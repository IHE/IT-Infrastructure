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FDAD12D" w14:textId="77777777" w:rsidR="007A1F44" w:rsidRPr="00977EA3" w:rsidRDefault="007A1F44" w:rsidP="008C3149">
      <w:pPr>
        <w:jc w:val="center"/>
        <w:rPr>
          <w:b/>
          <w:sz w:val="28"/>
          <w:szCs w:val="28"/>
        </w:rPr>
      </w:pPr>
      <w:r w:rsidRPr="00977EA3">
        <w:rPr>
          <w:b/>
          <w:sz w:val="28"/>
          <w:szCs w:val="28"/>
        </w:rPr>
        <w:t>Integrating the Healthcare Enterprise</w:t>
      </w:r>
    </w:p>
    <w:p w14:paraId="689797B1" w14:textId="77777777" w:rsidR="007A1F44" w:rsidRPr="00977EA3" w:rsidRDefault="007A1F44" w:rsidP="003E0FA7">
      <w:pPr>
        <w:pStyle w:val="Corpotesto"/>
      </w:pPr>
    </w:p>
    <w:p w14:paraId="1AA3542B" w14:textId="77777777" w:rsidR="007A1F44" w:rsidRPr="00977EA3" w:rsidRDefault="00D139D9" w:rsidP="00151BBA">
      <w:pPr>
        <w:tabs>
          <w:tab w:val="left" w:pos="3795"/>
        </w:tabs>
        <w:jc w:val="center"/>
        <w:rPr>
          <w:b/>
          <w:sz w:val="36"/>
        </w:rPr>
      </w:pPr>
      <w:r w:rsidRPr="00977EA3">
        <w:rPr>
          <w:noProof/>
        </w:rPr>
        <w:drawing>
          <wp:inline distT="0" distB="0" distL="0" distR="0" wp14:anchorId="07D49939" wp14:editId="0206E46C">
            <wp:extent cx="1617980" cy="836930"/>
            <wp:effectExtent l="0" t="0" r="7620" b="127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836930"/>
                    </a:xfrm>
                    <a:prstGeom prst="rect">
                      <a:avLst/>
                    </a:prstGeom>
                    <a:noFill/>
                    <a:ln>
                      <a:noFill/>
                    </a:ln>
                  </pic:spPr>
                </pic:pic>
              </a:graphicData>
            </a:graphic>
          </wp:inline>
        </w:drawing>
      </w:r>
    </w:p>
    <w:p w14:paraId="06E0BA8F" w14:textId="77777777" w:rsidR="007A1F44" w:rsidRPr="00977EA3" w:rsidRDefault="007A1F44" w:rsidP="003E0FA7">
      <w:pPr>
        <w:pStyle w:val="Corpotesto"/>
      </w:pPr>
    </w:p>
    <w:p w14:paraId="7661B79E" w14:textId="77777777" w:rsidR="007A1F44" w:rsidRPr="00977EA3" w:rsidRDefault="007A1F44">
      <w:pPr>
        <w:jc w:val="center"/>
        <w:rPr>
          <w:b/>
          <w:sz w:val="44"/>
          <w:szCs w:val="44"/>
        </w:rPr>
      </w:pPr>
      <w:r w:rsidRPr="00977EA3">
        <w:rPr>
          <w:b/>
          <w:sz w:val="44"/>
          <w:szCs w:val="44"/>
        </w:rPr>
        <w:t>IHE IT Infrastructure</w:t>
      </w:r>
    </w:p>
    <w:p w14:paraId="1DCE2708" w14:textId="77777777" w:rsidR="007A1F44" w:rsidRPr="00977EA3" w:rsidRDefault="007A1F44">
      <w:pPr>
        <w:jc w:val="center"/>
        <w:rPr>
          <w:b/>
          <w:sz w:val="44"/>
          <w:szCs w:val="44"/>
        </w:rPr>
      </w:pPr>
      <w:r w:rsidRPr="00977EA3">
        <w:rPr>
          <w:b/>
          <w:sz w:val="44"/>
          <w:szCs w:val="44"/>
        </w:rPr>
        <w:t xml:space="preserve">Technical Framework </w:t>
      </w:r>
    </w:p>
    <w:p w14:paraId="08BC107D" w14:textId="77777777" w:rsidR="007A1F44" w:rsidRPr="00977EA3" w:rsidRDefault="007A1F44" w:rsidP="003E0FA7">
      <w:pPr>
        <w:pStyle w:val="Corpotesto"/>
      </w:pPr>
    </w:p>
    <w:p w14:paraId="31D12FD4" w14:textId="77777777" w:rsidR="007A1F44" w:rsidRPr="00977EA3" w:rsidRDefault="007A1F44">
      <w:pPr>
        <w:jc w:val="center"/>
        <w:rPr>
          <w:b/>
          <w:sz w:val="44"/>
          <w:szCs w:val="44"/>
        </w:rPr>
      </w:pPr>
      <w:r w:rsidRPr="00977EA3">
        <w:rPr>
          <w:b/>
          <w:sz w:val="44"/>
          <w:szCs w:val="44"/>
        </w:rPr>
        <w:t>Volume 2b</w:t>
      </w:r>
    </w:p>
    <w:p w14:paraId="41249622" w14:textId="77777777" w:rsidR="007A1F44" w:rsidRPr="00977EA3" w:rsidRDefault="007A1F44">
      <w:pPr>
        <w:jc w:val="center"/>
        <w:rPr>
          <w:b/>
          <w:sz w:val="44"/>
          <w:szCs w:val="44"/>
        </w:rPr>
      </w:pPr>
      <w:r w:rsidRPr="00977EA3">
        <w:rPr>
          <w:b/>
          <w:sz w:val="44"/>
          <w:szCs w:val="44"/>
        </w:rPr>
        <w:t>(ITI TF-2b)</w:t>
      </w:r>
    </w:p>
    <w:p w14:paraId="33A06015" w14:textId="77777777" w:rsidR="007A1F44" w:rsidRPr="00977EA3" w:rsidRDefault="007A1F44">
      <w:pPr>
        <w:jc w:val="center"/>
        <w:rPr>
          <w:b/>
          <w:sz w:val="44"/>
          <w:szCs w:val="44"/>
        </w:rPr>
      </w:pPr>
      <w:r w:rsidRPr="00977EA3">
        <w:rPr>
          <w:b/>
          <w:sz w:val="44"/>
          <w:szCs w:val="44"/>
        </w:rPr>
        <w:t xml:space="preserve">Transactions Part B – </w:t>
      </w:r>
    </w:p>
    <w:p w14:paraId="2A92D548" w14:textId="77777777" w:rsidR="007A1F44" w:rsidRPr="00977EA3" w:rsidRDefault="007A1F44">
      <w:pPr>
        <w:jc w:val="center"/>
        <w:rPr>
          <w:b/>
          <w:sz w:val="44"/>
          <w:szCs w:val="44"/>
        </w:rPr>
      </w:pPr>
      <w:r w:rsidRPr="00977EA3">
        <w:rPr>
          <w:b/>
          <w:sz w:val="44"/>
          <w:szCs w:val="44"/>
        </w:rPr>
        <w:t>Sections 3.29 – 3.64</w:t>
      </w:r>
    </w:p>
    <w:p w14:paraId="5E0CE1DA" w14:textId="77777777" w:rsidR="007A1F44" w:rsidRPr="00977EA3" w:rsidRDefault="007A1F44" w:rsidP="00E73D35">
      <w:pPr>
        <w:pStyle w:val="Corpotesto"/>
      </w:pPr>
    </w:p>
    <w:p w14:paraId="2F4158F7" w14:textId="77777777" w:rsidR="007A1F44" w:rsidRPr="00977EA3" w:rsidRDefault="007A1F44" w:rsidP="00E73D35">
      <w:pPr>
        <w:pStyle w:val="Corpotesto"/>
      </w:pPr>
    </w:p>
    <w:p w14:paraId="78FEBD5D" w14:textId="77777777" w:rsidR="007A1F44" w:rsidRPr="00977EA3" w:rsidRDefault="007A1F44" w:rsidP="00E73D35">
      <w:pPr>
        <w:pStyle w:val="Corpotesto"/>
      </w:pPr>
    </w:p>
    <w:p w14:paraId="5FB39D7B" w14:textId="77777777" w:rsidR="007A1F44" w:rsidRPr="00977EA3" w:rsidRDefault="007A1F44" w:rsidP="00E73D35">
      <w:pPr>
        <w:pStyle w:val="Corpotesto"/>
      </w:pPr>
    </w:p>
    <w:p w14:paraId="08AD6BE7" w14:textId="77777777" w:rsidR="007A1F44" w:rsidRPr="00977EA3" w:rsidRDefault="007A1F44" w:rsidP="00E73D35">
      <w:pPr>
        <w:pStyle w:val="Corpotesto"/>
      </w:pPr>
    </w:p>
    <w:p w14:paraId="001125D5" w14:textId="77777777" w:rsidR="007A1F44" w:rsidRPr="00977EA3" w:rsidRDefault="007A1F44" w:rsidP="00E73D35">
      <w:pPr>
        <w:pStyle w:val="Corpotesto"/>
      </w:pPr>
    </w:p>
    <w:p w14:paraId="2CE5169A" w14:textId="77777777" w:rsidR="007A1F44" w:rsidRPr="00977EA3" w:rsidRDefault="007A1F44" w:rsidP="00E73D35">
      <w:pPr>
        <w:pStyle w:val="Corpotesto"/>
      </w:pPr>
    </w:p>
    <w:p w14:paraId="6BA0CA97" w14:textId="77777777" w:rsidR="007A1F44" w:rsidRPr="00977EA3" w:rsidRDefault="007A1F44" w:rsidP="007675EE">
      <w:pPr>
        <w:pStyle w:val="Corpotesto"/>
      </w:pPr>
    </w:p>
    <w:p w14:paraId="1288F69F" w14:textId="23DF8389" w:rsidR="007A1F44" w:rsidRPr="00977EA3" w:rsidRDefault="007A1F44" w:rsidP="00E6747F">
      <w:pPr>
        <w:jc w:val="center"/>
        <w:rPr>
          <w:b/>
          <w:sz w:val="28"/>
          <w:szCs w:val="28"/>
        </w:rPr>
      </w:pPr>
      <w:r w:rsidRPr="00977EA3">
        <w:rPr>
          <w:b/>
          <w:sz w:val="28"/>
          <w:szCs w:val="28"/>
        </w:rPr>
        <w:t xml:space="preserve">Revision </w:t>
      </w:r>
      <w:r w:rsidR="00F45F26" w:rsidRPr="00977EA3">
        <w:rPr>
          <w:b/>
          <w:sz w:val="28"/>
          <w:szCs w:val="28"/>
        </w:rPr>
        <w:t>1</w:t>
      </w:r>
      <w:r w:rsidR="00977EA3">
        <w:rPr>
          <w:b/>
          <w:sz w:val="28"/>
          <w:szCs w:val="28"/>
        </w:rPr>
        <w:t>5</w:t>
      </w:r>
      <w:r w:rsidR="00732E5B" w:rsidRPr="00977EA3">
        <w:rPr>
          <w:b/>
          <w:sz w:val="28"/>
          <w:szCs w:val="28"/>
        </w:rPr>
        <w:t>.0</w:t>
      </w:r>
      <w:r w:rsidR="00F45F26" w:rsidRPr="00977EA3">
        <w:rPr>
          <w:b/>
          <w:sz w:val="28"/>
          <w:szCs w:val="28"/>
        </w:rPr>
        <w:t xml:space="preserve"> </w:t>
      </w:r>
      <w:r w:rsidRPr="00977EA3">
        <w:rPr>
          <w:b/>
          <w:sz w:val="28"/>
          <w:szCs w:val="28"/>
        </w:rPr>
        <w:t>– Final Text</w:t>
      </w:r>
    </w:p>
    <w:p w14:paraId="2B69FDAA" w14:textId="52D44D64" w:rsidR="007A1F44" w:rsidRPr="00977EA3" w:rsidRDefault="005B0FC4" w:rsidP="00E6747F">
      <w:pPr>
        <w:jc w:val="center"/>
        <w:rPr>
          <w:b/>
          <w:sz w:val="28"/>
          <w:szCs w:val="28"/>
        </w:rPr>
      </w:pPr>
      <w:r w:rsidRPr="00977EA3">
        <w:rPr>
          <w:b/>
          <w:sz w:val="28"/>
          <w:szCs w:val="28"/>
        </w:rPr>
        <w:t xml:space="preserve">July </w:t>
      </w:r>
      <w:r w:rsidR="00804BE0">
        <w:rPr>
          <w:b/>
          <w:sz w:val="28"/>
          <w:szCs w:val="28"/>
        </w:rPr>
        <w:t>24</w:t>
      </w:r>
      <w:r w:rsidRPr="00977EA3">
        <w:rPr>
          <w:b/>
          <w:sz w:val="28"/>
          <w:szCs w:val="28"/>
        </w:rPr>
        <w:t>, 201</w:t>
      </w:r>
      <w:r w:rsidR="00977EA3">
        <w:rPr>
          <w:b/>
          <w:sz w:val="28"/>
          <w:szCs w:val="28"/>
        </w:rPr>
        <w:t>8</w:t>
      </w:r>
    </w:p>
    <w:p w14:paraId="1C353CAD" w14:textId="77777777" w:rsidR="007A1F44" w:rsidRPr="00977EA3" w:rsidRDefault="007A1F44" w:rsidP="007675EE">
      <w:pPr>
        <w:pStyle w:val="Corpotesto"/>
      </w:pPr>
    </w:p>
    <w:p w14:paraId="41656B20" w14:textId="77777777" w:rsidR="007A1F44" w:rsidRPr="00977EA3" w:rsidRDefault="007A1F44" w:rsidP="00D372D5">
      <w:pPr>
        <w:pStyle w:val="Corpotesto"/>
      </w:pPr>
    </w:p>
    <w:p w14:paraId="6ACB7FE4" w14:textId="77777777" w:rsidR="007A1F44" w:rsidRPr="00977EA3" w:rsidRDefault="007A1F44" w:rsidP="00D372D5">
      <w:pPr>
        <w:pStyle w:val="Corpotesto"/>
      </w:pPr>
    </w:p>
    <w:p w14:paraId="1BF642CB" w14:textId="77777777" w:rsidR="007A1F44" w:rsidRPr="00977EA3" w:rsidRDefault="007A1F44" w:rsidP="00DC5C53">
      <w:pPr>
        <w:pBdr>
          <w:top w:val="single" w:sz="18" w:space="1" w:color="auto"/>
          <w:left w:val="single" w:sz="18" w:space="4" w:color="auto"/>
          <w:bottom w:val="single" w:sz="18" w:space="1" w:color="auto"/>
          <w:right w:val="single" w:sz="18" w:space="4" w:color="auto"/>
        </w:pBdr>
        <w:spacing w:line="276" w:lineRule="auto"/>
        <w:jc w:val="center"/>
      </w:pPr>
      <w:r w:rsidRPr="00977EA3">
        <w:rPr>
          <w:b/>
        </w:rPr>
        <w:t xml:space="preserve">Please verify you have the most recent version of this document, </w:t>
      </w:r>
      <w:r w:rsidRPr="00977EA3">
        <w:t xml:space="preserve">which is published </w:t>
      </w:r>
      <w:hyperlink r:id="rId9" w:history="1">
        <w:r w:rsidRPr="00977EA3">
          <w:rPr>
            <w:color w:val="0000FF"/>
            <w:u w:val="single"/>
          </w:rPr>
          <w:t>here</w:t>
        </w:r>
      </w:hyperlink>
      <w:r w:rsidRPr="00977EA3">
        <w:t>.</w:t>
      </w:r>
    </w:p>
    <w:p w14:paraId="516D2E0D" w14:textId="77777777" w:rsidR="007A1F44" w:rsidRPr="00977EA3" w:rsidRDefault="007A1F44" w:rsidP="00D372D5">
      <w:pPr>
        <w:pStyle w:val="Corpotesto"/>
      </w:pPr>
      <w:r w:rsidRPr="00977EA3">
        <w:br w:type="page"/>
      </w:r>
      <w:r w:rsidRPr="00977EA3">
        <w:rPr>
          <w:b/>
        </w:rPr>
        <w:lastRenderedPageBreak/>
        <w:t>CONTENTS</w:t>
      </w:r>
    </w:p>
    <w:p w14:paraId="648C8D6D" w14:textId="77777777" w:rsidR="007A1F44" w:rsidRPr="00977EA3" w:rsidRDefault="007A1F44" w:rsidP="00D372D5">
      <w:pPr>
        <w:pStyle w:val="Corpotesto"/>
      </w:pPr>
    </w:p>
    <w:p w14:paraId="6F2CFFDC" w14:textId="0C384A6A" w:rsidR="0088134F" w:rsidRDefault="007F429B">
      <w:pPr>
        <w:pStyle w:val="Sommario1"/>
        <w:rPr>
          <w:rFonts w:asciiTheme="minorHAnsi" w:eastAsiaTheme="minorEastAsia" w:hAnsiTheme="minorHAnsi" w:cstheme="minorBidi"/>
          <w:noProof/>
          <w:sz w:val="22"/>
          <w:szCs w:val="22"/>
        </w:rPr>
      </w:pPr>
      <w:r w:rsidRPr="00977EA3">
        <w:fldChar w:fldCharType="begin"/>
      </w:r>
      <w:r w:rsidR="007A1F44" w:rsidRPr="00977EA3">
        <w:instrText xml:space="preserve"> TOC \o "2-3" \f \h \z \t "Heading 1,1,Glossary,1,Title,1" </w:instrText>
      </w:r>
      <w:r w:rsidRPr="00977EA3">
        <w:fldChar w:fldCharType="separate"/>
      </w:r>
      <w:hyperlink w:anchor="_Toc518634480" w:history="1">
        <w:r w:rsidR="0088134F" w:rsidRPr="00044E8B">
          <w:rPr>
            <w:rStyle w:val="Collegamentoipertestuale"/>
            <w:rFonts w:eastAsiaTheme="minorEastAsia"/>
            <w:noProof/>
          </w:rPr>
          <w:t>1</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Introduction</w:t>
        </w:r>
        <w:r w:rsidR="0088134F">
          <w:rPr>
            <w:noProof/>
            <w:webHidden/>
          </w:rPr>
          <w:tab/>
        </w:r>
        <w:r w:rsidR="0088134F">
          <w:rPr>
            <w:noProof/>
            <w:webHidden/>
          </w:rPr>
          <w:fldChar w:fldCharType="begin"/>
        </w:r>
        <w:r w:rsidR="0088134F">
          <w:rPr>
            <w:noProof/>
            <w:webHidden/>
          </w:rPr>
          <w:instrText xml:space="preserve"> PAGEREF _Toc518634480 \h </w:instrText>
        </w:r>
        <w:r w:rsidR="0088134F">
          <w:rPr>
            <w:noProof/>
            <w:webHidden/>
          </w:rPr>
        </w:r>
        <w:r w:rsidR="0088134F">
          <w:rPr>
            <w:noProof/>
            <w:webHidden/>
          </w:rPr>
          <w:fldChar w:fldCharType="separate"/>
        </w:r>
        <w:r w:rsidR="0088134F">
          <w:rPr>
            <w:noProof/>
            <w:webHidden/>
          </w:rPr>
          <w:t>7</w:t>
        </w:r>
        <w:r w:rsidR="0088134F">
          <w:rPr>
            <w:noProof/>
            <w:webHidden/>
          </w:rPr>
          <w:fldChar w:fldCharType="end"/>
        </w:r>
      </w:hyperlink>
    </w:p>
    <w:p w14:paraId="2C609FC5" w14:textId="59D0E480" w:rsidR="0088134F" w:rsidRDefault="00E63AF6">
      <w:pPr>
        <w:pStyle w:val="Sommario2"/>
        <w:tabs>
          <w:tab w:val="left" w:pos="1152"/>
        </w:tabs>
        <w:rPr>
          <w:rFonts w:asciiTheme="minorHAnsi" w:eastAsiaTheme="minorEastAsia" w:hAnsiTheme="minorHAnsi" w:cstheme="minorBidi"/>
          <w:noProof/>
          <w:sz w:val="22"/>
          <w:szCs w:val="22"/>
        </w:rPr>
      </w:pPr>
      <w:hyperlink w:anchor="_Toc518634481" w:history="1">
        <w:r w:rsidR="0088134F" w:rsidRPr="00044E8B">
          <w:rPr>
            <w:rStyle w:val="Collegamentoipertestuale"/>
            <w:rFonts w:eastAsiaTheme="minorEastAsia"/>
            <w:noProof/>
          </w:rPr>
          <w:t>1.1</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Overview of the Technical Framework</w:t>
        </w:r>
        <w:r w:rsidR="0088134F">
          <w:rPr>
            <w:noProof/>
            <w:webHidden/>
          </w:rPr>
          <w:tab/>
        </w:r>
        <w:r w:rsidR="0088134F">
          <w:rPr>
            <w:noProof/>
            <w:webHidden/>
          </w:rPr>
          <w:fldChar w:fldCharType="begin"/>
        </w:r>
        <w:r w:rsidR="0088134F">
          <w:rPr>
            <w:noProof/>
            <w:webHidden/>
          </w:rPr>
          <w:instrText xml:space="preserve"> PAGEREF _Toc518634481 \h </w:instrText>
        </w:r>
        <w:r w:rsidR="0088134F">
          <w:rPr>
            <w:noProof/>
            <w:webHidden/>
          </w:rPr>
        </w:r>
        <w:r w:rsidR="0088134F">
          <w:rPr>
            <w:noProof/>
            <w:webHidden/>
          </w:rPr>
          <w:fldChar w:fldCharType="separate"/>
        </w:r>
        <w:r w:rsidR="0088134F">
          <w:rPr>
            <w:noProof/>
            <w:webHidden/>
          </w:rPr>
          <w:t>8</w:t>
        </w:r>
        <w:r w:rsidR="0088134F">
          <w:rPr>
            <w:noProof/>
            <w:webHidden/>
          </w:rPr>
          <w:fldChar w:fldCharType="end"/>
        </w:r>
      </w:hyperlink>
    </w:p>
    <w:p w14:paraId="11DE245B" w14:textId="040B8110" w:rsidR="0088134F" w:rsidRDefault="00E63AF6">
      <w:pPr>
        <w:pStyle w:val="Sommario2"/>
        <w:tabs>
          <w:tab w:val="left" w:pos="1152"/>
        </w:tabs>
        <w:rPr>
          <w:rFonts w:asciiTheme="minorHAnsi" w:eastAsiaTheme="minorEastAsia" w:hAnsiTheme="minorHAnsi" w:cstheme="minorBidi"/>
          <w:noProof/>
          <w:sz w:val="22"/>
          <w:szCs w:val="22"/>
        </w:rPr>
      </w:pPr>
      <w:hyperlink w:anchor="_Toc518634482" w:history="1">
        <w:r w:rsidR="0088134F" w:rsidRPr="00044E8B">
          <w:rPr>
            <w:rStyle w:val="Collegamentoipertestuale"/>
            <w:rFonts w:eastAsiaTheme="minorEastAsia"/>
            <w:noProof/>
          </w:rPr>
          <w:t>1.2</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Overview of IT Infrastructure Technical Framework Volumes 2a, 2b, 2x, and 3</w:t>
        </w:r>
        <w:r w:rsidR="0088134F">
          <w:rPr>
            <w:noProof/>
            <w:webHidden/>
          </w:rPr>
          <w:tab/>
        </w:r>
        <w:r w:rsidR="0088134F">
          <w:rPr>
            <w:noProof/>
            <w:webHidden/>
          </w:rPr>
          <w:fldChar w:fldCharType="begin"/>
        </w:r>
        <w:r w:rsidR="0088134F">
          <w:rPr>
            <w:noProof/>
            <w:webHidden/>
          </w:rPr>
          <w:instrText xml:space="preserve"> PAGEREF _Toc518634482 \h </w:instrText>
        </w:r>
        <w:r w:rsidR="0088134F">
          <w:rPr>
            <w:noProof/>
            <w:webHidden/>
          </w:rPr>
        </w:r>
        <w:r w:rsidR="0088134F">
          <w:rPr>
            <w:noProof/>
            <w:webHidden/>
          </w:rPr>
          <w:fldChar w:fldCharType="separate"/>
        </w:r>
        <w:r w:rsidR="0088134F">
          <w:rPr>
            <w:noProof/>
            <w:webHidden/>
          </w:rPr>
          <w:t>8</w:t>
        </w:r>
        <w:r w:rsidR="0088134F">
          <w:rPr>
            <w:noProof/>
            <w:webHidden/>
          </w:rPr>
          <w:fldChar w:fldCharType="end"/>
        </w:r>
      </w:hyperlink>
    </w:p>
    <w:p w14:paraId="12257E18" w14:textId="6328B205" w:rsidR="0088134F" w:rsidRDefault="00E63AF6">
      <w:pPr>
        <w:pStyle w:val="Sommario2"/>
        <w:tabs>
          <w:tab w:val="left" w:pos="1152"/>
        </w:tabs>
        <w:rPr>
          <w:rFonts w:asciiTheme="minorHAnsi" w:eastAsiaTheme="minorEastAsia" w:hAnsiTheme="minorHAnsi" w:cstheme="minorBidi"/>
          <w:noProof/>
          <w:sz w:val="22"/>
          <w:szCs w:val="22"/>
        </w:rPr>
      </w:pPr>
      <w:hyperlink w:anchor="_Toc518634483" w:history="1">
        <w:r w:rsidR="0088134F" w:rsidRPr="00044E8B">
          <w:rPr>
            <w:rStyle w:val="Collegamentoipertestuale"/>
            <w:rFonts w:eastAsiaTheme="minorEastAsia"/>
            <w:noProof/>
          </w:rPr>
          <w:t>1.3</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Audience</w:t>
        </w:r>
        <w:r w:rsidR="0088134F">
          <w:rPr>
            <w:noProof/>
            <w:webHidden/>
          </w:rPr>
          <w:tab/>
        </w:r>
        <w:r w:rsidR="0088134F">
          <w:rPr>
            <w:noProof/>
            <w:webHidden/>
          </w:rPr>
          <w:fldChar w:fldCharType="begin"/>
        </w:r>
        <w:r w:rsidR="0088134F">
          <w:rPr>
            <w:noProof/>
            <w:webHidden/>
          </w:rPr>
          <w:instrText xml:space="preserve"> PAGEREF _Toc518634483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436319B0" w14:textId="1349F7F7" w:rsidR="0088134F" w:rsidRDefault="00E63AF6">
      <w:pPr>
        <w:pStyle w:val="Sommario2"/>
        <w:tabs>
          <w:tab w:val="left" w:pos="1152"/>
        </w:tabs>
        <w:rPr>
          <w:rFonts w:asciiTheme="minorHAnsi" w:eastAsiaTheme="minorEastAsia" w:hAnsiTheme="minorHAnsi" w:cstheme="minorBidi"/>
          <w:noProof/>
          <w:sz w:val="22"/>
          <w:szCs w:val="22"/>
        </w:rPr>
      </w:pPr>
      <w:hyperlink w:anchor="_Toc518634484" w:history="1">
        <w:r w:rsidR="0088134F" w:rsidRPr="00044E8B">
          <w:rPr>
            <w:rStyle w:val="Collegamentoipertestuale"/>
            <w:rFonts w:eastAsiaTheme="minorEastAsia"/>
            <w:noProof/>
          </w:rPr>
          <w:t>1.4</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Relationship to Standards</w:t>
        </w:r>
        <w:r w:rsidR="0088134F">
          <w:rPr>
            <w:noProof/>
            <w:webHidden/>
          </w:rPr>
          <w:tab/>
        </w:r>
        <w:r w:rsidR="0088134F">
          <w:rPr>
            <w:noProof/>
            <w:webHidden/>
          </w:rPr>
          <w:fldChar w:fldCharType="begin"/>
        </w:r>
        <w:r w:rsidR="0088134F">
          <w:rPr>
            <w:noProof/>
            <w:webHidden/>
          </w:rPr>
          <w:instrText xml:space="preserve"> PAGEREF _Toc518634484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4BDD4CE7" w14:textId="46AC54DF" w:rsidR="0088134F" w:rsidRDefault="00E63AF6">
      <w:pPr>
        <w:pStyle w:val="Sommario2"/>
        <w:tabs>
          <w:tab w:val="left" w:pos="1152"/>
        </w:tabs>
        <w:rPr>
          <w:rFonts w:asciiTheme="minorHAnsi" w:eastAsiaTheme="minorEastAsia" w:hAnsiTheme="minorHAnsi" w:cstheme="minorBidi"/>
          <w:noProof/>
          <w:sz w:val="22"/>
          <w:szCs w:val="22"/>
        </w:rPr>
      </w:pPr>
      <w:hyperlink w:anchor="_Toc518634485" w:history="1">
        <w:r w:rsidR="0088134F" w:rsidRPr="00044E8B">
          <w:rPr>
            <w:rStyle w:val="Collegamentoipertestuale"/>
            <w:rFonts w:eastAsiaTheme="minorEastAsia"/>
            <w:noProof/>
          </w:rPr>
          <w:t>1.5</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Relationship to Real-world Architectures</w:t>
        </w:r>
        <w:r w:rsidR="0088134F">
          <w:rPr>
            <w:noProof/>
            <w:webHidden/>
          </w:rPr>
          <w:tab/>
        </w:r>
        <w:r w:rsidR="0088134F">
          <w:rPr>
            <w:noProof/>
            <w:webHidden/>
          </w:rPr>
          <w:fldChar w:fldCharType="begin"/>
        </w:r>
        <w:r w:rsidR="0088134F">
          <w:rPr>
            <w:noProof/>
            <w:webHidden/>
          </w:rPr>
          <w:instrText xml:space="preserve"> PAGEREF _Toc518634485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03DC1D34" w14:textId="12BB582A" w:rsidR="0088134F" w:rsidRDefault="00E63AF6">
      <w:pPr>
        <w:pStyle w:val="Sommario2"/>
        <w:tabs>
          <w:tab w:val="left" w:pos="1152"/>
        </w:tabs>
        <w:rPr>
          <w:rFonts w:asciiTheme="minorHAnsi" w:eastAsiaTheme="minorEastAsia" w:hAnsiTheme="minorHAnsi" w:cstheme="minorBidi"/>
          <w:noProof/>
          <w:sz w:val="22"/>
          <w:szCs w:val="22"/>
        </w:rPr>
      </w:pPr>
      <w:hyperlink w:anchor="_Toc518634486" w:history="1">
        <w:r w:rsidR="0088134F" w:rsidRPr="00044E8B">
          <w:rPr>
            <w:rStyle w:val="Collegamentoipertestuale"/>
            <w:rFonts w:eastAsiaTheme="minorEastAsia"/>
            <w:noProof/>
          </w:rPr>
          <w:t>1.6</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Comments</w:t>
        </w:r>
        <w:r w:rsidR="0088134F">
          <w:rPr>
            <w:noProof/>
            <w:webHidden/>
          </w:rPr>
          <w:tab/>
        </w:r>
        <w:r w:rsidR="0088134F">
          <w:rPr>
            <w:noProof/>
            <w:webHidden/>
          </w:rPr>
          <w:fldChar w:fldCharType="begin"/>
        </w:r>
        <w:r w:rsidR="0088134F">
          <w:rPr>
            <w:noProof/>
            <w:webHidden/>
          </w:rPr>
          <w:instrText xml:space="preserve"> PAGEREF _Toc518634486 \h </w:instrText>
        </w:r>
        <w:r w:rsidR="0088134F">
          <w:rPr>
            <w:noProof/>
            <w:webHidden/>
          </w:rPr>
        </w:r>
        <w:r w:rsidR="0088134F">
          <w:rPr>
            <w:noProof/>
            <w:webHidden/>
          </w:rPr>
          <w:fldChar w:fldCharType="separate"/>
        </w:r>
        <w:r w:rsidR="0088134F">
          <w:rPr>
            <w:noProof/>
            <w:webHidden/>
          </w:rPr>
          <w:t>10</w:t>
        </w:r>
        <w:r w:rsidR="0088134F">
          <w:rPr>
            <w:noProof/>
            <w:webHidden/>
          </w:rPr>
          <w:fldChar w:fldCharType="end"/>
        </w:r>
      </w:hyperlink>
    </w:p>
    <w:p w14:paraId="2E58FADB" w14:textId="38A21600" w:rsidR="0088134F" w:rsidRDefault="00E63AF6">
      <w:pPr>
        <w:pStyle w:val="Sommario2"/>
        <w:tabs>
          <w:tab w:val="left" w:pos="1152"/>
        </w:tabs>
        <w:rPr>
          <w:rFonts w:asciiTheme="minorHAnsi" w:eastAsiaTheme="minorEastAsia" w:hAnsiTheme="minorHAnsi" w:cstheme="minorBidi"/>
          <w:noProof/>
          <w:sz w:val="22"/>
          <w:szCs w:val="22"/>
        </w:rPr>
      </w:pPr>
      <w:hyperlink w:anchor="_Toc518634487" w:history="1">
        <w:r w:rsidR="0088134F" w:rsidRPr="00044E8B">
          <w:rPr>
            <w:rStyle w:val="Collegamentoipertestuale"/>
            <w:rFonts w:eastAsiaTheme="minorEastAsia"/>
            <w:noProof/>
          </w:rPr>
          <w:t>1.7</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Copyright Permission</w:t>
        </w:r>
        <w:r w:rsidR="0088134F">
          <w:rPr>
            <w:noProof/>
            <w:webHidden/>
          </w:rPr>
          <w:tab/>
        </w:r>
        <w:r w:rsidR="0088134F">
          <w:rPr>
            <w:noProof/>
            <w:webHidden/>
          </w:rPr>
          <w:fldChar w:fldCharType="begin"/>
        </w:r>
        <w:r w:rsidR="0088134F">
          <w:rPr>
            <w:noProof/>
            <w:webHidden/>
          </w:rPr>
          <w:instrText xml:space="preserve"> PAGEREF _Toc518634487 \h </w:instrText>
        </w:r>
        <w:r w:rsidR="0088134F">
          <w:rPr>
            <w:noProof/>
            <w:webHidden/>
          </w:rPr>
        </w:r>
        <w:r w:rsidR="0088134F">
          <w:rPr>
            <w:noProof/>
            <w:webHidden/>
          </w:rPr>
          <w:fldChar w:fldCharType="separate"/>
        </w:r>
        <w:r w:rsidR="0088134F">
          <w:rPr>
            <w:noProof/>
            <w:webHidden/>
          </w:rPr>
          <w:t>10</w:t>
        </w:r>
        <w:r w:rsidR="0088134F">
          <w:rPr>
            <w:noProof/>
            <w:webHidden/>
          </w:rPr>
          <w:fldChar w:fldCharType="end"/>
        </w:r>
      </w:hyperlink>
    </w:p>
    <w:p w14:paraId="269C686B" w14:textId="02ED0EF3" w:rsidR="0088134F" w:rsidRDefault="00E63AF6">
      <w:pPr>
        <w:pStyle w:val="Sommario1"/>
        <w:rPr>
          <w:rFonts w:asciiTheme="minorHAnsi" w:eastAsiaTheme="minorEastAsia" w:hAnsiTheme="minorHAnsi" w:cstheme="minorBidi"/>
          <w:noProof/>
          <w:sz w:val="22"/>
          <w:szCs w:val="22"/>
        </w:rPr>
      </w:pPr>
      <w:hyperlink w:anchor="_Toc518634488" w:history="1">
        <w:r w:rsidR="0088134F" w:rsidRPr="00044E8B">
          <w:rPr>
            <w:rStyle w:val="Collegamentoipertestuale"/>
            <w:rFonts w:eastAsiaTheme="minorEastAsia"/>
            <w:noProof/>
          </w:rPr>
          <w:t>2</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Conventions</w:t>
        </w:r>
        <w:r w:rsidR="0088134F">
          <w:rPr>
            <w:noProof/>
            <w:webHidden/>
          </w:rPr>
          <w:tab/>
        </w:r>
        <w:r w:rsidR="0088134F">
          <w:rPr>
            <w:noProof/>
            <w:webHidden/>
          </w:rPr>
          <w:fldChar w:fldCharType="begin"/>
        </w:r>
        <w:r w:rsidR="0088134F">
          <w:rPr>
            <w:noProof/>
            <w:webHidden/>
          </w:rPr>
          <w:instrText xml:space="preserve"> PAGEREF _Toc518634488 \h </w:instrText>
        </w:r>
        <w:r w:rsidR="0088134F">
          <w:rPr>
            <w:noProof/>
            <w:webHidden/>
          </w:rPr>
        </w:r>
        <w:r w:rsidR="0088134F">
          <w:rPr>
            <w:noProof/>
            <w:webHidden/>
          </w:rPr>
          <w:fldChar w:fldCharType="separate"/>
        </w:r>
        <w:r w:rsidR="0088134F">
          <w:rPr>
            <w:noProof/>
            <w:webHidden/>
          </w:rPr>
          <w:t>11</w:t>
        </w:r>
        <w:r w:rsidR="0088134F">
          <w:rPr>
            <w:noProof/>
            <w:webHidden/>
          </w:rPr>
          <w:fldChar w:fldCharType="end"/>
        </w:r>
      </w:hyperlink>
    </w:p>
    <w:p w14:paraId="595EA7F0" w14:textId="2BACF8E1" w:rsidR="0088134F" w:rsidRDefault="00E63AF6">
      <w:pPr>
        <w:pStyle w:val="Sommario2"/>
        <w:tabs>
          <w:tab w:val="left" w:pos="1152"/>
        </w:tabs>
        <w:rPr>
          <w:rFonts w:asciiTheme="minorHAnsi" w:eastAsiaTheme="minorEastAsia" w:hAnsiTheme="minorHAnsi" w:cstheme="minorBidi"/>
          <w:noProof/>
          <w:sz w:val="22"/>
          <w:szCs w:val="22"/>
        </w:rPr>
      </w:pPr>
      <w:hyperlink w:anchor="_Toc518634489" w:history="1">
        <w:r w:rsidR="0088134F" w:rsidRPr="00044E8B">
          <w:rPr>
            <w:rStyle w:val="Collegamentoipertestuale"/>
            <w:rFonts w:eastAsiaTheme="minorEastAsia"/>
            <w:noProof/>
          </w:rPr>
          <w:t>2.1</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The Generic IHE Transaction Model</w:t>
        </w:r>
        <w:r w:rsidR="0088134F">
          <w:rPr>
            <w:noProof/>
            <w:webHidden/>
          </w:rPr>
          <w:tab/>
        </w:r>
        <w:r w:rsidR="0088134F">
          <w:rPr>
            <w:noProof/>
            <w:webHidden/>
          </w:rPr>
          <w:fldChar w:fldCharType="begin"/>
        </w:r>
        <w:r w:rsidR="0088134F">
          <w:rPr>
            <w:noProof/>
            <w:webHidden/>
          </w:rPr>
          <w:instrText xml:space="preserve"> PAGEREF _Toc518634489 \h </w:instrText>
        </w:r>
        <w:r w:rsidR="0088134F">
          <w:rPr>
            <w:noProof/>
            <w:webHidden/>
          </w:rPr>
        </w:r>
        <w:r w:rsidR="0088134F">
          <w:rPr>
            <w:noProof/>
            <w:webHidden/>
          </w:rPr>
          <w:fldChar w:fldCharType="separate"/>
        </w:r>
        <w:r w:rsidR="0088134F">
          <w:rPr>
            <w:noProof/>
            <w:webHidden/>
          </w:rPr>
          <w:t>11</w:t>
        </w:r>
        <w:r w:rsidR="0088134F">
          <w:rPr>
            <w:noProof/>
            <w:webHidden/>
          </w:rPr>
          <w:fldChar w:fldCharType="end"/>
        </w:r>
      </w:hyperlink>
    </w:p>
    <w:p w14:paraId="1F5D7E94" w14:textId="64C87828" w:rsidR="0088134F" w:rsidRDefault="00E63AF6">
      <w:pPr>
        <w:pStyle w:val="Sommario2"/>
        <w:tabs>
          <w:tab w:val="left" w:pos="1152"/>
        </w:tabs>
        <w:rPr>
          <w:rFonts w:asciiTheme="minorHAnsi" w:eastAsiaTheme="minorEastAsia" w:hAnsiTheme="minorHAnsi" w:cstheme="minorBidi"/>
          <w:noProof/>
          <w:sz w:val="22"/>
          <w:szCs w:val="22"/>
        </w:rPr>
      </w:pPr>
      <w:hyperlink w:anchor="_Toc518634490" w:history="1">
        <w:r w:rsidR="0088134F" w:rsidRPr="00044E8B">
          <w:rPr>
            <w:rStyle w:val="Collegamentoipertestuale"/>
            <w:rFonts w:eastAsiaTheme="minorEastAsia"/>
            <w:noProof/>
          </w:rPr>
          <w:t>2.2</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HL7 Profiling Conventions</w:t>
        </w:r>
        <w:r w:rsidR="0088134F">
          <w:rPr>
            <w:noProof/>
            <w:webHidden/>
          </w:rPr>
          <w:tab/>
        </w:r>
        <w:r w:rsidR="0088134F">
          <w:rPr>
            <w:noProof/>
            <w:webHidden/>
          </w:rPr>
          <w:fldChar w:fldCharType="begin"/>
        </w:r>
        <w:r w:rsidR="0088134F">
          <w:rPr>
            <w:noProof/>
            <w:webHidden/>
          </w:rPr>
          <w:instrText xml:space="preserve"> PAGEREF _Toc518634490 \h </w:instrText>
        </w:r>
        <w:r w:rsidR="0088134F">
          <w:rPr>
            <w:noProof/>
            <w:webHidden/>
          </w:rPr>
        </w:r>
        <w:r w:rsidR="0088134F">
          <w:rPr>
            <w:noProof/>
            <w:webHidden/>
          </w:rPr>
          <w:fldChar w:fldCharType="separate"/>
        </w:r>
        <w:r w:rsidR="0088134F">
          <w:rPr>
            <w:noProof/>
            <w:webHidden/>
          </w:rPr>
          <w:t>12</w:t>
        </w:r>
        <w:r w:rsidR="0088134F">
          <w:rPr>
            <w:noProof/>
            <w:webHidden/>
          </w:rPr>
          <w:fldChar w:fldCharType="end"/>
        </w:r>
      </w:hyperlink>
    </w:p>
    <w:p w14:paraId="60CDA5D1" w14:textId="21A84BA7" w:rsidR="0088134F" w:rsidRDefault="00E63AF6">
      <w:pPr>
        <w:pStyle w:val="Sommario2"/>
        <w:tabs>
          <w:tab w:val="left" w:pos="1152"/>
        </w:tabs>
        <w:rPr>
          <w:rFonts w:asciiTheme="minorHAnsi" w:eastAsiaTheme="minorEastAsia" w:hAnsiTheme="minorHAnsi" w:cstheme="minorBidi"/>
          <w:noProof/>
          <w:sz w:val="22"/>
          <w:szCs w:val="22"/>
        </w:rPr>
      </w:pPr>
      <w:hyperlink w:anchor="_Toc518634491" w:history="1">
        <w:r w:rsidR="0088134F" w:rsidRPr="00044E8B">
          <w:rPr>
            <w:rStyle w:val="Collegamentoipertestuale"/>
            <w:rFonts w:eastAsiaTheme="minorEastAsia"/>
            <w:noProof/>
          </w:rPr>
          <w:t>2.3</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Use of Coded Entities and Coding Schemes</w:t>
        </w:r>
        <w:r w:rsidR="0088134F">
          <w:rPr>
            <w:noProof/>
            <w:webHidden/>
          </w:rPr>
          <w:tab/>
        </w:r>
        <w:r w:rsidR="0088134F">
          <w:rPr>
            <w:noProof/>
            <w:webHidden/>
          </w:rPr>
          <w:fldChar w:fldCharType="begin"/>
        </w:r>
        <w:r w:rsidR="0088134F">
          <w:rPr>
            <w:noProof/>
            <w:webHidden/>
          </w:rPr>
          <w:instrText xml:space="preserve"> PAGEREF _Toc518634491 \h </w:instrText>
        </w:r>
        <w:r w:rsidR="0088134F">
          <w:rPr>
            <w:noProof/>
            <w:webHidden/>
          </w:rPr>
        </w:r>
        <w:r w:rsidR="0088134F">
          <w:rPr>
            <w:noProof/>
            <w:webHidden/>
          </w:rPr>
          <w:fldChar w:fldCharType="separate"/>
        </w:r>
        <w:r w:rsidR="0088134F">
          <w:rPr>
            <w:noProof/>
            <w:webHidden/>
          </w:rPr>
          <w:t>12</w:t>
        </w:r>
        <w:r w:rsidR="0088134F">
          <w:rPr>
            <w:noProof/>
            <w:webHidden/>
          </w:rPr>
          <w:fldChar w:fldCharType="end"/>
        </w:r>
      </w:hyperlink>
    </w:p>
    <w:p w14:paraId="4C5F29A7" w14:textId="6D4907D1" w:rsidR="0088134F" w:rsidRDefault="00E63AF6">
      <w:pPr>
        <w:pStyle w:val="Sommario1"/>
        <w:rPr>
          <w:rFonts w:asciiTheme="minorHAnsi" w:eastAsiaTheme="minorEastAsia" w:hAnsiTheme="minorHAnsi" w:cstheme="minorBidi"/>
          <w:noProof/>
          <w:sz w:val="22"/>
          <w:szCs w:val="22"/>
        </w:rPr>
      </w:pPr>
      <w:hyperlink w:anchor="_Toc518634492" w:history="1">
        <w:r w:rsidR="0088134F" w:rsidRPr="00044E8B">
          <w:rPr>
            <w:rStyle w:val="Collegamentoipertestuale"/>
            <w:rFonts w:eastAsiaTheme="minorEastAsia"/>
            <w:noProof/>
          </w:rPr>
          <w:t>3</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IHE Transactions</w:t>
        </w:r>
        <w:r w:rsidR="0088134F">
          <w:rPr>
            <w:noProof/>
            <w:webHidden/>
          </w:rPr>
          <w:tab/>
        </w:r>
        <w:r w:rsidR="0088134F">
          <w:rPr>
            <w:noProof/>
            <w:webHidden/>
          </w:rPr>
          <w:fldChar w:fldCharType="begin"/>
        </w:r>
        <w:r w:rsidR="0088134F">
          <w:rPr>
            <w:noProof/>
            <w:webHidden/>
          </w:rPr>
          <w:instrText xml:space="preserve"> PAGEREF _Toc518634492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79CDC6A1" w14:textId="1C419C72" w:rsidR="0088134F" w:rsidRDefault="00E63AF6">
      <w:pPr>
        <w:pStyle w:val="Sommario2"/>
        <w:rPr>
          <w:rFonts w:asciiTheme="minorHAnsi" w:eastAsiaTheme="minorEastAsia" w:hAnsiTheme="minorHAnsi" w:cstheme="minorBidi"/>
          <w:noProof/>
          <w:sz w:val="22"/>
          <w:szCs w:val="22"/>
        </w:rPr>
      </w:pPr>
      <w:hyperlink w:anchor="_Toc518634493" w:history="1">
        <w:r w:rsidR="0088134F" w:rsidRPr="00044E8B">
          <w:rPr>
            <w:rStyle w:val="Collegamentoipertestuale"/>
            <w:rFonts w:eastAsiaTheme="minorEastAsia"/>
            <w:noProof/>
          </w:rPr>
          <w:t>3.29 Intentionally Left Blank</w:t>
        </w:r>
        <w:r w:rsidR="0088134F">
          <w:rPr>
            <w:noProof/>
            <w:webHidden/>
          </w:rPr>
          <w:tab/>
        </w:r>
        <w:r w:rsidR="0088134F">
          <w:rPr>
            <w:noProof/>
            <w:webHidden/>
          </w:rPr>
          <w:fldChar w:fldCharType="begin"/>
        </w:r>
        <w:r w:rsidR="0088134F">
          <w:rPr>
            <w:noProof/>
            <w:webHidden/>
          </w:rPr>
          <w:instrText xml:space="preserve"> PAGEREF _Toc518634493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6649FBF5" w14:textId="4912002E" w:rsidR="0088134F" w:rsidRDefault="00E63AF6">
      <w:pPr>
        <w:pStyle w:val="Sommario2"/>
        <w:tabs>
          <w:tab w:val="left" w:pos="1152"/>
        </w:tabs>
        <w:rPr>
          <w:rFonts w:asciiTheme="minorHAnsi" w:eastAsiaTheme="minorEastAsia" w:hAnsiTheme="minorHAnsi" w:cstheme="minorBidi"/>
          <w:noProof/>
          <w:sz w:val="22"/>
          <w:szCs w:val="22"/>
        </w:rPr>
      </w:pPr>
      <w:hyperlink w:anchor="_Toc518634494" w:history="1">
        <w:r w:rsidR="0088134F" w:rsidRPr="00044E8B">
          <w:rPr>
            <w:rStyle w:val="Collegamentoipertestuale"/>
            <w:rFonts w:eastAsiaTheme="minorEastAsia"/>
            <w:noProof/>
          </w:rPr>
          <w:t>3.30</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Patient Identity Management [ITI-30]</w:t>
        </w:r>
        <w:r w:rsidR="0088134F">
          <w:rPr>
            <w:noProof/>
            <w:webHidden/>
          </w:rPr>
          <w:tab/>
        </w:r>
        <w:r w:rsidR="0088134F">
          <w:rPr>
            <w:noProof/>
            <w:webHidden/>
          </w:rPr>
          <w:fldChar w:fldCharType="begin"/>
        </w:r>
        <w:r w:rsidR="0088134F">
          <w:rPr>
            <w:noProof/>
            <w:webHidden/>
          </w:rPr>
          <w:instrText xml:space="preserve"> PAGEREF _Toc518634494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3F53CE61" w14:textId="3B629E8E" w:rsidR="0088134F" w:rsidRDefault="00E63AF6">
      <w:pPr>
        <w:pStyle w:val="Sommario3"/>
        <w:tabs>
          <w:tab w:val="left" w:pos="1584"/>
        </w:tabs>
        <w:rPr>
          <w:rFonts w:asciiTheme="minorHAnsi" w:eastAsiaTheme="minorEastAsia" w:hAnsiTheme="minorHAnsi" w:cstheme="minorBidi"/>
          <w:noProof/>
          <w:sz w:val="22"/>
          <w:szCs w:val="22"/>
        </w:rPr>
      </w:pPr>
      <w:hyperlink w:anchor="_Toc518634495" w:history="1">
        <w:r w:rsidR="0088134F" w:rsidRPr="00044E8B">
          <w:rPr>
            <w:rStyle w:val="Collegamentoipertestuale"/>
            <w:rFonts w:eastAsiaTheme="minorEastAsia"/>
            <w:noProof/>
          </w:rPr>
          <w:t>3.30.1</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Scope</w:t>
        </w:r>
        <w:r w:rsidR="0088134F">
          <w:rPr>
            <w:noProof/>
            <w:webHidden/>
          </w:rPr>
          <w:tab/>
        </w:r>
        <w:r w:rsidR="0088134F">
          <w:rPr>
            <w:noProof/>
            <w:webHidden/>
          </w:rPr>
          <w:fldChar w:fldCharType="begin"/>
        </w:r>
        <w:r w:rsidR="0088134F">
          <w:rPr>
            <w:noProof/>
            <w:webHidden/>
          </w:rPr>
          <w:instrText xml:space="preserve"> PAGEREF _Toc518634495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0D213A0E" w14:textId="30AF988B" w:rsidR="0088134F" w:rsidRDefault="00E63AF6">
      <w:pPr>
        <w:pStyle w:val="Sommario3"/>
        <w:tabs>
          <w:tab w:val="left" w:pos="1584"/>
        </w:tabs>
        <w:rPr>
          <w:rFonts w:asciiTheme="minorHAnsi" w:eastAsiaTheme="minorEastAsia" w:hAnsiTheme="minorHAnsi" w:cstheme="minorBidi"/>
          <w:noProof/>
          <w:sz w:val="22"/>
          <w:szCs w:val="22"/>
        </w:rPr>
      </w:pPr>
      <w:hyperlink w:anchor="_Toc518634496" w:history="1">
        <w:r w:rsidR="0088134F" w:rsidRPr="00044E8B">
          <w:rPr>
            <w:rStyle w:val="Collegamentoipertestuale"/>
            <w:rFonts w:eastAsiaTheme="minorEastAsia"/>
            <w:noProof/>
          </w:rPr>
          <w:t>3.30.2</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Use Case Roles</w:t>
        </w:r>
        <w:r w:rsidR="0088134F">
          <w:rPr>
            <w:noProof/>
            <w:webHidden/>
          </w:rPr>
          <w:tab/>
        </w:r>
        <w:r w:rsidR="0088134F">
          <w:rPr>
            <w:noProof/>
            <w:webHidden/>
          </w:rPr>
          <w:fldChar w:fldCharType="begin"/>
        </w:r>
        <w:r w:rsidR="0088134F">
          <w:rPr>
            <w:noProof/>
            <w:webHidden/>
          </w:rPr>
          <w:instrText xml:space="preserve"> PAGEREF _Toc518634496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4EBCE441" w14:textId="63C62256" w:rsidR="0088134F" w:rsidRDefault="00E63AF6">
      <w:pPr>
        <w:pStyle w:val="Sommario3"/>
        <w:tabs>
          <w:tab w:val="left" w:pos="1584"/>
        </w:tabs>
        <w:rPr>
          <w:rFonts w:asciiTheme="minorHAnsi" w:eastAsiaTheme="minorEastAsia" w:hAnsiTheme="minorHAnsi" w:cstheme="minorBidi"/>
          <w:noProof/>
          <w:sz w:val="22"/>
          <w:szCs w:val="22"/>
        </w:rPr>
      </w:pPr>
      <w:hyperlink w:anchor="_Toc518634497" w:history="1">
        <w:r w:rsidR="0088134F" w:rsidRPr="00044E8B">
          <w:rPr>
            <w:rStyle w:val="Collegamentoipertestuale"/>
            <w:rFonts w:eastAsiaTheme="minorEastAsia"/>
            <w:noProof/>
          </w:rPr>
          <w:t>3.30.3</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Referenced Standards</w:t>
        </w:r>
        <w:r w:rsidR="0088134F">
          <w:rPr>
            <w:noProof/>
            <w:webHidden/>
          </w:rPr>
          <w:tab/>
        </w:r>
        <w:r w:rsidR="0088134F">
          <w:rPr>
            <w:noProof/>
            <w:webHidden/>
          </w:rPr>
          <w:fldChar w:fldCharType="begin"/>
        </w:r>
        <w:r w:rsidR="0088134F">
          <w:rPr>
            <w:noProof/>
            <w:webHidden/>
          </w:rPr>
          <w:instrText xml:space="preserve"> PAGEREF _Toc518634497 \h </w:instrText>
        </w:r>
        <w:r w:rsidR="0088134F">
          <w:rPr>
            <w:noProof/>
            <w:webHidden/>
          </w:rPr>
        </w:r>
        <w:r w:rsidR="0088134F">
          <w:rPr>
            <w:noProof/>
            <w:webHidden/>
          </w:rPr>
          <w:fldChar w:fldCharType="separate"/>
        </w:r>
        <w:r w:rsidR="0088134F">
          <w:rPr>
            <w:noProof/>
            <w:webHidden/>
          </w:rPr>
          <w:t>14</w:t>
        </w:r>
        <w:r w:rsidR="0088134F">
          <w:rPr>
            <w:noProof/>
            <w:webHidden/>
          </w:rPr>
          <w:fldChar w:fldCharType="end"/>
        </w:r>
      </w:hyperlink>
    </w:p>
    <w:p w14:paraId="3F8D8228" w14:textId="3712F015" w:rsidR="0088134F" w:rsidRDefault="00E63AF6">
      <w:pPr>
        <w:pStyle w:val="Sommario3"/>
        <w:tabs>
          <w:tab w:val="left" w:pos="1584"/>
        </w:tabs>
        <w:rPr>
          <w:rFonts w:asciiTheme="minorHAnsi" w:eastAsiaTheme="minorEastAsia" w:hAnsiTheme="minorHAnsi" w:cstheme="minorBidi"/>
          <w:noProof/>
          <w:sz w:val="22"/>
          <w:szCs w:val="22"/>
        </w:rPr>
      </w:pPr>
      <w:hyperlink w:anchor="_Toc518634498" w:history="1">
        <w:r w:rsidR="0088134F" w:rsidRPr="00044E8B">
          <w:rPr>
            <w:rStyle w:val="Collegamentoipertestuale"/>
            <w:rFonts w:eastAsiaTheme="minorEastAsia"/>
            <w:noProof/>
          </w:rPr>
          <w:t>3.30.4</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Message sets and options</w:t>
        </w:r>
        <w:r w:rsidR="0088134F">
          <w:rPr>
            <w:noProof/>
            <w:webHidden/>
          </w:rPr>
          <w:tab/>
        </w:r>
        <w:r w:rsidR="0088134F">
          <w:rPr>
            <w:noProof/>
            <w:webHidden/>
          </w:rPr>
          <w:fldChar w:fldCharType="begin"/>
        </w:r>
        <w:r w:rsidR="0088134F">
          <w:rPr>
            <w:noProof/>
            <w:webHidden/>
          </w:rPr>
          <w:instrText xml:space="preserve"> PAGEREF _Toc518634498 \h </w:instrText>
        </w:r>
        <w:r w:rsidR="0088134F">
          <w:rPr>
            <w:noProof/>
            <w:webHidden/>
          </w:rPr>
        </w:r>
        <w:r w:rsidR="0088134F">
          <w:rPr>
            <w:noProof/>
            <w:webHidden/>
          </w:rPr>
          <w:fldChar w:fldCharType="separate"/>
        </w:r>
        <w:r w:rsidR="0088134F">
          <w:rPr>
            <w:noProof/>
            <w:webHidden/>
          </w:rPr>
          <w:t>14</w:t>
        </w:r>
        <w:r w:rsidR="0088134F">
          <w:rPr>
            <w:noProof/>
            <w:webHidden/>
          </w:rPr>
          <w:fldChar w:fldCharType="end"/>
        </w:r>
      </w:hyperlink>
    </w:p>
    <w:p w14:paraId="32C70BA1" w14:textId="587A93C0" w:rsidR="0088134F" w:rsidRDefault="00E63AF6">
      <w:pPr>
        <w:pStyle w:val="Sommario3"/>
        <w:tabs>
          <w:tab w:val="left" w:pos="1584"/>
        </w:tabs>
        <w:rPr>
          <w:rFonts w:asciiTheme="minorHAnsi" w:eastAsiaTheme="minorEastAsia" w:hAnsiTheme="minorHAnsi" w:cstheme="minorBidi"/>
          <w:noProof/>
          <w:sz w:val="22"/>
          <w:szCs w:val="22"/>
        </w:rPr>
      </w:pPr>
      <w:hyperlink w:anchor="_Toc518634499" w:history="1">
        <w:r w:rsidR="0088134F" w:rsidRPr="00044E8B">
          <w:rPr>
            <w:rStyle w:val="Collegamentoipertestuale"/>
            <w:rFonts w:eastAsiaTheme="minorEastAsia"/>
            <w:noProof/>
          </w:rPr>
          <w:t>3.30.5</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Common HL7 Message Segments</w:t>
        </w:r>
        <w:r w:rsidR="0088134F">
          <w:rPr>
            <w:noProof/>
            <w:webHidden/>
          </w:rPr>
          <w:tab/>
        </w:r>
        <w:r w:rsidR="0088134F">
          <w:rPr>
            <w:noProof/>
            <w:webHidden/>
          </w:rPr>
          <w:fldChar w:fldCharType="begin"/>
        </w:r>
        <w:r w:rsidR="0088134F">
          <w:rPr>
            <w:noProof/>
            <w:webHidden/>
          </w:rPr>
          <w:instrText xml:space="preserve"> PAGEREF _Toc518634499 \h </w:instrText>
        </w:r>
        <w:r w:rsidR="0088134F">
          <w:rPr>
            <w:noProof/>
            <w:webHidden/>
          </w:rPr>
        </w:r>
        <w:r w:rsidR="0088134F">
          <w:rPr>
            <w:noProof/>
            <w:webHidden/>
          </w:rPr>
          <w:fldChar w:fldCharType="separate"/>
        </w:r>
        <w:r w:rsidR="0088134F">
          <w:rPr>
            <w:noProof/>
            <w:webHidden/>
          </w:rPr>
          <w:t>15</w:t>
        </w:r>
        <w:r w:rsidR="0088134F">
          <w:rPr>
            <w:noProof/>
            <w:webHidden/>
          </w:rPr>
          <w:fldChar w:fldCharType="end"/>
        </w:r>
      </w:hyperlink>
    </w:p>
    <w:p w14:paraId="1915E3D3" w14:textId="1704DAC6" w:rsidR="0088134F" w:rsidRDefault="00E63AF6">
      <w:pPr>
        <w:pStyle w:val="Sommario3"/>
        <w:tabs>
          <w:tab w:val="left" w:pos="1584"/>
        </w:tabs>
        <w:rPr>
          <w:rFonts w:asciiTheme="minorHAnsi" w:eastAsiaTheme="minorEastAsia" w:hAnsiTheme="minorHAnsi" w:cstheme="minorBidi"/>
          <w:noProof/>
          <w:sz w:val="22"/>
          <w:szCs w:val="22"/>
        </w:rPr>
      </w:pPr>
      <w:hyperlink w:anchor="_Toc518634500" w:history="1">
        <w:r w:rsidR="0088134F" w:rsidRPr="00044E8B">
          <w:rPr>
            <w:rStyle w:val="Collegamentoipertestuale"/>
            <w:rFonts w:eastAsiaTheme="minorEastAsia"/>
            <w:noProof/>
          </w:rPr>
          <w:t>3.30.6</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Interactions</w:t>
        </w:r>
        <w:r w:rsidR="0088134F">
          <w:rPr>
            <w:noProof/>
            <w:webHidden/>
          </w:rPr>
          <w:tab/>
        </w:r>
        <w:r w:rsidR="0088134F">
          <w:rPr>
            <w:noProof/>
            <w:webHidden/>
          </w:rPr>
          <w:fldChar w:fldCharType="begin"/>
        </w:r>
        <w:r w:rsidR="0088134F">
          <w:rPr>
            <w:noProof/>
            <w:webHidden/>
          </w:rPr>
          <w:instrText xml:space="preserve"> PAGEREF _Toc518634500 \h </w:instrText>
        </w:r>
        <w:r w:rsidR="0088134F">
          <w:rPr>
            <w:noProof/>
            <w:webHidden/>
          </w:rPr>
        </w:r>
        <w:r w:rsidR="0088134F">
          <w:rPr>
            <w:noProof/>
            <w:webHidden/>
          </w:rPr>
          <w:fldChar w:fldCharType="separate"/>
        </w:r>
        <w:r w:rsidR="0088134F">
          <w:rPr>
            <w:noProof/>
            <w:webHidden/>
          </w:rPr>
          <w:t>32</w:t>
        </w:r>
        <w:r w:rsidR="0088134F">
          <w:rPr>
            <w:noProof/>
            <w:webHidden/>
          </w:rPr>
          <w:fldChar w:fldCharType="end"/>
        </w:r>
      </w:hyperlink>
    </w:p>
    <w:p w14:paraId="77D1E24D" w14:textId="48841531" w:rsidR="0088134F" w:rsidRDefault="00E63AF6">
      <w:pPr>
        <w:pStyle w:val="Sommario2"/>
        <w:tabs>
          <w:tab w:val="left" w:pos="1152"/>
        </w:tabs>
        <w:rPr>
          <w:rFonts w:asciiTheme="minorHAnsi" w:eastAsiaTheme="minorEastAsia" w:hAnsiTheme="minorHAnsi" w:cstheme="minorBidi"/>
          <w:noProof/>
          <w:sz w:val="22"/>
          <w:szCs w:val="22"/>
        </w:rPr>
      </w:pPr>
      <w:hyperlink w:anchor="_Toc518634501" w:history="1">
        <w:r w:rsidR="0088134F" w:rsidRPr="00044E8B">
          <w:rPr>
            <w:rStyle w:val="Collegamentoipertestuale"/>
            <w:rFonts w:eastAsiaTheme="minorEastAsia"/>
            <w:noProof/>
          </w:rPr>
          <w:t>3.31</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Patient Encounter Management [ITI-31]</w:t>
        </w:r>
        <w:r w:rsidR="0088134F">
          <w:rPr>
            <w:noProof/>
            <w:webHidden/>
          </w:rPr>
          <w:tab/>
        </w:r>
        <w:r w:rsidR="0088134F">
          <w:rPr>
            <w:noProof/>
            <w:webHidden/>
          </w:rPr>
          <w:fldChar w:fldCharType="begin"/>
        </w:r>
        <w:r w:rsidR="0088134F">
          <w:rPr>
            <w:noProof/>
            <w:webHidden/>
          </w:rPr>
          <w:instrText xml:space="preserve"> PAGEREF _Toc518634501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49E39D35" w14:textId="29FD4297" w:rsidR="0088134F" w:rsidRDefault="00E63AF6">
      <w:pPr>
        <w:pStyle w:val="Sommario3"/>
        <w:tabs>
          <w:tab w:val="left" w:pos="1584"/>
        </w:tabs>
        <w:rPr>
          <w:rFonts w:asciiTheme="minorHAnsi" w:eastAsiaTheme="minorEastAsia" w:hAnsiTheme="minorHAnsi" w:cstheme="minorBidi"/>
          <w:noProof/>
          <w:sz w:val="22"/>
          <w:szCs w:val="22"/>
        </w:rPr>
      </w:pPr>
      <w:hyperlink w:anchor="_Toc518634502" w:history="1">
        <w:r w:rsidR="0088134F" w:rsidRPr="00044E8B">
          <w:rPr>
            <w:rStyle w:val="Collegamentoipertestuale"/>
            <w:rFonts w:eastAsiaTheme="minorEastAsia"/>
            <w:noProof/>
          </w:rPr>
          <w:t>3.31.1</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Scope</w:t>
        </w:r>
        <w:r w:rsidR="0088134F">
          <w:rPr>
            <w:noProof/>
            <w:webHidden/>
          </w:rPr>
          <w:tab/>
        </w:r>
        <w:r w:rsidR="0088134F">
          <w:rPr>
            <w:noProof/>
            <w:webHidden/>
          </w:rPr>
          <w:fldChar w:fldCharType="begin"/>
        </w:r>
        <w:r w:rsidR="0088134F">
          <w:rPr>
            <w:noProof/>
            <w:webHidden/>
          </w:rPr>
          <w:instrText xml:space="preserve"> PAGEREF _Toc518634502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C12D032" w14:textId="49E1F8A5" w:rsidR="0088134F" w:rsidRDefault="00E63AF6">
      <w:pPr>
        <w:pStyle w:val="Sommario3"/>
        <w:tabs>
          <w:tab w:val="left" w:pos="1584"/>
        </w:tabs>
        <w:rPr>
          <w:rFonts w:asciiTheme="minorHAnsi" w:eastAsiaTheme="minorEastAsia" w:hAnsiTheme="minorHAnsi" w:cstheme="minorBidi"/>
          <w:noProof/>
          <w:sz w:val="22"/>
          <w:szCs w:val="22"/>
        </w:rPr>
      </w:pPr>
      <w:hyperlink w:anchor="_Toc518634503" w:history="1">
        <w:r w:rsidR="0088134F" w:rsidRPr="00044E8B">
          <w:rPr>
            <w:rStyle w:val="Collegamentoipertestuale"/>
            <w:rFonts w:eastAsiaTheme="minorEastAsia"/>
            <w:noProof/>
          </w:rPr>
          <w:t>3.31.2</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Use Case Roles</w:t>
        </w:r>
        <w:r w:rsidR="0088134F">
          <w:rPr>
            <w:noProof/>
            <w:webHidden/>
          </w:rPr>
          <w:tab/>
        </w:r>
        <w:r w:rsidR="0088134F">
          <w:rPr>
            <w:noProof/>
            <w:webHidden/>
          </w:rPr>
          <w:fldChar w:fldCharType="begin"/>
        </w:r>
        <w:r w:rsidR="0088134F">
          <w:rPr>
            <w:noProof/>
            <w:webHidden/>
          </w:rPr>
          <w:instrText xml:space="preserve"> PAGEREF _Toc518634503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8C9F51E" w14:textId="0A765275" w:rsidR="0088134F" w:rsidRDefault="00E63AF6">
      <w:pPr>
        <w:pStyle w:val="Sommario3"/>
        <w:tabs>
          <w:tab w:val="left" w:pos="1584"/>
        </w:tabs>
        <w:rPr>
          <w:rFonts w:asciiTheme="minorHAnsi" w:eastAsiaTheme="minorEastAsia" w:hAnsiTheme="minorHAnsi" w:cstheme="minorBidi"/>
          <w:noProof/>
          <w:sz w:val="22"/>
          <w:szCs w:val="22"/>
        </w:rPr>
      </w:pPr>
      <w:hyperlink w:anchor="_Toc518634504" w:history="1">
        <w:r w:rsidR="0088134F" w:rsidRPr="00044E8B">
          <w:rPr>
            <w:rStyle w:val="Collegamentoipertestuale"/>
            <w:rFonts w:eastAsiaTheme="minorEastAsia"/>
            <w:noProof/>
          </w:rPr>
          <w:t>3.31.3</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Referenced Standards</w:t>
        </w:r>
        <w:r w:rsidR="0088134F">
          <w:rPr>
            <w:noProof/>
            <w:webHidden/>
          </w:rPr>
          <w:tab/>
        </w:r>
        <w:r w:rsidR="0088134F">
          <w:rPr>
            <w:noProof/>
            <w:webHidden/>
          </w:rPr>
          <w:fldChar w:fldCharType="begin"/>
        </w:r>
        <w:r w:rsidR="0088134F">
          <w:rPr>
            <w:noProof/>
            <w:webHidden/>
          </w:rPr>
          <w:instrText xml:space="preserve"> PAGEREF _Toc518634504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6CD4967" w14:textId="373DA379" w:rsidR="0088134F" w:rsidRDefault="00E63AF6">
      <w:pPr>
        <w:pStyle w:val="Sommario3"/>
        <w:tabs>
          <w:tab w:val="left" w:pos="1584"/>
        </w:tabs>
        <w:rPr>
          <w:rFonts w:asciiTheme="minorHAnsi" w:eastAsiaTheme="minorEastAsia" w:hAnsiTheme="minorHAnsi" w:cstheme="minorBidi"/>
          <w:noProof/>
          <w:sz w:val="22"/>
          <w:szCs w:val="22"/>
        </w:rPr>
      </w:pPr>
      <w:hyperlink w:anchor="_Toc518634505" w:history="1">
        <w:r w:rsidR="0088134F" w:rsidRPr="00044E8B">
          <w:rPr>
            <w:rStyle w:val="Collegamentoipertestuale"/>
            <w:rFonts w:eastAsiaTheme="minorEastAsia"/>
            <w:noProof/>
          </w:rPr>
          <w:t>3.31.4</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Definition of the concept “Movement”</w:t>
        </w:r>
        <w:r w:rsidR="0088134F">
          <w:rPr>
            <w:noProof/>
            <w:webHidden/>
          </w:rPr>
          <w:tab/>
        </w:r>
        <w:r w:rsidR="0088134F">
          <w:rPr>
            <w:noProof/>
            <w:webHidden/>
          </w:rPr>
          <w:fldChar w:fldCharType="begin"/>
        </w:r>
        <w:r w:rsidR="0088134F">
          <w:rPr>
            <w:noProof/>
            <w:webHidden/>
          </w:rPr>
          <w:instrText xml:space="preserve"> PAGEREF _Toc518634505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7C85D586" w14:textId="6C046E0F" w:rsidR="0088134F" w:rsidRDefault="00E63AF6">
      <w:pPr>
        <w:pStyle w:val="Sommario3"/>
        <w:tabs>
          <w:tab w:val="left" w:pos="1584"/>
        </w:tabs>
        <w:rPr>
          <w:rFonts w:asciiTheme="minorHAnsi" w:eastAsiaTheme="minorEastAsia" w:hAnsiTheme="minorHAnsi" w:cstheme="minorBidi"/>
          <w:noProof/>
          <w:sz w:val="22"/>
          <w:szCs w:val="22"/>
        </w:rPr>
      </w:pPr>
      <w:hyperlink w:anchor="_Toc518634506" w:history="1">
        <w:r w:rsidR="0088134F" w:rsidRPr="00044E8B">
          <w:rPr>
            <w:rStyle w:val="Collegamentoipertestuale"/>
            <w:rFonts w:eastAsiaTheme="minorEastAsia"/>
            <w:noProof/>
          </w:rPr>
          <w:t>3.31.5</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Message sets and options</w:t>
        </w:r>
        <w:r w:rsidR="0088134F">
          <w:rPr>
            <w:noProof/>
            <w:webHidden/>
          </w:rPr>
          <w:tab/>
        </w:r>
        <w:r w:rsidR="0088134F">
          <w:rPr>
            <w:noProof/>
            <w:webHidden/>
          </w:rPr>
          <w:fldChar w:fldCharType="begin"/>
        </w:r>
        <w:r w:rsidR="0088134F">
          <w:rPr>
            <w:noProof/>
            <w:webHidden/>
          </w:rPr>
          <w:instrText xml:space="preserve"> PAGEREF _Toc518634506 \h </w:instrText>
        </w:r>
        <w:r w:rsidR="0088134F">
          <w:rPr>
            <w:noProof/>
            <w:webHidden/>
          </w:rPr>
        </w:r>
        <w:r w:rsidR="0088134F">
          <w:rPr>
            <w:noProof/>
            <w:webHidden/>
          </w:rPr>
          <w:fldChar w:fldCharType="separate"/>
        </w:r>
        <w:r w:rsidR="0088134F">
          <w:rPr>
            <w:noProof/>
            <w:webHidden/>
          </w:rPr>
          <w:t>42</w:t>
        </w:r>
        <w:r w:rsidR="0088134F">
          <w:rPr>
            <w:noProof/>
            <w:webHidden/>
          </w:rPr>
          <w:fldChar w:fldCharType="end"/>
        </w:r>
      </w:hyperlink>
    </w:p>
    <w:p w14:paraId="355D5F1B" w14:textId="487232E2" w:rsidR="0088134F" w:rsidRDefault="00E63AF6">
      <w:pPr>
        <w:pStyle w:val="Sommario3"/>
        <w:tabs>
          <w:tab w:val="left" w:pos="1584"/>
        </w:tabs>
        <w:rPr>
          <w:rFonts w:asciiTheme="minorHAnsi" w:eastAsiaTheme="minorEastAsia" w:hAnsiTheme="minorHAnsi" w:cstheme="minorBidi"/>
          <w:noProof/>
          <w:sz w:val="22"/>
          <w:szCs w:val="22"/>
        </w:rPr>
      </w:pPr>
      <w:hyperlink w:anchor="_Toc518634507" w:history="1">
        <w:r w:rsidR="0088134F" w:rsidRPr="00044E8B">
          <w:rPr>
            <w:rStyle w:val="Collegamentoipertestuale"/>
            <w:rFonts w:eastAsiaTheme="minorEastAsia"/>
            <w:noProof/>
          </w:rPr>
          <w:t>3.31.6</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Common HL7 Message Segments</w:t>
        </w:r>
        <w:r w:rsidR="0088134F">
          <w:rPr>
            <w:noProof/>
            <w:webHidden/>
          </w:rPr>
          <w:tab/>
        </w:r>
        <w:r w:rsidR="0088134F">
          <w:rPr>
            <w:noProof/>
            <w:webHidden/>
          </w:rPr>
          <w:fldChar w:fldCharType="begin"/>
        </w:r>
        <w:r w:rsidR="0088134F">
          <w:rPr>
            <w:noProof/>
            <w:webHidden/>
          </w:rPr>
          <w:instrText xml:space="preserve"> PAGEREF _Toc518634507 \h </w:instrText>
        </w:r>
        <w:r w:rsidR="0088134F">
          <w:rPr>
            <w:noProof/>
            <w:webHidden/>
          </w:rPr>
        </w:r>
        <w:r w:rsidR="0088134F">
          <w:rPr>
            <w:noProof/>
            <w:webHidden/>
          </w:rPr>
          <w:fldChar w:fldCharType="separate"/>
        </w:r>
        <w:r w:rsidR="0088134F">
          <w:rPr>
            <w:noProof/>
            <w:webHidden/>
          </w:rPr>
          <w:t>49</w:t>
        </w:r>
        <w:r w:rsidR="0088134F">
          <w:rPr>
            <w:noProof/>
            <w:webHidden/>
          </w:rPr>
          <w:fldChar w:fldCharType="end"/>
        </w:r>
      </w:hyperlink>
    </w:p>
    <w:p w14:paraId="5A16582A" w14:textId="227A07FD" w:rsidR="0088134F" w:rsidRDefault="00E63AF6">
      <w:pPr>
        <w:pStyle w:val="Sommario3"/>
        <w:tabs>
          <w:tab w:val="left" w:pos="1584"/>
        </w:tabs>
        <w:rPr>
          <w:rFonts w:asciiTheme="minorHAnsi" w:eastAsiaTheme="minorEastAsia" w:hAnsiTheme="minorHAnsi" w:cstheme="minorBidi"/>
          <w:noProof/>
          <w:sz w:val="22"/>
          <w:szCs w:val="22"/>
        </w:rPr>
      </w:pPr>
      <w:hyperlink w:anchor="_Toc518634508" w:history="1">
        <w:r w:rsidR="0088134F" w:rsidRPr="00044E8B">
          <w:rPr>
            <w:rStyle w:val="Collegamentoipertestuale"/>
            <w:rFonts w:eastAsiaTheme="minorEastAsia"/>
            <w:noProof/>
          </w:rPr>
          <w:t>3.31.7</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Interactions</w:t>
        </w:r>
        <w:r w:rsidR="0088134F">
          <w:rPr>
            <w:noProof/>
            <w:webHidden/>
          </w:rPr>
          <w:tab/>
        </w:r>
        <w:r w:rsidR="0088134F">
          <w:rPr>
            <w:noProof/>
            <w:webHidden/>
          </w:rPr>
          <w:fldChar w:fldCharType="begin"/>
        </w:r>
        <w:r w:rsidR="0088134F">
          <w:rPr>
            <w:noProof/>
            <w:webHidden/>
          </w:rPr>
          <w:instrText xml:space="preserve"> PAGEREF _Toc518634508 \h </w:instrText>
        </w:r>
        <w:r w:rsidR="0088134F">
          <w:rPr>
            <w:noProof/>
            <w:webHidden/>
          </w:rPr>
        </w:r>
        <w:r w:rsidR="0088134F">
          <w:rPr>
            <w:noProof/>
            <w:webHidden/>
          </w:rPr>
          <w:fldChar w:fldCharType="separate"/>
        </w:r>
        <w:r w:rsidR="0088134F">
          <w:rPr>
            <w:noProof/>
            <w:webHidden/>
          </w:rPr>
          <w:t>51</w:t>
        </w:r>
        <w:r w:rsidR="0088134F">
          <w:rPr>
            <w:noProof/>
            <w:webHidden/>
          </w:rPr>
          <w:fldChar w:fldCharType="end"/>
        </w:r>
      </w:hyperlink>
    </w:p>
    <w:p w14:paraId="2641166E" w14:textId="6ADF5DA7" w:rsidR="0088134F" w:rsidRDefault="00E63AF6">
      <w:pPr>
        <w:pStyle w:val="Sommario2"/>
        <w:tabs>
          <w:tab w:val="left" w:pos="1152"/>
        </w:tabs>
        <w:rPr>
          <w:rFonts w:asciiTheme="minorHAnsi" w:eastAsiaTheme="minorEastAsia" w:hAnsiTheme="minorHAnsi" w:cstheme="minorBidi"/>
          <w:noProof/>
          <w:sz w:val="22"/>
          <w:szCs w:val="22"/>
        </w:rPr>
      </w:pPr>
      <w:hyperlink w:anchor="_Toc518634509" w:history="1">
        <w:r w:rsidR="0088134F" w:rsidRPr="00044E8B">
          <w:rPr>
            <w:rStyle w:val="Collegamentoipertestuale"/>
            <w:rFonts w:eastAsiaTheme="minorEastAsia"/>
            <w:noProof/>
          </w:rPr>
          <w:t>3.32</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Distribute Document Set on Media [ITI-32]</w:t>
        </w:r>
        <w:r w:rsidR="0088134F">
          <w:rPr>
            <w:noProof/>
            <w:webHidden/>
          </w:rPr>
          <w:tab/>
        </w:r>
        <w:r w:rsidR="0088134F">
          <w:rPr>
            <w:noProof/>
            <w:webHidden/>
          </w:rPr>
          <w:fldChar w:fldCharType="begin"/>
        </w:r>
        <w:r w:rsidR="0088134F">
          <w:rPr>
            <w:noProof/>
            <w:webHidden/>
          </w:rPr>
          <w:instrText xml:space="preserve"> PAGEREF _Toc518634509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2A064544" w14:textId="55EB818E" w:rsidR="0088134F" w:rsidRDefault="00E63AF6">
      <w:pPr>
        <w:pStyle w:val="Sommario3"/>
        <w:rPr>
          <w:rFonts w:asciiTheme="minorHAnsi" w:eastAsiaTheme="minorEastAsia" w:hAnsiTheme="minorHAnsi" w:cstheme="minorBidi"/>
          <w:noProof/>
          <w:sz w:val="22"/>
          <w:szCs w:val="22"/>
        </w:rPr>
      </w:pPr>
      <w:hyperlink w:anchor="_Toc518634510" w:history="1">
        <w:r w:rsidR="0088134F" w:rsidRPr="00044E8B">
          <w:rPr>
            <w:rStyle w:val="Collegamentoipertestuale"/>
            <w:rFonts w:eastAsiaTheme="minorEastAsia"/>
            <w:noProof/>
          </w:rPr>
          <w:t>3.32.1 Scope</w:t>
        </w:r>
        <w:r w:rsidR="0088134F">
          <w:rPr>
            <w:noProof/>
            <w:webHidden/>
          </w:rPr>
          <w:tab/>
        </w:r>
        <w:r w:rsidR="0088134F">
          <w:rPr>
            <w:noProof/>
            <w:webHidden/>
          </w:rPr>
          <w:fldChar w:fldCharType="begin"/>
        </w:r>
        <w:r w:rsidR="0088134F">
          <w:rPr>
            <w:noProof/>
            <w:webHidden/>
          </w:rPr>
          <w:instrText xml:space="preserve"> PAGEREF _Toc518634510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4D9C0A3C" w14:textId="139416C5" w:rsidR="0088134F" w:rsidRDefault="00E63AF6">
      <w:pPr>
        <w:pStyle w:val="Sommario3"/>
        <w:rPr>
          <w:rFonts w:asciiTheme="minorHAnsi" w:eastAsiaTheme="minorEastAsia" w:hAnsiTheme="minorHAnsi" w:cstheme="minorBidi"/>
          <w:noProof/>
          <w:sz w:val="22"/>
          <w:szCs w:val="22"/>
        </w:rPr>
      </w:pPr>
      <w:hyperlink w:anchor="_Toc518634511" w:history="1">
        <w:r w:rsidR="0088134F" w:rsidRPr="00044E8B">
          <w:rPr>
            <w:rStyle w:val="Collegamentoipertestuale"/>
            <w:rFonts w:eastAsiaTheme="minorEastAsia"/>
            <w:noProof/>
          </w:rPr>
          <w:t>3.32.2 Use Case Roles</w:t>
        </w:r>
        <w:r w:rsidR="0088134F">
          <w:rPr>
            <w:noProof/>
            <w:webHidden/>
          </w:rPr>
          <w:tab/>
        </w:r>
        <w:r w:rsidR="0088134F">
          <w:rPr>
            <w:noProof/>
            <w:webHidden/>
          </w:rPr>
          <w:fldChar w:fldCharType="begin"/>
        </w:r>
        <w:r w:rsidR="0088134F">
          <w:rPr>
            <w:noProof/>
            <w:webHidden/>
          </w:rPr>
          <w:instrText xml:space="preserve"> PAGEREF _Toc518634511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7641730A" w14:textId="2BDAE008" w:rsidR="0088134F" w:rsidRDefault="00E63AF6">
      <w:pPr>
        <w:pStyle w:val="Sommario3"/>
        <w:rPr>
          <w:rFonts w:asciiTheme="minorHAnsi" w:eastAsiaTheme="minorEastAsia" w:hAnsiTheme="minorHAnsi" w:cstheme="minorBidi"/>
          <w:noProof/>
          <w:sz w:val="22"/>
          <w:szCs w:val="22"/>
        </w:rPr>
      </w:pPr>
      <w:hyperlink w:anchor="_Toc518634512" w:history="1">
        <w:r w:rsidR="0088134F" w:rsidRPr="00044E8B">
          <w:rPr>
            <w:rStyle w:val="Collegamentoipertestuale"/>
            <w:rFonts w:eastAsiaTheme="minorEastAsia"/>
            <w:noProof/>
          </w:rPr>
          <w:t>3.32.3 Referenced Standard</w:t>
        </w:r>
        <w:r w:rsidR="0088134F">
          <w:rPr>
            <w:noProof/>
            <w:webHidden/>
          </w:rPr>
          <w:tab/>
        </w:r>
        <w:r w:rsidR="0088134F">
          <w:rPr>
            <w:noProof/>
            <w:webHidden/>
          </w:rPr>
          <w:fldChar w:fldCharType="begin"/>
        </w:r>
        <w:r w:rsidR="0088134F">
          <w:rPr>
            <w:noProof/>
            <w:webHidden/>
          </w:rPr>
          <w:instrText xml:space="preserve"> PAGEREF _Toc518634512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47E73F44" w14:textId="680F1785" w:rsidR="0088134F" w:rsidRDefault="00E63AF6">
      <w:pPr>
        <w:pStyle w:val="Sommario3"/>
        <w:rPr>
          <w:rFonts w:asciiTheme="minorHAnsi" w:eastAsiaTheme="minorEastAsia" w:hAnsiTheme="minorHAnsi" w:cstheme="minorBidi"/>
          <w:noProof/>
          <w:sz w:val="22"/>
          <w:szCs w:val="22"/>
        </w:rPr>
      </w:pPr>
      <w:hyperlink w:anchor="_Toc518634513" w:history="1">
        <w:r w:rsidR="0088134F" w:rsidRPr="00044E8B">
          <w:rPr>
            <w:rStyle w:val="Collegamentoipertestuale"/>
            <w:rFonts w:eastAsiaTheme="minorEastAsia"/>
            <w:noProof/>
          </w:rPr>
          <w:t>3.32.4 Interaction Diagram</w:t>
        </w:r>
        <w:r w:rsidR="0088134F">
          <w:rPr>
            <w:noProof/>
            <w:webHidden/>
          </w:rPr>
          <w:tab/>
        </w:r>
        <w:r w:rsidR="0088134F">
          <w:rPr>
            <w:noProof/>
            <w:webHidden/>
          </w:rPr>
          <w:fldChar w:fldCharType="begin"/>
        </w:r>
        <w:r w:rsidR="0088134F">
          <w:rPr>
            <w:noProof/>
            <w:webHidden/>
          </w:rPr>
          <w:instrText xml:space="preserve"> PAGEREF _Toc518634513 \h </w:instrText>
        </w:r>
        <w:r w:rsidR="0088134F">
          <w:rPr>
            <w:noProof/>
            <w:webHidden/>
          </w:rPr>
        </w:r>
        <w:r w:rsidR="0088134F">
          <w:rPr>
            <w:noProof/>
            <w:webHidden/>
          </w:rPr>
          <w:fldChar w:fldCharType="separate"/>
        </w:r>
        <w:r w:rsidR="0088134F">
          <w:rPr>
            <w:noProof/>
            <w:webHidden/>
          </w:rPr>
          <w:t>89</w:t>
        </w:r>
        <w:r w:rsidR="0088134F">
          <w:rPr>
            <w:noProof/>
            <w:webHidden/>
          </w:rPr>
          <w:fldChar w:fldCharType="end"/>
        </w:r>
      </w:hyperlink>
    </w:p>
    <w:p w14:paraId="0D72FEA1" w14:textId="0045139D" w:rsidR="0088134F" w:rsidRDefault="00E63AF6">
      <w:pPr>
        <w:pStyle w:val="Sommario3"/>
        <w:rPr>
          <w:rFonts w:asciiTheme="minorHAnsi" w:eastAsiaTheme="minorEastAsia" w:hAnsiTheme="minorHAnsi" w:cstheme="minorBidi"/>
          <w:noProof/>
          <w:sz w:val="22"/>
          <w:szCs w:val="22"/>
        </w:rPr>
      </w:pPr>
      <w:hyperlink w:anchor="_Toc518634514" w:history="1">
        <w:r w:rsidR="0088134F" w:rsidRPr="00044E8B">
          <w:rPr>
            <w:rStyle w:val="Collegamentoipertestuale"/>
            <w:rFonts w:eastAsiaTheme="minorEastAsia"/>
            <w:noProof/>
          </w:rPr>
          <w:t>3.32.5 Security considerations</w:t>
        </w:r>
        <w:r w:rsidR="0088134F">
          <w:rPr>
            <w:noProof/>
            <w:webHidden/>
          </w:rPr>
          <w:tab/>
        </w:r>
        <w:r w:rsidR="0088134F">
          <w:rPr>
            <w:noProof/>
            <w:webHidden/>
          </w:rPr>
          <w:fldChar w:fldCharType="begin"/>
        </w:r>
        <w:r w:rsidR="0088134F">
          <w:rPr>
            <w:noProof/>
            <w:webHidden/>
          </w:rPr>
          <w:instrText xml:space="preserve"> PAGEREF _Toc518634514 \h </w:instrText>
        </w:r>
        <w:r w:rsidR="0088134F">
          <w:rPr>
            <w:noProof/>
            <w:webHidden/>
          </w:rPr>
        </w:r>
        <w:r w:rsidR="0088134F">
          <w:rPr>
            <w:noProof/>
            <w:webHidden/>
          </w:rPr>
          <w:fldChar w:fldCharType="separate"/>
        </w:r>
        <w:r w:rsidR="0088134F">
          <w:rPr>
            <w:noProof/>
            <w:webHidden/>
          </w:rPr>
          <w:t>96</w:t>
        </w:r>
        <w:r w:rsidR="0088134F">
          <w:rPr>
            <w:noProof/>
            <w:webHidden/>
          </w:rPr>
          <w:fldChar w:fldCharType="end"/>
        </w:r>
      </w:hyperlink>
    </w:p>
    <w:p w14:paraId="0F9F21AF" w14:textId="53999E09" w:rsidR="0088134F" w:rsidRDefault="00E63AF6">
      <w:pPr>
        <w:pStyle w:val="Sommario2"/>
        <w:tabs>
          <w:tab w:val="left" w:pos="1152"/>
        </w:tabs>
        <w:rPr>
          <w:rFonts w:asciiTheme="minorHAnsi" w:eastAsiaTheme="minorEastAsia" w:hAnsiTheme="minorHAnsi" w:cstheme="minorBidi"/>
          <w:noProof/>
          <w:sz w:val="22"/>
          <w:szCs w:val="22"/>
        </w:rPr>
      </w:pPr>
      <w:hyperlink w:anchor="_Toc518634515" w:history="1">
        <w:r w:rsidR="0088134F" w:rsidRPr="00044E8B">
          <w:rPr>
            <w:rStyle w:val="Collegamentoipertestuale"/>
            <w:rFonts w:eastAsiaTheme="minorEastAsia"/>
            <w:noProof/>
          </w:rPr>
          <w:t>3.33</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Intentionally Left Blank</w:t>
        </w:r>
        <w:r w:rsidR="0088134F">
          <w:rPr>
            <w:noProof/>
            <w:webHidden/>
          </w:rPr>
          <w:tab/>
        </w:r>
        <w:r w:rsidR="0088134F">
          <w:rPr>
            <w:noProof/>
            <w:webHidden/>
          </w:rPr>
          <w:fldChar w:fldCharType="begin"/>
        </w:r>
        <w:r w:rsidR="0088134F">
          <w:rPr>
            <w:noProof/>
            <w:webHidden/>
          </w:rPr>
          <w:instrText xml:space="preserve"> PAGEREF _Toc518634515 \h </w:instrText>
        </w:r>
        <w:r w:rsidR="0088134F">
          <w:rPr>
            <w:noProof/>
            <w:webHidden/>
          </w:rPr>
        </w:r>
        <w:r w:rsidR="0088134F">
          <w:rPr>
            <w:noProof/>
            <w:webHidden/>
          </w:rPr>
          <w:fldChar w:fldCharType="separate"/>
        </w:r>
        <w:r w:rsidR="0088134F">
          <w:rPr>
            <w:noProof/>
            <w:webHidden/>
          </w:rPr>
          <w:t>97</w:t>
        </w:r>
        <w:r w:rsidR="0088134F">
          <w:rPr>
            <w:noProof/>
            <w:webHidden/>
          </w:rPr>
          <w:fldChar w:fldCharType="end"/>
        </w:r>
      </w:hyperlink>
    </w:p>
    <w:p w14:paraId="66DBFD14" w14:textId="10B92463" w:rsidR="0088134F" w:rsidRDefault="00E63AF6">
      <w:pPr>
        <w:pStyle w:val="Sommario2"/>
        <w:rPr>
          <w:rFonts w:asciiTheme="minorHAnsi" w:eastAsiaTheme="minorEastAsia" w:hAnsiTheme="minorHAnsi" w:cstheme="minorBidi"/>
          <w:noProof/>
          <w:sz w:val="22"/>
          <w:szCs w:val="22"/>
        </w:rPr>
      </w:pPr>
      <w:hyperlink w:anchor="_Toc518634516" w:history="1">
        <w:r w:rsidR="0088134F" w:rsidRPr="00044E8B">
          <w:rPr>
            <w:rStyle w:val="Collegamentoipertestuale"/>
            <w:rFonts w:eastAsiaTheme="minorEastAsia"/>
            <w:noProof/>
          </w:rPr>
          <w:t>3.34 Retrieve Form [ITI-34]</w:t>
        </w:r>
        <w:r w:rsidR="0088134F">
          <w:rPr>
            <w:noProof/>
            <w:webHidden/>
          </w:rPr>
          <w:tab/>
        </w:r>
        <w:r w:rsidR="0088134F">
          <w:rPr>
            <w:noProof/>
            <w:webHidden/>
          </w:rPr>
          <w:fldChar w:fldCharType="begin"/>
        </w:r>
        <w:r w:rsidR="0088134F">
          <w:rPr>
            <w:noProof/>
            <w:webHidden/>
          </w:rPr>
          <w:instrText xml:space="preserve"> PAGEREF _Toc518634516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2088E58C" w14:textId="1D2143BA" w:rsidR="0088134F" w:rsidRDefault="00E63AF6">
      <w:pPr>
        <w:pStyle w:val="Sommario3"/>
        <w:rPr>
          <w:rFonts w:asciiTheme="minorHAnsi" w:eastAsiaTheme="minorEastAsia" w:hAnsiTheme="minorHAnsi" w:cstheme="minorBidi"/>
          <w:noProof/>
          <w:sz w:val="22"/>
          <w:szCs w:val="22"/>
        </w:rPr>
      </w:pPr>
      <w:hyperlink w:anchor="_Toc518634517" w:history="1">
        <w:r w:rsidR="0088134F" w:rsidRPr="00044E8B">
          <w:rPr>
            <w:rStyle w:val="Collegamentoipertestuale"/>
            <w:rFonts w:eastAsiaTheme="minorEastAsia"/>
            <w:noProof/>
          </w:rPr>
          <w:t>3.34.1 Scope</w:t>
        </w:r>
        <w:r w:rsidR="0088134F">
          <w:rPr>
            <w:noProof/>
            <w:webHidden/>
          </w:rPr>
          <w:tab/>
        </w:r>
        <w:r w:rsidR="0088134F">
          <w:rPr>
            <w:noProof/>
            <w:webHidden/>
          </w:rPr>
          <w:fldChar w:fldCharType="begin"/>
        </w:r>
        <w:r w:rsidR="0088134F">
          <w:rPr>
            <w:noProof/>
            <w:webHidden/>
          </w:rPr>
          <w:instrText xml:space="preserve"> PAGEREF _Toc518634517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3EDAFA4F" w14:textId="581E898B" w:rsidR="0088134F" w:rsidRDefault="00E63AF6">
      <w:pPr>
        <w:pStyle w:val="Sommario3"/>
        <w:rPr>
          <w:rFonts w:asciiTheme="minorHAnsi" w:eastAsiaTheme="minorEastAsia" w:hAnsiTheme="minorHAnsi" w:cstheme="minorBidi"/>
          <w:noProof/>
          <w:sz w:val="22"/>
          <w:szCs w:val="22"/>
        </w:rPr>
      </w:pPr>
      <w:hyperlink w:anchor="_Toc518634518" w:history="1">
        <w:r w:rsidR="0088134F" w:rsidRPr="00044E8B">
          <w:rPr>
            <w:rStyle w:val="Collegamentoipertestuale"/>
            <w:rFonts w:eastAsiaTheme="minorEastAsia"/>
            <w:bCs/>
            <w:noProof/>
          </w:rPr>
          <w:t>3.34.2 Use Case Roles</w:t>
        </w:r>
        <w:r w:rsidR="0088134F">
          <w:rPr>
            <w:noProof/>
            <w:webHidden/>
          </w:rPr>
          <w:tab/>
        </w:r>
        <w:r w:rsidR="0088134F">
          <w:rPr>
            <w:noProof/>
            <w:webHidden/>
          </w:rPr>
          <w:fldChar w:fldCharType="begin"/>
        </w:r>
        <w:r w:rsidR="0088134F">
          <w:rPr>
            <w:noProof/>
            <w:webHidden/>
          </w:rPr>
          <w:instrText xml:space="preserve"> PAGEREF _Toc518634518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71C1895B" w14:textId="213FB4EE" w:rsidR="0088134F" w:rsidRDefault="00E63AF6">
      <w:pPr>
        <w:pStyle w:val="Sommario3"/>
        <w:rPr>
          <w:rFonts w:asciiTheme="minorHAnsi" w:eastAsiaTheme="minorEastAsia" w:hAnsiTheme="minorHAnsi" w:cstheme="minorBidi"/>
          <w:noProof/>
          <w:sz w:val="22"/>
          <w:szCs w:val="22"/>
        </w:rPr>
      </w:pPr>
      <w:hyperlink w:anchor="_Toc518634519" w:history="1">
        <w:r w:rsidR="0088134F" w:rsidRPr="00044E8B">
          <w:rPr>
            <w:rStyle w:val="Collegamentoipertestuale"/>
            <w:rFonts w:eastAsiaTheme="minorEastAsia"/>
            <w:noProof/>
          </w:rPr>
          <w:t>3.34.3 Referenced Standards</w:t>
        </w:r>
        <w:r w:rsidR="0088134F">
          <w:rPr>
            <w:noProof/>
            <w:webHidden/>
          </w:rPr>
          <w:tab/>
        </w:r>
        <w:r w:rsidR="0088134F">
          <w:rPr>
            <w:noProof/>
            <w:webHidden/>
          </w:rPr>
          <w:fldChar w:fldCharType="begin"/>
        </w:r>
        <w:r w:rsidR="0088134F">
          <w:rPr>
            <w:noProof/>
            <w:webHidden/>
          </w:rPr>
          <w:instrText xml:space="preserve"> PAGEREF _Toc518634519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28BF4E0A" w14:textId="609627BE" w:rsidR="0088134F" w:rsidRDefault="00E63AF6">
      <w:pPr>
        <w:pStyle w:val="Sommario3"/>
        <w:rPr>
          <w:rFonts w:asciiTheme="minorHAnsi" w:eastAsiaTheme="minorEastAsia" w:hAnsiTheme="minorHAnsi" w:cstheme="minorBidi"/>
          <w:noProof/>
          <w:sz w:val="22"/>
          <w:szCs w:val="22"/>
        </w:rPr>
      </w:pPr>
      <w:hyperlink w:anchor="_Toc518634520" w:history="1">
        <w:r w:rsidR="0088134F" w:rsidRPr="00044E8B">
          <w:rPr>
            <w:rStyle w:val="Collegamentoipertestuale"/>
            <w:rFonts w:eastAsiaTheme="minorEastAsia"/>
            <w:noProof/>
          </w:rPr>
          <w:t>3.34.4 Interaction Diagram</w:t>
        </w:r>
        <w:r w:rsidR="0088134F">
          <w:rPr>
            <w:noProof/>
            <w:webHidden/>
          </w:rPr>
          <w:tab/>
        </w:r>
        <w:r w:rsidR="0088134F">
          <w:rPr>
            <w:noProof/>
            <w:webHidden/>
          </w:rPr>
          <w:fldChar w:fldCharType="begin"/>
        </w:r>
        <w:r w:rsidR="0088134F">
          <w:rPr>
            <w:noProof/>
            <w:webHidden/>
          </w:rPr>
          <w:instrText xml:space="preserve"> PAGEREF _Toc518634520 \h </w:instrText>
        </w:r>
        <w:r w:rsidR="0088134F">
          <w:rPr>
            <w:noProof/>
            <w:webHidden/>
          </w:rPr>
        </w:r>
        <w:r w:rsidR="0088134F">
          <w:rPr>
            <w:noProof/>
            <w:webHidden/>
          </w:rPr>
          <w:fldChar w:fldCharType="separate"/>
        </w:r>
        <w:r w:rsidR="0088134F">
          <w:rPr>
            <w:noProof/>
            <w:webHidden/>
          </w:rPr>
          <w:t>99</w:t>
        </w:r>
        <w:r w:rsidR="0088134F">
          <w:rPr>
            <w:noProof/>
            <w:webHidden/>
          </w:rPr>
          <w:fldChar w:fldCharType="end"/>
        </w:r>
      </w:hyperlink>
    </w:p>
    <w:p w14:paraId="4E21915A" w14:textId="476CBAC2" w:rsidR="0088134F" w:rsidRDefault="00E63AF6">
      <w:pPr>
        <w:pStyle w:val="Sommario3"/>
        <w:rPr>
          <w:rFonts w:asciiTheme="minorHAnsi" w:eastAsiaTheme="minorEastAsia" w:hAnsiTheme="minorHAnsi" w:cstheme="minorBidi"/>
          <w:noProof/>
          <w:sz w:val="22"/>
          <w:szCs w:val="22"/>
        </w:rPr>
      </w:pPr>
      <w:hyperlink w:anchor="_Toc518634521" w:history="1">
        <w:r w:rsidR="0088134F" w:rsidRPr="00044E8B">
          <w:rPr>
            <w:rStyle w:val="Collegamentoipertestuale"/>
            <w:rFonts w:eastAsiaTheme="minorEastAsia"/>
            <w:bCs/>
            <w:noProof/>
          </w:rPr>
          <w:t>3.34.5 Protocol Requirements</w:t>
        </w:r>
        <w:r w:rsidR="0088134F">
          <w:rPr>
            <w:noProof/>
            <w:webHidden/>
          </w:rPr>
          <w:tab/>
        </w:r>
        <w:r w:rsidR="0088134F">
          <w:rPr>
            <w:noProof/>
            <w:webHidden/>
          </w:rPr>
          <w:fldChar w:fldCharType="begin"/>
        </w:r>
        <w:r w:rsidR="0088134F">
          <w:rPr>
            <w:noProof/>
            <w:webHidden/>
          </w:rPr>
          <w:instrText xml:space="preserve"> PAGEREF _Toc518634521 \h </w:instrText>
        </w:r>
        <w:r w:rsidR="0088134F">
          <w:rPr>
            <w:noProof/>
            <w:webHidden/>
          </w:rPr>
        </w:r>
        <w:r w:rsidR="0088134F">
          <w:rPr>
            <w:noProof/>
            <w:webHidden/>
          </w:rPr>
          <w:fldChar w:fldCharType="separate"/>
        </w:r>
        <w:r w:rsidR="0088134F">
          <w:rPr>
            <w:noProof/>
            <w:webHidden/>
          </w:rPr>
          <w:t>104</w:t>
        </w:r>
        <w:r w:rsidR="0088134F">
          <w:rPr>
            <w:noProof/>
            <w:webHidden/>
          </w:rPr>
          <w:fldChar w:fldCharType="end"/>
        </w:r>
      </w:hyperlink>
    </w:p>
    <w:p w14:paraId="78D1FA9D" w14:textId="318F8C6E" w:rsidR="0088134F" w:rsidRDefault="00E63AF6">
      <w:pPr>
        <w:pStyle w:val="Sommario2"/>
        <w:rPr>
          <w:rFonts w:asciiTheme="minorHAnsi" w:eastAsiaTheme="minorEastAsia" w:hAnsiTheme="minorHAnsi" w:cstheme="minorBidi"/>
          <w:noProof/>
          <w:sz w:val="22"/>
          <w:szCs w:val="22"/>
        </w:rPr>
      </w:pPr>
      <w:hyperlink w:anchor="_Toc518634522" w:history="1">
        <w:r w:rsidR="0088134F" w:rsidRPr="00044E8B">
          <w:rPr>
            <w:rStyle w:val="Collegamentoipertestuale"/>
            <w:rFonts w:eastAsiaTheme="minorEastAsia"/>
            <w:noProof/>
          </w:rPr>
          <w:t>3.35 Submit Form [ITI-35]</w:t>
        </w:r>
        <w:r w:rsidR="0088134F">
          <w:rPr>
            <w:noProof/>
            <w:webHidden/>
          </w:rPr>
          <w:tab/>
        </w:r>
        <w:r w:rsidR="0088134F">
          <w:rPr>
            <w:noProof/>
            <w:webHidden/>
          </w:rPr>
          <w:fldChar w:fldCharType="begin"/>
        </w:r>
        <w:r w:rsidR="0088134F">
          <w:rPr>
            <w:noProof/>
            <w:webHidden/>
          </w:rPr>
          <w:instrText xml:space="preserve"> PAGEREF _Toc518634522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2A885FD5" w14:textId="2196F757" w:rsidR="0088134F" w:rsidRDefault="00E63AF6">
      <w:pPr>
        <w:pStyle w:val="Sommario3"/>
        <w:rPr>
          <w:rFonts w:asciiTheme="minorHAnsi" w:eastAsiaTheme="minorEastAsia" w:hAnsiTheme="minorHAnsi" w:cstheme="minorBidi"/>
          <w:noProof/>
          <w:sz w:val="22"/>
          <w:szCs w:val="22"/>
        </w:rPr>
      </w:pPr>
      <w:hyperlink w:anchor="_Toc518634523" w:history="1">
        <w:r w:rsidR="0088134F" w:rsidRPr="00044E8B">
          <w:rPr>
            <w:rStyle w:val="Collegamentoipertestuale"/>
            <w:rFonts w:eastAsiaTheme="minorEastAsia"/>
            <w:noProof/>
          </w:rPr>
          <w:t>3.35.1 Scope</w:t>
        </w:r>
        <w:r w:rsidR="0088134F">
          <w:rPr>
            <w:noProof/>
            <w:webHidden/>
          </w:rPr>
          <w:tab/>
        </w:r>
        <w:r w:rsidR="0088134F">
          <w:rPr>
            <w:noProof/>
            <w:webHidden/>
          </w:rPr>
          <w:fldChar w:fldCharType="begin"/>
        </w:r>
        <w:r w:rsidR="0088134F">
          <w:rPr>
            <w:noProof/>
            <w:webHidden/>
          </w:rPr>
          <w:instrText xml:space="preserve"> PAGEREF _Toc518634523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4CD13F87" w14:textId="4FC889C8" w:rsidR="0088134F" w:rsidRDefault="00E63AF6">
      <w:pPr>
        <w:pStyle w:val="Sommario3"/>
        <w:rPr>
          <w:rFonts w:asciiTheme="minorHAnsi" w:eastAsiaTheme="minorEastAsia" w:hAnsiTheme="minorHAnsi" w:cstheme="minorBidi"/>
          <w:noProof/>
          <w:sz w:val="22"/>
          <w:szCs w:val="22"/>
        </w:rPr>
      </w:pPr>
      <w:hyperlink w:anchor="_Toc518634524" w:history="1">
        <w:r w:rsidR="0088134F" w:rsidRPr="00044E8B">
          <w:rPr>
            <w:rStyle w:val="Collegamentoipertestuale"/>
            <w:rFonts w:eastAsiaTheme="minorEastAsia"/>
            <w:noProof/>
          </w:rPr>
          <w:t>3.35.2 Use Case Roles</w:t>
        </w:r>
        <w:r w:rsidR="0088134F">
          <w:rPr>
            <w:noProof/>
            <w:webHidden/>
          </w:rPr>
          <w:tab/>
        </w:r>
        <w:r w:rsidR="0088134F">
          <w:rPr>
            <w:noProof/>
            <w:webHidden/>
          </w:rPr>
          <w:fldChar w:fldCharType="begin"/>
        </w:r>
        <w:r w:rsidR="0088134F">
          <w:rPr>
            <w:noProof/>
            <w:webHidden/>
          </w:rPr>
          <w:instrText xml:space="preserve"> PAGEREF _Toc518634524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127EED05" w14:textId="7F89A5B2" w:rsidR="0088134F" w:rsidRDefault="00E63AF6">
      <w:pPr>
        <w:pStyle w:val="Sommario3"/>
        <w:rPr>
          <w:rFonts w:asciiTheme="minorHAnsi" w:eastAsiaTheme="minorEastAsia" w:hAnsiTheme="minorHAnsi" w:cstheme="minorBidi"/>
          <w:noProof/>
          <w:sz w:val="22"/>
          <w:szCs w:val="22"/>
        </w:rPr>
      </w:pPr>
      <w:hyperlink w:anchor="_Toc518634525" w:history="1">
        <w:r w:rsidR="0088134F" w:rsidRPr="00044E8B">
          <w:rPr>
            <w:rStyle w:val="Collegamentoipertestuale"/>
            <w:rFonts w:eastAsiaTheme="minorEastAsia"/>
            <w:noProof/>
          </w:rPr>
          <w:t>3.35.3 Referenced Standards</w:t>
        </w:r>
        <w:r w:rsidR="0088134F">
          <w:rPr>
            <w:noProof/>
            <w:webHidden/>
          </w:rPr>
          <w:tab/>
        </w:r>
        <w:r w:rsidR="0088134F">
          <w:rPr>
            <w:noProof/>
            <w:webHidden/>
          </w:rPr>
          <w:fldChar w:fldCharType="begin"/>
        </w:r>
        <w:r w:rsidR="0088134F">
          <w:rPr>
            <w:noProof/>
            <w:webHidden/>
          </w:rPr>
          <w:instrText xml:space="preserve"> PAGEREF _Toc518634525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2A579D87" w14:textId="3B02FB49" w:rsidR="0088134F" w:rsidRDefault="00E63AF6">
      <w:pPr>
        <w:pStyle w:val="Sommario3"/>
        <w:rPr>
          <w:rFonts w:asciiTheme="minorHAnsi" w:eastAsiaTheme="minorEastAsia" w:hAnsiTheme="minorHAnsi" w:cstheme="minorBidi"/>
          <w:noProof/>
          <w:sz w:val="22"/>
          <w:szCs w:val="22"/>
        </w:rPr>
      </w:pPr>
      <w:hyperlink w:anchor="_Toc518634526" w:history="1">
        <w:r w:rsidR="0088134F" w:rsidRPr="00044E8B">
          <w:rPr>
            <w:rStyle w:val="Collegamentoipertestuale"/>
            <w:rFonts w:eastAsiaTheme="minorEastAsia"/>
            <w:noProof/>
          </w:rPr>
          <w:t>3.35.4 Interaction Diagram</w:t>
        </w:r>
        <w:r w:rsidR="0088134F">
          <w:rPr>
            <w:noProof/>
            <w:webHidden/>
          </w:rPr>
          <w:tab/>
        </w:r>
        <w:r w:rsidR="0088134F">
          <w:rPr>
            <w:noProof/>
            <w:webHidden/>
          </w:rPr>
          <w:fldChar w:fldCharType="begin"/>
        </w:r>
        <w:r w:rsidR="0088134F">
          <w:rPr>
            <w:noProof/>
            <w:webHidden/>
          </w:rPr>
          <w:instrText xml:space="preserve"> PAGEREF _Toc518634526 \h </w:instrText>
        </w:r>
        <w:r w:rsidR="0088134F">
          <w:rPr>
            <w:noProof/>
            <w:webHidden/>
          </w:rPr>
        </w:r>
        <w:r w:rsidR="0088134F">
          <w:rPr>
            <w:noProof/>
            <w:webHidden/>
          </w:rPr>
          <w:fldChar w:fldCharType="separate"/>
        </w:r>
        <w:r w:rsidR="0088134F">
          <w:rPr>
            <w:noProof/>
            <w:webHidden/>
          </w:rPr>
          <w:t>108</w:t>
        </w:r>
        <w:r w:rsidR="0088134F">
          <w:rPr>
            <w:noProof/>
            <w:webHidden/>
          </w:rPr>
          <w:fldChar w:fldCharType="end"/>
        </w:r>
      </w:hyperlink>
    </w:p>
    <w:p w14:paraId="7E430D2B" w14:textId="21B022D9" w:rsidR="0088134F" w:rsidRDefault="00E63AF6">
      <w:pPr>
        <w:pStyle w:val="Sommario3"/>
        <w:rPr>
          <w:rFonts w:asciiTheme="minorHAnsi" w:eastAsiaTheme="minorEastAsia" w:hAnsiTheme="minorHAnsi" w:cstheme="minorBidi"/>
          <w:noProof/>
          <w:sz w:val="22"/>
          <w:szCs w:val="22"/>
        </w:rPr>
      </w:pPr>
      <w:hyperlink w:anchor="_Toc518634527" w:history="1">
        <w:r w:rsidR="0088134F" w:rsidRPr="00044E8B">
          <w:rPr>
            <w:rStyle w:val="Collegamentoipertestuale"/>
            <w:rFonts w:eastAsiaTheme="minorEastAsia"/>
            <w:bCs/>
            <w:noProof/>
            <w:kern w:val="1"/>
          </w:rPr>
          <w:t>3.35.5 Protocol Requirements</w:t>
        </w:r>
        <w:r w:rsidR="0088134F">
          <w:rPr>
            <w:noProof/>
            <w:webHidden/>
          </w:rPr>
          <w:tab/>
        </w:r>
        <w:r w:rsidR="0088134F">
          <w:rPr>
            <w:noProof/>
            <w:webHidden/>
          </w:rPr>
          <w:fldChar w:fldCharType="begin"/>
        </w:r>
        <w:r w:rsidR="0088134F">
          <w:rPr>
            <w:noProof/>
            <w:webHidden/>
          </w:rPr>
          <w:instrText xml:space="preserve"> PAGEREF _Toc518634527 \h </w:instrText>
        </w:r>
        <w:r w:rsidR="0088134F">
          <w:rPr>
            <w:noProof/>
            <w:webHidden/>
          </w:rPr>
        </w:r>
        <w:r w:rsidR="0088134F">
          <w:rPr>
            <w:noProof/>
            <w:webHidden/>
          </w:rPr>
          <w:fldChar w:fldCharType="separate"/>
        </w:r>
        <w:r w:rsidR="0088134F">
          <w:rPr>
            <w:noProof/>
            <w:webHidden/>
          </w:rPr>
          <w:t>109</w:t>
        </w:r>
        <w:r w:rsidR="0088134F">
          <w:rPr>
            <w:noProof/>
            <w:webHidden/>
          </w:rPr>
          <w:fldChar w:fldCharType="end"/>
        </w:r>
      </w:hyperlink>
    </w:p>
    <w:p w14:paraId="6D5D359C" w14:textId="64C3793C" w:rsidR="0088134F" w:rsidRDefault="00E63AF6">
      <w:pPr>
        <w:pStyle w:val="Sommario3"/>
        <w:rPr>
          <w:rFonts w:asciiTheme="minorHAnsi" w:eastAsiaTheme="minorEastAsia" w:hAnsiTheme="minorHAnsi" w:cstheme="minorBidi"/>
          <w:noProof/>
          <w:sz w:val="22"/>
          <w:szCs w:val="22"/>
        </w:rPr>
      </w:pPr>
      <w:hyperlink w:anchor="_Toc518634528" w:history="1">
        <w:r w:rsidR="0088134F" w:rsidRPr="00044E8B">
          <w:rPr>
            <w:rStyle w:val="Collegamentoipertestuale"/>
            <w:rFonts w:eastAsiaTheme="minorEastAsia"/>
            <w:noProof/>
          </w:rPr>
          <w:t>3.35.6 Security Considerations</w:t>
        </w:r>
        <w:r w:rsidR="0088134F">
          <w:rPr>
            <w:noProof/>
            <w:webHidden/>
          </w:rPr>
          <w:tab/>
        </w:r>
        <w:r w:rsidR="0088134F">
          <w:rPr>
            <w:noProof/>
            <w:webHidden/>
          </w:rPr>
          <w:fldChar w:fldCharType="begin"/>
        </w:r>
        <w:r w:rsidR="0088134F">
          <w:rPr>
            <w:noProof/>
            <w:webHidden/>
          </w:rPr>
          <w:instrText xml:space="preserve"> PAGEREF _Toc518634528 \h </w:instrText>
        </w:r>
        <w:r w:rsidR="0088134F">
          <w:rPr>
            <w:noProof/>
            <w:webHidden/>
          </w:rPr>
        </w:r>
        <w:r w:rsidR="0088134F">
          <w:rPr>
            <w:noProof/>
            <w:webHidden/>
          </w:rPr>
          <w:fldChar w:fldCharType="separate"/>
        </w:r>
        <w:r w:rsidR="0088134F">
          <w:rPr>
            <w:noProof/>
            <w:webHidden/>
          </w:rPr>
          <w:t>112</w:t>
        </w:r>
        <w:r w:rsidR="0088134F">
          <w:rPr>
            <w:noProof/>
            <w:webHidden/>
          </w:rPr>
          <w:fldChar w:fldCharType="end"/>
        </w:r>
      </w:hyperlink>
    </w:p>
    <w:p w14:paraId="2BDE9FC7" w14:textId="580A642D" w:rsidR="0088134F" w:rsidRDefault="00E63AF6">
      <w:pPr>
        <w:pStyle w:val="Sommario2"/>
        <w:rPr>
          <w:rFonts w:asciiTheme="minorHAnsi" w:eastAsiaTheme="minorEastAsia" w:hAnsiTheme="minorHAnsi" w:cstheme="minorBidi"/>
          <w:noProof/>
          <w:sz w:val="22"/>
          <w:szCs w:val="22"/>
        </w:rPr>
      </w:pPr>
      <w:hyperlink w:anchor="_Toc518634529" w:history="1">
        <w:r w:rsidR="0088134F" w:rsidRPr="00044E8B">
          <w:rPr>
            <w:rStyle w:val="Collegamentoipertestuale"/>
            <w:rFonts w:eastAsiaTheme="minorEastAsia"/>
            <w:noProof/>
          </w:rPr>
          <w:t>3.36 Archive Form [ITI-36]</w:t>
        </w:r>
        <w:r w:rsidR="0088134F">
          <w:rPr>
            <w:noProof/>
            <w:webHidden/>
          </w:rPr>
          <w:tab/>
        </w:r>
        <w:r w:rsidR="0088134F">
          <w:rPr>
            <w:noProof/>
            <w:webHidden/>
          </w:rPr>
          <w:fldChar w:fldCharType="begin"/>
        </w:r>
        <w:r w:rsidR="0088134F">
          <w:rPr>
            <w:noProof/>
            <w:webHidden/>
          </w:rPr>
          <w:instrText xml:space="preserve"> PAGEREF _Toc518634529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16A463BF" w14:textId="640315A4" w:rsidR="0088134F" w:rsidRDefault="00E63AF6">
      <w:pPr>
        <w:pStyle w:val="Sommario3"/>
        <w:rPr>
          <w:rFonts w:asciiTheme="minorHAnsi" w:eastAsiaTheme="minorEastAsia" w:hAnsiTheme="minorHAnsi" w:cstheme="minorBidi"/>
          <w:noProof/>
          <w:sz w:val="22"/>
          <w:szCs w:val="22"/>
        </w:rPr>
      </w:pPr>
      <w:hyperlink w:anchor="_Toc518634530" w:history="1">
        <w:r w:rsidR="0088134F" w:rsidRPr="00044E8B">
          <w:rPr>
            <w:rStyle w:val="Collegamentoipertestuale"/>
            <w:rFonts w:eastAsiaTheme="minorEastAsia"/>
            <w:noProof/>
          </w:rPr>
          <w:t>3.36.1 Scope</w:t>
        </w:r>
        <w:r w:rsidR="0088134F">
          <w:rPr>
            <w:noProof/>
            <w:webHidden/>
          </w:rPr>
          <w:tab/>
        </w:r>
        <w:r w:rsidR="0088134F">
          <w:rPr>
            <w:noProof/>
            <w:webHidden/>
          </w:rPr>
          <w:fldChar w:fldCharType="begin"/>
        </w:r>
        <w:r w:rsidR="0088134F">
          <w:rPr>
            <w:noProof/>
            <w:webHidden/>
          </w:rPr>
          <w:instrText xml:space="preserve"> PAGEREF _Toc518634530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3B9350AE" w14:textId="5D924A2B" w:rsidR="0088134F" w:rsidRDefault="00E63AF6">
      <w:pPr>
        <w:pStyle w:val="Sommario3"/>
        <w:rPr>
          <w:rFonts w:asciiTheme="minorHAnsi" w:eastAsiaTheme="minorEastAsia" w:hAnsiTheme="minorHAnsi" w:cstheme="minorBidi"/>
          <w:noProof/>
          <w:sz w:val="22"/>
          <w:szCs w:val="22"/>
        </w:rPr>
      </w:pPr>
      <w:hyperlink w:anchor="_Toc518634531" w:history="1">
        <w:r w:rsidR="0088134F" w:rsidRPr="00044E8B">
          <w:rPr>
            <w:rStyle w:val="Collegamentoipertestuale"/>
            <w:rFonts w:eastAsiaTheme="minorEastAsia"/>
            <w:noProof/>
          </w:rPr>
          <w:t>3.36.2 Use Case Roles</w:t>
        </w:r>
        <w:r w:rsidR="0088134F">
          <w:rPr>
            <w:noProof/>
            <w:webHidden/>
          </w:rPr>
          <w:tab/>
        </w:r>
        <w:r w:rsidR="0088134F">
          <w:rPr>
            <w:noProof/>
            <w:webHidden/>
          </w:rPr>
          <w:fldChar w:fldCharType="begin"/>
        </w:r>
        <w:r w:rsidR="0088134F">
          <w:rPr>
            <w:noProof/>
            <w:webHidden/>
          </w:rPr>
          <w:instrText xml:space="preserve"> PAGEREF _Toc518634531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1D8B0931" w14:textId="12FAC5E8" w:rsidR="0088134F" w:rsidRDefault="00E63AF6">
      <w:pPr>
        <w:pStyle w:val="Sommario3"/>
        <w:rPr>
          <w:rFonts w:asciiTheme="minorHAnsi" w:eastAsiaTheme="minorEastAsia" w:hAnsiTheme="minorHAnsi" w:cstheme="minorBidi"/>
          <w:noProof/>
          <w:sz w:val="22"/>
          <w:szCs w:val="22"/>
        </w:rPr>
      </w:pPr>
      <w:hyperlink w:anchor="_Toc518634532" w:history="1">
        <w:r w:rsidR="0088134F" w:rsidRPr="00044E8B">
          <w:rPr>
            <w:rStyle w:val="Collegamentoipertestuale"/>
            <w:rFonts w:eastAsiaTheme="minorEastAsia"/>
            <w:noProof/>
          </w:rPr>
          <w:t>3.36.3 Referenced Standards</w:t>
        </w:r>
        <w:r w:rsidR="0088134F">
          <w:rPr>
            <w:noProof/>
            <w:webHidden/>
          </w:rPr>
          <w:tab/>
        </w:r>
        <w:r w:rsidR="0088134F">
          <w:rPr>
            <w:noProof/>
            <w:webHidden/>
          </w:rPr>
          <w:fldChar w:fldCharType="begin"/>
        </w:r>
        <w:r w:rsidR="0088134F">
          <w:rPr>
            <w:noProof/>
            <w:webHidden/>
          </w:rPr>
          <w:instrText xml:space="preserve"> PAGEREF _Toc518634532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79EC5871" w14:textId="203D5773" w:rsidR="0088134F" w:rsidRDefault="00E63AF6">
      <w:pPr>
        <w:pStyle w:val="Sommario3"/>
        <w:rPr>
          <w:rFonts w:asciiTheme="minorHAnsi" w:eastAsiaTheme="minorEastAsia" w:hAnsiTheme="minorHAnsi" w:cstheme="minorBidi"/>
          <w:noProof/>
          <w:sz w:val="22"/>
          <w:szCs w:val="22"/>
        </w:rPr>
      </w:pPr>
      <w:hyperlink w:anchor="_Toc518634533" w:history="1">
        <w:r w:rsidR="0088134F" w:rsidRPr="00044E8B">
          <w:rPr>
            <w:rStyle w:val="Collegamentoipertestuale"/>
            <w:rFonts w:eastAsiaTheme="minorEastAsia"/>
            <w:noProof/>
          </w:rPr>
          <w:t>3.36.4 Interaction Diagram</w:t>
        </w:r>
        <w:r w:rsidR="0088134F">
          <w:rPr>
            <w:noProof/>
            <w:webHidden/>
          </w:rPr>
          <w:tab/>
        </w:r>
        <w:r w:rsidR="0088134F">
          <w:rPr>
            <w:noProof/>
            <w:webHidden/>
          </w:rPr>
          <w:fldChar w:fldCharType="begin"/>
        </w:r>
        <w:r w:rsidR="0088134F">
          <w:rPr>
            <w:noProof/>
            <w:webHidden/>
          </w:rPr>
          <w:instrText xml:space="preserve"> PAGEREF _Toc518634533 \h </w:instrText>
        </w:r>
        <w:r w:rsidR="0088134F">
          <w:rPr>
            <w:noProof/>
            <w:webHidden/>
          </w:rPr>
        </w:r>
        <w:r w:rsidR="0088134F">
          <w:rPr>
            <w:noProof/>
            <w:webHidden/>
          </w:rPr>
          <w:fldChar w:fldCharType="separate"/>
        </w:r>
        <w:r w:rsidR="0088134F">
          <w:rPr>
            <w:noProof/>
            <w:webHidden/>
          </w:rPr>
          <w:t>114</w:t>
        </w:r>
        <w:r w:rsidR="0088134F">
          <w:rPr>
            <w:noProof/>
            <w:webHidden/>
          </w:rPr>
          <w:fldChar w:fldCharType="end"/>
        </w:r>
      </w:hyperlink>
    </w:p>
    <w:p w14:paraId="7B09D75D" w14:textId="1DE9568D" w:rsidR="0088134F" w:rsidRDefault="00E63AF6">
      <w:pPr>
        <w:pStyle w:val="Sommario3"/>
        <w:rPr>
          <w:rFonts w:asciiTheme="minorHAnsi" w:eastAsiaTheme="minorEastAsia" w:hAnsiTheme="minorHAnsi" w:cstheme="minorBidi"/>
          <w:noProof/>
          <w:sz w:val="22"/>
          <w:szCs w:val="22"/>
        </w:rPr>
      </w:pPr>
      <w:hyperlink w:anchor="_Toc518634534" w:history="1">
        <w:r w:rsidR="0088134F" w:rsidRPr="00044E8B">
          <w:rPr>
            <w:rStyle w:val="Collegamentoipertestuale"/>
            <w:rFonts w:eastAsiaTheme="minorEastAsia"/>
            <w:noProof/>
          </w:rPr>
          <w:t>3.36.5 Protocol Requirements</w:t>
        </w:r>
        <w:r w:rsidR="0088134F">
          <w:rPr>
            <w:noProof/>
            <w:webHidden/>
          </w:rPr>
          <w:tab/>
        </w:r>
        <w:r w:rsidR="0088134F">
          <w:rPr>
            <w:noProof/>
            <w:webHidden/>
          </w:rPr>
          <w:fldChar w:fldCharType="begin"/>
        </w:r>
        <w:r w:rsidR="0088134F">
          <w:rPr>
            <w:noProof/>
            <w:webHidden/>
          </w:rPr>
          <w:instrText xml:space="preserve"> PAGEREF _Toc518634534 \h </w:instrText>
        </w:r>
        <w:r w:rsidR="0088134F">
          <w:rPr>
            <w:noProof/>
            <w:webHidden/>
          </w:rPr>
        </w:r>
        <w:r w:rsidR="0088134F">
          <w:rPr>
            <w:noProof/>
            <w:webHidden/>
          </w:rPr>
          <w:fldChar w:fldCharType="separate"/>
        </w:r>
        <w:r w:rsidR="0088134F">
          <w:rPr>
            <w:noProof/>
            <w:webHidden/>
          </w:rPr>
          <w:t>115</w:t>
        </w:r>
        <w:r w:rsidR="0088134F">
          <w:rPr>
            <w:noProof/>
            <w:webHidden/>
          </w:rPr>
          <w:fldChar w:fldCharType="end"/>
        </w:r>
      </w:hyperlink>
    </w:p>
    <w:p w14:paraId="439815C7" w14:textId="27CDAE47" w:rsidR="0088134F" w:rsidRDefault="00E63AF6">
      <w:pPr>
        <w:pStyle w:val="Sommario3"/>
        <w:rPr>
          <w:rFonts w:asciiTheme="minorHAnsi" w:eastAsiaTheme="minorEastAsia" w:hAnsiTheme="minorHAnsi" w:cstheme="minorBidi"/>
          <w:noProof/>
          <w:sz w:val="22"/>
          <w:szCs w:val="22"/>
        </w:rPr>
      </w:pPr>
      <w:hyperlink w:anchor="_Toc518634535" w:history="1">
        <w:r w:rsidR="0088134F" w:rsidRPr="00044E8B">
          <w:rPr>
            <w:rStyle w:val="Collegamentoipertestuale"/>
            <w:rFonts w:eastAsiaTheme="minorEastAsia"/>
            <w:noProof/>
          </w:rPr>
          <w:t>3.36.6 Security Considerations</w:t>
        </w:r>
        <w:r w:rsidR="0088134F">
          <w:rPr>
            <w:noProof/>
            <w:webHidden/>
          </w:rPr>
          <w:tab/>
        </w:r>
        <w:r w:rsidR="0088134F">
          <w:rPr>
            <w:noProof/>
            <w:webHidden/>
          </w:rPr>
          <w:fldChar w:fldCharType="begin"/>
        </w:r>
        <w:r w:rsidR="0088134F">
          <w:rPr>
            <w:noProof/>
            <w:webHidden/>
          </w:rPr>
          <w:instrText xml:space="preserve"> PAGEREF _Toc518634535 \h </w:instrText>
        </w:r>
        <w:r w:rsidR="0088134F">
          <w:rPr>
            <w:noProof/>
            <w:webHidden/>
          </w:rPr>
        </w:r>
        <w:r w:rsidR="0088134F">
          <w:rPr>
            <w:noProof/>
            <w:webHidden/>
          </w:rPr>
          <w:fldChar w:fldCharType="separate"/>
        </w:r>
        <w:r w:rsidR="0088134F">
          <w:rPr>
            <w:noProof/>
            <w:webHidden/>
          </w:rPr>
          <w:t>117</w:t>
        </w:r>
        <w:r w:rsidR="0088134F">
          <w:rPr>
            <w:noProof/>
            <w:webHidden/>
          </w:rPr>
          <w:fldChar w:fldCharType="end"/>
        </w:r>
      </w:hyperlink>
    </w:p>
    <w:p w14:paraId="3C884B09" w14:textId="4E37BA6A" w:rsidR="0088134F" w:rsidRDefault="00E63AF6">
      <w:pPr>
        <w:pStyle w:val="Sommario2"/>
        <w:rPr>
          <w:rFonts w:asciiTheme="minorHAnsi" w:eastAsiaTheme="minorEastAsia" w:hAnsiTheme="minorHAnsi" w:cstheme="minorBidi"/>
          <w:noProof/>
          <w:sz w:val="22"/>
          <w:szCs w:val="22"/>
        </w:rPr>
      </w:pPr>
      <w:hyperlink w:anchor="_Toc518634536" w:history="1">
        <w:r w:rsidR="0088134F" w:rsidRPr="00044E8B">
          <w:rPr>
            <w:rStyle w:val="Collegamentoipertestuale"/>
            <w:rFonts w:eastAsiaTheme="minorEastAsia"/>
            <w:noProof/>
          </w:rPr>
          <w:t>3.37 Retrieve Clarifications [ITI-37]</w:t>
        </w:r>
        <w:r w:rsidR="0088134F">
          <w:rPr>
            <w:noProof/>
            <w:webHidden/>
          </w:rPr>
          <w:tab/>
        </w:r>
        <w:r w:rsidR="0088134F">
          <w:rPr>
            <w:noProof/>
            <w:webHidden/>
          </w:rPr>
          <w:fldChar w:fldCharType="begin"/>
        </w:r>
        <w:r w:rsidR="0088134F">
          <w:rPr>
            <w:noProof/>
            <w:webHidden/>
          </w:rPr>
          <w:instrText xml:space="preserve"> PAGEREF _Toc518634536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53B366A5" w14:textId="1661C3D7" w:rsidR="0088134F" w:rsidRDefault="00E63AF6">
      <w:pPr>
        <w:pStyle w:val="Sommario3"/>
        <w:rPr>
          <w:rFonts w:asciiTheme="minorHAnsi" w:eastAsiaTheme="minorEastAsia" w:hAnsiTheme="minorHAnsi" w:cstheme="minorBidi"/>
          <w:noProof/>
          <w:sz w:val="22"/>
          <w:szCs w:val="22"/>
        </w:rPr>
      </w:pPr>
      <w:hyperlink w:anchor="_Toc518634537" w:history="1">
        <w:r w:rsidR="0088134F" w:rsidRPr="00044E8B">
          <w:rPr>
            <w:rStyle w:val="Collegamentoipertestuale"/>
            <w:rFonts w:eastAsiaTheme="minorEastAsia"/>
            <w:noProof/>
          </w:rPr>
          <w:t>3.37.1 Scope</w:t>
        </w:r>
        <w:r w:rsidR="0088134F">
          <w:rPr>
            <w:noProof/>
            <w:webHidden/>
          </w:rPr>
          <w:tab/>
        </w:r>
        <w:r w:rsidR="0088134F">
          <w:rPr>
            <w:noProof/>
            <w:webHidden/>
          </w:rPr>
          <w:fldChar w:fldCharType="begin"/>
        </w:r>
        <w:r w:rsidR="0088134F">
          <w:rPr>
            <w:noProof/>
            <w:webHidden/>
          </w:rPr>
          <w:instrText xml:space="preserve"> PAGEREF _Toc518634537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2475A1A2" w14:textId="51F4FCEF" w:rsidR="0088134F" w:rsidRDefault="00E63AF6">
      <w:pPr>
        <w:pStyle w:val="Sommario3"/>
        <w:rPr>
          <w:rFonts w:asciiTheme="minorHAnsi" w:eastAsiaTheme="minorEastAsia" w:hAnsiTheme="minorHAnsi" w:cstheme="minorBidi"/>
          <w:noProof/>
          <w:sz w:val="22"/>
          <w:szCs w:val="22"/>
        </w:rPr>
      </w:pPr>
      <w:hyperlink w:anchor="_Toc518634538" w:history="1">
        <w:r w:rsidR="0088134F" w:rsidRPr="00044E8B">
          <w:rPr>
            <w:rStyle w:val="Collegamentoipertestuale"/>
            <w:rFonts w:eastAsiaTheme="minorEastAsia"/>
            <w:noProof/>
          </w:rPr>
          <w:t>3.37.2 Use Case Roles</w:t>
        </w:r>
        <w:r w:rsidR="0088134F">
          <w:rPr>
            <w:noProof/>
            <w:webHidden/>
          </w:rPr>
          <w:tab/>
        </w:r>
        <w:r w:rsidR="0088134F">
          <w:rPr>
            <w:noProof/>
            <w:webHidden/>
          </w:rPr>
          <w:fldChar w:fldCharType="begin"/>
        </w:r>
        <w:r w:rsidR="0088134F">
          <w:rPr>
            <w:noProof/>
            <w:webHidden/>
          </w:rPr>
          <w:instrText xml:space="preserve"> PAGEREF _Toc518634538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4FC68796" w14:textId="083D4B09" w:rsidR="0088134F" w:rsidRDefault="00E63AF6">
      <w:pPr>
        <w:pStyle w:val="Sommario3"/>
        <w:rPr>
          <w:rFonts w:asciiTheme="minorHAnsi" w:eastAsiaTheme="minorEastAsia" w:hAnsiTheme="minorHAnsi" w:cstheme="minorBidi"/>
          <w:noProof/>
          <w:sz w:val="22"/>
          <w:szCs w:val="22"/>
        </w:rPr>
      </w:pPr>
      <w:hyperlink w:anchor="_Toc518634539" w:history="1">
        <w:r w:rsidR="0088134F" w:rsidRPr="00044E8B">
          <w:rPr>
            <w:rStyle w:val="Collegamentoipertestuale"/>
            <w:rFonts w:eastAsiaTheme="minorEastAsia"/>
            <w:noProof/>
          </w:rPr>
          <w:t>3.37.3 Referenced Standards</w:t>
        </w:r>
        <w:r w:rsidR="0088134F">
          <w:rPr>
            <w:noProof/>
            <w:webHidden/>
          </w:rPr>
          <w:tab/>
        </w:r>
        <w:r w:rsidR="0088134F">
          <w:rPr>
            <w:noProof/>
            <w:webHidden/>
          </w:rPr>
          <w:fldChar w:fldCharType="begin"/>
        </w:r>
        <w:r w:rsidR="0088134F">
          <w:rPr>
            <w:noProof/>
            <w:webHidden/>
          </w:rPr>
          <w:instrText xml:space="preserve"> PAGEREF _Toc518634539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0E4C6721" w14:textId="3D5E2FFB" w:rsidR="0088134F" w:rsidRDefault="00E63AF6">
      <w:pPr>
        <w:pStyle w:val="Sommario3"/>
        <w:rPr>
          <w:rFonts w:asciiTheme="minorHAnsi" w:eastAsiaTheme="minorEastAsia" w:hAnsiTheme="minorHAnsi" w:cstheme="minorBidi"/>
          <w:noProof/>
          <w:sz w:val="22"/>
          <w:szCs w:val="22"/>
        </w:rPr>
      </w:pPr>
      <w:hyperlink w:anchor="_Toc518634540" w:history="1">
        <w:r w:rsidR="0088134F" w:rsidRPr="00044E8B">
          <w:rPr>
            <w:rStyle w:val="Collegamentoipertestuale"/>
            <w:rFonts w:eastAsiaTheme="minorEastAsia"/>
            <w:noProof/>
          </w:rPr>
          <w:t>3.37.4 Interaction Diagram</w:t>
        </w:r>
        <w:r w:rsidR="0088134F">
          <w:rPr>
            <w:noProof/>
            <w:webHidden/>
          </w:rPr>
          <w:tab/>
        </w:r>
        <w:r w:rsidR="0088134F">
          <w:rPr>
            <w:noProof/>
            <w:webHidden/>
          </w:rPr>
          <w:fldChar w:fldCharType="begin"/>
        </w:r>
        <w:r w:rsidR="0088134F">
          <w:rPr>
            <w:noProof/>
            <w:webHidden/>
          </w:rPr>
          <w:instrText xml:space="preserve"> PAGEREF _Toc518634540 \h </w:instrText>
        </w:r>
        <w:r w:rsidR="0088134F">
          <w:rPr>
            <w:noProof/>
            <w:webHidden/>
          </w:rPr>
        </w:r>
        <w:r w:rsidR="0088134F">
          <w:rPr>
            <w:noProof/>
            <w:webHidden/>
          </w:rPr>
          <w:fldChar w:fldCharType="separate"/>
        </w:r>
        <w:r w:rsidR="0088134F">
          <w:rPr>
            <w:noProof/>
            <w:webHidden/>
          </w:rPr>
          <w:t>119</w:t>
        </w:r>
        <w:r w:rsidR="0088134F">
          <w:rPr>
            <w:noProof/>
            <w:webHidden/>
          </w:rPr>
          <w:fldChar w:fldCharType="end"/>
        </w:r>
      </w:hyperlink>
    </w:p>
    <w:p w14:paraId="241D041A" w14:textId="7EC05F9D" w:rsidR="0088134F" w:rsidRDefault="00E63AF6">
      <w:pPr>
        <w:pStyle w:val="Sommario3"/>
        <w:rPr>
          <w:rFonts w:asciiTheme="minorHAnsi" w:eastAsiaTheme="minorEastAsia" w:hAnsiTheme="minorHAnsi" w:cstheme="minorBidi"/>
          <w:noProof/>
          <w:sz w:val="22"/>
          <w:szCs w:val="22"/>
        </w:rPr>
      </w:pPr>
      <w:hyperlink w:anchor="_Toc518634541" w:history="1">
        <w:r w:rsidR="0088134F" w:rsidRPr="00044E8B">
          <w:rPr>
            <w:rStyle w:val="Collegamentoipertestuale"/>
            <w:rFonts w:eastAsiaTheme="minorEastAsia"/>
            <w:bCs/>
            <w:noProof/>
          </w:rPr>
          <w:t>3.37.5 Protocol Requirements</w:t>
        </w:r>
        <w:r w:rsidR="0088134F">
          <w:rPr>
            <w:noProof/>
            <w:webHidden/>
          </w:rPr>
          <w:tab/>
        </w:r>
        <w:r w:rsidR="0088134F">
          <w:rPr>
            <w:noProof/>
            <w:webHidden/>
          </w:rPr>
          <w:fldChar w:fldCharType="begin"/>
        </w:r>
        <w:r w:rsidR="0088134F">
          <w:rPr>
            <w:noProof/>
            <w:webHidden/>
          </w:rPr>
          <w:instrText xml:space="preserve"> PAGEREF _Toc518634541 \h </w:instrText>
        </w:r>
        <w:r w:rsidR="0088134F">
          <w:rPr>
            <w:noProof/>
            <w:webHidden/>
          </w:rPr>
        </w:r>
        <w:r w:rsidR="0088134F">
          <w:rPr>
            <w:noProof/>
            <w:webHidden/>
          </w:rPr>
          <w:fldChar w:fldCharType="separate"/>
        </w:r>
        <w:r w:rsidR="0088134F">
          <w:rPr>
            <w:noProof/>
            <w:webHidden/>
          </w:rPr>
          <w:t>122</w:t>
        </w:r>
        <w:r w:rsidR="0088134F">
          <w:rPr>
            <w:noProof/>
            <w:webHidden/>
          </w:rPr>
          <w:fldChar w:fldCharType="end"/>
        </w:r>
      </w:hyperlink>
    </w:p>
    <w:p w14:paraId="08332C3F" w14:textId="710EA3AB" w:rsidR="0088134F" w:rsidRDefault="00E63AF6">
      <w:pPr>
        <w:pStyle w:val="Sommario2"/>
        <w:rPr>
          <w:rFonts w:asciiTheme="minorHAnsi" w:eastAsiaTheme="minorEastAsia" w:hAnsiTheme="minorHAnsi" w:cstheme="minorBidi"/>
          <w:noProof/>
          <w:sz w:val="22"/>
          <w:szCs w:val="22"/>
        </w:rPr>
      </w:pPr>
      <w:hyperlink w:anchor="_Toc518634542" w:history="1">
        <w:r w:rsidR="0088134F" w:rsidRPr="00044E8B">
          <w:rPr>
            <w:rStyle w:val="Collegamentoipertestuale"/>
            <w:rFonts w:eastAsiaTheme="minorEastAsia"/>
            <w:noProof/>
          </w:rPr>
          <w:t>3.38 Cross Gateway Query [ITI-38]</w:t>
        </w:r>
        <w:r w:rsidR="0088134F">
          <w:rPr>
            <w:noProof/>
            <w:webHidden/>
          </w:rPr>
          <w:tab/>
        </w:r>
        <w:r w:rsidR="0088134F">
          <w:rPr>
            <w:noProof/>
            <w:webHidden/>
          </w:rPr>
          <w:fldChar w:fldCharType="begin"/>
        </w:r>
        <w:r w:rsidR="0088134F">
          <w:rPr>
            <w:noProof/>
            <w:webHidden/>
          </w:rPr>
          <w:instrText xml:space="preserve"> PAGEREF _Toc518634542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2E351559" w14:textId="57745049" w:rsidR="0088134F" w:rsidRDefault="00E63AF6">
      <w:pPr>
        <w:pStyle w:val="Sommario3"/>
        <w:rPr>
          <w:rFonts w:asciiTheme="minorHAnsi" w:eastAsiaTheme="minorEastAsia" w:hAnsiTheme="minorHAnsi" w:cstheme="minorBidi"/>
          <w:noProof/>
          <w:sz w:val="22"/>
          <w:szCs w:val="22"/>
        </w:rPr>
      </w:pPr>
      <w:hyperlink w:anchor="_Toc518634543" w:history="1">
        <w:r w:rsidR="0088134F" w:rsidRPr="00044E8B">
          <w:rPr>
            <w:rStyle w:val="Collegamentoipertestuale"/>
            <w:rFonts w:eastAsiaTheme="minorEastAsia"/>
            <w:noProof/>
          </w:rPr>
          <w:t>3.38.1 Scope</w:t>
        </w:r>
        <w:r w:rsidR="0088134F">
          <w:rPr>
            <w:noProof/>
            <w:webHidden/>
          </w:rPr>
          <w:tab/>
        </w:r>
        <w:r w:rsidR="0088134F">
          <w:rPr>
            <w:noProof/>
            <w:webHidden/>
          </w:rPr>
          <w:fldChar w:fldCharType="begin"/>
        </w:r>
        <w:r w:rsidR="0088134F">
          <w:rPr>
            <w:noProof/>
            <w:webHidden/>
          </w:rPr>
          <w:instrText xml:space="preserve"> PAGEREF _Toc518634543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4580D478" w14:textId="0EC89490" w:rsidR="0088134F" w:rsidRDefault="00E63AF6">
      <w:pPr>
        <w:pStyle w:val="Sommario3"/>
        <w:rPr>
          <w:rFonts w:asciiTheme="minorHAnsi" w:eastAsiaTheme="minorEastAsia" w:hAnsiTheme="minorHAnsi" w:cstheme="minorBidi"/>
          <w:noProof/>
          <w:sz w:val="22"/>
          <w:szCs w:val="22"/>
        </w:rPr>
      </w:pPr>
      <w:hyperlink w:anchor="_Toc518634544" w:history="1">
        <w:r w:rsidR="0088134F" w:rsidRPr="00044E8B">
          <w:rPr>
            <w:rStyle w:val="Collegamentoipertestuale"/>
            <w:rFonts w:eastAsiaTheme="minorEastAsia"/>
            <w:bCs/>
            <w:noProof/>
          </w:rPr>
          <w:t>3.38.2 Use Case Roles</w:t>
        </w:r>
        <w:r w:rsidR="0088134F">
          <w:rPr>
            <w:noProof/>
            <w:webHidden/>
          </w:rPr>
          <w:tab/>
        </w:r>
        <w:r w:rsidR="0088134F">
          <w:rPr>
            <w:noProof/>
            <w:webHidden/>
          </w:rPr>
          <w:fldChar w:fldCharType="begin"/>
        </w:r>
        <w:r w:rsidR="0088134F">
          <w:rPr>
            <w:noProof/>
            <w:webHidden/>
          </w:rPr>
          <w:instrText xml:space="preserve"> PAGEREF _Toc518634544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7A63D0F6" w14:textId="6BB28DDA" w:rsidR="0088134F" w:rsidRDefault="00E63AF6">
      <w:pPr>
        <w:pStyle w:val="Sommario3"/>
        <w:rPr>
          <w:rFonts w:asciiTheme="minorHAnsi" w:eastAsiaTheme="minorEastAsia" w:hAnsiTheme="minorHAnsi" w:cstheme="minorBidi"/>
          <w:noProof/>
          <w:sz w:val="22"/>
          <w:szCs w:val="22"/>
        </w:rPr>
      </w:pPr>
      <w:hyperlink w:anchor="_Toc518634545" w:history="1">
        <w:r w:rsidR="0088134F" w:rsidRPr="00044E8B">
          <w:rPr>
            <w:rStyle w:val="Collegamentoipertestuale"/>
            <w:rFonts w:eastAsiaTheme="minorEastAsia"/>
            <w:bCs/>
            <w:noProof/>
          </w:rPr>
          <w:t>3.38.3 Referenced Standard</w:t>
        </w:r>
        <w:r w:rsidR="0088134F">
          <w:rPr>
            <w:noProof/>
            <w:webHidden/>
          </w:rPr>
          <w:tab/>
        </w:r>
        <w:r w:rsidR="0088134F">
          <w:rPr>
            <w:noProof/>
            <w:webHidden/>
          </w:rPr>
          <w:fldChar w:fldCharType="begin"/>
        </w:r>
        <w:r w:rsidR="0088134F">
          <w:rPr>
            <w:noProof/>
            <w:webHidden/>
          </w:rPr>
          <w:instrText xml:space="preserve"> PAGEREF _Toc518634545 \h </w:instrText>
        </w:r>
        <w:r w:rsidR="0088134F">
          <w:rPr>
            <w:noProof/>
            <w:webHidden/>
          </w:rPr>
        </w:r>
        <w:r w:rsidR="0088134F">
          <w:rPr>
            <w:noProof/>
            <w:webHidden/>
          </w:rPr>
          <w:fldChar w:fldCharType="separate"/>
        </w:r>
        <w:r w:rsidR="0088134F">
          <w:rPr>
            <w:noProof/>
            <w:webHidden/>
          </w:rPr>
          <w:t>126</w:t>
        </w:r>
        <w:r w:rsidR="0088134F">
          <w:rPr>
            <w:noProof/>
            <w:webHidden/>
          </w:rPr>
          <w:fldChar w:fldCharType="end"/>
        </w:r>
      </w:hyperlink>
    </w:p>
    <w:p w14:paraId="6254779C" w14:textId="70AAB3B2" w:rsidR="0088134F" w:rsidRDefault="00E63AF6">
      <w:pPr>
        <w:pStyle w:val="Sommario3"/>
        <w:rPr>
          <w:rFonts w:asciiTheme="minorHAnsi" w:eastAsiaTheme="minorEastAsia" w:hAnsiTheme="minorHAnsi" w:cstheme="minorBidi"/>
          <w:noProof/>
          <w:sz w:val="22"/>
          <w:szCs w:val="22"/>
        </w:rPr>
      </w:pPr>
      <w:hyperlink w:anchor="_Toc518634546" w:history="1">
        <w:r w:rsidR="0088134F" w:rsidRPr="00044E8B">
          <w:rPr>
            <w:rStyle w:val="Collegamentoipertestuale"/>
            <w:rFonts w:eastAsiaTheme="minorEastAsia"/>
            <w:noProof/>
          </w:rPr>
          <w:t>3.38.4 Interaction Diagram</w:t>
        </w:r>
        <w:r w:rsidR="0088134F">
          <w:rPr>
            <w:noProof/>
            <w:webHidden/>
          </w:rPr>
          <w:tab/>
        </w:r>
        <w:r w:rsidR="0088134F">
          <w:rPr>
            <w:noProof/>
            <w:webHidden/>
          </w:rPr>
          <w:fldChar w:fldCharType="begin"/>
        </w:r>
        <w:r w:rsidR="0088134F">
          <w:rPr>
            <w:noProof/>
            <w:webHidden/>
          </w:rPr>
          <w:instrText xml:space="preserve"> PAGEREF _Toc518634546 \h </w:instrText>
        </w:r>
        <w:r w:rsidR="0088134F">
          <w:rPr>
            <w:noProof/>
            <w:webHidden/>
          </w:rPr>
        </w:r>
        <w:r w:rsidR="0088134F">
          <w:rPr>
            <w:noProof/>
            <w:webHidden/>
          </w:rPr>
          <w:fldChar w:fldCharType="separate"/>
        </w:r>
        <w:r w:rsidR="0088134F">
          <w:rPr>
            <w:noProof/>
            <w:webHidden/>
          </w:rPr>
          <w:t>126</w:t>
        </w:r>
        <w:r w:rsidR="0088134F">
          <w:rPr>
            <w:noProof/>
            <w:webHidden/>
          </w:rPr>
          <w:fldChar w:fldCharType="end"/>
        </w:r>
      </w:hyperlink>
    </w:p>
    <w:p w14:paraId="5D7D7A74" w14:textId="60A8E4E5" w:rsidR="0088134F" w:rsidRDefault="00E63AF6">
      <w:pPr>
        <w:pStyle w:val="Sommario3"/>
        <w:rPr>
          <w:rFonts w:asciiTheme="minorHAnsi" w:eastAsiaTheme="minorEastAsia" w:hAnsiTheme="minorHAnsi" w:cstheme="minorBidi"/>
          <w:noProof/>
          <w:sz w:val="22"/>
          <w:szCs w:val="22"/>
        </w:rPr>
      </w:pPr>
      <w:hyperlink w:anchor="_Toc518634547" w:history="1">
        <w:r w:rsidR="0088134F" w:rsidRPr="00044E8B">
          <w:rPr>
            <w:rStyle w:val="Collegamentoipertestuale"/>
            <w:rFonts w:eastAsiaTheme="minorEastAsia"/>
            <w:noProof/>
          </w:rPr>
          <w:t>3.38.5 Protocol Requirements</w:t>
        </w:r>
        <w:r w:rsidR="0088134F">
          <w:rPr>
            <w:noProof/>
            <w:webHidden/>
          </w:rPr>
          <w:tab/>
        </w:r>
        <w:r w:rsidR="0088134F">
          <w:rPr>
            <w:noProof/>
            <w:webHidden/>
          </w:rPr>
          <w:fldChar w:fldCharType="begin"/>
        </w:r>
        <w:r w:rsidR="0088134F">
          <w:rPr>
            <w:noProof/>
            <w:webHidden/>
          </w:rPr>
          <w:instrText xml:space="preserve"> PAGEREF _Toc518634547 \h </w:instrText>
        </w:r>
        <w:r w:rsidR="0088134F">
          <w:rPr>
            <w:noProof/>
            <w:webHidden/>
          </w:rPr>
        </w:r>
        <w:r w:rsidR="0088134F">
          <w:rPr>
            <w:noProof/>
            <w:webHidden/>
          </w:rPr>
          <w:fldChar w:fldCharType="separate"/>
        </w:r>
        <w:r w:rsidR="0088134F">
          <w:rPr>
            <w:noProof/>
            <w:webHidden/>
          </w:rPr>
          <w:t>131</w:t>
        </w:r>
        <w:r w:rsidR="0088134F">
          <w:rPr>
            <w:noProof/>
            <w:webHidden/>
          </w:rPr>
          <w:fldChar w:fldCharType="end"/>
        </w:r>
      </w:hyperlink>
    </w:p>
    <w:p w14:paraId="31CFABBA" w14:textId="739293AC" w:rsidR="0088134F" w:rsidRDefault="00E63AF6">
      <w:pPr>
        <w:pStyle w:val="Sommario2"/>
        <w:rPr>
          <w:rFonts w:asciiTheme="minorHAnsi" w:eastAsiaTheme="minorEastAsia" w:hAnsiTheme="minorHAnsi" w:cstheme="minorBidi"/>
          <w:noProof/>
          <w:sz w:val="22"/>
          <w:szCs w:val="22"/>
        </w:rPr>
      </w:pPr>
      <w:hyperlink w:anchor="_Toc518634548" w:history="1">
        <w:r w:rsidR="0088134F" w:rsidRPr="00044E8B">
          <w:rPr>
            <w:rStyle w:val="Collegamentoipertestuale"/>
            <w:rFonts w:eastAsiaTheme="minorEastAsia"/>
            <w:noProof/>
          </w:rPr>
          <w:t>3.39 Cross Gateway Retrieve [ITI-39]</w:t>
        </w:r>
        <w:r w:rsidR="0088134F">
          <w:rPr>
            <w:noProof/>
            <w:webHidden/>
          </w:rPr>
          <w:tab/>
        </w:r>
        <w:r w:rsidR="0088134F">
          <w:rPr>
            <w:noProof/>
            <w:webHidden/>
          </w:rPr>
          <w:fldChar w:fldCharType="begin"/>
        </w:r>
        <w:r w:rsidR="0088134F">
          <w:rPr>
            <w:noProof/>
            <w:webHidden/>
          </w:rPr>
          <w:instrText xml:space="preserve"> PAGEREF _Toc518634548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06FBD484" w14:textId="28EBD28A" w:rsidR="0088134F" w:rsidRDefault="00E63AF6">
      <w:pPr>
        <w:pStyle w:val="Sommario3"/>
        <w:rPr>
          <w:rFonts w:asciiTheme="minorHAnsi" w:eastAsiaTheme="minorEastAsia" w:hAnsiTheme="minorHAnsi" w:cstheme="minorBidi"/>
          <w:noProof/>
          <w:sz w:val="22"/>
          <w:szCs w:val="22"/>
        </w:rPr>
      </w:pPr>
      <w:hyperlink w:anchor="_Toc518634549" w:history="1">
        <w:r w:rsidR="0088134F" w:rsidRPr="00044E8B">
          <w:rPr>
            <w:rStyle w:val="Collegamentoipertestuale"/>
            <w:rFonts w:eastAsiaTheme="minorEastAsia"/>
            <w:bCs/>
            <w:noProof/>
          </w:rPr>
          <w:t>3.39.1 Scope</w:t>
        </w:r>
        <w:r w:rsidR="0088134F">
          <w:rPr>
            <w:noProof/>
            <w:webHidden/>
          </w:rPr>
          <w:tab/>
        </w:r>
        <w:r w:rsidR="0088134F">
          <w:rPr>
            <w:noProof/>
            <w:webHidden/>
          </w:rPr>
          <w:fldChar w:fldCharType="begin"/>
        </w:r>
        <w:r w:rsidR="0088134F">
          <w:rPr>
            <w:noProof/>
            <w:webHidden/>
          </w:rPr>
          <w:instrText xml:space="preserve"> PAGEREF _Toc518634549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06148C8C" w14:textId="585BB369" w:rsidR="0088134F" w:rsidRDefault="00E63AF6">
      <w:pPr>
        <w:pStyle w:val="Sommario3"/>
        <w:rPr>
          <w:rFonts w:asciiTheme="minorHAnsi" w:eastAsiaTheme="minorEastAsia" w:hAnsiTheme="minorHAnsi" w:cstheme="minorBidi"/>
          <w:noProof/>
          <w:sz w:val="22"/>
          <w:szCs w:val="22"/>
        </w:rPr>
      </w:pPr>
      <w:hyperlink w:anchor="_Toc518634550" w:history="1">
        <w:r w:rsidR="0088134F" w:rsidRPr="00044E8B">
          <w:rPr>
            <w:rStyle w:val="Collegamentoipertestuale"/>
            <w:rFonts w:eastAsiaTheme="minorEastAsia"/>
            <w:bCs/>
            <w:noProof/>
          </w:rPr>
          <w:t>3.39.2 Use Case Roles</w:t>
        </w:r>
        <w:r w:rsidR="0088134F">
          <w:rPr>
            <w:noProof/>
            <w:webHidden/>
          </w:rPr>
          <w:tab/>
        </w:r>
        <w:r w:rsidR="0088134F">
          <w:rPr>
            <w:noProof/>
            <w:webHidden/>
          </w:rPr>
          <w:fldChar w:fldCharType="begin"/>
        </w:r>
        <w:r w:rsidR="0088134F">
          <w:rPr>
            <w:noProof/>
            <w:webHidden/>
          </w:rPr>
          <w:instrText xml:space="preserve"> PAGEREF _Toc518634550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5D607A00" w14:textId="71CD7739" w:rsidR="0088134F" w:rsidRDefault="00E63AF6">
      <w:pPr>
        <w:pStyle w:val="Sommario3"/>
        <w:rPr>
          <w:rFonts w:asciiTheme="minorHAnsi" w:eastAsiaTheme="minorEastAsia" w:hAnsiTheme="minorHAnsi" w:cstheme="minorBidi"/>
          <w:noProof/>
          <w:sz w:val="22"/>
          <w:szCs w:val="22"/>
        </w:rPr>
      </w:pPr>
      <w:hyperlink w:anchor="_Toc518634551" w:history="1">
        <w:r w:rsidR="0088134F" w:rsidRPr="00044E8B">
          <w:rPr>
            <w:rStyle w:val="Collegamentoipertestuale"/>
            <w:rFonts w:eastAsiaTheme="minorEastAsia"/>
            <w:noProof/>
          </w:rPr>
          <w:t>3.39.3 Referenced Standard</w:t>
        </w:r>
        <w:r w:rsidR="0088134F">
          <w:rPr>
            <w:noProof/>
            <w:webHidden/>
          </w:rPr>
          <w:tab/>
        </w:r>
        <w:r w:rsidR="0088134F">
          <w:rPr>
            <w:noProof/>
            <w:webHidden/>
          </w:rPr>
          <w:fldChar w:fldCharType="begin"/>
        </w:r>
        <w:r w:rsidR="0088134F">
          <w:rPr>
            <w:noProof/>
            <w:webHidden/>
          </w:rPr>
          <w:instrText xml:space="preserve"> PAGEREF _Toc518634551 \h </w:instrText>
        </w:r>
        <w:r w:rsidR="0088134F">
          <w:rPr>
            <w:noProof/>
            <w:webHidden/>
          </w:rPr>
        </w:r>
        <w:r w:rsidR="0088134F">
          <w:rPr>
            <w:noProof/>
            <w:webHidden/>
          </w:rPr>
          <w:fldChar w:fldCharType="separate"/>
        </w:r>
        <w:r w:rsidR="0088134F">
          <w:rPr>
            <w:noProof/>
            <w:webHidden/>
          </w:rPr>
          <w:t>135</w:t>
        </w:r>
        <w:r w:rsidR="0088134F">
          <w:rPr>
            <w:noProof/>
            <w:webHidden/>
          </w:rPr>
          <w:fldChar w:fldCharType="end"/>
        </w:r>
      </w:hyperlink>
    </w:p>
    <w:p w14:paraId="5935331B" w14:textId="0758AFCE" w:rsidR="0088134F" w:rsidRDefault="00E63AF6">
      <w:pPr>
        <w:pStyle w:val="Sommario3"/>
        <w:rPr>
          <w:rFonts w:asciiTheme="minorHAnsi" w:eastAsiaTheme="minorEastAsia" w:hAnsiTheme="minorHAnsi" w:cstheme="minorBidi"/>
          <w:noProof/>
          <w:sz w:val="22"/>
          <w:szCs w:val="22"/>
        </w:rPr>
      </w:pPr>
      <w:hyperlink w:anchor="_Toc518634552" w:history="1">
        <w:r w:rsidR="0088134F" w:rsidRPr="00044E8B">
          <w:rPr>
            <w:rStyle w:val="Collegamentoipertestuale"/>
            <w:rFonts w:eastAsiaTheme="minorEastAsia"/>
            <w:noProof/>
          </w:rPr>
          <w:t>3.39.4 Interaction Diagram</w:t>
        </w:r>
        <w:r w:rsidR="0088134F">
          <w:rPr>
            <w:noProof/>
            <w:webHidden/>
          </w:rPr>
          <w:tab/>
        </w:r>
        <w:r w:rsidR="0088134F">
          <w:rPr>
            <w:noProof/>
            <w:webHidden/>
          </w:rPr>
          <w:fldChar w:fldCharType="begin"/>
        </w:r>
        <w:r w:rsidR="0088134F">
          <w:rPr>
            <w:noProof/>
            <w:webHidden/>
          </w:rPr>
          <w:instrText xml:space="preserve"> PAGEREF _Toc518634552 \h </w:instrText>
        </w:r>
        <w:r w:rsidR="0088134F">
          <w:rPr>
            <w:noProof/>
            <w:webHidden/>
          </w:rPr>
        </w:r>
        <w:r w:rsidR="0088134F">
          <w:rPr>
            <w:noProof/>
            <w:webHidden/>
          </w:rPr>
          <w:fldChar w:fldCharType="separate"/>
        </w:r>
        <w:r w:rsidR="0088134F">
          <w:rPr>
            <w:noProof/>
            <w:webHidden/>
          </w:rPr>
          <w:t>135</w:t>
        </w:r>
        <w:r w:rsidR="0088134F">
          <w:rPr>
            <w:noProof/>
            <w:webHidden/>
          </w:rPr>
          <w:fldChar w:fldCharType="end"/>
        </w:r>
      </w:hyperlink>
    </w:p>
    <w:p w14:paraId="68F67C3B" w14:textId="50CAA4A4" w:rsidR="0088134F" w:rsidRDefault="00E63AF6">
      <w:pPr>
        <w:pStyle w:val="Sommario3"/>
        <w:rPr>
          <w:rFonts w:asciiTheme="minorHAnsi" w:eastAsiaTheme="minorEastAsia" w:hAnsiTheme="minorHAnsi" w:cstheme="minorBidi"/>
          <w:noProof/>
          <w:sz w:val="22"/>
          <w:szCs w:val="22"/>
        </w:rPr>
      </w:pPr>
      <w:hyperlink w:anchor="_Toc518634553" w:history="1">
        <w:r w:rsidR="0088134F" w:rsidRPr="00044E8B">
          <w:rPr>
            <w:rStyle w:val="Collegamentoipertestuale"/>
            <w:rFonts w:eastAsiaTheme="minorEastAsia"/>
            <w:noProof/>
          </w:rPr>
          <w:t>3.39.5 Protocol Requirements</w:t>
        </w:r>
        <w:r w:rsidR="0088134F">
          <w:rPr>
            <w:noProof/>
            <w:webHidden/>
          </w:rPr>
          <w:tab/>
        </w:r>
        <w:r w:rsidR="0088134F">
          <w:rPr>
            <w:noProof/>
            <w:webHidden/>
          </w:rPr>
          <w:fldChar w:fldCharType="begin"/>
        </w:r>
        <w:r w:rsidR="0088134F">
          <w:rPr>
            <w:noProof/>
            <w:webHidden/>
          </w:rPr>
          <w:instrText xml:space="preserve"> PAGEREF _Toc518634553 \h </w:instrText>
        </w:r>
        <w:r w:rsidR="0088134F">
          <w:rPr>
            <w:noProof/>
            <w:webHidden/>
          </w:rPr>
        </w:r>
        <w:r w:rsidR="0088134F">
          <w:rPr>
            <w:noProof/>
            <w:webHidden/>
          </w:rPr>
          <w:fldChar w:fldCharType="separate"/>
        </w:r>
        <w:r w:rsidR="0088134F">
          <w:rPr>
            <w:noProof/>
            <w:webHidden/>
          </w:rPr>
          <w:t>137</w:t>
        </w:r>
        <w:r w:rsidR="0088134F">
          <w:rPr>
            <w:noProof/>
            <w:webHidden/>
          </w:rPr>
          <w:fldChar w:fldCharType="end"/>
        </w:r>
      </w:hyperlink>
    </w:p>
    <w:p w14:paraId="5308D313" w14:textId="771069AB" w:rsidR="0088134F" w:rsidRDefault="00E63AF6">
      <w:pPr>
        <w:pStyle w:val="Sommario3"/>
        <w:rPr>
          <w:rFonts w:asciiTheme="minorHAnsi" w:eastAsiaTheme="minorEastAsia" w:hAnsiTheme="minorHAnsi" w:cstheme="minorBidi"/>
          <w:noProof/>
          <w:sz w:val="22"/>
          <w:szCs w:val="22"/>
        </w:rPr>
      </w:pPr>
      <w:hyperlink w:anchor="_Toc518634554" w:history="1">
        <w:r w:rsidR="0088134F" w:rsidRPr="00044E8B">
          <w:rPr>
            <w:rStyle w:val="Collegamentoipertestuale"/>
            <w:rFonts w:eastAsiaTheme="minorEastAsia"/>
            <w:noProof/>
          </w:rPr>
          <w:t>3.39.6 Security Considerations</w:t>
        </w:r>
        <w:r w:rsidR="0088134F">
          <w:rPr>
            <w:noProof/>
            <w:webHidden/>
          </w:rPr>
          <w:tab/>
        </w:r>
        <w:r w:rsidR="0088134F">
          <w:rPr>
            <w:noProof/>
            <w:webHidden/>
          </w:rPr>
          <w:fldChar w:fldCharType="begin"/>
        </w:r>
        <w:r w:rsidR="0088134F">
          <w:rPr>
            <w:noProof/>
            <w:webHidden/>
          </w:rPr>
          <w:instrText xml:space="preserve"> PAGEREF _Toc518634554 \h </w:instrText>
        </w:r>
        <w:r w:rsidR="0088134F">
          <w:rPr>
            <w:noProof/>
            <w:webHidden/>
          </w:rPr>
        </w:r>
        <w:r w:rsidR="0088134F">
          <w:rPr>
            <w:noProof/>
            <w:webHidden/>
          </w:rPr>
          <w:fldChar w:fldCharType="separate"/>
        </w:r>
        <w:r w:rsidR="0088134F">
          <w:rPr>
            <w:noProof/>
            <w:webHidden/>
          </w:rPr>
          <w:t>140</w:t>
        </w:r>
        <w:r w:rsidR="0088134F">
          <w:rPr>
            <w:noProof/>
            <w:webHidden/>
          </w:rPr>
          <w:fldChar w:fldCharType="end"/>
        </w:r>
      </w:hyperlink>
    </w:p>
    <w:p w14:paraId="14967278" w14:textId="3A5D58D2" w:rsidR="0088134F" w:rsidRDefault="00E63AF6">
      <w:pPr>
        <w:pStyle w:val="Sommario2"/>
        <w:rPr>
          <w:rFonts w:asciiTheme="minorHAnsi" w:eastAsiaTheme="minorEastAsia" w:hAnsiTheme="minorHAnsi" w:cstheme="minorBidi"/>
          <w:noProof/>
          <w:sz w:val="22"/>
          <w:szCs w:val="22"/>
        </w:rPr>
      </w:pPr>
      <w:hyperlink w:anchor="_Toc518634555" w:history="1">
        <w:r w:rsidR="0088134F" w:rsidRPr="00044E8B">
          <w:rPr>
            <w:rStyle w:val="Collegamentoipertestuale"/>
            <w:rFonts w:eastAsiaTheme="minorEastAsia"/>
            <w:noProof/>
          </w:rPr>
          <w:t>3.40 Provide X-User Assertion [ITI-40]</w:t>
        </w:r>
        <w:r w:rsidR="0088134F">
          <w:rPr>
            <w:noProof/>
            <w:webHidden/>
          </w:rPr>
          <w:tab/>
        </w:r>
        <w:r w:rsidR="0088134F">
          <w:rPr>
            <w:noProof/>
            <w:webHidden/>
          </w:rPr>
          <w:fldChar w:fldCharType="begin"/>
        </w:r>
        <w:r w:rsidR="0088134F">
          <w:rPr>
            <w:noProof/>
            <w:webHidden/>
          </w:rPr>
          <w:instrText xml:space="preserve"> PAGEREF _Toc518634555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6AB23504" w14:textId="058ACD5F" w:rsidR="0088134F" w:rsidRDefault="00E63AF6">
      <w:pPr>
        <w:pStyle w:val="Sommario3"/>
        <w:tabs>
          <w:tab w:val="left" w:pos="1584"/>
        </w:tabs>
        <w:rPr>
          <w:rFonts w:asciiTheme="minorHAnsi" w:eastAsiaTheme="minorEastAsia" w:hAnsiTheme="minorHAnsi" w:cstheme="minorBidi"/>
          <w:noProof/>
          <w:sz w:val="22"/>
          <w:szCs w:val="22"/>
        </w:rPr>
      </w:pPr>
      <w:hyperlink w:anchor="_Toc518634556" w:history="1">
        <w:r w:rsidR="0088134F" w:rsidRPr="00044E8B">
          <w:rPr>
            <w:rStyle w:val="Collegamentoipertestuale"/>
            <w:rFonts w:eastAsiaTheme="minorEastAsia"/>
            <w:bCs/>
            <w:noProof/>
            <w:kern w:val="1"/>
          </w:rPr>
          <w:t>3.40.1</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bCs/>
            <w:noProof/>
            <w:kern w:val="1"/>
          </w:rPr>
          <w:t>Scope</w:t>
        </w:r>
        <w:r w:rsidR="0088134F">
          <w:rPr>
            <w:noProof/>
            <w:webHidden/>
          </w:rPr>
          <w:tab/>
        </w:r>
        <w:r w:rsidR="0088134F">
          <w:rPr>
            <w:noProof/>
            <w:webHidden/>
          </w:rPr>
          <w:fldChar w:fldCharType="begin"/>
        </w:r>
        <w:r w:rsidR="0088134F">
          <w:rPr>
            <w:noProof/>
            <w:webHidden/>
          </w:rPr>
          <w:instrText xml:space="preserve"> PAGEREF _Toc518634556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1A8C8F9" w14:textId="25E98AB6" w:rsidR="0088134F" w:rsidRDefault="00E63AF6">
      <w:pPr>
        <w:pStyle w:val="Sommario3"/>
        <w:tabs>
          <w:tab w:val="left" w:pos="1584"/>
        </w:tabs>
        <w:rPr>
          <w:rFonts w:asciiTheme="minorHAnsi" w:eastAsiaTheme="minorEastAsia" w:hAnsiTheme="minorHAnsi" w:cstheme="minorBidi"/>
          <w:noProof/>
          <w:sz w:val="22"/>
          <w:szCs w:val="22"/>
        </w:rPr>
      </w:pPr>
      <w:hyperlink w:anchor="_Toc518634557" w:history="1">
        <w:r w:rsidR="0088134F" w:rsidRPr="00044E8B">
          <w:rPr>
            <w:rStyle w:val="Collegamentoipertestuale"/>
            <w:rFonts w:eastAsiaTheme="minorEastAsia"/>
            <w:bCs/>
            <w:noProof/>
            <w:kern w:val="1"/>
          </w:rPr>
          <w:t>3.40.2</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bCs/>
            <w:noProof/>
            <w:kern w:val="1"/>
          </w:rPr>
          <w:t>Use Case Roles</w:t>
        </w:r>
        <w:r w:rsidR="0088134F">
          <w:rPr>
            <w:noProof/>
            <w:webHidden/>
          </w:rPr>
          <w:tab/>
        </w:r>
        <w:r w:rsidR="0088134F">
          <w:rPr>
            <w:noProof/>
            <w:webHidden/>
          </w:rPr>
          <w:fldChar w:fldCharType="begin"/>
        </w:r>
        <w:r w:rsidR="0088134F">
          <w:rPr>
            <w:noProof/>
            <w:webHidden/>
          </w:rPr>
          <w:instrText xml:space="preserve"> PAGEREF _Toc518634557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332CF39" w14:textId="4297901D" w:rsidR="0088134F" w:rsidRDefault="00E63AF6">
      <w:pPr>
        <w:pStyle w:val="Sommario3"/>
        <w:rPr>
          <w:rFonts w:asciiTheme="minorHAnsi" w:eastAsiaTheme="minorEastAsia" w:hAnsiTheme="minorHAnsi" w:cstheme="minorBidi"/>
          <w:noProof/>
          <w:sz w:val="22"/>
          <w:szCs w:val="22"/>
        </w:rPr>
      </w:pPr>
      <w:hyperlink w:anchor="_Toc518634558" w:history="1">
        <w:r w:rsidR="0088134F" w:rsidRPr="00044E8B">
          <w:rPr>
            <w:rStyle w:val="Collegamentoipertestuale"/>
            <w:rFonts w:eastAsiaTheme="minorEastAsia"/>
            <w:bCs/>
            <w:noProof/>
            <w:kern w:val="1"/>
          </w:rPr>
          <w:t>3.40.3 Referenced Standards</w:t>
        </w:r>
        <w:r w:rsidR="0088134F">
          <w:rPr>
            <w:noProof/>
            <w:webHidden/>
          </w:rPr>
          <w:tab/>
        </w:r>
        <w:r w:rsidR="0088134F">
          <w:rPr>
            <w:noProof/>
            <w:webHidden/>
          </w:rPr>
          <w:fldChar w:fldCharType="begin"/>
        </w:r>
        <w:r w:rsidR="0088134F">
          <w:rPr>
            <w:noProof/>
            <w:webHidden/>
          </w:rPr>
          <w:instrText xml:space="preserve"> PAGEREF _Toc518634558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F44A495" w14:textId="5DDF3E2C" w:rsidR="0088134F" w:rsidRDefault="00E63AF6">
      <w:pPr>
        <w:pStyle w:val="Sommario3"/>
        <w:rPr>
          <w:rFonts w:asciiTheme="minorHAnsi" w:eastAsiaTheme="minorEastAsia" w:hAnsiTheme="minorHAnsi" w:cstheme="minorBidi"/>
          <w:noProof/>
          <w:sz w:val="22"/>
          <w:szCs w:val="22"/>
        </w:rPr>
      </w:pPr>
      <w:hyperlink w:anchor="_Toc518634559" w:history="1">
        <w:r w:rsidR="0088134F" w:rsidRPr="00044E8B">
          <w:rPr>
            <w:rStyle w:val="Collegamentoipertestuale"/>
            <w:rFonts w:eastAsiaTheme="minorEastAsia"/>
            <w:bCs/>
            <w:noProof/>
            <w:kern w:val="1"/>
          </w:rPr>
          <w:t>3.40.4 Interaction Diagram</w:t>
        </w:r>
        <w:r w:rsidR="0088134F">
          <w:rPr>
            <w:noProof/>
            <w:webHidden/>
          </w:rPr>
          <w:tab/>
        </w:r>
        <w:r w:rsidR="0088134F">
          <w:rPr>
            <w:noProof/>
            <w:webHidden/>
          </w:rPr>
          <w:fldChar w:fldCharType="begin"/>
        </w:r>
        <w:r w:rsidR="0088134F">
          <w:rPr>
            <w:noProof/>
            <w:webHidden/>
          </w:rPr>
          <w:instrText xml:space="preserve"> PAGEREF _Toc518634559 \h </w:instrText>
        </w:r>
        <w:r w:rsidR="0088134F">
          <w:rPr>
            <w:noProof/>
            <w:webHidden/>
          </w:rPr>
        </w:r>
        <w:r w:rsidR="0088134F">
          <w:rPr>
            <w:noProof/>
            <w:webHidden/>
          </w:rPr>
          <w:fldChar w:fldCharType="separate"/>
        </w:r>
        <w:r w:rsidR="0088134F">
          <w:rPr>
            <w:noProof/>
            <w:webHidden/>
          </w:rPr>
          <w:t>144</w:t>
        </w:r>
        <w:r w:rsidR="0088134F">
          <w:rPr>
            <w:noProof/>
            <w:webHidden/>
          </w:rPr>
          <w:fldChar w:fldCharType="end"/>
        </w:r>
      </w:hyperlink>
    </w:p>
    <w:p w14:paraId="676AD107" w14:textId="198B1E16" w:rsidR="0088134F" w:rsidRDefault="00E63AF6">
      <w:pPr>
        <w:pStyle w:val="Sommario2"/>
        <w:tabs>
          <w:tab w:val="left" w:pos="1152"/>
        </w:tabs>
        <w:rPr>
          <w:rFonts w:asciiTheme="minorHAnsi" w:eastAsiaTheme="minorEastAsia" w:hAnsiTheme="minorHAnsi" w:cstheme="minorBidi"/>
          <w:noProof/>
          <w:sz w:val="22"/>
          <w:szCs w:val="22"/>
        </w:rPr>
      </w:pPr>
      <w:hyperlink w:anchor="_Toc518634560" w:history="1">
        <w:r w:rsidR="0088134F" w:rsidRPr="00044E8B">
          <w:rPr>
            <w:rStyle w:val="Collegamentoipertestuale"/>
            <w:rFonts w:eastAsiaTheme="minorEastAsia"/>
            <w:noProof/>
          </w:rPr>
          <w:t>3.41</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Provide and Register Document Set-b [ITI-41]</w:t>
        </w:r>
        <w:r w:rsidR="0088134F">
          <w:rPr>
            <w:noProof/>
            <w:webHidden/>
          </w:rPr>
          <w:tab/>
        </w:r>
        <w:r w:rsidR="0088134F">
          <w:rPr>
            <w:noProof/>
            <w:webHidden/>
          </w:rPr>
          <w:fldChar w:fldCharType="begin"/>
        </w:r>
        <w:r w:rsidR="0088134F">
          <w:rPr>
            <w:noProof/>
            <w:webHidden/>
          </w:rPr>
          <w:instrText xml:space="preserve"> PAGEREF _Toc518634560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07E1DEC6" w14:textId="4303DAB5" w:rsidR="0088134F" w:rsidRDefault="00E63AF6">
      <w:pPr>
        <w:pStyle w:val="Sommario3"/>
        <w:rPr>
          <w:rFonts w:asciiTheme="minorHAnsi" w:eastAsiaTheme="minorEastAsia" w:hAnsiTheme="minorHAnsi" w:cstheme="minorBidi"/>
          <w:noProof/>
          <w:sz w:val="22"/>
          <w:szCs w:val="22"/>
        </w:rPr>
      </w:pPr>
      <w:hyperlink w:anchor="_Toc518634561" w:history="1">
        <w:r w:rsidR="0088134F" w:rsidRPr="00044E8B">
          <w:rPr>
            <w:rStyle w:val="Collegamentoipertestuale"/>
            <w:rFonts w:eastAsiaTheme="minorEastAsia"/>
            <w:noProof/>
          </w:rPr>
          <w:t>3.41.1 Scope</w:t>
        </w:r>
        <w:r w:rsidR="0088134F">
          <w:rPr>
            <w:noProof/>
            <w:webHidden/>
          </w:rPr>
          <w:tab/>
        </w:r>
        <w:r w:rsidR="0088134F">
          <w:rPr>
            <w:noProof/>
            <w:webHidden/>
          </w:rPr>
          <w:fldChar w:fldCharType="begin"/>
        </w:r>
        <w:r w:rsidR="0088134F">
          <w:rPr>
            <w:noProof/>
            <w:webHidden/>
          </w:rPr>
          <w:instrText xml:space="preserve"> PAGEREF _Toc518634561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7F2C149D" w14:textId="233CC93D" w:rsidR="0088134F" w:rsidRDefault="00E63AF6">
      <w:pPr>
        <w:pStyle w:val="Sommario3"/>
        <w:rPr>
          <w:rFonts w:asciiTheme="minorHAnsi" w:eastAsiaTheme="minorEastAsia" w:hAnsiTheme="minorHAnsi" w:cstheme="minorBidi"/>
          <w:noProof/>
          <w:sz w:val="22"/>
          <w:szCs w:val="22"/>
        </w:rPr>
      </w:pPr>
      <w:hyperlink w:anchor="_Toc518634562" w:history="1">
        <w:r w:rsidR="0088134F" w:rsidRPr="00044E8B">
          <w:rPr>
            <w:rStyle w:val="Collegamentoipertestuale"/>
            <w:rFonts w:eastAsiaTheme="minorEastAsia"/>
            <w:noProof/>
          </w:rPr>
          <w:t>3.41.2 Actor Roles</w:t>
        </w:r>
        <w:r w:rsidR="0088134F">
          <w:rPr>
            <w:noProof/>
            <w:webHidden/>
          </w:rPr>
          <w:tab/>
        </w:r>
        <w:r w:rsidR="0088134F">
          <w:rPr>
            <w:noProof/>
            <w:webHidden/>
          </w:rPr>
          <w:fldChar w:fldCharType="begin"/>
        </w:r>
        <w:r w:rsidR="0088134F">
          <w:rPr>
            <w:noProof/>
            <w:webHidden/>
          </w:rPr>
          <w:instrText xml:space="preserve"> PAGEREF _Toc518634562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591FBE33" w14:textId="38334F7E" w:rsidR="0088134F" w:rsidRDefault="00E63AF6">
      <w:pPr>
        <w:pStyle w:val="Sommario3"/>
        <w:rPr>
          <w:rFonts w:asciiTheme="minorHAnsi" w:eastAsiaTheme="minorEastAsia" w:hAnsiTheme="minorHAnsi" w:cstheme="minorBidi"/>
          <w:noProof/>
          <w:sz w:val="22"/>
          <w:szCs w:val="22"/>
        </w:rPr>
      </w:pPr>
      <w:hyperlink w:anchor="_Toc518634563" w:history="1">
        <w:r w:rsidR="0088134F" w:rsidRPr="00044E8B">
          <w:rPr>
            <w:rStyle w:val="Collegamentoipertestuale"/>
            <w:rFonts w:eastAsiaTheme="minorEastAsia"/>
            <w:noProof/>
          </w:rPr>
          <w:t>3.41.3 Referenced Standards</w:t>
        </w:r>
        <w:r w:rsidR="0088134F">
          <w:rPr>
            <w:noProof/>
            <w:webHidden/>
          </w:rPr>
          <w:tab/>
        </w:r>
        <w:r w:rsidR="0088134F">
          <w:rPr>
            <w:noProof/>
            <w:webHidden/>
          </w:rPr>
          <w:fldChar w:fldCharType="begin"/>
        </w:r>
        <w:r w:rsidR="0088134F">
          <w:rPr>
            <w:noProof/>
            <w:webHidden/>
          </w:rPr>
          <w:instrText xml:space="preserve"> PAGEREF _Toc518634563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31D08B69" w14:textId="36A2E34E" w:rsidR="0088134F" w:rsidRDefault="00E63AF6">
      <w:pPr>
        <w:pStyle w:val="Sommario3"/>
        <w:rPr>
          <w:rFonts w:asciiTheme="minorHAnsi" w:eastAsiaTheme="minorEastAsia" w:hAnsiTheme="minorHAnsi" w:cstheme="minorBidi"/>
          <w:noProof/>
          <w:sz w:val="22"/>
          <w:szCs w:val="22"/>
        </w:rPr>
      </w:pPr>
      <w:hyperlink w:anchor="_Toc518634564" w:history="1">
        <w:r w:rsidR="0088134F" w:rsidRPr="00044E8B">
          <w:rPr>
            <w:rStyle w:val="Collegamentoipertestuale"/>
            <w:rFonts w:eastAsiaTheme="minorEastAsia"/>
            <w:noProof/>
          </w:rPr>
          <w:t>3.41.4 Interaction Diagrams</w:t>
        </w:r>
        <w:r w:rsidR="0088134F">
          <w:rPr>
            <w:noProof/>
            <w:webHidden/>
          </w:rPr>
          <w:tab/>
        </w:r>
        <w:r w:rsidR="0088134F">
          <w:rPr>
            <w:noProof/>
            <w:webHidden/>
          </w:rPr>
          <w:fldChar w:fldCharType="begin"/>
        </w:r>
        <w:r w:rsidR="0088134F">
          <w:rPr>
            <w:noProof/>
            <w:webHidden/>
          </w:rPr>
          <w:instrText xml:space="preserve"> PAGEREF _Toc518634564 \h </w:instrText>
        </w:r>
        <w:r w:rsidR="0088134F">
          <w:rPr>
            <w:noProof/>
            <w:webHidden/>
          </w:rPr>
        </w:r>
        <w:r w:rsidR="0088134F">
          <w:rPr>
            <w:noProof/>
            <w:webHidden/>
          </w:rPr>
          <w:fldChar w:fldCharType="separate"/>
        </w:r>
        <w:r w:rsidR="0088134F">
          <w:rPr>
            <w:noProof/>
            <w:webHidden/>
          </w:rPr>
          <w:t>154</w:t>
        </w:r>
        <w:r w:rsidR="0088134F">
          <w:rPr>
            <w:noProof/>
            <w:webHidden/>
          </w:rPr>
          <w:fldChar w:fldCharType="end"/>
        </w:r>
      </w:hyperlink>
    </w:p>
    <w:p w14:paraId="28810FAA" w14:textId="6029B034" w:rsidR="0088134F" w:rsidRDefault="00E63AF6">
      <w:pPr>
        <w:pStyle w:val="Sommario3"/>
        <w:rPr>
          <w:rFonts w:asciiTheme="minorHAnsi" w:eastAsiaTheme="minorEastAsia" w:hAnsiTheme="minorHAnsi" w:cstheme="minorBidi"/>
          <w:noProof/>
          <w:sz w:val="22"/>
          <w:szCs w:val="22"/>
        </w:rPr>
      </w:pPr>
      <w:hyperlink w:anchor="_Toc518634565" w:history="1">
        <w:r w:rsidR="0088134F" w:rsidRPr="00044E8B">
          <w:rPr>
            <w:rStyle w:val="Collegamentoipertestuale"/>
            <w:rFonts w:eastAsiaTheme="minorEastAsia"/>
            <w:noProof/>
          </w:rPr>
          <w:t>3.41.5 Security Considerations</w:t>
        </w:r>
        <w:r w:rsidR="0088134F">
          <w:rPr>
            <w:noProof/>
            <w:webHidden/>
          </w:rPr>
          <w:tab/>
        </w:r>
        <w:r w:rsidR="0088134F">
          <w:rPr>
            <w:noProof/>
            <w:webHidden/>
          </w:rPr>
          <w:fldChar w:fldCharType="begin"/>
        </w:r>
        <w:r w:rsidR="0088134F">
          <w:rPr>
            <w:noProof/>
            <w:webHidden/>
          </w:rPr>
          <w:instrText xml:space="preserve"> PAGEREF _Toc518634565 \h </w:instrText>
        </w:r>
        <w:r w:rsidR="0088134F">
          <w:rPr>
            <w:noProof/>
            <w:webHidden/>
          </w:rPr>
        </w:r>
        <w:r w:rsidR="0088134F">
          <w:rPr>
            <w:noProof/>
            <w:webHidden/>
          </w:rPr>
          <w:fldChar w:fldCharType="separate"/>
        </w:r>
        <w:r w:rsidR="0088134F">
          <w:rPr>
            <w:noProof/>
            <w:webHidden/>
          </w:rPr>
          <w:t>160</w:t>
        </w:r>
        <w:r w:rsidR="0088134F">
          <w:rPr>
            <w:noProof/>
            <w:webHidden/>
          </w:rPr>
          <w:fldChar w:fldCharType="end"/>
        </w:r>
      </w:hyperlink>
    </w:p>
    <w:p w14:paraId="7A42C266" w14:textId="723562CB" w:rsidR="0088134F" w:rsidRDefault="00E63AF6">
      <w:pPr>
        <w:pStyle w:val="Sommario2"/>
        <w:tabs>
          <w:tab w:val="left" w:pos="1152"/>
        </w:tabs>
        <w:rPr>
          <w:rFonts w:asciiTheme="minorHAnsi" w:eastAsiaTheme="minorEastAsia" w:hAnsiTheme="minorHAnsi" w:cstheme="minorBidi"/>
          <w:noProof/>
          <w:sz w:val="22"/>
          <w:szCs w:val="22"/>
        </w:rPr>
      </w:pPr>
      <w:hyperlink w:anchor="_Toc518634566" w:history="1">
        <w:r w:rsidR="0088134F" w:rsidRPr="00044E8B">
          <w:rPr>
            <w:rStyle w:val="Collegamentoipertestuale"/>
            <w:rFonts w:eastAsiaTheme="minorEastAsia"/>
            <w:noProof/>
          </w:rPr>
          <w:t>3.42</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Regist</w:t>
        </w:r>
        <w:r w:rsidR="0088134F" w:rsidRPr="00044E8B">
          <w:rPr>
            <w:rStyle w:val="Collegamentoipertestuale"/>
            <w:rFonts w:eastAsiaTheme="minorEastAsia"/>
            <w:noProof/>
          </w:rPr>
          <w:t>e</w:t>
        </w:r>
        <w:r w:rsidR="0088134F" w:rsidRPr="00044E8B">
          <w:rPr>
            <w:rStyle w:val="Collegamentoipertestuale"/>
            <w:rFonts w:eastAsiaTheme="minorEastAsia"/>
            <w:noProof/>
          </w:rPr>
          <w:t>r Document Set-b [ITI-42]</w:t>
        </w:r>
        <w:r w:rsidR="0088134F">
          <w:rPr>
            <w:noProof/>
            <w:webHidden/>
          </w:rPr>
          <w:tab/>
        </w:r>
        <w:r w:rsidR="0088134F">
          <w:rPr>
            <w:noProof/>
            <w:webHidden/>
          </w:rPr>
          <w:fldChar w:fldCharType="begin"/>
        </w:r>
        <w:r w:rsidR="0088134F">
          <w:rPr>
            <w:noProof/>
            <w:webHidden/>
          </w:rPr>
          <w:instrText xml:space="preserve"> PAGEREF _Toc518634566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6E28B47E" w14:textId="529C3EDE" w:rsidR="0088134F" w:rsidRDefault="00E63AF6">
      <w:pPr>
        <w:pStyle w:val="Sommario3"/>
        <w:rPr>
          <w:rFonts w:asciiTheme="minorHAnsi" w:eastAsiaTheme="minorEastAsia" w:hAnsiTheme="minorHAnsi" w:cstheme="minorBidi"/>
          <w:noProof/>
          <w:sz w:val="22"/>
          <w:szCs w:val="22"/>
        </w:rPr>
      </w:pPr>
      <w:hyperlink w:anchor="_Toc518634567" w:history="1">
        <w:r w:rsidR="0088134F" w:rsidRPr="00044E8B">
          <w:rPr>
            <w:rStyle w:val="Collegamentoipertestuale"/>
            <w:rFonts w:eastAsiaTheme="minorEastAsia"/>
            <w:noProof/>
          </w:rPr>
          <w:t>3.42.1 Scope</w:t>
        </w:r>
        <w:r w:rsidR="0088134F">
          <w:rPr>
            <w:noProof/>
            <w:webHidden/>
          </w:rPr>
          <w:tab/>
        </w:r>
        <w:r w:rsidR="0088134F">
          <w:rPr>
            <w:noProof/>
            <w:webHidden/>
          </w:rPr>
          <w:fldChar w:fldCharType="begin"/>
        </w:r>
        <w:r w:rsidR="0088134F">
          <w:rPr>
            <w:noProof/>
            <w:webHidden/>
          </w:rPr>
          <w:instrText xml:space="preserve"> PAGEREF _Toc518634567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2AA14647" w14:textId="643BE07F" w:rsidR="0088134F" w:rsidRDefault="00E63AF6">
      <w:pPr>
        <w:pStyle w:val="Sommario3"/>
        <w:rPr>
          <w:rFonts w:asciiTheme="minorHAnsi" w:eastAsiaTheme="minorEastAsia" w:hAnsiTheme="minorHAnsi" w:cstheme="minorBidi"/>
          <w:noProof/>
          <w:sz w:val="22"/>
          <w:szCs w:val="22"/>
        </w:rPr>
      </w:pPr>
      <w:hyperlink w:anchor="_Toc518634568" w:history="1">
        <w:r w:rsidR="0088134F" w:rsidRPr="00044E8B">
          <w:rPr>
            <w:rStyle w:val="Collegamentoipertestuale"/>
            <w:rFonts w:eastAsiaTheme="minorEastAsia"/>
            <w:noProof/>
          </w:rPr>
          <w:t>3.42.2 Actor Roles</w:t>
        </w:r>
        <w:r w:rsidR="0088134F">
          <w:rPr>
            <w:noProof/>
            <w:webHidden/>
          </w:rPr>
          <w:tab/>
        </w:r>
        <w:r w:rsidR="0088134F">
          <w:rPr>
            <w:noProof/>
            <w:webHidden/>
          </w:rPr>
          <w:fldChar w:fldCharType="begin"/>
        </w:r>
        <w:r w:rsidR="0088134F">
          <w:rPr>
            <w:noProof/>
            <w:webHidden/>
          </w:rPr>
          <w:instrText xml:space="preserve"> PAGEREF _Toc518634568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0811D90E" w14:textId="7B620098" w:rsidR="0088134F" w:rsidRDefault="00E63AF6">
      <w:pPr>
        <w:pStyle w:val="Sommario3"/>
        <w:rPr>
          <w:rFonts w:asciiTheme="minorHAnsi" w:eastAsiaTheme="minorEastAsia" w:hAnsiTheme="minorHAnsi" w:cstheme="minorBidi"/>
          <w:noProof/>
          <w:sz w:val="22"/>
          <w:szCs w:val="22"/>
        </w:rPr>
      </w:pPr>
      <w:hyperlink w:anchor="_Toc518634569" w:history="1">
        <w:r w:rsidR="0088134F" w:rsidRPr="00044E8B">
          <w:rPr>
            <w:rStyle w:val="Collegamentoipertestuale"/>
            <w:rFonts w:eastAsiaTheme="minorEastAsia"/>
            <w:noProof/>
          </w:rPr>
          <w:t>3.42.3 Referenced Standards</w:t>
        </w:r>
        <w:r w:rsidR="0088134F">
          <w:rPr>
            <w:noProof/>
            <w:webHidden/>
          </w:rPr>
          <w:tab/>
        </w:r>
        <w:r w:rsidR="0088134F">
          <w:rPr>
            <w:noProof/>
            <w:webHidden/>
          </w:rPr>
          <w:fldChar w:fldCharType="begin"/>
        </w:r>
        <w:r w:rsidR="0088134F">
          <w:rPr>
            <w:noProof/>
            <w:webHidden/>
          </w:rPr>
          <w:instrText xml:space="preserve"> PAGEREF _Toc518634569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2FC09799" w14:textId="1343C9B5" w:rsidR="0088134F" w:rsidRDefault="00E63AF6">
      <w:pPr>
        <w:pStyle w:val="Sommario3"/>
        <w:rPr>
          <w:rFonts w:asciiTheme="minorHAnsi" w:eastAsiaTheme="minorEastAsia" w:hAnsiTheme="minorHAnsi" w:cstheme="minorBidi"/>
          <w:noProof/>
          <w:sz w:val="22"/>
          <w:szCs w:val="22"/>
        </w:rPr>
      </w:pPr>
      <w:hyperlink w:anchor="_Toc518634570" w:history="1">
        <w:r w:rsidR="0088134F" w:rsidRPr="00044E8B">
          <w:rPr>
            <w:rStyle w:val="Collegamentoipertestuale"/>
            <w:rFonts w:eastAsiaTheme="minorEastAsia"/>
            <w:noProof/>
          </w:rPr>
          <w:t>3.42.4 Interaction Diagram</w:t>
        </w:r>
        <w:r w:rsidR="0088134F">
          <w:rPr>
            <w:noProof/>
            <w:webHidden/>
          </w:rPr>
          <w:tab/>
        </w:r>
        <w:r w:rsidR="0088134F">
          <w:rPr>
            <w:noProof/>
            <w:webHidden/>
          </w:rPr>
          <w:fldChar w:fldCharType="begin"/>
        </w:r>
        <w:r w:rsidR="0088134F">
          <w:rPr>
            <w:noProof/>
            <w:webHidden/>
          </w:rPr>
          <w:instrText xml:space="preserve"> PAGEREF _Toc518634570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0A849430" w14:textId="44576F78" w:rsidR="0088134F" w:rsidRDefault="00E63AF6">
      <w:pPr>
        <w:pStyle w:val="Sommario3"/>
        <w:rPr>
          <w:rFonts w:asciiTheme="minorHAnsi" w:eastAsiaTheme="minorEastAsia" w:hAnsiTheme="minorHAnsi" w:cstheme="minorBidi"/>
          <w:noProof/>
          <w:sz w:val="22"/>
          <w:szCs w:val="22"/>
        </w:rPr>
      </w:pPr>
      <w:hyperlink w:anchor="_Toc518634571" w:history="1">
        <w:r w:rsidR="0088134F" w:rsidRPr="00044E8B">
          <w:rPr>
            <w:rStyle w:val="Collegamentoipertestuale"/>
            <w:rFonts w:eastAsiaTheme="minorEastAsia"/>
            <w:noProof/>
          </w:rPr>
          <w:t>3.42.5 Security Considerations</w:t>
        </w:r>
        <w:r w:rsidR="0088134F">
          <w:rPr>
            <w:noProof/>
            <w:webHidden/>
          </w:rPr>
          <w:tab/>
        </w:r>
        <w:r w:rsidR="0088134F">
          <w:rPr>
            <w:noProof/>
            <w:webHidden/>
          </w:rPr>
          <w:fldChar w:fldCharType="begin"/>
        </w:r>
        <w:r w:rsidR="0088134F">
          <w:rPr>
            <w:noProof/>
            <w:webHidden/>
          </w:rPr>
          <w:instrText xml:space="preserve"> PAGEREF _Toc518634571 \h </w:instrText>
        </w:r>
        <w:r w:rsidR="0088134F">
          <w:rPr>
            <w:noProof/>
            <w:webHidden/>
          </w:rPr>
        </w:r>
        <w:r w:rsidR="0088134F">
          <w:rPr>
            <w:noProof/>
            <w:webHidden/>
          </w:rPr>
          <w:fldChar w:fldCharType="separate"/>
        </w:r>
        <w:r w:rsidR="0088134F">
          <w:rPr>
            <w:noProof/>
            <w:webHidden/>
          </w:rPr>
          <w:t>171</w:t>
        </w:r>
        <w:r w:rsidR="0088134F">
          <w:rPr>
            <w:noProof/>
            <w:webHidden/>
          </w:rPr>
          <w:fldChar w:fldCharType="end"/>
        </w:r>
      </w:hyperlink>
    </w:p>
    <w:p w14:paraId="1B35B37B" w14:textId="1CFFE2E1" w:rsidR="0088134F" w:rsidRDefault="00E63AF6">
      <w:pPr>
        <w:pStyle w:val="Sommario2"/>
        <w:tabs>
          <w:tab w:val="left" w:pos="1152"/>
        </w:tabs>
        <w:rPr>
          <w:rFonts w:asciiTheme="minorHAnsi" w:eastAsiaTheme="minorEastAsia" w:hAnsiTheme="minorHAnsi" w:cstheme="minorBidi"/>
          <w:noProof/>
          <w:sz w:val="22"/>
          <w:szCs w:val="22"/>
        </w:rPr>
      </w:pPr>
      <w:hyperlink w:anchor="_Toc518634572" w:history="1">
        <w:r w:rsidR="0088134F" w:rsidRPr="00044E8B">
          <w:rPr>
            <w:rStyle w:val="Collegamentoipertestuale"/>
            <w:rFonts w:eastAsiaTheme="minorEastAsia"/>
            <w:noProof/>
          </w:rPr>
          <w:t>3.43</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Retrieve Document Set [ITI-43]</w:t>
        </w:r>
        <w:r w:rsidR="0088134F">
          <w:rPr>
            <w:noProof/>
            <w:webHidden/>
          </w:rPr>
          <w:tab/>
        </w:r>
        <w:r w:rsidR="0088134F">
          <w:rPr>
            <w:noProof/>
            <w:webHidden/>
          </w:rPr>
          <w:fldChar w:fldCharType="begin"/>
        </w:r>
        <w:r w:rsidR="0088134F">
          <w:rPr>
            <w:noProof/>
            <w:webHidden/>
          </w:rPr>
          <w:instrText xml:space="preserve"> PAGEREF _Toc518634572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76333871" w14:textId="3D34ACF9" w:rsidR="0088134F" w:rsidRDefault="00E63AF6">
      <w:pPr>
        <w:pStyle w:val="Sommario3"/>
        <w:rPr>
          <w:rFonts w:asciiTheme="minorHAnsi" w:eastAsiaTheme="minorEastAsia" w:hAnsiTheme="minorHAnsi" w:cstheme="minorBidi"/>
          <w:noProof/>
          <w:sz w:val="22"/>
          <w:szCs w:val="22"/>
        </w:rPr>
      </w:pPr>
      <w:hyperlink w:anchor="_Toc518634573" w:history="1">
        <w:r w:rsidR="0088134F" w:rsidRPr="00044E8B">
          <w:rPr>
            <w:rStyle w:val="Collegamentoipertestuale"/>
            <w:rFonts w:eastAsiaTheme="minorEastAsia"/>
            <w:noProof/>
          </w:rPr>
          <w:t>3.43.1 Scope</w:t>
        </w:r>
        <w:r w:rsidR="0088134F">
          <w:rPr>
            <w:noProof/>
            <w:webHidden/>
          </w:rPr>
          <w:tab/>
        </w:r>
        <w:r w:rsidR="0088134F">
          <w:rPr>
            <w:noProof/>
            <w:webHidden/>
          </w:rPr>
          <w:fldChar w:fldCharType="begin"/>
        </w:r>
        <w:r w:rsidR="0088134F">
          <w:rPr>
            <w:noProof/>
            <w:webHidden/>
          </w:rPr>
          <w:instrText xml:space="preserve"> PAGEREF _Toc518634573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26094130" w14:textId="46808EF6" w:rsidR="0088134F" w:rsidRDefault="00E63AF6">
      <w:pPr>
        <w:pStyle w:val="Sommario3"/>
        <w:rPr>
          <w:rFonts w:asciiTheme="minorHAnsi" w:eastAsiaTheme="minorEastAsia" w:hAnsiTheme="minorHAnsi" w:cstheme="minorBidi"/>
          <w:noProof/>
          <w:sz w:val="22"/>
          <w:szCs w:val="22"/>
        </w:rPr>
      </w:pPr>
      <w:hyperlink w:anchor="_Toc518634574" w:history="1">
        <w:r w:rsidR="0088134F" w:rsidRPr="00044E8B">
          <w:rPr>
            <w:rStyle w:val="Collegamentoipertestuale"/>
            <w:rFonts w:eastAsiaTheme="minorEastAsia"/>
            <w:noProof/>
          </w:rPr>
          <w:t>3.43.2 Use Case Roles</w:t>
        </w:r>
        <w:r w:rsidR="0088134F">
          <w:rPr>
            <w:noProof/>
            <w:webHidden/>
          </w:rPr>
          <w:tab/>
        </w:r>
        <w:r w:rsidR="0088134F">
          <w:rPr>
            <w:noProof/>
            <w:webHidden/>
          </w:rPr>
          <w:fldChar w:fldCharType="begin"/>
        </w:r>
        <w:r w:rsidR="0088134F">
          <w:rPr>
            <w:noProof/>
            <w:webHidden/>
          </w:rPr>
          <w:instrText xml:space="preserve"> PAGEREF _Toc518634574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4C1684E9" w14:textId="778A3BCB" w:rsidR="0088134F" w:rsidRDefault="00E63AF6">
      <w:pPr>
        <w:pStyle w:val="Sommario3"/>
        <w:rPr>
          <w:rFonts w:asciiTheme="minorHAnsi" w:eastAsiaTheme="minorEastAsia" w:hAnsiTheme="minorHAnsi" w:cstheme="minorBidi"/>
          <w:noProof/>
          <w:sz w:val="22"/>
          <w:szCs w:val="22"/>
        </w:rPr>
      </w:pPr>
      <w:hyperlink w:anchor="_Toc518634575" w:history="1">
        <w:r w:rsidR="0088134F" w:rsidRPr="00044E8B">
          <w:rPr>
            <w:rStyle w:val="Collegamentoipertestuale"/>
            <w:rFonts w:eastAsiaTheme="minorEastAsia"/>
            <w:noProof/>
          </w:rPr>
          <w:t>3.43.3 Referenced Standard</w:t>
        </w:r>
        <w:r w:rsidR="0088134F">
          <w:rPr>
            <w:noProof/>
            <w:webHidden/>
          </w:rPr>
          <w:tab/>
        </w:r>
        <w:r w:rsidR="0088134F">
          <w:rPr>
            <w:noProof/>
            <w:webHidden/>
          </w:rPr>
          <w:fldChar w:fldCharType="begin"/>
        </w:r>
        <w:r w:rsidR="0088134F">
          <w:rPr>
            <w:noProof/>
            <w:webHidden/>
          </w:rPr>
          <w:instrText xml:space="preserve"> PAGEREF _Toc518634575 \h </w:instrText>
        </w:r>
        <w:r w:rsidR="0088134F">
          <w:rPr>
            <w:noProof/>
            <w:webHidden/>
          </w:rPr>
        </w:r>
        <w:r w:rsidR="0088134F">
          <w:rPr>
            <w:noProof/>
            <w:webHidden/>
          </w:rPr>
          <w:fldChar w:fldCharType="separate"/>
        </w:r>
        <w:r w:rsidR="0088134F">
          <w:rPr>
            <w:noProof/>
            <w:webHidden/>
          </w:rPr>
          <w:t>176</w:t>
        </w:r>
        <w:r w:rsidR="0088134F">
          <w:rPr>
            <w:noProof/>
            <w:webHidden/>
          </w:rPr>
          <w:fldChar w:fldCharType="end"/>
        </w:r>
      </w:hyperlink>
    </w:p>
    <w:p w14:paraId="16F5BA82" w14:textId="6F8F5C22" w:rsidR="0088134F" w:rsidRDefault="00E63AF6">
      <w:pPr>
        <w:pStyle w:val="Sommario3"/>
        <w:rPr>
          <w:rFonts w:asciiTheme="minorHAnsi" w:eastAsiaTheme="minorEastAsia" w:hAnsiTheme="minorHAnsi" w:cstheme="minorBidi"/>
          <w:noProof/>
          <w:sz w:val="22"/>
          <w:szCs w:val="22"/>
        </w:rPr>
      </w:pPr>
      <w:hyperlink w:anchor="_Toc518634576" w:history="1">
        <w:r w:rsidR="0088134F" w:rsidRPr="00044E8B">
          <w:rPr>
            <w:rStyle w:val="Collegamentoipertestuale"/>
            <w:rFonts w:eastAsiaTheme="minorEastAsia"/>
            <w:noProof/>
          </w:rPr>
          <w:t>3.43.4 Interaction Diagram</w:t>
        </w:r>
        <w:r w:rsidR="0088134F">
          <w:rPr>
            <w:noProof/>
            <w:webHidden/>
          </w:rPr>
          <w:tab/>
        </w:r>
        <w:r w:rsidR="0088134F">
          <w:rPr>
            <w:noProof/>
            <w:webHidden/>
          </w:rPr>
          <w:fldChar w:fldCharType="begin"/>
        </w:r>
        <w:r w:rsidR="0088134F">
          <w:rPr>
            <w:noProof/>
            <w:webHidden/>
          </w:rPr>
          <w:instrText xml:space="preserve"> PAGEREF _Toc518634576 \h </w:instrText>
        </w:r>
        <w:r w:rsidR="0088134F">
          <w:rPr>
            <w:noProof/>
            <w:webHidden/>
          </w:rPr>
        </w:r>
        <w:r w:rsidR="0088134F">
          <w:rPr>
            <w:noProof/>
            <w:webHidden/>
          </w:rPr>
          <w:fldChar w:fldCharType="separate"/>
        </w:r>
        <w:r w:rsidR="0088134F">
          <w:rPr>
            <w:noProof/>
            <w:webHidden/>
          </w:rPr>
          <w:t>176</w:t>
        </w:r>
        <w:r w:rsidR="0088134F">
          <w:rPr>
            <w:noProof/>
            <w:webHidden/>
          </w:rPr>
          <w:fldChar w:fldCharType="end"/>
        </w:r>
      </w:hyperlink>
    </w:p>
    <w:p w14:paraId="6C00DB39" w14:textId="0E1544DF" w:rsidR="0088134F" w:rsidRDefault="00E63AF6">
      <w:pPr>
        <w:pStyle w:val="Sommario3"/>
        <w:rPr>
          <w:rFonts w:asciiTheme="minorHAnsi" w:eastAsiaTheme="minorEastAsia" w:hAnsiTheme="minorHAnsi" w:cstheme="minorBidi"/>
          <w:noProof/>
          <w:sz w:val="22"/>
          <w:szCs w:val="22"/>
        </w:rPr>
      </w:pPr>
      <w:hyperlink w:anchor="_Toc518634577" w:history="1">
        <w:r w:rsidR="0088134F" w:rsidRPr="00044E8B">
          <w:rPr>
            <w:rStyle w:val="Collegamentoipertestuale"/>
            <w:rFonts w:eastAsiaTheme="minorEastAsia"/>
            <w:noProof/>
          </w:rPr>
          <w:t>3.43.5 Protocol Requirements</w:t>
        </w:r>
        <w:r w:rsidR="0088134F">
          <w:rPr>
            <w:noProof/>
            <w:webHidden/>
          </w:rPr>
          <w:tab/>
        </w:r>
        <w:r w:rsidR="0088134F">
          <w:rPr>
            <w:noProof/>
            <w:webHidden/>
          </w:rPr>
          <w:fldChar w:fldCharType="begin"/>
        </w:r>
        <w:r w:rsidR="0088134F">
          <w:rPr>
            <w:noProof/>
            <w:webHidden/>
          </w:rPr>
          <w:instrText xml:space="preserve"> PAGEREF _Toc518634577 \h </w:instrText>
        </w:r>
        <w:r w:rsidR="0088134F">
          <w:rPr>
            <w:noProof/>
            <w:webHidden/>
          </w:rPr>
        </w:r>
        <w:r w:rsidR="0088134F">
          <w:rPr>
            <w:noProof/>
            <w:webHidden/>
          </w:rPr>
          <w:fldChar w:fldCharType="separate"/>
        </w:r>
        <w:r w:rsidR="0088134F">
          <w:rPr>
            <w:noProof/>
            <w:webHidden/>
          </w:rPr>
          <w:t>180</w:t>
        </w:r>
        <w:r w:rsidR="0088134F">
          <w:rPr>
            <w:noProof/>
            <w:webHidden/>
          </w:rPr>
          <w:fldChar w:fldCharType="end"/>
        </w:r>
      </w:hyperlink>
    </w:p>
    <w:p w14:paraId="77E71D47" w14:textId="0BC43E24" w:rsidR="0088134F" w:rsidRDefault="00E63AF6">
      <w:pPr>
        <w:pStyle w:val="Sommario3"/>
        <w:rPr>
          <w:rFonts w:asciiTheme="minorHAnsi" w:eastAsiaTheme="minorEastAsia" w:hAnsiTheme="minorHAnsi" w:cstheme="minorBidi"/>
          <w:noProof/>
          <w:sz w:val="22"/>
          <w:szCs w:val="22"/>
        </w:rPr>
      </w:pPr>
      <w:hyperlink w:anchor="_Toc518634578" w:history="1">
        <w:r w:rsidR="0088134F" w:rsidRPr="00044E8B">
          <w:rPr>
            <w:rStyle w:val="Collegamentoipertestuale"/>
            <w:rFonts w:eastAsiaTheme="minorEastAsia"/>
            <w:noProof/>
          </w:rPr>
          <w:t>3.43.6 Security Considerations</w:t>
        </w:r>
        <w:r w:rsidR="0088134F">
          <w:rPr>
            <w:noProof/>
            <w:webHidden/>
          </w:rPr>
          <w:tab/>
        </w:r>
        <w:r w:rsidR="0088134F">
          <w:rPr>
            <w:noProof/>
            <w:webHidden/>
          </w:rPr>
          <w:fldChar w:fldCharType="begin"/>
        </w:r>
        <w:r w:rsidR="0088134F">
          <w:rPr>
            <w:noProof/>
            <w:webHidden/>
          </w:rPr>
          <w:instrText xml:space="preserve"> PAGEREF _Toc518634578 \h </w:instrText>
        </w:r>
        <w:r w:rsidR="0088134F">
          <w:rPr>
            <w:noProof/>
            <w:webHidden/>
          </w:rPr>
        </w:r>
        <w:r w:rsidR="0088134F">
          <w:rPr>
            <w:noProof/>
            <w:webHidden/>
          </w:rPr>
          <w:fldChar w:fldCharType="separate"/>
        </w:r>
        <w:r w:rsidR="0088134F">
          <w:rPr>
            <w:noProof/>
            <w:webHidden/>
          </w:rPr>
          <w:t>188</w:t>
        </w:r>
        <w:r w:rsidR="0088134F">
          <w:rPr>
            <w:noProof/>
            <w:webHidden/>
          </w:rPr>
          <w:fldChar w:fldCharType="end"/>
        </w:r>
      </w:hyperlink>
    </w:p>
    <w:p w14:paraId="785B2B7E" w14:textId="245E10C0" w:rsidR="0088134F" w:rsidRDefault="00E63AF6">
      <w:pPr>
        <w:pStyle w:val="Sommario2"/>
        <w:rPr>
          <w:rFonts w:asciiTheme="minorHAnsi" w:eastAsiaTheme="minorEastAsia" w:hAnsiTheme="minorHAnsi" w:cstheme="minorBidi"/>
          <w:noProof/>
          <w:sz w:val="22"/>
          <w:szCs w:val="22"/>
        </w:rPr>
      </w:pPr>
      <w:hyperlink w:anchor="_Toc518634579" w:history="1">
        <w:r w:rsidR="0088134F" w:rsidRPr="00044E8B">
          <w:rPr>
            <w:rStyle w:val="Collegamentoipertestuale"/>
            <w:rFonts w:eastAsiaTheme="minorEastAsia"/>
            <w:noProof/>
          </w:rPr>
          <w:t>3.44 Patient Identity Feed HL7 V3 [ITI-44]</w:t>
        </w:r>
        <w:r w:rsidR="0088134F">
          <w:rPr>
            <w:noProof/>
            <w:webHidden/>
          </w:rPr>
          <w:tab/>
        </w:r>
        <w:r w:rsidR="0088134F">
          <w:rPr>
            <w:noProof/>
            <w:webHidden/>
          </w:rPr>
          <w:fldChar w:fldCharType="begin"/>
        </w:r>
        <w:r w:rsidR="0088134F">
          <w:rPr>
            <w:noProof/>
            <w:webHidden/>
          </w:rPr>
          <w:instrText xml:space="preserve"> PAGEREF _Toc518634579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5CA086F8" w14:textId="6831F027" w:rsidR="0088134F" w:rsidRDefault="00E63AF6">
      <w:pPr>
        <w:pStyle w:val="Sommario3"/>
        <w:rPr>
          <w:rFonts w:asciiTheme="minorHAnsi" w:eastAsiaTheme="minorEastAsia" w:hAnsiTheme="minorHAnsi" w:cstheme="minorBidi"/>
          <w:noProof/>
          <w:sz w:val="22"/>
          <w:szCs w:val="22"/>
        </w:rPr>
      </w:pPr>
      <w:hyperlink w:anchor="_Toc518634580" w:history="1">
        <w:r w:rsidR="0088134F" w:rsidRPr="00044E8B">
          <w:rPr>
            <w:rStyle w:val="Collegamentoipertestuale"/>
            <w:rFonts w:eastAsiaTheme="minorEastAsia"/>
            <w:noProof/>
          </w:rPr>
          <w:t>3.44.1 Scope</w:t>
        </w:r>
        <w:r w:rsidR="0088134F">
          <w:rPr>
            <w:noProof/>
            <w:webHidden/>
          </w:rPr>
          <w:tab/>
        </w:r>
        <w:r w:rsidR="0088134F">
          <w:rPr>
            <w:noProof/>
            <w:webHidden/>
          </w:rPr>
          <w:fldChar w:fldCharType="begin"/>
        </w:r>
        <w:r w:rsidR="0088134F">
          <w:rPr>
            <w:noProof/>
            <w:webHidden/>
          </w:rPr>
          <w:instrText xml:space="preserve"> PAGEREF _Toc518634580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1566BE39" w14:textId="38001780" w:rsidR="0088134F" w:rsidRDefault="00E63AF6">
      <w:pPr>
        <w:pStyle w:val="Sommario3"/>
        <w:rPr>
          <w:rFonts w:asciiTheme="minorHAnsi" w:eastAsiaTheme="minorEastAsia" w:hAnsiTheme="minorHAnsi" w:cstheme="minorBidi"/>
          <w:noProof/>
          <w:sz w:val="22"/>
          <w:szCs w:val="22"/>
        </w:rPr>
      </w:pPr>
      <w:hyperlink w:anchor="_Toc518634581" w:history="1">
        <w:r w:rsidR="0088134F" w:rsidRPr="00044E8B">
          <w:rPr>
            <w:rStyle w:val="Collegamentoipertestuale"/>
            <w:rFonts w:eastAsiaTheme="minorEastAsia"/>
            <w:noProof/>
          </w:rPr>
          <w:t>3.44.2 Use Case Roles</w:t>
        </w:r>
        <w:r w:rsidR="0088134F">
          <w:rPr>
            <w:noProof/>
            <w:webHidden/>
          </w:rPr>
          <w:tab/>
        </w:r>
        <w:r w:rsidR="0088134F">
          <w:rPr>
            <w:noProof/>
            <w:webHidden/>
          </w:rPr>
          <w:fldChar w:fldCharType="begin"/>
        </w:r>
        <w:r w:rsidR="0088134F">
          <w:rPr>
            <w:noProof/>
            <w:webHidden/>
          </w:rPr>
          <w:instrText xml:space="preserve"> PAGEREF _Toc518634581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219C5A4A" w14:textId="1DADEADC" w:rsidR="0088134F" w:rsidRDefault="00E63AF6">
      <w:pPr>
        <w:pStyle w:val="Sommario3"/>
        <w:rPr>
          <w:rFonts w:asciiTheme="minorHAnsi" w:eastAsiaTheme="minorEastAsia" w:hAnsiTheme="minorHAnsi" w:cstheme="minorBidi"/>
          <w:noProof/>
          <w:sz w:val="22"/>
          <w:szCs w:val="22"/>
        </w:rPr>
      </w:pPr>
      <w:hyperlink w:anchor="_Toc518634582" w:history="1">
        <w:r w:rsidR="0088134F" w:rsidRPr="00044E8B">
          <w:rPr>
            <w:rStyle w:val="Collegamentoipertestuale"/>
            <w:rFonts w:eastAsiaTheme="minorEastAsia"/>
            <w:noProof/>
          </w:rPr>
          <w:t>3.44.3 Referenced Standards</w:t>
        </w:r>
        <w:r w:rsidR="0088134F">
          <w:rPr>
            <w:noProof/>
            <w:webHidden/>
          </w:rPr>
          <w:tab/>
        </w:r>
        <w:r w:rsidR="0088134F">
          <w:rPr>
            <w:noProof/>
            <w:webHidden/>
          </w:rPr>
          <w:fldChar w:fldCharType="begin"/>
        </w:r>
        <w:r w:rsidR="0088134F">
          <w:rPr>
            <w:noProof/>
            <w:webHidden/>
          </w:rPr>
          <w:instrText xml:space="preserve"> PAGEREF _Toc518634582 \h </w:instrText>
        </w:r>
        <w:r w:rsidR="0088134F">
          <w:rPr>
            <w:noProof/>
            <w:webHidden/>
          </w:rPr>
        </w:r>
        <w:r w:rsidR="0088134F">
          <w:rPr>
            <w:noProof/>
            <w:webHidden/>
          </w:rPr>
          <w:fldChar w:fldCharType="separate"/>
        </w:r>
        <w:r w:rsidR="0088134F">
          <w:rPr>
            <w:noProof/>
            <w:webHidden/>
          </w:rPr>
          <w:t>193</w:t>
        </w:r>
        <w:r w:rsidR="0088134F">
          <w:rPr>
            <w:noProof/>
            <w:webHidden/>
          </w:rPr>
          <w:fldChar w:fldCharType="end"/>
        </w:r>
      </w:hyperlink>
    </w:p>
    <w:p w14:paraId="06408A99" w14:textId="609BF70F" w:rsidR="0088134F" w:rsidRDefault="00E63AF6">
      <w:pPr>
        <w:pStyle w:val="Sommario3"/>
        <w:rPr>
          <w:rFonts w:asciiTheme="minorHAnsi" w:eastAsiaTheme="minorEastAsia" w:hAnsiTheme="minorHAnsi" w:cstheme="minorBidi"/>
          <w:noProof/>
          <w:sz w:val="22"/>
          <w:szCs w:val="22"/>
        </w:rPr>
      </w:pPr>
      <w:hyperlink w:anchor="_Toc518634583" w:history="1">
        <w:r w:rsidR="0088134F" w:rsidRPr="00044E8B">
          <w:rPr>
            <w:rStyle w:val="Collegamentoipertestuale"/>
            <w:rFonts w:eastAsiaTheme="minorEastAsia"/>
            <w:noProof/>
          </w:rPr>
          <w:t>3.44.4 Interaction Diagrams</w:t>
        </w:r>
        <w:r w:rsidR="0088134F">
          <w:rPr>
            <w:noProof/>
            <w:webHidden/>
          </w:rPr>
          <w:tab/>
        </w:r>
        <w:r w:rsidR="0088134F">
          <w:rPr>
            <w:noProof/>
            <w:webHidden/>
          </w:rPr>
          <w:fldChar w:fldCharType="begin"/>
        </w:r>
        <w:r w:rsidR="0088134F">
          <w:rPr>
            <w:noProof/>
            <w:webHidden/>
          </w:rPr>
          <w:instrText xml:space="preserve"> PAGEREF _Toc518634583 \h </w:instrText>
        </w:r>
        <w:r w:rsidR="0088134F">
          <w:rPr>
            <w:noProof/>
            <w:webHidden/>
          </w:rPr>
        </w:r>
        <w:r w:rsidR="0088134F">
          <w:rPr>
            <w:noProof/>
            <w:webHidden/>
          </w:rPr>
          <w:fldChar w:fldCharType="separate"/>
        </w:r>
        <w:r w:rsidR="0088134F">
          <w:rPr>
            <w:noProof/>
            <w:webHidden/>
          </w:rPr>
          <w:t>193</w:t>
        </w:r>
        <w:r w:rsidR="0088134F">
          <w:rPr>
            <w:noProof/>
            <w:webHidden/>
          </w:rPr>
          <w:fldChar w:fldCharType="end"/>
        </w:r>
      </w:hyperlink>
    </w:p>
    <w:p w14:paraId="7511CE85" w14:textId="17F9F0F8" w:rsidR="0088134F" w:rsidRDefault="00E63AF6">
      <w:pPr>
        <w:pStyle w:val="Sommario3"/>
        <w:rPr>
          <w:rFonts w:asciiTheme="minorHAnsi" w:eastAsiaTheme="minorEastAsia" w:hAnsiTheme="minorHAnsi" w:cstheme="minorBidi"/>
          <w:noProof/>
          <w:sz w:val="22"/>
          <w:szCs w:val="22"/>
        </w:rPr>
      </w:pPr>
      <w:hyperlink w:anchor="_Toc518634584" w:history="1">
        <w:r w:rsidR="0088134F" w:rsidRPr="00044E8B">
          <w:rPr>
            <w:rStyle w:val="Collegamentoipertestuale"/>
            <w:rFonts w:eastAsiaTheme="minorEastAsia"/>
            <w:noProof/>
          </w:rPr>
          <w:t>3.44.5 Security Requirements</w:t>
        </w:r>
        <w:r w:rsidR="0088134F">
          <w:rPr>
            <w:noProof/>
            <w:webHidden/>
          </w:rPr>
          <w:tab/>
        </w:r>
        <w:r w:rsidR="0088134F">
          <w:rPr>
            <w:noProof/>
            <w:webHidden/>
          </w:rPr>
          <w:fldChar w:fldCharType="begin"/>
        </w:r>
        <w:r w:rsidR="0088134F">
          <w:rPr>
            <w:noProof/>
            <w:webHidden/>
          </w:rPr>
          <w:instrText xml:space="preserve"> PAGEREF _Toc518634584 \h </w:instrText>
        </w:r>
        <w:r w:rsidR="0088134F">
          <w:rPr>
            <w:noProof/>
            <w:webHidden/>
          </w:rPr>
        </w:r>
        <w:r w:rsidR="0088134F">
          <w:rPr>
            <w:noProof/>
            <w:webHidden/>
          </w:rPr>
          <w:fldChar w:fldCharType="separate"/>
        </w:r>
        <w:r w:rsidR="0088134F">
          <w:rPr>
            <w:noProof/>
            <w:webHidden/>
          </w:rPr>
          <w:t>213</w:t>
        </w:r>
        <w:r w:rsidR="0088134F">
          <w:rPr>
            <w:noProof/>
            <w:webHidden/>
          </w:rPr>
          <w:fldChar w:fldCharType="end"/>
        </w:r>
      </w:hyperlink>
    </w:p>
    <w:p w14:paraId="472CB456" w14:textId="422E0CB4" w:rsidR="0088134F" w:rsidRDefault="00E63AF6">
      <w:pPr>
        <w:pStyle w:val="Sommario2"/>
        <w:rPr>
          <w:rFonts w:asciiTheme="minorHAnsi" w:eastAsiaTheme="minorEastAsia" w:hAnsiTheme="minorHAnsi" w:cstheme="minorBidi"/>
          <w:noProof/>
          <w:sz w:val="22"/>
          <w:szCs w:val="22"/>
        </w:rPr>
      </w:pPr>
      <w:hyperlink w:anchor="_Toc518634585" w:history="1">
        <w:r w:rsidR="0088134F" w:rsidRPr="00044E8B">
          <w:rPr>
            <w:rStyle w:val="Collegamentoipertestuale"/>
            <w:rFonts w:eastAsiaTheme="minorEastAsia"/>
            <w:noProof/>
          </w:rPr>
          <w:t>3.45 PIXV3 Query [ITI-45]</w:t>
        </w:r>
        <w:r w:rsidR="0088134F">
          <w:rPr>
            <w:noProof/>
            <w:webHidden/>
          </w:rPr>
          <w:tab/>
        </w:r>
        <w:r w:rsidR="0088134F">
          <w:rPr>
            <w:noProof/>
            <w:webHidden/>
          </w:rPr>
          <w:fldChar w:fldCharType="begin"/>
        </w:r>
        <w:r w:rsidR="0088134F">
          <w:rPr>
            <w:noProof/>
            <w:webHidden/>
          </w:rPr>
          <w:instrText xml:space="preserve"> PAGEREF _Toc518634585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190F1000" w14:textId="43DF9E12" w:rsidR="0088134F" w:rsidRDefault="00E63AF6">
      <w:pPr>
        <w:pStyle w:val="Sommario3"/>
        <w:rPr>
          <w:rFonts w:asciiTheme="minorHAnsi" w:eastAsiaTheme="minorEastAsia" w:hAnsiTheme="minorHAnsi" w:cstheme="minorBidi"/>
          <w:noProof/>
          <w:sz w:val="22"/>
          <w:szCs w:val="22"/>
        </w:rPr>
      </w:pPr>
      <w:hyperlink w:anchor="_Toc518634586" w:history="1">
        <w:r w:rsidR="0088134F" w:rsidRPr="00044E8B">
          <w:rPr>
            <w:rStyle w:val="Collegamentoipertestuale"/>
            <w:rFonts w:eastAsiaTheme="minorEastAsia"/>
            <w:noProof/>
          </w:rPr>
          <w:t>3.45.1 Scope</w:t>
        </w:r>
        <w:r w:rsidR="0088134F">
          <w:rPr>
            <w:noProof/>
            <w:webHidden/>
          </w:rPr>
          <w:tab/>
        </w:r>
        <w:r w:rsidR="0088134F">
          <w:rPr>
            <w:noProof/>
            <w:webHidden/>
          </w:rPr>
          <w:fldChar w:fldCharType="begin"/>
        </w:r>
        <w:r w:rsidR="0088134F">
          <w:rPr>
            <w:noProof/>
            <w:webHidden/>
          </w:rPr>
          <w:instrText xml:space="preserve"> PAGEREF _Toc518634586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71E591C9" w14:textId="101E2019" w:rsidR="0088134F" w:rsidRDefault="00E63AF6">
      <w:pPr>
        <w:pStyle w:val="Sommario3"/>
        <w:rPr>
          <w:rFonts w:asciiTheme="minorHAnsi" w:eastAsiaTheme="minorEastAsia" w:hAnsiTheme="minorHAnsi" w:cstheme="minorBidi"/>
          <w:noProof/>
          <w:sz w:val="22"/>
          <w:szCs w:val="22"/>
        </w:rPr>
      </w:pPr>
      <w:hyperlink w:anchor="_Toc518634587" w:history="1">
        <w:r w:rsidR="0088134F" w:rsidRPr="00044E8B">
          <w:rPr>
            <w:rStyle w:val="Collegamentoipertestuale"/>
            <w:rFonts w:eastAsiaTheme="minorEastAsia"/>
            <w:noProof/>
          </w:rPr>
          <w:t>3.45.2 Use Case Roles</w:t>
        </w:r>
        <w:r w:rsidR="0088134F">
          <w:rPr>
            <w:noProof/>
            <w:webHidden/>
          </w:rPr>
          <w:tab/>
        </w:r>
        <w:r w:rsidR="0088134F">
          <w:rPr>
            <w:noProof/>
            <w:webHidden/>
          </w:rPr>
          <w:fldChar w:fldCharType="begin"/>
        </w:r>
        <w:r w:rsidR="0088134F">
          <w:rPr>
            <w:noProof/>
            <w:webHidden/>
          </w:rPr>
          <w:instrText xml:space="preserve"> PAGEREF _Toc518634587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0F16B84B" w14:textId="146437BA" w:rsidR="0088134F" w:rsidRDefault="00E63AF6">
      <w:pPr>
        <w:pStyle w:val="Sommario3"/>
        <w:rPr>
          <w:rFonts w:asciiTheme="minorHAnsi" w:eastAsiaTheme="minorEastAsia" w:hAnsiTheme="minorHAnsi" w:cstheme="minorBidi"/>
          <w:noProof/>
          <w:sz w:val="22"/>
          <w:szCs w:val="22"/>
        </w:rPr>
      </w:pPr>
      <w:hyperlink w:anchor="_Toc518634588" w:history="1">
        <w:r w:rsidR="0088134F" w:rsidRPr="00044E8B">
          <w:rPr>
            <w:rStyle w:val="Collegamentoipertestuale"/>
            <w:rFonts w:eastAsiaTheme="minorEastAsia"/>
            <w:noProof/>
          </w:rPr>
          <w:t>3.45.3 Referenced Standards</w:t>
        </w:r>
        <w:r w:rsidR="0088134F">
          <w:rPr>
            <w:noProof/>
            <w:webHidden/>
          </w:rPr>
          <w:tab/>
        </w:r>
        <w:r w:rsidR="0088134F">
          <w:rPr>
            <w:noProof/>
            <w:webHidden/>
          </w:rPr>
          <w:fldChar w:fldCharType="begin"/>
        </w:r>
        <w:r w:rsidR="0088134F">
          <w:rPr>
            <w:noProof/>
            <w:webHidden/>
          </w:rPr>
          <w:instrText xml:space="preserve"> PAGEREF _Toc518634588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75A8DADA" w14:textId="4DD71FF7" w:rsidR="0088134F" w:rsidRDefault="00E63AF6">
      <w:pPr>
        <w:pStyle w:val="Sommario3"/>
        <w:rPr>
          <w:rFonts w:asciiTheme="minorHAnsi" w:eastAsiaTheme="minorEastAsia" w:hAnsiTheme="minorHAnsi" w:cstheme="minorBidi"/>
          <w:noProof/>
          <w:sz w:val="22"/>
          <w:szCs w:val="22"/>
        </w:rPr>
      </w:pPr>
      <w:hyperlink w:anchor="_Toc518634589" w:history="1">
        <w:r w:rsidR="0088134F" w:rsidRPr="00044E8B">
          <w:rPr>
            <w:rStyle w:val="Collegamentoipertestuale"/>
            <w:rFonts w:eastAsiaTheme="minorEastAsia"/>
            <w:noProof/>
          </w:rPr>
          <w:t>3.45.4 Interaction Diagrams</w:t>
        </w:r>
        <w:r w:rsidR="0088134F">
          <w:rPr>
            <w:noProof/>
            <w:webHidden/>
          </w:rPr>
          <w:tab/>
        </w:r>
        <w:r w:rsidR="0088134F">
          <w:rPr>
            <w:noProof/>
            <w:webHidden/>
          </w:rPr>
          <w:fldChar w:fldCharType="begin"/>
        </w:r>
        <w:r w:rsidR="0088134F">
          <w:rPr>
            <w:noProof/>
            <w:webHidden/>
          </w:rPr>
          <w:instrText xml:space="preserve"> PAGEREF _Toc518634589 \h </w:instrText>
        </w:r>
        <w:r w:rsidR="0088134F">
          <w:rPr>
            <w:noProof/>
            <w:webHidden/>
          </w:rPr>
        </w:r>
        <w:r w:rsidR="0088134F">
          <w:rPr>
            <w:noProof/>
            <w:webHidden/>
          </w:rPr>
          <w:fldChar w:fldCharType="separate"/>
        </w:r>
        <w:r w:rsidR="0088134F">
          <w:rPr>
            <w:noProof/>
            <w:webHidden/>
          </w:rPr>
          <w:t>218</w:t>
        </w:r>
        <w:r w:rsidR="0088134F">
          <w:rPr>
            <w:noProof/>
            <w:webHidden/>
          </w:rPr>
          <w:fldChar w:fldCharType="end"/>
        </w:r>
      </w:hyperlink>
    </w:p>
    <w:p w14:paraId="69E0D394" w14:textId="3D4F6F14" w:rsidR="0088134F" w:rsidRDefault="00E63AF6">
      <w:pPr>
        <w:pStyle w:val="Sommario3"/>
        <w:rPr>
          <w:rFonts w:asciiTheme="minorHAnsi" w:eastAsiaTheme="minorEastAsia" w:hAnsiTheme="minorHAnsi" w:cstheme="minorBidi"/>
          <w:noProof/>
          <w:sz w:val="22"/>
          <w:szCs w:val="22"/>
        </w:rPr>
      </w:pPr>
      <w:hyperlink w:anchor="_Toc518634590" w:history="1">
        <w:r w:rsidR="0088134F" w:rsidRPr="00044E8B">
          <w:rPr>
            <w:rStyle w:val="Collegamentoipertestuale"/>
            <w:rFonts w:eastAsiaTheme="minorEastAsia"/>
            <w:noProof/>
          </w:rPr>
          <w:t>3.45.5 Security Requirements</w:t>
        </w:r>
        <w:r w:rsidR="0088134F">
          <w:rPr>
            <w:noProof/>
            <w:webHidden/>
          </w:rPr>
          <w:tab/>
        </w:r>
        <w:r w:rsidR="0088134F">
          <w:rPr>
            <w:noProof/>
            <w:webHidden/>
          </w:rPr>
          <w:fldChar w:fldCharType="begin"/>
        </w:r>
        <w:r w:rsidR="0088134F">
          <w:rPr>
            <w:noProof/>
            <w:webHidden/>
          </w:rPr>
          <w:instrText xml:space="preserve"> PAGEREF _Toc518634590 \h </w:instrText>
        </w:r>
        <w:r w:rsidR="0088134F">
          <w:rPr>
            <w:noProof/>
            <w:webHidden/>
          </w:rPr>
        </w:r>
        <w:r w:rsidR="0088134F">
          <w:rPr>
            <w:noProof/>
            <w:webHidden/>
          </w:rPr>
          <w:fldChar w:fldCharType="separate"/>
        </w:r>
        <w:r w:rsidR="0088134F">
          <w:rPr>
            <w:noProof/>
            <w:webHidden/>
          </w:rPr>
          <w:t>231</w:t>
        </w:r>
        <w:r w:rsidR="0088134F">
          <w:rPr>
            <w:noProof/>
            <w:webHidden/>
          </w:rPr>
          <w:fldChar w:fldCharType="end"/>
        </w:r>
      </w:hyperlink>
    </w:p>
    <w:p w14:paraId="7121D4AA" w14:textId="1DD4976F" w:rsidR="0088134F" w:rsidRDefault="00E63AF6">
      <w:pPr>
        <w:pStyle w:val="Sommario2"/>
        <w:rPr>
          <w:rFonts w:asciiTheme="minorHAnsi" w:eastAsiaTheme="minorEastAsia" w:hAnsiTheme="minorHAnsi" w:cstheme="minorBidi"/>
          <w:noProof/>
          <w:sz w:val="22"/>
          <w:szCs w:val="22"/>
        </w:rPr>
      </w:pPr>
      <w:hyperlink w:anchor="_Toc518634591" w:history="1">
        <w:r w:rsidR="0088134F" w:rsidRPr="00044E8B">
          <w:rPr>
            <w:rStyle w:val="Collegamentoipertestuale"/>
            <w:rFonts w:eastAsiaTheme="minorEastAsia"/>
            <w:noProof/>
          </w:rPr>
          <w:t>3.46 PIXV3 Update Notification [ITI-46]</w:t>
        </w:r>
        <w:r w:rsidR="0088134F">
          <w:rPr>
            <w:noProof/>
            <w:webHidden/>
          </w:rPr>
          <w:tab/>
        </w:r>
        <w:r w:rsidR="0088134F">
          <w:rPr>
            <w:noProof/>
            <w:webHidden/>
          </w:rPr>
          <w:fldChar w:fldCharType="begin"/>
        </w:r>
        <w:r w:rsidR="0088134F">
          <w:rPr>
            <w:noProof/>
            <w:webHidden/>
          </w:rPr>
          <w:instrText xml:space="preserve"> PAGEREF _Toc518634591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39E88049" w14:textId="5A54B9FB" w:rsidR="0088134F" w:rsidRDefault="00E63AF6">
      <w:pPr>
        <w:pStyle w:val="Sommario3"/>
        <w:rPr>
          <w:rFonts w:asciiTheme="minorHAnsi" w:eastAsiaTheme="minorEastAsia" w:hAnsiTheme="minorHAnsi" w:cstheme="minorBidi"/>
          <w:noProof/>
          <w:sz w:val="22"/>
          <w:szCs w:val="22"/>
        </w:rPr>
      </w:pPr>
      <w:hyperlink w:anchor="_Toc518634592" w:history="1">
        <w:r w:rsidR="0088134F" w:rsidRPr="00044E8B">
          <w:rPr>
            <w:rStyle w:val="Collegamentoipertestuale"/>
            <w:rFonts w:eastAsiaTheme="minorEastAsia"/>
            <w:noProof/>
          </w:rPr>
          <w:t>3.46.1 Scope</w:t>
        </w:r>
        <w:r w:rsidR="0088134F">
          <w:rPr>
            <w:noProof/>
            <w:webHidden/>
          </w:rPr>
          <w:tab/>
        </w:r>
        <w:r w:rsidR="0088134F">
          <w:rPr>
            <w:noProof/>
            <w:webHidden/>
          </w:rPr>
          <w:fldChar w:fldCharType="begin"/>
        </w:r>
        <w:r w:rsidR="0088134F">
          <w:rPr>
            <w:noProof/>
            <w:webHidden/>
          </w:rPr>
          <w:instrText xml:space="preserve"> PAGEREF _Toc518634592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278E342E" w14:textId="773E6437" w:rsidR="0088134F" w:rsidRDefault="00E63AF6">
      <w:pPr>
        <w:pStyle w:val="Sommario3"/>
        <w:rPr>
          <w:rFonts w:asciiTheme="minorHAnsi" w:eastAsiaTheme="minorEastAsia" w:hAnsiTheme="minorHAnsi" w:cstheme="minorBidi"/>
          <w:noProof/>
          <w:sz w:val="22"/>
          <w:szCs w:val="22"/>
        </w:rPr>
      </w:pPr>
      <w:hyperlink w:anchor="_Toc518634593" w:history="1">
        <w:r w:rsidR="0088134F" w:rsidRPr="00044E8B">
          <w:rPr>
            <w:rStyle w:val="Collegamentoipertestuale"/>
            <w:rFonts w:eastAsiaTheme="minorEastAsia"/>
            <w:noProof/>
          </w:rPr>
          <w:t>3.46.2 Use Case Roles</w:t>
        </w:r>
        <w:r w:rsidR="0088134F">
          <w:rPr>
            <w:noProof/>
            <w:webHidden/>
          </w:rPr>
          <w:tab/>
        </w:r>
        <w:r w:rsidR="0088134F">
          <w:rPr>
            <w:noProof/>
            <w:webHidden/>
          </w:rPr>
          <w:fldChar w:fldCharType="begin"/>
        </w:r>
        <w:r w:rsidR="0088134F">
          <w:rPr>
            <w:noProof/>
            <w:webHidden/>
          </w:rPr>
          <w:instrText xml:space="preserve"> PAGEREF _Toc518634593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1574A361" w14:textId="2834DDFB" w:rsidR="0088134F" w:rsidRDefault="00E63AF6">
      <w:pPr>
        <w:pStyle w:val="Sommario3"/>
        <w:rPr>
          <w:rFonts w:asciiTheme="minorHAnsi" w:eastAsiaTheme="minorEastAsia" w:hAnsiTheme="minorHAnsi" w:cstheme="minorBidi"/>
          <w:noProof/>
          <w:sz w:val="22"/>
          <w:szCs w:val="22"/>
        </w:rPr>
      </w:pPr>
      <w:hyperlink w:anchor="_Toc518634594" w:history="1">
        <w:r w:rsidR="0088134F" w:rsidRPr="00044E8B">
          <w:rPr>
            <w:rStyle w:val="Collegamentoipertestuale"/>
            <w:rFonts w:eastAsiaTheme="minorEastAsia"/>
            <w:noProof/>
          </w:rPr>
          <w:t>3.46.3 Referenced Standards</w:t>
        </w:r>
        <w:r w:rsidR="0088134F">
          <w:rPr>
            <w:noProof/>
            <w:webHidden/>
          </w:rPr>
          <w:tab/>
        </w:r>
        <w:r w:rsidR="0088134F">
          <w:rPr>
            <w:noProof/>
            <w:webHidden/>
          </w:rPr>
          <w:fldChar w:fldCharType="begin"/>
        </w:r>
        <w:r w:rsidR="0088134F">
          <w:rPr>
            <w:noProof/>
            <w:webHidden/>
          </w:rPr>
          <w:instrText xml:space="preserve"> PAGEREF _Toc518634594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36AC6B79" w14:textId="2531484A" w:rsidR="0088134F" w:rsidRDefault="00E63AF6">
      <w:pPr>
        <w:pStyle w:val="Sommario3"/>
        <w:rPr>
          <w:rFonts w:asciiTheme="minorHAnsi" w:eastAsiaTheme="minorEastAsia" w:hAnsiTheme="minorHAnsi" w:cstheme="minorBidi"/>
          <w:noProof/>
          <w:sz w:val="22"/>
          <w:szCs w:val="22"/>
        </w:rPr>
      </w:pPr>
      <w:hyperlink w:anchor="_Toc518634595" w:history="1">
        <w:r w:rsidR="0088134F" w:rsidRPr="00044E8B">
          <w:rPr>
            <w:rStyle w:val="Collegamentoipertestuale"/>
            <w:rFonts w:eastAsiaTheme="minorEastAsia"/>
            <w:noProof/>
          </w:rPr>
          <w:t>3.46.4 Interaction Diagrams</w:t>
        </w:r>
        <w:r w:rsidR="0088134F">
          <w:rPr>
            <w:noProof/>
            <w:webHidden/>
          </w:rPr>
          <w:tab/>
        </w:r>
        <w:r w:rsidR="0088134F">
          <w:rPr>
            <w:noProof/>
            <w:webHidden/>
          </w:rPr>
          <w:fldChar w:fldCharType="begin"/>
        </w:r>
        <w:r w:rsidR="0088134F">
          <w:rPr>
            <w:noProof/>
            <w:webHidden/>
          </w:rPr>
          <w:instrText xml:space="preserve"> PAGEREF _Toc518634595 \h </w:instrText>
        </w:r>
        <w:r w:rsidR="0088134F">
          <w:rPr>
            <w:noProof/>
            <w:webHidden/>
          </w:rPr>
        </w:r>
        <w:r w:rsidR="0088134F">
          <w:rPr>
            <w:noProof/>
            <w:webHidden/>
          </w:rPr>
          <w:fldChar w:fldCharType="separate"/>
        </w:r>
        <w:r w:rsidR="0088134F">
          <w:rPr>
            <w:noProof/>
            <w:webHidden/>
          </w:rPr>
          <w:t>236</w:t>
        </w:r>
        <w:r w:rsidR="0088134F">
          <w:rPr>
            <w:noProof/>
            <w:webHidden/>
          </w:rPr>
          <w:fldChar w:fldCharType="end"/>
        </w:r>
      </w:hyperlink>
    </w:p>
    <w:p w14:paraId="0FA3D362" w14:textId="0E6382F4" w:rsidR="0088134F" w:rsidRDefault="00E63AF6">
      <w:pPr>
        <w:pStyle w:val="Sommario3"/>
        <w:rPr>
          <w:rFonts w:asciiTheme="minorHAnsi" w:eastAsiaTheme="minorEastAsia" w:hAnsiTheme="minorHAnsi" w:cstheme="minorBidi"/>
          <w:noProof/>
          <w:sz w:val="22"/>
          <w:szCs w:val="22"/>
        </w:rPr>
      </w:pPr>
      <w:hyperlink w:anchor="_Toc518634596" w:history="1">
        <w:r w:rsidR="0088134F" w:rsidRPr="00044E8B">
          <w:rPr>
            <w:rStyle w:val="Collegamentoipertestuale"/>
            <w:rFonts w:eastAsiaTheme="minorEastAsia"/>
            <w:noProof/>
          </w:rPr>
          <w:t>3.46.5 Security Requirements</w:t>
        </w:r>
        <w:r w:rsidR="0088134F">
          <w:rPr>
            <w:noProof/>
            <w:webHidden/>
          </w:rPr>
          <w:tab/>
        </w:r>
        <w:r w:rsidR="0088134F">
          <w:rPr>
            <w:noProof/>
            <w:webHidden/>
          </w:rPr>
          <w:fldChar w:fldCharType="begin"/>
        </w:r>
        <w:r w:rsidR="0088134F">
          <w:rPr>
            <w:noProof/>
            <w:webHidden/>
          </w:rPr>
          <w:instrText xml:space="preserve"> PAGEREF _Toc518634596 \h </w:instrText>
        </w:r>
        <w:r w:rsidR="0088134F">
          <w:rPr>
            <w:noProof/>
            <w:webHidden/>
          </w:rPr>
        </w:r>
        <w:r w:rsidR="0088134F">
          <w:rPr>
            <w:noProof/>
            <w:webHidden/>
          </w:rPr>
          <w:fldChar w:fldCharType="separate"/>
        </w:r>
        <w:r w:rsidR="0088134F">
          <w:rPr>
            <w:noProof/>
            <w:webHidden/>
          </w:rPr>
          <w:t>242</w:t>
        </w:r>
        <w:r w:rsidR="0088134F">
          <w:rPr>
            <w:noProof/>
            <w:webHidden/>
          </w:rPr>
          <w:fldChar w:fldCharType="end"/>
        </w:r>
      </w:hyperlink>
    </w:p>
    <w:p w14:paraId="1AF10296" w14:textId="382CFEB1" w:rsidR="0088134F" w:rsidRDefault="00E63AF6">
      <w:pPr>
        <w:pStyle w:val="Sommario2"/>
        <w:rPr>
          <w:rFonts w:asciiTheme="minorHAnsi" w:eastAsiaTheme="minorEastAsia" w:hAnsiTheme="minorHAnsi" w:cstheme="minorBidi"/>
          <w:noProof/>
          <w:sz w:val="22"/>
          <w:szCs w:val="22"/>
        </w:rPr>
      </w:pPr>
      <w:hyperlink w:anchor="_Toc518634597" w:history="1">
        <w:r w:rsidR="0088134F" w:rsidRPr="00044E8B">
          <w:rPr>
            <w:rStyle w:val="Collegamentoipertestuale"/>
            <w:rFonts w:eastAsiaTheme="minorEastAsia"/>
            <w:noProof/>
          </w:rPr>
          <w:t>3.47 Patient Demographics Query HL7 V3 [ITI-47]</w:t>
        </w:r>
        <w:r w:rsidR="0088134F">
          <w:rPr>
            <w:noProof/>
            <w:webHidden/>
          </w:rPr>
          <w:tab/>
        </w:r>
        <w:r w:rsidR="0088134F">
          <w:rPr>
            <w:noProof/>
            <w:webHidden/>
          </w:rPr>
          <w:fldChar w:fldCharType="begin"/>
        </w:r>
        <w:r w:rsidR="0088134F">
          <w:rPr>
            <w:noProof/>
            <w:webHidden/>
          </w:rPr>
          <w:instrText xml:space="preserve"> PAGEREF _Toc518634597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2AFCFFDF" w14:textId="063CA232" w:rsidR="0088134F" w:rsidRDefault="00E63AF6">
      <w:pPr>
        <w:pStyle w:val="Sommario3"/>
        <w:rPr>
          <w:rFonts w:asciiTheme="minorHAnsi" w:eastAsiaTheme="minorEastAsia" w:hAnsiTheme="minorHAnsi" w:cstheme="minorBidi"/>
          <w:noProof/>
          <w:sz w:val="22"/>
          <w:szCs w:val="22"/>
        </w:rPr>
      </w:pPr>
      <w:hyperlink w:anchor="_Toc518634598" w:history="1">
        <w:r w:rsidR="0088134F" w:rsidRPr="00044E8B">
          <w:rPr>
            <w:rStyle w:val="Collegamentoipertestuale"/>
            <w:rFonts w:eastAsiaTheme="minorEastAsia"/>
            <w:noProof/>
          </w:rPr>
          <w:t>3.47.1 Scope</w:t>
        </w:r>
        <w:r w:rsidR="0088134F">
          <w:rPr>
            <w:noProof/>
            <w:webHidden/>
          </w:rPr>
          <w:tab/>
        </w:r>
        <w:r w:rsidR="0088134F">
          <w:rPr>
            <w:noProof/>
            <w:webHidden/>
          </w:rPr>
          <w:fldChar w:fldCharType="begin"/>
        </w:r>
        <w:r w:rsidR="0088134F">
          <w:rPr>
            <w:noProof/>
            <w:webHidden/>
          </w:rPr>
          <w:instrText xml:space="preserve"> PAGEREF _Toc518634598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46F0DD83" w14:textId="5B8CDCC7" w:rsidR="0088134F" w:rsidRDefault="00E63AF6">
      <w:pPr>
        <w:pStyle w:val="Sommario3"/>
        <w:rPr>
          <w:rFonts w:asciiTheme="minorHAnsi" w:eastAsiaTheme="minorEastAsia" w:hAnsiTheme="minorHAnsi" w:cstheme="minorBidi"/>
          <w:noProof/>
          <w:sz w:val="22"/>
          <w:szCs w:val="22"/>
        </w:rPr>
      </w:pPr>
      <w:hyperlink w:anchor="_Toc518634599" w:history="1">
        <w:r w:rsidR="0088134F" w:rsidRPr="00044E8B">
          <w:rPr>
            <w:rStyle w:val="Collegamentoipertestuale"/>
            <w:rFonts w:eastAsiaTheme="minorEastAsia"/>
            <w:noProof/>
          </w:rPr>
          <w:t>3.47.2 Use Case Roles</w:t>
        </w:r>
        <w:r w:rsidR="0088134F">
          <w:rPr>
            <w:noProof/>
            <w:webHidden/>
          </w:rPr>
          <w:tab/>
        </w:r>
        <w:r w:rsidR="0088134F">
          <w:rPr>
            <w:noProof/>
            <w:webHidden/>
          </w:rPr>
          <w:fldChar w:fldCharType="begin"/>
        </w:r>
        <w:r w:rsidR="0088134F">
          <w:rPr>
            <w:noProof/>
            <w:webHidden/>
          </w:rPr>
          <w:instrText xml:space="preserve"> PAGEREF _Toc518634599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216EB9B7" w14:textId="0C584961" w:rsidR="0088134F" w:rsidRDefault="00E63AF6">
      <w:pPr>
        <w:pStyle w:val="Sommario3"/>
        <w:rPr>
          <w:rFonts w:asciiTheme="minorHAnsi" w:eastAsiaTheme="minorEastAsia" w:hAnsiTheme="minorHAnsi" w:cstheme="minorBidi"/>
          <w:noProof/>
          <w:sz w:val="22"/>
          <w:szCs w:val="22"/>
        </w:rPr>
      </w:pPr>
      <w:hyperlink w:anchor="_Toc518634600" w:history="1">
        <w:r w:rsidR="0088134F" w:rsidRPr="00044E8B">
          <w:rPr>
            <w:rStyle w:val="Collegamentoipertestuale"/>
            <w:rFonts w:eastAsiaTheme="minorEastAsia"/>
            <w:noProof/>
          </w:rPr>
          <w:t>3.47.3 Referenced Standards</w:t>
        </w:r>
        <w:r w:rsidR="0088134F">
          <w:rPr>
            <w:noProof/>
            <w:webHidden/>
          </w:rPr>
          <w:tab/>
        </w:r>
        <w:r w:rsidR="0088134F">
          <w:rPr>
            <w:noProof/>
            <w:webHidden/>
          </w:rPr>
          <w:fldChar w:fldCharType="begin"/>
        </w:r>
        <w:r w:rsidR="0088134F">
          <w:rPr>
            <w:noProof/>
            <w:webHidden/>
          </w:rPr>
          <w:instrText xml:space="preserve"> PAGEREF _Toc518634600 \h </w:instrText>
        </w:r>
        <w:r w:rsidR="0088134F">
          <w:rPr>
            <w:noProof/>
            <w:webHidden/>
          </w:rPr>
        </w:r>
        <w:r w:rsidR="0088134F">
          <w:rPr>
            <w:noProof/>
            <w:webHidden/>
          </w:rPr>
          <w:fldChar w:fldCharType="separate"/>
        </w:r>
        <w:r w:rsidR="0088134F">
          <w:rPr>
            <w:noProof/>
            <w:webHidden/>
          </w:rPr>
          <w:t>246</w:t>
        </w:r>
        <w:r w:rsidR="0088134F">
          <w:rPr>
            <w:noProof/>
            <w:webHidden/>
          </w:rPr>
          <w:fldChar w:fldCharType="end"/>
        </w:r>
      </w:hyperlink>
    </w:p>
    <w:p w14:paraId="2FD77421" w14:textId="0F3506E3" w:rsidR="0088134F" w:rsidRDefault="00E63AF6">
      <w:pPr>
        <w:pStyle w:val="Sommario3"/>
        <w:rPr>
          <w:rFonts w:asciiTheme="minorHAnsi" w:eastAsiaTheme="minorEastAsia" w:hAnsiTheme="minorHAnsi" w:cstheme="minorBidi"/>
          <w:noProof/>
          <w:sz w:val="22"/>
          <w:szCs w:val="22"/>
        </w:rPr>
      </w:pPr>
      <w:hyperlink w:anchor="_Toc518634601" w:history="1">
        <w:r w:rsidR="0088134F" w:rsidRPr="00044E8B">
          <w:rPr>
            <w:rStyle w:val="Collegamentoipertestuale"/>
            <w:rFonts w:eastAsiaTheme="minorEastAsia"/>
            <w:noProof/>
          </w:rPr>
          <w:t>3.47.4 Interaction Diagrams</w:t>
        </w:r>
        <w:r w:rsidR="0088134F">
          <w:rPr>
            <w:noProof/>
            <w:webHidden/>
          </w:rPr>
          <w:tab/>
        </w:r>
        <w:r w:rsidR="0088134F">
          <w:rPr>
            <w:noProof/>
            <w:webHidden/>
          </w:rPr>
          <w:fldChar w:fldCharType="begin"/>
        </w:r>
        <w:r w:rsidR="0088134F">
          <w:rPr>
            <w:noProof/>
            <w:webHidden/>
          </w:rPr>
          <w:instrText xml:space="preserve"> PAGEREF _Toc518634601 \h </w:instrText>
        </w:r>
        <w:r w:rsidR="0088134F">
          <w:rPr>
            <w:noProof/>
            <w:webHidden/>
          </w:rPr>
        </w:r>
        <w:r w:rsidR="0088134F">
          <w:rPr>
            <w:noProof/>
            <w:webHidden/>
          </w:rPr>
          <w:fldChar w:fldCharType="separate"/>
        </w:r>
        <w:r w:rsidR="0088134F">
          <w:rPr>
            <w:noProof/>
            <w:webHidden/>
          </w:rPr>
          <w:t>246</w:t>
        </w:r>
        <w:r w:rsidR="0088134F">
          <w:rPr>
            <w:noProof/>
            <w:webHidden/>
          </w:rPr>
          <w:fldChar w:fldCharType="end"/>
        </w:r>
      </w:hyperlink>
    </w:p>
    <w:p w14:paraId="778ED6E0" w14:textId="50C70421" w:rsidR="0088134F" w:rsidRDefault="00E63AF6">
      <w:pPr>
        <w:pStyle w:val="Sommario3"/>
        <w:rPr>
          <w:rFonts w:asciiTheme="minorHAnsi" w:eastAsiaTheme="minorEastAsia" w:hAnsiTheme="minorHAnsi" w:cstheme="minorBidi"/>
          <w:noProof/>
          <w:sz w:val="22"/>
          <w:szCs w:val="22"/>
        </w:rPr>
      </w:pPr>
      <w:hyperlink w:anchor="_Toc518634602" w:history="1">
        <w:r w:rsidR="0088134F" w:rsidRPr="00044E8B">
          <w:rPr>
            <w:rStyle w:val="Collegamentoipertestuale"/>
            <w:rFonts w:eastAsiaTheme="minorEastAsia"/>
            <w:noProof/>
          </w:rPr>
          <w:t>3.47.5 Security Requirements</w:t>
        </w:r>
        <w:r w:rsidR="0088134F">
          <w:rPr>
            <w:noProof/>
            <w:webHidden/>
          </w:rPr>
          <w:tab/>
        </w:r>
        <w:r w:rsidR="0088134F">
          <w:rPr>
            <w:noProof/>
            <w:webHidden/>
          </w:rPr>
          <w:fldChar w:fldCharType="begin"/>
        </w:r>
        <w:r w:rsidR="0088134F">
          <w:rPr>
            <w:noProof/>
            <w:webHidden/>
          </w:rPr>
          <w:instrText xml:space="preserve"> PAGEREF _Toc518634602 \h </w:instrText>
        </w:r>
        <w:r w:rsidR="0088134F">
          <w:rPr>
            <w:noProof/>
            <w:webHidden/>
          </w:rPr>
        </w:r>
        <w:r w:rsidR="0088134F">
          <w:rPr>
            <w:noProof/>
            <w:webHidden/>
          </w:rPr>
          <w:fldChar w:fldCharType="separate"/>
        </w:r>
        <w:r w:rsidR="0088134F">
          <w:rPr>
            <w:noProof/>
            <w:webHidden/>
          </w:rPr>
          <w:t>268</w:t>
        </w:r>
        <w:r w:rsidR="0088134F">
          <w:rPr>
            <w:noProof/>
            <w:webHidden/>
          </w:rPr>
          <w:fldChar w:fldCharType="end"/>
        </w:r>
      </w:hyperlink>
    </w:p>
    <w:p w14:paraId="3DD634C1" w14:textId="32F6B7FF" w:rsidR="0088134F" w:rsidRDefault="00E63AF6">
      <w:pPr>
        <w:pStyle w:val="Sommario2"/>
        <w:rPr>
          <w:rFonts w:asciiTheme="minorHAnsi" w:eastAsiaTheme="minorEastAsia" w:hAnsiTheme="minorHAnsi" w:cstheme="minorBidi"/>
          <w:noProof/>
          <w:sz w:val="22"/>
          <w:szCs w:val="22"/>
        </w:rPr>
      </w:pPr>
      <w:hyperlink w:anchor="_Toc518634603" w:history="1">
        <w:r w:rsidR="0088134F" w:rsidRPr="00044E8B">
          <w:rPr>
            <w:rStyle w:val="Collegamentoipertestuale"/>
            <w:rFonts w:eastAsiaTheme="minorEastAsia"/>
            <w:noProof/>
          </w:rPr>
          <w:t>3.48 Retrieve Value Set [ITI-48]</w:t>
        </w:r>
        <w:r w:rsidR="0088134F">
          <w:rPr>
            <w:noProof/>
            <w:webHidden/>
          </w:rPr>
          <w:tab/>
        </w:r>
        <w:r w:rsidR="0088134F">
          <w:rPr>
            <w:noProof/>
            <w:webHidden/>
          </w:rPr>
          <w:fldChar w:fldCharType="begin"/>
        </w:r>
        <w:r w:rsidR="0088134F">
          <w:rPr>
            <w:noProof/>
            <w:webHidden/>
          </w:rPr>
          <w:instrText xml:space="preserve"> PAGEREF _Toc518634603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5DB2A0CF" w14:textId="6ADF0101" w:rsidR="0088134F" w:rsidRDefault="00E63AF6">
      <w:pPr>
        <w:pStyle w:val="Sommario3"/>
        <w:rPr>
          <w:rFonts w:asciiTheme="minorHAnsi" w:eastAsiaTheme="minorEastAsia" w:hAnsiTheme="minorHAnsi" w:cstheme="minorBidi"/>
          <w:noProof/>
          <w:sz w:val="22"/>
          <w:szCs w:val="22"/>
        </w:rPr>
      </w:pPr>
      <w:hyperlink w:anchor="_Toc518634604" w:history="1">
        <w:r w:rsidR="0088134F" w:rsidRPr="00044E8B">
          <w:rPr>
            <w:rStyle w:val="Collegamentoipertestuale"/>
            <w:rFonts w:eastAsiaTheme="minorEastAsia"/>
            <w:noProof/>
          </w:rPr>
          <w:t>3.48.1 Scope</w:t>
        </w:r>
        <w:r w:rsidR="0088134F">
          <w:rPr>
            <w:noProof/>
            <w:webHidden/>
          </w:rPr>
          <w:tab/>
        </w:r>
        <w:r w:rsidR="0088134F">
          <w:rPr>
            <w:noProof/>
            <w:webHidden/>
          </w:rPr>
          <w:fldChar w:fldCharType="begin"/>
        </w:r>
        <w:r w:rsidR="0088134F">
          <w:rPr>
            <w:noProof/>
            <w:webHidden/>
          </w:rPr>
          <w:instrText xml:space="preserve"> PAGEREF _Toc518634604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28D01718" w14:textId="17937C44" w:rsidR="0088134F" w:rsidRDefault="00E63AF6">
      <w:pPr>
        <w:pStyle w:val="Sommario3"/>
        <w:rPr>
          <w:rFonts w:asciiTheme="minorHAnsi" w:eastAsiaTheme="minorEastAsia" w:hAnsiTheme="minorHAnsi" w:cstheme="minorBidi"/>
          <w:noProof/>
          <w:sz w:val="22"/>
          <w:szCs w:val="22"/>
        </w:rPr>
      </w:pPr>
      <w:hyperlink w:anchor="_Toc518634605" w:history="1">
        <w:r w:rsidR="0088134F" w:rsidRPr="00044E8B">
          <w:rPr>
            <w:rStyle w:val="Collegamentoipertestuale"/>
            <w:rFonts w:eastAsiaTheme="minorEastAsia"/>
            <w:noProof/>
          </w:rPr>
          <w:t>3.48.2 Use case roles</w:t>
        </w:r>
        <w:r w:rsidR="0088134F">
          <w:rPr>
            <w:noProof/>
            <w:webHidden/>
          </w:rPr>
          <w:tab/>
        </w:r>
        <w:r w:rsidR="0088134F">
          <w:rPr>
            <w:noProof/>
            <w:webHidden/>
          </w:rPr>
          <w:fldChar w:fldCharType="begin"/>
        </w:r>
        <w:r w:rsidR="0088134F">
          <w:rPr>
            <w:noProof/>
            <w:webHidden/>
          </w:rPr>
          <w:instrText xml:space="preserve"> PAGEREF _Toc518634605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5212AACA" w14:textId="42ECD64C" w:rsidR="0088134F" w:rsidRDefault="00E63AF6">
      <w:pPr>
        <w:pStyle w:val="Sommario3"/>
        <w:rPr>
          <w:rFonts w:asciiTheme="minorHAnsi" w:eastAsiaTheme="minorEastAsia" w:hAnsiTheme="minorHAnsi" w:cstheme="minorBidi"/>
          <w:noProof/>
          <w:sz w:val="22"/>
          <w:szCs w:val="22"/>
        </w:rPr>
      </w:pPr>
      <w:hyperlink w:anchor="_Toc518634606" w:history="1">
        <w:r w:rsidR="0088134F" w:rsidRPr="00044E8B">
          <w:rPr>
            <w:rStyle w:val="Collegamentoipertestuale"/>
            <w:rFonts w:eastAsiaTheme="minorEastAsia"/>
            <w:noProof/>
          </w:rPr>
          <w:t>3.48.3 Referenced Standards</w:t>
        </w:r>
        <w:r w:rsidR="0088134F">
          <w:rPr>
            <w:noProof/>
            <w:webHidden/>
          </w:rPr>
          <w:tab/>
        </w:r>
        <w:r w:rsidR="0088134F">
          <w:rPr>
            <w:noProof/>
            <w:webHidden/>
          </w:rPr>
          <w:fldChar w:fldCharType="begin"/>
        </w:r>
        <w:r w:rsidR="0088134F">
          <w:rPr>
            <w:noProof/>
            <w:webHidden/>
          </w:rPr>
          <w:instrText xml:space="preserve"> PAGEREF _Toc518634606 \h </w:instrText>
        </w:r>
        <w:r w:rsidR="0088134F">
          <w:rPr>
            <w:noProof/>
            <w:webHidden/>
          </w:rPr>
        </w:r>
        <w:r w:rsidR="0088134F">
          <w:rPr>
            <w:noProof/>
            <w:webHidden/>
          </w:rPr>
          <w:fldChar w:fldCharType="separate"/>
        </w:r>
        <w:r w:rsidR="0088134F">
          <w:rPr>
            <w:noProof/>
            <w:webHidden/>
          </w:rPr>
          <w:t>272</w:t>
        </w:r>
        <w:r w:rsidR="0088134F">
          <w:rPr>
            <w:noProof/>
            <w:webHidden/>
          </w:rPr>
          <w:fldChar w:fldCharType="end"/>
        </w:r>
      </w:hyperlink>
    </w:p>
    <w:p w14:paraId="312EF4A1" w14:textId="1DB39F45" w:rsidR="0088134F" w:rsidRDefault="00E63AF6">
      <w:pPr>
        <w:pStyle w:val="Sommario3"/>
        <w:rPr>
          <w:rFonts w:asciiTheme="minorHAnsi" w:eastAsiaTheme="minorEastAsia" w:hAnsiTheme="minorHAnsi" w:cstheme="minorBidi"/>
          <w:noProof/>
          <w:sz w:val="22"/>
          <w:szCs w:val="22"/>
        </w:rPr>
      </w:pPr>
      <w:hyperlink w:anchor="_Toc518634607" w:history="1">
        <w:r w:rsidR="0088134F" w:rsidRPr="00044E8B">
          <w:rPr>
            <w:rStyle w:val="Collegamentoipertestuale"/>
            <w:rFonts w:eastAsiaTheme="minorEastAsia"/>
            <w:noProof/>
          </w:rPr>
          <w:t>3.48.4 Interaction Diagram</w:t>
        </w:r>
        <w:r w:rsidR="0088134F">
          <w:rPr>
            <w:noProof/>
            <w:webHidden/>
          </w:rPr>
          <w:tab/>
        </w:r>
        <w:r w:rsidR="0088134F">
          <w:rPr>
            <w:noProof/>
            <w:webHidden/>
          </w:rPr>
          <w:fldChar w:fldCharType="begin"/>
        </w:r>
        <w:r w:rsidR="0088134F">
          <w:rPr>
            <w:noProof/>
            <w:webHidden/>
          </w:rPr>
          <w:instrText xml:space="preserve"> PAGEREF _Toc518634607 \h </w:instrText>
        </w:r>
        <w:r w:rsidR="0088134F">
          <w:rPr>
            <w:noProof/>
            <w:webHidden/>
          </w:rPr>
        </w:r>
        <w:r w:rsidR="0088134F">
          <w:rPr>
            <w:noProof/>
            <w:webHidden/>
          </w:rPr>
          <w:fldChar w:fldCharType="separate"/>
        </w:r>
        <w:r w:rsidR="0088134F">
          <w:rPr>
            <w:noProof/>
            <w:webHidden/>
          </w:rPr>
          <w:t>272</w:t>
        </w:r>
        <w:r w:rsidR="0088134F">
          <w:rPr>
            <w:noProof/>
            <w:webHidden/>
          </w:rPr>
          <w:fldChar w:fldCharType="end"/>
        </w:r>
      </w:hyperlink>
    </w:p>
    <w:p w14:paraId="716B97E1" w14:textId="6E10FB7C" w:rsidR="0088134F" w:rsidRDefault="00E63AF6">
      <w:pPr>
        <w:pStyle w:val="Sommario3"/>
        <w:rPr>
          <w:rFonts w:asciiTheme="minorHAnsi" w:eastAsiaTheme="minorEastAsia" w:hAnsiTheme="minorHAnsi" w:cstheme="minorBidi"/>
          <w:noProof/>
          <w:sz w:val="22"/>
          <w:szCs w:val="22"/>
        </w:rPr>
      </w:pPr>
      <w:hyperlink w:anchor="_Toc518634608" w:history="1">
        <w:r w:rsidR="0088134F" w:rsidRPr="00044E8B">
          <w:rPr>
            <w:rStyle w:val="Collegamentoipertestuale"/>
            <w:rFonts w:eastAsiaTheme="minorEastAsia"/>
            <w:noProof/>
          </w:rPr>
          <w:t>3.48.5 Protocol Requirements</w:t>
        </w:r>
        <w:r w:rsidR="0088134F">
          <w:rPr>
            <w:noProof/>
            <w:webHidden/>
          </w:rPr>
          <w:tab/>
        </w:r>
        <w:r w:rsidR="0088134F">
          <w:rPr>
            <w:noProof/>
            <w:webHidden/>
          </w:rPr>
          <w:fldChar w:fldCharType="begin"/>
        </w:r>
        <w:r w:rsidR="0088134F">
          <w:rPr>
            <w:noProof/>
            <w:webHidden/>
          </w:rPr>
          <w:instrText xml:space="preserve"> PAGEREF _Toc518634608 \h </w:instrText>
        </w:r>
        <w:r w:rsidR="0088134F">
          <w:rPr>
            <w:noProof/>
            <w:webHidden/>
          </w:rPr>
        </w:r>
        <w:r w:rsidR="0088134F">
          <w:rPr>
            <w:noProof/>
            <w:webHidden/>
          </w:rPr>
          <w:fldChar w:fldCharType="separate"/>
        </w:r>
        <w:r w:rsidR="0088134F">
          <w:rPr>
            <w:noProof/>
            <w:webHidden/>
          </w:rPr>
          <w:t>275</w:t>
        </w:r>
        <w:r w:rsidR="0088134F">
          <w:rPr>
            <w:noProof/>
            <w:webHidden/>
          </w:rPr>
          <w:fldChar w:fldCharType="end"/>
        </w:r>
      </w:hyperlink>
    </w:p>
    <w:p w14:paraId="47AE994F" w14:textId="481F817A" w:rsidR="0088134F" w:rsidRDefault="00E63AF6">
      <w:pPr>
        <w:pStyle w:val="Sommario3"/>
        <w:rPr>
          <w:rFonts w:asciiTheme="minorHAnsi" w:eastAsiaTheme="minorEastAsia" w:hAnsiTheme="minorHAnsi" w:cstheme="minorBidi"/>
          <w:noProof/>
          <w:sz w:val="22"/>
          <w:szCs w:val="22"/>
        </w:rPr>
      </w:pPr>
      <w:hyperlink w:anchor="_Toc518634609" w:history="1">
        <w:r w:rsidR="0088134F" w:rsidRPr="00044E8B">
          <w:rPr>
            <w:rStyle w:val="Collegamentoipertestuale"/>
            <w:rFonts w:eastAsiaTheme="minorEastAsia"/>
            <w:noProof/>
          </w:rPr>
          <w:t>3.48.6 Security Requirements</w:t>
        </w:r>
        <w:r w:rsidR="0088134F">
          <w:rPr>
            <w:noProof/>
            <w:webHidden/>
          </w:rPr>
          <w:tab/>
        </w:r>
        <w:r w:rsidR="0088134F">
          <w:rPr>
            <w:noProof/>
            <w:webHidden/>
          </w:rPr>
          <w:fldChar w:fldCharType="begin"/>
        </w:r>
        <w:r w:rsidR="0088134F">
          <w:rPr>
            <w:noProof/>
            <w:webHidden/>
          </w:rPr>
          <w:instrText xml:space="preserve"> PAGEREF _Toc518634609 \h </w:instrText>
        </w:r>
        <w:r w:rsidR="0088134F">
          <w:rPr>
            <w:noProof/>
            <w:webHidden/>
          </w:rPr>
        </w:r>
        <w:r w:rsidR="0088134F">
          <w:rPr>
            <w:noProof/>
            <w:webHidden/>
          </w:rPr>
          <w:fldChar w:fldCharType="separate"/>
        </w:r>
        <w:r w:rsidR="0088134F">
          <w:rPr>
            <w:noProof/>
            <w:webHidden/>
          </w:rPr>
          <w:t>279</w:t>
        </w:r>
        <w:r w:rsidR="0088134F">
          <w:rPr>
            <w:noProof/>
            <w:webHidden/>
          </w:rPr>
          <w:fldChar w:fldCharType="end"/>
        </w:r>
      </w:hyperlink>
    </w:p>
    <w:p w14:paraId="103C4E3C" w14:textId="336AB13C" w:rsidR="0088134F" w:rsidRDefault="00E63AF6">
      <w:pPr>
        <w:pStyle w:val="Sommario2"/>
        <w:tabs>
          <w:tab w:val="left" w:pos="1152"/>
        </w:tabs>
        <w:rPr>
          <w:rFonts w:asciiTheme="minorHAnsi" w:eastAsiaTheme="minorEastAsia" w:hAnsiTheme="minorHAnsi" w:cstheme="minorBidi"/>
          <w:noProof/>
          <w:sz w:val="22"/>
          <w:szCs w:val="22"/>
        </w:rPr>
      </w:pPr>
      <w:hyperlink w:anchor="_Toc518634610" w:history="1">
        <w:r w:rsidR="0088134F" w:rsidRPr="00044E8B">
          <w:rPr>
            <w:rStyle w:val="Collegamentoipertestuale"/>
            <w:rFonts w:eastAsiaTheme="minorEastAsia"/>
            <w:noProof/>
          </w:rPr>
          <w:t>3.49</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Convey Printed Referral Request [ITI-49]</w:t>
        </w:r>
        <w:r w:rsidR="0088134F">
          <w:rPr>
            <w:noProof/>
            <w:webHidden/>
          </w:rPr>
          <w:tab/>
        </w:r>
        <w:r w:rsidR="0088134F">
          <w:rPr>
            <w:noProof/>
            <w:webHidden/>
          </w:rPr>
          <w:fldChar w:fldCharType="begin"/>
        </w:r>
        <w:r w:rsidR="0088134F">
          <w:rPr>
            <w:noProof/>
            <w:webHidden/>
          </w:rPr>
          <w:instrText xml:space="preserve"> PAGEREF _Toc518634610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749201CD" w14:textId="771D4131" w:rsidR="0088134F" w:rsidRDefault="00E63AF6">
      <w:pPr>
        <w:pStyle w:val="Sommario2"/>
        <w:tabs>
          <w:tab w:val="left" w:pos="1152"/>
        </w:tabs>
        <w:rPr>
          <w:rFonts w:asciiTheme="minorHAnsi" w:eastAsiaTheme="minorEastAsia" w:hAnsiTheme="minorHAnsi" w:cstheme="minorBidi"/>
          <w:noProof/>
          <w:sz w:val="22"/>
          <w:szCs w:val="22"/>
        </w:rPr>
      </w:pPr>
      <w:hyperlink w:anchor="_Toc518634611" w:history="1">
        <w:r w:rsidR="0088134F" w:rsidRPr="00044E8B">
          <w:rPr>
            <w:rStyle w:val="Collegamentoipertestuale"/>
            <w:rFonts w:eastAsiaTheme="minorEastAsia"/>
            <w:noProof/>
          </w:rPr>
          <w:t>3.50</w:t>
        </w:r>
        <w:r w:rsidR="0088134F">
          <w:rPr>
            <w:rFonts w:asciiTheme="minorHAnsi" w:eastAsiaTheme="minorEastAsia" w:hAnsiTheme="minorHAnsi" w:cstheme="minorBidi"/>
            <w:noProof/>
            <w:sz w:val="22"/>
            <w:szCs w:val="22"/>
          </w:rPr>
          <w:tab/>
        </w:r>
        <w:r w:rsidR="0088134F" w:rsidRPr="00044E8B">
          <w:rPr>
            <w:rStyle w:val="Collegamentoipertestuale"/>
            <w:rFonts w:eastAsiaTheme="minorEastAsia"/>
            <w:noProof/>
          </w:rPr>
          <w:t>Request Referral [ITI-50]</w:t>
        </w:r>
        <w:r w:rsidR="0088134F">
          <w:rPr>
            <w:noProof/>
            <w:webHidden/>
          </w:rPr>
          <w:tab/>
        </w:r>
        <w:r w:rsidR="0088134F">
          <w:rPr>
            <w:noProof/>
            <w:webHidden/>
          </w:rPr>
          <w:fldChar w:fldCharType="begin"/>
        </w:r>
        <w:r w:rsidR="0088134F">
          <w:rPr>
            <w:noProof/>
            <w:webHidden/>
          </w:rPr>
          <w:instrText xml:space="preserve"> PAGEREF _Toc518634611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205C038B" w14:textId="6908DC3D" w:rsidR="0088134F" w:rsidRDefault="00E63AF6">
      <w:pPr>
        <w:pStyle w:val="Sommario2"/>
        <w:rPr>
          <w:rFonts w:asciiTheme="minorHAnsi" w:eastAsiaTheme="minorEastAsia" w:hAnsiTheme="minorHAnsi" w:cstheme="minorBidi"/>
          <w:noProof/>
          <w:sz w:val="22"/>
          <w:szCs w:val="22"/>
        </w:rPr>
      </w:pPr>
      <w:hyperlink w:anchor="_Toc518634612" w:history="1">
        <w:r w:rsidR="0088134F" w:rsidRPr="00044E8B">
          <w:rPr>
            <w:rStyle w:val="Collegamentoipertestuale"/>
            <w:rFonts w:eastAsiaTheme="minorEastAsia"/>
            <w:noProof/>
          </w:rPr>
          <w:t>3.51 Multi-Patient Stored Query [ITI-51]</w:t>
        </w:r>
        <w:r w:rsidR="0088134F">
          <w:rPr>
            <w:noProof/>
            <w:webHidden/>
          </w:rPr>
          <w:tab/>
        </w:r>
        <w:r w:rsidR="0088134F">
          <w:rPr>
            <w:noProof/>
            <w:webHidden/>
          </w:rPr>
          <w:fldChar w:fldCharType="begin"/>
        </w:r>
        <w:r w:rsidR="0088134F">
          <w:rPr>
            <w:noProof/>
            <w:webHidden/>
          </w:rPr>
          <w:instrText xml:space="preserve"> PAGEREF _Toc518634612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0500BEE5" w14:textId="3297362E" w:rsidR="0088134F" w:rsidRDefault="00E63AF6">
      <w:pPr>
        <w:pStyle w:val="Sommario3"/>
        <w:rPr>
          <w:rFonts w:asciiTheme="minorHAnsi" w:eastAsiaTheme="minorEastAsia" w:hAnsiTheme="minorHAnsi" w:cstheme="minorBidi"/>
          <w:noProof/>
          <w:sz w:val="22"/>
          <w:szCs w:val="22"/>
        </w:rPr>
      </w:pPr>
      <w:hyperlink w:anchor="_Toc518634613" w:history="1">
        <w:r w:rsidR="0088134F" w:rsidRPr="00044E8B">
          <w:rPr>
            <w:rStyle w:val="Collegamentoipertestuale"/>
            <w:rFonts w:eastAsiaTheme="minorEastAsia"/>
            <w:noProof/>
          </w:rPr>
          <w:t>3.51.1 Scope</w:t>
        </w:r>
        <w:r w:rsidR="0088134F">
          <w:rPr>
            <w:noProof/>
            <w:webHidden/>
          </w:rPr>
          <w:tab/>
        </w:r>
        <w:r w:rsidR="0088134F">
          <w:rPr>
            <w:noProof/>
            <w:webHidden/>
          </w:rPr>
          <w:fldChar w:fldCharType="begin"/>
        </w:r>
        <w:r w:rsidR="0088134F">
          <w:rPr>
            <w:noProof/>
            <w:webHidden/>
          </w:rPr>
          <w:instrText xml:space="preserve"> PAGEREF _Toc518634613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08A8110A" w14:textId="0561F6B1" w:rsidR="0088134F" w:rsidRDefault="00E63AF6">
      <w:pPr>
        <w:pStyle w:val="Sommario3"/>
        <w:rPr>
          <w:rFonts w:asciiTheme="minorHAnsi" w:eastAsiaTheme="minorEastAsia" w:hAnsiTheme="minorHAnsi" w:cstheme="minorBidi"/>
          <w:noProof/>
          <w:sz w:val="22"/>
          <w:szCs w:val="22"/>
        </w:rPr>
      </w:pPr>
      <w:hyperlink w:anchor="_Toc518634614" w:history="1">
        <w:r w:rsidR="0088134F" w:rsidRPr="00044E8B">
          <w:rPr>
            <w:rStyle w:val="Collegamentoipertestuale"/>
            <w:rFonts w:eastAsiaTheme="minorEastAsia"/>
            <w:noProof/>
          </w:rPr>
          <w:t>3.51.2 Use Case Roles</w:t>
        </w:r>
        <w:r w:rsidR="0088134F">
          <w:rPr>
            <w:noProof/>
            <w:webHidden/>
          </w:rPr>
          <w:tab/>
        </w:r>
        <w:r w:rsidR="0088134F">
          <w:rPr>
            <w:noProof/>
            <w:webHidden/>
          </w:rPr>
          <w:fldChar w:fldCharType="begin"/>
        </w:r>
        <w:r w:rsidR="0088134F">
          <w:rPr>
            <w:noProof/>
            <w:webHidden/>
          </w:rPr>
          <w:instrText xml:space="preserve"> PAGEREF _Toc518634614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32A268CD" w14:textId="4F5ECFC3" w:rsidR="0088134F" w:rsidRDefault="00E63AF6">
      <w:pPr>
        <w:pStyle w:val="Sommario3"/>
        <w:rPr>
          <w:rFonts w:asciiTheme="minorHAnsi" w:eastAsiaTheme="minorEastAsia" w:hAnsiTheme="minorHAnsi" w:cstheme="minorBidi"/>
          <w:noProof/>
          <w:sz w:val="22"/>
          <w:szCs w:val="22"/>
        </w:rPr>
      </w:pPr>
      <w:hyperlink w:anchor="_Toc518634615" w:history="1">
        <w:r w:rsidR="0088134F" w:rsidRPr="00044E8B">
          <w:rPr>
            <w:rStyle w:val="Collegamentoipertestuale"/>
            <w:rFonts w:eastAsiaTheme="minorEastAsia"/>
            <w:bCs/>
            <w:noProof/>
            <w:kern w:val="1"/>
            <w:lang w:eastAsia="ar-SA"/>
          </w:rPr>
          <w:t>3.51.3 Referenced Standard</w:t>
        </w:r>
        <w:r w:rsidR="0088134F">
          <w:rPr>
            <w:noProof/>
            <w:webHidden/>
          </w:rPr>
          <w:tab/>
        </w:r>
        <w:r w:rsidR="0088134F">
          <w:rPr>
            <w:noProof/>
            <w:webHidden/>
          </w:rPr>
          <w:fldChar w:fldCharType="begin"/>
        </w:r>
        <w:r w:rsidR="0088134F">
          <w:rPr>
            <w:noProof/>
            <w:webHidden/>
          </w:rPr>
          <w:instrText xml:space="preserve"> PAGEREF _Toc518634615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1B9B54D8" w14:textId="31451A78" w:rsidR="0088134F" w:rsidRDefault="00E63AF6">
      <w:pPr>
        <w:pStyle w:val="Sommario3"/>
        <w:rPr>
          <w:rFonts w:asciiTheme="minorHAnsi" w:eastAsiaTheme="minorEastAsia" w:hAnsiTheme="minorHAnsi" w:cstheme="minorBidi"/>
          <w:noProof/>
          <w:sz w:val="22"/>
          <w:szCs w:val="22"/>
        </w:rPr>
      </w:pPr>
      <w:hyperlink w:anchor="_Toc518634616" w:history="1">
        <w:r w:rsidR="0088134F" w:rsidRPr="00044E8B">
          <w:rPr>
            <w:rStyle w:val="Collegamentoipertestuale"/>
            <w:rFonts w:eastAsiaTheme="minorEastAsia"/>
            <w:bCs/>
            <w:noProof/>
            <w:kern w:val="1"/>
            <w:lang w:eastAsia="ar-SA"/>
          </w:rPr>
          <w:t>3.51.4 Interaction Diagram</w:t>
        </w:r>
        <w:r w:rsidR="0088134F">
          <w:rPr>
            <w:noProof/>
            <w:webHidden/>
          </w:rPr>
          <w:tab/>
        </w:r>
        <w:r w:rsidR="0088134F">
          <w:rPr>
            <w:noProof/>
            <w:webHidden/>
          </w:rPr>
          <w:fldChar w:fldCharType="begin"/>
        </w:r>
        <w:r w:rsidR="0088134F">
          <w:rPr>
            <w:noProof/>
            <w:webHidden/>
          </w:rPr>
          <w:instrText xml:space="preserve"> PAGEREF _Toc518634616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3112AA2D" w14:textId="4CCA8E5E" w:rsidR="0088134F" w:rsidRDefault="00E63AF6">
      <w:pPr>
        <w:pStyle w:val="Sommario3"/>
        <w:rPr>
          <w:rFonts w:asciiTheme="minorHAnsi" w:eastAsiaTheme="minorEastAsia" w:hAnsiTheme="minorHAnsi" w:cstheme="minorBidi"/>
          <w:noProof/>
          <w:sz w:val="22"/>
          <w:szCs w:val="22"/>
        </w:rPr>
      </w:pPr>
      <w:hyperlink w:anchor="_Toc518634617" w:history="1">
        <w:r w:rsidR="0088134F" w:rsidRPr="00044E8B">
          <w:rPr>
            <w:rStyle w:val="Collegamentoipertestuale"/>
            <w:rFonts w:eastAsiaTheme="minorEastAsia"/>
            <w:bCs/>
            <w:noProof/>
            <w:kern w:val="1"/>
            <w:lang w:eastAsia="ar-SA"/>
          </w:rPr>
          <w:t>3.51.5 Security Considerations</w:t>
        </w:r>
        <w:r w:rsidR="0088134F">
          <w:rPr>
            <w:noProof/>
            <w:webHidden/>
          </w:rPr>
          <w:tab/>
        </w:r>
        <w:r w:rsidR="0088134F">
          <w:rPr>
            <w:noProof/>
            <w:webHidden/>
          </w:rPr>
          <w:fldChar w:fldCharType="begin"/>
        </w:r>
        <w:r w:rsidR="0088134F">
          <w:rPr>
            <w:noProof/>
            <w:webHidden/>
          </w:rPr>
          <w:instrText xml:space="preserve"> PAGEREF _Toc518634617 \h </w:instrText>
        </w:r>
        <w:r w:rsidR="0088134F">
          <w:rPr>
            <w:noProof/>
            <w:webHidden/>
          </w:rPr>
        </w:r>
        <w:r w:rsidR="0088134F">
          <w:rPr>
            <w:noProof/>
            <w:webHidden/>
          </w:rPr>
          <w:fldChar w:fldCharType="separate"/>
        </w:r>
        <w:r w:rsidR="0088134F">
          <w:rPr>
            <w:noProof/>
            <w:webHidden/>
          </w:rPr>
          <w:t>289</w:t>
        </w:r>
        <w:r w:rsidR="0088134F">
          <w:rPr>
            <w:noProof/>
            <w:webHidden/>
          </w:rPr>
          <w:fldChar w:fldCharType="end"/>
        </w:r>
      </w:hyperlink>
    </w:p>
    <w:p w14:paraId="341753AB" w14:textId="4F12BA12" w:rsidR="0088134F" w:rsidRDefault="00E63AF6">
      <w:pPr>
        <w:pStyle w:val="Sommario2"/>
        <w:rPr>
          <w:rFonts w:asciiTheme="minorHAnsi" w:eastAsiaTheme="minorEastAsia" w:hAnsiTheme="minorHAnsi" w:cstheme="minorBidi"/>
          <w:noProof/>
          <w:sz w:val="22"/>
          <w:szCs w:val="22"/>
        </w:rPr>
      </w:pPr>
      <w:hyperlink w:anchor="_Toc518634618" w:history="1">
        <w:r w:rsidR="0088134F" w:rsidRPr="00044E8B">
          <w:rPr>
            <w:rStyle w:val="Collegamentoipertestuale"/>
            <w:rFonts w:eastAsiaTheme="minorEastAsia"/>
            <w:noProof/>
          </w:rPr>
          <w:t>3.52 Document Metadata Subscribe [ITI-52]</w:t>
        </w:r>
        <w:r w:rsidR="0088134F">
          <w:rPr>
            <w:noProof/>
            <w:webHidden/>
          </w:rPr>
          <w:tab/>
        </w:r>
        <w:r w:rsidR="0088134F">
          <w:rPr>
            <w:noProof/>
            <w:webHidden/>
          </w:rPr>
          <w:fldChar w:fldCharType="begin"/>
        </w:r>
        <w:r w:rsidR="0088134F">
          <w:rPr>
            <w:noProof/>
            <w:webHidden/>
          </w:rPr>
          <w:instrText xml:space="preserve"> PAGEREF _Toc518634618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7DF1A05B" w14:textId="7FEE7D64" w:rsidR="0088134F" w:rsidRDefault="00E63AF6">
      <w:pPr>
        <w:pStyle w:val="Sommario3"/>
        <w:rPr>
          <w:rFonts w:asciiTheme="minorHAnsi" w:eastAsiaTheme="minorEastAsia" w:hAnsiTheme="minorHAnsi" w:cstheme="minorBidi"/>
          <w:noProof/>
          <w:sz w:val="22"/>
          <w:szCs w:val="22"/>
        </w:rPr>
      </w:pPr>
      <w:hyperlink w:anchor="_Toc518634619" w:history="1">
        <w:r w:rsidR="0088134F" w:rsidRPr="00044E8B">
          <w:rPr>
            <w:rStyle w:val="Collegamentoipertestuale"/>
            <w:rFonts w:eastAsiaTheme="minorEastAsia"/>
            <w:noProof/>
          </w:rPr>
          <w:t>3.52.1 Scope</w:t>
        </w:r>
        <w:r w:rsidR="0088134F">
          <w:rPr>
            <w:noProof/>
            <w:webHidden/>
          </w:rPr>
          <w:tab/>
        </w:r>
        <w:r w:rsidR="0088134F">
          <w:rPr>
            <w:noProof/>
            <w:webHidden/>
          </w:rPr>
          <w:fldChar w:fldCharType="begin"/>
        </w:r>
        <w:r w:rsidR="0088134F">
          <w:rPr>
            <w:noProof/>
            <w:webHidden/>
          </w:rPr>
          <w:instrText xml:space="preserve"> PAGEREF _Toc518634619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39A1D013" w14:textId="36D27B74" w:rsidR="0088134F" w:rsidRDefault="00E63AF6">
      <w:pPr>
        <w:pStyle w:val="Sommario3"/>
        <w:rPr>
          <w:rFonts w:asciiTheme="minorHAnsi" w:eastAsiaTheme="minorEastAsia" w:hAnsiTheme="minorHAnsi" w:cstheme="minorBidi"/>
          <w:noProof/>
          <w:sz w:val="22"/>
          <w:szCs w:val="22"/>
        </w:rPr>
      </w:pPr>
      <w:hyperlink w:anchor="_Toc518634620" w:history="1">
        <w:r w:rsidR="0088134F" w:rsidRPr="00044E8B">
          <w:rPr>
            <w:rStyle w:val="Collegamentoipertestuale"/>
            <w:rFonts w:eastAsiaTheme="minorEastAsia"/>
            <w:noProof/>
          </w:rPr>
          <w:t>3.52.2 Use Case Roles</w:t>
        </w:r>
        <w:r w:rsidR="0088134F">
          <w:rPr>
            <w:noProof/>
            <w:webHidden/>
          </w:rPr>
          <w:tab/>
        </w:r>
        <w:r w:rsidR="0088134F">
          <w:rPr>
            <w:noProof/>
            <w:webHidden/>
          </w:rPr>
          <w:fldChar w:fldCharType="begin"/>
        </w:r>
        <w:r w:rsidR="0088134F">
          <w:rPr>
            <w:noProof/>
            <w:webHidden/>
          </w:rPr>
          <w:instrText xml:space="preserve"> PAGEREF _Toc518634620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0FB83D0D" w14:textId="300C116D" w:rsidR="0088134F" w:rsidRDefault="00E63AF6">
      <w:pPr>
        <w:pStyle w:val="Sommario3"/>
        <w:rPr>
          <w:rFonts w:asciiTheme="minorHAnsi" w:eastAsiaTheme="minorEastAsia" w:hAnsiTheme="minorHAnsi" w:cstheme="minorBidi"/>
          <w:noProof/>
          <w:sz w:val="22"/>
          <w:szCs w:val="22"/>
        </w:rPr>
      </w:pPr>
      <w:hyperlink w:anchor="_Toc518634621" w:history="1">
        <w:r w:rsidR="0088134F" w:rsidRPr="00044E8B">
          <w:rPr>
            <w:rStyle w:val="Collegamentoipertestuale"/>
            <w:rFonts w:eastAsiaTheme="minorEastAsia"/>
            <w:noProof/>
          </w:rPr>
          <w:t>3.52.3 Referenced Standards</w:t>
        </w:r>
        <w:r w:rsidR="0088134F">
          <w:rPr>
            <w:noProof/>
            <w:webHidden/>
          </w:rPr>
          <w:tab/>
        </w:r>
        <w:r w:rsidR="0088134F">
          <w:rPr>
            <w:noProof/>
            <w:webHidden/>
          </w:rPr>
          <w:fldChar w:fldCharType="begin"/>
        </w:r>
        <w:r w:rsidR="0088134F">
          <w:rPr>
            <w:noProof/>
            <w:webHidden/>
          </w:rPr>
          <w:instrText xml:space="preserve"> PAGEREF _Toc518634621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2A0ACE87" w14:textId="2769339D" w:rsidR="0088134F" w:rsidRDefault="00E63AF6">
      <w:pPr>
        <w:pStyle w:val="Sommario3"/>
        <w:rPr>
          <w:rFonts w:asciiTheme="minorHAnsi" w:eastAsiaTheme="minorEastAsia" w:hAnsiTheme="minorHAnsi" w:cstheme="minorBidi"/>
          <w:noProof/>
          <w:sz w:val="22"/>
          <w:szCs w:val="22"/>
        </w:rPr>
      </w:pPr>
      <w:hyperlink w:anchor="_Toc518634622" w:history="1">
        <w:r w:rsidR="0088134F" w:rsidRPr="00044E8B">
          <w:rPr>
            <w:rStyle w:val="Collegamentoipertestuale"/>
            <w:rFonts w:eastAsiaTheme="minorEastAsia"/>
            <w:noProof/>
          </w:rPr>
          <w:t>3.52.4 Interaction Diagram</w:t>
        </w:r>
        <w:r w:rsidR="0088134F">
          <w:rPr>
            <w:noProof/>
            <w:webHidden/>
          </w:rPr>
          <w:tab/>
        </w:r>
        <w:r w:rsidR="0088134F">
          <w:rPr>
            <w:noProof/>
            <w:webHidden/>
          </w:rPr>
          <w:fldChar w:fldCharType="begin"/>
        </w:r>
        <w:r w:rsidR="0088134F">
          <w:rPr>
            <w:noProof/>
            <w:webHidden/>
          </w:rPr>
          <w:instrText xml:space="preserve"> PAGEREF _Toc518634622 \h </w:instrText>
        </w:r>
        <w:r w:rsidR="0088134F">
          <w:rPr>
            <w:noProof/>
            <w:webHidden/>
          </w:rPr>
        </w:r>
        <w:r w:rsidR="0088134F">
          <w:rPr>
            <w:noProof/>
            <w:webHidden/>
          </w:rPr>
          <w:fldChar w:fldCharType="separate"/>
        </w:r>
        <w:r w:rsidR="0088134F">
          <w:rPr>
            <w:noProof/>
            <w:webHidden/>
          </w:rPr>
          <w:t>294</w:t>
        </w:r>
        <w:r w:rsidR="0088134F">
          <w:rPr>
            <w:noProof/>
            <w:webHidden/>
          </w:rPr>
          <w:fldChar w:fldCharType="end"/>
        </w:r>
      </w:hyperlink>
    </w:p>
    <w:p w14:paraId="7BA1CA5C" w14:textId="1DDE2944" w:rsidR="0088134F" w:rsidRDefault="00E63AF6">
      <w:pPr>
        <w:pStyle w:val="Sommario3"/>
        <w:rPr>
          <w:rFonts w:asciiTheme="minorHAnsi" w:eastAsiaTheme="minorEastAsia" w:hAnsiTheme="minorHAnsi" w:cstheme="minorBidi"/>
          <w:noProof/>
          <w:sz w:val="22"/>
          <w:szCs w:val="22"/>
        </w:rPr>
      </w:pPr>
      <w:hyperlink w:anchor="_Toc518634623" w:history="1">
        <w:r w:rsidR="0088134F" w:rsidRPr="00044E8B">
          <w:rPr>
            <w:rStyle w:val="Collegamentoipertestuale"/>
            <w:rFonts w:eastAsiaTheme="minorEastAsia"/>
            <w:noProof/>
          </w:rPr>
          <w:t>3.52.5 Subscription Topics and Filter Expressions</w:t>
        </w:r>
        <w:r w:rsidR="0088134F">
          <w:rPr>
            <w:noProof/>
            <w:webHidden/>
          </w:rPr>
          <w:tab/>
        </w:r>
        <w:r w:rsidR="0088134F">
          <w:rPr>
            <w:noProof/>
            <w:webHidden/>
          </w:rPr>
          <w:fldChar w:fldCharType="begin"/>
        </w:r>
        <w:r w:rsidR="0088134F">
          <w:rPr>
            <w:noProof/>
            <w:webHidden/>
          </w:rPr>
          <w:instrText xml:space="preserve"> PAGEREF _Toc518634623 \h </w:instrText>
        </w:r>
        <w:r w:rsidR="0088134F">
          <w:rPr>
            <w:noProof/>
            <w:webHidden/>
          </w:rPr>
        </w:r>
        <w:r w:rsidR="0088134F">
          <w:rPr>
            <w:noProof/>
            <w:webHidden/>
          </w:rPr>
          <w:fldChar w:fldCharType="separate"/>
        </w:r>
        <w:r w:rsidR="0088134F">
          <w:rPr>
            <w:noProof/>
            <w:webHidden/>
          </w:rPr>
          <w:t>299</w:t>
        </w:r>
        <w:r w:rsidR="0088134F">
          <w:rPr>
            <w:noProof/>
            <w:webHidden/>
          </w:rPr>
          <w:fldChar w:fldCharType="end"/>
        </w:r>
      </w:hyperlink>
    </w:p>
    <w:p w14:paraId="08DD29E8" w14:textId="7880F4D6" w:rsidR="0088134F" w:rsidRDefault="00E63AF6">
      <w:pPr>
        <w:pStyle w:val="Sommario3"/>
        <w:rPr>
          <w:rFonts w:asciiTheme="minorHAnsi" w:eastAsiaTheme="minorEastAsia" w:hAnsiTheme="minorHAnsi" w:cstheme="minorBidi"/>
          <w:noProof/>
          <w:sz w:val="22"/>
          <w:szCs w:val="22"/>
        </w:rPr>
      </w:pPr>
      <w:hyperlink w:anchor="_Toc518634624" w:history="1">
        <w:r w:rsidR="0088134F" w:rsidRPr="00044E8B">
          <w:rPr>
            <w:rStyle w:val="Collegamentoipertestuale"/>
            <w:rFonts w:eastAsiaTheme="minorEastAsia"/>
            <w:noProof/>
          </w:rPr>
          <w:t>3.52.6 Security Considerations</w:t>
        </w:r>
        <w:r w:rsidR="0088134F">
          <w:rPr>
            <w:noProof/>
            <w:webHidden/>
          </w:rPr>
          <w:tab/>
        </w:r>
        <w:r w:rsidR="0088134F">
          <w:rPr>
            <w:noProof/>
            <w:webHidden/>
          </w:rPr>
          <w:fldChar w:fldCharType="begin"/>
        </w:r>
        <w:r w:rsidR="0088134F">
          <w:rPr>
            <w:noProof/>
            <w:webHidden/>
          </w:rPr>
          <w:instrText xml:space="preserve"> PAGEREF _Toc518634624 \h </w:instrText>
        </w:r>
        <w:r w:rsidR="0088134F">
          <w:rPr>
            <w:noProof/>
            <w:webHidden/>
          </w:rPr>
        </w:r>
        <w:r w:rsidR="0088134F">
          <w:rPr>
            <w:noProof/>
            <w:webHidden/>
          </w:rPr>
          <w:fldChar w:fldCharType="separate"/>
        </w:r>
        <w:r w:rsidR="0088134F">
          <w:rPr>
            <w:noProof/>
            <w:webHidden/>
          </w:rPr>
          <w:t>306</w:t>
        </w:r>
        <w:r w:rsidR="0088134F">
          <w:rPr>
            <w:noProof/>
            <w:webHidden/>
          </w:rPr>
          <w:fldChar w:fldCharType="end"/>
        </w:r>
      </w:hyperlink>
    </w:p>
    <w:p w14:paraId="279D4DC6" w14:textId="41FF011E" w:rsidR="0088134F" w:rsidRDefault="00E63AF6">
      <w:pPr>
        <w:pStyle w:val="Sommario2"/>
        <w:rPr>
          <w:rFonts w:asciiTheme="minorHAnsi" w:eastAsiaTheme="minorEastAsia" w:hAnsiTheme="minorHAnsi" w:cstheme="minorBidi"/>
          <w:noProof/>
          <w:sz w:val="22"/>
          <w:szCs w:val="22"/>
        </w:rPr>
      </w:pPr>
      <w:hyperlink w:anchor="_Toc518634625" w:history="1">
        <w:r w:rsidR="0088134F" w:rsidRPr="00044E8B">
          <w:rPr>
            <w:rStyle w:val="Collegamentoipertestuale"/>
            <w:rFonts w:eastAsiaTheme="minorEastAsia"/>
            <w:bCs/>
            <w:noProof/>
          </w:rPr>
          <w:t>3.53 Document Metadata Notify</w:t>
        </w:r>
        <w:r w:rsidR="0088134F" w:rsidRPr="00044E8B">
          <w:rPr>
            <w:rStyle w:val="Collegamentoipertestuale"/>
            <w:rFonts w:eastAsiaTheme="minorEastAsia"/>
            <w:noProof/>
          </w:rPr>
          <w:t xml:space="preserve"> [ITI-53]</w:t>
        </w:r>
        <w:r w:rsidR="0088134F">
          <w:rPr>
            <w:noProof/>
            <w:webHidden/>
          </w:rPr>
          <w:tab/>
        </w:r>
        <w:r w:rsidR="0088134F">
          <w:rPr>
            <w:noProof/>
            <w:webHidden/>
          </w:rPr>
          <w:fldChar w:fldCharType="begin"/>
        </w:r>
        <w:r w:rsidR="0088134F">
          <w:rPr>
            <w:noProof/>
            <w:webHidden/>
          </w:rPr>
          <w:instrText xml:space="preserve"> PAGEREF _Toc518634625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58BD6A03" w14:textId="60E00A42" w:rsidR="0088134F" w:rsidRDefault="00E63AF6">
      <w:pPr>
        <w:pStyle w:val="Sommario3"/>
        <w:rPr>
          <w:rFonts w:asciiTheme="minorHAnsi" w:eastAsiaTheme="minorEastAsia" w:hAnsiTheme="minorHAnsi" w:cstheme="minorBidi"/>
          <w:noProof/>
          <w:sz w:val="22"/>
          <w:szCs w:val="22"/>
        </w:rPr>
      </w:pPr>
      <w:hyperlink w:anchor="_Toc518634626" w:history="1">
        <w:r w:rsidR="0088134F" w:rsidRPr="00044E8B">
          <w:rPr>
            <w:rStyle w:val="Collegamentoipertestuale"/>
            <w:rFonts w:eastAsiaTheme="minorEastAsia"/>
            <w:noProof/>
          </w:rPr>
          <w:t>3.53.1 Scope</w:t>
        </w:r>
        <w:r w:rsidR="0088134F">
          <w:rPr>
            <w:noProof/>
            <w:webHidden/>
          </w:rPr>
          <w:tab/>
        </w:r>
        <w:r w:rsidR="0088134F">
          <w:rPr>
            <w:noProof/>
            <w:webHidden/>
          </w:rPr>
          <w:fldChar w:fldCharType="begin"/>
        </w:r>
        <w:r w:rsidR="0088134F">
          <w:rPr>
            <w:noProof/>
            <w:webHidden/>
          </w:rPr>
          <w:instrText xml:space="preserve"> PAGEREF _Toc518634626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7598E10F" w14:textId="1B998888" w:rsidR="0088134F" w:rsidRDefault="00E63AF6">
      <w:pPr>
        <w:pStyle w:val="Sommario3"/>
        <w:rPr>
          <w:rFonts w:asciiTheme="minorHAnsi" w:eastAsiaTheme="minorEastAsia" w:hAnsiTheme="minorHAnsi" w:cstheme="minorBidi"/>
          <w:noProof/>
          <w:sz w:val="22"/>
          <w:szCs w:val="22"/>
        </w:rPr>
      </w:pPr>
      <w:hyperlink w:anchor="_Toc518634627" w:history="1">
        <w:r w:rsidR="0088134F" w:rsidRPr="00044E8B">
          <w:rPr>
            <w:rStyle w:val="Collegamentoipertestuale"/>
            <w:rFonts w:eastAsiaTheme="minorEastAsia"/>
            <w:noProof/>
          </w:rPr>
          <w:t>3.53.2 Use Case Roles</w:t>
        </w:r>
        <w:r w:rsidR="0088134F">
          <w:rPr>
            <w:noProof/>
            <w:webHidden/>
          </w:rPr>
          <w:tab/>
        </w:r>
        <w:r w:rsidR="0088134F">
          <w:rPr>
            <w:noProof/>
            <w:webHidden/>
          </w:rPr>
          <w:fldChar w:fldCharType="begin"/>
        </w:r>
        <w:r w:rsidR="0088134F">
          <w:rPr>
            <w:noProof/>
            <w:webHidden/>
          </w:rPr>
          <w:instrText xml:space="preserve"> PAGEREF _Toc518634627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04FEF2D7" w14:textId="0F5B7B6F" w:rsidR="0088134F" w:rsidRDefault="00E63AF6">
      <w:pPr>
        <w:pStyle w:val="Sommario3"/>
        <w:rPr>
          <w:rFonts w:asciiTheme="minorHAnsi" w:eastAsiaTheme="minorEastAsia" w:hAnsiTheme="minorHAnsi" w:cstheme="minorBidi"/>
          <w:noProof/>
          <w:sz w:val="22"/>
          <w:szCs w:val="22"/>
        </w:rPr>
      </w:pPr>
      <w:hyperlink w:anchor="_Toc518634628" w:history="1">
        <w:r w:rsidR="0088134F" w:rsidRPr="00044E8B">
          <w:rPr>
            <w:rStyle w:val="Collegamentoipertestuale"/>
            <w:rFonts w:eastAsiaTheme="minorEastAsia"/>
            <w:noProof/>
          </w:rPr>
          <w:t>3.53.3 Referenced Standards</w:t>
        </w:r>
        <w:r w:rsidR="0088134F">
          <w:rPr>
            <w:noProof/>
            <w:webHidden/>
          </w:rPr>
          <w:tab/>
        </w:r>
        <w:r w:rsidR="0088134F">
          <w:rPr>
            <w:noProof/>
            <w:webHidden/>
          </w:rPr>
          <w:fldChar w:fldCharType="begin"/>
        </w:r>
        <w:r w:rsidR="0088134F">
          <w:rPr>
            <w:noProof/>
            <w:webHidden/>
          </w:rPr>
          <w:instrText xml:space="preserve"> PAGEREF _Toc518634628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43B6D548" w14:textId="299AE63E" w:rsidR="0088134F" w:rsidRDefault="00E63AF6">
      <w:pPr>
        <w:pStyle w:val="Sommario3"/>
        <w:rPr>
          <w:rFonts w:asciiTheme="minorHAnsi" w:eastAsiaTheme="minorEastAsia" w:hAnsiTheme="minorHAnsi" w:cstheme="minorBidi"/>
          <w:noProof/>
          <w:sz w:val="22"/>
          <w:szCs w:val="22"/>
        </w:rPr>
      </w:pPr>
      <w:hyperlink w:anchor="_Toc518634629" w:history="1">
        <w:r w:rsidR="0088134F" w:rsidRPr="00044E8B">
          <w:rPr>
            <w:rStyle w:val="Collegamentoipertestuale"/>
            <w:rFonts w:eastAsiaTheme="minorEastAsia"/>
            <w:noProof/>
          </w:rPr>
          <w:t>3.53.4 Interaction Diagram</w:t>
        </w:r>
        <w:r w:rsidR="0088134F">
          <w:rPr>
            <w:noProof/>
            <w:webHidden/>
          </w:rPr>
          <w:tab/>
        </w:r>
        <w:r w:rsidR="0088134F">
          <w:rPr>
            <w:noProof/>
            <w:webHidden/>
          </w:rPr>
          <w:fldChar w:fldCharType="begin"/>
        </w:r>
        <w:r w:rsidR="0088134F">
          <w:rPr>
            <w:noProof/>
            <w:webHidden/>
          </w:rPr>
          <w:instrText xml:space="preserve"> PAGEREF _Toc518634629 \h </w:instrText>
        </w:r>
        <w:r w:rsidR="0088134F">
          <w:rPr>
            <w:noProof/>
            <w:webHidden/>
          </w:rPr>
        </w:r>
        <w:r w:rsidR="0088134F">
          <w:rPr>
            <w:noProof/>
            <w:webHidden/>
          </w:rPr>
          <w:fldChar w:fldCharType="separate"/>
        </w:r>
        <w:r w:rsidR="0088134F">
          <w:rPr>
            <w:noProof/>
            <w:webHidden/>
          </w:rPr>
          <w:t>312</w:t>
        </w:r>
        <w:r w:rsidR="0088134F">
          <w:rPr>
            <w:noProof/>
            <w:webHidden/>
          </w:rPr>
          <w:fldChar w:fldCharType="end"/>
        </w:r>
      </w:hyperlink>
    </w:p>
    <w:p w14:paraId="58210751" w14:textId="2DF1FC69" w:rsidR="0088134F" w:rsidRDefault="00E63AF6">
      <w:pPr>
        <w:pStyle w:val="Sommario3"/>
        <w:rPr>
          <w:rFonts w:asciiTheme="minorHAnsi" w:eastAsiaTheme="minorEastAsia" w:hAnsiTheme="minorHAnsi" w:cstheme="minorBidi"/>
          <w:noProof/>
          <w:sz w:val="22"/>
          <w:szCs w:val="22"/>
        </w:rPr>
      </w:pPr>
      <w:hyperlink w:anchor="_Toc518634630" w:history="1">
        <w:r w:rsidR="0088134F" w:rsidRPr="00044E8B">
          <w:rPr>
            <w:rStyle w:val="Collegamentoipertestuale"/>
            <w:rFonts w:eastAsiaTheme="minorEastAsia"/>
            <w:noProof/>
          </w:rPr>
          <w:t>3.53.5 Security Considerations</w:t>
        </w:r>
        <w:r w:rsidR="0088134F">
          <w:rPr>
            <w:noProof/>
            <w:webHidden/>
          </w:rPr>
          <w:tab/>
        </w:r>
        <w:r w:rsidR="0088134F">
          <w:rPr>
            <w:noProof/>
            <w:webHidden/>
          </w:rPr>
          <w:fldChar w:fldCharType="begin"/>
        </w:r>
        <w:r w:rsidR="0088134F">
          <w:rPr>
            <w:noProof/>
            <w:webHidden/>
          </w:rPr>
          <w:instrText xml:space="preserve"> PAGEREF _Toc518634630 \h </w:instrText>
        </w:r>
        <w:r w:rsidR="0088134F">
          <w:rPr>
            <w:noProof/>
            <w:webHidden/>
          </w:rPr>
        </w:r>
        <w:r w:rsidR="0088134F">
          <w:rPr>
            <w:noProof/>
            <w:webHidden/>
          </w:rPr>
          <w:fldChar w:fldCharType="separate"/>
        </w:r>
        <w:r w:rsidR="0088134F">
          <w:rPr>
            <w:noProof/>
            <w:webHidden/>
          </w:rPr>
          <w:t>316</w:t>
        </w:r>
        <w:r w:rsidR="0088134F">
          <w:rPr>
            <w:noProof/>
            <w:webHidden/>
          </w:rPr>
          <w:fldChar w:fldCharType="end"/>
        </w:r>
      </w:hyperlink>
    </w:p>
    <w:p w14:paraId="0622984E" w14:textId="42BC077F" w:rsidR="0088134F" w:rsidRDefault="00E63AF6">
      <w:pPr>
        <w:pStyle w:val="Sommario2"/>
        <w:rPr>
          <w:rFonts w:asciiTheme="minorHAnsi" w:eastAsiaTheme="minorEastAsia" w:hAnsiTheme="minorHAnsi" w:cstheme="minorBidi"/>
          <w:noProof/>
          <w:sz w:val="22"/>
          <w:szCs w:val="22"/>
        </w:rPr>
      </w:pPr>
      <w:hyperlink w:anchor="_Toc518634631" w:history="1">
        <w:r w:rsidR="0088134F" w:rsidRPr="00044E8B">
          <w:rPr>
            <w:rStyle w:val="Collegamentoipertestuale"/>
            <w:rFonts w:eastAsiaTheme="minorEastAsia"/>
            <w:bCs/>
            <w:noProof/>
          </w:rPr>
          <w:t>3.54 Document Metadata Publish</w:t>
        </w:r>
        <w:r w:rsidR="0088134F" w:rsidRPr="00044E8B">
          <w:rPr>
            <w:rStyle w:val="Collegamentoipertestuale"/>
            <w:rFonts w:eastAsiaTheme="minorEastAsia"/>
            <w:noProof/>
          </w:rPr>
          <w:t xml:space="preserve"> [ITI-54]</w:t>
        </w:r>
        <w:r w:rsidR="0088134F">
          <w:rPr>
            <w:noProof/>
            <w:webHidden/>
          </w:rPr>
          <w:tab/>
        </w:r>
        <w:r w:rsidR="0088134F">
          <w:rPr>
            <w:noProof/>
            <w:webHidden/>
          </w:rPr>
          <w:fldChar w:fldCharType="begin"/>
        </w:r>
        <w:r w:rsidR="0088134F">
          <w:rPr>
            <w:noProof/>
            <w:webHidden/>
          </w:rPr>
          <w:instrText xml:space="preserve"> PAGEREF _Toc518634631 \h </w:instrText>
        </w:r>
        <w:r w:rsidR="0088134F">
          <w:rPr>
            <w:noProof/>
            <w:webHidden/>
          </w:rPr>
        </w:r>
        <w:r w:rsidR="0088134F">
          <w:rPr>
            <w:noProof/>
            <w:webHidden/>
          </w:rPr>
          <w:fldChar w:fldCharType="separate"/>
        </w:r>
        <w:r w:rsidR="0088134F">
          <w:rPr>
            <w:noProof/>
            <w:webHidden/>
          </w:rPr>
          <w:t>319</w:t>
        </w:r>
        <w:r w:rsidR="0088134F">
          <w:rPr>
            <w:noProof/>
            <w:webHidden/>
          </w:rPr>
          <w:fldChar w:fldCharType="end"/>
        </w:r>
      </w:hyperlink>
    </w:p>
    <w:p w14:paraId="78398EB2" w14:textId="5FBC3E04" w:rsidR="0088134F" w:rsidRDefault="00E63AF6">
      <w:pPr>
        <w:pStyle w:val="Sommario3"/>
        <w:rPr>
          <w:rFonts w:asciiTheme="minorHAnsi" w:eastAsiaTheme="minorEastAsia" w:hAnsiTheme="minorHAnsi" w:cstheme="minorBidi"/>
          <w:noProof/>
          <w:sz w:val="22"/>
          <w:szCs w:val="22"/>
        </w:rPr>
      </w:pPr>
      <w:hyperlink w:anchor="_Toc518634632" w:history="1">
        <w:r w:rsidR="0088134F" w:rsidRPr="00044E8B">
          <w:rPr>
            <w:rStyle w:val="Collegamentoipertestuale"/>
            <w:rFonts w:eastAsiaTheme="minorEastAsia"/>
            <w:noProof/>
          </w:rPr>
          <w:t>3.54.1 Scope</w:t>
        </w:r>
        <w:r w:rsidR="0088134F">
          <w:rPr>
            <w:noProof/>
            <w:webHidden/>
          </w:rPr>
          <w:tab/>
        </w:r>
        <w:r w:rsidR="0088134F">
          <w:rPr>
            <w:noProof/>
            <w:webHidden/>
          </w:rPr>
          <w:fldChar w:fldCharType="begin"/>
        </w:r>
        <w:r w:rsidR="0088134F">
          <w:rPr>
            <w:noProof/>
            <w:webHidden/>
          </w:rPr>
          <w:instrText xml:space="preserve"> PAGEREF _Toc518634632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532442DE" w14:textId="4AE5ADAA" w:rsidR="0088134F" w:rsidRDefault="00E63AF6">
      <w:pPr>
        <w:pStyle w:val="Sommario3"/>
        <w:rPr>
          <w:rFonts w:asciiTheme="minorHAnsi" w:eastAsiaTheme="minorEastAsia" w:hAnsiTheme="minorHAnsi" w:cstheme="minorBidi"/>
          <w:noProof/>
          <w:sz w:val="22"/>
          <w:szCs w:val="22"/>
        </w:rPr>
      </w:pPr>
      <w:hyperlink w:anchor="_Toc518634633" w:history="1">
        <w:r w:rsidR="0088134F" w:rsidRPr="00044E8B">
          <w:rPr>
            <w:rStyle w:val="Collegamentoipertestuale"/>
            <w:rFonts w:eastAsiaTheme="minorEastAsia"/>
            <w:noProof/>
          </w:rPr>
          <w:t>3.54.2 Use Case Roles</w:t>
        </w:r>
        <w:r w:rsidR="0088134F">
          <w:rPr>
            <w:noProof/>
            <w:webHidden/>
          </w:rPr>
          <w:tab/>
        </w:r>
        <w:r w:rsidR="0088134F">
          <w:rPr>
            <w:noProof/>
            <w:webHidden/>
          </w:rPr>
          <w:fldChar w:fldCharType="begin"/>
        </w:r>
        <w:r w:rsidR="0088134F">
          <w:rPr>
            <w:noProof/>
            <w:webHidden/>
          </w:rPr>
          <w:instrText xml:space="preserve"> PAGEREF _Toc518634633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31261065" w14:textId="0011A417" w:rsidR="0088134F" w:rsidRDefault="00E63AF6">
      <w:pPr>
        <w:pStyle w:val="Sommario3"/>
        <w:rPr>
          <w:rFonts w:asciiTheme="minorHAnsi" w:eastAsiaTheme="minorEastAsia" w:hAnsiTheme="minorHAnsi" w:cstheme="minorBidi"/>
          <w:noProof/>
          <w:sz w:val="22"/>
          <w:szCs w:val="22"/>
        </w:rPr>
      </w:pPr>
      <w:hyperlink w:anchor="_Toc518634634" w:history="1">
        <w:r w:rsidR="0088134F" w:rsidRPr="00044E8B">
          <w:rPr>
            <w:rStyle w:val="Collegamentoipertestuale"/>
            <w:rFonts w:eastAsiaTheme="minorEastAsia"/>
            <w:noProof/>
          </w:rPr>
          <w:t>3.54.3 Referenced Standards</w:t>
        </w:r>
        <w:r w:rsidR="0088134F">
          <w:rPr>
            <w:noProof/>
            <w:webHidden/>
          </w:rPr>
          <w:tab/>
        </w:r>
        <w:r w:rsidR="0088134F">
          <w:rPr>
            <w:noProof/>
            <w:webHidden/>
          </w:rPr>
          <w:fldChar w:fldCharType="begin"/>
        </w:r>
        <w:r w:rsidR="0088134F">
          <w:rPr>
            <w:noProof/>
            <w:webHidden/>
          </w:rPr>
          <w:instrText xml:space="preserve"> PAGEREF _Toc518634634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1C4FD30D" w14:textId="75B46D75" w:rsidR="0088134F" w:rsidRDefault="00E63AF6">
      <w:pPr>
        <w:pStyle w:val="Sommario3"/>
        <w:rPr>
          <w:rFonts w:asciiTheme="minorHAnsi" w:eastAsiaTheme="minorEastAsia" w:hAnsiTheme="minorHAnsi" w:cstheme="minorBidi"/>
          <w:noProof/>
          <w:sz w:val="22"/>
          <w:szCs w:val="22"/>
        </w:rPr>
      </w:pPr>
      <w:hyperlink w:anchor="_Toc518634635" w:history="1">
        <w:r w:rsidR="0088134F" w:rsidRPr="00044E8B">
          <w:rPr>
            <w:rStyle w:val="Collegamentoipertestuale"/>
            <w:rFonts w:eastAsiaTheme="minorEastAsia"/>
            <w:noProof/>
          </w:rPr>
          <w:t>3.54.4 Interaction Diagram</w:t>
        </w:r>
        <w:r w:rsidR="0088134F">
          <w:rPr>
            <w:noProof/>
            <w:webHidden/>
          </w:rPr>
          <w:tab/>
        </w:r>
        <w:r w:rsidR="0088134F">
          <w:rPr>
            <w:noProof/>
            <w:webHidden/>
          </w:rPr>
          <w:fldChar w:fldCharType="begin"/>
        </w:r>
        <w:r w:rsidR="0088134F">
          <w:rPr>
            <w:noProof/>
            <w:webHidden/>
          </w:rPr>
          <w:instrText xml:space="preserve"> PAGEREF _Toc518634635 \h </w:instrText>
        </w:r>
        <w:r w:rsidR="0088134F">
          <w:rPr>
            <w:noProof/>
            <w:webHidden/>
          </w:rPr>
        </w:r>
        <w:r w:rsidR="0088134F">
          <w:rPr>
            <w:noProof/>
            <w:webHidden/>
          </w:rPr>
          <w:fldChar w:fldCharType="separate"/>
        </w:r>
        <w:r w:rsidR="0088134F">
          <w:rPr>
            <w:noProof/>
            <w:webHidden/>
          </w:rPr>
          <w:t>321</w:t>
        </w:r>
        <w:r w:rsidR="0088134F">
          <w:rPr>
            <w:noProof/>
            <w:webHidden/>
          </w:rPr>
          <w:fldChar w:fldCharType="end"/>
        </w:r>
      </w:hyperlink>
    </w:p>
    <w:p w14:paraId="3D6063D4" w14:textId="2EA76C15" w:rsidR="0088134F" w:rsidRDefault="00E63AF6">
      <w:pPr>
        <w:pStyle w:val="Sommario3"/>
        <w:rPr>
          <w:rFonts w:asciiTheme="minorHAnsi" w:eastAsiaTheme="minorEastAsia" w:hAnsiTheme="minorHAnsi" w:cstheme="minorBidi"/>
          <w:noProof/>
          <w:sz w:val="22"/>
          <w:szCs w:val="22"/>
        </w:rPr>
      </w:pPr>
      <w:hyperlink w:anchor="_Toc518634636" w:history="1">
        <w:r w:rsidR="0088134F" w:rsidRPr="00044E8B">
          <w:rPr>
            <w:rStyle w:val="Collegamentoipertestuale"/>
            <w:rFonts w:eastAsiaTheme="minorEastAsia"/>
            <w:noProof/>
          </w:rPr>
          <w:t>3.54.5 Security Considerations</w:t>
        </w:r>
        <w:r w:rsidR="0088134F">
          <w:rPr>
            <w:noProof/>
            <w:webHidden/>
          </w:rPr>
          <w:tab/>
        </w:r>
        <w:r w:rsidR="0088134F">
          <w:rPr>
            <w:noProof/>
            <w:webHidden/>
          </w:rPr>
          <w:fldChar w:fldCharType="begin"/>
        </w:r>
        <w:r w:rsidR="0088134F">
          <w:rPr>
            <w:noProof/>
            <w:webHidden/>
          </w:rPr>
          <w:instrText xml:space="preserve"> PAGEREF _Toc518634636 \h </w:instrText>
        </w:r>
        <w:r w:rsidR="0088134F">
          <w:rPr>
            <w:noProof/>
            <w:webHidden/>
          </w:rPr>
        </w:r>
        <w:r w:rsidR="0088134F">
          <w:rPr>
            <w:noProof/>
            <w:webHidden/>
          </w:rPr>
          <w:fldChar w:fldCharType="separate"/>
        </w:r>
        <w:r w:rsidR="0088134F">
          <w:rPr>
            <w:noProof/>
            <w:webHidden/>
          </w:rPr>
          <w:t>323</w:t>
        </w:r>
        <w:r w:rsidR="0088134F">
          <w:rPr>
            <w:noProof/>
            <w:webHidden/>
          </w:rPr>
          <w:fldChar w:fldCharType="end"/>
        </w:r>
      </w:hyperlink>
    </w:p>
    <w:p w14:paraId="35E28825" w14:textId="341C4B8F" w:rsidR="0088134F" w:rsidRDefault="00E63AF6">
      <w:pPr>
        <w:pStyle w:val="Sommario2"/>
        <w:rPr>
          <w:rFonts w:asciiTheme="minorHAnsi" w:eastAsiaTheme="minorEastAsia" w:hAnsiTheme="minorHAnsi" w:cstheme="minorBidi"/>
          <w:noProof/>
          <w:sz w:val="22"/>
          <w:szCs w:val="22"/>
        </w:rPr>
      </w:pPr>
      <w:hyperlink w:anchor="_Toc518634637" w:history="1">
        <w:r w:rsidR="0088134F" w:rsidRPr="00044E8B">
          <w:rPr>
            <w:rStyle w:val="Collegamentoipertestuale"/>
            <w:rFonts w:eastAsiaTheme="minorEastAsia"/>
            <w:noProof/>
          </w:rPr>
          <w:t>3.55 Cross Gateway Patient Discovery [ITI-55]</w:t>
        </w:r>
        <w:r w:rsidR="0088134F">
          <w:rPr>
            <w:noProof/>
            <w:webHidden/>
          </w:rPr>
          <w:tab/>
        </w:r>
        <w:r w:rsidR="0088134F">
          <w:rPr>
            <w:noProof/>
            <w:webHidden/>
          </w:rPr>
          <w:fldChar w:fldCharType="begin"/>
        </w:r>
        <w:r w:rsidR="0088134F">
          <w:rPr>
            <w:noProof/>
            <w:webHidden/>
          </w:rPr>
          <w:instrText xml:space="preserve"> PAGEREF _Toc518634637 \h </w:instrText>
        </w:r>
        <w:r w:rsidR="0088134F">
          <w:rPr>
            <w:noProof/>
            <w:webHidden/>
          </w:rPr>
        </w:r>
        <w:r w:rsidR="0088134F">
          <w:rPr>
            <w:noProof/>
            <w:webHidden/>
          </w:rPr>
          <w:fldChar w:fldCharType="separate"/>
        </w:r>
        <w:r w:rsidR="0088134F">
          <w:rPr>
            <w:noProof/>
            <w:webHidden/>
          </w:rPr>
          <w:t>326</w:t>
        </w:r>
        <w:r w:rsidR="0088134F">
          <w:rPr>
            <w:noProof/>
            <w:webHidden/>
          </w:rPr>
          <w:fldChar w:fldCharType="end"/>
        </w:r>
      </w:hyperlink>
    </w:p>
    <w:p w14:paraId="4E8DBBE6" w14:textId="41D2DBF1" w:rsidR="0088134F" w:rsidRDefault="00E63AF6">
      <w:pPr>
        <w:pStyle w:val="Sommario3"/>
        <w:rPr>
          <w:rFonts w:asciiTheme="minorHAnsi" w:eastAsiaTheme="minorEastAsia" w:hAnsiTheme="minorHAnsi" w:cstheme="minorBidi"/>
          <w:noProof/>
          <w:sz w:val="22"/>
          <w:szCs w:val="22"/>
        </w:rPr>
      </w:pPr>
      <w:hyperlink w:anchor="_Toc518634638" w:history="1">
        <w:r w:rsidR="0088134F" w:rsidRPr="00044E8B">
          <w:rPr>
            <w:rStyle w:val="Collegamentoipertestuale"/>
            <w:rFonts w:eastAsiaTheme="minorEastAsia"/>
            <w:noProof/>
          </w:rPr>
          <w:t>3.55.1 Scope</w:t>
        </w:r>
        <w:r w:rsidR="0088134F">
          <w:rPr>
            <w:noProof/>
            <w:webHidden/>
          </w:rPr>
          <w:tab/>
        </w:r>
        <w:r w:rsidR="0088134F">
          <w:rPr>
            <w:noProof/>
            <w:webHidden/>
          </w:rPr>
          <w:fldChar w:fldCharType="begin"/>
        </w:r>
        <w:r w:rsidR="0088134F">
          <w:rPr>
            <w:noProof/>
            <w:webHidden/>
          </w:rPr>
          <w:instrText xml:space="preserve"> PAGEREF _Toc518634638 \h </w:instrText>
        </w:r>
        <w:r w:rsidR="0088134F">
          <w:rPr>
            <w:noProof/>
            <w:webHidden/>
          </w:rPr>
        </w:r>
        <w:r w:rsidR="0088134F">
          <w:rPr>
            <w:noProof/>
            <w:webHidden/>
          </w:rPr>
          <w:fldChar w:fldCharType="separate"/>
        </w:r>
        <w:r w:rsidR="0088134F">
          <w:rPr>
            <w:noProof/>
            <w:webHidden/>
          </w:rPr>
          <w:t>326</w:t>
        </w:r>
        <w:r w:rsidR="0088134F">
          <w:rPr>
            <w:noProof/>
            <w:webHidden/>
          </w:rPr>
          <w:fldChar w:fldCharType="end"/>
        </w:r>
      </w:hyperlink>
    </w:p>
    <w:p w14:paraId="2E6E32D5" w14:textId="2CF12360" w:rsidR="0088134F" w:rsidRDefault="00E63AF6">
      <w:pPr>
        <w:pStyle w:val="Sommario3"/>
        <w:rPr>
          <w:rFonts w:asciiTheme="minorHAnsi" w:eastAsiaTheme="minorEastAsia" w:hAnsiTheme="minorHAnsi" w:cstheme="minorBidi"/>
          <w:noProof/>
          <w:sz w:val="22"/>
          <w:szCs w:val="22"/>
        </w:rPr>
      </w:pPr>
      <w:hyperlink w:anchor="_Toc518634639" w:history="1">
        <w:r w:rsidR="0088134F" w:rsidRPr="00044E8B">
          <w:rPr>
            <w:rStyle w:val="Collegamentoipertestuale"/>
            <w:rFonts w:eastAsiaTheme="minorEastAsia"/>
            <w:noProof/>
          </w:rPr>
          <w:t>3.55.2 Use Case Roles</w:t>
        </w:r>
        <w:r w:rsidR="0088134F">
          <w:rPr>
            <w:noProof/>
            <w:webHidden/>
          </w:rPr>
          <w:tab/>
        </w:r>
        <w:r w:rsidR="0088134F">
          <w:rPr>
            <w:noProof/>
            <w:webHidden/>
          </w:rPr>
          <w:fldChar w:fldCharType="begin"/>
        </w:r>
        <w:r w:rsidR="0088134F">
          <w:rPr>
            <w:noProof/>
            <w:webHidden/>
          </w:rPr>
          <w:instrText xml:space="preserve"> PAGEREF _Toc518634639 \h </w:instrText>
        </w:r>
        <w:r w:rsidR="0088134F">
          <w:rPr>
            <w:noProof/>
            <w:webHidden/>
          </w:rPr>
        </w:r>
        <w:r w:rsidR="0088134F">
          <w:rPr>
            <w:noProof/>
            <w:webHidden/>
          </w:rPr>
          <w:fldChar w:fldCharType="separate"/>
        </w:r>
        <w:r w:rsidR="0088134F">
          <w:rPr>
            <w:noProof/>
            <w:webHidden/>
          </w:rPr>
          <w:t>327</w:t>
        </w:r>
        <w:r w:rsidR="0088134F">
          <w:rPr>
            <w:noProof/>
            <w:webHidden/>
          </w:rPr>
          <w:fldChar w:fldCharType="end"/>
        </w:r>
      </w:hyperlink>
    </w:p>
    <w:p w14:paraId="54A0EBC5" w14:textId="000440DA" w:rsidR="0088134F" w:rsidRDefault="00E63AF6">
      <w:pPr>
        <w:pStyle w:val="Sommario3"/>
        <w:rPr>
          <w:rFonts w:asciiTheme="minorHAnsi" w:eastAsiaTheme="minorEastAsia" w:hAnsiTheme="minorHAnsi" w:cstheme="minorBidi"/>
          <w:noProof/>
          <w:sz w:val="22"/>
          <w:szCs w:val="22"/>
        </w:rPr>
      </w:pPr>
      <w:hyperlink w:anchor="_Toc518634640" w:history="1">
        <w:r w:rsidR="0088134F" w:rsidRPr="00044E8B">
          <w:rPr>
            <w:rStyle w:val="Collegamentoipertestuale"/>
            <w:rFonts w:eastAsiaTheme="minorEastAsia"/>
            <w:noProof/>
          </w:rPr>
          <w:t>3.55.3 Referenced Standard</w:t>
        </w:r>
        <w:r w:rsidR="0088134F">
          <w:rPr>
            <w:noProof/>
            <w:webHidden/>
          </w:rPr>
          <w:tab/>
        </w:r>
        <w:r w:rsidR="0088134F">
          <w:rPr>
            <w:noProof/>
            <w:webHidden/>
          </w:rPr>
          <w:fldChar w:fldCharType="begin"/>
        </w:r>
        <w:r w:rsidR="0088134F">
          <w:rPr>
            <w:noProof/>
            <w:webHidden/>
          </w:rPr>
          <w:instrText xml:space="preserve"> PAGEREF _Toc518634640 \h </w:instrText>
        </w:r>
        <w:r w:rsidR="0088134F">
          <w:rPr>
            <w:noProof/>
            <w:webHidden/>
          </w:rPr>
        </w:r>
        <w:r w:rsidR="0088134F">
          <w:rPr>
            <w:noProof/>
            <w:webHidden/>
          </w:rPr>
          <w:fldChar w:fldCharType="separate"/>
        </w:r>
        <w:r w:rsidR="0088134F">
          <w:rPr>
            <w:noProof/>
            <w:webHidden/>
          </w:rPr>
          <w:t>328</w:t>
        </w:r>
        <w:r w:rsidR="0088134F">
          <w:rPr>
            <w:noProof/>
            <w:webHidden/>
          </w:rPr>
          <w:fldChar w:fldCharType="end"/>
        </w:r>
      </w:hyperlink>
    </w:p>
    <w:p w14:paraId="3C81CEF7" w14:textId="0610EBE4" w:rsidR="0088134F" w:rsidRDefault="00E63AF6">
      <w:pPr>
        <w:pStyle w:val="Sommario3"/>
        <w:rPr>
          <w:rFonts w:asciiTheme="minorHAnsi" w:eastAsiaTheme="minorEastAsia" w:hAnsiTheme="minorHAnsi" w:cstheme="minorBidi"/>
          <w:noProof/>
          <w:sz w:val="22"/>
          <w:szCs w:val="22"/>
        </w:rPr>
      </w:pPr>
      <w:hyperlink w:anchor="_Toc518634641" w:history="1">
        <w:r w:rsidR="0088134F" w:rsidRPr="00044E8B">
          <w:rPr>
            <w:rStyle w:val="Collegamentoipertestuale"/>
            <w:rFonts w:eastAsiaTheme="minorEastAsia"/>
            <w:noProof/>
          </w:rPr>
          <w:t>3.55.4 Interaction Diagram</w:t>
        </w:r>
        <w:r w:rsidR="0088134F">
          <w:rPr>
            <w:noProof/>
            <w:webHidden/>
          </w:rPr>
          <w:tab/>
        </w:r>
        <w:r w:rsidR="0088134F">
          <w:rPr>
            <w:noProof/>
            <w:webHidden/>
          </w:rPr>
          <w:fldChar w:fldCharType="begin"/>
        </w:r>
        <w:r w:rsidR="0088134F">
          <w:rPr>
            <w:noProof/>
            <w:webHidden/>
          </w:rPr>
          <w:instrText xml:space="preserve"> PAGEREF _Toc518634641 \h </w:instrText>
        </w:r>
        <w:r w:rsidR="0088134F">
          <w:rPr>
            <w:noProof/>
            <w:webHidden/>
          </w:rPr>
        </w:r>
        <w:r w:rsidR="0088134F">
          <w:rPr>
            <w:noProof/>
            <w:webHidden/>
          </w:rPr>
          <w:fldChar w:fldCharType="separate"/>
        </w:r>
        <w:r w:rsidR="0088134F">
          <w:rPr>
            <w:noProof/>
            <w:webHidden/>
          </w:rPr>
          <w:t>328</w:t>
        </w:r>
        <w:r w:rsidR="0088134F">
          <w:rPr>
            <w:noProof/>
            <w:webHidden/>
          </w:rPr>
          <w:fldChar w:fldCharType="end"/>
        </w:r>
      </w:hyperlink>
    </w:p>
    <w:p w14:paraId="5AEDB0DF" w14:textId="1D42A08B" w:rsidR="0088134F" w:rsidRDefault="00E63AF6">
      <w:pPr>
        <w:pStyle w:val="Sommario3"/>
        <w:rPr>
          <w:rFonts w:asciiTheme="minorHAnsi" w:eastAsiaTheme="minorEastAsia" w:hAnsiTheme="minorHAnsi" w:cstheme="minorBidi"/>
          <w:noProof/>
          <w:sz w:val="22"/>
          <w:szCs w:val="22"/>
        </w:rPr>
      </w:pPr>
      <w:hyperlink w:anchor="_Toc518634642" w:history="1">
        <w:r w:rsidR="0088134F" w:rsidRPr="00044E8B">
          <w:rPr>
            <w:rStyle w:val="Collegamentoipertestuale"/>
            <w:rFonts w:eastAsiaTheme="minorEastAsia"/>
            <w:noProof/>
          </w:rPr>
          <w:t>3.55.5 Security Considerations</w:t>
        </w:r>
        <w:r w:rsidR="0088134F">
          <w:rPr>
            <w:noProof/>
            <w:webHidden/>
          </w:rPr>
          <w:tab/>
        </w:r>
        <w:r w:rsidR="0088134F">
          <w:rPr>
            <w:noProof/>
            <w:webHidden/>
          </w:rPr>
          <w:fldChar w:fldCharType="begin"/>
        </w:r>
        <w:r w:rsidR="0088134F">
          <w:rPr>
            <w:noProof/>
            <w:webHidden/>
          </w:rPr>
          <w:instrText xml:space="preserve"> PAGEREF _Toc518634642 \h </w:instrText>
        </w:r>
        <w:r w:rsidR="0088134F">
          <w:rPr>
            <w:noProof/>
            <w:webHidden/>
          </w:rPr>
        </w:r>
        <w:r w:rsidR="0088134F">
          <w:rPr>
            <w:noProof/>
            <w:webHidden/>
          </w:rPr>
          <w:fldChar w:fldCharType="separate"/>
        </w:r>
        <w:r w:rsidR="0088134F">
          <w:rPr>
            <w:noProof/>
            <w:webHidden/>
          </w:rPr>
          <w:t>352</w:t>
        </w:r>
        <w:r w:rsidR="0088134F">
          <w:rPr>
            <w:noProof/>
            <w:webHidden/>
          </w:rPr>
          <w:fldChar w:fldCharType="end"/>
        </w:r>
      </w:hyperlink>
    </w:p>
    <w:p w14:paraId="6BA73E5D" w14:textId="25B88156" w:rsidR="0088134F" w:rsidRDefault="00E63AF6">
      <w:pPr>
        <w:pStyle w:val="Sommario3"/>
        <w:rPr>
          <w:rFonts w:asciiTheme="minorHAnsi" w:eastAsiaTheme="minorEastAsia" w:hAnsiTheme="minorHAnsi" w:cstheme="minorBidi"/>
          <w:noProof/>
          <w:sz w:val="22"/>
          <w:szCs w:val="22"/>
        </w:rPr>
      </w:pPr>
      <w:hyperlink w:anchor="_Toc518634643" w:history="1">
        <w:r w:rsidR="0088134F" w:rsidRPr="00044E8B">
          <w:rPr>
            <w:rStyle w:val="Collegamentoipertestuale"/>
            <w:rFonts w:eastAsiaTheme="minorEastAsia"/>
            <w:noProof/>
          </w:rPr>
          <w:t>3.55.6 Protocol Requirements</w:t>
        </w:r>
        <w:r w:rsidR="0088134F">
          <w:rPr>
            <w:noProof/>
            <w:webHidden/>
          </w:rPr>
          <w:tab/>
        </w:r>
        <w:r w:rsidR="0088134F">
          <w:rPr>
            <w:noProof/>
            <w:webHidden/>
          </w:rPr>
          <w:fldChar w:fldCharType="begin"/>
        </w:r>
        <w:r w:rsidR="0088134F">
          <w:rPr>
            <w:noProof/>
            <w:webHidden/>
          </w:rPr>
          <w:instrText xml:space="preserve"> PAGEREF _Toc518634643 \h </w:instrText>
        </w:r>
        <w:r w:rsidR="0088134F">
          <w:rPr>
            <w:noProof/>
            <w:webHidden/>
          </w:rPr>
        </w:r>
        <w:r w:rsidR="0088134F">
          <w:rPr>
            <w:noProof/>
            <w:webHidden/>
          </w:rPr>
          <w:fldChar w:fldCharType="separate"/>
        </w:r>
        <w:r w:rsidR="0088134F">
          <w:rPr>
            <w:noProof/>
            <w:webHidden/>
          </w:rPr>
          <w:t>355</w:t>
        </w:r>
        <w:r w:rsidR="0088134F">
          <w:rPr>
            <w:noProof/>
            <w:webHidden/>
          </w:rPr>
          <w:fldChar w:fldCharType="end"/>
        </w:r>
      </w:hyperlink>
    </w:p>
    <w:p w14:paraId="0A107072" w14:textId="4580DD1E" w:rsidR="0088134F" w:rsidRDefault="00E63AF6">
      <w:pPr>
        <w:pStyle w:val="Sommario2"/>
        <w:rPr>
          <w:rFonts w:asciiTheme="minorHAnsi" w:eastAsiaTheme="minorEastAsia" w:hAnsiTheme="minorHAnsi" w:cstheme="minorBidi"/>
          <w:noProof/>
          <w:sz w:val="22"/>
          <w:szCs w:val="22"/>
        </w:rPr>
      </w:pPr>
      <w:hyperlink w:anchor="_Toc518634644" w:history="1">
        <w:r w:rsidR="0088134F" w:rsidRPr="00044E8B">
          <w:rPr>
            <w:rStyle w:val="Collegamentoipertestuale"/>
            <w:rFonts w:eastAsiaTheme="minorEastAsia"/>
            <w:noProof/>
          </w:rPr>
          <w:t>3.56 Reserved for Patient Location Query [ITI-56]</w:t>
        </w:r>
        <w:r w:rsidR="0088134F">
          <w:rPr>
            <w:noProof/>
            <w:webHidden/>
          </w:rPr>
          <w:tab/>
        </w:r>
        <w:r w:rsidR="0088134F">
          <w:rPr>
            <w:noProof/>
            <w:webHidden/>
          </w:rPr>
          <w:fldChar w:fldCharType="begin"/>
        </w:r>
        <w:r w:rsidR="0088134F">
          <w:rPr>
            <w:noProof/>
            <w:webHidden/>
          </w:rPr>
          <w:instrText xml:space="preserve"> PAGEREF _Toc518634644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33B6863A" w14:textId="5BEC9211" w:rsidR="0088134F" w:rsidRDefault="00E63AF6">
      <w:pPr>
        <w:pStyle w:val="Sommario2"/>
        <w:rPr>
          <w:rFonts w:asciiTheme="minorHAnsi" w:eastAsiaTheme="minorEastAsia" w:hAnsiTheme="minorHAnsi" w:cstheme="minorBidi"/>
          <w:noProof/>
          <w:sz w:val="22"/>
          <w:szCs w:val="22"/>
        </w:rPr>
      </w:pPr>
      <w:hyperlink w:anchor="_Toc518634645" w:history="1">
        <w:r w:rsidR="0088134F" w:rsidRPr="00044E8B">
          <w:rPr>
            <w:rStyle w:val="Collegamentoipertestuale"/>
            <w:rFonts w:eastAsiaTheme="minorEastAsia"/>
            <w:noProof/>
          </w:rPr>
          <w:t>3.57 Reserved for Update Document Set [ITI-57]</w:t>
        </w:r>
        <w:r w:rsidR="0088134F">
          <w:rPr>
            <w:noProof/>
            <w:webHidden/>
          </w:rPr>
          <w:tab/>
        </w:r>
        <w:r w:rsidR="0088134F">
          <w:rPr>
            <w:noProof/>
            <w:webHidden/>
          </w:rPr>
          <w:fldChar w:fldCharType="begin"/>
        </w:r>
        <w:r w:rsidR="0088134F">
          <w:rPr>
            <w:noProof/>
            <w:webHidden/>
          </w:rPr>
          <w:instrText xml:space="preserve"> PAGEREF _Toc518634645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C483D7A" w14:textId="1B324E51" w:rsidR="0088134F" w:rsidRDefault="00E63AF6">
      <w:pPr>
        <w:pStyle w:val="Sommario2"/>
        <w:rPr>
          <w:rFonts w:asciiTheme="minorHAnsi" w:eastAsiaTheme="minorEastAsia" w:hAnsiTheme="minorHAnsi" w:cstheme="minorBidi"/>
          <w:noProof/>
          <w:sz w:val="22"/>
          <w:szCs w:val="22"/>
        </w:rPr>
      </w:pPr>
      <w:hyperlink w:anchor="_Toc518634646" w:history="1">
        <w:r w:rsidR="0088134F" w:rsidRPr="00044E8B">
          <w:rPr>
            <w:rStyle w:val="Collegamentoipertestuale"/>
            <w:rFonts w:eastAsiaTheme="minorEastAsia"/>
            <w:noProof/>
          </w:rPr>
          <w:t>3.58 Reserved for Provider Information Query [ITI-58]</w:t>
        </w:r>
        <w:r w:rsidR="0088134F">
          <w:rPr>
            <w:noProof/>
            <w:webHidden/>
          </w:rPr>
          <w:tab/>
        </w:r>
        <w:r w:rsidR="0088134F">
          <w:rPr>
            <w:noProof/>
            <w:webHidden/>
          </w:rPr>
          <w:fldChar w:fldCharType="begin"/>
        </w:r>
        <w:r w:rsidR="0088134F">
          <w:rPr>
            <w:noProof/>
            <w:webHidden/>
          </w:rPr>
          <w:instrText xml:space="preserve"> PAGEREF _Toc518634646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A6B6C6D" w14:textId="44ACC066" w:rsidR="0088134F" w:rsidRDefault="00E63AF6">
      <w:pPr>
        <w:pStyle w:val="Sommario2"/>
        <w:rPr>
          <w:rFonts w:asciiTheme="minorHAnsi" w:eastAsiaTheme="minorEastAsia" w:hAnsiTheme="minorHAnsi" w:cstheme="minorBidi"/>
          <w:noProof/>
          <w:sz w:val="22"/>
          <w:szCs w:val="22"/>
        </w:rPr>
      </w:pPr>
      <w:hyperlink w:anchor="_Toc518634647" w:history="1">
        <w:r w:rsidR="0088134F" w:rsidRPr="00044E8B">
          <w:rPr>
            <w:rStyle w:val="Collegamentoipertestuale"/>
            <w:rFonts w:eastAsiaTheme="minorEastAsia"/>
            <w:noProof/>
          </w:rPr>
          <w:t>3.59 Reserved for Provider Information Feed [ITI-59]</w:t>
        </w:r>
        <w:r w:rsidR="0088134F">
          <w:rPr>
            <w:noProof/>
            <w:webHidden/>
          </w:rPr>
          <w:tab/>
        </w:r>
        <w:r w:rsidR="0088134F">
          <w:rPr>
            <w:noProof/>
            <w:webHidden/>
          </w:rPr>
          <w:fldChar w:fldCharType="begin"/>
        </w:r>
        <w:r w:rsidR="0088134F">
          <w:rPr>
            <w:noProof/>
            <w:webHidden/>
          </w:rPr>
          <w:instrText xml:space="preserve"> PAGEREF _Toc518634647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062B7C39" w14:textId="55D32BCC" w:rsidR="0088134F" w:rsidRDefault="00E63AF6">
      <w:pPr>
        <w:pStyle w:val="Sommario2"/>
        <w:rPr>
          <w:rFonts w:asciiTheme="minorHAnsi" w:eastAsiaTheme="minorEastAsia" w:hAnsiTheme="minorHAnsi" w:cstheme="minorBidi"/>
          <w:noProof/>
          <w:sz w:val="22"/>
          <w:szCs w:val="22"/>
        </w:rPr>
      </w:pPr>
      <w:hyperlink w:anchor="_Toc518634648" w:history="1">
        <w:r w:rsidR="0088134F" w:rsidRPr="00044E8B">
          <w:rPr>
            <w:rStyle w:val="Collegamentoipertestuale"/>
            <w:rFonts w:eastAsiaTheme="minorEastAsia"/>
            <w:noProof/>
          </w:rPr>
          <w:t>3.60 Retrieve Multiple Value Sets [ITI-60]</w:t>
        </w:r>
        <w:r w:rsidR="0088134F">
          <w:rPr>
            <w:noProof/>
            <w:webHidden/>
          </w:rPr>
          <w:tab/>
        </w:r>
        <w:r w:rsidR="0088134F">
          <w:rPr>
            <w:noProof/>
            <w:webHidden/>
          </w:rPr>
          <w:fldChar w:fldCharType="begin"/>
        </w:r>
        <w:r w:rsidR="0088134F">
          <w:rPr>
            <w:noProof/>
            <w:webHidden/>
          </w:rPr>
          <w:instrText xml:space="preserve"> PAGEREF _Toc518634648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4D495C77" w14:textId="5F1B8E2E" w:rsidR="0088134F" w:rsidRDefault="00E63AF6">
      <w:pPr>
        <w:pStyle w:val="Sommario3"/>
        <w:rPr>
          <w:rFonts w:asciiTheme="minorHAnsi" w:eastAsiaTheme="minorEastAsia" w:hAnsiTheme="minorHAnsi" w:cstheme="minorBidi"/>
          <w:noProof/>
          <w:sz w:val="22"/>
          <w:szCs w:val="22"/>
        </w:rPr>
      </w:pPr>
      <w:hyperlink w:anchor="_Toc518634649" w:history="1">
        <w:r w:rsidR="0088134F" w:rsidRPr="00044E8B">
          <w:rPr>
            <w:rStyle w:val="Collegamentoipertestuale"/>
            <w:rFonts w:eastAsiaTheme="minorEastAsia"/>
            <w:noProof/>
          </w:rPr>
          <w:t>3.60.1 Scope</w:t>
        </w:r>
        <w:r w:rsidR="0088134F">
          <w:rPr>
            <w:noProof/>
            <w:webHidden/>
          </w:rPr>
          <w:tab/>
        </w:r>
        <w:r w:rsidR="0088134F">
          <w:rPr>
            <w:noProof/>
            <w:webHidden/>
          </w:rPr>
          <w:fldChar w:fldCharType="begin"/>
        </w:r>
        <w:r w:rsidR="0088134F">
          <w:rPr>
            <w:noProof/>
            <w:webHidden/>
          </w:rPr>
          <w:instrText xml:space="preserve"> PAGEREF _Toc518634649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126D1F32" w14:textId="5ECC2DB8" w:rsidR="0088134F" w:rsidRDefault="00E63AF6">
      <w:pPr>
        <w:pStyle w:val="Sommario3"/>
        <w:rPr>
          <w:rFonts w:asciiTheme="minorHAnsi" w:eastAsiaTheme="minorEastAsia" w:hAnsiTheme="minorHAnsi" w:cstheme="minorBidi"/>
          <w:noProof/>
          <w:sz w:val="22"/>
          <w:szCs w:val="22"/>
        </w:rPr>
      </w:pPr>
      <w:hyperlink w:anchor="_Toc518634650" w:history="1">
        <w:r w:rsidR="0088134F" w:rsidRPr="00044E8B">
          <w:rPr>
            <w:rStyle w:val="Collegamentoipertestuale"/>
            <w:rFonts w:eastAsiaTheme="minorEastAsia"/>
            <w:noProof/>
          </w:rPr>
          <w:t>3.60.2 Use case roles</w:t>
        </w:r>
        <w:r w:rsidR="0088134F">
          <w:rPr>
            <w:noProof/>
            <w:webHidden/>
          </w:rPr>
          <w:tab/>
        </w:r>
        <w:r w:rsidR="0088134F">
          <w:rPr>
            <w:noProof/>
            <w:webHidden/>
          </w:rPr>
          <w:fldChar w:fldCharType="begin"/>
        </w:r>
        <w:r w:rsidR="0088134F">
          <w:rPr>
            <w:noProof/>
            <w:webHidden/>
          </w:rPr>
          <w:instrText xml:space="preserve"> PAGEREF _Toc518634650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F526C18" w14:textId="513A10D6" w:rsidR="0088134F" w:rsidRDefault="00E63AF6">
      <w:pPr>
        <w:pStyle w:val="Sommario3"/>
        <w:rPr>
          <w:rFonts w:asciiTheme="minorHAnsi" w:eastAsiaTheme="minorEastAsia" w:hAnsiTheme="minorHAnsi" w:cstheme="minorBidi"/>
          <w:noProof/>
          <w:sz w:val="22"/>
          <w:szCs w:val="22"/>
        </w:rPr>
      </w:pPr>
      <w:hyperlink w:anchor="_Toc518634651" w:history="1">
        <w:r w:rsidR="0088134F" w:rsidRPr="00044E8B">
          <w:rPr>
            <w:rStyle w:val="Collegamentoipertestuale"/>
            <w:rFonts w:eastAsiaTheme="minorEastAsia"/>
            <w:noProof/>
          </w:rPr>
          <w:t>3.60.3 Referenced Standards</w:t>
        </w:r>
        <w:r w:rsidR="0088134F">
          <w:rPr>
            <w:noProof/>
            <w:webHidden/>
          </w:rPr>
          <w:tab/>
        </w:r>
        <w:r w:rsidR="0088134F">
          <w:rPr>
            <w:noProof/>
            <w:webHidden/>
          </w:rPr>
          <w:fldChar w:fldCharType="begin"/>
        </w:r>
        <w:r w:rsidR="0088134F">
          <w:rPr>
            <w:noProof/>
            <w:webHidden/>
          </w:rPr>
          <w:instrText xml:space="preserve"> PAGEREF _Toc518634651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1809D7FF" w14:textId="1B02E3FB" w:rsidR="0088134F" w:rsidRDefault="00E63AF6">
      <w:pPr>
        <w:pStyle w:val="Sommario3"/>
        <w:rPr>
          <w:rFonts w:asciiTheme="minorHAnsi" w:eastAsiaTheme="minorEastAsia" w:hAnsiTheme="minorHAnsi" w:cstheme="minorBidi"/>
          <w:noProof/>
          <w:sz w:val="22"/>
          <w:szCs w:val="22"/>
        </w:rPr>
      </w:pPr>
      <w:hyperlink w:anchor="_Toc518634652" w:history="1">
        <w:r w:rsidR="0088134F" w:rsidRPr="00044E8B">
          <w:rPr>
            <w:rStyle w:val="Collegamentoipertestuale"/>
            <w:rFonts w:eastAsiaTheme="minorEastAsia"/>
            <w:noProof/>
          </w:rPr>
          <w:t>3.60.4 Interaction Diagram</w:t>
        </w:r>
        <w:r w:rsidR="0088134F">
          <w:rPr>
            <w:noProof/>
            <w:webHidden/>
          </w:rPr>
          <w:tab/>
        </w:r>
        <w:r w:rsidR="0088134F">
          <w:rPr>
            <w:noProof/>
            <w:webHidden/>
          </w:rPr>
          <w:fldChar w:fldCharType="begin"/>
        </w:r>
        <w:r w:rsidR="0088134F">
          <w:rPr>
            <w:noProof/>
            <w:webHidden/>
          </w:rPr>
          <w:instrText xml:space="preserve"> PAGEREF _Toc518634652 \h </w:instrText>
        </w:r>
        <w:r w:rsidR="0088134F">
          <w:rPr>
            <w:noProof/>
            <w:webHidden/>
          </w:rPr>
        </w:r>
        <w:r w:rsidR="0088134F">
          <w:rPr>
            <w:noProof/>
            <w:webHidden/>
          </w:rPr>
          <w:fldChar w:fldCharType="separate"/>
        </w:r>
        <w:r w:rsidR="0088134F">
          <w:rPr>
            <w:noProof/>
            <w:webHidden/>
          </w:rPr>
          <w:t>362</w:t>
        </w:r>
        <w:r w:rsidR="0088134F">
          <w:rPr>
            <w:noProof/>
            <w:webHidden/>
          </w:rPr>
          <w:fldChar w:fldCharType="end"/>
        </w:r>
      </w:hyperlink>
    </w:p>
    <w:p w14:paraId="4CB00E1A" w14:textId="211A8006" w:rsidR="0088134F" w:rsidRDefault="00E63AF6">
      <w:pPr>
        <w:pStyle w:val="Sommario3"/>
        <w:rPr>
          <w:rFonts w:asciiTheme="minorHAnsi" w:eastAsiaTheme="minorEastAsia" w:hAnsiTheme="minorHAnsi" w:cstheme="minorBidi"/>
          <w:noProof/>
          <w:sz w:val="22"/>
          <w:szCs w:val="22"/>
        </w:rPr>
      </w:pPr>
      <w:hyperlink w:anchor="_Toc518634653" w:history="1">
        <w:r w:rsidR="0088134F" w:rsidRPr="00044E8B">
          <w:rPr>
            <w:rStyle w:val="Collegamentoipertestuale"/>
            <w:rFonts w:eastAsiaTheme="minorEastAsia"/>
            <w:noProof/>
          </w:rPr>
          <w:t>3.60.5 Protocol Requirements</w:t>
        </w:r>
        <w:r w:rsidR="0088134F">
          <w:rPr>
            <w:noProof/>
            <w:webHidden/>
          </w:rPr>
          <w:tab/>
        </w:r>
        <w:r w:rsidR="0088134F">
          <w:rPr>
            <w:noProof/>
            <w:webHidden/>
          </w:rPr>
          <w:fldChar w:fldCharType="begin"/>
        </w:r>
        <w:r w:rsidR="0088134F">
          <w:rPr>
            <w:noProof/>
            <w:webHidden/>
          </w:rPr>
          <w:instrText xml:space="preserve"> PAGEREF _Toc518634653 \h </w:instrText>
        </w:r>
        <w:r w:rsidR="0088134F">
          <w:rPr>
            <w:noProof/>
            <w:webHidden/>
          </w:rPr>
        </w:r>
        <w:r w:rsidR="0088134F">
          <w:rPr>
            <w:noProof/>
            <w:webHidden/>
          </w:rPr>
          <w:fldChar w:fldCharType="separate"/>
        </w:r>
        <w:r w:rsidR="0088134F">
          <w:rPr>
            <w:noProof/>
            <w:webHidden/>
          </w:rPr>
          <w:t>367</w:t>
        </w:r>
        <w:r w:rsidR="0088134F">
          <w:rPr>
            <w:noProof/>
            <w:webHidden/>
          </w:rPr>
          <w:fldChar w:fldCharType="end"/>
        </w:r>
      </w:hyperlink>
    </w:p>
    <w:p w14:paraId="1919EBB1" w14:textId="09091083" w:rsidR="0088134F" w:rsidRDefault="00E63AF6">
      <w:pPr>
        <w:pStyle w:val="Sommario3"/>
        <w:rPr>
          <w:rFonts w:asciiTheme="minorHAnsi" w:eastAsiaTheme="minorEastAsia" w:hAnsiTheme="minorHAnsi" w:cstheme="minorBidi"/>
          <w:noProof/>
          <w:sz w:val="22"/>
          <w:szCs w:val="22"/>
        </w:rPr>
      </w:pPr>
      <w:hyperlink w:anchor="_Toc518634654" w:history="1">
        <w:r w:rsidR="0088134F" w:rsidRPr="00044E8B">
          <w:rPr>
            <w:rStyle w:val="Collegamentoipertestuale"/>
            <w:rFonts w:eastAsiaTheme="minorEastAsia"/>
            <w:noProof/>
          </w:rPr>
          <w:t>3.60.6 Security Requirements</w:t>
        </w:r>
        <w:r w:rsidR="0088134F">
          <w:rPr>
            <w:noProof/>
            <w:webHidden/>
          </w:rPr>
          <w:tab/>
        </w:r>
        <w:r w:rsidR="0088134F">
          <w:rPr>
            <w:noProof/>
            <w:webHidden/>
          </w:rPr>
          <w:fldChar w:fldCharType="begin"/>
        </w:r>
        <w:r w:rsidR="0088134F">
          <w:rPr>
            <w:noProof/>
            <w:webHidden/>
          </w:rPr>
          <w:instrText xml:space="preserve"> PAGEREF _Toc518634654 \h </w:instrText>
        </w:r>
        <w:r w:rsidR="0088134F">
          <w:rPr>
            <w:noProof/>
            <w:webHidden/>
          </w:rPr>
        </w:r>
        <w:r w:rsidR="0088134F">
          <w:rPr>
            <w:noProof/>
            <w:webHidden/>
          </w:rPr>
          <w:fldChar w:fldCharType="separate"/>
        </w:r>
        <w:r w:rsidR="0088134F">
          <w:rPr>
            <w:noProof/>
            <w:webHidden/>
          </w:rPr>
          <w:t>369</w:t>
        </w:r>
        <w:r w:rsidR="0088134F">
          <w:rPr>
            <w:noProof/>
            <w:webHidden/>
          </w:rPr>
          <w:fldChar w:fldCharType="end"/>
        </w:r>
      </w:hyperlink>
    </w:p>
    <w:p w14:paraId="12739C87" w14:textId="73FB65A6" w:rsidR="0088134F" w:rsidRDefault="00E63AF6">
      <w:pPr>
        <w:pStyle w:val="Sommario2"/>
        <w:rPr>
          <w:rFonts w:asciiTheme="minorHAnsi" w:eastAsiaTheme="minorEastAsia" w:hAnsiTheme="minorHAnsi" w:cstheme="minorBidi"/>
          <w:noProof/>
          <w:sz w:val="22"/>
          <w:szCs w:val="22"/>
        </w:rPr>
      </w:pPr>
      <w:hyperlink w:anchor="_Toc518634655" w:history="1">
        <w:r w:rsidR="0088134F" w:rsidRPr="00044E8B">
          <w:rPr>
            <w:rStyle w:val="Collegamentoipertestuale"/>
            <w:rFonts w:eastAsiaTheme="minorEastAsia"/>
            <w:noProof/>
          </w:rPr>
          <w:t>3.61 Register On-Demand Document Entry [ITI-61]</w:t>
        </w:r>
        <w:r w:rsidR="0088134F">
          <w:rPr>
            <w:noProof/>
            <w:webHidden/>
          </w:rPr>
          <w:tab/>
        </w:r>
        <w:r w:rsidR="0088134F">
          <w:rPr>
            <w:noProof/>
            <w:webHidden/>
          </w:rPr>
          <w:fldChar w:fldCharType="begin"/>
        </w:r>
        <w:r w:rsidR="0088134F">
          <w:rPr>
            <w:noProof/>
            <w:webHidden/>
          </w:rPr>
          <w:instrText xml:space="preserve"> PAGEREF _Toc518634655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7848957F" w14:textId="7078DE1F" w:rsidR="0088134F" w:rsidRDefault="00E63AF6">
      <w:pPr>
        <w:pStyle w:val="Sommario3"/>
        <w:rPr>
          <w:rFonts w:asciiTheme="minorHAnsi" w:eastAsiaTheme="minorEastAsia" w:hAnsiTheme="minorHAnsi" w:cstheme="minorBidi"/>
          <w:noProof/>
          <w:sz w:val="22"/>
          <w:szCs w:val="22"/>
        </w:rPr>
      </w:pPr>
      <w:hyperlink w:anchor="_Toc518634656" w:history="1">
        <w:r w:rsidR="0088134F" w:rsidRPr="00044E8B">
          <w:rPr>
            <w:rStyle w:val="Collegamentoipertestuale"/>
            <w:rFonts w:eastAsiaTheme="minorEastAsia"/>
            <w:noProof/>
          </w:rPr>
          <w:t>3.61.1 Scope</w:t>
        </w:r>
        <w:r w:rsidR="0088134F">
          <w:rPr>
            <w:noProof/>
            <w:webHidden/>
          </w:rPr>
          <w:tab/>
        </w:r>
        <w:r w:rsidR="0088134F">
          <w:rPr>
            <w:noProof/>
            <w:webHidden/>
          </w:rPr>
          <w:fldChar w:fldCharType="begin"/>
        </w:r>
        <w:r w:rsidR="0088134F">
          <w:rPr>
            <w:noProof/>
            <w:webHidden/>
          </w:rPr>
          <w:instrText xml:space="preserve"> PAGEREF _Toc518634656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139C1AA8" w14:textId="76518DCB" w:rsidR="0088134F" w:rsidRDefault="00E63AF6">
      <w:pPr>
        <w:pStyle w:val="Sommario3"/>
        <w:rPr>
          <w:rFonts w:asciiTheme="minorHAnsi" w:eastAsiaTheme="minorEastAsia" w:hAnsiTheme="minorHAnsi" w:cstheme="minorBidi"/>
          <w:noProof/>
          <w:sz w:val="22"/>
          <w:szCs w:val="22"/>
        </w:rPr>
      </w:pPr>
      <w:hyperlink w:anchor="_Toc518634657" w:history="1">
        <w:r w:rsidR="0088134F" w:rsidRPr="00044E8B">
          <w:rPr>
            <w:rStyle w:val="Collegamentoipertestuale"/>
            <w:rFonts w:eastAsiaTheme="minorEastAsia"/>
            <w:noProof/>
          </w:rPr>
          <w:t>3.61.2 Use Case Roles</w:t>
        </w:r>
        <w:r w:rsidR="0088134F">
          <w:rPr>
            <w:noProof/>
            <w:webHidden/>
          </w:rPr>
          <w:tab/>
        </w:r>
        <w:r w:rsidR="0088134F">
          <w:rPr>
            <w:noProof/>
            <w:webHidden/>
          </w:rPr>
          <w:fldChar w:fldCharType="begin"/>
        </w:r>
        <w:r w:rsidR="0088134F">
          <w:rPr>
            <w:noProof/>
            <w:webHidden/>
          </w:rPr>
          <w:instrText xml:space="preserve"> PAGEREF _Toc518634657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66B759B3" w14:textId="355DA140" w:rsidR="0088134F" w:rsidRDefault="00E63AF6">
      <w:pPr>
        <w:pStyle w:val="Sommario3"/>
        <w:rPr>
          <w:rFonts w:asciiTheme="minorHAnsi" w:eastAsiaTheme="minorEastAsia" w:hAnsiTheme="minorHAnsi" w:cstheme="minorBidi"/>
          <w:noProof/>
          <w:sz w:val="22"/>
          <w:szCs w:val="22"/>
        </w:rPr>
      </w:pPr>
      <w:hyperlink w:anchor="_Toc518634658" w:history="1">
        <w:r w:rsidR="0088134F" w:rsidRPr="00044E8B">
          <w:rPr>
            <w:rStyle w:val="Collegamentoipertestuale"/>
            <w:rFonts w:eastAsiaTheme="minorEastAsia"/>
            <w:noProof/>
          </w:rPr>
          <w:t>3.61.3 Referenced Standard</w:t>
        </w:r>
        <w:r w:rsidR="0088134F">
          <w:rPr>
            <w:noProof/>
            <w:webHidden/>
          </w:rPr>
          <w:tab/>
        </w:r>
        <w:r w:rsidR="0088134F">
          <w:rPr>
            <w:noProof/>
            <w:webHidden/>
          </w:rPr>
          <w:fldChar w:fldCharType="begin"/>
        </w:r>
        <w:r w:rsidR="0088134F">
          <w:rPr>
            <w:noProof/>
            <w:webHidden/>
          </w:rPr>
          <w:instrText xml:space="preserve"> PAGEREF _Toc518634658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22F90A7C" w14:textId="34A51D67" w:rsidR="0088134F" w:rsidRDefault="00E63AF6">
      <w:pPr>
        <w:pStyle w:val="Sommario3"/>
        <w:rPr>
          <w:rFonts w:asciiTheme="minorHAnsi" w:eastAsiaTheme="minorEastAsia" w:hAnsiTheme="minorHAnsi" w:cstheme="minorBidi"/>
          <w:noProof/>
          <w:sz w:val="22"/>
          <w:szCs w:val="22"/>
        </w:rPr>
      </w:pPr>
      <w:hyperlink w:anchor="_Toc518634659" w:history="1">
        <w:r w:rsidR="0088134F" w:rsidRPr="00044E8B">
          <w:rPr>
            <w:rStyle w:val="Collegamentoipertestuale"/>
            <w:rFonts w:eastAsiaTheme="minorEastAsia"/>
            <w:noProof/>
          </w:rPr>
          <w:t>3.61.4 Interaction Diagram</w:t>
        </w:r>
        <w:r w:rsidR="0088134F">
          <w:rPr>
            <w:noProof/>
            <w:webHidden/>
          </w:rPr>
          <w:tab/>
        </w:r>
        <w:r w:rsidR="0088134F">
          <w:rPr>
            <w:noProof/>
            <w:webHidden/>
          </w:rPr>
          <w:fldChar w:fldCharType="begin"/>
        </w:r>
        <w:r w:rsidR="0088134F">
          <w:rPr>
            <w:noProof/>
            <w:webHidden/>
          </w:rPr>
          <w:instrText xml:space="preserve"> PAGEREF _Toc518634659 \h </w:instrText>
        </w:r>
        <w:r w:rsidR="0088134F">
          <w:rPr>
            <w:noProof/>
            <w:webHidden/>
          </w:rPr>
        </w:r>
        <w:r w:rsidR="0088134F">
          <w:rPr>
            <w:noProof/>
            <w:webHidden/>
          </w:rPr>
          <w:fldChar w:fldCharType="separate"/>
        </w:r>
        <w:r w:rsidR="0088134F">
          <w:rPr>
            <w:noProof/>
            <w:webHidden/>
          </w:rPr>
          <w:t>371</w:t>
        </w:r>
        <w:r w:rsidR="0088134F">
          <w:rPr>
            <w:noProof/>
            <w:webHidden/>
          </w:rPr>
          <w:fldChar w:fldCharType="end"/>
        </w:r>
      </w:hyperlink>
    </w:p>
    <w:p w14:paraId="47140473" w14:textId="6FF0EA08" w:rsidR="0088134F" w:rsidRDefault="00E63AF6">
      <w:pPr>
        <w:pStyle w:val="Sommario3"/>
        <w:rPr>
          <w:rFonts w:asciiTheme="minorHAnsi" w:eastAsiaTheme="minorEastAsia" w:hAnsiTheme="minorHAnsi" w:cstheme="minorBidi"/>
          <w:noProof/>
          <w:sz w:val="22"/>
          <w:szCs w:val="22"/>
        </w:rPr>
      </w:pPr>
      <w:hyperlink w:anchor="_Toc518634660" w:history="1">
        <w:r w:rsidR="0088134F" w:rsidRPr="00044E8B">
          <w:rPr>
            <w:rStyle w:val="Collegamentoipertestuale"/>
            <w:rFonts w:eastAsiaTheme="minorEastAsia"/>
            <w:noProof/>
          </w:rPr>
          <w:t>3.61.7 Security Considerations</w:t>
        </w:r>
        <w:r w:rsidR="0088134F">
          <w:rPr>
            <w:noProof/>
            <w:webHidden/>
          </w:rPr>
          <w:tab/>
        </w:r>
        <w:r w:rsidR="0088134F">
          <w:rPr>
            <w:noProof/>
            <w:webHidden/>
          </w:rPr>
          <w:fldChar w:fldCharType="begin"/>
        </w:r>
        <w:r w:rsidR="0088134F">
          <w:rPr>
            <w:noProof/>
            <w:webHidden/>
          </w:rPr>
          <w:instrText xml:space="preserve"> PAGEREF _Toc518634660 \h </w:instrText>
        </w:r>
        <w:r w:rsidR="0088134F">
          <w:rPr>
            <w:noProof/>
            <w:webHidden/>
          </w:rPr>
        </w:r>
        <w:r w:rsidR="0088134F">
          <w:rPr>
            <w:noProof/>
            <w:webHidden/>
          </w:rPr>
          <w:fldChar w:fldCharType="separate"/>
        </w:r>
        <w:r w:rsidR="0088134F">
          <w:rPr>
            <w:noProof/>
            <w:webHidden/>
          </w:rPr>
          <w:t>374</w:t>
        </w:r>
        <w:r w:rsidR="0088134F">
          <w:rPr>
            <w:noProof/>
            <w:webHidden/>
          </w:rPr>
          <w:fldChar w:fldCharType="end"/>
        </w:r>
      </w:hyperlink>
    </w:p>
    <w:p w14:paraId="65FB7B9A" w14:textId="46D206BD" w:rsidR="0088134F" w:rsidRDefault="00E63AF6">
      <w:pPr>
        <w:pStyle w:val="Sommario2"/>
        <w:rPr>
          <w:rFonts w:asciiTheme="minorHAnsi" w:eastAsiaTheme="minorEastAsia" w:hAnsiTheme="minorHAnsi" w:cstheme="minorBidi"/>
          <w:noProof/>
          <w:sz w:val="22"/>
          <w:szCs w:val="22"/>
        </w:rPr>
      </w:pPr>
      <w:hyperlink w:anchor="_Toc518634661" w:history="1">
        <w:r w:rsidR="0088134F" w:rsidRPr="00044E8B">
          <w:rPr>
            <w:rStyle w:val="Collegamentoipertestuale"/>
            <w:rFonts w:eastAsiaTheme="minorEastAsia"/>
            <w:noProof/>
          </w:rPr>
          <w:t>3.62 Reserved for Remove Metadata [ITI-62]</w:t>
        </w:r>
        <w:r w:rsidR="0088134F">
          <w:rPr>
            <w:noProof/>
            <w:webHidden/>
          </w:rPr>
          <w:tab/>
        </w:r>
        <w:r w:rsidR="0088134F">
          <w:rPr>
            <w:noProof/>
            <w:webHidden/>
          </w:rPr>
          <w:fldChar w:fldCharType="begin"/>
        </w:r>
        <w:r w:rsidR="0088134F">
          <w:rPr>
            <w:noProof/>
            <w:webHidden/>
          </w:rPr>
          <w:instrText xml:space="preserve"> PAGEREF _Toc518634661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7BC1BC40" w14:textId="7C309F65" w:rsidR="0088134F" w:rsidRDefault="00E63AF6">
      <w:pPr>
        <w:pStyle w:val="Sommario2"/>
        <w:rPr>
          <w:rFonts w:asciiTheme="minorHAnsi" w:eastAsiaTheme="minorEastAsia" w:hAnsiTheme="minorHAnsi" w:cstheme="minorBidi"/>
          <w:noProof/>
          <w:sz w:val="22"/>
          <w:szCs w:val="22"/>
        </w:rPr>
      </w:pPr>
      <w:hyperlink w:anchor="_Toc518634662" w:history="1">
        <w:r w:rsidR="0088134F" w:rsidRPr="00044E8B">
          <w:rPr>
            <w:rStyle w:val="Collegamentoipertestuale"/>
            <w:rFonts w:eastAsiaTheme="minorEastAsia"/>
            <w:noProof/>
          </w:rPr>
          <w:t>3.63 Reserved for Cross Gateway Fetch [ITI-63]</w:t>
        </w:r>
        <w:r w:rsidR="0088134F">
          <w:rPr>
            <w:noProof/>
            <w:webHidden/>
          </w:rPr>
          <w:tab/>
        </w:r>
        <w:r w:rsidR="0088134F">
          <w:rPr>
            <w:noProof/>
            <w:webHidden/>
          </w:rPr>
          <w:fldChar w:fldCharType="begin"/>
        </w:r>
        <w:r w:rsidR="0088134F">
          <w:rPr>
            <w:noProof/>
            <w:webHidden/>
          </w:rPr>
          <w:instrText xml:space="preserve"> PAGEREF _Toc518634662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525FE660" w14:textId="7B6F2507" w:rsidR="0088134F" w:rsidRDefault="00E63AF6">
      <w:pPr>
        <w:pStyle w:val="Sommario2"/>
        <w:rPr>
          <w:rFonts w:asciiTheme="minorHAnsi" w:eastAsiaTheme="minorEastAsia" w:hAnsiTheme="minorHAnsi" w:cstheme="minorBidi"/>
          <w:noProof/>
          <w:sz w:val="22"/>
          <w:szCs w:val="22"/>
        </w:rPr>
      </w:pPr>
      <w:hyperlink w:anchor="_Toc518634663" w:history="1">
        <w:r w:rsidR="0088134F" w:rsidRPr="00044E8B">
          <w:rPr>
            <w:rStyle w:val="Collegamentoipertestuale"/>
            <w:rFonts w:eastAsiaTheme="minorEastAsia"/>
            <w:noProof/>
          </w:rPr>
          <w:t>3.64 Reserved for Notify XAP-PID Link Change [ITI-64]</w:t>
        </w:r>
        <w:r w:rsidR="0088134F">
          <w:rPr>
            <w:noProof/>
            <w:webHidden/>
          </w:rPr>
          <w:tab/>
        </w:r>
        <w:r w:rsidR="0088134F">
          <w:rPr>
            <w:noProof/>
            <w:webHidden/>
          </w:rPr>
          <w:fldChar w:fldCharType="begin"/>
        </w:r>
        <w:r w:rsidR="0088134F">
          <w:rPr>
            <w:noProof/>
            <w:webHidden/>
          </w:rPr>
          <w:instrText xml:space="preserve"> PAGEREF _Toc518634663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609BC25B" w14:textId="77777777" w:rsidR="007A1F44" w:rsidRPr="00977EA3" w:rsidRDefault="007F429B" w:rsidP="007675EE">
      <w:pPr>
        <w:pStyle w:val="Corpotesto"/>
        <w:rPr>
          <w:b/>
        </w:rPr>
      </w:pPr>
      <w:r w:rsidRPr="00977EA3">
        <w:fldChar w:fldCharType="end"/>
      </w:r>
    </w:p>
    <w:p w14:paraId="527BF972" w14:textId="77777777" w:rsidR="007A1F44" w:rsidRPr="00977EA3" w:rsidRDefault="007A1F44" w:rsidP="00601E92">
      <w:pPr>
        <w:pStyle w:val="Corpotesto"/>
        <w:rPr>
          <w:b/>
        </w:rPr>
      </w:pPr>
    </w:p>
    <w:p w14:paraId="5EEFDCEA" w14:textId="77777777" w:rsidR="00545847" w:rsidRPr="007A7659" w:rsidRDefault="00545847" w:rsidP="00545847">
      <w:pPr>
        <w:pStyle w:val="Titolo1"/>
        <w:numPr>
          <w:ilvl w:val="0"/>
          <w:numId w:val="8"/>
        </w:numPr>
        <w:tabs>
          <w:tab w:val="left" w:pos="432"/>
        </w:tabs>
        <w:rPr>
          <w:noProof w:val="0"/>
        </w:rPr>
      </w:pPr>
      <w:bookmarkStart w:id="0" w:name="_Toc301797270"/>
      <w:bookmarkStart w:id="1" w:name="_Toc500244118"/>
      <w:bookmarkStart w:id="2" w:name="_Toc518548537"/>
      <w:bookmarkStart w:id="3" w:name="_Toc173916075"/>
      <w:bookmarkStart w:id="4" w:name="_Toc174248596"/>
      <w:bookmarkStart w:id="5" w:name="_Toc210805513"/>
      <w:bookmarkStart w:id="6" w:name="_Toc214433987"/>
      <w:bookmarkStart w:id="7" w:name="_Toc214436908"/>
      <w:bookmarkStart w:id="8" w:name="_Toc214437353"/>
      <w:bookmarkStart w:id="9" w:name="_Toc214437669"/>
      <w:bookmarkStart w:id="10" w:name="_Toc214457145"/>
      <w:bookmarkStart w:id="11" w:name="_Toc214461258"/>
      <w:bookmarkStart w:id="12" w:name="_Toc214462879"/>
      <w:bookmarkStart w:id="13" w:name="_Toc237238684"/>
      <w:bookmarkStart w:id="14" w:name="_Toc398544112"/>
      <w:bookmarkStart w:id="15" w:name="_Toc398717879"/>
      <w:bookmarkStart w:id="16" w:name="_Toc518634480"/>
      <w:r w:rsidRPr="007A7659">
        <w:rPr>
          <w:noProof w:val="0"/>
        </w:rPr>
        <w:lastRenderedPageBreak/>
        <w:t>Introduction</w:t>
      </w:r>
      <w:bookmarkEnd w:id="0"/>
      <w:bookmarkEnd w:id="1"/>
      <w:bookmarkEnd w:id="2"/>
    </w:p>
    <w:p w14:paraId="32FAE5D5" w14:textId="77777777" w:rsidR="00545847" w:rsidRPr="007A7659" w:rsidRDefault="00545847" w:rsidP="00545847">
      <w:pPr>
        <w:pStyle w:val="Corpotesto"/>
      </w:pPr>
      <w:r w:rsidRPr="007A7659">
        <w:t>This document, Volume 2 of the IHE IT Infrastructure (ITI) Technical Framework, defines transactions used in IHE IT Infrastructure profiles.</w:t>
      </w:r>
    </w:p>
    <w:p w14:paraId="5E4FFAA3" w14:textId="77777777" w:rsidR="00545847" w:rsidRPr="007A7659" w:rsidRDefault="00545847" w:rsidP="00545847">
      <w:pPr>
        <w:pStyle w:val="Titolo2"/>
        <w:numPr>
          <w:ilvl w:val="1"/>
          <w:numId w:val="8"/>
        </w:numPr>
        <w:tabs>
          <w:tab w:val="clear" w:pos="2160"/>
          <w:tab w:val="left" w:pos="576"/>
        </w:tabs>
        <w:rPr>
          <w:noProof w:val="0"/>
        </w:rPr>
      </w:pPr>
      <w:bookmarkStart w:id="17" w:name="_Toc301797271"/>
      <w:bookmarkStart w:id="18" w:name="_Toc500244119"/>
      <w:bookmarkStart w:id="19" w:name="_Toc518548538"/>
      <w:r w:rsidRPr="007A7659">
        <w:rPr>
          <w:noProof w:val="0"/>
        </w:rPr>
        <w:t>Introduction to IHE</w:t>
      </w:r>
      <w:bookmarkEnd w:id="17"/>
      <w:bookmarkEnd w:id="18"/>
      <w:bookmarkEnd w:id="19"/>
    </w:p>
    <w:p w14:paraId="3D4F2C63" w14:textId="77777777" w:rsidR="00545847" w:rsidRPr="007A7659" w:rsidRDefault="00545847" w:rsidP="00545847">
      <w:pPr>
        <w:pStyle w:val="Corpotesto"/>
      </w:pPr>
      <w:r w:rsidRPr="007A7659">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21669E65" w14:textId="77777777" w:rsidR="00545847" w:rsidRDefault="00545847" w:rsidP="00545847">
      <w:pPr>
        <w:pStyle w:val="Corpotesto"/>
      </w:pPr>
      <w:r w:rsidRPr="007A7659">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78D746A7" w14:textId="77777777" w:rsidR="00545847" w:rsidRPr="007A7659" w:rsidRDefault="00545847" w:rsidP="00545847">
      <w:pPr>
        <w:pStyle w:val="Corpotesto"/>
      </w:pPr>
      <w:r w:rsidRPr="006615BF">
        <w:t xml:space="preserve">For more general information regarding IHE, refer to </w:t>
      </w:r>
      <w:hyperlink r:id="rId10" w:history="1">
        <w:r w:rsidRPr="006615BF">
          <w:rPr>
            <w:rStyle w:val="Collegamentoipertestuale"/>
          </w:rPr>
          <w:t>www.ihe.net</w:t>
        </w:r>
      </w:hyperlink>
      <w:r w:rsidRPr="006615BF">
        <w:t>. It is strongly recommended that, p</w:t>
      </w:r>
      <w:r>
        <w:t xml:space="preserve">rior to reading this volume, </w:t>
      </w:r>
      <w:r w:rsidRPr="006615BF">
        <w:t>reader</w:t>
      </w:r>
      <w:r>
        <w:t>s</w:t>
      </w:r>
      <w:r w:rsidRPr="006615BF">
        <w:t xml:space="preserve"> familiarize themselves with the concepts defined in the </w:t>
      </w:r>
      <w:hyperlink r:id="rId11" w:anchor="GenIntro" w:history="1">
        <w:r w:rsidRPr="006615BF">
          <w:rPr>
            <w:rStyle w:val="Collegamentoipertestuale"/>
            <w:i/>
          </w:rPr>
          <w:t>IHE Technical Frameworks General Introduction</w:t>
        </w:r>
      </w:hyperlink>
      <w:r w:rsidRPr="00442DC1">
        <w:t>.</w:t>
      </w:r>
    </w:p>
    <w:p w14:paraId="75BE7D2F" w14:textId="77777777" w:rsidR="00545847" w:rsidRPr="00BF0A93" w:rsidRDefault="00545847" w:rsidP="00545847">
      <w:pPr>
        <w:pStyle w:val="Titolo2"/>
        <w:numPr>
          <w:ilvl w:val="1"/>
          <w:numId w:val="8"/>
        </w:numPr>
        <w:tabs>
          <w:tab w:val="clear" w:pos="2160"/>
        </w:tabs>
        <w:rPr>
          <w:noProof w:val="0"/>
        </w:rPr>
      </w:pPr>
      <w:bookmarkStart w:id="20" w:name="_Toc500243167"/>
      <w:bookmarkStart w:id="21" w:name="_Toc518390555"/>
      <w:bookmarkStart w:id="22" w:name="_Toc473170357"/>
      <w:bookmarkStart w:id="23" w:name="_Toc504625754"/>
      <w:bookmarkStart w:id="24" w:name="_Toc530192906"/>
      <w:bookmarkStart w:id="25" w:name="_Toc1391408"/>
      <w:bookmarkStart w:id="26" w:name="_Toc1455607"/>
      <w:bookmarkStart w:id="27" w:name="_Toc1455662"/>
      <w:bookmarkStart w:id="28" w:name="_Toc301797274"/>
      <w:bookmarkStart w:id="29" w:name="_Toc500244120"/>
      <w:bookmarkStart w:id="30" w:name="_Toc518548539"/>
      <w:r w:rsidRPr="00BF0A93">
        <w:rPr>
          <w:noProof w:val="0"/>
        </w:rPr>
        <w:t xml:space="preserve">Introduction to IHE IT Infrastructure </w:t>
      </w:r>
      <w:bookmarkEnd w:id="20"/>
      <w:r w:rsidRPr="00BF0A93">
        <w:rPr>
          <w:noProof w:val="0"/>
        </w:rPr>
        <w:t>(ITI)</w:t>
      </w:r>
      <w:bookmarkEnd w:id="21"/>
      <w:r>
        <w:rPr>
          <w:noProof w:val="0"/>
        </w:rPr>
        <w:t xml:space="preserve"> Technical Framework</w:t>
      </w:r>
    </w:p>
    <w:p w14:paraId="27D5727B" w14:textId="338E08C1" w:rsidR="00545847" w:rsidRPr="0044143E" w:rsidRDefault="00545847" w:rsidP="00545847">
      <w:pPr>
        <w:rPr>
          <w:rFonts w:ascii="Times" w:hAnsi="Times"/>
          <w:sz w:val="20"/>
        </w:rPr>
      </w:pPr>
      <w:r w:rsidRPr="0044143E">
        <w:t>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t xml:space="preserve"> </w:t>
      </w:r>
      <w:r w:rsidRPr="0044143E">
        <w:t xml:space="preserve">The latest version of the document is always available at </w:t>
      </w:r>
      <w:hyperlink r:id="rId12" w:history="1">
        <w:r w:rsidRPr="0044143E">
          <w:rPr>
            <w:rStyle w:val="Collegamentoipertestuale"/>
          </w:rPr>
          <w:t>http://ihe.net/Technical_Frameworks/</w:t>
        </w:r>
      </w:hyperlink>
      <w:r w:rsidRPr="0044143E">
        <w:t>.</w:t>
      </w:r>
    </w:p>
    <w:p w14:paraId="42959CA5" w14:textId="77777777" w:rsidR="00545847" w:rsidRPr="0044143E" w:rsidRDefault="00545847" w:rsidP="00545847">
      <w:r w:rsidRPr="0044143E">
        <w:t>The IHE IT Infrastructure Technical Framework identifies a subset of the functional components of the healthcare enterprise, called IHE actors, and specifies their interactions in terms of a set of coordinated, standards-based transactions. It describes this body of tr</w:t>
      </w:r>
      <w:r>
        <w:t xml:space="preserve">ansactions in progressively </w:t>
      </w:r>
      <w:r w:rsidRPr="0044143E">
        <w:t>greater depth. The present volume (ITI TF-1) provides a high-level view of IHE functionality, showing the transactions organized into functional units called integration profiles that highlight their capacity to address specific IT Infrastructure requirements</w:t>
      </w:r>
      <w:r>
        <w:t>.</w:t>
      </w:r>
    </w:p>
    <w:p w14:paraId="00A7361E" w14:textId="77777777" w:rsidR="00545847" w:rsidRPr="007A7659" w:rsidRDefault="00545847" w:rsidP="00545847">
      <w:pPr>
        <w:pStyle w:val="Titolo2"/>
        <w:numPr>
          <w:ilvl w:val="1"/>
          <w:numId w:val="8"/>
        </w:numPr>
        <w:tabs>
          <w:tab w:val="clear" w:pos="2160"/>
          <w:tab w:val="left" w:pos="576"/>
        </w:tabs>
        <w:rPr>
          <w:noProof w:val="0"/>
        </w:rPr>
      </w:pPr>
      <w:r w:rsidRPr="007A7659">
        <w:rPr>
          <w:noProof w:val="0"/>
        </w:rPr>
        <w:t>Intended Audience</w:t>
      </w:r>
      <w:bookmarkEnd w:id="22"/>
      <w:bookmarkEnd w:id="23"/>
      <w:bookmarkEnd w:id="24"/>
      <w:bookmarkEnd w:id="25"/>
      <w:bookmarkEnd w:id="26"/>
      <w:bookmarkEnd w:id="27"/>
      <w:bookmarkEnd w:id="28"/>
      <w:bookmarkEnd w:id="29"/>
      <w:bookmarkEnd w:id="30"/>
      <w:r w:rsidRPr="007A7659">
        <w:rPr>
          <w:noProof w:val="0"/>
        </w:rPr>
        <w:t xml:space="preserve"> </w:t>
      </w:r>
    </w:p>
    <w:p w14:paraId="29D3DE03" w14:textId="77777777" w:rsidR="00545847" w:rsidRPr="007A7659" w:rsidRDefault="00545847" w:rsidP="00545847">
      <w:pPr>
        <w:pStyle w:val="Corpotesto"/>
      </w:pPr>
      <w:bookmarkStart w:id="31" w:name="_Toc473170359"/>
      <w:bookmarkStart w:id="32" w:name="_Toc504625756"/>
      <w:bookmarkStart w:id="33" w:name="_Toc530192908"/>
      <w:bookmarkStart w:id="34" w:name="_Toc1391410"/>
      <w:bookmarkStart w:id="35" w:name="_Toc1455609"/>
      <w:bookmarkStart w:id="36" w:name="_Toc1455664"/>
      <w:r w:rsidRPr="007A7659">
        <w:t>The intended audience of IHE Technical Frameworks Volume 2 is:</w:t>
      </w:r>
    </w:p>
    <w:p w14:paraId="3FF8ED03" w14:textId="77777777" w:rsidR="00545847" w:rsidRPr="007A7659" w:rsidRDefault="00545847" w:rsidP="00545847">
      <w:pPr>
        <w:pStyle w:val="Puntoelenco2"/>
        <w:numPr>
          <w:ilvl w:val="0"/>
          <w:numId w:val="2"/>
        </w:numPr>
      </w:pPr>
      <w:r w:rsidRPr="00977EA3">
        <w:t>Those interested in integrating healthcare information systems and workflows</w:t>
      </w:r>
    </w:p>
    <w:p w14:paraId="4BA95BDA" w14:textId="77777777" w:rsidR="00545847" w:rsidRPr="007A7659" w:rsidRDefault="00545847" w:rsidP="00545847">
      <w:pPr>
        <w:pStyle w:val="Puntoelenco2"/>
        <w:numPr>
          <w:ilvl w:val="0"/>
          <w:numId w:val="2"/>
        </w:numPr>
      </w:pPr>
      <w:r w:rsidRPr="007A7659">
        <w:t xml:space="preserve">IT departments of healthcare institutions </w:t>
      </w:r>
    </w:p>
    <w:p w14:paraId="3B358E91" w14:textId="77777777" w:rsidR="00545847" w:rsidRPr="007A7659" w:rsidRDefault="00545847" w:rsidP="00545847">
      <w:pPr>
        <w:pStyle w:val="Puntoelenco2"/>
        <w:numPr>
          <w:ilvl w:val="0"/>
          <w:numId w:val="2"/>
        </w:numPr>
      </w:pPr>
      <w:r w:rsidRPr="007A7659">
        <w:t>Technical staff of vendors participating in the IHE initiative</w:t>
      </w:r>
    </w:p>
    <w:p w14:paraId="10AB1863" w14:textId="77777777" w:rsidR="00545847" w:rsidRDefault="00545847" w:rsidP="00545847">
      <w:pPr>
        <w:pStyle w:val="Puntoelenco2"/>
        <w:numPr>
          <w:ilvl w:val="0"/>
          <w:numId w:val="2"/>
        </w:numPr>
      </w:pPr>
      <w:r w:rsidRPr="007A7659">
        <w:t>Experts involved in standards development</w:t>
      </w:r>
    </w:p>
    <w:p w14:paraId="0ED33AED" w14:textId="77777777" w:rsidR="00545847" w:rsidRPr="00BF0A93" w:rsidRDefault="00545847" w:rsidP="00545847">
      <w:pPr>
        <w:pStyle w:val="Titolo2"/>
        <w:numPr>
          <w:ilvl w:val="1"/>
          <w:numId w:val="8"/>
        </w:numPr>
        <w:tabs>
          <w:tab w:val="clear" w:pos="2160"/>
        </w:tabs>
        <w:rPr>
          <w:noProof w:val="0"/>
        </w:rPr>
      </w:pPr>
      <w:bookmarkStart w:id="37" w:name="_Toc500243169"/>
      <w:bookmarkStart w:id="38" w:name="_Toc518390557"/>
      <w:bookmarkStart w:id="39" w:name="_Toc301797273"/>
      <w:bookmarkStart w:id="40" w:name="_Toc500244121"/>
      <w:bookmarkStart w:id="41" w:name="_Toc518548540"/>
      <w:bookmarkEnd w:id="31"/>
      <w:bookmarkEnd w:id="32"/>
      <w:bookmarkEnd w:id="33"/>
      <w:bookmarkEnd w:id="34"/>
      <w:bookmarkEnd w:id="35"/>
      <w:bookmarkEnd w:id="36"/>
      <w:r w:rsidRPr="00BF0A93">
        <w:rPr>
          <w:noProof w:val="0"/>
        </w:rPr>
        <w:lastRenderedPageBreak/>
        <w:t>Prerequisites and Reference Material</w:t>
      </w:r>
      <w:bookmarkEnd w:id="37"/>
      <w:bookmarkEnd w:id="38"/>
    </w:p>
    <w:p w14:paraId="588848F9" w14:textId="77777777" w:rsidR="00545847" w:rsidRPr="00BF0A93" w:rsidRDefault="00545847" w:rsidP="00545847">
      <w:pPr>
        <w:pStyle w:val="Corpotesto"/>
      </w:pPr>
      <w:r w:rsidRPr="00BF0A93">
        <w:t xml:space="preserve">For more general information regarding IHE, refer to </w:t>
      </w:r>
      <w:hyperlink r:id="rId13" w:history="1">
        <w:r w:rsidRPr="00BF0A93">
          <w:rPr>
            <w:rStyle w:val="Collegamentoipertestuale"/>
          </w:rPr>
          <w:t>www.ihe.net</w:t>
        </w:r>
      </w:hyperlink>
      <w:r w:rsidRPr="00BF0A93">
        <w:t xml:space="preserve">. It is strongly recommended that, prior to reading this volume, readers familiarize themselves with the concepts defined in the </w:t>
      </w:r>
      <w:hyperlink r:id="rId14" w:anchor="GenIntro" w:history="1">
        <w:r w:rsidRPr="00BF0A93">
          <w:rPr>
            <w:rStyle w:val="Collegamentoipertestuale"/>
            <w:i/>
          </w:rPr>
          <w:t>IHE Technical Frameworks General Introduction</w:t>
        </w:r>
      </w:hyperlink>
      <w:r w:rsidRPr="00BF0A93">
        <w:t>.</w:t>
      </w:r>
    </w:p>
    <w:p w14:paraId="7F645F1B" w14:textId="77777777" w:rsidR="00545847" w:rsidRPr="007A7659" w:rsidRDefault="00545847" w:rsidP="00545847">
      <w:pPr>
        <w:pStyle w:val="Titolo2"/>
        <w:numPr>
          <w:ilvl w:val="1"/>
          <w:numId w:val="8"/>
        </w:numPr>
        <w:tabs>
          <w:tab w:val="clear" w:pos="2160"/>
          <w:tab w:val="left" w:pos="576"/>
        </w:tabs>
        <w:rPr>
          <w:noProof w:val="0"/>
        </w:rPr>
      </w:pPr>
      <w:r w:rsidRPr="007A7659">
        <w:rPr>
          <w:noProof w:val="0"/>
        </w:rPr>
        <w:t>Overview of Technical Framework Volume</w:t>
      </w:r>
      <w:r>
        <w:rPr>
          <w:noProof w:val="0"/>
        </w:rPr>
        <w:t>s</w:t>
      </w:r>
      <w:r w:rsidRPr="007A7659">
        <w:rPr>
          <w:noProof w:val="0"/>
        </w:rPr>
        <w:t xml:space="preserve"> 2</w:t>
      </w:r>
      <w:bookmarkEnd w:id="39"/>
      <w:bookmarkEnd w:id="40"/>
      <w:bookmarkEnd w:id="41"/>
      <w:r>
        <w:rPr>
          <w:noProof w:val="0"/>
        </w:rPr>
        <w:t>a, 2b, 2x, and 3</w:t>
      </w:r>
    </w:p>
    <w:p w14:paraId="48A1892B" w14:textId="77777777" w:rsidR="00545847" w:rsidRPr="00977EA3" w:rsidRDefault="00545847" w:rsidP="00545847">
      <w:r w:rsidRPr="00977EA3">
        <w:t>The remainder of Section 1 further describes the general nature, purpose and function of the Technical Framework. Section 2 presents the conventions used in this volume to define IHE transactions.</w:t>
      </w:r>
    </w:p>
    <w:p w14:paraId="781801EC" w14:textId="77777777" w:rsidR="00545847" w:rsidRPr="00977EA3" w:rsidRDefault="00545847" w:rsidP="00545847">
      <w:r w:rsidRPr="00977EA3">
        <w:t>Section 3 defines transactions in detail, specifying the roles for each actor, the standards employed, the information exchanged, and in some cases, implementation options for the transaction. Section 3 is divided into two parts:</w:t>
      </w:r>
    </w:p>
    <w:p w14:paraId="4C0EA9A1" w14:textId="77777777" w:rsidR="00545847" w:rsidRPr="00977EA3" w:rsidRDefault="00545847" w:rsidP="00545847">
      <w:pPr>
        <w:pStyle w:val="Puntoelenco2"/>
        <w:numPr>
          <w:ilvl w:val="0"/>
          <w:numId w:val="2"/>
        </w:numPr>
      </w:pPr>
      <w:r w:rsidRPr="00977EA3">
        <w:t>Volume 2a: Sections 3.1 - 3.28 corresponding to transactions [ITI-1] through [ITI-28].</w:t>
      </w:r>
    </w:p>
    <w:p w14:paraId="698E58BB" w14:textId="77777777" w:rsidR="00545847" w:rsidRPr="00977EA3" w:rsidRDefault="00545847" w:rsidP="00545847">
      <w:pPr>
        <w:pStyle w:val="Puntoelenco2"/>
        <w:numPr>
          <w:ilvl w:val="0"/>
          <w:numId w:val="2"/>
        </w:numPr>
      </w:pPr>
      <w:r w:rsidRPr="00977EA3">
        <w:t>Volume 2b: Sections 3.29 - 3.64 corresponding to transactions [ITI-29] through [ITI-64].</w:t>
      </w:r>
    </w:p>
    <w:p w14:paraId="14EEF692" w14:textId="77777777" w:rsidR="00545847" w:rsidRPr="00977EA3" w:rsidRDefault="00545847" w:rsidP="00545847">
      <w:r w:rsidRPr="00977EA3">
        <w:t>Volume 2x contains all appendices</w:t>
      </w:r>
      <w:r>
        <w:t>,</w:t>
      </w:r>
      <w:r w:rsidRPr="00977EA3">
        <w:t xml:space="preserve"> providing technical details associated with the transactions.</w:t>
      </w:r>
    </w:p>
    <w:p w14:paraId="2E760373" w14:textId="77777777" w:rsidR="00545847" w:rsidRPr="00977EA3" w:rsidRDefault="00545847" w:rsidP="00545847">
      <w:r w:rsidRPr="00977EA3">
        <w:t>Volume 3, Section 4 contains specifications that are used by multiple transactions.</w:t>
      </w:r>
    </w:p>
    <w:p w14:paraId="006F2667" w14:textId="77777777" w:rsidR="00545847" w:rsidRPr="00E63AF6" w:rsidRDefault="00545847" w:rsidP="00545847">
      <w:pPr>
        <w:pStyle w:val="Corpotesto"/>
        <w:rPr>
          <w:lang w:val="fr-FR"/>
          <w:rPrChange w:id="42" w:author="Gregorio Canal" w:date="2019-05-22T14:53:00Z">
            <w:rPr/>
          </w:rPrChange>
        </w:rPr>
      </w:pPr>
      <w:r w:rsidRPr="00E63AF6">
        <w:rPr>
          <w:lang w:val="fr-FR"/>
          <w:rPrChange w:id="43" w:author="Gregorio Canal" w:date="2019-05-22T14:53:00Z">
            <w:rPr/>
          </w:rPrChange>
        </w:rPr>
        <w:t xml:space="preserve">Volume 3, Section 5 </w:t>
      </w:r>
      <w:proofErr w:type="spellStart"/>
      <w:r w:rsidRPr="00E63AF6">
        <w:rPr>
          <w:lang w:val="fr-FR"/>
          <w:rPrChange w:id="44" w:author="Gregorio Canal" w:date="2019-05-22T14:53:00Z">
            <w:rPr/>
          </w:rPrChange>
        </w:rPr>
        <w:t>contains</w:t>
      </w:r>
      <w:proofErr w:type="spellEnd"/>
      <w:r w:rsidRPr="00E63AF6">
        <w:rPr>
          <w:lang w:val="fr-FR"/>
          <w:rPrChange w:id="45" w:author="Gregorio Canal" w:date="2019-05-22T14:53:00Z">
            <w:rPr/>
          </w:rPrChange>
        </w:rPr>
        <w:t xml:space="preserve"> Content </w:t>
      </w:r>
      <w:proofErr w:type="spellStart"/>
      <w:r w:rsidRPr="00E63AF6">
        <w:rPr>
          <w:lang w:val="fr-FR"/>
          <w:rPrChange w:id="46" w:author="Gregorio Canal" w:date="2019-05-22T14:53:00Z">
            <w:rPr/>
          </w:rPrChange>
        </w:rPr>
        <w:t>Specifications</w:t>
      </w:r>
      <w:proofErr w:type="spellEnd"/>
      <w:r w:rsidRPr="00E63AF6">
        <w:rPr>
          <w:lang w:val="fr-FR"/>
          <w:rPrChange w:id="47" w:author="Gregorio Canal" w:date="2019-05-22T14:53:00Z">
            <w:rPr/>
          </w:rPrChange>
        </w:rPr>
        <w:t>.</w:t>
      </w:r>
    </w:p>
    <w:p w14:paraId="4320E5CE" w14:textId="6AF2A1F6" w:rsidR="00545847" w:rsidRPr="007A7659" w:rsidRDefault="00545847" w:rsidP="00545847">
      <w:pPr>
        <w:pStyle w:val="Corpotesto"/>
      </w:pPr>
      <w:r w:rsidRPr="007A7659">
        <w:t xml:space="preserve">Code and message samples are stored on the IHE ftp server at </w:t>
      </w:r>
      <w:hyperlink r:id="rId15" w:history="1">
        <w:r w:rsidRPr="007A7659">
          <w:rPr>
            <w:rStyle w:val="Collegamentoipertestuale"/>
          </w:rPr>
          <w:t>ftp://ftp.ihe.net/TF_Implementation_Material</w:t>
        </w:r>
      </w:hyperlink>
      <w:r>
        <w:t>. E</w:t>
      </w:r>
      <w:r w:rsidRPr="007A7659">
        <w:t>xplicit links to the ftp server will be provided in the transaction text.</w:t>
      </w:r>
    </w:p>
    <w:p w14:paraId="601CE601" w14:textId="77777777" w:rsidR="00545847" w:rsidRPr="007A7659" w:rsidRDefault="00545847" w:rsidP="00545847">
      <w:pPr>
        <w:pStyle w:val="Titolo2"/>
        <w:numPr>
          <w:ilvl w:val="1"/>
          <w:numId w:val="8"/>
        </w:numPr>
        <w:tabs>
          <w:tab w:val="clear" w:pos="2160"/>
          <w:tab w:val="left" w:pos="576"/>
        </w:tabs>
        <w:rPr>
          <w:noProof w:val="0"/>
        </w:rPr>
      </w:pPr>
      <w:bookmarkStart w:id="48" w:name="_Toc473170360"/>
      <w:bookmarkStart w:id="49" w:name="_Toc504625758"/>
      <w:bookmarkStart w:id="50" w:name="_Toc530192910"/>
      <w:bookmarkStart w:id="51" w:name="_Toc1391412"/>
      <w:bookmarkStart w:id="52" w:name="_Toc1455611"/>
      <w:bookmarkStart w:id="53" w:name="_Toc1455666"/>
      <w:bookmarkStart w:id="54" w:name="_Toc301797276"/>
      <w:bookmarkStart w:id="55" w:name="_Toc500244122"/>
      <w:bookmarkStart w:id="56" w:name="_Toc518548541"/>
      <w:r w:rsidRPr="007A7659">
        <w:rPr>
          <w:noProof w:val="0"/>
        </w:rPr>
        <w:t>Comment</w:t>
      </w:r>
      <w:bookmarkEnd w:id="48"/>
      <w:bookmarkEnd w:id="49"/>
      <w:bookmarkEnd w:id="50"/>
      <w:bookmarkEnd w:id="51"/>
      <w:bookmarkEnd w:id="52"/>
      <w:bookmarkEnd w:id="53"/>
      <w:r w:rsidRPr="007A7659">
        <w:rPr>
          <w:noProof w:val="0"/>
        </w:rPr>
        <w:t xml:space="preserve"> Process</w:t>
      </w:r>
      <w:bookmarkEnd w:id="54"/>
      <w:bookmarkEnd w:id="55"/>
      <w:bookmarkEnd w:id="56"/>
    </w:p>
    <w:p w14:paraId="4FB09552" w14:textId="77777777" w:rsidR="00545847" w:rsidRPr="007A7659" w:rsidRDefault="00545847" w:rsidP="00545847">
      <w:pPr>
        <w:pStyle w:val="Corpotesto"/>
        <w:rPr>
          <w:szCs w:val="17"/>
        </w:rPr>
      </w:pPr>
      <w:bookmarkStart w:id="57" w:name="_Toc473170361"/>
      <w:bookmarkStart w:id="58" w:name="_Toc504625759"/>
      <w:bookmarkStart w:id="59" w:name="_Toc530192911"/>
      <w:bookmarkStart w:id="60" w:name="_Toc1391413"/>
      <w:bookmarkStart w:id="61" w:name="_Toc1455612"/>
      <w:bookmarkStart w:id="62" w:name="_Toc1455667"/>
      <w:r w:rsidRPr="007A7659">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at </w:t>
      </w:r>
      <w:hyperlink r:id="rId16" w:history="1">
        <w:r w:rsidRPr="00D035CA">
          <w:rPr>
            <w:rStyle w:val="Collegamentoipertestuale"/>
          </w:rPr>
          <w:t>http://ihe.net/ITI_Public_Comments</w:t>
        </w:r>
      </w:hyperlink>
      <w:r w:rsidRPr="007A7659">
        <w:t>.</w:t>
      </w:r>
    </w:p>
    <w:p w14:paraId="445D4647" w14:textId="77777777" w:rsidR="00545847" w:rsidRPr="007A7659" w:rsidRDefault="00545847" w:rsidP="00545847">
      <w:pPr>
        <w:pStyle w:val="Titolo2"/>
        <w:numPr>
          <w:ilvl w:val="1"/>
          <w:numId w:val="8"/>
        </w:numPr>
        <w:tabs>
          <w:tab w:val="clear" w:pos="2160"/>
          <w:tab w:val="left" w:pos="576"/>
        </w:tabs>
        <w:rPr>
          <w:noProof w:val="0"/>
        </w:rPr>
      </w:pPr>
      <w:bookmarkStart w:id="63" w:name="_Toc301797277"/>
      <w:bookmarkStart w:id="64" w:name="_Toc500244123"/>
      <w:bookmarkStart w:id="65" w:name="_Toc518548542"/>
      <w:r w:rsidRPr="007A7659">
        <w:rPr>
          <w:noProof w:val="0"/>
        </w:rPr>
        <w:t xml:space="preserve">Copyright </w:t>
      </w:r>
      <w:bookmarkEnd w:id="57"/>
      <w:bookmarkEnd w:id="58"/>
      <w:bookmarkEnd w:id="59"/>
      <w:bookmarkEnd w:id="60"/>
      <w:bookmarkEnd w:id="61"/>
      <w:bookmarkEnd w:id="62"/>
      <w:r w:rsidRPr="007A7659">
        <w:rPr>
          <w:noProof w:val="0"/>
        </w:rPr>
        <w:t>Licenses</w:t>
      </w:r>
      <w:bookmarkEnd w:id="63"/>
      <w:bookmarkEnd w:id="64"/>
      <w:bookmarkEnd w:id="65"/>
    </w:p>
    <w:p w14:paraId="495DE351" w14:textId="77777777" w:rsidR="00545847" w:rsidRPr="007A7659" w:rsidRDefault="00545847" w:rsidP="00545847">
      <w:pPr>
        <w:pStyle w:val="Corpotesto"/>
      </w:pPr>
      <w:r w:rsidRPr="007A7659">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31E665E1" w14:textId="77777777" w:rsidR="00545847" w:rsidRPr="007A7659" w:rsidRDefault="00545847" w:rsidP="00545847">
      <w:pPr>
        <w:pStyle w:val="Corpotesto"/>
      </w:pPr>
      <w:r w:rsidRPr="007A7659">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6EDF3F34" w14:textId="77777777" w:rsidR="00545847" w:rsidRPr="007A7659" w:rsidRDefault="00545847" w:rsidP="00545847">
      <w:pPr>
        <w:pStyle w:val="Titolo3"/>
        <w:numPr>
          <w:ilvl w:val="2"/>
          <w:numId w:val="8"/>
        </w:numPr>
        <w:tabs>
          <w:tab w:val="clear" w:pos="2160"/>
          <w:tab w:val="clear" w:pos="2880"/>
        </w:tabs>
        <w:rPr>
          <w:noProof w:val="0"/>
        </w:rPr>
      </w:pPr>
      <w:bookmarkStart w:id="66" w:name="_Toc301797278"/>
      <w:bookmarkStart w:id="67" w:name="_Toc500244124"/>
      <w:bookmarkStart w:id="68" w:name="_Toc518548543"/>
      <w:r w:rsidRPr="007A7659">
        <w:rPr>
          <w:noProof w:val="0"/>
        </w:rPr>
        <w:lastRenderedPageBreak/>
        <w:t>Copyright of Base Standards</w:t>
      </w:r>
      <w:bookmarkEnd w:id="66"/>
      <w:bookmarkEnd w:id="67"/>
      <w:bookmarkEnd w:id="68"/>
    </w:p>
    <w:p w14:paraId="05889F43" w14:textId="77777777" w:rsidR="00545847" w:rsidRPr="007A7659" w:rsidRDefault="00545847" w:rsidP="00545847">
      <w:pPr>
        <w:pStyle w:val="Corpotesto"/>
      </w:pPr>
      <w:r w:rsidRPr="007A7659">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65527A12" w14:textId="77777777" w:rsidR="00545847" w:rsidRPr="007A7659" w:rsidRDefault="00545847" w:rsidP="00545847">
      <w:pPr>
        <w:pStyle w:val="Corpotesto"/>
      </w:pPr>
      <w:r w:rsidRPr="007A7659">
        <w:t>Health Level Seven, Inc. has granted permission to IHE to reproduce tables from the HL7</w:t>
      </w:r>
      <w:bookmarkStart w:id="69" w:name="OLE_LINK30"/>
      <w:r w:rsidRPr="008E6322">
        <w:rPr>
          <w:vertAlign w:val="superscript"/>
        </w:rPr>
        <w:t>®</w:t>
      </w:r>
      <w:bookmarkEnd w:id="69"/>
      <w:r>
        <w:rPr>
          <w:rStyle w:val="Rimandonotaapidipagina"/>
        </w:rPr>
        <w:footnoteReference w:id="1"/>
      </w:r>
      <w:r w:rsidRPr="007A7659">
        <w:t xml:space="preserve"> standard. The HL7 tables in this document are copyrighted by Health Level Seven, Inc. All rights reserved. Material drawn from these documents is credited where used.</w:t>
      </w:r>
    </w:p>
    <w:p w14:paraId="2821EF3D" w14:textId="77777777" w:rsidR="00545847" w:rsidRPr="007A7659" w:rsidRDefault="00545847" w:rsidP="00545847">
      <w:pPr>
        <w:pStyle w:val="Titolo2"/>
        <w:numPr>
          <w:ilvl w:val="1"/>
          <w:numId w:val="8"/>
        </w:numPr>
        <w:tabs>
          <w:tab w:val="clear" w:pos="2160"/>
          <w:tab w:val="left" w:pos="576"/>
        </w:tabs>
        <w:rPr>
          <w:noProof w:val="0"/>
        </w:rPr>
      </w:pPr>
      <w:bookmarkStart w:id="70" w:name="_Toc301797279"/>
      <w:bookmarkStart w:id="71" w:name="_Toc500244125"/>
      <w:bookmarkStart w:id="72" w:name="_Toc518548544"/>
      <w:r w:rsidRPr="007A7659">
        <w:rPr>
          <w:noProof w:val="0"/>
        </w:rPr>
        <w:t>Trademark</w:t>
      </w:r>
      <w:bookmarkEnd w:id="70"/>
      <w:bookmarkEnd w:id="71"/>
      <w:bookmarkEnd w:id="72"/>
    </w:p>
    <w:p w14:paraId="38E3C3D0" w14:textId="77777777" w:rsidR="00545847" w:rsidRPr="007A7659" w:rsidRDefault="00545847" w:rsidP="00545847">
      <w:pPr>
        <w:pStyle w:val="Corpotesto"/>
      </w:pPr>
      <w:r w:rsidRPr="007A7659">
        <w:t>IHE</w:t>
      </w:r>
      <w:r w:rsidRPr="007A7659">
        <w:rPr>
          <w:vertAlign w:val="superscript"/>
        </w:rPr>
        <w:t>®</w:t>
      </w:r>
      <w:r w:rsidRPr="007A7659">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4DBD570" w14:textId="77777777" w:rsidR="00545847" w:rsidRPr="007A7659" w:rsidRDefault="00545847" w:rsidP="00545847">
      <w:pPr>
        <w:pStyle w:val="Titolo2"/>
        <w:numPr>
          <w:ilvl w:val="1"/>
          <w:numId w:val="8"/>
        </w:numPr>
        <w:tabs>
          <w:tab w:val="clear" w:pos="2160"/>
          <w:tab w:val="left" w:pos="576"/>
        </w:tabs>
        <w:rPr>
          <w:noProof w:val="0"/>
        </w:rPr>
      </w:pPr>
      <w:bookmarkStart w:id="73" w:name="_Toc299786323"/>
      <w:bookmarkStart w:id="74" w:name="_Toc301797280"/>
      <w:bookmarkStart w:id="75" w:name="_Toc500244126"/>
      <w:bookmarkStart w:id="76" w:name="_Toc518548545"/>
      <w:r w:rsidRPr="007A7659">
        <w:rPr>
          <w:noProof w:val="0"/>
        </w:rPr>
        <w:t>Disclaimer Regarding Patent Rights</w:t>
      </w:r>
      <w:bookmarkEnd w:id="73"/>
      <w:bookmarkEnd w:id="74"/>
      <w:bookmarkEnd w:id="75"/>
      <w:bookmarkEnd w:id="76"/>
    </w:p>
    <w:p w14:paraId="5097D91E" w14:textId="77777777" w:rsidR="00545847" w:rsidRPr="007A7659" w:rsidRDefault="00545847" w:rsidP="00545847">
      <w:pPr>
        <w:pStyle w:val="Corpotesto"/>
      </w:pPr>
      <w:r w:rsidRPr="007A7659">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7" w:history="1">
        <w:r w:rsidRPr="007A7659">
          <w:rPr>
            <w:rStyle w:val="Collegamentoipertestuale"/>
          </w:rPr>
          <w:t>http://www.ihe.net/Patent_Disclosure_Process</w:t>
        </w:r>
      </w:hyperlink>
      <w:r w:rsidRPr="007A7659">
        <w:t xml:space="preserve">. Please address questions about the patent disclosure process to the secretary of the IHE International Board: </w:t>
      </w:r>
      <w:hyperlink r:id="rId18" w:history="1">
        <w:r w:rsidRPr="007A7659">
          <w:rPr>
            <w:rStyle w:val="Collegamentoipertestuale"/>
          </w:rPr>
          <w:t>secretary@ihe.net</w:t>
        </w:r>
      </w:hyperlink>
      <w:r w:rsidRPr="007A7659">
        <w:t>.</w:t>
      </w:r>
    </w:p>
    <w:p w14:paraId="6C712CE9" w14:textId="77777777" w:rsidR="00545847" w:rsidRPr="007A7659" w:rsidRDefault="00545847" w:rsidP="00545847">
      <w:pPr>
        <w:pStyle w:val="Titolo2"/>
        <w:numPr>
          <w:ilvl w:val="1"/>
          <w:numId w:val="8"/>
        </w:numPr>
        <w:tabs>
          <w:tab w:val="clear" w:pos="2160"/>
          <w:tab w:val="left" w:pos="576"/>
        </w:tabs>
        <w:rPr>
          <w:noProof w:val="0"/>
        </w:rPr>
      </w:pPr>
      <w:bookmarkStart w:id="77" w:name="_Toc500244127"/>
      <w:bookmarkStart w:id="78" w:name="_Toc518548546"/>
      <w:r w:rsidRPr="007A7659">
        <w:rPr>
          <w:noProof w:val="0"/>
        </w:rPr>
        <w:t>History of Document Changes</w:t>
      </w:r>
      <w:bookmarkEnd w:id="77"/>
      <w:bookmarkEnd w:id="78"/>
    </w:p>
    <w:p w14:paraId="4CD4DEC1" w14:textId="77777777" w:rsidR="00545847" w:rsidRPr="007A7659" w:rsidRDefault="00545847" w:rsidP="00545847">
      <w:pPr>
        <w:pStyle w:val="Corpotesto"/>
      </w:pPr>
      <w:r w:rsidRPr="007A7659">
        <w:t>This section provides a brief summary of changes and additions to the IT Infrastructure Technical Framework.</w:t>
      </w:r>
    </w:p>
    <w:p w14:paraId="1D72728C" w14:textId="77777777" w:rsidR="00545847" w:rsidRPr="007A7659" w:rsidRDefault="00545847" w:rsidP="00545847">
      <w:pPr>
        <w:pStyle w:val="Corpo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1606"/>
        <w:gridCol w:w="6486"/>
      </w:tblGrid>
      <w:tr w:rsidR="00545847" w:rsidRPr="007A7659" w14:paraId="53F7A55F" w14:textId="77777777" w:rsidTr="00ED4370">
        <w:trPr>
          <w:cantSplit/>
          <w:tblHeader/>
        </w:trPr>
        <w:tc>
          <w:tcPr>
            <w:tcW w:w="1278" w:type="dxa"/>
            <w:shd w:val="clear" w:color="auto" w:fill="D9D9D9"/>
          </w:tcPr>
          <w:p w14:paraId="4AA135EE" w14:textId="77777777" w:rsidR="00545847" w:rsidRPr="007A7659" w:rsidRDefault="00545847" w:rsidP="00367AE4">
            <w:pPr>
              <w:pStyle w:val="TableEntryHeader"/>
            </w:pPr>
            <w:r w:rsidRPr="007A7659">
              <w:lastRenderedPageBreak/>
              <w:t>Date</w:t>
            </w:r>
          </w:p>
        </w:tc>
        <w:tc>
          <w:tcPr>
            <w:tcW w:w="1620" w:type="dxa"/>
            <w:shd w:val="clear" w:color="auto" w:fill="D9D9D9"/>
          </w:tcPr>
          <w:p w14:paraId="259ED9D5" w14:textId="77777777" w:rsidR="00545847" w:rsidRPr="007A7659" w:rsidRDefault="00545847" w:rsidP="00367AE4">
            <w:pPr>
              <w:pStyle w:val="TableEntryHeader"/>
            </w:pPr>
            <w:r w:rsidRPr="007A7659">
              <w:t>Document Revision</w:t>
            </w:r>
          </w:p>
        </w:tc>
        <w:tc>
          <w:tcPr>
            <w:tcW w:w="6678" w:type="dxa"/>
            <w:shd w:val="clear" w:color="auto" w:fill="D9D9D9"/>
          </w:tcPr>
          <w:p w14:paraId="5A178935" w14:textId="77777777" w:rsidR="00545847" w:rsidRPr="007A7659" w:rsidRDefault="00545847" w:rsidP="00367AE4">
            <w:pPr>
              <w:pStyle w:val="TableEntryHeader"/>
            </w:pPr>
            <w:r w:rsidRPr="007A7659">
              <w:t>Change Summary</w:t>
            </w:r>
          </w:p>
        </w:tc>
      </w:tr>
      <w:tr w:rsidR="00545847" w:rsidRPr="007A7659" w14:paraId="71D98715" w14:textId="77777777" w:rsidTr="00ED4370">
        <w:tc>
          <w:tcPr>
            <w:tcW w:w="1278" w:type="dxa"/>
            <w:shd w:val="clear" w:color="auto" w:fill="auto"/>
          </w:tcPr>
          <w:p w14:paraId="5E9015A9" w14:textId="7703A853" w:rsidR="00545847" w:rsidRPr="007A7659" w:rsidRDefault="00545847" w:rsidP="00367AE4">
            <w:pPr>
              <w:pStyle w:val="TableEntry"/>
              <w:rPr>
                <w:noProof w:val="0"/>
              </w:rPr>
            </w:pPr>
            <w:r>
              <w:rPr>
                <w:noProof w:val="0"/>
              </w:rPr>
              <w:t>2015 -</w:t>
            </w:r>
            <w:r w:rsidRPr="007A7659">
              <w:rPr>
                <w:noProof w:val="0"/>
              </w:rPr>
              <w:t xml:space="preserve"> 2018</w:t>
            </w:r>
          </w:p>
        </w:tc>
        <w:tc>
          <w:tcPr>
            <w:tcW w:w="1620" w:type="dxa"/>
            <w:shd w:val="clear" w:color="auto" w:fill="auto"/>
          </w:tcPr>
          <w:p w14:paraId="589BE0AA" w14:textId="77777777" w:rsidR="00545847" w:rsidRPr="007A7659" w:rsidRDefault="00545847" w:rsidP="00367AE4">
            <w:pPr>
              <w:pStyle w:val="TableEntry"/>
              <w:rPr>
                <w:noProof w:val="0"/>
              </w:rPr>
            </w:pPr>
            <w:r w:rsidRPr="007A7659">
              <w:rPr>
                <w:noProof w:val="0"/>
              </w:rPr>
              <w:t>Various</w:t>
            </w:r>
            <w:r>
              <w:rPr>
                <w:noProof w:val="0"/>
              </w:rPr>
              <w:t xml:space="preserve"> </w:t>
            </w:r>
          </w:p>
        </w:tc>
        <w:tc>
          <w:tcPr>
            <w:tcW w:w="6678" w:type="dxa"/>
            <w:shd w:val="clear" w:color="auto" w:fill="auto"/>
          </w:tcPr>
          <w:p w14:paraId="6F06C5A7" w14:textId="1EBE1334" w:rsidR="00545847" w:rsidRPr="007A7659" w:rsidRDefault="00545847" w:rsidP="00367AE4">
            <w:pPr>
              <w:pStyle w:val="TableEntry"/>
              <w:rPr>
                <w:noProof w:val="0"/>
              </w:rPr>
            </w:pPr>
            <w:r w:rsidRPr="007A7659">
              <w:rPr>
                <w:noProof w:val="0"/>
              </w:rPr>
              <w:t xml:space="preserve">Refer to the </w:t>
            </w:r>
            <w:hyperlink r:id="rId19" w:history="1">
              <w:r w:rsidRPr="008E6322">
                <w:rPr>
                  <w:rStyle w:val="Collegamentoipertestuale"/>
                  <w:i/>
                  <w:noProof w:val="0"/>
                </w:rPr>
                <w:t>ITI Technical Framework – Log of Integrated Change Proposals (CPs)</w:t>
              </w:r>
            </w:hyperlink>
            <w:r w:rsidRPr="007A7659">
              <w:rPr>
                <w:noProof w:val="0"/>
              </w:rPr>
              <w:t xml:space="preserve"> for details on updates to the </w:t>
            </w:r>
            <w:r>
              <w:rPr>
                <w:noProof w:val="0"/>
              </w:rPr>
              <w:t xml:space="preserve">ITI </w:t>
            </w:r>
            <w:r w:rsidRPr="007A7659">
              <w:rPr>
                <w:noProof w:val="0"/>
              </w:rPr>
              <w:t>Technical Framework</w:t>
            </w:r>
            <w:r>
              <w:rPr>
                <w:noProof w:val="0"/>
              </w:rPr>
              <w:t xml:space="preserve"> Volumes</w:t>
            </w:r>
            <w:r w:rsidRPr="007A7659">
              <w:rPr>
                <w:noProof w:val="0"/>
              </w:rPr>
              <w:t xml:space="preserve"> and Trial Implementation Supplements. </w:t>
            </w:r>
          </w:p>
        </w:tc>
      </w:tr>
      <w:tr w:rsidR="00545847" w:rsidRPr="007A7659" w14:paraId="174A4C33" w14:textId="77777777" w:rsidTr="00ED4370">
        <w:tc>
          <w:tcPr>
            <w:tcW w:w="1278" w:type="dxa"/>
            <w:shd w:val="clear" w:color="auto" w:fill="auto"/>
          </w:tcPr>
          <w:p w14:paraId="412034BA" w14:textId="77777777" w:rsidR="00545847" w:rsidRPr="007A7659" w:rsidRDefault="00545847" w:rsidP="00367AE4">
            <w:pPr>
              <w:pStyle w:val="TableEntry"/>
              <w:rPr>
                <w:noProof w:val="0"/>
              </w:rPr>
            </w:pPr>
            <w:r w:rsidRPr="007A7659">
              <w:rPr>
                <w:noProof w:val="0"/>
              </w:rPr>
              <w:t>July 2018</w:t>
            </w:r>
          </w:p>
        </w:tc>
        <w:tc>
          <w:tcPr>
            <w:tcW w:w="1620" w:type="dxa"/>
            <w:shd w:val="clear" w:color="auto" w:fill="auto"/>
          </w:tcPr>
          <w:p w14:paraId="0B93A667" w14:textId="77777777" w:rsidR="00545847" w:rsidRPr="007A7659" w:rsidRDefault="00545847" w:rsidP="00367AE4">
            <w:pPr>
              <w:pStyle w:val="TableEntry"/>
              <w:rPr>
                <w:noProof w:val="0"/>
              </w:rPr>
            </w:pPr>
            <w:r w:rsidRPr="007A7659">
              <w:rPr>
                <w:noProof w:val="0"/>
              </w:rPr>
              <w:t>ITI TF Rev. 15.0</w:t>
            </w:r>
          </w:p>
        </w:tc>
        <w:tc>
          <w:tcPr>
            <w:tcW w:w="6678" w:type="dxa"/>
            <w:shd w:val="clear" w:color="auto" w:fill="auto"/>
          </w:tcPr>
          <w:p w14:paraId="3A63874C" w14:textId="77777777" w:rsidR="00545847" w:rsidRPr="007A7659" w:rsidRDefault="00545847" w:rsidP="00367AE4">
            <w:pPr>
              <w:pStyle w:val="TableEntry"/>
              <w:rPr>
                <w:noProof w:val="0"/>
              </w:rPr>
            </w:pPr>
            <w:r w:rsidRPr="007A7659">
              <w:rPr>
                <w:noProof w:val="0"/>
              </w:rPr>
              <w:t xml:space="preserve">Integrate the “Delayed Document Assembly” Trial Implementation Supplement. </w:t>
            </w:r>
          </w:p>
        </w:tc>
      </w:tr>
    </w:tbl>
    <w:p w14:paraId="53034C8B" w14:textId="63A1EBF7" w:rsidR="008E3CF3" w:rsidRPr="00ED4370" w:rsidRDefault="008E3CF3" w:rsidP="00ED4370">
      <w:bookmarkStart w:id="79" w:name="_Toc237189053"/>
      <w:bookmarkStart w:id="80" w:name="_Toc237238687"/>
      <w:bookmarkEnd w:id="3"/>
      <w:bookmarkEnd w:id="4"/>
      <w:bookmarkEnd w:id="5"/>
      <w:bookmarkEnd w:id="6"/>
      <w:bookmarkEnd w:id="7"/>
      <w:bookmarkEnd w:id="8"/>
      <w:bookmarkEnd w:id="9"/>
      <w:bookmarkEnd w:id="10"/>
      <w:bookmarkEnd w:id="11"/>
      <w:bookmarkEnd w:id="12"/>
      <w:bookmarkEnd w:id="13"/>
      <w:bookmarkEnd w:id="14"/>
      <w:bookmarkEnd w:id="15"/>
      <w:bookmarkEnd w:id="16"/>
      <w:bookmarkEnd w:id="79"/>
      <w:bookmarkEnd w:id="80"/>
    </w:p>
    <w:p w14:paraId="10DC1664" w14:textId="77777777" w:rsidR="006A4CEF" w:rsidRDefault="006A4CEF"/>
    <w:p w14:paraId="596173C4" w14:textId="77777777" w:rsidR="006A4CEF" w:rsidRDefault="006A4CEF" w:rsidP="00ED4370">
      <w:pPr>
        <w:pStyle w:val="Titolo1"/>
        <w:numPr>
          <w:ilvl w:val="0"/>
          <w:numId w:val="8"/>
        </w:numPr>
        <w:tabs>
          <w:tab w:val="left" w:pos="432"/>
        </w:tabs>
      </w:pPr>
      <w:r>
        <w:rPr>
          <w:noProof w:val="0"/>
        </w:rPr>
        <w:lastRenderedPageBreak/>
        <w:t>Conventions</w:t>
      </w:r>
    </w:p>
    <w:p w14:paraId="409C61DD" w14:textId="0B15AB83" w:rsidR="007A1F44" w:rsidRPr="00977EA3" w:rsidRDefault="007A1F44">
      <w:r w:rsidRPr="00977EA3">
        <w:t>This document has adopted the following conventions for representing the framework concepts and specifying how the standards upon which the IHE IT Infrastructure Technical Framework is based should be applied.</w:t>
      </w:r>
    </w:p>
    <w:p w14:paraId="4A632E4E" w14:textId="77777777" w:rsidR="008E3CF3" w:rsidRPr="00977EA3" w:rsidRDefault="007A1F44" w:rsidP="00EC243F">
      <w:pPr>
        <w:pStyle w:val="Titolo2"/>
        <w:numPr>
          <w:ilvl w:val="1"/>
          <w:numId w:val="8"/>
        </w:numPr>
        <w:tabs>
          <w:tab w:val="clear" w:pos="2160"/>
          <w:tab w:val="left" w:pos="576"/>
        </w:tabs>
        <w:rPr>
          <w:noProof w:val="0"/>
        </w:rPr>
      </w:pPr>
      <w:bookmarkStart w:id="81" w:name="_Toc173916084"/>
      <w:bookmarkStart w:id="82" w:name="_Toc174248605"/>
      <w:bookmarkStart w:id="83" w:name="_Toc210805522"/>
      <w:bookmarkStart w:id="84" w:name="_Toc214433996"/>
      <w:bookmarkStart w:id="85" w:name="_Toc214436917"/>
      <w:bookmarkStart w:id="86" w:name="_Toc214437362"/>
      <w:bookmarkStart w:id="87" w:name="_Toc214437678"/>
      <w:bookmarkStart w:id="88" w:name="_Toc214457154"/>
      <w:bookmarkStart w:id="89" w:name="_Toc214461267"/>
      <w:bookmarkStart w:id="90" w:name="_Toc214462888"/>
      <w:bookmarkStart w:id="91" w:name="_Toc237238695"/>
      <w:bookmarkStart w:id="92" w:name="_Toc398544121"/>
      <w:bookmarkStart w:id="93" w:name="_Toc398717888"/>
      <w:bookmarkStart w:id="94" w:name="_Toc518634489"/>
      <w:r w:rsidRPr="00977EA3">
        <w:rPr>
          <w:noProof w:val="0"/>
        </w:rPr>
        <w:t>The Generic IHE Transaction Model</w:t>
      </w:r>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9F44A10" w14:textId="77777777" w:rsidR="007A1F44" w:rsidRPr="00977EA3" w:rsidRDefault="007A1F44">
      <w:r w:rsidRPr="00977EA3">
        <w:t>Transaction descriptions are provided in Section 3. In each transaction description, the actors, the roles they play, and the transactions between them are presented as use cases.</w:t>
      </w:r>
    </w:p>
    <w:p w14:paraId="0BCA3EF4" w14:textId="77777777" w:rsidR="007A1F44" w:rsidRPr="00977EA3" w:rsidRDefault="007A1F44">
      <w:r w:rsidRPr="00977EA3">
        <w:t>The generic IHE transaction description includes the following components:</w:t>
      </w:r>
    </w:p>
    <w:p w14:paraId="68DDC2C5" w14:textId="77777777" w:rsidR="007A1F44" w:rsidRPr="00977EA3" w:rsidRDefault="007A1F44">
      <w:pPr>
        <w:pStyle w:val="ListBullet1"/>
        <w:ind w:left="720" w:hanging="360"/>
      </w:pPr>
      <w:r w:rsidRPr="00977EA3">
        <w:t>Scope: a brief description of the transaction.</w:t>
      </w:r>
    </w:p>
    <w:p w14:paraId="1E85FF3F" w14:textId="77777777" w:rsidR="007A1F44" w:rsidRPr="00977EA3" w:rsidRDefault="007A1F44">
      <w:pPr>
        <w:pStyle w:val="ListBullet1"/>
        <w:ind w:left="720" w:hanging="360"/>
      </w:pPr>
      <w:r w:rsidRPr="00977EA3">
        <w:t>Use case roles: textual definitions of the actors and their roles, with a simple diagram relating them, e.g.,:</w:t>
      </w:r>
    </w:p>
    <w:bookmarkStart w:id="95" w:name="_972287617"/>
    <w:bookmarkStart w:id="96" w:name="_980573558"/>
    <w:bookmarkStart w:id="97" w:name="_986068884"/>
    <w:bookmarkStart w:id="98" w:name="_986068941"/>
    <w:bookmarkStart w:id="99" w:name="_986102742"/>
    <w:bookmarkStart w:id="100" w:name="_1012716594"/>
    <w:bookmarkStart w:id="101" w:name="_1015257522"/>
    <w:bookmarkEnd w:id="95"/>
    <w:bookmarkEnd w:id="96"/>
    <w:bookmarkEnd w:id="97"/>
    <w:bookmarkEnd w:id="98"/>
    <w:bookmarkEnd w:id="99"/>
    <w:bookmarkEnd w:id="100"/>
    <w:bookmarkEnd w:id="101"/>
    <w:bookmarkStart w:id="102" w:name="_MON_1503315593"/>
    <w:bookmarkEnd w:id="102"/>
    <w:p w14:paraId="159DDB25" w14:textId="77777777" w:rsidR="007A1F44" w:rsidRPr="00977EA3" w:rsidRDefault="002E21BE" w:rsidP="000406F8">
      <w:pPr>
        <w:jc w:val="center"/>
        <w:rPr>
          <w:i/>
        </w:rPr>
      </w:pPr>
      <w:r w:rsidRPr="00977EA3">
        <w:rPr>
          <w:noProof/>
        </w:rPr>
        <w:object w:dxaOrig="4320" w:dyaOrig="2880" w14:anchorId="5D75A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0.75pt;height:155.25pt;mso-width-percent:0;mso-height-percent:0;mso-width-percent:0;mso-height-percent:0" o:ole="" filled="t">
            <v:fill color2="black"/>
            <v:imagedata r:id="rId20" o:title=""/>
          </v:shape>
          <o:OLEObject Type="Embed" ProgID="Word.Picture.8" ShapeID="_x0000_i1025" DrawAspect="Content" ObjectID="_1620110849" r:id="rId21"/>
        </w:object>
      </w:r>
    </w:p>
    <w:p w14:paraId="63ECEA50" w14:textId="77777777" w:rsidR="007A1F44" w:rsidRPr="00977EA3" w:rsidRDefault="007A1F44">
      <w:pPr>
        <w:pStyle w:val="ListBullet1"/>
        <w:ind w:left="720" w:hanging="360"/>
      </w:pPr>
      <w:r w:rsidRPr="00977EA3">
        <w:rPr>
          <w:i/>
        </w:rPr>
        <w:t>Referenced Standards</w:t>
      </w:r>
      <w:r w:rsidRPr="00977EA3">
        <w:t>: the standards (stating the specific parts, chapters or sections thereof) to be used for the transaction.</w:t>
      </w:r>
    </w:p>
    <w:p w14:paraId="12E5F108" w14:textId="49DBB76D" w:rsidR="007A1F44" w:rsidRPr="00977EA3" w:rsidRDefault="007A1F44">
      <w:pPr>
        <w:pStyle w:val="ListBullet1"/>
        <w:ind w:left="720" w:hanging="360"/>
      </w:pPr>
      <w:r w:rsidRPr="00977EA3">
        <w:rPr>
          <w:i/>
        </w:rPr>
        <w:t>Interaction Diagram</w:t>
      </w:r>
      <w:r w:rsidRPr="00977EA3">
        <w:t xml:space="preserve">: a graphical depiction of the actors and messages that support the transaction, with related processing within an </w:t>
      </w:r>
      <w:r w:rsidR="00022B42" w:rsidRPr="00977EA3">
        <w:t>a</w:t>
      </w:r>
      <w:r w:rsidRPr="00977EA3">
        <w:t>ctor shown as a rectangle and time progressing downward, similar to:</w:t>
      </w:r>
    </w:p>
    <w:bookmarkStart w:id="103" w:name="_972287557"/>
    <w:bookmarkStart w:id="104" w:name="_984997788"/>
    <w:bookmarkStart w:id="105" w:name="_984997842"/>
    <w:bookmarkStart w:id="106" w:name="_984997930"/>
    <w:bookmarkStart w:id="107" w:name="_1010300220"/>
    <w:bookmarkStart w:id="108" w:name="_1010300252"/>
    <w:bookmarkStart w:id="109" w:name="_1116876828"/>
    <w:bookmarkEnd w:id="103"/>
    <w:bookmarkEnd w:id="104"/>
    <w:bookmarkEnd w:id="105"/>
    <w:bookmarkEnd w:id="106"/>
    <w:bookmarkEnd w:id="107"/>
    <w:bookmarkEnd w:id="108"/>
    <w:bookmarkEnd w:id="109"/>
    <w:bookmarkStart w:id="110" w:name="_MON_1503315601"/>
    <w:bookmarkEnd w:id="110"/>
    <w:p w14:paraId="1A5C7DF3" w14:textId="77777777" w:rsidR="007A1F44" w:rsidRPr="00977EA3" w:rsidRDefault="002E21BE" w:rsidP="000406F8">
      <w:pPr>
        <w:jc w:val="center"/>
      </w:pPr>
      <w:r w:rsidRPr="00977EA3">
        <w:rPr>
          <w:noProof/>
        </w:rPr>
        <w:object w:dxaOrig="4020" w:dyaOrig="3195" w14:anchorId="056E32A3">
          <v:shape id="_x0000_i1026" type="#_x0000_t75" alt="" style="width:227.25pt;height:173.25pt;mso-width-percent:0;mso-height-percent:0;mso-width-percent:0;mso-height-percent:0" o:ole="" filled="t">
            <v:fill color2="black"/>
            <v:imagedata r:id="rId22" o:title=""/>
          </v:shape>
          <o:OLEObject Type="Embed" ProgID="Word.Picture.8" ShapeID="_x0000_i1026" DrawAspect="Content" ObjectID="_1620110850" r:id="rId23"/>
        </w:object>
      </w:r>
    </w:p>
    <w:p w14:paraId="69589609" w14:textId="77777777" w:rsidR="007A1F44" w:rsidRPr="00977EA3" w:rsidRDefault="007A1F44" w:rsidP="004A4602">
      <w:pPr>
        <w:pStyle w:val="ListBulletContinue"/>
      </w:pPr>
    </w:p>
    <w:p w14:paraId="0680D168" w14:textId="0D18BA8D" w:rsidR="007A1F44" w:rsidRPr="00977EA3" w:rsidRDefault="007A1F44" w:rsidP="004A4602">
      <w:pPr>
        <w:pStyle w:val="ListBulletContinue"/>
      </w:pPr>
      <w:r w:rsidRPr="00977EA3">
        <w:lastRenderedPageBreak/>
        <w:t xml:space="preserve">The interaction diagrams used in the IHE IT Infrastructure Technical Framework are modeled after those described in Grady </w:t>
      </w:r>
      <w:proofErr w:type="spellStart"/>
      <w:r w:rsidRPr="00977EA3">
        <w:t>Booch</w:t>
      </w:r>
      <w:proofErr w:type="spellEnd"/>
      <w:r w:rsidRPr="00977EA3">
        <w:t xml:space="preserve">, James Rumbaugh, and Ivar Jacobson, </w:t>
      </w:r>
      <w:r w:rsidRPr="00977EA3">
        <w:rPr>
          <w:i/>
        </w:rPr>
        <w:t>The Unified Modeling Language User Guide</w:t>
      </w:r>
      <w:r w:rsidRPr="00977EA3">
        <w:t xml:space="preserve">, ISBN 0-201-57168-4. Simple acknowledgment messages are often omitted from the diagrams for brevity. One or more messages may be required to satisfy a transaction. Each message is represented as an arrow starting from the </w:t>
      </w:r>
      <w:r w:rsidR="001249C9" w:rsidRPr="00977EA3">
        <w:t>actor</w:t>
      </w:r>
      <w:r w:rsidRPr="00977EA3">
        <w:t xml:space="preserve"> initiating the message.</w:t>
      </w:r>
    </w:p>
    <w:p w14:paraId="16EE391B" w14:textId="77777777" w:rsidR="007A1F44" w:rsidRPr="00977EA3" w:rsidRDefault="007A1F44">
      <w:pPr>
        <w:pStyle w:val="ListBullet1"/>
        <w:ind w:left="720" w:hanging="360"/>
      </w:pPr>
      <w:r w:rsidRPr="00977EA3">
        <w:rPr>
          <w:i/>
        </w:rPr>
        <w:t>Message definitions</w:t>
      </w:r>
      <w:r w:rsidRPr="00977EA3">
        <w:t>: descriptions of each message involved in the transaction, the events that trigger the message, its semantics, and the actions that the message triggers in the receiver.</w:t>
      </w:r>
    </w:p>
    <w:p w14:paraId="4C118EBC" w14:textId="77777777" w:rsidR="008E3CF3" w:rsidRPr="00977EA3" w:rsidRDefault="007A1F44" w:rsidP="00EC243F">
      <w:pPr>
        <w:pStyle w:val="Titolo2"/>
        <w:numPr>
          <w:ilvl w:val="1"/>
          <w:numId w:val="8"/>
        </w:numPr>
        <w:tabs>
          <w:tab w:val="clear" w:pos="2160"/>
          <w:tab w:val="left" w:pos="576"/>
        </w:tabs>
        <w:rPr>
          <w:noProof w:val="0"/>
        </w:rPr>
      </w:pPr>
      <w:bookmarkStart w:id="111" w:name="_Toc173916085"/>
      <w:bookmarkStart w:id="112" w:name="_Toc174248606"/>
      <w:bookmarkStart w:id="113" w:name="_Toc210805523"/>
      <w:bookmarkStart w:id="114" w:name="_Toc214433997"/>
      <w:bookmarkStart w:id="115" w:name="_Toc214436918"/>
      <w:bookmarkStart w:id="116" w:name="_Toc214437363"/>
      <w:bookmarkStart w:id="117" w:name="_Toc214437679"/>
      <w:bookmarkStart w:id="118" w:name="_Toc214457155"/>
      <w:bookmarkStart w:id="119" w:name="_Toc214461268"/>
      <w:bookmarkStart w:id="120" w:name="_Toc214462889"/>
      <w:bookmarkStart w:id="121" w:name="_Toc237238696"/>
      <w:bookmarkStart w:id="122" w:name="_Toc398544122"/>
      <w:bookmarkStart w:id="123" w:name="_Toc398717889"/>
      <w:bookmarkStart w:id="124" w:name="_Toc518634490"/>
      <w:r w:rsidRPr="00977EA3">
        <w:rPr>
          <w:noProof w:val="0"/>
        </w:rPr>
        <w:t>HL7 Profiling Conventions</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589D988A" w14:textId="77777777" w:rsidR="007A1F44" w:rsidRPr="00977EA3" w:rsidRDefault="007A1F44">
      <w:r w:rsidRPr="00977EA3">
        <w:t>See ITI TF-2x: Appendix C for the HL7 profiling conventions as well as the networking implementation guidelines.</w:t>
      </w:r>
    </w:p>
    <w:p w14:paraId="30F1C298" w14:textId="77777777" w:rsidR="008E3CF3" w:rsidRPr="00977EA3" w:rsidRDefault="007A1F44" w:rsidP="00EC243F">
      <w:pPr>
        <w:pStyle w:val="Titolo2"/>
        <w:numPr>
          <w:ilvl w:val="1"/>
          <w:numId w:val="8"/>
        </w:numPr>
        <w:tabs>
          <w:tab w:val="clear" w:pos="2160"/>
          <w:tab w:val="left" w:pos="576"/>
        </w:tabs>
        <w:rPr>
          <w:noProof w:val="0"/>
        </w:rPr>
      </w:pPr>
      <w:bookmarkStart w:id="125" w:name="_Toc173916086"/>
      <w:bookmarkStart w:id="126" w:name="_Toc174248607"/>
      <w:bookmarkStart w:id="127" w:name="_Toc210805524"/>
      <w:bookmarkStart w:id="128" w:name="_Toc214433998"/>
      <w:bookmarkStart w:id="129" w:name="_Toc214436919"/>
      <w:bookmarkStart w:id="130" w:name="_Toc214437364"/>
      <w:bookmarkStart w:id="131" w:name="_Toc214437680"/>
      <w:bookmarkStart w:id="132" w:name="_Toc214457156"/>
      <w:bookmarkStart w:id="133" w:name="_Toc214461269"/>
      <w:bookmarkStart w:id="134" w:name="_Toc214462890"/>
      <w:bookmarkStart w:id="135" w:name="_Toc237238697"/>
      <w:bookmarkStart w:id="136" w:name="_Toc398544123"/>
      <w:bookmarkStart w:id="137" w:name="_Toc398717890"/>
      <w:bookmarkStart w:id="138" w:name="_Toc518634491"/>
      <w:r w:rsidRPr="00977EA3">
        <w:rPr>
          <w:noProof w:val="0"/>
        </w:rPr>
        <w:t>Use of Coded Entities and Coding Schemes</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5C3209A" w14:textId="77777777" w:rsidR="007A1F44" w:rsidRPr="00977EA3" w:rsidRDefault="007A1F44">
      <w:r w:rsidRPr="00977EA3">
        <w:t>IHE does not produce, maintain or otherwise specify a coding scheme or other resource for controlled terminology (coded entities). Where applicable, coding schemes required by the HL7 and DICOM standards take precedence. In the cases where such resources are not explicitly identified by standards, implementations may utilize any resource (including proprietary or local) provided any licensing/copyright requirements are satisfied.</w:t>
      </w:r>
    </w:p>
    <w:p w14:paraId="69C6968C" w14:textId="77777777" w:rsidR="008E3CF3" w:rsidRPr="00977EA3" w:rsidRDefault="007A1F44" w:rsidP="00EC243F">
      <w:pPr>
        <w:pStyle w:val="Titolo1"/>
        <w:numPr>
          <w:ilvl w:val="0"/>
          <w:numId w:val="8"/>
        </w:numPr>
        <w:tabs>
          <w:tab w:val="left" w:pos="432"/>
        </w:tabs>
        <w:rPr>
          <w:noProof w:val="0"/>
        </w:rPr>
      </w:pPr>
      <w:bookmarkStart w:id="139" w:name="_Toc210805525"/>
      <w:bookmarkStart w:id="140" w:name="_Toc173916087"/>
      <w:bookmarkStart w:id="141" w:name="_Toc174248608"/>
      <w:bookmarkStart w:id="142" w:name="_Toc210805526"/>
      <w:bookmarkStart w:id="143" w:name="_Toc214433999"/>
      <w:bookmarkStart w:id="144" w:name="_Toc214436920"/>
      <w:bookmarkStart w:id="145" w:name="_Toc214437365"/>
      <w:bookmarkStart w:id="146" w:name="_Toc214437681"/>
      <w:bookmarkStart w:id="147" w:name="_Toc214457157"/>
      <w:bookmarkStart w:id="148" w:name="_Toc214461270"/>
      <w:bookmarkStart w:id="149" w:name="_Toc214462891"/>
      <w:bookmarkStart w:id="150" w:name="_Toc237238698"/>
      <w:bookmarkStart w:id="151" w:name="_Toc398544124"/>
      <w:bookmarkStart w:id="152" w:name="_Toc398717891"/>
      <w:bookmarkStart w:id="153" w:name="_Toc518634492"/>
      <w:bookmarkEnd w:id="139"/>
      <w:r w:rsidRPr="00977EA3">
        <w:rPr>
          <w:noProof w:val="0"/>
        </w:rPr>
        <w:lastRenderedPageBreak/>
        <w:t>IHE Transactions</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028A7A90" w14:textId="77777777" w:rsidR="007A1F44" w:rsidRPr="00977EA3" w:rsidRDefault="007A1F44" w:rsidP="00601E92">
      <w:r w:rsidRPr="00977EA3">
        <w:t>This section defines each IHE transaction in detail, specifying the standards used, the information transferred, and the conditions under which the transaction is required or optional.</w:t>
      </w:r>
      <w:bookmarkStart w:id="154" w:name="_Toc174249093"/>
      <w:bookmarkStart w:id="155" w:name="_Toc210805555"/>
      <w:bookmarkStart w:id="156" w:name="_Toc214434028"/>
      <w:bookmarkStart w:id="157" w:name="_Toc214436949"/>
      <w:bookmarkStart w:id="158" w:name="_Toc214437394"/>
      <w:bookmarkStart w:id="159" w:name="_Toc214437710"/>
      <w:bookmarkStart w:id="160" w:name="_Toc214457186"/>
      <w:bookmarkStart w:id="161" w:name="_Toc214461299"/>
      <w:bookmarkStart w:id="162" w:name="_Toc214462920"/>
      <w:bookmarkStart w:id="163" w:name="_Toc237238699"/>
    </w:p>
    <w:p w14:paraId="158CA9E7" w14:textId="77777777" w:rsidR="007A1F44" w:rsidRPr="00977EA3" w:rsidRDefault="007A1F44" w:rsidP="00601E92">
      <w:pPr>
        <w:pStyle w:val="Titolo2"/>
        <w:numPr>
          <w:ilvl w:val="0"/>
          <w:numId w:val="0"/>
        </w:numPr>
        <w:tabs>
          <w:tab w:val="clear" w:pos="2160"/>
        </w:tabs>
        <w:rPr>
          <w:noProof w:val="0"/>
        </w:rPr>
      </w:pPr>
      <w:bookmarkStart w:id="164" w:name="_Toc398544125"/>
      <w:bookmarkStart w:id="165" w:name="_Toc398717892"/>
      <w:bookmarkStart w:id="166" w:name="_Toc518634493"/>
      <w:r w:rsidRPr="00977EA3">
        <w:rPr>
          <w:noProof w:val="0"/>
        </w:rPr>
        <w:t>3.29 Intentionally Left Blank</w:t>
      </w:r>
      <w:bookmarkEnd w:id="154"/>
      <w:bookmarkEnd w:id="155"/>
      <w:bookmarkEnd w:id="156"/>
      <w:bookmarkEnd w:id="157"/>
      <w:bookmarkEnd w:id="158"/>
      <w:bookmarkEnd w:id="159"/>
      <w:bookmarkEnd w:id="160"/>
      <w:bookmarkEnd w:id="161"/>
      <w:bookmarkEnd w:id="162"/>
      <w:bookmarkEnd w:id="163"/>
      <w:bookmarkEnd w:id="164"/>
      <w:bookmarkEnd w:id="165"/>
      <w:bookmarkEnd w:id="166"/>
    </w:p>
    <w:p w14:paraId="505EB040" w14:textId="77777777" w:rsidR="008E3CF3" w:rsidRPr="00977EA3" w:rsidRDefault="007A1F44" w:rsidP="00EC243F">
      <w:pPr>
        <w:pStyle w:val="Titolo2"/>
        <w:numPr>
          <w:ilvl w:val="1"/>
          <w:numId w:val="12"/>
        </w:numPr>
        <w:tabs>
          <w:tab w:val="clear" w:pos="2160"/>
        </w:tabs>
        <w:rPr>
          <w:noProof w:val="0"/>
        </w:rPr>
      </w:pPr>
      <w:bookmarkStart w:id="167" w:name="_Toc210805556"/>
      <w:bookmarkStart w:id="168" w:name="_Toc214434029"/>
      <w:bookmarkStart w:id="169" w:name="_Toc214436950"/>
      <w:bookmarkStart w:id="170" w:name="_Toc214437395"/>
      <w:bookmarkStart w:id="171" w:name="_Toc214437711"/>
      <w:bookmarkStart w:id="172" w:name="_Toc214457187"/>
      <w:bookmarkStart w:id="173" w:name="_Toc214461300"/>
      <w:bookmarkStart w:id="174" w:name="_Toc214462921"/>
      <w:bookmarkStart w:id="175" w:name="_Toc237238700"/>
      <w:bookmarkStart w:id="176" w:name="_Toc398544126"/>
      <w:bookmarkStart w:id="177" w:name="_Toc398717893"/>
      <w:bookmarkStart w:id="178" w:name="_Toc518634494"/>
      <w:r w:rsidRPr="00977EA3">
        <w:rPr>
          <w:noProof w:val="0"/>
        </w:rPr>
        <w:t>Patient Identity Management</w:t>
      </w:r>
      <w:bookmarkEnd w:id="167"/>
      <w:bookmarkEnd w:id="168"/>
      <w:bookmarkEnd w:id="169"/>
      <w:bookmarkEnd w:id="170"/>
      <w:bookmarkEnd w:id="171"/>
      <w:bookmarkEnd w:id="172"/>
      <w:bookmarkEnd w:id="173"/>
      <w:bookmarkEnd w:id="174"/>
      <w:bookmarkEnd w:id="175"/>
      <w:bookmarkEnd w:id="176"/>
      <w:bookmarkEnd w:id="177"/>
      <w:r w:rsidR="00903C21" w:rsidRPr="00977EA3">
        <w:rPr>
          <w:noProof w:val="0"/>
        </w:rPr>
        <w:t xml:space="preserve"> [ITI-30]</w:t>
      </w:r>
      <w:bookmarkEnd w:id="178"/>
    </w:p>
    <w:p w14:paraId="5B9C73F8" w14:textId="0BF20DEF" w:rsidR="007A1F44" w:rsidRPr="00977EA3" w:rsidRDefault="007A1F44">
      <w:r w:rsidRPr="00977EA3">
        <w:t xml:space="preserve">This section corresponds to </w:t>
      </w:r>
      <w:r w:rsidR="00E77430" w:rsidRPr="00977EA3">
        <w:t>t</w:t>
      </w:r>
      <w:r w:rsidRPr="00977EA3">
        <w:t xml:space="preserve">ransaction </w:t>
      </w:r>
      <w:r w:rsidR="00383577">
        <w:t>[</w:t>
      </w:r>
      <w:r w:rsidRPr="00977EA3">
        <w:t>ITI-30</w:t>
      </w:r>
      <w:r w:rsidR="00383577">
        <w:t>]</w:t>
      </w:r>
      <w:r w:rsidRPr="00977EA3">
        <w:t>, “Patient Identity Management” of the IHE IT Infrastructure Technical Framework.</w:t>
      </w:r>
      <w:r w:rsidR="00E77430" w:rsidRPr="00977EA3">
        <w:t xml:space="preserve"> Transaction</w:t>
      </w:r>
      <w:r w:rsidRPr="00977EA3">
        <w:t xml:space="preserve"> </w:t>
      </w:r>
      <w:r w:rsidR="00383577">
        <w:t>[</w:t>
      </w:r>
      <w:r w:rsidRPr="00977EA3">
        <w:t>ITI-30</w:t>
      </w:r>
      <w:r w:rsidR="00383577">
        <w:t>]</w:t>
      </w:r>
      <w:r w:rsidRPr="00977EA3">
        <w:t xml:space="preserve"> is used by the actors Patient Demographics Supplier and Patient Demographics Consumer.</w:t>
      </w:r>
    </w:p>
    <w:p w14:paraId="1C19E071"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179" w:name="_Toc174249095"/>
      <w:bookmarkStart w:id="180" w:name="_Toc398544127"/>
      <w:bookmarkStart w:id="181" w:name="_Toc398717894"/>
      <w:bookmarkStart w:id="182" w:name="_Toc518634495"/>
      <w:r w:rsidRPr="00977EA3">
        <w:rPr>
          <w:noProof w:val="0"/>
        </w:rPr>
        <w:t>Scope</w:t>
      </w:r>
      <w:bookmarkEnd w:id="179"/>
      <w:bookmarkEnd w:id="180"/>
      <w:bookmarkEnd w:id="181"/>
      <w:bookmarkEnd w:id="182"/>
    </w:p>
    <w:p w14:paraId="27C3FF62" w14:textId="77777777" w:rsidR="007A1F44" w:rsidRPr="00977EA3" w:rsidRDefault="007A1F44">
      <w:r w:rsidRPr="00977EA3">
        <w:t>This transaction transmits patient demographics in a patient identification domain (</w:t>
      </w:r>
      <w:r w:rsidRPr="00977EA3">
        <w:rPr>
          <w:iCs/>
        </w:rPr>
        <w:t>i.e.,</w:t>
      </w:r>
      <w:r w:rsidRPr="00977EA3">
        <w:t xml:space="preserve"> patient identifiers assigned by the same assigning authority).</w:t>
      </w:r>
    </w:p>
    <w:p w14:paraId="25290C26" w14:textId="77777777" w:rsidR="007A1F44" w:rsidRPr="00977EA3" w:rsidRDefault="007A1F44">
      <w:r w:rsidRPr="00977EA3">
        <w:t>The term “patient demographics” is intended to convey the patient identification and full identity and also information on persons related to this patient, such as primary caregiver, family doctor, guarantor, next of kin.</w:t>
      </w:r>
    </w:p>
    <w:p w14:paraId="32C3D477" w14:textId="77777777" w:rsidR="007A1F44" w:rsidRPr="00977EA3" w:rsidRDefault="007A1F44">
      <w:r w:rsidRPr="00977EA3">
        <w:t>The transaction contains events for creating, updating, merging, linking and unlinking patients.</w:t>
      </w:r>
    </w:p>
    <w:p w14:paraId="1DBA97B9" w14:textId="77777777" w:rsidR="007A1F44" w:rsidRPr="00977EA3" w:rsidRDefault="007A1F44">
      <w:r w:rsidRPr="00977EA3">
        <w:t>It enables the sending system to qualify the reliability of a patient identity, and the type of identity used (official name, alias for VIP, unknown patient).</w:t>
      </w:r>
    </w:p>
    <w:p w14:paraId="1A5B5A6B" w14:textId="77777777" w:rsidR="007A1F44" w:rsidRPr="00977EA3" w:rsidRDefault="007A1F44">
      <w:r w:rsidRPr="00977EA3">
        <w:t>The transaction can be used in acute care settings for both inpatients (</w:t>
      </w:r>
      <w:r w:rsidRPr="00977EA3">
        <w:rPr>
          <w:iCs/>
        </w:rPr>
        <w:t>i.e.</w:t>
      </w:r>
      <w:r w:rsidRPr="00977EA3">
        <w:t>, those who are assigned a bed at the facility) and outpatients (</w:t>
      </w:r>
      <w:r w:rsidRPr="00977EA3">
        <w:rPr>
          <w:iCs/>
        </w:rPr>
        <w:t>i.e.</w:t>
      </w:r>
      <w:r w:rsidRPr="00977EA3">
        <w:t>, those who are not assigned a bed at the facility).</w:t>
      </w:r>
    </w:p>
    <w:p w14:paraId="3DA875EA" w14:textId="77777777" w:rsidR="007A1F44" w:rsidRPr="00977EA3" w:rsidRDefault="007A1F44">
      <w:r w:rsidRPr="00977EA3">
        <w:t>The transaction can also be used in a pure ambulatory environment.</w:t>
      </w:r>
    </w:p>
    <w:p w14:paraId="02C070F2"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183" w:name="_Toc174249096"/>
      <w:bookmarkStart w:id="184" w:name="_Toc398544128"/>
      <w:bookmarkStart w:id="185" w:name="_Toc398717895"/>
      <w:bookmarkStart w:id="186" w:name="_Toc518634496"/>
      <w:r w:rsidRPr="00977EA3">
        <w:rPr>
          <w:noProof w:val="0"/>
        </w:rPr>
        <w:t>Use Case Roles</w:t>
      </w:r>
      <w:bookmarkEnd w:id="183"/>
      <w:bookmarkEnd w:id="184"/>
      <w:bookmarkEnd w:id="185"/>
      <w:bookmarkEnd w:id="186"/>
    </w:p>
    <w:bookmarkStart w:id="187" w:name="_MON_1375117982"/>
    <w:bookmarkStart w:id="188" w:name="_MON_1375118059"/>
    <w:bookmarkStart w:id="189" w:name="_MON_1372351677"/>
    <w:bookmarkEnd w:id="187"/>
    <w:bookmarkEnd w:id="188"/>
    <w:bookmarkEnd w:id="189"/>
    <w:bookmarkStart w:id="190" w:name="_MON_1372352436"/>
    <w:bookmarkEnd w:id="190"/>
    <w:p w14:paraId="2BB9ACB6" w14:textId="77777777" w:rsidR="007A1F44" w:rsidRPr="00977EA3" w:rsidRDefault="002E21BE">
      <w:pPr>
        <w:jc w:val="center"/>
      </w:pPr>
      <w:r w:rsidRPr="00977EA3">
        <w:rPr>
          <w:noProof/>
        </w:rPr>
        <w:object w:dxaOrig="4695" w:dyaOrig="1950" w14:anchorId="6F993928">
          <v:shape id="_x0000_i1027" type="#_x0000_t75" alt="" style="width:342.75pt;height:143.25pt;mso-width-percent:0;mso-height-percent:0;mso-width-percent:0;mso-height-percent:0" o:ole="" fillcolor="window">
            <v:imagedata r:id="rId24" o:title=""/>
          </v:shape>
          <o:OLEObject Type="Embed" ProgID="Word.Picture.8" ShapeID="_x0000_i1027" DrawAspect="Content" ObjectID="_1620110851" r:id="rId25"/>
        </w:object>
      </w:r>
    </w:p>
    <w:p w14:paraId="0D238FD3" w14:textId="77777777" w:rsidR="007A1F44" w:rsidRPr="00977EA3" w:rsidRDefault="007A1F44">
      <w:r w:rsidRPr="00977EA3">
        <w:rPr>
          <w:b/>
          <w:bCs/>
        </w:rPr>
        <w:t>Actor:</w:t>
      </w:r>
      <w:r w:rsidRPr="00977EA3">
        <w:t xml:space="preserve"> Patient Demographics Supplier</w:t>
      </w:r>
    </w:p>
    <w:p w14:paraId="285143A2" w14:textId="77777777" w:rsidR="007A1F44" w:rsidRPr="00977EA3" w:rsidRDefault="007A1F44">
      <w:r w:rsidRPr="00977EA3">
        <w:rPr>
          <w:b/>
          <w:bCs/>
        </w:rPr>
        <w:t>Role:</w:t>
      </w:r>
      <w:r w:rsidRPr="00977EA3">
        <w:t xml:space="preserve"> Adds and modifies patient demographics. </w:t>
      </w:r>
    </w:p>
    <w:p w14:paraId="509C573F" w14:textId="77777777" w:rsidR="007A1F44" w:rsidRPr="00977EA3" w:rsidRDefault="007A1F44">
      <w:r w:rsidRPr="00977EA3">
        <w:rPr>
          <w:b/>
          <w:bCs/>
        </w:rPr>
        <w:t>Actor:</w:t>
      </w:r>
      <w:r w:rsidRPr="00977EA3">
        <w:t xml:space="preserve"> Patient Demographics Consumer</w:t>
      </w:r>
    </w:p>
    <w:p w14:paraId="18CBEAF9" w14:textId="77777777" w:rsidR="007A1F44" w:rsidRPr="00977EA3" w:rsidRDefault="007A1F44">
      <w:r w:rsidRPr="00977EA3">
        <w:rPr>
          <w:b/>
          <w:bCs/>
        </w:rPr>
        <w:t>Role:</w:t>
      </w:r>
      <w:r w:rsidRPr="00977EA3">
        <w:t xml:space="preserve"> Receives patient demographics.</w:t>
      </w:r>
    </w:p>
    <w:p w14:paraId="62021930" w14:textId="77777777" w:rsidR="007A1F44" w:rsidRPr="00977EA3" w:rsidRDefault="007A1F44" w:rsidP="00E53312">
      <w:r w:rsidRPr="00977EA3">
        <w:rPr>
          <w:b/>
          <w:bCs/>
        </w:rPr>
        <w:lastRenderedPageBreak/>
        <w:t>Actor:</w:t>
      </w:r>
      <w:r w:rsidRPr="00977EA3">
        <w:t xml:space="preserve"> Patient Identity Source</w:t>
      </w:r>
    </w:p>
    <w:p w14:paraId="058D3243" w14:textId="77777777" w:rsidR="007A1F44" w:rsidRPr="00977EA3" w:rsidRDefault="007A1F44" w:rsidP="00E53312">
      <w:r w:rsidRPr="00977EA3">
        <w:rPr>
          <w:b/>
          <w:bCs/>
        </w:rPr>
        <w:t>Role:</w:t>
      </w:r>
      <w:r w:rsidRPr="00977EA3">
        <w:t xml:space="preserve"> Adds and modifies patient demographics. </w:t>
      </w:r>
    </w:p>
    <w:p w14:paraId="14CDF66E" w14:textId="77777777" w:rsidR="007A1F44" w:rsidRPr="00977EA3" w:rsidRDefault="007A1F44" w:rsidP="00E53312">
      <w:r w:rsidRPr="00977EA3">
        <w:rPr>
          <w:b/>
          <w:bCs/>
        </w:rPr>
        <w:t>Actor:</w:t>
      </w:r>
      <w:r w:rsidRPr="00977EA3">
        <w:t xml:space="preserve"> Patient Identifier Cross-Reference Manager</w:t>
      </w:r>
    </w:p>
    <w:p w14:paraId="3C739561" w14:textId="77777777" w:rsidR="007A1F44" w:rsidRPr="00977EA3" w:rsidRDefault="007A1F44">
      <w:r w:rsidRPr="00977EA3">
        <w:rPr>
          <w:b/>
          <w:bCs/>
        </w:rPr>
        <w:t>Role:</w:t>
      </w:r>
      <w:r w:rsidRPr="00977EA3">
        <w:t xml:space="preserve"> Receives patient demographics.</w:t>
      </w:r>
    </w:p>
    <w:p w14:paraId="393685A7"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191" w:name="_Toc174249097"/>
      <w:bookmarkStart w:id="192" w:name="_Toc398544129"/>
      <w:bookmarkStart w:id="193" w:name="_Toc398717896"/>
      <w:bookmarkStart w:id="194" w:name="_Toc518634497"/>
      <w:r w:rsidRPr="00977EA3">
        <w:rPr>
          <w:noProof w:val="0"/>
        </w:rPr>
        <w:t>Referenced Standards</w:t>
      </w:r>
      <w:bookmarkEnd w:id="191"/>
      <w:bookmarkEnd w:id="192"/>
      <w:bookmarkEnd w:id="193"/>
      <w:bookmarkEnd w:id="194"/>
    </w:p>
    <w:p w14:paraId="7BB22238" w14:textId="77777777" w:rsidR="007A1F44" w:rsidRPr="00977EA3" w:rsidRDefault="007A1F44" w:rsidP="003462A5">
      <w:pPr>
        <w:pStyle w:val="Corpotesto"/>
      </w:pPr>
      <w:r w:rsidRPr="00977EA3">
        <w:t>HL7 2.5 Chapters 2, 3, 6, 15</w:t>
      </w:r>
    </w:p>
    <w:p w14:paraId="7BD7B447"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195" w:name="_Toc174249098"/>
      <w:bookmarkStart w:id="196" w:name="_Toc398544130"/>
      <w:bookmarkStart w:id="197" w:name="_Toc398717897"/>
      <w:bookmarkStart w:id="198" w:name="_Toc518634498"/>
      <w:r w:rsidRPr="00977EA3">
        <w:rPr>
          <w:noProof w:val="0"/>
        </w:rPr>
        <w:t>Message sets and options</w:t>
      </w:r>
      <w:bookmarkEnd w:id="195"/>
      <w:bookmarkEnd w:id="196"/>
      <w:bookmarkEnd w:id="197"/>
      <w:bookmarkEnd w:id="198"/>
    </w:p>
    <w:p w14:paraId="1D2C0467" w14:textId="0248538B" w:rsidR="007A1F44" w:rsidRPr="00977EA3" w:rsidRDefault="00E77430">
      <w:r w:rsidRPr="00977EA3">
        <w:t>Transaction</w:t>
      </w:r>
      <w:r w:rsidR="007A1F44" w:rsidRPr="00977EA3">
        <w:t xml:space="preserve"> </w:t>
      </w:r>
      <w:r w:rsidR="00A156BD" w:rsidRPr="00977EA3">
        <w:t>[</w:t>
      </w:r>
      <w:r w:rsidR="007A1F44" w:rsidRPr="00977EA3">
        <w:t>ITI-30</w:t>
      </w:r>
      <w:r w:rsidR="00A156BD" w:rsidRPr="00977EA3">
        <w:t>]</w:t>
      </w:r>
      <w:r w:rsidR="007A1F44" w:rsidRPr="00977EA3">
        <w:t xml:space="preserve"> supports two options, “Merge” and “Link/Unlink”, in order to accommodate the various methods used by healthcare organizations to reconcile duplicated identities.</w:t>
      </w:r>
    </w:p>
    <w:p w14:paraId="3CB19997" w14:textId="77777777" w:rsidR="007A1F44" w:rsidRPr="00977EA3" w:rsidRDefault="007A1F44">
      <w:r w:rsidRPr="00977EA3">
        <w:t>Any Patient Demographics Supplier or Patient Demographics Consumer Actor SHALL support at least one of the two options “Merge” and “Link/Unlink” or both, according to the IHE national extensions of this transaction. Any implementation framework will mandate both actors to support the same option</w:t>
      </w:r>
      <w:r w:rsidR="00232E9F" w:rsidRPr="00977EA3">
        <w:t xml:space="preserve"> (s</w:t>
      </w:r>
      <w:r w:rsidRPr="00977EA3">
        <w:t xml:space="preserve">ee </w:t>
      </w:r>
      <w:r w:rsidR="00232E9F" w:rsidRPr="00977EA3">
        <w:t xml:space="preserve">Sections </w:t>
      </w:r>
      <w:r w:rsidRPr="00977EA3">
        <w:t>3.30.4.1 and 3.30.4.2</w:t>
      </w:r>
      <w:r w:rsidR="00232E9F" w:rsidRPr="00977EA3">
        <w:t>)</w:t>
      </w:r>
      <w:r w:rsidRPr="00977EA3">
        <w:t>.</w:t>
      </w:r>
    </w:p>
    <w:p w14:paraId="045E1C36" w14:textId="77777777" w:rsidR="007A1F44" w:rsidRPr="00977EA3" w:rsidRDefault="007A1F44" w:rsidP="00E53312">
      <w:pPr>
        <w:pStyle w:val="Corpotesto"/>
      </w:pPr>
      <w:r w:rsidRPr="00977EA3">
        <w:t xml:space="preserve">Patient Identity Source and Patient Identity Cross-Reference Manager </w:t>
      </w:r>
      <w:r w:rsidR="00232E9F" w:rsidRPr="00977EA3">
        <w:t>Actor</w:t>
      </w:r>
      <w:r w:rsidRPr="00977EA3">
        <w:t>s may support the Pediatric Demographics Option</w:t>
      </w:r>
      <w:r w:rsidR="00232E9F" w:rsidRPr="00977EA3">
        <w:t xml:space="preserve"> (see Section</w:t>
      </w:r>
      <w:r w:rsidRPr="00977EA3">
        <w:t xml:space="preserve"> 3.30.4.3</w:t>
      </w:r>
      <w:r w:rsidR="00232E9F" w:rsidRPr="00977EA3">
        <w:t>)</w:t>
      </w:r>
      <w:r w:rsidRPr="00977EA3">
        <w:t>.</w:t>
      </w:r>
      <w:r w:rsidRPr="00977EA3" w:rsidDel="00556957">
        <w:t xml:space="preserve"> </w:t>
      </w:r>
    </w:p>
    <w:p w14:paraId="296CFBBD"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199" w:name="_Toc174249099"/>
      <w:bookmarkStart w:id="200" w:name="_Toc398544131"/>
      <w:r w:rsidRPr="00977EA3">
        <w:rPr>
          <w:noProof w:val="0"/>
        </w:rPr>
        <w:t>Required message subset with option “Merge”</w:t>
      </w:r>
      <w:bookmarkEnd w:id="199"/>
      <w:bookmarkEnd w:id="200"/>
    </w:p>
    <w:p w14:paraId="55025D5F" w14:textId="77777777" w:rsidR="007A1F44" w:rsidRPr="00977EA3"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977EA3" w14:paraId="4FC68A6C" w14:textId="77777777">
        <w:trPr>
          <w:trHeight w:val="27"/>
          <w:tblHeader/>
          <w:jc w:val="center"/>
        </w:trPr>
        <w:tc>
          <w:tcPr>
            <w:tcW w:w="3828" w:type="dxa"/>
            <w:shd w:val="clear" w:color="auto" w:fill="D9D9D9"/>
          </w:tcPr>
          <w:p w14:paraId="56C4EBF0" w14:textId="77777777" w:rsidR="007A1F44" w:rsidRPr="00977EA3" w:rsidRDefault="007A1F44" w:rsidP="00A063AC">
            <w:pPr>
              <w:pStyle w:val="TableEntryHeader"/>
              <w:rPr>
                <w:noProof w:val="0"/>
              </w:rPr>
            </w:pPr>
            <w:r w:rsidRPr="00977EA3">
              <w:rPr>
                <w:noProof w:val="0"/>
              </w:rPr>
              <w:t>Event</w:t>
            </w:r>
          </w:p>
        </w:tc>
        <w:tc>
          <w:tcPr>
            <w:tcW w:w="992" w:type="dxa"/>
            <w:shd w:val="clear" w:color="auto" w:fill="D9D9D9"/>
          </w:tcPr>
          <w:p w14:paraId="5B9C3BA4" w14:textId="77777777" w:rsidR="007A1F44" w:rsidRPr="00977EA3" w:rsidRDefault="007A1F44" w:rsidP="00A53067">
            <w:pPr>
              <w:pStyle w:val="TableEntryHeader"/>
              <w:rPr>
                <w:noProof w:val="0"/>
              </w:rPr>
            </w:pPr>
            <w:r w:rsidRPr="00977EA3">
              <w:rPr>
                <w:noProof w:val="0"/>
              </w:rPr>
              <w:t xml:space="preserve">Trigger </w:t>
            </w:r>
          </w:p>
        </w:tc>
        <w:tc>
          <w:tcPr>
            <w:tcW w:w="2693" w:type="dxa"/>
            <w:shd w:val="clear" w:color="auto" w:fill="D9D9D9"/>
          </w:tcPr>
          <w:p w14:paraId="13A8DA2C" w14:textId="77777777" w:rsidR="007A1F44" w:rsidRPr="00977EA3" w:rsidRDefault="007A1F44" w:rsidP="00A53067">
            <w:pPr>
              <w:pStyle w:val="TableEntryHeader"/>
              <w:rPr>
                <w:noProof w:val="0"/>
              </w:rPr>
            </w:pPr>
            <w:r w:rsidRPr="00977EA3">
              <w:rPr>
                <w:noProof w:val="0"/>
              </w:rPr>
              <w:t xml:space="preserve">Message Static definition </w:t>
            </w:r>
          </w:p>
        </w:tc>
      </w:tr>
      <w:tr w:rsidR="007A1F44" w:rsidRPr="00977EA3" w14:paraId="124CC0F3" w14:textId="77777777">
        <w:trPr>
          <w:cantSplit/>
          <w:trHeight w:val="254"/>
          <w:jc w:val="center"/>
        </w:trPr>
        <w:tc>
          <w:tcPr>
            <w:tcW w:w="3828" w:type="dxa"/>
          </w:tcPr>
          <w:p w14:paraId="0EB9332B" w14:textId="77777777" w:rsidR="007A1F44" w:rsidRPr="00977EA3" w:rsidRDefault="007A1F44">
            <w:pPr>
              <w:pStyle w:val="TableEntry"/>
              <w:rPr>
                <w:noProof w:val="0"/>
              </w:rPr>
            </w:pPr>
            <w:r w:rsidRPr="00977EA3">
              <w:rPr>
                <w:noProof w:val="0"/>
              </w:rPr>
              <w:t xml:space="preserve">Create new patient </w:t>
            </w:r>
          </w:p>
        </w:tc>
        <w:tc>
          <w:tcPr>
            <w:tcW w:w="992" w:type="dxa"/>
          </w:tcPr>
          <w:p w14:paraId="71ECBB9B" w14:textId="77777777" w:rsidR="007A1F44" w:rsidRPr="00977EA3" w:rsidRDefault="007A1F44">
            <w:pPr>
              <w:pStyle w:val="TableEntry"/>
              <w:rPr>
                <w:noProof w:val="0"/>
              </w:rPr>
            </w:pPr>
            <w:r w:rsidRPr="00977EA3">
              <w:rPr>
                <w:noProof w:val="0"/>
              </w:rPr>
              <w:t>A28</w:t>
            </w:r>
          </w:p>
        </w:tc>
        <w:tc>
          <w:tcPr>
            <w:tcW w:w="2693" w:type="dxa"/>
          </w:tcPr>
          <w:p w14:paraId="21E611FC" w14:textId="77777777" w:rsidR="007A1F44" w:rsidRPr="00977EA3" w:rsidRDefault="007A1F44">
            <w:pPr>
              <w:pStyle w:val="TableEntry"/>
              <w:rPr>
                <w:noProof w:val="0"/>
              </w:rPr>
            </w:pPr>
            <w:r w:rsidRPr="00977EA3">
              <w:rPr>
                <w:noProof w:val="0"/>
              </w:rPr>
              <w:t>ADT^A28^ADT_A05</w:t>
            </w:r>
          </w:p>
        </w:tc>
      </w:tr>
      <w:tr w:rsidR="007A1F44" w:rsidRPr="00977EA3" w14:paraId="79295E07" w14:textId="77777777">
        <w:trPr>
          <w:cantSplit/>
          <w:trHeight w:val="254"/>
          <w:jc w:val="center"/>
        </w:trPr>
        <w:tc>
          <w:tcPr>
            <w:tcW w:w="3828" w:type="dxa"/>
          </w:tcPr>
          <w:p w14:paraId="2592D9EF" w14:textId="77777777" w:rsidR="007A1F44" w:rsidRPr="00977EA3" w:rsidRDefault="007A1F44">
            <w:pPr>
              <w:pStyle w:val="TableEntry"/>
              <w:rPr>
                <w:noProof w:val="0"/>
              </w:rPr>
            </w:pPr>
            <w:r w:rsidRPr="00977EA3">
              <w:rPr>
                <w:noProof w:val="0"/>
              </w:rPr>
              <w:t>Update patient information</w:t>
            </w:r>
          </w:p>
        </w:tc>
        <w:tc>
          <w:tcPr>
            <w:tcW w:w="992" w:type="dxa"/>
          </w:tcPr>
          <w:p w14:paraId="0DBF6D62" w14:textId="77777777" w:rsidR="007A1F44" w:rsidRPr="00977EA3" w:rsidRDefault="007A1F44">
            <w:pPr>
              <w:pStyle w:val="TableEntry"/>
              <w:rPr>
                <w:noProof w:val="0"/>
              </w:rPr>
            </w:pPr>
            <w:r w:rsidRPr="00977EA3">
              <w:rPr>
                <w:noProof w:val="0"/>
              </w:rPr>
              <w:t>A31</w:t>
            </w:r>
          </w:p>
        </w:tc>
        <w:tc>
          <w:tcPr>
            <w:tcW w:w="2693" w:type="dxa"/>
          </w:tcPr>
          <w:p w14:paraId="03D40DFD" w14:textId="77777777" w:rsidR="007A1F44" w:rsidRPr="00977EA3" w:rsidRDefault="007A1F44">
            <w:pPr>
              <w:pStyle w:val="TableEntry"/>
              <w:rPr>
                <w:noProof w:val="0"/>
              </w:rPr>
            </w:pPr>
            <w:r w:rsidRPr="00977EA3">
              <w:rPr>
                <w:noProof w:val="0"/>
              </w:rPr>
              <w:t>ADT^A31^ADT_A05</w:t>
            </w:r>
          </w:p>
        </w:tc>
      </w:tr>
      <w:tr w:rsidR="007A1F44" w:rsidRPr="00977EA3" w14:paraId="16CB7A2A" w14:textId="77777777">
        <w:trPr>
          <w:cantSplit/>
          <w:trHeight w:val="254"/>
          <w:jc w:val="center"/>
        </w:trPr>
        <w:tc>
          <w:tcPr>
            <w:tcW w:w="3828" w:type="dxa"/>
          </w:tcPr>
          <w:p w14:paraId="43091872" w14:textId="77777777" w:rsidR="007A1F44" w:rsidRPr="00977EA3" w:rsidRDefault="007A1F44">
            <w:pPr>
              <w:pStyle w:val="TableEntry"/>
              <w:rPr>
                <w:noProof w:val="0"/>
              </w:rPr>
            </w:pPr>
            <w:r w:rsidRPr="00977EA3">
              <w:rPr>
                <w:noProof w:val="0"/>
              </w:rPr>
              <w:t>Change Patient Identifier List</w:t>
            </w:r>
          </w:p>
        </w:tc>
        <w:tc>
          <w:tcPr>
            <w:tcW w:w="992" w:type="dxa"/>
          </w:tcPr>
          <w:p w14:paraId="4EFBA874" w14:textId="77777777" w:rsidR="007A1F44" w:rsidRPr="00977EA3" w:rsidRDefault="007A1F44">
            <w:pPr>
              <w:pStyle w:val="TableEntry"/>
              <w:rPr>
                <w:noProof w:val="0"/>
              </w:rPr>
            </w:pPr>
            <w:r w:rsidRPr="00977EA3">
              <w:rPr>
                <w:noProof w:val="0"/>
              </w:rPr>
              <w:t>A47</w:t>
            </w:r>
          </w:p>
        </w:tc>
        <w:tc>
          <w:tcPr>
            <w:tcW w:w="2693" w:type="dxa"/>
          </w:tcPr>
          <w:p w14:paraId="277A3838" w14:textId="77777777" w:rsidR="007A1F44" w:rsidRPr="00977EA3" w:rsidRDefault="007A1F44">
            <w:pPr>
              <w:pStyle w:val="TableEntry"/>
              <w:rPr>
                <w:noProof w:val="0"/>
              </w:rPr>
            </w:pPr>
            <w:r w:rsidRPr="00977EA3">
              <w:rPr>
                <w:noProof w:val="0"/>
              </w:rPr>
              <w:t>ADT^A47^ADT_A30</w:t>
            </w:r>
          </w:p>
        </w:tc>
      </w:tr>
      <w:tr w:rsidR="007A1F44" w:rsidRPr="00977EA3" w14:paraId="3C5C3011" w14:textId="77777777">
        <w:trPr>
          <w:cantSplit/>
          <w:trHeight w:val="254"/>
          <w:jc w:val="center"/>
        </w:trPr>
        <w:tc>
          <w:tcPr>
            <w:tcW w:w="3828" w:type="dxa"/>
          </w:tcPr>
          <w:p w14:paraId="171A4B1E" w14:textId="77777777" w:rsidR="007A1F44" w:rsidRPr="00977EA3" w:rsidRDefault="007A1F44">
            <w:pPr>
              <w:pStyle w:val="TableEntry"/>
              <w:rPr>
                <w:noProof w:val="0"/>
              </w:rPr>
            </w:pPr>
            <w:r w:rsidRPr="00977EA3">
              <w:rPr>
                <w:noProof w:val="0"/>
              </w:rPr>
              <w:t xml:space="preserve">Merge two patients </w:t>
            </w:r>
          </w:p>
        </w:tc>
        <w:tc>
          <w:tcPr>
            <w:tcW w:w="992" w:type="dxa"/>
          </w:tcPr>
          <w:p w14:paraId="66C077AB" w14:textId="77777777" w:rsidR="007A1F44" w:rsidRPr="00977EA3" w:rsidRDefault="007A1F44">
            <w:pPr>
              <w:pStyle w:val="TableEntry"/>
              <w:rPr>
                <w:noProof w:val="0"/>
              </w:rPr>
            </w:pPr>
            <w:r w:rsidRPr="00977EA3">
              <w:rPr>
                <w:noProof w:val="0"/>
              </w:rPr>
              <w:t>A40</w:t>
            </w:r>
          </w:p>
        </w:tc>
        <w:tc>
          <w:tcPr>
            <w:tcW w:w="2693" w:type="dxa"/>
          </w:tcPr>
          <w:p w14:paraId="00BBB6B0" w14:textId="77777777" w:rsidR="007A1F44" w:rsidRPr="00977EA3" w:rsidRDefault="007A1F44">
            <w:pPr>
              <w:pStyle w:val="TableEntry"/>
              <w:rPr>
                <w:noProof w:val="0"/>
              </w:rPr>
            </w:pPr>
            <w:r w:rsidRPr="00977EA3">
              <w:rPr>
                <w:noProof w:val="0"/>
              </w:rPr>
              <w:t>ADT^A40^ADT_A39</w:t>
            </w:r>
          </w:p>
        </w:tc>
      </w:tr>
    </w:tbl>
    <w:p w14:paraId="37ACC382" w14:textId="77777777" w:rsidR="007A1F44" w:rsidRPr="00977EA3" w:rsidRDefault="007A1F44" w:rsidP="00CF2883">
      <w:pPr>
        <w:pStyle w:val="Corpotesto"/>
      </w:pPr>
    </w:p>
    <w:p w14:paraId="79D53487"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01" w:name="_Toc174249100"/>
      <w:bookmarkStart w:id="202" w:name="_Toc398544132"/>
      <w:r w:rsidRPr="00977EA3">
        <w:rPr>
          <w:noProof w:val="0"/>
        </w:rPr>
        <w:t>Required message subset with option “Link/Unlink”</w:t>
      </w:r>
      <w:bookmarkEnd w:id="201"/>
      <w:bookmarkEnd w:id="202"/>
    </w:p>
    <w:p w14:paraId="034D2B3D" w14:textId="77777777" w:rsidR="007A1F44" w:rsidRPr="00977EA3"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977EA3" w14:paraId="74828DAB" w14:textId="77777777">
        <w:trPr>
          <w:trHeight w:val="27"/>
          <w:tblHeader/>
          <w:jc w:val="center"/>
        </w:trPr>
        <w:tc>
          <w:tcPr>
            <w:tcW w:w="3828" w:type="dxa"/>
            <w:shd w:val="clear" w:color="auto" w:fill="D9D9D9"/>
          </w:tcPr>
          <w:p w14:paraId="428070F1" w14:textId="77777777" w:rsidR="007A1F44" w:rsidRPr="00977EA3" w:rsidRDefault="007A1F44" w:rsidP="00CE2A17">
            <w:pPr>
              <w:pStyle w:val="TableEntryHeader"/>
              <w:rPr>
                <w:noProof w:val="0"/>
              </w:rPr>
            </w:pPr>
            <w:r w:rsidRPr="00977EA3">
              <w:rPr>
                <w:noProof w:val="0"/>
              </w:rPr>
              <w:t>Event</w:t>
            </w:r>
          </w:p>
        </w:tc>
        <w:tc>
          <w:tcPr>
            <w:tcW w:w="992" w:type="dxa"/>
            <w:shd w:val="clear" w:color="auto" w:fill="D9D9D9"/>
          </w:tcPr>
          <w:p w14:paraId="5479A6B8" w14:textId="77777777" w:rsidR="007A1F44" w:rsidRPr="00977EA3" w:rsidRDefault="007A1F44" w:rsidP="00CE2A17">
            <w:pPr>
              <w:pStyle w:val="TableEntryHeader"/>
              <w:rPr>
                <w:noProof w:val="0"/>
              </w:rPr>
            </w:pPr>
            <w:r w:rsidRPr="00977EA3">
              <w:rPr>
                <w:noProof w:val="0"/>
              </w:rPr>
              <w:t xml:space="preserve">Trigger </w:t>
            </w:r>
          </w:p>
        </w:tc>
        <w:tc>
          <w:tcPr>
            <w:tcW w:w="2693" w:type="dxa"/>
            <w:shd w:val="clear" w:color="auto" w:fill="D9D9D9"/>
          </w:tcPr>
          <w:p w14:paraId="59FDB12A" w14:textId="77777777" w:rsidR="007A1F44" w:rsidRPr="00977EA3" w:rsidRDefault="007A1F44" w:rsidP="00CE2A17">
            <w:pPr>
              <w:pStyle w:val="TableEntryHeader"/>
              <w:rPr>
                <w:noProof w:val="0"/>
              </w:rPr>
            </w:pPr>
            <w:r w:rsidRPr="00977EA3">
              <w:rPr>
                <w:noProof w:val="0"/>
              </w:rPr>
              <w:t xml:space="preserve">Message Static definition </w:t>
            </w:r>
          </w:p>
        </w:tc>
      </w:tr>
      <w:tr w:rsidR="007A1F44" w:rsidRPr="00977EA3" w14:paraId="461DEFAE" w14:textId="77777777">
        <w:trPr>
          <w:cantSplit/>
          <w:trHeight w:val="254"/>
          <w:jc w:val="center"/>
        </w:trPr>
        <w:tc>
          <w:tcPr>
            <w:tcW w:w="3828" w:type="dxa"/>
          </w:tcPr>
          <w:p w14:paraId="4F81CB29" w14:textId="77777777" w:rsidR="007A1F44" w:rsidRPr="00977EA3" w:rsidRDefault="007A1F44">
            <w:pPr>
              <w:pStyle w:val="TableEntry"/>
              <w:rPr>
                <w:noProof w:val="0"/>
              </w:rPr>
            </w:pPr>
            <w:r w:rsidRPr="00977EA3">
              <w:rPr>
                <w:noProof w:val="0"/>
              </w:rPr>
              <w:t xml:space="preserve">Create new patient </w:t>
            </w:r>
          </w:p>
        </w:tc>
        <w:tc>
          <w:tcPr>
            <w:tcW w:w="992" w:type="dxa"/>
          </w:tcPr>
          <w:p w14:paraId="415BCF6B" w14:textId="77777777" w:rsidR="007A1F44" w:rsidRPr="00977EA3" w:rsidRDefault="007A1F44">
            <w:pPr>
              <w:pStyle w:val="TableEntry"/>
              <w:rPr>
                <w:noProof w:val="0"/>
              </w:rPr>
            </w:pPr>
            <w:r w:rsidRPr="00977EA3">
              <w:rPr>
                <w:noProof w:val="0"/>
              </w:rPr>
              <w:t>A28</w:t>
            </w:r>
          </w:p>
        </w:tc>
        <w:tc>
          <w:tcPr>
            <w:tcW w:w="2693" w:type="dxa"/>
          </w:tcPr>
          <w:p w14:paraId="7A310872" w14:textId="77777777" w:rsidR="007A1F44" w:rsidRPr="00977EA3" w:rsidRDefault="007A1F44">
            <w:pPr>
              <w:pStyle w:val="TableEntry"/>
              <w:rPr>
                <w:noProof w:val="0"/>
              </w:rPr>
            </w:pPr>
            <w:r w:rsidRPr="00977EA3">
              <w:rPr>
                <w:noProof w:val="0"/>
              </w:rPr>
              <w:t>ADT^A28^ADT_A05</w:t>
            </w:r>
          </w:p>
        </w:tc>
      </w:tr>
      <w:tr w:rsidR="007A1F44" w:rsidRPr="00977EA3" w14:paraId="750AC442" w14:textId="77777777">
        <w:trPr>
          <w:cantSplit/>
          <w:trHeight w:val="254"/>
          <w:jc w:val="center"/>
        </w:trPr>
        <w:tc>
          <w:tcPr>
            <w:tcW w:w="3828" w:type="dxa"/>
          </w:tcPr>
          <w:p w14:paraId="0580C034" w14:textId="77777777" w:rsidR="007A1F44" w:rsidRPr="00977EA3" w:rsidRDefault="007A1F44">
            <w:pPr>
              <w:pStyle w:val="TableEntry"/>
              <w:rPr>
                <w:noProof w:val="0"/>
              </w:rPr>
            </w:pPr>
            <w:r w:rsidRPr="00977EA3">
              <w:rPr>
                <w:noProof w:val="0"/>
              </w:rPr>
              <w:t>Update patient information</w:t>
            </w:r>
          </w:p>
        </w:tc>
        <w:tc>
          <w:tcPr>
            <w:tcW w:w="992" w:type="dxa"/>
          </w:tcPr>
          <w:p w14:paraId="375A4423" w14:textId="77777777" w:rsidR="007A1F44" w:rsidRPr="00977EA3" w:rsidRDefault="007A1F44">
            <w:pPr>
              <w:pStyle w:val="TableEntry"/>
              <w:rPr>
                <w:noProof w:val="0"/>
              </w:rPr>
            </w:pPr>
            <w:r w:rsidRPr="00977EA3">
              <w:rPr>
                <w:noProof w:val="0"/>
              </w:rPr>
              <w:t>A31</w:t>
            </w:r>
          </w:p>
        </w:tc>
        <w:tc>
          <w:tcPr>
            <w:tcW w:w="2693" w:type="dxa"/>
          </w:tcPr>
          <w:p w14:paraId="1CF4C3DD" w14:textId="77777777" w:rsidR="007A1F44" w:rsidRPr="00977EA3" w:rsidRDefault="007A1F44">
            <w:pPr>
              <w:pStyle w:val="TableEntry"/>
              <w:rPr>
                <w:noProof w:val="0"/>
              </w:rPr>
            </w:pPr>
            <w:r w:rsidRPr="00977EA3">
              <w:rPr>
                <w:noProof w:val="0"/>
              </w:rPr>
              <w:t>ADT^A31^ADT_A05</w:t>
            </w:r>
          </w:p>
        </w:tc>
      </w:tr>
      <w:tr w:rsidR="007A1F44" w:rsidRPr="00977EA3" w14:paraId="28A9B536" w14:textId="77777777">
        <w:trPr>
          <w:cantSplit/>
          <w:trHeight w:val="254"/>
          <w:jc w:val="center"/>
        </w:trPr>
        <w:tc>
          <w:tcPr>
            <w:tcW w:w="3828" w:type="dxa"/>
          </w:tcPr>
          <w:p w14:paraId="3918030D" w14:textId="77777777" w:rsidR="007A1F44" w:rsidRPr="00977EA3" w:rsidRDefault="007A1F44">
            <w:pPr>
              <w:pStyle w:val="TableEntry"/>
              <w:rPr>
                <w:noProof w:val="0"/>
              </w:rPr>
            </w:pPr>
            <w:r w:rsidRPr="00977EA3">
              <w:rPr>
                <w:noProof w:val="0"/>
              </w:rPr>
              <w:t>Change Patient Identifier List</w:t>
            </w:r>
          </w:p>
        </w:tc>
        <w:tc>
          <w:tcPr>
            <w:tcW w:w="992" w:type="dxa"/>
          </w:tcPr>
          <w:p w14:paraId="6939D2ED" w14:textId="77777777" w:rsidR="007A1F44" w:rsidRPr="00977EA3" w:rsidRDefault="007A1F44">
            <w:pPr>
              <w:pStyle w:val="TableEntry"/>
              <w:rPr>
                <w:noProof w:val="0"/>
              </w:rPr>
            </w:pPr>
            <w:r w:rsidRPr="00977EA3">
              <w:rPr>
                <w:noProof w:val="0"/>
              </w:rPr>
              <w:t>A47</w:t>
            </w:r>
          </w:p>
        </w:tc>
        <w:tc>
          <w:tcPr>
            <w:tcW w:w="2693" w:type="dxa"/>
          </w:tcPr>
          <w:p w14:paraId="6A5DB9B1" w14:textId="77777777" w:rsidR="007A1F44" w:rsidRPr="00977EA3" w:rsidRDefault="007A1F44">
            <w:pPr>
              <w:pStyle w:val="TableEntry"/>
              <w:rPr>
                <w:noProof w:val="0"/>
              </w:rPr>
            </w:pPr>
            <w:r w:rsidRPr="00977EA3">
              <w:rPr>
                <w:noProof w:val="0"/>
              </w:rPr>
              <w:t>ADT^A47^ADT_A30</w:t>
            </w:r>
          </w:p>
        </w:tc>
      </w:tr>
      <w:tr w:rsidR="007A1F44" w:rsidRPr="00977EA3" w14:paraId="39309F05" w14:textId="77777777">
        <w:trPr>
          <w:cantSplit/>
          <w:trHeight w:val="254"/>
          <w:jc w:val="center"/>
        </w:trPr>
        <w:tc>
          <w:tcPr>
            <w:tcW w:w="3828" w:type="dxa"/>
          </w:tcPr>
          <w:p w14:paraId="1199A067" w14:textId="77777777" w:rsidR="007A1F44" w:rsidRPr="00977EA3" w:rsidRDefault="007A1F44">
            <w:pPr>
              <w:pStyle w:val="TableEntry"/>
              <w:rPr>
                <w:noProof w:val="0"/>
              </w:rPr>
            </w:pPr>
            <w:r w:rsidRPr="00977EA3">
              <w:rPr>
                <w:noProof w:val="0"/>
              </w:rPr>
              <w:t>Link Patient Information</w:t>
            </w:r>
          </w:p>
        </w:tc>
        <w:tc>
          <w:tcPr>
            <w:tcW w:w="992" w:type="dxa"/>
          </w:tcPr>
          <w:p w14:paraId="4DAB4358" w14:textId="77777777" w:rsidR="007A1F44" w:rsidRPr="00977EA3" w:rsidRDefault="007A1F44">
            <w:pPr>
              <w:pStyle w:val="TableEntry"/>
              <w:rPr>
                <w:noProof w:val="0"/>
              </w:rPr>
            </w:pPr>
            <w:r w:rsidRPr="00977EA3">
              <w:rPr>
                <w:noProof w:val="0"/>
              </w:rPr>
              <w:t>A24</w:t>
            </w:r>
          </w:p>
        </w:tc>
        <w:tc>
          <w:tcPr>
            <w:tcW w:w="2693" w:type="dxa"/>
          </w:tcPr>
          <w:p w14:paraId="3E435C16" w14:textId="77777777" w:rsidR="007A1F44" w:rsidRPr="00977EA3" w:rsidRDefault="007A1F44">
            <w:pPr>
              <w:pStyle w:val="TableEntry"/>
              <w:rPr>
                <w:noProof w:val="0"/>
              </w:rPr>
            </w:pPr>
            <w:r w:rsidRPr="00977EA3">
              <w:rPr>
                <w:noProof w:val="0"/>
              </w:rPr>
              <w:t>ADT^A24^ADT_A24</w:t>
            </w:r>
          </w:p>
        </w:tc>
      </w:tr>
      <w:tr w:rsidR="007A1F44" w:rsidRPr="00977EA3" w14:paraId="075C218A" w14:textId="77777777">
        <w:trPr>
          <w:cantSplit/>
          <w:trHeight w:val="314"/>
          <w:jc w:val="center"/>
        </w:trPr>
        <w:tc>
          <w:tcPr>
            <w:tcW w:w="3828" w:type="dxa"/>
          </w:tcPr>
          <w:p w14:paraId="1951534B" w14:textId="77777777" w:rsidR="007A1F44" w:rsidRPr="00977EA3" w:rsidRDefault="007A1F44">
            <w:pPr>
              <w:pStyle w:val="TableEntry"/>
              <w:rPr>
                <w:noProof w:val="0"/>
              </w:rPr>
            </w:pPr>
            <w:r w:rsidRPr="00977EA3">
              <w:rPr>
                <w:noProof w:val="0"/>
              </w:rPr>
              <w:t>Unlink Patient Information</w:t>
            </w:r>
          </w:p>
        </w:tc>
        <w:tc>
          <w:tcPr>
            <w:tcW w:w="992" w:type="dxa"/>
          </w:tcPr>
          <w:p w14:paraId="5FF51ADE" w14:textId="77777777" w:rsidR="007A1F44" w:rsidRPr="00977EA3" w:rsidRDefault="007A1F44">
            <w:pPr>
              <w:pStyle w:val="TableEntry"/>
              <w:rPr>
                <w:noProof w:val="0"/>
              </w:rPr>
            </w:pPr>
            <w:r w:rsidRPr="00977EA3">
              <w:rPr>
                <w:noProof w:val="0"/>
              </w:rPr>
              <w:t>A37</w:t>
            </w:r>
          </w:p>
        </w:tc>
        <w:tc>
          <w:tcPr>
            <w:tcW w:w="2693" w:type="dxa"/>
          </w:tcPr>
          <w:p w14:paraId="5914A072" w14:textId="77777777" w:rsidR="007A1F44" w:rsidRPr="00977EA3" w:rsidRDefault="007A1F44">
            <w:pPr>
              <w:pStyle w:val="TableEntry"/>
              <w:rPr>
                <w:noProof w:val="0"/>
              </w:rPr>
            </w:pPr>
            <w:r w:rsidRPr="00977EA3">
              <w:rPr>
                <w:noProof w:val="0"/>
              </w:rPr>
              <w:t>ADT^A37^ADT_A37</w:t>
            </w:r>
          </w:p>
        </w:tc>
      </w:tr>
    </w:tbl>
    <w:p w14:paraId="747F62BA"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203" w:name="_Toc398544133"/>
      <w:bookmarkStart w:id="204" w:name="_Toc174249101"/>
      <w:r w:rsidRPr="00977EA3">
        <w:rPr>
          <w:noProof w:val="0"/>
        </w:rPr>
        <w:t>Optionality of Pediatric Demographics Fields</w:t>
      </w:r>
      <w:bookmarkEnd w:id="203"/>
    </w:p>
    <w:p w14:paraId="55FB713B" w14:textId="77777777" w:rsidR="007A1F44" w:rsidRPr="00977EA3" w:rsidRDefault="007A1F44" w:rsidP="00E53312">
      <w:pPr>
        <w:pStyle w:val="Corpotesto"/>
      </w:pPr>
      <w:r w:rsidRPr="00977EA3">
        <w:t xml:space="preserve">The Pediatric Demographics Option does not require Patient Identity Source Actors to include any attributes not already required by the corresponding HL7 message (as is described in the </w:t>
      </w:r>
      <w:r w:rsidRPr="00977EA3">
        <w:lastRenderedPageBreak/>
        <w:t xml:space="preserve">following sections). This minimal set of requirements enables inclusion of the largest range of Patient Identity Source Actor systems. </w:t>
      </w:r>
    </w:p>
    <w:p w14:paraId="2A33C16C" w14:textId="77777777" w:rsidR="007A1F44" w:rsidRPr="00977EA3" w:rsidRDefault="007A1F44" w:rsidP="00E53312">
      <w:pPr>
        <w:pStyle w:val="Corpotesto"/>
      </w:pPr>
      <w:r w:rsidRPr="00977EA3">
        <w:t>The Pediatric Demographics Option does place additional requirements on the Patient Identifier Cross-reference Manager Actor, requiring them to accept and consider in matching* a set of HL7 attributes beyond what is required by standard PIX. See Table 3.30.4.3-1 for a description of these additional requirements. For example, we would expect that two patients with all furnished data elements identical except the First Name (e.g., “Maria” vs. “Marina”), and consecutive Birth Order values would not be automatically linked or merged by the Patient Identifier Cross-Reference Manager.</w:t>
      </w:r>
    </w:p>
    <w:p w14:paraId="1E900FAC" w14:textId="77777777" w:rsidR="007A1F44" w:rsidRPr="00977EA3" w:rsidRDefault="007A1F44" w:rsidP="00601E92">
      <w:pPr>
        <w:pStyle w:val="Titolo4"/>
        <w:numPr>
          <w:ilvl w:val="0"/>
          <w:numId w:val="0"/>
        </w:numPr>
        <w:tabs>
          <w:tab w:val="clear" w:pos="2160"/>
          <w:tab w:val="clear" w:pos="2880"/>
          <w:tab w:val="clear" w:pos="3600"/>
        </w:tabs>
        <w:rPr>
          <w:noProof w:val="0"/>
        </w:rPr>
      </w:pPr>
      <w:bookmarkStart w:id="205" w:name="_Toc398544134"/>
      <w:r w:rsidRPr="00977EA3">
        <w:rPr>
          <w:noProof w:val="0"/>
        </w:rPr>
        <w:t>3.30.4.4 Acknowledgement Support</w:t>
      </w:r>
      <w:bookmarkEnd w:id="205"/>
    </w:p>
    <w:p w14:paraId="17B5FF3F" w14:textId="77777777" w:rsidR="007A1F44" w:rsidRPr="00977EA3" w:rsidRDefault="007A1F44" w:rsidP="006D3392">
      <w:pPr>
        <w:pStyle w:val="Corpotesto"/>
      </w:pPr>
      <w:r w:rsidRPr="00977EA3">
        <w:t xml:space="preserve">An actor that claims support for </w:t>
      </w:r>
      <w:r w:rsidR="0093394D" w:rsidRPr="00977EA3">
        <w:t>the Acknowledgement</w:t>
      </w:r>
      <w:r w:rsidRPr="00977EA3">
        <w:t xml:space="preserve"> Support Option shall be capable of using the enhanced acknowledgement mode as defined in the HL7 v2.x standard. See HL7 Volume 2C, Section C.2.3 for further details.</w:t>
      </w:r>
    </w:p>
    <w:p w14:paraId="3C0DCB7C" w14:textId="77777777" w:rsidR="007A1F44" w:rsidRPr="00977EA3" w:rsidRDefault="007A1F44" w:rsidP="00D372D5">
      <w:pPr>
        <w:pStyle w:val="Titolo4"/>
        <w:numPr>
          <w:ilvl w:val="0"/>
          <w:numId w:val="0"/>
        </w:numPr>
        <w:tabs>
          <w:tab w:val="clear" w:pos="2160"/>
          <w:tab w:val="clear" w:pos="2880"/>
          <w:tab w:val="clear" w:pos="3600"/>
        </w:tabs>
        <w:rPr>
          <w:noProof w:val="0"/>
        </w:rPr>
      </w:pPr>
      <w:bookmarkStart w:id="206" w:name="_Toc398544135"/>
      <w:r w:rsidRPr="00977EA3">
        <w:rPr>
          <w:noProof w:val="0"/>
        </w:rPr>
        <w:t>3.30.4.5 Ambulatory Patient Data</w:t>
      </w:r>
      <w:bookmarkEnd w:id="206"/>
    </w:p>
    <w:p w14:paraId="78442557" w14:textId="77777777" w:rsidR="007A1F44" w:rsidRPr="00977EA3" w:rsidRDefault="007A1F44" w:rsidP="0090367F">
      <w:pPr>
        <w:pStyle w:val="Corpotesto"/>
      </w:pPr>
      <w:r w:rsidRPr="00977EA3">
        <w:t>If the Patient Demographics Supplier supports the Ambulatory Patient Data Option, it SHALL supply the patient address in field PID-11 for ambulatory patients whenever this address is known.</w:t>
      </w:r>
    </w:p>
    <w:p w14:paraId="69597DE1"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207" w:name="_Toc398544136"/>
      <w:bookmarkStart w:id="208" w:name="_Toc398717898"/>
      <w:bookmarkStart w:id="209" w:name="_Toc518634499"/>
      <w:r w:rsidRPr="00977EA3">
        <w:rPr>
          <w:noProof w:val="0"/>
        </w:rPr>
        <w:t>Common HL7 Message Segments</w:t>
      </w:r>
      <w:bookmarkEnd w:id="204"/>
      <w:bookmarkEnd w:id="207"/>
      <w:bookmarkEnd w:id="208"/>
      <w:bookmarkEnd w:id="209"/>
    </w:p>
    <w:p w14:paraId="293F0392" w14:textId="101E287A" w:rsidR="007A1F44" w:rsidRPr="00977EA3" w:rsidRDefault="007A1F44">
      <w:r w:rsidRPr="00977EA3">
        <w:t xml:space="preserve">This section describes the common HL7 message segments used in </w:t>
      </w:r>
      <w:r w:rsidR="00E77430" w:rsidRPr="00977EA3">
        <w:t>transaction</w:t>
      </w:r>
      <w:r w:rsidRPr="00977EA3">
        <w:t xml:space="preserve"> </w:t>
      </w:r>
      <w:r w:rsidR="00A156BD" w:rsidRPr="00977EA3">
        <w:t>[</w:t>
      </w:r>
      <w:r w:rsidR="00E77430" w:rsidRPr="00977EA3">
        <w:t>ITI-</w:t>
      </w:r>
      <w:r w:rsidRPr="00977EA3">
        <w:t>30</w:t>
      </w:r>
      <w:r w:rsidR="00A156BD" w:rsidRPr="00977EA3">
        <w:t>]</w:t>
      </w:r>
      <w:r w:rsidRPr="00977EA3">
        <w:t>.</w:t>
      </w:r>
    </w:p>
    <w:p w14:paraId="7178C1EA" w14:textId="77777777" w:rsidR="007A1F44" w:rsidRPr="00977EA3" w:rsidRDefault="007A1F44">
      <w:r w:rsidRPr="00977EA3">
        <w:t>Each table represents a segment. Fields for which a precise usage description is needed, particularly those having usage C (conditional), are commented on below the table. The optional fields are usually not commented on.</w:t>
      </w:r>
    </w:p>
    <w:p w14:paraId="40B431F5"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10" w:name="_Toc174249102"/>
      <w:bookmarkStart w:id="211" w:name="_Toc398544137"/>
      <w:r w:rsidRPr="00977EA3">
        <w:rPr>
          <w:noProof w:val="0"/>
        </w:rPr>
        <w:t>MSH - Message Header Segment</w:t>
      </w:r>
      <w:bookmarkEnd w:id="210"/>
      <w:bookmarkEnd w:id="211"/>
    </w:p>
    <w:p w14:paraId="5BED58E5" w14:textId="77777777" w:rsidR="007A1F44" w:rsidRPr="00977EA3" w:rsidRDefault="007A1F44">
      <w:r w:rsidRPr="00977EA3">
        <w:t>Standard Reference: HL7 Version 2.5, Chapter 2 (Section 2.15, “Message control”)</w:t>
      </w:r>
    </w:p>
    <w:p w14:paraId="0F7C66B0" w14:textId="7739FE40" w:rsidR="007A1F44" w:rsidRPr="00977EA3" w:rsidRDefault="007A1F44" w:rsidP="003462A5">
      <w:r w:rsidRPr="00977EA3">
        <w:t>This segment defines the intent, supplier, destination, and some specifics of the syntax of the message. It also uniquely identifies the message itself and dates its production.</w:t>
      </w:r>
    </w:p>
    <w:p w14:paraId="327C2370" w14:textId="77777777" w:rsidR="007A1F44" w:rsidRPr="00977EA3" w:rsidRDefault="007A1F44">
      <w:pPr>
        <w:pStyle w:val="TableTitle"/>
        <w:rPr>
          <w:noProof w:val="0"/>
        </w:rPr>
      </w:pPr>
      <w:r w:rsidRPr="00977EA3">
        <w:rPr>
          <w:noProof w:val="0"/>
        </w:rPr>
        <w:t>Table 3.30</w:t>
      </w:r>
      <w:r w:rsidRPr="00977EA3">
        <w:rPr>
          <w:noProof w:val="0"/>
        </w:rPr>
        <w:noBreakHyphen/>
        <w:t xml:space="preserve">1: MSH - Message Header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844"/>
        <w:gridCol w:w="805"/>
        <w:gridCol w:w="982"/>
        <w:gridCol w:w="938"/>
        <w:gridCol w:w="856"/>
        <w:gridCol w:w="1259"/>
        <w:gridCol w:w="2925"/>
      </w:tblGrid>
      <w:tr w:rsidR="007A1F44" w:rsidRPr="00977EA3" w14:paraId="69CE2644" w14:textId="77777777" w:rsidTr="00601E92">
        <w:trPr>
          <w:tblHeader/>
          <w:jc w:val="center"/>
        </w:trPr>
        <w:tc>
          <w:tcPr>
            <w:tcW w:w="0" w:type="auto"/>
            <w:shd w:val="clear" w:color="auto" w:fill="D9D9D9"/>
          </w:tcPr>
          <w:p w14:paraId="5F684DB0" w14:textId="77777777" w:rsidR="007A1F44" w:rsidRPr="00977EA3" w:rsidRDefault="007A1F44" w:rsidP="00A063AC">
            <w:pPr>
              <w:pStyle w:val="TableEntryHeader"/>
              <w:rPr>
                <w:noProof w:val="0"/>
              </w:rPr>
            </w:pPr>
            <w:r w:rsidRPr="00977EA3">
              <w:rPr>
                <w:noProof w:val="0"/>
              </w:rPr>
              <w:t>SEQ</w:t>
            </w:r>
          </w:p>
        </w:tc>
        <w:tc>
          <w:tcPr>
            <w:tcW w:w="855" w:type="dxa"/>
            <w:shd w:val="clear" w:color="auto" w:fill="D9D9D9"/>
          </w:tcPr>
          <w:p w14:paraId="3F793626" w14:textId="77777777" w:rsidR="007A1F44" w:rsidRPr="00977EA3" w:rsidRDefault="007A1F44" w:rsidP="00A53067">
            <w:pPr>
              <w:pStyle w:val="TableEntryHeader"/>
              <w:rPr>
                <w:noProof w:val="0"/>
              </w:rPr>
            </w:pPr>
            <w:r w:rsidRPr="00977EA3">
              <w:rPr>
                <w:noProof w:val="0"/>
              </w:rPr>
              <w:t>LEN</w:t>
            </w:r>
          </w:p>
        </w:tc>
        <w:tc>
          <w:tcPr>
            <w:tcW w:w="810" w:type="dxa"/>
            <w:shd w:val="clear" w:color="auto" w:fill="D9D9D9"/>
          </w:tcPr>
          <w:p w14:paraId="281F2826" w14:textId="77777777" w:rsidR="007A1F44" w:rsidRPr="00977EA3" w:rsidRDefault="007A1F44" w:rsidP="00A53067">
            <w:pPr>
              <w:pStyle w:val="TableEntryHeader"/>
              <w:rPr>
                <w:noProof w:val="0"/>
              </w:rPr>
            </w:pPr>
            <w:r w:rsidRPr="00977EA3">
              <w:rPr>
                <w:noProof w:val="0"/>
              </w:rPr>
              <w:t>DT</w:t>
            </w:r>
          </w:p>
        </w:tc>
        <w:tc>
          <w:tcPr>
            <w:tcW w:w="990" w:type="dxa"/>
            <w:shd w:val="clear" w:color="auto" w:fill="D9D9D9"/>
          </w:tcPr>
          <w:p w14:paraId="4E53F333" w14:textId="77777777" w:rsidR="007A1F44" w:rsidRPr="00977EA3" w:rsidRDefault="007A1F44" w:rsidP="00A53067">
            <w:pPr>
              <w:pStyle w:val="TableEntryHeader"/>
              <w:rPr>
                <w:noProof w:val="0"/>
              </w:rPr>
            </w:pPr>
            <w:r w:rsidRPr="00977EA3">
              <w:rPr>
                <w:noProof w:val="0"/>
              </w:rPr>
              <w:t>Usage</w:t>
            </w:r>
          </w:p>
        </w:tc>
        <w:tc>
          <w:tcPr>
            <w:tcW w:w="949" w:type="dxa"/>
            <w:shd w:val="clear" w:color="auto" w:fill="D9D9D9"/>
          </w:tcPr>
          <w:p w14:paraId="05A5CA9D" w14:textId="77777777" w:rsidR="007A1F44" w:rsidRPr="00977EA3" w:rsidRDefault="007A1F44" w:rsidP="00A53067">
            <w:pPr>
              <w:pStyle w:val="TableEntryHeader"/>
              <w:rPr>
                <w:noProof w:val="0"/>
              </w:rPr>
            </w:pPr>
            <w:r w:rsidRPr="00977EA3">
              <w:rPr>
                <w:noProof w:val="0"/>
              </w:rPr>
              <w:t>Card.</w:t>
            </w:r>
          </w:p>
        </w:tc>
        <w:tc>
          <w:tcPr>
            <w:tcW w:w="860" w:type="dxa"/>
            <w:shd w:val="clear" w:color="auto" w:fill="D9D9D9"/>
          </w:tcPr>
          <w:p w14:paraId="445AAFC4" w14:textId="77777777" w:rsidR="007A1F44" w:rsidRPr="00977EA3" w:rsidRDefault="007A1F44" w:rsidP="00A53067">
            <w:pPr>
              <w:pStyle w:val="TableEntryHeader"/>
              <w:rPr>
                <w:noProof w:val="0"/>
              </w:rPr>
            </w:pPr>
            <w:r w:rsidRPr="00977EA3">
              <w:rPr>
                <w:noProof w:val="0"/>
              </w:rPr>
              <w:t>TBL#</w:t>
            </w:r>
          </w:p>
        </w:tc>
        <w:tc>
          <w:tcPr>
            <w:tcW w:w="1293" w:type="dxa"/>
            <w:shd w:val="clear" w:color="auto" w:fill="D9D9D9"/>
          </w:tcPr>
          <w:p w14:paraId="6615DE06" w14:textId="77777777" w:rsidR="007A1F44" w:rsidRPr="00977EA3" w:rsidRDefault="007A1F44" w:rsidP="00A53067">
            <w:pPr>
              <w:pStyle w:val="TableEntryHeader"/>
              <w:rPr>
                <w:noProof w:val="0"/>
              </w:rPr>
            </w:pPr>
            <w:r w:rsidRPr="00977EA3">
              <w:rPr>
                <w:noProof w:val="0"/>
              </w:rPr>
              <w:t>ITEM#</w:t>
            </w:r>
          </w:p>
        </w:tc>
        <w:tc>
          <w:tcPr>
            <w:tcW w:w="3036" w:type="dxa"/>
            <w:shd w:val="clear" w:color="auto" w:fill="D9D9D9"/>
          </w:tcPr>
          <w:p w14:paraId="6FF374A1" w14:textId="77777777" w:rsidR="007A1F44" w:rsidRPr="00977EA3" w:rsidRDefault="007A1F44" w:rsidP="00A53067">
            <w:pPr>
              <w:pStyle w:val="TableEntryHeader"/>
              <w:rPr>
                <w:noProof w:val="0"/>
              </w:rPr>
            </w:pPr>
            <w:r w:rsidRPr="00977EA3">
              <w:rPr>
                <w:noProof w:val="0"/>
              </w:rPr>
              <w:t>Element name</w:t>
            </w:r>
          </w:p>
        </w:tc>
      </w:tr>
      <w:tr w:rsidR="007A1F44" w:rsidRPr="00977EA3" w14:paraId="5EA899E7" w14:textId="77777777" w:rsidTr="00601E92">
        <w:trPr>
          <w:jc w:val="center"/>
        </w:trPr>
        <w:tc>
          <w:tcPr>
            <w:tcW w:w="0" w:type="auto"/>
          </w:tcPr>
          <w:p w14:paraId="249F008E" w14:textId="77777777" w:rsidR="007A1F44" w:rsidRPr="00977EA3" w:rsidRDefault="007A1F44">
            <w:pPr>
              <w:pStyle w:val="TableEntry"/>
              <w:rPr>
                <w:noProof w:val="0"/>
              </w:rPr>
            </w:pPr>
            <w:r w:rsidRPr="00977EA3">
              <w:rPr>
                <w:noProof w:val="0"/>
              </w:rPr>
              <w:t>1</w:t>
            </w:r>
          </w:p>
        </w:tc>
        <w:tc>
          <w:tcPr>
            <w:tcW w:w="855" w:type="dxa"/>
          </w:tcPr>
          <w:p w14:paraId="02E5191D" w14:textId="77777777" w:rsidR="007A1F44" w:rsidRPr="00977EA3" w:rsidRDefault="007A1F44">
            <w:pPr>
              <w:pStyle w:val="TableEntry"/>
              <w:rPr>
                <w:noProof w:val="0"/>
              </w:rPr>
            </w:pPr>
            <w:r w:rsidRPr="00977EA3">
              <w:rPr>
                <w:noProof w:val="0"/>
              </w:rPr>
              <w:t>1</w:t>
            </w:r>
          </w:p>
        </w:tc>
        <w:tc>
          <w:tcPr>
            <w:tcW w:w="810" w:type="dxa"/>
          </w:tcPr>
          <w:p w14:paraId="2A0112A0" w14:textId="77777777" w:rsidR="007A1F44" w:rsidRPr="00977EA3" w:rsidRDefault="007A1F44">
            <w:pPr>
              <w:pStyle w:val="TableEntry"/>
              <w:rPr>
                <w:noProof w:val="0"/>
              </w:rPr>
            </w:pPr>
            <w:r w:rsidRPr="00977EA3">
              <w:rPr>
                <w:noProof w:val="0"/>
              </w:rPr>
              <w:t>ST</w:t>
            </w:r>
          </w:p>
        </w:tc>
        <w:tc>
          <w:tcPr>
            <w:tcW w:w="990" w:type="dxa"/>
          </w:tcPr>
          <w:p w14:paraId="06345A99" w14:textId="77777777" w:rsidR="007A1F44" w:rsidRPr="00977EA3" w:rsidRDefault="007A1F44">
            <w:pPr>
              <w:pStyle w:val="TableEntry"/>
              <w:rPr>
                <w:noProof w:val="0"/>
              </w:rPr>
            </w:pPr>
            <w:r w:rsidRPr="00977EA3">
              <w:rPr>
                <w:noProof w:val="0"/>
              </w:rPr>
              <w:t>R</w:t>
            </w:r>
          </w:p>
        </w:tc>
        <w:tc>
          <w:tcPr>
            <w:tcW w:w="949" w:type="dxa"/>
          </w:tcPr>
          <w:p w14:paraId="21845B3A" w14:textId="77777777" w:rsidR="007A1F44" w:rsidRPr="00977EA3" w:rsidRDefault="007A1F44">
            <w:pPr>
              <w:pStyle w:val="TableEntry"/>
              <w:rPr>
                <w:noProof w:val="0"/>
              </w:rPr>
            </w:pPr>
            <w:r w:rsidRPr="00977EA3">
              <w:rPr>
                <w:noProof w:val="0"/>
              </w:rPr>
              <w:t>[1..1]</w:t>
            </w:r>
          </w:p>
        </w:tc>
        <w:tc>
          <w:tcPr>
            <w:tcW w:w="860" w:type="dxa"/>
          </w:tcPr>
          <w:p w14:paraId="6DAC8A06" w14:textId="77777777" w:rsidR="007A1F44" w:rsidRPr="00977EA3" w:rsidRDefault="007A1F44">
            <w:pPr>
              <w:pStyle w:val="TableEntry"/>
              <w:rPr>
                <w:noProof w:val="0"/>
              </w:rPr>
            </w:pPr>
          </w:p>
        </w:tc>
        <w:tc>
          <w:tcPr>
            <w:tcW w:w="1293" w:type="dxa"/>
          </w:tcPr>
          <w:p w14:paraId="0F37ECBD" w14:textId="77777777" w:rsidR="007A1F44" w:rsidRPr="00977EA3" w:rsidRDefault="007A1F44">
            <w:pPr>
              <w:pStyle w:val="TableEntry"/>
              <w:rPr>
                <w:noProof w:val="0"/>
              </w:rPr>
            </w:pPr>
            <w:r w:rsidRPr="00977EA3">
              <w:rPr>
                <w:noProof w:val="0"/>
              </w:rPr>
              <w:t>00001</w:t>
            </w:r>
          </w:p>
        </w:tc>
        <w:tc>
          <w:tcPr>
            <w:tcW w:w="3036" w:type="dxa"/>
          </w:tcPr>
          <w:p w14:paraId="6F81B924" w14:textId="77777777" w:rsidR="007A1F44" w:rsidRPr="00977EA3" w:rsidRDefault="007A1F44">
            <w:pPr>
              <w:pStyle w:val="TableEntry"/>
              <w:rPr>
                <w:noProof w:val="0"/>
              </w:rPr>
            </w:pPr>
            <w:r w:rsidRPr="00977EA3">
              <w:rPr>
                <w:noProof w:val="0"/>
              </w:rPr>
              <w:t>Field Separator</w:t>
            </w:r>
          </w:p>
        </w:tc>
      </w:tr>
      <w:tr w:rsidR="007A1F44" w:rsidRPr="00977EA3" w14:paraId="26F979F5" w14:textId="77777777" w:rsidTr="00601E92">
        <w:trPr>
          <w:jc w:val="center"/>
        </w:trPr>
        <w:tc>
          <w:tcPr>
            <w:tcW w:w="0" w:type="auto"/>
          </w:tcPr>
          <w:p w14:paraId="05252EA1" w14:textId="77777777" w:rsidR="007A1F44" w:rsidRPr="00977EA3" w:rsidRDefault="007A1F44">
            <w:pPr>
              <w:pStyle w:val="TableEntry"/>
              <w:rPr>
                <w:noProof w:val="0"/>
              </w:rPr>
            </w:pPr>
            <w:r w:rsidRPr="00977EA3">
              <w:rPr>
                <w:noProof w:val="0"/>
              </w:rPr>
              <w:t>2</w:t>
            </w:r>
          </w:p>
        </w:tc>
        <w:tc>
          <w:tcPr>
            <w:tcW w:w="855" w:type="dxa"/>
          </w:tcPr>
          <w:p w14:paraId="7E7A85B1" w14:textId="77777777" w:rsidR="007A1F44" w:rsidRPr="00977EA3" w:rsidRDefault="007A1F44">
            <w:pPr>
              <w:pStyle w:val="TableEntry"/>
              <w:rPr>
                <w:noProof w:val="0"/>
              </w:rPr>
            </w:pPr>
            <w:r w:rsidRPr="00977EA3">
              <w:rPr>
                <w:noProof w:val="0"/>
              </w:rPr>
              <w:t>4</w:t>
            </w:r>
          </w:p>
        </w:tc>
        <w:tc>
          <w:tcPr>
            <w:tcW w:w="810" w:type="dxa"/>
          </w:tcPr>
          <w:p w14:paraId="3D67C1C6" w14:textId="77777777" w:rsidR="007A1F44" w:rsidRPr="00977EA3" w:rsidRDefault="007A1F44">
            <w:pPr>
              <w:pStyle w:val="TableEntry"/>
              <w:rPr>
                <w:noProof w:val="0"/>
              </w:rPr>
            </w:pPr>
            <w:r w:rsidRPr="00977EA3">
              <w:rPr>
                <w:noProof w:val="0"/>
              </w:rPr>
              <w:t>ST</w:t>
            </w:r>
          </w:p>
        </w:tc>
        <w:tc>
          <w:tcPr>
            <w:tcW w:w="990" w:type="dxa"/>
          </w:tcPr>
          <w:p w14:paraId="5081A71D" w14:textId="77777777" w:rsidR="007A1F44" w:rsidRPr="00977EA3" w:rsidRDefault="007A1F44">
            <w:pPr>
              <w:pStyle w:val="TableEntry"/>
              <w:rPr>
                <w:noProof w:val="0"/>
              </w:rPr>
            </w:pPr>
            <w:r w:rsidRPr="00977EA3">
              <w:rPr>
                <w:noProof w:val="0"/>
              </w:rPr>
              <w:t>R</w:t>
            </w:r>
          </w:p>
        </w:tc>
        <w:tc>
          <w:tcPr>
            <w:tcW w:w="949" w:type="dxa"/>
          </w:tcPr>
          <w:p w14:paraId="18F4E9BD" w14:textId="77777777" w:rsidR="007A1F44" w:rsidRPr="00977EA3" w:rsidRDefault="007A1F44">
            <w:pPr>
              <w:pStyle w:val="TableEntry"/>
              <w:rPr>
                <w:noProof w:val="0"/>
              </w:rPr>
            </w:pPr>
            <w:r w:rsidRPr="00977EA3">
              <w:rPr>
                <w:noProof w:val="0"/>
              </w:rPr>
              <w:t>[1..1]</w:t>
            </w:r>
          </w:p>
        </w:tc>
        <w:tc>
          <w:tcPr>
            <w:tcW w:w="860" w:type="dxa"/>
          </w:tcPr>
          <w:p w14:paraId="06B7C836" w14:textId="77777777" w:rsidR="007A1F44" w:rsidRPr="00977EA3" w:rsidRDefault="007A1F44">
            <w:pPr>
              <w:pStyle w:val="TableEntry"/>
              <w:rPr>
                <w:noProof w:val="0"/>
              </w:rPr>
            </w:pPr>
          </w:p>
        </w:tc>
        <w:tc>
          <w:tcPr>
            <w:tcW w:w="1293" w:type="dxa"/>
          </w:tcPr>
          <w:p w14:paraId="53887D35" w14:textId="77777777" w:rsidR="007A1F44" w:rsidRPr="00977EA3" w:rsidRDefault="007A1F44">
            <w:pPr>
              <w:pStyle w:val="TableEntry"/>
              <w:rPr>
                <w:noProof w:val="0"/>
              </w:rPr>
            </w:pPr>
            <w:r w:rsidRPr="00977EA3">
              <w:rPr>
                <w:noProof w:val="0"/>
              </w:rPr>
              <w:t>00002</w:t>
            </w:r>
          </w:p>
        </w:tc>
        <w:tc>
          <w:tcPr>
            <w:tcW w:w="3036" w:type="dxa"/>
          </w:tcPr>
          <w:p w14:paraId="36383FEF" w14:textId="77777777" w:rsidR="007A1F44" w:rsidRPr="00977EA3" w:rsidRDefault="007A1F44">
            <w:pPr>
              <w:pStyle w:val="TableEntry"/>
              <w:rPr>
                <w:noProof w:val="0"/>
              </w:rPr>
            </w:pPr>
            <w:r w:rsidRPr="00977EA3">
              <w:rPr>
                <w:noProof w:val="0"/>
              </w:rPr>
              <w:t>Encoding Characters</w:t>
            </w:r>
          </w:p>
        </w:tc>
      </w:tr>
      <w:tr w:rsidR="007A1F44" w:rsidRPr="00977EA3" w14:paraId="3B145FA7" w14:textId="77777777" w:rsidTr="00601E92">
        <w:trPr>
          <w:jc w:val="center"/>
        </w:trPr>
        <w:tc>
          <w:tcPr>
            <w:tcW w:w="0" w:type="auto"/>
          </w:tcPr>
          <w:p w14:paraId="4BC88671" w14:textId="77777777" w:rsidR="007A1F44" w:rsidRPr="00977EA3" w:rsidRDefault="007A1F44">
            <w:pPr>
              <w:pStyle w:val="TableEntry"/>
              <w:rPr>
                <w:noProof w:val="0"/>
              </w:rPr>
            </w:pPr>
            <w:r w:rsidRPr="00977EA3">
              <w:rPr>
                <w:noProof w:val="0"/>
              </w:rPr>
              <w:t>3</w:t>
            </w:r>
          </w:p>
        </w:tc>
        <w:tc>
          <w:tcPr>
            <w:tcW w:w="855" w:type="dxa"/>
          </w:tcPr>
          <w:p w14:paraId="66DA801B" w14:textId="77777777" w:rsidR="007A1F44" w:rsidRPr="00977EA3" w:rsidRDefault="007A1F44">
            <w:pPr>
              <w:pStyle w:val="TableEntry"/>
              <w:rPr>
                <w:noProof w:val="0"/>
              </w:rPr>
            </w:pPr>
            <w:r w:rsidRPr="00977EA3">
              <w:rPr>
                <w:noProof w:val="0"/>
              </w:rPr>
              <w:t>227</w:t>
            </w:r>
          </w:p>
        </w:tc>
        <w:tc>
          <w:tcPr>
            <w:tcW w:w="810" w:type="dxa"/>
          </w:tcPr>
          <w:p w14:paraId="67716A97" w14:textId="77777777" w:rsidR="007A1F44" w:rsidRPr="00977EA3" w:rsidRDefault="007A1F44">
            <w:pPr>
              <w:pStyle w:val="TableEntry"/>
              <w:rPr>
                <w:noProof w:val="0"/>
              </w:rPr>
            </w:pPr>
            <w:r w:rsidRPr="00977EA3">
              <w:rPr>
                <w:noProof w:val="0"/>
              </w:rPr>
              <w:t>HD</w:t>
            </w:r>
          </w:p>
        </w:tc>
        <w:tc>
          <w:tcPr>
            <w:tcW w:w="990" w:type="dxa"/>
          </w:tcPr>
          <w:p w14:paraId="05131A72" w14:textId="77777777" w:rsidR="007A1F44" w:rsidRPr="00977EA3" w:rsidRDefault="007A1F44">
            <w:pPr>
              <w:pStyle w:val="TableEntry"/>
              <w:rPr>
                <w:noProof w:val="0"/>
              </w:rPr>
            </w:pPr>
            <w:r w:rsidRPr="00977EA3">
              <w:rPr>
                <w:noProof w:val="0"/>
              </w:rPr>
              <w:t>R</w:t>
            </w:r>
          </w:p>
        </w:tc>
        <w:tc>
          <w:tcPr>
            <w:tcW w:w="949" w:type="dxa"/>
          </w:tcPr>
          <w:p w14:paraId="48EA36FE" w14:textId="77777777" w:rsidR="007A1F44" w:rsidRPr="00977EA3" w:rsidRDefault="007A1F44">
            <w:pPr>
              <w:pStyle w:val="TableEntry"/>
              <w:rPr>
                <w:noProof w:val="0"/>
              </w:rPr>
            </w:pPr>
            <w:r w:rsidRPr="00977EA3">
              <w:rPr>
                <w:noProof w:val="0"/>
              </w:rPr>
              <w:t>[1..1]</w:t>
            </w:r>
          </w:p>
        </w:tc>
        <w:tc>
          <w:tcPr>
            <w:tcW w:w="860" w:type="dxa"/>
          </w:tcPr>
          <w:p w14:paraId="5C4C9539" w14:textId="77777777" w:rsidR="007A1F44" w:rsidRPr="00977EA3" w:rsidRDefault="007A1F44">
            <w:pPr>
              <w:pStyle w:val="TableEntry"/>
              <w:rPr>
                <w:noProof w:val="0"/>
              </w:rPr>
            </w:pPr>
          </w:p>
        </w:tc>
        <w:tc>
          <w:tcPr>
            <w:tcW w:w="1293" w:type="dxa"/>
          </w:tcPr>
          <w:p w14:paraId="01059B94" w14:textId="77777777" w:rsidR="007A1F44" w:rsidRPr="00977EA3" w:rsidRDefault="007A1F44">
            <w:pPr>
              <w:pStyle w:val="TableEntry"/>
              <w:rPr>
                <w:noProof w:val="0"/>
              </w:rPr>
            </w:pPr>
            <w:r w:rsidRPr="00977EA3">
              <w:rPr>
                <w:noProof w:val="0"/>
              </w:rPr>
              <w:t>00003</w:t>
            </w:r>
          </w:p>
        </w:tc>
        <w:tc>
          <w:tcPr>
            <w:tcW w:w="3036" w:type="dxa"/>
          </w:tcPr>
          <w:p w14:paraId="4F2E3782" w14:textId="77777777" w:rsidR="007A1F44" w:rsidRPr="00977EA3" w:rsidRDefault="007A1F44">
            <w:pPr>
              <w:pStyle w:val="TableEntry"/>
              <w:rPr>
                <w:noProof w:val="0"/>
              </w:rPr>
            </w:pPr>
            <w:r w:rsidRPr="00977EA3">
              <w:rPr>
                <w:noProof w:val="0"/>
              </w:rPr>
              <w:t>Sending Application</w:t>
            </w:r>
          </w:p>
        </w:tc>
      </w:tr>
      <w:tr w:rsidR="007A1F44" w:rsidRPr="00977EA3" w14:paraId="6BB6D2B5" w14:textId="77777777" w:rsidTr="00601E92">
        <w:trPr>
          <w:jc w:val="center"/>
        </w:trPr>
        <w:tc>
          <w:tcPr>
            <w:tcW w:w="0" w:type="auto"/>
          </w:tcPr>
          <w:p w14:paraId="17A65E6A" w14:textId="77777777" w:rsidR="007A1F44" w:rsidRPr="00977EA3" w:rsidRDefault="007A1F44">
            <w:pPr>
              <w:pStyle w:val="TableEntry"/>
              <w:rPr>
                <w:noProof w:val="0"/>
              </w:rPr>
            </w:pPr>
            <w:r w:rsidRPr="00977EA3">
              <w:rPr>
                <w:noProof w:val="0"/>
              </w:rPr>
              <w:t>4</w:t>
            </w:r>
          </w:p>
        </w:tc>
        <w:tc>
          <w:tcPr>
            <w:tcW w:w="855" w:type="dxa"/>
          </w:tcPr>
          <w:p w14:paraId="6480CCB1" w14:textId="77777777" w:rsidR="007A1F44" w:rsidRPr="00977EA3" w:rsidRDefault="007A1F44">
            <w:pPr>
              <w:pStyle w:val="TableEntry"/>
              <w:rPr>
                <w:noProof w:val="0"/>
              </w:rPr>
            </w:pPr>
            <w:r w:rsidRPr="00977EA3">
              <w:rPr>
                <w:noProof w:val="0"/>
              </w:rPr>
              <w:t>227</w:t>
            </w:r>
          </w:p>
        </w:tc>
        <w:tc>
          <w:tcPr>
            <w:tcW w:w="810" w:type="dxa"/>
          </w:tcPr>
          <w:p w14:paraId="3C398761" w14:textId="77777777" w:rsidR="007A1F44" w:rsidRPr="00977EA3" w:rsidRDefault="007A1F44">
            <w:pPr>
              <w:pStyle w:val="TableEntry"/>
              <w:rPr>
                <w:noProof w:val="0"/>
              </w:rPr>
            </w:pPr>
            <w:r w:rsidRPr="00977EA3">
              <w:rPr>
                <w:noProof w:val="0"/>
              </w:rPr>
              <w:t>HD</w:t>
            </w:r>
          </w:p>
        </w:tc>
        <w:tc>
          <w:tcPr>
            <w:tcW w:w="990" w:type="dxa"/>
          </w:tcPr>
          <w:p w14:paraId="060B6F5B" w14:textId="77777777" w:rsidR="007A1F44" w:rsidRPr="00977EA3" w:rsidRDefault="007A1F44">
            <w:pPr>
              <w:pStyle w:val="TableEntry"/>
              <w:rPr>
                <w:noProof w:val="0"/>
              </w:rPr>
            </w:pPr>
            <w:r w:rsidRPr="00977EA3">
              <w:rPr>
                <w:noProof w:val="0"/>
              </w:rPr>
              <w:t>R</w:t>
            </w:r>
          </w:p>
        </w:tc>
        <w:tc>
          <w:tcPr>
            <w:tcW w:w="949" w:type="dxa"/>
          </w:tcPr>
          <w:p w14:paraId="7FBBA4BC" w14:textId="77777777" w:rsidR="007A1F44" w:rsidRPr="00977EA3" w:rsidRDefault="007A1F44">
            <w:pPr>
              <w:pStyle w:val="TableEntry"/>
              <w:rPr>
                <w:noProof w:val="0"/>
              </w:rPr>
            </w:pPr>
            <w:r w:rsidRPr="00977EA3">
              <w:rPr>
                <w:noProof w:val="0"/>
              </w:rPr>
              <w:t>[1..1]</w:t>
            </w:r>
          </w:p>
        </w:tc>
        <w:tc>
          <w:tcPr>
            <w:tcW w:w="860" w:type="dxa"/>
          </w:tcPr>
          <w:p w14:paraId="5CABC6B8" w14:textId="77777777" w:rsidR="007A1F44" w:rsidRPr="00977EA3" w:rsidRDefault="007A1F44">
            <w:pPr>
              <w:pStyle w:val="TableEntry"/>
              <w:rPr>
                <w:noProof w:val="0"/>
              </w:rPr>
            </w:pPr>
          </w:p>
        </w:tc>
        <w:tc>
          <w:tcPr>
            <w:tcW w:w="1293" w:type="dxa"/>
          </w:tcPr>
          <w:p w14:paraId="44F35596" w14:textId="77777777" w:rsidR="007A1F44" w:rsidRPr="00977EA3" w:rsidRDefault="007A1F44">
            <w:pPr>
              <w:pStyle w:val="TableEntry"/>
              <w:rPr>
                <w:noProof w:val="0"/>
              </w:rPr>
            </w:pPr>
            <w:r w:rsidRPr="00977EA3">
              <w:rPr>
                <w:noProof w:val="0"/>
              </w:rPr>
              <w:t>00004</w:t>
            </w:r>
          </w:p>
        </w:tc>
        <w:tc>
          <w:tcPr>
            <w:tcW w:w="3036" w:type="dxa"/>
          </w:tcPr>
          <w:p w14:paraId="4627460A" w14:textId="77777777" w:rsidR="007A1F44" w:rsidRPr="00977EA3" w:rsidRDefault="007A1F44">
            <w:pPr>
              <w:pStyle w:val="TableEntry"/>
              <w:rPr>
                <w:noProof w:val="0"/>
              </w:rPr>
            </w:pPr>
            <w:r w:rsidRPr="00977EA3">
              <w:rPr>
                <w:noProof w:val="0"/>
              </w:rPr>
              <w:t>Sending Facility</w:t>
            </w:r>
          </w:p>
        </w:tc>
      </w:tr>
      <w:tr w:rsidR="007A1F44" w:rsidRPr="00977EA3" w14:paraId="0CC1705B" w14:textId="77777777" w:rsidTr="00601E92">
        <w:trPr>
          <w:jc w:val="center"/>
        </w:trPr>
        <w:tc>
          <w:tcPr>
            <w:tcW w:w="0" w:type="auto"/>
          </w:tcPr>
          <w:p w14:paraId="5FBE6B3A" w14:textId="77777777" w:rsidR="007A1F44" w:rsidRPr="00977EA3" w:rsidRDefault="007A1F44">
            <w:pPr>
              <w:pStyle w:val="TableEntry"/>
              <w:rPr>
                <w:noProof w:val="0"/>
              </w:rPr>
            </w:pPr>
            <w:r w:rsidRPr="00977EA3">
              <w:rPr>
                <w:noProof w:val="0"/>
              </w:rPr>
              <w:t>5</w:t>
            </w:r>
          </w:p>
        </w:tc>
        <w:tc>
          <w:tcPr>
            <w:tcW w:w="855" w:type="dxa"/>
          </w:tcPr>
          <w:p w14:paraId="27248B7B" w14:textId="77777777" w:rsidR="007A1F44" w:rsidRPr="00977EA3" w:rsidRDefault="007A1F44">
            <w:pPr>
              <w:pStyle w:val="TableEntry"/>
              <w:rPr>
                <w:noProof w:val="0"/>
              </w:rPr>
            </w:pPr>
            <w:r w:rsidRPr="00977EA3">
              <w:rPr>
                <w:noProof w:val="0"/>
              </w:rPr>
              <w:t>227</w:t>
            </w:r>
          </w:p>
        </w:tc>
        <w:tc>
          <w:tcPr>
            <w:tcW w:w="810" w:type="dxa"/>
          </w:tcPr>
          <w:p w14:paraId="4007A761" w14:textId="77777777" w:rsidR="007A1F44" w:rsidRPr="00977EA3" w:rsidRDefault="007A1F44">
            <w:pPr>
              <w:pStyle w:val="TableEntry"/>
              <w:rPr>
                <w:noProof w:val="0"/>
              </w:rPr>
            </w:pPr>
            <w:r w:rsidRPr="00977EA3">
              <w:rPr>
                <w:noProof w:val="0"/>
              </w:rPr>
              <w:t>HD</w:t>
            </w:r>
          </w:p>
        </w:tc>
        <w:tc>
          <w:tcPr>
            <w:tcW w:w="990" w:type="dxa"/>
          </w:tcPr>
          <w:p w14:paraId="00AD08D6" w14:textId="77777777" w:rsidR="007A1F44" w:rsidRPr="00977EA3" w:rsidRDefault="007A1F44">
            <w:pPr>
              <w:pStyle w:val="TableEntry"/>
              <w:rPr>
                <w:noProof w:val="0"/>
              </w:rPr>
            </w:pPr>
            <w:r w:rsidRPr="00977EA3">
              <w:rPr>
                <w:noProof w:val="0"/>
              </w:rPr>
              <w:t>R</w:t>
            </w:r>
          </w:p>
        </w:tc>
        <w:tc>
          <w:tcPr>
            <w:tcW w:w="949" w:type="dxa"/>
          </w:tcPr>
          <w:p w14:paraId="0938AFFE" w14:textId="77777777" w:rsidR="007A1F44" w:rsidRPr="00977EA3" w:rsidRDefault="007A1F44">
            <w:pPr>
              <w:pStyle w:val="TableEntry"/>
              <w:rPr>
                <w:noProof w:val="0"/>
              </w:rPr>
            </w:pPr>
            <w:r w:rsidRPr="00977EA3">
              <w:rPr>
                <w:noProof w:val="0"/>
              </w:rPr>
              <w:t>[1..1]</w:t>
            </w:r>
          </w:p>
        </w:tc>
        <w:tc>
          <w:tcPr>
            <w:tcW w:w="860" w:type="dxa"/>
          </w:tcPr>
          <w:p w14:paraId="5EC46A3B" w14:textId="77777777" w:rsidR="007A1F44" w:rsidRPr="00977EA3" w:rsidRDefault="007A1F44">
            <w:pPr>
              <w:pStyle w:val="TableEntry"/>
              <w:rPr>
                <w:noProof w:val="0"/>
              </w:rPr>
            </w:pPr>
          </w:p>
        </w:tc>
        <w:tc>
          <w:tcPr>
            <w:tcW w:w="1293" w:type="dxa"/>
          </w:tcPr>
          <w:p w14:paraId="302C3F4D" w14:textId="77777777" w:rsidR="007A1F44" w:rsidRPr="00977EA3" w:rsidRDefault="007A1F44">
            <w:pPr>
              <w:pStyle w:val="TableEntry"/>
              <w:rPr>
                <w:noProof w:val="0"/>
              </w:rPr>
            </w:pPr>
            <w:r w:rsidRPr="00977EA3">
              <w:rPr>
                <w:noProof w:val="0"/>
              </w:rPr>
              <w:t>00005</w:t>
            </w:r>
          </w:p>
        </w:tc>
        <w:tc>
          <w:tcPr>
            <w:tcW w:w="3036" w:type="dxa"/>
          </w:tcPr>
          <w:p w14:paraId="2C85314F" w14:textId="77777777" w:rsidR="007A1F44" w:rsidRPr="00977EA3" w:rsidRDefault="007A1F44">
            <w:pPr>
              <w:pStyle w:val="TableEntry"/>
              <w:rPr>
                <w:noProof w:val="0"/>
              </w:rPr>
            </w:pPr>
            <w:r w:rsidRPr="00977EA3">
              <w:rPr>
                <w:noProof w:val="0"/>
              </w:rPr>
              <w:t>Receiving Application</w:t>
            </w:r>
          </w:p>
        </w:tc>
      </w:tr>
      <w:tr w:rsidR="007A1F44" w:rsidRPr="00977EA3" w14:paraId="6588BD8A" w14:textId="77777777" w:rsidTr="00601E92">
        <w:trPr>
          <w:jc w:val="center"/>
        </w:trPr>
        <w:tc>
          <w:tcPr>
            <w:tcW w:w="0" w:type="auto"/>
          </w:tcPr>
          <w:p w14:paraId="73FFFF90" w14:textId="77777777" w:rsidR="007A1F44" w:rsidRPr="00977EA3" w:rsidRDefault="007A1F44">
            <w:pPr>
              <w:pStyle w:val="TableEntry"/>
              <w:rPr>
                <w:noProof w:val="0"/>
              </w:rPr>
            </w:pPr>
            <w:r w:rsidRPr="00977EA3">
              <w:rPr>
                <w:noProof w:val="0"/>
              </w:rPr>
              <w:t>6</w:t>
            </w:r>
          </w:p>
        </w:tc>
        <w:tc>
          <w:tcPr>
            <w:tcW w:w="855" w:type="dxa"/>
          </w:tcPr>
          <w:p w14:paraId="3EFC3378" w14:textId="77777777" w:rsidR="007A1F44" w:rsidRPr="00977EA3" w:rsidRDefault="007A1F44">
            <w:pPr>
              <w:pStyle w:val="TableEntry"/>
              <w:rPr>
                <w:noProof w:val="0"/>
              </w:rPr>
            </w:pPr>
            <w:r w:rsidRPr="00977EA3">
              <w:rPr>
                <w:noProof w:val="0"/>
              </w:rPr>
              <w:t>227</w:t>
            </w:r>
          </w:p>
        </w:tc>
        <w:tc>
          <w:tcPr>
            <w:tcW w:w="810" w:type="dxa"/>
          </w:tcPr>
          <w:p w14:paraId="6C4F5BAE" w14:textId="77777777" w:rsidR="007A1F44" w:rsidRPr="00977EA3" w:rsidRDefault="007A1F44">
            <w:pPr>
              <w:pStyle w:val="TableEntry"/>
              <w:rPr>
                <w:noProof w:val="0"/>
              </w:rPr>
            </w:pPr>
            <w:r w:rsidRPr="00977EA3">
              <w:rPr>
                <w:noProof w:val="0"/>
              </w:rPr>
              <w:t>HD</w:t>
            </w:r>
          </w:p>
        </w:tc>
        <w:tc>
          <w:tcPr>
            <w:tcW w:w="990" w:type="dxa"/>
          </w:tcPr>
          <w:p w14:paraId="3B7D214A" w14:textId="77777777" w:rsidR="007A1F44" w:rsidRPr="00977EA3" w:rsidRDefault="007A1F44">
            <w:pPr>
              <w:pStyle w:val="TableEntry"/>
              <w:rPr>
                <w:noProof w:val="0"/>
              </w:rPr>
            </w:pPr>
            <w:r w:rsidRPr="00977EA3">
              <w:rPr>
                <w:noProof w:val="0"/>
              </w:rPr>
              <w:t>R</w:t>
            </w:r>
          </w:p>
        </w:tc>
        <w:tc>
          <w:tcPr>
            <w:tcW w:w="949" w:type="dxa"/>
          </w:tcPr>
          <w:p w14:paraId="4A72F01F" w14:textId="77777777" w:rsidR="007A1F44" w:rsidRPr="00977EA3" w:rsidRDefault="007A1F44">
            <w:pPr>
              <w:pStyle w:val="TableEntry"/>
              <w:rPr>
                <w:noProof w:val="0"/>
              </w:rPr>
            </w:pPr>
            <w:r w:rsidRPr="00977EA3">
              <w:rPr>
                <w:noProof w:val="0"/>
              </w:rPr>
              <w:t>[1..1]</w:t>
            </w:r>
          </w:p>
        </w:tc>
        <w:tc>
          <w:tcPr>
            <w:tcW w:w="860" w:type="dxa"/>
          </w:tcPr>
          <w:p w14:paraId="36729FBE" w14:textId="77777777" w:rsidR="007A1F44" w:rsidRPr="00977EA3" w:rsidRDefault="007A1F44">
            <w:pPr>
              <w:pStyle w:val="TableEntry"/>
              <w:rPr>
                <w:noProof w:val="0"/>
              </w:rPr>
            </w:pPr>
          </w:p>
        </w:tc>
        <w:tc>
          <w:tcPr>
            <w:tcW w:w="1293" w:type="dxa"/>
          </w:tcPr>
          <w:p w14:paraId="666704A0" w14:textId="77777777" w:rsidR="007A1F44" w:rsidRPr="00977EA3" w:rsidRDefault="007A1F44">
            <w:pPr>
              <w:pStyle w:val="TableEntry"/>
              <w:rPr>
                <w:noProof w:val="0"/>
              </w:rPr>
            </w:pPr>
            <w:r w:rsidRPr="00977EA3">
              <w:rPr>
                <w:noProof w:val="0"/>
              </w:rPr>
              <w:t>00006</w:t>
            </w:r>
          </w:p>
        </w:tc>
        <w:tc>
          <w:tcPr>
            <w:tcW w:w="3036" w:type="dxa"/>
          </w:tcPr>
          <w:p w14:paraId="19296EB4" w14:textId="77777777" w:rsidR="007A1F44" w:rsidRPr="00977EA3" w:rsidRDefault="007A1F44">
            <w:pPr>
              <w:pStyle w:val="TableEntry"/>
              <w:rPr>
                <w:noProof w:val="0"/>
              </w:rPr>
            </w:pPr>
            <w:r w:rsidRPr="00977EA3">
              <w:rPr>
                <w:noProof w:val="0"/>
              </w:rPr>
              <w:t>Receiving Facility</w:t>
            </w:r>
          </w:p>
        </w:tc>
      </w:tr>
      <w:tr w:rsidR="007A1F44" w:rsidRPr="00977EA3" w14:paraId="42826E36" w14:textId="77777777" w:rsidTr="00601E92">
        <w:trPr>
          <w:jc w:val="center"/>
        </w:trPr>
        <w:tc>
          <w:tcPr>
            <w:tcW w:w="0" w:type="auto"/>
          </w:tcPr>
          <w:p w14:paraId="49DC4248" w14:textId="77777777" w:rsidR="007A1F44" w:rsidRPr="00977EA3" w:rsidRDefault="007A1F44">
            <w:pPr>
              <w:pStyle w:val="TableEntry"/>
              <w:rPr>
                <w:noProof w:val="0"/>
              </w:rPr>
            </w:pPr>
            <w:r w:rsidRPr="00977EA3">
              <w:rPr>
                <w:noProof w:val="0"/>
              </w:rPr>
              <w:t>7</w:t>
            </w:r>
          </w:p>
        </w:tc>
        <w:tc>
          <w:tcPr>
            <w:tcW w:w="855" w:type="dxa"/>
          </w:tcPr>
          <w:p w14:paraId="21E79442" w14:textId="77777777" w:rsidR="007A1F44" w:rsidRPr="00977EA3" w:rsidRDefault="007A1F44">
            <w:pPr>
              <w:pStyle w:val="TableEntry"/>
              <w:rPr>
                <w:noProof w:val="0"/>
              </w:rPr>
            </w:pPr>
            <w:r w:rsidRPr="00977EA3">
              <w:rPr>
                <w:noProof w:val="0"/>
              </w:rPr>
              <w:t>26</w:t>
            </w:r>
          </w:p>
        </w:tc>
        <w:tc>
          <w:tcPr>
            <w:tcW w:w="810" w:type="dxa"/>
          </w:tcPr>
          <w:p w14:paraId="4C2F621F" w14:textId="77777777" w:rsidR="007A1F44" w:rsidRPr="00977EA3" w:rsidRDefault="007A1F44">
            <w:pPr>
              <w:pStyle w:val="TableEntry"/>
              <w:rPr>
                <w:noProof w:val="0"/>
              </w:rPr>
            </w:pPr>
            <w:r w:rsidRPr="00977EA3">
              <w:rPr>
                <w:noProof w:val="0"/>
              </w:rPr>
              <w:t>TS</w:t>
            </w:r>
          </w:p>
        </w:tc>
        <w:tc>
          <w:tcPr>
            <w:tcW w:w="990" w:type="dxa"/>
          </w:tcPr>
          <w:p w14:paraId="50D4174D" w14:textId="77777777" w:rsidR="007A1F44" w:rsidRPr="00977EA3" w:rsidRDefault="007A1F44">
            <w:pPr>
              <w:pStyle w:val="TableEntry"/>
              <w:rPr>
                <w:noProof w:val="0"/>
              </w:rPr>
            </w:pPr>
            <w:r w:rsidRPr="00977EA3">
              <w:rPr>
                <w:noProof w:val="0"/>
              </w:rPr>
              <w:t>R</w:t>
            </w:r>
          </w:p>
        </w:tc>
        <w:tc>
          <w:tcPr>
            <w:tcW w:w="949" w:type="dxa"/>
          </w:tcPr>
          <w:p w14:paraId="738ECF38" w14:textId="77777777" w:rsidR="007A1F44" w:rsidRPr="00977EA3" w:rsidRDefault="007A1F44">
            <w:pPr>
              <w:pStyle w:val="TableEntry"/>
              <w:rPr>
                <w:noProof w:val="0"/>
              </w:rPr>
            </w:pPr>
            <w:r w:rsidRPr="00977EA3">
              <w:rPr>
                <w:noProof w:val="0"/>
              </w:rPr>
              <w:t>[1..1]</w:t>
            </w:r>
          </w:p>
        </w:tc>
        <w:tc>
          <w:tcPr>
            <w:tcW w:w="860" w:type="dxa"/>
          </w:tcPr>
          <w:p w14:paraId="48B086E9" w14:textId="77777777" w:rsidR="007A1F44" w:rsidRPr="00977EA3" w:rsidRDefault="007A1F44">
            <w:pPr>
              <w:pStyle w:val="TableEntry"/>
              <w:rPr>
                <w:noProof w:val="0"/>
              </w:rPr>
            </w:pPr>
          </w:p>
        </w:tc>
        <w:tc>
          <w:tcPr>
            <w:tcW w:w="1293" w:type="dxa"/>
          </w:tcPr>
          <w:p w14:paraId="37348451" w14:textId="77777777" w:rsidR="007A1F44" w:rsidRPr="00977EA3" w:rsidRDefault="007A1F44">
            <w:pPr>
              <w:pStyle w:val="TableEntry"/>
              <w:rPr>
                <w:noProof w:val="0"/>
              </w:rPr>
            </w:pPr>
            <w:r w:rsidRPr="00977EA3">
              <w:rPr>
                <w:noProof w:val="0"/>
              </w:rPr>
              <w:t>00007</w:t>
            </w:r>
          </w:p>
        </w:tc>
        <w:tc>
          <w:tcPr>
            <w:tcW w:w="3036" w:type="dxa"/>
          </w:tcPr>
          <w:p w14:paraId="74C4F1F0" w14:textId="77777777" w:rsidR="007A1F44" w:rsidRPr="00977EA3" w:rsidRDefault="007A1F44">
            <w:pPr>
              <w:pStyle w:val="TableEntry"/>
              <w:rPr>
                <w:noProof w:val="0"/>
              </w:rPr>
            </w:pPr>
            <w:r w:rsidRPr="00977EA3">
              <w:rPr>
                <w:noProof w:val="0"/>
              </w:rPr>
              <w:t>Date/Time of Message</w:t>
            </w:r>
          </w:p>
        </w:tc>
      </w:tr>
      <w:tr w:rsidR="007A1F44" w:rsidRPr="00977EA3" w14:paraId="6485A682" w14:textId="77777777" w:rsidTr="00601E92">
        <w:trPr>
          <w:jc w:val="center"/>
        </w:trPr>
        <w:tc>
          <w:tcPr>
            <w:tcW w:w="0" w:type="auto"/>
          </w:tcPr>
          <w:p w14:paraId="20CAE85C" w14:textId="77777777" w:rsidR="007A1F44" w:rsidRPr="00977EA3" w:rsidRDefault="007A1F44">
            <w:pPr>
              <w:pStyle w:val="TableEntry"/>
              <w:rPr>
                <w:noProof w:val="0"/>
              </w:rPr>
            </w:pPr>
            <w:r w:rsidRPr="00977EA3">
              <w:rPr>
                <w:noProof w:val="0"/>
              </w:rPr>
              <w:t>8</w:t>
            </w:r>
          </w:p>
        </w:tc>
        <w:tc>
          <w:tcPr>
            <w:tcW w:w="855" w:type="dxa"/>
          </w:tcPr>
          <w:p w14:paraId="2340C3A0" w14:textId="77777777" w:rsidR="007A1F44" w:rsidRPr="00977EA3" w:rsidRDefault="007A1F44">
            <w:pPr>
              <w:pStyle w:val="TableEntry"/>
              <w:rPr>
                <w:noProof w:val="0"/>
              </w:rPr>
            </w:pPr>
            <w:r w:rsidRPr="00977EA3">
              <w:rPr>
                <w:noProof w:val="0"/>
              </w:rPr>
              <w:t>40</w:t>
            </w:r>
          </w:p>
        </w:tc>
        <w:tc>
          <w:tcPr>
            <w:tcW w:w="810" w:type="dxa"/>
          </w:tcPr>
          <w:p w14:paraId="069D9F6E" w14:textId="77777777" w:rsidR="007A1F44" w:rsidRPr="00977EA3" w:rsidRDefault="007A1F44">
            <w:pPr>
              <w:pStyle w:val="TableEntry"/>
              <w:rPr>
                <w:noProof w:val="0"/>
              </w:rPr>
            </w:pPr>
            <w:r w:rsidRPr="00977EA3">
              <w:rPr>
                <w:noProof w:val="0"/>
              </w:rPr>
              <w:t>ST</w:t>
            </w:r>
          </w:p>
        </w:tc>
        <w:tc>
          <w:tcPr>
            <w:tcW w:w="990" w:type="dxa"/>
          </w:tcPr>
          <w:p w14:paraId="67F9EB51" w14:textId="77777777" w:rsidR="007A1F44" w:rsidRPr="00977EA3" w:rsidRDefault="007A1F44">
            <w:pPr>
              <w:pStyle w:val="TableEntry"/>
              <w:rPr>
                <w:noProof w:val="0"/>
              </w:rPr>
            </w:pPr>
            <w:r w:rsidRPr="00977EA3">
              <w:rPr>
                <w:noProof w:val="0"/>
              </w:rPr>
              <w:t>X</w:t>
            </w:r>
          </w:p>
        </w:tc>
        <w:tc>
          <w:tcPr>
            <w:tcW w:w="949" w:type="dxa"/>
          </w:tcPr>
          <w:p w14:paraId="79C570A4" w14:textId="77777777" w:rsidR="007A1F44" w:rsidRPr="00977EA3" w:rsidRDefault="007A1F44">
            <w:pPr>
              <w:pStyle w:val="TableEntry"/>
              <w:rPr>
                <w:noProof w:val="0"/>
              </w:rPr>
            </w:pPr>
            <w:r w:rsidRPr="00977EA3">
              <w:rPr>
                <w:noProof w:val="0"/>
              </w:rPr>
              <w:t>[0..0]</w:t>
            </w:r>
          </w:p>
        </w:tc>
        <w:tc>
          <w:tcPr>
            <w:tcW w:w="860" w:type="dxa"/>
          </w:tcPr>
          <w:p w14:paraId="267F4B33" w14:textId="77777777" w:rsidR="007A1F44" w:rsidRPr="00977EA3" w:rsidRDefault="007A1F44">
            <w:pPr>
              <w:pStyle w:val="TableEntry"/>
              <w:rPr>
                <w:noProof w:val="0"/>
              </w:rPr>
            </w:pPr>
          </w:p>
        </w:tc>
        <w:tc>
          <w:tcPr>
            <w:tcW w:w="1293" w:type="dxa"/>
          </w:tcPr>
          <w:p w14:paraId="7C74B4AC" w14:textId="77777777" w:rsidR="007A1F44" w:rsidRPr="00977EA3" w:rsidRDefault="007A1F44">
            <w:pPr>
              <w:pStyle w:val="TableEntry"/>
              <w:rPr>
                <w:noProof w:val="0"/>
              </w:rPr>
            </w:pPr>
            <w:r w:rsidRPr="00977EA3">
              <w:rPr>
                <w:noProof w:val="0"/>
              </w:rPr>
              <w:t>00008</w:t>
            </w:r>
          </w:p>
        </w:tc>
        <w:tc>
          <w:tcPr>
            <w:tcW w:w="3036" w:type="dxa"/>
          </w:tcPr>
          <w:p w14:paraId="24441FD3" w14:textId="77777777" w:rsidR="007A1F44" w:rsidRPr="00977EA3" w:rsidRDefault="007A1F44">
            <w:pPr>
              <w:pStyle w:val="TableEntry"/>
              <w:rPr>
                <w:noProof w:val="0"/>
              </w:rPr>
            </w:pPr>
            <w:r w:rsidRPr="00977EA3">
              <w:rPr>
                <w:noProof w:val="0"/>
              </w:rPr>
              <w:t>Security</w:t>
            </w:r>
          </w:p>
        </w:tc>
      </w:tr>
      <w:tr w:rsidR="007A1F44" w:rsidRPr="00977EA3" w14:paraId="2854CC3E" w14:textId="77777777" w:rsidTr="00601E92">
        <w:trPr>
          <w:jc w:val="center"/>
        </w:trPr>
        <w:tc>
          <w:tcPr>
            <w:tcW w:w="0" w:type="auto"/>
          </w:tcPr>
          <w:p w14:paraId="7651C6A7" w14:textId="77777777" w:rsidR="007A1F44" w:rsidRPr="00977EA3" w:rsidRDefault="007A1F44">
            <w:pPr>
              <w:pStyle w:val="TableEntry"/>
              <w:rPr>
                <w:noProof w:val="0"/>
              </w:rPr>
            </w:pPr>
            <w:r w:rsidRPr="00977EA3">
              <w:rPr>
                <w:noProof w:val="0"/>
              </w:rPr>
              <w:t>9</w:t>
            </w:r>
          </w:p>
        </w:tc>
        <w:tc>
          <w:tcPr>
            <w:tcW w:w="855" w:type="dxa"/>
          </w:tcPr>
          <w:p w14:paraId="3A3EF76B" w14:textId="77777777" w:rsidR="007A1F44" w:rsidRPr="00977EA3" w:rsidRDefault="007A1F44">
            <w:pPr>
              <w:pStyle w:val="TableEntry"/>
              <w:rPr>
                <w:noProof w:val="0"/>
              </w:rPr>
            </w:pPr>
            <w:r w:rsidRPr="00977EA3">
              <w:rPr>
                <w:noProof w:val="0"/>
              </w:rPr>
              <w:t>15</w:t>
            </w:r>
          </w:p>
        </w:tc>
        <w:tc>
          <w:tcPr>
            <w:tcW w:w="810" w:type="dxa"/>
          </w:tcPr>
          <w:p w14:paraId="1CA69C5D" w14:textId="77777777" w:rsidR="007A1F44" w:rsidRPr="00977EA3" w:rsidRDefault="007A1F44">
            <w:pPr>
              <w:pStyle w:val="TableEntry"/>
              <w:rPr>
                <w:noProof w:val="0"/>
              </w:rPr>
            </w:pPr>
            <w:r w:rsidRPr="00977EA3">
              <w:rPr>
                <w:noProof w:val="0"/>
              </w:rPr>
              <w:t>MSG</w:t>
            </w:r>
          </w:p>
        </w:tc>
        <w:tc>
          <w:tcPr>
            <w:tcW w:w="990" w:type="dxa"/>
          </w:tcPr>
          <w:p w14:paraId="3EC9631E" w14:textId="77777777" w:rsidR="007A1F44" w:rsidRPr="00977EA3" w:rsidRDefault="007A1F44">
            <w:pPr>
              <w:pStyle w:val="TableEntry"/>
              <w:rPr>
                <w:noProof w:val="0"/>
              </w:rPr>
            </w:pPr>
            <w:r w:rsidRPr="00977EA3">
              <w:rPr>
                <w:noProof w:val="0"/>
              </w:rPr>
              <w:t>R</w:t>
            </w:r>
          </w:p>
        </w:tc>
        <w:tc>
          <w:tcPr>
            <w:tcW w:w="949" w:type="dxa"/>
          </w:tcPr>
          <w:p w14:paraId="4EEC4CBD" w14:textId="77777777" w:rsidR="007A1F44" w:rsidRPr="00977EA3" w:rsidRDefault="007A1F44">
            <w:pPr>
              <w:pStyle w:val="TableEntry"/>
              <w:rPr>
                <w:noProof w:val="0"/>
              </w:rPr>
            </w:pPr>
            <w:r w:rsidRPr="00977EA3">
              <w:rPr>
                <w:noProof w:val="0"/>
              </w:rPr>
              <w:t>[1..1]</w:t>
            </w:r>
          </w:p>
        </w:tc>
        <w:tc>
          <w:tcPr>
            <w:tcW w:w="860" w:type="dxa"/>
          </w:tcPr>
          <w:p w14:paraId="5A48DC81" w14:textId="77777777" w:rsidR="007A1F44" w:rsidRPr="00977EA3" w:rsidRDefault="007A1F44">
            <w:pPr>
              <w:pStyle w:val="TableEntry"/>
              <w:rPr>
                <w:noProof w:val="0"/>
              </w:rPr>
            </w:pPr>
          </w:p>
        </w:tc>
        <w:tc>
          <w:tcPr>
            <w:tcW w:w="1293" w:type="dxa"/>
          </w:tcPr>
          <w:p w14:paraId="384025A5" w14:textId="77777777" w:rsidR="007A1F44" w:rsidRPr="00977EA3" w:rsidRDefault="007A1F44">
            <w:pPr>
              <w:pStyle w:val="TableEntry"/>
              <w:rPr>
                <w:noProof w:val="0"/>
              </w:rPr>
            </w:pPr>
            <w:r w:rsidRPr="00977EA3">
              <w:rPr>
                <w:noProof w:val="0"/>
              </w:rPr>
              <w:t>00009</w:t>
            </w:r>
          </w:p>
        </w:tc>
        <w:tc>
          <w:tcPr>
            <w:tcW w:w="3036" w:type="dxa"/>
          </w:tcPr>
          <w:p w14:paraId="0FF0EA2F" w14:textId="77777777" w:rsidR="007A1F44" w:rsidRPr="00977EA3" w:rsidRDefault="007A1F44">
            <w:pPr>
              <w:pStyle w:val="TableEntry"/>
              <w:rPr>
                <w:noProof w:val="0"/>
              </w:rPr>
            </w:pPr>
            <w:r w:rsidRPr="00977EA3">
              <w:rPr>
                <w:noProof w:val="0"/>
              </w:rPr>
              <w:t>Message Type</w:t>
            </w:r>
          </w:p>
        </w:tc>
      </w:tr>
      <w:tr w:rsidR="007A1F44" w:rsidRPr="00977EA3" w14:paraId="2093ABB1" w14:textId="77777777" w:rsidTr="00601E92">
        <w:trPr>
          <w:jc w:val="center"/>
        </w:trPr>
        <w:tc>
          <w:tcPr>
            <w:tcW w:w="0" w:type="auto"/>
          </w:tcPr>
          <w:p w14:paraId="582C1EB8" w14:textId="77777777" w:rsidR="007A1F44" w:rsidRPr="00977EA3" w:rsidRDefault="007A1F44">
            <w:pPr>
              <w:pStyle w:val="TableEntry"/>
              <w:rPr>
                <w:noProof w:val="0"/>
              </w:rPr>
            </w:pPr>
            <w:r w:rsidRPr="00977EA3">
              <w:rPr>
                <w:noProof w:val="0"/>
              </w:rPr>
              <w:lastRenderedPageBreak/>
              <w:t>10</w:t>
            </w:r>
          </w:p>
        </w:tc>
        <w:tc>
          <w:tcPr>
            <w:tcW w:w="855" w:type="dxa"/>
          </w:tcPr>
          <w:p w14:paraId="2FA35B87" w14:textId="77777777" w:rsidR="007A1F44" w:rsidRPr="00977EA3" w:rsidRDefault="007A1F44">
            <w:pPr>
              <w:pStyle w:val="TableEntry"/>
              <w:rPr>
                <w:noProof w:val="0"/>
              </w:rPr>
            </w:pPr>
            <w:r w:rsidRPr="00977EA3">
              <w:rPr>
                <w:noProof w:val="0"/>
              </w:rPr>
              <w:t>20</w:t>
            </w:r>
          </w:p>
        </w:tc>
        <w:tc>
          <w:tcPr>
            <w:tcW w:w="810" w:type="dxa"/>
          </w:tcPr>
          <w:p w14:paraId="28FB05FD" w14:textId="77777777" w:rsidR="007A1F44" w:rsidRPr="00977EA3" w:rsidRDefault="007A1F44">
            <w:pPr>
              <w:pStyle w:val="TableEntry"/>
              <w:rPr>
                <w:noProof w:val="0"/>
              </w:rPr>
            </w:pPr>
            <w:r w:rsidRPr="00977EA3">
              <w:rPr>
                <w:noProof w:val="0"/>
              </w:rPr>
              <w:t>ST</w:t>
            </w:r>
          </w:p>
        </w:tc>
        <w:tc>
          <w:tcPr>
            <w:tcW w:w="990" w:type="dxa"/>
          </w:tcPr>
          <w:p w14:paraId="41217A60" w14:textId="77777777" w:rsidR="007A1F44" w:rsidRPr="00977EA3" w:rsidRDefault="007A1F44">
            <w:pPr>
              <w:pStyle w:val="TableEntry"/>
              <w:rPr>
                <w:noProof w:val="0"/>
              </w:rPr>
            </w:pPr>
            <w:r w:rsidRPr="00977EA3">
              <w:rPr>
                <w:noProof w:val="0"/>
              </w:rPr>
              <w:t>R</w:t>
            </w:r>
          </w:p>
        </w:tc>
        <w:tc>
          <w:tcPr>
            <w:tcW w:w="949" w:type="dxa"/>
          </w:tcPr>
          <w:p w14:paraId="3C6088F2" w14:textId="77777777" w:rsidR="007A1F44" w:rsidRPr="00977EA3" w:rsidRDefault="007A1F44">
            <w:pPr>
              <w:pStyle w:val="TableEntry"/>
              <w:rPr>
                <w:noProof w:val="0"/>
              </w:rPr>
            </w:pPr>
            <w:r w:rsidRPr="00977EA3">
              <w:rPr>
                <w:noProof w:val="0"/>
              </w:rPr>
              <w:t>[1..1]</w:t>
            </w:r>
          </w:p>
        </w:tc>
        <w:tc>
          <w:tcPr>
            <w:tcW w:w="860" w:type="dxa"/>
          </w:tcPr>
          <w:p w14:paraId="5E727E1C" w14:textId="77777777" w:rsidR="007A1F44" w:rsidRPr="00977EA3" w:rsidRDefault="007A1F44">
            <w:pPr>
              <w:pStyle w:val="TableEntry"/>
              <w:rPr>
                <w:noProof w:val="0"/>
              </w:rPr>
            </w:pPr>
          </w:p>
        </w:tc>
        <w:tc>
          <w:tcPr>
            <w:tcW w:w="1293" w:type="dxa"/>
          </w:tcPr>
          <w:p w14:paraId="695CDBF9" w14:textId="77777777" w:rsidR="007A1F44" w:rsidRPr="00977EA3" w:rsidRDefault="007A1F44">
            <w:pPr>
              <w:pStyle w:val="TableEntry"/>
              <w:rPr>
                <w:noProof w:val="0"/>
              </w:rPr>
            </w:pPr>
            <w:r w:rsidRPr="00977EA3">
              <w:rPr>
                <w:noProof w:val="0"/>
              </w:rPr>
              <w:t>00010</w:t>
            </w:r>
          </w:p>
        </w:tc>
        <w:tc>
          <w:tcPr>
            <w:tcW w:w="3036" w:type="dxa"/>
          </w:tcPr>
          <w:p w14:paraId="2A6FDD90" w14:textId="77777777" w:rsidR="007A1F44" w:rsidRPr="00977EA3" w:rsidRDefault="007A1F44">
            <w:pPr>
              <w:pStyle w:val="TableEntry"/>
              <w:rPr>
                <w:noProof w:val="0"/>
              </w:rPr>
            </w:pPr>
            <w:r w:rsidRPr="00977EA3">
              <w:rPr>
                <w:noProof w:val="0"/>
              </w:rPr>
              <w:t>Message Control Id</w:t>
            </w:r>
          </w:p>
        </w:tc>
      </w:tr>
      <w:tr w:rsidR="007A1F44" w:rsidRPr="00977EA3" w14:paraId="0FF3F8E4" w14:textId="77777777" w:rsidTr="00601E92">
        <w:trPr>
          <w:jc w:val="center"/>
        </w:trPr>
        <w:tc>
          <w:tcPr>
            <w:tcW w:w="0" w:type="auto"/>
          </w:tcPr>
          <w:p w14:paraId="5C2E58A0" w14:textId="77777777" w:rsidR="007A1F44" w:rsidRPr="00977EA3" w:rsidRDefault="007A1F44">
            <w:pPr>
              <w:pStyle w:val="TableEntry"/>
              <w:rPr>
                <w:noProof w:val="0"/>
              </w:rPr>
            </w:pPr>
            <w:r w:rsidRPr="00977EA3">
              <w:rPr>
                <w:noProof w:val="0"/>
              </w:rPr>
              <w:t>11</w:t>
            </w:r>
          </w:p>
        </w:tc>
        <w:tc>
          <w:tcPr>
            <w:tcW w:w="855" w:type="dxa"/>
          </w:tcPr>
          <w:p w14:paraId="790ADC38" w14:textId="77777777" w:rsidR="007A1F44" w:rsidRPr="00977EA3" w:rsidRDefault="007A1F44">
            <w:pPr>
              <w:pStyle w:val="TableEntry"/>
              <w:rPr>
                <w:noProof w:val="0"/>
              </w:rPr>
            </w:pPr>
            <w:r w:rsidRPr="00977EA3">
              <w:rPr>
                <w:noProof w:val="0"/>
              </w:rPr>
              <w:t>3</w:t>
            </w:r>
          </w:p>
        </w:tc>
        <w:tc>
          <w:tcPr>
            <w:tcW w:w="810" w:type="dxa"/>
          </w:tcPr>
          <w:p w14:paraId="30AF5857" w14:textId="77777777" w:rsidR="007A1F44" w:rsidRPr="00977EA3" w:rsidRDefault="007A1F44">
            <w:pPr>
              <w:pStyle w:val="TableEntry"/>
              <w:rPr>
                <w:noProof w:val="0"/>
              </w:rPr>
            </w:pPr>
            <w:r w:rsidRPr="00977EA3">
              <w:rPr>
                <w:noProof w:val="0"/>
              </w:rPr>
              <w:t>PT</w:t>
            </w:r>
          </w:p>
        </w:tc>
        <w:tc>
          <w:tcPr>
            <w:tcW w:w="990" w:type="dxa"/>
          </w:tcPr>
          <w:p w14:paraId="51DCCF28" w14:textId="77777777" w:rsidR="007A1F44" w:rsidRPr="00977EA3" w:rsidRDefault="007A1F44">
            <w:pPr>
              <w:pStyle w:val="TableEntry"/>
              <w:rPr>
                <w:noProof w:val="0"/>
              </w:rPr>
            </w:pPr>
            <w:r w:rsidRPr="00977EA3">
              <w:rPr>
                <w:noProof w:val="0"/>
              </w:rPr>
              <w:t>R</w:t>
            </w:r>
          </w:p>
        </w:tc>
        <w:tc>
          <w:tcPr>
            <w:tcW w:w="949" w:type="dxa"/>
          </w:tcPr>
          <w:p w14:paraId="1F040B4C" w14:textId="77777777" w:rsidR="007A1F44" w:rsidRPr="00977EA3" w:rsidRDefault="007A1F44">
            <w:pPr>
              <w:pStyle w:val="TableEntry"/>
              <w:rPr>
                <w:noProof w:val="0"/>
              </w:rPr>
            </w:pPr>
            <w:r w:rsidRPr="00977EA3">
              <w:rPr>
                <w:noProof w:val="0"/>
              </w:rPr>
              <w:t>[1..1]</w:t>
            </w:r>
          </w:p>
        </w:tc>
        <w:tc>
          <w:tcPr>
            <w:tcW w:w="860" w:type="dxa"/>
          </w:tcPr>
          <w:p w14:paraId="79322D4F" w14:textId="77777777" w:rsidR="007A1F44" w:rsidRPr="00977EA3" w:rsidRDefault="007A1F44">
            <w:pPr>
              <w:pStyle w:val="TableEntry"/>
              <w:rPr>
                <w:noProof w:val="0"/>
              </w:rPr>
            </w:pPr>
          </w:p>
        </w:tc>
        <w:tc>
          <w:tcPr>
            <w:tcW w:w="1293" w:type="dxa"/>
          </w:tcPr>
          <w:p w14:paraId="15013393" w14:textId="77777777" w:rsidR="007A1F44" w:rsidRPr="00977EA3" w:rsidRDefault="007A1F44">
            <w:pPr>
              <w:pStyle w:val="TableEntry"/>
              <w:rPr>
                <w:noProof w:val="0"/>
              </w:rPr>
            </w:pPr>
            <w:r w:rsidRPr="00977EA3">
              <w:rPr>
                <w:noProof w:val="0"/>
              </w:rPr>
              <w:t>00011</w:t>
            </w:r>
          </w:p>
        </w:tc>
        <w:tc>
          <w:tcPr>
            <w:tcW w:w="3036" w:type="dxa"/>
          </w:tcPr>
          <w:p w14:paraId="6A245C40" w14:textId="77777777" w:rsidR="007A1F44" w:rsidRPr="00977EA3" w:rsidRDefault="007A1F44">
            <w:pPr>
              <w:pStyle w:val="TableEntry"/>
              <w:rPr>
                <w:noProof w:val="0"/>
              </w:rPr>
            </w:pPr>
            <w:r w:rsidRPr="00977EA3">
              <w:rPr>
                <w:noProof w:val="0"/>
              </w:rPr>
              <w:t>Processing Id</w:t>
            </w:r>
          </w:p>
        </w:tc>
      </w:tr>
      <w:tr w:rsidR="007A1F44" w:rsidRPr="00977EA3" w14:paraId="2B40253B" w14:textId="77777777" w:rsidTr="00601E92">
        <w:trPr>
          <w:jc w:val="center"/>
        </w:trPr>
        <w:tc>
          <w:tcPr>
            <w:tcW w:w="0" w:type="auto"/>
          </w:tcPr>
          <w:p w14:paraId="1D9FFD0D" w14:textId="77777777" w:rsidR="007A1F44" w:rsidRPr="00977EA3" w:rsidRDefault="007A1F44">
            <w:pPr>
              <w:pStyle w:val="TableEntry"/>
              <w:rPr>
                <w:noProof w:val="0"/>
              </w:rPr>
            </w:pPr>
            <w:r w:rsidRPr="00977EA3">
              <w:rPr>
                <w:noProof w:val="0"/>
              </w:rPr>
              <w:t>12</w:t>
            </w:r>
          </w:p>
        </w:tc>
        <w:tc>
          <w:tcPr>
            <w:tcW w:w="855" w:type="dxa"/>
          </w:tcPr>
          <w:p w14:paraId="1DBB945F" w14:textId="77777777" w:rsidR="007A1F44" w:rsidRPr="00977EA3" w:rsidRDefault="007A1F44">
            <w:pPr>
              <w:pStyle w:val="TableEntry"/>
              <w:rPr>
                <w:noProof w:val="0"/>
              </w:rPr>
            </w:pPr>
            <w:r w:rsidRPr="00977EA3">
              <w:rPr>
                <w:noProof w:val="0"/>
              </w:rPr>
              <w:t>60</w:t>
            </w:r>
          </w:p>
        </w:tc>
        <w:tc>
          <w:tcPr>
            <w:tcW w:w="810" w:type="dxa"/>
          </w:tcPr>
          <w:p w14:paraId="4037C047" w14:textId="77777777" w:rsidR="007A1F44" w:rsidRPr="00977EA3" w:rsidRDefault="007A1F44">
            <w:pPr>
              <w:pStyle w:val="TableEntry"/>
              <w:rPr>
                <w:noProof w:val="0"/>
              </w:rPr>
            </w:pPr>
            <w:r w:rsidRPr="00977EA3">
              <w:rPr>
                <w:noProof w:val="0"/>
              </w:rPr>
              <w:t>VID</w:t>
            </w:r>
          </w:p>
        </w:tc>
        <w:tc>
          <w:tcPr>
            <w:tcW w:w="990" w:type="dxa"/>
          </w:tcPr>
          <w:p w14:paraId="35D82D60" w14:textId="77777777" w:rsidR="007A1F44" w:rsidRPr="00977EA3" w:rsidRDefault="007A1F44">
            <w:pPr>
              <w:pStyle w:val="TableEntry"/>
              <w:rPr>
                <w:noProof w:val="0"/>
              </w:rPr>
            </w:pPr>
            <w:r w:rsidRPr="00977EA3">
              <w:rPr>
                <w:noProof w:val="0"/>
              </w:rPr>
              <w:t>R</w:t>
            </w:r>
          </w:p>
        </w:tc>
        <w:tc>
          <w:tcPr>
            <w:tcW w:w="949" w:type="dxa"/>
          </w:tcPr>
          <w:p w14:paraId="41517D96" w14:textId="77777777" w:rsidR="007A1F44" w:rsidRPr="00977EA3" w:rsidRDefault="007A1F44">
            <w:pPr>
              <w:pStyle w:val="TableEntry"/>
              <w:rPr>
                <w:noProof w:val="0"/>
              </w:rPr>
            </w:pPr>
            <w:r w:rsidRPr="00977EA3">
              <w:rPr>
                <w:noProof w:val="0"/>
              </w:rPr>
              <w:t>[1..1]</w:t>
            </w:r>
          </w:p>
        </w:tc>
        <w:tc>
          <w:tcPr>
            <w:tcW w:w="860" w:type="dxa"/>
          </w:tcPr>
          <w:p w14:paraId="6E4BC8CB" w14:textId="77777777" w:rsidR="007A1F44" w:rsidRPr="00977EA3" w:rsidRDefault="007A1F44">
            <w:pPr>
              <w:pStyle w:val="TableEntry"/>
              <w:rPr>
                <w:noProof w:val="0"/>
              </w:rPr>
            </w:pPr>
          </w:p>
        </w:tc>
        <w:tc>
          <w:tcPr>
            <w:tcW w:w="1293" w:type="dxa"/>
          </w:tcPr>
          <w:p w14:paraId="6C6303C3" w14:textId="77777777" w:rsidR="007A1F44" w:rsidRPr="00977EA3" w:rsidRDefault="007A1F44">
            <w:pPr>
              <w:pStyle w:val="TableEntry"/>
              <w:rPr>
                <w:noProof w:val="0"/>
              </w:rPr>
            </w:pPr>
            <w:r w:rsidRPr="00977EA3">
              <w:rPr>
                <w:noProof w:val="0"/>
              </w:rPr>
              <w:t>00012</w:t>
            </w:r>
          </w:p>
        </w:tc>
        <w:tc>
          <w:tcPr>
            <w:tcW w:w="3036" w:type="dxa"/>
          </w:tcPr>
          <w:p w14:paraId="2D943EF6" w14:textId="77777777" w:rsidR="007A1F44" w:rsidRPr="00977EA3" w:rsidRDefault="007A1F44">
            <w:pPr>
              <w:pStyle w:val="TableEntry"/>
              <w:rPr>
                <w:noProof w:val="0"/>
              </w:rPr>
            </w:pPr>
            <w:r w:rsidRPr="00977EA3">
              <w:rPr>
                <w:noProof w:val="0"/>
              </w:rPr>
              <w:t>Version ID</w:t>
            </w:r>
          </w:p>
        </w:tc>
      </w:tr>
      <w:tr w:rsidR="007A1F44" w:rsidRPr="00977EA3" w14:paraId="741B177F" w14:textId="77777777" w:rsidTr="00601E92">
        <w:trPr>
          <w:jc w:val="center"/>
        </w:trPr>
        <w:tc>
          <w:tcPr>
            <w:tcW w:w="0" w:type="auto"/>
          </w:tcPr>
          <w:p w14:paraId="56E1154F" w14:textId="77777777" w:rsidR="007A1F44" w:rsidRPr="00977EA3" w:rsidRDefault="007A1F44">
            <w:pPr>
              <w:pStyle w:val="TableEntry"/>
              <w:rPr>
                <w:noProof w:val="0"/>
              </w:rPr>
            </w:pPr>
            <w:r w:rsidRPr="00977EA3">
              <w:rPr>
                <w:noProof w:val="0"/>
              </w:rPr>
              <w:t>13</w:t>
            </w:r>
          </w:p>
        </w:tc>
        <w:tc>
          <w:tcPr>
            <w:tcW w:w="855" w:type="dxa"/>
          </w:tcPr>
          <w:p w14:paraId="13FB5F7A" w14:textId="77777777" w:rsidR="007A1F44" w:rsidRPr="00977EA3" w:rsidRDefault="007A1F44">
            <w:pPr>
              <w:pStyle w:val="TableEntry"/>
              <w:rPr>
                <w:noProof w:val="0"/>
              </w:rPr>
            </w:pPr>
            <w:r w:rsidRPr="00977EA3">
              <w:rPr>
                <w:noProof w:val="0"/>
              </w:rPr>
              <w:t>15</w:t>
            </w:r>
          </w:p>
        </w:tc>
        <w:tc>
          <w:tcPr>
            <w:tcW w:w="810" w:type="dxa"/>
          </w:tcPr>
          <w:p w14:paraId="2D8A94C0" w14:textId="77777777" w:rsidR="007A1F44" w:rsidRPr="00977EA3" w:rsidRDefault="007A1F44">
            <w:pPr>
              <w:pStyle w:val="TableEntry"/>
              <w:rPr>
                <w:noProof w:val="0"/>
              </w:rPr>
            </w:pPr>
            <w:r w:rsidRPr="00977EA3">
              <w:rPr>
                <w:noProof w:val="0"/>
              </w:rPr>
              <w:t>NM</w:t>
            </w:r>
          </w:p>
        </w:tc>
        <w:tc>
          <w:tcPr>
            <w:tcW w:w="990" w:type="dxa"/>
          </w:tcPr>
          <w:p w14:paraId="387963E4" w14:textId="77777777" w:rsidR="007A1F44" w:rsidRPr="00977EA3" w:rsidRDefault="007A1F44">
            <w:pPr>
              <w:pStyle w:val="TableEntry"/>
              <w:rPr>
                <w:noProof w:val="0"/>
              </w:rPr>
            </w:pPr>
            <w:r w:rsidRPr="00977EA3">
              <w:rPr>
                <w:noProof w:val="0"/>
              </w:rPr>
              <w:t>O</w:t>
            </w:r>
          </w:p>
        </w:tc>
        <w:tc>
          <w:tcPr>
            <w:tcW w:w="949" w:type="dxa"/>
          </w:tcPr>
          <w:p w14:paraId="23F9E903" w14:textId="77777777" w:rsidR="007A1F44" w:rsidRPr="00977EA3" w:rsidRDefault="007A1F44">
            <w:pPr>
              <w:pStyle w:val="TableEntry"/>
              <w:rPr>
                <w:noProof w:val="0"/>
              </w:rPr>
            </w:pPr>
            <w:r w:rsidRPr="00977EA3">
              <w:rPr>
                <w:noProof w:val="0"/>
              </w:rPr>
              <w:t>[0..1]</w:t>
            </w:r>
          </w:p>
        </w:tc>
        <w:tc>
          <w:tcPr>
            <w:tcW w:w="860" w:type="dxa"/>
          </w:tcPr>
          <w:p w14:paraId="456CE0FF" w14:textId="77777777" w:rsidR="007A1F44" w:rsidRPr="00977EA3" w:rsidRDefault="007A1F44">
            <w:pPr>
              <w:pStyle w:val="TableEntry"/>
              <w:rPr>
                <w:noProof w:val="0"/>
              </w:rPr>
            </w:pPr>
          </w:p>
        </w:tc>
        <w:tc>
          <w:tcPr>
            <w:tcW w:w="1293" w:type="dxa"/>
          </w:tcPr>
          <w:p w14:paraId="7D00665B" w14:textId="77777777" w:rsidR="007A1F44" w:rsidRPr="00977EA3" w:rsidRDefault="007A1F44">
            <w:pPr>
              <w:pStyle w:val="TableEntry"/>
              <w:rPr>
                <w:noProof w:val="0"/>
              </w:rPr>
            </w:pPr>
            <w:r w:rsidRPr="00977EA3">
              <w:rPr>
                <w:noProof w:val="0"/>
              </w:rPr>
              <w:t>00013</w:t>
            </w:r>
          </w:p>
        </w:tc>
        <w:tc>
          <w:tcPr>
            <w:tcW w:w="3036" w:type="dxa"/>
          </w:tcPr>
          <w:p w14:paraId="1363BB74" w14:textId="77777777" w:rsidR="007A1F44" w:rsidRPr="00977EA3" w:rsidRDefault="007A1F44">
            <w:pPr>
              <w:pStyle w:val="TableEntry"/>
              <w:rPr>
                <w:noProof w:val="0"/>
              </w:rPr>
            </w:pPr>
            <w:r w:rsidRPr="00977EA3">
              <w:rPr>
                <w:noProof w:val="0"/>
              </w:rPr>
              <w:t>Sequence Number</w:t>
            </w:r>
          </w:p>
        </w:tc>
      </w:tr>
      <w:tr w:rsidR="007A1F44" w:rsidRPr="00977EA3" w14:paraId="23D9C738" w14:textId="77777777" w:rsidTr="00601E92">
        <w:trPr>
          <w:jc w:val="center"/>
        </w:trPr>
        <w:tc>
          <w:tcPr>
            <w:tcW w:w="0" w:type="auto"/>
          </w:tcPr>
          <w:p w14:paraId="4E61527B" w14:textId="77777777" w:rsidR="007A1F44" w:rsidRPr="00977EA3" w:rsidRDefault="007A1F44">
            <w:pPr>
              <w:pStyle w:val="TableEntry"/>
              <w:rPr>
                <w:noProof w:val="0"/>
              </w:rPr>
            </w:pPr>
            <w:r w:rsidRPr="00977EA3">
              <w:rPr>
                <w:noProof w:val="0"/>
              </w:rPr>
              <w:t>14</w:t>
            </w:r>
          </w:p>
        </w:tc>
        <w:tc>
          <w:tcPr>
            <w:tcW w:w="855" w:type="dxa"/>
          </w:tcPr>
          <w:p w14:paraId="06A60F88" w14:textId="77777777" w:rsidR="007A1F44" w:rsidRPr="00977EA3" w:rsidRDefault="007A1F44">
            <w:pPr>
              <w:pStyle w:val="TableEntry"/>
              <w:rPr>
                <w:noProof w:val="0"/>
              </w:rPr>
            </w:pPr>
            <w:r w:rsidRPr="00977EA3">
              <w:rPr>
                <w:noProof w:val="0"/>
              </w:rPr>
              <w:t>180</w:t>
            </w:r>
          </w:p>
        </w:tc>
        <w:tc>
          <w:tcPr>
            <w:tcW w:w="810" w:type="dxa"/>
          </w:tcPr>
          <w:p w14:paraId="2BAE7587" w14:textId="77777777" w:rsidR="007A1F44" w:rsidRPr="00977EA3" w:rsidRDefault="007A1F44">
            <w:pPr>
              <w:pStyle w:val="TableEntry"/>
              <w:rPr>
                <w:noProof w:val="0"/>
              </w:rPr>
            </w:pPr>
            <w:r w:rsidRPr="00977EA3">
              <w:rPr>
                <w:noProof w:val="0"/>
              </w:rPr>
              <w:t>ST</w:t>
            </w:r>
          </w:p>
        </w:tc>
        <w:tc>
          <w:tcPr>
            <w:tcW w:w="990" w:type="dxa"/>
          </w:tcPr>
          <w:p w14:paraId="5EDF7A75" w14:textId="77777777" w:rsidR="007A1F44" w:rsidRPr="00977EA3" w:rsidRDefault="007A1F44">
            <w:pPr>
              <w:pStyle w:val="TableEntry"/>
              <w:rPr>
                <w:noProof w:val="0"/>
              </w:rPr>
            </w:pPr>
            <w:r w:rsidRPr="00977EA3">
              <w:rPr>
                <w:noProof w:val="0"/>
              </w:rPr>
              <w:t>X</w:t>
            </w:r>
          </w:p>
        </w:tc>
        <w:tc>
          <w:tcPr>
            <w:tcW w:w="949" w:type="dxa"/>
          </w:tcPr>
          <w:p w14:paraId="3E69C01B" w14:textId="77777777" w:rsidR="007A1F44" w:rsidRPr="00977EA3" w:rsidRDefault="007A1F44">
            <w:pPr>
              <w:pStyle w:val="TableEntry"/>
              <w:rPr>
                <w:noProof w:val="0"/>
              </w:rPr>
            </w:pPr>
            <w:r w:rsidRPr="00977EA3">
              <w:rPr>
                <w:noProof w:val="0"/>
              </w:rPr>
              <w:t>[0..0]</w:t>
            </w:r>
          </w:p>
        </w:tc>
        <w:tc>
          <w:tcPr>
            <w:tcW w:w="860" w:type="dxa"/>
          </w:tcPr>
          <w:p w14:paraId="79FBB155" w14:textId="77777777" w:rsidR="007A1F44" w:rsidRPr="00977EA3" w:rsidRDefault="007A1F44">
            <w:pPr>
              <w:pStyle w:val="TableEntry"/>
              <w:rPr>
                <w:noProof w:val="0"/>
              </w:rPr>
            </w:pPr>
          </w:p>
        </w:tc>
        <w:tc>
          <w:tcPr>
            <w:tcW w:w="1293" w:type="dxa"/>
          </w:tcPr>
          <w:p w14:paraId="47CF0ECD" w14:textId="77777777" w:rsidR="007A1F44" w:rsidRPr="00977EA3" w:rsidRDefault="007A1F44">
            <w:pPr>
              <w:pStyle w:val="TableEntry"/>
              <w:rPr>
                <w:noProof w:val="0"/>
              </w:rPr>
            </w:pPr>
            <w:r w:rsidRPr="00977EA3">
              <w:rPr>
                <w:noProof w:val="0"/>
              </w:rPr>
              <w:t>00014</w:t>
            </w:r>
          </w:p>
        </w:tc>
        <w:tc>
          <w:tcPr>
            <w:tcW w:w="3036" w:type="dxa"/>
          </w:tcPr>
          <w:p w14:paraId="6D77B14D" w14:textId="77777777" w:rsidR="007A1F44" w:rsidRPr="00977EA3" w:rsidRDefault="007A1F44">
            <w:pPr>
              <w:pStyle w:val="TableEntry"/>
              <w:rPr>
                <w:noProof w:val="0"/>
              </w:rPr>
            </w:pPr>
            <w:r w:rsidRPr="00977EA3">
              <w:rPr>
                <w:noProof w:val="0"/>
              </w:rPr>
              <w:t>Continuation Pointer</w:t>
            </w:r>
          </w:p>
        </w:tc>
      </w:tr>
      <w:tr w:rsidR="007A1F44" w:rsidRPr="00977EA3" w14:paraId="46568B32" w14:textId="77777777" w:rsidTr="00601E92">
        <w:trPr>
          <w:jc w:val="center"/>
        </w:trPr>
        <w:tc>
          <w:tcPr>
            <w:tcW w:w="0" w:type="auto"/>
          </w:tcPr>
          <w:p w14:paraId="74BC66B6" w14:textId="77777777" w:rsidR="007A1F44" w:rsidRPr="00977EA3" w:rsidRDefault="007A1F44">
            <w:pPr>
              <w:pStyle w:val="TableEntry"/>
              <w:rPr>
                <w:noProof w:val="0"/>
              </w:rPr>
            </w:pPr>
            <w:r w:rsidRPr="00977EA3">
              <w:rPr>
                <w:noProof w:val="0"/>
              </w:rPr>
              <w:t>15</w:t>
            </w:r>
          </w:p>
        </w:tc>
        <w:tc>
          <w:tcPr>
            <w:tcW w:w="855" w:type="dxa"/>
          </w:tcPr>
          <w:p w14:paraId="7ABD5D3C" w14:textId="77777777" w:rsidR="007A1F44" w:rsidRPr="00977EA3" w:rsidRDefault="007A1F44">
            <w:pPr>
              <w:pStyle w:val="TableEntry"/>
              <w:rPr>
                <w:noProof w:val="0"/>
              </w:rPr>
            </w:pPr>
            <w:r w:rsidRPr="00977EA3">
              <w:rPr>
                <w:noProof w:val="0"/>
              </w:rPr>
              <w:t>2</w:t>
            </w:r>
          </w:p>
        </w:tc>
        <w:tc>
          <w:tcPr>
            <w:tcW w:w="810" w:type="dxa"/>
          </w:tcPr>
          <w:p w14:paraId="4DAEB038" w14:textId="77777777" w:rsidR="007A1F44" w:rsidRPr="00977EA3" w:rsidRDefault="007A1F44">
            <w:pPr>
              <w:pStyle w:val="TableEntry"/>
              <w:rPr>
                <w:noProof w:val="0"/>
              </w:rPr>
            </w:pPr>
            <w:r w:rsidRPr="00977EA3">
              <w:rPr>
                <w:noProof w:val="0"/>
              </w:rPr>
              <w:t>ID</w:t>
            </w:r>
          </w:p>
        </w:tc>
        <w:tc>
          <w:tcPr>
            <w:tcW w:w="990" w:type="dxa"/>
          </w:tcPr>
          <w:p w14:paraId="41AB4410" w14:textId="77777777" w:rsidR="007A1F44" w:rsidRPr="00977EA3" w:rsidRDefault="007A1F44">
            <w:pPr>
              <w:pStyle w:val="TableEntry"/>
              <w:rPr>
                <w:noProof w:val="0"/>
              </w:rPr>
            </w:pPr>
            <w:r w:rsidRPr="00977EA3">
              <w:rPr>
                <w:noProof w:val="0"/>
              </w:rPr>
              <w:t>O</w:t>
            </w:r>
          </w:p>
        </w:tc>
        <w:tc>
          <w:tcPr>
            <w:tcW w:w="949" w:type="dxa"/>
          </w:tcPr>
          <w:p w14:paraId="625EECFB" w14:textId="77777777" w:rsidR="007A1F44" w:rsidRPr="00977EA3" w:rsidRDefault="007A1F44">
            <w:pPr>
              <w:pStyle w:val="TableEntry"/>
              <w:rPr>
                <w:noProof w:val="0"/>
              </w:rPr>
            </w:pPr>
            <w:r w:rsidRPr="00977EA3">
              <w:rPr>
                <w:noProof w:val="0"/>
              </w:rPr>
              <w:t>[0..1]</w:t>
            </w:r>
          </w:p>
        </w:tc>
        <w:tc>
          <w:tcPr>
            <w:tcW w:w="860" w:type="dxa"/>
          </w:tcPr>
          <w:p w14:paraId="6EB64AD9" w14:textId="77777777" w:rsidR="007A1F44" w:rsidRPr="00977EA3" w:rsidRDefault="007A1F44">
            <w:pPr>
              <w:pStyle w:val="TableEntry"/>
              <w:rPr>
                <w:noProof w:val="0"/>
              </w:rPr>
            </w:pPr>
            <w:r w:rsidRPr="00977EA3">
              <w:rPr>
                <w:noProof w:val="0"/>
              </w:rPr>
              <w:t>0155</w:t>
            </w:r>
          </w:p>
        </w:tc>
        <w:tc>
          <w:tcPr>
            <w:tcW w:w="1293" w:type="dxa"/>
          </w:tcPr>
          <w:p w14:paraId="626255B9" w14:textId="77777777" w:rsidR="007A1F44" w:rsidRPr="00977EA3" w:rsidRDefault="007A1F44">
            <w:pPr>
              <w:pStyle w:val="TableEntry"/>
              <w:rPr>
                <w:noProof w:val="0"/>
              </w:rPr>
            </w:pPr>
            <w:r w:rsidRPr="00977EA3">
              <w:rPr>
                <w:noProof w:val="0"/>
              </w:rPr>
              <w:t>00015</w:t>
            </w:r>
          </w:p>
        </w:tc>
        <w:tc>
          <w:tcPr>
            <w:tcW w:w="3036" w:type="dxa"/>
          </w:tcPr>
          <w:p w14:paraId="717F93D0" w14:textId="77777777" w:rsidR="007A1F44" w:rsidRPr="00977EA3" w:rsidRDefault="007A1F44">
            <w:pPr>
              <w:pStyle w:val="TableEntry"/>
              <w:rPr>
                <w:noProof w:val="0"/>
              </w:rPr>
            </w:pPr>
            <w:r w:rsidRPr="00977EA3">
              <w:rPr>
                <w:noProof w:val="0"/>
              </w:rPr>
              <w:t>Accept Acknowledgement Type</w:t>
            </w:r>
          </w:p>
        </w:tc>
      </w:tr>
      <w:tr w:rsidR="007A1F44" w:rsidRPr="00977EA3" w14:paraId="43147AB8" w14:textId="77777777" w:rsidTr="00601E92">
        <w:trPr>
          <w:jc w:val="center"/>
        </w:trPr>
        <w:tc>
          <w:tcPr>
            <w:tcW w:w="0" w:type="auto"/>
          </w:tcPr>
          <w:p w14:paraId="0126E817" w14:textId="77777777" w:rsidR="007A1F44" w:rsidRPr="00977EA3" w:rsidRDefault="007A1F44">
            <w:pPr>
              <w:pStyle w:val="TableEntry"/>
              <w:rPr>
                <w:noProof w:val="0"/>
              </w:rPr>
            </w:pPr>
            <w:r w:rsidRPr="00977EA3">
              <w:rPr>
                <w:noProof w:val="0"/>
              </w:rPr>
              <w:t>16</w:t>
            </w:r>
          </w:p>
        </w:tc>
        <w:tc>
          <w:tcPr>
            <w:tcW w:w="855" w:type="dxa"/>
          </w:tcPr>
          <w:p w14:paraId="4CA2758C" w14:textId="77777777" w:rsidR="007A1F44" w:rsidRPr="00977EA3" w:rsidRDefault="007A1F44">
            <w:pPr>
              <w:pStyle w:val="TableEntry"/>
              <w:rPr>
                <w:noProof w:val="0"/>
              </w:rPr>
            </w:pPr>
            <w:r w:rsidRPr="00977EA3">
              <w:rPr>
                <w:noProof w:val="0"/>
              </w:rPr>
              <w:t>2</w:t>
            </w:r>
          </w:p>
        </w:tc>
        <w:tc>
          <w:tcPr>
            <w:tcW w:w="810" w:type="dxa"/>
          </w:tcPr>
          <w:p w14:paraId="0F8468BC" w14:textId="77777777" w:rsidR="007A1F44" w:rsidRPr="00977EA3" w:rsidRDefault="007A1F44">
            <w:pPr>
              <w:pStyle w:val="TableEntry"/>
              <w:rPr>
                <w:noProof w:val="0"/>
              </w:rPr>
            </w:pPr>
            <w:r w:rsidRPr="00977EA3">
              <w:rPr>
                <w:noProof w:val="0"/>
              </w:rPr>
              <w:t>ID</w:t>
            </w:r>
          </w:p>
        </w:tc>
        <w:tc>
          <w:tcPr>
            <w:tcW w:w="990" w:type="dxa"/>
          </w:tcPr>
          <w:p w14:paraId="65B2B050" w14:textId="77777777" w:rsidR="007A1F44" w:rsidRPr="00977EA3" w:rsidRDefault="007A1F44">
            <w:pPr>
              <w:pStyle w:val="TableEntry"/>
              <w:rPr>
                <w:noProof w:val="0"/>
              </w:rPr>
            </w:pPr>
            <w:r w:rsidRPr="00977EA3">
              <w:rPr>
                <w:noProof w:val="0"/>
              </w:rPr>
              <w:t>O</w:t>
            </w:r>
          </w:p>
        </w:tc>
        <w:tc>
          <w:tcPr>
            <w:tcW w:w="949" w:type="dxa"/>
          </w:tcPr>
          <w:p w14:paraId="1322D9DD" w14:textId="77777777" w:rsidR="007A1F44" w:rsidRPr="00977EA3" w:rsidRDefault="007A1F44">
            <w:pPr>
              <w:pStyle w:val="TableEntry"/>
              <w:rPr>
                <w:noProof w:val="0"/>
              </w:rPr>
            </w:pPr>
            <w:r w:rsidRPr="00977EA3">
              <w:rPr>
                <w:noProof w:val="0"/>
              </w:rPr>
              <w:t>[0..1]</w:t>
            </w:r>
          </w:p>
        </w:tc>
        <w:tc>
          <w:tcPr>
            <w:tcW w:w="860" w:type="dxa"/>
          </w:tcPr>
          <w:p w14:paraId="3B0C9CDF" w14:textId="77777777" w:rsidR="007A1F44" w:rsidRPr="00977EA3" w:rsidRDefault="007A1F44">
            <w:pPr>
              <w:pStyle w:val="TableEntry"/>
              <w:rPr>
                <w:noProof w:val="0"/>
              </w:rPr>
            </w:pPr>
            <w:r w:rsidRPr="00977EA3">
              <w:rPr>
                <w:noProof w:val="0"/>
              </w:rPr>
              <w:t>0155</w:t>
            </w:r>
          </w:p>
        </w:tc>
        <w:tc>
          <w:tcPr>
            <w:tcW w:w="1293" w:type="dxa"/>
          </w:tcPr>
          <w:p w14:paraId="6DEAE995" w14:textId="77777777" w:rsidR="007A1F44" w:rsidRPr="00977EA3" w:rsidRDefault="007A1F44">
            <w:pPr>
              <w:pStyle w:val="TableEntry"/>
              <w:rPr>
                <w:noProof w:val="0"/>
              </w:rPr>
            </w:pPr>
            <w:r w:rsidRPr="00977EA3">
              <w:rPr>
                <w:noProof w:val="0"/>
              </w:rPr>
              <w:t>00016</w:t>
            </w:r>
          </w:p>
        </w:tc>
        <w:tc>
          <w:tcPr>
            <w:tcW w:w="3036" w:type="dxa"/>
          </w:tcPr>
          <w:p w14:paraId="680FD969" w14:textId="77777777" w:rsidR="007A1F44" w:rsidRPr="00977EA3" w:rsidRDefault="007A1F44">
            <w:pPr>
              <w:pStyle w:val="TableEntry"/>
              <w:rPr>
                <w:noProof w:val="0"/>
              </w:rPr>
            </w:pPr>
            <w:r w:rsidRPr="00977EA3">
              <w:rPr>
                <w:noProof w:val="0"/>
              </w:rPr>
              <w:t>Application Acknowledgement Type</w:t>
            </w:r>
          </w:p>
        </w:tc>
      </w:tr>
      <w:tr w:rsidR="007A1F44" w:rsidRPr="00977EA3" w14:paraId="6ABDED8E" w14:textId="77777777" w:rsidTr="00601E92">
        <w:trPr>
          <w:jc w:val="center"/>
        </w:trPr>
        <w:tc>
          <w:tcPr>
            <w:tcW w:w="0" w:type="auto"/>
          </w:tcPr>
          <w:p w14:paraId="03B4BC10" w14:textId="77777777" w:rsidR="007A1F44" w:rsidRPr="00977EA3" w:rsidRDefault="007A1F44">
            <w:pPr>
              <w:pStyle w:val="TableEntry"/>
              <w:rPr>
                <w:noProof w:val="0"/>
              </w:rPr>
            </w:pPr>
            <w:r w:rsidRPr="00977EA3">
              <w:rPr>
                <w:noProof w:val="0"/>
              </w:rPr>
              <w:t>17</w:t>
            </w:r>
          </w:p>
        </w:tc>
        <w:tc>
          <w:tcPr>
            <w:tcW w:w="855" w:type="dxa"/>
          </w:tcPr>
          <w:p w14:paraId="479F75C6" w14:textId="77777777" w:rsidR="007A1F44" w:rsidRPr="00977EA3" w:rsidRDefault="007A1F44">
            <w:pPr>
              <w:pStyle w:val="TableEntry"/>
              <w:rPr>
                <w:noProof w:val="0"/>
              </w:rPr>
            </w:pPr>
            <w:r w:rsidRPr="00977EA3">
              <w:rPr>
                <w:noProof w:val="0"/>
              </w:rPr>
              <w:t>3</w:t>
            </w:r>
          </w:p>
        </w:tc>
        <w:tc>
          <w:tcPr>
            <w:tcW w:w="810" w:type="dxa"/>
          </w:tcPr>
          <w:p w14:paraId="4B75FD1A" w14:textId="77777777" w:rsidR="007A1F44" w:rsidRPr="00977EA3" w:rsidRDefault="007A1F44">
            <w:pPr>
              <w:pStyle w:val="TableEntry"/>
              <w:rPr>
                <w:noProof w:val="0"/>
              </w:rPr>
            </w:pPr>
            <w:r w:rsidRPr="00977EA3">
              <w:rPr>
                <w:noProof w:val="0"/>
              </w:rPr>
              <w:t>ID</w:t>
            </w:r>
          </w:p>
        </w:tc>
        <w:tc>
          <w:tcPr>
            <w:tcW w:w="990" w:type="dxa"/>
          </w:tcPr>
          <w:p w14:paraId="087BB5ED" w14:textId="77777777" w:rsidR="007A1F44" w:rsidRPr="00977EA3" w:rsidRDefault="007A1F44">
            <w:pPr>
              <w:pStyle w:val="TableEntry"/>
              <w:rPr>
                <w:noProof w:val="0"/>
              </w:rPr>
            </w:pPr>
            <w:r w:rsidRPr="00977EA3">
              <w:rPr>
                <w:noProof w:val="0"/>
              </w:rPr>
              <w:t>RE</w:t>
            </w:r>
          </w:p>
        </w:tc>
        <w:tc>
          <w:tcPr>
            <w:tcW w:w="949" w:type="dxa"/>
          </w:tcPr>
          <w:p w14:paraId="0CFEF2A8" w14:textId="77777777" w:rsidR="007A1F44" w:rsidRPr="00977EA3" w:rsidRDefault="007A1F44">
            <w:pPr>
              <w:pStyle w:val="TableEntry"/>
              <w:rPr>
                <w:noProof w:val="0"/>
              </w:rPr>
            </w:pPr>
            <w:r w:rsidRPr="00977EA3">
              <w:rPr>
                <w:noProof w:val="0"/>
              </w:rPr>
              <w:t>[1..1]</w:t>
            </w:r>
          </w:p>
        </w:tc>
        <w:tc>
          <w:tcPr>
            <w:tcW w:w="860" w:type="dxa"/>
          </w:tcPr>
          <w:p w14:paraId="2BAFDB4B" w14:textId="77777777" w:rsidR="007A1F44" w:rsidRPr="00977EA3" w:rsidRDefault="007A1F44">
            <w:pPr>
              <w:pStyle w:val="TableEntry"/>
              <w:rPr>
                <w:noProof w:val="0"/>
              </w:rPr>
            </w:pPr>
            <w:r w:rsidRPr="00977EA3">
              <w:rPr>
                <w:noProof w:val="0"/>
              </w:rPr>
              <w:t>0399</w:t>
            </w:r>
          </w:p>
        </w:tc>
        <w:tc>
          <w:tcPr>
            <w:tcW w:w="1293" w:type="dxa"/>
          </w:tcPr>
          <w:p w14:paraId="147C91EF" w14:textId="77777777" w:rsidR="007A1F44" w:rsidRPr="00977EA3" w:rsidRDefault="007A1F44">
            <w:pPr>
              <w:pStyle w:val="TableEntry"/>
              <w:rPr>
                <w:noProof w:val="0"/>
              </w:rPr>
            </w:pPr>
            <w:r w:rsidRPr="00977EA3">
              <w:rPr>
                <w:noProof w:val="0"/>
              </w:rPr>
              <w:t>00017</w:t>
            </w:r>
          </w:p>
        </w:tc>
        <w:tc>
          <w:tcPr>
            <w:tcW w:w="3036" w:type="dxa"/>
          </w:tcPr>
          <w:p w14:paraId="09F72E75" w14:textId="77777777" w:rsidR="007A1F44" w:rsidRPr="00977EA3" w:rsidRDefault="007A1F44">
            <w:pPr>
              <w:pStyle w:val="TableEntry"/>
              <w:rPr>
                <w:noProof w:val="0"/>
              </w:rPr>
            </w:pPr>
            <w:r w:rsidRPr="00977EA3">
              <w:rPr>
                <w:noProof w:val="0"/>
              </w:rPr>
              <w:t>Country Code</w:t>
            </w:r>
          </w:p>
        </w:tc>
      </w:tr>
      <w:tr w:rsidR="007A1F44" w:rsidRPr="00977EA3" w14:paraId="1937B464" w14:textId="77777777" w:rsidTr="00601E92">
        <w:trPr>
          <w:jc w:val="center"/>
        </w:trPr>
        <w:tc>
          <w:tcPr>
            <w:tcW w:w="0" w:type="auto"/>
          </w:tcPr>
          <w:p w14:paraId="134F637D" w14:textId="77777777" w:rsidR="007A1F44" w:rsidRPr="00977EA3" w:rsidRDefault="007A1F44">
            <w:pPr>
              <w:pStyle w:val="TableEntry"/>
              <w:rPr>
                <w:noProof w:val="0"/>
              </w:rPr>
            </w:pPr>
            <w:r w:rsidRPr="00977EA3">
              <w:rPr>
                <w:noProof w:val="0"/>
              </w:rPr>
              <w:t>18</w:t>
            </w:r>
          </w:p>
        </w:tc>
        <w:tc>
          <w:tcPr>
            <w:tcW w:w="855" w:type="dxa"/>
          </w:tcPr>
          <w:p w14:paraId="67A87266" w14:textId="77777777" w:rsidR="007A1F44" w:rsidRPr="00977EA3" w:rsidRDefault="007A1F44">
            <w:pPr>
              <w:pStyle w:val="TableEntry"/>
              <w:rPr>
                <w:noProof w:val="0"/>
              </w:rPr>
            </w:pPr>
            <w:r w:rsidRPr="00977EA3">
              <w:rPr>
                <w:noProof w:val="0"/>
              </w:rPr>
              <w:t>16</w:t>
            </w:r>
          </w:p>
        </w:tc>
        <w:tc>
          <w:tcPr>
            <w:tcW w:w="810" w:type="dxa"/>
          </w:tcPr>
          <w:p w14:paraId="4439918A" w14:textId="77777777" w:rsidR="007A1F44" w:rsidRPr="00977EA3" w:rsidRDefault="007A1F44">
            <w:pPr>
              <w:pStyle w:val="TableEntry"/>
              <w:rPr>
                <w:noProof w:val="0"/>
              </w:rPr>
            </w:pPr>
            <w:r w:rsidRPr="00977EA3">
              <w:rPr>
                <w:noProof w:val="0"/>
              </w:rPr>
              <w:t>ID</w:t>
            </w:r>
          </w:p>
        </w:tc>
        <w:tc>
          <w:tcPr>
            <w:tcW w:w="990" w:type="dxa"/>
          </w:tcPr>
          <w:p w14:paraId="6F9136D8" w14:textId="77777777" w:rsidR="007A1F44" w:rsidRPr="00977EA3" w:rsidRDefault="007A1F44">
            <w:pPr>
              <w:pStyle w:val="TableEntry"/>
              <w:rPr>
                <w:noProof w:val="0"/>
              </w:rPr>
            </w:pPr>
            <w:r w:rsidRPr="00977EA3">
              <w:rPr>
                <w:noProof w:val="0"/>
              </w:rPr>
              <w:t>C</w:t>
            </w:r>
          </w:p>
        </w:tc>
        <w:tc>
          <w:tcPr>
            <w:tcW w:w="949" w:type="dxa"/>
          </w:tcPr>
          <w:p w14:paraId="30F1E2E6" w14:textId="77777777" w:rsidR="007A1F44" w:rsidRPr="00977EA3" w:rsidRDefault="007A1F44">
            <w:pPr>
              <w:pStyle w:val="TableEntry"/>
              <w:rPr>
                <w:noProof w:val="0"/>
              </w:rPr>
            </w:pPr>
            <w:r w:rsidRPr="00977EA3">
              <w:rPr>
                <w:noProof w:val="0"/>
              </w:rPr>
              <w:t>[0..1]</w:t>
            </w:r>
          </w:p>
        </w:tc>
        <w:tc>
          <w:tcPr>
            <w:tcW w:w="860" w:type="dxa"/>
          </w:tcPr>
          <w:p w14:paraId="4A9A50B8" w14:textId="77777777" w:rsidR="007A1F44" w:rsidRPr="00977EA3" w:rsidRDefault="007A1F44">
            <w:pPr>
              <w:pStyle w:val="TableEntry"/>
              <w:rPr>
                <w:noProof w:val="0"/>
              </w:rPr>
            </w:pPr>
            <w:r w:rsidRPr="00977EA3">
              <w:rPr>
                <w:noProof w:val="0"/>
              </w:rPr>
              <w:t>0211</w:t>
            </w:r>
          </w:p>
        </w:tc>
        <w:tc>
          <w:tcPr>
            <w:tcW w:w="1293" w:type="dxa"/>
          </w:tcPr>
          <w:p w14:paraId="1D178168" w14:textId="77777777" w:rsidR="007A1F44" w:rsidRPr="00977EA3" w:rsidRDefault="007A1F44">
            <w:pPr>
              <w:pStyle w:val="TableEntry"/>
              <w:rPr>
                <w:noProof w:val="0"/>
              </w:rPr>
            </w:pPr>
            <w:r w:rsidRPr="00977EA3">
              <w:rPr>
                <w:noProof w:val="0"/>
              </w:rPr>
              <w:t>00692</w:t>
            </w:r>
          </w:p>
        </w:tc>
        <w:tc>
          <w:tcPr>
            <w:tcW w:w="3036" w:type="dxa"/>
          </w:tcPr>
          <w:p w14:paraId="29CC2F1A" w14:textId="77777777" w:rsidR="007A1F44" w:rsidRPr="00977EA3" w:rsidRDefault="007A1F44">
            <w:pPr>
              <w:pStyle w:val="TableEntry"/>
              <w:rPr>
                <w:noProof w:val="0"/>
              </w:rPr>
            </w:pPr>
            <w:r w:rsidRPr="00977EA3">
              <w:rPr>
                <w:noProof w:val="0"/>
              </w:rPr>
              <w:t>Character Set</w:t>
            </w:r>
          </w:p>
        </w:tc>
      </w:tr>
      <w:tr w:rsidR="007A1F44" w:rsidRPr="00977EA3" w14:paraId="408AA8A2" w14:textId="77777777" w:rsidTr="00601E92">
        <w:trPr>
          <w:jc w:val="center"/>
        </w:trPr>
        <w:tc>
          <w:tcPr>
            <w:tcW w:w="0" w:type="auto"/>
          </w:tcPr>
          <w:p w14:paraId="09101FCC" w14:textId="77777777" w:rsidR="007A1F44" w:rsidRPr="00977EA3" w:rsidRDefault="007A1F44">
            <w:pPr>
              <w:pStyle w:val="TableEntry"/>
              <w:rPr>
                <w:noProof w:val="0"/>
              </w:rPr>
            </w:pPr>
            <w:r w:rsidRPr="00977EA3">
              <w:rPr>
                <w:noProof w:val="0"/>
              </w:rPr>
              <w:t>19</w:t>
            </w:r>
          </w:p>
        </w:tc>
        <w:tc>
          <w:tcPr>
            <w:tcW w:w="855" w:type="dxa"/>
          </w:tcPr>
          <w:p w14:paraId="4AA082D1" w14:textId="77777777" w:rsidR="007A1F44" w:rsidRPr="00977EA3" w:rsidRDefault="007A1F44">
            <w:pPr>
              <w:pStyle w:val="TableEntry"/>
              <w:rPr>
                <w:noProof w:val="0"/>
              </w:rPr>
            </w:pPr>
            <w:r w:rsidRPr="00977EA3">
              <w:rPr>
                <w:noProof w:val="0"/>
              </w:rPr>
              <w:t>250</w:t>
            </w:r>
          </w:p>
        </w:tc>
        <w:tc>
          <w:tcPr>
            <w:tcW w:w="810" w:type="dxa"/>
          </w:tcPr>
          <w:p w14:paraId="0AC75E20" w14:textId="77777777" w:rsidR="007A1F44" w:rsidRPr="00977EA3" w:rsidRDefault="007A1F44">
            <w:pPr>
              <w:pStyle w:val="TableEntry"/>
              <w:rPr>
                <w:noProof w:val="0"/>
              </w:rPr>
            </w:pPr>
            <w:r w:rsidRPr="00977EA3">
              <w:rPr>
                <w:noProof w:val="0"/>
              </w:rPr>
              <w:t>CE</w:t>
            </w:r>
          </w:p>
        </w:tc>
        <w:tc>
          <w:tcPr>
            <w:tcW w:w="990" w:type="dxa"/>
          </w:tcPr>
          <w:p w14:paraId="1D72AF12" w14:textId="77777777" w:rsidR="007A1F44" w:rsidRPr="00977EA3" w:rsidRDefault="007A1F44">
            <w:pPr>
              <w:pStyle w:val="TableEntry"/>
              <w:rPr>
                <w:noProof w:val="0"/>
              </w:rPr>
            </w:pPr>
            <w:r w:rsidRPr="00977EA3">
              <w:rPr>
                <w:noProof w:val="0"/>
              </w:rPr>
              <w:t>RE</w:t>
            </w:r>
          </w:p>
        </w:tc>
        <w:tc>
          <w:tcPr>
            <w:tcW w:w="949" w:type="dxa"/>
          </w:tcPr>
          <w:p w14:paraId="53B2F6EA" w14:textId="77777777" w:rsidR="007A1F44" w:rsidRPr="00977EA3" w:rsidRDefault="007A1F44">
            <w:pPr>
              <w:pStyle w:val="TableEntry"/>
              <w:rPr>
                <w:noProof w:val="0"/>
              </w:rPr>
            </w:pPr>
            <w:r w:rsidRPr="00977EA3">
              <w:rPr>
                <w:noProof w:val="0"/>
              </w:rPr>
              <w:t>[0..1]</w:t>
            </w:r>
          </w:p>
        </w:tc>
        <w:tc>
          <w:tcPr>
            <w:tcW w:w="860" w:type="dxa"/>
          </w:tcPr>
          <w:p w14:paraId="13B763C0" w14:textId="77777777" w:rsidR="007A1F44" w:rsidRPr="00977EA3" w:rsidRDefault="007A1F44">
            <w:pPr>
              <w:pStyle w:val="TableEntry"/>
              <w:rPr>
                <w:noProof w:val="0"/>
              </w:rPr>
            </w:pPr>
          </w:p>
        </w:tc>
        <w:tc>
          <w:tcPr>
            <w:tcW w:w="1293" w:type="dxa"/>
          </w:tcPr>
          <w:p w14:paraId="7D7A7013" w14:textId="77777777" w:rsidR="007A1F44" w:rsidRPr="00977EA3" w:rsidRDefault="007A1F44">
            <w:pPr>
              <w:pStyle w:val="TableEntry"/>
              <w:rPr>
                <w:noProof w:val="0"/>
              </w:rPr>
            </w:pPr>
            <w:r w:rsidRPr="00977EA3">
              <w:rPr>
                <w:noProof w:val="0"/>
              </w:rPr>
              <w:t>00693</w:t>
            </w:r>
          </w:p>
        </w:tc>
        <w:tc>
          <w:tcPr>
            <w:tcW w:w="3036" w:type="dxa"/>
          </w:tcPr>
          <w:p w14:paraId="5D2A7300" w14:textId="77777777" w:rsidR="007A1F44" w:rsidRPr="00977EA3" w:rsidRDefault="007A1F44">
            <w:pPr>
              <w:pStyle w:val="TableEntry"/>
              <w:rPr>
                <w:noProof w:val="0"/>
              </w:rPr>
            </w:pPr>
            <w:r w:rsidRPr="00977EA3">
              <w:rPr>
                <w:noProof w:val="0"/>
              </w:rPr>
              <w:t>Principal Language of Message</w:t>
            </w:r>
          </w:p>
        </w:tc>
      </w:tr>
      <w:tr w:rsidR="007A1F44" w:rsidRPr="00977EA3" w14:paraId="02AF45E5" w14:textId="77777777" w:rsidTr="00601E92">
        <w:trPr>
          <w:jc w:val="center"/>
        </w:trPr>
        <w:tc>
          <w:tcPr>
            <w:tcW w:w="0" w:type="auto"/>
          </w:tcPr>
          <w:p w14:paraId="22741C54" w14:textId="77777777" w:rsidR="007A1F44" w:rsidRPr="00977EA3" w:rsidRDefault="007A1F44">
            <w:pPr>
              <w:pStyle w:val="TableEntry"/>
              <w:rPr>
                <w:noProof w:val="0"/>
              </w:rPr>
            </w:pPr>
            <w:r w:rsidRPr="00977EA3">
              <w:rPr>
                <w:noProof w:val="0"/>
              </w:rPr>
              <w:t>20</w:t>
            </w:r>
          </w:p>
        </w:tc>
        <w:tc>
          <w:tcPr>
            <w:tcW w:w="855" w:type="dxa"/>
          </w:tcPr>
          <w:p w14:paraId="5B6F954F" w14:textId="77777777" w:rsidR="007A1F44" w:rsidRPr="00977EA3" w:rsidRDefault="007A1F44">
            <w:pPr>
              <w:pStyle w:val="TableEntry"/>
              <w:rPr>
                <w:noProof w:val="0"/>
              </w:rPr>
            </w:pPr>
            <w:r w:rsidRPr="00977EA3">
              <w:rPr>
                <w:noProof w:val="0"/>
              </w:rPr>
              <w:t>20</w:t>
            </w:r>
          </w:p>
        </w:tc>
        <w:tc>
          <w:tcPr>
            <w:tcW w:w="810" w:type="dxa"/>
          </w:tcPr>
          <w:p w14:paraId="62BFECE3" w14:textId="77777777" w:rsidR="007A1F44" w:rsidRPr="00977EA3" w:rsidRDefault="007A1F44">
            <w:pPr>
              <w:pStyle w:val="TableEntry"/>
              <w:rPr>
                <w:noProof w:val="0"/>
              </w:rPr>
            </w:pPr>
            <w:r w:rsidRPr="00977EA3">
              <w:rPr>
                <w:noProof w:val="0"/>
              </w:rPr>
              <w:t>ID</w:t>
            </w:r>
          </w:p>
        </w:tc>
        <w:tc>
          <w:tcPr>
            <w:tcW w:w="990" w:type="dxa"/>
          </w:tcPr>
          <w:p w14:paraId="77EF9D99" w14:textId="77777777" w:rsidR="007A1F44" w:rsidRPr="00977EA3" w:rsidRDefault="007A1F44">
            <w:pPr>
              <w:pStyle w:val="TableEntry"/>
              <w:rPr>
                <w:noProof w:val="0"/>
              </w:rPr>
            </w:pPr>
            <w:r w:rsidRPr="00977EA3">
              <w:rPr>
                <w:noProof w:val="0"/>
              </w:rPr>
              <w:t>X</w:t>
            </w:r>
          </w:p>
        </w:tc>
        <w:tc>
          <w:tcPr>
            <w:tcW w:w="949" w:type="dxa"/>
          </w:tcPr>
          <w:p w14:paraId="3E7DEE51" w14:textId="77777777" w:rsidR="007A1F44" w:rsidRPr="00977EA3" w:rsidRDefault="007A1F44">
            <w:pPr>
              <w:pStyle w:val="TableEntry"/>
              <w:rPr>
                <w:noProof w:val="0"/>
              </w:rPr>
            </w:pPr>
            <w:r w:rsidRPr="00977EA3">
              <w:rPr>
                <w:noProof w:val="0"/>
              </w:rPr>
              <w:t>[0..0]</w:t>
            </w:r>
          </w:p>
        </w:tc>
        <w:tc>
          <w:tcPr>
            <w:tcW w:w="860" w:type="dxa"/>
          </w:tcPr>
          <w:p w14:paraId="002C7D76" w14:textId="77777777" w:rsidR="007A1F44" w:rsidRPr="00977EA3" w:rsidRDefault="007A1F44">
            <w:pPr>
              <w:pStyle w:val="TableEntry"/>
              <w:rPr>
                <w:noProof w:val="0"/>
              </w:rPr>
            </w:pPr>
            <w:r w:rsidRPr="00977EA3">
              <w:rPr>
                <w:noProof w:val="0"/>
              </w:rPr>
              <w:t>0356</w:t>
            </w:r>
          </w:p>
        </w:tc>
        <w:tc>
          <w:tcPr>
            <w:tcW w:w="1293" w:type="dxa"/>
          </w:tcPr>
          <w:p w14:paraId="45D5B7C9" w14:textId="77777777" w:rsidR="007A1F44" w:rsidRPr="00977EA3" w:rsidRDefault="007A1F44">
            <w:pPr>
              <w:pStyle w:val="TableEntry"/>
              <w:rPr>
                <w:noProof w:val="0"/>
              </w:rPr>
            </w:pPr>
            <w:r w:rsidRPr="00977EA3">
              <w:rPr>
                <w:noProof w:val="0"/>
              </w:rPr>
              <w:t>01317</w:t>
            </w:r>
          </w:p>
        </w:tc>
        <w:tc>
          <w:tcPr>
            <w:tcW w:w="3036" w:type="dxa"/>
          </w:tcPr>
          <w:p w14:paraId="32F88266" w14:textId="77777777" w:rsidR="007A1F44" w:rsidRPr="00977EA3" w:rsidRDefault="007A1F44">
            <w:pPr>
              <w:pStyle w:val="TableEntry"/>
              <w:rPr>
                <w:noProof w:val="0"/>
              </w:rPr>
            </w:pPr>
            <w:r w:rsidRPr="00977EA3">
              <w:rPr>
                <w:noProof w:val="0"/>
              </w:rPr>
              <w:t>Alternate Character Set Handling Scheme</w:t>
            </w:r>
          </w:p>
        </w:tc>
      </w:tr>
      <w:tr w:rsidR="007A1F44" w:rsidRPr="00977EA3" w14:paraId="6362825D" w14:textId="77777777" w:rsidTr="00601E92">
        <w:trPr>
          <w:jc w:val="center"/>
        </w:trPr>
        <w:tc>
          <w:tcPr>
            <w:tcW w:w="0" w:type="auto"/>
          </w:tcPr>
          <w:p w14:paraId="19191692" w14:textId="77777777" w:rsidR="007A1F44" w:rsidRPr="00977EA3" w:rsidRDefault="007A1F44">
            <w:pPr>
              <w:pStyle w:val="TableEntry"/>
              <w:rPr>
                <w:noProof w:val="0"/>
              </w:rPr>
            </w:pPr>
            <w:r w:rsidRPr="00977EA3">
              <w:rPr>
                <w:noProof w:val="0"/>
              </w:rPr>
              <w:t>21</w:t>
            </w:r>
          </w:p>
        </w:tc>
        <w:tc>
          <w:tcPr>
            <w:tcW w:w="855" w:type="dxa"/>
          </w:tcPr>
          <w:p w14:paraId="7283913E" w14:textId="77777777" w:rsidR="007A1F44" w:rsidRPr="00977EA3" w:rsidRDefault="007A1F44">
            <w:pPr>
              <w:pStyle w:val="TableEntry"/>
              <w:rPr>
                <w:noProof w:val="0"/>
              </w:rPr>
            </w:pPr>
            <w:r w:rsidRPr="00977EA3">
              <w:rPr>
                <w:noProof w:val="0"/>
              </w:rPr>
              <w:t>427</w:t>
            </w:r>
          </w:p>
        </w:tc>
        <w:tc>
          <w:tcPr>
            <w:tcW w:w="810" w:type="dxa"/>
          </w:tcPr>
          <w:p w14:paraId="3C67DCD4" w14:textId="77777777" w:rsidR="007A1F44" w:rsidRPr="00977EA3" w:rsidRDefault="007A1F44">
            <w:pPr>
              <w:pStyle w:val="TableEntry"/>
              <w:rPr>
                <w:noProof w:val="0"/>
              </w:rPr>
            </w:pPr>
            <w:r w:rsidRPr="00977EA3">
              <w:rPr>
                <w:noProof w:val="0"/>
              </w:rPr>
              <w:t>EI</w:t>
            </w:r>
          </w:p>
        </w:tc>
        <w:tc>
          <w:tcPr>
            <w:tcW w:w="990" w:type="dxa"/>
          </w:tcPr>
          <w:p w14:paraId="778F7AAB" w14:textId="77777777" w:rsidR="007A1F44" w:rsidRPr="00977EA3" w:rsidRDefault="007A1F44">
            <w:pPr>
              <w:pStyle w:val="TableEntry"/>
              <w:rPr>
                <w:noProof w:val="0"/>
              </w:rPr>
            </w:pPr>
            <w:r w:rsidRPr="00977EA3">
              <w:rPr>
                <w:noProof w:val="0"/>
              </w:rPr>
              <w:t>RE</w:t>
            </w:r>
          </w:p>
        </w:tc>
        <w:tc>
          <w:tcPr>
            <w:tcW w:w="949" w:type="dxa"/>
          </w:tcPr>
          <w:p w14:paraId="5661E12A" w14:textId="77777777" w:rsidR="007A1F44" w:rsidRPr="00977EA3" w:rsidRDefault="007A1F44">
            <w:pPr>
              <w:pStyle w:val="TableEntry"/>
              <w:rPr>
                <w:noProof w:val="0"/>
              </w:rPr>
            </w:pPr>
            <w:r w:rsidRPr="00977EA3">
              <w:rPr>
                <w:noProof w:val="0"/>
              </w:rPr>
              <w:t>[0..*]</w:t>
            </w:r>
          </w:p>
        </w:tc>
        <w:tc>
          <w:tcPr>
            <w:tcW w:w="860" w:type="dxa"/>
          </w:tcPr>
          <w:p w14:paraId="0407E998" w14:textId="77777777" w:rsidR="007A1F44" w:rsidRPr="00977EA3" w:rsidRDefault="007A1F44">
            <w:pPr>
              <w:pStyle w:val="TableEntry"/>
              <w:rPr>
                <w:noProof w:val="0"/>
              </w:rPr>
            </w:pPr>
          </w:p>
        </w:tc>
        <w:tc>
          <w:tcPr>
            <w:tcW w:w="1293" w:type="dxa"/>
          </w:tcPr>
          <w:p w14:paraId="3E991DD2" w14:textId="77777777" w:rsidR="007A1F44" w:rsidRPr="00977EA3" w:rsidRDefault="007A1F44">
            <w:pPr>
              <w:pStyle w:val="TableEntry"/>
              <w:rPr>
                <w:noProof w:val="0"/>
              </w:rPr>
            </w:pPr>
            <w:r w:rsidRPr="00977EA3">
              <w:rPr>
                <w:noProof w:val="0"/>
              </w:rPr>
              <w:t>01598</w:t>
            </w:r>
          </w:p>
        </w:tc>
        <w:tc>
          <w:tcPr>
            <w:tcW w:w="3036" w:type="dxa"/>
          </w:tcPr>
          <w:p w14:paraId="1319E492" w14:textId="77777777" w:rsidR="007A1F44" w:rsidRPr="00977EA3" w:rsidRDefault="007A1F44">
            <w:pPr>
              <w:pStyle w:val="TableEntry"/>
              <w:rPr>
                <w:noProof w:val="0"/>
              </w:rPr>
            </w:pPr>
            <w:r w:rsidRPr="00977EA3">
              <w:rPr>
                <w:noProof w:val="0"/>
              </w:rPr>
              <w:t>Message Profile Identifier</w:t>
            </w:r>
          </w:p>
        </w:tc>
      </w:tr>
    </w:tbl>
    <w:p w14:paraId="55301502" w14:textId="77777777" w:rsidR="007A1F44" w:rsidRPr="00977EA3" w:rsidRDefault="007A1F44" w:rsidP="00CF2883">
      <w:pPr>
        <w:pStyle w:val="Corpotesto"/>
      </w:pPr>
    </w:p>
    <w:p w14:paraId="30A2C4CB" w14:textId="5E995FDA" w:rsidR="007A1F44" w:rsidRPr="00977EA3" w:rsidRDefault="007A1F44">
      <w:r w:rsidRPr="00977EA3">
        <w:rPr>
          <w:b/>
          <w:bCs/>
        </w:rPr>
        <w:t>MSH-1 Field Separator</w:t>
      </w:r>
      <w:r w:rsidRPr="00977EA3">
        <w:t xml:space="preserve">, required: This Technical Framework requires that applications support as the recommended value specified in the HL7 standard, which is | (ASCII 124). See </w:t>
      </w:r>
      <w:r w:rsidR="00A156BD" w:rsidRPr="00977EA3">
        <w:t>ITI TF-</w:t>
      </w:r>
      <w:r w:rsidRPr="00977EA3">
        <w:t>2x: Appendix C.</w:t>
      </w:r>
    </w:p>
    <w:p w14:paraId="6F647C21" w14:textId="06DBCA5A" w:rsidR="007A1F44" w:rsidRPr="00977EA3" w:rsidRDefault="007A1F44">
      <w:r w:rsidRPr="00977EA3">
        <w:rPr>
          <w:b/>
          <w:bCs/>
        </w:rPr>
        <w:t>MSH-2 Encoding Characters</w:t>
      </w:r>
      <w:r w:rsidRPr="00977EA3">
        <w:t>, required: This field contains the four characters in the following order: the component separator, repetition separator, escape character, and subcomponent separator. This Technical Framework requires that applications support the recommended values for encoding characters as specified in the HL7 standard. The values are ^~\&amp;</w:t>
      </w:r>
      <w:r w:rsidR="00952DDA" w:rsidRPr="00977EA3">
        <w:t xml:space="preserve"> </w:t>
      </w:r>
      <w:r w:rsidRPr="00977EA3">
        <w:t>(ASCII 94, 126, 92, and 38, respectively). See ITI TF-2x: Appendix C.</w:t>
      </w:r>
    </w:p>
    <w:p w14:paraId="7CFAFCC3" w14:textId="321742EB" w:rsidR="007A1F44" w:rsidRPr="00977EA3" w:rsidRDefault="007A1F44">
      <w:r w:rsidRPr="00977EA3">
        <w:rPr>
          <w:b/>
          <w:bCs/>
        </w:rPr>
        <w:t>MSH-3 Sending Application</w:t>
      </w:r>
      <w:r w:rsidR="00952DDA" w:rsidRPr="00977EA3">
        <w:rPr>
          <w:b/>
          <w:bCs/>
        </w:rPr>
        <w:t xml:space="preserve"> </w:t>
      </w:r>
      <w:r w:rsidRPr="00977EA3">
        <w:rPr>
          <w:b/>
          <w:bCs/>
        </w:rPr>
        <w:t>(HD)</w:t>
      </w:r>
      <w:r w:rsidRPr="00977EA3">
        <w:t xml:space="preserve"> and </w:t>
      </w:r>
      <w:r w:rsidRPr="00977EA3">
        <w:rPr>
          <w:b/>
          <w:bCs/>
        </w:rPr>
        <w:t>MSH-5 Receiving Application</w:t>
      </w:r>
      <w:r w:rsidR="00952DDA" w:rsidRPr="00977EA3">
        <w:rPr>
          <w:b/>
          <w:bCs/>
        </w:rPr>
        <w:t xml:space="preserve"> </w:t>
      </w:r>
      <w:r w:rsidRPr="00977EA3">
        <w:rPr>
          <w:b/>
          <w:bCs/>
        </w:rPr>
        <w:t>(HD)</w:t>
      </w:r>
      <w:r w:rsidRPr="00977EA3">
        <w:t>, required. See the constrainable profile definition of data type HD.</w:t>
      </w:r>
    </w:p>
    <w:p w14:paraId="43BFD1EE" w14:textId="5A1F7E88" w:rsidR="007A1F44" w:rsidRPr="00977EA3" w:rsidRDefault="007A1F44">
      <w:r w:rsidRPr="00977EA3">
        <w:rPr>
          <w:b/>
          <w:bCs/>
        </w:rPr>
        <w:t>MSH-4 Sending Facility</w:t>
      </w:r>
      <w:r w:rsidR="00952DDA" w:rsidRPr="00977EA3">
        <w:rPr>
          <w:b/>
          <w:bCs/>
        </w:rPr>
        <w:t xml:space="preserve"> </w:t>
      </w:r>
      <w:r w:rsidRPr="00977EA3">
        <w:rPr>
          <w:b/>
          <w:bCs/>
        </w:rPr>
        <w:t>(HD)</w:t>
      </w:r>
      <w:r w:rsidRPr="00977EA3">
        <w:t xml:space="preserve"> and </w:t>
      </w:r>
      <w:r w:rsidRPr="00977EA3">
        <w:rPr>
          <w:b/>
          <w:bCs/>
        </w:rPr>
        <w:t>MSH-6 Receiving Facility</w:t>
      </w:r>
      <w:r w:rsidR="00952DDA" w:rsidRPr="00977EA3">
        <w:rPr>
          <w:b/>
          <w:bCs/>
        </w:rPr>
        <w:t xml:space="preserve"> </w:t>
      </w:r>
      <w:r w:rsidRPr="00977EA3">
        <w:rPr>
          <w:b/>
          <w:bCs/>
        </w:rPr>
        <w:t>(HD)</w:t>
      </w:r>
      <w:r w:rsidRPr="00977EA3">
        <w:t>, required. See the constrainable profile definition of data type HD.</w:t>
      </w:r>
    </w:p>
    <w:p w14:paraId="30E57280" w14:textId="77777777" w:rsidR="007A1F44" w:rsidRPr="00977EA3" w:rsidRDefault="007A1F44">
      <w:r w:rsidRPr="00977EA3">
        <w:rPr>
          <w:b/>
          <w:bCs/>
        </w:rPr>
        <w:t>MSH-9 Message Type (MSG)</w:t>
      </w:r>
      <w:r w:rsidRPr="00977EA3">
        <w:t>, required:</w:t>
      </w:r>
    </w:p>
    <w:p w14:paraId="6D666693" w14:textId="77777777" w:rsidR="007A1F44" w:rsidRPr="00977EA3" w:rsidRDefault="007A1F44">
      <w:r w:rsidRPr="00977EA3">
        <w:t>Components: &lt;Message Code (ID)&gt; ^ &lt;Trigger Event (ID)&gt; ^ &lt;Message Structure (ID)&gt;</w:t>
      </w:r>
    </w:p>
    <w:p w14:paraId="0C79F996" w14:textId="77777777" w:rsidR="007A1F44" w:rsidRPr="00977EA3" w:rsidRDefault="007A1F44">
      <w:r w:rsidRPr="00977EA3">
        <w:t>Definition: This field contains the message type, trigger event, and the message structure ID for the message. All three components are required.</w:t>
      </w:r>
    </w:p>
    <w:p w14:paraId="3E689D6C" w14:textId="77777777" w:rsidR="007A1F44" w:rsidRPr="00977EA3" w:rsidRDefault="007A1F44">
      <w:r w:rsidRPr="00977EA3">
        <w:rPr>
          <w:b/>
          <w:bCs/>
        </w:rPr>
        <w:t>MSH-10 Message Control Id (ST)</w:t>
      </w:r>
      <w:r w:rsidRPr="00977EA3">
        <w:t>, required:</w:t>
      </w:r>
    </w:p>
    <w:p w14:paraId="4E6C1F56" w14:textId="77777777" w:rsidR="007A1F44" w:rsidRPr="00977EA3" w:rsidRDefault="007A1F44">
      <w:r w:rsidRPr="00977EA3">
        <w:t>Definition: This field contains a number or other identifier that uniquely identifies the message in the context of exchange between trading partners. Each message should be given a unique identifier by the sending system. The receiving system will echo this ID back to the sending system in the Message Acknowledgment segment (MSA). The combination of this identifier and the name of the sending application (MSH-3) should be unique across the healthcare enterprise.</w:t>
      </w:r>
    </w:p>
    <w:p w14:paraId="24FAFDAF" w14:textId="6C56C0C7" w:rsidR="007A1F44" w:rsidRPr="00977EA3" w:rsidRDefault="007A1F44">
      <w:r w:rsidRPr="00977EA3">
        <w:rPr>
          <w:b/>
          <w:bCs/>
        </w:rPr>
        <w:t>MSH-12</w:t>
      </w:r>
      <w:r w:rsidR="00952DDA" w:rsidRPr="00977EA3">
        <w:rPr>
          <w:b/>
          <w:bCs/>
        </w:rPr>
        <w:t xml:space="preserve"> </w:t>
      </w:r>
      <w:r w:rsidRPr="00977EA3">
        <w:rPr>
          <w:b/>
          <w:bCs/>
        </w:rPr>
        <w:t>Version ID</w:t>
      </w:r>
      <w:r w:rsidR="00952DDA" w:rsidRPr="00977EA3">
        <w:rPr>
          <w:b/>
          <w:bCs/>
        </w:rPr>
        <w:t xml:space="preserve"> </w:t>
      </w:r>
      <w:r w:rsidRPr="00977EA3">
        <w:rPr>
          <w:b/>
          <w:bCs/>
        </w:rPr>
        <w:t>(VID)</w:t>
      </w:r>
      <w:r w:rsidRPr="00977EA3">
        <w:t>, required:</w:t>
      </w:r>
    </w:p>
    <w:p w14:paraId="4BE2FB70" w14:textId="77777777" w:rsidR="007A1F44" w:rsidRPr="00E63AF6" w:rsidRDefault="007A1F44">
      <w:pPr>
        <w:rPr>
          <w:lang w:val="fr-FR"/>
          <w:rPrChange w:id="212" w:author="Gregorio Canal" w:date="2019-05-22T14:53:00Z">
            <w:rPr/>
          </w:rPrChange>
        </w:rPr>
      </w:pPr>
      <w:r w:rsidRPr="00E63AF6">
        <w:rPr>
          <w:lang w:val="fr-FR"/>
          <w:rPrChange w:id="213" w:author="Gregorio Canal" w:date="2019-05-22T14:53:00Z">
            <w:rPr/>
          </w:rPrChange>
        </w:rPr>
        <w:lastRenderedPageBreak/>
        <w:t>Components: &lt;Version ID (ID)&gt; ^ &lt;</w:t>
      </w:r>
      <w:proofErr w:type="spellStart"/>
      <w:r w:rsidRPr="00E63AF6">
        <w:rPr>
          <w:lang w:val="fr-FR"/>
          <w:rPrChange w:id="214" w:author="Gregorio Canal" w:date="2019-05-22T14:53:00Z">
            <w:rPr/>
          </w:rPrChange>
        </w:rPr>
        <w:t>Internationalization</w:t>
      </w:r>
      <w:proofErr w:type="spellEnd"/>
      <w:r w:rsidRPr="00E63AF6">
        <w:rPr>
          <w:lang w:val="fr-FR"/>
          <w:rPrChange w:id="215" w:author="Gregorio Canal" w:date="2019-05-22T14:53:00Z">
            <w:rPr/>
          </w:rPrChange>
        </w:rPr>
        <w:t xml:space="preserve"> Code (CE)&gt; ^ &lt;International Version ID (CE)&gt;</w:t>
      </w:r>
    </w:p>
    <w:p w14:paraId="5DD4E1DC" w14:textId="77777777" w:rsidR="007A1F44" w:rsidRPr="00977EA3" w:rsidRDefault="007A1F44">
      <w:r w:rsidRPr="00977EA3">
        <w:t xml:space="preserve">Definition: This field is matched by the receiving system to its own version to be sure the message will be interpreted correctly. </w:t>
      </w:r>
    </w:p>
    <w:p w14:paraId="4AE99D85" w14:textId="77777777" w:rsidR="007A1F44" w:rsidRPr="00977EA3" w:rsidRDefault="007A1F44">
      <w:r w:rsidRPr="00977EA3">
        <w:t>The first component SHALL be populated with the value "2.5" representing HL7 Version 2.5.</w:t>
      </w:r>
    </w:p>
    <w:p w14:paraId="7F4CE708" w14:textId="77777777" w:rsidR="007A1F44" w:rsidRPr="00977EA3" w:rsidRDefault="007A1F44" w:rsidP="006D3392">
      <w:r w:rsidRPr="00977EA3">
        <w:rPr>
          <w:b/>
          <w:bCs/>
        </w:rPr>
        <w:t>MSH-15 Accept Acknowledgment Type (ID</w:t>
      </w:r>
      <w:r w:rsidRPr="00977EA3">
        <w:t>), optional.</w:t>
      </w:r>
    </w:p>
    <w:p w14:paraId="44481771" w14:textId="77777777" w:rsidR="007A1F44" w:rsidRPr="00977EA3" w:rsidRDefault="007A1F44" w:rsidP="006D3392">
      <w:r w:rsidRPr="00977EA3">
        <w:t xml:space="preserve">As a minimal requirement for all actors, the Original Acknowledgement Mode shall be supported, in which case this field of the message will remain empty. </w:t>
      </w:r>
    </w:p>
    <w:p w14:paraId="1CB81582" w14:textId="77777777" w:rsidR="007A1F44" w:rsidRPr="00977EA3" w:rsidRDefault="007A1F44" w:rsidP="006D3392">
      <w:pPr>
        <w:rPr>
          <w:b/>
          <w:bCs/>
        </w:rPr>
      </w:pPr>
      <w:r w:rsidRPr="00977EA3">
        <w:t>If an actor declares the “Acknowledgement Support” Option, it shall be able to use Enhanced Acknowledgement Mode.</w:t>
      </w:r>
    </w:p>
    <w:p w14:paraId="5D1DCC54" w14:textId="71E6C5D2" w:rsidR="007A1F44" w:rsidRPr="00977EA3" w:rsidRDefault="007A1F44" w:rsidP="006D3392">
      <w:r w:rsidRPr="00977EA3">
        <w:rPr>
          <w:b/>
          <w:bCs/>
        </w:rPr>
        <w:t>MSH-16</w:t>
      </w:r>
      <w:r w:rsidR="00952DDA" w:rsidRPr="00977EA3">
        <w:rPr>
          <w:b/>
          <w:bCs/>
        </w:rPr>
        <w:t xml:space="preserve"> </w:t>
      </w:r>
      <w:r w:rsidRPr="00977EA3">
        <w:rPr>
          <w:b/>
          <w:bCs/>
        </w:rPr>
        <w:t>Application Acknowledgment Type</w:t>
      </w:r>
      <w:r w:rsidR="00952DDA" w:rsidRPr="00977EA3">
        <w:rPr>
          <w:b/>
          <w:bCs/>
        </w:rPr>
        <w:t xml:space="preserve"> </w:t>
      </w:r>
      <w:r w:rsidRPr="00977EA3">
        <w:rPr>
          <w:b/>
          <w:bCs/>
        </w:rPr>
        <w:t>(ID)</w:t>
      </w:r>
      <w:r w:rsidRPr="00977EA3">
        <w:t>, optional.</w:t>
      </w:r>
    </w:p>
    <w:p w14:paraId="5B34A3E1" w14:textId="77777777" w:rsidR="007A1F44" w:rsidRPr="00977EA3" w:rsidRDefault="007A1F44" w:rsidP="006D3392">
      <w:r w:rsidRPr="00977EA3">
        <w:t xml:space="preserve">As a minimal requirement for all actors, the Original Acknowledgement Mode shall be supported, in which case this field of the message will remain empty. </w:t>
      </w:r>
    </w:p>
    <w:p w14:paraId="0D7FE820" w14:textId="77777777" w:rsidR="007A1F44" w:rsidRPr="00977EA3" w:rsidRDefault="007A1F44" w:rsidP="006D3392">
      <w:r w:rsidRPr="00977EA3">
        <w:t>If an actor declares the “Acknowledgement Support” Option, it shall be able to use Enhanced Acknowledgement Mode.</w:t>
      </w:r>
    </w:p>
    <w:p w14:paraId="7EF8D0FD" w14:textId="68C73383" w:rsidR="007A1F44" w:rsidRPr="00977EA3" w:rsidRDefault="007A1F44">
      <w:r w:rsidRPr="00977EA3">
        <w:rPr>
          <w:b/>
          <w:bCs/>
        </w:rPr>
        <w:t>MSH-17</w:t>
      </w:r>
      <w:r w:rsidR="00952DDA" w:rsidRPr="00977EA3">
        <w:rPr>
          <w:b/>
          <w:bCs/>
        </w:rPr>
        <w:t xml:space="preserve"> </w:t>
      </w:r>
      <w:r w:rsidRPr="00977EA3">
        <w:rPr>
          <w:b/>
          <w:bCs/>
        </w:rPr>
        <w:t>Country Code</w:t>
      </w:r>
      <w:r w:rsidR="00952DDA" w:rsidRPr="00977EA3">
        <w:rPr>
          <w:b/>
          <w:bCs/>
        </w:rPr>
        <w:t xml:space="preserve"> </w:t>
      </w:r>
      <w:r w:rsidRPr="00977EA3">
        <w:rPr>
          <w:b/>
          <w:bCs/>
        </w:rPr>
        <w:t>(ID)</w:t>
      </w:r>
      <w:r w:rsidRPr="00977EA3">
        <w:t>, required if available.</w:t>
      </w:r>
    </w:p>
    <w:p w14:paraId="2A76710C" w14:textId="77777777" w:rsidR="007A1F44" w:rsidRPr="00977EA3" w:rsidRDefault="007A1F44">
      <w:r w:rsidRPr="00977EA3">
        <w:t xml:space="preserve">Definition: This field contains the country of origin for the message. The values to be used are those of ISO 3166, using the 3-character alphabetic form. Refer to </w:t>
      </w:r>
      <w:r w:rsidRPr="00977EA3">
        <w:rPr>
          <w:i/>
          <w:iCs/>
        </w:rPr>
        <w:t>HL7 Table 0399 - Country code</w:t>
      </w:r>
      <w:r w:rsidRPr="00977EA3">
        <w:t>.</w:t>
      </w:r>
    </w:p>
    <w:p w14:paraId="1CDBAC02" w14:textId="77777777" w:rsidR="007A1F44" w:rsidRPr="00977EA3" w:rsidRDefault="007A1F44">
      <w:r w:rsidRPr="00977EA3">
        <w:t>Examples of valid values:</w:t>
      </w:r>
      <w:r w:rsidRPr="00977EA3">
        <w:tab/>
      </w:r>
    </w:p>
    <w:p w14:paraId="3262899E" w14:textId="77777777" w:rsidR="007A1F44" w:rsidRPr="00977EA3" w:rsidRDefault="007A1F44">
      <w:r w:rsidRPr="00977EA3">
        <w:t>JPN = Japan, USA = United States, GBR = United Kingdom, ITA = Italy, FRA = France, NLD = Netherlands.</w:t>
      </w:r>
    </w:p>
    <w:p w14:paraId="0946316B" w14:textId="432B00AC" w:rsidR="007A1F44" w:rsidRPr="00977EA3" w:rsidRDefault="007A1F44">
      <w:r w:rsidRPr="00977EA3">
        <w:rPr>
          <w:b/>
          <w:bCs/>
        </w:rPr>
        <w:t>MSH-18</w:t>
      </w:r>
      <w:r w:rsidR="00952DDA" w:rsidRPr="00977EA3">
        <w:rPr>
          <w:b/>
          <w:bCs/>
        </w:rPr>
        <w:t xml:space="preserve"> </w:t>
      </w:r>
      <w:r w:rsidRPr="00977EA3">
        <w:rPr>
          <w:b/>
          <w:bCs/>
        </w:rPr>
        <w:t>Character Set</w:t>
      </w:r>
      <w:r w:rsidR="00952DDA" w:rsidRPr="00977EA3">
        <w:rPr>
          <w:b/>
          <w:bCs/>
        </w:rPr>
        <w:t xml:space="preserve"> </w:t>
      </w:r>
      <w:r w:rsidRPr="00977EA3">
        <w:rPr>
          <w:b/>
          <w:bCs/>
        </w:rPr>
        <w:t>(ID)</w:t>
      </w:r>
      <w:r w:rsidRPr="00977EA3">
        <w:t>, conditional.</w:t>
      </w:r>
    </w:p>
    <w:p w14:paraId="64E28021" w14:textId="77777777" w:rsidR="007A1F44" w:rsidRPr="00977EA3" w:rsidRDefault="007A1F44">
      <w:r w:rsidRPr="00977EA3">
        <w:t xml:space="preserve">Definition: This field contains the character set for the entire message. Refer to </w:t>
      </w:r>
      <w:r w:rsidRPr="00977EA3">
        <w:rPr>
          <w:i/>
          <w:iCs/>
        </w:rPr>
        <w:t>HL7 Table 0211 - Alternate character sets</w:t>
      </w:r>
      <w:r w:rsidRPr="00977EA3">
        <w:t xml:space="preserve"> for valid values. </w:t>
      </w:r>
    </w:p>
    <w:p w14:paraId="605A5CE9" w14:textId="77777777" w:rsidR="007A1F44" w:rsidRPr="00977EA3" w:rsidRDefault="007A1F44">
      <w:r w:rsidRPr="00977EA3">
        <w:t xml:space="preserve">Examples of valid values: </w:t>
      </w:r>
    </w:p>
    <w:p w14:paraId="05AB3834" w14:textId="77777777" w:rsidR="007A1F44" w:rsidRPr="00977EA3" w:rsidRDefault="007A1F44">
      <w:r w:rsidRPr="00977EA3">
        <w:t>ASCII: The printable 7-bit ASCII character set.</w:t>
      </w:r>
    </w:p>
    <w:p w14:paraId="1497E967" w14:textId="77777777" w:rsidR="007A1F44" w:rsidRPr="00977EA3" w:rsidRDefault="007A1F44">
      <w:r w:rsidRPr="00977EA3">
        <w:t>8859/1: The printable characters from the ISO 8859/1 Character set used by Western Europe. This character set can still be used, but 8859/15 should be used by preference. This character set is the forward-compatible version of 8859/1 and includes new characters such as the Euro currency symbol.</w:t>
      </w:r>
    </w:p>
    <w:p w14:paraId="22E1C4F9" w14:textId="77777777" w:rsidR="007A1F44" w:rsidRPr="00977EA3" w:rsidRDefault="007A1F44">
      <w:r w:rsidRPr="00977EA3">
        <w:t>ISO IR87: Code for the Japanese Graphic Character set for information interchange (JIS X 0208-1990).</w:t>
      </w:r>
    </w:p>
    <w:p w14:paraId="4A4E52E8" w14:textId="77777777" w:rsidR="007A1F44" w:rsidRPr="00977EA3" w:rsidRDefault="007A1F44">
      <w:r w:rsidRPr="00977EA3">
        <w:t>UNICODE UTF-8: UCS Transformation Format, 8-bit form.</w:t>
      </w:r>
    </w:p>
    <w:p w14:paraId="39CF6EF0" w14:textId="77777777" w:rsidR="007A1F44" w:rsidRPr="00977EA3" w:rsidRDefault="007A1F44">
      <w:r w:rsidRPr="00977EA3">
        <w:rPr>
          <w:b/>
          <w:bCs/>
        </w:rPr>
        <w:t>Condition predicate</w:t>
      </w:r>
      <w:r w:rsidRPr="00977EA3">
        <w:t xml:space="preserve">: This field shall only be valued if the message uses a character set other than the 7-bit ASCII character set. Though the field is repeatable in HL7, IHE authorizes only </w:t>
      </w:r>
      <w:r w:rsidRPr="00977EA3">
        <w:lastRenderedPageBreak/>
        <w:t>one occurrence (i.e., one character set). The character set specified in this field is used for the encoding of all of the characters within the message.</w:t>
      </w:r>
    </w:p>
    <w:p w14:paraId="65DFD32A" w14:textId="3713ABC9" w:rsidR="007A1F44" w:rsidRPr="00977EA3" w:rsidRDefault="007A1F44">
      <w:r w:rsidRPr="00977EA3">
        <w:rPr>
          <w:b/>
          <w:bCs/>
        </w:rPr>
        <w:t>MSH-19</w:t>
      </w:r>
      <w:r w:rsidR="00952DDA" w:rsidRPr="00977EA3">
        <w:rPr>
          <w:b/>
          <w:bCs/>
        </w:rPr>
        <w:t xml:space="preserve"> </w:t>
      </w:r>
      <w:r w:rsidRPr="00977EA3">
        <w:rPr>
          <w:b/>
          <w:bCs/>
        </w:rPr>
        <w:t>Principal Language of Message</w:t>
      </w:r>
      <w:r w:rsidR="00952DDA" w:rsidRPr="00977EA3">
        <w:rPr>
          <w:b/>
          <w:bCs/>
        </w:rPr>
        <w:t xml:space="preserve"> </w:t>
      </w:r>
      <w:r w:rsidRPr="00977EA3">
        <w:rPr>
          <w:b/>
          <w:bCs/>
        </w:rPr>
        <w:t>(CE)</w:t>
      </w:r>
      <w:r w:rsidRPr="00977EA3">
        <w:t>, required if available. Coded from ISO 639.</w:t>
      </w:r>
    </w:p>
    <w:p w14:paraId="56B4D443" w14:textId="77777777" w:rsidR="007A1F44" w:rsidRPr="00977EA3" w:rsidRDefault="007A1F44">
      <w:r w:rsidRPr="00977EA3">
        <w:t>Examples: DE = German, EN = English, ES=Spanish, JA = Japanese, FR = French, NL = Dutch, IT = Italian</w:t>
      </w:r>
    </w:p>
    <w:p w14:paraId="723FFEA8" w14:textId="6AA60039" w:rsidR="007A1F44" w:rsidRPr="00977EA3" w:rsidRDefault="007A1F44">
      <w:r w:rsidRPr="00977EA3">
        <w:rPr>
          <w:b/>
          <w:bCs/>
        </w:rPr>
        <w:t>MSH-20</w:t>
      </w:r>
      <w:r w:rsidR="00952DDA" w:rsidRPr="00977EA3">
        <w:rPr>
          <w:b/>
          <w:bCs/>
        </w:rPr>
        <w:t xml:space="preserve"> </w:t>
      </w:r>
      <w:r w:rsidRPr="00977EA3">
        <w:rPr>
          <w:b/>
          <w:bCs/>
        </w:rPr>
        <w:t>Alternate Character Set Handling Scheme</w:t>
      </w:r>
      <w:r w:rsidR="00952DDA" w:rsidRPr="00977EA3">
        <w:rPr>
          <w:b/>
          <w:bCs/>
        </w:rPr>
        <w:t xml:space="preserve"> </w:t>
      </w:r>
      <w:r w:rsidRPr="00977EA3">
        <w:rPr>
          <w:b/>
          <w:bCs/>
        </w:rPr>
        <w:t>(ID)</w:t>
      </w:r>
      <w:r w:rsidRPr="00977EA3">
        <w:t>, not supported: Character set switching is not allowed here.</w:t>
      </w:r>
    </w:p>
    <w:p w14:paraId="1C195796" w14:textId="6AFAEAAC" w:rsidR="007A1F44" w:rsidRPr="00977EA3" w:rsidRDefault="007A1F44">
      <w:r w:rsidRPr="00977EA3">
        <w:rPr>
          <w:b/>
          <w:bCs/>
        </w:rPr>
        <w:t>MSH-21</w:t>
      </w:r>
      <w:r w:rsidR="00952DDA" w:rsidRPr="00977EA3">
        <w:rPr>
          <w:b/>
          <w:bCs/>
        </w:rPr>
        <w:t xml:space="preserve"> </w:t>
      </w:r>
      <w:r w:rsidRPr="00977EA3">
        <w:rPr>
          <w:b/>
          <w:bCs/>
        </w:rPr>
        <w:t>Message Profile Identifier (EI)</w:t>
      </w:r>
      <w:r w:rsidRPr="00977EA3">
        <w:t>, required if available.</w:t>
      </w:r>
    </w:p>
    <w:p w14:paraId="1341E658" w14:textId="3CFF1440" w:rsidR="007A1F44" w:rsidRPr="00977EA3" w:rsidRDefault="007A1F44">
      <w:pPr>
        <w:rPr>
          <w:rStyle w:val="CorpotestoCarattere"/>
        </w:rPr>
      </w:pPr>
      <w:r w:rsidRPr="00977EA3">
        <w:t xml:space="preserve">This field shall be valued in the messages for which a Message Profile has been officially registered </w:t>
      </w:r>
      <w:r w:rsidRPr="00977EA3">
        <w:rPr>
          <w:rStyle w:val="CorpotestoCarattere"/>
        </w:rPr>
        <w:t xml:space="preserve">with HL7, and is recommended to be valued for all messages in accordance with IHE Technical Framework transactions. See </w:t>
      </w:r>
      <w:r w:rsidR="00A156BD" w:rsidRPr="00977EA3">
        <w:rPr>
          <w:rStyle w:val="CorpotestoCarattere"/>
        </w:rPr>
        <w:t>ITI TF-</w:t>
      </w:r>
      <w:r w:rsidRPr="00977EA3">
        <w:rPr>
          <w:rStyle w:val="CorpotestoCarattere"/>
        </w:rPr>
        <w:t>2x: Appendix C.</w:t>
      </w:r>
    </w:p>
    <w:p w14:paraId="622E7111"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16" w:name="_Toc174249103"/>
      <w:bookmarkStart w:id="217" w:name="_Toc398544138"/>
      <w:r w:rsidRPr="00977EA3">
        <w:rPr>
          <w:noProof w:val="0"/>
        </w:rPr>
        <w:t>EVN – Event Type Segment</w:t>
      </w:r>
      <w:bookmarkEnd w:id="216"/>
      <w:bookmarkEnd w:id="217"/>
    </w:p>
    <w:p w14:paraId="2AB494BC" w14:textId="77777777" w:rsidR="007A1F44" w:rsidRPr="00977EA3" w:rsidRDefault="007A1F44">
      <w:r w:rsidRPr="00977EA3">
        <w:t>Standard Reference: HL7 Version 2.5, Chapter 3, Section 3.4.1</w:t>
      </w:r>
    </w:p>
    <w:p w14:paraId="522EF1D0" w14:textId="3709C265" w:rsidR="007A1F44" w:rsidRPr="00977EA3" w:rsidRDefault="007A1F44" w:rsidP="003462A5">
      <w:r w:rsidRPr="00977EA3">
        <w:t>This segment is used to provide generic properties of the trigger event.</w:t>
      </w:r>
    </w:p>
    <w:p w14:paraId="6DFF95FF" w14:textId="77777777" w:rsidR="007A1F44" w:rsidRPr="00977EA3" w:rsidRDefault="007A1F44">
      <w:pPr>
        <w:pStyle w:val="TableTitle"/>
        <w:rPr>
          <w:noProof w:val="0"/>
        </w:rPr>
      </w:pPr>
      <w:r w:rsidRPr="00977EA3">
        <w:rPr>
          <w:noProof w:val="0"/>
        </w:rPr>
        <w:t>Table 3.30</w:t>
      </w:r>
      <w:r w:rsidRPr="00977EA3">
        <w:rPr>
          <w:noProof w:val="0"/>
        </w:rPr>
        <w:noBreakHyphen/>
        <w:t>2: EVN – Event Type segment</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783"/>
        <w:gridCol w:w="761"/>
        <w:gridCol w:w="691"/>
        <w:gridCol w:w="897"/>
        <w:gridCol w:w="1229"/>
        <w:gridCol w:w="992"/>
        <w:gridCol w:w="992"/>
        <w:gridCol w:w="2835"/>
      </w:tblGrid>
      <w:tr w:rsidR="007A1F44" w:rsidRPr="00977EA3" w14:paraId="3DF6A652" w14:textId="77777777">
        <w:trPr>
          <w:jc w:val="center"/>
        </w:trPr>
        <w:tc>
          <w:tcPr>
            <w:tcW w:w="783" w:type="dxa"/>
            <w:shd w:val="clear" w:color="auto" w:fill="D9D9D9"/>
          </w:tcPr>
          <w:p w14:paraId="012A44E3" w14:textId="77777777" w:rsidR="007A1F44" w:rsidRPr="00977EA3" w:rsidRDefault="007A1F44" w:rsidP="00A063AC">
            <w:pPr>
              <w:pStyle w:val="TableEntryHeader"/>
              <w:rPr>
                <w:noProof w:val="0"/>
              </w:rPr>
            </w:pPr>
            <w:r w:rsidRPr="00977EA3">
              <w:rPr>
                <w:noProof w:val="0"/>
              </w:rPr>
              <w:t>SEQ</w:t>
            </w:r>
          </w:p>
        </w:tc>
        <w:tc>
          <w:tcPr>
            <w:tcW w:w="761" w:type="dxa"/>
            <w:shd w:val="clear" w:color="auto" w:fill="D9D9D9"/>
          </w:tcPr>
          <w:p w14:paraId="4DA165A5" w14:textId="77777777" w:rsidR="007A1F44" w:rsidRPr="00977EA3" w:rsidRDefault="007A1F44" w:rsidP="00A53067">
            <w:pPr>
              <w:pStyle w:val="TableEntryHeader"/>
              <w:rPr>
                <w:noProof w:val="0"/>
              </w:rPr>
            </w:pPr>
            <w:r w:rsidRPr="00977EA3">
              <w:rPr>
                <w:noProof w:val="0"/>
              </w:rPr>
              <w:t>LEN</w:t>
            </w:r>
          </w:p>
        </w:tc>
        <w:tc>
          <w:tcPr>
            <w:tcW w:w="691" w:type="dxa"/>
            <w:shd w:val="clear" w:color="auto" w:fill="D9D9D9"/>
          </w:tcPr>
          <w:p w14:paraId="43C55916" w14:textId="77777777" w:rsidR="007A1F44" w:rsidRPr="00977EA3" w:rsidRDefault="007A1F44" w:rsidP="00A53067">
            <w:pPr>
              <w:pStyle w:val="TableEntryHeader"/>
              <w:rPr>
                <w:noProof w:val="0"/>
              </w:rPr>
            </w:pPr>
            <w:r w:rsidRPr="00977EA3">
              <w:rPr>
                <w:noProof w:val="0"/>
              </w:rPr>
              <w:t>DT</w:t>
            </w:r>
          </w:p>
        </w:tc>
        <w:tc>
          <w:tcPr>
            <w:tcW w:w="897" w:type="dxa"/>
            <w:shd w:val="clear" w:color="auto" w:fill="D9D9D9"/>
          </w:tcPr>
          <w:p w14:paraId="04F786C0" w14:textId="77777777" w:rsidR="007A1F44" w:rsidRPr="00977EA3" w:rsidRDefault="007A1F44" w:rsidP="00A53067">
            <w:pPr>
              <w:pStyle w:val="TableEntryHeader"/>
              <w:rPr>
                <w:noProof w:val="0"/>
              </w:rPr>
            </w:pPr>
            <w:r w:rsidRPr="00977EA3">
              <w:rPr>
                <w:noProof w:val="0"/>
              </w:rPr>
              <w:t>Usage</w:t>
            </w:r>
          </w:p>
        </w:tc>
        <w:tc>
          <w:tcPr>
            <w:tcW w:w="1229" w:type="dxa"/>
            <w:shd w:val="clear" w:color="auto" w:fill="D9D9D9"/>
          </w:tcPr>
          <w:p w14:paraId="26F91A7D" w14:textId="77777777" w:rsidR="007A1F44" w:rsidRPr="00977EA3" w:rsidRDefault="007A1F44" w:rsidP="00A53067">
            <w:pPr>
              <w:pStyle w:val="TableEntryHeader"/>
              <w:rPr>
                <w:noProof w:val="0"/>
              </w:rPr>
            </w:pPr>
            <w:r w:rsidRPr="00977EA3">
              <w:rPr>
                <w:noProof w:val="0"/>
              </w:rPr>
              <w:t>Card.</w:t>
            </w:r>
          </w:p>
        </w:tc>
        <w:tc>
          <w:tcPr>
            <w:tcW w:w="992" w:type="dxa"/>
            <w:shd w:val="clear" w:color="auto" w:fill="D9D9D9"/>
          </w:tcPr>
          <w:p w14:paraId="3D7A03BA" w14:textId="77777777" w:rsidR="007A1F44" w:rsidRPr="00977EA3" w:rsidRDefault="007A1F44" w:rsidP="00A53067">
            <w:pPr>
              <w:pStyle w:val="TableEntryHeader"/>
              <w:rPr>
                <w:noProof w:val="0"/>
              </w:rPr>
            </w:pPr>
            <w:r w:rsidRPr="00977EA3">
              <w:rPr>
                <w:noProof w:val="0"/>
              </w:rPr>
              <w:t>TBL#</w:t>
            </w:r>
          </w:p>
        </w:tc>
        <w:tc>
          <w:tcPr>
            <w:tcW w:w="992" w:type="dxa"/>
            <w:shd w:val="clear" w:color="auto" w:fill="D9D9D9"/>
          </w:tcPr>
          <w:p w14:paraId="0CEDDA01" w14:textId="77777777" w:rsidR="007A1F44" w:rsidRPr="00977EA3" w:rsidRDefault="007A1F44" w:rsidP="00A53067">
            <w:pPr>
              <w:pStyle w:val="TableEntryHeader"/>
              <w:rPr>
                <w:noProof w:val="0"/>
              </w:rPr>
            </w:pPr>
            <w:r w:rsidRPr="00977EA3">
              <w:rPr>
                <w:noProof w:val="0"/>
              </w:rPr>
              <w:t>ITEM#</w:t>
            </w:r>
          </w:p>
        </w:tc>
        <w:tc>
          <w:tcPr>
            <w:tcW w:w="2835" w:type="dxa"/>
            <w:shd w:val="clear" w:color="auto" w:fill="D9D9D9"/>
          </w:tcPr>
          <w:p w14:paraId="1BD10D44" w14:textId="77777777" w:rsidR="007A1F44" w:rsidRPr="00977EA3" w:rsidRDefault="007A1F44" w:rsidP="00A53067">
            <w:pPr>
              <w:pStyle w:val="TableEntryHeader"/>
              <w:rPr>
                <w:noProof w:val="0"/>
              </w:rPr>
            </w:pPr>
            <w:r w:rsidRPr="00977EA3">
              <w:rPr>
                <w:noProof w:val="0"/>
              </w:rPr>
              <w:t>Element name</w:t>
            </w:r>
          </w:p>
        </w:tc>
      </w:tr>
      <w:tr w:rsidR="007A1F44" w:rsidRPr="00977EA3" w14:paraId="5BB6AD81" w14:textId="77777777">
        <w:trPr>
          <w:jc w:val="center"/>
        </w:trPr>
        <w:tc>
          <w:tcPr>
            <w:tcW w:w="783" w:type="dxa"/>
          </w:tcPr>
          <w:p w14:paraId="3A576F9B" w14:textId="77777777" w:rsidR="007A1F44" w:rsidRPr="00977EA3" w:rsidRDefault="007A1F44">
            <w:pPr>
              <w:pStyle w:val="TableEntry"/>
              <w:rPr>
                <w:noProof w:val="0"/>
              </w:rPr>
            </w:pPr>
            <w:r w:rsidRPr="00977EA3">
              <w:rPr>
                <w:noProof w:val="0"/>
              </w:rPr>
              <w:t>1</w:t>
            </w:r>
          </w:p>
        </w:tc>
        <w:tc>
          <w:tcPr>
            <w:tcW w:w="761" w:type="dxa"/>
          </w:tcPr>
          <w:p w14:paraId="476162A7" w14:textId="77777777" w:rsidR="007A1F44" w:rsidRPr="00977EA3" w:rsidRDefault="007A1F44">
            <w:pPr>
              <w:pStyle w:val="TableEntry"/>
              <w:rPr>
                <w:noProof w:val="0"/>
              </w:rPr>
            </w:pPr>
            <w:r w:rsidRPr="00977EA3">
              <w:rPr>
                <w:noProof w:val="0"/>
              </w:rPr>
              <w:t>3</w:t>
            </w:r>
          </w:p>
        </w:tc>
        <w:tc>
          <w:tcPr>
            <w:tcW w:w="691" w:type="dxa"/>
          </w:tcPr>
          <w:p w14:paraId="7E12763C" w14:textId="77777777" w:rsidR="007A1F44" w:rsidRPr="00977EA3" w:rsidRDefault="007A1F44">
            <w:pPr>
              <w:pStyle w:val="TableEntry"/>
              <w:rPr>
                <w:noProof w:val="0"/>
              </w:rPr>
            </w:pPr>
            <w:r w:rsidRPr="00977EA3">
              <w:rPr>
                <w:noProof w:val="0"/>
              </w:rPr>
              <w:t>ID</w:t>
            </w:r>
          </w:p>
        </w:tc>
        <w:tc>
          <w:tcPr>
            <w:tcW w:w="897" w:type="dxa"/>
          </w:tcPr>
          <w:p w14:paraId="254EC646" w14:textId="77777777" w:rsidR="007A1F44" w:rsidRPr="00977EA3" w:rsidRDefault="007A1F44">
            <w:pPr>
              <w:pStyle w:val="TableEntry"/>
              <w:rPr>
                <w:noProof w:val="0"/>
              </w:rPr>
            </w:pPr>
            <w:r w:rsidRPr="00977EA3">
              <w:rPr>
                <w:noProof w:val="0"/>
              </w:rPr>
              <w:t>X</w:t>
            </w:r>
          </w:p>
        </w:tc>
        <w:tc>
          <w:tcPr>
            <w:tcW w:w="1229" w:type="dxa"/>
          </w:tcPr>
          <w:p w14:paraId="5A192340" w14:textId="77777777" w:rsidR="007A1F44" w:rsidRPr="00977EA3" w:rsidRDefault="007A1F44">
            <w:pPr>
              <w:pStyle w:val="TableEntry"/>
              <w:rPr>
                <w:noProof w:val="0"/>
              </w:rPr>
            </w:pPr>
            <w:r w:rsidRPr="00977EA3">
              <w:rPr>
                <w:noProof w:val="0"/>
              </w:rPr>
              <w:t>[0..0]</w:t>
            </w:r>
          </w:p>
        </w:tc>
        <w:tc>
          <w:tcPr>
            <w:tcW w:w="992" w:type="dxa"/>
          </w:tcPr>
          <w:p w14:paraId="116A3475" w14:textId="77777777" w:rsidR="007A1F44" w:rsidRPr="00977EA3" w:rsidRDefault="007A1F44">
            <w:pPr>
              <w:pStyle w:val="TableEntry"/>
              <w:rPr>
                <w:noProof w:val="0"/>
              </w:rPr>
            </w:pPr>
            <w:r w:rsidRPr="00977EA3">
              <w:rPr>
                <w:noProof w:val="0"/>
              </w:rPr>
              <w:t>0003</w:t>
            </w:r>
          </w:p>
        </w:tc>
        <w:tc>
          <w:tcPr>
            <w:tcW w:w="992" w:type="dxa"/>
          </w:tcPr>
          <w:p w14:paraId="326B16B1" w14:textId="77777777" w:rsidR="007A1F44" w:rsidRPr="00977EA3" w:rsidRDefault="007A1F44">
            <w:pPr>
              <w:pStyle w:val="TableEntry"/>
              <w:rPr>
                <w:noProof w:val="0"/>
              </w:rPr>
            </w:pPr>
            <w:r w:rsidRPr="00977EA3">
              <w:rPr>
                <w:noProof w:val="0"/>
              </w:rPr>
              <w:t>00099</w:t>
            </w:r>
          </w:p>
        </w:tc>
        <w:tc>
          <w:tcPr>
            <w:tcW w:w="2835" w:type="dxa"/>
          </w:tcPr>
          <w:p w14:paraId="515241E4" w14:textId="77777777" w:rsidR="007A1F44" w:rsidRPr="00977EA3" w:rsidRDefault="007A1F44">
            <w:pPr>
              <w:pStyle w:val="TableEntry"/>
              <w:rPr>
                <w:noProof w:val="0"/>
              </w:rPr>
            </w:pPr>
            <w:r w:rsidRPr="00977EA3">
              <w:rPr>
                <w:noProof w:val="0"/>
              </w:rPr>
              <w:t>Event Type Code</w:t>
            </w:r>
          </w:p>
        </w:tc>
      </w:tr>
      <w:tr w:rsidR="007A1F44" w:rsidRPr="00977EA3" w14:paraId="4D8A0049" w14:textId="77777777">
        <w:trPr>
          <w:jc w:val="center"/>
        </w:trPr>
        <w:tc>
          <w:tcPr>
            <w:tcW w:w="783" w:type="dxa"/>
          </w:tcPr>
          <w:p w14:paraId="0A2B1A5D" w14:textId="77777777" w:rsidR="007A1F44" w:rsidRPr="00977EA3" w:rsidRDefault="007A1F44">
            <w:pPr>
              <w:pStyle w:val="TableEntry"/>
              <w:rPr>
                <w:noProof w:val="0"/>
              </w:rPr>
            </w:pPr>
            <w:r w:rsidRPr="00977EA3">
              <w:rPr>
                <w:noProof w:val="0"/>
              </w:rPr>
              <w:t>2</w:t>
            </w:r>
          </w:p>
        </w:tc>
        <w:tc>
          <w:tcPr>
            <w:tcW w:w="761" w:type="dxa"/>
          </w:tcPr>
          <w:p w14:paraId="329F15DD" w14:textId="77777777" w:rsidR="007A1F44" w:rsidRPr="00977EA3" w:rsidRDefault="007A1F44">
            <w:pPr>
              <w:pStyle w:val="TableEntry"/>
              <w:rPr>
                <w:noProof w:val="0"/>
              </w:rPr>
            </w:pPr>
            <w:r w:rsidRPr="00977EA3">
              <w:rPr>
                <w:noProof w:val="0"/>
              </w:rPr>
              <w:t>26</w:t>
            </w:r>
          </w:p>
        </w:tc>
        <w:tc>
          <w:tcPr>
            <w:tcW w:w="691" w:type="dxa"/>
          </w:tcPr>
          <w:p w14:paraId="1C167BFB" w14:textId="77777777" w:rsidR="007A1F44" w:rsidRPr="00977EA3" w:rsidRDefault="007A1F44">
            <w:pPr>
              <w:pStyle w:val="TableEntry"/>
              <w:rPr>
                <w:noProof w:val="0"/>
              </w:rPr>
            </w:pPr>
            <w:r w:rsidRPr="00977EA3">
              <w:rPr>
                <w:noProof w:val="0"/>
              </w:rPr>
              <w:t>TS</w:t>
            </w:r>
          </w:p>
        </w:tc>
        <w:tc>
          <w:tcPr>
            <w:tcW w:w="897" w:type="dxa"/>
          </w:tcPr>
          <w:p w14:paraId="259F049B" w14:textId="77777777" w:rsidR="007A1F44" w:rsidRPr="00977EA3" w:rsidRDefault="007A1F44">
            <w:pPr>
              <w:pStyle w:val="TableEntry"/>
              <w:rPr>
                <w:noProof w:val="0"/>
              </w:rPr>
            </w:pPr>
            <w:r w:rsidRPr="00977EA3">
              <w:rPr>
                <w:noProof w:val="0"/>
              </w:rPr>
              <w:t>R</w:t>
            </w:r>
          </w:p>
        </w:tc>
        <w:tc>
          <w:tcPr>
            <w:tcW w:w="1229" w:type="dxa"/>
          </w:tcPr>
          <w:p w14:paraId="60807F87" w14:textId="77777777" w:rsidR="007A1F44" w:rsidRPr="00977EA3" w:rsidRDefault="007A1F44">
            <w:pPr>
              <w:pStyle w:val="TableEntry"/>
              <w:rPr>
                <w:noProof w:val="0"/>
              </w:rPr>
            </w:pPr>
            <w:r w:rsidRPr="00977EA3">
              <w:rPr>
                <w:noProof w:val="0"/>
              </w:rPr>
              <w:t>[1..1]</w:t>
            </w:r>
          </w:p>
        </w:tc>
        <w:tc>
          <w:tcPr>
            <w:tcW w:w="992" w:type="dxa"/>
          </w:tcPr>
          <w:p w14:paraId="3CA95A59" w14:textId="77777777" w:rsidR="007A1F44" w:rsidRPr="00977EA3" w:rsidRDefault="007A1F44">
            <w:pPr>
              <w:pStyle w:val="TableEntry"/>
              <w:rPr>
                <w:noProof w:val="0"/>
              </w:rPr>
            </w:pPr>
          </w:p>
        </w:tc>
        <w:tc>
          <w:tcPr>
            <w:tcW w:w="992" w:type="dxa"/>
          </w:tcPr>
          <w:p w14:paraId="47FBEF49" w14:textId="77777777" w:rsidR="007A1F44" w:rsidRPr="00977EA3" w:rsidRDefault="007A1F44">
            <w:pPr>
              <w:pStyle w:val="TableEntry"/>
              <w:rPr>
                <w:noProof w:val="0"/>
              </w:rPr>
            </w:pPr>
            <w:r w:rsidRPr="00977EA3">
              <w:rPr>
                <w:noProof w:val="0"/>
              </w:rPr>
              <w:t>00100</w:t>
            </w:r>
          </w:p>
        </w:tc>
        <w:tc>
          <w:tcPr>
            <w:tcW w:w="2835" w:type="dxa"/>
          </w:tcPr>
          <w:p w14:paraId="27178D07" w14:textId="77777777" w:rsidR="007A1F44" w:rsidRPr="00977EA3" w:rsidRDefault="007A1F44">
            <w:pPr>
              <w:pStyle w:val="TableEntry"/>
              <w:rPr>
                <w:noProof w:val="0"/>
              </w:rPr>
            </w:pPr>
            <w:r w:rsidRPr="00977EA3">
              <w:rPr>
                <w:noProof w:val="0"/>
              </w:rPr>
              <w:t>Recorded Date Time</w:t>
            </w:r>
          </w:p>
        </w:tc>
      </w:tr>
      <w:tr w:rsidR="007A1F44" w:rsidRPr="00977EA3" w14:paraId="7D243203" w14:textId="77777777">
        <w:trPr>
          <w:jc w:val="center"/>
        </w:trPr>
        <w:tc>
          <w:tcPr>
            <w:tcW w:w="783" w:type="dxa"/>
          </w:tcPr>
          <w:p w14:paraId="4239D9F2" w14:textId="77777777" w:rsidR="007A1F44" w:rsidRPr="00977EA3" w:rsidRDefault="007A1F44">
            <w:pPr>
              <w:pStyle w:val="TableEntry"/>
              <w:rPr>
                <w:noProof w:val="0"/>
              </w:rPr>
            </w:pPr>
            <w:r w:rsidRPr="00977EA3">
              <w:rPr>
                <w:noProof w:val="0"/>
              </w:rPr>
              <w:t>3</w:t>
            </w:r>
          </w:p>
        </w:tc>
        <w:tc>
          <w:tcPr>
            <w:tcW w:w="761" w:type="dxa"/>
          </w:tcPr>
          <w:p w14:paraId="406AE232" w14:textId="77777777" w:rsidR="007A1F44" w:rsidRPr="00977EA3" w:rsidRDefault="007A1F44">
            <w:pPr>
              <w:pStyle w:val="TableEntry"/>
              <w:rPr>
                <w:noProof w:val="0"/>
              </w:rPr>
            </w:pPr>
            <w:r w:rsidRPr="00977EA3">
              <w:rPr>
                <w:noProof w:val="0"/>
              </w:rPr>
              <w:t>26</w:t>
            </w:r>
          </w:p>
        </w:tc>
        <w:tc>
          <w:tcPr>
            <w:tcW w:w="691" w:type="dxa"/>
          </w:tcPr>
          <w:p w14:paraId="5F74645D" w14:textId="77777777" w:rsidR="007A1F44" w:rsidRPr="00977EA3" w:rsidRDefault="007A1F44">
            <w:pPr>
              <w:pStyle w:val="TableEntry"/>
              <w:rPr>
                <w:noProof w:val="0"/>
              </w:rPr>
            </w:pPr>
            <w:r w:rsidRPr="00977EA3">
              <w:rPr>
                <w:noProof w:val="0"/>
              </w:rPr>
              <w:t>TS</w:t>
            </w:r>
          </w:p>
        </w:tc>
        <w:tc>
          <w:tcPr>
            <w:tcW w:w="897" w:type="dxa"/>
          </w:tcPr>
          <w:p w14:paraId="0F3B3993" w14:textId="77777777" w:rsidR="007A1F44" w:rsidRPr="00977EA3" w:rsidRDefault="007A1F44">
            <w:pPr>
              <w:pStyle w:val="TableEntry"/>
              <w:rPr>
                <w:noProof w:val="0"/>
              </w:rPr>
            </w:pPr>
            <w:r w:rsidRPr="00977EA3">
              <w:rPr>
                <w:noProof w:val="0"/>
              </w:rPr>
              <w:t>C</w:t>
            </w:r>
          </w:p>
        </w:tc>
        <w:tc>
          <w:tcPr>
            <w:tcW w:w="1229" w:type="dxa"/>
          </w:tcPr>
          <w:p w14:paraId="6E1C848E" w14:textId="77777777" w:rsidR="007A1F44" w:rsidRPr="00977EA3" w:rsidRDefault="007A1F44">
            <w:pPr>
              <w:pStyle w:val="TableEntry"/>
              <w:rPr>
                <w:noProof w:val="0"/>
              </w:rPr>
            </w:pPr>
            <w:r w:rsidRPr="00977EA3">
              <w:rPr>
                <w:noProof w:val="0"/>
              </w:rPr>
              <w:t>[0..1]</w:t>
            </w:r>
          </w:p>
        </w:tc>
        <w:tc>
          <w:tcPr>
            <w:tcW w:w="992" w:type="dxa"/>
          </w:tcPr>
          <w:p w14:paraId="571638B7" w14:textId="77777777" w:rsidR="007A1F44" w:rsidRPr="00977EA3" w:rsidRDefault="007A1F44">
            <w:pPr>
              <w:pStyle w:val="TableEntry"/>
              <w:rPr>
                <w:noProof w:val="0"/>
              </w:rPr>
            </w:pPr>
          </w:p>
        </w:tc>
        <w:tc>
          <w:tcPr>
            <w:tcW w:w="992" w:type="dxa"/>
          </w:tcPr>
          <w:p w14:paraId="0A8AAB83" w14:textId="77777777" w:rsidR="007A1F44" w:rsidRPr="00977EA3" w:rsidRDefault="007A1F44">
            <w:pPr>
              <w:pStyle w:val="TableEntry"/>
              <w:rPr>
                <w:noProof w:val="0"/>
              </w:rPr>
            </w:pPr>
            <w:r w:rsidRPr="00977EA3">
              <w:rPr>
                <w:noProof w:val="0"/>
              </w:rPr>
              <w:t>00101</w:t>
            </w:r>
          </w:p>
        </w:tc>
        <w:tc>
          <w:tcPr>
            <w:tcW w:w="2835" w:type="dxa"/>
          </w:tcPr>
          <w:p w14:paraId="04E26AB4" w14:textId="77777777" w:rsidR="007A1F44" w:rsidRPr="00977EA3" w:rsidRDefault="007A1F44">
            <w:pPr>
              <w:pStyle w:val="TableEntry"/>
              <w:rPr>
                <w:noProof w:val="0"/>
              </w:rPr>
            </w:pPr>
            <w:r w:rsidRPr="00977EA3">
              <w:rPr>
                <w:noProof w:val="0"/>
              </w:rPr>
              <w:t>Date/Time Planned Event</w:t>
            </w:r>
          </w:p>
        </w:tc>
      </w:tr>
      <w:tr w:rsidR="007A1F44" w:rsidRPr="00977EA3" w14:paraId="39CB5332" w14:textId="77777777">
        <w:trPr>
          <w:jc w:val="center"/>
        </w:trPr>
        <w:tc>
          <w:tcPr>
            <w:tcW w:w="783" w:type="dxa"/>
          </w:tcPr>
          <w:p w14:paraId="709F86E3" w14:textId="77777777" w:rsidR="007A1F44" w:rsidRPr="00977EA3" w:rsidRDefault="007A1F44">
            <w:pPr>
              <w:pStyle w:val="TableEntry"/>
              <w:rPr>
                <w:noProof w:val="0"/>
              </w:rPr>
            </w:pPr>
            <w:r w:rsidRPr="00977EA3">
              <w:rPr>
                <w:noProof w:val="0"/>
              </w:rPr>
              <w:t>4</w:t>
            </w:r>
          </w:p>
        </w:tc>
        <w:tc>
          <w:tcPr>
            <w:tcW w:w="761" w:type="dxa"/>
          </w:tcPr>
          <w:p w14:paraId="33069E96" w14:textId="77777777" w:rsidR="007A1F44" w:rsidRPr="00977EA3" w:rsidRDefault="007A1F44">
            <w:pPr>
              <w:pStyle w:val="TableEntry"/>
              <w:rPr>
                <w:noProof w:val="0"/>
              </w:rPr>
            </w:pPr>
            <w:r w:rsidRPr="00977EA3">
              <w:rPr>
                <w:noProof w:val="0"/>
              </w:rPr>
              <w:t>3</w:t>
            </w:r>
          </w:p>
        </w:tc>
        <w:tc>
          <w:tcPr>
            <w:tcW w:w="691" w:type="dxa"/>
          </w:tcPr>
          <w:p w14:paraId="1FFEBE88" w14:textId="77777777" w:rsidR="007A1F44" w:rsidRPr="00977EA3" w:rsidRDefault="007A1F44">
            <w:pPr>
              <w:pStyle w:val="TableEntry"/>
              <w:rPr>
                <w:noProof w:val="0"/>
              </w:rPr>
            </w:pPr>
            <w:r w:rsidRPr="00977EA3">
              <w:rPr>
                <w:noProof w:val="0"/>
              </w:rPr>
              <w:t>IS</w:t>
            </w:r>
          </w:p>
        </w:tc>
        <w:tc>
          <w:tcPr>
            <w:tcW w:w="897" w:type="dxa"/>
          </w:tcPr>
          <w:p w14:paraId="0AE01950" w14:textId="77777777" w:rsidR="007A1F44" w:rsidRPr="00977EA3" w:rsidRDefault="007A1F44">
            <w:pPr>
              <w:pStyle w:val="TableEntry"/>
              <w:rPr>
                <w:noProof w:val="0"/>
              </w:rPr>
            </w:pPr>
            <w:r w:rsidRPr="00977EA3">
              <w:rPr>
                <w:noProof w:val="0"/>
              </w:rPr>
              <w:t>O</w:t>
            </w:r>
          </w:p>
        </w:tc>
        <w:tc>
          <w:tcPr>
            <w:tcW w:w="1229" w:type="dxa"/>
          </w:tcPr>
          <w:p w14:paraId="5237C47D" w14:textId="77777777" w:rsidR="007A1F44" w:rsidRPr="00977EA3" w:rsidRDefault="007A1F44">
            <w:pPr>
              <w:pStyle w:val="TableEntry"/>
              <w:rPr>
                <w:noProof w:val="0"/>
              </w:rPr>
            </w:pPr>
            <w:r w:rsidRPr="00977EA3">
              <w:rPr>
                <w:noProof w:val="0"/>
              </w:rPr>
              <w:t>[0..1]</w:t>
            </w:r>
          </w:p>
        </w:tc>
        <w:tc>
          <w:tcPr>
            <w:tcW w:w="992" w:type="dxa"/>
          </w:tcPr>
          <w:p w14:paraId="4079D29E" w14:textId="77777777" w:rsidR="007A1F44" w:rsidRPr="00977EA3" w:rsidRDefault="007A1F44">
            <w:pPr>
              <w:pStyle w:val="TableEntry"/>
              <w:rPr>
                <w:noProof w:val="0"/>
              </w:rPr>
            </w:pPr>
            <w:r w:rsidRPr="00977EA3">
              <w:rPr>
                <w:noProof w:val="0"/>
              </w:rPr>
              <w:t>0062</w:t>
            </w:r>
          </w:p>
        </w:tc>
        <w:tc>
          <w:tcPr>
            <w:tcW w:w="992" w:type="dxa"/>
          </w:tcPr>
          <w:p w14:paraId="1C91BDC2" w14:textId="77777777" w:rsidR="007A1F44" w:rsidRPr="00977EA3" w:rsidRDefault="007A1F44">
            <w:pPr>
              <w:pStyle w:val="TableEntry"/>
              <w:rPr>
                <w:noProof w:val="0"/>
              </w:rPr>
            </w:pPr>
            <w:r w:rsidRPr="00977EA3">
              <w:rPr>
                <w:noProof w:val="0"/>
              </w:rPr>
              <w:t>00102</w:t>
            </w:r>
          </w:p>
        </w:tc>
        <w:tc>
          <w:tcPr>
            <w:tcW w:w="2835" w:type="dxa"/>
          </w:tcPr>
          <w:p w14:paraId="1E298476" w14:textId="77777777" w:rsidR="007A1F44" w:rsidRPr="00977EA3" w:rsidRDefault="007A1F44">
            <w:pPr>
              <w:pStyle w:val="TableEntry"/>
              <w:rPr>
                <w:noProof w:val="0"/>
              </w:rPr>
            </w:pPr>
            <w:r w:rsidRPr="00977EA3">
              <w:rPr>
                <w:noProof w:val="0"/>
              </w:rPr>
              <w:t>Event Reason Code</w:t>
            </w:r>
          </w:p>
        </w:tc>
      </w:tr>
      <w:tr w:rsidR="007A1F44" w:rsidRPr="00977EA3" w14:paraId="4F6431AD" w14:textId="77777777">
        <w:trPr>
          <w:jc w:val="center"/>
        </w:trPr>
        <w:tc>
          <w:tcPr>
            <w:tcW w:w="783" w:type="dxa"/>
          </w:tcPr>
          <w:p w14:paraId="48438512" w14:textId="77777777" w:rsidR="007A1F44" w:rsidRPr="00977EA3" w:rsidRDefault="007A1F44">
            <w:pPr>
              <w:pStyle w:val="TableEntry"/>
              <w:rPr>
                <w:noProof w:val="0"/>
              </w:rPr>
            </w:pPr>
            <w:r w:rsidRPr="00977EA3">
              <w:rPr>
                <w:noProof w:val="0"/>
              </w:rPr>
              <w:t>5</w:t>
            </w:r>
          </w:p>
        </w:tc>
        <w:tc>
          <w:tcPr>
            <w:tcW w:w="761" w:type="dxa"/>
          </w:tcPr>
          <w:p w14:paraId="6154F08F" w14:textId="77777777" w:rsidR="007A1F44" w:rsidRPr="00977EA3" w:rsidRDefault="007A1F44">
            <w:pPr>
              <w:pStyle w:val="TableEntry"/>
              <w:rPr>
                <w:noProof w:val="0"/>
              </w:rPr>
            </w:pPr>
            <w:r w:rsidRPr="00977EA3">
              <w:rPr>
                <w:noProof w:val="0"/>
              </w:rPr>
              <w:t>250</w:t>
            </w:r>
          </w:p>
        </w:tc>
        <w:tc>
          <w:tcPr>
            <w:tcW w:w="691" w:type="dxa"/>
          </w:tcPr>
          <w:p w14:paraId="129D82CE" w14:textId="77777777" w:rsidR="007A1F44" w:rsidRPr="00977EA3" w:rsidRDefault="007A1F44">
            <w:pPr>
              <w:pStyle w:val="TableEntry"/>
              <w:rPr>
                <w:noProof w:val="0"/>
              </w:rPr>
            </w:pPr>
            <w:r w:rsidRPr="00977EA3">
              <w:rPr>
                <w:noProof w:val="0"/>
              </w:rPr>
              <w:t>XCN</w:t>
            </w:r>
          </w:p>
        </w:tc>
        <w:tc>
          <w:tcPr>
            <w:tcW w:w="897" w:type="dxa"/>
          </w:tcPr>
          <w:p w14:paraId="3FAFDF0B" w14:textId="77777777" w:rsidR="007A1F44" w:rsidRPr="00977EA3" w:rsidRDefault="007A1F44">
            <w:pPr>
              <w:pStyle w:val="TableEntry"/>
              <w:rPr>
                <w:noProof w:val="0"/>
              </w:rPr>
            </w:pPr>
            <w:r w:rsidRPr="00977EA3">
              <w:rPr>
                <w:noProof w:val="0"/>
              </w:rPr>
              <w:t>O</w:t>
            </w:r>
          </w:p>
        </w:tc>
        <w:tc>
          <w:tcPr>
            <w:tcW w:w="1229" w:type="dxa"/>
          </w:tcPr>
          <w:p w14:paraId="590C8A67" w14:textId="77777777" w:rsidR="007A1F44" w:rsidRPr="00977EA3" w:rsidRDefault="007A1F44">
            <w:pPr>
              <w:pStyle w:val="TableEntry"/>
              <w:rPr>
                <w:noProof w:val="0"/>
              </w:rPr>
            </w:pPr>
            <w:r w:rsidRPr="00977EA3">
              <w:rPr>
                <w:noProof w:val="0"/>
              </w:rPr>
              <w:t>[0..*]</w:t>
            </w:r>
          </w:p>
        </w:tc>
        <w:tc>
          <w:tcPr>
            <w:tcW w:w="992" w:type="dxa"/>
          </w:tcPr>
          <w:p w14:paraId="5126705A" w14:textId="77777777" w:rsidR="007A1F44" w:rsidRPr="00977EA3" w:rsidRDefault="007A1F44">
            <w:pPr>
              <w:pStyle w:val="TableEntry"/>
              <w:rPr>
                <w:noProof w:val="0"/>
              </w:rPr>
            </w:pPr>
            <w:r w:rsidRPr="00977EA3">
              <w:rPr>
                <w:noProof w:val="0"/>
              </w:rPr>
              <w:t>0188</w:t>
            </w:r>
          </w:p>
        </w:tc>
        <w:tc>
          <w:tcPr>
            <w:tcW w:w="992" w:type="dxa"/>
          </w:tcPr>
          <w:p w14:paraId="4AB10BDB" w14:textId="77777777" w:rsidR="007A1F44" w:rsidRPr="00977EA3" w:rsidRDefault="007A1F44">
            <w:pPr>
              <w:pStyle w:val="TableEntry"/>
              <w:rPr>
                <w:noProof w:val="0"/>
              </w:rPr>
            </w:pPr>
            <w:r w:rsidRPr="00977EA3">
              <w:rPr>
                <w:noProof w:val="0"/>
              </w:rPr>
              <w:t>00103</w:t>
            </w:r>
          </w:p>
        </w:tc>
        <w:tc>
          <w:tcPr>
            <w:tcW w:w="2835" w:type="dxa"/>
          </w:tcPr>
          <w:p w14:paraId="05209E43" w14:textId="77777777" w:rsidR="007A1F44" w:rsidRPr="00977EA3" w:rsidRDefault="007A1F44">
            <w:pPr>
              <w:pStyle w:val="TableEntry"/>
              <w:rPr>
                <w:noProof w:val="0"/>
              </w:rPr>
            </w:pPr>
            <w:r w:rsidRPr="00977EA3">
              <w:rPr>
                <w:noProof w:val="0"/>
              </w:rPr>
              <w:t>Operator ID</w:t>
            </w:r>
          </w:p>
        </w:tc>
      </w:tr>
      <w:tr w:rsidR="007A1F44" w:rsidRPr="00977EA3" w14:paraId="75A918AF" w14:textId="77777777">
        <w:trPr>
          <w:jc w:val="center"/>
        </w:trPr>
        <w:tc>
          <w:tcPr>
            <w:tcW w:w="783" w:type="dxa"/>
          </w:tcPr>
          <w:p w14:paraId="51D2A2AC" w14:textId="77777777" w:rsidR="007A1F44" w:rsidRPr="00977EA3" w:rsidRDefault="007A1F44">
            <w:pPr>
              <w:pStyle w:val="TableEntry"/>
              <w:rPr>
                <w:noProof w:val="0"/>
              </w:rPr>
            </w:pPr>
            <w:r w:rsidRPr="00977EA3">
              <w:rPr>
                <w:noProof w:val="0"/>
              </w:rPr>
              <w:t>6</w:t>
            </w:r>
          </w:p>
        </w:tc>
        <w:tc>
          <w:tcPr>
            <w:tcW w:w="761" w:type="dxa"/>
          </w:tcPr>
          <w:p w14:paraId="18B77EBF" w14:textId="77777777" w:rsidR="007A1F44" w:rsidRPr="00977EA3" w:rsidRDefault="007A1F44">
            <w:pPr>
              <w:pStyle w:val="TableEntry"/>
              <w:rPr>
                <w:noProof w:val="0"/>
              </w:rPr>
            </w:pPr>
            <w:r w:rsidRPr="00977EA3">
              <w:rPr>
                <w:noProof w:val="0"/>
              </w:rPr>
              <w:t>26</w:t>
            </w:r>
          </w:p>
        </w:tc>
        <w:tc>
          <w:tcPr>
            <w:tcW w:w="691" w:type="dxa"/>
          </w:tcPr>
          <w:p w14:paraId="52862C31" w14:textId="77777777" w:rsidR="007A1F44" w:rsidRPr="00977EA3" w:rsidRDefault="007A1F44">
            <w:pPr>
              <w:pStyle w:val="TableEntry"/>
              <w:rPr>
                <w:noProof w:val="0"/>
              </w:rPr>
            </w:pPr>
            <w:r w:rsidRPr="00977EA3">
              <w:rPr>
                <w:noProof w:val="0"/>
              </w:rPr>
              <w:t>TS</w:t>
            </w:r>
          </w:p>
        </w:tc>
        <w:tc>
          <w:tcPr>
            <w:tcW w:w="897" w:type="dxa"/>
          </w:tcPr>
          <w:p w14:paraId="005A4698" w14:textId="77777777" w:rsidR="007A1F44" w:rsidRPr="00977EA3" w:rsidRDefault="007A1F44">
            <w:pPr>
              <w:pStyle w:val="TableEntry"/>
              <w:rPr>
                <w:noProof w:val="0"/>
              </w:rPr>
            </w:pPr>
            <w:r w:rsidRPr="00977EA3">
              <w:rPr>
                <w:noProof w:val="0"/>
              </w:rPr>
              <w:t>C</w:t>
            </w:r>
          </w:p>
        </w:tc>
        <w:tc>
          <w:tcPr>
            <w:tcW w:w="1229" w:type="dxa"/>
          </w:tcPr>
          <w:p w14:paraId="2252F330" w14:textId="77777777" w:rsidR="007A1F44" w:rsidRPr="00977EA3" w:rsidRDefault="007A1F44">
            <w:pPr>
              <w:pStyle w:val="TableEntry"/>
              <w:rPr>
                <w:noProof w:val="0"/>
              </w:rPr>
            </w:pPr>
            <w:r w:rsidRPr="00977EA3">
              <w:rPr>
                <w:noProof w:val="0"/>
              </w:rPr>
              <w:t>[0..1]</w:t>
            </w:r>
          </w:p>
        </w:tc>
        <w:tc>
          <w:tcPr>
            <w:tcW w:w="992" w:type="dxa"/>
          </w:tcPr>
          <w:p w14:paraId="6348343B" w14:textId="77777777" w:rsidR="007A1F44" w:rsidRPr="00977EA3" w:rsidRDefault="007A1F44">
            <w:pPr>
              <w:pStyle w:val="TableEntry"/>
              <w:rPr>
                <w:noProof w:val="0"/>
              </w:rPr>
            </w:pPr>
          </w:p>
        </w:tc>
        <w:tc>
          <w:tcPr>
            <w:tcW w:w="992" w:type="dxa"/>
          </w:tcPr>
          <w:p w14:paraId="6408A1B5" w14:textId="77777777" w:rsidR="007A1F44" w:rsidRPr="00977EA3" w:rsidRDefault="007A1F44">
            <w:pPr>
              <w:pStyle w:val="TableEntry"/>
              <w:rPr>
                <w:noProof w:val="0"/>
              </w:rPr>
            </w:pPr>
            <w:r w:rsidRPr="00977EA3">
              <w:rPr>
                <w:noProof w:val="0"/>
              </w:rPr>
              <w:t>01278</w:t>
            </w:r>
          </w:p>
        </w:tc>
        <w:tc>
          <w:tcPr>
            <w:tcW w:w="2835" w:type="dxa"/>
          </w:tcPr>
          <w:p w14:paraId="3A309AA2" w14:textId="77777777" w:rsidR="007A1F44" w:rsidRPr="00977EA3" w:rsidRDefault="007A1F44">
            <w:pPr>
              <w:pStyle w:val="TableEntry"/>
              <w:rPr>
                <w:noProof w:val="0"/>
              </w:rPr>
            </w:pPr>
            <w:r w:rsidRPr="00977EA3">
              <w:rPr>
                <w:noProof w:val="0"/>
              </w:rPr>
              <w:t>Event Occurred</w:t>
            </w:r>
          </w:p>
        </w:tc>
      </w:tr>
      <w:tr w:rsidR="007A1F44" w:rsidRPr="00977EA3" w14:paraId="16928C14" w14:textId="77777777">
        <w:trPr>
          <w:jc w:val="center"/>
        </w:trPr>
        <w:tc>
          <w:tcPr>
            <w:tcW w:w="783" w:type="dxa"/>
          </w:tcPr>
          <w:p w14:paraId="7324D7A0" w14:textId="77777777" w:rsidR="007A1F44" w:rsidRPr="00977EA3" w:rsidRDefault="007A1F44">
            <w:pPr>
              <w:pStyle w:val="TableEntry"/>
              <w:rPr>
                <w:noProof w:val="0"/>
              </w:rPr>
            </w:pPr>
            <w:r w:rsidRPr="00977EA3">
              <w:rPr>
                <w:noProof w:val="0"/>
              </w:rPr>
              <w:t>7</w:t>
            </w:r>
          </w:p>
        </w:tc>
        <w:tc>
          <w:tcPr>
            <w:tcW w:w="761" w:type="dxa"/>
          </w:tcPr>
          <w:p w14:paraId="6770FE3F" w14:textId="77777777" w:rsidR="007A1F44" w:rsidRPr="00977EA3" w:rsidRDefault="007A1F44">
            <w:pPr>
              <w:pStyle w:val="TableEntry"/>
              <w:rPr>
                <w:noProof w:val="0"/>
              </w:rPr>
            </w:pPr>
            <w:r w:rsidRPr="00977EA3">
              <w:rPr>
                <w:noProof w:val="0"/>
              </w:rPr>
              <w:t>241</w:t>
            </w:r>
          </w:p>
        </w:tc>
        <w:tc>
          <w:tcPr>
            <w:tcW w:w="691" w:type="dxa"/>
          </w:tcPr>
          <w:p w14:paraId="74D6B118" w14:textId="77777777" w:rsidR="007A1F44" w:rsidRPr="00977EA3" w:rsidRDefault="007A1F44">
            <w:pPr>
              <w:pStyle w:val="TableEntry"/>
              <w:rPr>
                <w:noProof w:val="0"/>
              </w:rPr>
            </w:pPr>
            <w:r w:rsidRPr="00977EA3">
              <w:rPr>
                <w:noProof w:val="0"/>
              </w:rPr>
              <w:t>HD</w:t>
            </w:r>
          </w:p>
        </w:tc>
        <w:tc>
          <w:tcPr>
            <w:tcW w:w="897" w:type="dxa"/>
          </w:tcPr>
          <w:p w14:paraId="6B54C95F" w14:textId="77777777" w:rsidR="007A1F44" w:rsidRPr="00977EA3" w:rsidRDefault="007A1F44">
            <w:pPr>
              <w:pStyle w:val="TableEntry"/>
              <w:rPr>
                <w:noProof w:val="0"/>
              </w:rPr>
            </w:pPr>
            <w:r w:rsidRPr="00977EA3">
              <w:rPr>
                <w:noProof w:val="0"/>
              </w:rPr>
              <w:t>RE</w:t>
            </w:r>
          </w:p>
        </w:tc>
        <w:tc>
          <w:tcPr>
            <w:tcW w:w="1229" w:type="dxa"/>
          </w:tcPr>
          <w:p w14:paraId="2EBE31D5" w14:textId="77777777" w:rsidR="007A1F44" w:rsidRPr="00977EA3" w:rsidRDefault="007A1F44">
            <w:pPr>
              <w:pStyle w:val="TableEntry"/>
              <w:rPr>
                <w:noProof w:val="0"/>
              </w:rPr>
            </w:pPr>
            <w:r w:rsidRPr="00977EA3">
              <w:rPr>
                <w:noProof w:val="0"/>
              </w:rPr>
              <w:t>[0..1]</w:t>
            </w:r>
          </w:p>
        </w:tc>
        <w:tc>
          <w:tcPr>
            <w:tcW w:w="992" w:type="dxa"/>
          </w:tcPr>
          <w:p w14:paraId="518A76A5" w14:textId="77777777" w:rsidR="007A1F44" w:rsidRPr="00977EA3" w:rsidRDefault="007A1F44">
            <w:pPr>
              <w:pStyle w:val="TableEntry"/>
              <w:rPr>
                <w:noProof w:val="0"/>
              </w:rPr>
            </w:pPr>
          </w:p>
        </w:tc>
        <w:tc>
          <w:tcPr>
            <w:tcW w:w="992" w:type="dxa"/>
          </w:tcPr>
          <w:p w14:paraId="47F66F9B" w14:textId="77777777" w:rsidR="007A1F44" w:rsidRPr="00977EA3" w:rsidRDefault="007A1F44">
            <w:pPr>
              <w:pStyle w:val="TableEntry"/>
              <w:rPr>
                <w:noProof w:val="0"/>
              </w:rPr>
            </w:pPr>
            <w:r w:rsidRPr="00977EA3">
              <w:rPr>
                <w:noProof w:val="0"/>
              </w:rPr>
              <w:t>01534</w:t>
            </w:r>
          </w:p>
        </w:tc>
        <w:tc>
          <w:tcPr>
            <w:tcW w:w="2835" w:type="dxa"/>
          </w:tcPr>
          <w:p w14:paraId="54247B14" w14:textId="77777777" w:rsidR="007A1F44" w:rsidRPr="00977EA3" w:rsidRDefault="007A1F44">
            <w:pPr>
              <w:pStyle w:val="TableEntry"/>
              <w:rPr>
                <w:noProof w:val="0"/>
              </w:rPr>
            </w:pPr>
            <w:r w:rsidRPr="00977EA3">
              <w:rPr>
                <w:noProof w:val="0"/>
              </w:rPr>
              <w:t>Event Facility</w:t>
            </w:r>
          </w:p>
        </w:tc>
      </w:tr>
    </w:tbl>
    <w:p w14:paraId="0F149EA1" w14:textId="77777777" w:rsidR="007A1F44" w:rsidRPr="00977EA3" w:rsidRDefault="007A1F44" w:rsidP="00CF2883">
      <w:pPr>
        <w:pStyle w:val="Corpotesto"/>
      </w:pPr>
    </w:p>
    <w:p w14:paraId="25164548" w14:textId="0C73648D" w:rsidR="007A1F44" w:rsidRPr="00977EA3" w:rsidRDefault="007A1F44" w:rsidP="003462A5">
      <w:pPr>
        <w:pStyle w:val="Corpotesto"/>
      </w:pPr>
      <w:r w:rsidRPr="00977EA3">
        <w:rPr>
          <w:b/>
          <w:bCs/>
        </w:rPr>
        <w:t>EVN-1 Event Type Code (ID)</w:t>
      </w:r>
      <w:r w:rsidR="00E969A9" w:rsidRPr="00977EA3">
        <w:t>,</w:t>
      </w:r>
      <w:r w:rsidRPr="00977EA3">
        <w:t xml:space="preserve"> Not supported (deprecated in HL7 2.5). The Event Type Code is given in MSH-9 of segment MSH.</w:t>
      </w:r>
    </w:p>
    <w:p w14:paraId="626C96DF" w14:textId="41E5301E" w:rsidR="007A1F44" w:rsidRPr="00977EA3" w:rsidRDefault="007A1F44" w:rsidP="003462A5">
      <w:pPr>
        <w:pStyle w:val="Corpotesto"/>
      </w:pPr>
      <w:r w:rsidRPr="00977EA3">
        <w:rPr>
          <w:b/>
          <w:bCs/>
        </w:rPr>
        <w:t>EVN-2 Recorded Date Time (TS)</w:t>
      </w:r>
      <w:r w:rsidR="00E969A9" w:rsidRPr="00977EA3">
        <w:t>,</w:t>
      </w:r>
      <w:r w:rsidRPr="00977EA3">
        <w:t xml:space="preserve"> Required. Date/time when the event was recorded. </w:t>
      </w:r>
    </w:p>
    <w:p w14:paraId="7AE4E04B" w14:textId="1073BFE6" w:rsidR="007A1F44" w:rsidRPr="00977EA3" w:rsidRDefault="007A1F44" w:rsidP="003462A5">
      <w:pPr>
        <w:pStyle w:val="Corpotesto"/>
      </w:pPr>
      <w:r w:rsidRPr="00977EA3">
        <w:rPr>
          <w:b/>
          <w:bCs/>
        </w:rPr>
        <w:t>EVN-3 Date/Time Planned Event (TS)</w:t>
      </w:r>
      <w:r w:rsidR="00E969A9" w:rsidRPr="00977EA3">
        <w:t>,</w:t>
      </w:r>
      <w:r w:rsidRPr="00977EA3">
        <w:t xml:space="preserve"> Conditional. Date/time when the event was planned. </w:t>
      </w:r>
    </w:p>
    <w:p w14:paraId="397DA40B" w14:textId="77777777" w:rsidR="007A1F44" w:rsidRPr="00977EA3" w:rsidRDefault="007A1F44" w:rsidP="003462A5">
      <w:pPr>
        <w:pStyle w:val="Corpotesto"/>
      </w:pPr>
      <w:r w:rsidRPr="00977EA3">
        <w:t>Condition predicate:</w:t>
      </w:r>
    </w:p>
    <w:p w14:paraId="240B0B25" w14:textId="18EC3627" w:rsidR="008E3CF3" w:rsidRPr="00977EA3" w:rsidRDefault="007A1F44" w:rsidP="00EC243F">
      <w:pPr>
        <w:pStyle w:val="Puntoelenco2"/>
      </w:pPr>
      <w:r w:rsidRPr="00977EA3">
        <w:t xml:space="preserve">This field shall be populated in events “Pending Transfer” (A15) and “Cancel Pending Transfer” (A26), which are supported by </w:t>
      </w:r>
      <w:r w:rsidR="00A52336" w:rsidRPr="00977EA3">
        <w:t>t</w:t>
      </w:r>
      <w:r w:rsidRPr="00977EA3">
        <w:t xml:space="preserve">ransaction </w:t>
      </w:r>
      <w:r w:rsidR="00A156BD" w:rsidRPr="00977EA3">
        <w:t>[</w:t>
      </w:r>
      <w:r w:rsidRPr="00977EA3">
        <w:t>ITI-31</w:t>
      </w:r>
      <w:r w:rsidR="00A156BD" w:rsidRPr="00977EA3">
        <w:t>]</w:t>
      </w:r>
      <w:r w:rsidRPr="00977EA3">
        <w:t xml:space="preserve">. </w:t>
      </w:r>
    </w:p>
    <w:p w14:paraId="56B7596A" w14:textId="7B8A3112" w:rsidR="008E3CF3" w:rsidRPr="00977EA3" w:rsidRDefault="007A1F44" w:rsidP="00EC243F">
      <w:pPr>
        <w:pStyle w:val="Puntoelenco2"/>
      </w:pPr>
      <w:r w:rsidRPr="00977EA3">
        <w:t xml:space="preserve">The update of a pending transfer uses message A08 and leaves this field empty. The update of the planned date/time of the transfer is only possible through the ZBE segment in message Z99, when using the option “Historic Movement Management” of transaction </w:t>
      </w:r>
      <w:r w:rsidR="00383577">
        <w:t>[</w:t>
      </w:r>
      <w:r w:rsidRPr="00977EA3">
        <w:t>ITI-31</w:t>
      </w:r>
      <w:r w:rsidR="00383577">
        <w:t>]</w:t>
      </w:r>
      <w:r w:rsidRPr="00977EA3">
        <w:t xml:space="preserve">. </w:t>
      </w:r>
    </w:p>
    <w:p w14:paraId="52EE2294" w14:textId="4BEC9704" w:rsidR="008E3CF3" w:rsidRPr="00977EA3" w:rsidRDefault="007A1F44" w:rsidP="00EC243F">
      <w:pPr>
        <w:pStyle w:val="Puntoelenco2"/>
      </w:pPr>
      <w:r w:rsidRPr="00977EA3">
        <w:lastRenderedPageBreak/>
        <w:t xml:space="preserve">Other planned events of transaction </w:t>
      </w:r>
      <w:r w:rsidR="00383577">
        <w:t>[</w:t>
      </w:r>
      <w:r w:rsidRPr="00977EA3">
        <w:t>ITI-31</w:t>
      </w:r>
      <w:r w:rsidR="00383577">
        <w:t>]</w:t>
      </w:r>
      <w:r w:rsidRPr="00977EA3">
        <w:t>, such as “Pending Admit”, “Pending Discharge” and the cancels thereof, use a specific field of segment PV2 to give the date/time of the planned event. For consistency of use, IHE recommends that the content of the specific field of PV2 be also copied to EVN-3.</w:t>
      </w:r>
    </w:p>
    <w:p w14:paraId="14B17743" w14:textId="77777777" w:rsidR="007A1F44" w:rsidRPr="00977EA3" w:rsidRDefault="007A1F44">
      <w:r w:rsidRPr="00977EA3">
        <w:t xml:space="preserve">National extensions of this transaction may extend the condition above. </w:t>
      </w:r>
    </w:p>
    <w:p w14:paraId="7739039A" w14:textId="77777777" w:rsidR="007A1F44" w:rsidRPr="00977EA3" w:rsidRDefault="007A1F44">
      <w:r w:rsidRPr="00977EA3">
        <w:rPr>
          <w:b/>
          <w:bCs/>
        </w:rPr>
        <w:t>EVN-6 Event Occurred (TS)</w:t>
      </w:r>
      <w:r w:rsidRPr="00977EA3">
        <w:t xml:space="preserve">: Conditional. This field contains the date/time that the event really occurred. </w:t>
      </w:r>
    </w:p>
    <w:p w14:paraId="614C28F9" w14:textId="77777777" w:rsidR="007A1F44" w:rsidRPr="00977EA3" w:rsidRDefault="007A1F44">
      <w:r w:rsidRPr="00977EA3">
        <w:t>Condition predicate:</w:t>
      </w:r>
    </w:p>
    <w:p w14:paraId="41CCC661" w14:textId="77777777" w:rsidR="008E3CF3" w:rsidRPr="00977EA3" w:rsidRDefault="007A1F44" w:rsidP="00EC243F">
      <w:pPr>
        <w:pStyle w:val="Puntoelenco2"/>
      </w:pPr>
      <w:r w:rsidRPr="00977EA3">
        <w:t xml:space="preserve">This field shall not be populated in messages communicating pending events and their cancellations. </w:t>
      </w:r>
    </w:p>
    <w:p w14:paraId="67E33C9F" w14:textId="77777777" w:rsidR="008E3CF3" w:rsidRPr="00977EA3" w:rsidRDefault="007A1F44" w:rsidP="00EC243F">
      <w:pPr>
        <w:pStyle w:val="Puntoelenco2"/>
      </w:pPr>
      <w:r w:rsidRPr="00977EA3">
        <w:t xml:space="preserve">In messages communicating effective events (inserts and updates), this field shall be populated with the real date/time of the notified event. </w:t>
      </w:r>
    </w:p>
    <w:p w14:paraId="1399813F" w14:textId="77777777" w:rsidR="008E3CF3" w:rsidRPr="00977EA3" w:rsidRDefault="007A1F44" w:rsidP="00EC243F">
      <w:pPr>
        <w:pStyle w:val="Puntoelenco2"/>
      </w:pPr>
      <w:r w:rsidRPr="00977EA3">
        <w:t>In messages communicating cancellations, this field shall be populated with the date/time that was sent in the message that originally communicated the event being cancelled.</w:t>
      </w:r>
    </w:p>
    <w:p w14:paraId="03000D6E" w14:textId="77777777" w:rsidR="007A1F44" w:rsidRPr="00977EA3" w:rsidRDefault="007A1F44">
      <w:r w:rsidRPr="00977EA3">
        <w:rPr>
          <w:b/>
          <w:bCs/>
        </w:rPr>
        <w:t>EVN-7 Event Facility (HD)</w:t>
      </w:r>
      <w:r w:rsidRPr="00977EA3">
        <w:t>: Required if known to the sender. This field identifies the actual facility where the event occurred as distinct from the sending facility (MSH-4).</w:t>
      </w:r>
    </w:p>
    <w:p w14:paraId="340FE9A3"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18" w:name="_Toc174249104"/>
      <w:bookmarkStart w:id="219" w:name="_Toc398544139"/>
      <w:r w:rsidRPr="00977EA3">
        <w:rPr>
          <w:noProof w:val="0"/>
        </w:rPr>
        <w:t>PID - Patient Identification segment</w:t>
      </w:r>
      <w:bookmarkEnd w:id="218"/>
      <w:bookmarkEnd w:id="219"/>
    </w:p>
    <w:p w14:paraId="6182E04A" w14:textId="77777777" w:rsidR="007A1F44" w:rsidRPr="00977EA3" w:rsidRDefault="007A1F44" w:rsidP="00995A50">
      <w:pPr>
        <w:pStyle w:val="Corpotesto"/>
      </w:pPr>
      <w:r w:rsidRPr="00977EA3">
        <w:t>Standard Reference: HL7 Version 2.5, Chapter 3 (Section 3.4.2)</w:t>
      </w:r>
    </w:p>
    <w:p w14:paraId="549BC154" w14:textId="43959B98" w:rsidR="007A1F44" w:rsidRPr="00977EA3" w:rsidRDefault="007A1F44" w:rsidP="00995A50">
      <w:pPr>
        <w:pStyle w:val="Corpotesto"/>
      </w:pPr>
      <w:r w:rsidRPr="00977EA3">
        <w:t>The PID segment is used by all applications as the primary means of communicating patient identification information. This segment contains permanent patient identifying and demographic information that, for the most part, is not likely to change frequently.</w:t>
      </w:r>
    </w:p>
    <w:p w14:paraId="7654948B" w14:textId="77777777" w:rsidR="007A1F44" w:rsidRPr="00977EA3" w:rsidRDefault="007A1F44">
      <w:pPr>
        <w:pStyle w:val="TableTitle"/>
        <w:rPr>
          <w:noProof w:val="0"/>
        </w:rPr>
      </w:pPr>
      <w:r w:rsidRPr="00977EA3">
        <w:rPr>
          <w:noProof w:val="0"/>
        </w:rPr>
        <w:t>Table 3.30</w:t>
      </w:r>
      <w:r w:rsidRPr="00977EA3">
        <w:rPr>
          <w:noProof w:val="0"/>
        </w:rPr>
        <w:noBreakHyphen/>
        <w:t>3: PID - Patient Identification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
        <w:gridCol w:w="764"/>
        <w:gridCol w:w="760"/>
        <w:gridCol w:w="1062"/>
        <w:gridCol w:w="1215"/>
        <w:gridCol w:w="861"/>
        <w:gridCol w:w="979"/>
        <w:gridCol w:w="2834"/>
      </w:tblGrid>
      <w:tr w:rsidR="007A1F44" w:rsidRPr="00977EA3" w14:paraId="0C0A6999" w14:textId="77777777">
        <w:trPr>
          <w:tblHeader/>
          <w:jc w:val="center"/>
        </w:trPr>
        <w:tc>
          <w:tcPr>
            <w:tcW w:w="784" w:type="dxa"/>
            <w:shd w:val="clear" w:color="auto" w:fill="D9D9D9"/>
          </w:tcPr>
          <w:p w14:paraId="25D3A151" w14:textId="77777777" w:rsidR="007A1F44" w:rsidRPr="00977EA3" w:rsidRDefault="007A1F44" w:rsidP="00A063AC">
            <w:pPr>
              <w:pStyle w:val="TableEntryHeader"/>
              <w:rPr>
                <w:noProof w:val="0"/>
              </w:rPr>
            </w:pPr>
            <w:r w:rsidRPr="00977EA3">
              <w:rPr>
                <w:noProof w:val="0"/>
              </w:rPr>
              <w:t>SEQ</w:t>
            </w:r>
          </w:p>
        </w:tc>
        <w:tc>
          <w:tcPr>
            <w:tcW w:w="764" w:type="dxa"/>
            <w:shd w:val="clear" w:color="auto" w:fill="D9D9D9"/>
          </w:tcPr>
          <w:p w14:paraId="42E06DFA" w14:textId="77777777" w:rsidR="007A1F44" w:rsidRPr="00977EA3" w:rsidRDefault="007A1F44" w:rsidP="00A53067">
            <w:pPr>
              <w:pStyle w:val="TableEntryHeader"/>
              <w:rPr>
                <w:noProof w:val="0"/>
              </w:rPr>
            </w:pPr>
            <w:r w:rsidRPr="00977EA3">
              <w:rPr>
                <w:noProof w:val="0"/>
              </w:rPr>
              <w:t>LEN</w:t>
            </w:r>
          </w:p>
        </w:tc>
        <w:tc>
          <w:tcPr>
            <w:tcW w:w="760" w:type="dxa"/>
            <w:shd w:val="clear" w:color="auto" w:fill="D9D9D9"/>
          </w:tcPr>
          <w:p w14:paraId="36E7E996" w14:textId="77777777" w:rsidR="007A1F44" w:rsidRPr="00977EA3" w:rsidRDefault="007A1F44" w:rsidP="00A53067">
            <w:pPr>
              <w:pStyle w:val="TableEntryHeader"/>
              <w:rPr>
                <w:noProof w:val="0"/>
              </w:rPr>
            </w:pPr>
            <w:r w:rsidRPr="00977EA3">
              <w:rPr>
                <w:noProof w:val="0"/>
              </w:rPr>
              <w:t>DT</w:t>
            </w:r>
          </w:p>
        </w:tc>
        <w:tc>
          <w:tcPr>
            <w:tcW w:w="1062" w:type="dxa"/>
            <w:shd w:val="clear" w:color="auto" w:fill="D9D9D9"/>
          </w:tcPr>
          <w:p w14:paraId="79F8EA31" w14:textId="77777777" w:rsidR="007A1F44" w:rsidRPr="00977EA3" w:rsidRDefault="007A1F44" w:rsidP="00A53067">
            <w:pPr>
              <w:pStyle w:val="TableEntryHeader"/>
              <w:rPr>
                <w:noProof w:val="0"/>
              </w:rPr>
            </w:pPr>
            <w:r w:rsidRPr="00977EA3">
              <w:rPr>
                <w:noProof w:val="0"/>
              </w:rPr>
              <w:t>Usage</w:t>
            </w:r>
          </w:p>
        </w:tc>
        <w:tc>
          <w:tcPr>
            <w:tcW w:w="1215" w:type="dxa"/>
            <w:shd w:val="clear" w:color="auto" w:fill="D9D9D9"/>
          </w:tcPr>
          <w:p w14:paraId="5D3D5DAC" w14:textId="77777777" w:rsidR="007A1F44" w:rsidRPr="00977EA3" w:rsidRDefault="007A1F44" w:rsidP="00A53067">
            <w:pPr>
              <w:pStyle w:val="TableEntryHeader"/>
              <w:rPr>
                <w:noProof w:val="0"/>
              </w:rPr>
            </w:pPr>
            <w:r w:rsidRPr="00977EA3">
              <w:rPr>
                <w:noProof w:val="0"/>
              </w:rPr>
              <w:t>Card.</w:t>
            </w:r>
          </w:p>
        </w:tc>
        <w:tc>
          <w:tcPr>
            <w:tcW w:w="861" w:type="dxa"/>
            <w:shd w:val="clear" w:color="auto" w:fill="D9D9D9"/>
          </w:tcPr>
          <w:p w14:paraId="163F83B3" w14:textId="77777777" w:rsidR="007A1F44" w:rsidRPr="00977EA3" w:rsidRDefault="007A1F44" w:rsidP="00A53067">
            <w:pPr>
              <w:pStyle w:val="TableEntryHeader"/>
              <w:rPr>
                <w:noProof w:val="0"/>
              </w:rPr>
            </w:pPr>
            <w:r w:rsidRPr="00977EA3">
              <w:rPr>
                <w:noProof w:val="0"/>
              </w:rPr>
              <w:t>TBL#</w:t>
            </w:r>
          </w:p>
        </w:tc>
        <w:tc>
          <w:tcPr>
            <w:tcW w:w="979" w:type="dxa"/>
            <w:shd w:val="clear" w:color="auto" w:fill="D9D9D9"/>
          </w:tcPr>
          <w:p w14:paraId="1DAC394E" w14:textId="77777777" w:rsidR="007A1F44" w:rsidRPr="00977EA3" w:rsidRDefault="007A1F44" w:rsidP="00A53067">
            <w:pPr>
              <w:pStyle w:val="TableEntryHeader"/>
              <w:rPr>
                <w:noProof w:val="0"/>
              </w:rPr>
            </w:pPr>
            <w:r w:rsidRPr="00977EA3">
              <w:rPr>
                <w:noProof w:val="0"/>
              </w:rPr>
              <w:t>ITEM#</w:t>
            </w:r>
          </w:p>
        </w:tc>
        <w:tc>
          <w:tcPr>
            <w:tcW w:w="2834" w:type="dxa"/>
            <w:shd w:val="clear" w:color="auto" w:fill="D9D9D9"/>
          </w:tcPr>
          <w:p w14:paraId="731F1F8D" w14:textId="77777777" w:rsidR="007A1F44" w:rsidRPr="00977EA3" w:rsidRDefault="007A1F44" w:rsidP="00A53067">
            <w:pPr>
              <w:pStyle w:val="TableEntryHeader"/>
              <w:rPr>
                <w:noProof w:val="0"/>
              </w:rPr>
            </w:pPr>
            <w:r w:rsidRPr="00977EA3">
              <w:rPr>
                <w:noProof w:val="0"/>
              </w:rPr>
              <w:t>Element name</w:t>
            </w:r>
          </w:p>
        </w:tc>
      </w:tr>
      <w:tr w:rsidR="007A1F44" w:rsidRPr="00977EA3" w14:paraId="4C8212A6" w14:textId="77777777">
        <w:trPr>
          <w:cantSplit/>
          <w:jc w:val="center"/>
        </w:trPr>
        <w:tc>
          <w:tcPr>
            <w:tcW w:w="784" w:type="dxa"/>
          </w:tcPr>
          <w:p w14:paraId="0681D25A" w14:textId="77777777" w:rsidR="007A1F44" w:rsidRPr="00977EA3" w:rsidRDefault="007A1F44">
            <w:pPr>
              <w:pStyle w:val="TableEntry"/>
              <w:rPr>
                <w:noProof w:val="0"/>
              </w:rPr>
            </w:pPr>
            <w:r w:rsidRPr="00977EA3">
              <w:rPr>
                <w:noProof w:val="0"/>
              </w:rPr>
              <w:t>1</w:t>
            </w:r>
          </w:p>
        </w:tc>
        <w:tc>
          <w:tcPr>
            <w:tcW w:w="764" w:type="dxa"/>
          </w:tcPr>
          <w:p w14:paraId="3D6F69E9" w14:textId="77777777" w:rsidR="007A1F44" w:rsidRPr="00977EA3" w:rsidRDefault="007A1F44">
            <w:pPr>
              <w:pStyle w:val="TableEntry"/>
              <w:rPr>
                <w:noProof w:val="0"/>
              </w:rPr>
            </w:pPr>
            <w:r w:rsidRPr="00977EA3">
              <w:rPr>
                <w:noProof w:val="0"/>
              </w:rPr>
              <w:t>4</w:t>
            </w:r>
          </w:p>
        </w:tc>
        <w:tc>
          <w:tcPr>
            <w:tcW w:w="760" w:type="dxa"/>
          </w:tcPr>
          <w:p w14:paraId="763EF7B8" w14:textId="77777777" w:rsidR="007A1F44" w:rsidRPr="00977EA3" w:rsidRDefault="007A1F44">
            <w:pPr>
              <w:pStyle w:val="TableEntry"/>
              <w:rPr>
                <w:noProof w:val="0"/>
              </w:rPr>
            </w:pPr>
            <w:r w:rsidRPr="00977EA3">
              <w:rPr>
                <w:noProof w:val="0"/>
              </w:rPr>
              <w:t>SI</w:t>
            </w:r>
          </w:p>
        </w:tc>
        <w:tc>
          <w:tcPr>
            <w:tcW w:w="1062" w:type="dxa"/>
          </w:tcPr>
          <w:p w14:paraId="68B23325" w14:textId="77777777" w:rsidR="007A1F44" w:rsidRPr="00977EA3" w:rsidRDefault="007A1F44">
            <w:pPr>
              <w:pStyle w:val="TableEntry"/>
              <w:rPr>
                <w:noProof w:val="0"/>
              </w:rPr>
            </w:pPr>
            <w:r w:rsidRPr="00977EA3">
              <w:rPr>
                <w:noProof w:val="0"/>
              </w:rPr>
              <w:t>O</w:t>
            </w:r>
          </w:p>
        </w:tc>
        <w:tc>
          <w:tcPr>
            <w:tcW w:w="1215" w:type="dxa"/>
          </w:tcPr>
          <w:p w14:paraId="17610276" w14:textId="77777777" w:rsidR="007A1F44" w:rsidRPr="00977EA3" w:rsidRDefault="007A1F44">
            <w:pPr>
              <w:pStyle w:val="TableEntry"/>
              <w:rPr>
                <w:noProof w:val="0"/>
              </w:rPr>
            </w:pPr>
            <w:r w:rsidRPr="00977EA3">
              <w:rPr>
                <w:noProof w:val="0"/>
              </w:rPr>
              <w:t>[0..1]</w:t>
            </w:r>
          </w:p>
        </w:tc>
        <w:tc>
          <w:tcPr>
            <w:tcW w:w="861" w:type="dxa"/>
          </w:tcPr>
          <w:p w14:paraId="7FA8318B" w14:textId="77777777" w:rsidR="007A1F44" w:rsidRPr="00977EA3" w:rsidRDefault="007A1F44">
            <w:pPr>
              <w:pStyle w:val="TableEntry"/>
              <w:rPr>
                <w:noProof w:val="0"/>
              </w:rPr>
            </w:pPr>
          </w:p>
        </w:tc>
        <w:tc>
          <w:tcPr>
            <w:tcW w:w="979" w:type="dxa"/>
          </w:tcPr>
          <w:p w14:paraId="7281A90A" w14:textId="77777777" w:rsidR="007A1F44" w:rsidRPr="00977EA3" w:rsidRDefault="007A1F44">
            <w:pPr>
              <w:pStyle w:val="TableEntry"/>
              <w:rPr>
                <w:noProof w:val="0"/>
              </w:rPr>
            </w:pPr>
            <w:r w:rsidRPr="00977EA3">
              <w:rPr>
                <w:noProof w:val="0"/>
              </w:rPr>
              <w:t>00104</w:t>
            </w:r>
          </w:p>
        </w:tc>
        <w:tc>
          <w:tcPr>
            <w:tcW w:w="2834" w:type="dxa"/>
          </w:tcPr>
          <w:p w14:paraId="733ED519" w14:textId="77777777" w:rsidR="007A1F44" w:rsidRPr="00977EA3" w:rsidRDefault="007A1F44">
            <w:pPr>
              <w:pStyle w:val="TableEntry"/>
              <w:rPr>
                <w:noProof w:val="0"/>
              </w:rPr>
            </w:pPr>
            <w:r w:rsidRPr="00977EA3">
              <w:rPr>
                <w:noProof w:val="0"/>
              </w:rPr>
              <w:t>Set ID - PID</w:t>
            </w:r>
          </w:p>
        </w:tc>
      </w:tr>
      <w:tr w:rsidR="007A1F44" w:rsidRPr="00977EA3" w14:paraId="41CFF798" w14:textId="77777777">
        <w:trPr>
          <w:cantSplit/>
          <w:jc w:val="center"/>
        </w:trPr>
        <w:tc>
          <w:tcPr>
            <w:tcW w:w="784" w:type="dxa"/>
          </w:tcPr>
          <w:p w14:paraId="351239CE" w14:textId="77777777" w:rsidR="007A1F44" w:rsidRPr="00977EA3" w:rsidRDefault="007A1F44">
            <w:pPr>
              <w:pStyle w:val="TableEntry"/>
              <w:rPr>
                <w:noProof w:val="0"/>
              </w:rPr>
            </w:pPr>
            <w:r w:rsidRPr="00977EA3">
              <w:rPr>
                <w:noProof w:val="0"/>
              </w:rPr>
              <w:t>2</w:t>
            </w:r>
          </w:p>
        </w:tc>
        <w:tc>
          <w:tcPr>
            <w:tcW w:w="764" w:type="dxa"/>
          </w:tcPr>
          <w:p w14:paraId="174062F7" w14:textId="77777777" w:rsidR="007A1F44" w:rsidRPr="00977EA3" w:rsidRDefault="007A1F44">
            <w:pPr>
              <w:pStyle w:val="TableEntry"/>
              <w:rPr>
                <w:noProof w:val="0"/>
              </w:rPr>
            </w:pPr>
            <w:r w:rsidRPr="00977EA3">
              <w:rPr>
                <w:noProof w:val="0"/>
              </w:rPr>
              <w:t>20</w:t>
            </w:r>
          </w:p>
        </w:tc>
        <w:tc>
          <w:tcPr>
            <w:tcW w:w="760" w:type="dxa"/>
          </w:tcPr>
          <w:p w14:paraId="1C214A04" w14:textId="77777777" w:rsidR="007A1F44" w:rsidRPr="00977EA3" w:rsidRDefault="007A1F44">
            <w:pPr>
              <w:pStyle w:val="TableEntry"/>
              <w:rPr>
                <w:noProof w:val="0"/>
              </w:rPr>
            </w:pPr>
            <w:r w:rsidRPr="00977EA3">
              <w:rPr>
                <w:noProof w:val="0"/>
              </w:rPr>
              <w:t>CX</w:t>
            </w:r>
          </w:p>
        </w:tc>
        <w:tc>
          <w:tcPr>
            <w:tcW w:w="1062" w:type="dxa"/>
          </w:tcPr>
          <w:p w14:paraId="44213C57" w14:textId="77777777" w:rsidR="007A1F44" w:rsidRPr="00977EA3" w:rsidRDefault="007A1F44">
            <w:pPr>
              <w:pStyle w:val="TableEntry"/>
              <w:rPr>
                <w:noProof w:val="0"/>
              </w:rPr>
            </w:pPr>
            <w:r w:rsidRPr="00977EA3">
              <w:rPr>
                <w:noProof w:val="0"/>
              </w:rPr>
              <w:t>X</w:t>
            </w:r>
          </w:p>
        </w:tc>
        <w:tc>
          <w:tcPr>
            <w:tcW w:w="1215" w:type="dxa"/>
          </w:tcPr>
          <w:p w14:paraId="4A14BAFC" w14:textId="77777777" w:rsidR="007A1F44" w:rsidRPr="00977EA3" w:rsidRDefault="007A1F44">
            <w:pPr>
              <w:pStyle w:val="TableEntry"/>
              <w:rPr>
                <w:noProof w:val="0"/>
              </w:rPr>
            </w:pPr>
            <w:r w:rsidRPr="00977EA3">
              <w:rPr>
                <w:noProof w:val="0"/>
              </w:rPr>
              <w:t>[0..0]</w:t>
            </w:r>
          </w:p>
        </w:tc>
        <w:tc>
          <w:tcPr>
            <w:tcW w:w="861" w:type="dxa"/>
          </w:tcPr>
          <w:p w14:paraId="1856262C" w14:textId="77777777" w:rsidR="007A1F44" w:rsidRPr="00977EA3" w:rsidRDefault="007A1F44">
            <w:pPr>
              <w:pStyle w:val="TableEntry"/>
              <w:rPr>
                <w:noProof w:val="0"/>
              </w:rPr>
            </w:pPr>
          </w:p>
        </w:tc>
        <w:tc>
          <w:tcPr>
            <w:tcW w:w="979" w:type="dxa"/>
          </w:tcPr>
          <w:p w14:paraId="3C032A8B" w14:textId="77777777" w:rsidR="007A1F44" w:rsidRPr="00977EA3" w:rsidRDefault="007A1F44">
            <w:pPr>
              <w:pStyle w:val="TableEntry"/>
              <w:rPr>
                <w:noProof w:val="0"/>
              </w:rPr>
            </w:pPr>
            <w:r w:rsidRPr="00977EA3">
              <w:rPr>
                <w:noProof w:val="0"/>
              </w:rPr>
              <w:t>00105</w:t>
            </w:r>
          </w:p>
        </w:tc>
        <w:tc>
          <w:tcPr>
            <w:tcW w:w="2834" w:type="dxa"/>
          </w:tcPr>
          <w:p w14:paraId="6083F80D" w14:textId="77777777" w:rsidR="007A1F44" w:rsidRPr="00977EA3" w:rsidRDefault="007A1F44">
            <w:pPr>
              <w:pStyle w:val="TableEntry"/>
              <w:rPr>
                <w:noProof w:val="0"/>
              </w:rPr>
            </w:pPr>
            <w:r w:rsidRPr="00977EA3">
              <w:rPr>
                <w:noProof w:val="0"/>
              </w:rPr>
              <w:t>Patient ID</w:t>
            </w:r>
          </w:p>
        </w:tc>
      </w:tr>
      <w:tr w:rsidR="007A1F44" w:rsidRPr="00977EA3" w14:paraId="2C887751" w14:textId="77777777">
        <w:trPr>
          <w:cantSplit/>
          <w:jc w:val="center"/>
        </w:trPr>
        <w:tc>
          <w:tcPr>
            <w:tcW w:w="784" w:type="dxa"/>
          </w:tcPr>
          <w:p w14:paraId="625A5922" w14:textId="77777777" w:rsidR="007A1F44" w:rsidRPr="00977EA3" w:rsidRDefault="007A1F44">
            <w:pPr>
              <w:pStyle w:val="TableEntry"/>
              <w:rPr>
                <w:noProof w:val="0"/>
              </w:rPr>
            </w:pPr>
            <w:r w:rsidRPr="00977EA3">
              <w:rPr>
                <w:noProof w:val="0"/>
              </w:rPr>
              <w:t>3</w:t>
            </w:r>
          </w:p>
        </w:tc>
        <w:tc>
          <w:tcPr>
            <w:tcW w:w="764" w:type="dxa"/>
          </w:tcPr>
          <w:p w14:paraId="3F1A622A" w14:textId="77777777" w:rsidR="007A1F44" w:rsidRPr="00977EA3" w:rsidRDefault="007A1F44">
            <w:pPr>
              <w:pStyle w:val="TableEntry"/>
              <w:rPr>
                <w:noProof w:val="0"/>
              </w:rPr>
            </w:pPr>
            <w:r w:rsidRPr="00977EA3">
              <w:rPr>
                <w:noProof w:val="0"/>
              </w:rPr>
              <w:t>250</w:t>
            </w:r>
          </w:p>
        </w:tc>
        <w:tc>
          <w:tcPr>
            <w:tcW w:w="760" w:type="dxa"/>
          </w:tcPr>
          <w:p w14:paraId="7234C5EA" w14:textId="77777777" w:rsidR="007A1F44" w:rsidRPr="00977EA3" w:rsidRDefault="007A1F44">
            <w:pPr>
              <w:pStyle w:val="TableEntry"/>
              <w:rPr>
                <w:noProof w:val="0"/>
              </w:rPr>
            </w:pPr>
            <w:r w:rsidRPr="00977EA3">
              <w:rPr>
                <w:noProof w:val="0"/>
              </w:rPr>
              <w:t>CX</w:t>
            </w:r>
          </w:p>
        </w:tc>
        <w:tc>
          <w:tcPr>
            <w:tcW w:w="1062" w:type="dxa"/>
          </w:tcPr>
          <w:p w14:paraId="6D9987FC" w14:textId="77777777" w:rsidR="007A1F44" w:rsidRPr="00977EA3" w:rsidRDefault="007A1F44">
            <w:pPr>
              <w:pStyle w:val="TableEntry"/>
              <w:rPr>
                <w:noProof w:val="0"/>
              </w:rPr>
            </w:pPr>
            <w:r w:rsidRPr="00977EA3">
              <w:rPr>
                <w:noProof w:val="0"/>
              </w:rPr>
              <w:t>R</w:t>
            </w:r>
          </w:p>
        </w:tc>
        <w:tc>
          <w:tcPr>
            <w:tcW w:w="1215" w:type="dxa"/>
          </w:tcPr>
          <w:p w14:paraId="3602B0A1" w14:textId="77777777" w:rsidR="007A1F44" w:rsidRPr="00977EA3" w:rsidRDefault="007A1F44">
            <w:pPr>
              <w:pStyle w:val="TableEntry"/>
              <w:rPr>
                <w:noProof w:val="0"/>
              </w:rPr>
            </w:pPr>
            <w:r w:rsidRPr="00977EA3">
              <w:rPr>
                <w:noProof w:val="0"/>
              </w:rPr>
              <w:t>[1..*]</w:t>
            </w:r>
          </w:p>
        </w:tc>
        <w:tc>
          <w:tcPr>
            <w:tcW w:w="861" w:type="dxa"/>
          </w:tcPr>
          <w:p w14:paraId="203EE17D" w14:textId="77777777" w:rsidR="007A1F44" w:rsidRPr="00977EA3" w:rsidRDefault="007A1F44">
            <w:pPr>
              <w:pStyle w:val="TableEntry"/>
              <w:rPr>
                <w:noProof w:val="0"/>
              </w:rPr>
            </w:pPr>
          </w:p>
        </w:tc>
        <w:tc>
          <w:tcPr>
            <w:tcW w:w="979" w:type="dxa"/>
          </w:tcPr>
          <w:p w14:paraId="275D3973" w14:textId="77777777" w:rsidR="007A1F44" w:rsidRPr="00977EA3" w:rsidRDefault="007A1F44">
            <w:pPr>
              <w:pStyle w:val="TableEntry"/>
              <w:rPr>
                <w:noProof w:val="0"/>
              </w:rPr>
            </w:pPr>
            <w:r w:rsidRPr="00977EA3">
              <w:rPr>
                <w:noProof w:val="0"/>
              </w:rPr>
              <w:t>00106</w:t>
            </w:r>
          </w:p>
        </w:tc>
        <w:tc>
          <w:tcPr>
            <w:tcW w:w="2834" w:type="dxa"/>
          </w:tcPr>
          <w:p w14:paraId="3E71BDBB" w14:textId="77777777" w:rsidR="007A1F44" w:rsidRPr="00977EA3" w:rsidRDefault="007A1F44">
            <w:pPr>
              <w:pStyle w:val="TableEntry"/>
              <w:rPr>
                <w:noProof w:val="0"/>
              </w:rPr>
            </w:pPr>
            <w:r w:rsidRPr="00977EA3">
              <w:rPr>
                <w:noProof w:val="0"/>
              </w:rPr>
              <w:t>Patient Identifier List</w:t>
            </w:r>
          </w:p>
        </w:tc>
      </w:tr>
      <w:tr w:rsidR="007A1F44" w:rsidRPr="00977EA3" w14:paraId="693FE2DC" w14:textId="77777777">
        <w:trPr>
          <w:cantSplit/>
          <w:jc w:val="center"/>
        </w:trPr>
        <w:tc>
          <w:tcPr>
            <w:tcW w:w="784" w:type="dxa"/>
          </w:tcPr>
          <w:p w14:paraId="0A5623BD" w14:textId="77777777" w:rsidR="007A1F44" w:rsidRPr="00977EA3" w:rsidRDefault="007A1F44">
            <w:pPr>
              <w:pStyle w:val="TableEntry"/>
              <w:rPr>
                <w:noProof w:val="0"/>
              </w:rPr>
            </w:pPr>
            <w:r w:rsidRPr="00977EA3">
              <w:rPr>
                <w:noProof w:val="0"/>
              </w:rPr>
              <w:t>4</w:t>
            </w:r>
          </w:p>
        </w:tc>
        <w:tc>
          <w:tcPr>
            <w:tcW w:w="764" w:type="dxa"/>
          </w:tcPr>
          <w:p w14:paraId="25A5BDD0" w14:textId="77777777" w:rsidR="007A1F44" w:rsidRPr="00977EA3" w:rsidRDefault="007A1F44">
            <w:pPr>
              <w:pStyle w:val="TableEntry"/>
              <w:rPr>
                <w:noProof w:val="0"/>
              </w:rPr>
            </w:pPr>
            <w:r w:rsidRPr="00977EA3">
              <w:rPr>
                <w:noProof w:val="0"/>
              </w:rPr>
              <w:t>20</w:t>
            </w:r>
          </w:p>
        </w:tc>
        <w:tc>
          <w:tcPr>
            <w:tcW w:w="760" w:type="dxa"/>
          </w:tcPr>
          <w:p w14:paraId="626F9839" w14:textId="77777777" w:rsidR="007A1F44" w:rsidRPr="00977EA3" w:rsidRDefault="007A1F44">
            <w:pPr>
              <w:pStyle w:val="TableEntry"/>
              <w:rPr>
                <w:noProof w:val="0"/>
              </w:rPr>
            </w:pPr>
            <w:r w:rsidRPr="00977EA3">
              <w:rPr>
                <w:noProof w:val="0"/>
              </w:rPr>
              <w:t>CX</w:t>
            </w:r>
          </w:p>
        </w:tc>
        <w:tc>
          <w:tcPr>
            <w:tcW w:w="1062" w:type="dxa"/>
          </w:tcPr>
          <w:p w14:paraId="6E2F9D5E" w14:textId="77777777" w:rsidR="007A1F44" w:rsidRPr="00977EA3" w:rsidRDefault="007A1F44">
            <w:pPr>
              <w:pStyle w:val="TableEntry"/>
              <w:rPr>
                <w:noProof w:val="0"/>
              </w:rPr>
            </w:pPr>
            <w:r w:rsidRPr="00977EA3">
              <w:rPr>
                <w:noProof w:val="0"/>
              </w:rPr>
              <w:t>X</w:t>
            </w:r>
          </w:p>
        </w:tc>
        <w:tc>
          <w:tcPr>
            <w:tcW w:w="1215" w:type="dxa"/>
          </w:tcPr>
          <w:p w14:paraId="33B5171C" w14:textId="77777777" w:rsidR="007A1F44" w:rsidRPr="00977EA3" w:rsidRDefault="007A1F44">
            <w:pPr>
              <w:pStyle w:val="TableEntry"/>
              <w:rPr>
                <w:noProof w:val="0"/>
              </w:rPr>
            </w:pPr>
            <w:r w:rsidRPr="00977EA3">
              <w:rPr>
                <w:noProof w:val="0"/>
              </w:rPr>
              <w:t>[0..0]</w:t>
            </w:r>
          </w:p>
        </w:tc>
        <w:tc>
          <w:tcPr>
            <w:tcW w:w="861" w:type="dxa"/>
          </w:tcPr>
          <w:p w14:paraId="45445FAB" w14:textId="77777777" w:rsidR="007A1F44" w:rsidRPr="00977EA3" w:rsidRDefault="007A1F44">
            <w:pPr>
              <w:pStyle w:val="TableEntry"/>
              <w:rPr>
                <w:noProof w:val="0"/>
              </w:rPr>
            </w:pPr>
          </w:p>
        </w:tc>
        <w:tc>
          <w:tcPr>
            <w:tcW w:w="979" w:type="dxa"/>
          </w:tcPr>
          <w:p w14:paraId="6B16FC6F" w14:textId="77777777" w:rsidR="007A1F44" w:rsidRPr="00977EA3" w:rsidRDefault="007A1F44">
            <w:pPr>
              <w:pStyle w:val="TableEntry"/>
              <w:rPr>
                <w:noProof w:val="0"/>
              </w:rPr>
            </w:pPr>
            <w:r w:rsidRPr="00977EA3">
              <w:rPr>
                <w:noProof w:val="0"/>
              </w:rPr>
              <w:t>00107</w:t>
            </w:r>
          </w:p>
        </w:tc>
        <w:tc>
          <w:tcPr>
            <w:tcW w:w="2834" w:type="dxa"/>
          </w:tcPr>
          <w:p w14:paraId="6BDF1BF1" w14:textId="77777777" w:rsidR="007A1F44" w:rsidRPr="00977EA3" w:rsidRDefault="007A1F44">
            <w:pPr>
              <w:pStyle w:val="TableEntry"/>
              <w:rPr>
                <w:noProof w:val="0"/>
              </w:rPr>
            </w:pPr>
            <w:r w:rsidRPr="00977EA3">
              <w:rPr>
                <w:noProof w:val="0"/>
              </w:rPr>
              <w:t>Alternate Patient ID - PID</w:t>
            </w:r>
          </w:p>
        </w:tc>
      </w:tr>
      <w:tr w:rsidR="007A1F44" w:rsidRPr="00977EA3" w14:paraId="5B4659A0" w14:textId="77777777">
        <w:trPr>
          <w:cantSplit/>
          <w:jc w:val="center"/>
        </w:trPr>
        <w:tc>
          <w:tcPr>
            <w:tcW w:w="784" w:type="dxa"/>
          </w:tcPr>
          <w:p w14:paraId="52EF0AEE" w14:textId="77777777" w:rsidR="007A1F44" w:rsidRPr="00977EA3" w:rsidRDefault="007A1F44">
            <w:pPr>
              <w:pStyle w:val="TableEntry"/>
              <w:rPr>
                <w:noProof w:val="0"/>
              </w:rPr>
            </w:pPr>
            <w:r w:rsidRPr="00977EA3">
              <w:rPr>
                <w:noProof w:val="0"/>
              </w:rPr>
              <w:t>5</w:t>
            </w:r>
          </w:p>
        </w:tc>
        <w:tc>
          <w:tcPr>
            <w:tcW w:w="764" w:type="dxa"/>
          </w:tcPr>
          <w:p w14:paraId="378333B7" w14:textId="77777777" w:rsidR="007A1F44" w:rsidRPr="00977EA3" w:rsidRDefault="007A1F44">
            <w:pPr>
              <w:pStyle w:val="TableEntry"/>
              <w:rPr>
                <w:noProof w:val="0"/>
              </w:rPr>
            </w:pPr>
            <w:r w:rsidRPr="00977EA3">
              <w:rPr>
                <w:noProof w:val="0"/>
              </w:rPr>
              <w:t>250</w:t>
            </w:r>
          </w:p>
        </w:tc>
        <w:tc>
          <w:tcPr>
            <w:tcW w:w="760" w:type="dxa"/>
          </w:tcPr>
          <w:p w14:paraId="3F63B27F" w14:textId="77777777" w:rsidR="007A1F44" w:rsidRPr="00977EA3" w:rsidRDefault="007A1F44">
            <w:pPr>
              <w:pStyle w:val="TableEntry"/>
              <w:rPr>
                <w:noProof w:val="0"/>
              </w:rPr>
            </w:pPr>
            <w:r w:rsidRPr="00977EA3">
              <w:rPr>
                <w:noProof w:val="0"/>
              </w:rPr>
              <w:t>XPN</w:t>
            </w:r>
          </w:p>
        </w:tc>
        <w:tc>
          <w:tcPr>
            <w:tcW w:w="1062" w:type="dxa"/>
          </w:tcPr>
          <w:p w14:paraId="6EC382C2" w14:textId="77777777" w:rsidR="007A1F44" w:rsidRPr="00977EA3" w:rsidRDefault="007A1F44">
            <w:pPr>
              <w:pStyle w:val="TableEntry"/>
              <w:rPr>
                <w:noProof w:val="0"/>
              </w:rPr>
            </w:pPr>
            <w:r w:rsidRPr="00977EA3">
              <w:rPr>
                <w:noProof w:val="0"/>
              </w:rPr>
              <w:t>R</w:t>
            </w:r>
          </w:p>
        </w:tc>
        <w:tc>
          <w:tcPr>
            <w:tcW w:w="1215" w:type="dxa"/>
          </w:tcPr>
          <w:p w14:paraId="5D7C3766" w14:textId="77777777" w:rsidR="007A1F44" w:rsidRPr="00977EA3" w:rsidRDefault="007A1F44">
            <w:pPr>
              <w:pStyle w:val="TableEntry"/>
              <w:rPr>
                <w:noProof w:val="0"/>
              </w:rPr>
            </w:pPr>
            <w:r w:rsidRPr="00977EA3">
              <w:rPr>
                <w:noProof w:val="0"/>
              </w:rPr>
              <w:t>[1..*]</w:t>
            </w:r>
          </w:p>
        </w:tc>
        <w:tc>
          <w:tcPr>
            <w:tcW w:w="861" w:type="dxa"/>
          </w:tcPr>
          <w:p w14:paraId="016625B1" w14:textId="77777777" w:rsidR="007A1F44" w:rsidRPr="00977EA3" w:rsidRDefault="007A1F44">
            <w:pPr>
              <w:pStyle w:val="TableEntry"/>
              <w:rPr>
                <w:noProof w:val="0"/>
              </w:rPr>
            </w:pPr>
          </w:p>
        </w:tc>
        <w:tc>
          <w:tcPr>
            <w:tcW w:w="979" w:type="dxa"/>
          </w:tcPr>
          <w:p w14:paraId="46C09E6A" w14:textId="77777777" w:rsidR="007A1F44" w:rsidRPr="00977EA3" w:rsidRDefault="007A1F44">
            <w:pPr>
              <w:pStyle w:val="TableEntry"/>
              <w:rPr>
                <w:noProof w:val="0"/>
              </w:rPr>
            </w:pPr>
            <w:r w:rsidRPr="00977EA3">
              <w:rPr>
                <w:noProof w:val="0"/>
              </w:rPr>
              <w:t>00108</w:t>
            </w:r>
          </w:p>
        </w:tc>
        <w:tc>
          <w:tcPr>
            <w:tcW w:w="2834" w:type="dxa"/>
          </w:tcPr>
          <w:p w14:paraId="668A1B4D" w14:textId="77777777" w:rsidR="007A1F44" w:rsidRPr="00977EA3" w:rsidRDefault="007A1F44">
            <w:pPr>
              <w:pStyle w:val="TableEntry"/>
              <w:rPr>
                <w:noProof w:val="0"/>
              </w:rPr>
            </w:pPr>
            <w:r w:rsidRPr="00977EA3">
              <w:rPr>
                <w:noProof w:val="0"/>
              </w:rPr>
              <w:t>Patient Name</w:t>
            </w:r>
          </w:p>
        </w:tc>
      </w:tr>
      <w:tr w:rsidR="007A1F44" w:rsidRPr="00977EA3" w14:paraId="12392BA4" w14:textId="77777777">
        <w:trPr>
          <w:cantSplit/>
          <w:jc w:val="center"/>
        </w:trPr>
        <w:tc>
          <w:tcPr>
            <w:tcW w:w="784" w:type="dxa"/>
          </w:tcPr>
          <w:p w14:paraId="34E9243F" w14:textId="77777777" w:rsidR="007A1F44" w:rsidRPr="00977EA3" w:rsidRDefault="007A1F44">
            <w:pPr>
              <w:pStyle w:val="TableEntry"/>
              <w:rPr>
                <w:noProof w:val="0"/>
              </w:rPr>
            </w:pPr>
            <w:r w:rsidRPr="00977EA3">
              <w:rPr>
                <w:noProof w:val="0"/>
              </w:rPr>
              <w:t>6</w:t>
            </w:r>
          </w:p>
        </w:tc>
        <w:tc>
          <w:tcPr>
            <w:tcW w:w="764" w:type="dxa"/>
          </w:tcPr>
          <w:p w14:paraId="6F20458C" w14:textId="77777777" w:rsidR="007A1F44" w:rsidRPr="00977EA3" w:rsidRDefault="007A1F44">
            <w:pPr>
              <w:pStyle w:val="TableEntry"/>
              <w:rPr>
                <w:noProof w:val="0"/>
              </w:rPr>
            </w:pPr>
            <w:r w:rsidRPr="00977EA3">
              <w:rPr>
                <w:noProof w:val="0"/>
              </w:rPr>
              <w:t>250</w:t>
            </w:r>
          </w:p>
        </w:tc>
        <w:tc>
          <w:tcPr>
            <w:tcW w:w="760" w:type="dxa"/>
          </w:tcPr>
          <w:p w14:paraId="441902B2" w14:textId="77777777" w:rsidR="007A1F44" w:rsidRPr="00977EA3" w:rsidRDefault="007A1F44">
            <w:pPr>
              <w:pStyle w:val="TableEntry"/>
              <w:rPr>
                <w:noProof w:val="0"/>
              </w:rPr>
            </w:pPr>
            <w:r w:rsidRPr="00977EA3">
              <w:rPr>
                <w:noProof w:val="0"/>
              </w:rPr>
              <w:t>XPN</w:t>
            </w:r>
          </w:p>
        </w:tc>
        <w:tc>
          <w:tcPr>
            <w:tcW w:w="1062" w:type="dxa"/>
          </w:tcPr>
          <w:p w14:paraId="0E8943CE" w14:textId="77777777" w:rsidR="007A1F44" w:rsidRPr="00977EA3" w:rsidRDefault="007A1F44">
            <w:pPr>
              <w:pStyle w:val="TableEntry"/>
              <w:rPr>
                <w:noProof w:val="0"/>
              </w:rPr>
            </w:pPr>
            <w:r w:rsidRPr="00977EA3">
              <w:rPr>
                <w:noProof w:val="0"/>
              </w:rPr>
              <w:t>O</w:t>
            </w:r>
          </w:p>
          <w:p w14:paraId="42FAE0D8" w14:textId="77777777" w:rsidR="007A1F44" w:rsidRPr="00977EA3" w:rsidRDefault="007A1F44">
            <w:pPr>
              <w:pStyle w:val="TableEntry"/>
              <w:rPr>
                <w:noProof w:val="0"/>
              </w:rPr>
            </w:pPr>
            <w:r w:rsidRPr="00977EA3">
              <w:rPr>
                <w:noProof w:val="0"/>
              </w:rPr>
              <w:t>(Note 1)</w:t>
            </w:r>
          </w:p>
        </w:tc>
        <w:tc>
          <w:tcPr>
            <w:tcW w:w="1215" w:type="dxa"/>
          </w:tcPr>
          <w:p w14:paraId="2D90A25A" w14:textId="77777777" w:rsidR="007A1F44" w:rsidRPr="00977EA3" w:rsidRDefault="007A1F44">
            <w:pPr>
              <w:pStyle w:val="TableEntry"/>
              <w:rPr>
                <w:noProof w:val="0"/>
              </w:rPr>
            </w:pPr>
            <w:r w:rsidRPr="00977EA3">
              <w:rPr>
                <w:noProof w:val="0"/>
              </w:rPr>
              <w:t>[0..1]</w:t>
            </w:r>
          </w:p>
        </w:tc>
        <w:tc>
          <w:tcPr>
            <w:tcW w:w="861" w:type="dxa"/>
          </w:tcPr>
          <w:p w14:paraId="20B10F0B" w14:textId="77777777" w:rsidR="007A1F44" w:rsidRPr="00977EA3" w:rsidRDefault="007A1F44">
            <w:pPr>
              <w:pStyle w:val="TableEntry"/>
              <w:rPr>
                <w:noProof w:val="0"/>
              </w:rPr>
            </w:pPr>
          </w:p>
        </w:tc>
        <w:tc>
          <w:tcPr>
            <w:tcW w:w="979" w:type="dxa"/>
          </w:tcPr>
          <w:p w14:paraId="439AE340" w14:textId="77777777" w:rsidR="007A1F44" w:rsidRPr="00977EA3" w:rsidRDefault="007A1F44">
            <w:pPr>
              <w:pStyle w:val="TableEntry"/>
              <w:rPr>
                <w:noProof w:val="0"/>
              </w:rPr>
            </w:pPr>
            <w:r w:rsidRPr="00977EA3">
              <w:rPr>
                <w:noProof w:val="0"/>
              </w:rPr>
              <w:t>00109</w:t>
            </w:r>
          </w:p>
        </w:tc>
        <w:tc>
          <w:tcPr>
            <w:tcW w:w="2834" w:type="dxa"/>
          </w:tcPr>
          <w:p w14:paraId="280CE851" w14:textId="77777777" w:rsidR="007A1F44" w:rsidRPr="00977EA3" w:rsidRDefault="007A1F44">
            <w:pPr>
              <w:pStyle w:val="TableEntry"/>
              <w:rPr>
                <w:noProof w:val="0"/>
              </w:rPr>
            </w:pPr>
            <w:r w:rsidRPr="00977EA3">
              <w:rPr>
                <w:noProof w:val="0"/>
              </w:rPr>
              <w:t>Mother’s Maiden Name</w:t>
            </w:r>
          </w:p>
        </w:tc>
      </w:tr>
      <w:tr w:rsidR="007A1F44" w:rsidRPr="00977EA3" w14:paraId="13F3A7E8" w14:textId="77777777">
        <w:trPr>
          <w:cantSplit/>
          <w:jc w:val="center"/>
        </w:trPr>
        <w:tc>
          <w:tcPr>
            <w:tcW w:w="784" w:type="dxa"/>
          </w:tcPr>
          <w:p w14:paraId="364BFF9B" w14:textId="77777777" w:rsidR="007A1F44" w:rsidRPr="00977EA3" w:rsidRDefault="007A1F44">
            <w:pPr>
              <w:pStyle w:val="TableEntry"/>
              <w:rPr>
                <w:noProof w:val="0"/>
              </w:rPr>
            </w:pPr>
            <w:r w:rsidRPr="00977EA3">
              <w:rPr>
                <w:noProof w:val="0"/>
              </w:rPr>
              <w:t>7</w:t>
            </w:r>
          </w:p>
        </w:tc>
        <w:tc>
          <w:tcPr>
            <w:tcW w:w="764" w:type="dxa"/>
          </w:tcPr>
          <w:p w14:paraId="1C99ACA9" w14:textId="77777777" w:rsidR="007A1F44" w:rsidRPr="00977EA3" w:rsidRDefault="007A1F44">
            <w:pPr>
              <w:pStyle w:val="TableEntry"/>
              <w:rPr>
                <w:noProof w:val="0"/>
              </w:rPr>
            </w:pPr>
            <w:r w:rsidRPr="00977EA3">
              <w:rPr>
                <w:noProof w:val="0"/>
              </w:rPr>
              <w:t>26</w:t>
            </w:r>
          </w:p>
        </w:tc>
        <w:tc>
          <w:tcPr>
            <w:tcW w:w="760" w:type="dxa"/>
          </w:tcPr>
          <w:p w14:paraId="4E819095" w14:textId="77777777" w:rsidR="007A1F44" w:rsidRPr="00977EA3" w:rsidRDefault="007A1F44">
            <w:pPr>
              <w:pStyle w:val="TableEntry"/>
              <w:rPr>
                <w:noProof w:val="0"/>
              </w:rPr>
            </w:pPr>
            <w:r w:rsidRPr="00977EA3">
              <w:rPr>
                <w:noProof w:val="0"/>
              </w:rPr>
              <w:t>TS</w:t>
            </w:r>
          </w:p>
        </w:tc>
        <w:tc>
          <w:tcPr>
            <w:tcW w:w="1062" w:type="dxa"/>
          </w:tcPr>
          <w:p w14:paraId="5B947F04" w14:textId="77777777" w:rsidR="007A1F44" w:rsidRPr="00977EA3" w:rsidRDefault="007A1F44">
            <w:pPr>
              <w:pStyle w:val="TableEntry"/>
              <w:rPr>
                <w:noProof w:val="0"/>
              </w:rPr>
            </w:pPr>
            <w:r w:rsidRPr="00977EA3">
              <w:rPr>
                <w:noProof w:val="0"/>
              </w:rPr>
              <w:t>CE</w:t>
            </w:r>
          </w:p>
          <w:p w14:paraId="6AD9A2F4" w14:textId="77777777" w:rsidR="007A1F44" w:rsidRPr="00977EA3" w:rsidRDefault="007A1F44">
            <w:pPr>
              <w:pStyle w:val="TableEntry"/>
              <w:rPr>
                <w:noProof w:val="0"/>
              </w:rPr>
            </w:pPr>
            <w:r w:rsidRPr="00977EA3">
              <w:rPr>
                <w:noProof w:val="0"/>
              </w:rPr>
              <w:t>(Note 1)</w:t>
            </w:r>
          </w:p>
        </w:tc>
        <w:tc>
          <w:tcPr>
            <w:tcW w:w="1215" w:type="dxa"/>
          </w:tcPr>
          <w:p w14:paraId="3A4D5710" w14:textId="77777777" w:rsidR="007A1F44" w:rsidRPr="00977EA3" w:rsidRDefault="007A1F44">
            <w:pPr>
              <w:pStyle w:val="TableEntry"/>
              <w:rPr>
                <w:noProof w:val="0"/>
              </w:rPr>
            </w:pPr>
            <w:r w:rsidRPr="00977EA3">
              <w:rPr>
                <w:noProof w:val="0"/>
              </w:rPr>
              <w:t>[0..1]</w:t>
            </w:r>
          </w:p>
        </w:tc>
        <w:tc>
          <w:tcPr>
            <w:tcW w:w="861" w:type="dxa"/>
          </w:tcPr>
          <w:p w14:paraId="4411D45C" w14:textId="77777777" w:rsidR="007A1F44" w:rsidRPr="00977EA3" w:rsidRDefault="007A1F44">
            <w:pPr>
              <w:pStyle w:val="TableEntry"/>
              <w:rPr>
                <w:noProof w:val="0"/>
              </w:rPr>
            </w:pPr>
          </w:p>
        </w:tc>
        <w:tc>
          <w:tcPr>
            <w:tcW w:w="979" w:type="dxa"/>
          </w:tcPr>
          <w:p w14:paraId="7B0C9533" w14:textId="77777777" w:rsidR="007A1F44" w:rsidRPr="00977EA3" w:rsidRDefault="007A1F44">
            <w:pPr>
              <w:pStyle w:val="TableEntry"/>
              <w:rPr>
                <w:noProof w:val="0"/>
              </w:rPr>
            </w:pPr>
            <w:r w:rsidRPr="00977EA3">
              <w:rPr>
                <w:noProof w:val="0"/>
              </w:rPr>
              <w:t>00110</w:t>
            </w:r>
          </w:p>
        </w:tc>
        <w:tc>
          <w:tcPr>
            <w:tcW w:w="2834" w:type="dxa"/>
          </w:tcPr>
          <w:p w14:paraId="2CC4C62E" w14:textId="77777777" w:rsidR="007A1F44" w:rsidRPr="00977EA3" w:rsidRDefault="007A1F44">
            <w:pPr>
              <w:pStyle w:val="TableEntry"/>
              <w:rPr>
                <w:noProof w:val="0"/>
              </w:rPr>
            </w:pPr>
            <w:r w:rsidRPr="00977EA3">
              <w:rPr>
                <w:noProof w:val="0"/>
              </w:rPr>
              <w:t>Date/Time of Birth</w:t>
            </w:r>
          </w:p>
        </w:tc>
      </w:tr>
      <w:tr w:rsidR="007A1F44" w:rsidRPr="00977EA3" w14:paraId="18A7594A" w14:textId="77777777">
        <w:trPr>
          <w:cantSplit/>
          <w:jc w:val="center"/>
        </w:trPr>
        <w:tc>
          <w:tcPr>
            <w:tcW w:w="784" w:type="dxa"/>
          </w:tcPr>
          <w:p w14:paraId="057D36EB" w14:textId="77777777" w:rsidR="007A1F44" w:rsidRPr="00977EA3" w:rsidRDefault="007A1F44">
            <w:pPr>
              <w:pStyle w:val="TableEntry"/>
              <w:rPr>
                <w:noProof w:val="0"/>
              </w:rPr>
            </w:pPr>
            <w:r w:rsidRPr="00977EA3">
              <w:rPr>
                <w:noProof w:val="0"/>
              </w:rPr>
              <w:t>8</w:t>
            </w:r>
          </w:p>
        </w:tc>
        <w:tc>
          <w:tcPr>
            <w:tcW w:w="764" w:type="dxa"/>
          </w:tcPr>
          <w:p w14:paraId="2FB07B5C" w14:textId="77777777" w:rsidR="007A1F44" w:rsidRPr="00977EA3" w:rsidRDefault="007A1F44">
            <w:pPr>
              <w:pStyle w:val="TableEntry"/>
              <w:rPr>
                <w:noProof w:val="0"/>
              </w:rPr>
            </w:pPr>
            <w:r w:rsidRPr="00977EA3">
              <w:rPr>
                <w:noProof w:val="0"/>
              </w:rPr>
              <w:t>1</w:t>
            </w:r>
          </w:p>
        </w:tc>
        <w:tc>
          <w:tcPr>
            <w:tcW w:w="760" w:type="dxa"/>
          </w:tcPr>
          <w:p w14:paraId="207955C9" w14:textId="77777777" w:rsidR="007A1F44" w:rsidRPr="00977EA3" w:rsidRDefault="007A1F44">
            <w:pPr>
              <w:pStyle w:val="TableEntry"/>
              <w:rPr>
                <w:noProof w:val="0"/>
              </w:rPr>
            </w:pPr>
            <w:r w:rsidRPr="00977EA3">
              <w:rPr>
                <w:noProof w:val="0"/>
              </w:rPr>
              <w:t>IS</w:t>
            </w:r>
          </w:p>
        </w:tc>
        <w:tc>
          <w:tcPr>
            <w:tcW w:w="1062" w:type="dxa"/>
          </w:tcPr>
          <w:p w14:paraId="69DCBFEE" w14:textId="77777777" w:rsidR="007A1F44" w:rsidRPr="00977EA3" w:rsidRDefault="007A1F44">
            <w:pPr>
              <w:pStyle w:val="TableEntry"/>
              <w:rPr>
                <w:noProof w:val="0"/>
              </w:rPr>
            </w:pPr>
            <w:r w:rsidRPr="00977EA3">
              <w:rPr>
                <w:noProof w:val="0"/>
              </w:rPr>
              <w:t>CE</w:t>
            </w:r>
          </w:p>
          <w:p w14:paraId="54BC0B57" w14:textId="77777777" w:rsidR="007A1F44" w:rsidRPr="00977EA3" w:rsidRDefault="007A1F44">
            <w:pPr>
              <w:pStyle w:val="TableEntry"/>
              <w:rPr>
                <w:noProof w:val="0"/>
              </w:rPr>
            </w:pPr>
            <w:r w:rsidRPr="00977EA3">
              <w:rPr>
                <w:noProof w:val="0"/>
              </w:rPr>
              <w:t>(Note 1)</w:t>
            </w:r>
          </w:p>
        </w:tc>
        <w:tc>
          <w:tcPr>
            <w:tcW w:w="1215" w:type="dxa"/>
          </w:tcPr>
          <w:p w14:paraId="4D0BE870" w14:textId="77777777" w:rsidR="007A1F44" w:rsidRPr="00977EA3" w:rsidRDefault="007A1F44">
            <w:pPr>
              <w:pStyle w:val="TableEntry"/>
              <w:rPr>
                <w:noProof w:val="0"/>
              </w:rPr>
            </w:pPr>
            <w:r w:rsidRPr="00977EA3">
              <w:rPr>
                <w:noProof w:val="0"/>
              </w:rPr>
              <w:t>[1..1]</w:t>
            </w:r>
          </w:p>
        </w:tc>
        <w:tc>
          <w:tcPr>
            <w:tcW w:w="861" w:type="dxa"/>
          </w:tcPr>
          <w:p w14:paraId="5CE0F6BD" w14:textId="77777777" w:rsidR="007A1F44" w:rsidRPr="00977EA3" w:rsidRDefault="007A1F44">
            <w:pPr>
              <w:pStyle w:val="TableEntry"/>
              <w:rPr>
                <w:noProof w:val="0"/>
              </w:rPr>
            </w:pPr>
            <w:r w:rsidRPr="00977EA3">
              <w:rPr>
                <w:noProof w:val="0"/>
              </w:rPr>
              <w:t>0001</w:t>
            </w:r>
          </w:p>
        </w:tc>
        <w:tc>
          <w:tcPr>
            <w:tcW w:w="979" w:type="dxa"/>
          </w:tcPr>
          <w:p w14:paraId="3D6699A3" w14:textId="77777777" w:rsidR="007A1F44" w:rsidRPr="00977EA3" w:rsidRDefault="007A1F44">
            <w:pPr>
              <w:pStyle w:val="TableEntry"/>
              <w:rPr>
                <w:noProof w:val="0"/>
              </w:rPr>
            </w:pPr>
            <w:r w:rsidRPr="00977EA3">
              <w:rPr>
                <w:noProof w:val="0"/>
              </w:rPr>
              <w:t>00111</w:t>
            </w:r>
          </w:p>
        </w:tc>
        <w:tc>
          <w:tcPr>
            <w:tcW w:w="2834" w:type="dxa"/>
          </w:tcPr>
          <w:p w14:paraId="2420C80D" w14:textId="77777777" w:rsidR="007A1F44" w:rsidRPr="00977EA3" w:rsidRDefault="007A1F44">
            <w:pPr>
              <w:pStyle w:val="TableEntry"/>
              <w:rPr>
                <w:noProof w:val="0"/>
              </w:rPr>
            </w:pPr>
            <w:r w:rsidRPr="00977EA3">
              <w:rPr>
                <w:noProof w:val="0"/>
              </w:rPr>
              <w:t>Administrative Sex</w:t>
            </w:r>
          </w:p>
        </w:tc>
      </w:tr>
      <w:tr w:rsidR="007A1F44" w:rsidRPr="00977EA3" w14:paraId="2A365A1C" w14:textId="77777777">
        <w:trPr>
          <w:cantSplit/>
          <w:jc w:val="center"/>
        </w:trPr>
        <w:tc>
          <w:tcPr>
            <w:tcW w:w="784" w:type="dxa"/>
          </w:tcPr>
          <w:p w14:paraId="6719390F" w14:textId="77777777" w:rsidR="007A1F44" w:rsidRPr="00977EA3" w:rsidRDefault="007A1F44">
            <w:pPr>
              <w:pStyle w:val="TableEntry"/>
              <w:rPr>
                <w:noProof w:val="0"/>
              </w:rPr>
            </w:pPr>
            <w:r w:rsidRPr="00977EA3">
              <w:rPr>
                <w:noProof w:val="0"/>
              </w:rPr>
              <w:t>9</w:t>
            </w:r>
          </w:p>
        </w:tc>
        <w:tc>
          <w:tcPr>
            <w:tcW w:w="764" w:type="dxa"/>
          </w:tcPr>
          <w:p w14:paraId="4DAED1BC" w14:textId="77777777" w:rsidR="007A1F44" w:rsidRPr="00977EA3" w:rsidRDefault="007A1F44">
            <w:pPr>
              <w:pStyle w:val="TableEntry"/>
              <w:rPr>
                <w:noProof w:val="0"/>
              </w:rPr>
            </w:pPr>
            <w:r w:rsidRPr="00977EA3">
              <w:rPr>
                <w:noProof w:val="0"/>
              </w:rPr>
              <w:t>250</w:t>
            </w:r>
          </w:p>
        </w:tc>
        <w:tc>
          <w:tcPr>
            <w:tcW w:w="760" w:type="dxa"/>
          </w:tcPr>
          <w:p w14:paraId="46B0F89B" w14:textId="77777777" w:rsidR="007A1F44" w:rsidRPr="00977EA3" w:rsidRDefault="007A1F44">
            <w:pPr>
              <w:pStyle w:val="TableEntry"/>
              <w:rPr>
                <w:noProof w:val="0"/>
              </w:rPr>
            </w:pPr>
            <w:r w:rsidRPr="00977EA3">
              <w:rPr>
                <w:noProof w:val="0"/>
              </w:rPr>
              <w:t>XPN</w:t>
            </w:r>
          </w:p>
        </w:tc>
        <w:tc>
          <w:tcPr>
            <w:tcW w:w="1062" w:type="dxa"/>
          </w:tcPr>
          <w:p w14:paraId="0E3E2DF3" w14:textId="77777777" w:rsidR="007A1F44" w:rsidRPr="00977EA3" w:rsidRDefault="007A1F44">
            <w:pPr>
              <w:pStyle w:val="TableEntry"/>
              <w:rPr>
                <w:noProof w:val="0"/>
              </w:rPr>
            </w:pPr>
            <w:r w:rsidRPr="00977EA3">
              <w:rPr>
                <w:noProof w:val="0"/>
              </w:rPr>
              <w:t>X</w:t>
            </w:r>
          </w:p>
        </w:tc>
        <w:tc>
          <w:tcPr>
            <w:tcW w:w="1215" w:type="dxa"/>
          </w:tcPr>
          <w:p w14:paraId="02757C60" w14:textId="77777777" w:rsidR="007A1F44" w:rsidRPr="00977EA3" w:rsidRDefault="007A1F44">
            <w:pPr>
              <w:pStyle w:val="TableEntry"/>
              <w:rPr>
                <w:noProof w:val="0"/>
              </w:rPr>
            </w:pPr>
            <w:r w:rsidRPr="00977EA3">
              <w:rPr>
                <w:noProof w:val="0"/>
              </w:rPr>
              <w:t>[0..1]</w:t>
            </w:r>
          </w:p>
        </w:tc>
        <w:tc>
          <w:tcPr>
            <w:tcW w:w="861" w:type="dxa"/>
          </w:tcPr>
          <w:p w14:paraId="70313215" w14:textId="77777777" w:rsidR="007A1F44" w:rsidRPr="00977EA3" w:rsidRDefault="007A1F44">
            <w:pPr>
              <w:pStyle w:val="TableEntry"/>
              <w:rPr>
                <w:noProof w:val="0"/>
              </w:rPr>
            </w:pPr>
          </w:p>
        </w:tc>
        <w:tc>
          <w:tcPr>
            <w:tcW w:w="979" w:type="dxa"/>
          </w:tcPr>
          <w:p w14:paraId="2A5B4D36" w14:textId="77777777" w:rsidR="007A1F44" w:rsidRPr="00977EA3" w:rsidRDefault="007A1F44">
            <w:pPr>
              <w:pStyle w:val="TableEntry"/>
              <w:rPr>
                <w:noProof w:val="0"/>
              </w:rPr>
            </w:pPr>
            <w:r w:rsidRPr="00977EA3">
              <w:rPr>
                <w:noProof w:val="0"/>
              </w:rPr>
              <w:t>00112</w:t>
            </w:r>
          </w:p>
        </w:tc>
        <w:tc>
          <w:tcPr>
            <w:tcW w:w="2834" w:type="dxa"/>
          </w:tcPr>
          <w:p w14:paraId="0BADEBA9" w14:textId="77777777" w:rsidR="007A1F44" w:rsidRPr="00977EA3" w:rsidRDefault="007A1F44">
            <w:pPr>
              <w:pStyle w:val="TableEntry"/>
              <w:rPr>
                <w:noProof w:val="0"/>
              </w:rPr>
            </w:pPr>
            <w:r w:rsidRPr="00977EA3">
              <w:rPr>
                <w:noProof w:val="0"/>
              </w:rPr>
              <w:t>Patient Alias</w:t>
            </w:r>
          </w:p>
        </w:tc>
      </w:tr>
      <w:tr w:rsidR="007A1F44" w:rsidRPr="00977EA3" w14:paraId="5AD55033" w14:textId="77777777">
        <w:trPr>
          <w:cantSplit/>
          <w:jc w:val="center"/>
        </w:trPr>
        <w:tc>
          <w:tcPr>
            <w:tcW w:w="784" w:type="dxa"/>
          </w:tcPr>
          <w:p w14:paraId="022BA1FE" w14:textId="77777777" w:rsidR="007A1F44" w:rsidRPr="00977EA3" w:rsidRDefault="007A1F44">
            <w:pPr>
              <w:pStyle w:val="TableEntry"/>
              <w:rPr>
                <w:noProof w:val="0"/>
              </w:rPr>
            </w:pPr>
            <w:r w:rsidRPr="00977EA3">
              <w:rPr>
                <w:noProof w:val="0"/>
              </w:rPr>
              <w:t>10</w:t>
            </w:r>
          </w:p>
        </w:tc>
        <w:tc>
          <w:tcPr>
            <w:tcW w:w="764" w:type="dxa"/>
          </w:tcPr>
          <w:p w14:paraId="5EF23B21" w14:textId="77777777" w:rsidR="007A1F44" w:rsidRPr="00977EA3" w:rsidRDefault="007A1F44">
            <w:pPr>
              <w:pStyle w:val="TableEntry"/>
              <w:rPr>
                <w:noProof w:val="0"/>
              </w:rPr>
            </w:pPr>
            <w:r w:rsidRPr="00977EA3">
              <w:rPr>
                <w:noProof w:val="0"/>
              </w:rPr>
              <w:t>250</w:t>
            </w:r>
          </w:p>
        </w:tc>
        <w:tc>
          <w:tcPr>
            <w:tcW w:w="760" w:type="dxa"/>
          </w:tcPr>
          <w:p w14:paraId="0DD34121" w14:textId="77777777" w:rsidR="007A1F44" w:rsidRPr="00977EA3" w:rsidRDefault="007A1F44">
            <w:pPr>
              <w:pStyle w:val="TableEntry"/>
              <w:rPr>
                <w:noProof w:val="0"/>
              </w:rPr>
            </w:pPr>
            <w:r w:rsidRPr="00977EA3">
              <w:rPr>
                <w:noProof w:val="0"/>
              </w:rPr>
              <w:t>CE</w:t>
            </w:r>
          </w:p>
        </w:tc>
        <w:tc>
          <w:tcPr>
            <w:tcW w:w="1062" w:type="dxa"/>
          </w:tcPr>
          <w:p w14:paraId="7C7634D3" w14:textId="77777777" w:rsidR="007A1F44" w:rsidRPr="00977EA3" w:rsidRDefault="007A1F44">
            <w:pPr>
              <w:pStyle w:val="TableEntry"/>
              <w:rPr>
                <w:noProof w:val="0"/>
              </w:rPr>
            </w:pPr>
            <w:r w:rsidRPr="00977EA3">
              <w:rPr>
                <w:noProof w:val="0"/>
              </w:rPr>
              <w:t>O</w:t>
            </w:r>
          </w:p>
        </w:tc>
        <w:tc>
          <w:tcPr>
            <w:tcW w:w="1215" w:type="dxa"/>
          </w:tcPr>
          <w:p w14:paraId="5DD57870" w14:textId="77777777" w:rsidR="007A1F44" w:rsidRPr="00977EA3" w:rsidRDefault="007A1F44">
            <w:pPr>
              <w:pStyle w:val="TableEntry"/>
              <w:rPr>
                <w:noProof w:val="0"/>
              </w:rPr>
            </w:pPr>
            <w:r w:rsidRPr="00977EA3">
              <w:rPr>
                <w:noProof w:val="0"/>
              </w:rPr>
              <w:t>[0..1]</w:t>
            </w:r>
          </w:p>
        </w:tc>
        <w:tc>
          <w:tcPr>
            <w:tcW w:w="861" w:type="dxa"/>
          </w:tcPr>
          <w:p w14:paraId="617A4F34" w14:textId="77777777" w:rsidR="007A1F44" w:rsidRPr="00977EA3" w:rsidRDefault="007A1F44">
            <w:pPr>
              <w:pStyle w:val="TableEntry"/>
              <w:rPr>
                <w:noProof w:val="0"/>
              </w:rPr>
            </w:pPr>
            <w:r w:rsidRPr="00977EA3">
              <w:rPr>
                <w:noProof w:val="0"/>
              </w:rPr>
              <w:t>0005</w:t>
            </w:r>
          </w:p>
        </w:tc>
        <w:tc>
          <w:tcPr>
            <w:tcW w:w="979" w:type="dxa"/>
          </w:tcPr>
          <w:p w14:paraId="2C3D7B06" w14:textId="77777777" w:rsidR="007A1F44" w:rsidRPr="00977EA3" w:rsidRDefault="007A1F44">
            <w:pPr>
              <w:pStyle w:val="TableEntry"/>
              <w:rPr>
                <w:noProof w:val="0"/>
              </w:rPr>
            </w:pPr>
            <w:r w:rsidRPr="00977EA3">
              <w:rPr>
                <w:noProof w:val="0"/>
              </w:rPr>
              <w:t>00113</w:t>
            </w:r>
          </w:p>
        </w:tc>
        <w:tc>
          <w:tcPr>
            <w:tcW w:w="2834" w:type="dxa"/>
          </w:tcPr>
          <w:p w14:paraId="4DA555B1" w14:textId="77777777" w:rsidR="007A1F44" w:rsidRPr="00977EA3" w:rsidRDefault="007A1F44">
            <w:pPr>
              <w:pStyle w:val="TableEntry"/>
              <w:rPr>
                <w:noProof w:val="0"/>
              </w:rPr>
            </w:pPr>
            <w:r w:rsidRPr="00977EA3">
              <w:rPr>
                <w:noProof w:val="0"/>
              </w:rPr>
              <w:t>Race</w:t>
            </w:r>
          </w:p>
        </w:tc>
      </w:tr>
      <w:tr w:rsidR="007A1F44" w:rsidRPr="00977EA3" w14:paraId="36B5D0FE" w14:textId="77777777">
        <w:trPr>
          <w:cantSplit/>
          <w:jc w:val="center"/>
        </w:trPr>
        <w:tc>
          <w:tcPr>
            <w:tcW w:w="784" w:type="dxa"/>
          </w:tcPr>
          <w:p w14:paraId="447299C1" w14:textId="77777777" w:rsidR="007A1F44" w:rsidRPr="00977EA3" w:rsidRDefault="007A1F44">
            <w:pPr>
              <w:pStyle w:val="TableEntry"/>
              <w:rPr>
                <w:noProof w:val="0"/>
              </w:rPr>
            </w:pPr>
            <w:r w:rsidRPr="00977EA3">
              <w:rPr>
                <w:noProof w:val="0"/>
              </w:rPr>
              <w:t>11</w:t>
            </w:r>
          </w:p>
        </w:tc>
        <w:tc>
          <w:tcPr>
            <w:tcW w:w="764" w:type="dxa"/>
          </w:tcPr>
          <w:p w14:paraId="7B816A29" w14:textId="77777777" w:rsidR="007A1F44" w:rsidRPr="00977EA3" w:rsidRDefault="007A1F44">
            <w:pPr>
              <w:pStyle w:val="TableEntry"/>
              <w:rPr>
                <w:noProof w:val="0"/>
              </w:rPr>
            </w:pPr>
            <w:r w:rsidRPr="00977EA3">
              <w:rPr>
                <w:noProof w:val="0"/>
              </w:rPr>
              <w:t>250</w:t>
            </w:r>
          </w:p>
        </w:tc>
        <w:tc>
          <w:tcPr>
            <w:tcW w:w="760" w:type="dxa"/>
          </w:tcPr>
          <w:p w14:paraId="2ED29A10" w14:textId="77777777" w:rsidR="007A1F44" w:rsidRPr="00977EA3" w:rsidRDefault="007A1F44">
            <w:pPr>
              <w:pStyle w:val="TableEntry"/>
              <w:rPr>
                <w:noProof w:val="0"/>
              </w:rPr>
            </w:pPr>
            <w:r w:rsidRPr="00977EA3">
              <w:rPr>
                <w:noProof w:val="0"/>
              </w:rPr>
              <w:t>XAD</w:t>
            </w:r>
          </w:p>
        </w:tc>
        <w:tc>
          <w:tcPr>
            <w:tcW w:w="1062" w:type="dxa"/>
          </w:tcPr>
          <w:p w14:paraId="606D1254" w14:textId="77777777" w:rsidR="007A1F44" w:rsidRPr="00977EA3" w:rsidRDefault="007A1F44">
            <w:pPr>
              <w:pStyle w:val="TableEntry"/>
              <w:rPr>
                <w:noProof w:val="0"/>
              </w:rPr>
            </w:pPr>
            <w:r w:rsidRPr="00977EA3">
              <w:rPr>
                <w:noProof w:val="0"/>
              </w:rPr>
              <w:t>CE</w:t>
            </w:r>
          </w:p>
          <w:p w14:paraId="53651B66" w14:textId="77777777" w:rsidR="007A1F44" w:rsidRPr="00977EA3" w:rsidRDefault="007A1F44">
            <w:pPr>
              <w:pStyle w:val="TableEntry"/>
              <w:rPr>
                <w:noProof w:val="0"/>
              </w:rPr>
            </w:pPr>
            <w:r w:rsidRPr="00977EA3">
              <w:rPr>
                <w:noProof w:val="0"/>
              </w:rPr>
              <w:t>(Note 1)</w:t>
            </w:r>
          </w:p>
        </w:tc>
        <w:tc>
          <w:tcPr>
            <w:tcW w:w="1215" w:type="dxa"/>
          </w:tcPr>
          <w:p w14:paraId="68D8EDB2" w14:textId="77777777" w:rsidR="007A1F44" w:rsidRPr="00977EA3" w:rsidRDefault="007A1F44">
            <w:pPr>
              <w:pStyle w:val="TableEntry"/>
              <w:rPr>
                <w:noProof w:val="0"/>
              </w:rPr>
            </w:pPr>
            <w:r w:rsidRPr="00977EA3">
              <w:rPr>
                <w:noProof w:val="0"/>
              </w:rPr>
              <w:t>[0..*]</w:t>
            </w:r>
          </w:p>
        </w:tc>
        <w:tc>
          <w:tcPr>
            <w:tcW w:w="861" w:type="dxa"/>
          </w:tcPr>
          <w:p w14:paraId="6523B71B" w14:textId="77777777" w:rsidR="007A1F44" w:rsidRPr="00977EA3" w:rsidRDefault="007A1F44">
            <w:pPr>
              <w:pStyle w:val="TableEntry"/>
              <w:rPr>
                <w:noProof w:val="0"/>
              </w:rPr>
            </w:pPr>
          </w:p>
        </w:tc>
        <w:tc>
          <w:tcPr>
            <w:tcW w:w="979" w:type="dxa"/>
          </w:tcPr>
          <w:p w14:paraId="263460CD" w14:textId="77777777" w:rsidR="007A1F44" w:rsidRPr="00977EA3" w:rsidRDefault="007A1F44">
            <w:pPr>
              <w:pStyle w:val="TableEntry"/>
              <w:rPr>
                <w:noProof w:val="0"/>
              </w:rPr>
            </w:pPr>
            <w:r w:rsidRPr="00977EA3">
              <w:rPr>
                <w:noProof w:val="0"/>
              </w:rPr>
              <w:t>00114</w:t>
            </w:r>
          </w:p>
        </w:tc>
        <w:tc>
          <w:tcPr>
            <w:tcW w:w="2834" w:type="dxa"/>
          </w:tcPr>
          <w:p w14:paraId="427251B8" w14:textId="77777777" w:rsidR="007A1F44" w:rsidRPr="00977EA3" w:rsidRDefault="007A1F44">
            <w:pPr>
              <w:pStyle w:val="TableEntry"/>
              <w:rPr>
                <w:noProof w:val="0"/>
              </w:rPr>
            </w:pPr>
            <w:r w:rsidRPr="00977EA3">
              <w:rPr>
                <w:noProof w:val="0"/>
              </w:rPr>
              <w:t>Patient Address</w:t>
            </w:r>
          </w:p>
        </w:tc>
      </w:tr>
      <w:tr w:rsidR="007A1F44" w:rsidRPr="00977EA3" w14:paraId="2E6AA022" w14:textId="77777777">
        <w:trPr>
          <w:cantSplit/>
          <w:jc w:val="center"/>
        </w:trPr>
        <w:tc>
          <w:tcPr>
            <w:tcW w:w="784" w:type="dxa"/>
          </w:tcPr>
          <w:p w14:paraId="781F6F3F" w14:textId="77777777" w:rsidR="007A1F44" w:rsidRPr="00977EA3" w:rsidRDefault="007A1F44">
            <w:pPr>
              <w:pStyle w:val="TableEntry"/>
              <w:rPr>
                <w:noProof w:val="0"/>
              </w:rPr>
            </w:pPr>
            <w:r w:rsidRPr="00977EA3">
              <w:rPr>
                <w:noProof w:val="0"/>
              </w:rPr>
              <w:lastRenderedPageBreak/>
              <w:t>12</w:t>
            </w:r>
          </w:p>
        </w:tc>
        <w:tc>
          <w:tcPr>
            <w:tcW w:w="764" w:type="dxa"/>
          </w:tcPr>
          <w:p w14:paraId="68FBAEF5" w14:textId="77777777" w:rsidR="007A1F44" w:rsidRPr="00977EA3" w:rsidRDefault="007A1F44">
            <w:pPr>
              <w:pStyle w:val="TableEntry"/>
              <w:rPr>
                <w:noProof w:val="0"/>
              </w:rPr>
            </w:pPr>
            <w:r w:rsidRPr="00977EA3">
              <w:rPr>
                <w:noProof w:val="0"/>
              </w:rPr>
              <w:t>4</w:t>
            </w:r>
          </w:p>
        </w:tc>
        <w:tc>
          <w:tcPr>
            <w:tcW w:w="760" w:type="dxa"/>
          </w:tcPr>
          <w:p w14:paraId="1A73DC93" w14:textId="77777777" w:rsidR="007A1F44" w:rsidRPr="00977EA3" w:rsidRDefault="007A1F44">
            <w:pPr>
              <w:pStyle w:val="TableEntry"/>
              <w:rPr>
                <w:noProof w:val="0"/>
              </w:rPr>
            </w:pPr>
            <w:r w:rsidRPr="00977EA3">
              <w:rPr>
                <w:noProof w:val="0"/>
              </w:rPr>
              <w:t>IS</w:t>
            </w:r>
          </w:p>
        </w:tc>
        <w:tc>
          <w:tcPr>
            <w:tcW w:w="1062" w:type="dxa"/>
          </w:tcPr>
          <w:p w14:paraId="69E1B8A2" w14:textId="77777777" w:rsidR="007A1F44" w:rsidRPr="00977EA3" w:rsidRDefault="007A1F44">
            <w:pPr>
              <w:pStyle w:val="TableEntry"/>
              <w:rPr>
                <w:noProof w:val="0"/>
              </w:rPr>
            </w:pPr>
            <w:r w:rsidRPr="00977EA3">
              <w:rPr>
                <w:noProof w:val="0"/>
              </w:rPr>
              <w:t>X</w:t>
            </w:r>
          </w:p>
        </w:tc>
        <w:tc>
          <w:tcPr>
            <w:tcW w:w="1215" w:type="dxa"/>
          </w:tcPr>
          <w:p w14:paraId="137518C3" w14:textId="77777777" w:rsidR="007A1F44" w:rsidRPr="00977EA3" w:rsidRDefault="007A1F44">
            <w:pPr>
              <w:pStyle w:val="TableEntry"/>
              <w:rPr>
                <w:noProof w:val="0"/>
              </w:rPr>
            </w:pPr>
            <w:r w:rsidRPr="00977EA3">
              <w:rPr>
                <w:noProof w:val="0"/>
              </w:rPr>
              <w:t>[0..1]</w:t>
            </w:r>
          </w:p>
        </w:tc>
        <w:tc>
          <w:tcPr>
            <w:tcW w:w="861" w:type="dxa"/>
          </w:tcPr>
          <w:p w14:paraId="0E43B8A0" w14:textId="77777777" w:rsidR="007A1F44" w:rsidRPr="00977EA3" w:rsidRDefault="007A1F44">
            <w:pPr>
              <w:pStyle w:val="TableEntry"/>
              <w:rPr>
                <w:noProof w:val="0"/>
              </w:rPr>
            </w:pPr>
            <w:r w:rsidRPr="00977EA3">
              <w:rPr>
                <w:noProof w:val="0"/>
              </w:rPr>
              <w:t>0289</w:t>
            </w:r>
          </w:p>
        </w:tc>
        <w:tc>
          <w:tcPr>
            <w:tcW w:w="979" w:type="dxa"/>
          </w:tcPr>
          <w:p w14:paraId="570E860D" w14:textId="77777777" w:rsidR="007A1F44" w:rsidRPr="00977EA3" w:rsidRDefault="007A1F44">
            <w:pPr>
              <w:pStyle w:val="TableEntry"/>
              <w:rPr>
                <w:noProof w:val="0"/>
              </w:rPr>
            </w:pPr>
            <w:r w:rsidRPr="00977EA3">
              <w:rPr>
                <w:noProof w:val="0"/>
              </w:rPr>
              <w:t>00115</w:t>
            </w:r>
          </w:p>
        </w:tc>
        <w:tc>
          <w:tcPr>
            <w:tcW w:w="2834" w:type="dxa"/>
          </w:tcPr>
          <w:p w14:paraId="633975D7" w14:textId="77777777" w:rsidR="007A1F44" w:rsidRPr="00977EA3" w:rsidRDefault="007A1F44">
            <w:pPr>
              <w:pStyle w:val="TableEntry"/>
              <w:rPr>
                <w:noProof w:val="0"/>
              </w:rPr>
            </w:pPr>
            <w:r w:rsidRPr="00977EA3">
              <w:rPr>
                <w:noProof w:val="0"/>
              </w:rPr>
              <w:t>County Code</w:t>
            </w:r>
          </w:p>
        </w:tc>
      </w:tr>
      <w:tr w:rsidR="007A1F44" w:rsidRPr="00977EA3" w14:paraId="4E1425EA" w14:textId="77777777">
        <w:trPr>
          <w:cantSplit/>
          <w:jc w:val="center"/>
        </w:trPr>
        <w:tc>
          <w:tcPr>
            <w:tcW w:w="784" w:type="dxa"/>
          </w:tcPr>
          <w:p w14:paraId="4B8E08D3" w14:textId="77777777" w:rsidR="007A1F44" w:rsidRPr="00977EA3" w:rsidRDefault="007A1F44">
            <w:pPr>
              <w:pStyle w:val="TableEntry"/>
              <w:rPr>
                <w:noProof w:val="0"/>
              </w:rPr>
            </w:pPr>
            <w:r w:rsidRPr="00977EA3">
              <w:rPr>
                <w:noProof w:val="0"/>
              </w:rPr>
              <w:t>13</w:t>
            </w:r>
          </w:p>
        </w:tc>
        <w:tc>
          <w:tcPr>
            <w:tcW w:w="764" w:type="dxa"/>
          </w:tcPr>
          <w:p w14:paraId="22F563A4" w14:textId="77777777" w:rsidR="007A1F44" w:rsidRPr="00977EA3" w:rsidRDefault="007A1F44">
            <w:pPr>
              <w:pStyle w:val="TableEntry"/>
              <w:rPr>
                <w:noProof w:val="0"/>
              </w:rPr>
            </w:pPr>
            <w:r w:rsidRPr="00977EA3">
              <w:rPr>
                <w:noProof w:val="0"/>
              </w:rPr>
              <w:t>250</w:t>
            </w:r>
          </w:p>
        </w:tc>
        <w:tc>
          <w:tcPr>
            <w:tcW w:w="760" w:type="dxa"/>
          </w:tcPr>
          <w:p w14:paraId="3AFC4E04" w14:textId="77777777" w:rsidR="007A1F44" w:rsidRPr="00977EA3" w:rsidRDefault="007A1F44">
            <w:pPr>
              <w:pStyle w:val="TableEntry"/>
              <w:rPr>
                <w:noProof w:val="0"/>
              </w:rPr>
            </w:pPr>
            <w:r w:rsidRPr="00977EA3">
              <w:rPr>
                <w:noProof w:val="0"/>
              </w:rPr>
              <w:t>XTN</w:t>
            </w:r>
          </w:p>
        </w:tc>
        <w:tc>
          <w:tcPr>
            <w:tcW w:w="1062" w:type="dxa"/>
          </w:tcPr>
          <w:p w14:paraId="7C49B535" w14:textId="77777777" w:rsidR="007A1F44" w:rsidRPr="00977EA3" w:rsidRDefault="007A1F44">
            <w:pPr>
              <w:pStyle w:val="TableEntry"/>
              <w:rPr>
                <w:noProof w:val="0"/>
              </w:rPr>
            </w:pPr>
            <w:r w:rsidRPr="00977EA3">
              <w:rPr>
                <w:noProof w:val="0"/>
              </w:rPr>
              <w:t>O</w:t>
            </w:r>
          </w:p>
          <w:p w14:paraId="32B9B694" w14:textId="77777777" w:rsidR="007A1F44" w:rsidRPr="00977EA3" w:rsidRDefault="007A1F44">
            <w:pPr>
              <w:pStyle w:val="TableEntry"/>
              <w:rPr>
                <w:noProof w:val="0"/>
              </w:rPr>
            </w:pPr>
            <w:r w:rsidRPr="00977EA3">
              <w:rPr>
                <w:noProof w:val="0"/>
              </w:rPr>
              <w:t>(Note 1)</w:t>
            </w:r>
          </w:p>
        </w:tc>
        <w:tc>
          <w:tcPr>
            <w:tcW w:w="1215" w:type="dxa"/>
          </w:tcPr>
          <w:p w14:paraId="199E1D37" w14:textId="77777777" w:rsidR="007A1F44" w:rsidRPr="00977EA3" w:rsidRDefault="007A1F44">
            <w:pPr>
              <w:pStyle w:val="TableEntry"/>
              <w:rPr>
                <w:noProof w:val="0"/>
              </w:rPr>
            </w:pPr>
            <w:r w:rsidRPr="00977EA3">
              <w:rPr>
                <w:noProof w:val="0"/>
              </w:rPr>
              <w:t>[0..*]</w:t>
            </w:r>
          </w:p>
        </w:tc>
        <w:tc>
          <w:tcPr>
            <w:tcW w:w="861" w:type="dxa"/>
          </w:tcPr>
          <w:p w14:paraId="61D38B77" w14:textId="77777777" w:rsidR="007A1F44" w:rsidRPr="00977EA3" w:rsidRDefault="007A1F44">
            <w:pPr>
              <w:pStyle w:val="TableEntry"/>
              <w:rPr>
                <w:noProof w:val="0"/>
              </w:rPr>
            </w:pPr>
          </w:p>
        </w:tc>
        <w:tc>
          <w:tcPr>
            <w:tcW w:w="979" w:type="dxa"/>
          </w:tcPr>
          <w:p w14:paraId="0B9A2ED3" w14:textId="77777777" w:rsidR="007A1F44" w:rsidRPr="00977EA3" w:rsidRDefault="007A1F44">
            <w:pPr>
              <w:pStyle w:val="TableEntry"/>
              <w:rPr>
                <w:noProof w:val="0"/>
              </w:rPr>
            </w:pPr>
            <w:r w:rsidRPr="00977EA3">
              <w:rPr>
                <w:noProof w:val="0"/>
              </w:rPr>
              <w:t>00116</w:t>
            </w:r>
          </w:p>
        </w:tc>
        <w:tc>
          <w:tcPr>
            <w:tcW w:w="2834" w:type="dxa"/>
          </w:tcPr>
          <w:p w14:paraId="3502F8EB" w14:textId="77777777" w:rsidR="007A1F44" w:rsidRPr="00977EA3" w:rsidRDefault="007A1F44">
            <w:pPr>
              <w:pStyle w:val="TableEntry"/>
              <w:rPr>
                <w:noProof w:val="0"/>
              </w:rPr>
            </w:pPr>
            <w:r w:rsidRPr="00977EA3">
              <w:rPr>
                <w:noProof w:val="0"/>
              </w:rPr>
              <w:t>Phone Number - Home</w:t>
            </w:r>
          </w:p>
        </w:tc>
      </w:tr>
      <w:tr w:rsidR="007A1F44" w:rsidRPr="00977EA3" w14:paraId="4B90FF26" w14:textId="77777777">
        <w:trPr>
          <w:cantSplit/>
          <w:jc w:val="center"/>
        </w:trPr>
        <w:tc>
          <w:tcPr>
            <w:tcW w:w="784" w:type="dxa"/>
          </w:tcPr>
          <w:p w14:paraId="75FF53FA" w14:textId="77777777" w:rsidR="007A1F44" w:rsidRPr="00977EA3" w:rsidRDefault="007A1F44">
            <w:pPr>
              <w:pStyle w:val="TableEntry"/>
              <w:rPr>
                <w:noProof w:val="0"/>
              </w:rPr>
            </w:pPr>
            <w:r w:rsidRPr="00977EA3">
              <w:rPr>
                <w:noProof w:val="0"/>
              </w:rPr>
              <w:t>14</w:t>
            </w:r>
          </w:p>
        </w:tc>
        <w:tc>
          <w:tcPr>
            <w:tcW w:w="764" w:type="dxa"/>
          </w:tcPr>
          <w:p w14:paraId="5F459315" w14:textId="77777777" w:rsidR="007A1F44" w:rsidRPr="00977EA3" w:rsidRDefault="007A1F44">
            <w:pPr>
              <w:pStyle w:val="TableEntry"/>
              <w:rPr>
                <w:noProof w:val="0"/>
              </w:rPr>
            </w:pPr>
            <w:r w:rsidRPr="00977EA3">
              <w:rPr>
                <w:noProof w:val="0"/>
              </w:rPr>
              <w:t>250</w:t>
            </w:r>
          </w:p>
        </w:tc>
        <w:tc>
          <w:tcPr>
            <w:tcW w:w="760" w:type="dxa"/>
          </w:tcPr>
          <w:p w14:paraId="0B2870D0" w14:textId="77777777" w:rsidR="007A1F44" w:rsidRPr="00977EA3" w:rsidRDefault="007A1F44">
            <w:pPr>
              <w:pStyle w:val="TableEntry"/>
              <w:rPr>
                <w:noProof w:val="0"/>
              </w:rPr>
            </w:pPr>
            <w:r w:rsidRPr="00977EA3">
              <w:rPr>
                <w:noProof w:val="0"/>
              </w:rPr>
              <w:t>XTN</w:t>
            </w:r>
          </w:p>
        </w:tc>
        <w:tc>
          <w:tcPr>
            <w:tcW w:w="1062" w:type="dxa"/>
          </w:tcPr>
          <w:p w14:paraId="297C896C" w14:textId="77777777" w:rsidR="007A1F44" w:rsidRPr="00977EA3" w:rsidRDefault="007A1F44">
            <w:pPr>
              <w:pStyle w:val="TableEntry"/>
              <w:rPr>
                <w:noProof w:val="0"/>
              </w:rPr>
            </w:pPr>
            <w:r w:rsidRPr="00977EA3">
              <w:rPr>
                <w:noProof w:val="0"/>
              </w:rPr>
              <w:t>O</w:t>
            </w:r>
          </w:p>
        </w:tc>
        <w:tc>
          <w:tcPr>
            <w:tcW w:w="1215" w:type="dxa"/>
          </w:tcPr>
          <w:p w14:paraId="29B0AE01" w14:textId="77777777" w:rsidR="007A1F44" w:rsidRPr="00977EA3" w:rsidRDefault="007A1F44">
            <w:pPr>
              <w:pStyle w:val="TableEntry"/>
              <w:rPr>
                <w:noProof w:val="0"/>
              </w:rPr>
            </w:pPr>
            <w:r w:rsidRPr="00977EA3">
              <w:rPr>
                <w:noProof w:val="0"/>
              </w:rPr>
              <w:t>[0..*]</w:t>
            </w:r>
          </w:p>
        </w:tc>
        <w:tc>
          <w:tcPr>
            <w:tcW w:w="861" w:type="dxa"/>
          </w:tcPr>
          <w:p w14:paraId="7A1037EC" w14:textId="77777777" w:rsidR="007A1F44" w:rsidRPr="00977EA3" w:rsidRDefault="007A1F44">
            <w:pPr>
              <w:pStyle w:val="TableEntry"/>
              <w:rPr>
                <w:noProof w:val="0"/>
              </w:rPr>
            </w:pPr>
          </w:p>
        </w:tc>
        <w:tc>
          <w:tcPr>
            <w:tcW w:w="979" w:type="dxa"/>
          </w:tcPr>
          <w:p w14:paraId="5B3E5796" w14:textId="77777777" w:rsidR="007A1F44" w:rsidRPr="00977EA3" w:rsidRDefault="007A1F44">
            <w:pPr>
              <w:pStyle w:val="TableEntry"/>
              <w:rPr>
                <w:noProof w:val="0"/>
              </w:rPr>
            </w:pPr>
            <w:r w:rsidRPr="00977EA3">
              <w:rPr>
                <w:noProof w:val="0"/>
              </w:rPr>
              <w:t>00117</w:t>
            </w:r>
          </w:p>
        </w:tc>
        <w:tc>
          <w:tcPr>
            <w:tcW w:w="2834" w:type="dxa"/>
          </w:tcPr>
          <w:p w14:paraId="01B30344" w14:textId="77777777" w:rsidR="007A1F44" w:rsidRPr="00977EA3" w:rsidRDefault="007A1F44">
            <w:pPr>
              <w:pStyle w:val="TableEntry"/>
              <w:rPr>
                <w:noProof w:val="0"/>
              </w:rPr>
            </w:pPr>
            <w:r w:rsidRPr="00977EA3">
              <w:rPr>
                <w:noProof w:val="0"/>
              </w:rPr>
              <w:t>Phone Number - Business</w:t>
            </w:r>
          </w:p>
        </w:tc>
      </w:tr>
      <w:tr w:rsidR="007A1F44" w:rsidRPr="00977EA3" w14:paraId="0B77B5F8" w14:textId="77777777">
        <w:trPr>
          <w:cantSplit/>
          <w:jc w:val="center"/>
        </w:trPr>
        <w:tc>
          <w:tcPr>
            <w:tcW w:w="784" w:type="dxa"/>
          </w:tcPr>
          <w:p w14:paraId="14993E89" w14:textId="77777777" w:rsidR="007A1F44" w:rsidRPr="00977EA3" w:rsidRDefault="007A1F44">
            <w:pPr>
              <w:pStyle w:val="TableEntry"/>
              <w:rPr>
                <w:noProof w:val="0"/>
              </w:rPr>
            </w:pPr>
            <w:r w:rsidRPr="00977EA3">
              <w:rPr>
                <w:noProof w:val="0"/>
              </w:rPr>
              <w:t>15</w:t>
            </w:r>
          </w:p>
        </w:tc>
        <w:tc>
          <w:tcPr>
            <w:tcW w:w="764" w:type="dxa"/>
          </w:tcPr>
          <w:p w14:paraId="5600BD33" w14:textId="77777777" w:rsidR="007A1F44" w:rsidRPr="00977EA3" w:rsidRDefault="007A1F44">
            <w:pPr>
              <w:pStyle w:val="TableEntry"/>
              <w:rPr>
                <w:noProof w:val="0"/>
              </w:rPr>
            </w:pPr>
            <w:r w:rsidRPr="00977EA3">
              <w:rPr>
                <w:noProof w:val="0"/>
              </w:rPr>
              <w:t>250</w:t>
            </w:r>
          </w:p>
        </w:tc>
        <w:tc>
          <w:tcPr>
            <w:tcW w:w="760" w:type="dxa"/>
          </w:tcPr>
          <w:p w14:paraId="7567268A" w14:textId="77777777" w:rsidR="007A1F44" w:rsidRPr="00977EA3" w:rsidRDefault="007A1F44">
            <w:pPr>
              <w:pStyle w:val="TableEntry"/>
              <w:rPr>
                <w:noProof w:val="0"/>
              </w:rPr>
            </w:pPr>
            <w:r w:rsidRPr="00977EA3">
              <w:rPr>
                <w:noProof w:val="0"/>
              </w:rPr>
              <w:t>CE</w:t>
            </w:r>
          </w:p>
        </w:tc>
        <w:tc>
          <w:tcPr>
            <w:tcW w:w="1062" w:type="dxa"/>
          </w:tcPr>
          <w:p w14:paraId="113E743F" w14:textId="77777777" w:rsidR="007A1F44" w:rsidRPr="00977EA3" w:rsidRDefault="007A1F44">
            <w:pPr>
              <w:pStyle w:val="TableEntry"/>
              <w:rPr>
                <w:noProof w:val="0"/>
              </w:rPr>
            </w:pPr>
            <w:r w:rsidRPr="00977EA3">
              <w:rPr>
                <w:noProof w:val="0"/>
              </w:rPr>
              <w:t>O</w:t>
            </w:r>
          </w:p>
        </w:tc>
        <w:tc>
          <w:tcPr>
            <w:tcW w:w="1215" w:type="dxa"/>
          </w:tcPr>
          <w:p w14:paraId="23FE4EF5" w14:textId="77777777" w:rsidR="007A1F44" w:rsidRPr="00977EA3" w:rsidRDefault="007A1F44">
            <w:pPr>
              <w:pStyle w:val="TableEntry"/>
              <w:rPr>
                <w:noProof w:val="0"/>
              </w:rPr>
            </w:pPr>
            <w:r w:rsidRPr="00977EA3">
              <w:rPr>
                <w:noProof w:val="0"/>
              </w:rPr>
              <w:t>[0..1]</w:t>
            </w:r>
          </w:p>
        </w:tc>
        <w:tc>
          <w:tcPr>
            <w:tcW w:w="861" w:type="dxa"/>
          </w:tcPr>
          <w:p w14:paraId="6E27DE13" w14:textId="77777777" w:rsidR="007A1F44" w:rsidRPr="00977EA3" w:rsidRDefault="007A1F44">
            <w:pPr>
              <w:pStyle w:val="TableEntry"/>
              <w:rPr>
                <w:noProof w:val="0"/>
              </w:rPr>
            </w:pPr>
            <w:r w:rsidRPr="00977EA3">
              <w:rPr>
                <w:noProof w:val="0"/>
              </w:rPr>
              <w:t>0296</w:t>
            </w:r>
          </w:p>
        </w:tc>
        <w:tc>
          <w:tcPr>
            <w:tcW w:w="979" w:type="dxa"/>
          </w:tcPr>
          <w:p w14:paraId="0A7F6D46" w14:textId="77777777" w:rsidR="007A1F44" w:rsidRPr="00977EA3" w:rsidRDefault="007A1F44">
            <w:pPr>
              <w:pStyle w:val="TableEntry"/>
              <w:rPr>
                <w:noProof w:val="0"/>
              </w:rPr>
            </w:pPr>
            <w:r w:rsidRPr="00977EA3">
              <w:rPr>
                <w:noProof w:val="0"/>
              </w:rPr>
              <w:t>00118</w:t>
            </w:r>
          </w:p>
        </w:tc>
        <w:tc>
          <w:tcPr>
            <w:tcW w:w="2834" w:type="dxa"/>
          </w:tcPr>
          <w:p w14:paraId="558FDF55" w14:textId="77777777" w:rsidR="007A1F44" w:rsidRPr="00977EA3" w:rsidRDefault="007A1F44">
            <w:pPr>
              <w:pStyle w:val="TableEntry"/>
              <w:rPr>
                <w:noProof w:val="0"/>
              </w:rPr>
            </w:pPr>
            <w:r w:rsidRPr="00977EA3">
              <w:rPr>
                <w:noProof w:val="0"/>
              </w:rPr>
              <w:t>Primary Language</w:t>
            </w:r>
          </w:p>
        </w:tc>
      </w:tr>
      <w:tr w:rsidR="007A1F44" w:rsidRPr="00977EA3" w14:paraId="7661C2BF" w14:textId="77777777">
        <w:trPr>
          <w:cantSplit/>
          <w:jc w:val="center"/>
        </w:trPr>
        <w:tc>
          <w:tcPr>
            <w:tcW w:w="784" w:type="dxa"/>
          </w:tcPr>
          <w:p w14:paraId="0A8CA8C3" w14:textId="77777777" w:rsidR="007A1F44" w:rsidRPr="00977EA3" w:rsidRDefault="007A1F44">
            <w:pPr>
              <w:pStyle w:val="TableEntry"/>
              <w:rPr>
                <w:noProof w:val="0"/>
              </w:rPr>
            </w:pPr>
            <w:r w:rsidRPr="00977EA3">
              <w:rPr>
                <w:noProof w:val="0"/>
              </w:rPr>
              <w:t>16</w:t>
            </w:r>
          </w:p>
        </w:tc>
        <w:tc>
          <w:tcPr>
            <w:tcW w:w="764" w:type="dxa"/>
          </w:tcPr>
          <w:p w14:paraId="5133071F" w14:textId="77777777" w:rsidR="007A1F44" w:rsidRPr="00977EA3" w:rsidRDefault="007A1F44">
            <w:pPr>
              <w:pStyle w:val="TableEntry"/>
              <w:rPr>
                <w:noProof w:val="0"/>
              </w:rPr>
            </w:pPr>
            <w:r w:rsidRPr="00977EA3">
              <w:rPr>
                <w:noProof w:val="0"/>
              </w:rPr>
              <w:t>250</w:t>
            </w:r>
          </w:p>
        </w:tc>
        <w:tc>
          <w:tcPr>
            <w:tcW w:w="760" w:type="dxa"/>
          </w:tcPr>
          <w:p w14:paraId="2DA518A3" w14:textId="77777777" w:rsidR="007A1F44" w:rsidRPr="00977EA3" w:rsidRDefault="007A1F44">
            <w:pPr>
              <w:pStyle w:val="TableEntry"/>
              <w:rPr>
                <w:noProof w:val="0"/>
              </w:rPr>
            </w:pPr>
            <w:r w:rsidRPr="00977EA3">
              <w:rPr>
                <w:noProof w:val="0"/>
              </w:rPr>
              <w:t>CE</w:t>
            </w:r>
          </w:p>
        </w:tc>
        <w:tc>
          <w:tcPr>
            <w:tcW w:w="1062" w:type="dxa"/>
          </w:tcPr>
          <w:p w14:paraId="31AF0007" w14:textId="77777777" w:rsidR="007A1F44" w:rsidRPr="00977EA3" w:rsidRDefault="007A1F44">
            <w:pPr>
              <w:pStyle w:val="TableEntry"/>
              <w:rPr>
                <w:noProof w:val="0"/>
              </w:rPr>
            </w:pPr>
            <w:r w:rsidRPr="00977EA3">
              <w:rPr>
                <w:noProof w:val="0"/>
              </w:rPr>
              <w:t>O</w:t>
            </w:r>
          </w:p>
        </w:tc>
        <w:tc>
          <w:tcPr>
            <w:tcW w:w="1215" w:type="dxa"/>
          </w:tcPr>
          <w:p w14:paraId="21A0EC14" w14:textId="77777777" w:rsidR="007A1F44" w:rsidRPr="00977EA3" w:rsidRDefault="007A1F44">
            <w:pPr>
              <w:pStyle w:val="TableEntry"/>
              <w:rPr>
                <w:noProof w:val="0"/>
              </w:rPr>
            </w:pPr>
            <w:r w:rsidRPr="00977EA3">
              <w:rPr>
                <w:noProof w:val="0"/>
              </w:rPr>
              <w:t>[0..1]</w:t>
            </w:r>
          </w:p>
        </w:tc>
        <w:tc>
          <w:tcPr>
            <w:tcW w:w="861" w:type="dxa"/>
          </w:tcPr>
          <w:p w14:paraId="358D8572" w14:textId="77777777" w:rsidR="007A1F44" w:rsidRPr="00977EA3" w:rsidRDefault="007A1F44">
            <w:pPr>
              <w:pStyle w:val="TableEntry"/>
              <w:rPr>
                <w:noProof w:val="0"/>
              </w:rPr>
            </w:pPr>
            <w:r w:rsidRPr="00977EA3">
              <w:rPr>
                <w:noProof w:val="0"/>
              </w:rPr>
              <w:t>0002</w:t>
            </w:r>
          </w:p>
        </w:tc>
        <w:tc>
          <w:tcPr>
            <w:tcW w:w="979" w:type="dxa"/>
          </w:tcPr>
          <w:p w14:paraId="11453983" w14:textId="77777777" w:rsidR="007A1F44" w:rsidRPr="00977EA3" w:rsidRDefault="007A1F44">
            <w:pPr>
              <w:pStyle w:val="TableEntry"/>
              <w:rPr>
                <w:noProof w:val="0"/>
              </w:rPr>
            </w:pPr>
            <w:r w:rsidRPr="00977EA3">
              <w:rPr>
                <w:noProof w:val="0"/>
              </w:rPr>
              <w:t>00119</w:t>
            </w:r>
          </w:p>
        </w:tc>
        <w:tc>
          <w:tcPr>
            <w:tcW w:w="2834" w:type="dxa"/>
          </w:tcPr>
          <w:p w14:paraId="27BC1AED" w14:textId="77777777" w:rsidR="007A1F44" w:rsidRPr="00977EA3" w:rsidRDefault="007A1F44">
            <w:pPr>
              <w:pStyle w:val="TableEntry"/>
              <w:rPr>
                <w:noProof w:val="0"/>
              </w:rPr>
            </w:pPr>
            <w:r w:rsidRPr="00977EA3">
              <w:rPr>
                <w:noProof w:val="0"/>
              </w:rPr>
              <w:t>Marital Status</w:t>
            </w:r>
          </w:p>
        </w:tc>
      </w:tr>
      <w:tr w:rsidR="007A1F44" w:rsidRPr="00977EA3" w14:paraId="448F4931" w14:textId="77777777">
        <w:trPr>
          <w:cantSplit/>
          <w:jc w:val="center"/>
        </w:trPr>
        <w:tc>
          <w:tcPr>
            <w:tcW w:w="784" w:type="dxa"/>
          </w:tcPr>
          <w:p w14:paraId="1F79129F" w14:textId="77777777" w:rsidR="007A1F44" w:rsidRPr="00977EA3" w:rsidRDefault="007A1F44">
            <w:pPr>
              <w:pStyle w:val="TableEntry"/>
              <w:rPr>
                <w:noProof w:val="0"/>
              </w:rPr>
            </w:pPr>
            <w:r w:rsidRPr="00977EA3">
              <w:rPr>
                <w:noProof w:val="0"/>
              </w:rPr>
              <w:t>17</w:t>
            </w:r>
          </w:p>
        </w:tc>
        <w:tc>
          <w:tcPr>
            <w:tcW w:w="764" w:type="dxa"/>
          </w:tcPr>
          <w:p w14:paraId="02CC33B5" w14:textId="77777777" w:rsidR="007A1F44" w:rsidRPr="00977EA3" w:rsidRDefault="007A1F44">
            <w:pPr>
              <w:pStyle w:val="TableEntry"/>
              <w:rPr>
                <w:noProof w:val="0"/>
              </w:rPr>
            </w:pPr>
            <w:r w:rsidRPr="00977EA3">
              <w:rPr>
                <w:noProof w:val="0"/>
              </w:rPr>
              <w:t>250</w:t>
            </w:r>
          </w:p>
        </w:tc>
        <w:tc>
          <w:tcPr>
            <w:tcW w:w="760" w:type="dxa"/>
          </w:tcPr>
          <w:p w14:paraId="6EE86757" w14:textId="77777777" w:rsidR="007A1F44" w:rsidRPr="00977EA3" w:rsidRDefault="007A1F44">
            <w:pPr>
              <w:pStyle w:val="TableEntry"/>
              <w:rPr>
                <w:noProof w:val="0"/>
              </w:rPr>
            </w:pPr>
            <w:r w:rsidRPr="00977EA3">
              <w:rPr>
                <w:noProof w:val="0"/>
              </w:rPr>
              <w:t>CE</w:t>
            </w:r>
          </w:p>
        </w:tc>
        <w:tc>
          <w:tcPr>
            <w:tcW w:w="1062" w:type="dxa"/>
          </w:tcPr>
          <w:p w14:paraId="64D16479" w14:textId="77777777" w:rsidR="007A1F44" w:rsidRPr="00977EA3" w:rsidRDefault="007A1F44">
            <w:pPr>
              <w:pStyle w:val="TableEntry"/>
              <w:rPr>
                <w:noProof w:val="0"/>
              </w:rPr>
            </w:pPr>
            <w:r w:rsidRPr="00977EA3">
              <w:rPr>
                <w:noProof w:val="0"/>
              </w:rPr>
              <w:t>O</w:t>
            </w:r>
          </w:p>
        </w:tc>
        <w:tc>
          <w:tcPr>
            <w:tcW w:w="1215" w:type="dxa"/>
          </w:tcPr>
          <w:p w14:paraId="50086E11" w14:textId="77777777" w:rsidR="007A1F44" w:rsidRPr="00977EA3" w:rsidRDefault="007A1F44">
            <w:pPr>
              <w:pStyle w:val="TableEntry"/>
              <w:rPr>
                <w:noProof w:val="0"/>
              </w:rPr>
            </w:pPr>
            <w:r w:rsidRPr="00977EA3">
              <w:rPr>
                <w:noProof w:val="0"/>
              </w:rPr>
              <w:t>[0..1]</w:t>
            </w:r>
          </w:p>
        </w:tc>
        <w:tc>
          <w:tcPr>
            <w:tcW w:w="861" w:type="dxa"/>
          </w:tcPr>
          <w:p w14:paraId="6E736288" w14:textId="77777777" w:rsidR="007A1F44" w:rsidRPr="00977EA3" w:rsidRDefault="007A1F44">
            <w:pPr>
              <w:pStyle w:val="TableEntry"/>
              <w:rPr>
                <w:noProof w:val="0"/>
              </w:rPr>
            </w:pPr>
            <w:r w:rsidRPr="00977EA3">
              <w:rPr>
                <w:noProof w:val="0"/>
              </w:rPr>
              <w:t>0006</w:t>
            </w:r>
          </w:p>
        </w:tc>
        <w:tc>
          <w:tcPr>
            <w:tcW w:w="979" w:type="dxa"/>
          </w:tcPr>
          <w:p w14:paraId="5B97EBDF" w14:textId="77777777" w:rsidR="007A1F44" w:rsidRPr="00977EA3" w:rsidRDefault="007A1F44">
            <w:pPr>
              <w:pStyle w:val="TableEntry"/>
              <w:rPr>
                <w:noProof w:val="0"/>
              </w:rPr>
            </w:pPr>
            <w:r w:rsidRPr="00977EA3">
              <w:rPr>
                <w:noProof w:val="0"/>
              </w:rPr>
              <w:t>00120</w:t>
            </w:r>
          </w:p>
        </w:tc>
        <w:tc>
          <w:tcPr>
            <w:tcW w:w="2834" w:type="dxa"/>
          </w:tcPr>
          <w:p w14:paraId="6E40BC93" w14:textId="77777777" w:rsidR="007A1F44" w:rsidRPr="00977EA3" w:rsidRDefault="007A1F44">
            <w:pPr>
              <w:pStyle w:val="TableEntry"/>
              <w:rPr>
                <w:noProof w:val="0"/>
              </w:rPr>
            </w:pPr>
            <w:r w:rsidRPr="00977EA3">
              <w:rPr>
                <w:noProof w:val="0"/>
              </w:rPr>
              <w:t>Religion</w:t>
            </w:r>
          </w:p>
        </w:tc>
      </w:tr>
      <w:tr w:rsidR="007A1F44" w:rsidRPr="00977EA3" w14:paraId="2E02A0BB" w14:textId="77777777">
        <w:trPr>
          <w:cantSplit/>
          <w:jc w:val="center"/>
        </w:trPr>
        <w:tc>
          <w:tcPr>
            <w:tcW w:w="784" w:type="dxa"/>
          </w:tcPr>
          <w:p w14:paraId="47F7A4F5" w14:textId="77777777" w:rsidR="007A1F44" w:rsidRPr="00977EA3" w:rsidRDefault="007A1F44">
            <w:pPr>
              <w:pStyle w:val="TableEntry"/>
              <w:rPr>
                <w:noProof w:val="0"/>
              </w:rPr>
            </w:pPr>
            <w:r w:rsidRPr="00977EA3">
              <w:rPr>
                <w:noProof w:val="0"/>
              </w:rPr>
              <w:t>18</w:t>
            </w:r>
          </w:p>
        </w:tc>
        <w:tc>
          <w:tcPr>
            <w:tcW w:w="764" w:type="dxa"/>
          </w:tcPr>
          <w:p w14:paraId="028021C6" w14:textId="77777777" w:rsidR="007A1F44" w:rsidRPr="00977EA3" w:rsidRDefault="007A1F44">
            <w:pPr>
              <w:pStyle w:val="TableEntry"/>
              <w:rPr>
                <w:noProof w:val="0"/>
              </w:rPr>
            </w:pPr>
            <w:r w:rsidRPr="00977EA3">
              <w:rPr>
                <w:noProof w:val="0"/>
              </w:rPr>
              <w:t>250</w:t>
            </w:r>
          </w:p>
        </w:tc>
        <w:tc>
          <w:tcPr>
            <w:tcW w:w="760" w:type="dxa"/>
          </w:tcPr>
          <w:p w14:paraId="089C6972" w14:textId="77777777" w:rsidR="007A1F44" w:rsidRPr="00977EA3" w:rsidRDefault="007A1F44">
            <w:pPr>
              <w:pStyle w:val="TableEntry"/>
              <w:rPr>
                <w:noProof w:val="0"/>
              </w:rPr>
            </w:pPr>
            <w:r w:rsidRPr="00977EA3">
              <w:rPr>
                <w:noProof w:val="0"/>
              </w:rPr>
              <w:t>CX</w:t>
            </w:r>
          </w:p>
        </w:tc>
        <w:tc>
          <w:tcPr>
            <w:tcW w:w="1062" w:type="dxa"/>
          </w:tcPr>
          <w:p w14:paraId="7385FCF3" w14:textId="77777777" w:rsidR="007A1F44" w:rsidRPr="00977EA3" w:rsidRDefault="007A1F44">
            <w:pPr>
              <w:pStyle w:val="TableEntry"/>
              <w:rPr>
                <w:noProof w:val="0"/>
              </w:rPr>
            </w:pPr>
            <w:r w:rsidRPr="00977EA3">
              <w:rPr>
                <w:noProof w:val="0"/>
              </w:rPr>
              <w:t>C</w:t>
            </w:r>
          </w:p>
        </w:tc>
        <w:tc>
          <w:tcPr>
            <w:tcW w:w="1215" w:type="dxa"/>
          </w:tcPr>
          <w:p w14:paraId="7645F27F" w14:textId="77777777" w:rsidR="007A1F44" w:rsidRPr="00977EA3" w:rsidRDefault="007A1F44">
            <w:pPr>
              <w:pStyle w:val="TableEntry"/>
              <w:rPr>
                <w:noProof w:val="0"/>
              </w:rPr>
            </w:pPr>
            <w:r w:rsidRPr="00977EA3">
              <w:rPr>
                <w:noProof w:val="0"/>
              </w:rPr>
              <w:t>[0..1]</w:t>
            </w:r>
          </w:p>
        </w:tc>
        <w:tc>
          <w:tcPr>
            <w:tcW w:w="861" w:type="dxa"/>
          </w:tcPr>
          <w:p w14:paraId="7474E958" w14:textId="77777777" w:rsidR="007A1F44" w:rsidRPr="00977EA3" w:rsidRDefault="007A1F44">
            <w:pPr>
              <w:pStyle w:val="TableEntry"/>
              <w:rPr>
                <w:noProof w:val="0"/>
              </w:rPr>
            </w:pPr>
          </w:p>
        </w:tc>
        <w:tc>
          <w:tcPr>
            <w:tcW w:w="979" w:type="dxa"/>
          </w:tcPr>
          <w:p w14:paraId="4428D4DF" w14:textId="77777777" w:rsidR="007A1F44" w:rsidRPr="00977EA3" w:rsidRDefault="007A1F44">
            <w:pPr>
              <w:pStyle w:val="TableEntry"/>
              <w:rPr>
                <w:noProof w:val="0"/>
              </w:rPr>
            </w:pPr>
            <w:r w:rsidRPr="00977EA3">
              <w:rPr>
                <w:noProof w:val="0"/>
              </w:rPr>
              <w:t>00121</w:t>
            </w:r>
          </w:p>
        </w:tc>
        <w:tc>
          <w:tcPr>
            <w:tcW w:w="2834" w:type="dxa"/>
          </w:tcPr>
          <w:p w14:paraId="6D7B4B3F" w14:textId="77777777" w:rsidR="007A1F44" w:rsidRPr="00977EA3" w:rsidRDefault="007A1F44">
            <w:pPr>
              <w:pStyle w:val="TableEntry"/>
              <w:rPr>
                <w:noProof w:val="0"/>
              </w:rPr>
            </w:pPr>
            <w:r w:rsidRPr="00977EA3">
              <w:rPr>
                <w:noProof w:val="0"/>
              </w:rPr>
              <w:t>Patient Account Number</w:t>
            </w:r>
          </w:p>
        </w:tc>
      </w:tr>
      <w:tr w:rsidR="007A1F44" w:rsidRPr="00977EA3" w14:paraId="415648F3" w14:textId="77777777">
        <w:trPr>
          <w:cantSplit/>
          <w:jc w:val="center"/>
        </w:trPr>
        <w:tc>
          <w:tcPr>
            <w:tcW w:w="784" w:type="dxa"/>
          </w:tcPr>
          <w:p w14:paraId="35DCEEB1" w14:textId="77777777" w:rsidR="007A1F44" w:rsidRPr="00977EA3" w:rsidRDefault="007A1F44">
            <w:pPr>
              <w:pStyle w:val="TableEntry"/>
              <w:rPr>
                <w:noProof w:val="0"/>
              </w:rPr>
            </w:pPr>
            <w:r w:rsidRPr="00977EA3">
              <w:rPr>
                <w:noProof w:val="0"/>
              </w:rPr>
              <w:t>19</w:t>
            </w:r>
          </w:p>
        </w:tc>
        <w:tc>
          <w:tcPr>
            <w:tcW w:w="764" w:type="dxa"/>
          </w:tcPr>
          <w:p w14:paraId="77BDBE16" w14:textId="77777777" w:rsidR="007A1F44" w:rsidRPr="00977EA3" w:rsidRDefault="007A1F44">
            <w:pPr>
              <w:pStyle w:val="TableEntry"/>
              <w:rPr>
                <w:noProof w:val="0"/>
              </w:rPr>
            </w:pPr>
            <w:r w:rsidRPr="00977EA3">
              <w:rPr>
                <w:noProof w:val="0"/>
              </w:rPr>
              <w:t>16</w:t>
            </w:r>
          </w:p>
        </w:tc>
        <w:tc>
          <w:tcPr>
            <w:tcW w:w="760" w:type="dxa"/>
          </w:tcPr>
          <w:p w14:paraId="45323E43" w14:textId="77777777" w:rsidR="007A1F44" w:rsidRPr="00977EA3" w:rsidRDefault="007A1F44">
            <w:pPr>
              <w:pStyle w:val="TableEntry"/>
              <w:rPr>
                <w:noProof w:val="0"/>
              </w:rPr>
            </w:pPr>
            <w:r w:rsidRPr="00977EA3">
              <w:rPr>
                <w:noProof w:val="0"/>
              </w:rPr>
              <w:t>ST</w:t>
            </w:r>
          </w:p>
        </w:tc>
        <w:tc>
          <w:tcPr>
            <w:tcW w:w="1062" w:type="dxa"/>
          </w:tcPr>
          <w:p w14:paraId="338B7C50" w14:textId="77777777" w:rsidR="007A1F44" w:rsidRPr="00977EA3" w:rsidRDefault="007A1F44">
            <w:pPr>
              <w:pStyle w:val="TableEntry"/>
              <w:rPr>
                <w:noProof w:val="0"/>
              </w:rPr>
            </w:pPr>
            <w:r w:rsidRPr="00977EA3">
              <w:rPr>
                <w:noProof w:val="0"/>
              </w:rPr>
              <w:t>X</w:t>
            </w:r>
          </w:p>
        </w:tc>
        <w:tc>
          <w:tcPr>
            <w:tcW w:w="1215" w:type="dxa"/>
          </w:tcPr>
          <w:p w14:paraId="092CD917" w14:textId="77777777" w:rsidR="007A1F44" w:rsidRPr="00977EA3" w:rsidRDefault="007A1F44">
            <w:pPr>
              <w:pStyle w:val="TableEntry"/>
              <w:rPr>
                <w:noProof w:val="0"/>
              </w:rPr>
            </w:pPr>
            <w:r w:rsidRPr="00977EA3">
              <w:rPr>
                <w:noProof w:val="0"/>
              </w:rPr>
              <w:t>[0..1]</w:t>
            </w:r>
          </w:p>
        </w:tc>
        <w:tc>
          <w:tcPr>
            <w:tcW w:w="861" w:type="dxa"/>
          </w:tcPr>
          <w:p w14:paraId="1890FA89" w14:textId="77777777" w:rsidR="007A1F44" w:rsidRPr="00977EA3" w:rsidRDefault="007A1F44">
            <w:pPr>
              <w:pStyle w:val="TableEntry"/>
              <w:rPr>
                <w:noProof w:val="0"/>
              </w:rPr>
            </w:pPr>
          </w:p>
        </w:tc>
        <w:tc>
          <w:tcPr>
            <w:tcW w:w="979" w:type="dxa"/>
          </w:tcPr>
          <w:p w14:paraId="0CE80F92" w14:textId="77777777" w:rsidR="007A1F44" w:rsidRPr="00977EA3" w:rsidRDefault="007A1F44">
            <w:pPr>
              <w:pStyle w:val="TableEntry"/>
              <w:rPr>
                <w:noProof w:val="0"/>
              </w:rPr>
            </w:pPr>
            <w:r w:rsidRPr="00977EA3">
              <w:rPr>
                <w:noProof w:val="0"/>
              </w:rPr>
              <w:t>00122</w:t>
            </w:r>
          </w:p>
        </w:tc>
        <w:tc>
          <w:tcPr>
            <w:tcW w:w="2834" w:type="dxa"/>
          </w:tcPr>
          <w:p w14:paraId="3DAA178D" w14:textId="77777777" w:rsidR="007A1F44" w:rsidRPr="00977EA3" w:rsidRDefault="007A1F44">
            <w:pPr>
              <w:pStyle w:val="TableEntry"/>
              <w:rPr>
                <w:noProof w:val="0"/>
              </w:rPr>
            </w:pPr>
            <w:r w:rsidRPr="00977EA3">
              <w:rPr>
                <w:noProof w:val="0"/>
              </w:rPr>
              <w:t>SSN Number - Patient</w:t>
            </w:r>
          </w:p>
        </w:tc>
      </w:tr>
      <w:tr w:rsidR="007A1F44" w:rsidRPr="00977EA3" w14:paraId="271B637F" w14:textId="77777777">
        <w:trPr>
          <w:cantSplit/>
          <w:jc w:val="center"/>
        </w:trPr>
        <w:tc>
          <w:tcPr>
            <w:tcW w:w="784" w:type="dxa"/>
          </w:tcPr>
          <w:p w14:paraId="26396C1E" w14:textId="77777777" w:rsidR="007A1F44" w:rsidRPr="00977EA3" w:rsidRDefault="007A1F44">
            <w:pPr>
              <w:pStyle w:val="TableEntry"/>
              <w:rPr>
                <w:noProof w:val="0"/>
              </w:rPr>
            </w:pPr>
            <w:r w:rsidRPr="00977EA3">
              <w:rPr>
                <w:noProof w:val="0"/>
              </w:rPr>
              <w:t>20</w:t>
            </w:r>
          </w:p>
        </w:tc>
        <w:tc>
          <w:tcPr>
            <w:tcW w:w="764" w:type="dxa"/>
          </w:tcPr>
          <w:p w14:paraId="03F58C93" w14:textId="77777777" w:rsidR="007A1F44" w:rsidRPr="00977EA3" w:rsidRDefault="007A1F44">
            <w:pPr>
              <w:pStyle w:val="TableEntry"/>
              <w:rPr>
                <w:noProof w:val="0"/>
              </w:rPr>
            </w:pPr>
            <w:r w:rsidRPr="00977EA3">
              <w:rPr>
                <w:noProof w:val="0"/>
              </w:rPr>
              <w:t>25</w:t>
            </w:r>
          </w:p>
        </w:tc>
        <w:tc>
          <w:tcPr>
            <w:tcW w:w="760" w:type="dxa"/>
          </w:tcPr>
          <w:p w14:paraId="7E1E966D" w14:textId="77777777" w:rsidR="007A1F44" w:rsidRPr="00977EA3" w:rsidRDefault="007A1F44">
            <w:pPr>
              <w:pStyle w:val="TableEntry"/>
              <w:rPr>
                <w:noProof w:val="0"/>
              </w:rPr>
            </w:pPr>
            <w:r w:rsidRPr="00977EA3">
              <w:rPr>
                <w:noProof w:val="0"/>
              </w:rPr>
              <w:t>DLN</w:t>
            </w:r>
          </w:p>
        </w:tc>
        <w:tc>
          <w:tcPr>
            <w:tcW w:w="1062" w:type="dxa"/>
          </w:tcPr>
          <w:p w14:paraId="767DC82F" w14:textId="77777777" w:rsidR="007A1F44" w:rsidRPr="00977EA3" w:rsidRDefault="007A1F44">
            <w:pPr>
              <w:pStyle w:val="TableEntry"/>
              <w:rPr>
                <w:noProof w:val="0"/>
              </w:rPr>
            </w:pPr>
            <w:r w:rsidRPr="00977EA3">
              <w:rPr>
                <w:noProof w:val="0"/>
              </w:rPr>
              <w:t>X</w:t>
            </w:r>
          </w:p>
        </w:tc>
        <w:tc>
          <w:tcPr>
            <w:tcW w:w="1215" w:type="dxa"/>
          </w:tcPr>
          <w:p w14:paraId="5275A530" w14:textId="77777777" w:rsidR="007A1F44" w:rsidRPr="00977EA3" w:rsidRDefault="007A1F44">
            <w:pPr>
              <w:pStyle w:val="TableEntry"/>
              <w:rPr>
                <w:noProof w:val="0"/>
              </w:rPr>
            </w:pPr>
            <w:r w:rsidRPr="00977EA3">
              <w:rPr>
                <w:noProof w:val="0"/>
              </w:rPr>
              <w:t>[0..1]</w:t>
            </w:r>
          </w:p>
        </w:tc>
        <w:tc>
          <w:tcPr>
            <w:tcW w:w="861" w:type="dxa"/>
          </w:tcPr>
          <w:p w14:paraId="064F14DB" w14:textId="77777777" w:rsidR="007A1F44" w:rsidRPr="00977EA3" w:rsidRDefault="007A1F44">
            <w:pPr>
              <w:pStyle w:val="TableEntry"/>
              <w:rPr>
                <w:noProof w:val="0"/>
              </w:rPr>
            </w:pPr>
          </w:p>
        </w:tc>
        <w:tc>
          <w:tcPr>
            <w:tcW w:w="979" w:type="dxa"/>
          </w:tcPr>
          <w:p w14:paraId="22DFD70C" w14:textId="77777777" w:rsidR="007A1F44" w:rsidRPr="00977EA3" w:rsidRDefault="007A1F44">
            <w:pPr>
              <w:pStyle w:val="TableEntry"/>
              <w:rPr>
                <w:noProof w:val="0"/>
              </w:rPr>
            </w:pPr>
            <w:r w:rsidRPr="00977EA3">
              <w:rPr>
                <w:noProof w:val="0"/>
              </w:rPr>
              <w:t>00123</w:t>
            </w:r>
          </w:p>
        </w:tc>
        <w:tc>
          <w:tcPr>
            <w:tcW w:w="2834" w:type="dxa"/>
          </w:tcPr>
          <w:p w14:paraId="0049B7C3" w14:textId="77777777" w:rsidR="007A1F44" w:rsidRPr="00977EA3" w:rsidRDefault="007A1F44">
            <w:pPr>
              <w:pStyle w:val="TableEntry"/>
              <w:rPr>
                <w:noProof w:val="0"/>
              </w:rPr>
            </w:pPr>
            <w:r w:rsidRPr="00977EA3">
              <w:rPr>
                <w:noProof w:val="0"/>
              </w:rPr>
              <w:t>Driver's License Number - Patient</w:t>
            </w:r>
          </w:p>
        </w:tc>
      </w:tr>
      <w:tr w:rsidR="007A1F44" w:rsidRPr="00977EA3" w14:paraId="7171171F" w14:textId="77777777">
        <w:trPr>
          <w:cantSplit/>
          <w:jc w:val="center"/>
        </w:trPr>
        <w:tc>
          <w:tcPr>
            <w:tcW w:w="784" w:type="dxa"/>
          </w:tcPr>
          <w:p w14:paraId="60C4C6B1" w14:textId="77777777" w:rsidR="007A1F44" w:rsidRPr="00977EA3" w:rsidRDefault="007A1F44">
            <w:pPr>
              <w:pStyle w:val="TableEntry"/>
              <w:rPr>
                <w:noProof w:val="0"/>
              </w:rPr>
            </w:pPr>
            <w:r w:rsidRPr="00977EA3">
              <w:rPr>
                <w:noProof w:val="0"/>
              </w:rPr>
              <w:t>21</w:t>
            </w:r>
          </w:p>
        </w:tc>
        <w:tc>
          <w:tcPr>
            <w:tcW w:w="764" w:type="dxa"/>
          </w:tcPr>
          <w:p w14:paraId="78076E6E" w14:textId="77777777" w:rsidR="007A1F44" w:rsidRPr="00977EA3" w:rsidRDefault="007A1F44">
            <w:pPr>
              <w:pStyle w:val="TableEntry"/>
              <w:rPr>
                <w:noProof w:val="0"/>
              </w:rPr>
            </w:pPr>
            <w:r w:rsidRPr="00977EA3">
              <w:rPr>
                <w:noProof w:val="0"/>
              </w:rPr>
              <w:t>250</w:t>
            </w:r>
          </w:p>
        </w:tc>
        <w:tc>
          <w:tcPr>
            <w:tcW w:w="760" w:type="dxa"/>
          </w:tcPr>
          <w:p w14:paraId="50247503" w14:textId="77777777" w:rsidR="007A1F44" w:rsidRPr="00977EA3" w:rsidRDefault="007A1F44">
            <w:pPr>
              <w:pStyle w:val="TableEntry"/>
              <w:rPr>
                <w:noProof w:val="0"/>
              </w:rPr>
            </w:pPr>
            <w:r w:rsidRPr="00977EA3">
              <w:rPr>
                <w:noProof w:val="0"/>
              </w:rPr>
              <w:t>CX</w:t>
            </w:r>
          </w:p>
        </w:tc>
        <w:tc>
          <w:tcPr>
            <w:tcW w:w="1062" w:type="dxa"/>
          </w:tcPr>
          <w:p w14:paraId="21A9C218" w14:textId="77777777" w:rsidR="007A1F44" w:rsidRPr="00977EA3" w:rsidRDefault="007A1F44">
            <w:pPr>
              <w:pStyle w:val="TableEntry"/>
              <w:rPr>
                <w:noProof w:val="0"/>
              </w:rPr>
            </w:pPr>
            <w:r w:rsidRPr="00977EA3">
              <w:rPr>
                <w:noProof w:val="0"/>
              </w:rPr>
              <w:t>O</w:t>
            </w:r>
          </w:p>
        </w:tc>
        <w:tc>
          <w:tcPr>
            <w:tcW w:w="1215" w:type="dxa"/>
          </w:tcPr>
          <w:p w14:paraId="0887C992" w14:textId="77777777" w:rsidR="007A1F44" w:rsidRPr="00977EA3" w:rsidRDefault="007A1F44">
            <w:pPr>
              <w:pStyle w:val="TableEntry"/>
              <w:rPr>
                <w:noProof w:val="0"/>
              </w:rPr>
            </w:pPr>
            <w:r w:rsidRPr="00977EA3">
              <w:rPr>
                <w:noProof w:val="0"/>
              </w:rPr>
              <w:t>[0..*]</w:t>
            </w:r>
          </w:p>
        </w:tc>
        <w:tc>
          <w:tcPr>
            <w:tcW w:w="861" w:type="dxa"/>
          </w:tcPr>
          <w:p w14:paraId="5C4C9804" w14:textId="77777777" w:rsidR="007A1F44" w:rsidRPr="00977EA3" w:rsidRDefault="007A1F44">
            <w:pPr>
              <w:pStyle w:val="TableEntry"/>
              <w:rPr>
                <w:noProof w:val="0"/>
              </w:rPr>
            </w:pPr>
          </w:p>
        </w:tc>
        <w:tc>
          <w:tcPr>
            <w:tcW w:w="979" w:type="dxa"/>
          </w:tcPr>
          <w:p w14:paraId="0170B137" w14:textId="77777777" w:rsidR="007A1F44" w:rsidRPr="00977EA3" w:rsidRDefault="007A1F44">
            <w:pPr>
              <w:pStyle w:val="TableEntry"/>
              <w:rPr>
                <w:noProof w:val="0"/>
              </w:rPr>
            </w:pPr>
            <w:r w:rsidRPr="00977EA3">
              <w:rPr>
                <w:noProof w:val="0"/>
              </w:rPr>
              <w:t>00124</w:t>
            </w:r>
          </w:p>
        </w:tc>
        <w:tc>
          <w:tcPr>
            <w:tcW w:w="2834" w:type="dxa"/>
          </w:tcPr>
          <w:p w14:paraId="5B4B43B3" w14:textId="77777777" w:rsidR="007A1F44" w:rsidRPr="00977EA3" w:rsidRDefault="007A1F44">
            <w:pPr>
              <w:pStyle w:val="TableEntry"/>
              <w:rPr>
                <w:noProof w:val="0"/>
              </w:rPr>
            </w:pPr>
            <w:r w:rsidRPr="00977EA3">
              <w:rPr>
                <w:noProof w:val="0"/>
              </w:rPr>
              <w:t>Mother's Identifier</w:t>
            </w:r>
          </w:p>
        </w:tc>
      </w:tr>
      <w:tr w:rsidR="007A1F44" w:rsidRPr="00977EA3" w14:paraId="3AD0A566" w14:textId="77777777">
        <w:trPr>
          <w:cantSplit/>
          <w:jc w:val="center"/>
        </w:trPr>
        <w:tc>
          <w:tcPr>
            <w:tcW w:w="784" w:type="dxa"/>
          </w:tcPr>
          <w:p w14:paraId="1A90F78D" w14:textId="77777777" w:rsidR="007A1F44" w:rsidRPr="00977EA3" w:rsidRDefault="007A1F44">
            <w:pPr>
              <w:pStyle w:val="TableEntry"/>
              <w:rPr>
                <w:noProof w:val="0"/>
              </w:rPr>
            </w:pPr>
            <w:r w:rsidRPr="00977EA3">
              <w:rPr>
                <w:noProof w:val="0"/>
              </w:rPr>
              <w:t>22</w:t>
            </w:r>
          </w:p>
        </w:tc>
        <w:tc>
          <w:tcPr>
            <w:tcW w:w="764" w:type="dxa"/>
          </w:tcPr>
          <w:p w14:paraId="4675964B" w14:textId="77777777" w:rsidR="007A1F44" w:rsidRPr="00977EA3" w:rsidRDefault="007A1F44">
            <w:pPr>
              <w:pStyle w:val="TableEntry"/>
              <w:rPr>
                <w:noProof w:val="0"/>
              </w:rPr>
            </w:pPr>
            <w:r w:rsidRPr="00977EA3">
              <w:rPr>
                <w:noProof w:val="0"/>
              </w:rPr>
              <w:t>250</w:t>
            </w:r>
          </w:p>
        </w:tc>
        <w:tc>
          <w:tcPr>
            <w:tcW w:w="760" w:type="dxa"/>
          </w:tcPr>
          <w:p w14:paraId="28138C52" w14:textId="77777777" w:rsidR="007A1F44" w:rsidRPr="00977EA3" w:rsidRDefault="007A1F44">
            <w:pPr>
              <w:pStyle w:val="TableEntry"/>
              <w:rPr>
                <w:noProof w:val="0"/>
              </w:rPr>
            </w:pPr>
            <w:r w:rsidRPr="00977EA3">
              <w:rPr>
                <w:noProof w:val="0"/>
              </w:rPr>
              <w:t>CE</w:t>
            </w:r>
          </w:p>
        </w:tc>
        <w:tc>
          <w:tcPr>
            <w:tcW w:w="1062" w:type="dxa"/>
          </w:tcPr>
          <w:p w14:paraId="10FAEDCC" w14:textId="77777777" w:rsidR="007A1F44" w:rsidRPr="00977EA3" w:rsidRDefault="007A1F44">
            <w:pPr>
              <w:pStyle w:val="TableEntry"/>
              <w:rPr>
                <w:noProof w:val="0"/>
              </w:rPr>
            </w:pPr>
            <w:r w:rsidRPr="00977EA3">
              <w:rPr>
                <w:noProof w:val="0"/>
              </w:rPr>
              <w:t>O</w:t>
            </w:r>
          </w:p>
        </w:tc>
        <w:tc>
          <w:tcPr>
            <w:tcW w:w="1215" w:type="dxa"/>
          </w:tcPr>
          <w:p w14:paraId="058173F2" w14:textId="77777777" w:rsidR="007A1F44" w:rsidRPr="00977EA3" w:rsidRDefault="007A1F44">
            <w:pPr>
              <w:pStyle w:val="TableEntry"/>
              <w:rPr>
                <w:noProof w:val="0"/>
              </w:rPr>
            </w:pPr>
            <w:r w:rsidRPr="00977EA3">
              <w:rPr>
                <w:noProof w:val="0"/>
              </w:rPr>
              <w:t>[0..1]</w:t>
            </w:r>
          </w:p>
        </w:tc>
        <w:tc>
          <w:tcPr>
            <w:tcW w:w="861" w:type="dxa"/>
          </w:tcPr>
          <w:p w14:paraId="5249AD4E" w14:textId="77777777" w:rsidR="007A1F44" w:rsidRPr="00977EA3" w:rsidRDefault="007A1F44">
            <w:pPr>
              <w:pStyle w:val="TableEntry"/>
              <w:rPr>
                <w:noProof w:val="0"/>
              </w:rPr>
            </w:pPr>
            <w:r w:rsidRPr="00977EA3">
              <w:rPr>
                <w:noProof w:val="0"/>
              </w:rPr>
              <w:t>0189</w:t>
            </w:r>
          </w:p>
        </w:tc>
        <w:tc>
          <w:tcPr>
            <w:tcW w:w="979" w:type="dxa"/>
          </w:tcPr>
          <w:p w14:paraId="6F8A717C" w14:textId="77777777" w:rsidR="007A1F44" w:rsidRPr="00977EA3" w:rsidRDefault="007A1F44">
            <w:pPr>
              <w:pStyle w:val="TableEntry"/>
              <w:rPr>
                <w:noProof w:val="0"/>
              </w:rPr>
            </w:pPr>
            <w:r w:rsidRPr="00977EA3">
              <w:rPr>
                <w:noProof w:val="0"/>
              </w:rPr>
              <w:t>00125</w:t>
            </w:r>
          </w:p>
        </w:tc>
        <w:tc>
          <w:tcPr>
            <w:tcW w:w="2834" w:type="dxa"/>
          </w:tcPr>
          <w:p w14:paraId="2D308E52" w14:textId="77777777" w:rsidR="007A1F44" w:rsidRPr="00977EA3" w:rsidRDefault="007A1F44">
            <w:pPr>
              <w:pStyle w:val="TableEntry"/>
              <w:rPr>
                <w:noProof w:val="0"/>
              </w:rPr>
            </w:pPr>
            <w:r w:rsidRPr="00977EA3">
              <w:rPr>
                <w:noProof w:val="0"/>
              </w:rPr>
              <w:t>Ethnic Group</w:t>
            </w:r>
          </w:p>
        </w:tc>
      </w:tr>
      <w:tr w:rsidR="007A1F44" w:rsidRPr="00977EA3" w14:paraId="5194EAFD" w14:textId="77777777">
        <w:trPr>
          <w:cantSplit/>
          <w:jc w:val="center"/>
        </w:trPr>
        <w:tc>
          <w:tcPr>
            <w:tcW w:w="784" w:type="dxa"/>
          </w:tcPr>
          <w:p w14:paraId="71660A13" w14:textId="77777777" w:rsidR="007A1F44" w:rsidRPr="00977EA3" w:rsidRDefault="007A1F44">
            <w:pPr>
              <w:pStyle w:val="TableEntry"/>
              <w:rPr>
                <w:noProof w:val="0"/>
              </w:rPr>
            </w:pPr>
            <w:r w:rsidRPr="00977EA3">
              <w:rPr>
                <w:noProof w:val="0"/>
              </w:rPr>
              <w:t>23</w:t>
            </w:r>
          </w:p>
        </w:tc>
        <w:tc>
          <w:tcPr>
            <w:tcW w:w="764" w:type="dxa"/>
          </w:tcPr>
          <w:p w14:paraId="729D7ACD" w14:textId="77777777" w:rsidR="007A1F44" w:rsidRPr="00977EA3" w:rsidRDefault="007A1F44">
            <w:pPr>
              <w:pStyle w:val="TableEntry"/>
              <w:rPr>
                <w:noProof w:val="0"/>
              </w:rPr>
            </w:pPr>
            <w:r w:rsidRPr="00977EA3">
              <w:rPr>
                <w:noProof w:val="0"/>
              </w:rPr>
              <w:t>250</w:t>
            </w:r>
          </w:p>
        </w:tc>
        <w:tc>
          <w:tcPr>
            <w:tcW w:w="760" w:type="dxa"/>
          </w:tcPr>
          <w:p w14:paraId="1E7D0D13" w14:textId="77777777" w:rsidR="007A1F44" w:rsidRPr="00977EA3" w:rsidRDefault="007A1F44">
            <w:pPr>
              <w:pStyle w:val="TableEntry"/>
              <w:rPr>
                <w:noProof w:val="0"/>
              </w:rPr>
            </w:pPr>
            <w:r w:rsidRPr="00977EA3">
              <w:rPr>
                <w:noProof w:val="0"/>
              </w:rPr>
              <w:t>ST</w:t>
            </w:r>
          </w:p>
        </w:tc>
        <w:tc>
          <w:tcPr>
            <w:tcW w:w="1062" w:type="dxa"/>
          </w:tcPr>
          <w:p w14:paraId="3E6B5C75" w14:textId="77777777" w:rsidR="007A1F44" w:rsidRPr="00977EA3" w:rsidRDefault="007A1F44">
            <w:pPr>
              <w:pStyle w:val="TableEntry"/>
              <w:rPr>
                <w:noProof w:val="0"/>
              </w:rPr>
            </w:pPr>
            <w:r w:rsidRPr="00977EA3">
              <w:rPr>
                <w:noProof w:val="0"/>
              </w:rPr>
              <w:t>O</w:t>
            </w:r>
          </w:p>
        </w:tc>
        <w:tc>
          <w:tcPr>
            <w:tcW w:w="1215" w:type="dxa"/>
          </w:tcPr>
          <w:p w14:paraId="37C6C414" w14:textId="77777777" w:rsidR="007A1F44" w:rsidRPr="00977EA3" w:rsidRDefault="007A1F44">
            <w:pPr>
              <w:pStyle w:val="TableEntry"/>
              <w:rPr>
                <w:noProof w:val="0"/>
              </w:rPr>
            </w:pPr>
            <w:r w:rsidRPr="00977EA3">
              <w:rPr>
                <w:noProof w:val="0"/>
              </w:rPr>
              <w:t>[0..1]</w:t>
            </w:r>
          </w:p>
        </w:tc>
        <w:tc>
          <w:tcPr>
            <w:tcW w:w="861" w:type="dxa"/>
          </w:tcPr>
          <w:p w14:paraId="5F5D095B" w14:textId="77777777" w:rsidR="007A1F44" w:rsidRPr="00977EA3" w:rsidRDefault="007A1F44">
            <w:pPr>
              <w:pStyle w:val="TableEntry"/>
              <w:rPr>
                <w:noProof w:val="0"/>
              </w:rPr>
            </w:pPr>
          </w:p>
        </w:tc>
        <w:tc>
          <w:tcPr>
            <w:tcW w:w="979" w:type="dxa"/>
          </w:tcPr>
          <w:p w14:paraId="0F3CDCF3" w14:textId="77777777" w:rsidR="007A1F44" w:rsidRPr="00977EA3" w:rsidRDefault="007A1F44">
            <w:pPr>
              <w:pStyle w:val="TableEntry"/>
              <w:rPr>
                <w:noProof w:val="0"/>
              </w:rPr>
            </w:pPr>
            <w:r w:rsidRPr="00977EA3">
              <w:rPr>
                <w:noProof w:val="0"/>
              </w:rPr>
              <w:t>00126</w:t>
            </w:r>
          </w:p>
        </w:tc>
        <w:tc>
          <w:tcPr>
            <w:tcW w:w="2834" w:type="dxa"/>
          </w:tcPr>
          <w:p w14:paraId="2CF5178B" w14:textId="77777777" w:rsidR="007A1F44" w:rsidRPr="00977EA3" w:rsidRDefault="007A1F44">
            <w:pPr>
              <w:pStyle w:val="TableEntry"/>
              <w:rPr>
                <w:noProof w:val="0"/>
              </w:rPr>
            </w:pPr>
            <w:r w:rsidRPr="00977EA3">
              <w:rPr>
                <w:noProof w:val="0"/>
              </w:rPr>
              <w:t>Birth Place</w:t>
            </w:r>
          </w:p>
        </w:tc>
      </w:tr>
      <w:tr w:rsidR="007A1F44" w:rsidRPr="00977EA3" w14:paraId="4B74F19F" w14:textId="77777777">
        <w:trPr>
          <w:cantSplit/>
          <w:jc w:val="center"/>
        </w:trPr>
        <w:tc>
          <w:tcPr>
            <w:tcW w:w="784" w:type="dxa"/>
          </w:tcPr>
          <w:p w14:paraId="5907CE4A" w14:textId="77777777" w:rsidR="007A1F44" w:rsidRPr="00977EA3" w:rsidRDefault="007A1F44">
            <w:pPr>
              <w:pStyle w:val="TableEntry"/>
              <w:rPr>
                <w:noProof w:val="0"/>
              </w:rPr>
            </w:pPr>
            <w:r w:rsidRPr="00977EA3">
              <w:rPr>
                <w:noProof w:val="0"/>
              </w:rPr>
              <w:t>24</w:t>
            </w:r>
          </w:p>
        </w:tc>
        <w:tc>
          <w:tcPr>
            <w:tcW w:w="764" w:type="dxa"/>
          </w:tcPr>
          <w:p w14:paraId="1B81D9AE" w14:textId="77777777" w:rsidR="007A1F44" w:rsidRPr="00977EA3" w:rsidRDefault="007A1F44">
            <w:pPr>
              <w:pStyle w:val="TableEntry"/>
              <w:rPr>
                <w:noProof w:val="0"/>
              </w:rPr>
            </w:pPr>
            <w:r w:rsidRPr="00977EA3">
              <w:rPr>
                <w:noProof w:val="0"/>
              </w:rPr>
              <w:t>1</w:t>
            </w:r>
          </w:p>
        </w:tc>
        <w:tc>
          <w:tcPr>
            <w:tcW w:w="760" w:type="dxa"/>
          </w:tcPr>
          <w:p w14:paraId="5F88B828" w14:textId="77777777" w:rsidR="007A1F44" w:rsidRPr="00977EA3" w:rsidRDefault="007A1F44">
            <w:pPr>
              <w:pStyle w:val="TableEntry"/>
              <w:rPr>
                <w:noProof w:val="0"/>
              </w:rPr>
            </w:pPr>
            <w:r w:rsidRPr="00977EA3">
              <w:rPr>
                <w:noProof w:val="0"/>
              </w:rPr>
              <w:t>ID</w:t>
            </w:r>
          </w:p>
        </w:tc>
        <w:tc>
          <w:tcPr>
            <w:tcW w:w="1062" w:type="dxa"/>
          </w:tcPr>
          <w:p w14:paraId="1B0DCF78" w14:textId="77777777" w:rsidR="007A1F44" w:rsidRPr="00977EA3" w:rsidRDefault="007A1F44">
            <w:pPr>
              <w:pStyle w:val="TableEntry"/>
              <w:rPr>
                <w:noProof w:val="0"/>
              </w:rPr>
            </w:pPr>
            <w:r w:rsidRPr="00977EA3">
              <w:rPr>
                <w:noProof w:val="0"/>
              </w:rPr>
              <w:t>O</w:t>
            </w:r>
          </w:p>
          <w:p w14:paraId="7BDCE883" w14:textId="77777777" w:rsidR="007A1F44" w:rsidRPr="00977EA3" w:rsidRDefault="007A1F44">
            <w:pPr>
              <w:pStyle w:val="TableEntry"/>
              <w:rPr>
                <w:noProof w:val="0"/>
              </w:rPr>
            </w:pPr>
            <w:r w:rsidRPr="00977EA3">
              <w:rPr>
                <w:noProof w:val="0"/>
              </w:rPr>
              <w:t>(Note 1)</w:t>
            </w:r>
          </w:p>
        </w:tc>
        <w:tc>
          <w:tcPr>
            <w:tcW w:w="1215" w:type="dxa"/>
          </w:tcPr>
          <w:p w14:paraId="64D0D316" w14:textId="77777777" w:rsidR="007A1F44" w:rsidRPr="00977EA3" w:rsidRDefault="007A1F44">
            <w:pPr>
              <w:pStyle w:val="TableEntry"/>
              <w:rPr>
                <w:noProof w:val="0"/>
              </w:rPr>
            </w:pPr>
            <w:r w:rsidRPr="00977EA3">
              <w:rPr>
                <w:noProof w:val="0"/>
              </w:rPr>
              <w:t>[0..1]</w:t>
            </w:r>
          </w:p>
        </w:tc>
        <w:tc>
          <w:tcPr>
            <w:tcW w:w="861" w:type="dxa"/>
          </w:tcPr>
          <w:p w14:paraId="3A3EE99B" w14:textId="77777777" w:rsidR="007A1F44" w:rsidRPr="00977EA3" w:rsidRDefault="007A1F44">
            <w:pPr>
              <w:pStyle w:val="TableEntry"/>
              <w:rPr>
                <w:noProof w:val="0"/>
              </w:rPr>
            </w:pPr>
            <w:r w:rsidRPr="00977EA3">
              <w:rPr>
                <w:noProof w:val="0"/>
              </w:rPr>
              <w:t>0136</w:t>
            </w:r>
          </w:p>
        </w:tc>
        <w:tc>
          <w:tcPr>
            <w:tcW w:w="979" w:type="dxa"/>
          </w:tcPr>
          <w:p w14:paraId="1A94A764" w14:textId="77777777" w:rsidR="007A1F44" w:rsidRPr="00977EA3" w:rsidRDefault="007A1F44">
            <w:pPr>
              <w:pStyle w:val="TableEntry"/>
              <w:rPr>
                <w:noProof w:val="0"/>
              </w:rPr>
            </w:pPr>
            <w:r w:rsidRPr="00977EA3">
              <w:rPr>
                <w:noProof w:val="0"/>
              </w:rPr>
              <w:t>00127</w:t>
            </w:r>
          </w:p>
        </w:tc>
        <w:tc>
          <w:tcPr>
            <w:tcW w:w="2834" w:type="dxa"/>
          </w:tcPr>
          <w:p w14:paraId="53E67720" w14:textId="77777777" w:rsidR="007A1F44" w:rsidRPr="00977EA3" w:rsidRDefault="007A1F44">
            <w:pPr>
              <w:pStyle w:val="TableEntry"/>
              <w:rPr>
                <w:noProof w:val="0"/>
              </w:rPr>
            </w:pPr>
            <w:r w:rsidRPr="00977EA3">
              <w:rPr>
                <w:noProof w:val="0"/>
              </w:rPr>
              <w:t>Multiple Birth Indicator</w:t>
            </w:r>
          </w:p>
        </w:tc>
      </w:tr>
      <w:tr w:rsidR="007A1F44" w:rsidRPr="00977EA3" w14:paraId="293AEF0E" w14:textId="77777777">
        <w:trPr>
          <w:cantSplit/>
          <w:jc w:val="center"/>
        </w:trPr>
        <w:tc>
          <w:tcPr>
            <w:tcW w:w="784" w:type="dxa"/>
          </w:tcPr>
          <w:p w14:paraId="60664949" w14:textId="77777777" w:rsidR="007A1F44" w:rsidRPr="00977EA3" w:rsidRDefault="007A1F44">
            <w:pPr>
              <w:pStyle w:val="TableEntry"/>
              <w:rPr>
                <w:noProof w:val="0"/>
              </w:rPr>
            </w:pPr>
            <w:r w:rsidRPr="00977EA3">
              <w:rPr>
                <w:noProof w:val="0"/>
              </w:rPr>
              <w:t>25</w:t>
            </w:r>
          </w:p>
        </w:tc>
        <w:tc>
          <w:tcPr>
            <w:tcW w:w="764" w:type="dxa"/>
          </w:tcPr>
          <w:p w14:paraId="4F165E45" w14:textId="77777777" w:rsidR="007A1F44" w:rsidRPr="00977EA3" w:rsidRDefault="007A1F44">
            <w:pPr>
              <w:pStyle w:val="TableEntry"/>
              <w:rPr>
                <w:noProof w:val="0"/>
              </w:rPr>
            </w:pPr>
            <w:r w:rsidRPr="00977EA3">
              <w:rPr>
                <w:noProof w:val="0"/>
              </w:rPr>
              <w:t>2</w:t>
            </w:r>
          </w:p>
        </w:tc>
        <w:tc>
          <w:tcPr>
            <w:tcW w:w="760" w:type="dxa"/>
          </w:tcPr>
          <w:p w14:paraId="282B545C" w14:textId="77777777" w:rsidR="007A1F44" w:rsidRPr="00977EA3" w:rsidRDefault="007A1F44">
            <w:pPr>
              <w:pStyle w:val="TableEntry"/>
              <w:rPr>
                <w:noProof w:val="0"/>
              </w:rPr>
            </w:pPr>
            <w:r w:rsidRPr="00977EA3">
              <w:rPr>
                <w:noProof w:val="0"/>
              </w:rPr>
              <w:t>NM</w:t>
            </w:r>
          </w:p>
        </w:tc>
        <w:tc>
          <w:tcPr>
            <w:tcW w:w="1062" w:type="dxa"/>
          </w:tcPr>
          <w:p w14:paraId="2150185A" w14:textId="77777777" w:rsidR="007A1F44" w:rsidRPr="00977EA3" w:rsidRDefault="007A1F44">
            <w:pPr>
              <w:pStyle w:val="TableEntry"/>
              <w:rPr>
                <w:noProof w:val="0"/>
              </w:rPr>
            </w:pPr>
            <w:r w:rsidRPr="00977EA3">
              <w:rPr>
                <w:noProof w:val="0"/>
              </w:rPr>
              <w:t>O</w:t>
            </w:r>
          </w:p>
          <w:p w14:paraId="18C300C0" w14:textId="77777777" w:rsidR="007A1F44" w:rsidRPr="00977EA3" w:rsidRDefault="007A1F44">
            <w:pPr>
              <w:pStyle w:val="TableEntry"/>
              <w:rPr>
                <w:noProof w:val="0"/>
              </w:rPr>
            </w:pPr>
            <w:r w:rsidRPr="00977EA3">
              <w:rPr>
                <w:noProof w:val="0"/>
              </w:rPr>
              <w:t>(Note 1)</w:t>
            </w:r>
          </w:p>
        </w:tc>
        <w:tc>
          <w:tcPr>
            <w:tcW w:w="1215" w:type="dxa"/>
          </w:tcPr>
          <w:p w14:paraId="0C00873E" w14:textId="77777777" w:rsidR="007A1F44" w:rsidRPr="00977EA3" w:rsidRDefault="007A1F44">
            <w:pPr>
              <w:pStyle w:val="TableEntry"/>
              <w:rPr>
                <w:noProof w:val="0"/>
              </w:rPr>
            </w:pPr>
            <w:r w:rsidRPr="00977EA3">
              <w:rPr>
                <w:noProof w:val="0"/>
              </w:rPr>
              <w:t>[0..1]</w:t>
            </w:r>
          </w:p>
        </w:tc>
        <w:tc>
          <w:tcPr>
            <w:tcW w:w="861" w:type="dxa"/>
          </w:tcPr>
          <w:p w14:paraId="0B50FF90" w14:textId="77777777" w:rsidR="007A1F44" w:rsidRPr="00977EA3" w:rsidRDefault="007A1F44">
            <w:pPr>
              <w:pStyle w:val="TableEntry"/>
              <w:rPr>
                <w:noProof w:val="0"/>
              </w:rPr>
            </w:pPr>
          </w:p>
        </w:tc>
        <w:tc>
          <w:tcPr>
            <w:tcW w:w="979" w:type="dxa"/>
          </w:tcPr>
          <w:p w14:paraId="3D68E6F8" w14:textId="77777777" w:rsidR="007A1F44" w:rsidRPr="00977EA3" w:rsidRDefault="007A1F44">
            <w:pPr>
              <w:pStyle w:val="TableEntry"/>
              <w:rPr>
                <w:noProof w:val="0"/>
              </w:rPr>
            </w:pPr>
            <w:r w:rsidRPr="00977EA3">
              <w:rPr>
                <w:noProof w:val="0"/>
              </w:rPr>
              <w:t>00128</w:t>
            </w:r>
          </w:p>
        </w:tc>
        <w:tc>
          <w:tcPr>
            <w:tcW w:w="2834" w:type="dxa"/>
          </w:tcPr>
          <w:p w14:paraId="7C717FA6" w14:textId="77777777" w:rsidR="007A1F44" w:rsidRPr="00977EA3" w:rsidRDefault="007A1F44">
            <w:pPr>
              <w:pStyle w:val="TableEntry"/>
              <w:rPr>
                <w:noProof w:val="0"/>
              </w:rPr>
            </w:pPr>
            <w:r w:rsidRPr="00977EA3">
              <w:rPr>
                <w:noProof w:val="0"/>
              </w:rPr>
              <w:t>Birth Order</w:t>
            </w:r>
          </w:p>
        </w:tc>
      </w:tr>
      <w:tr w:rsidR="007A1F44" w:rsidRPr="00977EA3" w14:paraId="076EF8F7" w14:textId="77777777">
        <w:trPr>
          <w:cantSplit/>
          <w:jc w:val="center"/>
        </w:trPr>
        <w:tc>
          <w:tcPr>
            <w:tcW w:w="784" w:type="dxa"/>
          </w:tcPr>
          <w:p w14:paraId="54F1A75A" w14:textId="77777777" w:rsidR="007A1F44" w:rsidRPr="00977EA3" w:rsidRDefault="007A1F44">
            <w:pPr>
              <w:pStyle w:val="TableEntry"/>
              <w:rPr>
                <w:noProof w:val="0"/>
              </w:rPr>
            </w:pPr>
            <w:r w:rsidRPr="00977EA3">
              <w:rPr>
                <w:noProof w:val="0"/>
              </w:rPr>
              <w:t>26</w:t>
            </w:r>
          </w:p>
        </w:tc>
        <w:tc>
          <w:tcPr>
            <w:tcW w:w="764" w:type="dxa"/>
          </w:tcPr>
          <w:p w14:paraId="55AE1B89" w14:textId="77777777" w:rsidR="007A1F44" w:rsidRPr="00977EA3" w:rsidRDefault="007A1F44">
            <w:pPr>
              <w:pStyle w:val="TableEntry"/>
              <w:rPr>
                <w:noProof w:val="0"/>
              </w:rPr>
            </w:pPr>
            <w:r w:rsidRPr="00977EA3">
              <w:rPr>
                <w:noProof w:val="0"/>
              </w:rPr>
              <w:t>250</w:t>
            </w:r>
          </w:p>
        </w:tc>
        <w:tc>
          <w:tcPr>
            <w:tcW w:w="760" w:type="dxa"/>
          </w:tcPr>
          <w:p w14:paraId="13632991" w14:textId="77777777" w:rsidR="007A1F44" w:rsidRPr="00977EA3" w:rsidRDefault="007A1F44">
            <w:pPr>
              <w:pStyle w:val="TableEntry"/>
              <w:rPr>
                <w:noProof w:val="0"/>
              </w:rPr>
            </w:pPr>
            <w:r w:rsidRPr="00977EA3">
              <w:rPr>
                <w:noProof w:val="0"/>
              </w:rPr>
              <w:t>CE</w:t>
            </w:r>
          </w:p>
        </w:tc>
        <w:tc>
          <w:tcPr>
            <w:tcW w:w="1062" w:type="dxa"/>
          </w:tcPr>
          <w:p w14:paraId="5E3E6E80" w14:textId="77777777" w:rsidR="007A1F44" w:rsidRPr="00977EA3" w:rsidRDefault="007A1F44">
            <w:pPr>
              <w:pStyle w:val="TableEntry"/>
              <w:rPr>
                <w:noProof w:val="0"/>
              </w:rPr>
            </w:pPr>
            <w:r w:rsidRPr="00977EA3">
              <w:rPr>
                <w:noProof w:val="0"/>
              </w:rPr>
              <w:t>O</w:t>
            </w:r>
          </w:p>
        </w:tc>
        <w:tc>
          <w:tcPr>
            <w:tcW w:w="1215" w:type="dxa"/>
          </w:tcPr>
          <w:p w14:paraId="1C2201A3" w14:textId="77777777" w:rsidR="007A1F44" w:rsidRPr="00977EA3" w:rsidRDefault="007A1F44">
            <w:pPr>
              <w:pStyle w:val="TableEntry"/>
              <w:rPr>
                <w:noProof w:val="0"/>
              </w:rPr>
            </w:pPr>
            <w:r w:rsidRPr="00977EA3">
              <w:rPr>
                <w:noProof w:val="0"/>
              </w:rPr>
              <w:t>[0..1]</w:t>
            </w:r>
          </w:p>
        </w:tc>
        <w:tc>
          <w:tcPr>
            <w:tcW w:w="861" w:type="dxa"/>
          </w:tcPr>
          <w:p w14:paraId="5FA59B96" w14:textId="77777777" w:rsidR="007A1F44" w:rsidRPr="00977EA3" w:rsidRDefault="007A1F44">
            <w:pPr>
              <w:pStyle w:val="TableEntry"/>
              <w:rPr>
                <w:noProof w:val="0"/>
              </w:rPr>
            </w:pPr>
            <w:r w:rsidRPr="00977EA3">
              <w:rPr>
                <w:noProof w:val="0"/>
              </w:rPr>
              <w:t>0171</w:t>
            </w:r>
          </w:p>
        </w:tc>
        <w:tc>
          <w:tcPr>
            <w:tcW w:w="979" w:type="dxa"/>
          </w:tcPr>
          <w:p w14:paraId="6F4EAD5E" w14:textId="77777777" w:rsidR="007A1F44" w:rsidRPr="00977EA3" w:rsidRDefault="007A1F44">
            <w:pPr>
              <w:pStyle w:val="TableEntry"/>
              <w:rPr>
                <w:noProof w:val="0"/>
              </w:rPr>
            </w:pPr>
            <w:r w:rsidRPr="00977EA3">
              <w:rPr>
                <w:noProof w:val="0"/>
              </w:rPr>
              <w:t>00129</w:t>
            </w:r>
          </w:p>
        </w:tc>
        <w:tc>
          <w:tcPr>
            <w:tcW w:w="2834" w:type="dxa"/>
          </w:tcPr>
          <w:p w14:paraId="385DF439" w14:textId="77777777" w:rsidR="007A1F44" w:rsidRPr="00977EA3" w:rsidRDefault="007A1F44">
            <w:pPr>
              <w:pStyle w:val="TableEntry"/>
              <w:rPr>
                <w:noProof w:val="0"/>
              </w:rPr>
            </w:pPr>
            <w:r w:rsidRPr="00977EA3">
              <w:rPr>
                <w:noProof w:val="0"/>
              </w:rPr>
              <w:t>Citizenship</w:t>
            </w:r>
          </w:p>
        </w:tc>
      </w:tr>
      <w:tr w:rsidR="007A1F44" w:rsidRPr="00977EA3" w14:paraId="136F1EA2" w14:textId="77777777">
        <w:trPr>
          <w:cantSplit/>
          <w:jc w:val="center"/>
        </w:trPr>
        <w:tc>
          <w:tcPr>
            <w:tcW w:w="784" w:type="dxa"/>
          </w:tcPr>
          <w:p w14:paraId="4751CF6E" w14:textId="77777777" w:rsidR="007A1F44" w:rsidRPr="00977EA3" w:rsidRDefault="007A1F44">
            <w:pPr>
              <w:pStyle w:val="TableEntry"/>
              <w:rPr>
                <w:noProof w:val="0"/>
              </w:rPr>
            </w:pPr>
            <w:r w:rsidRPr="00977EA3">
              <w:rPr>
                <w:noProof w:val="0"/>
              </w:rPr>
              <w:t>27</w:t>
            </w:r>
          </w:p>
        </w:tc>
        <w:tc>
          <w:tcPr>
            <w:tcW w:w="764" w:type="dxa"/>
          </w:tcPr>
          <w:p w14:paraId="288F958A" w14:textId="77777777" w:rsidR="007A1F44" w:rsidRPr="00977EA3" w:rsidRDefault="007A1F44">
            <w:pPr>
              <w:pStyle w:val="TableEntry"/>
              <w:rPr>
                <w:noProof w:val="0"/>
              </w:rPr>
            </w:pPr>
            <w:r w:rsidRPr="00977EA3">
              <w:rPr>
                <w:noProof w:val="0"/>
              </w:rPr>
              <w:t>250</w:t>
            </w:r>
          </w:p>
        </w:tc>
        <w:tc>
          <w:tcPr>
            <w:tcW w:w="760" w:type="dxa"/>
          </w:tcPr>
          <w:p w14:paraId="27689C29" w14:textId="77777777" w:rsidR="007A1F44" w:rsidRPr="00977EA3" w:rsidRDefault="007A1F44">
            <w:pPr>
              <w:pStyle w:val="TableEntry"/>
              <w:rPr>
                <w:noProof w:val="0"/>
              </w:rPr>
            </w:pPr>
            <w:r w:rsidRPr="00977EA3">
              <w:rPr>
                <w:noProof w:val="0"/>
              </w:rPr>
              <w:t>CE</w:t>
            </w:r>
          </w:p>
        </w:tc>
        <w:tc>
          <w:tcPr>
            <w:tcW w:w="1062" w:type="dxa"/>
          </w:tcPr>
          <w:p w14:paraId="733BA03E" w14:textId="77777777" w:rsidR="007A1F44" w:rsidRPr="00977EA3" w:rsidRDefault="007A1F44">
            <w:pPr>
              <w:pStyle w:val="TableEntry"/>
              <w:rPr>
                <w:noProof w:val="0"/>
              </w:rPr>
            </w:pPr>
            <w:r w:rsidRPr="00977EA3">
              <w:rPr>
                <w:noProof w:val="0"/>
              </w:rPr>
              <w:t>O</w:t>
            </w:r>
          </w:p>
        </w:tc>
        <w:tc>
          <w:tcPr>
            <w:tcW w:w="1215" w:type="dxa"/>
          </w:tcPr>
          <w:p w14:paraId="517F5213" w14:textId="77777777" w:rsidR="007A1F44" w:rsidRPr="00977EA3" w:rsidRDefault="007A1F44">
            <w:pPr>
              <w:pStyle w:val="TableEntry"/>
              <w:rPr>
                <w:noProof w:val="0"/>
              </w:rPr>
            </w:pPr>
            <w:r w:rsidRPr="00977EA3">
              <w:rPr>
                <w:noProof w:val="0"/>
              </w:rPr>
              <w:t>[0..1]</w:t>
            </w:r>
          </w:p>
        </w:tc>
        <w:tc>
          <w:tcPr>
            <w:tcW w:w="861" w:type="dxa"/>
          </w:tcPr>
          <w:p w14:paraId="1C7C7DF1" w14:textId="77777777" w:rsidR="007A1F44" w:rsidRPr="00977EA3" w:rsidRDefault="007A1F44">
            <w:pPr>
              <w:pStyle w:val="TableEntry"/>
              <w:rPr>
                <w:noProof w:val="0"/>
              </w:rPr>
            </w:pPr>
            <w:r w:rsidRPr="00977EA3">
              <w:rPr>
                <w:noProof w:val="0"/>
              </w:rPr>
              <w:t>0172</w:t>
            </w:r>
          </w:p>
        </w:tc>
        <w:tc>
          <w:tcPr>
            <w:tcW w:w="979" w:type="dxa"/>
          </w:tcPr>
          <w:p w14:paraId="6EF854A0" w14:textId="77777777" w:rsidR="007A1F44" w:rsidRPr="00977EA3" w:rsidRDefault="007A1F44">
            <w:pPr>
              <w:pStyle w:val="TableEntry"/>
              <w:rPr>
                <w:noProof w:val="0"/>
              </w:rPr>
            </w:pPr>
            <w:r w:rsidRPr="00977EA3">
              <w:rPr>
                <w:noProof w:val="0"/>
              </w:rPr>
              <w:t>00130</w:t>
            </w:r>
          </w:p>
        </w:tc>
        <w:tc>
          <w:tcPr>
            <w:tcW w:w="2834" w:type="dxa"/>
          </w:tcPr>
          <w:p w14:paraId="47D3624E" w14:textId="77777777" w:rsidR="007A1F44" w:rsidRPr="00977EA3" w:rsidRDefault="007A1F44">
            <w:pPr>
              <w:pStyle w:val="TableEntry"/>
              <w:rPr>
                <w:noProof w:val="0"/>
              </w:rPr>
            </w:pPr>
            <w:r w:rsidRPr="00977EA3">
              <w:rPr>
                <w:noProof w:val="0"/>
              </w:rPr>
              <w:t>Veterans Military Status</w:t>
            </w:r>
          </w:p>
        </w:tc>
      </w:tr>
      <w:tr w:rsidR="007A1F44" w:rsidRPr="00977EA3" w14:paraId="00095B37" w14:textId="77777777">
        <w:trPr>
          <w:cantSplit/>
          <w:jc w:val="center"/>
        </w:trPr>
        <w:tc>
          <w:tcPr>
            <w:tcW w:w="784" w:type="dxa"/>
          </w:tcPr>
          <w:p w14:paraId="28F6ED97" w14:textId="77777777" w:rsidR="007A1F44" w:rsidRPr="00977EA3" w:rsidRDefault="007A1F44">
            <w:pPr>
              <w:pStyle w:val="TableEntry"/>
              <w:rPr>
                <w:noProof w:val="0"/>
              </w:rPr>
            </w:pPr>
            <w:r w:rsidRPr="00977EA3">
              <w:rPr>
                <w:noProof w:val="0"/>
              </w:rPr>
              <w:t>28</w:t>
            </w:r>
          </w:p>
        </w:tc>
        <w:tc>
          <w:tcPr>
            <w:tcW w:w="764" w:type="dxa"/>
          </w:tcPr>
          <w:p w14:paraId="2405914C" w14:textId="77777777" w:rsidR="007A1F44" w:rsidRPr="00977EA3" w:rsidRDefault="007A1F44">
            <w:pPr>
              <w:pStyle w:val="TableEntry"/>
              <w:rPr>
                <w:noProof w:val="0"/>
              </w:rPr>
            </w:pPr>
            <w:r w:rsidRPr="00977EA3">
              <w:rPr>
                <w:noProof w:val="0"/>
              </w:rPr>
              <w:t>250</w:t>
            </w:r>
          </w:p>
        </w:tc>
        <w:tc>
          <w:tcPr>
            <w:tcW w:w="760" w:type="dxa"/>
          </w:tcPr>
          <w:p w14:paraId="04A3E97A" w14:textId="77777777" w:rsidR="007A1F44" w:rsidRPr="00977EA3" w:rsidRDefault="007A1F44">
            <w:pPr>
              <w:pStyle w:val="TableEntry"/>
              <w:rPr>
                <w:noProof w:val="0"/>
              </w:rPr>
            </w:pPr>
            <w:r w:rsidRPr="00977EA3">
              <w:rPr>
                <w:noProof w:val="0"/>
              </w:rPr>
              <w:t>CE</w:t>
            </w:r>
          </w:p>
        </w:tc>
        <w:tc>
          <w:tcPr>
            <w:tcW w:w="1062" w:type="dxa"/>
          </w:tcPr>
          <w:p w14:paraId="1F40B122" w14:textId="77777777" w:rsidR="007A1F44" w:rsidRPr="00977EA3" w:rsidRDefault="007A1F44">
            <w:pPr>
              <w:pStyle w:val="TableEntry"/>
              <w:rPr>
                <w:noProof w:val="0"/>
              </w:rPr>
            </w:pPr>
            <w:r w:rsidRPr="00977EA3">
              <w:rPr>
                <w:noProof w:val="0"/>
              </w:rPr>
              <w:t>X</w:t>
            </w:r>
          </w:p>
        </w:tc>
        <w:tc>
          <w:tcPr>
            <w:tcW w:w="1215" w:type="dxa"/>
          </w:tcPr>
          <w:p w14:paraId="0FD82797" w14:textId="77777777" w:rsidR="007A1F44" w:rsidRPr="00977EA3" w:rsidRDefault="007A1F44">
            <w:pPr>
              <w:pStyle w:val="TableEntry"/>
              <w:rPr>
                <w:noProof w:val="0"/>
              </w:rPr>
            </w:pPr>
            <w:r w:rsidRPr="00977EA3">
              <w:rPr>
                <w:noProof w:val="0"/>
              </w:rPr>
              <w:t>[0..0]</w:t>
            </w:r>
          </w:p>
        </w:tc>
        <w:tc>
          <w:tcPr>
            <w:tcW w:w="861" w:type="dxa"/>
          </w:tcPr>
          <w:p w14:paraId="72739535" w14:textId="77777777" w:rsidR="007A1F44" w:rsidRPr="00977EA3" w:rsidRDefault="007A1F44">
            <w:pPr>
              <w:pStyle w:val="TableEntry"/>
              <w:rPr>
                <w:noProof w:val="0"/>
              </w:rPr>
            </w:pPr>
            <w:r w:rsidRPr="00977EA3">
              <w:rPr>
                <w:noProof w:val="0"/>
              </w:rPr>
              <w:t>0212</w:t>
            </w:r>
          </w:p>
        </w:tc>
        <w:tc>
          <w:tcPr>
            <w:tcW w:w="979" w:type="dxa"/>
          </w:tcPr>
          <w:p w14:paraId="57300BC9" w14:textId="77777777" w:rsidR="007A1F44" w:rsidRPr="00977EA3" w:rsidRDefault="007A1F44">
            <w:pPr>
              <w:pStyle w:val="TableEntry"/>
              <w:rPr>
                <w:noProof w:val="0"/>
              </w:rPr>
            </w:pPr>
            <w:r w:rsidRPr="00977EA3">
              <w:rPr>
                <w:noProof w:val="0"/>
              </w:rPr>
              <w:t>00739</w:t>
            </w:r>
          </w:p>
        </w:tc>
        <w:tc>
          <w:tcPr>
            <w:tcW w:w="2834" w:type="dxa"/>
          </w:tcPr>
          <w:p w14:paraId="69410FD5" w14:textId="77777777" w:rsidR="007A1F44" w:rsidRPr="00977EA3" w:rsidRDefault="007A1F44">
            <w:pPr>
              <w:pStyle w:val="TableEntry"/>
              <w:rPr>
                <w:noProof w:val="0"/>
              </w:rPr>
            </w:pPr>
            <w:r w:rsidRPr="00977EA3">
              <w:rPr>
                <w:noProof w:val="0"/>
              </w:rPr>
              <w:t xml:space="preserve">Nationality </w:t>
            </w:r>
          </w:p>
        </w:tc>
      </w:tr>
      <w:tr w:rsidR="007A1F44" w:rsidRPr="00977EA3" w14:paraId="6FCA4575" w14:textId="77777777">
        <w:trPr>
          <w:cantSplit/>
          <w:jc w:val="center"/>
        </w:trPr>
        <w:tc>
          <w:tcPr>
            <w:tcW w:w="784" w:type="dxa"/>
          </w:tcPr>
          <w:p w14:paraId="01FCF1A0" w14:textId="77777777" w:rsidR="007A1F44" w:rsidRPr="00977EA3" w:rsidRDefault="007A1F44">
            <w:pPr>
              <w:pStyle w:val="TableEntry"/>
              <w:rPr>
                <w:noProof w:val="0"/>
              </w:rPr>
            </w:pPr>
            <w:r w:rsidRPr="00977EA3">
              <w:rPr>
                <w:noProof w:val="0"/>
              </w:rPr>
              <w:t>29</w:t>
            </w:r>
          </w:p>
        </w:tc>
        <w:tc>
          <w:tcPr>
            <w:tcW w:w="764" w:type="dxa"/>
          </w:tcPr>
          <w:p w14:paraId="5FCE33C8" w14:textId="77777777" w:rsidR="007A1F44" w:rsidRPr="00977EA3" w:rsidRDefault="007A1F44">
            <w:pPr>
              <w:pStyle w:val="TableEntry"/>
              <w:rPr>
                <w:noProof w:val="0"/>
              </w:rPr>
            </w:pPr>
            <w:r w:rsidRPr="00977EA3">
              <w:rPr>
                <w:noProof w:val="0"/>
              </w:rPr>
              <w:t>26</w:t>
            </w:r>
          </w:p>
        </w:tc>
        <w:tc>
          <w:tcPr>
            <w:tcW w:w="760" w:type="dxa"/>
          </w:tcPr>
          <w:p w14:paraId="04A5710C" w14:textId="77777777" w:rsidR="007A1F44" w:rsidRPr="00977EA3" w:rsidRDefault="007A1F44">
            <w:pPr>
              <w:pStyle w:val="TableEntry"/>
              <w:rPr>
                <w:noProof w:val="0"/>
              </w:rPr>
            </w:pPr>
            <w:r w:rsidRPr="00977EA3">
              <w:rPr>
                <w:noProof w:val="0"/>
              </w:rPr>
              <w:t>TS</w:t>
            </w:r>
          </w:p>
        </w:tc>
        <w:tc>
          <w:tcPr>
            <w:tcW w:w="1062" w:type="dxa"/>
          </w:tcPr>
          <w:p w14:paraId="59EE7E26" w14:textId="77777777" w:rsidR="007A1F44" w:rsidRPr="00977EA3" w:rsidRDefault="007A1F44">
            <w:pPr>
              <w:pStyle w:val="TableEntry"/>
              <w:rPr>
                <w:noProof w:val="0"/>
              </w:rPr>
            </w:pPr>
            <w:r w:rsidRPr="00977EA3">
              <w:rPr>
                <w:noProof w:val="0"/>
              </w:rPr>
              <w:t>CE</w:t>
            </w:r>
          </w:p>
        </w:tc>
        <w:tc>
          <w:tcPr>
            <w:tcW w:w="1215" w:type="dxa"/>
          </w:tcPr>
          <w:p w14:paraId="2D6A58C3" w14:textId="77777777" w:rsidR="007A1F44" w:rsidRPr="00977EA3" w:rsidRDefault="007A1F44">
            <w:pPr>
              <w:pStyle w:val="TableEntry"/>
              <w:rPr>
                <w:noProof w:val="0"/>
              </w:rPr>
            </w:pPr>
            <w:r w:rsidRPr="00977EA3">
              <w:rPr>
                <w:noProof w:val="0"/>
              </w:rPr>
              <w:t>[0..1]</w:t>
            </w:r>
          </w:p>
        </w:tc>
        <w:tc>
          <w:tcPr>
            <w:tcW w:w="861" w:type="dxa"/>
          </w:tcPr>
          <w:p w14:paraId="63DC0C53" w14:textId="77777777" w:rsidR="007A1F44" w:rsidRPr="00977EA3" w:rsidRDefault="007A1F44">
            <w:pPr>
              <w:pStyle w:val="TableEntry"/>
              <w:rPr>
                <w:noProof w:val="0"/>
              </w:rPr>
            </w:pPr>
          </w:p>
        </w:tc>
        <w:tc>
          <w:tcPr>
            <w:tcW w:w="979" w:type="dxa"/>
          </w:tcPr>
          <w:p w14:paraId="0BD1C40B" w14:textId="77777777" w:rsidR="007A1F44" w:rsidRPr="00977EA3" w:rsidRDefault="007A1F44">
            <w:pPr>
              <w:pStyle w:val="TableEntry"/>
              <w:rPr>
                <w:noProof w:val="0"/>
              </w:rPr>
            </w:pPr>
            <w:r w:rsidRPr="00977EA3">
              <w:rPr>
                <w:noProof w:val="0"/>
              </w:rPr>
              <w:t>00740</w:t>
            </w:r>
          </w:p>
        </w:tc>
        <w:tc>
          <w:tcPr>
            <w:tcW w:w="2834" w:type="dxa"/>
          </w:tcPr>
          <w:p w14:paraId="095A7F17" w14:textId="77777777" w:rsidR="007A1F44" w:rsidRPr="00977EA3" w:rsidRDefault="007A1F44">
            <w:pPr>
              <w:pStyle w:val="TableEntry"/>
              <w:rPr>
                <w:noProof w:val="0"/>
              </w:rPr>
            </w:pPr>
            <w:r w:rsidRPr="00977EA3">
              <w:rPr>
                <w:noProof w:val="0"/>
              </w:rPr>
              <w:t>Patient Death Date and Time</w:t>
            </w:r>
          </w:p>
        </w:tc>
      </w:tr>
      <w:tr w:rsidR="007A1F44" w:rsidRPr="00977EA3" w14:paraId="1116EF95" w14:textId="77777777">
        <w:trPr>
          <w:cantSplit/>
          <w:jc w:val="center"/>
        </w:trPr>
        <w:tc>
          <w:tcPr>
            <w:tcW w:w="784" w:type="dxa"/>
          </w:tcPr>
          <w:p w14:paraId="3DD78ADF" w14:textId="77777777" w:rsidR="007A1F44" w:rsidRPr="00977EA3" w:rsidRDefault="007A1F44">
            <w:pPr>
              <w:pStyle w:val="TableEntry"/>
              <w:rPr>
                <w:noProof w:val="0"/>
              </w:rPr>
            </w:pPr>
            <w:r w:rsidRPr="00977EA3">
              <w:rPr>
                <w:noProof w:val="0"/>
              </w:rPr>
              <w:t>30</w:t>
            </w:r>
          </w:p>
        </w:tc>
        <w:tc>
          <w:tcPr>
            <w:tcW w:w="764" w:type="dxa"/>
          </w:tcPr>
          <w:p w14:paraId="10F7601C" w14:textId="77777777" w:rsidR="007A1F44" w:rsidRPr="00977EA3" w:rsidRDefault="007A1F44">
            <w:pPr>
              <w:pStyle w:val="TableEntry"/>
              <w:rPr>
                <w:noProof w:val="0"/>
              </w:rPr>
            </w:pPr>
            <w:r w:rsidRPr="00977EA3">
              <w:rPr>
                <w:noProof w:val="0"/>
              </w:rPr>
              <w:t>1</w:t>
            </w:r>
          </w:p>
        </w:tc>
        <w:tc>
          <w:tcPr>
            <w:tcW w:w="760" w:type="dxa"/>
          </w:tcPr>
          <w:p w14:paraId="7D2ED681" w14:textId="77777777" w:rsidR="007A1F44" w:rsidRPr="00977EA3" w:rsidRDefault="007A1F44">
            <w:pPr>
              <w:pStyle w:val="TableEntry"/>
              <w:rPr>
                <w:noProof w:val="0"/>
              </w:rPr>
            </w:pPr>
            <w:r w:rsidRPr="00977EA3">
              <w:rPr>
                <w:noProof w:val="0"/>
              </w:rPr>
              <w:t>ID</w:t>
            </w:r>
          </w:p>
        </w:tc>
        <w:tc>
          <w:tcPr>
            <w:tcW w:w="1062" w:type="dxa"/>
          </w:tcPr>
          <w:p w14:paraId="08E805E2" w14:textId="77777777" w:rsidR="007A1F44" w:rsidRPr="00977EA3" w:rsidRDefault="007A1F44">
            <w:pPr>
              <w:pStyle w:val="TableEntry"/>
              <w:rPr>
                <w:noProof w:val="0"/>
              </w:rPr>
            </w:pPr>
            <w:r w:rsidRPr="00977EA3">
              <w:rPr>
                <w:noProof w:val="0"/>
              </w:rPr>
              <w:t>C</w:t>
            </w:r>
          </w:p>
        </w:tc>
        <w:tc>
          <w:tcPr>
            <w:tcW w:w="1215" w:type="dxa"/>
          </w:tcPr>
          <w:p w14:paraId="48365BAF" w14:textId="77777777" w:rsidR="007A1F44" w:rsidRPr="00977EA3" w:rsidRDefault="007A1F44">
            <w:pPr>
              <w:pStyle w:val="TableEntry"/>
              <w:rPr>
                <w:noProof w:val="0"/>
              </w:rPr>
            </w:pPr>
            <w:r w:rsidRPr="00977EA3">
              <w:rPr>
                <w:noProof w:val="0"/>
              </w:rPr>
              <w:t>[0..1]</w:t>
            </w:r>
          </w:p>
        </w:tc>
        <w:tc>
          <w:tcPr>
            <w:tcW w:w="861" w:type="dxa"/>
          </w:tcPr>
          <w:p w14:paraId="68682555" w14:textId="77777777" w:rsidR="007A1F44" w:rsidRPr="00977EA3" w:rsidRDefault="007A1F44">
            <w:pPr>
              <w:pStyle w:val="TableEntry"/>
              <w:rPr>
                <w:noProof w:val="0"/>
              </w:rPr>
            </w:pPr>
            <w:r w:rsidRPr="00977EA3">
              <w:rPr>
                <w:noProof w:val="0"/>
              </w:rPr>
              <w:t>0136</w:t>
            </w:r>
          </w:p>
        </w:tc>
        <w:tc>
          <w:tcPr>
            <w:tcW w:w="979" w:type="dxa"/>
          </w:tcPr>
          <w:p w14:paraId="7E6D2922" w14:textId="77777777" w:rsidR="007A1F44" w:rsidRPr="00977EA3" w:rsidRDefault="007A1F44">
            <w:pPr>
              <w:pStyle w:val="TableEntry"/>
              <w:rPr>
                <w:noProof w:val="0"/>
              </w:rPr>
            </w:pPr>
            <w:r w:rsidRPr="00977EA3">
              <w:rPr>
                <w:noProof w:val="0"/>
              </w:rPr>
              <w:t>00741</w:t>
            </w:r>
          </w:p>
        </w:tc>
        <w:tc>
          <w:tcPr>
            <w:tcW w:w="2834" w:type="dxa"/>
          </w:tcPr>
          <w:p w14:paraId="3CCFF5D6" w14:textId="77777777" w:rsidR="007A1F44" w:rsidRPr="00977EA3" w:rsidRDefault="007A1F44">
            <w:pPr>
              <w:pStyle w:val="TableEntry"/>
              <w:rPr>
                <w:noProof w:val="0"/>
              </w:rPr>
            </w:pPr>
            <w:r w:rsidRPr="00977EA3">
              <w:rPr>
                <w:noProof w:val="0"/>
              </w:rPr>
              <w:t>Patient Death Indicator</w:t>
            </w:r>
          </w:p>
        </w:tc>
      </w:tr>
      <w:tr w:rsidR="007A1F44" w:rsidRPr="00977EA3" w14:paraId="728DAE56" w14:textId="77777777">
        <w:trPr>
          <w:cantSplit/>
          <w:jc w:val="center"/>
        </w:trPr>
        <w:tc>
          <w:tcPr>
            <w:tcW w:w="784" w:type="dxa"/>
          </w:tcPr>
          <w:p w14:paraId="37F1DCA1" w14:textId="77777777" w:rsidR="007A1F44" w:rsidRPr="00977EA3" w:rsidRDefault="007A1F44">
            <w:pPr>
              <w:pStyle w:val="TableEntry"/>
              <w:rPr>
                <w:noProof w:val="0"/>
              </w:rPr>
            </w:pPr>
            <w:r w:rsidRPr="00977EA3">
              <w:rPr>
                <w:noProof w:val="0"/>
              </w:rPr>
              <w:t>31</w:t>
            </w:r>
          </w:p>
        </w:tc>
        <w:tc>
          <w:tcPr>
            <w:tcW w:w="764" w:type="dxa"/>
          </w:tcPr>
          <w:p w14:paraId="54A9DA7D" w14:textId="77777777" w:rsidR="007A1F44" w:rsidRPr="00977EA3" w:rsidRDefault="007A1F44">
            <w:pPr>
              <w:pStyle w:val="TableEntry"/>
              <w:rPr>
                <w:noProof w:val="0"/>
              </w:rPr>
            </w:pPr>
            <w:r w:rsidRPr="00977EA3">
              <w:rPr>
                <w:noProof w:val="0"/>
              </w:rPr>
              <w:t>1</w:t>
            </w:r>
          </w:p>
        </w:tc>
        <w:tc>
          <w:tcPr>
            <w:tcW w:w="760" w:type="dxa"/>
          </w:tcPr>
          <w:p w14:paraId="132FCAA0" w14:textId="77777777" w:rsidR="007A1F44" w:rsidRPr="00977EA3" w:rsidRDefault="007A1F44">
            <w:pPr>
              <w:pStyle w:val="TableEntry"/>
              <w:rPr>
                <w:noProof w:val="0"/>
              </w:rPr>
            </w:pPr>
            <w:r w:rsidRPr="00977EA3">
              <w:rPr>
                <w:noProof w:val="0"/>
              </w:rPr>
              <w:t>ID</w:t>
            </w:r>
          </w:p>
        </w:tc>
        <w:tc>
          <w:tcPr>
            <w:tcW w:w="1062" w:type="dxa"/>
          </w:tcPr>
          <w:p w14:paraId="2B7D0E1B" w14:textId="77777777" w:rsidR="007A1F44" w:rsidRPr="00977EA3" w:rsidRDefault="007A1F44">
            <w:pPr>
              <w:pStyle w:val="TableEntry"/>
              <w:rPr>
                <w:noProof w:val="0"/>
              </w:rPr>
            </w:pPr>
            <w:r w:rsidRPr="00977EA3">
              <w:rPr>
                <w:noProof w:val="0"/>
              </w:rPr>
              <w:t>CE</w:t>
            </w:r>
          </w:p>
        </w:tc>
        <w:tc>
          <w:tcPr>
            <w:tcW w:w="1215" w:type="dxa"/>
          </w:tcPr>
          <w:p w14:paraId="7792DB33" w14:textId="77777777" w:rsidR="007A1F44" w:rsidRPr="00977EA3" w:rsidRDefault="007A1F44">
            <w:pPr>
              <w:pStyle w:val="TableEntry"/>
              <w:rPr>
                <w:noProof w:val="0"/>
              </w:rPr>
            </w:pPr>
            <w:r w:rsidRPr="00977EA3">
              <w:rPr>
                <w:noProof w:val="0"/>
              </w:rPr>
              <w:t>[0..1]</w:t>
            </w:r>
          </w:p>
        </w:tc>
        <w:tc>
          <w:tcPr>
            <w:tcW w:w="861" w:type="dxa"/>
          </w:tcPr>
          <w:p w14:paraId="57F038F9" w14:textId="77777777" w:rsidR="007A1F44" w:rsidRPr="00977EA3" w:rsidRDefault="007A1F44">
            <w:pPr>
              <w:pStyle w:val="TableEntry"/>
              <w:rPr>
                <w:noProof w:val="0"/>
              </w:rPr>
            </w:pPr>
            <w:r w:rsidRPr="00977EA3">
              <w:rPr>
                <w:noProof w:val="0"/>
              </w:rPr>
              <w:t>0136</w:t>
            </w:r>
          </w:p>
        </w:tc>
        <w:tc>
          <w:tcPr>
            <w:tcW w:w="979" w:type="dxa"/>
          </w:tcPr>
          <w:p w14:paraId="35C695A1" w14:textId="77777777" w:rsidR="007A1F44" w:rsidRPr="00977EA3" w:rsidRDefault="007A1F44">
            <w:pPr>
              <w:pStyle w:val="TableEntry"/>
              <w:rPr>
                <w:noProof w:val="0"/>
              </w:rPr>
            </w:pPr>
            <w:r w:rsidRPr="00977EA3">
              <w:rPr>
                <w:noProof w:val="0"/>
              </w:rPr>
              <w:t>01535</w:t>
            </w:r>
          </w:p>
        </w:tc>
        <w:tc>
          <w:tcPr>
            <w:tcW w:w="2834" w:type="dxa"/>
          </w:tcPr>
          <w:p w14:paraId="1E670DEB" w14:textId="77777777" w:rsidR="007A1F44" w:rsidRPr="00977EA3" w:rsidRDefault="007A1F44">
            <w:pPr>
              <w:pStyle w:val="TableEntry"/>
              <w:rPr>
                <w:noProof w:val="0"/>
              </w:rPr>
            </w:pPr>
            <w:r w:rsidRPr="00977EA3">
              <w:rPr>
                <w:noProof w:val="0"/>
              </w:rPr>
              <w:t>Identity Unknown Indicator</w:t>
            </w:r>
          </w:p>
        </w:tc>
      </w:tr>
      <w:tr w:rsidR="007A1F44" w:rsidRPr="00977EA3" w14:paraId="26F65A0A" w14:textId="77777777">
        <w:trPr>
          <w:cantSplit/>
          <w:jc w:val="center"/>
        </w:trPr>
        <w:tc>
          <w:tcPr>
            <w:tcW w:w="784" w:type="dxa"/>
          </w:tcPr>
          <w:p w14:paraId="4065FB66" w14:textId="77777777" w:rsidR="007A1F44" w:rsidRPr="00977EA3" w:rsidRDefault="007A1F44">
            <w:pPr>
              <w:pStyle w:val="TableEntry"/>
              <w:rPr>
                <w:noProof w:val="0"/>
              </w:rPr>
            </w:pPr>
            <w:r w:rsidRPr="00977EA3">
              <w:rPr>
                <w:noProof w:val="0"/>
              </w:rPr>
              <w:t>32</w:t>
            </w:r>
          </w:p>
        </w:tc>
        <w:tc>
          <w:tcPr>
            <w:tcW w:w="764" w:type="dxa"/>
          </w:tcPr>
          <w:p w14:paraId="236A5019" w14:textId="77777777" w:rsidR="007A1F44" w:rsidRPr="00977EA3" w:rsidRDefault="007A1F44">
            <w:pPr>
              <w:pStyle w:val="TableEntry"/>
              <w:rPr>
                <w:noProof w:val="0"/>
              </w:rPr>
            </w:pPr>
            <w:r w:rsidRPr="00977EA3">
              <w:rPr>
                <w:noProof w:val="0"/>
              </w:rPr>
              <w:t>20</w:t>
            </w:r>
          </w:p>
        </w:tc>
        <w:tc>
          <w:tcPr>
            <w:tcW w:w="760" w:type="dxa"/>
          </w:tcPr>
          <w:p w14:paraId="408F92F8" w14:textId="77777777" w:rsidR="007A1F44" w:rsidRPr="00977EA3" w:rsidRDefault="007A1F44">
            <w:pPr>
              <w:pStyle w:val="TableEntry"/>
              <w:rPr>
                <w:noProof w:val="0"/>
              </w:rPr>
            </w:pPr>
            <w:r w:rsidRPr="00977EA3">
              <w:rPr>
                <w:noProof w:val="0"/>
              </w:rPr>
              <w:t>IS</w:t>
            </w:r>
          </w:p>
        </w:tc>
        <w:tc>
          <w:tcPr>
            <w:tcW w:w="1062" w:type="dxa"/>
          </w:tcPr>
          <w:p w14:paraId="5F05FD4C" w14:textId="77777777" w:rsidR="007A1F44" w:rsidRPr="00977EA3" w:rsidRDefault="007A1F44">
            <w:pPr>
              <w:pStyle w:val="TableEntry"/>
              <w:rPr>
                <w:noProof w:val="0"/>
              </w:rPr>
            </w:pPr>
            <w:r w:rsidRPr="00977EA3">
              <w:rPr>
                <w:noProof w:val="0"/>
              </w:rPr>
              <w:t>CE</w:t>
            </w:r>
          </w:p>
        </w:tc>
        <w:tc>
          <w:tcPr>
            <w:tcW w:w="1215" w:type="dxa"/>
          </w:tcPr>
          <w:p w14:paraId="03D33836" w14:textId="77777777" w:rsidR="007A1F44" w:rsidRPr="00977EA3" w:rsidRDefault="007A1F44">
            <w:pPr>
              <w:pStyle w:val="TableEntry"/>
              <w:rPr>
                <w:noProof w:val="0"/>
              </w:rPr>
            </w:pPr>
            <w:r w:rsidRPr="00977EA3">
              <w:rPr>
                <w:noProof w:val="0"/>
              </w:rPr>
              <w:t>[0..*]</w:t>
            </w:r>
          </w:p>
        </w:tc>
        <w:tc>
          <w:tcPr>
            <w:tcW w:w="861" w:type="dxa"/>
          </w:tcPr>
          <w:p w14:paraId="59201CCC" w14:textId="77777777" w:rsidR="007A1F44" w:rsidRPr="00977EA3" w:rsidRDefault="007A1F44">
            <w:pPr>
              <w:pStyle w:val="TableEntry"/>
              <w:rPr>
                <w:noProof w:val="0"/>
              </w:rPr>
            </w:pPr>
            <w:r w:rsidRPr="00977EA3">
              <w:rPr>
                <w:noProof w:val="0"/>
              </w:rPr>
              <w:t>0445</w:t>
            </w:r>
          </w:p>
        </w:tc>
        <w:tc>
          <w:tcPr>
            <w:tcW w:w="979" w:type="dxa"/>
          </w:tcPr>
          <w:p w14:paraId="3FFDAC41" w14:textId="77777777" w:rsidR="007A1F44" w:rsidRPr="00977EA3" w:rsidRDefault="007A1F44">
            <w:pPr>
              <w:pStyle w:val="TableEntry"/>
              <w:rPr>
                <w:noProof w:val="0"/>
              </w:rPr>
            </w:pPr>
            <w:r w:rsidRPr="00977EA3">
              <w:rPr>
                <w:noProof w:val="0"/>
              </w:rPr>
              <w:t>01536</w:t>
            </w:r>
          </w:p>
        </w:tc>
        <w:tc>
          <w:tcPr>
            <w:tcW w:w="2834" w:type="dxa"/>
          </w:tcPr>
          <w:p w14:paraId="01C613E8" w14:textId="77777777" w:rsidR="007A1F44" w:rsidRPr="00977EA3" w:rsidRDefault="007A1F44">
            <w:pPr>
              <w:pStyle w:val="TableEntry"/>
              <w:rPr>
                <w:noProof w:val="0"/>
              </w:rPr>
            </w:pPr>
            <w:r w:rsidRPr="00977EA3">
              <w:rPr>
                <w:noProof w:val="0"/>
              </w:rPr>
              <w:t>Identity Reliability Code</w:t>
            </w:r>
          </w:p>
        </w:tc>
      </w:tr>
      <w:tr w:rsidR="007A1F44" w:rsidRPr="00977EA3" w14:paraId="7EFD3DDB" w14:textId="77777777">
        <w:trPr>
          <w:cantSplit/>
          <w:jc w:val="center"/>
        </w:trPr>
        <w:tc>
          <w:tcPr>
            <w:tcW w:w="784" w:type="dxa"/>
          </w:tcPr>
          <w:p w14:paraId="53E8F24C" w14:textId="77777777" w:rsidR="007A1F44" w:rsidRPr="00977EA3" w:rsidRDefault="007A1F44">
            <w:pPr>
              <w:pStyle w:val="TableEntry"/>
              <w:rPr>
                <w:noProof w:val="0"/>
              </w:rPr>
            </w:pPr>
            <w:r w:rsidRPr="00977EA3">
              <w:rPr>
                <w:noProof w:val="0"/>
              </w:rPr>
              <w:t>33</w:t>
            </w:r>
          </w:p>
        </w:tc>
        <w:tc>
          <w:tcPr>
            <w:tcW w:w="764" w:type="dxa"/>
          </w:tcPr>
          <w:p w14:paraId="2AA43516" w14:textId="77777777" w:rsidR="007A1F44" w:rsidRPr="00977EA3" w:rsidRDefault="007A1F44">
            <w:pPr>
              <w:pStyle w:val="TableEntry"/>
              <w:rPr>
                <w:noProof w:val="0"/>
              </w:rPr>
            </w:pPr>
            <w:r w:rsidRPr="00977EA3">
              <w:rPr>
                <w:noProof w:val="0"/>
              </w:rPr>
              <w:t>26</w:t>
            </w:r>
          </w:p>
        </w:tc>
        <w:tc>
          <w:tcPr>
            <w:tcW w:w="760" w:type="dxa"/>
          </w:tcPr>
          <w:p w14:paraId="789560E9" w14:textId="77777777" w:rsidR="007A1F44" w:rsidRPr="00977EA3" w:rsidRDefault="007A1F44">
            <w:pPr>
              <w:pStyle w:val="TableEntry"/>
              <w:rPr>
                <w:noProof w:val="0"/>
              </w:rPr>
            </w:pPr>
            <w:r w:rsidRPr="00977EA3">
              <w:rPr>
                <w:noProof w:val="0"/>
              </w:rPr>
              <w:t>TS</w:t>
            </w:r>
          </w:p>
        </w:tc>
        <w:tc>
          <w:tcPr>
            <w:tcW w:w="1062" w:type="dxa"/>
          </w:tcPr>
          <w:p w14:paraId="15B3B545" w14:textId="77777777" w:rsidR="007A1F44" w:rsidRPr="00977EA3" w:rsidRDefault="007A1F44">
            <w:pPr>
              <w:pStyle w:val="TableEntry"/>
              <w:rPr>
                <w:noProof w:val="0"/>
              </w:rPr>
            </w:pPr>
            <w:r w:rsidRPr="00977EA3">
              <w:rPr>
                <w:noProof w:val="0"/>
              </w:rPr>
              <w:t>CE</w:t>
            </w:r>
          </w:p>
          <w:p w14:paraId="2A3DDDD4" w14:textId="77777777" w:rsidR="007A1F44" w:rsidRPr="00977EA3" w:rsidRDefault="007A1F44">
            <w:pPr>
              <w:pStyle w:val="TableEntry"/>
              <w:rPr>
                <w:noProof w:val="0"/>
              </w:rPr>
            </w:pPr>
            <w:r w:rsidRPr="00977EA3">
              <w:rPr>
                <w:noProof w:val="0"/>
              </w:rPr>
              <w:t>(Note 1)</w:t>
            </w:r>
          </w:p>
        </w:tc>
        <w:tc>
          <w:tcPr>
            <w:tcW w:w="1215" w:type="dxa"/>
          </w:tcPr>
          <w:p w14:paraId="2273C59D" w14:textId="77777777" w:rsidR="007A1F44" w:rsidRPr="00977EA3" w:rsidRDefault="007A1F44">
            <w:pPr>
              <w:pStyle w:val="TableEntry"/>
              <w:rPr>
                <w:noProof w:val="0"/>
              </w:rPr>
            </w:pPr>
            <w:r w:rsidRPr="00977EA3">
              <w:rPr>
                <w:noProof w:val="0"/>
              </w:rPr>
              <w:t>[0..1]</w:t>
            </w:r>
          </w:p>
        </w:tc>
        <w:tc>
          <w:tcPr>
            <w:tcW w:w="861" w:type="dxa"/>
          </w:tcPr>
          <w:p w14:paraId="4E70E955" w14:textId="77777777" w:rsidR="007A1F44" w:rsidRPr="00977EA3" w:rsidRDefault="007A1F44">
            <w:pPr>
              <w:pStyle w:val="TableEntry"/>
              <w:rPr>
                <w:noProof w:val="0"/>
              </w:rPr>
            </w:pPr>
          </w:p>
        </w:tc>
        <w:tc>
          <w:tcPr>
            <w:tcW w:w="979" w:type="dxa"/>
          </w:tcPr>
          <w:p w14:paraId="5CB43ECA" w14:textId="77777777" w:rsidR="007A1F44" w:rsidRPr="00977EA3" w:rsidRDefault="007A1F44">
            <w:pPr>
              <w:pStyle w:val="TableEntry"/>
              <w:rPr>
                <w:noProof w:val="0"/>
              </w:rPr>
            </w:pPr>
            <w:r w:rsidRPr="00977EA3">
              <w:rPr>
                <w:noProof w:val="0"/>
              </w:rPr>
              <w:t>01537</w:t>
            </w:r>
          </w:p>
        </w:tc>
        <w:tc>
          <w:tcPr>
            <w:tcW w:w="2834" w:type="dxa"/>
          </w:tcPr>
          <w:p w14:paraId="09D9AE38" w14:textId="77777777" w:rsidR="007A1F44" w:rsidRPr="00977EA3" w:rsidRDefault="007A1F44">
            <w:pPr>
              <w:pStyle w:val="TableEntry"/>
              <w:rPr>
                <w:noProof w:val="0"/>
              </w:rPr>
            </w:pPr>
            <w:r w:rsidRPr="00977EA3">
              <w:rPr>
                <w:noProof w:val="0"/>
              </w:rPr>
              <w:t>Last Update Date/Time</w:t>
            </w:r>
          </w:p>
        </w:tc>
      </w:tr>
      <w:tr w:rsidR="007A1F44" w:rsidRPr="00977EA3" w14:paraId="030DCDF1" w14:textId="77777777">
        <w:trPr>
          <w:cantSplit/>
          <w:jc w:val="center"/>
        </w:trPr>
        <w:tc>
          <w:tcPr>
            <w:tcW w:w="784" w:type="dxa"/>
          </w:tcPr>
          <w:p w14:paraId="543AFE82" w14:textId="77777777" w:rsidR="007A1F44" w:rsidRPr="00977EA3" w:rsidRDefault="007A1F44">
            <w:pPr>
              <w:pStyle w:val="TableEntry"/>
              <w:rPr>
                <w:noProof w:val="0"/>
              </w:rPr>
            </w:pPr>
            <w:r w:rsidRPr="00977EA3">
              <w:rPr>
                <w:noProof w:val="0"/>
              </w:rPr>
              <w:t>34</w:t>
            </w:r>
          </w:p>
        </w:tc>
        <w:tc>
          <w:tcPr>
            <w:tcW w:w="764" w:type="dxa"/>
          </w:tcPr>
          <w:p w14:paraId="7642961E" w14:textId="77777777" w:rsidR="007A1F44" w:rsidRPr="00977EA3" w:rsidRDefault="007A1F44">
            <w:pPr>
              <w:pStyle w:val="TableEntry"/>
              <w:rPr>
                <w:noProof w:val="0"/>
              </w:rPr>
            </w:pPr>
            <w:r w:rsidRPr="00977EA3">
              <w:rPr>
                <w:noProof w:val="0"/>
              </w:rPr>
              <w:t>241</w:t>
            </w:r>
          </w:p>
        </w:tc>
        <w:tc>
          <w:tcPr>
            <w:tcW w:w="760" w:type="dxa"/>
          </w:tcPr>
          <w:p w14:paraId="7385F561" w14:textId="77777777" w:rsidR="007A1F44" w:rsidRPr="00977EA3" w:rsidRDefault="007A1F44">
            <w:pPr>
              <w:pStyle w:val="TableEntry"/>
              <w:rPr>
                <w:noProof w:val="0"/>
              </w:rPr>
            </w:pPr>
            <w:r w:rsidRPr="00977EA3">
              <w:rPr>
                <w:noProof w:val="0"/>
              </w:rPr>
              <w:t>HD</w:t>
            </w:r>
          </w:p>
        </w:tc>
        <w:tc>
          <w:tcPr>
            <w:tcW w:w="1062" w:type="dxa"/>
          </w:tcPr>
          <w:p w14:paraId="75238D6F" w14:textId="77777777" w:rsidR="007A1F44" w:rsidRPr="00977EA3" w:rsidRDefault="007A1F44">
            <w:pPr>
              <w:pStyle w:val="TableEntry"/>
              <w:rPr>
                <w:noProof w:val="0"/>
              </w:rPr>
            </w:pPr>
            <w:r w:rsidRPr="00977EA3">
              <w:rPr>
                <w:noProof w:val="0"/>
              </w:rPr>
              <w:t>O</w:t>
            </w:r>
          </w:p>
          <w:p w14:paraId="6FF5DD9F" w14:textId="77777777" w:rsidR="007A1F44" w:rsidRPr="00977EA3" w:rsidRDefault="007A1F44">
            <w:pPr>
              <w:pStyle w:val="TableEntry"/>
              <w:rPr>
                <w:noProof w:val="0"/>
              </w:rPr>
            </w:pPr>
            <w:r w:rsidRPr="00977EA3">
              <w:rPr>
                <w:noProof w:val="0"/>
              </w:rPr>
              <w:t>(Note 1)</w:t>
            </w:r>
          </w:p>
        </w:tc>
        <w:tc>
          <w:tcPr>
            <w:tcW w:w="1215" w:type="dxa"/>
          </w:tcPr>
          <w:p w14:paraId="4644182B" w14:textId="77777777" w:rsidR="007A1F44" w:rsidRPr="00977EA3" w:rsidRDefault="007A1F44">
            <w:pPr>
              <w:pStyle w:val="TableEntry"/>
              <w:rPr>
                <w:noProof w:val="0"/>
              </w:rPr>
            </w:pPr>
            <w:r w:rsidRPr="00977EA3">
              <w:rPr>
                <w:noProof w:val="0"/>
              </w:rPr>
              <w:t>[0..1]</w:t>
            </w:r>
          </w:p>
        </w:tc>
        <w:tc>
          <w:tcPr>
            <w:tcW w:w="861" w:type="dxa"/>
          </w:tcPr>
          <w:p w14:paraId="3D6009C1" w14:textId="77777777" w:rsidR="007A1F44" w:rsidRPr="00977EA3" w:rsidRDefault="007A1F44">
            <w:pPr>
              <w:pStyle w:val="TableEntry"/>
              <w:rPr>
                <w:noProof w:val="0"/>
              </w:rPr>
            </w:pPr>
          </w:p>
        </w:tc>
        <w:tc>
          <w:tcPr>
            <w:tcW w:w="979" w:type="dxa"/>
          </w:tcPr>
          <w:p w14:paraId="28630CAD" w14:textId="77777777" w:rsidR="007A1F44" w:rsidRPr="00977EA3" w:rsidRDefault="007A1F44">
            <w:pPr>
              <w:pStyle w:val="TableEntry"/>
              <w:rPr>
                <w:noProof w:val="0"/>
              </w:rPr>
            </w:pPr>
            <w:r w:rsidRPr="00977EA3">
              <w:rPr>
                <w:noProof w:val="0"/>
              </w:rPr>
              <w:t>01538</w:t>
            </w:r>
          </w:p>
        </w:tc>
        <w:tc>
          <w:tcPr>
            <w:tcW w:w="2834" w:type="dxa"/>
          </w:tcPr>
          <w:p w14:paraId="7AEA2156" w14:textId="77777777" w:rsidR="007A1F44" w:rsidRPr="00977EA3" w:rsidRDefault="007A1F44">
            <w:pPr>
              <w:pStyle w:val="TableEntry"/>
              <w:rPr>
                <w:noProof w:val="0"/>
              </w:rPr>
            </w:pPr>
            <w:r w:rsidRPr="00977EA3">
              <w:rPr>
                <w:noProof w:val="0"/>
              </w:rPr>
              <w:t>Last Update Facility</w:t>
            </w:r>
          </w:p>
        </w:tc>
      </w:tr>
      <w:tr w:rsidR="007A1F44" w:rsidRPr="00977EA3" w14:paraId="465EC255" w14:textId="77777777">
        <w:trPr>
          <w:cantSplit/>
          <w:jc w:val="center"/>
        </w:trPr>
        <w:tc>
          <w:tcPr>
            <w:tcW w:w="784" w:type="dxa"/>
          </w:tcPr>
          <w:p w14:paraId="43A24708" w14:textId="77777777" w:rsidR="007A1F44" w:rsidRPr="00977EA3" w:rsidRDefault="007A1F44">
            <w:pPr>
              <w:pStyle w:val="TableEntry"/>
              <w:rPr>
                <w:noProof w:val="0"/>
              </w:rPr>
            </w:pPr>
            <w:r w:rsidRPr="00977EA3">
              <w:rPr>
                <w:noProof w:val="0"/>
              </w:rPr>
              <w:t>35</w:t>
            </w:r>
          </w:p>
        </w:tc>
        <w:tc>
          <w:tcPr>
            <w:tcW w:w="764" w:type="dxa"/>
          </w:tcPr>
          <w:p w14:paraId="438BC564" w14:textId="77777777" w:rsidR="007A1F44" w:rsidRPr="00977EA3" w:rsidRDefault="007A1F44">
            <w:pPr>
              <w:pStyle w:val="TableEntry"/>
              <w:rPr>
                <w:noProof w:val="0"/>
              </w:rPr>
            </w:pPr>
            <w:r w:rsidRPr="00977EA3">
              <w:rPr>
                <w:noProof w:val="0"/>
              </w:rPr>
              <w:t>250</w:t>
            </w:r>
          </w:p>
        </w:tc>
        <w:tc>
          <w:tcPr>
            <w:tcW w:w="760" w:type="dxa"/>
          </w:tcPr>
          <w:p w14:paraId="642062BF" w14:textId="77777777" w:rsidR="007A1F44" w:rsidRPr="00977EA3" w:rsidRDefault="007A1F44">
            <w:pPr>
              <w:pStyle w:val="TableEntry"/>
              <w:rPr>
                <w:noProof w:val="0"/>
              </w:rPr>
            </w:pPr>
            <w:r w:rsidRPr="00977EA3">
              <w:rPr>
                <w:noProof w:val="0"/>
              </w:rPr>
              <w:t>CE</w:t>
            </w:r>
          </w:p>
        </w:tc>
        <w:tc>
          <w:tcPr>
            <w:tcW w:w="1062" w:type="dxa"/>
          </w:tcPr>
          <w:p w14:paraId="497915EC" w14:textId="77777777" w:rsidR="007A1F44" w:rsidRPr="00977EA3" w:rsidRDefault="007A1F44">
            <w:pPr>
              <w:pStyle w:val="TableEntry"/>
              <w:rPr>
                <w:noProof w:val="0"/>
              </w:rPr>
            </w:pPr>
            <w:r w:rsidRPr="00977EA3">
              <w:rPr>
                <w:noProof w:val="0"/>
              </w:rPr>
              <w:t>CE</w:t>
            </w:r>
          </w:p>
        </w:tc>
        <w:tc>
          <w:tcPr>
            <w:tcW w:w="1215" w:type="dxa"/>
          </w:tcPr>
          <w:p w14:paraId="454AE516" w14:textId="77777777" w:rsidR="007A1F44" w:rsidRPr="00977EA3" w:rsidRDefault="007A1F44">
            <w:pPr>
              <w:pStyle w:val="TableEntry"/>
              <w:rPr>
                <w:noProof w:val="0"/>
              </w:rPr>
            </w:pPr>
            <w:r w:rsidRPr="00977EA3">
              <w:rPr>
                <w:noProof w:val="0"/>
              </w:rPr>
              <w:t>[0..1]</w:t>
            </w:r>
          </w:p>
        </w:tc>
        <w:tc>
          <w:tcPr>
            <w:tcW w:w="861" w:type="dxa"/>
          </w:tcPr>
          <w:p w14:paraId="65435B7A" w14:textId="77777777" w:rsidR="007A1F44" w:rsidRPr="00977EA3" w:rsidRDefault="00E63AF6">
            <w:pPr>
              <w:pStyle w:val="TableEntry"/>
              <w:rPr>
                <w:noProof w:val="0"/>
              </w:rPr>
            </w:pPr>
            <w:hyperlink w:anchor="HL70446" w:history="1">
              <w:r w:rsidR="007A1F44" w:rsidRPr="00977EA3">
                <w:rPr>
                  <w:noProof w:val="0"/>
                </w:rPr>
                <w:t>0446</w:t>
              </w:r>
            </w:hyperlink>
          </w:p>
        </w:tc>
        <w:tc>
          <w:tcPr>
            <w:tcW w:w="979" w:type="dxa"/>
          </w:tcPr>
          <w:p w14:paraId="64193308" w14:textId="77777777" w:rsidR="007A1F44" w:rsidRPr="00977EA3" w:rsidRDefault="007A1F44">
            <w:pPr>
              <w:pStyle w:val="TableEntry"/>
              <w:rPr>
                <w:noProof w:val="0"/>
              </w:rPr>
            </w:pPr>
            <w:r w:rsidRPr="00977EA3">
              <w:rPr>
                <w:noProof w:val="0"/>
              </w:rPr>
              <w:t>01539</w:t>
            </w:r>
          </w:p>
        </w:tc>
        <w:tc>
          <w:tcPr>
            <w:tcW w:w="2834" w:type="dxa"/>
          </w:tcPr>
          <w:p w14:paraId="35C7A056" w14:textId="77777777" w:rsidR="007A1F44" w:rsidRPr="00977EA3" w:rsidRDefault="007A1F44">
            <w:pPr>
              <w:pStyle w:val="TableEntry"/>
              <w:rPr>
                <w:noProof w:val="0"/>
              </w:rPr>
            </w:pPr>
            <w:r w:rsidRPr="00977EA3">
              <w:rPr>
                <w:noProof w:val="0"/>
              </w:rPr>
              <w:t>Species Code</w:t>
            </w:r>
          </w:p>
        </w:tc>
      </w:tr>
      <w:tr w:rsidR="007A1F44" w:rsidRPr="00977EA3" w14:paraId="661948F2" w14:textId="77777777">
        <w:trPr>
          <w:cantSplit/>
          <w:jc w:val="center"/>
        </w:trPr>
        <w:tc>
          <w:tcPr>
            <w:tcW w:w="784" w:type="dxa"/>
          </w:tcPr>
          <w:p w14:paraId="3C520E78" w14:textId="77777777" w:rsidR="007A1F44" w:rsidRPr="00977EA3" w:rsidRDefault="007A1F44">
            <w:pPr>
              <w:pStyle w:val="TableEntry"/>
              <w:rPr>
                <w:noProof w:val="0"/>
              </w:rPr>
            </w:pPr>
            <w:r w:rsidRPr="00977EA3">
              <w:rPr>
                <w:noProof w:val="0"/>
              </w:rPr>
              <w:t>36</w:t>
            </w:r>
          </w:p>
        </w:tc>
        <w:tc>
          <w:tcPr>
            <w:tcW w:w="764" w:type="dxa"/>
          </w:tcPr>
          <w:p w14:paraId="3301F865" w14:textId="77777777" w:rsidR="007A1F44" w:rsidRPr="00977EA3" w:rsidRDefault="007A1F44">
            <w:pPr>
              <w:pStyle w:val="TableEntry"/>
              <w:rPr>
                <w:noProof w:val="0"/>
              </w:rPr>
            </w:pPr>
            <w:r w:rsidRPr="00977EA3">
              <w:rPr>
                <w:noProof w:val="0"/>
              </w:rPr>
              <w:t>250</w:t>
            </w:r>
          </w:p>
        </w:tc>
        <w:tc>
          <w:tcPr>
            <w:tcW w:w="760" w:type="dxa"/>
          </w:tcPr>
          <w:p w14:paraId="6DA31C9F" w14:textId="77777777" w:rsidR="007A1F44" w:rsidRPr="00977EA3" w:rsidRDefault="007A1F44">
            <w:pPr>
              <w:pStyle w:val="TableEntry"/>
              <w:rPr>
                <w:noProof w:val="0"/>
              </w:rPr>
            </w:pPr>
            <w:r w:rsidRPr="00977EA3">
              <w:rPr>
                <w:noProof w:val="0"/>
              </w:rPr>
              <w:t>CE</w:t>
            </w:r>
          </w:p>
        </w:tc>
        <w:tc>
          <w:tcPr>
            <w:tcW w:w="1062" w:type="dxa"/>
          </w:tcPr>
          <w:p w14:paraId="258DE91D" w14:textId="77777777" w:rsidR="007A1F44" w:rsidRPr="00977EA3" w:rsidRDefault="007A1F44">
            <w:pPr>
              <w:pStyle w:val="TableEntry"/>
              <w:rPr>
                <w:noProof w:val="0"/>
              </w:rPr>
            </w:pPr>
            <w:r w:rsidRPr="00977EA3">
              <w:rPr>
                <w:noProof w:val="0"/>
              </w:rPr>
              <w:t>C</w:t>
            </w:r>
          </w:p>
        </w:tc>
        <w:tc>
          <w:tcPr>
            <w:tcW w:w="1215" w:type="dxa"/>
          </w:tcPr>
          <w:p w14:paraId="5034BFFF" w14:textId="77777777" w:rsidR="007A1F44" w:rsidRPr="00977EA3" w:rsidRDefault="007A1F44">
            <w:pPr>
              <w:pStyle w:val="TableEntry"/>
              <w:rPr>
                <w:noProof w:val="0"/>
              </w:rPr>
            </w:pPr>
            <w:r w:rsidRPr="00977EA3">
              <w:rPr>
                <w:noProof w:val="0"/>
              </w:rPr>
              <w:t>[0..1]</w:t>
            </w:r>
          </w:p>
        </w:tc>
        <w:tc>
          <w:tcPr>
            <w:tcW w:w="861" w:type="dxa"/>
          </w:tcPr>
          <w:p w14:paraId="12B677E6" w14:textId="77777777" w:rsidR="007A1F44" w:rsidRPr="00977EA3" w:rsidRDefault="00E63AF6">
            <w:pPr>
              <w:pStyle w:val="TableEntry"/>
              <w:rPr>
                <w:noProof w:val="0"/>
              </w:rPr>
            </w:pPr>
            <w:hyperlink w:anchor="HL70447" w:history="1">
              <w:r w:rsidR="007A1F44" w:rsidRPr="00977EA3">
                <w:rPr>
                  <w:noProof w:val="0"/>
                </w:rPr>
                <w:t>0447</w:t>
              </w:r>
            </w:hyperlink>
          </w:p>
        </w:tc>
        <w:tc>
          <w:tcPr>
            <w:tcW w:w="979" w:type="dxa"/>
          </w:tcPr>
          <w:p w14:paraId="7D22795C" w14:textId="77777777" w:rsidR="007A1F44" w:rsidRPr="00977EA3" w:rsidRDefault="007A1F44">
            <w:pPr>
              <w:pStyle w:val="TableEntry"/>
              <w:rPr>
                <w:noProof w:val="0"/>
              </w:rPr>
            </w:pPr>
            <w:r w:rsidRPr="00977EA3">
              <w:rPr>
                <w:noProof w:val="0"/>
              </w:rPr>
              <w:t>01540</w:t>
            </w:r>
          </w:p>
        </w:tc>
        <w:tc>
          <w:tcPr>
            <w:tcW w:w="2834" w:type="dxa"/>
          </w:tcPr>
          <w:p w14:paraId="2E96B137" w14:textId="77777777" w:rsidR="007A1F44" w:rsidRPr="00977EA3" w:rsidRDefault="007A1F44">
            <w:pPr>
              <w:pStyle w:val="TableEntry"/>
              <w:rPr>
                <w:noProof w:val="0"/>
              </w:rPr>
            </w:pPr>
            <w:r w:rsidRPr="00977EA3">
              <w:rPr>
                <w:noProof w:val="0"/>
              </w:rPr>
              <w:t>Breed Code</w:t>
            </w:r>
          </w:p>
        </w:tc>
      </w:tr>
      <w:tr w:rsidR="007A1F44" w:rsidRPr="00977EA3" w14:paraId="3096DE85" w14:textId="77777777">
        <w:trPr>
          <w:cantSplit/>
          <w:jc w:val="center"/>
        </w:trPr>
        <w:tc>
          <w:tcPr>
            <w:tcW w:w="784" w:type="dxa"/>
          </w:tcPr>
          <w:p w14:paraId="73104E11" w14:textId="77777777" w:rsidR="007A1F44" w:rsidRPr="00977EA3" w:rsidRDefault="007A1F44">
            <w:pPr>
              <w:pStyle w:val="TableEntry"/>
              <w:rPr>
                <w:noProof w:val="0"/>
              </w:rPr>
            </w:pPr>
            <w:r w:rsidRPr="00977EA3">
              <w:rPr>
                <w:noProof w:val="0"/>
              </w:rPr>
              <w:t>37</w:t>
            </w:r>
          </w:p>
        </w:tc>
        <w:tc>
          <w:tcPr>
            <w:tcW w:w="764" w:type="dxa"/>
          </w:tcPr>
          <w:p w14:paraId="538FE06E" w14:textId="77777777" w:rsidR="007A1F44" w:rsidRPr="00977EA3" w:rsidRDefault="007A1F44">
            <w:pPr>
              <w:pStyle w:val="TableEntry"/>
              <w:rPr>
                <w:noProof w:val="0"/>
              </w:rPr>
            </w:pPr>
            <w:r w:rsidRPr="00977EA3">
              <w:rPr>
                <w:noProof w:val="0"/>
              </w:rPr>
              <w:t>80</w:t>
            </w:r>
          </w:p>
        </w:tc>
        <w:tc>
          <w:tcPr>
            <w:tcW w:w="760" w:type="dxa"/>
          </w:tcPr>
          <w:p w14:paraId="51A1B859" w14:textId="77777777" w:rsidR="007A1F44" w:rsidRPr="00977EA3" w:rsidRDefault="007A1F44">
            <w:pPr>
              <w:pStyle w:val="TableEntry"/>
              <w:rPr>
                <w:noProof w:val="0"/>
              </w:rPr>
            </w:pPr>
            <w:r w:rsidRPr="00977EA3">
              <w:rPr>
                <w:noProof w:val="0"/>
              </w:rPr>
              <w:t>ST</w:t>
            </w:r>
          </w:p>
        </w:tc>
        <w:tc>
          <w:tcPr>
            <w:tcW w:w="1062" w:type="dxa"/>
          </w:tcPr>
          <w:p w14:paraId="442A06BF" w14:textId="77777777" w:rsidR="007A1F44" w:rsidRPr="00977EA3" w:rsidRDefault="007A1F44">
            <w:pPr>
              <w:pStyle w:val="TableEntry"/>
              <w:rPr>
                <w:noProof w:val="0"/>
              </w:rPr>
            </w:pPr>
            <w:r w:rsidRPr="00977EA3">
              <w:rPr>
                <w:noProof w:val="0"/>
              </w:rPr>
              <w:t>O</w:t>
            </w:r>
          </w:p>
        </w:tc>
        <w:tc>
          <w:tcPr>
            <w:tcW w:w="1215" w:type="dxa"/>
          </w:tcPr>
          <w:p w14:paraId="1B51B41E" w14:textId="77777777" w:rsidR="007A1F44" w:rsidRPr="00977EA3" w:rsidRDefault="007A1F44">
            <w:pPr>
              <w:pStyle w:val="TableEntry"/>
              <w:rPr>
                <w:noProof w:val="0"/>
              </w:rPr>
            </w:pPr>
            <w:r w:rsidRPr="00977EA3">
              <w:rPr>
                <w:noProof w:val="0"/>
              </w:rPr>
              <w:t>[0..1]</w:t>
            </w:r>
          </w:p>
        </w:tc>
        <w:tc>
          <w:tcPr>
            <w:tcW w:w="861" w:type="dxa"/>
          </w:tcPr>
          <w:p w14:paraId="28779780" w14:textId="77777777" w:rsidR="007A1F44" w:rsidRPr="00977EA3" w:rsidRDefault="007A1F44">
            <w:pPr>
              <w:pStyle w:val="TableEntry"/>
              <w:rPr>
                <w:noProof w:val="0"/>
              </w:rPr>
            </w:pPr>
          </w:p>
        </w:tc>
        <w:tc>
          <w:tcPr>
            <w:tcW w:w="979" w:type="dxa"/>
          </w:tcPr>
          <w:p w14:paraId="0EFBD09C" w14:textId="77777777" w:rsidR="007A1F44" w:rsidRPr="00977EA3" w:rsidRDefault="007A1F44">
            <w:pPr>
              <w:pStyle w:val="TableEntry"/>
              <w:rPr>
                <w:noProof w:val="0"/>
              </w:rPr>
            </w:pPr>
            <w:r w:rsidRPr="00977EA3">
              <w:rPr>
                <w:noProof w:val="0"/>
              </w:rPr>
              <w:t>01541</w:t>
            </w:r>
          </w:p>
        </w:tc>
        <w:tc>
          <w:tcPr>
            <w:tcW w:w="2834" w:type="dxa"/>
          </w:tcPr>
          <w:p w14:paraId="6D7EB29B" w14:textId="77777777" w:rsidR="007A1F44" w:rsidRPr="00977EA3" w:rsidRDefault="007A1F44">
            <w:pPr>
              <w:pStyle w:val="TableEntry"/>
              <w:rPr>
                <w:noProof w:val="0"/>
              </w:rPr>
            </w:pPr>
            <w:r w:rsidRPr="00977EA3">
              <w:rPr>
                <w:noProof w:val="0"/>
              </w:rPr>
              <w:t>Strain</w:t>
            </w:r>
          </w:p>
        </w:tc>
      </w:tr>
      <w:tr w:rsidR="007A1F44" w:rsidRPr="00977EA3" w14:paraId="0A6DF351" w14:textId="77777777">
        <w:trPr>
          <w:cantSplit/>
          <w:jc w:val="center"/>
        </w:trPr>
        <w:tc>
          <w:tcPr>
            <w:tcW w:w="784" w:type="dxa"/>
          </w:tcPr>
          <w:p w14:paraId="26E351AF" w14:textId="77777777" w:rsidR="007A1F44" w:rsidRPr="00977EA3" w:rsidRDefault="007A1F44">
            <w:pPr>
              <w:pStyle w:val="TableEntry"/>
              <w:rPr>
                <w:noProof w:val="0"/>
              </w:rPr>
            </w:pPr>
            <w:r w:rsidRPr="00977EA3">
              <w:rPr>
                <w:noProof w:val="0"/>
              </w:rPr>
              <w:t>38</w:t>
            </w:r>
          </w:p>
        </w:tc>
        <w:tc>
          <w:tcPr>
            <w:tcW w:w="764" w:type="dxa"/>
          </w:tcPr>
          <w:p w14:paraId="79C17758" w14:textId="77777777" w:rsidR="007A1F44" w:rsidRPr="00977EA3" w:rsidRDefault="007A1F44">
            <w:pPr>
              <w:pStyle w:val="TableEntry"/>
              <w:rPr>
                <w:noProof w:val="0"/>
              </w:rPr>
            </w:pPr>
            <w:r w:rsidRPr="00977EA3">
              <w:rPr>
                <w:noProof w:val="0"/>
              </w:rPr>
              <w:t>250</w:t>
            </w:r>
          </w:p>
        </w:tc>
        <w:tc>
          <w:tcPr>
            <w:tcW w:w="760" w:type="dxa"/>
          </w:tcPr>
          <w:p w14:paraId="0E0C63D5" w14:textId="77777777" w:rsidR="007A1F44" w:rsidRPr="00977EA3" w:rsidRDefault="007A1F44">
            <w:pPr>
              <w:pStyle w:val="TableEntry"/>
              <w:rPr>
                <w:noProof w:val="0"/>
              </w:rPr>
            </w:pPr>
            <w:r w:rsidRPr="00977EA3">
              <w:rPr>
                <w:noProof w:val="0"/>
              </w:rPr>
              <w:t>CE</w:t>
            </w:r>
          </w:p>
        </w:tc>
        <w:tc>
          <w:tcPr>
            <w:tcW w:w="1062" w:type="dxa"/>
          </w:tcPr>
          <w:p w14:paraId="0C5E9569" w14:textId="77777777" w:rsidR="007A1F44" w:rsidRPr="00977EA3" w:rsidRDefault="007A1F44">
            <w:pPr>
              <w:pStyle w:val="TableEntry"/>
              <w:rPr>
                <w:noProof w:val="0"/>
              </w:rPr>
            </w:pPr>
            <w:r w:rsidRPr="00977EA3">
              <w:rPr>
                <w:noProof w:val="0"/>
              </w:rPr>
              <w:t>O</w:t>
            </w:r>
          </w:p>
        </w:tc>
        <w:tc>
          <w:tcPr>
            <w:tcW w:w="1215" w:type="dxa"/>
          </w:tcPr>
          <w:p w14:paraId="23968502" w14:textId="77777777" w:rsidR="007A1F44" w:rsidRPr="00977EA3" w:rsidRDefault="007A1F44">
            <w:pPr>
              <w:pStyle w:val="TableEntry"/>
              <w:rPr>
                <w:noProof w:val="0"/>
              </w:rPr>
            </w:pPr>
            <w:r w:rsidRPr="00977EA3">
              <w:rPr>
                <w:noProof w:val="0"/>
              </w:rPr>
              <w:t>[0..2]</w:t>
            </w:r>
          </w:p>
        </w:tc>
        <w:tc>
          <w:tcPr>
            <w:tcW w:w="861" w:type="dxa"/>
          </w:tcPr>
          <w:p w14:paraId="6079697A" w14:textId="77777777" w:rsidR="007A1F44" w:rsidRPr="00977EA3" w:rsidRDefault="007A1F44">
            <w:pPr>
              <w:pStyle w:val="TableEntry"/>
              <w:rPr>
                <w:noProof w:val="0"/>
              </w:rPr>
            </w:pPr>
          </w:p>
        </w:tc>
        <w:tc>
          <w:tcPr>
            <w:tcW w:w="979" w:type="dxa"/>
          </w:tcPr>
          <w:p w14:paraId="2CD05FAA" w14:textId="77777777" w:rsidR="007A1F44" w:rsidRPr="00977EA3" w:rsidRDefault="007A1F44">
            <w:pPr>
              <w:pStyle w:val="TableEntry"/>
              <w:rPr>
                <w:noProof w:val="0"/>
              </w:rPr>
            </w:pPr>
            <w:r w:rsidRPr="00977EA3">
              <w:rPr>
                <w:noProof w:val="0"/>
              </w:rPr>
              <w:t>01542</w:t>
            </w:r>
          </w:p>
        </w:tc>
        <w:tc>
          <w:tcPr>
            <w:tcW w:w="2834" w:type="dxa"/>
          </w:tcPr>
          <w:p w14:paraId="50F2B747" w14:textId="77777777" w:rsidR="007A1F44" w:rsidRPr="00977EA3" w:rsidRDefault="007A1F44">
            <w:pPr>
              <w:pStyle w:val="TableEntry"/>
              <w:rPr>
                <w:noProof w:val="0"/>
              </w:rPr>
            </w:pPr>
            <w:r w:rsidRPr="00977EA3">
              <w:rPr>
                <w:noProof w:val="0"/>
              </w:rPr>
              <w:t>Production Class Code</w:t>
            </w:r>
          </w:p>
        </w:tc>
      </w:tr>
      <w:tr w:rsidR="007A1F44" w:rsidRPr="00977EA3" w14:paraId="59F13606" w14:textId="77777777">
        <w:trPr>
          <w:cantSplit/>
          <w:jc w:val="center"/>
        </w:trPr>
        <w:tc>
          <w:tcPr>
            <w:tcW w:w="784" w:type="dxa"/>
          </w:tcPr>
          <w:p w14:paraId="371C19B5" w14:textId="77777777" w:rsidR="007A1F44" w:rsidRPr="00977EA3" w:rsidRDefault="007A1F44">
            <w:pPr>
              <w:pStyle w:val="TableEntry"/>
              <w:rPr>
                <w:noProof w:val="0"/>
              </w:rPr>
            </w:pPr>
            <w:r w:rsidRPr="00977EA3">
              <w:rPr>
                <w:noProof w:val="0"/>
              </w:rPr>
              <w:t>39</w:t>
            </w:r>
          </w:p>
        </w:tc>
        <w:tc>
          <w:tcPr>
            <w:tcW w:w="764" w:type="dxa"/>
          </w:tcPr>
          <w:p w14:paraId="4C12FFD5" w14:textId="77777777" w:rsidR="007A1F44" w:rsidRPr="00977EA3" w:rsidRDefault="007A1F44">
            <w:pPr>
              <w:pStyle w:val="TableEntry"/>
              <w:rPr>
                <w:noProof w:val="0"/>
              </w:rPr>
            </w:pPr>
            <w:r w:rsidRPr="00977EA3">
              <w:rPr>
                <w:noProof w:val="0"/>
              </w:rPr>
              <w:t>250</w:t>
            </w:r>
          </w:p>
        </w:tc>
        <w:tc>
          <w:tcPr>
            <w:tcW w:w="760" w:type="dxa"/>
          </w:tcPr>
          <w:p w14:paraId="0FED685F" w14:textId="77777777" w:rsidR="007A1F44" w:rsidRPr="00977EA3" w:rsidRDefault="007A1F44">
            <w:pPr>
              <w:pStyle w:val="TableEntry"/>
              <w:rPr>
                <w:noProof w:val="0"/>
              </w:rPr>
            </w:pPr>
            <w:r w:rsidRPr="00977EA3">
              <w:rPr>
                <w:noProof w:val="0"/>
              </w:rPr>
              <w:t>CWE</w:t>
            </w:r>
          </w:p>
        </w:tc>
        <w:tc>
          <w:tcPr>
            <w:tcW w:w="1062" w:type="dxa"/>
          </w:tcPr>
          <w:p w14:paraId="21C9BDC2" w14:textId="77777777" w:rsidR="007A1F44" w:rsidRPr="00977EA3" w:rsidRDefault="007A1F44">
            <w:pPr>
              <w:pStyle w:val="TableEntry"/>
              <w:rPr>
                <w:noProof w:val="0"/>
              </w:rPr>
            </w:pPr>
            <w:r w:rsidRPr="00977EA3">
              <w:rPr>
                <w:noProof w:val="0"/>
              </w:rPr>
              <w:t>O</w:t>
            </w:r>
          </w:p>
        </w:tc>
        <w:tc>
          <w:tcPr>
            <w:tcW w:w="1215" w:type="dxa"/>
          </w:tcPr>
          <w:p w14:paraId="53818C9F" w14:textId="77777777" w:rsidR="007A1F44" w:rsidRPr="00977EA3" w:rsidRDefault="007A1F44">
            <w:pPr>
              <w:pStyle w:val="TableEntry"/>
              <w:rPr>
                <w:noProof w:val="0"/>
              </w:rPr>
            </w:pPr>
            <w:r w:rsidRPr="00977EA3">
              <w:rPr>
                <w:noProof w:val="0"/>
              </w:rPr>
              <w:t>[0..*]</w:t>
            </w:r>
          </w:p>
        </w:tc>
        <w:tc>
          <w:tcPr>
            <w:tcW w:w="861" w:type="dxa"/>
          </w:tcPr>
          <w:p w14:paraId="2BFCA51A" w14:textId="77777777" w:rsidR="007A1F44" w:rsidRPr="00977EA3" w:rsidRDefault="007A1F44">
            <w:pPr>
              <w:pStyle w:val="TableEntry"/>
              <w:rPr>
                <w:noProof w:val="0"/>
              </w:rPr>
            </w:pPr>
          </w:p>
        </w:tc>
        <w:tc>
          <w:tcPr>
            <w:tcW w:w="979" w:type="dxa"/>
          </w:tcPr>
          <w:p w14:paraId="16569B28" w14:textId="77777777" w:rsidR="007A1F44" w:rsidRPr="00977EA3" w:rsidRDefault="007A1F44">
            <w:pPr>
              <w:pStyle w:val="TableEntry"/>
              <w:rPr>
                <w:noProof w:val="0"/>
              </w:rPr>
            </w:pPr>
            <w:r w:rsidRPr="00977EA3">
              <w:rPr>
                <w:noProof w:val="0"/>
              </w:rPr>
              <w:t>01840</w:t>
            </w:r>
          </w:p>
        </w:tc>
        <w:tc>
          <w:tcPr>
            <w:tcW w:w="2834" w:type="dxa"/>
          </w:tcPr>
          <w:p w14:paraId="138B16AA" w14:textId="77777777" w:rsidR="007A1F44" w:rsidRPr="00977EA3" w:rsidRDefault="007A1F44">
            <w:pPr>
              <w:pStyle w:val="TableEntry"/>
              <w:rPr>
                <w:noProof w:val="0"/>
              </w:rPr>
            </w:pPr>
            <w:r w:rsidRPr="00977EA3">
              <w:rPr>
                <w:noProof w:val="0"/>
              </w:rPr>
              <w:t>Tribal Citizenship</w:t>
            </w:r>
          </w:p>
        </w:tc>
      </w:tr>
    </w:tbl>
    <w:p w14:paraId="15B25BD9" w14:textId="77777777" w:rsidR="007A1F44" w:rsidRPr="00977EA3" w:rsidRDefault="007A1F44" w:rsidP="00E53312">
      <w:pPr>
        <w:pStyle w:val="Note"/>
      </w:pPr>
      <w:r w:rsidRPr="00977EA3">
        <w:t xml:space="preserve">Note 1: </w:t>
      </w:r>
      <w:r w:rsidRPr="00977EA3">
        <w:tab/>
        <w:t>If the Pediatric Demographics Option is supported, this element in the table above shall be R2 for the Patient Identifier Cross-Reference Manager.</w:t>
      </w:r>
    </w:p>
    <w:p w14:paraId="767A5B3C" w14:textId="77777777" w:rsidR="007A1F44" w:rsidRPr="00977EA3" w:rsidRDefault="007A1F44" w:rsidP="00CF2883">
      <w:pPr>
        <w:pStyle w:val="Corpotesto"/>
      </w:pPr>
    </w:p>
    <w:p w14:paraId="4F0B10F8" w14:textId="77777777" w:rsidR="007A1F44" w:rsidRPr="00977EA3" w:rsidRDefault="007A1F44">
      <w:r w:rsidRPr="00977EA3">
        <w:t>In accord with the HL7 Version 2.5 usage of this segment, fields PID-2 (Patient ID), PID-4 (Alternate Patient ID), PID-19 (SSN patient number) and PID-20 (Driver’s license number) are superseded by field PID-3, as shown below; field PID-28 (Nationality) is superseded by field PID-26 (Citizenship).</w:t>
      </w:r>
    </w:p>
    <w:p w14:paraId="7696E3D1" w14:textId="77777777" w:rsidR="007A1F44" w:rsidRPr="00977EA3" w:rsidRDefault="007A1F44">
      <w:r w:rsidRPr="00977EA3">
        <w:rPr>
          <w:b/>
          <w:bCs/>
        </w:rPr>
        <w:lastRenderedPageBreak/>
        <w:t>PID-3 – Patient Identifier List (CX)</w:t>
      </w:r>
      <w:r w:rsidRPr="00977EA3">
        <w:t xml:space="preserve">, required. This field contains a list of identifiers (one or more) used by the healthcare facility to uniquely identify a patient. </w:t>
      </w:r>
    </w:p>
    <w:p w14:paraId="15AEAE15" w14:textId="77777777" w:rsidR="007A1F44" w:rsidRPr="00977EA3" w:rsidRDefault="007A1F44" w:rsidP="00B21B36">
      <w:r w:rsidRPr="00977EA3">
        <w:t xml:space="preserve">As shown in the constrained profile definition of data type CX in ITI TF-2x: Appendix N.1, subfields CX-1 “ID number”, CX-4 “Assigning authority” are required, and CX-5 “Identifier Type Code” is required if known for each identifier. </w:t>
      </w:r>
    </w:p>
    <w:p w14:paraId="6959177F" w14:textId="77777777" w:rsidR="007A1F44" w:rsidRPr="00977EA3" w:rsidRDefault="007A1F44">
      <w:r w:rsidRPr="00977EA3">
        <w:t xml:space="preserve">This field may be populated with various identifiers assigned to the patient by various assigning authorities. </w:t>
      </w:r>
    </w:p>
    <w:p w14:paraId="19E74200" w14:textId="77777777" w:rsidR="007A1F44" w:rsidRPr="00977EA3" w:rsidRDefault="007A1F44">
      <w:r w:rsidRPr="00977EA3">
        <w:t xml:space="preserve">The authorized values for subfield CX-5 “Identifier Type Code” are given in HL7 Table 0203 (HL7 Version 2.5, Chapter 2A, Section 2A.17.5). </w:t>
      </w:r>
    </w:p>
    <w:p w14:paraId="57DBABD4" w14:textId="77777777" w:rsidR="007A1F44" w:rsidRPr="00977EA3" w:rsidRDefault="007A1F44">
      <w:r w:rsidRPr="00977EA3">
        <w:t>Values commonly used for Identifier Type Code in the context of PID-3 are as follows:</w:t>
      </w:r>
    </w:p>
    <w:p w14:paraId="215BB5D7" w14:textId="77777777" w:rsidR="007A1F44" w:rsidRPr="00977EA3" w:rsidRDefault="007A1F44">
      <w:pPr>
        <w:ind w:left="720"/>
      </w:pPr>
      <w:r w:rsidRPr="00977EA3">
        <w:t>BC</w:t>
      </w:r>
      <w:r w:rsidRPr="00977EA3">
        <w:tab/>
      </w:r>
      <w:r w:rsidRPr="00977EA3">
        <w:tab/>
        <w:t>Bank card number. Assigning authority is the bank.</w:t>
      </w:r>
    </w:p>
    <w:p w14:paraId="565BBA11" w14:textId="77777777" w:rsidR="007A1F44" w:rsidRPr="00977EA3" w:rsidRDefault="007A1F44" w:rsidP="00D64843">
      <w:pPr>
        <w:ind w:left="2160" w:hanging="1440"/>
      </w:pPr>
      <w:r w:rsidRPr="00977EA3">
        <w:t>BR</w:t>
      </w:r>
      <w:r w:rsidRPr="00977EA3">
        <w:tab/>
        <w:t>Birth Certificate number. Assigning authority is the birth state or national government that issues the Birth Certificate.</w:t>
      </w:r>
    </w:p>
    <w:p w14:paraId="17FE0A86" w14:textId="77777777" w:rsidR="007A1F44" w:rsidRPr="00977EA3" w:rsidRDefault="007A1F44">
      <w:pPr>
        <w:ind w:left="720"/>
      </w:pPr>
      <w:r w:rsidRPr="00977EA3">
        <w:t>DL</w:t>
      </w:r>
      <w:r w:rsidRPr="00977EA3">
        <w:tab/>
      </w:r>
      <w:r w:rsidRPr="00977EA3">
        <w:tab/>
        <w:t>Driver’s license number. Assigning authority is the state</w:t>
      </w:r>
    </w:p>
    <w:p w14:paraId="07E6832F" w14:textId="77777777" w:rsidR="007A1F44" w:rsidRPr="00977EA3" w:rsidRDefault="007A1F44">
      <w:pPr>
        <w:ind w:left="720"/>
      </w:pPr>
      <w:r w:rsidRPr="00977EA3">
        <w:t>NH</w:t>
      </w:r>
      <w:r w:rsidRPr="00977EA3">
        <w:tab/>
      </w:r>
      <w:r w:rsidRPr="00977EA3">
        <w:tab/>
        <w:t>National Health Plan Identifier. Assigning authority at the national level.</w:t>
      </w:r>
    </w:p>
    <w:p w14:paraId="31436702" w14:textId="77777777" w:rsidR="007A1F44" w:rsidRPr="00977EA3" w:rsidRDefault="007A1F44">
      <w:pPr>
        <w:ind w:left="720"/>
      </w:pPr>
      <w:r w:rsidRPr="00977EA3">
        <w:t>PE</w:t>
      </w:r>
      <w:r w:rsidRPr="00977EA3">
        <w:tab/>
      </w:r>
      <w:r w:rsidRPr="00977EA3">
        <w:tab/>
        <w:t>Living Subject Enterprise Number. Assigning authority is the enterprise.</w:t>
      </w:r>
    </w:p>
    <w:p w14:paraId="01D395C4" w14:textId="77777777" w:rsidR="007A1F44" w:rsidRPr="00977EA3" w:rsidRDefault="007A1F44">
      <w:pPr>
        <w:ind w:left="720"/>
      </w:pPr>
      <w:r w:rsidRPr="00977EA3">
        <w:t>PI</w:t>
      </w:r>
      <w:r w:rsidRPr="00977EA3">
        <w:tab/>
      </w:r>
      <w:r w:rsidRPr="00977EA3">
        <w:tab/>
        <w:t>Patient Internal Identifier assigned by the healthcare organization.</w:t>
      </w:r>
    </w:p>
    <w:p w14:paraId="2D25321B" w14:textId="77777777" w:rsidR="007A1F44" w:rsidRPr="00977EA3" w:rsidRDefault="007A1F44">
      <w:pPr>
        <w:ind w:left="720"/>
      </w:pPr>
      <w:r w:rsidRPr="00977EA3">
        <w:t>PPN</w:t>
      </w:r>
      <w:r w:rsidRPr="00977EA3">
        <w:tab/>
      </w:r>
      <w:r w:rsidRPr="00977EA3">
        <w:tab/>
        <w:t xml:space="preserve">Passport number. </w:t>
      </w:r>
    </w:p>
    <w:p w14:paraId="07000E9B" w14:textId="77777777" w:rsidR="007A1F44" w:rsidRPr="00977EA3" w:rsidRDefault="007A1F44">
      <w:pPr>
        <w:ind w:left="720"/>
      </w:pPr>
      <w:r w:rsidRPr="00977EA3">
        <w:t>PRC</w:t>
      </w:r>
      <w:r w:rsidRPr="00977EA3">
        <w:tab/>
      </w:r>
      <w:r w:rsidRPr="00977EA3">
        <w:tab/>
        <w:t>Permanent Resident Card Number</w:t>
      </w:r>
    </w:p>
    <w:p w14:paraId="283CFDCB" w14:textId="77777777" w:rsidR="007A1F44" w:rsidRPr="00977EA3" w:rsidRDefault="007A1F44">
      <w:pPr>
        <w:ind w:left="720"/>
      </w:pPr>
      <w:r w:rsidRPr="00977EA3">
        <w:t>SS</w:t>
      </w:r>
      <w:r w:rsidRPr="00977EA3">
        <w:tab/>
      </w:r>
      <w:r w:rsidRPr="00977EA3">
        <w:tab/>
        <w:t>Social Security Number.</w:t>
      </w:r>
    </w:p>
    <w:p w14:paraId="46E1120A" w14:textId="77777777" w:rsidR="007A1F44" w:rsidRPr="00977EA3" w:rsidRDefault="007A1F44"/>
    <w:p w14:paraId="437DD370" w14:textId="77777777" w:rsidR="007A1F44" w:rsidRPr="00977EA3" w:rsidRDefault="007A1F44">
      <w:r w:rsidRPr="00977EA3">
        <w:rPr>
          <w:b/>
          <w:bCs/>
        </w:rPr>
        <w:t>PID-5 – Patient Name (XPN)</w:t>
      </w:r>
      <w:r w:rsidRPr="00977EA3">
        <w:t>, required. This field contains one or more names for the patient. At least one name must be provided, with at least the first subfield “Family Name” valued. See the constrained profile definition of data type XPN.</w:t>
      </w:r>
    </w:p>
    <w:p w14:paraId="4D25464E" w14:textId="77777777" w:rsidR="007A1F44" w:rsidRPr="00977EA3" w:rsidRDefault="007A1F44" w:rsidP="003462A5">
      <w:pPr>
        <w:pStyle w:val="Corpotesto"/>
        <w:keepNext/>
      </w:pPr>
      <w:r w:rsidRPr="00977EA3">
        <w:rPr>
          <w:b/>
        </w:rPr>
        <w:t>PID-6 – Mother’s Maiden Name (XPN),</w:t>
      </w:r>
      <w:r w:rsidRPr="00977EA3">
        <w:t xml:space="preserve"> conditional:</w:t>
      </w:r>
    </w:p>
    <w:p w14:paraId="2A06F747" w14:textId="77777777" w:rsidR="007A1F44" w:rsidRPr="00977EA3" w:rsidRDefault="007A1F44" w:rsidP="004B26D6">
      <w:pPr>
        <w:pStyle w:val="Corpotesto"/>
      </w:pPr>
      <w:r w:rsidRPr="00977EA3">
        <w:t>Condition predicate:</w:t>
      </w:r>
    </w:p>
    <w:p w14:paraId="68492992" w14:textId="77777777" w:rsidR="007A1F44" w:rsidRPr="00977EA3" w:rsidRDefault="007A1F44" w:rsidP="004B26D6">
      <w:pPr>
        <w:pStyle w:val="Corpotesto"/>
      </w:pPr>
      <w:r w:rsidRPr="00977EA3">
        <w:t>This field is required if known for the Pediatrics Demographic Option. It serves to help link records when other demographic data and search criteria are not exactly the same.</w:t>
      </w:r>
    </w:p>
    <w:p w14:paraId="59CCAA84" w14:textId="77777777" w:rsidR="007A1F44" w:rsidRPr="00977EA3" w:rsidRDefault="007A1F44">
      <w:r w:rsidRPr="00977EA3">
        <w:rPr>
          <w:b/>
          <w:bCs/>
        </w:rPr>
        <w:t>PID-7 – Date/Time of Birth (TS)</w:t>
      </w:r>
      <w:r w:rsidRPr="00977EA3">
        <w:t>, conditional.</w:t>
      </w:r>
    </w:p>
    <w:p w14:paraId="1BB67A0C" w14:textId="77777777" w:rsidR="007A1F44" w:rsidRPr="00977EA3" w:rsidRDefault="007A1F44">
      <w:r w:rsidRPr="00977EA3">
        <w:t>Condition predicate:</w:t>
      </w:r>
    </w:p>
    <w:p w14:paraId="4274EE02" w14:textId="193D50C6" w:rsidR="008E3CF3" w:rsidRPr="00977EA3" w:rsidRDefault="007A1F44" w:rsidP="00EC243F">
      <w:pPr>
        <w:pStyle w:val="Puntoelenco2"/>
      </w:pPr>
      <w:r w:rsidRPr="00977EA3">
        <w:t xml:space="preserve">This field is required if available (i.e., known to the sender) in the following messages: Creation of a new patient (A28 in </w:t>
      </w:r>
      <w:r w:rsidR="005F0768" w:rsidRPr="00977EA3">
        <w:t>[</w:t>
      </w:r>
      <w:r w:rsidRPr="00977EA3">
        <w:t>ITI-30</w:t>
      </w:r>
      <w:r w:rsidR="005F0768" w:rsidRPr="00977EA3">
        <w:t>]</w:t>
      </w:r>
      <w:r w:rsidRPr="00977EA3">
        <w:t xml:space="preserve">), inpatient admitted (A01 in </w:t>
      </w:r>
      <w:r w:rsidR="005F0768" w:rsidRPr="00977EA3">
        <w:t>[</w:t>
      </w:r>
      <w:r w:rsidRPr="00977EA3">
        <w:t>ITI-31</w:t>
      </w:r>
      <w:r w:rsidR="005F0768" w:rsidRPr="00977EA3">
        <w:t>]</w:t>
      </w:r>
      <w:r w:rsidRPr="00977EA3">
        <w:t xml:space="preserve">), registration of an outpatient (A04 in </w:t>
      </w:r>
      <w:r w:rsidR="005F0768" w:rsidRPr="00977EA3">
        <w:t>[</w:t>
      </w:r>
      <w:r w:rsidRPr="00977EA3">
        <w:t>ITI-31</w:t>
      </w:r>
      <w:r w:rsidR="005F0768" w:rsidRPr="00977EA3">
        <w:t>]</w:t>
      </w:r>
      <w:r w:rsidRPr="00977EA3">
        <w:t xml:space="preserve">), update patient demographics (A31 in </w:t>
      </w:r>
      <w:r w:rsidR="005F0768" w:rsidRPr="00977EA3">
        <w:t>[</w:t>
      </w:r>
      <w:r w:rsidRPr="00977EA3">
        <w:t>ITI-30</w:t>
      </w:r>
      <w:r w:rsidR="005F0768" w:rsidRPr="00977EA3">
        <w:t>]</w:t>
      </w:r>
      <w:r w:rsidRPr="00977EA3">
        <w:t xml:space="preserve">), update patient demographics in the context of an encounter (A08 in </w:t>
      </w:r>
      <w:r w:rsidR="005F0768" w:rsidRPr="00977EA3">
        <w:t>[</w:t>
      </w:r>
      <w:r w:rsidRPr="00977EA3">
        <w:t>ITI-31</w:t>
      </w:r>
      <w:r w:rsidR="005F0768" w:rsidRPr="00977EA3">
        <w:t>]</w:t>
      </w:r>
      <w:r w:rsidRPr="00977EA3">
        <w:t>).</w:t>
      </w:r>
    </w:p>
    <w:p w14:paraId="1ADB9FCA" w14:textId="77777777" w:rsidR="008E3CF3" w:rsidRPr="00977EA3" w:rsidRDefault="007A1F44" w:rsidP="00EC243F">
      <w:pPr>
        <w:pStyle w:val="Puntoelenco2"/>
      </w:pPr>
      <w:r w:rsidRPr="00977EA3">
        <w:t>In all other messages, it is optional.</w:t>
      </w:r>
    </w:p>
    <w:p w14:paraId="768DD2C9" w14:textId="77777777" w:rsidR="008E3CF3" w:rsidRPr="00977EA3" w:rsidRDefault="007A1F44" w:rsidP="00EC243F">
      <w:pPr>
        <w:pStyle w:val="Puntoelenco2"/>
      </w:pPr>
      <w:r w:rsidRPr="00977EA3">
        <w:lastRenderedPageBreak/>
        <w:t>If the exact date of birth is not known, it can be truncated to the year of birth (e.g., 1954) or to the year and month of birth (e.g., 195411).</w:t>
      </w:r>
    </w:p>
    <w:p w14:paraId="39DC5105" w14:textId="77777777" w:rsidR="007A1F44" w:rsidRPr="00977EA3" w:rsidRDefault="007A1F44">
      <w:r w:rsidRPr="00977EA3">
        <w:rPr>
          <w:b/>
          <w:bCs/>
        </w:rPr>
        <w:t>PID-8 – Administrative Sex (IS)</w:t>
      </w:r>
      <w:r w:rsidRPr="00977EA3">
        <w:t>, conditional.</w:t>
      </w:r>
    </w:p>
    <w:p w14:paraId="541D0B26" w14:textId="77777777" w:rsidR="007A1F44" w:rsidRPr="00977EA3" w:rsidRDefault="007A1F44">
      <w:r w:rsidRPr="00977EA3">
        <w:t>Condition predicate:</w:t>
      </w:r>
    </w:p>
    <w:p w14:paraId="7941A4F1" w14:textId="1DA04D2E" w:rsidR="008E3CF3" w:rsidRPr="00977EA3" w:rsidRDefault="007A1F44" w:rsidP="00EC243F">
      <w:pPr>
        <w:pStyle w:val="Puntoelenco2"/>
      </w:pPr>
      <w:r w:rsidRPr="00977EA3">
        <w:t xml:space="preserve">This field is required if available in the following messages: Creation of a new patient (A28 in </w:t>
      </w:r>
      <w:r w:rsidR="005F0768" w:rsidRPr="00977EA3">
        <w:t>[</w:t>
      </w:r>
      <w:r w:rsidRPr="00977EA3">
        <w:t>ITI-30</w:t>
      </w:r>
      <w:r w:rsidR="005F0768" w:rsidRPr="00977EA3">
        <w:t>]</w:t>
      </w:r>
      <w:r w:rsidRPr="00977EA3">
        <w:t xml:space="preserve">), inpatient admitted (A01 in </w:t>
      </w:r>
      <w:r w:rsidR="005F0768" w:rsidRPr="00977EA3">
        <w:t>[</w:t>
      </w:r>
      <w:r w:rsidRPr="00977EA3">
        <w:t>ITI-31</w:t>
      </w:r>
      <w:r w:rsidR="005F0768" w:rsidRPr="00977EA3">
        <w:t>]</w:t>
      </w:r>
      <w:r w:rsidRPr="00977EA3">
        <w:t xml:space="preserve">), registration of an outpatient (A04 in </w:t>
      </w:r>
      <w:r w:rsidR="005F0768" w:rsidRPr="00977EA3">
        <w:t>[</w:t>
      </w:r>
      <w:r w:rsidRPr="00977EA3">
        <w:t>ITI-31</w:t>
      </w:r>
      <w:r w:rsidR="005F0768" w:rsidRPr="00977EA3">
        <w:t>]</w:t>
      </w:r>
      <w:r w:rsidRPr="00977EA3">
        <w:t xml:space="preserve">), update patient demographics (A31 in </w:t>
      </w:r>
      <w:r w:rsidR="005F0768" w:rsidRPr="00977EA3">
        <w:t>[</w:t>
      </w:r>
      <w:r w:rsidRPr="00977EA3">
        <w:t>ITI-30</w:t>
      </w:r>
      <w:r w:rsidR="005F0768" w:rsidRPr="00977EA3">
        <w:t>]</w:t>
      </w:r>
      <w:r w:rsidRPr="00977EA3">
        <w:t>).</w:t>
      </w:r>
    </w:p>
    <w:p w14:paraId="6661A038" w14:textId="77777777" w:rsidR="008E3CF3" w:rsidRPr="00977EA3" w:rsidRDefault="007A1F44" w:rsidP="00EC243F">
      <w:pPr>
        <w:pStyle w:val="Puntoelenco2"/>
      </w:pPr>
      <w:r w:rsidRPr="00977EA3">
        <w:t>In all other messages, it is optional.</w:t>
      </w:r>
    </w:p>
    <w:p w14:paraId="7069AFDD" w14:textId="5D7EE32B" w:rsidR="007A1F44" w:rsidRPr="00977EA3" w:rsidRDefault="007A1F44" w:rsidP="00ED4370">
      <w:pPr>
        <w:pStyle w:val="Corpotesto"/>
      </w:pPr>
      <w:r w:rsidRPr="00977EA3">
        <w:t>The authorized values are these, taken from HL7 User-defined Table 0001:</w:t>
      </w:r>
    </w:p>
    <w:p w14:paraId="218C96D1" w14:textId="77777777" w:rsidR="007A1F44" w:rsidRPr="00977EA3" w:rsidRDefault="007A1F44" w:rsidP="00D856CE">
      <w:pPr>
        <w:pStyle w:val="TableTitle"/>
        <w:rPr>
          <w:noProof w:val="0"/>
        </w:rPr>
      </w:pPr>
      <w:r w:rsidRPr="00977EA3">
        <w:rPr>
          <w:noProof w:val="0"/>
        </w:rPr>
        <w:t>User-defined Table 0001: Administrative Sex</w:t>
      </w:r>
      <w:r w:rsidR="007F429B" w:rsidRPr="00977EA3">
        <w:rPr>
          <w:noProof w:val="0"/>
        </w:rPr>
        <w:fldChar w:fldCharType="begin"/>
      </w:r>
      <w:r w:rsidRPr="00977EA3">
        <w:rPr>
          <w:noProof w:val="0"/>
        </w:rPr>
        <w:instrText>xe "User-defined Table 0001 - Administrative Sex"</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2520"/>
        <w:gridCol w:w="3870"/>
      </w:tblGrid>
      <w:tr w:rsidR="007A1F44" w:rsidRPr="00977EA3" w14:paraId="115B5198" w14:textId="77777777" w:rsidTr="00A258B6">
        <w:trPr>
          <w:jc w:val="center"/>
        </w:trPr>
        <w:tc>
          <w:tcPr>
            <w:tcW w:w="1728" w:type="dxa"/>
            <w:shd w:val="clear" w:color="auto" w:fill="D9D9D9"/>
          </w:tcPr>
          <w:p w14:paraId="29828833" w14:textId="77777777" w:rsidR="007A1F44" w:rsidRPr="00977EA3" w:rsidRDefault="007A1F44" w:rsidP="00A063AC">
            <w:pPr>
              <w:pStyle w:val="TableEntryHeader"/>
              <w:rPr>
                <w:noProof w:val="0"/>
              </w:rPr>
            </w:pPr>
            <w:r w:rsidRPr="00977EA3">
              <w:rPr>
                <w:noProof w:val="0"/>
              </w:rPr>
              <w:t>Value</w:t>
            </w:r>
          </w:p>
        </w:tc>
        <w:tc>
          <w:tcPr>
            <w:tcW w:w="2520" w:type="dxa"/>
            <w:shd w:val="clear" w:color="auto" w:fill="D9D9D9"/>
          </w:tcPr>
          <w:p w14:paraId="0FAFCFD1" w14:textId="77777777" w:rsidR="007A1F44" w:rsidRPr="00977EA3" w:rsidRDefault="007A1F44" w:rsidP="00A53067">
            <w:pPr>
              <w:pStyle w:val="TableEntryHeader"/>
              <w:rPr>
                <w:noProof w:val="0"/>
              </w:rPr>
            </w:pPr>
            <w:r w:rsidRPr="00977EA3">
              <w:rPr>
                <w:noProof w:val="0"/>
              </w:rPr>
              <w:t>Description</w:t>
            </w:r>
          </w:p>
        </w:tc>
        <w:tc>
          <w:tcPr>
            <w:tcW w:w="3870" w:type="dxa"/>
            <w:shd w:val="clear" w:color="auto" w:fill="D9D9D9"/>
          </w:tcPr>
          <w:p w14:paraId="66C43CBF" w14:textId="77777777" w:rsidR="007A1F44" w:rsidRPr="00977EA3" w:rsidRDefault="007A1F44" w:rsidP="00A53067">
            <w:pPr>
              <w:pStyle w:val="TableEntryHeader"/>
              <w:rPr>
                <w:noProof w:val="0"/>
              </w:rPr>
            </w:pPr>
            <w:r w:rsidRPr="00977EA3">
              <w:rPr>
                <w:noProof w:val="0"/>
              </w:rPr>
              <w:t>Comment</w:t>
            </w:r>
          </w:p>
        </w:tc>
      </w:tr>
      <w:tr w:rsidR="007A1F44" w:rsidRPr="00977EA3" w14:paraId="7EA2B8AC" w14:textId="77777777" w:rsidTr="00A258B6">
        <w:trPr>
          <w:jc w:val="center"/>
        </w:trPr>
        <w:tc>
          <w:tcPr>
            <w:tcW w:w="1728" w:type="dxa"/>
          </w:tcPr>
          <w:p w14:paraId="7755DE66" w14:textId="77777777" w:rsidR="007A1F44" w:rsidRPr="00977EA3" w:rsidRDefault="007A1F44" w:rsidP="00A258B6">
            <w:pPr>
              <w:pStyle w:val="TableEntry"/>
              <w:rPr>
                <w:noProof w:val="0"/>
              </w:rPr>
            </w:pPr>
            <w:r w:rsidRPr="00977EA3">
              <w:rPr>
                <w:noProof w:val="0"/>
              </w:rPr>
              <w:t>F</w:t>
            </w:r>
          </w:p>
        </w:tc>
        <w:tc>
          <w:tcPr>
            <w:tcW w:w="2520" w:type="dxa"/>
          </w:tcPr>
          <w:p w14:paraId="3441F960" w14:textId="77777777" w:rsidR="007A1F44" w:rsidRPr="00977EA3" w:rsidRDefault="007A1F44" w:rsidP="00A258B6">
            <w:pPr>
              <w:pStyle w:val="TableEntry"/>
              <w:rPr>
                <w:noProof w:val="0"/>
              </w:rPr>
            </w:pPr>
            <w:r w:rsidRPr="00977EA3">
              <w:rPr>
                <w:noProof w:val="0"/>
              </w:rPr>
              <w:t>Female</w:t>
            </w:r>
          </w:p>
        </w:tc>
        <w:tc>
          <w:tcPr>
            <w:tcW w:w="3870" w:type="dxa"/>
          </w:tcPr>
          <w:p w14:paraId="62089756" w14:textId="77777777" w:rsidR="007A1F44" w:rsidRPr="00977EA3" w:rsidRDefault="007A1F44" w:rsidP="00A258B6">
            <w:pPr>
              <w:pStyle w:val="TableEntry"/>
              <w:rPr>
                <w:noProof w:val="0"/>
              </w:rPr>
            </w:pPr>
          </w:p>
        </w:tc>
      </w:tr>
      <w:tr w:rsidR="007A1F44" w:rsidRPr="00977EA3" w14:paraId="24F74A40" w14:textId="77777777" w:rsidTr="00A258B6">
        <w:trPr>
          <w:jc w:val="center"/>
        </w:trPr>
        <w:tc>
          <w:tcPr>
            <w:tcW w:w="1728" w:type="dxa"/>
          </w:tcPr>
          <w:p w14:paraId="4393970B" w14:textId="77777777" w:rsidR="007A1F44" w:rsidRPr="00977EA3" w:rsidRDefault="007A1F44" w:rsidP="00A258B6">
            <w:pPr>
              <w:pStyle w:val="TableEntry"/>
              <w:rPr>
                <w:noProof w:val="0"/>
              </w:rPr>
            </w:pPr>
            <w:r w:rsidRPr="00977EA3">
              <w:rPr>
                <w:noProof w:val="0"/>
              </w:rPr>
              <w:t>M</w:t>
            </w:r>
          </w:p>
        </w:tc>
        <w:tc>
          <w:tcPr>
            <w:tcW w:w="2520" w:type="dxa"/>
          </w:tcPr>
          <w:p w14:paraId="101664E1" w14:textId="77777777" w:rsidR="007A1F44" w:rsidRPr="00977EA3" w:rsidRDefault="007A1F44" w:rsidP="00A258B6">
            <w:pPr>
              <w:pStyle w:val="TableEntry"/>
              <w:rPr>
                <w:noProof w:val="0"/>
              </w:rPr>
            </w:pPr>
            <w:r w:rsidRPr="00977EA3">
              <w:rPr>
                <w:noProof w:val="0"/>
              </w:rPr>
              <w:t>Male</w:t>
            </w:r>
          </w:p>
        </w:tc>
        <w:tc>
          <w:tcPr>
            <w:tcW w:w="3870" w:type="dxa"/>
          </w:tcPr>
          <w:p w14:paraId="4628C416" w14:textId="77777777" w:rsidR="007A1F44" w:rsidRPr="00977EA3" w:rsidRDefault="007A1F44" w:rsidP="00A258B6">
            <w:pPr>
              <w:pStyle w:val="TableEntry"/>
              <w:rPr>
                <w:noProof w:val="0"/>
              </w:rPr>
            </w:pPr>
          </w:p>
        </w:tc>
      </w:tr>
      <w:tr w:rsidR="007A1F44" w:rsidRPr="00977EA3" w14:paraId="0DDA5BD8" w14:textId="77777777" w:rsidTr="00A258B6">
        <w:trPr>
          <w:jc w:val="center"/>
        </w:trPr>
        <w:tc>
          <w:tcPr>
            <w:tcW w:w="1728" w:type="dxa"/>
          </w:tcPr>
          <w:p w14:paraId="3DE82CF3" w14:textId="77777777" w:rsidR="007A1F44" w:rsidRPr="00977EA3" w:rsidRDefault="007A1F44" w:rsidP="00A258B6">
            <w:pPr>
              <w:pStyle w:val="TableEntry"/>
              <w:rPr>
                <w:noProof w:val="0"/>
              </w:rPr>
            </w:pPr>
            <w:r w:rsidRPr="00977EA3">
              <w:rPr>
                <w:noProof w:val="0"/>
              </w:rPr>
              <w:t>O</w:t>
            </w:r>
          </w:p>
        </w:tc>
        <w:tc>
          <w:tcPr>
            <w:tcW w:w="2520" w:type="dxa"/>
          </w:tcPr>
          <w:p w14:paraId="0F114CDC" w14:textId="77777777" w:rsidR="007A1F44" w:rsidRPr="00977EA3" w:rsidRDefault="007A1F44" w:rsidP="00A258B6">
            <w:pPr>
              <w:pStyle w:val="TableEntry"/>
              <w:rPr>
                <w:noProof w:val="0"/>
              </w:rPr>
            </w:pPr>
            <w:r w:rsidRPr="00977EA3">
              <w:rPr>
                <w:noProof w:val="0"/>
              </w:rPr>
              <w:t>Other</w:t>
            </w:r>
          </w:p>
        </w:tc>
        <w:tc>
          <w:tcPr>
            <w:tcW w:w="3870" w:type="dxa"/>
          </w:tcPr>
          <w:p w14:paraId="25BE3A96" w14:textId="77777777" w:rsidR="007A1F44" w:rsidRPr="00977EA3" w:rsidRDefault="007A1F44" w:rsidP="00A258B6">
            <w:pPr>
              <w:pStyle w:val="TableEntry"/>
              <w:rPr>
                <w:noProof w:val="0"/>
              </w:rPr>
            </w:pPr>
          </w:p>
        </w:tc>
      </w:tr>
      <w:tr w:rsidR="007A1F44" w:rsidRPr="00977EA3" w14:paraId="1BF8456F" w14:textId="77777777" w:rsidTr="00A258B6">
        <w:trPr>
          <w:jc w:val="center"/>
        </w:trPr>
        <w:tc>
          <w:tcPr>
            <w:tcW w:w="1728" w:type="dxa"/>
          </w:tcPr>
          <w:p w14:paraId="0D022EA9" w14:textId="77777777" w:rsidR="007A1F44" w:rsidRPr="00977EA3" w:rsidRDefault="007A1F44" w:rsidP="00A258B6">
            <w:pPr>
              <w:pStyle w:val="TableEntry"/>
              <w:rPr>
                <w:noProof w:val="0"/>
              </w:rPr>
            </w:pPr>
            <w:r w:rsidRPr="00977EA3">
              <w:rPr>
                <w:noProof w:val="0"/>
              </w:rPr>
              <w:t>U</w:t>
            </w:r>
          </w:p>
        </w:tc>
        <w:tc>
          <w:tcPr>
            <w:tcW w:w="2520" w:type="dxa"/>
          </w:tcPr>
          <w:p w14:paraId="27C4BDEC" w14:textId="77777777" w:rsidR="007A1F44" w:rsidRPr="00977EA3" w:rsidRDefault="007A1F44" w:rsidP="00A258B6">
            <w:pPr>
              <w:pStyle w:val="TableEntry"/>
              <w:rPr>
                <w:noProof w:val="0"/>
              </w:rPr>
            </w:pPr>
            <w:r w:rsidRPr="00977EA3">
              <w:rPr>
                <w:noProof w:val="0"/>
              </w:rPr>
              <w:t>Unknown</w:t>
            </w:r>
          </w:p>
        </w:tc>
        <w:tc>
          <w:tcPr>
            <w:tcW w:w="3870" w:type="dxa"/>
          </w:tcPr>
          <w:p w14:paraId="41B6C6E0" w14:textId="77777777" w:rsidR="007A1F44" w:rsidRPr="00977EA3" w:rsidRDefault="007A1F44" w:rsidP="00A258B6">
            <w:pPr>
              <w:pStyle w:val="TableEntry"/>
              <w:rPr>
                <w:noProof w:val="0"/>
              </w:rPr>
            </w:pPr>
          </w:p>
        </w:tc>
      </w:tr>
      <w:tr w:rsidR="007A1F44" w:rsidRPr="00977EA3" w14:paraId="767C2C2F" w14:textId="77777777" w:rsidTr="00A258B6">
        <w:trPr>
          <w:jc w:val="center"/>
        </w:trPr>
        <w:tc>
          <w:tcPr>
            <w:tcW w:w="1728" w:type="dxa"/>
          </w:tcPr>
          <w:p w14:paraId="1E8C86CC" w14:textId="77777777" w:rsidR="007A1F44" w:rsidRPr="00977EA3" w:rsidRDefault="007A1F44" w:rsidP="00A258B6">
            <w:pPr>
              <w:pStyle w:val="TableEntry"/>
              <w:rPr>
                <w:noProof w:val="0"/>
              </w:rPr>
            </w:pPr>
            <w:r w:rsidRPr="00977EA3">
              <w:rPr>
                <w:noProof w:val="0"/>
              </w:rPr>
              <w:t>A</w:t>
            </w:r>
          </w:p>
        </w:tc>
        <w:tc>
          <w:tcPr>
            <w:tcW w:w="2520" w:type="dxa"/>
          </w:tcPr>
          <w:p w14:paraId="101C00ED" w14:textId="77777777" w:rsidR="007A1F44" w:rsidRPr="00977EA3" w:rsidRDefault="007A1F44" w:rsidP="00A258B6">
            <w:pPr>
              <w:pStyle w:val="TableEntry"/>
              <w:rPr>
                <w:noProof w:val="0"/>
              </w:rPr>
            </w:pPr>
            <w:r w:rsidRPr="00977EA3">
              <w:rPr>
                <w:noProof w:val="0"/>
              </w:rPr>
              <w:t>Ambiguous</w:t>
            </w:r>
          </w:p>
        </w:tc>
        <w:tc>
          <w:tcPr>
            <w:tcW w:w="3870" w:type="dxa"/>
          </w:tcPr>
          <w:p w14:paraId="1D5C3C25" w14:textId="77777777" w:rsidR="007A1F44" w:rsidRPr="00977EA3" w:rsidRDefault="007A1F44" w:rsidP="00A258B6">
            <w:pPr>
              <w:pStyle w:val="TableEntry"/>
              <w:rPr>
                <w:noProof w:val="0"/>
              </w:rPr>
            </w:pPr>
          </w:p>
        </w:tc>
      </w:tr>
      <w:tr w:rsidR="007A1F44" w:rsidRPr="00977EA3" w14:paraId="7A602151" w14:textId="77777777" w:rsidTr="00A258B6">
        <w:trPr>
          <w:jc w:val="center"/>
        </w:trPr>
        <w:tc>
          <w:tcPr>
            <w:tcW w:w="1728" w:type="dxa"/>
          </w:tcPr>
          <w:p w14:paraId="14B7F1A0" w14:textId="77777777" w:rsidR="007A1F44" w:rsidRPr="00977EA3" w:rsidRDefault="007A1F44" w:rsidP="00A258B6">
            <w:pPr>
              <w:pStyle w:val="TableEntry"/>
              <w:rPr>
                <w:noProof w:val="0"/>
              </w:rPr>
            </w:pPr>
            <w:r w:rsidRPr="00977EA3">
              <w:rPr>
                <w:noProof w:val="0"/>
              </w:rPr>
              <w:t>N</w:t>
            </w:r>
          </w:p>
        </w:tc>
        <w:tc>
          <w:tcPr>
            <w:tcW w:w="2520" w:type="dxa"/>
          </w:tcPr>
          <w:p w14:paraId="6FBD45FD" w14:textId="77777777" w:rsidR="007A1F44" w:rsidRPr="00977EA3" w:rsidRDefault="007A1F44" w:rsidP="00A258B6">
            <w:pPr>
              <w:pStyle w:val="TableEntry"/>
              <w:rPr>
                <w:noProof w:val="0"/>
              </w:rPr>
            </w:pPr>
            <w:r w:rsidRPr="00977EA3">
              <w:rPr>
                <w:noProof w:val="0"/>
              </w:rPr>
              <w:t>Not applicable</w:t>
            </w:r>
          </w:p>
        </w:tc>
        <w:tc>
          <w:tcPr>
            <w:tcW w:w="3870" w:type="dxa"/>
          </w:tcPr>
          <w:p w14:paraId="4B32E3F6" w14:textId="77777777" w:rsidR="007A1F44" w:rsidRPr="00977EA3" w:rsidRDefault="007A1F44" w:rsidP="00A258B6">
            <w:pPr>
              <w:pStyle w:val="TableEntry"/>
              <w:rPr>
                <w:noProof w:val="0"/>
              </w:rPr>
            </w:pPr>
          </w:p>
        </w:tc>
      </w:tr>
    </w:tbl>
    <w:p w14:paraId="54EB0F2B" w14:textId="77777777" w:rsidR="007A1F44" w:rsidRPr="00977EA3" w:rsidRDefault="007A1F44" w:rsidP="00CF2883">
      <w:pPr>
        <w:pStyle w:val="Corpotesto"/>
      </w:pPr>
    </w:p>
    <w:p w14:paraId="58B1D071" w14:textId="67DDD75D" w:rsidR="007A1F44" w:rsidRPr="00977EA3" w:rsidRDefault="007A1F44" w:rsidP="00995A50">
      <w:pPr>
        <w:pStyle w:val="Corpotesto"/>
      </w:pPr>
      <w:r w:rsidRPr="00977EA3">
        <w:rPr>
          <w:b/>
          <w:bCs/>
        </w:rPr>
        <w:t>PID-10 – Race (CE)</w:t>
      </w:r>
      <w:r w:rsidRPr="00977EA3">
        <w:t>, optional: The patient race is information of critical medical importance in practices such as imaging. Therefore this information shall be present if known, except where prohibited. For example, France prohibits inclusion of Patient Race.</w:t>
      </w:r>
    </w:p>
    <w:p w14:paraId="38966780" w14:textId="77777777" w:rsidR="007A1F44" w:rsidRPr="00977EA3" w:rsidRDefault="007A1F44" w:rsidP="00D372D5">
      <w:pPr>
        <w:pStyle w:val="Corpotesto"/>
      </w:pPr>
      <w:r w:rsidRPr="00977EA3">
        <w:rPr>
          <w:b/>
          <w:bCs/>
        </w:rPr>
        <w:t>PID-11 – Patient Address (XAD)</w:t>
      </w:r>
      <w:r w:rsidRPr="00977EA3">
        <w:t>, conditional:</w:t>
      </w:r>
    </w:p>
    <w:p w14:paraId="7D0D7B47" w14:textId="77777777" w:rsidR="007A1F44" w:rsidRPr="00977EA3" w:rsidRDefault="007A1F44" w:rsidP="003462A5">
      <w:pPr>
        <w:pStyle w:val="Corpotesto"/>
      </w:pPr>
      <w:r w:rsidRPr="00977EA3">
        <w:t>Condition predicate:</w:t>
      </w:r>
    </w:p>
    <w:p w14:paraId="093F5493" w14:textId="21AF578F" w:rsidR="008E3CF3" w:rsidRPr="00977EA3" w:rsidRDefault="007A1F44" w:rsidP="00EC243F">
      <w:pPr>
        <w:pStyle w:val="Puntoelenco2"/>
      </w:pPr>
      <w:r w:rsidRPr="00977EA3">
        <w:t xml:space="preserve">This field is required if available (if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w:t>
      </w:r>
    </w:p>
    <w:p w14:paraId="5D9C2F97" w14:textId="77777777" w:rsidR="008E3CF3" w:rsidRPr="00977EA3" w:rsidRDefault="007A1F44" w:rsidP="00EC243F">
      <w:pPr>
        <w:pStyle w:val="Puntoelenco2"/>
      </w:pPr>
      <w:r w:rsidRPr="00977EA3">
        <w:t>In all other messages, it is optional.</w:t>
      </w:r>
    </w:p>
    <w:p w14:paraId="4BDAA9CB" w14:textId="77777777" w:rsidR="007A1F44" w:rsidRPr="00977EA3" w:rsidRDefault="007A1F44" w:rsidP="004B26D6">
      <w:pPr>
        <w:pStyle w:val="Corpotesto"/>
      </w:pPr>
      <w:r w:rsidRPr="00977EA3">
        <w:rPr>
          <w:b/>
        </w:rPr>
        <w:t>PID-13 – Home Phone Number (XTN</w:t>
      </w:r>
      <w:r w:rsidRPr="00977EA3">
        <w:t>), conditional.</w:t>
      </w:r>
    </w:p>
    <w:p w14:paraId="1EB0A6D7" w14:textId="77777777" w:rsidR="007A1F44" w:rsidRPr="00977EA3" w:rsidRDefault="007A1F44" w:rsidP="004B26D6">
      <w:pPr>
        <w:pStyle w:val="Corpotesto"/>
      </w:pPr>
      <w:r w:rsidRPr="00977EA3">
        <w:t>Condition predicate:</w:t>
      </w:r>
    </w:p>
    <w:p w14:paraId="79FD54A1" w14:textId="77777777" w:rsidR="007A1F44" w:rsidRPr="00977EA3" w:rsidRDefault="007A1F44" w:rsidP="004B26D6">
      <w:pPr>
        <w:pStyle w:val="Corpotesto"/>
      </w:pPr>
      <w:r w:rsidRPr="00977EA3">
        <w:t>This field is required if known for the Pediatrics Demographic Option. It serves to help locate records when other demographic data and search criteria are not exactly the same.</w:t>
      </w:r>
    </w:p>
    <w:p w14:paraId="06A48C1E" w14:textId="449BF675" w:rsidR="007A1F44" w:rsidRPr="00977EA3" w:rsidRDefault="007A1F44" w:rsidP="003462A5">
      <w:pPr>
        <w:pStyle w:val="Corpotesto"/>
      </w:pPr>
      <w:r w:rsidRPr="00977EA3">
        <w:rPr>
          <w:b/>
          <w:bCs/>
        </w:rPr>
        <w:t>PID-18 – Patient Account Number (CX)</w:t>
      </w:r>
      <w:r w:rsidR="00E969A9" w:rsidRPr="00977EA3">
        <w:t>,</w:t>
      </w:r>
      <w:r w:rsidRPr="00977EA3">
        <w:t xml:space="preserve"> Conditional.</w:t>
      </w:r>
    </w:p>
    <w:p w14:paraId="71A01677" w14:textId="77777777" w:rsidR="007A1F44" w:rsidRPr="00977EA3" w:rsidRDefault="007A1F44" w:rsidP="00CA12D9">
      <w:pPr>
        <w:pStyle w:val="Corpotesto"/>
      </w:pPr>
      <w:r w:rsidRPr="00977EA3">
        <w:t>HL7 Definition: This field contains the patient account number assigned by accounting to which all charges, payments, etc., are recorded. It is used to identify the patient’s account.</w:t>
      </w:r>
    </w:p>
    <w:p w14:paraId="258ABC95" w14:textId="77777777" w:rsidR="007A1F44" w:rsidRPr="00977EA3" w:rsidRDefault="007A1F44" w:rsidP="00CA12D9">
      <w:pPr>
        <w:pStyle w:val="Corpotesto"/>
      </w:pPr>
      <w:r w:rsidRPr="00977EA3">
        <w:t xml:space="preserve">Relationship to encounter: A patient account can span more than one enterprise encounter. </w:t>
      </w:r>
    </w:p>
    <w:p w14:paraId="56716297" w14:textId="62DA0E47" w:rsidR="007A1F44" w:rsidRPr="00977EA3" w:rsidRDefault="007A1F44" w:rsidP="00CA12D9">
      <w:pPr>
        <w:pStyle w:val="Corpotesto"/>
      </w:pPr>
      <w:r w:rsidRPr="00977EA3">
        <w:lastRenderedPageBreak/>
        <w:t xml:space="preserve">Condition predicate: At least one of the fields PID-18 “Patient Account Number” or PV1-19 “Visit Number” shall be valued in the messages of transaction </w:t>
      </w:r>
      <w:r w:rsidR="005376AC" w:rsidRPr="00977EA3">
        <w:t>[</w:t>
      </w:r>
      <w:r w:rsidRPr="00977EA3">
        <w:t>ITI-31</w:t>
      </w:r>
      <w:r w:rsidR="005376AC" w:rsidRPr="00977EA3">
        <w:t>]</w:t>
      </w:r>
      <w:r w:rsidRPr="00977EA3">
        <w:t xml:space="preserve"> that use the PV1 segment. Additional requirements for the presence of value in these fields may be documented in national extensions of this transaction.</w:t>
      </w:r>
    </w:p>
    <w:p w14:paraId="56E0191D" w14:textId="77777777" w:rsidR="007A1F44" w:rsidRPr="00977EA3" w:rsidRDefault="007A1F44" w:rsidP="004B26D6">
      <w:pPr>
        <w:pStyle w:val="Corpotesto"/>
      </w:pPr>
      <w:r w:rsidRPr="00977EA3">
        <w:rPr>
          <w:b/>
        </w:rPr>
        <w:t>PID-24 – Multiple Birth Indicator (ID),</w:t>
      </w:r>
      <w:r w:rsidRPr="00977EA3">
        <w:t xml:space="preserve"> conditional.</w:t>
      </w:r>
    </w:p>
    <w:p w14:paraId="6E305AB4" w14:textId="77777777" w:rsidR="007A1F44" w:rsidRPr="00977EA3" w:rsidRDefault="007A1F44" w:rsidP="004B26D6">
      <w:pPr>
        <w:pStyle w:val="Corpotesto"/>
      </w:pPr>
      <w:r w:rsidRPr="00977EA3">
        <w:t>Condition predicate:</w:t>
      </w:r>
    </w:p>
    <w:p w14:paraId="50149E2E" w14:textId="77777777" w:rsidR="007A1F44" w:rsidRPr="00977EA3" w:rsidRDefault="007A1F44" w:rsidP="00CA12D9">
      <w:pPr>
        <w:pStyle w:val="Corpotesto"/>
      </w:pPr>
      <w:r w:rsidRPr="00977EA3">
        <w:t>This field is required if known for the Pediatrics Demographic Option. It serves to help avoid linking records for twins, which are often nearly identical.</w:t>
      </w:r>
    </w:p>
    <w:p w14:paraId="42052F0A" w14:textId="77777777" w:rsidR="007A1F44" w:rsidRPr="00977EA3" w:rsidRDefault="007A1F44" w:rsidP="004B26D6">
      <w:pPr>
        <w:pStyle w:val="Corpotesto"/>
      </w:pPr>
      <w:r w:rsidRPr="00977EA3">
        <w:rPr>
          <w:b/>
        </w:rPr>
        <w:t>PID-25 – Birth Order (NM),</w:t>
      </w:r>
      <w:r w:rsidRPr="00977EA3">
        <w:t xml:space="preserve"> conditional.</w:t>
      </w:r>
    </w:p>
    <w:p w14:paraId="5BEA74CA" w14:textId="77777777" w:rsidR="007A1F44" w:rsidRPr="00977EA3" w:rsidRDefault="007A1F44" w:rsidP="004B26D6">
      <w:pPr>
        <w:pStyle w:val="Corpotesto"/>
      </w:pPr>
      <w:r w:rsidRPr="00977EA3">
        <w:t>Condition predicate:</w:t>
      </w:r>
    </w:p>
    <w:p w14:paraId="4C8F4146" w14:textId="77777777" w:rsidR="007A1F44" w:rsidRPr="00977EA3" w:rsidRDefault="007A1F44" w:rsidP="004B26D6">
      <w:pPr>
        <w:pStyle w:val="Corpotesto"/>
      </w:pPr>
      <w:r w:rsidRPr="00977EA3">
        <w:t>This field is required if known for the Pediatrics Demographic Option. It serves to help avoid linking records for twins, which are often nearly identical.</w:t>
      </w:r>
    </w:p>
    <w:p w14:paraId="2EC7F6BE" w14:textId="77777777" w:rsidR="007A1F44" w:rsidRPr="00977EA3" w:rsidRDefault="007A1F44" w:rsidP="003462A5">
      <w:pPr>
        <w:pStyle w:val="Corpotesto"/>
      </w:pPr>
      <w:r w:rsidRPr="00977EA3">
        <w:rPr>
          <w:b/>
          <w:bCs/>
        </w:rPr>
        <w:t>PID-29 – Patient Death Date and Time (TS)</w:t>
      </w:r>
      <w:r w:rsidRPr="00977EA3">
        <w:t>, conditional:</w:t>
      </w:r>
    </w:p>
    <w:p w14:paraId="4851A878" w14:textId="77777777" w:rsidR="007A1F44" w:rsidRPr="00977EA3" w:rsidRDefault="007A1F44" w:rsidP="003462A5">
      <w:pPr>
        <w:pStyle w:val="Corpotesto"/>
      </w:pPr>
      <w:r w:rsidRPr="00977EA3">
        <w:t>Condition predicate:</w:t>
      </w:r>
    </w:p>
    <w:p w14:paraId="7FB8EE70" w14:textId="1C2E70EB" w:rsidR="008E3CF3" w:rsidRPr="00977EA3" w:rsidRDefault="007A1F44" w:rsidP="00EC243F">
      <w:pPr>
        <w:pStyle w:val="Puntoelenco2"/>
      </w:pPr>
      <w:r w:rsidRPr="00977EA3">
        <w:t xml:space="preserve">This field is required in the Patient Discharge message of transaction </w:t>
      </w:r>
      <w:r w:rsidR="005376AC" w:rsidRPr="00977EA3">
        <w:t>[</w:t>
      </w:r>
      <w:r w:rsidRPr="00977EA3">
        <w:t>ITI-31</w:t>
      </w:r>
      <w:r w:rsidR="005376AC" w:rsidRPr="00977EA3">
        <w:t>]</w:t>
      </w:r>
      <w:r w:rsidR="00A52336" w:rsidRPr="00977EA3">
        <w:t xml:space="preserve"> if</w:t>
      </w:r>
      <w:r w:rsidRPr="00977EA3">
        <w:t xml:space="preserve"> the encounter is terminated by the patient’s death and the death date is known. It provides the date/time of the patient’s death.</w:t>
      </w:r>
    </w:p>
    <w:p w14:paraId="74A03FA3" w14:textId="77777777" w:rsidR="008E3CF3" w:rsidRPr="00977EA3" w:rsidRDefault="007A1F44" w:rsidP="00EC243F">
      <w:pPr>
        <w:pStyle w:val="Puntoelenco2"/>
      </w:pPr>
      <w:r w:rsidRPr="00977EA3">
        <w:t>In all other Patient Discharge messages, it shall not be populated.</w:t>
      </w:r>
    </w:p>
    <w:p w14:paraId="42B64148" w14:textId="77777777" w:rsidR="007A1F44" w:rsidRPr="00977EA3" w:rsidRDefault="007A1F44">
      <w:r w:rsidRPr="00977EA3">
        <w:rPr>
          <w:b/>
          <w:bCs/>
        </w:rPr>
        <w:t>PID-30 – Patient Death Indicator (ID)</w:t>
      </w:r>
      <w:r w:rsidRPr="00977EA3">
        <w:t>, conditional:</w:t>
      </w:r>
    </w:p>
    <w:p w14:paraId="64F344BD" w14:textId="77777777" w:rsidR="007A1F44" w:rsidRPr="00977EA3" w:rsidRDefault="007A1F44">
      <w:r w:rsidRPr="00977EA3">
        <w:t>Condition predicate:</w:t>
      </w:r>
    </w:p>
    <w:p w14:paraId="63A101D7" w14:textId="0DCF9D47" w:rsidR="008E3CF3" w:rsidRPr="00977EA3" w:rsidRDefault="007A1F44" w:rsidP="00EC243F">
      <w:pPr>
        <w:pStyle w:val="Puntoelenco2"/>
      </w:pPr>
      <w:r w:rsidRPr="00977EA3">
        <w:t xml:space="preserve">This field is required to be populated with value “Y” in the Patient Discharge message of </w:t>
      </w:r>
      <w:r w:rsidR="00E77430" w:rsidRPr="00977EA3">
        <w:t xml:space="preserve">transaction </w:t>
      </w:r>
      <w:r w:rsidR="005376AC" w:rsidRPr="00977EA3">
        <w:t>[</w:t>
      </w:r>
      <w:r w:rsidR="00E77430" w:rsidRPr="00977EA3">
        <w:t>ITI</w:t>
      </w:r>
      <w:r w:rsidRPr="00977EA3">
        <w:t>-31</w:t>
      </w:r>
      <w:r w:rsidR="005376AC" w:rsidRPr="00977EA3">
        <w:t>]</w:t>
      </w:r>
      <w:r w:rsidRPr="00977EA3">
        <w:t xml:space="preserve"> when the encounter is terminated by the patient’s death.</w:t>
      </w:r>
    </w:p>
    <w:p w14:paraId="32D0869F" w14:textId="77777777" w:rsidR="008E3CF3" w:rsidRPr="00977EA3" w:rsidRDefault="007A1F44" w:rsidP="00EC243F">
      <w:pPr>
        <w:pStyle w:val="Puntoelenco2"/>
      </w:pPr>
      <w:r w:rsidRPr="00977EA3">
        <w:t>Otherwise it is optional.</w:t>
      </w:r>
    </w:p>
    <w:p w14:paraId="04C962B9" w14:textId="04DBA07B" w:rsidR="007A1F44" w:rsidRPr="00977EA3" w:rsidRDefault="007A1F44">
      <w:r w:rsidRPr="00977EA3">
        <w:rPr>
          <w:b/>
          <w:bCs/>
        </w:rPr>
        <w:t>PID-31 – Identity Unknown Indicator</w:t>
      </w:r>
      <w:r w:rsidR="00952DDA" w:rsidRPr="00977EA3">
        <w:rPr>
          <w:b/>
          <w:bCs/>
        </w:rPr>
        <w:t xml:space="preserve"> </w:t>
      </w:r>
      <w:r w:rsidRPr="00977EA3">
        <w:rPr>
          <w:b/>
          <w:bCs/>
        </w:rPr>
        <w:t>(ID)</w:t>
      </w:r>
      <w:r w:rsidRPr="00977EA3">
        <w:t>, conditional:</w:t>
      </w:r>
    </w:p>
    <w:p w14:paraId="3CDD0855" w14:textId="77777777" w:rsidR="007A1F44" w:rsidRPr="00977EA3" w:rsidRDefault="007A1F44">
      <w:r w:rsidRPr="00977EA3">
        <w:t>Condition predicate:</w:t>
      </w:r>
    </w:p>
    <w:p w14:paraId="06957668" w14:textId="163CE7C7" w:rsidR="008E3CF3" w:rsidRPr="00977EA3" w:rsidRDefault="007A1F44" w:rsidP="00EC243F">
      <w:pPr>
        <w:pStyle w:val="Puntoelenco2"/>
      </w:pPr>
      <w:r w:rsidRPr="00977EA3">
        <w:t xml:space="preserve">This field is required if available (i.e.,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 xml:space="preserve">), update patient demographics in the context of an encounter (A08 in </w:t>
      </w:r>
      <w:r w:rsidR="005376AC" w:rsidRPr="00977EA3">
        <w:t>[</w:t>
      </w:r>
      <w:r w:rsidRPr="00977EA3">
        <w:t>ITI-31</w:t>
      </w:r>
      <w:r w:rsidR="005376AC" w:rsidRPr="00977EA3">
        <w:t>]</w:t>
      </w:r>
      <w:r w:rsidRPr="00977EA3">
        <w:t xml:space="preserve">). </w:t>
      </w:r>
    </w:p>
    <w:p w14:paraId="2EEC18DF" w14:textId="77777777" w:rsidR="008E3CF3" w:rsidRPr="00977EA3" w:rsidRDefault="007A1F44" w:rsidP="00EC243F">
      <w:pPr>
        <w:pStyle w:val="Puntoelenco2"/>
      </w:pPr>
      <w:r w:rsidRPr="00977EA3">
        <w:t>In all other messages, it is optional.</w:t>
      </w:r>
    </w:p>
    <w:p w14:paraId="3282F97B" w14:textId="77777777" w:rsidR="007A1F44" w:rsidRPr="00977EA3" w:rsidRDefault="007A1F44">
      <w:r w:rsidRPr="00977EA3">
        <w:t xml:space="preserve">The possible values are “Y”, and “N” which is the default. </w:t>
      </w:r>
    </w:p>
    <w:p w14:paraId="65A9AEAF" w14:textId="77777777" w:rsidR="007A1F44" w:rsidRPr="00977EA3" w:rsidRDefault="007A1F44">
      <w:r w:rsidRPr="00977EA3">
        <w:t>The value “Y” means that the patient identity is unknown. In this case the field PID-3 shall contain one single patient identifier, which is a temporary identifier, and the field PID-32 will contain the value “AL” indicating that the patient name is an alias.</w:t>
      </w:r>
    </w:p>
    <w:p w14:paraId="399F68F5" w14:textId="78A842FB" w:rsidR="007A1F44" w:rsidRPr="00977EA3" w:rsidRDefault="007A1F44">
      <w:r w:rsidRPr="00977EA3">
        <w:rPr>
          <w:b/>
          <w:bCs/>
        </w:rPr>
        <w:t>PID-32 – Identity Reliability Code</w:t>
      </w:r>
      <w:r w:rsidR="00952DDA" w:rsidRPr="00977EA3">
        <w:rPr>
          <w:b/>
          <w:bCs/>
        </w:rPr>
        <w:t xml:space="preserve"> </w:t>
      </w:r>
      <w:r w:rsidRPr="00977EA3">
        <w:rPr>
          <w:b/>
          <w:bCs/>
        </w:rPr>
        <w:t>(IS)</w:t>
      </w:r>
      <w:r w:rsidRPr="00977EA3">
        <w:t>, conditional:</w:t>
      </w:r>
    </w:p>
    <w:p w14:paraId="338A62BC" w14:textId="77777777" w:rsidR="007A1F44" w:rsidRPr="00977EA3" w:rsidRDefault="007A1F44">
      <w:r w:rsidRPr="00977EA3">
        <w:lastRenderedPageBreak/>
        <w:t>Condition predicate:</w:t>
      </w:r>
    </w:p>
    <w:p w14:paraId="5EFA9711" w14:textId="57CCE74C" w:rsidR="008E3CF3" w:rsidRPr="00977EA3" w:rsidRDefault="007A1F44" w:rsidP="00EC243F">
      <w:pPr>
        <w:pStyle w:val="Puntoelenco2"/>
      </w:pPr>
      <w:r w:rsidRPr="00977EA3">
        <w:t xml:space="preserve">This field is required if available (i.e.,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 xml:space="preserve">) , update patient demographics in the context of an encounter (A08 in </w:t>
      </w:r>
      <w:r w:rsidR="005376AC" w:rsidRPr="00977EA3">
        <w:t>[</w:t>
      </w:r>
      <w:r w:rsidRPr="00977EA3">
        <w:t>ITI-31</w:t>
      </w:r>
      <w:r w:rsidR="005376AC" w:rsidRPr="00977EA3">
        <w:t>]</w:t>
      </w:r>
      <w:r w:rsidRPr="00977EA3">
        <w:t xml:space="preserve">). </w:t>
      </w:r>
    </w:p>
    <w:p w14:paraId="4E826009" w14:textId="77777777" w:rsidR="008E3CF3" w:rsidRPr="00977EA3" w:rsidRDefault="007A1F44" w:rsidP="00EC243F">
      <w:pPr>
        <w:pStyle w:val="Puntoelenco2"/>
      </w:pPr>
      <w:r w:rsidRPr="00977EA3">
        <w:t>In all other messages, it is optional.</w:t>
      </w:r>
    </w:p>
    <w:p w14:paraId="0FF4CBC1" w14:textId="6A1E8F24" w:rsidR="007A1F44" w:rsidRPr="00977EA3" w:rsidRDefault="007A1F44" w:rsidP="003462A5">
      <w:r w:rsidRPr="00977EA3">
        <w:t>The field is repeatable. The possible values are taken from HL7 user-defined Table 0445:</w:t>
      </w:r>
    </w:p>
    <w:p w14:paraId="3D3954B3" w14:textId="77777777" w:rsidR="007A1F44" w:rsidRPr="00977EA3" w:rsidRDefault="007A1F44" w:rsidP="00EE77F1">
      <w:pPr>
        <w:pStyle w:val="TableTitle"/>
        <w:rPr>
          <w:noProof w:val="0"/>
        </w:rPr>
      </w:pPr>
      <w:r w:rsidRPr="00977EA3">
        <w:rPr>
          <w:noProof w:val="0"/>
        </w:rPr>
        <w:t>User-defined Table 0445: Identity Reliability Code</w:t>
      </w:r>
      <w:r w:rsidR="007F429B" w:rsidRPr="00977EA3">
        <w:rPr>
          <w:noProof w:val="0"/>
        </w:rPr>
        <w:fldChar w:fldCharType="begin"/>
      </w:r>
      <w:r w:rsidRPr="00977EA3">
        <w:rPr>
          <w:noProof w:val="0"/>
        </w:rPr>
        <w:instrText>xe "User-defined Table 0445 - Identity Reliability Code"</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0"/>
        <w:gridCol w:w="3080"/>
        <w:gridCol w:w="4394"/>
      </w:tblGrid>
      <w:tr w:rsidR="007A1F44" w:rsidRPr="00977EA3" w14:paraId="0CAA3C45" w14:textId="77777777" w:rsidTr="00CC316B">
        <w:trPr>
          <w:jc w:val="center"/>
        </w:trPr>
        <w:tc>
          <w:tcPr>
            <w:tcW w:w="1000" w:type="dxa"/>
            <w:shd w:val="clear" w:color="auto" w:fill="D9D9D9"/>
          </w:tcPr>
          <w:p w14:paraId="5B732999" w14:textId="77777777" w:rsidR="007A1F44" w:rsidRPr="00977EA3" w:rsidRDefault="007A1F44" w:rsidP="00A063AC">
            <w:pPr>
              <w:pStyle w:val="TableEntryHeader"/>
              <w:rPr>
                <w:noProof w:val="0"/>
              </w:rPr>
            </w:pPr>
            <w:r w:rsidRPr="00977EA3">
              <w:rPr>
                <w:noProof w:val="0"/>
              </w:rPr>
              <w:t>Value</w:t>
            </w:r>
          </w:p>
        </w:tc>
        <w:tc>
          <w:tcPr>
            <w:tcW w:w="3080" w:type="dxa"/>
            <w:shd w:val="clear" w:color="auto" w:fill="D9D9D9"/>
          </w:tcPr>
          <w:p w14:paraId="6C0FB2DD" w14:textId="77777777" w:rsidR="007A1F44" w:rsidRPr="00977EA3" w:rsidRDefault="007A1F44" w:rsidP="00A53067">
            <w:pPr>
              <w:pStyle w:val="TableEntryHeader"/>
              <w:rPr>
                <w:noProof w:val="0"/>
              </w:rPr>
            </w:pPr>
            <w:r w:rsidRPr="00977EA3">
              <w:rPr>
                <w:noProof w:val="0"/>
              </w:rPr>
              <w:t>Description</w:t>
            </w:r>
          </w:p>
        </w:tc>
        <w:tc>
          <w:tcPr>
            <w:tcW w:w="4394" w:type="dxa"/>
            <w:shd w:val="clear" w:color="auto" w:fill="D9D9D9"/>
          </w:tcPr>
          <w:p w14:paraId="314DB1C9" w14:textId="77777777" w:rsidR="007A1F44" w:rsidRPr="00977EA3" w:rsidRDefault="007A1F44" w:rsidP="00A53067">
            <w:pPr>
              <w:pStyle w:val="TableEntryHeader"/>
              <w:rPr>
                <w:noProof w:val="0"/>
              </w:rPr>
            </w:pPr>
            <w:r w:rsidRPr="00977EA3">
              <w:rPr>
                <w:noProof w:val="0"/>
              </w:rPr>
              <w:t>Comment (added by IHE for this profile)</w:t>
            </w:r>
          </w:p>
        </w:tc>
      </w:tr>
      <w:tr w:rsidR="007A1F44" w:rsidRPr="00977EA3" w14:paraId="728A0BF2" w14:textId="77777777" w:rsidTr="00CC316B">
        <w:trPr>
          <w:jc w:val="center"/>
        </w:trPr>
        <w:tc>
          <w:tcPr>
            <w:tcW w:w="1000" w:type="dxa"/>
          </w:tcPr>
          <w:p w14:paraId="79D6EB25" w14:textId="77777777" w:rsidR="007A1F44" w:rsidRPr="00977EA3" w:rsidRDefault="007A1F44">
            <w:pPr>
              <w:pStyle w:val="TableEntry"/>
              <w:rPr>
                <w:rStyle w:val="Numeropagina"/>
                <w:noProof w:val="0"/>
              </w:rPr>
            </w:pPr>
            <w:r w:rsidRPr="00977EA3">
              <w:rPr>
                <w:rStyle w:val="Numeropagina"/>
                <w:noProof w:val="0"/>
              </w:rPr>
              <w:t>AL</w:t>
            </w:r>
          </w:p>
        </w:tc>
        <w:tc>
          <w:tcPr>
            <w:tcW w:w="3080" w:type="dxa"/>
          </w:tcPr>
          <w:p w14:paraId="4507E09A" w14:textId="77777777" w:rsidR="007A1F44" w:rsidRPr="00977EA3" w:rsidRDefault="007A1F44">
            <w:pPr>
              <w:pStyle w:val="TableEntry"/>
              <w:rPr>
                <w:noProof w:val="0"/>
              </w:rPr>
            </w:pPr>
            <w:r w:rsidRPr="00977EA3">
              <w:rPr>
                <w:noProof w:val="0"/>
              </w:rPr>
              <w:t>Patient/Person Name is an Alias</w:t>
            </w:r>
          </w:p>
        </w:tc>
        <w:tc>
          <w:tcPr>
            <w:tcW w:w="4394" w:type="dxa"/>
          </w:tcPr>
          <w:p w14:paraId="5A405F04" w14:textId="77777777" w:rsidR="007A1F44" w:rsidRPr="00977EA3" w:rsidRDefault="007A1F44">
            <w:pPr>
              <w:pStyle w:val="TableEntry"/>
              <w:rPr>
                <w:rStyle w:val="Numeropagina"/>
                <w:noProof w:val="0"/>
              </w:rPr>
            </w:pPr>
            <w:r w:rsidRPr="00977EA3">
              <w:rPr>
                <w:rStyle w:val="Numeropagina"/>
                <w:noProof w:val="0"/>
              </w:rPr>
              <w:t>Used in case of an unidentified patient (e.g., trauma case)</w:t>
            </w:r>
          </w:p>
        </w:tc>
      </w:tr>
    </w:tbl>
    <w:p w14:paraId="34F9278B" w14:textId="77777777" w:rsidR="007A1F44" w:rsidRPr="00977EA3" w:rsidRDefault="007A1F44" w:rsidP="00CF2883">
      <w:pPr>
        <w:pStyle w:val="Corpotesto"/>
      </w:pPr>
    </w:p>
    <w:p w14:paraId="556ED73C" w14:textId="316650F0" w:rsidR="007A1F44" w:rsidRPr="00977EA3" w:rsidRDefault="007A1F44">
      <w:r w:rsidRPr="00977EA3">
        <w:rPr>
          <w:b/>
          <w:bCs/>
        </w:rPr>
        <w:t>PID-33 – Last Update Date/Time</w:t>
      </w:r>
      <w:r w:rsidR="00952DDA" w:rsidRPr="00977EA3">
        <w:rPr>
          <w:b/>
          <w:bCs/>
        </w:rPr>
        <w:t xml:space="preserve"> </w:t>
      </w:r>
      <w:r w:rsidRPr="00977EA3">
        <w:rPr>
          <w:b/>
          <w:bCs/>
        </w:rPr>
        <w:t>(TS)</w:t>
      </w:r>
      <w:r w:rsidRPr="00977EA3">
        <w:t>, conditional:</w:t>
      </w:r>
    </w:p>
    <w:p w14:paraId="18440D8A" w14:textId="77777777" w:rsidR="007A1F44" w:rsidRPr="00977EA3" w:rsidRDefault="007A1F44">
      <w:r w:rsidRPr="00977EA3">
        <w:t xml:space="preserve">Condition predicate: </w:t>
      </w:r>
    </w:p>
    <w:p w14:paraId="05C81A76" w14:textId="0C890B85" w:rsidR="008E3CF3" w:rsidRPr="00977EA3" w:rsidRDefault="007A1F44" w:rsidP="00EC243F">
      <w:pPr>
        <w:pStyle w:val="Puntoelenco2"/>
      </w:pPr>
      <w:r w:rsidRPr="00977EA3">
        <w:t xml:space="preserve">This field is required if available (i.e., known to the sender) in the following messages: Creation of a new patient (A28 in </w:t>
      </w:r>
      <w:r w:rsidR="002B5CC9" w:rsidRPr="00977EA3">
        <w:t>[</w:t>
      </w:r>
      <w:r w:rsidRPr="00977EA3">
        <w:t>ITI-30</w:t>
      </w:r>
      <w:r w:rsidR="002B5CC9" w:rsidRPr="00977EA3">
        <w:t>]</w:t>
      </w:r>
      <w:r w:rsidRPr="00977EA3">
        <w:t xml:space="preserve">), inpatient admitted (A01 in </w:t>
      </w:r>
      <w:r w:rsidR="002B5CC9" w:rsidRPr="00977EA3">
        <w:t>[</w:t>
      </w:r>
      <w:r w:rsidRPr="00977EA3">
        <w:t>ITI-31</w:t>
      </w:r>
      <w:r w:rsidR="002B5CC9" w:rsidRPr="00977EA3">
        <w:t>]</w:t>
      </w:r>
      <w:r w:rsidRPr="00977EA3">
        <w:t xml:space="preserve">), registration of an outpatient (A04 in </w:t>
      </w:r>
      <w:r w:rsidR="002B5CC9" w:rsidRPr="00977EA3">
        <w:t>[</w:t>
      </w:r>
      <w:r w:rsidRPr="00977EA3">
        <w:t>ITI-31</w:t>
      </w:r>
      <w:r w:rsidR="002B5CC9" w:rsidRPr="00977EA3">
        <w:t>]</w:t>
      </w:r>
      <w:r w:rsidRPr="00977EA3">
        <w:t xml:space="preserve">), update patient demographics (A31 in </w:t>
      </w:r>
      <w:r w:rsidR="002B5CC9" w:rsidRPr="00977EA3">
        <w:t>[</w:t>
      </w:r>
      <w:r w:rsidRPr="00977EA3">
        <w:t>ITI-30</w:t>
      </w:r>
      <w:r w:rsidR="002B5CC9" w:rsidRPr="00977EA3">
        <w:t>]</w:t>
      </w:r>
      <w:r w:rsidRPr="00977EA3">
        <w:t xml:space="preserve">), update patient demographics in the context of an encounter (A08 in </w:t>
      </w:r>
      <w:r w:rsidR="002B5CC9" w:rsidRPr="00977EA3">
        <w:t>[</w:t>
      </w:r>
      <w:r w:rsidRPr="00977EA3">
        <w:t>ITI-31</w:t>
      </w:r>
      <w:r w:rsidR="002B5CC9" w:rsidRPr="00977EA3">
        <w:t>]</w:t>
      </w:r>
      <w:r w:rsidRPr="00977EA3">
        <w:t xml:space="preserve">). </w:t>
      </w:r>
    </w:p>
    <w:p w14:paraId="68ABE49A" w14:textId="77777777" w:rsidR="008E3CF3" w:rsidRPr="00977EA3" w:rsidRDefault="007A1F44" w:rsidP="00EC243F">
      <w:pPr>
        <w:pStyle w:val="Puntoelenco2"/>
      </w:pPr>
      <w:r w:rsidRPr="00977EA3">
        <w:t>In the cases of messages A08 and A31, the content of this field is equal to the value in EVN-6-event occurred.</w:t>
      </w:r>
    </w:p>
    <w:p w14:paraId="256DC994" w14:textId="77777777" w:rsidR="007A1F44" w:rsidRPr="00977EA3" w:rsidRDefault="007A1F44" w:rsidP="004B26D6">
      <w:pPr>
        <w:pStyle w:val="Note"/>
      </w:pPr>
      <w:r w:rsidRPr="00977EA3">
        <w:t xml:space="preserve">Note: </w:t>
      </w:r>
      <w:r w:rsidRPr="00977EA3">
        <w:tab/>
        <w:t>This field is required if known for the Pediatrics Demographic Option. The condition predicate above satisfies this requirement. It serves to help avoid linking records for twins, which are often nearly identical. It is used in conjunction with PID-34.</w:t>
      </w:r>
    </w:p>
    <w:p w14:paraId="7FDB003D" w14:textId="77777777" w:rsidR="007A1F44" w:rsidRPr="00977EA3" w:rsidRDefault="007A1F44" w:rsidP="004B26D6">
      <w:pPr>
        <w:pStyle w:val="Corpotesto"/>
      </w:pPr>
      <w:r w:rsidRPr="00977EA3">
        <w:rPr>
          <w:b/>
        </w:rPr>
        <w:t>PID-34 – Last Update Facility (HD</w:t>
      </w:r>
      <w:r w:rsidRPr="00977EA3">
        <w:t>), conditional.</w:t>
      </w:r>
    </w:p>
    <w:p w14:paraId="0FA51D53" w14:textId="77777777" w:rsidR="007A1F44" w:rsidRPr="00977EA3" w:rsidRDefault="007A1F44" w:rsidP="004B26D6">
      <w:pPr>
        <w:pStyle w:val="Corpotesto"/>
      </w:pPr>
      <w:r w:rsidRPr="00977EA3">
        <w:t>Condition predicate:</w:t>
      </w:r>
    </w:p>
    <w:p w14:paraId="4C62A1B0" w14:textId="77777777" w:rsidR="007A1F44" w:rsidRPr="00977EA3" w:rsidRDefault="007A1F44" w:rsidP="00CF2883">
      <w:pPr>
        <w:pStyle w:val="Corpotesto"/>
      </w:pPr>
      <w:r w:rsidRPr="00977EA3">
        <w:t>This field is required if known for the Pediatrics Demographic Option. It serves to help avoid linking records for twins, whose records are often nearly identical, when used in conjunction with PID-33.</w:t>
      </w:r>
    </w:p>
    <w:p w14:paraId="7EE1C10A" w14:textId="77777777" w:rsidR="007A1F44" w:rsidRPr="00977EA3" w:rsidRDefault="007A1F44">
      <w:r w:rsidRPr="00977EA3">
        <w:rPr>
          <w:b/>
          <w:bCs/>
        </w:rPr>
        <w:t>PID-35 – Species Code (CE)</w:t>
      </w:r>
      <w:r w:rsidRPr="00977EA3">
        <w:t xml:space="preserve"> and </w:t>
      </w:r>
      <w:r w:rsidRPr="00977EA3">
        <w:rPr>
          <w:b/>
          <w:bCs/>
        </w:rPr>
        <w:t>PID-36 – Breed Code (CE)</w:t>
      </w:r>
      <w:r w:rsidRPr="00977EA3">
        <w:t xml:space="preserve">, conditional: </w:t>
      </w:r>
    </w:p>
    <w:p w14:paraId="35B79040" w14:textId="77777777" w:rsidR="007A1F44" w:rsidRPr="00977EA3" w:rsidRDefault="007A1F44">
      <w:r w:rsidRPr="00977EA3">
        <w:t xml:space="preserve">Condition predicate: </w:t>
      </w:r>
    </w:p>
    <w:p w14:paraId="5E25A537" w14:textId="0BB42819" w:rsidR="008E3CF3" w:rsidRPr="00977EA3" w:rsidRDefault="007A1F44" w:rsidP="00EC243F">
      <w:pPr>
        <w:pStyle w:val="Puntoelenco2"/>
      </w:pPr>
      <w:r w:rsidRPr="00977EA3">
        <w:t xml:space="preserve">Required if known to the sender, when the patient is a non-human living subject, in the following messages: Creation of a new patient (A28 in </w:t>
      </w:r>
      <w:r w:rsidR="002B5CC9" w:rsidRPr="00977EA3">
        <w:t>[</w:t>
      </w:r>
      <w:r w:rsidRPr="00977EA3">
        <w:t>ITI-30</w:t>
      </w:r>
      <w:r w:rsidR="002B5CC9" w:rsidRPr="00977EA3">
        <w:t>]</w:t>
      </w:r>
      <w:r w:rsidRPr="00977EA3">
        <w:t xml:space="preserve">), inpatient admitted (A01 in </w:t>
      </w:r>
      <w:r w:rsidR="002B5CC9" w:rsidRPr="00977EA3">
        <w:t>[</w:t>
      </w:r>
      <w:r w:rsidRPr="00977EA3">
        <w:t>ITI-31</w:t>
      </w:r>
      <w:r w:rsidR="002B5CC9" w:rsidRPr="00977EA3">
        <w:t>]</w:t>
      </w:r>
      <w:r w:rsidRPr="00977EA3">
        <w:t xml:space="preserve">), registration of an outpatient (A04 in </w:t>
      </w:r>
      <w:r w:rsidR="002B5CC9" w:rsidRPr="00977EA3">
        <w:t>[</w:t>
      </w:r>
      <w:r w:rsidRPr="00977EA3">
        <w:t>ITI-31</w:t>
      </w:r>
      <w:r w:rsidR="002B5CC9" w:rsidRPr="00977EA3">
        <w:t>]</w:t>
      </w:r>
      <w:r w:rsidRPr="00977EA3">
        <w:t xml:space="preserve">), update patient demographics (A31 in </w:t>
      </w:r>
      <w:r w:rsidR="002B5CC9" w:rsidRPr="00977EA3">
        <w:t>[</w:t>
      </w:r>
      <w:r w:rsidRPr="00977EA3">
        <w:t>ITI-30</w:t>
      </w:r>
      <w:r w:rsidR="002B5CC9" w:rsidRPr="00977EA3">
        <w:t>]</w:t>
      </w:r>
      <w:r w:rsidRPr="00977EA3">
        <w:t xml:space="preserve">), update patient demographics in the context of an encounter (A08 in </w:t>
      </w:r>
      <w:r w:rsidR="002B5CC9" w:rsidRPr="00977EA3">
        <w:t>[</w:t>
      </w:r>
      <w:r w:rsidRPr="00977EA3">
        <w:t>ITI-31</w:t>
      </w:r>
      <w:r w:rsidR="002B5CC9" w:rsidRPr="00977EA3">
        <w:t>]</w:t>
      </w:r>
      <w:r w:rsidRPr="00977EA3">
        <w:t xml:space="preserve">). </w:t>
      </w:r>
    </w:p>
    <w:p w14:paraId="65401122"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20" w:name="_Toc174249105"/>
      <w:bookmarkStart w:id="221" w:name="_Toc398544140"/>
      <w:r w:rsidRPr="00977EA3">
        <w:rPr>
          <w:noProof w:val="0"/>
        </w:rPr>
        <w:t>PV1 - Patient Visit segment</w:t>
      </w:r>
      <w:bookmarkEnd w:id="220"/>
      <w:bookmarkEnd w:id="221"/>
    </w:p>
    <w:p w14:paraId="65DE439B" w14:textId="77777777" w:rsidR="007A1F44" w:rsidRPr="00977EA3" w:rsidRDefault="007A1F44" w:rsidP="003462A5">
      <w:pPr>
        <w:pStyle w:val="Corpotesto"/>
      </w:pPr>
      <w:r w:rsidRPr="00977EA3">
        <w:t>Standard Reference: HL7 Version 2.5, Chapter 3 (Section 3.4.3)</w:t>
      </w:r>
    </w:p>
    <w:p w14:paraId="627E3E35" w14:textId="3D207C1F" w:rsidR="007A1F44" w:rsidRPr="00977EA3" w:rsidRDefault="007A1F44" w:rsidP="003462A5">
      <w:pPr>
        <w:pStyle w:val="Corpotesto"/>
      </w:pPr>
      <w:r w:rsidRPr="00977EA3">
        <w:lastRenderedPageBreak/>
        <w:t>The PV1 segment is used by Registration/Patient Administration applications to communicate information on an account or visit-specific basis.</w:t>
      </w:r>
    </w:p>
    <w:p w14:paraId="2025621B" w14:textId="77777777" w:rsidR="007A1F44" w:rsidRPr="00977EA3" w:rsidRDefault="007A1F44">
      <w:pPr>
        <w:pStyle w:val="TableTitle"/>
        <w:rPr>
          <w:noProof w:val="0"/>
        </w:rPr>
      </w:pPr>
      <w:r w:rsidRPr="00977EA3">
        <w:rPr>
          <w:noProof w:val="0"/>
        </w:rPr>
        <w:t>Table 3.30</w:t>
      </w:r>
      <w:r w:rsidRPr="00977EA3">
        <w:rPr>
          <w:noProof w:val="0"/>
        </w:rPr>
        <w:noBreakHyphen/>
        <w:t>4: PV1 - Patient Visit segment</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20"/>
        <w:gridCol w:w="1066"/>
        <w:gridCol w:w="992"/>
        <w:gridCol w:w="992"/>
        <w:gridCol w:w="992"/>
        <w:gridCol w:w="2833"/>
      </w:tblGrid>
      <w:tr w:rsidR="007A1F44" w:rsidRPr="00977EA3" w14:paraId="5D36159A" w14:textId="77777777" w:rsidTr="00B6518F">
        <w:trPr>
          <w:tblHeader/>
          <w:jc w:val="center"/>
        </w:trPr>
        <w:tc>
          <w:tcPr>
            <w:tcW w:w="810" w:type="dxa"/>
            <w:shd w:val="clear" w:color="auto" w:fill="D9D9D9"/>
          </w:tcPr>
          <w:p w14:paraId="55315A08"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6157D5E5" w14:textId="77777777" w:rsidR="007A1F44" w:rsidRPr="00977EA3" w:rsidRDefault="007A1F44" w:rsidP="00A53067">
            <w:pPr>
              <w:pStyle w:val="TableEntryHeader"/>
              <w:rPr>
                <w:noProof w:val="0"/>
              </w:rPr>
            </w:pPr>
            <w:r w:rsidRPr="00977EA3">
              <w:rPr>
                <w:noProof w:val="0"/>
              </w:rPr>
              <w:t>LEN</w:t>
            </w:r>
          </w:p>
        </w:tc>
        <w:tc>
          <w:tcPr>
            <w:tcW w:w="720" w:type="dxa"/>
            <w:shd w:val="clear" w:color="auto" w:fill="D9D9D9"/>
          </w:tcPr>
          <w:p w14:paraId="01B5AF1A" w14:textId="77777777" w:rsidR="007A1F44" w:rsidRPr="00977EA3" w:rsidRDefault="007A1F44" w:rsidP="00A53067">
            <w:pPr>
              <w:pStyle w:val="TableEntryHeader"/>
              <w:rPr>
                <w:noProof w:val="0"/>
              </w:rPr>
            </w:pPr>
            <w:r w:rsidRPr="00977EA3">
              <w:rPr>
                <w:noProof w:val="0"/>
              </w:rPr>
              <w:t>DT</w:t>
            </w:r>
          </w:p>
        </w:tc>
        <w:tc>
          <w:tcPr>
            <w:tcW w:w="1066" w:type="dxa"/>
            <w:shd w:val="clear" w:color="auto" w:fill="D9D9D9"/>
          </w:tcPr>
          <w:p w14:paraId="320B240E" w14:textId="77777777" w:rsidR="007A1F44" w:rsidRPr="00977EA3" w:rsidRDefault="007A1F44" w:rsidP="00A53067">
            <w:pPr>
              <w:pStyle w:val="TableEntryHeader"/>
              <w:rPr>
                <w:noProof w:val="0"/>
              </w:rPr>
            </w:pPr>
            <w:r w:rsidRPr="00977EA3">
              <w:rPr>
                <w:noProof w:val="0"/>
              </w:rPr>
              <w:t>Usage</w:t>
            </w:r>
          </w:p>
        </w:tc>
        <w:tc>
          <w:tcPr>
            <w:tcW w:w="992" w:type="dxa"/>
            <w:shd w:val="clear" w:color="auto" w:fill="D9D9D9"/>
          </w:tcPr>
          <w:p w14:paraId="7072FBFC" w14:textId="77777777" w:rsidR="007A1F44" w:rsidRPr="00977EA3" w:rsidRDefault="007A1F44" w:rsidP="00A53067">
            <w:pPr>
              <w:pStyle w:val="TableEntryHeader"/>
              <w:rPr>
                <w:noProof w:val="0"/>
              </w:rPr>
            </w:pPr>
            <w:r w:rsidRPr="00977EA3">
              <w:rPr>
                <w:noProof w:val="0"/>
              </w:rPr>
              <w:t>Card.</w:t>
            </w:r>
          </w:p>
        </w:tc>
        <w:tc>
          <w:tcPr>
            <w:tcW w:w="992" w:type="dxa"/>
            <w:shd w:val="clear" w:color="auto" w:fill="D9D9D9"/>
          </w:tcPr>
          <w:p w14:paraId="0639EDA8" w14:textId="77777777" w:rsidR="007A1F44" w:rsidRPr="00977EA3" w:rsidRDefault="007A1F44" w:rsidP="00A53067">
            <w:pPr>
              <w:pStyle w:val="TableEntryHeader"/>
              <w:rPr>
                <w:noProof w:val="0"/>
              </w:rPr>
            </w:pPr>
            <w:r w:rsidRPr="00977EA3">
              <w:rPr>
                <w:noProof w:val="0"/>
              </w:rPr>
              <w:t>TBL#</w:t>
            </w:r>
          </w:p>
        </w:tc>
        <w:tc>
          <w:tcPr>
            <w:tcW w:w="992" w:type="dxa"/>
            <w:shd w:val="clear" w:color="auto" w:fill="D9D9D9"/>
          </w:tcPr>
          <w:p w14:paraId="775F0A4A" w14:textId="77777777" w:rsidR="007A1F44" w:rsidRPr="00977EA3" w:rsidRDefault="007A1F44" w:rsidP="00A53067">
            <w:pPr>
              <w:pStyle w:val="TableEntryHeader"/>
              <w:rPr>
                <w:noProof w:val="0"/>
              </w:rPr>
            </w:pPr>
            <w:r w:rsidRPr="00977EA3">
              <w:rPr>
                <w:noProof w:val="0"/>
              </w:rPr>
              <w:t>ITEM#</w:t>
            </w:r>
          </w:p>
        </w:tc>
        <w:tc>
          <w:tcPr>
            <w:tcW w:w="2833" w:type="dxa"/>
            <w:shd w:val="clear" w:color="auto" w:fill="D9D9D9"/>
          </w:tcPr>
          <w:p w14:paraId="141AA4EF" w14:textId="77777777" w:rsidR="007A1F44" w:rsidRPr="00977EA3" w:rsidRDefault="007A1F44" w:rsidP="00A53067">
            <w:pPr>
              <w:pStyle w:val="TableEntryHeader"/>
              <w:rPr>
                <w:noProof w:val="0"/>
              </w:rPr>
            </w:pPr>
            <w:r w:rsidRPr="00977EA3">
              <w:rPr>
                <w:noProof w:val="0"/>
              </w:rPr>
              <w:t>ELEMENT NAME</w:t>
            </w:r>
          </w:p>
        </w:tc>
      </w:tr>
      <w:tr w:rsidR="007A1F44" w:rsidRPr="00977EA3" w14:paraId="2D7D3984" w14:textId="77777777" w:rsidTr="00B6518F">
        <w:trPr>
          <w:jc w:val="center"/>
        </w:trPr>
        <w:tc>
          <w:tcPr>
            <w:tcW w:w="810" w:type="dxa"/>
          </w:tcPr>
          <w:p w14:paraId="7EE7984C" w14:textId="77777777" w:rsidR="007A1F44" w:rsidRPr="00977EA3" w:rsidRDefault="007A1F44">
            <w:pPr>
              <w:pStyle w:val="TableEntry"/>
              <w:rPr>
                <w:noProof w:val="0"/>
              </w:rPr>
            </w:pPr>
            <w:r w:rsidRPr="00977EA3">
              <w:rPr>
                <w:noProof w:val="0"/>
              </w:rPr>
              <w:t>1</w:t>
            </w:r>
          </w:p>
        </w:tc>
        <w:tc>
          <w:tcPr>
            <w:tcW w:w="810" w:type="dxa"/>
          </w:tcPr>
          <w:p w14:paraId="15CA9645" w14:textId="77777777" w:rsidR="007A1F44" w:rsidRPr="00977EA3" w:rsidRDefault="007A1F44">
            <w:pPr>
              <w:pStyle w:val="TableEntry"/>
              <w:rPr>
                <w:noProof w:val="0"/>
              </w:rPr>
            </w:pPr>
            <w:r w:rsidRPr="00977EA3">
              <w:rPr>
                <w:noProof w:val="0"/>
              </w:rPr>
              <w:t>4</w:t>
            </w:r>
          </w:p>
        </w:tc>
        <w:tc>
          <w:tcPr>
            <w:tcW w:w="720" w:type="dxa"/>
          </w:tcPr>
          <w:p w14:paraId="17F395E2" w14:textId="77777777" w:rsidR="007A1F44" w:rsidRPr="00977EA3" w:rsidRDefault="007A1F44">
            <w:pPr>
              <w:pStyle w:val="TableEntry"/>
              <w:rPr>
                <w:noProof w:val="0"/>
              </w:rPr>
            </w:pPr>
            <w:r w:rsidRPr="00977EA3">
              <w:rPr>
                <w:noProof w:val="0"/>
              </w:rPr>
              <w:t>SI</w:t>
            </w:r>
          </w:p>
        </w:tc>
        <w:tc>
          <w:tcPr>
            <w:tcW w:w="1066" w:type="dxa"/>
          </w:tcPr>
          <w:p w14:paraId="76C9B725" w14:textId="77777777" w:rsidR="007A1F44" w:rsidRPr="00977EA3" w:rsidRDefault="007A1F44">
            <w:pPr>
              <w:pStyle w:val="TableEntry"/>
              <w:rPr>
                <w:noProof w:val="0"/>
              </w:rPr>
            </w:pPr>
            <w:r w:rsidRPr="00977EA3">
              <w:rPr>
                <w:noProof w:val="0"/>
              </w:rPr>
              <w:t>O</w:t>
            </w:r>
          </w:p>
        </w:tc>
        <w:tc>
          <w:tcPr>
            <w:tcW w:w="992" w:type="dxa"/>
          </w:tcPr>
          <w:p w14:paraId="3384018D" w14:textId="77777777" w:rsidR="007A1F44" w:rsidRPr="00977EA3" w:rsidRDefault="007A1F44">
            <w:pPr>
              <w:pStyle w:val="TableEntry"/>
              <w:rPr>
                <w:noProof w:val="0"/>
              </w:rPr>
            </w:pPr>
            <w:r w:rsidRPr="00977EA3">
              <w:rPr>
                <w:noProof w:val="0"/>
              </w:rPr>
              <w:t>[0..1]</w:t>
            </w:r>
          </w:p>
        </w:tc>
        <w:tc>
          <w:tcPr>
            <w:tcW w:w="992" w:type="dxa"/>
          </w:tcPr>
          <w:p w14:paraId="6A3C427B" w14:textId="77777777" w:rsidR="007A1F44" w:rsidRPr="00977EA3" w:rsidRDefault="007A1F44">
            <w:pPr>
              <w:pStyle w:val="TableEntry"/>
              <w:rPr>
                <w:noProof w:val="0"/>
              </w:rPr>
            </w:pPr>
          </w:p>
        </w:tc>
        <w:tc>
          <w:tcPr>
            <w:tcW w:w="992" w:type="dxa"/>
          </w:tcPr>
          <w:p w14:paraId="24CF54BB" w14:textId="77777777" w:rsidR="007A1F44" w:rsidRPr="00977EA3" w:rsidRDefault="007A1F44">
            <w:pPr>
              <w:pStyle w:val="TableEntry"/>
              <w:rPr>
                <w:noProof w:val="0"/>
              </w:rPr>
            </w:pPr>
            <w:r w:rsidRPr="00977EA3">
              <w:rPr>
                <w:noProof w:val="0"/>
              </w:rPr>
              <w:t>00131</w:t>
            </w:r>
          </w:p>
        </w:tc>
        <w:tc>
          <w:tcPr>
            <w:tcW w:w="2833" w:type="dxa"/>
          </w:tcPr>
          <w:p w14:paraId="40F260ED" w14:textId="77777777" w:rsidR="007A1F44" w:rsidRPr="00977EA3" w:rsidRDefault="007A1F44">
            <w:pPr>
              <w:pStyle w:val="TableEntry"/>
              <w:rPr>
                <w:noProof w:val="0"/>
              </w:rPr>
            </w:pPr>
            <w:r w:rsidRPr="00977EA3">
              <w:rPr>
                <w:noProof w:val="0"/>
              </w:rPr>
              <w:t>Set ID - PV1</w:t>
            </w:r>
          </w:p>
        </w:tc>
      </w:tr>
      <w:tr w:rsidR="007A1F44" w:rsidRPr="00977EA3" w14:paraId="531A35B8" w14:textId="77777777" w:rsidTr="00B6518F">
        <w:trPr>
          <w:jc w:val="center"/>
        </w:trPr>
        <w:tc>
          <w:tcPr>
            <w:tcW w:w="810" w:type="dxa"/>
          </w:tcPr>
          <w:p w14:paraId="3814597E" w14:textId="77777777" w:rsidR="007A1F44" w:rsidRPr="00977EA3" w:rsidRDefault="007A1F44">
            <w:pPr>
              <w:pStyle w:val="TableEntry"/>
              <w:rPr>
                <w:noProof w:val="0"/>
              </w:rPr>
            </w:pPr>
            <w:r w:rsidRPr="00977EA3">
              <w:rPr>
                <w:noProof w:val="0"/>
              </w:rPr>
              <w:t>2</w:t>
            </w:r>
          </w:p>
        </w:tc>
        <w:tc>
          <w:tcPr>
            <w:tcW w:w="810" w:type="dxa"/>
          </w:tcPr>
          <w:p w14:paraId="7FB9F6C2" w14:textId="77777777" w:rsidR="007A1F44" w:rsidRPr="00977EA3" w:rsidRDefault="007A1F44">
            <w:pPr>
              <w:pStyle w:val="TableEntry"/>
              <w:rPr>
                <w:noProof w:val="0"/>
              </w:rPr>
            </w:pPr>
            <w:r w:rsidRPr="00977EA3">
              <w:rPr>
                <w:noProof w:val="0"/>
              </w:rPr>
              <w:t>1</w:t>
            </w:r>
          </w:p>
        </w:tc>
        <w:tc>
          <w:tcPr>
            <w:tcW w:w="720" w:type="dxa"/>
          </w:tcPr>
          <w:p w14:paraId="1C3C7554" w14:textId="77777777" w:rsidR="007A1F44" w:rsidRPr="00977EA3" w:rsidRDefault="007A1F44">
            <w:pPr>
              <w:pStyle w:val="TableEntry"/>
              <w:rPr>
                <w:noProof w:val="0"/>
              </w:rPr>
            </w:pPr>
            <w:r w:rsidRPr="00977EA3">
              <w:rPr>
                <w:noProof w:val="0"/>
              </w:rPr>
              <w:t>IS</w:t>
            </w:r>
          </w:p>
        </w:tc>
        <w:tc>
          <w:tcPr>
            <w:tcW w:w="1066" w:type="dxa"/>
          </w:tcPr>
          <w:p w14:paraId="566DCCF0" w14:textId="77777777" w:rsidR="007A1F44" w:rsidRPr="00977EA3" w:rsidRDefault="007A1F44">
            <w:pPr>
              <w:pStyle w:val="TableEntry"/>
              <w:rPr>
                <w:noProof w:val="0"/>
              </w:rPr>
            </w:pPr>
            <w:r w:rsidRPr="00977EA3">
              <w:rPr>
                <w:noProof w:val="0"/>
              </w:rPr>
              <w:t>R</w:t>
            </w:r>
          </w:p>
        </w:tc>
        <w:tc>
          <w:tcPr>
            <w:tcW w:w="992" w:type="dxa"/>
          </w:tcPr>
          <w:p w14:paraId="4D5C0095" w14:textId="77777777" w:rsidR="007A1F44" w:rsidRPr="00977EA3" w:rsidRDefault="007A1F44">
            <w:pPr>
              <w:pStyle w:val="TableEntry"/>
              <w:rPr>
                <w:noProof w:val="0"/>
              </w:rPr>
            </w:pPr>
            <w:r w:rsidRPr="00977EA3">
              <w:rPr>
                <w:noProof w:val="0"/>
              </w:rPr>
              <w:t>[1..1]</w:t>
            </w:r>
          </w:p>
        </w:tc>
        <w:tc>
          <w:tcPr>
            <w:tcW w:w="992" w:type="dxa"/>
          </w:tcPr>
          <w:p w14:paraId="5D8F3576" w14:textId="77777777" w:rsidR="007A1F44" w:rsidRPr="00977EA3" w:rsidRDefault="007A1F44">
            <w:pPr>
              <w:pStyle w:val="TableEntry"/>
              <w:rPr>
                <w:noProof w:val="0"/>
              </w:rPr>
            </w:pPr>
            <w:r w:rsidRPr="00977EA3">
              <w:rPr>
                <w:noProof w:val="0"/>
              </w:rPr>
              <w:t>0004</w:t>
            </w:r>
          </w:p>
        </w:tc>
        <w:tc>
          <w:tcPr>
            <w:tcW w:w="992" w:type="dxa"/>
          </w:tcPr>
          <w:p w14:paraId="5A02C7D5" w14:textId="77777777" w:rsidR="007A1F44" w:rsidRPr="00977EA3" w:rsidRDefault="007A1F44">
            <w:pPr>
              <w:pStyle w:val="TableEntry"/>
              <w:rPr>
                <w:noProof w:val="0"/>
              </w:rPr>
            </w:pPr>
            <w:r w:rsidRPr="00977EA3">
              <w:rPr>
                <w:noProof w:val="0"/>
              </w:rPr>
              <w:t>00132</w:t>
            </w:r>
          </w:p>
        </w:tc>
        <w:tc>
          <w:tcPr>
            <w:tcW w:w="2833" w:type="dxa"/>
          </w:tcPr>
          <w:p w14:paraId="37B919A9" w14:textId="77777777" w:rsidR="007A1F44" w:rsidRPr="00977EA3" w:rsidRDefault="007A1F44">
            <w:pPr>
              <w:pStyle w:val="TableEntry"/>
              <w:rPr>
                <w:noProof w:val="0"/>
              </w:rPr>
            </w:pPr>
            <w:r w:rsidRPr="00977EA3">
              <w:rPr>
                <w:noProof w:val="0"/>
              </w:rPr>
              <w:t>Patient Class</w:t>
            </w:r>
          </w:p>
        </w:tc>
      </w:tr>
      <w:tr w:rsidR="007A1F44" w:rsidRPr="00977EA3" w14:paraId="5675E894" w14:textId="77777777" w:rsidTr="00B6518F">
        <w:trPr>
          <w:jc w:val="center"/>
        </w:trPr>
        <w:tc>
          <w:tcPr>
            <w:tcW w:w="810" w:type="dxa"/>
          </w:tcPr>
          <w:p w14:paraId="2F8BBF11" w14:textId="77777777" w:rsidR="007A1F44" w:rsidRPr="00977EA3" w:rsidRDefault="007A1F44">
            <w:pPr>
              <w:pStyle w:val="TableEntry"/>
              <w:rPr>
                <w:noProof w:val="0"/>
              </w:rPr>
            </w:pPr>
            <w:r w:rsidRPr="00977EA3">
              <w:rPr>
                <w:noProof w:val="0"/>
              </w:rPr>
              <w:t>3</w:t>
            </w:r>
          </w:p>
        </w:tc>
        <w:tc>
          <w:tcPr>
            <w:tcW w:w="810" w:type="dxa"/>
          </w:tcPr>
          <w:p w14:paraId="1F2DC63F" w14:textId="77777777" w:rsidR="007A1F44" w:rsidRPr="00977EA3" w:rsidRDefault="007A1F44">
            <w:pPr>
              <w:pStyle w:val="TableEntry"/>
              <w:rPr>
                <w:noProof w:val="0"/>
              </w:rPr>
            </w:pPr>
            <w:r w:rsidRPr="00977EA3">
              <w:rPr>
                <w:noProof w:val="0"/>
              </w:rPr>
              <w:t>80</w:t>
            </w:r>
          </w:p>
        </w:tc>
        <w:tc>
          <w:tcPr>
            <w:tcW w:w="720" w:type="dxa"/>
          </w:tcPr>
          <w:p w14:paraId="3A1B14E9" w14:textId="77777777" w:rsidR="007A1F44" w:rsidRPr="00977EA3" w:rsidRDefault="007A1F44">
            <w:pPr>
              <w:pStyle w:val="TableEntry"/>
              <w:rPr>
                <w:noProof w:val="0"/>
              </w:rPr>
            </w:pPr>
            <w:r w:rsidRPr="00977EA3">
              <w:rPr>
                <w:noProof w:val="0"/>
              </w:rPr>
              <w:t>PL</w:t>
            </w:r>
          </w:p>
        </w:tc>
        <w:tc>
          <w:tcPr>
            <w:tcW w:w="1066" w:type="dxa"/>
          </w:tcPr>
          <w:p w14:paraId="3BFE070F" w14:textId="77777777" w:rsidR="007A1F44" w:rsidRPr="00977EA3" w:rsidRDefault="007A1F44">
            <w:pPr>
              <w:pStyle w:val="TableEntry"/>
              <w:rPr>
                <w:noProof w:val="0"/>
              </w:rPr>
            </w:pPr>
            <w:r w:rsidRPr="00977EA3">
              <w:rPr>
                <w:noProof w:val="0"/>
              </w:rPr>
              <w:t>C</w:t>
            </w:r>
          </w:p>
        </w:tc>
        <w:tc>
          <w:tcPr>
            <w:tcW w:w="992" w:type="dxa"/>
          </w:tcPr>
          <w:p w14:paraId="1B61B12E" w14:textId="77777777" w:rsidR="007A1F44" w:rsidRPr="00977EA3" w:rsidRDefault="007A1F44">
            <w:pPr>
              <w:pStyle w:val="TableEntry"/>
              <w:rPr>
                <w:noProof w:val="0"/>
              </w:rPr>
            </w:pPr>
            <w:r w:rsidRPr="00977EA3">
              <w:rPr>
                <w:noProof w:val="0"/>
              </w:rPr>
              <w:t>[0..1]</w:t>
            </w:r>
          </w:p>
        </w:tc>
        <w:tc>
          <w:tcPr>
            <w:tcW w:w="992" w:type="dxa"/>
          </w:tcPr>
          <w:p w14:paraId="0DD6E650" w14:textId="77777777" w:rsidR="007A1F44" w:rsidRPr="00977EA3" w:rsidRDefault="007A1F44">
            <w:pPr>
              <w:pStyle w:val="TableEntry"/>
              <w:rPr>
                <w:noProof w:val="0"/>
              </w:rPr>
            </w:pPr>
          </w:p>
        </w:tc>
        <w:tc>
          <w:tcPr>
            <w:tcW w:w="992" w:type="dxa"/>
          </w:tcPr>
          <w:p w14:paraId="084E522C" w14:textId="77777777" w:rsidR="007A1F44" w:rsidRPr="00977EA3" w:rsidRDefault="007A1F44">
            <w:pPr>
              <w:pStyle w:val="TableEntry"/>
              <w:rPr>
                <w:noProof w:val="0"/>
              </w:rPr>
            </w:pPr>
            <w:r w:rsidRPr="00977EA3">
              <w:rPr>
                <w:noProof w:val="0"/>
              </w:rPr>
              <w:t>00133</w:t>
            </w:r>
          </w:p>
        </w:tc>
        <w:tc>
          <w:tcPr>
            <w:tcW w:w="2833" w:type="dxa"/>
          </w:tcPr>
          <w:p w14:paraId="3FB323EC" w14:textId="77777777" w:rsidR="007A1F44" w:rsidRPr="00977EA3" w:rsidRDefault="007A1F44">
            <w:pPr>
              <w:pStyle w:val="TableEntry"/>
              <w:rPr>
                <w:noProof w:val="0"/>
              </w:rPr>
            </w:pPr>
            <w:r w:rsidRPr="00977EA3">
              <w:rPr>
                <w:noProof w:val="0"/>
              </w:rPr>
              <w:t>Assigned Patient Location</w:t>
            </w:r>
          </w:p>
        </w:tc>
      </w:tr>
      <w:tr w:rsidR="007A1F44" w:rsidRPr="00977EA3" w14:paraId="26D4D4D4" w14:textId="77777777" w:rsidTr="00B6518F">
        <w:trPr>
          <w:jc w:val="center"/>
        </w:trPr>
        <w:tc>
          <w:tcPr>
            <w:tcW w:w="810" w:type="dxa"/>
          </w:tcPr>
          <w:p w14:paraId="0468596D" w14:textId="77777777" w:rsidR="007A1F44" w:rsidRPr="00977EA3" w:rsidRDefault="007A1F44">
            <w:pPr>
              <w:pStyle w:val="TableEntry"/>
              <w:rPr>
                <w:noProof w:val="0"/>
              </w:rPr>
            </w:pPr>
            <w:r w:rsidRPr="00977EA3">
              <w:rPr>
                <w:noProof w:val="0"/>
              </w:rPr>
              <w:t>4</w:t>
            </w:r>
          </w:p>
        </w:tc>
        <w:tc>
          <w:tcPr>
            <w:tcW w:w="810" w:type="dxa"/>
          </w:tcPr>
          <w:p w14:paraId="323B4E0A" w14:textId="77777777" w:rsidR="007A1F44" w:rsidRPr="00977EA3" w:rsidRDefault="007A1F44">
            <w:pPr>
              <w:pStyle w:val="TableEntry"/>
              <w:rPr>
                <w:noProof w:val="0"/>
              </w:rPr>
            </w:pPr>
            <w:r w:rsidRPr="00977EA3">
              <w:rPr>
                <w:noProof w:val="0"/>
              </w:rPr>
              <w:t>2</w:t>
            </w:r>
          </w:p>
        </w:tc>
        <w:tc>
          <w:tcPr>
            <w:tcW w:w="720" w:type="dxa"/>
          </w:tcPr>
          <w:p w14:paraId="282DAC40" w14:textId="77777777" w:rsidR="007A1F44" w:rsidRPr="00977EA3" w:rsidRDefault="007A1F44">
            <w:pPr>
              <w:pStyle w:val="TableEntry"/>
              <w:rPr>
                <w:noProof w:val="0"/>
              </w:rPr>
            </w:pPr>
            <w:r w:rsidRPr="00977EA3">
              <w:rPr>
                <w:noProof w:val="0"/>
              </w:rPr>
              <w:t>IS</w:t>
            </w:r>
          </w:p>
        </w:tc>
        <w:tc>
          <w:tcPr>
            <w:tcW w:w="1066" w:type="dxa"/>
          </w:tcPr>
          <w:p w14:paraId="7B35EC30" w14:textId="77777777" w:rsidR="007A1F44" w:rsidRPr="00977EA3" w:rsidRDefault="007A1F44">
            <w:pPr>
              <w:pStyle w:val="TableEntry"/>
              <w:rPr>
                <w:noProof w:val="0"/>
              </w:rPr>
            </w:pPr>
            <w:r w:rsidRPr="00977EA3">
              <w:rPr>
                <w:noProof w:val="0"/>
              </w:rPr>
              <w:t>O</w:t>
            </w:r>
          </w:p>
        </w:tc>
        <w:tc>
          <w:tcPr>
            <w:tcW w:w="992" w:type="dxa"/>
          </w:tcPr>
          <w:p w14:paraId="5EB2DE94" w14:textId="77777777" w:rsidR="007A1F44" w:rsidRPr="00977EA3" w:rsidRDefault="007A1F44">
            <w:pPr>
              <w:pStyle w:val="TableEntry"/>
              <w:rPr>
                <w:noProof w:val="0"/>
              </w:rPr>
            </w:pPr>
            <w:r w:rsidRPr="00977EA3">
              <w:rPr>
                <w:noProof w:val="0"/>
              </w:rPr>
              <w:t>[0..1]</w:t>
            </w:r>
          </w:p>
        </w:tc>
        <w:tc>
          <w:tcPr>
            <w:tcW w:w="992" w:type="dxa"/>
          </w:tcPr>
          <w:p w14:paraId="0F11B866" w14:textId="77777777" w:rsidR="007A1F44" w:rsidRPr="00977EA3" w:rsidRDefault="007A1F44">
            <w:pPr>
              <w:pStyle w:val="TableEntry"/>
              <w:rPr>
                <w:noProof w:val="0"/>
              </w:rPr>
            </w:pPr>
            <w:r w:rsidRPr="00977EA3">
              <w:rPr>
                <w:noProof w:val="0"/>
              </w:rPr>
              <w:t>0007</w:t>
            </w:r>
          </w:p>
        </w:tc>
        <w:tc>
          <w:tcPr>
            <w:tcW w:w="992" w:type="dxa"/>
          </w:tcPr>
          <w:p w14:paraId="35DBD25C" w14:textId="77777777" w:rsidR="007A1F44" w:rsidRPr="00977EA3" w:rsidRDefault="007A1F44">
            <w:pPr>
              <w:pStyle w:val="TableEntry"/>
              <w:rPr>
                <w:noProof w:val="0"/>
              </w:rPr>
            </w:pPr>
            <w:r w:rsidRPr="00977EA3">
              <w:rPr>
                <w:noProof w:val="0"/>
              </w:rPr>
              <w:t>00134</w:t>
            </w:r>
          </w:p>
        </w:tc>
        <w:tc>
          <w:tcPr>
            <w:tcW w:w="2833" w:type="dxa"/>
          </w:tcPr>
          <w:p w14:paraId="4D21DAD4" w14:textId="77777777" w:rsidR="007A1F44" w:rsidRPr="00977EA3" w:rsidRDefault="007A1F44">
            <w:pPr>
              <w:pStyle w:val="TableEntry"/>
              <w:rPr>
                <w:noProof w:val="0"/>
              </w:rPr>
            </w:pPr>
            <w:r w:rsidRPr="00977EA3">
              <w:rPr>
                <w:noProof w:val="0"/>
              </w:rPr>
              <w:t>Admission Type</w:t>
            </w:r>
          </w:p>
        </w:tc>
      </w:tr>
      <w:tr w:rsidR="007A1F44" w:rsidRPr="00977EA3" w14:paraId="4D34ACCE" w14:textId="77777777" w:rsidTr="00B6518F">
        <w:trPr>
          <w:jc w:val="center"/>
        </w:trPr>
        <w:tc>
          <w:tcPr>
            <w:tcW w:w="810" w:type="dxa"/>
          </w:tcPr>
          <w:p w14:paraId="4DF58C60" w14:textId="77777777" w:rsidR="007A1F44" w:rsidRPr="00977EA3" w:rsidRDefault="007A1F44">
            <w:pPr>
              <w:pStyle w:val="TableEntry"/>
              <w:rPr>
                <w:noProof w:val="0"/>
              </w:rPr>
            </w:pPr>
            <w:r w:rsidRPr="00977EA3">
              <w:rPr>
                <w:noProof w:val="0"/>
              </w:rPr>
              <w:t>5</w:t>
            </w:r>
          </w:p>
        </w:tc>
        <w:tc>
          <w:tcPr>
            <w:tcW w:w="810" w:type="dxa"/>
          </w:tcPr>
          <w:p w14:paraId="60172407" w14:textId="77777777" w:rsidR="007A1F44" w:rsidRPr="00977EA3" w:rsidRDefault="007A1F44">
            <w:pPr>
              <w:pStyle w:val="TableEntry"/>
              <w:rPr>
                <w:noProof w:val="0"/>
              </w:rPr>
            </w:pPr>
            <w:r w:rsidRPr="00977EA3">
              <w:rPr>
                <w:noProof w:val="0"/>
              </w:rPr>
              <w:t>250</w:t>
            </w:r>
          </w:p>
        </w:tc>
        <w:tc>
          <w:tcPr>
            <w:tcW w:w="720" w:type="dxa"/>
          </w:tcPr>
          <w:p w14:paraId="72CE029F" w14:textId="77777777" w:rsidR="007A1F44" w:rsidRPr="00977EA3" w:rsidRDefault="007A1F44">
            <w:pPr>
              <w:pStyle w:val="TableEntry"/>
              <w:rPr>
                <w:noProof w:val="0"/>
              </w:rPr>
            </w:pPr>
            <w:r w:rsidRPr="00977EA3">
              <w:rPr>
                <w:noProof w:val="0"/>
              </w:rPr>
              <w:t>CX</w:t>
            </w:r>
          </w:p>
        </w:tc>
        <w:tc>
          <w:tcPr>
            <w:tcW w:w="1066" w:type="dxa"/>
          </w:tcPr>
          <w:p w14:paraId="6447850C" w14:textId="77777777" w:rsidR="007A1F44" w:rsidRPr="00977EA3" w:rsidRDefault="007A1F44">
            <w:pPr>
              <w:pStyle w:val="TableEntry"/>
              <w:rPr>
                <w:noProof w:val="0"/>
              </w:rPr>
            </w:pPr>
            <w:r w:rsidRPr="00977EA3">
              <w:rPr>
                <w:noProof w:val="0"/>
              </w:rPr>
              <w:t>O</w:t>
            </w:r>
          </w:p>
        </w:tc>
        <w:tc>
          <w:tcPr>
            <w:tcW w:w="992" w:type="dxa"/>
          </w:tcPr>
          <w:p w14:paraId="26C7FDCB" w14:textId="77777777" w:rsidR="007A1F44" w:rsidRPr="00977EA3" w:rsidRDefault="007A1F44">
            <w:pPr>
              <w:pStyle w:val="TableEntry"/>
              <w:rPr>
                <w:noProof w:val="0"/>
              </w:rPr>
            </w:pPr>
            <w:r w:rsidRPr="00977EA3">
              <w:rPr>
                <w:noProof w:val="0"/>
              </w:rPr>
              <w:t>[0..1]</w:t>
            </w:r>
          </w:p>
        </w:tc>
        <w:tc>
          <w:tcPr>
            <w:tcW w:w="992" w:type="dxa"/>
          </w:tcPr>
          <w:p w14:paraId="616025D1" w14:textId="77777777" w:rsidR="007A1F44" w:rsidRPr="00977EA3" w:rsidRDefault="007A1F44">
            <w:pPr>
              <w:pStyle w:val="TableEntry"/>
              <w:rPr>
                <w:noProof w:val="0"/>
              </w:rPr>
            </w:pPr>
          </w:p>
        </w:tc>
        <w:tc>
          <w:tcPr>
            <w:tcW w:w="992" w:type="dxa"/>
          </w:tcPr>
          <w:p w14:paraId="4097B14C" w14:textId="77777777" w:rsidR="007A1F44" w:rsidRPr="00977EA3" w:rsidRDefault="007A1F44">
            <w:pPr>
              <w:pStyle w:val="TableEntry"/>
              <w:rPr>
                <w:noProof w:val="0"/>
              </w:rPr>
            </w:pPr>
            <w:r w:rsidRPr="00977EA3">
              <w:rPr>
                <w:noProof w:val="0"/>
              </w:rPr>
              <w:t>00135</w:t>
            </w:r>
          </w:p>
        </w:tc>
        <w:tc>
          <w:tcPr>
            <w:tcW w:w="2833" w:type="dxa"/>
          </w:tcPr>
          <w:p w14:paraId="16797971" w14:textId="77777777" w:rsidR="007A1F44" w:rsidRPr="00977EA3" w:rsidRDefault="007A1F44">
            <w:pPr>
              <w:pStyle w:val="TableEntry"/>
              <w:rPr>
                <w:noProof w:val="0"/>
              </w:rPr>
            </w:pPr>
            <w:r w:rsidRPr="00977EA3">
              <w:rPr>
                <w:noProof w:val="0"/>
              </w:rPr>
              <w:t>Preadmit Number</w:t>
            </w:r>
          </w:p>
        </w:tc>
      </w:tr>
      <w:tr w:rsidR="007A1F44" w:rsidRPr="00977EA3" w14:paraId="7149E48B" w14:textId="77777777" w:rsidTr="00B6518F">
        <w:trPr>
          <w:jc w:val="center"/>
        </w:trPr>
        <w:tc>
          <w:tcPr>
            <w:tcW w:w="810" w:type="dxa"/>
          </w:tcPr>
          <w:p w14:paraId="78D642FC" w14:textId="77777777" w:rsidR="007A1F44" w:rsidRPr="00977EA3" w:rsidRDefault="007A1F44">
            <w:pPr>
              <w:pStyle w:val="TableEntry"/>
              <w:rPr>
                <w:noProof w:val="0"/>
              </w:rPr>
            </w:pPr>
            <w:r w:rsidRPr="00977EA3">
              <w:rPr>
                <w:noProof w:val="0"/>
              </w:rPr>
              <w:t>6</w:t>
            </w:r>
          </w:p>
        </w:tc>
        <w:tc>
          <w:tcPr>
            <w:tcW w:w="810" w:type="dxa"/>
          </w:tcPr>
          <w:p w14:paraId="4ED4A9D1" w14:textId="77777777" w:rsidR="007A1F44" w:rsidRPr="00977EA3" w:rsidRDefault="007A1F44">
            <w:pPr>
              <w:pStyle w:val="TableEntry"/>
              <w:rPr>
                <w:noProof w:val="0"/>
              </w:rPr>
            </w:pPr>
            <w:r w:rsidRPr="00977EA3">
              <w:rPr>
                <w:noProof w:val="0"/>
              </w:rPr>
              <w:t>80</w:t>
            </w:r>
          </w:p>
        </w:tc>
        <w:tc>
          <w:tcPr>
            <w:tcW w:w="720" w:type="dxa"/>
          </w:tcPr>
          <w:p w14:paraId="4F83A2E6" w14:textId="77777777" w:rsidR="007A1F44" w:rsidRPr="00977EA3" w:rsidRDefault="007A1F44">
            <w:pPr>
              <w:pStyle w:val="TableEntry"/>
              <w:rPr>
                <w:noProof w:val="0"/>
              </w:rPr>
            </w:pPr>
            <w:r w:rsidRPr="00977EA3">
              <w:rPr>
                <w:noProof w:val="0"/>
              </w:rPr>
              <w:t>PL</w:t>
            </w:r>
          </w:p>
        </w:tc>
        <w:tc>
          <w:tcPr>
            <w:tcW w:w="1066" w:type="dxa"/>
          </w:tcPr>
          <w:p w14:paraId="080D2195" w14:textId="77777777" w:rsidR="007A1F44" w:rsidRPr="00977EA3" w:rsidRDefault="007A1F44">
            <w:pPr>
              <w:pStyle w:val="TableEntry"/>
              <w:rPr>
                <w:noProof w:val="0"/>
              </w:rPr>
            </w:pPr>
            <w:r w:rsidRPr="00977EA3">
              <w:rPr>
                <w:noProof w:val="0"/>
              </w:rPr>
              <w:t>C</w:t>
            </w:r>
          </w:p>
        </w:tc>
        <w:tc>
          <w:tcPr>
            <w:tcW w:w="992" w:type="dxa"/>
          </w:tcPr>
          <w:p w14:paraId="7ACE044D" w14:textId="77777777" w:rsidR="007A1F44" w:rsidRPr="00977EA3" w:rsidRDefault="007A1F44">
            <w:pPr>
              <w:pStyle w:val="TableEntry"/>
              <w:rPr>
                <w:noProof w:val="0"/>
              </w:rPr>
            </w:pPr>
            <w:r w:rsidRPr="00977EA3">
              <w:rPr>
                <w:noProof w:val="0"/>
              </w:rPr>
              <w:t>[0..1]</w:t>
            </w:r>
          </w:p>
        </w:tc>
        <w:tc>
          <w:tcPr>
            <w:tcW w:w="992" w:type="dxa"/>
          </w:tcPr>
          <w:p w14:paraId="4C88007F" w14:textId="77777777" w:rsidR="007A1F44" w:rsidRPr="00977EA3" w:rsidRDefault="007A1F44">
            <w:pPr>
              <w:pStyle w:val="TableEntry"/>
              <w:rPr>
                <w:noProof w:val="0"/>
              </w:rPr>
            </w:pPr>
          </w:p>
        </w:tc>
        <w:tc>
          <w:tcPr>
            <w:tcW w:w="992" w:type="dxa"/>
          </w:tcPr>
          <w:p w14:paraId="1887F22A" w14:textId="77777777" w:rsidR="007A1F44" w:rsidRPr="00977EA3" w:rsidRDefault="007A1F44">
            <w:pPr>
              <w:pStyle w:val="TableEntry"/>
              <w:rPr>
                <w:noProof w:val="0"/>
              </w:rPr>
            </w:pPr>
            <w:r w:rsidRPr="00977EA3">
              <w:rPr>
                <w:noProof w:val="0"/>
              </w:rPr>
              <w:t>00136</w:t>
            </w:r>
          </w:p>
        </w:tc>
        <w:tc>
          <w:tcPr>
            <w:tcW w:w="2833" w:type="dxa"/>
          </w:tcPr>
          <w:p w14:paraId="3261E98F" w14:textId="77777777" w:rsidR="007A1F44" w:rsidRPr="00977EA3" w:rsidRDefault="007A1F44">
            <w:pPr>
              <w:pStyle w:val="TableEntry"/>
              <w:rPr>
                <w:noProof w:val="0"/>
              </w:rPr>
            </w:pPr>
            <w:r w:rsidRPr="00977EA3">
              <w:rPr>
                <w:noProof w:val="0"/>
              </w:rPr>
              <w:t>Prior Patient Location</w:t>
            </w:r>
          </w:p>
        </w:tc>
      </w:tr>
      <w:tr w:rsidR="007A1F44" w:rsidRPr="00977EA3" w14:paraId="398B0717" w14:textId="77777777" w:rsidTr="00B6518F">
        <w:trPr>
          <w:jc w:val="center"/>
        </w:trPr>
        <w:tc>
          <w:tcPr>
            <w:tcW w:w="810" w:type="dxa"/>
          </w:tcPr>
          <w:p w14:paraId="3AD1A148" w14:textId="77777777" w:rsidR="007A1F44" w:rsidRPr="00977EA3" w:rsidRDefault="007A1F44">
            <w:pPr>
              <w:pStyle w:val="TableEntry"/>
              <w:rPr>
                <w:noProof w:val="0"/>
              </w:rPr>
            </w:pPr>
            <w:r w:rsidRPr="00977EA3">
              <w:rPr>
                <w:noProof w:val="0"/>
              </w:rPr>
              <w:t>7</w:t>
            </w:r>
          </w:p>
        </w:tc>
        <w:tc>
          <w:tcPr>
            <w:tcW w:w="810" w:type="dxa"/>
          </w:tcPr>
          <w:p w14:paraId="17251981" w14:textId="77777777" w:rsidR="007A1F44" w:rsidRPr="00977EA3" w:rsidRDefault="007A1F44">
            <w:pPr>
              <w:pStyle w:val="TableEntry"/>
              <w:rPr>
                <w:noProof w:val="0"/>
              </w:rPr>
            </w:pPr>
            <w:r w:rsidRPr="00977EA3">
              <w:rPr>
                <w:noProof w:val="0"/>
              </w:rPr>
              <w:t>250</w:t>
            </w:r>
          </w:p>
        </w:tc>
        <w:tc>
          <w:tcPr>
            <w:tcW w:w="720" w:type="dxa"/>
          </w:tcPr>
          <w:p w14:paraId="0550353F" w14:textId="77777777" w:rsidR="007A1F44" w:rsidRPr="00977EA3" w:rsidRDefault="007A1F44">
            <w:pPr>
              <w:pStyle w:val="TableEntry"/>
              <w:rPr>
                <w:noProof w:val="0"/>
              </w:rPr>
            </w:pPr>
            <w:r w:rsidRPr="00977EA3">
              <w:rPr>
                <w:noProof w:val="0"/>
              </w:rPr>
              <w:t>XCN</w:t>
            </w:r>
          </w:p>
        </w:tc>
        <w:tc>
          <w:tcPr>
            <w:tcW w:w="1066" w:type="dxa"/>
          </w:tcPr>
          <w:p w14:paraId="71175B05" w14:textId="77777777" w:rsidR="007A1F44" w:rsidRPr="00977EA3" w:rsidRDefault="007A1F44">
            <w:pPr>
              <w:pStyle w:val="TableEntry"/>
              <w:rPr>
                <w:noProof w:val="0"/>
              </w:rPr>
            </w:pPr>
            <w:r w:rsidRPr="00977EA3">
              <w:rPr>
                <w:noProof w:val="0"/>
              </w:rPr>
              <w:t>O</w:t>
            </w:r>
          </w:p>
        </w:tc>
        <w:tc>
          <w:tcPr>
            <w:tcW w:w="992" w:type="dxa"/>
          </w:tcPr>
          <w:p w14:paraId="280BC44E" w14:textId="77777777" w:rsidR="007A1F44" w:rsidRPr="00977EA3" w:rsidRDefault="007A1F44">
            <w:pPr>
              <w:pStyle w:val="TableEntry"/>
              <w:rPr>
                <w:noProof w:val="0"/>
              </w:rPr>
            </w:pPr>
            <w:r w:rsidRPr="00977EA3">
              <w:rPr>
                <w:noProof w:val="0"/>
              </w:rPr>
              <w:t>[0..*]</w:t>
            </w:r>
          </w:p>
        </w:tc>
        <w:tc>
          <w:tcPr>
            <w:tcW w:w="992" w:type="dxa"/>
          </w:tcPr>
          <w:p w14:paraId="6676B6FB" w14:textId="77777777" w:rsidR="007A1F44" w:rsidRPr="00977EA3" w:rsidRDefault="007A1F44">
            <w:pPr>
              <w:pStyle w:val="TableEntry"/>
              <w:rPr>
                <w:noProof w:val="0"/>
              </w:rPr>
            </w:pPr>
            <w:r w:rsidRPr="00977EA3">
              <w:rPr>
                <w:noProof w:val="0"/>
              </w:rPr>
              <w:t>0010</w:t>
            </w:r>
          </w:p>
        </w:tc>
        <w:tc>
          <w:tcPr>
            <w:tcW w:w="992" w:type="dxa"/>
          </w:tcPr>
          <w:p w14:paraId="7356A26F" w14:textId="77777777" w:rsidR="007A1F44" w:rsidRPr="00977EA3" w:rsidRDefault="007A1F44">
            <w:pPr>
              <w:pStyle w:val="TableEntry"/>
              <w:rPr>
                <w:noProof w:val="0"/>
              </w:rPr>
            </w:pPr>
            <w:r w:rsidRPr="00977EA3">
              <w:rPr>
                <w:noProof w:val="0"/>
              </w:rPr>
              <w:t>00137</w:t>
            </w:r>
          </w:p>
        </w:tc>
        <w:tc>
          <w:tcPr>
            <w:tcW w:w="2833" w:type="dxa"/>
          </w:tcPr>
          <w:p w14:paraId="5DA261B3" w14:textId="77777777" w:rsidR="007A1F44" w:rsidRPr="00977EA3" w:rsidRDefault="007A1F44">
            <w:pPr>
              <w:pStyle w:val="TableEntry"/>
              <w:rPr>
                <w:noProof w:val="0"/>
              </w:rPr>
            </w:pPr>
            <w:r w:rsidRPr="00977EA3">
              <w:rPr>
                <w:noProof w:val="0"/>
              </w:rPr>
              <w:t>Attending Doctor</w:t>
            </w:r>
          </w:p>
        </w:tc>
      </w:tr>
      <w:tr w:rsidR="007A1F44" w:rsidRPr="00977EA3" w14:paraId="43B1D77C" w14:textId="77777777" w:rsidTr="00B6518F">
        <w:trPr>
          <w:jc w:val="center"/>
        </w:trPr>
        <w:tc>
          <w:tcPr>
            <w:tcW w:w="810" w:type="dxa"/>
          </w:tcPr>
          <w:p w14:paraId="259BC8E3" w14:textId="77777777" w:rsidR="007A1F44" w:rsidRPr="00977EA3" w:rsidRDefault="007A1F44">
            <w:pPr>
              <w:pStyle w:val="TableEntry"/>
              <w:rPr>
                <w:noProof w:val="0"/>
              </w:rPr>
            </w:pPr>
            <w:r w:rsidRPr="00977EA3">
              <w:rPr>
                <w:noProof w:val="0"/>
              </w:rPr>
              <w:t>8</w:t>
            </w:r>
          </w:p>
        </w:tc>
        <w:tc>
          <w:tcPr>
            <w:tcW w:w="810" w:type="dxa"/>
          </w:tcPr>
          <w:p w14:paraId="64766389" w14:textId="77777777" w:rsidR="007A1F44" w:rsidRPr="00977EA3" w:rsidRDefault="007A1F44">
            <w:pPr>
              <w:pStyle w:val="TableEntry"/>
              <w:rPr>
                <w:noProof w:val="0"/>
              </w:rPr>
            </w:pPr>
            <w:r w:rsidRPr="00977EA3">
              <w:rPr>
                <w:noProof w:val="0"/>
              </w:rPr>
              <w:t>250</w:t>
            </w:r>
          </w:p>
        </w:tc>
        <w:tc>
          <w:tcPr>
            <w:tcW w:w="720" w:type="dxa"/>
          </w:tcPr>
          <w:p w14:paraId="2CD56C04" w14:textId="77777777" w:rsidR="007A1F44" w:rsidRPr="00977EA3" w:rsidRDefault="007A1F44">
            <w:pPr>
              <w:pStyle w:val="TableEntry"/>
              <w:rPr>
                <w:noProof w:val="0"/>
              </w:rPr>
            </w:pPr>
            <w:r w:rsidRPr="00977EA3">
              <w:rPr>
                <w:noProof w:val="0"/>
              </w:rPr>
              <w:t>XCN</w:t>
            </w:r>
          </w:p>
        </w:tc>
        <w:tc>
          <w:tcPr>
            <w:tcW w:w="1066" w:type="dxa"/>
          </w:tcPr>
          <w:p w14:paraId="129DA8DA" w14:textId="77777777" w:rsidR="007A1F44" w:rsidRPr="00977EA3" w:rsidRDefault="007A1F44">
            <w:pPr>
              <w:pStyle w:val="TableEntry"/>
              <w:rPr>
                <w:noProof w:val="0"/>
              </w:rPr>
            </w:pPr>
            <w:r w:rsidRPr="00977EA3">
              <w:rPr>
                <w:noProof w:val="0"/>
              </w:rPr>
              <w:t>O</w:t>
            </w:r>
          </w:p>
        </w:tc>
        <w:tc>
          <w:tcPr>
            <w:tcW w:w="992" w:type="dxa"/>
          </w:tcPr>
          <w:p w14:paraId="45636D0A" w14:textId="77777777" w:rsidR="007A1F44" w:rsidRPr="00977EA3" w:rsidRDefault="007A1F44">
            <w:pPr>
              <w:pStyle w:val="TableEntry"/>
              <w:rPr>
                <w:noProof w:val="0"/>
              </w:rPr>
            </w:pPr>
            <w:r w:rsidRPr="00977EA3">
              <w:rPr>
                <w:noProof w:val="0"/>
              </w:rPr>
              <w:t>[0..*]</w:t>
            </w:r>
          </w:p>
        </w:tc>
        <w:tc>
          <w:tcPr>
            <w:tcW w:w="992" w:type="dxa"/>
          </w:tcPr>
          <w:p w14:paraId="125AFB2B" w14:textId="77777777" w:rsidR="007A1F44" w:rsidRPr="00977EA3" w:rsidRDefault="007A1F44">
            <w:pPr>
              <w:pStyle w:val="TableEntry"/>
              <w:rPr>
                <w:noProof w:val="0"/>
              </w:rPr>
            </w:pPr>
            <w:r w:rsidRPr="00977EA3">
              <w:rPr>
                <w:noProof w:val="0"/>
              </w:rPr>
              <w:t>0010</w:t>
            </w:r>
          </w:p>
        </w:tc>
        <w:tc>
          <w:tcPr>
            <w:tcW w:w="992" w:type="dxa"/>
          </w:tcPr>
          <w:p w14:paraId="47624EA0" w14:textId="77777777" w:rsidR="007A1F44" w:rsidRPr="00977EA3" w:rsidRDefault="007A1F44">
            <w:pPr>
              <w:pStyle w:val="TableEntry"/>
              <w:rPr>
                <w:noProof w:val="0"/>
              </w:rPr>
            </w:pPr>
            <w:r w:rsidRPr="00977EA3">
              <w:rPr>
                <w:noProof w:val="0"/>
              </w:rPr>
              <w:t>00138</w:t>
            </w:r>
          </w:p>
        </w:tc>
        <w:tc>
          <w:tcPr>
            <w:tcW w:w="2833" w:type="dxa"/>
          </w:tcPr>
          <w:p w14:paraId="216F3E32" w14:textId="77777777" w:rsidR="007A1F44" w:rsidRPr="00977EA3" w:rsidRDefault="007A1F44">
            <w:pPr>
              <w:pStyle w:val="TableEntry"/>
              <w:rPr>
                <w:noProof w:val="0"/>
              </w:rPr>
            </w:pPr>
            <w:r w:rsidRPr="00977EA3">
              <w:rPr>
                <w:noProof w:val="0"/>
              </w:rPr>
              <w:t>Referring Doctor</w:t>
            </w:r>
          </w:p>
        </w:tc>
      </w:tr>
      <w:tr w:rsidR="007A1F44" w:rsidRPr="00977EA3" w14:paraId="344718C9" w14:textId="77777777" w:rsidTr="00B6518F">
        <w:trPr>
          <w:jc w:val="center"/>
        </w:trPr>
        <w:tc>
          <w:tcPr>
            <w:tcW w:w="810" w:type="dxa"/>
          </w:tcPr>
          <w:p w14:paraId="18A4894A" w14:textId="77777777" w:rsidR="007A1F44" w:rsidRPr="00977EA3" w:rsidRDefault="007A1F44">
            <w:pPr>
              <w:pStyle w:val="TableEntry"/>
              <w:rPr>
                <w:noProof w:val="0"/>
              </w:rPr>
            </w:pPr>
            <w:r w:rsidRPr="00977EA3">
              <w:rPr>
                <w:noProof w:val="0"/>
              </w:rPr>
              <w:t>9</w:t>
            </w:r>
          </w:p>
        </w:tc>
        <w:tc>
          <w:tcPr>
            <w:tcW w:w="810" w:type="dxa"/>
          </w:tcPr>
          <w:p w14:paraId="7B339C2B" w14:textId="77777777" w:rsidR="007A1F44" w:rsidRPr="00977EA3" w:rsidRDefault="007A1F44">
            <w:pPr>
              <w:pStyle w:val="TableEntry"/>
              <w:rPr>
                <w:noProof w:val="0"/>
              </w:rPr>
            </w:pPr>
            <w:r w:rsidRPr="00977EA3">
              <w:rPr>
                <w:noProof w:val="0"/>
              </w:rPr>
              <w:t>250</w:t>
            </w:r>
          </w:p>
        </w:tc>
        <w:tc>
          <w:tcPr>
            <w:tcW w:w="720" w:type="dxa"/>
          </w:tcPr>
          <w:p w14:paraId="05FB17FC" w14:textId="77777777" w:rsidR="007A1F44" w:rsidRPr="00977EA3" w:rsidRDefault="007A1F44">
            <w:pPr>
              <w:pStyle w:val="TableEntry"/>
              <w:rPr>
                <w:noProof w:val="0"/>
              </w:rPr>
            </w:pPr>
            <w:r w:rsidRPr="00977EA3">
              <w:rPr>
                <w:noProof w:val="0"/>
              </w:rPr>
              <w:t>XCN</w:t>
            </w:r>
          </w:p>
        </w:tc>
        <w:tc>
          <w:tcPr>
            <w:tcW w:w="1066" w:type="dxa"/>
          </w:tcPr>
          <w:p w14:paraId="0CD3C37D" w14:textId="77777777" w:rsidR="007A1F44" w:rsidRPr="00977EA3" w:rsidRDefault="007A1F44">
            <w:pPr>
              <w:pStyle w:val="TableEntry"/>
              <w:rPr>
                <w:noProof w:val="0"/>
              </w:rPr>
            </w:pPr>
            <w:r w:rsidRPr="00977EA3">
              <w:rPr>
                <w:noProof w:val="0"/>
              </w:rPr>
              <w:t>X</w:t>
            </w:r>
          </w:p>
        </w:tc>
        <w:tc>
          <w:tcPr>
            <w:tcW w:w="992" w:type="dxa"/>
          </w:tcPr>
          <w:p w14:paraId="32FF5AF1" w14:textId="77777777" w:rsidR="007A1F44" w:rsidRPr="00977EA3" w:rsidRDefault="007A1F44">
            <w:pPr>
              <w:pStyle w:val="TableEntry"/>
              <w:rPr>
                <w:noProof w:val="0"/>
              </w:rPr>
            </w:pPr>
            <w:r w:rsidRPr="00977EA3">
              <w:rPr>
                <w:noProof w:val="0"/>
              </w:rPr>
              <w:t>[0..0]</w:t>
            </w:r>
          </w:p>
        </w:tc>
        <w:tc>
          <w:tcPr>
            <w:tcW w:w="992" w:type="dxa"/>
          </w:tcPr>
          <w:p w14:paraId="0950A2CD" w14:textId="77777777" w:rsidR="007A1F44" w:rsidRPr="00977EA3" w:rsidRDefault="007A1F44">
            <w:pPr>
              <w:pStyle w:val="TableEntry"/>
              <w:rPr>
                <w:noProof w:val="0"/>
              </w:rPr>
            </w:pPr>
            <w:r w:rsidRPr="00977EA3">
              <w:rPr>
                <w:noProof w:val="0"/>
              </w:rPr>
              <w:t>0010</w:t>
            </w:r>
          </w:p>
        </w:tc>
        <w:tc>
          <w:tcPr>
            <w:tcW w:w="992" w:type="dxa"/>
          </w:tcPr>
          <w:p w14:paraId="75823E61" w14:textId="77777777" w:rsidR="007A1F44" w:rsidRPr="00977EA3" w:rsidRDefault="007A1F44">
            <w:pPr>
              <w:pStyle w:val="TableEntry"/>
              <w:rPr>
                <w:noProof w:val="0"/>
              </w:rPr>
            </w:pPr>
            <w:r w:rsidRPr="00977EA3">
              <w:rPr>
                <w:noProof w:val="0"/>
              </w:rPr>
              <w:t>00139</w:t>
            </w:r>
          </w:p>
        </w:tc>
        <w:tc>
          <w:tcPr>
            <w:tcW w:w="2833" w:type="dxa"/>
          </w:tcPr>
          <w:p w14:paraId="209FFA03" w14:textId="77777777" w:rsidR="007A1F44" w:rsidRPr="00977EA3" w:rsidRDefault="007A1F44">
            <w:pPr>
              <w:pStyle w:val="TableEntry"/>
              <w:rPr>
                <w:noProof w:val="0"/>
              </w:rPr>
            </w:pPr>
            <w:r w:rsidRPr="00977EA3">
              <w:rPr>
                <w:noProof w:val="0"/>
              </w:rPr>
              <w:t>Consulting Doctor</w:t>
            </w:r>
          </w:p>
        </w:tc>
      </w:tr>
      <w:tr w:rsidR="007A1F44" w:rsidRPr="00977EA3" w14:paraId="77883FE6" w14:textId="77777777" w:rsidTr="00B6518F">
        <w:trPr>
          <w:jc w:val="center"/>
        </w:trPr>
        <w:tc>
          <w:tcPr>
            <w:tcW w:w="810" w:type="dxa"/>
          </w:tcPr>
          <w:p w14:paraId="268EACBD" w14:textId="77777777" w:rsidR="007A1F44" w:rsidRPr="00977EA3" w:rsidRDefault="007A1F44">
            <w:pPr>
              <w:pStyle w:val="TableEntry"/>
              <w:rPr>
                <w:noProof w:val="0"/>
              </w:rPr>
            </w:pPr>
            <w:r w:rsidRPr="00977EA3">
              <w:rPr>
                <w:noProof w:val="0"/>
              </w:rPr>
              <w:t>10</w:t>
            </w:r>
          </w:p>
        </w:tc>
        <w:tc>
          <w:tcPr>
            <w:tcW w:w="810" w:type="dxa"/>
          </w:tcPr>
          <w:p w14:paraId="4A85A0B5" w14:textId="77777777" w:rsidR="007A1F44" w:rsidRPr="00977EA3" w:rsidRDefault="007A1F44">
            <w:pPr>
              <w:pStyle w:val="TableEntry"/>
              <w:rPr>
                <w:noProof w:val="0"/>
              </w:rPr>
            </w:pPr>
            <w:r w:rsidRPr="00977EA3">
              <w:rPr>
                <w:noProof w:val="0"/>
              </w:rPr>
              <w:t>3</w:t>
            </w:r>
          </w:p>
        </w:tc>
        <w:tc>
          <w:tcPr>
            <w:tcW w:w="720" w:type="dxa"/>
          </w:tcPr>
          <w:p w14:paraId="037315A0" w14:textId="77777777" w:rsidR="007A1F44" w:rsidRPr="00977EA3" w:rsidRDefault="007A1F44">
            <w:pPr>
              <w:pStyle w:val="TableEntry"/>
              <w:rPr>
                <w:noProof w:val="0"/>
              </w:rPr>
            </w:pPr>
            <w:r w:rsidRPr="00977EA3">
              <w:rPr>
                <w:noProof w:val="0"/>
              </w:rPr>
              <w:t>IS</w:t>
            </w:r>
          </w:p>
        </w:tc>
        <w:tc>
          <w:tcPr>
            <w:tcW w:w="1066" w:type="dxa"/>
          </w:tcPr>
          <w:p w14:paraId="711154BE" w14:textId="77777777" w:rsidR="007A1F44" w:rsidRPr="00977EA3" w:rsidRDefault="007A1F44">
            <w:pPr>
              <w:pStyle w:val="TableEntry"/>
              <w:rPr>
                <w:noProof w:val="0"/>
              </w:rPr>
            </w:pPr>
            <w:r w:rsidRPr="00977EA3">
              <w:rPr>
                <w:noProof w:val="0"/>
              </w:rPr>
              <w:t>O</w:t>
            </w:r>
          </w:p>
        </w:tc>
        <w:tc>
          <w:tcPr>
            <w:tcW w:w="992" w:type="dxa"/>
          </w:tcPr>
          <w:p w14:paraId="40ECF103" w14:textId="77777777" w:rsidR="007A1F44" w:rsidRPr="00977EA3" w:rsidRDefault="007A1F44">
            <w:pPr>
              <w:pStyle w:val="TableEntry"/>
              <w:rPr>
                <w:noProof w:val="0"/>
              </w:rPr>
            </w:pPr>
            <w:r w:rsidRPr="00977EA3">
              <w:rPr>
                <w:noProof w:val="0"/>
              </w:rPr>
              <w:t>[0..1]</w:t>
            </w:r>
          </w:p>
        </w:tc>
        <w:tc>
          <w:tcPr>
            <w:tcW w:w="992" w:type="dxa"/>
          </w:tcPr>
          <w:p w14:paraId="5CE6E0D2" w14:textId="77777777" w:rsidR="007A1F44" w:rsidRPr="00977EA3" w:rsidRDefault="007A1F44">
            <w:pPr>
              <w:pStyle w:val="TableEntry"/>
              <w:rPr>
                <w:noProof w:val="0"/>
              </w:rPr>
            </w:pPr>
            <w:r w:rsidRPr="00977EA3">
              <w:rPr>
                <w:noProof w:val="0"/>
              </w:rPr>
              <w:t>0069</w:t>
            </w:r>
          </w:p>
        </w:tc>
        <w:tc>
          <w:tcPr>
            <w:tcW w:w="992" w:type="dxa"/>
          </w:tcPr>
          <w:p w14:paraId="204BC53D" w14:textId="77777777" w:rsidR="007A1F44" w:rsidRPr="00977EA3" w:rsidRDefault="007A1F44">
            <w:pPr>
              <w:pStyle w:val="TableEntry"/>
              <w:rPr>
                <w:noProof w:val="0"/>
              </w:rPr>
            </w:pPr>
            <w:r w:rsidRPr="00977EA3">
              <w:rPr>
                <w:noProof w:val="0"/>
              </w:rPr>
              <w:t>00140</w:t>
            </w:r>
          </w:p>
        </w:tc>
        <w:tc>
          <w:tcPr>
            <w:tcW w:w="2833" w:type="dxa"/>
          </w:tcPr>
          <w:p w14:paraId="15DA6CAF" w14:textId="77777777" w:rsidR="007A1F44" w:rsidRPr="00977EA3" w:rsidRDefault="007A1F44">
            <w:pPr>
              <w:pStyle w:val="TableEntry"/>
              <w:rPr>
                <w:noProof w:val="0"/>
              </w:rPr>
            </w:pPr>
            <w:r w:rsidRPr="00977EA3">
              <w:rPr>
                <w:noProof w:val="0"/>
              </w:rPr>
              <w:t>Hospital Service</w:t>
            </w:r>
          </w:p>
        </w:tc>
      </w:tr>
      <w:tr w:rsidR="007A1F44" w:rsidRPr="00977EA3" w14:paraId="4E31930F" w14:textId="77777777" w:rsidTr="00B6518F">
        <w:trPr>
          <w:jc w:val="center"/>
        </w:trPr>
        <w:tc>
          <w:tcPr>
            <w:tcW w:w="810" w:type="dxa"/>
          </w:tcPr>
          <w:p w14:paraId="410861F3" w14:textId="77777777" w:rsidR="007A1F44" w:rsidRPr="00977EA3" w:rsidRDefault="007A1F44">
            <w:pPr>
              <w:pStyle w:val="TableEntry"/>
              <w:rPr>
                <w:noProof w:val="0"/>
              </w:rPr>
            </w:pPr>
            <w:r w:rsidRPr="00977EA3">
              <w:rPr>
                <w:noProof w:val="0"/>
              </w:rPr>
              <w:t>11</w:t>
            </w:r>
          </w:p>
        </w:tc>
        <w:tc>
          <w:tcPr>
            <w:tcW w:w="810" w:type="dxa"/>
          </w:tcPr>
          <w:p w14:paraId="79A289CE" w14:textId="77777777" w:rsidR="007A1F44" w:rsidRPr="00977EA3" w:rsidRDefault="007A1F44">
            <w:pPr>
              <w:pStyle w:val="TableEntry"/>
              <w:rPr>
                <w:noProof w:val="0"/>
              </w:rPr>
            </w:pPr>
            <w:r w:rsidRPr="00977EA3">
              <w:rPr>
                <w:noProof w:val="0"/>
              </w:rPr>
              <w:t>80</w:t>
            </w:r>
          </w:p>
        </w:tc>
        <w:tc>
          <w:tcPr>
            <w:tcW w:w="720" w:type="dxa"/>
          </w:tcPr>
          <w:p w14:paraId="6B8D9E91" w14:textId="77777777" w:rsidR="007A1F44" w:rsidRPr="00977EA3" w:rsidRDefault="007A1F44">
            <w:pPr>
              <w:pStyle w:val="TableEntry"/>
              <w:rPr>
                <w:noProof w:val="0"/>
              </w:rPr>
            </w:pPr>
            <w:r w:rsidRPr="00977EA3">
              <w:rPr>
                <w:noProof w:val="0"/>
              </w:rPr>
              <w:t>PL</w:t>
            </w:r>
          </w:p>
        </w:tc>
        <w:tc>
          <w:tcPr>
            <w:tcW w:w="1066" w:type="dxa"/>
          </w:tcPr>
          <w:p w14:paraId="33090EE5" w14:textId="77777777" w:rsidR="007A1F44" w:rsidRPr="00977EA3" w:rsidRDefault="007A1F44">
            <w:pPr>
              <w:pStyle w:val="TableEntry"/>
              <w:rPr>
                <w:noProof w:val="0"/>
              </w:rPr>
            </w:pPr>
            <w:r w:rsidRPr="00977EA3">
              <w:rPr>
                <w:noProof w:val="0"/>
              </w:rPr>
              <w:t>C</w:t>
            </w:r>
          </w:p>
        </w:tc>
        <w:tc>
          <w:tcPr>
            <w:tcW w:w="992" w:type="dxa"/>
          </w:tcPr>
          <w:p w14:paraId="7D8D4885" w14:textId="77777777" w:rsidR="007A1F44" w:rsidRPr="00977EA3" w:rsidRDefault="007A1F44">
            <w:pPr>
              <w:pStyle w:val="TableEntry"/>
              <w:rPr>
                <w:noProof w:val="0"/>
              </w:rPr>
            </w:pPr>
            <w:r w:rsidRPr="00977EA3">
              <w:rPr>
                <w:noProof w:val="0"/>
              </w:rPr>
              <w:t>[0..1]</w:t>
            </w:r>
          </w:p>
        </w:tc>
        <w:tc>
          <w:tcPr>
            <w:tcW w:w="992" w:type="dxa"/>
          </w:tcPr>
          <w:p w14:paraId="302414A6" w14:textId="77777777" w:rsidR="007A1F44" w:rsidRPr="00977EA3" w:rsidRDefault="007A1F44">
            <w:pPr>
              <w:pStyle w:val="TableEntry"/>
              <w:rPr>
                <w:noProof w:val="0"/>
              </w:rPr>
            </w:pPr>
          </w:p>
        </w:tc>
        <w:tc>
          <w:tcPr>
            <w:tcW w:w="992" w:type="dxa"/>
          </w:tcPr>
          <w:p w14:paraId="7338E15E" w14:textId="77777777" w:rsidR="007A1F44" w:rsidRPr="00977EA3" w:rsidRDefault="007A1F44">
            <w:pPr>
              <w:pStyle w:val="TableEntry"/>
              <w:rPr>
                <w:noProof w:val="0"/>
              </w:rPr>
            </w:pPr>
            <w:r w:rsidRPr="00977EA3">
              <w:rPr>
                <w:noProof w:val="0"/>
              </w:rPr>
              <w:t>00141</w:t>
            </w:r>
          </w:p>
        </w:tc>
        <w:tc>
          <w:tcPr>
            <w:tcW w:w="2833" w:type="dxa"/>
          </w:tcPr>
          <w:p w14:paraId="682AD4C6" w14:textId="77777777" w:rsidR="007A1F44" w:rsidRPr="00977EA3" w:rsidRDefault="007A1F44">
            <w:pPr>
              <w:pStyle w:val="TableEntry"/>
              <w:rPr>
                <w:noProof w:val="0"/>
              </w:rPr>
            </w:pPr>
            <w:r w:rsidRPr="00977EA3">
              <w:rPr>
                <w:noProof w:val="0"/>
              </w:rPr>
              <w:t>Temporary Location</w:t>
            </w:r>
          </w:p>
        </w:tc>
      </w:tr>
      <w:tr w:rsidR="007A1F44" w:rsidRPr="00977EA3" w14:paraId="476A7430" w14:textId="77777777" w:rsidTr="00B6518F">
        <w:trPr>
          <w:jc w:val="center"/>
        </w:trPr>
        <w:tc>
          <w:tcPr>
            <w:tcW w:w="810" w:type="dxa"/>
          </w:tcPr>
          <w:p w14:paraId="5EE38C33" w14:textId="77777777" w:rsidR="007A1F44" w:rsidRPr="00977EA3" w:rsidRDefault="007A1F44">
            <w:pPr>
              <w:pStyle w:val="TableEntry"/>
              <w:rPr>
                <w:noProof w:val="0"/>
              </w:rPr>
            </w:pPr>
            <w:r w:rsidRPr="00977EA3">
              <w:rPr>
                <w:noProof w:val="0"/>
              </w:rPr>
              <w:t>12</w:t>
            </w:r>
          </w:p>
        </w:tc>
        <w:tc>
          <w:tcPr>
            <w:tcW w:w="810" w:type="dxa"/>
          </w:tcPr>
          <w:p w14:paraId="5A8673FE" w14:textId="77777777" w:rsidR="007A1F44" w:rsidRPr="00977EA3" w:rsidRDefault="007A1F44">
            <w:pPr>
              <w:pStyle w:val="TableEntry"/>
              <w:rPr>
                <w:noProof w:val="0"/>
              </w:rPr>
            </w:pPr>
            <w:r w:rsidRPr="00977EA3">
              <w:rPr>
                <w:noProof w:val="0"/>
              </w:rPr>
              <w:t>2</w:t>
            </w:r>
          </w:p>
        </w:tc>
        <w:tc>
          <w:tcPr>
            <w:tcW w:w="720" w:type="dxa"/>
          </w:tcPr>
          <w:p w14:paraId="731CAD97" w14:textId="77777777" w:rsidR="007A1F44" w:rsidRPr="00977EA3" w:rsidRDefault="007A1F44">
            <w:pPr>
              <w:pStyle w:val="TableEntry"/>
              <w:rPr>
                <w:noProof w:val="0"/>
              </w:rPr>
            </w:pPr>
            <w:r w:rsidRPr="00977EA3">
              <w:rPr>
                <w:noProof w:val="0"/>
              </w:rPr>
              <w:t>IS</w:t>
            </w:r>
          </w:p>
        </w:tc>
        <w:tc>
          <w:tcPr>
            <w:tcW w:w="1066" w:type="dxa"/>
          </w:tcPr>
          <w:p w14:paraId="2E3C5D49" w14:textId="77777777" w:rsidR="007A1F44" w:rsidRPr="00977EA3" w:rsidRDefault="007A1F44">
            <w:pPr>
              <w:pStyle w:val="TableEntry"/>
              <w:rPr>
                <w:noProof w:val="0"/>
              </w:rPr>
            </w:pPr>
            <w:r w:rsidRPr="00977EA3">
              <w:rPr>
                <w:noProof w:val="0"/>
              </w:rPr>
              <w:t>O</w:t>
            </w:r>
          </w:p>
        </w:tc>
        <w:tc>
          <w:tcPr>
            <w:tcW w:w="992" w:type="dxa"/>
          </w:tcPr>
          <w:p w14:paraId="5CD394DB" w14:textId="77777777" w:rsidR="007A1F44" w:rsidRPr="00977EA3" w:rsidRDefault="007A1F44">
            <w:pPr>
              <w:pStyle w:val="TableEntry"/>
              <w:rPr>
                <w:noProof w:val="0"/>
              </w:rPr>
            </w:pPr>
            <w:r w:rsidRPr="00977EA3">
              <w:rPr>
                <w:noProof w:val="0"/>
              </w:rPr>
              <w:t>[0..1]</w:t>
            </w:r>
          </w:p>
        </w:tc>
        <w:tc>
          <w:tcPr>
            <w:tcW w:w="992" w:type="dxa"/>
          </w:tcPr>
          <w:p w14:paraId="3C027F82" w14:textId="77777777" w:rsidR="007A1F44" w:rsidRPr="00977EA3" w:rsidRDefault="007A1F44">
            <w:pPr>
              <w:pStyle w:val="TableEntry"/>
              <w:rPr>
                <w:noProof w:val="0"/>
              </w:rPr>
            </w:pPr>
            <w:r w:rsidRPr="00977EA3">
              <w:rPr>
                <w:noProof w:val="0"/>
              </w:rPr>
              <w:t>0087</w:t>
            </w:r>
          </w:p>
        </w:tc>
        <w:tc>
          <w:tcPr>
            <w:tcW w:w="992" w:type="dxa"/>
          </w:tcPr>
          <w:p w14:paraId="46E271EC" w14:textId="77777777" w:rsidR="007A1F44" w:rsidRPr="00977EA3" w:rsidRDefault="007A1F44">
            <w:pPr>
              <w:pStyle w:val="TableEntry"/>
              <w:rPr>
                <w:noProof w:val="0"/>
              </w:rPr>
            </w:pPr>
            <w:r w:rsidRPr="00977EA3">
              <w:rPr>
                <w:noProof w:val="0"/>
              </w:rPr>
              <w:t>00142</w:t>
            </w:r>
          </w:p>
        </w:tc>
        <w:tc>
          <w:tcPr>
            <w:tcW w:w="2833" w:type="dxa"/>
          </w:tcPr>
          <w:p w14:paraId="78394073" w14:textId="77777777" w:rsidR="007A1F44" w:rsidRPr="00977EA3" w:rsidRDefault="007A1F44">
            <w:pPr>
              <w:pStyle w:val="TableEntry"/>
              <w:rPr>
                <w:noProof w:val="0"/>
              </w:rPr>
            </w:pPr>
            <w:r w:rsidRPr="00977EA3">
              <w:rPr>
                <w:noProof w:val="0"/>
              </w:rPr>
              <w:t>Preadmit Test Indicator</w:t>
            </w:r>
          </w:p>
        </w:tc>
      </w:tr>
      <w:tr w:rsidR="007A1F44" w:rsidRPr="00977EA3" w14:paraId="00D4BA98" w14:textId="77777777" w:rsidTr="00B6518F">
        <w:trPr>
          <w:jc w:val="center"/>
        </w:trPr>
        <w:tc>
          <w:tcPr>
            <w:tcW w:w="810" w:type="dxa"/>
          </w:tcPr>
          <w:p w14:paraId="59F82B61" w14:textId="77777777" w:rsidR="007A1F44" w:rsidRPr="00977EA3" w:rsidRDefault="007A1F44">
            <w:pPr>
              <w:pStyle w:val="TableEntry"/>
              <w:rPr>
                <w:noProof w:val="0"/>
              </w:rPr>
            </w:pPr>
            <w:r w:rsidRPr="00977EA3">
              <w:rPr>
                <w:noProof w:val="0"/>
              </w:rPr>
              <w:t>13</w:t>
            </w:r>
          </w:p>
        </w:tc>
        <w:tc>
          <w:tcPr>
            <w:tcW w:w="810" w:type="dxa"/>
          </w:tcPr>
          <w:p w14:paraId="20A50F31" w14:textId="77777777" w:rsidR="007A1F44" w:rsidRPr="00977EA3" w:rsidRDefault="007A1F44">
            <w:pPr>
              <w:pStyle w:val="TableEntry"/>
              <w:rPr>
                <w:noProof w:val="0"/>
              </w:rPr>
            </w:pPr>
            <w:r w:rsidRPr="00977EA3">
              <w:rPr>
                <w:noProof w:val="0"/>
              </w:rPr>
              <w:t>2</w:t>
            </w:r>
          </w:p>
        </w:tc>
        <w:tc>
          <w:tcPr>
            <w:tcW w:w="720" w:type="dxa"/>
          </w:tcPr>
          <w:p w14:paraId="7744944D" w14:textId="77777777" w:rsidR="007A1F44" w:rsidRPr="00977EA3" w:rsidRDefault="007A1F44">
            <w:pPr>
              <w:pStyle w:val="TableEntry"/>
              <w:rPr>
                <w:noProof w:val="0"/>
              </w:rPr>
            </w:pPr>
            <w:r w:rsidRPr="00977EA3">
              <w:rPr>
                <w:noProof w:val="0"/>
              </w:rPr>
              <w:t>IS</w:t>
            </w:r>
          </w:p>
        </w:tc>
        <w:tc>
          <w:tcPr>
            <w:tcW w:w="1066" w:type="dxa"/>
          </w:tcPr>
          <w:p w14:paraId="1CFA5572" w14:textId="77777777" w:rsidR="007A1F44" w:rsidRPr="00977EA3" w:rsidRDefault="007A1F44">
            <w:pPr>
              <w:pStyle w:val="TableEntry"/>
              <w:rPr>
                <w:noProof w:val="0"/>
              </w:rPr>
            </w:pPr>
            <w:r w:rsidRPr="00977EA3">
              <w:rPr>
                <w:noProof w:val="0"/>
              </w:rPr>
              <w:t>O</w:t>
            </w:r>
          </w:p>
        </w:tc>
        <w:tc>
          <w:tcPr>
            <w:tcW w:w="992" w:type="dxa"/>
          </w:tcPr>
          <w:p w14:paraId="4AACB979" w14:textId="77777777" w:rsidR="007A1F44" w:rsidRPr="00977EA3" w:rsidRDefault="007A1F44">
            <w:pPr>
              <w:pStyle w:val="TableEntry"/>
              <w:rPr>
                <w:noProof w:val="0"/>
              </w:rPr>
            </w:pPr>
            <w:r w:rsidRPr="00977EA3">
              <w:rPr>
                <w:noProof w:val="0"/>
              </w:rPr>
              <w:t>[0..1]</w:t>
            </w:r>
          </w:p>
        </w:tc>
        <w:tc>
          <w:tcPr>
            <w:tcW w:w="992" w:type="dxa"/>
          </w:tcPr>
          <w:p w14:paraId="5F544699" w14:textId="77777777" w:rsidR="007A1F44" w:rsidRPr="00977EA3" w:rsidRDefault="007A1F44">
            <w:pPr>
              <w:pStyle w:val="TableEntry"/>
              <w:rPr>
                <w:noProof w:val="0"/>
              </w:rPr>
            </w:pPr>
            <w:r w:rsidRPr="00977EA3">
              <w:rPr>
                <w:noProof w:val="0"/>
              </w:rPr>
              <w:t>0092</w:t>
            </w:r>
          </w:p>
        </w:tc>
        <w:tc>
          <w:tcPr>
            <w:tcW w:w="992" w:type="dxa"/>
          </w:tcPr>
          <w:p w14:paraId="3F254E26" w14:textId="77777777" w:rsidR="007A1F44" w:rsidRPr="00977EA3" w:rsidRDefault="007A1F44">
            <w:pPr>
              <w:pStyle w:val="TableEntry"/>
              <w:rPr>
                <w:noProof w:val="0"/>
              </w:rPr>
            </w:pPr>
            <w:r w:rsidRPr="00977EA3">
              <w:rPr>
                <w:noProof w:val="0"/>
              </w:rPr>
              <w:t>00143</w:t>
            </w:r>
          </w:p>
        </w:tc>
        <w:tc>
          <w:tcPr>
            <w:tcW w:w="2833" w:type="dxa"/>
          </w:tcPr>
          <w:p w14:paraId="1533D73B" w14:textId="77777777" w:rsidR="007A1F44" w:rsidRPr="00977EA3" w:rsidRDefault="007A1F44">
            <w:pPr>
              <w:pStyle w:val="TableEntry"/>
              <w:rPr>
                <w:noProof w:val="0"/>
              </w:rPr>
            </w:pPr>
            <w:r w:rsidRPr="00977EA3">
              <w:rPr>
                <w:noProof w:val="0"/>
              </w:rPr>
              <w:t>Re-admission Indicator</w:t>
            </w:r>
          </w:p>
        </w:tc>
      </w:tr>
      <w:tr w:rsidR="007A1F44" w:rsidRPr="00977EA3" w14:paraId="77C17A99" w14:textId="77777777" w:rsidTr="00B6518F">
        <w:trPr>
          <w:jc w:val="center"/>
        </w:trPr>
        <w:tc>
          <w:tcPr>
            <w:tcW w:w="810" w:type="dxa"/>
          </w:tcPr>
          <w:p w14:paraId="7C07099E" w14:textId="77777777" w:rsidR="007A1F44" w:rsidRPr="00977EA3" w:rsidRDefault="007A1F44">
            <w:pPr>
              <w:pStyle w:val="TableEntry"/>
              <w:rPr>
                <w:noProof w:val="0"/>
              </w:rPr>
            </w:pPr>
            <w:r w:rsidRPr="00977EA3">
              <w:rPr>
                <w:noProof w:val="0"/>
              </w:rPr>
              <w:t>14</w:t>
            </w:r>
          </w:p>
        </w:tc>
        <w:tc>
          <w:tcPr>
            <w:tcW w:w="810" w:type="dxa"/>
          </w:tcPr>
          <w:p w14:paraId="3508FFA4" w14:textId="77777777" w:rsidR="007A1F44" w:rsidRPr="00977EA3" w:rsidRDefault="007A1F44">
            <w:pPr>
              <w:pStyle w:val="TableEntry"/>
              <w:rPr>
                <w:noProof w:val="0"/>
              </w:rPr>
            </w:pPr>
            <w:r w:rsidRPr="00977EA3">
              <w:rPr>
                <w:noProof w:val="0"/>
              </w:rPr>
              <w:t>6</w:t>
            </w:r>
          </w:p>
        </w:tc>
        <w:tc>
          <w:tcPr>
            <w:tcW w:w="720" w:type="dxa"/>
          </w:tcPr>
          <w:p w14:paraId="354404BB" w14:textId="77777777" w:rsidR="007A1F44" w:rsidRPr="00977EA3" w:rsidRDefault="007A1F44">
            <w:pPr>
              <w:pStyle w:val="TableEntry"/>
              <w:rPr>
                <w:noProof w:val="0"/>
              </w:rPr>
            </w:pPr>
            <w:r w:rsidRPr="00977EA3">
              <w:rPr>
                <w:noProof w:val="0"/>
              </w:rPr>
              <w:t>IS</w:t>
            </w:r>
          </w:p>
        </w:tc>
        <w:tc>
          <w:tcPr>
            <w:tcW w:w="1066" w:type="dxa"/>
          </w:tcPr>
          <w:p w14:paraId="0D763EB9" w14:textId="77777777" w:rsidR="007A1F44" w:rsidRPr="00977EA3" w:rsidRDefault="007A1F44">
            <w:pPr>
              <w:pStyle w:val="TableEntry"/>
              <w:rPr>
                <w:noProof w:val="0"/>
              </w:rPr>
            </w:pPr>
            <w:r w:rsidRPr="00977EA3">
              <w:rPr>
                <w:noProof w:val="0"/>
              </w:rPr>
              <w:t>O</w:t>
            </w:r>
          </w:p>
        </w:tc>
        <w:tc>
          <w:tcPr>
            <w:tcW w:w="992" w:type="dxa"/>
          </w:tcPr>
          <w:p w14:paraId="0C50E8F2" w14:textId="77777777" w:rsidR="007A1F44" w:rsidRPr="00977EA3" w:rsidRDefault="007A1F44">
            <w:pPr>
              <w:pStyle w:val="TableEntry"/>
              <w:rPr>
                <w:noProof w:val="0"/>
              </w:rPr>
            </w:pPr>
            <w:r w:rsidRPr="00977EA3">
              <w:rPr>
                <w:noProof w:val="0"/>
              </w:rPr>
              <w:t>[0..1]</w:t>
            </w:r>
          </w:p>
        </w:tc>
        <w:tc>
          <w:tcPr>
            <w:tcW w:w="992" w:type="dxa"/>
          </w:tcPr>
          <w:p w14:paraId="17054610" w14:textId="77777777" w:rsidR="007A1F44" w:rsidRPr="00977EA3" w:rsidRDefault="007A1F44">
            <w:pPr>
              <w:pStyle w:val="TableEntry"/>
              <w:rPr>
                <w:noProof w:val="0"/>
              </w:rPr>
            </w:pPr>
            <w:r w:rsidRPr="00977EA3">
              <w:rPr>
                <w:noProof w:val="0"/>
              </w:rPr>
              <w:t>0023</w:t>
            </w:r>
          </w:p>
        </w:tc>
        <w:tc>
          <w:tcPr>
            <w:tcW w:w="992" w:type="dxa"/>
          </w:tcPr>
          <w:p w14:paraId="405D857E" w14:textId="77777777" w:rsidR="007A1F44" w:rsidRPr="00977EA3" w:rsidRDefault="007A1F44">
            <w:pPr>
              <w:pStyle w:val="TableEntry"/>
              <w:rPr>
                <w:noProof w:val="0"/>
              </w:rPr>
            </w:pPr>
            <w:r w:rsidRPr="00977EA3">
              <w:rPr>
                <w:noProof w:val="0"/>
              </w:rPr>
              <w:t>00144</w:t>
            </w:r>
          </w:p>
        </w:tc>
        <w:tc>
          <w:tcPr>
            <w:tcW w:w="2833" w:type="dxa"/>
          </w:tcPr>
          <w:p w14:paraId="5ED6F6A8" w14:textId="77777777" w:rsidR="007A1F44" w:rsidRPr="00977EA3" w:rsidRDefault="007A1F44">
            <w:pPr>
              <w:pStyle w:val="TableEntry"/>
              <w:rPr>
                <w:noProof w:val="0"/>
              </w:rPr>
            </w:pPr>
            <w:r w:rsidRPr="00977EA3">
              <w:rPr>
                <w:noProof w:val="0"/>
              </w:rPr>
              <w:t>Admit Supplier</w:t>
            </w:r>
          </w:p>
        </w:tc>
      </w:tr>
      <w:tr w:rsidR="007A1F44" w:rsidRPr="00977EA3" w14:paraId="2C8A0953" w14:textId="77777777" w:rsidTr="00B6518F">
        <w:trPr>
          <w:jc w:val="center"/>
        </w:trPr>
        <w:tc>
          <w:tcPr>
            <w:tcW w:w="810" w:type="dxa"/>
          </w:tcPr>
          <w:p w14:paraId="54892B2E" w14:textId="77777777" w:rsidR="007A1F44" w:rsidRPr="00977EA3" w:rsidRDefault="007A1F44">
            <w:pPr>
              <w:pStyle w:val="TableEntry"/>
              <w:rPr>
                <w:noProof w:val="0"/>
              </w:rPr>
            </w:pPr>
            <w:r w:rsidRPr="00977EA3">
              <w:rPr>
                <w:noProof w:val="0"/>
              </w:rPr>
              <w:t>15</w:t>
            </w:r>
          </w:p>
        </w:tc>
        <w:tc>
          <w:tcPr>
            <w:tcW w:w="810" w:type="dxa"/>
          </w:tcPr>
          <w:p w14:paraId="2D4A5742" w14:textId="77777777" w:rsidR="007A1F44" w:rsidRPr="00977EA3" w:rsidRDefault="007A1F44">
            <w:pPr>
              <w:pStyle w:val="TableEntry"/>
              <w:rPr>
                <w:noProof w:val="0"/>
              </w:rPr>
            </w:pPr>
            <w:r w:rsidRPr="00977EA3">
              <w:rPr>
                <w:noProof w:val="0"/>
              </w:rPr>
              <w:t>2</w:t>
            </w:r>
          </w:p>
        </w:tc>
        <w:tc>
          <w:tcPr>
            <w:tcW w:w="720" w:type="dxa"/>
          </w:tcPr>
          <w:p w14:paraId="180246C3" w14:textId="77777777" w:rsidR="007A1F44" w:rsidRPr="00977EA3" w:rsidRDefault="007A1F44">
            <w:pPr>
              <w:pStyle w:val="TableEntry"/>
              <w:rPr>
                <w:noProof w:val="0"/>
              </w:rPr>
            </w:pPr>
            <w:r w:rsidRPr="00977EA3">
              <w:rPr>
                <w:noProof w:val="0"/>
              </w:rPr>
              <w:t>IS</w:t>
            </w:r>
          </w:p>
        </w:tc>
        <w:tc>
          <w:tcPr>
            <w:tcW w:w="1066" w:type="dxa"/>
          </w:tcPr>
          <w:p w14:paraId="2A615AC4" w14:textId="77777777" w:rsidR="007A1F44" w:rsidRPr="00977EA3" w:rsidRDefault="007A1F44">
            <w:pPr>
              <w:pStyle w:val="TableEntry"/>
              <w:rPr>
                <w:noProof w:val="0"/>
              </w:rPr>
            </w:pPr>
            <w:r w:rsidRPr="00977EA3">
              <w:rPr>
                <w:noProof w:val="0"/>
              </w:rPr>
              <w:t>O</w:t>
            </w:r>
          </w:p>
        </w:tc>
        <w:tc>
          <w:tcPr>
            <w:tcW w:w="992" w:type="dxa"/>
          </w:tcPr>
          <w:p w14:paraId="73E3E652" w14:textId="77777777" w:rsidR="007A1F44" w:rsidRPr="00977EA3" w:rsidRDefault="007A1F44">
            <w:pPr>
              <w:pStyle w:val="TableEntry"/>
              <w:rPr>
                <w:noProof w:val="0"/>
              </w:rPr>
            </w:pPr>
            <w:r w:rsidRPr="00977EA3">
              <w:rPr>
                <w:noProof w:val="0"/>
              </w:rPr>
              <w:t>[0..*]</w:t>
            </w:r>
          </w:p>
        </w:tc>
        <w:tc>
          <w:tcPr>
            <w:tcW w:w="992" w:type="dxa"/>
          </w:tcPr>
          <w:p w14:paraId="0907BED2" w14:textId="77777777" w:rsidR="007A1F44" w:rsidRPr="00977EA3" w:rsidRDefault="007A1F44">
            <w:pPr>
              <w:pStyle w:val="TableEntry"/>
              <w:rPr>
                <w:noProof w:val="0"/>
              </w:rPr>
            </w:pPr>
            <w:r w:rsidRPr="00977EA3">
              <w:rPr>
                <w:noProof w:val="0"/>
              </w:rPr>
              <w:t>0009</w:t>
            </w:r>
          </w:p>
        </w:tc>
        <w:tc>
          <w:tcPr>
            <w:tcW w:w="992" w:type="dxa"/>
          </w:tcPr>
          <w:p w14:paraId="0930287A" w14:textId="77777777" w:rsidR="007A1F44" w:rsidRPr="00977EA3" w:rsidRDefault="007A1F44">
            <w:pPr>
              <w:pStyle w:val="TableEntry"/>
              <w:rPr>
                <w:noProof w:val="0"/>
              </w:rPr>
            </w:pPr>
            <w:r w:rsidRPr="00977EA3">
              <w:rPr>
                <w:noProof w:val="0"/>
              </w:rPr>
              <w:t>00145</w:t>
            </w:r>
          </w:p>
        </w:tc>
        <w:tc>
          <w:tcPr>
            <w:tcW w:w="2833" w:type="dxa"/>
          </w:tcPr>
          <w:p w14:paraId="178D8DEA" w14:textId="77777777" w:rsidR="007A1F44" w:rsidRPr="00977EA3" w:rsidRDefault="007A1F44">
            <w:pPr>
              <w:pStyle w:val="TableEntry"/>
              <w:rPr>
                <w:noProof w:val="0"/>
              </w:rPr>
            </w:pPr>
            <w:r w:rsidRPr="00977EA3">
              <w:rPr>
                <w:noProof w:val="0"/>
              </w:rPr>
              <w:t>Ambulatory Status</w:t>
            </w:r>
          </w:p>
        </w:tc>
      </w:tr>
      <w:tr w:rsidR="007A1F44" w:rsidRPr="00977EA3" w14:paraId="1AFCED57" w14:textId="77777777" w:rsidTr="00B6518F">
        <w:trPr>
          <w:jc w:val="center"/>
        </w:trPr>
        <w:tc>
          <w:tcPr>
            <w:tcW w:w="810" w:type="dxa"/>
          </w:tcPr>
          <w:p w14:paraId="46947B49" w14:textId="77777777" w:rsidR="007A1F44" w:rsidRPr="00977EA3" w:rsidRDefault="007A1F44">
            <w:pPr>
              <w:pStyle w:val="TableEntry"/>
              <w:rPr>
                <w:noProof w:val="0"/>
              </w:rPr>
            </w:pPr>
            <w:r w:rsidRPr="00977EA3">
              <w:rPr>
                <w:noProof w:val="0"/>
              </w:rPr>
              <w:t>16</w:t>
            </w:r>
          </w:p>
        </w:tc>
        <w:tc>
          <w:tcPr>
            <w:tcW w:w="810" w:type="dxa"/>
          </w:tcPr>
          <w:p w14:paraId="494A79F5" w14:textId="77777777" w:rsidR="007A1F44" w:rsidRPr="00977EA3" w:rsidRDefault="007A1F44">
            <w:pPr>
              <w:pStyle w:val="TableEntry"/>
              <w:rPr>
                <w:noProof w:val="0"/>
              </w:rPr>
            </w:pPr>
            <w:r w:rsidRPr="00977EA3">
              <w:rPr>
                <w:noProof w:val="0"/>
              </w:rPr>
              <w:t>2</w:t>
            </w:r>
          </w:p>
        </w:tc>
        <w:tc>
          <w:tcPr>
            <w:tcW w:w="720" w:type="dxa"/>
          </w:tcPr>
          <w:p w14:paraId="49358F0F" w14:textId="77777777" w:rsidR="007A1F44" w:rsidRPr="00977EA3" w:rsidRDefault="007A1F44">
            <w:pPr>
              <w:pStyle w:val="TableEntry"/>
              <w:rPr>
                <w:noProof w:val="0"/>
              </w:rPr>
            </w:pPr>
            <w:r w:rsidRPr="00977EA3">
              <w:rPr>
                <w:noProof w:val="0"/>
              </w:rPr>
              <w:t>IS</w:t>
            </w:r>
          </w:p>
        </w:tc>
        <w:tc>
          <w:tcPr>
            <w:tcW w:w="1066" w:type="dxa"/>
          </w:tcPr>
          <w:p w14:paraId="26BE113C" w14:textId="77777777" w:rsidR="007A1F44" w:rsidRPr="00977EA3" w:rsidRDefault="007A1F44">
            <w:pPr>
              <w:pStyle w:val="TableEntry"/>
              <w:rPr>
                <w:noProof w:val="0"/>
              </w:rPr>
            </w:pPr>
            <w:r w:rsidRPr="00977EA3">
              <w:rPr>
                <w:noProof w:val="0"/>
              </w:rPr>
              <w:t>O</w:t>
            </w:r>
          </w:p>
        </w:tc>
        <w:tc>
          <w:tcPr>
            <w:tcW w:w="992" w:type="dxa"/>
          </w:tcPr>
          <w:p w14:paraId="64A7FC04" w14:textId="77777777" w:rsidR="007A1F44" w:rsidRPr="00977EA3" w:rsidRDefault="007A1F44">
            <w:pPr>
              <w:pStyle w:val="TableEntry"/>
              <w:rPr>
                <w:noProof w:val="0"/>
              </w:rPr>
            </w:pPr>
            <w:r w:rsidRPr="00977EA3">
              <w:rPr>
                <w:noProof w:val="0"/>
              </w:rPr>
              <w:t>[0..1]</w:t>
            </w:r>
          </w:p>
        </w:tc>
        <w:tc>
          <w:tcPr>
            <w:tcW w:w="992" w:type="dxa"/>
          </w:tcPr>
          <w:p w14:paraId="1B7C21C3" w14:textId="77777777" w:rsidR="007A1F44" w:rsidRPr="00977EA3" w:rsidRDefault="007A1F44">
            <w:pPr>
              <w:pStyle w:val="TableEntry"/>
              <w:rPr>
                <w:noProof w:val="0"/>
              </w:rPr>
            </w:pPr>
            <w:r w:rsidRPr="00977EA3">
              <w:rPr>
                <w:noProof w:val="0"/>
              </w:rPr>
              <w:t>0099</w:t>
            </w:r>
          </w:p>
        </w:tc>
        <w:tc>
          <w:tcPr>
            <w:tcW w:w="992" w:type="dxa"/>
          </w:tcPr>
          <w:p w14:paraId="0427F66F" w14:textId="77777777" w:rsidR="007A1F44" w:rsidRPr="00977EA3" w:rsidRDefault="007A1F44">
            <w:pPr>
              <w:pStyle w:val="TableEntry"/>
              <w:rPr>
                <w:noProof w:val="0"/>
              </w:rPr>
            </w:pPr>
            <w:r w:rsidRPr="00977EA3">
              <w:rPr>
                <w:noProof w:val="0"/>
              </w:rPr>
              <w:t>00146</w:t>
            </w:r>
          </w:p>
        </w:tc>
        <w:tc>
          <w:tcPr>
            <w:tcW w:w="2833" w:type="dxa"/>
          </w:tcPr>
          <w:p w14:paraId="0C25A378" w14:textId="77777777" w:rsidR="007A1F44" w:rsidRPr="00977EA3" w:rsidRDefault="007A1F44">
            <w:pPr>
              <w:pStyle w:val="TableEntry"/>
              <w:rPr>
                <w:noProof w:val="0"/>
              </w:rPr>
            </w:pPr>
            <w:r w:rsidRPr="00977EA3">
              <w:rPr>
                <w:noProof w:val="0"/>
              </w:rPr>
              <w:t>VIP Indicator</w:t>
            </w:r>
          </w:p>
        </w:tc>
      </w:tr>
      <w:tr w:rsidR="007A1F44" w:rsidRPr="00977EA3" w14:paraId="02ED55E5" w14:textId="77777777" w:rsidTr="00B6518F">
        <w:trPr>
          <w:jc w:val="center"/>
        </w:trPr>
        <w:tc>
          <w:tcPr>
            <w:tcW w:w="810" w:type="dxa"/>
          </w:tcPr>
          <w:p w14:paraId="7429E5AA" w14:textId="77777777" w:rsidR="007A1F44" w:rsidRPr="00977EA3" w:rsidRDefault="007A1F44">
            <w:pPr>
              <w:pStyle w:val="TableEntry"/>
              <w:rPr>
                <w:noProof w:val="0"/>
              </w:rPr>
            </w:pPr>
            <w:r w:rsidRPr="00977EA3">
              <w:rPr>
                <w:noProof w:val="0"/>
              </w:rPr>
              <w:t>17</w:t>
            </w:r>
          </w:p>
        </w:tc>
        <w:tc>
          <w:tcPr>
            <w:tcW w:w="810" w:type="dxa"/>
          </w:tcPr>
          <w:p w14:paraId="065C9A68" w14:textId="77777777" w:rsidR="007A1F44" w:rsidRPr="00977EA3" w:rsidRDefault="007A1F44">
            <w:pPr>
              <w:pStyle w:val="TableEntry"/>
              <w:rPr>
                <w:noProof w:val="0"/>
              </w:rPr>
            </w:pPr>
            <w:r w:rsidRPr="00977EA3">
              <w:rPr>
                <w:noProof w:val="0"/>
              </w:rPr>
              <w:t>250</w:t>
            </w:r>
          </w:p>
        </w:tc>
        <w:tc>
          <w:tcPr>
            <w:tcW w:w="720" w:type="dxa"/>
          </w:tcPr>
          <w:p w14:paraId="299C2DC6" w14:textId="77777777" w:rsidR="007A1F44" w:rsidRPr="00977EA3" w:rsidRDefault="007A1F44">
            <w:pPr>
              <w:pStyle w:val="TableEntry"/>
              <w:rPr>
                <w:noProof w:val="0"/>
              </w:rPr>
            </w:pPr>
            <w:r w:rsidRPr="00977EA3">
              <w:rPr>
                <w:noProof w:val="0"/>
              </w:rPr>
              <w:t>XCN</w:t>
            </w:r>
          </w:p>
        </w:tc>
        <w:tc>
          <w:tcPr>
            <w:tcW w:w="1066" w:type="dxa"/>
          </w:tcPr>
          <w:p w14:paraId="6794BBED" w14:textId="77777777" w:rsidR="007A1F44" w:rsidRPr="00977EA3" w:rsidRDefault="007A1F44">
            <w:pPr>
              <w:pStyle w:val="TableEntry"/>
              <w:rPr>
                <w:noProof w:val="0"/>
              </w:rPr>
            </w:pPr>
            <w:r w:rsidRPr="00977EA3">
              <w:rPr>
                <w:noProof w:val="0"/>
              </w:rPr>
              <w:t>O</w:t>
            </w:r>
          </w:p>
        </w:tc>
        <w:tc>
          <w:tcPr>
            <w:tcW w:w="992" w:type="dxa"/>
          </w:tcPr>
          <w:p w14:paraId="4FFA5960" w14:textId="77777777" w:rsidR="007A1F44" w:rsidRPr="00977EA3" w:rsidRDefault="007A1F44">
            <w:pPr>
              <w:pStyle w:val="TableEntry"/>
              <w:rPr>
                <w:noProof w:val="0"/>
              </w:rPr>
            </w:pPr>
            <w:r w:rsidRPr="00977EA3">
              <w:rPr>
                <w:noProof w:val="0"/>
              </w:rPr>
              <w:t>[0..*]</w:t>
            </w:r>
          </w:p>
        </w:tc>
        <w:tc>
          <w:tcPr>
            <w:tcW w:w="992" w:type="dxa"/>
          </w:tcPr>
          <w:p w14:paraId="52438F64" w14:textId="77777777" w:rsidR="007A1F44" w:rsidRPr="00977EA3" w:rsidRDefault="007A1F44">
            <w:pPr>
              <w:pStyle w:val="TableEntry"/>
              <w:rPr>
                <w:noProof w:val="0"/>
              </w:rPr>
            </w:pPr>
            <w:r w:rsidRPr="00977EA3">
              <w:rPr>
                <w:noProof w:val="0"/>
              </w:rPr>
              <w:t>0010</w:t>
            </w:r>
          </w:p>
        </w:tc>
        <w:tc>
          <w:tcPr>
            <w:tcW w:w="992" w:type="dxa"/>
          </w:tcPr>
          <w:p w14:paraId="04E0CF2A" w14:textId="77777777" w:rsidR="007A1F44" w:rsidRPr="00977EA3" w:rsidRDefault="007A1F44">
            <w:pPr>
              <w:pStyle w:val="TableEntry"/>
              <w:rPr>
                <w:noProof w:val="0"/>
              </w:rPr>
            </w:pPr>
            <w:r w:rsidRPr="00977EA3">
              <w:rPr>
                <w:noProof w:val="0"/>
              </w:rPr>
              <w:t>00147</w:t>
            </w:r>
          </w:p>
        </w:tc>
        <w:tc>
          <w:tcPr>
            <w:tcW w:w="2833" w:type="dxa"/>
          </w:tcPr>
          <w:p w14:paraId="3F783DF2" w14:textId="77777777" w:rsidR="007A1F44" w:rsidRPr="00977EA3" w:rsidRDefault="007A1F44">
            <w:pPr>
              <w:pStyle w:val="TableEntry"/>
              <w:rPr>
                <w:noProof w:val="0"/>
              </w:rPr>
            </w:pPr>
            <w:r w:rsidRPr="00977EA3">
              <w:rPr>
                <w:noProof w:val="0"/>
              </w:rPr>
              <w:t>Admitting Doctor</w:t>
            </w:r>
          </w:p>
        </w:tc>
      </w:tr>
      <w:tr w:rsidR="007A1F44" w:rsidRPr="00977EA3" w14:paraId="7759405D" w14:textId="77777777" w:rsidTr="00B6518F">
        <w:trPr>
          <w:jc w:val="center"/>
        </w:trPr>
        <w:tc>
          <w:tcPr>
            <w:tcW w:w="810" w:type="dxa"/>
          </w:tcPr>
          <w:p w14:paraId="6604D1A9" w14:textId="77777777" w:rsidR="007A1F44" w:rsidRPr="00977EA3" w:rsidRDefault="007A1F44">
            <w:pPr>
              <w:pStyle w:val="TableEntry"/>
              <w:rPr>
                <w:noProof w:val="0"/>
              </w:rPr>
            </w:pPr>
            <w:r w:rsidRPr="00977EA3">
              <w:rPr>
                <w:noProof w:val="0"/>
              </w:rPr>
              <w:t>18</w:t>
            </w:r>
          </w:p>
        </w:tc>
        <w:tc>
          <w:tcPr>
            <w:tcW w:w="810" w:type="dxa"/>
          </w:tcPr>
          <w:p w14:paraId="61EC2553" w14:textId="77777777" w:rsidR="007A1F44" w:rsidRPr="00977EA3" w:rsidRDefault="007A1F44">
            <w:pPr>
              <w:pStyle w:val="TableEntry"/>
              <w:rPr>
                <w:noProof w:val="0"/>
              </w:rPr>
            </w:pPr>
            <w:r w:rsidRPr="00977EA3">
              <w:rPr>
                <w:noProof w:val="0"/>
              </w:rPr>
              <w:t>2</w:t>
            </w:r>
          </w:p>
        </w:tc>
        <w:tc>
          <w:tcPr>
            <w:tcW w:w="720" w:type="dxa"/>
          </w:tcPr>
          <w:p w14:paraId="3B60C555" w14:textId="77777777" w:rsidR="007A1F44" w:rsidRPr="00977EA3" w:rsidRDefault="007A1F44">
            <w:pPr>
              <w:pStyle w:val="TableEntry"/>
              <w:rPr>
                <w:noProof w:val="0"/>
              </w:rPr>
            </w:pPr>
            <w:r w:rsidRPr="00977EA3">
              <w:rPr>
                <w:noProof w:val="0"/>
              </w:rPr>
              <w:t>IS</w:t>
            </w:r>
          </w:p>
        </w:tc>
        <w:tc>
          <w:tcPr>
            <w:tcW w:w="1066" w:type="dxa"/>
          </w:tcPr>
          <w:p w14:paraId="0A7F221A" w14:textId="77777777" w:rsidR="007A1F44" w:rsidRPr="00977EA3" w:rsidRDefault="007A1F44">
            <w:pPr>
              <w:pStyle w:val="TableEntry"/>
              <w:rPr>
                <w:noProof w:val="0"/>
              </w:rPr>
            </w:pPr>
            <w:r w:rsidRPr="00977EA3">
              <w:rPr>
                <w:noProof w:val="0"/>
              </w:rPr>
              <w:t>O</w:t>
            </w:r>
          </w:p>
        </w:tc>
        <w:tc>
          <w:tcPr>
            <w:tcW w:w="992" w:type="dxa"/>
          </w:tcPr>
          <w:p w14:paraId="4A4BF937" w14:textId="77777777" w:rsidR="007A1F44" w:rsidRPr="00977EA3" w:rsidRDefault="007A1F44">
            <w:pPr>
              <w:pStyle w:val="TableEntry"/>
              <w:rPr>
                <w:noProof w:val="0"/>
              </w:rPr>
            </w:pPr>
            <w:r w:rsidRPr="00977EA3">
              <w:rPr>
                <w:noProof w:val="0"/>
              </w:rPr>
              <w:t>[0..1]</w:t>
            </w:r>
          </w:p>
        </w:tc>
        <w:tc>
          <w:tcPr>
            <w:tcW w:w="992" w:type="dxa"/>
          </w:tcPr>
          <w:p w14:paraId="5FA48E8B" w14:textId="77777777" w:rsidR="007A1F44" w:rsidRPr="00977EA3" w:rsidRDefault="007A1F44">
            <w:pPr>
              <w:pStyle w:val="TableEntry"/>
              <w:rPr>
                <w:noProof w:val="0"/>
              </w:rPr>
            </w:pPr>
            <w:r w:rsidRPr="00977EA3">
              <w:rPr>
                <w:noProof w:val="0"/>
              </w:rPr>
              <w:t>0018</w:t>
            </w:r>
          </w:p>
        </w:tc>
        <w:tc>
          <w:tcPr>
            <w:tcW w:w="992" w:type="dxa"/>
          </w:tcPr>
          <w:p w14:paraId="46FD42FC" w14:textId="77777777" w:rsidR="007A1F44" w:rsidRPr="00977EA3" w:rsidRDefault="007A1F44">
            <w:pPr>
              <w:pStyle w:val="TableEntry"/>
              <w:rPr>
                <w:noProof w:val="0"/>
              </w:rPr>
            </w:pPr>
            <w:r w:rsidRPr="00977EA3">
              <w:rPr>
                <w:noProof w:val="0"/>
              </w:rPr>
              <w:t>00148</w:t>
            </w:r>
          </w:p>
        </w:tc>
        <w:tc>
          <w:tcPr>
            <w:tcW w:w="2833" w:type="dxa"/>
          </w:tcPr>
          <w:p w14:paraId="7CFFAB3D" w14:textId="77777777" w:rsidR="007A1F44" w:rsidRPr="00977EA3" w:rsidRDefault="007A1F44">
            <w:pPr>
              <w:pStyle w:val="TableEntry"/>
              <w:rPr>
                <w:noProof w:val="0"/>
              </w:rPr>
            </w:pPr>
            <w:r w:rsidRPr="00977EA3">
              <w:rPr>
                <w:noProof w:val="0"/>
              </w:rPr>
              <w:t>Patient Type</w:t>
            </w:r>
          </w:p>
        </w:tc>
      </w:tr>
      <w:tr w:rsidR="007A1F44" w:rsidRPr="00977EA3" w14:paraId="5D8710CA" w14:textId="77777777" w:rsidTr="00B6518F">
        <w:trPr>
          <w:jc w:val="center"/>
        </w:trPr>
        <w:tc>
          <w:tcPr>
            <w:tcW w:w="810" w:type="dxa"/>
          </w:tcPr>
          <w:p w14:paraId="36071DB5" w14:textId="77777777" w:rsidR="007A1F44" w:rsidRPr="00977EA3" w:rsidRDefault="007A1F44">
            <w:pPr>
              <w:pStyle w:val="TableEntry"/>
              <w:rPr>
                <w:noProof w:val="0"/>
              </w:rPr>
            </w:pPr>
            <w:r w:rsidRPr="00977EA3">
              <w:rPr>
                <w:noProof w:val="0"/>
              </w:rPr>
              <w:t>19</w:t>
            </w:r>
          </w:p>
        </w:tc>
        <w:tc>
          <w:tcPr>
            <w:tcW w:w="810" w:type="dxa"/>
          </w:tcPr>
          <w:p w14:paraId="4A0B6E36" w14:textId="77777777" w:rsidR="007A1F44" w:rsidRPr="00977EA3" w:rsidRDefault="007A1F44">
            <w:pPr>
              <w:pStyle w:val="TableEntry"/>
              <w:rPr>
                <w:noProof w:val="0"/>
              </w:rPr>
            </w:pPr>
            <w:r w:rsidRPr="00977EA3">
              <w:rPr>
                <w:noProof w:val="0"/>
              </w:rPr>
              <w:t>250</w:t>
            </w:r>
          </w:p>
        </w:tc>
        <w:tc>
          <w:tcPr>
            <w:tcW w:w="720" w:type="dxa"/>
          </w:tcPr>
          <w:p w14:paraId="338FF611" w14:textId="77777777" w:rsidR="007A1F44" w:rsidRPr="00977EA3" w:rsidRDefault="007A1F44">
            <w:pPr>
              <w:pStyle w:val="TableEntry"/>
              <w:rPr>
                <w:noProof w:val="0"/>
              </w:rPr>
            </w:pPr>
            <w:r w:rsidRPr="00977EA3">
              <w:rPr>
                <w:noProof w:val="0"/>
              </w:rPr>
              <w:t>CX</w:t>
            </w:r>
          </w:p>
        </w:tc>
        <w:tc>
          <w:tcPr>
            <w:tcW w:w="1066" w:type="dxa"/>
          </w:tcPr>
          <w:p w14:paraId="34DFCBF5" w14:textId="77777777" w:rsidR="007A1F44" w:rsidRPr="00977EA3" w:rsidRDefault="007A1F44">
            <w:pPr>
              <w:pStyle w:val="TableEntry"/>
              <w:rPr>
                <w:noProof w:val="0"/>
              </w:rPr>
            </w:pPr>
            <w:r w:rsidRPr="00977EA3">
              <w:rPr>
                <w:noProof w:val="0"/>
              </w:rPr>
              <w:t>C</w:t>
            </w:r>
          </w:p>
        </w:tc>
        <w:tc>
          <w:tcPr>
            <w:tcW w:w="992" w:type="dxa"/>
          </w:tcPr>
          <w:p w14:paraId="08A0516C" w14:textId="77777777" w:rsidR="007A1F44" w:rsidRPr="00977EA3" w:rsidRDefault="007A1F44">
            <w:pPr>
              <w:pStyle w:val="TableEntry"/>
              <w:rPr>
                <w:noProof w:val="0"/>
              </w:rPr>
            </w:pPr>
            <w:r w:rsidRPr="00977EA3">
              <w:rPr>
                <w:noProof w:val="0"/>
              </w:rPr>
              <w:t>[0..1]</w:t>
            </w:r>
          </w:p>
        </w:tc>
        <w:tc>
          <w:tcPr>
            <w:tcW w:w="992" w:type="dxa"/>
          </w:tcPr>
          <w:p w14:paraId="0960406E" w14:textId="77777777" w:rsidR="007A1F44" w:rsidRPr="00977EA3" w:rsidRDefault="007A1F44">
            <w:pPr>
              <w:pStyle w:val="TableEntry"/>
              <w:rPr>
                <w:noProof w:val="0"/>
              </w:rPr>
            </w:pPr>
          </w:p>
        </w:tc>
        <w:tc>
          <w:tcPr>
            <w:tcW w:w="992" w:type="dxa"/>
          </w:tcPr>
          <w:p w14:paraId="4C94652C" w14:textId="77777777" w:rsidR="007A1F44" w:rsidRPr="00977EA3" w:rsidRDefault="007A1F44">
            <w:pPr>
              <w:pStyle w:val="TableEntry"/>
              <w:rPr>
                <w:noProof w:val="0"/>
              </w:rPr>
            </w:pPr>
            <w:r w:rsidRPr="00977EA3">
              <w:rPr>
                <w:noProof w:val="0"/>
              </w:rPr>
              <w:t>00149</w:t>
            </w:r>
          </w:p>
        </w:tc>
        <w:tc>
          <w:tcPr>
            <w:tcW w:w="2833" w:type="dxa"/>
          </w:tcPr>
          <w:p w14:paraId="73FA1F13" w14:textId="77777777" w:rsidR="007A1F44" w:rsidRPr="00977EA3" w:rsidRDefault="007A1F44">
            <w:pPr>
              <w:pStyle w:val="TableEntry"/>
              <w:rPr>
                <w:noProof w:val="0"/>
              </w:rPr>
            </w:pPr>
            <w:r w:rsidRPr="00977EA3">
              <w:rPr>
                <w:noProof w:val="0"/>
              </w:rPr>
              <w:t>Visit Number</w:t>
            </w:r>
          </w:p>
        </w:tc>
      </w:tr>
      <w:tr w:rsidR="007A1F44" w:rsidRPr="00977EA3" w14:paraId="6E3726DE" w14:textId="77777777" w:rsidTr="00B6518F">
        <w:trPr>
          <w:jc w:val="center"/>
        </w:trPr>
        <w:tc>
          <w:tcPr>
            <w:tcW w:w="810" w:type="dxa"/>
          </w:tcPr>
          <w:p w14:paraId="219BFD03" w14:textId="77777777" w:rsidR="007A1F44" w:rsidRPr="00977EA3" w:rsidRDefault="007A1F44">
            <w:pPr>
              <w:pStyle w:val="TableEntry"/>
              <w:rPr>
                <w:noProof w:val="0"/>
              </w:rPr>
            </w:pPr>
            <w:r w:rsidRPr="00977EA3">
              <w:rPr>
                <w:noProof w:val="0"/>
              </w:rPr>
              <w:t>20</w:t>
            </w:r>
          </w:p>
        </w:tc>
        <w:tc>
          <w:tcPr>
            <w:tcW w:w="810" w:type="dxa"/>
          </w:tcPr>
          <w:p w14:paraId="78461794" w14:textId="77777777" w:rsidR="007A1F44" w:rsidRPr="00977EA3" w:rsidRDefault="007A1F44">
            <w:pPr>
              <w:pStyle w:val="TableEntry"/>
              <w:rPr>
                <w:noProof w:val="0"/>
              </w:rPr>
            </w:pPr>
            <w:r w:rsidRPr="00977EA3">
              <w:rPr>
                <w:noProof w:val="0"/>
              </w:rPr>
              <w:t>50</w:t>
            </w:r>
          </w:p>
        </w:tc>
        <w:tc>
          <w:tcPr>
            <w:tcW w:w="720" w:type="dxa"/>
          </w:tcPr>
          <w:p w14:paraId="34039183" w14:textId="77777777" w:rsidR="007A1F44" w:rsidRPr="00977EA3" w:rsidRDefault="007A1F44">
            <w:pPr>
              <w:pStyle w:val="TableEntry"/>
              <w:rPr>
                <w:noProof w:val="0"/>
              </w:rPr>
            </w:pPr>
            <w:r w:rsidRPr="00977EA3">
              <w:rPr>
                <w:noProof w:val="0"/>
              </w:rPr>
              <w:t>FC</w:t>
            </w:r>
          </w:p>
        </w:tc>
        <w:tc>
          <w:tcPr>
            <w:tcW w:w="1066" w:type="dxa"/>
          </w:tcPr>
          <w:p w14:paraId="07F2151A" w14:textId="77777777" w:rsidR="007A1F44" w:rsidRPr="00977EA3" w:rsidRDefault="007A1F44">
            <w:pPr>
              <w:pStyle w:val="TableEntry"/>
              <w:rPr>
                <w:noProof w:val="0"/>
              </w:rPr>
            </w:pPr>
            <w:r w:rsidRPr="00977EA3">
              <w:rPr>
                <w:noProof w:val="0"/>
              </w:rPr>
              <w:t>O</w:t>
            </w:r>
          </w:p>
        </w:tc>
        <w:tc>
          <w:tcPr>
            <w:tcW w:w="992" w:type="dxa"/>
          </w:tcPr>
          <w:p w14:paraId="6D2036FF" w14:textId="77777777" w:rsidR="007A1F44" w:rsidRPr="00977EA3" w:rsidRDefault="007A1F44">
            <w:pPr>
              <w:pStyle w:val="TableEntry"/>
              <w:rPr>
                <w:noProof w:val="0"/>
              </w:rPr>
            </w:pPr>
            <w:r w:rsidRPr="00977EA3">
              <w:rPr>
                <w:noProof w:val="0"/>
              </w:rPr>
              <w:t>[0..*]</w:t>
            </w:r>
          </w:p>
        </w:tc>
        <w:tc>
          <w:tcPr>
            <w:tcW w:w="992" w:type="dxa"/>
          </w:tcPr>
          <w:p w14:paraId="07EAC974" w14:textId="77777777" w:rsidR="007A1F44" w:rsidRPr="00977EA3" w:rsidRDefault="007A1F44">
            <w:pPr>
              <w:pStyle w:val="TableEntry"/>
              <w:rPr>
                <w:noProof w:val="0"/>
              </w:rPr>
            </w:pPr>
            <w:r w:rsidRPr="00977EA3">
              <w:rPr>
                <w:noProof w:val="0"/>
              </w:rPr>
              <w:t>0064</w:t>
            </w:r>
          </w:p>
        </w:tc>
        <w:tc>
          <w:tcPr>
            <w:tcW w:w="992" w:type="dxa"/>
          </w:tcPr>
          <w:p w14:paraId="553F2182" w14:textId="77777777" w:rsidR="007A1F44" w:rsidRPr="00977EA3" w:rsidRDefault="007A1F44">
            <w:pPr>
              <w:pStyle w:val="TableEntry"/>
              <w:rPr>
                <w:noProof w:val="0"/>
              </w:rPr>
            </w:pPr>
            <w:r w:rsidRPr="00977EA3">
              <w:rPr>
                <w:noProof w:val="0"/>
              </w:rPr>
              <w:t>00150</w:t>
            </w:r>
          </w:p>
        </w:tc>
        <w:tc>
          <w:tcPr>
            <w:tcW w:w="2833" w:type="dxa"/>
          </w:tcPr>
          <w:p w14:paraId="71F5652B" w14:textId="77777777" w:rsidR="007A1F44" w:rsidRPr="00977EA3" w:rsidRDefault="007A1F44">
            <w:pPr>
              <w:pStyle w:val="TableEntry"/>
              <w:rPr>
                <w:noProof w:val="0"/>
              </w:rPr>
            </w:pPr>
            <w:r w:rsidRPr="00977EA3">
              <w:rPr>
                <w:noProof w:val="0"/>
              </w:rPr>
              <w:t>Financial Class</w:t>
            </w:r>
          </w:p>
        </w:tc>
      </w:tr>
      <w:tr w:rsidR="007A1F44" w:rsidRPr="00977EA3" w14:paraId="3618BBFD" w14:textId="77777777" w:rsidTr="00B6518F">
        <w:trPr>
          <w:jc w:val="center"/>
        </w:trPr>
        <w:tc>
          <w:tcPr>
            <w:tcW w:w="810" w:type="dxa"/>
          </w:tcPr>
          <w:p w14:paraId="54DB036A" w14:textId="77777777" w:rsidR="007A1F44" w:rsidRPr="00977EA3" w:rsidRDefault="007A1F44">
            <w:pPr>
              <w:pStyle w:val="TableEntry"/>
              <w:rPr>
                <w:noProof w:val="0"/>
              </w:rPr>
            </w:pPr>
            <w:r w:rsidRPr="00977EA3">
              <w:rPr>
                <w:noProof w:val="0"/>
              </w:rPr>
              <w:t>21</w:t>
            </w:r>
          </w:p>
        </w:tc>
        <w:tc>
          <w:tcPr>
            <w:tcW w:w="810" w:type="dxa"/>
          </w:tcPr>
          <w:p w14:paraId="711EE195" w14:textId="77777777" w:rsidR="007A1F44" w:rsidRPr="00977EA3" w:rsidRDefault="007A1F44">
            <w:pPr>
              <w:pStyle w:val="TableEntry"/>
              <w:rPr>
                <w:noProof w:val="0"/>
              </w:rPr>
            </w:pPr>
            <w:r w:rsidRPr="00977EA3">
              <w:rPr>
                <w:noProof w:val="0"/>
              </w:rPr>
              <w:t>2</w:t>
            </w:r>
          </w:p>
        </w:tc>
        <w:tc>
          <w:tcPr>
            <w:tcW w:w="720" w:type="dxa"/>
          </w:tcPr>
          <w:p w14:paraId="48C0F66F" w14:textId="77777777" w:rsidR="007A1F44" w:rsidRPr="00977EA3" w:rsidRDefault="007A1F44">
            <w:pPr>
              <w:pStyle w:val="TableEntry"/>
              <w:rPr>
                <w:noProof w:val="0"/>
              </w:rPr>
            </w:pPr>
            <w:r w:rsidRPr="00977EA3">
              <w:rPr>
                <w:noProof w:val="0"/>
              </w:rPr>
              <w:t>IS</w:t>
            </w:r>
          </w:p>
        </w:tc>
        <w:tc>
          <w:tcPr>
            <w:tcW w:w="1066" w:type="dxa"/>
          </w:tcPr>
          <w:p w14:paraId="2DBAC9FB" w14:textId="77777777" w:rsidR="007A1F44" w:rsidRPr="00977EA3" w:rsidRDefault="007A1F44">
            <w:pPr>
              <w:pStyle w:val="TableEntry"/>
              <w:rPr>
                <w:noProof w:val="0"/>
              </w:rPr>
            </w:pPr>
            <w:r w:rsidRPr="00977EA3">
              <w:rPr>
                <w:noProof w:val="0"/>
              </w:rPr>
              <w:t>O</w:t>
            </w:r>
          </w:p>
        </w:tc>
        <w:tc>
          <w:tcPr>
            <w:tcW w:w="992" w:type="dxa"/>
          </w:tcPr>
          <w:p w14:paraId="71E36ADC" w14:textId="77777777" w:rsidR="007A1F44" w:rsidRPr="00977EA3" w:rsidRDefault="007A1F44">
            <w:pPr>
              <w:pStyle w:val="TableEntry"/>
              <w:rPr>
                <w:noProof w:val="0"/>
              </w:rPr>
            </w:pPr>
            <w:r w:rsidRPr="00977EA3">
              <w:rPr>
                <w:noProof w:val="0"/>
              </w:rPr>
              <w:t>[0..1]</w:t>
            </w:r>
          </w:p>
        </w:tc>
        <w:tc>
          <w:tcPr>
            <w:tcW w:w="992" w:type="dxa"/>
          </w:tcPr>
          <w:p w14:paraId="3C878178" w14:textId="77777777" w:rsidR="007A1F44" w:rsidRPr="00977EA3" w:rsidRDefault="007A1F44">
            <w:pPr>
              <w:pStyle w:val="TableEntry"/>
              <w:rPr>
                <w:noProof w:val="0"/>
              </w:rPr>
            </w:pPr>
            <w:r w:rsidRPr="00977EA3">
              <w:rPr>
                <w:noProof w:val="0"/>
              </w:rPr>
              <w:t>0032</w:t>
            </w:r>
          </w:p>
        </w:tc>
        <w:tc>
          <w:tcPr>
            <w:tcW w:w="992" w:type="dxa"/>
          </w:tcPr>
          <w:p w14:paraId="357EA2B3" w14:textId="77777777" w:rsidR="007A1F44" w:rsidRPr="00977EA3" w:rsidRDefault="007A1F44">
            <w:pPr>
              <w:pStyle w:val="TableEntry"/>
              <w:rPr>
                <w:noProof w:val="0"/>
              </w:rPr>
            </w:pPr>
            <w:r w:rsidRPr="00977EA3">
              <w:rPr>
                <w:noProof w:val="0"/>
              </w:rPr>
              <w:t>00151</w:t>
            </w:r>
          </w:p>
        </w:tc>
        <w:tc>
          <w:tcPr>
            <w:tcW w:w="2833" w:type="dxa"/>
          </w:tcPr>
          <w:p w14:paraId="56347927" w14:textId="77777777" w:rsidR="007A1F44" w:rsidRPr="00977EA3" w:rsidRDefault="007A1F44">
            <w:pPr>
              <w:pStyle w:val="TableEntry"/>
              <w:rPr>
                <w:noProof w:val="0"/>
              </w:rPr>
            </w:pPr>
            <w:r w:rsidRPr="00977EA3">
              <w:rPr>
                <w:noProof w:val="0"/>
              </w:rPr>
              <w:t>Charge Price Indicator</w:t>
            </w:r>
          </w:p>
        </w:tc>
      </w:tr>
      <w:tr w:rsidR="007A1F44" w:rsidRPr="00977EA3" w14:paraId="09A9DCDB" w14:textId="77777777" w:rsidTr="00B6518F">
        <w:trPr>
          <w:jc w:val="center"/>
        </w:trPr>
        <w:tc>
          <w:tcPr>
            <w:tcW w:w="810" w:type="dxa"/>
          </w:tcPr>
          <w:p w14:paraId="6DF0A52F" w14:textId="77777777" w:rsidR="007A1F44" w:rsidRPr="00977EA3" w:rsidRDefault="007A1F44">
            <w:pPr>
              <w:pStyle w:val="TableEntry"/>
              <w:rPr>
                <w:noProof w:val="0"/>
              </w:rPr>
            </w:pPr>
            <w:r w:rsidRPr="00977EA3">
              <w:rPr>
                <w:noProof w:val="0"/>
              </w:rPr>
              <w:t>22</w:t>
            </w:r>
          </w:p>
        </w:tc>
        <w:tc>
          <w:tcPr>
            <w:tcW w:w="810" w:type="dxa"/>
          </w:tcPr>
          <w:p w14:paraId="43FDF8D4" w14:textId="77777777" w:rsidR="007A1F44" w:rsidRPr="00977EA3" w:rsidRDefault="007A1F44">
            <w:pPr>
              <w:pStyle w:val="TableEntry"/>
              <w:rPr>
                <w:noProof w:val="0"/>
              </w:rPr>
            </w:pPr>
            <w:r w:rsidRPr="00977EA3">
              <w:rPr>
                <w:noProof w:val="0"/>
              </w:rPr>
              <w:t>2</w:t>
            </w:r>
          </w:p>
        </w:tc>
        <w:tc>
          <w:tcPr>
            <w:tcW w:w="720" w:type="dxa"/>
          </w:tcPr>
          <w:p w14:paraId="013FC77E" w14:textId="77777777" w:rsidR="007A1F44" w:rsidRPr="00977EA3" w:rsidRDefault="007A1F44">
            <w:pPr>
              <w:pStyle w:val="TableEntry"/>
              <w:rPr>
                <w:noProof w:val="0"/>
              </w:rPr>
            </w:pPr>
            <w:r w:rsidRPr="00977EA3">
              <w:rPr>
                <w:noProof w:val="0"/>
              </w:rPr>
              <w:t>IS</w:t>
            </w:r>
          </w:p>
        </w:tc>
        <w:tc>
          <w:tcPr>
            <w:tcW w:w="1066" w:type="dxa"/>
          </w:tcPr>
          <w:p w14:paraId="06D4E486" w14:textId="77777777" w:rsidR="007A1F44" w:rsidRPr="00977EA3" w:rsidRDefault="007A1F44">
            <w:pPr>
              <w:pStyle w:val="TableEntry"/>
              <w:rPr>
                <w:noProof w:val="0"/>
              </w:rPr>
            </w:pPr>
            <w:r w:rsidRPr="00977EA3">
              <w:rPr>
                <w:noProof w:val="0"/>
              </w:rPr>
              <w:t>O</w:t>
            </w:r>
          </w:p>
        </w:tc>
        <w:tc>
          <w:tcPr>
            <w:tcW w:w="992" w:type="dxa"/>
          </w:tcPr>
          <w:p w14:paraId="304FA18D" w14:textId="77777777" w:rsidR="007A1F44" w:rsidRPr="00977EA3" w:rsidRDefault="007A1F44">
            <w:pPr>
              <w:pStyle w:val="TableEntry"/>
              <w:rPr>
                <w:noProof w:val="0"/>
              </w:rPr>
            </w:pPr>
            <w:r w:rsidRPr="00977EA3">
              <w:rPr>
                <w:noProof w:val="0"/>
              </w:rPr>
              <w:t>[0..1]</w:t>
            </w:r>
          </w:p>
        </w:tc>
        <w:tc>
          <w:tcPr>
            <w:tcW w:w="992" w:type="dxa"/>
          </w:tcPr>
          <w:p w14:paraId="79F57E64" w14:textId="77777777" w:rsidR="007A1F44" w:rsidRPr="00977EA3" w:rsidRDefault="007A1F44">
            <w:pPr>
              <w:pStyle w:val="TableEntry"/>
              <w:rPr>
                <w:noProof w:val="0"/>
              </w:rPr>
            </w:pPr>
            <w:r w:rsidRPr="00977EA3">
              <w:rPr>
                <w:noProof w:val="0"/>
              </w:rPr>
              <w:t>0045</w:t>
            </w:r>
          </w:p>
        </w:tc>
        <w:tc>
          <w:tcPr>
            <w:tcW w:w="992" w:type="dxa"/>
          </w:tcPr>
          <w:p w14:paraId="59FEB48E" w14:textId="77777777" w:rsidR="007A1F44" w:rsidRPr="00977EA3" w:rsidRDefault="007A1F44">
            <w:pPr>
              <w:pStyle w:val="TableEntry"/>
              <w:rPr>
                <w:noProof w:val="0"/>
              </w:rPr>
            </w:pPr>
            <w:r w:rsidRPr="00977EA3">
              <w:rPr>
                <w:noProof w:val="0"/>
              </w:rPr>
              <w:t>00152</w:t>
            </w:r>
          </w:p>
        </w:tc>
        <w:tc>
          <w:tcPr>
            <w:tcW w:w="2833" w:type="dxa"/>
          </w:tcPr>
          <w:p w14:paraId="1B619550" w14:textId="77777777" w:rsidR="007A1F44" w:rsidRPr="00977EA3" w:rsidRDefault="007A1F44">
            <w:pPr>
              <w:pStyle w:val="TableEntry"/>
              <w:rPr>
                <w:noProof w:val="0"/>
              </w:rPr>
            </w:pPr>
            <w:r w:rsidRPr="00977EA3">
              <w:rPr>
                <w:noProof w:val="0"/>
              </w:rPr>
              <w:t>Courtesy Code</w:t>
            </w:r>
          </w:p>
        </w:tc>
      </w:tr>
      <w:tr w:rsidR="007A1F44" w:rsidRPr="00977EA3" w14:paraId="438730D9" w14:textId="77777777" w:rsidTr="00B6518F">
        <w:trPr>
          <w:jc w:val="center"/>
        </w:trPr>
        <w:tc>
          <w:tcPr>
            <w:tcW w:w="810" w:type="dxa"/>
          </w:tcPr>
          <w:p w14:paraId="548A7947" w14:textId="77777777" w:rsidR="007A1F44" w:rsidRPr="00977EA3" w:rsidRDefault="007A1F44">
            <w:pPr>
              <w:pStyle w:val="TableEntry"/>
              <w:rPr>
                <w:noProof w:val="0"/>
              </w:rPr>
            </w:pPr>
            <w:r w:rsidRPr="00977EA3">
              <w:rPr>
                <w:noProof w:val="0"/>
              </w:rPr>
              <w:t>23</w:t>
            </w:r>
          </w:p>
        </w:tc>
        <w:tc>
          <w:tcPr>
            <w:tcW w:w="810" w:type="dxa"/>
          </w:tcPr>
          <w:p w14:paraId="5F5B69B7" w14:textId="77777777" w:rsidR="007A1F44" w:rsidRPr="00977EA3" w:rsidRDefault="007A1F44">
            <w:pPr>
              <w:pStyle w:val="TableEntry"/>
              <w:rPr>
                <w:noProof w:val="0"/>
              </w:rPr>
            </w:pPr>
            <w:r w:rsidRPr="00977EA3">
              <w:rPr>
                <w:noProof w:val="0"/>
              </w:rPr>
              <w:t>2</w:t>
            </w:r>
          </w:p>
        </w:tc>
        <w:tc>
          <w:tcPr>
            <w:tcW w:w="720" w:type="dxa"/>
          </w:tcPr>
          <w:p w14:paraId="50F371EA" w14:textId="77777777" w:rsidR="007A1F44" w:rsidRPr="00977EA3" w:rsidRDefault="007A1F44">
            <w:pPr>
              <w:pStyle w:val="TableEntry"/>
              <w:rPr>
                <w:noProof w:val="0"/>
              </w:rPr>
            </w:pPr>
            <w:r w:rsidRPr="00977EA3">
              <w:rPr>
                <w:noProof w:val="0"/>
              </w:rPr>
              <w:t>IS</w:t>
            </w:r>
          </w:p>
        </w:tc>
        <w:tc>
          <w:tcPr>
            <w:tcW w:w="1066" w:type="dxa"/>
          </w:tcPr>
          <w:p w14:paraId="2665EF15" w14:textId="77777777" w:rsidR="007A1F44" w:rsidRPr="00977EA3" w:rsidRDefault="007A1F44">
            <w:pPr>
              <w:pStyle w:val="TableEntry"/>
              <w:rPr>
                <w:noProof w:val="0"/>
              </w:rPr>
            </w:pPr>
            <w:r w:rsidRPr="00977EA3">
              <w:rPr>
                <w:noProof w:val="0"/>
              </w:rPr>
              <w:t>O</w:t>
            </w:r>
          </w:p>
        </w:tc>
        <w:tc>
          <w:tcPr>
            <w:tcW w:w="992" w:type="dxa"/>
          </w:tcPr>
          <w:p w14:paraId="2F91C0A3" w14:textId="77777777" w:rsidR="007A1F44" w:rsidRPr="00977EA3" w:rsidRDefault="007A1F44">
            <w:pPr>
              <w:pStyle w:val="TableEntry"/>
              <w:rPr>
                <w:noProof w:val="0"/>
              </w:rPr>
            </w:pPr>
            <w:r w:rsidRPr="00977EA3">
              <w:rPr>
                <w:noProof w:val="0"/>
              </w:rPr>
              <w:t>[0..1]</w:t>
            </w:r>
          </w:p>
        </w:tc>
        <w:tc>
          <w:tcPr>
            <w:tcW w:w="992" w:type="dxa"/>
          </w:tcPr>
          <w:p w14:paraId="0597F60D" w14:textId="77777777" w:rsidR="007A1F44" w:rsidRPr="00977EA3" w:rsidRDefault="007A1F44">
            <w:pPr>
              <w:pStyle w:val="TableEntry"/>
              <w:rPr>
                <w:noProof w:val="0"/>
              </w:rPr>
            </w:pPr>
            <w:r w:rsidRPr="00977EA3">
              <w:rPr>
                <w:noProof w:val="0"/>
              </w:rPr>
              <w:t>0046</w:t>
            </w:r>
          </w:p>
        </w:tc>
        <w:tc>
          <w:tcPr>
            <w:tcW w:w="992" w:type="dxa"/>
          </w:tcPr>
          <w:p w14:paraId="31C6F31E" w14:textId="77777777" w:rsidR="007A1F44" w:rsidRPr="00977EA3" w:rsidRDefault="007A1F44">
            <w:pPr>
              <w:pStyle w:val="TableEntry"/>
              <w:rPr>
                <w:noProof w:val="0"/>
              </w:rPr>
            </w:pPr>
            <w:r w:rsidRPr="00977EA3">
              <w:rPr>
                <w:noProof w:val="0"/>
              </w:rPr>
              <w:t>00153</w:t>
            </w:r>
          </w:p>
        </w:tc>
        <w:tc>
          <w:tcPr>
            <w:tcW w:w="2833" w:type="dxa"/>
          </w:tcPr>
          <w:p w14:paraId="386987B0" w14:textId="77777777" w:rsidR="007A1F44" w:rsidRPr="00977EA3" w:rsidRDefault="007A1F44">
            <w:pPr>
              <w:pStyle w:val="TableEntry"/>
              <w:rPr>
                <w:noProof w:val="0"/>
              </w:rPr>
            </w:pPr>
            <w:r w:rsidRPr="00977EA3">
              <w:rPr>
                <w:noProof w:val="0"/>
              </w:rPr>
              <w:t>Credit Rating</w:t>
            </w:r>
          </w:p>
        </w:tc>
      </w:tr>
      <w:tr w:rsidR="007A1F44" w:rsidRPr="00977EA3" w14:paraId="1858C2F6" w14:textId="77777777" w:rsidTr="00B6518F">
        <w:trPr>
          <w:jc w:val="center"/>
        </w:trPr>
        <w:tc>
          <w:tcPr>
            <w:tcW w:w="810" w:type="dxa"/>
          </w:tcPr>
          <w:p w14:paraId="3469BA5E" w14:textId="77777777" w:rsidR="007A1F44" w:rsidRPr="00977EA3" w:rsidRDefault="007A1F44">
            <w:pPr>
              <w:pStyle w:val="TableEntry"/>
              <w:rPr>
                <w:noProof w:val="0"/>
              </w:rPr>
            </w:pPr>
            <w:r w:rsidRPr="00977EA3">
              <w:rPr>
                <w:noProof w:val="0"/>
              </w:rPr>
              <w:t>24</w:t>
            </w:r>
          </w:p>
        </w:tc>
        <w:tc>
          <w:tcPr>
            <w:tcW w:w="810" w:type="dxa"/>
          </w:tcPr>
          <w:p w14:paraId="571F7134" w14:textId="77777777" w:rsidR="007A1F44" w:rsidRPr="00977EA3" w:rsidRDefault="007A1F44">
            <w:pPr>
              <w:pStyle w:val="TableEntry"/>
              <w:rPr>
                <w:noProof w:val="0"/>
              </w:rPr>
            </w:pPr>
            <w:r w:rsidRPr="00977EA3">
              <w:rPr>
                <w:noProof w:val="0"/>
              </w:rPr>
              <w:t>2</w:t>
            </w:r>
          </w:p>
        </w:tc>
        <w:tc>
          <w:tcPr>
            <w:tcW w:w="720" w:type="dxa"/>
          </w:tcPr>
          <w:p w14:paraId="6C46B58C" w14:textId="77777777" w:rsidR="007A1F44" w:rsidRPr="00977EA3" w:rsidRDefault="007A1F44">
            <w:pPr>
              <w:pStyle w:val="TableEntry"/>
              <w:rPr>
                <w:noProof w:val="0"/>
              </w:rPr>
            </w:pPr>
            <w:r w:rsidRPr="00977EA3">
              <w:rPr>
                <w:noProof w:val="0"/>
              </w:rPr>
              <w:t>IS</w:t>
            </w:r>
          </w:p>
        </w:tc>
        <w:tc>
          <w:tcPr>
            <w:tcW w:w="1066" w:type="dxa"/>
          </w:tcPr>
          <w:p w14:paraId="6FAFBE02" w14:textId="77777777" w:rsidR="007A1F44" w:rsidRPr="00977EA3" w:rsidRDefault="007A1F44">
            <w:pPr>
              <w:pStyle w:val="TableEntry"/>
              <w:rPr>
                <w:noProof w:val="0"/>
              </w:rPr>
            </w:pPr>
            <w:r w:rsidRPr="00977EA3">
              <w:rPr>
                <w:noProof w:val="0"/>
              </w:rPr>
              <w:t>O</w:t>
            </w:r>
          </w:p>
        </w:tc>
        <w:tc>
          <w:tcPr>
            <w:tcW w:w="992" w:type="dxa"/>
          </w:tcPr>
          <w:p w14:paraId="44194032" w14:textId="77777777" w:rsidR="007A1F44" w:rsidRPr="00977EA3" w:rsidRDefault="007A1F44">
            <w:pPr>
              <w:pStyle w:val="TableEntry"/>
              <w:rPr>
                <w:noProof w:val="0"/>
              </w:rPr>
            </w:pPr>
            <w:r w:rsidRPr="00977EA3">
              <w:rPr>
                <w:noProof w:val="0"/>
              </w:rPr>
              <w:t>[0..*]</w:t>
            </w:r>
          </w:p>
        </w:tc>
        <w:tc>
          <w:tcPr>
            <w:tcW w:w="992" w:type="dxa"/>
          </w:tcPr>
          <w:p w14:paraId="17C0A68B" w14:textId="77777777" w:rsidR="007A1F44" w:rsidRPr="00977EA3" w:rsidRDefault="007A1F44">
            <w:pPr>
              <w:pStyle w:val="TableEntry"/>
              <w:rPr>
                <w:noProof w:val="0"/>
              </w:rPr>
            </w:pPr>
            <w:r w:rsidRPr="00977EA3">
              <w:rPr>
                <w:noProof w:val="0"/>
              </w:rPr>
              <w:t>0044</w:t>
            </w:r>
          </w:p>
        </w:tc>
        <w:tc>
          <w:tcPr>
            <w:tcW w:w="992" w:type="dxa"/>
          </w:tcPr>
          <w:p w14:paraId="54C1D6F2" w14:textId="77777777" w:rsidR="007A1F44" w:rsidRPr="00977EA3" w:rsidRDefault="007A1F44">
            <w:pPr>
              <w:pStyle w:val="TableEntry"/>
              <w:rPr>
                <w:noProof w:val="0"/>
              </w:rPr>
            </w:pPr>
            <w:r w:rsidRPr="00977EA3">
              <w:rPr>
                <w:noProof w:val="0"/>
              </w:rPr>
              <w:t>00154</w:t>
            </w:r>
          </w:p>
        </w:tc>
        <w:tc>
          <w:tcPr>
            <w:tcW w:w="2833" w:type="dxa"/>
          </w:tcPr>
          <w:p w14:paraId="2B5FE173" w14:textId="77777777" w:rsidR="007A1F44" w:rsidRPr="00977EA3" w:rsidRDefault="007A1F44">
            <w:pPr>
              <w:pStyle w:val="TableEntry"/>
              <w:rPr>
                <w:noProof w:val="0"/>
              </w:rPr>
            </w:pPr>
            <w:r w:rsidRPr="00977EA3">
              <w:rPr>
                <w:noProof w:val="0"/>
              </w:rPr>
              <w:t>Contract Code</w:t>
            </w:r>
          </w:p>
        </w:tc>
      </w:tr>
      <w:tr w:rsidR="007A1F44" w:rsidRPr="00977EA3" w14:paraId="39630C77" w14:textId="77777777" w:rsidTr="00B6518F">
        <w:trPr>
          <w:jc w:val="center"/>
        </w:trPr>
        <w:tc>
          <w:tcPr>
            <w:tcW w:w="810" w:type="dxa"/>
          </w:tcPr>
          <w:p w14:paraId="203C041A" w14:textId="77777777" w:rsidR="007A1F44" w:rsidRPr="00977EA3" w:rsidRDefault="007A1F44">
            <w:pPr>
              <w:pStyle w:val="TableEntry"/>
              <w:rPr>
                <w:noProof w:val="0"/>
              </w:rPr>
            </w:pPr>
            <w:r w:rsidRPr="00977EA3">
              <w:rPr>
                <w:noProof w:val="0"/>
              </w:rPr>
              <w:t>25</w:t>
            </w:r>
          </w:p>
        </w:tc>
        <w:tc>
          <w:tcPr>
            <w:tcW w:w="810" w:type="dxa"/>
          </w:tcPr>
          <w:p w14:paraId="39761DC8" w14:textId="77777777" w:rsidR="007A1F44" w:rsidRPr="00977EA3" w:rsidRDefault="007A1F44">
            <w:pPr>
              <w:pStyle w:val="TableEntry"/>
              <w:rPr>
                <w:noProof w:val="0"/>
              </w:rPr>
            </w:pPr>
            <w:r w:rsidRPr="00977EA3">
              <w:rPr>
                <w:noProof w:val="0"/>
              </w:rPr>
              <w:t>8</w:t>
            </w:r>
          </w:p>
        </w:tc>
        <w:tc>
          <w:tcPr>
            <w:tcW w:w="720" w:type="dxa"/>
          </w:tcPr>
          <w:p w14:paraId="03614E50" w14:textId="77777777" w:rsidR="007A1F44" w:rsidRPr="00977EA3" w:rsidRDefault="007A1F44">
            <w:pPr>
              <w:pStyle w:val="TableEntry"/>
              <w:rPr>
                <w:noProof w:val="0"/>
              </w:rPr>
            </w:pPr>
            <w:r w:rsidRPr="00977EA3">
              <w:rPr>
                <w:noProof w:val="0"/>
              </w:rPr>
              <w:t>DT</w:t>
            </w:r>
          </w:p>
        </w:tc>
        <w:tc>
          <w:tcPr>
            <w:tcW w:w="1066" w:type="dxa"/>
          </w:tcPr>
          <w:p w14:paraId="4705FF92" w14:textId="77777777" w:rsidR="007A1F44" w:rsidRPr="00977EA3" w:rsidRDefault="007A1F44">
            <w:pPr>
              <w:pStyle w:val="TableEntry"/>
              <w:rPr>
                <w:noProof w:val="0"/>
              </w:rPr>
            </w:pPr>
            <w:r w:rsidRPr="00977EA3">
              <w:rPr>
                <w:noProof w:val="0"/>
              </w:rPr>
              <w:t>O</w:t>
            </w:r>
          </w:p>
        </w:tc>
        <w:tc>
          <w:tcPr>
            <w:tcW w:w="992" w:type="dxa"/>
          </w:tcPr>
          <w:p w14:paraId="4C2A59D5" w14:textId="77777777" w:rsidR="007A1F44" w:rsidRPr="00977EA3" w:rsidRDefault="007A1F44">
            <w:pPr>
              <w:pStyle w:val="TableEntry"/>
              <w:rPr>
                <w:noProof w:val="0"/>
              </w:rPr>
            </w:pPr>
            <w:r w:rsidRPr="00977EA3">
              <w:rPr>
                <w:noProof w:val="0"/>
              </w:rPr>
              <w:t>[0..*]</w:t>
            </w:r>
          </w:p>
        </w:tc>
        <w:tc>
          <w:tcPr>
            <w:tcW w:w="992" w:type="dxa"/>
          </w:tcPr>
          <w:p w14:paraId="0FC51966" w14:textId="77777777" w:rsidR="007A1F44" w:rsidRPr="00977EA3" w:rsidRDefault="007A1F44">
            <w:pPr>
              <w:pStyle w:val="TableEntry"/>
              <w:rPr>
                <w:noProof w:val="0"/>
              </w:rPr>
            </w:pPr>
          </w:p>
        </w:tc>
        <w:tc>
          <w:tcPr>
            <w:tcW w:w="992" w:type="dxa"/>
          </w:tcPr>
          <w:p w14:paraId="176C0971" w14:textId="77777777" w:rsidR="007A1F44" w:rsidRPr="00977EA3" w:rsidRDefault="007A1F44">
            <w:pPr>
              <w:pStyle w:val="TableEntry"/>
              <w:rPr>
                <w:noProof w:val="0"/>
              </w:rPr>
            </w:pPr>
            <w:r w:rsidRPr="00977EA3">
              <w:rPr>
                <w:noProof w:val="0"/>
              </w:rPr>
              <w:t>00155</w:t>
            </w:r>
          </w:p>
        </w:tc>
        <w:tc>
          <w:tcPr>
            <w:tcW w:w="2833" w:type="dxa"/>
          </w:tcPr>
          <w:p w14:paraId="26B2EE0C" w14:textId="77777777" w:rsidR="007A1F44" w:rsidRPr="00977EA3" w:rsidRDefault="007A1F44">
            <w:pPr>
              <w:pStyle w:val="TableEntry"/>
              <w:rPr>
                <w:noProof w:val="0"/>
              </w:rPr>
            </w:pPr>
            <w:r w:rsidRPr="00977EA3">
              <w:rPr>
                <w:noProof w:val="0"/>
              </w:rPr>
              <w:t>Contract Effective Date</w:t>
            </w:r>
          </w:p>
        </w:tc>
      </w:tr>
      <w:tr w:rsidR="007A1F44" w:rsidRPr="00977EA3" w14:paraId="5B1DE1ED" w14:textId="77777777" w:rsidTr="00B6518F">
        <w:trPr>
          <w:jc w:val="center"/>
        </w:trPr>
        <w:tc>
          <w:tcPr>
            <w:tcW w:w="810" w:type="dxa"/>
          </w:tcPr>
          <w:p w14:paraId="27E1FD5C" w14:textId="77777777" w:rsidR="007A1F44" w:rsidRPr="00977EA3" w:rsidRDefault="007A1F44">
            <w:pPr>
              <w:pStyle w:val="TableEntry"/>
              <w:rPr>
                <w:noProof w:val="0"/>
              </w:rPr>
            </w:pPr>
            <w:r w:rsidRPr="00977EA3">
              <w:rPr>
                <w:noProof w:val="0"/>
              </w:rPr>
              <w:t>26</w:t>
            </w:r>
          </w:p>
        </w:tc>
        <w:tc>
          <w:tcPr>
            <w:tcW w:w="810" w:type="dxa"/>
          </w:tcPr>
          <w:p w14:paraId="23C17AE1" w14:textId="77777777" w:rsidR="007A1F44" w:rsidRPr="00977EA3" w:rsidRDefault="007A1F44">
            <w:pPr>
              <w:pStyle w:val="TableEntry"/>
              <w:rPr>
                <w:noProof w:val="0"/>
              </w:rPr>
            </w:pPr>
            <w:r w:rsidRPr="00977EA3">
              <w:rPr>
                <w:noProof w:val="0"/>
              </w:rPr>
              <w:t>12</w:t>
            </w:r>
          </w:p>
        </w:tc>
        <w:tc>
          <w:tcPr>
            <w:tcW w:w="720" w:type="dxa"/>
          </w:tcPr>
          <w:p w14:paraId="5093D604" w14:textId="77777777" w:rsidR="007A1F44" w:rsidRPr="00977EA3" w:rsidRDefault="007A1F44">
            <w:pPr>
              <w:pStyle w:val="TableEntry"/>
              <w:rPr>
                <w:noProof w:val="0"/>
              </w:rPr>
            </w:pPr>
            <w:r w:rsidRPr="00977EA3">
              <w:rPr>
                <w:noProof w:val="0"/>
              </w:rPr>
              <w:t>NM</w:t>
            </w:r>
          </w:p>
        </w:tc>
        <w:tc>
          <w:tcPr>
            <w:tcW w:w="1066" w:type="dxa"/>
          </w:tcPr>
          <w:p w14:paraId="52862DD8" w14:textId="77777777" w:rsidR="007A1F44" w:rsidRPr="00977EA3" w:rsidRDefault="007A1F44">
            <w:pPr>
              <w:pStyle w:val="TableEntry"/>
              <w:rPr>
                <w:noProof w:val="0"/>
              </w:rPr>
            </w:pPr>
            <w:r w:rsidRPr="00977EA3">
              <w:rPr>
                <w:noProof w:val="0"/>
              </w:rPr>
              <w:t>O</w:t>
            </w:r>
          </w:p>
        </w:tc>
        <w:tc>
          <w:tcPr>
            <w:tcW w:w="992" w:type="dxa"/>
          </w:tcPr>
          <w:p w14:paraId="0099A1DF" w14:textId="77777777" w:rsidR="007A1F44" w:rsidRPr="00977EA3" w:rsidRDefault="007A1F44">
            <w:pPr>
              <w:pStyle w:val="TableEntry"/>
              <w:rPr>
                <w:noProof w:val="0"/>
              </w:rPr>
            </w:pPr>
            <w:r w:rsidRPr="00977EA3">
              <w:rPr>
                <w:noProof w:val="0"/>
              </w:rPr>
              <w:t>[0..*]</w:t>
            </w:r>
          </w:p>
        </w:tc>
        <w:tc>
          <w:tcPr>
            <w:tcW w:w="992" w:type="dxa"/>
          </w:tcPr>
          <w:p w14:paraId="20E398CB" w14:textId="77777777" w:rsidR="007A1F44" w:rsidRPr="00977EA3" w:rsidRDefault="007A1F44">
            <w:pPr>
              <w:pStyle w:val="TableEntry"/>
              <w:rPr>
                <w:noProof w:val="0"/>
              </w:rPr>
            </w:pPr>
          </w:p>
        </w:tc>
        <w:tc>
          <w:tcPr>
            <w:tcW w:w="992" w:type="dxa"/>
          </w:tcPr>
          <w:p w14:paraId="566960BD" w14:textId="77777777" w:rsidR="007A1F44" w:rsidRPr="00977EA3" w:rsidRDefault="007A1F44">
            <w:pPr>
              <w:pStyle w:val="TableEntry"/>
              <w:rPr>
                <w:noProof w:val="0"/>
              </w:rPr>
            </w:pPr>
            <w:r w:rsidRPr="00977EA3">
              <w:rPr>
                <w:noProof w:val="0"/>
              </w:rPr>
              <w:t>00156</w:t>
            </w:r>
          </w:p>
        </w:tc>
        <w:tc>
          <w:tcPr>
            <w:tcW w:w="2833" w:type="dxa"/>
          </w:tcPr>
          <w:p w14:paraId="23B11275" w14:textId="77777777" w:rsidR="007A1F44" w:rsidRPr="00977EA3" w:rsidRDefault="007A1F44">
            <w:pPr>
              <w:pStyle w:val="TableEntry"/>
              <w:rPr>
                <w:noProof w:val="0"/>
              </w:rPr>
            </w:pPr>
            <w:r w:rsidRPr="00977EA3">
              <w:rPr>
                <w:noProof w:val="0"/>
              </w:rPr>
              <w:t>Contract Amount</w:t>
            </w:r>
          </w:p>
        </w:tc>
      </w:tr>
      <w:tr w:rsidR="007A1F44" w:rsidRPr="00977EA3" w14:paraId="7CD10581" w14:textId="77777777" w:rsidTr="00B6518F">
        <w:trPr>
          <w:jc w:val="center"/>
        </w:trPr>
        <w:tc>
          <w:tcPr>
            <w:tcW w:w="810" w:type="dxa"/>
          </w:tcPr>
          <w:p w14:paraId="24712F9E" w14:textId="77777777" w:rsidR="007A1F44" w:rsidRPr="00977EA3" w:rsidRDefault="007A1F44">
            <w:pPr>
              <w:pStyle w:val="TableEntry"/>
              <w:rPr>
                <w:noProof w:val="0"/>
              </w:rPr>
            </w:pPr>
            <w:r w:rsidRPr="00977EA3">
              <w:rPr>
                <w:noProof w:val="0"/>
              </w:rPr>
              <w:t>27</w:t>
            </w:r>
          </w:p>
        </w:tc>
        <w:tc>
          <w:tcPr>
            <w:tcW w:w="810" w:type="dxa"/>
          </w:tcPr>
          <w:p w14:paraId="253C972B" w14:textId="77777777" w:rsidR="007A1F44" w:rsidRPr="00977EA3" w:rsidRDefault="007A1F44">
            <w:pPr>
              <w:pStyle w:val="TableEntry"/>
              <w:rPr>
                <w:noProof w:val="0"/>
              </w:rPr>
            </w:pPr>
            <w:r w:rsidRPr="00977EA3">
              <w:rPr>
                <w:noProof w:val="0"/>
              </w:rPr>
              <w:t>3</w:t>
            </w:r>
          </w:p>
        </w:tc>
        <w:tc>
          <w:tcPr>
            <w:tcW w:w="720" w:type="dxa"/>
          </w:tcPr>
          <w:p w14:paraId="20800D23" w14:textId="77777777" w:rsidR="007A1F44" w:rsidRPr="00977EA3" w:rsidRDefault="007A1F44">
            <w:pPr>
              <w:pStyle w:val="TableEntry"/>
              <w:rPr>
                <w:noProof w:val="0"/>
              </w:rPr>
            </w:pPr>
            <w:r w:rsidRPr="00977EA3">
              <w:rPr>
                <w:noProof w:val="0"/>
              </w:rPr>
              <w:t>NM</w:t>
            </w:r>
          </w:p>
        </w:tc>
        <w:tc>
          <w:tcPr>
            <w:tcW w:w="1066" w:type="dxa"/>
          </w:tcPr>
          <w:p w14:paraId="6B84BA40" w14:textId="77777777" w:rsidR="007A1F44" w:rsidRPr="00977EA3" w:rsidRDefault="007A1F44">
            <w:pPr>
              <w:pStyle w:val="TableEntry"/>
              <w:rPr>
                <w:noProof w:val="0"/>
              </w:rPr>
            </w:pPr>
            <w:r w:rsidRPr="00977EA3">
              <w:rPr>
                <w:noProof w:val="0"/>
              </w:rPr>
              <w:t>O</w:t>
            </w:r>
          </w:p>
        </w:tc>
        <w:tc>
          <w:tcPr>
            <w:tcW w:w="992" w:type="dxa"/>
          </w:tcPr>
          <w:p w14:paraId="5DEA0E7A" w14:textId="77777777" w:rsidR="007A1F44" w:rsidRPr="00977EA3" w:rsidRDefault="007A1F44">
            <w:pPr>
              <w:pStyle w:val="TableEntry"/>
              <w:rPr>
                <w:noProof w:val="0"/>
              </w:rPr>
            </w:pPr>
            <w:r w:rsidRPr="00977EA3">
              <w:rPr>
                <w:noProof w:val="0"/>
              </w:rPr>
              <w:t>[0..*]</w:t>
            </w:r>
          </w:p>
        </w:tc>
        <w:tc>
          <w:tcPr>
            <w:tcW w:w="992" w:type="dxa"/>
          </w:tcPr>
          <w:p w14:paraId="773A4771" w14:textId="77777777" w:rsidR="007A1F44" w:rsidRPr="00977EA3" w:rsidRDefault="007A1F44">
            <w:pPr>
              <w:pStyle w:val="TableEntry"/>
              <w:rPr>
                <w:noProof w:val="0"/>
              </w:rPr>
            </w:pPr>
          </w:p>
        </w:tc>
        <w:tc>
          <w:tcPr>
            <w:tcW w:w="992" w:type="dxa"/>
          </w:tcPr>
          <w:p w14:paraId="11D3B430" w14:textId="77777777" w:rsidR="007A1F44" w:rsidRPr="00977EA3" w:rsidRDefault="007A1F44">
            <w:pPr>
              <w:pStyle w:val="TableEntry"/>
              <w:rPr>
                <w:noProof w:val="0"/>
              </w:rPr>
            </w:pPr>
            <w:r w:rsidRPr="00977EA3">
              <w:rPr>
                <w:noProof w:val="0"/>
              </w:rPr>
              <w:t>00157</w:t>
            </w:r>
          </w:p>
        </w:tc>
        <w:tc>
          <w:tcPr>
            <w:tcW w:w="2833" w:type="dxa"/>
          </w:tcPr>
          <w:p w14:paraId="01B44BEA" w14:textId="77777777" w:rsidR="007A1F44" w:rsidRPr="00977EA3" w:rsidRDefault="007A1F44">
            <w:pPr>
              <w:pStyle w:val="TableEntry"/>
              <w:rPr>
                <w:noProof w:val="0"/>
              </w:rPr>
            </w:pPr>
            <w:r w:rsidRPr="00977EA3">
              <w:rPr>
                <w:noProof w:val="0"/>
              </w:rPr>
              <w:t>Contract Period</w:t>
            </w:r>
          </w:p>
        </w:tc>
      </w:tr>
      <w:tr w:rsidR="007A1F44" w:rsidRPr="00977EA3" w14:paraId="60A258C1" w14:textId="77777777" w:rsidTr="00B6518F">
        <w:trPr>
          <w:jc w:val="center"/>
        </w:trPr>
        <w:tc>
          <w:tcPr>
            <w:tcW w:w="810" w:type="dxa"/>
          </w:tcPr>
          <w:p w14:paraId="79CD1A3A" w14:textId="77777777" w:rsidR="007A1F44" w:rsidRPr="00977EA3" w:rsidRDefault="007A1F44">
            <w:pPr>
              <w:pStyle w:val="TableEntry"/>
              <w:rPr>
                <w:noProof w:val="0"/>
              </w:rPr>
            </w:pPr>
            <w:r w:rsidRPr="00977EA3">
              <w:rPr>
                <w:noProof w:val="0"/>
              </w:rPr>
              <w:t>28</w:t>
            </w:r>
          </w:p>
        </w:tc>
        <w:tc>
          <w:tcPr>
            <w:tcW w:w="810" w:type="dxa"/>
          </w:tcPr>
          <w:p w14:paraId="4C741749" w14:textId="77777777" w:rsidR="007A1F44" w:rsidRPr="00977EA3" w:rsidRDefault="007A1F44">
            <w:pPr>
              <w:pStyle w:val="TableEntry"/>
              <w:rPr>
                <w:noProof w:val="0"/>
              </w:rPr>
            </w:pPr>
            <w:r w:rsidRPr="00977EA3">
              <w:rPr>
                <w:noProof w:val="0"/>
              </w:rPr>
              <w:t>2</w:t>
            </w:r>
          </w:p>
        </w:tc>
        <w:tc>
          <w:tcPr>
            <w:tcW w:w="720" w:type="dxa"/>
          </w:tcPr>
          <w:p w14:paraId="1CAE1ADF" w14:textId="77777777" w:rsidR="007A1F44" w:rsidRPr="00977EA3" w:rsidRDefault="007A1F44">
            <w:pPr>
              <w:pStyle w:val="TableEntry"/>
              <w:rPr>
                <w:noProof w:val="0"/>
              </w:rPr>
            </w:pPr>
            <w:r w:rsidRPr="00977EA3">
              <w:rPr>
                <w:noProof w:val="0"/>
              </w:rPr>
              <w:t>IS</w:t>
            </w:r>
          </w:p>
        </w:tc>
        <w:tc>
          <w:tcPr>
            <w:tcW w:w="1066" w:type="dxa"/>
          </w:tcPr>
          <w:p w14:paraId="5E499E33" w14:textId="77777777" w:rsidR="007A1F44" w:rsidRPr="00977EA3" w:rsidRDefault="007A1F44">
            <w:pPr>
              <w:pStyle w:val="TableEntry"/>
              <w:rPr>
                <w:noProof w:val="0"/>
              </w:rPr>
            </w:pPr>
            <w:r w:rsidRPr="00977EA3">
              <w:rPr>
                <w:noProof w:val="0"/>
              </w:rPr>
              <w:t>O</w:t>
            </w:r>
          </w:p>
        </w:tc>
        <w:tc>
          <w:tcPr>
            <w:tcW w:w="992" w:type="dxa"/>
          </w:tcPr>
          <w:p w14:paraId="4946E56A" w14:textId="77777777" w:rsidR="007A1F44" w:rsidRPr="00977EA3" w:rsidRDefault="007A1F44">
            <w:pPr>
              <w:pStyle w:val="TableEntry"/>
              <w:rPr>
                <w:noProof w:val="0"/>
              </w:rPr>
            </w:pPr>
            <w:r w:rsidRPr="00977EA3">
              <w:rPr>
                <w:noProof w:val="0"/>
              </w:rPr>
              <w:t>[0..1]</w:t>
            </w:r>
          </w:p>
        </w:tc>
        <w:tc>
          <w:tcPr>
            <w:tcW w:w="992" w:type="dxa"/>
          </w:tcPr>
          <w:p w14:paraId="3FDBFA03" w14:textId="77777777" w:rsidR="007A1F44" w:rsidRPr="00977EA3" w:rsidRDefault="007A1F44">
            <w:pPr>
              <w:pStyle w:val="TableEntry"/>
              <w:rPr>
                <w:noProof w:val="0"/>
              </w:rPr>
            </w:pPr>
            <w:r w:rsidRPr="00977EA3">
              <w:rPr>
                <w:noProof w:val="0"/>
              </w:rPr>
              <w:t>0073</w:t>
            </w:r>
          </w:p>
        </w:tc>
        <w:tc>
          <w:tcPr>
            <w:tcW w:w="992" w:type="dxa"/>
          </w:tcPr>
          <w:p w14:paraId="75130B25" w14:textId="77777777" w:rsidR="007A1F44" w:rsidRPr="00977EA3" w:rsidRDefault="007A1F44">
            <w:pPr>
              <w:pStyle w:val="TableEntry"/>
              <w:rPr>
                <w:noProof w:val="0"/>
              </w:rPr>
            </w:pPr>
            <w:r w:rsidRPr="00977EA3">
              <w:rPr>
                <w:noProof w:val="0"/>
              </w:rPr>
              <w:t>00158</w:t>
            </w:r>
          </w:p>
        </w:tc>
        <w:tc>
          <w:tcPr>
            <w:tcW w:w="2833" w:type="dxa"/>
          </w:tcPr>
          <w:p w14:paraId="769F8446" w14:textId="77777777" w:rsidR="007A1F44" w:rsidRPr="00977EA3" w:rsidRDefault="007A1F44">
            <w:pPr>
              <w:pStyle w:val="TableEntry"/>
              <w:rPr>
                <w:noProof w:val="0"/>
              </w:rPr>
            </w:pPr>
            <w:r w:rsidRPr="00977EA3">
              <w:rPr>
                <w:noProof w:val="0"/>
              </w:rPr>
              <w:t>Interest Code</w:t>
            </w:r>
          </w:p>
        </w:tc>
      </w:tr>
      <w:tr w:rsidR="007A1F44" w:rsidRPr="00977EA3" w14:paraId="34E7A6E4" w14:textId="77777777" w:rsidTr="00B6518F">
        <w:trPr>
          <w:jc w:val="center"/>
        </w:trPr>
        <w:tc>
          <w:tcPr>
            <w:tcW w:w="810" w:type="dxa"/>
          </w:tcPr>
          <w:p w14:paraId="4F33D089" w14:textId="77777777" w:rsidR="007A1F44" w:rsidRPr="00977EA3" w:rsidRDefault="007A1F44">
            <w:pPr>
              <w:pStyle w:val="TableEntry"/>
              <w:rPr>
                <w:noProof w:val="0"/>
              </w:rPr>
            </w:pPr>
            <w:r w:rsidRPr="00977EA3">
              <w:rPr>
                <w:noProof w:val="0"/>
              </w:rPr>
              <w:t>29</w:t>
            </w:r>
          </w:p>
        </w:tc>
        <w:tc>
          <w:tcPr>
            <w:tcW w:w="810" w:type="dxa"/>
          </w:tcPr>
          <w:p w14:paraId="11D3EB3E" w14:textId="77777777" w:rsidR="007A1F44" w:rsidRPr="00977EA3" w:rsidRDefault="007A1F44">
            <w:pPr>
              <w:pStyle w:val="TableEntry"/>
              <w:rPr>
                <w:noProof w:val="0"/>
              </w:rPr>
            </w:pPr>
            <w:r w:rsidRPr="00977EA3">
              <w:rPr>
                <w:noProof w:val="0"/>
              </w:rPr>
              <w:t>4</w:t>
            </w:r>
          </w:p>
        </w:tc>
        <w:tc>
          <w:tcPr>
            <w:tcW w:w="720" w:type="dxa"/>
          </w:tcPr>
          <w:p w14:paraId="09F46A57" w14:textId="77777777" w:rsidR="007A1F44" w:rsidRPr="00977EA3" w:rsidRDefault="007A1F44">
            <w:pPr>
              <w:pStyle w:val="TableEntry"/>
              <w:rPr>
                <w:noProof w:val="0"/>
              </w:rPr>
            </w:pPr>
            <w:r w:rsidRPr="00977EA3">
              <w:rPr>
                <w:noProof w:val="0"/>
              </w:rPr>
              <w:t>IS</w:t>
            </w:r>
          </w:p>
        </w:tc>
        <w:tc>
          <w:tcPr>
            <w:tcW w:w="1066" w:type="dxa"/>
          </w:tcPr>
          <w:p w14:paraId="00A043A8" w14:textId="77777777" w:rsidR="007A1F44" w:rsidRPr="00977EA3" w:rsidRDefault="007A1F44">
            <w:pPr>
              <w:pStyle w:val="TableEntry"/>
              <w:rPr>
                <w:noProof w:val="0"/>
              </w:rPr>
            </w:pPr>
            <w:r w:rsidRPr="00977EA3">
              <w:rPr>
                <w:noProof w:val="0"/>
              </w:rPr>
              <w:t>O</w:t>
            </w:r>
          </w:p>
        </w:tc>
        <w:tc>
          <w:tcPr>
            <w:tcW w:w="992" w:type="dxa"/>
          </w:tcPr>
          <w:p w14:paraId="1F50326A" w14:textId="77777777" w:rsidR="007A1F44" w:rsidRPr="00977EA3" w:rsidRDefault="007A1F44">
            <w:pPr>
              <w:pStyle w:val="TableEntry"/>
              <w:rPr>
                <w:noProof w:val="0"/>
              </w:rPr>
            </w:pPr>
            <w:r w:rsidRPr="00977EA3">
              <w:rPr>
                <w:noProof w:val="0"/>
              </w:rPr>
              <w:t>[0..1]</w:t>
            </w:r>
          </w:p>
        </w:tc>
        <w:tc>
          <w:tcPr>
            <w:tcW w:w="992" w:type="dxa"/>
          </w:tcPr>
          <w:p w14:paraId="62AAD0B1" w14:textId="77777777" w:rsidR="007A1F44" w:rsidRPr="00977EA3" w:rsidRDefault="007A1F44">
            <w:pPr>
              <w:pStyle w:val="TableEntry"/>
              <w:rPr>
                <w:noProof w:val="0"/>
              </w:rPr>
            </w:pPr>
            <w:r w:rsidRPr="00977EA3">
              <w:rPr>
                <w:noProof w:val="0"/>
              </w:rPr>
              <w:t>0110</w:t>
            </w:r>
          </w:p>
        </w:tc>
        <w:tc>
          <w:tcPr>
            <w:tcW w:w="992" w:type="dxa"/>
          </w:tcPr>
          <w:p w14:paraId="4E1506E1" w14:textId="77777777" w:rsidR="007A1F44" w:rsidRPr="00977EA3" w:rsidRDefault="007A1F44">
            <w:pPr>
              <w:pStyle w:val="TableEntry"/>
              <w:rPr>
                <w:noProof w:val="0"/>
              </w:rPr>
            </w:pPr>
            <w:r w:rsidRPr="00977EA3">
              <w:rPr>
                <w:noProof w:val="0"/>
              </w:rPr>
              <w:t>00159</w:t>
            </w:r>
          </w:p>
        </w:tc>
        <w:tc>
          <w:tcPr>
            <w:tcW w:w="2833" w:type="dxa"/>
          </w:tcPr>
          <w:p w14:paraId="17B5CF8A" w14:textId="77777777" w:rsidR="007A1F44" w:rsidRPr="00977EA3" w:rsidRDefault="007A1F44">
            <w:pPr>
              <w:pStyle w:val="TableEntry"/>
              <w:rPr>
                <w:noProof w:val="0"/>
              </w:rPr>
            </w:pPr>
            <w:r w:rsidRPr="00977EA3">
              <w:rPr>
                <w:noProof w:val="0"/>
              </w:rPr>
              <w:t>Transfer to Bad Debt Code</w:t>
            </w:r>
          </w:p>
        </w:tc>
      </w:tr>
      <w:tr w:rsidR="007A1F44" w:rsidRPr="00977EA3" w14:paraId="44A168EC" w14:textId="77777777" w:rsidTr="00B6518F">
        <w:trPr>
          <w:jc w:val="center"/>
        </w:trPr>
        <w:tc>
          <w:tcPr>
            <w:tcW w:w="810" w:type="dxa"/>
          </w:tcPr>
          <w:p w14:paraId="35FA56CA" w14:textId="77777777" w:rsidR="007A1F44" w:rsidRPr="00977EA3" w:rsidRDefault="007A1F44">
            <w:pPr>
              <w:pStyle w:val="TableEntry"/>
              <w:rPr>
                <w:noProof w:val="0"/>
              </w:rPr>
            </w:pPr>
            <w:r w:rsidRPr="00977EA3">
              <w:rPr>
                <w:noProof w:val="0"/>
              </w:rPr>
              <w:t>30</w:t>
            </w:r>
          </w:p>
        </w:tc>
        <w:tc>
          <w:tcPr>
            <w:tcW w:w="810" w:type="dxa"/>
          </w:tcPr>
          <w:p w14:paraId="5FE054AE" w14:textId="77777777" w:rsidR="007A1F44" w:rsidRPr="00977EA3" w:rsidRDefault="007A1F44">
            <w:pPr>
              <w:pStyle w:val="TableEntry"/>
              <w:rPr>
                <w:noProof w:val="0"/>
              </w:rPr>
            </w:pPr>
            <w:r w:rsidRPr="00977EA3">
              <w:rPr>
                <w:noProof w:val="0"/>
              </w:rPr>
              <w:t>8</w:t>
            </w:r>
          </w:p>
        </w:tc>
        <w:tc>
          <w:tcPr>
            <w:tcW w:w="720" w:type="dxa"/>
          </w:tcPr>
          <w:p w14:paraId="3C1D741F" w14:textId="77777777" w:rsidR="007A1F44" w:rsidRPr="00977EA3" w:rsidRDefault="007A1F44">
            <w:pPr>
              <w:pStyle w:val="TableEntry"/>
              <w:rPr>
                <w:noProof w:val="0"/>
              </w:rPr>
            </w:pPr>
            <w:r w:rsidRPr="00977EA3">
              <w:rPr>
                <w:noProof w:val="0"/>
              </w:rPr>
              <w:t>DT</w:t>
            </w:r>
          </w:p>
        </w:tc>
        <w:tc>
          <w:tcPr>
            <w:tcW w:w="1066" w:type="dxa"/>
          </w:tcPr>
          <w:p w14:paraId="50FCAC17" w14:textId="77777777" w:rsidR="007A1F44" w:rsidRPr="00977EA3" w:rsidRDefault="007A1F44">
            <w:pPr>
              <w:pStyle w:val="TableEntry"/>
              <w:rPr>
                <w:noProof w:val="0"/>
              </w:rPr>
            </w:pPr>
            <w:r w:rsidRPr="00977EA3">
              <w:rPr>
                <w:noProof w:val="0"/>
              </w:rPr>
              <w:t>O</w:t>
            </w:r>
          </w:p>
        </w:tc>
        <w:tc>
          <w:tcPr>
            <w:tcW w:w="992" w:type="dxa"/>
          </w:tcPr>
          <w:p w14:paraId="0862DE9A" w14:textId="77777777" w:rsidR="007A1F44" w:rsidRPr="00977EA3" w:rsidRDefault="007A1F44">
            <w:pPr>
              <w:pStyle w:val="TableEntry"/>
              <w:rPr>
                <w:noProof w:val="0"/>
              </w:rPr>
            </w:pPr>
            <w:r w:rsidRPr="00977EA3">
              <w:rPr>
                <w:noProof w:val="0"/>
              </w:rPr>
              <w:t>[0..1]</w:t>
            </w:r>
          </w:p>
        </w:tc>
        <w:tc>
          <w:tcPr>
            <w:tcW w:w="992" w:type="dxa"/>
          </w:tcPr>
          <w:p w14:paraId="5402712B" w14:textId="77777777" w:rsidR="007A1F44" w:rsidRPr="00977EA3" w:rsidRDefault="007A1F44">
            <w:pPr>
              <w:pStyle w:val="TableEntry"/>
              <w:rPr>
                <w:noProof w:val="0"/>
              </w:rPr>
            </w:pPr>
          </w:p>
        </w:tc>
        <w:tc>
          <w:tcPr>
            <w:tcW w:w="992" w:type="dxa"/>
          </w:tcPr>
          <w:p w14:paraId="7CBC5370" w14:textId="77777777" w:rsidR="007A1F44" w:rsidRPr="00977EA3" w:rsidRDefault="007A1F44">
            <w:pPr>
              <w:pStyle w:val="TableEntry"/>
              <w:rPr>
                <w:noProof w:val="0"/>
              </w:rPr>
            </w:pPr>
            <w:r w:rsidRPr="00977EA3">
              <w:rPr>
                <w:noProof w:val="0"/>
              </w:rPr>
              <w:t>00160</w:t>
            </w:r>
          </w:p>
        </w:tc>
        <w:tc>
          <w:tcPr>
            <w:tcW w:w="2833" w:type="dxa"/>
          </w:tcPr>
          <w:p w14:paraId="5FD9E134" w14:textId="77777777" w:rsidR="007A1F44" w:rsidRPr="00977EA3" w:rsidRDefault="007A1F44">
            <w:pPr>
              <w:pStyle w:val="TableEntry"/>
              <w:rPr>
                <w:noProof w:val="0"/>
              </w:rPr>
            </w:pPr>
            <w:r w:rsidRPr="00977EA3">
              <w:rPr>
                <w:noProof w:val="0"/>
              </w:rPr>
              <w:t>Transfer to Bad Debt Date</w:t>
            </w:r>
          </w:p>
        </w:tc>
      </w:tr>
      <w:tr w:rsidR="007A1F44" w:rsidRPr="00977EA3" w14:paraId="12BF62A7" w14:textId="77777777" w:rsidTr="00B6518F">
        <w:trPr>
          <w:jc w:val="center"/>
        </w:trPr>
        <w:tc>
          <w:tcPr>
            <w:tcW w:w="810" w:type="dxa"/>
          </w:tcPr>
          <w:p w14:paraId="7F430830" w14:textId="77777777" w:rsidR="007A1F44" w:rsidRPr="00977EA3" w:rsidRDefault="007A1F44">
            <w:pPr>
              <w:pStyle w:val="TableEntry"/>
              <w:rPr>
                <w:noProof w:val="0"/>
              </w:rPr>
            </w:pPr>
            <w:r w:rsidRPr="00977EA3">
              <w:rPr>
                <w:noProof w:val="0"/>
              </w:rPr>
              <w:t>31</w:t>
            </w:r>
          </w:p>
        </w:tc>
        <w:tc>
          <w:tcPr>
            <w:tcW w:w="810" w:type="dxa"/>
          </w:tcPr>
          <w:p w14:paraId="499E0D34" w14:textId="77777777" w:rsidR="007A1F44" w:rsidRPr="00977EA3" w:rsidRDefault="007A1F44">
            <w:pPr>
              <w:pStyle w:val="TableEntry"/>
              <w:rPr>
                <w:noProof w:val="0"/>
              </w:rPr>
            </w:pPr>
            <w:r w:rsidRPr="00977EA3">
              <w:rPr>
                <w:noProof w:val="0"/>
              </w:rPr>
              <w:t>10</w:t>
            </w:r>
          </w:p>
        </w:tc>
        <w:tc>
          <w:tcPr>
            <w:tcW w:w="720" w:type="dxa"/>
          </w:tcPr>
          <w:p w14:paraId="4F6D4FCB" w14:textId="77777777" w:rsidR="007A1F44" w:rsidRPr="00977EA3" w:rsidRDefault="007A1F44">
            <w:pPr>
              <w:pStyle w:val="TableEntry"/>
              <w:rPr>
                <w:noProof w:val="0"/>
              </w:rPr>
            </w:pPr>
            <w:r w:rsidRPr="00977EA3">
              <w:rPr>
                <w:noProof w:val="0"/>
              </w:rPr>
              <w:t>IS</w:t>
            </w:r>
          </w:p>
        </w:tc>
        <w:tc>
          <w:tcPr>
            <w:tcW w:w="1066" w:type="dxa"/>
          </w:tcPr>
          <w:p w14:paraId="2F9AF8A9" w14:textId="77777777" w:rsidR="007A1F44" w:rsidRPr="00977EA3" w:rsidRDefault="007A1F44">
            <w:pPr>
              <w:pStyle w:val="TableEntry"/>
              <w:rPr>
                <w:noProof w:val="0"/>
              </w:rPr>
            </w:pPr>
            <w:r w:rsidRPr="00977EA3">
              <w:rPr>
                <w:noProof w:val="0"/>
              </w:rPr>
              <w:t>O</w:t>
            </w:r>
          </w:p>
        </w:tc>
        <w:tc>
          <w:tcPr>
            <w:tcW w:w="992" w:type="dxa"/>
          </w:tcPr>
          <w:p w14:paraId="67424408" w14:textId="77777777" w:rsidR="007A1F44" w:rsidRPr="00977EA3" w:rsidRDefault="007A1F44">
            <w:pPr>
              <w:pStyle w:val="TableEntry"/>
              <w:rPr>
                <w:noProof w:val="0"/>
              </w:rPr>
            </w:pPr>
            <w:r w:rsidRPr="00977EA3">
              <w:rPr>
                <w:noProof w:val="0"/>
              </w:rPr>
              <w:t>[0..1]</w:t>
            </w:r>
          </w:p>
        </w:tc>
        <w:tc>
          <w:tcPr>
            <w:tcW w:w="992" w:type="dxa"/>
          </w:tcPr>
          <w:p w14:paraId="7438E289" w14:textId="77777777" w:rsidR="007A1F44" w:rsidRPr="00977EA3" w:rsidRDefault="007A1F44">
            <w:pPr>
              <w:pStyle w:val="TableEntry"/>
              <w:rPr>
                <w:noProof w:val="0"/>
              </w:rPr>
            </w:pPr>
            <w:r w:rsidRPr="00977EA3">
              <w:rPr>
                <w:noProof w:val="0"/>
              </w:rPr>
              <w:t>0021</w:t>
            </w:r>
          </w:p>
        </w:tc>
        <w:tc>
          <w:tcPr>
            <w:tcW w:w="992" w:type="dxa"/>
          </w:tcPr>
          <w:p w14:paraId="455796BC" w14:textId="77777777" w:rsidR="007A1F44" w:rsidRPr="00977EA3" w:rsidRDefault="007A1F44">
            <w:pPr>
              <w:pStyle w:val="TableEntry"/>
              <w:rPr>
                <w:noProof w:val="0"/>
              </w:rPr>
            </w:pPr>
            <w:r w:rsidRPr="00977EA3">
              <w:rPr>
                <w:noProof w:val="0"/>
              </w:rPr>
              <w:t>00161</w:t>
            </w:r>
          </w:p>
        </w:tc>
        <w:tc>
          <w:tcPr>
            <w:tcW w:w="2833" w:type="dxa"/>
          </w:tcPr>
          <w:p w14:paraId="4C3E729A" w14:textId="77777777" w:rsidR="007A1F44" w:rsidRPr="00977EA3" w:rsidRDefault="007A1F44">
            <w:pPr>
              <w:pStyle w:val="TableEntry"/>
              <w:rPr>
                <w:noProof w:val="0"/>
              </w:rPr>
            </w:pPr>
            <w:r w:rsidRPr="00977EA3">
              <w:rPr>
                <w:noProof w:val="0"/>
              </w:rPr>
              <w:t>Bad Debt Agency Code</w:t>
            </w:r>
          </w:p>
        </w:tc>
      </w:tr>
      <w:tr w:rsidR="007A1F44" w:rsidRPr="00977EA3" w14:paraId="7B1D0E67" w14:textId="77777777" w:rsidTr="00B6518F">
        <w:trPr>
          <w:jc w:val="center"/>
        </w:trPr>
        <w:tc>
          <w:tcPr>
            <w:tcW w:w="810" w:type="dxa"/>
          </w:tcPr>
          <w:p w14:paraId="533858F0" w14:textId="77777777" w:rsidR="007A1F44" w:rsidRPr="00977EA3" w:rsidRDefault="007A1F44">
            <w:pPr>
              <w:pStyle w:val="TableEntry"/>
              <w:rPr>
                <w:noProof w:val="0"/>
              </w:rPr>
            </w:pPr>
            <w:r w:rsidRPr="00977EA3">
              <w:rPr>
                <w:noProof w:val="0"/>
              </w:rPr>
              <w:t>32</w:t>
            </w:r>
          </w:p>
        </w:tc>
        <w:tc>
          <w:tcPr>
            <w:tcW w:w="810" w:type="dxa"/>
          </w:tcPr>
          <w:p w14:paraId="33B8D8D6" w14:textId="77777777" w:rsidR="007A1F44" w:rsidRPr="00977EA3" w:rsidRDefault="007A1F44">
            <w:pPr>
              <w:pStyle w:val="TableEntry"/>
              <w:rPr>
                <w:noProof w:val="0"/>
              </w:rPr>
            </w:pPr>
            <w:r w:rsidRPr="00977EA3">
              <w:rPr>
                <w:noProof w:val="0"/>
              </w:rPr>
              <w:t>12</w:t>
            </w:r>
          </w:p>
        </w:tc>
        <w:tc>
          <w:tcPr>
            <w:tcW w:w="720" w:type="dxa"/>
          </w:tcPr>
          <w:p w14:paraId="556367ED" w14:textId="77777777" w:rsidR="007A1F44" w:rsidRPr="00977EA3" w:rsidRDefault="007A1F44">
            <w:pPr>
              <w:pStyle w:val="TableEntry"/>
              <w:rPr>
                <w:noProof w:val="0"/>
              </w:rPr>
            </w:pPr>
            <w:r w:rsidRPr="00977EA3">
              <w:rPr>
                <w:noProof w:val="0"/>
              </w:rPr>
              <w:t>NM</w:t>
            </w:r>
          </w:p>
        </w:tc>
        <w:tc>
          <w:tcPr>
            <w:tcW w:w="1066" w:type="dxa"/>
          </w:tcPr>
          <w:p w14:paraId="6196D54C" w14:textId="77777777" w:rsidR="007A1F44" w:rsidRPr="00977EA3" w:rsidRDefault="007A1F44">
            <w:pPr>
              <w:pStyle w:val="TableEntry"/>
              <w:rPr>
                <w:noProof w:val="0"/>
              </w:rPr>
            </w:pPr>
            <w:r w:rsidRPr="00977EA3">
              <w:rPr>
                <w:noProof w:val="0"/>
              </w:rPr>
              <w:t>O</w:t>
            </w:r>
          </w:p>
        </w:tc>
        <w:tc>
          <w:tcPr>
            <w:tcW w:w="992" w:type="dxa"/>
          </w:tcPr>
          <w:p w14:paraId="7281BB85" w14:textId="77777777" w:rsidR="007A1F44" w:rsidRPr="00977EA3" w:rsidRDefault="007A1F44">
            <w:pPr>
              <w:pStyle w:val="TableEntry"/>
              <w:rPr>
                <w:noProof w:val="0"/>
              </w:rPr>
            </w:pPr>
            <w:r w:rsidRPr="00977EA3">
              <w:rPr>
                <w:noProof w:val="0"/>
              </w:rPr>
              <w:t>[0..1]</w:t>
            </w:r>
          </w:p>
        </w:tc>
        <w:tc>
          <w:tcPr>
            <w:tcW w:w="992" w:type="dxa"/>
          </w:tcPr>
          <w:p w14:paraId="7603C145" w14:textId="77777777" w:rsidR="007A1F44" w:rsidRPr="00977EA3" w:rsidRDefault="007A1F44">
            <w:pPr>
              <w:pStyle w:val="TableEntry"/>
              <w:rPr>
                <w:noProof w:val="0"/>
              </w:rPr>
            </w:pPr>
          </w:p>
        </w:tc>
        <w:tc>
          <w:tcPr>
            <w:tcW w:w="992" w:type="dxa"/>
          </w:tcPr>
          <w:p w14:paraId="091A59E6" w14:textId="77777777" w:rsidR="007A1F44" w:rsidRPr="00977EA3" w:rsidRDefault="007A1F44">
            <w:pPr>
              <w:pStyle w:val="TableEntry"/>
              <w:rPr>
                <w:noProof w:val="0"/>
              </w:rPr>
            </w:pPr>
            <w:r w:rsidRPr="00977EA3">
              <w:rPr>
                <w:noProof w:val="0"/>
              </w:rPr>
              <w:t>00162</w:t>
            </w:r>
          </w:p>
        </w:tc>
        <w:tc>
          <w:tcPr>
            <w:tcW w:w="2833" w:type="dxa"/>
          </w:tcPr>
          <w:p w14:paraId="52F77A56" w14:textId="77777777" w:rsidR="007A1F44" w:rsidRPr="00977EA3" w:rsidRDefault="007A1F44">
            <w:pPr>
              <w:pStyle w:val="TableEntry"/>
              <w:rPr>
                <w:noProof w:val="0"/>
              </w:rPr>
            </w:pPr>
            <w:r w:rsidRPr="00977EA3">
              <w:rPr>
                <w:noProof w:val="0"/>
              </w:rPr>
              <w:t>Bad Debt Transfer Amount</w:t>
            </w:r>
          </w:p>
        </w:tc>
      </w:tr>
      <w:tr w:rsidR="007A1F44" w:rsidRPr="00977EA3" w14:paraId="3DD8470E" w14:textId="77777777" w:rsidTr="00B6518F">
        <w:trPr>
          <w:jc w:val="center"/>
        </w:trPr>
        <w:tc>
          <w:tcPr>
            <w:tcW w:w="810" w:type="dxa"/>
          </w:tcPr>
          <w:p w14:paraId="24BE8B77" w14:textId="77777777" w:rsidR="007A1F44" w:rsidRPr="00977EA3" w:rsidRDefault="007A1F44">
            <w:pPr>
              <w:pStyle w:val="TableEntry"/>
              <w:rPr>
                <w:noProof w:val="0"/>
              </w:rPr>
            </w:pPr>
            <w:r w:rsidRPr="00977EA3">
              <w:rPr>
                <w:noProof w:val="0"/>
              </w:rPr>
              <w:t>33</w:t>
            </w:r>
          </w:p>
        </w:tc>
        <w:tc>
          <w:tcPr>
            <w:tcW w:w="810" w:type="dxa"/>
          </w:tcPr>
          <w:p w14:paraId="3CF92C6C" w14:textId="77777777" w:rsidR="007A1F44" w:rsidRPr="00977EA3" w:rsidRDefault="007A1F44">
            <w:pPr>
              <w:pStyle w:val="TableEntry"/>
              <w:rPr>
                <w:noProof w:val="0"/>
              </w:rPr>
            </w:pPr>
            <w:r w:rsidRPr="00977EA3">
              <w:rPr>
                <w:noProof w:val="0"/>
              </w:rPr>
              <w:t>12</w:t>
            </w:r>
          </w:p>
        </w:tc>
        <w:tc>
          <w:tcPr>
            <w:tcW w:w="720" w:type="dxa"/>
          </w:tcPr>
          <w:p w14:paraId="3E29FD0E" w14:textId="77777777" w:rsidR="007A1F44" w:rsidRPr="00977EA3" w:rsidRDefault="007A1F44">
            <w:pPr>
              <w:pStyle w:val="TableEntry"/>
              <w:rPr>
                <w:noProof w:val="0"/>
              </w:rPr>
            </w:pPr>
            <w:r w:rsidRPr="00977EA3">
              <w:rPr>
                <w:noProof w:val="0"/>
              </w:rPr>
              <w:t>NM</w:t>
            </w:r>
          </w:p>
        </w:tc>
        <w:tc>
          <w:tcPr>
            <w:tcW w:w="1066" w:type="dxa"/>
          </w:tcPr>
          <w:p w14:paraId="6BDDE969" w14:textId="77777777" w:rsidR="007A1F44" w:rsidRPr="00977EA3" w:rsidRDefault="007A1F44">
            <w:pPr>
              <w:pStyle w:val="TableEntry"/>
              <w:rPr>
                <w:noProof w:val="0"/>
              </w:rPr>
            </w:pPr>
            <w:r w:rsidRPr="00977EA3">
              <w:rPr>
                <w:noProof w:val="0"/>
              </w:rPr>
              <w:t>O</w:t>
            </w:r>
          </w:p>
        </w:tc>
        <w:tc>
          <w:tcPr>
            <w:tcW w:w="992" w:type="dxa"/>
          </w:tcPr>
          <w:p w14:paraId="3B504D7E" w14:textId="77777777" w:rsidR="007A1F44" w:rsidRPr="00977EA3" w:rsidRDefault="007A1F44">
            <w:pPr>
              <w:pStyle w:val="TableEntry"/>
              <w:rPr>
                <w:noProof w:val="0"/>
              </w:rPr>
            </w:pPr>
            <w:r w:rsidRPr="00977EA3">
              <w:rPr>
                <w:noProof w:val="0"/>
              </w:rPr>
              <w:t>[0..1]</w:t>
            </w:r>
          </w:p>
        </w:tc>
        <w:tc>
          <w:tcPr>
            <w:tcW w:w="992" w:type="dxa"/>
          </w:tcPr>
          <w:p w14:paraId="12B9A76E" w14:textId="77777777" w:rsidR="007A1F44" w:rsidRPr="00977EA3" w:rsidRDefault="007A1F44">
            <w:pPr>
              <w:pStyle w:val="TableEntry"/>
              <w:rPr>
                <w:noProof w:val="0"/>
              </w:rPr>
            </w:pPr>
          </w:p>
        </w:tc>
        <w:tc>
          <w:tcPr>
            <w:tcW w:w="992" w:type="dxa"/>
          </w:tcPr>
          <w:p w14:paraId="7758D377" w14:textId="77777777" w:rsidR="007A1F44" w:rsidRPr="00977EA3" w:rsidRDefault="007A1F44">
            <w:pPr>
              <w:pStyle w:val="TableEntry"/>
              <w:rPr>
                <w:noProof w:val="0"/>
              </w:rPr>
            </w:pPr>
            <w:r w:rsidRPr="00977EA3">
              <w:rPr>
                <w:noProof w:val="0"/>
              </w:rPr>
              <w:t>00163</w:t>
            </w:r>
          </w:p>
        </w:tc>
        <w:tc>
          <w:tcPr>
            <w:tcW w:w="2833" w:type="dxa"/>
          </w:tcPr>
          <w:p w14:paraId="25B57863" w14:textId="77777777" w:rsidR="007A1F44" w:rsidRPr="00977EA3" w:rsidRDefault="007A1F44">
            <w:pPr>
              <w:pStyle w:val="TableEntry"/>
              <w:rPr>
                <w:noProof w:val="0"/>
              </w:rPr>
            </w:pPr>
            <w:r w:rsidRPr="00977EA3">
              <w:rPr>
                <w:noProof w:val="0"/>
              </w:rPr>
              <w:t>Bad Debt Recovery Amount</w:t>
            </w:r>
          </w:p>
        </w:tc>
      </w:tr>
      <w:tr w:rsidR="007A1F44" w:rsidRPr="00977EA3" w14:paraId="331FB782" w14:textId="77777777" w:rsidTr="00B6518F">
        <w:trPr>
          <w:jc w:val="center"/>
        </w:trPr>
        <w:tc>
          <w:tcPr>
            <w:tcW w:w="810" w:type="dxa"/>
          </w:tcPr>
          <w:p w14:paraId="2D2ABCCD" w14:textId="77777777" w:rsidR="007A1F44" w:rsidRPr="00977EA3" w:rsidRDefault="007A1F44">
            <w:pPr>
              <w:pStyle w:val="TableEntry"/>
              <w:rPr>
                <w:noProof w:val="0"/>
              </w:rPr>
            </w:pPr>
            <w:r w:rsidRPr="00977EA3">
              <w:rPr>
                <w:noProof w:val="0"/>
              </w:rPr>
              <w:t>34</w:t>
            </w:r>
          </w:p>
        </w:tc>
        <w:tc>
          <w:tcPr>
            <w:tcW w:w="810" w:type="dxa"/>
          </w:tcPr>
          <w:p w14:paraId="5B99E0B5" w14:textId="77777777" w:rsidR="007A1F44" w:rsidRPr="00977EA3" w:rsidRDefault="007A1F44">
            <w:pPr>
              <w:pStyle w:val="TableEntry"/>
              <w:rPr>
                <w:noProof w:val="0"/>
              </w:rPr>
            </w:pPr>
            <w:r w:rsidRPr="00977EA3">
              <w:rPr>
                <w:noProof w:val="0"/>
              </w:rPr>
              <w:t>1</w:t>
            </w:r>
          </w:p>
        </w:tc>
        <w:tc>
          <w:tcPr>
            <w:tcW w:w="720" w:type="dxa"/>
          </w:tcPr>
          <w:p w14:paraId="394E7099" w14:textId="77777777" w:rsidR="007A1F44" w:rsidRPr="00977EA3" w:rsidRDefault="007A1F44">
            <w:pPr>
              <w:pStyle w:val="TableEntry"/>
              <w:rPr>
                <w:noProof w:val="0"/>
              </w:rPr>
            </w:pPr>
            <w:r w:rsidRPr="00977EA3">
              <w:rPr>
                <w:noProof w:val="0"/>
              </w:rPr>
              <w:t>IS</w:t>
            </w:r>
          </w:p>
        </w:tc>
        <w:tc>
          <w:tcPr>
            <w:tcW w:w="1066" w:type="dxa"/>
          </w:tcPr>
          <w:p w14:paraId="11426631" w14:textId="77777777" w:rsidR="007A1F44" w:rsidRPr="00977EA3" w:rsidRDefault="007A1F44">
            <w:pPr>
              <w:pStyle w:val="TableEntry"/>
              <w:rPr>
                <w:noProof w:val="0"/>
              </w:rPr>
            </w:pPr>
            <w:r w:rsidRPr="00977EA3">
              <w:rPr>
                <w:noProof w:val="0"/>
              </w:rPr>
              <w:t>O</w:t>
            </w:r>
          </w:p>
        </w:tc>
        <w:tc>
          <w:tcPr>
            <w:tcW w:w="992" w:type="dxa"/>
          </w:tcPr>
          <w:p w14:paraId="3B5719A7" w14:textId="77777777" w:rsidR="007A1F44" w:rsidRPr="00977EA3" w:rsidRDefault="007A1F44">
            <w:pPr>
              <w:pStyle w:val="TableEntry"/>
              <w:rPr>
                <w:noProof w:val="0"/>
              </w:rPr>
            </w:pPr>
            <w:r w:rsidRPr="00977EA3">
              <w:rPr>
                <w:noProof w:val="0"/>
              </w:rPr>
              <w:t>[0..1]</w:t>
            </w:r>
          </w:p>
        </w:tc>
        <w:tc>
          <w:tcPr>
            <w:tcW w:w="992" w:type="dxa"/>
          </w:tcPr>
          <w:p w14:paraId="177FE9D2" w14:textId="77777777" w:rsidR="007A1F44" w:rsidRPr="00977EA3" w:rsidRDefault="007A1F44">
            <w:pPr>
              <w:pStyle w:val="TableEntry"/>
              <w:rPr>
                <w:noProof w:val="0"/>
              </w:rPr>
            </w:pPr>
            <w:r w:rsidRPr="00977EA3">
              <w:rPr>
                <w:noProof w:val="0"/>
              </w:rPr>
              <w:t>0111</w:t>
            </w:r>
          </w:p>
        </w:tc>
        <w:tc>
          <w:tcPr>
            <w:tcW w:w="992" w:type="dxa"/>
          </w:tcPr>
          <w:p w14:paraId="2139E213" w14:textId="77777777" w:rsidR="007A1F44" w:rsidRPr="00977EA3" w:rsidRDefault="007A1F44">
            <w:pPr>
              <w:pStyle w:val="TableEntry"/>
              <w:rPr>
                <w:noProof w:val="0"/>
              </w:rPr>
            </w:pPr>
            <w:r w:rsidRPr="00977EA3">
              <w:rPr>
                <w:noProof w:val="0"/>
              </w:rPr>
              <w:t>00164</w:t>
            </w:r>
          </w:p>
        </w:tc>
        <w:tc>
          <w:tcPr>
            <w:tcW w:w="2833" w:type="dxa"/>
          </w:tcPr>
          <w:p w14:paraId="44A2C300" w14:textId="77777777" w:rsidR="007A1F44" w:rsidRPr="00977EA3" w:rsidRDefault="007A1F44">
            <w:pPr>
              <w:pStyle w:val="TableEntry"/>
              <w:rPr>
                <w:noProof w:val="0"/>
              </w:rPr>
            </w:pPr>
            <w:r w:rsidRPr="00977EA3">
              <w:rPr>
                <w:noProof w:val="0"/>
              </w:rPr>
              <w:t>Delete Account Indicator</w:t>
            </w:r>
          </w:p>
        </w:tc>
      </w:tr>
      <w:tr w:rsidR="007A1F44" w:rsidRPr="00977EA3" w14:paraId="630B3FBF" w14:textId="77777777" w:rsidTr="00B6518F">
        <w:trPr>
          <w:jc w:val="center"/>
        </w:trPr>
        <w:tc>
          <w:tcPr>
            <w:tcW w:w="810" w:type="dxa"/>
          </w:tcPr>
          <w:p w14:paraId="62CFCE44" w14:textId="77777777" w:rsidR="007A1F44" w:rsidRPr="00977EA3" w:rsidRDefault="007A1F44">
            <w:pPr>
              <w:pStyle w:val="TableEntry"/>
              <w:rPr>
                <w:noProof w:val="0"/>
              </w:rPr>
            </w:pPr>
            <w:r w:rsidRPr="00977EA3">
              <w:rPr>
                <w:noProof w:val="0"/>
              </w:rPr>
              <w:lastRenderedPageBreak/>
              <w:t>35</w:t>
            </w:r>
          </w:p>
        </w:tc>
        <w:tc>
          <w:tcPr>
            <w:tcW w:w="810" w:type="dxa"/>
          </w:tcPr>
          <w:p w14:paraId="5928F0F3" w14:textId="77777777" w:rsidR="007A1F44" w:rsidRPr="00977EA3" w:rsidRDefault="007A1F44">
            <w:pPr>
              <w:pStyle w:val="TableEntry"/>
              <w:rPr>
                <w:noProof w:val="0"/>
              </w:rPr>
            </w:pPr>
            <w:r w:rsidRPr="00977EA3">
              <w:rPr>
                <w:noProof w:val="0"/>
              </w:rPr>
              <w:t>8</w:t>
            </w:r>
          </w:p>
        </w:tc>
        <w:tc>
          <w:tcPr>
            <w:tcW w:w="720" w:type="dxa"/>
          </w:tcPr>
          <w:p w14:paraId="12B089D9" w14:textId="77777777" w:rsidR="007A1F44" w:rsidRPr="00977EA3" w:rsidRDefault="007A1F44">
            <w:pPr>
              <w:pStyle w:val="TableEntry"/>
              <w:rPr>
                <w:noProof w:val="0"/>
              </w:rPr>
            </w:pPr>
            <w:r w:rsidRPr="00977EA3">
              <w:rPr>
                <w:noProof w:val="0"/>
              </w:rPr>
              <w:t>DT</w:t>
            </w:r>
          </w:p>
        </w:tc>
        <w:tc>
          <w:tcPr>
            <w:tcW w:w="1066" w:type="dxa"/>
          </w:tcPr>
          <w:p w14:paraId="19A50F12" w14:textId="77777777" w:rsidR="007A1F44" w:rsidRPr="00977EA3" w:rsidRDefault="007A1F44">
            <w:pPr>
              <w:pStyle w:val="TableEntry"/>
              <w:rPr>
                <w:noProof w:val="0"/>
              </w:rPr>
            </w:pPr>
            <w:r w:rsidRPr="00977EA3">
              <w:rPr>
                <w:noProof w:val="0"/>
              </w:rPr>
              <w:t>O</w:t>
            </w:r>
          </w:p>
        </w:tc>
        <w:tc>
          <w:tcPr>
            <w:tcW w:w="992" w:type="dxa"/>
          </w:tcPr>
          <w:p w14:paraId="6C3FD2B8" w14:textId="77777777" w:rsidR="007A1F44" w:rsidRPr="00977EA3" w:rsidRDefault="007A1F44">
            <w:pPr>
              <w:pStyle w:val="TableEntry"/>
              <w:rPr>
                <w:noProof w:val="0"/>
              </w:rPr>
            </w:pPr>
            <w:r w:rsidRPr="00977EA3">
              <w:rPr>
                <w:noProof w:val="0"/>
              </w:rPr>
              <w:t>[0..1]</w:t>
            </w:r>
          </w:p>
        </w:tc>
        <w:tc>
          <w:tcPr>
            <w:tcW w:w="992" w:type="dxa"/>
          </w:tcPr>
          <w:p w14:paraId="6783CAFC" w14:textId="77777777" w:rsidR="007A1F44" w:rsidRPr="00977EA3" w:rsidRDefault="007A1F44">
            <w:pPr>
              <w:pStyle w:val="TableEntry"/>
              <w:rPr>
                <w:noProof w:val="0"/>
              </w:rPr>
            </w:pPr>
          </w:p>
        </w:tc>
        <w:tc>
          <w:tcPr>
            <w:tcW w:w="992" w:type="dxa"/>
          </w:tcPr>
          <w:p w14:paraId="460F2659" w14:textId="77777777" w:rsidR="007A1F44" w:rsidRPr="00977EA3" w:rsidRDefault="007A1F44">
            <w:pPr>
              <w:pStyle w:val="TableEntry"/>
              <w:rPr>
                <w:noProof w:val="0"/>
              </w:rPr>
            </w:pPr>
            <w:r w:rsidRPr="00977EA3">
              <w:rPr>
                <w:noProof w:val="0"/>
              </w:rPr>
              <w:t>00165</w:t>
            </w:r>
          </w:p>
        </w:tc>
        <w:tc>
          <w:tcPr>
            <w:tcW w:w="2833" w:type="dxa"/>
          </w:tcPr>
          <w:p w14:paraId="4E3F0763" w14:textId="77777777" w:rsidR="007A1F44" w:rsidRPr="00977EA3" w:rsidRDefault="007A1F44">
            <w:pPr>
              <w:pStyle w:val="TableEntry"/>
              <w:rPr>
                <w:noProof w:val="0"/>
              </w:rPr>
            </w:pPr>
            <w:r w:rsidRPr="00977EA3">
              <w:rPr>
                <w:noProof w:val="0"/>
              </w:rPr>
              <w:t>Delete Account Date</w:t>
            </w:r>
          </w:p>
        </w:tc>
      </w:tr>
      <w:tr w:rsidR="007A1F44" w:rsidRPr="00977EA3" w14:paraId="738912A3" w14:textId="77777777" w:rsidTr="00B6518F">
        <w:trPr>
          <w:jc w:val="center"/>
        </w:trPr>
        <w:tc>
          <w:tcPr>
            <w:tcW w:w="810" w:type="dxa"/>
          </w:tcPr>
          <w:p w14:paraId="419979F9" w14:textId="77777777" w:rsidR="007A1F44" w:rsidRPr="00977EA3" w:rsidRDefault="007A1F44">
            <w:pPr>
              <w:pStyle w:val="TableEntry"/>
              <w:rPr>
                <w:noProof w:val="0"/>
              </w:rPr>
            </w:pPr>
            <w:r w:rsidRPr="00977EA3">
              <w:rPr>
                <w:noProof w:val="0"/>
              </w:rPr>
              <w:t>36</w:t>
            </w:r>
          </w:p>
        </w:tc>
        <w:tc>
          <w:tcPr>
            <w:tcW w:w="810" w:type="dxa"/>
          </w:tcPr>
          <w:p w14:paraId="37E91B67" w14:textId="77777777" w:rsidR="007A1F44" w:rsidRPr="00977EA3" w:rsidRDefault="007A1F44">
            <w:pPr>
              <w:pStyle w:val="TableEntry"/>
              <w:rPr>
                <w:noProof w:val="0"/>
              </w:rPr>
            </w:pPr>
            <w:r w:rsidRPr="00977EA3">
              <w:rPr>
                <w:noProof w:val="0"/>
              </w:rPr>
              <w:t>3</w:t>
            </w:r>
          </w:p>
        </w:tc>
        <w:tc>
          <w:tcPr>
            <w:tcW w:w="720" w:type="dxa"/>
          </w:tcPr>
          <w:p w14:paraId="04CCFF03" w14:textId="77777777" w:rsidR="007A1F44" w:rsidRPr="00977EA3" w:rsidRDefault="007A1F44">
            <w:pPr>
              <w:pStyle w:val="TableEntry"/>
              <w:rPr>
                <w:noProof w:val="0"/>
              </w:rPr>
            </w:pPr>
            <w:r w:rsidRPr="00977EA3">
              <w:rPr>
                <w:noProof w:val="0"/>
              </w:rPr>
              <w:t>IS</w:t>
            </w:r>
          </w:p>
        </w:tc>
        <w:tc>
          <w:tcPr>
            <w:tcW w:w="1066" w:type="dxa"/>
          </w:tcPr>
          <w:p w14:paraId="475FB93B" w14:textId="77777777" w:rsidR="007A1F44" w:rsidRPr="00977EA3" w:rsidRDefault="007A1F44">
            <w:pPr>
              <w:pStyle w:val="TableEntry"/>
              <w:rPr>
                <w:noProof w:val="0"/>
              </w:rPr>
            </w:pPr>
            <w:r w:rsidRPr="00977EA3">
              <w:rPr>
                <w:noProof w:val="0"/>
              </w:rPr>
              <w:t>O</w:t>
            </w:r>
          </w:p>
        </w:tc>
        <w:tc>
          <w:tcPr>
            <w:tcW w:w="992" w:type="dxa"/>
          </w:tcPr>
          <w:p w14:paraId="3E51ED8B" w14:textId="77777777" w:rsidR="007A1F44" w:rsidRPr="00977EA3" w:rsidRDefault="007A1F44">
            <w:pPr>
              <w:pStyle w:val="TableEntry"/>
              <w:rPr>
                <w:noProof w:val="0"/>
              </w:rPr>
            </w:pPr>
            <w:r w:rsidRPr="00977EA3">
              <w:rPr>
                <w:noProof w:val="0"/>
              </w:rPr>
              <w:t>[0..1]</w:t>
            </w:r>
          </w:p>
        </w:tc>
        <w:tc>
          <w:tcPr>
            <w:tcW w:w="992" w:type="dxa"/>
          </w:tcPr>
          <w:p w14:paraId="6812B08E" w14:textId="77777777" w:rsidR="007A1F44" w:rsidRPr="00977EA3" w:rsidRDefault="007A1F44">
            <w:pPr>
              <w:pStyle w:val="TableEntry"/>
              <w:rPr>
                <w:noProof w:val="0"/>
              </w:rPr>
            </w:pPr>
            <w:r w:rsidRPr="00977EA3">
              <w:rPr>
                <w:noProof w:val="0"/>
              </w:rPr>
              <w:t>0112</w:t>
            </w:r>
          </w:p>
        </w:tc>
        <w:tc>
          <w:tcPr>
            <w:tcW w:w="992" w:type="dxa"/>
          </w:tcPr>
          <w:p w14:paraId="300C273B" w14:textId="77777777" w:rsidR="007A1F44" w:rsidRPr="00977EA3" w:rsidRDefault="007A1F44">
            <w:pPr>
              <w:pStyle w:val="TableEntry"/>
              <w:rPr>
                <w:noProof w:val="0"/>
              </w:rPr>
            </w:pPr>
            <w:r w:rsidRPr="00977EA3">
              <w:rPr>
                <w:noProof w:val="0"/>
              </w:rPr>
              <w:t>00166</w:t>
            </w:r>
          </w:p>
        </w:tc>
        <w:tc>
          <w:tcPr>
            <w:tcW w:w="2833" w:type="dxa"/>
          </w:tcPr>
          <w:p w14:paraId="5D49CEA2" w14:textId="77777777" w:rsidR="007A1F44" w:rsidRPr="00977EA3" w:rsidRDefault="007A1F44">
            <w:pPr>
              <w:pStyle w:val="TableEntry"/>
              <w:rPr>
                <w:noProof w:val="0"/>
              </w:rPr>
            </w:pPr>
            <w:r w:rsidRPr="00977EA3">
              <w:rPr>
                <w:noProof w:val="0"/>
              </w:rPr>
              <w:t>Discharge Disposition</w:t>
            </w:r>
          </w:p>
        </w:tc>
      </w:tr>
      <w:tr w:rsidR="007A1F44" w:rsidRPr="00977EA3" w14:paraId="68CAF599" w14:textId="77777777" w:rsidTr="00B6518F">
        <w:trPr>
          <w:jc w:val="center"/>
        </w:trPr>
        <w:tc>
          <w:tcPr>
            <w:tcW w:w="810" w:type="dxa"/>
          </w:tcPr>
          <w:p w14:paraId="6C9CE5BB" w14:textId="77777777" w:rsidR="007A1F44" w:rsidRPr="00977EA3" w:rsidRDefault="007A1F44">
            <w:pPr>
              <w:pStyle w:val="TableEntry"/>
              <w:rPr>
                <w:noProof w:val="0"/>
              </w:rPr>
            </w:pPr>
            <w:r w:rsidRPr="00977EA3">
              <w:rPr>
                <w:noProof w:val="0"/>
              </w:rPr>
              <w:t>37</w:t>
            </w:r>
          </w:p>
        </w:tc>
        <w:tc>
          <w:tcPr>
            <w:tcW w:w="810" w:type="dxa"/>
          </w:tcPr>
          <w:p w14:paraId="5A263423" w14:textId="77777777" w:rsidR="007A1F44" w:rsidRPr="00977EA3" w:rsidRDefault="007A1F44">
            <w:pPr>
              <w:pStyle w:val="TableEntry"/>
              <w:rPr>
                <w:noProof w:val="0"/>
              </w:rPr>
            </w:pPr>
            <w:r w:rsidRPr="00977EA3">
              <w:rPr>
                <w:noProof w:val="0"/>
              </w:rPr>
              <w:t>47</w:t>
            </w:r>
          </w:p>
        </w:tc>
        <w:tc>
          <w:tcPr>
            <w:tcW w:w="720" w:type="dxa"/>
          </w:tcPr>
          <w:p w14:paraId="06AB10A3" w14:textId="77777777" w:rsidR="007A1F44" w:rsidRPr="00977EA3" w:rsidRDefault="007A1F44">
            <w:pPr>
              <w:pStyle w:val="TableEntry"/>
              <w:rPr>
                <w:noProof w:val="0"/>
              </w:rPr>
            </w:pPr>
            <w:r w:rsidRPr="00977EA3">
              <w:rPr>
                <w:noProof w:val="0"/>
              </w:rPr>
              <w:t>DLD</w:t>
            </w:r>
          </w:p>
        </w:tc>
        <w:tc>
          <w:tcPr>
            <w:tcW w:w="1066" w:type="dxa"/>
          </w:tcPr>
          <w:p w14:paraId="6BAA0299" w14:textId="77777777" w:rsidR="007A1F44" w:rsidRPr="00977EA3" w:rsidRDefault="007A1F44">
            <w:pPr>
              <w:pStyle w:val="TableEntry"/>
              <w:rPr>
                <w:noProof w:val="0"/>
              </w:rPr>
            </w:pPr>
            <w:r w:rsidRPr="00977EA3">
              <w:rPr>
                <w:noProof w:val="0"/>
              </w:rPr>
              <w:t>O</w:t>
            </w:r>
          </w:p>
        </w:tc>
        <w:tc>
          <w:tcPr>
            <w:tcW w:w="992" w:type="dxa"/>
          </w:tcPr>
          <w:p w14:paraId="74328910" w14:textId="77777777" w:rsidR="007A1F44" w:rsidRPr="00977EA3" w:rsidRDefault="007A1F44">
            <w:pPr>
              <w:pStyle w:val="TableEntry"/>
              <w:rPr>
                <w:noProof w:val="0"/>
              </w:rPr>
            </w:pPr>
            <w:r w:rsidRPr="00977EA3">
              <w:rPr>
                <w:noProof w:val="0"/>
              </w:rPr>
              <w:t>[0..1]</w:t>
            </w:r>
          </w:p>
        </w:tc>
        <w:tc>
          <w:tcPr>
            <w:tcW w:w="992" w:type="dxa"/>
          </w:tcPr>
          <w:p w14:paraId="51C110CA" w14:textId="77777777" w:rsidR="007A1F44" w:rsidRPr="00977EA3" w:rsidRDefault="007A1F44">
            <w:pPr>
              <w:pStyle w:val="TableEntry"/>
              <w:rPr>
                <w:noProof w:val="0"/>
              </w:rPr>
            </w:pPr>
            <w:r w:rsidRPr="00977EA3">
              <w:rPr>
                <w:noProof w:val="0"/>
              </w:rPr>
              <w:t>0113</w:t>
            </w:r>
          </w:p>
        </w:tc>
        <w:tc>
          <w:tcPr>
            <w:tcW w:w="992" w:type="dxa"/>
          </w:tcPr>
          <w:p w14:paraId="76ADF776" w14:textId="77777777" w:rsidR="007A1F44" w:rsidRPr="00977EA3" w:rsidRDefault="007A1F44">
            <w:pPr>
              <w:pStyle w:val="TableEntry"/>
              <w:rPr>
                <w:noProof w:val="0"/>
              </w:rPr>
            </w:pPr>
            <w:r w:rsidRPr="00977EA3">
              <w:rPr>
                <w:noProof w:val="0"/>
              </w:rPr>
              <w:t>00167</w:t>
            </w:r>
          </w:p>
        </w:tc>
        <w:tc>
          <w:tcPr>
            <w:tcW w:w="2833" w:type="dxa"/>
          </w:tcPr>
          <w:p w14:paraId="0AFB6128" w14:textId="77777777" w:rsidR="007A1F44" w:rsidRPr="00977EA3" w:rsidRDefault="007A1F44">
            <w:pPr>
              <w:pStyle w:val="TableEntry"/>
              <w:rPr>
                <w:noProof w:val="0"/>
              </w:rPr>
            </w:pPr>
            <w:r w:rsidRPr="00977EA3">
              <w:rPr>
                <w:noProof w:val="0"/>
              </w:rPr>
              <w:t>Discharged to Location</w:t>
            </w:r>
          </w:p>
        </w:tc>
      </w:tr>
      <w:tr w:rsidR="007A1F44" w:rsidRPr="00977EA3" w14:paraId="2342827E" w14:textId="77777777" w:rsidTr="00B6518F">
        <w:trPr>
          <w:jc w:val="center"/>
        </w:trPr>
        <w:tc>
          <w:tcPr>
            <w:tcW w:w="810" w:type="dxa"/>
          </w:tcPr>
          <w:p w14:paraId="4D3CE604" w14:textId="77777777" w:rsidR="007A1F44" w:rsidRPr="00977EA3" w:rsidRDefault="007A1F44">
            <w:pPr>
              <w:pStyle w:val="TableEntry"/>
              <w:rPr>
                <w:noProof w:val="0"/>
              </w:rPr>
            </w:pPr>
            <w:r w:rsidRPr="00977EA3">
              <w:rPr>
                <w:noProof w:val="0"/>
              </w:rPr>
              <w:t>38</w:t>
            </w:r>
          </w:p>
        </w:tc>
        <w:tc>
          <w:tcPr>
            <w:tcW w:w="810" w:type="dxa"/>
          </w:tcPr>
          <w:p w14:paraId="345115D3" w14:textId="77777777" w:rsidR="007A1F44" w:rsidRPr="00977EA3" w:rsidRDefault="007A1F44">
            <w:pPr>
              <w:pStyle w:val="TableEntry"/>
              <w:rPr>
                <w:noProof w:val="0"/>
              </w:rPr>
            </w:pPr>
            <w:r w:rsidRPr="00977EA3">
              <w:rPr>
                <w:noProof w:val="0"/>
              </w:rPr>
              <w:t>250</w:t>
            </w:r>
          </w:p>
        </w:tc>
        <w:tc>
          <w:tcPr>
            <w:tcW w:w="720" w:type="dxa"/>
          </w:tcPr>
          <w:p w14:paraId="25BF087C" w14:textId="77777777" w:rsidR="007A1F44" w:rsidRPr="00977EA3" w:rsidRDefault="007A1F44">
            <w:pPr>
              <w:pStyle w:val="TableEntry"/>
              <w:rPr>
                <w:noProof w:val="0"/>
              </w:rPr>
            </w:pPr>
            <w:r w:rsidRPr="00977EA3">
              <w:rPr>
                <w:noProof w:val="0"/>
              </w:rPr>
              <w:t>CE</w:t>
            </w:r>
          </w:p>
        </w:tc>
        <w:tc>
          <w:tcPr>
            <w:tcW w:w="1066" w:type="dxa"/>
          </w:tcPr>
          <w:p w14:paraId="2CB545CE" w14:textId="77777777" w:rsidR="007A1F44" w:rsidRPr="00977EA3" w:rsidRDefault="007A1F44">
            <w:pPr>
              <w:pStyle w:val="TableEntry"/>
              <w:rPr>
                <w:noProof w:val="0"/>
              </w:rPr>
            </w:pPr>
            <w:r w:rsidRPr="00977EA3">
              <w:rPr>
                <w:noProof w:val="0"/>
              </w:rPr>
              <w:t>O</w:t>
            </w:r>
          </w:p>
        </w:tc>
        <w:tc>
          <w:tcPr>
            <w:tcW w:w="992" w:type="dxa"/>
          </w:tcPr>
          <w:p w14:paraId="4143B1A0" w14:textId="77777777" w:rsidR="007A1F44" w:rsidRPr="00977EA3" w:rsidRDefault="007A1F44">
            <w:pPr>
              <w:pStyle w:val="TableEntry"/>
              <w:rPr>
                <w:noProof w:val="0"/>
              </w:rPr>
            </w:pPr>
            <w:r w:rsidRPr="00977EA3">
              <w:rPr>
                <w:noProof w:val="0"/>
              </w:rPr>
              <w:t>[0..1]</w:t>
            </w:r>
          </w:p>
        </w:tc>
        <w:tc>
          <w:tcPr>
            <w:tcW w:w="992" w:type="dxa"/>
          </w:tcPr>
          <w:p w14:paraId="5D020D08" w14:textId="77777777" w:rsidR="007A1F44" w:rsidRPr="00977EA3" w:rsidRDefault="007A1F44">
            <w:pPr>
              <w:pStyle w:val="TableEntry"/>
              <w:rPr>
                <w:noProof w:val="0"/>
              </w:rPr>
            </w:pPr>
            <w:r w:rsidRPr="00977EA3">
              <w:rPr>
                <w:noProof w:val="0"/>
              </w:rPr>
              <w:t>0114</w:t>
            </w:r>
          </w:p>
        </w:tc>
        <w:tc>
          <w:tcPr>
            <w:tcW w:w="992" w:type="dxa"/>
          </w:tcPr>
          <w:p w14:paraId="32BAD7CE" w14:textId="77777777" w:rsidR="007A1F44" w:rsidRPr="00977EA3" w:rsidRDefault="007A1F44">
            <w:pPr>
              <w:pStyle w:val="TableEntry"/>
              <w:rPr>
                <w:noProof w:val="0"/>
              </w:rPr>
            </w:pPr>
            <w:r w:rsidRPr="00977EA3">
              <w:rPr>
                <w:noProof w:val="0"/>
              </w:rPr>
              <w:t>00168</w:t>
            </w:r>
          </w:p>
        </w:tc>
        <w:tc>
          <w:tcPr>
            <w:tcW w:w="2833" w:type="dxa"/>
          </w:tcPr>
          <w:p w14:paraId="44F5C2E4" w14:textId="77777777" w:rsidR="007A1F44" w:rsidRPr="00977EA3" w:rsidRDefault="007A1F44">
            <w:pPr>
              <w:pStyle w:val="TableEntry"/>
              <w:rPr>
                <w:noProof w:val="0"/>
              </w:rPr>
            </w:pPr>
            <w:r w:rsidRPr="00977EA3">
              <w:rPr>
                <w:noProof w:val="0"/>
              </w:rPr>
              <w:t>Diet Type</w:t>
            </w:r>
          </w:p>
        </w:tc>
      </w:tr>
      <w:tr w:rsidR="007A1F44" w:rsidRPr="00977EA3" w14:paraId="5294B566" w14:textId="77777777" w:rsidTr="00B6518F">
        <w:trPr>
          <w:jc w:val="center"/>
        </w:trPr>
        <w:tc>
          <w:tcPr>
            <w:tcW w:w="810" w:type="dxa"/>
          </w:tcPr>
          <w:p w14:paraId="4994D132" w14:textId="77777777" w:rsidR="007A1F44" w:rsidRPr="00977EA3" w:rsidRDefault="007A1F44">
            <w:pPr>
              <w:pStyle w:val="TableEntry"/>
              <w:rPr>
                <w:noProof w:val="0"/>
              </w:rPr>
            </w:pPr>
            <w:r w:rsidRPr="00977EA3">
              <w:rPr>
                <w:noProof w:val="0"/>
              </w:rPr>
              <w:t>39</w:t>
            </w:r>
          </w:p>
        </w:tc>
        <w:tc>
          <w:tcPr>
            <w:tcW w:w="810" w:type="dxa"/>
          </w:tcPr>
          <w:p w14:paraId="6D2A588F" w14:textId="77777777" w:rsidR="007A1F44" w:rsidRPr="00977EA3" w:rsidRDefault="007A1F44">
            <w:pPr>
              <w:pStyle w:val="TableEntry"/>
              <w:rPr>
                <w:noProof w:val="0"/>
              </w:rPr>
            </w:pPr>
            <w:r w:rsidRPr="00977EA3">
              <w:rPr>
                <w:noProof w:val="0"/>
              </w:rPr>
              <w:t>2</w:t>
            </w:r>
          </w:p>
        </w:tc>
        <w:tc>
          <w:tcPr>
            <w:tcW w:w="720" w:type="dxa"/>
          </w:tcPr>
          <w:p w14:paraId="0C944749" w14:textId="77777777" w:rsidR="007A1F44" w:rsidRPr="00977EA3" w:rsidRDefault="007A1F44">
            <w:pPr>
              <w:pStyle w:val="TableEntry"/>
              <w:rPr>
                <w:noProof w:val="0"/>
              </w:rPr>
            </w:pPr>
            <w:r w:rsidRPr="00977EA3">
              <w:rPr>
                <w:noProof w:val="0"/>
              </w:rPr>
              <w:t>IS</w:t>
            </w:r>
          </w:p>
        </w:tc>
        <w:tc>
          <w:tcPr>
            <w:tcW w:w="1066" w:type="dxa"/>
          </w:tcPr>
          <w:p w14:paraId="2F7F6D33" w14:textId="77777777" w:rsidR="007A1F44" w:rsidRPr="00977EA3" w:rsidRDefault="007A1F44">
            <w:pPr>
              <w:pStyle w:val="TableEntry"/>
              <w:rPr>
                <w:noProof w:val="0"/>
              </w:rPr>
            </w:pPr>
            <w:r w:rsidRPr="00977EA3">
              <w:rPr>
                <w:noProof w:val="0"/>
              </w:rPr>
              <w:t>O</w:t>
            </w:r>
          </w:p>
        </w:tc>
        <w:tc>
          <w:tcPr>
            <w:tcW w:w="992" w:type="dxa"/>
          </w:tcPr>
          <w:p w14:paraId="468D016A" w14:textId="77777777" w:rsidR="007A1F44" w:rsidRPr="00977EA3" w:rsidRDefault="007A1F44">
            <w:pPr>
              <w:pStyle w:val="TableEntry"/>
              <w:rPr>
                <w:noProof w:val="0"/>
              </w:rPr>
            </w:pPr>
            <w:r w:rsidRPr="00977EA3">
              <w:rPr>
                <w:noProof w:val="0"/>
              </w:rPr>
              <w:t>[0..1]</w:t>
            </w:r>
          </w:p>
        </w:tc>
        <w:tc>
          <w:tcPr>
            <w:tcW w:w="992" w:type="dxa"/>
          </w:tcPr>
          <w:p w14:paraId="2A7C08B7" w14:textId="77777777" w:rsidR="007A1F44" w:rsidRPr="00977EA3" w:rsidRDefault="007A1F44">
            <w:pPr>
              <w:pStyle w:val="TableEntry"/>
              <w:rPr>
                <w:noProof w:val="0"/>
              </w:rPr>
            </w:pPr>
            <w:r w:rsidRPr="00977EA3">
              <w:rPr>
                <w:noProof w:val="0"/>
              </w:rPr>
              <w:t>0115</w:t>
            </w:r>
          </w:p>
        </w:tc>
        <w:tc>
          <w:tcPr>
            <w:tcW w:w="992" w:type="dxa"/>
          </w:tcPr>
          <w:p w14:paraId="736719B6" w14:textId="77777777" w:rsidR="007A1F44" w:rsidRPr="00977EA3" w:rsidRDefault="007A1F44">
            <w:pPr>
              <w:pStyle w:val="TableEntry"/>
              <w:rPr>
                <w:noProof w:val="0"/>
              </w:rPr>
            </w:pPr>
            <w:r w:rsidRPr="00977EA3">
              <w:rPr>
                <w:noProof w:val="0"/>
              </w:rPr>
              <w:t>00169</w:t>
            </w:r>
          </w:p>
        </w:tc>
        <w:tc>
          <w:tcPr>
            <w:tcW w:w="2833" w:type="dxa"/>
          </w:tcPr>
          <w:p w14:paraId="55525506" w14:textId="77777777" w:rsidR="007A1F44" w:rsidRPr="00977EA3" w:rsidRDefault="007A1F44">
            <w:pPr>
              <w:pStyle w:val="TableEntry"/>
              <w:rPr>
                <w:noProof w:val="0"/>
              </w:rPr>
            </w:pPr>
            <w:r w:rsidRPr="00977EA3">
              <w:rPr>
                <w:noProof w:val="0"/>
              </w:rPr>
              <w:t>Servicing Facility</w:t>
            </w:r>
          </w:p>
        </w:tc>
      </w:tr>
      <w:tr w:rsidR="007A1F44" w:rsidRPr="00977EA3" w14:paraId="2C64CDD6" w14:textId="77777777" w:rsidTr="00B6518F">
        <w:trPr>
          <w:jc w:val="center"/>
        </w:trPr>
        <w:tc>
          <w:tcPr>
            <w:tcW w:w="810" w:type="dxa"/>
          </w:tcPr>
          <w:p w14:paraId="2DFFEB50" w14:textId="77777777" w:rsidR="007A1F44" w:rsidRPr="00977EA3" w:rsidRDefault="007A1F44">
            <w:pPr>
              <w:pStyle w:val="TableEntry"/>
              <w:rPr>
                <w:noProof w:val="0"/>
              </w:rPr>
            </w:pPr>
            <w:r w:rsidRPr="00977EA3">
              <w:rPr>
                <w:noProof w:val="0"/>
              </w:rPr>
              <w:t>40</w:t>
            </w:r>
          </w:p>
        </w:tc>
        <w:tc>
          <w:tcPr>
            <w:tcW w:w="810" w:type="dxa"/>
          </w:tcPr>
          <w:p w14:paraId="4DF32D0F" w14:textId="77777777" w:rsidR="007A1F44" w:rsidRPr="00977EA3" w:rsidRDefault="007A1F44">
            <w:pPr>
              <w:pStyle w:val="TableEntry"/>
              <w:rPr>
                <w:noProof w:val="0"/>
              </w:rPr>
            </w:pPr>
            <w:r w:rsidRPr="00977EA3">
              <w:rPr>
                <w:noProof w:val="0"/>
              </w:rPr>
              <w:t>1</w:t>
            </w:r>
          </w:p>
        </w:tc>
        <w:tc>
          <w:tcPr>
            <w:tcW w:w="720" w:type="dxa"/>
          </w:tcPr>
          <w:p w14:paraId="05147FDB" w14:textId="77777777" w:rsidR="007A1F44" w:rsidRPr="00977EA3" w:rsidRDefault="007A1F44">
            <w:pPr>
              <w:pStyle w:val="TableEntry"/>
              <w:rPr>
                <w:noProof w:val="0"/>
              </w:rPr>
            </w:pPr>
            <w:r w:rsidRPr="00977EA3">
              <w:rPr>
                <w:noProof w:val="0"/>
              </w:rPr>
              <w:t>IS</w:t>
            </w:r>
          </w:p>
        </w:tc>
        <w:tc>
          <w:tcPr>
            <w:tcW w:w="1066" w:type="dxa"/>
          </w:tcPr>
          <w:p w14:paraId="7E799B25" w14:textId="77777777" w:rsidR="007A1F44" w:rsidRPr="00977EA3" w:rsidRDefault="007A1F44">
            <w:pPr>
              <w:pStyle w:val="TableEntry"/>
              <w:rPr>
                <w:noProof w:val="0"/>
              </w:rPr>
            </w:pPr>
            <w:r w:rsidRPr="00977EA3">
              <w:rPr>
                <w:noProof w:val="0"/>
              </w:rPr>
              <w:t>X</w:t>
            </w:r>
          </w:p>
        </w:tc>
        <w:tc>
          <w:tcPr>
            <w:tcW w:w="992" w:type="dxa"/>
          </w:tcPr>
          <w:p w14:paraId="1A41C930" w14:textId="77777777" w:rsidR="007A1F44" w:rsidRPr="00977EA3" w:rsidRDefault="007A1F44">
            <w:pPr>
              <w:pStyle w:val="TableEntry"/>
              <w:rPr>
                <w:noProof w:val="0"/>
              </w:rPr>
            </w:pPr>
            <w:r w:rsidRPr="00977EA3">
              <w:rPr>
                <w:noProof w:val="0"/>
              </w:rPr>
              <w:t>[0..1]</w:t>
            </w:r>
          </w:p>
        </w:tc>
        <w:tc>
          <w:tcPr>
            <w:tcW w:w="992" w:type="dxa"/>
          </w:tcPr>
          <w:p w14:paraId="68CFFBE5" w14:textId="77777777" w:rsidR="007A1F44" w:rsidRPr="00977EA3" w:rsidRDefault="007A1F44">
            <w:pPr>
              <w:pStyle w:val="TableEntry"/>
              <w:rPr>
                <w:noProof w:val="0"/>
              </w:rPr>
            </w:pPr>
            <w:r w:rsidRPr="00977EA3">
              <w:rPr>
                <w:noProof w:val="0"/>
              </w:rPr>
              <w:t>0116</w:t>
            </w:r>
          </w:p>
        </w:tc>
        <w:tc>
          <w:tcPr>
            <w:tcW w:w="992" w:type="dxa"/>
          </w:tcPr>
          <w:p w14:paraId="0DFF68A5" w14:textId="77777777" w:rsidR="007A1F44" w:rsidRPr="00977EA3" w:rsidRDefault="007A1F44">
            <w:pPr>
              <w:pStyle w:val="TableEntry"/>
              <w:rPr>
                <w:noProof w:val="0"/>
              </w:rPr>
            </w:pPr>
            <w:r w:rsidRPr="00977EA3">
              <w:rPr>
                <w:noProof w:val="0"/>
              </w:rPr>
              <w:t>00170</w:t>
            </w:r>
          </w:p>
        </w:tc>
        <w:tc>
          <w:tcPr>
            <w:tcW w:w="2833" w:type="dxa"/>
          </w:tcPr>
          <w:p w14:paraId="1A5E3D5D" w14:textId="77777777" w:rsidR="007A1F44" w:rsidRPr="00977EA3" w:rsidRDefault="007A1F44">
            <w:pPr>
              <w:pStyle w:val="TableEntry"/>
              <w:rPr>
                <w:noProof w:val="0"/>
              </w:rPr>
            </w:pPr>
            <w:r w:rsidRPr="00977EA3">
              <w:rPr>
                <w:noProof w:val="0"/>
              </w:rPr>
              <w:t>Bed Status</w:t>
            </w:r>
          </w:p>
        </w:tc>
      </w:tr>
      <w:tr w:rsidR="007A1F44" w:rsidRPr="00977EA3" w14:paraId="09C6B662" w14:textId="77777777" w:rsidTr="00B6518F">
        <w:trPr>
          <w:jc w:val="center"/>
        </w:trPr>
        <w:tc>
          <w:tcPr>
            <w:tcW w:w="810" w:type="dxa"/>
          </w:tcPr>
          <w:p w14:paraId="3239554C" w14:textId="77777777" w:rsidR="007A1F44" w:rsidRPr="00977EA3" w:rsidRDefault="007A1F44">
            <w:pPr>
              <w:pStyle w:val="TableEntry"/>
              <w:rPr>
                <w:noProof w:val="0"/>
              </w:rPr>
            </w:pPr>
            <w:r w:rsidRPr="00977EA3">
              <w:rPr>
                <w:noProof w:val="0"/>
              </w:rPr>
              <w:t>41</w:t>
            </w:r>
          </w:p>
        </w:tc>
        <w:tc>
          <w:tcPr>
            <w:tcW w:w="810" w:type="dxa"/>
          </w:tcPr>
          <w:p w14:paraId="5C8A142F" w14:textId="77777777" w:rsidR="007A1F44" w:rsidRPr="00977EA3" w:rsidRDefault="007A1F44">
            <w:pPr>
              <w:pStyle w:val="TableEntry"/>
              <w:rPr>
                <w:noProof w:val="0"/>
              </w:rPr>
            </w:pPr>
            <w:r w:rsidRPr="00977EA3">
              <w:rPr>
                <w:noProof w:val="0"/>
              </w:rPr>
              <w:t>2</w:t>
            </w:r>
          </w:p>
        </w:tc>
        <w:tc>
          <w:tcPr>
            <w:tcW w:w="720" w:type="dxa"/>
          </w:tcPr>
          <w:p w14:paraId="3835252B" w14:textId="77777777" w:rsidR="007A1F44" w:rsidRPr="00977EA3" w:rsidRDefault="007A1F44">
            <w:pPr>
              <w:pStyle w:val="TableEntry"/>
              <w:rPr>
                <w:noProof w:val="0"/>
              </w:rPr>
            </w:pPr>
            <w:r w:rsidRPr="00977EA3">
              <w:rPr>
                <w:noProof w:val="0"/>
              </w:rPr>
              <w:t>IS</w:t>
            </w:r>
          </w:p>
        </w:tc>
        <w:tc>
          <w:tcPr>
            <w:tcW w:w="1066" w:type="dxa"/>
          </w:tcPr>
          <w:p w14:paraId="69DFB125" w14:textId="77777777" w:rsidR="007A1F44" w:rsidRPr="00977EA3" w:rsidRDefault="007A1F44">
            <w:pPr>
              <w:pStyle w:val="TableEntry"/>
              <w:rPr>
                <w:noProof w:val="0"/>
              </w:rPr>
            </w:pPr>
            <w:r w:rsidRPr="00977EA3">
              <w:rPr>
                <w:noProof w:val="0"/>
              </w:rPr>
              <w:t>O</w:t>
            </w:r>
          </w:p>
        </w:tc>
        <w:tc>
          <w:tcPr>
            <w:tcW w:w="992" w:type="dxa"/>
          </w:tcPr>
          <w:p w14:paraId="459BC011" w14:textId="77777777" w:rsidR="007A1F44" w:rsidRPr="00977EA3" w:rsidRDefault="007A1F44">
            <w:pPr>
              <w:pStyle w:val="TableEntry"/>
              <w:rPr>
                <w:noProof w:val="0"/>
              </w:rPr>
            </w:pPr>
            <w:r w:rsidRPr="00977EA3">
              <w:rPr>
                <w:noProof w:val="0"/>
              </w:rPr>
              <w:t>[0..1]</w:t>
            </w:r>
          </w:p>
        </w:tc>
        <w:tc>
          <w:tcPr>
            <w:tcW w:w="992" w:type="dxa"/>
          </w:tcPr>
          <w:p w14:paraId="03242E09" w14:textId="77777777" w:rsidR="007A1F44" w:rsidRPr="00977EA3" w:rsidRDefault="007A1F44">
            <w:pPr>
              <w:pStyle w:val="TableEntry"/>
              <w:rPr>
                <w:noProof w:val="0"/>
              </w:rPr>
            </w:pPr>
            <w:r w:rsidRPr="00977EA3">
              <w:rPr>
                <w:noProof w:val="0"/>
              </w:rPr>
              <w:t>0117</w:t>
            </w:r>
          </w:p>
        </w:tc>
        <w:tc>
          <w:tcPr>
            <w:tcW w:w="992" w:type="dxa"/>
          </w:tcPr>
          <w:p w14:paraId="1E06CB4A" w14:textId="77777777" w:rsidR="007A1F44" w:rsidRPr="00977EA3" w:rsidRDefault="007A1F44">
            <w:pPr>
              <w:pStyle w:val="TableEntry"/>
              <w:rPr>
                <w:noProof w:val="0"/>
              </w:rPr>
            </w:pPr>
            <w:r w:rsidRPr="00977EA3">
              <w:rPr>
                <w:noProof w:val="0"/>
              </w:rPr>
              <w:t>00171</w:t>
            </w:r>
          </w:p>
        </w:tc>
        <w:tc>
          <w:tcPr>
            <w:tcW w:w="2833" w:type="dxa"/>
          </w:tcPr>
          <w:p w14:paraId="05B19C52" w14:textId="77777777" w:rsidR="007A1F44" w:rsidRPr="00977EA3" w:rsidRDefault="007A1F44">
            <w:pPr>
              <w:pStyle w:val="TableEntry"/>
              <w:rPr>
                <w:noProof w:val="0"/>
              </w:rPr>
            </w:pPr>
            <w:r w:rsidRPr="00977EA3">
              <w:rPr>
                <w:noProof w:val="0"/>
              </w:rPr>
              <w:t>Account Status</w:t>
            </w:r>
          </w:p>
        </w:tc>
      </w:tr>
      <w:tr w:rsidR="007A1F44" w:rsidRPr="00977EA3" w14:paraId="48CC2213" w14:textId="77777777" w:rsidTr="00B6518F">
        <w:trPr>
          <w:jc w:val="center"/>
        </w:trPr>
        <w:tc>
          <w:tcPr>
            <w:tcW w:w="810" w:type="dxa"/>
          </w:tcPr>
          <w:p w14:paraId="274F70BF" w14:textId="77777777" w:rsidR="007A1F44" w:rsidRPr="00977EA3" w:rsidRDefault="007A1F44">
            <w:pPr>
              <w:pStyle w:val="TableEntry"/>
              <w:rPr>
                <w:noProof w:val="0"/>
              </w:rPr>
            </w:pPr>
            <w:r w:rsidRPr="00977EA3">
              <w:rPr>
                <w:noProof w:val="0"/>
              </w:rPr>
              <w:t>42</w:t>
            </w:r>
          </w:p>
        </w:tc>
        <w:tc>
          <w:tcPr>
            <w:tcW w:w="810" w:type="dxa"/>
          </w:tcPr>
          <w:p w14:paraId="2DA50A22" w14:textId="77777777" w:rsidR="007A1F44" w:rsidRPr="00977EA3" w:rsidRDefault="007A1F44">
            <w:pPr>
              <w:pStyle w:val="TableEntry"/>
              <w:rPr>
                <w:noProof w:val="0"/>
              </w:rPr>
            </w:pPr>
            <w:r w:rsidRPr="00977EA3">
              <w:rPr>
                <w:noProof w:val="0"/>
              </w:rPr>
              <w:t>80</w:t>
            </w:r>
          </w:p>
        </w:tc>
        <w:tc>
          <w:tcPr>
            <w:tcW w:w="720" w:type="dxa"/>
          </w:tcPr>
          <w:p w14:paraId="2F827D6A" w14:textId="77777777" w:rsidR="007A1F44" w:rsidRPr="00977EA3" w:rsidRDefault="007A1F44">
            <w:pPr>
              <w:pStyle w:val="TableEntry"/>
              <w:rPr>
                <w:noProof w:val="0"/>
              </w:rPr>
            </w:pPr>
            <w:r w:rsidRPr="00977EA3">
              <w:rPr>
                <w:noProof w:val="0"/>
              </w:rPr>
              <w:t>PL</w:t>
            </w:r>
          </w:p>
        </w:tc>
        <w:tc>
          <w:tcPr>
            <w:tcW w:w="1066" w:type="dxa"/>
          </w:tcPr>
          <w:p w14:paraId="3C1214CA" w14:textId="77777777" w:rsidR="007A1F44" w:rsidRPr="00977EA3" w:rsidRDefault="007A1F44">
            <w:pPr>
              <w:pStyle w:val="TableEntry"/>
              <w:rPr>
                <w:noProof w:val="0"/>
              </w:rPr>
            </w:pPr>
            <w:r w:rsidRPr="00977EA3">
              <w:rPr>
                <w:noProof w:val="0"/>
              </w:rPr>
              <w:t>C</w:t>
            </w:r>
          </w:p>
        </w:tc>
        <w:tc>
          <w:tcPr>
            <w:tcW w:w="992" w:type="dxa"/>
          </w:tcPr>
          <w:p w14:paraId="1CB45596" w14:textId="77777777" w:rsidR="007A1F44" w:rsidRPr="00977EA3" w:rsidRDefault="007A1F44">
            <w:pPr>
              <w:pStyle w:val="TableEntry"/>
              <w:rPr>
                <w:noProof w:val="0"/>
              </w:rPr>
            </w:pPr>
            <w:r w:rsidRPr="00977EA3">
              <w:rPr>
                <w:noProof w:val="0"/>
              </w:rPr>
              <w:t>[0..1]</w:t>
            </w:r>
          </w:p>
        </w:tc>
        <w:tc>
          <w:tcPr>
            <w:tcW w:w="992" w:type="dxa"/>
          </w:tcPr>
          <w:p w14:paraId="4D442AEA" w14:textId="77777777" w:rsidR="007A1F44" w:rsidRPr="00977EA3" w:rsidRDefault="007A1F44">
            <w:pPr>
              <w:pStyle w:val="TableEntry"/>
              <w:rPr>
                <w:noProof w:val="0"/>
              </w:rPr>
            </w:pPr>
          </w:p>
        </w:tc>
        <w:tc>
          <w:tcPr>
            <w:tcW w:w="992" w:type="dxa"/>
          </w:tcPr>
          <w:p w14:paraId="4B2F4187" w14:textId="77777777" w:rsidR="007A1F44" w:rsidRPr="00977EA3" w:rsidRDefault="007A1F44">
            <w:pPr>
              <w:pStyle w:val="TableEntry"/>
              <w:rPr>
                <w:noProof w:val="0"/>
              </w:rPr>
            </w:pPr>
            <w:r w:rsidRPr="00977EA3">
              <w:rPr>
                <w:noProof w:val="0"/>
              </w:rPr>
              <w:t>00172</w:t>
            </w:r>
          </w:p>
        </w:tc>
        <w:tc>
          <w:tcPr>
            <w:tcW w:w="2833" w:type="dxa"/>
          </w:tcPr>
          <w:p w14:paraId="6EF1AECF" w14:textId="77777777" w:rsidR="007A1F44" w:rsidRPr="00977EA3" w:rsidRDefault="007A1F44">
            <w:pPr>
              <w:pStyle w:val="TableEntry"/>
              <w:rPr>
                <w:noProof w:val="0"/>
              </w:rPr>
            </w:pPr>
            <w:r w:rsidRPr="00977EA3">
              <w:rPr>
                <w:noProof w:val="0"/>
              </w:rPr>
              <w:t>Pending Location</w:t>
            </w:r>
          </w:p>
        </w:tc>
      </w:tr>
      <w:tr w:rsidR="007A1F44" w:rsidRPr="00977EA3" w14:paraId="39DA711A" w14:textId="77777777" w:rsidTr="00B6518F">
        <w:trPr>
          <w:jc w:val="center"/>
        </w:trPr>
        <w:tc>
          <w:tcPr>
            <w:tcW w:w="810" w:type="dxa"/>
          </w:tcPr>
          <w:p w14:paraId="5A441BE0" w14:textId="77777777" w:rsidR="007A1F44" w:rsidRPr="00977EA3" w:rsidRDefault="007A1F44">
            <w:pPr>
              <w:pStyle w:val="TableEntry"/>
              <w:rPr>
                <w:noProof w:val="0"/>
              </w:rPr>
            </w:pPr>
            <w:r w:rsidRPr="00977EA3">
              <w:rPr>
                <w:noProof w:val="0"/>
              </w:rPr>
              <w:t>43</w:t>
            </w:r>
          </w:p>
        </w:tc>
        <w:tc>
          <w:tcPr>
            <w:tcW w:w="810" w:type="dxa"/>
          </w:tcPr>
          <w:p w14:paraId="01EE4C93" w14:textId="77777777" w:rsidR="007A1F44" w:rsidRPr="00977EA3" w:rsidRDefault="007A1F44">
            <w:pPr>
              <w:pStyle w:val="TableEntry"/>
              <w:rPr>
                <w:noProof w:val="0"/>
              </w:rPr>
            </w:pPr>
            <w:r w:rsidRPr="00977EA3">
              <w:rPr>
                <w:noProof w:val="0"/>
              </w:rPr>
              <w:t>80</w:t>
            </w:r>
          </w:p>
        </w:tc>
        <w:tc>
          <w:tcPr>
            <w:tcW w:w="720" w:type="dxa"/>
          </w:tcPr>
          <w:p w14:paraId="2DFC61F8" w14:textId="77777777" w:rsidR="007A1F44" w:rsidRPr="00977EA3" w:rsidRDefault="007A1F44">
            <w:pPr>
              <w:pStyle w:val="TableEntry"/>
              <w:rPr>
                <w:noProof w:val="0"/>
              </w:rPr>
            </w:pPr>
            <w:r w:rsidRPr="00977EA3">
              <w:rPr>
                <w:noProof w:val="0"/>
              </w:rPr>
              <w:t>PL</w:t>
            </w:r>
          </w:p>
        </w:tc>
        <w:tc>
          <w:tcPr>
            <w:tcW w:w="1066" w:type="dxa"/>
          </w:tcPr>
          <w:p w14:paraId="46473446" w14:textId="77777777" w:rsidR="007A1F44" w:rsidRPr="00977EA3" w:rsidRDefault="007A1F44">
            <w:pPr>
              <w:pStyle w:val="TableEntry"/>
              <w:rPr>
                <w:noProof w:val="0"/>
              </w:rPr>
            </w:pPr>
            <w:r w:rsidRPr="00977EA3">
              <w:rPr>
                <w:noProof w:val="0"/>
              </w:rPr>
              <w:t>O</w:t>
            </w:r>
          </w:p>
        </w:tc>
        <w:tc>
          <w:tcPr>
            <w:tcW w:w="992" w:type="dxa"/>
          </w:tcPr>
          <w:p w14:paraId="34AD2F5B" w14:textId="77777777" w:rsidR="007A1F44" w:rsidRPr="00977EA3" w:rsidRDefault="007A1F44">
            <w:pPr>
              <w:pStyle w:val="TableEntry"/>
              <w:rPr>
                <w:noProof w:val="0"/>
              </w:rPr>
            </w:pPr>
            <w:r w:rsidRPr="00977EA3">
              <w:rPr>
                <w:noProof w:val="0"/>
              </w:rPr>
              <w:t>[0..1]</w:t>
            </w:r>
          </w:p>
        </w:tc>
        <w:tc>
          <w:tcPr>
            <w:tcW w:w="992" w:type="dxa"/>
          </w:tcPr>
          <w:p w14:paraId="72FE8C4C" w14:textId="77777777" w:rsidR="007A1F44" w:rsidRPr="00977EA3" w:rsidRDefault="007A1F44">
            <w:pPr>
              <w:pStyle w:val="TableEntry"/>
              <w:rPr>
                <w:noProof w:val="0"/>
              </w:rPr>
            </w:pPr>
          </w:p>
        </w:tc>
        <w:tc>
          <w:tcPr>
            <w:tcW w:w="992" w:type="dxa"/>
          </w:tcPr>
          <w:p w14:paraId="2A594270" w14:textId="77777777" w:rsidR="007A1F44" w:rsidRPr="00977EA3" w:rsidRDefault="007A1F44">
            <w:pPr>
              <w:pStyle w:val="TableEntry"/>
              <w:rPr>
                <w:noProof w:val="0"/>
              </w:rPr>
            </w:pPr>
            <w:r w:rsidRPr="00977EA3">
              <w:rPr>
                <w:noProof w:val="0"/>
              </w:rPr>
              <w:t>00173</w:t>
            </w:r>
          </w:p>
        </w:tc>
        <w:tc>
          <w:tcPr>
            <w:tcW w:w="2833" w:type="dxa"/>
          </w:tcPr>
          <w:p w14:paraId="3D567BDC" w14:textId="77777777" w:rsidR="007A1F44" w:rsidRPr="00977EA3" w:rsidRDefault="007A1F44">
            <w:pPr>
              <w:pStyle w:val="TableEntry"/>
              <w:rPr>
                <w:noProof w:val="0"/>
              </w:rPr>
            </w:pPr>
            <w:r w:rsidRPr="00977EA3">
              <w:rPr>
                <w:noProof w:val="0"/>
              </w:rPr>
              <w:t>Prior Temporary Location</w:t>
            </w:r>
          </w:p>
        </w:tc>
      </w:tr>
      <w:tr w:rsidR="007A1F44" w:rsidRPr="00977EA3" w14:paraId="31D84F70" w14:textId="77777777" w:rsidTr="00B6518F">
        <w:trPr>
          <w:jc w:val="center"/>
        </w:trPr>
        <w:tc>
          <w:tcPr>
            <w:tcW w:w="810" w:type="dxa"/>
          </w:tcPr>
          <w:p w14:paraId="0C31C58B" w14:textId="77777777" w:rsidR="007A1F44" w:rsidRPr="00977EA3" w:rsidRDefault="007A1F44">
            <w:pPr>
              <w:pStyle w:val="TableEntry"/>
              <w:rPr>
                <w:noProof w:val="0"/>
              </w:rPr>
            </w:pPr>
            <w:r w:rsidRPr="00977EA3">
              <w:rPr>
                <w:noProof w:val="0"/>
              </w:rPr>
              <w:t>44</w:t>
            </w:r>
          </w:p>
        </w:tc>
        <w:tc>
          <w:tcPr>
            <w:tcW w:w="810" w:type="dxa"/>
          </w:tcPr>
          <w:p w14:paraId="6C7429D4" w14:textId="77777777" w:rsidR="007A1F44" w:rsidRPr="00977EA3" w:rsidRDefault="007A1F44">
            <w:pPr>
              <w:pStyle w:val="TableEntry"/>
              <w:rPr>
                <w:noProof w:val="0"/>
              </w:rPr>
            </w:pPr>
            <w:r w:rsidRPr="00977EA3">
              <w:rPr>
                <w:noProof w:val="0"/>
              </w:rPr>
              <w:t>26</w:t>
            </w:r>
          </w:p>
        </w:tc>
        <w:tc>
          <w:tcPr>
            <w:tcW w:w="720" w:type="dxa"/>
          </w:tcPr>
          <w:p w14:paraId="3F759D08" w14:textId="77777777" w:rsidR="007A1F44" w:rsidRPr="00977EA3" w:rsidRDefault="007A1F44">
            <w:pPr>
              <w:pStyle w:val="TableEntry"/>
              <w:rPr>
                <w:noProof w:val="0"/>
              </w:rPr>
            </w:pPr>
            <w:r w:rsidRPr="00977EA3">
              <w:rPr>
                <w:noProof w:val="0"/>
              </w:rPr>
              <w:t>TS</w:t>
            </w:r>
          </w:p>
        </w:tc>
        <w:tc>
          <w:tcPr>
            <w:tcW w:w="1066" w:type="dxa"/>
          </w:tcPr>
          <w:p w14:paraId="1E160EDB" w14:textId="77777777" w:rsidR="007A1F44" w:rsidRPr="00977EA3" w:rsidRDefault="007A1F44">
            <w:pPr>
              <w:pStyle w:val="TableEntry"/>
              <w:rPr>
                <w:noProof w:val="0"/>
              </w:rPr>
            </w:pPr>
            <w:r w:rsidRPr="00977EA3">
              <w:rPr>
                <w:noProof w:val="0"/>
              </w:rPr>
              <w:t>RE</w:t>
            </w:r>
          </w:p>
        </w:tc>
        <w:tc>
          <w:tcPr>
            <w:tcW w:w="992" w:type="dxa"/>
          </w:tcPr>
          <w:p w14:paraId="4F449DF5" w14:textId="77777777" w:rsidR="007A1F44" w:rsidRPr="00977EA3" w:rsidRDefault="007A1F44">
            <w:pPr>
              <w:pStyle w:val="TableEntry"/>
              <w:rPr>
                <w:noProof w:val="0"/>
              </w:rPr>
            </w:pPr>
            <w:r w:rsidRPr="00977EA3">
              <w:rPr>
                <w:noProof w:val="0"/>
              </w:rPr>
              <w:t>[0..1]</w:t>
            </w:r>
          </w:p>
        </w:tc>
        <w:tc>
          <w:tcPr>
            <w:tcW w:w="992" w:type="dxa"/>
          </w:tcPr>
          <w:p w14:paraId="166C94E7" w14:textId="77777777" w:rsidR="007A1F44" w:rsidRPr="00977EA3" w:rsidRDefault="007A1F44">
            <w:pPr>
              <w:pStyle w:val="TableEntry"/>
              <w:rPr>
                <w:noProof w:val="0"/>
              </w:rPr>
            </w:pPr>
          </w:p>
        </w:tc>
        <w:tc>
          <w:tcPr>
            <w:tcW w:w="992" w:type="dxa"/>
          </w:tcPr>
          <w:p w14:paraId="5E990DAD" w14:textId="77777777" w:rsidR="007A1F44" w:rsidRPr="00977EA3" w:rsidRDefault="007A1F44">
            <w:pPr>
              <w:pStyle w:val="TableEntry"/>
              <w:rPr>
                <w:noProof w:val="0"/>
              </w:rPr>
            </w:pPr>
            <w:r w:rsidRPr="00977EA3">
              <w:rPr>
                <w:noProof w:val="0"/>
              </w:rPr>
              <w:t>00174</w:t>
            </w:r>
          </w:p>
        </w:tc>
        <w:tc>
          <w:tcPr>
            <w:tcW w:w="2833" w:type="dxa"/>
          </w:tcPr>
          <w:p w14:paraId="30AE82AF" w14:textId="77777777" w:rsidR="007A1F44" w:rsidRPr="00977EA3" w:rsidRDefault="007A1F44">
            <w:pPr>
              <w:pStyle w:val="TableEntry"/>
              <w:rPr>
                <w:noProof w:val="0"/>
              </w:rPr>
            </w:pPr>
            <w:r w:rsidRPr="00977EA3">
              <w:rPr>
                <w:noProof w:val="0"/>
              </w:rPr>
              <w:t>Admit Date/Time</w:t>
            </w:r>
          </w:p>
        </w:tc>
      </w:tr>
      <w:tr w:rsidR="007A1F44" w:rsidRPr="00977EA3" w14:paraId="453430E1" w14:textId="77777777" w:rsidTr="00B6518F">
        <w:trPr>
          <w:jc w:val="center"/>
        </w:trPr>
        <w:tc>
          <w:tcPr>
            <w:tcW w:w="810" w:type="dxa"/>
          </w:tcPr>
          <w:p w14:paraId="526C49B0" w14:textId="77777777" w:rsidR="007A1F44" w:rsidRPr="00977EA3" w:rsidRDefault="007A1F44">
            <w:pPr>
              <w:pStyle w:val="TableEntry"/>
              <w:rPr>
                <w:noProof w:val="0"/>
              </w:rPr>
            </w:pPr>
            <w:r w:rsidRPr="00977EA3">
              <w:rPr>
                <w:noProof w:val="0"/>
              </w:rPr>
              <w:t>45</w:t>
            </w:r>
          </w:p>
        </w:tc>
        <w:tc>
          <w:tcPr>
            <w:tcW w:w="810" w:type="dxa"/>
          </w:tcPr>
          <w:p w14:paraId="1F53C227" w14:textId="77777777" w:rsidR="007A1F44" w:rsidRPr="00977EA3" w:rsidRDefault="007A1F44">
            <w:pPr>
              <w:pStyle w:val="TableEntry"/>
              <w:rPr>
                <w:noProof w:val="0"/>
              </w:rPr>
            </w:pPr>
            <w:r w:rsidRPr="00977EA3">
              <w:rPr>
                <w:noProof w:val="0"/>
              </w:rPr>
              <w:t>26</w:t>
            </w:r>
          </w:p>
        </w:tc>
        <w:tc>
          <w:tcPr>
            <w:tcW w:w="720" w:type="dxa"/>
          </w:tcPr>
          <w:p w14:paraId="6B4C0425" w14:textId="77777777" w:rsidR="007A1F44" w:rsidRPr="00977EA3" w:rsidRDefault="007A1F44">
            <w:pPr>
              <w:pStyle w:val="TableEntry"/>
              <w:rPr>
                <w:noProof w:val="0"/>
              </w:rPr>
            </w:pPr>
            <w:r w:rsidRPr="00977EA3">
              <w:rPr>
                <w:noProof w:val="0"/>
              </w:rPr>
              <w:t>TS</w:t>
            </w:r>
          </w:p>
        </w:tc>
        <w:tc>
          <w:tcPr>
            <w:tcW w:w="1066" w:type="dxa"/>
          </w:tcPr>
          <w:p w14:paraId="5E47DF33" w14:textId="77777777" w:rsidR="007A1F44" w:rsidRPr="00977EA3" w:rsidRDefault="007A1F44">
            <w:pPr>
              <w:pStyle w:val="TableEntry"/>
              <w:rPr>
                <w:noProof w:val="0"/>
              </w:rPr>
            </w:pPr>
            <w:r w:rsidRPr="00977EA3">
              <w:rPr>
                <w:noProof w:val="0"/>
              </w:rPr>
              <w:t>RE</w:t>
            </w:r>
          </w:p>
        </w:tc>
        <w:tc>
          <w:tcPr>
            <w:tcW w:w="992" w:type="dxa"/>
          </w:tcPr>
          <w:p w14:paraId="064A86C4" w14:textId="77777777" w:rsidR="007A1F44" w:rsidRPr="00977EA3" w:rsidRDefault="007A1F44">
            <w:pPr>
              <w:pStyle w:val="TableEntry"/>
              <w:rPr>
                <w:noProof w:val="0"/>
              </w:rPr>
            </w:pPr>
            <w:r w:rsidRPr="00977EA3">
              <w:rPr>
                <w:noProof w:val="0"/>
              </w:rPr>
              <w:t>[0..1]</w:t>
            </w:r>
          </w:p>
        </w:tc>
        <w:tc>
          <w:tcPr>
            <w:tcW w:w="992" w:type="dxa"/>
          </w:tcPr>
          <w:p w14:paraId="7420BB82" w14:textId="77777777" w:rsidR="007A1F44" w:rsidRPr="00977EA3" w:rsidRDefault="007A1F44">
            <w:pPr>
              <w:pStyle w:val="TableEntry"/>
              <w:rPr>
                <w:noProof w:val="0"/>
              </w:rPr>
            </w:pPr>
          </w:p>
        </w:tc>
        <w:tc>
          <w:tcPr>
            <w:tcW w:w="992" w:type="dxa"/>
          </w:tcPr>
          <w:p w14:paraId="26C64DCF" w14:textId="77777777" w:rsidR="007A1F44" w:rsidRPr="00977EA3" w:rsidRDefault="007A1F44">
            <w:pPr>
              <w:pStyle w:val="TableEntry"/>
              <w:rPr>
                <w:noProof w:val="0"/>
              </w:rPr>
            </w:pPr>
            <w:r w:rsidRPr="00977EA3">
              <w:rPr>
                <w:noProof w:val="0"/>
              </w:rPr>
              <w:t>00175</w:t>
            </w:r>
          </w:p>
        </w:tc>
        <w:tc>
          <w:tcPr>
            <w:tcW w:w="2833" w:type="dxa"/>
          </w:tcPr>
          <w:p w14:paraId="20A3C11D" w14:textId="77777777" w:rsidR="007A1F44" w:rsidRPr="00977EA3" w:rsidRDefault="007A1F44">
            <w:pPr>
              <w:pStyle w:val="TableEntry"/>
              <w:rPr>
                <w:noProof w:val="0"/>
              </w:rPr>
            </w:pPr>
            <w:r w:rsidRPr="00977EA3">
              <w:rPr>
                <w:noProof w:val="0"/>
              </w:rPr>
              <w:t>Discharge Date/Time</w:t>
            </w:r>
          </w:p>
        </w:tc>
      </w:tr>
      <w:tr w:rsidR="007A1F44" w:rsidRPr="00977EA3" w14:paraId="4CA18184" w14:textId="77777777" w:rsidTr="00B6518F">
        <w:trPr>
          <w:jc w:val="center"/>
        </w:trPr>
        <w:tc>
          <w:tcPr>
            <w:tcW w:w="810" w:type="dxa"/>
          </w:tcPr>
          <w:p w14:paraId="7E43FC2E" w14:textId="77777777" w:rsidR="007A1F44" w:rsidRPr="00977EA3" w:rsidRDefault="007A1F44">
            <w:pPr>
              <w:pStyle w:val="TableEntry"/>
              <w:rPr>
                <w:noProof w:val="0"/>
              </w:rPr>
            </w:pPr>
            <w:r w:rsidRPr="00977EA3">
              <w:rPr>
                <w:noProof w:val="0"/>
              </w:rPr>
              <w:t>46</w:t>
            </w:r>
          </w:p>
        </w:tc>
        <w:tc>
          <w:tcPr>
            <w:tcW w:w="810" w:type="dxa"/>
          </w:tcPr>
          <w:p w14:paraId="112E65C1" w14:textId="77777777" w:rsidR="007A1F44" w:rsidRPr="00977EA3" w:rsidRDefault="007A1F44">
            <w:pPr>
              <w:pStyle w:val="TableEntry"/>
              <w:rPr>
                <w:noProof w:val="0"/>
              </w:rPr>
            </w:pPr>
            <w:r w:rsidRPr="00977EA3">
              <w:rPr>
                <w:noProof w:val="0"/>
              </w:rPr>
              <w:t>12</w:t>
            </w:r>
          </w:p>
        </w:tc>
        <w:tc>
          <w:tcPr>
            <w:tcW w:w="720" w:type="dxa"/>
          </w:tcPr>
          <w:p w14:paraId="3C02461A" w14:textId="77777777" w:rsidR="007A1F44" w:rsidRPr="00977EA3" w:rsidRDefault="007A1F44">
            <w:pPr>
              <w:pStyle w:val="TableEntry"/>
              <w:rPr>
                <w:noProof w:val="0"/>
              </w:rPr>
            </w:pPr>
            <w:r w:rsidRPr="00977EA3">
              <w:rPr>
                <w:noProof w:val="0"/>
              </w:rPr>
              <w:t>NM</w:t>
            </w:r>
          </w:p>
        </w:tc>
        <w:tc>
          <w:tcPr>
            <w:tcW w:w="1066" w:type="dxa"/>
          </w:tcPr>
          <w:p w14:paraId="3E4814A2" w14:textId="77777777" w:rsidR="007A1F44" w:rsidRPr="00977EA3" w:rsidRDefault="007A1F44">
            <w:pPr>
              <w:pStyle w:val="TableEntry"/>
              <w:rPr>
                <w:noProof w:val="0"/>
              </w:rPr>
            </w:pPr>
            <w:r w:rsidRPr="00977EA3">
              <w:rPr>
                <w:noProof w:val="0"/>
              </w:rPr>
              <w:t>O</w:t>
            </w:r>
          </w:p>
        </w:tc>
        <w:tc>
          <w:tcPr>
            <w:tcW w:w="992" w:type="dxa"/>
          </w:tcPr>
          <w:p w14:paraId="6E4C65BD" w14:textId="77777777" w:rsidR="007A1F44" w:rsidRPr="00977EA3" w:rsidRDefault="007A1F44">
            <w:pPr>
              <w:pStyle w:val="TableEntry"/>
              <w:rPr>
                <w:noProof w:val="0"/>
              </w:rPr>
            </w:pPr>
            <w:r w:rsidRPr="00977EA3">
              <w:rPr>
                <w:noProof w:val="0"/>
              </w:rPr>
              <w:t>[0..1]</w:t>
            </w:r>
          </w:p>
        </w:tc>
        <w:tc>
          <w:tcPr>
            <w:tcW w:w="992" w:type="dxa"/>
          </w:tcPr>
          <w:p w14:paraId="03E7EA2B" w14:textId="77777777" w:rsidR="007A1F44" w:rsidRPr="00977EA3" w:rsidRDefault="007A1F44">
            <w:pPr>
              <w:pStyle w:val="TableEntry"/>
              <w:rPr>
                <w:noProof w:val="0"/>
              </w:rPr>
            </w:pPr>
          </w:p>
        </w:tc>
        <w:tc>
          <w:tcPr>
            <w:tcW w:w="992" w:type="dxa"/>
          </w:tcPr>
          <w:p w14:paraId="730F1350" w14:textId="77777777" w:rsidR="007A1F44" w:rsidRPr="00977EA3" w:rsidRDefault="007A1F44">
            <w:pPr>
              <w:pStyle w:val="TableEntry"/>
              <w:rPr>
                <w:noProof w:val="0"/>
              </w:rPr>
            </w:pPr>
            <w:r w:rsidRPr="00977EA3">
              <w:rPr>
                <w:noProof w:val="0"/>
              </w:rPr>
              <w:t>00176</w:t>
            </w:r>
          </w:p>
        </w:tc>
        <w:tc>
          <w:tcPr>
            <w:tcW w:w="2833" w:type="dxa"/>
          </w:tcPr>
          <w:p w14:paraId="2464DDE6" w14:textId="77777777" w:rsidR="007A1F44" w:rsidRPr="00977EA3" w:rsidRDefault="007A1F44">
            <w:pPr>
              <w:pStyle w:val="TableEntry"/>
              <w:rPr>
                <w:noProof w:val="0"/>
              </w:rPr>
            </w:pPr>
            <w:r w:rsidRPr="00977EA3">
              <w:rPr>
                <w:noProof w:val="0"/>
              </w:rPr>
              <w:t>Current Patient Balance</w:t>
            </w:r>
          </w:p>
        </w:tc>
      </w:tr>
      <w:tr w:rsidR="007A1F44" w:rsidRPr="00977EA3" w14:paraId="3A3D44F5" w14:textId="77777777" w:rsidTr="00B6518F">
        <w:trPr>
          <w:jc w:val="center"/>
        </w:trPr>
        <w:tc>
          <w:tcPr>
            <w:tcW w:w="810" w:type="dxa"/>
          </w:tcPr>
          <w:p w14:paraId="6AF2914C" w14:textId="77777777" w:rsidR="007A1F44" w:rsidRPr="00977EA3" w:rsidRDefault="007A1F44">
            <w:pPr>
              <w:pStyle w:val="TableEntry"/>
              <w:rPr>
                <w:noProof w:val="0"/>
              </w:rPr>
            </w:pPr>
            <w:r w:rsidRPr="00977EA3">
              <w:rPr>
                <w:noProof w:val="0"/>
              </w:rPr>
              <w:t>47</w:t>
            </w:r>
          </w:p>
        </w:tc>
        <w:tc>
          <w:tcPr>
            <w:tcW w:w="810" w:type="dxa"/>
          </w:tcPr>
          <w:p w14:paraId="76BD0379" w14:textId="77777777" w:rsidR="007A1F44" w:rsidRPr="00977EA3" w:rsidRDefault="007A1F44">
            <w:pPr>
              <w:pStyle w:val="TableEntry"/>
              <w:rPr>
                <w:noProof w:val="0"/>
              </w:rPr>
            </w:pPr>
            <w:r w:rsidRPr="00977EA3">
              <w:rPr>
                <w:noProof w:val="0"/>
              </w:rPr>
              <w:t>12</w:t>
            </w:r>
          </w:p>
        </w:tc>
        <w:tc>
          <w:tcPr>
            <w:tcW w:w="720" w:type="dxa"/>
          </w:tcPr>
          <w:p w14:paraId="4C3B2454" w14:textId="77777777" w:rsidR="007A1F44" w:rsidRPr="00977EA3" w:rsidRDefault="007A1F44">
            <w:pPr>
              <w:pStyle w:val="TableEntry"/>
              <w:rPr>
                <w:noProof w:val="0"/>
              </w:rPr>
            </w:pPr>
            <w:r w:rsidRPr="00977EA3">
              <w:rPr>
                <w:noProof w:val="0"/>
              </w:rPr>
              <w:t>NM</w:t>
            </w:r>
          </w:p>
        </w:tc>
        <w:tc>
          <w:tcPr>
            <w:tcW w:w="1066" w:type="dxa"/>
          </w:tcPr>
          <w:p w14:paraId="13ED8F99" w14:textId="77777777" w:rsidR="007A1F44" w:rsidRPr="00977EA3" w:rsidRDefault="007A1F44">
            <w:pPr>
              <w:pStyle w:val="TableEntry"/>
              <w:rPr>
                <w:noProof w:val="0"/>
              </w:rPr>
            </w:pPr>
            <w:r w:rsidRPr="00977EA3">
              <w:rPr>
                <w:noProof w:val="0"/>
              </w:rPr>
              <w:t>O</w:t>
            </w:r>
          </w:p>
        </w:tc>
        <w:tc>
          <w:tcPr>
            <w:tcW w:w="992" w:type="dxa"/>
          </w:tcPr>
          <w:p w14:paraId="1BAA9556" w14:textId="77777777" w:rsidR="007A1F44" w:rsidRPr="00977EA3" w:rsidRDefault="007A1F44">
            <w:pPr>
              <w:pStyle w:val="TableEntry"/>
              <w:rPr>
                <w:noProof w:val="0"/>
              </w:rPr>
            </w:pPr>
            <w:r w:rsidRPr="00977EA3">
              <w:rPr>
                <w:noProof w:val="0"/>
              </w:rPr>
              <w:t>[0..1]</w:t>
            </w:r>
          </w:p>
        </w:tc>
        <w:tc>
          <w:tcPr>
            <w:tcW w:w="992" w:type="dxa"/>
          </w:tcPr>
          <w:p w14:paraId="7A2FB2EB" w14:textId="77777777" w:rsidR="007A1F44" w:rsidRPr="00977EA3" w:rsidRDefault="007A1F44">
            <w:pPr>
              <w:pStyle w:val="TableEntry"/>
              <w:rPr>
                <w:noProof w:val="0"/>
              </w:rPr>
            </w:pPr>
          </w:p>
        </w:tc>
        <w:tc>
          <w:tcPr>
            <w:tcW w:w="992" w:type="dxa"/>
          </w:tcPr>
          <w:p w14:paraId="12EFE7CC" w14:textId="77777777" w:rsidR="007A1F44" w:rsidRPr="00977EA3" w:rsidRDefault="007A1F44">
            <w:pPr>
              <w:pStyle w:val="TableEntry"/>
              <w:rPr>
                <w:noProof w:val="0"/>
              </w:rPr>
            </w:pPr>
            <w:r w:rsidRPr="00977EA3">
              <w:rPr>
                <w:noProof w:val="0"/>
              </w:rPr>
              <w:t>00177</w:t>
            </w:r>
          </w:p>
        </w:tc>
        <w:tc>
          <w:tcPr>
            <w:tcW w:w="2833" w:type="dxa"/>
          </w:tcPr>
          <w:p w14:paraId="189C2B7E" w14:textId="77777777" w:rsidR="007A1F44" w:rsidRPr="00977EA3" w:rsidRDefault="007A1F44">
            <w:pPr>
              <w:pStyle w:val="TableEntry"/>
              <w:rPr>
                <w:noProof w:val="0"/>
              </w:rPr>
            </w:pPr>
            <w:r w:rsidRPr="00977EA3">
              <w:rPr>
                <w:noProof w:val="0"/>
              </w:rPr>
              <w:t>Total Charges</w:t>
            </w:r>
          </w:p>
        </w:tc>
      </w:tr>
      <w:tr w:rsidR="007A1F44" w:rsidRPr="00977EA3" w14:paraId="6040D5D0" w14:textId="77777777" w:rsidTr="00B6518F">
        <w:trPr>
          <w:jc w:val="center"/>
        </w:trPr>
        <w:tc>
          <w:tcPr>
            <w:tcW w:w="810" w:type="dxa"/>
          </w:tcPr>
          <w:p w14:paraId="5B8B5015" w14:textId="77777777" w:rsidR="007A1F44" w:rsidRPr="00977EA3" w:rsidRDefault="007A1F44">
            <w:pPr>
              <w:pStyle w:val="TableEntry"/>
              <w:rPr>
                <w:noProof w:val="0"/>
              </w:rPr>
            </w:pPr>
            <w:r w:rsidRPr="00977EA3">
              <w:rPr>
                <w:noProof w:val="0"/>
              </w:rPr>
              <w:t>48</w:t>
            </w:r>
          </w:p>
        </w:tc>
        <w:tc>
          <w:tcPr>
            <w:tcW w:w="810" w:type="dxa"/>
          </w:tcPr>
          <w:p w14:paraId="0A8C10BF" w14:textId="77777777" w:rsidR="007A1F44" w:rsidRPr="00977EA3" w:rsidRDefault="007A1F44">
            <w:pPr>
              <w:pStyle w:val="TableEntry"/>
              <w:rPr>
                <w:noProof w:val="0"/>
              </w:rPr>
            </w:pPr>
            <w:r w:rsidRPr="00977EA3">
              <w:rPr>
                <w:noProof w:val="0"/>
              </w:rPr>
              <w:t>12</w:t>
            </w:r>
          </w:p>
        </w:tc>
        <w:tc>
          <w:tcPr>
            <w:tcW w:w="720" w:type="dxa"/>
          </w:tcPr>
          <w:p w14:paraId="3A6B1E11" w14:textId="77777777" w:rsidR="007A1F44" w:rsidRPr="00977EA3" w:rsidRDefault="007A1F44">
            <w:pPr>
              <w:pStyle w:val="TableEntry"/>
              <w:rPr>
                <w:noProof w:val="0"/>
              </w:rPr>
            </w:pPr>
            <w:r w:rsidRPr="00977EA3">
              <w:rPr>
                <w:noProof w:val="0"/>
              </w:rPr>
              <w:t>NM</w:t>
            </w:r>
          </w:p>
        </w:tc>
        <w:tc>
          <w:tcPr>
            <w:tcW w:w="1066" w:type="dxa"/>
          </w:tcPr>
          <w:p w14:paraId="3A6D523C" w14:textId="77777777" w:rsidR="007A1F44" w:rsidRPr="00977EA3" w:rsidRDefault="007A1F44">
            <w:pPr>
              <w:pStyle w:val="TableEntry"/>
              <w:rPr>
                <w:noProof w:val="0"/>
              </w:rPr>
            </w:pPr>
            <w:r w:rsidRPr="00977EA3">
              <w:rPr>
                <w:noProof w:val="0"/>
              </w:rPr>
              <w:t>O</w:t>
            </w:r>
          </w:p>
        </w:tc>
        <w:tc>
          <w:tcPr>
            <w:tcW w:w="992" w:type="dxa"/>
          </w:tcPr>
          <w:p w14:paraId="0EF89C65" w14:textId="77777777" w:rsidR="007A1F44" w:rsidRPr="00977EA3" w:rsidRDefault="007A1F44">
            <w:pPr>
              <w:pStyle w:val="TableEntry"/>
              <w:rPr>
                <w:noProof w:val="0"/>
              </w:rPr>
            </w:pPr>
            <w:r w:rsidRPr="00977EA3">
              <w:rPr>
                <w:noProof w:val="0"/>
              </w:rPr>
              <w:t>[0..1]</w:t>
            </w:r>
          </w:p>
        </w:tc>
        <w:tc>
          <w:tcPr>
            <w:tcW w:w="992" w:type="dxa"/>
          </w:tcPr>
          <w:p w14:paraId="729484F0" w14:textId="77777777" w:rsidR="007A1F44" w:rsidRPr="00977EA3" w:rsidRDefault="007A1F44">
            <w:pPr>
              <w:pStyle w:val="TableEntry"/>
              <w:rPr>
                <w:noProof w:val="0"/>
              </w:rPr>
            </w:pPr>
          </w:p>
        </w:tc>
        <w:tc>
          <w:tcPr>
            <w:tcW w:w="992" w:type="dxa"/>
          </w:tcPr>
          <w:p w14:paraId="46BCD882" w14:textId="77777777" w:rsidR="007A1F44" w:rsidRPr="00977EA3" w:rsidRDefault="007A1F44">
            <w:pPr>
              <w:pStyle w:val="TableEntry"/>
              <w:rPr>
                <w:noProof w:val="0"/>
              </w:rPr>
            </w:pPr>
            <w:r w:rsidRPr="00977EA3">
              <w:rPr>
                <w:noProof w:val="0"/>
              </w:rPr>
              <w:t>00178</w:t>
            </w:r>
          </w:p>
        </w:tc>
        <w:tc>
          <w:tcPr>
            <w:tcW w:w="2833" w:type="dxa"/>
          </w:tcPr>
          <w:p w14:paraId="55CACDAA" w14:textId="77777777" w:rsidR="007A1F44" w:rsidRPr="00977EA3" w:rsidRDefault="007A1F44">
            <w:pPr>
              <w:pStyle w:val="TableEntry"/>
              <w:rPr>
                <w:noProof w:val="0"/>
              </w:rPr>
            </w:pPr>
            <w:r w:rsidRPr="00977EA3">
              <w:rPr>
                <w:noProof w:val="0"/>
              </w:rPr>
              <w:t>Total Adjustments</w:t>
            </w:r>
          </w:p>
        </w:tc>
      </w:tr>
      <w:tr w:rsidR="007A1F44" w:rsidRPr="00977EA3" w14:paraId="302B51DC" w14:textId="77777777" w:rsidTr="00B6518F">
        <w:trPr>
          <w:jc w:val="center"/>
        </w:trPr>
        <w:tc>
          <w:tcPr>
            <w:tcW w:w="810" w:type="dxa"/>
          </w:tcPr>
          <w:p w14:paraId="32576B59" w14:textId="77777777" w:rsidR="007A1F44" w:rsidRPr="00977EA3" w:rsidRDefault="007A1F44">
            <w:pPr>
              <w:pStyle w:val="TableEntry"/>
              <w:rPr>
                <w:noProof w:val="0"/>
              </w:rPr>
            </w:pPr>
            <w:r w:rsidRPr="00977EA3">
              <w:rPr>
                <w:noProof w:val="0"/>
              </w:rPr>
              <w:t>49</w:t>
            </w:r>
          </w:p>
        </w:tc>
        <w:tc>
          <w:tcPr>
            <w:tcW w:w="810" w:type="dxa"/>
          </w:tcPr>
          <w:p w14:paraId="5EBE068E" w14:textId="77777777" w:rsidR="007A1F44" w:rsidRPr="00977EA3" w:rsidRDefault="007A1F44">
            <w:pPr>
              <w:pStyle w:val="TableEntry"/>
              <w:rPr>
                <w:noProof w:val="0"/>
              </w:rPr>
            </w:pPr>
            <w:r w:rsidRPr="00977EA3">
              <w:rPr>
                <w:noProof w:val="0"/>
              </w:rPr>
              <w:t>12</w:t>
            </w:r>
          </w:p>
        </w:tc>
        <w:tc>
          <w:tcPr>
            <w:tcW w:w="720" w:type="dxa"/>
          </w:tcPr>
          <w:p w14:paraId="3B0E4B88" w14:textId="77777777" w:rsidR="007A1F44" w:rsidRPr="00977EA3" w:rsidRDefault="007A1F44">
            <w:pPr>
              <w:pStyle w:val="TableEntry"/>
              <w:rPr>
                <w:noProof w:val="0"/>
              </w:rPr>
            </w:pPr>
            <w:r w:rsidRPr="00977EA3">
              <w:rPr>
                <w:noProof w:val="0"/>
              </w:rPr>
              <w:t>NM</w:t>
            </w:r>
          </w:p>
        </w:tc>
        <w:tc>
          <w:tcPr>
            <w:tcW w:w="1066" w:type="dxa"/>
          </w:tcPr>
          <w:p w14:paraId="2E7460FF" w14:textId="77777777" w:rsidR="007A1F44" w:rsidRPr="00977EA3" w:rsidRDefault="007A1F44">
            <w:pPr>
              <w:pStyle w:val="TableEntry"/>
              <w:rPr>
                <w:noProof w:val="0"/>
              </w:rPr>
            </w:pPr>
            <w:r w:rsidRPr="00977EA3">
              <w:rPr>
                <w:noProof w:val="0"/>
              </w:rPr>
              <w:t>O</w:t>
            </w:r>
          </w:p>
        </w:tc>
        <w:tc>
          <w:tcPr>
            <w:tcW w:w="992" w:type="dxa"/>
          </w:tcPr>
          <w:p w14:paraId="41B9E024" w14:textId="77777777" w:rsidR="007A1F44" w:rsidRPr="00977EA3" w:rsidRDefault="007A1F44">
            <w:pPr>
              <w:pStyle w:val="TableEntry"/>
              <w:rPr>
                <w:noProof w:val="0"/>
              </w:rPr>
            </w:pPr>
            <w:r w:rsidRPr="00977EA3">
              <w:rPr>
                <w:noProof w:val="0"/>
              </w:rPr>
              <w:t>[0..1]</w:t>
            </w:r>
          </w:p>
        </w:tc>
        <w:tc>
          <w:tcPr>
            <w:tcW w:w="992" w:type="dxa"/>
          </w:tcPr>
          <w:p w14:paraId="12D8A630" w14:textId="77777777" w:rsidR="007A1F44" w:rsidRPr="00977EA3" w:rsidRDefault="007A1F44">
            <w:pPr>
              <w:pStyle w:val="TableEntry"/>
              <w:rPr>
                <w:noProof w:val="0"/>
              </w:rPr>
            </w:pPr>
          </w:p>
        </w:tc>
        <w:tc>
          <w:tcPr>
            <w:tcW w:w="992" w:type="dxa"/>
          </w:tcPr>
          <w:p w14:paraId="1C6C4280" w14:textId="77777777" w:rsidR="007A1F44" w:rsidRPr="00977EA3" w:rsidRDefault="007A1F44">
            <w:pPr>
              <w:pStyle w:val="TableEntry"/>
              <w:rPr>
                <w:noProof w:val="0"/>
              </w:rPr>
            </w:pPr>
            <w:r w:rsidRPr="00977EA3">
              <w:rPr>
                <w:noProof w:val="0"/>
              </w:rPr>
              <w:t>00179</w:t>
            </w:r>
          </w:p>
        </w:tc>
        <w:tc>
          <w:tcPr>
            <w:tcW w:w="2833" w:type="dxa"/>
          </w:tcPr>
          <w:p w14:paraId="003FF1C9" w14:textId="77777777" w:rsidR="007A1F44" w:rsidRPr="00977EA3" w:rsidRDefault="007A1F44">
            <w:pPr>
              <w:pStyle w:val="TableEntry"/>
              <w:rPr>
                <w:noProof w:val="0"/>
              </w:rPr>
            </w:pPr>
            <w:r w:rsidRPr="00977EA3">
              <w:rPr>
                <w:noProof w:val="0"/>
              </w:rPr>
              <w:t>Total Payments</w:t>
            </w:r>
          </w:p>
        </w:tc>
      </w:tr>
      <w:tr w:rsidR="007A1F44" w:rsidRPr="00977EA3" w14:paraId="26A7B0ED" w14:textId="77777777" w:rsidTr="00B6518F">
        <w:trPr>
          <w:jc w:val="center"/>
        </w:trPr>
        <w:tc>
          <w:tcPr>
            <w:tcW w:w="810" w:type="dxa"/>
          </w:tcPr>
          <w:p w14:paraId="08F0345A" w14:textId="77777777" w:rsidR="007A1F44" w:rsidRPr="00977EA3" w:rsidRDefault="007A1F44">
            <w:pPr>
              <w:pStyle w:val="TableEntry"/>
              <w:rPr>
                <w:noProof w:val="0"/>
              </w:rPr>
            </w:pPr>
            <w:r w:rsidRPr="00977EA3">
              <w:rPr>
                <w:noProof w:val="0"/>
              </w:rPr>
              <w:t>50</w:t>
            </w:r>
          </w:p>
        </w:tc>
        <w:tc>
          <w:tcPr>
            <w:tcW w:w="810" w:type="dxa"/>
          </w:tcPr>
          <w:p w14:paraId="021510E1" w14:textId="77777777" w:rsidR="007A1F44" w:rsidRPr="00977EA3" w:rsidRDefault="007A1F44">
            <w:pPr>
              <w:pStyle w:val="TableEntry"/>
              <w:rPr>
                <w:noProof w:val="0"/>
              </w:rPr>
            </w:pPr>
            <w:r w:rsidRPr="00977EA3">
              <w:rPr>
                <w:noProof w:val="0"/>
              </w:rPr>
              <w:t>250</w:t>
            </w:r>
          </w:p>
        </w:tc>
        <w:tc>
          <w:tcPr>
            <w:tcW w:w="720" w:type="dxa"/>
          </w:tcPr>
          <w:p w14:paraId="7D353358" w14:textId="77777777" w:rsidR="007A1F44" w:rsidRPr="00977EA3" w:rsidRDefault="007A1F44">
            <w:pPr>
              <w:pStyle w:val="TableEntry"/>
              <w:rPr>
                <w:noProof w:val="0"/>
              </w:rPr>
            </w:pPr>
            <w:r w:rsidRPr="00977EA3">
              <w:rPr>
                <w:noProof w:val="0"/>
              </w:rPr>
              <w:t>CX</w:t>
            </w:r>
          </w:p>
        </w:tc>
        <w:tc>
          <w:tcPr>
            <w:tcW w:w="1066" w:type="dxa"/>
          </w:tcPr>
          <w:p w14:paraId="7CFFAC3B" w14:textId="77777777" w:rsidR="007A1F44" w:rsidRPr="00977EA3" w:rsidRDefault="007A1F44">
            <w:pPr>
              <w:pStyle w:val="TableEntry"/>
              <w:rPr>
                <w:noProof w:val="0"/>
              </w:rPr>
            </w:pPr>
            <w:r w:rsidRPr="00977EA3">
              <w:rPr>
                <w:noProof w:val="0"/>
              </w:rPr>
              <w:t>O</w:t>
            </w:r>
          </w:p>
        </w:tc>
        <w:tc>
          <w:tcPr>
            <w:tcW w:w="992" w:type="dxa"/>
          </w:tcPr>
          <w:p w14:paraId="777F4E8A" w14:textId="77777777" w:rsidR="007A1F44" w:rsidRPr="00977EA3" w:rsidRDefault="007A1F44">
            <w:pPr>
              <w:pStyle w:val="TableEntry"/>
              <w:rPr>
                <w:noProof w:val="0"/>
              </w:rPr>
            </w:pPr>
            <w:r w:rsidRPr="00977EA3">
              <w:rPr>
                <w:noProof w:val="0"/>
              </w:rPr>
              <w:t>[0..1]</w:t>
            </w:r>
          </w:p>
        </w:tc>
        <w:tc>
          <w:tcPr>
            <w:tcW w:w="992" w:type="dxa"/>
          </w:tcPr>
          <w:p w14:paraId="69F4EEC1" w14:textId="77777777" w:rsidR="007A1F44" w:rsidRPr="00977EA3" w:rsidRDefault="007A1F44">
            <w:pPr>
              <w:pStyle w:val="TableEntry"/>
              <w:rPr>
                <w:noProof w:val="0"/>
              </w:rPr>
            </w:pPr>
            <w:r w:rsidRPr="00977EA3">
              <w:rPr>
                <w:noProof w:val="0"/>
              </w:rPr>
              <w:t>0203</w:t>
            </w:r>
          </w:p>
        </w:tc>
        <w:tc>
          <w:tcPr>
            <w:tcW w:w="992" w:type="dxa"/>
          </w:tcPr>
          <w:p w14:paraId="74784E3B" w14:textId="77777777" w:rsidR="007A1F44" w:rsidRPr="00977EA3" w:rsidRDefault="007A1F44">
            <w:pPr>
              <w:pStyle w:val="TableEntry"/>
              <w:rPr>
                <w:noProof w:val="0"/>
              </w:rPr>
            </w:pPr>
            <w:r w:rsidRPr="00977EA3">
              <w:rPr>
                <w:noProof w:val="0"/>
              </w:rPr>
              <w:t>00180</w:t>
            </w:r>
          </w:p>
        </w:tc>
        <w:tc>
          <w:tcPr>
            <w:tcW w:w="2833" w:type="dxa"/>
          </w:tcPr>
          <w:p w14:paraId="465E31C2" w14:textId="77777777" w:rsidR="007A1F44" w:rsidRPr="00977EA3" w:rsidRDefault="007A1F44">
            <w:pPr>
              <w:pStyle w:val="TableEntry"/>
              <w:rPr>
                <w:noProof w:val="0"/>
              </w:rPr>
            </w:pPr>
            <w:r w:rsidRPr="00977EA3">
              <w:rPr>
                <w:noProof w:val="0"/>
              </w:rPr>
              <w:t>Alternate Visit ID</w:t>
            </w:r>
          </w:p>
        </w:tc>
      </w:tr>
      <w:tr w:rsidR="007A1F44" w:rsidRPr="00977EA3" w14:paraId="701D73FA" w14:textId="77777777" w:rsidTr="00B6518F">
        <w:trPr>
          <w:jc w:val="center"/>
        </w:trPr>
        <w:tc>
          <w:tcPr>
            <w:tcW w:w="810" w:type="dxa"/>
          </w:tcPr>
          <w:p w14:paraId="0A3B3896" w14:textId="77777777" w:rsidR="007A1F44" w:rsidRPr="00977EA3" w:rsidRDefault="007A1F44">
            <w:pPr>
              <w:pStyle w:val="TableEntry"/>
              <w:rPr>
                <w:noProof w:val="0"/>
              </w:rPr>
            </w:pPr>
            <w:r w:rsidRPr="00977EA3">
              <w:rPr>
                <w:noProof w:val="0"/>
              </w:rPr>
              <w:t>51</w:t>
            </w:r>
          </w:p>
        </w:tc>
        <w:tc>
          <w:tcPr>
            <w:tcW w:w="810" w:type="dxa"/>
          </w:tcPr>
          <w:p w14:paraId="1CF686B8" w14:textId="77777777" w:rsidR="007A1F44" w:rsidRPr="00977EA3" w:rsidRDefault="007A1F44">
            <w:pPr>
              <w:pStyle w:val="TableEntry"/>
              <w:rPr>
                <w:noProof w:val="0"/>
              </w:rPr>
            </w:pPr>
            <w:r w:rsidRPr="00977EA3">
              <w:rPr>
                <w:noProof w:val="0"/>
              </w:rPr>
              <w:t>1</w:t>
            </w:r>
          </w:p>
        </w:tc>
        <w:tc>
          <w:tcPr>
            <w:tcW w:w="720" w:type="dxa"/>
          </w:tcPr>
          <w:p w14:paraId="389B0B79" w14:textId="77777777" w:rsidR="007A1F44" w:rsidRPr="00977EA3" w:rsidRDefault="007A1F44">
            <w:pPr>
              <w:pStyle w:val="TableEntry"/>
              <w:rPr>
                <w:noProof w:val="0"/>
              </w:rPr>
            </w:pPr>
            <w:r w:rsidRPr="00977EA3">
              <w:rPr>
                <w:noProof w:val="0"/>
              </w:rPr>
              <w:t>IS</w:t>
            </w:r>
          </w:p>
        </w:tc>
        <w:tc>
          <w:tcPr>
            <w:tcW w:w="1066" w:type="dxa"/>
          </w:tcPr>
          <w:p w14:paraId="2F13F780" w14:textId="77777777" w:rsidR="007A1F44" w:rsidRPr="00977EA3" w:rsidRDefault="007A1F44">
            <w:pPr>
              <w:pStyle w:val="TableEntry"/>
              <w:rPr>
                <w:noProof w:val="0"/>
              </w:rPr>
            </w:pPr>
            <w:r w:rsidRPr="00977EA3">
              <w:rPr>
                <w:noProof w:val="0"/>
              </w:rPr>
              <w:t>C</w:t>
            </w:r>
          </w:p>
        </w:tc>
        <w:tc>
          <w:tcPr>
            <w:tcW w:w="992" w:type="dxa"/>
          </w:tcPr>
          <w:p w14:paraId="2C0ABB79" w14:textId="77777777" w:rsidR="007A1F44" w:rsidRPr="00977EA3" w:rsidRDefault="007A1F44">
            <w:pPr>
              <w:pStyle w:val="TableEntry"/>
              <w:rPr>
                <w:noProof w:val="0"/>
              </w:rPr>
            </w:pPr>
            <w:r w:rsidRPr="00977EA3">
              <w:rPr>
                <w:noProof w:val="0"/>
              </w:rPr>
              <w:t>[0..1]</w:t>
            </w:r>
          </w:p>
        </w:tc>
        <w:tc>
          <w:tcPr>
            <w:tcW w:w="992" w:type="dxa"/>
          </w:tcPr>
          <w:p w14:paraId="32C6DFDC" w14:textId="77777777" w:rsidR="007A1F44" w:rsidRPr="00977EA3" w:rsidRDefault="007A1F44">
            <w:pPr>
              <w:pStyle w:val="TableEntry"/>
              <w:rPr>
                <w:noProof w:val="0"/>
              </w:rPr>
            </w:pPr>
            <w:r w:rsidRPr="00977EA3">
              <w:rPr>
                <w:noProof w:val="0"/>
              </w:rPr>
              <w:t>0326</w:t>
            </w:r>
          </w:p>
        </w:tc>
        <w:tc>
          <w:tcPr>
            <w:tcW w:w="992" w:type="dxa"/>
          </w:tcPr>
          <w:p w14:paraId="1286B8AA" w14:textId="77777777" w:rsidR="007A1F44" w:rsidRPr="00977EA3" w:rsidRDefault="007A1F44">
            <w:pPr>
              <w:pStyle w:val="TableEntry"/>
              <w:rPr>
                <w:noProof w:val="0"/>
              </w:rPr>
            </w:pPr>
            <w:r w:rsidRPr="00977EA3">
              <w:rPr>
                <w:noProof w:val="0"/>
              </w:rPr>
              <w:t>01226</w:t>
            </w:r>
          </w:p>
        </w:tc>
        <w:tc>
          <w:tcPr>
            <w:tcW w:w="2833" w:type="dxa"/>
          </w:tcPr>
          <w:p w14:paraId="55671F02" w14:textId="77777777" w:rsidR="007A1F44" w:rsidRPr="00977EA3" w:rsidRDefault="007A1F44">
            <w:pPr>
              <w:pStyle w:val="TableEntry"/>
              <w:rPr>
                <w:noProof w:val="0"/>
              </w:rPr>
            </w:pPr>
            <w:r w:rsidRPr="00977EA3">
              <w:rPr>
                <w:noProof w:val="0"/>
              </w:rPr>
              <w:t>Visit Indicator</w:t>
            </w:r>
          </w:p>
        </w:tc>
      </w:tr>
      <w:tr w:rsidR="007A1F44" w:rsidRPr="00977EA3" w14:paraId="258BAB7C" w14:textId="77777777" w:rsidTr="00B6518F">
        <w:trPr>
          <w:jc w:val="center"/>
        </w:trPr>
        <w:tc>
          <w:tcPr>
            <w:tcW w:w="810" w:type="dxa"/>
          </w:tcPr>
          <w:p w14:paraId="34F73F5F" w14:textId="77777777" w:rsidR="007A1F44" w:rsidRPr="00977EA3" w:rsidRDefault="007A1F44">
            <w:pPr>
              <w:pStyle w:val="TableEntry"/>
              <w:rPr>
                <w:noProof w:val="0"/>
              </w:rPr>
            </w:pPr>
            <w:r w:rsidRPr="00977EA3">
              <w:rPr>
                <w:noProof w:val="0"/>
              </w:rPr>
              <w:t>52</w:t>
            </w:r>
          </w:p>
        </w:tc>
        <w:tc>
          <w:tcPr>
            <w:tcW w:w="810" w:type="dxa"/>
          </w:tcPr>
          <w:p w14:paraId="0C46FB9A" w14:textId="77777777" w:rsidR="007A1F44" w:rsidRPr="00977EA3" w:rsidRDefault="007A1F44">
            <w:pPr>
              <w:pStyle w:val="TableEntry"/>
              <w:rPr>
                <w:noProof w:val="0"/>
              </w:rPr>
            </w:pPr>
            <w:r w:rsidRPr="00977EA3">
              <w:rPr>
                <w:noProof w:val="0"/>
              </w:rPr>
              <w:t>250</w:t>
            </w:r>
          </w:p>
        </w:tc>
        <w:tc>
          <w:tcPr>
            <w:tcW w:w="720" w:type="dxa"/>
          </w:tcPr>
          <w:p w14:paraId="1A2EFF7D" w14:textId="77777777" w:rsidR="007A1F44" w:rsidRPr="00977EA3" w:rsidRDefault="007A1F44">
            <w:pPr>
              <w:pStyle w:val="TableEntry"/>
              <w:rPr>
                <w:noProof w:val="0"/>
              </w:rPr>
            </w:pPr>
            <w:r w:rsidRPr="00977EA3">
              <w:rPr>
                <w:noProof w:val="0"/>
              </w:rPr>
              <w:t>XCN</w:t>
            </w:r>
          </w:p>
        </w:tc>
        <w:tc>
          <w:tcPr>
            <w:tcW w:w="1066" w:type="dxa"/>
          </w:tcPr>
          <w:p w14:paraId="180C2F43" w14:textId="77777777" w:rsidR="007A1F44" w:rsidRPr="00977EA3" w:rsidRDefault="007A1F44">
            <w:pPr>
              <w:pStyle w:val="TableEntry"/>
              <w:rPr>
                <w:noProof w:val="0"/>
              </w:rPr>
            </w:pPr>
            <w:r w:rsidRPr="00977EA3">
              <w:rPr>
                <w:noProof w:val="0"/>
              </w:rPr>
              <w:t>X</w:t>
            </w:r>
          </w:p>
        </w:tc>
        <w:tc>
          <w:tcPr>
            <w:tcW w:w="992" w:type="dxa"/>
          </w:tcPr>
          <w:p w14:paraId="267DD071" w14:textId="77777777" w:rsidR="007A1F44" w:rsidRPr="00977EA3" w:rsidRDefault="007A1F44">
            <w:pPr>
              <w:pStyle w:val="TableEntry"/>
              <w:rPr>
                <w:noProof w:val="0"/>
              </w:rPr>
            </w:pPr>
            <w:r w:rsidRPr="00977EA3">
              <w:rPr>
                <w:noProof w:val="0"/>
              </w:rPr>
              <w:t>[0..*]</w:t>
            </w:r>
          </w:p>
        </w:tc>
        <w:tc>
          <w:tcPr>
            <w:tcW w:w="992" w:type="dxa"/>
          </w:tcPr>
          <w:p w14:paraId="43B2543F" w14:textId="77777777" w:rsidR="007A1F44" w:rsidRPr="00977EA3" w:rsidRDefault="007A1F44">
            <w:pPr>
              <w:pStyle w:val="TableEntry"/>
              <w:rPr>
                <w:noProof w:val="0"/>
              </w:rPr>
            </w:pPr>
            <w:r w:rsidRPr="00977EA3">
              <w:rPr>
                <w:noProof w:val="0"/>
              </w:rPr>
              <w:t>0010</w:t>
            </w:r>
          </w:p>
        </w:tc>
        <w:tc>
          <w:tcPr>
            <w:tcW w:w="992" w:type="dxa"/>
          </w:tcPr>
          <w:p w14:paraId="2B56BC85" w14:textId="77777777" w:rsidR="007A1F44" w:rsidRPr="00977EA3" w:rsidRDefault="007A1F44">
            <w:pPr>
              <w:pStyle w:val="TableEntry"/>
              <w:rPr>
                <w:noProof w:val="0"/>
              </w:rPr>
            </w:pPr>
            <w:r w:rsidRPr="00977EA3">
              <w:rPr>
                <w:noProof w:val="0"/>
              </w:rPr>
              <w:t>01274</w:t>
            </w:r>
          </w:p>
        </w:tc>
        <w:tc>
          <w:tcPr>
            <w:tcW w:w="2833" w:type="dxa"/>
          </w:tcPr>
          <w:p w14:paraId="398B06AB" w14:textId="77777777" w:rsidR="007A1F44" w:rsidRPr="00977EA3" w:rsidRDefault="007A1F44">
            <w:pPr>
              <w:pStyle w:val="TableEntry"/>
              <w:rPr>
                <w:noProof w:val="0"/>
              </w:rPr>
            </w:pPr>
            <w:r w:rsidRPr="00977EA3">
              <w:rPr>
                <w:noProof w:val="0"/>
              </w:rPr>
              <w:t>Other Healthcare Provider</w:t>
            </w:r>
          </w:p>
        </w:tc>
      </w:tr>
    </w:tbl>
    <w:p w14:paraId="48F37BE2" w14:textId="77777777" w:rsidR="007A1F44" w:rsidRPr="00977EA3" w:rsidRDefault="007A1F44" w:rsidP="003462A5">
      <w:pPr>
        <w:keepNext/>
      </w:pPr>
      <w:r w:rsidRPr="00977EA3">
        <w:rPr>
          <w:b/>
          <w:bCs/>
        </w:rPr>
        <w:t>General conditions of use</w:t>
      </w:r>
      <w:r w:rsidRPr="00977EA3">
        <w:t>:</w:t>
      </w:r>
    </w:p>
    <w:p w14:paraId="3FE46CEF" w14:textId="17D2899C" w:rsidR="008E3CF3" w:rsidRPr="00977EA3" w:rsidRDefault="007A1F44" w:rsidP="00EC243F">
      <w:pPr>
        <w:pStyle w:val="Puntoelenco2"/>
      </w:pPr>
      <w:r w:rsidRPr="00977EA3">
        <w:t xml:space="preserve">All messages of transaction </w:t>
      </w:r>
      <w:r w:rsidR="00383577">
        <w:t>[</w:t>
      </w:r>
      <w:r w:rsidRPr="00977EA3">
        <w:t>ITI-30</w:t>
      </w:r>
      <w:r w:rsidR="00383577">
        <w:t>]</w:t>
      </w:r>
      <w:r w:rsidRPr="00977EA3">
        <w:t xml:space="preserve"> that use this segment, actually use a pseudo-PV1, which is empty. The only field populated is PV1-2 “Patient Class” values “N” (Not Applicable).</w:t>
      </w:r>
    </w:p>
    <w:p w14:paraId="3933F2E1" w14:textId="6F5B7E6D" w:rsidR="008E3CF3" w:rsidRPr="00977EA3" w:rsidRDefault="007A1F44" w:rsidP="00EC243F">
      <w:pPr>
        <w:pStyle w:val="Puntoelenco2"/>
      </w:pPr>
      <w:r w:rsidRPr="00977EA3">
        <w:t xml:space="preserve">The condition predicates described below only apply to the use of this segment in the context of transaction </w:t>
      </w:r>
      <w:r w:rsidR="002B5CC9" w:rsidRPr="00977EA3">
        <w:t>[</w:t>
      </w:r>
      <w:r w:rsidRPr="00977EA3">
        <w:t>ITI-31</w:t>
      </w:r>
      <w:r w:rsidR="002B5CC9" w:rsidRPr="00977EA3">
        <w:t>]</w:t>
      </w:r>
      <w:r w:rsidRPr="00977EA3">
        <w:t>.</w:t>
      </w:r>
    </w:p>
    <w:p w14:paraId="18F9645A" w14:textId="77777777" w:rsidR="007A1F44" w:rsidRPr="00977EA3" w:rsidRDefault="007A1F44">
      <w:r w:rsidRPr="00977EA3">
        <w:rPr>
          <w:b/>
          <w:bCs/>
        </w:rPr>
        <w:t>PV1-2 – Patient Class (IS)</w:t>
      </w:r>
      <w:r w:rsidRPr="00977EA3">
        <w:t>, required:</w:t>
      </w:r>
    </w:p>
    <w:p w14:paraId="301A9DF9" w14:textId="22468123" w:rsidR="007A1F44" w:rsidRPr="00977EA3" w:rsidRDefault="007A1F44" w:rsidP="003462A5">
      <w:r w:rsidRPr="00977EA3">
        <w:t xml:space="preserve">Definition: This field is used by systems to categorize patients by site. It does not have a consistent industry-wide definition. It is subject to site-specific variations. Refer to </w:t>
      </w:r>
      <w:r w:rsidRPr="00977EA3">
        <w:rPr>
          <w:i/>
          <w:iCs/>
        </w:rPr>
        <w:t>User-defined Table 0004 - Patient Class</w:t>
      </w:r>
      <w:r w:rsidRPr="00977EA3">
        <w:t xml:space="preserve"> for suggested values.</w:t>
      </w:r>
    </w:p>
    <w:p w14:paraId="082B26A3" w14:textId="77777777" w:rsidR="007A1F44" w:rsidRPr="00977EA3" w:rsidRDefault="007A1F44">
      <w:pPr>
        <w:pStyle w:val="TableTitle"/>
        <w:rPr>
          <w:noProof w:val="0"/>
        </w:rPr>
      </w:pPr>
      <w:r w:rsidRPr="00977EA3">
        <w:rPr>
          <w:noProof w:val="0"/>
        </w:rPr>
        <w:t>User-defined Table 0004: Patient Class</w:t>
      </w:r>
      <w:r w:rsidR="007F429B" w:rsidRPr="00977EA3">
        <w:rPr>
          <w:noProof w:val="0"/>
        </w:rPr>
        <w:fldChar w:fldCharType="begin"/>
      </w:r>
      <w:r w:rsidRPr="00977EA3">
        <w:rPr>
          <w:noProof w:val="0"/>
        </w:rPr>
        <w:instrText>xe "User-defined Table 0004 - Patient Class"</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2520"/>
        <w:gridCol w:w="2700"/>
      </w:tblGrid>
      <w:tr w:rsidR="007A1F44" w:rsidRPr="00977EA3" w14:paraId="7C8E9662" w14:textId="77777777" w:rsidTr="00ED4370">
        <w:trPr>
          <w:tblHeader/>
          <w:jc w:val="center"/>
        </w:trPr>
        <w:tc>
          <w:tcPr>
            <w:tcW w:w="2538" w:type="dxa"/>
            <w:shd w:val="clear" w:color="auto" w:fill="D9D9D9"/>
          </w:tcPr>
          <w:p w14:paraId="7A75F222" w14:textId="77777777" w:rsidR="007A1F44" w:rsidRPr="00977EA3" w:rsidRDefault="007A1F44" w:rsidP="00A063AC">
            <w:pPr>
              <w:pStyle w:val="TableEntryHeader"/>
              <w:rPr>
                <w:noProof w:val="0"/>
              </w:rPr>
            </w:pPr>
            <w:r w:rsidRPr="00977EA3">
              <w:rPr>
                <w:noProof w:val="0"/>
              </w:rPr>
              <w:t>Value</w:t>
            </w:r>
          </w:p>
        </w:tc>
        <w:tc>
          <w:tcPr>
            <w:tcW w:w="2520" w:type="dxa"/>
            <w:shd w:val="clear" w:color="auto" w:fill="D9D9D9"/>
          </w:tcPr>
          <w:p w14:paraId="19D70807" w14:textId="77777777" w:rsidR="007A1F44" w:rsidRPr="00977EA3" w:rsidRDefault="007A1F44" w:rsidP="00A53067">
            <w:pPr>
              <w:pStyle w:val="TableEntryHeader"/>
              <w:rPr>
                <w:noProof w:val="0"/>
              </w:rPr>
            </w:pPr>
            <w:r w:rsidRPr="00977EA3">
              <w:rPr>
                <w:noProof w:val="0"/>
              </w:rPr>
              <w:t>Description</w:t>
            </w:r>
          </w:p>
        </w:tc>
        <w:tc>
          <w:tcPr>
            <w:tcW w:w="2700" w:type="dxa"/>
            <w:shd w:val="clear" w:color="auto" w:fill="D9D9D9"/>
          </w:tcPr>
          <w:p w14:paraId="695BA9D1" w14:textId="77777777" w:rsidR="007A1F44" w:rsidRPr="00977EA3" w:rsidRDefault="007A1F44" w:rsidP="00A53067">
            <w:pPr>
              <w:pStyle w:val="TableEntryHeader"/>
              <w:rPr>
                <w:noProof w:val="0"/>
              </w:rPr>
            </w:pPr>
            <w:r w:rsidRPr="00977EA3">
              <w:rPr>
                <w:noProof w:val="0"/>
              </w:rPr>
              <w:t>Comment</w:t>
            </w:r>
          </w:p>
        </w:tc>
      </w:tr>
      <w:tr w:rsidR="007A1F44" w:rsidRPr="00977EA3" w14:paraId="66DCDD47" w14:textId="77777777" w:rsidTr="00ED4370">
        <w:trPr>
          <w:jc w:val="center"/>
        </w:trPr>
        <w:tc>
          <w:tcPr>
            <w:tcW w:w="2538" w:type="dxa"/>
          </w:tcPr>
          <w:p w14:paraId="052C172E" w14:textId="77777777" w:rsidR="007A1F44" w:rsidRPr="00977EA3" w:rsidRDefault="007A1F44" w:rsidP="00A258B6">
            <w:pPr>
              <w:pStyle w:val="TableEntry"/>
              <w:rPr>
                <w:noProof w:val="0"/>
              </w:rPr>
            </w:pPr>
            <w:r w:rsidRPr="00977EA3">
              <w:rPr>
                <w:noProof w:val="0"/>
              </w:rPr>
              <w:t>E</w:t>
            </w:r>
          </w:p>
        </w:tc>
        <w:tc>
          <w:tcPr>
            <w:tcW w:w="2520" w:type="dxa"/>
          </w:tcPr>
          <w:p w14:paraId="0781F0A5" w14:textId="77777777" w:rsidR="007A1F44" w:rsidRPr="00977EA3" w:rsidRDefault="007A1F44" w:rsidP="00A258B6">
            <w:pPr>
              <w:pStyle w:val="TableEntry"/>
              <w:rPr>
                <w:noProof w:val="0"/>
              </w:rPr>
            </w:pPr>
            <w:r w:rsidRPr="00977EA3">
              <w:rPr>
                <w:noProof w:val="0"/>
              </w:rPr>
              <w:t>Emergency</w:t>
            </w:r>
          </w:p>
        </w:tc>
        <w:tc>
          <w:tcPr>
            <w:tcW w:w="2700" w:type="dxa"/>
          </w:tcPr>
          <w:p w14:paraId="1EF98E82" w14:textId="77777777" w:rsidR="007A1F44" w:rsidRPr="00977EA3" w:rsidRDefault="007A1F44" w:rsidP="00A258B6">
            <w:pPr>
              <w:pStyle w:val="TableEntry"/>
              <w:rPr>
                <w:noProof w:val="0"/>
              </w:rPr>
            </w:pPr>
          </w:p>
        </w:tc>
      </w:tr>
      <w:tr w:rsidR="007A1F44" w:rsidRPr="00977EA3" w14:paraId="3C4942AF" w14:textId="77777777" w:rsidTr="00ED4370">
        <w:trPr>
          <w:jc w:val="center"/>
        </w:trPr>
        <w:tc>
          <w:tcPr>
            <w:tcW w:w="2538" w:type="dxa"/>
          </w:tcPr>
          <w:p w14:paraId="4221D4A5" w14:textId="77777777" w:rsidR="007A1F44" w:rsidRPr="00977EA3" w:rsidRDefault="007A1F44" w:rsidP="00A258B6">
            <w:pPr>
              <w:pStyle w:val="TableEntry"/>
              <w:rPr>
                <w:noProof w:val="0"/>
              </w:rPr>
            </w:pPr>
            <w:r w:rsidRPr="00977EA3">
              <w:rPr>
                <w:noProof w:val="0"/>
              </w:rPr>
              <w:t>I</w:t>
            </w:r>
          </w:p>
        </w:tc>
        <w:tc>
          <w:tcPr>
            <w:tcW w:w="2520" w:type="dxa"/>
          </w:tcPr>
          <w:p w14:paraId="26E78E57" w14:textId="77777777" w:rsidR="007A1F44" w:rsidRPr="00977EA3" w:rsidRDefault="007A1F44" w:rsidP="00A258B6">
            <w:pPr>
              <w:pStyle w:val="TableEntry"/>
              <w:rPr>
                <w:noProof w:val="0"/>
              </w:rPr>
            </w:pPr>
            <w:r w:rsidRPr="00977EA3">
              <w:rPr>
                <w:noProof w:val="0"/>
              </w:rPr>
              <w:t>Inpatient</w:t>
            </w:r>
          </w:p>
        </w:tc>
        <w:tc>
          <w:tcPr>
            <w:tcW w:w="2700" w:type="dxa"/>
          </w:tcPr>
          <w:p w14:paraId="1C4C75A0" w14:textId="77777777" w:rsidR="007A1F44" w:rsidRPr="00977EA3" w:rsidRDefault="007A1F44" w:rsidP="00A258B6">
            <w:pPr>
              <w:pStyle w:val="TableEntry"/>
              <w:rPr>
                <w:noProof w:val="0"/>
              </w:rPr>
            </w:pPr>
          </w:p>
        </w:tc>
      </w:tr>
      <w:tr w:rsidR="007A1F44" w:rsidRPr="00977EA3" w14:paraId="4A74C751" w14:textId="77777777" w:rsidTr="00ED4370">
        <w:trPr>
          <w:jc w:val="center"/>
        </w:trPr>
        <w:tc>
          <w:tcPr>
            <w:tcW w:w="2538" w:type="dxa"/>
          </w:tcPr>
          <w:p w14:paraId="618FF8F5" w14:textId="77777777" w:rsidR="007A1F44" w:rsidRPr="00977EA3" w:rsidRDefault="007A1F44" w:rsidP="00A258B6">
            <w:pPr>
              <w:pStyle w:val="TableEntry"/>
              <w:rPr>
                <w:noProof w:val="0"/>
              </w:rPr>
            </w:pPr>
            <w:r w:rsidRPr="00977EA3">
              <w:rPr>
                <w:noProof w:val="0"/>
              </w:rPr>
              <w:t>O</w:t>
            </w:r>
          </w:p>
        </w:tc>
        <w:tc>
          <w:tcPr>
            <w:tcW w:w="2520" w:type="dxa"/>
          </w:tcPr>
          <w:p w14:paraId="6B4EB07C" w14:textId="77777777" w:rsidR="007A1F44" w:rsidRPr="00977EA3" w:rsidRDefault="007A1F44" w:rsidP="00A258B6">
            <w:pPr>
              <w:pStyle w:val="TableEntry"/>
              <w:rPr>
                <w:noProof w:val="0"/>
              </w:rPr>
            </w:pPr>
            <w:r w:rsidRPr="00977EA3">
              <w:rPr>
                <w:noProof w:val="0"/>
              </w:rPr>
              <w:t>Outpatient</w:t>
            </w:r>
          </w:p>
        </w:tc>
        <w:tc>
          <w:tcPr>
            <w:tcW w:w="2700" w:type="dxa"/>
          </w:tcPr>
          <w:p w14:paraId="44D56AF3" w14:textId="77777777" w:rsidR="007A1F44" w:rsidRPr="00977EA3" w:rsidRDefault="007A1F44" w:rsidP="00A258B6">
            <w:pPr>
              <w:pStyle w:val="TableEntry"/>
              <w:rPr>
                <w:noProof w:val="0"/>
              </w:rPr>
            </w:pPr>
          </w:p>
        </w:tc>
      </w:tr>
      <w:tr w:rsidR="007A1F44" w:rsidRPr="00977EA3" w14:paraId="723074F6" w14:textId="77777777" w:rsidTr="00ED4370">
        <w:trPr>
          <w:jc w:val="center"/>
        </w:trPr>
        <w:tc>
          <w:tcPr>
            <w:tcW w:w="2538" w:type="dxa"/>
          </w:tcPr>
          <w:p w14:paraId="7D0F3C7F" w14:textId="77777777" w:rsidR="007A1F44" w:rsidRPr="00977EA3" w:rsidRDefault="007A1F44" w:rsidP="00A258B6">
            <w:pPr>
              <w:pStyle w:val="TableEntry"/>
              <w:rPr>
                <w:noProof w:val="0"/>
              </w:rPr>
            </w:pPr>
            <w:r w:rsidRPr="00977EA3">
              <w:rPr>
                <w:noProof w:val="0"/>
              </w:rPr>
              <w:t>P</w:t>
            </w:r>
          </w:p>
        </w:tc>
        <w:tc>
          <w:tcPr>
            <w:tcW w:w="2520" w:type="dxa"/>
          </w:tcPr>
          <w:p w14:paraId="4C90DEAE" w14:textId="77777777" w:rsidR="007A1F44" w:rsidRPr="00977EA3" w:rsidRDefault="007A1F44" w:rsidP="00A258B6">
            <w:pPr>
              <w:pStyle w:val="TableEntry"/>
              <w:rPr>
                <w:noProof w:val="0"/>
              </w:rPr>
            </w:pPr>
            <w:r w:rsidRPr="00977EA3">
              <w:rPr>
                <w:noProof w:val="0"/>
              </w:rPr>
              <w:t>Preadmit</w:t>
            </w:r>
          </w:p>
        </w:tc>
        <w:tc>
          <w:tcPr>
            <w:tcW w:w="2700" w:type="dxa"/>
          </w:tcPr>
          <w:p w14:paraId="6CBB8D81" w14:textId="77777777" w:rsidR="007A1F44" w:rsidRPr="00977EA3" w:rsidRDefault="007A1F44" w:rsidP="00A258B6">
            <w:pPr>
              <w:pStyle w:val="TableEntry"/>
              <w:rPr>
                <w:noProof w:val="0"/>
              </w:rPr>
            </w:pPr>
          </w:p>
        </w:tc>
      </w:tr>
      <w:tr w:rsidR="007A1F44" w:rsidRPr="00977EA3" w14:paraId="078DB6DC" w14:textId="77777777" w:rsidTr="00ED4370">
        <w:trPr>
          <w:jc w:val="center"/>
        </w:trPr>
        <w:tc>
          <w:tcPr>
            <w:tcW w:w="2538" w:type="dxa"/>
          </w:tcPr>
          <w:p w14:paraId="4803FF2C" w14:textId="77777777" w:rsidR="007A1F44" w:rsidRPr="00977EA3" w:rsidRDefault="007A1F44" w:rsidP="00A258B6">
            <w:pPr>
              <w:pStyle w:val="TableEntry"/>
              <w:rPr>
                <w:noProof w:val="0"/>
              </w:rPr>
            </w:pPr>
            <w:r w:rsidRPr="00977EA3">
              <w:rPr>
                <w:noProof w:val="0"/>
              </w:rPr>
              <w:t>R</w:t>
            </w:r>
          </w:p>
        </w:tc>
        <w:tc>
          <w:tcPr>
            <w:tcW w:w="2520" w:type="dxa"/>
          </w:tcPr>
          <w:p w14:paraId="5C6113EC" w14:textId="77777777" w:rsidR="007A1F44" w:rsidRPr="00977EA3" w:rsidRDefault="007A1F44" w:rsidP="00A258B6">
            <w:pPr>
              <w:pStyle w:val="TableEntry"/>
              <w:rPr>
                <w:noProof w:val="0"/>
              </w:rPr>
            </w:pPr>
            <w:r w:rsidRPr="00977EA3">
              <w:rPr>
                <w:noProof w:val="0"/>
              </w:rPr>
              <w:t>Recurring patient</w:t>
            </w:r>
          </w:p>
        </w:tc>
        <w:tc>
          <w:tcPr>
            <w:tcW w:w="2700" w:type="dxa"/>
          </w:tcPr>
          <w:p w14:paraId="134635E1" w14:textId="77777777" w:rsidR="007A1F44" w:rsidRPr="00977EA3" w:rsidRDefault="007A1F44" w:rsidP="00A258B6">
            <w:pPr>
              <w:pStyle w:val="TableEntry"/>
              <w:rPr>
                <w:noProof w:val="0"/>
              </w:rPr>
            </w:pPr>
          </w:p>
        </w:tc>
      </w:tr>
      <w:tr w:rsidR="007A1F44" w:rsidRPr="00977EA3" w14:paraId="42DF7EFF" w14:textId="77777777" w:rsidTr="00ED4370">
        <w:trPr>
          <w:jc w:val="center"/>
        </w:trPr>
        <w:tc>
          <w:tcPr>
            <w:tcW w:w="2538" w:type="dxa"/>
          </w:tcPr>
          <w:p w14:paraId="62ACB949" w14:textId="77777777" w:rsidR="007A1F44" w:rsidRPr="00977EA3" w:rsidRDefault="007A1F44" w:rsidP="00A258B6">
            <w:pPr>
              <w:pStyle w:val="TableEntry"/>
              <w:rPr>
                <w:noProof w:val="0"/>
              </w:rPr>
            </w:pPr>
            <w:r w:rsidRPr="00977EA3">
              <w:rPr>
                <w:noProof w:val="0"/>
              </w:rPr>
              <w:t>B</w:t>
            </w:r>
          </w:p>
        </w:tc>
        <w:tc>
          <w:tcPr>
            <w:tcW w:w="2520" w:type="dxa"/>
          </w:tcPr>
          <w:p w14:paraId="174D1B89" w14:textId="77777777" w:rsidR="007A1F44" w:rsidRPr="00977EA3" w:rsidRDefault="007A1F44" w:rsidP="00A258B6">
            <w:pPr>
              <w:pStyle w:val="TableEntry"/>
              <w:rPr>
                <w:noProof w:val="0"/>
              </w:rPr>
            </w:pPr>
            <w:r w:rsidRPr="00977EA3">
              <w:rPr>
                <w:noProof w:val="0"/>
              </w:rPr>
              <w:t>Obstetrics</w:t>
            </w:r>
          </w:p>
        </w:tc>
        <w:tc>
          <w:tcPr>
            <w:tcW w:w="2700" w:type="dxa"/>
          </w:tcPr>
          <w:p w14:paraId="04260D79" w14:textId="77777777" w:rsidR="007A1F44" w:rsidRPr="00977EA3" w:rsidRDefault="007A1F44" w:rsidP="00A258B6">
            <w:pPr>
              <w:pStyle w:val="TableEntry"/>
              <w:rPr>
                <w:noProof w:val="0"/>
              </w:rPr>
            </w:pPr>
          </w:p>
        </w:tc>
      </w:tr>
      <w:tr w:rsidR="007A1F44" w:rsidRPr="00977EA3" w14:paraId="4318F24E" w14:textId="77777777" w:rsidTr="00ED4370">
        <w:trPr>
          <w:jc w:val="center"/>
        </w:trPr>
        <w:tc>
          <w:tcPr>
            <w:tcW w:w="2538" w:type="dxa"/>
          </w:tcPr>
          <w:p w14:paraId="1317E4A4" w14:textId="77777777" w:rsidR="007A1F44" w:rsidRPr="00977EA3" w:rsidRDefault="007A1F44" w:rsidP="00A258B6">
            <w:pPr>
              <w:pStyle w:val="TableEntry"/>
              <w:rPr>
                <w:noProof w:val="0"/>
              </w:rPr>
            </w:pPr>
            <w:r w:rsidRPr="00977EA3">
              <w:rPr>
                <w:noProof w:val="0"/>
              </w:rPr>
              <w:t>C</w:t>
            </w:r>
          </w:p>
        </w:tc>
        <w:tc>
          <w:tcPr>
            <w:tcW w:w="2520" w:type="dxa"/>
          </w:tcPr>
          <w:p w14:paraId="16AB1F8D" w14:textId="77777777" w:rsidR="007A1F44" w:rsidRPr="00977EA3" w:rsidRDefault="007A1F44" w:rsidP="00A258B6">
            <w:pPr>
              <w:pStyle w:val="TableEntry"/>
              <w:rPr>
                <w:noProof w:val="0"/>
              </w:rPr>
            </w:pPr>
            <w:r w:rsidRPr="00977EA3">
              <w:rPr>
                <w:noProof w:val="0"/>
                <w:snapToGrid w:val="0"/>
              </w:rPr>
              <w:t>Commercial Account</w:t>
            </w:r>
          </w:p>
        </w:tc>
        <w:tc>
          <w:tcPr>
            <w:tcW w:w="2700" w:type="dxa"/>
          </w:tcPr>
          <w:p w14:paraId="3DE63200" w14:textId="77777777" w:rsidR="007A1F44" w:rsidRPr="00977EA3" w:rsidRDefault="007A1F44" w:rsidP="00A258B6">
            <w:pPr>
              <w:pStyle w:val="TableEntry"/>
              <w:rPr>
                <w:noProof w:val="0"/>
              </w:rPr>
            </w:pPr>
          </w:p>
        </w:tc>
      </w:tr>
      <w:tr w:rsidR="007A1F44" w:rsidRPr="00977EA3" w14:paraId="77A715E1" w14:textId="77777777" w:rsidTr="00ED4370">
        <w:trPr>
          <w:jc w:val="center"/>
        </w:trPr>
        <w:tc>
          <w:tcPr>
            <w:tcW w:w="2538" w:type="dxa"/>
          </w:tcPr>
          <w:p w14:paraId="2F147F0A" w14:textId="77777777" w:rsidR="007A1F44" w:rsidRPr="00977EA3" w:rsidRDefault="007A1F44" w:rsidP="00A258B6">
            <w:pPr>
              <w:pStyle w:val="TableEntry"/>
              <w:rPr>
                <w:noProof w:val="0"/>
              </w:rPr>
            </w:pPr>
            <w:r w:rsidRPr="00977EA3">
              <w:rPr>
                <w:noProof w:val="0"/>
              </w:rPr>
              <w:lastRenderedPageBreak/>
              <w:t>N</w:t>
            </w:r>
          </w:p>
        </w:tc>
        <w:tc>
          <w:tcPr>
            <w:tcW w:w="2520" w:type="dxa"/>
          </w:tcPr>
          <w:p w14:paraId="405A8144" w14:textId="77777777" w:rsidR="007A1F44" w:rsidRPr="00977EA3" w:rsidRDefault="007A1F44" w:rsidP="00A258B6">
            <w:pPr>
              <w:pStyle w:val="TableEntry"/>
              <w:rPr>
                <w:noProof w:val="0"/>
              </w:rPr>
            </w:pPr>
            <w:r w:rsidRPr="00977EA3">
              <w:rPr>
                <w:noProof w:val="0"/>
              </w:rPr>
              <w:t>Not Applicable</w:t>
            </w:r>
          </w:p>
        </w:tc>
        <w:tc>
          <w:tcPr>
            <w:tcW w:w="2700" w:type="dxa"/>
          </w:tcPr>
          <w:p w14:paraId="6B1DF75A" w14:textId="77777777" w:rsidR="007A1F44" w:rsidRPr="00977EA3" w:rsidRDefault="007A1F44" w:rsidP="00A258B6">
            <w:pPr>
              <w:pStyle w:val="TableEntry"/>
              <w:rPr>
                <w:noProof w:val="0"/>
              </w:rPr>
            </w:pPr>
          </w:p>
        </w:tc>
      </w:tr>
      <w:tr w:rsidR="007A1F44" w:rsidRPr="00977EA3" w14:paraId="476B440A" w14:textId="77777777" w:rsidTr="00ED4370">
        <w:trPr>
          <w:jc w:val="center"/>
        </w:trPr>
        <w:tc>
          <w:tcPr>
            <w:tcW w:w="2538" w:type="dxa"/>
          </w:tcPr>
          <w:p w14:paraId="5FFF3F04" w14:textId="77777777" w:rsidR="007A1F44" w:rsidRPr="00977EA3" w:rsidRDefault="007A1F44" w:rsidP="00A258B6">
            <w:pPr>
              <w:pStyle w:val="TableEntry"/>
              <w:rPr>
                <w:noProof w:val="0"/>
              </w:rPr>
            </w:pPr>
            <w:r w:rsidRPr="00977EA3">
              <w:rPr>
                <w:noProof w:val="0"/>
              </w:rPr>
              <w:t>U</w:t>
            </w:r>
          </w:p>
        </w:tc>
        <w:tc>
          <w:tcPr>
            <w:tcW w:w="2520" w:type="dxa"/>
          </w:tcPr>
          <w:p w14:paraId="5E21540B" w14:textId="77777777" w:rsidR="007A1F44" w:rsidRPr="00977EA3" w:rsidRDefault="007A1F44" w:rsidP="00A258B6">
            <w:pPr>
              <w:pStyle w:val="TableEntry"/>
              <w:rPr>
                <w:noProof w:val="0"/>
              </w:rPr>
            </w:pPr>
            <w:r w:rsidRPr="00977EA3">
              <w:rPr>
                <w:noProof w:val="0"/>
                <w:snapToGrid w:val="0"/>
              </w:rPr>
              <w:t>Unknown</w:t>
            </w:r>
          </w:p>
        </w:tc>
        <w:tc>
          <w:tcPr>
            <w:tcW w:w="2700" w:type="dxa"/>
          </w:tcPr>
          <w:p w14:paraId="3FA210CC" w14:textId="77777777" w:rsidR="007A1F44" w:rsidRPr="00977EA3" w:rsidRDefault="007A1F44" w:rsidP="00A258B6">
            <w:pPr>
              <w:pStyle w:val="TableEntry"/>
              <w:rPr>
                <w:noProof w:val="0"/>
              </w:rPr>
            </w:pPr>
          </w:p>
        </w:tc>
      </w:tr>
    </w:tbl>
    <w:p w14:paraId="791E1CFB" w14:textId="77777777" w:rsidR="007A1F44" w:rsidRPr="00977EA3" w:rsidRDefault="007A1F44" w:rsidP="00CF2883">
      <w:pPr>
        <w:pStyle w:val="Corpotesto"/>
      </w:pPr>
    </w:p>
    <w:p w14:paraId="134AB1DD" w14:textId="77777777" w:rsidR="007A1F44" w:rsidRPr="00977EA3" w:rsidRDefault="007A1F44">
      <w:r w:rsidRPr="00977EA3">
        <w:t xml:space="preserve">National extensions of the PAM Profile may add further values to this table. </w:t>
      </w:r>
    </w:p>
    <w:p w14:paraId="33961552" w14:textId="1AAA9446" w:rsidR="007A1F44" w:rsidRPr="00977EA3" w:rsidRDefault="007A1F44">
      <w:r w:rsidRPr="00977EA3">
        <w:t xml:space="preserve">Messages of transaction </w:t>
      </w:r>
      <w:r w:rsidR="00A866C0" w:rsidRPr="00977EA3">
        <w:t>[</w:t>
      </w:r>
      <w:r w:rsidRPr="00977EA3">
        <w:t>ITI-31</w:t>
      </w:r>
      <w:r w:rsidR="00A866C0" w:rsidRPr="00977EA3">
        <w:t>]</w:t>
      </w:r>
      <w:r w:rsidRPr="00977EA3">
        <w:t xml:space="preserve"> may use any of the above values. The four first values (“E” Emergency, “I” Inpatient, “O” Outpatient, “P” Preadmit) are in common use in most countries.</w:t>
      </w:r>
    </w:p>
    <w:p w14:paraId="1FBCC0CF" w14:textId="77777777" w:rsidR="007A1F44" w:rsidRPr="00977EA3" w:rsidRDefault="007A1F44">
      <w:r w:rsidRPr="00977EA3">
        <w:rPr>
          <w:b/>
          <w:bCs/>
        </w:rPr>
        <w:t>Conditions of use</w:t>
      </w:r>
      <w:r w:rsidRPr="00977EA3">
        <w:t>:</w:t>
      </w:r>
    </w:p>
    <w:p w14:paraId="273D8CC2" w14:textId="13B7B5DE" w:rsidR="008E3CF3" w:rsidRPr="00977EA3" w:rsidRDefault="00E77430" w:rsidP="00EC243F">
      <w:pPr>
        <w:pStyle w:val="Puntoelenco2"/>
      </w:pPr>
      <w:r w:rsidRPr="00977EA3">
        <w:t>Transaction</w:t>
      </w:r>
      <w:r w:rsidR="007A1F44" w:rsidRPr="00977EA3">
        <w:t xml:space="preserve"> </w:t>
      </w:r>
      <w:r w:rsidR="0076225E" w:rsidRPr="00977EA3">
        <w:t>[</w:t>
      </w:r>
      <w:r w:rsidR="007A1F44" w:rsidRPr="00977EA3">
        <w:t>ITI-30</w:t>
      </w:r>
      <w:r w:rsidR="0076225E" w:rsidRPr="00977EA3">
        <w:t>]</w:t>
      </w:r>
      <w:r w:rsidR="007A1F44" w:rsidRPr="00977EA3">
        <w:t xml:space="preserve"> uses only the value “N” (Not Applicable) in all messages that contain the PV1 segment.</w:t>
      </w:r>
    </w:p>
    <w:p w14:paraId="7F4DB3DB" w14:textId="55E8B281" w:rsidR="008E3CF3" w:rsidRPr="00977EA3" w:rsidRDefault="007A1F44" w:rsidP="00EC243F">
      <w:pPr>
        <w:pStyle w:val="Puntoelenco2"/>
      </w:pPr>
      <w:r w:rsidRPr="00977EA3">
        <w:t xml:space="preserve">In transaction </w:t>
      </w:r>
      <w:r w:rsidR="0076225E" w:rsidRPr="00977EA3">
        <w:t>[</w:t>
      </w:r>
      <w:r w:rsidRPr="00977EA3">
        <w:t>ITI-31</w:t>
      </w:r>
      <w:r w:rsidR="0076225E" w:rsidRPr="00977EA3">
        <w:t>]:</w:t>
      </w:r>
      <w:r w:rsidRPr="00977EA3">
        <w:t xml:space="preserve"> </w:t>
      </w:r>
    </w:p>
    <w:p w14:paraId="62F9E067" w14:textId="77777777" w:rsidR="008E3CF3" w:rsidRPr="00977EA3" w:rsidRDefault="007A1F44" w:rsidP="00EC243F">
      <w:pPr>
        <w:pStyle w:val="Puntoelenco3"/>
        <w:numPr>
          <w:ilvl w:val="0"/>
          <w:numId w:val="17"/>
        </w:numPr>
      </w:pPr>
      <w:r w:rsidRPr="00977EA3">
        <w:t xml:space="preserve">Change to inpatient (A06) uses value I or another value representing an inpatient. </w:t>
      </w:r>
    </w:p>
    <w:p w14:paraId="2722B566" w14:textId="77777777" w:rsidR="008E3CF3" w:rsidRPr="00977EA3" w:rsidRDefault="007A1F44" w:rsidP="00EC243F">
      <w:pPr>
        <w:pStyle w:val="Puntoelenco3"/>
        <w:numPr>
          <w:ilvl w:val="0"/>
          <w:numId w:val="17"/>
        </w:numPr>
      </w:pPr>
      <w:r w:rsidRPr="00977EA3">
        <w:t>Change to outpatient (A07) uses value O or another value representing an outpatient (i.e., not assigned to an inpatient bed).</w:t>
      </w:r>
    </w:p>
    <w:p w14:paraId="7995C5B2" w14:textId="77777777" w:rsidR="007A1F44" w:rsidRPr="00977EA3" w:rsidRDefault="007A1F44">
      <w:r w:rsidRPr="00977EA3">
        <w:rPr>
          <w:b/>
          <w:bCs/>
        </w:rPr>
        <w:t>PV1-3 – Assigned Patient Location (PL)</w:t>
      </w:r>
      <w:r w:rsidRPr="00977EA3">
        <w:t>, conditional:</w:t>
      </w:r>
    </w:p>
    <w:p w14:paraId="01CE2DFC" w14:textId="77777777" w:rsidR="007A1F44" w:rsidRPr="00977EA3" w:rsidRDefault="007A1F44">
      <w:r w:rsidRPr="00977EA3">
        <w:t xml:space="preserve">Condition predicate: </w:t>
      </w:r>
    </w:p>
    <w:p w14:paraId="5DC6DAD0" w14:textId="77777777" w:rsidR="008E3CF3" w:rsidRPr="00977EA3" w:rsidRDefault="007A1F44" w:rsidP="00EC243F">
      <w:pPr>
        <w:pStyle w:val="Puntoelenco2"/>
      </w:pPr>
      <w:r w:rsidRPr="00977EA3">
        <w:t xml:space="preserve">This field is required in the Transfer (A02) and Cancel Transfer (A12) messages. </w:t>
      </w:r>
    </w:p>
    <w:p w14:paraId="30C5353B" w14:textId="71F702C7" w:rsidR="008E3CF3" w:rsidRPr="00977EA3" w:rsidRDefault="007A1F44" w:rsidP="00EC243F">
      <w:pPr>
        <w:pStyle w:val="Puntoelenco2"/>
      </w:pPr>
      <w:r w:rsidRPr="00977EA3">
        <w:t xml:space="preserve">In all other messages of transaction </w:t>
      </w:r>
      <w:r w:rsidR="00A866C0" w:rsidRPr="00977EA3">
        <w:t>[</w:t>
      </w:r>
      <w:r w:rsidRPr="00977EA3">
        <w:t>ITI-31</w:t>
      </w:r>
      <w:r w:rsidR="00A866C0" w:rsidRPr="00977EA3">
        <w:t>]</w:t>
      </w:r>
      <w:r w:rsidRPr="00977EA3">
        <w:t>, it is required if known to the sender.</w:t>
      </w:r>
    </w:p>
    <w:p w14:paraId="1897F6D9" w14:textId="77777777" w:rsidR="007A1F44" w:rsidRPr="00E63AF6" w:rsidRDefault="007A1F44">
      <w:pPr>
        <w:rPr>
          <w:lang w:val="fr-FR"/>
          <w:rPrChange w:id="222" w:author="Gregorio Canal" w:date="2019-05-22T14:53:00Z">
            <w:rPr/>
          </w:rPrChange>
        </w:rPr>
      </w:pPr>
      <w:r w:rsidRPr="00E63AF6">
        <w:rPr>
          <w:b/>
          <w:bCs/>
          <w:lang w:val="fr-FR"/>
          <w:rPrChange w:id="223" w:author="Gregorio Canal" w:date="2019-05-22T14:53:00Z">
            <w:rPr>
              <w:b/>
              <w:bCs/>
            </w:rPr>
          </w:rPrChange>
        </w:rPr>
        <w:t>PV1-6 – Prior Patient Location (PL)</w:t>
      </w:r>
      <w:r w:rsidRPr="00E63AF6">
        <w:rPr>
          <w:lang w:val="fr-FR"/>
          <w:rPrChange w:id="224" w:author="Gregorio Canal" w:date="2019-05-22T14:53:00Z">
            <w:rPr/>
          </w:rPrChange>
        </w:rPr>
        <w:t xml:space="preserve">, </w:t>
      </w:r>
      <w:proofErr w:type="spellStart"/>
      <w:r w:rsidRPr="00E63AF6">
        <w:rPr>
          <w:lang w:val="fr-FR"/>
          <w:rPrChange w:id="225" w:author="Gregorio Canal" w:date="2019-05-22T14:53:00Z">
            <w:rPr/>
          </w:rPrChange>
        </w:rPr>
        <w:t>conditional</w:t>
      </w:r>
      <w:proofErr w:type="spellEnd"/>
      <w:r w:rsidRPr="00E63AF6">
        <w:rPr>
          <w:lang w:val="fr-FR"/>
          <w:rPrChange w:id="226" w:author="Gregorio Canal" w:date="2019-05-22T14:53:00Z">
            <w:rPr/>
          </w:rPrChange>
        </w:rPr>
        <w:t>:</w:t>
      </w:r>
    </w:p>
    <w:p w14:paraId="18E59137" w14:textId="77777777" w:rsidR="007A1F44" w:rsidRPr="00977EA3" w:rsidRDefault="007A1F44">
      <w:r w:rsidRPr="00977EA3">
        <w:t xml:space="preserve">Condition predicate: </w:t>
      </w:r>
    </w:p>
    <w:p w14:paraId="3A00AF2A" w14:textId="77777777" w:rsidR="008E3CF3" w:rsidRPr="00977EA3" w:rsidRDefault="007A1F44" w:rsidP="00EC243F">
      <w:pPr>
        <w:pStyle w:val="Puntoelenco2"/>
      </w:pPr>
      <w:r w:rsidRPr="00977EA3">
        <w:t>This field is required in the Transfer (A02)</w:t>
      </w:r>
    </w:p>
    <w:p w14:paraId="474CC356" w14:textId="7CECD1A4" w:rsidR="008E3CF3" w:rsidRPr="00977EA3" w:rsidRDefault="007A1F44" w:rsidP="00EC243F">
      <w:pPr>
        <w:pStyle w:val="Puntoelenco2"/>
      </w:pPr>
      <w:r w:rsidRPr="00977EA3">
        <w:t xml:space="preserve">In all other messages of transaction </w:t>
      </w:r>
      <w:r w:rsidR="00A866C0" w:rsidRPr="00977EA3">
        <w:t>[</w:t>
      </w:r>
      <w:r w:rsidRPr="00977EA3">
        <w:t>ITI-31</w:t>
      </w:r>
      <w:r w:rsidR="00A866C0" w:rsidRPr="00977EA3">
        <w:t>]</w:t>
      </w:r>
      <w:r w:rsidRPr="00977EA3">
        <w:t>, it is optional.</w:t>
      </w:r>
    </w:p>
    <w:p w14:paraId="66EE955A" w14:textId="77777777" w:rsidR="007A1F44" w:rsidRPr="00977EA3" w:rsidRDefault="007A1F44">
      <w:r w:rsidRPr="00977EA3">
        <w:rPr>
          <w:b/>
          <w:bCs/>
        </w:rPr>
        <w:t>PV1-7 – Attending Doctor (XCN)</w:t>
      </w:r>
      <w:r w:rsidRPr="00977EA3">
        <w:t>, optional. It is recommended that when this field is populated, the segment PV1/PV2 be followed by a ROL segment containing the details on the role assumed by the attending doctor.</w:t>
      </w:r>
    </w:p>
    <w:p w14:paraId="69E4991A" w14:textId="77777777" w:rsidR="007A1F44" w:rsidRPr="00977EA3" w:rsidRDefault="007A1F44">
      <w:r w:rsidRPr="00977EA3">
        <w:rPr>
          <w:b/>
          <w:bCs/>
        </w:rPr>
        <w:t>PV1-8 – Referring Doctor (XCN)</w:t>
      </w:r>
      <w:r w:rsidRPr="00977EA3">
        <w:t>, optional. It is recommended that when this field is populated, the segment PV1/PV2 be followed by a ROL segment containing the details on the role assumed by the referring doctor.</w:t>
      </w:r>
    </w:p>
    <w:p w14:paraId="01D25A82" w14:textId="77777777" w:rsidR="007A1F44" w:rsidRPr="00977EA3" w:rsidRDefault="007A1F44">
      <w:r w:rsidRPr="00977EA3">
        <w:rPr>
          <w:b/>
          <w:bCs/>
        </w:rPr>
        <w:t>PV1-9 – Consulting Doctor (XCN)</w:t>
      </w:r>
      <w:r w:rsidRPr="00977EA3">
        <w:t>, not supported (deprecated by HL7). The consulting doctor(s) are entirely described in the appropriate ROL segments following the PV1/PV2.</w:t>
      </w:r>
    </w:p>
    <w:p w14:paraId="7DE6DB74" w14:textId="77777777" w:rsidR="007A1F44" w:rsidRPr="00977EA3" w:rsidRDefault="007A1F44">
      <w:r w:rsidRPr="00977EA3">
        <w:rPr>
          <w:b/>
          <w:bCs/>
        </w:rPr>
        <w:t>PV1-11 – Temporary Location (PL)</w:t>
      </w:r>
      <w:r w:rsidRPr="00977EA3">
        <w:t xml:space="preserve">, conditional: </w:t>
      </w:r>
    </w:p>
    <w:p w14:paraId="1C7DF41F" w14:textId="4FAA671F" w:rsidR="007A1F44" w:rsidRPr="00977EA3" w:rsidRDefault="007A1F44">
      <w:r w:rsidRPr="00977EA3">
        <w:t xml:space="preserve">Condition predicate: This field is used by the option “Temporary Patient Transfers Tracking” of transaction </w:t>
      </w:r>
      <w:r w:rsidR="00A866C0" w:rsidRPr="00977EA3">
        <w:t>[</w:t>
      </w:r>
      <w:r w:rsidRPr="00977EA3">
        <w:t>ITI-31</w:t>
      </w:r>
      <w:r w:rsidR="00A866C0" w:rsidRPr="00977EA3">
        <w:t>]</w:t>
      </w:r>
      <w:r w:rsidRPr="00977EA3">
        <w:t xml:space="preserve"> (messages A09, A10, A32, A33).</w:t>
      </w:r>
    </w:p>
    <w:p w14:paraId="270B00EF" w14:textId="77777777" w:rsidR="007A1F44" w:rsidRPr="00977EA3" w:rsidRDefault="007A1F44">
      <w:r w:rsidRPr="00977EA3">
        <w:rPr>
          <w:b/>
          <w:bCs/>
        </w:rPr>
        <w:t>PV1-19 – Visit Number (CX)</w:t>
      </w:r>
      <w:r w:rsidRPr="00977EA3">
        <w:t xml:space="preserve">, Conditional. This fields contains the unique identifier assigned to the encounter. </w:t>
      </w:r>
    </w:p>
    <w:p w14:paraId="6C2FA916" w14:textId="61B1DC31" w:rsidR="007A1F44" w:rsidRPr="00977EA3" w:rsidRDefault="007A1F44">
      <w:r w:rsidRPr="00977EA3">
        <w:lastRenderedPageBreak/>
        <w:t xml:space="preserve">Condition predicate: At least one of the fields PID-18 “Patient Account Number” or PV1-19 “Visit Number” shall be valued in the messages of transaction </w:t>
      </w:r>
      <w:r w:rsidR="00A866C0" w:rsidRPr="00977EA3">
        <w:t>[</w:t>
      </w:r>
      <w:r w:rsidRPr="00977EA3">
        <w:t>ITI-31</w:t>
      </w:r>
      <w:r w:rsidR="00A866C0" w:rsidRPr="00977EA3">
        <w:t>]</w:t>
      </w:r>
      <w:r w:rsidRPr="00977EA3">
        <w:t xml:space="preserve"> that use the PV1 segment. Additional requirements for the presence of values in these fields may be documented in national extensions of this transaction.</w:t>
      </w:r>
    </w:p>
    <w:p w14:paraId="7B76B024" w14:textId="77777777" w:rsidR="007A1F44" w:rsidRPr="00977EA3" w:rsidRDefault="007A1F44">
      <w:r w:rsidRPr="00977EA3">
        <w:rPr>
          <w:b/>
          <w:bCs/>
        </w:rPr>
        <w:t>PV1-42 – Pending Location (PL)</w:t>
      </w:r>
      <w:r w:rsidRPr="00977EA3">
        <w:t xml:space="preserve">, conditional. </w:t>
      </w:r>
    </w:p>
    <w:p w14:paraId="13505EB9" w14:textId="77777777" w:rsidR="007A1F44" w:rsidRPr="00977EA3" w:rsidRDefault="007A1F44">
      <w:r w:rsidRPr="00977EA3">
        <w:t xml:space="preserve">Condition predicate: </w:t>
      </w:r>
    </w:p>
    <w:p w14:paraId="0D4EAC9D" w14:textId="77777777" w:rsidR="008E3CF3" w:rsidRPr="00977EA3" w:rsidRDefault="007A1F44" w:rsidP="00EC243F">
      <w:pPr>
        <w:pStyle w:val="Puntoelenco2"/>
      </w:pPr>
      <w:r w:rsidRPr="00977EA3">
        <w:t>This field is required in the Pending Transfer (A15) and Cancel Pending Transfer (A26) messages.</w:t>
      </w:r>
    </w:p>
    <w:p w14:paraId="1E40A880" w14:textId="0EDB139E" w:rsidR="008E3CF3" w:rsidRPr="00977EA3" w:rsidRDefault="007A1F44" w:rsidP="00EC243F">
      <w:pPr>
        <w:pStyle w:val="Puntoelenco2"/>
      </w:pPr>
      <w:r w:rsidRPr="00977EA3">
        <w:t xml:space="preserve">In all other messages of transaction </w:t>
      </w:r>
      <w:r w:rsidR="00A866C0" w:rsidRPr="00977EA3">
        <w:t>[</w:t>
      </w:r>
      <w:r w:rsidRPr="00977EA3">
        <w:t>ITI-31</w:t>
      </w:r>
      <w:r w:rsidR="00A866C0" w:rsidRPr="00977EA3">
        <w:t>]</w:t>
      </w:r>
      <w:r w:rsidRPr="00977EA3">
        <w:t>, it is optional.</w:t>
      </w:r>
    </w:p>
    <w:p w14:paraId="318D0972" w14:textId="77777777" w:rsidR="007A1F44" w:rsidRPr="00977EA3" w:rsidRDefault="007A1F44">
      <w:r w:rsidRPr="00977EA3">
        <w:rPr>
          <w:b/>
          <w:bCs/>
        </w:rPr>
        <w:t>PV1-44 – Admit Date / Time (TS)</w:t>
      </w:r>
      <w:r w:rsidRPr="00977EA3">
        <w:t xml:space="preserve">, required if available. This field contains the date/time of the beginning of the encounter. </w:t>
      </w:r>
    </w:p>
    <w:p w14:paraId="0AB0372E" w14:textId="77777777" w:rsidR="007A1F44" w:rsidRPr="00977EA3" w:rsidRDefault="007A1F44">
      <w:r w:rsidRPr="00977EA3">
        <w:rPr>
          <w:b/>
          <w:bCs/>
        </w:rPr>
        <w:t>PV1-45 – Discharge Date / Time (TS)</w:t>
      </w:r>
      <w:r w:rsidRPr="00977EA3">
        <w:t xml:space="preserve">, required if available. This field contains the date/time of the discharge (end of the encounter). </w:t>
      </w:r>
    </w:p>
    <w:p w14:paraId="25418E3E" w14:textId="77777777" w:rsidR="007A1F44" w:rsidRPr="00977EA3" w:rsidRDefault="007A1F44" w:rsidP="0090367F">
      <w:r w:rsidRPr="00977EA3">
        <w:rPr>
          <w:b/>
          <w:bCs/>
        </w:rPr>
        <w:t>PV1-51 – Visit Indicator (IS)</w:t>
      </w:r>
      <w:r w:rsidRPr="00977EA3">
        <w:t>, Conditional.</w:t>
      </w:r>
    </w:p>
    <w:p w14:paraId="5EFAB2A5" w14:textId="77777777" w:rsidR="007A1F44" w:rsidRPr="00977EA3" w:rsidRDefault="007A1F44" w:rsidP="0090367F">
      <w:r w:rsidRPr="00977EA3">
        <w:t>This field specifies the level on which data are being sent. It is the indicator used to send data at two levels, visit and account. HL7 recommends sending an ‘A’ or no value when the data in the message are at the account level, or ‘V’ to indicate that the data sent in the message are at the visit level.</w:t>
      </w:r>
    </w:p>
    <w:p w14:paraId="52A440C7" w14:textId="77777777" w:rsidR="007A1F44" w:rsidRPr="00977EA3" w:rsidRDefault="007A1F44" w:rsidP="0090367F">
      <w:r w:rsidRPr="00977EA3">
        <w:t>Condition predicate: This field SHALL be valued with value “V” if the field PV1-19 “Visit Number” is present. The field MAY be omitted otherwise.</w:t>
      </w:r>
    </w:p>
    <w:p w14:paraId="0255EE29"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27" w:name="_Toc174249106"/>
      <w:bookmarkStart w:id="228" w:name="_Toc398544141"/>
      <w:r w:rsidRPr="00977EA3">
        <w:rPr>
          <w:noProof w:val="0"/>
        </w:rPr>
        <w:t>MRG – Merge segment</w:t>
      </w:r>
      <w:bookmarkEnd w:id="227"/>
      <w:bookmarkEnd w:id="228"/>
    </w:p>
    <w:p w14:paraId="359E4288" w14:textId="77777777" w:rsidR="007A1F44" w:rsidRPr="00977EA3" w:rsidRDefault="007A1F44" w:rsidP="003462A5">
      <w:pPr>
        <w:pStyle w:val="Corpotesto"/>
      </w:pPr>
      <w:r w:rsidRPr="00977EA3">
        <w:t>Standard Reference: HL7 Version 2.5, Chapter 3 (Section 3.4.9)</w:t>
      </w:r>
    </w:p>
    <w:p w14:paraId="1367F4BF" w14:textId="05D4E752" w:rsidR="007A1F44" w:rsidRPr="00977EA3" w:rsidRDefault="007A1F44" w:rsidP="00CF2883">
      <w:pPr>
        <w:pStyle w:val="Corpotesto"/>
      </w:pPr>
      <w:r w:rsidRPr="00977EA3">
        <w:t>This segment contains the supplier patient identifiers list to be merged.</w:t>
      </w:r>
    </w:p>
    <w:p w14:paraId="1624F3B8" w14:textId="77777777" w:rsidR="007A1F44" w:rsidRPr="00977EA3" w:rsidRDefault="007A1F44">
      <w:pPr>
        <w:pStyle w:val="TableTitle"/>
        <w:rPr>
          <w:noProof w:val="0"/>
        </w:rPr>
      </w:pPr>
      <w:r w:rsidRPr="00977EA3">
        <w:rPr>
          <w:noProof w:val="0"/>
        </w:rPr>
        <w:t xml:space="preserve">Table </w:t>
      </w:r>
      <w:r w:rsidR="00B40539" w:rsidRPr="00977EA3">
        <w:rPr>
          <w:noProof w:val="0"/>
        </w:rPr>
        <w:t>3.30-5</w:t>
      </w:r>
      <w:r w:rsidRPr="00977EA3">
        <w:rPr>
          <w:noProof w:val="0"/>
        </w:rPr>
        <w:t>: MRG - Merge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850"/>
        <w:gridCol w:w="851"/>
        <w:gridCol w:w="992"/>
        <w:gridCol w:w="992"/>
        <w:gridCol w:w="1135"/>
        <w:gridCol w:w="949"/>
        <w:gridCol w:w="2311"/>
      </w:tblGrid>
      <w:tr w:rsidR="007A1F44" w:rsidRPr="00977EA3" w14:paraId="1FA73801" w14:textId="77777777" w:rsidTr="00D372D5">
        <w:trPr>
          <w:cantSplit/>
          <w:tblHeader/>
          <w:jc w:val="center"/>
        </w:trPr>
        <w:tc>
          <w:tcPr>
            <w:tcW w:w="959" w:type="dxa"/>
            <w:shd w:val="clear" w:color="auto" w:fill="D9D9D9"/>
          </w:tcPr>
          <w:p w14:paraId="22A69364" w14:textId="77777777" w:rsidR="007A1F44" w:rsidRPr="00977EA3" w:rsidRDefault="007A1F44" w:rsidP="00A063AC">
            <w:pPr>
              <w:pStyle w:val="TableEntryHeader"/>
              <w:rPr>
                <w:noProof w:val="0"/>
              </w:rPr>
            </w:pPr>
            <w:r w:rsidRPr="00977EA3">
              <w:rPr>
                <w:noProof w:val="0"/>
              </w:rPr>
              <w:t>SEQ</w:t>
            </w:r>
          </w:p>
        </w:tc>
        <w:tc>
          <w:tcPr>
            <w:tcW w:w="850" w:type="dxa"/>
            <w:shd w:val="clear" w:color="auto" w:fill="D9D9D9"/>
          </w:tcPr>
          <w:p w14:paraId="6B7129FC" w14:textId="77777777" w:rsidR="007A1F44" w:rsidRPr="00977EA3" w:rsidRDefault="007A1F44" w:rsidP="00A53067">
            <w:pPr>
              <w:pStyle w:val="TableEntryHeader"/>
              <w:rPr>
                <w:noProof w:val="0"/>
              </w:rPr>
            </w:pPr>
            <w:r w:rsidRPr="00977EA3">
              <w:rPr>
                <w:noProof w:val="0"/>
              </w:rPr>
              <w:t>LEN</w:t>
            </w:r>
          </w:p>
        </w:tc>
        <w:tc>
          <w:tcPr>
            <w:tcW w:w="851" w:type="dxa"/>
            <w:shd w:val="clear" w:color="auto" w:fill="D9D9D9"/>
          </w:tcPr>
          <w:p w14:paraId="6F648D66" w14:textId="77777777" w:rsidR="007A1F44" w:rsidRPr="00977EA3" w:rsidRDefault="007A1F44" w:rsidP="00A53067">
            <w:pPr>
              <w:pStyle w:val="TableEntryHeader"/>
              <w:rPr>
                <w:noProof w:val="0"/>
              </w:rPr>
            </w:pPr>
            <w:r w:rsidRPr="00977EA3">
              <w:rPr>
                <w:noProof w:val="0"/>
              </w:rPr>
              <w:t>DT</w:t>
            </w:r>
          </w:p>
        </w:tc>
        <w:tc>
          <w:tcPr>
            <w:tcW w:w="992" w:type="dxa"/>
            <w:shd w:val="clear" w:color="auto" w:fill="D9D9D9"/>
          </w:tcPr>
          <w:p w14:paraId="7F916EC6" w14:textId="77777777" w:rsidR="007A1F44" w:rsidRPr="00977EA3" w:rsidRDefault="007A1F44" w:rsidP="00A53067">
            <w:pPr>
              <w:pStyle w:val="TableEntryHeader"/>
              <w:rPr>
                <w:noProof w:val="0"/>
              </w:rPr>
            </w:pPr>
            <w:r w:rsidRPr="00977EA3">
              <w:rPr>
                <w:noProof w:val="0"/>
              </w:rPr>
              <w:t>Usage</w:t>
            </w:r>
          </w:p>
        </w:tc>
        <w:tc>
          <w:tcPr>
            <w:tcW w:w="992" w:type="dxa"/>
            <w:shd w:val="clear" w:color="auto" w:fill="D9D9D9"/>
          </w:tcPr>
          <w:p w14:paraId="0953915A" w14:textId="77777777" w:rsidR="007A1F44" w:rsidRPr="00977EA3" w:rsidRDefault="007A1F44" w:rsidP="00A53067">
            <w:pPr>
              <w:pStyle w:val="TableEntryHeader"/>
              <w:rPr>
                <w:noProof w:val="0"/>
              </w:rPr>
            </w:pPr>
            <w:r w:rsidRPr="00977EA3">
              <w:rPr>
                <w:noProof w:val="0"/>
              </w:rPr>
              <w:t>Card.</w:t>
            </w:r>
          </w:p>
        </w:tc>
        <w:tc>
          <w:tcPr>
            <w:tcW w:w="1135" w:type="dxa"/>
            <w:shd w:val="clear" w:color="auto" w:fill="D9D9D9"/>
          </w:tcPr>
          <w:p w14:paraId="65FBE111" w14:textId="77777777" w:rsidR="007A1F44" w:rsidRPr="00977EA3" w:rsidRDefault="007A1F44" w:rsidP="00A53067">
            <w:pPr>
              <w:pStyle w:val="TableEntryHeader"/>
              <w:rPr>
                <w:noProof w:val="0"/>
              </w:rPr>
            </w:pPr>
            <w:r w:rsidRPr="00977EA3">
              <w:rPr>
                <w:noProof w:val="0"/>
              </w:rPr>
              <w:t>TBL#</w:t>
            </w:r>
          </w:p>
        </w:tc>
        <w:tc>
          <w:tcPr>
            <w:tcW w:w="949" w:type="dxa"/>
            <w:shd w:val="clear" w:color="auto" w:fill="D9D9D9"/>
          </w:tcPr>
          <w:p w14:paraId="0AF62BEF" w14:textId="77777777" w:rsidR="007A1F44" w:rsidRPr="00977EA3" w:rsidRDefault="007A1F44" w:rsidP="00A53067">
            <w:pPr>
              <w:pStyle w:val="TableEntryHeader"/>
              <w:rPr>
                <w:noProof w:val="0"/>
              </w:rPr>
            </w:pPr>
            <w:r w:rsidRPr="00977EA3">
              <w:rPr>
                <w:noProof w:val="0"/>
              </w:rPr>
              <w:t>ITEM#</w:t>
            </w:r>
          </w:p>
        </w:tc>
        <w:tc>
          <w:tcPr>
            <w:tcW w:w="2311" w:type="dxa"/>
            <w:shd w:val="clear" w:color="auto" w:fill="D9D9D9"/>
          </w:tcPr>
          <w:p w14:paraId="210032BD" w14:textId="77777777" w:rsidR="007A1F44" w:rsidRPr="00977EA3" w:rsidRDefault="007A1F44" w:rsidP="00A53067">
            <w:pPr>
              <w:pStyle w:val="TableEntryHeader"/>
              <w:rPr>
                <w:noProof w:val="0"/>
              </w:rPr>
            </w:pPr>
            <w:r w:rsidRPr="00977EA3">
              <w:rPr>
                <w:noProof w:val="0"/>
              </w:rPr>
              <w:t>Element name</w:t>
            </w:r>
          </w:p>
        </w:tc>
      </w:tr>
      <w:tr w:rsidR="007A1F44" w:rsidRPr="00977EA3" w14:paraId="51CD3EE6" w14:textId="77777777">
        <w:trPr>
          <w:jc w:val="center"/>
        </w:trPr>
        <w:tc>
          <w:tcPr>
            <w:tcW w:w="959" w:type="dxa"/>
          </w:tcPr>
          <w:p w14:paraId="6D1C52CE" w14:textId="77777777" w:rsidR="007A1F44" w:rsidRPr="00977EA3" w:rsidRDefault="007A1F44">
            <w:pPr>
              <w:pStyle w:val="TableEntry"/>
              <w:rPr>
                <w:noProof w:val="0"/>
              </w:rPr>
            </w:pPr>
            <w:r w:rsidRPr="00977EA3">
              <w:rPr>
                <w:noProof w:val="0"/>
              </w:rPr>
              <w:t>1</w:t>
            </w:r>
          </w:p>
        </w:tc>
        <w:tc>
          <w:tcPr>
            <w:tcW w:w="850" w:type="dxa"/>
          </w:tcPr>
          <w:p w14:paraId="72A19DDF" w14:textId="77777777" w:rsidR="007A1F44" w:rsidRPr="00977EA3" w:rsidRDefault="007A1F44">
            <w:pPr>
              <w:pStyle w:val="TableEntry"/>
              <w:rPr>
                <w:noProof w:val="0"/>
              </w:rPr>
            </w:pPr>
            <w:r w:rsidRPr="00977EA3">
              <w:rPr>
                <w:noProof w:val="0"/>
              </w:rPr>
              <w:t>250</w:t>
            </w:r>
          </w:p>
        </w:tc>
        <w:tc>
          <w:tcPr>
            <w:tcW w:w="851" w:type="dxa"/>
          </w:tcPr>
          <w:p w14:paraId="3D3269B9" w14:textId="77777777" w:rsidR="007A1F44" w:rsidRPr="00977EA3" w:rsidRDefault="007A1F44">
            <w:pPr>
              <w:pStyle w:val="TableEntry"/>
              <w:rPr>
                <w:noProof w:val="0"/>
              </w:rPr>
            </w:pPr>
            <w:r w:rsidRPr="00977EA3">
              <w:rPr>
                <w:noProof w:val="0"/>
              </w:rPr>
              <w:t>CX</w:t>
            </w:r>
          </w:p>
        </w:tc>
        <w:tc>
          <w:tcPr>
            <w:tcW w:w="992" w:type="dxa"/>
          </w:tcPr>
          <w:p w14:paraId="520EC5D5" w14:textId="77777777" w:rsidR="007A1F44" w:rsidRPr="00977EA3" w:rsidRDefault="007A1F44">
            <w:pPr>
              <w:pStyle w:val="TableEntry"/>
              <w:rPr>
                <w:noProof w:val="0"/>
              </w:rPr>
            </w:pPr>
            <w:r w:rsidRPr="00977EA3">
              <w:rPr>
                <w:noProof w:val="0"/>
              </w:rPr>
              <w:t>R</w:t>
            </w:r>
          </w:p>
        </w:tc>
        <w:tc>
          <w:tcPr>
            <w:tcW w:w="992" w:type="dxa"/>
          </w:tcPr>
          <w:p w14:paraId="1BC85E3D" w14:textId="77777777" w:rsidR="007A1F44" w:rsidRPr="00977EA3" w:rsidRDefault="007A1F44">
            <w:pPr>
              <w:pStyle w:val="TableEntry"/>
              <w:rPr>
                <w:noProof w:val="0"/>
              </w:rPr>
            </w:pPr>
            <w:r w:rsidRPr="00977EA3">
              <w:rPr>
                <w:noProof w:val="0"/>
              </w:rPr>
              <w:t>[1..*]</w:t>
            </w:r>
          </w:p>
        </w:tc>
        <w:tc>
          <w:tcPr>
            <w:tcW w:w="1135" w:type="dxa"/>
          </w:tcPr>
          <w:p w14:paraId="70D4062D" w14:textId="77777777" w:rsidR="007A1F44" w:rsidRPr="00977EA3" w:rsidRDefault="007A1F44">
            <w:pPr>
              <w:pStyle w:val="TableEntry"/>
              <w:rPr>
                <w:noProof w:val="0"/>
              </w:rPr>
            </w:pPr>
          </w:p>
        </w:tc>
        <w:tc>
          <w:tcPr>
            <w:tcW w:w="949" w:type="dxa"/>
          </w:tcPr>
          <w:p w14:paraId="10FDD926" w14:textId="77777777" w:rsidR="007A1F44" w:rsidRPr="00977EA3" w:rsidRDefault="007A1F44">
            <w:pPr>
              <w:pStyle w:val="TableEntry"/>
              <w:rPr>
                <w:noProof w:val="0"/>
              </w:rPr>
            </w:pPr>
            <w:r w:rsidRPr="00977EA3">
              <w:rPr>
                <w:noProof w:val="0"/>
              </w:rPr>
              <w:t>00211</w:t>
            </w:r>
          </w:p>
        </w:tc>
        <w:tc>
          <w:tcPr>
            <w:tcW w:w="2311" w:type="dxa"/>
          </w:tcPr>
          <w:p w14:paraId="75803063" w14:textId="77777777" w:rsidR="007A1F44" w:rsidRPr="00977EA3" w:rsidRDefault="007A1F44">
            <w:pPr>
              <w:pStyle w:val="TableEntry"/>
              <w:rPr>
                <w:noProof w:val="0"/>
              </w:rPr>
            </w:pPr>
            <w:r w:rsidRPr="00977EA3">
              <w:rPr>
                <w:noProof w:val="0"/>
              </w:rPr>
              <w:t>Prior Patient Identifier List</w:t>
            </w:r>
          </w:p>
        </w:tc>
      </w:tr>
      <w:tr w:rsidR="007A1F44" w:rsidRPr="00977EA3" w14:paraId="528D7127" w14:textId="77777777">
        <w:trPr>
          <w:jc w:val="center"/>
        </w:trPr>
        <w:tc>
          <w:tcPr>
            <w:tcW w:w="959" w:type="dxa"/>
          </w:tcPr>
          <w:p w14:paraId="49F2DDFD" w14:textId="77777777" w:rsidR="007A1F44" w:rsidRPr="00977EA3" w:rsidRDefault="007A1F44">
            <w:pPr>
              <w:pStyle w:val="TableEntry"/>
              <w:rPr>
                <w:noProof w:val="0"/>
              </w:rPr>
            </w:pPr>
            <w:r w:rsidRPr="00977EA3">
              <w:rPr>
                <w:noProof w:val="0"/>
              </w:rPr>
              <w:t>2</w:t>
            </w:r>
          </w:p>
        </w:tc>
        <w:tc>
          <w:tcPr>
            <w:tcW w:w="850" w:type="dxa"/>
          </w:tcPr>
          <w:p w14:paraId="053B03FD" w14:textId="77777777" w:rsidR="007A1F44" w:rsidRPr="00977EA3" w:rsidRDefault="007A1F44">
            <w:pPr>
              <w:pStyle w:val="TableEntry"/>
              <w:rPr>
                <w:noProof w:val="0"/>
              </w:rPr>
            </w:pPr>
            <w:r w:rsidRPr="00977EA3">
              <w:rPr>
                <w:noProof w:val="0"/>
              </w:rPr>
              <w:t>250</w:t>
            </w:r>
          </w:p>
        </w:tc>
        <w:tc>
          <w:tcPr>
            <w:tcW w:w="851" w:type="dxa"/>
          </w:tcPr>
          <w:p w14:paraId="4414A28E" w14:textId="77777777" w:rsidR="007A1F44" w:rsidRPr="00977EA3" w:rsidRDefault="007A1F44">
            <w:pPr>
              <w:pStyle w:val="TableEntry"/>
              <w:rPr>
                <w:noProof w:val="0"/>
              </w:rPr>
            </w:pPr>
            <w:r w:rsidRPr="00977EA3">
              <w:rPr>
                <w:noProof w:val="0"/>
              </w:rPr>
              <w:t>CX</w:t>
            </w:r>
          </w:p>
        </w:tc>
        <w:tc>
          <w:tcPr>
            <w:tcW w:w="992" w:type="dxa"/>
          </w:tcPr>
          <w:p w14:paraId="66ACEA6A" w14:textId="77777777" w:rsidR="007A1F44" w:rsidRPr="00977EA3" w:rsidRDefault="007A1F44">
            <w:pPr>
              <w:pStyle w:val="TableEntry"/>
              <w:rPr>
                <w:noProof w:val="0"/>
              </w:rPr>
            </w:pPr>
            <w:r w:rsidRPr="00977EA3">
              <w:rPr>
                <w:noProof w:val="0"/>
              </w:rPr>
              <w:t>X</w:t>
            </w:r>
          </w:p>
        </w:tc>
        <w:tc>
          <w:tcPr>
            <w:tcW w:w="992" w:type="dxa"/>
          </w:tcPr>
          <w:p w14:paraId="12A9D3A1" w14:textId="77777777" w:rsidR="007A1F44" w:rsidRPr="00977EA3" w:rsidRDefault="007A1F44">
            <w:pPr>
              <w:pStyle w:val="TableEntry"/>
              <w:rPr>
                <w:noProof w:val="0"/>
              </w:rPr>
            </w:pPr>
            <w:r w:rsidRPr="00977EA3">
              <w:rPr>
                <w:noProof w:val="0"/>
              </w:rPr>
              <w:t>[0..0]</w:t>
            </w:r>
          </w:p>
        </w:tc>
        <w:tc>
          <w:tcPr>
            <w:tcW w:w="1135" w:type="dxa"/>
          </w:tcPr>
          <w:p w14:paraId="18288947" w14:textId="77777777" w:rsidR="007A1F44" w:rsidRPr="00977EA3" w:rsidRDefault="007A1F44">
            <w:pPr>
              <w:pStyle w:val="TableEntry"/>
              <w:rPr>
                <w:noProof w:val="0"/>
              </w:rPr>
            </w:pPr>
          </w:p>
        </w:tc>
        <w:tc>
          <w:tcPr>
            <w:tcW w:w="949" w:type="dxa"/>
          </w:tcPr>
          <w:p w14:paraId="66272EB3" w14:textId="77777777" w:rsidR="007A1F44" w:rsidRPr="00977EA3" w:rsidRDefault="007A1F44">
            <w:pPr>
              <w:pStyle w:val="TableEntry"/>
              <w:rPr>
                <w:noProof w:val="0"/>
              </w:rPr>
            </w:pPr>
            <w:r w:rsidRPr="00977EA3">
              <w:rPr>
                <w:noProof w:val="0"/>
              </w:rPr>
              <w:t>00212</w:t>
            </w:r>
          </w:p>
        </w:tc>
        <w:tc>
          <w:tcPr>
            <w:tcW w:w="2311" w:type="dxa"/>
          </w:tcPr>
          <w:p w14:paraId="083774EE" w14:textId="77777777" w:rsidR="007A1F44" w:rsidRPr="00977EA3" w:rsidRDefault="007A1F44">
            <w:pPr>
              <w:pStyle w:val="TableEntry"/>
              <w:rPr>
                <w:noProof w:val="0"/>
              </w:rPr>
            </w:pPr>
            <w:r w:rsidRPr="00977EA3">
              <w:rPr>
                <w:noProof w:val="0"/>
              </w:rPr>
              <w:t>Prior Alternate Patient ID</w:t>
            </w:r>
          </w:p>
        </w:tc>
      </w:tr>
      <w:tr w:rsidR="007A1F44" w:rsidRPr="00977EA3" w14:paraId="21FB33BE" w14:textId="77777777">
        <w:trPr>
          <w:jc w:val="center"/>
        </w:trPr>
        <w:tc>
          <w:tcPr>
            <w:tcW w:w="959" w:type="dxa"/>
          </w:tcPr>
          <w:p w14:paraId="173AC2D5" w14:textId="77777777" w:rsidR="007A1F44" w:rsidRPr="00977EA3" w:rsidRDefault="007A1F44">
            <w:pPr>
              <w:pStyle w:val="TableEntry"/>
              <w:rPr>
                <w:noProof w:val="0"/>
              </w:rPr>
            </w:pPr>
            <w:r w:rsidRPr="00977EA3">
              <w:rPr>
                <w:noProof w:val="0"/>
              </w:rPr>
              <w:t>3</w:t>
            </w:r>
          </w:p>
        </w:tc>
        <w:tc>
          <w:tcPr>
            <w:tcW w:w="850" w:type="dxa"/>
          </w:tcPr>
          <w:p w14:paraId="44511ACE" w14:textId="77777777" w:rsidR="007A1F44" w:rsidRPr="00977EA3" w:rsidRDefault="007A1F44">
            <w:pPr>
              <w:pStyle w:val="TableEntry"/>
              <w:rPr>
                <w:noProof w:val="0"/>
              </w:rPr>
            </w:pPr>
            <w:r w:rsidRPr="00977EA3">
              <w:rPr>
                <w:noProof w:val="0"/>
              </w:rPr>
              <w:t>250</w:t>
            </w:r>
          </w:p>
        </w:tc>
        <w:tc>
          <w:tcPr>
            <w:tcW w:w="851" w:type="dxa"/>
          </w:tcPr>
          <w:p w14:paraId="767E17DD" w14:textId="77777777" w:rsidR="007A1F44" w:rsidRPr="00977EA3" w:rsidRDefault="007A1F44">
            <w:pPr>
              <w:pStyle w:val="TableEntry"/>
              <w:rPr>
                <w:noProof w:val="0"/>
              </w:rPr>
            </w:pPr>
            <w:r w:rsidRPr="00977EA3">
              <w:rPr>
                <w:noProof w:val="0"/>
              </w:rPr>
              <w:t>CX</w:t>
            </w:r>
          </w:p>
        </w:tc>
        <w:tc>
          <w:tcPr>
            <w:tcW w:w="992" w:type="dxa"/>
          </w:tcPr>
          <w:p w14:paraId="5E6680FB" w14:textId="77777777" w:rsidR="007A1F44" w:rsidRPr="00977EA3" w:rsidRDefault="007A1F44">
            <w:pPr>
              <w:pStyle w:val="TableEntry"/>
              <w:rPr>
                <w:noProof w:val="0"/>
              </w:rPr>
            </w:pPr>
            <w:r w:rsidRPr="00977EA3">
              <w:rPr>
                <w:noProof w:val="0"/>
              </w:rPr>
              <w:t>O</w:t>
            </w:r>
          </w:p>
        </w:tc>
        <w:tc>
          <w:tcPr>
            <w:tcW w:w="992" w:type="dxa"/>
          </w:tcPr>
          <w:p w14:paraId="1D6EF53A" w14:textId="77777777" w:rsidR="007A1F44" w:rsidRPr="00977EA3" w:rsidRDefault="007A1F44">
            <w:pPr>
              <w:pStyle w:val="TableEntry"/>
              <w:rPr>
                <w:noProof w:val="0"/>
              </w:rPr>
            </w:pPr>
            <w:r w:rsidRPr="00977EA3">
              <w:rPr>
                <w:noProof w:val="0"/>
              </w:rPr>
              <w:t>[0..1]</w:t>
            </w:r>
          </w:p>
        </w:tc>
        <w:tc>
          <w:tcPr>
            <w:tcW w:w="1135" w:type="dxa"/>
          </w:tcPr>
          <w:p w14:paraId="44C275F5" w14:textId="77777777" w:rsidR="007A1F44" w:rsidRPr="00977EA3" w:rsidRDefault="007A1F44">
            <w:pPr>
              <w:pStyle w:val="TableEntry"/>
              <w:rPr>
                <w:noProof w:val="0"/>
              </w:rPr>
            </w:pPr>
          </w:p>
        </w:tc>
        <w:tc>
          <w:tcPr>
            <w:tcW w:w="949" w:type="dxa"/>
          </w:tcPr>
          <w:p w14:paraId="73340135" w14:textId="77777777" w:rsidR="007A1F44" w:rsidRPr="00977EA3" w:rsidRDefault="007A1F44">
            <w:pPr>
              <w:pStyle w:val="TableEntry"/>
              <w:rPr>
                <w:noProof w:val="0"/>
              </w:rPr>
            </w:pPr>
            <w:r w:rsidRPr="00977EA3">
              <w:rPr>
                <w:noProof w:val="0"/>
              </w:rPr>
              <w:t>00213</w:t>
            </w:r>
          </w:p>
        </w:tc>
        <w:tc>
          <w:tcPr>
            <w:tcW w:w="2311" w:type="dxa"/>
          </w:tcPr>
          <w:p w14:paraId="2D1F39DA" w14:textId="77777777" w:rsidR="007A1F44" w:rsidRPr="00977EA3" w:rsidRDefault="007A1F44">
            <w:pPr>
              <w:pStyle w:val="TableEntry"/>
              <w:rPr>
                <w:noProof w:val="0"/>
              </w:rPr>
            </w:pPr>
            <w:r w:rsidRPr="00977EA3">
              <w:rPr>
                <w:noProof w:val="0"/>
              </w:rPr>
              <w:t>Prior Patient Account Number</w:t>
            </w:r>
          </w:p>
        </w:tc>
      </w:tr>
      <w:tr w:rsidR="007A1F44" w:rsidRPr="00977EA3" w14:paraId="38E3C281" w14:textId="77777777">
        <w:trPr>
          <w:jc w:val="center"/>
        </w:trPr>
        <w:tc>
          <w:tcPr>
            <w:tcW w:w="959" w:type="dxa"/>
          </w:tcPr>
          <w:p w14:paraId="3CFCC7CE" w14:textId="77777777" w:rsidR="007A1F44" w:rsidRPr="00977EA3" w:rsidRDefault="007A1F44">
            <w:pPr>
              <w:pStyle w:val="TableEntry"/>
              <w:rPr>
                <w:noProof w:val="0"/>
              </w:rPr>
            </w:pPr>
            <w:r w:rsidRPr="00977EA3">
              <w:rPr>
                <w:noProof w:val="0"/>
              </w:rPr>
              <w:t>4</w:t>
            </w:r>
          </w:p>
        </w:tc>
        <w:tc>
          <w:tcPr>
            <w:tcW w:w="850" w:type="dxa"/>
          </w:tcPr>
          <w:p w14:paraId="488A0420" w14:textId="77777777" w:rsidR="007A1F44" w:rsidRPr="00977EA3" w:rsidRDefault="007A1F44">
            <w:pPr>
              <w:pStyle w:val="TableEntry"/>
              <w:rPr>
                <w:noProof w:val="0"/>
              </w:rPr>
            </w:pPr>
            <w:r w:rsidRPr="00977EA3">
              <w:rPr>
                <w:noProof w:val="0"/>
              </w:rPr>
              <w:t>250</w:t>
            </w:r>
          </w:p>
        </w:tc>
        <w:tc>
          <w:tcPr>
            <w:tcW w:w="851" w:type="dxa"/>
          </w:tcPr>
          <w:p w14:paraId="71CD14BE" w14:textId="77777777" w:rsidR="007A1F44" w:rsidRPr="00977EA3" w:rsidRDefault="007A1F44">
            <w:pPr>
              <w:pStyle w:val="TableEntry"/>
              <w:rPr>
                <w:noProof w:val="0"/>
              </w:rPr>
            </w:pPr>
            <w:r w:rsidRPr="00977EA3">
              <w:rPr>
                <w:noProof w:val="0"/>
              </w:rPr>
              <w:t>CX</w:t>
            </w:r>
          </w:p>
        </w:tc>
        <w:tc>
          <w:tcPr>
            <w:tcW w:w="992" w:type="dxa"/>
          </w:tcPr>
          <w:p w14:paraId="63A1A40C" w14:textId="77777777" w:rsidR="007A1F44" w:rsidRPr="00977EA3" w:rsidRDefault="007A1F44">
            <w:pPr>
              <w:pStyle w:val="TableEntry"/>
              <w:rPr>
                <w:noProof w:val="0"/>
              </w:rPr>
            </w:pPr>
            <w:r w:rsidRPr="00977EA3">
              <w:rPr>
                <w:noProof w:val="0"/>
              </w:rPr>
              <w:t>X</w:t>
            </w:r>
          </w:p>
        </w:tc>
        <w:tc>
          <w:tcPr>
            <w:tcW w:w="992" w:type="dxa"/>
          </w:tcPr>
          <w:p w14:paraId="4B1F5745" w14:textId="77777777" w:rsidR="007A1F44" w:rsidRPr="00977EA3" w:rsidRDefault="007A1F44">
            <w:pPr>
              <w:pStyle w:val="TableEntry"/>
              <w:rPr>
                <w:noProof w:val="0"/>
              </w:rPr>
            </w:pPr>
            <w:r w:rsidRPr="00977EA3">
              <w:rPr>
                <w:noProof w:val="0"/>
              </w:rPr>
              <w:t>[0..0]</w:t>
            </w:r>
          </w:p>
        </w:tc>
        <w:tc>
          <w:tcPr>
            <w:tcW w:w="1135" w:type="dxa"/>
          </w:tcPr>
          <w:p w14:paraId="0C63D606" w14:textId="77777777" w:rsidR="007A1F44" w:rsidRPr="00977EA3" w:rsidRDefault="007A1F44">
            <w:pPr>
              <w:pStyle w:val="TableEntry"/>
              <w:rPr>
                <w:noProof w:val="0"/>
              </w:rPr>
            </w:pPr>
          </w:p>
        </w:tc>
        <w:tc>
          <w:tcPr>
            <w:tcW w:w="949" w:type="dxa"/>
          </w:tcPr>
          <w:p w14:paraId="6D16637E" w14:textId="77777777" w:rsidR="007A1F44" w:rsidRPr="00977EA3" w:rsidRDefault="007A1F44">
            <w:pPr>
              <w:pStyle w:val="TableEntry"/>
              <w:rPr>
                <w:noProof w:val="0"/>
              </w:rPr>
            </w:pPr>
            <w:r w:rsidRPr="00977EA3">
              <w:rPr>
                <w:noProof w:val="0"/>
              </w:rPr>
              <w:t>00214</w:t>
            </w:r>
          </w:p>
        </w:tc>
        <w:tc>
          <w:tcPr>
            <w:tcW w:w="2311" w:type="dxa"/>
          </w:tcPr>
          <w:p w14:paraId="0EF3C546" w14:textId="77777777" w:rsidR="007A1F44" w:rsidRPr="00977EA3" w:rsidRDefault="007A1F44">
            <w:pPr>
              <w:pStyle w:val="TableEntry"/>
              <w:rPr>
                <w:noProof w:val="0"/>
              </w:rPr>
            </w:pPr>
            <w:r w:rsidRPr="00977EA3">
              <w:rPr>
                <w:noProof w:val="0"/>
              </w:rPr>
              <w:t>Prior Patient ID</w:t>
            </w:r>
          </w:p>
        </w:tc>
      </w:tr>
      <w:tr w:rsidR="007A1F44" w:rsidRPr="00977EA3" w14:paraId="3A4C26C3" w14:textId="77777777">
        <w:trPr>
          <w:jc w:val="center"/>
        </w:trPr>
        <w:tc>
          <w:tcPr>
            <w:tcW w:w="959" w:type="dxa"/>
          </w:tcPr>
          <w:p w14:paraId="14A9B1EC" w14:textId="77777777" w:rsidR="007A1F44" w:rsidRPr="00977EA3" w:rsidRDefault="007A1F44">
            <w:pPr>
              <w:pStyle w:val="TableEntry"/>
              <w:rPr>
                <w:noProof w:val="0"/>
              </w:rPr>
            </w:pPr>
            <w:r w:rsidRPr="00977EA3">
              <w:rPr>
                <w:noProof w:val="0"/>
              </w:rPr>
              <w:t>5</w:t>
            </w:r>
          </w:p>
        </w:tc>
        <w:tc>
          <w:tcPr>
            <w:tcW w:w="850" w:type="dxa"/>
          </w:tcPr>
          <w:p w14:paraId="4D1B6328" w14:textId="77777777" w:rsidR="007A1F44" w:rsidRPr="00977EA3" w:rsidRDefault="007A1F44">
            <w:pPr>
              <w:pStyle w:val="TableEntry"/>
              <w:rPr>
                <w:noProof w:val="0"/>
              </w:rPr>
            </w:pPr>
            <w:r w:rsidRPr="00977EA3">
              <w:rPr>
                <w:noProof w:val="0"/>
              </w:rPr>
              <w:t>250</w:t>
            </w:r>
          </w:p>
        </w:tc>
        <w:tc>
          <w:tcPr>
            <w:tcW w:w="851" w:type="dxa"/>
          </w:tcPr>
          <w:p w14:paraId="2EB7C6C1" w14:textId="77777777" w:rsidR="007A1F44" w:rsidRPr="00977EA3" w:rsidRDefault="007A1F44">
            <w:pPr>
              <w:pStyle w:val="TableEntry"/>
              <w:rPr>
                <w:noProof w:val="0"/>
              </w:rPr>
            </w:pPr>
            <w:r w:rsidRPr="00977EA3">
              <w:rPr>
                <w:noProof w:val="0"/>
              </w:rPr>
              <w:t>CX</w:t>
            </w:r>
          </w:p>
        </w:tc>
        <w:tc>
          <w:tcPr>
            <w:tcW w:w="992" w:type="dxa"/>
          </w:tcPr>
          <w:p w14:paraId="5B50B00E" w14:textId="77777777" w:rsidR="007A1F44" w:rsidRPr="00977EA3" w:rsidRDefault="007A1F44">
            <w:pPr>
              <w:pStyle w:val="TableEntry"/>
              <w:rPr>
                <w:noProof w:val="0"/>
              </w:rPr>
            </w:pPr>
            <w:r w:rsidRPr="00977EA3">
              <w:rPr>
                <w:noProof w:val="0"/>
              </w:rPr>
              <w:t>X</w:t>
            </w:r>
          </w:p>
        </w:tc>
        <w:tc>
          <w:tcPr>
            <w:tcW w:w="992" w:type="dxa"/>
          </w:tcPr>
          <w:p w14:paraId="417EF00A" w14:textId="77777777" w:rsidR="007A1F44" w:rsidRPr="00977EA3" w:rsidRDefault="007A1F44">
            <w:pPr>
              <w:pStyle w:val="TableEntry"/>
              <w:rPr>
                <w:noProof w:val="0"/>
              </w:rPr>
            </w:pPr>
            <w:r w:rsidRPr="00977EA3">
              <w:rPr>
                <w:noProof w:val="0"/>
              </w:rPr>
              <w:t>[0..0]</w:t>
            </w:r>
          </w:p>
        </w:tc>
        <w:tc>
          <w:tcPr>
            <w:tcW w:w="1135" w:type="dxa"/>
          </w:tcPr>
          <w:p w14:paraId="3DCB7923" w14:textId="77777777" w:rsidR="007A1F44" w:rsidRPr="00977EA3" w:rsidRDefault="007A1F44">
            <w:pPr>
              <w:pStyle w:val="TableEntry"/>
              <w:rPr>
                <w:noProof w:val="0"/>
              </w:rPr>
            </w:pPr>
          </w:p>
        </w:tc>
        <w:tc>
          <w:tcPr>
            <w:tcW w:w="949" w:type="dxa"/>
          </w:tcPr>
          <w:p w14:paraId="41F314D2" w14:textId="77777777" w:rsidR="007A1F44" w:rsidRPr="00977EA3" w:rsidRDefault="007A1F44">
            <w:pPr>
              <w:pStyle w:val="TableEntry"/>
              <w:rPr>
                <w:noProof w:val="0"/>
              </w:rPr>
            </w:pPr>
            <w:r w:rsidRPr="00977EA3">
              <w:rPr>
                <w:noProof w:val="0"/>
              </w:rPr>
              <w:t>01279</w:t>
            </w:r>
          </w:p>
        </w:tc>
        <w:tc>
          <w:tcPr>
            <w:tcW w:w="2311" w:type="dxa"/>
          </w:tcPr>
          <w:p w14:paraId="2572A5B7" w14:textId="77777777" w:rsidR="007A1F44" w:rsidRPr="00977EA3" w:rsidRDefault="007A1F44">
            <w:pPr>
              <w:pStyle w:val="TableEntry"/>
              <w:rPr>
                <w:noProof w:val="0"/>
              </w:rPr>
            </w:pPr>
            <w:r w:rsidRPr="00977EA3">
              <w:rPr>
                <w:noProof w:val="0"/>
              </w:rPr>
              <w:t>Prior Visit Number</w:t>
            </w:r>
          </w:p>
        </w:tc>
      </w:tr>
      <w:tr w:rsidR="007A1F44" w:rsidRPr="00977EA3" w14:paraId="14C0D2DB" w14:textId="77777777">
        <w:trPr>
          <w:jc w:val="center"/>
        </w:trPr>
        <w:tc>
          <w:tcPr>
            <w:tcW w:w="959" w:type="dxa"/>
          </w:tcPr>
          <w:p w14:paraId="1677D30B" w14:textId="77777777" w:rsidR="007A1F44" w:rsidRPr="00977EA3" w:rsidRDefault="007A1F44">
            <w:pPr>
              <w:pStyle w:val="TableEntry"/>
              <w:rPr>
                <w:noProof w:val="0"/>
              </w:rPr>
            </w:pPr>
            <w:r w:rsidRPr="00977EA3">
              <w:rPr>
                <w:noProof w:val="0"/>
              </w:rPr>
              <w:t>6</w:t>
            </w:r>
          </w:p>
        </w:tc>
        <w:tc>
          <w:tcPr>
            <w:tcW w:w="850" w:type="dxa"/>
          </w:tcPr>
          <w:p w14:paraId="0DE81C6C" w14:textId="77777777" w:rsidR="007A1F44" w:rsidRPr="00977EA3" w:rsidRDefault="007A1F44">
            <w:pPr>
              <w:pStyle w:val="TableEntry"/>
              <w:rPr>
                <w:noProof w:val="0"/>
              </w:rPr>
            </w:pPr>
            <w:r w:rsidRPr="00977EA3">
              <w:rPr>
                <w:noProof w:val="0"/>
              </w:rPr>
              <w:t>250</w:t>
            </w:r>
          </w:p>
        </w:tc>
        <w:tc>
          <w:tcPr>
            <w:tcW w:w="851" w:type="dxa"/>
          </w:tcPr>
          <w:p w14:paraId="1C972365" w14:textId="77777777" w:rsidR="007A1F44" w:rsidRPr="00977EA3" w:rsidRDefault="007A1F44">
            <w:pPr>
              <w:pStyle w:val="TableEntry"/>
              <w:rPr>
                <w:noProof w:val="0"/>
              </w:rPr>
            </w:pPr>
            <w:r w:rsidRPr="00977EA3">
              <w:rPr>
                <w:noProof w:val="0"/>
              </w:rPr>
              <w:t>CX</w:t>
            </w:r>
          </w:p>
        </w:tc>
        <w:tc>
          <w:tcPr>
            <w:tcW w:w="992" w:type="dxa"/>
          </w:tcPr>
          <w:p w14:paraId="6D358A18" w14:textId="77777777" w:rsidR="007A1F44" w:rsidRPr="00977EA3" w:rsidRDefault="007A1F44">
            <w:pPr>
              <w:pStyle w:val="TableEntry"/>
              <w:rPr>
                <w:noProof w:val="0"/>
              </w:rPr>
            </w:pPr>
            <w:r w:rsidRPr="00977EA3">
              <w:rPr>
                <w:noProof w:val="0"/>
              </w:rPr>
              <w:t>X</w:t>
            </w:r>
          </w:p>
        </w:tc>
        <w:tc>
          <w:tcPr>
            <w:tcW w:w="992" w:type="dxa"/>
          </w:tcPr>
          <w:p w14:paraId="39FFA199" w14:textId="77777777" w:rsidR="007A1F44" w:rsidRPr="00977EA3" w:rsidRDefault="007A1F44">
            <w:pPr>
              <w:pStyle w:val="TableEntry"/>
              <w:rPr>
                <w:noProof w:val="0"/>
              </w:rPr>
            </w:pPr>
            <w:r w:rsidRPr="00977EA3">
              <w:rPr>
                <w:noProof w:val="0"/>
              </w:rPr>
              <w:t>[0..0]</w:t>
            </w:r>
          </w:p>
        </w:tc>
        <w:tc>
          <w:tcPr>
            <w:tcW w:w="1135" w:type="dxa"/>
          </w:tcPr>
          <w:p w14:paraId="1EE72D32" w14:textId="77777777" w:rsidR="007A1F44" w:rsidRPr="00977EA3" w:rsidRDefault="007A1F44">
            <w:pPr>
              <w:pStyle w:val="TableEntry"/>
              <w:rPr>
                <w:noProof w:val="0"/>
              </w:rPr>
            </w:pPr>
          </w:p>
        </w:tc>
        <w:tc>
          <w:tcPr>
            <w:tcW w:w="949" w:type="dxa"/>
          </w:tcPr>
          <w:p w14:paraId="25BD9D00" w14:textId="77777777" w:rsidR="007A1F44" w:rsidRPr="00977EA3" w:rsidRDefault="007A1F44">
            <w:pPr>
              <w:pStyle w:val="TableEntry"/>
              <w:rPr>
                <w:noProof w:val="0"/>
              </w:rPr>
            </w:pPr>
            <w:r w:rsidRPr="00977EA3">
              <w:rPr>
                <w:noProof w:val="0"/>
              </w:rPr>
              <w:t>01280</w:t>
            </w:r>
          </w:p>
        </w:tc>
        <w:tc>
          <w:tcPr>
            <w:tcW w:w="2311" w:type="dxa"/>
          </w:tcPr>
          <w:p w14:paraId="763CC790" w14:textId="77777777" w:rsidR="007A1F44" w:rsidRPr="00977EA3" w:rsidRDefault="007A1F44">
            <w:pPr>
              <w:pStyle w:val="TableEntry"/>
              <w:rPr>
                <w:noProof w:val="0"/>
              </w:rPr>
            </w:pPr>
            <w:r w:rsidRPr="00977EA3">
              <w:rPr>
                <w:noProof w:val="0"/>
              </w:rPr>
              <w:t>Prior Alternate Visit ID</w:t>
            </w:r>
          </w:p>
        </w:tc>
      </w:tr>
      <w:tr w:rsidR="007A1F44" w:rsidRPr="00977EA3" w14:paraId="7B4DA760" w14:textId="77777777">
        <w:trPr>
          <w:jc w:val="center"/>
        </w:trPr>
        <w:tc>
          <w:tcPr>
            <w:tcW w:w="959" w:type="dxa"/>
          </w:tcPr>
          <w:p w14:paraId="4465D2A2" w14:textId="77777777" w:rsidR="007A1F44" w:rsidRPr="00977EA3" w:rsidRDefault="007A1F44">
            <w:pPr>
              <w:pStyle w:val="TableEntry"/>
              <w:rPr>
                <w:noProof w:val="0"/>
              </w:rPr>
            </w:pPr>
            <w:r w:rsidRPr="00977EA3">
              <w:rPr>
                <w:noProof w:val="0"/>
              </w:rPr>
              <w:t>7</w:t>
            </w:r>
          </w:p>
        </w:tc>
        <w:tc>
          <w:tcPr>
            <w:tcW w:w="850" w:type="dxa"/>
          </w:tcPr>
          <w:p w14:paraId="114E57BD" w14:textId="77777777" w:rsidR="007A1F44" w:rsidRPr="00977EA3" w:rsidRDefault="007A1F44">
            <w:pPr>
              <w:pStyle w:val="TableEntry"/>
              <w:rPr>
                <w:noProof w:val="0"/>
              </w:rPr>
            </w:pPr>
            <w:r w:rsidRPr="00977EA3">
              <w:rPr>
                <w:noProof w:val="0"/>
              </w:rPr>
              <w:t>250</w:t>
            </w:r>
          </w:p>
        </w:tc>
        <w:tc>
          <w:tcPr>
            <w:tcW w:w="851" w:type="dxa"/>
          </w:tcPr>
          <w:p w14:paraId="05889AB2" w14:textId="77777777" w:rsidR="007A1F44" w:rsidRPr="00977EA3" w:rsidRDefault="007A1F44">
            <w:pPr>
              <w:pStyle w:val="TableEntry"/>
              <w:rPr>
                <w:noProof w:val="0"/>
              </w:rPr>
            </w:pPr>
            <w:r w:rsidRPr="00977EA3">
              <w:rPr>
                <w:noProof w:val="0"/>
              </w:rPr>
              <w:t>XPN</w:t>
            </w:r>
          </w:p>
        </w:tc>
        <w:tc>
          <w:tcPr>
            <w:tcW w:w="992" w:type="dxa"/>
          </w:tcPr>
          <w:p w14:paraId="64A35882" w14:textId="77777777" w:rsidR="007A1F44" w:rsidRPr="00977EA3" w:rsidRDefault="007A1F44">
            <w:pPr>
              <w:pStyle w:val="TableEntry"/>
              <w:rPr>
                <w:noProof w:val="0"/>
              </w:rPr>
            </w:pPr>
            <w:r w:rsidRPr="00977EA3">
              <w:rPr>
                <w:noProof w:val="0"/>
              </w:rPr>
              <w:t>O</w:t>
            </w:r>
          </w:p>
        </w:tc>
        <w:tc>
          <w:tcPr>
            <w:tcW w:w="992" w:type="dxa"/>
          </w:tcPr>
          <w:p w14:paraId="698755C1" w14:textId="77777777" w:rsidR="007A1F44" w:rsidRPr="00977EA3" w:rsidRDefault="007A1F44">
            <w:pPr>
              <w:pStyle w:val="TableEntry"/>
              <w:rPr>
                <w:noProof w:val="0"/>
              </w:rPr>
            </w:pPr>
            <w:r w:rsidRPr="00977EA3">
              <w:rPr>
                <w:noProof w:val="0"/>
              </w:rPr>
              <w:t>[0..*]</w:t>
            </w:r>
          </w:p>
        </w:tc>
        <w:tc>
          <w:tcPr>
            <w:tcW w:w="1135" w:type="dxa"/>
          </w:tcPr>
          <w:p w14:paraId="07F1C7D9" w14:textId="77777777" w:rsidR="007A1F44" w:rsidRPr="00977EA3" w:rsidRDefault="007A1F44">
            <w:pPr>
              <w:pStyle w:val="TableEntry"/>
              <w:rPr>
                <w:noProof w:val="0"/>
              </w:rPr>
            </w:pPr>
          </w:p>
        </w:tc>
        <w:tc>
          <w:tcPr>
            <w:tcW w:w="949" w:type="dxa"/>
          </w:tcPr>
          <w:p w14:paraId="618C9789" w14:textId="77777777" w:rsidR="007A1F44" w:rsidRPr="00977EA3" w:rsidRDefault="007A1F44">
            <w:pPr>
              <w:pStyle w:val="TableEntry"/>
              <w:rPr>
                <w:noProof w:val="0"/>
              </w:rPr>
            </w:pPr>
            <w:r w:rsidRPr="00977EA3">
              <w:rPr>
                <w:noProof w:val="0"/>
              </w:rPr>
              <w:t>01281</w:t>
            </w:r>
          </w:p>
        </w:tc>
        <w:tc>
          <w:tcPr>
            <w:tcW w:w="2311" w:type="dxa"/>
          </w:tcPr>
          <w:p w14:paraId="699E5C73" w14:textId="77777777" w:rsidR="007A1F44" w:rsidRPr="00977EA3" w:rsidRDefault="007A1F44">
            <w:pPr>
              <w:pStyle w:val="TableEntry"/>
              <w:rPr>
                <w:noProof w:val="0"/>
              </w:rPr>
            </w:pPr>
            <w:r w:rsidRPr="00977EA3">
              <w:rPr>
                <w:noProof w:val="0"/>
              </w:rPr>
              <w:t>Prior Patient Name</w:t>
            </w:r>
          </w:p>
        </w:tc>
      </w:tr>
    </w:tbl>
    <w:p w14:paraId="6D1B1AE3" w14:textId="77777777" w:rsidR="00233B3E" w:rsidRPr="00977EA3" w:rsidRDefault="00233B3E"/>
    <w:p w14:paraId="43E370F9" w14:textId="77777777" w:rsidR="007A1F44" w:rsidRPr="00977EA3" w:rsidRDefault="007A1F44">
      <w:r w:rsidRPr="00977EA3">
        <w:t>Each of the patient identifiers appearing in the MRG-1 is to be merged with a target patient identifier of the same type in the PID-3.</w:t>
      </w:r>
    </w:p>
    <w:p w14:paraId="0771D9B3" w14:textId="77777777" w:rsidR="007A1F44" w:rsidRPr="00977EA3" w:rsidRDefault="007A1F44">
      <w:r w:rsidRPr="00977EA3">
        <w:lastRenderedPageBreak/>
        <w:t>The type of identifier is a code given by the 5th component of the CX data type. See the commonly used identifier types in the description of the PID segment above. See also the definition of data type CX in the “Common Data Types” section.</w:t>
      </w:r>
    </w:p>
    <w:p w14:paraId="35B96851"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29" w:name="_Toc174249107"/>
      <w:bookmarkStart w:id="230" w:name="_Toc398544142"/>
      <w:r w:rsidRPr="00977EA3">
        <w:rPr>
          <w:noProof w:val="0"/>
        </w:rPr>
        <w:t>ROL – Role segment</w:t>
      </w:r>
      <w:bookmarkEnd w:id="229"/>
      <w:bookmarkEnd w:id="230"/>
    </w:p>
    <w:p w14:paraId="24E3BF6C" w14:textId="77777777" w:rsidR="007A1F44" w:rsidRPr="00977EA3" w:rsidRDefault="007A1F44">
      <w:r w:rsidRPr="00977EA3">
        <w:t>Standard Reference: HL7 Version 2.5, Chapter 15 (Section 15.4.7)</w:t>
      </w:r>
    </w:p>
    <w:p w14:paraId="5D955FCB" w14:textId="53BAF2D4" w:rsidR="007A1F44" w:rsidRPr="00977EA3" w:rsidRDefault="007A1F44" w:rsidP="003462A5">
      <w:r w:rsidRPr="00977EA3">
        <w:t>The ROL segment communicates information on persons related to the patient.</w:t>
      </w:r>
    </w:p>
    <w:p w14:paraId="4688C61D" w14:textId="77777777" w:rsidR="007A1F44" w:rsidRPr="00977EA3" w:rsidRDefault="007A1F44">
      <w:pPr>
        <w:pStyle w:val="TableTitle"/>
        <w:rPr>
          <w:noProof w:val="0"/>
        </w:rPr>
      </w:pPr>
      <w:r w:rsidRPr="00977EA3">
        <w:rPr>
          <w:noProof w:val="0"/>
        </w:rPr>
        <w:t>Table 3.30-6: ROL Segment</w:t>
      </w:r>
    </w:p>
    <w:tbl>
      <w:tblPr>
        <w:tblW w:w="912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810"/>
        <w:gridCol w:w="1080"/>
        <w:gridCol w:w="990"/>
        <w:gridCol w:w="810"/>
        <w:gridCol w:w="1170"/>
        <w:gridCol w:w="2646"/>
      </w:tblGrid>
      <w:tr w:rsidR="007A1F44" w:rsidRPr="00977EA3" w14:paraId="2022287B" w14:textId="77777777" w:rsidTr="00D372D5">
        <w:trPr>
          <w:tblHeader/>
        </w:trPr>
        <w:tc>
          <w:tcPr>
            <w:tcW w:w="810" w:type="dxa"/>
            <w:shd w:val="clear" w:color="auto" w:fill="D9D9D9"/>
          </w:tcPr>
          <w:p w14:paraId="0825186F"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12272242" w14:textId="77777777" w:rsidR="007A1F44" w:rsidRPr="00977EA3" w:rsidRDefault="007A1F44" w:rsidP="00A53067">
            <w:pPr>
              <w:pStyle w:val="TableEntryHeader"/>
              <w:rPr>
                <w:noProof w:val="0"/>
              </w:rPr>
            </w:pPr>
            <w:r w:rsidRPr="00977EA3">
              <w:rPr>
                <w:noProof w:val="0"/>
              </w:rPr>
              <w:t>LEN</w:t>
            </w:r>
          </w:p>
        </w:tc>
        <w:tc>
          <w:tcPr>
            <w:tcW w:w="810" w:type="dxa"/>
            <w:shd w:val="clear" w:color="auto" w:fill="D9D9D9"/>
          </w:tcPr>
          <w:p w14:paraId="0259FFD8" w14:textId="77777777" w:rsidR="007A1F44" w:rsidRPr="00977EA3" w:rsidRDefault="007A1F44" w:rsidP="00A53067">
            <w:pPr>
              <w:pStyle w:val="TableEntryHeader"/>
              <w:rPr>
                <w:noProof w:val="0"/>
              </w:rPr>
            </w:pPr>
            <w:r w:rsidRPr="00977EA3">
              <w:rPr>
                <w:noProof w:val="0"/>
              </w:rPr>
              <w:t>DT</w:t>
            </w:r>
          </w:p>
        </w:tc>
        <w:tc>
          <w:tcPr>
            <w:tcW w:w="1080" w:type="dxa"/>
            <w:shd w:val="clear" w:color="auto" w:fill="D9D9D9"/>
          </w:tcPr>
          <w:p w14:paraId="51B8A7FB" w14:textId="77777777" w:rsidR="007A1F44" w:rsidRPr="00977EA3" w:rsidRDefault="007A1F44" w:rsidP="00A53067">
            <w:pPr>
              <w:pStyle w:val="TableEntryHeader"/>
              <w:rPr>
                <w:noProof w:val="0"/>
              </w:rPr>
            </w:pPr>
            <w:r w:rsidRPr="00977EA3">
              <w:rPr>
                <w:noProof w:val="0"/>
              </w:rPr>
              <w:t>Usage</w:t>
            </w:r>
          </w:p>
        </w:tc>
        <w:tc>
          <w:tcPr>
            <w:tcW w:w="990" w:type="dxa"/>
            <w:shd w:val="clear" w:color="auto" w:fill="D9D9D9"/>
          </w:tcPr>
          <w:p w14:paraId="34112FF6" w14:textId="77777777" w:rsidR="007A1F44" w:rsidRPr="00977EA3" w:rsidRDefault="007A1F44" w:rsidP="00A53067">
            <w:pPr>
              <w:pStyle w:val="TableEntryHeader"/>
              <w:rPr>
                <w:noProof w:val="0"/>
              </w:rPr>
            </w:pPr>
            <w:r w:rsidRPr="00977EA3">
              <w:rPr>
                <w:noProof w:val="0"/>
              </w:rPr>
              <w:t>Card.</w:t>
            </w:r>
          </w:p>
        </w:tc>
        <w:tc>
          <w:tcPr>
            <w:tcW w:w="810" w:type="dxa"/>
            <w:shd w:val="clear" w:color="auto" w:fill="D9D9D9"/>
          </w:tcPr>
          <w:p w14:paraId="1269D0CE" w14:textId="77777777" w:rsidR="007A1F44" w:rsidRPr="00977EA3" w:rsidRDefault="007A1F44" w:rsidP="00A53067">
            <w:pPr>
              <w:pStyle w:val="TableEntryHeader"/>
              <w:rPr>
                <w:noProof w:val="0"/>
              </w:rPr>
            </w:pPr>
            <w:r w:rsidRPr="00977EA3">
              <w:rPr>
                <w:noProof w:val="0"/>
              </w:rPr>
              <w:t>TBL#</w:t>
            </w:r>
          </w:p>
        </w:tc>
        <w:tc>
          <w:tcPr>
            <w:tcW w:w="1170" w:type="dxa"/>
            <w:shd w:val="clear" w:color="auto" w:fill="D9D9D9"/>
          </w:tcPr>
          <w:p w14:paraId="007C198D" w14:textId="77777777" w:rsidR="007A1F44" w:rsidRPr="00977EA3" w:rsidRDefault="007A1F44" w:rsidP="00A53067">
            <w:pPr>
              <w:pStyle w:val="TableEntryHeader"/>
              <w:rPr>
                <w:noProof w:val="0"/>
              </w:rPr>
            </w:pPr>
            <w:r w:rsidRPr="00977EA3">
              <w:rPr>
                <w:noProof w:val="0"/>
              </w:rPr>
              <w:t>ITEM #</w:t>
            </w:r>
          </w:p>
        </w:tc>
        <w:tc>
          <w:tcPr>
            <w:tcW w:w="2646" w:type="dxa"/>
            <w:shd w:val="clear" w:color="auto" w:fill="D9D9D9"/>
          </w:tcPr>
          <w:p w14:paraId="33ECD7DE" w14:textId="77777777" w:rsidR="007A1F44" w:rsidRPr="00977EA3" w:rsidRDefault="007A1F44" w:rsidP="00A53067">
            <w:pPr>
              <w:pStyle w:val="TableEntryHeader"/>
              <w:rPr>
                <w:noProof w:val="0"/>
              </w:rPr>
            </w:pPr>
            <w:r w:rsidRPr="00977EA3">
              <w:rPr>
                <w:noProof w:val="0"/>
              </w:rPr>
              <w:t>ELEMENT NAME</w:t>
            </w:r>
          </w:p>
        </w:tc>
      </w:tr>
      <w:tr w:rsidR="007A1F44" w:rsidRPr="00977EA3" w14:paraId="2E58B8AF" w14:textId="77777777" w:rsidTr="00D372D5">
        <w:tc>
          <w:tcPr>
            <w:tcW w:w="810" w:type="dxa"/>
          </w:tcPr>
          <w:p w14:paraId="5977CAF0" w14:textId="77777777" w:rsidR="007A1F44" w:rsidRPr="00977EA3" w:rsidRDefault="007A1F44">
            <w:pPr>
              <w:pStyle w:val="TableEntry"/>
              <w:rPr>
                <w:noProof w:val="0"/>
              </w:rPr>
            </w:pPr>
            <w:r w:rsidRPr="00977EA3">
              <w:rPr>
                <w:noProof w:val="0"/>
              </w:rPr>
              <w:t>1</w:t>
            </w:r>
          </w:p>
        </w:tc>
        <w:tc>
          <w:tcPr>
            <w:tcW w:w="810" w:type="dxa"/>
          </w:tcPr>
          <w:p w14:paraId="63B14FFC" w14:textId="77777777" w:rsidR="007A1F44" w:rsidRPr="00977EA3" w:rsidRDefault="007A1F44">
            <w:pPr>
              <w:pStyle w:val="TableEntry"/>
              <w:rPr>
                <w:noProof w:val="0"/>
              </w:rPr>
            </w:pPr>
            <w:r w:rsidRPr="00977EA3">
              <w:rPr>
                <w:noProof w:val="0"/>
              </w:rPr>
              <w:t>60</w:t>
            </w:r>
          </w:p>
        </w:tc>
        <w:tc>
          <w:tcPr>
            <w:tcW w:w="810" w:type="dxa"/>
          </w:tcPr>
          <w:p w14:paraId="24566332" w14:textId="77777777" w:rsidR="007A1F44" w:rsidRPr="00977EA3" w:rsidRDefault="007A1F44">
            <w:pPr>
              <w:pStyle w:val="TableEntry"/>
              <w:rPr>
                <w:noProof w:val="0"/>
              </w:rPr>
            </w:pPr>
            <w:r w:rsidRPr="00977EA3">
              <w:rPr>
                <w:noProof w:val="0"/>
              </w:rPr>
              <w:t>EI</w:t>
            </w:r>
          </w:p>
        </w:tc>
        <w:tc>
          <w:tcPr>
            <w:tcW w:w="1080" w:type="dxa"/>
          </w:tcPr>
          <w:p w14:paraId="2128372E" w14:textId="77777777" w:rsidR="007A1F44" w:rsidRPr="00977EA3" w:rsidRDefault="007A1F44">
            <w:pPr>
              <w:pStyle w:val="TableEntry"/>
              <w:rPr>
                <w:noProof w:val="0"/>
              </w:rPr>
            </w:pPr>
            <w:r w:rsidRPr="00977EA3">
              <w:rPr>
                <w:noProof w:val="0"/>
              </w:rPr>
              <w:t>C</w:t>
            </w:r>
          </w:p>
        </w:tc>
        <w:tc>
          <w:tcPr>
            <w:tcW w:w="990" w:type="dxa"/>
          </w:tcPr>
          <w:p w14:paraId="1ED9942A" w14:textId="77777777" w:rsidR="007A1F44" w:rsidRPr="00977EA3" w:rsidRDefault="007A1F44">
            <w:pPr>
              <w:pStyle w:val="TableEntry"/>
              <w:rPr>
                <w:noProof w:val="0"/>
              </w:rPr>
            </w:pPr>
            <w:r w:rsidRPr="00977EA3">
              <w:rPr>
                <w:noProof w:val="0"/>
              </w:rPr>
              <w:t>[0..1]</w:t>
            </w:r>
          </w:p>
        </w:tc>
        <w:tc>
          <w:tcPr>
            <w:tcW w:w="810" w:type="dxa"/>
          </w:tcPr>
          <w:p w14:paraId="1C15C86E" w14:textId="77777777" w:rsidR="007A1F44" w:rsidRPr="00977EA3" w:rsidRDefault="007A1F44" w:rsidP="00A53067">
            <w:pPr>
              <w:pStyle w:val="TableEntry"/>
              <w:rPr>
                <w:noProof w:val="0"/>
              </w:rPr>
            </w:pPr>
          </w:p>
        </w:tc>
        <w:tc>
          <w:tcPr>
            <w:tcW w:w="1170" w:type="dxa"/>
          </w:tcPr>
          <w:p w14:paraId="0AB6EE25" w14:textId="77777777" w:rsidR="007A1F44" w:rsidRPr="00977EA3" w:rsidRDefault="007A1F44">
            <w:pPr>
              <w:pStyle w:val="TableEntry"/>
              <w:rPr>
                <w:noProof w:val="0"/>
              </w:rPr>
            </w:pPr>
            <w:r w:rsidRPr="00977EA3">
              <w:rPr>
                <w:noProof w:val="0"/>
              </w:rPr>
              <w:t>01206</w:t>
            </w:r>
          </w:p>
        </w:tc>
        <w:tc>
          <w:tcPr>
            <w:tcW w:w="2646" w:type="dxa"/>
          </w:tcPr>
          <w:p w14:paraId="26DAAE2D" w14:textId="77777777" w:rsidR="007A1F44" w:rsidRPr="00977EA3" w:rsidRDefault="007A1F44">
            <w:pPr>
              <w:pStyle w:val="TableEntry"/>
              <w:rPr>
                <w:noProof w:val="0"/>
              </w:rPr>
            </w:pPr>
            <w:r w:rsidRPr="00977EA3">
              <w:rPr>
                <w:noProof w:val="0"/>
              </w:rPr>
              <w:t>Role Instance ID</w:t>
            </w:r>
          </w:p>
        </w:tc>
      </w:tr>
      <w:tr w:rsidR="007A1F44" w:rsidRPr="00977EA3" w14:paraId="4EF38894" w14:textId="77777777" w:rsidTr="00D372D5">
        <w:tc>
          <w:tcPr>
            <w:tcW w:w="810" w:type="dxa"/>
          </w:tcPr>
          <w:p w14:paraId="1CB1DE3A" w14:textId="77777777" w:rsidR="007A1F44" w:rsidRPr="00977EA3" w:rsidRDefault="007A1F44">
            <w:pPr>
              <w:pStyle w:val="TableEntry"/>
              <w:rPr>
                <w:noProof w:val="0"/>
              </w:rPr>
            </w:pPr>
            <w:r w:rsidRPr="00977EA3">
              <w:rPr>
                <w:noProof w:val="0"/>
              </w:rPr>
              <w:t>2</w:t>
            </w:r>
          </w:p>
        </w:tc>
        <w:tc>
          <w:tcPr>
            <w:tcW w:w="810" w:type="dxa"/>
          </w:tcPr>
          <w:p w14:paraId="6EA729F0" w14:textId="77777777" w:rsidR="007A1F44" w:rsidRPr="00977EA3" w:rsidRDefault="007A1F44">
            <w:pPr>
              <w:pStyle w:val="TableEntry"/>
              <w:rPr>
                <w:noProof w:val="0"/>
              </w:rPr>
            </w:pPr>
            <w:r w:rsidRPr="00977EA3">
              <w:rPr>
                <w:noProof w:val="0"/>
              </w:rPr>
              <w:t>2</w:t>
            </w:r>
          </w:p>
        </w:tc>
        <w:tc>
          <w:tcPr>
            <w:tcW w:w="810" w:type="dxa"/>
          </w:tcPr>
          <w:p w14:paraId="1E00D859" w14:textId="77777777" w:rsidR="007A1F44" w:rsidRPr="00977EA3" w:rsidRDefault="007A1F44">
            <w:pPr>
              <w:pStyle w:val="TableEntry"/>
              <w:rPr>
                <w:noProof w:val="0"/>
              </w:rPr>
            </w:pPr>
            <w:r w:rsidRPr="00977EA3">
              <w:rPr>
                <w:noProof w:val="0"/>
              </w:rPr>
              <w:t>ID</w:t>
            </w:r>
          </w:p>
        </w:tc>
        <w:tc>
          <w:tcPr>
            <w:tcW w:w="1080" w:type="dxa"/>
          </w:tcPr>
          <w:p w14:paraId="21788110" w14:textId="77777777" w:rsidR="007A1F44" w:rsidRPr="00977EA3" w:rsidRDefault="007A1F44">
            <w:pPr>
              <w:pStyle w:val="TableEntry"/>
              <w:rPr>
                <w:noProof w:val="0"/>
              </w:rPr>
            </w:pPr>
            <w:r w:rsidRPr="00977EA3">
              <w:rPr>
                <w:noProof w:val="0"/>
              </w:rPr>
              <w:t>R</w:t>
            </w:r>
          </w:p>
        </w:tc>
        <w:tc>
          <w:tcPr>
            <w:tcW w:w="990" w:type="dxa"/>
          </w:tcPr>
          <w:p w14:paraId="26FBF52B" w14:textId="77777777" w:rsidR="007A1F44" w:rsidRPr="00977EA3" w:rsidRDefault="007A1F44">
            <w:pPr>
              <w:pStyle w:val="TableEntry"/>
              <w:rPr>
                <w:noProof w:val="0"/>
              </w:rPr>
            </w:pPr>
            <w:r w:rsidRPr="00977EA3">
              <w:rPr>
                <w:noProof w:val="0"/>
              </w:rPr>
              <w:t>[1..1]</w:t>
            </w:r>
          </w:p>
        </w:tc>
        <w:tc>
          <w:tcPr>
            <w:tcW w:w="810" w:type="dxa"/>
          </w:tcPr>
          <w:p w14:paraId="2AF9287F" w14:textId="77777777" w:rsidR="007A1F44" w:rsidRPr="00977EA3" w:rsidRDefault="007A1F44" w:rsidP="00A53067">
            <w:pPr>
              <w:pStyle w:val="TableEntry"/>
              <w:rPr>
                <w:noProof w:val="0"/>
              </w:rPr>
            </w:pPr>
            <w:r w:rsidRPr="00977EA3">
              <w:rPr>
                <w:noProof w:val="0"/>
              </w:rPr>
              <w:t>0287</w:t>
            </w:r>
          </w:p>
        </w:tc>
        <w:tc>
          <w:tcPr>
            <w:tcW w:w="1170" w:type="dxa"/>
          </w:tcPr>
          <w:p w14:paraId="33935A9E" w14:textId="77777777" w:rsidR="007A1F44" w:rsidRPr="00977EA3" w:rsidRDefault="007A1F44">
            <w:pPr>
              <w:pStyle w:val="TableEntry"/>
              <w:rPr>
                <w:noProof w:val="0"/>
              </w:rPr>
            </w:pPr>
            <w:r w:rsidRPr="00977EA3">
              <w:rPr>
                <w:noProof w:val="0"/>
              </w:rPr>
              <w:t>00816</w:t>
            </w:r>
          </w:p>
        </w:tc>
        <w:tc>
          <w:tcPr>
            <w:tcW w:w="2646" w:type="dxa"/>
          </w:tcPr>
          <w:p w14:paraId="37082801" w14:textId="77777777" w:rsidR="007A1F44" w:rsidRPr="00977EA3" w:rsidRDefault="007A1F44">
            <w:pPr>
              <w:pStyle w:val="TableEntry"/>
              <w:rPr>
                <w:noProof w:val="0"/>
              </w:rPr>
            </w:pPr>
            <w:r w:rsidRPr="00977EA3">
              <w:rPr>
                <w:noProof w:val="0"/>
              </w:rPr>
              <w:t>Action Code</w:t>
            </w:r>
          </w:p>
        </w:tc>
      </w:tr>
      <w:tr w:rsidR="007A1F44" w:rsidRPr="00977EA3" w14:paraId="129734E8" w14:textId="77777777" w:rsidTr="00D372D5">
        <w:tc>
          <w:tcPr>
            <w:tcW w:w="810" w:type="dxa"/>
          </w:tcPr>
          <w:p w14:paraId="6FCB63EA" w14:textId="77777777" w:rsidR="007A1F44" w:rsidRPr="00977EA3" w:rsidRDefault="007A1F44">
            <w:pPr>
              <w:pStyle w:val="TableEntry"/>
              <w:rPr>
                <w:noProof w:val="0"/>
              </w:rPr>
            </w:pPr>
            <w:r w:rsidRPr="00977EA3">
              <w:rPr>
                <w:noProof w:val="0"/>
              </w:rPr>
              <w:t>3</w:t>
            </w:r>
          </w:p>
        </w:tc>
        <w:tc>
          <w:tcPr>
            <w:tcW w:w="810" w:type="dxa"/>
          </w:tcPr>
          <w:p w14:paraId="68C4F327" w14:textId="77777777" w:rsidR="007A1F44" w:rsidRPr="00977EA3" w:rsidRDefault="007A1F44">
            <w:pPr>
              <w:pStyle w:val="TableEntry"/>
              <w:rPr>
                <w:noProof w:val="0"/>
              </w:rPr>
            </w:pPr>
            <w:r w:rsidRPr="00977EA3">
              <w:rPr>
                <w:noProof w:val="0"/>
              </w:rPr>
              <w:t>250</w:t>
            </w:r>
          </w:p>
        </w:tc>
        <w:tc>
          <w:tcPr>
            <w:tcW w:w="810" w:type="dxa"/>
          </w:tcPr>
          <w:p w14:paraId="66B115C7" w14:textId="77777777" w:rsidR="007A1F44" w:rsidRPr="00977EA3" w:rsidRDefault="007A1F44">
            <w:pPr>
              <w:pStyle w:val="TableEntry"/>
              <w:rPr>
                <w:noProof w:val="0"/>
              </w:rPr>
            </w:pPr>
            <w:r w:rsidRPr="00977EA3">
              <w:rPr>
                <w:noProof w:val="0"/>
              </w:rPr>
              <w:t>CE</w:t>
            </w:r>
          </w:p>
        </w:tc>
        <w:tc>
          <w:tcPr>
            <w:tcW w:w="1080" w:type="dxa"/>
          </w:tcPr>
          <w:p w14:paraId="329D61BD" w14:textId="77777777" w:rsidR="007A1F44" w:rsidRPr="00977EA3" w:rsidRDefault="007A1F44">
            <w:pPr>
              <w:pStyle w:val="TableEntry"/>
              <w:rPr>
                <w:noProof w:val="0"/>
              </w:rPr>
            </w:pPr>
            <w:r w:rsidRPr="00977EA3">
              <w:rPr>
                <w:noProof w:val="0"/>
              </w:rPr>
              <w:t>R</w:t>
            </w:r>
          </w:p>
        </w:tc>
        <w:tc>
          <w:tcPr>
            <w:tcW w:w="990" w:type="dxa"/>
          </w:tcPr>
          <w:p w14:paraId="5ABB5F75" w14:textId="77777777" w:rsidR="007A1F44" w:rsidRPr="00977EA3" w:rsidRDefault="007A1F44">
            <w:pPr>
              <w:pStyle w:val="TableEntry"/>
              <w:rPr>
                <w:noProof w:val="0"/>
              </w:rPr>
            </w:pPr>
            <w:r w:rsidRPr="00977EA3">
              <w:rPr>
                <w:noProof w:val="0"/>
              </w:rPr>
              <w:t>[1..1]</w:t>
            </w:r>
          </w:p>
        </w:tc>
        <w:tc>
          <w:tcPr>
            <w:tcW w:w="810" w:type="dxa"/>
          </w:tcPr>
          <w:p w14:paraId="6149F680" w14:textId="77777777" w:rsidR="007A1F44" w:rsidRPr="00977EA3" w:rsidRDefault="007A1F44" w:rsidP="00A53067">
            <w:pPr>
              <w:pStyle w:val="TableEntry"/>
              <w:rPr>
                <w:noProof w:val="0"/>
              </w:rPr>
            </w:pPr>
            <w:r w:rsidRPr="00977EA3">
              <w:rPr>
                <w:noProof w:val="0"/>
              </w:rPr>
              <w:t>0443</w:t>
            </w:r>
          </w:p>
        </w:tc>
        <w:tc>
          <w:tcPr>
            <w:tcW w:w="1170" w:type="dxa"/>
          </w:tcPr>
          <w:p w14:paraId="6D827506" w14:textId="77777777" w:rsidR="007A1F44" w:rsidRPr="00977EA3" w:rsidRDefault="007A1F44">
            <w:pPr>
              <w:pStyle w:val="TableEntry"/>
              <w:rPr>
                <w:noProof w:val="0"/>
              </w:rPr>
            </w:pPr>
            <w:r w:rsidRPr="00977EA3">
              <w:rPr>
                <w:noProof w:val="0"/>
              </w:rPr>
              <w:t>01197</w:t>
            </w:r>
          </w:p>
        </w:tc>
        <w:tc>
          <w:tcPr>
            <w:tcW w:w="2646" w:type="dxa"/>
          </w:tcPr>
          <w:p w14:paraId="40D04FEE" w14:textId="77777777" w:rsidR="007A1F44" w:rsidRPr="00977EA3" w:rsidRDefault="007A1F44">
            <w:pPr>
              <w:pStyle w:val="TableEntry"/>
              <w:rPr>
                <w:noProof w:val="0"/>
              </w:rPr>
            </w:pPr>
            <w:r w:rsidRPr="00977EA3">
              <w:rPr>
                <w:noProof w:val="0"/>
              </w:rPr>
              <w:t>Role-ROL</w:t>
            </w:r>
          </w:p>
        </w:tc>
      </w:tr>
      <w:tr w:rsidR="007A1F44" w:rsidRPr="00977EA3" w14:paraId="0E5F7E10" w14:textId="77777777" w:rsidTr="00D372D5">
        <w:tc>
          <w:tcPr>
            <w:tcW w:w="810" w:type="dxa"/>
          </w:tcPr>
          <w:p w14:paraId="4DD55AC8" w14:textId="77777777" w:rsidR="007A1F44" w:rsidRPr="00977EA3" w:rsidRDefault="007A1F44">
            <w:pPr>
              <w:pStyle w:val="TableEntry"/>
              <w:rPr>
                <w:noProof w:val="0"/>
              </w:rPr>
            </w:pPr>
            <w:r w:rsidRPr="00977EA3">
              <w:rPr>
                <w:noProof w:val="0"/>
              </w:rPr>
              <w:t>4</w:t>
            </w:r>
          </w:p>
        </w:tc>
        <w:tc>
          <w:tcPr>
            <w:tcW w:w="810" w:type="dxa"/>
          </w:tcPr>
          <w:p w14:paraId="0D0894D5" w14:textId="77777777" w:rsidR="007A1F44" w:rsidRPr="00977EA3" w:rsidRDefault="007A1F44">
            <w:pPr>
              <w:pStyle w:val="TableEntry"/>
              <w:rPr>
                <w:noProof w:val="0"/>
              </w:rPr>
            </w:pPr>
            <w:r w:rsidRPr="00977EA3">
              <w:rPr>
                <w:noProof w:val="0"/>
              </w:rPr>
              <w:t>250</w:t>
            </w:r>
          </w:p>
        </w:tc>
        <w:tc>
          <w:tcPr>
            <w:tcW w:w="810" w:type="dxa"/>
          </w:tcPr>
          <w:p w14:paraId="1D42719E" w14:textId="77777777" w:rsidR="007A1F44" w:rsidRPr="00977EA3" w:rsidRDefault="007A1F44">
            <w:pPr>
              <w:pStyle w:val="TableEntry"/>
              <w:rPr>
                <w:noProof w:val="0"/>
              </w:rPr>
            </w:pPr>
            <w:r w:rsidRPr="00977EA3">
              <w:rPr>
                <w:noProof w:val="0"/>
              </w:rPr>
              <w:t>XCN</w:t>
            </w:r>
          </w:p>
        </w:tc>
        <w:tc>
          <w:tcPr>
            <w:tcW w:w="1080" w:type="dxa"/>
          </w:tcPr>
          <w:p w14:paraId="190D83C2" w14:textId="77777777" w:rsidR="007A1F44" w:rsidRPr="00977EA3" w:rsidRDefault="007A1F44">
            <w:pPr>
              <w:pStyle w:val="TableEntry"/>
              <w:rPr>
                <w:noProof w:val="0"/>
              </w:rPr>
            </w:pPr>
            <w:r w:rsidRPr="00977EA3">
              <w:rPr>
                <w:noProof w:val="0"/>
              </w:rPr>
              <w:t>R</w:t>
            </w:r>
          </w:p>
        </w:tc>
        <w:tc>
          <w:tcPr>
            <w:tcW w:w="990" w:type="dxa"/>
          </w:tcPr>
          <w:p w14:paraId="36845649" w14:textId="77777777" w:rsidR="007A1F44" w:rsidRPr="00977EA3" w:rsidRDefault="007A1F44">
            <w:pPr>
              <w:pStyle w:val="TableEntry"/>
              <w:rPr>
                <w:noProof w:val="0"/>
              </w:rPr>
            </w:pPr>
            <w:r w:rsidRPr="00977EA3">
              <w:rPr>
                <w:noProof w:val="0"/>
              </w:rPr>
              <w:t>[1..*]</w:t>
            </w:r>
          </w:p>
        </w:tc>
        <w:tc>
          <w:tcPr>
            <w:tcW w:w="810" w:type="dxa"/>
          </w:tcPr>
          <w:p w14:paraId="0DEEF9D3" w14:textId="77777777" w:rsidR="007A1F44" w:rsidRPr="00977EA3" w:rsidRDefault="007A1F44" w:rsidP="00A53067">
            <w:pPr>
              <w:pStyle w:val="TableEntry"/>
              <w:rPr>
                <w:noProof w:val="0"/>
              </w:rPr>
            </w:pPr>
          </w:p>
        </w:tc>
        <w:tc>
          <w:tcPr>
            <w:tcW w:w="1170" w:type="dxa"/>
          </w:tcPr>
          <w:p w14:paraId="23F2DC2F" w14:textId="77777777" w:rsidR="007A1F44" w:rsidRPr="00977EA3" w:rsidRDefault="007A1F44">
            <w:pPr>
              <w:pStyle w:val="TableEntry"/>
              <w:rPr>
                <w:noProof w:val="0"/>
              </w:rPr>
            </w:pPr>
            <w:r w:rsidRPr="00977EA3">
              <w:rPr>
                <w:noProof w:val="0"/>
              </w:rPr>
              <w:t>01198</w:t>
            </w:r>
          </w:p>
        </w:tc>
        <w:tc>
          <w:tcPr>
            <w:tcW w:w="2646" w:type="dxa"/>
          </w:tcPr>
          <w:p w14:paraId="36F5CA52" w14:textId="77777777" w:rsidR="007A1F44" w:rsidRPr="00977EA3" w:rsidRDefault="007A1F44">
            <w:pPr>
              <w:pStyle w:val="TableEntry"/>
              <w:rPr>
                <w:noProof w:val="0"/>
              </w:rPr>
            </w:pPr>
            <w:r w:rsidRPr="00977EA3">
              <w:rPr>
                <w:noProof w:val="0"/>
              </w:rPr>
              <w:t>Role Person</w:t>
            </w:r>
          </w:p>
        </w:tc>
      </w:tr>
      <w:tr w:rsidR="007A1F44" w:rsidRPr="00977EA3" w14:paraId="583E6CCF" w14:textId="77777777" w:rsidTr="00D372D5">
        <w:tc>
          <w:tcPr>
            <w:tcW w:w="810" w:type="dxa"/>
          </w:tcPr>
          <w:p w14:paraId="0073F03A" w14:textId="77777777" w:rsidR="007A1F44" w:rsidRPr="00977EA3" w:rsidRDefault="007A1F44">
            <w:pPr>
              <w:pStyle w:val="TableEntry"/>
              <w:rPr>
                <w:noProof w:val="0"/>
              </w:rPr>
            </w:pPr>
            <w:r w:rsidRPr="00977EA3">
              <w:rPr>
                <w:noProof w:val="0"/>
              </w:rPr>
              <w:t>5</w:t>
            </w:r>
          </w:p>
        </w:tc>
        <w:tc>
          <w:tcPr>
            <w:tcW w:w="810" w:type="dxa"/>
          </w:tcPr>
          <w:p w14:paraId="7AD38E53" w14:textId="77777777" w:rsidR="007A1F44" w:rsidRPr="00977EA3" w:rsidRDefault="007A1F44">
            <w:pPr>
              <w:pStyle w:val="TableEntry"/>
              <w:rPr>
                <w:noProof w:val="0"/>
              </w:rPr>
            </w:pPr>
            <w:r w:rsidRPr="00977EA3">
              <w:rPr>
                <w:noProof w:val="0"/>
              </w:rPr>
              <w:t>26</w:t>
            </w:r>
          </w:p>
        </w:tc>
        <w:tc>
          <w:tcPr>
            <w:tcW w:w="810" w:type="dxa"/>
          </w:tcPr>
          <w:p w14:paraId="2107FB45" w14:textId="77777777" w:rsidR="007A1F44" w:rsidRPr="00977EA3" w:rsidRDefault="007A1F44">
            <w:pPr>
              <w:pStyle w:val="TableEntry"/>
              <w:rPr>
                <w:noProof w:val="0"/>
              </w:rPr>
            </w:pPr>
            <w:r w:rsidRPr="00977EA3">
              <w:rPr>
                <w:noProof w:val="0"/>
              </w:rPr>
              <w:t>TS</w:t>
            </w:r>
          </w:p>
        </w:tc>
        <w:tc>
          <w:tcPr>
            <w:tcW w:w="1080" w:type="dxa"/>
          </w:tcPr>
          <w:p w14:paraId="4A3F417C" w14:textId="77777777" w:rsidR="007A1F44" w:rsidRPr="00977EA3" w:rsidRDefault="007A1F44">
            <w:pPr>
              <w:pStyle w:val="TableEntry"/>
              <w:rPr>
                <w:noProof w:val="0"/>
              </w:rPr>
            </w:pPr>
            <w:r w:rsidRPr="00977EA3">
              <w:rPr>
                <w:noProof w:val="0"/>
              </w:rPr>
              <w:t>O</w:t>
            </w:r>
          </w:p>
        </w:tc>
        <w:tc>
          <w:tcPr>
            <w:tcW w:w="990" w:type="dxa"/>
          </w:tcPr>
          <w:p w14:paraId="77C00D75" w14:textId="77777777" w:rsidR="007A1F44" w:rsidRPr="00977EA3" w:rsidRDefault="007A1F44">
            <w:pPr>
              <w:pStyle w:val="TableEntry"/>
              <w:rPr>
                <w:noProof w:val="0"/>
              </w:rPr>
            </w:pPr>
            <w:r w:rsidRPr="00977EA3">
              <w:rPr>
                <w:noProof w:val="0"/>
              </w:rPr>
              <w:t>[0..1]</w:t>
            </w:r>
          </w:p>
        </w:tc>
        <w:tc>
          <w:tcPr>
            <w:tcW w:w="810" w:type="dxa"/>
          </w:tcPr>
          <w:p w14:paraId="1DD1326C" w14:textId="77777777" w:rsidR="007A1F44" w:rsidRPr="00977EA3" w:rsidRDefault="007A1F44" w:rsidP="00A53067">
            <w:pPr>
              <w:pStyle w:val="TableEntry"/>
              <w:rPr>
                <w:noProof w:val="0"/>
              </w:rPr>
            </w:pPr>
          </w:p>
        </w:tc>
        <w:tc>
          <w:tcPr>
            <w:tcW w:w="1170" w:type="dxa"/>
          </w:tcPr>
          <w:p w14:paraId="7D8828E1" w14:textId="77777777" w:rsidR="007A1F44" w:rsidRPr="00977EA3" w:rsidRDefault="007A1F44">
            <w:pPr>
              <w:pStyle w:val="TableEntry"/>
              <w:rPr>
                <w:noProof w:val="0"/>
              </w:rPr>
            </w:pPr>
            <w:r w:rsidRPr="00977EA3">
              <w:rPr>
                <w:noProof w:val="0"/>
              </w:rPr>
              <w:t>01199</w:t>
            </w:r>
          </w:p>
        </w:tc>
        <w:tc>
          <w:tcPr>
            <w:tcW w:w="2646" w:type="dxa"/>
          </w:tcPr>
          <w:p w14:paraId="6B954329" w14:textId="77777777" w:rsidR="007A1F44" w:rsidRPr="00977EA3" w:rsidRDefault="007A1F44">
            <w:pPr>
              <w:pStyle w:val="TableEntry"/>
              <w:rPr>
                <w:noProof w:val="0"/>
              </w:rPr>
            </w:pPr>
            <w:r w:rsidRPr="00977EA3">
              <w:rPr>
                <w:noProof w:val="0"/>
              </w:rPr>
              <w:t>Role Begin Date/Time</w:t>
            </w:r>
          </w:p>
        </w:tc>
      </w:tr>
      <w:tr w:rsidR="007A1F44" w:rsidRPr="00977EA3" w14:paraId="21811D52" w14:textId="77777777" w:rsidTr="00D372D5">
        <w:tc>
          <w:tcPr>
            <w:tcW w:w="810" w:type="dxa"/>
          </w:tcPr>
          <w:p w14:paraId="6DE13735" w14:textId="77777777" w:rsidR="007A1F44" w:rsidRPr="00977EA3" w:rsidRDefault="007A1F44">
            <w:pPr>
              <w:pStyle w:val="TableEntry"/>
              <w:rPr>
                <w:noProof w:val="0"/>
              </w:rPr>
            </w:pPr>
            <w:r w:rsidRPr="00977EA3">
              <w:rPr>
                <w:noProof w:val="0"/>
              </w:rPr>
              <w:t>6</w:t>
            </w:r>
          </w:p>
        </w:tc>
        <w:tc>
          <w:tcPr>
            <w:tcW w:w="810" w:type="dxa"/>
          </w:tcPr>
          <w:p w14:paraId="740FEFAD" w14:textId="77777777" w:rsidR="007A1F44" w:rsidRPr="00977EA3" w:rsidRDefault="007A1F44">
            <w:pPr>
              <w:pStyle w:val="TableEntry"/>
              <w:rPr>
                <w:noProof w:val="0"/>
              </w:rPr>
            </w:pPr>
            <w:r w:rsidRPr="00977EA3">
              <w:rPr>
                <w:noProof w:val="0"/>
              </w:rPr>
              <w:t>26</w:t>
            </w:r>
          </w:p>
        </w:tc>
        <w:tc>
          <w:tcPr>
            <w:tcW w:w="810" w:type="dxa"/>
          </w:tcPr>
          <w:p w14:paraId="226AB0C4" w14:textId="77777777" w:rsidR="007A1F44" w:rsidRPr="00977EA3" w:rsidRDefault="007A1F44">
            <w:pPr>
              <w:pStyle w:val="TableEntry"/>
              <w:rPr>
                <w:noProof w:val="0"/>
              </w:rPr>
            </w:pPr>
            <w:r w:rsidRPr="00977EA3">
              <w:rPr>
                <w:noProof w:val="0"/>
              </w:rPr>
              <w:t>TS</w:t>
            </w:r>
          </w:p>
        </w:tc>
        <w:tc>
          <w:tcPr>
            <w:tcW w:w="1080" w:type="dxa"/>
          </w:tcPr>
          <w:p w14:paraId="720C1ED9" w14:textId="77777777" w:rsidR="007A1F44" w:rsidRPr="00977EA3" w:rsidRDefault="007A1F44">
            <w:pPr>
              <w:pStyle w:val="TableEntry"/>
              <w:rPr>
                <w:noProof w:val="0"/>
              </w:rPr>
            </w:pPr>
            <w:r w:rsidRPr="00977EA3">
              <w:rPr>
                <w:noProof w:val="0"/>
              </w:rPr>
              <w:t>O</w:t>
            </w:r>
          </w:p>
        </w:tc>
        <w:tc>
          <w:tcPr>
            <w:tcW w:w="990" w:type="dxa"/>
          </w:tcPr>
          <w:p w14:paraId="56086E41" w14:textId="77777777" w:rsidR="007A1F44" w:rsidRPr="00977EA3" w:rsidRDefault="007A1F44">
            <w:pPr>
              <w:pStyle w:val="TableEntry"/>
              <w:rPr>
                <w:noProof w:val="0"/>
              </w:rPr>
            </w:pPr>
            <w:r w:rsidRPr="00977EA3">
              <w:rPr>
                <w:noProof w:val="0"/>
              </w:rPr>
              <w:t>[0..1]</w:t>
            </w:r>
          </w:p>
        </w:tc>
        <w:tc>
          <w:tcPr>
            <w:tcW w:w="810" w:type="dxa"/>
          </w:tcPr>
          <w:p w14:paraId="1C7AA488" w14:textId="77777777" w:rsidR="007A1F44" w:rsidRPr="00977EA3" w:rsidRDefault="007A1F44" w:rsidP="00A53067">
            <w:pPr>
              <w:pStyle w:val="TableEntry"/>
              <w:rPr>
                <w:noProof w:val="0"/>
              </w:rPr>
            </w:pPr>
          </w:p>
        </w:tc>
        <w:tc>
          <w:tcPr>
            <w:tcW w:w="1170" w:type="dxa"/>
          </w:tcPr>
          <w:p w14:paraId="2806C4FB" w14:textId="77777777" w:rsidR="007A1F44" w:rsidRPr="00977EA3" w:rsidRDefault="007A1F44">
            <w:pPr>
              <w:pStyle w:val="TableEntry"/>
              <w:rPr>
                <w:noProof w:val="0"/>
              </w:rPr>
            </w:pPr>
            <w:r w:rsidRPr="00977EA3">
              <w:rPr>
                <w:noProof w:val="0"/>
              </w:rPr>
              <w:t>01200</w:t>
            </w:r>
          </w:p>
        </w:tc>
        <w:tc>
          <w:tcPr>
            <w:tcW w:w="2646" w:type="dxa"/>
          </w:tcPr>
          <w:p w14:paraId="26BFA747" w14:textId="77777777" w:rsidR="007A1F44" w:rsidRPr="00977EA3" w:rsidRDefault="007A1F44">
            <w:pPr>
              <w:pStyle w:val="TableEntry"/>
              <w:rPr>
                <w:noProof w:val="0"/>
              </w:rPr>
            </w:pPr>
            <w:r w:rsidRPr="00977EA3">
              <w:rPr>
                <w:noProof w:val="0"/>
              </w:rPr>
              <w:t>Role End Date/Time</w:t>
            </w:r>
          </w:p>
        </w:tc>
      </w:tr>
      <w:tr w:rsidR="007A1F44" w:rsidRPr="00977EA3" w14:paraId="1CAF8336" w14:textId="77777777" w:rsidTr="00D372D5">
        <w:tc>
          <w:tcPr>
            <w:tcW w:w="810" w:type="dxa"/>
          </w:tcPr>
          <w:p w14:paraId="714E940D" w14:textId="77777777" w:rsidR="007A1F44" w:rsidRPr="00977EA3" w:rsidRDefault="007A1F44">
            <w:pPr>
              <w:pStyle w:val="TableEntry"/>
              <w:rPr>
                <w:noProof w:val="0"/>
              </w:rPr>
            </w:pPr>
            <w:r w:rsidRPr="00977EA3">
              <w:rPr>
                <w:noProof w:val="0"/>
              </w:rPr>
              <w:t>7</w:t>
            </w:r>
          </w:p>
        </w:tc>
        <w:tc>
          <w:tcPr>
            <w:tcW w:w="810" w:type="dxa"/>
          </w:tcPr>
          <w:p w14:paraId="6E929894" w14:textId="77777777" w:rsidR="007A1F44" w:rsidRPr="00977EA3" w:rsidRDefault="007A1F44">
            <w:pPr>
              <w:pStyle w:val="TableEntry"/>
              <w:rPr>
                <w:noProof w:val="0"/>
              </w:rPr>
            </w:pPr>
            <w:r w:rsidRPr="00977EA3">
              <w:rPr>
                <w:noProof w:val="0"/>
              </w:rPr>
              <w:t>250</w:t>
            </w:r>
          </w:p>
        </w:tc>
        <w:tc>
          <w:tcPr>
            <w:tcW w:w="810" w:type="dxa"/>
          </w:tcPr>
          <w:p w14:paraId="08F4484D" w14:textId="77777777" w:rsidR="007A1F44" w:rsidRPr="00977EA3" w:rsidRDefault="007A1F44">
            <w:pPr>
              <w:pStyle w:val="TableEntry"/>
              <w:rPr>
                <w:noProof w:val="0"/>
              </w:rPr>
            </w:pPr>
            <w:r w:rsidRPr="00977EA3">
              <w:rPr>
                <w:noProof w:val="0"/>
              </w:rPr>
              <w:t>CE</w:t>
            </w:r>
          </w:p>
        </w:tc>
        <w:tc>
          <w:tcPr>
            <w:tcW w:w="1080" w:type="dxa"/>
          </w:tcPr>
          <w:p w14:paraId="1E86600E" w14:textId="77777777" w:rsidR="007A1F44" w:rsidRPr="00977EA3" w:rsidRDefault="007A1F44">
            <w:pPr>
              <w:pStyle w:val="TableEntry"/>
              <w:rPr>
                <w:noProof w:val="0"/>
              </w:rPr>
            </w:pPr>
            <w:r w:rsidRPr="00977EA3">
              <w:rPr>
                <w:noProof w:val="0"/>
              </w:rPr>
              <w:t>O</w:t>
            </w:r>
          </w:p>
        </w:tc>
        <w:tc>
          <w:tcPr>
            <w:tcW w:w="990" w:type="dxa"/>
          </w:tcPr>
          <w:p w14:paraId="241FC7C3" w14:textId="77777777" w:rsidR="007A1F44" w:rsidRPr="00977EA3" w:rsidRDefault="007A1F44">
            <w:pPr>
              <w:pStyle w:val="TableEntry"/>
              <w:rPr>
                <w:noProof w:val="0"/>
              </w:rPr>
            </w:pPr>
            <w:r w:rsidRPr="00977EA3">
              <w:rPr>
                <w:noProof w:val="0"/>
              </w:rPr>
              <w:t>[0..1]</w:t>
            </w:r>
          </w:p>
        </w:tc>
        <w:tc>
          <w:tcPr>
            <w:tcW w:w="810" w:type="dxa"/>
          </w:tcPr>
          <w:p w14:paraId="723F5309" w14:textId="77777777" w:rsidR="007A1F44" w:rsidRPr="00977EA3" w:rsidRDefault="007A1F44" w:rsidP="00A53067">
            <w:pPr>
              <w:pStyle w:val="TableEntry"/>
              <w:rPr>
                <w:noProof w:val="0"/>
              </w:rPr>
            </w:pPr>
          </w:p>
        </w:tc>
        <w:tc>
          <w:tcPr>
            <w:tcW w:w="1170" w:type="dxa"/>
          </w:tcPr>
          <w:p w14:paraId="02618040" w14:textId="77777777" w:rsidR="007A1F44" w:rsidRPr="00977EA3" w:rsidRDefault="007A1F44">
            <w:pPr>
              <w:pStyle w:val="TableEntry"/>
              <w:rPr>
                <w:noProof w:val="0"/>
              </w:rPr>
            </w:pPr>
            <w:r w:rsidRPr="00977EA3">
              <w:rPr>
                <w:noProof w:val="0"/>
              </w:rPr>
              <w:t>01201</w:t>
            </w:r>
          </w:p>
        </w:tc>
        <w:tc>
          <w:tcPr>
            <w:tcW w:w="2646" w:type="dxa"/>
          </w:tcPr>
          <w:p w14:paraId="7181D404" w14:textId="77777777" w:rsidR="007A1F44" w:rsidRPr="00977EA3" w:rsidRDefault="007A1F44">
            <w:pPr>
              <w:pStyle w:val="TableEntry"/>
              <w:rPr>
                <w:noProof w:val="0"/>
              </w:rPr>
            </w:pPr>
            <w:r w:rsidRPr="00977EA3">
              <w:rPr>
                <w:noProof w:val="0"/>
              </w:rPr>
              <w:t>Role Duration</w:t>
            </w:r>
          </w:p>
        </w:tc>
      </w:tr>
      <w:tr w:rsidR="007A1F44" w:rsidRPr="00977EA3" w14:paraId="3F61959E" w14:textId="77777777" w:rsidTr="00D372D5">
        <w:tc>
          <w:tcPr>
            <w:tcW w:w="810" w:type="dxa"/>
          </w:tcPr>
          <w:p w14:paraId="14496C70" w14:textId="77777777" w:rsidR="007A1F44" w:rsidRPr="00977EA3" w:rsidRDefault="007A1F44">
            <w:pPr>
              <w:pStyle w:val="TableEntry"/>
              <w:rPr>
                <w:noProof w:val="0"/>
              </w:rPr>
            </w:pPr>
            <w:r w:rsidRPr="00977EA3">
              <w:rPr>
                <w:noProof w:val="0"/>
              </w:rPr>
              <w:t>8</w:t>
            </w:r>
          </w:p>
        </w:tc>
        <w:tc>
          <w:tcPr>
            <w:tcW w:w="810" w:type="dxa"/>
          </w:tcPr>
          <w:p w14:paraId="5FD1B28B" w14:textId="77777777" w:rsidR="007A1F44" w:rsidRPr="00977EA3" w:rsidRDefault="007A1F44">
            <w:pPr>
              <w:pStyle w:val="TableEntry"/>
              <w:rPr>
                <w:noProof w:val="0"/>
              </w:rPr>
            </w:pPr>
            <w:r w:rsidRPr="00977EA3">
              <w:rPr>
                <w:noProof w:val="0"/>
              </w:rPr>
              <w:t>250</w:t>
            </w:r>
          </w:p>
        </w:tc>
        <w:tc>
          <w:tcPr>
            <w:tcW w:w="810" w:type="dxa"/>
          </w:tcPr>
          <w:p w14:paraId="0ABB5EA2" w14:textId="77777777" w:rsidR="007A1F44" w:rsidRPr="00977EA3" w:rsidRDefault="007A1F44">
            <w:pPr>
              <w:pStyle w:val="TableEntry"/>
              <w:rPr>
                <w:noProof w:val="0"/>
              </w:rPr>
            </w:pPr>
            <w:r w:rsidRPr="00977EA3">
              <w:rPr>
                <w:noProof w:val="0"/>
              </w:rPr>
              <w:t>CE</w:t>
            </w:r>
          </w:p>
        </w:tc>
        <w:tc>
          <w:tcPr>
            <w:tcW w:w="1080" w:type="dxa"/>
          </w:tcPr>
          <w:p w14:paraId="512A220D" w14:textId="77777777" w:rsidR="007A1F44" w:rsidRPr="00977EA3" w:rsidRDefault="007A1F44">
            <w:pPr>
              <w:pStyle w:val="TableEntry"/>
              <w:rPr>
                <w:noProof w:val="0"/>
              </w:rPr>
            </w:pPr>
            <w:r w:rsidRPr="00977EA3">
              <w:rPr>
                <w:noProof w:val="0"/>
              </w:rPr>
              <w:t>O</w:t>
            </w:r>
          </w:p>
        </w:tc>
        <w:tc>
          <w:tcPr>
            <w:tcW w:w="990" w:type="dxa"/>
          </w:tcPr>
          <w:p w14:paraId="58692536" w14:textId="77777777" w:rsidR="007A1F44" w:rsidRPr="00977EA3" w:rsidRDefault="007A1F44">
            <w:pPr>
              <w:pStyle w:val="TableEntry"/>
              <w:rPr>
                <w:noProof w:val="0"/>
              </w:rPr>
            </w:pPr>
            <w:r w:rsidRPr="00977EA3">
              <w:rPr>
                <w:noProof w:val="0"/>
              </w:rPr>
              <w:t>[0..1]</w:t>
            </w:r>
          </w:p>
        </w:tc>
        <w:tc>
          <w:tcPr>
            <w:tcW w:w="810" w:type="dxa"/>
          </w:tcPr>
          <w:p w14:paraId="54C57650" w14:textId="77777777" w:rsidR="007A1F44" w:rsidRPr="00977EA3" w:rsidRDefault="007A1F44" w:rsidP="00A53067">
            <w:pPr>
              <w:pStyle w:val="TableEntry"/>
              <w:rPr>
                <w:noProof w:val="0"/>
              </w:rPr>
            </w:pPr>
          </w:p>
        </w:tc>
        <w:tc>
          <w:tcPr>
            <w:tcW w:w="1170" w:type="dxa"/>
          </w:tcPr>
          <w:p w14:paraId="3658B1E8" w14:textId="77777777" w:rsidR="007A1F44" w:rsidRPr="00977EA3" w:rsidRDefault="007A1F44">
            <w:pPr>
              <w:pStyle w:val="TableEntry"/>
              <w:rPr>
                <w:noProof w:val="0"/>
              </w:rPr>
            </w:pPr>
            <w:r w:rsidRPr="00977EA3">
              <w:rPr>
                <w:noProof w:val="0"/>
              </w:rPr>
              <w:t>01205</w:t>
            </w:r>
          </w:p>
        </w:tc>
        <w:tc>
          <w:tcPr>
            <w:tcW w:w="2646" w:type="dxa"/>
          </w:tcPr>
          <w:p w14:paraId="03ADD8C4" w14:textId="77777777" w:rsidR="007A1F44" w:rsidRPr="00977EA3" w:rsidRDefault="007A1F44">
            <w:pPr>
              <w:pStyle w:val="TableEntry"/>
              <w:rPr>
                <w:noProof w:val="0"/>
              </w:rPr>
            </w:pPr>
            <w:r w:rsidRPr="00977EA3">
              <w:rPr>
                <w:noProof w:val="0"/>
              </w:rPr>
              <w:t>Role Action Reason</w:t>
            </w:r>
          </w:p>
        </w:tc>
      </w:tr>
      <w:tr w:rsidR="007A1F44" w:rsidRPr="00977EA3" w14:paraId="346B100D" w14:textId="77777777" w:rsidTr="00D372D5">
        <w:tc>
          <w:tcPr>
            <w:tcW w:w="810" w:type="dxa"/>
          </w:tcPr>
          <w:p w14:paraId="1DB5B401" w14:textId="77777777" w:rsidR="007A1F44" w:rsidRPr="00977EA3" w:rsidRDefault="007A1F44">
            <w:pPr>
              <w:pStyle w:val="TableEntry"/>
              <w:rPr>
                <w:noProof w:val="0"/>
              </w:rPr>
            </w:pPr>
            <w:r w:rsidRPr="00977EA3">
              <w:rPr>
                <w:noProof w:val="0"/>
              </w:rPr>
              <w:t>9</w:t>
            </w:r>
          </w:p>
        </w:tc>
        <w:tc>
          <w:tcPr>
            <w:tcW w:w="810" w:type="dxa"/>
          </w:tcPr>
          <w:p w14:paraId="5EC74987" w14:textId="77777777" w:rsidR="007A1F44" w:rsidRPr="00977EA3" w:rsidRDefault="007A1F44">
            <w:pPr>
              <w:pStyle w:val="TableEntry"/>
              <w:rPr>
                <w:noProof w:val="0"/>
              </w:rPr>
            </w:pPr>
            <w:r w:rsidRPr="00977EA3">
              <w:rPr>
                <w:noProof w:val="0"/>
              </w:rPr>
              <w:t>250</w:t>
            </w:r>
          </w:p>
        </w:tc>
        <w:tc>
          <w:tcPr>
            <w:tcW w:w="810" w:type="dxa"/>
          </w:tcPr>
          <w:p w14:paraId="1E5C9E9B" w14:textId="77777777" w:rsidR="007A1F44" w:rsidRPr="00977EA3" w:rsidRDefault="007A1F44">
            <w:pPr>
              <w:pStyle w:val="TableEntry"/>
              <w:rPr>
                <w:noProof w:val="0"/>
              </w:rPr>
            </w:pPr>
            <w:r w:rsidRPr="00977EA3">
              <w:rPr>
                <w:noProof w:val="0"/>
              </w:rPr>
              <w:t>CE</w:t>
            </w:r>
          </w:p>
        </w:tc>
        <w:tc>
          <w:tcPr>
            <w:tcW w:w="1080" w:type="dxa"/>
          </w:tcPr>
          <w:p w14:paraId="623D5CA0" w14:textId="77777777" w:rsidR="007A1F44" w:rsidRPr="00977EA3" w:rsidRDefault="007A1F44">
            <w:pPr>
              <w:pStyle w:val="TableEntry"/>
              <w:rPr>
                <w:noProof w:val="0"/>
              </w:rPr>
            </w:pPr>
            <w:r w:rsidRPr="00977EA3">
              <w:rPr>
                <w:noProof w:val="0"/>
              </w:rPr>
              <w:t>O</w:t>
            </w:r>
          </w:p>
        </w:tc>
        <w:tc>
          <w:tcPr>
            <w:tcW w:w="990" w:type="dxa"/>
          </w:tcPr>
          <w:p w14:paraId="6717486E" w14:textId="77777777" w:rsidR="007A1F44" w:rsidRPr="00977EA3" w:rsidRDefault="007A1F44">
            <w:pPr>
              <w:pStyle w:val="TableEntry"/>
              <w:rPr>
                <w:noProof w:val="0"/>
              </w:rPr>
            </w:pPr>
            <w:r w:rsidRPr="00977EA3">
              <w:rPr>
                <w:noProof w:val="0"/>
              </w:rPr>
              <w:t>[0..*]</w:t>
            </w:r>
          </w:p>
        </w:tc>
        <w:tc>
          <w:tcPr>
            <w:tcW w:w="810" w:type="dxa"/>
          </w:tcPr>
          <w:p w14:paraId="034289CB" w14:textId="77777777" w:rsidR="007A1F44" w:rsidRPr="00977EA3" w:rsidRDefault="007A1F44" w:rsidP="00A53067">
            <w:pPr>
              <w:pStyle w:val="TableEntry"/>
              <w:rPr>
                <w:noProof w:val="0"/>
              </w:rPr>
            </w:pPr>
          </w:p>
        </w:tc>
        <w:tc>
          <w:tcPr>
            <w:tcW w:w="1170" w:type="dxa"/>
          </w:tcPr>
          <w:p w14:paraId="2AACDE74" w14:textId="77777777" w:rsidR="007A1F44" w:rsidRPr="00977EA3" w:rsidRDefault="007A1F44">
            <w:pPr>
              <w:pStyle w:val="TableEntry"/>
              <w:rPr>
                <w:noProof w:val="0"/>
              </w:rPr>
            </w:pPr>
            <w:r w:rsidRPr="00977EA3">
              <w:rPr>
                <w:noProof w:val="0"/>
              </w:rPr>
              <w:t>01510</w:t>
            </w:r>
          </w:p>
        </w:tc>
        <w:tc>
          <w:tcPr>
            <w:tcW w:w="2646" w:type="dxa"/>
          </w:tcPr>
          <w:p w14:paraId="44DEDA57" w14:textId="77777777" w:rsidR="007A1F44" w:rsidRPr="00977EA3" w:rsidRDefault="007A1F44">
            <w:pPr>
              <w:pStyle w:val="TableEntry"/>
              <w:rPr>
                <w:noProof w:val="0"/>
              </w:rPr>
            </w:pPr>
            <w:r w:rsidRPr="00977EA3">
              <w:rPr>
                <w:noProof w:val="0"/>
              </w:rPr>
              <w:t>Provider Type</w:t>
            </w:r>
          </w:p>
        </w:tc>
      </w:tr>
      <w:tr w:rsidR="007A1F44" w:rsidRPr="00977EA3" w14:paraId="28B7FB1D" w14:textId="77777777" w:rsidTr="00D372D5">
        <w:tc>
          <w:tcPr>
            <w:tcW w:w="810" w:type="dxa"/>
          </w:tcPr>
          <w:p w14:paraId="0A539167" w14:textId="77777777" w:rsidR="007A1F44" w:rsidRPr="00977EA3" w:rsidRDefault="007A1F44">
            <w:pPr>
              <w:pStyle w:val="TableEntry"/>
              <w:rPr>
                <w:noProof w:val="0"/>
              </w:rPr>
            </w:pPr>
            <w:r w:rsidRPr="00977EA3">
              <w:rPr>
                <w:noProof w:val="0"/>
              </w:rPr>
              <w:t>10</w:t>
            </w:r>
          </w:p>
        </w:tc>
        <w:tc>
          <w:tcPr>
            <w:tcW w:w="810" w:type="dxa"/>
          </w:tcPr>
          <w:p w14:paraId="42FDC541" w14:textId="77777777" w:rsidR="007A1F44" w:rsidRPr="00977EA3" w:rsidRDefault="007A1F44">
            <w:pPr>
              <w:pStyle w:val="TableEntry"/>
              <w:rPr>
                <w:noProof w:val="0"/>
              </w:rPr>
            </w:pPr>
            <w:r w:rsidRPr="00977EA3">
              <w:rPr>
                <w:noProof w:val="0"/>
              </w:rPr>
              <w:t>250</w:t>
            </w:r>
          </w:p>
        </w:tc>
        <w:tc>
          <w:tcPr>
            <w:tcW w:w="810" w:type="dxa"/>
          </w:tcPr>
          <w:p w14:paraId="1C85283B" w14:textId="77777777" w:rsidR="007A1F44" w:rsidRPr="00977EA3" w:rsidRDefault="007A1F44">
            <w:pPr>
              <w:pStyle w:val="TableEntry"/>
              <w:rPr>
                <w:noProof w:val="0"/>
              </w:rPr>
            </w:pPr>
            <w:r w:rsidRPr="00977EA3">
              <w:rPr>
                <w:noProof w:val="0"/>
              </w:rPr>
              <w:t>CE</w:t>
            </w:r>
          </w:p>
        </w:tc>
        <w:tc>
          <w:tcPr>
            <w:tcW w:w="1080" w:type="dxa"/>
          </w:tcPr>
          <w:p w14:paraId="3B651C33" w14:textId="77777777" w:rsidR="007A1F44" w:rsidRPr="00977EA3" w:rsidRDefault="007A1F44">
            <w:pPr>
              <w:pStyle w:val="TableEntry"/>
              <w:rPr>
                <w:noProof w:val="0"/>
              </w:rPr>
            </w:pPr>
            <w:r w:rsidRPr="00977EA3">
              <w:rPr>
                <w:noProof w:val="0"/>
              </w:rPr>
              <w:t>O</w:t>
            </w:r>
          </w:p>
        </w:tc>
        <w:tc>
          <w:tcPr>
            <w:tcW w:w="990" w:type="dxa"/>
          </w:tcPr>
          <w:p w14:paraId="30F7B648" w14:textId="77777777" w:rsidR="007A1F44" w:rsidRPr="00977EA3" w:rsidRDefault="007A1F44">
            <w:pPr>
              <w:pStyle w:val="TableEntry"/>
              <w:rPr>
                <w:noProof w:val="0"/>
              </w:rPr>
            </w:pPr>
            <w:r w:rsidRPr="00977EA3">
              <w:rPr>
                <w:noProof w:val="0"/>
              </w:rPr>
              <w:t>[0..1]</w:t>
            </w:r>
          </w:p>
        </w:tc>
        <w:tc>
          <w:tcPr>
            <w:tcW w:w="810" w:type="dxa"/>
          </w:tcPr>
          <w:p w14:paraId="2A18B542" w14:textId="77777777" w:rsidR="007A1F44" w:rsidRPr="00977EA3" w:rsidRDefault="007A1F44" w:rsidP="00A53067">
            <w:pPr>
              <w:pStyle w:val="TableEntry"/>
              <w:rPr>
                <w:noProof w:val="0"/>
              </w:rPr>
            </w:pPr>
            <w:r w:rsidRPr="00977EA3">
              <w:rPr>
                <w:noProof w:val="0"/>
              </w:rPr>
              <w:t>0406</w:t>
            </w:r>
          </w:p>
        </w:tc>
        <w:tc>
          <w:tcPr>
            <w:tcW w:w="1170" w:type="dxa"/>
          </w:tcPr>
          <w:p w14:paraId="10EE7B4C" w14:textId="77777777" w:rsidR="007A1F44" w:rsidRPr="00977EA3" w:rsidRDefault="007A1F44">
            <w:pPr>
              <w:pStyle w:val="TableEntry"/>
              <w:rPr>
                <w:noProof w:val="0"/>
              </w:rPr>
            </w:pPr>
            <w:r w:rsidRPr="00977EA3">
              <w:rPr>
                <w:noProof w:val="0"/>
              </w:rPr>
              <w:t>01461</w:t>
            </w:r>
          </w:p>
        </w:tc>
        <w:tc>
          <w:tcPr>
            <w:tcW w:w="2646" w:type="dxa"/>
          </w:tcPr>
          <w:p w14:paraId="27FCCFAD" w14:textId="77777777" w:rsidR="007A1F44" w:rsidRPr="00977EA3" w:rsidRDefault="007A1F44">
            <w:pPr>
              <w:pStyle w:val="TableEntry"/>
              <w:rPr>
                <w:noProof w:val="0"/>
              </w:rPr>
            </w:pPr>
            <w:r w:rsidRPr="00977EA3">
              <w:rPr>
                <w:noProof w:val="0"/>
              </w:rPr>
              <w:t>Organization Unit Type</w:t>
            </w:r>
          </w:p>
        </w:tc>
      </w:tr>
      <w:tr w:rsidR="007A1F44" w:rsidRPr="00977EA3" w14:paraId="15A6A6BE" w14:textId="77777777" w:rsidTr="00D372D5">
        <w:tc>
          <w:tcPr>
            <w:tcW w:w="810" w:type="dxa"/>
          </w:tcPr>
          <w:p w14:paraId="35294427" w14:textId="77777777" w:rsidR="007A1F44" w:rsidRPr="00977EA3" w:rsidRDefault="007A1F44">
            <w:pPr>
              <w:pStyle w:val="TableEntry"/>
              <w:rPr>
                <w:noProof w:val="0"/>
              </w:rPr>
            </w:pPr>
            <w:r w:rsidRPr="00977EA3">
              <w:rPr>
                <w:noProof w:val="0"/>
              </w:rPr>
              <w:t>11</w:t>
            </w:r>
          </w:p>
        </w:tc>
        <w:tc>
          <w:tcPr>
            <w:tcW w:w="810" w:type="dxa"/>
          </w:tcPr>
          <w:p w14:paraId="0B2863FD" w14:textId="77777777" w:rsidR="007A1F44" w:rsidRPr="00977EA3" w:rsidRDefault="007A1F44">
            <w:pPr>
              <w:pStyle w:val="TableEntry"/>
              <w:rPr>
                <w:noProof w:val="0"/>
              </w:rPr>
            </w:pPr>
            <w:r w:rsidRPr="00977EA3">
              <w:rPr>
                <w:noProof w:val="0"/>
              </w:rPr>
              <w:t>250</w:t>
            </w:r>
          </w:p>
        </w:tc>
        <w:tc>
          <w:tcPr>
            <w:tcW w:w="810" w:type="dxa"/>
          </w:tcPr>
          <w:p w14:paraId="27908FE4" w14:textId="77777777" w:rsidR="007A1F44" w:rsidRPr="00977EA3" w:rsidRDefault="007A1F44">
            <w:pPr>
              <w:pStyle w:val="TableEntry"/>
              <w:rPr>
                <w:noProof w:val="0"/>
              </w:rPr>
            </w:pPr>
            <w:r w:rsidRPr="00977EA3">
              <w:rPr>
                <w:noProof w:val="0"/>
              </w:rPr>
              <w:t>XAD</w:t>
            </w:r>
          </w:p>
        </w:tc>
        <w:tc>
          <w:tcPr>
            <w:tcW w:w="1080" w:type="dxa"/>
          </w:tcPr>
          <w:p w14:paraId="6FECF365" w14:textId="77777777" w:rsidR="007A1F44" w:rsidRPr="00977EA3" w:rsidRDefault="007A1F44">
            <w:pPr>
              <w:pStyle w:val="TableEntry"/>
              <w:rPr>
                <w:noProof w:val="0"/>
              </w:rPr>
            </w:pPr>
            <w:r w:rsidRPr="00977EA3">
              <w:rPr>
                <w:noProof w:val="0"/>
              </w:rPr>
              <w:t>O</w:t>
            </w:r>
          </w:p>
        </w:tc>
        <w:tc>
          <w:tcPr>
            <w:tcW w:w="990" w:type="dxa"/>
          </w:tcPr>
          <w:p w14:paraId="70425429" w14:textId="77777777" w:rsidR="007A1F44" w:rsidRPr="00977EA3" w:rsidRDefault="007A1F44">
            <w:pPr>
              <w:pStyle w:val="TableEntry"/>
              <w:rPr>
                <w:noProof w:val="0"/>
              </w:rPr>
            </w:pPr>
            <w:r w:rsidRPr="00977EA3">
              <w:rPr>
                <w:noProof w:val="0"/>
              </w:rPr>
              <w:t>[0..*]</w:t>
            </w:r>
          </w:p>
        </w:tc>
        <w:tc>
          <w:tcPr>
            <w:tcW w:w="810" w:type="dxa"/>
          </w:tcPr>
          <w:p w14:paraId="3BA3AD71" w14:textId="77777777" w:rsidR="007A1F44" w:rsidRPr="00977EA3" w:rsidRDefault="007A1F44" w:rsidP="00A53067">
            <w:pPr>
              <w:pStyle w:val="TableEntry"/>
              <w:rPr>
                <w:noProof w:val="0"/>
              </w:rPr>
            </w:pPr>
          </w:p>
        </w:tc>
        <w:tc>
          <w:tcPr>
            <w:tcW w:w="1170" w:type="dxa"/>
          </w:tcPr>
          <w:p w14:paraId="1141AE55" w14:textId="77777777" w:rsidR="007A1F44" w:rsidRPr="00977EA3" w:rsidRDefault="007A1F44">
            <w:pPr>
              <w:pStyle w:val="TableEntry"/>
              <w:rPr>
                <w:noProof w:val="0"/>
              </w:rPr>
            </w:pPr>
            <w:r w:rsidRPr="00977EA3">
              <w:rPr>
                <w:noProof w:val="0"/>
              </w:rPr>
              <w:t>00679</w:t>
            </w:r>
          </w:p>
        </w:tc>
        <w:tc>
          <w:tcPr>
            <w:tcW w:w="2646" w:type="dxa"/>
          </w:tcPr>
          <w:p w14:paraId="1FC9A409" w14:textId="77777777" w:rsidR="007A1F44" w:rsidRPr="00977EA3" w:rsidRDefault="007A1F44">
            <w:pPr>
              <w:pStyle w:val="TableEntry"/>
              <w:rPr>
                <w:noProof w:val="0"/>
              </w:rPr>
            </w:pPr>
            <w:r w:rsidRPr="00977EA3">
              <w:rPr>
                <w:noProof w:val="0"/>
              </w:rPr>
              <w:t>Office/Home Address/Birthplace</w:t>
            </w:r>
          </w:p>
        </w:tc>
      </w:tr>
      <w:tr w:rsidR="007A1F44" w:rsidRPr="00977EA3" w14:paraId="6311200B" w14:textId="77777777" w:rsidTr="00D372D5">
        <w:tc>
          <w:tcPr>
            <w:tcW w:w="810" w:type="dxa"/>
          </w:tcPr>
          <w:p w14:paraId="355786B7" w14:textId="77777777" w:rsidR="007A1F44" w:rsidRPr="00977EA3" w:rsidRDefault="007A1F44">
            <w:pPr>
              <w:pStyle w:val="TableEntry"/>
              <w:rPr>
                <w:noProof w:val="0"/>
              </w:rPr>
            </w:pPr>
            <w:r w:rsidRPr="00977EA3">
              <w:rPr>
                <w:noProof w:val="0"/>
              </w:rPr>
              <w:t>12</w:t>
            </w:r>
          </w:p>
        </w:tc>
        <w:tc>
          <w:tcPr>
            <w:tcW w:w="810" w:type="dxa"/>
          </w:tcPr>
          <w:p w14:paraId="79D7DD17" w14:textId="77777777" w:rsidR="007A1F44" w:rsidRPr="00977EA3" w:rsidRDefault="007A1F44">
            <w:pPr>
              <w:pStyle w:val="TableEntry"/>
              <w:rPr>
                <w:noProof w:val="0"/>
              </w:rPr>
            </w:pPr>
            <w:r w:rsidRPr="00977EA3">
              <w:rPr>
                <w:noProof w:val="0"/>
              </w:rPr>
              <w:t>250</w:t>
            </w:r>
          </w:p>
        </w:tc>
        <w:tc>
          <w:tcPr>
            <w:tcW w:w="810" w:type="dxa"/>
          </w:tcPr>
          <w:p w14:paraId="6949A78D" w14:textId="77777777" w:rsidR="007A1F44" w:rsidRPr="00977EA3" w:rsidRDefault="007A1F44">
            <w:pPr>
              <w:pStyle w:val="TableEntry"/>
              <w:rPr>
                <w:noProof w:val="0"/>
              </w:rPr>
            </w:pPr>
            <w:r w:rsidRPr="00977EA3">
              <w:rPr>
                <w:noProof w:val="0"/>
              </w:rPr>
              <w:t>XTN</w:t>
            </w:r>
          </w:p>
        </w:tc>
        <w:tc>
          <w:tcPr>
            <w:tcW w:w="1080" w:type="dxa"/>
          </w:tcPr>
          <w:p w14:paraId="49ADB127" w14:textId="77777777" w:rsidR="007A1F44" w:rsidRPr="00977EA3" w:rsidRDefault="007A1F44">
            <w:pPr>
              <w:pStyle w:val="TableEntry"/>
              <w:rPr>
                <w:noProof w:val="0"/>
              </w:rPr>
            </w:pPr>
            <w:r w:rsidRPr="00977EA3">
              <w:rPr>
                <w:noProof w:val="0"/>
              </w:rPr>
              <w:t>O</w:t>
            </w:r>
          </w:p>
        </w:tc>
        <w:tc>
          <w:tcPr>
            <w:tcW w:w="990" w:type="dxa"/>
          </w:tcPr>
          <w:p w14:paraId="2771F259" w14:textId="77777777" w:rsidR="007A1F44" w:rsidRPr="00977EA3" w:rsidRDefault="007A1F44">
            <w:pPr>
              <w:pStyle w:val="TableEntry"/>
              <w:rPr>
                <w:noProof w:val="0"/>
              </w:rPr>
            </w:pPr>
            <w:r w:rsidRPr="00977EA3">
              <w:rPr>
                <w:noProof w:val="0"/>
              </w:rPr>
              <w:t>[0..*]</w:t>
            </w:r>
          </w:p>
        </w:tc>
        <w:tc>
          <w:tcPr>
            <w:tcW w:w="810" w:type="dxa"/>
          </w:tcPr>
          <w:p w14:paraId="596AF741" w14:textId="77777777" w:rsidR="007A1F44" w:rsidRPr="00977EA3" w:rsidRDefault="007A1F44" w:rsidP="00A53067">
            <w:pPr>
              <w:pStyle w:val="TableEntry"/>
              <w:rPr>
                <w:noProof w:val="0"/>
              </w:rPr>
            </w:pPr>
          </w:p>
        </w:tc>
        <w:tc>
          <w:tcPr>
            <w:tcW w:w="1170" w:type="dxa"/>
          </w:tcPr>
          <w:p w14:paraId="779C57EB" w14:textId="77777777" w:rsidR="007A1F44" w:rsidRPr="00977EA3" w:rsidRDefault="007A1F44">
            <w:pPr>
              <w:pStyle w:val="TableEntry"/>
              <w:rPr>
                <w:noProof w:val="0"/>
              </w:rPr>
            </w:pPr>
            <w:r w:rsidRPr="00977EA3">
              <w:rPr>
                <w:noProof w:val="0"/>
              </w:rPr>
              <w:t>00678</w:t>
            </w:r>
          </w:p>
        </w:tc>
        <w:tc>
          <w:tcPr>
            <w:tcW w:w="2646" w:type="dxa"/>
          </w:tcPr>
          <w:p w14:paraId="43E5D45F" w14:textId="77777777" w:rsidR="007A1F44" w:rsidRPr="00977EA3" w:rsidRDefault="007A1F44">
            <w:pPr>
              <w:pStyle w:val="TableEntry"/>
              <w:rPr>
                <w:noProof w:val="0"/>
              </w:rPr>
            </w:pPr>
            <w:r w:rsidRPr="00977EA3">
              <w:rPr>
                <w:noProof w:val="0"/>
              </w:rPr>
              <w:t xml:space="preserve">Phone </w:t>
            </w:r>
          </w:p>
        </w:tc>
      </w:tr>
    </w:tbl>
    <w:p w14:paraId="2307368A" w14:textId="77777777" w:rsidR="007A1F44" w:rsidRPr="00977EA3" w:rsidRDefault="007A1F44" w:rsidP="00CF2883">
      <w:pPr>
        <w:pStyle w:val="Corpotesto"/>
      </w:pPr>
    </w:p>
    <w:p w14:paraId="66C41F3A" w14:textId="46029824" w:rsidR="007A1F44" w:rsidRPr="00977EA3" w:rsidRDefault="007A1F44">
      <w:r w:rsidRPr="00977EA3">
        <w:rPr>
          <w:b/>
          <w:bCs/>
        </w:rPr>
        <w:t>ROL-1 – Role Instance ID (EI)</w:t>
      </w:r>
      <w:r w:rsidRPr="00977EA3">
        <w:t>, optional. This field is in fact optional in the context of ADT messages.</w:t>
      </w:r>
    </w:p>
    <w:p w14:paraId="0CEEDEC6" w14:textId="77777777" w:rsidR="007A1F44" w:rsidRPr="00977EA3" w:rsidRDefault="007A1F44">
      <w:r w:rsidRPr="00977EA3">
        <w:rPr>
          <w:b/>
          <w:bCs/>
        </w:rPr>
        <w:t>ROL-2 – Action Code (ID)</w:t>
      </w:r>
      <w:r w:rsidRPr="00977EA3">
        <w:t>, required</w:t>
      </w:r>
    </w:p>
    <w:p w14:paraId="65134F36" w14:textId="6F5D1184" w:rsidR="007A1F44" w:rsidRPr="00977EA3" w:rsidRDefault="007A1F44" w:rsidP="003462A5">
      <w:r w:rsidRPr="00977EA3">
        <w:rPr>
          <w:b/>
          <w:bCs/>
        </w:rPr>
        <w:t>ROL-3 – Role-ROL (CE)</w:t>
      </w:r>
      <w:r w:rsidRPr="00977EA3">
        <w:t xml:space="preserve">, required. This field defines the functional involvement of the person. Values are given in </w:t>
      </w:r>
      <w:r w:rsidRPr="00977EA3">
        <w:rPr>
          <w:i/>
          <w:iCs/>
        </w:rPr>
        <w:t>User-defined Table 0443</w:t>
      </w:r>
      <w:r w:rsidRPr="00977EA3">
        <w:t>:</w:t>
      </w:r>
    </w:p>
    <w:p w14:paraId="30D2C6C6" w14:textId="77777777" w:rsidR="007A1F44" w:rsidRPr="00977EA3" w:rsidRDefault="007A1F44">
      <w:pPr>
        <w:pStyle w:val="TableTitle"/>
        <w:rPr>
          <w:noProof w:val="0"/>
        </w:rPr>
      </w:pPr>
      <w:r w:rsidRPr="00977EA3">
        <w:rPr>
          <w:noProof w:val="0"/>
        </w:rPr>
        <w:t>User-defined Table 0443: Provider role</w:t>
      </w:r>
      <w:r w:rsidR="007F429B" w:rsidRPr="00977EA3">
        <w:rPr>
          <w:noProof w:val="0"/>
        </w:rPr>
        <w:fldChar w:fldCharType="begin"/>
      </w:r>
      <w:r w:rsidRPr="00977EA3">
        <w:rPr>
          <w:noProof w:val="0"/>
        </w:rPr>
        <w:instrText>xe "User-defined Table 0443 - Provider role"</w:instrText>
      </w:r>
      <w:r w:rsidR="007F429B" w:rsidRPr="00977EA3">
        <w:rPr>
          <w:noProof w:val="0"/>
        </w:rPr>
        <w:fldChar w:fldCharType="end"/>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3241"/>
      </w:tblGrid>
      <w:tr w:rsidR="007A1F44" w:rsidRPr="00977EA3" w14:paraId="5958F45E" w14:textId="77777777" w:rsidTr="00CF2883">
        <w:trPr>
          <w:cantSplit/>
          <w:tblHeader/>
        </w:trPr>
        <w:tc>
          <w:tcPr>
            <w:tcW w:w="2340" w:type="dxa"/>
            <w:shd w:val="clear" w:color="auto" w:fill="D9D9D9"/>
          </w:tcPr>
          <w:p w14:paraId="212072F2" w14:textId="77777777" w:rsidR="007A1F44" w:rsidRPr="00977EA3" w:rsidRDefault="007A1F44" w:rsidP="00A063AC">
            <w:pPr>
              <w:pStyle w:val="TableEntryHeader"/>
              <w:rPr>
                <w:noProof w:val="0"/>
              </w:rPr>
            </w:pPr>
            <w:r w:rsidRPr="00977EA3">
              <w:rPr>
                <w:noProof w:val="0"/>
              </w:rPr>
              <w:t>Value</w:t>
            </w:r>
          </w:p>
        </w:tc>
        <w:tc>
          <w:tcPr>
            <w:tcW w:w="2700" w:type="dxa"/>
            <w:shd w:val="clear" w:color="auto" w:fill="D9D9D9"/>
          </w:tcPr>
          <w:p w14:paraId="74E67FA8" w14:textId="77777777" w:rsidR="007A1F44" w:rsidRPr="00977EA3" w:rsidRDefault="007A1F44" w:rsidP="00A53067">
            <w:pPr>
              <w:pStyle w:val="TableEntryHeader"/>
              <w:rPr>
                <w:noProof w:val="0"/>
              </w:rPr>
            </w:pPr>
            <w:r w:rsidRPr="00977EA3">
              <w:rPr>
                <w:noProof w:val="0"/>
              </w:rPr>
              <w:t>Description</w:t>
            </w:r>
          </w:p>
        </w:tc>
        <w:tc>
          <w:tcPr>
            <w:tcW w:w="3241" w:type="dxa"/>
            <w:shd w:val="clear" w:color="auto" w:fill="D9D9D9"/>
          </w:tcPr>
          <w:p w14:paraId="49BC56C1" w14:textId="77777777" w:rsidR="007A1F44" w:rsidRPr="00977EA3" w:rsidRDefault="007A1F44" w:rsidP="00A53067">
            <w:pPr>
              <w:pStyle w:val="TableEntryHeader"/>
              <w:rPr>
                <w:noProof w:val="0"/>
              </w:rPr>
            </w:pPr>
            <w:r w:rsidRPr="00977EA3">
              <w:rPr>
                <w:noProof w:val="0"/>
              </w:rPr>
              <w:t>Used with</w:t>
            </w:r>
          </w:p>
        </w:tc>
      </w:tr>
      <w:tr w:rsidR="007A1F44" w:rsidRPr="00977EA3" w14:paraId="5868B826" w14:textId="77777777" w:rsidTr="00CF2883">
        <w:tc>
          <w:tcPr>
            <w:tcW w:w="2340" w:type="dxa"/>
          </w:tcPr>
          <w:p w14:paraId="44A39436" w14:textId="77777777" w:rsidR="007A1F44" w:rsidRPr="00977EA3" w:rsidRDefault="007A1F44">
            <w:pPr>
              <w:pStyle w:val="TableEntry"/>
              <w:rPr>
                <w:noProof w:val="0"/>
              </w:rPr>
            </w:pPr>
            <w:r w:rsidRPr="00977EA3">
              <w:rPr>
                <w:noProof w:val="0"/>
              </w:rPr>
              <w:t>AD</w:t>
            </w:r>
          </w:p>
        </w:tc>
        <w:tc>
          <w:tcPr>
            <w:tcW w:w="2700" w:type="dxa"/>
          </w:tcPr>
          <w:p w14:paraId="5279C231" w14:textId="77777777" w:rsidR="007A1F44" w:rsidRPr="00977EA3" w:rsidRDefault="007A1F44">
            <w:pPr>
              <w:pStyle w:val="TableEntry"/>
              <w:rPr>
                <w:noProof w:val="0"/>
              </w:rPr>
            </w:pPr>
            <w:r w:rsidRPr="00977EA3">
              <w:rPr>
                <w:noProof w:val="0"/>
              </w:rPr>
              <w:t>Admitting</w:t>
            </w:r>
          </w:p>
        </w:tc>
        <w:tc>
          <w:tcPr>
            <w:tcW w:w="3241" w:type="dxa"/>
          </w:tcPr>
          <w:p w14:paraId="241BC531" w14:textId="77777777" w:rsidR="007A1F44" w:rsidRPr="00977EA3" w:rsidRDefault="007A1F44">
            <w:pPr>
              <w:pStyle w:val="TableEntry"/>
              <w:rPr>
                <w:noProof w:val="0"/>
              </w:rPr>
            </w:pPr>
            <w:r w:rsidRPr="00977EA3">
              <w:rPr>
                <w:noProof w:val="0"/>
              </w:rPr>
              <w:t>PV1-17 Admitting doctor</w:t>
            </w:r>
          </w:p>
        </w:tc>
      </w:tr>
      <w:tr w:rsidR="007A1F44" w:rsidRPr="00977EA3" w14:paraId="5AB56AEE" w14:textId="77777777" w:rsidTr="00CF2883">
        <w:tc>
          <w:tcPr>
            <w:tcW w:w="2340" w:type="dxa"/>
          </w:tcPr>
          <w:p w14:paraId="446D715B" w14:textId="77777777" w:rsidR="007A1F44" w:rsidRPr="00977EA3" w:rsidRDefault="007A1F44">
            <w:pPr>
              <w:pStyle w:val="TableEntry"/>
              <w:rPr>
                <w:noProof w:val="0"/>
              </w:rPr>
            </w:pPr>
            <w:r w:rsidRPr="00977EA3">
              <w:rPr>
                <w:noProof w:val="0"/>
              </w:rPr>
              <w:t>AT</w:t>
            </w:r>
          </w:p>
        </w:tc>
        <w:tc>
          <w:tcPr>
            <w:tcW w:w="2700" w:type="dxa"/>
          </w:tcPr>
          <w:p w14:paraId="35A28AF3" w14:textId="77777777" w:rsidR="007A1F44" w:rsidRPr="00977EA3" w:rsidRDefault="007A1F44">
            <w:pPr>
              <w:pStyle w:val="TableEntry"/>
              <w:rPr>
                <w:noProof w:val="0"/>
              </w:rPr>
            </w:pPr>
            <w:r w:rsidRPr="00977EA3">
              <w:rPr>
                <w:noProof w:val="0"/>
              </w:rPr>
              <w:t>Attending</w:t>
            </w:r>
          </w:p>
        </w:tc>
        <w:tc>
          <w:tcPr>
            <w:tcW w:w="3241" w:type="dxa"/>
          </w:tcPr>
          <w:p w14:paraId="37B94C6B" w14:textId="77777777" w:rsidR="007A1F44" w:rsidRPr="00977EA3" w:rsidRDefault="007A1F44">
            <w:pPr>
              <w:pStyle w:val="TableEntry"/>
              <w:rPr>
                <w:noProof w:val="0"/>
              </w:rPr>
            </w:pPr>
            <w:r w:rsidRPr="00977EA3">
              <w:rPr>
                <w:noProof w:val="0"/>
              </w:rPr>
              <w:t>PV1-7 Attending doctor</w:t>
            </w:r>
          </w:p>
        </w:tc>
      </w:tr>
      <w:tr w:rsidR="007A1F44" w:rsidRPr="00977EA3" w14:paraId="2060C1D1" w14:textId="77777777" w:rsidTr="00CF2883">
        <w:tc>
          <w:tcPr>
            <w:tcW w:w="2340" w:type="dxa"/>
          </w:tcPr>
          <w:p w14:paraId="7CD3FFED" w14:textId="77777777" w:rsidR="007A1F44" w:rsidRPr="00977EA3" w:rsidRDefault="007A1F44">
            <w:pPr>
              <w:pStyle w:val="TableEntry"/>
              <w:rPr>
                <w:noProof w:val="0"/>
              </w:rPr>
            </w:pPr>
            <w:r w:rsidRPr="00977EA3">
              <w:rPr>
                <w:noProof w:val="0"/>
              </w:rPr>
              <w:t>CP</w:t>
            </w:r>
          </w:p>
        </w:tc>
        <w:tc>
          <w:tcPr>
            <w:tcW w:w="2700" w:type="dxa"/>
          </w:tcPr>
          <w:p w14:paraId="6C0E34A3" w14:textId="77777777" w:rsidR="007A1F44" w:rsidRPr="00977EA3" w:rsidRDefault="007A1F44">
            <w:pPr>
              <w:pStyle w:val="TableEntry"/>
              <w:rPr>
                <w:noProof w:val="0"/>
              </w:rPr>
            </w:pPr>
            <w:r w:rsidRPr="00977EA3">
              <w:rPr>
                <w:noProof w:val="0"/>
              </w:rPr>
              <w:t>Consulting Provider</w:t>
            </w:r>
          </w:p>
        </w:tc>
        <w:tc>
          <w:tcPr>
            <w:tcW w:w="3241" w:type="dxa"/>
          </w:tcPr>
          <w:p w14:paraId="78062FB2" w14:textId="77777777" w:rsidR="007A1F44" w:rsidRPr="00977EA3" w:rsidRDefault="007A1F44">
            <w:pPr>
              <w:pStyle w:val="TableEntry"/>
              <w:rPr>
                <w:noProof w:val="0"/>
              </w:rPr>
            </w:pPr>
          </w:p>
        </w:tc>
      </w:tr>
      <w:tr w:rsidR="007A1F44" w:rsidRPr="00977EA3" w14:paraId="66E574BC" w14:textId="77777777" w:rsidTr="00CF2883">
        <w:tc>
          <w:tcPr>
            <w:tcW w:w="2340" w:type="dxa"/>
          </w:tcPr>
          <w:p w14:paraId="3AF83609" w14:textId="77777777" w:rsidR="007A1F44" w:rsidRPr="00977EA3" w:rsidRDefault="007A1F44">
            <w:pPr>
              <w:pStyle w:val="TableEntry"/>
              <w:rPr>
                <w:noProof w:val="0"/>
              </w:rPr>
            </w:pPr>
            <w:r w:rsidRPr="00977EA3">
              <w:rPr>
                <w:noProof w:val="0"/>
              </w:rPr>
              <w:t>FHCP</w:t>
            </w:r>
          </w:p>
        </w:tc>
        <w:tc>
          <w:tcPr>
            <w:tcW w:w="2700" w:type="dxa"/>
          </w:tcPr>
          <w:p w14:paraId="5F3DB934" w14:textId="77777777" w:rsidR="007A1F44" w:rsidRPr="00977EA3" w:rsidRDefault="007A1F44">
            <w:pPr>
              <w:pStyle w:val="TableEntry"/>
              <w:rPr>
                <w:noProof w:val="0"/>
              </w:rPr>
            </w:pPr>
            <w:r w:rsidRPr="00977EA3">
              <w:rPr>
                <w:noProof w:val="0"/>
              </w:rPr>
              <w:t>Family Health Care Professional</w:t>
            </w:r>
          </w:p>
        </w:tc>
        <w:tc>
          <w:tcPr>
            <w:tcW w:w="3241" w:type="dxa"/>
          </w:tcPr>
          <w:p w14:paraId="5DF6FA19" w14:textId="77777777" w:rsidR="007A1F44" w:rsidRPr="00977EA3" w:rsidRDefault="007A1F44">
            <w:pPr>
              <w:pStyle w:val="TableEntry"/>
              <w:rPr>
                <w:noProof w:val="0"/>
              </w:rPr>
            </w:pPr>
          </w:p>
        </w:tc>
      </w:tr>
      <w:tr w:rsidR="007A1F44" w:rsidRPr="00977EA3" w14:paraId="4773C2B5" w14:textId="77777777" w:rsidTr="00CF2883">
        <w:tc>
          <w:tcPr>
            <w:tcW w:w="2340" w:type="dxa"/>
          </w:tcPr>
          <w:p w14:paraId="0BBC4078" w14:textId="77777777" w:rsidR="007A1F44" w:rsidRPr="00977EA3" w:rsidRDefault="007A1F44">
            <w:pPr>
              <w:pStyle w:val="TableEntry"/>
              <w:rPr>
                <w:noProof w:val="0"/>
              </w:rPr>
            </w:pPr>
            <w:r w:rsidRPr="00977EA3">
              <w:rPr>
                <w:noProof w:val="0"/>
              </w:rPr>
              <w:t>PP</w:t>
            </w:r>
          </w:p>
        </w:tc>
        <w:tc>
          <w:tcPr>
            <w:tcW w:w="2700" w:type="dxa"/>
          </w:tcPr>
          <w:p w14:paraId="5001EBD9" w14:textId="77777777" w:rsidR="007A1F44" w:rsidRPr="00977EA3" w:rsidRDefault="007A1F44">
            <w:pPr>
              <w:pStyle w:val="TableEntry"/>
              <w:rPr>
                <w:noProof w:val="0"/>
              </w:rPr>
            </w:pPr>
            <w:r w:rsidRPr="00977EA3">
              <w:rPr>
                <w:noProof w:val="0"/>
              </w:rPr>
              <w:t>Primary Care Provider</w:t>
            </w:r>
          </w:p>
        </w:tc>
        <w:tc>
          <w:tcPr>
            <w:tcW w:w="3241" w:type="dxa"/>
          </w:tcPr>
          <w:p w14:paraId="74C1BCC5" w14:textId="77777777" w:rsidR="007A1F44" w:rsidRPr="00977EA3" w:rsidRDefault="007A1F44">
            <w:pPr>
              <w:pStyle w:val="TableEntry"/>
              <w:rPr>
                <w:noProof w:val="0"/>
              </w:rPr>
            </w:pPr>
          </w:p>
        </w:tc>
      </w:tr>
      <w:tr w:rsidR="007A1F44" w:rsidRPr="00977EA3" w14:paraId="74B85AC4" w14:textId="77777777" w:rsidTr="00CF2883">
        <w:tc>
          <w:tcPr>
            <w:tcW w:w="2340" w:type="dxa"/>
          </w:tcPr>
          <w:p w14:paraId="3F017E62" w14:textId="77777777" w:rsidR="007A1F44" w:rsidRPr="00977EA3" w:rsidRDefault="007A1F44">
            <w:pPr>
              <w:pStyle w:val="TableEntry"/>
              <w:rPr>
                <w:noProof w:val="0"/>
              </w:rPr>
            </w:pPr>
            <w:r w:rsidRPr="00977EA3">
              <w:rPr>
                <w:noProof w:val="0"/>
              </w:rPr>
              <w:t>RP</w:t>
            </w:r>
          </w:p>
        </w:tc>
        <w:tc>
          <w:tcPr>
            <w:tcW w:w="2700" w:type="dxa"/>
          </w:tcPr>
          <w:p w14:paraId="375A4D45" w14:textId="77777777" w:rsidR="007A1F44" w:rsidRPr="00977EA3" w:rsidRDefault="007A1F44">
            <w:pPr>
              <w:pStyle w:val="TableEntry"/>
              <w:rPr>
                <w:noProof w:val="0"/>
              </w:rPr>
            </w:pPr>
            <w:r w:rsidRPr="00977EA3">
              <w:rPr>
                <w:noProof w:val="0"/>
              </w:rPr>
              <w:t>Referring Provider</w:t>
            </w:r>
          </w:p>
        </w:tc>
        <w:tc>
          <w:tcPr>
            <w:tcW w:w="3241" w:type="dxa"/>
          </w:tcPr>
          <w:p w14:paraId="1E53177A" w14:textId="77777777" w:rsidR="007A1F44" w:rsidRPr="00977EA3" w:rsidRDefault="007A1F44">
            <w:pPr>
              <w:pStyle w:val="TableEntry"/>
              <w:rPr>
                <w:noProof w:val="0"/>
              </w:rPr>
            </w:pPr>
            <w:r w:rsidRPr="00977EA3">
              <w:rPr>
                <w:noProof w:val="0"/>
              </w:rPr>
              <w:t>PV1-8 Referring doctor</w:t>
            </w:r>
          </w:p>
        </w:tc>
      </w:tr>
      <w:tr w:rsidR="007A1F44" w:rsidRPr="00977EA3" w14:paraId="42D23FB1" w14:textId="77777777" w:rsidTr="00CF2883">
        <w:tc>
          <w:tcPr>
            <w:tcW w:w="2340" w:type="dxa"/>
          </w:tcPr>
          <w:p w14:paraId="5F7EFAED" w14:textId="77777777" w:rsidR="007A1F44" w:rsidRPr="00977EA3" w:rsidRDefault="007A1F44">
            <w:pPr>
              <w:pStyle w:val="TableEntry"/>
              <w:rPr>
                <w:noProof w:val="0"/>
              </w:rPr>
            </w:pPr>
            <w:r w:rsidRPr="00977EA3">
              <w:rPr>
                <w:noProof w:val="0"/>
              </w:rPr>
              <w:t>RT</w:t>
            </w:r>
          </w:p>
        </w:tc>
        <w:tc>
          <w:tcPr>
            <w:tcW w:w="2700" w:type="dxa"/>
          </w:tcPr>
          <w:p w14:paraId="256D3B54" w14:textId="77777777" w:rsidR="007A1F44" w:rsidRPr="00977EA3" w:rsidRDefault="007A1F44">
            <w:pPr>
              <w:pStyle w:val="TableEntry"/>
              <w:rPr>
                <w:noProof w:val="0"/>
              </w:rPr>
            </w:pPr>
            <w:r w:rsidRPr="00977EA3">
              <w:rPr>
                <w:noProof w:val="0"/>
              </w:rPr>
              <w:t>Referred to Provider</w:t>
            </w:r>
          </w:p>
        </w:tc>
        <w:tc>
          <w:tcPr>
            <w:tcW w:w="3241" w:type="dxa"/>
          </w:tcPr>
          <w:p w14:paraId="6A89C833" w14:textId="77777777" w:rsidR="007A1F44" w:rsidRPr="00977EA3" w:rsidRDefault="007A1F44">
            <w:pPr>
              <w:pStyle w:val="TableEntry"/>
              <w:rPr>
                <w:noProof w:val="0"/>
              </w:rPr>
            </w:pPr>
          </w:p>
        </w:tc>
      </w:tr>
    </w:tbl>
    <w:p w14:paraId="16E24A1C" w14:textId="77777777" w:rsidR="007A1F44" w:rsidRPr="00977EA3" w:rsidRDefault="007A1F44" w:rsidP="00CF2883">
      <w:pPr>
        <w:pStyle w:val="Corpotesto"/>
      </w:pPr>
    </w:p>
    <w:p w14:paraId="0241E1BA" w14:textId="77777777" w:rsidR="007A1F44" w:rsidRPr="00977EA3" w:rsidRDefault="007A1F44" w:rsidP="003462A5">
      <w:pPr>
        <w:pStyle w:val="Corpotesto"/>
      </w:pPr>
      <w:r w:rsidRPr="00977EA3">
        <w:rPr>
          <w:b/>
          <w:bCs/>
        </w:rPr>
        <w:t>ROL-4 – Role Person (XCN)</w:t>
      </w:r>
      <w:r w:rsidRPr="00977EA3">
        <w:t>, required. Identification of the person playing the role.</w:t>
      </w:r>
    </w:p>
    <w:p w14:paraId="347D4FF9"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31" w:name="_Toc174249108"/>
      <w:bookmarkStart w:id="232" w:name="_Toc398544143"/>
      <w:r w:rsidRPr="00977EA3">
        <w:rPr>
          <w:noProof w:val="0"/>
        </w:rPr>
        <w:t>OBX – Observation/Result segment</w:t>
      </w:r>
      <w:bookmarkEnd w:id="231"/>
      <w:bookmarkEnd w:id="232"/>
    </w:p>
    <w:p w14:paraId="4671CE2A" w14:textId="77777777" w:rsidR="007A1F44" w:rsidRPr="00977EA3" w:rsidRDefault="007A1F44" w:rsidP="00CA12D9">
      <w:pPr>
        <w:pStyle w:val="Corpotesto"/>
      </w:pPr>
      <w:r w:rsidRPr="00977EA3">
        <w:t>Standard Reference: HL7 Version 2.5, Chapter 7 (Section 7.4.2)</w:t>
      </w:r>
    </w:p>
    <w:p w14:paraId="4D3353EE" w14:textId="2E0525CE" w:rsidR="007A1F44" w:rsidRPr="00977EA3" w:rsidRDefault="007A1F44" w:rsidP="00CA12D9">
      <w:pPr>
        <w:pStyle w:val="Corpotesto"/>
      </w:pPr>
      <w:r w:rsidRPr="00977EA3">
        <w:t xml:space="preserve">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the OBX segment is primarily used to convey patient height and patient weight. For this reason, this segment is described in this section, although it always appears as optional 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w:t>
      </w:r>
    </w:p>
    <w:p w14:paraId="4527A18F" w14:textId="77777777" w:rsidR="007A1F44" w:rsidRPr="00977EA3" w:rsidRDefault="007A1F44">
      <w:pPr>
        <w:pStyle w:val="TableTitle"/>
        <w:rPr>
          <w:noProof w:val="0"/>
        </w:rPr>
      </w:pPr>
      <w:bookmarkStart w:id="233" w:name="_Ref51130724"/>
      <w:r w:rsidRPr="00977EA3">
        <w:rPr>
          <w:noProof w:val="0"/>
        </w:rPr>
        <w:t>Table 3.30-7: OBX Segment</w:t>
      </w:r>
      <w:bookmarkEnd w:id="233"/>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47"/>
        <w:gridCol w:w="867"/>
        <w:gridCol w:w="941"/>
        <w:gridCol w:w="857"/>
        <w:gridCol w:w="847"/>
        <w:gridCol w:w="930"/>
        <w:gridCol w:w="3007"/>
      </w:tblGrid>
      <w:tr w:rsidR="007A1F44" w:rsidRPr="00977EA3" w14:paraId="45A3F279" w14:textId="77777777">
        <w:trPr>
          <w:tblHeader/>
          <w:jc w:val="center"/>
        </w:trPr>
        <w:tc>
          <w:tcPr>
            <w:tcW w:w="0" w:type="auto"/>
            <w:shd w:val="clear" w:color="auto" w:fill="D9D9D9"/>
          </w:tcPr>
          <w:p w14:paraId="1C6DCB76" w14:textId="77777777" w:rsidR="007A1F44" w:rsidRPr="00977EA3" w:rsidRDefault="007A1F44" w:rsidP="00A063AC">
            <w:pPr>
              <w:pStyle w:val="TableEntryHeader"/>
              <w:rPr>
                <w:noProof w:val="0"/>
              </w:rPr>
            </w:pPr>
            <w:r w:rsidRPr="00977EA3">
              <w:rPr>
                <w:noProof w:val="0"/>
              </w:rPr>
              <w:t>SEQ</w:t>
            </w:r>
          </w:p>
        </w:tc>
        <w:tc>
          <w:tcPr>
            <w:tcW w:w="0" w:type="auto"/>
            <w:shd w:val="clear" w:color="auto" w:fill="D9D9D9"/>
          </w:tcPr>
          <w:p w14:paraId="3B231F8C" w14:textId="77777777" w:rsidR="007A1F44" w:rsidRPr="00977EA3" w:rsidRDefault="007A1F44" w:rsidP="00A53067">
            <w:pPr>
              <w:pStyle w:val="TableEntryHeader"/>
              <w:rPr>
                <w:noProof w:val="0"/>
              </w:rPr>
            </w:pPr>
            <w:r w:rsidRPr="00977EA3">
              <w:rPr>
                <w:noProof w:val="0"/>
              </w:rPr>
              <w:t>LEN</w:t>
            </w:r>
          </w:p>
        </w:tc>
        <w:tc>
          <w:tcPr>
            <w:tcW w:w="0" w:type="auto"/>
            <w:shd w:val="clear" w:color="auto" w:fill="D9D9D9"/>
          </w:tcPr>
          <w:p w14:paraId="4D7E01BE" w14:textId="77777777" w:rsidR="007A1F44" w:rsidRPr="00977EA3" w:rsidRDefault="007A1F44" w:rsidP="00A53067">
            <w:pPr>
              <w:pStyle w:val="TableEntryHeader"/>
              <w:rPr>
                <w:noProof w:val="0"/>
              </w:rPr>
            </w:pPr>
            <w:r w:rsidRPr="00977EA3">
              <w:rPr>
                <w:noProof w:val="0"/>
              </w:rPr>
              <w:t>DT</w:t>
            </w:r>
          </w:p>
        </w:tc>
        <w:tc>
          <w:tcPr>
            <w:tcW w:w="0" w:type="auto"/>
            <w:shd w:val="clear" w:color="auto" w:fill="D9D9D9"/>
          </w:tcPr>
          <w:p w14:paraId="7615C597" w14:textId="77777777" w:rsidR="007A1F44" w:rsidRPr="00977EA3" w:rsidRDefault="007A1F44" w:rsidP="00A53067">
            <w:pPr>
              <w:pStyle w:val="TableEntryHeader"/>
              <w:rPr>
                <w:noProof w:val="0"/>
              </w:rPr>
            </w:pPr>
            <w:r w:rsidRPr="00977EA3">
              <w:rPr>
                <w:noProof w:val="0"/>
              </w:rPr>
              <w:t>Usage</w:t>
            </w:r>
          </w:p>
        </w:tc>
        <w:tc>
          <w:tcPr>
            <w:tcW w:w="0" w:type="auto"/>
            <w:shd w:val="clear" w:color="auto" w:fill="D9D9D9"/>
          </w:tcPr>
          <w:p w14:paraId="3C4A1D74" w14:textId="77777777" w:rsidR="007A1F44" w:rsidRPr="00977EA3" w:rsidRDefault="007A1F44" w:rsidP="00A53067">
            <w:pPr>
              <w:pStyle w:val="TableEntryHeader"/>
              <w:rPr>
                <w:noProof w:val="0"/>
              </w:rPr>
            </w:pPr>
            <w:r w:rsidRPr="00977EA3">
              <w:rPr>
                <w:noProof w:val="0"/>
              </w:rPr>
              <w:t>Card.</w:t>
            </w:r>
          </w:p>
        </w:tc>
        <w:tc>
          <w:tcPr>
            <w:tcW w:w="0" w:type="auto"/>
            <w:shd w:val="clear" w:color="auto" w:fill="D9D9D9"/>
          </w:tcPr>
          <w:p w14:paraId="0258BEB1" w14:textId="77777777" w:rsidR="007A1F44" w:rsidRPr="00977EA3" w:rsidRDefault="007A1F44" w:rsidP="00A53067">
            <w:pPr>
              <w:pStyle w:val="TableEntryHeader"/>
              <w:rPr>
                <w:noProof w:val="0"/>
              </w:rPr>
            </w:pPr>
            <w:r w:rsidRPr="00977EA3">
              <w:rPr>
                <w:noProof w:val="0"/>
              </w:rPr>
              <w:t>TBL#</w:t>
            </w:r>
          </w:p>
        </w:tc>
        <w:tc>
          <w:tcPr>
            <w:tcW w:w="0" w:type="auto"/>
            <w:shd w:val="clear" w:color="auto" w:fill="D9D9D9"/>
          </w:tcPr>
          <w:p w14:paraId="21982DB9" w14:textId="77777777" w:rsidR="007A1F44" w:rsidRPr="00977EA3" w:rsidRDefault="007A1F44" w:rsidP="00A53067">
            <w:pPr>
              <w:pStyle w:val="TableEntryHeader"/>
              <w:rPr>
                <w:noProof w:val="0"/>
              </w:rPr>
            </w:pPr>
            <w:r w:rsidRPr="00977EA3">
              <w:rPr>
                <w:noProof w:val="0"/>
              </w:rPr>
              <w:t>ITEM#</w:t>
            </w:r>
          </w:p>
        </w:tc>
        <w:tc>
          <w:tcPr>
            <w:tcW w:w="0" w:type="auto"/>
            <w:shd w:val="clear" w:color="auto" w:fill="D9D9D9"/>
          </w:tcPr>
          <w:p w14:paraId="661EC622" w14:textId="77777777" w:rsidR="007A1F44" w:rsidRPr="00977EA3" w:rsidRDefault="007A1F44" w:rsidP="00A53067">
            <w:pPr>
              <w:pStyle w:val="TableEntryHeader"/>
              <w:rPr>
                <w:noProof w:val="0"/>
              </w:rPr>
            </w:pPr>
            <w:r w:rsidRPr="00977EA3">
              <w:rPr>
                <w:noProof w:val="0"/>
              </w:rPr>
              <w:t>Element name</w:t>
            </w:r>
          </w:p>
        </w:tc>
      </w:tr>
      <w:tr w:rsidR="007A1F44" w:rsidRPr="00977EA3" w14:paraId="66FC4857" w14:textId="77777777">
        <w:trPr>
          <w:jc w:val="center"/>
        </w:trPr>
        <w:tc>
          <w:tcPr>
            <w:tcW w:w="0" w:type="auto"/>
          </w:tcPr>
          <w:p w14:paraId="3D99E9EB" w14:textId="77777777" w:rsidR="007A1F44" w:rsidRPr="00977EA3" w:rsidRDefault="007A1F44">
            <w:pPr>
              <w:pStyle w:val="TableEntry"/>
              <w:rPr>
                <w:noProof w:val="0"/>
              </w:rPr>
            </w:pPr>
            <w:r w:rsidRPr="00977EA3">
              <w:rPr>
                <w:noProof w:val="0"/>
              </w:rPr>
              <w:t>1</w:t>
            </w:r>
          </w:p>
        </w:tc>
        <w:tc>
          <w:tcPr>
            <w:tcW w:w="0" w:type="auto"/>
          </w:tcPr>
          <w:p w14:paraId="54AFADAB" w14:textId="77777777" w:rsidR="007A1F44" w:rsidRPr="00977EA3" w:rsidRDefault="007A1F44">
            <w:pPr>
              <w:pStyle w:val="TableEntry"/>
              <w:rPr>
                <w:noProof w:val="0"/>
              </w:rPr>
            </w:pPr>
            <w:r w:rsidRPr="00977EA3">
              <w:rPr>
                <w:noProof w:val="0"/>
              </w:rPr>
              <w:t>4</w:t>
            </w:r>
          </w:p>
        </w:tc>
        <w:tc>
          <w:tcPr>
            <w:tcW w:w="0" w:type="auto"/>
          </w:tcPr>
          <w:p w14:paraId="72A65608" w14:textId="77777777" w:rsidR="007A1F44" w:rsidRPr="00977EA3" w:rsidRDefault="007A1F44">
            <w:pPr>
              <w:pStyle w:val="TableEntry"/>
              <w:rPr>
                <w:noProof w:val="0"/>
              </w:rPr>
            </w:pPr>
            <w:r w:rsidRPr="00977EA3">
              <w:rPr>
                <w:noProof w:val="0"/>
              </w:rPr>
              <w:t>SI</w:t>
            </w:r>
          </w:p>
        </w:tc>
        <w:tc>
          <w:tcPr>
            <w:tcW w:w="0" w:type="auto"/>
          </w:tcPr>
          <w:p w14:paraId="723F53BC" w14:textId="77777777" w:rsidR="007A1F44" w:rsidRPr="00977EA3" w:rsidRDefault="007A1F44">
            <w:pPr>
              <w:pStyle w:val="TableEntry"/>
              <w:rPr>
                <w:noProof w:val="0"/>
              </w:rPr>
            </w:pPr>
            <w:r w:rsidRPr="00977EA3">
              <w:rPr>
                <w:noProof w:val="0"/>
              </w:rPr>
              <w:t>O</w:t>
            </w:r>
          </w:p>
        </w:tc>
        <w:tc>
          <w:tcPr>
            <w:tcW w:w="0" w:type="auto"/>
          </w:tcPr>
          <w:p w14:paraId="027C439E" w14:textId="77777777" w:rsidR="007A1F44" w:rsidRPr="00977EA3" w:rsidRDefault="007A1F44">
            <w:pPr>
              <w:pStyle w:val="TableEntry"/>
              <w:rPr>
                <w:noProof w:val="0"/>
              </w:rPr>
            </w:pPr>
            <w:r w:rsidRPr="00977EA3">
              <w:rPr>
                <w:noProof w:val="0"/>
              </w:rPr>
              <w:t>[0..1]</w:t>
            </w:r>
          </w:p>
        </w:tc>
        <w:tc>
          <w:tcPr>
            <w:tcW w:w="0" w:type="auto"/>
          </w:tcPr>
          <w:p w14:paraId="743AC2A9" w14:textId="77777777" w:rsidR="007A1F44" w:rsidRPr="00977EA3" w:rsidRDefault="007A1F44">
            <w:pPr>
              <w:pStyle w:val="TableEntry"/>
              <w:rPr>
                <w:noProof w:val="0"/>
              </w:rPr>
            </w:pPr>
          </w:p>
        </w:tc>
        <w:tc>
          <w:tcPr>
            <w:tcW w:w="0" w:type="auto"/>
          </w:tcPr>
          <w:p w14:paraId="0D4ACB6E" w14:textId="77777777" w:rsidR="007A1F44" w:rsidRPr="00977EA3" w:rsidRDefault="007A1F44">
            <w:pPr>
              <w:pStyle w:val="TableEntry"/>
              <w:rPr>
                <w:noProof w:val="0"/>
              </w:rPr>
            </w:pPr>
            <w:r w:rsidRPr="00977EA3">
              <w:rPr>
                <w:noProof w:val="0"/>
              </w:rPr>
              <w:t>00569</w:t>
            </w:r>
          </w:p>
        </w:tc>
        <w:tc>
          <w:tcPr>
            <w:tcW w:w="0" w:type="auto"/>
          </w:tcPr>
          <w:p w14:paraId="096AF316" w14:textId="77777777" w:rsidR="007A1F44" w:rsidRPr="00977EA3" w:rsidRDefault="007A1F44">
            <w:pPr>
              <w:pStyle w:val="TableEntry"/>
              <w:rPr>
                <w:noProof w:val="0"/>
              </w:rPr>
            </w:pPr>
            <w:r w:rsidRPr="00977EA3">
              <w:rPr>
                <w:noProof w:val="0"/>
              </w:rPr>
              <w:t>Set ID – OBX</w:t>
            </w:r>
          </w:p>
        </w:tc>
      </w:tr>
      <w:tr w:rsidR="007A1F44" w:rsidRPr="00977EA3" w14:paraId="5E310412" w14:textId="77777777">
        <w:trPr>
          <w:jc w:val="center"/>
        </w:trPr>
        <w:tc>
          <w:tcPr>
            <w:tcW w:w="0" w:type="auto"/>
          </w:tcPr>
          <w:p w14:paraId="77701808" w14:textId="77777777" w:rsidR="007A1F44" w:rsidRPr="00977EA3" w:rsidRDefault="007A1F44">
            <w:pPr>
              <w:pStyle w:val="TableEntry"/>
              <w:rPr>
                <w:noProof w:val="0"/>
              </w:rPr>
            </w:pPr>
            <w:r w:rsidRPr="00977EA3">
              <w:rPr>
                <w:noProof w:val="0"/>
              </w:rPr>
              <w:t>2</w:t>
            </w:r>
          </w:p>
        </w:tc>
        <w:tc>
          <w:tcPr>
            <w:tcW w:w="0" w:type="auto"/>
          </w:tcPr>
          <w:p w14:paraId="2256D05C" w14:textId="77777777" w:rsidR="007A1F44" w:rsidRPr="00977EA3" w:rsidRDefault="007A1F44">
            <w:pPr>
              <w:pStyle w:val="TableEntry"/>
              <w:rPr>
                <w:noProof w:val="0"/>
              </w:rPr>
            </w:pPr>
            <w:r w:rsidRPr="00977EA3">
              <w:rPr>
                <w:noProof w:val="0"/>
              </w:rPr>
              <w:t>2</w:t>
            </w:r>
          </w:p>
        </w:tc>
        <w:tc>
          <w:tcPr>
            <w:tcW w:w="0" w:type="auto"/>
          </w:tcPr>
          <w:p w14:paraId="77843129" w14:textId="77777777" w:rsidR="007A1F44" w:rsidRPr="00977EA3" w:rsidRDefault="007A1F44">
            <w:pPr>
              <w:pStyle w:val="TableEntry"/>
              <w:rPr>
                <w:noProof w:val="0"/>
              </w:rPr>
            </w:pPr>
            <w:r w:rsidRPr="00977EA3">
              <w:rPr>
                <w:noProof w:val="0"/>
              </w:rPr>
              <w:t>ID</w:t>
            </w:r>
          </w:p>
        </w:tc>
        <w:tc>
          <w:tcPr>
            <w:tcW w:w="0" w:type="auto"/>
          </w:tcPr>
          <w:p w14:paraId="255EE6A3" w14:textId="77777777" w:rsidR="007A1F44" w:rsidRPr="00977EA3" w:rsidRDefault="007A1F44">
            <w:pPr>
              <w:pStyle w:val="TableEntry"/>
              <w:rPr>
                <w:noProof w:val="0"/>
              </w:rPr>
            </w:pPr>
            <w:r w:rsidRPr="00977EA3">
              <w:rPr>
                <w:noProof w:val="0"/>
              </w:rPr>
              <w:t>C</w:t>
            </w:r>
          </w:p>
        </w:tc>
        <w:tc>
          <w:tcPr>
            <w:tcW w:w="0" w:type="auto"/>
          </w:tcPr>
          <w:p w14:paraId="44C2AEB1" w14:textId="77777777" w:rsidR="007A1F44" w:rsidRPr="00977EA3" w:rsidRDefault="007A1F44">
            <w:pPr>
              <w:pStyle w:val="TableEntry"/>
              <w:rPr>
                <w:noProof w:val="0"/>
              </w:rPr>
            </w:pPr>
            <w:r w:rsidRPr="00977EA3">
              <w:rPr>
                <w:noProof w:val="0"/>
              </w:rPr>
              <w:t>[1..1]</w:t>
            </w:r>
          </w:p>
        </w:tc>
        <w:tc>
          <w:tcPr>
            <w:tcW w:w="0" w:type="auto"/>
          </w:tcPr>
          <w:p w14:paraId="7BB48DF8" w14:textId="77777777" w:rsidR="007A1F44" w:rsidRPr="00977EA3" w:rsidRDefault="007A1F44">
            <w:pPr>
              <w:pStyle w:val="TableEntry"/>
              <w:rPr>
                <w:noProof w:val="0"/>
              </w:rPr>
            </w:pPr>
            <w:r w:rsidRPr="00977EA3">
              <w:rPr>
                <w:noProof w:val="0"/>
              </w:rPr>
              <w:t>0125</w:t>
            </w:r>
          </w:p>
        </w:tc>
        <w:tc>
          <w:tcPr>
            <w:tcW w:w="0" w:type="auto"/>
          </w:tcPr>
          <w:p w14:paraId="58B762D8" w14:textId="77777777" w:rsidR="007A1F44" w:rsidRPr="00977EA3" w:rsidRDefault="007A1F44">
            <w:pPr>
              <w:pStyle w:val="TableEntry"/>
              <w:rPr>
                <w:noProof w:val="0"/>
              </w:rPr>
            </w:pPr>
            <w:r w:rsidRPr="00977EA3">
              <w:rPr>
                <w:noProof w:val="0"/>
              </w:rPr>
              <w:t>00570</w:t>
            </w:r>
          </w:p>
        </w:tc>
        <w:tc>
          <w:tcPr>
            <w:tcW w:w="0" w:type="auto"/>
          </w:tcPr>
          <w:p w14:paraId="0E57ED23" w14:textId="77777777" w:rsidR="007A1F44" w:rsidRPr="00977EA3" w:rsidRDefault="007A1F44">
            <w:pPr>
              <w:pStyle w:val="TableEntry"/>
              <w:rPr>
                <w:noProof w:val="0"/>
              </w:rPr>
            </w:pPr>
            <w:r w:rsidRPr="00977EA3">
              <w:rPr>
                <w:noProof w:val="0"/>
              </w:rPr>
              <w:t>Value Type</w:t>
            </w:r>
          </w:p>
        </w:tc>
      </w:tr>
      <w:tr w:rsidR="007A1F44" w:rsidRPr="00977EA3" w14:paraId="45000270" w14:textId="77777777">
        <w:trPr>
          <w:jc w:val="center"/>
        </w:trPr>
        <w:tc>
          <w:tcPr>
            <w:tcW w:w="0" w:type="auto"/>
          </w:tcPr>
          <w:p w14:paraId="197614C3" w14:textId="77777777" w:rsidR="007A1F44" w:rsidRPr="00977EA3" w:rsidRDefault="007A1F44">
            <w:pPr>
              <w:pStyle w:val="TableEntry"/>
              <w:rPr>
                <w:noProof w:val="0"/>
              </w:rPr>
            </w:pPr>
            <w:r w:rsidRPr="00977EA3">
              <w:rPr>
                <w:noProof w:val="0"/>
              </w:rPr>
              <w:t>3</w:t>
            </w:r>
          </w:p>
        </w:tc>
        <w:tc>
          <w:tcPr>
            <w:tcW w:w="0" w:type="auto"/>
          </w:tcPr>
          <w:p w14:paraId="620737BB" w14:textId="77777777" w:rsidR="007A1F44" w:rsidRPr="00977EA3" w:rsidRDefault="007A1F44">
            <w:pPr>
              <w:pStyle w:val="TableEntry"/>
              <w:rPr>
                <w:noProof w:val="0"/>
              </w:rPr>
            </w:pPr>
            <w:r w:rsidRPr="00977EA3">
              <w:rPr>
                <w:noProof w:val="0"/>
              </w:rPr>
              <w:t>250</w:t>
            </w:r>
          </w:p>
        </w:tc>
        <w:tc>
          <w:tcPr>
            <w:tcW w:w="0" w:type="auto"/>
          </w:tcPr>
          <w:p w14:paraId="49F1F84B" w14:textId="77777777" w:rsidR="007A1F44" w:rsidRPr="00977EA3" w:rsidRDefault="007A1F44">
            <w:pPr>
              <w:pStyle w:val="TableEntry"/>
              <w:rPr>
                <w:noProof w:val="0"/>
              </w:rPr>
            </w:pPr>
            <w:r w:rsidRPr="00977EA3">
              <w:rPr>
                <w:noProof w:val="0"/>
              </w:rPr>
              <w:t>CE</w:t>
            </w:r>
          </w:p>
        </w:tc>
        <w:tc>
          <w:tcPr>
            <w:tcW w:w="0" w:type="auto"/>
          </w:tcPr>
          <w:p w14:paraId="62CF3CA5" w14:textId="77777777" w:rsidR="007A1F44" w:rsidRPr="00977EA3" w:rsidRDefault="007A1F44">
            <w:pPr>
              <w:pStyle w:val="TableEntry"/>
              <w:rPr>
                <w:noProof w:val="0"/>
              </w:rPr>
            </w:pPr>
            <w:r w:rsidRPr="00977EA3">
              <w:rPr>
                <w:noProof w:val="0"/>
              </w:rPr>
              <w:t>R</w:t>
            </w:r>
          </w:p>
        </w:tc>
        <w:tc>
          <w:tcPr>
            <w:tcW w:w="0" w:type="auto"/>
          </w:tcPr>
          <w:p w14:paraId="43567942" w14:textId="77777777" w:rsidR="007A1F44" w:rsidRPr="00977EA3" w:rsidRDefault="007A1F44">
            <w:pPr>
              <w:pStyle w:val="TableEntry"/>
              <w:rPr>
                <w:noProof w:val="0"/>
              </w:rPr>
            </w:pPr>
            <w:r w:rsidRPr="00977EA3">
              <w:rPr>
                <w:noProof w:val="0"/>
              </w:rPr>
              <w:t>[1..1]</w:t>
            </w:r>
          </w:p>
        </w:tc>
        <w:tc>
          <w:tcPr>
            <w:tcW w:w="0" w:type="auto"/>
          </w:tcPr>
          <w:p w14:paraId="6776A15B" w14:textId="77777777" w:rsidR="007A1F44" w:rsidRPr="00977EA3" w:rsidRDefault="007A1F44">
            <w:pPr>
              <w:pStyle w:val="TableEntry"/>
              <w:rPr>
                <w:noProof w:val="0"/>
              </w:rPr>
            </w:pPr>
          </w:p>
        </w:tc>
        <w:tc>
          <w:tcPr>
            <w:tcW w:w="0" w:type="auto"/>
          </w:tcPr>
          <w:p w14:paraId="4D190BBB" w14:textId="77777777" w:rsidR="007A1F44" w:rsidRPr="00977EA3" w:rsidRDefault="007A1F44">
            <w:pPr>
              <w:pStyle w:val="TableEntry"/>
              <w:rPr>
                <w:noProof w:val="0"/>
              </w:rPr>
            </w:pPr>
            <w:r w:rsidRPr="00977EA3">
              <w:rPr>
                <w:noProof w:val="0"/>
              </w:rPr>
              <w:t>00571</w:t>
            </w:r>
          </w:p>
        </w:tc>
        <w:tc>
          <w:tcPr>
            <w:tcW w:w="0" w:type="auto"/>
          </w:tcPr>
          <w:p w14:paraId="54E3DF72" w14:textId="77777777" w:rsidR="007A1F44" w:rsidRPr="00977EA3" w:rsidRDefault="007A1F44">
            <w:pPr>
              <w:pStyle w:val="TableEntry"/>
              <w:rPr>
                <w:noProof w:val="0"/>
              </w:rPr>
            </w:pPr>
            <w:r w:rsidRPr="00977EA3">
              <w:rPr>
                <w:noProof w:val="0"/>
              </w:rPr>
              <w:t>Observation Identifier</w:t>
            </w:r>
          </w:p>
        </w:tc>
      </w:tr>
      <w:tr w:rsidR="007A1F44" w:rsidRPr="00977EA3" w14:paraId="193426FF" w14:textId="77777777">
        <w:trPr>
          <w:jc w:val="center"/>
        </w:trPr>
        <w:tc>
          <w:tcPr>
            <w:tcW w:w="0" w:type="auto"/>
          </w:tcPr>
          <w:p w14:paraId="2C6A5D5A" w14:textId="77777777" w:rsidR="007A1F44" w:rsidRPr="00977EA3" w:rsidRDefault="007A1F44">
            <w:pPr>
              <w:pStyle w:val="TableEntry"/>
              <w:rPr>
                <w:noProof w:val="0"/>
              </w:rPr>
            </w:pPr>
            <w:r w:rsidRPr="00977EA3">
              <w:rPr>
                <w:noProof w:val="0"/>
              </w:rPr>
              <w:t>4</w:t>
            </w:r>
          </w:p>
        </w:tc>
        <w:tc>
          <w:tcPr>
            <w:tcW w:w="0" w:type="auto"/>
          </w:tcPr>
          <w:p w14:paraId="078C174C" w14:textId="77777777" w:rsidR="007A1F44" w:rsidRPr="00977EA3" w:rsidRDefault="007A1F44">
            <w:pPr>
              <w:pStyle w:val="TableEntry"/>
              <w:rPr>
                <w:noProof w:val="0"/>
              </w:rPr>
            </w:pPr>
            <w:r w:rsidRPr="00977EA3">
              <w:rPr>
                <w:noProof w:val="0"/>
              </w:rPr>
              <w:t>20</w:t>
            </w:r>
          </w:p>
        </w:tc>
        <w:tc>
          <w:tcPr>
            <w:tcW w:w="0" w:type="auto"/>
          </w:tcPr>
          <w:p w14:paraId="24666AAB" w14:textId="77777777" w:rsidR="007A1F44" w:rsidRPr="00977EA3" w:rsidRDefault="007A1F44">
            <w:pPr>
              <w:pStyle w:val="TableEntry"/>
              <w:rPr>
                <w:noProof w:val="0"/>
              </w:rPr>
            </w:pPr>
            <w:r w:rsidRPr="00977EA3">
              <w:rPr>
                <w:noProof w:val="0"/>
              </w:rPr>
              <w:t>ST</w:t>
            </w:r>
          </w:p>
        </w:tc>
        <w:tc>
          <w:tcPr>
            <w:tcW w:w="0" w:type="auto"/>
          </w:tcPr>
          <w:p w14:paraId="0816F479" w14:textId="77777777" w:rsidR="007A1F44" w:rsidRPr="00977EA3" w:rsidRDefault="007A1F44">
            <w:pPr>
              <w:pStyle w:val="TableEntry"/>
              <w:rPr>
                <w:noProof w:val="0"/>
              </w:rPr>
            </w:pPr>
            <w:r w:rsidRPr="00977EA3">
              <w:rPr>
                <w:noProof w:val="0"/>
              </w:rPr>
              <w:t>C</w:t>
            </w:r>
          </w:p>
        </w:tc>
        <w:tc>
          <w:tcPr>
            <w:tcW w:w="0" w:type="auto"/>
          </w:tcPr>
          <w:p w14:paraId="73AD6AF8" w14:textId="77777777" w:rsidR="007A1F44" w:rsidRPr="00977EA3" w:rsidRDefault="007A1F44">
            <w:pPr>
              <w:pStyle w:val="TableEntry"/>
              <w:rPr>
                <w:noProof w:val="0"/>
              </w:rPr>
            </w:pPr>
            <w:r w:rsidRPr="00977EA3">
              <w:rPr>
                <w:noProof w:val="0"/>
              </w:rPr>
              <w:t>[0..1]</w:t>
            </w:r>
          </w:p>
        </w:tc>
        <w:tc>
          <w:tcPr>
            <w:tcW w:w="0" w:type="auto"/>
          </w:tcPr>
          <w:p w14:paraId="5EEDA1F4" w14:textId="77777777" w:rsidR="007A1F44" w:rsidRPr="00977EA3" w:rsidRDefault="007A1F44">
            <w:pPr>
              <w:pStyle w:val="TableEntry"/>
              <w:rPr>
                <w:noProof w:val="0"/>
              </w:rPr>
            </w:pPr>
          </w:p>
        </w:tc>
        <w:tc>
          <w:tcPr>
            <w:tcW w:w="0" w:type="auto"/>
          </w:tcPr>
          <w:p w14:paraId="5D6B0334" w14:textId="77777777" w:rsidR="007A1F44" w:rsidRPr="00977EA3" w:rsidRDefault="007A1F44">
            <w:pPr>
              <w:pStyle w:val="TableEntry"/>
              <w:rPr>
                <w:noProof w:val="0"/>
              </w:rPr>
            </w:pPr>
            <w:r w:rsidRPr="00977EA3">
              <w:rPr>
                <w:noProof w:val="0"/>
              </w:rPr>
              <w:t>00572</w:t>
            </w:r>
          </w:p>
        </w:tc>
        <w:tc>
          <w:tcPr>
            <w:tcW w:w="0" w:type="auto"/>
          </w:tcPr>
          <w:p w14:paraId="6D66BB81" w14:textId="77777777" w:rsidR="007A1F44" w:rsidRPr="00977EA3" w:rsidRDefault="007A1F44">
            <w:pPr>
              <w:pStyle w:val="TableEntry"/>
              <w:rPr>
                <w:noProof w:val="0"/>
              </w:rPr>
            </w:pPr>
            <w:r w:rsidRPr="00977EA3">
              <w:rPr>
                <w:noProof w:val="0"/>
              </w:rPr>
              <w:t>Observation Sub-ID</w:t>
            </w:r>
          </w:p>
        </w:tc>
      </w:tr>
      <w:tr w:rsidR="007A1F44" w:rsidRPr="00977EA3" w14:paraId="4FF20412" w14:textId="77777777">
        <w:trPr>
          <w:jc w:val="center"/>
        </w:trPr>
        <w:tc>
          <w:tcPr>
            <w:tcW w:w="0" w:type="auto"/>
          </w:tcPr>
          <w:p w14:paraId="00C8C41B" w14:textId="77777777" w:rsidR="007A1F44" w:rsidRPr="00977EA3" w:rsidRDefault="007A1F44">
            <w:pPr>
              <w:pStyle w:val="TableEntry"/>
              <w:rPr>
                <w:noProof w:val="0"/>
              </w:rPr>
            </w:pPr>
            <w:r w:rsidRPr="00977EA3">
              <w:rPr>
                <w:noProof w:val="0"/>
              </w:rPr>
              <w:t>5</w:t>
            </w:r>
          </w:p>
        </w:tc>
        <w:tc>
          <w:tcPr>
            <w:tcW w:w="0" w:type="auto"/>
          </w:tcPr>
          <w:p w14:paraId="3117ED84" w14:textId="77777777" w:rsidR="007A1F44" w:rsidRPr="00977EA3" w:rsidRDefault="007A1F44">
            <w:pPr>
              <w:pStyle w:val="TableEntry"/>
              <w:rPr>
                <w:noProof w:val="0"/>
              </w:rPr>
            </w:pPr>
            <w:r w:rsidRPr="00977EA3">
              <w:rPr>
                <w:noProof w:val="0"/>
              </w:rPr>
              <w:t>99999</w:t>
            </w:r>
          </w:p>
        </w:tc>
        <w:tc>
          <w:tcPr>
            <w:tcW w:w="0" w:type="auto"/>
          </w:tcPr>
          <w:p w14:paraId="7DFFB326" w14:textId="77777777" w:rsidR="007A1F44" w:rsidRPr="00977EA3" w:rsidRDefault="007A1F44">
            <w:pPr>
              <w:pStyle w:val="TableEntry"/>
              <w:rPr>
                <w:noProof w:val="0"/>
              </w:rPr>
            </w:pPr>
            <w:r w:rsidRPr="00977EA3">
              <w:rPr>
                <w:noProof w:val="0"/>
              </w:rPr>
              <w:t>Varies</w:t>
            </w:r>
          </w:p>
        </w:tc>
        <w:tc>
          <w:tcPr>
            <w:tcW w:w="0" w:type="auto"/>
          </w:tcPr>
          <w:p w14:paraId="5588A81C" w14:textId="77777777" w:rsidR="007A1F44" w:rsidRPr="00977EA3" w:rsidRDefault="007A1F44">
            <w:pPr>
              <w:pStyle w:val="TableEntry"/>
              <w:rPr>
                <w:noProof w:val="0"/>
              </w:rPr>
            </w:pPr>
            <w:r w:rsidRPr="00977EA3">
              <w:rPr>
                <w:noProof w:val="0"/>
              </w:rPr>
              <w:t>C</w:t>
            </w:r>
          </w:p>
        </w:tc>
        <w:tc>
          <w:tcPr>
            <w:tcW w:w="0" w:type="auto"/>
          </w:tcPr>
          <w:p w14:paraId="76A62099" w14:textId="77777777" w:rsidR="007A1F44" w:rsidRPr="00977EA3" w:rsidRDefault="007A1F44">
            <w:pPr>
              <w:pStyle w:val="TableEntry"/>
              <w:rPr>
                <w:noProof w:val="0"/>
              </w:rPr>
            </w:pPr>
            <w:r w:rsidRPr="00977EA3">
              <w:rPr>
                <w:noProof w:val="0"/>
              </w:rPr>
              <w:t>[1..1]</w:t>
            </w:r>
          </w:p>
        </w:tc>
        <w:tc>
          <w:tcPr>
            <w:tcW w:w="0" w:type="auto"/>
          </w:tcPr>
          <w:p w14:paraId="5E3D7309" w14:textId="77777777" w:rsidR="007A1F44" w:rsidRPr="00977EA3" w:rsidRDefault="007A1F44">
            <w:pPr>
              <w:pStyle w:val="TableEntry"/>
              <w:rPr>
                <w:noProof w:val="0"/>
              </w:rPr>
            </w:pPr>
          </w:p>
        </w:tc>
        <w:tc>
          <w:tcPr>
            <w:tcW w:w="0" w:type="auto"/>
          </w:tcPr>
          <w:p w14:paraId="7672F802" w14:textId="77777777" w:rsidR="007A1F44" w:rsidRPr="00977EA3" w:rsidRDefault="007A1F44">
            <w:pPr>
              <w:pStyle w:val="TableEntry"/>
              <w:rPr>
                <w:noProof w:val="0"/>
              </w:rPr>
            </w:pPr>
            <w:r w:rsidRPr="00977EA3">
              <w:rPr>
                <w:noProof w:val="0"/>
              </w:rPr>
              <w:t>00573</w:t>
            </w:r>
          </w:p>
        </w:tc>
        <w:tc>
          <w:tcPr>
            <w:tcW w:w="0" w:type="auto"/>
          </w:tcPr>
          <w:p w14:paraId="33A15977" w14:textId="77777777" w:rsidR="007A1F44" w:rsidRPr="00977EA3" w:rsidRDefault="007A1F44">
            <w:pPr>
              <w:pStyle w:val="TableEntry"/>
              <w:rPr>
                <w:noProof w:val="0"/>
              </w:rPr>
            </w:pPr>
            <w:r w:rsidRPr="00977EA3">
              <w:rPr>
                <w:noProof w:val="0"/>
              </w:rPr>
              <w:t>Observation Value</w:t>
            </w:r>
          </w:p>
        </w:tc>
      </w:tr>
      <w:tr w:rsidR="007A1F44" w:rsidRPr="00977EA3" w14:paraId="1ADA0BC4" w14:textId="77777777">
        <w:trPr>
          <w:jc w:val="center"/>
        </w:trPr>
        <w:tc>
          <w:tcPr>
            <w:tcW w:w="0" w:type="auto"/>
          </w:tcPr>
          <w:p w14:paraId="1292F837" w14:textId="77777777" w:rsidR="007A1F44" w:rsidRPr="00977EA3" w:rsidRDefault="007A1F44">
            <w:pPr>
              <w:pStyle w:val="TableEntry"/>
              <w:rPr>
                <w:noProof w:val="0"/>
              </w:rPr>
            </w:pPr>
            <w:r w:rsidRPr="00977EA3">
              <w:rPr>
                <w:noProof w:val="0"/>
              </w:rPr>
              <w:t>6</w:t>
            </w:r>
          </w:p>
        </w:tc>
        <w:tc>
          <w:tcPr>
            <w:tcW w:w="0" w:type="auto"/>
          </w:tcPr>
          <w:p w14:paraId="2B490902" w14:textId="77777777" w:rsidR="007A1F44" w:rsidRPr="00977EA3" w:rsidRDefault="007A1F44">
            <w:pPr>
              <w:pStyle w:val="TableEntry"/>
              <w:rPr>
                <w:noProof w:val="0"/>
              </w:rPr>
            </w:pPr>
            <w:r w:rsidRPr="00977EA3">
              <w:rPr>
                <w:noProof w:val="0"/>
              </w:rPr>
              <w:t>250</w:t>
            </w:r>
          </w:p>
        </w:tc>
        <w:tc>
          <w:tcPr>
            <w:tcW w:w="0" w:type="auto"/>
          </w:tcPr>
          <w:p w14:paraId="2BEB5FF4" w14:textId="77777777" w:rsidR="007A1F44" w:rsidRPr="00977EA3" w:rsidRDefault="007A1F44">
            <w:pPr>
              <w:pStyle w:val="TableEntry"/>
              <w:rPr>
                <w:noProof w:val="0"/>
              </w:rPr>
            </w:pPr>
            <w:r w:rsidRPr="00977EA3">
              <w:rPr>
                <w:noProof w:val="0"/>
              </w:rPr>
              <w:t>CE</w:t>
            </w:r>
          </w:p>
        </w:tc>
        <w:tc>
          <w:tcPr>
            <w:tcW w:w="0" w:type="auto"/>
          </w:tcPr>
          <w:p w14:paraId="7FCCDF64" w14:textId="77777777" w:rsidR="007A1F44" w:rsidRPr="00977EA3" w:rsidRDefault="007A1F44">
            <w:pPr>
              <w:pStyle w:val="TableEntry"/>
              <w:rPr>
                <w:noProof w:val="0"/>
              </w:rPr>
            </w:pPr>
            <w:r w:rsidRPr="00977EA3">
              <w:rPr>
                <w:noProof w:val="0"/>
              </w:rPr>
              <w:t>O</w:t>
            </w:r>
          </w:p>
        </w:tc>
        <w:tc>
          <w:tcPr>
            <w:tcW w:w="0" w:type="auto"/>
          </w:tcPr>
          <w:p w14:paraId="71A2F1AA" w14:textId="77777777" w:rsidR="007A1F44" w:rsidRPr="00977EA3" w:rsidRDefault="007A1F44">
            <w:pPr>
              <w:pStyle w:val="TableEntry"/>
              <w:rPr>
                <w:noProof w:val="0"/>
              </w:rPr>
            </w:pPr>
            <w:r w:rsidRPr="00977EA3">
              <w:rPr>
                <w:noProof w:val="0"/>
              </w:rPr>
              <w:t>[0..1]</w:t>
            </w:r>
          </w:p>
        </w:tc>
        <w:tc>
          <w:tcPr>
            <w:tcW w:w="0" w:type="auto"/>
          </w:tcPr>
          <w:p w14:paraId="131E0E28" w14:textId="77777777" w:rsidR="007A1F44" w:rsidRPr="00977EA3" w:rsidRDefault="007A1F44">
            <w:pPr>
              <w:pStyle w:val="TableEntry"/>
              <w:rPr>
                <w:noProof w:val="0"/>
              </w:rPr>
            </w:pPr>
          </w:p>
        </w:tc>
        <w:tc>
          <w:tcPr>
            <w:tcW w:w="0" w:type="auto"/>
          </w:tcPr>
          <w:p w14:paraId="0311D0B4" w14:textId="77777777" w:rsidR="007A1F44" w:rsidRPr="00977EA3" w:rsidRDefault="007A1F44">
            <w:pPr>
              <w:pStyle w:val="TableEntry"/>
              <w:rPr>
                <w:noProof w:val="0"/>
              </w:rPr>
            </w:pPr>
            <w:r w:rsidRPr="00977EA3">
              <w:rPr>
                <w:noProof w:val="0"/>
              </w:rPr>
              <w:t>00574</w:t>
            </w:r>
          </w:p>
        </w:tc>
        <w:tc>
          <w:tcPr>
            <w:tcW w:w="0" w:type="auto"/>
          </w:tcPr>
          <w:p w14:paraId="5D803765" w14:textId="77777777" w:rsidR="007A1F44" w:rsidRPr="00977EA3" w:rsidRDefault="007A1F44">
            <w:pPr>
              <w:pStyle w:val="TableEntry"/>
              <w:rPr>
                <w:noProof w:val="0"/>
              </w:rPr>
            </w:pPr>
            <w:r w:rsidRPr="00977EA3">
              <w:rPr>
                <w:noProof w:val="0"/>
              </w:rPr>
              <w:t>Units</w:t>
            </w:r>
          </w:p>
        </w:tc>
      </w:tr>
      <w:tr w:rsidR="007A1F44" w:rsidRPr="00977EA3" w14:paraId="18023107" w14:textId="77777777">
        <w:trPr>
          <w:jc w:val="center"/>
        </w:trPr>
        <w:tc>
          <w:tcPr>
            <w:tcW w:w="0" w:type="auto"/>
          </w:tcPr>
          <w:p w14:paraId="3A02222A" w14:textId="77777777" w:rsidR="007A1F44" w:rsidRPr="00977EA3" w:rsidRDefault="007A1F44">
            <w:pPr>
              <w:pStyle w:val="TableEntry"/>
              <w:rPr>
                <w:noProof w:val="0"/>
              </w:rPr>
            </w:pPr>
            <w:r w:rsidRPr="00977EA3">
              <w:rPr>
                <w:noProof w:val="0"/>
              </w:rPr>
              <w:t>7</w:t>
            </w:r>
          </w:p>
        </w:tc>
        <w:tc>
          <w:tcPr>
            <w:tcW w:w="0" w:type="auto"/>
          </w:tcPr>
          <w:p w14:paraId="7EE5756D" w14:textId="77777777" w:rsidR="007A1F44" w:rsidRPr="00977EA3" w:rsidRDefault="007A1F44">
            <w:pPr>
              <w:pStyle w:val="TableEntry"/>
              <w:rPr>
                <w:noProof w:val="0"/>
              </w:rPr>
            </w:pPr>
            <w:r w:rsidRPr="00977EA3">
              <w:rPr>
                <w:noProof w:val="0"/>
              </w:rPr>
              <w:t xml:space="preserve"> 60</w:t>
            </w:r>
          </w:p>
        </w:tc>
        <w:tc>
          <w:tcPr>
            <w:tcW w:w="0" w:type="auto"/>
          </w:tcPr>
          <w:p w14:paraId="43D6E470" w14:textId="77777777" w:rsidR="007A1F44" w:rsidRPr="00977EA3" w:rsidRDefault="007A1F44">
            <w:pPr>
              <w:pStyle w:val="TableEntry"/>
              <w:rPr>
                <w:noProof w:val="0"/>
              </w:rPr>
            </w:pPr>
            <w:r w:rsidRPr="00977EA3">
              <w:rPr>
                <w:noProof w:val="0"/>
              </w:rPr>
              <w:t>ST</w:t>
            </w:r>
          </w:p>
        </w:tc>
        <w:tc>
          <w:tcPr>
            <w:tcW w:w="0" w:type="auto"/>
          </w:tcPr>
          <w:p w14:paraId="260670AF" w14:textId="77777777" w:rsidR="007A1F44" w:rsidRPr="00977EA3" w:rsidRDefault="007A1F44">
            <w:pPr>
              <w:pStyle w:val="TableEntry"/>
              <w:rPr>
                <w:noProof w:val="0"/>
              </w:rPr>
            </w:pPr>
            <w:r w:rsidRPr="00977EA3">
              <w:rPr>
                <w:noProof w:val="0"/>
              </w:rPr>
              <w:t>O</w:t>
            </w:r>
          </w:p>
        </w:tc>
        <w:tc>
          <w:tcPr>
            <w:tcW w:w="0" w:type="auto"/>
          </w:tcPr>
          <w:p w14:paraId="601DB4CD" w14:textId="77777777" w:rsidR="007A1F44" w:rsidRPr="00977EA3" w:rsidRDefault="007A1F44">
            <w:pPr>
              <w:pStyle w:val="TableEntry"/>
              <w:rPr>
                <w:noProof w:val="0"/>
              </w:rPr>
            </w:pPr>
            <w:r w:rsidRPr="00977EA3">
              <w:rPr>
                <w:noProof w:val="0"/>
              </w:rPr>
              <w:t>[0..1]</w:t>
            </w:r>
          </w:p>
        </w:tc>
        <w:tc>
          <w:tcPr>
            <w:tcW w:w="0" w:type="auto"/>
          </w:tcPr>
          <w:p w14:paraId="6EAE0465" w14:textId="77777777" w:rsidR="007A1F44" w:rsidRPr="00977EA3" w:rsidRDefault="007A1F44">
            <w:pPr>
              <w:pStyle w:val="TableEntry"/>
              <w:rPr>
                <w:noProof w:val="0"/>
              </w:rPr>
            </w:pPr>
          </w:p>
        </w:tc>
        <w:tc>
          <w:tcPr>
            <w:tcW w:w="0" w:type="auto"/>
          </w:tcPr>
          <w:p w14:paraId="24EB946C" w14:textId="77777777" w:rsidR="007A1F44" w:rsidRPr="00977EA3" w:rsidRDefault="007A1F44">
            <w:pPr>
              <w:pStyle w:val="TableEntry"/>
              <w:rPr>
                <w:noProof w:val="0"/>
              </w:rPr>
            </w:pPr>
            <w:r w:rsidRPr="00977EA3">
              <w:rPr>
                <w:noProof w:val="0"/>
              </w:rPr>
              <w:t>00575</w:t>
            </w:r>
          </w:p>
        </w:tc>
        <w:tc>
          <w:tcPr>
            <w:tcW w:w="0" w:type="auto"/>
          </w:tcPr>
          <w:p w14:paraId="7CA9C547" w14:textId="77777777" w:rsidR="007A1F44" w:rsidRPr="00977EA3" w:rsidRDefault="007A1F44">
            <w:pPr>
              <w:pStyle w:val="TableEntry"/>
              <w:rPr>
                <w:noProof w:val="0"/>
              </w:rPr>
            </w:pPr>
            <w:r w:rsidRPr="00977EA3">
              <w:rPr>
                <w:noProof w:val="0"/>
              </w:rPr>
              <w:t>References Range</w:t>
            </w:r>
          </w:p>
        </w:tc>
      </w:tr>
      <w:tr w:rsidR="007A1F44" w:rsidRPr="00977EA3" w14:paraId="3E37CB0B" w14:textId="77777777">
        <w:trPr>
          <w:jc w:val="center"/>
        </w:trPr>
        <w:tc>
          <w:tcPr>
            <w:tcW w:w="0" w:type="auto"/>
          </w:tcPr>
          <w:p w14:paraId="271F9351" w14:textId="77777777" w:rsidR="007A1F44" w:rsidRPr="00977EA3" w:rsidRDefault="007A1F44">
            <w:pPr>
              <w:pStyle w:val="TableEntry"/>
              <w:rPr>
                <w:noProof w:val="0"/>
              </w:rPr>
            </w:pPr>
            <w:r w:rsidRPr="00977EA3">
              <w:rPr>
                <w:noProof w:val="0"/>
              </w:rPr>
              <w:t>8</w:t>
            </w:r>
          </w:p>
        </w:tc>
        <w:tc>
          <w:tcPr>
            <w:tcW w:w="0" w:type="auto"/>
          </w:tcPr>
          <w:p w14:paraId="01633FA1" w14:textId="77777777" w:rsidR="007A1F44" w:rsidRPr="00977EA3" w:rsidRDefault="007A1F44">
            <w:pPr>
              <w:pStyle w:val="TableEntry"/>
              <w:rPr>
                <w:noProof w:val="0"/>
              </w:rPr>
            </w:pPr>
            <w:r w:rsidRPr="00977EA3">
              <w:rPr>
                <w:noProof w:val="0"/>
              </w:rPr>
              <w:t>5</w:t>
            </w:r>
          </w:p>
        </w:tc>
        <w:tc>
          <w:tcPr>
            <w:tcW w:w="0" w:type="auto"/>
          </w:tcPr>
          <w:p w14:paraId="578CB59D" w14:textId="77777777" w:rsidR="007A1F44" w:rsidRPr="00977EA3" w:rsidRDefault="007A1F44">
            <w:pPr>
              <w:pStyle w:val="TableEntry"/>
              <w:rPr>
                <w:noProof w:val="0"/>
              </w:rPr>
            </w:pPr>
            <w:r w:rsidRPr="00977EA3">
              <w:rPr>
                <w:noProof w:val="0"/>
              </w:rPr>
              <w:t>IS</w:t>
            </w:r>
          </w:p>
        </w:tc>
        <w:tc>
          <w:tcPr>
            <w:tcW w:w="0" w:type="auto"/>
          </w:tcPr>
          <w:p w14:paraId="4C2035BB" w14:textId="77777777" w:rsidR="007A1F44" w:rsidRPr="00977EA3" w:rsidRDefault="007A1F44">
            <w:pPr>
              <w:pStyle w:val="TableEntry"/>
              <w:rPr>
                <w:noProof w:val="0"/>
              </w:rPr>
            </w:pPr>
            <w:r w:rsidRPr="00977EA3">
              <w:rPr>
                <w:noProof w:val="0"/>
              </w:rPr>
              <w:t>O</w:t>
            </w:r>
          </w:p>
        </w:tc>
        <w:tc>
          <w:tcPr>
            <w:tcW w:w="0" w:type="auto"/>
          </w:tcPr>
          <w:p w14:paraId="0ABA293E" w14:textId="77777777" w:rsidR="007A1F44" w:rsidRPr="00977EA3" w:rsidRDefault="007A1F44">
            <w:pPr>
              <w:pStyle w:val="TableEntry"/>
              <w:rPr>
                <w:noProof w:val="0"/>
              </w:rPr>
            </w:pPr>
            <w:r w:rsidRPr="00977EA3">
              <w:rPr>
                <w:noProof w:val="0"/>
              </w:rPr>
              <w:t>[0..1]</w:t>
            </w:r>
          </w:p>
        </w:tc>
        <w:tc>
          <w:tcPr>
            <w:tcW w:w="0" w:type="auto"/>
          </w:tcPr>
          <w:p w14:paraId="22CCEEFD" w14:textId="77777777" w:rsidR="007A1F44" w:rsidRPr="00977EA3" w:rsidRDefault="007A1F44">
            <w:pPr>
              <w:pStyle w:val="TableEntry"/>
              <w:rPr>
                <w:noProof w:val="0"/>
              </w:rPr>
            </w:pPr>
            <w:r w:rsidRPr="00977EA3">
              <w:rPr>
                <w:noProof w:val="0"/>
              </w:rPr>
              <w:t>0078</w:t>
            </w:r>
          </w:p>
        </w:tc>
        <w:tc>
          <w:tcPr>
            <w:tcW w:w="0" w:type="auto"/>
          </w:tcPr>
          <w:p w14:paraId="2AF933FB" w14:textId="77777777" w:rsidR="007A1F44" w:rsidRPr="00977EA3" w:rsidRDefault="007A1F44">
            <w:pPr>
              <w:pStyle w:val="TableEntry"/>
              <w:rPr>
                <w:noProof w:val="0"/>
              </w:rPr>
            </w:pPr>
            <w:r w:rsidRPr="00977EA3">
              <w:rPr>
                <w:noProof w:val="0"/>
              </w:rPr>
              <w:t>00576</w:t>
            </w:r>
          </w:p>
        </w:tc>
        <w:tc>
          <w:tcPr>
            <w:tcW w:w="0" w:type="auto"/>
          </w:tcPr>
          <w:p w14:paraId="354BF662" w14:textId="77777777" w:rsidR="007A1F44" w:rsidRPr="00977EA3" w:rsidRDefault="007A1F44">
            <w:pPr>
              <w:pStyle w:val="TableEntry"/>
              <w:rPr>
                <w:noProof w:val="0"/>
              </w:rPr>
            </w:pPr>
            <w:r w:rsidRPr="00977EA3">
              <w:rPr>
                <w:noProof w:val="0"/>
              </w:rPr>
              <w:t>Abnormal Flags</w:t>
            </w:r>
          </w:p>
        </w:tc>
      </w:tr>
      <w:tr w:rsidR="007A1F44" w:rsidRPr="00977EA3" w14:paraId="50323721" w14:textId="77777777">
        <w:trPr>
          <w:jc w:val="center"/>
        </w:trPr>
        <w:tc>
          <w:tcPr>
            <w:tcW w:w="0" w:type="auto"/>
          </w:tcPr>
          <w:p w14:paraId="7D753CBC" w14:textId="77777777" w:rsidR="007A1F44" w:rsidRPr="00977EA3" w:rsidRDefault="007A1F44">
            <w:pPr>
              <w:pStyle w:val="TableEntry"/>
              <w:rPr>
                <w:noProof w:val="0"/>
              </w:rPr>
            </w:pPr>
            <w:r w:rsidRPr="00977EA3">
              <w:rPr>
                <w:noProof w:val="0"/>
              </w:rPr>
              <w:t>9</w:t>
            </w:r>
          </w:p>
        </w:tc>
        <w:tc>
          <w:tcPr>
            <w:tcW w:w="0" w:type="auto"/>
          </w:tcPr>
          <w:p w14:paraId="15A7ED0A" w14:textId="77777777" w:rsidR="007A1F44" w:rsidRPr="00977EA3" w:rsidRDefault="007A1F44">
            <w:pPr>
              <w:pStyle w:val="TableEntry"/>
              <w:rPr>
                <w:noProof w:val="0"/>
              </w:rPr>
            </w:pPr>
            <w:r w:rsidRPr="00977EA3">
              <w:rPr>
                <w:noProof w:val="0"/>
              </w:rPr>
              <w:t>5</w:t>
            </w:r>
          </w:p>
        </w:tc>
        <w:tc>
          <w:tcPr>
            <w:tcW w:w="0" w:type="auto"/>
          </w:tcPr>
          <w:p w14:paraId="663D4C1B" w14:textId="77777777" w:rsidR="007A1F44" w:rsidRPr="00977EA3" w:rsidRDefault="007A1F44">
            <w:pPr>
              <w:pStyle w:val="TableEntry"/>
              <w:rPr>
                <w:noProof w:val="0"/>
              </w:rPr>
            </w:pPr>
            <w:r w:rsidRPr="00977EA3">
              <w:rPr>
                <w:noProof w:val="0"/>
              </w:rPr>
              <w:t>NM</w:t>
            </w:r>
          </w:p>
        </w:tc>
        <w:tc>
          <w:tcPr>
            <w:tcW w:w="0" w:type="auto"/>
          </w:tcPr>
          <w:p w14:paraId="589D9FD8" w14:textId="77777777" w:rsidR="007A1F44" w:rsidRPr="00977EA3" w:rsidRDefault="007A1F44">
            <w:pPr>
              <w:pStyle w:val="TableEntry"/>
              <w:rPr>
                <w:noProof w:val="0"/>
              </w:rPr>
            </w:pPr>
            <w:r w:rsidRPr="00977EA3">
              <w:rPr>
                <w:noProof w:val="0"/>
              </w:rPr>
              <w:t>O</w:t>
            </w:r>
          </w:p>
        </w:tc>
        <w:tc>
          <w:tcPr>
            <w:tcW w:w="0" w:type="auto"/>
          </w:tcPr>
          <w:p w14:paraId="3209FADC" w14:textId="77777777" w:rsidR="007A1F44" w:rsidRPr="00977EA3" w:rsidRDefault="007A1F44">
            <w:pPr>
              <w:pStyle w:val="TableEntry"/>
              <w:rPr>
                <w:noProof w:val="0"/>
              </w:rPr>
            </w:pPr>
            <w:r w:rsidRPr="00977EA3">
              <w:rPr>
                <w:noProof w:val="0"/>
              </w:rPr>
              <w:t>[0..1]</w:t>
            </w:r>
          </w:p>
        </w:tc>
        <w:tc>
          <w:tcPr>
            <w:tcW w:w="0" w:type="auto"/>
          </w:tcPr>
          <w:p w14:paraId="43E99826" w14:textId="77777777" w:rsidR="007A1F44" w:rsidRPr="00977EA3" w:rsidRDefault="007A1F44">
            <w:pPr>
              <w:pStyle w:val="TableEntry"/>
              <w:rPr>
                <w:noProof w:val="0"/>
              </w:rPr>
            </w:pPr>
          </w:p>
        </w:tc>
        <w:tc>
          <w:tcPr>
            <w:tcW w:w="0" w:type="auto"/>
          </w:tcPr>
          <w:p w14:paraId="737EB58E" w14:textId="77777777" w:rsidR="007A1F44" w:rsidRPr="00977EA3" w:rsidRDefault="007A1F44">
            <w:pPr>
              <w:pStyle w:val="TableEntry"/>
              <w:rPr>
                <w:noProof w:val="0"/>
              </w:rPr>
            </w:pPr>
            <w:r w:rsidRPr="00977EA3">
              <w:rPr>
                <w:noProof w:val="0"/>
              </w:rPr>
              <w:t>00577</w:t>
            </w:r>
          </w:p>
        </w:tc>
        <w:tc>
          <w:tcPr>
            <w:tcW w:w="0" w:type="auto"/>
          </w:tcPr>
          <w:p w14:paraId="5F07FAED" w14:textId="77777777" w:rsidR="007A1F44" w:rsidRPr="00977EA3" w:rsidRDefault="007A1F44">
            <w:pPr>
              <w:pStyle w:val="TableEntry"/>
              <w:rPr>
                <w:noProof w:val="0"/>
              </w:rPr>
            </w:pPr>
            <w:r w:rsidRPr="00977EA3">
              <w:rPr>
                <w:noProof w:val="0"/>
              </w:rPr>
              <w:t>Probability</w:t>
            </w:r>
          </w:p>
        </w:tc>
      </w:tr>
      <w:tr w:rsidR="007A1F44" w:rsidRPr="00977EA3" w14:paraId="08D2EA95" w14:textId="77777777">
        <w:trPr>
          <w:jc w:val="center"/>
        </w:trPr>
        <w:tc>
          <w:tcPr>
            <w:tcW w:w="0" w:type="auto"/>
          </w:tcPr>
          <w:p w14:paraId="3179CF72" w14:textId="77777777" w:rsidR="007A1F44" w:rsidRPr="00977EA3" w:rsidRDefault="007A1F44">
            <w:pPr>
              <w:pStyle w:val="TableEntry"/>
              <w:rPr>
                <w:noProof w:val="0"/>
              </w:rPr>
            </w:pPr>
            <w:r w:rsidRPr="00977EA3">
              <w:rPr>
                <w:noProof w:val="0"/>
              </w:rPr>
              <w:t>10</w:t>
            </w:r>
          </w:p>
        </w:tc>
        <w:tc>
          <w:tcPr>
            <w:tcW w:w="0" w:type="auto"/>
          </w:tcPr>
          <w:p w14:paraId="291815D1" w14:textId="77777777" w:rsidR="007A1F44" w:rsidRPr="00977EA3" w:rsidRDefault="007A1F44">
            <w:pPr>
              <w:pStyle w:val="TableEntry"/>
              <w:rPr>
                <w:noProof w:val="0"/>
              </w:rPr>
            </w:pPr>
            <w:r w:rsidRPr="00977EA3">
              <w:rPr>
                <w:noProof w:val="0"/>
              </w:rPr>
              <w:t>2</w:t>
            </w:r>
          </w:p>
        </w:tc>
        <w:tc>
          <w:tcPr>
            <w:tcW w:w="0" w:type="auto"/>
          </w:tcPr>
          <w:p w14:paraId="1C09BEC1" w14:textId="77777777" w:rsidR="007A1F44" w:rsidRPr="00977EA3" w:rsidRDefault="007A1F44">
            <w:pPr>
              <w:pStyle w:val="TableEntry"/>
              <w:rPr>
                <w:noProof w:val="0"/>
              </w:rPr>
            </w:pPr>
            <w:r w:rsidRPr="00977EA3">
              <w:rPr>
                <w:noProof w:val="0"/>
              </w:rPr>
              <w:t>ID</w:t>
            </w:r>
          </w:p>
        </w:tc>
        <w:tc>
          <w:tcPr>
            <w:tcW w:w="0" w:type="auto"/>
          </w:tcPr>
          <w:p w14:paraId="3CE7C50F" w14:textId="77777777" w:rsidR="007A1F44" w:rsidRPr="00977EA3" w:rsidRDefault="007A1F44">
            <w:pPr>
              <w:pStyle w:val="TableEntry"/>
              <w:rPr>
                <w:noProof w:val="0"/>
              </w:rPr>
            </w:pPr>
            <w:r w:rsidRPr="00977EA3">
              <w:rPr>
                <w:noProof w:val="0"/>
              </w:rPr>
              <w:t>O</w:t>
            </w:r>
          </w:p>
        </w:tc>
        <w:tc>
          <w:tcPr>
            <w:tcW w:w="0" w:type="auto"/>
          </w:tcPr>
          <w:p w14:paraId="227FAD36" w14:textId="77777777" w:rsidR="007A1F44" w:rsidRPr="00977EA3" w:rsidRDefault="007A1F44">
            <w:pPr>
              <w:pStyle w:val="TableEntry"/>
              <w:rPr>
                <w:noProof w:val="0"/>
              </w:rPr>
            </w:pPr>
            <w:r w:rsidRPr="00977EA3">
              <w:rPr>
                <w:noProof w:val="0"/>
              </w:rPr>
              <w:t>[0..1]</w:t>
            </w:r>
          </w:p>
        </w:tc>
        <w:tc>
          <w:tcPr>
            <w:tcW w:w="0" w:type="auto"/>
          </w:tcPr>
          <w:p w14:paraId="1724C584" w14:textId="77777777" w:rsidR="007A1F44" w:rsidRPr="00977EA3" w:rsidRDefault="007A1F44">
            <w:pPr>
              <w:pStyle w:val="TableEntry"/>
              <w:rPr>
                <w:noProof w:val="0"/>
              </w:rPr>
            </w:pPr>
            <w:r w:rsidRPr="00977EA3">
              <w:rPr>
                <w:noProof w:val="0"/>
              </w:rPr>
              <w:t>0080</w:t>
            </w:r>
          </w:p>
        </w:tc>
        <w:tc>
          <w:tcPr>
            <w:tcW w:w="0" w:type="auto"/>
          </w:tcPr>
          <w:p w14:paraId="78BA04B5" w14:textId="77777777" w:rsidR="007A1F44" w:rsidRPr="00977EA3" w:rsidRDefault="007A1F44">
            <w:pPr>
              <w:pStyle w:val="TableEntry"/>
              <w:rPr>
                <w:noProof w:val="0"/>
              </w:rPr>
            </w:pPr>
            <w:r w:rsidRPr="00977EA3">
              <w:rPr>
                <w:noProof w:val="0"/>
              </w:rPr>
              <w:t>00578</w:t>
            </w:r>
          </w:p>
        </w:tc>
        <w:tc>
          <w:tcPr>
            <w:tcW w:w="0" w:type="auto"/>
          </w:tcPr>
          <w:p w14:paraId="135396F5" w14:textId="77777777" w:rsidR="007A1F44" w:rsidRPr="00977EA3" w:rsidRDefault="007A1F44">
            <w:pPr>
              <w:pStyle w:val="TableEntry"/>
              <w:rPr>
                <w:noProof w:val="0"/>
              </w:rPr>
            </w:pPr>
            <w:r w:rsidRPr="00977EA3">
              <w:rPr>
                <w:noProof w:val="0"/>
              </w:rPr>
              <w:t>Nature of Abnormal Test</w:t>
            </w:r>
          </w:p>
        </w:tc>
      </w:tr>
      <w:tr w:rsidR="007A1F44" w:rsidRPr="00977EA3" w14:paraId="5FB63E0B" w14:textId="77777777">
        <w:trPr>
          <w:jc w:val="center"/>
        </w:trPr>
        <w:tc>
          <w:tcPr>
            <w:tcW w:w="0" w:type="auto"/>
          </w:tcPr>
          <w:p w14:paraId="1E7E04BD" w14:textId="77777777" w:rsidR="007A1F44" w:rsidRPr="00977EA3" w:rsidRDefault="007A1F44">
            <w:pPr>
              <w:pStyle w:val="TableEntry"/>
              <w:rPr>
                <w:noProof w:val="0"/>
              </w:rPr>
            </w:pPr>
            <w:r w:rsidRPr="00977EA3">
              <w:rPr>
                <w:noProof w:val="0"/>
              </w:rPr>
              <w:t>11</w:t>
            </w:r>
          </w:p>
        </w:tc>
        <w:tc>
          <w:tcPr>
            <w:tcW w:w="0" w:type="auto"/>
          </w:tcPr>
          <w:p w14:paraId="63887963" w14:textId="77777777" w:rsidR="007A1F44" w:rsidRPr="00977EA3" w:rsidRDefault="007A1F44">
            <w:pPr>
              <w:pStyle w:val="TableEntry"/>
              <w:rPr>
                <w:noProof w:val="0"/>
              </w:rPr>
            </w:pPr>
            <w:r w:rsidRPr="00977EA3">
              <w:rPr>
                <w:noProof w:val="0"/>
              </w:rPr>
              <w:t>1</w:t>
            </w:r>
          </w:p>
        </w:tc>
        <w:tc>
          <w:tcPr>
            <w:tcW w:w="0" w:type="auto"/>
          </w:tcPr>
          <w:p w14:paraId="05A5A3AF" w14:textId="77777777" w:rsidR="007A1F44" w:rsidRPr="00977EA3" w:rsidRDefault="007A1F44">
            <w:pPr>
              <w:pStyle w:val="TableEntry"/>
              <w:rPr>
                <w:noProof w:val="0"/>
              </w:rPr>
            </w:pPr>
            <w:r w:rsidRPr="00977EA3">
              <w:rPr>
                <w:noProof w:val="0"/>
              </w:rPr>
              <w:t>ID</w:t>
            </w:r>
          </w:p>
        </w:tc>
        <w:tc>
          <w:tcPr>
            <w:tcW w:w="0" w:type="auto"/>
          </w:tcPr>
          <w:p w14:paraId="3E852673" w14:textId="77777777" w:rsidR="007A1F44" w:rsidRPr="00977EA3" w:rsidRDefault="007A1F44">
            <w:pPr>
              <w:pStyle w:val="TableEntry"/>
              <w:rPr>
                <w:noProof w:val="0"/>
              </w:rPr>
            </w:pPr>
            <w:r w:rsidRPr="00977EA3">
              <w:rPr>
                <w:noProof w:val="0"/>
              </w:rPr>
              <w:t>R</w:t>
            </w:r>
          </w:p>
        </w:tc>
        <w:tc>
          <w:tcPr>
            <w:tcW w:w="0" w:type="auto"/>
          </w:tcPr>
          <w:p w14:paraId="1520D442" w14:textId="77777777" w:rsidR="007A1F44" w:rsidRPr="00977EA3" w:rsidRDefault="007A1F44">
            <w:pPr>
              <w:pStyle w:val="TableEntry"/>
              <w:rPr>
                <w:noProof w:val="0"/>
              </w:rPr>
            </w:pPr>
            <w:r w:rsidRPr="00977EA3">
              <w:rPr>
                <w:noProof w:val="0"/>
              </w:rPr>
              <w:t>[0..1]</w:t>
            </w:r>
          </w:p>
        </w:tc>
        <w:tc>
          <w:tcPr>
            <w:tcW w:w="0" w:type="auto"/>
          </w:tcPr>
          <w:p w14:paraId="277BB095" w14:textId="77777777" w:rsidR="007A1F44" w:rsidRPr="00977EA3" w:rsidRDefault="007A1F44">
            <w:pPr>
              <w:pStyle w:val="TableEntry"/>
              <w:rPr>
                <w:noProof w:val="0"/>
              </w:rPr>
            </w:pPr>
            <w:r w:rsidRPr="00977EA3">
              <w:rPr>
                <w:noProof w:val="0"/>
              </w:rPr>
              <w:t>0085</w:t>
            </w:r>
          </w:p>
        </w:tc>
        <w:tc>
          <w:tcPr>
            <w:tcW w:w="0" w:type="auto"/>
          </w:tcPr>
          <w:p w14:paraId="4F321E58" w14:textId="77777777" w:rsidR="007A1F44" w:rsidRPr="00977EA3" w:rsidRDefault="007A1F44">
            <w:pPr>
              <w:pStyle w:val="TableEntry"/>
              <w:rPr>
                <w:noProof w:val="0"/>
              </w:rPr>
            </w:pPr>
            <w:r w:rsidRPr="00977EA3">
              <w:rPr>
                <w:noProof w:val="0"/>
              </w:rPr>
              <w:t>00579</w:t>
            </w:r>
          </w:p>
        </w:tc>
        <w:tc>
          <w:tcPr>
            <w:tcW w:w="0" w:type="auto"/>
          </w:tcPr>
          <w:p w14:paraId="50C2E41E" w14:textId="77777777" w:rsidR="007A1F44" w:rsidRPr="00977EA3" w:rsidRDefault="007A1F44">
            <w:pPr>
              <w:pStyle w:val="TableEntry"/>
              <w:rPr>
                <w:noProof w:val="0"/>
              </w:rPr>
            </w:pPr>
            <w:r w:rsidRPr="00977EA3">
              <w:rPr>
                <w:noProof w:val="0"/>
              </w:rPr>
              <w:t>Observation Result Status</w:t>
            </w:r>
          </w:p>
        </w:tc>
      </w:tr>
      <w:tr w:rsidR="007A1F44" w:rsidRPr="00977EA3" w14:paraId="7ED9C6A6" w14:textId="77777777">
        <w:trPr>
          <w:jc w:val="center"/>
        </w:trPr>
        <w:tc>
          <w:tcPr>
            <w:tcW w:w="0" w:type="auto"/>
          </w:tcPr>
          <w:p w14:paraId="6D772275" w14:textId="77777777" w:rsidR="007A1F44" w:rsidRPr="00977EA3" w:rsidRDefault="007A1F44">
            <w:pPr>
              <w:pStyle w:val="TableEntry"/>
              <w:rPr>
                <w:noProof w:val="0"/>
              </w:rPr>
            </w:pPr>
            <w:r w:rsidRPr="00977EA3">
              <w:rPr>
                <w:noProof w:val="0"/>
              </w:rPr>
              <w:t>12</w:t>
            </w:r>
          </w:p>
        </w:tc>
        <w:tc>
          <w:tcPr>
            <w:tcW w:w="0" w:type="auto"/>
          </w:tcPr>
          <w:p w14:paraId="0E71C304" w14:textId="77777777" w:rsidR="007A1F44" w:rsidRPr="00977EA3" w:rsidRDefault="007A1F44">
            <w:pPr>
              <w:pStyle w:val="TableEntry"/>
              <w:rPr>
                <w:noProof w:val="0"/>
              </w:rPr>
            </w:pPr>
            <w:r w:rsidRPr="00977EA3">
              <w:rPr>
                <w:noProof w:val="0"/>
              </w:rPr>
              <w:t>26</w:t>
            </w:r>
          </w:p>
        </w:tc>
        <w:tc>
          <w:tcPr>
            <w:tcW w:w="0" w:type="auto"/>
          </w:tcPr>
          <w:p w14:paraId="3D532222" w14:textId="77777777" w:rsidR="007A1F44" w:rsidRPr="00977EA3" w:rsidRDefault="007A1F44">
            <w:pPr>
              <w:pStyle w:val="TableEntry"/>
              <w:rPr>
                <w:noProof w:val="0"/>
              </w:rPr>
            </w:pPr>
            <w:r w:rsidRPr="00977EA3">
              <w:rPr>
                <w:noProof w:val="0"/>
              </w:rPr>
              <w:t>TS</w:t>
            </w:r>
          </w:p>
        </w:tc>
        <w:tc>
          <w:tcPr>
            <w:tcW w:w="0" w:type="auto"/>
          </w:tcPr>
          <w:p w14:paraId="3951363D" w14:textId="77777777" w:rsidR="007A1F44" w:rsidRPr="00977EA3" w:rsidRDefault="007A1F44">
            <w:pPr>
              <w:pStyle w:val="TableEntry"/>
              <w:rPr>
                <w:noProof w:val="0"/>
              </w:rPr>
            </w:pPr>
            <w:r w:rsidRPr="00977EA3">
              <w:rPr>
                <w:noProof w:val="0"/>
              </w:rPr>
              <w:t>O</w:t>
            </w:r>
          </w:p>
        </w:tc>
        <w:tc>
          <w:tcPr>
            <w:tcW w:w="0" w:type="auto"/>
          </w:tcPr>
          <w:p w14:paraId="7B9A8B5D" w14:textId="77777777" w:rsidR="007A1F44" w:rsidRPr="00977EA3" w:rsidRDefault="007A1F44">
            <w:pPr>
              <w:pStyle w:val="TableEntry"/>
              <w:rPr>
                <w:noProof w:val="0"/>
              </w:rPr>
            </w:pPr>
            <w:r w:rsidRPr="00977EA3">
              <w:rPr>
                <w:noProof w:val="0"/>
              </w:rPr>
              <w:t>[0..1]</w:t>
            </w:r>
          </w:p>
        </w:tc>
        <w:tc>
          <w:tcPr>
            <w:tcW w:w="0" w:type="auto"/>
          </w:tcPr>
          <w:p w14:paraId="72E15A61" w14:textId="77777777" w:rsidR="007A1F44" w:rsidRPr="00977EA3" w:rsidRDefault="007A1F44">
            <w:pPr>
              <w:pStyle w:val="TableEntry"/>
              <w:rPr>
                <w:noProof w:val="0"/>
              </w:rPr>
            </w:pPr>
          </w:p>
        </w:tc>
        <w:tc>
          <w:tcPr>
            <w:tcW w:w="0" w:type="auto"/>
          </w:tcPr>
          <w:p w14:paraId="4A553525" w14:textId="77777777" w:rsidR="007A1F44" w:rsidRPr="00977EA3" w:rsidRDefault="007A1F44">
            <w:pPr>
              <w:pStyle w:val="TableEntry"/>
              <w:rPr>
                <w:noProof w:val="0"/>
              </w:rPr>
            </w:pPr>
            <w:r w:rsidRPr="00977EA3">
              <w:rPr>
                <w:noProof w:val="0"/>
              </w:rPr>
              <w:t>00580</w:t>
            </w:r>
          </w:p>
        </w:tc>
        <w:tc>
          <w:tcPr>
            <w:tcW w:w="0" w:type="auto"/>
          </w:tcPr>
          <w:p w14:paraId="41E4BAA9" w14:textId="77777777" w:rsidR="007A1F44" w:rsidRPr="00977EA3" w:rsidRDefault="007A1F44">
            <w:pPr>
              <w:pStyle w:val="TableEntry"/>
              <w:rPr>
                <w:noProof w:val="0"/>
              </w:rPr>
            </w:pPr>
            <w:r w:rsidRPr="00977EA3">
              <w:rPr>
                <w:noProof w:val="0"/>
              </w:rPr>
              <w:t>Effective Date of Reference Range</w:t>
            </w:r>
          </w:p>
        </w:tc>
      </w:tr>
      <w:tr w:rsidR="007A1F44" w:rsidRPr="00977EA3" w14:paraId="067F1F69" w14:textId="77777777">
        <w:trPr>
          <w:jc w:val="center"/>
        </w:trPr>
        <w:tc>
          <w:tcPr>
            <w:tcW w:w="0" w:type="auto"/>
          </w:tcPr>
          <w:p w14:paraId="03A6C5AB" w14:textId="77777777" w:rsidR="007A1F44" w:rsidRPr="00977EA3" w:rsidRDefault="007A1F44">
            <w:pPr>
              <w:pStyle w:val="TableEntry"/>
              <w:rPr>
                <w:noProof w:val="0"/>
              </w:rPr>
            </w:pPr>
            <w:r w:rsidRPr="00977EA3">
              <w:rPr>
                <w:noProof w:val="0"/>
              </w:rPr>
              <w:t>13</w:t>
            </w:r>
          </w:p>
        </w:tc>
        <w:tc>
          <w:tcPr>
            <w:tcW w:w="0" w:type="auto"/>
          </w:tcPr>
          <w:p w14:paraId="2FF9F23C" w14:textId="77777777" w:rsidR="007A1F44" w:rsidRPr="00977EA3" w:rsidRDefault="007A1F44">
            <w:pPr>
              <w:pStyle w:val="TableEntry"/>
              <w:rPr>
                <w:noProof w:val="0"/>
              </w:rPr>
            </w:pPr>
            <w:r w:rsidRPr="00977EA3">
              <w:rPr>
                <w:noProof w:val="0"/>
              </w:rPr>
              <w:t>20</w:t>
            </w:r>
          </w:p>
        </w:tc>
        <w:tc>
          <w:tcPr>
            <w:tcW w:w="0" w:type="auto"/>
          </w:tcPr>
          <w:p w14:paraId="22CEBBB8" w14:textId="77777777" w:rsidR="007A1F44" w:rsidRPr="00977EA3" w:rsidRDefault="007A1F44">
            <w:pPr>
              <w:pStyle w:val="TableEntry"/>
              <w:rPr>
                <w:noProof w:val="0"/>
              </w:rPr>
            </w:pPr>
            <w:r w:rsidRPr="00977EA3">
              <w:rPr>
                <w:noProof w:val="0"/>
              </w:rPr>
              <w:t>ST</w:t>
            </w:r>
          </w:p>
        </w:tc>
        <w:tc>
          <w:tcPr>
            <w:tcW w:w="0" w:type="auto"/>
          </w:tcPr>
          <w:p w14:paraId="7004461A" w14:textId="77777777" w:rsidR="007A1F44" w:rsidRPr="00977EA3" w:rsidRDefault="007A1F44">
            <w:pPr>
              <w:pStyle w:val="TableEntry"/>
              <w:rPr>
                <w:noProof w:val="0"/>
              </w:rPr>
            </w:pPr>
            <w:r w:rsidRPr="00977EA3">
              <w:rPr>
                <w:noProof w:val="0"/>
              </w:rPr>
              <w:t>O</w:t>
            </w:r>
          </w:p>
        </w:tc>
        <w:tc>
          <w:tcPr>
            <w:tcW w:w="0" w:type="auto"/>
          </w:tcPr>
          <w:p w14:paraId="6F023F7D" w14:textId="77777777" w:rsidR="007A1F44" w:rsidRPr="00977EA3" w:rsidRDefault="007A1F44">
            <w:pPr>
              <w:pStyle w:val="TableEntry"/>
              <w:rPr>
                <w:noProof w:val="0"/>
              </w:rPr>
            </w:pPr>
            <w:r w:rsidRPr="00977EA3">
              <w:rPr>
                <w:noProof w:val="0"/>
              </w:rPr>
              <w:t>[0..1]</w:t>
            </w:r>
          </w:p>
        </w:tc>
        <w:tc>
          <w:tcPr>
            <w:tcW w:w="0" w:type="auto"/>
          </w:tcPr>
          <w:p w14:paraId="444A9BEA" w14:textId="77777777" w:rsidR="007A1F44" w:rsidRPr="00977EA3" w:rsidRDefault="007A1F44">
            <w:pPr>
              <w:pStyle w:val="TableEntry"/>
              <w:rPr>
                <w:noProof w:val="0"/>
              </w:rPr>
            </w:pPr>
          </w:p>
        </w:tc>
        <w:tc>
          <w:tcPr>
            <w:tcW w:w="0" w:type="auto"/>
          </w:tcPr>
          <w:p w14:paraId="7D4C436F" w14:textId="77777777" w:rsidR="007A1F44" w:rsidRPr="00977EA3" w:rsidRDefault="007A1F44">
            <w:pPr>
              <w:pStyle w:val="TableEntry"/>
              <w:rPr>
                <w:noProof w:val="0"/>
              </w:rPr>
            </w:pPr>
            <w:r w:rsidRPr="00977EA3">
              <w:rPr>
                <w:noProof w:val="0"/>
              </w:rPr>
              <w:t>00581</w:t>
            </w:r>
          </w:p>
        </w:tc>
        <w:tc>
          <w:tcPr>
            <w:tcW w:w="0" w:type="auto"/>
          </w:tcPr>
          <w:p w14:paraId="71C3FAF3" w14:textId="77777777" w:rsidR="007A1F44" w:rsidRPr="00977EA3" w:rsidRDefault="007A1F44">
            <w:pPr>
              <w:pStyle w:val="TableEntry"/>
              <w:rPr>
                <w:noProof w:val="0"/>
              </w:rPr>
            </w:pPr>
            <w:r w:rsidRPr="00977EA3">
              <w:rPr>
                <w:noProof w:val="0"/>
              </w:rPr>
              <w:t>User Defined Access Checks</w:t>
            </w:r>
          </w:p>
        </w:tc>
      </w:tr>
      <w:tr w:rsidR="007A1F44" w:rsidRPr="00977EA3" w14:paraId="6F7E9C2A" w14:textId="77777777">
        <w:trPr>
          <w:jc w:val="center"/>
        </w:trPr>
        <w:tc>
          <w:tcPr>
            <w:tcW w:w="0" w:type="auto"/>
          </w:tcPr>
          <w:p w14:paraId="55E4BE9C" w14:textId="77777777" w:rsidR="007A1F44" w:rsidRPr="00977EA3" w:rsidRDefault="007A1F44">
            <w:pPr>
              <w:pStyle w:val="TableEntry"/>
              <w:rPr>
                <w:noProof w:val="0"/>
              </w:rPr>
            </w:pPr>
            <w:r w:rsidRPr="00977EA3">
              <w:rPr>
                <w:noProof w:val="0"/>
              </w:rPr>
              <w:t>14</w:t>
            </w:r>
          </w:p>
        </w:tc>
        <w:tc>
          <w:tcPr>
            <w:tcW w:w="0" w:type="auto"/>
          </w:tcPr>
          <w:p w14:paraId="43713ABE" w14:textId="77777777" w:rsidR="007A1F44" w:rsidRPr="00977EA3" w:rsidRDefault="007A1F44">
            <w:pPr>
              <w:pStyle w:val="TableEntry"/>
              <w:rPr>
                <w:noProof w:val="0"/>
              </w:rPr>
            </w:pPr>
            <w:r w:rsidRPr="00977EA3">
              <w:rPr>
                <w:noProof w:val="0"/>
              </w:rPr>
              <w:t>26</w:t>
            </w:r>
          </w:p>
        </w:tc>
        <w:tc>
          <w:tcPr>
            <w:tcW w:w="0" w:type="auto"/>
          </w:tcPr>
          <w:p w14:paraId="69E75D38" w14:textId="77777777" w:rsidR="007A1F44" w:rsidRPr="00977EA3" w:rsidRDefault="007A1F44">
            <w:pPr>
              <w:pStyle w:val="TableEntry"/>
              <w:rPr>
                <w:noProof w:val="0"/>
              </w:rPr>
            </w:pPr>
            <w:r w:rsidRPr="00977EA3">
              <w:rPr>
                <w:noProof w:val="0"/>
              </w:rPr>
              <w:t>TS</w:t>
            </w:r>
          </w:p>
        </w:tc>
        <w:tc>
          <w:tcPr>
            <w:tcW w:w="0" w:type="auto"/>
          </w:tcPr>
          <w:p w14:paraId="6BF01125" w14:textId="77777777" w:rsidR="007A1F44" w:rsidRPr="00977EA3" w:rsidRDefault="007A1F44">
            <w:pPr>
              <w:pStyle w:val="TableEntry"/>
              <w:rPr>
                <w:noProof w:val="0"/>
              </w:rPr>
            </w:pPr>
            <w:r w:rsidRPr="00977EA3">
              <w:rPr>
                <w:noProof w:val="0"/>
              </w:rPr>
              <w:t>O</w:t>
            </w:r>
          </w:p>
        </w:tc>
        <w:tc>
          <w:tcPr>
            <w:tcW w:w="0" w:type="auto"/>
          </w:tcPr>
          <w:p w14:paraId="73CEB68B" w14:textId="77777777" w:rsidR="007A1F44" w:rsidRPr="00977EA3" w:rsidRDefault="007A1F44">
            <w:pPr>
              <w:pStyle w:val="TableEntry"/>
              <w:rPr>
                <w:noProof w:val="0"/>
              </w:rPr>
            </w:pPr>
            <w:r w:rsidRPr="00977EA3">
              <w:rPr>
                <w:noProof w:val="0"/>
              </w:rPr>
              <w:t>[0..1]</w:t>
            </w:r>
          </w:p>
        </w:tc>
        <w:tc>
          <w:tcPr>
            <w:tcW w:w="0" w:type="auto"/>
          </w:tcPr>
          <w:p w14:paraId="5C3DE74F" w14:textId="77777777" w:rsidR="007A1F44" w:rsidRPr="00977EA3" w:rsidRDefault="007A1F44">
            <w:pPr>
              <w:pStyle w:val="TableEntry"/>
              <w:rPr>
                <w:noProof w:val="0"/>
              </w:rPr>
            </w:pPr>
          </w:p>
        </w:tc>
        <w:tc>
          <w:tcPr>
            <w:tcW w:w="0" w:type="auto"/>
          </w:tcPr>
          <w:p w14:paraId="4DDFA26E" w14:textId="77777777" w:rsidR="007A1F44" w:rsidRPr="00977EA3" w:rsidRDefault="007A1F44">
            <w:pPr>
              <w:pStyle w:val="TableEntry"/>
              <w:rPr>
                <w:noProof w:val="0"/>
              </w:rPr>
            </w:pPr>
            <w:r w:rsidRPr="00977EA3">
              <w:rPr>
                <w:noProof w:val="0"/>
              </w:rPr>
              <w:t>00582</w:t>
            </w:r>
          </w:p>
        </w:tc>
        <w:tc>
          <w:tcPr>
            <w:tcW w:w="0" w:type="auto"/>
          </w:tcPr>
          <w:p w14:paraId="176742E9" w14:textId="77777777" w:rsidR="007A1F44" w:rsidRPr="00977EA3" w:rsidRDefault="007A1F44">
            <w:pPr>
              <w:pStyle w:val="TableEntry"/>
              <w:rPr>
                <w:noProof w:val="0"/>
              </w:rPr>
            </w:pPr>
            <w:r w:rsidRPr="00977EA3">
              <w:rPr>
                <w:noProof w:val="0"/>
              </w:rPr>
              <w:t>Date/Time of the Observation</w:t>
            </w:r>
          </w:p>
        </w:tc>
      </w:tr>
      <w:tr w:rsidR="007A1F44" w:rsidRPr="00977EA3" w14:paraId="6B204D0E" w14:textId="77777777">
        <w:trPr>
          <w:jc w:val="center"/>
        </w:trPr>
        <w:tc>
          <w:tcPr>
            <w:tcW w:w="0" w:type="auto"/>
          </w:tcPr>
          <w:p w14:paraId="6739E7F3" w14:textId="77777777" w:rsidR="007A1F44" w:rsidRPr="00977EA3" w:rsidRDefault="007A1F44">
            <w:pPr>
              <w:pStyle w:val="TableEntry"/>
              <w:rPr>
                <w:noProof w:val="0"/>
              </w:rPr>
            </w:pPr>
            <w:r w:rsidRPr="00977EA3">
              <w:rPr>
                <w:noProof w:val="0"/>
              </w:rPr>
              <w:t>15</w:t>
            </w:r>
          </w:p>
        </w:tc>
        <w:tc>
          <w:tcPr>
            <w:tcW w:w="0" w:type="auto"/>
          </w:tcPr>
          <w:p w14:paraId="33843650" w14:textId="77777777" w:rsidR="007A1F44" w:rsidRPr="00977EA3" w:rsidRDefault="007A1F44">
            <w:pPr>
              <w:pStyle w:val="TableEntry"/>
              <w:rPr>
                <w:noProof w:val="0"/>
              </w:rPr>
            </w:pPr>
            <w:r w:rsidRPr="00977EA3">
              <w:rPr>
                <w:noProof w:val="0"/>
              </w:rPr>
              <w:t>250</w:t>
            </w:r>
          </w:p>
        </w:tc>
        <w:tc>
          <w:tcPr>
            <w:tcW w:w="0" w:type="auto"/>
          </w:tcPr>
          <w:p w14:paraId="72245727" w14:textId="77777777" w:rsidR="007A1F44" w:rsidRPr="00977EA3" w:rsidRDefault="007A1F44">
            <w:pPr>
              <w:pStyle w:val="TableEntry"/>
              <w:rPr>
                <w:noProof w:val="0"/>
              </w:rPr>
            </w:pPr>
            <w:r w:rsidRPr="00977EA3">
              <w:rPr>
                <w:noProof w:val="0"/>
              </w:rPr>
              <w:t>CE</w:t>
            </w:r>
          </w:p>
        </w:tc>
        <w:tc>
          <w:tcPr>
            <w:tcW w:w="0" w:type="auto"/>
          </w:tcPr>
          <w:p w14:paraId="773066EE" w14:textId="77777777" w:rsidR="007A1F44" w:rsidRPr="00977EA3" w:rsidRDefault="007A1F44">
            <w:pPr>
              <w:pStyle w:val="TableEntry"/>
              <w:rPr>
                <w:noProof w:val="0"/>
              </w:rPr>
            </w:pPr>
            <w:r w:rsidRPr="00977EA3">
              <w:rPr>
                <w:noProof w:val="0"/>
              </w:rPr>
              <w:t>O</w:t>
            </w:r>
          </w:p>
        </w:tc>
        <w:tc>
          <w:tcPr>
            <w:tcW w:w="0" w:type="auto"/>
          </w:tcPr>
          <w:p w14:paraId="16E9AABB" w14:textId="77777777" w:rsidR="007A1F44" w:rsidRPr="00977EA3" w:rsidRDefault="007A1F44">
            <w:pPr>
              <w:pStyle w:val="TableEntry"/>
              <w:rPr>
                <w:noProof w:val="0"/>
              </w:rPr>
            </w:pPr>
            <w:r w:rsidRPr="00977EA3">
              <w:rPr>
                <w:noProof w:val="0"/>
              </w:rPr>
              <w:t>[0..1]</w:t>
            </w:r>
          </w:p>
        </w:tc>
        <w:tc>
          <w:tcPr>
            <w:tcW w:w="0" w:type="auto"/>
          </w:tcPr>
          <w:p w14:paraId="1D477B90" w14:textId="77777777" w:rsidR="007A1F44" w:rsidRPr="00977EA3" w:rsidRDefault="007A1F44">
            <w:pPr>
              <w:pStyle w:val="TableEntry"/>
              <w:rPr>
                <w:noProof w:val="0"/>
              </w:rPr>
            </w:pPr>
          </w:p>
        </w:tc>
        <w:tc>
          <w:tcPr>
            <w:tcW w:w="0" w:type="auto"/>
          </w:tcPr>
          <w:p w14:paraId="5A5BFC8E" w14:textId="77777777" w:rsidR="007A1F44" w:rsidRPr="00977EA3" w:rsidRDefault="007A1F44">
            <w:pPr>
              <w:pStyle w:val="TableEntry"/>
              <w:rPr>
                <w:noProof w:val="0"/>
              </w:rPr>
            </w:pPr>
            <w:r w:rsidRPr="00977EA3">
              <w:rPr>
                <w:noProof w:val="0"/>
              </w:rPr>
              <w:t>00583</w:t>
            </w:r>
          </w:p>
        </w:tc>
        <w:tc>
          <w:tcPr>
            <w:tcW w:w="0" w:type="auto"/>
          </w:tcPr>
          <w:p w14:paraId="15F4CB19" w14:textId="77777777" w:rsidR="007A1F44" w:rsidRPr="00977EA3" w:rsidRDefault="007A1F44">
            <w:pPr>
              <w:pStyle w:val="TableEntry"/>
              <w:rPr>
                <w:noProof w:val="0"/>
              </w:rPr>
            </w:pPr>
            <w:r w:rsidRPr="00977EA3">
              <w:rPr>
                <w:noProof w:val="0"/>
              </w:rPr>
              <w:t>Producer's ID</w:t>
            </w:r>
          </w:p>
        </w:tc>
      </w:tr>
      <w:tr w:rsidR="007A1F44" w:rsidRPr="00977EA3" w14:paraId="5F1B88A9" w14:textId="77777777">
        <w:trPr>
          <w:jc w:val="center"/>
        </w:trPr>
        <w:tc>
          <w:tcPr>
            <w:tcW w:w="0" w:type="auto"/>
          </w:tcPr>
          <w:p w14:paraId="5138FD28" w14:textId="77777777" w:rsidR="007A1F44" w:rsidRPr="00977EA3" w:rsidRDefault="007A1F44">
            <w:pPr>
              <w:pStyle w:val="TableEntry"/>
              <w:rPr>
                <w:noProof w:val="0"/>
              </w:rPr>
            </w:pPr>
            <w:r w:rsidRPr="00977EA3">
              <w:rPr>
                <w:noProof w:val="0"/>
              </w:rPr>
              <w:t>16</w:t>
            </w:r>
          </w:p>
        </w:tc>
        <w:tc>
          <w:tcPr>
            <w:tcW w:w="0" w:type="auto"/>
          </w:tcPr>
          <w:p w14:paraId="1254D71A" w14:textId="77777777" w:rsidR="007A1F44" w:rsidRPr="00977EA3" w:rsidRDefault="007A1F44">
            <w:pPr>
              <w:pStyle w:val="TableEntry"/>
              <w:rPr>
                <w:noProof w:val="0"/>
              </w:rPr>
            </w:pPr>
            <w:r w:rsidRPr="00977EA3">
              <w:rPr>
                <w:noProof w:val="0"/>
              </w:rPr>
              <w:t>250</w:t>
            </w:r>
          </w:p>
        </w:tc>
        <w:tc>
          <w:tcPr>
            <w:tcW w:w="0" w:type="auto"/>
          </w:tcPr>
          <w:p w14:paraId="5BCCC5AD" w14:textId="77777777" w:rsidR="007A1F44" w:rsidRPr="00977EA3" w:rsidRDefault="007A1F44">
            <w:pPr>
              <w:pStyle w:val="TableEntry"/>
              <w:rPr>
                <w:noProof w:val="0"/>
              </w:rPr>
            </w:pPr>
            <w:r w:rsidRPr="00977EA3">
              <w:rPr>
                <w:noProof w:val="0"/>
              </w:rPr>
              <w:t>XCN</w:t>
            </w:r>
          </w:p>
        </w:tc>
        <w:tc>
          <w:tcPr>
            <w:tcW w:w="0" w:type="auto"/>
          </w:tcPr>
          <w:p w14:paraId="59C877C1" w14:textId="77777777" w:rsidR="007A1F44" w:rsidRPr="00977EA3" w:rsidRDefault="007A1F44">
            <w:pPr>
              <w:pStyle w:val="TableEntry"/>
              <w:rPr>
                <w:noProof w:val="0"/>
              </w:rPr>
            </w:pPr>
            <w:r w:rsidRPr="00977EA3">
              <w:rPr>
                <w:noProof w:val="0"/>
              </w:rPr>
              <w:t>O</w:t>
            </w:r>
          </w:p>
        </w:tc>
        <w:tc>
          <w:tcPr>
            <w:tcW w:w="0" w:type="auto"/>
          </w:tcPr>
          <w:p w14:paraId="7AA71541" w14:textId="77777777" w:rsidR="007A1F44" w:rsidRPr="00977EA3" w:rsidRDefault="007A1F44">
            <w:pPr>
              <w:pStyle w:val="TableEntry"/>
              <w:rPr>
                <w:noProof w:val="0"/>
              </w:rPr>
            </w:pPr>
            <w:r w:rsidRPr="00977EA3">
              <w:rPr>
                <w:noProof w:val="0"/>
              </w:rPr>
              <w:t>[0..1]</w:t>
            </w:r>
          </w:p>
        </w:tc>
        <w:tc>
          <w:tcPr>
            <w:tcW w:w="0" w:type="auto"/>
          </w:tcPr>
          <w:p w14:paraId="76E75F43" w14:textId="77777777" w:rsidR="007A1F44" w:rsidRPr="00977EA3" w:rsidRDefault="007A1F44">
            <w:pPr>
              <w:pStyle w:val="TableEntry"/>
              <w:rPr>
                <w:noProof w:val="0"/>
              </w:rPr>
            </w:pPr>
          </w:p>
        </w:tc>
        <w:tc>
          <w:tcPr>
            <w:tcW w:w="0" w:type="auto"/>
          </w:tcPr>
          <w:p w14:paraId="253E88E6" w14:textId="77777777" w:rsidR="007A1F44" w:rsidRPr="00977EA3" w:rsidRDefault="007A1F44">
            <w:pPr>
              <w:pStyle w:val="TableEntry"/>
              <w:rPr>
                <w:noProof w:val="0"/>
              </w:rPr>
            </w:pPr>
            <w:r w:rsidRPr="00977EA3">
              <w:rPr>
                <w:noProof w:val="0"/>
              </w:rPr>
              <w:t>00584</w:t>
            </w:r>
          </w:p>
        </w:tc>
        <w:tc>
          <w:tcPr>
            <w:tcW w:w="0" w:type="auto"/>
          </w:tcPr>
          <w:p w14:paraId="6B16A742" w14:textId="77777777" w:rsidR="007A1F44" w:rsidRPr="00977EA3" w:rsidRDefault="007A1F44">
            <w:pPr>
              <w:pStyle w:val="TableEntry"/>
              <w:rPr>
                <w:noProof w:val="0"/>
              </w:rPr>
            </w:pPr>
            <w:r w:rsidRPr="00977EA3">
              <w:rPr>
                <w:noProof w:val="0"/>
              </w:rPr>
              <w:t>Responsible Observer</w:t>
            </w:r>
          </w:p>
        </w:tc>
      </w:tr>
      <w:tr w:rsidR="007A1F44" w:rsidRPr="00977EA3" w14:paraId="135E10C7" w14:textId="77777777">
        <w:trPr>
          <w:jc w:val="center"/>
        </w:trPr>
        <w:tc>
          <w:tcPr>
            <w:tcW w:w="0" w:type="auto"/>
          </w:tcPr>
          <w:p w14:paraId="3E5694A2" w14:textId="77777777" w:rsidR="007A1F44" w:rsidRPr="00977EA3" w:rsidRDefault="007A1F44">
            <w:pPr>
              <w:pStyle w:val="TableEntry"/>
              <w:rPr>
                <w:noProof w:val="0"/>
              </w:rPr>
            </w:pPr>
            <w:r w:rsidRPr="00977EA3">
              <w:rPr>
                <w:noProof w:val="0"/>
              </w:rPr>
              <w:t>17</w:t>
            </w:r>
          </w:p>
        </w:tc>
        <w:tc>
          <w:tcPr>
            <w:tcW w:w="0" w:type="auto"/>
          </w:tcPr>
          <w:p w14:paraId="1A90F182" w14:textId="77777777" w:rsidR="007A1F44" w:rsidRPr="00977EA3" w:rsidRDefault="007A1F44">
            <w:pPr>
              <w:pStyle w:val="TableEntry"/>
              <w:rPr>
                <w:noProof w:val="0"/>
              </w:rPr>
            </w:pPr>
            <w:r w:rsidRPr="00977EA3">
              <w:rPr>
                <w:noProof w:val="0"/>
              </w:rPr>
              <w:t>250</w:t>
            </w:r>
          </w:p>
        </w:tc>
        <w:tc>
          <w:tcPr>
            <w:tcW w:w="0" w:type="auto"/>
          </w:tcPr>
          <w:p w14:paraId="458DB5DC" w14:textId="77777777" w:rsidR="007A1F44" w:rsidRPr="00977EA3" w:rsidRDefault="007A1F44">
            <w:pPr>
              <w:pStyle w:val="TableEntry"/>
              <w:rPr>
                <w:noProof w:val="0"/>
              </w:rPr>
            </w:pPr>
            <w:r w:rsidRPr="00977EA3">
              <w:rPr>
                <w:noProof w:val="0"/>
              </w:rPr>
              <w:t>CE</w:t>
            </w:r>
          </w:p>
        </w:tc>
        <w:tc>
          <w:tcPr>
            <w:tcW w:w="0" w:type="auto"/>
          </w:tcPr>
          <w:p w14:paraId="68868426" w14:textId="77777777" w:rsidR="007A1F44" w:rsidRPr="00977EA3" w:rsidRDefault="007A1F44">
            <w:pPr>
              <w:pStyle w:val="TableEntry"/>
              <w:rPr>
                <w:noProof w:val="0"/>
              </w:rPr>
            </w:pPr>
            <w:r w:rsidRPr="00977EA3">
              <w:rPr>
                <w:noProof w:val="0"/>
              </w:rPr>
              <w:t>O</w:t>
            </w:r>
          </w:p>
        </w:tc>
        <w:tc>
          <w:tcPr>
            <w:tcW w:w="0" w:type="auto"/>
          </w:tcPr>
          <w:p w14:paraId="0B888DBC" w14:textId="77777777" w:rsidR="007A1F44" w:rsidRPr="00977EA3" w:rsidRDefault="007A1F44">
            <w:pPr>
              <w:pStyle w:val="TableEntry"/>
              <w:rPr>
                <w:noProof w:val="0"/>
              </w:rPr>
            </w:pPr>
            <w:r w:rsidRPr="00977EA3">
              <w:rPr>
                <w:noProof w:val="0"/>
              </w:rPr>
              <w:t>[0..1]</w:t>
            </w:r>
          </w:p>
        </w:tc>
        <w:tc>
          <w:tcPr>
            <w:tcW w:w="0" w:type="auto"/>
          </w:tcPr>
          <w:p w14:paraId="10B2164E" w14:textId="77777777" w:rsidR="007A1F44" w:rsidRPr="00977EA3" w:rsidRDefault="007A1F44">
            <w:pPr>
              <w:pStyle w:val="TableEntry"/>
              <w:rPr>
                <w:noProof w:val="0"/>
              </w:rPr>
            </w:pPr>
          </w:p>
        </w:tc>
        <w:tc>
          <w:tcPr>
            <w:tcW w:w="0" w:type="auto"/>
          </w:tcPr>
          <w:p w14:paraId="1B0E59DF" w14:textId="77777777" w:rsidR="007A1F44" w:rsidRPr="00977EA3" w:rsidRDefault="007A1F44">
            <w:pPr>
              <w:pStyle w:val="TableEntry"/>
              <w:rPr>
                <w:noProof w:val="0"/>
              </w:rPr>
            </w:pPr>
            <w:r w:rsidRPr="00977EA3">
              <w:rPr>
                <w:noProof w:val="0"/>
              </w:rPr>
              <w:t>00936</w:t>
            </w:r>
          </w:p>
        </w:tc>
        <w:tc>
          <w:tcPr>
            <w:tcW w:w="0" w:type="auto"/>
          </w:tcPr>
          <w:p w14:paraId="109A87F2" w14:textId="77777777" w:rsidR="007A1F44" w:rsidRPr="00977EA3" w:rsidRDefault="007A1F44">
            <w:pPr>
              <w:pStyle w:val="TableEntry"/>
              <w:rPr>
                <w:noProof w:val="0"/>
              </w:rPr>
            </w:pPr>
            <w:r w:rsidRPr="00977EA3">
              <w:rPr>
                <w:noProof w:val="0"/>
              </w:rPr>
              <w:t>Observation Method</w:t>
            </w:r>
          </w:p>
        </w:tc>
      </w:tr>
      <w:tr w:rsidR="007A1F44" w:rsidRPr="00977EA3" w14:paraId="02963ADD" w14:textId="77777777">
        <w:trPr>
          <w:jc w:val="center"/>
        </w:trPr>
        <w:tc>
          <w:tcPr>
            <w:tcW w:w="0" w:type="auto"/>
          </w:tcPr>
          <w:p w14:paraId="1AB66F2C" w14:textId="77777777" w:rsidR="007A1F44" w:rsidRPr="00977EA3" w:rsidRDefault="007A1F44">
            <w:pPr>
              <w:pStyle w:val="TableEntry"/>
              <w:rPr>
                <w:noProof w:val="0"/>
              </w:rPr>
            </w:pPr>
            <w:r w:rsidRPr="00977EA3">
              <w:rPr>
                <w:noProof w:val="0"/>
              </w:rPr>
              <w:t>18</w:t>
            </w:r>
          </w:p>
        </w:tc>
        <w:tc>
          <w:tcPr>
            <w:tcW w:w="0" w:type="auto"/>
          </w:tcPr>
          <w:p w14:paraId="63D3AC65" w14:textId="77777777" w:rsidR="007A1F44" w:rsidRPr="00977EA3" w:rsidRDefault="007A1F44">
            <w:pPr>
              <w:pStyle w:val="TableEntry"/>
              <w:rPr>
                <w:noProof w:val="0"/>
              </w:rPr>
            </w:pPr>
            <w:r w:rsidRPr="00977EA3">
              <w:rPr>
                <w:noProof w:val="0"/>
              </w:rPr>
              <w:t>22</w:t>
            </w:r>
          </w:p>
        </w:tc>
        <w:tc>
          <w:tcPr>
            <w:tcW w:w="0" w:type="auto"/>
          </w:tcPr>
          <w:p w14:paraId="4A898E7C" w14:textId="77777777" w:rsidR="007A1F44" w:rsidRPr="00977EA3" w:rsidRDefault="007A1F44">
            <w:pPr>
              <w:pStyle w:val="TableEntry"/>
              <w:rPr>
                <w:noProof w:val="0"/>
              </w:rPr>
            </w:pPr>
            <w:r w:rsidRPr="00977EA3">
              <w:rPr>
                <w:noProof w:val="0"/>
              </w:rPr>
              <w:t>EI</w:t>
            </w:r>
          </w:p>
        </w:tc>
        <w:tc>
          <w:tcPr>
            <w:tcW w:w="0" w:type="auto"/>
          </w:tcPr>
          <w:p w14:paraId="1A2C0530" w14:textId="77777777" w:rsidR="007A1F44" w:rsidRPr="00977EA3" w:rsidRDefault="007A1F44">
            <w:pPr>
              <w:pStyle w:val="TableEntry"/>
              <w:rPr>
                <w:noProof w:val="0"/>
              </w:rPr>
            </w:pPr>
            <w:r w:rsidRPr="00977EA3">
              <w:rPr>
                <w:noProof w:val="0"/>
              </w:rPr>
              <w:t>O</w:t>
            </w:r>
          </w:p>
        </w:tc>
        <w:tc>
          <w:tcPr>
            <w:tcW w:w="0" w:type="auto"/>
          </w:tcPr>
          <w:p w14:paraId="25CFC99F" w14:textId="77777777" w:rsidR="007A1F44" w:rsidRPr="00977EA3" w:rsidRDefault="007A1F44">
            <w:pPr>
              <w:pStyle w:val="TableEntry"/>
              <w:rPr>
                <w:noProof w:val="0"/>
              </w:rPr>
            </w:pPr>
            <w:r w:rsidRPr="00977EA3">
              <w:rPr>
                <w:noProof w:val="0"/>
              </w:rPr>
              <w:t>[0..1]</w:t>
            </w:r>
          </w:p>
        </w:tc>
        <w:tc>
          <w:tcPr>
            <w:tcW w:w="0" w:type="auto"/>
          </w:tcPr>
          <w:p w14:paraId="2F76A1AB" w14:textId="77777777" w:rsidR="007A1F44" w:rsidRPr="00977EA3" w:rsidRDefault="007A1F44">
            <w:pPr>
              <w:pStyle w:val="TableEntry"/>
              <w:rPr>
                <w:noProof w:val="0"/>
              </w:rPr>
            </w:pPr>
          </w:p>
        </w:tc>
        <w:tc>
          <w:tcPr>
            <w:tcW w:w="0" w:type="auto"/>
          </w:tcPr>
          <w:p w14:paraId="7524ECD8" w14:textId="77777777" w:rsidR="007A1F44" w:rsidRPr="00977EA3" w:rsidRDefault="007A1F44">
            <w:pPr>
              <w:pStyle w:val="TableEntry"/>
              <w:rPr>
                <w:noProof w:val="0"/>
              </w:rPr>
            </w:pPr>
            <w:r w:rsidRPr="00977EA3">
              <w:rPr>
                <w:noProof w:val="0"/>
              </w:rPr>
              <w:t>01479</w:t>
            </w:r>
          </w:p>
        </w:tc>
        <w:tc>
          <w:tcPr>
            <w:tcW w:w="0" w:type="auto"/>
          </w:tcPr>
          <w:p w14:paraId="249EFE80" w14:textId="77777777" w:rsidR="007A1F44" w:rsidRPr="00977EA3" w:rsidRDefault="007A1F44">
            <w:pPr>
              <w:pStyle w:val="TableEntry"/>
              <w:rPr>
                <w:noProof w:val="0"/>
              </w:rPr>
            </w:pPr>
            <w:r w:rsidRPr="00977EA3">
              <w:rPr>
                <w:noProof w:val="0"/>
              </w:rPr>
              <w:t>Equipment Instance Identifier</w:t>
            </w:r>
          </w:p>
        </w:tc>
      </w:tr>
      <w:tr w:rsidR="007A1F44" w:rsidRPr="00977EA3" w14:paraId="251043E0" w14:textId="77777777">
        <w:trPr>
          <w:jc w:val="center"/>
        </w:trPr>
        <w:tc>
          <w:tcPr>
            <w:tcW w:w="0" w:type="auto"/>
          </w:tcPr>
          <w:p w14:paraId="585CD2E7" w14:textId="77777777" w:rsidR="007A1F44" w:rsidRPr="00977EA3" w:rsidRDefault="007A1F44">
            <w:pPr>
              <w:pStyle w:val="TableEntry"/>
              <w:rPr>
                <w:noProof w:val="0"/>
              </w:rPr>
            </w:pPr>
            <w:r w:rsidRPr="00977EA3">
              <w:rPr>
                <w:noProof w:val="0"/>
              </w:rPr>
              <w:t>19</w:t>
            </w:r>
          </w:p>
        </w:tc>
        <w:tc>
          <w:tcPr>
            <w:tcW w:w="0" w:type="auto"/>
          </w:tcPr>
          <w:p w14:paraId="7C13BE9C" w14:textId="77777777" w:rsidR="007A1F44" w:rsidRPr="00977EA3" w:rsidRDefault="007A1F44">
            <w:pPr>
              <w:pStyle w:val="TableEntry"/>
              <w:rPr>
                <w:noProof w:val="0"/>
              </w:rPr>
            </w:pPr>
            <w:r w:rsidRPr="00977EA3">
              <w:rPr>
                <w:noProof w:val="0"/>
              </w:rPr>
              <w:t>26</w:t>
            </w:r>
          </w:p>
        </w:tc>
        <w:tc>
          <w:tcPr>
            <w:tcW w:w="0" w:type="auto"/>
          </w:tcPr>
          <w:p w14:paraId="1C845D96" w14:textId="77777777" w:rsidR="007A1F44" w:rsidRPr="00977EA3" w:rsidRDefault="007A1F44">
            <w:pPr>
              <w:pStyle w:val="TableEntry"/>
              <w:rPr>
                <w:noProof w:val="0"/>
              </w:rPr>
            </w:pPr>
            <w:r w:rsidRPr="00977EA3">
              <w:rPr>
                <w:noProof w:val="0"/>
              </w:rPr>
              <w:t>TS</w:t>
            </w:r>
          </w:p>
        </w:tc>
        <w:tc>
          <w:tcPr>
            <w:tcW w:w="0" w:type="auto"/>
          </w:tcPr>
          <w:p w14:paraId="1D070129" w14:textId="77777777" w:rsidR="007A1F44" w:rsidRPr="00977EA3" w:rsidRDefault="007A1F44">
            <w:pPr>
              <w:pStyle w:val="TableEntry"/>
              <w:rPr>
                <w:noProof w:val="0"/>
              </w:rPr>
            </w:pPr>
            <w:r w:rsidRPr="00977EA3">
              <w:rPr>
                <w:noProof w:val="0"/>
              </w:rPr>
              <w:t>O</w:t>
            </w:r>
          </w:p>
        </w:tc>
        <w:tc>
          <w:tcPr>
            <w:tcW w:w="0" w:type="auto"/>
          </w:tcPr>
          <w:p w14:paraId="30C4482E" w14:textId="77777777" w:rsidR="007A1F44" w:rsidRPr="00977EA3" w:rsidRDefault="007A1F44">
            <w:pPr>
              <w:pStyle w:val="TableEntry"/>
              <w:rPr>
                <w:noProof w:val="0"/>
              </w:rPr>
            </w:pPr>
            <w:r w:rsidRPr="00977EA3">
              <w:rPr>
                <w:noProof w:val="0"/>
              </w:rPr>
              <w:t>[0..1]</w:t>
            </w:r>
          </w:p>
        </w:tc>
        <w:tc>
          <w:tcPr>
            <w:tcW w:w="0" w:type="auto"/>
          </w:tcPr>
          <w:p w14:paraId="7511CEB8" w14:textId="77777777" w:rsidR="007A1F44" w:rsidRPr="00977EA3" w:rsidRDefault="007A1F44">
            <w:pPr>
              <w:pStyle w:val="TableEntry"/>
              <w:rPr>
                <w:noProof w:val="0"/>
              </w:rPr>
            </w:pPr>
          </w:p>
        </w:tc>
        <w:tc>
          <w:tcPr>
            <w:tcW w:w="0" w:type="auto"/>
          </w:tcPr>
          <w:p w14:paraId="47346A05" w14:textId="77777777" w:rsidR="007A1F44" w:rsidRPr="00977EA3" w:rsidRDefault="007A1F44">
            <w:pPr>
              <w:pStyle w:val="TableEntry"/>
              <w:rPr>
                <w:noProof w:val="0"/>
              </w:rPr>
            </w:pPr>
            <w:r w:rsidRPr="00977EA3">
              <w:rPr>
                <w:noProof w:val="0"/>
              </w:rPr>
              <w:t>01480</w:t>
            </w:r>
          </w:p>
        </w:tc>
        <w:tc>
          <w:tcPr>
            <w:tcW w:w="0" w:type="auto"/>
          </w:tcPr>
          <w:p w14:paraId="40D4215A" w14:textId="77777777" w:rsidR="007A1F44" w:rsidRPr="00977EA3" w:rsidRDefault="007A1F44">
            <w:pPr>
              <w:pStyle w:val="TableEntry"/>
              <w:rPr>
                <w:noProof w:val="0"/>
              </w:rPr>
            </w:pPr>
            <w:r w:rsidRPr="00977EA3">
              <w:rPr>
                <w:noProof w:val="0"/>
              </w:rPr>
              <w:t>Date/Time of the Analysis</w:t>
            </w:r>
          </w:p>
        </w:tc>
      </w:tr>
    </w:tbl>
    <w:p w14:paraId="7C08BB78" w14:textId="77777777" w:rsidR="007A1F44" w:rsidRPr="00977EA3" w:rsidRDefault="007A1F44" w:rsidP="00CF2883">
      <w:pPr>
        <w:pStyle w:val="Corpotesto"/>
      </w:pPr>
    </w:p>
    <w:p w14:paraId="760CD54A" w14:textId="77777777" w:rsidR="007A1F44" w:rsidRPr="00977EA3" w:rsidRDefault="007A1F44">
      <w:r w:rsidRPr="00977EA3">
        <w:rPr>
          <w:b/>
          <w:bCs/>
        </w:rPr>
        <w:t>OBX-2 Value Type (ID)</w:t>
      </w:r>
      <w:r w:rsidRPr="00977EA3">
        <w:t xml:space="preserve">, conditional. </w:t>
      </w:r>
    </w:p>
    <w:p w14:paraId="655F6AE5" w14:textId="77777777" w:rsidR="007A1F44" w:rsidRPr="00977EA3" w:rsidRDefault="007A1F44">
      <w:r w:rsidRPr="00977EA3">
        <w:t>This field contains the type of observation.</w:t>
      </w:r>
    </w:p>
    <w:p w14:paraId="1894CC81" w14:textId="77777777" w:rsidR="007A1F44" w:rsidRPr="00977EA3" w:rsidRDefault="007A1F44">
      <w:r w:rsidRPr="00977EA3">
        <w:t>Example: “NM” for a numeric observation such as patient weight or patient height.</w:t>
      </w:r>
    </w:p>
    <w:p w14:paraId="1F762743" w14:textId="77777777" w:rsidR="007A1F44" w:rsidRPr="00977EA3" w:rsidRDefault="007A1F44">
      <w:r w:rsidRPr="00977EA3">
        <w:t>Condition predicate: This field SHALL be valued if OBX-5 “Observation Value” is present. It MAY be valued otherwise.</w:t>
      </w:r>
    </w:p>
    <w:p w14:paraId="12CD0A3D" w14:textId="332ACDCB" w:rsidR="007A1F44" w:rsidRPr="00977EA3" w:rsidRDefault="007A1F44">
      <w:r w:rsidRPr="00977EA3">
        <w:rPr>
          <w:b/>
          <w:bCs/>
        </w:rPr>
        <w:t>OBX-3 Observation Identifier (CE)</w:t>
      </w:r>
      <w:r w:rsidRPr="00977EA3">
        <w:t>, required</w:t>
      </w:r>
    </w:p>
    <w:p w14:paraId="0DC306E9" w14:textId="0C25C2A2" w:rsidR="00F84139" w:rsidRPr="00977EA3" w:rsidRDefault="007A1F44" w:rsidP="00B86B92">
      <w:r w:rsidRPr="00977EA3">
        <w:t xml:space="preserve">The usage of LOINC vocabulary is strongly recommended. Details of this free vocabulary can be found at </w:t>
      </w:r>
      <w:hyperlink r:id="rId26" w:history="1">
        <w:r w:rsidRPr="00977EA3">
          <w:rPr>
            <w:rStyle w:val="Collegamentoipertestuale"/>
          </w:rPr>
          <w:t>http://www.loinc.org</w:t>
        </w:r>
      </w:hyperlink>
      <w:r w:rsidRPr="00977EA3">
        <w:t xml:space="preserve">. The first and third sub-fields, “Identifier” and “Name of Coding </w:t>
      </w:r>
      <w:r w:rsidRPr="00977EA3">
        <w:lastRenderedPageBreak/>
        <w:t>System” are required in all transactions. The value of the “Name of Coding System” in the case of LOINC is “LN”.</w:t>
      </w:r>
      <w:r w:rsidR="00F84139" w:rsidRPr="00977EA3">
        <w:t xml:space="preserve"> Example of the code used with the patient weight:</w:t>
      </w:r>
    </w:p>
    <w:p w14:paraId="12C84CB1" w14:textId="77777777" w:rsidR="00F84139" w:rsidRPr="00977EA3" w:rsidRDefault="00F84139" w:rsidP="00B86B92"/>
    <w:p w14:paraId="48352135" w14:textId="1FA88B2F" w:rsidR="007A1F44" w:rsidRPr="00977EA3" w:rsidRDefault="007A1F44" w:rsidP="003462A5">
      <w:pPr>
        <w:pStyle w:val="XMLFragment"/>
        <w:rPr>
          <w:noProof w:val="0"/>
        </w:rPr>
      </w:pPr>
      <w:r w:rsidRPr="00977EA3">
        <w:rPr>
          <w:noProof w:val="0"/>
        </w:rPr>
        <w:t>3142-7^BODY WEIGHT (STATED)^LN</w:t>
      </w:r>
    </w:p>
    <w:p w14:paraId="5833521F" w14:textId="77777777" w:rsidR="00F84139" w:rsidRPr="00977EA3" w:rsidRDefault="00F84139" w:rsidP="0090367F">
      <w:pPr>
        <w:rPr>
          <w:b/>
          <w:bCs/>
        </w:rPr>
      </w:pPr>
    </w:p>
    <w:p w14:paraId="3947CA1E" w14:textId="1FF044BF" w:rsidR="007A1F44" w:rsidRPr="00E63AF6" w:rsidRDefault="007A1F44" w:rsidP="0090367F">
      <w:pPr>
        <w:rPr>
          <w:bCs/>
          <w:lang w:val="fr-FR"/>
          <w:rPrChange w:id="234" w:author="Gregorio Canal" w:date="2019-05-22T14:53:00Z">
            <w:rPr>
              <w:bCs/>
            </w:rPr>
          </w:rPrChange>
        </w:rPr>
      </w:pPr>
      <w:r w:rsidRPr="00E63AF6">
        <w:rPr>
          <w:b/>
          <w:bCs/>
          <w:lang w:val="fr-FR"/>
          <w:rPrChange w:id="235" w:author="Gregorio Canal" w:date="2019-05-22T14:53:00Z">
            <w:rPr>
              <w:b/>
              <w:bCs/>
            </w:rPr>
          </w:rPrChange>
        </w:rPr>
        <w:t xml:space="preserve">OBX-4 Observation </w:t>
      </w:r>
      <w:proofErr w:type="spellStart"/>
      <w:r w:rsidRPr="00E63AF6">
        <w:rPr>
          <w:b/>
          <w:bCs/>
          <w:lang w:val="fr-FR"/>
          <w:rPrChange w:id="236" w:author="Gregorio Canal" w:date="2019-05-22T14:53:00Z">
            <w:rPr>
              <w:b/>
              <w:bCs/>
            </w:rPr>
          </w:rPrChange>
        </w:rPr>
        <w:t>Sub</w:t>
      </w:r>
      <w:proofErr w:type="spellEnd"/>
      <w:r w:rsidRPr="00E63AF6">
        <w:rPr>
          <w:b/>
          <w:bCs/>
          <w:lang w:val="fr-FR"/>
          <w:rPrChange w:id="237" w:author="Gregorio Canal" w:date="2019-05-22T14:53:00Z">
            <w:rPr>
              <w:b/>
              <w:bCs/>
            </w:rPr>
          </w:rPrChange>
        </w:rPr>
        <w:t>-ID (CE),</w:t>
      </w:r>
      <w:r w:rsidRPr="00E63AF6">
        <w:rPr>
          <w:bCs/>
          <w:lang w:val="fr-FR"/>
          <w:rPrChange w:id="238" w:author="Gregorio Canal" w:date="2019-05-22T14:53:00Z">
            <w:rPr>
              <w:bCs/>
            </w:rPr>
          </w:rPrChange>
        </w:rPr>
        <w:t xml:space="preserve"> </w:t>
      </w:r>
      <w:proofErr w:type="spellStart"/>
      <w:r w:rsidRPr="00E63AF6">
        <w:rPr>
          <w:bCs/>
          <w:lang w:val="fr-FR"/>
          <w:rPrChange w:id="239" w:author="Gregorio Canal" w:date="2019-05-22T14:53:00Z">
            <w:rPr>
              <w:bCs/>
            </w:rPr>
          </w:rPrChange>
        </w:rPr>
        <w:t>conditional</w:t>
      </w:r>
      <w:proofErr w:type="spellEnd"/>
    </w:p>
    <w:p w14:paraId="1221AEE7" w14:textId="77777777" w:rsidR="007A1F44" w:rsidRPr="00977EA3" w:rsidRDefault="007A1F44" w:rsidP="0090367F">
      <w:pPr>
        <w:rPr>
          <w:bCs/>
        </w:rPr>
      </w:pPr>
      <w:r w:rsidRPr="00977EA3">
        <w:rPr>
          <w:bCs/>
        </w:rPr>
        <w:t>This field is used to distinguish between multiple OBX segments with the same observation ID.</w:t>
      </w:r>
    </w:p>
    <w:p w14:paraId="313F8AC4" w14:textId="4E80AF15" w:rsidR="007A1F44" w:rsidRPr="00977EA3" w:rsidRDefault="007A1F44" w:rsidP="0090367F">
      <w:pPr>
        <w:rPr>
          <w:bCs/>
        </w:rPr>
      </w:pPr>
      <w:r w:rsidRPr="00977EA3">
        <w:rPr>
          <w:bCs/>
        </w:rPr>
        <w:t>Condition predicate: When field OBX-3 “Observation Identifier” has an identical value in two or more OBX segments of the message,</w:t>
      </w:r>
      <w:r w:rsidR="00952DDA" w:rsidRPr="00977EA3">
        <w:rPr>
          <w:bCs/>
        </w:rPr>
        <w:t xml:space="preserve"> </w:t>
      </w:r>
      <w:r w:rsidRPr="00977EA3">
        <w:rPr>
          <w:bCs/>
        </w:rPr>
        <w:t>field OBX-4 “Observation Sub-ID” SHALL be populated with a distinct value in each of these OBX segments.</w:t>
      </w:r>
    </w:p>
    <w:p w14:paraId="6DBB598B" w14:textId="77777777" w:rsidR="007A1F44" w:rsidRPr="00977EA3" w:rsidRDefault="007A1F44">
      <w:r w:rsidRPr="00977EA3">
        <w:rPr>
          <w:b/>
          <w:bCs/>
        </w:rPr>
        <w:t>OBX-5 Observation Value (Varies)</w:t>
      </w:r>
      <w:r w:rsidRPr="00977EA3">
        <w:t xml:space="preserve">, conditional. </w:t>
      </w:r>
    </w:p>
    <w:p w14:paraId="47670941" w14:textId="77777777" w:rsidR="007A1F44" w:rsidRPr="00977EA3" w:rsidRDefault="007A1F44">
      <w:r w:rsidRPr="00977EA3">
        <w:t>This field contains the value of the observation itself.</w:t>
      </w:r>
    </w:p>
    <w:p w14:paraId="56DAE1D9" w14:textId="77777777" w:rsidR="007A1F44" w:rsidRPr="00977EA3" w:rsidRDefault="007A1F44">
      <w:r w:rsidRPr="00977EA3">
        <w:t>Condition predicate: This field SHALL be valued if OBX-11 “Observation Result Status” has another value than “X”, “D”, “N” or “I” and if OBX-8 “Abnormal Flags” is empty. In all other cases this field MAY be valued.</w:t>
      </w:r>
    </w:p>
    <w:p w14:paraId="26171681" w14:textId="77777777" w:rsidR="007A1F44" w:rsidRPr="00977EA3" w:rsidRDefault="007A1F44">
      <w:r w:rsidRPr="00977EA3">
        <w:rPr>
          <w:b/>
          <w:bCs/>
        </w:rPr>
        <w:t>OBX-11 Observation Result Status (ID)</w:t>
      </w:r>
      <w:r w:rsidRPr="00977EA3">
        <w:t xml:space="preserve">, required. </w:t>
      </w:r>
    </w:p>
    <w:p w14:paraId="5EC71014" w14:textId="10F37F4C" w:rsidR="007A1F44" w:rsidRPr="00977EA3" w:rsidRDefault="007A1F44">
      <w:r w:rsidRPr="00977EA3">
        <w:t xml:space="preserve">This field contains the status of the results. In messages of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this status is most commonly “F” (Final). </w:t>
      </w:r>
    </w:p>
    <w:p w14:paraId="15C0B878" w14:textId="77777777" w:rsidR="007A1F44" w:rsidRPr="00977EA3" w:rsidRDefault="007A1F44">
      <w:r w:rsidRPr="00977EA3">
        <w:t>Example of use of the OBX segment to carry the patient weight and height:</w:t>
      </w:r>
    </w:p>
    <w:p w14:paraId="32DB7CFB" w14:textId="77777777" w:rsidR="00F84139" w:rsidRPr="00977EA3" w:rsidRDefault="00F84139"/>
    <w:p w14:paraId="1D7187F9" w14:textId="77777777" w:rsidR="007A1F44" w:rsidRPr="00977EA3" w:rsidRDefault="007A1F44" w:rsidP="003462A5">
      <w:pPr>
        <w:pStyle w:val="XMLExample"/>
        <w:ind w:left="720"/>
        <w:rPr>
          <w:lang w:val="en-US"/>
        </w:rPr>
      </w:pPr>
      <w:r w:rsidRPr="00977EA3">
        <w:rPr>
          <w:lang w:val="en-US"/>
        </w:rPr>
        <w:t>OBX|1|NM|3142-7^BODY WEIGHT (STATED)^LN||62|kg|||||F</w:t>
      </w:r>
    </w:p>
    <w:p w14:paraId="277A0DA9" w14:textId="77777777" w:rsidR="007A1F44" w:rsidRPr="00977EA3" w:rsidRDefault="007A1F44" w:rsidP="003462A5">
      <w:pPr>
        <w:pStyle w:val="XMLExample"/>
        <w:ind w:left="720"/>
        <w:rPr>
          <w:lang w:val="en-US"/>
        </w:rPr>
      </w:pPr>
      <w:r w:rsidRPr="00977EA3">
        <w:rPr>
          <w:lang w:val="en-US"/>
        </w:rPr>
        <w:t>OBX|2|NM|8303-0^BODY HEIGHT^LN||1.70|m|||||F</w:t>
      </w:r>
    </w:p>
    <w:p w14:paraId="106ADAB3"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40" w:name="_Toc174249109"/>
      <w:bookmarkStart w:id="241" w:name="_Toc398544144"/>
      <w:r w:rsidRPr="00977EA3">
        <w:rPr>
          <w:noProof w:val="0"/>
        </w:rPr>
        <w:t>AL1 – Patient Allergy Information segment</w:t>
      </w:r>
      <w:bookmarkEnd w:id="240"/>
      <w:bookmarkEnd w:id="241"/>
    </w:p>
    <w:p w14:paraId="6E54B162" w14:textId="77777777" w:rsidR="007A1F44" w:rsidRPr="00977EA3" w:rsidRDefault="007A1F44">
      <w:r w:rsidRPr="00977EA3">
        <w:t>Standard Reference: HL7 Version 2.5, Chapter 3, Section 3.4.6</w:t>
      </w:r>
    </w:p>
    <w:p w14:paraId="43AE5B9F" w14:textId="59AFB7C8" w:rsidR="007A1F44" w:rsidRPr="00977EA3" w:rsidRDefault="007A1F44" w:rsidP="003462A5">
      <w:r w:rsidRPr="00977EA3">
        <w:t xml:space="preserve">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the AL1 segment is used to inform the receiver of patient allergies. For this reason, this segment is described in this section, although it always appears as optional 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w:t>
      </w:r>
    </w:p>
    <w:p w14:paraId="12FDBABB" w14:textId="77777777" w:rsidR="007A1F44" w:rsidRPr="00977EA3" w:rsidRDefault="007A1F44">
      <w:pPr>
        <w:pStyle w:val="TableTitle"/>
        <w:rPr>
          <w:noProof w:val="0"/>
        </w:rPr>
      </w:pPr>
      <w:r w:rsidRPr="00977EA3">
        <w:rPr>
          <w:noProof w:val="0"/>
        </w:rPr>
        <w:t>Table 3.30-8: AL1 Segment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
        <w:gridCol w:w="797"/>
        <w:gridCol w:w="664"/>
        <w:gridCol w:w="996"/>
        <w:gridCol w:w="908"/>
        <w:gridCol w:w="897"/>
        <w:gridCol w:w="985"/>
        <w:gridCol w:w="3397"/>
      </w:tblGrid>
      <w:tr w:rsidR="007A1F44" w:rsidRPr="00977EA3" w14:paraId="755DB032" w14:textId="77777777">
        <w:trPr>
          <w:tblHeader/>
          <w:jc w:val="center"/>
        </w:trPr>
        <w:tc>
          <w:tcPr>
            <w:tcW w:w="0" w:type="auto"/>
            <w:shd w:val="clear" w:color="auto" w:fill="D9D9D9"/>
          </w:tcPr>
          <w:p w14:paraId="2AF154DA" w14:textId="77777777" w:rsidR="007A1F44" w:rsidRPr="00977EA3" w:rsidRDefault="007A1F44" w:rsidP="00A063AC">
            <w:pPr>
              <w:pStyle w:val="TableEntryHeader"/>
              <w:rPr>
                <w:noProof w:val="0"/>
              </w:rPr>
            </w:pPr>
            <w:r w:rsidRPr="00977EA3">
              <w:rPr>
                <w:noProof w:val="0"/>
              </w:rPr>
              <w:t>SEQ</w:t>
            </w:r>
          </w:p>
        </w:tc>
        <w:tc>
          <w:tcPr>
            <w:tcW w:w="0" w:type="auto"/>
            <w:shd w:val="clear" w:color="auto" w:fill="D9D9D9"/>
          </w:tcPr>
          <w:p w14:paraId="0750FC86" w14:textId="77777777" w:rsidR="007A1F44" w:rsidRPr="00977EA3" w:rsidRDefault="007A1F44" w:rsidP="00A53067">
            <w:pPr>
              <w:pStyle w:val="TableEntryHeader"/>
              <w:rPr>
                <w:noProof w:val="0"/>
              </w:rPr>
            </w:pPr>
            <w:r w:rsidRPr="00977EA3">
              <w:rPr>
                <w:noProof w:val="0"/>
              </w:rPr>
              <w:t>LEN</w:t>
            </w:r>
          </w:p>
        </w:tc>
        <w:tc>
          <w:tcPr>
            <w:tcW w:w="0" w:type="auto"/>
            <w:shd w:val="clear" w:color="auto" w:fill="D9D9D9"/>
          </w:tcPr>
          <w:p w14:paraId="48F4658A" w14:textId="77777777" w:rsidR="007A1F44" w:rsidRPr="00977EA3" w:rsidRDefault="007A1F44" w:rsidP="00A53067">
            <w:pPr>
              <w:pStyle w:val="TableEntryHeader"/>
              <w:rPr>
                <w:noProof w:val="0"/>
              </w:rPr>
            </w:pPr>
            <w:r w:rsidRPr="00977EA3">
              <w:rPr>
                <w:noProof w:val="0"/>
              </w:rPr>
              <w:t>DT</w:t>
            </w:r>
          </w:p>
        </w:tc>
        <w:tc>
          <w:tcPr>
            <w:tcW w:w="0" w:type="auto"/>
            <w:shd w:val="clear" w:color="auto" w:fill="D9D9D9"/>
          </w:tcPr>
          <w:p w14:paraId="62E83633" w14:textId="77777777" w:rsidR="007A1F44" w:rsidRPr="00977EA3" w:rsidRDefault="007A1F44" w:rsidP="00A53067">
            <w:pPr>
              <w:pStyle w:val="TableEntryHeader"/>
              <w:rPr>
                <w:noProof w:val="0"/>
              </w:rPr>
            </w:pPr>
            <w:r w:rsidRPr="00977EA3">
              <w:rPr>
                <w:noProof w:val="0"/>
              </w:rPr>
              <w:t>Usage</w:t>
            </w:r>
          </w:p>
        </w:tc>
        <w:tc>
          <w:tcPr>
            <w:tcW w:w="0" w:type="auto"/>
            <w:shd w:val="clear" w:color="auto" w:fill="D9D9D9"/>
          </w:tcPr>
          <w:p w14:paraId="01741EEB" w14:textId="77777777" w:rsidR="007A1F44" w:rsidRPr="00977EA3" w:rsidRDefault="007A1F44" w:rsidP="00A53067">
            <w:pPr>
              <w:pStyle w:val="TableEntryHeader"/>
              <w:rPr>
                <w:noProof w:val="0"/>
              </w:rPr>
            </w:pPr>
            <w:r w:rsidRPr="00977EA3">
              <w:rPr>
                <w:noProof w:val="0"/>
              </w:rPr>
              <w:t>Card.</w:t>
            </w:r>
          </w:p>
        </w:tc>
        <w:tc>
          <w:tcPr>
            <w:tcW w:w="0" w:type="auto"/>
            <w:shd w:val="clear" w:color="auto" w:fill="D9D9D9"/>
          </w:tcPr>
          <w:p w14:paraId="5ED2CF6C" w14:textId="77777777" w:rsidR="007A1F44" w:rsidRPr="00977EA3" w:rsidRDefault="007A1F44" w:rsidP="00A53067">
            <w:pPr>
              <w:pStyle w:val="TableEntryHeader"/>
              <w:rPr>
                <w:noProof w:val="0"/>
              </w:rPr>
            </w:pPr>
            <w:r w:rsidRPr="00977EA3">
              <w:rPr>
                <w:noProof w:val="0"/>
              </w:rPr>
              <w:t>TBL#</w:t>
            </w:r>
          </w:p>
        </w:tc>
        <w:tc>
          <w:tcPr>
            <w:tcW w:w="0" w:type="auto"/>
            <w:shd w:val="clear" w:color="auto" w:fill="D9D9D9"/>
          </w:tcPr>
          <w:p w14:paraId="586C48F6" w14:textId="77777777" w:rsidR="007A1F44" w:rsidRPr="00977EA3" w:rsidRDefault="007A1F44" w:rsidP="00A53067">
            <w:pPr>
              <w:pStyle w:val="TableEntryHeader"/>
              <w:rPr>
                <w:noProof w:val="0"/>
              </w:rPr>
            </w:pPr>
            <w:r w:rsidRPr="00977EA3">
              <w:rPr>
                <w:noProof w:val="0"/>
              </w:rPr>
              <w:t>ITEM#</w:t>
            </w:r>
          </w:p>
        </w:tc>
        <w:tc>
          <w:tcPr>
            <w:tcW w:w="3397" w:type="dxa"/>
            <w:shd w:val="clear" w:color="auto" w:fill="D9D9D9"/>
          </w:tcPr>
          <w:p w14:paraId="4D37EBCB" w14:textId="77777777" w:rsidR="007A1F44" w:rsidRPr="00977EA3" w:rsidRDefault="007A1F44" w:rsidP="00A53067">
            <w:pPr>
              <w:pStyle w:val="TableEntryHeader"/>
              <w:rPr>
                <w:noProof w:val="0"/>
              </w:rPr>
            </w:pPr>
            <w:r w:rsidRPr="00977EA3">
              <w:rPr>
                <w:noProof w:val="0"/>
              </w:rPr>
              <w:t>Element name</w:t>
            </w:r>
          </w:p>
        </w:tc>
      </w:tr>
      <w:tr w:rsidR="007A1F44" w:rsidRPr="00977EA3" w14:paraId="0A94641B" w14:textId="77777777">
        <w:trPr>
          <w:jc w:val="center"/>
        </w:trPr>
        <w:tc>
          <w:tcPr>
            <w:tcW w:w="0" w:type="auto"/>
          </w:tcPr>
          <w:p w14:paraId="263D6C1F" w14:textId="77777777" w:rsidR="007A1F44" w:rsidRPr="00977EA3" w:rsidRDefault="007A1F44">
            <w:pPr>
              <w:pStyle w:val="TableEntry"/>
              <w:rPr>
                <w:noProof w:val="0"/>
              </w:rPr>
            </w:pPr>
            <w:r w:rsidRPr="00977EA3">
              <w:rPr>
                <w:noProof w:val="0"/>
              </w:rPr>
              <w:t>1</w:t>
            </w:r>
          </w:p>
        </w:tc>
        <w:tc>
          <w:tcPr>
            <w:tcW w:w="0" w:type="auto"/>
          </w:tcPr>
          <w:p w14:paraId="1D69A1C7" w14:textId="77777777" w:rsidR="007A1F44" w:rsidRPr="00977EA3" w:rsidRDefault="007A1F44">
            <w:pPr>
              <w:pStyle w:val="TableEntry"/>
              <w:rPr>
                <w:noProof w:val="0"/>
              </w:rPr>
            </w:pPr>
            <w:r w:rsidRPr="00977EA3">
              <w:rPr>
                <w:noProof w:val="0"/>
              </w:rPr>
              <w:t>4</w:t>
            </w:r>
          </w:p>
        </w:tc>
        <w:tc>
          <w:tcPr>
            <w:tcW w:w="0" w:type="auto"/>
          </w:tcPr>
          <w:p w14:paraId="787011D4" w14:textId="77777777" w:rsidR="007A1F44" w:rsidRPr="00977EA3" w:rsidRDefault="007A1F44">
            <w:pPr>
              <w:pStyle w:val="TableEntry"/>
              <w:rPr>
                <w:noProof w:val="0"/>
              </w:rPr>
            </w:pPr>
            <w:r w:rsidRPr="00977EA3">
              <w:rPr>
                <w:noProof w:val="0"/>
              </w:rPr>
              <w:t>SI</w:t>
            </w:r>
          </w:p>
        </w:tc>
        <w:tc>
          <w:tcPr>
            <w:tcW w:w="0" w:type="auto"/>
          </w:tcPr>
          <w:p w14:paraId="7E68D73E" w14:textId="77777777" w:rsidR="007A1F44" w:rsidRPr="00977EA3" w:rsidRDefault="007A1F44">
            <w:pPr>
              <w:pStyle w:val="TableEntry"/>
              <w:rPr>
                <w:noProof w:val="0"/>
              </w:rPr>
            </w:pPr>
            <w:r w:rsidRPr="00977EA3">
              <w:rPr>
                <w:noProof w:val="0"/>
              </w:rPr>
              <w:t>R</w:t>
            </w:r>
          </w:p>
        </w:tc>
        <w:tc>
          <w:tcPr>
            <w:tcW w:w="0" w:type="auto"/>
          </w:tcPr>
          <w:p w14:paraId="17164EA7" w14:textId="77777777" w:rsidR="007A1F44" w:rsidRPr="00977EA3" w:rsidRDefault="007A1F44">
            <w:pPr>
              <w:pStyle w:val="TableEntry"/>
              <w:rPr>
                <w:noProof w:val="0"/>
              </w:rPr>
            </w:pPr>
            <w:r w:rsidRPr="00977EA3">
              <w:rPr>
                <w:noProof w:val="0"/>
              </w:rPr>
              <w:t>[1..1]</w:t>
            </w:r>
          </w:p>
        </w:tc>
        <w:tc>
          <w:tcPr>
            <w:tcW w:w="0" w:type="auto"/>
          </w:tcPr>
          <w:p w14:paraId="4DD40A26" w14:textId="77777777" w:rsidR="007A1F44" w:rsidRPr="00977EA3" w:rsidRDefault="007A1F44">
            <w:pPr>
              <w:pStyle w:val="TableEntry"/>
              <w:rPr>
                <w:noProof w:val="0"/>
              </w:rPr>
            </w:pPr>
          </w:p>
        </w:tc>
        <w:tc>
          <w:tcPr>
            <w:tcW w:w="0" w:type="auto"/>
          </w:tcPr>
          <w:p w14:paraId="5A963775" w14:textId="77777777" w:rsidR="007A1F44" w:rsidRPr="00977EA3" w:rsidRDefault="007A1F44">
            <w:pPr>
              <w:pStyle w:val="TableEntry"/>
              <w:rPr>
                <w:noProof w:val="0"/>
              </w:rPr>
            </w:pPr>
            <w:r w:rsidRPr="00977EA3">
              <w:rPr>
                <w:noProof w:val="0"/>
              </w:rPr>
              <w:t>00203</w:t>
            </w:r>
          </w:p>
        </w:tc>
        <w:tc>
          <w:tcPr>
            <w:tcW w:w="3397" w:type="dxa"/>
          </w:tcPr>
          <w:p w14:paraId="4FDA73AC" w14:textId="77777777" w:rsidR="007A1F44" w:rsidRPr="00977EA3" w:rsidRDefault="007A1F44">
            <w:pPr>
              <w:pStyle w:val="TableEntry"/>
              <w:rPr>
                <w:noProof w:val="0"/>
              </w:rPr>
            </w:pPr>
            <w:r w:rsidRPr="00977EA3">
              <w:rPr>
                <w:noProof w:val="0"/>
              </w:rPr>
              <w:t>Set ID – AL1</w:t>
            </w:r>
          </w:p>
        </w:tc>
      </w:tr>
      <w:tr w:rsidR="007A1F44" w:rsidRPr="00977EA3" w14:paraId="5D41C6AD" w14:textId="77777777">
        <w:trPr>
          <w:jc w:val="center"/>
        </w:trPr>
        <w:tc>
          <w:tcPr>
            <w:tcW w:w="0" w:type="auto"/>
          </w:tcPr>
          <w:p w14:paraId="79D11262" w14:textId="77777777" w:rsidR="007A1F44" w:rsidRPr="00977EA3" w:rsidRDefault="007A1F44">
            <w:pPr>
              <w:pStyle w:val="TableEntry"/>
              <w:rPr>
                <w:noProof w:val="0"/>
              </w:rPr>
            </w:pPr>
            <w:r w:rsidRPr="00977EA3">
              <w:rPr>
                <w:noProof w:val="0"/>
              </w:rPr>
              <w:t>2</w:t>
            </w:r>
          </w:p>
        </w:tc>
        <w:tc>
          <w:tcPr>
            <w:tcW w:w="0" w:type="auto"/>
          </w:tcPr>
          <w:p w14:paraId="64BB2ABE" w14:textId="77777777" w:rsidR="007A1F44" w:rsidRPr="00977EA3" w:rsidRDefault="007A1F44">
            <w:pPr>
              <w:pStyle w:val="TableEntry"/>
              <w:rPr>
                <w:noProof w:val="0"/>
              </w:rPr>
            </w:pPr>
            <w:r w:rsidRPr="00977EA3">
              <w:rPr>
                <w:noProof w:val="0"/>
              </w:rPr>
              <w:t>250</w:t>
            </w:r>
          </w:p>
        </w:tc>
        <w:tc>
          <w:tcPr>
            <w:tcW w:w="0" w:type="auto"/>
          </w:tcPr>
          <w:p w14:paraId="7B639FA6" w14:textId="77777777" w:rsidR="007A1F44" w:rsidRPr="00977EA3" w:rsidRDefault="007A1F44">
            <w:pPr>
              <w:pStyle w:val="TableEntry"/>
              <w:rPr>
                <w:noProof w:val="0"/>
              </w:rPr>
            </w:pPr>
            <w:r w:rsidRPr="00977EA3">
              <w:rPr>
                <w:noProof w:val="0"/>
              </w:rPr>
              <w:t>CE</w:t>
            </w:r>
          </w:p>
        </w:tc>
        <w:tc>
          <w:tcPr>
            <w:tcW w:w="0" w:type="auto"/>
          </w:tcPr>
          <w:p w14:paraId="37F0A156" w14:textId="77777777" w:rsidR="007A1F44" w:rsidRPr="00977EA3" w:rsidRDefault="007A1F44">
            <w:pPr>
              <w:pStyle w:val="TableEntry"/>
              <w:rPr>
                <w:noProof w:val="0"/>
              </w:rPr>
            </w:pPr>
            <w:r w:rsidRPr="00977EA3">
              <w:rPr>
                <w:noProof w:val="0"/>
              </w:rPr>
              <w:t>O</w:t>
            </w:r>
          </w:p>
        </w:tc>
        <w:tc>
          <w:tcPr>
            <w:tcW w:w="0" w:type="auto"/>
          </w:tcPr>
          <w:p w14:paraId="256A27CD" w14:textId="77777777" w:rsidR="007A1F44" w:rsidRPr="00977EA3" w:rsidRDefault="007A1F44">
            <w:pPr>
              <w:pStyle w:val="TableEntry"/>
              <w:rPr>
                <w:noProof w:val="0"/>
              </w:rPr>
            </w:pPr>
            <w:r w:rsidRPr="00977EA3">
              <w:rPr>
                <w:noProof w:val="0"/>
              </w:rPr>
              <w:t>[0..1]</w:t>
            </w:r>
          </w:p>
        </w:tc>
        <w:tc>
          <w:tcPr>
            <w:tcW w:w="0" w:type="auto"/>
          </w:tcPr>
          <w:p w14:paraId="7485A8DA" w14:textId="77777777" w:rsidR="007A1F44" w:rsidRPr="00977EA3" w:rsidRDefault="007A1F44">
            <w:pPr>
              <w:pStyle w:val="TableEntry"/>
              <w:rPr>
                <w:noProof w:val="0"/>
              </w:rPr>
            </w:pPr>
            <w:r w:rsidRPr="00977EA3">
              <w:rPr>
                <w:noProof w:val="0"/>
              </w:rPr>
              <w:t>0127</w:t>
            </w:r>
          </w:p>
        </w:tc>
        <w:tc>
          <w:tcPr>
            <w:tcW w:w="0" w:type="auto"/>
          </w:tcPr>
          <w:p w14:paraId="46ABBB0A" w14:textId="77777777" w:rsidR="007A1F44" w:rsidRPr="00977EA3" w:rsidRDefault="007A1F44">
            <w:pPr>
              <w:pStyle w:val="TableEntry"/>
              <w:rPr>
                <w:noProof w:val="0"/>
              </w:rPr>
            </w:pPr>
            <w:r w:rsidRPr="00977EA3">
              <w:rPr>
                <w:noProof w:val="0"/>
              </w:rPr>
              <w:t>00204</w:t>
            </w:r>
          </w:p>
        </w:tc>
        <w:tc>
          <w:tcPr>
            <w:tcW w:w="3397" w:type="dxa"/>
          </w:tcPr>
          <w:p w14:paraId="4533549C" w14:textId="77777777" w:rsidR="007A1F44" w:rsidRPr="00977EA3" w:rsidRDefault="007A1F44">
            <w:pPr>
              <w:pStyle w:val="TableEntry"/>
              <w:rPr>
                <w:noProof w:val="0"/>
              </w:rPr>
            </w:pPr>
            <w:r w:rsidRPr="00977EA3">
              <w:rPr>
                <w:noProof w:val="0"/>
              </w:rPr>
              <w:t>Allergen Type Code</w:t>
            </w:r>
          </w:p>
        </w:tc>
      </w:tr>
      <w:tr w:rsidR="007A1F44" w:rsidRPr="00977EA3" w14:paraId="41D01268" w14:textId="77777777">
        <w:trPr>
          <w:jc w:val="center"/>
        </w:trPr>
        <w:tc>
          <w:tcPr>
            <w:tcW w:w="0" w:type="auto"/>
          </w:tcPr>
          <w:p w14:paraId="3F6FCB2A" w14:textId="77777777" w:rsidR="007A1F44" w:rsidRPr="00977EA3" w:rsidRDefault="007A1F44">
            <w:pPr>
              <w:pStyle w:val="TableEntry"/>
              <w:rPr>
                <w:noProof w:val="0"/>
              </w:rPr>
            </w:pPr>
            <w:r w:rsidRPr="00977EA3">
              <w:rPr>
                <w:noProof w:val="0"/>
              </w:rPr>
              <w:t>3</w:t>
            </w:r>
          </w:p>
        </w:tc>
        <w:tc>
          <w:tcPr>
            <w:tcW w:w="0" w:type="auto"/>
          </w:tcPr>
          <w:p w14:paraId="3ED1EED0" w14:textId="77777777" w:rsidR="007A1F44" w:rsidRPr="00977EA3" w:rsidRDefault="007A1F44">
            <w:pPr>
              <w:pStyle w:val="TableEntry"/>
              <w:rPr>
                <w:noProof w:val="0"/>
              </w:rPr>
            </w:pPr>
            <w:r w:rsidRPr="00977EA3">
              <w:rPr>
                <w:noProof w:val="0"/>
              </w:rPr>
              <w:t>250</w:t>
            </w:r>
          </w:p>
        </w:tc>
        <w:tc>
          <w:tcPr>
            <w:tcW w:w="0" w:type="auto"/>
          </w:tcPr>
          <w:p w14:paraId="16C37243" w14:textId="77777777" w:rsidR="007A1F44" w:rsidRPr="00977EA3" w:rsidRDefault="007A1F44">
            <w:pPr>
              <w:pStyle w:val="TableEntry"/>
              <w:rPr>
                <w:noProof w:val="0"/>
              </w:rPr>
            </w:pPr>
            <w:r w:rsidRPr="00977EA3">
              <w:rPr>
                <w:noProof w:val="0"/>
              </w:rPr>
              <w:t>CE</w:t>
            </w:r>
          </w:p>
        </w:tc>
        <w:tc>
          <w:tcPr>
            <w:tcW w:w="0" w:type="auto"/>
          </w:tcPr>
          <w:p w14:paraId="63033FDE" w14:textId="77777777" w:rsidR="007A1F44" w:rsidRPr="00977EA3" w:rsidRDefault="007A1F44">
            <w:pPr>
              <w:pStyle w:val="TableEntry"/>
              <w:rPr>
                <w:noProof w:val="0"/>
              </w:rPr>
            </w:pPr>
            <w:r w:rsidRPr="00977EA3">
              <w:rPr>
                <w:noProof w:val="0"/>
              </w:rPr>
              <w:t>R</w:t>
            </w:r>
          </w:p>
        </w:tc>
        <w:tc>
          <w:tcPr>
            <w:tcW w:w="0" w:type="auto"/>
          </w:tcPr>
          <w:p w14:paraId="0EB60516" w14:textId="77777777" w:rsidR="007A1F44" w:rsidRPr="00977EA3" w:rsidRDefault="007A1F44">
            <w:pPr>
              <w:pStyle w:val="TableEntry"/>
              <w:rPr>
                <w:noProof w:val="0"/>
              </w:rPr>
            </w:pPr>
            <w:r w:rsidRPr="00977EA3">
              <w:rPr>
                <w:noProof w:val="0"/>
              </w:rPr>
              <w:t>[1..1]</w:t>
            </w:r>
          </w:p>
        </w:tc>
        <w:tc>
          <w:tcPr>
            <w:tcW w:w="0" w:type="auto"/>
          </w:tcPr>
          <w:p w14:paraId="77EDE3DF" w14:textId="77777777" w:rsidR="007A1F44" w:rsidRPr="00977EA3" w:rsidRDefault="007A1F44">
            <w:pPr>
              <w:pStyle w:val="TableEntry"/>
              <w:rPr>
                <w:noProof w:val="0"/>
              </w:rPr>
            </w:pPr>
          </w:p>
        </w:tc>
        <w:tc>
          <w:tcPr>
            <w:tcW w:w="0" w:type="auto"/>
          </w:tcPr>
          <w:p w14:paraId="7C4BDBC4" w14:textId="77777777" w:rsidR="007A1F44" w:rsidRPr="00977EA3" w:rsidRDefault="007A1F44">
            <w:pPr>
              <w:pStyle w:val="TableEntry"/>
              <w:rPr>
                <w:noProof w:val="0"/>
              </w:rPr>
            </w:pPr>
            <w:r w:rsidRPr="00977EA3">
              <w:rPr>
                <w:noProof w:val="0"/>
              </w:rPr>
              <w:t>00205</w:t>
            </w:r>
          </w:p>
        </w:tc>
        <w:tc>
          <w:tcPr>
            <w:tcW w:w="3397" w:type="dxa"/>
          </w:tcPr>
          <w:p w14:paraId="053AF4DA" w14:textId="77777777" w:rsidR="007A1F44" w:rsidRPr="00977EA3" w:rsidRDefault="007A1F44">
            <w:pPr>
              <w:pStyle w:val="TableEntry"/>
              <w:rPr>
                <w:noProof w:val="0"/>
              </w:rPr>
            </w:pPr>
            <w:r w:rsidRPr="00977EA3">
              <w:rPr>
                <w:noProof w:val="0"/>
              </w:rPr>
              <w:t>Allergen Code/Mnemonic/Description</w:t>
            </w:r>
          </w:p>
        </w:tc>
      </w:tr>
      <w:tr w:rsidR="007A1F44" w:rsidRPr="00977EA3" w14:paraId="153DE864" w14:textId="77777777">
        <w:trPr>
          <w:jc w:val="center"/>
        </w:trPr>
        <w:tc>
          <w:tcPr>
            <w:tcW w:w="0" w:type="auto"/>
          </w:tcPr>
          <w:p w14:paraId="665EF6FF" w14:textId="77777777" w:rsidR="007A1F44" w:rsidRPr="00977EA3" w:rsidRDefault="007A1F44">
            <w:pPr>
              <w:pStyle w:val="TableEntry"/>
              <w:rPr>
                <w:noProof w:val="0"/>
              </w:rPr>
            </w:pPr>
            <w:r w:rsidRPr="00977EA3">
              <w:rPr>
                <w:noProof w:val="0"/>
              </w:rPr>
              <w:t>4</w:t>
            </w:r>
          </w:p>
        </w:tc>
        <w:tc>
          <w:tcPr>
            <w:tcW w:w="0" w:type="auto"/>
          </w:tcPr>
          <w:p w14:paraId="64367EF5" w14:textId="77777777" w:rsidR="007A1F44" w:rsidRPr="00977EA3" w:rsidRDefault="007A1F44">
            <w:pPr>
              <w:pStyle w:val="TableEntry"/>
              <w:rPr>
                <w:noProof w:val="0"/>
              </w:rPr>
            </w:pPr>
            <w:r w:rsidRPr="00977EA3">
              <w:rPr>
                <w:noProof w:val="0"/>
              </w:rPr>
              <w:t>250</w:t>
            </w:r>
          </w:p>
        </w:tc>
        <w:tc>
          <w:tcPr>
            <w:tcW w:w="0" w:type="auto"/>
          </w:tcPr>
          <w:p w14:paraId="19B1738B" w14:textId="77777777" w:rsidR="007A1F44" w:rsidRPr="00977EA3" w:rsidRDefault="007A1F44">
            <w:pPr>
              <w:pStyle w:val="TableEntry"/>
              <w:rPr>
                <w:noProof w:val="0"/>
              </w:rPr>
            </w:pPr>
            <w:r w:rsidRPr="00977EA3">
              <w:rPr>
                <w:noProof w:val="0"/>
              </w:rPr>
              <w:t>CE</w:t>
            </w:r>
          </w:p>
        </w:tc>
        <w:tc>
          <w:tcPr>
            <w:tcW w:w="0" w:type="auto"/>
          </w:tcPr>
          <w:p w14:paraId="47AA5C9C" w14:textId="77777777" w:rsidR="007A1F44" w:rsidRPr="00977EA3" w:rsidRDefault="007A1F44">
            <w:pPr>
              <w:pStyle w:val="TableEntry"/>
              <w:rPr>
                <w:noProof w:val="0"/>
              </w:rPr>
            </w:pPr>
            <w:r w:rsidRPr="00977EA3">
              <w:rPr>
                <w:noProof w:val="0"/>
              </w:rPr>
              <w:t>O</w:t>
            </w:r>
          </w:p>
        </w:tc>
        <w:tc>
          <w:tcPr>
            <w:tcW w:w="0" w:type="auto"/>
          </w:tcPr>
          <w:p w14:paraId="6DAFA097" w14:textId="77777777" w:rsidR="007A1F44" w:rsidRPr="00977EA3" w:rsidRDefault="007A1F44">
            <w:pPr>
              <w:pStyle w:val="TableEntry"/>
              <w:rPr>
                <w:noProof w:val="0"/>
              </w:rPr>
            </w:pPr>
            <w:r w:rsidRPr="00977EA3">
              <w:rPr>
                <w:noProof w:val="0"/>
              </w:rPr>
              <w:t>[0..1]</w:t>
            </w:r>
          </w:p>
        </w:tc>
        <w:tc>
          <w:tcPr>
            <w:tcW w:w="0" w:type="auto"/>
          </w:tcPr>
          <w:p w14:paraId="05B0AB7B" w14:textId="77777777" w:rsidR="007A1F44" w:rsidRPr="00977EA3" w:rsidRDefault="007A1F44">
            <w:pPr>
              <w:pStyle w:val="TableEntry"/>
              <w:rPr>
                <w:noProof w:val="0"/>
              </w:rPr>
            </w:pPr>
            <w:r w:rsidRPr="00977EA3">
              <w:rPr>
                <w:noProof w:val="0"/>
              </w:rPr>
              <w:t>0128</w:t>
            </w:r>
          </w:p>
        </w:tc>
        <w:tc>
          <w:tcPr>
            <w:tcW w:w="0" w:type="auto"/>
          </w:tcPr>
          <w:p w14:paraId="65AF5371" w14:textId="77777777" w:rsidR="007A1F44" w:rsidRPr="00977EA3" w:rsidRDefault="007A1F44">
            <w:pPr>
              <w:pStyle w:val="TableEntry"/>
              <w:rPr>
                <w:noProof w:val="0"/>
              </w:rPr>
            </w:pPr>
            <w:r w:rsidRPr="00977EA3">
              <w:rPr>
                <w:noProof w:val="0"/>
              </w:rPr>
              <w:t>00206</w:t>
            </w:r>
          </w:p>
        </w:tc>
        <w:tc>
          <w:tcPr>
            <w:tcW w:w="3397" w:type="dxa"/>
          </w:tcPr>
          <w:p w14:paraId="1220F404" w14:textId="77777777" w:rsidR="007A1F44" w:rsidRPr="00977EA3" w:rsidRDefault="007A1F44">
            <w:pPr>
              <w:pStyle w:val="TableEntry"/>
              <w:rPr>
                <w:noProof w:val="0"/>
              </w:rPr>
            </w:pPr>
            <w:r w:rsidRPr="00977EA3">
              <w:rPr>
                <w:noProof w:val="0"/>
              </w:rPr>
              <w:t>Allergen Severity Code</w:t>
            </w:r>
          </w:p>
        </w:tc>
      </w:tr>
      <w:tr w:rsidR="007A1F44" w:rsidRPr="00977EA3" w14:paraId="4AE9319F" w14:textId="77777777">
        <w:trPr>
          <w:jc w:val="center"/>
        </w:trPr>
        <w:tc>
          <w:tcPr>
            <w:tcW w:w="0" w:type="auto"/>
          </w:tcPr>
          <w:p w14:paraId="0308FAE1" w14:textId="77777777" w:rsidR="007A1F44" w:rsidRPr="00977EA3" w:rsidRDefault="007A1F44">
            <w:pPr>
              <w:pStyle w:val="TableEntry"/>
              <w:rPr>
                <w:noProof w:val="0"/>
              </w:rPr>
            </w:pPr>
            <w:r w:rsidRPr="00977EA3">
              <w:rPr>
                <w:noProof w:val="0"/>
              </w:rPr>
              <w:t>5</w:t>
            </w:r>
          </w:p>
        </w:tc>
        <w:tc>
          <w:tcPr>
            <w:tcW w:w="0" w:type="auto"/>
          </w:tcPr>
          <w:p w14:paraId="0A8D4636" w14:textId="77777777" w:rsidR="007A1F44" w:rsidRPr="00977EA3" w:rsidRDefault="007A1F44">
            <w:pPr>
              <w:pStyle w:val="TableEntry"/>
              <w:rPr>
                <w:noProof w:val="0"/>
              </w:rPr>
            </w:pPr>
            <w:r w:rsidRPr="00977EA3">
              <w:rPr>
                <w:noProof w:val="0"/>
              </w:rPr>
              <w:t>15</w:t>
            </w:r>
          </w:p>
        </w:tc>
        <w:tc>
          <w:tcPr>
            <w:tcW w:w="0" w:type="auto"/>
          </w:tcPr>
          <w:p w14:paraId="68CB2922" w14:textId="77777777" w:rsidR="007A1F44" w:rsidRPr="00977EA3" w:rsidRDefault="007A1F44">
            <w:pPr>
              <w:pStyle w:val="TableEntry"/>
              <w:rPr>
                <w:noProof w:val="0"/>
              </w:rPr>
            </w:pPr>
            <w:r w:rsidRPr="00977EA3">
              <w:rPr>
                <w:noProof w:val="0"/>
              </w:rPr>
              <w:t>ST</w:t>
            </w:r>
          </w:p>
        </w:tc>
        <w:tc>
          <w:tcPr>
            <w:tcW w:w="0" w:type="auto"/>
          </w:tcPr>
          <w:p w14:paraId="54F5F1EE" w14:textId="77777777" w:rsidR="007A1F44" w:rsidRPr="00977EA3" w:rsidRDefault="007A1F44">
            <w:pPr>
              <w:pStyle w:val="TableEntry"/>
              <w:rPr>
                <w:noProof w:val="0"/>
              </w:rPr>
            </w:pPr>
            <w:r w:rsidRPr="00977EA3">
              <w:rPr>
                <w:noProof w:val="0"/>
              </w:rPr>
              <w:t>O</w:t>
            </w:r>
          </w:p>
        </w:tc>
        <w:tc>
          <w:tcPr>
            <w:tcW w:w="0" w:type="auto"/>
          </w:tcPr>
          <w:p w14:paraId="7A4F1A4A" w14:textId="77777777" w:rsidR="007A1F44" w:rsidRPr="00977EA3" w:rsidRDefault="007A1F44">
            <w:pPr>
              <w:pStyle w:val="TableEntry"/>
              <w:rPr>
                <w:noProof w:val="0"/>
              </w:rPr>
            </w:pPr>
            <w:r w:rsidRPr="00977EA3">
              <w:rPr>
                <w:noProof w:val="0"/>
              </w:rPr>
              <w:t>[0..*]</w:t>
            </w:r>
          </w:p>
        </w:tc>
        <w:tc>
          <w:tcPr>
            <w:tcW w:w="0" w:type="auto"/>
          </w:tcPr>
          <w:p w14:paraId="47B07920" w14:textId="77777777" w:rsidR="007A1F44" w:rsidRPr="00977EA3" w:rsidRDefault="007A1F44">
            <w:pPr>
              <w:pStyle w:val="TableEntry"/>
              <w:rPr>
                <w:noProof w:val="0"/>
              </w:rPr>
            </w:pPr>
          </w:p>
        </w:tc>
        <w:tc>
          <w:tcPr>
            <w:tcW w:w="0" w:type="auto"/>
          </w:tcPr>
          <w:p w14:paraId="58239E5C" w14:textId="77777777" w:rsidR="007A1F44" w:rsidRPr="00977EA3" w:rsidRDefault="007A1F44">
            <w:pPr>
              <w:pStyle w:val="TableEntry"/>
              <w:rPr>
                <w:noProof w:val="0"/>
              </w:rPr>
            </w:pPr>
            <w:r w:rsidRPr="00977EA3">
              <w:rPr>
                <w:noProof w:val="0"/>
              </w:rPr>
              <w:t>00207</w:t>
            </w:r>
          </w:p>
        </w:tc>
        <w:tc>
          <w:tcPr>
            <w:tcW w:w="3397" w:type="dxa"/>
          </w:tcPr>
          <w:p w14:paraId="697F122D" w14:textId="77777777" w:rsidR="007A1F44" w:rsidRPr="00977EA3" w:rsidRDefault="007A1F44">
            <w:pPr>
              <w:pStyle w:val="TableEntry"/>
              <w:rPr>
                <w:noProof w:val="0"/>
              </w:rPr>
            </w:pPr>
            <w:r w:rsidRPr="00977EA3">
              <w:rPr>
                <w:noProof w:val="0"/>
              </w:rPr>
              <w:t>Allergen Reaction Code</w:t>
            </w:r>
          </w:p>
        </w:tc>
      </w:tr>
      <w:tr w:rsidR="007A1F44" w:rsidRPr="00977EA3" w14:paraId="18AA131D" w14:textId="77777777">
        <w:trPr>
          <w:jc w:val="center"/>
        </w:trPr>
        <w:tc>
          <w:tcPr>
            <w:tcW w:w="0" w:type="auto"/>
          </w:tcPr>
          <w:p w14:paraId="6F218277" w14:textId="77777777" w:rsidR="007A1F44" w:rsidRPr="00977EA3" w:rsidRDefault="007A1F44">
            <w:pPr>
              <w:pStyle w:val="TableEntry"/>
              <w:rPr>
                <w:noProof w:val="0"/>
              </w:rPr>
            </w:pPr>
            <w:r w:rsidRPr="00977EA3">
              <w:rPr>
                <w:noProof w:val="0"/>
              </w:rPr>
              <w:t>6</w:t>
            </w:r>
          </w:p>
        </w:tc>
        <w:tc>
          <w:tcPr>
            <w:tcW w:w="0" w:type="auto"/>
          </w:tcPr>
          <w:p w14:paraId="73970A09" w14:textId="77777777" w:rsidR="007A1F44" w:rsidRPr="00977EA3" w:rsidRDefault="007A1F44">
            <w:pPr>
              <w:pStyle w:val="TableEntry"/>
              <w:rPr>
                <w:noProof w:val="0"/>
              </w:rPr>
            </w:pPr>
            <w:r w:rsidRPr="00977EA3">
              <w:rPr>
                <w:noProof w:val="0"/>
              </w:rPr>
              <w:t>8</w:t>
            </w:r>
          </w:p>
        </w:tc>
        <w:tc>
          <w:tcPr>
            <w:tcW w:w="0" w:type="auto"/>
          </w:tcPr>
          <w:p w14:paraId="0468F063" w14:textId="77777777" w:rsidR="007A1F44" w:rsidRPr="00977EA3" w:rsidRDefault="007A1F44">
            <w:pPr>
              <w:pStyle w:val="TableEntry"/>
              <w:rPr>
                <w:noProof w:val="0"/>
              </w:rPr>
            </w:pPr>
            <w:r w:rsidRPr="00977EA3">
              <w:rPr>
                <w:noProof w:val="0"/>
              </w:rPr>
              <w:t>DT</w:t>
            </w:r>
          </w:p>
        </w:tc>
        <w:tc>
          <w:tcPr>
            <w:tcW w:w="0" w:type="auto"/>
          </w:tcPr>
          <w:p w14:paraId="48DAB5D8" w14:textId="77777777" w:rsidR="007A1F44" w:rsidRPr="00977EA3" w:rsidRDefault="007A1F44">
            <w:pPr>
              <w:pStyle w:val="TableEntry"/>
              <w:rPr>
                <w:noProof w:val="0"/>
              </w:rPr>
            </w:pPr>
            <w:r w:rsidRPr="00977EA3">
              <w:rPr>
                <w:noProof w:val="0"/>
              </w:rPr>
              <w:t>X</w:t>
            </w:r>
          </w:p>
        </w:tc>
        <w:tc>
          <w:tcPr>
            <w:tcW w:w="0" w:type="auto"/>
          </w:tcPr>
          <w:p w14:paraId="097EFBEF" w14:textId="77777777" w:rsidR="007A1F44" w:rsidRPr="00977EA3" w:rsidRDefault="007A1F44">
            <w:pPr>
              <w:pStyle w:val="TableEntry"/>
              <w:rPr>
                <w:noProof w:val="0"/>
              </w:rPr>
            </w:pPr>
            <w:r w:rsidRPr="00977EA3">
              <w:rPr>
                <w:noProof w:val="0"/>
              </w:rPr>
              <w:t>[0..0]</w:t>
            </w:r>
          </w:p>
        </w:tc>
        <w:tc>
          <w:tcPr>
            <w:tcW w:w="0" w:type="auto"/>
          </w:tcPr>
          <w:p w14:paraId="6793B8D8" w14:textId="77777777" w:rsidR="007A1F44" w:rsidRPr="00977EA3" w:rsidRDefault="007A1F44">
            <w:pPr>
              <w:pStyle w:val="TableEntry"/>
              <w:rPr>
                <w:noProof w:val="0"/>
              </w:rPr>
            </w:pPr>
          </w:p>
        </w:tc>
        <w:tc>
          <w:tcPr>
            <w:tcW w:w="0" w:type="auto"/>
          </w:tcPr>
          <w:p w14:paraId="29271913" w14:textId="77777777" w:rsidR="007A1F44" w:rsidRPr="00977EA3" w:rsidRDefault="007A1F44">
            <w:pPr>
              <w:pStyle w:val="TableEntry"/>
              <w:rPr>
                <w:noProof w:val="0"/>
              </w:rPr>
            </w:pPr>
            <w:r w:rsidRPr="00977EA3">
              <w:rPr>
                <w:noProof w:val="0"/>
              </w:rPr>
              <w:t>00208</w:t>
            </w:r>
          </w:p>
        </w:tc>
        <w:tc>
          <w:tcPr>
            <w:tcW w:w="3397" w:type="dxa"/>
          </w:tcPr>
          <w:p w14:paraId="5BF9C93D" w14:textId="77777777" w:rsidR="007A1F44" w:rsidRPr="00977EA3" w:rsidRDefault="007A1F44">
            <w:pPr>
              <w:pStyle w:val="TableEntry"/>
              <w:rPr>
                <w:noProof w:val="0"/>
              </w:rPr>
            </w:pPr>
            <w:r w:rsidRPr="00977EA3">
              <w:rPr>
                <w:noProof w:val="0"/>
              </w:rPr>
              <w:t>Identification Date</w:t>
            </w:r>
          </w:p>
        </w:tc>
      </w:tr>
    </w:tbl>
    <w:p w14:paraId="4FABECDE" w14:textId="77777777" w:rsidR="007A1F44" w:rsidRPr="00977EA3" w:rsidRDefault="007A1F44" w:rsidP="00CF2883">
      <w:pPr>
        <w:pStyle w:val="Corpotesto"/>
      </w:pPr>
    </w:p>
    <w:p w14:paraId="11AAD65F" w14:textId="65E86528" w:rsidR="007A1F44" w:rsidRPr="00977EA3" w:rsidRDefault="007A1F44">
      <w:r w:rsidRPr="00977EA3">
        <w:lastRenderedPageBreak/>
        <w:t xml:space="preserve">One or more AL1 segments may appear in the messages of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if any allergies have been identified for the patient at time of registration.</w:t>
      </w:r>
    </w:p>
    <w:p w14:paraId="61EEA631"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242" w:name="_Toc364692934"/>
      <w:bookmarkStart w:id="243" w:name="_Toc367788059"/>
      <w:bookmarkStart w:id="244" w:name="_Toc367968150"/>
      <w:bookmarkEnd w:id="242"/>
      <w:bookmarkEnd w:id="243"/>
      <w:bookmarkEnd w:id="244"/>
      <w:r w:rsidRPr="00977EA3">
        <w:rPr>
          <w:noProof w:val="0"/>
        </w:rPr>
        <w:tab/>
      </w:r>
      <w:bookmarkStart w:id="245" w:name="_Toc174249110"/>
      <w:bookmarkStart w:id="246" w:name="_Toc398544145"/>
      <w:bookmarkStart w:id="247" w:name="_Toc398717899"/>
      <w:bookmarkStart w:id="248" w:name="_Toc518634500"/>
      <w:r w:rsidRPr="00977EA3">
        <w:rPr>
          <w:noProof w:val="0"/>
        </w:rPr>
        <w:t>Interactions</w:t>
      </w:r>
      <w:bookmarkEnd w:id="245"/>
      <w:bookmarkEnd w:id="246"/>
      <w:bookmarkEnd w:id="247"/>
      <w:bookmarkEnd w:id="248"/>
    </w:p>
    <w:p w14:paraId="1B6AA209" w14:textId="77777777" w:rsidR="007A1F44" w:rsidRPr="00977EA3" w:rsidRDefault="007A1F44">
      <w:r w:rsidRPr="00977EA3">
        <w:t>All messages of this transaction shall be acknowledged by the ACK message as stated in ITI TF-2x: Appendix C. For better readability, the acknowledgement messages are not shown on the interaction diagrams of this transaction.</w:t>
      </w:r>
    </w:p>
    <w:p w14:paraId="64D6ECE3"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49" w:name="_Toc174249111"/>
      <w:bookmarkStart w:id="250" w:name="_Toc398544146"/>
      <w:r w:rsidRPr="00977EA3">
        <w:rPr>
          <w:noProof w:val="0"/>
        </w:rPr>
        <w:t>Interaction diagram</w:t>
      </w:r>
      <w:bookmarkEnd w:id="249"/>
      <w:bookmarkEnd w:id="250"/>
    </w:p>
    <w:p w14:paraId="244AB475" w14:textId="77777777" w:rsidR="007A1F44" w:rsidRPr="00977EA3" w:rsidRDefault="002E21BE">
      <w:pPr>
        <w:keepNext/>
        <w:jc w:val="center"/>
      </w:pPr>
      <w:r w:rsidRPr="00977EA3">
        <w:rPr>
          <w:noProof/>
        </w:rPr>
        <w:object w:dxaOrig="7202" w:dyaOrig="5409" w14:anchorId="6432983C">
          <v:shape id="_x0000_i1028" type="#_x0000_t75" alt="" style="width:417pt;height:309pt;mso-width-percent:0;mso-height-percent:0;mso-width-percent:0;mso-height-percent:0"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PowerPoint.Show.8" ShapeID="_x0000_i1028" DrawAspect="Content" ObjectID="_1620110852" r:id="rId28"/>
        </w:object>
      </w:r>
    </w:p>
    <w:p w14:paraId="60F9A6DF" w14:textId="77777777" w:rsidR="007A1F44" w:rsidRPr="00977EA3" w:rsidRDefault="007A1F44">
      <w:pPr>
        <w:pStyle w:val="FigureTitle"/>
        <w:rPr>
          <w:noProof w:val="0"/>
        </w:rPr>
      </w:pPr>
      <w:r w:rsidRPr="00977EA3">
        <w:rPr>
          <w:noProof w:val="0"/>
        </w:rPr>
        <w:t>Figure 3.30-1: Interactions of Transaction ITI-30</w:t>
      </w:r>
    </w:p>
    <w:p w14:paraId="298285E4" w14:textId="77777777" w:rsidR="008E3CF3" w:rsidRPr="00977EA3" w:rsidRDefault="007A1F44" w:rsidP="00EC243F">
      <w:pPr>
        <w:pStyle w:val="Titolo4"/>
        <w:numPr>
          <w:ilvl w:val="3"/>
          <w:numId w:val="8"/>
        </w:numPr>
        <w:tabs>
          <w:tab w:val="clear" w:pos="2160"/>
          <w:tab w:val="clear" w:pos="2880"/>
          <w:tab w:val="clear" w:pos="3600"/>
          <w:tab w:val="left" w:pos="864"/>
        </w:tabs>
        <w:rPr>
          <w:noProof w:val="0"/>
        </w:rPr>
      </w:pPr>
      <w:bookmarkStart w:id="251" w:name="_Toc174249112"/>
      <w:bookmarkStart w:id="252" w:name="_Toc398544147"/>
      <w:r w:rsidRPr="00977EA3">
        <w:rPr>
          <w:noProof w:val="0"/>
        </w:rPr>
        <w:t>Create New Patient - ADT^A28^ADT_A05</w:t>
      </w:r>
      <w:bookmarkEnd w:id="251"/>
      <w:bookmarkEnd w:id="252"/>
    </w:p>
    <w:p w14:paraId="0F57462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53" w:name="_Toc174249113"/>
      <w:r w:rsidRPr="00977EA3">
        <w:rPr>
          <w:noProof w:val="0"/>
        </w:rPr>
        <w:t>Trigger Event</w:t>
      </w:r>
      <w:bookmarkEnd w:id="253"/>
    </w:p>
    <w:p w14:paraId="222B4D91" w14:textId="77777777" w:rsidR="007A1F44" w:rsidRPr="00977EA3" w:rsidRDefault="007A1F44" w:rsidP="00D372D5">
      <w:pPr>
        <w:pStyle w:val="Corpotesto"/>
      </w:pPr>
      <w:r w:rsidRPr="00977EA3">
        <w:t>This message is sent by a Patient Demographics Supplier to a Patient Demographics Consumer to communicate the demographics of a new patient, as well as related information.</w:t>
      </w:r>
    </w:p>
    <w:p w14:paraId="724B6FC4" w14:textId="77777777" w:rsidR="007A1F44" w:rsidRPr="00977EA3" w:rsidRDefault="007A1F44" w:rsidP="00D372D5">
      <w:pPr>
        <w:pStyle w:val="Corpotesto"/>
      </w:pPr>
      <w:r w:rsidRPr="00977EA3">
        <w:t xml:space="preserve">MSH-9 is valued </w:t>
      </w:r>
      <w:r w:rsidRPr="00977EA3">
        <w:rPr>
          <w:b/>
        </w:rPr>
        <w:t>ADT^A28^ADT_A05</w:t>
      </w:r>
      <w:r w:rsidRPr="00977EA3">
        <w:t>.</w:t>
      </w:r>
    </w:p>
    <w:p w14:paraId="530BA5F7"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54" w:name="_Toc174249114"/>
      <w:r w:rsidRPr="00977EA3">
        <w:rPr>
          <w:noProof w:val="0"/>
        </w:rPr>
        <w:lastRenderedPageBreak/>
        <w:t>Message Static Definition</w:t>
      </w:r>
      <w:bookmarkEnd w:id="254"/>
    </w:p>
    <w:p w14:paraId="4EAC9E8D" w14:textId="77777777" w:rsidR="007A1F44" w:rsidRPr="00977EA3" w:rsidRDefault="007A1F44">
      <w:pPr>
        <w:pStyle w:val="TableTitle"/>
        <w:rPr>
          <w:noProof w:val="0"/>
        </w:rPr>
      </w:pPr>
      <w:r w:rsidRPr="00977EA3">
        <w:rPr>
          <w:noProof w:val="0"/>
        </w:rPr>
        <w:t>Table 3.30-9: Static definition of ADT^A28^ADT_A05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A0919C6" w14:textId="77777777" w:rsidTr="00B6518F">
        <w:trPr>
          <w:tblHeader/>
          <w:jc w:val="center"/>
        </w:trPr>
        <w:tc>
          <w:tcPr>
            <w:tcW w:w="1951" w:type="dxa"/>
            <w:shd w:val="clear" w:color="auto" w:fill="D9D9D9"/>
          </w:tcPr>
          <w:p w14:paraId="4F4B5F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9A98205"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6EDC06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9FAE6F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697A75E1" w14:textId="77777777" w:rsidR="007A1F44" w:rsidRPr="00977EA3" w:rsidRDefault="007A1F44" w:rsidP="00A53067">
            <w:pPr>
              <w:pStyle w:val="TableEntryHeader"/>
              <w:rPr>
                <w:noProof w:val="0"/>
              </w:rPr>
            </w:pPr>
            <w:r w:rsidRPr="00977EA3">
              <w:rPr>
                <w:noProof w:val="0"/>
              </w:rPr>
              <w:t>HL7 chapter</w:t>
            </w:r>
          </w:p>
        </w:tc>
      </w:tr>
      <w:tr w:rsidR="007A1F44" w:rsidRPr="00977EA3" w14:paraId="547D0766" w14:textId="77777777">
        <w:trPr>
          <w:cantSplit/>
          <w:jc w:val="center"/>
        </w:trPr>
        <w:tc>
          <w:tcPr>
            <w:tcW w:w="1951" w:type="dxa"/>
          </w:tcPr>
          <w:p w14:paraId="6A2E7D05" w14:textId="77777777" w:rsidR="007A1F44" w:rsidRPr="00977EA3" w:rsidRDefault="007A1F44" w:rsidP="00A0052B">
            <w:pPr>
              <w:pStyle w:val="TableEntry"/>
              <w:rPr>
                <w:noProof w:val="0"/>
              </w:rPr>
            </w:pPr>
            <w:r w:rsidRPr="00977EA3">
              <w:rPr>
                <w:noProof w:val="0"/>
              </w:rPr>
              <w:t>MSH</w:t>
            </w:r>
          </w:p>
        </w:tc>
        <w:tc>
          <w:tcPr>
            <w:tcW w:w="3544" w:type="dxa"/>
          </w:tcPr>
          <w:p w14:paraId="147F1C95" w14:textId="77777777" w:rsidR="007A1F44" w:rsidRPr="00977EA3" w:rsidRDefault="007A1F44">
            <w:pPr>
              <w:pStyle w:val="TableEntry"/>
              <w:rPr>
                <w:noProof w:val="0"/>
              </w:rPr>
            </w:pPr>
            <w:r w:rsidRPr="00977EA3">
              <w:rPr>
                <w:noProof w:val="0"/>
              </w:rPr>
              <w:t>Message Header</w:t>
            </w:r>
          </w:p>
        </w:tc>
        <w:tc>
          <w:tcPr>
            <w:tcW w:w="971" w:type="dxa"/>
          </w:tcPr>
          <w:p w14:paraId="6B784BF4" w14:textId="77777777" w:rsidR="007A1F44" w:rsidRPr="00977EA3" w:rsidRDefault="007A1F44">
            <w:pPr>
              <w:pStyle w:val="TableEntry"/>
              <w:jc w:val="center"/>
              <w:rPr>
                <w:noProof w:val="0"/>
              </w:rPr>
            </w:pPr>
            <w:r w:rsidRPr="00977EA3">
              <w:rPr>
                <w:noProof w:val="0"/>
              </w:rPr>
              <w:t>R</w:t>
            </w:r>
          </w:p>
        </w:tc>
        <w:tc>
          <w:tcPr>
            <w:tcW w:w="872" w:type="dxa"/>
          </w:tcPr>
          <w:p w14:paraId="0106C8F4" w14:textId="77777777" w:rsidR="007A1F44" w:rsidRPr="00977EA3" w:rsidRDefault="007A1F44">
            <w:pPr>
              <w:pStyle w:val="TableEntry"/>
              <w:jc w:val="center"/>
              <w:rPr>
                <w:noProof w:val="0"/>
              </w:rPr>
            </w:pPr>
            <w:r w:rsidRPr="00977EA3">
              <w:rPr>
                <w:noProof w:val="0"/>
              </w:rPr>
              <w:t>[1..1]</w:t>
            </w:r>
          </w:p>
        </w:tc>
        <w:tc>
          <w:tcPr>
            <w:tcW w:w="1701" w:type="dxa"/>
          </w:tcPr>
          <w:p w14:paraId="7C57EF1C" w14:textId="77777777" w:rsidR="007A1F44" w:rsidRPr="00977EA3" w:rsidRDefault="007A1F44">
            <w:pPr>
              <w:pStyle w:val="TableEntry"/>
              <w:jc w:val="center"/>
              <w:rPr>
                <w:noProof w:val="0"/>
              </w:rPr>
            </w:pPr>
            <w:r w:rsidRPr="00977EA3">
              <w:rPr>
                <w:noProof w:val="0"/>
              </w:rPr>
              <w:t>2</w:t>
            </w:r>
          </w:p>
        </w:tc>
      </w:tr>
      <w:tr w:rsidR="007A1F44" w:rsidRPr="00977EA3" w14:paraId="42417C46" w14:textId="77777777">
        <w:trPr>
          <w:cantSplit/>
          <w:jc w:val="center"/>
        </w:trPr>
        <w:tc>
          <w:tcPr>
            <w:tcW w:w="1951" w:type="dxa"/>
          </w:tcPr>
          <w:p w14:paraId="5B91AD98" w14:textId="77777777" w:rsidR="007A1F44" w:rsidRPr="00977EA3" w:rsidRDefault="007A1F44">
            <w:pPr>
              <w:pStyle w:val="TableEntry"/>
              <w:rPr>
                <w:noProof w:val="0"/>
              </w:rPr>
            </w:pPr>
            <w:r w:rsidRPr="00977EA3">
              <w:rPr>
                <w:noProof w:val="0"/>
              </w:rPr>
              <w:t>SFT</w:t>
            </w:r>
          </w:p>
        </w:tc>
        <w:tc>
          <w:tcPr>
            <w:tcW w:w="3544" w:type="dxa"/>
          </w:tcPr>
          <w:p w14:paraId="7EBD7C61" w14:textId="77777777" w:rsidR="007A1F44" w:rsidRPr="00977EA3" w:rsidRDefault="007A1F44">
            <w:pPr>
              <w:pStyle w:val="TableEntry"/>
              <w:rPr>
                <w:noProof w:val="0"/>
              </w:rPr>
            </w:pPr>
            <w:r w:rsidRPr="00977EA3">
              <w:rPr>
                <w:noProof w:val="0"/>
              </w:rPr>
              <w:t>Software Segment</w:t>
            </w:r>
          </w:p>
        </w:tc>
        <w:tc>
          <w:tcPr>
            <w:tcW w:w="971" w:type="dxa"/>
          </w:tcPr>
          <w:p w14:paraId="46597F1D" w14:textId="77777777" w:rsidR="007A1F44" w:rsidRPr="00977EA3" w:rsidRDefault="007A1F44">
            <w:pPr>
              <w:pStyle w:val="TableEntry"/>
              <w:jc w:val="center"/>
              <w:rPr>
                <w:noProof w:val="0"/>
              </w:rPr>
            </w:pPr>
            <w:r w:rsidRPr="00977EA3">
              <w:rPr>
                <w:noProof w:val="0"/>
              </w:rPr>
              <w:t>O</w:t>
            </w:r>
          </w:p>
        </w:tc>
        <w:tc>
          <w:tcPr>
            <w:tcW w:w="872" w:type="dxa"/>
          </w:tcPr>
          <w:p w14:paraId="726E4855" w14:textId="77777777" w:rsidR="007A1F44" w:rsidRPr="00977EA3" w:rsidRDefault="007A1F44">
            <w:pPr>
              <w:pStyle w:val="TableEntry"/>
              <w:jc w:val="center"/>
              <w:rPr>
                <w:noProof w:val="0"/>
              </w:rPr>
            </w:pPr>
            <w:r w:rsidRPr="00977EA3">
              <w:rPr>
                <w:noProof w:val="0"/>
              </w:rPr>
              <w:t>[0..*]</w:t>
            </w:r>
          </w:p>
        </w:tc>
        <w:tc>
          <w:tcPr>
            <w:tcW w:w="1701" w:type="dxa"/>
          </w:tcPr>
          <w:p w14:paraId="0BD9EC0E" w14:textId="77777777" w:rsidR="007A1F44" w:rsidRPr="00977EA3" w:rsidRDefault="007A1F44">
            <w:pPr>
              <w:pStyle w:val="TableEntry"/>
              <w:jc w:val="center"/>
              <w:rPr>
                <w:noProof w:val="0"/>
              </w:rPr>
            </w:pPr>
            <w:r w:rsidRPr="00977EA3">
              <w:rPr>
                <w:noProof w:val="0"/>
              </w:rPr>
              <w:t>2</w:t>
            </w:r>
          </w:p>
        </w:tc>
      </w:tr>
      <w:tr w:rsidR="007A1F44" w:rsidRPr="00977EA3" w14:paraId="3CB344FA" w14:textId="77777777">
        <w:trPr>
          <w:cantSplit/>
          <w:jc w:val="center"/>
        </w:trPr>
        <w:tc>
          <w:tcPr>
            <w:tcW w:w="1951" w:type="dxa"/>
          </w:tcPr>
          <w:p w14:paraId="65496331" w14:textId="77777777" w:rsidR="007A1F44" w:rsidRPr="00977EA3" w:rsidRDefault="007A1F44">
            <w:pPr>
              <w:pStyle w:val="TableEntry"/>
              <w:rPr>
                <w:noProof w:val="0"/>
              </w:rPr>
            </w:pPr>
            <w:r w:rsidRPr="00977EA3">
              <w:rPr>
                <w:noProof w:val="0"/>
              </w:rPr>
              <w:t>EVN</w:t>
            </w:r>
          </w:p>
        </w:tc>
        <w:tc>
          <w:tcPr>
            <w:tcW w:w="3544" w:type="dxa"/>
          </w:tcPr>
          <w:p w14:paraId="4B6F3FDE" w14:textId="77777777" w:rsidR="007A1F44" w:rsidRPr="00977EA3" w:rsidRDefault="007A1F44">
            <w:pPr>
              <w:pStyle w:val="TableEntry"/>
              <w:rPr>
                <w:noProof w:val="0"/>
              </w:rPr>
            </w:pPr>
            <w:r w:rsidRPr="00977EA3">
              <w:rPr>
                <w:noProof w:val="0"/>
              </w:rPr>
              <w:t>Event Type</w:t>
            </w:r>
          </w:p>
        </w:tc>
        <w:tc>
          <w:tcPr>
            <w:tcW w:w="971" w:type="dxa"/>
          </w:tcPr>
          <w:p w14:paraId="05F2052A" w14:textId="77777777" w:rsidR="007A1F44" w:rsidRPr="00977EA3" w:rsidRDefault="007A1F44">
            <w:pPr>
              <w:pStyle w:val="TableEntry"/>
              <w:jc w:val="center"/>
              <w:rPr>
                <w:noProof w:val="0"/>
              </w:rPr>
            </w:pPr>
            <w:r w:rsidRPr="00977EA3">
              <w:rPr>
                <w:noProof w:val="0"/>
              </w:rPr>
              <w:t>R</w:t>
            </w:r>
          </w:p>
        </w:tc>
        <w:tc>
          <w:tcPr>
            <w:tcW w:w="872" w:type="dxa"/>
          </w:tcPr>
          <w:p w14:paraId="30BCC3BF" w14:textId="77777777" w:rsidR="007A1F44" w:rsidRPr="00977EA3" w:rsidRDefault="007A1F44">
            <w:pPr>
              <w:pStyle w:val="TableEntry"/>
              <w:jc w:val="center"/>
              <w:rPr>
                <w:noProof w:val="0"/>
              </w:rPr>
            </w:pPr>
            <w:r w:rsidRPr="00977EA3">
              <w:rPr>
                <w:noProof w:val="0"/>
              </w:rPr>
              <w:t>[1..1]</w:t>
            </w:r>
          </w:p>
        </w:tc>
        <w:tc>
          <w:tcPr>
            <w:tcW w:w="1701" w:type="dxa"/>
          </w:tcPr>
          <w:p w14:paraId="54AE45A9" w14:textId="77777777" w:rsidR="007A1F44" w:rsidRPr="00977EA3" w:rsidRDefault="007A1F44">
            <w:pPr>
              <w:pStyle w:val="TableEntry"/>
              <w:jc w:val="center"/>
              <w:rPr>
                <w:noProof w:val="0"/>
              </w:rPr>
            </w:pPr>
            <w:r w:rsidRPr="00977EA3">
              <w:rPr>
                <w:noProof w:val="0"/>
              </w:rPr>
              <w:t>2</w:t>
            </w:r>
          </w:p>
        </w:tc>
      </w:tr>
      <w:tr w:rsidR="007A1F44" w:rsidRPr="00977EA3" w14:paraId="265C6A02" w14:textId="77777777">
        <w:trPr>
          <w:cantSplit/>
          <w:jc w:val="center"/>
        </w:trPr>
        <w:tc>
          <w:tcPr>
            <w:tcW w:w="1951" w:type="dxa"/>
          </w:tcPr>
          <w:p w14:paraId="446A09D4" w14:textId="77777777" w:rsidR="007A1F44" w:rsidRPr="00977EA3" w:rsidRDefault="007A1F44">
            <w:pPr>
              <w:pStyle w:val="TableEntry"/>
              <w:rPr>
                <w:noProof w:val="0"/>
              </w:rPr>
            </w:pPr>
            <w:r w:rsidRPr="00977EA3">
              <w:rPr>
                <w:noProof w:val="0"/>
              </w:rPr>
              <w:t>PID</w:t>
            </w:r>
          </w:p>
        </w:tc>
        <w:tc>
          <w:tcPr>
            <w:tcW w:w="3544" w:type="dxa"/>
          </w:tcPr>
          <w:p w14:paraId="3307F025" w14:textId="77777777" w:rsidR="007A1F44" w:rsidRPr="00977EA3" w:rsidRDefault="007A1F44">
            <w:pPr>
              <w:pStyle w:val="TableEntry"/>
              <w:rPr>
                <w:noProof w:val="0"/>
              </w:rPr>
            </w:pPr>
            <w:r w:rsidRPr="00977EA3">
              <w:rPr>
                <w:noProof w:val="0"/>
              </w:rPr>
              <w:t>Patient Identification</w:t>
            </w:r>
          </w:p>
        </w:tc>
        <w:tc>
          <w:tcPr>
            <w:tcW w:w="971" w:type="dxa"/>
          </w:tcPr>
          <w:p w14:paraId="52948505" w14:textId="77777777" w:rsidR="007A1F44" w:rsidRPr="00977EA3" w:rsidRDefault="007A1F44">
            <w:pPr>
              <w:pStyle w:val="TableEntry"/>
              <w:jc w:val="center"/>
              <w:rPr>
                <w:noProof w:val="0"/>
              </w:rPr>
            </w:pPr>
            <w:r w:rsidRPr="00977EA3">
              <w:rPr>
                <w:noProof w:val="0"/>
              </w:rPr>
              <w:t>R</w:t>
            </w:r>
          </w:p>
        </w:tc>
        <w:tc>
          <w:tcPr>
            <w:tcW w:w="872" w:type="dxa"/>
          </w:tcPr>
          <w:p w14:paraId="26BFF8E5" w14:textId="77777777" w:rsidR="007A1F44" w:rsidRPr="00977EA3" w:rsidRDefault="007A1F44">
            <w:pPr>
              <w:pStyle w:val="TableEntry"/>
              <w:jc w:val="center"/>
              <w:rPr>
                <w:noProof w:val="0"/>
              </w:rPr>
            </w:pPr>
            <w:r w:rsidRPr="00977EA3">
              <w:rPr>
                <w:noProof w:val="0"/>
              </w:rPr>
              <w:t>[1..1]</w:t>
            </w:r>
          </w:p>
        </w:tc>
        <w:tc>
          <w:tcPr>
            <w:tcW w:w="1701" w:type="dxa"/>
          </w:tcPr>
          <w:p w14:paraId="2DBC2822" w14:textId="77777777" w:rsidR="007A1F44" w:rsidRPr="00977EA3" w:rsidRDefault="007A1F44">
            <w:pPr>
              <w:pStyle w:val="TableEntry"/>
              <w:jc w:val="center"/>
              <w:rPr>
                <w:noProof w:val="0"/>
              </w:rPr>
            </w:pPr>
            <w:r w:rsidRPr="00977EA3">
              <w:rPr>
                <w:noProof w:val="0"/>
              </w:rPr>
              <w:t>3</w:t>
            </w:r>
          </w:p>
        </w:tc>
      </w:tr>
      <w:tr w:rsidR="007A1F44" w:rsidRPr="00977EA3" w14:paraId="3C15A5AB" w14:textId="77777777">
        <w:trPr>
          <w:cantSplit/>
          <w:jc w:val="center"/>
        </w:trPr>
        <w:tc>
          <w:tcPr>
            <w:tcW w:w="1951" w:type="dxa"/>
          </w:tcPr>
          <w:p w14:paraId="425B9768" w14:textId="77777777" w:rsidR="007A1F44" w:rsidRPr="00977EA3" w:rsidRDefault="007A1F44">
            <w:pPr>
              <w:pStyle w:val="TableEntry"/>
              <w:rPr>
                <w:noProof w:val="0"/>
              </w:rPr>
            </w:pPr>
            <w:r w:rsidRPr="00977EA3">
              <w:rPr>
                <w:noProof w:val="0"/>
              </w:rPr>
              <w:t>PD1</w:t>
            </w:r>
          </w:p>
        </w:tc>
        <w:tc>
          <w:tcPr>
            <w:tcW w:w="3544" w:type="dxa"/>
          </w:tcPr>
          <w:p w14:paraId="4ECC51F6" w14:textId="77777777" w:rsidR="007A1F44" w:rsidRPr="00977EA3" w:rsidRDefault="007A1F44">
            <w:pPr>
              <w:pStyle w:val="TableEntry"/>
              <w:rPr>
                <w:noProof w:val="0"/>
              </w:rPr>
            </w:pPr>
            <w:r w:rsidRPr="00977EA3">
              <w:rPr>
                <w:noProof w:val="0"/>
              </w:rPr>
              <w:t>Additional Demographics</w:t>
            </w:r>
          </w:p>
        </w:tc>
        <w:tc>
          <w:tcPr>
            <w:tcW w:w="971" w:type="dxa"/>
          </w:tcPr>
          <w:p w14:paraId="0F713AC3" w14:textId="77777777" w:rsidR="007A1F44" w:rsidRPr="00977EA3" w:rsidRDefault="007A1F44">
            <w:pPr>
              <w:pStyle w:val="TableEntry"/>
              <w:jc w:val="center"/>
              <w:rPr>
                <w:noProof w:val="0"/>
              </w:rPr>
            </w:pPr>
            <w:r w:rsidRPr="00977EA3">
              <w:rPr>
                <w:noProof w:val="0"/>
              </w:rPr>
              <w:t>O</w:t>
            </w:r>
          </w:p>
        </w:tc>
        <w:tc>
          <w:tcPr>
            <w:tcW w:w="872" w:type="dxa"/>
          </w:tcPr>
          <w:p w14:paraId="05E81001" w14:textId="77777777" w:rsidR="007A1F44" w:rsidRPr="00977EA3" w:rsidRDefault="007A1F44">
            <w:pPr>
              <w:pStyle w:val="TableEntry"/>
              <w:jc w:val="center"/>
              <w:rPr>
                <w:noProof w:val="0"/>
              </w:rPr>
            </w:pPr>
            <w:r w:rsidRPr="00977EA3">
              <w:rPr>
                <w:noProof w:val="0"/>
              </w:rPr>
              <w:t>[0..1]</w:t>
            </w:r>
          </w:p>
        </w:tc>
        <w:tc>
          <w:tcPr>
            <w:tcW w:w="1701" w:type="dxa"/>
          </w:tcPr>
          <w:p w14:paraId="32BA9C94" w14:textId="77777777" w:rsidR="007A1F44" w:rsidRPr="00977EA3" w:rsidRDefault="007A1F44">
            <w:pPr>
              <w:pStyle w:val="TableEntry"/>
              <w:jc w:val="center"/>
              <w:rPr>
                <w:noProof w:val="0"/>
              </w:rPr>
            </w:pPr>
            <w:r w:rsidRPr="00977EA3">
              <w:rPr>
                <w:noProof w:val="0"/>
              </w:rPr>
              <w:t>3</w:t>
            </w:r>
          </w:p>
        </w:tc>
      </w:tr>
      <w:tr w:rsidR="007A1F44" w:rsidRPr="00977EA3" w14:paraId="6EDFB96F" w14:textId="77777777">
        <w:trPr>
          <w:cantSplit/>
          <w:jc w:val="center"/>
        </w:trPr>
        <w:tc>
          <w:tcPr>
            <w:tcW w:w="1951" w:type="dxa"/>
          </w:tcPr>
          <w:p w14:paraId="25816B09" w14:textId="77777777" w:rsidR="007A1F44" w:rsidRPr="00977EA3" w:rsidRDefault="007A1F44" w:rsidP="00A0052B">
            <w:pPr>
              <w:pStyle w:val="TableEntry"/>
              <w:rPr>
                <w:noProof w:val="0"/>
              </w:rPr>
            </w:pPr>
            <w:r w:rsidRPr="00977EA3">
              <w:rPr>
                <w:noProof w:val="0"/>
              </w:rPr>
              <w:t>ROL</w:t>
            </w:r>
          </w:p>
        </w:tc>
        <w:tc>
          <w:tcPr>
            <w:tcW w:w="3544" w:type="dxa"/>
          </w:tcPr>
          <w:p w14:paraId="70F410E8" w14:textId="77777777" w:rsidR="007A1F44" w:rsidRPr="00977EA3" w:rsidRDefault="007A1F44">
            <w:pPr>
              <w:pStyle w:val="TableEntry"/>
              <w:rPr>
                <w:noProof w:val="0"/>
              </w:rPr>
            </w:pPr>
            <w:r w:rsidRPr="00977EA3">
              <w:rPr>
                <w:noProof w:val="0"/>
              </w:rPr>
              <w:t>Role</w:t>
            </w:r>
          </w:p>
        </w:tc>
        <w:tc>
          <w:tcPr>
            <w:tcW w:w="971" w:type="dxa"/>
          </w:tcPr>
          <w:p w14:paraId="5E398FE9" w14:textId="77777777" w:rsidR="007A1F44" w:rsidRPr="00977EA3" w:rsidRDefault="007A1F44">
            <w:pPr>
              <w:pStyle w:val="TableEntry"/>
              <w:jc w:val="center"/>
              <w:rPr>
                <w:noProof w:val="0"/>
              </w:rPr>
            </w:pPr>
            <w:r w:rsidRPr="00977EA3">
              <w:rPr>
                <w:noProof w:val="0"/>
              </w:rPr>
              <w:t>O</w:t>
            </w:r>
          </w:p>
        </w:tc>
        <w:tc>
          <w:tcPr>
            <w:tcW w:w="872" w:type="dxa"/>
          </w:tcPr>
          <w:p w14:paraId="6152D2C1" w14:textId="77777777" w:rsidR="007A1F44" w:rsidRPr="00977EA3" w:rsidRDefault="007A1F44">
            <w:pPr>
              <w:pStyle w:val="TableEntry"/>
              <w:jc w:val="center"/>
              <w:rPr>
                <w:noProof w:val="0"/>
              </w:rPr>
            </w:pPr>
            <w:r w:rsidRPr="00977EA3">
              <w:rPr>
                <w:noProof w:val="0"/>
              </w:rPr>
              <w:t>[0..*]</w:t>
            </w:r>
          </w:p>
        </w:tc>
        <w:tc>
          <w:tcPr>
            <w:tcW w:w="1701" w:type="dxa"/>
          </w:tcPr>
          <w:p w14:paraId="416C32A5" w14:textId="77777777" w:rsidR="007A1F44" w:rsidRPr="00977EA3" w:rsidRDefault="007A1F44">
            <w:pPr>
              <w:pStyle w:val="TableEntry"/>
              <w:jc w:val="center"/>
              <w:rPr>
                <w:noProof w:val="0"/>
              </w:rPr>
            </w:pPr>
            <w:r w:rsidRPr="00977EA3">
              <w:rPr>
                <w:noProof w:val="0"/>
              </w:rPr>
              <w:t>15</w:t>
            </w:r>
          </w:p>
        </w:tc>
      </w:tr>
      <w:tr w:rsidR="007A1F44" w:rsidRPr="00977EA3" w14:paraId="601387D1" w14:textId="77777777">
        <w:trPr>
          <w:cantSplit/>
          <w:jc w:val="center"/>
        </w:trPr>
        <w:tc>
          <w:tcPr>
            <w:tcW w:w="1951" w:type="dxa"/>
          </w:tcPr>
          <w:p w14:paraId="17D9BAD5" w14:textId="77777777" w:rsidR="007A1F44" w:rsidRPr="00977EA3" w:rsidRDefault="007A1F44" w:rsidP="00A0052B">
            <w:pPr>
              <w:pStyle w:val="TableEntry"/>
              <w:rPr>
                <w:noProof w:val="0"/>
              </w:rPr>
            </w:pPr>
            <w:r w:rsidRPr="00977EA3">
              <w:rPr>
                <w:noProof w:val="0"/>
              </w:rPr>
              <w:t>NK1</w:t>
            </w:r>
          </w:p>
        </w:tc>
        <w:tc>
          <w:tcPr>
            <w:tcW w:w="3544" w:type="dxa"/>
          </w:tcPr>
          <w:p w14:paraId="16E13940" w14:textId="77777777" w:rsidR="007A1F44" w:rsidRPr="00977EA3" w:rsidRDefault="007A1F44">
            <w:pPr>
              <w:pStyle w:val="TableEntry"/>
              <w:rPr>
                <w:noProof w:val="0"/>
              </w:rPr>
            </w:pPr>
            <w:r w:rsidRPr="00977EA3">
              <w:rPr>
                <w:noProof w:val="0"/>
              </w:rPr>
              <w:t>Next of Kin / Associated Parties</w:t>
            </w:r>
          </w:p>
        </w:tc>
        <w:tc>
          <w:tcPr>
            <w:tcW w:w="971" w:type="dxa"/>
          </w:tcPr>
          <w:p w14:paraId="595E04BF" w14:textId="77777777" w:rsidR="007A1F44" w:rsidRPr="00977EA3" w:rsidRDefault="007A1F44">
            <w:pPr>
              <w:pStyle w:val="TableEntry"/>
              <w:jc w:val="center"/>
              <w:rPr>
                <w:noProof w:val="0"/>
              </w:rPr>
            </w:pPr>
            <w:r w:rsidRPr="00977EA3">
              <w:rPr>
                <w:noProof w:val="0"/>
              </w:rPr>
              <w:t>O</w:t>
            </w:r>
          </w:p>
        </w:tc>
        <w:tc>
          <w:tcPr>
            <w:tcW w:w="872" w:type="dxa"/>
          </w:tcPr>
          <w:p w14:paraId="06E8EB95" w14:textId="77777777" w:rsidR="007A1F44" w:rsidRPr="00977EA3" w:rsidRDefault="007A1F44">
            <w:pPr>
              <w:pStyle w:val="TableEntry"/>
              <w:jc w:val="center"/>
              <w:rPr>
                <w:noProof w:val="0"/>
              </w:rPr>
            </w:pPr>
            <w:r w:rsidRPr="00977EA3">
              <w:rPr>
                <w:noProof w:val="0"/>
              </w:rPr>
              <w:t>[0..*]</w:t>
            </w:r>
          </w:p>
        </w:tc>
        <w:tc>
          <w:tcPr>
            <w:tcW w:w="1701" w:type="dxa"/>
          </w:tcPr>
          <w:p w14:paraId="30A25E97" w14:textId="77777777" w:rsidR="007A1F44" w:rsidRPr="00977EA3" w:rsidRDefault="007A1F44">
            <w:pPr>
              <w:pStyle w:val="TableEntry"/>
              <w:jc w:val="center"/>
              <w:rPr>
                <w:noProof w:val="0"/>
              </w:rPr>
            </w:pPr>
            <w:r w:rsidRPr="00977EA3">
              <w:rPr>
                <w:noProof w:val="0"/>
              </w:rPr>
              <w:t>3</w:t>
            </w:r>
          </w:p>
        </w:tc>
      </w:tr>
      <w:tr w:rsidR="007A1F44" w:rsidRPr="00977EA3" w14:paraId="35DF2680" w14:textId="77777777">
        <w:trPr>
          <w:cantSplit/>
          <w:jc w:val="center"/>
        </w:trPr>
        <w:tc>
          <w:tcPr>
            <w:tcW w:w="1951" w:type="dxa"/>
          </w:tcPr>
          <w:p w14:paraId="684E4945" w14:textId="77777777" w:rsidR="007A1F44" w:rsidRPr="00977EA3" w:rsidRDefault="007A1F44" w:rsidP="00A0052B">
            <w:pPr>
              <w:pStyle w:val="TableEntry"/>
              <w:rPr>
                <w:noProof w:val="0"/>
              </w:rPr>
            </w:pPr>
            <w:r w:rsidRPr="00977EA3">
              <w:rPr>
                <w:noProof w:val="0"/>
              </w:rPr>
              <w:t>PV1</w:t>
            </w:r>
          </w:p>
        </w:tc>
        <w:tc>
          <w:tcPr>
            <w:tcW w:w="3544" w:type="dxa"/>
          </w:tcPr>
          <w:p w14:paraId="1E5DCEEF" w14:textId="77777777" w:rsidR="007A1F44" w:rsidRPr="00977EA3" w:rsidRDefault="007A1F44">
            <w:pPr>
              <w:pStyle w:val="TableEntry"/>
              <w:rPr>
                <w:noProof w:val="0"/>
              </w:rPr>
            </w:pPr>
            <w:r w:rsidRPr="00977EA3">
              <w:rPr>
                <w:noProof w:val="0"/>
              </w:rPr>
              <w:t>Patient Visit</w:t>
            </w:r>
          </w:p>
        </w:tc>
        <w:tc>
          <w:tcPr>
            <w:tcW w:w="971" w:type="dxa"/>
          </w:tcPr>
          <w:p w14:paraId="0FD86BC3" w14:textId="77777777" w:rsidR="007A1F44" w:rsidRPr="00977EA3" w:rsidRDefault="007A1F44">
            <w:pPr>
              <w:pStyle w:val="TableEntry"/>
              <w:jc w:val="center"/>
              <w:rPr>
                <w:noProof w:val="0"/>
              </w:rPr>
            </w:pPr>
            <w:r w:rsidRPr="00977EA3">
              <w:rPr>
                <w:noProof w:val="0"/>
              </w:rPr>
              <w:t>R</w:t>
            </w:r>
          </w:p>
        </w:tc>
        <w:tc>
          <w:tcPr>
            <w:tcW w:w="872" w:type="dxa"/>
          </w:tcPr>
          <w:p w14:paraId="7CAACF82" w14:textId="77777777" w:rsidR="007A1F44" w:rsidRPr="00977EA3" w:rsidRDefault="007A1F44">
            <w:pPr>
              <w:pStyle w:val="TableEntry"/>
              <w:jc w:val="center"/>
              <w:rPr>
                <w:noProof w:val="0"/>
              </w:rPr>
            </w:pPr>
            <w:r w:rsidRPr="00977EA3">
              <w:rPr>
                <w:noProof w:val="0"/>
              </w:rPr>
              <w:t>[1..1]</w:t>
            </w:r>
          </w:p>
        </w:tc>
        <w:tc>
          <w:tcPr>
            <w:tcW w:w="1701" w:type="dxa"/>
          </w:tcPr>
          <w:p w14:paraId="3FE7ACDB" w14:textId="77777777" w:rsidR="007A1F44" w:rsidRPr="00977EA3" w:rsidRDefault="007A1F44">
            <w:pPr>
              <w:pStyle w:val="TableEntry"/>
              <w:jc w:val="center"/>
              <w:rPr>
                <w:noProof w:val="0"/>
              </w:rPr>
            </w:pPr>
            <w:r w:rsidRPr="00977EA3">
              <w:rPr>
                <w:noProof w:val="0"/>
              </w:rPr>
              <w:t>3</w:t>
            </w:r>
          </w:p>
        </w:tc>
      </w:tr>
      <w:tr w:rsidR="007A1F44" w:rsidRPr="00977EA3" w14:paraId="39A5BF5B" w14:textId="77777777">
        <w:trPr>
          <w:cantSplit/>
          <w:jc w:val="center"/>
        </w:trPr>
        <w:tc>
          <w:tcPr>
            <w:tcW w:w="1951" w:type="dxa"/>
          </w:tcPr>
          <w:p w14:paraId="4CD4C747" w14:textId="77777777" w:rsidR="007A1F44" w:rsidRPr="00977EA3" w:rsidRDefault="007A1F44" w:rsidP="00A0052B">
            <w:pPr>
              <w:pStyle w:val="TableEntry"/>
              <w:rPr>
                <w:noProof w:val="0"/>
              </w:rPr>
            </w:pPr>
            <w:r w:rsidRPr="00977EA3">
              <w:rPr>
                <w:noProof w:val="0"/>
              </w:rPr>
              <w:t>PV2</w:t>
            </w:r>
          </w:p>
        </w:tc>
        <w:tc>
          <w:tcPr>
            <w:tcW w:w="3544" w:type="dxa"/>
          </w:tcPr>
          <w:p w14:paraId="19EDD346" w14:textId="77777777" w:rsidR="007A1F44" w:rsidRPr="00977EA3" w:rsidRDefault="007A1F44">
            <w:pPr>
              <w:pStyle w:val="TableEntry"/>
              <w:rPr>
                <w:noProof w:val="0"/>
              </w:rPr>
            </w:pPr>
            <w:r w:rsidRPr="00977EA3">
              <w:rPr>
                <w:noProof w:val="0"/>
              </w:rPr>
              <w:t>Patient Visit – Additional Info</w:t>
            </w:r>
          </w:p>
        </w:tc>
        <w:tc>
          <w:tcPr>
            <w:tcW w:w="971" w:type="dxa"/>
          </w:tcPr>
          <w:p w14:paraId="53CEEE29" w14:textId="77777777" w:rsidR="007A1F44" w:rsidRPr="00977EA3" w:rsidRDefault="007A1F44">
            <w:pPr>
              <w:pStyle w:val="TableEntry"/>
              <w:jc w:val="center"/>
              <w:rPr>
                <w:noProof w:val="0"/>
              </w:rPr>
            </w:pPr>
            <w:r w:rsidRPr="00977EA3">
              <w:rPr>
                <w:noProof w:val="0"/>
              </w:rPr>
              <w:t>X</w:t>
            </w:r>
          </w:p>
        </w:tc>
        <w:tc>
          <w:tcPr>
            <w:tcW w:w="872" w:type="dxa"/>
          </w:tcPr>
          <w:p w14:paraId="44936A8B" w14:textId="77777777" w:rsidR="007A1F44" w:rsidRPr="00977EA3" w:rsidRDefault="007A1F44">
            <w:pPr>
              <w:pStyle w:val="TableEntry"/>
              <w:jc w:val="center"/>
              <w:rPr>
                <w:noProof w:val="0"/>
              </w:rPr>
            </w:pPr>
            <w:r w:rsidRPr="00977EA3">
              <w:rPr>
                <w:noProof w:val="0"/>
              </w:rPr>
              <w:t>[0..0]</w:t>
            </w:r>
          </w:p>
        </w:tc>
        <w:tc>
          <w:tcPr>
            <w:tcW w:w="1701" w:type="dxa"/>
          </w:tcPr>
          <w:p w14:paraId="666B338E" w14:textId="77777777" w:rsidR="007A1F44" w:rsidRPr="00977EA3" w:rsidRDefault="007A1F44">
            <w:pPr>
              <w:pStyle w:val="TableEntry"/>
              <w:jc w:val="center"/>
              <w:rPr>
                <w:noProof w:val="0"/>
              </w:rPr>
            </w:pPr>
            <w:r w:rsidRPr="00977EA3">
              <w:rPr>
                <w:noProof w:val="0"/>
              </w:rPr>
              <w:t>3</w:t>
            </w:r>
          </w:p>
        </w:tc>
      </w:tr>
      <w:tr w:rsidR="007A1F44" w:rsidRPr="00977EA3" w14:paraId="62FF865E" w14:textId="77777777">
        <w:trPr>
          <w:cantSplit/>
          <w:jc w:val="center"/>
        </w:trPr>
        <w:tc>
          <w:tcPr>
            <w:tcW w:w="1951" w:type="dxa"/>
          </w:tcPr>
          <w:p w14:paraId="26AAC7B3" w14:textId="77777777" w:rsidR="007A1F44" w:rsidRPr="00977EA3" w:rsidRDefault="007A1F44" w:rsidP="00A0052B">
            <w:pPr>
              <w:pStyle w:val="TableEntry"/>
              <w:rPr>
                <w:noProof w:val="0"/>
              </w:rPr>
            </w:pPr>
            <w:r w:rsidRPr="00977EA3">
              <w:rPr>
                <w:noProof w:val="0"/>
              </w:rPr>
              <w:t>ROL</w:t>
            </w:r>
          </w:p>
        </w:tc>
        <w:tc>
          <w:tcPr>
            <w:tcW w:w="3544" w:type="dxa"/>
          </w:tcPr>
          <w:p w14:paraId="00BBD601" w14:textId="77777777" w:rsidR="007A1F44" w:rsidRPr="00977EA3" w:rsidRDefault="007A1F44">
            <w:pPr>
              <w:pStyle w:val="TableEntry"/>
              <w:rPr>
                <w:noProof w:val="0"/>
              </w:rPr>
            </w:pPr>
            <w:r w:rsidRPr="00977EA3">
              <w:rPr>
                <w:noProof w:val="0"/>
              </w:rPr>
              <w:t>Role</w:t>
            </w:r>
          </w:p>
        </w:tc>
        <w:tc>
          <w:tcPr>
            <w:tcW w:w="971" w:type="dxa"/>
          </w:tcPr>
          <w:p w14:paraId="410D8BC7" w14:textId="77777777" w:rsidR="007A1F44" w:rsidRPr="00977EA3" w:rsidRDefault="007A1F44">
            <w:pPr>
              <w:pStyle w:val="TableEntry"/>
              <w:jc w:val="center"/>
              <w:rPr>
                <w:noProof w:val="0"/>
              </w:rPr>
            </w:pPr>
            <w:r w:rsidRPr="00977EA3">
              <w:rPr>
                <w:noProof w:val="0"/>
              </w:rPr>
              <w:t>X</w:t>
            </w:r>
          </w:p>
        </w:tc>
        <w:tc>
          <w:tcPr>
            <w:tcW w:w="872" w:type="dxa"/>
          </w:tcPr>
          <w:p w14:paraId="3FB8199A" w14:textId="77777777" w:rsidR="007A1F44" w:rsidRPr="00977EA3" w:rsidRDefault="007A1F44">
            <w:pPr>
              <w:pStyle w:val="TableEntry"/>
              <w:jc w:val="center"/>
              <w:rPr>
                <w:noProof w:val="0"/>
              </w:rPr>
            </w:pPr>
            <w:r w:rsidRPr="00977EA3">
              <w:rPr>
                <w:noProof w:val="0"/>
              </w:rPr>
              <w:t>[0..0]</w:t>
            </w:r>
          </w:p>
        </w:tc>
        <w:tc>
          <w:tcPr>
            <w:tcW w:w="1701" w:type="dxa"/>
          </w:tcPr>
          <w:p w14:paraId="14BAF2C1" w14:textId="77777777" w:rsidR="007A1F44" w:rsidRPr="00977EA3" w:rsidRDefault="007A1F44">
            <w:pPr>
              <w:pStyle w:val="TableEntry"/>
              <w:jc w:val="center"/>
              <w:rPr>
                <w:noProof w:val="0"/>
              </w:rPr>
            </w:pPr>
            <w:r w:rsidRPr="00977EA3">
              <w:rPr>
                <w:noProof w:val="0"/>
              </w:rPr>
              <w:t>15</w:t>
            </w:r>
          </w:p>
        </w:tc>
      </w:tr>
      <w:tr w:rsidR="007A1F44" w:rsidRPr="00977EA3" w14:paraId="202181C2" w14:textId="77777777">
        <w:trPr>
          <w:cantSplit/>
          <w:jc w:val="center"/>
        </w:trPr>
        <w:tc>
          <w:tcPr>
            <w:tcW w:w="1951" w:type="dxa"/>
          </w:tcPr>
          <w:p w14:paraId="7FD29D16" w14:textId="77777777" w:rsidR="007A1F44" w:rsidRPr="00977EA3" w:rsidRDefault="007A1F44" w:rsidP="00A0052B">
            <w:pPr>
              <w:pStyle w:val="TableEntry"/>
              <w:rPr>
                <w:noProof w:val="0"/>
              </w:rPr>
            </w:pPr>
            <w:r w:rsidRPr="00977EA3">
              <w:rPr>
                <w:noProof w:val="0"/>
              </w:rPr>
              <w:t>DB1</w:t>
            </w:r>
          </w:p>
        </w:tc>
        <w:tc>
          <w:tcPr>
            <w:tcW w:w="3544" w:type="dxa"/>
          </w:tcPr>
          <w:p w14:paraId="4DE14622" w14:textId="77777777" w:rsidR="007A1F44" w:rsidRPr="00977EA3" w:rsidRDefault="007A1F44">
            <w:pPr>
              <w:pStyle w:val="TableEntry"/>
              <w:rPr>
                <w:noProof w:val="0"/>
              </w:rPr>
            </w:pPr>
            <w:r w:rsidRPr="00977EA3">
              <w:rPr>
                <w:noProof w:val="0"/>
              </w:rPr>
              <w:t>Disability Information</w:t>
            </w:r>
          </w:p>
        </w:tc>
        <w:tc>
          <w:tcPr>
            <w:tcW w:w="971" w:type="dxa"/>
          </w:tcPr>
          <w:p w14:paraId="564C6AFB" w14:textId="77777777" w:rsidR="007A1F44" w:rsidRPr="00977EA3" w:rsidRDefault="007A1F44">
            <w:pPr>
              <w:pStyle w:val="TableEntry"/>
              <w:jc w:val="center"/>
              <w:rPr>
                <w:noProof w:val="0"/>
              </w:rPr>
            </w:pPr>
            <w:r w:rsidRPr="00977EA3">
              <w:rPr>
                <w:noProof w:val="0"/>
              </w:rPr>
              <w:t>O</w:t>
            </w:r>
          </w:p>
        </w:tc>
        <w:tc>
          <w:tcPr>
            <w:tcW w:w="872" w:type="dxa"/>
          </w:tcPr>
          <w:p w14:paraId="4CB0F6D9" w14:textId="77777777" w:rsidR="007A1F44" w:rsidRPr="00977EA3" w:rsidRDefault="007A1F44">
            <w:pPr>
              <w:pStyle w:val="TableEntry"/>
              <w:jc w:val="center"/>
              <w:rPr>
                <w:noProof w:val="0"/>
              </w:rPr>
            </w:pPr>
            <w:r w:rsidRPr="00977EA3">
              <w:rPr>
                <w:noProof w:val="0"/>
              </w:rPr>
              <w:t>[0..*]</w:t>
            </w:r>
          </w:p>
        </w:tc>
        <w:tc>
          <w:tcPr>
            <w:tcW w:w="1701" w:type="dxa"/>
          </w:tcPr>
          <w:p w14:paraId="3BFAD09A" w14:textId="77777777" w:rsidR="007A1F44" w:rsidRPr="00977EA3" w:rsidRDefault="007A1F44">
            <w:pPr>
              <w:pStyle w:val="TableEntry"/>
              <w:jc w:val="center"/>
              <w:rPr>
                <w:noProof w:val="0"/>
              </w:rPr>
            </w:pPr>
            <w:r w:rsidRPr="00977EA3">
              <w:rPr>
                <w:noProof w:val="0"/>
              </w:rPr>
              <w:t>3</w:t>
            </w:r>
          </w:p>
        </w:tc>
      </w:tr>
      <w:tr w:rsidR="007A1F44" w:rsidRPr="00977EA3" w14:paraId="06046911" w14:textId="77777777">
        <w:trPr>
          <w:cantSplit/>
          <w:jc w:val="center"/>
        </w:trPr>
        <w:tc>
          <w:tcPr>
            <w:tcW w:w="1951" w:type="dxa"/>
          </w:tcPr>
          <w:p w14:paraId="407BB2D6" w14:textId="77777777" w:rsidR="007A1F44" w:rsidRPr="00977EA3" w:rsidRDefault="007A1F44" w:rsidP="00A0052B">
            <w:pPr>
              <w:pStyle w:val="TableEntry"/>
              <w:rPr>
                <w:noProof w:val="0"/>
              </w:rPr>
            </w:pPr>
            <w:r w:rsidRPr="00977EA3">
              <w:rPr>
                <w:noProof w:val="0"/>
              </w:rPr>
              <w:t>OBX</w:t>
            </w:r>
          </w:p>
        </w:tc>
        <w:tc>
          <w:tcPr>
            <w:tcW w:w="3544" w:type="dxa"/>
          </w:tcPr>
          <w:p w14:paraId="6488A0E5" w14:textId="77777777" w:rsidR="007A1F44" w:rsidRPr="00977EA3" w:rsidRDefault="007A1F44">
            <w:pPr>
              <w:pStyle w:val="TableEntry"/>
              <w:rPr>
                <w:noProof w:val="0"/>
              </w:rPr>
            </w:pPr>
            <w:r w:rsidRPr="00977EA3">
              <w:rPr>
                <w:noProof w:val="0"/>
              </w:rPr>
              <w:t>Observation/Result</w:t>
            </w:r>
          </w:p>
        </w:tc>
        <w:tc>
          <w:tcPr>
            <w:tcW w:w="971" w:type="dxa"/>
          </w:tcPr>
          <w:p w14:paraId="68915345" w14:textId="77777777" w:rsidR="007A1F44" w:rsidRPr="00977EA3" w:rsidRDefault="007A1F44">
            <w:pPr>
              <w:pStyle w:val="TableEntry"/>
              <w:jc w:val="center"/>
              <w:rPr>
                <w:noProof w:val="0"/>
              </w:rPr>
            </w:pPr>
            <w:r w:rsidRPr="00977EA3">
              <w:rPr>
                <w:noProof w:val="0"/>
              </w:rPr>
              <w:t>O</w:t>
            </w:r>
          </w:p>
        </w:tc>
        <w:tc>
          <w:tcPr>
            <w:tcW w:w="872" w:type="dxa"/>
          </w:tcPr>
          <w:p w14:paraId="2A34755B" w14:textId="77777777" w:rsidR="007A1F44" w:rsidRPr="00977EA3" w:rsidRDefault="007A1F44">
            <w:pPr>
              <w:pStyle w:val="TableEntry"/>
              <w:jc w:val="center"/>
              <w:rPr>
                <w:noProof w:val="0"/>
              </w:rPr>
            </w:pPr>
            <w:r w:rsidRPr="00977EA3">
              <w:rPr>
                <w:noProof w:val="0"/>
              </w:rPr>
              <w:t>[0..*]</w:t>
            </w:r>
          </w:p>
        </w:tc>
        <w:tc>
          <w:tcPr>
            <w:tcW w:w="1701" w:type="dxa"/>
          </w:tcPr>
          <w:p w14:paraId="3986DE21" w14:textId="77777777" w:rsidR="007A1F44" w:rsidRPr="00977EA3" w:rsidRDefault="007A1F44">
            <w:pPr>
              <w:pStyle w:val="TableEntry"/>
              <w:jc w:val="center"/>
              <w:rPr>
                <w:noProof w:val="0"/>
              </w:rPr>
            </w:pPr>
            <w:r w:rsidRPr="00977EA3">
              <w:rPr>
                <w:noProof w:val="0"/>
              </w:rPr>
              <w:t>7</w:t>
            </w:r>
          </w:p>
        </w:tc>
      </w:tr>
      <w:tr w:rsidR="007A1F44" w:rsidRPr="00977EA3" w14:paraId="34D90C2D" w14:textId="77777777">
        <w:trPr>
          <w:cantSplit/>
          <w:jc w:val="center"/>
        </w:trPr>
        <w:tc>
          <w:tcPr>
            <w:tcW w:w="1951" w:type="dxa"/>
          </w:tcPr>
          <w:p w14:paraId="723F52D1" w14:textId="77777777" w:rsidR="007A1F44" w:rsidRPr="00977EA3" w:rsidRDefault="007A1F44" w:rsidP="00A0052B">
            <w:pPr>
              <w:pStyle w:val="TableEntry"/>
              <w:rPr>
                <w:noProof w:val="0"/>
              </w:rPr>
            </w:pPr>
            <w:r w:rsidRPr="00977EA3">
              <w:rPr>
                <w:noProof w:val="0"/>
              </w:rPr>
              <w:t>AL1</w:t>
            </w:r>
          </w:p>
        </w:tc>
        <w:tc>
          <w:tcPr>
            <w:tcW w:w="3544" w:type="dxa"/>
          </w:tcPr>
          <w:p w14:paraId="02590B20" w14:textId="77777777" w:rsidR="007A1F44" w:rsidRPr="00977EA3" w:rsidRDefault="007A1F44">
            <w:pPr>
              <w:pStyle w:val="TableEntry"/>
              <w:rPr>
                <w:noProof w:val="0"/>
              </w:rPr>
            </w:pPr>
            <w:r w:rsidRPr="00977EA3">
              <w:rPr>
                <w:noProof w:val="0"/>
              </w:rPr>
              <w:t>Allergy Information</w:t>
            </w:r>
          </w:p>
        </w:tc>
        <w:tc>
          <w:tcPr>
            <w:tcW w:w="971" w:type="dxa"/>
          </w:tcPr>
          <w:p w14:paraId="2D0C6D05" w14:textId="77777777" w:rsidR="007A1F44" w:rsidRPr="00977EA3" w:rsidRDefault="007A1F44">
            <w:pPr>
              <w:pStyle w:val="TableEntry"/>
              <w:jc w:val="center"/>
              <w:rPr>
                <w:noProof w:val="0"/>
              </w:rPr>
            </w:pPr>
            <w:r w:rsidRPr="00977EA3">
              <w:rPr>
                <w:noProof w:val="0"/>
              </w:rPr>
              <w:t>O</w:t>
            </w:r>
          </w:p>
        </w:tc>
        <w:tc>
          <w:tcPr>
            <w:tcW w:w="872" w:type="dxa"/>
          </w:tcPr>
          <w:p w14:paraId="50BF1A9B" w14:textId="77777777" w:rsidR="007A1F44" w:rsidRPr="00977EA3" w:rsidRDefault="007A1F44">
            <w:pPr>
              <w:pStyle w:val="TableEntry"/>
              <w:jc w:val="center"/>
              <w:rPr>
                <w:noProof w:val="0"/>
              </w:rPr>
            </w:pPr>
            <w:r w:rsidRPr="00977EA3">
              <w:rPr>
                <w:noProof w:val="0"/>
              </w:rPr>
              <w:t>[0..*]</w:t>
            </w:r>
          </w:p>
        </w:tc>
        <w:tc>
          <w:tcPr>
            <w:tcW w:w="1701" w:type="dxa"/>
          </w:tcPr>
          <w:p w14:paraId="4E6C8938" w14:textId="77777777" w:rsidR="007A1F44" w:rsidRPr="00977EA3" w:rsidRDefault="007A1F44">
            <w:pPr>
              <w:pStyle w:val="TableEntry"/>
              <w:jc w:val="center"/>
              <w:rPr>
                <w:noProof w:val="0"/>
              </w:rPr>
            </w:pPr>
            <w:r w:rsidRPr="00977EA3">
              <w:rPr>
                <w:noProof w:val="0"/>
              </w:rPr>
              <w:t>3</w:t>
            </w:r>
          </w:p>
        </w:tc>
      </w:tr>
      <w:tr w:rsidR="007A1F44" w:rsidRPr="00977EA3" w14:paraId="74BF9A5E" w14:textId="77777777">
        <w:trPr>
          <w:cantSplit/>
          <w:jc w:val="center"/>
        </w:trPr>
        <w:tc>
          <w:tcPr>
            <w:tcW w:w="1951" w:type="dxa"/>
          </w:tcPr>
          <w:p w14:paraId="05B4E43B" w14:textId="77777777" w:rsidR="007A1F44" w:rsidRPr="00977EA3" w:rsidRDefault="007A1F44" w:rsidP="00A0052B">
            <w:pPr>
              <w:pStyle w:val="TableEntry"/>
              <w:rPr>
                <w:noProof w:val="0"/>
              </w:rPr>
            </w:pPr>
            <w:r w:rsidRPr="00977EA3">
              <w:rPr>
                <w:noProof w:val="0"/>
              </w:rPr>
              <w:t>DG1</w:t>
            </w:r>
          </w:p>
        </w:tc>
        <w:tc>
          <w:tcPr>
            <w:tcW w:w="3544" w:type="dxa"/>
          </w:tcPr>
          <w:p w14:paraId="07A462A9" w14:textId="77777777" w:rsidR="007A1F44" w:rsidRPr="00977EA3" w:rsidRDefault="007A1F44">
            <w:pPr>
              <w:pStyle w:val="TableEntry"/>
              <w:rPr>
                <w:noProof w:val="0"/>
              </w:rPr>
            </w:pPr>
            <w:r w:rsidRPr="00977EA3">
              <w:rPr>
                <w:noProof w:val="0"/>
              </w:rPr>
              <w:t>Diagnosis Information</w:t>
            </w:r>
          </w:p>
        </w:tc>
        <w:tc>
          <w:tcPr>
            <w:tcW w:w="971" w:type="dxa"/>
          </w:tcPr>
          <w:p w14:paraId="48699BDA" w14:textId="77777777" w:rsidR="007A1F44" w:rsidRPr="00977EA3" w:rsidRDefault="007A1F44">
            <w:pPr>
              <w:pStyle w:val="TableEntry"/>
              <w:jc w:val="center"/>
              <w:rPr>
                <w:noProof w:val="0"/>
              </w:rPr>
            </w:pPr>
            <w:r w:rsidRPr="00977EA3">
              <w:rPr>
                <w:noProof w:val="0"/>
              </w:rPr>
              <w:t>O</w:t>
            </w:r>
          </w:p>
        </w:tc>
        <w:tc>
          <w:tcPr>
            <w:tcW w:w="872" w:type="dxa"/>
          </w:tcPr>
          <w:p w14:paraId="168CC55A" w14:textId="77777777" w:rsidR="007A1F44" w:rsidRPr="00977EA3" w:rsidRDefault="007A1F44">
            <w:pPr>
              <w:pStyle w:val="TableEntry"/>
              <w:jc w:val="center"/>
              <w:rPr>
                <w:noProof w:val="0"/>
              </w:rPr>
            </w:pPr>
            <w:r w:rsidRPr="00977EA3">
              <w:rPr>
                <w:noProof w:val="0"/>
              </w:rPr>
              <w:t>[0..*]</w:t>
            </w:r>
          </w:p>
        </w:tc>
        <w:tc>
          <w:tcPr>
            <w:tcW w:w="1701" w:type="dxa"/>
          </w:tcPr>
          <w:p w14:paraId="317BC84A" w14:textId="77777777" w:rsidR="007A1F44" w:rsidRPr="00977EA3" w:rsidRDefault="007A1F44">
            <w:pPr>
              <w:pStyle w:val="TableEntry"/>
              <w:jc w:val="center"/>
              <w:rPr>
                <w:noProof w:val="0"/>
              </w:rPr>
            </w:pPr>
            <w:r w:rsidRPr="00977EA3">
              <w:rPr>
                <w:noProof w:val="0"/>
              </w:rPr>
              <w:t>6</w:t>
            </w:r>
          </w:p>
        </w:tc>
      </w:tr>
      <w:tr w:rsidR="007A1F44" w:rsidRPr="00977EA3" w14:paraId="08177FCF" w14:textId="77777777">
        <w:trPr>
          <w:cantSplit/>
          <w:jc w:val="center"/>
        </w:trPr>
        <w:tc>
          <w:tcPr>
            <w:tcW w:w="1951" w:type="dxa"/>
          </w:tcPr>
          <w:p w14:paraId="75920008" w14:textId="77777777" w:rsidR="007A1F44" w:rsidRPr="00977EA3" w:rsidRDefault="007A1F44" w:rsidP="00A0052B">
            <w:pPr>
              <w:pStyle w:val="TableEntry"/>
              <w:rPr>
                <w:noProof w:val="0"/>
              </w:rPr>
            </w:pPr>
            <w:r w:rsidRPr="00977EA3">
              <w:rPr>
                <w:noProof w:val="0"/>
              </w:rPr>
              <w:t>DRG</w:t>
            </w:r>
          </w:p>
        </w:tc>
        <w:tc>
          <w:tcPr>
            <w:tcW w:w="3544" w:type="dxa"/>
          </w:tcPr>
          <w:p w14:paraId="7D1824B8" w14:textId="77777777" w:rsidR="007A1F44" w:rsidRPr="00977EA3" w:rsidRDefault="007A1F44">
            <w:pPr>
              <w:pStyle w:val="TableEntry"/>
              <w:rPr>
                <w:noProof w:val="0"/>
              </w:rPr>
            </w:pPr>
            <w:r w:rsidRPr="00977EA3">
              <w:rPr>
                <w:noProof w:val="0"/>
              </w:rPr>
              <w:t>Diagnosis Related Group</w:t>
            </w:r>
          </w:p>
        </w:tc>
        <w:tc>
          <w:tcPr>
            <w:tcW w:w="971" w:type="dxa"/>
          </w:tcPr>
          <w:p w14:paraId="2245A3C0" w14:textId="77777777" w:rsidR="007A1F44" w:rsidRPr="00977EA3" w:rsidRDefault="007A1F44">
            <w:pPr>
              <w:pStyle w:val="TableEntry"/>
              <w:jc w:val="center"/>
              <w:rPr>
                <w:noProof w:val="0"/>
              </w:rPr>
            </w:pPr>
            <w:r w:rsidRPr="00977EA3">
              <w:rPr>
                <w:noProof w:val="0"/>
              </w:rPr>
              <w:t>O</w:t>
            </w:r>
          </w:p>
        </w:tc>
        <w:tc>
          <w:tcPr>
            <w:tcW w:w="872" w:type="dxa"/>
          </w:tcPr>
          <w:p w14:paraId="64A7CECB" w14:textId="77777777" w:rsidR="007A1F44" w:rsidRPr="00977EA3" w:rsidRDefault="007A1F44">
            <w:pPr>
              <w:pStyle w:val="TableEntry"/>
              <w:jc w:val="center"/>
              <w:rPr>
                <w:noProof w:val="0"/>
              </w:rPr>
            </w:pPr>
            <w:r w:rsidRPr="00977EA3">
              <w:rPr>
                <w:noProof w:val="0"/>
              </w:rPr>
              <w:t>[0..1]</w:t>
            </w:r>
          </w:p>
        </w:tc>
        <w:tc>
          <w:tcPr>
            <w:tcW w:w="1701" w:type="dxa"/>
          </w:tcPr>
          <w:p w14:paraId="14B53DFB" w14:textId="77777777" w:rsidR="007A1F44" w:rsidRPr="00977EA3" w:rsidRDefault="007A1F44">
            <w:pPr>
              <w:pStyle w:val="TableEntry"/>
              <w:jc w:val="center"/>
              <w:rPr>
                <w:noProof w:val="0"/>
              </w:rPr>
            </w:pPr>
            <w:r w:rsidRPr="00977EA3">
              <w:rPr>
                <w:noProof w:val="0"/>
              </w:rPr>
              <w:t>6</w:t>
            </w:r>
          </w:p>
        </w:tc>
      </w:tr>
      <w:tr w:rsidR="007A1F44" w:rsidRPr="00977EA3" w14:paraId="5669C66A" w14:textId="77777777">
        <w:trPr>
          <w:cantSplit/>
          <w:jc w:val="center"/>
        </w:trPr>
        <w:tc>
          <w:tcPr>
            <w:tcW w:w="1951" w:type="dxa"/>
          </w:tcPr>
          <w:p w14:paraId="088ECF77" w14:textId="77777777" w:rsidR="007A1F44" w:rsidRPr="00977EA3" w:rsidRDefault="007A1F44" w:rsidP="00A0052B">
            <w:pPr>
              <w:pStyle w:val="TableEntry"/>
              <w:rPr>
                <w:noProof w:val="0"/>
              </w:rPr>
            </w:pPr>
            <w:r w:rsidRPr="00977EA3">
              <w:rPr>
                <w:noProof w:val="0"/>
              </w:rPr>
              <w:t>---</w:t>
            </w:r>
          </w:p>
        </w:tc>
        <w:tc>
          <w:tcPr>
            <w:tcW w:w="3544" w:type="dxa"/>
          </w:tcPr>
          <w:p w14:paraId="69B9C299" w14:textId="77777777" w:rsidR="007A1F44" w:rsidRPr="00977EA3" w:rsidRDefault="007A1F44">
            <w:pPr>
              <w:pStyle w:val="TableEntry"/>
              <w:rPr>
                <w:noProof w:val="0"/>
              </w:rPr>
            </w:pPr>
            <w:r w:rsidRPr="00977EA3">
              <w:rPr>
                <w:noProof w:val="0"/>
              </w:rPr>
              <w:t>--- PROCEDURE begin</w:t>
            </w:r>
          </w:p>
        </w:tc>
        <w:tc>
          <w:tcPr>
            <w:tcW w:w="971" w:type="dxa"/>
          </w:tcPr>
          <w:p w14:paraId="166B5488" w14:textId="77777777" w:rsidR="007A1F44" w:rsidRPr="00977EA3" w:rsidRDefault="007A1F44">
            <w:pPr>
              <w:pStyle w:val="TableEntry"/>
              <w:jc w:val="center"/>
              <w:rPr>
                <w:noProof w:val="0"/>
              </w:rPr>
            </w:pPr>
            <w:r w:rsidRPr="00977EA3">
              <w:rPr>
                <w:noProof w:val="0"/>
              </w:rPr>
              <w:t>O</w:t>
            </w:r>
          </w:p>
        </w:tc>
        <w:tc>
          <w:tcPr>
            <w:tcW w:w="872" w:type="dxa"/>
          </w:tcPr>
          <w:p w14:paraId="2E969CEE" w14:textId="77777777" w:rsidR="007A1F44" w:rsidRPr="00977EA3" w:rsidRDefault="007A1F44">
            <w:pPr>
              <w:pStyle w:val="TableEntry"/>
              <w:jc w:val="center"/>
              <w:rPr>
                <w:noProof w:val="0"/>
              </w:rPr>
            </w:pPr>
            <w:r w:rsidRPr="00977EA3">
              <w:rPr>
                <w:noProof w:val="0"/>
              </w:rPr>
              <w:t>[0..*]</w:t>
            </w:r>
          </w:p>
        </w:tc>
        <w:tc>
          <w:tcPr>
            <w:tcW w:w="1701" w:type="dxa"/>
          </w:tcPr>
          <w:p w14:paraId="630F20CA" w14:textId="77777777" w:rsidR="007A1F44" w:rsidRPr="00977EA3" w:rsidRDefault="007A1F44">
            <w:pPr>
              <w:pStyle w:val="TableEntry"/>
              <w:jc w:val="center"/>
              <w:rPr>
                <w:noProof w:val="0"/>
              </w:rPr>
            </w:pPr>
          </w:p>
        </w:tc>
      </w:tr>
      <w:tr w:rsidR="007A1F44" w:rsidRPr="00977EA3" w14:paraId="73EA13A3" w14:textId="77777777">
        <w:trPr>
          <w:cantSplit/>
          <w:jc w:val="center"/>
        </w:trPr>
        <w:tc>
          <w:tcPr>
            <w:tcW w:w="1951" w:type="dxa"/>
          </w:tcPr>
          <w:p w14:paraId="32EDB2F7" w14:textId="77777777" w:rsidR="007A1F44" w:rsidRPr="00977EA3" w:rsidRDefault="007A1F44" w:rsidP="00A0052B">
            <w:pPr>
              <w:pStyle w:val="TableEntry"/>
              <w:rPr>
                <w:noProof w:val="0"/>
              </w:rPr>
            </w:pPr>
            <w:r w:rsidRPr="00977EA3">
              <w:rPr>
                <w:noProof w:val="0"/>
              </w:rPr>
              <w:t xml:space="preserve">  PR1</w:t>
            </w:r>
          </w:p>
        </w:tc>
        <w:tc>
          <w:tcPr>
            <w:tcW w:w="3544" w:type="dxa"/>
          </w:tcPr>
          <w:p w14:paraId="63F77B21" w14:textId="77777777" w:rsidR="007A1F44" w:rsidRPr="00977EA3" w:rsidRDefault="007A1F44">
            <w:pPr>
              <w:pStyle w:val="TableEntry"/>
              <w:rPr>
                <w:noProof w:val="0"/>
              </w:rPr>
            </w:pPr>
            <w:r w:rsidRPr="00977EA3">
              <w:rPr>
                <w:noProof w:val="0"/>
              </w:rPr>
              <w:t>Procedures</w:t>
            </w:r>
          </w:p>
        </w:tc>
        <w:tc>
          <w:tcPr>
            <w:tcW w:w="971" w:type="dxa"/>
          </w:tcPr>
          <w:p w14:paraId="283B932E" w14:textId="77777777" w:rsidR="007A1F44" w:rsidRPr="00977EA3" w:rsidRDefault="007A1F44">
            <w:pPr>
              <w:pStyle w:val="TableEntry"/>
              <w:jc w:val="center"/>
              <w:rPr>
                <w:noProof w:val="0"/>
              </w:rPr>
            </w:pPr>
            <w:r w:rsidRPr="00977EA3">
              <w:rPr>
                <w:noProof w:val="0"/>
              </w:rPr>
              <w:t>R</w:t>
            </w:r>
          </w:p>
        </w:tc>
        <w:tc>
          <w:tcPr>
            <w:tcW w:w="872" w:type="dxa"/>
          </w:tcPr>
          <w:p w14:paraId="108A1EA9" w14:textId="77777777" w:rsidR="007A1F44" w:rsidRPr="00977EA3" w:rsidRDefault="007A1F44">
            <w:pPr>
              <w:pStyle w:val="TableEntry"/>
              <w:jc w:val="center"/>
              <w:rPr>
                <w:noProof w:val="0"/>
              </w:rPr>
            </w:pPr>
            <w:r w:rsidRPr="00977EA3">
              <w:rPr>
                <w:noProof w:val="0"/>
              </w:rPr>
              <w:t>[1..1]</w:t>
            </w:r>
          </w:p>
        </w:tc>
        <w:tc>
          <w:tcPr>
            <w:tcW w:w="1701" w:type="dxa"/>
          </w:tcPr>
          <w:p w14:paraId="1DC6EFCB" w14:textId="77777777" w:rsidR="007A1F44" w:rsidRPr="00977EA3" w:rsidRDefault="007A1F44">
            <w:pPr>
              <w:pStyle w:val="TableEntry"/>
              <w:jc w:val="center"/>
              <w:rPr>
                <w:noProof w:val="0"/>
              </w:rPr>
            </w:pPr>
            <w:r w:rsidRPr="00977EA3">
              <w:rPr>
                <w:noProof w:val="0"/>
              </w:rPr>
              <w:t>6</w:t>
            </w:r>
          </w:p>
        </w:tc>
      </w:tr>
      <w:tr w:rsidR="007A1F44" w:rsidRPr="00977EA3" w14:paraId="478FD4A5" w14:textId="77777777">
        <w:trPr>
          <w:cantSplit/>
          <w:jc w:val="center"/>
        </w:trPr>
        <w:tc>
          <w:tcPr>
            <w:tcW w:w="1951" w:type="dxa"/>
          </w:tcPr>
          <w:p w14:paraId="76004CB2" w14:textId="77777777" w:rsidR="007A1F44" w:rsidRPr="00977EA3" w:rsidRDefault="007A1F44" w:rsidP="00A0052B">
            <w:pPr>
              <w:pStyle w:val="TableEntry"/>
              <w:rPr>
                <w:noProof w:val="0"/>
              </w:rPr>
            </w:pPr>
            <w:r w:rsidRPr="00977EA3">
              <w:rPr>
                <w:noProof w:val="0"/>
              </w:rPr>
              <w:t xml:space="preserve">  ROL</w:t>
            </w:r>
          </w:p>
        </w:tc>
        <w:tc>
          <w:tcPr>
            <w:tcW w:w="3544" w:type="dxa"/>
          </w:tcPr>
          <w:p w14:paraId="048B4BDE" w14:textId="77777777" w:rsidR="007A1F44" w:rsidRPr="00977EA3" w:rsidRDefault="007A1F44">
            <w:pPr>
              <w:pStyle w:val="TableEntry"/>
              <w:rPr>
                <w:noProof w:val="0"/>
              </w:rPr>
            </w:pPr>
            <w:r w:rsidRPr="00977EA3">
              <w:rPr>
                <w:noProof w:val="0"/>
              </w:rPr>
              <w:t>Role</w:t>
            </w:r>
          </w:p>
        </w:tc>
        <w:tc>
          <w:tcPr>
            <w:tcW w:w="971" w:type="dxa"/>
          </w:tcPr>
          <w:p w14:paraId="6EEA3938" w14:textId="77777777" w:rsidR="007A1F44" w:rsidRPr="00977EA3" w:rsidRDefault="007A1F44">
            <w:pPr>
              <w:pStyle w:val="TableEntry"/>
              <w:jc w:val="center"/>
              <w:rPr>
                <w:noProof w:val="0"/>
              </w:rPr>
            </w:pPr>
            <w:r w:rsidRPr="00977EA3">
              <w:rPr>
                <w:noProof w:val="0"/>
              </w:rPr>
              <w:t>O</w:t>
            </w:r>
          </w:p>
        </w:tc>
        <w:tc>
          <w:tcPr>
            <w:tcW w:w="872" w:type="dxa"/>
          </w:tcPr>
          <w:p w14:paraId="2AA214AD" w14:textId="77777777" w:rsidR="007A1F44" w:rsidRPr="00977EA3" w:rsidRDefault="007A1F44">
            <w:pPr>
              <w:pStyle w:val="TableEntry"/>
              <w:jc w:val="center"/>
              <w:rPr>
                <w:noProof w:val="0"/>
              </w:rPr>
            </w:pPr>
            <w:r w:rsidRPr="00977EA3">
              <w:rPr>
                <w:noProof w:val="0"/>
              </w:rPr>
              <w:t>[0..*]</w:t>
            </w:r>
          </w:p>
        </w:tc>
        <w:tc>
          <w:tcPr>
            <w:tcW w:w="1701" w:type="dxa"/>
          </w:tcPr>
          <w:p w14:paraId="27000A17" w14:textId="77777777" w:rsidR="007A1F44" w:rsidRPr="00977EA3" w:rsidRDefault="007A1F44">
            <w:pPr>
              <w:pStyle w:val="TableEntry"/>
              <w:jc w:val="center"/>
              <w:rPr>
                <w:noProof w:val="0"/>
              </w:rPr>
            </w:pPr>
            <w:r w:rsidRPr="00977EA3">
              <w:rPr>
                <w:noProof w:val="0"/>
              </w:rPr>
              <w:t>15</w:t>
            </w:r>
          </w:p>
        </w:tc>
      </w:tr>
      <w:tr w:rsidR="007A1F44" w:rsidRPr="00977EA3" w14:paraId="3FC5B633" w14:textId="77777777">
        <w:trPr>
          <w:cantSplit/>
          <w:jc w:val="center"/>
        </w:trPr>
        <w:tc>
          <w:tcPr>
            <w:tcW w:w="1951" w:type="dxa"/>
          </w:tcPr>
          <w:p w14:paraId="73DD91EF" w14:textId="77777777" w:rsidR="007A1F44" w:rsidRPr="00977EA3" w:rsidRDefault="007A1F44" w:rsidP="00A0052B">
            <w:pPr>
              <w:pStyle w:val="TableEntry"/>
              <w:rPr>
                <w:noProof w:val="0"/>
              </w:rPr>
            </w:pPr>
            <w:r w:rsidRPr="00977EA3">
              <w:rPr>
                <w:noProof w:val="0"/>
              </w:rPr>
              <w:t>---</w:t>
            </w:r>
          </w:p>
        </w:tc>
        <w:tc>
          <w:tcPr>
            <w:tcW w:w="3544" w:type="dxa"/>
          </w:tcPr>
          <w:p w14:paraId="16346F6B" w14:textId="77777777" w:rsidR="007A1F44" w:rsidRPr="00977EA3" w:rsidRDefault="007A1F44">
            <w:pPr>
              <w:pStyle w:val="TableEntry"/>
              <w:rPr>
                <w:noProof w:val="0"/>
              </w:rPr>
            </w:pPr>
            <w:r w:rsidRPr="00977EA3">
              <w:rPr>
                <w:noProof w:val="0"/>
              </w:rPr>
              <w:t>--- PROCEDURE end</w:t>
            </w:r>
          </w:p>
        </w:tc>
        <w:tc>
          <w:tcPr>
            <w:tcW w:w="971" w:type="dxa"/>
          </w:tcPr>
          <w:p w14:paraId="74A31D6E" w14:textId="77777777" w:rsidR="007A1F44" w:rsidRPr="00977EA3" w:rsidRDefault="007A1F44">
            <w:pPr>
              <w:pStyle w:val="TableEntry"/>
              <w:jc w:val="center"/>
              <w:rPr>
                <w:noProof w:val="0"/>
              </w:rPr>
            </w:pPr>
          </w:p>
        </w:tc>
        <w:tc>
          <w:tcPr>
            <w:tcW w:w="872" w:type="dxa"/>
          </w:tcPr>
          <w:p w14:paraId="30AD02B1" w14:textId="77777777" w:rsidR="007A1F44" w:rsidRPr="00977EA3" w:rsidRDefault="007A1F44">
            <w:pPr>
              <w:pStyle w:val="TableEntry"/>
              <w:jc w:val="center"/>
              <w:rPr>
                <w:noProof w:val="0"/>
              </w:rPr>
            </w:pPr>
          </w:p>
        </w:tc>
        <w:tc>
          <w:tcPr>
            <w:tcW w:w="1701" w:type="dxa"/>
          </w:tcPr>
          <w:p w14:paraId="784D1258" w14:textId="77777777" w:rsidR="007A1F44" w:rsidRPr="00977EA3" w:rsidRDefault="007A1F44">
            <w:pPr>
              <w:pStyle w:val="TableEntry"/>
              <w:jc w:val="center"/>
              <w:rPr>
                <w:noProof w:val="0"/>
              </w:rPr>
            </w:pPr>
          </w:p>
        </w:tc>
      </w:tr>
      <w:tr w:rsidR="007A1F44" w:rsidRPr="00977EA3" w14:paraId="6BC2B42B" w14:textId="77777777">
        <w:trPr>
          <w:cantSplit/>
          <w:jc w:val="center"/>
        </w:trPr>
        <w:tc>
          <w:tcPr>
            <w:tcW w:w="1951" w:type="dxa"/>
          </w:tcPr>
          <w:p w14:paraId="1EEBA2AA" w14:textId="77777777" w:rsidR="007A1F44" w:rsidRPr="00977EA3" w:rsidRDefault="007A1F44" w:rsidP="00A0052B">
            <w:pPr>
              <w:pStyle w:val="TableEntry"/>
              <w:rPr>
                <w:noProof w:val="0"/>
              </w:rPr>
            </w:pPr>
            <w:r w:rsidRPr="00977EA3">
              <w:rPr>
                <w:noProof w:val="0"/>
              </w:rPr>
              <w:t>GT1</w:t>
            </w:r>
          </w:p>
        </w:tc>
        <w:tc>
          <w:tcPr>
            <w:tcW w:w="3544" w:type="dxa"/>
          </w:tcPr>
          <w:p w14:paraId="50CC08F5" w14:textId="77777777" w:rsidR="007A1F44" w:rsidRPr="00977EA3" w:rsidRDefault="007A1F44">
            <w:pPr>
              <w:pStyle w:val="TableEntry"/>
              <w:rPr>
                <w:noProof w:val="0"/>
              </w:rPr>
            </w:pPr>
            <w:r w:rsidRPr="00977EA3">
              <w:rPr>
                <w:noProof w:val="0"/>
              </w:rPr>
              <w:t>Guarantor</w:t>
            </w:r>
          </w:p>
        </w:tc>
        <w:tc>
          <w:tcPr>
            <w:tcW w:w="971" w:type="dxa"/>
          </w:tcPr>
          <w:p w14:paraId="3E80777F" w14:textId="77777777" w:rsidR="007A1F44" w:rsidRPr="00977EA3" w:rsidRDefault="007A1F44">
            <w:pPr>
              <w:pStyle w:val="TableEntry"/>
              <w:jc w:val="center"/>
              <w:rPr>
                <w:noProof w:val="0"/>
              </w:rPr>
            </w:pPr>
            <w:r w:rsidRPr="00977EA3">
              <w:rPr>
                <w:noProof w:val="0"/>
              </w:rPr>
              <w:t>O</w:t>
            </w:r>
          </w:p>
        </w:tc>
        <w:tc>
          <w:tcPr>
            <w:tcW w:w="872" w:type="dxa"/>
          </w:tcPr>
          <w:p w14:paraId="61750A77" w14:textId="77777777" w:rsidR="007A1F44" w:rsidRPr="00977EA3" w:rsidRDefault="007A1F44">
            <w:pPr>
              <w:pStyle w:val="TableEntry"/>
              <w:jc w:val="center"/>
              <w:rPr>
                <w:noProof w:val="0"/>
              </w:rPr>
            </w:pPr>
            <w:r w:rsidRPr="00977EA3">
              <w:rPr>
                <w:noProof w:val="0"/>
              </w:rPr>
              <w:t>[0..*]</w:t>
            </w:r>
          </w:p>
        </w:tc>
        <w:tc>
          <w:tcPr>
            <w:tcW w:w="1701" w:type="dxa"/>
          </w:tcPr>
          <w:p w14:paraId="621F746F" w14:textId="77777777" w:rsidR="007A1F44" w:rsidRPr="00977EA3" w:rsidRDefault="007A1F44">
            <w:pPr>
              <w:pStyle w:val="TableEntry"/>
              <w:jc w:val="center"/>
              <w:rPr>
                <w:noProof w:val="0"/>
              </w:rPr>
            </w:pPr>
            <w:r w:rsidRPr="00977EA3">
              <w:rPr>
                <w:noProof w:val="0"/>
              </w:rPr>
              <w:t>6</w:t>
            </w:r>
          </w:p>
        </w:tc>
      </w:tr>
      <w:tr w:rsidR="007A1F44" w:rsidRPr="00977EA3" w14:paraId="670E0CF4" w14:textId="77777777">
        <w:trPr>
          <w:cantSplit/>
          <w:jc w:val="center"/>
        </w:trPr>
        <w:tc>
          <w:tcPr>
            <w:tcW w:w="1951" w:type="dxa"/>
          </w:tcPr>
          <w:p w14:paraId="2786BA67" w14:textId="77777777" w:rsidR="007A1F44" w:rsidRPr="00977EA3" w:rsidRDefault="007A1F44" w:rsidP="00A0052B">
            <w:pPr>
              <w:pStyle w:val="TableEntry"/>
              <w:rPr>
                <w:noProof w:val="0"/>
              </w:rPr>
            </w:pPr>
            <w:r w:rsidRPr="00977EA3">
              <w:rPr>
                <w:noProof w:val="0"/>
              </w:rPr>
              <w:t>---</w:t>
            </w:r>
          </w:p>
        </w:tc>
        <w:tc>
          <w:tcPr>
            <w:tcW w:w="3544" w:type="dxa"/>
          </w:tcPr>
          <w:p w14:paraId="76A9C0BB" w14:textId="77777777" w:rsidR="007A1F44" w:rsidRPr="00977EA3" w:rsidRDefault="007A1F44">
            <w:pPr>
              <w:pStyle w:val="TableEntry"/>
              <w:rPr>
                <w:noProof w:val="0"/>
              </w:rPr>
            </w:pPr>
            <w:r w:rsidRPr="00977EA3">
              <w:rPr>
                <w:noProof w:val="0"/>
              </w:rPr>
              <w:t>--- INSURANCE begin</w:t>
            </w:r>
          </w:p>
        </w:tc>
        <w:tc>
          <w:tcPr>
            <w:tcW w:w="971" w:type="dxa"/>
          </w:tcPr>
          <w:p w14:paraId="6953B26D" w14:textId="77777777" w:rsidR="007A1F44" w:rsidRPr="00977EA3" w:rsidRDefault="007A1F44">
            <w:pPr>
              <w:pStyle w:val="TableEntry"/>
              <w:jc w:val="center"/>
              <w:rPr>
                <w:noProof w:val="0"/>
              </w:rPr>
            </w:pPr>
            <w:r w:rsidRPr="00977EA3">
              <w:rPr>
                <w:noProof w:val="0"/>
              </w:rPr>
              <w:t>O</w:t>
            </w:r>
          </w:p>
        </w:tc>
        <w:tc>
          <w:tcPr>
            <w:tcW w:w="872" w:type="dxa"/>
          </w:tcPr>
          <w:p w14:paraId="4AF10066" w14:textId="77777777" w:rsidR="007A1F44" w:rsidRPr="00977EA3" w:rsidRDefault="007A1F44">
            <w:pPr>
              <w:pStyle w:val="TableEntry"/>
              <w:jc w:val="center"/>
              <w:rPr>
                <w:noProof w:val="0"/>
              </w:rPr>
            </w:pPr>
            <w:r w:rsidRPr="00977EA3">
              <w:rPr>
                <w:noProof w:val="0"/>
              </w:rPr>
              <w:t>[0..*]</w:t>
            </w:r>
          </w:p>
        </w:tc>
        <w:tc>
          <w:tcPr>
            <w:tcW w:w="1701" w:type="dxa"/>
          </w:tcPr>
          <w:p w14:paraId="1AA92C1D" w14:textId="77777777" w:rsidR="007A1F44" w:rsidRPr="00977EA3" w:rsidRDefault="007A1F44">
            <w:pPr>
              <w:pStyle w:val="TableEntry"/>
              <w:jc w:val="center"/>
              <w:rPr>
                <w:noProof w:val="0"/>
              </w:rPr>
            </w:pPr>
          </w:p>
        </w:tc>
      </w:tr>
      <w:tr w:rsidR="007A1F44" w:rsidRPr="00977EA3" w14:paraId="6B9CCABB" w14:textId="77777777">
        <w:trPr>
          <w:cantSplit/>
          <w:jc w:val="center"/>
        </w:trPr>
        <w:tc>
          <w:tcPr>
            <w:tcW w:w="1951" w:type="dxa"/>
          </w:tcPr>
          <w:p w14:paraId="2113E43A" w14:textId="77777777" w:rsidR="007A1F44" w:rsidRPr="00977EA3" w:rsidRDefault="007A1F44" w:rsidP="00A0052B">
            <w:pPr>
              <w:pStyle w:val="TableEntry"/>
              <w:rPr>
                <w:noProof w:val="0"/>
              </w:rPr>
            </w:pPr>
            <w:r w:rsidRPr="00977EA3">
              <w:rPr>
                <w:noProof w:val="0"/>
              </w:rPr>
              <w:t xml:space="preserve">  IN1</w:t>
            </w:r>
          </w:p>
        </w:tc>
        <w:tc>
          <w:tcPr>
            <w:tcW w:w="3544" w:type="dxa"/>
          </w:tcPr>
          <w:p w14:paraId="13275B04" w14:textId="77777777" w:rsidR="007A1F44" w:rsidRPr="00977EA3" w:rsidRDefault="007A1F44">
            <w:pPr>
              <w:pStyle w:val="TableEntry"/>
              <w:rPr>
                <w:noProof w:val="0"/>
              </w:rPr>
            </w:pPr>
            <w:r w:rsidRPr="00977EA3">
              <w:rPr>
                <w:noProof w:val="0"/>
              </w:rPr>
              <w:t>Insurance</w:t>
            </w:r>
          </w:p>
        </w:tc>
        <w:tc>
          <w:tcPr>
            <w:tcW w:w="971" w:type="dxa"/>
          </w:tcPr>
          <w:p w14:paraId="67DB690A" w14:textId="77777777" w:rsidR="007A1F44" w:rsidRPr="00977EA3" w:rsidRDefault="007A1F44">
            <w:pPr>
              <w:pStyle w:val="TableEntry"/>
              <w:jc w:val="center"/>
              <w:rPr>
                <w:noProof w:val="0"/>
              </w:rPr>
            </w:pPr>
            <w:r w:rsidRPr="00977EA3">
              <w:rPr>
                <w:noProof w:val="0"/>
              </w:rPr>
              <w:t>R</w:t>
            </w:r>
          </w:p>
        </w:tc>
        <w:tc>
          <w:tcPr>
            <w:tcW w:w="872" w:type="dxa"/>
          </w:tcPr>
          <w:p w14:paraId="67599480" w14:textId="77777777" w:rsidR="007A1F44" w:rsidRPr="00977EA3" w:rsidRDefault="007A1F44">
            <w:pPr>
              <w:pStyle w:val="TableEntry"/>
              <w:jc w:val="center"/>
              <w:rPr>
                <w:noProof w:val="0"/>
              </w:rPr>
            </w:pPr>
            <w:r w:rsidRPr="00977EA3">
              <w:rPr>
                <w:noProof w:val="0"/>
              </w:rPr>
              <w:t>[1..1]</w:t>
            </w:r>
          </w:p>
        </w:tc>
        <w:tc>
          <w:tcPr>
            <w:tcW w:w="1701" w:type="dxa"/>
          </w:tcPr>
          <w:p w14:paraId="72A2D39B" w14:textId="77777777" w:rsidR="007A1F44" w:rsidRPr="00977EA3" w:rsidRDefault="007A1F44">
            <w:pPr>
              <w:pStyle w:val="TableEntry"/>
              <w:jc w:val="center"/>
              <w:rPr>
                <w:noProof w:val="0"/>
              </w:rPr>
            </w:pPr>
            <w:r w:rsidRPr="00977EA3">
              <w:rPr>
                <w:noProof w:val="0"/>
              </w:rPr>
              <w:t>6</w:t>
            </w:r>
          </w:p>
        </w:tc>
      </w:tr>
      <w:tr w:rsidR="007A1F44" w:rsidRPr="00977EA3" w14:paraId="5F8FD5D8" w14:textId="77777777">
        <w:trPr>
          <w:cantSplit/>
          <w:jc w:val="center"/>
        </w:trPr>
        <w:tc>
          <w:tcPr>
            <w:tcW w:w="1951" w:type="dxa"/>
          </w:tcPr>
          <w:p w14:paraId="791A57A6" w14:textId="77777777" w:rsidR="007A1F44" w:rsidRPr="00977EA3" w:rsidRDefault="007A1F44" w:rsidP="00A0052B">
            <w:pPr>
              <w:pStyle w:val="TableEntry"/>
              <w:rPr>
                <w:noProof w:val="0"/>
              </w:rPr>
            </w:pPr>
            <w:r w:rsidRPr="00977EA3">
              <w:rPr>
                <w:noProof w:val="0"/>
              </w:rPr>
              <w:t xml:space="preserve">  IN2</w:t>
            </w:r>
          </w:p>
        </w:tc>
        <w:tc>
          <w:tcPr>
            <w:tcW w:w="3544" w:type="dxa"/>
          </w:tcPr>
          <w:p w14:paraId="02A174EB" w14:textId="77777777" w:rsidR="007A1F44" w:rsidRPr="00977EA3" w:rsidRDefault="007A1F44">
            <w:pPr>
              <w:pStyle w:val="TableEntry"/>
              <w:rPr>
                <w:noProof w:val="0"/>
              </w:rPr>
            </w:pPr>
            <w:r w:rsidRPr="00977EA3">
              <w:rPr>
                <w:noProof w:val="0"/>
              </w:rPr>
              <w:t>Insurance Additional Info.</w:t>
            </w:r>
          </w:p>
        </w:tc>
        <w:tc>
          <w:tcPr>
            <w:tcW w:w="971" w:type="dxa"/>
          </w:tcPr>
          <w:p w14:paraId="070F075C" w14:textId="77777777" w:rsidR="007A1F44" w:rsidRPr="00977EA3" w:rsidRDefault="007A1F44">
            <w:pPr>
              <w:pStyle w:val="TableEntry"/>
              <w:jc w:val="center"/>
              <w:rPr>
                <w:noProof w:val="0"/>
              </w:rPr>
            </w:pPr>
            <w:r w:rsidRPr="00977EA3">
              <w:rPr>
                <w:noProof w:val="0"/>
              </w:rPr>
              <w:t>O</w:t>
            </w:r>
          </w:p>
        </w:tc>
        <w:tc>
          <w:tcPr>
            <w:tcW w:w="872" w:type="dxa"/>
          </w:tcPr>
          <w:p w14:paraId="6699F970" w14:textId="77777777" w:rsidR="007A1F44" w:rsidRPr="00977EA3" w:rsidRDefault="007A1F44">
            <w:pPr>
              <w:pStyle w:val="TableEntry"/>
              <w:jc w:val="center"/>
              <w:rPr>
                <w:noProof w:val="0"/>
              </w:rPr>
            </w:pPr>
            <w:r w:rsidRPr="00977EA3">
              <w:rPr>
                <w:noProof w:val="0"/>
              </w:rPr>
              <w:t>[0..1]</w:t>
            </w:r>
          </w:p>
        </w:tc>
        <w:tc>
          <w:tcPr>
            <w:tcW w:w="1701" w:type="dxa"/>
          </w:tcPr>
          <w:p w14:paraId="3C03242E" w14:textId="77777777" w:rsidR="007A1F44" w:rsidRPr="00977EA3" w:rsidRDefault="007A1F44">
            <w:pPr>
              <w:pStyle w:val="TableEntry"/>
              <w:jc w:val="center"/>
              <w:rPr>
                <w:noProof w:val="0"/>
              </w:rPr>
            </w:pPr>
            <w:r w:rsidRPr="00977EA3">
              <w:rPr>
                <w:noProof w:val="0"/>
              </w:rPr>
              <w:t>6</w:t>
            </w:r>
          </w:p>
        </w:tc>
      </w:tr>
      <w:tr w:rsidR="007A1F44" w:rsidRPr="00977EA3" w14:paraId="42C32EF6" w14:textId="77777777">
        <w:trPr>
          <w:cantSplit/>
          <w:jc w:val="center"/>
        </w:trPr>
        <w:tc>
          <w:tcPr>
            <w:tcW w:w="1951" w:type="dxa"/>
          </w:tcPr>
          <w:p w14:paraId="2C0BB735" w14:textId="77777777" w:rsidR="007A1F44" w:rsidRPr="00977EA3" w:rsidRDefault="007A1F44" w:rsidP="00A0052B">
            <w:pPr>
              <w:pStyle w:val="TableEntry"/>
              <w:rPr>
                <w:noProof w:val="0"/>
              </w:rPr>
            </w:pPr>
            <w:r w:rsidRPr="00977EA3">
              <w:rPr>
                <w:noProof w:val="0"/>
              </w:rPr>
              <w:t xml:space="preserve">  IN3 </w:t>
            </w:r>
          </w:p>
        </w:tc>
        <w:tc>
          <w:tcPr>
            <w:tcW w:w="3544" w:type="dxa"/>
          </w:tcPr>
          <w:p w14:paraId="588029C5" w14:textId="77777777" w:rsidR="007A1F44" w:rsidRPr="00977EA3" w:rsidRDefault="007A1F44">
            <w:pPr>
              <w:pStyle w:val="TableEntry"/>
              <w:rPr>
                <w:noProof w:val="0"/>
              </w:rPr>
            </w:pPr>
            <w:r w:rsidRPr="00977EA3">
              <w:rPr>
                <w:noProof w:val="0"/>
              </w:rPr>
              <w:t>Insurance Additional Info - Cert.</w:t>
            </w:r>
          </w:p>
        </w:tc>
        <w:tc>
          <w:tcPr>
            <w:tcW w:w="971" w:type="dxa"/>
          </w:tcPr>
          <w:p w14:paraId="47CF4947" w14:textId="77777777" w:rsidR="007A1F44" w:rsidRPr="00977EA3" w:rsidRDefault="007A1F44">
            <w:pPr>
              <w:pStyle w:val="TableEntry"/>
              <w:jc w:val="center"/>
              <w:rPr>
                <w:noProof w:val="0"/>
              </w:rPr>
            </w:pPr>
            <w:r w:rsidRPr="00977EA3">
              <w:rPr>
                <w:noProof w:val="0"/>
              </w:rPr>
              <w:t>O</w:t>
            </w:r>
          </w:p>
        </w:tc>
        <w:tc>
          <w:tcPr>
            <w:tcW w:w="872" w:type="dxa"/>
          </w:tcPr>
          <w:p w14:paraId="763AF30B" w14:textId="77777777" w:rsidR="007A1F44" w:rsidRPr="00977EA3" w:rsidRDefault="007A1F44">
            <w:pPr>
              <w:pStyle w:val="TableEntry"/>
              <w:jc w:val="center"/>
              <w:rPr>
                <w:noProof w:val="0"/>
              </w:rPr>
            </w:pPr>
            <w:r w:rsidRPr="00977EA3">
              <w:rPr>
                <w:noProof w:val="0"/>
              </w:rPr>
              <w:t>[0..1]</w:t>
            </w:r>
          </w:p>
        </w:tc>
        <w:tc>
          <w:tcPr>
            <w:tcW w:w="1701" w:type="dxa"/>
          </w:tcPr>
          <w:p w14:paraId="4E8AED6C" w14:textId="77777777" w:rsidR="007A1F44" w:rsidRPr="00977EA3" w:rsidRDefault="007A1F44">
            <w:pPr>
              <w:pStyle w:val="TableEntry"/>
              <w:jc w:val="center"/>
              <w:rPr>
                <w:noProof w:val="0"/>
              </w:rPr>
            </w:pPr>
            <w:r w:rsidRPr="00977EA3">
              <w:rPr>
                <w:noProof w:val="0"/>
              </w:rPr>
              <w:t>6</w:t>
            </w:r>
          </w:p>
        </w:tc>
      </w:tr>
      <w:tr w:rsidR="007A1F44" w:rsidRPr="00977EA3" w14:paraId="4660E6AB" w14:textId="77777777">
        <w:trPr>
          <w:cantSplit/>
          <w:jc w:val="center"/>
        </w:trPr>
        <w:tc>
          <w:tcPr>
            <w:tcW w:w="1951" w:type="dxa"/>
          </w:tcPr>
          <w:p w14:paraId="54ED6E54" w14:textId="77777777" w:rsidR="007A1F44" w:rsidRPr="00977EA3" w:rsidRDefault="007A1F44" w:rsidP="00A0052B">
            <w:pPr>
              <w:pStyle w:val="TableEntry"/>
              <w:rPr>
                <w:noProof w:val="0"/>
              </w:rPr>
            </w:pPr>
            <w:r w:rsidRPr="00977EA3">
              <w:rPr>
                <w:noProof w:val="0"/>
              </w:rPr>
              <w:t xml:space="preserve">  ROL</w:t>
            </w:r>
          </w:p>
        </w:tc>
        <w:tc>
          <w:tcPr>
            <w:tcW w:w="3544" w:type="dxa"/>
          </w:tcPr>
          <w:p w14:paraId="33AE79FD" w14:textId="77777777" w:rsidR="007A1F44" w:rsidRPr="00977EA3" w:rsidRDefault="007A1F44">
            <w:pPr>
              <w:pStyle w:val="TableEntry"/>
              <w:rPr>
                <w:noProof w:val="0"/>
              </w:rPr>
            </w:pPr>
            <w:r w:rsidRPr="00977EA3">
              <w:rPr>
                <w:noProof w:val="0"/>
              </w:rPr>
              <w:t>Role</w:t>
            </w:r>
          </w:p>
        </w:tc>
        <w:tc>
          <w:tcPr>
            <w:tcW w:w="971" w:type="dxa"/>
          </w:tcPr>
          <w:p w14:paraId="478AA0D9" w14:textId="77777777" w:rsidR="007A1F44" w:rsidRPr="00977EA3" w:rsidRDefault="007A1F44">
            <w:pPr>
              <w:pStyle w:val="TableEntry"/>
              <w:jc w:val="center"/>
              <w:rPr>
                <w:noProof w:val="0"/>
              </w:rPr>
            </w:pPr>
            <w:r w:rsidRPr="00977EA3">
              <w:rPr>
                <w:noProof w:val="0"/>
              </w:rPr>
              <w:t>O</w:t>
            </w:r>
          </w:p>
        </w:tc>
        <w:tc>
          <w:tcPr>
            <w:tcW w:w="872" w:type="dxa"/>
          </w:tcPr>
          <w:p w14:paraId="2C4978AE" w14:textId="77777777" w:rsidR="007A1F44" w:rsidRPr="00977EA3" w:rsidRDefault="007A1F44">
            <w:pPr>
              <w:pStyle w:val="TableEntry"/>
              <w:jc w:val="center"/>
              <w:rPr>
                <w:noProof w:val="0"/>
              </w:rPr>
            </w:pPr>
            <w:r w:rsidRPr="00977EA3">
              <w:rPr>
                <w:noProof w:val="0"/>
              </w:rPr>
              <w:t>[0..*]</w:t>
            </w:r>
          </w:p>
        </w:tc>
        <w:tc>
          <w:tcPr>
            <w:tcW w:w="1701" w:type="dxa"/>
          </w:tcPr>
          <w:p w14:paraId="19A76881" w14:textId="77777777" w:rsidR="007A1F44" w:rsidRPr="00977EA3" w:rsidRDefault="007A1F44">
            <w:pPr>
              <w:pStyle w:val="TableEntry"/>
              <w:jc w:val="center"/>
              <w:rPr>
                <w:noProof w:val="0"/>
              </w:rPr>
            </w:pPr>
            <w:r w:rsidRPr="00977EA3">
              <w:rPr>
                <w:noProof w:val="0"/>
              </w:rPr>
              <w:t>15</w:t>
            </w:r>
          </w:p>
        </w:tc>
      </w:tr>
      <w:tr w:rsidR="007A1F44" w:rsidRPr="00977EA3" w14:paraId="0BEB9EA5" w14:textId="77777777">
        <w:trPr>
          <w:cantSplit/>
          <w:jc w:val="center"/>
        </w:trPr>
        <w:tc>
          <w:tcPr>
            <w:tcW w:w="1951" w:type="dxa"/>
          </w:tcPr>
          <w:p w14:paraId="0E7E04BE" w14:textId="77777777" w:rsidR="007A1F44" w:rsidRPr="00977EA3" w:rsidRDefault="007A1F44" w:rsidP="00A0052B">
            <w:pPr>
              <w:pStyle w:val="TableEntry"/>
              <w:rPr>
                <w:noProof w:val="0"/>
              </w:rPr>
            </w:pPr>
            <w:r w:rsidRPr="00977EA3">
              <w:rPr>
                <w:noProof w:val="0"/>
              </w:rPr>
              <w:t>---</w:t>
            </w:r>
          </w:p>
        </w:tc>
        <w:tc>
          <w:tcPr>
            <w:tcW w:w="3544" w:type="dxa"/>
          </w:tcPr>
          <w:p w14:paraId="13889F9A" w14:textId="77777777" w:rsidR="007A1F44" w:rsidRPr="00977EA3" w:rsidRDefault="007A1F44">
            <w:pPr>
              <w:pStyle w:val="TableEntry"/>
              <w:rPr>
                <w:noProof w:val="0"/>
              </w:rPr>
            </w:pPr>
            <w:r w:rsidRPr="00977EA3">
              <w:rPr>
                <w:noProof w:val="0"/>
              </w:rPr>
              <w:t>--- INSURANCE end</w:t>
            </w:r>
          </w:p>
        </w:tc>
        <w:tc>
          <w:tcPr>
            <w:tcW w:w="971" w:type="dxa"/>
          </w:tcPr>
          <w:p w14:paraId="7B5FA1B8" w14:textId="77777777" w:rsidR="007A1F44" w:rsidRPr="00977EA3" w:rsidRDefault="007A1F44">
            <w:pPr>
              <w:pStyle w:val="TableEntry"/>
              <w:jc w:val="center"/>
              <w:rPr>
                <w:noProof w:val="0"/>
              </w:rPr>
            </w:pPr>
          </w:p>
        </w:tc>
        <w:tc>
          <w:tcPr>
            <w:tcW w:w="872" w:type="dxa"/>
          </w:tcPr>
          <w:p w14:paraId="1ECC1AB0" w14:textId="77777777" w:rsidR="007A1F44" w:rsidRPr="00977EA3" w:rsidRDefault="007A1F44">
            <w:pPr>
              <w:pStyle w:val="TableEntry"/>
              <w:jc w:val="center"/>
              <w:rPr>
                <w:noProof w:val="0"/>
              </w:rPr>
            </w:pPr>
          </w:p>
        </w:tc>
        <w:tc>
          <w:tcPr>
            <w:tcW w:w="1701" w:type="dxa"/>
          </w:tcPr>
          <w:p w14:paraId="17289BBF" w14:textId="77777777" w:rsidR="007A1F44" w:rsidRPr="00977EA3" w:rsidRDefault="007A1F44">
            <w:pPr>
              <w:pStyle w:val="TableEntry"/>
              <w:jc w:val="center"/>
              <w:rPr>
                <w:noProof w:val="0"/>
              </w:rPr>
            </w:pPr>
          </w:p>
        </w:tc>
      </w:tr>
      <w:tr w:rsidR="007A1F44" w:rsidRPr="00977EA3" w14:paraId="50AE2043" w14:textId="77777777">
        <w:trPr>
          <w:cantSplit/>
          <w:jc w:val="center"/>
        </w:trPr>
        <w:tc>
          <w:tcPr>
            <w:tcW w:w="1951" w:type="dxa"/>
          </w:tcPr>
          <w:p w14:paraId="6931D284" w14:textId="77777777" w:rsidR="007A1F44" w:rsidRPr="00977EA3" w:rsidRDefault="007A1F44" w:rsidP="00A0052B">
            <w:pPr>
              <w:pStyle w:val="TableEntry"/>
              <w:rPr>
                <w:noProof w:val="0"/>
              </w:rPr>
            </w:pPr>
            <w:r w:rsidRPr="00977EA3">
              <w:rPr>
                <w:noProof w:val="0"/>
              </w:rPr>
              <w:t>ACC</w:t>
            </w:r>
          </w:p>
        </w:tc>
        <w:tc>
          <w:tcPr>
            <w:tcW w:w="3544" w:type="dxa"/>
          </w:tcPr>
          <w:p w14:paraId="37660318" w14:textId="77777777" w:rsidR="007A1F44" w:rsidRPr="00977EA3" w:rsidRDefault="007A1F44">
            <w:pPr>
              <w:pStyle w:val="TableEntry"/>
              <w:rPr>
                <w:noProof w:val="0"/>
              </w:rPr>
            </w:pPr>
            <w:r w:rsidRPr="00977EA3">
              <w:rPr>
                <w:noProof w:val="0"/>
              </w:rPr>
              <w:t xml:space="preserve">Accident Information </w:t>
            </w:r>
          </w:p>
        </w:tc>
        <w:tc>
          <w:tcPr>
            <w:tcW w:w="971" w:type="dxa"/>
          </w:tcPr>
          <w:p w14:paraId="5F919432" w14:textId="77777777" w:rsidR="007A1F44" w:rsidRPr="00977EA3" w:rsidRDefault="007A1F44">
            <w:pPr>
              <w:pStyle w:val="TableEntry"/>
              <w:jc w:val="center"/>
              <w:rPr>
                <w:noProof w:val="0"/>
              </w:rPr>
            </w:pPr>
            <w:r w:rsidRPr="00977EA3">
              <w:rPr>
                <w:noProof w:val="0"/>
              </w:rPr>
              <w:t>O</w:t>
            </w:r>
          </w:p>
        </w:tc>
        <w:tc>
          <w:tcPr>
            <w:tcW w:w="872" w:type="dxa"/>
          </w:tcPr>
          <w:p w14:paraId="6EEF3241" w14:textId="77777777" w:rsidR="007A1F44" w:rsidRPr="00977EA3" w:rsidRDefault="007A1F44">
            <w:pPr>
              <w:pStyle w:val="TableEntry"/>
              <w:jc w:val="center"/>
              <w:rPr>
                <w:noProof w:val="0"/>
              </w:rPr>
            </w:pPr>
            <w:r w:rsidRPr="00977EA3">
              <w:rPr>
                <w:noProof w:val="0"/>
              </w:rPr>
              <w:t>[0..1]</w:t>
            </w:r>
          </w:p>
        </w:tc>
        <w:tc>
          <w:tcPr>
            <w:tcW w:w="1701" w:type="dxa"/>
          </w:tcPr>
          <w:p w14:paraId="6967DDA0" w14:textId="77777777" w:rsidR="007A1F44" w:rsidRPr="00977EA3" w:rsidRDefault="007A1F44">
            <w:pPr>
              <w:pStyle w:val="TableEntry"/>
              <w:jc w:val="center"/>
              <w:rPr>
                <w:noProof w:val="0"/>
              </w:rPr>
            </w:pPr>
            <w:r w:rsidRPr="00977EA3">
              <w:rPr>
                <w:noProof w:val="0"/>
              </w:rPr>
              <w:t>6</w:t>
            </w:r>
          </w:p>
        </w:tc>
      </w:tr>
      <w:tr w:rsidR="007A1F44" w:rsidRPr="00977EA3" w14:paraId="0C43731D" w14:textId="77777777">
        <w:trPr>
          <w:cantSplit/>
          <w:jc w:val="center"/>
        </w:trPr>
        <w:tc>
          <w:tcPr>
            <w:tcW w:w="1951" w:type="dxa"/>
          </w:tcPr>
          <w:p w14:paraId="43187BB6" w14:textId="77777777" w:rsidR="007A1F44" w:rsidRPr="00977EA3" w:rsidRDefault="007A1F44" w:rsidP="00A0052B">
            <w:pPr>
              <w:pStyle w:val="TableEntry"/>
              <w:rPr>
                <w:noProof w:val="0"/>
              </w:rPr>
            </w:pPr>
            <w:r w:rsidRPr="00977EA3">
              <w:rPr>
                <w:noProof w:val="0"/>
              </w:rPr>
              <w:t>UB1</w:t>
            </w:r>
          </w:p>
        </w:tc>
        <w:tc>
          <w:tcPr>
            <w:tcW w:w="3544" w:type="dxa"/>
          </w:tcPr>
          <w:p w14:paraId="1D4ED900" w14:textId="77777777" w:rsidR="007A1F44" w:rsidRPr="00977EA3" w:rsidRDefault="007A1F44">
            <w:pPr>
              <w:pStyle w:val="TableEntry"/>
              <w:rPr>
                <w:noProof w:val="0"/>
              </w:rPr>
            </w:pPr>
            <w:r w:rsidRPr="00977EA3">
              <w:rPr>
                <w:noProof w:val="0"/>
              </w:rPr>
              <w:t>Universal Bill Information</w:t>
            </w:r>
          </w:p>
        </w:tc>
        <w:tc>
          <w:tcPr>
            <w:tcW w:w="971" w:type="dxa"/>
          </w:tcPr>
          <w:p w14:paraId="74E78D58" w14:textId="77777777" w:rsidR="007A1F44" w:rsidRPr="00977EA3" w:rsidRDefault="007A1F44">
            <w:pPr>
              <w:pStyle w:val="TableEntry"/>
              <w:jc w:val="center"/>
              <w:rPr>
                <w:noProof w:val="0"/>
              </w:rPr>
            </w:pPr>
            <w:r w:rsidRPr="00977EA3">
              <w:rPr>
                <w:noProof w:val="0"/>
              </w:rPr>
              <w:t>O</w:t>
            </w:r>
          </w:p>
        </w:tc>
        <w:tc>
          <w:tcPr>
            <w:tcW w:w="872" w:type="dxa"/>
          </w:tcPr>
          <w:p w14:paraId="72265995" w14:textId="77777777" w:rsidR="007A1F44" w:rsidRPr="00977EA3" w:rsidRDefault="007A1F44">
            <w:pPr>
              <w:pStyle w:val="TableEntry"/>
              <w:jc w:val="center"/>
              <w:rPr>
                <w:noProof w:val="0"/>
              </w:rPr>
            </w:pPr>
            <w:r w:rsidRPr="00977EA3">
              <w:rPr>
                <w:noProof w:val="0"/>
              </w:rPr>
              <w:t>[0..1]</w:t>
            </w:r>
          </w:p>
        </w:tc>
        <w:tc>
          <w:tcPr>
            <w:tcW w:w="1701" w:type="dxa"/>
          </w:tcPr>
          <w:p w14:paraId="4447A9A2" w14:textId="77777777" w:rsidR="007A1F44" w:rsidRPr="00977EA3" w:rsidRDefault="007A1F44">
            <w:pPr>
              <w:pStyle w:val="TableEntry"/>
              <w:jc w:val="center"/>
              <w:rPr>
                <w:noProof w:val="0"/>
              </w:rPr>
            </w:pPr>
            <w:r w:rsidRPr="00977EA3">
              <w:rPr>
                <w:noProof w:val="0"/>
              </w:rPr>
              <w:t>6</w:t>
            </w:r>
          </w:p>
        </w:tc>
      </w:tr>
      <w:tr w:rsidR="007A1F44" w:rsidRPr="00977EA3" w14:paraId="7FE5C039" w14:textId="77777777">
        <w:trPr>
          <w:cantSplit/>
          <w:jc w:val="center"/>
        </w:trPr>
        <w:tc>
          <w:tcPr>
            <w:tcW w:w="1951" w:type="dxa"/>
          </w:tcPr>
          <w:p w14:paraId="12A3C90C" w14:textId="77777777" w:rsidR="007A1F44" w:rsidRPr="00977EA3" w:rsidRDefault="007A1F44" w:rsidP="00A0052B">
            <w:pPr>
              <w:pStyle w:val="TableEntry"/>
              <w:rPr>
                <w:noProof w:val="0"/>
              </w:rPr>
            </w:pPr>
            <w:r w:rsidRPr="00977EA3">
              <w:rPr>
                <w:noProof w:val="0"/>
              </w:rPr>
              <w:t>UB2</w:t>
            </w:r>
          </w:p>
        </w:tc>
        <w:tc>
          <w:tcPr>
            <w:tcW w:w="3544" w:type="dxa"/>
          </w:tcPr>
          <w:p w14:paraId="30649CF7" w14:textId="77777777" w:rsidR="007A1F44" w:rsidRPr="00977EA3" w:rsidRDefault="007A1F44">
            <w:pPr>
              <w:pStyle w:val="TableEntry"/>
              <w:rPr>
                <w:noProof w:val="0"/>
              </w:rPr>
            </w:pPr>
            <w:r w:rsidRPr="00977EA3">
              <w:rPr>
                <w:noProof w:val="0"/>
              </w:rPr>
              <w:t>Universal Bill 92 Information</w:t>
            </w:r>
          </w:p>
        </w:tc>
        <w:tc>
          <w:tcPr>
            <w:tcW w:w="971" w:type="dxa"/>
          </w:tcPr>
          <w:p w14:paraId="1EE66DC6" w14:textId="77777777" w:rsidR="007A1F44" w:rsidRPr="00977EA3" w:rsidRDefault="007A1F44">
            <w:pPr>
              <w:pStyle w:val="TableEntry"/>
              <w:jc w:val="center"/>
              <w:rPr>
                <w:noProof w:val="0"/>
              </w:rPr>
            </w:pPr>
            <w:r w:rsidRPr="00977EA3">
              <w:rPr>
                <w:noProof w:val="0"/>
              </w:rPr>
              <w:t>O</w:t>
            </w:r>
          </w:p>
        </w:tc>
        <w:tc>
          <w:tcPr>
            <w:tcW w:w="872" w:type="dxa"/>
          </w:tcPr>
          <w:p w14:paraId="090E07B2" w14:textId="77777777" w:rsidR="007A1F44" w:rsidRPr="00977EA3" w:rsidRDefault="007A1F44">
            <w:pPr>
              <w:pStyle w:val="TableEntry"/>
              <w:jc w:val="center"/>
              <w:rPr>
                <w:noProof w:val="0"/>
              </w:rPr>
            </w:pPr>
            <w:r w:rsidRPr="00977EA3">
              <w:rPr>
                <w:noProof w:val="0"/>
              </w:rPr>
              <w:t>[0..1]</w:t>
            </w:r>
          </w:p>
        </w:tc>
        <w:tc>
          <w:tcPr>
            <w:tcW w:w="1701" w:type="dxa"/>
          </w:tcPr>
          <w:p w14:paraId="7A49E511" w14:textId="77777777" w:rsidR="007A1F44" w:rsidRPr="00977EA3" w:rsidRDefault="007A1F44">
            <w:pPr>
              <w:pStyle w:val="TableEntry"/>
              <w:jc w:val="center"/>
              <w:rPr>
                <w:noProof w:val="0"/>
              </w:rPr>
            </w:pPr>
            <w:r w:rsidRPr="00977EA3">
              <w:rPr>
                <w:noProof w:val="0"/>
              </w:rPr>
              <w:t>6</w:t>
            </w:r>
          </w:p>
        </w:tc>
      </w:tr>
    </w:tbl>
    <w:p w14:paraId="2C0C3F1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55" w:name="_Toc174249115"/>
      <w:r w:rsidRPr="00977EA3">
        <w:rPr>
          <w:noProof w:val="0"/>
        </w:rPr>
        <w:t>Comments on segment usage</w:t>
      </w:r>
      <w:bookmarkEnd w:id="255"/>
    </w:p>
    <w:p w14:paraId="6CDC72D3" w14:textId="77777777" w:rsidR="007A1F44" w:rsidRPr="00977EA3" w:rsidRDefault="007A1F44">
      <w:r w:rsidRPr="00977EA3">
        <w:t>The ROL segment following the PID/PD1 segments is used to communicate “person level” providers having an ongoing relationship with the patient, such as “family health care provider” and “primary care provider”.</w:t>
      </w:r>
    </w:p>
    <w:p w14:paraId="602DE7F6" w14:textId="77777777" w:rsidR="007A1F44" w:rsidRPr="00977EA3" w:rsidRDefault="007A1F44">
      <w:r w:rsidRPr="00977EA3">
        <w:t>The PV1 segment in this message is required in the HL7 message structure, but it is a pseudo PV1 carrying the only required field PV1-2 “Patient Class” with the value “N” meaning “Not applicable”. This message does not convey any visit information.</w:t>
      </w:r>
    </w:p>
    <w:p w14:paraId="5C28A401" w14:textId="77777777" w:rsidR="007A1F44" w:rsidRPr="00977EA3" w:rsidRDefault="007A1F44">
      <w:r w:rsidRPr="00977EA3">
        <w:lastRenderedPageBreak/>
        <w:t>The PV2 segment is not supported here, for the same reason.</w:t>
      </w:r>
    </w:p>
    <w:p w14:paraId="1E2899D3" w14:textId="77777777" w:rsidR="007A1F44" w:rsidRPr="00977EA3" w:rsidRDefault="007A1F44">
      <w:r w:rsidRPr="00977EA3">
        <w:t>The ROL segment following the PV1/PV2 segments is not supported here, for the same reason.</w:t>
      </w:r>
    </w:p>
    <w:p w14:paraId="16A1F6DE" w14:textId="77777777" w:rsidR="007A1F44" w:rsidRPr="00977EA3" w:rsidRDefault="007A1F44">
      <w:r w:rsidRPr="00977EA3">
        <w:t>One or more OBX segments may be present to carry “permanent observations” such as the patient weight or height.</w:t>
      </w:r>
    </w:p>
    <w:p w14:paraId="5E885380" w14:textId="77777777" w:rsidR="007A1F44" w:rsidRPr="00977EA3" w:rsidRDefault="007A1F44">
      <w:r w:rsidRPr="00977EA3">
        <w:t>The ROL segment following the IN1/IN2/IN3 segments serves to communicate providers related to a specific insurance carrier.</w:t>
      </w:r>
    </w:p>
    <w:p w14:paraId="2EF83FD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56" w:name="_Toc174249116"/>
      <w:r w:rsidRPr="00977EA3">
        <w:rPr>
          <w:noProof w:val="0"/>
        </w:rPr>
        <w:t>Expected actions</w:t>
      </w:r>
      <w:bookmarkEnd w:id="256"/>
    </w:p>
    <w:p w14:paraId="04B551D4" w14:textId="77777777" w:rsidR="007A1F44" w:rsidRPr="00977EA3" w:rsidRDefault="007A1F44">
      <w:r w:rsidRPr="00977EA3">
        <w:t>The receiver shall add this new patient to its database, and shall report the result of this operation (success / error) in an acknowledgment message returned to the sender.</w:t>
      </w:r>
    </w:p>
    <w:p w14:paraId="3B10F321"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257" w:name="_Toc174249117"/>
      <w:bookmarkStart w:id="258" w:name="_Toc398544148"/>
      <w:r w:rsidRPr="00977EA3">
        <w:rPr>
          <w:noProof w:val="0"/>
        </w:rPr>
        <w:t>Update patient information - ADT^A31^ADT_A05</w:t>
      </w:r>
      <w:bookmarkEnd w:id="257"/>
      <w:bookmarkEnd w:id="258"/>
    </w:p>
    <w:p w14:paraId="144C0CE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59" w:name="_Toc174249118"/>
      <w:r w:rsidRPr="00977EA3">
        <w:rPr>
          <w:noProof w:val="0"/>
        </w:rPr>
        <w:t>Trigger Event</w:t>
      </w:r>
      <w:bookmarkEnd w:id="259"/>
    </w:p>
    <w:p w14:paraId="44980AE7" w14:textId="77777777" w:rsidR="007A1F44" w:rsidRPr="00977EA3" w:rsidRDefault="007A1F44">
      <w:r w:rsidRPr="00977EA3">
        <w:t>This message is sent by a Patient Demographics Supplier to a Patient Demographics Consumer to update the demographics of an existing patient.</w:t>
      </w:r>
    </w:p>
    <w:p w14:paraId="17E72BF8" w14:textId="77777777" w:rsidR="007A1F44" w:rsidRPr="00977EA3" w:rsidRDefault="007A1F44">
      <w:r w:rsidRPr="00977EA3">
        <w:t xml:space="preserve">MSH-9 is valued </w:t>
      </w:r>
      <w:r w:rsidRPr="00977EA3">
        <w:rPr>
          <w:b/>
          <w:bCs/>
        </w:rPr>
        <w:t>ADT^A31^ADT_A05</w:t>
      </w:r>
      <w:r w:rsidRPr="00977EA3">
        <w:t>.</w:t>
      </w:r>
    </w:p>
    <w:p w14:paraId="1A8E79B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60" w:name="_Toc174249119"/>
      <w:r w:rsidRPr="00977EA3">
        <w:rPr>
          <w:noProof w:val="0"/>
        </w:rPr>
        <w:t>Message Static Definition</w:t>
      </w:r>
      <w:bookmarkEnd w:id="260"/>
    </w:p>
    <w:p w14:paraId="4E266DA9" w14:textId="77777777" w:rsidR="007A1F44" w:rsidRPr="00977EA3" w:rsidRDefault="007A1F44">
      <w:pPr>
        <w:pStyle w:val="TableTitle"/>
        <w:rPr>
          <w:noProof w:val="0"/>
        </w:rPr>
      </w:pPr>
      <w:r w:rsidRPr="00977EA3">
        <w:rPr>
          <w:noProof w:val="0"/>
        </w:rPr>
        <w:t>Table 3.30-10: Static definition of ADT^A31^ADT_A05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9BA2FEE" w14:textId="77777777" w:rsidTr="00B6518F">
        <w:trPr>
          <w:tblHeader/>
          <w:jc w:val="center"/>
        </w:trPr>
        <w:tc>
          <w:tcPr>
            <w:tcW w:w="1951" w:type="dxa"/>
            <w:shd w:val="clear" w:color="auto" w:fill="D9D9D9"/>
          </w:tcPr>
          <w:p w14:paraId="3349D2B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226C7D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4CE91BA"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3B94CA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6BDC84F" w14:textId="77777777" w:rsidR="007A1F44" w:rsidRPr="00977EA3" w:rsidRDefault="007A1F44" w:rsidP="00A53067">
            <w:pPr>
              <w:pStyle w:val="TableEntryHeader"/>
              <w:rPr>
                <w:noProof w:val="0"/>
              </w:rPr>
            </w:pPr>
            <w:r w:rsidRPr="00977EA3">
              <w:rPr>
                <w:noProof w:val="0"/>
              </w:rPr>
              <w:t>HL7 chapter</w:t>
            </w:r>
          </w:p>
        </w:tc>
      </w:tr>
      <w:tr w:rsidR="007A1F44" w:rsidRPr="00977EA3" w14:paraId="18B91116" w14:textId="77777777">
        <w:trPr>
          <w:cantSplit/>
          <w:jc w:val="center"/>
        </w:trPr>
        <w:tc>
          <w:tcPr>
            <w:tcW w:w="1951" w:type="dxa"/>
          </w:tcPr>
          <w:p w14:paraId="36CD7DE6" w14:textId="77777777" w:rsidR="007A1F44" w:rsidRPr="00977EA3" w:rsidRDefault="007A1F44" w:rsidP="00A0052B">
            <w:pPr>
              <w:pStyle w:val="TableEntry"/>
              <w:rPr>
                <w:noProof w:val="0"/>
              </w:rPr>
            </w:pPr>
            <w:r w:rsidRPr="00977EA3">
              <w:rPr>
                <w:noProof w:val="0"/>
              </w:rPr>
              <w:t>MSH</w:t>
            </w:r>
          </w:p>
        </w:tc>
        <w:tc>
          <w:tcPr>
            <w:tcW w:w="3544" w:type="dxa"/>
          </w:tcPr>
          <w:p w14:paraId="0463C27D" w14:textId="77777777" w:rsidR="007A1F44" w:rsidRPr="00977EA3" w:rsidRDefault="007A1F44">
            <w:pPr>
              <w:pStyle w:val="TableEntry"/>
              <w:rPr>
                <w:noProof w:val="0"/>
              </w:rPr>
            </w:pPr>
            <w:r w:rsidRPr="00977EA3">
              <w:rPr>
                <w:noProof w:val="0"/>
              </w:rPr>
              <w:t>Message Header</w:t>
            </w:r>
          </w:p>
        </w:tc>
        <w:tc>
          <w:tcPr>
            <w:tcW w:w="971" w:type="dxa"/>
          </w:tcPr>
          <w:p w14:paraId="0228F866" w14:textId="77777777" w:rsidR="007A1F44" w:rsidRPr="00977EA3" w:rsidRDefault="007A1F44">
            <w:pPr>
              <w:pStyle w:val="TableEntry"/>
              <w:jc w:val="center"/>
              <w:rPr>
                <w:noProof w:val="0"/>
              </w:rPr>
            </w:pPr>
            <w:r w:rsidRPr="00977EA3">
              <w:rPr>
                <w:noProof w:val="0"/>
              </w:rPr>
              <w:t>R</w:t>
            </w:r>
          </w:p>
        </w:tc>
        <w:tc>
          <w:tcPr>
            <w:tcW w:w="872" w:type="dxa"/>
          </w:tcPr>
          <w:p w14:paraId="78CE235D" w14:textId="77777777" w:rsidR="007A1F44" w:rsidRPr="00977EA3" w:rsidRDefault="007A1F44">
            <w:pPr>
              <w:pStyle w:val="TableEntry"/>
              <w:jc w:val="center"/>
              <w:rPr>
                <w:noProof w:val="0"/>
              </w:rPr>
            </w:pPr>
            <w:r w:rsidRPr="00977EA3">
              <w:rPr>
                <w:noProof w:val="0"/>
              </w:rPr>
              <w:t>[1..1]</w:t>
            </w:r>
          </w:p>
        </w:tc>
        <w:tc>
          <w:tcPr>
            <w:tcW w:w="1701" w:type="dxa"/>
          </w:tcPr>
          <w:p w14:paraId="172F9D7A" w14:textId="77777777" w:rsidR="007A1F44" w:rsidRPr="00977EA3" w:rsidRDefault="007A1F44">
            <w:pPr>
              <w:pStyle w:val="TableEntry"/>
              <w:jc w:val="center"/>
              <w:rPr>
                <w:noProof w:val="0"/>
              </w:rPr>
            </w:pPr>
            <w:r w:rsidRPr="00977EA3">
              <w:rPr>
                <w:noProof w:val="0"/>
              </w:rPr>
              <w:t>2</w:t>
            </w:r>
          </w:p>
        </w:tc>
      </w:tr>
      <w:tr w:rsidR="007A1F44" w:rsidRPr="00977EA3" w14:paraId="5114395E" w14:textId="77777777">
        <w:trPr>
          <w:cantSplit/>
          <w:jc w:val="center"/>
        </w:trPr>
        <w:tc>
          <w:tcPr>
            <w:tcW w:w="1951" w:type="dxa"/>
          </w:tcPr>
          <w:p w14:paraId="0ED14293" w14:textId="77777777" w:rsidR="007A1F44" w:rsidRPr="00977EA3" w:rsidRDefault="007A1F44">
            <w:pPr>
              <w:pStyle w:val="TableEntry"/>
              <w:rPr>
                <w:noProof w:val="0"/>
              </w:rPr>
            </w:pPr>
            <w:r w:rsidRPr="00977EA3">
              <w:rPr>
                <w:noProof w:val="0"/>
              </w:rPr>
              <w:t>SFT</w:t>
            </w:r>
          </w:p>
        </w:tc>
        <w:tc>
          <w:tcPr>
            <w:tcW w:w="3544" w:type="dxa"/>
          </w:tcPr>
          <w:p w14:paraId="0CF3C31E" w14:textId="77777777" w:rsidR="007A1F44" w:rsidRPr="00977EA3" w:rsidRDefault="007A1F44">
            <w:pPr>
              <w:pStyle w:val="TableEntry"/>
              <w:rPr>
                <w:noProof w:val="0"/>
              </w:rPr>
            </w:pPr>
            <w:r w:rsidRPr="00977EA3">
              <w:rPr>
                <w:noProof w:val="0"/>
              </w:rPr>
              <w:t>Software Segment</w:t>
            </w:r>
          </w:p>
        </w:tc>
        <w:tc>
          <w:tcPr>
            <w:tcW w:w="971" w:type="dxa"/>
          </w:tcPr>
          <w:p w14:paraId="7E9114D6" w14:textId="77777777" w:rsidR="007A1F44" w:rsidRPr="00977EA3" w:rsidRDefault="007A1F44">
            <w:pPr>
              <w:pStyle w:val="TableEntry"/>
              <w:jc w:val="center"/>
              <w:rPr>
                <w:noProof w:val="0"/>
              </w:rPr>
            </w:pPr>
            <w:r w:rsidRPr="00977EA3">
              <w:rPr>
                <w:noProof w:val="0"/>
              </w:rPr>
              <w:t>O</w:t>
            </w:r>
          </w:p>
        </w:tc>
        <w:tc>
          <w:tcPr>
            <w:tcW w:w="872" w:type="dxa"/>
          </w:tcPr>
          <w:p w14:paraId="1ED945C3" w14:textId="77777777" w:rsidR="007A1F44" w:rsidRPr="00977EA3" w:rsidRDefault="007A1F44">
            <w:pPr>
              <w:pStyle w:val="TableEntry"/>
              <w:jc w:val="center"/>
              <w:rPr>
                <w:noProof w:val="0"/>
              </w:rPr>
            </w:pPr>
            <w:r w:rsidRPr="00977EA3">
              <w:rPr>
                <w:noProof w:val="0"/>
              </w:rPr>
              <w:t>[0..*]</w:t>
            </w:r>
          </w:p>
        </w:tc>
        <w:tc>
          <w:tcPr>
            <w:tcW w:w="1701" w:type="dxa"/>
          </w:tcPr>
          <w:p w14:paraId="10561299" w14:textId="77777777" w:rsidR="007A1F44" w:rsidRPr="00977EA3" w:rsidRDefault="007A1F44">
            <w:pPr>
              <w:pStyle w:val="TableEntry"/>
              <w:jc w:val="center"/>
              <w:rPr>
                <w:noProof w:val="0"/>
              </w:rPr>
            </w:pPr>
            <w:r w:rsidRPr="00977EA3">
              <w:rPr>
                <w:noProof w:val="0"/>
              </w:rPr>
              <w:t>2</w:t>
            </w:r>
          </w:p>
        </w:tc>
      </w:tr>
      <w:tr w:rsidR="007A1F44" w:rsidRPr="00977EA3" w14:paraId="210DCA37" w14:textId="77777777">
        <w:trPr>
          <w:cantSplit/>
          <w:jc w:val="center"/>
        </w:trPr>
        <w:tc>
          <w:tcPr>
            <w:tcW w:w="1951" w:type="dxa"/>
          </w:tcPr>
          <w:p w14:paraId="0FE9B76C" w14:textId="77777777" w:rsidR="007A1F44" w:rsidRPr="00977EA3" w:rsidRDefault="007A1F44">
            <w:pPr>
              <w:pStyle w:val="TableEntry"/>
              <w:rPr>
                <w:noProof w:val="0"/>
              </w:rPr>
            </w:pPr>
            <w:r w:rsidRPr="00977EA3">
              <w:rPr>
                <w:noProof w:val="0"/>
              </w:rPr>
              <w:t>EVN</w:t>
            </w:r>
          </w:p>
        </w:tc>
        <w:tc>
          <w:tcPr>
            <w:tcW w:w="3544" w:type="dxa"/>
          </w:tcPr>
          <w:p w14:paraId="142E6FC5" w14:textId="77777777" w:rsidR="007A1F44" w:rsidRPr="00977EA3" w:rsidRDefault="007A1F44">
            <w:pPr>
              <w:pStyle w:val="TableEntry"/>
              <w:rPr>
                <w:noProof w:val="0"/>
              </w:rPr>
            </w:pPr>
            <w:r w:rsidRPr="00977EA3">
              <w:rPr>
                <w:noProof w:val="0"/>
              </w:rPr>
              <w:t>Event Type</w:t>
            </w:r>
          </w:p>
        </w:tc>
        <w:tc>
          <w:tcPr>
            <w:tcW w:w="971" w:type="dxa"/>
          </w:tcPr>
          <w:p w14:paraId="5482A19F" w14:textId="77777777" w:rsidR="007A1F44" w:rsidRPr="00977EA3" w:rsidRDefault="007A1F44">
            <w:pPr>
              <w:pStyle w:val="TableEntry"/>
              <w:jc w:val="center"/>
              <w:rPr>
                <w:noProof w:val="0"/>
              </w:rPr>
            </w:pPr>
            <w:r w:rsidRPr="00977EA3">
              <w:rPr>
                <w:noProof w:val="0"/>
              </w:rPr>
              <w:t>R</w:t>
            </w:r>
          </w:p>
        </w:tc>
        <w:tc>
          <w:tcPr>
            <w:tcW w:w="872" w:type="dxa"/>
          </w:tcPr>
          <w:p w14:paraId="327F2E6C" w14:textId="77777777" w:rsidR="007A1F44" w:rsidRPr="00977EA3" w:rsidRDefault="007A1F44">
            <w:pPr>
              <w:pStyle w:val="TableEntry"/>
              <w:jc w:val="center"/>
              <w:rPr>
                <w:noProof w:val="0"/>
              </w:rPr>
            </w:pPr>
            <w:r w:rsidRPr="00977EA3">
              <w:rPr>
                <w:noProof w:val="0"/>
              </w:rPr>
              <w:t>[1..1]</w:t>
            </w:r>
          </w:p>
        </w:tc>
        <w:tc>
          <w:tcPr>
            <w:tcW w:w="1701" w:type="dxa"/>
          </w:tcPr>
          <w:p w14:paraId="5424C105" w14:textId="77777777" w:rsidR="007A1F44" w:rsidRPr="00977EA3" w:rsidRDefault="007A1F44">
            <w:pPr>
              <w:pStyle w:val="TableEntry"/>
              <w:jc w:val="center"/>
              <w:rPr>
                <w:noProof w:val="0"/>
              </w:rPr>
            </w:pPr>
            <w:r w:rsidRPr="00977EA3">
              <w:rPr>
                <w:noProof w:val="0"/>
              </w:rPr>
              <w:t>2</w:t>
            </w:r>
          </w:p>
        </w:tc>
      </w:tr>
      <w:tr w:rsidR="007A1F44" w:rsidRPr="00977EA3" w14:paraId="4C0246F7" w14:textId="77777777">
        <w:trPr>
          <w:cantSplit/>
          <w:jc w:val="center"/>
        </w:trPr>
        <w:tc>
          <w:tcPr>
            <w:tcW w:w="1951" w:type="dxa"/>
          </w:tcPr>
          <w:p w14:paraId="29135AF3" w14:textId="77777777" w:rsidR="007A1F44" w:rsidRPr="00977EA3" w:rsidRDefault="007A1F44">
            <w:pPr>
              <w:pStyle w:val="TableEntry"/>
              <w:rPr>
                <w:noProof w:val="0"/>
              </w:rPr>
            </w:pPr>
            <w:r w:rsidRPr="00977EA3">
              <w:rPr>
                <w:noProof w:val="0"/>
              </w:rPr>
              <w:t>PID</w:t>
            </w:r>
          </w:p>
        </w:tc>
        <w:tc>
          <w:tcPr>
            <w:tcW w:w="3544" w:type="dxa"/>
          </w:tcPr>
          <w:p w14:paraId="6694F43E" w14:textId="77777777" w:rsidR="007A1F44" w:rsidRPr="00977EA3" w:rsidRDefault="007A1F44">
            <w:pPr>
              <w:pStyle w:val="TableEntry"/>
              <w:rPr>
                <w:noProof w:val="0"/>
              </w:rPr>
            </w:pPr>
            <w:r w:rsidRPr="00977EA3">
              <w:rPr>
                <w:noProof w:val="0"/>
              </w:rPr>
              <w:t>Patient Identification</w:t>
            </w:r>
          </w:p>
        </w:tc>
        <w:tc>
          <w:tcPr>
            <w:tcW w:w="971" w:type="dxa"/>
          </w:tcPr>
          <w:p w14:paraId="7B6AD1CD" w14:textId="77777777" w:rsidR="007A1F44" w:rsidRPr="00977EA3" w:rsidRDefault="007A1F44">
            <w:pPr>
              <w:pStyle w:val="TableEntry"/>
              <w:jc w:val="center"/>
              <w:rPr>
                <w:noProof w:val="0"/>
              </w:rPr>
            </w:pPr>
            <w:r w:rsidRPr="00977EA3">
              <w:rPr>
                <w:noProof w:val="0"/>
              </w:rPr>
              <w:t>R</w:t>
            </w:r>
          </w:p>
        </w:tc>
        <w:tc>
          <w:tcPr>
            <w:tcW w:w="872" w:type="dxa"/>
          </w:tcPr>
          <w:p w14:paraId="4BFF9929" w14:textId="77777777" w:rsidR="007A1F44" w:rsidRPr="00977EA3" w:rsidRDefault="007A1F44">
            <w:pPr>
              <w:pStyle w:val="TableEntry"/>
              <w:jc w:val="center"/>
              <w:rPr>
                <w:noProof w:val="0"/>
              </w:rPr>
            </w:pPr>
            <w:r w:rsidRPr="00977EA3">
              <w:rPr>
                <w:noProof w:val="0"/>
              </w:rPr>
              <w:t>[1..1]</w:t>
            </w:r>
          </w:p>
        </w:tc>
        <w:tc>
          <w:tcPr>
            <w:tcW w:w="1701" w:type="dxa"/>
          </w:tcPr>
          <w:p w14:paraId="27A3A51E" w14:textId="77777777" w:rsidR="007A1F44" w:rsidRPr="00977EA3" w:rsidRDefault="007A1F44">
            <w:pPr>
              <w:pStyle w:val="TableEntry"/>
              <w:jc w:val="center"/>
              <w:rPr>
                <w:noProof w:val="0"/>
              </w:rPr>
            </w:pPr>
            <w:r w:rsidRPr="00977EA3">
              <w:rPr>
                <w:noProof w:val="0"/>
              </w:rPr>
              <w:t>3</w:t>
            </w:r>
          </w:p>
        </w:tc>
      </w:tr>
      <w:tr w:rsidR="007A1F44" w:rsidRPr="00977EA3" w14:paraId="036D7008" w14:textId="77777777">
        <w:trPr>
          <w:cantSplit/>
          <w:jc w:val="center"/>
        </w:trPr>
        <w:tc>
          <w:tcPr>
            <w:tcW w:w="1951" w:type="dxa"/>
          </w:tcPr>
          <w:p w14:paraId="0E694E1F" w14:textId="77777777" w:rsidR="007A1F44" w:rsidRPr="00977EA3" w:rsidRDefault="007A1F44">
            <w:pPr>
              <w:pStyle w:val="TableEntry"/>
              <w:rPr>
                <w:noProof w:val="0"/>
              </w:rPr>
            </w:pPr>
            <w:r w:rsidRPr="00977EA3">
              <w:rPr>
                <w:noProof w:val="0"/>
              </w:rPr>
              <w:t>PD1</w:t>
            </w:r>
          </w:p>
        </w:tc>
        <w:tc>
          <w:tcPr>
            <w:tcW w:w="3544" w:type="dxa"/>
          </w:tcPr>
          <w:p w14:paraId="78E6AD50" w14:textId="77777777" w:rsidR="007A1F44" w:rsidRPr="00977EA3" w:rsidRDefault="007A1F44">
            <w:pPr>
              <w:pStyle w:val="TableEntry"/>
              <w:rPr>
                <w:noProof w:val="0"/>
              </w:rPr>
            </w:pPr>
            <w:r w:rsidRPr="00977EA3">
              <w:rPr>
                <w:noProof w:val="0"/>
              </w:rPr>
              <w:t>Additional Demographics</w:t>
            </w:r>
          </w:p>
        </w:tc>
        <w:tc>
          <w:tcPr>
            <w:tcW w:w="971" w:type="dxa"/>
          </w:tcPr>
          <w:p w14:paraId="4493BCCA" w14:textId="77777777" w:rsidR="007A1F44" w:rsidRPr="00977EA3" w:rsidRDefault="007A1F44">
            <w:pPr>
              <w:pStyle w:val="TableEntry"/>
              <w:jc w:val="center"/>
              <w:rPr>
                <w:noProof w:val="0"/>
              </w:rPr>
            </w:pPr>
            <w:r w:rsidRPr="00977EA3">
              <w:rPr>
                <w:noProof w:val="0"/>
              </w:rPr>
              <w:t>O</w:t>
            </w:r>
          </w:p>
        </w:tc>
        <w:tc>
          <w:tcPr>
            <w:tcW w:w="872" w:type="dxa"/>
          </w:tcPr>
          <w:p w14:paraId="72BE6C6B" w14:textId="77777777" w:rsidR="007A1F44" w:rsidRPr="00977EA3" w:rsidRDefault="007A1F44">
            <w:pPr>
              <w:pStyle w:val="TableEntry"/>
              <w:jc w:val="center"/>
              <w:rPr>
                <w:noProof w:val="0"/>
              </w:rPr>
            </w:pPr>
            <w:r w:rsidRPr="00977EA3">
              <w:rPr>
                <w:noProof w:val="0"/>
              </w:rPr>
              <w:t>[0..1]</w:t>
            </w:r>
          </w:p>
        </w:tc>
        <w:tc>
          <w:tcPr>
            <w:tcW w:w="1701" w:type="dxa"/>
          </w:tcPr>
          <w:p w14:paraId="0E523950" w14:textId="77777777" w:rsidR="007A1F44" w:rsidRPr="00977EA3" w:rsidRDefault="007A1F44">
            <w:pPr>
              <w:pStyle w:val="TableEntry"/>
              <w:jc w:val="center"/>
              <w:rPr>
                <w:noProof w:val="0"/>
              </w:rPr>
            </w:pPr>
            <w:r w:rsidRPr="00977EA3">
              <w:rPr>
                <w:noProof w:val="0"/>
              </w:rPr>
              <w:t>3</w:t>
            </w:r>
          </w:p>
        </w:tc>
      </w:tr>
      <w:tr w:rsidR="007A1F44" w:rsidRPr="00977EA3" w14:paraId="6C0D287E" w14:textId="77777777">
        <w:trPr>
          <w:cantSplit/>
          <w:jc w:val="center"/>
        </w:trPr>
        <w:tc>
          <w:tcPr>
            <w:tcW w:w="1951" w:type="dxa"/>
          </w:tcPr>
          <w:p w14:paraId="186F9EB4" w14:textId="77777777" w:rsidR="007A1F44" w:rsidRPr="00977EA3" w:rsidRDefault="007A1F44" w:rsidP="00A0052B">
            <w:pPr>
              <w:pStyle w:val="TableEntry"/>
              <w:rPr>
                <w:noProof w:val="0"/>
              </w:rPr>
            </w:pPr>
            <w:r w:rsidRPr="00977EA3">
              <w:rPr>
                <w:noProof w:val="0"/>
              </w:rPr>
              <w:t>ROL</w:t>
            </w:r>
          </w:p>
        </w:tc>
        <w:tc>
          <w:tcPr>
            <w:tcW w:w="3544" w:type="dxa"/>
          </w:tcPr>
          <w:p w14:paraId="0D2810EC" w14:textId="77777777" w:rsidR="007A1F44" w:rsidRPr="00977EA3" w:rsidRDefault="007A1F44">
            <w:pPr>
              <w:pStyle w:val="TableEntry"/>
              <w:rPr>
                <w:noProof w:val="0"/>
              </w:rPr>
            </w:pPr>
            <w:r w:rsidRPr="00977EA3">
              <w:rPr>
                <w:noProof w:val="0"/>
              </w:rPr>
              <w:t>Role</w:t>
            </w:r>
          </w:p>
        </w:tc>
        <w:tc>
          <w:tcPr>
            <w:tcW w:w="971" w:type="dxa"/>
          </w:tcPr>
          <w:p w14:paraId="551DE3AF" w14:textId="77777777" w:rsidR="007A1F44" w:rsidRPr="00977EA3" w:rsidRDefault="007A1F44">
            <w:pPr>
              <w:pStyle w:val="TableEntry"/>
              <w:jc w:val="center"/>
              <w:rPr>
                <w:noProof w:val="0"/>
              </w:rPr>
            </w:pPr>
            <w:r w:rsidRPr="00977EA3">
              <w:rPr>
                <w:noProof w:val="0"/>
              </w:rPr>
              <w:t>O</w:t>
            </w:r>
          </w:p>
        </w:tc>
        <w:tc>
          <w:tcPr>
            <w:tcW w:w="872" w:type="dxa"/>
          </w:tcPr>
          <w:p w14:paraId="76B48205" w14:textId="77777777" w:rsidR="007A1F44" w:rsidRPr="00977EA3" w:rsidRDefault="007A1F44">
            <w:pPr>
              <w:pStyle w:val="TableEntry"/>
              <w:jc w:val="center"/>
              <w:rPr>
                <w:noProof w:val="0"/>
              </w:rPr>
            </w:pPr>
            <w:r w:rsidRPr="00977EA3">
              <w:rPr>
                <w:noProof w:val="0"/>
              </w:rPr>
              <w:t>[0..*]</w:t>
            </w:r>
          </w:p>
        </w:tc>
        <w:tc>
          <w:tcPr>
            <w:tcW w:w="1701" w:type="dxa"/>
          </w:tcPr>
          <w:p w14:paraId="05ECE4AB" w14:textId="77777777" w:rsidR="007A1F44" w:rsidRPr="00977EA3" w:rsidRDefault="007A1F44">
            <w:pPr>
              <w:pStyle w:val="TableEntry"/>
              <w:jc w:val="center"/>
              <w:rPr>
                <w:noProof w:val="0"/>
              </w:rPr>
            </w:pPr>
            <w:r w:rsidRPr="00977EA3">
              <w:rPr>
                <w:noProof w:val="0"/>
              </w:rPr>
              <w:t>15</w:t>
            </w:r>
          </w:p>
        </w:tc>
      </w:tr>
      <w:tr w:rsidR="007A1F44" w:rsidRPr="00977EA3" w14:paraId="39FFE6C7" w14:textId="77777777">
        <w:trPr>
          <w:cantSplit/>
          <w:jc w:val="center"/>
        </w:trPr>
        <w:tc>
          <w:tcPr>
            <w:tcW w:w="1951" w:type="dxa"/>
          </w:tcPr>
          <w:p w14:paraId="4FD768B4" w14:textId="77777777" w:rsidR="007A1F44" w:rsidRPr="00977EA3" w:rsidRDefault="007A1F44" w:rsidP="00A0052B">
            <w:pPr>
              <w:pStyle w:val="TableEntry"/>
              <w:rPr>
                <w:noProof w:val="0"/>
              </w:rPr>
            </w:pPr>
            <w:r w:rsidRPr="00977EA3">
              <w:rPr>
                <w:noProof w:val="0"/>
              </w:rPr>
              <w:t>NK1</w:t>
            </w:r>
          </w:p>
        </w:tc>
        <w:tc>
          <w:tcPr>
            <w:tcW w:w="3544" w:type="dxa"/>
          </w:tcPr>
          <w:p w14:paraId="15D88FD8" w14:textId="77777777" w:rsidR="007A1F44" w:rsidRPr="00977EA3" w:rsidRDefault="007A1F44">
            <w:pPr>
              <w:pStyle w:val="TableEntry"/>
              <w:rPr>
                <w:noProof w:val="0"/>
              </w:rPr>
            </w:pPr>
            <w:r w:rsidRPr="00977EA3">
              <w:rPr>
                <w:noProof w:val="0"/>
              </w:rPr>
              <w:t>Next of Kin / Associated Parties</w:t>
            </w:r>
          </w:p>
        </w:tc>
        <w:tc>
          <w:tcPr>
            <w:tcW w:w="971" w:type="dxa"/>
          </w:tcPr>
          <w:p w14:paraId="30130BC4" w14:textId="77777777" w:rsidR="007A1F44" w:rsidRPr="00977EA3" w:rsidRDefault="007A1F44">
            <w:pPr>
              <w:pStyle w:val="TableEntry"/>
              <w:jc w:val="center"/>
              <w:rPr>
                <w:noProof w:val="0"/>
              </w:rPr>
            </w:pPr>
            <w:r w:rsidRPr="00977EA3">
              <w:rPr>
                <w:noProof w:val="0"/>
              </w:rPr>
              <w:t>O</w:t>
            </w:r>
          </w:p>
        </w:tc>
        <w:tc>
          <w:tcPr>
            <w:tcW w:w="872" w:type="dxa"/>
          </w:tcPr>
          <w:p w14:paraId="65B71DD1" w14:textId="77777777" w:rsidR="007A1F44" w:rsidRPr="00977EA3" w:rsidRDefault="007A1F44">
            <w:pPr>
              <w:pStyle w:val="TableEntry"/>
              <w:jc w:val="center"/>
              <w:rPr>
                <w:noProof w:val="0"/>
              </w:rPr>
            </w:pPr>
            <w:r w:rsidRPr="00977EA3">
              <w:rPr>
                <w:noProof w:val="0"/>
              </w:rPr>
              <w:t>[0..*]</w:t>
            </w:r>
          </w:p>
        </w:tc>
        <w:tc>
          <w:tcPr>
            <w:tcW w:w="1701" w:type="dxa"/>
          </w:tcPr>
          <w:p w14:paraId="3CFFBCEF" w14:textId="77777777" w:rsidR="007A1F44" w:rsidRPr="00977EA3" w:rsidRDefault="007A1F44">
            <w:pPr>
              <w:pStyle w:val="TableEntry"/>
              <w:jc w:val="center"/>
              <w:rPr>
                <w:noProof w:val="0"/>
              </w:rPr>
            </w:pPr>
            <w:r w:rsidRPr="00977EA3">
              <w:rPr>
                <w:noProof w:val="0"/>
              </w:rPr>
              <w:t>3</w:t>
            </w:r>
          </w:p>
        </w:tc>
      </w:tr>
      <w:tr w:rsidR="007A1F44" w:rsidRPr="00977EA3" w14:paraId="7F61FDF8" w14:textId="77777777">
        <w:trPr>
          <w:cantSplit/>
          <w:jc w:val="center"/>
        </w:trPr>
        <w:tc>
          <w:tcPr>
            <w:tcW w:w="1951" w:type="dxa"/>
          </w:tcPr>
          <w:p w14:paraId="294544D9" w14:textId="77777777" w:rsidR="007A1F44" w:rsidRPr="00977EA3" w:rsidRDefault="007A1F44" w:rsidP="00A0052B">
            <w:pPr>
              <w:pStyle w:val="TableEntry"/>
              <w:rPr>
                <w:noProof w:val="0"/>
              </w:rPr>
            </w:pPr>
            <w:r w:rsidRPr="00977EA3">
              <w:rPr>
                <w:noProof w:val="0"/>
              </w:rPr>
              <w:t>PV1</w:t>
            </w:r>
          </w:p>
        </w:tc>
        <w:tc>
          <w:tcPr>
            <w:tcW w:w="3544" w:type="dxa"/>
          </w:tcPr>
          <w:p w14:paraId="616F0987" w14:textId="77777777" w:rsidR="007A1F44" w:rsidRPr="00977EA3" w:rsidRDefault="007A1F44">
            <w:pPr>
              <w:pStyle w:val="TableEntry"/>
              <w:rPr>
                <w:noProof w:val="0"/>
              </w:rPr>
            </w:pPr>
            <w:r w:rsidRPr="00977EA3">
              <w:rPr>
                <w:noProof w:val="0"/>
              </w:rPr>
              <w:t>Patient Visit</w:t>
            </w:r>
          </w:p>
        </w:tc>
        <w:tc>
          <w:tcPr>
            <w:tcW w:w="971" w:type="dxa"/>
          </w:tcPr>
          <w:p w14:paraId="7BCD71EE" w14:textId="77777777" w:rsidR="007A1F44" w:rsidRPr="00977EA3" w:rsidRDefault="007A1F44">
            <w:pPr>
              <w:pStyle w:val="TableEntry"/>
              <w:jc w:val="center"/>
              <w:rPr>
                <w:noProof w:val="0"/>
              </w:rPr>
            </w:pPr>
            <w:r w:rsidRPr="00977EA3">
              <w:rPr>
                <w:noProof w:val="0"/>
              </w:rPr>
              <w:t>R</w:t>
            </w:r>
          </w:p>
        </w:tc>
        <w:tc>
          <w:tcPr>
            <w:tcW w:w="872" w:type="dxa"/>
          </w:tcPr>
          <w:p w14:paraId="1398BB43" w14:textId="77777777" w:rsidR="007A1F44" w:rsidRPr="00977EA3" w:rsidRDefault="007A1F44">
            <w:pPr>
              <w:pStyle w:val="TableEntry"/>
              <w:jc w:val="center"/>
              <w:rPr>
                <w:noProof w:val="0"/>
              </w:rPr>
            </w:pPr>
            <w:r w:rsidRPr="00977EA3">
              <w:rPr>
                <w:noProof w:val="0"/>
              </w:rPr>
              <w:t>[1..1]</w:t>
            </w:r>
          </w:p>
        </w:tc>
        <w:tc>
          <w:tcPr>
            <w:tcW w:w="1701" w:type="dxa"/>
          </w:tcPr>
          <w:p w14:paraId="6554C04C" w14:textId="77777777" w:rsidR="007A1F44" w:rsidRPr="00977EA3" w:rsidRDefault="007A1F44">
            <w:pPr>
              <w:pStyle w:val="TableEntry"/>
              <w:jc w:val="center"/>
              <w:rPr>
                <w:noProof w:val="0"/>
              </w:rPr>
            </w:pPr>
            <w:r w:rsidRPr="00977EA3">
              <w:rPr>
                <w:noProof w:val="0"/>
              </w:rPr>
              <w:t>3</w:t>
            </w:r>
          </w:p>
        </w:tc>
      </w:tr>
      <w:tr w:rsidR="007A1F44" w:rsidRPr="00977EA3" w14:paraId="728FA120" w14:textId="77777777">
        <w:trPr>
          <w:cantSplit/>
          <w:jc w:val="center"/>
        </w:trPr>
        <w:tc>
          <w:tcPr>
            <w:tcW w:w="1951" w:type="dxa"/>
          </w:tcPr>
          <w:p w14:paraId="6D59158B" w14:textId="77777777" w:rsidR="007A1F44" w:rsidRPr="00977EA3" w:rsidRDefault="007A1F44" w:rsidP="00A0052B">
            <w:pPr>
              <w:pStyle w:val="TableEntry"/>
              <w:rPr>
                <w:noProof w:val="0"/>
              </w:rPr>
            </w:pPr>
            <w:r w:rsidRPr="00977EA3">
              <w:rPr>
                <w:noProof w:val="0"/>
              </w:rPr>
              <w:t>PV2</w:t>
            </w:r>
          </w:p>
        </w:tc>
        <w:tc>
          <w:tcPr>
            <w:tcW w:w="3544" w:type="dxa"/>
          </w:tcPr>
          <w:p w14:paraId="0D9C587B" w14:textId="77777777" w:rsidR="007A1F44" w:rsidRPr="00977EA3" w:rsidRDefault="007A1F44">
            <w:pPr>
              <w:pStyle w:val="TableEntry"/>
              <w:rPr>
                <w:noProof w:val="0"/>
              </w:rPr>
            </w:pPr>
            <w:r w:rsidRPr="00977EA3">
              <w:rPr>
                <w:noProof w:val="0"/>
              </w:rPr>
              <w:t>Patient Visit – Additional Info</w:t>
            </w:r>
          </w:p>
        </w:tc>
        <w:tc>
          <w:tcPr>
            <w:tcW w:w="971" w:type="dxa"/>
          </w:tcPr>
          <w:p w14:paraId="41FB1836" w14:textId="77777777" w:rsidR="007A1F44" w:rsidRPr="00977EA3" w:rsidRDefault="007A1F44">
            <w:pPr>
              <w:pStyle w:val="TableEntry"/>
              <w:jc w:val="center"/>
              <w:rPr>
                <w:noProof w:val="0"/>
              </w:rPr>
            </w:pPr>
            <w:r w:rsidRPr="00977EA3">
              <w:rPr>
                <w:noProof w:val="0"/>
              </w:rPr>
              <w:t>X</w:t>
            </w:r>
          </w:p>
        </w:tc>
        <w:tc>
          <w:tcPr>
            <w:tcW w:w="872" w:type="dxa"/>
          </w:tcPr>
          <w:p w14:paraId="58DCABED" w14:textId="77777777" w:rsidR="007A1F44" w:rsidRPr="00977EA3" w:rsidRDefault="007A1F44">
            <w:pPr>
              <w:pStyle w:val="TableEntry"/>
              <w:jc w:val="center"/>
              <w:rPr>
                <w:noProof w:val="0"/>
              </w:rPr>
            </w:pPr>
            <w:r w:rsidRPr="00977EA3">
              <w:rPr>
                <w:noProof w:val="0"/>
              </w:rPr>
              <w:t>[0..0]</w:t>
            </w:r>
          </w:p>
        </w:tc>
        <w:tc>
          <w:tcPr>
            <w:tcW w:w="1701" w:type="dxa"/>
          </w:tcPr>
          <w:p w14:paraId="24BC9AE9" w14:textId="77777777" w:rsidR="007A1F44" w:rsidRPr="00977EA3" w:rsidRDefault="007A1F44">
            <w:pPr>
              <w:pStyle w:val="TableEntry"/>
              <w:jc w:val="center"/>
              <w:rPr>
                <w:noProof w:val="0"/>
              </w:rPr>
            </w:pPr>
            <w:r w:rsidRPr="00977EA3">
              <w:rPr>
                <w:noProof w:val="0"/>
              </w:rPr>
              <w:t>3</w:t>
            </w:r>
          </w:p>
        </w:tc>
      </w:tr>
      <w:tr w:rsidR="007A1F44" w:rsidRPr="00977EA3" w14:paraId="3F1385B4" w14:textId="77777777">
        <w:trPr>
          <w:cantSplit/>
          <w:jc w:val="center"/>
        </w:trPr>
        <w:tc>
          <w:tcPr>
            <w:tcW w:w="1951" w:type="dxa"/>
          </w:tcPr>
          <w:p w14:paraId="0B254995" w14:textId="77777777" w:rsidR="007A1F44" w:rsidRPr="00977EA3" w:rsidRDefault="007A1F44" w:rsidP="00A0052B">
            <w:pPr>
              <w:pStyle w:val="TableEntry"/>
              <w:rPr>
                <w:noProof w:val="0"/>
              </w:rPr>
            </w:pPr>
            <w:r w:rsidRPr="00977EA3">
              <w:rPr>
                <w:noProof w:val="0"/>
              </w:rPr>
              <w:t>ROL</w:t>
            </w:r>
          </w:p>
        </w:tc>
        <w:tc>
          <w:tcPr>
            <w:tcW w:w="3544" w:type="dxa"/>
          </w:tcPr>
          <w:p w14:paraId="30847D78" w14:textId="77777777" w:rsidR="007A1F44" w:rsidRPr="00977EA3" w:rsidRDefault="007A1F44">
            <w:pPr>
              <w:pStyle w:val="TableEntry"/>
              <w:rPr>
                <w:noProof w:val="0"/>
              </w:rPr>
            </w:pPr>
            <w:r w:rsidRPr="00977EA3">
              <w:rPr>
                <w:noProof w:val="0"/>
              </w:rPr>
              <w:t>Role</w:t>
            </w:r>
          </w:p>
        </w:tc>
        <w:tc>
          <w:tcPr>
            <w:tcW w:w="971" w:type="dxa"/>
          </w:tcPr>
          <w:p w14:paraId="65CE421A" w14:textId="77777777" w:rsidR="007A1F44" w:rsidRPr="00977EA3" w:rsidRDefault="007A1F44">
            <w:pPr>
              <w:pStyle w:val="TableEntry"/>
              <w:jc w:val="center"/>
              <w:rPr>
                <w:noProof w:val="0"/>
              </w:rPr>
            </w:pPr>
            <w:r w:rsidRPr="00977EA3">
              <w:rPr>
                <w:noProof w:val="0"/>
              </w:rPr>
              <w:t>O</w:t>
            </w:r>
          </w:p>
        </w:tc>
        <w:tc>
          <w:tcPr>
            <w:tcW w:w="872" w:type="dxa"/>
          </w:tcPr>
          <w:p w14:paraId="34CAD3A9" w14:textId="77777777" w:rsidR="007A1F44" w:rsidRPr="00977EA3" w:rsidRDefault="007A1F44">
            <w:pPr>
              <w:pStyle w:val="TableEntry"/>
              <w:jc w:val="center"/>
              <w:rPr>
                <w:noProof w:val="0"/>
              </w:rPr>
            </w:pPr>
            <w:r w:rsidRPr="00977EA3">
              <w:rPr>
                <w:noProof w:val="0"/>
              </w:rPr>
              <w:t>[0..*]</w:t>
            </w:r>
          </w:p>
        </w:tc>
        <w:tc>
          <w:tcPr>
            <w:tcW w:w="1701" w:type="dxa"/>
          </w:tcPr>
          <w:p w14:paraId="6426C9AB" w14:textId="77777777" w:rsidR="007A1F44" w:rsidRPr="00977EA3" w:rsidRDefault="007A1F44">
            <w:pPr>
              <w:pStyle w:val="TableEntry"/>
              <w:jc w:val="center"/>
              <w:rPr>
                <w:noProof w:val="0"/>
              </w:rPr>
            </w:pPr>
            <w:r w:rsidRPr="00977EA3">
              <w:rPr>
                <w:noProof w:val="0"/>
              </w:rPr>
              <w:t>15</w:t>
            </w:r>
          </w:p>
        </w:tc>
      </w:tr>
      <w:tr w:rsidR="007A1F44" w:rsidRPr="00977EA3" w14:paraId="72482C5F" w14:textId="77777777">
        <w:trPr>
          <w:cantSplit/>
          <w:jc w:val="center"/>
        </w:trPr>
        <w:tc>
          <w:tcPr>
            <w:tcW w:w="1951" w:type="dxa"/>
          </w:tcPr>
          <w:p w14:paraId="6AFD2966" w14:textId="77777777" w:rsidR="007A1F44" w:rsidRPr="00977EA3" w:rsidRDefault="007A1F44" w:rsidP="00A0052B">
            <w:pPr>
              <w:pStyle w:val="TableEntry"/>
              <w:rPr>
                <w:noProof w:val="0"/>
              </w:rPr>
            </w:pPr>
            <w:r w:rsidRPr="00977EA3">
              <w:rPr>
                <w:noProof w:val="0"/>
              </w:rPr>
              <w:t>DB1</w:t>
            </w:r>
          </w:p>
        </w:tc>
        <w:tc>
          <w:tcPr>
            <w:tcW w:w="3544" w:type="dxa"/>
          </w:tcPr>
          <w:p w14:paraId="0D2A142F" w14:textId="77777777" w:rsidR="007A1F44" w:rsidRPr="00977EA3" w:rsidRDefault="007A1F44">
            <w:pPr>
              <w:pStyle w:val="TableEntry"/>
              <w:rPr>
                <w:noProof w:val="0"/>
              </w:rPr>
            </w:pPr>
            <w:r w:rsidRPr="00977EA3">
              <w:rPr>
                <w:noProof w:val="0"/>
              </w:rPr>
              <w:t>Disability Information</w:t>
            </w:r>
          </w:p>
        </w:tc>
        <w:tc>
          <w:tcPr>
            <w:tcW w:w="971" w:type="dxa"/>
          </w:tcPr>
          <w:p w14:paraId="225518BB" w14:textId="77777777" w:rsidR="007A1F44" w:rsidRPr="00977EA3" w:rsidRDefault="007A1F44">
            <w:pPr>
              <w:pStyle w:val="TableEntry"/>
              <w:jc w:val="center"/>
              <w:rPr>
                <w:noProof w:val="0"/>
              </w:rPr>
            </w:pPr>
            <w:r w:rsidRPr="00977EA3">
              <w:rPr>
                <w:noProof w:val="0"/>
              </w:rPr>
              <w:t>O</w:t>
            </w:r>
          </w:p>
        </w:tc>
        <w:tc>
          <w:tcPr>
            <w:tcW w:w="872" w:type="dxa"/>
          </w:tcPr>
          <w:p w14:paraId="35A2869D" w14:textId="77777777" w:rsidR="007A1F44" w:rsidRPr="00977EA3" w:rsidRDefault="007A1F44">
            <w:pPr>
              <w:pStyle w:val="TableEntry"/>
              <w:jc w:val="center"/>
              <w:rPr>
                <w:noProof w:val="0"/>
              </w:rPr>
            </w:pPr>
            <w:r w:rsidRPr="00977EA3">
              <w:rPr>
                <w:noProof w:val="0"/>
              </w:rPr>
              <w:t>[0..*]</w:t>
            </w:r>
          </w:p>
        </w:tc>
        <w:tc>
          <w:tcPr>
            <w:tcW w:w="1701" w:type="dxa"/>
          </w:tcPr>
          <w:p w14:paraId="37131638" w14:textId="77777777" w:rsidR="007A1F44" w:rsidRPr="00977EA3" w:rsidRDefault="007A1F44">
            <w:pPr>
              <w:pStyle w:val="TableEntry"/>
              <w:jc w:val="center"/>
              <w:rPr>
                <w:noProof w:val="0"/>
              </w:rPr>
            </w:pPr>
            <w:r w:rsidRPr="00977EA3">
              <w:rPr>
                <w:noProof w:val="0"/>
              </w:rPr>
              <w:t>3</w:t>
            </w:r>
          </w:p>
        </w:tc>
      </w:tr>
      <w:tr w:rsidR="007A1F44" w:rsidRPr="00977EA3" w14:paraId="52B88F9D" w14:textId="77777777">
        <w:trPr>
          <w:cantSplit/>
          <w:jc w:val="center"/>
        </w:trPr>
        <w:tc>
          <w:tcPr>
            <w:tcW w:w="1951" w:type="dxa"/>
          </w:tcPr>
          <w:p w14:paraId="55DB2408" w14:textId="77777777" w:rsidR="007A1F44" w:rsidRPr="00977EA3" w:rsidRDefault="007A1F44" w:rsidP="00A0052B">
            <w:pPr>
              <w:pStyle w:val="TableEntry"/>
              <w:rPr>
                <w:noProof w:val="0"/>
              </w:rPr>
            </w:pPr>
            <w:r w:rsidRPr="00977EA3">
              <w:rPr>
                <w:noProof w:val="0"/>
              </w:rPr>
              <w:t>OBX</w:t>
            </w:r>
          </w:p>
        </w:tc>
        <w:tc>
          <w:tcPr>
            <w:tcW w:w="3544" w:type="dxa"/>
          </w:tcPr>
          <w:p w14:paraId="530239EC" w14:textId="77777777" w:rsidR="007A1F44" w:rsidRPr="00977EA3" w:rsidRDefault="007A1F44">
            <w:pPr>
              <w:pStyle w:val="TableEntry"/>
              <w:rPr>
                <w:noProof w:val="0"/>
              </w:rPr>
            </w:pPr>
            <w:r w:rsidRPr="00977EA3">
              <w:rPr>
                <w:noProof w:val="0"/>
              </w:rPr>
              <w:t>Observation/Result</w:t>
            </w:r>
          </w:p>
        </w:tc>
        <w:tc>
          <w:tcPr>
            <w:tcW w:w="971" w:type="dxa"/>
          </w:tcPr>
          <w:p w14:paraId="1774E59C" w14:textId="77777777" w:rsidR="007A1F44" w:rsidRPr="00977EA3" w:rsidRDefault="007A1F44">
            <w:pPr>
              <w:pStyle w:val="TableEntry"/>
              <w:jc w:val="center"/>
              <w:rPr>
                <w:noProof w:val="0"/>
              </w:rPr>
            </w:pPr>
            <w:r w:rsidRPr="00977EA3">
              <w:rPr>
                <w:noProof w:val="0"/>
              </w:rPr>
              <w:t>O</w:t>
            </w:r>
          </w:p>
        </w:tc>
        <w:tc>
          <w:tcPr>
            <w:tcW w:w="872" w:type="dxa"/>
          </w:tcPr>
          <w:p w14:paraId="7A994119" w14:textId="77777777" w:rsidR="007A1F44" w:rsidRPr="00977EA3" w:rsidRDefault="007A1F44">
            <w:pPr>
              <w:pStyle w:val="TableEntry"/>
              <w:jc w:val="center"/>
              <w:rPr>
                <w:noProof w:val="0"/>
              </w:rPr>
            </w:pPr>
            <w:r w:rsidRPr="00977EA3">
              <w:rPr>
                <w:noProof w:val="0"/>
              </w:rPr>
              <w:t>[0..*]</w:t>
            </w:r>
          </w:p>
        </w:tc>
        <w:tc>
          <w:tcPr>
            <w:tcW w:w="1701" w:type="dxa"/>
          </w:tcPr>
          <w:p w14:paraId="64635B75" w14:textId="77777777" w:rsidR="007A1F44" w:rsidRPr="00977EA3" w:rsidRDefault="007A1F44">
            <w:pPr>
              <w:pStyle w:val="TableEntry"/>
              <w:jc w:val="center"/>
              <w:rPr>
                <w:noProof w:val="0"/>
              </w:rPr>
            </w:pPr>
            <w:r w:rsidRPr="00977EA3">
              <w:rPr>
                <w:noProof w:val="0"/>
              </w:rPr>
              <w:t>7</w:t>
            </w:r>
          </w:p>
        </w:tc>
      </w:tr>
      <w:tr w:rsidR="007A1F44" w:rsidRPr="00977EA3" w14:paraId="5B64D863" w14:textId="77777777">
        <w:trPr>
          <w:cantSplit/>
          <w:jc w:val="center"/>
        </w:trPr>
        <w:tc>
          <w:tcPr>
            <w:tcW w:w="1951" w:type="dxa"/>
          </w:tcPr>
          <w:p w14:paraId="0D6A5A65" w14:textId="77777777" w:rsidR="007A1F44" w:rsidRPr="00977EA3" w:rsidRDefault="007A1F44" w:rsidP="00A0052B">
            <w:pPr>
              <w:pStyle w:val="TableEntry"/>
              <w:rPr>
                <w:noProof w:val="0"/>
              </w:rPr>
            </w:pPr>
            <w:r w:rsidRPr="00977EA3">
              <w:rPr>
                <w:noProof w:val="0"/>
              </w:rPr>
              <w:t>AL1</w:t>
            </w:r>
          </w:p>
        </w:tc>
        <w:tc>
          <w:tcPr>
            <w:tcW w:w="3544" w:type="dxa"/>
          </w:tcPr>
          <w:p w14:paraId="441A9ECC" w14:textId="77777777" w:rsidR="007A1F44" w:rsidRPr="00977EA3" w:rsidRDefault="007A1F44">
            <w:pPr>
              <w:pStyle w:val="TableEntry"/>
              <w:rPr>
                <w:noProof w:val="0"/>
              </w:rPr>
            </w:pPr>
            <w:r w:rsidRPr="00977EA3">
              <w:rPr>
                <w:noProof w:val="0"/>
              </w:rPr>
              <w:t>Allergy Information</w:t>
            </w:r>
          </w:p>
        </w:tc>
        <w:tc>
          <w:tcPr>
            <w:tcW w:w="971" w:type="dxa"/>
          </w:tcPr>
          <w:p w14:paraId="4C4AC43C" w14:textId="77777777" w:rsidR="007A1F44" w:rsidRPr="00977EA3" w:rsidRDefault="007A1F44">
            <w:pPr>
              <w:pStyle w:val="TableEntry"/>
              <w:jc w:val="center"/>
              <w:rPr>
                <w:noProof w:val="0"/>
              </w:rPr>
            </w:pPr>
            <w:r w:rsidRPr="00977EA3">
              <w:rPr>
                <w:noProof w:val="0"/>
              </w:rPr>
              <w:t>O</w:t>
            </w:r>
          </w:p>
        </w:tc>
        <w:tc>
          <w:tcPr>
            <w:tcW w:w="872" w:type="dxa"/>
          </w:tcPr>
          <w:p w14:paraId="6B57209D" w14:textId="77777777" w:rsidR="007A1F44" w:rsidRPr="00977EA3" w:rsidRDefault="007A1F44">
            <w:pPr>
              <w:pStyle w:val="TableEntry"/>
              <w:jc w:val="center"/>
              <w:rPr>
                <w:noProof w:val="0"/>
              </w:rPr>
            </w:pPr>
            <w:r w:rsidRPr="00977EA3">
              <w:rPr>
                <w:noProof w:val="0"/>
              </w:rPr>
              <w:t>[0..*]</w:t>
            </w:r>
          </w:p>
        </w:tc>
        <w:tc>
          <w:tcPr>
            <w:tcW w:w="1701" w:type="dxa"/>
          </w:tcPr>
          <w:p w14:paraId="088B19AE" w14:textId="77777777" w:rsidR="007A1F44" w:rsidRPr="00977EA3" w:rsidRDefault="007A1F44">
            <w:pPr>
              <w:pStyle w:val="TableEntry"/>
              <w:jc w:val="center"/>
              <w:rPr>
                <w:noProof w:val="0"/>
              </w:rPr>
            </w:pPr>
            <w:r w:rsidRPr="00977EA3">
              <w:rPr>
                <w:noProof w:val="0"/>
              </w:rPr>
              <w:t>3</w:t>
            </w:r>
          </w:p>
        </w:tc>
      </w:tr>
      <w:tr w:rsidR="007A1F44" w:rsidRPr="00977EA3" w14:paraId="460A75C9" w14:textId="77777777">
        <w:trPr>
          <w:cantSplit/>
          <w:jc w:val="center"/>
        </w:trPr>
        <w:tc>
          <w:tcPr>
            <w:tcW w:w="1951" w:type="dxa"/>
          </w:tcPr>
          <w:p w14:paraId="46CE464D" w14:textId="77777777" w:rsidR="007A1F44" w:rsidRPr="00977EA3" w:rsidRDefault="007A1F44" w:rsidP="00A0052B">
            <w:pPr>
              <w:pStyle w:val="TableEntry"/>
              <w:rPr>
                <w:noProof w:val="0"/>
              </w:rPr>
            </w:pPr>
            <w:r w:rsidRPr="00977EA3">
              <w:rPr>
                <w:noProof w:val="0"/>
              </w:rPr>
              <w:t>DG1</w:t>
            </w:r>
          </w:p>
        </w:tc>
        <w:tc>
          <w:tcPr>
            <w:tcW w:w="3544" w:type="dxa"/>
          </w:tcPr>
          <w:p w14:paraId="726BC6DF" w14:textId="77777777" w:rsidR="007A1F44" w:rsidRPr="00977EA3" w:rsidRDefault="007A1F44">
            <w:pPr>
              <w:pStyle w:val="TableEntry"/>
              <w:rPr>
                <w:noProof w:val="0"/>
              </w:rPr>
            </w:pPr>
            <w:r w:rsidRPr="00977EA3">
              <w:rPr>
                <w:noProof w:val="0"/>
              </w:rPr>
              <w:t>Diagnosis Information</w:t>
            </w:r>
          </w:p>
        </w:tc>
        <w:tc>
          <w:tcPr>
            <w:tcW w:w="971" w:type="dxa"/>
          </w:tcPr>
          <w:p w14:paraId="2BB93D1E" w14:textId="77777777" w:rsidR="007A1F44" w:rsidRPr="00977EA3" w:rsidRDefault="007A1F44">
            <w:pPr>
              <w:pStyle w:val="TableEntry"/>
              <w:jc w:val="center"/>
              <w:rPr>
                <w:noProof w:val="0"/>
              </w:rPr>
            </w:pPr>
            <w:r w:rsidRPr="00977EA3">
              <w:rPr>
                <w:noProof w:val="0"/>
              </w:rPr>
              <w:t>O</w:t>
            </w:r>
          </w:p>
        </w:tc>
        <w:tc>
          <w:tcPr>
            <w:tcW w:w="872" w:type="dxa"/>
          </w:tcPr>
          <w:p w14:paraId="7C6A7525" w14:textId="77777777" w:rsidR="007A1F44" w:rsidRPr="00977EA3" w:rsidRDefault="007A1F44">
            <w:pPr>
              <w:pStyle w:val="TableEntry"/>
              <w:jc w:val="center"/>
              <w:rPr>
                <w:noProof w:val="0"/>
              </w:rPr>
            </w:pPr>
            <w:r w:rsidRPr="00977EA3">
              <w:rPr>
                <w:noProof w:val="0"/>
              </w:rPr>
              <w:t>[0..*]</w:t>
            </w:r>
          </w:p>
        </w:tc>
        <w:tc>
          <w:tcPr>
            <w:tcW w:w="1701" w:type="dxa"/>
          </w:tcPr>
          <w:p w14:paraId="1B1D1710" w14:textId="77777777" w:rsidR="007A1F44" w:rsidRPr="00977EA3" w:rsidRDefault="007A1F44">
            <w:pPr>
              <w:pStyle w:val="TableEntry"/>
              <w:jc w:val="center"/>
              <w:rPr>
                <w:noProof w:val="0"/>
              </w:rPr>
            </w:pPr>
            <w:r w:rsidRPr="00977EA3">
              <w:rPr>
                <w:noProof w:val="0"/>
              </w:rPr>
              <w:t>6</w:t>
            </w:r>
          </w:p>
        </w:tc>
      </w:tr>
      <w:tr w:rsidR="007A1F44" w:rsidRPr="00977EA3" w14:paraId="01686670" w14:textId="77777777">
        <w:trPr>
          <w:cantSplit/>
          <w:jc w:val="center"/>
        </w:trPr>
        <w:tc>
          <w:tcPr>
            <w:tcW w:w="1951" w:type="dxa"/>
          </w:tcPr>
          <w:p w14:paraId="1A5589F9" w14:textId="77777777" w:rsidR="007A1F44" w:rsidRPr="00977EA3" w:rsidRDefault="007A1F44" w:rsidP="00A0052B">
            <w:pPr>
              <w:pStyle w:val="TableEntry"/>
              <w:rPr>
                <w:noProof w:val="0"/>
              </w:rPr>
            </w:pPr>
            <w:r w:rsidRPr="00977EA3">
              <w:rPr>
                <w:noProof w:val="0"/>
              </w:rPr>
              <w:t>DRG</w:t>
            </w:r>
          </w:p>
        </w:tc>
        <w:tc>
          <w:tcPr>
            <w:tcW w:w="3544" w:type="dxa"/>
          </w:tcPr>
          <w:p w14:paraId="5E9AC2CA" w14:textId="77777777" w:rsidR="007A1F44" w:rsidRPr="00977EA3" w:rsidRDefault="007A1F44">
            <w:pPr>
              <w:pStyle w:val="TableEntry"/>
              <w:rPr>
                <w:noProof w:val="0"/>
              </w:rPr>
            </w:pPr>
            <w:r w:rsidRPr="00977EA3">
              <w:rPr>
                <w:noProof w:val="0"/>
              </w:rPr>
              <w:t>Diagnosis Related Group</w:t>
            </w:r>
          </w:p>
        </w:tc>
        <w:tc>
          <w:tcPr>
            <w:tcW w:w="971" w:type="dxa"/>
          </w:tcPr>
          <w:p w14:paraId="722F9519" w14:textId="77777777" w:rsidR="007A1F44" w:rsidRPr="00977EA3" w:rsidRDefault="007A1F44">
            <w:pPr>
              <w:pStyle w:val="TableEntry"/>
              <w:jc w:val="center"/>
              <w:rPr>
                <w:noProof w:val="0"/>
              </w:rPr>
            </w:pPr>
            <w:r w:rsidRPr="00977EA3">
              <w:rPr>
                <w:noProof w:val="0"/>
              </w:rPr>
              <w:t>O</w:t>
            </w:r>
          </w:p>
        </w:tc>
        <w:tc>
          <w:tcPr>
            <w:tcW w:w="872" w:type="dxa"/>
          </w:tcPr>
          <w:p w14:paraId="2677D87E" w14:textId="77777777" w:rsidR="007A1F44" w:rsidRPr="00977EA3" w:rsidRDefault="007A1F44">
            <w:pPr>
              <w:pStyle w:val="TableEntry"/>
              <w:jc w:val="center"/>
              <w:rPr>
                <w:noProof w:val="0"/>
              </w:rPr>
            </w:pPr>
            <w:r w:rsidRPr="00977EA3">
              <w:rPr>
                <w:noProof w:val="0"/>
              </w:rPr>
              <w:t>[0..1]</w:t>
            </w:r>
          </w:p>
        </w:tc>
        <w:tc>
          <w:tcPr>
            <w:tcW w:w="1701" w:type="dxa"/>
          </w:tcPr>
          <w:p w14:paraId="5EB92FB7" w14:textId="77777777" w:rsidR="007A1F44" w:rsidRPr="00977EA3" w:rsidRDefault="007A1F44">
            <w:pPr>
              <w:pStyle w:val="TableEntry"/>
              <w:jc w:val="center"/>
              <w:rPr>
                <w:noProof w:val="0"/>
              </w:rPr>
            </w:pPr>
            <w:r w:rsidRPr="00977EA3">
              <w:rPr>
                <w:noProof w:val="0"/>
              </w:rPr>
              <w:t>6</w:t>
            </w:r>
          </w:p>
        </w:tc>
      </w:tr>
      <w:tr w:rsidR="007A1F44" w:rsidRPr="00977EA3" w14:paraId="34A1D372" w14:textId="77777777">
        <w:trPr>
          <w:cantSplit/>
          <w:jc w:val="center"/>
        </w:trPr>
        <w:tc>
          <w:tcPr>
            <w:tcW w:w="1951" w:type="dxa"/>
          </w:tcPr>
          <w:p w14:paraId="1D2E79D5" w14:textId="77777777" w:rsidR="007A1F44" w:rsidRPr="00977EA3" w:rsidRDefault="007A1F44" w:rsidP="00A0052B">
            <w:pPr>
              <w:pStyle w:val="TableEntry"/>
              <w:rPr>
                <w:noProof w:val="0"/>
              </w:rPr>
            </w:pPr>
            <w:r w:rsidRPr="00977EA3">
              <w:rPr>
                <w:noProof w:val="0"/>
              </w:rPr>
              <w:t>---</w:t>
            </w:r>
          </w:p>
        </w:tc>
        <w:tc>
          <w:tcPr>
            <w:tcW w:w="3544" w:type="dxa"/>
          </w:tcPr>
          <w:p w14:paraId="1B049B20" w14:textId="77777777" w:rsidR="007A1F44" w:rsidRPr="00977EA3" w:rsidRDefault="007A1F44">
            <w:pPr>
              <w:pStyle w:val="TableEntry"/>
              <w:rPr>
                <w:noProof w:val="0"/>
              </w:rPr>
            </w:pPr>
            <w:r w:rsidRPr="00977EA3">
              <w:rPr>
                <w:noProof w:val="0"/>
              </w:rPr>
              <w:t>--- PROCEDURE begin</w:t>
            </w:r>
          </w:p>
        </w:tc>
        <w:tc>
          <w:tcPr>
            <w:tcW w:w="971" w:type="dxa"/>
          </w:tcPr>
          <w:p w14:paraId="1ABFE931" w14:textId="77777777" w:rsidR="007A1F44" w:rsidRPr="00977EA3" w:rsidRDefault="007A1F44">
            <w:pPr>
              <w:pStyle w:val="TableEntry"/>
              <w:jc w:val="center"/>
              <w:rPr>
                <w:noProof w:val="0"/>
              </w:rPr>
            </w:pPr>
            <w:r w:rsidRPr="00977EA3">
              <w:rPr>
                <w:noProof w:val="0"/>
              </w:rPr>
              <w:t>O</w:t>
            </w:r>
          </w:p>
        </w:tc>
        <w:tc>
          <w:tcPr>
            <w:tcW w:w="872" w:type="dxa"/>
          </w:tcPr>
          <w:p w14:paraId="4F61AE5E" w14:textId="77777777" w:rsidR="007A1F44" w:rsidRPr="00977EA3" w:rsidRDefault="007A1F44">
            <w:pPr>
              <w:pStyle w:val="TableEntry"/>
              <w:jc w:val="center"/>
              <w:rPr>
                <w:noProof w:val="0"/>
              </w:rPr>
            </w:pPr>
            <w:r w:rsidRPr="00977EA3">
              <w:rPr>
                <w:noProof w:val="0"/>
              </w:rPr>
              <w:t>[0..*]</w:t>
            </w:r>
          </w:p>
        </w:tc>
        <w:tc>
          <w:tcPr>
            <w:tcW w:w="1701" w:type="dxa"/>
          </w:tcPr>
          <w:p w14:paraId="716B18C3" w14:textId="77777777" w:rsidR="007A1F44" w:rsidRPr="00977EA3" w:rsidRDefault="007A1F44">
            <w:pPr>
              <w:pStyle w:val="TableEntry"/>
              <w:jc w:val="center"/>
              <w:rPr>
                <w:noProof w:val="0"/>
              </w:rPr>
            </w:pPr>
          </w:p>
        </w:tc>
      </w:tr>
      <w:tr w:rsidR="007A1F44" w:rsidRPr="00977EA3" w14:paraId="792F054E" w14:textId="77777777">
        <w:trPr>
          <w:cantSplit/>
          <w:jc w:val="center"/>
        </w:trPr>
        <w:tc>
          <w:tcPr>
            <w:tcW w:w="1951" w:type="dxa"/>
          </w:tcPr>
          <w:p w14:paraId="3F3997C1" w14:textId="77777777" w:rsidR="007A1F44" w:rsidRPr="00977EA3" w:rsidRDefault="007A1F44" w:rsidP="00A0052B">
            <w:pPr>
              <w:pStyle w:val="TableEntry"/>
              <w:rPr>
                <w:noProof w:val="0"/>
              </w:rPr>
            </w:pPr>
            <w:r w:rsidRPr="00977EA3">
              <w:rPr>
                <w:noProof w:val="0"/>
              </w:rPr>
              <w:t xml:space="preserve">  PR1</w:t>
            </w:r>
          </w:p>
        </w:tc>
        <w:tc>
          <w:tcPr>
            <w:tcW w:w="3544" w:type="dxa"/>
          </w:tcPr>
          <w:p w14:paraId="1F7F8AB3" w14:textId="77777777" w:rsidR="007A1F44" w:rsidRPr="00977EA3" w:rsidRDefault="007A1F44">
            <w:pPr>
              <w:pStyle w:val="TableEntry"/>
              <w:rPr>
                <w:noProof w:val="0"/>
              </w:rPr>
            </w:pPr>
            <w:r w:rsidRPr="00977EA3">
              <w:rPr>
                <w:noProof w:val="0"/>
              </w:rPr>
              <w:t>Procedures</w:t>
            </w:r>
          </w:p>
        </w:tc>
        <w:tc>
          <w:tcPr>
            <w:tcW w:w="971" w:type="dxa"/>
          </w:tcPr>
          <w:p w14:paraId="7AF8C8B8" w14:textId="77777777" w:rsidR="007A1F44" w:rsidRPr="00977EA3" w:rsidRDefault="007A1F44">
            <w:pPr>
              <w:pStyle w:val="TableEntry"/>
              <w:jc w:val="center"/>
              <w:rPr>
                <w:noProof w:val="0"/>
              </w:rPr>
            </w:pPr>
            <w:r w:rsidRPr="00977EA3">
              <w:rPr>
                <w:noProof w:val="0"/>
              </w:rPr>
              <w:t>R</w:t>
            </w:r>
          </w:p>
        </w:tc>
        <w:tc>
          <w:tcPr>
            <w:tcW w:w="872" w:type="dxa"/>
          </w:tcPr>
          <w:p w14:paraId="353936ED" w14:textId="77777777" w:rsidR="007A1F44" w:rsidRPr="00977EA3" w:rsidRDefault="007A1F44">
            <w:pPr>
              <w:pStyle w:val="TableEntry"/>
              <w:jc w:val="center"/>
              <w:rPr>
                <w:noProof w:val="0"/>
              </w:rPr>
            </w:pPr>
            <w:r w:rsidRPr="00977EA3">
              <w:rPr>
                <w:noProof w:val="0"/>
              </w:rPr>
              <w:t>[1..1]</w:t>
            </w:r>
          </w:p>
        </w:tc>
        <w:tc>
          <w:tcPr>
            <w:tcW w:w="1701" w:type="dxa"/>
          </w:tcPr>
          <w:p w14:paraId="6EFCF424" w14:textId="77777777" w:rsidR="007A1F44" w:rsidRPr="00977EA3" w:rsidRDefault="007A1F44">
            <w:pPr>
              <w:pStyle w:val="TableEntry"/>
              <w:jc w:val="center"/>
              <w:rPr>
                <w:noProof w:val="0"/>
              </w:rPr>
            </w:pPr>
            <w:r w:rsidRPr="00977EA3">
              <w:rPr>
                <w:noProof w:val="0"/>
              </w:rPr>
              <w:t>6</w:t>
            </w:r>
          </w:p>
        </w:tc>
      </w:tr>
      <w:tr w:rsidR="007A1F44" w:rsidRPr="00977EA3" w14:paraId="077F0547" w14:textId="77777777">
        <w:trPr>
          <w:cantSplit/>
          <w:jc w:val="center"/>
        </w:trPr>
        <w:tc>
          <w:tcPr>
            <w:tcW w:w="1951" w:type="dxa"/>
          </w:tcPr>
          <w:p w14:paraId="1BEB87D6" w14:textId="77777777" w:rsidR="007A1F44" w:rsidRPr="00977EA3" w:rsidRDefault="007A1F44" w:rsidP="00A0052B">
            <w:pPr>
              <w:pStyle w:val="TableEntry"/>
              <w:rPr>
                <w:noProof w:val="0"/>
              </w:rPr>
            </w:pPr>
            <w:r w:rsidRPr="00977EA3">
              <w:rPr>
                <w:noProof w:val="0"/>
              </w:rPr>
              <w:t xml:space="preserve">  ROL</w:t>
            </w:r>
          </w:p>
        </w:tc>
        <w:tc>
          <w:tcPr>
            <w:tcW w:w="3544" w:type="dxa"/>
          </w:tcPr>
          <w:p w14:paraId="35C6D204" w14:textId="77777777" w:rsidR="007A1F44" w:rsidRPr="00977EA3" w:rsidRDefault="007A1F44">
            <w:pPr>
              <w:pStyle w:val="TableEntry"/>
              <w:rPr>
                <w:noProof w:val="0"/>
              </w:rPr>
            </w:pPr>
            <w:r w:rsidRPr="00977EA3">
              <w:rPr>
                <w:noProof w:val="0"/>
              </w:rPr>
              <w:t>Role</w:t>
            </w:r>
          </w:p>
        </w:tc>
        <w:tc>
          <w:tcPr>
            <w:tcW w:w="971" w:type="dxa"/>
          </w:tcPr>
          <w:p w14:paraId="2773C2EA" w14:textId="77777777" w:rsidR="007A1F44" w:rsidRPr="00977EA3" w:rsidRDefault="007A1F44">
            <w:pPr>
              <w:pStyle w:val="TableEntry"/>
              <w:jc w:val="center"/>
              <w:rPr>
                <w:noProof w:val="0"/>
              </w:rPr>
            </w:pPr>
            <w:r w:rsidRPr="00977EA3">
              <w:rPr>
                <w:noProof w:val="0"/>
              </w:rPr>
              <w:t>O</w:t>
            </w:r>
          </w:p>
        </w:tc>
        <w:tc>
          <w:tcPr>
            <w:tcW w:w="872" w:type="dxa"/>
          </w:tcPr>
          <w:p w14:paraId="1F094E39" w14:textId="77777777" w:rsidR="007A1F44" w:rsidRPr="00977EA3" w:rsidRDefault="007A1F44">
            <w:pPr>
              <w:pStyle w:val="TableEntry"/>
              <w:jc w:val="center"/>
              <w:rPr>
                <w:noProof w:val="0"/>
              </w:rPr>
            </w:pPr>
            <w:r w:rsidRPr="00977EA3">
              <w:rPr>
                <w:noProof w:val="0"/>
              </w:rPr>
              <w:t>[0..*]</w:t>
            </w:r>
          </w:p>
        </w:tc>
        <w:tc>
          <w:tcPr>
            <w:tcW w:w="1701" w:type="dxa"/>
          </w:tcPr>
          <w:p w14:paraId="430A918F" w14:textId="77777777" w:rsidR="007A1F44" w:rsidRPr="00977EA3" w:rsidRDefault="007A1F44">
            <w:pPr>
              <w:pStyle w:val="TableEntry"/>
              <w:jc w:val="center"/>
              <w:rPr>
                <w:noProof w:val="0"/>
              </w:rPr>
            </w:pPr>
            <w:r w:rsidRPr="00977EA3">
              <w:rPr>
                <w:noProof w:val="0"/>
              </w:rPr>
              <w:t>15</w:t>
            </w:r>
          </w:p>
        </w:tc>
      </w:tr>
      <w:tr w:rsidR="007A1F44" w:rsidRPr="00977EA3" w14:paraId="78E43219" w14:textId="77777777">
        <w:trPr>
          <w:cantSplit/>
          <w:jc w:val="center"/>
        </w:trPr>
        <w:tc>
          <w:tcPr>
            <w:tcW w:w="1951" w:type="dxa"/>
          </w:tcPr>
          <w:p w14:paraId="2EFA1E9B" w14:textId="77777777" w:rsidR="007A1F44" w:rsidRPr="00977EA3" w:rsidRDefault="007A1F44" w:rsidP="00A0052B">
            <w:pPr>
              <w:pStyle w:val="TableEntry"/>
              <w:rPr>
                <w:noProof w:val="0"/>
              </w:rPr>
            </w:pPr>
            <w:r w:rsidRPr="00977EA3">
              <w:rPr>
                <w:noProof w:val="0"/>
              </w:rPr>
              <w:t>---</w:t>
            </w:r>
          </w:p>
        </w:tc>
        <w:tc>
          <w:tcPr>
            <w:tcW w:w="3544" w:type="dxa"/>
          </w:tcPr>
          <w:p w14:paraId="4C74E16C" w14:textId="77777777" w:rsidR="007A1F44" w:rsidRPr="00977EA3" w:rsidRDefault="007A1F44">
            <w:pPr>
              <w:pStyle w:val="TableEntry"/>
              <w:rPr>
                <w:noProof w:val="0"/>
              </w:rPr>
            </w:pPr>
            <w:r w:rsidRPr="00977EA3">
              <w:rPr>
                <w:noProof w:val="0"/>
              </w:rPr>
              <w:t>--- PROCEDURE end</w:t>
            </w:r>
          </w:p>
        </w:tc>
        <w:tc>
          <w:tcPr>
            <w:tcW w:w="971" w:type="dxa"/>
          </w:tcPr>
          <w:p w14:paraId="3AF8C028" w14:textId="77777777" w:rsidR="007A1F44" w:rsidRPr="00977EA3" w:rsidRDefault="007A1F44">
            <w:pPr>
              <w:pStyle w:val="TableEntry"/>
              <w:jc w:val="center"/>
              <w:rPr>
                <w:noProof w:val="0"/>
              </w:rPr>
            </w:pPr>
          </w:p>
        </w:tc>
        <w:tc>
          <w:tcPr>
            <w:tcW w:w="872" w:type="dxa"/>
          </w:tcPr>
          <w:p w14:paraId="73F082CA" w14:textId="77777777" w:rsidR="007A1F44" w:rsidRPr="00977EA3" w:rsidRDefault="007A1F44">
            <w:pPr>
              <w:pStyle w:val="TableEntry"/>
              <w:jc w:val="center"/>
              <w:rPr>
                <w:noProof w:val="0"/>
              </w:rPr>
            </w:pPr>
          </w:p>
        </w:tc>
        <w:tc>
          <w:tcPr>
            <w:tcW w:w="1701" w:type="dxa"/>
          </w:tcPr>
          <w:p w14:paraId="6CD66B6D" w14:textId="77777777" w:rsidR="007A1F44" w:rsidRPr="00977EA3" w:rsidRDefault="007A1F44">
            <w:pPr>
              <w:pStyle w:val="TableEntry"/>
              <w:jc w:val="center"/>
              <w:rPr>
                <w:noProof w:val="0"/>
              </w:rPr>
            </w:pPr>
          </w:p>
        </w:tc>
      </w:tr>
      <w:tr w:rsidR="007A1F44" w:rsidRPr="00977EA3" w14:paraId="2F9FD4FB" w14:textId="77777777">
        <w:trPr>
          <w:cantSplit/>
          <w:jc w:val="center"/>
        </w:trPr>
        <w:tc>
          <w:tcPr>
            <w:tcW w:w="1951" w:type="dxa"/>
          </w:tcPr>
          <w:p w14:paraId="6562F2E0" w14:textId="77777777" w:rsidR="007A1F44" w:rsidRPr="00977EA3" w:rsidRDefault="007A1F44" w:rsidP="00A0052B">
            <w:pPr>
              <w:pStyle w:val="TableEntry"/>
              <w:rPr>
                <w:noProof w:val="0"/>
              </w:rPr>
            </w:pPr>
            <w:r w:rsidRPr="00977EA3">
              <w:rPr>
                <w:noProof w:val="0"/>
              </w:rPr>
              <w:lastRenderedPageBreak/>
              <w:t>GT1</w:t>
            </w:r>
          </w:p>
        </w:tc>
        <w:tc>
          <w:tcPr>
            <w:tcW w:w="3544" w:type="dxa"/>
          </w:tcPr>
          <w:p w14:paraId="200C56B7" w14:textId="77777777" w:rsidR="007A1F44" w:rsidRPr="00977EA3" w:rsidRDefault="007A1F44">
            <w:pPr>
              <w:pStyle w:val="TableEntry"/>
              <w:rPr>
                <w:noProof w:val="0"/>
              </w:rPr>
            </w:pPr>
            <w:r w:rsidRPr="00977EA3">
              <w:rPr>
                <w:noProof w:val="0"/>
              </w:rPr>
              <w:t>Guarantor</w:t>
            </w:r>
          </w:p>
        </w:tc>
        <w:tc>
          <w:tcPr>
            <w:tcW w:w="971" w:type="dxa"/>
          </w:tcPr>
          <w:p w14:paraId="14676E12" w14:textId="77777777" w:rsidR="007A1F44" w:rsidRPr="00977EA3" w:rsidRDefault="007A1F44">
            <w:pPr>
              <w:pStyle w:val="TableEntry"/>
              <w:jc w:val="center"/>
              <w:rPr>
                <w:noProof w:val="0"/>
              </w:rPr>
            </w:pPr>
            <w:r w:rsidRPr="00977EA3">
              <w:rPr>
                <w:noProof w:val="0"/>
              </w:rPr>
              <w:t>O</w:t>
            </w:r>
          </w:p>
        </w:tc>
        <w:tc>
          <w:tcPr>
            <w:tcW w:w="872" w:type="dxa"/>
          </w:tcPr>
          <w:p w14:paraId="5EF655DE" w14:textId="77777777" w:rsidR="007A1F44" w:rsidRPr="00977EA3" w:rsidRDefault="007A1F44">
            <w:pPr>
              <w:pStyle w:val="TableEntry"/>
              <w:jc w:val="center"/>
              <w:rPr>
                <w:noProof w:val="0"/>
              </w:rPr>
            </w:pPr>
            <w:r w:rsidRPr="00977EA3">
              <w:rPr>
                <w:noProof w:val="0"/>
              </w:rPr>
              <w:t>[0..*]</w:t>
            </w:r>
          </w:p>
        </w:tc>
        <w:tc>
          <w:tcPr>
            <w:tcW w:w="1701" w:type="dxa"/>
          </w:tcPr>
          <w:p w14:paraId="2B4921BB" w14:textId="77777777" w:rsidR="007A1F44" w:rsidRPr="00977EA3" w:rsidRDefault="007A1F44">
            <w:pPr>
              <w:pStyle w:val="TableEntry"/>
              <w:jc w:val="center"/>
              <w:rPr>
                <w:noProof w:val="0"/>
              </w:rPr>
            </w:pPr>
            <w:r w:rsidRPr="00977EA3">
              <w:rPr>
                <w:noProof w:val="0"/>
              </w:rPr>
              <w:t>6</w:t>
            </w:r>
          </w:p>
        </w:tc>
      </w:tr>
      <w:tr w:rsidR="007A1F44" w:rsidRPr="00977EA3" w14:paraId="30406785" w14:textId="77777777">
        <w:trPr>
          <w:cantSplit/>
          <w:jc w:val="center"/>
        </w:trPr>
        <w:tc>
          <w:tcPr>
            <w:tcW w:w="1951" w:type="dxa"/>
          </w:tcPr>
          <w:p w14:paraId="21BA770E" w14:textId="77777777" w:rsidR="007A1F44" w:rsidRPr="00977EA3" w:rsidRDefault="007A1F44" w:rsidP="00A0052B">
            <w:pPr>
              <w:pStyle w:val="TableEntry"/>
              <w:rPr>
                <w:noProof w:val="0"/>
              </w:rPr>
            </w:pPr>
            <w:r w:rsidRPr="00977EA3">
              <w:rPr>
                <w:noProof w:val="0"/>
              </w:rPr>
              <w:t>---</w:t>
            </w:r>
          </w:p>
        </w:tc>
        <w:tc>
          <w:tcPr>
            <w:tcW w:w="3544" w:type="dxa"/>
          </w:tcPr>
          <w:p w14:paraId="09760DB6" w14:textId="77777777" w:rsidR="007A1F44" w:rsidRPr="00977EA3" w:rsidRDefault="007A1F44">
            <w:pPr>
              <w:pStyle w:val="TableEntry"/>
              <w:rPr>
                <w:noProof w:val="0"/>
              </w:rPr>
            </w:pPr>
            <w:r w:rsidRPr="00977EA3">
              <w:rPr>
                <w:noProof w:val="0"/>
              </w:rPr>
              <w:t>--- INSURANCE begin</w:t>
            </w:r>
          </w:p>
        </w:tc>
        <w:tc>
          <w:tcPr>
            <w:tcW w:w="971" w:type="dxa"/>
          </w:tcPr>
          <w:p w14:paraId="10F8A662" w14:textId="77777777" w:rsidR="007A1F44" w:rsidRPr="00977EA3" w:rsidRDefault="007A1F44">
            <w:pPr>
              <w:pStyle w:val="TableEntry"/>
              <w:jc w:val="center"/>
              <w:rPr>
                <w:noProof w:val="0"/>
              </w:rPr>
            </w:pPr>
            <w:r w:rsidRPr="00977EA3">
              <w:rPr>
                <w:noProof w:val="0"/>
              </w:rPr>
              <w:t>O</w:t>
            </w:r>
          </w:p>
        </w:tc>
        <w:tc>
          <w:tcPr>
            <w:tcW w:w="872" w:type="dxa"/>
          </w:tcPr>
          <w:p w14:paraId="2E13B7F9" w14:textId="77777777" w:rsidR="007A1F44" w:rsidRPr="00977EA3" w:rsidRDefault="007A1F44">
            <w:pPr>
              <w:pStyle w:val="TableEntry"/>
              <w:jc w:val="center"/>
              <w:rPr>
                <w:noProof w:val="0"/>
              </w:rPr>
            </w:pPr>
            <w:r w:rsidRPr="00977EA3">
              <w:rPr>
                <w:noProof w:val="0"/>
              </w:rPr>
              <w:t>[0..*]</w:t>
            </w:r>
          </w:p>
        </w:tc>
        <w:tc>
          <w:tcPr>
            <w:tcW w:w="1701" w:type="dxa"/>
          </w:tcPr>
          <w:p w14:paraId="4585920A" w14:textId="77777777" w:rsidR="007A1F44" w:rsidRPr="00977EA3" w:rsidRDefault="007A1F44">
            <w:pPr>
              <w:pStyle w:val="TableEntry"/>
              <w:jc w:val="center"/>
              <w:rPr>
                <w:noProof w:val="0"/>
              </w:rPr>
            </w:pPr>
          </w:p>
        </w:tc>
      </w:tr>
      <w:tr w:rsidR="007A1F44" w:rsidRPr="00977EA3" w14:paraId="432F7746" w14:textId="77777777">
        <w:trPr>
          <w:cantSplit/>
          <w:jc w:val="center"/>
        </w:trPr>
        <w:tc>
          <w:tcPr>
            <w:tcW w:w="1951" w:type="dxa"/>
          </w:tcPr>
          <w:p w14:paraId="31D023A5" w14:textId="77777777" w:rsidR="007A1F44" w:rsidRPr="00977EA3" w:rsidRDefault="007A1F44" w:rsidP="00A0052B">
            <w:pPr>
              <w:pStyle w:val="TableEntry"/>
              <w:rPr>
                <w:noProof w:val="0"/>
              </w:rPr>
            </w:pPr>
            <w:r w:rsidRPr="00977EA3">
              <w:rPr>
                <w:noProof w:val="0"/>
              </w:rPr>
              <w:t xml:space="preserve">  IN1</w:t>
            </w:r>
          </w:p>
        </w:tc>
        <w:tc>
          <w:tcPr>
            <w:tcW w:w="3544" w:type="dxa"/>
          </w:tcPr>
          <w:p w14:paraId="18F451FA" w14:textId="77777777" w:rsidR="007A1F44" w:rsidRPr="00977EA3" w:rsidRDefault="007A1F44">
            <w:pPr>
              <w:pStyle w:val="TableEntry"/>
              <w:rPr>
                <w:noProof w:val="0"/>
              </w:rPr>
            </w:pPr>
            <w:r w:rsidRPr="00977EA3">
              <w:rPr>
                <w:noProof w:val="0"/>
              </w:rPr>
              <w:t>Insurance</w:t>
            </w:r>
          </w:p>
        </w:tc>
        <w:tc>
          <w:tcPr>
            <w:tcW w:w="971" w:type="dxa"/>
          </w:tcPr>
          <w:p w14:paraId="6FF99FE9" w14:textId="77777777" w:rsidR="007A1F44" w:rsidRPr="00977EA3" w:rsidRDefault="007A1F44">
            <w:pPr>
              <w:pStyle w:val="TableEntry"/>
              <w:jc w:val="center"/>
              <w:rPr>
                <w:noProof w:val="0"/>
              </w:rPr>
            </w:pPr>
            <w:r w:rsidRPr="00977EA3">
              <w:rPr>
                <w:noProof w:val="0"/>
              </w:rPr>
              <w:t>R</w:t>
            </w:r>
          </w:p>
        </w:tc>
        <w:tc>
          <w:tcPr>
            <w:tcW w:w="872" w:type="dxa"/>
          </w:tcPr>
          <w:p w14:paraId="5678A168" w14:textId="77777777" w:rsidR="007A1F44" w:rsidRPr="00977EA3" w:rsidRDefault="007A1F44">
            <w:pPr>
              <w:pStyle w:val="TableEntry"/>
              <w:jc w:val="center"/>
              <w:rPr>
                <w:noProof w:val="0"/>
              </w:rPr>
            </w:pPr>
            <w:r w:rsidRPr="00977EA3">
              <w:rPr>
                <w:noProof w:val="0"/>
              </w:rPr>
              <w:t>[1..1]</w:t>
            </w:r>
          </w:p>
        </w:tc>
        <w:tc>
          <w:tcPr>
            <w:tcW w:w="1701" w:type="dxa"/>
          </w:tcPr>
          <w:p w14:paraId="6CD5050B" w14:textId="77777777" w:rsidR="007A1F44" w:rsidRPr="00977EA3" w:rsidRDefault="007A1F44">
            <w:pPr>
              <w:pStyle w:val="TableEntry"/>
              <w:jc w:val="center"/>
              <w:rPr>
                <w:noProof w:val="0"/>
              </w:rPr>
            </w:pPr>
            <w:r w:rsidRPr="00977EA3">
              <w:rPr>
                <w:noProof w:val="0"/>
              </w:rPr>
              <w:t>6</w:t>
            </w:r>
          </w:p>
        </w:tc>
      </w:tr>
      <w:tr w:rsidR="007A1F44" w:rsidRPr="00977EA3" w14:paraId="47294645" w14:textId="77777777">
        <w:trPr>
          <w:cantSplit/>
          <w:jc w:val="center"/>
        </w:trPr>
        <w:tc>
          <w:tcPr>
            <w:tcW w:w="1951" w:type="dxa"/>
          </w:tcPr>
          <w:p w14:paraId="0EFF9113" w14:textId="77777777" w:rsidR="007A1F44" w:rsidRPr="00977EA3" w:rsidRDefault="007A1F44" w:rsidP="00A0052B">
            <w:pPr>
              <w:pStyle w:val="TableEntry"/>
              <w:rPr>
                <w:noProof w:val="0"/>
              </w:rPr>
            </w:pPr>
            <w:r w:rsidRPr="00977EA3">
              <w:rPr>
                <w:noProof w:val="0"/>
              </w:rPr>
              <w:t xml:space="preserve">  IN2</w:t>
            </w:r>
          </w:p>
        </w:tc>
        <w:tc>
          <w:tcPr>
            <w:tcW w:w="3544" w:type="dxa"/>
          </w:tcPr>
          <w:p w14:paraId="7D6D34CE" w14:textId="77777777" w:rsidR="007A1F44" w:rsidRPr="00977EA3" w:rsidRDefault="007A1F44">
            <w:pPr>
              <w:pStyle w:val="TableEntry"/>
              <w:rPr>
                <w:noProof w:val="0"/>
              </w:rPr>
            </w:pPr>
            <w:r w:rsidRPr="00977EA3">
              <w:rPr>
                <w:noProof w:val="0"/>
              </w:rPr>
              <w:t>Insurance Additional Info.</w:t>
            </w:r>
          </w:p>
        </w:tc>
        <w:tc>
          <w:tcPr>
            <w:tcW w:w="971" w:type="dxa"/>
          </w:tcPr>
          <w:p w14:paraId="618FB7CC" w14:textId="77777777" w:rsidR="007A1F44" w:rsidRPr="00977EA3" w:rsidRDefault="007A1F44">
            <w:pPr>
              <w:pStyle w:val="TableEntry"/>
              <w:jc w:val="center"/>
              <w:rPr>
                <w:noProof w:val="0"/>
              </w:rPr>
            </w:pPr>
            <w:r w:rsidRPr="00977EA3">
              <w:rPr>
                <w:noProof w:val="0"/>
              </w:rPr>
              <w:t>O</w:t>
            </w:r>
          </w:p>
        </w:tc>
        <w:tc>
          <w:tcPr>
            <w:tcW w:w="872" w:type="dxa"/>
          </w:tcPr>
          <w:p w14:paraId="618AFBC7" w14:textId="77777777" w:rsidR="007A1F44" w:rsidRPr="00977EA3" w:rsidRDefault="007A1F44">
            <w:pPr>
              <w:pStyle w:val="TableEntry"/>
              <w:jc w:val="center"/>
              <w:rPr>
                <w:noProof w:val="0"/>
              </w:rPr>
            </w:pPr>
            <w:r w:rsidRPr="00977EA3">
              <w:rPr>
                <w:noProof w:val="0"/>
              </w:rPr>
              <w:t>[0..1]</w:t>
            </w:r>
          </w:p>
        </w:tc>
        <w:tc>
          <w:tcPr>
            <w:tcW w:w="1701" w:type="dxa"/>
          </w:tcPr>
          <w:p w14:paraId="2BE9E600" w14:textId="77777777" w:rsidR="007A1F44" w:rsidRPr="00977EA3" w:rsidRDefault="007A1F44">
            <w:pPr>
              <w:pStyle w:val="TableEntry"/>
              <w:jc w:val="center"/>
              <w:rPr>
                <w:noProof w:val="0"/>
              </w:rPr>
            </w:pPr>
            <w:r w:rsidRPr="00977EA3">
              <w:rPr>
                <w:noProof w:val="0"/>
              </w:rPr>
              <w:t>6</w:t>
            </w:r>
          </w:p>
        </w:tc>
      </w:tr>
      <w:tr w:rsidR="007A1F44" w:rsidRPr="00977EA3" w14:paraId="25A276EB" w14:textId="77777777">
        <w:trPr>
          <w:cantSplit/>
          <w:jc w:val="center"/>
        </w:trPr>
        <w:tc>
          <w:tcPr>
            <w:tcW w:w="1951" w:type="dxa"/>
          </w:tcPr>
          <w:p w14:paraId="1579AEB8" w14:textId="77777777" w:rsidR="007A1F44" w:rsidRPr="00977EA3" w:rsidRDefault="007A1F44" w:rsidP="00A0052B">
            <w:pPr>
              <w:pStyle w:val="TableEntry"/>
              <w:rPr>
                <w:noProof w:val="0"/>
              </w:rPr>
            </w:pPr>
            <w:r w:rsidRPr="00977EA3">
              <w:rPr>
                <w:noProof w:val="0"/>
              </w:rPr>
              <w:t xml:space="preserve">  IN3 </w:t>
            </w:r>
          </w:p>
        </w:tc>
        <w:tc>
          <w:tcPr>
            <w:tcW w:w="3544" w:type="dxa"/>
          </w:tcPr>
          <w:p w14:paraId="783080AA" w14:textId="77777777" w:rsidR="007A1F44" w:rsidRPr="00977EA3" w:rsidRDefault="007A1F44">
            <w:pPr>
              <w:pStyle w:val="TableEntry"/>
              <w:rPr>
                <w:noProof w:val="0"/>
              </w:rPr>
            </w:pPr>
            <w:r w:rsidRPr="00977EA3">
              <w:rPr>
                <w:noProof w:val="0"/>
              </w:rPr>
              <w:t>Insurance Additional Info - Cert.</w:t>
            </w:r>
          </w:p>
        </w:tc>
        <w:tc>
          <w:tcPr>
            <w:tcW w:w="971" w:type="dxa"/>
          </w:tcPr>
          <w:p w14:paraId="77C4DFF5" w14:textId="77777777" w:rsidR="007A1F44" w:rsidRPr="00977EA3" w:rsidRDefault="007A1F44">
            <w:pPr>
              <w:pStyle w:val="TableEntry"/>
              <w:jc w:val="center"/>
              <w:rPr>
                <w:noProof w:val="0"/>
              </w:rPr>
            </w:pPr>
            <w:r w:rsidRPr="00977EA3">
              <w:rPr>
                <w:noProof w:val="0"/>
              </w:rPr>
              <w:t>O</w:t>
            </w:r>
          </w:p>
        </w:tc>
        <w:tc>
          <w:tcPr>
            <w:tcW w:w="872" w:type="dxa"/>
          </w:tcPr>
          <w:p w14:paraId="56D0B0EA" w14:textId="77777777" w:rsidR="007A1F44" w:rsidRPr="00977EA3" w:rsidRDefault="007A1F44">
            <w:pPr>
              <w:pStyle w:val="TableEntry"/>
              <w:jc w:val="center"/>
              <w:rPr>
                <w:noProof w:val="0"/>
              </w:rPr>
            </w:pPr>
            <w:r w:rsidRPr="00977EA3">
              <w:rPr>
                <w:noProof w:val="0"/>
              </w:rPr>
              <w:t>[0..1]</w:t>
            </w:r>
          </w:p>
        </w:tc>
        <w:tc>
          <w:tcPr>
            <w:tcW w:w="1701" w:type="dxa"/>
          </w:tcPr>
          <w:p w14:paraId="1F1FE50A" w14:textId="77777777" w:rsidR="007A1F44" w:rsidRPr="00977EA3" w:rsidRDefault="007A1F44">
            <w:pPr>
              <w:pStyle w:val="TableEntry"/>
              <w:jc w:val="center"/>
              <w:rPr>
                <w:noProof w:val="0"/>
              </w:rPr>
            </w:pPr>
            <w:r w:rsidRPr="00977EA3">
              <w:rPr>
                <w:noProof w:val="0"/>
              </w:rPr>
              <w:t>6</w:t>
            </w:r>
          </w:p>
        </w:tc>
      </w:tr>
      <w:tr w:rsidR="007A1F44" w:rsidRPr="00977EA3" w14:paraId="49EFB57D" w14:textId="77777777">
        <w:trPr>
          <w:cantSplit/>
          <w:jc w:val="center"/>
        </w:trPr>
        <w:tc>
          <w:tcPr>
            <w:tcW w:w="1951" w:type="dxa"/>
          </w:tcPr>
          <w:p w14:paraId="64B8D762" w14:textId="77777777" w:rsidR="007A1F44" w:rsidRPr="00977EA3" w:rsidRDefault="007A1F44" w:rsidP="00A0052B">
            <w:pPr>
              <w:pStyle w:val="TableEntry"/>
              <w:rPr>
                <w:noProof w:val="0"/>
              </w:rPr>
            </w:pPr>
            <w:r w:rsidRPr="00977EA3">
              <w:rPr>
                <w:noProof w:val="0"/>
              </w:rPr>
              <w:t xml:space="preserve">  ROL</w:t>
            </w:r>
          </w:p>
        </w:tc>
        <w:tc>
          <w:tcPr>
            <w:tcW w:w="3544" w:type="dxa"/>
          </w:tcPr>
          <w:p w14:paraId="222BA56B" w14:textId="77777777" w:rsidR="007A1F44" w:rsidRPr="00977EA3" w:rsidRDefault="007A1F44">
            <w:pPr>
              <w:pStyle w:val="TableEntry"/>
              <w:rPr>
                <w:noProof w:val="0"/>
              </w:rPr>
            </w:pPr>
            <w:r w:rsidRPr="00977EA3">
              <w:rPr>
                <w:noProof w:val="0"/>
              </w:rPr>
              <w:t>Role</w:t>
            </w:r>
          </w:p>
        </w:tc>
        <w:tc>
          <w:tcPr>
            <w:tcW w:w="971" w:type="dxa"/>
          </w:tcPr>
          <w:p w14:paraId="7F75B30A" w14:textId="77777777" w:rsidR="007A1F44" w:rsidRPr="00977EA3" w:rsidRDefault="007A1F44">
            <w:pPr>
              <w:pStyle w:val="TableEntry"/>
              <w:jc w:val="center"/>
              <w:rPr>
                <w:noProof w:val="0"/>
              </w:rPr>
            </w:pPr>
            <w:r w:rsidRPr="00977EA3">
              <w:rPr>
                <w:noProof w:val="0"/>
              </w:rPr>
              <w:t>O</w:t>
            </w:r>
          </w:p>
        </w:tc>
        <w:tc>
          <w:tcPr>
            <w:tcW w:w="872" w:type="dxa"/>
          </w:tcPr>
          <w:p w14:paraId="6162772C" w14:textId="77777777" w:rsidR="007A1F44" w:rsidRPr="00977EA3" w:rsidRDefault="007A1F44">
            <w:pPr>
              <w:pStyle w:val="TableEntry"/>
              <w:jc w:val="center"/>
              <w:rPr>
                <w:noProof w:val="0"/>
              </w:rPr>
            </w:pPr>
            <w:r w:rsidRPr="00977EA3">
              <w:rPr>
                <w:noProof w:val="0"/>
              </w:rPr>
              <w:t>[0..*]</w:t>
            </w:r>
          </w:p>
        </w:tc>
        <w:tc>
          <w:tcPr>
            <w:tcW w:w="1701" w:type="dxa"/>
          </w:tcPr>
          <w:p w14:paraId="1982CC98" w14:textId="77777777" w:rsidR="007A1F44" w:rsidRPr="00977EA3" w:rsidRDefault="007A1F44">
            <w:pPr>
              <w:pStyle w:val="TableEntry"/>
              <w:jc w:val="center"/>
              <w:rPr>
                <w:noProof w:val="0"/>
              </w:rPr>
            </w:pPr>
            <w:r w:rsidRPr="00977EA3">
              <w:rPr>
                <w:noProof w:val="0"/>
              </w:rPr>
              <w:t>15</w:t>
            </w:r>
          </w:p>
        </w:tc>
      </w:tr>
      <w:tr w:rsidR="007A1F44" w:rsidRPr="00977EA3" w14:paraId="4B73DF1C" w14:textId="77777777">
        <w:trPr>
          <w:cantSplit/>
          <w:jc w:val="center"/>
        </w:trPr>
        <w:tc>
          <w:tcPr>
            <w:tcW w:w="1951" w:type="dxa"/>
          </w:tcPr>
          <w:p w14:paraId="0C126730" w14:textId="77777777" w:rsidR="007A1F44" w:rsidRPr="00977EA3" w:rsidRDefault="007A1F44" w:rsidP="00A0052B">
            <w:pPr>
              <w:pStyle w:val="TableEntry"/>
              <w:rPr>
                <w:noProof w:val="0"/>
              </w:rPr>
            </w:pPr>
            <w:r w:rsidRPr="00977EA3">
              <w:rPr>
                <w:noProof w:val="0"/>
              </w:rPr>
              <w:t>---</w:t>
            </w:r>
          </w:p>
        </w:tc>
        <w:tc>
          <w:tcPr>
            <w:tcW w:w="3544" w:type="dxa"/>
          </w:tcPr>
          <w:p w14:paraId="390D49B2" w14:textId="77777777" w:rsidR="007A1F44" w:rsidRPr="00977EA3" w:rsidRDefault="007A1F44">
            <w:pPr>
              <w:pStyle w:val="TableEntry"/>
              <w:rPr>
                <w:noProof w:val="0"/>
              </w:rPr>
            </w:pPr>
            <w:r w:rsidRPr="00977EA3">
              <w:rPr>
                <w:noProof w:val="0"/>
              </w:rPr>
              <w:t>--- INSURANCE end</w:t>
            </w:r>
          </w:p>
        </w:tc>
        <w:tc>
          <w:tcPr>
            <w:tcW w:w="971" w:type="dxa"/>
          </w:tcPr>
          <w:p w14:paraId="4DD1006A" w14:textId="77777777" w:rsidR="007A1F44" w:rsidRPr="00977EA3" w:rsidRDefault="007A1F44">
            <w:pPr>
              <w:pStyle w:val="TableEntry"/>
              <w:jc w:val="center"/>
              <w:rPr>
                <w:noProof w:val="0"/>
              </w:rPr>
            </w:pPr>
          </w:p>
        </w:tc>
        <w:tc>
          <w:tcPr>
            <w:tcW w:w="872" w:type="dxa"/>
          </w:tcPr>
          <w:p w14:paraId="6609B8AC" w14:textId="77777777" w:rsidR="007A1F44" w:rsidRPr="00977EA3" w:rsidRDefault="007A1F44">
            <w:pPr>
              <w:pStyle w:val="TableEntry"/>
              <w:jc w:val="center"/>
              <w:rPr>
                <w:noProof w:val="0"/>
              </w:rPr>
            </w:pPr>
          </w:p>
        </w:tc>
        <w:tc>
          <w:tcPr>
            <w:tcW w:w="1701" w:type="dxa"/>
          </w:tcPr>
          <w:p w14:paraId="1DFE9A58" w14:textId="77777777" w:rsidR="007A1F44" w:rsidRPr="00977EA3" w:rsidRDefault="007A1F44">
            <w:pPr>
              <w:pStyle w:val="TableEntry"/>
              <w:jc w:val="center"/>
              <w:rPr>
                <w:noProof w:val="0"/>
              </w:rPr>
            </w:pPr>
          </w:p>
        </w:tc>
      </w:tr>
      <w:tr w:rsidR="007A1F44" w:rsidRPr="00977EA3" w14:paraId="693E544D" w14:textId="77777777">
        <w:trPr>
          <w:cantSplit/>
          <w:jc w:val="center"/>
        </w:trPr>
        <w:tc>
          <w:tcPr>
            <w:tcW w:w="1951" w:type="dxa"/>
          </w:tcPr>
          <w:p w14:paraId="37431767" w14:textId="77777777" w:rsidR="007A1F44" w:rsidRPr="00977EA3" w:rsidRDefault="007A1F44" w:rsidP="00A0052B">
            <w:pPr>
              <w:pStyle w:val="TableEntry"/>
              <w:rPr>
                <w:noProof w:val="0"/>
              </w:rPr>
            </w:pPr>
            <w:r w:rsidRPr="00977EA3">
              <w:rPr>
                <w:noProof w:val="0"/>
              </w:rPr>
              <w:t>ACC</w:t>
            </w:r>
          </w:p>
        </w:tc>
        <w:tc>
          <w:tcPr>
            <w:tcW w:w="3544" w:type="dxa"/>
          </w:tcPr>
          <w:p w14:paraId="23E5A947" w14:textId="77777777" w:rsidR="007A1F44" w:rsidRPr="00977EA3" w:rsidRDefault="007A1F44">
            <w:pPr>
              <w:pStyle w:val="TableEntry"/>
              <w:rPr>
                <w:noProof w:val="0"/>
              </w:rPr>
            </w:pPr>
            <w:r w:rsidRPr="00977EA3">
              <w:rPr>
                <w:noProof w:val="0"/>
              </w:rPr>
              <w:t xml:space="preserve">Accident Information </w:t>
            </w:r>
          </w:p>
        </w:tc>
        <w:tc>
          <w:tcPr>
            <w:tcW w:w="971" w:type="dxa"/>
          </w:tcPr>
          <w:p w14:paraId="3C9BE0FC" w14:textId="77777777" w:rsidR="007A1F44" w:rsidRPr="00977EA3" w:rsidRDefault="007A1F44">
            <w:pPr>
              <w:pStyle w:val="TableEntry"/>
              <w:jc w:val="center"/>
              <w:rPr>
                <w:noProof w:val="0"/>
              </w:rPr>
            </w:pPr>
            <w:r w:rsidRPr="00977EA3">
              <w:rPr>
                <w:noProof w:val="0"/>
              </w:rPr>
              <w:t>O</w:t>
            </w:r>
          </w:p>
        </w:tc>
        <w:tc>
          <w:tcPr>
            <w:tcW w:w="872" w:type="dxa"/>
          </w:tcPr>
          <w:p w14:paraId="4312F55E" w14:textId="77777777" w:rsidR="007A1F44" w:rsidRPr="00977EA3" w:rsidRDefault="007A1F44">
            <w:pPr>
              <w:pStyle w:val="TableEntry"/>
              <w:jc w:val="center"/>
              <w:rPr>
                <w:noProof w:val="0"/>
              </w:rPr>
            </w:pPr>
            <w:r w:rsidRPr="00977EA3">
              <w:rPr>
                <w:noProof w:val="0"/>
              </w:rPr>
              <w:t>[0..1]</w:t>
            </w:r>
          </w:p>
        </w:tc>
        <w:tc>
          <w:tcPr>
            <w:tcW w:w="1701" w:type="dxa"/>
          </w:tcPr>
          <w:p w14:paraId="495BFE79" w14:textId="77777777" w:rsidR="007A1F44" w:rsidRPr="00977EA3" w:rsidRDefault="007A1F44">
            <w:pPr>
              <w:pStyle w:val="TableEntry"/>
              <w:jc w:val="center"/>
              <w:rPr>
                <w:noProof w:val="0"/>
              </w:rPr>
            </w:pPr>
            <w:r w:rsidRPr="00977EA3">
              <w:rPr>
                <w:noProof w:val="0"/>
              </w:rPr>
              <w:t>6</w:t>
            </w:r>
          </w:p>
        </w:tc>
      </w:tr>
      <w:tr w:rsidR="007A1F44" w:rsidRPr="00977EA3" w14:paraId="085EA6C9" w14:textId="77777777">
        <w:trPr>
          <w:cantSplit/>
          <w:jc w:val="center"/>
        </w:trPr>
        <w:tc>
          <w:tcPr>
            <w:tcW w:w="1951" w:type="dxa"/>
          </w:tcPr>
          <w:p w14:paraId="173500D7" w14:textId="77777777" w:rsidR="007A1F44" w:rsidRPr="00977EA3" w:rsidRDefault="007A1F44" w:rsidP="00A0052B">
            <w:pPr>
              <w:pStyle w:val="TableEntry"/>
              <w:rPr>
                <w:noProof w:val="0"/>
              </w:rPr>
            </w:pPr>
            <w:r w:rsidRPr="00977EA3">
              <w:rPr>
                <w:noProof w:val="0"/>
              </w:rPr>
              <w:t>UB1</w:t>
            </w:r>
          </w:p>
        </w:tc>
        <w:tc>
          <w:tcPr>
            <w:tcW w:w="3544" w:type="dxa"/>
          </w:tcPr>
          <w:p w14:paraId="676DFD0A" w14:textId="77777777" w:rsidR="007A1F44" w:rsidRPr="00977EA3" w:rsidRDefault="007A1F44">
            <w:pPr>
              <w:pStyle w:val="TableEntry"/>
              <w:rPr>
                <w:noProof w:val="0"/>
              </w:rPr>
            </w:pPr>
            <w:r w:rsidRPr="00977EA3">
              <w:rPr>
                <w:noProof w:val="0"/>
              </w:rPr>
              <w:t>Universal Bill Information</w:t>
            </w:r>
          </w:p>
        </w:tc>
        <w:tc>
          <w:tcPr>
            <w:tcW w:w="971" w:type="dxa"/>
          </w:tcPr>
          <w:p w14:paraId="019146AC" w14:textId="77777777" w:rsidR="007A1F44" w:rsidRPr="00977EA3" w:rsidRDefault="007A1F44">
            <w:pPr>
              <w:pStyle w:val="TableEntry"/>
              <w:jc w:val="center"/>
              <w:rPr>
                <w:noProof w:val="0"/>
              </w:rPr>
            </w:pPr>
            <w:r w:rsidRPr="00977EA3">
              <w:rPr>
                <w:noProof w:val="0"/>
              </w:rPr>
              <w:t>O</w:t>
            </w:r>
          </w:p>
        </w:tc>
        <w:tc>
          <w:tcPr>
            <w:tcW w:w="872" w:type="dxa"/>
          </w:tcPr>
          <w:p w14:paraId="3D50E663" w14:textId="77777777" w:rsidR="007A1F44" w:rsidRPr="00977EA3" w:rsidRDefault="007A1F44">
            <w:pPr>
              <w:pStyle w:val="TableEntry"/>
              <w:jc w:val="center"/>
              <w:rPr>
                <w:noProof w:val="0"/>
              </w:rPr>
            </w:pPr>
            <w:r w:rsidRPr="00977EA3">
              <w:rPr>
                <w:noProof w:val="0"/>
              </w:rPr>
              <w:t>[0..1]</w:t>
            </w:r>
          </w:p>
        </w:tc>
        <w:tc>
          <w:tcPr>
            <w:tcW w:w="1701" w:type="dxa"/>
          </w:tcPr>
          <w:p w14:paraId="63A33CC1" w14:textId="77777777" w:rsidR="007A1F44" w:rsidRPr="00977EA3" w:rsidRDefault="007A1F44">
            <w:pPr>
              <w:pStyle w:val="TableEntry"/>
              <w:jc w:val="center"/>
              <w:rPr>
                <w:noProof w:val="0"/>
              </w:rPr>
            </w:pPr>
            <w:r w:rsidRPr="00977EA3">
              <w:rPr>
                <w:noProof w:val="0"/>
              </w:rPr>
              <w:t>6</w:t>
            </w:r>
          </w:p>
        </w:tc>
      </w:tr>
      <w:tr w:rsidR="007A1F44" w:rsidRPr="00977EA3" w14:paraId="3FF23403" w14:textId="77777777">
        <w:trPr>
          <w:cantSplit/>
          <w:jc w:val="center"/>
        </w:trPr>
        <w:tc>
          <w:tcPr>
            <w:tcW w:w="1951" w:type="dxa"/>
          </w:tcPr>
          <w:p w14:paraId="32312B5C" w14:textId="77777777" w:rsidR="007A1F44" w:rsidRPr="00977EA3" w:rsidRDefault="007A1F44" w:rsidP="00A0052B">
            <w:pPr>
              <w:pStyle w:val="TableEntry"/>
              <w:rPr>
                <w:noProof w:val="0"/>
              </w:rPr>
            </w:pPr>
            <w:r w:rsidRPr="00977EA3">
              <w:rPr>
                <w:noProof w:val="0"/>
              </w:rPr>
              <w:t>UB2</w:t>
            </w:r>
          </w:p>
        </w:tc>
        <w:tc>
          <w:tcPr>
            <w:tcW w:w="3544" w:type="dxa"/>
          </w:tcPr>
          <w:p w14:paraId="2359470F" w14:textId="77777777" w:rsidR="007A1F44" w:rsidRPr="00977EA3" w:rsidRDefault="007A1F44">
            <w:pPr>
              <w:pStyle w:val="TableEntry"/>
              <w:rPr>
                <w:noProof w:val="0"/>
              </w:rPr>
            </w:pPr>
            <w:r w:rsidRPr="00977EA3">
              <w:rPr>
                <w:noProof w:val="0"/>
              </w:rPr>
              <w:t>Universal Bill 92 Information</w:t>
            </w:r>
          </w:p>
        </w:tc>
        <w:tc>
          <w:tcPr>
            <w:tcW w:w="971" w:type="dxa"/>
          </w:tcPr>
          <w:p w14:paraId="3307CDBC" w14:textId="77777777" w:rsidR="007A1F44" w:rsidRPr="00977EA3" w:rsidRDefault="007A1F44">
            <w:pPr>
              <w:pStyle w:val="TableEntry"/>
              <w:jc w:val="center"/>
              <w:rPr>
                <w:noProof w:val="0"/>
              </w:rPr>
            </w:pPr>
            <w:r w:rsidRPr="00977EA3">
              <w:rPr>
                <w:noProof w:val="0"/>
              </w:rPr>
              <w:t>O</w:t>
            </w:r>
          </w:p>
        </w:tc>
        <w:tc>
          <w:tcPr>
            <w:tcW w:w="872" w:type="dxa"/>
          </w:tcPr>
          <w:p w14:paraId="4D6C837B" w14:textId="77777777" w:rsidR="007A1F44" w:rsidRPr="00977EA3" w:rsidRDefault="007A1F44">
            <w:pPr>
              <w:pStyle w:val="TableEntry"/>
              <w:jc w:val="center"/>
              <w:rPr>
                <w:noProof w:val="0"/>
              </w:rPr>
            </w:pPr>
            <w:r w:rsidRPr="00977EA3">
              <w:rPr>
                <w:noProof w:val="0"/>
              </w:rPr>
              <w:t>[0..1]</w:t>
            </w:r>
          </w:p>
        </w:tc>
        <w:tc>
          <w:tcPr>
            <w:tcW w:w="1701" w:type="dxa"/>
          </w:tcPr>
          <w:p w14:paraId="56FCEBE2" w14:textId="77777777" w:rsidR="007A1F44" w:rsidRPr="00977EA3" w:rsidRDefault="007A1F44">
            <w:pPr>
              <w:pStyle w:val="TableEntry"/>
              <w:jc w:val="center"/>
              <w:rPr>
                <w:noProof w:val="0"/>
              </w:rPr>
            </w:pPr>
            <w:r w:rsidRPr="00977EA3">
              <w:rPr>
                <w:noProof w:val="0"/>
              </w:rPr>
              <w:t>6</w:t>
            </w:r>
          </w:p>
        </w:tc>
      </w:tr>
    </w:tbl>
    <w:p w14:paraId="49C23B0B"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61" w:name="_Toc174249120"/>
      <w:r w:rsidRPr="00977EA3">
        <w:rPr>
          <w:bCs/>
          <w:noProof w:val="0"/>
        </w:rPr>
        <w:t>Comments on segment usage</w:t>
      </w:r>
      <w:bookmarkEnd w:id="261"/>
    </w:p>
    <w:p w14:paraId="3B5FFAAD" w14:textId="77777777" w:rsidR="007A1F44" w:rsidRPr="00977EA3" w:rsidRDefault="007A1F44">
      <w:r w:rsidRPr="00977EA3">
        <w:t>To accommodate the situation in which the receiver does not know the patient, this message is populated with complete up-to-date demographics for the patient.</w:t>
      </w:r>
    </w:p>
    <w:p w14:paraId="6C2084FA" w14:textId="77777777" w:rsidR="007A1F44" w:rsidRPr="00977EA3" w:rsidRDefault="007A1F44">
      <w:r w:rsidRPr="00977EA3">
        <w:t>The ROL segment following the PID/PD1 segments is used to communicate “person level” providers having an ongoing relationship with the patient, such as “family health care provider” and “primary care provider”.</w:t>
      </w:r>
    </w:p>
    <w:p w14:paraId="369A6B9F" w14:textId="77777777" w:rsidR="007A1F44" w:rsidRPr="00977EA3" w:rsidRDefault="007A1F44">
      <w:r w:rsidRPr="00977EA3">
        <w:t>The PV1 segment in this message is required in the HL7 message structure, but it is a pseudo PV1 carrying the only required field PV1-2 “Patient Class” with the value “N” meaning “Not applicable”. This message does not convey any visit information.</w:t>
      </w:r>
    </w:p>
    <w:p w14:paraId="5D1F95E4" w14:textId="77777777" w:rsidR="007A1F44" w:rsidRPr="00977EA3" w:rsidRDefault="007A1F44">
      <w:r w:rsidRPr="00977EA3">
        <w:t>The PV2 segment is not supported here, for the same reason.</w:t>
      </w:r>
    </w:p>
    <w:p w14:paraId="1FC63195" w14:textId="77777777" w:rsidR="007A1F44" w:rsidRPr="00977EA3" w:rsidRDefault="007A1F44">
      <w:r w:rsidRPr="00977EA3">
        <w:t>The ROL segment following the PV1/PV2 segments is not supported here, for the same reason.</w:t>
      </w:r>
    </w:p>
    <w:p w14:paraId="1168EE3C" w14:textId="77777777" w:rsidR="007A1F44" w:rsidRPr="00977EA3" w:rsidRDefault="007A1F44">
      <w:r w:rsidRPr="00977EA3">
        <w:t>One or more OBX segments may be present to carry “permanent observations” such as the patient weight or height.</w:t>
      </w:r>
    </w:p>
    <w:p w14:paraId="018823C1" w14:textId="77777777" w:rsidR="007A1F44" w:rsidRPr="00977EA3" w:rsidRDefault="007A1F44">
      <w:r w:rsidRPr="00977EA3">
        <w:t>The ROL segment following the IN1/IN2/IN3 segments serves to communicate providers related to a specific insurance carrier.</w:t>
      </w:r>
    </w:p>
    <w:p w14:paraId="5ED0602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62" w:name="_Toc174249121"/>
      <w:r w:rsidRPr="00977EA3">
        <w:rPr>
          <w:bCs/>
          <w:noProof w:val="0"/>
        </w:rPr>
        <w:t>Expected actions</w:t>
      </w:r>
      <w:bookmarkEnd w:id="262"/>
    </w:p>
    <w:p w14:paraId="7B069FF9" w14:textId="77777777" w:rsidR="007A1F44" w:rsidRPr="00977EA3" w:rsidRDefault="007A1F44">
      <w:r w:rsidRPr="00977EA3">
        <w:t>The receiver shall update the patient record in its database, and shall report the result of this operation (success / error) in an acknowledgment message returned to the sender. If the receiver did not previously have a record for this patient, it shall insert this patient into its database.</w:t>
      </w:r>
    </w:p>
    <w:p w14:paraId="483401E7" w14:textId="01C8F019" w:rsidR="008E3CF3" w:rsidRPr="00977EA3" w:rsidRDefault="007A1F44" w:rsidP="00EC243F">
      <w:pPr>
        <w:pStyle w:val="Titolo4"/>
        <w:numPr>
          <w:ilvl w:val="3"/>
          <w:numId w:val="8"/>
        </w:numPr>
        <w:tabs>
          <w:tab w:val="clear" w:pos="2160"/>
          <w:tab w:val="clear" w:pos="2880"/>
          <w:tab w:val="clear" w:pos="3600"/>
        </w:tabs>
        <w:rPr>
          <w:noProof w:val="0"/>
        </w:rPr>
      </w:pPr>
      <w:bookmarkStart w:id="263" w:name="_Toc174249122"/>
      <w:bookmarkStart w:id="264" w:name="_Toc398544149"/>
      <w:r w:rsidRPr="00977EA3">
        <w:rPr>
          <w:noProof w:val="0"/>
        </w:rPr>
        <w:t>Merge two patients - ADT^A40^ADT_A39</w:t>
      </w:r>
      <w:bookmarkEnd w:id="263"/>
      <w:bookmarkEnd w:id="264"/>
    </w:p>
    <w:p w14:paraId="0E39CADF" w14:textId="7D4828B1" w:rsidR="007A1F44" w:rsidRPr="00977EA3" w:rsidRDefault="007A1F44">
      <w:r w:rsidRPr="00977EA3">
        <w:t xml:space="preserve">This message is to be supported with the “Merge” Option of </w:t>
      </w:r>
      <w:r w:rsidR="00E77430" w:rsidRPr="00977EA3">
        <w:t>transaction</w:t>
      </w:r>
      <w:r w:rsidRPr="00977EA3">
        <w:t xml:space="preserve"> </w:t>
      </w:r>
      <w:r w:rsidR="00021432" w:rsidRPr="00977EA3">
        <w:t>[</w:t>
      </w:r>
      <w:r w:rsidRPr="00977EA3">
        <w:t>ITI-30</w:t>
      </w:r>
      <w:r w:rsidR="00021432" w:rsidRPr="00977EA3">
        <w:t>]</w:t>
      </w:r>
      <w:r w:rsidRPr="00977EA3">
        <w:t>.</w:t>
      </w:r>
    </w:p>
    <w:p w14:paraId="5A287938"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65" w:name="_Toc174249123"/>
      <w:r w:rsidRPr="00977EA3">
        <w:rPr>
          <w:bCs/>
          <w:noProof w:val="0"/>
        </w:rPr>
        <w:t>Trigger Event</w:t>
      </w:r>
      <w:bookmarkEnd w:id="265"/>
    </w:p>
    <w:p w14:paraId="5DBF39A0" w14:textId="77777777" w:rsidR="007A1F44" w:rsidRPr="00977EA3" w:rsidRDefault="007A1F44">
      <w:r w:rsidRPr="00977EA3">
        <w:t xml:space="preserve">The Patient Demographics Supplier notifies to a Patient Demographics Consumer, the merge of records for a patient that was incorrectly filed under two different identifiers. This message is only used to merge two patient identifiers of the same type, or two lists of patient identifiers. It is </w:t>
      </w:r>
      <w:r w:rsidRPr="00977EA3">
        <w:lastRenderedPageBreak/>
        <w:t>not used to update other patient demographics information. The A31 trigger event should be used for this purpose.</w:t>
      </w:r>
    </w:p>
    <w:p w14:paraId="0C1298A1" w14:textId="77777777" w:rsidR="007A1F44" w:rsidRPr="00977EA3" w:rsidRDefault="007A1F44">
      <w:r w:rsidRPr="00977EA3">
        <w:t xml:space="preserve">MSH-9 is valued </w:t>
      </w:r>
      <w:r w:rsidRPr="00977EA3">
        <w:rPr>
          <w:b/>
          <w:bCs/>
        </w:rPr>
        <w:t>ADT^A40^ADT_A39</w:t>
      </w:r>
      <w:r w:rsidRPr="00977EA3">
        <w:t>.</w:t>
      </w:r>
    </w:p>
    <w:p w14:paraId="40760260" w14:textId="77777777" w:rsidR="008E3CF3" w:rsidRPr="00977EA3" w:rsidRDefault="007A1F44" w:rsidP="00EC243F">
      <w:pPr>
        <w:pStyle w:val="Titolo5"/>
        <w:numPr>
          <w:ilvl w:val="4"/>
          <w:numId w:val="8"/>
        </w:numPr>
        <w:tabs>
          <w:tab w:val="clear" w:pos="2160"/>
          <w:tab w:val="clear" w:pos="2880"/>
          <w:tab w:val="clear" w:pos="3600"/>
          <w:tab w:val="clear" w:pos="4320"/>
        </w:tabs>
        <w:rPr>
          <w:bCs/>
          <w:noProof w:val="0"/>
        </w:rPr>
      </w:pPr>
      <w:bookmarkStart w:id="266" w:name="_Toc174249124"/>
      <w:r w:rsidRPr="00977EA3">
        <w:rPr>
          <w:bCs/>
          <w:noProof w:val="0"/>
        </w:rPr>
        <w:t>Message Static Definition</w:t>
      </w:r>
      <w:bookmarkEnd w:id="266"/>
    </w:p>
    <w:p w14:paraId="366D5ACE" w14:textId="77777777" w:rsidR="007A1F44" w:rsidRPr="00977EA3" w:rsidRDefault="007A1F44">
      <w:pPr>
        <w:pStyle w:val="TableTitle"/>
        <w:rPr>
          <w:noProof w:val="0"/>
        </w:rPr>
      </w:pPr>
      <w:r w:rsidRPr="00977EA3">
        <w:rPr>
          <w:noProof w:val="0"/>
        </w:rPr>
        <w:t>Table 3.30-11: Static definition of ADT^A40^ADT_A39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75CCCCA4" w14:textId="77777777" w:rsidTr="00B6518F">
        <w:trPr>
          <w:tblHeader/>
          <w:jc w:val="center"/>
        </w:trPr>
        <w:tc>
          <w:tcPr>
            <w:tcW w:w="1951" w:type="dxa"/>
            <w:shd w:val="clear" w:color="auto" w:fill="D9D9D9"/>
          </w:tcPr>
          <w:p w14:paraId="1C41557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178C51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12EF8A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205CF98"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3F9EB83" w14:textId="77777777" w:rsidR="007A1F44" w:rsidRPr="00977EA3" w:rsidRDefault="007A1F44" w:rsidP="00A53067">
            <w:pPr>
              <w:pStyle w:val="TableEntryHeader"/>
              <w:rPr>
                <w:noProof w:val="0"/>
              </w:rPr>
            </w:pPr>
            <w:r w:rsidRPr="00977EA3">
              <w:rPr>
                <w:noProof w:val="0"/>
              </w:rPr>
              <w:t>HL7 chapter</w:t>
            </w:r>
          </w:p>
        </w:tc>
      </w:tr>
      <w:tr w:rsidR="007A1F44" w:rsidRPr="00977EA3" w14:paraId="345B02F5" w14:textId="77777777">
        <w:trPr>
          <w:cantSplit/>
          <w:jc w:val="center"/>
        </w:trPr>
        <w:tc>
          <w:tcPr>
            <w:tcW w:w="1951" w:type="dxa"/>
          </w:tcPr>
          <w:p w14:paraId="4CD3976E" w14:textId="77777777" w:rsidR="007A1F44" w:rsidRPr="00977EA3" w:rsidRDefault="007A1F44" w:rsidP="00A0052B">
            <w:pPr>
              <w:pStyle w:val="TableEntry"/>
              <w:rPr>
                <w:noProof w:val="0"/>
              </w:rPr>
            </w:pPr>
            <w:r w:rsidRPr="00977EA3">
              <w:rPr>
                <w:noProof w:val="0"/>
              </w:rPr>
              <w:t>MSH</w:t>
            </w:r>
          </w:p>
        </w:tc>
        <w:tc>
          <w:tcPr>
            <w:tcW w:w="3544" w:type="dxa"/>
          </w:tcPr>
          <w:p w14:paraId="6C652782" w14:textId="77777777" w:rsidR="007A1F44" w:rsidRPr="00977EA3" w:rsidRDefault="007A1F44">
            <w:pPr>
              <w:pStyle w:val="TableEntry"/>
              <w:rPr>
                <w:noProof w:val="0"/>
              </w:rPr>
            </w:pPr>
            <w:r w:rsidRPr="00977EA3">
              <w:rPr>
                <w:noProof w:val="0"/>
              </w:rPr>
              <w:t>Message Header</w:t>
            </w:r>
          </w:p>
        </w:tc>
        <w:tc>
          <w:tcPr>
            <w:tcW w:w="971" w:type="dxa"/>
          </w:tcPr>
          <w:p w14:paraId="7FA98A2D" w14:textId="77777777" w:rsidR="007A1F44" w:rsidRPr="00977EA3" w:rsidRDefault="007A1F44">
            <w:pPr>
              <w:pStyle w:val="TableEntry"/>
              <w:jc w:val="center"/>
              <w:rPr>
                <w:noProof w:val="0"/>
              </w:rPr>
            </w:pPr>
            <w:r w:rsidRPr="00977EA3">
              <w:rPr>
                <w:noProof w:val="0"/>
              </w:rPr>
              <w:t>R</w:t>
            </w:r>
          </w:p>
        </w:tc>
        <w:tc>
          <w:tcPr>
            <w:tcW w:w="872" w:type="dxa"/>
          </w:tcPr>
          <w:p w14:paraId="2626EC8A" w14:textId="77777777" w:rsidR="007A1F44" w:rsidRPr="00977EA3" w:rsidRDefault="007A1F44">
            <w:pPr>
              <w:pStyle w:val="TableEntry"/>
              <w:jc w:val="center"/>
              <w:rPr>
                <w:noProof w:val="0"/>
              </w:rPr>
            </w:pPr>
            <w:r w:rsidRPr="00977EA3">
              <w:rPr>
                <w:noProof w:val="0"/>
              </w:rPr>
              <w:t>[1..1]</w:t>
            </w:r>
          </w:p>
        </w:tc>
        <w:tc>
          <w:tcPr>
            <w:tcW w:w="1701" w:type="dxa"/>
          </w:tcPr>
          <w:p w14:paraId="3E4D3E47" w14:textId="77777777" w:rsidR="007A1F44" w:rsidRPr="00977EA3" w:rsidRDefault="007A1F44">
            <w:pPr>
              <w:pStyle w:val="TableEntry"/>
              <w:jc w:val="center"/>
              <w:rPr>
                <w:noProof w:val="0"/>
              </w:rPr>
            </w:pPr>
            <w:r w:rsidRPr="00977EA3">
              <w:rPr>
                <w:noProof w:val="0"/>
              </w:rPr>
              <w:t>2</w:t>
            </w:r>
          </w:p>
        </w:tc>
      </w:tr>
      <w:tr w:rsidR="007A1F44" w:rsidRPr="00977EA3" w14:paraId="631F016A" w14:textId="77777777">
        <w:trPr>
          <w:cantSplit/>
          <w:jc w:val="center"/>
        </w:trPr>
        <w:tc>
          <w:tcPr>
            <w:tcW w:w="1951" w:type="dxa"/>
          </w:tcPr>
          <w:p w14:paraId="228D50B1" w14:textId="77777777" w:rsidR="007A1F44" w:rsidRPr="00977EA3" w:rsidRDefault="007A1F44" w:rsidP="00A0052B">
            <w:pPr>
              <w:pStyle w:val="TableEntry"/>
              <w:rPr>
                <w:noProof w:val="0"/>
              </w:rPr>
            </w:pPr>
            <w:r w:rsidRPr="00977EA3">
              <w:rPr>
                <w:noProof w:val="0"/>
              </w:rPr>
              <w:t>SFT</w:t>
            </w:r>
          </w:p>
        </w:tc>
        <w:tc>
          <w:tcPr>
            <w:tcW w:w="3544" w:type="dxa"/>
          </w:tcPr>
          <w:p w14:paraId="225D480E" w14:textId="77777777" w:rsidR="007A1F44" w:rsidRPr="00977EA3" w:rsidRDefault="007A1F44">
            <w:pPr>
              <w:pStyle w:val="TableEntry"/>
              <w:rPr>
                <w:noProof w:val="0"/>
              </w:rPr>
            </w:pPr>
            <w:r w:rsidRPr="00977EA3">
              <w:rPr>
                <w:noProof w:val="0"/>
              </w:rPr>
              <w:t>Software Segment</w:t>
            </w:r>
          </w:p>
        </w:tc>
        <w:tc>
          <w:tcPr>
            <w:tcW w:w="971" w:type="dxa"/>
          </w:tcPr>
          <w:p w14:paraId="6FA20BF0" w14:textId="77777777" w:rsidR="007A1F44" w:rsidRPr="00977EA3" w:rsidRDefault="007A1F44">
            <w:pPr>
              <w:pStyle w:val="TableEntry"/>
              <w:jc w:val="center"/>
              <w:rPr>
                <w:noProof w:val="0"/>
              </w:rPr>
            </w:pPr>
            <w:r w:rsidRPr="00977EA3">
              <w:rPr>
                <w:noProof w:val="0"/>
              </w:rPr>
              <w:t>O</w:t>
            </w:r>
          </w:p>
        </w:tc>
        <w:tc>
          <w:tcPr>
            <w:tcW w:w="872" w:type="dxa"/>
          </w:tcPr>
          <w:p w14:paraId="36B0E1A3" w14:textId="77777777" w:rsidR="007A1F44" w:rsidRPr="00977EA3" w:rsidRDefault="007A1F44">
            <w:pPr>
              <w:pStyle w:val="TableEntry"/>
              <w:jc w:val="center"/>
              <w:rPr>
                <w:noProof w:val="0"/>
              </w:rPr>
            </w:pPr>
            <w:r w:rsidRPr="00977EA3">
              <w:rPr>
                <w:noProof w:val="0"/>
              </w:rPr>
              <w:t>[0..*]</w:t>
            </w:r>
          </w:p>
        </w:tc>
        <w:tc>
          <w:tcPr>
            <w:tcW w:w="1701" w:type="dxa"/>
          </w:tcPr>
          <w:p w14:paraId="3ACCEFF9" w14:textId="77777777" w:rsidR="007A1F44" w:rsidRPr="00977EA3" w:rsidRDefault="007A1F44">
            <w:pPr>
              <w:pStyle w:val="TableEntry"/>
              <w:jc w:val="center"/>
              <w:rPr>
                <w:noProof w:val="0"/>
              </w:rPr>
            </w:pPr>
            <w:r w:rsidRPr="00977EA3">
              <w:rPr>
                <w:noProof w:val="0"/>
              </w:rPr>
              <w:t>2</w:t>
            </w:r>
          </w:p>
        </w:tc>
      </w:tr>
      <w:tr w:rsidR="007A1F44" w:rsidRPr="00977EA3" w14:paraId="2198CD2A" w14:textId="77777777">
        <w:trPr>
          <w:cantSplit/>
          <w:jc w:val="center"/>
        </w:trPr>
        <w:tc>
          <w:tcPr>
            <w:tcW w:w="1951" w:type="dxa"/>
          </w:tcPr>
          <w:p w14:paraId="3786372B" w14:textId="77777777" w:rsidR="007A1F44" w:rsidRPr="00977EA3" w:rsidRDefault="007A1F44" w:rsidP="00A0052B">
            <w:pPr>
              <w:pStyle w:val="TableEntry"/>
              <w:rPr>
                <w:noProof w:val="0"/>
              </w:rPr>
            </w:pPr>
            <w:r w:rsidRPr="00977EA3">
              <w:rPr>
                <w:noProof w:val="0"/>
              </w:rPr>
              <w:t>EVN</w:t>
            </w:r>
          </w:p>
        </w:tc>
        <w:tc>
          <w:tcPr>
            <w:tcW w:w="3544" w:type="dxa"/>
          </w:tcPr>
          <w:p w14:paraId="32FF4989" w14:textId="77777777" w:rsidR="007A1F44" w:rsidRPr="00977EA3" w:rsidRDefault="007A1F44">
            <w:pPr>
              <w:pStyle w:val="TableEntry"/>
              <w:rPr>
                <w:noProof w:val="0"/>
              </w:rPr>
            </w:pPr>
            <w:r w:rsidRPr="00977EA3">
              <w:rPr>
                <w:noProof w:val="0"/>
              </w:rPr>
              <w:t>Event Type</w:t>
            </w:r>
          </w:p>
        </w:tc>
        <w:tc>
          <w:tcPr>
            <w:tcW w:w="971" w:type="dxa"/>
          </w:tcPr>
          <w:p w14:paraId="06B4C93E" w14:textId="77777777" w:rsidR="007A1F44" w:rsidRPr="00977EA3" w:rsidRDefault="007A1F44">
            <w:pPr>
              <w:pStyle w:val="TableEntry"/>
              <w:jc w:val="center"/>
              <w:rPr>
                <w:noProof w:val="0"/>
              </w:rPr>
            </w:pPr>
            <w:r w:rsidRPr="00977EA3">
              <w:rPr>
                <w:noProof w:val="0"/>
              </w:rPr>
              <w:t>R</w:t>
            </w:r>
          </w:p>
        </w:tc>
        <w:tc>
          <w:tcPr>
            <w:tcW w:w="872" w:type="dxa"/>
          </w:tcPr>
          <w:p w14:paraId="6098F30A" w14:textId="77777777" w:rsidR="007A1F44" w:rsidRPr="00977EA3" w:rsidRDefault="007A1F44">
            <w:pPr>
              <w:pStyle w:val="TableEntry"/>
              <w:jc w:val="center"/>
              <w:rPr>
                <w:noProof w:val="0"/>
              </w:rPr>
            </w:pPr>
            <w:r w:rsidRPr="00977EA3">
              <w:rPr>
                <w:noProof w:val="0"/>
              </w:rPr>
              <w:t>[1..1]</w:t>
            </w:r>
          </w:p>
        </w:tc>
        <w:tc>
          <w:tcPr>
            <w:tcW w:w="1701" w:type="dxa"/>
          </w:tcPr>
          <w:p w14:paraId="66B0A437" w14:textId="77777777" w:rsidR="007A1F44" w:rsidRPr="00977EA3" w:rsidRDefault="007A1F44">
            <w:pPr>
              <w:pStyle w:val="TableEntry"/>
              <w:jc w:val="center"/>
              <w:rPr>
                <w:noProof w:val="0"/>
              </w:rPr>
            </w:pPr>
            <w:r w:rsidRPr="00977EA3">
              <w:rPr>
                <w:noProof w:val="0"/>
              </w:rPr>
              <w:t>2</w:t>
            </w:r>
          </w:p>
        </w:tc>
      </w:tr>
      <w:tr w:rsidR="007A1F44" w:rsidRPr="00977EA3" w14:paraId="1520D4A3" w14:textId="77777777">
        <w:trPr>
          <w:cantSplit/>
          <w:jc w:val="center"/>
        </w:trPr>
        <w:tc>
          <w:tcPr>
            <w:tcW w:w="1951" w:type="dxa"/>
          </w:tcPr>
          <w:p w14:paraId="7E038F68" w14:textId="77777777" w:rsidR="007A1F44" w:rsidRPr="00977EA3" w:rsidRDefault="007A1F44" w:rsidP="00A0052B">
            <w:pPr>
              <w:pStyle w:val="TableEntry"/>
              <w:rPr>
                <w:noProof w:val="0"/>
              </w:rPr>
            </w:pPr>
            <w:r w:rsidRPr="00977EA3">
              <w:rPr>
                <w:noProof w:val="0"/>
              </w:rPr>
              <w:t>---</w:t>
            </w:r>
          </w:p>
        </w:tc>
        <w:tc>
          <w:tcPr>
            <w:tcW w:w="3544" w:type="dxa"/>
          </w:tcPr>
          <w:p w14:paraId="69A19019" w14:textId="77777777" w:rsidR="007A1F44" w:rsidRPr="00977EA3" w:rsidRDefault="007A1F44">
            <w:pPr>
              <w:pStyle w:val="TableEntry"/>
              <w:rPr>
                <w:noProof w:val="0"/>
              </w:rPr>
            </w:pPr>
            <w:r w:rsidRPr="00977EA3">
              <w:rPr>
                <w:noProof w:val="0"/>
              </w:rPr>
              <w:t xml:space="preserve">--- PATIENT begin </w:t>
            </w:r>
          </w:p>
        </w:tc>
        <w:tc>
          <w:tcPr>
            <w:tcW w:w="971" w:type="dxa"/>
          </w:tcPr>
          <w:p w14:paraId="76221114" w14:textId="77777777" w:rsidR="007A1F44" w:rsidRPr="00977EA3" w:rsidRDefault="007A1F44">
            <w:pPr>
              <w:pStyle w:val="TableEntry"/>
              <w:jc w:val="center"/>
              <w:rPr>
                <w:noProof w:val="0"/>
              </w:rPr>
            </w:pPr>
            <w:r w:rsidRPr="00977EA3">
              <w:rPr>
                <w:noProof w:val="0"/>
              </w:rPr>
              <w:t>R</w:t>
            </w:r>
          </w:p>
        </w:tc>
        <w:tc>
          <w:tcPr>
            <w:tcW w:w="872" w:type="dxa"/>
          </w:tcPr>
          <w:p w14:paraId="13F63217" w14:textId="77777777" w:rsidR="007A1F44" w:rsidRPr="00977EA3" w:rsidRDefault="007A1F44">
            <w:pPr>
              <w:pStyle w:val="TableEntry"/>
              <w:jc w:val="center"/>
              <w:rPr>
                <w:noProof w:val="0"/>
              </w:rPr>
            </w:pPr>
            <w:r w:rsidRPr="00977EA3">
              <w:rPr>
                <w:noProof w:val="0"/>
              </w:rPr>
              <w:t>[1..1]</w:t>
            </w:r>
          </w:p>
        </w:tc>
        <w:tc>
          <w:tcPr>
            <w:tcW w:w="1701" w:type="dxa"/>
          </w:tcPr>
          <w:p w14:paraId="66EC5FB7" w14:textId="77777777" w:rsidR="007A1F44" w:rsidRPr="00977EA3" w:rsidRDefault="007A1F44">
            <w:pPr>
              <w:pStyle w:val="TableEntry"/>
              <w:jc w:val="center"/>
              <w:rPr>
                <w:noProof w:val="0"/>
              </w:rPr>
            </w:pPr>
          </w:p>
        </w:tc>
      </w:tr>
      <w:tr w:rsidR="007A1F44" w:rsidRPr="00977EA3" w14:paraId="56B7129E" w14:textId="77777777">
        <w:trPr>
          <w:cantSplit/>
          <w:jc w:val="center"/>
        </w:trPr>
        <w:tc>
          <w:tcPr>
            <w:tcW w:w="1951" w:type="dxa"/>
          </w:tcPr>
          <w:p w14:paraId="278A2CEF" w14:textId="77777777" w:rsidR="007A1F44" w:rsidRPr="00977EA3" w:rsidRDefault="007A1F44" w:rsidP="00A0052B">
            <w:pPr>
              <w:pStyle w:val="TableEntry"/>
              <w:rPr>
                <w:noProof w:val="0"/>
              </w:rPr>
            </w:pPr>
            <w:r w:rsidRPr="00977EA3">
              <w:rPr>
                <w:noProof w:val="0"/>
              </w:rPr>
              <w:t xml:space="preserve">  PID</w:t>
            </w:r>
          </w:p>
        </w:tc>
        <w:tc>
          <w:tcPr>
            <w:tcW w:w="3544" w:type="dxa"/>
          </w:tcPr>
          <w:p w14:paraId="7AEA9DBE" w14:textId="77777777" w:rsidR="007A1F44" w:rsidRPr="00977EA3" w:rsidRDefault="007A1F44">
            <w:pPr>
              <w:pStyle w:val="TableEntry"/>
              <w:rPr>
                <w:noProof w:val="0"/>
              </w:rPr>
            </w:pPr>
            <w:r w:rsidRPr="00977EA3">
              <w:rPr>
                <w:noProof w:val="0"/>
              </w:rPr>
              <w:t>Patient Identification</w:t>
            </w:r>
          </w:p>
        </w:tc>
        <w:tc>
          <w:tcPr>
            <w:tcW w:w="971" w:type="dxa"/>
          </w:tcPr>
          <w:p w14:paraId="15B288D3" w14:textId="77777777" w:rsidR="007A1F44" w:rsidRPr="00977EA3" w:rsidRDefault="007A1F44">
            <w:pPr>
              <w:pStyle w:val="TableEntry"/>
              <w:jc w:val="center"/>
              <w:rPr>
                <w:noProof w:val="0"/>
              </w:rPr>
            </w:pPr>
            <w:r w:rsidRPr="00977EA3">
              <w:rPr>
                <w:noProof w:val="0"/>
              </w:rPr>
              <w:t>R</w:t>
            </w:r>
          </w:p>
        </w:tc>
        <w:tc>
          <w:tcPr>
            <w:tcW w:w="872" w:type="dxa"/>
          </w:tcPr>
          <w:p w14:paraId="7D37B16F" w14:textId="77777777" w:rsidR="007A1F44" w:rsidRPr="00977EA3" w:rsidRDefault="007A1F44">
            <w:pPr>
              <w:pStyle w:val="TableEntry"/>
              <w:jc w:val="center"/>
              <w:rPr>
                <w:noProof w:val="0"/>
              </w:rPr>
            </w:pPr>
            <w:r w:rsidRPr="00977EA3">
              <w:rPr>
                <w:noProof w:val="0"/>
              </w:rPr>
              <w:t>[1..1]</w:t>
            </w:r>
          </w:p>
        </w:tc>
        <w:tc>
          <w:tcPr>
            <w:tcW w:w="1701" w:type="dxa"/>
          </w:tcPr>
          <w:p w14:paraId="5C9EE4A9" w14:textId="77777777" w:rsidR="007A1F44" w:rsidRPr="00977EA3" w:rsidRDefault="007A1F44">
            <w:pPr>
              <w:pStyle w:val="TableEntry"/>
              <w:jc w:val="center"/>
              <w:rPr>
                <w:noProof w:val="0"/>
              </w:rPr>
            </w:pPr>
            <w:r w:rsidRPr="00977EA3">
              <w:rPr>
                <w:noProof w:val="0"/>
              </w:rPr>
              <w:t>3</w:t>
            </w:r>
          </w:p>
        </w:tc>
      </w:tr>
      <w:tr w:rsidR="007A1F44" w:rsidRPr="00977EA3" w14:paraId="53AD0B17" w14:textId="77777777">
        <w:trPr>
          <w:cantSplit/>
          <w:jc w:val="center"/>
        </w:trPr>
        <w:tc>
          <w:tcPr>
            <w:tcW w:w="1951" w:type="dxa"/>
          </w:tcPr>
          <w:p w14:paraId="48520E77" w14:textId="77777777" w:rsidR="007A1F44" w:rsidRPr="00977EA3" w:rsidRDefault="007A1F44" w:rsidP="00A0052B">
            <w:pPr>
              <w:pStyle w:val="TableEntry"/>
              <w:rPr>
                <w:noProof w:val="0"/>
              </w:rPr>
            </w:pPr>
            <w:r w:rsidRPr="00977EA3">
              <w:rPr>
                <w:noProof w:val="0"/>
              </w:rPr>
              <w:t xml:space="preserve">  PD1</w:t>
            </w:r>
          </w:p>
        </w:tc>
        <w:tc>
          <w:tcPr>
            <w:tcW w:w="3544" w:type="dxa"/>
          </w:tcPr>
          <w:p w14:paraId="0F01C79F" w14:textId="77777777" w:rsidR="007A1F44" w:rsidRPr="00977EA3" w:rsidRDefault="007A1F44">
            <w:pPr>
              <w:pStyle w:val="TableEntry"/>
              <w:rPr>
                <w:noProof w:val="0"/>
              </w:rPr>
            </w:pPr>
            <w:r w:rsidRPr="00977EA3">
              <w:rPr>
                <w:noProof w:val="0"/>
              </w:rPr>
              <w:t>Additional Demographics</w:t>
            </w:r>
          </w:p>
        </w:tc>
        <w:tc>
          <w:tcPr>
            <w:tcW w:w="971" w:type="dxa"/>
          </w:tcPr>
          <w:p w14:paraId="5253D0D0" w14:textId="77777777" w:rsidR="007A1F44" w:rsidRPr="00977EA3" w:rsidRDefault="007A1F44">
            <w:pPr>
              <w:pStyle w:val="TableEntry"/>
              <w:jc w:val="center"/>
              <w:rPr>
                <w:noProof w:val="0"/>
              </w:rPr>
            </w:pPr>
            <w:r w:rsidRPr="00977EA3">
              <w:rPr>
                <w:noProof w:val="0"/>
              </w:rPr>
              <w:t>O</w:t>
            </w:r>
          </w:p>
        </w:tc>
        <w:tc>
          <w:tcPr>
            <w:tcW w:w="872" w:type="dxa"/>
          </w:tcPr>
          <w:p w14:paraId="747EA249" w14:textId="77777777" w:rsidR="007A1F44" w:rsidRPr="00977EA3" w:rsidRDefault="007A1F44">
            <w:pPr>
              <w:pStyle w:val="TableEntry"/>
              <w:jc w:val="center"/>
              <w:rPr>
                <w:noProof w:val="0"/>
              </w:rPr>
            </w:pPr>
            <w:r w:rsidRPr="00977EA3">
              <w:rPr>
                <w:noProof w:val="0"/>
              </w:rPr>
              <w:t>[0..1]</w:t>
            </w:r>
          </w:p>
        </w:tc>
        <w:tc>
          <w:tcPr>
            <w:tcW w:w="1701" w:type="dxa"/>
          </w:tcPr>
          <w:p w14:paraId="3924CBD9" w14:textId="77777777" w:rsidR="007A1F44" w:rsidRPr="00977EA3" w:rsidRDefault="007A1F44">
            <w:pPr>
              <w:pStyle w:val="TableEntry"/>
              <w:jc w:val="center"/>
              <w:rPr>
                <w:noProof w:val="0"/>
              </w:rPr>
            </w:pPr>
            <w:r w:rsidRPr="00977EA3">
              <w:rPr>
                <w:noProof w:val="0"/>
              </w:rPr>
              <w:t>3</w:t>
            </w:r>
          </w:p>
        </w:tc>
      </w:tr>
      <w:tr w:rsidR="007A1F44" w:rsidRPr="00977EA3" w14:paraId="418AA406" w14:textId="77777777">
        <w:trPr>
          <w:cantSplit/>
          <w:jc w:val="center"/>
        </w:trPr>
        <w:tc>
          <w:tcPr>
            <w:tcW w:w="1951" w:type="dxa"/>
          </w:tcPr>
          <w:p w14:paraId="308F413B" w14:textId="77777777" w:rsidR="007A1F44" w:rsidRPr="00977EA3" w:rsidRDefault="007A1F44" w:rsidP="00A0052B">
            <w:pPr>
              <w:pStyle w:val="TableEntry"/>
              <w:rPr>
                <w:noProof w:val="0"/>
              </w:rPr>
            </w:pPr>
            <w:r w:rsidRPr="00977EA3">
              <w:rPr>
                <w:noProof w:val="0"/>
              </w:rPr>
              <w:t xml:space="preserve">  MRG</w:t>
            </w:r>
          </w:p>
        </w:tc>
        <w:tc>
          <w:tcPr>
            <w:tcW w:w="3544" w:type="dxa"/>
          </w:tcPr>
          <w:p w14:paraId="02C6400A" w14:textId="77777777" w:rsidR="007A1F44" w:rsidRPr="00977EA3" w:rsidRDefault="007A1F44">
            <w:pPr>
              <w:pStyle w:val="TableEntry"/>
              <w:rPr>
                <w:noProof w:val="0"/>
              </w:rPr>
            </w:pPr>
            <w:r w:rsidRPr="00977EA3">
              <w:rPr>
                <w:noProof w:val="0"/>
              </w:rPr>
              <w:t>Merge Information</w:t>
            </w:r>
          </w:p>
        </w:tc>
        <w:tc>
          <w:tcPr>
            <w:tcW w:w="971" w:type="dxa"/>
          </w:tcPr>
          <w:p w14:paraId="0A937DAD" w14:textId="77777777" w:rsidR="007A1F44" w:rsidRPr="00977EA3" w:rsidRDefault="007A1F44">
            <w:pPr>
              <w:pStyle w:val="TableEntry"/>
              <w:jc w:val="center"/>
              <w:rPr>
                <w:noProof w:val="0"/>
              </w:rPr>
            </w:pPr>
            <w:r w:rsidRPr="00977EA3">
              <w:rPr>
                <w:noProof w:val="0"/>
              </w:rPr>
              <w:t>R</w:t>
            </w:r>
          </w:p>
        </w:tc>
        <w:tc>
          <w:tcPr>
            <w:tcW w:w="872" w:type="dxa"/>
          </w:tcPr>
          <w:p w14:paraId="5749189C" w14:textId="77777777" w:rsidR="007A1F44" w:rsidRPr="00977EA3" w:rsidRDefault="007A1F44">
            <w:pPr>
              <w:pStyle w:val="TableEntry"/>
              <w:jc w:val="center"/>
              <w:rPr>
                <w:noProof w:val="0"/>
              </w:rPr>
            </w:pPr>
            <w:r w:rsidRPr="00977EA3">
              <w:rPr>
                <w:noProof w:val="0"/>
              </w:rPr>
              <w:t>[1..1]</w:t>
            </w:r>
          </w:p>
        </w:tc>
        <w:tc>
          <w:tcPr>
            <w:tcW w:w="1701" w:type="dxa"/>
          </w:tcPr>
          <w:p w14:paraId="2A420370" w14:textId="77777777" w:rsidR="007A1F44" w:rsidRPr="00977EA3" w:rsidRDefault="007A1F44">
            <w:pPr>
              <w:pStyle w:val="TableEntry"/>
              <w:jc w:val="center"/>
              <w:rPr>
                <w:noProof w:val="0"/>
              </w:rPr>
            </w:pPr>
            <w:r w:rsidRPr="00977EA3">
              <w:rPr>
                <w:noProof w:val="0"/>
              </w:rPr>
              <w:t>3</w:t>
            </w:r>
          </w:p>
        </w:tc>
      </w:tr>
      <w:tr w:rsidR="007A1F44" w:rsidRPr="00977EA3" w14:paraId="4A950A81" w14:textId="77777777">
        <w:trPr>
          <w:cantSplit/>
          <w:jc w:val="center"/>
        </w:trPr>
        <w:tc>
          <w:tcPr>
            <w:tcW w:w="1951" w:type="dxa"/>
          </w:tcPr>
          <w:p w14:paraId="7EC346D4" w14:textId="77777777" w:rsidR="007A1F44" w:rsidRPr="00977EA3" w:rsidRDefault="007A1F44" w:rsidP="00A0052B">
            <w:pPr>
              <w:pStyle w:val="TableEntry"/>
              <w:rPr>
                <w:noProof w:val="0"/>
              </w:rPr>
            </w:pPr>
            <w:r w:rsidRPr="00977EA3">
              <w:rPr>
                <w:noProof w:val="0"/>
              </w:rPr>
              <w:t xml:space="preserve">  PV1</w:t>
            </w:r>
          </w:p>
        </w:tc>
        <w:tc>
          <w:tcPr>
            <w:tcW w:w="3544" w:type="dxa"/>
          </w:tcPr>
          <w:p w14:paraId="24812C40" w14:textId="77777777" w:rsidR="007A1F44" w:rsidRPr="00977EA3" w:rsidRDefault="007A1F44">
            <w:pPr>
              <w:pStyle w:val="TableEntry"/>
              <w:rPr>
                <w:noProof w:val="0"/>
              </w:rPr>
            </w:pPr>
            <w:r w:rsidRPr="00977EA3">
              <w:rPr>
                <w:noProof w:val="0"/>
              </w:rPr>
              <w:t>Patient Visit</w:t>
            </w:r>
          </w:p>
        </w:tc>
        <w:tc>
          <w:tcPr>
            <w:tcW w:w="971" w:type="dxa"/>
          </w:tcPr>
          <w:p w14:paraId="0A8B6932" w14:textId="77777777" w:rsidR="007A1F44" w:rsidRPr="00977EA3" w:rsidRDefault="007A1F44">
            <w:pPr>
              <w:pStyle w:val="TableEntry"/>
              <w:jc w:val="center"/>
              <w:rPr>
                <w:noProof w:val="0"/>
              </w:rPr>
            </w:pPr>
            <w:r w:rsidRPr="00977EA3">
              <w:rPr>
                <w:noProof w:val="0"/>
              </w:rPr>
              <w:t>X</w:t>
            </w:r>
          </w:p>
        </w:tc>
        <w:tc>
          <w:tcPr>
            <w:tcW w:w="872" w:type="dxa"/>
          </w:tcPr>
          <w:p w14:paraId="214F63C1" w14:textId="77777777" w:rsidR="007A1F44" w:rsidRPr="00977EA3" w:rsidRDefault="007A1F44">
            <w:pPr>
              <w:pStyle w:val="TableEntry"/>
              <w:jc w:val="center"/>
              <w:rPr>
                <w:noProof w:val="0"/>
              </w:rPr>
            </w:pPr>
            <w:r w:rsidRPr="00977EA3">
              <w:rPr>
                <w:noProof w:val="0"/>
              </w:rPr>
              <w:t>[0..0]</w:t>
            </w:r>
          </w:p>
        </w:tc>
        <w:tc>
          <w:tcPr>
            <w:tcW w:w="1701" w:type="dxa"/>
          </w:tcPr>
          <w:p w14:paraId="7DB2AC9D" w14:textId="77777777" w:rsidR="007A1F44" w:rsidRPr="00977EA3" w:rsidRDefault="007A1F44">
            <w:pPr>
              <w:pStyle w:val="TableEntry"/>
              <w:jc w:val="center"/>
              <w:rPr>
                <w:noProof w:val="0"/>
              </w:rPr>
            </w:pPr>
            <w:r w:rsidRPr="00977EA3">
              <w:rPr>
                <w:noProof w:val="0"/>
              </w:rPr>
              <w:t>3</w:t>
            </w:r>
          </w:p>
        </w:tc>
      </w:tr>
      <w:tr w:rsidR="007A1F44" w:rsidRPr="00977EA3" w14:paraId="748FB82F" w14:textId="77777777">
        <w:trPr>
          <w:cantSplit/>
          <w:jc w:val="center"/>
        </w:trPr>
        <w:tc>
          <w:tcPr>
            <w:tcW w:w="1951" w:type="dxa"/>
          </w:tcPr>
          <w:p w14:paraId="52C0E049" w14:textId="77777777" w:rsidR="007A1F44" w:rsidRPr="00977EA3" w:rsidRDefault="007A1F44" w:rsidP="00A0052B">
            <w:pPr>
              <w:pStyle w:val="TableEntry"/>
              <w:rPr>
                <w:noProof w:val="0"/>
              </w:rPr>
            </w:pPr>
            <w:r w:rsidRPr="00977EA3">
              <w:rPr>
                <w:noProof w:val="0"/>
              </w:rPr>
              <w:t>---</w:t>
            </w:r>
          </w:p>
        </w:tc>
        <w:tc>
          <w:tcPr>
            <w:tcW w:w="3544" w:type="dxa"/>
          </w:tcPr>
          <w:p w14:paraId="4C69402A" w14:textId="77777777" w:rsidR="007A1F44" w:rsidRPr="00977EA3" w:rsidRDefault="007A1F44">
            <w:pPr>
              <w:pStyle w:val="TableEntry"/>
              <w:rPr>
                <w:noProof w:val="0"/>
              </w:rPr>
            </w:pPr>
          </w:p>
        </w:tc>
        <w:tc>
          <w:tcPr>
            <w:tcW w:w="971" w:type="dxa"/>
          </w:tcPr>
          <w:p w14:paraId="7CCF5775" w14:textId="77777777" w:rsidR="007A1F44" w:rsidRPr="00977EA3" w:rsidRDefault="007A1F44">
            <w:pPr>
              <w:pStyle w:val="TableEntry"/>
              <w:jc w:val="center"/>
              <w:rPr>
                <w:noProof w:val="0"/>
              </w:rPr>
            </w:pPr>
          </w:p>
        </w:tc>
        <w:tc>
          <w:tcPr>
            <w:tcW w:w="872" w:type="dxa"/>
          </w:tcPr>
          <w:p w14:paraId="395B194B" w14:textId="77777777" w:rsidR="007A1F44" w:rsidRPr="00977EA3" w:rsidRDefault="007A1F44">
            <w:pPr>
              <w:pStyle w:val="TableEntry"/>
              <w:jc w:val="center"/>
              <w:rPr>
                <w:noProof w:val="0"/>
              </w:rPr>
            </w:pPr>
          </w:p>
        </w:tc>
        <w:tc>
          <w:tcPr>
            <w:tcW w:w="1701" w:type="dxa"/>
          </w:tcPr>
          <w:p w14:paraId="76E61A66" w14:textId="77777777" w:rsidR="007A1F44" w:rsidRPr="00977EA3" w:rsidRDefault="007A1F44">
            <w:pPr>
              <w:pStyle w:val="TableEntry"/>
              <w:jc w:val="center"/>
              <w:rPr>
                <w:noProof w:val="0"/>
              </w:rPr>
            </w:pPr>
          </w:p>
        </w:tc>
      </w:tr>
    </w:tbl>
    <w:p w14:paraId="4899CA1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67" w:name="_Toc174249125"/>
      <w:r w:rsidRPr="00977EA3">
        <w:rPr>
          <w:bCs/>
          <w:noProof w:val="0"/>
        </w:rPr>
        <w:t>Comments on segment usage</w:t>
      </w:r>
      <w:bookmarkEnd w:id="267"/>
    </w:p>
    <w:p w14:paraId="4EEB17FE" w14:textId="77777777" w:rsidR="007A1F44" w:rsidRPr="00977EA3" w:rsidRDefault="007A1F44" w:rsidP="00CA12D9">
      <w:pPr>
        <w:pStyle w:val="Corpotesto"/>
      </w:pPr>
      <w:r w:rsidRPr="00977EA3">
        <w:t>This transaction makes unrepeatable the PATIENT segment group: The message can communicate only one merge operation for one patient.</w:t>
      </w:r>
    </w:p>
    <w:p w14:paraId="2C044F3B" w14:textId="77777777" w:rsidR="007A1F44" w:rsidRPr="00977EA3" w:rsidRDefault="007A1F44" w:rsidP="00CA12D9">
      <w:pPr>
        <w:pStyle w:val="Corpotesto"/>
      </w:pPr>
      <w:r w:rsidRPr="00977EA3">
        <w:t>The “incorrect supplier identifier” identified in the MRG segment (</w:t>
      </w:r>
      <w:r w:rsidRPr="00977EA3">
        <w:rPr>
          <w:i/>
          <w:iCs/>
        </w:rPr>
        <w:t>MRG-1 - Prior Patient Identifier List</w:t>
      </w:r>
      <w:r w:rsidRPr="00977EA3">
        <w:t>) is to be merged with the required “correct target identifier” of the same ”identifier type code” component identified in the PID segment (</w:t>
      </w:r>
      <w:r w:rsidRPr="00977EA3">
        <w:rPr>
          <w:i/>
          <w:iCs/>
        </w:rPr>
        <w:t>PID-3 - Patient Identifier List</w:t>
      </w:r>
      <w:r w:rsidRPr="00977EA3">
        <w:t>). The “incorrect supplier identifier” would then logically never be referenced in future transactions.</w:t>
      </w:r>
    </w:p>
    <w:p w14:paraId="3C6049C0" w14:textId="77777777" w:rsidR="007A1F44" w:rsidRPr="00977EA3" w:rsidRDefault="007A1F44" w:rsidP="00CA12D9">
      <w:pPr>
        <w:pStyle w:val="Corpotesto"/>
      </w:pPr>
      <w:r w:rsidRPr="00977EA3">
        <w:t>The PV1 segment is not supported by IHE in this message.</w:t>
      </w:r>
    </w:p>
    <w:p w14:paraId="54FA10E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68" w:name="_Toc174249126"/>
      <w:r w:rsidRPr="00977EA3">
        <w:rPr>
          <w:bCs/>
          <w:noProof w:val="0"/>
        </w:rPr>
        <w:t>Expected actions</w:t>
      </w:r>
      <w:bookmarkEnd w:id="268"/>
    </w:p>
    <w:p w14:paraId="1866888B" w14:textId="77777777" w:rsidR="007A1F44" w:rsidRPr="00977EA3" w:rsidRDefault="007A1F44" w:rsidP="00CA12D9">
      <w:pPr>
        <w:pStyle w:val="Corpotesto"/>
      </w:pPr>
      <w:r w:rsidRPr="00977EA3">
        <w:t>The receiver shall merge the two patients in its database, and shall report the result of this operation (success / error) in an acknowledgment message returned to the sender.</w:t>
      </w:r>
    </w:p>
    <w:p w14:paraId="3090F930" w14:textId="77777777" w:rsidR="007A1F44" w:rsidRPr="00977EA3" w:rsidRDefault="007A1F44" w:rsidP="00CA12D9">
      <w:pPr>
        <w:pStyle w:val="Corpotesto"/>
      </w:pPr>
      <w:r w:rsidRPr="00977EA3">
        <w:t>If the receiver does not recognize the target patient identifiers, it shall perform a Change Patient Identifier List instead of a Merge. This situation is not an error.</w:t>
      </w:r>
    </w:p>
    <w:p w14:paraId="44B48539" w14:textId="77777777" w:rsidR="007A1F44" w:rsidRPr="00977EA3" w:rsidRDefault="007A1F44" w:rsidP="00CA12D9">
      <w:pPr>
        <w:pStyle w:val="Corpotesto"/>
      </w:pPr>
      <w:r w:rsidRPr="00977EA3">
        <w:t>If the receiver does not recognize the supplier patient identifiers to be merged, it shall take no action. This situation is not an error.</w:t>
      </w:r>
    </w:p>
    <w:p w14:paraId="5C67ACEE" w14:textId="77777777" w:rsidR="007A1F44" w:rsidRPr="00977EA3" w:rsidRDefault="007A1F44" w:rsidP="00CA12D9">
      <w:pPr>
        <w:pStyle w:val="Corpotesto"/>
      </w:pPr>
      <w:r w:rsidRPr="00977EA3">
        <w:t>If the receiver does not support the Merge Option of this transaction, it shall application-reject the message (see ITI TF-2x: C.2.3).</w:t>
      </w:r>
    </w:p>
    <w:p w14:paraId="1061FC68" w14:textId="77777777" w:rsidR="008E3CF3" w:rsidRPr="00E63AF6" w:rsidRDefault="007A1F44" w:rsidP="00EC243F">
      <w:pPr>
        <w:pStyle w:val="Titolo4"/>
        <w:numPr>
          <w:ilvl w:val="3"/>
          <w:numId w:val="8"/>
        </w:numPr>
        <w:tabs>
          <w:tab w:val="clear" w:pos="2160"/>
          <w:tab w:val="clear" w:pos="2880"/>
          <w:tab w:val="clear" w:pos="3600"/>
        </w:tabs>
        <w:rPr>
          <w:noProof w:val="0"/>
          <w:lang w:val="fr-FR"/>
          <w:rPrChange w:id="269" w:author="Gregorio Canal" w:date="2019-05-22T14:53:00Z">
            <w:rPr>
              <w:noProof w:val="0"/>
            </w:rPr>
          </w:rPrChange>
        </w:rPr>
      </w:pPr>
      <w:bookmarkStart w:id="270" w:name="_Toc174249127"/>
      <w:bookmarkStart w:id="271" w:name="_Toc398544150"/>
      <w:r w:rsidRPr="00E63AF6">
        <w:rPr>
          <w:noProof w:val="0"/>
          <w:lang w:val="fr-FR"/>
          <w:rPrChange w:id="272" w:author="Gregorio Canal" w:date="2019-05-22T14:53:00Z">
            <w:rPr>
              <w:noProof w:val="0"/>
            </w:rPr>
          </w:rPrChange>
        </w:rPr>
        <w:lastRenderedPageBreak/>
        <w:t>Change Patient Identifier List - ADT^A47^ADT_A30</w:t>
      </w:r>
      <w:bookmarkEnd w:id="270"/>
      <w:bookmarkEnd w:id="271"/>
    </w:p>
    <w:p w14:paraId="1A1CE25F"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73" w:name="_Toc174249128"/>
      <w:r w:rsidRPr="00977EA3">
        <w:rPr>
          <w:bCs/>
          <w:noProof w:val="0"/>
        </w:rPr>
        <w:t>Trigger Event</w:t>
      </w:r>
      <w:bookmarkEnd w:id="273"/>
    </w:p>
    <w:p w14:paraId="61252004" w14:textId="77777777" w:rsidR="007A1F44" w:rsidRPr="00977EA3" w:rsidRDefault="007A1F44">
      <w:r w:rsidRPr="00977EA3">
        <w:t xml:space="preserve">The Patient Demographics Supplier notifies the change of a patient identifier list for a patient. That is, a single </w:t>
      </w:r>
      <w:r w:rsidRPr="00977EA3">
        <w:rPr>
          <w:i/>
          <w:iCs/>
        </w:rPr>
        <w:t>PID-3-patient identifier list value</w:t>
      </w:r>
      <w:r w:rsidRPr="00977EA3">
        <w:t xml:space="preserve"> has been found to be incorrect and has been changed.</w:t>
      </w:r>
    </w:p>
    <w:p w14:paraId="684A1A8F" w14:textId="77777777" w:rsidR="007A1F44" w:rsidRPr="00977EA3" w:rsidRDefault="007A1F44">
      <w:r w:rsidRPr="00977EA3">
        <w:t>This message is not used to update other patient demographics information. The A31 trigger event should be used for this purpose.</w:t>
      </w:r>
    </w:p>
    <w:p w14:paraId="7DE9C95F" w14:textId="77777777" w:rsidR="007A1F44" w:rsidRPr="00977EA3" w:rsidRDefault="007A1F44">
      <w:r w:rsidRPr="00977EA3">
        <w:t xml:space="preserve">MSH-9 is valued </w:t>
      </w:r>
      <w:r w:rsidRPr="00977EA3">
        <w:rPr>
          <w:b/>
          <w:bCs/>
        </w:rPr>
        <w:t>ADT^A47^ADT_A30</w:t>
      </w:r>
      <w:r w:rsidRPr="00977EA3">
        <w:t>.</w:t>
      </w:r>
    </w:p>
    <w:p w14:paraId="0CDF3129" w14:textId="77777777" w:rsidR="008E3CF3" w:rsidRPr="00977EA3" w:rsidRDefault="007A1F44" w:rsidP="00EC243F">
      <w:pPr>
        <w:pStyle w:val="Titolo5"/>
        <w:numPr>
          <w:ilvl w:val="4"/>
          <w:numId w:val="8"/>
        </w:numPr>
        <w:tabs>
          <w:tab w:val="clear" w:pos="2160"/>
          <w:tab w:val="clear" w:pos="2880"/>
          <w:tab w:val="clear" w:pos="3600"/>
          <w:tab w:val="clear" w:pos="4320"/>
        </w:tabs>
        <w:rPr>
          <w:bCs/>
          <w:noProof w:val="0"/>
        </w:rPr>
      </w:pPr>
      <w:bookmarkStart w:id="274" w:name="_Toc174249129"/>
      <w:r w:rsidRPr="00977EA3">
        <w:rPr>
          <w:bCs/>
          <w:noProof w:val="0"/>
        </w:rPr>
        <w:t>Message Static Definition</w:t>
      </w:r>
      <w:bookmarkEnd w:id="274"/>
    </w:p>
    <w:p w14:paraId="2C689677" w14:textId="77777777" w:rsidR="007A1F44" w:rsidRPr="00977EA3" w:rsidRDefault="007A1F44">
      <w:pPr>
        <w:pStyle w:val="TableTitle"/>
        <w:rPr>
          <w:noProof w:val="0"/>
        </w:rPr>
      </w:pPr>
      <w:r w:rsidRPr="00977EA3">
        <w:rPr>
          <w:noProof w:val="0"/>
        </w:rPr>
        <w:t>Table 3.30-12: Static definition of ADT^A47^ADT_A30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3B7E2EE" w14:textId="77777777">
        <w:trPr>
          <w:cantSplit/>
        </w:trPr>
        <w:tc>
          <w:tcPr>
            <w:tcW w:w="1951" w:type="dxa"/>
            <w:shd w:val="clear" w:color="auto" w:fill="D9D9D9"/>
          </w:tcPr>
          <w:p w14:paraId="4361132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E2849F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AAA1BD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AFAC6D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1AC2298" w14:textId="77777777" w:rsidR="007A1F44" w:rsidRPr="00977EA3" w:rsidRDefault="007A1F44" w:rsidP="00A53067">
            <w:pPr>
              <w:pStyle w:val="TableEntryHeader"/>
              <w:rPr>
                <w:noProof w:val="0"/>
              </w:rPr>
            </w:pPr>
            <w:r w:rsidRPr="00977EA3">
              <w:rPr>
                <w:noProof w:val="0"/>
              </w:rPr>
              <w:t>HL7 chapter</w:t>
            </w:r>
          </w:p>
        </w:tc>
      </w:tr>
      <w:tr w:rsidR="007A1F44" w:rsidRPr="00977EA3" w14:paraId="77781959" w14:textId="77777777">
        <w:trPr>
          <w:cantSplit/>
        </w:trPr>
        <w:tc>
          <w:tcPr>
            <w:tcW w:w="1951" w:type="dxa"/>
          </w:tcPr>
          <w:p w14:paraId="2089A9C4" w14:textId="77777777" w:rsidR="007A1F44" w:rsidRPr="00977EA3" w:rsidRDefault="007A1F44" w:rsidP="00A0052B">
            <w:pPr>
              <w:pStyle w:val="TableEntry"/>
              <w:rPr>
                <w:noProof w:val="0"/>
              </w:rPr>
            </w:pPr>
            <w:r w:rsidRPr="00977EA3">
              <w:rPr>
                <w:noProof w:val="0"/>
              </w:rPr>
              <w:t>MSH</w:t>
            </w:r>
          </w:p>
        </w:tc>
        <w:tc>
          <w:tcPr>
            <w:tcW w:w="3544" w:type="dxa"/>
          </w:tcPr>
          <w:p w14:paraId="5C428DDB" w14:textId="77777777" w:rsidR="007A1F44" w:rsidRPr="00977EA3" w:rsidRDefault="007A1F44">
            <w:pPr>
              <w:pStyle w:val="TableEntry"/>
              <w:rPr>
                <w:noProof w:val="0"/>
              </w:rPr>
            </w:pPr>
            <w:r w:rsidRPr="00977EA3">
              <w:rPr>
                <w:noProof w:val="0"/>
              </w:rPr>
              <w:t>Message Header</w:t>
            </w:r>
          </w:p>
        </w:tc>
        <w:tc>
          <w:tcPr>
            <w:tcW w:w="971" w:type="dxa"/>
          </w:tcPr>
          <w:p w14:paraId="0048F99B" w14:textId="77777777" w:rsidR="007A1F44" w:rsidRPr="00977EA3" w:rsidRDefault="007A1F44">
            <w:pPr>
              <w:pStyle w:val="TableEntry"/>
              <w:jc w:val="center"/>
              <w:rPr>
                <w:noProof w:val="0"/>
              </w:rPr>
            </w:pPr>
            <w:r w:rsidRPr="00977EA3">
              <w:rPr>
                <w:noProof w:val="0"/>
              </w:rPr>
              <w:t>R</w:t>
            </w:r>
          </w:p>
        </w:tc>
        <w:tc>
          <w:tcPr>
            <w:tcW w:w="872" w:type="dxa"/>
          </w:tcPr>
          <w:p w14:paraId="0A9C6A22" w14:textId="77777777" w:rsidR="007A1F44" w:rsidRPr="00977EA3" w:rsidRDefault="007A1F44">
            <w:pPr>
              <w:pStyle w:val="TableEntry"/>
              <w:jc w:val="center"/>
              <w:rPr>
                <w:noProof w:val="0"/>
              </w:rPr>
            </w:pPr>
            <w:r w:rsidRPr="00977EA3">
              <w:rPr>
                <w:noProof w:val="0"/>
              </w:rPr>
              <w:t>[1..1]</w:t>
            </w:r>
          </w:p>
        </w:tc>
        <w:tc>
          <w:tcPr>
            <w:tcW w:w="1701" w:type="dxa"/>
          </w:tcPr>
          <w:p w14:paraId="2DA03E05" w14:textId="77777777" w:rsidR="007A1F44" w:rsidRPr="00977EA3" w:rsidRDefault="007A1F44">
            <w:pPr>
              <w:pStyle w:val="TableEntry"/>
              <w:jc w:val="center"/>
              <w:rPr>
                <w:noProof w:val="0"/>
              </w:rPr>
            </w:pPr>
            <w:r w:rsidRPr="00977EA3">
              <w:rPr>
                <w:noProof w:val="0"/>
              </w:rPr>
              <w:t>2</w:t>
            </w:r>
          </w:p>
        </w:tc>
      </w:tr>
      <w:tr w:rsidR="007A1F44" w:rsidRPr="00977EA3" w14:paraId="435B063A" w14:textId="77777777">
        <w:trPr>
          <w:cantSplit/>
        </w:trPr>
        <w:tc>
          <w:tcPr>
            <w:tcW w:w="1951" w:type="dxa"/>
          </w:tcPr>
          <w:p w14:paraId="55717097" w14:textId="77777777" w:rsidR="007A1F44" w:rsidRPr="00977EA3" w:rsidRDefault="007A1F44" w:rsidP="00A0052B">
            <w:pPr>
              <w:pStyle w:val="TableEntry"/>
              <w:rPr>
                <w:noProof w:val="0"/>
              </w:rPr>
            </w:pPr>
            <w:r w:rsidRPr="00977EA3">
              <w:rPr>
                <w:noProof w:val="0"/>
              </w:rPr>
              <w:t>SFT</w:t>
            </w:r>
          </w:p>
        </w:tc>
        <w:tc>
          <w:tcPr>
            <w:tcW w:w="3544" w:type="dxa"/>
          </w:tcPr>
          <w:p w14:paraId="7BF93FD2" w14:textId="77777777" w:rsidR="007A1F44" w:rsidRPr="00977EA3" w:rsidRDefault="007A1F44">
            <w:pPr>
              <w:pStyle w:val="TableEntry"/>
              <w:rPr>
                <w:noProof w:val="0"/>
              </w:rPr>
            </w:pPr>
            <w:r w:rsidRPr="00977EA3">
              <w:rPr>
                <w:noProof w:val="0"/>
              </w:rPr>
              <w:t>Software Segment</w:t>
            </w:r>
          </w:p>
        </w:tc>
        <w:tc>
          <w:tcPr>
            <w:tcW w:w="971" w:type="dxa"/>
          </w:tcPr>
          <w:p w14:paraId="24125BDE" w14:textId="77777777" w:rsidR="007A1F44" w:rsidRPr="00977EA3" w:rsidRDefault="007A1F44">
            <w:pPr>
              <w:pStyle w:val="TableEntry"/>
              <w:jc w:val="center"/>
              <w:rPr>
                <w:noProof w:val="0"/>
              </w:rPr>
            </w:pPr>
            <w:r w:rsidRPr="00977EA3">
              <w:rPr>
                <w:noProof w:val="0"/>
              </w:rPr>
              <w:t>O</w:t>
            </w:r>
          </w:p>
        </w:tc>
        <w:tc>
          <w:tcPr>
            <w:tcW w:w="872" w:type="dxa"/>
          </w:tcPr>
          <w:p w14:paraId="6F5B21CC" w14:textId="77777777" w:rsidR="007A1F44" w:rsidRPr="00977EA3" w:rsidRDefault="007A1F44">
            <w:pPr>
              <w:pStyle w:val="TableEntry"/>
              <w:jc w:val="center"/>
              <w:rPr>
                <w:noProof w:val="0"/>
              </w:rPr>
            </w:pPr>
            <w:r w:rsidRPr="00977EA3">
              <w:rPr>
                <w:noProof w:val="0"/>
              </w:rPr>
              <w:t>[0..*]</w:t>
            </w:r>
          </w:p>
        </w:tc>
        <w:tc>
          <w:tcPr>
            <w:tcW w:w="1701" w:type="dxa"/>
          </w:tcPr>
          <w:p w14:paraId="162C7A42" w14:textId="77777777" w:rsidR="007A1F44" w:rsidRPr="00977EA3" w:rsidRDefault="007A1F44">
            <w:pPr>
              <w:pStyle w:val="TableEntry"/>
              <w:jc w:val="center"/>
              <w:rPr>
                <w:noProof w:val="0"/>
              </w:rPr>
            </w:pPr>
            <w:r w:rsidRPr="00977EA3">
              <w:rPr>
                <w:noProof w:val="0"/>
              </w:rPr>
              <w:t>2</w:t>
            </w:r>
          </w:p>
        </w:tc>
      </w:tr>
      <w:tr w:rsidR="007A1F44" w:rsidRPr="00977EA3" w14:paraId="75C92FD4" w14:textId="77777777">
        <w:trPr>
          <w:cantSplit/>
        </w:trPr>
        <w:tc>
          <w:tcPr>
            <w:tcW w:w="1951" w:type="dxa"/>
          </w:tcPr>
          <w:p w14:paraId="160AA727" w14:textId="77777777" w:rsidR="007A1F44" w:rsidRPr="00977EA3" w:rsidRDefault="007A1F44" w:rsidP="00A0052B">
            <w:pPr>
              <w:pStyle w:val="TableEntry"/>
              <w:rPr>
                <w:noProof w:val="0"/>
              </w:rPr>
            </w:pPr>
            <w:r w:rsidRPr="00977EA3">
              <w:rPr>
                <w:noProof w:val="0"/>
              </w:rPr>
              <w:t>EVN</w:t>
            </w:r>
          </w:p>
        </w:tc>
        <w:tc>
          <w:tcPr>
            <w:tcW w:w="3544" w:type="dxa"/>
          </w:tcPr>
          <w:p w14:paraId="31BB52F8" w14:textId="77777777" w:rsidR="007A1F44" w:rsidRPr="00977EA3" w:rsidRDefault="007A1F44">
            <w:pPr>
              <w:pStyle w:val="TableEntry"/>
              <w:rPr>
                <w:noProof w:val="0"/>
              </w:rPr>
            </w:pPr>
            <w:r w:rsidRPr="00977EA3">
              <w:rPr>
                <w:noProof w:val="0"/>
              </w:rPr>
              <w:t>Event Type</w:t>
            </w:r>
          </w:p>
        </w:tc>
        <w:tc>
          <w:tcPr>
            <w:tcW w:w="971" w:type="dxa"/>
          </w:tcPr>
          <w:p w14:paraId="7A6AB8BA" w14:textId="77777777" w:rsidR="007A1F44" w:rsidRPr="00977EA3" w:rsidRDefault="007A1F44">
            <w:pPr>
              <w:pStyle w:val="TableEntry"/>
              <w:jc w:val="center"/>
              <w:rPr>
                <w:noProof w:val="0"/>
              </w:rPr>
            </w:pPr>
            <w:r w:rsidRPr="00977EA3">
              <w:rPr>
                <w:noProof w:val="0"/>
              </w:rPr>
              <w:t>R</w:t>
            </w:r>
          </w:p>
        </w:tc>
        <w:tc>
          <w:tcPr>
            <w:tcW w:w="872" w:type="dxa"/>
          </w:tcPr>
          <w:p w14:paraId="6B3DA018" w14:textId="77777777" w:rsidR="007A1F44" w:rsidRPr="00977EA3" w:rsidRDefault="007A1F44">
            <w:pPr>
              <w:pStyle w:val="TableEntry"/>
              <w:jc w:val="center"/>
              <w:rPr>
                <w:noProof w:val="0"/>
              </w:rPr>
            </w:pPr>
            <w:r w:rsidRPr="00977EA3">
              <w:rPr>
                <w:noProof w:val="0"/>
              </w:rPr>
              <w:t>[1..1]</w:t>
            </w:r>
          </w:p>
        </w:tc>
        <w:tc>
          <w:tcPr>
            <w:tcW w:w="1701" w:type="dxa"/>
          </w:tcPr>
          <w:p w14:paraId="3633A18B" w14:textId="77777777" w:rsidR="007A1F44" w:rsidRPr="00977EA3" w:rsidRDefault="007A1F44">
            <w:pPr>
              <w:pStyle w:val="TableEntry"/>
              <w:jc w:val="center"/>
              <w:rPr>
                <w:noProof w:val="0"/>
              </w:rPr>
            </w:pPr>
            <w:r w:rsidRPr="00977EA3">
              <w:rPr>
                <w:noProof w:val="0"/>
              </w:rPr>
              <w:t>2</w:t>
            </w:r>
          </w:p>
        </w:tc>
      </w:tr>
      <w:tr w:rsidR="007A1F44" w:rsidRPr="00977EA3" w14:paraId="117ADBA7" w14:textId="77777777">
        <w:trPr>
          <w:cantSplit/>
        </w:trPr>
        <w:tc>
          <w:tcPr>
            <w:tcW w:w="1951" w:type="dxa"/>
          </w:tcPr>
          <w:p w14:paraId="423CCC28" w14:textId="77777777" w:rsidR="007A1F44" w:rsidRPr="00977EA3" w:rsidRDefault="007A1F44" w:rsidP="00A0052B">
            <w:pPr>
              <w:pStyle w:val="TableEntry"/>
              <w:rPr>
                <w:noProof w:val="0"/>
              </w:rPr>
            </w:pPr>
            <w:r w:rsidRPr="00977EA3">
              <w:rPr>
                <w:noProof w:val="0"/>
              </w:rPr>
              <w:t>---</w:t>
            </w:r>
          </w:p>
        </w:tc>
        <w:tc>
          <w:tcPr>
            <w:tcW w:w="3544" w:type="dxa"/>
          </w:tcPr>
          <w:p w14:paraId="3170E2FD" w14:textId="77777777" w:rsidR="007A1F44" w:rsidRPr="00977EA3" w:rsidRDefault="007A1F44">
            <w:pPr>
              <w:pStyle w:val="TableEntry"/>
              <w:rPr>
                <w:noProof w:val="0"/>
              </w:rPr>
            </w:pPr>
            <w:r w:rsidRPr="00977EA3">
              <w:rPr>
                <w:noProof w:val="0"/>
              </w:rPr>
              <w:t xml:space="preserve">--- PATIENT begin </w:t>
            </w:r>
          </w:p>
        </w:tc>
        <w:tc>
          <w:tcPr>
            <w:tcW w:w="971" w:type="dxa"/>
          </w:tcPr>
          <w:p w14:paraId="52C0D030" w14:textId="77777777" w:rsidR="007A1F44" w:rsidRPr="00977EA3" w:rsidRDefault="007A1F44">
            <w:pPr>
              <w:pStyle w:val="TableEntry"/>
              <w:jc w:val="center"/>
              <w:rPr>
                <w:noProof w:val="0"/>
              </w:rPr>
            </w:pPr>
            <w:r w:rsidRPr="00977EA3">
              <w:rPr>
                <w:noProof w:val="0"/>
              </w:rPr>
              <w:t>R</w:t>
            </w:r>
          </w:p>
        </w:tc>
        <w:tc>
          <w:tcPr>
            <w:tcW w:w="872" w:type="dxa"/>
          </w:tcPr>
          <w:p w14:paraId="49FF97D4" w14:textId="77777777" w:rsidR="007A1F44" w:rsidRPr="00977EA3" w:rsidRDefault="007A1F44">
            <w:pPr>
              <w:pStyle w:val="TableEntry"/>
              <w:jc w:val="center"/>
              <w:rPr>
                <w:noProof w:val="0"/>
              </w:rPr>
            </w:pPr>
            <w:r w:rsidRPr="00977EA3">
              <w:rPr>
                <w:noProof w:val="0"/>
              </w:rPr>
              <w:t>[1..1]</w:t>
            </w:r>
          </w:p>
        </w:tc>
        <w:tc>
          <w:tcPr>
            <w:tcW w:w="1701" w:type="dxa"/>
          </w:tcPr>
          <w:p w14:paraId="6D708A69" w14:textId="77777777" w:rsidR="007A1F44" w:rsidRPr="00977EA3" w:rsidRDefault="007A1F44">
            <w:pPr>
              <w:pStyle w:val="TableEntry"/>
              <w:jc w:val="center"/>
              <w:rPr>
                <w:noProof w:val="0"/>
              </w:rPr>
            </w:pPr>
          </w:p>
        </w:tc>
      </w:tr>
      <w:tr w:rsidR="007A1F44" w:rsidRPr="00977EA3" w14:paraId="1F334C49" w14:textId="77777777">
        <w:trPr>
          <w:cantSplit/>
        </w:trPr>
        <w:tc>
          <w:tcPr>
            <w:tcW w:w="1951" w:type="dxa"/>
          </w:tcPr>
          <w:p w14:paraId="314952BC" w14:textId="77777777" w:rsidR="007A1F44" w:rsidRPr="00977EA3" w:rsidRDefault="007A1F44" w:rsidP="00A0052B">
            <w:pPr>
              <w:pStyle w:val="TableEntry"/>
              <w:rPr>
                <w:noProof w:val="0"/>
              </w:rPr>
            </w:pPr>
            <w:r w:rsidRPr="00977EA3">
              <w:rPr>
                <w:noProof w:val="0"/>
              </w:rPr>
              <w:t xml:space="preserve">  PID</w:t>
            </w:r>
          </w:p>
        </w:tc>
        <w:tc>
          <w:tcPr>
            <w:tcW w:w="3544" w:type="dxa"/>
          </w:tcPr>
          <w:p w14:paraId="64F7D18F" w14:textId="77777777" w:rsidR="007A1F44" w:rsidRPr="00977EA3" w:rsidRDefault="007A1F44">
            <w:pPr>
              <w:pStyle w:val="TableEntry"/>
              <w:rPr>
                <w:noProof w:val="0"/>
              </w:rPr>
            </w:pPr>
            <w:r w:rsidRPr="00977EA3">
              <w:rPr>
                <w:noProof w:val="0"/>
              </w:rPr>
              <w:t>Patient Identification</w:t>
            </w:r>
          </w:p>
        </w:tc>
        <w:tc>
          <w:tcPr>
            <w:tcW w:w="971" w:type="dxa"/>
          </w:tcPr>
          <w:p w14:paraId="122F3DEF" w14:textId="77777777" w:rsidR="007A1F44" w:rsidRPr="00977EA3" w:rsidRDefault="007A1F44">
            <w:pPr>
              <w:pStyle w:val="TableEntry"/>
              <w:jc w:val="center"/>
              <w:rPr>
                <w:noProof w:val="0"/>
              </w:rPr>
            </w:pPr>
            <w:r w:rsidRPr="00977EA3">
              <w:rPr>
                <w:noProof w:val="0"/>
              </w:rPr>
              <w:t>R</w:t>
            </w:r>
          </w:p>
        </w:tc>
        <w:tc>
          <w:tcPr>
            <w:tcW w:w="872" w:type="dxa"/>
          </w:tcPr>
          <w:p w14:paraId="3967AB47" w14:textId="77777777" w:rsidR="007A1F44" w:rsidRPr="00977EA3" w:rsidRDefault="007A1F44">
            <w:pPr>
              <w:pStyle w:val="TableEntry"/>
              <w:jc w:val="center"/>
              <w:rPr>
                <w:noProof w:val="0"/>
              </w:rPr>
            </w:pPr>
            <w:r w:rsidRPr="00977EA3">
              <w:rPr>
                <w:noProof w:val="0"/>
              </w:rPr>
              <w:t>[1..1]</w:t>
            </w:r>
          </w:p>
        </w:tc>
        <w:tc>
          <w:tcPr>
            <w:tcW w:w="1701" w:type="dxa"/>
          </w:tcPr>
          <w:p w14:paraId="59229823" w14:textId="77777777" w:rsidR="007A1F44" w:rsidRPr="00977EA3" w:rsidRDefault="007A1F44">
            <w:pPr>
              <w:pStyle w:val="TableEntry"/>
              <w:jc w:val="center"/>
              <w:rPr>
                <w:noProof w:val="0"/>
              </w:rPr>
            </w:pPr>
            <w:r w:rsidRPr="00977EA3">
              <w:rPr>
                <w:noProof w:val="0"/>
              </w:rPr>
              <w:t>3</w:t>
            </w:r>
          </w:p>
        </w:tc>
      </w:tr>
      <w:tr w:rsidR="007A1F44" w:rsidRPr="00977EA3" w14:paraId="03707D63" w14:textId="77777777">
        <w:trPr>
          <w:cantSplit/>
        </w:trPr>
        <w:tc>
          <w:tcPr>
            <w:tcW w:w="1951" w:type="dxa"/>
          </w:tcPr>
          <w:p w14:paraId="0E0250A2" w14:textId="77777777" w:rsidR="007A1F44" w:rsidRPr="00977EA3" w:rsidRDefault="007A1F44" w:rsidP="00A0052B">
            <w:pPr>
              <w:pStyle w:val="TableEntry"/>
              <w:rPr>
                <w:noProof w:val="0"/>
              </w:rPr>
            </w:pPr>
            <w:r w:rsidRPr="00977EA3">
              <w:rPr>
                <w:noProof w:val="0"/>
              </w:rPr>
              <w:t xml:space="preserve">  PD1</w:t>
            </w:r>
          </w:p>
        </w:tc>
        <w:tc>
          <w:tcPr>
            <w:tcW w:w="3544" w:type="dxa"/>
          </w:tcPr>
          <w:p w14:paraId="09DC0E9A" w14:textId="77777777" w:rsidR="007A1F44" w:rsidRPr="00977EA3" w:rsidRDefault="007A1F44">
            <w:pPr>
              <w:pStyle w:val="TableEntry"/>
              <w:rPr>
                <w:noProof w:val="0"/>
              </w:rPr>
            </w:pPr>
            <w:r w:rsidRPr="00977EA3">
              <w:rPr>
                <w:noProof w:val="0"/>
              </w:rPr>
              <w:t>Additional Demographics</w:t>
            </w:r>
          </w:p>
        </w:tc>
        <w:tc>
          <w:tcPr>
            <w:tcW w:w="971" w:type="dxa"/>
          </w:tcPr>
          <w:p w14:paraId="5A28E2D1" w14:textId="77777777" w:rsidR="007A1F44" w:rsidRPr="00977EA3" w:rsidRDefault="007A1F44">
            <w:pPr>
              <w:pStyle w:val="TableEntry"/>
              <w:jc w:val="center"/>
              <w:rPr>
                <w:noProof w:val="0"/>
              </w:rPr>
            </w:pPr>
            <w:r w:rsidRPr="00977EA3">
              <w:rPr>
                <w:noProof w:val="0"/>
              </w:rPr>
              <w:t>O</w:t>
            </w:r>
          </w:p>
        </w:tc>
        <w:tc>
          <w:tcPr>
            <w:tcW w:w="872" w:type="dxa"/>
          </w:tcPr>
          <w:p w14:paraId="6D924098" w14:textId="77777777" w:rsidR="007A1F44" w:rsidRPr="00977EA3" w:rsidRDefault="007A1F44">
            <w:pPr>
              <w:pStyle w:val="TableEntry"/>
              <w:jc w:val="center"/>
              <w:rPr>
                <w:noProof w:val="0"/>
              </w:rPr>
            </w:pPr>
            <w:r w:rsidRPr="00977EA3">
              <w:rPr>
                <w:noProof w:val="0"/>
              </w:rPr>
              <w:t>[0..1]</w:t>
            </w:r>
          </w:p>
        </w:tc>
        <w:tc>
          <w:tcPr>
            <w:tcW w:w="1701" w:type="dxa"/>
          </w:tcPr>
          <w:p w14:paraId="1EC4EACD" w14:textId="77777777" w:rsidR="007A1F44" w:rsidRPr="00977EA3" w:rsidRDefault="007A1F44">
            <w:pPr>
              <w:pStyle w:val="TableEntry"/>
              <w:jc w:val="center"/>
              <w:rPr>
                <w:noProof w:val="0"/>
              </w:rPr>
            </w:pPr>
            <w:r w:rsidRPr="00977EA3">
              <w:rPr>
                <w:noProof w:val="0"/>
              </w:rPr>
              <w:t>3</w:t>
            </w:r>
          </w:p>
        </w:tc>
      </w:tr>
      <w:tr w:rsidR="007A1F44" w:rsidRPr="00977EA3" w14:paraId="2914D4CC" w14:textId="77777777">
        <w:trPr>
          <w:cantSplit/>
        </w:trPr>
        <w:tc>
          <w:tcPr>
            <w:tcW w:w="1951" w:type="dxa"/>
          </w:tcPr>
          <w:p w14:paraId="0D86FA50" w14:textId="77777777" w:rsidR="007A1F44" w:rsidRPr="00977EA3" w:rsidRDefault="007A1F44" w:rsidP="00A0052B">
            <w:pPr>
              <w:pStyle w:val="TableEntry"/>
              <w:rPr>
                <w:noProof w:val="0"/>
              </w:rPr>
            </w:pPr>
            <w:r w:rsidRPr="00977EA3">
              <w:rPr>
                <w:noProof w:val="0"/>
              </w:rPr>
              <w:t xml:space="preserve">  MRG</w:t>
            </w:r>
          </w:p>
        </w:tc>
        <w:tc>
          <w:tcPr>
            <w:tcW w:w="3544" w:type="dxa"/>
          </w:tcPr>
          <w:p w14:paraId="0E3D7D26" w14:textId="77777777" w:rsidR="007A1F44" w:rsidRPr="00977EA3" w:rsidRDefault="007A1F44">
            <w:pPr>
              <w:pStyle w:val="TableEntry"/>
              <w:rPr>
                <w:noProof w:val="0"/>
              </w:rPr>
            </w:pPr>
            <w:r w:rsidRPr="00977EA3">
              <w:rPr>
                <w:noProof w:val="0"/>
              </w:rPr>
              <w:t>Merge Information</w:t>
            </w:r>
          </w:p>
        </w:tc>
        <w:tc>
          <w:tcPr>
            <w:tcW w:w="971" w:type="dxa"/>
          </w:tcPr>
          <w:p w14:paraId="67F6C31D" w14:textId="77777777" w:rsidR="007A1F44" w:rsidRPr="00977EA3" w:rsidRDefault="007A1F44">
            <w:pPr>
              <w:pStyle w:val="TableEntry"/>
              <w:jc w:val="center"/>
              <w:rPr>
                <w:noProof w:val="0"/>
              </w:rPr>
            </w:pPr>
            <w:r w:rsidRPr="00977EA3">
              <w:rPr>
                <w:noProof w:val="0"/>
              </w:rPr>
              <w:t>R</w:t>
            </w:r>
          </w:p>
        </w:tc>
        <w:tc>
          <w:tcPr>
            <w:tcW w:w="872" w:type="dxa"/>
          </w:tcPr>
          <w:p w14:paraId="00A8251A" w14:textId="77777777" w:rsidR="007A1F44" w:rsidRPr="00977EA3" w:rsidRDefault="007A1F44">
            <w:pPr>
              <w:pStyle w:val="TableEntry"/>
              <w:jc w:val="center"/>
              <w:rPr>
                <w:noProof w:val="0"/>
              </w:rPr>
            </w:pPr>
            <w:r w:rsidRPr="00977EA3">
              <w:rPr>
                <w:noProof w:val="0"/>
              </w:rPr>
              <w:t>[1..1]</w:t>
            </w:r>
          </w:p>
        </w:tc>
        <w:tc>
          <w:tcPr>
            <w:tcW w:w="1701" w:type="dxa"/>
          </w:tcPr>
          <w:p w14:paraId="4DA409B2" w14:textId="77777777" w:rsidR="007A1F44" w:rsidRPr="00977EA3" w:rsidRDefault="007A1F44">
            <w:pPr>
              <w:pStyle w:val="TableEntry"/>
              <w:jc w:val="center"/>
              <w:rPr>
                <w:noProof w:val="0"/>
              </w:rPr>
            </w:pPr>
            <w:r w:rsidRPr="00977EA3">
              <w:rPr>
                <w:noProof w:val="0"/>
              </w:rPr>
              <w:t>3</w:t>
            </w:r>
          </w:p>
        </w:tc>
      </w:tr>
      <w:tr w:rsidR="007A1F44" w:rsidRPr="00977EA3" w14:paraId="7D63C7C1" w14:textId="77777777">
        <w:trPr>
          <w:cantSplit/>
        </w:trPr>
        <w:tc>
          <w:tcPr>
            <w:tcW w:w="1951" w:type="dxa"/>
          </w:tcPr>
          <w:p w14:paraId="1F3460F7" w14:textId="77777777" w:rsidR="007A1F44" w:rsidRPr="00977EA3" w:rsidRDefault="007A1F44" w:rsidP="00A0052B">
            <w:pPr>
              <w:pStyle w:val="TableEntry"/>
              <w:rPr>
                <w:noProof w:val="0"/>
              </w:rPr>
            </w:pPr>
            <w:r w:rsidRPr="00977EA3">
              <w:rPr>
                <w:noProof w:val="0"/>
              </w:rPr>
              <w:t>---</w:t>
            </w:r>
          </w:p>
        </w:tc>
        <w:tc>
          <w:tcPr>
            <w:tcW w:w="3544" w:type="dxa"/>
          </w:tcPr>
          <w:p w14:paraId="3778A8D1" w14:textId="77777777" w:rsidR="007A1F44" w:rsidRPr="00977EA3" w:rsidRDefault="007A1F44">
            <w:pPr>
              <w:pStyle w:val="TableEntry"/>
              <w:rPr>
                <w:noProof w:val="0"/>
              </w:rPr>
            </w:pPr>
          </w:p>
        </w:tc>
        <w:tc>
          <w:tcPr>
            <w:tcW w:w="971" w:type="dxa"/>
          </w:tcPr>
          <w:p w14:paraId="2AF11F89" w14:textId="77777777" w:rsidR="007A1F44" w:rsidRPr="00977EA3" w:rsidRDefault="007A1F44">
            <w:pPr>
              <w:pStyle w:val="TableEntry"/>
              <w:jc w:val="center"/>
              <w:rPr>
                <w:noProof w:val="0"/>
              </w:rPr>
            </w:pPr>
          </w:p>
        </w:tc>
        <w:tc>
          <w:tcPr>
            <w:tcW w:w="872" w:type="dxa"/>
          </w:tcPr>
          <w:p w14:paraId="7F539ACA" w14:textId="77777777" w:rsidR="007A1F44" w:rsidRPr="00977EA3" w:rsidRDefault="007A1F44">
            <w:pPr>
              <w:pStyle w:val="TableEntry"/>
              <w:jc w:val="center"/>
              <w:rPr>
                <w:noProof w:val="0"/>
              </w:rPr>
            </w:pPr>
          </w:p>
        </w:tc>
        <w:tc>
          <w:tcPr>
            <w:tcW w:w="1701" w:type="dxa"/>
          </w:tcPr>
          <w:p w14:paraId="45663749" w14:textId="77777777" w:rsidR="007A1F44" w:rsidRPr="00977EA3" w:rsidRDefault="007A1F44">
            <w:pPr>
              <w:pStyle w:val="TableEntry"/>
              <w:jc w:val="center"/>
              <w:rPr>
                <w:noProof w:val="0"/>
              </w:rPr>
            </w:pPr>
          </w:p>
        </w:tc>
      </w:tr>
    </w:tbl>
    <w:p w14:paraId="77F327F4"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75" w:name="_Toc174249130"/>
      <w:r w:rsidRPr="00977EA3">
        <w:rPr>
          <w:bCs/>
          <w:noProof w:val="0"/>
        </w:rPr>
        <w:t>Comments on segment usage</w:t>
      </w:r>
      <w:bookmarkEnd w:id="275"/>
    </w:p>
    <w:p w14:paraId="4650AAC2" w14:textId="77777777" w:rsidR="007A1F44" w:rsidRPr="00977EA3" w:rsidRDefault="007A1F44" w:rsidP="00CA12D9">
      <w:pPr>
        <w:pStyle w:val="Corpotesto"/>
      </w:pPr>
      <w:r w:rsidRPr="00977EA3">
        <w:t>The “incorrect supplier identifier” value is stored in the MRG segment (</w:t>
      </w:r>
      <w:r w:rsidRPr="00977EA3">
        <w:rPr>
          <w:i/>
          <w:iCs/>
        </w:rPr>
        <w:t>MRG-1-Prior Patient Identifier List</w:t>
      </w:r>
      <w:r w:rsidRPr="00977EA3">
        <w:t>) and is to be changed to the “correct target patient ID” value stored in the PID segment (</w:t>
      </w:r>
      <w:r w:rsidRPr="00977EA3">
        <w:rPr>
          <w:i/>
          <w:iCs/>
        </w:rPr>
        <w:t>PID-3–Patient Identifier List</w:t>
      </w:r>
      <w:r w:rsidRPr="00977EA3">
        <w:t>).</w:t>
      </w:r>
    </w:p>
    <w:p w14:paraId="1FB3BCB4"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76" w:name="_Toc174249131"/>
      <w:r w:rsidRPr="00977EA3">
        <w:rPr>
          <w:bCs/>
          <w:noProof w:val="0"/>
        </w:rPr>
        <w:t>Expected actions</w:t>
      </w:r>
      <w:bookmarkEnd w:id="276"/>
    </w:p>
    <w:p w14:paraId="4D5B1244" w14:textId="77777777" w:rsidR="007A1F44" w:rsidRPr="00977EA3" w:rsidRDefault="007A1F44">
      <w:r w:rsidRPr="00977EA3">
        <w:t>The receiver shall correct the identifier in its database, and shall report the result of this operation (success / error) in an acknowledgment message returned to the sender.</w:t>
      </w:r>
    </w:p>
    <w:p w14:paraId="39D8A27B" w14:textId="77777777" w:rsidR="007A1F44" w:rsidRPr="00977EA3" w:rsidRDefault="007A1F44">
      <w:r w:rsidRPr="00977EA3">
        <w:t>If the receiver already associates the target patient identifiers with another patient in its database, this is an error condition: A merge (A40) should have been sent instead of a change.</w:t>
      </w:r>
    </w:p>
    <w:p w14:paraId="46DE121D" w14:textId="77777777" w:rsidR="007A1F44" w:rsidRPr="00977EA3" w:rsidRDefault="007A1F44">
      <w:r w:rsidRPr="00977EA3">
        <w:t>If the receiver does not recognize the supplier patient identifiers to be merged, no further action is required and no error condition exists.</w:t>
      </w:r>
    </w:p>
    <w:p w14:paraId="5069BCAC"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277" w:name="_Toc174249132"/>
      <w:bookmarkStart w:id="278" w:name="_Toc398544151"/>
      <w:r w:rsidRPr="00977EA3">
        <w:rPr>
          <w:noProof w:val="0"/>
        </w:rPr>
        <w:t>Link Patient Information List - ADT^A24^ADT_A24</w:t>
      </w:r>
      <w:bookmarkEnd w:id="277"/>
      <w:bookmarkEnd w:id="278"/>
    </w:p>
    <w:p w14:paraId="03780009" w14:textId="7EDAA935" w:rsidR="007A1F44" w:rsidRPr="00977EA3" w:rsidRDefault="007A1F44">
      <w:r w:rsidRPr="00977EA3">
        <w:t xml:space="preserve">This message is to be supported with the “Link/Unlink” Option of </w:t>
      </w:r>
      <w:r w:rsidR="00E77430" w:rsidRPr="00977EA3">
        <w:t>transaction</w:t>
      </w:r>
      <w:r w:rsidRPr="00977EA3">
        <w:t xml:space="preserve"> </w:t>
      </w:r>
      <w:r w:rsidR="002C15D8" w:rsidRPr="00977EA3">
        <w:t>[</w:t>
      </w:r>
      <w:r w:rsidRPr="00977EA3">
        <w:t>ITI-30</w:t>
      </w:r>
      <w:r w:rsidR="002C15D8" w:rsidRPr="00977EA3">
        <w:t>]</w:t>
      </w:r>
      <w:r w:rsidRPr="00977EA3">
        <w:t>.</w:t>
      </w:r>
    </w:p>
    <w:p w14:paraId="2DA5FBD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79" w:name="_Toc174249133"/>
      <w:r w:rsidRPr="00977EA3">
        <w:rPr>
          <w:bCs/>
          <w:noProof w:val="0"/>
        </w:rPr>
        <w:lastRenderedPageBreak/>
        <w:t>Trigger Event</w:t>
      </w:r>
      <w:bookmarkEnd w:id="279"/>
    </w:p>
    <w:p w14:paraId="53BA2A49" w14:textId="77777777" w:rsidR="007A1F44" w:rsidRPr="00977EA3" w:rsidRDefault="007A1F44">
      <w:r w:rsidRPr="00977EA3">
        <w:t xml:space="preserve">The Patient Demographics Supplier notifies the link of one patient identifier list (the first PID segment) to another one (the second PID segment). Linking two or more patients does not require the actual merging of patient information; following a link event, the affected patient data records should remain distinct. </w:t>
      </w:r>
    </w:p>
    <w:p w14:paraId="27F5168D" w14:textId="77777777" w:rsidR="007A1F44" w:rsidRPr="00977EA3" w:rsidRDefault="007A1F44">
      <w:r w:rsidRPr="00977EA3">
        <w:t>This message is not used to update other patient demographics information. The A31 trigger event should be used for that purpose.</w:t>
      </w:r>
    </w:p>
    <w:p w14:paraId="006EE582" w14:textId="77777777" w:rsidR="007A1F44" w:rsidRPr="00977EA3" w:rsidRDefault="007A1F44">
      <w:r w:rsidRPr="00977EA3">
        <w:t xml:space="preserve">MSH-9 is valued to </w:t>
      </w:r>
      <w:r w:rsidRPr="00977EA3">
        <w:rPr>
          <w:b/>
          <w:bCs/>
        </w:rPr>
        <w:t>ADT^A24^ADT_A24</w:t>
      </w:r>
      <w:r w:rsidRPr="00977EA3">
        <w:t>.</w:t>
      </w:r>
    </w:p>
    <w:p w14:paraId="39676E3D" w14:textId="77777777" w:rsidR="008E3CF3" w:rsidRPr="00977EA3" w:rsidRDefault="007A1F44" w:rsidP="00EC243F">
      <w:pPr>
        <w:pStyle w:val="Titolo5"/>
        <w:numPr>
          <w:ilvl w:val="4"/>
          <w:numId w:val="8"/>
        </w:numPr>
        <w:tabs>
          <w:tab w:val="clear" w:pos="2160"/>
          <w:tab w:val="clear" w:pos="2880"/>
          <w:tab w:val="clear" w:pos="3600"/>
          <w:tab w:val="clear" w:pos="4320"/>
        </w:tabs>
        <w:rPr>
          <w:bCs/>
          <w:noProof w:val="0"/>
        </w:rPr>
      </w:pPr>
      <w:bookmarkStart w:id="280" w:name="_Toc174249134"/>
      <w:r w:rsidRPr="00977EA3">
        <w:rPr>
          <w:bCs/>
          <w:noProof w:val="0"/>
        </w:rPr>
        <w:t>Message Static Definition</w:t>
      </w:r>
      <w:bookmarkEnd w:id="280"/>
    </w:p>
    <w:p w14:paraId="364EDF75" w14:textId="77777777" w:rsidR="007A1F44" w:rsidRPr="00977EA3" w:rsidRDefault="007A1F44">
      <w:pPr>
        <w:pStyle w:val="TableTitle"/>
        <w:rPr>
          <w:noProof w:val="0"/>
        </w:rPr>
      </w:pPr>
      <w:r w:rsidRPr="00977EA3">
        <w:rPr>
          <w:noProof w:val="0"/>
        </w:rPr>
        <w:t>Table 3.30-13: Static definition of ADT^A24^ADT_A24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82EE80A" w14:textId="77777777" w:rsidTr="00B6518F">
        <w:trPr>
          <w:cantSplit/>
          <w:tblHeader/>
          <w:jc w:val="center"/>
        </w:trPr>
        <w:tc>
          <w:tcPr>
            <w:tcW w:w="1951" w:type="dxa"/>
            <w:shd w:val="clear" w:color="auto" w:fill="D9D9D9"/>
          </w:tcPr>
          <w:p w14:paraId="0ADF4DAB"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3B35B82"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2CA618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290BF63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AF29AF1" w14:textId="77777777" w:rsidR="007A1F44" w:rsidRPr="00977EA3" w:rsidRDefault="007A1F44" w:rsidP="00A53067">
            <w:pPr>
              <w:pStyle w:val="TableEntryHeader"/>
              <w:rPr>
                <w:noProof w:val="0"/>
              </w:rPr>
            </w:pPr>
            <w:r w:rsidRPr="00977EA3">
              <w:rPr>
                <w:noProof w:val="0"/>
              </w:rPr>
              <w:t>HL7 chapter</w:t>
            </w:r>
          </w:p>
        </w:tc>
      </w:tr>
      <w:tr w:rsidR="007A1F44" w:rsidRPr="00977EA3" w14:paraId="2F87903B" w14:textId="77777777">
        <w:trPr>
          <w:cantSplit/>
          <w:jc w:val="center"/>
        </w:trPr>
        <w:tc>
          <w:tcPr>
            <w:tcW w:w="1951" w:type="dxa"/>
          </w:tcPr>
          <w:p w14:paraId="1A88B555" w14:textId="77777777" w:rsidR="007A1F44" w:rsidRPr="00977EA3" w:rsidRDefault="007A1F44" w:rsidP="00A0052B">
            <w:pPr>
              <w:pStyle w:val="TableEntry"/>
              <w:rPr>
                <w:noProof w:val="0"/>
              </w:rPr>
            </w:pPr>
            <w:r w:rsidRPr="00977EA3">
              <w:rPr>
                <w:noProof w:val="0"/>
              </w:rPr>
              <w:t>MSH</w:t>
            </w:r>
          </w:p>
        </w:tc>
        <w:tc>
          <w:tcPr>
            <w:tcW w:w="3544" w:type="dxa"/>
          </w:tcPr>
          <w:p w14:paraId="09A12E5C" w14:textId="77777777" w:rsidR="007A1F44" w:rsidRPr="00977EA3" w:rsidRDefault="007A1F44">
            <w:pPr>
              <w:pStyle w:val="TableEntry"/>
              <w:rPr>
                <w:noProof w:val="0"/>
              </w:rPr>
            </w:pPr>
            <w:r w:rsidRPr="00977EA3">
              <w:rPr>
                <w:noProof w:val="0"/>
              </w:rPr>
              <w:t>Message Header</w:t>
            </w:r>
          </w:p>
        </w:tc>
        <w:tc>
          <w:tcPr>
            <w:tcW w:w="971" w:type="dxa"/>
          </w:tcPr>
          <w:p w14:paraId="077C46E8" w14:textId="77777777" w:rsidR="007A1F44" w:rsidRPr="00977EA3" w:rsidRDefault="007A1F44">
            <w:pPr>
              <w:pStyle w:val="TableEntry"/>
              <w:jc w:val="center"/>
              <w:rPr>
                <w:noProof w:val="0"/>
              </w:rPr>
            </w:pPr>
            <w:r w:rsidRPr="00977EA3">
              <w:rPr>
                <w:noProof w:val="0"/>
              </w:rPr>
              <w:t>R</w:t>
            </w:r>
          </w:p>
        </w:tc>
        <w:tc>
          <w:tcPr>
            <w:tcW w:w="872" w:type="dxa"/>
          </w:tcPr>
          <w:p w14:paraId="45B8F0B2" w14:textId="77777777" w:rsidR="007A1F44" w:rsidRPr="00977EA3" w:rsidRDefault="007A1F44">
            <w:pPr>
              <w:pStyle w:val="TableEntry"/>
              <w:jc w:val="center"/>
              <w:rPr>
                <w:noProof w:val="0"/>
              </w:rPr>
            </w:pPr>
            <w:r w:rsidRPr="00977EA3">
              <w:rPr>
                <w:noProof w:val="0"/>
              </w:rPr>
              <w:t>[1..1]</w:t>
            </w:r>
          </w:p>
        </w:tc>
        <w:tc>
          <w:tcPr>
            <w:tcW w:w="1701" w:type="dxa"/>
          </w:tcPr>
          <w:p w14:paraId="62F6C244" w14:textId="77777777" w:rsidR="007A1F44" w:rsidRPr="00977EA3" w:rsidRDefault="007A1F44">
            <w:pPr>
              <w:pStyle w:val="TableEntry"/>
              <w:jc w:val="center"/>
              <w:rPr>
                <w:noProof w:val="0"/>
              </w:rPr>
            </w:pPr>
            <w:r w:rsidRPr="00977EA3">
              <w:rPr>
                <w:noProof w:val="0"/>
              </w:rPr>
              <w:t>2</w:t>
            </w:r>
          </w:p>
        </w:tc>
      </w:tr>
      <w:tr w:rsidR="007A1F44" w:rsidRPr="00977EA3" w14:paraId="135ACA6B" w14:textId="77777777">
        <w:trPr>
          <w:cantSplit/>
          <w:jc w:val="center"/>
        </w:trPr>
        <w:tc>
          <w:tcPr>
            <w:tcW w:w="1951" w:type="dxa"/>
          </w:tcPr>
          <w:p w14:paraId="7EB505FD" w14:textId="77777777" w:rsidR="007A1F44" w:rsidRPr="00977EA3" w:rsidRDefault="007A1F44" w:rsidP="00A0052B">
            <w:pPr>
              <w:pStyle w:val="TableEntry"/>
              <w:rPr>
                <w:noProof w:val="0"/>
              </w:rPr>
            </w:pPr>
            <w:r w:rsidRPr="00977EA3">
              <w:rPr>
                <w:noProof w:val="0"/>
              </w:rPr>
              <w:t>SFT</w:t>
            </w:r>
          </w:p>
        </w:tc>
        <w:tc>
          <w:tcPr>
            <w:tcW w:w="3544" w:type="dxa"/>
          </w:tcPr>
          <w:p w14:paraId="01B3C3F5" w14:textId="77777777" w:rsidR="007A1F44" w:rsidRPr="00977EA3" w:rsidRDefault="007A1F44">
            <w:pPr>
              <w:pStyle w:val="TableEntry"/>
              <w:rPr>
                <w:noProof w:val="0"/>
              </w:rPr>
            </w:pPr>
            <w:r w:rsidRPr="00977EA3">
              <w:rPr>
                <w:noProof w:val="0"/>
              </w:rPr>
              <w:t>Software Segment</w:t>
            </w:r>
          </w:p>
        </w:tc>
        <w:tc>
          <w:tcPr>
            <w:tcW w:w="971" w:type="dxa"/>
          </w:tcPr>
          <w:p w14:paraId="68714A05" w14:textId="77777777" w:rsidR="007A1F44" w:rsidRPr="00977EA3" w:rsidRDefault="007A1F44">
            <w:pPr>
              <w:pStyle w:val="TableEntry"/>
              <w:jc w:val="center"/>
              <w:rPr>
                <w:noProof w:val="0"/>
              </w:rPr>
            </w:pPr>
            <w:r w:rsidRPr="00977EA3">
              <w:rPr>
                <w:noProof w:val="0"/>
              </w:rPr>
              <w:t>O</w:t>
            </w:r>
          </w:p>
        </w:tc>
        <w:tc>
          <w:tcPr>
            <w:tcW w:w="872" w:type="dxa"/>
          </w:tcPr>
          <w:p w14:paraId="5D318E9D" w14:textId="77777777" w:rsidR="007A1F44" w:rsidRPr="00977EA3" w:rsidRDefault="007A1F44">
            <w:pPr>
              <w:pStyle w:val="TableEntry"/>
              <w:jc w:val="center"/>
              <w:rPr>
                <w:noProof w:val="0"/>
              </w:rPr>
            </w:pPr>
            <w:r w:rsidRPr="00977EA3">
              <w:rPr>
                <w:noProof w:val="0"/>
              </w:rPr>
              <w:t>[0..*]</w:t>
            </w:r>
          </w:p>
        </w:tc>
        <w:tc>
          <w:tcPr>
            <w:tcW w:w="1701" w:type="dxa"/>
          </w:tcPr>
          <w:p w14:paraId="513903FC" w14:textId="77777777" w:rsidR="007A1F44" w:rsidRPr="00977EA3" w:rsidRDefault="007A1F44">
            <w:pPr>
              <w:pStyle w:val="TableEntry"/>
              <w:jc w:val="center"/>
              <w:rPr>
                <w:noProof w:val="0"/>
              </w:rPr>
            </w:pPr>
            <w:r w:rsidRPr="00977EA3">
              <w:rPr>
                <w:noProof w:val="0"/>
              </w:rPr>
              <w:t>2</w:t>
            </w:r>
          </w:p>
        </w:tc>
      </w:tr>
      <w:tr w:rsidR="007A1F44" w:rsidRPr="00977EA3" w14:paraId="3782C353" w14:textId="77777777">
        <w:trPr>
          <w:cantSplit/>
          <w:jc w:val="center"/>
        </w:trPr>
        <w:tc>
          <w:tcPr>
            <w:tcW w:w="1951" w:type="dxa"/>
          </w:tcPr>
          <w:p w14:paraId="1D14259E" w14:textId="77777777" w:rsidR="007A1F44" w:rsidRPr="00977EA3" w:rsidRDefault="007A1F44" w:rsidP="00A0052B">
            <w:pPr>
              <w:pStyle w:val="TableEntry"/>
              <w:rPr>
                <w:noProof w:val="0"/>
              </w:rPr>
            </w:pPr>
            <w:r w:rsidRPr="00977EA3">
              <w:rPr>
                <w:noProof w:val="0"/>
              </w:rPr>
              <w:t>EVN</w:t>
            </w:r>
          </w:p>
        </w:tc>
        <w:tc>
          <w:tcPr>
            <w:tcW w:w="3544" w:type="dxa"/>
          </w:tcPr>
          <w:p w14:paraId="28F3E176" w14:textId="77777777" w:rsidR="007A1F44" w:rsidRPr="00977EA3" w:rsidRDefault="007A1F44">
            <w:pPr>
              <w:pStyle w:val="TableEntry"/>
              <w:rPr>
                <w:noProof w:val="0"/>
              </w:rPr>
            </w:pPr>
            <w:r w:rsidRPr="00977EA3">
              <w:rPr>
                <w:noProof w:val="0"/>
              </w:rPr>
              <w:t>Event Type</w:t>
            </w:r>
          </w:p>
        </w:tc>
        <w:tc>
          <w:tcPr>
            <w:tcW w:w="971" w:type="dxa"/>
          </w:tcPr>
          <w:p w14:paraId="2F1D3526" w14:textId="77777777" w:rsidR="007A1F44" w:rsidRPr="00977EA3" w:rsidRDefault="007A1F44">
            <w:pPr>
              <w:pStyle w:val="TableEntry"/>
              <w:jc w:val="center"/>
              <w:rPr>
                <w:noProof w:val="0"/>
              </w:rPr>
            </w:pPr>
            <w:r w:rsidRPr="00977EA3">
              <w:rPr>
                <w:noProof w:val="0"/>
              </w:rPr>
              <w:t>R</w:t>
            </w:r>
          </w:p>
        </w:tc>
        <w:tc>
          <w:tcPr>
            <w:tcW w:w="872" w:type="dxa"/>
          </w:tcPr>
          <w:p w14:paraId="0E8CBF03" w14:textId="77777777" w:rsidR="007A1F44" w:rsidRPr="00977EA3" w:rsidRDefault="007A1F44">
            <w:pPr>
              <w:pStyle w:val="TableEntry"/>
              <w:jc w:val="center"/>
              <w:rPr>
                <w:noProof w:val="0"/>
              </w:rPr>
            </w:pPr>
            <w:r w:rsidRPr="00977EA3">
              <w:rPr>
                <w:noProof w:val="0"/>
              </w:rPr>
              <w:t>[1..1]</w:t>
            </w:r>
          </w:p>
        </w:tc>
        <w:tc>
          <w:tcPr>
            <w:tcW w:w="1701" w:type="dxa"/>
          </w:tcPr>
          <w:p w14:paraId="48887F26" w14:textId="77777777" w:rsidR="007A1F44" w:rsidRPr="00977EA3" w:rsidRDefault="007A1F44">
            <w:pPr>
              <w:pStyle w:val="TableEntry"/>
              <w:jc w:val="center"/>
              <w:rPr>
                <w:noProof w:val="0"/>
              </w:rPr>
            </w:pPr>
            <w:r w:rsidRPr="00977EA3">
              <w:rPr>
                <w:noProof w:val="0"/>
              </w:rPr>
              <w:t>2</w:t>
            </w:r>
          </w:p>
        </w:tc>
      </w:tr>
      <w:tr w:rsidR="007A1F44" w:rsidRPr="00977EA3" w14:paraId="2F9450FE" w14:textId="77777777">
        <w:trPr>
          <w:cantSplit/>
          <w:jc w:val="center"/>
        </w:trPr>
        <w:tc>
          <w:tcPr>
            <w:tcW w:w="1951" w:type="dxa"/>
          </w:tcPr>
          <w:p w14:paraId="2E8C1DEC" w14:textId="77777777" w:rsidR="007A1F44" w:rsidRPr="00977EA3" w:rsidRDefault="007A1F44" w:rsidP="00A0052B">
            <w:pPr>
              <w:pStyle w:val="TableEntry"/>
              <w:rPr>
                <w:noProof w:val="0"/>
              </w:rPr>
            </w:pPr>
            <w:r w:rsidRPr="00977EA3">
              <w:rPr>
                <w:noProof w:val="0"/>
              </w:rPr>
              <w:t>PID</w:t>
            </w:r>
          </w:p>
        </w:tc>
        <w:tc>
          <w:tcPr>
            <w:tcW w:w="3544" w:type="dxa"/>
          </w:tcPr>
          <w:p w14:paraId="5064A73F" w14:textId="77777777" w:rsidR="007A1F44" w:rsidRPr="00977EA3" w:rsidRDefault="007A1F44">
            <w:pPr>
              <w:pStyle w:val="TableEntry"/>
              <w:rPr>
                <w:noProof w:val="0"/>
              </w:rPr>
            </w:pPr>
            <w:r w:rsidRPr="00977EA3">
              <w:rPr>
                <w:noProof w:val="0"/>
              </w:rPr>
              <w:t>Patient Identification</w:t>
            </w:r>
          </w:p>
        </w:tc>
        <w:tc>
          <w:tcPr>
            <w:tcW w:w="971" w:type="dxa"/>
          </w:tcPr>
          <w:p w14:paraId="407104C9" w14:textId="77777777" w:rsidR="007A1F44" w:rsidRPr="00977EA3" w:rsidRDefault="007A1F44">
            <w:pPr>
              <w:pStyle w:val="TableEntry"/>
              <w:jc w:val="center"/>
              <w:rPr>
                <w:noProof w:val="0"/>
              </w:rPr>
            </w:pPr>
            <w:r w:rsidRPr="00977EA3">
              <w:rPr>
                <w:noProof w:val="0"/>
              </w:rPr>
              <w:t>R</w:t>
            </w:r>
          </w:p>
        </w:tc>
        <w:tc>
          <w:tcPr>
            <w:tcW w:w="872" w:type="dxa"/>
          </w:tcPr>
          <w:p w14:paraId="4AD1783F" w14:textId="77777777" w:rsidR="007A1F44" w:rsidRPr="00977EA3" w:rsidRDefault="007A1F44">
            <w:pPr>
              <w:pStyle w:val="TableEntry"/>
              <w:jc w:val="center"/>
              <w:rPr>
                <w:noProof w:val="0"/>
              </w:rPr>
            </w:pPr>
            <w:r w:rsidRPr="00977EA3">
              <w:rPr>
                <w:noProof w:val="0"/>
              </w:rPr>
              <w:t>[1..1]</w:t>
            </w:r>
          </w:p>
        </w:tc>
        <w:tc>
          <w:tcPr>
            <w:tcW w:w="1701" w:type="dxa"/>
          </w:tcPr>
          <w:p w14:paraId="60FEF1EF" w14:textId="77777777" w:rsidR="007A1F44" w:rsidRPr="00977EA3" w:rsidRDefault="007A1F44">
            <w:pPr>
              <w:pStyle w:val="TableEntry"/>
              <w:jc w:val="center"/>
              <w:rPr>
                <w:noProof w:val="0"/>
              </w:rPr>
            </w:pPr>
            <w:r w:rsidRPr="00977EA3">
              <w:rPr>
                <w:noProof w:val="0"/>
              </w:rPr>
              <w:t>3</w:t>
            </w:r>
          </w:p>
        </w:tc>
      </w:tr>
      <w:tr w:rsidR="007A1F44" w:rsidRPr="00977EA3" w14:paraId="233E4C0E" w14:textId="77777777">
        <w:trPr>
          <w:cantSplit/>
          <w:jc w:val="center"/>
        </w:trPr>
        <w:tc>
          <w:tcPr>
            <w:tcW w:w="1951" w:type="dxa"/>
          </w:tcPr>
          <w:p w14:paraId="67F3DAB7" w14:textId="77777777" w:rsidR="007A1F44" w:rsidRPr="00977EA3" w:rsidRDefault="007A1F44" w:rsidP="00A0052B">
            <w:pPr>
              <w:pStyle w:val="TableEntry"/>
              <w:rPr>
                <w:noProof w:val="0"/>
              </w:rPr>
            </w:pPr>
            <w:r w:rsidRPr="00977EA3">
              <w:rPr>
                <w:noProof w:val="0"/>
              </w:rPr>
              <w:t>PD1</w:t>
            </w:r>
          </w:p>
        </w:tc>
        <w:tc>
          <w:tcPr>
            <w:tcW w:w="3544" w:type="dxa"/>
          </w:tcPr>
          <w:p w14:paraId="111A9266" w14:textId="77777777" w:rsidR="007A1F44" w:rsidRPr="00977EA3" w:rsidRDefault="007A1F44">
            <w:pPr>
              <w:pStyle w:val="TableEntry"/>
              <w:rPr>
                <w:noProof w:val="0"/>
              </w:rPr>
            </w:pPr>
            <w:r w:rsidRPr="00977EA3">
              <w:rPr>
                <w:noProof w:val="0"/>
              </w:rPr>
              <w:t>Additional Demographics</w:t>
            </w:r>
          </w:p>
        </w:tc>
        <w:tc>
          <w:tcPr>
            <w:tcW w:w="971" w:type="dxa"/>
          </w:tcPr>
          <w:p w14:paraId="436F0675" w14:textId="77777777" w:rsidR="007A1F44" w:rsidRPr="00977EA3" w:rsidRDefault="007A1F44">
            <w:pPr>
              <w:pStyle w:val="TableEntry"/>
              <w:jc w:val="center"/>
              <w:rPr>
                <w:noProof w:val="0"/>
              </w:rPr>
            </w:pPr>
            <w:r w:rsidRPr="00977EA3">
              <w:rPr>
                <w:noProof w:val="0"/>
              </w:rPr>
              <w:t>X</w:t>
            </w:r>
          </w:p>
        </w:tc>
        <w:tc>
          <w:tcPr>
            <w:tcW w:w="872" w:type="dxa"/>
          </w:tcPr>
          <w:p w14:paraId="15578136" w14:textId="77777777" w:rsidR="007A1F44" w:rsidRPr="00977EA3" w:rsidRDefault="007A1F44">
            <w:pPr>
              <w:pStyle w:val="TableEntry"/>
              <w:jc w:val="center"/>
              <w:rPr>
                <w:noProof w:val="0"/>
              </w:rPr>
            </w:pPr>
            <w:r w:rsidRPr="00977EA3">
              <w:rPr>
                <w:noProof w:val="0"/>
              </w:rPr>
              <w:t>[0..1]</w:t>
            </w:r>
          </w:p>
        </w:tc>
        <w:tc>
          <w:tcPr>
            <w:tcW w:w="1701" w:type="dxa"/>
          </w:tcPr>
          <w:p w14:paraId="5904ABC3" w14:textId="77777777" w:rsidR="007A1F44" w:rsidRPr="00977EA3" w:rsidRDefault="007A1F44">
            <w:pPr>
              <w:pStyle w:val="TableEntry"/>
              <w:jc w:val="center"/>
              <w:rPr>
                <w:noProof w:val="0"/>
              </w:rPr>
            </w:pPr>
            <w:r w:rsidRPr="00977EA3">
              <w:rPr>
                <w:noProof w:val="0"/>
              </w:rPr>
              <w:t>3</w:t>
            </w:r>
          </w:p>
        </w:tc>
      </w:tr>
      <w:tr w:rsidR="007A1F44" w:rsidRPr="00977EA3" w14:paraId="5931789B" w14:textId="77777777">
        <w:trPr>
          <w:cantSplit/>
          <w:jc w:val="center"/>
        </w:trPr>
        <w:tc>
          <w:tcPr>
            <w:tcW w:w="1951" w:type="dxa"/>
          </w:tcPr>
          <w:p w14:paraId="27F8845D" w14:textId="77777777" w:rsidR="007A1F44" w:rsidRPr="00977EA3" w:rsidRDefault="007A1F44" w:rsidP="00A0052B">
            <w:pPr>
              <w:pStyle w:val="TableEntry"/>
              <w:rPr>
                <w:noProof w:val="0"/>
              </w:rPr>
            </w:pPr>
            <w:r w:rsidRPr="00977EA3">
              <w:rPr>
                <w:noProof w:val="0"/>
              </w:rPr>
              <w:t>PV1</w:t>
            </w:r>
          </w:p>
        </w:tc>
        <w:tc>
          <w:tcPr>
            <w:tcW w:w="3544" w:type="dxa"/>
          </w:tcPr>
          <w:p w14:paraId="03FA9E02" w14:textId="77777777" w:rsidR="007A1F44" w:rsidRPr="00977EA3" w:rsidRDefault="007A1F44">
            <w:pPr>
              <w:pStyle w:val="TableEntry"/>
              <w:rPr>
                <w:noProof w:val="0"/>
              </w:rPr>
            </w:pPr>
            <w:r w:rsidRPr="00977EA3">
              <w:rPr>
                <w:noProof w:val="0"/>
              </w:rPr>
              <w:t>Patient Visit</w:t>
            </w:r>
          </w:p>
        </w:tc>
        <w:tc>
          <w:tcPr>
            <w:tcW w:w="971" w:type="dxa"/>
          </w:tcPr>
          <w:p w14:paraId="408C6B5F" w14:textId="77777777" w:rsidR="007A1F44" w:rsidRPr="00977EA3" w:rsidRDefault="007A1F44">
            <w:pPr>
              <w:pStyle w:val="TableEntry"/>
              <w:jc w:val="center"/>
              <w:rPr>
                <w:noProof w:val="0"/>
              </w:rPr>
            </w:pPr>
            <w:r w:rsidRPr="00977EA3">
              <w:rPr>
                <w:noProof w:val="0"/>
              </w:rPr>
              <w:t>X</w:t>
            </w:r>
          </w:p>
        </w:tc>
        <w:tc>
          <w:tcPr>
            <w:tcW w:w="872" w:type="dxa"/>
          </w:tcPr>
          <w:p w14:paraId="660001A3" w14:textId="77777777" w:rsidR="007A1F44" w:rsidRPr="00977EA3" w:rsidRDefault="007A1F44">
            <w:pPr>
              <w:pStyle w:val="TableEntry"/>
              <w:jc w:val="center"/>
              <w:rPr>
                <w:noProof w:val="0"/>
              </w:rPr>
            </w:pPr>
            <w:r w:rsidRPr="00977EA3">
              <w:rPr>
                <w:noProof w:val="0"/>
              </w:rPr>
              <w:t>[0..1]</w:t>
            </w:r>
          </w:p>
        </w:tc>
        <w:tc>
          <w:tcPr>
            <w:tcW w:w="1701" w:type="dxa"/>
          </w:tcPr>
          <w:p w14:paraId="294BBA29" w14:textId="77777777" w:rsidR="007A1F44" w:rsidRPr="00977EA3" w:rsidRDefault="007A1F44">
            <w:pPr>
              <w:pStyle w:val="TableEntry"/>
              <w:jc w:val="center"/>
              <w:rPr>
                <w:noProof w:val="0"/>
              </w:rPr>
            </w:pPr>
            <w:r w:rsidRPr="00977EA3">
              <w:rPr>
                <w:noProof w:val="0"/>
              </w:rPr>
              <w:t>3</w:t>
            </w:r>
          </w:p>
        </w:tc>
      </w:tr>
      <w:tr w:rsidR="007A1F44" w:rsidRPr="00977EA3" w14:paraId="58D538DE" w14:textId="77777777">
        <w:trPr>
          <w:cantSplit/>
          <w:jc w:val="center"/>
        </w:trPr>
        <w:tc>
          <w:tcPr>
            <w:tcW w:w="1951" w:type="dxa"/>
          </w:tcPr>
          <w:p w14:paraId="59ECB79C" w14:textId="77777777" w:rsidR="007A1F44" w:rsidRPr="00977EA3" w:rsidRDefault="007A1F44" w:rsidP="00A0052B">
            <w:pPr>
              <w:pStyle w:val="TableEntry"/>
              <w:rPr>
                <w:noProof w:val="0"/>
              </w:rPr>
            </w:pPr>
            <w:r w:rsidRPr="00977EA3">
              <w:rPr>
                <w:noProof w:val="0"/>
              </w:rPr>
              <w:t>DB1</w:t>
            </w:r>
          </w:p>
        </w:tc>
        <w:tc>
          <w:tcPr>
            <w:tcW w:w="3544" w:type="dxa"/>
          </w:tcPr>
          <w:p w14:paraId="694CCBB0" w14:textId="77777777" w:rsidR="007A1F44" w:rsidRPr="00977EA3" w:rsidRDefault="007A1F44">
            <w:pPr>
              <w:pStyle w:val="TableEntry"/>
              <w:rPr>
                <w:noProof w:val="0"/>
              </w:rPr>
            </w:pPr>
            <w:r w:rsidRPr="00977EA3">
              <w:rPr>
                <w:noProof w:val="0"/>
              </w:rPr>
              <w:t>Disability Information</w:t>
            </w:r>
          </w:p>
        </w:tc>
        <w:tc>
          <w:tcPr>
            <w:tcW w:w="971" w:type="dxa"/>
          </w:tcPr>
          <w:p w14:paraId="422F0DFB" w14:textId="77777777" w:rsidR="007A1F44" w:rsidRPr="00977EA3" w:rsidRDefault="007A1F44">
            <w:pPr>
              <w:pStyle w:val="TableEntry"/>
              <w:jc w:val="center"/>
              <w:rPr>
                <w:noProof w:val="0"/>
              </w:rPr>
            </w:pPr>
            <w:r w:rsidRPr="00977EA3">
              <w:rPr>
                <w:noProof w:val="0"/>
              </w:rPr>
              <w:t>X</w:t>
            </w:r>
          </w:p>
        </w:tc>
        <w:tc>
          <w:tcPr>
            <w:tcW w:w="872" w:type="dxa"/>
          </w:tcPr>
          <w:p w14:paraId="2238375E" w14:textId="77777777" w:rsidR="007A1F44" w:rsidRPr="00977EA3" w:rsidRDefault="007A1F44">
            <w:pPr>
              <w:pStyle w:val="TableEntry"/>
              <w:jc w:val="center"/>
              <w:rPr>
                <w:noProof w:val="0"/>
              </w:rPr>
            </w:pPr>
            <w:r w:rsidRPr="00977EA3">
              <w:rPr>
                <w:noProof w:val="0"/>
              </w:rPr>
              <w:t>[0..1]</w:t>
            </w:r>
          </w:p>
        </w:tc>
        <w:tc>
          <w:tcPr>
            <w:tcW w:w="1701" w:type="dxa"/>
          </w:tcPr>
          <w:p w14:paraId="61B0DB2D" w14:textId="77777777" w:rsidR="007A1F44" w:rsidRPr="00977EA3" w:rsidRDefault="007A1F44">
            <w:pPr>
              <w:pStyle w:val="TableEntry"/>
              <w:jc w:val="center"/>
              <w:rPr>
                <w:noProof w:val="0"/>
              </w:rPr>
            </w:pPr>
            <w:r w:rsidRPr="00977EA3">
              <w:rPr>
                <w:noProof w:val="0"/>
              </w:rPr>
              <w:t>3</w:t>
            </w:r>
          </w:p>
        </w:tc>
      </w:tr>
      <w:tr w:rsidR="007A1F44" w:rsidRPr="00977EA3" w14:paraId="1B8C0063" w14:textId="77777777">
        <w:trPr>
          <w:cantSplit/>
          <w:jc w:val="center"/>
        </w:trPr>
        <w:tc>
          <w:tcPr>
            <w:tcW w:w="1951" w:type="dxa"/>
          </w:tcPr>
          <w:p w14:paraId="06F38F98" w14:textId="77777777" w:rsidR="007A1F44" w:rsidRPr="00977EA3" w:rsidRDefault="007A1F44" w:rsidP="00A0052B">
            <w:pPr>
              <w:pStyle w:val="TableEntry"/>
              <w:rPr>
                <w:noProof w:val="0"/>
              </w:rPr>
            </w:pPr>
            <w:r w:rsidRPr="00977EA3">
              <w:rPr>
                <w:noProof w:val="0"/>
              </w:rPr>
              <w:t>PID</w:t>
            </w:r>
          </w:p>
        </w:tc>
        <w:tc>
          <w:tcPr>
            <w:tcW w:w="3544" w:type="dxa"/>
          </w:tcPr>
          <w:p w14:paraId="48D85FC2" w14:textId="77777777" w:rsidR="007A1F44" w:rsidRPr="00977EA3" w:rsidRDefault="007A1F44">
            <w:pPr>
              <w:pStyle w:val="TableEntry"/>
              <w:rPr>
                <w:noProof w:val="0"/>
              </w:rPr>
            </w:pPr>
            <w:r w:rsidRPr="00977EA3">
              <w:rPr>
                <w:noProof w:val="0"/>
              </w:rPr>
              <w:t>Patient Identification</w:t>
            </w:r>
          </w:p>
        </w:tc>
        <w:tc>
          <w:tcPr>
            <w:tcW w:w="971" w:type="dxa"/>
          </w:tcPr>
          <w:p w14:paraId="2FDE6F64" w14:textId="77777777" w:rsidR="007A1F44" w:rsidRPr="00977EA3" w:rsidRDefault="007A1F44">
            <w:pPr>
              <w:pStyle w:val="TableEntry"/>
              <w:jc w:val="center"/>
              <w:rPr>
                <w:noProof w:val="0"/>
              </w:rPr>
            </w:pPr>
            <w:r w:rsidRPr="00977EA3">
              <w:rPr>
                <w:noProof w:val="0"/>
              </w:rPr>
              <w:t>R</w:t>
            </w:r>
          </w:p>
        </w:tc>
        <w:tc>
          <w:tcPr>
            <w:tcW w:w="872" w:type="dxa"/>
          </w:tcPr>
          <w:p w14:paraId="036427F9" w14:textId="77777777" w:rsidR="007A1F44" w:rsidRPr="00977EA3" w:rsidRDefault="007A1F44">
            <w:pPr>
              <w:pStyle w:val="TableEntry"/>
              <w:jc w:val="center"/>
              <w:rPr>
                <w:noProof w:val="0"/>
              </w:rPr>
            </w:pPr>
            <w:r w:rsidRPr="00977EA3">
              <w:rPr>
                <w:noProof w:val="0"/>
              </w:rPr>
              <w:t>[1..1]</w:t>
            </w:r>
          </w:p>
        </w:tc>
        <w:tc>
          <w:tcPr>
            <w:tcW w:w="1701" w:type="dxa"/>
          </w:tcPr>
          <w:p w14:paraId="345E2A5D" w14:textId="77777777" w:rsidR="007A1F44" w:rsidRPr="00977EA3" w:rsidRDefault="007A1F44">
            <w:pPr>
              <w:pStyle w:val="TableEntry"/>
              <w:jc w:val="center"/>
              <w:rPr>
                <w:noProof w:val="0"/>
              </w:rPr>
            </w:pPr>
            <w:r w:rsidRPr="00977EA3">
              <w:rPr>
                <w:noProof w:val="0"/>
              </w:rPr>
              <w:t>3</w:t>
            </w:r>
          </w:p>
        </w:tc>
      </w:tr>
      <w:tr w:rsidR="007A1F44" w:rsidRPr="00977EA3" w14:paraId="11EC7393" w14:textId="77777777">
        <w:trPr>
          <w:cantSplit/>
          <w:jc w:val="center"/>
        </w:trPr>
        <w:tc>
          <w:tcPr>
            <w:tcW w:w="1951" w:type="dxa"/>
          </w:tcPr>
          <w:p w14:paraId="64F79E32" w14:textId="77777777" w:rsidR="007A1F44" w:rsidRPr="00977EA3" w:rsidRDefault="007A1F44" w:rsidP="00A0052B">
            <w:pPr>
              <w:pStyle w:val="TableEntry"/>
              <w:rPr>
                <w:noProof w:val="0"/>
              </w:rPr>
            </w:pPr>
            <w:r w:rsidRPr="00977EA3">
              <w:rPr>
                <w:noProof w:val="0"/>
              </w:rPr>
              <w:t>PD1</w:t>
            </w:r>
          </w:p>
        </w:tc>
        <w:tc>
          <w:tcPr>
            <w:tcW w:w="3544" w:type="dxa"/>
          </w:tcPr>
          <w:p w14:paraId="0A7CC1E7" w14:textId="77777777" w:rsidR="007A1F44" w:rsidRPr="00977EA3" w:rsidRDefault="007A1F44">
            <w:pPr>
              <w:pStyle w:val="TableEntry"/>
              <w:rPr>
                <w:noProof w:val="0"/>
              </w:rPr>
            </w:pPr>
            <w:r w:rsidRPr="00977EA3">
              <w:rPr>
                <w:noProof w:val="0"/>
              </w:rPr>
              <w:t>Additional Demographics</w:t>
            </w:r>
          </w:p>
        </w:tc>
        <w:tc>
          <w:tcPr>
            <w:tcW w:w="971" w:type="dxa"/>
          </w:tcPr>
          <w:p w14:paraId="6F27774F" w14:textId="77777777" w:rsidR="007A1F44" w:rsidRPr="00977EA3" w:rsidRDefault="007A1F44">
            <w:pPr>
              <w:pStyle w:val="TableEntry"/>
              <w:jc w:val="center"/>
              <w:rPr>
                <w:noProof w:val="0"/>
              </w:rPr>
            </w:pPr>
            <w:r w:rsidRPr="00977EA3">
              <w:rPr>
                <w:noProof w:val="0"/>
              </w:rPr>
              <w:t>X</w:t>
            </w:r>
          </w:p>
        </w:tc>
        <w:tc>
          <w:tcPr>
            <w:tcW w:w="872" w:type="dxa"/>
          </w:tcPr>
          <w:p w14:paraId="5818FAF9" w14:textId="77777777" w:rsidR="007A1F44" w:rsidRPr="00977EA3" w:rsidRDefault="007A1F44">
            <w:pPr>
              <w:pStyle w:val="TableEntry"/>
              <w:jc w:val="center"/>
              <w:rPr>
                <w:noProof w:val="0"/>
              </w:rPr>
            </w:pPr>
            <w:r w:rsidRPr="00977EA3">
              <w:rPr>
                <w:noProof w:val="0"/>
              </w:rPr>
              <w:t>[0..1]</w:t>
            </w:r>
          </w:p>
        </w:tc>
        <w:tc>
          <w:tcPr>
            <w:tcW w:w="1701" w:type="dxa"/>
          </w:tcPr>
          <w:p w14:paraId="5161043D" w14:textId="77777777" w:rsidR="007A1F44" w:rsidRPr="00977EA3" w:rsidRDefault="007A1F44">
            <w:pPr>
              <w:pStyle w:val="TableEntry"/>
              <w:jc w:val="center"/>
              <w:rPr>
                <w:noProof w:val="0"/>
              </w:rPr>
            </w:pPr>
            <w:r w:rsidRPr="00977EA3">
              <w:rPr>
                <w:noProof w:val="0"/>
              </w:rPr>
              <w:t>3</w:t>
            </w:r>
          </w:p>
        </w:tc>
      </w:tr>
      <w:tr w:rsidR="007A1F44" w:rsidRPr="00977EA3" w14:paraId="5B3DED7D" w14:textId="77777777">
        <w:trPr>
          <w:cantSplit/>
          <w:jc w:val="center"/>
        </w:trPr>
        <w:tc>
          <w:tcPr>
            <w:tcW w:w="1951" w:type="dxa"/>
          </w:tcPr>
          <w:p w14:paraId="371A98F5" w14:textId="77777777" w:rsidR="007A1F44" w:rsidRPr="00977EA3" w:rsidRDefault="007A1F44" w:rsidP="00A0052B">
            <w:pPr>
              <w:pStyle w:val="TableEntry"/>
              <w:rPr>
                <w:noProof w:val="0"/>
              </w:rPr>
            </w:pPr>
            <w:r w:rsidRPr="00977EA3">
              <w:rPr>
                <w:noProof w:val="0"/>
              </w:rPr>
              <w:t>PV1</w:t>
            </w:r>
          </w:p>
        </w:tc>
        <w:tc>
          <w:tcPr>
            <w:tcW w:w="3544" w:type="dxa"/>
          </w:tcPr>
          <w:p w14:paraId="126ABE95" w14:textId="77777777" w:rsidR="007A1F44" w:rsidRPr="00977EA3" w:rsidRDefault="007A1F44">
            <w:pPr>
              <w:pStyle w:val="TableEntry"/>
              <w:rPr>
                <w:noProof w:val="0"/>
              </w:rPr>
            </w:pPr>
            <w:r w:rsidRPr="00977EA3">
              <w:rPr>
                <w:noProof w:val="0"/>
              </w:rPr>
              <w:t>Patient Visit</w:t>
            </w:r>
          </w:p>
        </w:tc>
        <w:tc>
          <w:tcPr>
            <w:tcW w:w="971" w:type="dxa"/>
          </w:tcPr>
          <w:p w14:paraId="241E09DC" w14:textId="77777777" w:rsidR="007A1F44" w:rsidRPr="00977EA3" w:rsidRDefault="007A1F44">
            <w:pPr>
              <w:pStyle w:val="TableEntry"/>
              <w:jc w:val="center"/>
              <w:rPr>
                <w:noProof w:val="0"/>
              </w:rPr>
            </w:pPr>
            <w:r w:rsidRPr="00977EA3">
              <w:rPr>
                <w:noProof w:val="0"/>
              </w:rPr>
              <w:t>X</w:t>
            </w:r>
          </w:p>
        </w:tc>
        <w:tc>
          <w:tcPr>
            <w:tcW w:w="872" w:type="dxa"/>
          </w:tcPr>
          <w:p w14:paraId="2F6D0B73" w14:textId="77777777" w:rsidR="007A1F44" w:rsidRPr="00977EA3" w:rsidRDefault="007A1F44">
            <w:pPr>
              <w:pStyle w:val="TableEntry"/>
              <w:jc w:val="center"/>
              <w:rPr>
                <w:noProof w:val="0"/>
              </w:rPr>
            </w:pPr>
            <w:r w:rsidRPr="00977EA3">
              <w:rPr>
                <w:noProof w:val="0"/>
              </w:rPr>
              <w:t>[0..1]</w:t>
            </w:r>
          </w:p>
        </w:tc>
        <w:tc>
          <w:tcPr>
            <w:tcW w:w="1701" w:type="dxa"/>
          </w:tcPr>
          <w:p w14:paraId="055CFC0B" w14:textId="77777777" w:rsidR="007A1F44" w:rsidRPr="00977EA3" w:rsidRDefault="007A1F44">
            <w:pPr>
              <w:pStyle w:val="TableEntry"/>
              <w:jc w:val="center"/>
              <w:rPr>
                <w:noProof w:val="0"/>
              </w:rPr>
            </w:pPr>
            <w:r w:rsidRPr="00977EA3">
              <w:rPr>
                <w:noProof w:val="0"/>
              </w:rPr>
              <w:t>3</w:t>
            </w:r>
          </w:p>
        </w:tc>
      </w:tr>
      <w:tr w:rsidR="007A1F44" w:rsidRPr="00977EA3" w14:paraId="74DA1196" w14:textId="77777777">
        <w:trPr>
          <w:cantSplit/>
          <w:jc w:val="center"/>
        </w:trPr>
        <w:tc>
          <w:tcPr>
            <w:tcW w:w="1951" w:type="dxa"/>
          </w:tcPr>
          <w:p w14:paraId="71CCB6CA" w14:textId="77777777" w:rsidR="007A1F44" w:rsidRPr="00977EA3" w:rsidRDefault="007A1F44" w:rsidP="00A0052B">
            <w:pPr>
              <w:pStyle w:val="TableEntry"/>
              <w:rPr>
                <w:noProof w:val="0"/>
              </w:rPr>
            </w:pPr>
            <w:r w:rsidRPr="00977EA3">
              <w:rPr>
                <w:noProof w:val="0"/>
              </w:rPr>
              <w:t>DB1</w:t>
            </w:r>
          </w:p>
        </w:tc>
        <w:tc>
          <w:tcPr>
            <w:tcW w:w="3544" w:type="dxa"/>
          </w:tcPr>
          <w:p w14:paraId="558D502D" w14:textId="77777777" w:rsidR="007A1F44" w:rsidRPr="00977EA3" w:rsidRDefault="007A1F44">
            <w:pPr>
              <w:pStyle w:val="TableEntry"/>
              <w:rPr>
                <w:noProof w:val="0"/>
              </w:rPr>
            </w:pPr>
            <w:r w:rsidRPr="00977EA3">
              <w:rPr>
                <w:noProof w:val="0"/>
              </w:rPr>
              <w:t>Disability Information</w:t>
            </w:r>
          </w:p>
        </w:tc>
        <w:tc>
          <w:tcPr>
            <w:tcW w:w="971" w:type="dxa"/>
          </w:tcPr>
          <w:p w14:paraId="2949C4A9" w14:textId="77777777" w:rsidR="007A1F44" w:rsidRPr="00977EA3" w:rsidRDefault="007A1F44">
            <w:pPr>
              <w:pStyle w:val="TableEntry"/>
              <w:jc w:val="center"/>
              <w:rPr>
                <w:noProof w:val="0"/>
              </w:rPr>
            </w:pPr>
            <w:r w:rsidRPr="00977EA3">
              <w:rPr>
                <w:noProof w:val="0"/>
              </w:rPr>
              <w:t>X</w:t>
            </w:r>
          </w:p>
        </w:tc>
        <w:tc>
          <w:tcPr>
            <w:tcW w:w="872" w:type="dxa"/>
          </w:tcPr>
          <w:p w14:paraId="0E0A59F8" w14:textId="77777777" w:rsidR="007A1F44" w:rsidRPr="00977EA3" w:rsidRDefault="007A1F44">
            <w:pPr>
              <w:pStyle w:val="TableEntry"/>
              <w:jc w:val="center"/>
              <w:rPr>
                <w:noProof w:val="0"/>
              </w:rPr>
            </w:pPr>
            <w:r w:rsidRPr="00977EA3">
              <w:rPr>
                <w:noProof w:val="0"/>
              </w:rPr>
              <w:t>[0..1]</w:t>
            </w:r>
          </w:p>
        </w:tc>
        <w:tc>
          <w:tcPr>
            <w:tcW w:w="1701" w:type="dxa"/>
          </w:tcPr>
          <w:p w14:paraId="3E2A3904" w14:textId="77777777" w:rsidR="007A1F44" w:rsidRPr="00977EA3" w:rsidRDefault="007A1F44">
            <w:pPr>
              <w:pStyle w:val="TableEntry"/>
              <w:jc w:val="center"/>
              <w:rPr>
                <w:noProof w:val="0"/>
              </w:rPr>
            </w:pPr>
            <w:r w:rsidRPr="00977EA3">
              <w:rPr>
                <w:noProof w:val="0"/>
              </w:rPr>
              <w:t>3</w:t>
            </w:r>
          </w:p>
        </w:tc>
      </w:tr>
    </w:tbl>
    <w:p w14:paraId="6CE19E1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81" w:name="_Toc174249135"/>
      <w:r w:rsidRPr="00977EA3">
        <w:rPr>
          <w:bCs/>
          <w:noProof w:val="0"/>
        </w:rPr>
        <w:t>Comments on segment usage</w:t>
      </w:r>
      <w:bookmarkEnd w:id="281"/>
    </w:p>
    <w:p w14:paraId="267B39F7" w14:textId="77777777" w:rsidR="007A1F44" w:rsidRPr="00977EA3" w:rsidRDefault="007A1F44" w:rsidP="00CA12D9">
      <w:pPr>
        <w:pStyle w:val="Corpotesto"/>
      </w:pPr>
      <w:r w:rsidRPr="00977EA3">
        <w:t>The patient identifier list stored in the first PID segment (</w:t>
      </w:r>
      <w:r w:rsidRPr="00977EA3">
        <w:rPr>
          <w:i/>
          <w:iCs/>
        </w:rPr>
        <w:t>PID-3–Patient Identifier List</w:t>
      </w:r>
      <w:r w:rsidRPr="00977EA3">
        <w:t>) is to be linked with the patient identifier list stored in the second PID segment (</w:t>
      </w:r>
      <w:r w:rsidRPr="00977EA3">
        <w:rPr>
          <w:i/>
          <w:iCs/>
        </w:rPr>
        <w:t>PID-3–Patient Identifier List</w:t>
      </w:r>
      <w:r w:rsidRPr="00977EA3">
        <w:t>).</w:t>
      </w:r>
    </w:p>
    <w:p w14:paraId="606B8F92" w14:textId="5EDA8533" w:rsidR="007A1F44" w:rsidRPr="00977EA3" w:rsidRDefault="007A1F44" w:rsidP="00CA12D9">
      <w:pPr>
        <w:pStyle w:val="Corpotesto"/>
      </w:pPr>
      <w:r w:rsidRPr="00977EA3">
        <w:t xml:space="preserve">Transaction </w:t>
      </w:r>
      <w:r w:rsidR="002C15D8" w:rsidRPr="00977EA3">
        <w:t>[</w:t>
      </w:r>
      <w:r w:rsidRPr="00977EA3">
        <w:t>ITI-30</w:t>
      </w:r>
      <w:r w:rsidR="002C15D8" w:rsidRPr="00977EA3">
        <w:t>]</w:t>
      </w:r>
      <w:r w:rsidRPr="00977EA3">
        <w:t xml:space="preserve"> restricts the use of this message to only the purpose of linking two patient identifier lists. This is why segments PD1, PV1 and DB1 are not supported in this message.</w:t>
      </w:r>
    </w:p>
    <w:p w14:paraId="196FC1E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82" w:name="_Toc174249136"/>
      <w:r w:rsidRPr="00977EA3">
        <w:rPr>
          <w:bCs/>
          <w:noProof w:val="0"/>
        </w:rPr>
        <w:t>Expected actions</w:t>
      </w:r>
      <w:bookmarkEnd w:id="282"/>
    </w:p>
    <w:p w14:paraId="6F6DDFE1" w14:textId="77777777" w:rsidR="007A1F44" w:rsidRPr="00977EA3" w:rsidRDefault="007A1F44" w:rsidP="00CA12D9">
      <w:pPr>
        <w:pStyle w:val="Corpotesto"/>
      </w:pPr>
      <w:r w:rsidRPr="00977EA3">
        <w:t>The receiver links the identifier lists in its database, and reports the result of this operation (success / error) in an acknowledgment message returned to the sender. In case of success, each patient record persists with all its associated information (encounter, clinical, care, insurance, next of kin, etc.).</w:t>
      </w:r>
    </w:p>
    <w:p w14:paraId="6532A057" w14:textId="77777777" w:rsidR="007A1F44" w:rsidRPr="00977EA3" w:rsidRDefault="007A1F44" w:rsidP="00CA12D9">
      <w:pPr>
        <w:pStyle w:val="Corpotesto"/>
      </w:pPr>
      <w:r w:rsidRPr="00977EA3">
        <w:t>In case the receiver did not recognize one or both of the patient identifier lists, the linking is still performed (the receiver will record the link without creating any missing patient record) and no error condition exists.</w:t>
      </w:r>
    </w:p>
    <w:p w14:paraId="623E0F22" w14:textId="77777777" w:rsidR="007A1F44" w:rsidRPr="00977EA3" w:rsidRDefault="007A1F44" w:rsidP="00CA12D9">
      <w:pPr>
        <w:pStyle w:val="Corpotesto"/>
      </w:pPr>
      <w:r w:rsidRPr="00977EA3">
        <w:lastRenderedPageBreak/>
        <w:t>If the receiver does not support the Link/Unlink Option of this transaction, it shall application-reject the message (see ITI TF-2x: C.2.3).</w:t>
      </w:r>
    </w:p>
    <w:p w14:paraId="01D769EA"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283" w:name="_Toc174249137"/>
      <w:bookmarkStart w:id="284" w:name="_Toc398544152"/>
      <w:r w:rsidRPr="00977EA3">
        <w:rPr>
          <w:noProof w:val="0"/>
        </w:rPr>
        <w:t>Unlink Patient Information List - ADT^A37^ADT_A37</w:t>
      </w:r>
      <w:bookmarkEnd w:id="283"/>
      <w:bookmarkEnd w:id="284"/>
    </w:p>
    <w:p w14:paraId="4006F25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85" w:name="_Toc174249138"/>
      <w:r w:rsidRPr="00977EA3">
        <w:rPr>
          <w:bCs/>
          <w:noProof w:val="0"/>
        </w:rPr>
        <w:t>Trigger Event</w:t>
      </w:r>
      <w:bookmarkEnd w:id="285"/>
    </w:p>
    <w:p w14:paraId="658B3C75" w14:textId="77777777" w:rsidR="007A1F44" w:rsidRPr="00977EA3" w:rsidRDefault="007A1F44">
      <w:r w:rsidRPr="00977EA3">
        <w:t xml:space="preserve">The Patient Demographics Supplier notifies the receiving system of the unlinking of one patient identifier list (the first PID segment) from another one (the second PID segment). </w:t>
      </w:r>
    </w:p>
    <w:p w14:paraId="299B5156" w14:textId="77777777" w:rsidR="007A1F44" w:rsidRPr="00977EA3" w:rsidRDefault="007A1F44">
      <w:r w:rsidRPr="00977EA3">
        <w:t xml:space="preserve">MSH-9 is valued </w:t>
      </w:r>
      <w:r w:rsidRPr="00977EA3">
        <w:rPr>
          <w:b/>
          <w:bCs/>
        </w:rPr>
        <w:t>ADT^A37^ADT_A37</w:t>
      </w:r>
      <w:r w:rsidRPr="00977EA3">
        <w:t>.</w:t>
      </w:r>
    </w:p>
    <w:p w14:paraId="468C1B3F" w14:textId="77777777" w:rsidR="008E3CF3" w:rsidRPr="00977EA3" w:rsidRDefault="007A1F44" w:rsidP="00EC243F">
      <w:pPr>
        <w:pStyle w:val="Titolo5"/>
        <w:numPr>
          <w:ilvl w:val="4"/>
          <w:numId w:val="8"/>
        </w:numPr>
        <w:tabs>
          <w:tab w:val="clear" w:pos="2160"/>
          <w:tab w:val="clear" w:pos="2880"/>
          <w:tab w:val="clear" w:pos="3600"/>
          <w:tab w:val="clear" w:pos="4320"/>
        </w:tabs>
        <w:rPr>
          <w:bCs/>
          <w:noProof w:val="0"/>
        </w:rPr>
      </w:pPr>
      <w:bookmarkStart w:id="286" w:name="_Toc174249139"/>
      <w:r w:rsidRPr="00977EA3">
        <w:rPr>
          <w:bCs/>
          <w:noProof w:val="0"/>
        </w:rPr>
        <w:t>Message Static Definition</w:t>
      </w:r>
      <w:bookmarkEnd w:id="286"/>
    </w:p>
    <w:p w14:paraId="39283203" w14:textId="77777777" w:rsidR="007A1F44" w:rsidRPr="00977EA3" w:rsidRDefault="007A1F44">
      <w:pPr>
        <w:pStyle w:val="TableTitle"/>
        <w:rPr>
          <w:noProof w:val="0"/>
        </w:rPr>
      </w:pPr>
      <w:r w:rsidRPr="00977EA3">
        <w:rPr>
          <w:noProof w:val="0"/>
        </w:rPr>
        <w:t>Table 3.30-14: Static definition of ADT^A37^ADT_A37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42637A9" w14:textId="77777777" w:rsidTr="00B6518F">
        <w:trPr>
          <w:cantSplit/>
          <w:tblHeader/>
          <w:jc w:val="center"/>
        </w:trPr>
        <w:tc>
          <w:tcPr>
            <w:tcW w:w="1951" w:type="dxa"/>
            <w:shd w:val="clear" w:color="auto" w:fill="D9D9D9"/>
          </w:tcPr>
          <w:p w14:paraId="56136D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426A89C8"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C3496F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89095B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DCC5D5B" w14:textId="77777777" w:rsidR="007A1F44" w:rsidRPr="00977EA3" w:rsidRDefault="007A1F44" w:rsidP="00A53067">
            <w:pPr>
              <w:pStyle w:val="TableEntryHeader"/>
              <w:rPr>
                <w:noProof w:val="0"/>
              </w:rPr>
            </w:pPr>
            <w:r w:rsidRPr="00977EA3">
              <w:rPr>
                <w:noProof w:val="0"/>
              </w:rPr>
              <w:t>HL7 chapter</w:t>
            </w:r>
          </w:p>
        </w:tc>
      </w:tr>
      <w:tr w:rsidR="007A1F44" w:rsidRPr="00977EA3" w14:paraId="4B721E5C" w14:textId="77777777">
        <w:trPr>
          <w:cantSplit/>
          <w:jc w:val="center"/>
        </w:trPr>
        <w:tc>
          <w:tcPr>
            <w:tcW w:w="1951" w:type="dxa"/>
          </w:tcPr>
          <w:p w14:paraId="293232CD" w14:textId="77777777" w:rsidR="007A1F44" w:rsidRPr="00977EA3" w:rsidRDefault="007A1F44" w:rsidP="00A0052B">
            <w:pPr>
              <w:pStyle w:val="TableEntry"/>
              <w:rPr>
                <w:noProof w:val="0"/>
              </w:rPr>
            </w:pPr>
            <w:r w:rsidRPr="00977EA3">
              <w:rPr>
                <w:noProof w:val="0"/>
              </w:rPr>
              <w:t>MSH</w:t>
            </w:r>
          </w:p>
        </w:tc>
        <w:tc>
          <w:tcPr>
            <w:tcW w:w="3544" w:type="dxa"/>
          </w:tcPr>
          <w:p w14:paraId="05D3A53D" w14:textId="77777777" w:rsidR="007A1F44" w:rsidRPr="00977EA3" w:rsidRDefault="007A1F44">
            <w:pPr>
              <w:pStyle w:val="TableEntry"/>
              <w:rPr>
                <w:noProof w:val="0"/>
              </w:rPr>
            </w:pPr>
            <w:r w:rsidRPr="00977EA3">
              <w:rPr>
                <w:noProof w:val="0"/>
              </w:rPr>
              <w:t>Message Header</w:t>
            </w:r>
          </w:p>
        </w:tc>
        <w:tc>
          <w:tcPr>
            <w:tcW w:w="971" w:type="dxa"/>
          </w:tcPr>
          <w:p w14:paraId="2376C292" w14:textId="77777777" w:rsidR="007A1F44" w:rsidRPr="00977EA3" w:rsidRDefault="007A1F44">
            <w:pPr>
              <w:pStyle w:val="TableEntry"/>
              <w:jc w:val="center"/>
              <w:rPr>
                <w:noProof w:val="0"/>
              </w:rPr>
            </w:pPr>
            <w:r w:rsidRPr="00977EA3">
              <w:rPr>
                <w:noProof w:val="0"/>
              </w:rPr>
              <w:t>R</w:t>
            </w:r>
          </w:p>
        </w:tc>
        <w:tc>
          <w:tcPr>
            <w:tcW w:w="872" w:type="dxa"/>
          </w:tcPr>
          <w:p w14:paraId="1E13115D" w14:textId="77777777" w:rsidR="007A1F44" w:rsidRPr="00977EA3" w:rsidRDefault="007A1F44">
            <w:pPr>
              <w:pStyle w:val="TableEntry"/>
              <w:jc w:val="center"/>
              <w:rPr>
                <w:noProof w:val="0"/>
              </w:rPr>
            </w:pPr>
            <w:r w:rsidRPr="00977EA3">
              <w:rPr>
                <w:noProof w:val="0"/>
              </w:rPr>
              <w:t>[1..1]</w:t>
            </w:r>
          </w:p>
        </w:tc>
        <w:tc>
          <w:tcPr>
            <w:tcW w:w="1701" w:type="dxa"/>
          </w:tcPr>
          <w:p w14:paraId="5C8DEAB6" w14:textId="77777777" w:rsidR="007A1F44" w:rsidRPr="00977EA3" w:rsidRDefault="007A1F44">
            <w:pPr>
              <w:pStyle w:val="TableEntry"/>
              <w:jc w:val="center"/>
              <w:rPr>
                <w:noProof w:val="0"/>
              </w:rPr>
            </w:pPr>
            <w:r w:rsidRPr="00977EA3">
              <w:rPr>
                <w:noProof w:val="0"/>
              </w:rPr>
              <w:t>2</w:t>
            </w:r>
          </w:p>
        </w:tc>
      </w:tr>
      <w:tr w:rsidR="007A1F44" w:rsidRPr="00977EA3" w14:paraId="1540B1F7" w14:textId="77777777">
        <w:trPr>
          <w:cantSplit/>
          <w:jc w:val="center"/>
        </w:trPr>
        <w:tc>
          <w:tcPr>
            <w:tcW w:w="1951" w:type="dxa"/>
          </w:tcPr>
          <w:p w14:paraId="74038BE1" w14:textId="77777777" w:rsidR="007A1F44" w:rsidRPr="00977EA3" w:rsidRDefault="007A1F44" w:rsidP="00A0052B">
            <w:pPr>
              <w:pStyle w:val="TableEntry"/>
              <w:rPr>
                <w:noProof w:val="0"/>
              </w:rPr>
            </w:pPr>
            <w:r w:rsidRPr="00977EA3">
              <w:rPr>
                <w:noProof w:val="0"/>
              </w:rPr>
              <w:t>SFT</w:t>
            </w:r>
          </w:p>
        </w:tc>
        <w:tc>
          <w:tcPr>
            <w:tcW w:w="3544" w:type="dxa"/>
          </w:tcPr>
          <w:p w14:paraId="471A3C7C" w14:textId="77777777" w:rsidR="007A1F44" w:rsidRPr="00977EA3" w:rsidRDefault="007A1F44">
            <w:pPr>
              <w:pStyle w:val="TableEntry"/>
              <w:rPr>
                <w:noProof w:val="0"/>
              </w:rPr>
            </w:pPr>
            <w:r w:rsidRPr="00977EA3">
              <w:rPr>
                <w:noProof w:val="0"/>
              </w:rPr>
              <w:t>Software Segment</w:t>
            </w:r>
          </w:p>
        </w:tc>
        <w:tc>
          <w:tcPr>
            <w:tcW w:w="971" w:type="dxa"/>
          </w:tcPr>
          <w:p w14:paraId="548F43BA" w14:textId="77777777" w:rsidR="007A1F44" w:rsidRPr="00977EA3" w:rsidRDefault="007A1F44">
            <w:pPr>
              <w:pStyle w:val="TableEntry"/>
              <w:jc w:val="center"/>
              <w:rPr>
                <w:noProof w:val="0"/>
              </w:rPr>
            </w:pPr>
            <w:r w:rsidRPr="00977EA3">
              <w:rPr>
                <w:noProof w:val="0"/>
              </w:rPr>
              <w:t>O</w:t>
            </w:r>
          </w:p>
        </w:tc>
        <w:tc>
          <w:tcPr>
            <w:tcW w:w="872" w:type="dxa"/>
          </w:tcPr>
          <w:p w14:paraId="172618E1" w14:textId="77777777" w:rsidR="007A1F44" w:rsidRPr="00977EA3" w:rsidRDefault="007A1F44">
            <w:pPr>
              <w:pStyle w:val="TableEntry"/>
              <w:jc w:val="center"/>
              <w:rPr>
                <w:noProof w:val="0"/>
              </w:rPr>
            </w:pPr>
            <w:r w:rsidRPr="00977EA3">
              <w:rPr>
                <w:noProof w:val="0"/>
              </w:rPr>
              <w:t>[0..*]</w:t>
            </w:r>
          </w:p>
        </w:tc>
        <w:tc>
          <w:tcPr>
            <w:tcW w:w="1701" w:type="dxa"/>
          </w:tcPr>
          <w:p w14:paraId="2B952F34" w14:textId="77777777" w:rsidR="007A1F44" w:rsidRPr="00977EA3" w:rsidRDefault="007A1F44">
            <w:pPr>
              <w:pStyle w:val="TableEntry"/>
              <w:jc w:val="center"/>
              <w:rPr>
                <w:noProof w:val="0"/>
              </w:rPr>
            </w:pPr>
            <w:r w:rsidRPr="00977EA3">
              <w:rPr>
                <w:noProof w:val="0"/>
              </w:rPr>
              <w:t>2</w:t>
            </w:r>
          </w:p>
        </w:tc>
      </w:tr>
      <w:tr w:rsidR="007A1F44" w:rsidRPr="00977EA3" w14:paraId="47561D9D" w14:textId="77777777">
        <w:trPr>
          <w:cantSplit/>
          <w:jc w:val="center"/>
        </w:trPr>
        <w:tc>
          <w:tcPr>
            <w:tcW w:w="1951" w:type="dxa"/>
          </w:tcPr>
          <w:p w14:paraId="6DF7FC90" w14:textId="77777777" w:rsidR="007A1F44" w:rsidRPr="00977EA3" w:rsidRDefault="007A1F44" w:rsidP="00A0052B">
            <w:pPr>
              <w:pStyle w:val="TableEntry"/>
              <w:rPr>
                <w:noProof w:val="0"/>
              </w:rPr>
            </w:pPr>
            <w:r w:rsidRPr="00977EA3">
              <w:rPr>
                <w:noProof w:val="0"/>
              </w:rPr>
              <w:t>EVN</w:t>
            </w:r>
          </w:p>
        </w:tc>
        <w:tc>
          <w:tcPr>
            <w:tcW w:w="3544" w:type="dxa"/>
          </w:tcPr>
          <w:p w14:paraId="5DA1041E" w14:textId="77777777" w:rsidR="007A1F44" w:rsidRPr="00977EA3" w:rsidRDefault="007A1F44">
            <w:pPr>
              <w:pStyle w:val="TableEntry"/>
              <w:rPr>
                <w:noProof w:val="0"/>
              </w:rPr>
            </w:pPr>
            <w:r w:rsidRPr="00977EA3">
              <w:rPr>
                <w:noProof w:val="0"/>
              </w:rPr>
              <w:t>Event Type</w:t>
            </w:r>
          </w:p>
        </w:tc>
        <w:tc>
          <w:tcPr>
            <w:tcW w:w="971" w:type="dxa"/>
          </w:tcPr>
          <w:p w14:paraId="0527CAA5" w14:textId="77777777" w:rsidR="007A1F44" w:rsidRPr="00977EA3" w:rsidRDefault="007A1F44">
            <w:pPr>
              <w:pStyle w:val="TableEntry"/>
              <w:jc w:val="center"/>
              <w:rPr>
                <w:noProof w:val="0"/>
              </w:rPr>
            </w:pPr>
            <w:r w:rsidRPr="00977EA3">
              <w:rPr>
                <w:noProof w:val="0"/>
              </w:rPr>
              <w:t>R</w:t>
            </w:r>
          </w:p>
        </w:tc>
        <w:tc>
          <w:tcPr>
            <w:tcW w:w="872" w:type="dxa"/>
          </w:tcPr>
          <w:p w14:paraId="6295C3F4" w14:textId="77777777" w:rsidR="007A1F44" w:rsidRPr="00977EA3" w:rsidRDefault="007A1F44">
            <w:pPr>
              <w:pStyle w:val="TableEntry"/>
              <w:jc w:val="center"/>
              <w:rPr>
                <w:noProof w:val="0"/>
              </w:rPr>
            </w:pPr>
            <w:r w:rsidRPr="00977EA3">
              <w:rPr>
                <w:noProof w:val="0"/>
              </w:rPr>
              <w:t>[1..1]</w:t>
            </w:r>
          </w:p>
        </w:tc>
        <w:tc>
          <w:tcPr>
            <w:tcW w:w="1701" w:type="dxa"/>
          </w:tcPr>
          <w:p w14:paraId="268B4155" w14:textId="77777777" w:rsidR="007A1F44" w:rsidRPr="00977EA3" w:rsidRDefault="007A1F44">
            <w:pPr>
              <w:pStyle w:val="TableEntry"/>
              <w:jc w:val="center"/>
              <w:rPr>
                <w:noProof w:val="0"/>
              </w:rPr>
            </w:pPr>
            <w:r w:rsidRPr="00977EA3">
              <w:rPr>
                <w:noProof w:val="0"/>
              </w:rPr>
              <w:t>2</w:t>
            </w:r>
          </w:p>
        </w:tc>
      </w:tr>
      <w:tr w:rsidR="007A1F44" w:rsidRPr="00977EA3" w14:paraId="56F227B9" w14:textId="77777777">
        <w:trPr>
          <w:cantSplit/>
          <w:jc w:val="center"/>
        </w:trPr>
        <w:tc>
          <w:tcPr>
            <w:tcW w:w="1951" w:type="dxa"/>
          </w:tcPr>
          <w:p w14:paraId="4DBAF1AB" w14:textId="77777777" w:rsidR="007A1F44" w:rsidRPr="00977EA3" w:rsidRDefault="007A1F44" w:rsidP="00A0052B">
            <w:pPr>
              <w:pStyle w:val="TableEntry"/>
              <w:rPr>
                <w:noProof w:val="0"/>
              </w:rPr>
            </w:pPr>
            <w:r w:rsidRPr="00977EA3">
              <w:rPr>
                <w:noProof w:val="0"/>
              </w:rPr>
              <w:t>PID</w:t>
            </w:r>
          </w:p>
        </w:tc>
        <w:tc>
          <w:tcPr>
            <w:tcW w:w="3544" w:type="dxa"/>
          </w:tcPr>
          <w:p w14:paraId="17D5FA9A" w14:textId="77777777" w:rsidR="007A1F44" w:rsidRPr="00977EA3" w:rsidRDefault="007A1F44">
            <w:pPr>
              <w:pStyle w:val="TableEntry"/>
              <w:rPr>
                <w:noProof w:val="0"/>
              </w:rPr>
            </w:pPr>
            <w:r w:rsidRPr="00977EA3">
              <w:rPr>
                <w:noProof w:val="0"/>
              </w:rPr>
              <w:t>Patient Identification</w:t>
            </w:r>
          </w:p>
        </w:tc>
        <w:tc>
          <w:tcPr>
            <w:tcW w:w="971" w:type="dxa"/>
          </w:tcPr>
          <w:p w14:paraId="06FB9262" w14:textId="77777777" w:rsidR="007A1F44" w:rsidRPr="00977EA3" w:rsidRDefault="007A1F44">
            <w:pPr>
              <w:pStyle w:val="TableEntry"/>
              <w:jc w:val="center"/>
              <w:rPr>
                <w:noProof w:val="0"/>
              </w:rPr>
            </w:pPr>
            <w:r w:rsidRPr="00977EA3">
              <w:rPr>
                <w:noProof w:val="0"/>
              </w:rPr>
              <w:t>R</w:t>
            </w:r>
          </w:p>
        </w:tc>
        <w:tc>
          <w:tcPr>
            <w:tcW w:w="872" w:type="dxa"/>
          </w:tcPr>
          <w:p w14:paraId="7C2B620F" w14:textId="77777777" w:rsidR="007A1F44" w:rsidRPr="00977EA3" w:rsidRDefault="007A1F44">
            <w:pPr>
              <w:pStyle w:val="TableEntry"/>
              <w:jc w:val="center"/>
              <w:rPr>
                <w:noProof w:val="0"/>
              </w:rPr>
            </w:pPr>
            <w:r w:rsidRPr="00977EA3">
              <w:rPr>
                <w:noProof w:val="0"/>
              </w:rPr>
              <w:t>[1..1]</w:t>
            </w:r>
          </w:p>
        </w:tc>
        <w:tc>
          <w:tcPr>
            <w:tcW w:w="1701" w:type="dxa"/>
          </w:tcPr>
          <w:p w14:paraId="275DDCF3" w14:textId="77777777" w:rsidR="007A1F44" w:rsidRPr="00977EA3" w:rsidRDefault="007A1F44">
            <w:pPr>
              <w:pStyle w:val="TableEntry"/>
              <w:jc w:val="center"/>
              <w:rPr>
                <w:noProof w:val="0"/>
              </w:rPr>
            </w:pPr>
            <w:r w:rsidRPr="00977EA3">
              <w:rPr>
                <w:noProof w:val="0"/>
              </w:rPr>
              <w:t>3</w:t>
            </w:r>
          </w:p>
        </w:tc>
      </w:tr>
      <w:tr w:rsidR="007A1F44" w:rsidRPr="00977EA3" w14:paraId="7F1409DF" w14:textId="77777777">
        <w:trPr>
          <w:cantSplit/>
          <w:jc w:val="center"/>
        </w:trPr>
        <w:tc>
          <w:tcPr>
            <w:tcW w:w="1951" w:type="dxa"/>
          </w:tcPr>
          <w:p w14:paraId="22EACF0F" w14:textId="77777777" w:rsidR="007A1F44" w:rsidRPr="00977EA3" w:rsidRDefault="007A1F44" w:rsidP="00A0052B">
            <w:pPr>
              <w:pStyle w:val="TableEntry"/>
              <w:rPr>
                <w:noProof w:val="0"/>
              </w:rPr>
            </w:pPr>
            <w:r w:rsidRPr="00977EA3">
              <w:rPr>
                <w:noProof w:val="0"/>
              </w:rPr>
              <w:t>PD1</w:t>
            </w:r>
          </w:p>
        </w:tc>
        <w:tc>
          <w:tcPr>
            <w:tcW w:w="3544" w:type="dxa"/>
          </w:tcPr>
          <w:p w14:paraId="251626AD" w14:textId="77777777" w:rsidR="007A1F44" w:rsidRPr="00977EA3" w:rsidRDefault="007A1F44">
            <w:pPr>
              <w:pStyle w:val="TableEntry"/>
              <w:rPr>
                <w:noProof w:val="0"/>
              </w:rPr>
            </w:pPr>
            <w:r w:rsidRPr="00977EA3">
              <w:rPr>
                <w:noProof w:val="0"/>
              </w:rPr>
              <w:t>Additional Demographics</w:t>
            </w:r>
          </w:p>
        </w:tc>
        <w:tc>
          <w:tcPr>
            <w:tcW w:w="971" w:type="dxa"/>
          </w:tcPr>
          <w:p w14:paraId="5DD6857A" w14:textId="77777777" w:rsidR="007A1F44" w:rsidRPr="00977EA3" w:rsidRDefault="007A1F44">
            <w:pPr>
              <w:pStyle w:val="TableEntry"/>
              <w:jc w:val="center"/>
              <w:rPr>
                <w:noProof w:val="0"/>
              </w:rPr>
            </w:pPr>
            <w:r w:rsidRPr="00977EA3">
              <w:rPr>
                <w:noProof w:val="0"/>
              </w:rPr>
              <w:t>X</w:t>
            </w:r>
          </w:p>
        </w:tc>
        <w:tc>
          <w:tcPr>
            <w:tcW w:w="872" w:type="dxa"/>
          </w:tcPr>
          <w:p w14:paraId="09CB6FDE" w14:textId="77777777" w:rsidR="007A1F44" w:rsidRPr="00977EA3" w:rsidRDefault="007A1F44">
            <w:pPr>
              <w:pStyle w:val="TableEntry"/>
              <w:jc w:val="center"/>
              <w:rPr>
                <w:noProof w:val="0"/>
              </w:rPr>
            </w:pPr>
            <w:r w:rsidRPr="00977EA3">
              <w:rPr>
                <w:noProof w:val="0"/>
              </w:rPr>
              <w:t>[0..1]</w:t>
            </w:r>
          </w:p>
        </w:tc>
        <w:tc>
          <w:tcPr>
            <w:tcW w:w="1701" w:type="dxa"/>
          </w:tcPr>
          <w:p w14:paraId="5C8F4341" w14:textId="77777777" w:rsidR="007A1F44" w:rsidRPr="00977EA3" w:rsidRDefault="007A1F44">
            <w:pPr>
              <w:pStyle w:val="TableEntry"/>
              <w:jc w:val="center"/>
              <w:rPr>
                <w:noProof w:val="0"/>
              </w:rPr>
            </w:pPr>
            <w:r w:rsidRPr="00977EA3">
              <w:rPr>
                <w:noProof w:val="0"/>
              </w:rPr>
              <w:t>3</w:t>
            </w:r>
          </w:p>
        </w:tc>
      </w:tr>
      <w:tr w:rsidR="007A1F44" w:rsidRPr="00977EA3" w14:paraId="10724A1C" w14:textId="77777777">
        <w:trPr>
          <w:cantSplit/>
          <w:jc w:val="center"/>
        </w:trPr>
        <w:tc>
          <w:tcPr>
            <w:tcW w:w="1951" w:type="dxa"/>
          </w:tcPr>
          <w:p w14:paraId="3ECBBA7B" w14:textId="77777777" w:rsidR="007A1F44" w:rsidRPr="00977EA3" w:rsidRDefault="007A1F44" w:rsidP="00A0052B">
            <w:pPr>
              <w:pStyle w:val="TableEntry"/>
              <w:rPr>
                <w:noProof w:val="0"/>
              </w:rPr>
            </w:pPr>
            <w:r w:rsidRPr="00977EA3">
              <w:rPr>
                <w:noProof w:val="0"/>
              </w:rPr>
              <w:t>PV1</w:t>
            </w:r>
          </w:p>
        </w:tc>
        <w:tc>
          <w:tcPr>
            <w:tcW w:w="3544" w:type="dxa"/>
          </w:tcPr>
          <w:p w14:paraId="28BDCDF0" w14:textId="77777777" w:rsidR="007A1F44" w:rsidRPr="00977EA3" w:rsidRDefault="007A1F44">
            <w:pPr>
              <w:pStyle w:val="TableEntry"/>
              <w:rPr>
                <w:noProof w:val="0"/>
              </w:rPr>
            </w:pPr>
            <w:r w:rsidRPr="00977EA3">
              <w:rPr>
                <w:noProof w:val="0"/>
              </w:rPr>
              <w:t>Patient Visit</w:t>
            </w:r>
          </w:p>
        </w:tc>
        <w:tc>
          <w:tcPr>
            <w:tcW w:w="971" w:type="dxa"/>
          </w:tcPr>
          <w:p w14:paraId="14922E15" w14:textId="77777777" w:rsidR="007A1F44" w:rsidRPr="00977EA3" w:rsidRDefault="007A1F44">
            <w:pPr>
              <w:pStyle w:val="TableEntry"/>
              <w:jc w:val="center"/>
              <w:rPr>
                <w:noProof w:val="0"/>
              </w:rPr>
            </w:pPr>
            <w:r w:rsidRPr="00977EA3">
              <w:rPr>
                <w:noProof w:val="0"/>
              </w:rPr>
              <w:t>X</w:t>
            </w:r>
          </w:p>
        </w:tc>
        <w:tc>
          <w:tcPr>
            <w:tcW w:w="872" w:type="dxa"/>
          </w:tcPr>
          <w:p w14:paraId="46FE9074" w14:textId="77777777" w:rsidR="007A1F44" w:rsidRPr="00977EA3" w:rsidRDefault="007A1F44">
            <w:pPr>
              <w:pStyle w:val="TableEntry"/>
              <w:jc w:val="center"/>
              <w:rPr>
                <w:noProof w:val="0"/>
              </w:rPr>
            </w:pPr>
            <w:r w:rsidRPr="00977EA3">
              <w:rPr>
                <w:noProof w:val="0"/>
              </w:rPr>
              <w:t>[0..1]</w:t>
            </w:r>
          </w:p>
        </w:tc>
        <w:tc>
          <w:tcPr>
            <w:tcW w:w="1701" w:type="dxa"/>
          </w:tcPr>
          <w:p w14:paraId="2EF88E27" w14:textId="77777777" w:rsidR="007A1F44" w:rsidRPr="00977EA3" w:rsidRDefault="007A1F44">
            <w:pPr>
              <w:pStyle w:val="TableEntry"/>
              <w:jc w:val="center"/>
              <w:rPr>
                <w:noProof w:val="0"/>
              </w:rPr>
            </w:pPr>
            <w:r w:rsidRPr="00977EA3">
              <w:rPr>
                <w:noProof w:val="0"/>
              </w:rPr>
              <w:t>3</w:t>
            </w:r>
          </w:p>
        </w:tc>
      </w:tr>
      <w:tr w:rsidR="007A1F44" w:rsidRPr="00977EA3" w14:paraId="18CCB4EB" w14:textId="77777777">
        <w:trPr>
          <w:cantSplit/>
          <w:jc w:val="center"/>
        </w:trPr>
        <w:tc>
          <w:tcPr>
            <w:tcW w:w="1951" w:type="dxa"/>
          </w:tcPr>
          <w:p w14:paraId="0B91C2C8" w14:textId="77777777" w:rsidR="007A1F44" w:rsidRPr="00977EA3" w:rsidRDefault="007A1F44" w:rsidP="00A0052B">
            <w:pPr>
              <w:pStyle w:val="TableEntry"/>
              <w:rPr>
                <w:noProof w:val="0"/>
              </w:rPr>
            </w:pPr>
            <w:r w:rsidRPr="00977EA3">
              <w:rPr>
                <w:noProof w:val="0"/>
              </w:rPr>
              <w:t>DB1</w:t>
            </w:r>
          </w:p>
        </w:tc>
        <w:tc>
          <w:tcPr>
            <w:tcW w:w="3544" w:type="dxa"/>
          </w:tcPr>
          <w:p w14:paraId="71EA2561" w14:textId="77777777" w:rsidR="007A1F44" w:rsidRPr="00977EA3" w:rsidRDefault="007A1F44">
            <w:pPr>
              <w:pStyle w:val="TableEntry"/>
              <w:rPr>
                <w:noProof w:val="0"/>
              </w:rPr>
            </w:pPr>
            <w:r w:rsidRPr="00977EA3">
              <w:rPr>
                <w:noProof w:val="0"/>
              </w:rPr>
              <w:t>Disability Information</w:t>
            </w:r>
          </w:p>
        </w:tc>
        <w:tc>
          <w:tcPr>
            <w:tcW w:w="971" w:type="dxa"/>
          </w:tcPr>
          <w:p w14:paraId="3EA8F951" w14:textId="77777777" w:rsidR="007A1F44" w:rsidRPr="00977EA3" w:rsidRDefault="007A1F44">
            <w:pPr>
              <w:pStyle w:val="TableEntry"/>
              <w:jc w:val="center"/>
              <w:rPr>
                <w:noProof w:val="0"/>
              </w:rPr>
            </w:pPr>
            <w:r w:rsidRPr="00977EA3">
              <w:rPr>
                <w:noProof w:val="0"/>
              </w:rPr>
              <w:t>X</w:t>
            </w:r>
          </w:p>
        </w:tc>
        <w:tc>
          <w:tcPr>
            <w:tcW w:w="872" w:type="dxa"/>
          </w:tcPr>
          <w:p w14:paraId="737174A9" w14:textId="77777777" w:rsidR="007A1F44" w:rsidRPr="00977EA3" w:rsidRDefault="007A1F44">
            <w:pPr>
              <w:pStyle w:val="TableEntry"/>
              <w:jc w:val="center"/>
              <w:rPr>
                <w:noProof w:val="0"/>
              </w:rPr>
            </w:pPr>
            <w:r w:rsidRPr="00977EA3">
              <w:rPr>
                <w:noProof w:val="0"/>
              </w:rPr>
              <w:t>[0..1]</w:t>
            </w:r>
          </w:p>
        </w:tc>
        <w:tc>
          <w:tcPr>
            <w:tcW w:w="1701" w:type="dxa"/>
          </w:tcPr>
          <w:p w14:paraId="6295683C" w14:textId="77777777" w:rsidR="007A1F44" w:rsidRPr="00977EA3" w:rsidRDefault="007A1F44">
            <w:pPr>
              <w:pStyle w:val="TableEntry"/>
              <w:jc w:val="center"/>
              <w:rPr>
                <w:noProof w:val="0"/>
              </w:rPr>
            </w:pPr>
            <w:r w:rsidRPr="00977EA3">
              <w:rPr>
                <w:noProof w:val="0"/>
              </w:rPr>
              <w:t>3</w:t>
            </w:r>
          </w:p>
        </w:tc>
      </w:tr>
      <w:tr w:rsidR="007A1F44" w:rsidRPr="00977EA3" w14:paraId="5AD3CF9F" w14:textId="77777777">
        <w:trPr>
          <w:cantSplit/>
          <w:jc w:val="center"/>
        </w:trPr>
        <w:tc>
          <w:tcPr>
            <w:tcW w:w="1951" w:type="dxa"/>
          </w:tcPr>
          <w:p w14:paraId="00455D2A" w14:textId="77777777" w:rsidR="007A1F44" w:rsidRPr="00977EA3" w:rsidRDefault="007A1F44" w:rsidP="00A0052B">
            <w:pPr>
              <w:pStyle w:val="TableEntry"/>
              <w:rPr>
                <w:noProof w:val="0"/>
              </w:rPr>
            </w:pPr>
            <w:r w:rsidRPr="00977EA3">
              <w:rPr>
                <w:noProof w:val="0"/>
              </w:rPr>
              <w:t>PID</w:t>
            </w:r>
          </w:p>
        </w:tc>
        <w:tc>
          <w:tcPr>
            <w:tcW w:w="3544" w:type="dxa"/>
          </w:tcPr>
          <w:p w14:paraId="0013B3CF" w14:textId="77777777" w:rsidR="007A1F44" w:rsidRPr="00977EA3" w:rsidRDefault="007A1F44">
            <w:pPr>
              <w:pStyle w:val="TableEntry"/>
              <w:rPr>
                <w:noProof w:val="0"/>
              </w:rPr>
            </w:pPr>
            <w:r w:rsidRPr="00977EA3">
              <w:rPr>
                <w:noProof w:val="0"/>
              </w:rPr>
              <w:t>Patient Identification</w:t>
            </w:r>
          </w:p>
        </w:tc>
        <w:tc>
          <w:tcPr>
            <w:tcW w:w="971" w:type="dxa"/>
          </w:tcPr>
          <w:p w14:paraId="0EE5AB60" w14:textId="77777777" w:rsidR="007A1F44" w:rsidRPr="00977EA3" w:rsidRDefault="007A1F44">
            <w:pPr>
              <w:pStyle w:val="TableEntry"/>
              <w:jc w:val="center"/>
              <w:rPr>
                <w:noProof w:val="0"/>
              </w:rPr>
            </w:pPr>
            <w:r w:rsidRPr="00977EA3">
              <w:rPr>
                <w:noProof w:val="0"/>
              </w:rPr>
              <w:t>R</w:t>
            </w:r>
          </w:p>
        </w:tc>
        <w:tc>
          <w:tcPr>
            <w:tcW w:w="872" w:type="dxa"/>
          </w:tcPr>
          <w:p w14:paraId="1BEC32F1" w14:textId="77777777" w:rsidR="007A1F44" w:rsidRPr="00977EA3" w:rsidRDefault="007A1F44">
            <w:pPr>
              <w:pStyle w:val="TableEntry"/>
              <w:jc w:val="center"/>
              <w:rPr>
                <w:noProof w:val="0"/>
              </w:rPr>
            </w:pPr>
            <w:r w:rsidRPr="00977EA3">
              <w:rPr>
                <w:noProof w:val="0"/>
              </w:rPr>
              <w:t>[1..1]</w:t>
            </w:r>
          </w:p>
        </w:tc>
        <w:tc>
          <w:tcPr>
            <w:tcW w:w="1701" w:type="dxa"/>
          </w:tcPr>
          <w:p w14:paraId="4F6B1A11" w14:textId="77777777" w:rsidR="007A1F44" w:rsidRPr="00977EA3" w:rsidRDefault="007A1F44">
            <w:pPr>
              <w:pStyle w:val="TableEntry"/>
              <w:jc w:val="center"/>
              <w:rPr>
                <w:noProof w:val="0"/>
              </w:rPr>
            </w:pPr>
            <w:r w:rsidRPr="00977EA3">
              <w:rPr>
                <w:noProof w:val="0"/>
              </w:rPr>
              <w:t>3</w:t>
            </w:r>
          </w:p>
        </w:tc>
      </w:tr>
      <w:tr w:rsidR="007A1F44" w:rsidRPr="00977EA3" w14:paraId="3B064F7D" w14:textId="77777777">
        <w:trPr>
          <w:cantSplit/>
          <w:jc w:val="center"/>
        </w:trPr>
        <w:tc>
          <w:tcPr>
            <w:tcW w:w="1951" w:type="dxa"/>
          </w:tcPr>
          <w:p w14:paraId="0AD0F19D" w14:textId="77777777" w:rsidR="007A1F44" w:rsidRPr="00977EA3" w:rsidRDefault="007A1F44" w:rsidP="00A0052B">
            <w:pPr>
              <w:pStyle w:val="TableEntry"/>
              <w:rPr>
                <w:noProof w:val="0"/>
              </w:rPr>
            </w:pPr>
            <w:r w:rsidRPr="00977EA3">
              <w:rPr>
                <w:noProof w:val="0"/>
              </w:rPr>
              <w:t>PD1</w:t>
            </w:r>
          </w:p>
        </w:tc>
        <w:tc>
          <w:tcPr>
            <w:tcW w:w="3544" w:type="dxa"/>
          </w:tcPr>
          <w:p w14:paraId="0CD1C843" w14:textId="77777777" w:rsidR="007A1F44" w:rsidRPr="00977EA3" w:rsidRDefault="007A1F44">
            <w:pPr>
              <w:pStyle w:val="TableEntry"/>
              <w:rPr>
                <w:noProof w:val="0"/>
              </w:rPr>
            </w:pPr>
            <w:r w:rsidRPr="00977EA3">
              <w:rPr>
                <w:noProof w:val="0"/>
              </w:rPr>
              <w:t>Additional Demographics</w:t>
            </w:r>
          </w:p>
        </w:tc>
        <w:tc>
          <w:tcPr>
            <w:tcW w:w="971" w:type="dxa"/>
          </w:tcPr>
          <w:p w14:paraId="66FC7CF7" w14:textId="77777777" w:rsidR="007A1F44" w:rsidRPr="00977EA3" w:rsidRDefault="007A1F44">
            <w:pPr>
              <w:pStyle w:val="TableEntry"/>
              <w:jc w:val="center"/>
              <w:rPr>
                <w:noProof w:val="0"/>
              </w:rPr>
            </w:pPr>
            <w:r w:rsidRPr="00977EA3">
              <w:rPr>
                <w:noProof w:val="0"/>
              </w:rPr>
              <w:t>X</w:t>
            </w:r>
          </w:p>
        </w:tc>
        <w:tc>
          <w:tcPr>
            <w:tcW w:w="872" w:type="dxa"/>
          </w:tcPr>
          <w:p w14:paraId="7F530CA2" w14:textId="77777777" w:rsidR="007A1F44" w:rsidRPr="00977EA3" w:rsidRDefault="007A1F44">
            <w:pPr>
              <w:pStyle w:val="TableEntry"/>
              <w:jc w:val="center"/>
              <w:rPr>
                <w:noProof w:val="0"/>
              </w:rPr>
            </w:pPr>
            <w:r w:rsidRPr="00977EA3">
              <w:rPr>
                <w:noProof w:val="0"/>
              </w:rPr>
              <w:t>[0..1]</w:t>
            </w:r>
          </w:p>
        </w:tc>
        <w:tc>
          <w:tcPr>
            <w:tcW w:w="1701" w:type="dxa"/>
          </w:tcPr>
          <w:p w14:paraId="30189B30" w14:textId="77777777" w:rsidR="007A1F44" w:rsidRPr="00977EA3" w:rsidRDefault="007A1F44">
            <w:pPr>
              <w:pStyle w:val="TableEntry"/>
              <w:jc w:val="center"/>
              <w:rPr>
                <w:noProof w:val="0"/>
              </w:rPr>
            </w:pPr>
            <w:r w:rsidRPr="00977EA3">
              <w:rPr>
                <w:noProof w:val="0"/>
              </w:rPr>
              <w:t>3</w:t>
            </w:r>
          </w:p>
        </w:tc>
      </w:tr>
      <w:tr w:rsidR="007A1F44" w:rsidRPr="00977EA3" w14:paraId="5B4EC324" w14:textId="77777777">
        <w:trPr>
          <w:cantSplit/>
          <w:jc w:val="center"/>
        </w:trPr>
        <w:tc>
          <w:tcPr>
            <w:tcW w:w="1951" w:type="dxa"/>
          </w:tcPr>
          <w:p w14:paraId="7C243A16" w14:textId="77777777" w:rsidR="007A1F44" w:rsidRPr="00977EA3" w:rsidRDefault="007A1F44" w:rsidP="00A0052B">
            <w:pPr>
              <w:pStyle w:val="TableEntry"/>
              <w:rPr>
                <w:noProof w:val="0"/>
              </w:rPr>
            </w:pPr>
            <w:r w:rsidRPr="00977EA3">
              <w:rPr>
                <w:noProof w:val="0"/>
              </w:rPr>
              <w:t>PV1</w:t>
            </w:r>
          </w:p>
        </w:tc>
        <w:tc>
          <w:tcPr>
            <w:tcW w:w="3544" w:type="dxa"/>
          </w:tcPr>
          <w:p w14:paraId="14D5495E" w14:textId="77777777" w:rsidR="007A1F44" w:rsidRPr="00977EA3" w:rsidRDefault="007A1F44">
            <w:pPr>
              <w:pStyle w:val="TableEntry"/>
              <w:rPr>
                <w:noProof w:val="0"/>
              </w:rPr>
            </w:pPr>
            <w:r w:rsidRPr="00977EA3">
              <w:rPr>
                <w:noProof w:val="0"/>
              </w:rPr>
              <w:t>Patient Visit</w:t>
            </w:r>
          </w:p>
        </w:tc>
        <w:tc>
          <w:tcPr>
            <w:tcW w:w="971" w:type="dxa"/>
          </w:tcPr>
          <w:p w14:paraId="556C59DD" w14:textId="77777777" w:rsidR="007A1F44" w:rsidRPr="00977EA3" w:rsidRDefault="007A1F44">
            <w:pPr>
              <w:pStyle w:val="TableEntry"/>
              <w:jc w:val="center"/>
              <w:rPr>
                <w:noProof w:val="0"/>
              </w:rPr>
            </w:pPr>
            <w:r w:rsidRPr="00977EA3">
              <w:rPr>
                <w:noProof w:val="0"/>
              </w:rPr>
              <w:t>X</w:t>
            </w:r>
          </w:p>
        </w:tc>
        <w:tc>
          <w:tcPr>
            <w:tcW w:w="872" w:type="dxa"/>
          </w:tcPr>
          <w:p w14:paraId="38C04E66" w14:textId="77777777" w:rsidR="007A1F44" w:rsidRPr="00977EA3" w:rsidRDefault="007A1F44">
            <w:pPr>
              <w:pStyle w:val="TableEntry"/>
              <w:jc w:val="center"/>
              <w:rPr>
                <w:noProof w:val="0"/>
              </w:rPr>
            </w:pPr>
            <w:r w:rsidRPr="00977EA3">
              <w:rPr>
                <w:noProof w:val="0"/>
              </w:rPr>
              <w:t>[0..1]</w:t>
            </w:r>
          </w:p>
        </w:tc>
        <w:tc>
          <w:tcPr>
            <w:tcW w:w="1701" w:type="dxa"/>
          </w:tcPr>
          <w:p w14:paraId="448C7419" w14:textId="77777777" w:rsidR="007A1F44" w:rsidRPr="00977EA3" w:rsidRDefault="007A1F44">
            <w:pPr>
              <w:pStyle w:val="TableEntry"/>
              <w:jc w:val="center"/>
              <w:rPr>
                <w:noProof w:val="0"/>
              </w:rPr>
            </w:pPr>
            <w:r w:rsidRPr="00977EA3">
              <w:rPr>
                <w:noProof w:val="0"/>
              </w:rPr>
              <w:t>3</w:t>
            </w:r>
          </w:p>
        </w:tc>
      </w:tr>
      <w:tr w:rsidR="007A1F44" w:rsidRPr="00977EA3" w14:paraId="1CA2D1E0" w14:textId="77777777">
        <w:trPr>
          <w:cantSplit/>
          <w:jc w:val="center"/>
        </w:trPr>
        <w:tc>
          <w:tcPr>
            <w:tcW w:w="1951" w:type="dxa"/>
          </w:tcPr>
          <w:p w14:paraId="77A110AB" w14:textId="77777777" w:rsidR="007A1F44" w:rsidRPr="00977EA3" w:rsidRDefault="007A1F44" w:rsidP="00A0052B">
            <w:pPr>
              <w:pStyle w:val="TableEntry"/>
              <w:rPr>
                <w:noProof w:val="0"/>
              </w:rPr>
            </w:pPr>
            <w:r w:rsidRPr="00977EA3">
              <w:rPr>
                <w:noProof w:val="0"/>
              </w:rPr>
              <w:t>DB1</w:t>
            </w:r>
          </w:p>
        </w:tc>
        <w:tc>
          <w:tcPr>
            <w:tcW w:w="3544" w:type="dxa"/>
          </w:tcPr>
          <w:p w14:paraId="79097318" w14:textId="77777777" w:rsidR="007A1F44" w:rsidRPr="00977EA3" w:rsidRDefault="007A1F44">
            <w:pPr>
              <w:pStyle w:val="TableEntry"/>
              <w:rPr>
                <w:noProof w:val="0"/>
              </w:rPr>
            </w:pPr>
            <w:r w:rsidRPr="00977EA3">
              <w:rPr>
                <w:noProof w:val="0"/>
              </w:rPr>
              <w:t>Disability Information</w:t>
            </w:r>
          </w:p>
        </w:tc>
        <w:tc>
          <w:tcPr>
            <w:tcW w:w="971" w:type="dxa"/>
          </w:tcPr>
          <w:p w14:paraId="7A914D09" w14:textId="77777777" w:rsidR="007A1F44" w:rsidRPr="00977EA3" w:rsidRDefault="007A1F44">
            <w:pPr>
              <w:pStyle w:val="TableEntry"/>
              <w:jc w:val="center"/>
              <w:rPr>
                <w:noProof w:val="0"/>
              </w:rPr>
            </w:pPr>
            <w:r w:rsidRPr="00977EA3">
              <w:rPr>
                <w:noProof w:val="0"/>
              </w:rPr>
              <w:t>X</w:t>
            </w:r>
          </w:p>
        </w:tc>
        <w:tc>
          <w:tcPr>
            <w:tcW w:w="872" w:type="dxa"/>
          </w:tcPr>
          <w:p w14:paraId="33455313" w14:textId="77777777" w:rsidR="007A1F44" w:rsidRPr="00977EA3" w:rsidRDefault="007A1F44">
            <w:pPr>
              <w:pStyle w:val="TableEntry"/>
              <w:jc w:val="center"/>
              <w:rPr>
                <w:noProof w:val="0"/>
              </w:rPr>
            </w:pPr>
            <w:r w:rsidRPr="00977EA3">
              <w:rPr>
                <w:noProof w:val="0"/>
              </w:rPr>
              <w:t>[0..1]</w:t>
            </w:r>
          </w:p>
        </w:tc>
        <w:tc>
          <w:tcPr>
            <w:tcW w:w="1701" w:type="dxa"/>
          </w:tcPr>
          <w:p w14:paraId="0590BCAC" w14:textId="77777777" w:rsidR="007A1F44" w:rsidRPr="00977EA3" w:rsidRDefault="007A1F44">
            <w:pPr>
              <w:pStyle w:val="TableEntry"/>
              <w:jc w:val="center"/>
              <w:rPr>
                <w:noProof w:val="0"/>
              </w:rPr>
            </w:pPr>
            <w:r w:rsidRPr="00977EA3">
              <w:rPr>
                <w:noProof w:val="0"/>
              </w:rPr>
              <w:t>3</w:t>
            </w:r>
          </w:p>
        </w:tc>
      </w:tr>
    </w:tbl>
    <w:p w14:paraId="2D5A4B7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87" w:name="_Toc174249140"/>
      <w:r w:rsidRPr="00977EA3">
        <w:rPr>
          <w:noProof w:val="0"/>
        </w:rPr>
        <w:t>Comments on segment usage</w:t>
      </w:r>
      <w:bookmarkEnd w:id="287"/>
      <w:r w:rsidRPr="00977EA3">
        <w:rPr>
          <w:noProof w:val="0"/>
        </w:rPr>
        <w:t xml:space="preserve"> </w:t>
      </w:r>
    </w:p>
    <w:p w14:paraId="7C0E5DA2" w14:textId="77777777" w:rsidR="007A1F44" w:rsidRPr="00977EA3" w:rsidRDefault="007A1F44">
      <w:r w:rsidRPr="00977EA3">
        <w:t>The patient identifier lists stored in the two PID segments (</w:t>
      </w:r>
      <w:r w:rsidRPr="00977EA3">
        <w:rPr>
          <w:i/>
          <w:iCs/>
        </w:rPr>
        <w:t>PID-3–Patient Identifier List</w:t>
      </w:r>
      <w:r w:rsidRPr="00977EA3">
        <w:t>) are to be unlinked.</w:t>
      </w:r>
    </w:p>
    <w:p w14:paraId="4E2B19A5" w14:textId="7B0CAE15" w:rsidR="007A1F44" w:rsidRPr="00977EA3" w:rsidRDefault="007A1F44">
      <w:r w:rsidRPr="00977EA3">
        <w:t xml:space="preserve">Transaction </w:t>
      </w:r>
      <w:r w:rsidR="00383577">
        <w:t>[</w:t>
      </w:r>
      <w:r w:rsidRPr="00977EA3">
        <w:t>ITI-30</w:t>
      </w:r>
      <w:r w:rsidR="00383577">
        <w:t>]</w:t>
      </w:r>
      <w:r w:rsidRPr="00977EA3">
        <w:t xml:space="preserve"> restricts the use of this message to only the purpose of unlinking two patient identifier lists. This is why segments PD1, PV1 and DB1 are not supported in this message. </w:t>
      </w:r>
    </w:p>
    <w:p w14:paraId="6683AA47"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288" w:name="_Toc174249141"/>
      <w:r w:rsidRPr="00977EA3">
        <w:rPr>
          <w:noProof w:val="0"/>
        </w:rPr>
        <w:t>Expected actions</w:t>
      </w:r>
      <w:bookmarkEnd w:id="288"/>
      <w:r w:rsidRPr="00977EA3">
        <w:rPr>
          <w:noProof w:val="0"/>
        </w:rPr>
        <w:t xml:space="preserve"> </w:t>
      </w:r>
    </w:p>
    <w:p w14:paraId="64284FBD" w14:textId="77777777" w:rsidR="007A1F44" w:rsidRPr="00977EA3" w:rsidRDefault="007A1F44">
      <w:r w:rsidRPr="00977EA3">
        <w:t>The receiver unlinks the identifier lists in its database, and reports the result of this operation (success / error) in an acknowledgment message returned to the sender.</w:t>
      </w:r>
    </w:p>
    <w:p w14:paraId="7987FFB7" w14:textId="77777777" w:rsidR="007A1F44" w:rsidRPr="00977EA3" w:rsidRDefault="007A1F44">
      <w:r w:rsidRPr="00977EA3">
        <w:t>In case of success the two patient records are unlinked, each of them keeping its own related information (encounter, clinical, next of kin, insurance…).</w:t>
      </w:r>
    </w:p>
    <w:p w14:paraId="716A0B8F" w14:textId="77777777" w:rsidR="007A1F44" w:rsidRPr="00977EA3" w:rsidRDefault="007A1F44">
      <w:r w:rsidRPr="00977EA3">
        <w:t xml:space="preserve">In case the receiver did not recognize the link between these two patient identifier lists, no action is performed and no error condition exists. </w:t>
      </w:r>
    </w:p>
    <w:p w14:paraId="0C4A655D" w14:textId="77777777" w:rsidR="007A1F44" w:rsidRPr="00977EA3" w:rsidRDefault="007A1F44">
      <w:r w:rsidRPr="00977EA3">
        <w:t>If the receiver does not support the Link/Unlink Option of this transaction, it shall application-reject the message (see ITI TF-2x: C.2.3).</w:t>
      </w:r>
    </w:p>
    <w:p w14:paraId="1D1F505E" w14:textId="77777777" w:rsidR="008E3CF3" w:rsidRPr="00977EA3" w:rsidRDefault="007A1F44" w:rsidP="00EC243F">
      <w:pPr>
        <w:pStyle w:val="Titolo2"/>
        <w:numPr>
          <w:ilvl w:val="1"/>
          <w:numId w:val="12"/>
        </w:numPr>
        <w:tabs>
          <w:tab w:val="clear" w:pos="2160"/>
        </w:tabs>
        <w:rPr>
          <w:noProof w:val="0"/>
        </w:rPr>
      </w:pPr>
      <w:bookmarkStart w:id="289" w:name="_Toc210805557"/>
      <w:bookmarkStart w:id="290" w:name="_Toc174249142"/>
      <w:bookmarkStart w:id="291" w:name="_Toc210805558"/>
      <w:bookmarkStart w:id="292" w:name="_Toc214434030"/>
      <w:bookmarkStart w:id="293" w:name="_Toc214436951"/>
      <w:bookmarkStart w:id="294" w:name="_Toc214437396"/>
      <w:bookmarkStart w:id="295" w:name="_Toc214437712"/>
      <w:bookmarkStart w:id="296" w:name="_Toc214457188"/>
      <w:bookmarkStart w:id="297" w:name="_Toc214461301"/>
      <w:bookmarkStart w:id="298" w:name="_Toc214462922"/>
      <w:bookmarkStart w:id="299" w:name="_Toc237238701"/>
      <w:bookmarkEnd w:id="289"/>
      <w:r w:rsidRPr="00977EA3">
        <w:rPr>
          <w:noProof w:val="0"/>
        </w:rPr>
        <w:br w:type="page"/>
      </w:r>
      <w:bookmarkStart w:id="300" w:name="_Toc398544153"/>
      <w:bookmarkStart w:id="301" w:name="_Toc398717900"/>
      <w:bookmarkStart w:id="302" w:name="_Toc518634501"/>
      <w:r w:rsidRPr="00977EA3">
        <w:rPr>
          <w:noProof w:val="0"/>
        </w:rPr>
        <w:lastRenderedPageBreak/>
        <w:t>Patient Encounter Management</w:t>
      </w:r>
      <w:bookmarkEnd w:id="290"/>
      <w:bookmarkEnd w:id="291"/>
      <w:bookmarkEnd w:id="292"/>
      <w:bookmarkEnd w:id="293"/>
      <w:bookmarkEnd w:id="294"/>
      <w:bookmarkEnd w:id="295"/>
      <w:bookmarkEnd w:id="296"/>
      <w:bookmarkEnd w:id="297"/>
      <w:bookmarkEnd w:id="298"/>
      <w:bookmarkEnd w:id="299"/>
      <w:bookmarkEnd w:id="300"/>
      <w:bookmarkEnd w:id="301"/>
      <w:r w:rsidR="00903C21" w:rsidRPr="00977EA3">
        <w:rPr>
          <w:noProof w:val="0"/>
        </w:rPr>
        <w:t xml:space="preserve"> [ITI-31]</w:t>
      </w:r>
      <w:bookmarkEnd w:id="302"/>
    </w:p>
    <w:p w14:paraId="555AE6BC" w14:textId="27186F3F" w:rsidR="007A1F44" w:rsidRPr="00977EA3" w:rsidRDefault="007A1F44">
      <w:r w:rsidRPr="00977EA3">
        <w:t xml:space="preserve">This section corresponds to </w:t>
      </w:r>
      <w:r w:rsidR="00E77430" w:rsidRPr="00977EA3">
        <w:t>transaction</w:t>
      </w:r>
      <w:r w:rsidRPr="00977EA3">
        <w:t xml:space="preserve"> “Patient Encounter Management”</w:t>
      </w:r>
      <w:r w:rsidR="00383577">
        <w:t xml:space="preserve"> [</w:t>
      </w:r>
      <w:r w:rsidR="00383577" w:rsidRPr="00977EA3">
        <w:t>ITI-31</w:t>
      </w:r>
      <w:r w:rsidR="00383577">
        <w:t>]</w:t>
      </w:r>
      <w:r w:rsidRPr="00977EA3">
        <w:t xml:space="preserve"> of the IHE IT Infrastructure Technical Framework. Transaction </w:t>
      </w:r>
      <w:r w:rsidR="00383577">
        <w:t>[</w:t>
      </w:r>
      <w:r w:rsidRPr="00977EA3">
        <w:t>ITI-31</w:t>
      </w:r>
      <w:r w:rsidR="00383577">
        <w:t>]</w:t>
      </w:r>
      <w:r w:rsidRPr="00977EA3">
        <w:t xml:space="preserve"> is used by the actors Patient Encounter Supplier and Patient Encounter Consumer.</w:t>
      </w:r>
    </w:p>
    <w:p w14:paraId="1B52AA2B"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303" w:name="_Toc174249143"/>
      <w:bookmarkStart w:id="304" w:name="_Toc398544154"/>
      <w:bookmarkStart w:id="305" w:name="_Toc398717901"/>
      <w:bookmarkStart w:id="306" w:name="_Toc518634502"/>
      <w:r w:rsidRPr="00977EA3">
        <w:rPr>
          <w:noProof w:val="0"/>
        </w:rPr>
        <w:t>Scope</w:t>
      </w:r>
      <w:bookmarkEnd w:id="303"/>
      <w:bookmarkEnd w:id="304"/>
      <w:bookmarkEnd w:id="305"/>
      <w:bookmarkEnd w:id="306"/>
    </w:p>
    <w:p w14:paraId="4D56EE5D" w14:textId="77777777" w:rsidR="007A1F44" w:rsidRPr="00977EA3" w:rsidRDefault="007A1F44">
      <w:r w:rsidRPr="00977EA3">
        <w:t>This transaction enables systems to share encounter information within acute care settings for both inpatients (i.e., those who are assigned an inpatient bed at the facility) and outpatients (i.e., those who are not assigned an inpatient bed at the facility).</w:t>
      </w:r>
    </w:p>
    <w:p w14:paraId="1B034F36" w14:textId="77777777" w:rsidR="007A1F44" w:rsidRPr="00977EA3" w:rsidRDefault="007A1F44">
      <w:r w:rsidRPr="00977EA3">
        <w:t>The transaction carries events for creating, updating, and canceling patient encounters as well as the movements that take place within these encounters.</w:t>
      </w:r>
    </w:p>
    <w:p w14:paraId="690293E5" w14:textId="77777777" w:rsidR="007A1F44" w:rsidRPr="00977EA3" w:rsidRDefault="007A1F44">
      <w:r w:rsidRPr="00977EA3">
        <w:t>The capabilities of this transaction are organized into several optional subsets to address a wide range of needs from the simplest one that only shares the basic encounter information to the most sophisticated one that tracks all patient temporary moves in the healthcare facility.</w:t>
      </w:r>
    </w:p>
    <w:p w14:paraId="22F0AAC2"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307" w:name="_Toc174249144"/>
      <w:bookmarkStart w:id="308" w:name="_Toc398544155"/>
      <w:bookmarkStart w:id="309" w:name="_Toc398717902"/>
      <w:bookmarkStart w:id="310" w:name="_Toc518634503"/>
      <w:r w:rsidRPr="00977EA3">
        <w:rPr>
          <w:noProof w:val="0"/>
        </w:rPr>
        <w:t>Use Case Roles</w:t>
      </w:r>
      <w:bookmarkEnd w:id="307"/>
      <w:bookmarkEnd w:id="308"/>
      <w:bookmarkEnd w:id="309"/>
      <w:bookmarkEnd w:id="310"/>
    </w:p>
    <w:bookmarkStart w:id="311" w:name="_MON_1375118372"/>
    <w:bookmarkEnd w:id="311"/>
    <w:bookmarkStart w:id="312" w:name="_MON_1375118434"/>
    <w:bookmarkEnd w:id="312"/>
    <w:p w14:paraId="05D3A3E8" w14:textId="77777777" w:rsidR="007A1F44" w:rsidRPr="00977EA3" w:rsidRDefault="002E21BE">
      <w:pPr>
        <w:jc w:val="center"/>
      </w:pPr>
      <w:r w:rsidRPr="00977EA3">
        <w:rPr>
          <w:noProof/>
        </w:rPr>
        <w:object w:dxaOrig="4695" w:dyaOrig="1950" w14:anchorId="0407146F">
          <v:shape id="_x0000_i1029" type="#_x0000_t75" alt="" style="width:342.75pt;height:143.25pt;mso-width-percent:0;mso-height-percent:0;mso-width-percent:0;mso-height-percent:0" o:ole="" fillcolor="window">
            <v:imagedata r:id="rId29" o:title=""/>
          </v:shape>
          <o:OLEObject Type="Embed" ProgID="Word.Picture.8" ShapeID="_x0000_i1029" DrawAspect="Content" ObjectID="_1620110853" r:id="rId30"/>
        </w:object>
      </w:r>
    </w:p>
    <w:p w14:paraId="4688AF80" w14:textId="77777777" w:rsidR="007F77D4" w:rsidRPr="00977EA3" w:rsidRDefault="007F77D4">
      <w:pPr>
        <w:rPr>
          <w:b/>
          <w:bCs/>
        </w:rPr>
      </w:pPr>
    </w:p>
    <w:p w14:paraId="23439D13" w14:textId="77777777" w:rsidR="007A1F44" w:rsidRPr="00977EA3" w:rsidRDefault="007A1F44">
      <w:r w:rsidRPr="00977EA3">
        <w:rPr>
          <w:b/>
          <w:bCs/>
        </w:rPr>
        <w:t>Actor</w:t>
      </w:r>
      <w:r w:rsidRPr="00977EA3">
        <w:t>: Patient Encounter Supplier</w:t>
      </w:r>
    </w:p>
    <w:p w14:paraId="73EDB8AB" w14:textId="77777777" w:rsidR="007A1F44" w:rsidRPr="00977EA3" w:rsidRDefault="007A1F44">
      <w:r w:rsidRPr="00977EA3">
        <w:rPr>
          <w:b/>
          <w:bCs/>
        </w:rPr>
        <w:t>Role</w:t>
      </w:r>
      <w:r w:rsidRPr="00977EA3">
        <w:t xml:space="preserve">: Sends inserts, cancels and updates of patient encounters and movements. </w:t>
      </w:r>
    </w:p>
    <w:p w14:paraId="01D25F00" w14:textId="77777777" w:rsidR="007A1F44" w:rsidRPr="00977EA3" w:rsidRDefault="007A1F44">
      <w:r w:rsidRPr="00977EA3">
        <w:rPr>
          <w:b/>
          <w:bCs/>
        </w:rPr>
        <w:t>Actor</w:t>
      </w:r>
      <w:r w:rsidRPr="00977EA3">
        <w:t>: Patient Encounter Consumer</w:t>
      </w:r>
    </w:p>
    <w:p w14:paraId="7E93459C" w14:textId="77777777" w:rsidR="007A1F44" w:rsidRPr="00977EA3" w:rsidRDefault="007A1F44">
      <w:r w:rsidRPr="00977EA3">
        <w:rPr>
          <w:b/>
          <w:bCs/>
        </w:rPr>
        <w:t>Role</w:t>
      </w:r>
      <w:r w:rsidRPr="00977EA3">
        <w:t xml:space="preserve">: Receives patient encounters and movement messages, and takes the appropriate actions. </w:t>
      </w:r>
    </w:p>
    <w:p w14:paraId="72E25DDE"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313" w:name="_Toc174249145"/>
      <w:bookmarkStart w:id="314" w:name="_Toc398544156"/>
      <w:bookmarkStart w:id="315" w:name="_Toc398717903"/>
      <w:bookmarkStart w:id="316" w:name="_Toc518634504"/>
      <w:r w:rsidRPr="00977EA3">
        <w:rPr>
          <w:noProof w:val="0"/>
        </w:rPr>
        <w:t>Referenced Standards</w:t>
      </w:r>
      <w:bookmarkEnd w:id="313"/>
      <w:bookmarkEnd w:id="314"/>
      <w:bookmarkEnd w:id="315"/>
      <w:bookmarkEnd w:id="316"/>
    </w:p>
    <w:p w14:paraId="713809A7" w14:textId="77777777" w:rsidR="007A1F44" w:rsidRPr="00977EA3" w:rsidRDefault="007A1F44">
      <w:r w:rsidRPr="00977EA3">
        <w:t>HL7 2.5 Chapters 2, 3, 6, 15</w:t>
      </w:r>
    </w:p>
    <w:p w14:paraId="0DD73D30"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317" w:name="_Toc174249146"/>
      <w:bookmarkStart w:id="318" w:name="_Toc398544157"/>
      <w:bookmarkStart w:id="319" w:name="_Toc398717904"/>
      <w:bookmarkStart w:id="320" w:name="_Toc518634505"/>
      <w:r w:rsidRPr="00977EA3">
        <w:rPr>
          <w:noProof w:val="0"/>
        </w:rPr>
        <w:t>Definition of the concept “Movement”</w:t>
      </w:r>
      <w:bookmarkEnd w:id="317"/>
      <w:bookmarkEnd w:id="318"/>
      <w:bookmarkEnd w:id="319"/>
      <w:bookmarkEnd w:id="320"/>
    </w:p>
    <w:p w14:paraId="1553151C" w14:textId="77777777" w:rsidR="007A1F44" w:rsidRPr="00977EA3" w:rsidRDefault="007A1F44">
      <w:r w:rsidRPr="00977EA3">
        <w:t xml:space="preserve">As stated in Volume 1, a “Movement” is any change of the situation of the patient (location, patient class, attending doctor, etc.) in the context of the encounter. </w:t>
      </w:r>
    </w:p>
    <w:p w14:paraId="2F5D8F44" w14:textId="77777777" w:rsidR="007A1F44" w:rsidRPr="00977EA3" w:rsidRDefault="007A1F44">
      <w:r w:rsidRPr="00977EA3">
        <w:lastRenderedPageBreak/>
        <w:t xml:space="preserve">The concept of “Movement” is a superset of the concept of “Transfer”. Like a transfer, a movement is an event that can be planned (pending) and executed (effective). Errors detected in the recording of these pending and effective events can later be corrected through cancellations or updates, which are distinct events. Three actions are associated with Movements: </w:t>
      </w:r>
    </w:p>
    <w:p w14:paraId="334DF11B" w14:textId="77777777" w:rsidR="008E3CF3" w:rsidRPr="00977EA3" w:rsidRDefault="007A1F44" w:rsidP="00EC243F">
      <w:pPr>
        <w:pStyle w:val="Puntoelenco2"/>
      </w:pPr>
      <w:r w:rsidRPr="00977EA3">
        <w:rPr>
          <w:b/>
          <w:bCs/>
        </w:rPr>
        <w:t>Insert</w:t>
      </w:r>
      <w:r w:rsidRPr="00977EA3">
        <w:t>: This action is the first recording of the Movement.</w:t>
      </w:r>
    </w:p>
    <w:p w14:paraId="502764A3" w14:textId="7EA7BA59" w:rsidR="008E3CF3" w:rsidRPr="00977EA3" w:rsidRDefault="007A1F44" w:rsidP="00EC243F">
      <w:pPr>
        <w:pStyle w:val="Puntoelenco2"/>
      </w:pPr>
      <w:r w:rsidRPr="00977EA3">
        <w:rPr>
          <w:b/>
          <w:bCs/>
        </w:rPr>
        <w:t>Update</w:t>
      </w:r>
      <w:r w:rsidRPr="00977EA3">
        <w:t xml:space="preserve">: This action corrects some attributes of a Movement formerly inserted. This action is possible only with the option “Historic Movement Management” of transaction </w:t>
      </w:r>
      <w:r w:rsidR="00A47F77" w:rsidRPr="00977EA3">
        <w:t>[</w:t>
      </w:r>
      <w:r w:rsidRPr="00977EA3">
        <w:t>ITI-30</w:t>
      </w:r>
      <w:r w:rsidR="00A47F77" w:rsidRPr="00977EA3">
        <w:t>]</w:t>
      </w:r>
      <w:r w:rsidRPr="00977EA3">
        <w:t xml:space="preserve">. </w:t>
      </w:r>
    </w:p>
    <w:p w14:paraId="124C942A" w14:textId="77777777" w:rsidR="008E3CF3" w:rsidRPr="00977EA3" w:rsidRDefault="007A1F44" w:rsidP="00EC243F">
      <w:pPr>
        <w:pStyle w:val="Puntoelenco2"/>
      </w:pPr>
      <w:r w:rsidRPr="00977EA3">
        <w:rPr>
          <w:b/>
          <w:bCs/>
        </w:rPr>
        <w:t>Cancel</w:t>
      </w:r>
      <w:r w:rsidRPr="00977EA3">
        <w:t>: This action cancels a Movement that was erroneously recorded, and requests the receiver to delete this Movement from its database. Only the current Movement can be cancelled.</w:t>
      </w:r>
    </w:p>
    <w:p w14:paraId="1EDCC5A8" w14:textId="12547503" w:rsidR="007A1F44" w:rsidRPr="00977EA3" w:rsidRDefault="007A1F44">
      <w:r w:rsidRPr="00977EA3">
        <w:t xml:space="preserve">In some acute care settings, both the billing process and care provision process require precise knowledge of the movements of the inpatient during his or her stay in the hospital. Applications acting as Patient Encounter Supplier or Patient Encounter Consumer, divide the period of the encounter into “sub-encounters” delimited by the Movements. Each of these “sub-encounters” provides a specific context to record and invoice the acts produced within this period. However, if applications on both ends manage sub-encounters, which are periods of time, the messages of transaction </w:t>
      </w:r>
      <w:r w:rsidR="00383577">
        <w:t>[</w:t>
      </w:r>
      <w:r w:rsidRPr="00977EA3">
        <w:t>ITI-31</w:t>
      </w:r>
      <w:r w:rsidR="00383577">
        <w:t>]</w:t>
      </w:r>
      <w:r w:rsidRPr="00977EA3">
        <w:t xml:space="preserve"> communicate Movements as events. Hence, applications manage periods of time, but the messages carry the discrete events that delimit these periods of time.</w:t>
      </w:r>
    </w:p>
    <w:p w14:paraId="169792EE" w14:textId="77777777" w:rsidR="007A1F44" w:rsidRPr="00977EA3" w:rsidRDefault="007A1F44">
      <w:r w:rsidRPr="00977EA3">
        <w:t>Illustration:</w:t>
      </w:r>
    </w:p>
    <w:p w14:paraId="4FEC6038" w14:textId="4B51841A" w:rsidR="008E3CF3" w:rsidRPr="00977EA3" w:rsidRDefault="007A1F44" w:rsidP="00EC243F">
      <w:pPr>
        <w:pStyle w:val="Numeroelenco2"/>
        <w:numPr>
          <w:ilvl w:val="0"/>
          <w:numId w:val="19"/>
        </w:numPr>
      </w:pPr>
      <w:r w:rsidRPr="00977EA3">
        <w:t>Patient received at Emergency room by attending doctor U. (A04 / patient class E).</w:t>
      </w:r>
    </w:p>
    <w:p w14:paraId="3A34212E" w14:textId="77777777" w:rsidR="008E3CF3" w:rsidRPr="00977EA3" w:rsidRDefault="007A1F44" w:rsidP="00EC243F">
      <w:pPr>
        <w:pStyle w:val="Numeroelenco2"/>
        <w:numPr>
          <w:ilvl w:val="0"/>
          <w:numId w:val="19"/>
        </w:numPr>
      </w:pPr>
      <w:r w:rsidRPr="00977EA3">
        <w:t>Doctor U admits the patient (A06 / patient class = I), into location BB, referring him to attending Doctor X.</w:t>
      </w:r>
    </w:p>
    <w:p w14:paraId="7CE9BD92" w14:textId="77777777" w:rsidR="008E3CF3" w:rsidRPr="00977EA3" w:rsidRDefault="007A1F44" w:rsidP="00EC243F">
      <w:pPr>
        <w:pStyle w:val="Numeroelenco2"/>
        <w:numPr>
          <w:ilvl w:val="0"/>
          <w:numId w:val="19"/>
        </w:numPr>
      </w:pPr>
      <w:r w:rsidRPr="00977EA3">
        <w:t>The patient is moved to location GG (A02Transfer), keeping X for attending doctor.</w:t>
      </w:r>
    </w:p>
    <w:p w14:paraId="2E1A7E67" w14:textId="77777777" w:rsidR="008E3CF3" w:rsidRPr="00977EA3" w:rsidRDefault="007A1F44" w:rsidP="00EC243F">
      <w:pPr>
        <w:pStyle w:val="Numeroelenco2"/>
        <w:numPr>
          <w:ilvl w:val="0"/>
          <w:numId w:val="19"/>
        </w:numPr>
      </w:pPr>
      <w:r w:rsidRPr="00977EA3">
        <w:t>The patient is healed and leaves the hospital (A03: Discharge).</w:t>
      </w:r>
    </w:p>
    <w:p w14:paraId="497012B4" w14:textId="77777777" w:rsidR="007A1F44" w:rsidRPr="00977EA3" w:rsidRDefault="007A1F44" w:rsidP="00CA12D9">
      <w:r w:rsidRPr="00977EA3">
        <w:t>These 4 real world events are expressed with 5 trigger events / messages, two of which occur at the same time (step 2). Here the encounter will be divided into 3 sub-encounters:</w:t>
      </w:r>
    </w:p>
    <w:p w14:paraId="6B8A62B2" w14:textId="77777777" w:rsidR="007A1F44" w:rsidRPr="00977EA3" w:rsidRDefault="007A1F44" w:rsidP="00CF2883">
      <w:pPr>
        <w:pStyle w:val="Corpotesto"/>
      </w:pPr>
    </w:p>
    <w:p w14:paraId="36F948AA" w14:textId="77777777" w:rsidR="007A1F44" w:rsidRPr="00977EA3" w:rsidRDefault="00D139D9">
      <w:pPr>
        <w:jc w:val="center"/>
      </w:pPr>
      <w:r w:rsidRPr="00977EA3">
        <w:rPr>
          <w:noProof/>
        </w:rPr>
        <w:drawing>
          <wp:inline distT="0" distB="0" distL="0" distR="0" wp14:anchorId="1EA7A99D" wp14:editId="567F3ACE">
            <wp:extent cx="4761865" cy="1336675"/>
            <wp:effectExtent l="0" t="0" r="0"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1336675"/>
                    </a:xfrm>
                    <a:prstGeom prst="rect">
                      <a:avLst/>
                    </a:prstGeom>
                    <a:noFill/>
                    <a:ln>
                      <a:noFill/>
                    </a:ln>
                  </pic:spPr>
                </pic:pic>
              </a:graphicData>
            </a:graphic>
          </wp:inline>
        </w:drawing>
      </w:r>
    </w:p>
    <w:p w14:paraId="1465814B"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321" w:name="_Toc174249147"/>
      <w:bookmarkStart w:id="322" w:name="_Toc398544158"/>
      <w:bookmarkStart w:id="323" w:name="_Toc398717905"/>
      <w:bookmarkStart w:id="324" w:name="_Toc518634506"/>
      <w:r w:rsidRPr="00977EA3">
        <w:rPr>
          <w:noProof w:val="0"/>
        </w:rPr>
        <w:lastRenderedPageBreak/>
        <w:t>Message sets and options</w:t>
      </w:r>
      <w:bookmarkEnd w:id="321"/>
      <w:bookmarkEnd w:id="322"/>
      <w:bookmarkEnd w:id="323"/>
      <w:bookmarkEnd w:id="324"/>
    </w:p>
    <w:p w14:paraId="151DE46E" w14:textId="77777777" w:rsidR="007A1F44" w:rsidRPr="00977EA3" w:rsidRDefault="007A1F44">
      <w:r w:rsidRPr="00977EA3">
        <w:t>All messages of this transaction shall be acknowledged by the ACK message as described in ITI TF-2x: Appendix C. For better readability, the acknowledgement messages are not shown on the interaction diagrams of this transaction.</w:t>
      </w:r>
    </w:p>
    <w:p w14:paraId="36D0FCB2"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25" w:name="_Toc174249148"/>
      <w:bookmarkStart w:id="326" w:name="_Toc398544159"/>
      <w:r w:rsidRPr="00977EA3">
        <w:rPr>
          <w:noProof w:val="0"/>
        </w:rPr>
        <w:t>Basic Subset</w:t>
      </w:r>
      <w:bookmarkEnd w:id="325"/>
      <w:bookmarkEnd w:id="326"/>
    </w:p>
    <w:p w14:paraId="2B48B5A7" w14:textId="76005A47" w:rsidR="007A1F44" w:rsidRPr="00977EA3" w:rsidRDefault="007A1F44">
      <w:pPr>
        <w:pStyle w:val="TableTitle"/>
        <w:rPr>
          <w:noProof w:val="0"/>
        </w:rPr>
      </w:pPr>
      <w:r w:rsidRPr="00977EA3">
        <w:rPr>
          <w:noProof w:val="0"/>
        </w:rPr>
        <w:t xml:space="preserve">Table 3.31-1: Message Basic Subset for </w:t>
      </w:r>
      <w:r w:rsidR="00E77430" w:rsidRPr="00977EA3">
        <w:rPr>
          <w:noProof w:val="0"/>
        </w:rPr>
        <w:t>T</w:t>
      </w:r>
      <w:r w:rsidRPr="00977EA3">
        <w:rPr>
          <w:noProof w:val="0"/>
        </w:rPr>
        <w:t xml:space="preserve">ransaction </w:t>
      </w:r>
      <w:r w:rsidR="00A47F77" w:rsidRPr="00977EA3">
        <w:rPr>
          <w:noProof w:val="0"/>
        </w:rPr>
        <w:t>[</w:t>
      </w:r>
      <w:r w:rsidRPr="00977EA3">
        <w:rPr>
          <w:noProof w:val="0"/>
        </w:rPr>
        <w:t>ITI-31</w:t>
      </w:r>
      <w:r w:rsidR="00A47F77" w:rsidRPr="00977EA3">
        <w:rPr>
          <w:noProof w:val="0"/>
        </w:rPr>
        <w:t>]</w:t>
      </w: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977EA3" w14:paraId="6D8EDE1C" w14:textId="77777777">
        <w:trPr>
          <w:cantSplit/>
          <w:tblHeader/>
          <w:jc w:val="center"/>
        </w:trPr>
        <w:tc>
          <w:tcPr>
            <w:tcW w:w="1985" w:type="dxa"/>
            <w:vMerge w:val="restart"/>
            <w:shd w:val="clear" w:color="auto" w:fill="D9D9D9"/>
            <w:vAlign w:val="center"/>
          </w:tcPr>
          <w:p w14:paraId="1F6D9A8A" w14:textId="77777777" w:rsidR="007A1F44" w:rsidRPr="00977EA3" w:rsidRDefault="007A1F44" w:rsidP="00A063AC">
            <w:pPr>
              <w:pStyle w:val="TableEntryHeader"/>
              <w:rPr>
                <w:noProof w:val="0"/>
              </w:rPr>
            </w:pPr>
            <w:r w:rsidRPr="00977EA3">
              <w:rPr>
                <w:noProof w:val="0"/>
              </w:rPr>
              <w:t>Category of event</w:t>
            </w:r>
          </w:p>
        </w:tc>
        <w:tc>
          <w:tcPr>
            <w:tcW w:w="5924" w:type="dxa"/>
            <w:gridSpan w:val="4"/>
            <w:shd w:val="clear" w:color="auto" w:fill="D9D9D9"/>
          </w:tcPr>
          <w:p w14:paraId="4ACE75ED" w14:textId="77777777" w:rsidR="007A1F44" w:rsidRPr="00977EA3" w:rsidRDefault="007A1F44" w:rsidP="00A53067">
            <w:pPr>
              <w:pStyle w:val="TableEntryHeader"/>
              <w:rPr>
                <w:noProof w:val="0"/>
              </w:rPr>
            </w:pPr>
            <w:r w:rsidRPr="00977EA3">
              <w:rPr>
                <w:noProof w:val="0"/>
              </w:rPr>
              <w:t>Trigger / Action</w:t>
            </w:r>
          </w:p>
        </w:tc>
      </w:tr>
      <w:tr w:rsidR="007A1F44" w:rsidRPr="00977EA3" w14:paraId="09080979" w14:textId="77777777">
        <w:trPr>
          <w:cantSplit/>
          <w:tblHeader/>
          <w:jc w:val="center"/>
        </w:trPr>
        <w:tc>
          <w:tcPr>
            <w:tcW w:w="1985" w:type="dxa"/>
            <w:vMerge/>
            <w:shd w:val="clear" w:color="auto" w:fill="D9D9D9"/>
          </w:tcPr>
          <w:p w14:paraId="1CEBD049" w14:textId="77777777" w:rsidR="007A1F44" w:rsidRPr="00977EA3" w:rsidRDefault="007A1F44" w:rsidP="008F5F21">
            <w:pPr>
              <w:pStyle w:val="TableEntryHeader"/>
              <w:rPr>
                <w:noProof w:val="0"/>
                <w:sz w:val="20"/>
              </w:rPr>
            </w:pPr>
          </w:p>
        </w:tc>
        <w:tc>
          <w:tcPr>
            <w:tcW w:w="2948" w:type="dxa"/>
            <w:gridSpan w:val="2"/>
            <w:shd w:val="clear" w:color="auto" w:fill="D9D9D9"/>
          </w:tcPr>
          <w:p w14:paraId="1DA23A97" w14:textId="77777777" w:rsidR="007A1F44" w:rsidRPr="00977EA3" w:rsidRDefault="007A1F44" w:rsidP="00A063AC">
            <w:pPr>
              <w:pStyle w:val="TableEntryHeader"/>
              <w:rPr>
                <w:noProof w:val="0"/>
              </w:rPr>
            </w:pPr>
            <w:r w:rsidRPr="00977EA3">
              <w:rPr>
                <w:noProof w:val="0"/>
              </w:rPr>
              <w:t>insert</w:t>
            </w:r>
          </w:p>
        </w:tc>
        <w:tc>
          <w:tcPr>
            <w:tcW w:w="2976" w:type="dxa"/>
            <w:gridSpan w:val="2"/>
            <w:shd w:val="clear" w:color="auto" w:fill="D9D9D9"/>
          </w:tcPr>
          <w:p w14:paraId="73AE83ED" w14:textId="77777777" w:rsidR="007A1F44" w:rsidRPr="00977EA3" w:rsidRDefault="007A1F44" w:rsidP="00A53067">
            <w:pPr>
              <w:pStyle w:val="TableEntryHeader"/>
              <w:rPr>
                <w:noProof w:val="0"/>
              </w:rPr>
            </w:pPr>
            <w:r w:rsidRPr="00977EA3">
              <w:rPr>
                <w:noProof w:val="0"/>
              </w:rPr>
              <w:t>cancel</w:t>
            </w:r>
          </w:p>
        </w:tc>
      </w:tr>
      <w:tr w:rsidR="007A1F44" w:rsidRPr="00977EA3" w14:paraId="09E8E0EA" w14:textId="77777777">
        <w:trPr>
          <w:cantSplit/>
          <w:trHeight w:val="269"/>
          <w:jc w:val="center"/>
        </w:trPr>
        <w:tc>
          <w:tcPr>
            <w:tcW w:w="1985" w:type="dxa"/>
            <w:vAlign w:val="center"/>
          </w:tcPr>
          <w:p w14:paraId="14600981" w14:textId="77777777" w:rsidR="007A1F44" w:rsidRPr="00977EA3" w:rsidRDefault="007A1F44">
            <w:pPr>
              <w:pStyle w:val="TableEntry"/>
              <w:jc w:val="center"/>
              <w:rPr>
                <w:noProof w:val="0"/>
              </w:rPr>
            </w:pPr>
            <w:r w:rsidRPr="00977EA3">
              <w:rPr>
                <w:noProof w:val="0"/>
              </w:rPr>
              <w:t>Admit inpatient</w:t>
            </w:r>
          </w:p>
        </w:tc>
        <w:tc>
          <w:tcPr>
            <w:tcW w:w="680" w:type="dxa"/>
            <w:vAlign w:val="center"/>
          </w:tcPr>
          <w:p w14:paraId="43594339" w14:textId="77777777" w:rsidR="007A1F44" w:rsidRPr="00977EA3" w:rsidRDefault="007A1F44">
            <w:pPr>
              <w:pStyle w:val="TableEntry"/>
              <w:jc w:val="center"/>
              <w:rPr>
                <w:noProof w:val="0"/>
              </w:rPr>
            </w:pPr>
            <w:r w:rsidRPr="00977EA3">
              <w:rPr>
                <w:noProof w:val="0"/>
              </w:rPr>
              <w:t>A01</w:t>
            </w:r>
          </w:p>
        </w:tc>
        <w:tc>
          <w:tcPr>
            <w:tcW w:w="2268" w:type="dxa"/>
            <w:vAlign w:val="center"/>
          </w:tcPr>
          <w:p w14:paraId="5274C5BC" w14:textId="77777777" w:rsidR="007A1F44" w:rsidRPr="00977EA3" w:rsidRDefault="007A1F44">
            <w:pPr>
              <w:pStyle w:val="TableEntry"/>
              <w:jc w:val="center"/>
              <w:rPr>
                <w:noProof w:val="0"/>
              </w:rPr>
            </w:pPr>
            <w:r w:rsidRPr="00977EA3">
              <w:rPr>
                <w:noProof w:val="0"/>
              </w:rPr>
              <w:t>ADT^A01^ADT_A01</w:t>
            </w:r>
          </w:p>
        </w:tc>
        <w:tc>
          <w:tcPr>
            <w:tcW w:w="567" w:type="dxa"/>
            <w:vMerge w:val="restart"/>
            <w:vAlign w:val="center"/>
          </w:tcPr>
          <w:p w14:paraId="64D2A9F1" w14:textId="77777777" w:rsidR="007A1F44" w:rsidRPr="00977EA3" w:rsidRDefault="007A1F44">
            <w:pPr>
              <w:pStyle w:val="TableEntry"/>
              <w:jc w:val="center"/>
              <w:rPr>
                <w:noProof w:val="0"/>
              </w:rPr>
            </w:pPr>
            <w:r w:rsidRPr="00977EA3">
              <w:rPr>
                <w:noProof w:val="0"/>
              </w:rPr>
              <w:t>A11</w:t>
            </w:r>
          </w:p>
        </w:tc>
        <w:tc>
          <w:tcPr>
            <w:tcW w:w="2409" w:type="dxa"/>
            <w:vMerge w:val="restart"/>
            <w:vAlign w:val="center"/>
          </w:tcPr>
          <w:p w14:paraId="00CE6AEE" w14:textId="77777777" w:rsidR="007A1F44" w:rsidRPr="00977EA3" w:rsidRDefault="007A1F44">
            <w:pPr>
              <w:pStyle w:val="TableEntry"/>
              <w:jc w:val="center"/>
              <w:rPr>
                <w:noProof w:val="0"/>
              </w:rPr>
            </w:pPr>
            <w:r w:rsidRPr="00977EA3">
              <w:rPr>
                <w:noProof w:val="0"/>
              </w:rPr>
              <w:t>ADT^A11^ADT_A09</w:t>
            </w:r>
          </w:p>
        </w:tc>
      </w:tr>
      <w:tr w:rsidR="007A1F44" w:rsidRPr="00977EA3" w14:paraId="690F8399" w14:textId="77777777">
        <w:trPr>
          <w:cantSplit/>
          <w:jc w:val="center"/>
        </w:trPr>
        <w:tc>
          <w:tcPr>
            <w:tcW w:w="1985" w:type="dxa"/>
            <w:vAlign w:val="center"/>
          </w:tcPr>
          <w:p w14:paraId="46092A2E" w14:textId="77777777" w:rsidR="007A1F44" w:rsidRPr="00977EA3" w:rsidRDefault="007A1F44">
            <w:pPr>
              <w:pStyle w:val="TableEntry"/>
              <w:jc w:val="center"/>
              <w:rPr>
                <w:noProof w:val="0"/>
              </w:rPr>
            </w:pPr>
            <w:r w:rsidRPr="00977EA3">
              <w:rPr>
                <w:noProof w:val="0"/>
              </w:rPr>
              <w:t>Register outpatient</w:t>
            </w:r>
          </w:p>
        </w:tc>
        <w:tc>
          <w:tcPr>
            <w:tcW w:w="680" w:type="dxa"/>
            <w:vAlign w:val="center"/>
          </w:tcPr>
          <w:p w14:paraId="68A3FC64" w14:textId="77777777" w:rsidR="007A1F44" w:rsidRPr="00977EA3" w:rsidRDefault="007A1F44">
            <w:pPr>
              <w:pStyle w:val="TableEntry"/>
              <w:jc w:val="center"/>
              <w:rPr>
                <w:noProof w:val="0"/>
              </w:rPr>
            </w:pPr>
            <w:r w:rsidRPr="00977EA3">
              <w:rPr>
                <w:noProof w:val="0"/>
              </w:rPr>
              <w:t>A04</w:t>
            </w:r>
          </w:p>
        </w:tc>
        <w:tc>
          <w:tcPr>
            <w:tcW w:w="2268" w:type="dxa"/>
            <w:vAlign w:val="center"/>
          </w:tcPr>
          <w:p w14:paraId="76166A08" w14:textId="77777777" w:rsidR="007A1F44" w:rsidRPr="00977EA3" w:rsidRDefault="007A1F44">
            <w:pPr>
              <w:pStyle w:val="TableEntry"/>
              <w:jc w:val="center"/>
              <w:rPr>
                <w:noProof w:val="0"/>
              </w:rPr>
            </w:pPr>
            <w:r w:rsidRPr="00977EA3">
              <w:rPr>
                <w:noProof w:val="0"/>
              </w:rPr>
              <w:t>ADT^A04^ADT_A01</w:t>
            </w:r>
          </w:p>
        </w:tc>
        <w:tc>
          <w:tcPr>
            <w:tcW w:w="567" w:type="dxa"/>
            <w:vMerge/>
            <w:vAlign w:val="center"/>
          </w:tcPr>
          <w:p w14:paraId="54EEAFB6" w14:textId="77777777" w:rsidR="007A1F44" w:rsidRPr="00977EA3" w:rsidRDefault="007A1F44">
            <w:pPr>
              <w:pStyle w:val="TableEntry"/>
              <w:jc w:val="center"/>
              <w:rPr>
                <w:noProof w:val="0"/>
              </w:rPr>
            </w:pPr>
          </w:p>
        </w:tc>
        <w:tc>
          <w:tcPr>
            <w:tcW w:w="2409" w:type="dxa"/>
            <w:vMerge/>
            <w:vAlign w:val="center"/>
          </w:tcPr>
          <w:p w14:paraId="63D7CE3A" w14:textId="77777777" w:rsidR="007A1F44" w:rsidRPr="00977EA3" w:rsidRDefault="007A1F44">
            <w:pPr>
              <w:pStyle w:val="TableEntry"/>
              <w:jc w:val="center"/>
              <w:rPr>
                <w:noProof w:val="0"/>
              </w:rPr>
            </w:pPr>
          </w:p>
        </w:tc>
      </w:tr>
      <w:tr w:rsidR="007A1F44" w:rsidRPr="00977EA3" w14:paraId="7AEBC08D" w14:textId="77777777">
        <w:trPr>
          <w:jc w:val="center"/>
        </w:trPr>
        <w:tc>
          <w:tcPr>
            <w:tcW w:w="1985" w:type="dxa"/>
            <w:vAlign w:val="center"/>
          </w:tcPr>
          <w:p w14:paraId="13388071" w14:textId="77777777" w:rsidR="007A1F44" w:rsidRPr="00977EA3" w:rsidRDefault="007A1F44">
            <w:pPr>
              <w:pStyle w:val="TableEntry"/>
              <w:jc w:val="center"/>
              <w:rPr>
                <w:noProof w:val="0"/>
              </w:rPr>
            </w:pPr>
            <w:r w:rsidRPr="00977EA3">
              <w:rPr>
                <w:noProof w:val="0"/>
              </w:rPr>
              <w:t>Discharge patient</w:t>
            </w:r>
          </w:p>
        </w:tc>
        <w:tc>
          <w:tcPr>
            <w:tcW w:w="680" w:type="dxa"/>
            <w:vAlign w:val="center"/>
          </w:tcPr>
          <w:p w14:paraId="79A42C30" w14:textId="77777777" w:rsidR="007A1F44" w:rsidRPr="00977EA3" w:rsidRDefault="007A1F44">
            <w:pPr>
              <w:pStyle w:val="TableEntry"/>
              <w:jc w:val="center"/>
              <w:rPr>
                <w:noProof w:val="0"/>
              </w:rPr>
            </w:pPr>
            <w:r w:rsidRPr="00977EA3">
              <w:rPr>
                <w:noProof w:val="0"/>
              </w:rPr>
              <w:t>A03</w:t>
            </w:r>
          </w:p>
        </w:tc>
        <w:tc>
          <w:tcPr>
            <w:tcW w:w="2268" w:type="dxa"/>
            <w:vAlign w:val="center"/>
          </w:tcPr>
          <w:p w14:paraId="2A403609" w14:textId="77777777" w:rsidR="007A1F44" w:rsidRPr="00977EA3" w:rsidRDefault="007A1F44">
            <w:pPr>
              <w:pStyle w:val="TableEntry"/>
              <w:jc w:val="center"/>
              <w:rPr>
                <w:noProof w:val="0"/>
              </w:rPr>
            </w:pPr>
            <w:r w:rsidRPr="00977EA3">
              <w:rPr>
                <w:noProof w:val="0"/>
              </w:rPr>
              <w:t>ADT^A03^ADT_A03</w:t>
            </w:r>
          </w:p>
        </w:tc>
        <w:tc>
          <w:tcPr>
            <w:tcW w:w="567" w:type="dxa"/>
            <w:vAlign w:val="center"/>
          </w:tcPr>
          <w:p w14:paraId="7C65AFD6" w14:textId="77777777" w:rsidR="007A1F44" w:rsidRPr="00977EA3" w:rsidRDefault="007A1F44">
            <w:pPr>
              <w:pStyle w:val="TableEntry"/>
              <w:jc w:val="center"/>
              <w:rPr>
                <w:noProof w:val="0"/>
              </w:rPr>
            </w:pPr>
            <w:r w:rsidRPr="00977EA3">
              <w:rPr>
                <w:noProof w:val="0"/>
              </w:rPr>
              <w:t>A13</w:t>
            </w:r>
          </w:p>
        </w:tc>
        <w:tc>
          <w:tcPr>
            <w:tcW w:w="2409" w:type="dxa"/>
            <w:vAlign w:val="center"/>
          </w:tcPr>
          <w:p w14:paraId="6417AA43" w14:textId="77777777" w:rsidR="007A1F44" w:rsidRPr="00977EA3" w:rsidRDefault="007A1F44">
            <w:pPr>
              <w:pStyle w:val="TableEntry"/>
              <w:jc w:val="center"/>
              <w:rPr>
                <w:noProof w:val="0"/>
              </w:rPr>
            </w:pPr>
            <w:r w:rsidRPr="00977EA3">
              <w:rPr>
                <w:noProof w:val="0"/>
              </w:rPr>
              <w:t>ADT^A13^ADT_A01</w:t>
            </w:r>
          </w:p>
        </w:tc>
      </w:tr>
    </w:tbl>
    <w:p w14:paraId="4146D6DC" w14:textId="77777777" w:rsidR="007A1F44" w:rsidRPr="00977EA3" w:rsidRDefault="007A1F44" w:rsidP="00E40A93">
      <w:pPr>
        <w:pStyle w:val="Corpotesto"/>
      </w:pPr>
    </w:p>
    <w:p w14:paraId="55AD96A7" w14:textId="27D7A1D7" w:rsidR="007A1F44" w:rsidRPr="00977EA3" w:rsidRDefault="007A1F44">
      <w:r w:rsidRPr="00977EA3">
        <w:t xml:space="preserve">The Basic Subset of transaction </w:t>
      </w:r>
      <w:r w:rsidR="00A47F77" w:rsidRPr="00977EA3">
        <w:t>[</w:t>
      </w:r>
      <w:r w:rsidRPr="00977EA3">
        <w:t>ITI-31</w:t>
      </w:r>
      <w:r w:rsidR="00A47F77" w:rsidRPr="00977EA3">
        <w:t>]</w:t>
      </w:r>
      <w:r w:rsidRPr="00977EA3">
        <w:t xml:space="preserve"> is composed of the above events and related messages. A system implementing either Patient Encounter Supplier or Patient Encounter Consumer, shall support these 5 trigger events and messages.</w:t>
      </w:r>
    </w:p>
    <w:p w14:paraId="7F79719C" w14:textId="77777777" w:rsidR="007A1F44" w:rsidRPr="00977EA3" w:rsidRDefault="007A1F44" w:rsidP="00E40A93">
      <w:pPr>
        <w:pStyle w:val="Corpotesto"/>
      </w:pPr>
    </w:p>
    <w:bookmarkStart w:id="327" w:name="OLE_LINK11"/>
    <w:bookmarkStart w:id="328" w:name="OLE_LINK12"/>
    <w:p w14:paraId="710871EB" w14:textId="78812F96" w:rsidR="007A1F44" w:rsidRPr="00977EA3" w:rsidRDefault="002E21BE">
      <w:pPr>
        <w:jc w:val="center"/>
      </w:pPr>
      <w:r w:rsidRPr="00977EA3">
        <w:rPr>
          <w:noProof/>
        </w:rPr>
        <w:object w:dxaOrig="4772" w:dyaOrig="3584" w14:anchorId="48F4EEC3">
          <v:shape id="_x0000_i1030" type="#_x0000_t75" alt="" style="width:413.25pt;height:212.25pt;mso-width-percent:0;mso-height-percent:0;mso-width-percent:0;mso-height-percent:0" o:ole="" o:bordertopcolor="this" o:borderleftcolor="this" o:borderbottomcolor="this" o:borderrightcolor="this">
            <v:imagedata r:id="rId32" o:title="" cropbottom="13093f"/>
            <w10:bordertop type="single" width="4"/>
            <w10:borderleft type="single" width="4"/>
            <w10:borderbottom type="single" width="4"/>
            <w10:borderright type="single" width="4"/>
          </v:shape>
          <o:OLEObject Type="Embed" ProgID="PowerPoint.Show.8" ShapeID="_x0000_i1030" DrawAspect="Content" ObjectID="_1620110854" r:id="rId33"/>
        </w:object>
      </w:r>
    </w:p>
    <w:p w14:paraId="6C073523" w14:textId="77777777" w:rsidR="007A1F44" w:rsidRPr="00977EA3" w:rsidRDefault="007A1F44">
      <w:pPr>
        <w:pStyle w:val="FigureTitle"/>
        <w:rPr>
          <w:noProof w:val="0"/>
        </w:rPr>
      </w:pPr>
      <w:r w:rsidRPr="00977EA3">
        <w:rPr>
          <w:noProof w:val="0"/>
        </w:rPr>
        <w:t>Figure 3.31-1: Interaction Diagram for the Basic Subset</w:t>
      </w:r>
    </w:p>
    <w:p w14:paraId="6B8E67CA"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29" w:name="_Toc174249149"/>
      <w:bookmarkStart w:id="330" w:name="_Toc398544160"/>
      <w:bookmarkEnd w:id="327"/>
      <w:bookmarkEnd w:id="328"/>
      <w:r w:rsidRPr="00977EA3">
        <w:rPr>
          <w:noProof w:val="0"/>
        </w:rPr>
        <w:t>Inpatient/Outpatient Encounter Management Option</w:t>
      </w:r>
      <w:bookmarkEnd w:id="329"/>
      <w:bookmarkEnd w:id="330"/>
    </w:p>
    <w:p w14:paraId="513095C3" w14:textId="77777777" w:rsidR="007A1F44" w:rsidRPr="00977EA3" w:rsidRDefault="007A1F44">
      <w:r w:rsidRPr="00977EA3">
        <w:t>This option adds support for management of patient class (Outpatient, Emergency, Inpatient, Pre-admitted, etc.) and of patient location (point of care, room, bed, etc.).</w:t>
      </w:r>
    </w:p>
    <w:p w14:paraId="7EE2BBA8" w14:textId="1145B217" w:rsidR="007A1F44" w:rsidRPr="00977EA3" w:rsidRDefault="007A1F44" w:rsidP="003462A5">
      <w:r w:rsidRPr="00977EA3">
        <w:t>The following is the required message set to support the “Inpatient/Outpatient Encounter Management” Option:</w:t>
      </w:r>
    </w:p>
    <w:p w14:paraId="5B461FD4" w14:textId="77777777" w:rsidR="007A1F44" w:rsidRPr="00977EA3" w:rsidRDefault="007A1F44">
      <w:pPr>
        <w:pStyle w:val="TableTitle"/>
        <w:rPr>
          <w:noProof w:val="0"/>
        </w:rPr>
      </w:pPr>
      <w:r w:rsidRPr="00977EA3">
        <w:rPr>
          <w:noProof w:val="0"/>
        </w:rPr>
        <w:lastRenderedPageBreak/>
        <w:t>Table 3.31-2: Message Subset for Inpatient/outpatient Encounter Management Option</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821"/>
        <w:gridCol w:w="2268"/>
        <w:gridCol w:w="709"/>
        <w:gridCol w:w="2552"/>
      </w:tblGrid>
      <w:tr w:rsidR="007A1F44" w:rsidRPr="00977EA3" w14:paraId="06A41C66" w14:textId="77777777">
        <w:trPr>
          <w:cantSplit/>
          <w:tblHeader/>
          <w:jc w:val="center"/>
        </w:trPr>
        <w:tc>
          <w:tcPr>
            <w:tcW w:w="1985" w:type="dxa"/>
            <w:vMerge w:val="restart"/>
            <w:shd w:val="clear" w:color="auto" w:fill="D9D9D9"/>
            <w:vAlign w:val="center"/>
          </w:tcPr>
          <w:p w14:paraId="2C3FF556" w14:textId="77777777" w:rsidR="007A1F44" w:rsidRPr="00977EA3" w:rsidRDefault="007A1F44" w:rsidP="00A063AC">
            <w:pPr>
              <w:pStyle w:val="TableEntryHeader"/>
              <w:rPr>
                <w:noProof w:val="0"/>
              </w:rPr>
            </w:pPr>
            <w:r w:rsidRPr="00977EA3">
              <w:rPr>
                <w:noProof w:val="0"/>
              </w:rPr>
              <w:t>Category of event</w:t>
            </w:r>
          </w:p>
        </w:tc>
        <w:tc>
          <w:tcPr>
            <w:tcW w:w="6350" w:type="dxa"/>
            <w:gridSpan w:val="4"/>
            <w:shd w:val="clear" w:color="auto" w:fill="D9D9D9"/>
          </w:tcPr>
          <w:p w14:paraId="2CB3BE9B" w14:textId="77777777" w:rsidR="007A1F44" w:rsidRPr="00977EA3" w:rsidRDefault="007A1F44" w:rsidP="00A53067">
            <w:pPr>
              <w:pStyle w:val="TableEntryHeader"/>
              <w:rPr>
                <w:noProof w:val="0"/>
              </w:rPr>
            </w:pPr>
            <w:r w:rsidRPr="00977EA3">
              <w:rPr>
                <w:noProof w:val="0"/>
              </w:rPr>
              <w:t>Trigger / Action</w:t>
            </w:r>
          </w:p>
        </w:tc>
      </w:tr>
      <w:tr w:rsidR="007A1F44" w:rsidRPr="00977EA3" w14:paraId="416C2ECB" w14:textId="77777777">
        <w:trPr>
          <w:cantSplit/>
          <w:tblHeader/>
          <w:jc w:val="center"/>
        </w:trPr>
        <w:tc>
          <w:tcPr>
            <w:tcW w:w="1985" w:type="dxa"/>
            <w:vMerge/>
            <w:shd w:val="clear" w:color="auto" w:fill="D9D9D9"/>
          </w:tcPr>
          <w:p w14:paraId="60E23198" w14:textId="77777777" w:rsidR="007A1F44" w:rsidRPr="00977EA3" w:rsidRDefault="007A1F44" w:rsidP="008F5F21">
            <w:pPr>
              <w:pStyle w:val="TableEntryHeader"/>
              <w:rPr>
                <w:noProof w:val="0"/>
                <w:sz w:val="20"/>
              </w:rPr>
            </w:pPr>
          </w:p>
        </w:tc>
        <w:tc>
          <w:tcPr>
            <w:tcW w:w="3089" w:type="dxa"/>
            <w:gridSpan w:val="2"/>
            <w:shd w:val="clear" w:color="auto" w:fill="D9D9D9"/>
          </w:tcPr>
          <w:p w14:paraId="60958B6E" w14:textId="77777777" w:rsidR="007A1F44" w:rsidRPr="00977EA3" w:rsidRDefault="007A1F44" w:rsidP="00A063AC">
            <w:pPr>
              <w:pStyle w:val="TableEntryHeader"/>
              <w:rPr>
                <w:noProof w:val="0"/>
              </w:rPr>
            </w:pPr>
            <w:r w:rsidRPr="00977EA3">
              <w:rPr>
                <w:noProof w:val="0"/>
              </w:rPr>
              <w:t>insert</w:t>
            </w:r>
          </w:p>
        </w:tc>
        <w:tc>
          <w:tcPr>
            <w:tcW w:w="3261" w:type="dxa"/>
            <w:gridSpan w:val="2"/>
            <w:shd w:val="clear" w:color="auto" w:fill="D9D9D9"/>
          </w:tcPr>
          <w:p w14:paraId="6412D46C" w14:textId="77777777" w:rsidR="007A1F44" w:rsidRPr="00977EA3" w:rsidRDefault="007A1F44" w:rsidP="00A53067">
            <w:pPr>
              <w:pStyle w:val="TableEntryHeader"/>
              <w:rPr>
                <w:noProof w:val="0"/>
              </w:rPr>
            </w:pPr>
            <w:r w:rsidRPr="00977EA3">
              <w:rPr>
                <w:noProof w:val="0"/>
              </w:rPr>
              <w:t>cancel</w:t>
            </w:r>
          </w:p>
        </w:tc>
      </w:tr>
      <w:tr w:rsidR="007A1F44" w:rsidRPr="00977EA3" w14:paraId="14EE1E93" w14:textId="77777777">
        <w:trPr>
          <w:cantSplit/>
          <w:trHeight w:val="269"/>
          <w:jc w:val="center"/>
        </w:trPr>
        <w:tc>
          <w:tcPr>
            <w:tcW w:w="1985" w:type="dxa"/>
            <w:vAlign w:val="center"/>
          </w:tcPr>
          <w:p w14:paraId="6E4BE960" w14:textId="77777777" w:rsidR="007A1F44" w:rsidRPr="00977EA3" w:rsidRDefault="007A1F44">
            <w:pPr>
              <w:pStyle w:val="TableEntry"/>
              <w:keepNext/>
              <w:jc w:val="center"/>
              <w:rPr>
                <w:noProof w:val="0"/>
              </w:rPr>
            </w:pPr>
            <w:r w:rsidRPr="00977EA3">
              <w:rPr>
                <w:noProof w:val="0"/>
              </w:rPr>
              <w:t>Admit inpatient</w:t>
            </w:r>
          </w:p>
        </w:tc>
        <w:tc>
          <w:tcPr>
            <w:tcW w:w="821" w:type="dxa"/>
            <w:vAlign w:val="center"/>
          </w:tcPr>
          <w:p w14:paraId="7144FA96" w14:textId="77777777" w:rsidR="007A1F44" w:rsidRPr="00977EA3" w:rsidRDefault="007A1F44">
            <w:pPr>
              <w:pStyle w:val="TableEntry"/>
              <w:keepNext/>
              <w:jc w:val="center"/>
              <w:rPr>
                <w:noProof w:val="0"/>
              </w:rPr>
            </w:pPr>
            <w:r w:rsidRPr="00977EA3">
              <w:rPr>
                <w:noProof w:val="0"/>
              </w:rPr>
              <w:t>A01</w:t>
            </w:r>
          </w:p>
        </w:tc>
        <w:tc>
          <w:tcPr>
            <w:tcW w:w="2268" w:type="dxa"/>
            <w:vAlign w:val="center"/>
          </w:tcPr>
          <w:p w14:paraId="7E4E504A" w14:textId="77777777" w:rsidR="007A1F44" w:rsidRPr="00977EA3" w:rsidRDefault="007A1F44">
            <w:pPr>
              <w:pStyle w:val="TableEntry"/>
              <w:keepNext/>
              <w:jc w:val="center"/>
              <w:rPr>
                <w:noProof w:val="0"/>
              </w:rPr>
            </w:pPr>
            <w:r w:rsidRPr="00977EA3">
              <w:rPr>
                <w:noProof w:val="0"/>
              </w:rPr>
              <w:t>ADT^A01^ADT_A01</w:t>
            </w:r>
          </w:p>
        </w:tc>
        <w:tc>
          <w:tcPr>
            <w:tcW w:w="709" w:type="dxa"/>
            <w:vMerge w:val="restart"/>
            <w:vAlign w:val="center"/>
          </w:tcPr>
          <w:p w14:paraId="1D6B1435" w14:textId="77777777" w:rsidR="007A1F44" w:rsidRPr="00977EA3" w:rsidRDefault="007A1F44">
            <w:pPr>
              <w:pStyle w:val="TableEntry"/>
              <w:keepNext/>
              <w:jc w:val="center"/>
              <w:rPr>
                <w:noProof w:val="0"/>
              </w:rPr>
            </w:pPr>
            <w:r w:rsidRPr="00977EA3">
              <w:rPr>
                <w:noProof w:val="0"/>
              </w:rPr>
              <w:t>A11</w:t>
            </w:r>
          </w:p>
        </w:tc>
        <w:tc>
          <w:tcPr>
            <w:tcW w:w="2552" w:type="dxa"/>
            <w:vMerge w:val="restart"/>
            <w:vAlign w:val="center"/>
          </w:tcPr>
          <w:p w14:paraId="2FF2E955" w14:textId="77777777" w:rsidR="007A1F44" w:rsidRPr="00977EA3" w:rsidRDefault="007A1F44">
            <w:pPr>
              <w:pStyle w:val="TableEntry"/>
              <w:keepNext/>
              <w:jc w:val="center"/>
              <w:rPr>
                <w:noProof w:val="0"/>
              </w:rPr>
            </w:pPr>
            <w:r w:rsidRPr="00977EA3">
              <w:rPr>
                <w:noProof w:val="0"/>
              </w:rPr>
              <w:t>ADT^A11^ADT_A09</w:t>
            </w:r>
          </w:p>
        </w:tc>
      </w:tr>
      <w:tr w:rsidR="007A1F44" w:rsidRPr="00977EA3" w14:paraId="67AC6121" w14:textId="77777777">
        <w:trPr>
          <w:cantSplit/>
          <w:jc w:val="center"/>
        </w:trPr>
        <w:tc>
          <w:tcPr>
            <w:tcW w:w="1985" w:type="dxa"/>
            <w:vAlign w:val="center"/>
          </w:tcPr>
          <w:p w14:paraId="0E17A5D4" w14:textId="77777777" w:rsidR="007A1F44" w:rsidRPr="00977EA3" w:rsidRDefault="007A1F44">
            <w:pPr>
              <w:pStyle w:val="TableEntry"/>
              <w:keepNext/>
              <w:jc w:val="center"/>
              <w:rPr>
                <w:noProof w:val="0"/>
              </w:rPr>
            </w:pPr>
            <w:r w:rsidRPr="00977EA3">
              <w:rPr>
                <w:noProof w:val="0"/>
              </w:rPr>
              <w:t>Register outpatient</w:t>
            </w:r>
          </w:p>
        </w:tc>
        <w:tc>
          <w:tcPr>
            <w:tcW w:w="821" w:type="dxa"/>
            <w:vAlign w:val="center"/>
          </w:tcPr>
          <w:p w14:paraId="3C4160E0" w14:textId="77777777" w:rsidR="007A1F44" w:rsidRPr="00977EA3" w:rsidRDefault="007A1F44">
            <w:pPr>
              <w:pStyle w:val="TableEntry"/>
              <w:keepNext/>
              <w:jc w:val="center"/>
              <w:rPr>
                <w:noProof w:val="0"/>
              </w:rPr>
            </w:pPr>
            <w:r w:rsidRPr="00977EA3">
              <w:rPr>
                <w:noProof w:val="0"/>
              </w:rPr>
              <w:t>A04</w:t>
            </w:r>
          </w:p>
        </w:tc>
        <w:tc>
          <w:tcPr>
            <w:tcW w:w="2268" w:type="dxa"/>
            <w:vAlign w:val="center"/>
          </w:tcPr>
          <w:p w14:paraId="332E4752" w14:textId="77777777" w:rsidR="007A1F44" w:rsidRPr="00977EA3" w:rsidRDefault="007A1F44">
            <w:pPr>
              <w:pStyle w:val="TableEntry"/>
              <w:keepNext/>
              <w:jc w:val="center"/>
              <w:rPr>
                <w:noProof w:val="0"/>
              </w:rPr>
            </w:pPr>
            <w:r w:rsidRPr="00977EA3">
              <w:rPr>
                <w:noProof w:val="0"/>
              </w:rPr>
              <w:t>ADT^A04^ADT_A01</w:t>
            </w:r>
          </w:p>
        </w:tc>
        <w:tc>
          <w:tcPr>
            <w:tcW w:w="709" w:type="dxa"/>
            <w:vMerge/>
            <w:vAlign w:val="center"/>
          </w:tcPr>
          <w:p w14:paraId="1172D561" w14:textId="77777777" w:rsidR="007A1F44" w:rsidRPr="00977EA3" w:rsidRDefault="007A1F44">
            <w:pPr>
              <w:pStyle w:val="TableEntry"/>
              <w:keepNext/>
              <w:jc w:val="center"/>
              <w:rPr>
                <w:noProof w:val="0"/>
              </w:rPr>
            </w:pPr>
          </w:p>
        </w:tc>
        <w:tc>
          <w:tcPr>
            <w:tcW w:w="2552" w:type="dxa"/>
            <w:vMerge/>
            <w:vAlign w:val="center"/>
          </w:tcPr>
          <w:p w14:paraId="7D70B3BD" w14:textId="77777777" w:rsidR="007A1F44" w:rsidRPr="00977EA3" w:rsidRDefault="007A1F44">
            <w:pPr>
              <w:pStyle w:val="TableEntry"/>
              <w:keepNext/>
              <w:jc w:val="center"/>
              <w:rPr>
                <w:noProof w:val="0"/>
              </w:rPr>
            </w:pPr>
          </w:p>
        </w:tc>
      </w:tr>
      <w:tr w:rsidR="007A1F44" w:rsidRPr="00977EA3" w14:paraId="43592DD0" w14:textId="77777777">
        <w:trPr>
          <w:jc w:val="center"/>
        </w:trPr>
        <w:tc>
          <w:tcPr>
            <w:tcW w:w="1985" w:type="dxa"/>
            <w:vAlign w:val="center"/>
          </w:tcPr>
          <w:p w14:paraId="5B171869" w14:textId="77777777" w:rsidR="007A1F44" w:rsidRPr="00977EA3" w:rsidRDefault="007A1F44">
            <w:pPr>
              <w:pStyle w:val="TableEntry"/>
              <w:keepNext/>
              <w:jc w:val="center"/>
              <w:rPr>
                <w:noProof w:val="0"/>
              </w:rPr>
            </w:pPr>
            <w:r w:rsidRPr="00977EA3">
              <w:rPr>
                <w:noProof w:val="0"/>
              </w:rPr>
              <w:t>Discharge patient</w:t>
            </w:r>
          </w:p>
        </w:tc>
        <w:tc>
          <w:tcPr>
            <w:tcW w:w="821" w:type="dxa"/>
            <w:vAlign w:val="center"/>
          </w:tcPr>
          <w:p w14:paraId="201063CA" w14:textId="77777777" w:rsidR="007A1F44" w:rsidRPr="00977EA3" w:rsidRDefault="007A1F44">
            <w:pPr>
              <w:pStyle w:val="TableEntry"/>
              <w:keepNext/>
              <w:jc w:val="center"/>
              <w:rPr>
                <w:noProof w:val="0"/>
              </w:rPr>
            </w:pPr>
            <w:r w:rsidRPr="00977EA3">
              <w:rPr>
                <w:noProof w:val="0"/>
              </w:rPr>
              <w:t>A03</w:t>
            </w:r>
          </w:p>
        </w:tc>
        <w:tc>
          <w:tcPr>
            <w:tcW w:w="2268" w:type="dxa"/>
            <w:vAlign w:val="center"/>
          </w:tcPr>
          <w:p w14:paraId="2FD10896" w14:textId="77777777" w:rsidR="007A1F44" w:rsidRPr="00977EA3" w:rsidRDefault="007A1F44">
            <w:pPr>
              <w:pStyle w:val="TableEntry"/>
              <w:keepNext/>
              <w:jc w:val="center"/>
              <w:rPr>
                <w:noProof w:val="0"/>
              </w:rPr>
            </w:pPr>
            <w:r w:rsidRPr="00977EA3">
              <w:rPr>
                <w:noProof w:val="0"/>
              </w:rPr>
              <w:t>ADT^A03^ADT_A03</w:t>
            </w:r>
          </w:p>
        </w:tc>
        <w:tc>
          <w:tcPr>
            <w:tcW w:w="709" w:type="dxa"/>
            <w:vAlign w:val="center"/>
          </w:tcPr>
          <w:p w14:paraId="014331EC" w14:textId="77777777" w:rsidR="007A1F44" w:rsidRPr="00977EA3" w:rsidRDefault="007A1F44">
            <w:pPr>
              <w:pStyle w:val="TableEntry"/>
              <w:keepNext/>
              <w:jc w:val="center"/>
              <w:rPr>
                <w:noProof w:val="0"/>
              </w:rPr>
            </w:pPr>
            <w:r w:rsidRPr="00977EA3">
              <w:rPr>
                <w:noProof w:val="0"/>
              </w:rPr>
              <w:t>A13</w:t>
            </w:r>
          </w:p>
        </w:tc>
        <w:tc>
          <w:tcPr>
            <w:tcW w:w="2552" w:type="dxa"/>
            <w:vAlign w:val="center"/>
          </w:tcPr>
          <w:p w14:paraId="09DECC88" w14:textId="77777777" w:rsidR="007A1F44" w:rsidRPr="00977EA3" w:rsidRDefault="007A1F44">
            <w:pPr>
              <w:pStyle w:val="TableEntry"/>
              <w:keepNext/>
              <w:jc w:val="center"/>
              <w:rPr>
                <w:noProof w:val="0"/>
              </w:rPr>
            </w:pPr>
            <w:r w:rsidRPr="00977EA3">
              <w:rPr>
                <w:noProof w:val="0"/>
              </w:rPr>
              <w:t>ADT^A13^ADT_A01</w:t>
            </w:r>
          </w:p>
        </w:tc>
      </w:tr>
      <w:tr w:rsidR="007A1F44" w:rsidRPr="00977EA3" w14:paraId="6AF931CE" w14:textId="77777777">
        <w:trPr>
          <w:trHeight w:val="269"/>
          <w:jc w:val="center"/>
        </w:trPr>
        <w:tc>
          <w:tcPr>
            <w:tcW w:w="1985" w:type="dxa"/>
            <w:vAlign w:val="center"/>
          </w:tcPr>
          <w:p w14:paraId="4F3F5094" w14:textId="77777777" w:rsidR="007A1F44" w:rsidRPr="00977EA3" w:rsidRDefault="007A1F44">
            <w:pPr>
              <w:pStyle w:val="TableEntry"/>
              <w:keepNext/>
              <w:jc w:val="center"/>
              <w:rPr>
                <w:noProof w:val="0"/>
              </w:rPr>
            </w:pPr>
            <w:r w:rsidRPr="00977EA3">
              <w:rPr>
                <w:noProof w:val="0"/>
              </w:rPr>
              <w:t>Pre-admit patient</w:t>
            </w:r>
          </w:p>
        </w:tc>
        <w:tc>
          <w:tcPr>
            <w:tcW w:w="821" w:type="dxa"/>
            <w:vAlign w:val="center"/>
          </w:tcPr>
          <w:p w14:paraId="4B030EFD" w14:textId="77777777" w:rsidR="007A1F44" w:rsidRPr="00977EA3" w:rsidRDefault="007A1F44">
            <w:pPr>
              <w:pStyle w:val="TableEntry"/>
              <w:keepNext/>
              <w:jc w:val="center"/>
              <w:rPr>
                <w:noProof w:val="0"/>
              </w:rPr>
            </w:pPr>
            <w:r w:rsidRPr="00977EA3">
              <w:rPr>
                <w:noProof w:val="0"/>
              </w:rPr>
              <w:t>A05</w:t>
            </w:r>
          </w:p>
        </w:tc>
        <w:tc>
          <w:tcPr>
            <w:tcW w:w="2268" w:type="dxa"/>
            <w:vAlign w:val="center"/>
          </w:tcPr>
          <w:p w14:paraId="4F62D5DA" w14:textId="77777777" w:rsidR="007A1F44" w:rsidRPr="00977EA3" w:rsidRDefault="007A1F44">
            <w:pPr>
              <w:pStyle w:val="TableEntry"/>
              <w:keepNext/>
              <w:jc w:val="center"/>
              <w:rPr>
                <w:noProof w:val="0"/>
              </w:rPr>
            </w:pPr>
            <w:r w:rsidRPr="00977EA3">
              <w:rPr>
                <w:noProof w:val="0"/>
              </w:rPr>
              <w:t>ADT^A05^ADT_A05</w:t>
            </w:r>
          </w:p>
        </w:tc>
        <w:tc>
          <w:tcPr>
            <w:tcW w:w="709" w:type="dxa"/>
            <w:vAlign w:val="center"/>
          </w:tcPr>
          <w:p w14:paraId="1DB2F326" w14:textId="77777777" w:rsidR="007A1F44" w:rsidRPr="00977EA3" w:rsidRDefault="007A1F44">
            <w:pPr>
              <w:pStyle w:val="TableEntry"/>
              <w:keepNext/>
              <w:jc w:val="center"/>
              <w:rPr>
                <w:noProof w:val="0"/>
              </w:rPr>
            </w:pPr>
            <w:r w:rsidRPr="00977EA3">
              <w:rPr>
                <w:noProof w:val="0"/>
              </w:rPr>
              <w:t>A38</w:t>
            </w:r>
          </w:p>
        </w:tc>
        <w:tc>
          <w:tcPr>
            <w:tcW w:w="2552" w:type="dxa"/>
            <w:vAlign w:val="center"/>
          </w:tcPr>
          <w:p w14:paraId="7526C24E" w14:textId="77777777" w:rsidR="007A1F44" w:rsidRPr="00977EA3" w:rsidRDefault="007A1F44">
            <w:pPr>
              <w:pStyle w:val="TableEntry"/>
              <w:keepNext/>
              <w:jc w:val="center"/>
              <w:rPr>
                <w:noProof w:val="0"/>
              </w:rPr>
            </w:pPr>
            <w:r w:rsidRPr="00977EA3">
              <w:rPr>
                <w:noProof w:val="0"/>
              </w:rPr>
              <w:t>ADT^A38^ADT_A38</w:t>
            </w:r>
          </w:p>
        </w:tc>
      </w:tr>
      <w:tr w:rsidR="007A1F44" w:rsidRPr="00977EA3" w14:paraId="3D7AB02B" w14:textId="77777777">
        <w:trPr>
          <w:trHeight w:val="269"/>
          <w:jc w:val="center"/>
        </w:trPr>
        <w:tc>
          <w:tcPr>
            <w:tcW w:w="1985" w:type="dxa"/>
            <w:vAlign w:val="center"/>
          </w:tcPr>
          <w:p w14:paraId="74F89542" w14:textId="77777777" w:rsidR="007A1F44" w:rsidRPr="00977EA3" w:rsidRDefault="007A1F44">
            <w:pPr>
              <w:pStyle w:val="TableEntry"/>
              <w:keepNext/>
              <w:jc w:val="center"/>
              <w:rPr>
                <w:noProof w:val="0"/>
              </w:rPr>
            </w:pPr>
            <w:r w:rsidRPr="00977EA3">
              <w:rPr>
                <w:noProof w:val="0"/>
              </w:rPr>
              <w:t>Change patient class to inpatient</w:t>
            </w:r>
          </w:p>
        </w:tc>
        <w:tc>
          <w:tcPr>
            <w:tcW w:w="821" w:type="dxa"/>
            <w:vAlign w:val="center"/>
          </w:tcPr>
          <w:p w14:paraId="7F82F4B1" w14:textId="77777777" w:rsidR="007A1F44" w:rsidRPr="00977EA3" w:rsidRDefault="007A1F44">
            <w:pPr>
              <w:pStyle w:val="TableEntry"/>
              <w:keepNext/>
              <w:jc w:val="center"/>
              <w:rPr>
                <w:noProof w:val="0"/>
              </w:rPr>
            </w:pPr>
            <w:r w:rsidRPr="00977EA3">
              <w:rPr>
                <w:noProof w:val="0"/>
              </w:rPr>
              <w:t>A06</w:t>
            </w:r>
          </w:p>
        </w:tc>
        <w:tc>
          <w:tcPr>
            <w:tcW w:w="2268" w:type="dxa"/>
            <w:vAlign w:val="center"/>
          </w:tcPr>
          <w:p w14:paraId="5DF223E8" w14:textId="77777777" w:rsidR="007A1F44" w:rsidRPr="00977EA3" w:rsidRDefault="007A1F44">
            <w:pPr>
              <w:pStyle w:val="TableEntry"/>
              <w:keepNext/>
              <w:jc w:val="center"/>
              <w:rPr>
                <w:noProof w:val="0"/>
              </w:rPr>
            </w:pPr>
            <w:r w:rsidRPr="00977EA3">
              <w:rPr>
                <w:noProof w:val="0"/>
              </w:rPr>
              <w:t>ADT^A06^ADT_A06</w:t>
            </w:r>
          </w:p>
        </w:tc>
        <w:tc>
          <w:tcPr>
            <w:tcW w:w="709" w:type="dxa"/>
            <w:vAlign w:val="center"/>
          </w:tcPr>
          <w:p w14:paraId="2D5873FE" w14:textId="77777777" w:rsidR="007A1F44" w:rsidRPr="00977EA3" w:rsidRDefault="007A1F44">
            <w:pPr>
              <w:pStyle w:val="TableEntry"/>
              <w:keepNext/>
              <w:jc w:val="center"/>
              <w:rPr>
                <w:noProof w:val="0"/>
              </w:rPr>
            </w:pPr>
          </w:p>
        </w:tc>
        <w:tc>
          <w:tcPr>
            <w:tcW w:w="2552" w:type="dxa"/>
            <w:vAlign w:val="center"/>
          </w:tcPr>
          <w:p w14:paraId="3566A2A7" w14:textId="77777777" w:rsidR="007A1F44" w:rsidRPr="00977EA3" w:rsidRDefault="007A1F44">
            <w:pPr>
              <w:pStyle w:val="TableEntry"/>
              <w:keepNext/>
              <w:jc w:val="center"/>
              <w:rPr>
                <w:noProof w:val="0"/>
              </w:rPr>
            </w:pPr>
          </w:p>
        </w:tc>
      </w:tr>
      <w:tr w:rsidR="007A1F44" w:rsidRPr="00977EA3" w14:paraId="6542FD47" w14:textId="77777777">
        <w:trPr>
          <w:trHeight w:val="269"/>
          <w:jc w:val="center"/>
        </w:trPr>
        <w:tc>
          <w:tcPr>
            <w:tcW w:w="1985" w:type="dxa"/>
            <w:vAlign w:val="center"/>
          </w:tcPr>
          <w:p w14:paraId="26C530BF" w14:textId="77777777" w:rsidR="007A1F44" w:rsidRPr="00977EA3" w:rsidRDefault="007A1F44">
            <w:pPr>
              <w:pStyle w:val="TableEntry"/>
              <w:keepNext/>
              <w:jc w:val="center"/>
              <w:rPr>
                <w:noProof w:val="0"/>
              </w:rPr>
            </w:pPr>
            <w:r w:rsidRPr="00977EA3">
              <w:rPr>
                <w:noProof w:val="0"/>
              </w:rPr>
              <w:t>Change patient class to outpatient</w:t>
            </w:r>
          </w:p>
        </w:tc>
        <w:tc>
          <w:tcPr>
            <w:tcW w:w="821" w:type="dxa"/>
            <w:vAlign w:val="center"/>
          </w:tcPr>
          <w:p w14:paraId="75EBE208" w14:textId="77777777" w:rsidR="007A1F44" w:rsidRPr="00977EA3" w:rsidRDefault="007A1F44">
            <w:pPr>
              <w:pStyle w:val="TableEntry"/>
              <w:keepNext/>
              <w:jc w:val="center"/>
              <w:rPr>
                <w:noProof w:val="0"/>
              </w:rPr>
            </w:pPr>
            <w:r w:rsidRPr="00977EA3">
              <w:rPr>
                <w:noProof w:val="0"/>
              </w:rPr>
              <w:t>A07</w:t>
            </w:r>
          </w:p>
        </w:tc>
        <w:tc>
          <w:tcPr>
            <w:tcW w:w="2268" w:type="dxa"/>
            <w:vAlign w:val="center"/>
          </w:tcPr>
          <w:p w14:paraId="754B3428" w14:textId="77777777" w:rsidR="007A1F44" w:rsidRPr="00977EA3" w:rsidRDefault="007A1F44">
            <w:pPr>
              <w:pStyle w:val="TableEntry"/>
              <w:keepNext/>
              <w:jc w:val="center"/>
              <w:rPr>
                <w:noProof w:val="0"/>
              </w:rPr>
            </w:pPr>
            <w:r w:rsidRPr="00977EA3">
              <w:rPr>
                <w:noProof w:val="0"/>
              </w:rPr>
              <w:t>ADT^A07^ADT_A06</w:t>
            </w:r>
          </w:p>
        </w:tc>
        <w:tc>
          <w:tcPr>
            <w:tcW w:w="709" w:type="dxa"/>
            <w:vAlign w:val="center"/>
          </w:tcPr>
          <w:p w14:paraId="611CC80F" w14:textId="77777777" w:rsidR="007A1F44" w:rsidRPr="00977EA3" w:rsidRDefault="007A1F44">
            <w:pPr>
              <w:pStyle w:val="TableEntry"/>
              <w:keepNext/>
              <w:jc w:val="center"/>
              <w:rPr>
                <w:noProof w:val="0"/>
              </w:rPr>
            </w:pPr>
          </w:p>
        </w:tc>
        <w:tc>
          <w:tcPr>
            <w:tcW w:w="2552" w:type="dxa"/>
            <w:vAlign w:val="center"/>
          </w:tcPr>
          <w:p w14:paraId="2833C616" w14:textId="77777777" w:rsidR="007A1F44" w:rsidRPr="00977EA3" w:rsidRDefault="007A1F44">
            <w:pPr>
              <w:pStyle w:val="TableEntry"/>
              <w:keepNext/>
              <w:jc w:val="center"/>
              <w:rPr>
                <w:noProof w:val="0"/>
              </w:rPr>
            </w:pPr>
          </w:p>
        </w:tc>
      </w:tr>
      <w:tr w:rsidR="007A1F44" w:rsidRPr="00977EA3" w14:paraId="61C0198E" w14:textId="77777777">
        <w:trPr>
          <w:trHeight w:val="269"/>
          <w:jc w:val="center"/>
        </w:trPr>
        <w:tc>
          <w:tcPr>
            <w:tcW w:w="1985" w:type="dxa"/>
            <w:vAlign w:val="center"/>
          </w:tcPr>
          <w:p w14:paraId="55FB6AFA" w14:textId="39CDCB43" w:rsidR="007A1F44" w:rsidRPr="00977EA3" w:rsidRDefault="007A1F44">
            <w:pPr>
              <w:pStyle w:val="TableEntry"/>
              <w:jc w:val="center"/>
              <w:rPr>
                <w:noProof w:val="0"/>
              </w:rPr>
            </w:pPr>
            <w:r w:rsidRPr="00977EA3">
              <w:rPr>
                <w:noProof w:val="0"/>
              </w:rPr>
              <w:t>Transfer</w:t>
            </w:r>
            <w:r w:rsidR="00952DDA" w:rsidRPr="00977EA3">
              <w:rPr>
                <w:noProof w:val="0"/>
              </w:rPr>
              <w:t xml:space="preserve"> </w:t>
            </w:r>
            <w:r w:rsidRPr="00977EA3">
              <w:rPr>
                <w:noProof w:val="0"/>
              </w:rPr>
              <w:t>patient</w:t>
            </w:r>
          </w:p>
        </w:tc>
        <w:tc>
          <w:tcPr>
            <w:tcW w:w="821" w:type="dxa"/>
            <w:vAlign w:val="center"/>
          </w:tcPr>
          <w:p w14:paraId="2943DF06" w14:textId="77777777" w:rsidR="007A1F44" w:rsidRPr="00977EA3" w:rsidRDefault="007A1F44">
            <w:pPr>
              <w:pStyle w:val="TableEntry"/>
              <w:jc w:val="center"/>
              <w:rPr>
                <w:noProof w:val="0"/>
              </w:rPr>
            </w:pPr>
            <w:r w:rsidRPr="00977EA3">
              <w:rPr>
                <w:noProof w:val="0"/>
              </w:rPr>
              <w:t>A02</w:t>
            </w:r>
          </w:p>
        </w:tc>
        <w:tc>
          <w:tcPr>
            <w:tcW w:w="2268" w:type="dxa"/>
            <w:vAlign w:val="center"/>
          </w:tcPr>
          <w:p w14:paraId="2BCFB9BB" w14:textId="77777777" w:rsidR="007A1F44" w:rsidRPr="00977EA3" w:rsidRDefault="007A1F44">
            <w:pPr>
              <w:pStyle w:val="TableEntry"/>
              <w:jc w:val="center"/>
              <w:rPr>
                <w:noProof w:val="0"/>
              </w:rPr>
            </w:pPr>
            <w:r w:rsidRPr="00977EA3">
              <w:rPr>
                <w:noProof w:val="0"/>
              </w:rPr>
              <w:t>ADT^A02^ADT_A02</w:t>
            </w:r>
          </w:p>
        </w:tc>
        <w:tc>
          <w:tcPr>
            <w:tcW w:w="709" w:type="dxa"/>
            <w:vAlign w:val="center"/>
          </w:tcPr>
          <w:p w14:paraId="5B14F886" w14:textId="77777777" w:rsidR="007A1F44" w:rsidRPr="00977EA3" w:rsidRDefault="007A1F44">
            <w:pPr>
              <w:pStyle w:val="TableEntry"/>
              <w:jc w:val="center"/>
              <w:rPr>
                <w:noProof w:val="0"/>
              </w:rPr>
            </w:pPr>
            <w:r w:rsidRPr="00977EA3">
              <w:rPr>
                <w:noProof w:val="0"/>
              </w:rPr>
              <w:t>A12</w:t>
            </w:r>
          </w:p>
        </w:tc>
        <w:tc>
          <w:tcPr>
            <w:tcW w:w="2552" w:type="dxa"/>
            <w:vAlign w:val="center"/>
          </w:tcPr>
          <w:p w14:paraId="4E8F125B" w14:textId="77777777" w:rsidR="007A1F44" w:rsidRPr="00977EA3" w:rsidRDefault="007A1F44">
            <w:pPr>
              <w:pStyle w:val="TableEntry"/>
              <w:jc w:val="center"/>
              <w:rPr>
                <w:noProof w:val="0"/>
              </w:rPr>
            </w:pPr>
            <w:r w:rsidRPr="00977EA3">
              <w:rPr>
                <w:noProof w:val="0"/>
              </w:rPr>
              <w:t>ADT^A12^ADT_A12</w:t>
            </w:r>
          </w:p>
        </w:tc>
      </w:tr>
    </w:tbl>
    <w:p w14:paraId="21A13707" w14:textId="77777777" w:rsidR="007A1F44" w:rsidRPr="00977EA3" w:rsidRDefault="007A1F44" w:rsidP="00E40A93">
      <w:pPr>
        <w:pStyle w:val="Corpotesto"/>
      </w:pPr>
    </w:p>
    <w:p w14:paraId="40C8C43C" w14:textId="77777777" w:rsidR="007A1F44" w:rsidRPr="00977EA3" w:rsidRDefault="007A1F44">
      <w:r w:rsidRPr="00977EA3">
        <w:t xml:space="preserve">A system implementing this option shall support these 11 trigger events and messages. </w:t>
      </w:r>
    </w:p>
    <w:p w14:paraId="711D1094" w14:textId="77777777" w:rsidR="007A1F44" w:rsidRPr="00977EA3" w:rsidRDefault="007A1F44" w:rsidP="006F2D7A">
      <w:r w:rsidRPr="00977EA3">
        <w:t>Figure 3.31-2 depicts the messages added by this option to the basic subset.</w:t>
      </w:r>
    </w:p>
    <w:p w14:paraId="5025262F" w14:textId="77777777" w:rsidR="00543505" w:rsidRPr="00977EA3" w:rsidRDefault="00543505" w:rsidP="006F2D7A"/>
    <w:p w14:paraId="5CACC46A" w14:textId="77777777" w:rsidR="007A1F44" w:rsidRPr="00977EA3" w:rsidRDefault="002E21BE" w:rsidP="00D372D5">
      <w:pPr>
        <w:pStyle w:val="Corpotesto"/>
        <w:jc w:val="center"/>
      </w:pPr>
      <w:r w:rsidRPr="00977EA3">
        <w:rPr>
          <w:noProof/>
        </w:rPr>
        <w:object w:dxaOrig="7119" w:dyaOrig="5327" w14:anchorId="77787F62">
          <v:shape id="_x0000_i1031" type="#_x0000_t75" alt="" style="width:364.5pt;height:273.75pt;mso-width-percent:0;mso-height-percent:0;mso-width-percent:0;mso-height-percent:0"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PowerPoint.Show.8" ShapeID="_x0000_i1031" DrawAspect="Content" ObjectID="_1620110855" r:id="rId35"/>
        </w:object>
      </w:r>
    </w:p>
    <w:p w14:paraId="6AF7EE65" w14:textId="77777777" w:rsidR="007A1F44" w:rsidRPr="00977EA3" w:rsidRDefault="007A1F44" w:rsidP="00D372D5">
      <w:pPr>
        <w:pStyle w:val="FigureTitle"/>
        <w:rPr>
          <w:noProof w:val="0"/>
        </w:rPr>
      </w:pPr>
      <w:r w:rsidRPr="00977EA3">
        <w:rPr>
          <w:noProof w:val="0"/>
        </w:rPr>
        <w:t>Figure 3.31-2: Additional Interactions for “Inpatient/Outpatient Encounter Management” Option</w:t>
      </w:r>
    </w:p>
    <w:p w14:paraId="3B323699"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31" w:name="_Toc174249150"/>
      <w:bookmarkStart w:id="332" w:name="_Toc398544161"/>
      <w:r w:rsidRPr="00977EA3">
        <w:rPr>
          <w:noProof w:val="0"/>
        </w:rPr>
        <w:t>Pending Event Management Option</w:t>
      </w:r>
      <w:bookmarkEnd w:id="331"/>
      <w:bookmarkEnd w:id="332"/>
    </w:p>
    <w:p w14:paraId="10655012" w14:textId="77777777" w:rsidR="007A1F44" w:rsidRPr="00977EA3" w:rsidRDefault="007A1F44">
      <w:r w:rsidRPr="00977EA3">
        <w:t>This option adds support for management of pending events. This option also requires the “Inpatient/Outpatient Encounter Management” Option.</w:t>
      </w:r>
    </w:p>
    <w:p w14:paraId="19BD76C4" w14:textId="77777777" w:rsidR="007A1F44" w:rsidRPr="00977EA3" w:rsidRDefault="007A1F44">
      <w:r w:rsidRPr="00977EA3">
        <w:lastRenderedPageBreak/>
        <w:t>The following is the required message set to support the “Pending Event Management” Option:</w:t>
      </w:r>
    </w:p>
    <w:p w14:paraId="5B734CEB" w14:textId="77777777" w:rsidR="007A1F44" w:rsidRPr="00977EA3" w:rsidRDefault="007A1F44">
      <w:pPr>
        <w:pStyle w:val="TableTitle"/>
        <w:rPr>
          <w:noProof w:val="0"/>
        </w:rPr>
      </w:pPr>
      <w:r w:rsidRPr="00977EA3">
        <w:rPr>
          <w:noProof w:val="0"/>
        </w:rPr>
        <w:t>Table 3.31-3: Message Subset for Pending Event Management Option</w:t>
      </w:r>
    </w:p>
    <w:tbl>
      <w:tblPr>
        <w:tblW w:w="9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410"/>
        <w:gridCol w:w="709"/>
        <w:gridCol w:w="2551"/>
      </w:tblGrid>
      <w:tr w:rsidR="007A1F44" w:rsidRPr="00977EA3" w14:paraId="6323C3D8" w14:textId="77777777">
        <w:trPr>
          <w:cantSplit/>
          <w:tblHeader/>
          <w:jc w:val="center"/>
        </w:trPr>
        <w:tc>
          <w:tcPr>
            <w:tcW w:w="2665" w:type="dxa"/>
            <w:vMerge w:val="restart"/>
            <w:shd w:val="clear" w:color="auto" w:fill="D9D9D9"/>
            <w:vAlign w:val="center"/>
          </w:tcPr>
          <w:p w14:paraId="715ACBB4" w14:textId="77777777" w:rsidR="007A1F44" w:rsidRPr="00977EA3" w:rsidRDefault="007A1F44" w:rsidP="00A063AC">
            <w:pPr>
              <w:pStyle w:val="TableEntryHeader"/>
              <w:rPr>
                <w:noProof w:val="0"/>
              </w:rPr>
            </w:pPr>
            <w:r w:rsidRPr="00977EA3">
              <w:rPr>
                <w:noProof w:val="0"/>
              </w:rPr>
              <w:t>Category of event</w:t>
            </w:r>
          </w:p>
        </w:tc>
        <w:tc>
          <w:tcPr>
            <w:tcW w:w="6378" w:type="dxa"/>
            <w:gridSpan w:val="4"/>
            <w:shd w:val="clear" w:color="auto" w:fill="D9D9D9"/>
          </w:tcPr>
          <w:p w14:paraId="4345ADA7" w14:textId="77777777" w:rsidR="007A1F44" w:rsidRPr="00977EA3" w:rsidRDefault="007A1F44" w:rsidP="00A53067">
            <w:pPr>
              <w:pStyle w:val="TableEntryHeader"/>
              <w:rPr>
                <w:noProof w:val="0"/>
              </w:rPr>
            </w:pPr>
            <w:r w:rsidRPr="00977EA3">
              <w:rPr>
                <w:noProof w:val="0"/>
              </w:rPr>
              <w:t>Trigger / Action</w:t>
            </w:r>
          </w:p>
        </w:tc>
      </w:tr>
      <w:tr w:rsidR="007A1F44" w:rsidRPr="00977EA3" w14:paraId="241908B3" w14:textId="77777777">
        <w:trPr>
          <w:cantSplit/>
          <w:tblHeader/>
          <w:jc w:val="center"/>
        </w:trPr>
        <w:tc>
          <w:tcPr>
            <w:tcW w:w="2665" w:type="dxa"/>
            <w:vMerge/>
            <w:shd w:val="clear" w:color="auto" w:fill="D9D9D9"/>
          </w:tcPr>
          <w:p w14:paraId="6E1D300D" w14:textId="77777777" w:rsidR="007A1F44" w:rsidRPr="00977EA3" w:rsidRDefault="007A1F44" w:rsidP="008F5F21">
            <w:pPr>
              <w:pStyle w:val="TableEntryHeader"/>
              <w:rPr>
                <w:noProof w:val="0"/>
                <w:sz w:val="20"/>
              </w:rPr>
            </w:pPr>
          </w:p>
        </w:tc>
        <w:tc>
          <w:tcPr>
            <w:tcW w:w="3118" w:type="dxa"/>
            <w:gridSpan w:val="2"/>
            <w:shd w:val="clear" w:color="auto" w:fill="D9D9D9"/>
          </w:tcPr>
          <w:p w14:paraId="70C942DA" w14:textId="77777777" w:rsidR="007A1F44" w:rsidRPr="00977EA3" w:rsidRDefault="007A1F44" w:rsidP="00A063AC">
            <w:pPr>
              <w:pStyle w:val="TableEntryHeader"/>
              <w:rPr>
                <w:noProof w:val="0"/>
              </w:rPr>
            </w:pPr>
            <w:r w:rsidRPr="00977EA3">
              <w:rPr>
                <w:noProof w:val="0"/>
              </w:rPr>
              <w:t>insert</w:t>
            </w:r>
          </w:p>
        </w:tc>
        <w:tc>
          <w:tcPr>
            <w:tcW w:w="3260" w:type="dxa"/>
            <w:gridSpan w:val="2"/>
            <w:shd w:val="clear" w:color="auto" w:fill="D9D9D9"/>
          </w:tcPr>
          <w:p w14:paraId="7416A731" w14:textId="77777777" w:rsidR="007A1F44" w:rsidRPr="00977EA3" w:rsidRDefault="007A1F44" w:rsidP="00A53067">
            <w:pPr>
              <w:pStyle w:val="TableEntryHeader"/>
              <w:rPr>
                <w:noProof w:val="0"/>
              </w:rPr>
            </w:pPr>
            <w:r w:rsidRPr="00977EA3">
              <w:rPr>
                <w:noProof w:val="0"/>
              </w:rPr>
              <w:t>cancel</w:t>
            </w:r>
          </w:p>
        </w:tc>
      </w:tr>
      <w:tr w:rsidR="007A1F44" w:rsidRPr="00977EA3" w14:paraId="39621265" w14:textId="77777777">
        <w:trPr>
          <w:cantSplit/>
          <w:trHeight w:val="269"/>
          <w:jc w:val="center"/>
        </w:trPr>
        <w:tc>
          <w:tcPr>
            <w:tcW w:w="2665" w:type="dxa"/>
            <w:vAlign w:val="center"/>
          </w:tcPr>
          <w:p w14:paraId="6F6F8547" w14:textId="77777777" w:rsidR="007A1F44" w:rsidRPr="00977EA3" w:rsidRDefault="007A1F44">
            <w:pPr>
              <w:pStyle w:val="TableEntry"/>
              <w:jc w:val="center"/>
              <w:rPr>
                <w:noProof w:val="0"/>
              </w:rPr>
            </w:pPr>
            <w:r w:rsidRPr="00977EA3">
              <w:rPr>
                <w:noProof w:val="0"/>
              </w:rPr>
              <w:t>Admit inpatient</w:t>
            </w:r>
          </w:p>
        </w:tc>
        <w:tc>
          <w:tcPr>
            <w:tcW w:w="708" w:type="dxa"/>
            <w:vAlign w:val="center"/>
          </w:tcPr>
          <w:p w14:paraId="2458F539" w14:textId="77777777" w:rsidR="007A1F44" w:rsidRPr="00977EA3" w:rsidRDefault="007A1F44">
            <w:pPr>
              <w:pStyle w:val="TableEntry"/>
              <w:jc w:val="center"/>
              <w:rPr>
                <w:noProof w:val="0"/>
              </w:rPr>
            </w:pPr>
            <w:r w:rsidRPr="00977EA3">
              <w:rPr>
                <w:noProof w:val="0"/>
              </w:rPr>
              <w:t>A01</w:t>
            </w:r>
          </w:p>
        </w:tc>
        <w:tc>
          <w:tcPr>
            <w:tcW w:w="2410" w:type="dxa"/>
            <w:vAlign w:val="center"/>
          </w:tcPr>
          <w:p w14:paraId="03C44C13" w14:textId="77777777" w:rsidR="007A1F44" w:rsidRPr="00977EA3" w:rsidRDefault="007A1F44">
            <w:pPr>
              <w:pStyle w:val="TableEntry"/>
              <w:jc w:val="center"/>
              <w:rPr>
                <w:noProof w:val="0"/>
              </w:rPr>
            </w:pPr>
            <w:r w:rsidRPr="00977EA3">
              <w:rPr>
                <w:noProof w:val="0"/>
              </w:rPr>
              <w:t>ADT^A01^ADT_A01</w:t>
            </w:r>
          </w:p>
        </w:tc>
        <w:tc>
          <w:tcPr>
            <w:tcW w:w="709" w:type="dxa"/>
            <w:vMerge w:val="restart"/>
            <w:vAlign w:val="center"/>
          </w:tcPr>
          <w:p w14:paraId="1CA72981" w14:textId="77777777" w:rsidR="007A1F44" w:rsidRPr="00977EA3" w:rsidRDefault="007A1F44">
            <w:pPr>
              <w:pStyle w:val="TableEntry"/>
              <w:jc w:val="center"/>
              <w:rPr>
                <w:noProof w:val="0"/>
              </w:rPr>
            </w:pPr>
            <w:r w:rsidRPr="00977EA3">
              <w:rPr>
                <w:noProof w:val="0"/>
              </w:rPr>
              <w:t>A11</w:t>
            </w:r>
          </w:p>
        </w:tc>
        <w:tc>
          <w:tcPr>
            <w:tcW w:w="2551" w:type="dxa"/>
            <w:vMerge w:val="restart"/>
            <w:vAlign w:val="center"/>
          </w:tcPr>
          <w:p w14:paraId="53F000F8" w14:textId="77777777" w:rsidR="007A1F44" w:rsidRPr="00977EA3" w:rsidRDefault="007A1F44">
            <w:pPr>
              <w:pStyle w:val="TableEntry"/>
              <w:jc w:val="center"/>
              <w:rPr>
                <w:noProof w:val="0"/>
              </w:rPr>
            </w:pPr>
            <w:r w:rsidRPr="00977EA3">
              <w:rPr>
                <w:noProof w:val="0"/>
              </w:rPr>
              <w:t>ADT^A11^ADT_A09</w:t>
            </w:r>
          </w:p>
        </w:tc>
      </w:tr>
      <w:tr w:rsidR="007A1F44" w:rsidRPr="00977EA3" w14:paraId="71DB54B2" w14:textId="77777777">
        <w:trPr>
          <w:cantSplit/>
          <w:jc w:val="center"/>
        </w:trPr>
        <w:tc>
          <w:tcPr>
            <w:tcW w:w="2665" w:type="dxa"/>
            <w:vAlign w:val="center"/>
          </w:tcPr>
          <w:p w14:paraId="0268808A" w14:textId="77777777" w:rsidR="007A1F44" w:rsidRPr="00977EA3" w:rsidRDefault="007A1F44">
            <w:pPr>
              <w:pStyle w:val="TableEntry"/>
              <w:jc w:val="center"/>
              <w:rPr>
                <w:noProof w:val="0"/>
              </w:rPr>
            </w:pPr>
            <w:r w:rsidRPr="00977EA3">
              <w:rPr>
                <w:noProof w:val="0"/>
              </w:rPr>
              <w:t>Register outpatient</w:t>
            </w:r>
          </w:p>
        </w:tc>
        <w:tc>
          <w:tcPr>
            <w:tcW w:w="708" w:type="dxa"/>
            <w:vAlign w:val="center"/>
          </w:tcPr>
          <w:p w14:paraId="7E17EB6C" w14:textId="77777777" w:rsidR="007A1F44" w:rsidRPr="00977EA3" w:rsidRDefault="007A1F44">
            <w:pPr>
              <w:pStyle w:val="TableEntry"/>
              <w:jc w:val="center"/>
              <w:rPr>
                <w:noProof w:val="0"/>
              </w:rPr>
            </w:pPr>
            <w:r w:rsidRPr="00977EA3">
              <w:rPr>
                <w:noProof w:val="0"/>
              </w:rPr>
              <w:t>A04</w:t>
            </w:r>
          </w:p>
        </w:tc>
        <w:tc>
          <w:tcPr>
            <w:tcW w:w="2410" w:type="dxa"/>
            <w:vAlign w:val="center"/>
          </w:tcPr>
          <w:p w14:paraId="76AF7E67" w14:textId="77777777" w:rsidR="007A1F44" w:rsidRPr="00977EA3" w:rsidRDefault="007A1F44">
            <w:pPr>
              <w:pStyle w:val="TableEntry"/>
              <w:jc w:val="center"/>
              <w:rPr>
                <w:noProof w:val="0"/>
              </w:rPr>
            </w:pPr>
            <w:r w:rsidRPr="00977EA3">
              <w:rPr>
                <w:noProof w:val="0"/>
              </w:rPr>
              <w:t>ADT^A04^ADT_A01</w:t>
            </w:r>
          </w:p>
        </w:tc>
        <w:tc>
          <w:tcPr>
            <w:tcW w:w="709" w:type="dxa"/>
            <w:vMerge/>
            <w:vAlign w:val="center"/>
          </w:tcPr>
          <w:p w14:paraId="4591230A" w14:textId="77777777" w:rsidR="007A1F44" w:rsidRPr="00977EA3" w:rsidRDefault="007A1F44">
            <w:pPr>
              <w:pStyle w:val="TableEntry"/>
              <w:jc w:val="center"/>
              <w:rPr>
                <w:noProof w:val="0"/>
              </w:rPr>
            </w:pPr>
          </w:p>
        </w:tc>
        <w:tc>
          <w:tcPr>
            <w:tcW w:w="2551" w:type="dxa"/>
            <w:vMerge/>
            <w:vAlign w:val="center"/>
          </w:tcPr>
          <w:p w14:paraId="6BFA0694" w14:textId="77777777" w:rsidR="007A1F44" w:rsidRPr="00977EA3" w:rsidRDefault="007A1F44">
            <w:pPr>
              <w:pStyle w:val="TableEntry"/>
              <w:jc w:val="center"/>
              <w:rPr>
                <w:noProof w:val="0"/>
              </w:rPr>
            </w:pPr>
          </w:p>
        </w:tc>
      </w:tr>
      <w:tr w:rsidR="007A1F44" w:rsidRPr="00977EA3" w14:paraId="6163F188" w14:textId="77777777">
        <w:trPr>
          <w:jc w:val="center"/>
        </w:trPr>
        <w:tc>
          <w:tcPr>
            <w:tcW w:w="2665" w:type="dxa"/>
            <w:vAlign w:val="center"/>
          </w:tcPr>
          <w:p w14:paraId="064D3777" w14:textId="77777777" w:rsidR="007A1F44" w:rsidRPr="00977EA3" w:rsidRDefault="007A1F44">
            <w:pPr>
              <w:pStyle w:val="TableEntry"/>
              <w:jc w:val="center"/>
              <w:rPr>
                <w:noProof w:val="0"/>
              </w:rPr>
            </w:pPr>
            <w:r w:rsidRPr="00977EA3">
              <w:rPr>
                <w:noProof w:val="0"/>
              </w:rPr>
              <w:t>Discharge patient</w:t>
            </w:r>
          </w:p>
        </w:tc>
        <w:tc>
          <w:tcPr>
            <w:tcW w:w="708" w:type="dxa"/>
            <w:vAlign w:val="center"/>
          </w:tcPr>
          <w:p w14:paraId="5B557B03" w14:textId="77777777" w:rsidR="007A1F44" w:rsidRPr="00977EA3" w:rsidRDefault="007A1F44">
            <w:pPr>
              <w:pStyle w:val="TableEntry"/>
              <w:jc w:val="center"/>
              <w:rPr>
                <w:noProof w:val="0"/>
              </w:rPr>
            </w:pPr>
            <w:r w:rsidRPr="00977EA3">
              <w:rPr>
                <w:noProof w:val="0"/>
              </w:rPr>
              <w:t>A03</w:t>
            </w:r>
          </w:p>
        </w:tc>
        <w:tc>
          <w:tcPr>
            <w:tcW w:w="2410" w:type="dxa"/>
            <w:vAlign w:val="center"/>
          </w:tcPr>
          <w:p w14:paraId="795D176D" w14:textId="77777777" w:rsidR="007A1F44" w:rsidRPr="00977EA3" w:rsidRDefault="007A1F44">
            <w:pPr>
              <w:pStyle w:val="TableEntry"/>
              <w:jc w:val="center"/>
              <w:rPr>
                <w:noProof w:val="0"/>
              </w:rPr>
            </w:pPr>
            <w:r w:rsidRPr="00977EA3">
              <w:rPr>
                <w:noProof w:val="0"/>
              </w:rPr>
              <w:t>ADT^A03^ADT_A03</w:t>
            </w:r>
          </w:p>
        </w:tc>
        <w:tc>
          <w:tcPr>
            <w:tcW w:w="709" w:type="dxa"/>
            <w:vAlign w:val="center"/>
          </w:tcPr>
          <w:p w14:paraId="03589BAD" w14:textId="77777777" w:rsidR="007A1F44" w:rsidRPr="00977EA3" w:rsidRDefault="007A1F44">
            <w:pPr>
              <w:pStyle w:val="TableEntry"/>
              <w:jc w:val="center"/>
              <w:rPr>
                <w:noProof w:val="0"/>
              </w:rPr>
            </w:pPr>
            <w:r w:rsidRPr="00977EA3">
              <w:rPr>
                <w:noProof w:val="0"/>
              </w:rPr>
              <w:t>A13</w:t>
            </w:r>
          </w:p>
        </w:tc>
        <w:tc>
          <w:tcPr>
            <w:tcW w:w="2551" w:type="dxa"/>
            <w:vAlign w:val="center"/>
          </w:tcPr>
          <w:p w14:paraId="7958DEB0" w14:textId="77777777" w:rsidR="007A1F44" w:rsidRPr="00977EA3" w:rsidRDefault="007A1F44">
            <w:pPr>
              <w:pStyle w:val="TableEntry"/>
              <w:jc w:val="center"/>
              <w:rPr>
                <w:noProof w:val="0"/>
              </w:rPr>
            </w:pPr>
            <w:r w:rsidRPr="00977EA3">
              <w:rPr>
                <w:noProof w:val="0"/>
              </w:rPr>
              <w:t>ADT^A13^ADT_A01</w:t>
            </w:r>
          </w:p>
        </w:tc>
      </w:tr>
      <w:tr w:rsidR="007A1F44" w:rsidRPr="00977EA3" w14:paraId="0B44E12E" w14:textId="77777777">
        <w:trPr>
          <w:trHeight w:val="269"/>
          <w:jc w:val="center"/>
        </w:trPr>
        <w:tc>
          <w:tcPr>
            <w:tcW w:w="2665" w:type="dxa"/>
            <w:vAlign w:val="center"/>
          </w:tcPr>
          <w:p w14:paraId="5235E850" w14:textId="77777777" w:rsidR="007A1F44" w:rsidRPr="00977EA3" w:rsidRDefault="007A1F44">
            <w:pPr>
              <w:pStyle w:val="TableEntry"/>
              <w:jc w:val="center"/>
              <w:rPr>
                <w:noProof w:val="0"/>
              </w:rPr>
            </w:pPr>
            <w:r w:rsidRPr="00977EA3">
              <w:rPr>
                <w:noProof w:val="0"/>
              </w:rPr>
              <w:t>Pre-admit patient</w:t>
            </w:r>
          </w:p>
        </w:tc>
        <w:tc>
          <w:tcPr>
            <w:tcW w:w="708" w:type="dxa"/>
            <w:vAlign w:val="center"/>
          </w:tcPr>
          <w:p w14:paraId="791E3334" w14:textId="77777777" w:rsidR="007A1F44" w:rsidRPr="00977EA3" w:rsidRDefault="007A1F44">
            <w:pPr>
              <w:pStyle w:val="TableEntry"/>
              <w:jc w:val="center"/>
              <w:rPr>
                <w:noProof w:val="0"/>
              </w:rPr>
            </w:pPr>
            <w:r w:rsidRPr="00977EA3">
              <w:rPr>
                <w:noProof w:val="0"/>
              </w:rPr>
              <w:t>A05</w:t>
            </w:r>
          </w:p>
        </w:tc>
        <w:tc>
          <w:tcPr>
            <w:tcW w:w="2410" w:type="dxa"/>
            <w:vAlign w:val="center"/>
          </w:tcPr>
          <w:p w14:paraId="169F528C" w14:textId="77777777" w:rsidR="007A1F44" w:rsidRPr="00977EA3" w:rsidRDefault="007A1F44">
            <w:pPr>
              <w:pStyle w:val="TableEntry"/>
              <w:jc w:val="center"/>
              <w:rPr>
                <w:noProof w:val="0"/>
              </w:rPr>
            </w:pPr>
            <w:r w:rsidRPr="00977EA3">
              <w:rPr>
                <w:noProof w:val="0"/>
              </w:rPr>
              <w:t>ADT^A05^ADT_A05</w:t>
            </w:r>
          </w:p>
        </w:tc>
        <w:tc>
          <w:tcPr>
            <w:tcW w:w="709" w:type="dxa"/>
            <w:vAlign w:val="center"/>
          </w:tcPr>
          <w:p w14:paraId="792E73B0" w14:textId="77777777" w:rsidR="007A1F44" w:rsidRPr="00977EA3" w:rsidRDefault="007A1F44">
            <w:pPr>
              <w:pStyle w:val="TableEntry"/>
              <w:jc w:val="center"/>
              <w:rPr>
                <w:noProof w:val="0"/>
              </w:rPr>
            </w:pPr>
            <w:r w:rsidRPr="00977EA3">
              <w:rPr>
                <w:noProof w:val="0"/>
              </w:rPr>
              <w:t>A38</w:t>
            </w:r>
          </w:p>
        </w:tc>
        <w:tc>
          <w:tcPr>
            <w:tcW w:w="2551" w:type="dxa"/>
            <w:vAlign w:val="center"/>
          </w:tcPr>
          <w:p w14:paraId="061914F0" w14:textId="77777777" w:rsidR="007A1F44" w:rsidRPr="00977EA3" w:rsidRDefault="007A1F44">
            <w:pPr>
              <w:pStyle w:val="TableEntry"/>
              <w:jc w:val="center"/>
              <w:rPr>
                <w:noProof w:val="0"/>
              </w:rPr>
            </w:pPr>
            <w:r w:rsidRPr="00977EA3">
              <w:rPr>
                <w:noProof w:val="0"/>
              </w:rPr>
              <w:t>ADT^A38^ADT_A38</w:t>
            </w:r>
          </w:p>
        </w:tc>
      </w:tr>
      <w:tr w:rsidR="007A1F44" w:rsidRPr="00977EA3" w14:paraId="24C61524" w14:textId="77777777">
        <w:trPr>
          <w:trHeight w:val="269"/>
          <w:jc w:val="center"/>
        </w:trPr>
        <w:tc>
          <w:tcPr>
            <w:tcW w:w="2665" w:type="dxa"/>
            <w:vAlign w:val="center"/>
          </w:tcPr>
          <w:p w14:paraId="6C7F58B5" w14:textId="77777777" w:rsidR="007A1F44" w:rsidRPr="00977EA3" w:rsidRDefault="007A1F44">
            <w:pPr>
              <w:pStyle w:val="TableEntry"/>
              <w:jc w:val="center"/>
              <w:rPr>
                <w:noProof w:val="0"/>
              </w:rPr>
            </w:pPr>
            <w:r w:rsidRPr="00977EA3">
              <w:rPr>
                <w:noProof w:val="0"/>
              </w:rPr>
              <w:t>Change patient class to inpatient</w:t>
            </w:r>
          </w:p>
        </w:tc>
        <w:tc>
          <w:tcPr>
            <w:tcW w:w="708" w:type="dxa"/>
            <w:vAlign w:val="center"/>
          </w:tcPr>
          <w:p w14:paraId="6C7AFE07" w14:textId="77777777" w:rsidR="007A1F44" w:rsidRPr="00977EA3" w:rsidRDefault="007A1F44">
            <w:pPr>
              <w:pStyle w:val="TableEntry"/>
              <w:jc w:val="center"/>
              <w:rPr>
                <w:noProof w:val="0"/>
              </w:rPr>
            </w:pPr>
            <w:r w:rsidRPr="00977EA3">
              <w:rPr>
                <w:noProof w:val="0"/>
              </w:rPr>
              <w:t>A06</w:t>
            </w:r>
          </w:p>
        </w:tc>
        <w:tc>
          <w:tcPr>
            <w:tcW w:w="2410" w:type="dxa"/>
            <w:vAlign w:val="center"/>
          </w:tcPr>
          <w:p w14:paraId="4570507F" w14:textId="77777777" w:rsidR="007A1F44" w:rsidRPr="00977EA3" w:rsidRDefault="007A1F44">
            <w:pPr>
              <w:pStyle w:val="TableEntry"/>
              <w:jc w:val="center"/>
              <w:rPr>
                <w:noProof w:val="0"/>
              </w:rPr>
            </w:pPr>
            <w:r w:rsidRPr="00977EA3">
              <w:rPr>
                <w:noProof w:val="0"/>
              </w:rPr>
              <w:t>ADT^A06^ADT_A06</w:t>
            </w:r>
          </w:p>
        </w:tc>
        <w:tc>
          <w:tcPr>
            <w:tcW w:w="709" w:type="dxa"/>
            <w:vAlign w:val="center"/>
          </w:tcPr>
          <w:p w14:paraId="00CCFF04" w14:textId="77777777" w:rsidR="007A1F44" w:rsidRPr="00977EA3" w:rsidRDefault="007A1F44">
            <w:pPr>
              <w:pStyle w:val="TableEntry"/>
              <w:jc w:val="center"/>
              <w:rPr>
                <w:noProof w:val="0"/>
              </w:rPr>
            </w:pPr>
          </w:p>
        </w:tc>
        <w:tc>
          <w:tcPr>
            <w:tcW w:w="2551" w:type="dxa"/>
            <w:vAlign w:val="center"/>
          </w:tcPr>
          <w:p w14:paraId="535FFEFD" w14:textId="77777777" w:rsidR="007A1F44" w:rsidRPr="00977EA3" w:rsidRDefault="007A1F44">
            <w:pPr>
              <w:pStyle w:val="TableEntry"/>
              <w:jc w:val="center"/>
              <w:rPr>
                <w:noProof w:val="0"/>
              </w:rPr>
            </w:pPr>
          </w:p>
        </w:tc>
      </w:tr>
      <w:tr w:rsidR="007A1F44" w:rsidRPr="00977EA3" w14:paraId="038C7A0E" w14:textId="77777777">
        <w:trPr>
          <w:trHeight w:val="269"/>
          <w:jc w:val="center"/>
        </w:trPr>
        <w:tc>
          <w:tcPr>
            <w:tcW w:w="2665" w:type="dxa"/>
            <w:vAlign w:val="center"/>
          </w:tcPr>
          <w:p w14:paraId="5E25D43A" w14:textId="77777777" w:rsidR="007A1F44" w:rsidRPr="00977EA3" w:rsidRDefault="007A1F44">
            <w:pPr>
              <w:pStyle w:val="TableEntry"/>
              <w:jc w:val="center"/>
              <w:rPr>
                <w:noProof w:val="0"/>
              </w:rPr>
            </w:pPr>
            <w:r w:rsidRPr="00977EA3">
              <w:rPr>
                <w:noProof w:val="0"/>
              </w:rPr>
              <w:t>Change patient class to outpatient</w:t>
            </w:r>
          </w:p>
        </w:tc>
        <w:tc>
          <w:tcPr>
            <w:tcW w:w="708" w:type="dxa"/>
            <w:vAlign w:val="center"/>
          </w:tcPr>
          <w:p w14:paraId="6C4BA037" w14:textId="77777777" w:rsidR="007A1F44" w:rsidRPr="00977EA3" w:rsidRDefault="007A1F44">
            <w:pPr>
              <w:pStyle w:val="TableEntry"/>
              <w:jc w:val="center"/>
              <w:rPr>
                <w:noProof w:val="0"/>
              </w:rPr>
            </w:pPr>
            <w:r w:rsidRPr="00977EA3">
              <w:rPr>
                <w:noProof w:val="0"/>
              </w:rPr>
              <w:t>A07</w:t>
            </w:r>
          </w:p>
        </w:tc>
        <w:tc>
          <w:tcPr>
            <w:tcW w:w="2410" w:type="dxa"/>
            <w:vAlign w:val="center"/>
          </w:tcPr>
          <w:p w14:paraId="2C4E5472" w14:textId="77777777" w:rsidR="007A1F44" w:rsidRPr="00977EA3" w:rsidRDefault="007A1F44">
            <w:pPr>
              <w:pStyle w:val="TableEntry"/>
              <w:jc w:val="center"/>
              <w:rPr>
                <w:noProof w:val="0"/>
              </w:rPr>
            </w:pPr>
            <w:r w:rsidRPr="00977EA3">
              <w:rPr>
                <w:noProof w:val="0"/>
              </w:rPr>
              <w:t>ADT^A07^ADT_A06</w:t>
            </w:r>
          </w:p>
        </w:tc>
        <w:tc>
          <w:tcPr>
            <w:tcW w:w="709" w:type="dxa"/>
            <w:vAlign w:val="center"/>
          </w:tcPr>
          <w:p w14:paraId="540A53A2" w14:textId="77777777" w:rsidR="007A1F44" w:rsidRPr="00977EA3" w:rsidRDefault="007A1F44">
            <w:pPr>
              <w:pStyle w:val="TableEntry"/>
              <w:jc w:val="center"/>
              <w:rPr>
                <w:noProof w:val="0"/>
              </w:rPr>
            </w:pPr>
          </w:p>
        </w:tc>
        <w:tc>
          <w:tcPr>
            <w:tcW w:w="2551" w:type="dxa"/>
            <w:vAlign w:val="center"/>
          </w:tcPr>
          <w:p w14:paraId="2B374CDD" w14:textId="77777777" w:rsidR="007A1F44" w:rsidRPr="00977EA3" w:rsidRDefault="007A1F44">
            <w:pPr>
              <w:pStyle w:val="TableEntry"/>
              <w:jc w:val="center"/>
              <w:rPr>
                <w:noProof w:val="0"/>
              </w:rPr>
            </w:pPr>
          </w:p>
        </w:tc>
      </w:tr>
      <w:tr w:rsidR="007A1F44" w:rsidRPr="00977EA3" w14:paraId="6152499E" w14:textId="77777777">
        <w:trPr>
          <w:trHeight w:val="269"/>
          <w:jc w:val="center"/>
        </w:trPr>
        <w:tc>
          <w:tcPr>
            <w:tcW w:w="2665" w:type="dxa"/>
            <w:vAlign w:val="center"/>
          </w:tcPr>
          <w:p w14:paraId="3F330E4D" w14:textId="4383423A" w:rsidR="007A1F44" w:rsidRPr="00977EA3" w:rsidRDefault="007A1F44">
            <w:pPr>
              <w:pStyle w:val="TableEntry"/>
              <w:jc w:val="center"/>
              <w:rPr>
                <w:noProof w:val="0"/>
              </w:rPr>
            </w:pPr>
            <w:r w:rsidRPr="00977EA3">
              <w:rPr>
                <w:noProof w:val="0"/>
              </w:rPr>
              <w:t>Transfer</w:t>
            </w:r>
            <w:r w:rsidR="00952DDA" w:rsidRPr="00977EA3">
              <w:rPr>
                <w:noProof w:val="0"/>
              </w:rPr>
              <w:t xml:space="preserve"> </w:t>
            </w:r>
            <w:r w:rsidRPr="00977EA3">
              <w:rPr>
                <w:noProof w:val="0"/>
              </w:rPr>
              <w:t>patient</w:t>
            </w:r>
          </w:p>
        </w:tc>
        <w:tc>
          <w:tcPr>
            <w:tcW w:w="708" w:type="dxa"/>
            <w:vAlign w:val="center"/>
          </w:tcPr>
          <w:p w14:paraId="24B8880D" w14:textId="77777777" w:rsidR="007A1F44" w:rsidRPr="00977EA3" w:rsidRDefault="007A1F44">
            <w:pPr>
              <w:pStyle w:val="TableEntry"/>
              <w:jc w:val="center"/>
              <w:rPr>
                <w:noProof w:val="0"/>
              </w:rPr>
            </w:pPr>
            <w:r w:rsidRPr="00977EA3">
              <w:rPr>
                <w:noProof w:val="0"/>
              </w:rPr>
              <w:t>A02</w:t>
            </w:r>
          </w:p>
        </w:tc>
        <w:tc>
          <w:tcPr>
            <w:tcW w:w="2410" w:type="dxa"/>
            <w:vAlign w:val="center"/>
          </w:tcPr>
          <w:p w14:paraId="564819A9" w14:textId="77777777" w:rsidR="007A1F44" w:rsidRPr="00977EA3" w:rsidRDefault="007A1F44">
            <w:pPr>
              <w:pStyle w:val="TableEntry"/>
              <w:jc w:val="center"/>
              <w:rPr>
                <w:noProof w:val="0"/>
              </w:rPr>
            </w:pPr>
            <w:r w:rsidRPr="00977EA3">
              <w:rPr>
                <w:noProof w:val="0"/>
              </w:rPr>
              <w:t>ADT^A02^ADT_A02</w:t>
            </w:r>
          </w:p>
        </w:tc>
        <w:tc>
          <w:tcPr>
            <w:tcW w:w="709" w:type="dxa"/>
            <w:vAlign w:val="center"/>
          </w:tcPr>
          <w:p w14:paraId="270D586A" w14:textId="77777777" w:rsidR="007A1F44" w:rsidRPr="00977EA3" w:rsidRDefault="007A1F44">
            <w:pPr>
              <w:pStyle w:val="TableEntry"/>
              <w:jc w:val="center"/>
              <w:rPr>
                <w:noProof w:val="0"/>
              </w:rPr>
            </w:pPr>
            <w:r w:rsidRPr="00977EA3">
              <w:rPr>
                <w:noProof w:val="0"/>
              </w:rPr>
              <w:t>A12</w:t>
            </w:r>
          </w:p>
        </w:tc>
        <w:tc>
          <w:tcPr>
            <w:tcW w:w="2551" w:type="dxa"/>
            <w:vAlign w:val="center"/>
          </w:tcPr>
          <w:p w14:paraId="4605A330" w14:textId="77777777" w:rsidR="007A1F44" w:rsidRPr="00977EA3" w:rsidRDefault="007A1F44">
            <w:pPr>
              <w:pStyle w:val="TableEntry"/>
              <w:jc w:val="center"/>
              <w:rPr>
                <w:noProof w:val="0"/>
              </w:rPr>
            </w:pPr>
            <w:r w:rsidRPr="00977EA3">
              <w:rPr>
                <w:noProof w:val="0"/>
              </w:rPr>
              <w:t>ADT^A12^ADT_A12</w:t>
            </w:r>
          </w:p>
        </w:tc>
      </w:tr>
      <w:tr w:rsidR="007A1F44" w:rsidRPr="00977EA3" w14:paraId="2389C051" w14:textId="77777777">
        <w:trPr>
          <w:trHeight w:val="269"/>
          <w:jc w:val="center"/>
        </w:trPr>
        <w:tc>
          <w:tcPr>
            <w:tcW w:w="2665" w:type="dxa"/>
            <w:vAlign w:val="center"/>
          </w:tcPr>
          <w:p w14:paraId="2CDF22CB" w14:textId="77777777" w:rsidR="007A1F44" w:rsidRPr="00977EA3" w:rsidRDefault="007A1F44">
            <w:pPr>
              <w:pStyle w:val="TableEntry"/>
              <w:jc w:val="center"/>
              <w:rPr>
                <w:noProof w:val="0"/>
              </w:rPr>
            </w:pPr>
            <w:r w:rsidRPr="00977EA3">
              <w:rPr>
                <w:noProof w:val="0"/>
              </w:rPr>
              <w:t>Pending admit</w:t>
            </w:r>
          </w:p>
        </w:tc>
        <w:tc>
          <w:tcPr>
            <w:tcW w:w="708" w:type="dxa"/>
            <w:vAlign w:val="center"/>
          </w:tcPr>
          <w:p w14:paraId="07468AE9" w14:textId="77777777" w:rsidR="007A1F44" w:rsidRPr="00977EA3" w:rsidRDefault="007A1F44">
            <w:pPr>
              <w:pStyle w:val="TableEntry"/>
              <w:jc w:val="center"/>
              <w:rPr>
                <w:noProof w:val="0"/>
              </w:rPr>
            </w:pPr>
            <w:r w:rsidRPr="00977EA3">
              <w:rPr>
                <w:noProof w:val="0"/>
              </w:rPr>
              <w:t>A14</w:t>
            </w:r>
          </w:p>
        </w:tc>
        <w:tc>
          <w:tcPr>
            <w:tcW w:w="2410" w:type="dxa"/>
            <w:vAlign w:val="center"/>
          </w:tcPr>
          <w:p w14:paraId="384BB2DC" w14:textId="77777777" w:rsidR="007A1F44" w:rsidRPr="00977EA3" w:rsidRDefault="007A1F44">
            <w:pPr>
              <w:pStyle w:val="TableEntry"/>
              <w:jc w:val="center"/>
              <w:rPr>
                <w:noProof w:val="0"/>
              </w:rPr>
            </w:pPr>
            <w:r w:rsidRPr="00977EA3">
              <w:rPr>
                <w:noProof w:val="0"/>
              </w:rPr>
              <w:t>ADT^A14^ADT_A05</w:t>
            </w:r>
          </w:p>
        </w:tc>
        <w:tc>
          <w:tcPr>
            <w:tcW w:w="709" w:type="dxa"/>
            <w:vAlign w:val="center"/>
          </w:tcPr>
          <w:p w14:paraId="4B196DD3" w14:textId="77777777" w:rsidR="007A1F44" w:rsidRPr="00977EA3" w:rsidRDefault="007A1F44">
            <w:pPr>
              <w:pStyle w:val="TableEntry"/>
              <w:jc w:val="center"/>
              <w:rPr>
                <w:noProof w:val="0"/>
              </w:rPr>
            </w:pPr>
            <w:r w:rsidRPr="00977EA3">
              <w:rPr>
                <w:noProof w:val="0"/>
              </w:rPr>
              <w:t>A27</w:t>
            </w:r>
          </w:p>
        </w:tc>
        <w:tc>
          <w:tcPr>
            <w:tcW w:w="2551" w:type="dxa"/>
            <w:vAlign w:val="center"/>
          </w:tcPr>
          <w:p w14:paraId="29971191" w14:textId="77777777" w:rsidR="007A1F44" w:rsidRPr="00977EA3" w:rsidRDefault="007A1F44">
            <w:pPr>
              <w:pStyle w:val="TableEntry"/>
              <w:jc w:val="center"/>
              <w:rPr>
                <w:noProof w:val="0"/>
              </w:rPr>
            </w:pPr>
            <w:r w:rsidRPr="00977EA3">
              <w:rPr>
                <w:noProof w:val="0"/>
              </w:rPr>
              <w:t>ADT^A27^ADT_A21</w:t>
            </w:r>
          </w:p>
        </w:tc>
      </w:tr>
      <w:tr w:rsidR="007A1F44" w:rsidRPr="00977EA3" w14:paraId="2088F451" w14:textId="77777777">
        <w:trPr>
          <w:trHeight w:val="269"/>
          <w:jc w:val="center"/>
        </w:trPr>
        <w:tc>
          <w:tcPr>
            <w:tcW w:w="2665" w:type="dxa"/>
            <w:vAlign w:val="center"/>
          </w:tcPr>
          <w:p w14:paraId="76A3B8B1" w14:textId="77777777" w:rsidR="007A1F44" w:rsidRPr="00977EA3" w:rsidRDefault="007A1F44">
            <w:pPr>
              <w:pStyle w:val="TableEntry"/>
              <w:jc w:val="center"/>
              <w:rPr>
                <w:noProof w:val="0"/>
              </w:rPr>
            </w:pPr>
            <w:r w:rsidRPr="00977EA3">
              <w:rPr>
                <w:noProof w:val="0"/>
              </w:rPr>
              <w:t>Pending transfer</w:t>
            </w:r>
          </w:p>
        </w:tc>
        <w:tc>
          <w:tcPr>
            <w:tcW w:w="708" w:type="dxa"/>
            <w:vAlign w:val="center"/>
          </w:tcPr>
          <w:p w14:paraId="01F15345" w14:textId="77777777" w:rsidR="007A1F44" w:rsidRPr="00977EA3" w:rsidRDefault="007A1F44">
            <w:pPr>
              <w:pStyle w:val="TableEntry"/>
              <w:jc w:val="center"/>
              <w:rPr>
                <w:noProof w:val="0"/>
              </w:rPr>
            </w:pPr>
            <w:r w:rsidRPr="00977EA3">
              <w:rPr>
                <w:noProof w:val="0"/>
              </w:rPr>
              <w:t>A15</w:t>
            </w:r>
          </w:p>
        </w:tc>
        <w:tc>
          <w:tcPr>
            <w:tcW w:w="2410" w:type="dxa"/>
            <w:vAlign w:val="center"/>
          </w:tcPr>
          <w:p w14:paraId="22142003" w14:textId="77777777" w:rsidR="007A1F44" w:rsidRPr="00977EA3" w:rsidRDefault="007A1F44">
            <w:pPr>
              <w:pStyle w:val="TableEntry"/>
              <w:jc w:val="center"/>
              <w:rPr>
                <w:noProof w:val="0"/>
              </w:rPr>
            </w:pPr>
            <w:r w:rsidRPr="00977EA3">
              <w:rPr>
                <w:noProof w:val="0"/>
              </w:rPr>
              <w:t>ADT^A15^ADT_A15</w:t>
            </w:r>
          </w:p>
        </w:tc>
        <w:tc>
          <w:tcPr>
            <w:tcW w:w="709" w:type="dxa"/>
            <w:vAlign w:val="center"/>
          </w:tcPr>
          <w:p w14:paraId="791CD16E" w14:textId="77777777" w:rsidR="007A1F44" w:rsidRPr="00977EA3" w:rsidRDefault="007A1F44">
            <w:pPr>
              <w:pStyle w:val="TableEntry"/>
              <w:jc w:val="center"/>
              <w:rPr>
                <w:noProof w:val="0"/>
              </w:rPr>
            </w:pPr>
            <w:r w:rsidRPr="00977EA3">
              <w:rPr>
                <w:noProof w:val="0"/>
              </w:rPr>
              <w:t>A26</w:t>
            </w:r>
          </w:p>
        </w:tc>
        <w:tc>
          <w:tcPr>
            <w:tcW w:w="2551" w:type="dxa"/>
            <w:vAlign w:val="center"/>
          </w:tcPr>
          <w:p w14:paraId="619B5E99" w14:textId="77777777" w:rsidR="007A1F44" w:rsidRPr="00977EA3" w:rsidRDefault="007A1F44">
            <w:pPr>
              <w:pStyle w:val="TableEntry"/>
              <w:jc w:val="center"/>
              <w:rPr>
                <w:noProof w:val="0"/>
              </w:rPr>
            </w:pPr>
            <w:r w:rsidRPr="00977EA3">
              <w:rPr>
                <w:noProof w:val="0"/>
              </w:rPr>
              <w:t>ADT^A26^ADT_A21</w:t>
            </w:r>
          </w:p>
        </w:tc>
      </w:tr>
      <w:tr w:rsidR="007A1F44" w:rsidRPr="00977EA3" w14:paraId="3EAB0601" w14:textId="77777777">
        <w:trPr>
          <w:trHeight w:val="155"/>
          <w:jc w:val="center"/>
        </w:trPr>
        <w:tc>
          <w:tcPr>
            <w:tcW w:w="2665" w:type="dxa"/>
            <w:vAlign w:val="center"/>
          </w:tcPr>
          <w:p w14:paraId="41118E02" w14:textId="77777777" w:rsidR="007A1F44" w:rsidRPr="00977EA3" w:rsidRDefault="007A1F44">
            <w:pPr>
              <w:pStyle w:val="TableEntry"/>
              <w:jc w:val="center"/>
              <w:rPr>
                <w:noProof w:val="0"/>
              </w:rPr>
            </w:pPr>
            <w:r w:rsidRPr="00977EA3">
              <w:rPr>
                <w:noProof w:val="0"/>
              </w:rPr>
              <w:t>Pending discharge</w:t>
            </w:r>
          </w:p>
        </w:tc>
        <w:tc>
          <w:tcPr>
            <w:tcW w:w="708" w:type="dxa"/>
            <w:vAlign w:val="center"/>
          </w:tcPr>
          <w:p w14:paraId="5981C09C" w14:textId="77777777" w:rsidR="007A1F44" w:rsidRPr="00977EA3" w:rsidRDefault="007A1F44">
            <w:pPr>
              <w:pStyle w:val="TableEntry"/>
              <w:jc w:val="center"/>
              <w:rPr>
                <w:noProof w:val="0"/>
              </w:rPr>
            </w:pPr>
            <w:r w:rsidRPr="00977EA3">
              <w:rPr>
                <w:noProof w:val="0"/>
              </w:rPr>
              <w:t>A16</w:t>
            </w:r>
          </w:p>
        </w:tc>
        <w:tc>
          <w:tcPr>
            <w:tcW w:w="2410" w:type="dxa"/>
            <w:vAlign w:val="center"/>
          </w:tcPr>
          <w:p w14:paraId="61C7115D" w14:textId="77777777" w:rsidR="007A1F44" w:rsidRPr="00977EA3" w:rsidRDefault="007A1F44">
            <w:pPr>
              <w:pStyle w:val="TableEntry"/>
              <w:jc w:val="center"/>
              <w:rPr>
                <w:noProof w:val="0"/>
              </w:rPr>
            </w:pPr>
            <w:r w:rsidRPr="00977EA3">
              <w:rPr>
                <w:noProof w:val="0"/>
              </w:rPr>
              <w:t>ADT^A16^ADT_A16</w:t>
            </w:r>
          </w:p>
        </w:tc>
        <w:tc>
          <w:tcPr>
            <w:tcW w:w="709" w:type="dxa"/>
            <w:vAlign w:val="center"/>
          </w:tcPr>
          <w:p w14:paraId="2CF1FDD2" w14:textId="77777777" w:rsidR="007A1F44" w:rsidRPr="00977EA3" w:rsidRDefault="007A1F44">
            <w:pPr>
              <w:pStyle w:val="TableEntry"/>
              <w:jc w:val="center"/>
              <w:rPr>
                <w:noProof w:val="0"/>
              </w:rPr>
            </w:pPr>
            <w:r w:rsidRPr="00977EA3">
              <w:rPr>
                <w:noProof w:val="0"/>
              </w:rPr>
              <w:t>A25</w:t>
            </w:r>
          </w:p>
        </w:tc>
        <w:tc>
          <w:tcPr>
            <w:tcW w:w="2551" w:type="dxa"/>
            <w:vAlign w:val="center"/>
          </w:tcPr>
          <w:p w14:paraId="5AA31D61" w14:textId="77777777" w:rsidR="007A1F44" w:rsidRPr="00977EA3" w:rsidRDefault="007A1F44">
            <w:pPr>
              <w:pStyle w:val="TableEntry"/>
              <w:jc w:val="center"/>
              <w:rPr>
                <w:noProof w:val="0"/>
              </w:rPr>
            </w:pPr>
            <w:r w:rsidRPr="00977EA3">
              <w:rPr>
                <w:noProof w:val="0"/>
              </w:rPr>
              <w:t>ADT^A25^ADT_A21</w:t>
            </w:r>
          </w:p>
        </w:tc>
      </w:tr>
    </w:tbl>
    <w:p w14:paraId="42122031" w14:textId="77777777" w:rsidR="007A1F44" w:rsidRPr="00977EA3" w:rsidRDefault="007A1F44" w:rsidP="00E40A93">
      <w:pPr>
        <w:pStyle w:val="Corpotesto"/>
      </w:pPr>
    </w:p>
    <w:p w14:paraId="4C69CABF" w14:textId="77777777" w:rsidR="007A1F44" w:rsidRPr="00977EA3" w:rsidRDefault="007A1F44" w:rsidP="00D372D5">
      <w:pPr>
        <w:pStyle w:val="Corpotesto"/>
      </w:pPr>
      <w:r w:rsidRPr="00977EA3">
        <w:t xml:space="preserve">A system implementing this option shall support these 17 trigger events and messages. </w:t>
      </w:r>
    </w:p>
    <w:p w14:paraId="1193DE27" w14:textId="77777777" w:rsidR="007A1F44" w:rsidRPr="00977EA3" w:rsidRDefault="007A1F44" w:rsidP="0005449B">
      <w:pPr>
        <w:pStyle w:val="Corpotesto"/>
      </w:pPr>
      <w:r w:rsidRPr="00977EA3">
        <w:t>Figure 3.31-3 below depicts the messages added by this option to the basic subset and the Inpatient/Outpatient Encounter Management Option.</w:t>
      </w:r>
    </w:p>
    <w:p w14:paraId="5947D1BA" w14:textId="77777777" w:rsidR="007F77D4" w:rsidRPr="00977EA3" w:rsidRDefault="007F77D4" w:rsidP="0005449B">
      <w:pPr>
        <w:pStyle w:val="Corpotesto"/>
      </w:pPr>
    </w:p>
    <w:p w14:paraId="4A36D90A" w14:textId="77777777" w:rsidR="004B29DC" w:rsidRPr="00977EA3" w:rsidRDefault="004B29DC" w:rsidP="0005449B">
      <w:pPr>
        <w:pStyle w:val="Corpotesto"/>
      </w:pPr>
    </w:p>
    <w:p w14:paraId="6CC63AAA" w14:textId="77777777" w:rsidR="004B29DC" w:rsidRPr="00977EA3" w:rsidRDefault="004B29DC" w:rsidP="0005449B">
      <w:pPr>
        <w:pStyle w:val="Corpotesto"/>
      </w:pPr>
    </w:p>
    <w:p w14:paraId="0A50D8D9" w14:textId="77777777" w:rsidR="004B29DC" w:rsidRPr="00977EA3" w:rsidRDefault="004B29DC" w:rsidP="0005449B">
      <w:pPr>
        <w:pStyle w:val="Corpotesto"/>
      </w:pPr>
    </w:p>
    <w:p w14:paraId="01D19027" w14:textId="77777777" w:rsidR="004B29DC" w:rsidRPr="00977EA3" w:rsidRDefault="004B29DC" w:rsidP="0005449B">
      <w:pPr>
        <w:pStyle w:val="Corpotesto"/>
      </w:pPr>
    </w:p>
    <w:p w14:paraId="78E20DCE" w14:textId="77777777" w:rsidR="004B29DC" w:rsidRPr="00977EA3" w:rsidRDefault="004B29DC" w:rsidP="0005449B">
      <w:pPr>
        <w:pStyle w:val="Corpotesto"/>
      </w:pPr>
    </w:p>
    <w:p w14:paraId="5591BEF5" w14:textId="77777777" w:rsidR="004B29DC" w:rsidRPr="00977EA3" w:rsidRDefault="004B29DC" w:rsidP="0005449B">
      <w:pPr>
        <w:pStyle w:val="Corpotesto"/>
      </w:pPr>
    </w:p>
    <w:p w14:paraId="475199C9" w14:textId="56FE2000" w:rsidR="004B29DC" w:rsidRDefault="004B29DC" w:rsidP="0005449B">
      <w:pPr>
        <w:pStyle w:val="Corpotesto"/>
      </w:pPr>
    </w:p>
    <w:p w14:paraId="6E1E73FE" w14:textId="77777777" w:rsidR="00231A09" w:rsidRPr="00977EA3" w:rsidRDefault="00231A09" w:rsidP="0005449B">
      <w:pPr>
        <w:pStyle w:val="Corpotesto"/>
      </w:pPr>
    </w:p>
    <w:p w14:paraId="33B62861" w14:textId="77777777" w:rsidR="004B29DC" w:rsidRPr="00977EA3" w:rsidRDefault="004B29DC" w:rsidP="0005449B">
      <w:pPr>
        <w:pStyle w:val="Corpotesto"/>
      </w:pPr>
    </w:p>
    <w:p w14:paraId="76CF1B99" w14:textId="77777777" w:rsidR="004B29DC" w:rsidRPr="00977EA3" w:rsidRDefault="004B29DC" w:rsidP="0005449B">
      <w:pPr>
        <w:pStyle w:val="Corpotesto"/>
      </w:pPr>
    </w:p>
    <w:p w14:paraId="6B3BDF5D" w14:textId="77777777" w:rsidR="004B29DC" w:rsidRPr="00977EA3" w:rsidRDefault="004B29DC" w:rsidP="0005449B">
      <w:pPr>
        <w:pStyle w:val="Corpotesto"/>
      </w:pPr>
    </w:p>
    <w:p w14:paraId="38477BA0" w14:textId="77777777" w:rsidR="004B29DC" w:rsidRPr="00977EA3" w:rsidRDefault="004B29DC" w:rsidP="0005449B">
      <w:pPr>
        <w:pStyle w:val="Corpotesto"/>
      </w:pPr>
    </w:p>
    <w:p w14:paraId="009A3027" w14:textId="77777777" w:rsidR="004B29DC" w:rsidRPr="00977EA3" w:rsidRDefault="004B29DC" w:rsidP="0005449B">
      <w:pPr>
        <w:pStyle w:val="Corpotesto"/>
      </w:pPr>
    </w:p>
    <w:p w14:paraId="71C7A320" w14:textId="1E4364B2" w:rsidR="004B29DC" w:rsidRDefault="004B29DC" w:rsidP="0005449B">
      <w:pPr>
        <w:pStyle w:val="Corpotesto"/>
      </w:pPr>
    </w:p>
    <w:p w14:paraId="1A7AD14A" w14:textId="22E83AB0" w:rsidR="00231A09" w:rsidRDefault="00231A09" w:rsidP="0005449B">
      <w:pPr>
        <w:pStyle w:val="Corpotesto"/>
      </w:pPr>
    </w:p>
    <w:p w14:paraId="422030A7" w14:textId="77777777" w:rsidR="00231A09" w:rsidRPr="00977EA3" w:rsidRDefault="00231A09" w:rsidP="0005449B">
      <w:pPr>
        <w:pStyle w:val="Corpotesto"/>
      </w:pPr>
    </w:p>
    <w:bookmarkStart w:id="333" w:name="OLE_LINK13"/>
    <w:bookmarkStart w:id="334" w:name="OLE_LINK14"/>
    <w:p w14:paraId="70BE2CB2" w14:textId="77777777" w:rsidR="007A1F44" w:rsidRPr="00977EA3" w:rsidRDefault="002E21BE" w:rsidP="00D372D5">
      <w:pPr>
        <w:pStyle w:val="Corpotesto"/>
        <w:jc w:val="center"/>
      </w:pPr>
      <w:r w:rsidRPr="00977EA3">
        <w:rPr>
          <w:noProof/>
        </w:rPr>
        <w:object w:dxaOrig="7202" w:dyaOrig="5409" w14:anchorId="64BBDCEB">
          <v:shape id="_x0000_i1032" type="#_x0000_t75" alt="" style="width:344.25pt;height:255.75pt;mso-width-percent:0;mso-height-percent:0;mso-width-percent:0;mso-height-percent:0"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PowerPoint.Show.8" ShapeID="_x0000_i1032" DrawAspect="Content" ObjectID="_1620110856" r:id="rId37"/>
        </w:object>
      </w:r>
    </w:p>
    <w:p w14:paraId="4AC5A126" w14:textId="77777777" w:rsidR="007A1F44" w:rsidRPr="00977EA3" w:rsidRDefault="007A1F44">
      <w:pPr>
        <w:pStyle w:val="FigureTitle"/>
        <w:rPr>
          <w:noProof w:val="0"/>
        </w:rPr>
      </w:pPr>
      <w:r w:rsidRPr="00977EA3">
        <w:rPr>
          <w:noProof w:val="0"/>
        </w:rPr>
        <w:t>Figure 3.31-3: Additional Interactions for “Pending Event Management” Option</w:t>
      </w:r>
    </w:p>
    <w:p w14:paraId="6DFF6E70"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35" w:name="_Toc174249151"/>
      <w:bookmarkStart w:id="336" w:name="_Toc398544162"/>
      <w:bookmarkEnd w:id="333"/>
      <w:bookmarkEnd w:id="334"/>
      <w:r w:rsidRPr="00977EA3">
        <w:rPr>
          <w:noProof w:val="0"/>
        </w:rPr>
        <w:t>Advanced Encounter Management Option</w:t>
      </w:r>
      <w:bookmarkEnd w:id="335"/>
      <w:bookmarkEnd w:id="336"/>
    </w:p>
    <w:p w14:paraId="7B3CB30C" w14:textId="77777777" w:rsidR="007A1F44" w:rsidRPr="00977EA3" w:rsidRDefault="007A1F44">
      <w:r w:rsidRPr="00977EA3">
        <w:t>This option provides support to manage changes of attending doctor, leaves of absence, and accounts.</w:t>
      </w:r>
    </w:p>
    <w:p w14:paraId="62ADD702" w14:textId="77777777" w:rsidR="007A1F44" w:rsidRPr="00977EA3" w:rsidRDefault="007A1F44">
      <w:r w:rsidRPr="00977EA3">
        <w:t>The following is the required message set to support the “Advanced Encounter Management” Option:</w:t>
      </w:r>
    </w:p>
    <w:p w14:paraId="3687B0A2" w14:textId="77777777" w:rsidR="007A1F44" w:rsidRPr="00977EA3" w:rsidRDefault="007A1F44">
      <w:pPr>
        <w:pStyle w:val="TableTitle"/>
        <w:rPr>
          <w:noProof w:val="0"/>
        </w:rPr>
      </w:pPr>
      <w:r w:rsidRPr="00977EA3">
        <w:rPr>
          <w:noProof w:val="0"/>
        </w:rPr>
        <w:t>Table 3.31-4: Message Subset for Advanced Encounter Management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523"/>
        <w:gridCol w:w="709"/>
        <w:gridCol w:w="2268"/>
        <w:gridCol w:w="708"/>
        <w:gridCol w:w="2552"/>
      </w:tblGrid>
      <w:tr w:rsidR="007A1F44" w:rsidRPr="00977EA3" w14:paraId="1AA27B52" w14:textId="77777777">
        <w:trPr>
          <w:cantSplit/>
          <w:tblHeader/>
          <w:jc w:val="center"/>
        </w:trPr>
        <w:tc>
          <w:tcPr>
            <w:tcW w:w="2523" w:type="dxa"/>
            <w:vMerge w:val="restart"/>
            <w:shd w:val="clear" w:color="auto" w:fill="D9D9D9"/>
            <w:vAlign w:val="center"/>
          </w:tcPr>
          <w:p w14:paraId="0E8FFA71" w14:textId="77777777" w:rsidR="007A1F44" w:rsidRPr="00977EA3" w:rsidRDefault="007A1F44" w:rsidP="00A063AC">
            <w:pPr>
              <w:pStyle w:val="TableEntryHeader"/>
              <w:rPr>
                <w:noProof w:val="0"/>
              </w:rPr>
            </w:pPr>
            <w:r w:rsidRPr="00977EA3">
              <w:rPr>
                <w:noProof w:val="0"/>
              </w:rPr>
              <w:t>Category of event</w:t>
            </w:r>
          </w:p>
        </w:tc>
        <w:tc>
          <w:tcPr>
            <w:tcW w:w="6237" w:type="dxa"/>
            <w:gridSpan w:val="4"/>
            <w:shd w:val="clear" w:color="auto" w:fill="D9D9D9"/>
          </w:tcPr>
          <w:p w14:paraId="44876E62" w14:textId="77777777" w:rsidR="007A1F44" w:rsidRPr="00977EA3" w:rsidRDefault="007A1F44" w:rsidP="00A53067">
            <w:pPr>
              <w:pStyle w:val="TableEntryHeader"/>
              <w:rPr>
                <w:noProof w:val="0"/>
              </w:rPr>
            </w:pPr>
            <w:r w:rsidRPr="00977EA3">
              <w:rPr>
                <w:noProof w:val="0"/>
              </w:rPr>
              <w:t>Trigger / Action</w:t>
            </w:r>
          </w:p>
        </w:tc>
      </w:tr>
      <w:tr w:rsidR="007A1F44" w:rsidRPr="00977EA3" w14:paraId="12568BA9" w14:textId="77777777">
        <w:trPr>
          <w:cantSplit/>
          <w:tblHeader/>
          <w:jc w:val="center"/>
        </w:trPr>
        <w:tc>
          <w:tcPr>
            <w:tcW w:w="2523" w:type="dxa"/>
            <w:vMerge/>
            <w:shd w:val="clear" w:color="auto" w:fill="D9D9D9"/>
          </w:tcPr>
          <w:p w14:paraId="6661CAD5" w14:textId="77777777" w:rsidR="007A1F44" w:rsidRPr="00977EA3" w:rsidRDefault="007A1F44" w:rsidP="008F5F21">
            <w:pPr>
              <w:pStyle w:val="TableEntryHeader"/>
              <w:rPr>
                <w:noProof w:val="0"/>
                <w:sz w:val="20"/>
              </w:rPr>
            </w:pPr>
          </w:p>
        </w:tc>
        <w:tc>
          <w:tcPr>
            <w:tcW w:w="2977" w:type="dxa"/>
            <w:gridSpan w:val="2"/>
            <w:shd w:val="clear" w:color="auto" w:fill="D9D9D9"/>
          </w:tcPr>
          <w:p w14:paraId="50AF499C" w14:textId="77777777" w:rsidR="007A1F44" w:rsidRPr="00977EA3" w:rsidRDefault="007A1F44" w:rsidP="00A063AC">
            <w:pPr>
              <w:pStyle w:val="TableEntryHeader"/>
              <w:rPr>
                <w:noProof w:val="0"/>
              </w:rPr>
            </w:pPr>
            <w:r w:rsidRPr="00977EA3">
              <w:rPr>
                <w:noProof w:val="0"/>
              </w:rPr>
              <w:t>insert</w:t>
            </w:r>
          </w:p>
        </w:tc>
        <w:tc>
          <w:tcPr>
            <w:tcW w:w="3260" w:type="dxa"/>
            <w:gridSpan w:val="2"/>
            <w:shd w:val="clear" w:color="auto" w:fill="D9D9D9"/>
          </w:tcPr>
          <w:p w14:paraId="6FA7C5A7" w14:textId="77777777" w:rsidR="007A1F44" w:rsidRPr="00977EA3" w:rsidRDefault="007A1F44" w:rsidP="00A53067">
            <w:pPr>
              <w:pStyle w:val="TableEntryHeader"/>
              <w:rPr>
                <w:noProof w:val="0"/>
              </w:rPr>
            </w:pPr>
            <w:r w:rsidRPr="00977EA3">
              <w:rPr>
                <w:noProof w:val="0"/>
              </w:rPr>
              <w:t>cancel</w:t>
            </w:r>
          </w:p>
        </w:tc>
      </w:tr>
      <w:tr w:rsidR="007A1F44" w:rsidRPr="00977EA3" w14:paraId="0E51B3DA" w14:textId="77777777">
        <w:trPr>
          <w:cantSplit/>
          <w:trHeight w:val="269"/>
          <w:jc w:val="center"/>
        </w:trPr>
        <w:tc>
          <w:tcPr>
            <w:tcW w:w="2523" w:type="dxa"/>
            <w:vAlign w:val="center"/>
          </w:tcPr>
          <w:p w14:paraId="1D388CC4" w14:textId="77777777" w:rsidR="007A1F44" w:rsidRPr="00977EA3" w:rsidRDefault="007A1F44">
            <w:pPr>
              <w:pStyle w:val="TableEntry"/>
              <w:jc w:val="center"/>
              <w:rPr>
                <w:noProof w:val="0"/>
              </w:rPr>
            </w:pPr>
            <w:r w:rsidRPr="00977EA3">
              <w:rPr>
                <w:noProof w:val="0"/>
              </w:rPr>
              <w:t>Admit inpatient</w:t>
            </w:r>
          </w:p>
        </w:tc>
        <w:tc>
          <w:tcPr>
            <w:tcW w:w="709" w:type="dxa"/>
            <w:vAlign w:val="center"/>
          </w:tcPr>
          <w:p w14:paraId="1D7D01CA" w14:textId="77777777" w:rsidR="007A1F44" w:rsidRPr="00977EA3" w:rsidRDefault="007A1F44">
            <w:pPr>
              <w:pStyle w:val="TableEntry"/>
              <w:jc w:val="center"/>
              <w:rPr>
                <w:noProof w:val="0"/>
              </w:rPr>
            </w:pPr>
            <w:r w:rsidRPr="00977EA3">
              <w:rPr>
                <w:noProof w:val="0"/>
              </w:rPr>
              <w:t>A01</w:t>
            </w:r>
          </w:p>
        </w:tc>
        <w:tc>
          <w:tcPr>
            <w:tcW w:w="2268" w:type="dxa"/>
            <w:vAlign w:val="center"/>
          </w:tcPr>
          <w:p w14:paraId="5FBA59E7" w14:textId="77777777" w:rsidR="007A1F44" w:rsidRPr="00977EA3" w:rsidRDefault="007A1F44">
            <w:pPr>
              <w:pStyle w:val="TableEntry"/>
              <w:jc w:val="center"/>
              <w:rPr>
                <w:noProof w:val="0"/>
              </w:rPr>
            </w:pPr>
            <w:r w:rsidRPr="00977EA3">
              <w:rPr>
                <w:noProof w:val="0"/>
              </w:rPr>
              <w:t>ADT^A01^ADT_A01</w:t>
            </w:r>
          </w:p>
        </w:tc>
        <w:tc>
          <w:tcPr>
            <w:tcW w:w="708" w:type="dxa"/>
            <w:vMerge w:val="restart"/>
            <w:vAlign w:val="center"/>
          </w:tcPr>
          <w:p w14:paraId="0B17E39D" w14:textId="77777777" w:rsidR="007A1F44" w:rsidRPr="00977EA3" w:rsidRDefault="007A1F44">
            <w:pPr>
              <w:pStyle w:val="TableEntry"/>
              <w:jc w:val="center"/>
              <w:rPr>
                <w:noProof w:val="0"/>
              </w:rPr>
            </w:pPr>
            <w:r w:rsidRPr="00977EA3">
              <w:rPr>
                <w:noProof w:val="0"/>
              </w:rPr>
              <w:t>A11</w:t>
            </w:r>
          </w:p>
        </w:tc>
        <w:tc>
          <w:tcPr>
            <w:tcW w:w="2552" w:type="dxa"/>
            <w:vMerge w:val="restart"/>
            <w:vAlign w:val="center"/>
          </w:tcPr>
          <w:p w14:paraId="2E83B8B5" w14:textId="77777777" w:rsidR="007A1F44" w:rsidRPr="00977EA3" w:rsidRDefault="007A1F44">
            <w:pPr>
              <w:pStyle w:val="TableEntry"/>
              <w:jc w:val="center"/>
              <w:rPr>
                <w:noProof w:val="0"/>
              </w:rPr>
            </w:pPr>
            <w:r w:rsidRPr="00977EA3">
              <w:rPr>
                <w:noProof w:val="0"/>
              </w:rPr>
              <w:t>ADT^A11^ADT_A09</w:t>
            </w:r>
          </w:p>
        </w:tc>
      </w:tr>
      <w:tr w:rsidR="007A1F44" w:rsidRPr="00977EA3" w14:paraId="30E602C5" w14:textId="77777777">
        <w:trPr>
          <w:cantSplit/>
          <w:jc w:val="center"/>
        </w:trPr>
        <w:tc>
          <w:tcPr>
            <w:tcW w:w="2523" w:type="dxa"/>
            <w:vAlign w:val="center"/>
          </w:tcPr>
          <w:p w14:paraId="6F6D593B" w14:textId="77777777" w:rsidR="007A1F44" w:rsidRPr="00977EA3" w:rsidRDefault="007A1F44">
            <w:pPr>
              <w:pStyle w:val="TableEntry"/>
              <w:jc w:val="center"/>
              <w:rPr>
                <w:noProof w:val="0"/>
              </w:rPr>
            </w:pPr>
            <w:r w:rsidRPr="00977EA3">
              <w:rPr>
                <w:noProof w:val="0"/>
              </w:rPr>
              <w:t>Register outpatient</w:t>
            </w:r>
          </w:p>
        </w:tc>
        <w:tc>
          <w:tcPr>
            <w:tcW w:w="709" w:type="dxa"/>
            <w:vAlign w:val="center"/>
          </w:tcPr>
          <w:p w14:paraId="51051EA0" w14:textId="77777777" w:rsidR="007A1F44" w:rsidRPr="00977EA3" w:rsidRDefault="007A1F44">
            <w:pPr>
              <w:pStyle w:val="TableEntry"/>
              <w:jc w:val="center"/>
              <w:rPr>
                <w:noProof w:val="0"/>
              </w:rPr>
            </w:pPr>
            <w:r w:rsidRPr="00977EA3">
              <w:rPr>
                <w:noProof w:val="0"/>
              </w:rPr>
              <w:t>A04</w:t>
            </w:r>
          </w:p>
        </w:tc>
        <w:tc>
          <w:tcPr>
            <w:tcW w:w="2268" w:type="dxa"/>
            <w:vAlign w:val="center"/>
          </w:tcPr>
          <w:p w14:paraId="4C74B312" w14:textId="77777777" w:rsidR="007A1F44" w:rsidRPr="00977EA3" w:rsidRDefault="007A1F44">
            <w:pPr>
              <w:pStyle w:val="TableEntry"/>
              <w:jc w:val="center"/>
              <w:rPr>
                <w:noProof w:val="0"/>
              </w:rPr>
            </w:pPr>
            <w:r w:rsidRPr="00977EA3">
              <w:rPr>
                <w:noProof w:val="0"/>
              </w:rPr>
              <w:t>ADT^A04^ADT_A01</w:t>
            </w:r>
          </w:p>
        </w:tc>
        <w:tc>
          <w:tcPr>
            <w:tcW w:w="708" w:type="dxa"/>
            <w:vMerge/>
            <w:vAlign w:val="center"/>
          </w:tcPr>
          <w:p w14:paraId="3406964D" w14:textId="77777777" w:rsidR="007A1F44" w:rsidRPr="00977EA3" w:rsidRDefault="007A1F44">
            <w:pPr>
              <w:pStyle w:val="TableEntry"/>
              <w:jc w:val="center"/>
              <w:rPr>
                <w:noProof w:val="0"/>
              </w:rPr>
            </w:pPr>
          </w:p>
        </w:tc>
        <w:tc>
          <w:tcPr>
            <w:tcW w:w="2552" w:type="dxa"/>
            <w:vMerge/>
            <w:vAlign w:val="center"/>
          </w:tcPr>
          <w:p w14:paraId="7BC0DCDD" w14:textId="77777777" w:rsidR="007A1F44" w:rsidRPr="00977EA3" w:rsidRDefault="007A1F44">
            <w:pPr>
              <w:pStyle w:val="TableEntry"/>
              <w:jc w:val="center"/>
              <w:rPr>
                <w:noProof w:val="0"/>
              </w:rPr>
            </w:pPr>
          </w:p>
        </w:tc>
      </w:tr>
      <w:tr w:rsidR="007A1F44" w:rsidRPr="00977EA3" w14:paraId="22D84AFB" w14:textId="77777777">
        <w:trPr>
          <w:jc w:val="center"/>
        </w:trPr>
        <w:tc>
          <w:tcPr>
            <w:tcW w:w="2523" w:type="dxa"/>
            <w:vAlign w:val="center"/>
          </w:tcPr>
          <w:p w14:paraId="03051C68" w14:textId="77777777" w:rsidR="007A1F44" w:rsidRPr="00977EA3" w:rsidRDefault="007A1F44">
            <w:pPr>
              <w:pStyle w:val="TableEntry"/>
              <w:jc w:val="center"/>
              <w:rPr>
                <w:noProof w:val="0"/>
              </w:rPr>
            </w:pPr>
            <w:r w:rsidRPr="00977EA3">
              <w:rPr>
                <w:noProof w:val="0"/>
              </w:rPr>
              <w:t>Discharge patient</w:t>
            </w:r>
          </w:p>
        </w:tc>
        <w:tc>
          <w:tcPr>
            <w:tcW w:w="709" w:type="dxa"/>
            <w:vAlign w:val="center"/>
          </w:tcPr>
          <w:p w14:paraId="761F7747" w14:textId="77777777" w:rsidR="007A1F44" w:rsidRPr="00977EA3" w:rsidRDefault="007A1F44">
            <w:pPr>
              <w:pStyle w:val="TableEntry"/>
              <w:jc w:val="center"/>
              <w:rPr>
                <w:noProof w:val="0"/>
              </w:rPr>
            </w:pPr>
            <w:r w:rsidRPr="00977EA3">
              <w:rPr>
                <w:noProof w:val="0"/>
              </w:rPr>
              <w:t>A03</w:t>
            </w:r>
          </w:p>
        </w:tc>
        <w:tc>
          <w:tcPr>
            <w:tcW w:w="2268" w:type="dxa"/>
            <w:vAlign w:val="center"/>
          </w:tcPr>
          <w:p w14:paraId="302FD329" w14:textId="77777777" w:rsidR="007A1F44" w:rsidRPr="00977EA3" w:rsidRDefault="007A1F44">
            <w:pPr>
              <w:pStyle w:val="TableEntry"/>
              <w:jc w:val="center"/>
              <w:rPr>
                <w:noProof w:val="0"/>
              </w:rPr>
            </w:pPr>
            <w:r w:rsidRPr="00977EA3">
              <w:rPr>
                <w:noProof w:val="0"/>
              </w:rPr>
              <w:t>ADT^A03^ADT_A03</w:t>
            </w:r>
          </w:p>
        </w:tc>
        <w:tc>
          <w:tcPr>
            <w:tcW w:w="708" w:type="dxa"/>
            <w:vAlign w:val="center"/>
          </w:tcPr>
          <w:p w14:paraId="35C499BF" w14:textId="77777777" w:rsidR="007A1F44" w:rsidRPr="00977EA3" w:rsidRDefault="007A1F44">
            <w:pPr>
              <w:pStyle w:val="TableEntry"/>
              <w:jc w:val="center"/>
              <w:rPr>
                <w:noProof w:val="0"/>
              </w:rPr>
            </w:pPr>
            <w:r w:rsidRPr="00977EA3">
              <w:rPr>
                <w:noProof w:val="0"/>
              </w:rPr>
              <w:t>A13</w:t>
            </w:r>
          </w:p>
        </w:tc>
        <w:tc>
          <w:tcPr>
            <w:tcW w:w="2552" w:type="dxa"/>
            <w:vAlign w:val="center"/>
          </w:tcPr>
          <w:p w14:paraId="524B03A9" w14:textId="77777777" w:rsidR="007A1F44" w:rsidRPr="00977EA3" w:rsidRDefault="007A1F44">
            <w:pPr>
              <w:pStyle w:val="TableEntry"/>
              <w:jc w:val="center"/>
              <w:rPr>
                <w:noProof w:val="0"/>
              </w:rPr>
            </w:pPr>
            <w:r w:rsidRPr="00977EA3">
              <w:rPr>
                <w:noProof w:val="0"/>
              </w:rPr>
              <w:t>ADT^A13^ADT_A01</w:t>
            </w:r>
          </w:p>
        </w:tc>
      </w:tr>
      <w:tr w:rsidR="007A1F44" w:rsidRPr="00977EA3" w14:paraId="52DA0001" w14:textId="77777777">
        <w:trPr>
          <w:jc w:val="center"/>
        </w:trPr>
        <w:tc>
          <w:tcPr>
            <w:tcW w:w="2523" w:type="dxa"/>
            <w:vAlign w:val="center"/>
          </w:tcPr>
          <w:p w14:paraId="5EC137D4" w14:textId="77777777" w:rsidR="007A1F44" w:rsidRPr="00977EA3" w:rsidRDefault="007A1F44">
            <w:pPr>
              <w:pStyle w:val="TableEntry"/>
              <w:jc w:val="center"/>
              <w:rPr>
                <w:noProof w:val="0"/>
              </w:rPr>
            </w:pPr>
            <w:r w:rsidRPr="00977EA3">
              <w:rPr>
                <w:noProof w:val="0"/>
              </w:rPr>
              <w:t>Change attending doctor</w:t>
            </w:r>
          </w:p>
        </w:tc>
        <w:tc>
          <w:tcPr>
            <w:tcW w:w="709" w:type="dxa"/>
            <w:vAlign w:val="center"/>
          </w:tcPr>
          <w:p w14:paraId="3587A625" w14:textId="77777777" w:rsidR="007A1F44" w:rsidRPr="00977EA3" w:rsidRDefault="007A1F44">
            <w:pPr>
              <w:pStyle w:val="TableEntry"/>
              <w:jc w:val="center"/>
              <w:rPr>
                <w:noProof w:val="0"/>
              </w:rPr>
            </w:pPr>
            <w:r w:rsidRPr="00977EA3">
              <w:rPr>
                <w:noProof w:val="0"/>
              </w:rPr>
              <w:t>A54</w:t>
            </w:r>
          </w:p>
        </w:tc>
        <w:tc>
          <w:tcPr>
            <w:tcW w:w="2268" w:type="dxa"/>
            <w:vAlign w:val="center"/>
          </w:tcPr>
          <w:p w14:paraId="2FFDA306" w14:textId="77777777" w:rsidR="007A1F44" w:rsidRPr="00977EA3" w:rsidRDefault="007A1F44">
            <w:pPr>
              <w:pStyle w:val="TableEntry"/>
              <w:jc w:val="center"/>
              <w:rPr>
                <w:noProof w:val="0"/>
              </w:rPr>
            </w:pPr>
            <w:r w:rsidRPr="00977EA3">
              <w:rPr>
                <w:noProof w:val="0"/>
              </w:rPr>
              <w:t>ADT^A54^ADT_A54</w:t>
            </w:r>
          </w:p>
        </w:tc>
        <w:tc>
          <w:tcPr>
            <w:tcW w:w="708" w:type="dxa"/>
            <w:vAlign w:val="center"/>
          </w:tcPr>
          <w:p w14:paraId="3063DEE5" w14:textId="77777777" w:rsidR="007A1F44" w:rsidRPr="00977EA3" w:rsidRDefault="007A1F44">
            <w:pPr>
              <w:pStyle w:val="TableEntry"/>
              <w:jc w:val="center"/>
              <w:rPr>
                <w:noProof w:val="0"/>
              </w:rPr>
            </w:pPr>
            <w:r w:rsidRPr="00977EA3">
              <w:rPr>
                <w:noProof w:val="0"/>
              </w:rPr>
              <w:t>A55</w:t>
            </w:r>
          </w:p>
        </w:tc>
        <w:tc>
          <w:tcPr>
            <w:tcW w:w="2552" w:type="dxa"/>
            <w:vAlign w:val="center"/>
          </w:tcPr>
          <w:p w14:paraId="026AB623" w14:textId="77777777" w:rsidR="007A1F44" w:rsidRPr="00977EA3" w:rsidRDefault="007A1F44">
            <w:pPr>
              <w:pStyle w:val="TableEntry"/>
              <w:jc w:val="center"/>
              <w:rPr>
                <w:noProof w:val="0"/>
              </w:rPr>
            </w:pPr>
            <w:r w:rsidRPr="00977EA3">
              <w:rPr>
                <w:noProof w:val="0"/>
              </w:rPr>
              <w:t>ADT^A55^ADT_A52</w:t>
            </w:r>
          </w:p>
        </w:tc>
      </w:tr>
      <w:tr w:rsidR="007A1F44" w:rsidRPr="00977EA3" w14:paraId="7F1B91F2" w14:textId="77777777">
        <w:trPr>
          <w:jc w:val="center"/>
        </w:trPr>
        <w:tc>
          <w:tcPr>
            <w:tcW w:w="2523" w:type="dxa"/>
            <w:vAlign w:val="center"/>
          </w:tcPr>
          <w:p w14:paraId="103F156A" w14:textId="77777777" w:rsidR="007A1F44" w:rsidRPr="00977EA3" w:rsidRDefault="007A1F44">
            <w:pPr>
              <w:pStyle w:val="TableEntry"/>
              <w:jc w:val="center"/>
              <w:rPr>
                <w:noProof w:val="0"/>
              </w:rPr>
            </w:pPr>
            <w:r w:rsidRPr="00977EA3">
              <w:rPr>
                <w:noProof w:val="0"/>
              </w:rPr>
              <w:t>Leave of absence</w:t>
            </w:r>
          </w:p>
        </w:tc>
        <w:tc>
          <w:tcPr>
            <w:tcW w:w="709" w:type="dxa"/>
            <w:vAlign w:val="center"/>
          </w:tcPr>
          <w:p w14:paraId="5F252EF7" w14:textId="77777777" w:rsidR="007A1F44" w:rsidRPr="00977EA3" w:rsidRDefault="007A1F44">
            <w:pPr>
              <w:pStyle w:val="TableEntry"/>
              <w:jc w:val="center"/>
              <w:rPr>
                <w:noProof w:val="0"/>
              </w:rPr>
            </w:pPr>
            <w:r w:rsidRPr="00977EA3">
              <w:rPr>
                <w:noProof w:val="0"/>
              </w:rPr>
              <w:t>A21</w:t>
            </w:r>
          </w:p>
        </w:tc>
        <w:tc>
          <w:tcPr>
            <w:tcW w:w="2268" w:type="dxa"/>
            <w:vAlign w:val="center"/>
          </w:tcPr>
          <w:p w14:paraId="3087A10F" w14:textId="77777777" w:rsidR="007A1F44" w:rsidRPr="00977EA3" w:rsidRDefault="007A1F44">
            <w:pPr>
              <w:pStyle w:val="TableEntry"/>
              <w:jc w:val="center"/>
              <w:rPr>
                <w:noProof w:val="0"/>
              </w:rPr>
            </w:pPr>
            <w:r w:rsidRPr="00977EA3">
              <w:rPr>
                <w:noProof w:val="0"/>
              </w:rPr>
              <w:t>ADT^A21^ADT_A21</w:t>
            </w:r>
          </w:p>
        </w:tc>
        <w:tc>
          <w:tcPr>
            <w:tcW w:w="708" w:type="dxa"/>
            <w:vAlign w:val="center"/>
          </w:tcPr>
          <w:p w14:paraId="5E3A826E" w14:textId="77777777" w:rsidR="007A1F44" w:rsidRPr="00977EA3" w:rsidRDefault="007A1F44">
            <w:pPr>
              <w:pStyle w:val="TableEntry"/>
              <w:jc w:val="center"/>
              <w:rPr>
                <w:noProof w:val="0"/>
              </w:rPr>
            </w:pPr>
            <w:r w:rsidRPr="00977EA3">
              <w:rPr>
                <w:noProof w:val="0"/>
              </w:rPr>
              <w:t>A52</w:t>
            </w:r>
          </w:p>
        </w:tc>
        <w:tc>
          <w:tcPr>
            <w:tcW w:w="2552" w:type="dxa"/>
            <w:vAlign w:val="center"/>
          </w:tcPr>
          <w:p w14:paraId="05AAA8D4" w14:textId="77777777" w:rsidR="007A1F44" w:rsidRPr="00977EA3" w:rsidRDefault="007A1F44">
            <w:pPr>
              <w:pStyle w:val="TableEntry"/>
              <w:jc w:val="center"/>
              <w:rPr>
                <w:noProof w:val="0"/>
              </w:rPr>
            </w:pPr>
            <w:r w:rsidRPr="00977EA3">
              <w:rPr>
                <w:noProof w:val="0"/>
              </w:rPr>
              <w:t>ADT^A52^ADT_A52</w:t>
            </w:r>
          </w:p>
        </w:tc>
      </w:tr>
      <w:tr w:rsidR="007A1F44" w:rsidRPr="00977EA3" w14:paraId="23E2AFE9" w14:textId="77777777">
        <w:trPr>
          <w:jc w:val="center"/>
        </w:trPr>
        <w:tc>
          <w:tcPr>
            <w:tcW w:w="2523" w:type="dxa"/>
            <w:vAlign w:val="center"/>
          </w:tcPr>
          <w:p w14:paraId="5FBAF550" w14:textId="77777777" w:rsidR="007A1F44" w:rsidRPr="00977EA3" w:rsidRDefault="007A1F44">
            <w:pPr>
              <w:pStyle w:val="TableEntry"/>
              <w:jc w:val="center"/>
              <w:rPr>
                <w:noProof w:val="0"/>
              </w:rPr>
            </w:pPr>
            <w:r w:rsidRPr="00977EA3">
              <w:rPr>
                <w:noProof w:val="0"/>
              </w:rPr>
              <w:t>Return from leave of absence</w:t>
            </w:r>
          </w:p>
        </w:tc>
        <w:tc>
          <w:tcPr>
            <w:tcW w:w="709" w:type="dxa"/>
            <w:vAlign w:val="center"/>
          </w:tcPr>
          <w:p w14:paraId="2261D668" w14:textId="77777777" w:rsidR="007A1F44" w:rsidRPr="00977EA3" w:rsidRDefault="007A1F44">
            <w:pPr>
              <w:pStyle w:val="TableEntry"/>
              <w:jc w:val="center"/>
              <w:rPr>
                <w:noProof w:val="0"/>
              </w:rPr>
            </w:pPr>
            <w:r w:rsidRPr="00977EA3">
              <w:rPr>
                <w:noProof w:val="0"/>
              </w:rPr>
              <w:t>A22</w:t>
            </w:r>
          </w:p>
        </w:tc>
        <w:tc>
          <w:tcPr>
            <w:tcW w:w="2268" w:type="dxa"/>
            <w:vAlign w:val="center"/>
          </w:tcPr>
          <w:p w14:paraId="1E6B0D2E" w14:textId="77777777" w:rsidR="007A1F44" w:rsidRPr="00977EA3" w:rsidRDefault="007A1F44">
            <w:pPr>
              <w:pStyle w:val="TableEntry"/>
              <w:jc w:val="center"/>
              <w:rPr>
                <w:noProof w:val="0"/>
              </w:rPr>
            </w:pPr>
            <w:r w:rsidRPr="00977EA3">
              <w:rPr>
                <w:noProof w:val="0"/>
              </w:rPr>
              <w:t>ADT^A22^ADT_A21</w:t>
            </w:r>
          </w:p>
        </w:tc>
        <w:tc>
          <w:tcPr>
            <w:tcW w:w="708" w:type="dxa"/>
            <w:vAlign w:val="center"/>
          </w:tcPr>
          <w:p w14:paraId="0BE5566F" w14:textId="77777777" w:rsidR="007A1F44" w:rsidRPr="00977EA3" w:rsidRDefault="007A1F44">
            <w:pPr>
              <w:pStyle w:val="TableEntry"/>
              <w:jc w:val="center"/>
              <w:rPr>
                <w:noProof w:val="0"/>
              </w:rPr>
            </w:pPr>
            <w:r w:rsidRPr="00977EA3">
              <w:rPr>
                <w:noProof w:val="0"/>
              </w:rPr>
              <w:t>A53</w:t>
            </w:r>
          </w:p>
        </w:tc>
        <w:tc>
          <w:tcPr>
            <w:tcW w:w="2552" w:type="dxa"/>
            <w:vAlign w:val="center"/>
          </w:tcPr>
          <w:p w14:paraId="7831A70E" w14:textId="77777777" w:rsidR="007A1F44" w:rsidRPr="00977EA3" w:rsidRDefault="007A1F44">
            <w:pPr>
              <w:pStyle w:val="TableEntry"/>
              <w:jc w:val="center"/>
              <w:rPr>
                <w:noProof w:val="0"/>
              </w:rPr>
            </w:pPr>
            <w:r w:rsidRPr="00977EA3">
              <w:rPr>
                <w:noProof w:val="0"/>
              </w:rPr>
              <w:t>ADT^A53^ADT_A52</w:t>
            </w:r>
          </w:p>
        </w:tc>
      </w:tr>
      <w:tr w:rsidR="007A1F44" w:rsidRPr="00977EA3" w14:paraId="61406C5D" w14:textId="77777777">
        <w:trPr>
          <w:jc w:val="center"/>
        </w:trPr>
        <w:tc>
          <w:tcPr>
            <w:tcW w:w="2523" w:type="dxa"/>
            <w:vAlign w:val="center"/>
          </w:tcPr>
          <w:p w14:paraId="4A833FCE" w14:textId="77777777" w:rsidR="007A1F44" w:rsidRPr="00977EA3" w:rsidRDefault="007A1F44">
            <w:pPr>
              <w:pStyle w:val="TableEntry"/>
              <w:jc w:val="center"/>
              <w:rPr>
                <w:noProof w:val="0"/>
              </w:rPr>
            </w:pPr>
            <w:r w:rsidRPr="00977EA3">
              <w:rPr>
                <w:noProof w:val="0"/>
              </w:rPr>
              <w:t>Move account information</w:t>
            </w:r>
          </w:p>
        </w:tc>
        <w:tc>
          <w:tcPr>
            <w:tcW w:w="709" w:type="dxa"/>
            <w:vAlign w:val="center"/>
          </w:tcPr>
          <w:p w14:paraId="2833AA96" w14:textId="77777777" w:rsidR="007A1F44" w:rsidRPr="00977EA3" w:rsidRDefault="007A1F44">
            <w:pPr>
              <w:pStyle w:val="TableEntry"/>
              <w:jc w:val="center"/>
              <w:rPr>
                <w:noProof w:val="0"/>
              </w:rPr>
            </w:pPr>
            <w:r w:rsidRPr="00977EA3">
              <w:rPr>
                <w:noProof w:val="0"/>
              </w:rPr>
              <w:t>A44</w:t>
            </w:r>
          </w:p>
        </w:tc>
        <w:tc>
          <w:tcPr>
            <w:tcW w:w="2268" w:type="dxa"/>
            <w:vAlign w:val="center"/>
          </w:tcPr>
          <w:p w14:paraId="612413C8" w14:textId="77777777" w:rsidR="007A1F44" w:rsidRPr="00977EA3" w:rsidRDefault="007A1F44">
            <w:pPr>
              <w:pStyle w:val="TableEntry"/>
              <w:jc w:val="center"/>
              <w:rPr>
                <w:noProof w:val="0"/>
              </w:rPr>
            </w:pPr>
            <w:r w:rsidRPr="00977EA3">
              <w:rPr>
                <w:noProof w:val="0"/>
              </w:rPr>
              <w:t>ADT^A44^ADT_A43</w:t>
            </w:r>
          </w:p>
        </w:tc>
        <w:tc>
          <w:tcPr>
            <w:tcW w:w="708" w:type="dxa"/>
            <w:vAlign w:val="center"/>
          </w:tcPr>
          <w:p w14:paraId="4017D0F3" w14:textId="77777777" w:rsidR="007A1F44" w:rsidRPr="00977EA3" w:rsidRDefault="007A1F44">
            <w:pPr>
              <w:pStyle w:val="TableEntry"/>
              <w:jc w:val="center"/>
              <w:rPr>
                <w:noProof w:val="0"/>
              </w:rPr>
            </w:pPr>
          </w:p>
        </w:tc>
        <w:tc>
          <w:tcPr>
            <w:tcW w:w="2552" w:type="dxa"/>
            <w:vAlign w:val="center"/>
          </w:tcPr>
          <w:p w14:paraId="6CB7C654" w14:textId="77777777" w:rsidR="007A1F44" w:rsidRPr="00977EA3" w:rsidRDefault="007A1F44">
            <w:pPr>
              <w:pStyle w:val="TableEntry"/>
              <w:jc w:val="center"/>
              <w:rPr>
                <w:noProof w:val="0"/>
              </w:rPr>
            </w:pPr>
          </w:p>
        </w:tc>
      </w:tr>
    </w:tbl>
    <w:p w14:paraId="7F8A22B1" w14:textId="77777777" w:rsidR="00BF1E86" w:rsidRPr="00977EA3" w:rsidRDefault="00BF1E86" w:rsidP="00775340">
      <w:pPr>
        <w:pStyle w:val="Corpotesto"/>
      </w:pPr>
    </w:p>
    <w:p w14:paraId="7161EA9E" w14:textId="77777777" w:rsidR="007A1F44" w:rsidRPr="00977EA3" w:rsidRDefault="007A1F44" w:rsidP="00775340">
      <w:pPr>
        <w:pStyle w:val="Corpotesto"/>
      </w:pPr>
      <w:r w:rsidRPr="00977EA3">
        <w:t xml:space="preserve">A system implementing this option shall support these 12 trigger events and messages. </w:t>
      </w:r>
    </w:p>
    <w:p w14:paraId="5472953A" w14:textId="77777777" w:rsidR="007A1F44" w:rsidRPr="00977EA3" w:rsidRDefault="007A1F44" w:rsidP="00775340">
      <w:pPr>
        <w:pStyle w:val="Corpotesto"/>
      </w:pPr>
      <w:r w:rsidRPr="00977EA3">
        <w:t>Figure 3.31-4 below depicts the messages added by this option to the basic subset.</w:t>
      </w:r>
    </w:p>
    <w:p w14:paraId="4AD3A637" w14:textId="77777777" w:rsidR="00BF1E86" w:rsidRPr="00977EA3" w:rsidRDefault="00BF1E86" w:rsidP="00775340">
      <w:pPr>
        <w:pStyle w:val="Corpotesto"/>
      </w:pPr>
    </w:p>
    <w:p w14:paraId="349C6525" w14:textId="77777777" w:rsidR="007A1F44" w:rsidRPr="00977EA3" w:rsidRDefault="002E21BE">
      <w:pPr>
        <w:pStyle w:val="FigureTitle"/>
        <w:rPr>
          <w:noProof w:val="0"/>
        </w:rPr>
      </w:pPr>
      <w:r w:rsidRPr="00977EA3">
        <w:object w:dxaOrig="7200" w:dyaOrig="5400" w14:anchorId="16170934">
          <v:shape id="_x0000_i1033" type="#_x0000_t75" alt="" style="width:387pt;height:291.75pt;mso-width-percent:0;mso-height-percent:0;mso-width-percent:0;mso-height-percent:0"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PowerPoint.Show.8" ShapeID="_x0000_i1033" DrawAspect="Content" ObjectID="_1620110857" r:id="rId39"/>
        </w:object>
      </w:r>
    </w:p>
    <w:p w14:paraId="6EE11C1F" w14:textId="77777777" w:rsidR="007A1F44" w:rsidRPr="00977EA3" w:rsidRDefault="007A1F44">
      <w:pPr>
        <w:pStyle w:val="FigureTitle"/>
        <w:rPr>
          <w:noProof w:val="0"/>
        </w:rPr>
      </w:pPr>
      <w:r w:rsidRPr="00977EA3">
        <w:rPr>
          <w:noProof w:val="0"/>
        </w:rPr>
        <w:t>Figure 3.31-4: Additional Interactions for “Advanced Encounter Management” Option</w:t>
      </w:r>
    </w:p>
    <w:p w14:paraId="4D00CFBD"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37" w:name="_Toc174249152"/>
      <w:bookmarkStart w:id="338" w:name="_Toc398544163"/>
      <w:r w:rsidRPr="00977EA3">
        <w:rPr>
          <w:noProof w:val="0"/>
        </w:rPr>
        <w:t>Temporary Patient Transfers Tracking Option</w:t>
      </w:r>
      <w:bookmarkEnd w:id="337"/>
      <w:bookmarkEnd w:id="338"/>
    </w:p>
    <w:p w14:paraId="332E76E1" w14:textId="77777777" w:rsidR="007A1F44" w:rsidRPr="00977EA3" w:rsidRDefault="007A1F44">
      <w:r w:rsidRPr="00977EA3">
        <w:t>This option tracks patient moves to and from temporary locations such as radiotherapy, scanner, EKG, and dialysis.</w:t>
      </w:r>
    </w:p>
    <w:p w14:paraId="18935AD3" w14:textId="77777777" w:rsidR="007A1F44" w:rsidRPr="00977EA3" w:rsidRDefault="007A1F44" w:rsidP="00E40A93">
      <w:pPr>
        <w:pStyle w:val="Corpotesto"/>
      </w:pPr>
      <w:r w:rsidRPr="00977EA3">
        <w:t>The following is the required message set to support the “Temporary Patient Transfers Tracking” Option:</w:t>
      </w:r>
    </w:p>
    <w:p w14:paraId="4C32D85D" w14:textId="77777777" w:rsidR="007A1F44" w:rsidRPr="00977EA3" w:rsidRDefault="007A1F44">
      <w:pPr>
        <w:pStyle w:val="TableTitle"/>
        <w:rPr>
          <w:noProof w:val="0"/>
        </w:rPr>
      </w:pPr>
      <w:r w:rsidRPr="00977EA3">
        <w:rPr>
          <w:noProof w:val="0"/>
        </w:rPr>
        <w:t>Table 3.31-5: Message Subset for Temporary Patient Transfers Tracking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268"/>
        <w:gridCol w:w="709"/>
        <w:gridCol w:w="2410"/>
      </w:tblGrid>
      <w:tr w:rsidR="007A1F44" w:rsidRPr="00977EA3" w14:paraId="77BC8BEF" w14:textId="77777777" w:rsidTr="00D372D5">
        <w:trPr>
          <w:cantSplit/>
          <w:tblHeader/>
          <w:jc w:val="center"/>
        </w:trPr>
        <w:tc>
          <w:tcPr>
            <w:tcW w:w="2665" w:type="dxa"/>
            <w:vMerge w:val="restart"/>
            <w:shd w:val="clear" w:color="auto" w:fill="D9D9D9"/>
            <w:vAlign w:val="center"/>
          </w:tcPr>
          <w:p w14:paraId="55A34153" w14:textId="77777777" w:rsidR="007A1F44" w:rsidRPr="00977EA3" w:rsidRDefault="007A1F44" w:rsidP="00A063AC">
            <w:pPr>
              <w:pStyle w:val="TableEntryHeader"/>
              <w:rPr>
                <w:noProof w:val="0"/>
              </w:rPr>
            </w:pPr>
            <w:r w:rsidRPr="00977EA3">
              <w:rPr>
                <w:noProof w:val="0"/>
              </w:rPr>
              <w:t>Category of event</w:t>
            </w:r>
          </w:p>
        </w:tc>
        <w:tc>
          <w:tcPr>
            <w:tcW w:w="6095" w:type="dxa"/>
            <w:gridSpan w:val="4"/>
            <w:shd w:val="clear" w:color="auto" w:fill="D9D9D9"/>
          </w:tcPr>
          <w:p w14:paraId="730DE950" w14:textId="77777777" w:rsidR="007A1F44" w:rsidRPr="00977EA3" w:rsidRDefault="007A1F44" w:rsidP="00A53067">
            <w:pPr>
              <w:pStyle w:val="TableEntryHeader"/>
              <w:rPr>
                <w:noProof w:val="0"/>
              </w:rPr>
            </w:pPr>
            <w:r w:rsidRPr="00977EA3">
              <w:rPr>
                <w:noProof w:val="0"/>
              </w:rPr>
              <w:t>Trigger / Action</w:t>
            </w:r>
          </w:p>
        </w:tc>
      </w:tr>
      <w:tr w:rsidR="007A1F44" w:rsidRPr="00977EA3" w14:paraId="4B762A59" w14:textId="77777777" w:rsidTr="00D372D5">
        <w:trPr>
          <w:cantSplit/>
          <w:tblHeader/>
          <w:jc w:val="center"/>
        </w:trPr>
        <w:tc>
          <w:tcPr>
            <w:tcW w:w="2665" w:type="dxa"/>
            <w:vMerge/>
            <w:shd w:val="clear" w:color="auto" w:fill="D9D9D9"/>
          </w:tcPr>
          <w:p w14:paraId="175142FE" w14:textId="77777777" w:rsidR="007A1F44" w:rsidRPr="00977EA3" w:rsidRDefault="007A1F44" w:rsidP="008F5F21">
            <w:pPr>
              <w:pStyle w:val="TableEntryHeader"/>
              <w:rPr>
                <w:noProof w:val="0"/>
                <w:sz w:val="20"/>
              </w:rPr>
            </w:pPr>
          </w:p>
        </w:tc>
        <w:tc>
          <w:tcPr>
            <w:tcW w:w="2976" w:type="dxa"/>
            <w:gridSpan w:val="2"/>
            <w:shd w:val="clear" w:color="auto" w:fill="D9D9D9"/>
          </w:tcPr>
          <w:p w14:paraId="2383C4CB" w14:textId="77777777" w:rsidR="007A1F44" w:rsidRPr="00977EA3" w:rsidRDefault="007A1F44" w:rsidP="00A063AC">
            <w:pPr>
              <w:pStyle w:val="TableEntryHeader"/>
              <w:rPr>
                <w:noProof w:val="0"/>
              </w:rPr>
            </w:pPr>
            <w:r w:rsidRPr="00977EA3">
              <w:rPr>
                <w:noProof w:val="0"/>
              </w:rPr>
              <w:t>insert</w:t>
            </w:r>
          </w:p>
        </w:tc>
        <w:tc>
          <w:tcPr>
            <w:tcW w:w="3119" w:type="dxa"/>
            <w:gridSpan w:val="2"/>
            <w:shd w:val="clear" w:color="auto" w:fill="D9D9D9"/>
          </w:tcPr>
          <w:p w14:paraId="11217445" w14:textId="77777777" w:rsidR="007A1F44" w:rsidRPr="00977EA3" w:rsidRDefault="007A1F44" w:rsidP="00A53067">
            <w:pPr>
              <w:pStyle w:val="TableEntryHeader"/>
              <w:rPr>
                <w:noProof w:val="0"/>
              </w:rPr>
            </w:pPr>
            <w:r w:rsidRPr="00977EA3">
              <w:rPr>
                <w:noProof w:val="0"/>
              </w:rPr>
              <w:t>cancel</w:t>
            </w:r>
          </w:p>
        </w:tc>
      </w:tr>
      <w:tr w:rsidR="007A1F44" w:rsidRPr="00977EA3" w14:paraId="15DB7B53" w14:textId="77777777" w:rsidTr="00D372D5">
        <w:trPr>
          <w:cantSplit/>
          <w:trHeight w:val="269"/>
          <w:jc w:val="center"/>
        </w:trPr>
        <w:tc>
          <w:tcPr>
            <w:tcW w:w="2665" w:type="dxa"/>
            <w:vAlign w:val="center"/>
          </w:tcPr>
          <w:p w14:paraId="0F43636A" w14:textId="77777777" w:rsidR="007A1F44" w:rsidRPr="00977EA3" w:rsidRDefault="007A1F44">
            <w:pPr>
              <w:pStyle w:val="TableEntry"/>
              <w:keepNext/>
              <w:jc w:val="center"/>
              <w:rPr>
                <w:noProof w:val="0"/>
              </w:rPr>
            </w:pPr>
            <w:r w:rsidRPr="00977EA3">
              <w:rPr>
                <w:noProof w:val="0"/>
              </w:rPr>
              <w:t>Admit inpatient</w:t>
            </w:r>
          </w:p>
        </w:tc>
        <w:tc>
          <w:tcPr>
            <w:tcW w:w="708" w:type="dxa"/>
            <w:vAlign w:val="center"/>
          </w:tcPr>
          <w:p w14:paraId="27498D23" w14:textId="77777777" w:rsidR="007A1F44" w:rsidRPr="00977EA3" w:rsidRDefault="007A1F44">
            <w:pPr>
              <w:pStyle w:val="TableEntry"/>
              <w:keepNext/>
              <w:jc w:val="center"/>
              <w:rPr>
                <w:noProof w:val="0"/>
              </w:rPr>
            </w:pPr>
            <w:r w:rsidRPr="00977EA3">
              <w:rPr>
                <w:noProof w:val="0"/>
              </w:rPr>
              <w:t>A01</w:t>
            </w:r>
          </w:p>
        </w:tc>
        <w:tc>
          <w:tcPr>
            <w:tcW w:w="2268" w:type="dxa"/>
            <w:vAlign w:val="center"/>
          </w:tcPr>
          <w:p w14:paraId="4BB830F6" w14:textId="77777777" w:rsidR="007A1F44" w:rsidRPr="00977EA3" w:rsidRDefault="007A1F44">
            <w:pPr>
              <w:pStyle w:val="TableEntry"/>
              <w:keepNext/>
              <w:jc w:val="center"/>
              <w:rPr>
                <w:noProof w:val="0"/>
              </w:rPr>
            </w:pPr>
            <w:r w:rsidRPr="00977EA3">
              <w:rPr>
                <w:noProof w:val="0"/>
              </w:rPr>
              <w:t>ADT^A01^ADT_A01</w:t>
            </w:r>
          </w:p>
        </w:tc>
        <w:tc>
          <w:tcPr>
            <w:tcW w:w="709" w:type="dxa"/>
            <w:vMerge w:val="restart"/>
            <w:vAlign w:val="center"/>
          </w:tcPr>
          <w:p w14:paraId="743B1E83" w14:textId="77777777" w:rsidR="007A1F44" w:rsidRPr="00977EA3" w:rsidRDefault="007A1F44">
            <w:pPr>
              <w:pStyle w:val="TableEntry"/>
              <w:keepNext/>
              <w:jc w:val="center"/>
              <w:rPr>
                <w:noProof w:val="0"/>
              </w:rPr>
            </w:pPr>
            <w:r w:rsidRPr="00977EA3">
              <w:rPr>
                <w:noProof w:val="0"/>
              </w:rPr>
              <w:t>A11</w:t>
            </w:r>
          </w:p>
        </w:tc>
        <w:tc>
          <w:tcPr>
            <w:tcW w:w="2410" w:type="dxa"/>
            <w:vMerge w:val="restart"/>
            <w:vAlign w:val="center"/>
          </w:tcPr>
          <w:p w14:paraId="1B0E7CEE" w14:textId="77777777" w:rsidR="007A1F44" w:rsidRPr="00977EA3" w:rsidRDefault="007A1F44">
            <w:pPr>
              <w:pStyle w:val="TableEntry"/>
              <w:keepNext/>
              <w:jc w:val="center"/>
              <w:rPr>
                <w:noProof w:val="0"/>
              </w:rPr>
            </w:pPr>
            <w:r w:rsidRPr="00977EA3">
              <w:rPr>
                <w:noProof w:val="0"/>
              </w:rPr>
              <w:t>ADT^A11^ADT_A09</w:t>
            </w:r>
          </w:p>
        </w:tc>
      </w:tr>
      <w:tr w:rsidR="007A1F44" w:rsidRPr="00977EA3" w14:paraId="68D184AA" w14:textId="77777777" w:rsidTr="00D372D5">
        <w:trPr>
          <w:cantSplit/>
          <w:jc w:val="center"/>
        </w:trPr>
        <w:tc>
          <w:tcPr>
            <w:tcW w:w="2665" w:type="dxa"/>
            <w:vAlign w:val="center"/>
          </w:tcPr>
          <w:p w14:paraId="2016CFDC" w14:textId="77777777" w:rsidR="007A1F44" w:rsidRPr="00977EA3" w:rsidRDefault="007A1F44">
            <w:pPr>
              <w:pStyle w:val="TableEntry"/>
              <w:keepNext/>
              <w:jc w:val="center"/>
              <w:rPr>
                <w:noProof w:val="0"/>
              </w:rPr>
            </w:pPr>
            <w:r w:rsidRPr="00977EA3">
              <w:rPr>
                <w:noProof w:val="0"/>
              </w:rPr>
              <w:t>Register outpatient</w:t>
            </w:r>
          </w:p>
        </w:tc>
        <w:tc>
          <w:tcPr>
            <w:tcW w:w="708" w:type="dxa"/>
            <w:vAlign w:val="center"/>
          </w:tcPr>
          <w:p w14:paraId="2630E0F2" w14:textId="77777777" w:rsidR="007A1F44" w:rsidRPr="00977EA3" w:rsidRDefault="007A1F44">
            <w:pPr>
              <w:pStyle w:val="TableEntry"/>
              <w:keepNext/>
              <w:jc w:val="center"/>
              <w:rPr>
                <w:noProof w:val="0"/>
              </w:rPr>
            </w:pPr>
            <w:r w:rsidRPr="00977EA3">
              <w:rPr>
                <w:noProof w:val="0"/>
              </w:rPr>
              <w:t>A04</w:t>
            </w:r>
          </w:p>
        </w:tc>
        <w:tc>
          <w:tcPr>
            <w:tcW w:w="2268" w:type="dxa"/>
            <w:vAlign w:val="center"/>
          </w:tcPr>
          <w:p w14:paraId="3C327C54" w14:textId="77777777" w:rsidR="007A1F44" w:rsidRPr="00977EA3" w:rsidRDefault="007A1F44">
            <w:pPr>
              <w:pStyle w:val="TableEntry"/>
              <w:keepNext/>
              <w:jc w:val="center"/>
              <w:rPr>
                <w:noProof w:val="0"/>
              </w:rPr>
            </w:pPr>
            <w:r w:rsidRPr="00977EA3">
              <w:rPr>
                <w:noProof w:val="0"/>
              </w:rPr>
              <w:t>ADT^A04^ADT_A01</w:t>
            </w:r>
          </w:p>
        </w:tc>
        <w:tc>
          <w:tcPr>
            <w:tcW w:w="709" w:type="dxa"/>
            <w:vMerge/>
            <w:vAlign w:val="center"/>
          </w:tcPr>
          <w:p w14:paraId="77D8893D" w14:textId="77777777" w:rsidR="007A1F44" w:rsidRPr="00977EA3" w:rsidRDefault="007A1F44">
            <w:pPr>
              <w:pStyle w:val="TableEntry"/>
              <w:keepNext/>
              <w:jc w:val="center"/>
              <w:rPr>
                <w:noProof w:val="0"/>
              </w:rPr>
            </w:pPr>
          </w:p>
        </w:tc>
        <w:tc>
          <w:tcPr>
            <w:tcW w:w="2410" w:type="dxa"/>
            <w:vMerge/>
            <w:vAlign w:val="center"/>
          </w:tcPr>
          <w:p w14:paraId="4915EA7C" w14:textId="77777777" w:rsidR="007A1F44" w:rsidRPr="00977EA3" w:rsidRDefault="007A1F44">
            <w:pPr>
              <w:pStyle w:val="TableEntry"/>
              <w:keepNext/>
              <w:jc w:val="center"/>
              <w:rPr>
                <w:noProof w:val="0"/>
              </w:rPr>
            </w:pPr>
          </w:p>
        </w:tc>
      </w:tr>
      <w:tr w:rsidR="007A1F44" w:rsidRPr="00977EA3" w14:paraId="0B54A732" w14:textId="77777777" w:rsidTr="00D372D5">
        <w:trPr>
          <w:cantSplit/>
          <w:jc w:val="center"/>
        </w:trPr>
        <w:tc>
          <w:tcPr>
            <w:tcW w:w="2665" w:type="dxa"/>
            <w:vAlign w:val="center"/>
          </w:tcPr>
          <w:p w14:paraId="48DB63FF" w14:textId="77777777" w:rsidR="007A1F44" w:rsidRPr="00977EA3" w:rsidRDefault="007A1F44">
            <w:pPr>
              <w:pStyle w:val="TableEntry"/>
              <w:keepNext/>
              <w:jc w:val="center"/>
              <w:rPr>
                <w:noProof w:val="0"/>
              </w:rPr>
            </w:pPr>
            <w:r w:rsidRPr="00977EA3">
              <w:rPr>
                <w:noProof w:val="0"/>
              </w:rPr>
              <w:t>Discharge patient</w:t>
            </w:r>
          </w:p>
        </w:tc>
        <w:tc>
          <w:tcPr>
            <w:tcW w:w="708" w:type="dxa"/>
            <w:vAlign w:val="center"/>
          </w:tcPr>
          <w:p w14:paraId="2397F93E" w14:textId="77777777" w:rsidR="007A1F44" w:rsidRPr="00977EA3" w:rsidRDefault="007A1F44">
            <w:pPr>
              <w:pStyle w:val="TableEntry"/>
              <w:keepNext/>
              <w:jc w:val="center"/>
              <w:rPr>
                <w:noProof w:val="0"/>
              </w:rPr>
            </w:pPr>
            <w:r w:rsidRPr="00977EA3">
              <w:rPr>
                <w:noProof w:val="0"/>
              </w:rPr>
              <w:t>A03</w:t>
            </w:r>
          </w:p>
        </w:tc>
        <w:tc>
          <w:tcPr>
            <w:tcW w:w="2268" w:type="dxa"/>
            <w:vAlign w:val="center"/>
          </w:tcPr>
          <w:p w14:paraId="18417D91" w14:textId="77777777" w:rsidR="007A1F44" w:rsidRPr="00977EA3" w:rsidRDefault="007A1F44">
            <w:pPr>
              <w:pStyle w:val="TableEntry"/>
              <w:keepNext/>
              <w:jc w:val="center"/>
              <w:rPr>
                <w:noProof w:val="0"/>
              </w:rPr>
            </w:pPr>
            <w:r w:rsidRPr="00977EA3">
              <w:rPr>
                <w:noProof w:val="0"/>
              </w:rPr>
              <w:t>ADT^A03^ADT_A03</w:t>
            </w:r>
          </w:p>
        </w:tc>
        <w:tc>
          <w:tcPr>
            <w:tcW w:w="709" w:type="dxa"/>
            <w:vAlign w:val="center"/>
          </w:tcPr>
          <w:p w14:paraId="237AE670" w14:textId="77777777" w:rsidR="007A1F44" w:rsidRPr="00977EA3" w:rsidRDefault="007A1F44">
            <w:pPr>
              <w:pStyle w:val="TableEntry"/>
              <w:keepNext/>
              <w:jc w:val="center"/>
              <w:rPr>
                <w:noProof w:val="0"/>
              </w:rPr>
            </w:pPr>
            <w:r w:rsidRPr="00977EA3">
              <w:rPr>
                <w:noProof w:val="0"/>
              </w:rPr>
              <w:t>A13</w:t>
            </w:r>
          </w:p>
        </w:tc>
        <w:tc>
          <w:tcPr>
            <w:tcW w:w="2410" w:type="dxa"/>
            <w:vAlign w:val="center"/>
          </w:tcPr>
          <w:p w14:paraId="3CE72A75" w14:textId="77777777" w:rsidR="007A1F44" w:rsidRPr="00977EA3" w:rsidRDefault="007A1F44">
            <w:pPr>
              <w:pStyle w:val="TableEntry"/>
              <w:keepNext/>
              <w:jc w:val="center"/>
              <w:rPr>
                <w:noProof w:val="0"/>
              </w:rPr>
            </w:pPr>
            <w:r w:rsidRPr="00977EA3">
              <w:rPr>
                <w:noProof w:val="0"/>
              </w:rPr>
              <w:t>ADT^A13^ADT_A01</w:t>
            </w:r>
          </w:p>
        </w:tc>
      </w:tr>
      <w:tr w:rsidR="007A1F44" w:rsidRPr="00977EA3" w14:paraId="2FF7EE7E" w14:textId="77777777" w:rsidTr="00D372D5">
        <w:trPr>
          <w:cantSplit/>
          <w:jc w:val="center"/>
        </w:trPr>
        <w:tc>
          <w:tcPr>
            <w:tcW w:w="2665" w:type="dxa"/>
            <w:vAlign w:val="center"/>
          </w:tcPr>
          <w:p w14:paraId="499ED0BA" w14:textId="77777777" w:rsidR="007A1F44" w:rsidRPr="00977EA3" w:rsidRDefault="007A1F44">
            <w:pPr>
              <w:pStyle w:val="TableEntry"/>
              <w:keepNext/>
              <w:jc w:val="center"/>
              <w:rPr>
                <w:noProof w:val="0"/>
              </w:rPr>
            </w:pPr>
            <w:r w:rsidRPr="00977EA3">
              <w:rPr>
                <w:noProof w:val="0"/>
              </w:rPr>
              <w:t>Patient departing - Tracking</w:t>
            </w:r>
          </w:p>
        </w:tc>
        <w:tc>
          <w:tcPr>
            <w:tcW w:w="708" w:type="dxa"/>
            <w:vAlign w:val="center"/>
          </w:tcPr>
          <w:p w14:paraId="6CBA45CF" w14:textId="77777777" w:rsidR="007A1F44" w:rsidRPr="00977EA3" w:rsidRDefault="007A1F44">
            <w:pPr>
              <w:pStyle w:val="TableEntry"/>
              <w:keepNext/>
              <w:jc w:val="center"/>
              <w:rPr>
                <w:noProof w:val="0"/>
              </w:rPr>
            </w:pPr>
            <w:r w:rsidRPr="00977EA3">
              <w:rPr>
                <w:noProof w:val="0"/>
              </w:rPr>
              <w:t>A09</w:t>
            </w:r>
          </w:p>
        </w:tc>
        <w:tc>
          <w:tcPr>
            <w:tcW w:w="2268" w:type="dxa"/>
            <w:vAlign w:val="center"/>
          </w:tcPr>
          <w:p w14:paraId="41151906" w14:textId="77777777" w:rsidR="007A1F44" w:rsidRPr="00977EA3" w:rsidRDefault="007A1F44">
            <w:pPr>
              <w:pStyle w:val="TableEntry"/>
              <w:keepNext/>
              <w:jc w:val="center"/>
              <w:rPr>
                <w:noProof w:val="0"/>
              </w:rPr>
            </w:pPr>
            <w:r w:rsidRPr="00977EA3">
              <w:rPr>
                <w:noProof w:val="0"/>
              </w:rPr>
              <w:t>ADT^A09^ADT_A09</w:t>
            </w:r>
          </w:p>
        </w:tc>
        <w:tc>
          <w:tcPr>
            <w:tcW w:w="709" w:type="dxa"/>
            <w:vAlign w:val="center"/>
          </w:tcPr>
          <w:p w14:paraId="616DDAB6" w14:textId="77777777" w:rsidR="007A1F44" w:rsidRPr="00977EA3" w:rsidRDefault="007A1F44">
            <w:pPr>
              <w:pStyle w:val="TableEntry"/>
              <w:keepNext/>
              <w:jc w:val="center"/>
              <w:rPr>
                <w:noProof w:val="0"/>
              </w:rPr>
            </w:pPr>
            <w:r w:rsidRPr="00977EA3">
              <w:rPr>
                <w:noProof w:val="0"/>
              </w:rPr>
              <w:t>A33</w:t>
            </w:r>
          </w:p>
        </w:tc>
        <w:tc>
          <w:tcPr>
            <w:tcW w:w="2410" w:type="dxa"/>
            <w:vAlign w:val="center"/>
          </w:tcPr>
          <w:p w14:paraId="4E6C68A9" w14:textId="77777777" w:rsidR="007A1F44" w:rsidRPr="00977EA3" w:rsidRDefault="007A1F44">
            <w:pPr>
              <w:pStyle w:val="TableEntry"/>
              <w:keepNext/>
              <w:jc w:val="center"/>
              <w:rPr>
                <w:noProof w:val="0"/>
              </w:rPr>
            </w:pPr>
            <w:r w:rsidRPr="00977EA3">
              <w:rPr>
                <w:noProof w:val="0"/>
              </w:rPr>
              <w:t>ADT^A33^ADT_A21</w:t>
            </w:r>
          </w:p>
        </w:tc>
      </w:tr>
      <w:tr w:rsidR="007A1F44" w:rsidRPr="00977EA3" w14:paraId="21B800FD" w14:textId="77777777" w:rsidTr="00D372D5">
        <w:trPr>
          <w:cantSplit/>
          <w:jc w:val="center"/>
        </w:trPr>
        <w:tc>
          <w:tcPr>
            <w:tcW w:w="2665" w:type="dxa"/>
            <w:vAlign w:val="center"/>
          </w:tcPr>
          <w:p w14:paraId="55851C1B" w14:textId="77777777" w:rsidR="007A1F44" w:rsidRPr="00977EA3" w:rsidRDefault="007A1F44">
            <w:pPr>
              <w:pStyle w:val="TableEntry"/>
              <w:keepNext/>
              <w:jc w:val="center"/>
              <w:rPr>
                <w:noProof w:val="0"/>
              </w:rPr>
            </w:pPr>
            <w:r w:rsidRPr="00977EA3">
              <w:rPr>
                <w:noProof w:val="0"/>
              </w:rPr>
              <w:t>Patient arriving - Tracking</w:t>
            </w:r>
          </w:p>
        </w:tc>
        <w:tc>
          <w:tcPr>
            <w:tcW w:w="708" w:type="dxa"/>
            <w:vAlign w:val="center"/>
          </w:tcPr>
          <w:p w14:paraId="6E942AD2" w14:textId="77777777" w:rsidR="007A1F44" w:rsidRPr="00977EA3" w:rsidRDefault="007A1F44">
            <w:pPr>
              <w:pStyle w:val="TableEntry"/>
              <w:keepNext/>
              <w:jc w:val="center"/>
              <w:rPr>
                <w:noProof w:val="0"/>
              </w:rPr>
            </w:pPr>
            <w:r w:rsidRPr="00977EA3">
              <w:rPr>
                <w:noProof w:val="0"/>
              </w:rPr>
              <w:t>A10</w:t>
            </w:r>
          </w:p>
        </w:tc>
        <w:tc>
          <w:tcPr>
            <w:tcW w:w="2268" w:type="dxa"/>
            <w:vAlign w:val="center"/>
          </w:tcPr>
          <w:p w14:paraId="453BB386" w14:textId="77777777" w:rsidR="007A1F44" w:rsidRPr="00977EA3" w:rsidRDefault="007A1F44">
            <w:pPr>
              <w:pStyle w:val="TableEntry"/>
              <w:keepNext/>
              <w:jc w:val="center"/>
              <w:rPr>
                <w:noProof w:val="0"/>
              </w:rPr>
            </w:pPr>
            <w:r w:rsidRPr="00977EA3">
              <w:rPr>
                <w:noProof w:val="0"/>
              </w:rPr>
              <w:t>ADT^A10^ADT_A09</w:t>
            </w:r>
          </w:p>
        </w:tc>
        <w:tc>
          <w:tcPr>
            <w:tcW w:w="709" w:type="dxa"/>
            <w:vAlign w:val="center"/>
          </w:tcPr>
          <w:p w14:paraId="1E62F1A0" w14:textId="77777777" w:rsidR="007A1F44" w:rsidRPr="00977EA3" w:rsidRDefault="007A1F44">
            <w:pPr>
              <w:pStyle w:val="TableEntry"/>
              <w:keepNext/>
              <w:jc w:val="center"/>
              <w:rPr>
                <w:noProof w:val="0"/>
              </w:rPr>
            </w:pPr>
            <w:r w:rsidRPr="00977EA3">
              <w:rPr>
                <w:noProof w:val="0"/>
              </w:rPr>
              <w:t>A32</w:t>
            </w:r>
          </w:p>
        </w:tc>
        <w:tc>
          <w:tcPr>
            <w:tcW w:w="2410" w:type="dxa"/>
            <w:vAlign w:val="center"/>
          </w:tcPr>
          <w:p w14:paraId="54DC47B6" w14:textId="77777777" w:rsidR="007A1F44" w:rsidRPr="00977EA3" w:rsidRDefault="007A1F44">
            <w:pPr>
              <w:pStyle w:val="TableEntry"/>
              <w:keepNext/>
              <w:jc w:val="center"/>
              <w:rPr>
                <w:noProof w:val="0"/>
              </w:rPr>
            </w:pPr>
            <w:r w:rsidRPr="00977EA3">
              <w:rPr>
                <w:noProof w:val="0"/>
              </w:rPr>
              <w:t>ADT^A32^ADT_A21</w:t>
            </w:r>
          </w:p>
        </w:tc>
      </w:tr>
    </w:tbl>
    <w:p w14:paraId="2B0AA4A8" w14:textId="77777777" w:rsidR="007A1F44" w:rsidRPr="00977EA3" w:rsidRDefault="007A1F44" w:rsidP="00775340">
      <w:pPr>
        <w:pStyle w:val="Corpotesto"/>
      </w:pPr>
    </w:p>
    <w:p w14:paraId="525B8417" w14:textId="77777777" w:rsidR="007A1F44" w:rsidRPr="00977EA3" w:rsidRDefault="007A1F44" w:rsidP="00775340">
      <w:pPr>
        <w:pStyle w:val="Corpotesto"/>
      </w:pPr>
      <w:r w:rsidRPr="00977EA3">
        <w:t xml:space="preserve">A system implementing this option shall support these 9 trigger events and messages. </w:t>
      </w:r>
    </w:p>
    <w:p w14:paraId="1BE75600" w14:textId="77777777" w:rsidR="007A1F44" w:rsidRPr="00977EA3" w:rsidRDefault="007A1F44" w:rsidP="00775340">
      <w:pPr>
        <w:pStyle w:val="Corpotesto"/>
      </w:pPr>
      <w:r w:rsidRPr="00977EA3">
        <w:t>Figure 3.31-5 below depicts the messages added by this option to the basic subset.</w:t>
      </w:r>
    </w:p>
    <w:p w14:paraId="14DB0A34" w14:textId="77777777" w:rsidR="007A1F44" w:rsidRPr="00977EA3" w:rsidRDefault="007A1F44" w:rsidP="00E40A93">
      <w:pPr>
        <w:pStyle w:val="Corpotesto"/>
      </w:pPr>
    </w:p>
    <w:p w14:paraId="32233C51" w14:textId="77777777" w:rsidR="007A1F44" w:rsidRPr="00977EA3" w:rsidRDefault="002E21BE">
      <w:pPr>
        <w:jc w:val="center"/>
      </w:pPr>
      <w:r w:rsidRPr="00977EA3">
        <w:rPr>
          <w:noProof/>
        </w:rPr>
        <w:object w:dxaOrig="7202" w:dyaOrig="5409" w14:anchorId="0CC8BD9A">
          <v:shape id="_x0000_i1034" type="#_x0000_t75" alt="" style="width:353.25pt;height:267pt;mso-width-percent:0;mso-height-percent:0;mso-width-percent:0;mso-height-percent:0"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PowerPoint.Show.8" ShapeID="_x0000_i1034" DrawAspect="Content" ObjectID="_1620110858" r:id="rId41"/>
        </w:object>
      </w:r>
    </w:p>
    <w:p w14:paraId="0CCDB796" w14:textId="77777777" w:rsidR="007A1F44" w:rsidRPr="00977EA3" w:rsidRDefault="007A1F44">
      <w:pPr>
        <w:pStyle w:val="FigureTitle"/>
        <w:rPr>
          <w:noProof w:val="0"/>
        </w:rPr>
      </w:pPr>
      <w:r w:rsidRPr="00977EA3">
        <w:rPr>
          <w:noProof w:val="0"/>
        </w:rPr>
        <w:t>Figure 3.31-5: Additional Interactions for “Temporary Patient Transfers Tracking” Option</w:t>
      </w:r>
    </w:p>
    <w:p w14:paraId="4B08A5E5"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39" w:name="_Toc174249153"/>
      <w:bookmarkStart w:id="340" w:name="_Toc398544164"/>
      <w:r w:rsidRPr="00977EA3">
        <w:rPr>
          <w:noProof w:val="0"/>
        </w:rPr>
        <w:t>Historic Movement Management</w:t>
      </w:r>
      <w:bookmarkEnd w:id="339"/>
      <w:bookmarkEnd w:id="340"/>
    </w:p>
    <w:p w14:paraId="25D12912" w14:textId="77777777" w:rsidR="007A1F44" w:rsidRPr="00977EA3" w:rsidRDefault="007A1F44">
      <w:r w:rsidRPr="00977EA3">
        <w:t xml:space="preserve">This option adds the capability to cancel or update safely any Movement. </w:t>
      </w:r>
    </w:p>
    <w:p w14:paraId="64215A13" w14:textId="77777777" w:rsidR="007A1F44" w:rsidRPr="00977EA3" w:rsidRDefault="007A1F44">
      <w:r w:rsidRPr="00977EA3">
        <w:t xml:space="preserve">The Movement updated can be the current Movement (currently active or pending) or a Movement in the past (i.e., historic Movement). </w:t>
      </w:r>
    </w:p>
    <w:p w14:paraId="6E897021" w14:textId="77777777" w:rsidR="007A1F44" w:rsidRPr="00977EA3" w:rsidRDefault="007A1F44">
      <w:r w:rsidRPr="00977EA3">
        <w:t>The Movement canceled can only be the current Movement (currently active or pending).</w:t>
      </w:r>
    </w:p>
    <w:p w14:paraId="299F8B0A" w14:textId="60654115" w:rsidR="007A1F44" w:rsidRPr="00977EA3" w:rsidRDefault="007A1F44">
      <w:r w:rsidRPr="00977EA3">
        <w:t xml:space="preserve">This capability is supported by the addition of segment ZBE below PV1/PV2. With this option, this ZBE segment is required at this position in the messages associated with the following trigger events: A01, A02, A03, A04, A05, A06, A07, A11, A12, A13, A14, A15, A16, A21, A22, A25, A26, A27, A38, A52, A53, A54, A55, Z99. In the following sections the ZBE segment is only shown in the message associated with trigger Z99 which is dedicated to the Historic Movement Management Option. In the other messages, this segment will appear whenever this option is active. </w:t>
      </w:r>
    </w:p>
    <w:p w14:paraId="68A5CB95" w14:textId="77777777" w:rsidR="007A1F44" w:rsidRPr="00977EA3" w:rsidRDefault="007A1F44">
      <w:r w:rsidRPr="00977EA3">
        <w:t>This segment ZBE brings the following features:</w:t>
      </w:r>
    </w:p>
    <w:p w14:paraId="3B8001E0" w14:textId="77777777" w:rsidR="008E3CF3" w:rsidRPr="00977EA3" w:rsidRDefault="007A1F44" w:rsidP="00EC243F">
      <w:pPr>
        <w:pStyle w:val="Puntoelenco2"/>
      </w:pPr>
      <w:r w:rsidRPr="00977EA3">
        <w:t xml:space="preserve">It enables unique identification of the Movement (including admission and discharge). </w:t>
      </w:r>
    </w:p>
    <w:p w14:paraId="38D4B3AF" w14:textId="77777777" w:rsidR="008E3CF3" w:rsidRPr="00977EA3" w:rsidRDefault="007A1F44" w:rsidP="00EC243F">
      <w:pPr>
        <w:pStyle w:val="Puntoelenco2"/>
      </w:pPr>
      <w:r w:rsidRPr="00977EA3">
        <w:t xml:space="preserve">It carries an action code that describes the action to be performed on this Movement: The three possible actions are: </w:t>
      </w:r>
    </w:p>
    <w:p w14:paraId="52FE1B16" w14:textId="77777777" w:rsidR="008E3CF3" w:rsidRPr="00977EA3" w:rsidRDefault="007A1F44" w:rsidP="00EC243F">
      <w:pPr>
        <w:pStyle w:val="Puntoelenco3"/>
        <w:numPr>
          <w:ilvl w:val="0"/>
          <w:numId w:val="17"/>
        </w:numPr>
      </w:pPr>
      <w:r w:rsidRPr="00977EA3">
        <w:rPr>
          <w:b/>
          <w:bCs/>
        </w:rPr>
        <w:t>INSERT</w:t>
      </w:r>
      <w:r w:rsidRPr="00977EA3">
        <w:t xml:space="preserve">: The receiver must interpret the content of this message as a new Movement. </w:t>
      </w:r>
    </w:p>
    <w:p w14:paraId="79620503" w14:textId="77777777" w:rsidR="008E3CF3" w:rsidRPr="00977EA3" w:rsidRDefault="007A1F44" w:rsidP="00EC243F">
      <w:pPr>
        <w:pStyle w:val="Puntoelenco3"/>
        <w:numPr>
          <w:ilvl w:val="0"/>
          <w:numId w:val="17"/>
        </w:numPr>
      </w:pPr>
      <w:r w:rsidRPr="00977EA3">
        <w:rPr>
          <w:b/>
          <w:bCs/>
        </w:rPr>
        <w:lastRenderedPageBreak/>
        <w:t>CANCEL</w:t>
      </w:r>
      <w:r w:rsidRPr="00977EA3">
        <w:t>: This action code is always associated with a “cancel” trigger event. The receiver shall delete the corresponding Movement (matched with its unique identifier). Only the current Movement can be cancelled.</w:t>
      </w:r>
    </w:p>
    <w:p w14:paraId="4067451E" w14:textId="77777777" w:rsidR="008E3CF3" w:rsidRPr="00977EA3" w:rsidRDefault="007A1F44" w:rsidP="00EC243F">
      <w:pPr>
        <w:pStyle w:val="Puntoelenco3"/>
        <w:numPr>
          <w:ilvl w:val="0"/>
          <w:numId w:val="17"/>
        </w:numPr>
      </w:pPr>
      <w:r w:rsidRPr="00977EA3">
        <w:rPr>
          <w:b/>
          <w:bCs/>
        </w:rPr>
        <w:t>UPDATE</w:t>
      </w:r>
      <w:r w:rsidRPr="00977EA3">
        <w:t xml:space="preserve">: This action code is associated with the dedicated trigger event Z99 described in </w:t>
      </w:r>
      <w:r w:rsidR="00292B01" w:rsidRPr="00977EA3">
        <w:t>Section</w:t>
      </w:r>
      <w:r w:rsidRPr="00977EA3">
        <w:t xml:space="preserve"> 3.31.7.30. The receiver shall update the corresponding Movement (matched with its unique identifier), which can be the current Movement or a historic Movement.</w:t>
      </w:r>
    </w:p>
    <w:p w14:paraId="54D361A5" w14:textId="77777777" w:rsidR="008E3CF3" w:rsidRPr="00977EA3" w:rsidRDefault="007A1F44" w:rsidP="00EC243F">
      <w:pPr>
        <w:pStyle w:val="Puntoelenco2"/>
      </w:pPr>
      <w:r w:rsidRPr="00977EA3">
        <w:t>In the case of UPDATE or CANCEL, the ZBE segment carries the code of the original trigger event that was associated with the action INSERT of the related Movement.</w:t>
      </w:r>
    </w:p>
    <w:p w14:paraId="4C55D74C" w14:textId="77777777" w:rsidR="008E3CF3" w:rsidRPr="00977EA3" w:rsidRDefault="007A1F44" w:rsidP="00EC243F">
      <w:pPr>
        <w:pStyle w:val="Puntoelenco2"/>
      </w:pPr>
      <w:r w:rsidRPr="00977EA3">
        <w:t>It carries an indicator “Historic Movement” informing whether the action to perform is about the current Movement or a Historic one.</w:t>
      </w:r>
    </w:p>
    <w:p w14:paraId="14316F14" w14:textId="77777777" w:rsidR="008E3CF3" w:rsidRPr="00977EA3" w:rsidRDefault="007A1F44" w:rsidP="00EC243F">
      <w:pPr>
        <w:pStyle w:val="Puntoelenco2"/>
      </w:pPr>
      <w:r w:rsidRPr="00977EA3">
        <w:t>It provides the starting date/time of the “sub-encounter” that this Movement initiates.</w:t>
      </w:r>
    </w:p>
    <w:p w14:paraId="477F1E65" w14:textId="77777777" w:rsidR="008E3CF3" w:rsidRPr="00977EA3" w:rsidRDefault="007A1F44" w:rsidP="00EC243F">
      <w:pPr>
        <w:pStyle w:val="Puntoelenco2"/>
      </w:pPr>
      <w:r w:rsidRPr="00977EA3">
        <w:t xml:space="preserve">It carries the ward to which this patient is assigned during this sub-encounter. </w:t>
      </w:r>
    </w:p>
    <w:p w14:paraId="72BDD125" w14:textId="77777777" w:rsidR="007A1F44" w:rsidRPr="00977EA3" w:rsidRDefault="007A1F44">
      <w:r w:rsidRPr="00977EA3">
        <w:t>This option may apply to any combination of the previous subsets, except Temporary Patient Transfers Tracking (Temporary Patient Transfers do not need to be uniquely identified).</w:t>
      </w:r>
    </w:p>
    <w:p w14:paraId="770D6B14" w14:textId="77777777" w:rsidR="007A1F44" w:rsidRPr="00977EA3" w:rsidRDefault="007A1F44">
      <w:r w:rsidRPr="00977EA3">
        <w:rPr>
          <w:b/>
          <w:bCs/>
          <w:u w:val="single"/>
        </w:rPr>
        <w:t xml:space="preserve">Implementation note: </w:t>
      </w:r>
      <w:r w:rsidRPr="00977EA3">
        <w:t>The Patient Encounter Consumer must support transaction log update to maintain integrity of the Movement records.</w:t>
      </w:r>
    </w:p>
    <w:p w14:paraId="58D1DB2B"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41" w:name="_Toc398544165"/>
      <w:r w:rsidRPr="00977EA3">
        <w:rPr>
          <w:noProof w:val="0"/>
        </w:rPr>
        <w:t>Acknowledgement Support</w:t>
      </w:r>
      <w:bookmarkEnd w:id="341"/>
    </w:p>
    <w:p w14:paraId="05D1F909" w14:textId="77777777" w:rsidR="007A1F44" w:rsidRPr="00977EA3" w:rsidRDefault="007A1F44" w:rsidP="006D3392">
      <w:r w:rsidRPr="00977EA3">
        <w:t xml:space="preserve">An actor that claims support for </w:t>
      </w:r>
      <w:r w:rsidR="00233B3E" w:rsidRPr="00977EA3">
        <w:t>the Acknowledgement</w:t>
      </w:r>
      <w:r w:rsidRPr="00977EA3">
        <w:t xml:space="preserve"> Support Option shall be capable of using the enhanced acknowledgement mode as defined in the HL7 v2.x standard. See HL7 Volume 2C, Section C.2.3 for further details.</w:t>
      </w:r>
    </w:p>
    <w:p w14:paraId="634B7DC6" w14:textId="77777777" w:rsidR="008E3CF3" w:rsidRPr="00977EA3" w:rsidRDefault="007A1F44" w:rsidP="00EC243F">
      <w:pPr>
        <w:pStyle w:val="Titolo4"/>
        <w:numPr>
          <w:ilvl w:val="3"/>
          <w:numId w:val="8"/>
        </w:numPr>
        <w:tabs>
          <w:tab w:val="clear" w:pos="2160"/>
          <w:tab w:val="clear" w:pos="2880"/>
          <w:tab w:val="clear" w:pos="3600"/>
        </w:tabs>
        <w:rPr>
          <w:noProof w:val="0"/>
        </w:rPr>
      </w:pPr>
      <w:r w:rsidRPr="00977EA3">
        <w:rPr>
          <w:noProof w:val="0"/>
        </w:rPr>
        <w:t xml:space="preserve"> </w:t>
      </w:r>
      <w:bookmarkStart w:id="342" w:name="_Toc398544166"/>
      <w:r w:rsidRPr="00977EA3">
        <w:rPr>
          <w:noProof w:val="0"/>
        </w:rPr>
        <w:t>Ambulatory Patient Data</w:t>
      </w:r>
      <w:bookmarkEnd w:id="342"/>
    </w:p>
    <w:p w14:paraId="6224F4E9" w14:textId="77777777" w:rsidR="007A1F44" w:rsidRPr="00977EA3" w:rsidRDefault="007A1F44" w:rsidP="0090367F">
      <w:r w:rsidRPr="00977EA3">
        <w:t>If the Patient Encounter Supplier supports the Ambulatory Patient Data Option, it SHALL supply:</w:t>
      </w:r>
    </w:p>
    <w:p w14:paraId="3ED482A2" w14:textId="77777777" w:rsidR="007A1F44" w:rsidRPr="00977EA3" w:rsidRDefault="007A1F44">
      <w:r w:rsidRPr="00977EA3">
        <w:t xml:space="preserve">the patient address in field PID-11 for ambulatory patients whenever this address is known </w:t>
      </w:r>
    </w:p>
    <w:p w14:paraId="79A46195" w14:textId="77777777" w:rsidR="007A1F44" w:rsidRPr="00977EA3" w:rsidRDefault="007A1F44">
      <w:r w:rsidRPr="00977EA3">
        <w:t xml:space="preserve">the referring doctor in field PV1-8, if known, when registering an outpatient (MSH-9 Message Type is ADT^A04) or when pre-registering a patient (MSH-9 Message Type is ADT^A05) </w:t>
      </w:r>
    </w:p>
    <w:p w14:paraId="32407E13" w14:textId="77777777" w:rsidR="007A1F44" w:rsidRPr="00977EA3" w:rsidRDefault="007A1F44">
      <w:r w:rsidRPr="00977EA3">
        <w:t>the ambulatory status of the patient into field PV1-15 if this information is known.</w:t>
      </w:r>
    </w:p>
    <w:p w14:paraId="6F317CEF" w14:textId="77777777" w:rsidR="007A1F44" w:rsidRPr="00977EA3" w:rsidRDefault="007A1F44" w:rsidP="00D372D5">
      <w:pPr>
        <w:pStyle w:val="Titolo4"/>
        <w:numPr>
          <w:ilvl w:val="0"/>
          <w:numId w:val="0"/>
        </w:numPr>
        <w:tabs>
          <w:tab w:val="clear" w:pos="2160"/>
          <w:tab w:val="clear" w:pos="2880"/>
          <w:tab w:val="clear" w:pos="3600"/>
        </w:tabs>
        <w:rPr>
          <w:bCs/>
          <w:noProof w:val="0"/>
        </w:rPr>
      </w:pPr>
      <w:bookmarkStart w:id="343" w:name="_Toc398544167"/>
      <w:r w:rsidRPr="00977EA3">
        <w:rPr>
          <w:bCs/>
          <w:noProof w:val="0"/>
        </w:rPr>
        <w:t>3.31.5.9 Maintain Demographics Option</w:t>
      </w:r>
      <w:bookmarkEnd w:id="343"/>
    </w:p>
    <w:p w14:paraId="5892DB74" w14:textId="77777777" w:rsidR="007A1F44" w:rsidRPr="00977EA3" w:rsidRDefault="007A1F44" w:rsidP="0098263A">
      <w:pPr>
        <w:pStyle w:val="Corpotesto"/>
      </w:pPr>
      <w:r w:rsidRPr="00977EA3">
        <w:t xml:space="preserve">This option adds support to manage “Update patient information” and “Merge patient identifier list” in the context of an encounter. </w:t>
      </w:r>
    </w:p>
    <w:p w14:paraId="14F9CA15" w14:textId="77777777" w:rsidR="007A1F44" w:rsidRPr="00977EA3" w:rsidRDefault="007A1F44" w:rsidP="0098263A">
      <w:pPr>
        <w:pStyle w:val="Corpotesto"/>
      </w:pPr>
      <w:r w:rsidRPr="00977EA3">
        <w:t xml:space="preserve">The following is the required message set to support the </w:t>
      </w:r>
      <w:r w:rsidR="00233B3E" w:rsidRPr="00977EA3">
        <w:t>“Maintain</w:t>
      </w:r>
      <w:r w:rsidRPr="00977EA3">
        <w:t xml:space="preserve"> Demographics Option”: </w:t>
      </w:r>
    </w:p>
    <w:p w14:paraId="4DCA5268" w14:textId="77777777" w:rsidR="007A1F44" w:rsidRPr="00977EA3" w:rsidRDefault="007A1F44" w:rsidP="0098263A">
      <w:pPr>
        <w:pStyle w:val="Corpotesto"/>
      </w:pP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977EA3" w14:paraId="5643EA30" w14:textId="77777777" w:rsidTr="00C73D10">
        <w:trPr>
          <w:cantSplit/>
          <w:tblHeader/>
          <w:jc w:val="center"/>
        </w:trPr>
        <w:tc>
          <w:tcPr>
            <w:tcW w:w="1985" w:type="dxa"/>
            <w:vMerge w:val="restart"/>
            <w:shd w:val="clear" w:color="auto" w:fill="D9D9D9"/>
            <w:vAlign w:val="center"/>
          </w:tcPr>
          <w:p w14:paraId="65C84442" w14:textId="77777777" w:rsidR="007A1F44" w:rsidRPr="00977EA3" w:rsidRDefault="007A1F44" w:rsidP="00A063AC">
            <w:pPr>
              <w:pStyle w:val="TableEntryHeader"/>
              <w:rPr>
                <w:noProof w:val="0"/>
              </w:rPr>
            </w:pPr>
            <w:r w:rsidRPr="00977EA3">
              <w:rPr>
                <w:noProof w:val="0"/>
              </w:rPr>
              <w:lastRenderedPageBreak/>
              <w:t>Category of event</w:t>
            </w:r>
          </w:p>
        </w:tc>
        <w:tc>
          <w:tcPr>
            <w:tcW w:w="5924" w:type="dxa"/>
            <w:gridSpan w:val="4"/>
            <w:shd w:val="clear" w:color="auto" w:fill="D9D9D9"/>
          </w:tcPr>
          <w:p w14:paraId="4EEF8812" w14:textId="77777777" w:rsidR="007A1F44" w:rsidRPr="00977EA3" w:rsidRDefault="007A1F44" w:rsidP="00A53067">
            <w:pPr>
              <w:pStyle w:val="TableEntryHeader"/>
              <w:rPr>
                <w:noProof w:val="0"/>
              </w:rPr>
            </w:pPr>
            <w:r w:rsidRPr="00977EA3">
              <w:rPr>
                <w:noProof w:val="0"/>
              </w:rPr>
              <w:t>Trigger / Action</w:t>
            </w:r>
          </w:p>
        </w:tc>
      </w:tr>
      <w:tr w:rsidR="007A1F44" w:rsidRPr="00977EA3" w14:paraId="344F6EB5" w14:textId="77777777" w:rsidTr="00C73D10">
        <w:trPr>
          <w:cantSplit/>
          <w:tblHeader/>
          <w:jc w:val="center"/>
        </w:trPr>
        <w:tc>
          <w:tcPr>
            <w:tcW w:w="1985" w:type="dxa"/>
            <w:vMerge/>
            <w:shd w:val="clear" w:color="auto" w:fill="D9D9D9"/>
          </w:tcPr>
          <w:p w14:paraId="067C1081" w14:textId="77777777" w:rsidR="007A1F44" w:rsidRPr="00977EA3" w:rsidRDefault="007A1F44" w:rsidP="00C73D10">
            <w:pPr>
              <w:pStyle w:val="TableEntryHeader"/>
              <w:rPr>
                <w:noProof w:val="0"/>
                <w:sz w:val="20"/>
              </w:rPr>
            </w:pPr>
          </w:p>
        </w:tc>
        <w:tc>
          <w:tcPr>
            <w:tcW w:w="2948" w:type="dxa"/>
            <w:gridSpan w:val="2"/>
            <w:shd w:val="clear" w:color="auto" w:fill="D9D9D9"/>
          </w:tcPr>
          <w:p w14:paraId="6091C8E7" w14:textId="77777777" w:rsidR="007A1F44" w:rsidRPr="00977EA3" w:rsidRDefault="007A1F44" w:rsidP="00A063AC">
            <w:pPr>
              <w:pStyle w:val="TableEntryHeader"/>
              <w:rPr>
                <w:noProof w:val="0"/>
              </w:rPr>
            </w:pPr>
            <w:r w:rsidRPr="00977EA3">
              <w:rPr>
                <w:noProof w:val="0"/>
              </w:rPr>
              <w:t>insert</w:t>
            </w:r>
          </w:p>
        </w:tc>
        <w:tc>
          <w:tcPr>
            <w:tcW w:w="2976" w:type="dxa"/>
            <w:gridSpan w:val="2"/>
            <w:shd w:val="clear" w:color="auto" w:fill="D9D9D9"/>
          </w:tcPr>
          <w:p w14:paraId="53D52DEB" w14:textId="77777777" w:rsidR="007A1F44" w:rsidRPr="00977EA3" w:rsidRDefault="007A1F44" w:rsidP="00A53067">
            <w:pPr>
              <w:pStyle w:val="TableEntryHeader"/>
              <w:rPr>
                <w:noProof w:val="0"/>
              </w:rPr>
            </w:pPr>
            <w:r w:rsidRPr="00977EA3">
              <w:rPr>
                <w:noProof w:val="0"/>
              </w:rPr>
              <w:t>cancel</w:t>
            </w:r>
          </w:p>
        </w:tc>
      </w:tr>
      <w:tr w:rsidR="007A1F44" w:rsidRPr="00977EA3" w14:paraId="5CCB50C9" w14:textId="77777777" w:rsidTr="00C73D10">
        <w:trPr>
          <w:cantSplit/>
          <w:trHeight w:val="269"/>
          <w:jc w:val="center"/>
        </w:trPr>
        <w:tc>
          <w:tcPr>
            <w:tcW w:w="1985" w:type="dxa"/>
            <w:vAlign w:val="center"/>
          </w:tcPr>
          <w:p w14:paraId="6656E387" w14:textId="77777777" w:rsidR="007A1F44" w:rsidRPr="00977EA3" w:rsidRDefault="007A1F44" w:rsidP="00C73D10">
            <w:pPr>
              <w:pStyle w:val="TableEntry"/>
              <w:jc w:val="center"/>
              <w:rPr>
                <w:noProof w:val="0"/>
              </w:rPr>
            </w:pPr>
            <w:r w:rsidRPr="00977EA3">
              <w:rPr>
                <w:noProof w:val="0"/>
              </w:rPr>
              <w:t>Admit inpatient</w:t>
            </w:r>
          </w:p>
        </w:tc>
        <w:tc>
          <w:tcPr>
            <w:tcW w:w="680" w:type="dxa"/>
            <w:vAlign w:val="center"/>
          </w:tcPr>
          <w:p w14:paraId="2E63A0B7" w14:textId="77777777" w:rsidR="007A1F44" w:rsidRPr="00977EA3" w:rsidRDefault="007A1F44" w:rsidP="00C73D10">
            <w:pPr>
              <w:pStyle w:val="TableEntry"/>
              <w:jc w:val="center"/>
              <w:rPr>
                <w:noProof w:val="0"/>
              </w:rPr>
            </w:pPr>
            <w:r w:rsidRPr="00977EA3">
              <w:rPr>
                <w:noProof w:val="0"/>
              </w:rPr>
              <w:t>A01</w:t>
            </w:r>
          </w:p>
        </w:tc>
        <w:tc>
          <w:tcPr>
            <w:tcW w:w="2268" w:type="dxa"/>
            <w:vAlign w:val="center"/>
          </w:tcPr>
          <w:p w14:paraId="3F194AD2" w14:textId="77777777" w:rsidR="007A1F44" w:rsidRPr="00977EA3" w:rsidRDefault="007A1F44" w:rsidP="00C73D10">
            <w:pPr>
              <w:pStyle w:val="TableEntry"/>
              <w:jc w:val="center"/>
              <w:rPr>
                <w:noProof w:val="0"/>
              </w:rPr>
            </w:pPr>
            <w:r w:rsidRPr="00977EA3">
              <w:rPr>
                <w:noProof w:val="0"/>
              </w:rPr>
              <w:t>ADT^A01^ADT_A01</w:t>
            </w:r>
          </w:p>
        </w:tc>
        <w:tc>
          <w:tcPr>
            <w:tcW w:w="567" w:type="dxa"/>
            <w:vMerge w:val="restart"/>
            <w:vAlign w:val="center"/>
          </w:tcPr>
          <w:p w14:paraId="485838EC" w14:textId="77777777" w:rsidR="007A1F44" w:rsidRPr="00977EA3" w:rsidRDefault="007A1F44" w:rsidP="00C73D10">
            <w:pPr>
              <w:pStyle w:val="TableEntry"/>
              <w:jc w:val="center"/>
              <w:rPr>
                <w:noProof w:val="0"/>
              </w:rPr>
            </w:pPr>
            <w:r w:rsidRPr="00977EA3">
              <w:rPr>
                <w:noProof w:val="0"/>
              </w:rPr>
              <w:t>A11</w:t>
            </w:r>
          </w:p>
        </w:tc>
        <w:tc>
          <w:tcPr>
            <w:tcW w:w="2409" w:type="dxa"/>
            <w:vMerge w:val="restart"/>
            <w:vAlign w:val="center"/>
          </w:tcPr>
          <w:p w14:paraId="7B8C9F61" w14:textId="77777777" w:rsidR="007A1F44" w:rsidRPr="00977EA3" w:rsidRDefault="007A1F44" w:rsidP="00C73D10">
            <w:pPr>
              <w:pStyle w:val="TableEntry"/>
              <w:jc w:val="center"/>
              <w:rPr>
                <w:noProof w:val="0"/>
              </w:rPr>
            </w:pPr>
            <w:r w:rsidRPr="00977EA3">
              <w:rPr>
                <w:noProof w:val="0"/>
              </w:rPr>
              <w:t>ADT^A11^ADT_A09</w:t>
            </w:r>
          </w:p>
        </w:tc>
      </w:tr>
      <w:tr w:rsidR="007A1F44" w:rsidRPr="00977EA3" w14:paraId="5B0D7350" w14:textId="77777777" w:rsidTr="00C73D10">
        <w:trPr>
          <w:cantSplit/>
          <w:jc w:val="center"/>
        </w:trPr>
        <w:tc>
          <w:tcPr>
            <w:tcW w:w="1985" w:type="dxa"/>
            <w:vAlign w:val="center"/>
          </w:tcPr>
          <w:p w14:paraId="7EE7154B" w14:textId="77777777" w:rsidR="007A1F44" w:rsidRPr="00977EA3" w:rsidRDefault="007A1F44" w:rsidP="00C73D10">
            <w:pPr>
              <w:pStyle w:val="TableEntry"/>
              <w:jc w:val="center"/>
              <w:rPr>
                <w:noProof w:val="0"/>
              </w:rPr>
            </w:pPr>
            <w:r w:rsidRPr="00977EA3">
              <w:rPr>
                <w:noProof w:val="0"/>
              </w:rPr>
              <w:t>Register outpatient</w:t>
            </w:r>
          </w:p>
        </w:tc>
        <w:tc>
          <w:tcPr>
            <w:tcW w:w="680" w:type="dxa"/>
            <w:vAlign w:val="center"/>
          </w:tcPr>
          <w:p w14:paraId="0228DC21" w14:textId="77777777" w:rsidR="007A1F44" w:rsidRPr="00977EA3" w:rsidRDefault="007A1F44" w:rsidP="00C73D10">
            <w:pPr>
              <w:pStyle w:val="TableEntry"/>
              <w:jc w:val="center"/>
              <w:rPr>
                <w:noProof w:val="0"/>
              </w:rPr>
            </w:pPr>
            <w:r w:rsidRPr="00977EA3">
              <w:rPr>
                <w:noProof w:val="0"/>
              </w:rPr>
              <w:t>A04</w:t>
            </w:r>
          </w:p>
        </w:tc>
        <w:tc>
          <w:tcPr>
            <w:tcW w:w="2268" w:type="dxa"/>
            <w:vAlign w:val="center"/>
          </w:tcPr>
          <w:p w14:paraId="74919775" w14:textId="77777777" w:rsidR="007A1F44" w:rsidRPr="00977EA3" w:rsidRDefault="007A1F44" w:rsidP="00C73D10">
            <w:pPr>
              <w:pStyle w:val="TableEntry"/>
              <w:jc w:val="center"/>
              <w:rPr>
                <w:noProof w:val="0"/>
              </w:rPr>
            </w:pPr>
            <w:r w:rsidRPr="00977EA3">
              <w:rPr>
                <w:noProof w:val="0"/>
              </w:rPr>
              <w:t>ADT^A04^ADT_A01</w:t>
            </w:r>
          </w:p>
        </w:tc>
        <w:tc>
          <w:tcPr>
            <w:tcW w:w="567" w:type="dxa"/>
            <w:vMerge/>
            <w:vAlign w:val="center"/>
          </w:tcPr>
          <w:p w14:paraId="106C4990" w14:textId="77777777" w:rsidR="007A1F44" w:rsidRPr="00977EA3" w:rsidRDefault="007A1F44" w:rsidP="00C73D10">
            <w:pPr>
              <w:pStyle w:val="TableEntry"/>
              <w:jc w:val="center"/>
              <w:rPr>
                <w:noProof w:val="0"/>
              </w:rPr>
            </w:pPr>
          </w:p>
        </w:tc>
        <w:tc>
          <w:tcPr>
            <w:tcW w:w="2409" w:type="dxa"/>
            <w:vMerge/>
            <w:vAlign w:val="center"/>
          </w:tcPr>
          <w:p w14:paraId="254ECCA4" w14:textId="77777777" w:rsidR="007A1F44" w:rsidRPr="00977EA3" w:rsidRDefault="007A1F44" w:rsidP="00C73D10">
            <w:pPr>
              <w:pStyle w:val="TableEntry"/>
              <w:jc w:val="center"/>
              <w:rPr>
                <w:noProof w:val="0"/>
              </w:rPr>
            </w:pPr>
          </w:p>
        </w:tc>
      </w:tr>
      <w:tr w:rsidR="007A1F44" w:rsidRPr="00977EA3" w14:paraId="6379F621" w14:textId="77777777" w:rsidTr="00C73D10">
        <w:trPr>
          <w:jc w:val="center"/>
        </w:trPr>
        <w:tc>
          <w:tcPr>
            <w:tcW w:w="1985" w:type="dxa"/>
            <w:vAlign w:val="center"/>
          </w:tcPr>
          <w:p w14:paraId="2E0DA5B2" w14:textId="77777777" w:rsidR="007A1F44" w:rsidRPr="00977EA3" w:rsidRDefault="007A1F44" w:rsidP="00C73D10">
            <w:pPr>
              <w:pStyle w:val="TableEntry"/>
              <w:jc w:val="center"/>
              <w:rPr>
                <w:noProof w:val="0"/>
              </w:rPr>
            </w:pPr>
            <w:r w:rsidRPr="00977EA3">
              <w:rPr>
                <w:noProof w:val="0"/>
              </w:rPr>
              <w:t>Discharge patient</w:t>
            </w:r>
          </w:p>
        </w:tc>
        <w:tc>
          <w:tcPr>
            <w:tcW w:w="680" w:type="dxa"/>
            <w:vAlign w:val="center"/>
          </w:tcPr>
          <w:p w14:paraId="5C9A6B23" w14:textId="77777777" w:rsidR="007A1F44" w:rsidRPr="00977EA3" w:rsidRDefault="007A1F44" w:rsidP="00C73D10">
            <w:pPr>
              <w:pStyle w:val="TableEntry"/>
              <w:jc w:val="center"/>
              <w:rPr>
                <w:noProof w:val="0"/>
              </w:rPr>
            </w:pPr>
            <w:r w:rsidRPr="00977EA3">
              <w:rPr>
                <w:noProof w:val="0"/>
              </w:rPr>
              <w:t>A03</w:t>
            </w:r>
          </w:p>
        </w:tc>
        <w:tc>
          <w:tcPr>
            <w:tcW w:w="2268" w:type="dxa"/>
            <w:vAlign w:val="center"/>
          </w:tcPr>
          <w:p w14:paraId="2B0D16E0" w14:textId="77777777" w:rsidR="007A1F44" w:rsidRPr="00977EA3" w:rsidRDefault="007A1F44" w:rsidP="00C73D10">
            <w:pPr>
              <w:pStyle w:val="TableEntry"/>
              <w:jc w:val="center"/>
              <w:rPr>
                <w:noProof w:val="0"/>
              </w:rPr>
            </w:pPr>
            <w:r w:rsidRPr="00977EA3">
              <w:rPr>
                <w:noProof w:val="0"/>
              </w:rPr>
              <w:t>ADT^A03^ADT_A03</w:t>
            </w:r>
          </w:p>
        </w:tc>
        <w:tc>
          <w:tcPr>
            <w:tcW w:w="567" w:type="dxa"/>
            <w:vAlign w:val="center"/>
          </w:tcPr>
          <w:p w14:paraId="30335E33" w14:textId="77777777" w:rsidR="007A1F44" w:rsidRPr="00977EA3" w:rsidRDefault="007A1F44" w:rsidP="00C73D10">
            <w:pPr>
              <w:pStyle w:val="TableEntry"/>
              <w:jc w:val="center"/>
              <w:rPr>
                <w:noProof w:val="0"/>
              </w:rPr>
            </w:pPr>
            <w:r w:rsidRPr="00977EA3">
              <w:rPr>
                <w:noProof w:val="0"/>
              </w:rPr>
              <w:t>A13</w:t>
            </w:r>
          </w:p>
        </w:tc>
        <w:tc>
          <w:tcPr>
            <w:tcW w:w="2409" w:type="dxa"/>
            <w:vAlign w:val="center"/>
          </w:tcPr>
          <w:p w14:paraId="3DB1A7AA" w14:textId="77777777" w:rsidR="007A1F44" w:rsidRPr="00977EA3" w:rsidRDefault="007A1F44" w:rsidP="00C73D10">
            <w:pPr>
              <w:pStyle w:val="TableEntry"/>
              <w:jc w:val="center"/>
              <w:rPr>
                <w:noProof w:val="0"/>
              </w:rPr>
            </w:pPr>
            <w:r w:rsidRPr="00977EA3">
              <w:rPr>
                <w:noProof w:val="0"/>
              </w:rPr>
              <w:t>ADT^A13^ADT_A01</w:t>
            </w:r>
          </w:p>
        </w:tc>
      </w:tr>
      <w:tr w:rsidR="007A1F44" w:rsidRPr="00977EA3" w14:paraId="5EED63CF" w14:textId="77777777" w:rsidTr="00C73D10">
        <w:trPr>
          <w:jc w:val="center"/>
        </w:trPr>
        <w:tc>
          <w:tcPr>
            <w:tcW w:w="1985" w:type="dxa"/>
            <w:vAlign w:val="center"/>
          </w:tcPr>
          <w:p w14:paraId="58E433DE" w14:textId="77777777" w:rsidR="007A1F44" w:rsidRPr="00977EA3" w:rsidRDefault="007A1F44" w:rsidP="00C73D10">
            <w:pPr>
              <w:pStyle w:val="TableEntry"/>
              <w:jc w:val="center"/>
              <w:rPr>
                <w:noProof w:val="0"/>
              </w:rPr>
            </w:pPr>
            <w:r w:rsidRPr="00977EA3">
              <w:rPr>
                <w:noProof w:val="0"/>
              </w:rPr>
              <w:t>Update patient information</w:t>
            </w:r>
          </w:p>
        </w:tc>
        <w:tc>
          <w:tcPr>
            <w:tcW w:w="680" w:type="dxa"/>
            <w:vAlign w:val="center"/>
          </w:tcPr>
          <w:p w14:paraId="45A6AA5C" w14:textId="77777777" w:rsidR="007A1F44" w:rsidRPr="00977EA3" w:rsidRDefault="007A1F44" w:rsidP="00C73D10">
            <w:pPr>
              <w:pStyle w:val="TableEntry"/>
              <w:jc w:val="center"/>
              <w:rPr>
                <w:noProof w:val="0"/>
              </w:rPr>
            </w:pPr>
            <w:r w:rsidRPr="00977EA3">
              <w:rPr>
                <w:noProof w:val="0"/>
              </w:rPr>
              <w:t>A08</w:t>
            </w:r>
          </w:p>
        </w:tc>
        <w:tc>
          <w:tcPr>
            <w:tcW w:w="2268" w:type="dxa"/>
            <w:vAlign w:val="center"/>
          </w:tcPr>
          <w:p w14:paraId="25E255AD" w14:textId="77777777" w:rsidR="007A1F44" w:rsidRPr="00977EA3" w:rsidRDefault="007A1F44" w:rsidP="00C73D10">
            <w:pPr>
              <w:pStyle w:val="TableEntry"/>
              <w:jc w:val="center"/>
              <w:rPr>
                <w:noProof w:val="0"/>
              </w:rPr>
            </w:pPr>
            <w:r w:rsidRPr="00977EA3">
              <w:rPr>
                <w:noProof w:val="0"/>
              </w:rPr>
              <w:t>ADT^A08^ADT_A01</w:t>
            </w:r>
          </w:p>
        </w:tc>
        <w:tc>
          <w:tcPr>
            <w:tcW w:w="567" w:type="dxa"/>
            <w:shd w:val="clear" w:color="auto" w:fill="D9D9D9"/>
            <w:vAlign w:val="center"/>
          </w:tcPr>
          <w:p w14:paraId="76FDA7E9" w14:textId="77777777" w:rsidR="007A1F44" w:rsidRPr="00977EA3" w:rsidRDefault="007A1F44" w:rsidP="00C73D10">
            <w:pPr>
              <w:pStyle w:val="TableEntry"/>
              <w:jc w:val="center"/>
              <w:rPr>
                <w:noProof w:val="0"/>
              </w:rPr>
            </w:pPr>
          </w:p>
        </w:tc>
        <w:tc>
          <w:tcPr>
            <w:tcW w:w="2409" w:type="dxa"/>
            <w:shd w:val="clear" w:color="auto" w:fill="D9D9D9"/>
            <w:vAlign w:val="center"/>
          </w:tcPr>
          <w:p w14:paraId="7C1F7C38" w14:textId="77777777" w:rsidR="007A1F44" w:rsidRPr="00977EA3" w:rsidRDefault="007A1F44" w:rsidP="00C73D10">
            <w:pPr>
              <w:pStyle w:val="TableEntry"/>
              <w:jc w:val="center"/>
              <w:rPr>
                <w:noProof w:val="0"/>
              </w:rPr>
            </w:pPr>
          </w:p>
        </w:tc>
      </w:tr>
      <w:tr w:rsidR="007A1F44" w:rsidRPr="00977EA3" w14:paraId="71CF6E90" w14:textId="77777777" w:rsidTr="00C73D10">
        <w:trPr>
          <w:jc w:val="center"/>
        </w:trPr>
        <w:tc>
          <w:tcPr>
            <w:tcW w:w="1985" w:type="dxa"/>
            <w:vAlign w:val="center"/>
          </w:tcPr>
          <w:p w14:paraId="541AD297" w14:textId="77777777" w:rsidR="007A1F44" w:rsidRPr="00977EA3" w:rsidRDefault="007A1F44" w:rsidP="00C73D10">
            <w:pPr>
              <w:pStyle w:val="TableEntry"/>
              <w:jc w:val="center"/>
              <w:rPr>
                <w:noProof w:val="0"/>
              </w:rPr>
            </w:pPr>
            <w:r w:rsidRPr="00977EA3">
              <w:rPr>
                <w:noProof w:val="0"/>
              </w:rPr>
              <w:t>Merge patient identifier list</w:t>
            </w:r>
          </w:p>
        </w:tc>
        <w:tc>
          <w:tcPr>
            <w:tcW w:w="680" w:type="dxa"/>
            <w:vAlign w:val="center"/>
          </w:tcPr>
          <w:p w14:paraId="240DD541" w14:textId="77777777" w:rsidR="007A1F44" w:rsidRPr="00977EA3" w:rsidRDefault="007A1F44" w:rsidP="00C73D10">
            <w:pPr>
              <w:pStyle w:val="TableEntry"/>
              <w:jc w:val="center"/>
              <w:rPr>
                <w:noProof w:val="0"/>
              </w:rPr>
            </w:pPr>
            <w:r w:rsidRPr="00977EA3">
              <w:rPr>
                <w:noProof w:val="0"/>
              </w:rPr>
              <w:t>A40</w:t>
            </w:r>
          </w:p>
        </w:tc>
        <w:tc>
          <w:tcPr>
            <w:tcW w:w="2268" w:type="dxa"/>
            <w:vAlign w:val="center"/>
          </w:tcPr>
          <w:p w14:paraId="41BAF5C1" w14:textId="77777777" w:rsidR="007A1F44" w:rsidRPr="00977EA3" w:rsidRDefault="007A1F44" w:rsidP="00C73D10">
            <w:pPr>
              <w:pStyle w:val="TableEntry"/>
              <w:jc w:val="center"/>
              <w:rPr>
                <w:noProof w:val="0"/>
              </w:rPr>
            </w:pPr>
            <w:r w:rsidRPr="00977EA3">
              <w:rPr>
                <w:noProof w:val="0"/>
              </w:rPr>
              <w:t>ADT^A40^ADT_A39</w:t>
            </w:r>
          </w:p>
        </w:tc>
        <w:tc>
          <w:tcPr>
            <w:tcW w:w="567" w:type="dxa"/>
            <w:shd w:val="clear" w:color="auto" w:fill="D9D9D9"/>
            <w:vAlign w:val="center"/>
          </w:tcPr>
          <w:p w14:paraId="3C72D078" w14:textId="77777777" w:rsidR="007A1F44" w:rsidRPr="00977EA3" w:rsidRDefault="007A1F44" w:rsidP="00C73D10">
            <w:pPr>
              <w:pStyle w:val="TableEntry"/>
              <w:jc w:val="center"/>
              <w:rPr>
                <w:noProof w:val="0"/>
              </w:rPr>
            </w:pPr>
          </w:p>
        </w:tc>
        <w:tc>
          <w:tcPr>
            <w:tcW w:w="2409" w:type="dxa"/>
            <w:shd w:val="clear" w:color="auto" w:fill="D9D9D9"/>
            <w:vAlign w:val="center"/>
          </w:tcPr>
          <w:p w14:paraId="1BB45FE4" w14:textId="77777777" w:rsidR="007A1F44" w:rsidRPr="00977EA3" w:rsidRDefault="007A1F44" w:rsidP="00C73D10">
            <w:pPr>
              <w:pStyle w:val="TableEntry"/>
              <w:jc w:val="center"/>
              <w:rPr>
                <w:noProof w:val="0"/>
              </w:rPr>
            </w:pPr>
          </w:p>
        </w:tc>
      </w:tr>
    </w:tbl>
    <w:p w14:paraId="3DD1881E" w14:textId="77777777" w:rsidR="007A1F44" w:rsidRPr="00977EA3" w:rsidRDefault="007A1F44" w:rsidP="00E40A93">
      <w:pPr>
        <w:pStyle w:val="Corpotesto"/>
      </w:pPr>
    </w:p>
    <w:p w14:paraId="2A5FBFD7" w14:textId="77777777" w:rsidR="007A1F44" w:rsidRPr="00977EA3" w:rsidRDefault="007A1F44" w:rsidP="0098263A">
      <w:pPr>
        <w:spacing w:before="0"/>
        <w:rPr>
          <w:b/>
          <w:szCs w:val="24"/>
          <w:u w:val="single"/>
          <w:lang w:eastAsia="fr-FR"/>
        </w:rPr>
      </w:pPr>
      <w:r w:rsidRPr="00977EA3">
        <w:rPr>
          <w:szCs w:val="24"/>
          <w:lang w:eastAsia="fr-FR"/>
        </w:rPr>
        <w:t xml:space="preserve">A Patient Encounter Supplier or Patient Encounter Consumer supporting the Maintain Demographics Option shall support these 7 trigger events and messages. </w:t>
      </w:r>
    </w:p>
    <w:p w14:paraId="364F65E3" w14:textId="77777777" w:rsidR="007A1F44" w:rsidRPr="00977EA3" w:rsidRDefault="007A1F44" w:rsidP="0098263A">
      <w:pPr>
        <w:spacing w:before="0"/>
        <w:rPr>
          <w:szCs w:val="24"/>
          <w:lang w:eastAsia="fr-FR"/>
        </w:rPr>
      </w:pPr>
    </w:p>
    <w:p w14:paraId="1F047395" w14:textId="77777777" w:rsidR="007A1F44" w:rsidRPr="00977EA3" w:rsidRDefault="007A1F44" w:rsidP="0098263A">
      <w:pPr>
        <w:spacing w:before="0"/>
        <w:rPr>
          <w:szCs w:val="24"/>
          <w:lang w:eastAsia="fr-FR"/>
        </w:rPr>
      </w:pPr>
      <w:r w:rsidRPr="00977EA3">
        <w:rPr>
          <w:szCs w:val="24"/>
          <w:lang w:eastAsia="fr-FR"/>
        </w:rPr>
        <w:t>Figure 3.31-6 depicts the messages added by this option to the basic subset.</w:t>
      </w:r>
    </w:p>
    <w:p w14:paraId="08D2E4DD" w14:textId="77777777" w:rsidR="007A1F44" w:rsidRPr="00977EA3" w:rsidRDefault="00D139D9" w:rsidP="00D372D5">
      <w:pPr>
        <w:pStyle w:val="Corpotesto"/>
        <w:jc w:val="center"/>
      </w:pPr>
      <w:r w:rsidRPr="00977EA3">
        <w:rPr>
          <w:noProof/>
        </w:rPr>
        <w:drawing>
          <wp:inline distT="0" distB="0" distL="0" distR="0" wp14:anchorId="0C1E68C8" wp14:editId="05A67E1A">
            <wp:extent cx="4818380" cy="1604010"/>
            <wp:effectExtent l="0" t="0" r="762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8380" cy="1604010"/>
                    </a:xfrm>
                    <a:prstGeom prst="rect">
                      <a:avLst/>
                    </a:prstGeom>
                    <a:noFill/>
                    <a:ln>
                      <a:noFill/>
                    </a:ln>
                  </pic:spPr>
                </pic:pic>
              </a:graphicData>
            </a:graphic>
          </wp:inline>
        </w:drawing>
      </w:r>
    </w:p>
    <w:p w14:paraId="1DA29B93" w14:textId="77777777" w:rsidR="007A1F44" w:rsidRPr="00977EA3" w:rsidRDefault="007A1F44" w:rsidP="00D372D5">
      <w:pPr>
        <w:pStyle w:val="FigureTitle"/>
        <w:rPr>
          <w:noProof w:val="0"/>
        </w:rPr>
      </w:pPr>
      <w:r w:rsidRPr="00977EA3">
        <w:rPr>
          <w:noProof w:val="0"/>
        </w:rPr>
        <w:t>Figure 3.31-6: Additional Interactions for “Maintain Demographics” Option</w:t>
      </w:r>
    </w:p>
    <w:p w14:paraId="14FE68DA"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344" w:name="_Toc488223125"/>
      <w:bookmarkStart w:id="345" w:name="_Toc174249154"/>
      <w:bookmarkStart w:id="346" w:name="_Toc398544168"/>
      <w:bookmarkStart w:id="347" w:name="_Toc398717906"/>
      <w:bookmarkStart w:id="348" w:name="_Toc518634507"/>
      <w:bookmarkEnd w:id="344"/>
      <w:r w:rsidRPr="00977EA3">
        <w:rPr>
          <w:noProof w:val="0"/>
        </w:rPr>
        <w:t>Common HL7 Message Segments</w:t>
      </w:r>
      <w:bookmarkEnd w:id="345"/>
      <w:bookmarkEnd w:id="346"/>
      <w:bookmarkEnd w:id="347"/>
      <w:bookmarkEnd w:id="348"/>
    </w:p>
    <w:p w14:paraId="7F0934D5" w14:textId="7997B774" w:rsidR="007A1F44" w:rsidRPr="00977EA3" w:rsidRDefault="007A1F44">
      <w:r w:rsidRPr="00977EA3">
        <w:t xml:space="preserve">Messages in </w:t>
      </w:r>
      <w:r w:rsidR="00E77430" w:rsidRPr="00977EA3">
        <w:t>transaction</w:t>
      </w:r>
      <w:r w:rsidRPr="00977EA3">
        <w:t xml:space="preserve"> </w:t>
      </w:r>
      <w:r w:rsidR="00383577">
        <w:t>[</w:t>
      </w:r>
      <w:r w:rsidR="00E77430" w:rsidRPr="00977EA3">
        <w:t>ITI-</w:t>
      </w:r>
      <w:r w:rsidRPr="00977EA3">
        <w:t>31</w:t>
      </w:r>
      <w:r w:rsidR="00383577">
        <w:t>]</w:t>
      </w:r>
      <w:r w:rsidRPr="00977EA3">
        <w:t xml:space="preserve"> use the same common HL7 message segments as those in </w:t>
      </w:r>
      <w:r w:rsidR="00E77430" w:rsidRPr="00977EA3">
        <w:t>transaction</w:t>
      </w:r>
      <w:r w:rsidRPr="00977EA3">
        <w:t xml:space="preserve"> </w:t>
      </w:r>
      <w:r w:rsidR="00383577">
        <w:t>[</w:t>
      </w:r>
      <w:r w:rsidR="00E77430" w:rsidRPr="00977EA3">
        <w:t>ITI-</w:t>
      </w:r>
      <w:r w:rsidRPr="00977EA3">
        <w:t>30</w:t>
      </w:r>
      <w:r w:rsidR="00383577">
        <w:t>]</w:t>
      </w:r>
      <w:r w:rsidRPr="00977EA3">
        <w:t xml:space="preserve">; refer to </w:t>
      </w:r>
      <w:r w:rsidR="00292B01" w:rsidRPr="00977EA3">
        <w:t>Section</w:t>
      </w:r>
      <w:r w:rsidRPr="00977EA3">
        <w:t xml:space="preserve"> 3.30.5. In addition, messages in </w:t>
      </w:r>
      <w:r w:rsidR="00E77430" w:rsidRPr="00977EA3">
        <w:t>transaction</w:t>
      </w:r>
      <w:r w:rsidRPr="00977EA3">
        <w:t xml:space="preserve"> </w:t>
      </w:r>
      <w:r w:rsidR="00A47F77" w:rsidRPr="00977EA3">
        <w:t>[</w:t>
      </w:r>
      <w:r w:rsidR="00E77430" w:rsidRPr="00977EA3">
        <w:t>ITI-</w:t>
      </w:r>
      <w:r w:rsidRPr="00977EA3">
        <w:t>31</w:t>
      </w:r>
      <w:r w:rsidR="00A47F77" w:rsidRPr="00977EA3">
        <w:t>]</w:t>
      </w:r>
      <w:r w:rsidRPr="00977EA3">
        <w:t xml:space="preserve"> use the ZBE segment, described below.</w:t>
      </w:r>
    </w:p>
    <w:p w14:paraId="1F3CC4B8" w14:textId="021CCD0B" w:rsidR="008E3CF3" w:rsidRPr="00977EA3" w:rsidRDefault="007A1F44" w:rsidP="00EC243F">
      <w:pPr>
        <w:pStyle w:val="Titolo4"/>
        <w:numPr>
          <w:ilvl w:val="3"/>
          <w:numId w:val="8"/>
        </w:numPr>
        <w:tabs>
          <w:tab w:val="clear" w:pos="2160"/>
          <w:tab w:val="clear" w:pos="2880"/>
          <w:tab w:val="clear" w:pos="3600"/>
        </w:tabs>
        <w:rPr>
          <w:noProof w:val="0"/>
        </w:rPr>
      </w:pPr>
      <w:bookmarkStart w:id="349" w:name="_Toc174249155"/>
      <w:bookmarkStart w:id="350" w:name="_Toc398544169"/>
      <w:r w:rsidRPr="00977EA3">
        <w:rPr>
          <w:noProof w:val="0"/>
        </w:rPr>
        <w:t>ZBE – Movement Action segment</w:t>
      </w:r>
      <w:bookmarkEnd w:id="349"/>
      <w:bookmarkEnd w:id="350"/>
    </w:p>
    <w:p w14:paraId="79538BB3" w14:textId="658CED1E" w:rsidR="007A1F44" w:rsidRPr="00977EA3" w:rsidRDefault="007A1F44">
      <w:r w:rsidRPr="00977EA3">
        <w:t xml:space="preserve">The ZBE segment was </w:t>
      </w:r>
      <w:r w:rsidR="002D4399" w:rsidRPr="00977EA3">
        <w:t>firs</w:t>
      </w:r>
      <w:r w:rsidR="000064B4" w:rsidRPr="00977EA3">
        <w:t>t</w:t>
      </w:r>
      <w:r w:rsidR="002D4399" w:rsidRPr="00977EA3">
        <w:t xml:space="preserve"> </w:t>
      </w:r>
      <w:r w:rsidRPr="00977EA3">
        <w:t>introduced in the German extension of the IHE Radiology Technical Framework. It is extended here with additional fields: ZBE-5, ZBE-6</w:t>
      </w:r>
      <w:r w:rsidR="002D4399" w:rsidRPr="00977EA3">
        <w:t>,</w:t>
      </w:r>
      <w:r w:rsidRPr="00977EA3">
        <w:t xml:space="preserve"> ZBE-7</w:t>
      </w:r>
      <w:r w:rsidR="002D4399" w:rsidRPr="00977EA3">
        <w:t>, ZBE-8, and ZBE-9</w:t>
      </w:r>
      <w:r w:rsidRPr="00977EA3">
        <w:t xml:space="preserve">. This ZBE segment is required with the “Historic Movement” Option of transaction </w:t>
      </w:r>
      <w:r w:rsidR="00A47F77" w:rsidRPr="00977EA3">
        <w:t>[</w:t>
      </w:r>
      <w:r w:rsidRPr="00977EA3">
        <w:t>ITI-31</w:t>
      </w:r>
      <w:r w:rsidR="00A47F77" w:rsidRPr="00977EA3">
        <w:t>]</w:t>
      </w:r>
      <w:r w:rsidRPr="00977EA3">
        <w:t xml:space="preserve">. </w:t>
      </w:r>
    </w:p>
    <w:p w14:paraId="15234F76" w14:textId="77777777" w:rsidR="007A1F44" w:rsidRPr="00977EA3" w:rsidRDefault="007A1F44">
      <w:r w:rsidRPr="00977EA3">
        <w:t>The purpose of this segment is to uniquely identify any movement at creation time (action INSERT), so that any further correction brought to this movement (action UPDATE) or cancellation of it (action CANCEL) can be achieved safely and consistently between the two actors Patient Encounter Supplier and Patient Encounter Consumer.</w:t>
      </w:r>
    </w:p>
    <w:p w14:paraId="06AC180B" w14:textId="77777777" w:rsidR="007A1F44" w:rsidRPr="00977EA3" w:rsidRDefault="007A1F44">
      <w:r w:rsidRPr="00977EA3">
        <w:t>Another security feature offered by this segment is to clearly distinguish current events from events that address a historic (past) movement to avoid any misinterpretation on the part of the receiving application.</w:t>
      </w:r>
    </w:p>
    <w:p w14:paraId="45422B08" w14:textId="77777777" w:rsidR="007A1F44" w:rsidRPr="00977EA3" w:rsidRDefault="007A1F44">
      <w:pPr>
        <w:pStyle w:val="TableTitle"/>
        <w:rPr>
          <w:noProof w:val="0"/>
        </w:rPr>
      </w:pPr>
      <w:r w:rsidRPr="00977EA3">
        <w:rPr>
          <w:noProof w:val="0"/>
        </w:rPr>
        <w:lastRenderedPageBreak/>
        <w:t>Table 3.31-6: ZBE segment description</w:t>
      </w: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72"/>
        <w:gridCol w:w="938"/>
        <w:gridCol w:w="970"/>
        <w:gridCol w:w="4896"/>
      </w:tblGrid>
      <w:tr w:rsidR="007A1F44" w:rsidRPr="00977EA3" w14:paraId="1AC82BA7" w14:textId="77777777" w:rsidTr="007456CC">
        <w:trPr>
          <w:tblHeader/>
          <w:jc w:val="center"/>
        </w:trPr>
        <w:tc>
          <w:tcPr>
            <w:tcW w:w="810" w:type="dxa"/>
            <w:shd w:val="clear" w:color="auto" w:fill="D9D9D9"/>
          </w:tcPr>
          <w:p w14:paraId="1679AD9F"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55066CD3" w14:textId="77777777" w:rsidR="007A1F44" w:rsidRPr="00977EA3" w:rsidRDefault="007A1F44" w:rsidP="00A53067">
            <w:pPr>
              <w:pStyle w:val="TableEntryHeader"/>
              <w:rPr>
                <w:noProof w:val="0"/>
              </w:rPr>
            </w:pPr>
            <w:r w:rsidRPr="00977EA3">
              <w:rPr>
                <w:noProof w:val="0"/>
              </w:rPr>
              <w:t>LEN</w:t>
            </w:r>
          </w:p>
        </w:tc>
        <w:tc>
          <w:tcPr>
            <w:tcW w:w="772" w:type="dxa"/>
            <w:shd w:val="clear" w:color="auto" w:fill="D9D9D9"/>
          </w:tcPr>
          <w:p w14:paraId="7289C01A" w14:textId="77777777" w:rsidR="007A1F44" w:rsidRPr="00977EA3" w:rsidRDefault="007A1F44" w:rsidP="00A53067">
            <w:pPr>
              <w:pStyle w:val="TableEntryHeader"/>
              <w:rPr>
                <w:noProof w:val="0"/>
              </w:rPr>
            </w:pPr>
            <w:r w:rsidRPr="00977EA3">
              <w:rPr>
                <w:noProof w:val="0"/>
              </w:rPr>
              <w:t>DT</w:t>
            </w:r>
          </w:p>
        </w:tc>
        <w:tc>
          <w:tcPr>
            <w:tcW w:w="938" w:type="dxa"/>
            <w:shd w:val="clear" w:color="auto" w:fill="D9D9D9"/>
          </w:tcPr>
          <w:p w14:paraId="299BA367" w14:textId="77777777" w:rsidR="007A1F44" w:rsidRPr="00977EA3" w:rsidRDefault="007A1F44" w:rsidP="00A53067">
            <w:pPr>
              <w:pStyle w:val="TableEntryHeader"/>
              <w:rPr>
                <w:noProof w:val="0"/>
              </w:rPr>
            </w:pPr>
            <w:r w:rsidRPr="00977EA3">
              <w:rPr>
                <w:noProof w:val="0"/>
              </w:rPr>
              <w:t>Usage</w:t>
            </w:r>
          </w:p>
        </w:tc>
        <w:tc>
          <w:tcPr>
            <w:tcW w:w="970" w:type="dxa"/>
            <w:shd w:val="clear" w:color="auto" w:fill="D9D9D9"/>
          </w:tcPr>
          <w:p w14:paraId="52D866EE" w14:textId="77777777" w:rsidR="007A1F44" w:rsidRPr="00977EA3" w:rsidRDefault="007A1F44" w:rsidP="00A53067">
            <w:pPr>
              <w:pStyle w:val="TableEntryHeader"/>
              <w:rPr>
                <w:noProof w:val="0"/>
              </w:rPr>
            </w:pPr>
            <w:r w:rsidRPr="00977EA3">
              <w:rPr>
                <w:noProof w:val="0"/>
              </w:rPr>
              <w:t>Card.</w:t>
            </w:r>
          </w:p>
        </w:tc>
        <w:tc>
          <w:tcPr>
            <w:tcW w:w="4896" w:type="dxa"/>
            <w:shd w:val="clear" w:color="auto" w:fill="D9D9D9"/>
          </w:tcPr>
          <w:p w14:paraId="52F1A15C" w14:textId="77777777" w:rsidR="007A1F44" w:rsidRPr="00977EA3" w:rsidRDefault="007A1F44" w:rsidP="00A53067">
            <w:pPr>
              <w:pStyle w:val="TableEntryHeader"/>
              <w:rPr>
                <w:noProof w:val="0"/>
              </w:rPr>
            </w:pPr>
            <w:r w:rsidRPr="00977EA3">
              <w:rPr>
                <w:noProof w:val="0"/>
              </w:rPr>
              <w:t>ELEMENT NAME</w:t>
            </w:r>
          </w:p>
        </w:tc>
      </w:tr>
      <w:tr w:rsidR="007A1F44" w:rsidRPr="00977EA3" w14:paraId="3C1E2C37" w14:textId="77777777" w:rsidTr="007456CC">
        <w:trPr>
          <w:jc w:val="center"/>
        </w:trPr>
        <w:tc>
          <w:tcPr>
            <w:tcW w:w="810" w:type="dxa"/>
          </w:tcPr>
          <w:p w14:paraId="0C3F685C" w14:textId="77777777" w:rsidR="007A1F44" w:rsidRPr="00977EA3" w:rsidRDefault="007A1F44" w:rsidP="007456CC">
            <w:pPr>
              <w:pStyle w:val="TableEntry"/>
              <w:jc w:val="center"/>
              <w:rPr>
                <w:noProof w:val="0"/>
              </w:rPr>
            </w:pPr>
            <w:r w:rsidRPr="00977EA3">
              <w:rPr>
                <w:noProof w:val="0"/>
              </w:rPr>
              <w:t>1</w:t>
            </w:r>
          </w:p>
        </w:tc>
        <w:tc>
          <w:tcPr>
            <w:tcW w:w="810" w:type="dxa"/>
          </w:tcPr>
          <w:p w14:paraId="779337DB" w14:textId="21120DB3" w:rsidR="007A1F44" w:rsidRPr="00977EA3" w:rsidRDefault="002D4399" w:rsidP="007456CC">
            <w:pPr>
              <w:pStyle w:val="TableEntry"/>
              <w:jc w:val="center"/>
              <w:rPr>
                <w:noProof w:val="0"/>
              </w:rPr>
            </w:pPr>
            <w:r w:rsidRPr="00977EA3">
              <w:rPr>
                <w:noProof w:val="0"/>
              </w:rPr>
              <w:t>427</w:t>
            </w:r>
          </w:p>
        </w:tc>
        <w:tc>
          <w:tcPr>
            <w:tcW w:w="772" w:type="dxa"/>
          </w:tcPr>
          <w:p w14:paraId="65D2D3BA" w14:textId="77777777" w:rsidR="007A1F44" w:rsidRPr="00977EA3" w:rsidRDefault="007A1F44" w:rsidP="007456CC">
            <w:pPr>
              <w:pStyle w:val="TableEntry"/>
              <w:jc w:val="center"/>
              <w:rPr>
                <w:noProof w:val="0"/>
              </w:rPr>
            </w:pPr>
            <w:r w:rsidRPr="00977EA3">
              <w:rPr>
                <w:noProof w:val="0"/>
              </w:rPr>
              <w:t>EI</w:t>
            </w:r>
          </w:p>
        </w:tc>
        <w:tc>
          <w:tcPr>
            <w:tcW w:w="938" w:type="dxa"/>
          </w:tcPr>
          <w:p w14:paraId="64117A7C" w14:textId="77777777" w:rsidR="007A1F44" w:rsidRPr="00977EA3" w:rsidRDefault="007A1F44" w:rsidP="007456CC">
            <w:pPr>
              <w:pStyle w:val="TableEntry"/>
              <w:jc w:val="center"/>
              <w:rPr>
                <w:noProof w:val="0"/>
              </w:rPr>
            </w:pPr>
            <w:r w:rsidRPr="00977EA3">
              <w:rPr>
                <w:noProof w:val="0"/>
              </w:rPr>
              <w:t>R</w:t>
            </w:r>
          </w:p>
        </w:tc>
        <w:tc>
          <w:tcPr>
            <w:tcW w:w="970" w:type="dxa"/>
          </w:tcPr>
          <w:p w14:paraId="0D94C0D0" w14:textId="77777777" w:rsidR="007A1F44" w:rsidRPr="00977EA3" w:rsidRDefault="007A1F44" w:rsidP="007456CC">
            <w:pPr>
              <w:pStyle w:val="TableEntry"/>
              <w:jc w:val="center"/>
              <w:rPr>
                <w:noProof w:val="0"/>
              </w:rPr>
            </w:pPr>
            <w:r w:rsidRPr="00977EA3">
              <w:rPr>
                <w:noProof w:val="0"/>
              </w:rPr>
              <w:t>[1..*]</w:t>
            </w:r>
          </w:p>
        </w:tc>
        <w:tc>
          <w:tcPr>
            <w:tcW w:w="4896" w:type="dxa"/>
          </w:tcPr>
          <w:p w14:paraId="1EB5B645" w14:textId="77777777" w:rsidR="007A1F44" w:rsidRPr="00977EA3" w:rsidRDefault="007A1F44">
            <w:pPr>
              <w:pStyle w:val="TableEntry"/>
              <w:rPr>
                <w:noProof w:val="0"/>
              </w:rPr>
            </w:pPr>
            <w:r w:rsidRPr="00977EA3">
              <w:rPr>
                <w:noProof w:val="0"/>
              </w:rPr>
              <w:t>Movement ID</w:t>
            </w:r>
          </w:p>
        </w:tc>
      </w:tr>
      <w:tr w:rsidR="007A1F44" w:rsidRPr="00977EA3" w14:paraId="0AB10DA7" w14:textId="77777777" w:rsidTr="007456CC">
        <w:trPr>
          <w:jc w:val="center"/>
        </w:trPr>
        <w:tc>
          <w:tcPr>
            <w:tcW w:w="810" w:type="dxa"/>
          </w:tcPr>
          <w:p w14:paraId="6C9307D4" w14:textId="77777777" w:rsidR="007A1F44" w:rsidRPr="00977EA3" w:rsidRDefault="007A1F44" w:rsidP="007456CC">
            <w:pPr>
              <w:pStyle w:val="TableEntry"/>
              <w:jc w:val="center"/>
              <w:rPr>
                <w:noProof w:val="0"/>
              </w:rPr>
            </w:pPr>
            <w:r w:rsidRPr="00977EA3">
              <w:rPr>
                <w:noProof w:val="0"/>
              </w:rPr>
              <w:t>2</w:t>
            </w:r>
          </w:p>
        </w:tc>
        <w:tc>
          <w:tcPr>
            <w:tcW w:w="810" w:type="dxa"/>
          </w:tcPr>
          <w:p w14:paraId="5FA045A7" w14:textId="45E5C78F" w:rsidR="007A1F44" w:rsidRPr="00977EA3" w:rsidRDefault="002D4399" w:rsidP="007456CC">
            <w:pPr>
              <w:pStyle w:val="TableEntry"/>
              <w:jc w:val="center"/>
              <w:rPr>
                <w:noProof w:val="0"/>
              </w:rPr>
            </w:pPr>
            <w:r w:rsidRPr="00977EA3">
              <w:rPr>
                <w:noProof w:val="0"/>
              </w:rPr>
              <w:t>26</w:t>
            </w:r>
          </w:p>
        </w:tc>
        <w:tc>
          <w:tcPr>
            <w:tcW w:w="772" w:type="dxa"/>
          </w:tcPr>
          <w:p w14:paraId="229CF867" w14:textId="77777777" w:rsidR="007A1F44" w:rsidRPr="00977EA3" w:rsidRDefault="007A1F44" w:rsidP="007456CC">
            <w:pPr>
              <w:pStyle w:val="TableEntry"/>
              <w:jc w:val="center"/>
              <w:rPr>
                <w:noProof w:val="0"/>
              </w:rPr>
            </w:pPr>
            <w:r w:rsidRPr="00977EA3">
              <w:rPr>
                <w:noProof w:val="0"/>
              </w:rPr>
              <w:t>TS</w:t>
            </w:r>
          </w:p>
        </w:tc>
        <w:tc>
          <w:tcPr>
            <w:tcW w:w="938" w:type="dxa"/>
          </w:tcPr>
          <w:p w14:paraId="7AF24DFF" w14:textId="77777777" w:rsidR="007A1F44" w:rsidRPr="00977EA3" w:rsidRDefault="007A1F44" w:rsidP="007456CC">
            <w:pPr>
              <w:pStyle w:val="TableEntry"/>
              <w:jc w:val="center"/>
              <w:rPr>
                <w:noProof w:val="0"/>
              </w:rPr>
            </w:pPr>
            <w:r w:rsidRPr="00977EA3">
              <w:rPr>
                <w:noProof w:val="0"/>
              </w:rPr>
              <w:t>R</w:t>
            </w:r>
          </w:p>
        </w:tc>
        <w:tc>
          <w:tcPr>
            <w:tcW w:w="970" w:type="dxa"/>
          </w:tcPr>
          <w:p w14:paraId="3CA733E3" w14:textId="77777777" w:rsidR="007A1F44" w:rsidRPr="00977EA3" w:rsidRDefault="007A1F44" w:rsidP="007456CC">
            <w:pPr>
              <w:pStyle w:val="TableEntry"/>
              <w:jc w:val="center"/>
              <w:rPr>
                <w:noProof w:val="0"/>
              </w:rPr>
            </w:pPr>
            <w:r w:rsidRPr="00977EA3">
              <w:rPr>
                <w:noProof w:val="0"/>
              </w:rPr>
              <w:t>[1..1]</w:t>
            </w:r>
          </w:p>
        </w:tc>
        <w:tc>
          <w:tcPr>
            <w:tcW w:w="4896" w:type="dxa"/>
          </w:tcPr>
          <w:p w14:paraId="757E55DE" w14:textId="77777777" w:rsidR="007A1F44" w:rsidRPr="00977EA3" w:rsidRDefault="007A1F44">
            <w:pPr>
              <w:pStyle w:val="TableEntry"/>
              <w:rPr>
                <w:noProof w:val="0"/>
              </w:rPr>
            </w:pPr>
            <w:r w:rsidRPr="00977EA3">
              <w:rPr>
                <w:noProof w:val="0"/>
              </w:rPr>
              <w:t>Start Movement Date/Time</w:t>
            </w:r>
          </w:p>
        </w:tc>
      </w:tr>
      <w:tr w:rsidR="007A1F44" w:rsidRPr="00977EA3" w14:paraId="075F6021" w14:textId="77777777" w:rsidTr="007456CC">
        <w:trPr>
          <w:jc w:val="center"/>
        </w:trPr>
        <w:tc>
          <w:tcPr>
            <w:tcW w:w="810" w:type="dxa"/>
          </w:tcPr>
          <w:p w14:paraId="456577A4" w14:textId="77777777" w:rsidR="007A1F44" w:rsidRPr="00977EA3" w:rsidRDefault="007A1F44" w:rsidP="007456CC">
            <w:pPr>
              <w:pStyle w:val="TableEntry"/>
              <w:jc w:val="center"/>
              <w:rPr>
                <w:noProof w:val="0"/>
              </w:rPr>
            </w:pPr>
            <w:r w:rsidRPr="00977EA3">
              <w:rPr>
                <w:noProof w:val="0"/>
              </w:rPr>
              <w:t>3</w:t>
            </w:r>
          </w:p>
        </w:tc>
        <w:tc>
          <w:tcPr>
            <w:tcW w:w="810" w:type="dxa"/>
          </w:tcPr>
          <w:p w14:paraId="60AB9C5A" w14:textId="1E4A5780" w:rsidR="007A1F44" w:rsidRPr="00977EA3" w:rsidRDefault="002D4399" w:rsidP="007456CC">
            <w:pPr>
              <w:pStyle w:val="TableEntry"/>
              <w:jc w:val="center"/>
              <w:rPr>
                <w:noProof w:val="0"/>
              </w:rPr>
            </w:pPr>
            <w:r w:rsidRPr="00977EA3">
              <w:rPr>
                <w:noProof w:val="0"/>
              </w:rPr>
              <w:t>26</w:t>
            </w:r>
          </w:p>
        </w:tc>
        <w:tc>
          <w:tcPr>
            <w:tcW w:w="772" w:type="dxa"/>
          </w:tcPr>
          <w:p w14:paraId="329A175E" w14:textId="77777777" w:rsidR="007A1F44" w:rsidRPr="00977EA3" w:rsidRDefault="007A1F44" w:rsidP="007456CC">
            <w:pPr>
              <w:pStyle w:val="TableEntry"/>
              <w:jc w:val="center"/>
              <w:rPr>
                <w:noProof w:val="0"/>
              </w:rPr>
            </w:pPr>
            <w:r w:rsidRPr="00977EA3">
              <w:rPr>
                <w:noProof w:val="0"/>
              </w:rPr>
              <w:t>TS</w:t>
            </w:r>
          </w:p>
        </w:tc>
        <w:tc>
          <w:tcPr>
            <w:tcW w:w="938" w:type="dxa"/>
          </w:tcPr>
          <w:p w14:paraId="5C7F2F7D" w14:textId="77777777" w:rsidR="007A1F44" w:rsidRPr="00977EA3" w:rsidRDefault="007A1F44" w:rsidP="007456CC">
            <w:pPr>
              <w:pStyle w:val="TableEntry"/>
              <w:jc w:val="center"/>
              <w:rPr>
                <w:noProof w:val="0"/>
              </w:rPr>
            </w:pPr>
            <w:r w:rsidRPr="00977EA3">
              <w:rPr>
                <w:noProof w:val="0"/>
              </w:rPr>
              <w:t>O</w:t>
            </w:r>
          </w:p>
        </w:tc>
        <w:tc>
          <w:tcPr>
            <w:tcW w:w="970" w:type="dxa"/>
          </w:tcPr>
          <w:p w14:paraId="164DAD0C" w14:textId="77777777" w:rsidR="007A1F44" w:rsidRPr="00977EA3" w:rsidRDefault="007A1F44" w:rsidP="007456CC">
            <w:pPr>
              <w:pStyle w:val="TableEntry"/>
              <w:jc w:val="center"/>
              <w:rPr>
                <w:noProof w:val="0"/>
              </w:rPr>
            </w:pPr>
            <w:r w:rsidRPr="00977EA3">
              <w:rPr>
                <w:noProof w:val="0"/>
              </w:rPr>
              <w:t>[0..1]</w:t>
            </w:r>
          </w:p>
        </w:tc>
        <w:tc>
          <w:tcPr>
            <w:tcW w:w="4896" w:type="dxa"/>
          </w:tcPr>
          <w:p w14:paraId="3CF468A5" w14:textId="77777777" w:rsidR="007A1F44" w:rsidRPr="00977EA3" w:rsidRDefault="007A1F44">
            <w:pPr>
              <w:pStyle w:val="TableEntry"/>
              <w:rPr>
                <w:noProof w:val="0"/>
              </w:rPr>
            </w:pPr>
            <w:r w:rsidRPr="00977EA3">
              <w:rPr>
                <w:noProof w:val="0"/>
              </w:rPr>
              <w:t xml:space="preserve">End Movement Date/Time </w:t>
            </w:r>
          </w:p>
        </w:tc>
      </w:tr>
      <w:tr w:rsidR="007A1F44" w:rsidRPr="00977EA3" w14:paraId="564371B8" w14:textId="77777777" w:rsidTr="007456CC">
        <w:trPr>
          <w:jc w:val="center"/>
        </w:trPr>
        <w:tc>
          <w:tcPr>
            <w:tcW w:w="810" w:type="dxa"/>
          </w:tcPr>
          <w:p w14:paraId="70F791D3" w14:textId="77777777" w:rsidR="007A1F44" w:rsidRPr="00977EA3" w:rsidRDefault="007A1F44" w:rsidP="007456CC">
            <w:pPr>
              <w:pStyle w:val="TableEntry"/>
              <w:jc w:val="center"/>
              <w:rPr>
                <w:noProof w:val="0"/>
              </w:rPr>
            </w:pPr>
            <w:r w:rsidRPr="00977EA3">
              <w:rPr>
                <w:noProof w:val="0"/>
              </w:rPr>
              <w:t>4</w:t>
            </w:r>
          </w:p>
        </w:tc>
        <w:tc>
          <w:tcPr>
            <w:tcW w:w="810" w:type="dxa"/>
          </w:tcPr>
          <w:p w14:paraId="64A24290" w14:textId="4EC741ED" w:rsidR="007A1F44" w:rsidRPr="00977EA3" w:rsidRDefault="002D4399" w:rsidP="007456CC">
            <w:pPr>
              <w:pStyle w:val="TableEntry"/>
              <w:jc w:val="center"/>
              <w:rPr>
                <w:noProof w:val="0"/>
              </w:rPr>
            </w:pPr>
            <w:r w:rsidRPr="00977EA3">
              <w:rPr>
                <w:noProof w:val="0"/>
              </w:rPr>
              <w:t>6</w:t>
            </w:r>
          </w:p>
        </w:tc>
        <w:tc>
          <w:tcPr>
            <w:tcW w:w="772" w:type="dxa"/>
          </w:tcPr>
          <w:p w14:paraId="3FE07258" w14:textId="77777777" w:rsidR="007A1F44" w:rsidRPr="00977EA3" w:rsidRDefault="007A1F44" w:rsidP="007456CC">
            <w:pPr>
              <w:pStyle w:val="TableEntry"/>
              <w:jc w:val="center"/>
              <w:rPr>
                <w:noProof w:val="0"/>
              </w:rPr>
            </w:pPr>
            <w:r w:rsidRPr="00977EA3">
              <w:rPr>
                <w:noProof w:val="0"/>
              </w:rPr>
              <w:t>ID</w:t>
            </w:r>
          </w:p>
        </w:tc>
        <w:tc>
          <w:tcPr>
            <w:tcW w:w="938" w:type="dxa"/>
          </w:tcPr>
          <w:p w14:paraId="208F6041" w14:textId="77777777" w:rsidR="007A1F44" w:rsidRPr="00977EA3" w:rsidRDefault="007A1F44" w:rsidP="007456CC">
            <w:pPr>
              <w:pStyle w:val="TableEntry"/>
              <w:jc w:val="center"/>
              <w:rPr>
                <w:noProof w:val="0"/>
              </w:rPr>
            </w:pPr>
            <w:r w:rsidRPr="00977EA3">
              <w:rPr>
                <w:noProof w:val="0"/>
              </w:rPr>
              <w:t>R</w:t>
            </w:r>
          </w:p>
        </w:tc>
        <w:tc>
          <w:tcPr>
            <w:tcW w:w="970" w:type="dxa"/>
          </w:tcPr>
          <w:p w14:paraId="376C5FA0" w14:textId="77777777" w:rsidR="007A1F44" w:rsidRPr="00977EA3" w:rsidRDefault="007A1F44" w:rsidP="007456CC">
            <w:pPr>
              <w:pStyle w:val="TableEntry"/>
              <w:jc w:val="center"/>
              <w:rPr>
                <w:noProof w:val="0"/>
              </w:rPr>
            </w:pPr>
            <w:r w:rsidRPr="00977EA3">
              <w:rPr>
                <w:noProof w:val="0"/>
              </w:rPr>
              <w:t>[1..1]</w:t>
            </w:r>
          </w:p>
        </w:tc>
        <w:tc>
          <w:tcPr>
            <w:tcW w:w="4896" w:type="dxa"/>
          </w:tcPr>
          <w:p w14:paraId="539D57F0" w14:textId="54AFCFC1" w:rsidR="007A1F44" w:rsidRPr="00977EA3" w:rsidRDefault="007A1F44">
            <w:pPr>
              <w:pStyle w:val="TableEntry"/>
              <w:rPr>
                <w:noProof w:val="0"/>
              </w:rPr>
            </w:pPr>
            <w:r w:rsidRPr="00977EA3">
              <w:rPr>
                <w:noProof w:val="0"/>
              </w:rPr>
              <w:t>Movement Action</w:t>
            </w:r>
            <w:r w:rsidR="00952DDA" w:rsidRPr="00977EA3">
              <w:rPr>
                <w:noProof w:val="0"/>
              </w:rPr>
              <w:t xml:space="preserve"> </w:t>
            </w:r>
            <w:r w:rsidRPr="00977EA3">
              <w:rPr>
                <w:noProof w:val="0"/>
              </w:rPr>
              <w:t>(INSERT / UPDATE / CANCEL)</w:t>
            </w:r>
          </w:p>
        </w:tc>
      </w:tr>
      <w:tr w:rsidR="007A1F44" w:rsidRPr="00977EA3" w14:paraId="2D966082" w14:textId="77777777" w:rsidTr="007456CC">
        <w:trPr>
          <w:jc w:val="center"/>
        </w:trPr>
        <w:tc>
          <w:tcPr>
            <w:tcW w:w="810" w:type="dxa"/>
          </w:tcPr>
          <w:p w14:paraId="746E9062" w14:textId="77777777" w:rsidR="007A1F44" w:rsidRPr="00977EA3" w:rsidRDefault="007A1F44" w:rsidP="007456CC">
            <w:pPr>
              <w:pStyle w:val="TableEntry"/>
              <w:jc w:val="center"/>
              <w:rPr>
                <w:noProof w:val="0"/>
              </w:rPr>
            </w:pPr>
            <w:r w:rsidRPr="00977EA3">
              <w:rPr>
                <w:noProof w:val="0"/>
              </w:rPr>
              <w:t>5</w:t>
            </w:r>
          </w:p>
        </w:tc>
        <w:tc>
          <w:tcPr>
            <w:tcW w:w="810" w:type="dxa"/>
          </w:tcPr>
          <w:p w14:paraId="50A5F90F" w14:textId="728AB824" w:rsidR="007A1F44" w:rsidRPr="00977EA3" w:rsidRDefault="002D4399" w:rsidP="007456CC">
            <w:pPr>
              <w:pStyle w:val="TableEntry"/>
              <w:jc w:val="center"/>
              <w:rPr>
                <w:noProof w:val="0"/>
              </w:rPr>
            </w:pPr>
            <w:r w:rsidRPr="00977EA3">
              <w:rPr>
                <w:noProof w:val="0"/>
              </w:rPr>
              <w:t>1</w:t>
            </w:r>
          </w:p>
        </w:tc>
        <w:tc>
          <w:tcPr>
            <w:tcW w:w="772" w:type="dxa"/>
          </w:tcPr>
          <w:p w14:paraId="0A509F3A" w14:textId="77777777" w:rsidR="007A1F44" w:rsidRPr="00977EA3" w:rsidRDefault="007A1F44" w:rsidP="007456CC">
            <w:pPr>
              <w:pStyle w:val="TableEntry"/>
              <w:jc w:val="center"/>
              <w:rPr>
                <w:noProof w:val="0"/>
              </w:rPr>
            </w:pPr>
            <w:r w:rsidRPr="00977EA3">
              <w:rPr>
                <w:noProof w:val="0"/>
              </w:rPr>
              <w:t>ID</w:t>
            </w:r>
          </w:p>
        </w:tc>
        <w:tc>
          <w:tcPr>
            <w:tcW w:w="938" w:type="dxa"/>
          </w:tcPr>
          <w:p w14:paraId="51F92154" w14:textId="77777777" w:rsidR="007A1F44" w:rsidRPr="00977EA3" w:rsidRDefault="007A1F44" w:rsidP="007456CC">
            <w:pPr>
              <w:pStyle w:val="TableEntry"/>
              <w:jc w:val="center"/>
              <w:rPr>
                <w:noProof w:val="0"/>
              </w:rPr>
            </w:pPr>
            <w:r w:rsidRPr="00977EA3">
              <w:rPr>
                <w:noProof w:val="0"/>
              </w:rPr>
              <w:t>R</w:t>
            </w:r>
          </w:p>
        </w:tc>
        <w:tc>
          <w:tcPr>
            <w:tcW w:w="970" w:type="dxa"/>
          </w:tcPr>
          <w:p w14:paraId="5D806244" w14:textId="77777777" w:rsidR="007A1F44" w:rsidRPr="00977EA3" w:rsidRDefault="007A1F44" w:rsidP="007456CC">
            <w:pPr>
              <w:pStyle w:val="TableEntry"/>
              <w:jc w:val="center"/>
              <w:rPr>
                <w:noProof w:val="0"/>
              </w:rPr>
            </w:pPr>
            <w:r w:rsidRPr="00977EA3">
              <w:rPr>
                <w:noProof w:val="0"/>
              </w:rPr>
              <w:t>[1..1]</w:t>
            </w:r>
          </w:p>
        </w:tc>
        <w:tc>
          <w:tcPr>
            <w:tcW w:w="4896" w:type="dxa"/>
          </w:tcPr>
          <w:p w14:paraId="2146A0DF" w14:textId="77C1F55A" w:rsidR="007A1F44" w:rsidRPr="00977EA3" w:rsidRDefault="007A1F44">
            <w:pPr>
              <w:pStyle w:val="TableEntry"/>
              <w:rPr>
                <w:noProof w:val="0"/>
              </w:rPr>
            </w:pPr>
            <w:r w:rsidRPr="00977EA3">
              <w:rPr>
                <w:noProof w:val="0"/>
              </w:rPr>
              <w:t>Historical Movement Indicator</w:t>
            </w:r>
            <w:r w:rsidR="00952DDA" w:rsidRPr="00977EA3">
              <w:rPr>
                <w:noProof w:val="0"/>
              </w:rPr>
              <w:t xml:space="preserve"> </w:t>
            </w:r>
            <w:r w:rsidRPr="00977EA3">
              <w:rPr>
                <w:noProof w:val="0"/>
              </w:rPr>
              <w:t>(values: Y / N)</w:t>
            </w:r>
          </w:p>
        </w:tc>
      </w:tr>
      <w:tr w:rsidR="007A1F44" w:rsidRPr="00977EA3" w14:paraId="5C79631E" w14:textId="77777777" w:rsidTr="007456CC">
        <w:trPr>
          <w:jc w:val="center"/>
        </w:trPr>
        <w:tc>
          <w:tcPr>
            <w:tcW w:w="810" w:type="dxa"/>
          </w:tcPr>
          <w:p w14:paraId="7D01185D" w14:textId="77777777" w:rsidR="007A1F44" w:rsidRPr="00977EA3" w:rsidRDefault="007A1F44" w:rsidP="007456CC">
            <w:pPr>
              <w:pStyle w:val="TableEntry"/>
              <w:jc w:val="center"/>
              <w:rPr>
                <w:noProof w:val="0"/>
              </w:rPr>
            </w:pPr>
            <w:r w:rsidRPr="00977EA3">
              <w:rPr>
                <w:noProof w:val="0"/>
              </w:rPr>
              <w:t>6</w:t>
            </w:r>
          </w:p>
        </w:tc>
        <w:tc>
          <w:tcPr>
            <w:tcW w:w="810" w:type="dxa"/>
          </w:tcPr>
          <w:p w14:paraId="2E10B061" w14:textId="0DF10648" w:rsidR="007A1F44" w:rsidRPr="00977EA3" w:rsidRDefault="002D4399" w:rsidP="007456CC">
            <w:pPr>
              <w:pStyle w:val="TableEntry"/>
              <w:jc w:val="center"/>
              <w:rPr>
                <w:noProof w:val="0"/>
              </w:rPr>
            </w:pPr>
            <w:r w:rsidRPr="00977EA3">
              <w:rPr>
                <w:noProof w:val="0"/>
              </w:rPr>
              <w:t>3</w:t>
            </w:r>
          </w:p>
        </w:tc>
        <w:tc>
          <w:tcPr>
            <w:tcW w:w="772" w:type="dxa"/>
          </w:tcPr>
          <w:p w14:paraId="514B582C" w14:textId="77777777" w:rsidR="007A1F44" w:rsidRPr="00977EA3" w:rsidRDefault="007A1F44" w:rsidP="007456CC">
            <w:pPr>
              <w:pStyle w:val="TableEntry"/>
              <w:jc w:val="center"/>
              <w:rPr>
                <w:noProof w:val="0"/>
              </w:rPr>
            </w:pPr>
            <w:r w:rsidRPr="00977EA3">
              <w:rPr>
                <w:noProof w:val="0"/>
              </w:rPr>
              <w:t>ID</w:t>
            </w:r>
          </w:p>
        </w:tc>
        <w:tc>
          <w:tcPr>
            <w:tcW w:w="938" w:type="dxa"/>
          </w:tcPr>
          <w:p w14:paraId="52826F24" w14:textId="77777777" w:rsidR="007A1F44" w:rsidRPr="00977EA3" w:rsidRDefault="007A1F44" w:rsidP="007456CC">
            <w:pPr>
              <w:pStyle w:val="TableEntry"/>
              <w:jc w:val="center"/>
              <w:rPr>
                <w:noProof w:val="0"/>
              </w:rPr>
            </w:pPr>
            <w:r w:rsidRPr="00977EA3">
              <w:rPr>
                <w:noProof w:val="0"/>
              </w:rPr>
              <w:t>C</w:t>
            </w:r>
          </w:p>
        </w:tc>
        <w:tc>
          <w:tcPr>
            <w:tcW w:w="970" w:type="dxa"/>
          </w:tcPr>
          <w:p w14:paraId="70EEAC24" w14:textId="77777777" w:rsidR="007A1F44" w:rsidRPr="00977EA3" w:rsidRDefault="007A1F44" w:rsidP="007456CC">
            <w:pPr>
              <w:pStyle w:val="TableEntry"/>
              <w:jc w:val="center"/>
              <w:rPr>
                <w:noProof w:val="0"/>
              </w:rPr>
            </w:pPr>
            <w:r w:rsidRPr="00977EA3">
              <w:rPr>
                <w:noProof w:val="0"/>
              </w:rPr>
              <w:t>[0..1]</w:t>
            </w:r>
          </w:p>
        </w:tc>
        <w:tc>
          <w:tcPr>
            <w:tcW w:w="4896" w:type="dxa"/>
          </w:tcPr>
          <w:p w14:paraId="0F4EC8C8" w14:textId="77777777" w:rsidR="007A1F44" w:rsidRPr="00977EA3" w:rsidRDefault="007A1F44">
            <w:pPr>
              <w:pStyle w:val="TableEntry"/>
              <w:rPr>
                <w:noProof w:val="0"/>
              </w:rPr>
            </w:pPr>
            <w:r w:rsidRPr="00977EA3">
              <w:rPr>
                <w:noProof w:val="0"/>
              </w:rPr>
              <w:t>Original trigger event code [in the case of an UPDATE of the movement (trigger A08), this field conveys the original trigger event that was sent with the INSERT]</w:t>
            </w:r>
          </w:p>
        </w:tc>
      </w:tr>
      <w:tr w:rsidR="007A1F44" w:rsidRPr="00977EA3" w14:paraId="766014DA" w14:textId="77777777" w:rsidTr="007456CC">
        <w:trPr>
          <w:jc w:val="center"/>
        </w:trPr>
        <w:tc>
          <w:tcPr>
            <w:tcW w:w="810" w:type="dxa"/>
          </w:tcPr>
          <w:p w14:paraId="37DC5429" w14:textId="77777777" w:rsidR="007A1F44" w:rsidRPr="00977EA3" w:rsidRDefault="007A1F44" w:rsidP="007456CC">
            <w:pPr>
              <w:pStyle w:val="TableEntry"/>
              <w:jc w:val="center"/>
              <w:rPr>
                <w:noProof w:val="0"/>
              </w:rPr>
            </w:pPr>
            <w:r w:rsidRPr="00977EA3">
              <w:rPr>
                <w:noProof w:val="0"/>
              </w:rPr>
              <w:t>7</w:t>
            </w:r>
          </w:p>
        </w:tc>
        <w:tc>
          <w:tcPr>
            <w:tcW w:w="810" w:type="dxa"/>
          </w:tcPr>
          <w:p w14:paraId="1A956FB4" w14:textId="3662F8D6" w:rsidR="007A1F44" w:rsidRPr="00977EA3" w:rsidRDefault="002D4399" w:rsidP="007456CC">
            <w:pPr>
              <w:pStyle w:val="TableEntry"/>
              <w:jc w:val="center"/>
              <w:rPr>
                <w:noProof w:val="0"/>
              </w:rPr>
            </w:pPr>
            <w:r w:rsidRPr="00977EA3">
              <w:rPr>
                <w:noProof w:val="0"/>
              </w:rPr>
              <w:t>567</w:t>
            </w:r>
          </w:p>
        </w:tc>
        <w:tc>
          <w:tcPr>
            <w:tcW w:w="772" w:type="dxa"/>
          </w:tcPr>
          <w:p w14:paraId="71EB18D1" w14:textId="77777777" w:rsidR="007A1F44" w:rsidRPr="00977EA3" w:rsidRDefault="007A1F44" w:rsidP="007456CC">
            <w:pPr>
              <w:pStyle w:val="TableEntry"/>
              <w:jc w:val="center"/>
              <w:rPr>
                <w:noProof w:val="0"/>
              </w:rPr>
            </w:pPr>
            <w:r w:rsidRPr="00977EA3">
              <w:rPr>
                <w:noProof w:val="0"/>
              </w:rPr>
              <w:t>XON</w:t>
            </w:r>
          </w:p>
        </w:tc>
        <w:tc>
          <w:tcPr>
            <w:tcW w:w="938" w:type="dxa"/>
          </w:tcPr>
          <w:p w14:paraId="6323EE41" w14:textId="77777777" w:rsidR="007A1F44" w:rsidRPr="00977EA3" w:rsidRDefault="007A1F44" w:rsidP="007456CC">
            <w:pPr>
              <w:pStyle w:val="TableEntry"/>
              <w:jc w:val="center"/>
              <w:rPr>
                <w:noProof w:val="0"/>
              </w:rPr>
            </w:pPr>
            <w:r w:rsidRPr="00977EA3">
              <w:rPr>
                <w:noProof w:val="0"/>
              </w:rPr>
              <w:t>O</w:t>
            </w:r>
          </w:p>
        </w:tc>
        <w:tc>
          <w:tcPr>
            <w:tcW w:w="970" w:type="dxa"/>
          </w:tcPr>
          <w:p w14:paraId="747815D7" w14:textId="77777777" w:rsidR="007A1F44" w:rsidRPr="00977EA3" w:rsidRDefault="007A1F44" w:rsidP="007456CC">
            <w:pPr>
              <w:pStyle w:val="TableEntry"/>
              <w:jc w:val="center"/>
              <w:rPr>
                <w:noProof w:val="0"/>
              </w:rPr>
            </w:pPr>
            <w:r w:rsidRPr="00977EA3">
              <w:rPr>
                <w:noProof w:val="0"/>
              </w:rPr>
              <w:t>[0..1]</w:t>
            </w:r>
          </w:p>
        </w:tc>
        <w:tc>
          <w:tcPr>
            <w:tcW w:w="4896" w:type="dxa"/>
          </w:tcPr>
          <w:p w14:paraId="3DEADE54" w14:textId="3673CD6D" w:rsidR="007A1F44" w:rsidRPr="00977EA3" w:rsidRDefault="007A1F44">
            <w:pPr>
              <w:pStyle w:val="TableEntry"/>
              <w:rPr>
                <w:noProof w:val="0"/>
              </w:rPr>
            </w:pPr>
            <w:r w:rsidRPr="00977EA3">
              <w:rPr>
                <w:noProof w:val="0"/>
              </w:rPr>
              <w:t>Responsible Ward (Medical or Nursing Ward, depending of the trigger event of the message)</w:t>
            </w:r>
            <w:r w:rsidR="00454144">
              <w:rPr>
                <w:noProof w:val="0"/>
              </w:rPr>
              <w:t xml:space="preserve">. See </w:t>
            </w:r>
            <w:r w:rsidR="000064B4" w:rsidRPr="00977EA3">
              <w:rPr>
                <w:noProof w:val="0"/>
              </w:rPr>
              <w:t>Note 1</w:t>
            </w:r>
            <w:r w:rsidR="00454144">
              <w:rPr>
                <w:noProof w:val="0"/>
              </w:rPr>
              <w:t>.</w:t>
            </w:r>
          </w:p>
        </w:tc>
      </w:tr>
      <w:tr w:rsidR="002D4399" w:rsidRPr="00977EA3" w14:paraId="3D7B53ED" w14:textId="77777777" w:rsidTr="007456CC">
        <w:trPr>
          <w:jc w:val="center"/>
        </w:trPr>
        <w:tc>
          <w:tcPr>
            <w:tcW w:w="810" w:type="dxa"/>
          </w:tcPr>
          <w:p w14:paraId="449C44DB" w14:textId="68273CB4" w:rsidR="002D4399" w:rsidRPr="00977EA3" w:rsidRDefault="002D4399" w:rsidP="007456CC">
            <w:pPr>
              <w:pStyle w:val="TableEntry"/>
              <w:jc w:val="center"/>
              <w:rPr>
                <w:noProof w:val="0"/>
              </w:rPr>
            </w:pPr>
            <w:r w:rsidRPr="00977EA3">
              <w:rPr>
                <w:noProof w:val="0"/>
              </w:rPr>
              <w:t>8</w:t>
            </w:r>
          </w:p>
        </w:tc>
        <w:tc>
          <w:tcPr>
            <w:tcW w:w="810" w:type="dxa"/>
          </w:tcPr>
          <w:p w14:paraId="3A0A689D" w14:textId="07462107" w:rsidR="002D4399" w:rsidRPr="00977EA3" w:rsidRDefault="002D4399" w:rsidP="007456CC">
            <w:pPr>
              <w:pStyle w:val="TableEntry"/>
              <w:jc w:val="center"/>
              <w:rPr>
                <w:noProof w:val="0"/>
              </w:rPr>
            </w:pPr>
            <w:r w:rsidRPr="00977EA3">
              <w:rPr>
                <w:noProof w:val="0"/>
              </w:rPr>
              <w:t>567</w:t>
            </w:r>
          </w:p>
        </w:tc>
        <w:tc>
          <w:tcPr>
            <w:tcW w:w="772" w:type="dxa"/>
          </w:tcPr>
          <w:p w14:paraId="3C5C2DD2" w14:textId="4FE0AF6E" w:rsidR="002D4399" w:rsidRPr="00977EA3" w:rsidRDefault="00EF15FE" w:rsidP="007456CC">
            <w:pPr>
              <w:pStyle w:val="TableEntry"/>
              <w:jc w:val="center"/>
              <w:rPr>
                <w:noProof w:val="0"/>
              </w:rPr>
            </w:pPr>
            <w:r w:rsidRPr="00977EA3">
              <w:rPr>
                <w:noProof w:val="0"/>
              </w:rPr>
              <w:t>XON</w:t>
            </w:r>
          </w:p>
        </w:tc>
        <w:tc>
          <w:tcPr>
            <w:tcW w:w="938" w:type="dxa"/>
          </w:tcPr>
          <w:p w14:paraId="3756A283" w14:textId="0E9F600F" w:rsidR="002D4399" w:rsidRPr="00977EA3" w:rsidRDefault="000064B4" w:rsidP="007456CC">
            <w:pPr>
              <w:pStyle w:val="TableEntry"/>
              <w:jc w:val="center"/>
              <w:rPr>
                <w:noProof w:val="0"/>
              </w:rPr>
            </w:pPr>
            <w:r w:rsidRPr="00977EA3">
              <w:rPr>
                <w:noProof w:val="0"/>
              </w:rPr>
              <w:t>O</w:t>
            </w:r>
          </w:p>
        </w:tc>
        <w:tc>
          <w:tcPr>
            <w:tcW w:w="970" w:type="dxa"/>
          </w:tcPr>
          <w:p w14:paraId="11A55189" w14:textId="1FFBFC9B" w:rsidR="002D4399" w:rsidRPr="00977EA3" w:rsidRDefault="000064B4" w:rsidP="007456CC">
            <w:pPr>
              <w:pStyle w:val="TableEntry"/>
              <w:jc w:val="center"/>
              <w:rPr>
                <w:noProof w:val="0"/>
              </w:rPr>
            </w:pPr>
            <w:r w:rsidRPr="00977EA3">
              <w:rPr>
                <w:noProof w:val="0"/>
              </w:rPr>
              <w:t>[0..1]</w:t>
            </w:r>
          </w:p>
        </w:tc>
        <w:tc>
          <w:tcPr>
            <w:tcW w:w="4896" w:type="dxa"/>
          </w:tcPr>
          <w:p w14:paraId="0E35B55C" w14:textId="2D2F543D" w:rsidR="002D4399" w:rsidRPr="00977EA3" w:rsidRDefault="000064B4">
            <w:pPr>
              <w:pStyle w:val="TableEntry"/>
              <w:rPr>
                <w:noProof w:val="0"/>
              </w:rPr>
            </w:pPr>
            <w:r w:rsidRPr="00977EA3">
              <w:rPr>
                <w:noProof w:val="0"/>
              </w:rPr>
              <w:t>Responsible Nursing Ward</w:t>
            </w:r>
          </w:p>
        </w:tc>
      </w:tr>
      <w:tr w:rsidR="002D4399" w:rsidRPr="00977EA3" w14:paraId="65A82A78" w14:textId="77777777" w:rsidTr="007456CC">
        <w:trPr>
          <w:jc w:val="center"/>
        </w:trPr>
        <w:tc>
          <w:tcPr>
            <w:tcW w:w="810" w:type="dxa"/>
          </w:tcPr>
          <w:p w14:paraId="3F7937FA" w14:textId="64012ABE" w:rsidR="002D4399" w:rsidRPr="00977EA3" w:rsidRDefault="002D4399" w:rsidP="007456CC">
            <w:pPr>
              <w:pStyle w:val="TableEntry"/>
              <w:jc w:val="center"/>
              <w:rPr>
                <w:noProof w:val="0"/>
              </w:rPr>
            </w:pPr>
            <w:r w:rsidRPr="00977EA3">
              <w:rPr>
                <w:noProof w:val="0"/>
              </w:rPr>
              <w:t>9</w:t>
            </w:r>
          </w:p>
        </w:tc>
        <w:tc>
          <w:tcPr>
            <w:tcW w:w="810" w:type="dxa"/>
          </w:tcPr>
          <w:p w14:paraId="28655ADF" w14:textId="1BD1A294" w:rsidR="002D4399" w:rsidRPr="00977EA3" w:rsidRDefault="002D4399" w:rsidP="007456CC">
            <w:pPr>
              <w:pStyle w:val="TableEntry"/>
              <w:jc w:val="center"/>
              <w:rPr>
                <w:noProof w:val="0"/>
              </w:rPr>
            </w:pPr>
            <w:r w:rsidRPr="00977EA3">
              <w:rPr>
                <w:noProof w:val="0"/>
              </w:rPr>
              <w:t>3</w:t>
            </w:r>
          </w:p>
        </w:tc>
        <w:tc>
          <w:tcPr>
            <w:tcW w:w="772" w:type="dxa"/>
          </w:tcPr>
          <w:p w14:paraId="535BE9D0" w14:textId="58C4BD4F" w:rsidR="002D4399" w:rsidRPr="00977EA3" w:rsidRDefault="000064B4" w:rsidP="007456CC">
            <w:pPr>
              <w:pStyle w:val="TableEntry"/>
              <w:jc w:val="center"/>
              <w:rPr>
                <w:noProof w:val="0"/>
              </w:rPr>
            </w:pPr>
            <w:r w:rsidRPr="00977EA3">
              <w:rPr>
                <w:noProof w:val="0"/>
              </w:rPr>
              <w:t>CWE</w:t>
            </w:r>
          </w:p>
        </w:tc>
        <w:tc>
          <w:tcPr>
            <w:tcW w:w="938" w:type="dxa"/>
          </w:tcPr>
          <w:p w14:paraId="0825B160" w14:textId="1334E98E" w:rsidR="002D4399" w:rsidRPr="00977EA3" w:rsidRDefault="000064B4" w:rsidP="007456CC">
            <w:pPr>
              <w:pStyle w:val="TableEntry"/>
              <w:jc w:val="center"/>
              <w:rPr>
                <w:noProof w:val="0"/>
              </w:rPr>
            </w:pPr>
            <w:r w:rsidRPr="00977EA3">
              <w:rPr>
                <w:noProof w:val="0"/>
              </w:rPr>
              <w:t>O</w:t>
            </w:r>
          </w:p>
        </w:tc>
        <w:tc>
          <w:tcPr>
            <w:tcW w:w="970" w:type="dxa"/>
          </w:tcPr>
          <w:p w14:paraId="29125710" w14:textId="79658D0F" w:rsidR="002D4399" w:rsidRPr="00977EA3" w:rsidRDefault="000064B4" w:rsidP="007456CC">
            <w:pPr>
              <w:pStyle w:val="TableEntry"/>
              <w:jc w:val="center"/>
              <w:rPr>
                <w:noProof w:val="0"/>
              </w:rPr>
            </w:pPr>
            <w:r w:rsidRPr="00977EA3">
              <w:rPr>
                <w:noProof w:val="0"/>
              </w:rPr>
              <w:t>[0..1]</w:t>
            </w:r>
          </w:p>
        </w:tc>
        <w:tc>
          <w:tcPr>
            <w:tcW w:w="4896" w:type="dxa"/>
          </w:tcPr>
          <w:p w14:paraId="3FA2DA94" w14:textId="7F1171C1" w:rsidR="002D4399" w:rsidRPr="00977EA3" w:rsidRDefault="000064B4">
            <w:pPr>
              <w:pStyle w:val="TableEntry"/>
              <w:rPr>
                <w:noProof w:val="0"/>
              </w:rPr>
            </w:pPr>
            <w:r w:rsidRPr="00977EA3">
              <w:rPr>
                <w:noProof w:val="0"/>
              </w:rPr>
              <w:t>Movement Scope</w:t>
            </w:r>
          </w:p>
        </w:tc>
      </w:tr>
    </w:tbl>
    <w:p w14:paraId="5F0CF551" w14:textId="7958E07D" w:rsidR="007A1F44" w:rsidRPr="00977EA3" w:rsidRDefault="000064B4" w:rsidP="00ED4370">
      <w:pPr>
        <w:pStyle w:val="Note"/>
      </w:pPr>
      <w:r w:rsidRPr="00977EA3">
        <w:rPr>
          <w:bCs/>
        </w:rPr>
        <w:t xml:space="preserve">Note 1: If ZBE-8 exists, then </w:t>
      </w:r>
      <w:r w:rsidRPr="00977EA3">
        <w:t>ZBE-7 shall be interpreted as the Responsible Medical Ward.</w:t>
      </w:r>
    </w:p>
    <w:p w14:paraId="08B26329" w14:textId="77777777" w:rsidR="000064B4" w:rsidRPr="00977EA3" w:rsidRDefault="000064B4" w:rsidP="00ED4370">
      <w:pPr>
        <w:pStyle w:val="Corpotesto"/>
      </w:pPr>
    </w:p>
    <w:p w14:paraId="0F2C03AA" w14:textId="77777777" w:rsidR="007A1F44" w:rsidRPr="00977EA3" w:rsidRDefault="007A1F44">
      <w:r w:rsidRPr="00977EA3">
        <w:rPr>
          <w:b/>
          <w:bCs/>
        </w:rPr>
        <w:t>ZBE-1 – Movement ID (EI)</w:t>
      </w:r>
      <w:r w:rsidRPr="00977EA3">
        <w:t>: required and repeatable to support cooperative Movement Management. The Movement Identifier list is created with the action INSERT, and then recalled with further actions such as UPDATE or CANCEL.</w:t>
      </w:r>
    </w:p>
    <w:p w14:paraId="26953F11" w14:textId="77777777" w:rsidR="007A1F44" w:rsidRPr="00977EA3" w:rsidRDefault="007A1F44">
      <w:r w:rsidRPr="00977EA3">
        <w:rPr>
          <w:b/>
          <w:bCs/>
        </w:rPr>
        <w:t>ZBE-2 – Start Movement Date/Time (TS)</w:t>
      </w:r>
      <w:r w:rsidRPr="00977EA3">
        <w:t>: Required. It is the date/time of the creation of the Movement, i.e., the effective date time of the event that used action INSERT with this Movement.</w:t>
      </w:r>
    </w:p>
    <w:p w14:paraId="46A12C64" w14:textId="77777777" w:rsidR="007A1F44" w:rsidRPr="00977EA3" w:rsidRDefault="007A1F44">
      <w:r w:rsidRPr="00977EA3">
        <w:rPr>
          <w:b/>
          <w:bCs/>
        </w:rPr>
        <w:t>ZBE-3 – End Movement Date/Time (TS)</w:t>
      </w:r>
      <w:r w:rsidRPr="00977EA3">
        <w:t>: Optional.</w:t>
      </w:r>
    </w:p>
    <w:p w14:paraId="3030E187" w14:textId="49C77FDE" w:rsidR="007A1F44" w:rsidRPr="00977EA3" w:rsidRDefault="007A1F44">
      <w:r w:rsidRPr="00977EA3">
        <w:rPr>
          <w:b/>
          <w:bCs/>
        </w:rPr>
        <w:t>ZBE-4 –</w:t>
      </w:r>
      <w:r w:rsidR="000064B4" w:rsidRPr="00977EA3">
        <w:rPr>
          <w:b/>
          <w:bCs/>
        </w:rPr>
        <w:t xml:space="preserve"> Movement</w:t>
      </w:r>
      <w:r w:rsidRPr="00977EA3">
        <w:rPr>
          <w:b/>
          <w:bCs/>
        </w:rPr>
        <w:t xml:space="preserve"> Action (ID)</w:t>
      </w:r>
      <w:r w:rsidRPr="00977EA3">
        <w:t>: Required. Three possible values:</w:t>
      </w:r>
    </w:p>
    <w:p w14:paraId="5E48D2C8" w14:textId="77777777" w:rsidR="008E3CF3" w:rsidRPr="00977EA3" w:rsidRDefault="007A1F44" w:rsidP="00EC243F">
      <w:pPr>
        <w:pStyle w:val="Puntoelenco2"/>
      </w:pPr>
      <w:r w:rsidRPr="00977EA3">
        <w:t>INSERT: With any trigger event that inserts a movement.</w:t>
      </w:r>
    </w:p>
    <w:p w14:paraId="2ACB1B39" w14:textId="77777777" w:rsidR="008E3CF3" w:rsidRPr="00977EA3" w:rsidRDefault="007A1F44" w:rsidP="00EC243F">
      <w:pPr>
        <w:pStyle w:val="Puntoelenco2"/>
      </w:pPr>
      <w:r w:rsidRPr="00977EA3">
        <w:t>UPDATE: With trigger event Z99</w:t>
      </w:r>
    </w:p>
    <w:p w14:paraId="4CE02802" w14:textId="77777777" w:rsidR="008E3CF3" w:rsidRPr="00977EA3" w:rsidRDefault="007A1F44" w:rsidP="00EC243F">
      <w:pPr>
        <w:pStyle w:val="Puntoelenco2"/>
      </w:pPr>
      <w:r w:rsidRPr="00977EA3">
        <w:t xml:space="preserve">CANCEL: With any “cancel” trigger event. </w:t>
      </w:r>
    </w:p>
    <w:p w14:paraId="4E6BA772" w14:textId="4B33C44B" w:rsidR="007A1F44" w:rsidRPr="00977EA3" w:rsidRDefault="007A1F44">
      <w:r w:rsidRPr="00977EA3">
        <w:rPr>
          <w:b/>
          <w:bCs/>
        </w:rPr>
        <w:t>ZBE-5 –Historic</w:t>
      </w:r>
      <w:r w:rsidR="000064B4" w:rsidRPr="00977EA3">
        <w:rPr>
          <w:b/>
          <w:bCs/>
        </w:rPr>
        <w:t>al Movement</w:t>
      </w:r>
      <w:r w:rsidRPr="00977EA3">
        <w:rPr>
          <w:b/>
          <w:bCs/>
        </w:rPr>
        <w:t xml:space="preserve"> Indicator (ID)</w:t>
      </w:r>
      <w:r w:rsidRPr="00977EA3">
        <w:t xml:space="preserve">: Required. Values: </w:t>
      </w:r>
    </w:p>
    <w:p w14:paraId="1303AEA3" w14:textId="77777777" w:rsidR="008E3CF3" w:rsidRPr="00977EA3" w:rsidRDefault="007A1F44" w:rsidP="00EC243F">
      <w:pPr>
        <w:pStyle w:val="Puntoelenco2"/>
      </w:pPr>
      <w:r w:rsidRPr="00977EA3">
        <w:t>‘Y’ when the message is related to a Historic Movement.</w:t>
      </w:r>
    </w:p>
    <w:p w14:paraId="0F4F5E1D" w14:textId="77777777" w:rsidR="008E3CF3" w:rsidRPr="00977EA3" w:rsidRDefault="007A1F44" w:rsidP="00EC243F">
      <w:pPr>
        <w:pStyle w:val="Puntoelenco2"/>
      </w:pPr>
      <w:r w:rsidRPr="00977EA3">
        <w:t>‘N’ when the message is related to the current (last or next) movement.</w:t>
      </w:r>
    </w:p>
    <w:p w14:paraId="72DA292B" w14:textId="77979B15" w:rsidR="007A1F44" w:rsidRPr="00977EA3" w:rsidRDefault="007A1F44" w:rsidP="003462A5">
      <w:pPr>
        <w:keepNext/>
      </w:pPr>
      <w:r w:rsidRPr="00977EA3">
        <w:rPr>
          <w:b/>
          <w:bCs/>
        </w:rPr>
        <w:t xml:space="preserve">ZBE-6 – Original </w:t>
      </w:r>
      <w:r w:rsidR="000064B4" w:rsidRPr="00977EA3">
        <w:rPr>
          <w:b/>
          <w:bCs/>
        </w:rPr>
        <w:t>trigger</w:t>
      </w:r>
      <w:r w:rsidR="00A47F77" w:rsidRPr="00977EA3">
        <w:rPr>
          <w:b/>
          <w:bCs/>
        </w:rPr>
        <w:t xml:space="preserve"> </w:t>
      </w:r>
      <w:r w:rsidR="000064B4" w:rsidRPr="00977EA3">
        <w:rPr>
          <w:b/>
          <w:bCs/>
        </w:rPr>
        <w:t xml:space="preserve">event code </w:t>
      </w:r>
      <w:r w:rsidRPr="00977EA3">
        <w:rPr>
          <w:b/>
          <w:bCs/>
        </w:rPr>
        <w:t>(ID)</w:t>
      </w:r>
      <w:r w:rsidRPr="00977EA3">
        <w:t xml:space="preserve">: Conditional. </w:t>
      </w:r>
    </w:p>
    <w:p w14:paraId="366A3E06" w14:textId="77777777" w:rsidR="007A1F44" w:rsidRPr="00977EA3" w:rsidRDefault="007A1F44">
      <w:r w:rsidRPr="00977EA3">
        <w:t>Condition predicate: This field shall be populated when ZBE-4 contains action UPDATE or CANCEL. In this case, this field is populated with the trigger event that inserted (action INSERT) the movement being currently updated or canceled.</w:t>
      </w:r>
    </w:p>
    <w:p w14:paraId="04B69E99" w14:textId="4ED1B79C" w:rsidR="000064B4" w:rsidRPr="00977EA3" w:rsidRDefault="007A1F44">
      <w:r w:rsidRPr="00977EA3">
        <w:rPr>
          <w:b/>
          <w:bCs/>
        </w:rPr>
        <w:t>ZBE-7 – Responsible Ward (XON)</w:t>
      </w:r>
      <w:r w:rsidRPr="00977EA3">
        <w:t xml:space="preserve">: Optional. </w:t>
      </w:r>
      <w:r w:rsidR="000064B4" w:rsidRPr="00977EA3">
        <w:t xml:space="preserve">This Field provides the code of the ward that is responsible for the patient. </w:t>
      </w:r>
      <w:r w:rsidRPr="00977EA3">
        <w:t>This field may be further constrained in national extensions of this transaction.</w:t>
      </w:r>
      <w:r w:rsidR="000064B4" w:rsidRPr="00977EA3">
        <w:t xml:space="preserve"> For example, the French National Extension constrains ZBE-7 to be the Responsible Medical Ward and adds related specifications for ZBE-8 and ZBE-9. See ITI TF-4:</w:t>
      </w:r>
      <w:r w:rsidR="00A47F77" w:rsidRPr="00977EA3">
        <w:t xml:space="preserve"> </w:t>
      </w:r>
      <w:r w:rsidR="000064B4" w:rsidRPr="00977EA3">
        <w:t>4.1.2.7</w:t>
      </w:r>
      <w:r w:rsidR="0038669E" w:rsidRPr="00977EA3">
        <w:t>.</w:t>
      </w:r>
    </w:p>
    <w:p w14:paraId="46471DE0" w14:textId="61A91C49" w:rsidR="000064B4" w:rsidRPr="00977EA3" w:rsidRDefault="000064B4" w:rsidP="000064B4">
      <w:pPr>
        <w:spacing w:before="0"/>
        <w:rPr>
          <w:b/>
          <w:szCs w:val="24"/>
          <w:u w:val="single"/>
          <w:lang w:eastAsia="fr-FR"/>
        </w:rPr>
      </w:pPr>
      <w:r w:rsidRPr="00977EA3">
        <w:rPr>
          <w:b/>
          <w:szCs w:val="24"/>
          <w:lang w:eastAsia="fr-FR"/>
        </w:rPr>
        <w:lastRenderedPageBreak/>
        <w:t xml:space="preserve">ZBE-8 </w:t>
      </w:r>
      <w:r w:rsidRPr="00977EA3">
        <w:rPr>
          <w:szCs w:val="24"/>
          <w:lang w:eastAsia="fr-FR"/>
        </w:rPr>
        <w:t>– Responsible Nursing Ward (XON): Optional. This field may be further constrained in national extensions of this transaction.</w:t>
      </w:r>
    </w:p>
    <w:p w14:paraId="24DA3922" w14:textId="2FAF068B" w:rsidR="007A1F44" w:rsidRPr="00977EA3" w:rsidRDefault="000064B4" w:rsidP="000064B4">
      <w:r w:rsidRPr="00977EA3">
        <w:rPr>
          <w:b/>
          <w:szCs w:val="24"/>
          <w:lang w:eastAsia="fr-FR"/>
        </w:rPr>
        <w:t xml:space="preserve">ZBE-9 </w:t>
      </w:r>
      <w:r w:rsidRPr="00977EA3">
        <w:rPr>
          <w:szCs w:val="24"/>
          <w:lang w:eastAsia="fr-FR"/>
        </w:rPr>
        <w:t>– Movement scope (CWE): Optional. This field provides the scope of the movement</w:t>
      </w:r>
      <w:r w:rsidRPr="00977EA3">
        <w:t xml:space="preserve">, </w:t>
      </w:r>
      <w:r w:rsidR="00EC3194">
        <w:t xml:space="preserve">e.g., </w:t>
      </w:r>
      <w:r w:rsidRPr="00977EA3">
        <w:t>change of housing, change of medical ward, change of nursing ward. See French National Extension in ITI TF-4: Table 4.1.2.7-1 for a more detailed example.</w:t>
      </w:r>
    </w:p>
    <w:p w14:paraId="62CE95BB" w14:textId="77777777" w:rsidR="008E3CF3" w:rsidRPr="00977EA3" w:rsidRDefault="007A1F44" w:rsidP="00EC243F">
      <w:pPr>
        <w:pStyle w:val="Titolo3"/>
        <w:numPr>
          <w:ilvl w:val="2"/>
          <w:numId w:val="8"/>
        </w:numPr>
        <w:tabs>
          <w:tab w:val="clear" w:pos="2160"/>
          <w:tab w:val="clear" w:pos="2880"/>
        </w:tabs>
        <w:ind w:left="1080" w:hanging="1080"/>
        <w:rPr>
          <w:noProof w:val="0"/>
        </w:rPr>
      </w:pPr>
      <w:bookmarkStart w:id="351" w:name="_Toc174249156"/>
      <w:bookmarkStart w:id="352" w:name="_Toc398544170"/>
      <w:bookmarkStart w:id="353" w:name="_Toc398717907"/>
      <w:bookmarkStart w:id="354" w:name="_Toc518634508"/>
      <w:r w:rsidRPr="00977EA3">
        <w:rPr>
          <w:noProof w:val="0"/>
        </w:rPr>
        <w:t>Interactions</w:t>
      </w:r>
      <w:bookmarkEnd w:id="351"/>
      <w:bookmarkEnd w:id="352"/>
      <w:bookmarkEnd w:id="353"/>
      <w:bookmarkEnd w:id="354"/>
      <w:r w:rsidRPr="00977EA3">
        <w:rPr>
          <w:noProof w:val="0"/>
        </w:rPr>
        <w:t xml:space="preserve"> </w:t>
      </w:r>
    </w:p>
    <w:p w14:paraId="2A53129B" w14:textId="77777777" w:rsidR="007A1F44" w:rsidRPr="00977EA3" w:rsidRDefault="007A1F44">
      <w:r w:rsidRPr="00977EA3">
        <w:t xml:space="preserve">The following sections contain the static definitions of the messages belonging to the various optional sets described above. </w:t>
      </w:r>
    </w:p>
    <w:p w14:paraId="4FFD9ED2" w14:textId="77777777" w:rsidR="007A1F44" w:rsidRPr="00977EA3" w:rsidRDefault="007A1F44">
      <w:r w:rsidRPr="00977EA3">
        <w:t>The Historic Movement Management Option is not shown in these message tables. The reader is reminded that this option adds the ZBE segment below PV1/PV2.</w:t>
      </w:r>
    </w:p>
    <w:p w14:paraId="4FC2C850"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55" w:name="_Toc174249157"/>
      <w:bookmarkStart w:id="356" w:name="_Toc398544171"/>
      <w:r w:rsidRPr="00977EA3">
        <w:rPr>
          <w:noProof w:val="0"/>
        </w:rPr>
        <w:t>Admit/Visit Notification (ADT^A01^ADT_A01)</w:t>
      </w:r>
      <w:bookmarkEnd w:id="355"/>
      <w:bookmarkEnd w:id="356"/>
    </w:p>
    <w:p w14:paraId="7E8B7FB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57" w:name="_Toc174249158"/>
      <w:r w:rsidRPr="00977EA3">
        <w:rPr>
          <w:noProof w:val="0"/>
        </w:rPr>
        <w:t>Trigger Event</w:t>
      </w:r>
      <w:bookmarkEnd w:id="357"/>
    </w:p>
    <w:p w14:paraId="48AFD42B" w14:textId="77777777" w:rsidR="007A1F44" w:rsidRPr="00977EA3" w:rsidRDefault="007A1F44">
      <w:r w:rsidRPr="00977EA3">
        <w:t>This message is sent by a Patient Encounter Supplier to notify a Patient Encounter Consumer that a patient has arrived at a healthcare facility for an episode of care in which the patient is assigned to an inpatient bed. Such an episode is commonly referred to as “inpatient” care.</w:t>
      </w:r>
    </w:p>
    <w:p w14:paraId="1C6B481F" w14:textId="77777777" w:rsidR="007A1F44" w:rsidRPr="00977EA3" w:rsidRDefault="007A1F44">
      <w:r w:rsidRPr="00977EA3">
        <w:t xml:space="preserve">MSH-9 is valued </w:t>
      </w:r>
      <w:r w:rsidRPr="00977EA3">
        <w:rPr>
          <w:b/>
          <w:bCs/>
        </w:rPr>
        <w:t>ADT^A01^ADT_A01</w:t>
      </w:r>
      <w:r w:rsidRPr="00977EA3">
        <w:t>.</w:t>
      </w:r>
    </w:p>
    <w:p w14:paraId="5ABA803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58" w:name="_Toc174249159"/>
      <w:r w:rsidRPr="00977EA3">
        <w:rPr>
          <w:noProof w:val="0"/>
        </w:rPr>
        <w:t>Message Static Definition</w:t>
      </w:r>
      <w:bookmarkEnd w:id="358"/>
    </w:p>
    <w:p w14:paraId="7D654508" w14:textId="77777777" w:rsidR="007A1F44" w:rsidRPr="00977EA3" w:rsidRDefault="007A1F44">
      <w:pPr>
        <w:pStyle w:val="TableTitle"/>
        <w:rPr>
          <w:noProof w:val="0"/>
        </w:rPr>
      </w:pPr>
      <w:r w:rsidRPr="00977EA3">
        <w:rPr>
          <w:noProof w:val="0"/>
        </w:rPr>
        <w:t>Table 3.31-7: Static definition of message ADT^A01^ADT_A01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AC0C212" w14:textId="77777777">
        <w:trPr>
          <w:cantSplit/>
          <w:tblHeader/>
          <w:jc w:val="center"/>
        </w:trPr>
        <w:tc>
          <w:tcPr>
            <w:tcW w:w="1951" w:type="dxa"/>
            <w:shd w:val="clear" w:color="auto" w:fill="D9D9D9"/>
          </w:tcPr>
          <w:p w14:paraId="311635E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C1D907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53CFB8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F895384"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255A5A6" w14:textId="77777777" w:rsidR="007A1F44" w:rsidRPr="00977EA3" w:rsidRDefault="007A1F44" w:rsidP="00A53067">
            <w:pPr>
              <w:pStyle w:val="TableEntryHeader"/>
              <w:rPr>
                <w:noProof w:val="0"/>
              </w:rPr>
            </w:pPr>
            <w:r w:rsidRPr="00977EA3">
              <w:rPr>
                <w:noProof w:val="0"/>
              </w:rPr>
              <w:t>HL7 chapter</w:t>
            </w:r>
          </w:p>
        </w:tc>
      </w:tr>
      <w:tr w:rsidR="007A1F44" w:rsidRPr="00977EA3" w14:paraId="611EC107" w14:textId="77777777">
        <w:trPr>
          <w:cantSplit/>
          <w:jc w:val="center"/>
        </w:trPr>
        <w:tc>
          <w:tcPr>
            <w:tcW w:w="1951" w:type="dxa"/>
          </w:tcPr>
          <w:p w14:paraId="2FE2149E" w14:textId="77777777" w:rsidR="007A1F44" w:rsidRPr="00977EA3" w:rsidRDefault="007A1F44" w:rsidP="00A0052B">
            <w:pPr>
              <w:pStyle w:val="TableEntry"/>
              <w:rPr>
                <w:noProof w:val="0"/>
              </w:rPr>
            </w:pPr>
            <w:r w:rsidRPr="00977EA3">
              <w:rPr>
                <w:noProof w:val="0"/>
              </w:rPr>
              <w:t>MSH</w:t>
            </w:r>
          </w:p>
        </w:tc>
        <w:tc>
          <w:tcPr>
            <w:tcW w:w="3544" w:type="dxa"/>
          </w:tcPr>
          <w:p w14:paraId="0F3DB057" w14:textId="77777777" w:rsidR="007A1F44" w:rsidRPr="00977EA3" w:rsidRDefault="007A1F44">
            <w:pPr>
              <w:pStyle w:val="TableEntry"/>
              <w:rPr>
                <w:noProof w:val="0"/>
              </w:rPr>
            </w:pPr>
            <w:r w:rsidRPr="00977EA3">
              <w:rPr>
                <w:noProof w:val="0"/>
              </w:rPr>
              <w:t>Message Header</w:t>
            </w:r>
          </w:p>
        </w:tc>
        <w:tc>
          <w:tcPr>
            <w:tcW w:w="971" w:type="dxa"/>
          </w:tcPr>
          <w:p w14:paraId="4CA2C342" w14:textId="77777777" w:rsidR="007A1F44" w:rsidRPr="00977EA3" w:rsidRDefault="007A1F44">
            <w:pPr>
              <w:pStyle w:val="TableEntry"/>
              <w:jc w:val="center"/>
              <w:rPr>
                <w:noProof w:val="0"/>
              </w:rPr>
            </w:pPr>
            <w:r w:rsidRPr="00977EA3">
              <w:rPr>
                <w:noProof w:val="0"/>
              </w:rPr>
              <w:t>R</w:t>
            </w:r>
          </w:p>
        </w:tc>
        <w:tc>
          <w:tcPr>
            <w:tcW w:w="872" w:type="dxa"/>
          </w:tcPr>
          <w:p w14:paraId="1B29AA06" w14:textId="77777777" w:rsidR="007A1F44" w:rsidRPr="00977EA3" w:rsidRDefault="007A1F44">
            <w:pPr>
              <w:pStyle w:val="TableEntry"/>
              <w:jc w:val="center"/>
              <w:rPr>
                <w:noProof w:val="0"/>
              </w:rPr>
            </w:pPr>
            <w:r w:rsidRPr="00977EA3">
              <w:rPr>
                <w:noProof w:val="0"/>
              </w:rPr>
              <w:t>[1..1]</w:t>
            </w:r>
          </w:p>
        </w:tc>
        <w:tc>
          <w:tcPr>
            <w:tcW w:w="1701" w:type="dxa"/>
          </w:tcPr>
          <w:p w14:paraId="286C6300" w14:textId="77777777" w:rsidR="007A1F44" w:rsidRPr="00977EA3" w:rsidRDefault="007A1F44">
            <w:pPr>
              <w:pStyle w:val="TableEntry"/>
              <w:jc w:val="center"/>
              <w:rPr>
                <w:noProof w:val="0"/>
              </w:rPr>
            </w:pPr>
            <w:r w:rsidRPr="00977EA3">
              <w:rPr>
                <w:noProof w:val="0"/>
              </w:rPr>
              <w:t>2</w:t>
            </w:r>
          </w:p>
        </w:tc>
      </w:tr>
      <w:tr w:rsidR="007A1F44" w:rsidRPr="00977EA3" w14:paraId="07FBC6F3" w14:textId="77777777">
        <w:trPr>
          <w:cantSplit/>
          <w:jc w:val="center"/>
        </w:trPr>
        <w:tc>
          <w:tcPr>
            <w:tcW w:w="1951" w:type="dxa"/>
          </w:tcPr>
          <w:p w14:paraId="73E01510" w14:textId="77777777" w:rsidR="007A1F44" w:rsidRPr="00977EA3" w:rsidRDefault="007A1F44">
            <w:pPr>
              <w:pStyle w:val="TableEntry"/>
              <w:rPr>
                <w:noProof w:val="0"/>
              </w:rPr>
            </w:pPr>
            <w:r w:rsidRPr="00977EA3">
              <w:rPr>
                <w:noProof w:val="0"/>
              </w:rPr>
              <w:t>SFT</w:t>
            </w:r>
          </w:p>
        </w:tc>
        <w:tc>
          <w:tcPr>
            <w:tcW w:w="3544" w:type="dxa"/>
          </w:tcPr>
          <w:p w14:paraId="7694F9C0" w14:textId="77777777" w:rsidR="007A1F44" w:rsidRPr="00977EA3" w:rsidRDefault="007A1F44">
            <w:pPr>
              <w:pStyle w:val="TableEntry"/>
              <w:rPr>
                <w:noProof w:val="0"/>
              </w:rPr>
            </w:pPr>
            <w:r w:rsidRPr="00977EA3">
              <w:rPr>
                <w:noProof w:val="0"/>
              </w:rPr>
              <w:t>Software Segment</w:t>
            </w:r>
          </w:p>
        </w:tc>
        <w:tc>
          <w:tcPr>
            <w:tcW w:w="971" w:type="dxa"/>
          </w:tcPr>
          <w:p w14:paraId="4C3E2D2A" w14:textId="77777777" w:rsidR="007A1F44" w:rsidRPr="00977EA3" w:rsidRDefault="007A1F44">
            <w:pPr>
              <w:pStyle w:val="TableEntry"/>
              <w:jc w:val="center"/>
              <w:rPr>
                <w:noProof w:val="0"/>
              </w:rPr>
            </w:pPr>
            <w:r w:rsidRPr="00977EA3">
              <w:rPr>
                <w:noProof w:val="0"/>
              </w:rPr>
              <w:t>O</w:t>
            </w:r>
          </w:p>
        </w:tc>
        <w:tc>
          <w:tcPr>
            <w:tcW w:w="872" w:type="dxa"/>
          </w:tcPr>
          <w:p w14:paraId="08578C30" w14:textId="77777777" w:rsidR="007A1F44" w:rsidRPr="00977EA3" w:rsidRDefault="007A1F44">
            <w:pPr>
              <w:pStyle w:val="TableEntry"/>
              <w:jc w:val="center"/>
              <w:rPr>
                <w:noProof w:val="0"/>
              </w:rPr>
            </w:pPr>
            <w:r w:rsidRPr="00977EA3">
              <w:rPr>
                <w:noProof w:val="0"/>
              </w:rPr>
              <w:t>[0..*]</w:t>
            </w:r>
          </w:p>
        </w:tc>
        <w:tc>
          <w:tcPr>
            <w:tcW w:w="1701" w:type="dxa"/>
          </w:tcPr>
          <w:p w14:paraId="21A9BE71" w14:textId="77777777" w:rsidR="007A1F44" w:rsidRPr="00977EA3" w:rsidRDefault="007A1F44">
            <w:pPr>
              <w:pStyle w:val="TableEntry"/>
              <w:jc w:val="center"/>
              <w:rPr>
                <w:noProof w:val="0"/>
              </w:rPr>
            </w:pPr>
            <w:r w:rsidRPr="00977EA3">
              <w:rPr>
                <w:noProof w:val="0"/>
              </w:rPr>
              <w:t>2</w:t>
            </w:r>
          </w:p>
        </w:tc>
      </w:tr>
      <w:tr w:rsidR="007A1F44" w:rsidRPr="00977EA3" w14:paraId="415FEC24" w14:textId="77777777">
        <w:trPr>
          <w:cantSplit/>
          <w:jc w:val="center"/>
        </w:trPr>
        <w:tc>
          <w:tcPr>
            <w:tcW w:w="1951" w:type="dxa"/>
          </w:tcPr>
          <w:p w14:paraId="610C2035" w14:textId="77777777" w:rsidR="007A1F44" w:rsidRPr="00977EA3" w:rsidRDefault="007A1F44">
            <w:pPr>
              <w:pStyle w:val="TableEntry"/>
              <w:rPr>
                <w:noProof w:val="0"/>
              </w:rPr>
            </w:pPr>
            <w:r w:rsidRPr="00977EA3">
              <w:rPr>
                <w:noProof w:val="0"/>
              </w:rPr>
              <w:t>EVN</w:t>
            </w:r>
          </w:p>
        </w:tc>
        <w:tc>
          <w:tcPr>
            <w:tcW w:w="3544" w:type="dxa"/>
          </w:tcPr>
          <w:p w14:paraId="293C797B" w14:textId="77777777" w:rsidR="007A1F44" w:rsidRPr="00977EA3" w:rsidRDefault="007A1F44">
            <w:pPr>
              <w:pStyle w:val="TableEntry"/>
              <w:rPr>
                <w:noProof w:val="0"/>
              </w:rPr>
            </w:pPr>
            <w:r w:rsidRPr="00977EA3">
              <w:rPr>
                <w:noProof w:val="0"/>
              </w:rPr>
              <w:t>Event Type</w:t>
            </w:r>
          </w:p>
        </w:tc>
        <w:tc>
          <w:tcPr>
            <w:tcW w:w="971" w:type="dxa"/>
          </w:tcPr>
          <w:p w14:paraId="100D3090" w14:textId="77777777" w:rsidR="007A1F44" w:rsidRPr="00977EA3" w:rsidRDefault="007A1F44">
            <w:pPr>
              <w:pStyle w:val="TableEntry"/>
              <w:jc w:val="center"/>
              <w:rPr>
                <w:noProof w:val="0"/>
              </w:rPr>
            </w:pPr>
            <w:r w:rsidRPr="00977EA3">
              <w:rPr>
                <w:noProof w:val="0"/>
              </w:rPr>
              <w:t>R</w:t>
            </w:r>
          </w:p>
        </w:tc>
        <w:tc>
          <w:tcPr>
            <w:tcW w:w="872" w:type="dxa"/>
          </w:tcPr>
          <w:p w14:paraId="650CC5B9" w14:textId="77777777" w:rsidR="007A1F44" w:rsidRPr="00977EA3" w:rsidRDefault="007A1F44">
            <w:pPr>
              <w:pStyle w:val="TableEntry"/>
              <w:jc w:val="center"/>
              <w:rPr>
                <w:noProof w:val="0"/>
              </w:rPr>
            </w:pPr>
            <w:r w:rsidRPr="00977EA3">
              <w:rPr>
                <w:noProof w:val="0"/>
              </w:rPr>
              <w:t>[1..1]</w:t>
            </w:r>
          </w:p>
        </w:tc>
        <w:tc>
          <w:tcPr>
            <w:tcW w:w="1701" w:type="dxa"/>
          </w:tcPr>
          <w:p w14:paraId="360A3A00" w14:textId="77777777" w:rsidR="007A1F44" w:rsidRPr="00977EA3" w:rsidRDefault="007A1F44">
            <w:pPr>
              <w:pStyle w:val="TableEntry"/>
              <w:jc w:val="center"/>
              <w:rPr>
                <w:noProof w:val="0"/>
              </w:rPr>
            </w:pPr>
            <w:r w:rsidRPr="00977EA3">
              <w:rPr>
                <w:noProof w:val="0"/>
              </w:rPr>
              <w:t>2</w:t>
            </w:r>
          </w:p>
        </w:tc>
      </w:tr>
      <w:tr w:rsidR="007A1F44" w:rsidRPr="00977EA3" w14:paraId="44D5C0DC" w14:textId="77777777">
        <w:trPr>
          <w:cantSplit/>
          <w:jc w:val="center"/>
        </w:trPr>
        <w:tc>
          <w:tcPr>
            <w:tcW w:w="1951" w:type="dxa"/>
          </w:tcPr>
          <w:p w14:paraId="17F2E843" w14:textId="77777777" w:rsidR="007A1F44" w:rsidRPr="00977EA3" w:rsidRDefault="007A1F44">
            <w:pPr>
              <w:pStyle w:val="TableEntry"/>
              <w:rPr>
                <w:noProof w:val="0"/>
              </w:rPr>
            </w:pPr>
            <w:r w:rsidRPr="00977EA3">
              <w:rPr>
                <w:noProof w:val="0"/>
              </w:rPr>
              <w:t>PID</w:t>
            </w:r>
          </w:p>
        </w:tc>
        <w:tc>
          <w:tcPr>
            <w:tcW w:w="3544" w:type="dxa"/>
          </w:tcPr>
          <w:p w14:paraId="5CC51B3E" w14:textId="77777777" w:rsidR="007A1F44" w:rsidRPr="00977EA3" w:rsidRDefault="007A1F44">
            <w:pPr>
              <w:pStyle w:val="TableEntry"/>
              <w:rPr>
                <w:noProof w:val="0"/>
              </w:rPr>
            </w:pPr>
            <w:r w:rsidRPr="00977EA3">
              <w:rPr>
                <w:noProof w:val="0"/>
              </w:rPr>
              <w:t>Patient Identification</w:t>
            </w:r>
          </w:p>
        </w:tc>
        <w:tc>
          <w:tcPr>
            <w:tcW w:w="971" w:type="dxa"/>
          </w:tcPr>
          <w:p w14:paraId="10B30F9D" w14:textId="77777777" w:rsidR="007A1F44" w:rsidRPr="00977EA3" w:rsidRDefault="007A1F44">
            <w:pPr>
              <w:pStyle w:val="TableEntry"/>
              <w:jc w:val="center"/>
              <w:rPr>
                <w:noProof w:val="0"/>
              </w:rPr>
            </w:pPr>
            <w:r w:rsidRPr="00977EA3">
              <w:rPr>
                <w:noProof w:val="0"/>
              </w:rPr>
              <w:t>R</w:t>
            </w:r>
          </w:p>
        </w:tc>
        <w:tc>
          <w:tcPr>
            <w:tcW w:w="872" w:type="dxa"/>
          </w:tcPr>
          <w:p w14:paraId="406AB7B4" w14:textId="77777777" w:rsidR="007A1F44" w:rsidRPr="00977EA3" w:rsidRDefault="007A1F44">
            <w:pPr>
              <w:pStyle w:val="TableEntry"/>
              <w:jc w:val="center"/>
              <w:rPr>
                <w:noProof w:val="0"/>
              </w:rPr>
            </w:pPr>
            <w:r w:rsidRPr="00977EA3">
              <w:rPr>
                <w:noProof w:val="0"/>
              </w:rPr>
              <w:t>[1..1]</w:t>
            </w:r>
          </w:p>
        </w:tc>
        <w:tc>
          <w:tcPr>
            <w:tcW w:w="1701" w:type="dxa"/>
          </w:tcPr>
          <w:p w14:paraId="59163AAC" w14:textId="77777777" w:rsidR="007A1F44" w:rsidRPr="00977EA3" w:rsidRDefault="007A1F44">
            <w:pPr>
              <w:pStyle w:val="TableEntry"/>
              <w:jc w:val="center"/>
              <w:rPr>
                <w:noProof w:val="0"/>
              </w:rPr>
            </w:pPr>
            <w:r w:rsidRPr="00977EA3">
              <w:rPr>
                <w:noProof w:val="0"/>
              </w:rPr>
              <w:t>3</w:t>
            </w:r>
          </w:p>
        </w:tc>
      </w:tr>
      <w:tr w:rsidR="007A1F44" w:rsidRPr="00977EA3" w14:paraId="14706030" w14:textId="77777777">
        <w:trPr>
          <w:cantSplit/>
          <w:jc w:val="center"/>
        </w:trPr>
        <w:tc>
          <w:tcPr>
            <w:tcW w:w="1951" w:type="dxa"/>
          </w:tcPr>
          <w:p w14:paraId="575492BC" w14:textId="77777777" w:rsidR="007A1F44" w:rsidRPr="00977EA3" w:rsidRDefault="007A1F44">
            <w:pPr>
              <w:pStyle w:val="TableEntry"/>
              <w:rPr>
                <w:noProof w:val="0"/>
              </w:rPr>
            </w:pPr>
            <w:r w:rsidRPr="00977EA3">
              <w:rPr>
                <w:noProof w:val="0"/>
              </w:rPr>
              <w:t>PD1</w:t>
            </w:r>
          </w:p>
        </w:tc>
        <w:tc>
          <w:tcPr>
            <w:tcW w:w="3544" w:type="dxa"/>
          </w:tcPr>
          <w:p w14:paraId="628E15D4" w14:textId="77777777" w:rsidR="007A1F44" w:rsidRPr="00977EA3" w:rsidRDefault="007A1F44">
            <w:pPr>
              <w:pStyle w:val="TableEntry"/>
              <w:rPr>
                <w:noProof w:val="0"/>
              </w:rPr>
            </w:pPr>
            <w:r w:rsidRPr="00977EA3">
              <w:rPr>
                <w:noProof w:val="0"/>
              </w:rPr>
              <w:t>Additional Demographics</w:t>
            </w:r>
          </w:p>
        </w:tc>
        <w:tc>
          <w:tcPr>
            <w:tcW w:w="971" w:type="dxa"/>
          </w:tcPr>
          <w:p w14:paraId="7FE8568E" w14:textId="77777777" w:rsidR="007A1F44" w:rsidRPr="00977EA3" w:rsidRDefault="007A1F44">
            <w:pPr>
              <w:pStyle w:val="TableEntry"/>
              <w:jc w:val="center"/>
              <w:rPr>
                <w:noProof w:val="0"/>
              </w:rPr>
            </w:pPr>
            <w:r w:rsidRPr="00977EA3">
              <w:rPr>
                <w:noProof w:val="0"/>
              </w:rPr>
              <w:t>O</w:t>
            </w:r>
          </w:p>
        </w:tc>
        <w:tc>
          <w:tcPr>
            <w:tcW w:w="872" w:type="dxa"/>
          </w:tcPr>
          <w:p w14:paraId="0F4D7F0C" w14:textId="77777777" w:rsidR="007A1F44" w:rsidRPr="00977EA3" w:rsidRDefault="007A1F44">
            <w:pPr>
              <w:pStyle w:val="TableEntry"/>
              <w:jc w:val="center"/>
              <w:rPr>
                <w:noProof w:val="0"/>
              </w:rPr>
            </w:pPr>
            <w:r w:rsidRPr="00977EA3">
              <w:rPr>
                <w:noProof w:val="0"/>
              </w:rPr>
              <w:t>[0..1]</w:t>
            </w:r>
          </w:p>
        </w:tc>
        <w:tc>
          <w:tcPr>
            <w:tcW w:w="1701" w:type="dxa"/>
          </w:tcPr>
          <w:p w14:paraId="2B0FB3C5" w14:textId="77777777" w:rsidR="007A1F44" w:rsidRPr="00977EA3" w:rsidRDefault="007A1F44">
            <w:pPr>
              <w:pStyle w:val="TableEntry"/>
              <w:jc w:val="center"/>
              <w:rPr>
                <w:noProof w:val="0"/>
              </w:rPr>
            </w:pPr>
            <w:r w:rsidRPr="00977EA3">
              <w:rPr>
                <w:noProof w:val="0"/>
              </w:rPr>
              <w:t>3</w:t>
            </w:r>
          </w:p>
        </w:tc>
      </w:tr>
      <w:tr w:rsidR="007A1F44" w:rsidRPr="00977EA3" w14:paraId="2A4F3B95" w14:textId="77777777">
        <w:trPr>
          <w:cantSplit/>
          <w:jc w:val="center"/>
        </w:trPr>
        <w:tc>
          <w:tcPr>
            <w:tcW w:w="1951" w:type="dxa"/>
          </w:tcPr>
          <w:p w14:paraId="3626E030" w14:textId="77777777" w:rsidR="007A1F44" w:rsidRPr="00977EA3" w:rsidRDefault="007A1F44" w:rsidP="00A0052B">
            <w:pPr>
              <w:pStyle w:val="TableEntry"/>
              <w:rPr>
                <w:noProof w:val="0"/>
              </w:rPr>
            </w:pPr>
            <w:r w:rsidRPr="00977EA3">
              <w:rPr>
                <w:noProof w:val="0"/>
              </w:rPr>
              <w:t>ROL</w:t>
            </w:r>
          </w:p>
        </w:tc>
        <w:tc>
          <w:tcPr>
            <w:tcW w:w="3544" w:type="dxa"/>
          </w:tcPr>
          <w:p w14:paraId="0C73679C" w14:textId="77777777" w:rsidR="007A1F44" w:rsidRPr="00977EA3" w:rsidRDefault="007A1F44">
            <w:pPr>
              <w:pStyle w:val="TableEntry"/>
              <w:rPr>
                <w:noProof w:val="0"/>
              </w:rPr>
            </w:pPr>
            <w:r w:rsidRPr="00977EA3">
              <w:rPr>
                <w:noProof w:val="0"/>
              </w:rPr>
              <w:t>Role</w:t>
            </w:r>
          </w:p>
        </w:tc>
        <w:tc>
          <w:tcPr>
            <w:tcW w:w="971" w:type="dxa"/>
          </w:tcPr>
          <w:p w14:paraId="425A7ACD" w14:textId="77777777" w:rsidR="007A1F44" w:rsidRPr="00977EA3" w:rsidRDefault="007A1F44">
            <w:pPr>
              <w:pStyle w:val="TableEntry"/>
              <w:jc w:val="center"/>
              <w:rPr>
                <w:noProof w:val="0"/>
              </w:rPr>
            </w:pPr>
            <w:r w:rsidRPr="00977EA3">
              <w:rPr>
                <w:noProof w:val="0"/>
              </w:rPr>
              <w:t>O</w:t>
            </w:r>
          </w:p>
        </w:tc>
        <w:tc>
          <w:tcPr>
            <w:tcW w:w="872" w:type="dxa"/>
          </w:tcPr>
          <w:p w14:paraId="2425EDFB" w14:textId="77777777" w:rsidR="007A1F44" w:rsidRPr="00977EA3" w:rsidRDefault="007A1F44">
            <w:pPr>
              <w:pStyle w:val="TableEntry"/>
              <w:jc w:val="center"/>
              <w:rPr>
                <w:noProof w:val="0"/>
              </w:rPr>
            </w:pPr>
            <w:r w:rsidRPr="00977EA3">
              <w:rPr>
                <w:noProof w:val="0"/>
              </w:rPr>
              <w:t>[0..*]</w:t>
            </w:r>
          </w:p>
        </w:tc>
        <w:tc>
          <w:tcPr>
            <w:tcW w:w="1701" w:type="dxa"/>
          </w:tcPr>
          <w:p w14:paraId="5E27720D" w14:textId="77777777" w:rsidR="007A1F44" w:rsidRPr="00977EA3" w:rsidRDefault="007A1F44">
            <w:pPr>
              <w:pStyle w:val="TableEntry"/>
              <w:jc w:val="center"/>
              <w:rPr>
                <w:noProof w:val="0"/>
              </w:rPr>
            </w:pPr>
            <w:r w:rsidRPr="00977EA3">
              <w:rPr>
                <w:noProof w:val="0"/>
              </w:rPr>
              <w:t>15</w:t>
            </w:r>
          </w:p>
        </w:tc>
      </w:tr>
      <w:tr w:rsidR="007A1F44" w:rsidRPr="00977EA3" w14:paraId="6769108C" w14:textId="77777777">
        <w:trPr>
          <w:cantSplit/>
          <w:jc w:val="center"/>
        </w:trPr>
        <w:tc>
          <w:tcPr>
            <w:tcW w:w="1951" w:type="dxa"/>
          </w:tcPr>
          <w:p w14:paraId="3CAD9B52" w14:textId="77777777" w:rsidR="007A1F44" w:rsidRPr="00977EA3" w:rsidRDefault="007A1F44" w:rsidP="00A0052B">
            <w:pPr>
              <w:pStyle w:val="TableEntry"/>
              <w:rPr>
                <w:noProof w:val="0"/>
              </w:rPr>
            </w:pPr>
            <w:r w:rsidRPr="00977EA3">
              <w:rPr>
                <w:noProof w:val="0"/>
              </w:rPr>
              <w:t>NK1</w:t>
            </w:r>
          </w:p>
        </w:tc>
        <w:tc>
          <w:tcPr>
            <w:tcW w:w="3544" w:type="dxa"/>
          </w:tcPr>
          <w:p w14:paraId="6B2C6A9C" w14:textId="77777777" w:rsidR="007A1F44" w:rsidRPr="00977EA3" w:rsidRDefault="007A1F44">
            <w:pPr>
              <w:pStyle w:val="TableEntry"/>
              <w:rPr>
                <w:noProof w:val="0"/>
              </w:rPr>
            </w:pPr>
            <w:r w:rsidRPr="00977EA3">
              <w:rPr>
                <w:noProof w:val="0"/>
              </w:rPr>
              <w:t>Next of Kin / Associated Parties</w:t>
            </w:r>
          </w:p>
        </w:tc>
        <w:tc>
          <w:tcPr>
            <w:tcW w:w="971" w:type="dxa"/>
          </w:tcPr>
          <w:p w14:paraId="2202CA00" w14:textId="77777777" w:rsidR="007A1F44" w:rsidRPr="00977EA3" w:rsidRDefault="007A1F44">
            <w:pPr>
              <w:pStyle w:val="TableEntry"/>
              <w:jc w:val="center"/>
              <w:rPr>
                <w:noProof w:val="0"/>
              </w:rPr>
            </w:pPr>
            <w:r w:rsidRPr="00977EA3">
              <w:rPr>
                <w:noProof w:val="0"/>
              </w:rPr>
              <w:t>O</w:t>
            </w:r>
          </w:p>
        </w:tc>
        <w:tc>
          <w:tcPr>
            <w:tcW w:w="872" w:type="dxa"/>
          </w:tcPr>
          <w:p w14:paraId="600C280E" w14:textId="77777777" w:rsidR="007A1F44" w:rsidRPr="00977EA3" w:rsidRDefault="007A1F44">
            <w:pPr>
              <w:pStyle w:val="TableEntry"/>
              <w:jc w:val="center"/>
              <w:rPr>
                <w:noProof w:val="0"/>
              </w:rPr>
            </w:pPr>
            <w:r w:rsidRPr="00977EA3">
              <w:rPr>
                <w:noProof w:val="0"/>
              </w:rPr>
              <w:t>[0..*]</w:t>
            </w:r>
          </w:p>
        </w:tc>
        <w:tc>
          <w:tcPr>
            <w:tcW w:w="1701" w:type="dxa"/>
          </w:tcPr>
          <w:p w14:paraId="4D699AEB" w14:textId="77777777" w:rsidR="007A1F44" w:rsidRPr="00977EA3" w:rsidRDefault="007A1F44">
            <w:pPr>
              <w:pStyle w:val="TableEntry"/>
              <w:jc w:val="center"/>
              <w:rPr>
                <w:noProof w:val="0"/>
              </w:rPr>
            </w:pPr>
            <w:r w:rsidRPr="00977EA3">
              <w:rPr>
                <w:noProof w:val="0"/>
              </w:rPr>
              <w:t>3</w:t>
            </w:r>
          </w:p>
        </w:tc>
      </w:tr>
      <w:tr w:rsidR="007A1F44" w:rsidRPr="00977EA3" w14:paraId="5F2BD403" w14:textId="77777777">
        <w:trPr>
          <w:cantSplit/>
          <w:jc w:val="center"/>
        </w:trPr>
        <w:tc>
          <w:tcPr>
            <w:tcW w:w="1951" w:type="dxa"/>
          </w:tcPr>
          <w:p w14:paraId="44ACA945" w14:textId="77777777" w:rsidR="007A1F44" w:rsidRPr="00977EA3" w:rsidRDefault="007A1F44" w:rsidP="00A0052B">
            <w:pPr>
              <w:pStyle w:val="TableEntry"/>
              <w:rPr>
                <w:noProof w:val="0"/>
              </w:rPr>
            </w:pPr>
            <w:r w:rsidRPr="00977EA3">
              <w:rPr>
                <w:noProof w:val="0"/>
              </w:rPr>
              <w:t>PV1</w:t>
            </w:r>
          </w:p>
        </w:tc>
        <w:tc>
          <w:tcPr>
            <w:tcW w:w="3544" w:type="dxa"/>
          </w:tcPr>
          <w:p w14:paraId="2EE690D0" w14:textId="77777777" w:rsidR="007A1F44" w:rsidRPr="00977EA3" w:rsidRDefault="007A1F44">
            <w:pPr>
              <w:pStyle w:val="TableEntry"/>
              <w:rPr>
                <w:noProof w:val="0"/>
              </w:rPr>
            </w:pPr>
            <w:r w:rsidRPr="00977EA3">
              <w:rPr>
                <w:noProof w:val="0"/>
              </w:rPr>
              <w:t>Patient Visit</w:t>
            </w:r>
          </w:p>
        </w:tc>
        <w:tc>
          <w:tcPr>
            <w:tcW w:w="971" w:type="dxa"/>
          </w:tcPr>
          <w:p w14:paraId="5E4E3FBF" w14:textId="77777777" w:rsidR="007A1F44" w:rsidRPr="00977EA3" w:rsidRDefault="007A1F44">
            <w:pPr>
              <w:pStyle w:val="TableEntry"/>
              <w:jc w:val="center"/>
              <w:rPr>
                <w:noProof w:val="0"/>
              </w:rPr>
            </w:pPr>
            <w:r w:rsidRPr="00977EA3">
              <w:rPr>
                <w:noProof w:val="0"/>
              </w:rPr>
              <w:t>R</w:t>
            </w:r>
          </w:p>
        </w:tc>
        <w:tc>
          <w:tcPr>
            <w:tcW w:w="872" w:type="dxa"/>
          </w:tcPr>
          <w:p w14:paraId="7AF06776" w14:textId="77777777" w:rsidR="007A1F44" w:rsidRPr="00977EA3" w:rsidRDefault="007A1F44">
            <w:pPr>
              <w:pStyle w:val="TableEntry"/>
              <w:jc w:val="center"/>
              <w:rPr>
                <w:noProof w:val="0"/>
              </w:rPr>
            </w:pPr>
            <w:r w:rsidRPr="00977EA3">
              <w:rPr>
                <w:noProof w:val="0"/>
              </w:rPr>
              <w:t>[1..1]</w:t>
            </w:r>
          </w:p>
        </w:tc>
        <w:tc>
          <w:tcPr>
            <w:tcW w:w="1701" w:type="dxa"/>
          </w:tcPr>
          <w:p w14:paraId="73BE1B57" w14:textId="77777777" w:rsidR="007A1F44" w:rsidRPr="00977EA3" w:rsidRDefault="007A1F44">
            <w:pPr>
              <w:pStyle w:val="TableEntry"/>
              <w:jc w:val="center"/>
              <w:rPr>
                <w:noProof w:val="0"/>
              </w:rPr>
            </w:pPr>
            <w:r w:rsidRPr="00977EA3">
              <w:rPr>
                <w:noProof w:val="0"/>
              </w:rPr>
              <w:t>3</w:t>
            </w:r>
          </w:p>
        </w:tc>
      </w:tr>
      <w:tr w:rsidR="007A1F44" w:rsidRPr="00977EA3" w14:paraId="32049D7C" w14:textId="77777777">
        <w:trPr>
          <w:cantSplit/>
          <w:jc w:val="center"/>
        </w:trPr>
        <w:tc>
          <w:tcPr>
            <w:tcW w:w="1951" w:type="dxa"/>
          </w:tcPr>
          <w:p w14:paraId="2F715739" w14:textId="77777777" w:rsidR="007A1F44" w:rsidRPr="00977EA3" w:rsidRDefault="007A1F44" w:rsidP="00A0052B">
            <w:pPr>
              <w:pStyle w:val="TableEntry"/>
              <w:rPr>
                <w:noProof w:val="0"/>
              </w:rPr>
            </w:pPr>
            <w:r w:rsidRPr="00977EA3">
              <w:rPr>
                <w:noProof w:val="0"/>
              </w:rPr>
              <w:t>PV2</w:t>
            </w:r>
          </w:p>
        </w:tc>
        <w:tc>
          <w:tcPr>
            <w:tcW w:w="3544" w:type="dxa"/>
          </w:tcPr>
          <w:p w14:paraId="2A2C0145" w14:textId="77777777" w:rsidR="007A1F44" w:rsidRPr="00977EA3" w:rsidRDefault="007A1F44">
            <w:pPr>
              <w:pStyle w:val="TableEntry"/>
              <w:rPr>
                <w:noProof w:val="0"/>
              </w:rPr>
            </w:pPr>
            <w:r w:rsidRPr="00977EA3">
              <w:rPr>
                <w:noProof w:val="0"/>
              </w:rPr>
              <w:t>Patient Visit – Additional Info</w:t>
            </w:r>
          </w:p>
        </w:tc>
        <w:tc>
          <w:tcPr>
            <w:tcW w:w="971" w:type="dxa"/>
          </w:tcPr>
          <w:p w14:paraId="75398C8E" w14:textId="77777777" w:rsidR="007A1F44" w:rsidRPr="00977EA3" w:rsidRDefault="007A1F44">
            <w:pPr>
              <w:pStyle w:val="TableEntry"/>
              <w:jc w:val="center"/>
              <w:rPr>
                <w:noProof w:val="0"/>
              </w:rPr>
            </w:pPr>
            <w:r w:rsidRPr="00977EA3">
              <w:rPr>
                <w:noProof w:val="0"/>
              </w:rPr>
              <w:t>O</w:t>
            </w:r>
          </w:p>
        </w:tc>
        <w:tc>
          <w:tcPr>
            <w:tcW w:w="872" w:type="dxa"/>
          </w:tcPr>
          <w:p w14:paraId="3BD21148" w14:textId="77777777" w:rsidR="007A1F44" w:rsidRPr="00977EA3" w:rsidRDefault="007A1F44">
            <w:pPr>
              <w:pStyle w:val="TableEntry"/>
              <w:jc w:val="center"/>
              <w:rPr>
                <w:noProof w:val="0"/>
              </w:rPr>
            </w:pPr>
            <w:r w:rsidRPr="00977EA3">
              <w:rPr>
                <w:noProof w:val="0"/>
              </w:rPr>
              <w:t>[0..1]</w:t>
            </w:r>
          </w:p>
        </w:tc>
        <w:tc>
          <w:tcPr>
            <w:tcW w:w="1701" w:type="dxa"/>
          </w:tcPr>
          <w:p w14:paraId="04EDCE01" w14:textId="77777777" w:rsidR="007A1F44" w:rsidRPr="00977EA3" w:rsidRDefault="007A1F44">
            <w:pPr>
              <w:pStyle w:val="TableEntry"/>
              <w:jc w:val="center"/>
              <w:rPr>
                <w:noProof w:val="0"/>
              </w:rPr>
            </w:pPr>
            <w:r w:rsidRPr="00977EA3">
              <w:rPr>
                <w:noProof w:val="0"/>
              </w:rPr>
              <w:t>3</w:t>
            </w:r>
          </w:p>
        </w:tc>
      </w:tr>
      <w:tr w:rsidR="007A1F44" w:rsidRPr="00977EA3" w14:paraId="2F44684B" w14:textId="77777777">
        <w:trPr>
          <w:cantSplit/>
          <w:jc w:val="center"/>
        </w:trPr>
        <w:tc>
          <w:tcPr>
            <w:tcW w:w="1951" w:type="dxa"/>
          </w:tcPr>
          <w:p w14:paraId="761A5C76" w14:textId="77777777" w:rsidR="007A1F44" w:rsidRPr="00977EA3" w:rsidRDefault="007A1F44" w:rsidP="00A0052B">
            <w:pPr>
              <w:pStyle w:val="TableEntry"/>
              <w:rPr>
                <w:noProof w:val="0"/>
              </w:rPr>
            </w:pPr>
            <w:r w:rsidRPr="00977EA3">
              <w:rPr>
                <w:noProof w:val="0"/>
              </w:rPr>
              <w:t>ROL</w:t>
            </w:r>
          </w:p>
        </w:tc>
        <w:tc>
          <w:tcPr>
            <w:tcW w:w="3544" w:type="dxa"/>
          </w:tcPr>
          <w:p w14:paraId="6C5A0078" w14:textId="77777777" w:rsidR="007A1F44" w:rsidRPr="00977EA3" w:rsidRDefault="007A1F44">
            <w:pPr>
              <w:pStyle w:val="TableEntry"/>
              <w:rPr>
                <w:noProof w:val="0"/>
              </w:rPr>
            </w:pPr>
            <w:r w:rsidRPr="00977EA3">
              <w:rPr>
                <w:noProof w:val="0"/>
              </w:rPr>
              <w:t>Role</w:t>
            </w:r>
          </w:p>
        </w:tc>
        <w:tc>
          <w:tcPr>
            <w:tcW w:w="971" w:type="dxa"/>
          </w:tcPr>
          <w:p w14:paraId="53D0E11F" w14:textId="77777777" w:rsidR="007A1F44" w:rsidRPr="00977EA3" w:rsidRDefault="007A1F44">
            <w:pPr>
              <w:pStyle w:val="TableEntry"/>
              <w:jc w:val="center"/>
              <w:rPr>
                <w:noProof w:val="0"/>
              </w:rPr>
            </w:pPr>
            <w:r w:rsidRPr="00977EA3">
              <w:rPr>
                <w:noProof w:val="0"/>
              </w:rPr>
              <w:t>O</w:t>
            </w:r>
          </w:p>
        </w:tc>
        <w:tc>
          <w:tcPr>
            <w:tcW w:w="872" w:type="dxa"/>
          </w:tcPr>
          <w:p w14:paraId="0F5940E6" w14:textId="77777777" w:rsidR="007A1F44" w:rsidRPr="00977EA3" w:rsidRDefault="007A1F44">
            <w:pPr>
              <w:pStyle w:val="TableEntry"/>
              <w:jc w:val="center"/>
              <w:rPr>
                <w:noProof w:val="0"/>
              </w:rPr>
            </w:pPr>
            <w:r w:rsidRPr="00977EA3">
              <w:rPr>
                <w:noProof w:val="0"/>
              </w:rPr>
              <w:t>[0..*]</w:t>
            </w:r>
          </w:p>
        </w:tc>
        <w:tc>
          <w:tcPr>
            <w:tcW w:w="1701" w:type="dxa"/>
          </w:tcPr>
          <w:p w14:paraId="6E1B7AD6" w14:textId="77777777" w:rsidR="007A1F44" w:rsidRPr="00977EA3" w:rsidRDefault="007A1F44">
            <w:pPr>
              <w:pStyle w:val="TableEntry"/>
              <w:jc w:val="center"/>
              <w:rPr>
                <w:noProof w:val="0"/>
              </w:rPr>
            </w:pPr>
            <w:r w:rsidRPr="00977EA3">
              <w:rPr>
                <w:noProof w:val="0"/>
              </w:rPr>
              <w:t>15</w:t>
            </w:r>
          </w:p>
        </w:tc>
      </w:tr>
      <w:tr w:rsidR="007A1F44" w:rsidRPr="00977EA3" w14:paraId="4A8936BE" w14:textId="77777777">
        <w:trPr>
          <w:cantSplit/>
          <w:jc w:val="center"/>
        </w:trPr>
        <w:tc>
          <w:tcPr>
            <w:tcW w:w="1951" w:type="dxa"/>
          </w:tcPr>
          <w:p w14:paraId="6E61C528" w14:textId="77777777" w:rsidR="007A1F44" w:rsidRPr="00977EA3" w:rsidRDefault="007A1F44" w:rsidP="00A0052B">
            <w:pPr>
              <w:pStyle w:val="TableEntry"/>
              <w:rPr>
                <w:noProof w:val="0"/>
              </w:rPr>
            </w:pPr>
            <w:r w:rsidRPr="00977EA3">
              <w:rPr>
                <w:noProof w:val="0"/>
              </w:rPr>
              <w:t>DB1</w:t>
            </w:r>
          </w:p>
        </w:tc>
        <w:tc>
          <w:tcPr>
            <w:tcW w:w="3544" w:type="dxa"/>
          </w:tcPr>
          <w:p w14:paraId="37D58D69" w14:textId="77777777" w:rsidR="007A1F44" w:rsidRPr="00977EA3" w:rsidRDefault="007A1F44">
            <w:pPr>
              <w:pStyle w:val="TableEntry"/>
              <w:rPr>
                <w:noProof w:val="0"/>
              </w:rPr>
            </w:pPr>
            <w:r w:rsidRPr="00977EA3">
              <w:rPr>
                <w:noProof w:val="0"/>
              </w:rPr>
              <w:t>Disability Information</w:t>
            </w:r>
          </w:p>
        </w:tc>
        <w:tc>
          <w:tcPr>
            <w:tcW w:w="971" w:type="dxa"/>
          </w:tcPr>
          <w:p w14:paraId="169ED4FB" w14:textId="77777777" w:rsidR="007A1F44" w:rsidRPr="00977EA3" w:rsidRDefault="007A1F44">
            <w:pPr>
              <w:pStyle w:val="TableEntry"/>
              <w:jc w:val="center"/>
              <w:rPr>
                <w:noProof w:val="0"/>
              </w:rPr>
            </w:pPr>
            <w:r w:rsidRPr="00977EA3">
              <w:rPr>
                <w:noProof w:val="0"/>
              </w:rPr>
              <w:t>O</w:t>
            </w:r>
          </w:p>
        </w:tc>
        <w:tc>
          <w:tcPr>
            <w:tcW w:w="872" w:type="dxa"/>
          </w:tcPr>
          <w:p w14:paraId="665D60DF" w14:textId="77777777" w:rsidR="007A1F44" w:rsidRPr="00977EA3" w:rsidRDefault="007A1F44">
            <w:pPr>
              <w:pStyle w:val="TableEntry"/>
              <w:jc w:val="center"/>
              <w:rPr>
                <w:noProof w:val="0"/>
              </w:rPr>
            </w:pPr>
            <w:r w:rsidRPr="00977EA3">
              <w:rPr>
                <w:noProof w:val="0"/>
              </w:rPr>
              <w:t>[0..*]</w:t>
            </w:r>
          </w:p>
        </w:tc>
        <w:tc>
          <w:tcPr>
            <w:tcW w:w="1701" w:type="dxa"/>
          </w:tcPr>
          <w:p w14:paraId="275A33FD" w14:textId="77777777" w:rsidR="007A1F44" w:rsidRPr="00977EA3" w:rsidRDefault="007A1F44">
            <w:pPr>
              <w:pStyle w:val="TableEntry"/>
              <w:jc w:val="center"/>
              <w:rPr>
                <w:noProof w:val="0"/>
              </w:rPr>
            </w:pPr>
            <w:r w:rsidRPr="00977EA3">
              <w:rPr>
                <w:noProof w:val="0"/>
              </w:rPr>
              <w:t>3</w:t>
            </w:r>
          </w:p>
        </w:tc>
      </w:tr>
      <w:tr w:rsidR="007A1F44" w:rsidRPr="00977EA3" w14:paraId="7712EBC1" w14:textId="77777777">
        <w:trPr>
          <w:cantSplit/>
          <w:jc w:val="center"/>
        </w:trPr>
        <w:tc>
          <w:tcPr>
            <w:tcW w:w="1951" w:type="dxa"/>
          </w:tcPr>
          <w:p w14:paraId="0D05FBF5" w14:textId="77777777" w:rsidR="007A1F44" w:rsidRPr="00977EA3" w:rsidRDefault="007A1F44" w:rsidP="00A0052B">
            <w:pPr>
              <w:pStyle w:val="TableEntry"/>
              <w:rPr>
                <w:noProof w:val="0"/>
              </w:rPr>
            </w:pPr>
            <w:r w:rsidRPr="00977EA3">
              <w:rPr>
                <w:noProof w:val="0"/>
              </w:rPr>
              <w:t>OBX</w:t>
            </w:r>
          </w:p>
        </w:tc>
        <w:tc>
          <w:tcPr>
            <w:tcW w:w="3544" w:type="dxa"/>
          </w:tcPr>
          <w:p w14:paraId="399F8CD1" w14:textId="77777777" w:rsidR="007A1F44" w:rsidRPr="00977EA3" w:rsidRDefault="007A1F44">
            <w:pPr>
              <w:pStyle w:val="TableEntry"/>
              <w:rPr>
                <w:noProof w:val="0"/>
              </w:rPr>
            </w:pPr>
            <w:r w:rsidRPr="00977EA3">
              <w:rPr>
                <w:noProof w:val="0"/>
              </w:rPr>
              <w:t>Observation/Result</w:t>
            </w:r>
          </w:p>
        </w:tc>
        <w:tc>
          <w:tcPr>
            <w:tcW w:w="971" w:type="dxa"/>
          </w:tcPr>
          <w:p w14:paraId="38EA0B36" w14:textId="77777777" w:rsidR="007A1F44" w:rsidRPr="00977EA3" w:rsidRDefault="007A1F44">
            <w:pPr>
              <w:pStyle w:val="TableEntry"/>
              <w:jc w:val="center"/>
              <w:rPr>
                <w:noProof w:val="0"/>
              </w:rPr>
            </w:pPr>
            <w:r w:rsidRPr="00977EA3">
              <w:rPr>
                <w:noProof w:val="0"/>
              </w:rPr>
              <w:t>O</w:t>
            </w:r>
          </w:p>
        </w:tc>
        <w:tc>
          <w:tcPr>
            <w:tcW w:w="872" w:type="dxa"/>
          </w:tcPr>
          <w:p w14:paraId="05BCF5EE" w14:textId="77777777" w:rsidR="007A1F44" w:rsidRPr="00977EA3" w:rsidRDefault="007A1F44">
            <w:pPr>
              <w:pStyle w:val="TableEntry"/>
              <w:jc w:val="center"/>
              <w:rPr>
                <w:noProof w:val="0"/>
              </w:rPr>
            </w:pPr>
            <w:r w:rsidRPr="00977EA3">
              <w:rPr>
                <w:noProof w:val="0"/>
              </w:rPr>
              <w:t>[0..*]</w:t>
            </w:r>
          </w:p>
        </w:tc>
        <w:tc>
          <w:tcPr>
            <w:tcW w:w="1701" w:type="dxa"/>
          </w:tcPr>
          <w:p w14:paraId="3D3360BC" w14:textId="77777777" w:rsidR="007A1F44" w:rsidRPr="00977EA3" w:rsidRDefault="007A1F44">
            <w:pPr>
              <w:pStyle w:val="TableEntry"/>
              <w:jc w:val="center"/>
              <w:rPr>
                <w:noProof w:val="0"/>
              </w:rPr>
            </w:pPr>
            <w:r w:rsidRPr="00977EA3">
              <w:rPr>
                <w:noProof w:val="0"/>
              </w:rPr>
              <w:t>7</w:t>
            </w:r>
          </w:p>
        </w:tc>
      </w:tr>
      <w:tr w:rsidR="007A1F44" w:rsidRPr="00977EA3" w14:paraId="318C14C5" w14:textId="77777777">
        <w:trPr>
          <w:cantSplit/>
          <w:jc w:val="center"/>
        </w:trPr>
        <w:tc>
          <w:tcPr>
            <w:tcW w:w="1951" w:type="dxa"/>
          </w:tcPr>
          <w:p w14:paraId="2BEB34B0" w14:textId="77777777" w:rsidR="007A1F44" w:rsidRPr="00977EA3" w:rsidRDefault="007A1F44" w:rsidP="00A0052B">
            <w:pPr>
              <w:pStyle w:val="TableEntry"/>
              <w:rPr>
                <w:noProof w:val="0"/>
              </w:rPr>
            </w:pPr>
            <w:r w:rsidRPr="00977EA3">
              <w:rPr>
                <w:noProof w:val="0"/>
              </w:rPr>
              <w:t>AL1</w:t>
            </w:r>
          </w:p>
        </w:tc>
        <w:tc>
          <w:tcPr>
            <w:tcW w:w="3544" w:type="dxa"/>
          </w:tcPr>
          <w:p w14:paraId="79511B3A" w14:textId="77777777" w:rsidR="007A1F44" w:rsidRPr="00977EA3" w:rsidRDefault="007A1F44">
            <w:pPr>
              <w:pStyle w:val="TableEntry"/>
              <w:rPr>
                <w:noProof w:val="0"/>
              </w:rPr>
            </w:pPr>
            <w:r w:rsidRPr="00977EA3">
              <w:rPr>
                <w:noProof w:val="0"/>
              </w:rPr>
              <w:t>Allergy Information</w:t>
            </w:r>
          </w:p>
        </w:tc>
        <w:tc>
          <w:tcPr>
            <w:tcW w:w="971" w:type="dxa"/>
          </w:tcPr>
          <w:p w14:paraId="378E715D" w14:textId="77777777" w:rsidR="007A1F44" w:rsidRPr="00977EA3" w:rsidRDefault="007A1F44">
            <w:pPr>
              <w:pStyle w:val="TableEntry"/>
              <w:jc w:val="center"/>
              <w:rPr>
                <w:noProof w:val="0"/>
              </w:rPr>
            </w:pPr>
            <w:r w:rsidRPr="00977EA3">
              <w:rPr>
                <w:noProof w:val="0"/>
              </w:rPr>
              <w:t>O</w:t>
            </w:r>
          </w:p>
        </w:tc>
        <w:tc>
          <w:tcPr>
            <w:tcW w:w="872" w:type="dxa"/>
          </w:tcPr>
          <w:p w14:paraId="6E9FC8D6" w14:textId="77777777" w:rsidR="007A1F44" w:rsidRPr="00977EA3" w:rsidRDefault="007A1F44">
            <w:pPr>
              <w:pStyle w:val="TableEntry"/>
              <w:jc w:val="center"/>
              <w:rPr>
                <w:noProof w:val="0"/>
              </w:rPr>
            </w:pPr>
            <w:r w:rsidRPr="00977EA3">
              <w:rPr>
                <w:noProof w:val="0"/>
              </w:rPr>
              <w:t>[0..*]</w:t>
            </w:r>
          </w:p>
        </w:tc>
        <w:tc>
          <w:tcPr>
            <w:tcW w:w="1701" w:type="dxa"/>
          </w:tcPr>
          <w:p w14:paraId="02E8A199" w14:textId="77777777" w:rsidR="007A1F44" w:rsidRPr="00977EA3" w:rsidRDefault="007A1F44">
            <w:pPr>
              <w:pStyle w:val="TableEntry"/>
              <w:jc w:val="center"/>
              <w:rPr>
                <w:noProof w:val="0"/>
              </w:rPr>
            </w:pPr>
            <w:r w:rsidRPr="00977EA3">
              <w:rPr>
                <w:noProof w:val="0"/>
              </w:rPr>
              <w:t>3</w:t>
            </w:r>
          </w:p>
        </w:tc>
      </w:tr>
      <w:tr w:rsidR="007A1F44" w:rsidRPr="00977EA3" w14:paraId="2FD4C4BB" w14:textId="77777777">
        <w:trPr>
          <w:cantSplit/>
          <w:jc w:val="center"/>
        </w:trPr>
        <w:tc>
          <w:tcPr>
            <w:tcW w:w="1951" w:type="dxa"/>
          </w:tcPr>
          <w:p w14:paraId="66058728" w14:textId="77777777" w:rsidR="007A1F44" w:rsidRPr="00977EA3" w:rsidRDefault="007A1F44" w:rsidP="00A0052B">
            <w:pPr>
              <w:pStyle w:val="TableEntry"/>
              <w:rPr>
                <w:noProof w:val="0"/>
              </w:rPr>
            </w:pPr>
            <w:r w:rsidRPr="00977EA3">
              <w:rPr>
                <w:noProof w:val="0"/>
              </w:rPr>
              <w:t>DG1</w:t>
            </w:r>
          </w:p>
        </w:tc>
        <w:tc>
          <w:tcPr>
            <w:tcW w:w="3544" w:type="dxa"/>
          </w:tcPr>
          <w:p w14:paraId="7D1F0635" w14:textId="77777777" w:rsidR="007A1F44" w:rsidRPr="00977EA3" w:rsidRDefault="007A1F44">
            <w:pPr>
              <w:pStyle w:val="TableEntry"/>
              <w:rPr>
                <w:noProof w:val="0"/>
              </w:rPr>
            </w:pPr>
            <w:r w:rsidRPr="00977EA3">
              <w:rPr>
                <w:noProof w:val="0"/>
              </w:rPr>
              <w:t>Diagnosis Information</w:t>
            </w:r>
          </w:p>
        </w:tc>
        <w:tc>
          <w:tcPr>
            <w:tcW w:w="971" w:type="dxa"/>
          </w:tcPr>
          <w:p w14:paraId="2A3E290C" w14:textId="77777777" w:rsidR="007A1F44" w:rsidRPr="00977EA3" w:rsidRDefault="007A1F44">
            <w:pPr>
              <w:pStyle w:val="TableEntry"/>
              <w:jc w:val="center"/>
              <w:rPr>
                <w:noProof w:val="0"/>
              </w:rPr>
            </w:pPr>
            <w:r w:rsidRPr="00977EA3">
              <w:rPr>
                <w:noProof w:val="0"/>
              </w:rPr>
              <w:t>O</w:t>
            </w:r>
          </w:p>
        </w:tc>
        <w:tc>
          <w:tcPr>
            <w:tcW w:w="872" w:type="dxa"/>
          </w:tcPr>
          <w:p w14:paraId="2DB98CB3" w14:textId="77777777" w:rsidR="007A1F44" w:rsidRPr="00977EA3" w:rsidRDefault="007A1F44">
            <w:pPr>
              <w:pStyle w:val="TableEntry"/>
              <w:jc w:val="center"/>
              <w:rPr>
                <w:noProof w:val="0"/>
              </w:rPr>
            </w:pPr>
            <w:r w:rsidRPr="00977EA3">
              <w:rPr>
                <w:noProof w:val="0"/>
              </w:rPr>
              <w:t>[0..*]</w:t>
            </w:r>
          </w:p>
        </w:tc>
        <w:tc>
          <w:tcPr>
            <w:tcW w:w="1701" w:type="dxa"/>
          </w:tcPr>
          <w:p w14:paraId="4257729D" w14:textId="77777777" w:rsidR="007A1F44" w:rsidRPr="00977EA3" w:rsidRDefault="007A1F44">
            <w:pPr>
              <w:pStyle w:val="TableEntry"/>
              <w:jc w:val="center"/>
              <w:rPr>
                <w:noProof w:val="0"/>
              </w:rPr>
            </w:pPr>
            <w:r w:rsidRPr="00977EA3">
              <w:rPr>
                <w:noProof w:val="0"/>
              </w:rPr>
              <w:t>6</w:t>
            </w:r>
          </w:p>
        </w:tc>
      </w:tr>
      <w:tr w:rsidR="007A1F44" w:rsidRPr="00977EA3" w14:paraId="362B4B75" w14:textId="77777777">
        <w:trPr>
          <w:cantSplit/>
          <w:jc w:val="center"/>
        </w:trPr>
        <w:tc>
          <w:tcPr>
            <w:tcW w:w="1951" w:type="dxa"/>
          </w:tcPr>
          <w:p w14:paraId="108C0FA8" w14:textId="77777777" w:rsidR="007A1F44" w:rsidRPr="00977EA3" w:rsidRDefault="007A1F44" w:rsidP="00A0052B">
            <w:pPr>
              <w:pStyle w:val="TableEntry"/>
              <w:rPr>
                <w:noProof w:val="0"/>
              </w:rPr>
            </w:pPr>
            <w:r w:rsidRPr="00977EA3">
              <w:rPr>
                <w:noProof w:val="0"/>
              </w:rPr>
              <w:t>DRG</w:t>
            </w:r>
          </w:p>
        </w:tc>
        <w:tc>
          <w:tcPr>
            <w:tcW w:w="3544" w:type="dxa"/>
          </w:tcPr>
          <w:p w14:paraId="68414BB6" w14:textId="77777777" w:rsidR="007A1F44" w:rsidRPr="00977EA3" w:rsidRDefault="007A1F44">
            <w:pPr>
              <w:pStyle w:val="TableEntry"/>
              <w:rPr>
                <w:noProof w:val="0"/>
              </w:rPr>
            </w:pPr>
            <w:r w:rsidRPr="00977EA3">
              <w:rPr>
                <w:noProof w:val="0"/>
              </w:rPr>
              <w:t>Diagnosis Related Group</w:t>
            </w:r>
          </w:p>
        </w:tc>
        <w:tc>
          <w:tcPr>
            <w:tcW w:w="971" w:type="dxa"/>
          </w:tcPr>
          <w:p w14:paraId="2C02815A" w14:textId="77777777" w:rsidR="007A1F44" w:rsidRPr="00977EA3" w:rsidRDefault="007A1F44">
            <w:pPr>
              <w:pStyle w:val="TableEntry"/>
              <w:jc w:val="center"/>
              <w:rPr>
                <w:noProof w:val="0"/>
              </w:rPr>
            </w:pPr>
            <w:r w:rsidRPr="00977EA3">
              <w:rPr>
                <w:noProof w:val="0"/>
              </w:rPr>
              <w:t>O</w:t>
            </w:r>
          </w:p>
        </w:tc>
        <w:tc>
          <w:tcPr>
            <w:tcW w:w="872" w:type="dxa"/>
          </w:tcPr>
          <w:p w14:paraId="77291350" w14:textId="77777777" w:rsidR="007A1F44" w:rsidRPr="00977EA3" w:rsidRDefault="007A1F44">
            <w:pPr>
              <w:pStyle w:val="TableEntry"/>
              <w:jc w:val="center"/>
              <w:rPr>
                <w:noProof w:val="0"/>
              </w:rPr>
            </w:pPr>
            <w:r w:rsidRPr="00977EA3">
              <w:rPr>
                <w:noProof w:val="0"/>
              </w:rPr>
              <w:t>[0..1]</w:t>
            </w:r>
          </w:p>
        </w:tc>
        <w:tc>
          <w:tcPr>
            <w:tcW w:w="1701" w:type="dxa"/>
          </w:tcPr>
          <w:p w14:paraId="7DD6D80C" w14:textId="77777777" w:rsidR="007A1F44" w:rsidRPr="00977EA3" w:rsidRDefault="007A1F44">
            <w:pPr>
              <w:pStyle w:val="TableEntry"/>
              <w:jc w:val="center"/>
              <w:rPr>
                <w:noProof w:val="0"/>
              </w:rPr>
            </w:pPr>
            <w:r w:rsidRPr="00977EA3">
              <w:rPr>
                <w:noProof w:val="0"/>
              </w:rPr>
              <w:t>6</w:t>
            </w:r>
          </w:p>
        </w:tc>
      </w:tr>
      <w:tr w:rsidR="007A1F44" w:rsidRPr="00977EA3" w14:paraId="006D0B6E" w14:textId="77777777">
        <w:trPr>
          <w:cantSplit/>
          <w:jc w:val="center"/>
        </w:trPr>
        <w:tc>
          <w:tcPr>
            <w:tcW w:w="1951" w:type="dxa"/>
          </w:tcPr>
          <w:p w14:paraId="35FA8E2A" w14:textId="77777777" w:rsidR="007A1F44" w:rsidRPr="00977EA3" w:rsidRDefault="007A1F44" w:rsidP="00A0052B">
            <w:pPr>
              <w:pStyle w:val="TableEntry"/>
              <w:rPr>
                <w:noProof w:val="0"/>
              </w:rPr>
            </w:pPr>
            <w:r w:rsidRPr="00977EA3">
              <w:rPr>
                <w:noProof w:val="0"/>
              </w:rPr>
              <w:t>---</w:t>
            </w:r>
          </w:p>
        </w:tc>
        <w:tc>
          <w:tcPr>
            <w:tcW w:w="3544" w:type="dxa"/>
          </w:tcPr>
          <w:p w14:paraId="682C9FBF" w14:textId="77777777" w:rsidR="007A1F44" w:rsidRPr="00977EA3" w:rsidRDefault="007A1F44">
            <w:pPr>
              <w:pStyle w:val="TableEntry"/>
              <w:rPr>
                <w:noProof w:val="0"/>
              </w:rPr>
            </w:pPr>
            <w:r w:rsidRPr="00977EA3">
              <w:rPr>
                <w:noProof w:val="0"/>
              </w:rPr>
              <w:t>--- PROCEDURE begin</w:t>
            </w:r>
          </w:p>
        </w:tc>
        <w:tc>
          <w:tcPr>
            <w:tcW w:w="971" w:type="dxa"/>
          </w:tcPr>
          <w:p w14:paraId="12F94EF6" w14:textId="77777777" w:rsidR="007A1F44" w:rsidRPr="00977EA3" w:rsidRDefault="007A1F44">
            <w:pPr>
              <w:pStyle w:val="TableEntry"/>
              <w:jc w:val="center"/>
              <w:rPr>
                <w:noProof w:val="0"/>
              </w:rPr>
            </w:pPr>
            <w:r w:rsidRPr="00977EA3">
              <w:rPr>
                <w:noProof w:val="0"/>
              </w:rPr>
              <w:t>O</w:t>
            </w:r>
          </w:p>
        </w:tc>
        <w:tc>
          <w:tcPr>
            <w:tcW w:w="872" w:type="dxa"/>
          </w:tcPr>
          <w:p w14:paraId="0156EE6A" w14:textId="77777777" w:rsidR="007A1F44" w:rsidRPr="00977EA3" w:rsidRDefault="007A1F44">
            <w:pPr>
              <w:pStyle w:val="TableEntry"/>
              <w:jc w:val="center"/>
              <w:rPr>
                <w:noProof w:val="0"/>
              </w:rPr>
            </w:pPr>
            <w:r w:rsidRPr="00977EA3">
              <w:rPr>
                <w:noProof w:val="0"/>
              </w:rPr>
              <w:t>[0..*]</w:t>
            </w:r>
          </w:p>
        </w:tc>
        <w:tc>
          <w:tcPr>
            <w:tcW w:w="1701" w:type="dxa"/>
          </w:tcPr>
          <w:p w14:paraId="7F051113" w14:textId="77777777" w:rsidR="007A1F44" w:rsidRPr="00977EA3" w:rsidRDefault="007A1F44">
            <w:pPr>
              <w:pStyle w:val="TableEntry"/>
              <w:jc w:val="center"/>
              <w:rPr>
                <w:noProof w:val="0"/>
              </w:rPr>
            </w:pPr>
          </w:p>
        </w:tc>
      </w:tr>
      <w:tr w:rsidR="007A1F44" w:rsidRPr="00977EA3" w14:paraId="27A35AAB" w14:textId="77777777">
        <w:trPr>
          <w:cantSplit/>
          <w:jc w:val="center"/>
        </w:trPr>
        <w:tc>
          <w:tcPr>
            <w:tcW w:w="1951" w:type="dxa"/>
          </w:tcPr>
          <w:p w14:paraId="725C2DD6" w14:textId="77777777" w:rsidR="007A1F44" w:rsidRPr="00977EA3" w:rsidRDefault="007A1F44" w:rsidP="00A0052B">
            <w:pPr>
              <w:pStyle w:val="TableEntry"/>
              <w:rPr>
                <w:noProof w:val="0"/>
              </w:rPr>
            </w:pPr>
            <w:r w:rsidRPr="00977EA3">
              <w:rPr>
                <w:noProof w:val="0"/>
              </w:rPr>
              <w:t xml:space="preserve">  PR1</w:t>
            </w:r>
          </w:p>
        </w:tc>
        <w:tc>
          <w:tcPr>
            <w:tcW w:w="3544" w:type="dxa"/>
          </w:tcPr>
          <w:p w14:paraId="55575165" w14:textId="77777777" w:rsidR="007A1F44" w:rsidRPr="00977EA3" w:rsidRDefault="007A1F44">
            <w:pPr>
              <w:pStyle w:val="TableEntry"/>
              <w:rPr>
                <w:noProof w:val="0"/>
              </w:rPr>
            </w:pPr>
            <w:r w:rsidRPr="00977EA3">
              <w:rPr>
                <w:noProof w:val="0"/>
              </w:rPr>
              <w:t>Procedures</w:t>
            </w:r>
          </w:p>
        </w:tc>
        <w:tc>
          <w:tcPr>
            <w:tcW w:w="971" w:type="dxa"/>
          </w:tcPr>
          <w:p w14:paraId="11DA6F3A" w14:textId="77777777" w:rsidR="007A1F44" w:rsidRPr="00977EA3" w:rsidRDefault="007A1F44">
            <w:pPr>
              <w:pStyle w:val="TableEntry"/>
              <w:jc w:val="center"/>
              <w:rPr>
                <w:noProof w:val="0"/>
              </w:rPr>
            </w:pPr>
            <w:r w:rsidRPr="00977EA3">
              <w:rPr>
                <w:noProof w:val="0"/>
              </w:rPr>
              <w:t>R</w:t>
            </w:r>
          </w:p>
        </w:tc>
        <w:tc>
          <w:tcPr>
            <w:tcW w:w="872" w:type="dxa"/>
          </w:tcPr>
          <w:p w14:paraId="03E9CE41" w14:textId="77777777" w:rsidR="007A1F44" w:rsidRPr="00977EA3" w:rsidRDefault="007A1F44">
            <w:pPr>
              <w:pStyle w:val="TableEntry"/>
              <w:jc w:val="center"/>
              <w:rPr>
                <w:noProof w:val="0"/>
              </w:rPr>
            </w:pPr>
            <w:r w:rsidRPr="00977EA3">
              <w:rPr>
                <w:noProof w:val="0"/>
              </w:rPr>
              <w:t>[1..1]</w:t>
            </w:r>
          </w:p>
        </w:tc>
        <w:tc>
          <w:tcPr>
            <w:tcW w:w="1701" w:type="dxa"/>
          </w:tcPr>
          <w:p w14:paraId="3B9A4059" w14:textId="77777777" w:rsidR="007A1F44" w:rsidRPr="00977EA3" w:rsidRDefault="007A1F44">
            <w:pPr>
              <w:pStyle w:val="TableEntry"/>
              <w:jc w:val="center"/>
              <w:rPr>
                <w:noProof w:val="0"/>
              </w:rPr>
            </w:pPr>
            <w:r w:rsidRPr="00977EA3">
              <w:rPr>
                <w:noProof w:val="0"/>
              </w:rPr>
              <w:t>6</w:t>
            </w:r>
          </w:p>
        </w:tc>
      </w:tr>
      <w:tr w:rsidR="007A1F44" w:rsidRPr="00977EA3" w14:paraId="30855037" w14:textId="77777777">
        <w:trPr>
          <w:cantSplit/>
          <w:jc w:val="center"/>
        </w:trPr>
        <w:tc>
          <w:tcPr>
            <w:tcW w:w="1951" w:type="dxa"/>
          </w:tcPr>
          <w:p w14:paraId="40DA1EC6" w14:textId="77777777" w:rsidR="007A1F44" w:rsidRPr="00977EA3" w:rsidRDefault="007A1F44" w:rsidP="00A0052B">
            <w:pPr>
              <w:pStyle w:val="TableEntry"/>
              <w:rPr>
                <w:noProof w:val="0"/>
              </w:rPr>
            </w:pPr>
            <w:r w:rsidRPr="00977EA3">
              <w:rPr>
                <w:noProof w:val="0"/>
              </w:rPr>
              <w:t xml:space="preserve">  ROL</w:t>
            </w:r>
          </w:p>
        </w:tc>
        <w:tc>
          <w:tcPr>
            <w:tcW w:w="3544" w:type="dxa"/>
          </w:tcPr>
          <w:p w14:paraId="0ADB64CE" w14:textId="77777777" w:rsidR="007A1F44" w:rsidRPr="00977EA3" w:rsidRDefault="007A1F44">
            <w:pPr>
              <w:pStyle w:val="TableEntry"/>
              <w:rPr>
                <w:noProof w:val="0"/>
              </w:rPr>
            </w:pPr>
            <w:r w:rsidRPr="00977EA3">
              <w:rPr>
                <w:noProof w:val="0"/>
              </w:rPr>
              <w:t>Role</w:t>
            </w:r>
          </w:p>
        </w:tc>
        <w:tc>
          <w:tcPr>
            <w:tcW w:w="971" w:type="dxa"/>
          </w:tcPr>
          <w:p w14:paraId="1DB6E245" w14:textId="77777777" w:rsidR="007A1F44" w:rsidRPr="00977EA3" w:rsidRDefault="007A1F44">
            <w:pPr>
              <w:pStyle w:val="TableEntry"/>
              <w:jc w:val="center"/>
              <w:rPr>
                <w:noProof w:val="0"/>
              </w:rPr>
            </w:pPr>
            <w:r w:rsidRPr="00977EA3">
              <w:rPr>
                <w:noProof w:val="0"/>
              </w:rPr>
              <w:t>O</w:t>
            </w:r>
          </w:p>
        </w:tc>
        <w:tc>
          <w:tcPr>
            <w:tcW w:w="872" w:type="dxa"/>
          </w:tcPr>
          <w:p w14:paraId="0C1323B9" w14:textId="77777777" w:rsidR="007A1F44" w:rsidRPr="00977EA3" w:rsidRDefault="007A1F44">
            <w:pPr>
              <w:pStyle w:val="TableEntry"/>
              <w:jc w:val="center"/>
              <w:rPr>
                <w:noProof w:val="0"/>
              </w:rPr>
            </w:pPr>
            <w:r w:rsidRPr="00977EA3">
              <w:rPr>
                <w:noProof w:val="0"/>
              </w:rPr>
              <w:t>[0..*]</w:t>
            </w:r>
          </w:p>
        </w:tc>
        <w:tc>
          <w:tcPr>
            <w:tcW w:w="1701" w:type="dxa"/>
          </w:tcPr>
          <w:p w14:paraId="554E1B97" w14:textId="77777777" w:rsidR="007A1F44" w:rsidRPr="00977EA3" w:rsidRDefault="007A1F44">
            <w:pPr>
              <w:pStyle w:val="TableEntry"/>
              <w:jc w:val="center"/>
              <w:rPr>
                <w:noProof w:val="0"/>
              </w:rPr>
            </w:pPr>
            <w:r w:rsidRPr="00977EA3">
              <w:rPr>
                <w:noProof w:val="0"/>
              </w:rPr>
              <w:t>15</w:t>
            </w:r>
          </w:p>
        </w:tc>
      </w:tr>
      <w:tr w:rsidR="007A1F44" w:rsidRPr="00977EA3" w14:paraId="2A3F2811" w14:textId="77777777">
        <w:trPr>
          <w:cantSplit/>
          <w:jc w:val="center"/>
        </w:trPr>
        <w:tc>
          <w:tcPr>
            <w:tcW w:w="1951" w:type="dxa"/>
          </w:tcPr>
          <w:p w14:paraId="05631817" w14:textId="77777777" w:rsidR="007A1F44" w:rsidRPr="00977EA3" w:rsidRDefault="007A1F44" w:rsidP="00A0052B">
            <w:pPr>
              <w:pStyle w:val="TableEntry"/>
              <w:rPr>
                <w:noProof w:val="0"/>
              </w:rPr>
            </w:pPr>
            <w:r w:rsidRPr="00977EA3">
              <w:rPr>
                <w:noProof w:val="0"/>
              </w:rPr>
              <w:lastRenderedPageBreak/>
              <w:t>---</w:t>
            </w:r>
          </w:p>
        </w:tc>
        <w:tc>
          <w:tcPr>
            <w:tcW w:w="3544" w:type="dxa"/>
          </w:tcPr>
          <w:p w14:paraId="459FD01F" w14:textId="77777777" w:rsidR="007A1F44" w:rsidRPr="00977EA3" w:rsidRDefault="007A1F44">
            <w:pPr>
              <w:pStyle w:val="TableEntry"/>
              <w:rPr>
                <w:noProof w:val="0"/>
              </w:rPr>
            </w:pPr>
            <w:r w:rsidRPr="00977EA3">
              <w:rPr>
                <w:noProof w:val="0"/>
              </w:rPr>
              <w:t>--- PROCEDURE end</w:t>
            </w:r>
          </w:p>
        </w:tc>
        <w:tc>
          <w:tcPr>
            <w:tcW w:w="971" w:type="dxa"/>
          </w:tcPr>
          <w:p w14:paraId="1EFFFDB8" w14:textId="77777777" w:rsidR="007A1F44" w:rsidRPr="00977EA3" w:rsidRDefault="007A1F44">
            <w:pPr>
              <w:pStyle w:val="TableEntry"/>
              <w:jc w:val="center"/>
              <w:rPr>
                <w:noProof w:val="0"/>
              </w:rPr>
            </w:pPr>
          </w:p>
        </w:tc>
        <w:tc>
          <w:tcPr>
            <w:tcW w:w="872" w:type="dxa"/>
          </w:tcPr>
          <w:p w14:paraId="5DB5481F" w14:textId="77777777" w:rsidR="007A1F44" w:rsidRPr="00977EA3" w:rsidRDefault="007A1F44">
            <w:pPr>
              <w:pStyle w:val="TableEntry"/>
              <w:jc w:val="center"/>
              <w:rPr>
                <w:noProof w:val="0"/>
              </w:rPr>
            </w:pPr>
          </w:p>
        </w:tc>
        <w:tc>
          <w:tcPr>
            <w:tcW w:w="1701" w:type="dxa"/>
          </w:tcPr>
          <w:p w14:paraId="0E9CA3A8" w14:textId="77777777" w:rsidR="007A1F44" w:rsidRPr="00977EA3" w:rsidRDefault="007A1F44">
            <w:pPr>
              <w:pStyle w:val="TableEntry"/>
              <w:jc w:val="center"/>
              <w:rPr>
                <w:noProof w:val="0"/>
              </w:rPr>
            </w:pPr>
          </w:p>
        </w:tc>
      </w:tr>
      <w:tr w:rsidR="007A1F44" w:rsidRPr="00977EA3" w14:paraId="1E89D614" w14:textId="77777777">
        <w:trPr>
          <w:cantSplit/>
          <w:jc w:val="center"/>
        </w:trPr>
        <w:tc>
          <w:tcPr>
            <w:tcW w:w="1951" w:type="dxa"/>
          </w:tcPr>
          <w:p w14:paraId="53F0EB51" w14:textId="77777777" w:rsidR="007A1F44" w:rsidRPr="00977EA3" w:rsidRDefault="007A1F44" w:rsidP="00A0052B">
            <w:pPr>
              <w:pStyle w:val="TableEntry"/>
              <w:rPr>
                <w:noProof w:val="0"/>
              </w:rPr>
            </w:pPr>
            <w:r w:rsidRPr="00977EA3">
              <w:rPr>
                <w:noProof w:val="0"/>
              </w:rPr>
              <w:t>GT1</w:t>
            </w:r>
          </w:p>
        </w:tc>
        <w:tc>
          <w:tcPr>
            <w:tcW w:w="3544" w:type="dxa"/>
          </w:tcPr>
          <w:p w14:paraId="5C8065C7" w14:textId="77777777" w:rsidR="007A1F44" w:rsidRPr="00977EA3" w:rsidRDefault="007A1F44">
            <w:pPr>
              <w:pStyle w:val="TableEntry"/>
              <w:rPr>
                <w:noProof w:val="0"/>
              </w:rPr>
            </w:pPr>
            <w:r w:rsidRPr="00977EA3">
              <w:rPr>
                <w:noProof w:val="0"/>
              </w:rPr>
              <w:t>Guarantor</w:t>
            </w:r>
          </w:p>
        </w:tc>
        <w:tc>
          <w:tcPr>
            <w:tcW w:w="971" w:type="dxa"/>
          </w:tcPr>
          <w:p w14:paraId="44CD7DF3" w14:textId="77777777" w:rsidR="007A1F44" w:rsidRPr="00977EA3" w:rsidRDefault="007A1F44">
            <w:pPr>
              <w:pStyle w:val="TableEntry"/>
              <w:jc w:val="center"/>
              <w:rPr>
                <w:noProof w:val="0"/>
              </w:rPr>
            </w:pPr>
            <w:r w:rsidRPr="00977EA3">
              <w:rPr>
                <w:noProof w:val="0"/>
              </w:rPr>
              <w:t>O</w:t>
            </w:r>
          </w:p>
        </w:tc>
        <w:tc>
          <w:tcPr>
            <w:tcW w:w="872" w:type="dxa"/>
          </w:tcPr>
          <w:p w14:paraId="1A65BA62" w14:textId="77777777" w:rsidR="007A1F44" w:rsidRPr="00977EA3" w:rsidRDefault="007A1F44">
            <w:pPr>
              <w:pStyle w:val="TableEntry"/>
              <w:jc w:val="center"/>
              <w:rPr>
                <w:noProof w:val="0"/>
              </w:rPr>
            </w:pPr>
            <w:r w:rsidRPr="00977EA3">
              <w:rPr>
                <w:noProof w:val="0"/>
              </w:rPr>
              <w:t>[0..*]</w:t>
            </w:r>
          </w:p>
        </w:tc>
        <w:tc>
          <w:tcPr>
            <w:tcW w:w="1701" w:type="dxa"/>
          </w:tcPr>
          <w:p w14:paraId="4BABF2AE" w14:textId="77777777" w:rsidR="007A1F44" w:rsidRPr="00977EA3" w:rsidRDefault="007A1F44">
            <w:pPr>
              <w:pStyle w:val="TableEntry"/>
              <w:jc w:val="center"/>
              <w:rPr>
                <w:noProof w:val="0"/>
              </w:rPr>
            </w:pPr>
            <w:r w:rsidRPr="00977EA3">
              <w:rPr>
                <w:noProof w:val="0"/>
              </w:rPr>
              <w:t>6</w:t>
            </w:r>
          </w:p>
        </w:tc>
      </w:tr>
      <w:tr w:rsidR="007A1F44" w:rsidRPr="00977EA3" w14:paraId="7BB6D681" w14:textId="77777777">
        <w:trPr>
          <w:cantSplit/>
          <w:jc w:val="center"/>
        </w:trPr>
        <w:tc>
          <w:tcPr>
            <w:tcW w:w="1951" w:type="dxa"/>
          </w:tcPr>
          <w:p w14:paraId="28E68114" w14:textId="77777777" w:rsidR="007A1F44" w:rsidRPr="00977EA3" w:rsidRDefault="007A1F44" w:rsidP="00A0052B">
            <w:pPr>
              <w:pStyle w:val="TableEntry"/>
              <w:rPr>
                <w:noProof w:val="0"/>
              </w:rPr>
            </w:pPr>
            <w:r w:rsidRPr="00977EA3">
              <w:rPr>
                <w:noProof w:val="0"/>
              </w:rPr>
              <w:t>---</w:t>
            </w:r>
          </w:p>
        </w:tc>
        <w:tc>
          <w:tcPr>
            <w:tcW w:w="3544" w:type="dxa"/>
          </w:tcPr>
          <w:p w14:paraId="2DF29E81" w14:textId="77777777" w:rsidR="007A1F44" w:rsidRPr="00977EA3" w:rsidRDefault="007A1F44">
            <w:pPr>
              <w:pStyle w:val="TableEntry"/>
              <w:rPr>
                <w:noProof w:val="0"/>
              </w:rPr>
            </w:pPr>
            <w:r w:rsidRPr="00977EA3">
              <w:rPr>
                <w:noProof w:val="0"/>
              </w:rPr>
              <w:t>--- INSURANCE begin</w:t>
            </w:r>
          </w:p>
        </w:tc>
        <w:tc>
          <w:tcPr>
            <w:tcW w:w="971" w:type="dxa"/>
          </w:tcPr>
          <w:p w14:paraId="4FB78438" w14:textId="77777777" w:rsidR="007A1F44" w:rsidRPr="00977EA3" w:rsidRDefault="007A1F44">
            <w:pPr>
              <w:pStyle w:val="TableEntry"/>
              <w:jc w:val="center"/>
              <w:rPr>
                <w:noProof w:val="0"/>
              </w:rPr>
            </w:pPr>
            <w:r w:rsidRPr="00977EA3">
              <w:rPr>
                <w:noProof w:val="0"/>
              </w:rPr>
              <w:t>O</w:t>
            </w:r>
          </w:p>
        </w:tc>
        <w:tc>
          <w:tcPr>
            <w:tcW w:w="872" w:type="dxa"/>
          </w:tcPr>
          <w:p w14:paraId="4E582B83" w14:textId="77777777" w:rsidR="007A1F44" w:rsidRPr="00977EA3" w:rsidRDefault="007A1F44">
            <w:pPr>
              <w:pStyle w:val="TableEntry"/>
              <w:jc w:val="center"/>
              <w:rPr>
                <w:noProof w:val="0"/>
              </w:rPr>
            </w:pPr>
            <w:r w:rsidRPr="00977EA3">
              <w:rPr>
                <w:noProof w:val="0"/>
              </w:rPr>
              <w:t>[0..*]</w:t>
            </w:r>
          </w:p>
        </w:tc>
        <w:tc>
          <w:tcPr>
            <w:tcW w:w="1701" w:type="dxa"/>
          </w:tcPr>
          <w:p w14:paraId="278A3242" w14:textId="77777777" w:rsidR="007A1F44" w:rsidRPr="00977EA3" w:rsidRDefault="007A1F44">
            <w:pPr>
              <w:pStyle w:val="TableEntry"/>
              <w:jc w:val="center"/>
              <w:rPr>
                <w:noProof w:val="0"/>
              </w:rPr>
            </w:pPr>
          </w:p>
        </w:tc>
      </w:tr>
      <w:tr w:rsidR="007A1F44" w:rsidRPr="00977EA3" w14:paraId="4F85EF58" w14:textId="77777777">
        <w:trPr>
          <w:cantSplit/>
          <w:jc w:val="center"/>
        </w:trPr>
        <w:tc>
          <w:tcPr>
            <w:tcW w:w="1951" w:type="dxa"/>
          </w:tcPr>
          <w:p w14:paraId="30500C79" w14:textId="77777777" w:rsidR="007A1F44" w:rsidRPr="00977EA3" w:rsidRDefault="007A1F44" w:rsidP="00A0052B">
            <w:pPr>
              <w:pStyle w:val="TableEntry"/>
              <w:rPr>
                <w:noProof w:val="0"/>
              </w:rPr>
            </w:pPr>
            <w:r w:rsidRPr="00977EA3">
              <w:rPr>
                <w:noProof w:val="0"/>
              </w:rPr>
              <w:t xml:space="preserve">  IN1</w:t>
            </w:r>
          </w:p>
        </w:tc>
        <w:tc>
          <w:tcPr>
            <w:tcW w:w="3544" w:type="dxa"/>
          </w:tcPr>
          <w:p w14:paraId="09FB504F" w14:textId="77777777" w:rsidR="007A1F44" w:rsidRPr="00977EA3" w:rsidRDefault="007A1F44">
            <w:pPr>
              <w:pStyle w:val="TableEntry"/>
              <w:rPr>
                <w:noProof w:val="0"/>
              </w:rPr>
            </w:pPr>
            <w:r w:rsidRPr="00977EA3">
              <w:rPr>
                <w:noProof w:val="0"/>
              </w:rPr>
              <w:t>Insurance</w:t>
            </w:r>
          </w:p>
        </w:tc>
        <w:tc>
          <w:tcPr>
            <w:tcW w:w="971" w:type="dxa"/>
          </w:tcPr>
          <w:p w14:paraId="09448BB8" w14:textId="77777777" w:rsidR="007A1F44" w:rsidRPr="00977EA3" w:rsidRDefault="007A1F44">
            <w:pPr>
              <w:pStyle w:val="TableEntry"/>
              <w:jc w:val="center"/>
              <w:rPr>
                <w:noProof w:val="0"/>
              </w:rPr>
            </w:pPr>
            <w:r w:rsidRPr="00977EA3">
              <w:rPr>
                <w:noProof w:val="0"/>
              </w:rPr>
              <w:t>R</w:t>
            </w:r>
          </w:p>
        </w:tc>
        <w:tc>
          <w:tcPr>
            <w:tcW w:w="872" w:type="dxa"/>
          </w:tcPr>
          <w:p w14:paraId="25B0BAFB" w14:textId="77777777" w:rsidR="007A1F44" w:rsidRPr="00977EA3" w:rsidRDefault="007A1F44">
            <w:pPr>
              <w:pStyle w:val="TableEntry"/>
              <w:jc w:val="center"/>
              <w:rPr>
                <w:noProof w:val="0"/>
              </w:rPr>
            </w:pPr>
            <w:r w:rsidRPr="00977EA3">
              <w:rPr>
                <w:noProof w:val="0"/>
              </w:rPr>
              <w:t>[1..1]</w:t>
            </w:r>
          </w:p>
        </w:tc>
        <w:tc>
          <w:tcPr>
            <w:tcW w:w="1701" w:type="dxa"/>
          </w:tcPr>
          <w:p w14:paraId="0801FE50" w14:textId="77777777" w:rsidR="007A1F44" w:rsidRPr="00977EA3" w:rsidRDefault="007A1F44">
            <w:pPr>
              <w:pStyle w:val="TableEntry"/>
              <w:jc w:val="center"/>
              <w:rPr>
                <w:noProof w:val="0"/>
              </w:rPr>
            </w:pPr>
            <w:r w:rsidRPr="00977EA3">
              <w:rPr>
                <w:noProof w:val="0"/>
              </w:rPr>
              <w:t>6</w:t>
            </w:r>
          </w:p>
        </w:tc>
      </w:tr>
      <w:tr w:rsidR="007A1F44" w:rsidRPr="00977EA3" w14:paraId="2E250CD7" w14:textId="77777777">
        <w:trPr>
          <w:cantSplit/>
          <w:jc w:val="center"/>
        </w:trPr>
        <w:tc>
          <w:tcPr>
            <w:tcW w:w="1951" w:type="dxa"/>
          </w:tcPr>
          <w:p w14:paraId="603BEA38" w14:textId="77777777" w:rsidR="007A1F44" w:rsidRPr="00977EA3" w:rsidRDefault="007A1F44" w:rsidP="00A0052B">
            <w:pPr>
              <w:pStyle w:val="TableEntry"/>
              <w:rPr>
                <w:noProof w:val="0"/>
              </w:rPr>
            </w:pPr>
            <w:r w:rsidRPr="00977EA3">
              <w:rPr>
                <w:noProof w:val="0"/>
              </w:rPr>
              <w:t xml:space="preserve">  IN2</w:t>
            </w:r>
          </w:p>
        </w:tc>
        <w:tc>
          <w:tcPr>
            <w:tcW w:w="3544" w:type="dxa"/>
          </w:tcPr>
          <w:p w14:paraId="75954BB8" w14:textId="77777777" w:rsidR="007A1F44" w:rsidRPr="00977EA3" w:rsidRDefault="007A1F44">
            <w:pPr>
              <w:pStyle w:val="TableEntry"/>
              <w:rPr>
                <w:noProof w:val="0"/>
              </w:rPr>
            </w:pPr>
            <w:r w:rsidRPr="00977EA3">
              <w:rPr>
                <w:noProof w:val="0"/>
              </w:rPr>
              <w:t>Insurance Additional Info.</w:t>
            </w:r>
          </w:p>
        </w:tc>
        <w:tc>
          <w:tcPr>
            <w:tcW w:w="971" w:type="dxa"/>
          </w:tcPr>
          <w:p w14:paraId="7B86C8D4" w14:textId="77777777" w:rsidR="007A1F44" w:rsidRPr="00977EA3" w:rsidRDefault="007A1F44">
            <w:pPr>
              <w:pStyle w:val="TableEntry"/>
              <w:jc w:val="center"/>
              <w:rPr>
                <w:noProof w:val="0"/>
              </w:rPr>
            </w:pPr>
            <w:r w:rsidRPr="00977EA3">
              <w:rPr>
                <w:noProof w:val="0"/>
              </w:rPr>
              <w:t>O</w:t>
            </w:r>
          </w:p>
        </w:tc>
        <w:tc>
          <w:tcPr>
            <w:tcW w:w="872" w:type="dxa"/>
          </w:tcPr>
          <w:p w14:paraId="7CD357EF" w14:textId="77777777" w:rsidR="007A1F44" w:rsidRPr="00977EA3" w:rsidRDefault="007A1F44">
            <w:pPr>
              <w:pStyle w:val="TableEntry"/>
              <w:jc w:val="center"/>
              <w:rPr>
                <w:noProof w:val="0"/>
              </w:rPr>
            </w:pPr>
            <w:r w:rsidRPr="00977EA3">
              <w:rPr>
                <w:noProof w:val="0"/>
              </w:rPr>
              <w:t>[0..1]</w:t>
            </w:r>
          </w:p>
        </w:tc>
        <w:tc>
          <w:tcPr>
            <w:tcW w:w="1701" w:type="dxa"/>
          </w:tcPr>
          <w:p w14:paraId="52E173D1" w14:textId="77777777" w:rsidR="007A1F44" w:rsidRPr="00977EA3" w:rsidRDefault="007A1F44">
            <w:pPr>
              <w:pStyle w:val="TableEntry"/>
              <w:jc w:val="center"/>
              <w:rPr>
                <w:noProof w:val="0"/>
              </w:rPr>
            </w:pPr>
            <w:r w:rsidRPr="00977EA3">
              <w:rPr>
                <w:noProof w:val="0"/>
              </w:rPr>
              <w:t>6</w:t>
            </w:r>
          </w:p>
        </w:tc>
      </w:tr>
      <w:tr w:rsidR="007A1F44" w:rsidRPr="00977EA3" w14:paraId="52B73323" w14:textId="77777777">
        <w:trPr>
          <w:cantSplit/>
          <w:jc w:val="center"/>
        </w:trPr>
        <w:tc>
          <w:tcPr>
            <w:tcW w:w="1951" w:type="dxa"/>
          </w:tcPr>
          <w:p w14:paraId="5E6A6DDE" w14:textId="77777777" w:rsidR="007A1F44" w:rsidRPr="00977EA3" w:rsidRDefault="007A1F44" w:rsidP="00A0052B">
            <w:pPr>
              <w:pStyle w:val="TableEntry"/>
              <w:rPr>
                <w:noProof w:val="0"/>
              </w:rPr>
            </w:pPr>
            <w:r w:rsidRPr="00977EA3">
              <w:rPr>
                <w:noProof w:val="0"/>
              </w:rPr>
              <w:t xml:space="preserve">  IN3 </w:t>
            </w:r>
          </w:p>
        </w:tc>
        <w:tc>
          <w:tcPr>
            <w:tcW w:w="3544" w:type="dxa"/>
          </w:tcPr>
          <w:p w14:paraId="3405CEB7" w14:textId="77777777" w:rsidR="007A1F44" w:rsidRPr="00977EA3" w:rsidRDefault="007A1F44">
            <w:pPr>
              <w:pStyle w:val="TableEntry"/>
              <w:rPr>
                <w:noProof w:val="0"/>
              </w:rPr>
            </w:pPr>
            <w:r w:rsidRPr="00977EA3">
              <w:rPr>
                <w:noProof w:val="0"/>
              </w:rPr>
              <w:t>Insurance Additional Info - Cert.</w:t>
            </w:r>
          </w:p>
        </w:tc>
        <w:tc>
          <w:tcPr>
            <w:tcW w:w="971" w:type="dxa"/>
          </w:tcPr>
          <w:p w14:paraId="5DD81FFD" w14:textId="77777777" w:rsidR="007A1F44" w:rsidRPr="00977EA3" w:rsidRDefault="007A1F44">
            <w:pPr>
              <w:pStyle w:val="TableEntry"/>
              <w:jc w:val="center"/>
              <w:rPr>
                <w:noProof w:val="0"/>
              </w:rPr>
            </w:pPr>
            <w:r w:rsidRPr="00977EA3">
              <w:rPr>
                <w:noProof w:val="0"/>
              </w:rPr>
              <w:t>O</w:t>
            </w:r>
          </w:p>
        </w:tc>
        <w:tc>
          <w:tcPr>
            <w:tcW w:w="872" w:type="dxa"/>
          </w:tcPr>
          <w:p w14:paraId="47502120" w14:textId="77777777" w:rsidR="007A1F44" w:rsidRPr="00977EA3" w:rsidRDefault="007A1F44">
            <w:pPr>
              <w:pStyle w:val="TableEntry"/>
              <w:jc w:val="center"/>
              <w:rPr>
                <w:noProof w:val="0"/>
              </w:rPr>
            </w:pPr>
            <w:r w:rsidRPr="00977EA3">
              <w:rPr>
                <w:noProof w:val="0"/>
              </w:rPr>
              <w:t>[0..1]</w:t>
            </w:r>
          </w:p>
        </w:tc>
        <w:tc>
          <w:tcPr>
            <w:tcW w:w="1701" w:type="dxa"/>
          </w:tcPr>
          <w:p w14:paraId="681397E6" w14:textId="77777777" w:rsidR="007A1F44" w:rsidRPr="00977EA3" w:rsidRDefault="007A1F44">
            <w:pPr>
              <w:pStyle w:val="TableEntry"/>
              <w:jc w:val="center"/>
              <w:rPr>
                <w:noProof w:val="0"/>
              </w:rPr>
            </w:pPr>
            <w:r w:rsidRPr="00977EA3">
              <w:rPr>
                <w:noProof w:val="0"/>
              </w:rPr>
              <w:t>6</w:t>
            </w:r>
          </w:p>
        </w:tc>
      </w:tr>
      <w:tr w:rsidR="007A1F44" w:rsidRPr="00977EA3" w14:paraId="658CFC02" w14:textId="77777777">
        <w:trPr>
          <w:cantSplit/>
          <w:jc w:val="center"/>
        </w:trPr>
        <w:tc>
          <w:tcPr>
            <w:tcW w:w="1951" w:type="dxa"/>
          </w:tcPr>
          <w:p w14:paraId="5931A4B9" w14:textId="77777777" w:rsidR="007A1F44" w:rsidRPr="00977EA3" w:rsidRDefault="007A1F44" w:rsidP="00A0052B">
            <w:pPr>
              <w:pStyle w:val="TableEntry"/>
              <w:rPr>
                <w:noProof w:val="0"/>
              </w:rPr>
            </w:pPr>
            <w:r w:rsidRPr="00977EA3">
              <w:rPr>
                <w:noProof w:val="0"/>
              </w:rPr>
              <w:t xml:space="preserve">  ROL</w:t>
            </w:r>
          </w:p>
        </w:tc>
        <w:tc>
          <w:tcPr>
            <w:tcW w:w="3544" w:type="dxa"/>
          </w:tcPr>
          <w:p w14:paraId="60893355" w14:textId="77777777" w:rsidR="007A1F44" w:rsidRPr="00977EA3" w:rsidRDefault="007A1F44">
            <w:pPr>
              <w:pStyle w:val="TableEntry"/>
              <w:rPr>
                <w:noProof w:val="0"/>
              </w:rPr>
            </w:pPr>
            <w:r w:rsidRPr="00977EA3">
              <w:rPr>
                <w:noProof w:val="0"/>
              </w:rPr>
              <w:t>Role</w:t>
            </w:r>
          </w:p>
        </w:tc>
        <w:tc>
          <w:tcPr>
            <w:tcW w:w="971" w:type="dxa"/>
          </w:tcPr>
          <w:p w14:paraId="0A8333D3" w14:textId="77777777" w:rsidR="007A1F44" w:rsidRPr="00977EA3" w:rsidRDefault="007A1F44">
            <w:pPr>
              <w:pStyle w:val="TableEntry"/>
              <w:jc w:val="center"/>
              <w:rPr>
                <w:noProof w:val="0"/>
              </w:rPr>
            </w:pPr>
            <w:r w:rsidRPr="00977EA3">
              <w:rPr>
                <w:noProof w:val="0"/>
              </w:rPr>
              <w:t>O</w:t>
            </w:r>
          </w:p>
        </w:tc>
        <w:tc>
          <w:tcPr>
            <w:tcW w:w="872" w:type="dxa"/>
          </w:tcPr>
          <w:p w14:paraId="6667E75D" w14:textId="77777777" w:rsidR="007A1F44" w:rsidRPr="00977EA3" w:rsidRDefault="007A1F44">
            <w:pPr>
              <w:pStyle w:val="TableEntry"/>
              <w:jc w:val="center"/>
              <w:rPr>
                <w:noProof w:val="0"/>
              </w:rPr>
            </w:pPr>
            <w:r w:rsidRPr="00977EA3">
              <w:rPr>
                <w:noProof w:val="0"/>
              </w:rPr>
              <w:t>[0..*]</w:t>
            </w:r>
          </w:p>
        </w:tc>
        <w:tc>
          <w:tcPr>
            <w:tcW w:w="1701" w:type="dxa"/>
          </w:tcPr>
          <w:p w14:paraId="3B23C017" w14:textId="77777777" w:rsidR="007A1F44" w:rsidRPr="00977EA3" w:rsidRDefault="007A1F44">
            <w:pPr>
              <w:pStyle w:val="TableEntry"/>
              <w:jc w:val="center"/>
              <w:rPr>
                <w:noProof w:val="0"/>
              </w:rPr>
            </w:pPr>
            <w:r w:rsidRPr="00977EA3">
              <w:rPr>
                <w:noProof w:val="0"/>
              </w:rPr>
              <w:t>15</w:t>
            </w:r>
          </w:p>
        </w:tc>
      </w:tr>
      <w:tr w:rsidR="007A1F44" w:rsidRPr="00977EA3" w14:paraId="0846080C" w14:textId="77777777">
        <w:trPr>
          <w:cantSplit/>
          <w:jc w:val="center"/>
        </w:trPr>
        <w:tc>
          <w:tcPr>
            <w:tcW w:w="1951" w:type="dxa"/>
          </w:tcPr>
          <w:p w14:paraId="6CACC7C5" w14:textId="77777777" w:rsidR="007A1F44" w:rsidRPr="00977EA3" w:rsidRDefault="007A1F44" w:rsidP="00A0052B">
            <w:pPr>
              <w:pStyle w:val="TableEntry"/>
              <w:rPr>
                <w:noProof w:val="0"/>
              </w:rPr>
            </w:pPr>
            <w:r w:rsidRPr="00977EA3">
              <w:rPr>
                <w:noProof w:val="0"/>
              </w:rPr>
              <w:t>---</w:t>
            </w:r>
          </w:p>
        </w:tc>
        <w:tc>
          <w:tcPr>
            <w:tcW w:w="3544" w:type="dxa"/>
          </w:tcPr>
          <w:p w14:paraId="3B78B1C0" w14:textId="77777777" w:rsidR="007A1F44" w:rsidRPr="00977EA3" w:rsidRDefault="007A1F44">
            <w:pPr>
              <w:pStyle w:val="TableEntry"/>
              <w:rPr>
                <w:noProof w:val="0"/>
              </w:rPr>
            </w:pPr>
            <w:r w:rsidRPr="00977EA3">
              <w:rPr>
                <w:noProof w:val="0"/>
              </w:rPr>
              <w:t>--- INSURANCE end</w:t>
            </w:r>
          </w:p>
        </w:tc>
        <w:tc>
          <w:tcPr>
            <w:tcW w:w="971" w:type="dxa"/>
          </w:tcPr>
          <w:p w14:paraId="2047DCDB" w14:textId="77777777" w:rsidR="007A1F44" w:rsidRPr="00977EA3" w:rsidRDefault="007A1F44">
            <w:pPr>
              <w:pStyle w:val="TableEntry"/>
              <w:jc w:val="center"/>
              <w:rPr>
                <w:noProof w:val="0"/>
              </w:rPr>
            </w:pPr>
          </w:p>
        </w:tc>
        <w:tc>
          <w:tcPr>
            <w:tcW w:w="872" w:type="dxa"/>
          </w:tcPr>
          <w:p w14:paraId="7FF089AF" w14:textId="77777777" w:rsidR="007A1F44" w:rsidRPr="00977EA3" w:rsidRDefault="007A1F44">
            <w:pPr>
              <w:pStyle w:val="TableEntry"/>
              <w:jc w:val="center"/>
              <w:rPr>
                <w:noProof w:val="0"/>
              </w:rPr>
            </w:pPr>
          </w:p>
        </w:tc>
        <w:tc>
          <w:tcPr>
            <w:tcW w:w="1701" w:type="dxa"/>
          </w:tcPr>
          <w:p w14:paraId="49DEED65" w14:textId="77777777" w:rsidR="007A1F44" w:rsidRPr="00977EA3" w:rsidRDefault="007A1F44">
            <w:pPr>
              <w:pStyle w:val="TableEntry"/>
              <w:jc w:val="center"/>
              <w:rPr>
                <w:noProof w:val="0"/>
              </w:rPr>
            </w:pPr>
          </w:p>
        </w:tc>
      </w:tr>
      <w:tr w:rsidR="007A1F44" w:rsidRPr="00977EA3" w14:paraId="2FAB8329" w14:textId="77777777">
        <w:trPr>
          <w:cantSplit/>
          <w:jc w:val="center"/>
        </w:trPr>
        <w:tc>
          <w:tcPr>
            <w:tcW w:w="1951" w:type="dxa"/>
          </w:tcPr>
          <w:p w14:paraId="01AF6B5C" w14:textId="77777777" w:rsidR="007A1F44" w:rsidRPr="00977EA3" w:rsidRDefault="007A1F44" w:rsidP="00A0052B">
            <w:pPr>
              <w:pStyle w:val="TableEntry"/>
              <w:rPr>
                <w:noProof w:val="0"/>
              </w:rPr>
            </w:pPr>
            <w:r w:rsidRPr="00977EA3">
              <w:rPr>
                <w:noProof w:val="0"/>
              </w:rPr>
              <w:t>ACC</w:t>
            </w:r>
          </w:p>
        </w:tc>
        <w:tc>
          <w:tcPr>
            <w:tcW w:w="3544" w:type="dxa"/>
          </w:tcPr>
          <w:p w14:paraId="41B66856" w14:textId="77777777" w:rsidR="007A1F44" w:rsidRPr="00977EA3" w:rsidRDefault="007A1F44">
            <w:pPr>
              <w:pStyle w:val="TableEntry"/>
              <w:rPr>
                <w:noProof w:val="0"/>
              </w:rPr>
            </w:pPr>
            <w:r w:rsidRPr="00977EA3">
              <w:rPr>
                <w:noProof w:val="0"/>
              </w:rPr>
              <w:t xml:space="preserve">Accident Information </w:t>
            </w:r>
          </w:p>
        </w:tc>
        <w:tc>
          <w:tcPr>
            <w:tcW w:w="971" w:type="dxa"/>
          </w:tcPr>
          <w:p w14:paraId="0DCD82C4" w14:textId="77777777" w:rsidR="007A1F44" w:rsidRPr="00977EA3" w:rsidRDefault="007A1F44">
            <w:pPr>
              <w:pStyle w:val="TableEntry"/>
              <w:jc w:val="center"/>
              <w:rPr>
                <w:noProof w:val="0"/>
              </w:rPr>
            </w:pPr>
            <w:r w:rsidRPr="00977EA3">
              <w:rPr>
                <w:noProof w:val="0"/>
              </w:rPr>
              <w:t>O</w:t>
            </w:r>
          </w:p>
        </w:tc>
        <w:tc>
          <w:tcPr>
            <w:tcW w:w="872" w:type="dxa"/>
          </w:tcPr>
          <w:p w14:paraId="201E4351" w14:textId="77777777" w:rsidR="007A1F44" w:rsidRPr="00977EA3" w:rsidRDefault="007A1F44">
            <w:pPr>
              <w:pStyle w:val="TableEntry"/>
              <w:jc w:val="center"/>
              <w:rPr>
                <w:noProof w:val="0"/>
              </w:rPr>
            </w:pPr>
            <w:r w:rsidRPr="00977EA3">
              <w:rPr>
                <w:noProof w:val="0"/>
              </w:rPr>
              <w:t>[0..1]</w:t>
            </w:r>
          </w:p>
        </w:tc>
        <w:tc>
          <w:tcPr>
            <w:tcW w:w="1701" w:type="dxa"/>
          </w:tcPr>
          <w:p w14:paraId="4409310C" w14:textId="77777777" w:rsidR="007A1F44" w:rsidRPr="00977EA3" w:rsidRDefault="007A1F44">
            <w:pPr>
              <w:pStyle w:val="TableEntry"/>
              <w:jc w:val="center"/>
              <w:rPr>
                <w:noProof w:val="0"/>
              </w:rPr>
            </w:pPr>
            <w:r w:rsidRPr="00977EA3">
              <w:rPr>
                <w:noProof w:val="0"/>
              </w:rPr>
              <w:t>6</w:t>
            </w:r>
          </w:p>
        </w:tc>
      </w:tr>
      <w:tr w:rsidR="007A1F44" w:rsidRPr="00977EA3" w14:paraId="06ED9921" w14:textId="77777777">
        <w:trPr>
          <w:cantSplit/>
          <w:jc w:val="center"/>
        </w:trPr>
        <w:tc>
          <w:tcPr>
            <w:tcW w:w="1951" w:type="dxa"/>
          </w:tcPr>
          <w:p w14:paraId="61D381A7" w14:textId="77777777" w:rsidR="007A1F44" w:rsidRPr="00977EA3" w:rsidRDefault="007A1F44" w:rsidP="00A0052B">
            <w:pPr>
              <w:pStyle w:val="TableEntry"/>
              <w:rPr>
                <w:noProof w:val="0"/>
              </w:rPr>
            </w:pPr>
            <w:r w:rsidRPr="00977EA3">
              <w:rPr>
                <w:noProof w:val="0"/>
              </w:rPr>
              <w:t>UB1</w:t>
            </w:r>
          </w:p>
        </w:tc>
        <w:tc>
          <w:tcPr>
            <w:tcW w:w="3544" w:type="dxa"/>
          </w:tcPr>
          <w:p w14:paraId="0A21C1A2" w14:textId="77777777" w:rsidR="007A1F44" w:rsidRPr="00977EA3" w:rsidRDefault="007A1F44">
            <w:pPr>
              <w:pStyle w:val="TableEntry"/>
              <w:rPr>
                <w:noProof w:val="0"/>
              </w:rPr>
            </w:pPr>
            <w:r w:rsidRPr="00977EA3">
              <w:rPr>
                <w:noProof w:val="0"/>
              </w:rPr>
              <w:t>Universal Bill Information</w:t>
            </w:r>
          </w:p>
        </w:tc>
        <w:tc>
          <w:tcPr>
            <w:tcW w:w="971" w:type="dxa"/>
          </w:tcPr>
          <w:p w14:paraId="4C0E0EC9" w14:textId="77777777" w:rsidR="007A1F44" w:rsidRPr="00977EA3" w:rsidRDefault="007A1F44">
            <w:pPr>
              <w:pStyle w:val="TableEntry"/>
              <w:jc w:val="center"/>
              <w:rPr>
                <w:noProof w:val="0"/>
              </w:rPr>
            </w:pPr>
            <w:r w:rsidRPr="00977EA3">
              <w:rPr>
                <w:noProof w:val="0"/>
              </w:rPr>
              <w:t>O</w:t>
            </w:r>
          </w:p>
        </w:tc>
        <w:tc>
          <w:tcPr>
            <w:tcW w:w="872" w:type="dxa"/>
          </w:tcPr>
          <w:p w14:paraId="525A11EE" w14:textId="77777777" w:rsidR="007A1F44" w:rsidRPr="00977EA3" w:rsidRDefault="007A1F44">
            <w:pPr>
              <w:pStyle w:val="TableEntry"/>
              <w:jc w:val="center"/>
              <w:rPr>
                <w:noProof w:val="0"/>
              </w:rPr>
            </w:pPr>
            <w:r w:rsidRPr="00977EA3">
              <w:rPr>
                <w:noProof w:val="0"/>
              </w:rPr>
              <w:t>[0..1]</w:t>
            </w:r>
          </w:p>
        </w:tc>
        <w:tc>
          <w:tcPr>
            <w:tcW w:w="1701" w:type="dxa"/>
          </w:tcPr>
          <w:p w14:paraId="646EBA4A" w14:textId="77777777" w:rsidR="007A1F44" w:rsidRPr="00977EA3" w:rsidRDefault="007A1F44">
            <w:pPr>
              <w:pStyle w:val="TableEntry"/>
              <w:jc w:val="center"/>
              <w:rPr>
                <w:noProof w:val="0"/>
              </w:rPr>
            </w:pPr>
            <w:r w:rsidRPr="00977EA3">
              <w:rPr>
                <w:noProof w:val="0"/>
              </w:rPr>
              <w:t>6</w:t>
            </w:r>
          </w:p>
        </w:tc>
      </w:tr>
      <w:tr w:rsidR="007A1F44" w:rsidRPr="00977EA3" w14:paraId="6A948A7E" w14:textId="77777777">
        <w:trPr>
          <w:cantSplit/>
          <w:jc w:val="center"/>
        </w:trPr>
        <w:tc>
          <w:tcPr>
            <w:tcW w:w="1951" w:type="dxa"/>
          </w:tcPr>
          <w:p w14:paraId="64183E35" w14:textId="77777777" w:rsidR="007A1F44" w:rsidRPr="00977EA3" w:rsidRDefault="007A1F44" w:rsidP="00A0052B">
            <w:pPr>
              <w:pStyle w:val="TableEntry"/>
              <w:rPr>
                <w:noProof w:val="0"/>
              </w:rPr>
            </w:pPr>
            <w:r w:rsidRPr="00977EA3">
              <w:rPr>
                <w:noProof w:val="0"/>
              </w:rPr>
              <w:t>UB2</w:t>
            </w:r>
          </w:p>
        </w:tc>
        <w:tc>
          <w:tcPr>
            <w:tcW w:w="3544" w:type="dxa"/>
          </w:tcPr>
          <w:p w14:paraId="11177270" w14:textId="77777777" w:rsidR="007A1F44" w:rsidRPr="00977EA3" w:rsidRDefault="007A1F44">
            <w:pPr>
              <w:pStyle w:val="TableEntry"/>
              <w:rPr>
                <w:noProof w:val="0"/>
              </w:rPr>
            </w:pPr>
            <w:r w:rsidRPr="00977EA3">
              <w:rPr>
                <w:noProof w:val="0"/>
              </w:rPr>
              <w:t>Universal Bill 92 Information</w:t>
            </w:r>
          </w:p>
        </w:tc>
        <w:tc>
          <w:tcPr>
            <w:tcW w:w="971" w:type="dxa"/>
          </w:tcPr>
          <w:p w14:paraId="4B8DFDD7" w14:textId="77777777" w:rsidR="007A1F44" w:rsidRPr="00977EA3" w:rsidRDefault="007A1F44">
            <w:pPr>
              <w:pStyle w:val="TableEntry"/>
              <w:jc w:val="center"/>
              <w:rPr>
                <w:noProof w:val="0"/>
              </w:rPr>
            </w:pPr>
            <w:r w:rsidRPr="00977EA3">
              <w:rPr>
                <w:noProof w:val="0"/>
              </w:rPr>
              <w:t>O</w:t>
            </w:r>
          </w:p>
        </w:tc>
        <w:tc>
          <w:tcPr>
            <w:tcW w:w="872" w:type="dxa"/>
          </w:tcPr>
          <w:p w14:paraId="21500211" w14:textId="77777777" w:rsidR="007A1F44" w:rsidRPr="00977EA3" w:rsidRDefault="007A1F44">
            <w:pPr>
              <w:pStyle w:val="TableEntry"/>
              <w:jc w:val="center"/>
              <w:rPr>
                <w:noProof w:val="0"/>
              </w:rPr>
            </w:pPr>
            <w:r w:rsidRPr="00977EA3">
              <w:rPr>
                <w:noProof w:val="0"/>
              </w:rPr>
              <w:t>[0..1]</w:t>
            </w:r>
          </w:p>
        </w:tc>
        <w:tc>
          <w:tcPr>
            <w:tcW w:w="1701" w:type="dxa"/>
          </w:tcPr>
          <w:p w14:paraId="156BFB4E" w14:textId="77777777" w:rsidR="007A1F44" w:rsidRPr="00977EA3" w:rsidRDefault="007A1F44">
            <w:pPr>
              <w:pStyle w:val="TableEntry"/>
              <w:jc w:val="center"/>
              <w:rPr>
                <w:noProof w:val="0"/>
              </w:rPr>
            </w:pPr>
            <w:r w:rsidRPr="00977EA3">
              <w:rPr>
                <w:noProof w:val="0"/>
              </w:rPr>
              <w:t>6</w:t>
            </w:r>
          </w:p>
        </w:tc>
      </w:tr>
      <w:tr w:rsidR="007A1F44" w:rsidRPr="00977EA3" w14:paraId="61F5774D" w14:textId="77777777">
        <w:trPr>
          <w:cantSplit/>
          <w:jc w:val="center"/>
        </w:trPr>
        <w:tc>
          <w:tcPr>
            <w:tcW w:w="1951" w:type="dxa"/>
          </w:tcPr>
          <w:p w14:paraId="5F91F597" w14:textId="77777777" w:rsidR="007A1F44" w:rsidRPr="00977EA3" w:rsidRDefault="007A1F44" w:rsidP="00A0052B">
            <w:pPr>
              <w:pStyle w:val="TableEntry"/>
              <w:rPr>
                <w:noProof w:val="0"/>
              </w:rPr>
            </w:pPr>
            <w:r w:rsidRPr="00977EA3">
              <w:rPr>
                <w:noProof w:val="0"/>
              </w:rPr>
              <w:t>PDA</w:t>
            </w:r>
          </w:p>
        </w:tc>
        <w:tc>
          <w:tcPr>
            <w:tcW w:w="3544" w:type="dxa"/>
          </w:tcPr>
          <w:p w14:paraId="7D877852" w14:textId="77777777" w:rsidR="007A1F44" w:rsidRPr="00977EA3" w:rsidRDefault="007A1F44">
            <w:pPr>
              <w:pStyle w:val="TableEntry"/>
              <w:rPr>
                <w:noProof w:val="0"/>
              </w:rPr>
            </w:pPr>
            <w:r w:rsidRPr="00977EA3">
              <w:rPr>
                <w:noProof w:val="0"/>
              </w:rPr>
              <w:t>Patient Death and Autopsy</w:t>
            </w:r>
          </w:p>
        </w:tc>
        <w:tc>
          <w:tcPr>
            <w:tcW w:w="971" w:type="dxa"/>
          </w:tcPr>
          <w:p w14:paraId="511FD328" w14:textId="77777777" w:rsidR="007A1F44" w:rsidRPr="00977EA3" w:rsidRDefault="007A1F44">
            <w:pPr>
              <w:pStyle w:val="TableEntry"/>
              <w:jc w:val="center"/>
              <w:rPr>
                <w:noProof w:val="0"/>
              </w:rPr>
            </w:pPr>
            <w:r w:rsidRPr="00977EA3">
              <w:rPr>
                <w:noProof w:val="0"/>
              </w:rPr>
              <w:t>O</w:t>
            </w:r>
          </w:p>
        </w:tc>
        <w:tc>
          <w:tcPr>
            <w:tcW w:w="872" w:type="dxa"/>
          </w:tcPr>
          <w:p w14:paraId="4CF478A0" w14:textId="77777777" w:rsidR="007A1F44" w:rsidRPr="00977EA3" w:rsidRDefault="007A1F44">
            <w:pPr>
              <w:pStyle w:val="TableEntry"/>
              <w:jc w:val="center"/>
              <w:rPr>
                <w:noProof w:val="0"/>
              </w:rPr>
            </w:pPr>
            <w:r w:rsidRPr="00977EA3">
              <w:rPr>
                <w:noProof w:val="0"/>
              </w:rPr>
              <w:t>[0..1]</w:t>
            </w:r>
          </w:p>
        </w:tc>
        <w:tc>
          <w:tcPr>
            <w:tcW w:w="1701" w:type="dxa"/>
          </w:tcPr>
          <w:p w14:paraId="59C47CD2" w14:textId="77777777" w:rsidR="007A1F44" w:rsidRPr="00977EA3" w:rsidRDefault="007A1F44">
            <w:pPr>
              <w:pStyle w:val="TableEntry"/>
              <w:jc w:val="center"/>
              <w:rPr>
                <w:noProof w:val="0"/>
              </w:rPr>
            </w:pPr>
            <w:r w:rsidRPr="00977EA3">
              <w:rPr>
                <w:noProof w:val="0"/>
              </w:rPr>
              <w:t>3</w:t>
            </w:r>
          </w:p>
        </w:tc>
      </w:tr>
    </w:tbl>
    <w:p w14:paraId="20EEBE35"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59" w:name="_Toc174249160"/>
      <w:r w:rsidRPr="00977EA3">
        <w:rPr>
          <w:noProof w:val="0"/>
        </w:rPr>
        <w:t>Comments on segment usage</w:t>
      </w:r>
      <w:bookmarkEnd w:id="359"/>
    </w:p>
    <w:p w14:paraId="0203CD0D"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6DE1E5F" w14:textId="77777777" w:rsidR="007A1F44" w:rsidRPr="00977EA3" w:rsidRDefault="007A1F44">
      <w:r w:rsidRPr="00977EA3">
        <w:t>One or more OBX segments may be present to carry “permanent observations” such as the patient weight or height.</w:t>
      </w:r>
    </w:p>
    <w:p w14:paraId="72401A9F"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60" w:name="_Toc174249161"/>
      <w:r w:rsidRPr="00977EA3">
        <w:rPr>
          <w:noProof w:val="0"/>
        </w:rPr>
        <w:t>Expected actions</w:t>
      </w:r>
      <w:bookmarkEnd w:id="360"/>
    </w:p>
    <w:p w14:paraId="204A3D20" w14:textId="77777777" w:rsidR="007A1F44" w:rsidRPr="00977EA3" w:rsidRDefault="007A1F44">
      <w:r w:rsidRPr="00977EA3">
        <w:t>The receiver shall update the patient’s status to indicate that the patient has been admitted.</w:t>
      </w:r>
    </w:p>
    <w:p w14:paraId="5B17B5BD" w14:textId="77777777" w:rsidR="007A1F44" w:rsidRPr="00977EA3" w:rsidRDefault="007A1F44">
      <w:r w:rsidRPr="00977EA3">
        <w:t>The receiver shall report the result of this operation (success / error) in an acknowledgment message returned to the sender.</w:t>
      </w:r>
    </w:p>
    <w:p w14:paraId="37A3E795" w14:textId="77777777" w:rsidR="007A1F44" w:rsidRPr="00977EA3" w:rsidRDefault="007A1F44">
      <w:r w:rsidRPr="00977EA3">
        <w:t>In case this Movement (new admission) conflicts with an existing current movement for the patient (an admission is already opened for this patient) the message is discarded and an error condition is raised.</w:t>
      </w:r>
    </w:p>
    <w:p w14:paraId="25F80364"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61" w:name="_Toc174249162"/>
      <w:bookmarkStart w:id="362" w:name="_Toc398544172"/>
      <w:r w:rsidRPr="00977EA3">
        <w:rPr>
          <w:noProof w:val="0"/>
        </w:rPr>
        <w:t>Cancel Admit/Visit Notification – ADT^A11^ADT_A09</w:t>
      </w:r>
      <w:bookmarkEnd w:id="361"/>
      <w:bookmarkEnd w:id="362"/>
    </w:p>
    <w:p w14:paraId="36A6D90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63" w:name="_Toc174249163"/>
      <w:r w:rsidRPr="00977EA3">
        <w:rPr>
          <w:noProof w:val="0"/>
        </w:rPr>
        <w:t>Trigger Event</w:t>
      </w:r>
      <w:bookmarkEnd w:id="363"/>
    </w:p>
    <w:p w14:paraId="39E01F15" w14:textId="77777777" w:rsidR="007A1F44" w:rsidRPr="00977EA3" w:rsidRDefault="007A1F44">
      <w:r w:rsidRPr="00977EA3">
        <w:t xml:space="preserve">This message is sent by a Patient Encounter Supplier to cancel a previous notification to a Patient Encounter Consumer as a notification that a patient has been admitted for an inpatient stay (via trigger event A01) or registered for an outpatient visit (via trigger event A04). See </w:t>
      </w:r>
      <w:r w:rsidR="00292B01" w:rsidRPr="00977EA3">
        <w:t xml:space="preserve">Section </w:t>
      </w:r>
      <w:r w:rsidRPr="00977EA3">
        <w:t xml:space="preserve">3.31.5.8 for the message to be used to cancel a pre-admit notification, and </w:t>
      </w:r>
      <w:r w:rsidR="00292B01" w:rsidRPr="00977EA3">
        <w:t>Section</w:t>
      </w:r>
      <w:r w:rsidRPr="00977EA3">
        <w:t xml:space="preserve"> 3.31.5.14 for the message to be used to cancel a pending admit notification.</w:t>
      </w:r>
    </w:p>
    <w:p w14:paraId="66153E0C" w14:textId="77777777" w:rsidR="007A1F44" w:rsidRPr="00977EA3" w:rsidRDefault="007A1F44">
      <w:r w:rsidRPr="00977EA3">
        <w:t xml:space="preserve">MSH-9 is valued </w:t>
      </w:r>
      <w:r w:rsidRPr="00977EA3">
        <w:rPr>
          <w:b/>
          <w:bCs/>
        </w:rPr>
        <w:t>ADT^A11^ADT_A09</w:t>
      </w:r>
      <w:r w:rsidRPr="00977EA3">
        <w:t>.</w:t>
      </w:r>
    </w:p>
    <w:p w14:paraId="57FA2EE5"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64" w:name="_Toc174249164"/>
      <w:r w:rsidRPr="00977EA3">
        <w:rPr>
          <w:noProof w:val="0"/>
        </w:rPr>
        <w:lastRenderedPageBreak/>
        <w:t>Message Static Definition</w:t>
      </w:r>
      <w:bookmarkEnd w:id="364"/>
    </w:p>
    <w:p w14:paraId="16D6CBFC" w14:textId="77777777" w:rsidR="007A1F44" w:rsidRPr="00977EA3" w:rsidRDefault="007A1F44">
      <w:pPr>
        <w:pStyle w:val="TableTitle"/>
        <w:rPr>
          <w:noProof w:val="0"/>
        </w:rPr>
      </w:pPr>
      <w:r w:rsidRPr="00977EA3">
        <w:rPr>
          <w:noProof w:val="0"/>
        </w:rPr>
        <w:t>Table 3.31-8: Static definition of message ADT^A11^ADT_A09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C03BD27" w14:textId="77777777">
        <w:trPr>
          <w:cantSplit/>
          <w:tblHeader/>
          <w:jc w:val="center"/>
        </w:trPr>
        <w:tc>
          <w:tcPr>
            <w:tcW w:w="1951" w:type="dxa"/>
            <w:shd w:val="clear" w:color="auto" w:fill="D9D9D9"/>
          </w:tcPr>
          <w:p w14:paraId="495C37E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1D9329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477BCDA"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094CEE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7D39B91" w14:textId="77777777" w:rsidR="007A1F44" w:rsidRPr="00977EA3" w:rsidRDefault="007A1F44" w:rsidP="00A53067">
            <w:pPr>
              <w:pStyle w:val="TableEntryHeader"/>
              <w:rPr>
                <w:noProof w:val="0"/>
              </w:rPr>
            </w:pPr>
            <w:r w:rsidRPr="00977EA3">
              <w:rPr>
                <w:noProof w:val="0"/>
              </w:rPr>
              <w:t>HL7 chapter</w:t>
            </w:r>
          </w:p>
        </w:tc>
      </w:tr>
      <w:tr w:rsidR="007A1F44" w:rsidRPr="00977EA3" w14:paraId="5B233134" w14:textId="77777777">
        <w:trPr>
          <w:cantSplit/>
          <w:jc w:val="center"/>
        </w:trPr>
        <w:tc>
          <w:tcPr>
            <w:tcW w:w="1951" w:type="dxa"/>
          </w:tcPr>
          <w:p w14:paraId="267C52D7" w14:textId="77777777" w:rsidR="007A1F44" w:rsidRPr="00977EA3" w:rsidRDefault="007A1F44" w:rsidP="00A0052B">
            <w:pPr>
              <w:pStyle w:val="TableEntry"/>
              <w:rPr>
                <w:noProof w:val="0"/>
              </w:rPr>
            </w:pPr>
            <w:r w:rsidRPr="00977EA3">
              <w:rPr>
                <w:noProof w:val="0"/>
              </w:rPr>
              <w:t>MSH</w:t>
            </w:r>
          </w:p>
        </w:tc>
        <w:tc>
          <w:tcPr>
            <w:tcW w:w="3544" w:type="dxa"/>
          </w:tcPr>
          <w:p w14:paraId="0A82DB80" w14:textId="77777777" w:rsidR="007A1F44" w:rsidRPr="00977EA3" w:rsidRDefault="007A1F44">
            <w:pPr>
              <w:pStyle w:val="TableEntry"/>
              <w:rPr>
                <w:noProof w:val="0"/>
              </w:rPr>
            </w:pPr>
            <w:r w:rsidRPr="00977EA3">
              <w:rPr>
                <w:noProof w:val="0"/>
              </w:rPr>
              <w:t>Message Header</w:t>
            </w:r>
          </w:p>
        </w:tc>
        <w:tc>
          <w:tcPr>
            <w:tcW w:w="971" w:type="dxa"/>
          </w:tcPr>
          <w:p w14:paraId="592B655C" w14:textId="77777777" w:rsidR="007A1F44" w:rsidRPr="00977EA3" w:rsidRDefault="007A1F44">
            <w:pPr>
              <w:pStyle w:val="TableEntry"/>
              <w:jc w:val="center"/>
              <w:rPr>
                <w:noProof w:val="0"/>
              </w:rPr>
            </w:pPr>
            <w:r w:rsidRPr="00977EA3">
              <w:rPr>
                <w:noProof w:val="0"/>
              </w:rPr>
              <w:t>R</w:t>
            </w:r>
          </w:p>
        </w:tc>
        <w:tc>
          <w:tcPr>
            <w:tcW w:w="872" w:type="dxa"/>
          </w:tcPr>
          <w:p w14:paraId="70DC6C89" w14:textId="77777777" w:rsidR="007A1F44" w:rsidRPr="00977EA3" w:rsidRDefault="007A1F44">
            <w:pPr>
              <w:pStyle w:val="TableEntry"/>
              <w:jc w:val="center"/>
              <w:rPr>
                <w:noProof w:val="0"/>
              </w:rPr>
            </w:pPr>
            <w:r w:rsidRPr="00977EA3">
              <w:rPr>
                <w:noProof w:val="0"/>
              </w:rPr>
              <w:t>[1..1]</w:t>
            </w:r>
          </w:p>
        </w:tc>
        <w:tc>
          <w:tcPr>
            <w:tcW w:w="1701" w:type="dxa"/>
          </w:tcPr>
          <w:p w14:paraId="533CB61C" w14:textId="77777777" w:rsidR="007A1F44" w:rsidRPr="00977EA3" w:rsidRDefault="007A1F44">
            <w:pPr>
              <w:pStyle w:val="TableEntry"/>
              <w:jc w:val="center"/>
              <w:rPr>
                <w:noProof w:val="0"/>
              </w:rPr>
            </w:pPr>
            <w:r w:rsidRPr="00977EA3">
              <w:rPr>
                <w:noProof w:val="0"/>
              </w:rPr>
              <w:t>2</w:t>
            </w:r>
          </w:p>
        </w:tc>
      </w:tr>
      <w:tr w:rsidR="007A1F44" w:rsidRPr="00977EA3" w14:paraId="0707F193" w14:textId="77777777">
        <w:trPr>
          <w:cantSplit/>
          <w:jc w:val="center"/>
        </w:trPr>
        <w:tc>
          <w:tcPr>
            <w:tcW w:w="1951" w:type="dxa"/>
          </w:tcPr>
          <w:p w14:paraId="70237A58" w14:textId="77777777" w:rsidR="007A1F44" w:rsidRPr="00977EA3" w:rsidRDefault="007A1F44">
            <w:pPr>
              <w:pStyle w:val="TableEntry"/>
              <w:rPr>
                <w:noProof w:val="0"/>
              </w:rPr>
            </w:pPr>
            <w:r w:rsidRPr="00977EA3">
              <w:rPr>
                <w:noProof w:val="0"/>
              </w:rPr>
              <w:t>SFT</w:t>
            </w:r>
          </w:p>
        </w:tc>
        <w:tc>
          <w:tcPr>
            <w:tcW w:w="3544" w:type="dxa"/>
          </w:tcPr>
          <w:p w14:paraId="1C1975BC" w14:textId="77777777" w:rsidR="007A1F44" w:rsidRPr="00977EA3" w:rsidRDefault="007A1F44">
            <w:pPr>
              <w:pStyle w:val="TableEntry"/>
              <w:rPr>
                <w:noProof w:val="0"/>
              </w:rPr>
            </w:pPr>
            <w:r w:rsidRPr="00977EA3">
              <w:rPr>
                <w:noProof w:val="0"/>
              </w:rPr>
              <w:t>Software Segment</w:t>
            </w:r>
          </w:p>
        </w:tc>
        <w:tc>
          <w:tcPr>
            <w:tcW w:w="971" w:type="dxa"/>
          </w:tcPr>
          <w:p w14:paraId="17C67934" w14:textId="77777777" w:rsidR="007A1F44" w:rsidRPr="00977EA3" w:rsidRDefault="007A1F44">
            <w:pPr>
              <w:pStyle w:val="TableEntry"/>
              <w:jc w:val="center"/>
              <w:rPr>
                <w:noProof w:val="0"/>
              </w:rPr>
            </w:pPr>
            <w:r w:rsidRPr="00977EA3">
              <w:rPr>
                <w:noProof w:val="0"/>
              </w:rPr>
              <w:t>O</w:t>
            </w:r>
          </w:p>
        </w:tc>
        <w:tc>
          <w:tcPr>
            <w:tcW w:w="872" w:type="dxa"/>
          </w:tcPr>
          <w:p w14:paraId="34247371" w14:textId="77777777" w:rsidR="007A1F44" w:rsidRPr="00977EA3" w:rsidRDefault="007A1F44">
            <w:pPr>
              <w:pStyle w:val="TableEntry"/>
              <w:jc w:val="center"/>
              <w:rPr>
                <w:noProof w:val="0"/>
              </w:rPr>
            </w:pPr>
            <w:r w:rsidRPr="00977EA3">
              <w:rPr>
                <w:noProof w:val="0"/>
              </w:rPr>
              <w:t>[0..*]</w:t>
            </w:r>
          </w:p>
        </w:tc>
        <w:tc>
          <w:tcPr>
            <w:tcW w:w="1701" w:type="dxa"/>
          </w:tcPr>
          <w:p w14:paraId="756D8EB0" w14:textId="77777777" w:rsidR="007A1F44" w:rsidRPr="00977EA3" w:rsidRDefault="007A1F44">
            <w:pPr>
              <w:pStyle w:val="TableEntry"/>
              <w:jc w:val="center"/>
              <w:rPr>
                <w:noProof w:val="0"/>
              </w:rPr>
            </w:pPr>
            <w:r w:rsidRPr="00977EA3">
              <w:rPr>
                <w:noProof w:val="0"/>
              </w:rPr>
              <w:t>2</w:t>
            </w:r>
          </w:p>
        </w:tc>
      </w:tr>
      <w:tr w:rsidR="007A1F44" w:rsidRPr="00977EA3" w14:paraId="21260E28" w14:textId="77777777">
        <w:trPr>
          <w:cantSplit/>
          <w:jc w:val="center"/>
        </w:trPr>
        <w:tc>
          <w:tcPr>
            <w:tcW w:w="1951" w:type="dxa"/>
          </w:tcPr>
          <w:p w14:paraId="56CB3CCA" w14:textId="77777777" w:rsidR="007A1F44" w:rsidRPr="00977EA3" w:rsidRDefault="007A1F44">
            <w:pPr>
              <w:pStyle w:val="TableEntry"/>
              <w:rPr>
                <w:noProof w:val="0"/>
              </w:rPr>
            </w:pPr>
            <w:r w:rsidRPr="00977EA3">
              <w:rPr>
                <w:noProof w:val="0"/>
              </w:rPr>
              <w:t>EVN</w:t>
            </w:r>
          </w:p>
        </w:tc>
        <w:tc>
          <w:tcPr>
            <w:tcW w:w="3544" w:type="dxa"/>
          </w:tcPr>
          <w:p w14:paraId="4DE7E78D" w14:textId="77777777" w:rsidR="007A1F44" w:rsidRPr="00977EA3" w:rsidRDefault="007A1F44">
            <w:pPr>
              <w:pStyle w:val="TableEntry"/>
              <w:rPr>
                <w:noProof w:val="0"/>
              </w:rPr>
            </w:pPr>
            <w:r w:rsidRPr="00977EA3">
              <w:rPr>
                <w:noProof w:val="0"/>
              </w:rPr>
              <w:t>Event Type</w:t>
            </w:r>
          </w:p>
        </w:tc>
        <w:tc>
          <w:tcPr>
            <w:tcW w:w="971" w:type="dxa"/>
          </w:tcPr>
          <w:p w14:paraId="54AAE1B7" w14:textId="77777777" w:rsidR="007A1F44" w:rsidRPr="00977EA3" w:rsidRDefault="007A1F44">
            <w:pPr>
              <w:pStyle w:val="TableEntry"/>
              <w:jc w:val="center"/>
              <w:rPr>
                <w:noProof w:val="0"/>
              </w:rPr>
            </w:pPr>
            <w:r w:rsidRPr="00977EA3">
              <w:rPr>
                <w:noProof w:val="0"/>
              </w:rPr>
              <w:t>R</w:t>
            </w:r>
          </w:p>
        </w:tc>
        <w:tc>
          <w:tcPr>
            <w:tcW w:w="872" w:type="dxa"/>
          </w:tcPr>
          <w:p w14:paraId="3AA20CFC" w14:textId="77777777" w:rsidR="007A1F44" w:rsidRPr="00977EA3" w:rsidRDefault="007A1F44">
            <w:pPr>
              <w:pStyle w:val="TableEntry"/>
              <w:jc w:val="center"/>
              <w:rPr>
                <w:noProof w:val="0"/>
              </w:rPr>
            </w:pPr>
            <w:r w:rsidRPr="00977EA3">
              <w:rPr>
                <w:noProof w:val="0"/>
              </w:rPr>
              <w:t>[1..1]</w:t>
            </w:r>
          </w:p>
        </w:tc>
        <w:tc>
          <w:tcPr>
            <w:tcW w:w="1701" w:type="dxa"/>
          </w:tcPr>
          <w:p w14:paraId="75D901C6" w14:textId="77777777" w:rsidR="007A1F44" w:rsidRPr="00977EA3" w:rsidRDefault="007A1F44">
            <w:pPr>
              <w:pStyle w:val="TableEntry"/>
              <w:jc w:val="center"/>
              <w:rPr>
                <w:noProof w:val="0"/>
              </w:rPr>
            </w:pPr>
            <w:r w:rsidRPr="00977EA3">
              <w:rPr>
                <w:noProof w:val="0"/>
              </w:rPr>
              <w:t>2</w:t>
            </w:r>
          </w:p>
        </w:tc>
      </w:tr>
      <w:tr w:rsidR="007A1F44" w:rsidRPr="00977EA3" w14:paraId="6DDA5CBA" w14:textId="77777777">
        <w:trPr>
          <w:cantSplit/>
          <w:jc w:val="center"/>
        </w:trPr>
        <w:tc>
          <w:tcPr>
            <w:tcW w:w="1951" w:type="dxa"/>
          </w:tcPr>
          <w:p w14:paraId="4BF9C682" w14:textId="77777777" w:rsidR="007A1F44" w:rsidRPr="00977EA3" w:rsidRDefault="007A1F44">
            <w:pPr>
              <w:pStyle w:val="TableEntry"/>
              <w:rPr>
                <w:noProof w:val="0"/>
              </w:rPr>
            </w:pPr>
            <w:r w:rsidRPr="00977EA3">
              <w:rPr>
                <w:noProof w:val="0"/>
              </w:rPr>
              <w:t>PID</w:t>
            </w:r>
          </w:p>
        </w:tc>
        <w:tc>
          <w:tcPr>
            <w:tcW w:w="3544" w:type="dxa"/>
          </w:tcPr>
          <w:p w14:paraId="484148FC" w14:textId="77777777" w:rsidR="007A1F44" w:rsidRPr="00977EA3" w:rsidRDefault="007A1F44">
            <w:pPr>
              <w:pStyle w:val="TableEntry"/>
              <w:rPr>
                <w:noProof w:val="0"/>
              </w:rPr>
            </w:pPr>
            <w:r w:rsidRPr="00977EA3">
              <w:rPr>
                <w:noProof w:val="0"/>
              </w:rPr>
              <w:t>Patient Identification</w:t>
            </w:r>
          </w:p>
        </w:tc>
        <w:tc>
          <w:tcPr>
            <w:tcW w:w="971" w:type="dxa"/>
          </w:tcPr>
          <w:p w14:paraId="0B99CAA2" w14:textId="77777777" w:rsidR="007A1F44" w:rsidRPr="00977EA3" w:rsidRDefault="007A1F44">
            <w:pPr>
              <w:pStyle w:val="TableEntry"/>
              <w:jc w:val="center"/>
              <w:rPr>
                <w:noProof w:val="0"/>
              </w:rPr>
            </w:pPr>
            <w:r w:rsidRPr="00977EA3">
              <w:rPr>
                <w:noProof w:val="0"/>
              </w:rPr>
              <w:t>R</w:t>
            </w:r>
          </w:p>
        </w:tc>
        <w:tc>
          <w:tcPr>
            <w:tcW w:w="872" w:type="dxa"/>
          </w:tcPr>
          <w:p w14:paraId="25FF6F96" w14:textId="77777777" w:rsidR="007A1F44" w:rsidRPr="00977EA3" w:rsidRDefault="007A1F44">
            <w:pPr>
              <w:pStyle w:val="TableEntry"/>
              <w:jc w:val="center"/>
              <w:rPr>
                <w:noProof w:val="0"/>
              </w:rPr>
            </w:pPr>
            <w:r w:rsidRPr="00977EA3">
              <w:rPr>
                <w:noProof w:val="0"/>
              </w:rPr>
              <w:t>[1..1]</w:t>
            </w:r>
          </w:p>
        </w:tc>
        <w:tc>
          <w:tcPr>
            <w:tcW w:w="1701" w:type="dxa"/>
          </w:tcPr>
          <w:p w14:paraId="536892F3" w14:textId="77777777" w:rsidR="007A1F44" w:rsidRPr="00977EA3" w:rsidRDefault="007A1F44">
            <w:pPr>
              <w:pStyle w:val="TableEntry"/>
              <w:jc w:val="center"/>
              <w:rPr>
                <w:noProof w:val="0"/>
              </w:rPr>
            </w:pPr>
            <w:r w:rsidRPr="00977EA3">
              <w:rPr>
                <w:noProof w:val="0"/>
              </w:rPr>
              <w:t>3</w:t>
            </w:r>
          </w:p>
        </w:tc>
      </w:tr>
      <w:tr w:rsidR="007A1F44" w:rsidRPr="00977EA3" w14:paraId="0DEE8EDF" w14:textId="77777777">
        <w:trPr>
          <w:cantSplit/>
          <w:jc w:val="center"/>
        </w:trPr>
        <w:tc>
          <w:tcPr>
            <w:tcW w:w="1951" w:type="dxa"/>
          </w:tcPr>
          <w:p w14:paraId="6D242D59" w14:textId="77777777" w:rsidR="007A1F44" w:rsidRPr="00977EA3" w:rsidRDefault="007A1F44">
            <w:pPr>
              <w:pStyle w:val="TableEntry"/>
              <w:rPr>
                <w:noProof w:val="0"/>
              </w:rPr>
            </w:pPr>
            <w:r w:rsidRPr="00977EA3">
              <w:rPr>
                <w:noProof w:val="0"/>
              </w:rPr>
              <w:t>PD1</w:t>
            </w:r>
          </w:p>
        </w:tc>
        <w:tc>
          <w:tcPr>
            <w:tcW w:w="3544" w:type="dxa"/>
          </w:tcPr>
          <w:p w14:paraId="1FECB12F" w14:textId="77777777" w:rsidR="007A1F44" w:rsidRPr="00977EA3" w:rsidRDefault="007A1F44">
            <w:pPr>
              <w:pStyle w:val="TableEntry"/>
              <w:rPr>
                <w:noProof w:val="0"/>
              </w:rPr>
            </w:pPr>
            <w:r w:rsidRPr="00977EA3">
              <w:rPr>
                <w:noProof w:val="0"/>
              </w:rPr>
              <w:t>Additional Demographics</w:t>
            </w:r>
          </w:p>
        </w:tc>
        <w:tc>
          <w:tcPr>
            <w:tcW w:w="971" w:type="dxa"/>
          </w:tcPr>
          <w:p w14:paraId="565629AC" w14:textId="77777777" w:rsidR="007A1F44" w:rsidRPr="00977EA3" w:rsidRDefault="007A1F44">
            <w:pPr>
              <w:pStyle w:val="TableEntry"/>
              <w:jc w:val="center"/>
              <w:rPr>
                <w:noProof w:val="0"/>
              </w:rPr>
            </w:pPr>
            <w:r w:rsidRPr="00977EA3">
              <w:rPr>
                <w:noProof w:val="0"/>
              </w:rPr>
              <w:t>O</w:t>
            </w:r>
          </w:p>
        </w:tc>
        <w:tc>
          <w:tcPr>
            <w:tcW w:w="872" w:type="dxa"/>
          </w:tcPr>
          <w:p w14:paraId="42897DE8" w14:textId="77777777" w:rsidR="007A1F44" w:rsidRPr="00977EA3" w:rsidRDefault="007A1F44">
            <w:pPr>
              <w:pStyle w:val="TableEntry"/>
              <w:jc w:val="center"/>
              <w:rPr>
                <w:noProof w:val="0"/>
              </w:rPr>
            </w:pPr>
            <w:r w:rsidRPr="00977EA3">
              <w:rPr>
                <w:noProof w:val="0"/>
              </w:rPr>
              <w:t>[0..1]</w:t>
            </w:r>
          </w:p>
        </w:tc>
        <w:tc>
          <w:tcPr>
            <w:tcW w:w="1701" w:type="dxa"/>
          </w:tcPr>
          <w:p w14:paraId="2FAFFFA1" w14:textId="77777777" w:rsidR="007A1F44" w:rsidRPr="00977EA3" w:rsidRDefault="007A1F44">
            <w:pPr>
              <w:pStyle w:val="TableEntry"/>
              <w:jc w:val="center"/>
              <w:rPr>
                <w:noProof w:val="0"/>
              </w:rPr>
            </w:pPr>
            <w:r w:rsidRPr="00977EA3">
              <w:rPr>
                <w:noProof w:val="0"/>
              </w:rPr>
              <w:t>3</w:t>
            </w:r>
          </w:p>
        </w:tc>
      </w:tr>
      <w:tr w:rsidR="007A1F44" w:rsidRPr="00977EA3" w14:paraId="49F3C7A3" w14:textId="77777777">
        <w:trPr>
          <w:cantSplit/>
          <w:jc w:val="center"/>
        </w:trPr>
        <w:tc>
          <w:tcPr>
            <w:tcW w:w="1951" w:type="dxa"/>
          </w:tcPr>
          <w:p w14:paraId="13EBAA26" w14:textId="77777777" w:rsidR="007A1F44" w:rsidRPr="00977EA3" w:rsidRDefault="007A1F44" w:rsidP="00A0052B">
            <w:pPr>
              <w:pStyle w:val="TableEntry"/>
              <w:rPr>
                <w:noProof w:val="0"/>
              </w:rPr>
            </w:pPr>
            <w:r w:rsidRPr="00977EA3">
              <w:rPr>
                <w:noProof w:val="0"/>
              </w:rPr>
              <w:t>PV1</w:t>
            </w:r>
          </w:p>
        </w:tc>
        <w:tc>
          <w:tcPr>
            <w:tcW w:w="3544" w:type="dxa"/>
          </w:tcPr>
          <w:p w14:paraId="52EB42EE" w14:textId="77777777" w:rsidR="007A1F44" w:rsidRPr="00977EA3" w:rsidRDefault="007A1F44">
            <w:pPr>
              <w:pStyle w:val="TableEntry"/>
              <w:rPr>
                <w:noProof w:val="0"/>
              </w:rPr>
            </w:pPr>
            <w:r w:rsidRPr="00977EA3">
              <w:rPr>
                <w:noProof w:val="0"/>
              </w:rPr>
              <w:t>Patient Visit</w:t>
            </w:r>
          </w:p>
        </w:tc>
        <w:tc>
          <w:tcPr>
            <w:tcW w:w="971" w:type="dxa"/>
          </w:tcPr>
          <w:p w14:paraId="2673771C" w14:textId="77777777" w:rsidR="007A1F44" w:rsidRPr="00977EA3" w:rsidRDefault="007A1F44">
            <w:pPr>
              <w:pStyle w:val="TableEntry"/>
              <w:jc w:val="center"/>
              <w:rPr>
                <w:noProof w:val="0"/>
              </w:rPr>
            </w:pPr>
            <w:r w:rsidRPr="00977EA3">
              <w:rPr>
                <w:noProof w:val="0"/>
              </w:rPr>
              <w:t>R</w:t>
            </w:r>
          </w:p>
        </w:tc>
        <w:tc>
          <w:tcPr>
            <w:tcW w:w="872" w:type="dxa"/>
          </w:tcPr>
          <w:p w14:paraId="36AD2E10" w14:textId="77777777" w:rsidR="007A1F44" w:rsidRPr="00977EA3" w:rsidRDefault="007A1F44">
            <w:pPr>
              <w:pStyle w:val="TableEntry"/>
              <w:jc w:val="center"/>
              <w:rPr>
                <w:noProof w:val="0"/>
              </w:rPr>
            </w:pPr>
            <w:r w:rsidRPr="00977EA3">
              <w:rPr>
                <w:noProof w:val="0"/>
              </w:rPr>
              <w:t>[1..1]</w:t>
            </w:r>
          </w:p>
        </w:tc>
        <w:tc>
          <w:tcPr>
            <w:tcW w:w="1701" w:type="dxa"/>
          </w:tcPr>
          <w:p w14:paraId="2CCCDAD4" w14:textId="77777777" w:rsidR="007A1F44" w:rsidRPr="00977EA3" w:rsidRDefault="007A1F44">
            <w:pPr>
              <w:pStyle w:val="TableEntry"/>
              <w:jc w:val="center"/>
              <w:rPr>
                <w:noProof w:val="0"/>
              </w:rPr>
            </w:pPr>
            <w:r w:rsidRPr="00977EA3">
              <w:rPr>
                <w:noProof w:val="0"/>
              </w:rPr>
              <w:t>3</w:t>
            </w:r>
          </w:p>
        </w:tc>
      </w:tr>
      <w:tr w:rsidR="007A1F44" w:rsidRPr="00977EA3" w14:paraId="61230AB5" w14:textId="77777777">
        <w:trPr>
          <w:cantSplit/>
          <w:jc w:val="center"/>
        </w:trPr>
        <w:tc>
          <w:tcPr>
            <w:tcW w:w="1951" w:type="dxa"/>
          </w:tcPr>
          <w:p w14:paraId="283EA324" w14:textId="77777777" w:rsidR="007A1F44" w:rsidRPr="00977EA3" w:rsidRDefault="007A1F44" w:rsidP="00A0052B">
            <w:pPr>
              <w:pStyle w:val="TableEntry"/>
              <w:rPr>
                <w:noProof w:val="0"/>
              </w:rPr>
            </w:pPr>
            <w:r w:rsidRPr="00977EA3">
              <w:rPr>
                <w:noProof w:val="0"/>
              </w:rPr>
              <w:t>PV2</w:t>
            </w:r>
          </w:p>
        </w:tc>
        <w:tc>
          <w:tcPr>
            <w:tcW w:w="3544" w:type="dxa"/>
          </w:tcPr>
          <w:p w14:paraId="06055746" w14:textId="77777777" w:rsidR="007A1F44" w:rsidRPr="00977EA3" w:rsidRDefault="007A1F44">
            <w:pPr>
              <w:pStyle w:val="TableEntry"/>
              <w:rPr>
                <w:noProof w:val="0"/>
              </w:rPr>
            </w:pPr>
            <w:r w:rsidRPr="00977EA3">
              <w:rPr>
                <w:noProof w:val="0"/>
              </w:rPr>
              <w:t>Patient Visit – Additional Info</w:t>
            </w:r>
          </w:p>
        </w:tc>
        <w:tc>
          <w:tcPr>
            <w:tcW w:w="971" w:type="dxa"/>
          </w:tcPr>
          <w:p w14:paraId="15F1DEF1" w14:textId="77777777" w:rsidR="007A1F44" w:rsidRPr="00977EA3" w:rsidRDefault="007A1F44">
            <w:pPr>
              <w:pStyle w:val="TableEntry"/>
              <w:jc w:val="center"/>
              <w:rPr>
                <w:noProof w:val="0"/>
              </w:rPr>
            </w:pPr>
            <w:r w:rsidRPr="00977EA3">
              <w:rPr>
                <w:noProof w:val="0"/>
              </w:rPr>
              <w:t>O</w:t>
            </w:r>
          </w:p>
        </w:tc>
        <w:tc>
          <w:tcPr>
            <w:tcW w:w="872" w:type="dxa"/>
          </w:tcPr>
          <w:p w14:paraId="7B02741A" w14:textId="77777777" w:rsidR="007A1F44" w:rsidRPr="00977EA3" w:rsidRDefault="007A1F44">
            <w:pPr>
              <w:pStyle w:val="TableEntry"/>
              <w:jc w:val="center"/>
              <w:rPr>
                <w:noProof w:val="0"/>
              </w:rPr>
            </w:pPr>
            <w:r w:rsidRPr="00977EA3">
              <w:rPr>
                <w:noProof w:val="0"/>
              </w:rPr>
              <w:t>[0..1]</w:t>
            </w:r>
          </w:p>
        </w:tc>
        <w:tc>
          <w:tcPr>
            <w:tcW w:w="1701" w:type="dxa"/>
          </w:tcPr>
          <w:p w14:paraId="282CFE43" w14:textId="77777777" w:rsidR="007A1F44" w:rsidRPr="00977EA3" w:rsidRDefault="007A1F44">
            <w:pPr>
              <w:pStyle w:val="TableEntry"/>
              <w:jc w:val="center"/>
              <w:rPr>
                <w:noProof w:val="0"/>
              </w:rPr>
            </w:pPr>
            <w:r w:rsidRPr="00977EA3">
              <w:rPr>
                <w:noProof w:val="0"/>
              </w:rPr>
              <w:t>3</w:t>
            </w:r>
          </w:p>
        </w:tc>
      </w:tr>
      <w:tr w:rsidR="007A1F44" w:rsidRPr="00977EA3" w14:paraId="5E6245DD" w14:textId="77777777">
        <w:trPr>
          <w:cantSplit/>
          <w:jc w:val="center"/>
        </w:trPr>
        <w:tc>
          <w:tcPr>
            <w:tcW w:w="1951" w:type="dxa"/>
          </w:tcPr>
          <w:p w14:paraId="185EAEB4" w14:textId="77777777" w:rsidR="007A1F44" w:rsidRPr="00977EA3" w:rsidRDefault="007A1F44" w:rsidP="00A0052B">
            <w:pPr>
              <w:pStyle w:val="TableEntry"/>
              <w:rPr>
                <w:noProof w:val="0"/>
              </w:rPr>
            </w:pPr>
            <w:r w:rsidRPr="00977EA3">
              <w:rPr>
                <w:noProof w:val="0"/>
              </w:rPr>
              <w:t>DB1</w:t>
            </w:r>
          </w:p>
        </w:tc>
        <w:tc>
          <w:tcPr>
            <w:tcW w:w="3544" w:type="dxa"/>
          </w:tcPr>
          <w:p w14:paraId="0360E6EB" w14:textId="77777777" w:rsidR="007A1F44" w:rsidRPr="00977EA3" w:rsidRDefault="007A1F44">
            <w:pPr>
              <w:pStyle w:val="TableEntry"/>
              <w:rPr>
                <w:noProof w:val="0"/>
              </w:rPr>
            </w:pPr>
            <w:r w:rsidRPr="00977EA3">
              <w:rPr>
                <w:noProof w:val="0"/>
              </w:rPr>
              <w:t>Disability Information</w:t>
            </w:r>
          </w:p>
        </w:tc>
        <w:tc>
          <w:tcPr>
            <w:tcW w:w="971" w:type="dxa"/>
          </w:tcPr>
          <w:p w14:paraId="37876956" w14:textId="77777777" w:rsidR="007A1F44" w:rsidRPr="00977EA3" w:rsidRDefault="007A1F44">
            <w:pPr>
              <w:pStyle w:val="TableEntry"/>
              <w:jc w:val="center"/>
              <w:rPr>
                <w:noProof w:val="0"/>
              </w:rPr>
            </w:pPr>
            <w:r w:rsidRPr="00977EA3">
              <w:rPr>
                <w:noProof w:val="0"/>
              </w:rPr>
              <w:t>O</w:t>
            </w:r>
          </w:p>
        </w:tc>
        <w:tc>
          <w:tcPr>
            <w:tcW w:w="872" w:type="dxa"/>
          </w:tcPr>
          <w:p w14:paraId="60E0E946" w14:textId="77777777" w:rsidR="007A1F44" w:rsidRPr="00977EA3" w:rsidRDefault="007A1F44">
            <w:pPr>
              <w:pStyle w:val="TableEntry"/>
              <w:jc w:val="center"/>
              <w:rPr>
                <w:noProof w:val="0"/>
              </w:rPr>
            </w:pPr>
            <w:r w:rsidRPr="00977EA3">
              <w:rPr>
                <w:noProof w:val="0"/>
              </w:rPr>
              <w:t>[0..*]</w:t>
            </w:r>
          </w:p>
        </w:tc>
        <w:tc>
          <w:tcPr>
            <w:tcW w:w="1701" w:type="dxa"/>
          </w:tcPr>
          <w:p w14:paraId="2F6204E3" w14:textId="77777777" w:rsidR="007A1F44" w:rsidRPr="00977EA3" w:rsidRDefault="007A1F44">
            <w:pPr>
              <w:pStyle w:val="TableEntry"/>
              <w:jc w:val="center"/>
              <w:rPr>
                <w:noProof w:val="0"/>
              </w:rPr>
            </w:pPr>
            <w:r w:rsidRPr="00977EA3">
              <w:rPr>
                <w:noProof w:val="0"/>
              </w:rPr>
              <w:t>3</w:t>
            </w:r>
          </w:p>
        </w:tc>
      </w:tr>
      <w:tr w:rsidR="007A1F44" w:rsidRPr="00977EA3" w14:paraId="52F09251" w14:textId="77777777">
        <w:trPr>
          <w:cantSplit/>
          <w:jc w:val="center"/>
        </w:trPr>
        <w:tc>
          <w:tcPr>
            <w:tcW w:w="1951" w:type="dxa"/>
          </w:tcPr>
          <w:p w14:paraId="7B1F2179" w14:textId="77777777" w:rsidR="007A1F44" w:rsidRPr="00977EA3" w:rsidRDefault="007A1F44" w:rsidP="00A0052B">
            <w:pPr>
              <w:pStyle w:val="TableEntry"/>
              <w:rPr>
                <w:noProof w:val="0"/>
              </w:rPr>
            </w:pPr>
            <w:r w:rsidRPr="00977EA3">
              <w:rPr>
                <w:noProof w:val="0"/>
              </w:rPr>
              <w:t>OBX</w:t>
            </w:r>
          </w:p>
        </w:tc>
        <w:tc>
          <w:tcPr>
            <w:tcW w:w="3544" w:type="dxa"/>
          </w:tcPr>
          <w:p w14:paraId="74541843" w14:textId="77777777" w:rsidR="007A1F44" w:rsidRPr="00977EA3" w:rsidRDefault="007A1F44">
            <w:pPr>
              <w:pStyle w:val="TableEntry"/>
              <w:rPr>
                <w:noProof w:val="0"/>
              </w:rPr>
            </w:pPr>
            <w:r w:rsidRPr="00977EA3">
              <w:rPr>
                <w:noProof w:val="0"/>
              </w:rPr>
              <w:t>Observation/Result</w:t>
            </w:r>
          </w:p>
        </w:tc>
        <w:tc>
          <w:tcPr>
            <w:tcW w:w="971" w:type="dxa"/>
          </w:tcPr>
          <w:p w14:paraId="5933C58A" w14:textId="77777777" w:rsidR="007A1F44" w:rsidRPr="00977EA3" w:rsidRDefault="007A1F44">
            <w:pPr>
              <w:pStyle w:val="TableEntry"/>
              <w:jc w:val="center"/>
              <w:rPr>
                <w:noProof w:val="0"/>
              </w:rPr>
            </w:pPr>
            <w:r w:rsidRPr="00977EA3">
              <w:rPr>
                <w:noProof w:val="0"/>
              </w:rPr>
              <w:t>O</w:t>
            </w:r>
          </w:p>
        </w:tc>
        <w:tc>
          <w:tcPr>
            <w:tcW w:w="872" w:type="dxa"/>
          </w:tcPr>
          <w:p w14:paraId="322E1B12" w14:textId="77777777" w:rsidR="007A1F44" w:rsidRPr="00977EA3" w:rsidRDefault="007A1F44">
            <w:pPr>
              <w:pStyle w:val="TableEntry"/>
              <w:jc w:val="center"/>
              <w:rPr>
                <w:noProof w:val="0"/>
              </w:rPr>
            </w:pPr>
            <w:r w:rsidRPr="00977EA3">
              <w:rPr>
                <w:noProof w:val="0"/>
              </w:rPr>
              <w:t>[0..*]</w:t>
            </w:r>
          </w:p>
        </w:tc>
        <w:tc>
          <w:tcPr>
            <w:tcW w:w="1701" w:type="dxa"/>
          </w:tcPr>
          <w:p w14:paraId="2DD15682" w14:textId="77777777" w:rsidR="007A1F44" w:rsidRPr="00977EA3" w:rsidRDefault="007A1F44">
            <w:pPr>
              <w:pStyle w:val="TableEntry"/>
              <w:jc w:val="center"/>
              <w:rPr>
                <w:noProof w:val="0"/>
              </w:rPr>
            </w:pPr>
            <w:r w:rsidRPr="00977EA3">
              <w:rPr>
                <w:noProof w:val="0"/>
              </w:rPr>
              <w:t>7</w:t>
            </w:r>
          </w:p>
        </w:tc>
      </w:tr>
      <w:tr w:rsidR="007A1F44" w:rsidRPr="00977EA3" w14:paraId="65210390" w14:textId="77777777">
        <w:trPr>
          <w:cantSplit/>
          <w:jc w:val="center"/>
        </w:trPr>
        <w:tc>
          <w:tcPr>
            <w:tcW w:w="1951" w:type="dxa"/>
          </w:tcPr>
          <w:p w14:paraId="722A0623" w14:textId="77777777" w:rsidR="007A1F44" w:rsidRPr="00977EA3" w:rsidRDefault="007A1F44" w:rsidP="00A0052B">
            <w:pPr>
              <w:pStyle w:val="TableEntry"/>
              <w:rPr>
                <w:noProof w:val="0"/>
              </w:rPr>
            </w:pPr>
            <w:r w:rsidRPr="00977EA3">
              <w:rPr>
                <w:noProof w:val="0"/>
              </w:rPr>
              <w:t>DG1</w:t>
            </w:r>
          </w:p>
        </w:tc>
        <w:tc>
          <w:tcPr>
            <w:tcW w:w="3544" w:type="dxa"/>
          </w:tcPr>
          <w:p w14:paraId="513A6F50" w14:textId="77777777" w:rsidR="007A1F44" w:rsidRPr="00977EA3" w:rsidRDefault="007A1F44">
            <w:pPr>
              <w:pStyle w:val="TableEntry"/>
              <w:rPr>
                <w:noProof w:val="0"/>
              </w:rPr>
            </w:pPr>
            <w:r w:rsidRPr="00977EA3">
              <w:rPr>
                <w:noProof w:val="0"/>
              </w:rPr>
              <w:t>Diagnosis Information</w:t>
            </w:r>
          </w:p>
        </w:tc>
        <w:tc>
          <w:tcPr>
            <w:tcW w:w="971" w:type="dxa"/>
          </w:tcPr>
          <w:p w14:paraId="49CD40FB" w14:textId="77777777" w:rsidR="007A1F44" w:rsidRPr="00977EA3" w:rsidRDefault="007A1F44">
            <w:pPr>
              <w:pStyle w:val="TableEntry"/>
              <w:jc w:val="center"/>
              <w:rPr>
                <w:noProof w:val="0"/>
              </w:rPr>
            </w:pPr>
            <w:r w:rsidRPr="00977EA3">
              <w:rPr>
                <w:noProof w:val="0"/>
              </w:rPr>
              <w:t>X</w:t>
            </w:r>
          </w:p>
        </w:tc>
        <w:tc>
          <w:tcPr>
            <w:tcW w:w="872" w:type="dxa"/>
          </w:tcPr>
          <w:p w14:paraId="6242ACC1" w14:textId="77777777" w:rsidR="007A1F44" w:rsidRPr="00977EA3" w:rsidRDefault="007A1F44">
            <w:pPr>
              <w:pStyle w:val="TableEntry"/>
              <w:jc w:val="center"/>
              <w:rPr>
                <w:noProof w:val="0"/>
              </w:rPr>
            </w:pPr>
            <w:r w:rsidRPr="00977EA3">
              <w:rPr>
                <w:noProof w:val="0"/>
              </w:rPr>
              <w:t>[0..0]</w:t>
            </w:r>
          </w:p>
        </w:tc>
        <w:tc>
          <w:tcPr>
            <w:tcW w:w="1701" w:type="dxa"/>
          </w:tcPr>
          <w:p w14:paraId="32EA6492" w14:textId="77777777" w:rsidR="007A1F44" w:rsidRPr="00977EA3" w:rsidRDefault="007A1F44">
            <w:pPr>
              <w:pStyle w:val="TableEntry"/>
              <w:jc w:val="center"/>
              <w:rPr>
                <w:noProof w:val="0"/>
              </w:rPr>
            </w:pPr>
            <w:r w:rsidRPr="00977EA3">
              <w:rPr>
                <w:noProof w:val="0"/>
              </w:rPr>
              <w:t>6</w:t>
            </w:r>
          </w:p>
        </w:tc>
      </w:tr>
    </w:tbl>
    <w:p w14:paraId="3E9292F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65" w:name="_Toc174249165"/>
      <w:r w:rsidRPr="00977EA3">
        <w:rPr>
          <w:noProof w:val="0"/>
        </w:rPr>
        <w:t>Comments on segment usage</w:t>
      </w:r>
      <w:bookmarkEnd w:id="365"/>
    </w:p>
    <w:p w14:paraId="181BE30C" w14:textId="77777777" w:rsidR="007A1F44" w:rsidRPr="00977EA3" w:rsidRDefault="007A1F44">
      <w:r w:rsidRPr="00977EA3">
        <w:t>None.</w:t>
      </w:r>
    </w:p>
    <w:p w14:paraId="00E1FF6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66" w:name="_Toc174249166"/>
      <w:r w:rsidRPr="00977EA3">
        <w:rPr>
          <w:noProof w:val="0"/>
        </w:rPr>
        <w:t>Expected actions</w:t>
      </w:r>
      <w:bookmarkEnd w:id="366"/>
    </w:p>
    <w:p w14:paraId="790EF2AB" w14:textId="77777777" w:rsidR="007A1F44" w:rsidRPr="00977EA3" w:rsidRDefault="007A1F44">
      <w:r w:rsidRPr="00977EA3">
        <w:t>The receiver shall reset the patient’s status in its system to the value existing immediately before the admit or visit notification was received.</w:t>
      </w:r>
    </w:p>
    <w:p w14:paraId="4D80806F" w14:textId="77777777" w:rsidR="007A1F44" w:rsidRPr="00977EA3" w:rsidRDefault="007A1F44">
      <w:r w:rsidRPr="00977EA3">
        <w:t>The receiver shall report the result of this operation (success / error) in an acknowledgment message returned to the sender.</w:t>
      </w:r>
    </w:p>
    <w:p w14:paraId="55CC0082" w14:textId="77777777" w:rsidR="007A1F44" w:rsidRPr="00977EA3" w:rsidRDefault="007A1F44">
      <w:r w:rsidRPr="00977EA3">
        <w:t>In case this Movement conflicts with the current situation of the patient (i.e., no inpatient nor outpatient visit has been opened for this patient) the message is discarded but no error condition is raised.</w:t>
      </w:r>
    </w:p>
    <w:p w14:paraId="0E3C616F"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67" w:name="_Toc174249167"/>
      <w:bookmarkStart w:id="368" w:name="_Toc398544173"/>
      <w:r w:rsidRPr="00977EA3">
        <w:rPr>
          <w:noProof w:val="0"/>
        </w:rPr>
        <w:t>Register a Patient (ADT^A04^ADT_A01)</w:t>
      </w:r>
      <w:bookmarkEnd w:id="367"/>
      <w:bookmarkEnd w:id="368"/>
    </w:p>
    <w:p w14:paraId="3D72898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69" w:name="_Toc174249168"/>
      <w:r w:rsidRPr="00977EA3">
        <w:rPr>
          <w:noProof w:val="0"/>
        </w:rPr>
        <w:t>Trigger Event</w:t>
      </w:r>
      <w:bookmarkEnd w:id="369"/>
    </w:p>
    <w:p w14:paraId="6E12242E" w14:textId="77777777" w:rsidR="007A1F44" w:rsidRPr="00977EA3" w:rsidRDefault="007A1F44">
      <w:r w:rsidRPr="00977EA3">
        <w:t>This message is sent by a Patient Encounter Supplier to notify a Patient Encounter Consumer that a patient has arrived at a healthcare facility for an episode of care in which the patient is not assigned to a bed. Examples of such episodes include outpatient visits, ambulatory care encounters, and emergency room visits.</w:t>
      </w:r>
    </w:p>
    <w:p w14:paraId="4902DE63" w14:textId="77777777" w:rsidR="007A1F44" w:rsidRPr="00977EA3" w:rsidRDefault="007A1F44">
      <w:r w:rsidRPr="00977EA3">
        <w:t xml:space="preserve">MSH-9 is valued </w:t>
      </w:r>
      <w:r w:rsidRPr="00977EA3">
        <w:rPr>
          <w:b/>
          <w:bCs/>
        </w:rPr>
        <w:t>ADT^A04^ADT_A01</w:t>
      </w:r>
      <w:r w:rsidRPr="00977EA3">
        <w:t>.</w:t>
      </w:r>
    </w:p>
    <w:p w14:paraId="0E1A688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70" w:name="_Toc174249169"/>
      <w:r w:rsidRPr="00977EA3">
        <w:rPr>
          <w:noProof w:val="0"/>
        </w:rPr>
        <w:t>Message Static Definition</w:t>
      </w:r>
      <w:bookmarkEnd w:id="370"/>
    </w:p>
    <w:p w14:paraId="15506A49" w14:textId="77777777" w:rsidR="007A1F44" w:rsidRPr="00977EA3" w:rsidRDefault="007A1F44">
      <w:pPr>
        <w:pStyle w:val="TableTitle"/>
        <w:rPr>
          <w:noProof w:val="0"/>
        </w:rPr>
      </w:pPr>
      <w:r w:rsidRPr="00977EA3">
        <w:rPr>
          <w:noProof w:val="0"/>
        </w:rPr>
        <w:t>Table 3.31-9: Static definition of message ADT^A04^ADT_A01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656F470" w14:textId="77777777" w:rsidTr="003462A5">
        <w:trPr>
          <w:cantSplit/>
          <w:tblHeader/>
          <w:jc w:val="center"/>
        </w:trPr>
        <w:tc>
          <w:tcPr>
            <w:tcW w:w="1951" w:type="dxa"/>
            <w:shd w:val="clear" w:color="auto" w:fill="D9D9D9"/>
          </w:tcPr>
          <w:p w14:paraId="490A2B5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62C9021"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6A2035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0666FFA"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4E2A814" w14:textId="77777777" w:rsidR="007A1F44" w:rsidRPr="00977EA3" w:rsidRDefault="007A1F44" w:rsidP="00A53067">
            <w:pPr>
              <w:pStyle w:val="TableEntryHeader"/>
              <w:rPr>
                <w:noProof w:val="0"/>
              </w:rPr>
            </w:pPr>
            <w:r w:rsidRPr="00977EA3">
              <w:rPr>
                <w:noProof w:val="0"/>
              </w:rPr>
              <w:t>HL7 chapter</w:t>
            </w:r>
          </w:p>
        </w:tc>
      </w:tr>
      <w:tr w:rsidR="007A1F44" w:rsidRPr="00977EA3" w14:paraId="73259BBB" w14:textId="77777777" w:rsidTr="003462A5">
        <w:trPr>
          <w:cantSplit/>
          <w:jc w:val="center"/>
        </w:trPr>
        <w:tc>
          <w:tcPr>
            <w:tcW w:w="1951" w:type="dxa"/>
          </w:tcPr>
          <w:p w14:paraId="20EC391E" w14:textId="77777777" w:rsidR="007A1F44" w:rsidRPr="00977EA3" w:rsidRDefault="007A1F44" w:rsidP="00A0052B">
            <w:pPr>
              <w:pStyle w:val="TableEntry"/>
              <w:rPr>
                <w:noProof w:val="0"/>
              </w:rPr>
            </w:pPr>
            <w:r w:rsidRPr="00977EA3">
              <w:rPr>
                <w:noProof w:val="0"/>
              </w:rPr>
              <w:t>MSH</w:t>
            </w:r>
          </w:p>
        </w:tc>
        <w:tc>
          <w:tcPr>
            <w:tcW w:w="3544" w:type="dxa"/>
          </w:tcPr>
          <w:p w14:paraId="2157F1DE" w14:textId="77777777" w:rsidR="007A1F44" w:rsidRPr="00977EA3" w:rsidRDefault="007A1F44" w:rsidP="00A0052B">
            <w:pPr>
              <w:pStyle w:val="TableEntry"/>
              <w:rPr>
                <w:noProof w:val="0"/>
              </w:rPr>
            </w:pPr>
            <w:r w:rsidRPr="00977EA3">
              <w:rPr>
                <w:noProof w:val="0"/>
              </w:rPr>
              <w:t>Message Header</w:t>
            </w:r>
          </w:p>
        </w:tc>
        <w:tc>
          <w:tcPr>
            <w:tcW w:w="971" w:type="dxa"/>
          </w:tcPr>
          <w:p w14:paraId="45E68D71" w14:textId="77777777" w:rsidR="007A1F44" w:rsidRPr="00977EA3" w:rsidRDefault="007A1F44" w:rsidP="00B6518F">
            <w:pPr>
              <w:pStyle w:val="TableEntry"/>
              <w:rPr>
                <w:noProof w:val="0"/>
              </w:rPr>
            </w:pPr>
            <w:r w:rsidRPr="00977EA3">
              <w:rPr>
                <w:noProof w:val="0"/>
              </w:rPr>
              <w:t>R</w:t>
            </w:r>
          </w:p>
        </w:tc>
        <w:tc>
          <w:tcPr>
            <w:tcW w:w="872" w:type="dxa"/>
          </w:tcPr>
          <w:p w14:paraId="38CCFFF1" w14:textId="77777777" w:rsidR="007A1F44" w:rsidRPr="00977EA3" w:rsidRDefault="007A1F44" w:rsidP="00B6518F">
            <w:pPr>
              <w:pStyle w:val="TableEntry"/>
              <w:rPr>
                <w:noProof w:val="0"/>
              </w:rPr>
            </w:pPr>
            <w:r w:rsidRPr="00977EA3">
              <w:rPr>
                <w:noProof w:val="0"/>
              </w:rPr>
              <w:t>[1..1]</w:t>
            </w:r>
          </w:p>
        </w:tc>
        <w:tc>
          <w:tcPr>
            <w:tcW w:w="1701" w:type="dxa"/>
          </w:tcPr>
          <w:p w14:paraId="2B839CDD" w14:textId="77777777" w:rsidR="007A1F44" w:rsidRPr="00977EA3" w:rsidRDefault="007A1F44" w:rsidP="00A66DA8">
            <w:pPr>
              <w:pStyle w:val="TableEntry"/>
              <w:jc w:val="center"/>
              <w:rPr>
                <w:noProof w:val="0"/>
              </w:rPr>
            </w:pPr>
            <w:r w:rsidRPr="00977EA3">
              <w:rPr>
                <w:noProof w:val="0"/>
              </w:rPr>
              <w:t>2</w:t>
            </w:r>
          </w:p>
        </w:tc>
      </w:tr>
      <w:tr w:rsidR="007A1F44" w:rsidRPr="00977EA3" w14:paraId="78A7ACCE" w14:textId="77777777" w:rsidTr="003462A5">
        <w:trPr>
          <w:cantSplit/>
          <w:jc w:val="center"/>
        </w:trPr>
        <w:tc>
          <w:tcPr>
            <w:tcW w:w="1951" w:type="dxa"/>
          </w:tcPr>
          <w:p w14:paraId="04D43FC9" w14:textId="77777777" w:rsidR="007A1F44" w:rsidRPr="00977EA3" w:rsidRDefault="007A1F44" w:rsidP="00A0052B">
            <w:pPr>
              <w:pStyle w:val="TableEntry"/>
              <w:rPr>
                <w:noProof w:val="0"/>
              </w:rPr>
            </w:pPr>
            <w:r w:rsidRPr="00977EA3">
              <w:rPr>
                <w:noProof w:val="0"/>
              </w:rPr>
              <w:t>SFT</w:t>
            </w:r>
          </w:p>
        </w:tc>
        <w:tc>
          <w:tcPr>
            <w:tcW w:w="3544" w:type="dxa"/>
          </w:tcPr>
          <w:p w14:paraId="5D9FB665" w14:textId="77777777" w:rsidR="007A1F44" w:rsidRPr="00977EA3" w:rsidRDefault="007A1F44" w:rsidP="00A0052B">
            <w:pPr>
              <w:pStyle w:val="TableEntry"/>
              <w:rPr>
                <w:noProof w:val="0"/>
              </w:rPr>
            </w:pPr>
            <w:r w:rsidRPr="00977EA3">
              <w:rPr>
                <w:noProof w:val="0"/>
              </w:rPr>
              <w:t>Software Segment</w:t>
            </w:r>
          </w:p>
        </w:tc>
        <w:tc>
          <w:tcPr>
            <w:tcW w:w="971" w:type="dxa"/>
          </w:tcPr>
          <w:p w14:paraId="53251941" w14:textId="77777777" w:rsidR="007A1F44" w:rsidRPr="00977EA3" w:rsidRDefault="007A1F44" w:rsidP="00B6518F">
            <w:pPr>
              <w:pStyle w:val="TableEntry"/>
              <w:rPr>
                <w:noProof w:val="0"/>
              </w:rPr>
            </w:pPr>
            <w:r w:rsidRPr="00977EA3">
              <w:rPr>
                <w:noProof w:val="0"/>
              </w:rPr>
              <w:t>O</w:t>
            </w:r>
          </w:p>
        </w:tc>
        <w:tc>
          <w:tcPr>
            <w:tcW w:w="872" w:type="dxa"/>
          </w:tcPr>
          <w:p w14:paraId="5146C747" w14:textId="77777777" w:rsidR="007A1F44" w:rsidRPr="00977EA3" w:rsidRDefault="007A1F44" w:rsidP="00B6518F">
            <w:pPr>
              <w:pStyle w:val="TableEntry"/>
              <w:rPr>
                <w:noProof w:val="0"/>
              </w:rPr>
            </w:pPr>
            <w:r w:rsidRPr="00977EA3">
              <w:rPr>
                <w:noProof w:val="0"/>
              </w:rPr>
              <w:t>[0..*]</w:t>
            </w:r>
          </w:p>
        </w:tc>
        <w:tc>
          <w:tcPr>
            <w:tcW w:w="1701" w:type="dxa"/>
          </w:tcPr>
          <w:p w14:paraId="2357C184" w14:textId="77777777" w:rsidR="007A1F44" w:rsidRPr="00977EA3" w:rsidRDefault="007A1F44" w:rsidP="00A66DA8">
            <w:pPr>
              <w:pStyle w:val="TableEntry"/>
              <w:jc w:val="center"/>
              <w:rPr>
                <w:noProof w:val="0"/>
              </w:rPr>
            </w:pPr>
            <w:r w:rsidRPr="00977EA3">
              <w:rPr>
                <w:noProof w:val="0"/>
              </w:rPr>
              <w:t>2</w:t>
            </w:r>
          </w:p>
        </w:tc>
      </w:tr>
      <w:tr w:rsidR="007A1F44" w:rsidRPr="00977EA3" w14:paraId="4C81039C" w14:textId="77777777" w:rsidTr="003462A5">
        <w:trPr>
          <w:cantSplit/>
          <w:jc w:val="center"/>
        </w:trPr>
        <w:tc>
          <w:tcPr>
            <w:tcW w:w="1951" w:type="dxa"/>
          </w:tcPr>
          <w:p w14:paraId="539D6275" w14:textId="77777777" w:rsidR="007A1F44" w:rsidRPr="00977EA3" w:rsidRDefault="007A1F44" w:rsidP="00A0052B">
            <w:pPr>
              <w:pStyle w:val="TableEntry"/>
              <w:rPr>
                <w:noProof w:val="0"/>
              </w:rPr>
            </w:pPr>
            <w:r w:rsidRPr="00977EA3">
              <w:rPr>
                <w:noProof w:val="0"/>
              </w:rPr>
              <w:lastRenderedPageBreak/>
              <w:t>EVN</w:t>
            </w:r>
          </w:p>
        </w:tc>
        <w:tc>
          <w:tcPr>
            <w:tcW w:w="3544" w:type="dxa"/>
          </w:tcPr>
          <w:p w14:paraId="57D6F3A6" w14:textId="77777777" w:rsidR="007A1F44" w:rsidRPr="00977EA3" w:rsidRDefault="007A1F44" w:rsidP="00A0052B">
            <w:pPr>
              <w:pStyle w:val="TableEntry"/>
              <w:rPr>
                <w:noProof w:val="0"/>
              </w:rPr>
            </w:pPr>
            <w:r w:rsidRPr="00977EA3">
              <w:rPr>
                <w:noProof w:val="0"/>
              </w:rPr>
              <w:t>Event Type</w:t>
            </w:r>
          </w:p>
        </w:tc>
        <w:tc>
          <w:tcPr>
            <w:tcW w:w="971" w:type="dxa"/>
          </w:tcPr>
          <w:p w14:paraId="6C4E1CA4" w14:textId="77777777" w:rsidR="007A1F44" w:rsidRPr="00977EA3" w:rsidRDefault="007A1F44" w:rsidP="00B6518F">
            <w:pPr>
              <w:pStyle w:val="TableEntry"/>
              <w:rPr>
                <w:noProof w:val="0"/>
              </w:rPr>
            </w:pPr>
            <w:r w:rsidRPr="00977EA3">
              <w:rPr>
                <w:noProof w:val="0"/>
              </w:rPr>
              <w:t>R</w:t>
            </w:r>
          </w:p>
        </w:tc>
        <w:tc>
          <w:tcPr>
            <w:tcW w:w="872" w:type="dxa"/>
          </w:tcPr>
          <w:p w14:paraId="0BADAAA7" w14:textId="77777777" w:rsidR="007A1F44" w:rsidRPr="00977EA3" w:rsidRDefault="007A1F44" w:rsidP="00B6518F">
            <w:pPr>
              <w:pStyle w:val="TableEntry"/>
              <w:rPr>
                <w:noProof w:val="0"/>
              </w:rPr>
            </w:pPr>
            <w:r w:rsidRPr="00977EA3">
              <w:rPr>
                <w:noProof w:val="0"/>
              </w:rPr>
              <w:t>[1..1]</w:t>
            </w:r>
          </w:p>
        </w:tc>
        <w:tc>
          <w:tcPr>
            <w:tcW w:w="1701" w:type="dxa"/>
          </w:tcPr>
          <w:p w14:paraId="207891E0" w14:textId="77777777" w:rsidR="007A1F44" w:rsidRPr="00977EA3" w:rsidRDefault="007A1F44" w:rsidP="00A66DA8">
            <w:pPr>
              <w:pStyle w:val="TableEntry"/>
              <w:jc w:val="center"/>
              <w:rPr>
                <w:noProof w:val="0"/>
              </w:rPr>
            </w:pPr>
            <w:r w:rsidRPr="00977EA3">
              <w:rPr>
                <w:noProof w:val="0"/>
              </w:rPr>
              <w:t>2</w:t>
            </w:r>
          </w:p>
        </w:tc>
      </w:tr>
      <w:tr w:rsidR="007A1F44" w:rsidRPr="00977EA3" w14:paraId="3963AB24" w14:textId="77777777" w:rsidTr="003462A5">
        <w:trPr>
          <w:cantSplit/>
          <w:jc w:val="center"/>
        </w:trPr>
        <w:tc>
          <w:tcPr>
            <w:tcW w:w="1951" w:type="dxa"/>
          </w:tcPr>
          <w:p w14:paraId="0C744B38" w14:textId="77777777" w:rsidR="007A1F44" w:rsidRPr="00977EA3" w:rsidRDefault="007A1F44" w:rsidP="00A0052B">
            <w:pPr>
              <w:pStyle w:val="TableEntry"/>
              <w:rPr>
                <w:noProof w:val="0"/>
              </w:rPr>
            </w:pPr>
            <w:r w:rsidRPr="00977EA3">
              <w:rPr>
                <w:noProof w:val="0"/>
              </w:rPr>
              <w:t>PID</w:t>
            </w:r>
          </w:p>
        </w:tc>
        <w:tc>
          <w:tcPr>
            <w:tcW w:w="3544" w:type="dxa"/>
          </w:tcPr>
          <w:p w14:paraId="64766B20" w14:textId="77777777" w:rsidR="007A1F44" w:rsidRPr="00977EA3" w:rsidRDefault="007A1F44" w:rsidP="00A0052B">
            <w:pPr>
              <w:pStyle w:val="TableEntry"/>
              <w:rPr>
                <w:noProof w:val="0"/>
              </w:rPr>
            </w:pPr>
            <w:r w:rsidRPr="00977EA3">
              <w:rPr>
                <w:noProof w:val="0"/>
              </w:rPr>
              <w:t>Patient Identification</w:t>
            </w:r>
          </w:p>
        </w:tc>
        <w:tc>
          <w:tcPr>
            <w:tcW w:w="971" w:type="dxa"/>
          </w:tcPr>
          <w:p w14:paraId="2DF884EA" w14:textId="77777777" w:rsidR="007A1F44" w:rsidRPr="00977EA3" w:rsidRDefault="007A1F44" w:rsidP="00B6518F">
            <w:pPr>
              <w:pStyle w:val="TableEntry"/>
              <w:rPr>
                <w:noProof w:val="0"/>
              </w:rPr>
            </w:pPr>
            <w:r w:rsidRPr="00977EA3">
              <w:rPr>
                <w:noProof w:val="0"/>
              </w:rPr>
              <w:t>R</w:t>
            </w:r>
          </w:p>
        </w:tc>
        <w:tc>
          <w:tcPr>
            <w:tcW w:w="872" w:type="dxa"/>
          </w:tcPr>
          <w:p w14:paraId="320FDA21" w14:textId="77777777" w:rsidR="007A1F44" w:rsidRPr="00977EA3" w:rsidRDefault="007A1F44" w:rsidP="00B6518F">
            <w:pPr>
              <w:pStyle w:val="TableEntry"/>
              <w:rPr>
                <w:noProof w:val="0"/>
              </w:rPr>
            </w:pPr>
            <w:r w:rsidRPr="00977EA3">
              <w:rPr>
                <w:noProof w:val="0"/>
              </w:rPr>
              <w:t>[1..1]</w:t>
            </w:r>
          </w:p>
        </w:tc>
        <w:tc>
          <w:tcPr>
            <w:tcW w:w="1701" w:type="dxa"/>
          </w:tcPr>
          <w:p w14:paraId="252FE4A7" w14:textId="77777777" w:rsidR="007A1F44" w:rsidRPr="00977EA3" w:rsidRDefault="007A1F44" w:rsidP="00A66DA8">
            <w:pPr>
              <w:pStyle w:val="TableEntry"/>
              <w:jc w:val="center"/>
              <w:rPr>
                <w:noProof w:val="0"/>
              </w:rPr>
            </w:pPr>
            <w:r w:rsidRPr="00977EA3">
              <w:rPr>
                <w:noProof w:val="0"/>
              </w:rPr>
              <w:t>3</w:t>
            </w:r>
          </w:p>
        </w:tc>
      </w:tr>
      <w:tr w:rsidR="007A1F44" w:rsidRPr="00977EA3" w14:paraId="0FA175A3" w14:textId="77777777" w:rsidTr="003462A5">
        <w:trPr>
          <w:cantSplit/>
          <w:jc w:val="center"/>
        </w:trPr>
        <w:tc>
          <w:tcPr>
            <w:tcW w:w="1951" w:type="dxa"/>
          </w:tcPr>
          <w:p w14:paraId="3FA96111" w14:textId="77777777" w:rsidR="007A1F44" w:rsidRPr="00977EA3" w:rsidRDefault="007A1F44" w:rsidP="00A0052B">
            <w:pPr>
              <w:pStyle w:val="TableEntry"/>
              <w:rPr>
                <w:noProof w:val="0"/>
              </w:rPr>
            </w:pPr>
            <w:r w:rsidRPr="00977EA3">
              <w:rPr>
                <w:noProof w:val="0"/>
              </w:rPr>
              <w:t>PD1</w:t>
            </w:r>
          </w:p>
        </w:tc>
        <w:tc>
          <w:tcPr>
            <w:tcW w:w="3544" w:type="dxa"/>
          </w:tcPr>
          <w:p w14:paraId="5FFD8C9C" w14:textId="77777777" w:rsidR="007A1F44" w:rsidRPr="00977EA3" w:rsidRDefault="007A1F44" w:rsidP="00A0052B">
            <w:pPr>
              <w:pStyle w:val="TableEntry"/>
              <w:rPr>
                <w:noProof w:val="0"/>
              </w:rPr>
            </w:pPr>
            <w:r w:rsidRPr="00977EA3">
              <w:rPr>
                <w:noProof w:val="0"/>
              </w:rPr>
              <w:t>Additional Demographics</w:t>
            </w:r>
          </w:p>
        </w:tc>
        <w:tc>
          <w:tcPr>
            <w:tcW w:w="971" w:type="dxa"/>
          </w:tcPr>
          <w:p w14:paraId="1D0828CC" w14:textId="77777777" w:rsidR="007A1F44" w:rsidRPr="00977EA3" w:rsidRDefault="007A1F44" w:rsidP="00B6518F">
            <w:pPr>
              <w:pStyle w:val="TableEntry"/>
              <w:rPr>
                <w:noProof w:val="0"/>
              </w:rPr>
            </w:pPr>
            <w:r w:rsidRPr="00977EA3">
              <w:rPr>
                <w:noProof w:val="0"/>
              </w:rPr>
              <w:t>O</w:t>
            </w:r>
          </w:p>
        </w:tc>
        <w:tc>
          <w:tcPr>
            <w:tcW w:w="872" w:type="dxa"/>
          </w:tcPr>
          <w:p w14:paraId="5D11D1B4" w14:textId="77777777" w:rsidR="007A1F44" w:rsidRPr="00977EA3" w:rsidRDefault="007A1F44" w:rsidP="00B6518F">
            <w:pPr>
              <w:pStyle w:val="TableEntry"/>
              <w:rPr>
                <w:noProof w:val="0"/>
              </w:rPr>
            </w:pPr>
            <w:r w:rsidRPr="00977EA3">
              <w:rPr>
                <w:noProof w:val="0"/>
              </w:rPr>
              <w:t>[0..1]</w:t>
            </w:r>
          </w:p>
        </w:tc>
        <w:tc>
          <w:tcPr>
            <w:tcW w:w="1701" w:type="dxa"/>
          </w:tcPr>
          <w:p w14:paraId="0FA6DE0E" w14:textId="77777777" w:rsidR="007A1F44" w:rsidRPr="00977EA3" w:rsidRDefault="007A1F44" w:rsidP="00A66DA8">
            <w:pPr>
              <w:pStyle w:val="TableEntry"/>
              <w:jc w:val="center"/>
              <w:rPr>
                <w:noProof w:val="0"/>
              </w:rPr>
            </w:pPr>
            <w:r w:rsidRPr="00977EA3">
              <w:rPr>
                <w:noProof w:val="0"/>
              </w:rPr>
              <w:t>3</w:t>
            </w:r>
          </w:p>
        </w:tc>
      </w:tr>
      <w:tr w:rsidR="007A1F44" w:rsidRPr="00977EA3" w14:paraId="5ACEFEA4" w14:textId="77777777" w:rsidTr="003462A5">
        <w:trPr>
          <w:cantSplit/>
          <w:jc w:val="center"/>
        </w:trPr>
        <w:tc>
          <w:tcPr>
            <w:tcW w:w="1951" w:type="dxa"/>
          </w:tcPr>
          <w:p w14:paraId="402AAAAF" w14:textId="77777777" w:rsidR="007A1F44" w:rsidRPr="00977EA3" w:rsidRDefault="007A1F44" w:rsidP="00A0052B">
            <w:pPr>
              <w:pStyle w:val="TableEntry"/>
              <w:rPr>
                <w:noProof w:val="0"/>
              </w:rPr>
            </w:pPr>
            <w:r w:rsidRPr="00977EA3">
              <w:rPr>
                <w:noProof w:val="0"/>
              </w:rPr>
              <w:t>ROL</w:t>
            </w:r>
          </w:p>
        </w:tc>
        <w:tc>
          <w:tcPr>
            <w:tcW w:w="3544" w:type="dxa"/>
          </w:tcPr>
          <w:p w14:paraId="3FE2C574" w14:textId="77777777" w:rsidR="007A1F44" w:rsidRPr="00977EA3" w:rsidRDefault="007A1F44" w:rsidP="00A0052B">
            <w:pPr>
              <w:pStyle w:val="TableEntry"/>
              <w:rPr>
                <w:noProof w:val="0"/>
              </w:rPr>
            </w:pPr>
            <w:r w:rsidRPr="00977EA3">
              <w:rPr>
                <w:noProof w:val="0"/>
              </w:rPr>
              <w:t>Role</w:t>
            </w:r>
          </w:p>
        </w:tc>
        <w:tc>
          <w:tcPr>
            <w:tcW w:w="971" w:type="dxa"/>
          </w:tcPr>
          <w:p w14:paraId="79BDD0B9" w14:textId="77777777" w:rsidR="007A1F44" w:rsidRPr="00977EA3" w:rsidRDefault="007A1F44" w:rsidP="00B6518F">
            <w:pPr>
              <w:pStyle w:val="TableEntry"/>
              <w:rPr>
                <w:noProof w:val="0"/>
              </w:rPr>
            </w:pPr>
            <w:r w:rsidRPr="00977EA3">
              <w:rPr>
                <w:noProof w:val="0"/>
              </w:rPr>
              <w:t>O</w:t>
            </w:r>
          </w:p>
        </w:tc>
        <w:tc>
          <w:tcPr>
            <w:tcW w:w="872" w:type="dxa"/>
          </w:tcPr>
          <w:p w14:paraId="01FD4465" w14:textId="77777777" w:rsidR="007A1F44" w:rsidRPr="00977EA3" w:rsidRDefault="007A1F44" w:rsidP="00B6518F">
            <w:pPr>
              <w:pStyle w:val="TableEntry"/>
              <w:rPr>
                <w:noProof w:val="0"/>
              </w:rPr>
            </w:pPr>
            <w:r w:rsidRPr="00977EA3">
              <w:rPr>
                <w:noProof w:val="0"/>
              </w:rPr>
              <w:t>[0..*]</w:t>
            </w:r>
          </w:p>
        </w:tc>
        <w:tc>
          <w:tcPr>
            <w:tcW w:w="1701" w:type="dxa"/>
          </w:tcPr>
          <w:p w14:paraId="6C357B7B" w14:textId="77777777" w:rsidR="007A1F44" w:rsidRPr="00977EA3" w:rsidRDefault="007A1F44" w:rsidP="00A66DA8">
            <w:pPr>
              <w:pStyle w:val="TableEntry"/>
              <w:jc w:val="center"/>
              <w:rPr>
                <w:noProof w:val="0"/>
              </w:rPr>
            </w:pPr>
            <w:r w:rsidRPr="00977EA3">
              <w:rPr>
                <w:noProof w:val="0"/>
              </w:rPr>
              <w:t>15</w:t>
            </w:r>
          </w:p>
        </w:tc>
      </w:tr>
      <w:tr w:rsidR="007A1F44" w:rsidRPr="00977EA3" w14:paraId="5B85A1EE" w14:textId="77777777" w:rsidTr="003462A5">
        <w:trPr>
          <w:cantSplit/>
          <w:jc w:val="center"/>
        </w:trPr>
        <w:tc>
          <w:tcPr>
            <w:tcW w:w="1951" w:type="dxa"/>
          </w:tcPr>
          <w:p w14:paraId="520BCC25" w14:textId="77777777" w:rsidR="007A1F44" w:rsidRPr="00977EA3" w:rsidRDefault="007A1F44" w:rsidP="00A0052B">
            <w:pPr>
              <w:pStyle w:val="TableEntry"/>
              <w:rPr>
                <w:noProof w:val="0"/>
              </w:rPr>
            </w:pPr>
            <w:r w:rsidRPr="00977EA3">
              <w:rPr>
                <w:noProof w:val="0"/>
              </w:rPr>
              <w:t>NK1</w:t>
            </w:r>
          </w:p>
        </w:tc>
        <w:tc>
          <w:tcPr>
            <w:tcW w:w="3544" w:type="dxa"/>
          </w:tcPr>
          <w:p w14:paraId="29A376DE"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7F13EACD" w14:textId="77777777" w:rsidR="007A1F44" w:rsidRPr="00977EA3" w:rsidRDefault="007A1F44" w:rsidP="00B6518F">
            <w:pPr>
              <w:pStyle w:val="TableEntry"/>
              <w:rPr>
                <w:noProof w:val="0"/>
              </w:rPr>
            </w:pPr>
            <w:r w:rsidRPr="00977EA3">
              <w:rPr>
                <w:noProof w:val="0"/>
              </w:rPr>
              <w:t>O</w:t>
            </w:r>
          </w:p>
        </w:tc>
        <w:tc>
          <w:tcPr>
            <w:tcW w:w="872" w:type="dxa"/>
          </w:tcPr>
          <w:p w14:paraId="3A23B79B" w14:textId="77777777" w:rsidR="007A1F44" w:rsidRPr="00977EA3" w:rsidRDefault="007A1F44" w:rsidP="00B6518F">
            <w:pPr>
              <w:pStyle w:val="TableEntry"/>
              <w:rPr>
                <w:noProof w:val="0"/>
              </w:rPr>
            </w:pPr>
            <w:r w:rsidRPr="00977EA3">
              <w:rPr>
                <w:noProof w:val="0"/>
              </w:rPr>
              <w:t>[0..*]</w:t>
            </w:r>
          </w:p>
        </w:tc>
        <w:tc>
          <w:tcPr>
            <w:tcW w:w="1701" w:type="dxa"/>
          </w:tcPr>
          <w:p w14:paraId="074775FA" w14:textId="77777777" w:rsidR="007A1F44" w:rsidRPr="00977EA3" w:rsidRDefault="007A1F44" w:rsidP="00A66DA8">
            <w:pPr>
              <w:pStyle w:val="TableEntry"/>
              <w:jc w:val="center"/>
              <w:rPr>
                <w:noProof w:val="0"/>
              </w:rPr>
            </w:pPr>
            <w:r w:rsidRPr="00977EA3">
              <w:rPr>
                <w:noProof w:val="0"/>
              </w:rPr>
              <w:t>3</w:t>
            </w:r>
          </w:p>
        </w:tc>
      </w:tr>
      <w:tr w:rsidR="007A1F44" w:rsidRPr="00977EA3" w14:paraId="2C68AF5D" w14:textId="77777777" w:rsidTr="003462A5">
        <w:trPr>
          <w:cantSplit/>
          <w:jc w:val="center"/>
        </w:trPr>
        <w:tc>
          <w:tcPr>
            <w:tcW w:w="1951" w:type="dxa"/>
          </w:tcPr>
          <w:p w14:paraId="30A20473" w14:textId="77777777" w:rsidR="007A1F44" w:rsidRPr="00977EA3" w:rsidRDefault="007A1F44" w:rsidP="00A0052B">
            <w:pPr>
              <w:pStyle w:val="TableEntry"/>
              <w:rPr>
                <w:noProof w:val="0"/>
              </w:rPr>
            </w:pPr>
            <w:r w:rsidRPr="00977EA3">
              <w:rPr>
                <w:noProof w:val="0"/>
              </w:rPr>
              <w:t>PV1</w:t>
            </w:r>
          </w:p>
        </w:tc>
        <w:tc>
          <w:tcPr>
            <w:tcW w:w="3544" w:type="dxa"/>
          </w:tcPr>
          <w:p w14:paraId="52917336" w14:textId="77777777" w:rsidR="007A1F44" w:rsidRPr="00977EA3" w:rsidRDefault="007A1F44" w:rsidP="00A0052B">
            <w:pPr>
              <w:pStyle w:val="TableEntry"/>
              <w:rPr>
                <w:noProof w:val="0"/>
              </w:rPr>
            </w:pPr>
            <w:r w:rsidRPr="00977EA3">
              <w:rPr>
                <w:noProof w:val="0"/>
              </w:rPr>
              <w:t>Patient Visit</w:t>
            </w:r>
          </w:p>
        </w:tc>
        <w:tc>
          <w:tcPr>
            <w:tcW w:w="971" w:type="dxa"/>
          </w:tcPr>
          <w:p w14:paraId="30FDCABD" w14:textId="77777777" w:rsidR="007A1F44" w:rsidRPr="00977EA3" w:rsidRDefault="007A1F44" w:rsidP="00B6518F">
            <w:pPr>
              <w:pStyle w:val="TableEntry"/>
              <w:rPr>
                <w:noProof w:val="0"/>
              </w:rPr>
            </w:pPr>
            <w:r w:rsidRPr="00977EA3">
              <w:rPr>
                <w:noProof w:val="0"/>
              </w:rPr>
              <w:t>R</w:t>
            </w:r>
          </w:p>
        </w:tc>
        <w:tc>
          <w:tcPr>
            <w:tcW w:w="872" w:type="dxa"/>
          </w:tcPr>
          <w:p w14:paraId="135792A0" w14:textId="77777777" w:rsidR="007A1F44" w:rsidRPr="00977EA3" w:rsidRDefault="007A1F44" w:rsidP="00B6518F">
            <w:pPr>
              <w:pStyle w:val="TableEntry"/>
              <w:rPr>
                <w:noProof w:val="0"/>
              </w:rPr>
            </w:pPr>
            <w:r w:rsidRPr="00977EA3">
              <w:rPr>
                <w:noProof w:val="0"/>
              </w:rPr>
              <w:t>[1..1]</w:t>
            </w:r>
          </w:p>
        </w:tc>
        <w:tc>
          <w:tcPr>
            <w:tcW w:w="1701" w:type="dxa"/>
          </w:tcPr>
          <w:p w14:paraId="21A0AF10" w14:textId="77777777" w:rsidR="007A1F44" w:rsidRPr="00977EA3" w:rsidRDefault="007A1F44" w:rsidP="00A66DA8">
            <w:pPr>
              <w:pStyle w:val="TableEntry"/>
              <w:jc w:val="center"/>
              <w:rPr>
                <w:noProof w:val="0"/>
              </w:rPr>
            </w:pPr>
            <w:r w:rsidRPr="00977EA3">
              <w:rPr>
                <w:noProof w:val="0"/>
              </w:rPr>
              <w:t>3</w:t>
            </w:r>
          </w:p>
        </w:tc>
      </w:tr>
      <w:tr w:rsidR="007A1F44" w:rsidRPr="00977EA3" w14:paraId="3ECCC1CE" w14:textId="77777777" w:rsidTr="003462A5">
        <w:trPr>
          <w:cantSplit/>
          <w:jc w:val="center"/>
        </w:trPr>
        <w:tc>
          <w:tcPr>
            <w:tcW w:w="1951" w:type="dxa"/>
          </w:tcPr>
          <w:p w14:paraId="471C3F41" w14:textId="77777777" w:rsidR="007A1F44" w:rsidRPr="00977EA3" w:rsidRDefault="007A1F44" w:rsidP="00A0052B">
            <w:pPr>
              <w:pStyle w:val="TableEntry"/>
              <w:rPr>
                <w:noProof w:val="0"/>
              </w:rPr>
            </w:pPr>
            <w:r w:rsidRPr="00977EA3">
              <w:rPr>
                <w:noProof w:val="0"/>
              </w:rPr>
              <w:t>PV2</w:t>
            </w:r>
          </w:p>
        </w:tc>
        <w:tc>
          <w:tcPr>
            <w:tcW w:w="3544" w:type="dxa"/>
          </w:tcPr>
          <w:p w14:paraId="21B36A7F"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7B09415B" w14:textId="77777777" w:rsidR="007A1F44" w:rsidRPr="00977EA3" w:rsidRDefault="007A1F44" w:rsidP="00B6518F">
            <w:pPr>
              <w:pStyle w:val="TableEntry"/>
              <w:rPr>
                <w:noProof w:val="0"/>
              </w:rPr>
            </w:pPr>
            <w:r w:rsidRPr="00977EA3">
              <w:rPr>
                <w:noProof w:val="0"/>
              </w:rPr>
              <w:t>O</w:t>
            </w:r>
          </w:p>
        </w:tc>
        <w:tc>
          <w:tcPr>
            <w:tcW w:w="872" w:type="dxa"/>
          </w:tcPr>
          <w:p w14:paraId="2D1D3B3E" w14:textId="77777777" w:rsidR="007A1F44" w:rsidRPr="00977EA3" w:rsidRDefault="007A1F44" w:rsidP="00B6518F">
            <w:pPr>
              <w:pStyle w:val="TableEntry"/>
              <w:rPr>
                <w:noProof w:val="0"/>
              </w:rPr>
            </w:pPr>
            <w:r w:rsidRPr="00977EA3">
              <w:rPr>
                <w:noProof w:val="0"/>
              </w:rPr>
              <w:t>[0..1]</w:t>
            </w:r>
          </w:p>
        </w:tc>
        <w:tc>
          <w:tcPr>
            <w:tcW w:w="1701" w:type="dxa"/>
          </w:tcPr>
          <w:p w14:paraId="557684AD" w14:textId="77777777" w:rsidR="007A1F44" w:rsidRPr="00977EA3" w:rsidRDefault="007A1F44" w:rsidP="00A66DA8">
            <w:pPr>
              <w:pStyle w:val="TableEntry"/>
              <w:jc w:val="center"/>
              <w:rPr>
                <w:noProof w:val="0"/>
              </w:rPr>
            </w:pPr>
            <w:r w:rsidRPr="00977EA3">
              <w:rPr>
                <w:noProof w:val="0"/>
              </w:rPr>
              <w:t>3</w:t>
            </w:r>
          </w:p>
        </w:tc>
      </w:tr>
      <w:tr w:rsidR="007A1F44" w:rsidRPr="00977EA3" w14:paraId="7DE9FBFE" w14:textId="77777777" w:rsidTr="003462A5">
        <w:trPr>
          <w:cantSplit/>
          <w:jc w:val="center"/>
        </w:trPr>
        <w:tc>
          <w:tcPr>
            <w:tcW w:w="1951" w:type="dxa"/>
          </w:tcPr>
          <w:p w14:paraId="5033D753" w14:textId="77777777" w:rsidR="007A1F44" w:rsidRPr="00977EA3" w:rsidRDefault="007A1F44" w:rsidP="00A0052B">
            <w:pPr>
              <w:pStyle w:val="TableEntry"/>
              <w:rPr>
                <w:noProof w:val="0"/>
              </w:rPr>
            </w:pPr>
            <w:r w:rsidRPr="00977EA3">
              <w:rPr>
                <w:noProof w:val="0"/>
              </w:rPr>
              <w:t>ROL</w:t>
            </w:r>
          </w:p>
        </w:tc>
        <w:tc>
          <w:tcPr>
            <w:tcW w:w="3544" w:type="dxa"/>
          </w:tcPr>
          <w:p w14:paraId="6FD85CAC" w14:textId="77777777" w:rsidR="007A1F44" w:rsidRPr="00977EA3" w:rsidRDefault="007A1F44" w:rsidP="00A0052B">
            <w:pPr>
              <w:pStyle w:val="TableEntry"/>
              <w:rPr>
                <w:noProof w:val="0"/>
              </w:rPr>
            </w:pPr>
            <w:r w:rsidRPr="00977EA3">
              <w:rPr>
                <w:noProof w:val="0"/>
              </w:rPr>
              <w:t>Role</w:t>
            </w:r>
          </w:p>
        </w:tc>
        <w:tc>
          <w:tcPr>
            <w:tcW w:w="971" w:type="dxa"/>
          </w:tcPr>
          <w:p w14:paraId="5A68244D" w14:textId="77777777" w:rsidR="007A1F44" w:rsidRPr="00977EA3" w:rsidRDefault="007A1F44" w:rsidP="00B6518F">
            <w:pPr>
              <w:pStyle w:val="TableEntry"/>
              <w:rPr>
                <w:noProof w:val="0"/>
              </w:rPr>
            </w:pPr>
            <w:r w:rsidRPr="00977EA3">
              <w:rPr>
                <w:noProof w:val="0"/>
              </w:rPr>
              <w:t>O</w:t>
            </w:r>
          </w:p>
        </w:tc>
        <w:tc>
          <w:tcPr>
            <w:tcW w:w="872" w:type="dxa"/>
          </w:tcPr>
          <w:p w14:paraId="68457483" w14:textId="77777777" w:rsidR="007A1F44" w:rsidRPr="00977EA3" w:rsidRDefault="007A1F44" w:rsidP="00B6518F">
            <w:pPr>
              <w:pStyle w:val="TableEntry"/>
              <w:rPr>
                <w:noProof w:val="0"/>
              </w:rPr>
            </w:pPr>
            <w:r w:rsidRPr="00977EA3">
              <w:rPr>
                <w:noProof w:val="0"/>
              </w:rPr>
              <w:t>[0..*]</w:t>
            </w:r>
          </w:p>
        </w:tc>
        <w:tc>
          <w:tcPr>
            <w:tcW w:w="1701" w:type="dxa"/>
          </w:tcPr>
          <w:p w14:paraId="4B93BDED" w14:textId="77777777" w:rsidR="007A1F44" w:rsidRPr="00977EA3" w:rsidRDefault="007A1F44" w:rsidP="00A66DA8">
            <w:pPr>
              <w:pStyle w:val="TableEntry"/>
              <w:jc w:val="center"/>
              <w:rPr>
                <w:noProof w:val="0"/>
              </w:rPr>
            </w:pPr>
            <w:r w:rsidRPr="00977EA3">
              <w:rPr>
                <w:noProof w:val="0"/>
              </w:rPr>
              <w:t>15</w:t>
            </w:r>
          </w:p>
        </w:tc>
      </w:tr>
      <w:tr w:rsidR="007A1F44" w:rsidRPr="00977EA3" w14:paraId="22B7F2EA" w14:textId="77777777" w:rsidTr="003462A5">
        <w:trPr>
          <w:cantSplit/>
          <w:jc w:val="center"/>
        </w:trPr>
        <w:tc>
          <w:tcPr>
            <w:tcW w:w="1951" w:type="dxa"/>
          </w:tcPr>
          <w:p w14:paraId="147549BE" w14:textId="77777777" w:rsidR="007A1F44" w:rsidRPr="00977EA3" w:rsidRDefault="007A1F44" w:rsidP="00A0052B">
            <w:pPr>
              <w:pStyle w:val="TableEntry"/>
              <w:rPr>
                <w:noProof w:val="0"/>
              </w:rPr>
            </w:pPr>
            <w:r w:rsidRPr="00977EA3">
              <w:rPr>
                <w:noProof w:val="0"/>
              </w:rPr>
              <w:t>DB1</w:t>
            </w:r>
          </w:p>
        </w:tc>
        <w:tc>
          <w:tcPr>
            <w:tcW w:w="3544" w:type="dxa"/>
          </w:tcPr>
          <w:p w14:paraId="729ACB46" w14:textId="77777777" w:rsidR="007A1F44" w:rsidRPr="00977EA3" w:rsidRDefault="007A1F44" w:rsidP="00A0052B">
            <w:pPr>
              <w:pStyle w:val="TableEntry"/>
              <w:rPr>
                <w:noProof w:val="0"/>
              </w:rPr>
            </w:pPr>
            <w:r w:rsidRPr="00977EA3">
              <w:rPr>
                <w:noProof w:val="0"/>
              </w:rPr>
              <w:t>Disability Information</w:t>
            </w:r>
          </w:p>
        </w:tc>
        <w:tc>
          <w:tcPr>
            <w:tcW w:w="971" w:type="dxa"/>
          </w:tcPr>
          <w:p w14:paraId="377520AF" w14:textId="77777777" w:rsidR="007A1F44" w:rsidRPr="00977EA3" w:rsidRDefault="007A1F44" w:rsidP="00B6518F">
            <w:pPr>
              <w:pStyle w:val="TableEntry"/>
              <w:rPr>
                <w:noProof w:val="0"/>
              </w:rPr>
            </w:pPr>
            <w:r w:rsidRPr="00977EA3">
              <w:rPr>
                <w:noProof w:val="0"/>
              </w:rPr>
              <w:t>O</w:t>
            </w:r>
          </w:p>
        </w:tc>
        <w:tc>
          <w:tcPr>
            <w:tcW w:w="872" w:type="dxa"/>
          </w:tcPr>
          <w:p w14:paraId="2373B4EA" w14:textId="77777777" w:rsidR="007A1F44" w:rsidRPr="00977EA3" w:rsidRDefault="007A1F44" w:rsidP="00B6518F">
            <w:pPr>
              <w:pStyle w:val="TableEntry"/>
              <w:rPr>
                <w:noProof w:val="0"/>
              </w:rPr>
            </w:pPr>
            <w:r w:rsidRPr="00977EA3">
              <w:rPr>
                <w:noProof w:val="0"/>
              </w:rPr>
              <w:t>[0..*]</w:t>
            </w:r>
          </w:p>
        </w:tc>
        <w:tc>
          <w:tcPr>
            <w:tcW w:w="1701" w:type="dxa"/>
          </w:tcPr>
          <w:p w14:paraId="28F03898" w14:textId="77777777" w:rsidR="007A1F44" w:rsidRPr="00977EA3" w:rsidRDefault="007A1F44" w:rsidP="00A66DA8">
            <w:pPr>
              <w:pStyle w:val="TableEntry"/>
              <w:jc w:val="center"/>
              <w:rPr>
                <w:noProof w:val="0"/>
              </w:rPr>
            </w:pPr>
            <w:r w:rsidRPr="00977EA3">
              <w:rPr>
                <w:noProof w:val="0"/>
              </w:rPr>
              <w:t>3</w:t>
            </w:r>
          </w:p>
        </w:tc>
      </w:tr>
      <w:tr w:rsidR="007A1F44" w:rsidRPr="00977EA3" w14:paraId="764BFE0B" w14:textId="77777777" w:rsidTr="003462A5">
        <w:trPr>
          <w:cantSplit/>
          <w:jc w:val="center"/>
        </w:trPr>
        <w:tc>
          <w:tcPr>
            <w:tcW w:w="1951" w:type="dxa"/>
          </w:tcPr>
          <w:p w14:paraId="05EED0BB" w14:textId="77777777" w:rsidR="007A1F44" w:rsidRPr="00977EA3" w:rsidRDefault="007A1F44" w:rsidP="00A0052B">
            <w:pPr>
              <w:pStyle w:val="TableEntry"/>
              <w:rPr>
                <w:noProof w:val="0"/>
              </w:rPr>
            </w:pPr>
            <w:r w:rsidRPr="00977EA3">
              <w:rPr>
                <w:noProof w:val="0"/>
              </w:rPr>
              <w:t>OBX</w:t>
            </w:r>
          </w:p>
        </w:tc>
        <w:tc>
          <w:tcPr>
            <w:tcW w:w="3544" w:type="dxa"/>
          </w:tcPr>
          <w:p w14:paraId="35CA419E" w14:textId="77777777" w:rsidR="007A1F44" w:rsidRPr="00977EA3" w:rsidRDefault="007A1F44" w:rsidP="00A0052B">
            <w:pPr>
              <w:pStyle w:val="TableEntry"/>
              <w:rPr>
                <w:noProof w:val="0"/>
              </w:rPr>
            </w:pPr>
            <w:r w:rsidRPr="00977EA3">
              <w:rPr>
                <w:noProof w:val="0"/>
              </w:rPr>
              <w:t>Observation/Result</w:t>
            </w:r>
          </w:p>
        </w:tc>
        <w:tc>
          <w:tcPr>
            <w:tcW w:w="971" w:type="dxa"/>
          </w:tcPr>
          <w:p w14:paraId="2B442045" w14:textId="77777777" w:rsidR="007A1F44" w:rsidRPr="00977EA3" w:rsidRDefault="007A1F44" w:rsidP="00B6518F">
            <w:pPr>
              <w:pStyle w:val="TableEntry"/>
              <w:rPr>
                <w:noProof w:val="0"/>
              </w:rPr>
            </w:pPr>
            <w:r w:rsidRPr="00977EA3">
              <w:rPr>
                <w:noProof w:val="0"/>
              </w:rPr>
              <w:t>O</w:t>
            </w:r>
          </w:p>
        </w:tc>
        <w:tc>
          <w:tcPr>
            <w:tcW w:w="872" w:type="dxa"/>
          </w:tcPr>
          <w:p w14:paraId="6F96B0AF" w14:textId="77777777" w:rsidR="007A1F44" w:rsidRPr="00977EA3" w:rsidRDefault="007A1F44" w:rsidP="00B6518F">
            <w:pPr>
              <w:pStyle w:val="TableEntry"/>
              <w:rPr>
                <w:noProof w:val="0"/>
              </w:rPr>
            </w:pPr>
            <w:r w:rsidRPr="00977EA3">
              <w:rPr>
                <w:noProof w:val="0"/>
              </w:rPr>
              <w:t>[0..*]</w:t>
            </w:r>
          </w:p>
        </w:tc>
        <w:tc>
          <w:tcPr>
            <w:tcW w:w="1701" w:type="dxa"/>
          </w:tcPr>
          <w:p w14:paraId="03051D91" w14:textId="77777777" w:rsidR="007A1F44" w:rsidRPr="00977EA3" w:rsidRDefault="007A1F44" w:rsidP="00A66DA8">
            <w:pPr>
              <w:pStyle w:val="TableEntry"/>
              <w:jc w:val="center"/>
              <w:rPr>
                <w:noProof w:val="0"/>
              </w:rPr>
            </w:pPr>
            <w:r w:rsidRPr="00977EA3">
              <w:rPr>
                <w:noProof w:val="0"/>
              </w:rPr>
              <w:t>7</w:t>
            </w:r>
          </w:p>
        </w:tc>
      </w:tr>
      <w:tr w:rsidR="007A1F44" w:rsidRPr="00977EA3" w14:paraId="22490711" w14:textId="77777777" w:rsidTr="003462A5">
        <w:trPr>
          <w:cantSplit/>
          <w:jc w:val="center"/>
        </w:trPr>
        <w:tc>
          <w:tcPr>
            <w:tcW w:w="1951" w:type="dxa"/>
          </w:tcPr>
          <w:p w14:paraId="5C5DD8F1" w14:textId="77777777" w:rsidR="007A1F44" w:rsidRPr="00977EA3" w:rsidRDefault="007A1F44" w:rsidP="00A0052B">
            <w:pPr>
              <w:pStyle w:val="TableEntry"/>
              <w:rPr>
                <w:noProof w:val="0"/>
              </w:rPr>
            </w:pPr>
            <w:r w:rsidRPr="00977EA3">
              <w:rPr>
                <w:noProof w:val="0"/>
              </w:rPr>
              <w:t>AL1</w:t>
            </w:r>
          </w:p>
        </w:tc>
        <w:tc>
          <w:tcPr>
            <w:tcW w:w="3544" w:type="dxa"/>
          </w:tcPr>
          <w:p w14:paraId="17588A84" w14:textId="77777777" w:rsidR="007A1F44" w:rsidRPr="00977EA3" w:rsidRDefault="007A1F44" w:rsidP="00A0052B">
            <w:pPr>
              <w:pStyle w:val="TableEntry"/>
              <w:rPr>
                <w:noProof w:val="0"/>
              </w:rPr>
            </w:pPr>
            <w:r w:rsidRPr="00977EA3">
              <w:rPr>
                <w:noProof w:val="0"/>
              </w:rPr>
              <w:t>Allergy Information</w:t>
            </w:r>
          </w:p>
        </w:tc>
        <w:tc>
          <w:tcPr>
            <w:tcW w:w="971" w:type="dxa"/>
          </w:tcPr>
          <w:p w14:paraId="3AC6B22F" w14:textId="77777777" w:rsidR="007A1F44" w:rsidRPr="00977EA3" w:rsidRDefault="007A1F44" w:rsidP="00B6518F">
            <w:pPr>
              <w:pStyle w:val="TableEntry"/>
              <w:rPr>
                <w:noProof w:val="0"/>
              </w:rPr>
            </w:pPr>
            <w:r w:rsidRPr="00977EA3">
              <w:rPr>
                <w:noProof w:val="0"/>
              </w:rPr>
              <w:t>O</w:t>
            </w:r>
          </w:p>
        </w:tc>
        <w:tc>
          <w:tcPr>
            <w:tcW w:w="872" w:type="dxa"/>
          </w:tcPr>
          <w:p w14:paraId="73AE92CF" w14:textId="77777777" w:rsidR="007A1F44" w:rsidRPr="00977EA3" w:rsidRDefault="007A1F44" w:rsidP="00B6518F">
            <w:pPr>
              <w:pStyle w:val="TableEntry"/>
              <w:rPr>
                <w:noProof w:val="0"/>
              </w:rPr>
            </w:pPr>
            <w:r w:rsidRPr="00977EA3">
              <w:rPr>
                <w:noProof w:val="0"/>
              </w:rPr>
              <w:t>[0..*]</w:t>
            </w:r>
          </w:p>
        </w:tc>
        <w:tc>
          <w:tcPr>
            <w:tcW w:w="1701" w:type="dxa"/>
          </w:tcPr>
          <w:p w14:paraId="0B42F1F5" w14:textId="77777777" w:rsidR="007A1F44" w:rsidRPr="00977EA3" w:rsidRDefault="007A1F44" w:rsidP="00A66DA8">
            <w:pPr>
              <w:pStyle w:val="TableEntry"/>
              <w:jc w:val="center"/>
              <w:rPr>
                <w:noProof w:val="0"/>
              </w:rPr>
            </w:pPr>
            <w:r w:rsidRPr="00977EA3">
              <w:rPr>
                <w:noProof w:val="0"/>
              </w:rPr>
              <w:t>3</w:t>
            </w:r>
          </w:p>
        </w:tc>
      </w:tr>
      <w:tr w:rsidR="007A1F44" w:rsidRPr="00977EA3" w14:paraId="65CD2341" w14:textId="77777777" w:rsidTr="003462A5">
        <w:trPr>
          <w:cantSplit/>
          <w:jc w:val="center"/>
        </w:trPr>
        <w:tc>
          <w:tcPr>
            <w:tcW w:w="1951" w:type="dxa"/>
          </w:tcPr>
          <w:p w14:paraId="66A0E074" w14:textId="77777777" w:rsidR="007A1F44" w:rsidRPr="00977EA3" w:rsidRDefault="007A1F44" w:rsidP="00A0052B">
            <w:pPr>
              <w:pStyle w:val="TableEntry"/>
              <w:rPr>
                <w:noProof w:val="0"/>
              </w:rPr>
            </w:pPr>
            <w:r w:rsidRPr="00977EA3">
              <w:rPr>
                <w:noProof w:val="0"/>
              </w:rPr>
              <w:t>DG1</w:t>
            </w:r>
          </w:p>
        </w:tc>
        <w:tc>
          <w:tcPr>
            <w:tcW w:w="3544" w:type="dxa"/>
          </w:tcPr>
          <w:p w14:paraId="44CFB4B5" w14:textId="77777777" w:rsidR="007A1F44" w:rsidRPr="00977EA3" w:rsidRDefault="007A1F44" w:rsidP="00A0052B">
            <w:pPr>
              <w:pStyle w:val="TableEntry"/>
              <w:rPr>
                <w:noProof w:val="0"/>
              </w:rPr>
            </w:pPr>
            <w:r w:rsidRPr="00977EA3">
              <w:rPr>
                <w:noProof w:val="0"/>
              </w:rPr>
              <w:t>Diagnosis Information</w:t>
            </w:r>
          </w:p>
        </w:tc>
        <w:tc>
          <w:tcPr>
            <w:tcW w:w="971" w:type="dxa"/>
          </w:tcPr>
          <w:p w14:paraId="6F54532D" w14:textId="77777777" w:rsidR="007A1F44" w:rsidRPr="00977EA3" w:rsidRDefault="007A1F44" w:rsidP="00B6518F">
            <w:pPr>
              <w:pStyle w:val="TableEntry"/>
              <w:rPr>
                <w:noProof w:val="0"/>
              </w:rPr>
            </w:pPr>
            <w:r w:rsidRPr="00977EA3">
              <w:rPr>
                <w:noProof w:val="0"/>
              </w:rPr>
              <w:t>O</w:t>
            </w:r>
          </w:p>
        </w:tc>
        <w:tc>
          <w:tcPr>
            <w:tcW w:w="872" w:type="dxa"/>
          </w:tcPr>
          <w:p w14:paraId="1107D3DF" w14:textId="77777777" w:rsidR="007A1F44" w:rsidRPr="00977EA3" w:rsidRDefault="007A1F44" w:rsidP="00B6518F">
            <w:pPr>
              <w:pStyle w:val="TableEntry"/>
              <w:rPr>
                <w:noProof w:val="0"/>
              </w:rPr>
            </w:pPr>
            <w:r w:rsidRPr="00977EA3">
              <w:rPr>
                <w:noProof w:val="0"/>
              </w:rPr>
              <w:t>[0..*]</w:t>
            </w:r>
          </w:p>
        </w:tc>
        <w:tc>
          <w:tcPr>
            <w:tcW w:w="1701" w:type="dxa"/>
          </w:tcPr>
          <w:p w14:paraId="7457C27D" w14:textId="77777777" w:rsidR="007A1F44" w:rsidRPr="00977EA3" w:rsidRDefault="007A1F44" w:rsidP="00A66DA8">
            <w:pPr>
              <w:pStyle w:val="TableEntry"/>
              <w:jc w:val="center"/>
              <w:rPr>
                <w:noProof w:val="0"/>
              </w:rPr>
            </w:pPr>
            <w:r w:rsidRPr="00977EA3">
              <w:rPr>
                <w:noProof w:val="0"/>
              </w:rPr>
              <w:t>6</w:t>
            </w:r>
          </w:p>
        </w:tc>
      </w:tr>
      <w:tr w:rsidR="007A1F44" w:rsidRPr="00977EA3" w14:paraId="14EE748D" w14:textId="77777777" w:rsidTr="003462A5">
        <w:trPr>
          <w:cantSplit/>
          <w:jc w:val="center"/>
        </w:trPr>
        <w:tc>
          <w:tcPr>
            <w:tcW w:w="1951" w:type="dxa"/>
          </w:tcPr>
          <w:p w14:paraId="09CE598C" w14:textId="77777777" w:rsidR="007A1F44" w:rsidRPr="00977EA3" w:rsidRDefault="007A1F44" w:rsidP="00A0052B">
            <w:pPr>
              <w:pStyle w:val="TableEntry"/>
              <w:rPr>
                <w:noProof w:val="0"/>
              </w:rPr>
            </w:pPr>
            <w:r w:rsidRPr="00977EA3">
              <w:rPr>
                <w:noProof w:val="0"/>
              </w:rPr>
              <w:t>DRG</w:t>
            </w:r>
          </w:p>
        </w:tc>
        <w:tc>
          <w:tcPr>
            <w:tcW w:w="3544" w:type="dxa"/>
          </w:tcPr>
          <w:p w14:paraId="4C4DF6AC" w14:textId="77777777" w:rsidR="007A1F44" w:rsidRPr="00977EA3" w:rsidRDefault="007A1F44" w:rsidP="00A0052B">
            <w:pPr>
              <w:pStyle w:val="TableEntry"/>
              <w:rPr>
                <w:noProof w:val="0"/>
              </w:rPr>
            </w:pPr>
            <w:r w:rsidRPr="00977EA3">
              <w:rPr>
                <w:noProof w:val="0"/>
              </w:rPr>
              <w:t>Diagnosis Related Group</w:t>
            </w:r>
          </w:p>
        </w:tc>
        <w:tc>
          <w:tcPr>
            <w:tcW w:w="971" w:type="dxa"/>
          </w:tcPr>
          <w:p w14:paraId="65FD01C5" w14:textId="77777777" w:rsidR="007A1F44" w:rsidRPr="00977EA3" w:rsidRDefault="007A1F44" w:rsidP="00B6518F">
            <w:pPr>
              <w:pStyle w:val="TableEntry"/>
              <w:rPr>
                <w:noProof w:val="0"/>
              </w:rPr>
            </w:pPr>
            <w:r w:rsidRPr="00977EA3">
              <w:rPr>
                <w:noProof w:val="0"/>
              </w:rPr>
              <w:t>O</w:t>
            </w:r>
          </w:p>
        </w:tc>
        <w:tc>
          <w:tcPr>
            <w:tcW w:w="872" w:type="dxa"/>
          </w:tcPr>
          <w:p w14:paraId="3639C1E0" w14:textId="77777777" w:rsidR="007A1F44" w:rsidRPr="00977EA3" w:rsidRDefault="007A1F44" w:rsidP="00B6518F">
            <w:pPr>
              <w:pStyle w:val="TableEntry"/>
              <w:rPr>
                <w:noProof w:val="0"/>
              </w:rPr>
            </w:pPr>
            <w:r w:rsidRPr="00977EA3">
              <w:rPr>
                <w:noProof w:val="0"/>
              </w:rPr>
              <w:t>[0..1]</w:t>
            </w:r>
          </w:p>
        </w:tc>
        <w:tc>
          <w:tcPr>
            <w:tcW w:w="1701" w:type="dxa"/>
          </w:tcPr>
          <w:p w14:paraId="60CF8A03" w14:textId="77777777" w:rsidR="007A1F44" w:rsidRPr="00977EA3" w:rsidRDefault="007A1F44" w:rsidP="00A66DA8">
            <w:pPr>
              <w:pStyle w:val="TableEntry"/>
              <w:jc w:val="center"/>
              <w:rPr>
                <w:noProof w:val="0"/>
              </w:rPr>
            </w:pPr>
            <w:r w:rsidRPr="00977EA3">
              <w:rPr>
                <w:noProof w:val="0"/>
              </w:rPr>
              <w:t>6</w:t>
            </w:r>
          </w:p>
        </w:tc>
      </w:tr>
      <w:tr w:rsidR="007A1F44" w:rsidRPr="00977EA3" w14:paraId="49F78912" w14:textId="77777777" w:rsidTr="003462A5">
        <w:trPr>
          <w:cantSplit/>
          <w:jc w:val="center"/>
        </w:trPr>
        <w:tc>
          <w:tcPr>
            <w:tcW w:w="1951" w:type="dxa"/>
          </w:tcPr>
          <w:p w14:paraId="1AFA0870" w14:textId="77777777" w:rsidR="007A1F44" w:rsidRPr="00977EA3" w:rsidRDefault="007A1F44" w:rsidP="00A0052B">
            <w:pPr>
              <w:pStyle w:val="TableEntry"/>
              <w:rPr>
                <w:noProof w:val="0"/>
              </w:rPr>
            </w:pPr>
            <w:r w:rsidRPr="00977EA3">
              <w:rPr>
                <w:noProof w:val="0"/>
              </w:rPr>
              <w:t>---</w:t>
            </w:r>
          </w:p>
        </w:tc>
        <w:tc>
          <w:tcPr>
            <w:tcW w:w="3544" w:type="dxa"/>
          </w:tcPr>
          <w:p w14:paraId="0522618B" w14:textId="77777777" w:rsidR="007A1F44" w:rsidRPr="00977EA3" w:rsidRDefault="007A1F44" w:rsidP="00A0052B">
            <w:pPr>
              <w:pStyle w:val="TableEntry"/>
              <w:rPr>
                <w:noProof w:val="0"/>
              </w:rPr>
            </w:pPr>
            <w:r w:rsidRPr="00977EA3">
              <w:rPr>
                <w:noProof w:val="0"/>
              </w:rPr>
              <w:t>--- PROCEDURE begin</w:t>
            </w:r>
          </w:p>
        </w:tc>
        <w:tc>
          <w:tcPr>
            <w:tcW w:w="971" w:type="dxa"/>
          </w:tcPr>
          <w:p w14:paraId="1304D576" w14:textId="77777777" w:rsidR="007A1F44" w:rsidRPr="00977EA3" w:rsidRDefault="007A1F44" w:rsidP="00B6518F">
            <w:pPr>
              <w:pStyle w:val="TableEntry"/>
              <w:rPr>
                <w:noProof w:val="0"/>
              </w:rPr>
            </w:pPr>
            <w:r w:rsidRPr="00977EA3">
              <w:rPr>
                <w:noProof w:val="0"/>
              </w:rPr>
              <w:t>O</w:t>
            </w:r>
          </w:p>
        </w:tc>
        <w:tc>
          <w:tcPr>
            <w:tcW w:w="872" w:type="dxa"/>
          </w:tcPr>
          <w:p w14:paraId="3B7DB9AE" w14:textId="77777777" w:rsidR="007A1F44" w:rsidRPr="00977EA3" w:rsidRDefault="007A1F44" w:rsidP="00B6518F">
            <w:pPr>
              <w:pStyle w:val="TableEntry"/>
              <w:rPr>
                <w:noProof w:val="0"/>
              </w:rPr>
            </w:pPr>
            <w:r w:rsidRPr="00977EA3">
              <w:rPr>
                <w:noProof w:val="0"/>
              </w:rPr>
              <w:t>[0..*]</w:t>
            </w:r>
          </w:p>
        </w:tc>
        <w:tc>
          <w:tcPr>
            <w:tcW w:w="1701" w:type="dxa"/>
          </w:tcPr>
          <w:p w14:paraId="61490952" w14:textId="77777777" w:rsidR="007A1F44" w:rsidRPr="00977EA3" w:rsidRDefault="007A1F44" w:rsidP="00A66DA8">
            <w:pPr>
              <w:pStyle w:val="TableEntry"/>
              <w:jc w:val="center"/>
              <w:rPr>
                <w:noProof w:val="0"/>
              </w:rPr>
            </w:pPr>
          </w:p>
        </w:tc>
      </w:tr>
      <w:tr w:rsidR="007A1F44" w:rsidRPr="00977EA3" w14:paraId="3FBD12D9" w14:textId="77777777" w:rsidTr="003462A5">
        <w:trPr>
          <w:cantSplit/>
          <w:jc w:val="center"/>
        </w:trPr>
        <w:tc>
          <w:tcPr>
            <w:tcW w:w="1951" w:type="dxa"/>
          </w:tcPr>
          <w:p w14:paraId="3852622A" w14:textId="77777777" w:rsidR="007A1F44" w:rsidRPr="00977EA3" w:rsidRDefault="007A1F44" w:rsidP="00A0052B">
            <w:pPr>
              <w:pStyle w:val="TableEntry"/>
              <w:rPr>
                <w:noProof w:val="0"/>
              </w:rPr>
            </w:pPr>
            <w:r w:rsidRPr="00977EA3">
              <w:rPr>
                <w:noProof w:val="0"/>
              </w:rPr>
              <w:t xml:space="preserve">  PR1</w:t>
            </w:r>
          </w:p>
        </w:tc>
        <w:tc>
          <w:tcPr>
            <w:tcW w:w="3544" w:type="dxa"/>
          </w:tcPr>
          <w:p w14:paraId="4B8CAAF1" w14:textId="77777777" w:rsidR="007A1F44" w:rsidRPr="00977EA3" w:rsidRDefault="007A1F44" w:rsidP="00A0052B">
            <w:pPr>
              <w:pStyle w:val="TableEntry"/>
              <w:rPr>
                <w:noProof w:val="0"/>
              </w:rPr>
            </w:pPr>
            <w:r w:rsidRPr="00977EA3">
              <w:rPr>
                <w:noProof w:val="0"/>
              </w:rPr>
              <w:t>Procedures</w:t>
            </w:r>
          </w:p>
        </w:tc>
        <w:tc>
          <w:tcPr>
            <w:tcW w:w="971" w:type="dxa"/>
          </w:tcPr>
          <w:p w14:paraId="6E86B68A" w14:textId="77777777" w:rsidR="007A1F44" w:rsidRPr="00977EA3" w:rsidRDefault="007A1F44" w:rsidP="00B6518F">
            <w:pPr>
              <w:pStyle w:val="TableEntry"/>
              <w:rPr>
                <w:noProof w:val="0"/>
              </w:rPr>
            </w:pPr>
            <w:r w:rsidRPr="00977EA3">
              <w:rPr>
                <w:noProof w:val="0"/>
              </w:rPr>
              <w:t>R</w:t>
            </w:r>
          </w:p>
        </w:tc>
        <w:tc>
          <w:tcPr>
            <w:tcW w:w="872" w:type="dxa"/>
          </w:tcPr>
          <w:p w14:paraId="4115C7EA" w14:textId="77777777" w:rsidR="007A1F44" w:rsidRPr="00977EA3" w:rsidRDefault="007A1F44" w:rsidP="00B6518F">
            <w:pPr>
              <w:pStyle w:val="TableEntry"/>
              <w:rPr>
                <w:noProof w:val="0"/>
              </w:rPr>
            </w:pPr>
            <w:r w:rsidRPr="00977EA3">
              <w:rPr>
                <w:noProof w:val="0"/>
              </w:rPr>
              <w:t>[1..1]</w:t>
            </w:r>
          </w:p>
        </w:tc>
        <w:tc>
          <w:tcPr>
            <w:tcW w:w="1701" w:type="dxa"/>
          </w:tcPr>
          <w:p w14:paraId="7BA3388A" w14:textId="77777777" w:rsidR="007A1F44" w:rsidRPr="00977EA3" w:rsidRDefault="007A1F44" w:rsidP="00A66DA8">
            <w:pPr>
              <w:pStyle w:val="TableEntry"/>
              <w:jc w:val="center"/>
              <w:rPr>
                <w:noProof w:val="0"/>
              </w:rPr>
            </w:pPr>
            <w:r w:rsidRPr="00977EA3">
              <w:rPr>
                <w:noProof w:val="0"/>
              </w:rPr>
              <w:t>6</w:t>
            </w:r>
          </w:p>
        </w:tc>
      </w:tr>
      <w:tr w:rsidR="007A1F44" w:rsidRPr="00977EA3" w14:paraId="28726641" w14:textId="77777777" w:rsidTr="003462A5">
        <w:trPr>
          <w:cantSplit/>
          <w:jc w:val="center"/>
        </w:trPr>
        <w:tc>
          <w:tcPr>
            <w:tcW w:w="1951" w:type="dxa"/>
          </w:tcPr>
          <w:p w14:paraId="5388ED77" w14:textId="77777777" w:rsidR="007A1F44" w:rsidRPr="00977EA3" w:rsidRDefault="007A1F44" w:rsidP="00A0052B">
            <w:pPr>
              <w:pStyle w:val="TableEntry"/>
              <w:rPr>
                <w:noProof w:val="0"/>
              </w:rPr>
            </w:pPr>
            <w:r w:rsidRPr="00977EA3">
              <w:rPr>
                <w:noProof w:val="0"/>
              </w:rPr>
              <w:t xml:space="preserve">  ROL</w:t>
            </w:r>
          </w:p>
        </w:tc>
        <w:tc>
          <w:tcPr>
            <w:tcW w:w="3544" w:type="dxa"/>
          </w:tcPr>
          <w:p w14:paraId="470AD7E1" w14:textId="77777777" w:rsidR="007A1F44" w:rsidRPr="00977EA3" w:rsidRDefault="007A1F44" w:rsidP="00A0052B">
            <w:pPr>
              <w:pStyle w:val="TableEntry"/>
              <w:rPr>
                <w:noProof w:val="0"/>
              </w:rPr>
            </w:pPr>
            <w:r w:rsidRPr="00977EA3">
              <w:rPr>
                <w:noProof w:val="0"/>
              </w:rPr>
              <w:t>Role</w:t>
            </w:r>
          </w:p>
        </w:tc>
        <w:tc>
          <w:tcPr>
            <w:tcW w:w="971" w:type="dxa"/>
          </w:tcPr>
          <w:p w14:paraId="0608B0ED" w14:textId="77777777" w:rsidR="007A1F44" w:rsidRPr="00977EA3" w:rsidRDefault="007A1F44" w:rsidP="00B6518F">
            <w:pPr>
              <w:pStyle w:val="TableEntry"/>
              <w:rPr>
                <w:noProof w:val="0"/>
              </w:rPr>
            </w:pPr>
            <w:r w:rsidRPr="00977EA3">
              <w:rPr>
                <w:noProof w:val="0"/>
              </w:rPr>
              <w:t>O</w:t>
            </w:r>
          </w:p>
        </w:tc>
        <w:tc>
          <w:tcPr>
            <w:tcW w:w="872" w:type="dxa"/>
          </w:tcPr>
          <w:p w14:paraId="167833F0" w14:textId="77777777" w:rsidR="007A1F44" w:rsidRPr="00977EA3" w:rsidRDefault="007A1F44" w:rsidP="00B6518F">
            <w:pPr>
              <w:pStyle w:val="TableEntry"/>
              <w:rPr>
                <w:noProof w:val="0"/>
              </w:rPr>
            </w:pPr>
            <w:r w:rsidRPr="00977EA3">
              <w:rPr>
                <w:noProof w:val="0"/>
              </w:rPr>
              <w:t>[0..*]</w:t>
            </w:r>
          </w:p>
        </w:tc>
        <w:tc>
          <w:tcPr>
            <w:tcW w:w="1701" w:type="dxa"/>
          </w:tcPr>
          <w:p w14:paraId="1C6D4EBD" w14:textId="77777777" w:rsidR="007A1F44" w:rsidRPr="00977EA3" w:rsidRDefault="007A1F44" w:rsidP="00A66DA8">
            <w:pPr>
              <w:pStyle w:val="TableEntry"/>
              <w:jc w:val="center"/>
              <w:rPr>
                <w:noProof w:val="0"/>
              </w:rPr>
            </w:pPr>
            <w:r w:rsidRPr="00977EA3">
              <w:rPr>
                <w:noProof w:val="0"/>
              </w:rPr>
              <w:t>15</w:t>
            </w:r>
          </w:p>
        </w:tc>
      </w:tr>
      <w:tr w:rsidR="007A1F44" w:rsidRPr="00977EA3" w14:paraId="33FACC84" w14:textId="77777777" w:rsidTr="003462A5">
        <w:trPr>
          <w:cantSplit/>
          <w:jc w:val="center"/>
        </w:trPr>
        <w:tc>
          <w:tcPr>
            <w:tcW w:w="1951" w:type="dxa"/>
          </w:tcPr>
          <w:p w14:paraId="47C98AED" w14:textId="77777777" w:rsidR="007A1F44" w:rsidRPr="00977EA3" w:rsidRDefault="007A1F44" w:rsidP="00A0052B">
            <w:pPr>
              <w:pStyle w:val="TableEntry"/>
              <w:rPr>
                <w:noProof w:val="0"/>
              </w:rPr>
            </w:pPr>
            <w:r w:rsidRPr="00977EA3">
              <w:rPr>
                <w:noProof w:val="0"/>
              </w:rPr>
              <w:t>---</w:t>
            </w:r>
          </w:p>
        </w:tc>
        <w:tc>
          <w:tcPr>
            <w:tcW w:w="3544" w:type="dxa"/>
          </w:tcPr>
          <w:p w14:paraId="19E39299" w14:textId="77777777" w:rsidR="007A1F44" w:rsidRPr="00977EA3" w:rsidRDefault="007A1F44" w:rsidP="00A0052B">
            <w:pPr>
              <w:pStyle w:val="TableEntry"/>
              <w:rPr>
                <w:noProof w:val="0"/>
              </w:rPr>
            </w:pPr>
            <w:r w:rsidRPr="00977EA3">
              <w:rPr>
                <w:noProof w:val="0"/>
              </w:rPr>
              <w:t>--- PROCEDURE end</w:t>
            </w:r>
          </w:p>
        </w:tc>
        <w:tc>
          <w:tcPr>
            <w:tcW w:w="971" w:type="dxa"/>
          </w:tcPr>
          <w:p w14:paraId="4A7BABA8" w14:textId="77777777" w:rsidR="007A1F44" w:rsidRPr="00977EA3" w:rsidRDefault="007A1F44" w:rsidP="00B6518F">
            <w:pPr>
              <w:pStyle w:val="TableEntry"/>
              <w:rPr>
                <w:noProof w:val="0"/>
              </w:rPr>
            </w:pPr>
          </w:p>
        </w:tc>
        <w:tc>
          <w:tcPr>
            <w:tcW w:w="872" w:type="dxa"/>
          </w:tcPr>
          <w:p w14:paraId="05752F17" w14:textId="77777777" w:rsidR="007A1F44" w:rsidRPr="00977EA3" w:rsidRDefault="007A1F44" w:rsidP="00B6518F">
            <w:pPr>
              <w:pStyle w:val="TableEntry"/>
              <w:rPr>
                <w:noProof w:val="0"/>
              </w:rPr>
            </w:pPr>
          </w:p>
        </w:tc>
        <w:tc>
          <w:tcPr>
            <w:tcW w:w="1701" w:type="dxa"/>
          </w:tcPr>
          <w:p w14:paraId="7B9C3DC6" w14:textId="77777777" w:rsidR="007A1F44" w:rsidRPr="00977EA3" w:rsidRDefault="007A1F44" w:rsidP="00A66DA8">
            <w:pPr>
              <w:pStyle w:val="TableEntry"/>
              <w:jc w:val="center"/>
              <w:rPr>
                <w:noProof w:val="0"/>
              </w:rPr>
            </w:pPr>
          </w:p>
        </w:tc>
      </w:tr>
      <w:tr w:rsidR="007A1F44" w:rsidRPr="00977EA3" w14:paraId="031B90B3" w14:textId="77777777" w:rsidTr="003462A5">
        <w:trPr>
          <w:cantSplit/>
          <w:jc w:val="center"/>
        </w:trPr>
        <w:tc>
          <w:tcPr>
            <w:tcW w:w="1951" w:type="dxa"/>
          </w:tcPr>
          <w:p w14:paraId="3784B9E6" w14:textId="77777777" w:rsidR="007A1F44" w:rsidRPr="00977EA3" w:rsidRDefault="007A1F44" w:rsidP="00A0052B">
            <w:pPr>
              <w:pStyle w:val="TableEntry"/>
              <w:rPr>
                <w:noProof w:val="0"/>
              </w:rPr>
            </w:pPr>
            <w:r w:rsidRPr="00977EA3">
              <w:rPr>
                <w:noProof w:val="0"/>
              </w:rPr>
              <w:t>GT1</w:t>
            </w:r>
          </w:p>
        </w:tc>
        <w:tc>
          <w:tcPr>
            <w:tcW w:w="3544" w:type="dxa"/>
          </w:tcPr>
          <w:p w14:paraId="79DC6D24" w14:textId="77777777" w:rsidR="007A1F44" w:rsidRPr="00977EA3" w:rsidRDefault="007A1F44" w:rsidP="00A0052B">
            <w:pPr>
              <w:pStyle w:val="TableEntry"/>
              <w:rPr>
                <w:noProof w:val="0"/>
              </w:rPr>
            </w:pPr>
            <w:r w:rsidRPr="00977EA3">
              <w:rPr>
                <w:noProof w:val="0"/>
              </w:rPr>
              <w:t>Guarantor</w:t>
            </w:r>
          </w:p>
        </w:tc>
        <w:tc>
          <w:tcPr>
            <w:tcW w:w="971" w:type="dxa"/>
          </w:tcPr>
          <w:p w14:paraId="1853EDF3" w14:textId="77777777" w:rsidR="007A1F44" w:rsidRPr="00977EA3" w:rsidRDefault="007A1F44" w:rsidP="00B6518F">
            <w:pPr>
              <w:pStyle w:val="TableEntry"/>
              <w:rPr>
                <w:noProof w:val="0"/>
              </w:rPr>
            </w:pPr>
            <w:r w:rsidRPr="00977EA3">
              <w:rPr>
                <w:noProof w:val="0"/>
              </w:rPr>
              <w:t>O</w:t>
            </w:r>
          </w:p>
        </w:tc>
        <w:tc>
          <w:tcPr>
            <w:tcW w:w="872" w:type="dxa"/>
          </w:tcPr>
          <w:p w14:paraId="66DC3E18" w14:textId="77777777" w:rsidR="007A1F44" w:rsidRPr="00977EA3" w:rsidRDefault="007A1F44" w:rsidP="00B6518F">
            <w:pPr>
              <w:pStyle w:val="TableEntry"/>
              <w:rPr>
                <w:noProof w:val="0"/>
              </w:rPr>
            </w:pPr>
            <w:r w:rsidRPr="00977EA3">
              <w:rPr>
                <w:noProof w:val="0"/>
              </w:rPr>
              <w:t>[0..*]</w:t>
            </w:r>
          </w:p>
        </w:tc>
        <w:tc>
          <w:tcPr>
            <w:tcW w:w="1701" w:type="dxa"/>
          </w:tcPr>
          <w:p w14:paraId="2A470F1D" w14:textId="77777777" w:rsidR="007A1F44" w:rsidRPr="00977EA3" w:rsidRDefault="007A1F44" w:rsidP="00A66DA8">
            <w:pPr>
              <w:pStyle w:val="TableEntry"/>
              <w:jc w:val="center"/>
              <w:rPr>
                <w:noProof w:val="0"/>
              </w:rPr>
            </w:pPr>
            <w:r w:rsidRPr="00977EA3">
              <w:rPr>
                <w:noProof w:val="0"/>
              </w:rPr>
              <w:t>6</w:t>
            </w:r>
          </w:p>
        </w:tc>
      </w:tr>
      <w:tr w:rsidR="007A1F44" w:rsidRPr="00977EA3" w14:paraId="1CE9323E" w14:textId="77777777" w:rsidTr="003462A5">
        <w:trPr>
          <w:cantSplit/>
          <w:jc w:val="center"/>
        </w:trPr>
        <w:tc>
          <w:tcPr>
            <w:tcW w:w="1951" w:type="dxa"/>
          </w:tcPr>
          <w:p w14:paraId="538AC93D" w14:textId="77777777" w:rsidR="007A1F44" w:rsidRPr="00977EA3" w:rsidRDefault="007A1F44" w:rsidP="00A0052B">
            <w:pPr>
              <w:pStyle w:val="TableEntry"/>
              <w:rPr>
                <w:noProof w:val="0"/>
              </w:rPr>
            </w:pPr>
            <w:r w:rsidRPr="00977EA3">
              <w:rPr>
                <w:noProof w:val="0"/>
              </w:rPr>
              <w:t>---</w:t>
            </w:r>
          </w:p>
        </w:tc>
        <w:tc>
          <w:tcPr>
            <w:tcW w:w="3544" w:type="dxa"/>
          </w:tcPr>
          <w:p w14:paraId="0E571B6E" w14:textId="77777777" w:rsidR="007A1F44" w:rsidRPr="00977EA3" w:rsidRDefault="007A1F44" w:rsidP="00A0052B">
            <w:pPr>
              <w:pStyle w:val="TableEntry"/>
              <w:rPr>
                <w:noProof w:val="0"/>
              </w:rPr>
            </w:pPr>
            <w:r w:rsidRPr="00977EA3">
              <w:rPr>
                <w:noProof w:val="0"/>
              </w:rPr>
              <w:t>--- INSURANCE begin</w:t>
            </w:r>
          </w:p>
        </w:tc>
        <w:tc>
          <w:tcPr>
            <w:tcW w:w="971" w:type="dxa"/>
          </w:tcPr>
          <w:p w14:paraId="3EC41584" w14:textId="77777777" w:rsidR="007A1F44" w:rsidRPr="00977EA3" w:rsidRDefault="007A1F44" w:rsidP="00B6518F">
            <w:pPr>
              <w:pStyle w:val="TableEntry"/>
              <w:rPr>
                <w:noProof w:val="0"/>
              </w:rPr>
            </w:pPr>
            <w:r w:rsidRPr="00977EA3">
              <w:rPr>
                <w:noProof w:val="0"/>
              </w:rPr>
              <w:t>O</w:t>
            </w:r>
          </w:p>
        </w:tc>
        <w:tc>
          <w:tcPr>
            <w:tcW w:w="872" w:type="dxa"/>
          </w:tcPr>
          <w:p w14:paraId="037A3888" w14:textId="77777777" w:rsidR="007A1F44" w:rsidRPr="00977EA3" w:rsidRDefault="007A1F44" w:rsidP="00B6518F">
            <w:pPr>
              <w:pStyle w:val="TableEntry"/>
              <w:rPr>
                <w:noProof w:val="0"/>
              </w:rPr>
            </w:pPr>
            <w:r w:rsidRPr="00977EA3">
              <w:rPr>
                <w:noProof w:val="0"/>
              </w:rPr>
              <w:t>[0..*]</w:t>
            </w:r>
          </w:p>
        </w:tc>
        <w:tc>
          <w:tcPr>
            <w:tcW w:w="1701" w:type="dxa"/>
          </w:tcPr>
          <w:p w14:paraId="02D76924" w14:textId="77777777" w:rsidR="007A1F44" w:rsidRPr="00977EA3" w:rsidRDefault="007A1F44" w:rsidP="00A66DA8">
            <w:pPr>
              <w:pStyle w:val="TableEntry"/>
              <w:jc w:val="center"/>
              <w:rPr>
                <w:noProof w:val="0"/>
              </w:rPr>
            </w:pPr>
          </w:p>
        </w:tc>
      </w:tr>
      <w:tr w:rsidR="007A1F44" w:rsidRPr="00977EA3" w14:paraId="7D085A11" w14:textId="77777777" w:rsidTr="003462A5">
        <w:trPr>
          <w:cantSplit/>
          <w:jc w:val="center"/>
        </w:trPr>
        <w:tc>
          <w:tcPr>
            <w:tcW w:w="1951" w:type="dxa"/>
          </w:tcPr>
          <w:p w14:paraId="393935CA" w14:textId="77777777" w:rsidR="007A1F44" w:rsidRPr="00977EA3" w:rsidRDefault="007A1F44" w:rsidP="00A0052B">
            <w:pPr>
              <w:pStyle w:val="TableEntry"/>
              <w:rPr>
                <w:noProof w:val="0"/>
              </w:rPr>
            </w:pPr>
            <w:r w:rsidRPr="00977EA3">
              <w:rPr>
                <w:noProof w:val="0"/>
              </w:rPr>
              <w:t xml:space="preserve">  IN1</w:t>
            </w:r>
          </w:p>
        </w:tc>
        <w:tc>
          <w:tcPr>
            <w:tcW w:w="3544" w:type="dxa"/>
          </w:tcPr>
          <w:p w14:paraId="62D158E1" w14:textId="77777777" w:rsidR="007A1F44" w:rsidRPr="00977EA3" w:rsidRDefault="007A1F44" w:rsidP="00A0052B">
            <w:pPr>
              <w:pStyle w:val="TableEntry"/>
              <w:rPr>
                <w:noProof w:val="0"/>
              </w:rPr>
            </w:pPr>
            <w:r w:rsidRPr="00977EA3">
              <w:rPr>
                <w:noProof w:val="0"/>
              </w:rPr>
              <w:t>Insurance</w:t>
            </w:r>
          </w:p>
        </w:tc>
        <w:tc>
          <w:tcPr>
            <w:tcW w:w="971" w:type="dxa"/>
          </w:tcPr>
          <w:p w14:paraId="144B890E" w14:textId="77777777" w:rsidR="007A1F44" w:rsidRPr="00977EA3" w:rsidRDefault="007A1F44" w:rsidP="00B6518F">
            <w:pPr>
              <w:pStyle w:val="TableEntry"/>
              <w:rPr>
                <w:noProof w:val="0"/>
              </w:rPr>
            </w:pPr>
            <w:r w:rsidRPr="00977EA3">
              <w:rPr>
                <w:noProof w:val="0"/>
              </w:rPr>
              <w:t>R</w:t>
            </w:r>
          </w:p>
        </w:tc>
        <w:tc>
          <w:tcPr>
            <w:tcW w:w="872" w:type="dxa"/>
          </w:tcPr>
          <w:p w14:paraId="30D5A558" w14:textId="77777777" w:rsidR="007A1F44" w:rsidRPr="00977EA3" w:rsidRDefault="007A1F44" w:rsidP="00B6518F">
            <w:pPr>
              <w:pStyle w:val="TableEntry"/>
              <w:rPr>
                <w:noProof w:val="0"/>
              </w:rPr>
            </w:pPr>
            <w:r w:rsidRPr="00977EA3">
              <w:rPr>
                <w:noProof w:val="0"/>
              </w:rPr>
              <w:t>[1..1]</w:t>
            </w:r>
          </w:p>
        </w:tc>
        <w:tc>
          <w:tcPr>
            <w:tcW w:w="1701" w:type="dxa"/>
          </w:tcPr>
          <w:p w14:paraId="0F34F0D8" w14:textId="77777777" w:rsidR="007A1F44" w:rsidRPr="00977EA3" w:rsidRDefault="007A1F44" w:rsidP="00A66DA8">
            <w:pPr>
              <w:pStyle w:val="TableEntry"/>
              <w:jc w:val="center"/>
              <w:rPr>
                <w:noProof w:val="0"/>
              </w:rPr>
            </w:pPr>
            <w:r w:rsidRPr="00977EA3">
              <w:rPr>
                <w:noProof w:val="0"/>
              </w:rPr>
              <w:t>6</w:t>
            </w:r>
          </w:p>
        </w:tc>
      </w:tr>
      <w:tr w:rsidR="007A1F44" w:rsidRPr="00977EA3" w14:paraId="0209CA9E" w14:textId="77777777" w:rsidTr="003462A5">
        <w:trPr>
          <w:cantSplit/>
          <w:jc w:val="center"/>
        </w:trPr>
        <w:tc>
          <w:tcPr>
            <w:tcW w:w="1951" w:type="dxa"/>
          </w:tcPr>
          <w:p w14:paraId="447448F1" w14:textId="77777777" w:rsidR="007A1F44" w:rsidRPr="00977EA3" w:rsidRDefault="007A1F44" w:rsidP="00A0052B">
            <w:pPr>
              <w:pStyle w:val="TableEntry"/>
              <w:rPr>
                <w:noProof w:val="0"/>
              </w:rPr>
            </w:pPr>
            <w:r w:rsidRPr="00977EA3">
              <w:rPr>
                <w:noProof w:val="0"/>
              </w:rPr>
              <w:t xml:space="preserve">  IN2</w:t>
            </w:r>
          </w:p>
        </w:tc>
        <w:tc>
          <w:tcPr>
            <w:tcW w:w="3544" w:type="dxa"/>
          </w:tcPr>
          <w:p w14:paraId="3C1F2EAD" w14:textId="77777777" w:rsidR="007A1F44" w:rsidRPr="00977EA3" w:rsidRDefault="007A1F44" w:rsidP="00A0052B">
            <w:pPr>
              <w:pStyle w:val="TableEntry"/>
              <w:rPr>
                <w:noProof w:val="0"/>
              </w:rPr>
            </w:pPr>
            <w:r w:rsidRPr="00977EA3">
              <w:rPr>
                <w:noProof w:val="0"/>
              </w:rPr>
              <w:t>Insurance Additional Info.</w:t>
            </w:r>
          </w:p>
        </w:tc>
        <w:tc>
          <w:tcPr>
            <w:tcW w:w="971" w:type="dxa"/>
          </w:tcPr>
          <w:p w14:paraId="134E769F" w14:textId="77777777" w:rsidR="007A1F44" w:rsidRPr="00977EA3" w:rsidRDefault="007A1F44" w:rsidP="00B6518F">
            <w:pPr>
              <w:pStyle w:val="TableEntry"/>
              <w:rPr>
                <w:noProof w:val="0"/>
              </w:rPr>
            </w:pPr>
            <w:r w:rsidRPr="00977EA3">
              <w:rPr>
                <w:noProof w:val="0"/>
              </w:rPr>
              <w:t>O</w:t>
            </w:r>
          </w:p>
        </w:tc>
        <w:tc>
          <w:tcPr>
            <w:tcW w:w="872" w:type="dxa"/>
          </w:tcPr>
          <w:p w14:paraId="44296816" w14:textId="77777777" w:rsidR="007A1F44" w:rsidRPr="00977EA3" w:rsidRDefault="007A1F44" w:rsidP="00B6518F">
            <w:pPr>
              <w:pStyle w:val="TableEntry"/>
              <w:rPr>
                <w:noProof w:val="0"/>
              </w:rPr>
            </w:pPr>
            <w:r w:rsidRPr="00977EA3">
              <w:rPr>
                <w:noProof w:val="0"/>
              </w:rPr>
              <w:t>[0..1]</w:t>
            </w:r>
          </w:p>
        </w:tc>
        <w:tc>
          <w:tcPr>
            <w:tcW w:w="1701" w:type="dxa"/>
          </w:tcPr>
          <w:p w14:paraId="038AE1EC" w14:textId="77777777" w:rsidR="007A1F44" w:rsidRPr="00977EA3" w:rsidRDefault="007A1F44" w:rsidP="00A66DA8">
            <w:pPr>
              <w:pStyle w:val="TableEntry"/>
              <w:jc w:val="center"/>
              <w:rPr>
                <w:noProof w:val="0"/>
              </w:rPr>
            </w:pPr>
            <w:r w:rsidRPr="00977EA3">
              <w:rPr>
                <w:noProof w:val="0"/>
              </w:rPr>
              <w:t>6</w:t>
            </w:r>
          </w:p>
        </w:tc>
      </w:tr>
      <w:tr w:rsidR="007A1F44" w:rsidRPr="00977EA3" w14:paraId="6102326D" w14:textId="77777777" w:rsidTr="003462A5">
        <w:trPr>
          <w:cantSplit/>
          <w:jc w:val="center"/>
        </w:trPr>
        <w:tc>
          <w:tcPr>
            <w:tcW w:w="1951" w:type="dxa"/>
          </w:tcPr>
          <w:p w14:paraId="4CAEC57F" w14:textId="77777777" w:rsidR="007A1F44" w:rsidRPr="00977EA3" w:rsidRDefault="007A1F44" w:rsidP="00A0052B">
            <w:pPr>
              <w:pStyle w:val="TableEntry"/>
              <w:rPr>
                <w:noProof w:val="0"/>
              </w:rPr>
            </w:pPr>
            <w:r w:rsidRPr="00977EA3">
              <w:rPr>
                <w:noProof w:val="0"/>
              </w:rPr>
              <w:t xml:space="preserve">  IN3 </w:t>
            </w:r>
          </w:p>
        </w:tc>
        <w:tc>
          <w:tcPr>
            <w:tcW w:w="3544" w:type="dxa"/>
          </w:tcPr>
          <w:p w14:paraId="67DB7885"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69AB7FEC" w14:textId="77777777" w:rsidR="007A1F44" w:rsidRPr="00977EA3" w:rsidRDefault="007A1F44" w:rsidP="00B6518F">
            <w:pPr>
              <w:pStyle w:val="TableEntry"/>
              <w:rPr>
                <w:noProof w:val="0"/>
              </w:rPr>
            </w:pPr>
            <w:r w:rsidRPr="00977EA3">
              <w:rPr>
                <w:noProof w:val="0"/>
              </w:rPr>
              <w:t>O</w:t>
            </w:r>
          </w:p>
        </w:tc>
        <w:tc>
          <w:tcPr>
            <w:tcW w:w="872" w:type="dxa"/>
          </w:tcPr>
          <w:p w14:paraId="7357795E" w14:textId="77777777" w:rsidR="007A1F44" w:rsidRPr="00977EA3" w:rsidRDefault="007A1F44" w:rsidP="00B6518F">
            <w:pPr>
              <w:pStyle w:val="TableEntry"/>
              <w:rPr>
                <w:noProof w:val="0"/>
              </w:rPr>
            </w:pPr>
            <w:r w:rsidRPr="00977EA3">
              <w:rPr>
                <w:noProof w:val="0"/>
              </w:rPr>
              <w:t>[0..1]</w:t>
            </w:r>
          </w:p>
        </w:tc>
        <w:tc>
          <w:tcPr>
            <w:tcW w:w="1701" w:type="dxa"/>
          </w:tcPr>
          <w:p w14:paraId="7DD7F5EB" w14:textId="77777777" w:rsidR="007A1F44" w:rsidRPr="00977EA3" w:rsidRDefault="007A1F44" w:rsidP="00A66DA8">
            <w:pPr>
              <w:pStyle w:val="TableEntry"/>
              <w:jc w:val="center"/>
              <w:rPr>
                <w:noProof w:val="0"/>
              </w:rPr>
            </w:pPr>
            <w:r w:rsidRPr="00977EA3">
              <w:rPr>
                <w:noProof w:val="0"/>
              </w:rPr>
              <w:t>6</w:t>
            </w:r>
          </w:p>
        </w:tc>
      </w:tr>
      <w:tr w:rsidR="007A1F44" w:rsidRPr="00977EA3" w14:paraId="5721B4D7" w14:textId="77777777" w:rsidTr="003462A5">
        <w:trPr>
          <w:cantSplit/>
          <w:jc w:val="center"/>
        </w:trPr>
        <w:tc>
          <w:tcPr>
            <w:tcW w:w="1951" w:type="dxa"/>
          </w:tcPr>
          <w:p w14:paraId="2C557BC1" w14:textId="77777777" w:rsidR="007A1F44" w:rsidRPr="00977EA3" w:rsidRDefault="007A1F44" w:rsidP="00A0052B">
            <w:pPr>
              <w:pStyle w:val="TableEntry"/>
              <w:rPr>
                <w:noProof w:val="0"/>
              </w:rPr>
            </w:pPr>
            <w:r w:rsidRPr="00977EA3">
              <w:rPr>
                <w:noProof w:val="0"/>
              </w:rPr>
              <w:t xml:space="preserve">  ROL</w:t>
            </w:r>
          </w:p>
        </w:tc>
        <w:tc>
          <w:tcPr>
            <w:tcW w:w="3544" w:type="dxa"/>
          </w:tcPr>
          <w:p w14:paraId="66797420" w14:textId="77777777" w:rsidR="007A1F44" w:rsidRPr="00977EA3" w:rsidRDefault="007A1F44" w:rsidP="00A0052B">
            <w:pPr>
              <w:pStyle w:val="TableEntry"/>
              <w:rPr>
                <w:noProof w:val="0"/>
              </w:rPr>
            </w:pPr>
            <w:r w:rsidRPr="00977EA3">
              <w:rPr>
                <w:noProof w:val="0"/>
              </w:rPr>
              <w:t>Role</w:t>
            </w:r>
          </w:p>
        </w:tc>
        <w:tc>
          <w:tcPr>
            <w:tcW w:w="971" w:type="dxa"/>
          </w:tcPr>
          <w:p w14:paraId="5C68E7BC" w14:textId="77777777" w:rsidR="007A1F44" w:rsidRPr="00977EA3" w:rsidRDefault="007A1F44" w:rsidP="00B6518F">
            <w:pPr>
              <w:pStyle w:val="TableEntry"/>
              <w:rPr>
                <w:noProof w:val="0"/>
              </w:rPr>
            </w:pPr>
            <w:r w:rsidRPr="00977EA3">
              <w:rPr>
                <w:noProof w:val="0"/>
              </w:rPr>
              <w:t>O</w:t>
            </w:r>
          </w:p>
        </w:tc>
        <w:tc>
          <w:tcPr>
            <w:tcW w:w="872" w:type="dxa"/>
          </w:tcPr>
          <w:p w14:paraId="3F8EF7A8" w14:textId="77777777" w:rsidR="007A1F44" w:rsidRPr="00977EA3" w:rsidRDefault="007A1F44" w:rsidP="00B6518F">
            <w:pPr>
              <w:pStyle w:val="TableEntry"/>
              <w:rPr>
                <w:noProof w:val="0"/>
              </w:rPr>
            </w:pPr>
            <w:r w:rsidRPr="00977EA3">
              <w:rPr>
                <w:noProof w:val="0"/>
              </w:rPr>
              <w:t>[0..*]</w:t>
            </w:r>
          </w:p>
        </w:tc>
        <w:tc>
          <w:tcPr>
            <w:tcW w:w="1701" w:type="dxa"/>
          </w:tcPr>
          <w:p w14:paraId="6ABFB222" w14:textId="77777777" w:rsidR="007A1F44" w:rsidRPr="00977EA3" w:rsidRDefault="007A1F44" w:rsidP="00A66DA8">
            <w:pPr>
              <w:pStyle w:val="TableEntry"/>
              <w:jc w:val="center"/>
              <w:rPr>
                <w:noProof w:val="0"/>
              </w:rPr>
            </w:pPr>
            <w:r w:rsidRPr="00977EA3">
              <w:rPr>
                <w:noProof w:val="0"/>
              </w:rPr>
              <w:t>15</w:t>
            </w:r>
          </w:p>
        </w:tc>
      </w:tr>
      <w:tr w:rsidR="007A1F44" w:rsidRPr="00977EA3" w14:paraId="5C230BD9" w14:textId="77777777" w:rsidTr="003462A5">
        <w:trPr>
          <w:cantSplit/>
          <w:jc w:val="center"/>
        </w:trPr>
        <w:tc>
          <w:tcPr>
            <w:tcW w:w="1951" w:type="dxa"/>
          </w:tcPr>
          <w:p w14:paraId="43238AED" w14:textId="77777777" w:rsidR="007A1F44" w:rsidRPr="00977EA3" w:rsidRDefault="007A1F44" w:rsidP="00A0052B">
            <w:pPr>
              <w:pStyle w:val="TableEntry"/>
              <w:rPr>
                <w:noProof w:val="0"/>
              </w:rPr>
            </w:pPr>
            <w:r w:rsidRPr="00977EA3">
              <w:rPr>
                <w:noProof w:val="0"/>
              </w:rPr>
              <w:t>---</w:t>
            </w:r>
          </w:p>
        </w:tc>
        <w:tc>
          <w:tcPr>
            <w:tcW w:w="3544" w:type="dxa"/>
          </w:tcPr>
          <w:p w14:paraId="45957260" w14:textId="77777777" w:rsidR="007A1F44" w:rsidRPr="00977EA3" w:rsidRDefault="007A1F44" w:rsidP="00A0052B">
            <w:pPr>
              <w:pStyle w:val="TableEntry"/>
              <w:rPr>
                <w:noProof w:val="0"/>
              </w:rPr>
            </w:pPr>
            <w:r w:rsidRPr="00977EA3">
              <w:rPr>
                <w:noProof w:val="0"/>
              </w:rPr>
              <w:t>--- INSURANCE end</w:t>
            </w:r>
          </w:p>
        </w:tc>
        <w:tc>
          <w:tcPr>
            <w:tcW w:w="971" w:type="dxa"/>
          </w:tcPr>
          <w:p w14:paraId="1151A345" w14:textId="77777777" w:rsidR="007A1F44" w:rsidRPr="00977EA3" w:rsidRDefault="007A1F44" w:rsidP="00B6518F">
            <w:pPr>
              <w:pStyle w:val="TableEntry"/>
              <w:rPr>
                <w:noProof w:val="0"/>
              </w:rPr>
            </w:pPr>
          </w:p>
        </w:tc>
        <w:tc>
          <w:tcPr>
            <w:tcW w:w="872" w:type="dxa"/>
          </w:tcPr>
          <w:p w14:paraId="03F1521B" w14:textId="77777777" w:rsidR="007A1F44" w:rsidRPr="00977EA3" w:rsidRDefault="007A1F44" w:rsidP="00B6518F">
            <w:pPr>
              <w:pStyle w:val="TableEntry"/>
              <w:rPr>
                <w:noProof w:val="0"/>
              </w:rPr>
            </w:pPr>
          </w:p>
        </w:tc>
        <w:tc>
          <w:tcPr>
            <w:tcW w:w="1701" w:type="dxa"/>
          </w:tcPr>
          <w:p w14:paraId="5BE78696" w14:textId="77777777" w:rsidR="007A1F44" w:rsidRPr="00977EA3" w:rsidRDefault="007A1F44" w:rsidP="00B6518F">
            <w:pPr>
              <w:pStyle w:val="TableEntry"/>
              <w:rPr>
                <w:noProof w:val="0"/>
              </w:rPr>
            </w:pPr>
          </w:p>
        </w:tc>
      </w:tr>
      <w:tr w:rsidR="007A1F44" w:rsidRPr="00977EA3" w14:paraId="1E97A62A" w14:textId="77777777" w:rsidTr="003462A5">
        <w:trPr>
          <w:cantSplit/>
          <w:jc w:val="center"/>
        </w:trPr>
        <w:tc>
          <w:tcPr>
            <w:tcW w:w="1951" w:type="dxa"/>
          </w:tcPr>
          <w:p w14:paraId="478A5820" w14:textId="77777777" w:rsidR="007A1F44" w:rsidRPr="00977EA3" w:rsidRDefault="007A1F44" w:rsidP="00A0052B">
            <w:pPr>
              <w:pStyle w:val="TableEntry"/>
              <w:rPr>
                <w:noProof w:val="0"/>
              </w:rPr>
            </w:pPr>
            <w:r w:rsidRPr="00977EA3">
              <w:rPr>
                <w:noProof w:val="0"/>
              </w:rPr>
              <w:t>ACC</w:t>
            </w:r>
          </w:p>
        </w:tc>
        <w:tc>
          <w:tcPr>
            <w:tcW w:w="3544" w:type="dxa"/>
          </w:tcPr>
          <w:p w14:paraId="2163AABB"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07997904" w14:textId="77777777" w:rsidR="007A1F44" w:rsidRPr="00977EA3" w:rsidRDefault="007A1F44" w:rsidP="00B6518F">
            <w:pPr>
              <w:pStyle w:val="TableEntry"/>
              <w:rPr>
                <w:noProof w:val="0"/>
              </w:rPr>
            </w:pPr>
            <w:r w:rsidRPr="00977EA3">
              <w:rPr>
                <w:noProof w:val="0"/>
              </w:rPr>
              <w:t>O</w:t>
            </w:r>
          </w:p>
        </w:tc>
        <w:tc>
          <w:tcPr>
            <w:tcW w:w="872" w:type="dxa"/>
          </w:tcPr>
          <w:p w14:paraId="25C440F5" w14:textId="77777777" w:rsidR="007A1F44" w:rsidRPr="00977EA3" w:rsidRDefault="007A1F44" w:rsidP="00B6518F">
            <w:pPr>
              <w:pStyle w:val="TableEntry"/>
              <w:rPr>
                <w:noProof w:val="0"/>
              </w:rPr>
            </w:pPr>
            <w:r w:rsidRPr="00977EA3">
              <w:rPr>
                <w:noProof w:val="0"/>
              </w:rPr>
              <w:t>[0..1]</w:t>
            </w:r>
          </w:p>
        </w:tc>
        <w:tc>
          <w:tcPr>
            <w:tcW w:w="1701" w:type="dxa"/>
          </w:tcPr>
          <w:p w14:paraId="74FCBAD0" w14:textId="77777777" w:rsidR="007A1F44" w:rsidRPr="00977EA3" w:rsidRDefault="007A1F44" w:rsidP="00A66DA8">
            <w:pPr>
              <w:pStyle w:val="TableEntry"/>
              <w:jc w:val="center"/>
              <w:rPr>
                <w:noProof w:val="0"/>
              </w:rPr>
            </w:pPr>
            <w:r w:rsidRPr="00977EA3">
              <w:rPr>
                <w:noProof w:val="0"/>
              </w:rPr>
              <w:t>6</w:t>
            </w:r>
          </w:p>
        </w:tc>
      </w:tr>
      <w:tr w:rsidR="007A1F44" w:rsidRPr="00977EA3" w14:paraId="471F5FCF" w14:textId="77777777" w:rsidTr="003462A5">
        <w:trPr>
          <w:cantSplit/>
          <w:jc w:val="center"/>
        </w:trPr>
        <w:tc>
          <w:tcPr>
            <w:tcW w:w="1951" w:type="dxa"/>
          </w:tcPr>
          <w:p w14:paraId="3ACE629D" w14:textId="77777777" w:rsidR="007A1F44" w:rsidRPr="00977EA3" w:rsidRDefault="007A1F44" w:rsidP="00A0052B">
            <w:pPr>
              <w:pStyle w:val="TableEntry"/>
              <w:rPr>
                <w:noProof w:val="0"/>
              </w:rPr>
            </w:pPr>
            <w:r w:rsidRPr="00977EA3">
              <w:rPr>
                <w:noProof w:val="0"/>
              </w:rPr>
              <w:t>UB1</w:t>
            </w:r>
          </w:p>
        </w:tc>
        <w:tc>
          <w:tcPr>
            <w:tcW w:w="3544" w:type="dxa"/>
          </w:tcPr>
          <w:p w14:paraId="1AA9F435"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050A6090" w14:textId="77777777" w:rsidR="007A1F44" w:rsidRPr="00977EA3" w:rsidRDefault="007A1F44" w:rsidP="00B6518F">
            <w:pPr>
              <w:pStyle w:val="TableEntry"/>
              <w:rPr>
                <w:noProof w:val="0"/>
              </w:rPr>
            </w:pPr>
            <w:r w:rsidRPr="00977EA3">
              <w:rPr>
                <w:noProof w:val="0"/>
              </w:rPr>
              <w:t>O</w:t>
            </w:r>
          </w:p>
        </w:tc>
        <w:tc>
          <w:tcPr>
            <w:tcW w:w="872" w:type="dxa"/>
          </w:tcPr>
          <w:p w14:paraId="7A27167A" w14:textId="77777777" w:rsidR="007A1F44" w:rsidRPr="00977EA3" w:rsidRDefault="007A1F44" w:rsidP="00B6518F">
            <w:pPr>
              <w:pStyle w:val="TableEntry"/>
              <w:rPr>
                <w:noProof w:val="0"/>
              </w:rPr>
            </w:pPr>
            <w:r w:rsidRPr="00977EA3">
              <w:rPr>
                <w:noProof w:val="0"/>
              </w:rPr>
              <w:t>[0..1]</w:t>
            </w:r>
          </w:p>
        </w:tc>
        <w:tc>
          <w:tcPr>
            <w:tcW w:w="1701" w:type="dxa"/>
          </w:tcPr>
          <w:p w14:paraId="48963FEE" w14:textId="77777777" w:rsidR="007A1F44" w:rsidRPr="00977EA3" w:rsidRDefault="007A1F44" w:rsidP="00A66DA8">
            <w:pPr>
              <w:pStyle w:val="TableEntry"/>
              <w:jc w:val="center"/>
              <w:rPr>
                <w:noProof w:val="0"/>
              </w:rPr>
            </w:pPr>
            <w:r w:rsidRPr="00977EA3">
              <w:rPr>
                <w:noProof w:val="0"/>
              </w:rPr>
              <w:t>6</w:t>
            </w:r>
          </w:p>
        </w:tc>
      </w:tr>
      <w:tr w:rsidR="007A1F44" w:rsidRPr="00977EA3" w14:paraId="14B89F53" w14:textId="77777777" w:rsidTr="003462A5">
        <w:trPr>
          <w:cantSplit/>
          <w:jc w:val="center"/>
        </w:trPr>
        <w:tc>
          <w:tcPr>
            <w:tcW w:w="1951" w:type="dxa"/>
          </w:tcPr>
          <w:p w14:paraId="19AB5394" w14:textId="77777777" w:rsidR="007A1F44" w:rsidRPr="00977EA3" w:rsidRDefault="007A1F44" w:rsidP="00A0052B">
            <w:pPr>
              <w:pStyle w:val="TableEntry"/>
              <w:rPr>
                <w:noProof w:val="0"/>
              </w:rPr>
            </w:pPr>
            <w:r w:rsidRPr="00977EA3">
              <w:rPr>
                <w:noProof w:val="0"/>
              </w:rPr>
              <w:t>UB2</w:t>
            </w:r>
          </w:p>
        </w:tc>
        <w:tc>
          <w:tcPr>
            <w:tcW w:w="3544" w:type="dxa"/>
          </w:tcPr>
          <w:p w14:paraId="5CB22443"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392613D4" w14:textId="77777777" w:rsidR="007A1F44" w:rsidRPr="00977EA3" w:rsidRDefault="007A1F44" w:rsidP="00B6518F">
            <w:pPr>
              <w:pStyle w:val="TableEntry"/>
              <w:rPr>
                <w:noProof w:val="0"/>
              </w:rPr>
            </w:pPr>
            <w:r w:rsidRPr="00977EA3">
              <w:rPr>
                <w:noProof w:val="0"/>
              </w:rPr>
              <w:t>O</w:t>
            </w:r>
          </w:p>
        </w:tc>
        <w:tc>
          <w:tcPr>
            <w:tcW w:w="872" w:type="dxa"/>
          </w:tcPr>
          <w:p w14:paraId="04D37EAA" w14:textId="77777777" w:rsidR="007A1F44" w:rsidRPr="00977EA3" w:rsidRDefault="007A1F44" w:rsidP="00B6518F">
            <w:pPr>
              <w:pStyle w:val="TableEntry"/>
              <w:rPr>
                <w:noProof w:val="0"/>
              </w:rPr>
            </w:pPr>
            <w:r w:rsidRPr="00977EA3">
              <w:rPr>
                <w:noProof w:val="0"/>
              </w:rPr>
              <w:t>[0..1]</w:t>
            </w:r>
          </w:p>
        </w:tc>
        <w:tc>
          <w:tcPr>
            <w:tcW w:w="1701" w:type="dxa"/>
          </w:tcPr>
          <w:p w14:paraId="40AF00A5" w14:textId="77777777" w:rsidR="007A1F44" w:rsidRPr="00977EA3" w:rsidRDefault="007A1F44" w:rsidP="00A66DA8">
            <w:pPr>
              <w:pStyle w:val="TableEntry"/>
              <w:jc w:val="center"/>
              <w:rPr>
                <w:noProof w:val="0"/>
              </w:rPr>
            </w:pPr>
            <w:r w:rsidRPr="00977EA3">
              <w:rPr>
                <w:noProof w:val="0"/>
              </w:rPr>
              <w:t>6</w:t>
            </w:r>
          </w:p>
        </w:tc>
      </w:tr>
      <w:tr w:rsidR="007A1F44" w:rsidRPr="00977EA3" w14:paraId="5B4F8E90" w14:textId="77777777" w:rsidTr="003462A5">
        <w:trPr>
          <w:cantSplit/>
          <w:jc w:val="center"/>
        </w:trPr>
        <w:tc>
          <w:tcPr>
            <w:tcW w:w="1951" w:type="dxa"/>
          </w:tcPr>
          <w:p w14:paraId="09C4DD6A" w14:textId="77777777" w:rsidR="007A1F44" w:rsidRPr="00977EA3" w:rsidRDefault="007A1F44" w:rsidP="00A0052B">
            <w:pPr>
              <w:pStyle w:val="TableEntry"/>
              <w:rPr>
                <w:noProof w:val="0"/>
              </w:rPr>
            </w:pPr>
            <w:r w:rsidRPr="00977EA3">
              <w:rPr>
                <w:noProof w:val="0"/>
              </w:rPr>
              <w:t>PDA</w:t>
            </w:r>
          </w:p>
        </w:tc>
        <w:tc>
          <w:tcPr>
            <w:tcW w:w="3544" w:type="dxa"/>
          </w:tcPr>
          <w:p w14:paraId="606EF01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AFC9DBC" w14:textId="77777777" w:rsidR="007A1F44" w:rsidRPr="00977EA3" w:rsidRDefault="007A1F44" w:rsidP="00B6518F">
            <w:pPr>
              <w:pStyle w:val="TableEntry"/>
              <w:rPr>
                <w:noProof w:val="0"/>
              </w:rPr>
            </w:pPr>
            <w:r w:rsidRPr="00977EA3">
              <w:rPr>
                <w:noProof w:val="0"/>
              </w:rPr>
              <w:t>O</w:t>
            </w:r>
          </w:p>
        </w:tc>
        <w:tc>
          <w:tcPr>
            <w:tcW w:w="872" w:type="dxa"/>
          </w:tcPr>
          <w:p w14:paraId="683BFBCD" w14:textId="77777777" w:rsidR="007A1F44" w:rsidRPr="00977EA3" w:rsidRDefault="007A1F44" w:rsidP="00B6518F">
            <w:pPr>
              <w:pStyle w:val="TableEntry"/>
              <w:rPr>
                <w:noProof w:val="0"/>
              </w:rPr>
            </w:pPr>
            <w:r w:rsidRPr="00977EA3">
              <w:rPr>
                <w:noProof w:val="0"/>
              </w:rPr>
              <w:t>[0..1]</w:t>
            </w:r>
          </w:p>
        </w:tc>
        <w:tc>
          <w:tcPr>
            <w:tcW w:w="1701" w:type="dxa"/>
          </w:tcPr>
          <w:p w14:paraId="6037E4C0" w14:textId="77777777" w:rsidR="007A1F44" w:rsidRPr="00977EA3" w:rsidRDefault="007A1F44" w:rsidP="00A66DA8">
            <w:pPr>
              <w:pStyle w:val="TableEntry"/>
              <w:jc w:val="center"/>
              <w:rPr>
                <w:noProof w:val="0"/>
              </w:rPr>
            </w:pPr>
            <w:r w:rsidRPr="00977EA3">
              <w:rPr>
                <w:noProof w:val="0"/>
              </w:rPr>
              <w:t>3</w:t>
            </w:r>
          </w:p>
        </w:tc>
      </w:tr>
    </w:tbl>
    <w:p w14:paraId="161D0AF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71" w:name="_Toc174249170"/>
      <w:r w:rsidRPr="00977EA3">
        <w:rPr>
          <w:noProof w:val="0"/>
        </w:rPr>
        <w:t>Comments on segment usage</w:t>
      </w:r>
      <w:bookmarkEnd w:id="371"/>
    </w:p>
    <w:p w14:paraId="733AB211" w14:textId="77777777" w:rsidR="007A1F44" w:rsidRPr="00977EA3" w:rsidRDefault="007A1F44">
      <w:r w:rsidRPr="00977EA3">
        <w:t xml:space="preserve">Field </w:t>
      </w:r>
      <w:r w:rsidRPr="00977EA3">
        <w:rPr>
          <w:i/>
          <w:iCs/>
        </w:rPr>
        <w:t>PV1-44-admit date/time</w:t>
      </w:r>
      <w:r w:rsidRPr="00977EA3">
        <w:t xml:space="preserve"> is used to carry the date and time that the encounter started.</w:t>
      </w:r>
    </w:p>
    <w:p w14:paraId="2DCE3E8C"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5C424AD0" w14:textId="77777777" w:rsidR="007A1F44" w:rsidRPr="00977EA3" w:rsidRDefault="007A1F44">
      <w:r w:rsidRPr="00977EA3">
        <w:t>One or more OBX segments may be present to carry “permanent observations” such as the patient weight or height.</w:t>
      </w:r>
    </w:p>
    <w:p w14:paraId="763CF21D"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72" w:name="_Toc174249171"/>
      <w:r w:rsidRPr="00977EA3">
        <w:rPr>
          <w:noProof w:val="0"/>
        </w:rPr>
        <w:lastRenderedPageBreak/>
        <w:t>Expected actions</w:t>
      </w:r>
      <w:bookmarkEnd w:id="372"/>
    </w:p>
    <w:p w14:paraId="1B213999" w14:textId="77777777" w:rsidR="007A1F44" w:rsidRPr="00977EA3" w:rsidRDefault="007A1F44">
      <w:r w:rsidRPr="00977EA3">
        <w:t>The receiver shall update the patient’s status to indicate that the visit has started.</w:t>
      </w:r>
    </w:p>
    <w:p w14:paraId="64AB6E2F" w14:textId="77777777" w:rsidR="007A1F44" w:rsidRPr="00977EA3" w:rsidRDefault="007A1F44">
      <w:r w:rsidRPr="00977EA3">
        <w:t>The receiver shall report the result of this operation (success / error) in an acknowledgment message returned to the sender.</w:t>
      </w:r>
    </w:p>
    <w:p w14:paraId="1FAEE57B" w14:textId="77777777" w:rsidR="007A1F44" w:rsidRPr="00977EA3" w:rsidRDefault="007A1F44">
      <w:r w:rsidRPr="00977EA3">
        <w:t>In case an inpatient encounter is already opened, the outpatient encounter is still recorded by the receiver. This is not a situation of conflict and no error condition is raised.</w:t>
      </w:r>
    </w:p>
    <w:p w14:paraId="13A66273"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73" w:name="_Toc174249172"/>
      <w:bookmarkStart w:id="374" w:name="_Toc398544174"/>
      <w:r w:rsidRPr="00977EA3">
        <w:rPr>
          <w:noProof w:val="0"/>
        </w:rPr>
        <w:t>Discharge/End Visit (ADT^A03^ADT_A03)</w:t>
      </w:r>
      <w:bookmarkEnd w:id="373"/>
      <w:bookmarkEnd w:id="374"/>
    </w:p>
    <w:p w14:paraId="711B832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75" w:name="_Toc174249173"/>
      <w:r w:rsidRPr="00977EA3">
        <w:rPr>
          <w:noProof w:val="0"/>
        </w:rPr>
        <w:t>Trigger Event</w:t>
      </w:r>
      <w:bookmarkEnd w:id="375"/>
    </w:p>
    <w:p w14:paraId="47847EC3" w14:textId="77777777" w:rsidR="007A1F44" w:rsidRPr="00977EA3" w:rsidRDefault="007A1F44">
      <w:r w:rsidRPr="00977EA3">
        <w:t xml:space="preserve">This message is sent by a Patient Encounter Supplier to notify a Patient Encounter Consumer that a patient’s stay at a healthcare facility has ended. Inpatient encounters are generally closed by an A03. Outpatient encounters may or may not be closed by an A03, depending on the healthcare organization policies. </w:t>
      </w:r>
    </w:p>
    <w:p w14:paraId="40FFCCD7" w14:textId="77777777" w:rsidR="007A1F44" w:rsidRPr="00977EA3" w:rsidRDefault="007A1F44">
      <w:r w:rsidRPr="00977EA3">
        <w:t xml:space="preserve">MSH-9 is valued </w:t>
      </w:r>
      <w:r w:rsidRPr="00977EA3">
        <w:rPr>
          <w:b/>
          <w:bCs/>
        </w:rPr>
        <w:t>ADT^A03^ADT_A03</w:t>
      </w:r>
      <w:r w:rsidRPr="00977EA3">
        <w:t>.</w:t>
      </w:r>
    </w:p>
    <w:p w14:paraId="3062315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76" w:name="_Toc174249174"/>
      <w:r w:rsidRPr="00977EA3">
        <w:rPr>
          <w:noProof w:val="0"/>
        </w:rPr>
        <w:t>Message Static Definition</w:t>
      </w:r>
      <w:bookmarkEnd w:id="376"/>
    </w:p>
    <w:p w14:paraId="32C4E6F6" w14:textId="77777777" w:rsidR="007A1F44" w:rsidRPr="00977EA3" w:rsidRDefault="007A1F44">
      <w:pPr>
        <w:pStyle w:val="TableTitle"/>
        <w:rPr>
          <w:noProof w:val="0"/>
        </w:rPr>
      </w:pPr>
      <w:r w:rsidRPr="00977EA3">
        <w:rPr>
          <w:noProof w:val="0"/>
        </w:rPr>
        <w:t>Table 3.31-10: Static definition of message ADT^A03^ADT_A03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2043E86" w14:textId="77777777" w:rsidTr="00B6518F">
        <w:trPr>
          <w:tblHeader/>
          <w:jc w:val="center"/>
        </w:trPr>
        <w:tc>
          <w:tcPr>
            <w:tcW w:w="1951" w:type="dxa"/>
            <w:shd w:val="clear" w:color="auto" w:fill="D9D9D9"/>
          </w:tcPr>
          <w:p w14:paraId="46DD4A7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27E0AE0"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873F8D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041DEBD5"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AED05CD" w14:textId="77777777" w:rsidR="007A1F44" w:rsidRPr="00977EA3" w:rsidRDefault="007A1F44" w:rsidP="00A53067">
            <w:pPr>
              <w:pStyle w:val="TableEntryHeader"/>
              <w:rPr>
                <w:noProof w:val="0"/>
              </w:rPr>
            </w:pPr>
            <w:r w:rsidRPr="00977EA3">
              <w:rPr>
                <w:noProof w:val="0"/>
              </w:rPr>
              <w:t>HL7 chapter</w:t>
            </w:r>
          </w:p>
        </w:tc>
      </w:tr>
      <w:tr w:rsidR="007A1F44" w:rsidRPr="00977EA3" w14:paraId="76B52F37" w14:textId="77777777">
        <w:trPr>
          <w:cantSplit/>
          <w:jc w:val="center"/>
        </w:trPr>
        <w:tc>
          <w:tcPr>
            <w:tcW w:w="1951" w:type="dxa"/>
          </w:tcPr>
          <w:p w14:paraId="37DF653C" w14:textId="77777777" w:rsidR="007A1F44" w:rsidRPr="00977EA3" w:rsidRDefault="007A1F44" w:rsidP="00A0052B">
            <w:pPr>
              <w:pStyle w:val="TableEntry"/>
              <w:rPr>
                <w:noProof w:val="0"/>
              </w:rPr>
            </w:pPr>
            <w:r w:rsidRPr="00977EA3">
              <w:rPr>
                <w:noProof w:val="0"/>
              </w:rPr>
              <w:t>MSH</w:t>
            </w:r>
          </w:p>
        </w:tc>
        <w:tc>
          <w:tcPr>
            <w:tcW w:w="3544" w:type="dxa"/>
          </w:tcPr>
          <w:p w14:paraId="103B7E60" w14:textId="77777777" w:rsidR="007A1F44" w:rsidRPr="00977EA3" w:rsidRDefault="007A1F44" w:rsidP="00A0052B">
            <w:pPr>
              <w:pStyle w:val="TableEntry"/>
              <w:rPr>
                <w:noProof w:val="0"/>
              </w:rPr>
            </w:pPr>
            <w:r w:rsidRPr="00977EA3">
              <w:rPr>
                <w:noProof w:val="0"/>
              </w:rPr>
              <w:t>Message Header</w:t>
            </w:r>
          </w:p>
        </w:tc>
        <w:tc>
          <w:tcPr>
            <w:tcW w:w="971" w:type="dxa"/>
          </w:tcPr>
          <w:p w14:paraId="556BD89A" w14:textId="77777777" w:rsidR="007A1F44" w:rsidRPr="00977EA3" w:rsidRDefault="007A1F44" w:rsidP="00B6518F">
            <w:pPr>
              <w:pStyle w:val="TableEntry"/>
              <w:rPr>
                <w:noProof w:val="0"/>
              </w:rPr>
            </w:pPr>
            <w:r w:rsidRPr="00977EA3">
              <w:rPr>
                <w:noProof w:val="0"/>
              </w:rPr>
              <w:t>R</w:t>
            </w:r>
          </w:p>
        </w:tc>
        <w:tc>
          <w:tcPr>
            <w:tcW w:w="872" w:type="dxa"/>
          </w:tcPr>
          <w:p w14:paraId="256180D6" w14:textId="77777777" w:rsidR="007A1F44" w:rsidRPr="00977EA3" w:rsidRDefault="007A1F44" w:rsidP="00B6518F">
            <w:pPr>
              <w:pStyle w:val="TableEntry"/>
              <w:rPr>
                <w:noProof w:val="0"/>
              </w:rPr>
            </w:pPr>
            <w:r w:rsidRPr="00977EA3">
              <w:rPr>
                <w:noProof w:val="0"/>
              </w:rPr>
              <w:t>[1..1]</w:t>
            </w:r>
          </w:p>
        </w:tc>
        <w:tc>
          <w:tcPr>
            <w:tcW w:w="1701" w:type="dxa"/>
          </w:tcPr>
          <w:p w14:paraId="28985302" w14:textId="77777777" w:rsidR="007A1F44" w:rsidRPr="00977EA3" w:rsidRDefault="007A1F44" w:rsidP="00A66DA8">
            <w:pPr>
              <w:pStyle w:val="TableEntry"/>
              <w:jc w:val="center"/>
              <w:rPr>
                <w:noProof w:val="0"/>
              </w:rPr>
            </w:pPr>
            <w:r w:rsidRPr="00977EA3">
              <w:rPr>
                <w:noProof w:val="0"/>
              </w:rPr>
              <w:t>2</w:t>
            </w:r>
          </w:p>
        </w:tc>
      </w:tr>
      <w:tr w:rsidR="007A1F44" w:rsidRPr="00977EA3" w14:paraId="39AF4439" w14:textId="77777777">
        <w:trPr>
          <w:cantSplit/>
          <w:jc w:val="center"/>
        </w:trPr>
        <w:tc>
          <w:tcPr>
            <w:tcW w:w="1951" w:type="dxa"/>
          </w:tcPr>
          <w:p w14:paraId="1FE159BA" w14:textId="77777777" w:rsidR="007A1F44" w:rsidRPr="00977EA3" w:rsidRDefault="007A1F44" w:rsidP="00A0052B">
            <w:pPr>
              <w:pStyle w:val="TableEntry"/>
              <w:rPr>
                <w:noProof w:val="0"/>
              </w:rPr>
            </w:pPr>
            <w:r w:rsidRPr="00977EA3">
              <w:rPr>
                <w:noProof w:val="0"/>
              </w:rPr>
              <w:t>SFT</w:t>
            </w:r>
          </w:p>
        </w:tc>
        <w:tc>
          <w:tcPr>
            <w:tcW w:w="3544" w:type="dxa"/>
          </w:tcPr>
          <w:p w14:paraId="233BFB14" w14:textId="77777777" w:rsidR="007A1F44" w:rsidRPr="00977EA3" w:rsidRDefault="007A1F44" w:rsidP="00A0052B">
            <w:pPr>
              <w:pStyle w:val="TableEntry"/>
              <w:rPr>
                <w:noProof w:val="0"/>
              </w:rPr>
            </w:pPr>
            <w:r w:rsidRPr="00977EA3">
              <w:rPr>
                <w:noProof w:val="0"/>
              </w:rPr>
              <w:t>Software Segment</w:t>
            </w:r>
          </w:p>
        </w:tc>
        <w:tc>
          <w:tcPr>
            <w:tcW w:w="971" w:type="dxa"/>
          </w:tcPr>
          <w:p w14:paraId="4F1C052F" w14:textId="77777777" w:rsidR="007A1F44" w:rsidRPr="00977EA3" w:rsidRDefault="007A1F44" w:rsidP="00B6518F">
            <w:pPr>
              <w:pStyle w:val="TableEntry"/>
              <w:rPr>
                <w:noProof w:val="0"/>
              </w:rPr>
            </w:pPr>
            <w:r w:rsidRPr="00977EA3">
              <w:rPr>
                <w:noProof w:val="0"/>
              </w:rPr>
              <w:t>O</w:t>
            </w:r>
          </w:p>
        </w:tc>
        <w:tc>
          <w:tcPr>
            <w:tcW w:w="872" w:type="dxa"/>
          </w:tcPr>
          <w:p w14:paraId="00FFAA87" w14:textId="77777777" w:rsidR="007A1F44" w:rsidRPr="00977EA3" w:rsidRDefault="007A1F44" w:rsidP="00B6518F">
            <w:pPr>
              <w:pStyle w:val="TableEntry"/>
              <w:rPr>
                <w:noProof w:val="0"/>
              </w:rPr>
            </w:pPr>
            <w:r w:rsidRPr="00977EA3">
              <w:rPr>
                <w:noProof w:val="0"/>
              </w:rPr>
              <w:t>[0..*]</w:t>
            </w:r>
          </w:p>
        </w:tc>
        <w:tc>
          <w:tcPr>
            <w:tcW w:w="1701" w:type="dxa"/>
          </w:tcPr>
          <w:p w14:paraId="6B3DB756" w14:textId="77777777" w:rsidR="007A1F44" w:rsidRPr="00977EA3" w:rsidRDefault="007A1F44" w:rsidP="00A66DA8">
            <w:pPr>
              <w:pStyle w:val="TableEntry"/>
              <w:jc w:val="center"/>
              <w:rPr>
                <w:noProof w:val="0"/>
              </w:rPr>
            </w:pPr>
            <w:r w:rsidRPr="00977EA3">
              <w:rPr>
                <w:noProof w:val="0"/>
              </w:rPr>
              <w:t>2</w:t>
            </w:r>
          </w:p>
        </w:tc>
      </w:tr>
      <w:tr w:rsidR="007A1F44" w:rsidRPr="00977EA3" w14:paraId="4375ADE4" w14:textId="77777777">
        <w:trPr>
          <w:cantSplit/>
          <w:jc w:val="center"/>
        </w:trPr>
        <w:tc>
          <w:tcPr>
            <w:tcW w:w="1951" w:type="dxa"/>
          </w:tcPr>
          <w:p w14:paraId="13D905F8" w14:textId="77777777" w:rsidR="007A1F44" w:rsidRPr="00977EA3" w:rsidRDefault="007A1F44" w:rsidP="00A0052B">
            <w:pPr>
              <w:pStyle w:val="TableEntry"/>
              <w:rPr>
                <w:noProof w:val="0"/>
              </w:rPr>
            </w:pPr>
            <w:r w:rsidRPr="00977EA3">
              <w:rPr>
                <w:noProof w:val="0"/>
              </w:rPr>
              <w:t>EVN</w:t>
            </w:r>
          </w:p>
        </w:tc>
        <w:tc>
          <w:tcPr>
            <w:tcW w:w="3544" w:type="dxa"/>
          </w:tcPr>
          <w:p w14:paraId="07C6A49C" w14:textId="77777777" w:rsidR="007A1F44" w:rsidRPr="00977EA3" w:rsidRDefault="007A1F44" w:rsidP="00A0052B">
            <w:pPr>
              <w:pStyle w:val="TableEntry"/>
              <w:rPr>
                <w:noProof w:val="0"/>
              </w:rPr>
            </w:pPr>
            <w:r w:rsidRPr="00977EA3">
              <w:rPr>
                <w:noProof w:val="0"/>
              </w:rPr>
              <w:t>Event Type</w:t>
            </w:r>
          </w:p>
        </w:tc>
        <w:tc>
          <w:tcPr>
            <w:tcW w:w="971" w:type="dxa"/>
          </w:tcPr>
          <w:p w14:paraId="6AA599E9" w14:textId="77777777" w:rsidR="007A1F44" w:rsidRPr="00977EA3" w:rsidRDefault="007A1F44" w:rsidP="00B6518F">
            <w:pPr>
              <w:pStyle w:val="TableEntry"/>
              <w:rPr>
                <w:noProof w:val="0"/>
              </w:rPr>
            </w:pPr>
            <w:r w:rsidRPr="00977EA3">
              <w:rPr>
                <w:noProof w:val="0"/>
              </w:rPr>
              <w:t>R</w:t>
            </w:r>
          </w:p>
        </w:tc>
        <w:tc>
          <w:tcPr>
            <w:tcW w:w="872" w:type="dxa"/>
          </w:tcPr>
          <w:p w14:paraId="6E0E640C" w14:textId="77777777" w:rsidR="007A1F44" w:rsidRPr="00977EA3" w:rsidRDefault="007A1F44" w:rsidP="00B6518F">
            <w:pPr>
              <w:pStyle w:val="TableEntry"/>
              <w:rPr>
                <w:noProof w:val="0"/>
              </w:rPr>
            </w:pPr>
            <w:r w:rsidRPr="00977EA3">
              <w:rPr>
                <w:noProof w:val="0"/>
              </w:rPr>
              <w:t>[1..1]</w:t>
            </w:r>
          </w:p>
        </w:tc>
        <w:tc>
          <w:tcPr>
            <w:tcW w:w="1701" w:type="dxa"/>
          </w:tcPr>
          <w:p w14:paraId="3921097C" w14:textId="77777777" w:rsidR="007A1F44" w:rsidRPr="00977EA3" w:rsidRDefault="007A1F44" w:rsidP="00A66DA8">
            <w:pPr>
              <w:pStyle w:val="TableEntry"/>
              <w:jc w:val="center"/>
              <w:rPr>
                <w:noProof w:val="0"/>
              </w:rPr>
            </w:pPr>
            <w:r w:rsidRPr="00977EA3">
              <w:rPr>
                <w:noProof w:val="0"/>
              </w:rPr>
              <w:t>2</w:t>
            </w:r>
          </w:p>
        </w:tc>
      </w:tr>
      <w:tr w:rsidR="007A1F44" w:rsidRPr="00977EA3" w14:paraId="46EFDCED" w14:textId="77777777">
        <w:trPr>
          <w:cantSplit/>
          <w:jc w:val="center"/>
        </w:trPr>
        <w:tc>
          <w:tcPr>
            <w:tcW w:w="1951" w:type="dxa"/>
          </w:tcPr>
          <w:p w14:paraId="149CE77C" w14:textId="77777777" w:rsidR="007A1F44" w:rsidRPr="00977EA3" w:rsidRDefault="007A1F44" w:rsidP="00A0052B">
            <w:pPr>
              <w:pStyle w:val="TableEntry"/>
              <w:rPr>
                <w:noProof w:val="0"/>
              </w:rPr>
            </w:pPr>
            <w:r w:rsidRPr="00977EA3">
              <w:rPr>
                <w:noProof w:val="0"/>
              </w:rPr>
              <w:t>PID</w:t>
            </w:r>
          </w:p>
        </w:tc>
        <w:tc>
          <w:tcPr>
            <w:tcW w:w="3544" w:type="dxa"/>
          </w:tcPr>
          <w:p w14:paraId="626949D9" w14:textId="77777777" w:rsidR="007A1F44" w:rsidRPr="00977EA3" w:rsidRDefault="007A1F44" w:rsidP="00A0052B">
            <w:pPr>
              <w:pStyle w:val="TableEntry"/>
              <w:rPr>
                <w:noProof w:val="0"/>
              </w:rPr>
            </w:pPr>
            <w:r w:rsidRPr="00977EA3">
              <w:rPr>
                <w:noProof w:val="0"/>
              </w:rPr>
              <w:t>Patient Identification</w:t>
            </w:r>
          </w:p>
        </w:tc>
        <w:tc>
          <w:tcPr>
            <w:tcW w:w="971" w:type="dxa"/>
          </w:tcPr>
          <w:p w14:paraId="7C4306CF" w14:textId="77777777" w:rsidR="007A1F44" w:rsidRPr="00977EA3" w:rsidRDefault="007A1F44" w:rsidP="00B6518F">
            <w:pPr>
              <w:pStyle w:val="TableEntry"/>
              <w:rPr>
                <w:noProof w:val="0"/>
              </w:rPr>
            </w:pPr>
            <w:r w:rsidRPr="00977EA3">
              <w:rPr>
                <w:noProof w:val="0"/>
              </w:rPr>
              <w:t>R</w:t>
            </w:r>
          </w:p>
        </w:tc>
        <w:tc>
          <w:tcPr>
            <w:tcW w:w="872" w:type="dxa"/>
          </w:tcPr>
          <w:p w14:paraId="32693281" w14:textId="77777777" w:rsidR="007A1F44" w:rsidRPr="00977EA3" w:rsidRDefault="007A1F44" w:rsidP="00B6518F">
            <w:pPr>
              <w:pStyle w:val="TableEntry"/>
              <w:rPr>
                <w:noProof w:val="0"/>
              </w:rPr>
            </w:pPr>
            <w:r w:rsidRPr="00977EA3">
              <w:rPr>
                <w:noProof w:val="0"/>
              </w:rPr>
              <w:t>[1..1]</w:t>
            </w:r>
          </w:p>
        </w:tc>
        <w:tc>
          <w:tcPr>
            <w:tcW w:w="1701" w:type="dxa"/>
          </w:tcPr>
          <w:p w14:paraId="08C349B8" w14:textId="77777777" w:rsidR="007A1F44" w:rsidRPr="00977EA3" w:rsidRDefault="007A1F44" w:rsidP="00A66DA8">
            <w:pPr>
              <w:pStyle w:val="TableEntry"/>
              <w:jc w:val="center"/>
              <w:rPr>
                <w:noProof w:val="0"/>
              </w:rPr>
            </w:pPr>
            <w:r w:rsidRPr="00977EA3">
              <w:rPr>
                <w:noProof w:val="0"/>
              </w:rPr>
              <w:t>3</w:t>
            </w:r>
          </w:p>
        </w:tc>
      </w:tr>
      <w:tr w:rsidR="007A1F44" w:rsidRPr="00977EA3" w14:paraId="6416E78D" w14:textId="77777777">
        <w:trPr>
          <w:cantSplit/>
          <w:jc w:val="center"/>
        </w:trPr>
        <w:tc>
          <w:tcPr>
            <w:tcW w:w="1951" w:type="dxa"/>
          </w:tcPr>
          <w:p w14:paraId="7AFB5C11" w14:textId="77777777" w:rsidR="007A1F44" w:rsidRPr="00977EA3" w:rsidRDefault="007A1F44" w:rsidP="00A0052B">
            <w:pPr>
              <w:pStyle w:val="TableEntry"/>
              <w:rPr>
                <w:noProof w:val="0"/>
              </w:rPr>
            </w:pPr>
            <w:r w:rsidRPr="00977EA3">
              <w:rPr>
                <w:noProof w:val="0"/>
              </w:rPr>
              <w:t>PD1</w:t>
            </w:r>
          </w:p>
        </w:tc>
        <w:tc>
          <w:tcPr>
            <w:tcW w:w="3544" w:type="dxa"/>
          </w:tcPr>
          <w:p w14:paraId="1807EE91" w14:textId="77777777" w:rsidR="007A1F44" w:rsidRPr="00977EA3" w:rsidRDefault="007A1F44" w:rsidP="00A0052B">
            <w:pPr>
              <w:pStyle w:val="TableEntry"/>
              <w:rPr>
                <w:noProof w:val="0"/>
              </w:rPr>
            </w:pPr>
            <w:r w:rsidRPr="00977EA3">
              <w:rPr>
                <w:noProof w:val="0"/>
              </w:rPr>
              <w:t>Additional Demographics</w:t>
            </w:r>
          </w:p>
        </w:tc>
        <w:tc>
          <w:tcPr>
            <w:tcW w:w="971" w:type="dxa"/>
          </w:tcPr>
          <w:p w14:paraId="0357E3DB" w14:textId="77777777" w:rsidR="007A1F44" w:rsidRPr="00977EA3" w:rsidRDefault="007A1F44" w:rsidP="00B6518F">
            <w:pPr>
              <w:pStyle w:val="TableEntry"/>
              <w:rPr>
                <w:noProof w:val="0"/>
              </w:rPr>
            </w:pPr>
            <w:r w:rsidRPr="00977EA3">
              <w:rPr>
                <w:noProof w:val="0"/>
              </w:rPr>
              <w:t>O</w:t>
            </w:r>
          </w:p>
        </w:tc>
        <w:tc>
          <w:tcPr>
            <w:tcW w:w="872" w:type="dxa"/>
          </w:tcPr>
          <w:p w14:paraId="5DCCFE5B" w14:textId="77777777" w:rsidR="007A1F44" w:rsidRPr="00977EA3" w:rsidRDefault="007A1F44" w:rsidP="00B6518F">
            <w:pPr>
              <w:pStyle w:val="TableEntry"/>
              <w:rPr>
                <w:noProof w:val="0"/>
              </w:rPr>
            </w:pPr>
            <w:r w:rsidRPr="00977EA3">
              <w:rPr>
                <w:noProof w:val="0"/>
              </w:rPr>
              <w:t>[0..1]</w:t>
            </w:r>
          </w:p>
        </w:tc>
        <w:tc>
          <w:tcPr>
            <w:tcW w:w="1701" w:type="dxa"/>
          </w:tcPr>
          <w:p w14:paraId="1C46D2EF" w14:textId="77777777" w:rsidR="007A1F44" w:rsidRPr="00977EA3" w:rsidRDefault="007A1F44" w:rsidP="00A66DA8">
            <w:pPr>
              <w:pStyle w:val="TableEntry"/>
              <w:jc w:val="center"/>
              <w:rPr>
                <w:noProof w:val="0"/>
              </w:rPr>
            </w:pPr>
            <w:r w:rsidRPr="00977EA3">
              <w:rPr>
                <w:noProof w:val="0"/>
              </w:rPr>
              <w:t>3</w:t>
            </w:r>
          </w:p>
        </w:tc>
      </w:tr>
      <w:tr w:rsidR="007A1F44" w:rsidRPr="00977EA3" w14:paraId="09FDB1D2" w14:textId="77777777">
        <w:trPr>
          <w:cantSplit/>
          <w:jc w:val="center"/>
        </w:trPr>
        <w:tc>
          <w:tcPr>
            <w:tcW w:w="1951" w:type="dxa"/>
          </w:tcPr>
          <w:p w14:paraId="5DBDE60F" w14:textId="77777777" w:rsidR="007A1F44" w:rsidRPr="00977EA3" w:rsidRDefault="007A1F44" w:rsidP="00A0052B">
            <w:pPr>
              <w:pStyle w:val="TableEntry"/>
              <w:rPr>
                <w:noProof w:val="0"/>
              </w:rPr>
            </w:pPr>
            <w:r w:rsidRPr="00977EA3">
              <w:rPr>
                <w:noProof w:val="0"/>
              </w:rPr>
              <w:t>ROL</w:t>
            </w:r>
          </w:p>
        </w:tc>
        <w:tc>
          <w:tcPr>
            <w:tcW w:w="3544" w:type="dxa"/>
          </w:tcPr>
          <w:p w14:paraId="592FC57C" w14:textId="77777777" w:rsidR="007A1F44" w:rsidRPr="00977EA3" w:rsidRDefault="007A1F44" w:rsidP="00A0052B">
            <w:pPr>
              <w:pStyle w:val="TableEntry"/>
              <w:rPr>
                <w:noProof w:val="0"/>
              </w:rPr>
            </w:pPr>
            <w:r w:rsidRPr="00977EA3">
              <w:rPr>
                <w:noProof w:val="0"/>
              </w:rPr>
              <w:t>Role</w:t>
            </w:r>
          </w:p>
        </w:tc>
        <w:tc>
          <w:tcPr>
            <w:tcW w:w="971" w:type="dxa"/>
          </w:tcPr>
          <w:p w14:paraId="18B7FF70" w14:textId="77777777" w:rsidR="007A1F44" w:rsidRPr="00977EA3" w:rsidRDefault="007A1F44" w:rsidP="00B6518F">
            <w:pPr>
              <w:pStyle w:val="TableEntry"/>
              <w:rPr>
                <w:noProof w:val="0"/>
              </w:rPr>
            </w:pPr>
            <w:r w:rsidRPr="00977EA3">
              <w:rPr>
                <w:noProof w:val="0"/>
              </w:rPr>
              <w:t>O</w:t>
            </w:r>
          </w:p>
        </w:tc>
        <w:tc>
          <w:tcPr>
            <w:tcW w:w="872" w:type="dxa"/>
          </w:tcPr>
          <w:p w14:paraId="65CF39E9" w14:textId="77777777" w:rsidR="007A1F44" w:rsidRPr="00977EA3" w:rsidRDefault="007A1F44" w:rsidP="00B6518F">
            <w:pPr>
              <w:pStyle w:val="TableEntry"/>
              <w:rPr>
                <w:noProof w:val="0"/>
              </w:rPr>
            </w:pPr>
            <w:r w:rsidRPr="00977EA3">
              <w:rPr>
                <w:noProof w:val="0"/>
              </w:rPr>
              <w:t>[0..*]</w:t>
            </w:r>
          </w:p>
        </w:tc>
        <w:tc>
          <w:tcPr>
            <w:tcW w:w="1701" w:type="dxa"/>
          </w:tcPr>
          <w:p w14:paraId="59ED91C2" w14:textId="77777777" w:rsidR="007A1F44" w:rsidRPr="00977EA3" w:rsidRDefault="007A1F44" w:rsidP="00A66DA8">
            <w:pPr>
              <w:pStyle w:val="TableEntry"/>
              <w:jc w:val="center"/>
              <w:rPr>
                <w:noProof w:val="0"/>
              </w:rPr>
            </w:pPr>
            <w:r w:rsidRPr="00977EA3">
              <w:rPr>
                <w:noProof w:val="0"/>
              </w:rPr>
              <w:t>15</w:t>
            </w:r>
          </w:p>
        </w:tc>
      </w:tr>
      <w:tr w:rsidR="007A1F44" w:rsidRPr="00977EA3" w14:paraId="1CBF43AA" w14:textId="77777777">
        <w:trPr>
          <w:cantSplit/>
          <w:jc w:val="center"/>
        </w:trPr>
        <w:tc>
          <w:tcPr>
            <w:tcW w:w="1951" w:type="dxa"/>
          </w:tcPr>
          <w:p w14:paraId="649B7FCE" w14:textId="77777777" w:rsidR="007A1F44" w:rsidRPr="00977EA3" w:rsidRDefault="007A1F44" w:rsidP="00A0052B">
            <w:pPr>
              <w:pStyle w:val="TableEntry"/>
              <w:rPr>
                <w:noProof w:val="0"/>
              </w:rPr>
            </w:pPr>
            <w:r w:rsidRPr="00977EA3">
              <w:rPr>
                <w:noProof w:val="0"/>
              </w:rPr>
              <w:t>NK1</w:t>
            </w:r>
          </w:p>
        </w:tc>
        <w:tc>
          <w:tcPr>
            <w:tcW w:w="3544" w:type="dxa"/>
          </w:tcPr>
          <w:p w14:paraId="3C82FCB8"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0825F47E" w14:textId="77777777" w:rsidR="007A1F44" w:rsidRPr="00977EA3" w:rsidRDefault="007A1F44" w:rsidP="00B6518F">
            <w:pPr>
              <w:pStyle w:val="TableEntry"/>
              <w:rPr>
                <w:noProof w:val="0"/>
              </w:rPr>
            </w:pPr>
            <w:r w:rsidRPr="00977EA3">
              <w:rPr>
                <w:noProof w:val="0"/>
              </w:rPr>
              <w:t>O</w:t>
            </w:r>
          </w:p>
        </w:tc>
        <w:tc>
          <w:tcPr>
            <w:tcW w:w="872" w:type="dxa"/>
          </w:tcPr>
          <w:p w14:paraId="33212A7D" w14:textId="77777777" w:rsidR="007A1F44" w:rsidRPr="00977EA3" w:rsidRDefault="007A1F44" w:rsidP="00B6518F">
            <w:pPr>
              <w:pStyle w:val="TableEntry"/>
              <w:rPr>
                <w:noProof w:val="0"/>
              </w:rPr>
            </w:pPr>
            <w:r w:rsidRPr="00977EA3">
              <w:rPr>
                <w:noProof w:val="0"/>
              </w:rPr>
              <w:t>[0..*]</w:t>
            </w:r>
          </w:p>
        </w:tc>
        <w:tc>
          <w:tcPr>
            <w:tcW w:w="1701" w:type="dxa"/>
          </w:tcPr>
          <w:p w14:paraId="1A67D767" w14:textId="77777777" w:rsidR="007A1F44" w:rsidRPr="00977EA3" w:rsidRDefault="007A1F44" w:rsidP="00A66DA8">
            <w:pPr>
              <w:pStyle w:val="TableEntry"/>
              <w:jc w:val="center"/>
              <w:rPr>
                <w:noProof w:val="0"/>
              </w:rPr>
            </w:pPr>
            <w:r w:rsidRPr="00977EA3">
              <w:rPr>
                <w:noProof w:val="0"/>
              </w:rPr>
              <w:t>3</w:t>
            </w:r>
          </w:p>
        </w:tc>
      </w:tr>
      <w:tr w:rsidR="007A1F44" w:rsidRPr="00977EA3" w14:paraId="0C998FE9" w14:textId="77777777">
        <w:trPr>
          <w:cantSplit/>
          <w:jc w:val="center"/>
        </w:trPr>
        <w:tc>
          <w:tcPr>
            <w:tcW w:w="1951" w:type="dxa"/>
          </w:tcPr>
          <w:p w14:paraId="7093A1E7" w14:textId="77777777" w:rsidR="007A1F44" w:rsidRPr="00977EA3" w:rsidRDefault="007A1F44" w:rsidP="00A0052B">
            <w:pPr>
              <w:pStyle w:val="TableEntry"/>
              <w:rPr>
                <w:noProof w:val="0"/>
              </w:rPr>
            </w:pPr>
            <w:r w:rsidRPr="00977EA3">
              <w:rPr>
                <w:noProof w:val="0"/>
              </w:rPr>
              <w:t>PV1</w:t>
            </w:r>
          </w:p>
        </w:tc>
        <w:tc>
          <w:tcPr>
            <w:tcW w:w="3544" w:type="dxa"/>
          </w:tcPr>
          <w:p w14:paraId="6AB71041" w14:textId="77777777" w:rsidR="007A1F44" w:rsidRPr="00977EA3" w:rsidRDefault="007A1F44" w:rsidP="00A0052B">
            <w:pPr>
              <w:pStyle w:val="TableEntry"/>
              <w:rPr>
                <w:noProof w:val="0"/>
              </w:rPr>
            </w:pPr>
            <w:r w:rsidRPr="00977EA3">
              <w:rPr>
                <w:noProof w:val="0"/>
              </w:rPr>
              <w:t>Patient Visit</w:t>
            </w:r>
          </w:p>
        </w:tc>
        <w:tc>
          <w:tcPr>
            <w:tcW w:w="971" w:type="dxa"/>
          </w:tcPr>
          <w:p w14:paraId="0BF778D7" w14:textId="77777777" w:rsidR="007A1F44" w:rsidRPr="00977EA3" w:rsidRDefault="007A1F44" w:rsidP="00B6518F">
            <w:pPr>
              <w:pStyle w:val="TableEntry"/>
              <w:rPr>
                <w:noProof w:val="0"/>
              </w:rPr>
            </w:pPr>
            <w:r w:rsidRPr="00977EA3">
              <w:rPr>
                <w:noProof w:val="0"/>
              </w:rPr>
              <w:t>R</w:t>
            </w:r>
          </w:p>
        </w:tc>
        <w:tc>
          <w:tcPr>
            <w:tcW w:w="872" w:type="dxa"/>
          </w:tcPr>
          <w:p w14:paraId="2FE380CF" w14:textId="77777777" w:rsidR="007A1F44" w:rsidRPr="00977EA3" w:rsidRDefault="007A1F44" w:rsidP="00B6518F">
            <w:pPr>
              <w:pStyle w:val="TableEntry"/>
              <w:rPr>
                <w:noProof w:val="0"/>
              </w:rPr>
            </w:pPr>
            <w:r w:rsidRPr="00977EA3">
              <w:rPr>
                <w:noProof w:val="0"/>
              </w:rPr>
              <w:t>[1..1]</w:t>
            </w:r>
          </w:p>
        </w:tc>
        <w:tc>
          <w:tcPr>
            <w:tcW w:w="1701" w:type="dxa"/>
          </w:tcPr>
          <w:p w14:paraId="45D16196" w14:textId="77777777" w:rsidR="007A1F44" w:rsidRPr="00977EA3" w:rsidRDefault="007A1F44" w:rsidP="00A66DA8">
            <w:pPr>
              <w:pStyle w:val="TableEntry"/>
              <w:jc w:val="center"/>
              <w:rPr>
                <w:noProof w:val="0"/>
              </w:rPr>
            </w:pPr>
            <w:r w:rsidRPr="00977EA3">
              <w:rPr>
                <w:noProof w:val="0"/>
              </w:rPr>
              <w:t>3</w:t>
            </w:r>
          </w:p>
        </w:tc>
      </w:tr>
      <w:tr w:rsidR="007A1F44" w:rsidRPr="00977EA3" w14:paraId="51911F51" w14:textId="77777777">
        <w:trPr>
          <w:cantSplit/>
          <w:jc w:val="center"/>
        </w:trPr>
        <w:tc>
          <w:tcPr>
            <w:tcW w:w="1951" w:type="dxa"/>
          </w:tcPr>
          <w:p w14:paraId="7A329E01" w14:textId="77777777" w:rsidR="007A1F44" w:rsidRPr="00977EA3" w:rsidRDefault="007A1F44" w:rsidP="00A0052B">
            <w:pPr>
              <w:pStyle w:val="TableEntry"/>
              <w:rPr>
                <w:noProof w:val="0"/>
              </w:rPr>
            </w:pPr>
            <w:r w:rsidRPr="00977EA3">
              <w:rPr>
                <w:noProof w:val="0"/>
              </w:rPr>
              <w:t>PV2</w:t>
            </w:r>
          </w:p>
        </w:tc>
        <w:tc>
          <w:tcPr>
            <w:tcW w:w="3544" w:type="dxa"/>
          </w:tcPr>
          <w:p w14:paraId="02E48DB2"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151C868F" w14:textId="77777777" w:rsidR="007A1F44" w:rsidRPr="00977EA3" w:rsidRDefault="007A1F44" w:rsidP="00B6518F">
            <w:pPr>
              <w:pStyle w:val="TableEntry"/>
              <w:rPr>
                <w:noProof w:val="0"/>
              </w:rPr>
            </w:pPr>
            <w:r w:rsidRPr="00977EA3">
              <w:rPr>
                <w:noProof w:val="0"/>
              </w:rPr>
              <w:t>X</w:t>
            </w:r>
          </w:p>
        </w:tc>
        <w:tc>
          <w:tcPr>
            <w:tcW w:w="872" w:type="dxa"/>
          </w:tcPr>
          <w:p w14:paraId="0262EBD4" w14:textId="77777777" w:rsidR="007A1F44" w:rsidRPr="00977EA3" w:rsidRDefault="007A1F44" w:rsidP="00B6518F">
            <w:pPr>
              <w:pStyle w:val="TableEntry"/>
              <w:rPr>
                <w:noProof w:val="0"/>
              </w:rPr>
            </w:pPr>
            <w:r w:rsidRPr="00977EA3">
              <w:rPr>
                <w:noProof w:val="0"/>
              </w:rPr>
              <w:t>[0..0]</w:t>
            </w:r>
          </w:p>
        </w:tc>
        <w:tc>
          <w:tcPr>
            <w:tcW w:w="1701" w:type="dxa"/>
          </w:tcPr>
          <w:p w14:paraId="27FDE043" w14:textId="77777777" w:rsidR="007A1F44" w:rsidRPr="00977EA3" w:rsidRDefault="007A1F44" w:rsidP="00A66DA8">
            <w:pPr>
              <w:pStyle w:val="TableEntry"/>
              <w:jc w:val="center"/>
              <w:rPr>
                <w:noProof w:val="0"/>
              </w:rPr>
            </w:pPr>
            <w:r w:rsidRPr="00977EA3">
              <w:rPr>
                <w:noProof w:val="0"/>
              </w:rPr>
              <w:t>3</w:t>
            </w:r>
          </w:p>
        </w:tc>
      </w:tr>
      <w:tr w:rsidR="007A1F44" w:rsidRPr="00977EA3" w14:paraId="73556AE9" w14:textId="77777777">
        <w:trPr>
          <w:cantSplit/>
          <w:jc w:val="center"/>
        </w:trPr>
        <w:tc>
          <w:tcPr>
            <w:tcW w:w="1951" w:type="dxa"/>
          </w:tcPr>
          <w:p w14:paraId="476B4104" w14:textId="77777777" w:rsidR="007A1F44" w:rsidRPr="00977EA3" w:rsidRDefault="007A1F44" w:rsidP="00A0052B">
            <w:pPr>
              <w:pStyle w:val="TableEntry"/>
              <w:rPr>
                <w:noProof w:val="0"/>
              </w:rPr>
            </w:pPr>
            <w:r w:rsidRPr="00977EA3">
              <w:rPr>
                <w:noProof w:val="0"/>
              </w:rPr>
              <w:t>ROL</w:t>
            </w:r>
          </w:p>
        </w:tc>
        <w:tc>
          <w:tcPr>
            <w:tcW w:w="3544" w:type="dxa"/>
          </w:tcPr>
          <w:p w14:paraId="78AA0114" w14:textId="77777777" w:rsidR="007A1F44" w:rsidRPr="00977EA3" w:rsidRDefault="007A1F44" w:rsidP="00A0052B">
            <w:pPr>
              <w:pStyle w:val="TableEntry"/>
              <w:rPr>
                <w:noProof w:val="0"/>
              </w:rPr>
            </w:pPr>
            <w:r w:rsidRPr="00977EA3">
              <w:rPr>
                <w:noProof w:val="0"/>
              </w:rPr>
              <w:t>Role</w:t>
            </w:r>
          </w:p>
        </w:tc>
        <w:tc>
          <w:tcPr>
            <w:tcW w:w="971" w:type="dxa"/>
          </w:tcPr>
          <w:p w14:paraId="2CF8592C" w14:textId="77777777" w:rsidR="007A1F44" w:rsidRPr="00977EA3" w:rsidRDefault="007A1F44" w:rsidP="00B6518F">
            <w:pPr>
              <w:pStyle w:val="TableEntry"/>
              <w:rPr>
                <w:noProof w:val="0"/>
              </w:rPr>
            </w:pPr>
            <w:r w:rsidRPr="00977EA3">
              <w:rPr>
                <w:noProof w:val="0"/>
              </w:rPr>
              <w:t>O</w:t>
            </w:r>
          </w:p>
        </w:tc>
        <w:tc>
          <w:tcPr>
            <w:tcW w:w="872" w:type="dxa"/>
          </w:tcPr>
          <w:p w14:paraId="4E81BF08" w14:textId="77777777" w:rsidR="007A1F44" w:rsidRPr="00977EA3" w:rsidRDefault="007A1F44" w:rsidP="00B6518F">
            <w:pPr>
              <w:pStyle w:val="TableEntry"/>
              <w:rPr>
                <w:noProof w:val="0"/>
              </w:rPr>
            </w:pPr>
            <w:r w:rsidRPr="00977EA3">
              <w:rPr>
                <w:noProof w:val="0"/>
              </w:rPr>
              <w:t>[0..*]</w:t>
            </w:r>
          </w:p>
        </w:tc>
        <w:tc>
          <w:tcPr>
            <w:tcW w:w="1701" w:type="dxa"/>
          </w:tcPr>
          <w:p w14:paraId="628A6BC6" w14:textId="77777777" w:rsidR="007A1F44" w:rsidRPr="00977EA3" w:rsidRDefault="007A1F44" w:rsidP="00A66DA8">
            <w:pPr>
              <w:pStyle w:val="TableEntry"/>
              <w:jc w:val="center"/>
              <w:rPr>
                <w:noProof w:val="0"/>
              </w:rPr>
            </w:pPr>
            <w:r w:rsidRPr="00977EA3">
              <w:rPr>
                <w:noProof w:val="0"/>
              </w:rPr>
              <w:t>15</w:t>
            </w:r>
          </w:p>
        </w:tc>
      </w:tr>
      <w:tr w:rsidR="007A1F44" w:rsidRPr="00977EA3" w14:paraId="14087C27" w14:textId="77777777">
        <w:trPr>
          <w:cantSplit/>
          <w:jc w:val="center"/>
        </w:trPr>
        <w:tc>
          <w:tcPr>
            <w:tcW w:w="1951" w:type="dxa"/>
          </w:tcPr>
          <w:p w14:paraId="2EF360A3" w14:textId="77777777" w:rsidR="007A1F44" w:rsidRPr="00977EA3" w:rsidRDefault="007A1F44" w:rsidP="00A0052B">
            <w:pPr>
              <w:pStyle w:val="TableEntry"/>
              <w:rPr>
                <w:noProof w:val="0"/>
              </w:rPr>
            </w:pPr>
            <w:r w:rsidRPr="00977EA3">
              <w:rPr>
                <w:noProof w:val="0"/>
              </w:rPr>
              <w:t>DB1</w:t>
            </w:r>
          </w:p>
        </w:tc>
        <w:tc>
          <w:tcPr>
            <w:tcW w:w="3544" w:type="dxa"/>
          </w:tcPr>
          <w:p w14:paraId="49CF0795" w14:textId="77777777" w:rsidR="007A1F44" w:rsidRPr="00977EA3" w:rsidRDefault="007A1F44" w:rsidP="00A0052B">
            <w:pPr>
              <w:pStyle w:val="TableEntry"/>
              <w:rPr>
                <w:noProof w:val="0"/>
              </w:rPr>
            </w:pPr>
            <w:r w:rsidRPr="00977EA3">
              <w:rPr>
                <w:noProof w:val="0"/>
              </w:rPr>
              <w:t>Disability Information</w:t>
            </w:r>
          </w:p>
        </w:tc>
        <w:tc>
          <w:tcPr>
            <w:tcW w:w="971" w:type="dxa"/>
          </w:tcPr>
          <w:p w14:paraId="2662CC14" w14:textId="77777777" w:rsidR="007A1F44" w:rsidRPr="00977EA3" w:rsidRDefault="007A1F44" w:rsidP="00B6518F">
            <w:pPr>
              <w:pStyle w:val="TableEntry"/>
              <w:rPr>
                <w:noProof w:val="0"/>
              </w:rPr>
            </w:pPr>
            <w:r w:rsidRPr="00977EA3">
              <w:rPr>
                <w:noProof w:val="0"/>
              </w:rPr>
              <w:t>O</w:t>
            </w:r>
          </w:p>
        </w:tc>
        <w:tc>
          <w:tcPr>
            <w:tcW w:w="872" w:type="dxa"/>
          </w:tcPr>
          <w:p w14:paraId="373BD2CA" w14:textId="77777777" w:rsidR="007A1F44" w:rsidRPr="00977EA3" w:rsidRDefault="007A1F44" w:rsidP="00B6518F">
            <w:pPr>
              <w:pStyle w:val="TableEntry"/>
              <w:rPr>
                <w:noProof w:val="0"/>
              </w:rPr>
            </w:pPr>
            <w:r w:rsidRPr="00977EA3">
              <w:rPr>
                <w:noProof w:val="0"/>
              </w:rPr>
              <w:t>[0..*]</w:t>
            </w:r>
          </w:p>
        </w:tc>
        <w:tc>
          <w:tcPr>
            <w:tcW w:w="1701" w:type="dxa"/>
          </w:tcPr>
          <w:p w14:paraId="0D1259B7" w14:textId="77777777" w:rsidR="007A1F44" w:rsidRPr="00977EA3" w:rsidRDefault="007A1F44" w:rsidP="00A66DA8">
            <w:pPr>
              <w:pStyle w:val="TableEntry"/>
              <w:jc w:val="center"/>
              <w:rPr>
                <w:noProof w:val="0"/>
              </w:rPr>
            </w:pPr>
            <w:r w:rsidRPr="00977EA3">
              <w:rPr>
                <w:noProof w:val="0"/>
              </w:rPr>
              <w:t>3</w:t>
            </w:r>
          </w:p>
        </w:tc>
      </w:tr>
      <w:tr w:rsidR="007A1F44" w:rsidRPr="00977EA3" w14:paraId="26C172F2" w14:textId="77777777">
        <w:trPr>
          <w:cantSplit/>
          <w:jc w:val="center"/>
        </w:trPr>
        <w:tc>
          <w:tcPr>
            <w:tcW w:w="1951" w:type="dxa"/>
          </w:tcPr>
          <w:p w14:paraId="248FA043" w14:textId="77777777" w:rsidR="007A1F44" w:rsidRPr="00977EA3" w:rsidRDefault="007A1F44" w:rsidP="00A0052B">
            <w:pPr>
              <w:pStyle w:val="TableEntry"/>
              <w:rPr>
                <w:noProof w:val="0"/>
              </w:rPr>
            </w:pPr>
            <w:r w:rsidRPr="00977EA3">
              <w:rPr>
                <w:noProof w:val="0"/>
              </w:rPr>
              <w:t>AL1</w:t>
            </w:r>
          </w:p>
        </w:tc>
        <w:tc>
          <w:tcPr>
            <w:tcW w:w="3544" w:type="dxa"/>
          </w:tcPr>
          <w:p w14:paraId="3503F7BE" w14:textId="77777777" w:rsidR="007A1F44" w:rsidRPr="00977EA3" w:rsidRDefault="007A1F44" w:rsidP="00A0052B">
            <w:pPr>
              <w:pStyle w:val="TableEntry"/>
              <w:rPr>
                <w:noProof w:val="0"/>
              </w:rPr>
            </w:pPr>
            <w:r w:rsidRPr="00977EA3">
              <w:rPr>
                <w:noProof w:val="0"/>
              </w:rPr>
              <w:t>Allergy Information</w:t>
            </w:r>
          </w:p>
        </w:tc>
        <w:tc>
          <w:tcPr>
            <w:tcW w:w="971" w:type="dxa"/>
          </w:tcPr>
          <w:p w14:paraId="7443FFD9" w14:textId="77777777" w:rsidR="007A1F44" w:rsidRPr="00977EA3" w:rsidRDefault="007A1F44" w:rsidP="00B6518F">
            <w:pPr>
              <w:pStyle w:val="TableEntry"/>
              <w:rPr>
                <w:noProof w:val="0"/>
              </w:rPr>
            </w:pPr>
            <w:r w:rsidRPr="00977EA3">
              <w:rPr>
                <w:noProof w:val="0"/>
              </w:rPr>
              <w:t>O</w:t>
            </w:r>
          </w:p>
        </w:tc>
        <w:tc>
          <w:tcPr>
            <w:tcW w:w="872" w:type="dxa"/>
          </w:tcPr>
          <w:p w14:paraId="6FBB2123" w14:textId="77777777" w:rsidR="007A1F44" w:rsidRPr="00977EA3" w:rsidRDefault="007A1F44" w:rsidP="00B6518F">
            <w:pPr>
              <w:pStyle w:val="TableEntry"/>
              <w:rPr>
                <w:noProof w:val="0"/>
              </w:rPr>
            </w:pPr>
            <w:r w:rsidRPr="00977EA3">
              <w:rPr>
                <w:noProof w:val="0"/>
              </w:rPr>
              <w:t>[0..*]</w:t>
            </w:r>
          </w:p>
        </w:tc>
        <w:tc>
          <w:tcPr>
            <w:tcW w:w="1701" w:type="dxa"/>
          </w:tcPr>
          <w:p w14:paraId="78F33EE9" w14:textId="77777777" w:rsidR="007A1F44" w:rsidRPr="00977EA3" w:rsidRDefault="007A1F44" w:rsidP="00A66DA8">
            <w:pPr>
              <w:pStyle w:val="TableEntry"/>
              <w:jc w:val="center"/>
              <w:rPr>
                <w:noProof w:val="0"/>
              </w:rPr>
            </w:pPr>
            <w:r w:rsidRPr="00977EA3">
              <w:rPr>
                <w:noProof w:val="0"/>
              </w:rPr>
              <w:t>3</w:t>
            </w:r>
          </w:p>
        </w:tc>
      </w:tr>
      <w:tr w:rsidR="007A1F44" w:rsidRPr="00977EA3" w14:paraId="6BCFA4AA" w14:textId="77777777">
        <w:trPr>
          <w:cantSplit/>
          <w:jc w:val="center"/>
        </w:trPr>
        <w:tc>
          <w:tcPr>
            <w:tcW w:w="1951" w:type="dxa"/>
          </w:tcPr>
          <w:p w14:paraId="666382F5" w14:textId="77777777" w:rsidR="007A1F44" w:rsidRPr="00977EA3" w:rsidRDefault="007A1F44" w:rsidP="00A0052B">
            <w:pPr>
              <w:pStyle w:val="TableEntry"/>
              <w:rPr>
                <w:noProof w:val="0"/>
              </w:rPr>
            </w:pPr>
            <w:r w:rsidRPr="00977EA3">
              <w:rPr>
                <w:noProof w:val="0"/>
              </w:rPr>
              <w:t>DG1</w:t>
            </w:r>
          </w:p>
        </w:tc>
        <w:tc>
          <w:tcPr>
            <w:tcW w:w="3544" w:type="dxa"/>
          </w:tcPr>
          <w:p w14:paraId="12A3D111" w14:textId="77777777" w:rsidR="007A1F44" w:rsidRPr="00977EA3" w:rsidRDefault="007A1F44" w:rsidP="00A0052B">
            <w:pPr>
              <w:pStyle w:val="TableEntry"/>
              <w:rPr>
                <w:noProof w:val="0"/>
              </w:rPr>
            </w:pPr>
            <w:r w:rsidRPr="00977EA3">
              <w:rPr>
                <w:noProof w:val="0"/>
              </w:rPr>
              <w:t>Diagnosis Information</w:t>
            </w:r>
          </w:p>
        </w:tc>
        <w:tc>
          <w:tcPr>
            <w:tcW w:w="971" w:type="dxa"/>
          </w:tcPr>
          <w:p w14:paraId="31982768" w14:textId="77777777" w:rsidR="007A1F44" w:rsidRPr="00977EA3" w:rsidRDefault="007A1F44" w:rsidP="00B6518F">
            <w:pPr>
              <w:pStyle w:val="TableEntry"/>
              <w:rPr>
                <w:noProof w:val="0"/>
              </w:rPr>
            </w:pPr>
            <w:r w:rsidRPr="00977EA3">
              <w:rPr>
                <w:noProof w:val="0"/>
              </w:rPr>
              <w:t>O</w:t>
            </w:r>
          </w:p>
        </w:tc>
        <w:tc>
          <w:tcPr>
            <w:tcW w:w="872" w:type="dxa"/>
          </w:tcPr>
          <w:p w14:paraId="352C9D65" w14:textId="77777777" w:rsidR="007A1F44" w:rsidRPr="00977EA3" w:rsidRDefault="007A1F44" w:rsidP="00B6518F">
            <w:pPr>
              <w:pStyle w:val="TableEntry"/>
              <w:rPr>
                <w:noProof w:val="0"/>
              </w:rPr>
            </w:pPr>
            <w:r w:rsidRPr="00977EA3">
              <w:rPr>
                <w:noProof w:val="0"/>
              </w:rPr>
              <w:t>[0..*]</w:t>
            </w:r>
          </w:p>
        </w:tc>
        <w:tc>
          <w:tcPr>
            <w:tcW w:w="1701" w:type="dxa"/>
          </w:tcPr>
          <w:p w14:paraId="0B9EF2A7" w14:textId="77777777" w:rsidR="007A1F44" w:rsidRPr="00977EA3" w:rsidRDefault="007A1F44" w:rsidP="00A66DA8">
            <w:pPr>
              <w:pStyle w:val="TableEntry"/>
              <w:jc w:val="center"/>
              <w:rPr>
                <w:noProof w:val="0"/>
              </w:rPr>
            </w:pPr>
            <w:r w:rsidRPr="00977EA3">
              <w:rPr>
                <w:noProof w:val="0"/>
              </w:rPr>
              <w:t>6</w:t>
            </w:r>
          </w:p>
        </w:tc>
      </w:tr>
      <w:tr w:rsidR="007A1F44" w:rsidRPr="00977EA3" w14:paraId="0FE33850" w14:textId="77777777">
        <w:trPr>
          <w:cantSplit/>
          <w:jc w:val="center"/>
        </w:trPr>
        <w:tc>
          <w:tcPr>
            <w:tcW w:w="1951" w:type="dxa"/>
          </w:tcPr>
          <w:p w14:paraId="17ED1036" w14:textId="77777777" w:rsidR="007A1F44" w:rsidRPr="00977EA3" w:rsidRDefault="007A1F44" w:rsidP="00A0052B">
            <w:pPr>
              <w:pStyle w:val="TableEntry"/>
              <w:rPr>
                <w:noProof w:val="0"/>
              </w:rPr>
            </w:pPr>
            <w:r w:rsidRPr="00977EA3">
              <w:rPr>
                <w:noProof w:val="0"/>
              </w:rPr>
              <w:t>DRG</w:t>
            </w:r>
          </w:p>
        </w:tc>
        <w:tc>
          <w:tcPr>
            <w:tcW w:w="3544" w:type="dxa"/>
          </w:tcPr>
          <w:p w14:paraId="7C93A43B" w14:textId="77777777" w:rsidR="007A1F44" w:rsidRPr="00977EA3" w:rsidRDefault="007A1F44" w:rsidP="00A0052B">
            <w:pPr>
              <w:pStyle w:val="TableEntry"/>
              <w:rPr>
                <w:noProof w:val="0"/>
              </w:rPr>
            </w:pPr>
            <w:r w:rsidRPr="00977EA3">
              <w:rPr>
                <w:noProof w:val="0"/>
              </w:rPr>
              <w:t>Diagnosis Related Group</w:t>
            </w:r>
          </w:p>
        </w:tc>
        <w:tc>
          <w:tcPr>
            <w:tcW w:w="971" w:type="dxa"/>
          </w:tcPr>
          <w:p w14:paraId="4710699D" w14:textId="77777777" w:rsidR="007A1F44" w:rsidRPr="00977EA3" w:rsidRDefault="007A1F44" w:rsidP="00B6518F">
            <w:pPr>
              <w:pStyle w:val="TableEntry"/>
              <w:rPr>
                <w:noProof w:val="0"/>
              </w:rPr>
            </w:pPr>
            <w:r w:rsidRPr="00977EA3">
              <w:rPr>
                <w:noProof w:val="0"/>
              </w:rPr>
              <w:t>O</w:t>
            </w:r>
          </w:p>
        </w:tc>
        <w:tc>
          <w:tcPr>
            <w:tcW w:w="872" w:type="dxa"/>
          </w:tcPr>
          <w:p w14:paraId="5BB08161" w14:textId="77777777" w:rsidR="007A1F44" w:rsidRPr="00977EA3" w:rsidRDefault="007A1F44" w:rsidP="00B6518F">
            <w:pPr>
              <w:pStyle w:val="TableEntry"/>
              <w:rPr>
                <w:noProof w:val="0"/>
              </w:rPr>
            </w:pPr>
            <w:r w:rsidRPr="00977EA3">
              <w:rPr>
                <w:noProof w:val="0"/>
              </w:rPr>
              <w:t>[0..1]</w:t>
            </w:r>
          </w:p>
        </w:tc>
        <w:tc>
          <w:tcPr>
            <w:tcW w:w="1701" w:type="dxa"/>
          </w:tcPr>
          <w:p w14:paraId="1D603BCF" w14:textId="77777777" w:rsidR="007A1F44" w:rsidRPr="00977EA3" w:rsidRDefault="007A1F44" w:rsidP="00A66DA8">
            <w:pPr>
              <w:pStyle w:val="TableEntry"/>
              <w:jc w:val="center"/>
              <w:rPr>
                <w:noProof w:val="0"/>
              </w:rPr>
            </w:pPr>
            <w:r w:rsidRPr="00977EA3">
              <w:rPr>
                <w:noProof w:val="0"/>
              </w:rPr>
              <w:t>6</w:t>
            </w:r>
          </w:p>
        </w:tc>
      </w:tr>
      <w:tr w:rsidR="007A1F44" w:rsidRPr="00977EA3" w14:paraId="7E1E1A6D" w14:textId="77777777">
        <w:trPr>
          <w:cantSplit/>
          <w:jc w:val="center"/>
        </w:trPr>
        <w:tc>
          <w:tcPr>
            <w:tcW w:w="1951" w:type="dxa"/>
          </w:tcPr>
          <w:p w14:paraId="1AF40CD0" w14:textId="77777777" w:rsidR="007A1F44" w:rsidRPr="00977EA3" w:rsidRDefault="007A1F44" w:rsidP="00A0052B">
            <w:pPr>
              <w:pStyle w:val="TableEntry"/>
              <w:rPr>
                <w:noProof w:val="0"/>
              </w:rPr>
            </w:pPr>
            <w:r w:rsidRPr="00977EA3">
              <w:rPr>
                <w:noProof w:val="0"/>
              </w:rPr>
              <w:t>---</w:t>
            </w:r>
          </w:p>
        </w:tc>
        <w:tc>
          <w:tcPr>
            <w:tcW w:w="3544" w:type="dxa"/>
          </w:tcPr>
          <w:p w14:paraId="1F9C406F" w14:textId="77777777" w:rsidR="007A1F44" w:rsidRPr="00977EA3" w:rsidRDefault="007A1F44" w:rsidP="00A0052B">
            <w:pPr>
              <w:pStyle w:val="TableEntry"/>
              <w:rPr>
                <w:noProof w:val="0"/>
              </w:rPr>
            </w:pPr>
            <w:r w:rsidRPr="00977EA3">
              <w:rPr>
                <w:noProof w:val="0"/>
              </w:rPr>
              <w:t>--- PROCEDURE begin</w:t>
            </w:r>
          </w:p>
        </w:tc>
        <w:tc>
          <w:tcPr>
            <w:tcW w:w="971" w:type="dxa"/>
          </w:tcPr>
          <w:p w14:paraId="4860B6FE" w14:textId="77777777" w:rsidR="007A1F44" w:rsidRPr="00977EA3" w:rsidRDefault="007A1F44" w:rsidP="00B6518F">
            <w:pPr>
              <w:pStyle w:val="TableEntry"/>
              <w:rPr>
                <w:noProof w:val="0"/>
              </w:rPr>
            </w:pPr>
            <w:r w:rsidRPr="00977EA3">
              <w:rPr>
                <w:noProof w:val="0"/>
              </w:rPr>
              <w:t>O</w:t>
            </w:r>
          </w:p>
        </w:tc>
        <w:tc>
          <w:tcPr>
            <w:tcW w:w="872" w:type="dxa"/>
          </w:tcPr>
          <w:p w14:paraId="415911DA" w14:textId="77777777" w:rsidR="007A1F44" w:rsidRPr="00977EA3" w:rsidRDefault="007A1F44" w:rsidP="00B6518F">
            <w:pPr>
              <w:pStyle w:val="TableEntry"/>
              <w:rPr>
                <w:noProof w:val="0"/>
              </w:rPr>
            </w:pPr>
            <w:r w:rsidRPr="00977EA3">
              <w:rPr>
                <w:noProof w:val="0"/>
              </w:rPr>
              <w:t>[0..*]</w:t>
            </w:r>
          </w:p>
        </w:tc>
        <w:tc>
          <w:tcPr>
            <w:tcW w:w="1701" w:type="dxa"/>
          </w:tcPr>
          <w:p w14:paraId="110EC166" w14:textId="77777777" w:rsidR="007A1F44" w:rsidRPr="00977EA3" w:rsidRDefault="007A1F44" w:rsidP="00A66DA8">
            <w:pPr>
              <w:pStyle w:val="TableEntry"/>
              <w:jc w:val="center"/>
              <w:rPr>
                <w:noProof w:val="0"/>
              </w:rPr>
            </w:pPr>
          </w:p>
        </w:tc>
      </w:tr>
      <w:tr w:rsidR="007A1F44" w:rsidRPr="00977EA3" w14:paraId="43F18AE6" w14:textId="77777777">
        <w:trPr>
          <w:cantSplit/>
          <w:jc w:val="center"/>
        </w:trPr>
        <w:tc>
          <w:tcPr>
            <w:tcW w:w="1951" w:type="dxa"/>
          </w:tcPr>
          <w:p w14:paraId="63E8C686" w14:textId="77777777" w:rsidR="007A1F44" w:rsidRPr="00977EA3" w:rsidRDefault="007A1F44" w:rsidP="00A0052B">
            <w:pPr>
              <w:pStyle w:val="TableEntry"/>
              <w:rPr>
                <w:noProof w:val="0"/>
              </w:rPr>
            </w:pPr>
            <w:r w:rsidRPr="00977EA3">
              <w:rPr>
                <w:noProof w:val="0"/>
              </w:rPr>
              <w:t xml:space="preserve">  PR1</w:t>
            </w:r>
          </w:p>
        </w:tc>
        <w:tc>
          <w:tcPr>
            <w:tcW w:w="3544" w:type="dxa"/>
          </w:tcPr>
          <w:p w14:paraId="7414F77D" w14:textId="77777777" w:rsidR="007A1F44" w:rsidRPr="00977EA3" w:rsidRDefault="007A1F44" w:rsidP="00A0052B">
            <w:pPr>
              <w:pStyle w:val="TableEntry"/>
              <w:rPr>
                <w:noProof w:val="0"/>
              </w:rPr>
            </w:pPr>
            <w:r w:rsidRPr="00977EA3">
              <w:rPr>
                <w:noProof w:val="0"/>
              </w:rPr>
              <w:t>Procedures</w:t>
            </w:r>
          </w:p>
        </w:tc>
        <w:tc>
          <w:tcPr>
            <w:tcW w:w="971" w:type="dxa"/>
          </w:tcPr>
          <w:p w14:paraId="63677D6E" w14:textId="77777777" w:rsidR="007A1F44" w:rsidRPr="00977EA3" w:rsidRDefault="007A1F44" w:rsidP="00B6518F">
            <w:pPr>
              <w:pStyle w:val="TableEntry"/>
              <w:rPr>
                <w:noProof w:val="0"/>
              </w:rPr>
            </w:pPr>
            <w:r w:rsidRPr="00977EA3">
              <w:rPr>
                <w:noProof w:val="0"/>
              </w:rPr>
              <w:t>R</w:t>
            </w:r>
          </w:p>
        </w:tc>
        <w:tc>
          <w:tcPr>
            <w:tcW w:w="872" w:type="dxa"/>
          </w:tcPr>
          <w:p w14:paraId="1443CB17" w14:textId="77777777" w:rsidR="007A1F44" w:rsidRPr="00977EA3" w:rsidRDefault="007A1F44" w:rsidP="00B6518F">
            <w:pPr>
              <w:pStyle w:val="TableEntry"/>
              <w:rPr>
                <w:noProof w:val="0"/>
              </w:rPr>
            </w:pPr>
            <w:r w:rsidRPr="00977EA3">
              <w:rPr>
                <w:noProof w:val="0"/>
              </w:rPr>
              <w:t>[1..1]</w:t>
            </w:r>
          </w:p>
        </w:tc>
        <w:tc>
          <w:tcPr>
            <w:tcW w:w="1701" w:type="dxa"/>
          </w:tcPr>
          <w:p w14:paraId="07D2FAF0" w14:textId="77777777" w:rsidR="007A1F44" w:rsidRPr="00977EA3" w:rsidRDefault="007A1F44" w:rsidP="00A66DA8">
            <w:pPr>
              <w:pStyle w:val="TableEntry"/>
              <w:jc w:val="center"/>
              <w:rPr>
                <w:noProof w:val="0"/>
              </w:rPr>
            </w:pPr>
            <w:r w:rsidRPr="00977EA3">
              <w:rPr>
                <w:noProof w:val="0"/>
              </w:rPr>
              <w:t>6</w:t>
            </w:r>
          </w:p>
        </w:tc>
      </w:tr>
      <w:tr w:rsidR="007A1F44" w:rsidRPr="00977EA3" w14:paraId="196DD211" w14:textId="77777777">
        <w:trPr>
          <w:cantSplit/>
          <w:jc w:val="center"/>
        </w:trPr>
        <w:tc>
          <w:tcPr>
            <w:tcW w:w="1951" w:type="dxa"/>
          </w:tcPr>
          <w:p w14:paraId="246A7EDC" w14:textId="77777777" w:rsidR="007A1F44" w:rsidRPr="00977EA3" w:rsidRDefault="007A1F44" w:rsidP="00A0052B">
            <w:pPr>
              <w:pStyle w:val="TableEntry"/>
              <w:rPr>
                <w:noProof w:val="0"/>
              </w:rPr>
            </w:pPr>
            <w:r w:rsidRPr="00977EA3">
              <w:rPr>
                <w:noProof w:val="0"/>
              </w:rPr>
              <w:t xml:space="preserve">  ROL</w:t>
            </w:r>
          </w:p>
        </w:tc>
        <w:tc>
          <w:tcPr>
            <w:tcW w:w="3544" w:type="dxa"/>
          </w:tcPr>
          <w:p w14:paraId="24918794" w14:textId="77777777" w:rsidR="007A1F44" w:rsidRPr="00977EA3" w:rsidRDefault="007A1F44" w:rsidP="00A0052B">
            <w:pPr>
              <w:pStyle w:val="TableEntry"/>
              <w:rPr>
                <w:noProof w:val="0"/>
              </w:rPr>
            </w:pPr>
            <w:r w:rsidRPr="00977EA3">
              <w:rPr>
                <w:noProof w:val="0"/>
              </w:rPr>
              <w:t>Role</w:t>
            </w:r>
          </w:p>
        </w:tc>
        <w:tc>
          <w:tcPr>
            <w:tcW w:w="971" w:type="dxa"/>
          </w:tcPr>
          <w:p w14:paraId="7E0B0171" w14:textId="77777777" w:rsidR="007A1F44" w:rsidRPr="00977EA3" w:rsidRDefault="007A1F44" w:rsidP="00B6518F">
            <w:pPr>
              <w:pStyle w:val="TableEntry"/>
              <w:rPr>
                <w:noProof w:val="0"/>
              </w:rPr>
            </w:pPr>
            <w:r w:rsidRPr="00977EA3">
              <w:rPr>
                <w:noProof w:val="0"/>
              </w:rPr>
              <w:t>O</w:t>
            </w:r>
          </w:p>
        </w:tc>
        <w:tc>
          <w:tcPr>
            <w:tcW w:w="872" w:type="dxa"/>
          </w:tcPr>
          <w:p w14:paraId="0743539A" w14:textId="77777777" w:rsidR="007A1F44" w:rsidRPr="00977EA3" w:rsidRDefault="007A1F44" w:rsidP="00B6518F">
            <w:pPr>
              <w:pStyle w:val="TableEntry"/>
              <w:rPr>
                <w:noProof w:val="0"/>
              </w:rPr>
            </w:pPr>
            <w:r w:rsidRPr="00977EA3">
              <w:rPr>
                <w:noProof w:val="0"/>
              </w:rPr>
              <w:t>[0..*]</w:t>
            </w:r>
          </w:p>
        </w:tc>
        <w:tc>
          <w:tcPr>
            <w:tcW w:w="1701" w:type="dxa"/>
          </w:tcPr>
          <w:p w14:paraId="3CEADEB0" w14:textId="77777777" w:rsidR="007A1F44" w:rsidRPr="00977EA3" w:rsidRDefault="007A1F44" w:rsidP="00A66DA8">
            <w:pPr>
              <w:pStyle w:val="TableEntry"/>
              <w:jc w:val="center"/>
              <w:rPr>
                <w:noProof w:val="0"/>
              </w:rPr>
            </w:pPr>
            <w:r w:rsidRPr="00977EA3">
              <w:rPr>
                <w:noProof w:val="0"/>
              </w:rPr>
              <w:t>15</w:t>
            </w:r>
          </w:p>
        </w:tc>
      </w:tr>
      <w:tr w:rsidR="007A1F44" w:rsidRPr="00977EA3" w14:paraId="3633A04E" w14:textId="77777777">
        <w:trPr>
          <w:cantSplit/>
          <w:jc w:val="center"/>
        </w:trPr>
        <w:tc>
          <w:tcPr>
            <w:tcW w:w="1951" w:type="dxa"/>
          </w:tcPr>
          <w:p w14:paraId="25209EA2" w14:textId="77777777" w:rsidR="007A1F44" w:rsidRPr="00977EA3" w:rsidRDefault="007A1F44" w:rsidP="00A0052B">
            <w:pPr>
              <w:pStyle w:val="TableEntry"/>
              <w:rPr>
                <w:noProof w:val="0"/>
              </w:rPr>
            </w:pPr>
            <w:r w:rsidRPr="00977EA3">
              <w:rPr>
                <w:noProof w:val="0"/>
              </w:rPr>
              <w:t>---</w:t>
            </w:r>
          </w:p>
        </w:tc>
        <w:tc>
          <w:tcPr>
            <w:tcW w:w="3544" w:type="dxa"/>
          </w:tcPr>
          <w:p w14:paraId="6F727920" w14:textId="77777777" w:rsidR="007A1F44" w:rsidRPr="00977EA3" w:rsidRDefault="007A1F44" w:rsidP="00A0052B">
            <w:pPr>
              <w:pStyle w:val="TableEntry"/>
              <w:rPr>
                <w:noProof w:val="0"/>
              </w:rPr>
            </w:pPr>
            <w:r w:rsidRPr="00977EA3">
              <w:rPr>
                <w:noProof w:val="0"/>
              </w:rPr>
              <w:t>--- PROCEDURE end</w:t>
            </w:r>
          </w:p>
        </w:tc>
        <w:tc>
          <w:tcPr>
            <w:tcW w:w="971" w:type="dxa"/>
          </w:tcPr>
          <w:p w14:paraId="159DBD62" w14:textId="77777777" w:rsidR="007A1F44" w:rsidRPr="00977EA3" w:rsidRDefault="007A1F44" w:rsidP="00B6518F">
            <w:pPr>
              <w:pStyle w:val="TableEntry"/>
              <w:rPr>
                <w:noProof w:val="0"/>
              </w:rPr>
            </w:pPr>
          </w:p>
        </w:tc>
        <w:tc>
          <w:tcPr>
            <w:tcW w:w="872" w:type="dxa"/>
          </w:tcPr>
          <w:p w14:paraId="5F771CB6" w14:textId="77777777" w:rsidR="007A1F44" w:rsidRPr="00977EA3" w:rsidRDefault="007A1F44" w:rsidP="00B6518F">
            <w:pPr>
              <w:pStyle w:val="TableEntry"/>
              <w:rPr>
                <w:noProof w:val="0"/>
              </w:rPr>
            </w:pPr>
          </w:p>
        </w:tc>
        <w:tc>
          <w:tcPr>
            <w:tcW w:w="1701" w:type="dxa"/>
          </w:tcPr>
          <w:p w14:paraId="77955039" w14:textId="77777777" w:rsidR="007A1F44" w:rsidRPr="00977EA3" w:rsidRDefault="007A1F44" w:rsidP="00A66DA8">
            <w:pPr>
              <w:pStyle w:val="TableEntry"/>
              <w:jc w:val="center"/>
              <w:rPr>
                <w:noProof w:val="0"/>
              </w:rPr>
            </w:pPr>
          </w:p>
        </w:tc>
      </w:tr>
      <w:tr w:rsidR="007A1F44" w:rsidRPr="00977EA3" w14:paraId="789C676E" w14:textId="77777777">
        <w:trPr>
          <w:cantSplit/>
          <w:jc w:val="center"/>
        </w:trPr>
        <w:tc>
          <w:tcPr>
            <w:tcW w:w="1951" w:type="dxa"/>
          </w:tcPr>
          <w:p w14:paraId="7599A514" w14:textId="77777777" w:rsidR="007A1F44" w:rsidRPr="00977EA3" w:rsidRDefault="007A1F44" w:rsidP="00A0052B">
            <w:pPr>
              <w:pStyle w:val="TableEntry"/>
              <w:rPr>
                <w:noProof w:val="0"/>
              </w:rPr>
            </w:pPr>
            <w:r w:rsidRPr="00977EA3">
              <w:rPr>
                <w:noProof w:val="0"/>
              </w:rPr>
              <w:t>OBX</w:t>
            </w:r>
          </w:p>
        </w:tc>
        <w:tc>
          <w:tcPr>
            <w:tcW w:w="3544" w:type="dxa"/>
          </w:tcPr>
          <w:p w14:paraId="225EDAD1" w14:textId="77777777" w:rsidR="007A1F44" w:rsidRPr="00977EA3" w:rsidRDefault="007A1F44" w:rsidP="00A0052B">
            <w:pPr>
              <w:pStyle w:val="TableEntry"/>
              <w:rPr>
                <w:noProof w:val="0"/>
              </w:rPr>
            </w:pPr>
            <w:r w:rsidRPr="00977EA3">
              <w:rPr>
                <w:noProof w:val="0"/>
              </w:rPr>
              <w:t>Observation/Result</w:t>
            </w:r>
          </w:p>
        </w:tc>
        <w:tc>
          <w:tcPr>
            <w:tcW w:w="971" w:type="dxa"/>
          </w:tcPr>
          <w:p w14:paraId="2BFD42CB" w14:textId="77777777" w:rsidR="007A1F44" w:rsidRPr="00977EA3" w:rsidRDefault="007A1F44" w:rsidP="00B6518F">
            <w:pPr>
              <w:pStyle w:val="TableEntry"/>
              <w:rPr>
                <w:noProof w:val="0"/>
              </w:rPr>
            </w:pPr>
            <w:r w:rsidRPr="00977EA3">
              <w:rPr>
                <w:noProof w:val="0"/>
              </w:rPr>
              <w:t>O</w:t>
            </w:r>
          </w:p>
        </w:tc>
        <w:tc>
          <w:tcPr>
            <w:tcW w:w="872" w:type="dxa"/>
          </w:tcPr>
          <w:p w14:paraId="2DF8286F" w14:textId="77777777" w:rsidR="007A1F44" w:rsidRPr="00977EA3" w:rsidRDefault="007A1F44" w:rsidP="00B6518F">
            <w:pPr>
              <w:pStyle w:val="TableEntry"/>
              <w:rPr>
                <w:noProof w:val="0"/>
              </w:rPr>
            </w:pPr>
            <w:r w:rsidRPr="00977EA3">
              <w:rPr>
                <w:noProof w:val="0"/>
              </w:rPr>
              <w:t>[0..*]</w:t>
            </w:r>
          </w:p>
        </w:tc>
        <w:tc>
          <w:tcPr>
            <w:tcW w:w="1701" w:type="dxa"/>
          </w:tcPr>
          <w:p w14:paraId="2433F721" w14:textId="77777777" w:rsidR="007A1F44" w:rsidRPr="00977EA3" w:rsidRDefault="007A1F44" w:rsidP="00A66DA8">
            <w:pPr>
              <w:pStyle w:val="TableEntry"/>
              <w:jc w:val="center"/>
              <w:rPr>
                <w:noProof w:val="0"/>
              </w:rPr>
            </w:pPr>
            <w:r w:rsidRPr="00977EA3">
              <w:rPr>
                <w:noProof w:val="0"/>
              </w:rPr>
              <w:t>7</w:t>
            </w:r>
          </w:p>
        </w:tc>
      </w:tr>
      <w:tr w:rsidR="007A1F44" w:rsidRPr="00977EA3" w14:paraId="3076C99A" w14:textId="77777777">
        <w:trPr>
          <w:cantSplit/>
          <w:jc w:val="center"/>
        </w:trPr>
        <w:tc>
          <w:tcPr>
            <w:tcW w:w="1951" w:type="dxa"/>
          </w:tcPr>
          <w:p w14:paraId="2338DAE1" w14:textId="77777777" w:rsidR="007A1F44" w:rsidRPr="00977EA3" w:rsidRDefault="007A1F44" w:rsidP="00A0052B">
            <w:pPr>
              <w:pStyle w:val="TableEntry"/>
              <w:rPr>
                <w:noProof w:val="0"/>
              </w:rPr>
            </w:pPr>
            <w:r w:rsidRPr="00977EA3">
              <w:rPr>
                <w:noProof w:val="0"/>
              </w:rPr>
              <w:t>GT1</w:t>
            </w:r>
          </w:p>
        </w:tc>
        <w:tc>
          <w:tcPr>
            <w:tcW w:w="3544" w:type="dxa"/>
          </w:tcPr>
          <w:p w14:paraId="57319D37" w14:textId="77777777" w:rsidR="007A1F44" w:rsidRPr="00977EA3" w:rsidRDefault="007A1F44" w:rsidP="00A0052B">
            <w:pPr>
              <w:pStyle w:val="TableEntry"/>
              <w:rPr>
                <w:noProof w:val="0"/>
              </w:rPr>
            </w:pPr>
            <w:r w:rsidRPr="00977EA3">
              <w:rPr>
                <w:noProof w:val="0"/>
              </w:rPr>
              <w:t>Guarantor</w:t>
            </w:r>
          </w:p>
        </w:tc>
        <w:tc>
          <w:tcPr>
            <w:tcW w:w="971" w:type="dxa"/>
          </w:tcPr>
          <w:p w14:paraId="256918A7" w14:textId="77777777" w:rsidR="007A1F44" w:rsidRPr="00977EA3" w:rsidRDefault="007A1F44" w:rsidP="00B6518F">
            <w:pPr>
              <w:pStyle w:val="TableEntry"/>
              <w:rPr>
                <w:noProof w:val="0"/>
              </w:rPr>
            </w:pPr>
            <w:r w:rsidRPr="00977EA3">
              <w:rPr>
                <w:noProof w:val="0"/>
              </w:rPr>
              <w:t>O</w:t>
            </w:r>
          </w:p>
        </w:tc>
        <w:tc>
          <w:tcPr>
            <w:tcW w:w="872" w:type="dxa"/>
          </w:tcPr>
          <w:p w14:paraId="4BE3980F" w14:textId="77777777" w:rsidR="007A1F44" w:rsidRPr="00977EA3" w:rsidRDefault="007A1F44" w:rsidP="00B6518F">
            <w:pPr>
              <w:pStyle w:val="TableEntry"/>
              <w:rPr>
                <w:noProof w:val="0"/>
              </w:rPr>
            </w:pPr>
            <w:r w:rsidRPr="00977EA3">
              <w:rPr>
                <w:noProof w:val="0"/>
              </w:rPr>
              <w:t>[0..*]</w:t>
            </w:r>
          </w:p>
        </w:tc>
        <w:tc>
          <w:tcPr>
            <w:tcW w:w="1701" w:type="dxa"/>
          </w:tcPr>
          <w:p w14:paraId="754D45AC" w14:textId="77777777" w:rsidR="007A1F44" w:rsidRPr="00977EA3" w:rsidRDefault="007A1F44" w:rsidP="00A66DA8">
            <w:pPr>
              <w:pStyle w:val="TableEntry"/>
              <w:jc w:val="center"/>
              <w:rPr>
                <w:noProof w:val="0"/>
              </w:rPr>
            </w:pPr>
            <w:r w:rsidRPr="00977EA3">
              <w:rPr>
                <w:noProof w:val="0"/>
              </w:rPr>
              <w:t>6</w:t>
            </w:r>
          </w:p>
        </w:tc>
      </w:tr>
      <w:tr w:rsidR="007A1F44" w:rsidRPr="00977EA3" w14:paraId="2BFF7A90" w14:textId="77777777">
        <w:trPr>
          <w:cantSplit/>
          <w:jc w:val="center"/>
        </w:trPr>
        <w:tc>
          <w:tcPr>
            <w:tcW w:w="1951" w:type="dxa"/>
          </w:tcPr>
          <w:p w14:paraId="5820E4FF" w14:textId="77777777" w:rsidR="007A1F44" w:rsidRPr="00977EA3" w:rsidRDefault="007A1F44" w:rsidP="00A0052B">
            <w:pPr>
              <w:pStyle w:val="TableEntry"/>
              <w:rPr>
                <w:noProof w:val="0"/>
              </w:rPr>
            </w:pPr>
            <w:r w:rsidRPr="00977EA3">
              <w:rPr>
                <w:noProof w:val="0"/>
              </w:rPr>
              <w:t>---</w:t>
            </w:r>
          </w:p>
        </w:tc>
        <w:tc>
          <w:tcPr>
            <w:tcW w:w="3544" w:type="dxa"/>
          </w:tcPr>
          <w:p w14:paraId="00FDF27E" w14:textId="77777777" w:rsidR="007A1F44" w:rsidRPr="00977EA3" w:rsidRDefault="007A1F44" w:rsidP="00A0052B">
            <w:pPr>
              <w:pStyle w:val="TableEntry"/>
              <w:rPr>
                <w:noProof w:val="0"/>
              </w:rPr>
            </w:pPr>
            <w:r w:rsidRPr="00977EA3">
              <w:rPr>
                <w:noProof w:val="0"/>
              </w:rPr>
              <w:t>--- INSURANCE begin</w:t>
            </w:r>
          </w:p>
        </w:tc>
        <w:tc>
          <w:tcPr>
            <w:tcW w:w="971" w:type="dxa"/>
          </w:tcPr>
          <w:p w14:paraId="294C75CF" w14:textId="77777777" w:rsidR="007A1F44" w:rsidRPr="00977EA3" w:rsidRDefault="007A1F44" w:rsidP="00B6518F">
            <w:pPr>
              <w:pStyle w:val="TableEntry"/>
              <w:rPr>
                <w:noProof w:val="0"/>
              </w:rPr>
            </w:pPr>
            <w:r w:rsidRPr="00977EA3">
              <w:rPr>
                <w:noProof w:val="0"/>
              </w:rPr>
              <w:t>O</w:t>
            </w:r>
          </w:p>
        </w:tc>
        <w:tc>
          <w:tcPr>
            <w:tcW w:w="872" w:type="dxa"/>
          </w:tcPr>
          <w:p w14:paraId="75505C37" w14:textId="77777777" w:rsidR="007A1F44" w:rsidRPr="00977EA3" w:rsidRDefault="007A1F44" w:rsidP="00B6518F">
            <w:pPr>
              <w:pStyle w:val="TableEntry"/>
              <w:rPr>
                <w:noProof w:val="0"/>
              </w:rPr>
            </w:pPr>
            <w:r w:rsidRPr="00977EA3">
              <w:rPr>
                <w:noProof w:val="0"/>
              </w:rPr>
              <w:t>[0..*]</w:t>
            </w:r>
          </w:p>
        </w:tc>
        <w:tc>
          <w:tcPr>
            <w:tcW w:w="1701" w:type="dxa"/>
          </w:tcPr>
          <w:p w14:paraId="26EEA367" w14:textId="77777777" w:rsidR="007A1F44" w:rsidRPr="00977EA3" w:rsidRDefault="007A1F44" w:rsidP="00A66DA8">
            <w:pPr>
              <w:pStyle w:val="TableEntry"/>
              <w:jc w:val="center"/>
              <w:rPr>
                <w:noProof w:val="0"/>
              </w:rPr>
            </w:pPr>
          </w:p>
        </w:tc>
      </w:tr>
      <w:tr w:rsidR="007A1F44" w:rsidRPr="00977EA3" w14:paraId="7E8E1F62" w14:textId="77777777">
        <w:trPr>
          <w:cantSplit/>
          <w:jc w:val="center"/>
        </w:trPr>
        <w:tc>
          <w:tcPr>
            <w:tcW w:w="1951" w:type="dxa"/>
          </w:tcPr>
          <w:p w14:paraId="030DBF7B" w14:textId="77777777" w:rsidR="007A1F44" w:rsidRPr="00977EA3" w:rsidRDefault="007A1F44" w:rsidP="00A0052B">
            <w:pPr>
              <w:pStyle w:val="TableEntry"/>
              <w:rPr>
                <w:noProof w:val="0"/>
              </w:rPr>
            </w:pPr>
            <w:r w:rsidRPr="00977EA3">
              <w:rPr>
                <w:noProof w:val="0"/>
              </w:rPr>
              <w:lastRenderedPageBreak/>
              <w:t xml:space="preserve">  IN1</w:t>
            </w:r>
          </w:p>
        </w:tc>
        <w:tc>
          <w:tcPr>
            <w:tcW w:w="3544" w:type="dxa"/>
          </w:tcPr>
          <w:p w14:paraId="41778B01" w14:textId="77777777" w:rsidR="007A1F44" w:rsidRPr="00977EA3" w:rsidRDefault="007A1F44" w:rsidP="00A0052B">
            <w:pPr>
              <w:pStyle w:val="TableEntry"/>
              <w:rPr>
                <w:noProof w:val="0"/>
              </w:rPr>
            </w:pPr>
            <w:r w:rsidRPr="00977EA3">
              <w:rPr>
                <w:noProof w:val="0"/>
              </w:rPr>
              <w:t>Insurance</w:t>
            </w:r>
          </w:p>
        </w:tc>
        <w:tc>
          <w:tcPr>
            <w:tcW w:w="971" w:type="dxa"/>
          </w:tcPr>
          <w:p w14:paraId="221C7D7C" w14:textId="77777777" w:rsidR="007A1F44" w:rsidRPr="00977EA3" w:rsidRDefault="007A1F44" w:rsidP="00B6518F">
            <w:pPr>
              <w:pStyle w:val="TableEntry"/>
              <w:rPr>
                <w:noProof w:val="0"/>
              </w:rPr>
            </w:pPr>
            <w:r w:rsidRPr="00977EA3">
              <w:rPr>
                <w:noProof w:val="0"/>
              </w:rPr>
              <w:t>R</w:t>
            </w:r>
          </w:p>
        </w:tc>
        <w:tc>
          <w:tcPr>
            <w:tcW w:w="872" w:type="dxa"/>
          </w:tcPr>
          <w:p w14:paraId="3A06B98A" w14:textId="77777777" w:rsidR="007A1F44" w:rsidRPr="00977EA3" w:rsidRDefault="007A1F44" w:rsidP="00B6518F">
            <w:pPr>
              <w:pStyle w:val="TableEntry"/>
              <w:rPr>
                <w:noProof w:val="0"/>
              </w:rPr>
            </w:pPr>
            <w:r w:rsidRPr="00977EA3">
              <w:rPr>
                <w:noProof w:val="0"/>
              </w:rPr>
              <w:t>[1..1]</w:t>
            </w:r>
          </w:p>
        </w:tc>
        <w:tc>
          <w:tcPr>
            <w:tcW w:w="1701" w:type="dxa"/>
          </w:tcPr>
          <w:p w14:paraId="2F08C584" w14:textId="77777777" w:rsidR="007A1F44" w:rsidRPr="00977EA3" w:rsidRDefault="007A1F44" w:rsidP="00A66DA8">
            <w:pPr>
              <w:pStyle w:val="TableEntry"/>
              <w:jc w:val="center"/>
              <w:rPr>
                <w:noProof w:val="0"/>
              </w:rPr>
            </w:pPr>
            <w:r w:rsidRPr="00977EA3">
              <w:rPr>
                <w:noProof w:val="0"/>
              </w:rPr>
              <w:t>6</w:t>
            </w:r>
          </w:p>
        </w:tc>
      </w:tr>
      <w:tr w:rsidR="007A1F44" w:rsidRPr="00977EA3" w14:paraId="15A41117" w14:textId="77777777">
        <w:trPr>
          <w:cantSplit/>
          <w:jc w:val="center"/>
        </w:trPr>
        <w:tc>
          <w:tcPr>
            <w:tcW w:w="1951" w:type="dxa"/>
          </w:tcPr>
          <w:p w14:paraId="2D56E8EA" w14:textId="77777777" w:rsidR="007A1F44" w:rsidRPr="00977EA3" w:rsidRDefault="007A1F44" w:rsidP="00A0052B">
            <w:pPr>
              <w:pStyle w:val="TableEntry"/>
              <w:rPr>
                <w:noProof w:val="0"/>
              </w:rPr>
            </w:pPr>
            <w:r w:rsidRPr="00977EA3">
              <w:rPr>
                <w:noProof w:val="0"/>
              </w:rPr>
              <w:t xml:space="preserve">  IN2</w:t>
            </w:r>
          </w:p>
        </w:tc>
        <w:tc>
          <w:tcPr>
            <w:tcW w:w="3544" w:type="dxa"/>
          </w:tcPr>
          <w:p w14:paraId="7A322BA7" w14:textId="77777777" w:rsidR="007A1F44" w:rsidRPr="00977EA3" w:rsidRDefault="007A1F44" w:rsidP="00A0052B">
            <w:pPr>
              <w:pStyle w:val="TableEntry"/>
              <w:rPr>
                <w:noProof w:val="0"/>
              </w:rPr>
            </w:pPr>
            <w:r w:rsidRPr="00977EA3">
              <w:rPr>
                <w:noProof w:val="0"/>
              </w:rPr>
              <w:t>Insurance Additional Info.</w:t>
            </w:r>
          </w:p>
        </w:tc>
        <w:tc>
          <w:tcPr>
            <w:tcW w:w="971" w:type="dxa"/>
          </w:tcPr>
          <w:p w14:paraId="71C18CEB" w14:textId="77777777" w:rsidR="007A1F44" w:rsidRPr="00977EA3" w:rsidRDefault="007A1F44" w:rsidP="00B6518F">
            <w:pPr>
              <w:pStyle w:val="TableEntry"/>
              <w:rPr>
                <w:noProof w:val="0"/>
              </w:rPr>
            </w:pPr>
            <w:r w:rsidRPr="00977EA3">
              <w:rPr>
                <w:noProof w:val="0"/>
              </w:rPr>
              <w:t>O</w:t>
            </w:r>
          </w:p>
        </w:tc>
        <w:tc>
          <w:tcPr>
            <w:tcW w:w="872" w:type="dxa"/>
          </w:tcPr>
          <w:p w14:paraId="2947F8E7" w14:textId="77777777" w:rsidR="007A1F44" w:rsidRPr="00977EA3" w:rsidRDefault="007A1F44" w:rsidP="00B6518F">
            <w:pPr>
              <w:pStyle w:val="TableEntry"/>
              <w:rPr>
                <w:noProof w:val="0"/>
              </w:rPr>
            </w:pPr>
            <w:r w:rsidRPr="00977EA3">
              <w:rPr>
                <w:noProof w:val="0"/>
              </w:rPr>
              <w:t>[0..1]</w:t>
            </w:r>
          </w:p>
        </w:tc>
        <w:tc>
          <w:tcPr>
            <w:tcW w:w="1701" w:type="dxa"/>
          </w:tcPr>
          <w:p w14:paraId="49246E30" w14:textId="77777777" w:rsidR="007A1F44" w:rsidRPr="00977EA3" w:rsidRDefault="007A1F44" w:rsidP="00A66DA8">
            <w:pPr>
              <w:pStyle w:val="TableEntry"/>
              <w:jc w:val="center"/>
              <w:rPr>
                <w:noProof w:val="0"/>
              </w:rPr>
            </w:pPr>
            <w:r w:rsidRPr="00977EA3">
              <w:rPr>
                <w:noProof w:val="0"/>
              </w:rPr>
              <w:t>6</w:t>
            </w:r>
          </w:p>
        </w:tc>
      </w:tr>
      <w:tr w:rsidR="007A1F44" w:rsidRPr="00977EA3" w14:paraId="39E3F883" w14:textId="77777777">
        <w:trPr>
          <w:cantSplit/>
          <w:jc w:val="center"/>
        </w:trPr>
        <w:tc>
          <w:tcPr>
            <w:tcW w:w="1951" w:type="dxa"/>
          </w:tcPr>
          <w:p w14:paraId="5230572D" w14:textId="77777777" w:rsidR="007A1F44" w:rsidRPr="00977EA3" w:rsidRDefault="007A1F44" w:rsidP="00A0052B">
            <w:pPr>
              <w:pStyle w:val="TableEntry"/>
              <w:rPr>
                <w:noProof w:val="0"/>
              </w:rPr>
            </w:pPr>
            <w:r w:rsidRPr="00977EA3">
              <w:rPr>
                <w:noProof w:val="0"/>
              </w:rPr>
              <w:t xml:space="preserve">  IN3 </w:t>
            </w:r>
          </w:p>
        </w:tc>
        <w:tc>
          <w:tcPr>
            <w:tcW w:w="3544" w:type="dxa"/>
          </w:tcPr>
          <w:p w14:paraId="238D3F8D"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7CCBD4C4" w14:textId="77777777" w:rsidR="007A1F44" w:rsidRPr="00977EA3" w:rsidRDefault="007A1F44" w:rsidP="00B6518F">
            <w:pPr>
              <w:pStyle w:val="TableEntry"/>
              <w:rPr>
                <w:noProof w:val="0"/>
              </w:rPr>
            </w:pPr>
            <w:r w:rsidRPr="00977EA3">
              <w:rPr>
                <w:noProof w:val="0"/>
              </w:rPr>
              <w:t>O</w:t>
            </w:r>
          </w:p>
        </w:tc>
        <w:tc>
          <w:tcPr>
            <w:tcW w:w="872" w:type="dxa"/>
          </w:tcPr>
          <w:p w14:paraId="32AE6D86" w14:textId="77777777" w:rsidR="007A1F44" w:rsidRPr="00977EA3" w:rsidRDefault="007A1F44" w:rsidP="00B6518F">
            <w:pPr>
              <w:pStyle w:val="TableEntry"/>
              <w:rPr>
                <w:noProof w:val="0"/>
              </w:rPr>
            </w:pPr>
            <w:r w:rsidRPr="00977EA3">
              <w:rPr>
                <w:noProof w:val="0"/>
              </w:rPr>
              <w:t>[0..1]</w:t>
            </w:r>
          </w:p>
        </w:tc>
        <w:tc>
          <w:tcPr>
            <w:tcW w:w="1701" w:type="dxa"/>
          </w:tcPr>
          <w:p w14:paraId="68AC6D24" w14:textId="77777777" w:rsidR="007A1F44" w:rsidRPr="00977EA3" w:rsidRDefault="007A1F44" w:rsidP="00A66DA8">
            <w:pPr>
              <w:pStyle w:val="TableEntry"/>
              <w:jc w:val="center"/>
              <w:rPr>
                <w:noProof w:val="0"/>
              </w:rPr>
            </w:pPr>
            <w:r w:rsidRPr="00977EA3">
              <w:rPr>
                <w:noProof w:val="0"/>
              </w:rPr>
              <w:t>6</w:t>
            </w:r>
          </w:p>
        </w:tc>
      </w:tr>
      <w:tr w:rsidR="007A1F44" w:rsidRPr="00977EA3" w14:paraId="07DB9163" w14:textId="77777777">
        <w:trPr>
          <w:cantSplit/>
          <w:jc w:val="center"/>
        </w:trPr>
        <w:tc>
          <w:tcPr>
            <w:tcW w:w="1951" w:type="dxa"/>
          </w:tcPr>
          <w:p w14:paraId="79C18BC8" w14:textId="77777777" w:rsidR="007A1F44" w:rsidRPr="00977EA3" w:rsidRDefault="007A1F44" w:rsidP="00A0052B">
            <w:pPr>
              <w:pStyle w:val="TableEntry"/>
              <w:rPr>
                <w:noProof w:val="0"/>
              </w:rPr>
            </w:pPr>
            <w:r w:rsidRPr="00977EA3">
              <w:rPr>
                <w:noProof w:val="0"/>
              </w:rPr>
              <w:t xml:space="preserve">  ROL</w:t>
            </w:r>
          </w:p>
        </w:tc>
        <w:tc>
          <w:tcPr>
            <w:tcW w:w="3544" w:type="dxa"/>
          </w:tcPr>
          <w:p w14:paraId="111C81D4" w14:textId="77777777" w:rsidR="007A1F44" w:rsidRPr="00977EA3" w:rsidRDefault="007A1F44" w:rsidP="00A0052B">
            <w:pPr>
              <w:pStyle w:val="TableEntry"/>
              <w:rPr>
                <w:noProof w:val="0"/>
              </w:rPr>
            </w:pPr>
            <w:r w:rsidRPr="00977EA3">
              <w:rPr>
                <w:noProof w:val="0"/>
              </w:rPr>
              <w:t>Role</w:t>
            </w:r>
          </w:p>
        </w:tc>
        <w:tc>
          <w:tcPr>
            <w:tcW w:w="971" w:type="dxa"/>
          </w:tcPr>
          <w:p w14:paraId="0DAD5366" w14:textId="77777777" w:rsidR="007A1F44" w:rsidRPr="00977EA3" w:rsidRDefault="007A1F44" w:rsidP="00B6518F">
            <w:pPr>
              <w:pStyle w:val="TableEntry"/>
              <w:rPr>
                <w:noProof w:val="0"/>
              </w:rPr>
            </w:pPr>
            <w:r w:rsidRPr="00977EA3">
              <w:rPr>
                <w:noProof w:val="0"/>
              </w:rPr>
              <w:t>O</w:t>
            </w:r>
          </w:p>
        </w:tc>
        <w:tc>
          <w:tcPr>
            <w:tcW w:w="872" w:type="dxa"/>
          </w:tcPr>
          <w:p w14:paraId="4D651811" w14:textId="77777777" w:rsidR="007A1F44" w:rsidRPr="00977EA3" w:rsidRDefault="007A1F44" w:rsidP="00B6518F">
            <w:pPr>
              <w:pStyle w:val="TableEntry"/>
              <w:rPr>
                <w:noProof w:val="0"/>
              </w:rPr>
            </w:pPr>
            <w:r w:rsidRPr="00977EA3">
              <w:rPr>
                <w:noProof w:val="0"/>
              </w:rPr>
              <w:t>[0..*]</w:t>
            </w:r>
          </w:p>
        </w:tc>
        <w:tc>
          <w:tcPr>
            <w:tcW w:w="1701" w:type="dxa"/>
          </w:tcPr>
          <w:p w14:paraId="3A591DDE" w14:textId="77777777" w:rsidR="007A1F44" w:rsidRPr="00977EA3" w:rsidRDefault="007A1F44" w:rsidP="00A66DA8">
            <w:pPr>
              <w:pStyle w:val="TableEntry"/>
              <w:jc w:val="center"/>
              <w:rPr>
                <w:noProof w:val="0"/>
              </w:rPr>
            </w:pPr>
            <w:r w:rsidRPr="00977EA3">
              <w:rPr>
                <w:noProof w:val="0"/>
              </w:rPr>
              <w:t>15</w:t>
            </w:r>
          </w:p>
        </w:tc>
      </w:tr>
      <w:tr w:rsidR="007A1F44" w:rsidRPr="00977EA3" w14:paraId="356EAE5A" w14:textId="77777777">
        <w:trPr>
          <w:cantSplit/>
          <w:jc w:val="center"/>
        </w:trPr>
        <w:tc>
          <w:tcPr>
            <w:tcW w:w="1951" w:type="dxa"/>
          </w:tcPr>
          <w:p w14:paraId="0D653E3D" w14:textId="77777777" w:rsidR="007A1F44" w:rsidRPr="00977EA3" w:rsidRDefault="007A1F44" w:rsidP="00A0052B">
            <w:pPr>
              <w:pStyle w:val="TableEntry"/>
              <w:rPr>
                <w:noProof w:val="0"/>
              </w:rPr>
            </w:pPr>
            <w:r w:rsidRPr="00977EA3">
              <w:rPr>
                <w:noProof w:val="0"/>
              </w:rPr>
              <w:t>---</w:t>
            </w:r>
          </w:p>
        </w:tc>
        <w:tc>
          <w:tcPr>
            <w:tcW w:w="3544" w:type="dxa"/>
          </w:tcPr>
          <w:p w14:paraId="00115147" w14:textId="77777777" w:rsidR="007A1F44" w:rsidRPr="00977EA3" w:rsidRDefault="007A1F44" w:rsidP="00A0052B">
            <w:pPr>
              <w:pStyle w:val="TableEntry"/>
              <w:rPr>
                <w:noProof w:val="0"/>
              </w:rPr>
            </w:pPr>
            <w:r w:rsidRPr="00977EA3">
              <w:rPr>
                <w:noProof w:val="0"/>
              </w:rPr>
              <w:t>--- INSURANCE end</w:t>
            </w:r>
          </w:p>
        </w:tc>
        <w:tc>
          <w:tcPr>
            <w:tcW w:w="971" w:type="dxa"/>
          </w:tcPr>
          <w:p w14:paraId="3367BD3A" w14:textId="77777777" w:rsidR="007A1F44" w:rsidRPr="00977EA3" w:rsidRDefault="007A1F44" w:rsidP="00B6518F">
            <w:pPr>
              <w:pStyle w:val="TableEntry"/>
              <w:rPr>
                <w:noProof w:val="0"/>
              </w:rPr>
            </w:pPr>
          </w:p>
        </w:tc>
        <w:tc>
          <w:tcPr>
            <w:tcW w:w="872" w:type="dxa"/>
          </w:tcPr>
          <w:p w14:paraId="2DD328E6" w14:textId="77777777" w:rsidR="007A1F44" w:rsidRPr="00977EA3" w:rsidRDefault="007A1F44" w:rsidP="00B6518F">
            <w:pPr>
              <w:pStyle w:val="TableEntry"/>
              <w:rPr>
                <w:noProof w:val="0"/>
              </w:rPr>
            </w:pPr>
          </w:p>
        </w:tc>
        <w:tc>
          <w:tcPr>
            <w:tcW w:w="1701" w:type="dxa"/>
          </w:tcPr>
          <w:p w14:paraId="18D4C3F8" w14:textId="77777777" w:rsidR="007A1F44" w:rsidRPr="00977EA3" w:rsidRDefault="007A1F44" w:rsidP="00A66DA8">
            <w:pPr>
              <w:pStyle w:val="TableEntry"/>
              <w:jc w:val="center"/>
              <w:rPr>
                <w:noProof w:val="0"/>
              </w:rPr>
            </w:pPr>
          </w:p>
        </w:tc>
      </w:tr>
      <w:tr w:rsidR="007A1F44" w:rsidRPr="00977EA3" w14:paraId="1D175DD5" w14:textId="77777777">
        <w:trPr>
          <w:cantSplit/>
          <w:jc w:val="center"/>
        </w:trPr>
        <w:tc>
          <w:tcPr>
            <w:tcW w:w="1951" w:type="dxa"/>
          </w:tcPr>
          <w:p w14:paraId="72238171" w14:textId="77777777" w:rsidR="007A1F44" w:rsidRPr="00977EA3" w:rsidRDefault="007A1F44" w:rsidP="00A0052B">
            <w:pPr>
              <w:pStyle w:val="TableEntry"/>
              <w:rPr>
                <w:noProof w:val="0"/>
              </w:rPr>
            </w:pPr>
            <w:r w:rsidRPr="00977EA3">
              <w:rPr>
                <w:noProof w:val="0"/>
              </w:rPr>
              <w:t>ACC</w:t>
            </w:r>
          </w:p>
        </w:tc>
        <w:tc>
          <w:tcPr>
            <w:tcW w:w="3544" w:type="dxa"/>
          </w:tcPr>
          <w:p w14:paraId="5729C895"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900D1C5" w14:textId="77777777" w:rsidR="007A1F44" w:rsidRPr="00977EA3" w:rsidRDefault="007A1F44" w:rsidP="00B6518F">
            <w:pPr>
              <w:pStyle w:val="TableEntry"/>
              <w:rPr>
                <w:noProof w:val="0"/>
              </w:rPr>
            </w:pPr>
            <w:r w:rsidRPr="00977EA3">
              <w:rPr>
                <w:noProof w:val="0"/>
              </w:rPr>
              <w:t>O</w:t>
            </w:r>
          </w:p>
        </w:tc>
        <w:tc>
          <w:tcPr>
            <w:tcW w:w="872" w:type="dxa"/>
          </w:tcPr>
          <w:p w14:paraId="2F7C6402" w14:textId="77777777" w:rsidR="007A1F44" w:rsidRPr="00977EA3" w:rsidRDefault="007A1F44" w:rsidP="00B6518F">
            <w:pPr>
              <w:pStyle w:val="TableEntry"/>
              <w:rPr>
                <w:noProof w:val="0"/>
              </w:rPr>
            </w:pPr>
            <w:r w:rsidRPr="00977EA3">
              <w:rPr>
                <w:noProof w:val="0"/>
              </w:rPr>
              <w:t>[0..1]</w:t>
            </w:r>
          </w:p>
        </w:tc>
        <w:tc>
          <w:tcPr>
            <w:tcW w:w="1701" w:type="dxa"/>
          </w:tcPr>
          <w:p w14:paraId="52157ADD" w14:textId="77777777" w:rsidR="007A1F44" w:rsidRPr="00977EA3" w:rsidRDefault="007A1F44" w:rsidP="00A66DA8">
            <w:pPr>
              <w:pStyle w:val="TableEntry"/>
              <w:jc w:val="center"/>
              <w:rPr>
                <w:noProof w:val="0"/>
              </w:rPr>
            </w:pPr>
            <w:r w:rsidRPr="00977EA3">
              <w:rPr>
                <w:noProof w:val="0"/>
              </w:rPr>
              <w:t>6</w:t>
            </w:r>
          </w:p>
        </w:tc>
      </w:tr>
      <w:tr w:rsidR="007A1F44" w:rsidRPr="00977EA3" w14:paraId="6444ADFE" w14:textId="77777777">
        <w:trPr>
          <w:cantSplit/>
          <w:jc w:val="center"/>
        </w:trPr>
        <w:tc>
          <w:tcPr>
            <w:tcW w:w="1951" w:type="dxa"/>
          </w:tcPr>
          <w:p w14:paraId="24777D49" w14:textId="77777777" w:rsidR="007A1F44" w:rsidRPr="00977EA3" w:rsidRDefault="007A1F44" w:rsidP="00A0052B">
            <w:pPr>
              <w:pStyle w:val="TableEntry"/>
              <w:rPr>
                <w:noProof w:val="0"/>
              </w:rPr>
            </w:pPr>
            <w:r w:rsidRPr="00977EA3">
              <w:rPr>
                <w:noProof w:val="0"/>
              </w:rPr>
              <w:t>PDA</w:t>
            </w:r>
          </w:p>
        </w:tc>
        <w:tc>
          <w:tcPr>
            <w:tcW w:w="3544" w:type="dxa"/>
          </w:tcPr>
          <w:p w14:paraId="170E293F"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551138E" w14:textId="77777777" w:rsidR="007A1F44" w:rsidRPr="00977EA3" w:rsidRDefault="007A1F44" w:rsidP="00B6518F">
            <w:pPr>
              <w:pStyle w:val="TableEntry"/>
              <w:rPr>
                <w:noProof w:val="0"/>
              </w:rPr>
            </w:pPr>
            <w:r w:rsidRPr="00977EA3">
              <w:rPr>
                <w:noProof w:val="0"/>
              </w:rPr>
              <w:t>O</w:t>
            </w:r>
          </w:p>
        </w:tc>
        <w:tc>
          <w:tcPr>
            <w:tcW w:w="872" w:type="dxa"/>
          </w:tcPr>
          <w:p w14:paraId="6267F4DE" w14:textId="77777777" w:rsidR="007A1F44" w:rsidRPr="00977EA3" w:rsidRDefault="007A1F44" w:rsidP="00B6518F">
            <w:pPr>
              <w:pStyle w:val="TableEntry"/>
              <w:rPr>
                <w:noProof w:val="0"/>
              </w:rPr>
            </w:pPr>
            <w:r w:rsidRPr="00977EA3">
              <w:rPr>
                <w:noProof w:val="0"/>
              </w:rPr>
              <w:t>[0..1]</w:t>
            </w:r>
          </w:p>
        </w:tc>
        <w:tc>
          <w:tcPr>
            <w:tcW w:w="1701" w:type="dxa"/>
          </w:tcPr>
          <w:p w14:paraId="4929D106" w14:textId="77777777" w:rsidR="007A1F44" w:rsidRPr="00977EA3" w:rsidRDefault="007A1F44" w:rsidP="00A66DA8">
            <w:pPr>
              <w:pStyle w:val="TableEntry"/>
              <w:jc w:val="center"/>
              <w:rPr>
                <w:noProof w:val="0"/>
              </w:rPr>
            </w:pPr>
            <w:r w:rsidRPr="00977EA3">
              <w:rPr>
                <w:noProof w:val="0"/>
              </w:rPr>
              <w:t>3</w:t>
            </w:r>
          </w:p>
        </w:tc>
      </w:tr>
    </w:tbl>
    <w:p w14:paraId="39D3C8CF"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77" w:name="_Toc174249175"/>
      <w:r w:rsidRPr="00977EA3">
        <w:rPr>
          <w:noProof w:val="0"/>
        </w:rPr>
        <w:t>Comments on segment usage</w:t>
      </w:r>
      <w:bookmarkEnd w:id="377"/>
    </w:p>
    <w:p w14:paraId="0CCB7762" w14:textId="77777777" w:rsidR="007A1F44" w:rsidRPr="00977EA3" w:rsidRDefault="007A1F44">
      <w:r w:rsidRPr="00977EA3">
        <w:t xml:space="preserve">Field </w:t>
      </w:r>
      <w:r w:rsidRPr="00977EA3">
        <w:rPr>
          <w:i/>
          <w:iCs/>
        </w:rPr>
        <w:t>PV1-3-assigned patient location</w:t>
      </w:r>
      <w:r w:rsidRPr="00977EA3">
        <w:t xml:space="preserve"> is used to indicate the patient’s last location prior to discharge (or end of visit).</w:t>
      </w:r>
    </w:p>
    <w:p w14:paraId="74AF9755" w14:textId="77777777" w:rsidR="007A1F44" w:rsidRPr="00977EA3" w:rsidRDefault="007A1F44">
      <w:r w:rsidRPr="00977EA3">
        <w:t xml:space="preserve">Field </w:t>
      </w:r>
      <w:r w:rsidRPr="00977EA3">
        <w:rPr>
          <w:i/>
          <w:iCs/>
        </w:rPr>
        <w:t>PV1-45-discharge date/time</w:t>
      </w:r>
      <w:r w:rsidRPr="00977EA3">
        <w:t xml:space="preserve"> is used to carry either the date and time of discharge (for an inpatient) or the date and time that the visit ended (for an outpatient).</w:t>
      </w:r>
    </w:p>
    <w:p w14:paraId="0F4D8295"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2B97346B" w14:textId="06D80A26" w:rsidR="007A1F44" w:rsidRPr="00977EA3" w:rsidRDefault="007A1F44">
      <w:r w:rsidRPr="00977EA3">
        <w:t>Within a Patient Discharge message, if the encounter has been terminated by the patient's death, then the field PID-30 Patient Death Indicator shall be populated. In this case PID-29 Patient Death Date and Time shall be populated as well, provided that the value is known.</w:t>
      </w:r>
    </w:p>
    <w:p w14:paraId="62C2BFBD"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78" w:name="_Toc174249176"/>
      <w:r w:rsidRPr="00977EA3">
        <w:rPr>
          <w:noProof w:val="0"/>
        </w:rPr>
        <w:t>Expected actions</w:t>
      </w:r>
      <w:bookmarkEnd w:id="378"/>
    </w:p>
    <w:p w14:paraId="6442B1D0" w14:textId="77777777" w:rsidR="007A1F44" w:rsidRPr="00977EA3" w:rsidRDefault="007A1F44">
      <w:r w:rsidRPr="00977EA3">
        <w:t>The receiver shall update the patient’s status to “discharged” (or “visit ended”).</w:t>
      </w:r>
    </w:p>
    <w:p w14:paraId="6DAC77F0" w14:textId="77777777" w:rsidR="007A1F44" w:rsidRPr="00977EA3" w:rsidRDefault="007A1F44">
      <w:r w:rsidRPr="00977EA3">
        <w:t>The receiver shall report the result of this operation (success / error) in an acknowledgment message returned to the sender.</w:t>
      </w:r>
    </w:p>
    <w:p w14:paraId="0C822A4D" w14:textId="77777777" w:rsidR="007A1F44" w:rsidRPr="00977EA3" w:rsidRDefault="007A1F44">
      <w:r w:rsidRPr="00977EA3">
        <w:t>In case this Movement conflicts with the current situation of the patient (no inpatient nor outpatient visit opened for this patient) the message is discarded but no error condition is raised.</w:t>
      </w:r>
    </w:p>
    <w:p w14:paraId="789D860A"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79" w:name="_Toc174249177"/>
      <w:bookmarkStart w:id="380" w:name="_Toc398544175"/>
      <w:r w:rsidRPr="00977EA3">
        <w:rPr>
          <w:noProof w:val="0"/>
        </w:rPr>
        <w:t>Cancel Discharge/End Visit – ADT^A13^ADT_A01</w:t>
      </w:r>
      <w:bookmarkEnd w:id="379"/>
      <w:bookmarkEnd w:id="380"/>
    </w:p>
    <w:p w14:paraId="4E2C251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81" w:name="_Toc174249178"/>
      <w:r w:rsidRPr="00977EA3">
        <w:rPr>
          <w:noProof w:val="0"/>
        </w:rPr>
        <w:t>Trigger Event</w:t>
      </w:r>
      <w:bookmarkEnd w:id="381"/>
    </w:p>
    <w:p w14:paraId="0E96EBB3" w14:textId="77777777" w:rsidR="007A1F44" w:rsidRPr="00977EA3" w:rsidRDefault="007A1F44">
      <w:r w:rsidRPr="00977EA3">
        <w:t>This message is sent by a Patient Encounter Supplier to a Patient Encounter Consumer to cancel a previous notification (via trigger event A03) that a patient’s stay at a healthcare facility had ended.</w:t>
      </w:r>
    </w:p>
    <w:p w14:paraId="4EDCE26E" w14:textId="77777777" w:rsidR="007A1F44" w:rsidRPr="00977EA3" w:rsidRDefault="007A1F44">
      <w:r w:rsidRPr="00977EA3">
        <w:t xml:space="preserve">MSH-9 is valued </w:t>
      </w:r>
      <w:r w:rsidRPr="00977EA3">
        <w:rPr>
          <w:b/>
          <w:bCs/>
        </w:rPr>
        <w:t>ADT^A13^ADT_A01</w:t>
      </w:r>
      <w:r w:rsidRPr="00977EA3">
        <w:t>.</w:t>
      </w:r>
    </w:p>
    <w:p w14:paraId="0AE77CD7"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82" w:name="_Toc174249179"/>
      <w:r w:rsidRPr="00977EA3">
        <w:rPr>
          <w:noProof w:val="0"/>
        </w:rPr>
        <w:lastRenderedPageBreak/>
        <w:t>Message Static Definition</w:t>
      </w:r>
      <w:bookmarkEnd w:id="382"/>
    </w:p>
    <w:p w14:paraId="21E4A6CF" w14:textId="77777777" w:rsidR="007A1F44" w:rsidRPr="00977EA3" w:rsidRDefault="007A1F44">
      <w:pPr>
        <w:pStyle w:val="TableTitle"/>
        <w:rPr>
          <w:noProof w:val="0"/>
        </w:rPr>
      </w:pPr>
      <w:r w:rsidRPr="00977EA3">
        <w:rPr>
          <w:noProof w:val="0"/>
        </w:rPr>
        <w:t>Table 3.31-11: Static definition of message ADT^A13^ADT_A01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8BC8015" w14:textId="77777777">
        <w:trPr>
          <w:cantSplit/>
          <w:tblHeader/>
          <w:jc w:val="center"/>
        </w:trPr>
        <w:tc>
          <w:tcPr>
            <w:tcW w:w="1951" w:type="dxa"/>
            <w:shd w:val="clear" w:color="auto" w:fill="D9D9D9"/>
          </w:tcPr>
          <w:p w14:paraId="5BE015F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EB7522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9D6E56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42B6E57"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134FC35" w14:textId="77777777" w:rsidR="007A1F44" w:rsidRPr="00977EA3" w:rsidRDefault="007A1F44" w:rsidP="00A53067">
            <w:pPr>
              <w:pStyle w:val="TableEntryHeader"/>
              <w:rPr>
                <w:noProof w:val="0"/>
              </w:rPr>
            </w:pPr>
            <w:r w:rsidRPr="00977EA3">
              <w:rPr>
                <w:noProof w:val="0"/>
              </w:rPr>
              <w:t>HL7 chapter</w:t>
            </w:r>
          </w:p>
        </w:tc>
      </w:tr>
      <w:tr w:rsidR="007A1F44" w:rsidRPr="00977EA3" w14:paraId="0A9623F8" w14:textId="77777777">
        <w:trPr>
          <w:cantSplit/>
          <w:jc w:val="center"/>
        </w:trPr>
        <w:tc>
          <w:tcPr>
            <w:tcW w:w="1951" w:type="dxa"/>
          </w:tcPr>
          <w:p w14:paraId="128A5ECD" w14:textId="77777777" w:rsidR="007A1F44" w:rsidRPr="00977EA3" w:rsidRDefault="007A1F44" w:rsidP="00A0052B">
            <w:pPr>
              <w:pStyle w:val="TableEntry"/>
              <w:rPr>
                <w:noProof w:val="0"/>
              </w:rPr>
            </w:pPr>
            <w:r w:rsidRPr="00977EA3">
              <w:rPr>
                <w:noProof w:val="0"/>
              </w:rPr>
              <w:t>MSH</w:t>
            </w:r>
          </w:p>
        </w:tc>
        <w:tc>
          <w:tcPr>
            <w:tcW w:w="3544" w:type="dxa"/>
          </w:tcPr>
          <w:p w14:paraId="6163A8A6" w14:textId="77777777" w:rsidR="007A1F44" w:rsidRPr="00977EA3" w:rsidRDefault="007A1F44" w:rsidP="00A0052B">
            <w:pPr>
              <w:pStyle w:val="TableEntry"/>
              <w:rPr>
                <w:noProof w:val="0"/>
              </w:rPr>
            </w:pPr>
            <w:r w:rsidRPr="00977EA3">
              <w:rPr>
                <w:noProof w:val="0"/>
              </w:rPr>
              <w:t>Message Header</w:t>
            </w:r>
          </w:p>
        </w:tc>
        <w:tc>
          <w:tcPr>
            <w:tcW w:w="971" w:type="dxa"/>
          </w:tcPr>
          <w:p w14:paraId="4749E1C3" w14:textId="77777777" w:rsidR="007A1F44" w:rsidRPr="00977EA3" w:rsidRDefault="007A1F44" w:rsidP="00B6518F">
            <w:pPr>
              <w:pStyle w:val="TableEntry"/>
              <w:rPr>
                <w:noProof w:val="0"/>
              </w:rPr>
            </w:pPr>
            <w:r w:rsidRPr="00977EA3">
              <w:rPr>
                <w:noProof w:val="0"/>
              </w:rPr>
              <w:t>R</w:t>
            </w:r>
          </w:p>
        </w:tc>
        <w:tc>
          <w:tcPr>
            <w:tcW w:w="872" w:type="dxa"/>
          </w:tcPr>
          <w:p w14:paraId="7866E089" w14:textId="77777777" w:rsidR="007A1F44" w:rsidRPr="00977EA3" w:rsidRDefault="007A1F44" w:rsidP="00B6518F">
            <w:pPr>
              <w:pStyle w:val="TableEntry"/>
              <w:rPr>
                <w:noProof w:val="0"/>
              </w:rPr>
            </w:pPr>
            <w:r w:rsidRPr="00977EA3">
              <w:rPr>
                <w:noProof w:val="0"/>
              </w:rPr>
              <w:t>[1..1]</w:t>
            </w:r>
          </w:p>
        </w:tc>
        <w:tc>
          <w:tcPr>
            <w:tcW w:w="1701" w:type="dxa"/>
          </w:tcPr>
          <w:p w14:paraId="1DC0DAC9" w14:textId="77777777" w:rsidR="007A1F44" w:rsidRPr="00977EA3" w:rsidRDefault="007A1F44" w:rsidP="00A66DA8">
            <w:pPr>
              <w:pStyle w:val="TableEntry"/>
              <w:jc w:val="center"/>
              <w:rPr>
                <w:noProof w:val="0"/>
              </w:rPr>
            </w:pPr>
            <w:r w:rsidRPr="00977EA3">
              <w:rPr>
                <w:noProof w:val="0"/>
              </w:rPr>
              <w:t>2</w:t>
            </w:r>
          </w:p>
        </w:tc>
      </w:tr>
      <w:tr w:rsidR="007A1F44" w:rsidRPr="00977EA3" w14:paraId="1026E986" w14:textId="77777777">
        <w:trPr>
          <w:cantSplit/>
          <w:jc w:val="center"/>
        </w:trPr>
        <w:tc>
          <w:tcPr>
            <w:tcW w:w="1951" w:type="dxa"/>
          </w:tcPr>
          <w:p w14:paraId="3CEE977E" w14:textId="77777777" w:rsidR="007A1F44" w:rsidRPr="00977EA3" w:rsidRDefault="007A1F44" w:rsidP="00A0052B">
            <w:pPr>
              <w:pStyle w:val="TableEntry"/>
              <w:rPr>
                <w:noProof w:val="0"/>
              </w:rPr>
            </w:pPr>
            <w:r w:rsidRPr="00977EA3">
              <w:rPr>
                <w:noProof w:val="0"/>
              </w:rPr>
              <w:t>SFT</w:t>
            </w:r>
          </w:p>
        </w:tc>
        <w:tc>
          <w:tcPr>
            <w:tcW w:w="3544" w:type="dxa"/>
          </w:tcPr>
          <w:p w14:paraId="283691AB" w14:textId="77777777" w:rsidR="007A1F44" w:rsidRPr="00977EA3" w:rsidRDefault="007A1F44" w:rsidP="00A0052B">
            <w:pPr>
              <w:pStyle w:val="TableEntry"/>
              <w:rPr>
                <w:noProof w:val="0"/>
              </w:rPr>
            </w:pPr>
            <w:r w:rsidRPr="00977EA3">
              <w:rPr>
                <w:noProof w:val="0"/>
              </w:rPr>
              <w:t>Software Segment</w:t>
            </w:r>
          </w:p>
        </w:tc>
        <w:tc>
          <w:tcPr>
            <w:tcW w:w="971" w:type="dxa"/>
          </w:tcPr>
          <w:p w14:paraId="507F1F3E" w14:textId="77777777" w:rsidR="007A1F44" w:rsidRPr="00977EA3" w:rsidRDefault="007A1F44" w:rsidP="00B6518F">
            <w:pPr>
              <w:pStyle w:val="TableEntry"/>
              <w:rPr>
                <w:noProof w:val="0"/>
              </w:rPr>
            </w:pPr>
            <w:r w:rsidRPr="00977EA3">
              <w:rPr>
                <w:noProof w:val="0"/>
              </w:rPr>
              <w:t>O</w:t>
            </w:r>
          </w:p>
        </w:tc>
        <w:tc>
          <w:tcPr>
            <w:tcW w:w="872" w:type="dxa"/>
          </w:tcPr>
          <w:p w14:paraId="37DE6A5C" w14:textId="77777777" w:rsidR="007A1F44" w:rsidRPr="00977EA3" w:rsidRDefault="007A1F44" w:rsidP="00B6518F">
            <w:pPr>
              <w:pStyle w:val="TableEntry"/>
              <w:rPr>
                <w:noProof w:val="0"/>
              </w:rPr>
            </w:pPr>
            <w:r w:rsidRPr="00977EA3">
              <w:rPr>
                <w:noProof w:val="0"/>
              </w:rPr>
              <w:t>[0..*]</w:t>
            </w:r>
          </w:p>
        </w:tc>
        <w:tc>
          <w:tcPr>
            <w:tcW w:w="1701" w:type="dxa"/>
          </w:tcPr>
          <w:p w14:paraId="6AA32748" w14:textId="77777777" w:rsidR="007A1F44" w:rsidRPr="00977EA3" w:rsidRDefault="007A1F44" w:rsidP="00A66DA8">
            <w:pPr>
              <w:pStyle w:val="TableEntry"/>
              <w:jc w:val="center"/>
              <w:rPr>
                <w:noProof w:val="0"/>
              </w:rPr>
            </w:pPr>
            <w:r w:rsidRPr="00977EA3">
              <w:rPr>
                <w:noProof w:val="0"/>
              </w:rPr>
              <w:t>2</w:t>
            </w:r>
          </w:p>
        </w:tc>
      </w:tr>
      <w:tr w:rsidR="007A1F44" w:rsidRPr="00977EA3" w14:paraId="38F925D4" w14:textId="77777777">
        <w:trPr>
          <w:cantSplit/>
          <w:jc w:val="center"/>
        </w:trPr>
        <w:tc>
          <w:tcPr>
            <w:tcW w:w="1951" w:type="dxa"/>
          </w:tcPr>
          <w:p w14:paraId="3FD97087" w14:textId="77777777" w:rsidR="007A1F44" w:rsidRPr="00977EA3" w:rsidRDefault="007A1F44" w:rsidP="00A0052B">
            <w:pPr>
              <w:pStyle w:val="TableEntry"/>
              <w:rPr>
                <w:noProof w:val="0"/>
              </w:rPr>
            </w:pPr>
            <w:r w:rsidRPr="00977EA3">
              <w:rPr>
                <w:noProof w:val="0"/>
              </w:rPr>
              <w:t>EVN</w:t>
            </w:r>
          </w:p>
        </w:tc>
        <w:tc>
          <w:tcPr>
            <w:tcW w:w="3544" w:type="dxa"/>
          </w:tcPr>
          <w:p w14:paraId="13BEC363" w14:textId="77777777" w:rsidR="007A1F44" w:rsidRPr="00977EA3" w:rsidRDefault="007A1F44" w:rsidP="00A0052B">
            <w:pPr>
              <w:pStyle w:val="TableEntry"/>
              <w:rPr>
                <w:noProof w:val="0"/>
              </w:rPr>
            </w:pPr>
            <w:r w:rsidRPr="00977EA3">
              <w:rPr>
                <w:noProof w:val="0"/>
              </w:rPr>
              <w:t>Event Type</w:t>
            </w:r>
          </w:p>
        </w:tc>
        <w:tc>
          <w:tcPr>
            <w:tcW w:w="971" w:type="dxa"/>
          </w:tcPr>
          <w:p w14:paraId="185A665D" w14:textId="77777777" w:rsidR="007A1F44" w:rsidRPr="00977EA3" w:rsidRDefault="007A1F44" w:rsidP="00B6518F">
            <w:pPr>
              <w:pStyle w:val="TableEntry"/>
              <w:rPr>
                <w:noProof w:val="0"/>
              </w:rPr>
            </w:pPr>
            <w:r w:rsidRPr="00977EA3">
              <w:rPr>
                <w:noProof w:val="0"/>
              </w:rPr>
              <w:t>R</w:t>
            </w:r>
          </w:p>
        </w:tc>
        <w:tc>
          <w:tcPr>
            <w:tcW w:w="872" w:type="dxa"/>
          </w:tcPr>
          <w:p w14:paraId="5F15B681" w14:textId="77777777" w:rsidR="007A1F44" w:rsidRPr="00977EA3" w:rsidRDefault="007A1F44" w:rsidP="00B6518F">
            <w:pPr>
              <w:pStyle w:val="TableEntry"/>
              <w:rPr>
                <w:noProof w:val="0"/>
              </w:rPr>
            </w:pPr>
            <w:r w:rsidRPr="00977EA3">
              <w:rPr>
                <w:noProof w:val="0"/>
              </w:rPr>
              <w:t>[1..1]</w:t>
            </w:r>
          </w:p>
        </w:tc>
        <w:tc>
          <w:tcPr>
            <w:tcW w:w="1701" w:type="dxa"/>
          </w:tcPr>
          <w:p w14:paraId="5F075FF5" w14:textId="77777777" w:rsidR="007A1F44" w:rsidRPr="00977EA3" w:rsidRDefault="007A1F44" w:rsidP="00A66DA8">
            <w:pPr>
              <w:pStyle w:val="TableEntry"/>
              <w:jc w:val="center"/>
              <w:rPr>
                <w:noProof w:val="0"/>
              </w:rPr>
            </w:pPr>
            <w:r w:rsidRPr="00977EA3">
              <w:rPr>
                <w:noProof w:val="0"/>
              </w:rPr>
              <w:t>2</w:t>
            </w:r>
          </w:p>
        </w:tc>
      </w:tr>
      <w:tr w:rsidR="007A1F44" w:rsidRPr="00977EA3" w14:paraId="6EF19D68" w14:textId="77777777">
        <w:trPr>
          <w:cantSplit/>
          <w:jc w:val="center"/>
        </w:trPr>
        <w:tc>
          <w:tcPr>
            <w:tcW w:w="1951" w:type="dxa"/>
          </w:tcPr>
          <w:p w14:paraId="492CF81A" w14:textId="77777777" w:rsidR="007A1F44" w:rsidRPr="00977EA3" w:rsidRDefault="007A1F44" w:rsidP="00A0052B">
            <w:pPr>
              <w:pStyle w:val="TableEntry"/>
              <w:rPr>
                <w:noProof w:val="0"/>
              </w:rPr>
            </w:pPr>
            <w:r w:rsidRPr="00977EA3">
              <w:rPr>
                <w:noProof w:val="0"/>
              </w:rPr>
              <w:t>PID</w:t>
            </w:r>
          </w:p>
        </w:tc>
        <w:tc>
          <w:tcPr>
            <w:tcW w:w="3544" w:type="dxa"/>
          </w:tcPr>
          <w:p w14:paraId="5D36DF3A" w14:textId="77777777" w:rsidR="007A1F44" w:rsidRPr="00977EA3" w:rsidRDefault="007A1F44" w:rsidP="00A0052B">
            <w:pPr>
              <w:pStyle w:val="TableEntry"/>
              <w:rPr>
                <w:noProof w:val="0"/>
              </w:rPr>
            </w:pPr>
            <w:r w:rsidRPr="00977EA3">
              <w:rPr>
                <w:noProof w:val="0"/>
              </w:rPr>
              <w:t>Patient Identification</w:t>
            </w:r>
          </w:p>
        </w:tc>
        <w:tc>
          <w:tcPr>
            <w:tcW w:w="971" w:type="dxa"/>
          </w:tcPr>
          <w:p w14:paraId="1D1E8F7C" w14:textId="77777777" w:rsidR="007A1F44" w:rsidRPr="00977EA3" w:rsidRDefault="007A1F44" w:rsidP="00B6518F">
            <w:pPr>
              <w:pStyle w:val="TableEntry"/>
              <w:rPr>
                <w:noProof w:val="0"/>
              </w:rPr>
            </w:pPr>
            <w:r w:rsidRPr="00977EA3">
              <w:rPr>
                <w:noProof w:val="0"/>
              </w:rPr>
              <w:t>R</w:t>
            </w:r>
          </w:p>
        </w:tc>
        <w:tc>
          <w:tcPr>
            <w:tcW w:w="872" w:type="dxa"/>
          </w:tcPr>
          <w:p w14:paraId="3873529A" w14:textId="77777777" w:rsidR="007A1F44" w:rsidRPr="00977EA3" w:rsidRDefault="007A1F44" w:rsidP="00B6518F">
            <w:pPr>
              <w:pStyle w:val="TableEntry"/>
              <w:rPr>
                <w:noProof w:val="0"/>
              </w:rPr>
            </w:pPr>
            <w:r w:rsidRPr="00977EA3">
              <w:rPr>
                <w:noProof w:val="0"/>
              </w:rPr>
              <w:t>[1..1]</w:t>
            </w:r>
          </w:p>
        </w:tc>
        <w:tc>
          <w:tcPr>
            <w:tcW w:w="1701" w:type="dxa"/>
          </w:tcPr>
          <w:p w14:paraId="3B34AD85" w14:textId="77777777" w:rsidR="007A1F44" w:rsidRPr="00977EA3" w:rsidRDefault="007A1F44" w:rsidP="00A66DA8">
            <w:pPr>
              <w:pStyle w:val="TableEntry"/>
              <w:jc w:val="center"/>
              <w:rPr>
                <w:noProof w:val="0"/>
              </w:rPr>
            </w:pPr>
            <w:r w:rsidRPr="00977EA3">
              <w:rPr>
                <w:noProof w:val="0"/>
              </w:rPr>
              <w:t>3</w:t>
            </w:r>
          </w:p>
        </w:tc>
      </w:tr>
      <w:tr w:rsidR="007A1F44" w:rsidRPr="00977EA3" w14:paraId="6416BD6D" w14:textId="77777777">
        <w:trPr>
          <w:cantSplit/>
          <w:jc w:val="center"/>
        </w:trPr>
        <w:tc>
          <w:tcPr>
            <w:tcW w:w="1951" w:type="dxa"/>
          </w:tcPr>
          <w:p w14:paraId="463093AB" w14:textId="77777777" w:rsidR="007A1F44" w:rsidRPr="00977EA3" w:rsidRDefault="007A1F44" w:rsidP="00A0052B">
            <w:pPr>
              <w:pStyle w:val="TableEntry"/>
              <w:rPr>
                <w:noProof w:val="0"/>
              </w:rPr>
            </w:pPr>
            <w:r w:rsidRPr="00977EA3">
              <w:rPr>
                <w:noProof w:val="0"/>
              </w:rPr>
              <w:t>PD1</w:t>
            </w:r>
          </w:p>
        </w:tc>
        <w:tc>
          <w:tcPr>
            <w:tcW w:w="3544" w:type="dxa"/>
          </w:tcPr>
          <w:p w14:paraId="509DEEBF" w14:textId="77777777" w:rsidR="007A1F44" w:rsidRPr="00977EA3" w:rsidRDefault="007A1F44" w:rsidP="00A0052B">
            <w:pPr>
              <w:pStyle w:val="TableEntry"/>
              <w:rPr>
                <w:noProof w:val="0"/>
              </w:rPr>
            </w:pPr>
            <w:r w:rsidRPr="00977EA3">
              <w:rPr>
                <w:noProof w:val="0"/>
              </w:rPr>
              <w:t>Additional Demographics</w:t>
            </w:r>
          </w:p>
        </w:tc>
        <w:tc>
          <w:tcPr>
            <w:tcW w:w="971" w:type="dxa"/>
          </w:tcPr>
          <w:p w14:paraId="55DCF73E" w14:textId="77777777" w:rsidR="007A1F44" w:rsidRPr="00977EA3" w:rsidRDefault="007A1F44" w:rsidP="00B6518F">
            <w:pPr>
              <w:pStyle w:val="TableEntry"/>
              <w:rPr>
                <w:noProof w:val="0"/>
              </w:rPr>
            </w:pPr>
            <w:r w:rsidRPr="00977EA3">
              <w:rPr>
                <w:noProof w:val="0"/>
              </w:rPr>
              <w:t>O</w:t>
            </w:r>
          </w:p>
        </w:tc>
        <w:tc>
          <w:tcPr>
            <w:tcW w:w="872" w:type="dxa"/>
          </w:tcPr>
          <w:p w14:paraId="1905E7E8" w14:textId="77777777" w:rsidR="007A1F44" w:rsidRPr="00977EA3" w:rsidRDefault="007A1F44" w:rsidP="00B6518F">
            <w:pPr>
              <w:pStyle w:val="TableEntry"/>
              <w:rPr>
                <w:noProof w:val="0"/>
              </w:rPr>
            </w:pPr>
            <w:r w:rsidRPr="00977EA3">
              <w:rPr>
                <w:noProof w:val="0"/>
              </w:rPr>
              <w:t>[0..1]</w:t>
            </w:r>
          </w:p>
        </w:tc>
        <w:tc>
          <w:tcPr>
            <w:tcW w:w="1701" w:type="dxa"/>
          </w:tcPr>
          <w:p w14:paraId="129E75B8" w14:textId="77777777" w:rsidR="007A1F44" w:rsidRPr="00977EA3" w:rsidRDefault="007A1F44" w:rsidP="00A66DA8">
            <w:pPr>
              <w:pStyle w:val="TableEntry"/>
              <w:jc w:val="center"/>
              <w:rPr>
                <w:noProof w:val="0"/>
              </w:rPr>
            </w:pPr>
            <w:r w:rsidRPr="00977EA3">
              <w:rPr>
                <w:noProof w:val="0"/>
              </w:rPr>
              <w:t>3</w:t>
            </w:r>
          </w:p>
        </w:tc>
      </w:tr>
      <w:tr w:rsidR="007A1F44" w:rsidRPr="00977EA3" w14:paraId="62E60ADD" w14:textId="77777777">
        <w:trPr>
          <w:cantSplit/>
          <w:jc w:val="center"/>
        </w:trPr>
        <w:tc>
          <w:tcPr>
            <w:tcW w:w="1951" w:type="dxa"/>
          </w:tcPr>
          <w:p w14:paraId="576DF788" w14:textId="77777777" w:rsidR="007A1F44" w:rsidRPr="00977EA3" w:rsidRDefault="007A1F44" w:rsidP="00A0052B">
            <w:pPr>
              <w:pStyle w:val="TableEntry"/>
              <w:rPr>
                <w:noProof w:val="0"/>
              </w:rPr>
            </w:pPr>
            <w:r w:rsidRPr="00977EA3">
              <w:rPr>
                <w:noProof w:val="0"/>
              </w:rPr>
              <w:t>ROL</w:t>
            </w:r>
          </w:p>
        </w:tc>
        <w:tc>
          <w:tcPr>
            <w:tcW w:w="3544" w:type="dxa"/>
          </w:tcPr>
          <w:p w14:paraId="30BDFCB1" w14:textId="77777777" w:rsidR="007A1F44" w:rsidRPr="00977EA3" w:rsidRDefault="007A1F44" w:rsidP="00A0052B">
            <w:pPr>
              <w:pStyle w:val="TableEntry"/>
              <w:rPr>
                <w:noProof w:val="0"/>
              </w:rPr>
            </w:pPr>
            <w:r w:rsidRPr="00977EA3">
              <w:rPr>
                <w:noProof w:val="0"/>
              </w:rPr>
              <w:t>Role</w:t>
            </w:r>
          </w:p>
        </w:tc>
        <w:tc>
          <w:tcPr>
            <w:tcW w:w="971" w:type="dxa"/>
          </w:tcPr>
          <w:p w14:paraId="0393D571" w14:textId="77777777" w:rsidR="007A1F44" w:rsidRPr="00977EA3" w:rsidRDefault="007A1F44" w:rsidP="00B6518F">
            <w:pPr>
              <w:pStyle w:val="TableEntry"/>
              <w:rPr>
                <w:noProof w:val="0"/>
              </w:rPr>
            </w:pPr>
            <w:r w:rsidRPr="00977EA3">
              <w:rPr>
                <w:noProof w:val="0"/>
              </w:rPr>
              <w:t>O</w:t>
            </w:r>
          </w:p>
        </w:tc>
        <w:tc>
          <w:tcPr>
            <w:tcW w:w="872" w:type="dxa"/>
          </w:tcPr>
          <w:p w14:paraId="596FF9EF" w14:textId="77777777" w:rsidR="007A1F44" w:rsidRPr="00977EA3" w:rsidRDefault="007A1F44" w:rsidP="00B6518F">
            <w:pPr>
              <w:pStyle w:val="TableEntry"/>
              <w:rPr>
                <w:noProof w:val="0"/>
              </w:rPr>
            </w:pPr>
            <w:r w:rsidRPr="00977EA3">
              <w:rPr>
                <w:noProof w:val="0"/>
              </w:rPr>
              <w:t>[0..*]</w:t>
            </w:r>
          </w:p>
        </w:tc>
        <w:tc>
          <w:tcPr>
            <w:tcW w:w="1701" w:type="dxa"/>
          </w:tcPr>
          <w:p w14:paraId="37D43445" w14:textId="77777777" w:rsidR="007A1F44" w:rsidRPr="00977EA3" w:rsidRDefault="007A1F44" w:rsidP="00A66DA8">
            <w:pPr>
              <w:pStyle w:val="TableEntry"/>
              <w:jc w:val="center"/>
              <w:rPr>
                <w:noProof w:val="0"/>
              </w:rPr>
            </w:pPr>
            <w:r w:rsidRPr="00977EA3">
              <w:rPr>
                <w:noProof w:val="0"/>
              </w:rPr>
              <w:t>15</w:t>
            </w:r>
          </w:p>
        </w:tc>
      </w:tr>
      <w:tr w:rsidR="007A1F44" w:rsidRPr="00977EA3" w14:paraId="14F2FE35" w14:textId="77777777">
        <w:trPr>
          <w:cantSplit/>
          <w:jc w:val="center"/>
        </w:trPr>
        <w:tc>
          <w:tcPr>
            <w:tcW w:w="1951" w:type="dxa"/>
          </w:tcPr>
          <w:p w14:paraId="2E3BAB49" w14:textId="77777777" w:rsidR="007A1F44" w:rsidRPr="00977EA3" w:rsidRDefault="007A1F44" w:rsidP="00A0052B">
            <w:pPr>
              <w:pStyle w:val="TableEntry"/>
              <w:rPr>
                <w:noProof w:val="0"/>
              </w:rPr>
            </w:pPr>
            <w:r w:rsidRPr="00977EA3">
              <w:rPr>
                <w:noProof w:val="0"/>
              </w:rPr>
              <w:t>NK1</w:t>
            </w:r>
          </w:p>
        </w:tc>
        <w:tc>
          <w:tcPr>
            <w:tcW w:w="3544" w:type="dxa"/>
          </w:tcPr>
          <w:p w14:paraId="4226D1AE"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646E8F5" w14:textId="77777777" w:rsidR="007A1F44" w:rsidRPr="00977EA3" w:rsidRDefault="007A1F44" w:rsidP="00B6518F">
            <w:pPr>
              <w:pStyle w:val="TableEntry"/>
              <w:rPr>
                <w:noProof w:val="0"/>
              </w:rPr>
            </w:pPr>
            <w:r w:rsidRPr="00977EA3">
              <w:rPr>
                <w:noProof w:val="0"/>
              </w:rPr>
              <w:t>O</w:t>
            </w:r>
          </w:p>
        </w:tc>
        <w:tc>
          <w:tcPr>
            <w:tcW w:w="872" w:type="dxa"/>
          </w:tcPr>
          <w:p w14:paraId="4963FCA9" w14:textId="77777777" w:rsidR="007A1F44" w:rsidRPr="00977EA3" w:rsidRDefault="007A1F44" w:rsidP="00B6518F">
            <w:pPr>
              <w:pStyle w:val="TableEntry"/>
              <w:rPr>
                <w:noProof w:val="0"/>
              </w:rPr>
            </w:pPr>
            <w:r w:rsidRPr="00977EA3">
              <w:rPr>
                <w:noProof w:val="0"/>
              </w:rPr>
              <w:t>[0..*]</w:t>
            </w:r>
          </w:p>
        </w:tc>
        <w:tc>
          <w:tcPr>
            <w:tcW w:w="1701" w:type="dxa"/>
          </w:tcPr>
          <w:p w14:paraId="1BE0AA53" w14:textId="77777777" w:rsidR="007A1F44" w:rsidRPr="00977EA3" w:rsidRDefault="007A1F44" w:rsidP="00A66DA8">
            <w:pPr>
              <w:pStyle w:val="TableEntry"/>
              <w:jc w:val="center"/>
              <w:rPr>
                <w:noProof w:val="0"/>
              </w:rPr>
            </w:pPr>
            <w:r w:rsidRPr="00977EA3">
              <w:rPr>
                <w:noProof w:val="0"/>
              </w:rPr>
              <w:t>3</w:t>
            </w:r>
          </w:p>
        </w:tc>
      </w:tr>
      <w:tr w:rsidR="007A1F44" w:rsidRPr="00977EA3" w14:paraId="5D5977A1" w14:textId="77777777">
        <w:trPr>
          <w:cantSplit/>
          <w:jc w:val="center"/>
        </w:trPr>
        <w:tc>
          <w:tcPr>
            <w:tcW w:w="1951" w:type="dxa"/>
          </w:tcPr>
          <w:p w14:paraId="490EF8BE" w14:textId="77777777" w:rsidR="007A1F44" w:rsidRPr="00977EA3" w:rsidRDefault="007A1F44" w:rsidP="00A0052B">
            <w:pPr>
              <w:pStyle w:val="TableEntry"/>
              <w:rPr>
                <w:noProof w:val="0"/>
              </w:rPr>
            </w:pPr>
            <w:r w:rsidRPr="00977EA3">
              <w:rPr>
                <w:noProof w:val="0"/>
              </w:rPr>
              <w:t>PV1</w:t>
            </w:r>
          </w:p>
        </w:tc>
        <w:tc>
          <w:tcPr>
            <w:tcW w:w="3544" w:type="dxa"/>
          </w:tcPr>
          <w:p w14:paraId="5E69616C" w14:textId="77777777" w:rsidR="007A1F44" w:rsidRPr="00977EA3" w:rsidRDefault="007A1F44" w:rsidP="00A0052B">
            <w:pPr>
              <w:pStyle w:val="TableEntry"/>
              <w:rPr>
                <w:noProof w:val="0"/>
              </w:rPr>
            </w:pPr>
            <w:r w:rsidRPr="00977EA3">
              <w:rPr>
                <w:noProof w:val="0"/>
              </w:rPr>
              <w:t>Patient Visit</w:t>
            </w:r>
          </w:p>
        </w:tc>
        <w:tc>
          <w:tcPr>
            <w:tcW w:w="971" w:type="dxa"/>
          </w:tcPr>
          <w:p w14:paraId="0BCB4241" w14:textId="77777777" w:rsidR="007A1F44" w:rsidRPr="00977EA3" w:rsidRDefault="007A1F44" w:rsidP="00B6518F">
            <w:pPr>
              <w:pStyle w:val="TableEntry"/>
              <w:rPr>
                <w:noProof w:val="0"/>
              </w:rPr>
            </w:pPr>
            <w:r w:rsidRPr="00977EA3">
              <w:rPr>
                <w:noProof w:val="0"/>
              </w:rPr>
              <w:t>R</w:t>
            </w:r>
          </w:p>
        </w:tc>
        <w:tc>
          <w:tcPr>
            <w:tcW w:w="872" w:type="dxa"/>
          </w:tcPr>
          <w:p w14:paraId="0FB97F2C" w14:textId="77777777" w:rsidR="007A1F44" w:rsidRPr="00977EA3" w:rsidRDefault="007A1F44" w:rsidP="00B6518F">
            <w:pPr>
              <w:pStyle w:val="TableEntry"/>
              <w:rPr>
                <w:noProof w:val="0"/>
              </w:rPr>
            </w:pPr>
            <w:r w:rsidRPr="00977EA3">
              <w:rPr>
                <w:noProof w:val="0"/>
              </w:rPr>
              <w:t>[1..1]</w:t>
            </w:r>
          </w:p>
        </w:tc>
        <w:tc>
          <w:tcPr>
            <w:tcW w:w="1701" w:type="dxa"/>
          </w:tcPr>
          <w:p w14:paraId="5A50805E" w14:textId="77777777" w:rsidR="007A1F44" w:rsidRPr="00977EA3" w:rsidRDefault="007A1F44" w:rsidP="00A66DA8">
            <w:pPr>
              <w:pStyle w:val="TableEntry"/>
              <w:jc w:val="center"/>
              <w:rPr>
                <w:noProof w:val="0"/>
              </w:rPr>
            </w:pPr>
            <w:r w:rsidRPr="00977EA3">
              <w:rPr>
                <w:noProof w:val="0"/>
              </w:rPr>
              <w:t>3</w:t>
            </w:r>
          </w:p>
        </w:tc>
      </w:tr>
      <w:tr w:rsidR="007A1F44" w:rsidRPr="00977EA3" w14:paraId="49422EB6" w14:textId="77777777">
        <w:trPr>
          <w:cantSplit/>
          <w:jc w:val="center"/>
        </w:trPr>
        <w:tc>
          <w:tcPr>
            <w:tcW w:w="1951" w:type="dxa"/>
          </w:tcPr>
          <w:p w14:paraId="4C4F4164" w14:textId="77777777" w:rsidR="007A1F44" w:rsidRPr="00977EA3" w:rsidRDefault="007A1F44" w:rsidP="00A0052B">
            <w:pPr>
              <w:pStyle w:val="TableEntry"/>
              <w:rPr>
                <w:noProof w:val="0"/>
              </w:rPr>
            </w:pPr>
            <w:r w:rsidRPr="00977EA3">
              <w:rPr>
                <w:noProof w:val="0"/>
              </w:rPr>
              <w:t>PV2</w:t>
            </w:r>
          </w:p>
        </w:tc>
        <w:tc>
          <w:tcPr>
            <w:tcW w:w="3544" w:type="dxa"/>
          </w:tcPr>
          <w:p w14:paraId="178C745E"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0259083A" w14:textId="77777777" w:rsidR="007A1F44" w:rsidRPr="00977EA3" w:rsidRDefault="007A1F44" w:rsidP="00B6518F">
            <w:pPr>
              <w:pStyle w:val="TableEntry"/>
              <w:rPr>
                <w:noProof w:val="0"/>
              </w:rPr>
            </w:pPr>
            <w:r w:rsidRPr="00977EA3">
              <w:rPr>
                <w:noProof w:val="0"/>
              </w:rPr>
              <w:t>O</w:t>
            </w:r>
          </w:p>
        </w:tc>
        <w:tc>
          <w:tcPr>
            <w:tcW w:w="872" w:type="dxa"/>
          </w:tcPr>
          <w:p w14:paraId="2C9D56E3" w14:textId="77777777" w:rsidR="007A1F44" w:rsidRPr="00977EA3" w:rsidRDefault="007A1F44" w:rsidP="00B6518F">
            <w:pPr>
              <w:pStyle w:val="TableEntry"/>
              <w:rPr>
                <w:noProof w:val="0"/>
              </w:rPr>
            </w:pPr>
            <w:r w:rsidRPr="00977EA3">
              <w:rPr>
                <w:noProof w:val="0"/>
              </w:rPr>
              <w:t>[0..1]</w:t>
            </w:r>
          </w:p>
        </w:tc>
        <w:tc>
          <w:tcPr>
            <w:tcW w:w="1701" w:type="dxa"/>
          </w:tcPr>
          <w:p w14:paraId="2B1B16B0" w14:textId="77777777" w:rsidR="007A1F44" w:rsidRPr="00977EA3" w:rsidRDefault="007A1F44" w:rsidP="00A66DA8">
            <w:pPr>
              <w:pStyle w:val="TableEntry"/>
              <w:jc w:val="center"/>
              <w:rPr>
                <w:noProof w:val="0"/>
              </w:rPr>
            </w:pPr>
            <w:r w:rsidRPr="00977EA3">
              <w:rPr>
                <w:noProof w:val="0"/>
              </w:rPr>
              <w:t>3</w:t>
            </w:r>
          </w:p>
        </w:tc>
      </w:tr>
      <w:tr w:rsidR="007A1F44" w:rsidRPr="00977EA3" w14:paraId="02305812" w14:textId="77777777">
        <w:trPr>
          <w:cantSplit/>
          <w:jc w:val="center"/>
        </w:trPr>
        <w:tc>
          <w:tcPr>
            <w:tcW w:w="1951" w:type="dxa"/>
          </w:tcPr>
          <w:p w14:paraId="0B06CE9E" w14:textId="77777777" w:rsidR="007A1F44" w:rsidRPr="00977EA3" w:rsidRDefault="007A1F44" w:rsidP="00A0052B">
            <w:pPr>
              <w:pStyle w:val="TableEntry"/>
              <w:rPr>
                <w:noProof w:val="0"/>
              </w:rPr>
            </w:pPr>
            <w:r w:rsidRPr="00977EA3">
              <w:rPr>
                <w:noProof w:val="0"/>
              </w:rPr>
              <w:t>ROL</w:t>
            </w:r>
          </w:p>
        </w:tc>
        <w:tc>
          <w:tcPr>
            <w:tcW w:w="3544" w:type="dxa"/>
          </w:tcPr>
          <w:p w14:paraId="1F31365A" w14:textId="77777777" w:rsidR="007A1F44" w:rsidRPr="00977EA3" w:rsidRDefault="007A1F44" w:rsidP="00A0052B">
            <w:pPr>
              <w:pStyle w:val="TableEntry"/>
              <w:rPr>
                <w:noProof w:val="0"/>
              </w:rPr>
            </w:pPr>
            <w:r w:rsidRPr="00977EA3">
              <w:rPr>
                <w:noProof w:val="0"/>
              </w:rPr>
              <w:t>Role</w:t>
            </w:r>
          </w:p>
        </w:tc>
        <w:tc>
          <w:tcPr>
            <w:tcW w:w="971" w:type="dxa"/>
          </w:tcPr>
          <w:p w14:paraId="3DFEE1F4" w14:textId="77777777" w:rsidR="007A1F44" w:rsidRPr="00977EA3" w:rsidRDefault="007A1F44" w:rsidP="00B6518F">
            <w:pPr>
              <w:pStyle w:val="TableEntry"/>
              <w:rPr>
                <w:noProof w:val="0"/>
              </w:rPr>
            </w:pPr>
            <w:r w:rsidRPr="00977EA3">
              <w:rPr>
                <w:noProof w:val="0"/>
              </w:rPr>
              <w:t>O</w:t>
            </w:r>
          </w:p>
        </w:tc>
        <w:tc>
          <w:tcPr>
            <w:tcW w:w="872" w:type="dxa"/>
          </w:tcPr>
          <w:p w14:paraId="762F1D83" w14:textId="77777777" w:rsidR="007A1F44" w:rsidRPr="00977EA3" w:rsidRDefault="007A1F44" w:rsidP="00B6518F">
            <w:pPr>
              <w:pStyle w:val="TableEntry"/>
              <w:rPr>
                <w:noProof w:val="0"/>
              </w:rPr>
            </w:pPr>
            <w:r w:rsidRPr="00977EA3">
              <w:rPr>
                <w:noProof w:val="0"/>
              </w:rPr>
              <w:t>[0..*]</w:t>
            </w:r>
          </w:p>
        </w:tc>
        <w:tc>
          <w:tcPr>
            <w:tcW w:w="1701" w:type="dxa"/>
          </w:tcPr>
          <w:p w14:paraId="088C1C8F" w14:textId="77777777" w:rsidR="007A1F44" w:rsidRPr="00977EA3" w:rsidRDefault="007A1F44" w:rsidP="00A66DA8">
            <w:pPr>
              <w:pStyle w:val="TableEntry"/>
              <w:jc w:val="center"/>
              <w:rPr>
                <w:noProof w:val="0"/>
              </w:rPr>
            </w:pPr>
            <w:r w:rsidRPr="00977EA3">
              <w:rPr>
                <w:noProof w:val="0"/>
              </w:rPr>
              <w:t>15</w:t>
            </w:r>
          </w:p>
        </w:tc>
      </w:tr>
      <w:tr w:rsidR="007A1F44" w:rsidRPr="00977EA3" w14:paraId="711AEC12" w14:textId="77777777">
        <w:trPr>
          <w:cantSplit/>
          <w:jc w:val="center"/>
        </w:trPr>
        <w:tc>
          <w:tcPr>
            <w:tcW w:w="1951" w:type="dxa"/>
          </w:tcPr>
          <w:p w14:paraId="13AF4DE9" w14:textId="77777777" w:rsidR="007A1F44" w:rsidRPr="00977EA3" w:rsidRDefault="007A1F44" w:rsidP="00A0052B">
            <w:pPr>
              <w:pStyle w:val="TableEntry"/>
              <w:rPr>
                <w:noProof w:val="0"/>
              </w:rPr>
            </w:pPr>
            <w:r w:rsidRPr="00977EA3">
              <w:rPr>
                <w:noProof w:val="0"/>
              </w:rPr>
              <w:t>DB1</w:t>
            </w:r>
          </w:p>
        </w:tc>
        <w:tc>
          <w:tcPr>
            <w:tcW w:w="3544" w:type="dxa"/>
          </w:tcPr>
          <w:p w14:paraId="474C8CEF" w14:textId="77777777" w:rsidR="007A1F44" w:rsidRPr="00977EA3" w:rsidRDefault="007A1F44" w:rsidP="00A0052B">
            <w:pPr>
              <w:pStyle w:val="TableEntry"/>
              <w:rPr>
                <w:noProof w:val="0"/>
              </w:rPr>
            </w:pPr>
            <w:r w:rsidRPr="00977EA3">
              <w:rPr>
                <w:noProof w:val="0"/>
              </w:rPr>
              <w:t>Disability Information</w:t>
            </w:r>
          </w:p>
        </w:tc>
        <w:tc>
          <w:tcPr>
            <w:tcW w:w="971" w:type="dxa"/>
          </w:tcPr>
          <w:p w14:paraId="5EC77A86" w14:textId="77777777" w:rsidR="007A1F44" w:rsidRPr="00977EA3" w:rsidRDefault="007A1F44" w:rsidP="00B6518F">
            <w:pPr>
              <w:pStyle w:val="TableEntry"/>
              <w:rPr>
                <w:noProof w:val="0"/>
              </w:rPr>
            </w:pPr>
            <w:r w:rsidRPr="00977EA3">
              <w:rPr>
                <w:noProof w:val="0"/>
              </w:rPr>
              <w:t>O</w:t>
            </w:r>
          </w:p>
        </w:tc>
        <w:tc>
          <w:tcPr>
            <w:tcW w:w="872" w:type="dxa"/>
          </w:tcPr>
          <w:p w14:paraId="25B44E62" w14:textId="77777777" w:rsidR="007A1F44" w:rsidRPr="00977EA3" w:rsidRDefault="007A1F44" w:rsidP="00B6518F">
            <w:pPr>
              <w:pStyle w:val="TableEntry"/>
              <w:rPr>
                <w:noProof w:val="0"/>
              </w:rPr>
            </w:pPr>
            <w:r w:rsidRPr="00977EA3">
              <w:rPr>
                <w:noProof w:val="0"/>
              </w:rPr>
              <w:t>[0..*]</w:t>
            </w:r>
          </w:p>
        </w:tc>
        <w:tc>
          <w:tcPr>
            <w:tcW w:w="1701" w:type="dxa"/>
          </w:tcPr>
          <w:p w14:paraId="112FC811" w14:textId="77777777" w:rsidR="007A1F44" w:rsidRPr="00977EA3" w:rsidRDefault="007A1F44" w:rsidP="00A66DA8">
            <w:pPr>
              <w:pStyle w:val="TableEntry"/>
              <w:jc w:val="center"/>
              <w:rPr>
                <w:noProof w:val="0"/>
              </w:rPr>
            </w:pPr>
            <w:r w:rsidRPr="00977EA3">
              <w:rPr>
                <w:noProof w:val="0"/>
              </w:rPr>
              <w:t>3</w:t>
            </w:r>
          </w:p>
        </w:tc>
      </w:tr>
      <w:tr w:rsidR="007A1F44" w:rsidRPr="00977EA3" w14:paraId="65D77809" w14:textId="77777777">
        <w:trPr>
          <w:cantSplit/>
          <w:jc w:val="center"/>
        </w:trPr>
        <w:tc>
          <w:tcPr>
            <w:tcW w:w="1951" w:type="dxa"/>
          </w:tcPr>
          <w:p w14:paraId="30DF5BB6" w14:textId="77777777" w:rsidR="007A1F44" w:rsidRPr="00977EA3" w:rsidRDefault="007A1F44" w:rsidP="00A0052B">
            <w:pPr>
              <w:pStyle w:val="TableEntry"/>
              <w:rPr>
                <w:noProof w:val="0"/>
              </w:rPr>
            </w:pPr>
            <w:r w:rsidRPr="00977EA3">
              <w:rPr>
                <w:noProof w:val="0"/>
              </w:rPr>
              <w:t>OBX</w:t>
            </w:r>
          </w:p>
        </w:tc>
        <w:tc>
          <w:tcPr>
            <w:tcW w:w="3544" w:type="dxa"/>
          </w:tcPr>
          <w:p w14:paraId="03CE219F" w14:textId="77777777" w:rsidR="007A1F44" w:rsidRPr="00977EA3" w:rsidRDefault="007A1F44" w:rsidP="00A0052B">
            <w:pPr>
              <w:pStyle w:val="TableEntry"/>
              <w:rPr>
                <w:noProof w:val="0"/>
              </w:rPr>
            </w:pPr>
            <w:r w:rsidRPr="00977EA3">
              <w:rPr>
                <w:noProof w:val="0"/>
              </w:rPr>
              <w:t>Observation/Result</w:t>
            </w:r>
          </w:p>
        </w:tc>
        <w:tc>
          <w:tcPr>
            <w:tcW w:w="971" w:type="dxa"/>
          </w:tcPr>
          <w:p w14:paraId="15EC95B3" w14:textId="77777777" w:rsidR="007A1F44" w:rsidRPr="00977EA3" w:rsidRDefault="007A1F44" w:rsidP="00B6518F">
            <w:pPr>
              <w:pStyle w:val="TableEntry"/>
              <w:rPr>
                <w:noProof w:val="0"/>
              </w:rPr>
            </w:pPr>
            <w:r w:rsidRPr="00977EA3">
              <w:rPr>
                <w:noProof w:val="0"/>
              </w:rPr>
              <w:t>O</w:t>
            </w:r>
          </w:p>
        </w:tc>
        <w:tc>
          <w:tcPr>
            <w:tcW w:w="872" w:type="dxa"/>
          </w:tcPr>
          <w:p w14:paraId="3037ABB3" w14:textId="77777777" w:rsidR="007A1F44" w:rsidRPr="00977EA3" w:rsidRDefault="007A1F44" w:rsidP="00B6518F">
            <w:pPr>
              <w:pStyle w:val="TableEntry"/>
              <w:rPr>
                <w:noProof w:val="0"/>
              </w:rPr>
            </w:pPr>
            <w:r w:rsidRPr="00977EA3">
              <w:rPr>
                <w:noProof w:val="0"/>
              </w:rPr>
              <w:t>[0..*]</w:t>
            </w:r>
          </w:p>
        </w:tc>
        <w:tc>
          <w:tcPr>
            <w:tcW w:w="1701" w:type="dxa"/>
          </w:tcPr>
          <w:p w14:paraId="62C2CA4B" w14:textId="77777777" w:rsidR="007A1F44" w:rsidRPr="00977EA3" w:rsidRDefault="007A1F44" w:rsidP="00A66DA8">
            <w:pPr>
              <w:pStyle w:val="TableEntry"/>
              <w:jc w:val="center"/>
              <w:rPr>
                <w:noProof w:val="0"/>
              </w:rPr>
            </w:pPr>
            <w:r w:rsidRPr="00977EA3">
              <w:rPr>
                <w:noProof w:val="0"/>
              </w:rPr>
              <w:t>7</w:t>
            </w:r>
          </w:p>
        </w:tc>
      </w:tr>
      <w:tr w:rsidR="007A1F44" w:rsidRPr="00977EA3" w14:paraId="658B393B" w14:textId="77777777">
        <w:trPr>
          <w:cantSplit/>
          <w:jc w:val="center"/>
        </w:trPr>
        <w:tc>
          <w:tcPr>
            <w:tcW w:w="1951" w:type="dxa"/>
          </w:tcPr>
          <w:p w14:paraId="1624D47A" w14:textId="77777777" w:rsidR="007A1F44" w:rsidRPr="00977EA3" w:rsidRDefault="007A1F44" w:rsidP="00A0052B">
            <w:pPr>
              <w:pStyle w:val="TableEntry"/>
              <w:rPr>
                <w:noProof w:val="0"/>
              </w:rPr>
            </w:pPr>
            <w:r w:rsidRPr="00977EA3">
              <w:rPr>
                <w:noProof w:val="0"/>
              </w:rPr>
              <w:t>AL1</w:t>
            </w:r>
          </w:p>
        </w:tc>
        <w:tc>
          <w:tcPr>
            <w:tcW w:w="3544" w:type="dxa"/>
          </w:tcPr>
          <w:p w14:paraId="1DF812AE" w14:textId="77777777" w:rsidR="007A1F44" w:rsidRPr="00977EA3" w:rsidRDefault="007A1F44" w:rsidP="00A0052B">
            <w:pPr>
              <w:pStyle w:val="TableEntry"/>
              <w:rPr>
                <w:noProof w:val="0"/>
              </w:rPr>
            </w:pPr>
            <w:r w:rsidRPr="00977EA3">
              <w:rPr>
                <w:noProof w:val="0"/>
              </w:rPr>
              <w:t>Allergy Information</w:t>
            </w:r>
          </w:p>
        </w:tc>
        <w:tc>
          <w:tcPr>
            <w:tcW w:w="971" w:type="dxa"/>
          </w:tcPr>
          <w:p w14:paraId="50F16631" w14:textId="77777777" w:rsidR="007A1F44" w:rsidRPr="00977EA3" w:rsidRDefault="007A1F44" w:rsidP="00B6518F">
            <w:pPr>
              <w:pStyle w:val="TableEntry"/>
              <w:rPr>
                <w:noProof w:val="0"/>
              </w:rPr>
            </w:pPr>
            <w:r w:rsidRPr="00977EA3">
              <w:rPr>
                <w:noProof w:val="0"/>
              </w:rPr>
              <w:t>O</w:t>
            </w:r>
          </w:p>
        </w:tc>
        <w:tc>
          <w:tcPr>
            <w:tcW w:w="872" w:type="dxa"/>
          </w:tcPr>
          <w:p w14:paraId="57EA3C7E" w14:textId="77777777" w:rsidR="007A1F44" w:rsidRPr="00977EA3" w:rsidRDefault="007A1F44" w:rsidP="00B6518F">
            <w:pPr>
              <w:pStyle w:val="TableEntry"/>
              <w:rPr>
                <w:noProof w:val="0"/>
              </w:rPr>
            </w:pPr>
            <w:r w:rsidRPr="00977EA3">
              <w:rPr>
                <w:noProof w:val="0"/>
              </w:rPr>
              <w:t>[0..*]</w:t>
            </w:r>
          </w:p>
        </w:tc>
        <w:tc>
          <w:tcPr>
            <w:tcW w:w="1701" w:type="dxa"/>
          </w:tcPr>
          <w:p w14:paraId="501F8DAE" w14:textId="77777777" w:rsidR="007A1F44" w:rsidRPr="00977EA3" w:rsidRDefault="007A1F44" w:rsidP="00A66DA8">
            <w:pPr>
              <w:pStyle w:val="TableEntry"/>
              <w:jc w:val="center"/>
              <w:rPr>
                <w:noProof w:val="0"/>
              </w:rPr>
            </w:pPr>
            <w:r w:rsidRPr="00977EA3">
              <w:rPr>
                <w:noProof w:val="0"/>
              </w:rPr>
              <w:t>3</w:t>
            </w:r>
          </w:p>
        </w:tc>
      </w:tr>
      <w:tr w:rsidR="007A1F44" w:rsidRPr="00977EA3" w14:paraId="5AD5770E" w14:textId="77777777">
        <w:trPr>
          <w:cantSplit/>
          <w:jc w:val="center"/>
        </w:trPr>
        <w:tc>
          <w:tcPr>
            <w:tcW w:w="1951" w:type="dxa"/>
          </w:tcPr>
          <w:p w14:paraId="291F714A" w14:textId="77777777" w:rsidR="007A1F44" w:rsidRPr="00977EA3" w:rsidRDefault="007A1F44" w:rsidP="00A0052B">
            <w:pPr>
              <w:pStyle w:val="TableEntry"/>
              <w:rPr>
                <w:noProof w:val="0"/>
              </w:rPr>
            </w:pPr>
            <w:r w:rsidRPr="00977EA3">
              <w:rPr>
                <w:noProof w:val="0"/>
              </w:rPr>
              <w:t>DG1</w:t>
            </w:r>
          </w:p>
        </w:tc>
        <w:tc>
          <w:tcPr>
            <w:tcW w:w="3544" w:type="dxa"/>
          </w:tcPr>
          <w:p w14:paraId="3649EA17" w14:textId="77777777" w:rsidR="007A1F44" w:rsidRPr="00977EA3" w:rsidRDefault="007A1F44" w:rsidP="00A0052B">
            <w:pPr>
              <w:pStyle w:val="TableEntry"/>
              <w:rPr>
                <w:noProof w:val="0"/>
              </w:rPr>
            </w:pPr>
            <w:r w:rsidRPr="00977EA3">
              <w:rPr>
                <w:noProof w:val="0"/>
              </w:rPr>
              <w:t>Diagnosis Information</w:t>
            </w:r>
          </w:p>
        </w:tc>
        <w:tc>
          <w:tcPr>
            <w:tcW w:w="971" w:type="dxa"/>
          </w:tcPr>
          <w:p w14:paraId="4CA655C3" w14:textId="77777777" w:rsidR="007A1F44" w:rsidRPr="00977EA3" w:rsidRDefault="007A1F44" w:rsidP="00B6518F">
            <w:pPr>
              <w:pStyle w:val="TableEntry"/>
              <w:rPr>
                <w:noProof w:val="0"/>
              </w:rPr>
            </w:pPr>
            <w:r w:rsidRPr="00977EA3">
              <w:rPr>
                <w:noProof w:val="0"/>
              </w:rPr>
              <w:t>O</w:t>
            </w:r>
          </w:p>
        </w:tc>
        <w:tc>
          <w:tcPr>
            <w:tcW w:w="872" w:type="dxa"/>
          </w:tcPr>
          <w:p w14:paraId="2434F8C7" w14:textId="77777777" w:rsidR="007A1F44" w:rsidRPr="00977EA3" w:rsidRDefault="007A1F44" w:rsidP="00B6518F">
            <w:pPr>
              <w:pStyle w:val="TableEntry"/>
              <w:rPr>
                <w:noProof w:val="0"/>
              </w:rPr>
            </w:pPr>
            <w:r w:rsidRPr="00977EA3">
              <w:rPr>
                <w:noProof w:val="0"/>
              </w:rPr>
              <w:t>[0..*]</w:t>
            </w:r>
          </w:p>
        </w:tc>
        <w:tc>
          <w:tcPr>
            <w:tcW w:w="1701" w:type="dxa"/>
          </w:tcPr>
          <w:p w14:paraId="1F38A317" w14:textId="77777777" w:rsidR="007A1F44" w:rsidRPr="00977EA3" w:rsidRDefault="007A1F44" w:rsidP="00A66DA8">
            <w:pPr>
              <w:pStyle w:val="TableEntry"/>
              <w:jc w:val="center"/>
              <w:rPr>
                <w:noProof w:val="0"/>
              </w:rPr>
            </w:pPr>
            <w:r w:rsidRPr="00977EA3">
              <w:rPr>
                <w:noProof w:val="0"/>
              </w:rPr>
              <w:t>6</w:t>
            </w:r>
          </w:p>
        </w:tc>
      </w:tr>
      <w:tr w:rsidR="007A1F44" w:rsidRPr="00977EA3" w14:paraId="231DDF1C" w14:textId="77777777">
        <w:trPr>
          <w:cantSplit/>
          <w:jc w:val="center"/>
        </w:trPr>
        <w:tc>
          <w:tcPr>
            <w:tcW w:w="1951" w:type="dxa"/>
          </w:tcPr>
          <w:p w14:paraId="4A453BC9" w14:textId="77777777" w:rsidR="007A1F44" w:rsidRPr="00977EA3" w:rsidRDefault="007A1F44" w:rsidP="00A0052B">
            <w:pPr>
              <w:pStyle w:val="TableEntry"/>
              <w:rPr>
                <w:noProof w:val="0"/>
              </w:rPr>
            </w:pPr>
            <w:r w:rsidRPr="00977EA3">
              <w:rPr>
                <w:noProof w:val="0"/>
              </w:rPr>
              <w:t>DRG</w:t>
            </w:r>
          </w:p>
        </w:tc>
        <w:tc>
          <w:tcPr>
            <w:tcW w:w="3544" w:type="dxa"/>
          </w:tcPr>
          <w:p w14:paraId="5D1376D8" w14:textId="77777777" w:rsidR="007A1F44" w:rsidRPr="00977EA3" w:rsidRDefault="007A1F44" w:rsidP="00A0052B">
            <w:pPr>
              <w:pStyle w:val="TableEntry"/>
              <w:rPr>
                <w:noProof w:val="0"/>
              </w:rPr>
            </w:pPr>
            <w:r w:rsidRPr="00977EA3">
              <w:rPr>
                <w:noProof w:val="0"/>
              </w:rPr>
              <w:t>Diagnosis Related Group</w:t>
            </w:r>
          </w:p>
        </w:tc>
        <w:tc>
          <w:tcPr>
            <w:tcW w:w="971" w:type="dxa"/>
          </w:tcPr>
          <w:p w14:paraId="4EC31ABA" w14:textId="77777777" w:rsidR="007A1F44" w:rsidRPr="00977EA3" w:rsidRDefault="007A1F44" w:rsidP="00B6518F">
            <w:pPr>
              <w:pStyle w:val="TableEntry"/>
              <w:rPr>
                <w:noProof w:val="0"/>
              </w:rPr>
            </w:pPr>
            <w:r w:rsidRPr="00977EA3">
              <w:rPr>
                <w:noProof w:val="0"/>
              </w:rPr>
              <w:t>O</w:t>
            </w:r>
          </w:p>
        </w:tc>
        <w:tc>
          <w:tcPr>
            <w:tcW w:w="872" w:type="dxa"/>
          </w:tcPr>
          <w:p w14:paraId="2DE53EBE" w14:textId="77777777" w:rsidR="007A1F44" w:rsidRPr="00977EA3" w:rsidRDefault="007A1F44" w:rsidP="00B6518F">
            <w:pPr>
              <w:pStyle w:val="TableEntry"/>
              <w:rPr>
                <w:noProof w:val="0"/>
              </w:rPr>
            </w:pPr>
            <w:r w:rsidRPr="00977EA3">
              <w:rPr>
                <w:noProof w:val="0"/>
              </w:rPr>
              <w:t>[0..1]</w:t>
            </w:r>
          </w:p>
        </w:tc>
        <w:tc>
          <w:tcPr>
            <w:tcW w:w="1701" w:type="dxa"/>
          </w:tcPr>
          <w:p w14:paraId="4EA4CB73" w14:textId="77777777" w:rsidR="007A1F44" w:rsidRPr="00977EA3" w:rsidRDefault="007A1F44" w:rsidP="00A66DA8">
            <w:pPr>
              <w:pStyle w:val="TableEntry"/>
              <w:jc w:val="center"/>
              <w:rPr>
                <w:noProof w:val="0"/>
              </w:rPr>
            </w:pPr>
            <w:r w:rsidRPr="00977EA3">
              <w:rPr>
                <w:noProof w:val="0"/>
              </w:rPr>
              <w:t>6</w:t>
            </w:r>
          </w:p>
        </w:tc>
      </w:tr>
      <w:tr w:rsidR="007A1F44" w:rsidRPr="00977EA3" w14:paraId="03EC414E" w14:textId="77777777">
        <w:trPr>
          <w:cantSplit/>
          <w:jc w:val="center"/>
        </w:trPr>
        <w:tc>
          <w:tcPr>
            <w:tcW w:w="1951" w:type="dxa"/>
          </w:tcPr>
          <w:p w14:paraId="4C04F0F7" w14:textId="77777777" w:rsidR="007A1F44" w:rsidRPr="00977EA3" w:rsidRDefault="007A1F44" w:rsidP="00A0052B">
            <w:pPr>
              <w:pStyle w:val="TableEntry"/>
              <w:rPr>
                <w:noProof w:val="0"/>
              </w:rPr>
            </w:pPr>
            <w:r w:rsidRPr="00977EA3">
              <w:rPr>
                <w:noProof w:val="0"/>
              </w:rPr>
              <w:t>---</w:t>
            </w:r>
          </w:p>
        </w:tc>
        <w:tc>
          <w:tcPr>
            <w:tcW w:w="3544" w:type="dxa"/>
          </w:tcPr>
          <w:p w14:paraId="749D0B9E" w14:textId="77777777" w:rsidR="007A1F44" w:rsidRPr="00977EA3" w:rsidRDefault="007A1F44" w:rsidP="00A0052B">
            <w:pPr>
              <w:pStyle w:val="TableEntry"/>
              <w:rPr>
                <w:noProof w:val="0"/>
              </w:rPr>
            </w:pPr>
            <w:r w:rsidRPr="00977EA3">
              <w:rPr>
                <w:noProof w:val="0"/>
              </w:rPr>
              <w:t>--- PROCEDURE begin</w:t>
            </w:r>
          </w:p>
        </w:tc>
        <w:tc>
          <w:tcPr>
            <w:tcW w:w="971" w:type="dxa"/>
          </w:tcPr>
          <w:p w14:paraId="47D3AF13" w14:textId="77777777" w:rsidR="007A1F44" w:rsidRPr="00977EA3" w:rsidRDefault="007A1F44" w:rsidP="00B6518F">
            <w:pPr>
              <w:pStyle w:val="TableEntry"/>
              <w:rPr>
                <w:noProof w:val="0"/>
              </w:rPr>
            </w:pPr>
            <w:r w:rsidRPr="00977EA3">
              <w:rPr>
                <w:noProof w:val="0"/>
              </w:rPr>
              <w:t>O</w:t>
            </w:r>
          </w:p>
        </w:tc>
        <w:tc>
          <w:tcPr>
            <w:tcW w:w="872" w:type="dxa"/>
          </w:tcPr>
          <w:p w14:paraId="1EF03D5A" w14:textId="77777777" w:rsidR="007A1F44" w:rsidRPr="00977EA3" w:rsidRDefault="007A1F44" w:rsidP="00B6518F">
            <w:pPr>
              <w:pStyle w:val="TableEntry"/>
              <w:rPr>
                <w:noProof w:val="0"/>
              </w:rPr>
            </w:pPr>
            <w:r w:rsidRPr="00977EA3">
              <w:rPr>
                <w:noProof w:val="0"/>
              </w:rPr>
              <w:t>[0..*]</w:t>
            </w:r>
          </w:p>
        </w:tc>
        <w:tc>
          <w:tcPr>
            <w:tcW w:w="1701" w:type="dxa"/>
          </w:tcPr>
          <w:p w14:paraId="016E6A2F" w14:textId="77777777" w:rsidR="007A1F44" w:rsidRPr="00977EA3" w:rsidRDefault="007A1F44" w:rsidP="00A66DA8">
            <w:pPr>
              <w:pStyle w:val="TableEntry"/>
              <w:jc w:val="center"/>
              <w:rPr>
                <w:noProof w:val="0"/>
              </w:rPr>
            </w:pPr>
          </w:p>
        </w:tc>
      </w:tr>
      <w:tr w:rsidR="007A1F44" w:rsidRPr="00977EA3" w14:paraId="67A7DA17" w14:textId="77777777">
        <w:trPr>
          <w:cantSplit/>
          <w:jc w:val="center"/>
        </w:trPr>
        <w:tc>
          <w:tcPr>
            <w:tcW w:w="1951" w:type="dxa"/>
          </w:tcPr>
          <w:p w14:paraId="1991F19B" w14:textId="77777777" w:rsidR="007A1F44" w:rsidRPr="00977EA3" w:rsidRDefault="007A1F44" w:rsidP="00A0052B">
            <w:pPr>
              <w:pStyle w:val="TableEntry"/>
              <w:rPr>
                <w:noProof w:val="0"/>
              </w:rPr>
            </w:pPr>
            <w:r w:rsidRPr="00977EA3">
              <w:rPr>
                <w:noProof w:val="0"/>
              </w:rPr>
              <w:t xml:space="preserve">  PR1</w:t>
            </w:r>
          </w:p>
        </w:tc>
        <w:tc>
          <w:tcPr>
            <w:tcW w:w="3544" w:type="dxa"/>
          </w:tcPr>
          <w:p w14:paraId="0EEE82FD" w14:textId="77777777" w:rsidR="007A1F44" w:rsidRPr="00977EA3" w:rsidRDefault="007A1F44" w:rsidP="00A0052B">
            <w:pPr>
              <w:pStyle w:val="TableEntry"/>
              <w:rPr>
                <w:noProof w:val="0"/>
              </w:rPr>
            </w:pPr>
            <w:r w:rsidRPr="00977EA3">
              <w:rPr>
                <w:noProof w:val="0"/>
              </w:rPr>
              <w:t>Procedures</w:t>
            </w:r>
          </w:p>
        </w:tc>
        <w:tc>
          <w:tcPr>
            <w:tcW w:w="971" w:type="dxa"/>
          </w:tcPr>
          <w:p w14:paraId="6F23D68A" w14:textId="77777777" w:rsidR="007A1F44" w:rsidRPr="00977EA3" w:rsidRDefault="007A1F44" w:rsidP="00B6518F">
            <w:pPr>
              <w:pStyle w:val="TableEntry"/>
              <w:rPr>
                <w:noProof w:val="0"/>
              </w:rPr>
            </w:pPr>
            <w:r w:rsidRPr="00977EA3">
              <w:rPr>
                <w:noProof w:val="0"/>
              </w:rPr>
              <w:t>R</w:t>
            </w:r>
          </w:p>
        </w:tc>
        <w:tc>
          <w:tcPr>
            <w:tcW w:w="872" w:type="dxa"/>
          </w:tcPr>
          <w:p w14:paraId="4CEA6C17" w14:textId="77777777" w:rsidR="007A1F44" w:rsidRPr="00977EA3" w:rsidRDefault="007A1F44" w:rsidP="00B6518F">
            <w:pPr>
              <w:pStyle w:val="TableEntry"/>
              <w:rPr>
                <w:noProof w:val="0"/>
              </w:rPr>
            </w:pPr>
            <w:r w:rsidRPr="00977EA3">
              <w:rPr>
                <w:noProof w:val="0"/>
              </w:rPr>
              <w:t>[1..1]</w:t>
            </w:r>
          </w:p>
        </w:tc>
        <w:tc>
          <w:tcPr>
            <w:tcW w:w="1701" w:type="dxa"/>
          </w:tcPr>
          <w:p w14:paraId="5841996D" w14:textId="77777777" w:rsidR="007A1F44" w:rsidRPr="00977EA3" w:rsidRDefault="007A1F44" w:rsidP="00A66DA8">
            <w:pPr>
              <w:pStyle w:val="TableEntry"/>
              <w:jc w:val="center"/>
              <w:rPr>
                <w:noProof w:val="0"/>
              </w:rPr>
            </w:pPr>
            <w:r w:rsidRPr="00977EA3">
              <w:rPr>
                <w:noProof w:val="0"/>
              </w:rPr>
              <w:t>6</w:t>
            </w:r>
          </w:p>
        </w:tc>
      </w:tr>
      <w:tr w:rsidR="007A1F44" w:rsidRPr="00977EA3" w14:paraId="5B6D23D2" w14:textId="77777777">
        <w:trPr>
          <w:cantSplit/>
          <w:jc w:val="center"/>
        </w:trPr>
        <w:tc>
          <w:tcPr>
            <w:tcW w:w="1951" w:type="dxa"/>
          </w:tcPr>
          <w:p w14:paraId="2D6688FC" w14:textId="77777777" w:rsidR="007A1F44" w:rsidRPr="00977EA3" w:rsidRDefault="007A1F44" w:rsidP="00A0052B">
            <w:pPr>
              <w:pStyle w:val="TableEntry"/>
              <w:rPr>
                <w:noProof w:val="0"/>
              </w:rPr>
            </w:pPr>
            <w:r w:rsidRPr="00977EA3">
              <w:rPr>
                <w:noProof w:val="0"/>
              </w:rPr>
              <w:t xml:space="preserve">  ROL</w:t>
            </w:r>
          </w:p>
        </w:tc>
        <w:tc>
          <w:tcPr>
            <w:tcW w:w="3544" w:type="dxa"/>
          </w:tcPr>
          <w:p w14:paraId="51A20336" w14:textId="77777777" w:rsidR="007A1F44" w:rsidRPr="00977EA3" w:rsidRDefault="007A1F44" w:rsidP="00A0052B">
            <w:pPr>
              <w:pStyle w:val="TableEntry"/>
              <w:rPr>
                <w:noProof w:val="0"/>
              </w:rPr>
            </w:pPr>
            <w:r w:rsidRPr="00977EA3">
              <w:rPr>
                <w:noProof w:val="0"/>
              </w:rPr>
              <w:t>Role</w:t>
            </w:r>
          </w:p>
        </w:tc>
        <w:tc>
          <w:tcPr>
            <w:tcW w:w="971" w:type="dxa"/>
          </w:tcPr>
          <w:p w14:paraId="4F621C63" w14:textId="77777777" w:rsidR="007A1F44" w:rsidRPr="00977EA3" w:rsidRDefault="007A1F44" w:rsidP="00B6518F">
            <w:pPr>
              <w:pStyle w:val="TableEntry"/>
              <w:rPr>
                <w:noProof w:val="0"/>
              </w:rPr>
            </w:pPr>
            <w:r w:rsidRPr="00977EA3">
              <w:rPr>
                <w:noProof w:val="0"/>
              </w:rPr>
              <w:t>O</w:t>
            </w:r>
          </w:p>
        </w:tc>
        <w:tc>
          <w:tcPr>
            <w:tcW w:w="872" w:type="dxa"/>
          </w:tcPr>
          <w:p w14:paraId="01E7DFC7" w14:textId="77777777" w:rsidR="007A1F44" w:rsidRPr="00977EA3" w:rsidRDefault="007A1F44" w:rsidP="00B6518F">
            <w:pPr>
              <w:pStyle w:val="TableEntry"/>
              <w:rPr>
                <w:noProof w:val="0"/>
              </w:rPr>
            </w:pPr>
            <w:r w:rsidRPr="00977EA3">
              <w:rPr>
                <w:noProof w:val="0"/>
              </w:rPr>
              <w:t>[0..*]</w:t>
            </w:r>
          </w:p>
        </w:tc>
        <w:tc>
          <w:tcPr>
            <w:tcW w:w="1701" w:type="dxa"/>
          </w:tcPr>
          <w:p w14:paraId="378098A8" w14:textId="77777777" w:rsidR="007A1F44" w:rsidRPr="00977EA3" w:rsidRDefault="007A1F44" w:rsidP="00A66DA8">
            <w:pPr>
              <w:pStyle w:val="TableEntry"/>
              <w:jc w:val="center"/>
              <w:rPr>
                <w:noProof w:val="0"/>
              </w:rPr>
            </w:pPr>
            <w:r w:rsidRPr="00977EA3">
              <w:rPr>
                <w:noProof w:val="0"/>
              </w:rPr>
              <w:t>15</w:t>
            </w:r>
          </w:p>
        </w:tc>
      </w:tr>
      <w:tr w:rsidR="007A1F44" w:rsidRPr="00977EA3" w14:paraId="7CCDA08A" w14:textId="77777777">
        <w:trPr>
          <w:cantSplit/>
          <w:jc w:val="center"/>
        </w:trPr>
        <w:tc>
          <w:tcPr>
            <w:tcW w:w="1951" w:type="dxa"/>
          </w:tcPr>
          <w:p w14:paraId="05042861" w14:textId="77777777" w:rsidR="007A1F44" w:rsidRPr="00977EA3" w:rsidRDefault="007A1F44" w:rsidP="00A0052B">
            <w:pPr>
              <w:pStyle w:val="TableEntry"/>
              <w:rPr>
                <w:noProof w:val="0"/>
              </w:rPr>
            </w:pPr>
            <w:r w:rsidRPr="00977EA3">
              <w:rPr>
                <w:noProof w:val="0"/>
              </w:rPr>
              <w:t>---</w:t>
            </w:r>
          </w:p>
        </w:tc>
        <w:tc>
          <w:tcPr>
            <w:tcW w:w="3544" w:type="dxa"/>
          </w:tcPr>
          <w:p w14:paraId="0B8DB2BC" w14:textId="77777777" w:rsidR="007A1F44" w:rsidRPr="00977EA3" w:rsidRDefault="007A1F44" w:rsidP="00A0052B">
            <w:pPr>
              <w:pStyle w:val="TableEntry"/>
              <w:rPr>
                <w:noProof w:val="0"/>
              </w:rPr>
            </w:pPr>
            <w:r w:rsidRPr="00977EA3">
              <w:rPr>
                <w:noProof w:val="0"/>
              </w:rPr>
              <w:t>--- PROCEDURE end</w:t>
            </w:r>
          </w:p>
        </w:tc>
        <w:tc>
          <w:tcPr>
            <w:tcW w:w="971" w:type="dxa"/>
          </w:tcPr>
          <w:p w14:paraId="560E9131" w14:textId="77777777" w:rsidR="007A1F44" w:rsidRPr="00977EA3" w:rsidRDefault="007A1F44" w:rsidP="00B6518F">
            <w:pPr>
              <w:pStyle w:val="TableEntry"/>
              <w:rPr>
                <w:noProof w:val="0"/>
              </w:rPr>
            </w:pPr>
          </w:p>
        </w:tc>
        <w:tc>
          <w:tcPr>
            <w:tcW w:w="872" w:type="dxa"/>
          </w:tcPr>
          <w:p w14:paraId="07E4D5CD" w14:textId="77777777" w:rsidR="007A1F44" w:rsidRPr="00977EA3" w:rsidRDefault="007A1F44" w:rsidP="00B6518F">
            <w:pPr>
              <w:pStyle w:val="TableEntry"/>
              <w:rPr>
                <w:noProof w:val="0"/>
              </w:rPr>
            </w:pPr>
          </w:p>
        </w:tc>
        <w:tc>
          <w:tcPr>
            <w:tcW w:w="1701" w:type="dxa"/>
          </w:tcPr>
          <w:p w14:paraId="70EADA82" w14:textId="77777777" w:rsidR="007A1F44" w:rsidRPr="00977EA3" w:rsidRDefault="007A1F44" w:rsidP="00A66DA8">
            <w:pPr>
              <w:pStyle w:val="TableEntry"/>
              <w:jc w:val="center"/>
              <w:rPr>
                <w:noProof w:val="0"/>
              </w:rPr>
            </w:pPr>
          </w:p>
        </w:tc>
      </w:tr>
      <w:tr w:rsidR="007A1F44" w:rsidRPr="00977EA3" w14:paraId="5B5AA7F9" w14:textId="77777777">
        <w:trPr>
          <w:cantSplit/>
          <w:jc w:val="center"/>
        </w:trPr>
        <w:tc>
          <w:tcPr>
            <w:tcW w:w="1951" w:type="dxa"/>
          </w:tcPr>
          <w:p w14:paraId="7794BCF3" w14:textId="77777777" w:rsidR="007A1F44" w:rsidRPr="00977EA3" w:rsidRDefault="007A1F44" w:rsidP="00A0052B">
            <w:pPr>
              <w:pStyle w:val="TableEntry"/>
              <w:rPr>
                <w:noProof w:val="0"/>
              </w:rPr>
            </w:pPr>
            <w:r w:rsidRPr="00977EA3">
              <w:rPr>
                <w:noProof w:val="0"/>
              </w:rPr>
              <w:t>GT1</w:t>
            </w:r>
          </w:p>
        </w:tc>
        <w:tc>
          <w:tcPr>
            <w:tcW w:w="3544" w:type="dxa"/>
          </w:tcPr>
          <w:p w14:paraId="2021A8FF" w14:textId="77777777" w:rsidR="007A1F44" w:rsidRPr="00977EA3" w:rsidRDefault="007A1F44" w:rsidP="00A0052B">
            <w:pPr>
              <w:pStyle w:val="TableEntry"/>
              <w:rPr>
                <w:noProof w:val="0"/>
              </w:rPr>
            </w:pPr>
            <w:r w:rsidRPr="00977EA3">
              <w:rPr>
                <w:noProof w:val="0"/>
              </w:rPr>
              <w:t>Guarantor</w:t>
            </w:r>
          </w:p>
        </w:tc>
        <w:tc>
          <w:tcPr>
            <w:tcW w:w="971" w:type="dxa"/>
          </w:tcPr>
          <w:p w14:paraId="465CF5B5" w14:textId="77777777" w:rsidR="007A1F44" w:rsidRPr="00977EA3" w:rsidRDefault="007A1F44" w:rsidP="00B6518F">
            <w:pPr>
              <w:pStyle w:val="TableEntry"/>
              <w:rPr>
                <w:noProof w:val="0"/>
              </w:rPr>
            </w:pPr>
            <w:r w:rsidRPr="00977EA3">
              <w:rPr>
                <w:noProof w:val="0"/>
              </w:rPr>
              <w:t>O</w:t>
            </w:r>
          </w:p>
        </w:tc>
        <w:tc>
          <w:tcPr>
            <w:tcW w:w="872" w:type="dxa"/>
          </w:tcPr>
          <w:p w14:paraId="774B0DFF" w14:textId="77777777" w:rsidR="007A1F44" w:rsidRPr="00977EA3" w:rsidRDefault="007A1F44" w:rsidP="00B6518F">
            <w:pPr>
              <w:pStyle w:val="TableEntry"/>
              <w:rPr>
                <w:noProof w:val="0"/>
              </w:rPr>
            </w:pPr>
            <w:r w:rsidRPr="00977EA3">
              <w:rPr>
                <w:noProof w:val="0"/>
              </w:rPr>
              <w:t>[0..*]</w:t>
            </w:r>
          </w:p>
        </w:tc>
        <w:tc>
          <w:tcPr>
            <w:tcW w:w="1701" w:type="dxa"/>
          </w:tcPr>
          <w:p w14:paraId="1564E966" w14:textId="77777777" w:rsidR="007A1F44" w:rsidRPr="00977EA3" w:rsidRDefault="007A1F44" w:rsidP="00A66DA8">
            <w:pPr>
              <w:pStyle w:val="TableEntry"/>
              <w:jc w:val="center"/>
              <w:rPr>
                <w:noProof w:val="0"/>
              </w:rPr>
            </w:pPr>
            <w:r w:rsidRPr="00977EA3">
              <w:rPr>
                <w:noProof w:val="0"/>
              </w:rPr>
              <w:t>6</w:t>
            </w:r>
          </w:p>
        </w:tc>
      </w:tr>
      <w:tr w:rsidR="007A1F44" w:rsidRPr="00977EA3" w14:paraId="5F8BDBCF" w14:textId="77777777">
        <w:trPr>
          <w:cantSplit/>
          <w:jc w:val="center"/>
        </w:trPr>
        <w:tc>
          <w:tcPr>
            <w:tcW w:w="1951" w:type="dxa"/>
          </w:tcPr>
          <w:p w14:paraId="3FEAE4F5" w14:textId="77777777" w:rsidR="007A1F44" w:rsidRPr="00977EA3" w:rsidRDefault="007A1F44" w:rsidP="00A0052B">
            <w:pPr>
              <w:pStyle w:val="TableEntry"/>
              <w:rPr>
                <w:noProof w:val="0"/>
              </w:rPr>
            </w:pPr>
            <w:r w:rsidRPr="00977EA3">
              <w:rPr>
                <w:noProof w:val="0"/>
              </w:rPr>
              <w:t>---</w:t>
            </w:r>
          </w:p>
        </w:tc>
        <w:tc>
          <w:tcPr>
            <w:tcW w:w="3544" w:type="dxa"/>
          </w:tcPr>
          <w:p w14:paraId="315E5B41" w14:textId="77777777" w:rsidR="007A1F44" w:rsidRPr="00977EA3" w:rsidRDefault="007A1F44" w:rsidP="00A0052B">
            <w:pPr>
              <w:pStyle w:val="TableEntry"/>
              <w:rPr>
                <w:noProof w:val="0"/>
              </w:rPr>
            </w:pPr>
            <w:r w:rsidRPr="00977EA3">
              <w:rPr>
                <w:noProof w:val="0"/>
              </w:rPr>
              <w:t>--- INSURANCE begin</w:t>
            </w:r>
          </w:p>
        </w:tc>
        <w:tc>
          <w:tcPr>
            <w:tcW w:w="971" w:type="dxa"/>
          </w:tcPr>
          <w:p w14:paraId="0BDF94B3" w14:textId="77777777" w:rsidR="007A1F44" w:rsidRPr="00977EA3" w:rsidRDefault="007A1F44" w:rsidP="00B6518F">
            <w:pPr>
              <w:pStyle w:val="TableEntry"/>
              <w:rPr>
                <w:noProof w:val="0"/>
              </w:rPr>
            </w:pPr>
            <w:r w:rsidRPr="00977EA3">
              <w:rPr>
                <w:noProof w:val="0"/>
              </w:rPr>
              <w:t>O</w:t>
            </w:r>
          </w:p>
        </w:tc>
        <w:tc>
          <w:tcPr>
            <w:tcW w:w="872" w:type="dxa"/>
          </w:tcPr>
          <w:p w14:paraId="1B584077" w14:textId="77777777" w:rsidR="007A1F44" w:rsidRPr="00977EA3" w:rsidRDefault="007A1F44" w:rsidP="00B6518F">
            <w:pPr>
              <w:pStyle w:val="TableEntry"/>
              <w:rPr>
                <w:noProof w:val="0"/>
              </w:rPr>
            </w:pPr>
            <w:r w:rsidRPr="00977EA3">
              <w:rPr>
                <w:noProof w:val="0"/>
              </w:rPr>
              <w:t>[0..*]</w:t>
            </w:r>
          </w:p>
        </w:tc>
        <w:tc>
          <w:tcPr>
            <w:tcW w:w="1701" w:type="dxa"/>
          </w:tcPr>
          <w:p w14:paraId="23ADD9DE" w14:textId="77777777" w:rsidR="007A1F44" w:rsidRPr="00977EA3" w:rsidRDefault="007A1F44" w:rsidP="00A66DA8">
            <w:pPr>
              <w:pStyle w:val="TableEntry"/>
              <w:jc w:val="center"/>
              <w:rPr>
                <w:noProof w:val="0"/>
              </w:rPr>
            </w:pPr>
          </w:p>
        </w:tc>
      </w:tr>
      <w:tr w:rsidR="007A1F44" w:rsidRPr="00977EA3" w14:paraId="64A72EA4" w14:textId="77777777">
        <w:trPr>
          <w:cantSplit/>
          <w:jc w:val="center"/>
        </w:trPr>
        <w:tc>
          <w:tcPr>
            <w:tcW w:w="1951" w:type="dxa"/>
          </w:tcPr>
          <w:p w14:paraId="137C7CF4" w14:textId="77777777" w:rsidR="007A1F44" w:rsidRPr="00977EA3" w:rsidRDefault="007A1F44" w:rsidP="00A0052B">
            <w:pPr>
              <w:pStyle w:val="TableEntry"/>
              <w:rPr>
                <w:noProof w:val="0"/>
              </w:rPr>
            </w:pPr>
            <w:r w:rsidRPr="00977EA3">
              <w:rPr>
                <w:noProof w:val="0"/>
              </w:rPr>
              <w:t xml:space="preserve">  IN1</w:t>
            </w:r>
          </w:p>
        </w:tc>
        <w:tc>
          <w:tcPr>
            <w:tcW w:w="3544" w:type="dxa"/>
          </w:tcPr>
          <w:p w14:paraId="29D24D92" w14:textId="77777777" w:rsidR="007A1F44" w:rsidRPr="00977EA3" w:rsidRDefault="007A1F44" w:rsidP="00A0052B">
            <w:pPr>
              <w:pStyle w:val="TableEntry"/>
              <w:rPr>
                <w:noProof w:val="0"/>
              </w:rPr>
            </w:pPr>
            <w:r w:rsidRPr="00977EA3">
              <w:rPr>
                <w:noProof w:val="0"/>
              </w:rPr>
              <w:t>Insurance</w:t>
            </w:r>
          </w:p>
        </w:tc>
        <w:tc>
          <w:tcPr>
            <w:tcW w:w="971" w:type="dxa"/>
          </w:tcPr>
          <w:p w14:paraId="03F6A4F9" w14:textId="77777777" w:rsidR="007A1F44" w:rsidRPr="00977EA3" w:rsidRDefault="007A1F44" w:rsidP="00B6518F">
            <w:pPr>
              <w:pStyle w:val="TableEntry"/>
              <w:rPr>
                <w:noProof w:val="0"/>
              </w:rPr>
            </w:pPr>
            <w:r w:rsidRPr="00977EA3">
              <w:rPr>
                <w:noProof w:val="0"/>
              </w:rPr>
              <w:t>R</w:t>
            </w:r>
          </w:p>
        </w:tc>
        <w:tc>
          <w:tcPr>
            <w:tcW w:w="872" w:type="dxa"/>
          </w:tcPr>
          <w:p w14:paraId="28238A26" w14:textId="77777777" w:rsidR="007A1F44" w:rsidRPr="00977EA3" w:rsidRDefault="007A1F44" w:rsidP="00B6518F">
            <w:pPr>
              <w:pStyle w:val="TableEntry"/>
              <w:rPr>
                <w:noProof w:val="0"/>
              </w:rPr>
            </w:pPr>
            <w:r w:rsidRPr="00977EA3">
              <w:rPr>
                <w:noProof w:val="0"/>
              </w:rPr>
              <w:t>[1..1]</w:t>
            </w:r>
          </w:p>
        </w:tc>
        <w:tc>
          <w:tcPr>
            <w:tcW w:w="1701" w:type="dxa"/>
          </w:tcPr>
          <w:p w14:paraId="7677954A" w14:textId="77777777" w:rsidR="007A1F44" w:rsidRPr="00977EA3" w:rsidRDefault="007A1F44" w:rsidP="00A66DA8">
            <w:pPr>
              <w:pStyle w:val="TableEntry"/>
              <w:jc w:val="center"/>
              <w:rPr>
                <w:noProof w:val="0"/>
              </w:rPr>
            </w:pPr>
            <w:r w:rsidRPr="00977EA3">
              <w:rPr>
                <w:noProof w:val="0"/>
              </w:rPr>
              <w:t>6</w:t>
            </w:r>
          </w:p>
        </w:tc>
      </w:tr>
      <w:tr w:rsidR="007A1F44" w:rsidRPr="00977EA3" w14:paraId="3D5728D8" w14:textId="77777777">
        <w:trPr>
          <w:cantSplit/>
          <w:jc w:val="center"/>
        </w:trPr>
        <w:tc>
          <w:tcPr>
            <w:tcW w:w="1951" w:type="dxa"/>
          </w:tcPr>
          <w:p w14:paraId="7CB54608" w14:textId="77777777" w:rsidR="007A1F44" w:rsidRPr="00977EA3" w:rsidRDefault="007A1F44" w:rsidP="00A0052B">
            <w:pPr>
              <w:pStyle w:val="TableEntry"/>
              <w:rPr>
                <w:noProof w:val="0"/>
              </w:rPr>
            </w:pPr>
            <w:r w:rsidRPr="00977EA3">
              <w:rPr>
                <w:noProof w:val="0"/>
              </w:rPr>
              <w:t xml:space="preserve">  IN2</w:t>
            </w:r>
          </w:p>
        </w:tc>
        <w:tc>
          <w:tcPr>
            <w:tcW w:w="3544" w:type="dxa"/>
          </w:tcPr>
          <w:p w14:paraId="514C95CB" w14:textId="77777777" w:rsidR="007A1F44" w:rsidRPr="00977EA3" w:rsidRDefault="007A1F44" w:rsidP="00A0052B">
            <w:pPr>
              <w:pStyle w:val="TableEntry"/>
              <w:rPr>
                <w:noProof w:val="0"/>
              </w:rPr>
            </w:pPr>
            <w:r w:rsidRPr="00977EA3">
              <w:rPr>
                <w:noProof w:val="0"/>
              </w:rPr>
              <w:t>Insurance Additional Info.</w:t>
            </w:r>
          </w:p>
        </w:tc>
        <w:tc>
          <w:tcPr>
            <w:tcW w:w="971" w:type="dxa"/>
          </w:tcPr>
          <w:p w14:paraId="021B7460" w14:textId="77777777" w:rsidR="007A1F44" w:rsidRPr="00977EA3" w:rsidRDefault="007A1F44" w:rsidP="00B6518F">
            <w:pPr>
              <w:pStyle w:val="TableEntry"/>
              <w:rPr>
                <w:noProof w:val="0"/>
              </w:rPr>
            </w:pPr>
            <w:r w:rsidRPr="00977EA3">
              <w:rPr>
                <w:noProof w:val="0"/>
              </w:rPr>
              <w:t>O</w:t>
            </w:r>
          </w:p>
        </w:tc>
        <w:tc>
          <w:tcPr>
            <w:tcW w:w="872" w:type="dxa"/>
          </w:tcPr>
          <w:p w14:paraId="724C425E" w14:textId="77777777" w:rsidR="007A1F44" w:rsidRPr="00977EA3" w:rsidRDefault="007A1F44" w:rsidP="00B6518F">
            <w:pPr>
              <w:pStyle w:val="TableEntry"/>
              <w:rPr>
                <w:noProof w:val="0"/>
              </w:rPr>
            </w:pPr>
            <w:r w:rsidRPr="00977EA3">
              <w:rPr>
                <w:noProof w:val="0"/>
              </w:rPr>
              <w:t>[0..1]</w:t>
            </w:r>
          </w:p>
        </w:tc>
        <w:tc>
          <w:tcPr>
            <w:tcW w:w="1701" w:type="dxa"/>
          </w:tcPr>
          <w:p w14:paraId="729AF287" w14:textId="77777777" w:rsidR="007A1F44" w:rsidRPr="00977EA3" w:rsidRDefault="007A1F44" w:rsidP="00A66DA8">
            <w:pPr>
              <w:pStyle w:val="TableEntry"/>
              <w:jc w:val="center"/>
              <w:rPr>
                <w:noProof w:val="0"/>
              </w:rPr>
            </w:pPr>
            <w:r w:rsidRPr="00977EA3">
              <w:rPr>
                <w:noProof w:val="0"/>
              </w:rPr>
              <w:t>6</w:t>
            </w:r>
          </w:p>
        </w:tc>
      </w:tr>
      <w:tr w:rsidR="007A1F44" w:rsidRPr="00977EA3" w14:paraId="619E25B7" w14:textId="77777777">
        <w:trPr>
          <w:cantSplit/>
          <w:jc w:val="center"/>
        </w:trPr>
        <w:tc>
          <w:tcPr>
            <w:tcW w:w="1951" w:type="dxa"/>
          </w:tcPr>
          <w:p w14:paraId="53C6AD6D" w14:textId="77777777" w:rsidR="007A1F44" w:rsidRPr="00977EA3" w:rsidRDefault="007A1F44" w:rsidP="00A0052B">
            <w:pPr>
              <w:pStyle w:val="TableEntry"/>
              <w:rPr>
                <w:noProof w:val="0"/>
              </w:rPr>
            </w:pPr>
            <w:r w:rsidRPr="00977EA3">
              <w:rPr>
                <w:noProof w:val="0"/>
              </w:rPr>
              <w:t xml:space="preserve">  IN3 </w:t>
            </w:r>
          </w:p>
        </w:tc>
        <w:tc>
          <w:tcPr>
            <w:tcW w:w="3544" w:type="dxa"/>
          </w:tcPr>
          <w:p w14:paraId="07F808F7"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517CA174" w14:textId="77777777" w:rsidR="007A1F44" w:rsidRPr="00977EA3" w:rsidRDefault="007A1F44" w:rsidP="00B6518F">
            <w:pPr>
              <w:pStyle w:val="TableEntry"/>
              <w:rPr>
                <w:noProof w:val="0"/>
              </w:rPr>
            </w:pPr>
            <w:r w:rsidRPr="00977EA3">
              <w:rPr>
                <w:noProof w:val="0"/>
              </w:rPr>
              <w:t>O</w:t>
            </w:r>
          </w:p>
        </w:tc>
        <w:tc>
          <w:tcPr>
            <w:tcW w:w="872" w:type="dxa"/>
          </w:tcPr>
          <w:p w14:paraId="354AC20C" w14:textId="77777777" w:rsidR="007A1F44" w:rsidRPr="00977EA3" w:rsidRDefault="007A1F44" w:rsidP="00B6518F">
            <w:pPr>
              <w:pStyle w:val="TableEntry"/>
              <w:rPr>
                <w:noProof w:val="0"/>
              </w:rPr>
            </w:pPr>
            <w:r w:rsidRPr="00977EA3">
              <w:rPr>
                <w:noProof w:val="0"/>
              </w:rPr>
              <w:t>[0..1]</w:t>
            </w:r>
          </w:p>
        </w:tc>
        <w:tc>
          <w:tcPr>
            <w:tcW w:w="1701" w:type="dxa"/>
          </w:tcPr>
          <w:p w14:paraId="10031736" w14:textId="77777777" w:rsidR="007A1F44" w:rsidRPr="00977EA3" w:rsidRDefault="007A1F44" w:rsidP="00A66DA8">
            <w:pPr>
              <w:pStyle w:val="TableEntry"/>
              <w:jc w:val="center"/>
              <w:rPr>
                <w:noProof w:val="0"/>
              </w:rPr>
            </w:pPr>
            <w:r w:rsidRPr="00977EA3">
              <w:rPr>
                <w:noProof w:val="0"/>
              </w:rPr>
              <w:t>6</w:t>
            </w:r>
          </w:p>
        </w:tc>
      </w:tr>
      <w:tr w:rsidR="007A1F44" w:rsidRPr="00977EA3" w14:paraId="248EE9B6" w14:textId="77777777">
        <w:trPr>
          <w:cantSplit/>
          <w:jc w:val="center"/>
        </w:trPr>
        <w:tc>
          <w:tcPr>
            <w:tcW w:w="1951" w:type="dxa"/>
          </w:tcPr>
          <w:p w14:paraId="0B19D90A" w14:textId="77777777" w:rsidR="007A1F44" w:rsidRPr="00977EA3" w:rsidRDefault="007A1F44" w:rsidP="00A0052B">
            <w:pPr>
              <w:pStyle w:val="TableEntry"/>
              <w:rPr>
                <w:noProof w:val="0"/>
              </w:rPr>
            </w:pPr>
            <w:r w:rsidRPr="00977EA3">
              <w:rPr>
                <w:noProof w:val="0"/>
              </w:rPr>
              <w:t xml:space="preserve">  ROL</w:t>
            </w:r>
          </w:p>
        </w:tc>
        <w:tc>
          <w:tcPr>
            <w:tcW w:w="3544" w:type="dxa"/>
          </w:tcPr>
          <w:p w14:paraId="79A81C43" w14:textId="77777777" w:rsidR="007A1F44" w:rsidRPr="00977EA3" w:rsidRDefault="007A1F44" w:rsidP="00A0052B">
            <w:pPr>
              <w:pStyle w:val="TableEntry"/>
              <w:rPr>
                <w:noProof w:val="0"/>
              </w:rPr>
            </w:pPr>
            <w:r w:rsidRPr="00977EA3">
              <w:rPr>
                <w:noProof w:val="0"/>
              </w:rPr>
              <w:t>Role</w:t>
            </w:r>
          </w:p>
        </w:tc>
        <w:tc>
          <w:tcPr>
            <w:tcW w:w="971" w:type="dxa"/>
          </w:tcPr>
          <w:p w14:paraId="4151290E" w14:textId="77777777" w:rsidR="007A1F44" w:rsidRPr="00977EA3" w:rsidRDefault="007A1F44" w:rsidP="00B6518F">
            <w:pPr>
              <w:pStyle w:val="TableEntry"/>
              <w:rPr>
                <w:noProof w:val="0"/>
              </w:rPr>
            </w:pPr>
            <w:r w:rsidRPr="00977EA3">
              <w:rPr>
                <w:noProof w:val="0"/>
              </w:rPr>
              <w:t>O</w:t>
            </w:r>
          </w:p>
        </w:tc>
        <w:tc>
          <w:tcPr>
            <w:tcW w:w="872" w:type="dxa"/>
          </w:tcPr>
          <w:p w14:paraId="61A0DB85" w14:textId="77777777" w:rsidR="007A1F44" w:rsidRPr="00977EA3" w:rsidRDefault="007A1F44" w:rsidP="00B6518F">
            <w:pPr>
              <w:pStyle w:val="TableEntry"/>
              <w:rPr>
                <w:noProof w:val="0"/>
              </w:rPr>
            </w:pPr>
            <w:r w:rsidRPr="00977EA3">
              <w:rPr>
                <w:noProof w:val="0"/>
              </w:rPr>
              <w:t>[0..*]</w:t>
            </w:r>
          </w:p>
        </w:tc>
        <w:tc>
          <w:tcPr>
            <w:tcW w:w="1701" w:type="dxa"/>
          </w:tcPr>
          <w:p w14:paraId="73126A8F" w14:textId="77777777" w:rsidR="007A1F44" w:rsidRPr="00977EA3" w:rsidRDefault="007A1F44" w:rsidP="00A66DA8">
            <w:pPr>
              <w:pStyle w:val="TableEntry"/>
              <w:jc w:val="center"/>
              <w:rPr>
                <w:noProof w:val="0"/>
              </w:rPr>
            </w:pPr>
            <w:r w:rsidRPr="00977EA3">
              <w:rPr>
                <w:noProof w:val="0"/>
              </w:rPr>
              <w:t>15</w:t>
            </w:r>
          </w:p>
        </w:tc>
      </w:tr>
      <w:tr w:rsidR="007A1F44" w:rsidRPr="00977EA3" w14:paraId="16DF4B92" w14:textId="77777777">
        <w:trPr>
          <w:cantSplit/>
          <w:jc w:val="center"/>
        </w:trPr>
        <w:tc>
          <w:tcPr>
            <w:tcW w:w="1951" w:type="dxa"/>
          </w:tcPr>
          <w:p w14:paraId="19A8A50A" w14:textId="77777777" w:rsidR="007A1F44" w:rsidRPr="00977EA3" w:rsidRDefault="007A1F44" w:rsidP="00A0052B">
            <w:pPr>
              <w:pStyle w:val="TableEntry"/>
              <w:rPr>
                <w:noProof w:val="0"/>
              </w:rPr>
            </w:pPr>
            <w:r w:rsidRPr="00977EA3">
              <w:rPr>
                <w:noProof w:val="0"/>
              </w:rPr>
              <w:t>---</w:t>
            </w:r>
          </w:p>
        </w:tc>
        <w:tc>
          <w:tcPr>
            <w:tcW w:w="3544" w:type="dxa"/>
          </w:tcPr>
          <w:p w14:paraId="75D033C4" w14:textId="77777777" w:rsidR="007A1F44" w:rsidRPr="00977EA3" w:rsidRDefault="007A1F44" w:rsidP="00A0052B">
            <w:pPr>
              <w:pStyle w:val="TableEntry"/>
              <w:rPr>
                <w:noProof w:val="0"/>
              </w:rPr>
            </w:pPr>
            <w:r w:rsidRPr="00977EA3">
              <w:rPr>
                <w:noProof w:val="0"/>
              </w:rPr>
              <w:t>--- INSURANCE end</w:t>
            </w:r>
          </w:p>
        </w:tc>
        <w:tc>
          <w:tcPr>
            <w:tcW w:w="971" w:type="dxa"/>
          </w:tcPr>
          <w:p w14:paraId="4F5EDCD0" w14:textId="77777777" w:rsidR="007A1F44" w:rsidRPr="00977EA3" w:rsidRDefault="007A1F44" w:rsidP="00B6518F">
            <w:pPr>
              <w:pStyle w:val="TableEntry"/>
              <w:rPr>
                <w:noProof w:val="0"/>
              </w:rPr>
            </w:pPr>
          </w:p>
        </w:tc>
        <w:tc>
          <w:tcPr>
            <w:tcW w:w="872" w:type="dxa"/>
          </w:tcPr>
          <w:p w14:paraId="054A0616" w14:textId="77777777" w:rsidR="007A1F44" w:rsidRPr="00977EA3" w:rsidRDefault="007A1F44" w:rsidP="00B6518F">
            <w:pPr>
              <w:pStyle w:val="TableEntry"/>
              <w:rPr>
                <w:noProof w:val="0"/>
              </w:rPr>
            </w:pPr>
          </w:p>
        </w:tc>
        <w:tc>
          <w:tcPr>
            <w:tcW w:w="1701" w:type="dxa"/>
          </w:tcPr>
          <w:p w14:paraId="03D82A66" w14:textId="77777777" w:rsidR="007A1F44" w:rsidRPr="00977EA3" w:rsidRDefault="007A1F44" w:rsidP="00A66DA8">
            <w:pPr>
              <w:pStyle w:val="TableEntry"/>
              <w:jc w:val="center"/>
              <w:rPr>
                <w:noProof w:val="0"/>
              </w:rPr>
            </w:pPr>
          </w:p>
        </w:tc>
      </w:tr>
      <w:tr w:rsidR="007A1F44" w:rsidRPr="00977EA3" w14:paraId="4F313E67" w14:textId="77777777">
        <w:trPr>
          <w:cantSplit/>
          <w:jc w:val="center"/>
        </w:trPr>
        <w:tc>
          <w:tcPr>
            <w:tcW w:w="1951" w:type="dxa"/>
          </w:tcPr>
          <w:p w14:paraId="0F62E294" w14:textId="77777777" w:rsidR="007A1F44" w:rsidRPr="00977EA3" w:rsidRDefault="007A1F44" w:rsidP="00A0052B">
            <w:pPr>
              <w:pStyle w:val="TableEntry"/>
              <w:rPr>
                <w:noProof w:val="0"/>
              </w:rPr>
            </w:pPr>
            <w:r w:rsidRPr="00977EA3">
              <w:rPr>
                <w:noProof w:val="0"/>
              </w:rPr>
              <w:t>ACC</w:t>
            </w:r>
          </w:p>
        </w:tc>
        <w:tc>
          <w:tcPr>
            <w:tcW w:w="3544" w:type="dxa"/>
          </w:tcPr>
          <w:p w14:paraId="5F9B06A1"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595A3789" w14:textId="77777777" w:rsidR="007A1F44" w:rsidRPr="00977EA3" w:rsidRDefault="007A1F44" w:rsidP="00B6518F">
            <w:pPr>
              <w:pStyle w:val="TableEntry"/>
              <w:rPr>
                <w:noProof w:val="0"/>
              </w:rPr>
            </w:pPr>
            <w:r w:rsidRPr="00977EA3">
              <w:rPr>
                <w:noProof w:val="0"/>
              </w:rPr>
              <w:t>O</w:t>
            </w:r>
          </w:p>
        </w:tc>
        <w:tc>
          <w:tcPr>
            <w:tcW w:w="872" w:type="dxa"/>
          </w:tcPr>
          <w:p w14:paraId="751175EE" w14:textId="77777777" w:rsidR="007A1F44" w:rsidRPr="00977EA3" w:rsidRDefault="007A1F44" w:rsidP="00B6518F">
            <w:pPr>
              <w:pStyle w:val="TableEntry"/>
              <w:rPr>
                <w:noProof w:val="0"/>
              </w:rPr>
            </w:pPr>
            <w:r w:rsidRPr="00977EA3">
              <w:rPr>
                <w:noProof w:val="0"/>
              </w:rPr>
              <w:t>[0..1]</w:t>
            </w:r>
          </w:p>
        </w:tc>
        <w:tc>
          <w:tcPr>
            <w:tcW w:w="1701" w:type="dxa"/>
          </w:tcPr>
          <w:p w14:paraId="39E632A2" w14:textId="77777777" w:rsidR="007A1F44" w:rsidRPr="00977EA3" w:rsidRDefault="007A1F44" w:rsidP="00A66DA8">
            <w:pPr>
              <w:pStyle w:val="TableEntry"/>
              <w:jc w:val="center"/>
              <w:rPr>
                <w:noProof w:val="0"/>
              </w:rPr>
            </w:pPr>
            <w:r w:rsidRPr="00977EA3">
              <w:rPr>
                <w:noProof w:val="0"/>
              </w:rPr>
              <w:t>6</w:t>
            </w:r>
          </w:p>
        </w:tc>
      </w:tr>
      <w:tr w:rsidR="007A1F44" w:rsidRPr="00977EA3" w14:paraId="74FD0A32" w14:textId="77777777">
        <w:trPr>
          <w:cantSplit/>
          <w:jc w:val="center"/>
        </w:trPr>
        <w:tc>
          <w:tcPr>
            <w:tcW w:w="1951" w:type="dxa"/>
          </w:tcPr>
          <w:p w14:paraId="2F33CF2F" w14:textId="77777777" w:rsidR="007A1F44" w:rsidRPr="00977EA3" w:rsidRDefault="007A1F44" w:rsidP="00A0052B">
            <w:pPr>
              <w:pStyle w:val="TableEntry"/>
              <w:rPr>
                <w:noProof w:val="0"/>
              </w:rPr>
            </w:pPr>
            <w:r w:rsidRPr="00977EA3">
              <w:rPr>
                <w:noProof w:val="0"/>
              </w:rPr>
              <w:t>UB1</w:t>
            </w:r>
          </w:p>
        </w:tc>
        <w:tc>
          <w:tcPr>
            <w:tcW w:w="3544" w:type="dxa"/>
          </w:tcPr>
          <w:p w14:paraId="71A008C6"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237D97CE" w14:textId="77777777" w:rsidR="007A1F44" w:rsidRPr="00977EA3" w:rsidRDefault="007A1F44" w:rsidP="00B6518F">
            <w:pPr>
              <w:pStyle w:val="TableEntry"/>
              <w:rPr>
                <w:noProof w:val="0"/>
              </w:rPr>
            </w:pPr>
            <w:r w:rsidRPr="00977EA3">
              <w:rPr>
                <w:noProof w:val="0"/>
              </w:rPr>
              <w:t>O</w:t>
            </w:r>
          </w:p>
        </w:tc>
        <w:tc>
          <w:tcPr>
            <w:tcW w:w="872" w:type="dxa"/>
          </w:tcPr>
          <w:p w14:paraId="243587B0" w14:textId="77777777" w:rsidR="007A1F44" w:rsidRPr="00977EA3" w:rsidRDefault="007A1F44" w:rsidP="00B6518F">
            <w:pPr>
              <w:pStyle w:val="TableEntry"/>
              <w:rPr>
                <w:noProof w:val="0"/>
              </w:rPr>
            </w:pPr>
            <w:r w:rsidRPr="00977EA3">
              <w:rPr>
                <w:noProof w:val="0"/>
              </w:rPr>
              <w:t>[0..1]</w:t>
            </w:r>
          </w:p>
        </w:tc>
        <w:tc>
          <w:tcPr>
            <w:tcW w:w="1701" w:type="dxa"/>
          </w:tcPr>
          <w:p w14:paraId="34A33A36" w14:textId="77777777" w:rsidR="007A1F44" w:rsidRPr="00977EA3" w:rsidRDefault="007A1F44" w:rsidP="00A66DA8">
            <w:pPr>
              <w:pStyle w:val="TableEntry"/>
              <w:jc w:val="center"/>
              <w:rPr>
                <w:noProof w:val="0"/>
              </w:rPr>
            </w:pPr>
            <w:r w:rsidRPr="00977EA3">
              <w:rPr>
                <w:noProof w:val="0"/>
              </w:rPr>
              <w:t>6</w:t>
            </w:r>
          </w:p>
        </w:tc>
      </w:tr>
      <w:tr w:rsidR="007A1F44" w:rsidRPr="00977EA3" w14:paraId="786BFC92" w14:textId="77777777">
        <w:trPr>
          <w:cantSplit/>
          <w:jc w:val="center"/>
        </w:trPr>
        <w:tc>
          <w:tcPr>
            <w:tcW w:w="1951" w:type="dxa"/>
          </w:tcPr>
          <w:p w14:paraId="2A7D258A" w14:textId="77777777" w:rsidR="007A1F44" w:rsidRPr="00977EA3" w:rsidRDefault="007A1F44" w:rsidP="00A0052B">
            <w:pPr>
              <w:pStyle w:val="TableEntry"/>
              <w:rPr>
                <w:noProof w:val="0"/>
              </w:rPr>
            </w:pPr>
            <w:r w:rsidRPr="00977EA3">
              <w:rPr>
                <w:noProof w:val="0"/>
              </w:rPr>
              <w:t>UB2</w:t>
            </w:r>
          </w:p>
        </w:tc>
        <w:tc>
          <w:tcPr>
            <w:tcW w:w="3544" w:type="dxa"/>
          </w:tcPr>
          <w:p w14:paraId="1E15DEE6"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4814E722" w14:textId="77777777" w:rsidR="007A1F44" w:rsidRPr="00977EA3" w:rsidRDefault="007A1F44" w:rsidP="00B6518F">
            <w:pPr>
              <w:pStyle w:val="TableEntry"/>
              <w:rPr>
                <w:noProof w:val="0"/>
              </w:rPr>
            </w:pPr>
            <w:r w:rsidRPr="00977EA3">
              <w:rPr>
                <w:noProof w:val="0"/>
              </w:rPr>
              <w:t>O</w:t>
            </w:r>
          </w:p>
        </w:tc>
        <w:tc>
          <w:tcPr>
            <w:tcW w:w="872" w:type="dxa"/>
          </w:tcPr>
          <w:p w14:paraId="64F3EB6D" w14:textId="77777777" w:rsidR="007A1F44" w:rsidRPr="00977EA3" w:rsidRDefault="007A1F44" w:rsidP="00B6518F">
            <w:pPr>
              <w:pStyle w:val="TableEntry"/>
              <w:rPr>
                <w:noProof w:val="0"/>
              </w:rPr>
            </w:pPr>
            <w:r w:rsidRPr="00977EA3">
              <w:rPr>
                <w:noProof w:val="0"/>
              </w:rPr>
              <w:t>[0..1]</w:t>
            </w:r>
          </w:p>
        </w:tc>
        <w:tc>
          <w:tcPr>
            <w:tcW w:w="1701" w:type="dxa"/>
          </w:tcPr>
          <w:p w14:paraId="7C9B99E6" w14:textId="77777777" w:rsidR="007A1F44" w:rsidRPr="00977EA3" w:rsidRDefault="007A1F44" w:rsidP="00A66DA8">
            <w:pPr>
              <w:pStyle w:val="TableEntry"/>
              <w:jc w:val="center"/>
              <w:rPr>
                <w:noProof w:val="0"/>
              </w:rPr>
            </w:pPr>
            <w:r w:rsidRPr="00977EA3">
              <w:rPr>
                <w:noProof w:val="0"/>
              </w:rPr>
              <w:t>6</w:t>
            </w:r>
          </w:p>
        </w:tc>
      </w:tr>
      <w:tr w:rsidR="007A1F44" w:rsidRPr="00977EA3" w14:paraId="4399B409" w14:textId="77777777">
        <w:trPr>
          <w:cantSplit/>
          <w:jc w:val="center"/>
        </w:trPr>
        <w:tc>
          <w:tcPr>
            <w:tcW w:w="1951" w:type="dxa"/>
          </w:tcPr>
          <w:p w14:paraId="61C55C28" w14:textId="77777777" w:rsidR="007A1F44" w:rsidRPr="00977EA3" w:rsidRDefault="007A1F44" w:rsidP="00A0052B">
            <w:pPr>
              <w:pStyle w:val="TableEntry"/>
              <w:rPr>
                <w:noProof w:val="0"/>
              </w:rPr>
            </w:pPr>
            <w:r w:rsidRPr="00977EA3">
              <w:rPr>
                <w:noProof w:val="0"/>
              </w:rPr>
              <w:t>PDA</w:t>
            </w:r>
          </w:p>
        </w:tc>
        <w:tc>
          <w:tcPr>
            <w:tcW w:w="3544" w:type="dxa"/>
          </w:tcPr>
          <w:p w14:paraId="6B6D52C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5C0CA95A" w14:textId="77777777" w:rsidR="007A1F44" w:rsidRPr="00977EA3" w:rsidRDefault="007A1F44" w:rsidP="00B6518F">
            <w:pPr>
              <w:pStyle w:val="TableEntry"/>
              <w:rPr>
                <w:noProof w:val="0"/>
              </w:rPr>
            </w:pPr>
            <w:r w:rsidRPr="00977EA3">
              <w:rPr>
                <w:noProof w:val="0"/>
              </w:rPr>
              <w:t>O</w:t>
            </w:r>
          </w:p>
        </w:tc>
        <w:tc>
          <w:tcPr>
            <w:tcW w:w="872" w:type="dxa"/>
          </w:tcPr>
          <w:p w14:paraId="6CC9C99E" w14:textId="77777777" w:rsidR="007A1F44" w:rsidRPr="00977EA3" w:rsidRDefault="007A1F44" w:rsidP="00B6518F">
            <w:pPr>
              <w:pStyle w:val="TableEntry"/>
              <w:rPr>
                <w:noProof w:val="0"/>
              </w:rPr>
            </w:pPr>
            <w:r w:rsidRPr="00977EA3">
              <w:rPr>
                <w:noProof w:val="0"/>
              </w:rPr>
              <w:t>[0..1]</w:t>
            </w:r>
          </w:p>
        </w:tc>
        <w:tc>
          <w:tcPr>
            <w:tcW w:w="1701" w:type="dxa"/>
          </w:tcPr>
          <w:p w14:paraId="1448B022" w14:textId="77777777" w:rsidR="007A1F44" w:rsidRPr="00977EA3" w:rsidRDefault="007A1F44" w:rsidP="00A66DA8">
            <w:pPr>
              <w:pStyle w:val="TableEntry"/>
              <w:jc w:val="center"/>
              <w:rPr>
                <w:noProof w:val="0"/>
              </w:rPr>
            </w:pPr>
            <w:r w:rsidRPr="00977EA3">
              <w:rPr>
                <w:noProof w:val="0"/>
              </w:rPr>
              <w:t>3</w:t>
            </w:r>
          </w:p>
        </w:tc>
      </w:tr>
    </w:tbl>
    <w:p w14:paraId="7A9C932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83" w:name="_Toc174249180"/>
      <w:r w:rsidRPr="00977EA3">
        <w:rPr>
          <w:noProof w:val="0"/>
        </w:rPr>
        <w:t>Comments on segment usage</w:t>
      </w:r>
      <w:bookmarkEnd w:id="383"/>
    </w:p>
    <w:p w14:paraId="63C585B2" w14:textId="77777777" w:rsidR="007A1F44" w:rsidRPr="00977EA3" w:rsidRDefault="007A1F44">
      <w:r w:rsidRPr="00977EA3">
        <w:t xml:space="preserve">Field </w:t>
      </w:r>
      <w:r w:rsidRPr="00977EA3">
        <w:rPr>
          <w:i/>
          <w:iCs/>
        </w:rPr>
        <w:t>PV1-3-patient location</w:t>
      </w:r>
      <w:r w:rsidRPr="00977EA3">
        <w:t xml:space="preserve"> shall contain the patient’s location after the cancellation has been processed. This may be different from the patient’s location prior to the discharge/end visit notification.</w:t>
      </w:r>
    </w:p>
    <w:p w14:paraId="2BA6F1BB"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84" w:name="_Toc174249181"/>
      <w:r w:rsidRPr="00977EA3">
        <w:rPr>
          <w:noProof w:val="0"/>
        </w:rPr>
        <w:lastRenderedPageBreak/>
        <w:t>Expected actions</w:t>
      </w:r>
      <w:bookmarkEnd w:id="384"/>
    </w:p>
    <w:p w14:paraId="3E945445" w14:textId="77777777" w:rsidR="007A1F44" w:rsidRPr="00977EA3" w:rsidRDefault="007A1F44">
      <w:r w:rsidRPr="00977EA3">
        <w:t>The receiver shall reset the patient’s status to its value prior to the receipt of the discharge/end visit message, and shall update the patient’s location to the value in field PV1-3-patient location.</w:t>
      </w:r>
    </w:p>
    <w:p w14:paraId="5B71C3E4" w14:textId="77777777" w:rsidR="007A1F44" w:rsidRPr="00977EA3" w:rsidRDefault="007A1F44">
      <w:r w:rsidRPr="00977EA3">
        <w:t>The receiver shall report the result of this operation (success / error) in an acknowledgment message returned to the sender.</w:t>
      </w:r>
    </w:p>
    <w:p w14:paraId="3674E017" w14:textId="77777777" w:rsidR="007A1F44" w:rsidRPr="00977EA3" w:rsidRDefault="007A1F44">
      <w:r w:rsidRPr="00977EA3">
        <w:t>In case this Movement conflicts with the current situation of the patient (no prior discharge received) the message is discarded but no error condition is raised.</w:t>
      </w:r>
    </w:p>
    <w:p w14:paraId="3CC5992A"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85" w:name="_Toc174249182"/>
      <w:bookmarkStart w:id="386" w:name="_Toc398544176"/>
      <w:r w:rsidRPr="00977EA3">
        <w:rPr>
          <w:noProof w:val="0"/>
        </w:rPr>
        <w:t>Update Patient Information (ADT^A08^ADT_A01)</w:t>
      </w:r>
      <w:bookmarkEnd w:id="385"/>
      <w:bookmarkEnd w:id="386"/>
    </w:p>
    <w:p w14:paraId="0391ACB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87" w:name="_Toc174249183"/>
      <w:r w:rsidRPr="00977EA3">
        <w:rPr>
          <w:noProof w:val="0"/>
        </w:rPr>
        <w:t>Trigger Event</w:t>
      </w:r>
      <w:bookmarkEnd w:id="387"/>
    </w:p>
    <w:p w14:paraId="069A99E8" w14:textId="77777777" w:rsidR="007A1F44" w:rsidRPr="00977EA3" w:rsidRDefault="007A1F44">
      <w:r w:rsidRPr="00977EA3">
        <w:t>This message is sent by a Patient Encounter Supplier to notify a Patient Encounter Consumer that some non-movement-related information (such as address, date of birth, etc.) has changed for a patient. It is used when information about the patient has changed not related to any other trigger event.</w:t>
      </w:r>
    </w:p>
    <w:p w14:paraId="740F1512" w14:textId="77777777" w:rsidR="007A1F44" w:rsidRPr="00977EA3" w:rsidRDefault="007A1F44">
      <w:r w:rsidRPr="00977EA3">
        <w:t xml:space="preserve">MSH-9 is valued </w:t>
      </w:r>
      <w:r w:rsidRPr="00977EA3">
        <w:rPr>
          <w:b/>
          <w:bCs/>
        </w:rPr>
        <w:t>ADT^A08^ADT_A01</w:t>
      </w:r>
      <w:r w:rsidRPr="00977EA3">
        <w:t>.</w:t>
      </w:r>
    </w:p>
    <w:p w14:paraId="01A851CC"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88" w:name="_Toc174249184"/>
      <w:r w:rsidRPr="00977EA3">
        <w:rPr>
          <w:noProof w:val="0"/>
        </w:rPr>
        <w:t>Message Static Definition</w:t>
      </w:r>
      <w:bookmarkEnd w:id="388"/>
    </w:p>
    <w:p w14:paraId="666FB1C4" w14:textId="77777777" w:rsidR="007A1F44" w:rsidRPr="00977EA3" w:rsidRDefault="007A1F44">
      <w:pPr>
        <w:pStyle w:val="TableTitle"/>
        <w:rPr>
          <w:noProof w:val="0"/>
        </w:rPr>
      </w:pPr>
      <w:r w:rsidRPr="00977EA3">
        <w:rPr>
          <w:noProof w:val="0"/>
        </w:rPr>
        <w:t>Table 3.31-12: Static definition of message ADT^A08^ADT_A01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CDF9EEB" w14:textId="77777777">
        <w:trPr>
          <w:cantSplit/>
          <w:tblHeader/>
        </w:trPr>
        <w:tc>
          <w:tcPr>
            <w:tcW w:w="1951" w:type="dxa"/>
            <w:shd w:val="clear" w:color="auto" w:fill="D9D9D9"/>
          </w:tcPr>
          <w:p w14:paraId="66039E6E"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3E1CB9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84CFDDB"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CB3A0C3"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22B2963" w14:textId="77777777" w:rsidR="007A1F44" w:rsidRPr="00977EA3" w:rsidRDefault="007A1F44" w:rsidP="00A53067">
            <w:pPr>
              <w:pStyle w:val="TableEntryHeader"/>
              <w:rPr>
                <w:noProof w:val="0"/>
              </w:rPr>
            </w:pPr>
            <w:r w:rsidRPr="00977EA3">
              <w:rPr>
                <w:noProof w:val="0"/>
              </w:rPr>
              <w:t>HL7 chapter</w:t>
            </w:r>
          </w:p>
        </w:tc>
      </w:tr>
      <w:tr w:rsidR="007A1F44" w:rsidRPr="00977EA3" w14:paraId="45874537" w14:textId="77777777">
        <w:trPr>
          <w:cantSplit/>
        </w:trPr>
        <w:tc>
          <w:tcPr>
            <w:tcW w:w="1951" w:type="dxa"/>
          </w:tcPr>
          <w:p w14:paraId="09E0830D" w14:textId="77777777" w:rsidR="007A1F44" w:rsidRPr="00977EA3" w:rsidRDefault="007A1F44" w:rsidP="00A0052B">
            <w:pPr>
              <w:pStyle w:val="TableEntry"/>
              <w:rPr>
                <w:noProof w:val="0"/>
              </w:rPr>
            </w:pPr>
            <w:r w:rsidRPr="00977EA3">
              <w:rPr>
                <w:noProof w:val="0"/>
              </w:rPr>
              <w:t>MSH</w:t>
            </w:r>
          </w:p>
        </w:tc>
        <w:tc>
          <w:tcPr>
            <w:tcW w:w="3544" w:type="dxa"/>
          </w:tcPr>
          <w:p w14:paraId="05104FDC" w14:textId="77777777" w:rsidR="007A1F44" w:rsidRPr="00977EA3" w:rsidRDefault="007A1F44" w:rsidP="00A0052B">
            <w:pPr>
              <w:pStyle w:val="TableEntry"/>
              <w:rPr>
                <w:noProof w:val="0"/>
              </w:rPr>
            </w:pPr>
            <w:r w:rsidRPr="00977EA3">
              <w:rPr>
                <w:noProof w:val="0"/>
              </w:rPr>
              <w:t>Message Header</w:t>
            </w:r>
          </w:p>
        </w:tc>
        <w:tc>
          <w:tcPr>
            <w:tcW w:w="971" w:type="dxa"/>
          </w:tcPr>
          <w:p w14:paraId="5DD45EFF" w14:textId="77777777" w:rsidR="007A1F44" w:rsidRPr="00977EA3" w:rsidRDefault="007A1F44" w:rsidP="00B6518F">
            <w:pPr>
              <w:pStyle w:val="TableEntry"/>
              <w:rPr>
                <w:noProof w:val="0"/>
              </w:rPr>
            </w:pPr>
            <w:r w:rsidRPr="00977EA3">
              <w:rPr>
                <w:noProof w:val="0"/>
              </w:rPr>
              <w:t>R</w:t>
            </w:r>
          </w:p>
        </w:tc>
        <w:tc>
          <w:tcPr>
            <w:tcW w:w="872" w:type="dxa"/>
          </w:tcPr>
          <w:p w14:paraId="374D3FB1" w14:textId="77777777" w:rsidR="007A1F44" w:rsidRPr="00977EA3" w:rsidRDefault="007A1F44" w:rsidP="00B6518F">
            <w:pPr>
              <w:pStyle w:val="TableEntry"/>
              <w:rPr>
                <w:noProof w:val="0"/>
              </w:rPr>
            </w:pPr>
            <w:r w:rsidRPr="00977EA3">
              <w:rPr>
                <w:noProof w:val="0"/>
              </w:rPr>
              <w:t>[1..1]</w:t>
            </w:r>
          </w:p>
        </w:tc>
        <w:tc>
          <w:tcPr>
            <w:tcW w:w="1701" w:type="dxa"/>
          </w:tcPr>
          <w:p w14:paraId="29914816" w14:textId="77777777" w:rsidR="007A1F44" w:rsidRPr="00977EA3" w:rsidRDefault="007A1F44" w:rsidP="00A66DA8">
            <w:pPr>
              <w:pStyle w:val="TableEntry"/>
              <w:jc w:val="center"/>
              <w:rPr>
                <w:noProof w:val="0"/>
              </w:rPr>
            </w:pPr>
            <w:r w:rsidRPr="00977EA3">
              <w:rPr>
                <w:noProof w:val="0"/>
              </w:rPr>
              <w:t>2</w:t>
            </w:r>
          </w:p>
        </w:tc>
      </w:tr>
      <w:tr w:rsidR="007A1F44" w:rsidRPr="00977EA3" w14:paraId="50A878FC" w14:textId="77777777">
        <w:trPr>
          <w:cantSplit/>
        </w:trPr>
        <w:tc>
          <w:tcPr>
            <w:tcW w:w="1951" w:type="dxa"/>
          </w:tcPr>
          <w:p w14:paraId="717724EC" w14:textId="77777777" w:rsidR="007A1F44" w:rsidRPr="00977EA3" w:rsidRDefault="007A1F44" w:rsidP="00A0052B">
            <w:pPr>
              <w:pStyle w:val="TableEntry"/>
              <w:rPr>
                <w:noProof w:val="0"/>
              </w:rPr>
            </w:pPr>
            <w:r w:rsidRPr="00977EA3">
              <w:rPr>
                <w:noProof w:val="0"/>
              </w:rPr>
              <w:t>SFT</w:t>
            </w:r>
          </w:p>
        </w:tc>
        <w:tc>
          <w:tcPr>
            <w:tcW w:w="3544" w:type="dxa"/>
          </w:tcPr>
          <w:p w14:paraId="02D058B1" w14:textId="77777777" w:rsidR="007A1F44" w:rsidRPr="00977EA3" w:rsidRDefault="007A1F44" w:rsidP="00A0052B">
            <w:pPr>
              <w:pStyle w:val="TableEntry"/>
              <w:rPr>
                <w:noProof w:val="0"/>
              </w:rPr>
            </w:pPr>
            <w:r w:rsidRPr="00977EA3">
              <w:rPr>
                <w:noProof w:val="0"/>
              </w:rPr>
              <w:t>Software Segment</w:t>
            </w:r>
          </w:p>
        </w:tc>
        <w:tc>
          <w:tcPr>
            <w:tcW w:w="971" w:type="dxa"/>
          </w:tcPr>
          <w:p w14:paraId="0DE72198" w14:textId="77777777" w:rsidR="007A1F44" w:rsidRPr="00977EA3" w:rsidRDefault="007A1F44" w:rsidP="00B6518F">
            <w:pPr>
              <w:pStyle w:val="TableEntry"/>
              <w:rPr>
                <w:noProof w:val="0"/>
              </w:rPr>
            </w:pPr>
            <w:r w:rsidRPr="00977EA3">
              <w:rPr>
                <w:noProof w:val="0"/>
              </w:rPr>
              <w:t>O</w:t>
            </w:r>
          </w:p>
        </w:tc>
        <w:tc>
          <w:tcPr>
            <w:tcW w:w="872" w:type="dxa"/>
          </w:tcPr>
          <w:p w14:paraId="77008CE6" w14:textId="77777777" w:rsidR="007A1F44" w:rsidRPr="00977EA3" w:rsidRDefault="007A1F44" w:rsidP="00B6518F">
            <w:pPr>
              <w:pStyle w:val="TableEntry"/>
              <w:rPr>
                <w:noProof w:val="0"/>
              </w:rPr>
            </w:pPr>
            <w:r w:rsidRPr="00977EA3">
              <w:rPr>
                <w:noProof w:val="0"/>
              </w:rPr>
              <w:t>[0..*]</w:t>
            </w:r>
          </w:p>
        </w:tc>
        <w:tc>
          <w:tcPr>
            <w:tcW w:w="1701" w:type="dxa"/>
          </w:tcPr>
          <w:p w14:paraId="6B2A4BBD" w14:textId="77777777" w:rsidR="007A1F44" w:rsidRPr="00977EA3" w:rsidRDefault="007A1F44" w:rsidP="00A66DA8">
            <w:pPr>
              <w:pStyle w:val="TableEntry"/>
              <w:jc w:val="center"/>
              <w:rPr>
                <w:noProof w:val="0"/>
              </w:rPr>
            </w:pPr>
            <w:r w:rsidRPr="00977EA3">
              <w:rPr>
                <w:noProof w:val="0"/>
              </w:rPr>
              <w:t>2</w:t>
            </w:r>
          </w:p>
        </w:tc>
      </w:tr>
      <w:tr w:rsidR="007A1F44" w:rsidRPr="00977EA3" w14:paraId="101AE675" w14:textId="77777777">
        <w:trPr>
          <w:cantSplit/>
        </w:trPr>
        <w:tc>
          <w:tcPr>
            <w:tcW w:w="1951" w:type="dxa"/>
          </w:tcPr>
          <w:p w14:paraId="6A3647F7" w14:textId="77777777" w:rsidR="007A1F44" w:rsidRPr="00977EA3" w:rsidRDefault="007A1F44" w:rsidP="00A0052B">
            <w:pPr>
              <w:pStyle w:val="TableEntry"/>
              <w:rPr>
                <w:noProof w:val="0"/>
              </w:rPr>
            </w:pPr>
            <w:r w:rsidRPr="00977EA3">
              <w:rPr>
                <w:noProof w:val="0"/>
              </w:rPr>
              <w:t>EVN</w:t>
            </w:r>
          </w:p>
        </w:tc>
        <w:tc>
          <w:tcPr>
            <w:tcW w:w="3544" w:type="dxa"/>
          </w:tcPr>
          <w:p w14:paraId="3F73C890" w14:textId="77777777" w:rsidR="007A1F44" w:rsidRPr="00977EA3" w:rsidRDefault="007A1F44" w:rsidP="00A0052B">
            <w:pPr>
              <w:pStyle w:val="TableEntry"/>
              <w:rPr>
                <w:noProof w:val="0"/>
              </w:rPr>
            </w:pPr>
            <w:r w:rsidRPr="00977EA3">
              <w:rPr>
                <w:noProof w:val="0"/>
              </w:rPr>
              <w:t>Event Type</w:t>
            </w:r>
          </w:p>
        </w:tc>
        <w:tc>
          <w:tcPr>
            <w:tcW w:w="971" w:type="dxa"/>
          </w:tcPr>
          <w:p w14:paraId="57E2237D" w14:textId="77777777" w:rsidR="007A1F44" w:rsidRPr="00977EA3" w:rsidRDefault="007A1F44" w:rsidP="00B6518F">
            <w:pPr>
              <w:pStyle w:val="TableEntry"/>
              <w:rPr>
                <w:noProof w:val="0"/>
              </w:rPr>
            </w:pPr>
            <w:r w:rsidRPr="00977EA3">
              <w:rPr>
                <w:noProof w:val="0"/>
              </w:rPr>
              <w:t>R</w:t>
            </w:r>
          </w:p>
        </w:tc>
        <w:tc>
          <w:tcPr>
            <w:tcW w:w="872" w:type="dxa"/>
          </w:tcPr>
          <w:p w14:paraId="197850D3" w14:textId="77777777" w:rsidR="007A1F44" w:rsidRPr="00977EA3" w:rsidRDefault="007A1F44" w:rsidP="00B6518F">
            <w:pPr>
              <w:pStyle w:val="TableEntry"/>
              <w:rPr>
                <w:noProof w:val="0"/>
              </w:rPr>
            </w:pPr>
            <w:r w:rsidRPr="00977EA3">
              <w:rPr>
                <w:noProof w:val="0"/>
              </w:rPr>
              <w:t>[1..1]</w:t>
            </w:r>
          </w:p>
        </w:tc>
        <w:tc>
          <w:tcPr>
            <w:tcW w:w="1701" w:type="dxa"/>
          </w:tcPr>
          <w:p w14:paraId="37C15D09" w14:textId="77777777" w:rsidR="007A1F44" w:rsidRPr="00977EA3" w:rsidRDefault="007A1F44" w:rsidP="00A66DA8">
            <w:pPr>
              <w:pStyle w:val="TableEntry"/>
              <w:jc w:val="center"/>
              <w:rPr>
                <w:noProof w:val="0"/>
              </w:rPr>
            </w:pPr>
            <w:r w:rsidRPr="00977EA3">
              <w:rPr>
                <w:noProof w:val="0"/>
              </w:rPr>
              <w:t>2</w:t>
            </w:r>
          </w:p>
        </w:tc>
      </w:tr>
      <w:tr w:rsidR="007A1F44" w:rsidRPr="00977EA3" w14:paraId="036B7A59" w14:textId="77777777">
        <w:trPr>
          <w:cantSplit/>
        </w:trPr>
        <w:tc>
          <w:tcPr>
            <w:tcW w:w="1951" w:type="dxa"/>
          </w:tcPr>
          <w:p w14:paraId="7307D537" w14:textId="77777777" w:rsidR="007A1F44" w:rsidRPr="00977EA3" w:rsidRDefault="007A1F44" w:rsidP="00A0052B">
            <w:pPr>
              <w:pStyle w:val="TableEntry"/>
              <w:rPr>
                <w:noProof w:val="0"/>
              </w:rPr>
            </w:pPr>
            <w:r w:rsidRPr="00977EA3">
              <w:rPr>
                <w:noProof w:val="0"/>
              </w:rPr>
              <w:t>PID</w:t>
            </w:r>
          </w:p>
        </w:tc>
        <w:tc>
          <w:tcPr>
            <w:tcW w:w="3544" w:type="dxa"/>
          </w:tcPr>
          <w:p w14:paraId="0E8BA076" w14:textId="77777777" w:rsidR="007A1F44" w:rsidRPr="00977EA3" w:rsidRDefault="007A1F44" w:rsidP="00A0052B">
            <w:pPr>
              <w:pStyle w:val="TableEntry"/>
              <w:rPr>
                <w:noProof w:val="0"/>
              </w:rPr>
            </w:pPr>
            <w:r w:rsidRPr="00977EA3">
              <w:rPr>
                <w:noProof w:val="0"/>
              </w:rPr>
              <w:t>Patient Identification</w:t>
            </w:r>
          </w:p>
        </w:tc>
        <w:tc>
          <w:tcPr>
            <w:tcW w:w="971" w:type="dxa"/>
          </w:tcPr>
          <w:p w14:paraId="1D977D8D" w14:textId="77777777" w:rsidR="007A1F44" w:rsidRPr="00977EA3" w:rsidRDefault="007A1F44" w:rsidP="00B6518F">
            <w:pPr>
              <w:pStyle w:val="TableEntry"/>
              <w:rPr>
                <w:noProof w:val="0"/>
              </w:rPr>
            </w:pPr>
            <w:r w:rsidRPr="00977EA3">
              <w:rPr>
                <w:noProof w:val="0"/>
              </w:rPr>
              <w:t>R</w:t>
            </w:r>
          </w:p>
        </w:tc>
        <w:tc>
          <w:tcPr>
            <w:tcW w:w="872" w:type="dxa"/>
          </w:tcPr>
          <w:p w14:paraId="57B843EB" w14:textId="77777777" w:rsidR="007A1F44" w:rsidRPr="00977EA3" w:rsidRDefault="007A1F44" w:rsidP="00B6518F">
            <w:pPr>
              <w:pStyle w:val="TableEntry"/>
              <w:rPr>
                <w:noProof w:val="0"/>
              </w:rPr>
            </w:pPr>
            <w:r w:rsidRPr="00977EA3">
              <w:rPr>
                <w:noProof w:val="0"/>
              </w:rPr>
              <w:t>[1..1]</w:t>
            </w:r>
          </w:p>
        </w:tc>
        <w:tc>
          <w:tcPr>
            <w:tcW w:w="1701" w:type="dxa"/>
          </w:tcPr>
          <w:p w14:paraId="531262F7" w14:textId="77777777" w:rsidR="007A1F44" w:rsidRPr="00977EA3" w:rsidRDefault="007A1F44" w:rsidP="00A66DA8">
            <w:pPr>
              <w:pStyle w:val="TableEntry"/>
              <w:jc w:val="center"/>
              <w:rPr>
                <w:noProof w:val="0"/>
              </w:rPr>
            </w:pPr>
            <w:r w:rsidRPr="00977EA3">
              <w:rPr>
                <w:noProof w:val="0"/>
              </w:rPr>
              <w:t>3</w:t>
            </w:r>
          </w:p>
        </w:tc>
      </w:tr>
      <w:tr w:rsidR="007A1F44" w:rsidRPr="00977EA3" w14:paraId="13521B39" w14:textId="77777777">
        <w:trPr>
          <w:cantSplit/>
        </w:trPr>
        <w:tc>
          <w:tcPr>
            <w:tcW w:w="1951" w:type="dxa"/>
          </w:tcPr>
          <w:p w14:paraId="4D4148ED" w14:textId="77777777" w:rsidR="007A1F44" w:rsidRPr="00977EA3" w:rsidRDefault="007A1F44" w:rsidP="00A0052B">
            <w:pPr>
              <w:pStyle w:val="TableEntry"/>
              <w:rPr>
                <w:noProof w:val="0"/>
              </w:rPr>
            </w:pPr>
            <w:r w:rsidRPr="00977EA3">
              <w:rPr>
                <w:noProof w:val="0"/>
              </w:rPr>
              <w:t>PD1</w:t>
            </w:r>
          </w:p>
        </w:tc>
        <w:tc>
          <w:tcPr>
            <w:tcW w:w="3544" w:type="dxa"/>
          </w:tcPr>
          <w:p w14:paraId="5C978676" w14:textId="77777777" w:rsidR="007A1F44" w:rsidRPr="00977EA3" w:rsidRDefault="007A1F44" w:rsidP="00A0052B">
            <w:pPr>
              <w:pStyle w:val="TableEntry"/>
              <w:rPr>
                <w:noProof w:val="0"/>
              </w:rPr>
            </w:pPr>
            <w:r w:rsidRPr="00977EA3">
              <w:rPr>
                <w:noProof w:val="0"/>
              </w:rPr>
              <w:t>Additional Demographics</w:t>
            </w:r>
          </w:p>
        </w:tc>
        <w:tc>
          <w:tcPr>
            <w:tcW w:w="971" w:type="dxa"/>
          </w:tcPr>
          <w:p w14:paraId="3C0E38F4" w14:textId="77777777" w:rsidR="007A1F44" w:rsidRPr="00977EA3" w:rsidRDefault="007A1F44" w:rsidP="00B6518F">
            <w:pPr>
              <w:pStyle w:val="TableEntry"/>
              <w:rPr>
                <w:noProof w:val="0"/>
              </w:rPr>
            </w:pPr>
            <w:r w:rsidRPr="00977EA3">
              <w:rPr>
                <w:noProof w:val="0"/>
              </w:rPr>
              <w:t>O</w:t>
            </w:r>
          </w:p>
        </w:tc>
        <w:tc>
          <w:tcPr>
            <w:tcW w:w="872" w:type="dxa"/>
          </w:tcPr>
          <w:p w14:paraId="08ABCB8D" w14:textId="77777777" w:rsidR="007A1F44" w:rsidRPr="00977EA3" w:rsidRDefault="007A1F44" w:rsidP="00B6518F">
            <w:pPr>
              <w:pStyle w:val="TableEntry"/>
              <w:rPr>
                <w:noProof w:val="0"/>
              </w:rPr>
            </w:pPr>
            <w:r w:rsidRPr="00977EA3">
              <w:rPr>
                <w:noProof w:val="0"/>
              </w:rPr>
              <w:t>[0..1]</w:t>
            </w:r>
          </w:p>
        </w:tc>
        <w:tc>
          <w:tcPr>
            <w:tcW w:w="1701" w:type="dxa"/>
          </w:tcPr>
          <w:p w14:paraId="41AC8AB5" w14:textId="77777777" w:rsidR="007A1F44" w:rsidRPr="00977EA3" w:rsidRDefault="007A1F44" w:rsidP="00A66DA8">
            <w:pPr>
              <w:pStyle w:val="TableEntry"/>
              <w:jc w:val="center"/>
              <w:rPr>
                <w:noProof w:val="0"/>
              </w:rPr>
            </w:pPr>
            <w:r w:rsidRPr="00977EA3">
              <w:rPr>
                <w:noProof w:val="0"/>
              </w:rPr>
              <w:t>3</w:t>
            </w:r>
          </w:p>
        </w:tc>
      </w:tr>
      <w:tr w:rsidR="007A1F44" w:rsidRPr="00977EA3" w14:paraId="53D37951" w14:textId="77777777">
        <w:trPr>
          <w:cantSplit/>
        </w:trPr>
        <w:tc>
          <w:tcPr>
            <w:tcW w:w="1951" w:type="dxa"/>
          </w:tcPr>
          <w:p w14:paraId="4FEB0889" w14:textId="77777777" w:rsidR="007A1F44" w:rsidRPr="00977EA3" w:rsidRDefault="007A1F44" w:rsidP="00A0052B">
            <w:pPr>
              <w:pStyle w:val="TableEntry"/>
              <w:rPr>
                <w:noProof w:val="0"/>
              </w:rPr>
            </w:pPr>
            <w:r w:rsidRPr="00977EA3">
              <w:rPr>
                <w:noProof w:val="0"/>
              </w:rPr>
              <w:t>ROL</w:t>
            </w:r>
          </w:p>
        </w:tc>
        <w:tc>
          <w:tcPr>
            <w:tcW w:w="3544" w:type="dxa"/>
          </w:tcPr>
          <w:p w14:paraId="06B35DC5" w14:textId="77777777" w:rsidR="007A1F44" w:rsidRPr="00977EA3" w:rsidRDefault="007A1F44" w:rsidP="00A0052B">
            <w:pPr>
              <w:pStyle w:val="TableEntry"/>
              <w:rPr>
                <w:noProof w:val="0"/>
              </w:rPr>
            </w:pPr>
            <w:r w:rsidRPr="00977EA3">
              <w:rPr>
                <w:noProof w:val="0"/>
              </w:rPr>
              <w:t>Role</w:t>
            </w:r>
          </w:p>
        </w:tc>
        <w:tc>
          <w:tcPr>
            <w:tcW w:w="971" w:type="dxa"/>
          </w:tcPr>
          <w:p w14:paraId="2A20F48F" w14:textId="77777777" w:rsidR="007A1F44" w:rsidRPr="00977EA3" w:rsidRDefault="007A1F44" w:rsidP="00B6518F">
            <w:pPr>
              <w:pStyle w:val="TableEntry"/>
              <w:rPr>
                <w:noProof w:val="0"/>
              </w:rPr>
            </w:pPr>
            <w:r w:rsidRPr="00977EA3">
              <w:rPr>
                <w:noProof w:val="0"/>
              </w:rPr>
              <w:t>O</w:t>
            </w:r>
          </w:p>
        </w:tc>
        <w:tc>
          <w:tcPr>
            <w:tcW w:w="872" w:type="dxa"/>
          </w:tcPr>
          <w:p w14:paraId="4D52C8F2" w14:textId="77777777" w:rsidR="007A1F44" w:rsidRPr="00977EA3" w:rsidRDefault="007A1F44" w:rsidP="00B6518F">
            <w:pPr>
              <w:pStyle w:val="TableEntry"/>
              <w:rPr>
                <w:noProof w:val="0"/>
              </w:rPr>
            </w:pPr>
            <w:r w:rsidRPr="00977EA3">
              <w:rPr>
                <w:noProof w:val="0"/>
              </w:rPr>
              <w:t>[0..*]</w:t>
            </w:r>
          </w:p>
        </w:tc>
        <w:tc>
          <w:tcPr>
            <w:tcW w:w="1701" w:type="dxa"/>
          </w:tcPr>
          <w:p w14:paraId="7BF3D230" w14:textId="77777777" w:rsidR="007A1F44" w:rsidRPr="00977EA3" w:rsidRDefault="007A1F44" w:rsidP="00A66DA8">
            <w:pPr>
              <w:pStyle w:val="TableEntry"/>
              <w:jc w:val="center"/>
              <w:rPr>
                <w:noProof w:val="0"/>
              </w:rPr>
            </w:pPr>
            <w:r w:rsidRPr="00977EA3">
              <w:rPr>
                <w:noProof w:val="0"/>
              </w:rPr>
              <w:t>15</w:t>
            </w:r>
          </w:p>
        </w:tc>
      </w:tr>
      <w:tr w:rsidR="007A1F44" w:rsidRPr="00977EA3" w14:paraId="3B38B6F4" w14:textId="77777777">
        <w:trPr>
          <w:cantSplit/>
        </w:trPr>
        <w:tc>
          <w:tcPr>
            <w:tcW w:w="1951" w:type="dxa"/>
          </w:tcPr>
          <w:p w14:paraId="72E1F842" w14:textId="77777777" w:rsidR="007A1F44" w:rsidRPr="00977EA3" w:rsidRDefault="007A1F44" w:rsidP="00A0052B">
            <w:pPr>
              <w:pStyle w:val="TableEntry"/>
              <w:rPr>
                <w:noProof w:val="0"/>
              </w:rPr>
            </w:pPr>
            <w:r w:rsidRPr="00977EA3">
              <w:rPr>
                <w:noProof w:val="0"/>
              </w:rPr>
              <w:t>NK1</w:t>
            </w:r>
          </w:p>
        </w:tc>
        <w:tc>
          <w:tcPr>
            <w:tcW w:w="3544" w:type="dxa"/>
          </w:tcPr>
          <w:p w14:paraId="61FDE207"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3D50FAA" w14:textId="77777777" w:rsidR="007A1F44" w:rsidRPr="00977EA3" w:rsidRDefault="007A1F44" w:rsidP="00B6518F">
            <w:pPr>
              <w:pStyle w:val="TableEntry"/>
              <w:rPr>
                <w:noProof w:val="0"/>
              </w:rPr>
            </w:pPr>
            <w:r w:rsidRPr="00977EA3">
              <w:rPr>
                <w:noProof w:val="0"/>
              </w:rPr>
              <w:t>O</w:t>
            </w:r>
          </w:p>
        </w:tc>
        <w:tc>
          <w:tcPr>
            <w:tcW w:w="872" w:type="dxa"/>
          </w:tcPr>
          <w:p w14:paraId="7FC6E6E3" w14:textId="77777777" w:rsidR="007A1F44" w:rsidRPr="00977EA3" w:rsidRDefault="007A1F44" w:rsidP="00B6518F">
            <w:pPr>
              <w:pStyle w:val="TableEntry"/>
              <w:rPr>
                <w:noProof w:val="0"/>
              </w:rPr>
            </w:pPr>
            <w:r w:rsidRPr="00977EA3">
              <w:rPr>
                <w:noProof w:val="0"/>
              </w:rPr>
              <w:t>[0..*]</w:t>
            </w:r>
          </w:p>
        </w:tc>
        <w:tc>
          <w:tcPr>
            <w:tcW w:w="1701" w:type="dxa"/>
          </w:tcPr>
          <w:p w14:paraId="0C949585" w14:textId="77777777" w:rsidR="007A1F44" w:rsidRPr="00977EA3" w:rsidRDefault="007A1F44" w:rsidP="00A66DA8">
            <w:pPr>
              <w:pStyle w:val="TableEntry"/>
              <w:jc w:val="center"/>
              <w:rPr>
                <w:noProof w:val="0"/>
              </w:rPr>
            </w:pPr>
            <w:r w:rsidRPr="00977EA3">
              <w:rPr>
                <w:noProof w:val="0"/>
              </w:rPr>
              <w:t>3</w:t>
            </w:r>
          </w:p>
        </w:tc>
      </w:tr>
      <w:tr w:rsidR="007A1F44" w:rsidRPr="00977EA3" w14:paraId="6FD83998" w14:textId="77777777">
        <w:trPr>
          <w:cantSplit/>
        </w:trPr>
        <w:tc>
          <w:tcPr>
            <w:tcW w:w="1951" w:type="dxa"/>
          </w:tcPr>
          <w:p w14:paraId="09CF8BDB" w14:textId="77777777" w:rsidR="007A1F44" w:rsidRPr="00977EA3" w:rsidRDefault="007A1F44" w:rsidP="00A0052B">
            <w:pPr>
              <w:pStyle w:val="TableEntry"/>
              <w:rPr>
                <w:noProof w:val="0"/>
              </w:rPr>
            </w:pPr>
            <w:r w:rsidRPr="00977EA3">
              <w:rPr>
                <w:noProof w:val="0"/>
              </w:rPr>
              <w:t>PV1</w:t>
            </w:r>
          </w:p>
        </w:tc>
        <w:tc>
          <w:tcPr>
            <w:tcW w:w="3544" w:type="dxa"/>
          </w:tcPr>
          <w:p w14:paraId="7A350288" w14:textId="77777777" w:rsidR="007A1F44" w:rsidRPr="00977EA3" w:rsidRDefault="007A1F44" w:rsidP="00A0052B">
            <w:pPr>
              <w:pStyle w:val="TableEntry"/>
              <w:rPr>
                <w:noProof w:val="0"/>
              </w:rPr>
            </w:pPr>
            <w:r w:rsidRPr="00977EA3">
              <w:rPr>
                <w:noProof w:val="0"/>
              </w:rPr>
              <w:t>Patient Visit</w:t>
            </w:r>
          </w:p>
        </w:tc>
        <w:tc>
          <w:tcPr>
            <w:tcW w:w="971" w:type="dxa"/>
          </w:tcPr>
          <w:p w14:paraId="5EAF2187" w14:textId="77777777" w:rsidR="007A1F44" w:rsidRPr="00977EA3" w:rsidRDefault="007A1F44" w:rsidP="00B6518F">
            <w:pPr>
              <w:pStyle w:val="TableEntry"/>
              <w:rPr>
                <w:noProof w:val="0"/>
              </w:rPr>
            </w:pPr>
            <w:r w:rsidRPr="00977EA3">
              <w:rPr>
                <w:noProof w:val="0"/>
              </w:rPr>
              <w:t>R</w:t>
            </w:r>
          </w:p>
        </w:tc>
        <w:tc>
          <w:tcPr>
            <w:tcW w:w="872" w:type="dxa"/>
          </w:tcPr>
          <w:p w14:paraId="7FA61746" w14:textId="77777777" w:rsidR="007A1F44" w:rsidRPr="00977EA3" w:rsidRDefault="007A1F44" w:rsidP="00B6518F">
            <w:pPr>
              <w:pStyle w:val="TableEntry"/>
              <w:rPr>
                <w:noProof w:val="0"/>
              </w:rPr>
            </w:pPr>
            <w:r w:rsidRPr="00977EA3">
              <w:rPr>
                <w:noProof w:val="0"/>
              </w:rPr>
              <w:t>[1..1]</w:t>
            </w:r>
          </w:p>
        </w:tc>
        <w:tc>
          <w:tcPr>
            <w:tcW w:w="1701" w:type="dxa"/>
          </w:tcPr>
          <w:p w14:paraId="21D7D377" w14:textId="77777777" w:rsidR="007A1F44" w:rsidRPr="00977EA3" w:rsidRDefault="007A1F44" w:rsidP="00A66DA8">
            <w:pPr>
              <w:pStyle w:val="TableEntry"/>
              <w:jc w:val="center"/>
              <w:rPr>
                <w:noProof w:val="0"/>
              </w:rPr>
            </w:pPr>
            <w:r w:rsidRPr="00977EA3">
              <w:rPr>
                <w:noProof w:val="0"/>
              </w:rPr>
              <w:t>3</w:t>
            </w:r>
          </w:p>
        </w:tc>
      </w:tr>
      <w:tr w:rsidR="007A1F44" w:rsidRPr="00977EA3" w14:paraId="47B363FE" w14:textId="77777777">
        <w:trPr>
          <w:cantSplit/>
        </w:trPr>
        <w:tc>
          <w:tcPr>
            <w:tcW w:w="1951" w:type="dxa"/>
          </w:tcPr>
          <w:p w14:paraId="5526735B" w14:textId="77777777" w:rsidR="007A1F44" w:rsidRPr="00977EA3" w:rsidRDefault="007A1F44" w:rsidP="00A0052B">
            <w:pPr>
              <w:pStyle w:val="TableEntry"/>
              <w:rPr>
                <w:noProof w:val="0"/>
              </w:rPr>
            </w:pPr>
            <w:r w:rsidRPr="00977EA3">
              <w:rPr>
                <w:noProof w:val="0"/>
              </w:rPr>
              <w:t>PV2</w:t>
            </w:r>
          </w:p>
        </w:tc>
        <w:tc>
          <w:tcPr>
            <w:tcW w:w="3544" w:type="dxa"/>
          </w:tcPr>
          <w:p w14:paraId="3F243CB4"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6C39ACA4" w14:textId="77777777" w:rsidR="007A1F44" w:rsidRPr="00977EA3" w:rsidRDefault="007A1F44" w:rsidP="00B6518F">
            <w:pPr>
              <w:pStyle w:val="TableEntry"/>
              <w:rPr>
                <w:noProof w:val="0"/>
              </w:rPr>
            </w:pPr>
            <w:r w:rsidRPr="00977EA3">
              <w:rPr>
                <w:noProof w:val="0"/>
              </w:rPr>
              <w:t>O</w:t>
            </w:r>
          </w:p>
        </w:tc>
        <w:tc>
          <w:tcPr>
            <w:tcW w:w="872" w:type="dxa"/>
          </w:tcPr>
          <w:p w14:paraId="7BA0F4F4" w14:textId="77777777" w:rsidR="007A1F44" w:rsidRPr="00977EA3" w:rsidRDefault="007A1F44" w:rsidP="00B6518F">
            <w:pPr>
              <w:pStyle w:val="TableEntry"/>
              <w:rPr>
                <w:noProof w:val="0"/>
              </w:rPr>
            </w:pPr>
            <w:r w:rsidRPr="00977EA3">
              <w:rPr>
                <w:noProof w:val="0"/>
              </w:rPr>
              <w:t>[0..1]</w:t>
            </w:r>
          </w:p>
        </w:tc>
        <w:tc>
          <w:tcPr>
            <w:tcW w:w="1701" w:type="dxa"/>
          </w:tcPr>
          <w:p w14:paraId="68E22BB3" w14:textId="77777777" w:rsidR="007A1F44" w:rsidRPr="00977EA3" w:rsidRDefault="007A1F44" w:rsidP="00A66DA8">
            <w:pPr>
              <w:pStyle w:val="TableEntry"/>
              <w:jc w:val="center"/>
              <w:rPr>
                <w:noProof w:val="0"/>
              </w:rPr>
            </w:pPr>
            <w:r w:rsidRPr="00977EA3">
              <w:rPr>
                <w:noProof w:val="0"/>
              </w:rPr>
              <w:t>3</w:t>
            </w:r>
          </w:p>
        </w:tc>
      </w:tr>
      <w:tr w:rsidR="007A1F44" w:rsidRPr="00977EA3" w14:paraId="7C6982A8" w14:textId="77777777">
        <w:trPr>
          <w:cantSplit/>
        </w:trPr>
        <w:tc>
          <w:tcPr>
            <w:tcW w:w="1951" w:type="dxa"/>
          </w:tcPr>
          <w:p w14:paraId="480FEBAD" w14:textId="77777777" w:rsidR="007A1F44" w:rsidRPr="00977EA3" w:rsidRDefault="007A1F44" w:rsidP="00A0052B">
            <w:pPr>
              <w:pStyle w:val="TableEntry"/>
              <w:rPr>
                <w:noProof w:val="0"/>
              </w:rPr>
            </w:pPr>
            <w:r w:rsidRPr="00977EA3">
              <w:rPr>
                <w:noProof w:val="0"/>
              </w:rPr>
              <w:t>ROL</w:t>
            </w:r>
          </w:p>
        </w:tc>
        <w:tc>
          <w:tcPr>
            <w:tcW w:w="3544" w:type="dxa"/>
          </w:tcPr>
          <w:p w14:paraId="25D134F9" w14:textId="77777777" w:rsidR="007A1F44" w:rsidRPr="00977EA3" w:rsidRDefault="007A1F44" w:rsidP="00A0052B">
            <w:pPr>
              <w:pStyle w:val="TableEntry"/>
              <w:rPr>
                <w:noProof w:val="0"/>
              </w:rPr>
            </w:pPr>
            <w:r w:rsidRPr="00977EA3">
              <w:rPr>
                <w:noProof w:val="0"/>
              </w:rPr>
              <w:t>Role</w:t>
            </w:r>
          </w:p>
        </w:tc>
        <w:tc>
          <w:tcPr>
            <w:tcW w:w="971" w:type="dxa"/>
          </w:tcPr>
          <w:p w14:paraId="65EA083A" w14:textId="77777777" w:rsidR="007A1F44" w:rsidRPr="00977EA3" w:rsidRDefault="007A1F44" w:rsidP="00B6518F">
            <w:pPr>
              <w:pStyle w:val="TableEntry"/>
              <w:rPr>
                <w:noProof w:val="0"/>
              </w:rPr>
            </w:pPr>
            <w:r w:rsidRPr="00977EA3">
              <w:rPr>
                <w:noProof w:val="0"/>
              </w:rPr>
              <w:t>O</w:t>
            </w:r>
          </w:p>
        </w:tc>
        <w:tc>
          <w:tcPr>
            <w:tcW w:w="872" w:type="dxa"/>
          </w:tcPr>
          <w:p w14:paraId="5E4A75C1" w14:textId="77777777" w:rsidR="007A1F44" w:rsidRPr="00977EA3" w:rsidRDefault="007A1F44" w:rsidP="00B6518F">
            <w:pPr>
              <w:pStyle w:val="TableEntry"/>
              <w:rPr>
                <w:noProof w:val="0"/>
              </w:rPr>
            </w:pPr>
            <w:r w:rsidRPr="00977EA3">
              <w:rPr>
                <w:noProof w:val="0"/>
              </w:rPr>
              <w:t>[0..*]</w:t>
            </w:r>
          </w:p>
        </w:tc>
        <w:tc>
          <w:tcPr>
            <w:tcW w:w="1701" w:type="dxa"/>
          </w:tcPr>
          <w:p w14:paraId="69946166" w14:textId="77777777" w:rsidR="007A1F44" w:rsidRPr="00977EA3" w:rsidRDefault="007A1F44" w:rsidP="00A66DA8">
            <w:pPr>
              <w:pStyle w:val="TableEntry"/>
              <w:jc w:val="center"/>
              <w:rPr>
                <w:noProof w:val="0"/>
              </w:rPr>
            </w:pPr>
            <w:r w:rsidRPr="00977EA3">
              <w:rPr>
                <w:noProof w:val="0"/>
              </w:rPr>
              <w:t>15</w:t>
            </w:r>
          </w:p>
        </w:tc>
      </w:tr>
      <w:tr w:rsidR="007A1F44" w:rsidRPr="00977EA3" w14:paraId="642ABC37" w14:textId="77777777">
        <w:trPr>
          <w:cantSplit/>
        </w:trPr>
        <w:tc>
          <w:tcPr>
            <w:tcW w:w="1951" w:type="dxa"/>
          </w:tcPr>
          <w:p w14:paraId="76C669DA" w14:textId="77777777" w:rsidR="007A1F44" w:rsidRPr="00977EA3" w:rsidRDefault="007A1F44" w:rsidP="00A0052B">
            <w:pPr>
              <w:pStyle w:val="TableEntry"/>
              <w:rPr>
                <w:noProof w:val="0"/>
              </w:rPr>
            </w:pPr>
            <w:r w:rsidRPr="00977EA3">
              <w:rPr>
                <w:noProof w:val="0"/>
              </w:rPr>
              <w:t>DB1</w:t>
            </w:r>
          </w:p>
        </w:tc>
        <w:tc>
          <w:tcPr>
            <w:tcW w:w="3544" w:type="dxa"/>
          </w:tcPr>
          <w:p w14:paraId="34D7D618" w14:textId="77777777" w:rsidR="007A1F44" w:rsidRPr="00977EA3" w:rsidRDefault="007A1F44" w:rsidP="00A0052B">
            <w:pPr>
              <w:pStyle w:val="TableEntry"/>
              <w:rPr>
                <w:noProof w:val="0"/>
              </w:rPr>
            </w:pPr>
            <w:r w:rsidRPr="00977EA3">
              <w:rPr>
                <w:noProof w:val="0"/>
              </w:rPr>
              <w:t>Disability Information</w:t>
            </w:r>
          </w:p>
        </w:tc>
        <w:tc>
          <w:tcPr>
            <w:tcW w:w="971" w:type="dxa"/>
          </w:tcPr>
          <w:p w14:paraId="573D20F9" w14:textId="77777777" w:rsidR="007A1F44" w:rsidRPr="00977EA3" w:rsidRDefault="007A1F44" w:rsidP="00B6518F">
            <w:pPr>
              <w:pStyle w:val="TableEntry"/>
              <w:rPr>
                <w:noProof w:val="0"/>
              </w:rPr>
            </w:pPr>
            <w:r w:rsidRPr="00977EA3">
              <w:rPr>
                <w:noProof w:val="0"/>
              </w:rPr>
              <w:t>O</w:t>
            </w:r>
          </w:p>
        </w:tc>
        <w:tc>
          <w:tcPr>
            <w:tcW w:w="872" w:type="dxa"/>
          </w:tcPr>
          <w:p w14:paraId="5F26CA85" w14:textId="77777777" w:rsidR="007A1F44" w:rsidRPr="00977EA3" w:rsidRDefault="007A1F44" w:rsidP="00B6518F">
            <w:pPr>
              <w:pStyle w:val="TableEntry"/>
              <w:rPr>
                <w:noProof w:val="0"/>
              </w:rPr>
            </w:pPr>
            <w:r w:rsidRPr="00977EA3">
              <w:rPr>
                <w:noProof w:val="0"/>
              </w:rPr>
              <w:t>[0..*]</w:t>
            </w:r>
          </w:p>
        </w:tc>
        <w:tc>
          <w:tcPr>
            <w:tcW w:w="1701" w:type="dxa"/>
          </w:tcPr>
          <w:p w14:paraId="6E3436E4" w14:textId="77777777" w:rsidR="007A1F44" w:rsidRPr="00977EA3" w:rsidRDefault="007A1F44" w:rsidP="00A66DA8">
            <w:pPr>
              <w:pStyle w:val="TableEntry"/>
              <w:jc w:val="center"/>
              <w:rPr>
                <w:noProof w:val="0"/>
              </w:rPr>
            </w:pPr>
            <w:r w:rsidRPr="00977EA3">
              <w:rPr>
                <w:noProof w:val="0"/>
              </w:rPr>
              <w:t>3</w:t>
            </w:r>
          </w:p>
        </w:tc>
      </w:tr>
      <w:tr w:rsidR="007A1F44" w:rsidRPr="00977EA3" w14:paraId="51A2CF9D" w14:textId="77777777">
        <w:trPr>
          <w:cantSplit/>
        </w:trPr>
        <w:tc>
          <w:tcPr>
            <w:tcW w:w="1951" w:type="dxa"/>
          </w:tcPr>
          <w:p w14:paraId="56837FB1" w14:textId="77777777" w:rsidR="007A1F44" w:rsidRPr="00977EA3" w:rsidRDefault="007A1F44" w:rsidP="00A0052B">
            <w:pPr>
              <w:pStyle w:val="TableEntry"/>
              <w:rPr>
                <w:noProof w:val="0"/>
              </w:rPr>
            </w:pPr>
            <w:r w:rsidRPr="00977EA3">
              <w:rPr>
                <w:noProof w:val="0"/>
              </w:rPr>
              <w:t>OBX</w:t>
            </w:r>
          </w:p>
        </w:tc>
        <w:tc>
          <w:tcPr>
            <w:tcW w:w="3544" w:type="dxa"/>
          </w:tcPr>
          <w:p w14:paraId="0DC690DB" w14:textId="77777777" w:rsidR="007A1F44" w:rsidRPr="00977EA3" w:rsidRDefault="007A1F44" w:rsidP="00A0052B">
            <w:pPr>
              <w:pStyle w:val="TableEntry"/>
              <w:rPr>
                <w:noProof w:val="0"/>
              </w:rPr>
            </w:pPr>
            <w:r w:rsidRPr="00977EA3">
              <w:rPr>
                <w:noProof w:val="0"/>
              </w:rPr>
              <w:t>Observation/Result</w:t>
            </w:r>
          </w:p>
        </w:tc>
        <w:tc>
          <w:tcPr>
            <w:tcW w:w="971" w:type="dxa"/>
          </w:tcPr>
          <w:p w14:paraId="15AFD616" w14:textId="77777777" w:rsidR="007A1F44" w:rsidRPr="00977EA3" w:rsidRDefault="007A1F44" w:rsidP="00B6518F">
            <w:pPr>
              <w:pStyle w:val="TableEntry"/>
              <w:rPr>
                <w:noProof w:val="0"/>
              </w:rPr>
            </w:pPr>
            <w:r w:rsidRPr="00977EA3">
              <w:rPr>
                <w:noProof w:val="0"/>
              </w:rPr>
              <w:t>O</w:t>
            </w:r>
          </w:p>
        </w:tc>
        <w:tc>
          <w:tcPr>
            <w:tcW w:w="872" w:type="dxa"/>
          </w:tcPr>
          <w:p w14:paraId="15B4CA22" w14:textId="77777777" w:rsidR="007A1F44" w:rsidRPr="00977EA3" w:rsidRDefault="007A1F44" w:rsidP="00B6518F">
            <w:pPr>
              <w:pStyle w:val="TableEntry"/>
              <w:rPr>
                <w:noProof w:val="0"/>
              </w:rPr>
            </w:pPr>
            <w:r w:rsidRPr="00977EA3">
              <w:rPr>
                <w:noProof w:val="0"/>
              </w:rPr>
              <w:t>[0..*]</w:t>
            </w:r>
          </w:p>
        </w:tc>
        <w:tc>
          <w:tcPr>
            <w:tcW w:w="1701" w:type="dxa"/>
          </w:tcPr>
          <w:p w14:paraId="53BB4069" w14:textId="77777777" w:rsidR="007A1F44" w:rsidRPr="00977EA3" w:rsidRDefault="007A1F44" w:rsidP="00A66DA8">
            <w:pPr>
              <w:pStyle w:val="TableEntry"/>
              <w:jc w:val="center"/>
              <w:rPr>
                <w:noProof w:val="0"/>
              </w:rPr>
            </w:pPr>
            <w:r w:rsidRPr="00977EA3">
              <w:rPr>
                <w:noProof w:val="0"/>
              </w:rPr>
              <w:t>7</w:t>
            </w:r>
          </w:p>
        </w:tc>
      </w:tr>
      <w:tr w:rsidR="007A1F44" w:rsidRPr="00977EA3" w14:paraId="109EE0CE" w14:textId="77777777">
        <w:trPr>
          <w:cantSplit/>
        </w:trPr>
        <w:tc>
          <w:tcPr>
            <w:tcW w:w="1951" w:type="dxa"/>
          </w:tcPr>
          <w:p w14:paraId="6E03A135" w14:textId="77777777" w:rsidR="007A1F44" w:rsidRPr="00977EA3" w:rsidRDefault="007A1F44" w:rsidP="00A0052B">
            <w:pPr>
              <w:pStyle w:val="TableEntry"/>
              <w:rPr>
                <w:noProof w:val="0"/>
              </w:rPr>
            </w:pPr>
            <w:r w:rsidRPr="00977EA3">
              <w:rPr>
                <w:noProof w:val="0"/>
              </w:rPr>
              <w:t>AL1</w:t>
            </w:r>
          </w:p>
        </w:tc>
        <w:tc>
          <w:tcPr>
            <w:tcW w:w="3544" w:type="dxa"/>
          </w:tcPr>
          <w:p w14:paraId="1C4C7308" w14:textId="77777777" w:rsidR="007A1F44" w:rsidRPr="00977EA3" w:rsidRDefault="007A1F44" w:rsidP="00A0052B">
            <w:pPr>
              <w:pStyle w:val="TableEntry"/>
              <w:rPr>
                <w:noProof w:val="0"/>
              </w:rPr>
            </w:pPr>
            <w:r w:rsidRPr="00977EA3">
              <w:rPr>
                <w:noProof w:val="0"/>
              </w:rPr>
              <w:t>Allergy Information</w:t>
            </w:r>
          </w:p>
        </w:tc>
        <w:tc>
          <w:tcPr>
            <w:tcW w:w="971" w:type="dxa"/>
          </w:tcPr>
          <w:p w14:paraId="3BE5A84A" w14:textId="77777777" w:rsidR="007A1F44" w:rsidRPr="00977EA3" w:rsidRDefault="007A1F44" w:rsidP="00B6518F">
            <w:pPr>
              <w:pStyle w:val="TableEntry"/>
              <w:rPr>
                <w:noProof w:val="0"/>
              </w:rPr>
            </w:pPr>
            <w:r w:rsidRPr="00977EA3">
              <w:rPr>
                <w:noProof w:val="0"/>
              </w:rPr>
              <w:t>O</w:t>
            </w:r>
          </w:p>
        </w:tc>
        <w:tc>
          <w:tcPr>
            <w:tcW w:w="872" w:type="dxa"/>
          </w:tcPr>
          <w:p w14:paraId="7475E311" w14:textId="77777777" w:rsidR="007A1F44" w:rsidRPr="00977EA3" w:rsidRDefault="007A1F44" w:rsidP="00B6518F">
            <w:pPr>
              <w:pStyle w:val="TableEntry"/>
              <w:rPr>
                <w:noProof w:val="0"/>
              </w:rPr>
            </w:pPr>
            <w:r w:rsidRPr="00977EA3">
              <w:rPr>
                <w:noProof w:val="0"/>
              </w:rPr>
              <w:t>[0..*]</w:t>
            </w:r>
          </w:p>
        </w:tc>
        <w:tc>
          <w:tcPr>
            <w:tcW w:w="1701" w:type="dxa"/>
          </w:tcPr>
          <w:p w14:paraId="6994E840" w14:textId="77777777" w:rsidR="007A1F44" w:rsidRPr="00977EA3" w:rsidRDefault="007A1F44" w:rsidP="00A66DA8">
            <w:pPr>
              <w:pStyle w:val="TableEntry"/>
              <w:jc w:val="center"/>
              <w:rPr>
                <w:noProof w:val="0"/>
              </w:rPr>
            </w:pPr>
            <w:r w:rsidRPr="00977EA3">
              <w:rPr>
                <w:noProof w:val="0"/>
              </w:rPr>
              <w:t>3</w:t>
            </w:r>
          </w:p>
        </w:tc>
      </w:tr>
      <w:tr w:rsidR="007A1F44" w:rsidRPr="00977EA3" w14:paraId="0F9E9D5B" w14:textId="77777777">
        <w:trPr>
          <w:cantSplit/>
        </w:trPr>
        <w:tc>
          <w:tcPr>
            <w:tcW w:w="1951" w:type="dxa"/>
          </w:tcPr>
          <w:p w14:paraId="3A22F47C" w14:textId="77777777" w:rsidR="007A1F44" w:rsidRPr="00977EA3" w:rsidRDefault="007A1F44" w:rsidP="00A0052B">
            <w:pPr>
              <w:pStyle w:val="TableEntry"/>
              <w:rPr>
                <w:noProof w:val="0"/>
              </w:rPr>
            </w:pPr>
            <w:r w:rsidRPr="00977EA3">
              <w:rPr>
                <w:noProof w:val="0"/>
              </w:rPr>
              <w:t>DG1</w:t>
            </w:r>
          </w:p>
        </w:tc>
        <w:tc>
          <w:tcPr>
            <w:tcW w:w="3544" w:type="dxa"/>
          </w:tcPr>
          <w:p w14:paraId="6A0A14FB" w14:textId="77777777" w:rsidR="007A1F44" w:rsidRPr="00977EA3" w:rsidRDefault="007A1F44" w:rsidP="00A0052B">
            <w:pPr>
              <w:pStyle w:val="TableEntry"/>
              <w:rPr>
                <w:noProof w:val="0"/>
              </w:rPr>
            </w:pPr>
            <w:r w:rsidRPr="00977EA3">
              <w:rPr>
                <w:noProof w:val="0"/>
              </w:rPr>
              <w:t>Diagnosis Information</w:t>
            </w:r>
          </w:p>
        </w:tc>
        <w:tc>
          <w:tcPr>
            <w:tcW w:w="971" w:type="dxa"/>
          </w:tcPr>
          <w:p w14:paraId="1FD3DC85" w14:textId="77777777" w:rsidR="007A1F44" w:rsidRPr="00977EA3" w:rsidRDefault="007A1F44" w:rsidP="00B6518F">
            <w:pPr>
              <w:pStyle w:val="TableEntry"/>
              <w:rPr>
                <w:noProof w:val="0"/>
              </w:rPr>
            </w:pPr>
            <w:r w:rsidRPr="00977EA3">
              <w:rPr>
                <w:noProof w:val="0"/>
              </w:rPr>
              <w:t>O</w:t>
            </w:r>
          </w:p>
        </w:tc>
        <w:tc>
          <w:tcPr>
            <w:tcW w:w="872" w:type="dxa"/>
          </w:tcPr>
          <w:p w14:paraId="1DBF8D0C" w14:textId="77777777" w:rsidR="007A1F44" w:rsidRPr="00977EA3" w:rsidRDefault="007A1F44" w:rsidP="00B6518F">
            <w:pPr>
              <w:pStyle w:val="TableEntry"/>
              <w:rPr>
                <w:noProof w:val="0"/>
              </w:rPr>
            </w:pPr>
            <w:r w:rsidRPr="00977EA3">
              <w:rPr>
                <w:noProof w:val="0"/>
              </w:rPr>
              <w:t>[0..*]</w:t>
            </w:r>
          </w:p>
        </w:tc>
        <w:tc>
          <w:tcPr>
            <w:tcW w:w="1701" w:type="dxa"/>
          </w:tcPr>
          <w:p w14:paraId="5892B7B6" w14:textId="77777777" w:rsidR="007A1F44" w:rsidRPr="00977EA3" w:rsidRDefault="007A1F44" w:rsidP="00A66DA8">
            <w:pPr>
              <w:pStyle w:val="TableEntry"/>
              <w:jc w:val="center"/>
              <w:rPr>
                <w:noProof w:val="0"/>
              </w:rPr>
            </w:pPr>
            <w:r w:rsidRPr="00977EA3">
              <w:rPr>
                <w:noProof w:val="0"/>
              </w:rPr>
              <w:t>6</w:t>
            </w:r>
          </w:p>
        </w:tc>
      </w:tr>
      <w:tr w:rsidR="007A1F44" w:rsidRPr="00977EA3" w14:paraId="30183F1E" w14:textId="77777777">
        <w:trPr>
          <w:cantSplit/>
        </w:trPr>
        <w:tc>
          <w:tcPr>
            <w:tcW w:w="1951" w:type="dxa"/>
          </w:tcPr>
          <w:p w14:paraId="53077689" w14:textId="77777777" w:rsidR="007A1F44" w:rsidRPr="00977EA3" w:rsidRDefault="007A1F44" w:rsidP="00A0052B">
            <w:pPr>
              <w:pStyle w:val="TableEntry"/>
              <w:rPr>
                <w:noProof w:val="0"/>
              </w:rPr>
            </w:pPr>
            <w:r w:rsidRPr="00977EA3">
              <w:rPr>
                <w:noProof w:val="0"/>
              </w:rPr>
              <w:t>DRG</w:t>
            </w:r>
          </w:p>
        </w:tc>
        <w:tc>
          <w:tcPr>
            <w:tcW w:w="3544" w:type="dxa"/>
          </w:tcPr>
          <w:p w14:paraId="605B54BD" w14:textId="77777777" w:rsidR="007A1F44" w:rsidRPr="00977EA3" w:rsidRDefault="007A1F44" w:rsidP="00A0052B">
            <w:pPr>
              <w:pStyle w:val="TableEntry"/>
              <w:rPr>
                <w:noProof w:val="0"/>
              </w:rPr>
            </w:pPr>
            <w:r w:rsidRPr="00977EA3">
              <w:rPr>
                <w:noProof w:val="0"/>
              </w:rPr>
              <w:t>Diagnosis Related Group</w:t>
            </w:r>
          </w:p>
        </w:tc>
        <w:tc>
          <w:tcPr>
            <w:tcW w:w="971" w:type="dxa"/>
          </w:tcPr>
          <w:p w14:paraId="2ACEB0E0" w14:textId="77777777" w:rsidR="007A1F44" w:rsidRPr="00977EA3" w:rsidRDefault="007A1F44" w:rsidP="00B6518F">
            <w:pPr>
              <w:pStyle w:val="TableEntry"/>
              <w:rPr>
                <w:noProof w:val="0"/>
              </w:rPr>
            </w:pPr>
            <w:r w:rsidRPr="00977EA3">
              <w:rPr>
                <w:noProof w:val="0"/>
              </w:rPr>
              <w:t>O</w:t>
            </w:r>
          </w:p>
        </w:tc>
        <w:tc>
          <w:tcPr>
            <w:tcW w:w="872" w:type="dxa"/>
          </w:tcPr>
          <w:p w14:paraId="56644F86" w14:textId="77777777" w:rsidR="007A1F44" w:rsidRPr="00977EA3" w:rsidRDefault="007A1F44" w:rsidP="00B6518F">
            <w:pPr>
              <w:pStyle w:val="TableEntry"/>
              <w:rPr>
                <w:noProof w:val="0"/>
              </w:rPr>
            </w:pPr>
            <w:r w:rsidRPr="00977EA3">
              <w:rPr>
                <w:noProof w:val="0"/>
              </w:rPr>
              <w:t>[0..1]</w:t>
            </w:r>
          </w:p>
        </w:tc>
        <w:tc>
          <w:tcPr>
            <w:tcW w:w="1701" w:type="dxa"/>
          </w:tcPr>
          <w:p w14:paraId="614BB2D3" w14:textId="77777777" w:rsidR="007A1F44" w:rsidRPr="00977EA3" w:rsidRDefault="007A1F44" w:rsidP="00A66DA8">
            <w:pPr>
              <w:pStyle w:val="TableEntry"/>
              <w:jc w:val="center"/>
              <w:rPr>
                <w:noProof w:val="0"/>
              </w:rPr>
            </w:pPr>
            <w:r w:rsidRPr="00977EA3">
              <w:rPr>
                <w:noProof w:val="0"/>
              </w:rPr>
              <w:t>6</w:t>
            </w:r>
          </w:p>
        </w:tc>
      </w:tr>
      <w:tr w:rsidR="007A1F44" w:rsidRPr="00977EA3" w14:paraId="76A1818D" w14:textId="77777777">
        <w:trPr>
          <w:cantSplit/>
        </w:trPr>
        <w:tc>
          <w:tcPr>
            <w:tcW w:w="1951" w:type="dxa"/>
          </w:tcPr>
          <w:p w14:paraId="2D3A1C0B" w14:textId="77777777" w:rsidR="007A1F44" w:rsidRPr="00977EA3" w:rsidRDefault="007A1F44" w:rsidP="00A0052B">
            <w:pPr>
              <w:pStyle w:val="TableEntry"/>
              <w:rPr>
                <w:noProof w:val="0"/>
              </w:rPr>
            </w:pPr>
            <w:r w:rsidRPr="00977EA3">
              <w:rPr>
                <w:noProof w:val="0"/>
              </w:rPr>
              <w:t>---</w:t>
            </w:r>
          </w:p>
        </w:tc>
        <w:tc>
          <w:tcPr>
            <w:tcW w:w="3544" w:type="dxa"/>
          </w:tcPr>
          <w:p w14:paraId="2952AA0A" w14:textId="77777777" w:rsidR="007A1F44" w:rsidRPr="00977EA3" w:rsidRDefault="007A1F44" w:rsidP="00A0052B">
            <w:pPr>
              <w:pStyle w:val="TableEntry"/>
              <w:rPr>
                <w:noProof w:val="0"/>
              </w:rPr>
            </w:pPr>
            <w:r w:rsidRPr="00977EA3">
              <w:rPr>
                <w:noProof w:val="0"/>
              </w:rPr>
              <w:t>--- PROCEDURE begin</w:t>
            </w:r>
          </w:p>
        </w:tc>
        <w:tc>
          <w:tcPr>
            <w:tcW w:w="971" w:type="dxa"/>
          </w:tcPr>
          <w:p w14:paraId="63520584" w14:textId="77777777" w:rsidR="007A1F44" w:rsidRPr="00977EA3" w:rsidRDefault="007A1F44" w:rsidP="00B6518F">
            <w:pPr>
              <w:pStyle w:val="TableEntry"/>
              <w:rPr>
                <w:noProof w:val="0"/>
              </w:rPr>
            </w:pPr>
            <w:r w:rsidRPr="00977EA3">
              <w:rPr>
                <w:noProof w:val="0"/>
              </w:rPr>
              <w:t>O</w:t>
            </w:r>
          </w:p>
        </w:tc>
        <w:tc>
          <w:tcPr>
            <w:tcW w:w="872" w:type="dxa"/>
          </w:tcPr>
          <w:p w14:paraId="5CAA8885" w14:textId="77777777" w:rsidR="007A1F44" w:rsidRPr="00977EA3" w:rsidRDefault="007A1F44" w:rsidP="00B6518F">
            <w:pPr>
              <w:pStyle w:val="TableEntry"/>
              <w:rPr>
                <w:noProof w:val="0"/>
              </w:rPr>
            </w:pPr>
            <w:r w:rsidRPr="00977EA3">
              <w:rPr>
                <w:noProof w:val="0"/>
              </w:rPr>
              <w:t>[0..*]</w:t>
            </w:r>
          </w:p>
        </w:tc>
        <w:tc>
          <w:tcPr>
            <w:tcW w:w="1701" w:type="dxa"/>
          </w:tcPr>
          <w:p w14:paraId="154441EB" w14:textId="77777777" w:rsidR="007A1F44" w:rsidRPr="00977EA3" w:rsidRDefault="007A1F44" w:rsidP="00A66DA8">
            <w:pPr>
              <w:pStyle w:val="TableEntry"/>
              <w:jc w:val="center"/>
              <w:rPr>
                <w:noProof w:val="0"/>
              </w:rPr>
            </w:pPr>
          </w:p>
        </w:tc>
      </w:tr>
      <w:tr w:rsidR="007A1F44" w:rsidRPr="00977EA3" w14:paraId="2A293E34" w14:textId="77777777">
        <w:trPr>
          <w:cantSplit/>
        </w:trPr>
        <w:tc>
          <w:tcPr>
            <w:tcW w:w="1951" w:type="dxa"/>
          </w:tcPr>
          <w:p w14:paraId="2CF3EC5E" w14:textId="77777777" w:rsidR="007A1F44" w:rsidRPr="00977EA3" w:rsidRDefault="007A1F44" w:rsidP="00A0052B">
            <w:pPr>
              <w:pStyle w:val="TableEntry"/>
              <w:rPr>
                <w:noProof w:val="0"/>
              </w:rPr>
            </w:pPr>
            <w:r w:rsidRPr="00977EA3">
              <w:rPr>
                <w:noProof w:val="0"/>
              </w:rPr>
              <w:t xml:space="preserve">  PR1</w:t>
            </w:r>
          </w:p>
        </w:tc>
        <w:tc>
          <w:tcPr>
            <w:tcW w:w="3544" w:type="dxa"/>
          </w:tcPr>
          <w:p w14:paraId="24BFAC97" w14:textId="77777777" w:rsidR="007A1F44" w:rsidRPr="00977EA3" w:rsidRDefault="007A1F44" w:rsidP="00A0052B">
            <w:pPr>
              <w:pStyle w:val="TableEntry"/>
              <w:rPr>
                <w:noProof w:val="0"/>
              </w:rPr>
            </w:pPr>
            <w:r w:rsidRPr="00977EA3">
              <w:rPr>
                <w:noProof w:val="0"/>
              </w:rPr>
              <w:t>Procedures</w:t>
            </w:r>
          </w:p>
        </w:tc>
        <w:tc>
          <w:tcPr>
            <w:tcW w:w="971" w:type="dxa"/>
          </w:tcPr>
          <w:p w14:paraId="684CD98C" w14:textId="77777777" w:rsidR="007A1F44" w:rsidRPr="00977EA3" w:rsidRDefault="007A1F44" w:rsidP="00B6518F">
            <w:pPr>
              <w:pStyle w:val="TableEntry"/>
              <w:rPr>
                <w:noProof w:val="0"/>
              </w:rPr>
            </w:pPr>
            <w:r w:rsidRPr="00977EA3">
              <w:rPr>
                <w:noProof w:val="0"/>
              </w:rPr>
              <w:t>R</w:t>
            </w:r>
          </w:p>
        </w:tc>
        <w:tc>
          <w:tcPr>
            <w:tcW w:w="872" w:type="dxa"/>
          </w:tcPr>
          <w:p w14:paraId="6742AEA4" w14:textId="77777777" w:rsidR="007A1F44" w:rsidRPr="00977EA3" w:rsidRDefault="007A1F44" w:rsidP="00B6518F">
            <w:pPr>
              <w:pStyle w:val="TableEntry"/>
              <w:rPr>
                <w:noProof w:val="0"/>
              </w:rPr>
            </w:pPr>
            <w:r w:rsidRPr="00977EA3">
              <w:rPr>
                <w:noProof w:val="0"/>
              </w:rPr>
              <w:t>[1..1]</w:t>
            </w:r>
          </w:p>
        </w:tc>
        <w:tc>
          <w:tcPr>
            <w:tcW w:w="1701" w:type="dxa"/>
          </w:tcPr>
          <w:p w14:paraId="0432C12B" w14:textId="77777777" w:rsidR="007A1F44" w:rsidRPr="00977EA3" w:rsidRDefault="007A1F44" w:rsidP="00A66DA8">
            <w:pPr>
              <w:pStyle w:val="TableEntry"/>
              <w:jc w:val="center"/>
              <w:rPr>
                <w:noProof w:val="0"/>
              </w:rPr>
            </w:pPr>
            <w:r w:rsidRPr="00977EA3">
              <w:rPr>
                <w:noProof w:val="0"/>
              </w:rPr>
              <w:t>6</w:t>
            </w:r>
          </w:p>
        </w:tc>
      </w:tr>
      <w:tr w:rsidR="007A1F44" w:rsidRPr="00977EA3" w14:paraId="1254C4CF" w14:textId="77777777">
        <w:trPr>
          <w:cantSplit/>
        </w:trPr>
        <w:tc>
          <w:tcPr>
            <w:tcW w:w="1951" w:type="dxa"/>
          </w:tcPr>
          <w:p w14:paraId="0B44117B" w14:textId="77777777" w:rsidR="007A1F44" w:rsidRPr="00977EA3" w:rsidRDefault="007A1F44" w:rsidP="00A0052B">
            <w:pPr>
              <w:pStyle w:val="TableEntry"/>
              <w:rPr>
                <w:noProof w:val="0"/>
              </w:rPr>
            </w:pPr>
            <w:r w:rsidRPr="00977EA3">
              <w:rPr>
                <w:noProof w:val="0"/>
              </w:rPr>
              <w:t xml:space="preserve">  ROL</w:t>
            </w:r>
          </w:p>
        </w:tc>
        <w:tc>
          <w:tcPr>
            <w:tcW w:w="3544" w:type="dxa"/>
          </w:tcPr>
          <w:p w14:paraId="4D5F6530" w14:textId="77777777" w:rsidR="007A1F44" w:rsidRPr="00977EA3" w:rsidRDefault="007A1F44" w:rsidP="00A0052B">
            <w:pPr>
              <w:pStyle w:val="TableEntry"/>
              <w:rPr>
                <w:noProof w:val="0"/>
              </w:rPr>
            </w:pPr>
            <w:r w:rsidRPr="00977EA3">
              <w:rPr>
                <w:noProof w:val="0"/>
              </w:rPr>
              <w:t>Role</w:t>
            </w:r>
          </w:p>
        </w:tc>
        <w:tc>
          <w:tcPr>
            <w:tcW w:w="971" w:type="dxa"/>
          </w:tcPr>
          <w:p w14:paraId="5FB9C38B" w14:textId="77777777" w:rsidR="007A1F44" w:rsidRPr="00977EA3" w:rsidRDefault="007A1F44" w:rsidP="00B6518F">
            <w:pPr>
              <w:pStyle w:val="TableEntry"/>
              <w:rPr>
                <w:noProof w:val="0"/>
              </w:rPr>
            </w:pPr>
            <w:r w:rsidRPr="00977EA3">
              <w:rPr>
                <w:noProof w:val="0"/>
              </w:rPr>
              <w:t>O</w:t>
            </w:r>
          </w:p>
        </w:tc>
        <w:tc>
          <w:tcPr>
            <w:tcW w:w="872" w:type="dxa"/>
          </w:tcPr>
          <w:p w14:paraId="748F94EB" w14:textId="77777777" w:rsidR="007A1F44" w:rsidRPr="00977EA3" w:rsidRDefault="007A1F44" w:rsidP="00B6518F">
            <w:pPr>
              <w:pStyle w:val="TableEntry"/>
              <w:rPr>
                <w:noProof w:val="0"/>
              </w:rPr>
            </w:pPr>
            <w:r w:rsidRPr="00977EA3">
              <w:rPr>
                <w:noProof w:val="0"/>
              </w:rPr>
              <w:t>[0..*]</w:t>
            </w:r>
          </w:p>
        </w:tc>
        <w:tc>
          <w:tcPr>
            <w:tcW w:w="1701" w:type="dxa"/>
          </w:tcPr>
          <w:p w14:paraId="4350EB04" w14:textId="77777777" w:rsidR="007A1F44" w:rsidRPr="00977EA3" w:rsidRDefault="007A1F44" w:rsidP="00A66DA8">
            <w:pPr>
              <w:pStyle w:val="TableEntry"/>
              <w:jc w:val="center"/>
              <w:rPr>
                <w:noProof w:val="0"/>
              </w:rPr>
            </w:pPr>
            <w:r w:rsidRPr="00977EA3">
              <w:rPr>
                <w:noProof w:val="0"/>
              </w:rPr>
              <w:t>15</w:t>
            </w:r>
          </w:p>
        </w:tc>
      </w:tr>
      <w:tr w:rsidR="007A1F44" w:rsidRPr="00977EA3" w14:paraId="5B5B45A3" w14:textId="77777777">
        <w:trPr>
          <w:cantSplit/>
        </w:trPr>
        <w:tc>
          <w:tcPr>
            <w:tcW w:w="1951" w:type="dxa"/>
          </w:tcPr>
          <w:p w14:paraId="590EF032" w14:textId="77777777" w:rsidR="007A1F44" w:rsidRPr="00977EA3" w:rsidRDefault="007A1F44" w:rsidP="00A0052B">
            <w:pPr>
              <w:pStyle w:val="TableEntry"/>
              <w:rPr>
                <w:noProof w:val="0"/>
              </w:rPr>
            </w:pPr>
            <w:r w:rsidRPr="00977EA3">
              <w:rPr>
                <w:noProof w:val="0"/>
              </w:rPr>
              <w:t>---</w:t>
            </w:r>
          </w:p>
        </w:tc>
        <w:tc>
          <w:tcPr>
            <w:tcW w:w="3544" w:type="dxa"/>
          </w:tcPr>
          <w:p w14:paraId="2D219471" w14:textId="77777777" w:rsidR="007A1F44" w:rsidRPr="00977EA3" w:rsidRDefault="007A1F44" w:rsidP="00A0052B">
            <w:pPr>
              <w:pStyle w:val="TableEntry"/>
              <w:rPr>
                <w:noProof w:val="0"/>
              </w:rPr>
            </w:pPr>
            <w:r w:rsidRPr="00977EA3">
              <w:rPr>
                <w:noProof w:val="0"/>
              </w:rPr>
              <w:t>--- PROCEDURE end</w:t>
            </w:r>
          </w:p>
        </w:tc>
        <w:tc>
          <w:tcPr>
            <w:tcW w:w="971" w:type="dxa"/>
          </w:tcPr>
          <w:p w14:paraId="7C488A90" w14:textId="77777777" w:rsidR="007A1F44" w:rsidRPr="00977EA3" w:rsidRDefault="007A1F44" w:rsidP="00B6518F">
            <w:pPr>
              <w:pStyle w:val="TableEntry"/>
              <w:rPr>
                <w:noProof w:val="0"/>
              </w:rPr>
            </w:pPr>
          </w:p>
        </w:tc>
        <w:tc>
          <w:tcPr>
            <w:tcW w:w="872" w:type="dxa"/>
          </w:tcPr>
          <w:p w14:paraId="05F8BC83" w14:textId="77777777" w:rsidR="007A1F44" w:rsidRPr="00977EA3" w:rsidRDefault="007A1F44" w:rsidP="00B6518F">
            <w:pPr>
              <w:pStyle w:val="TableEntry"/>
              <w:rPr>
                <w:noProof w:val="0"/>
              </w:rPr>
            </w:pPr>
          </w:p>
        </w:tc>
        <w:tc>
          <w:tcPr>
            <w:tcW w:w="1701" w:type="dxa"/>
          </w:tcPr>
          <w:p w14:paraId="3264AD5B" w14:textId="77777777" w:rsidR="007A1F44" w:rsidRPr="00977EA3" w:rsidRDefault="007A1F44" w:rsidP="00A66DA8">
            <w:pPr>
              <w:pStyle w:val="TableEntry"/>
              <w:jc w:val="center"/>
              <w:rPr>
                <w:noProof w:val="0"/>
              </w:rPr>
            </w:pPr>
          </w:p>
        </w:tc>
      </w:tr>
      <w:tr w:rsidR="007A1F44" w:rsidRPr="00977EA3" w14:paraId="61706A30" w14:textId="77777777">
        <w:trPr>
          <w:cantSplit/>
        </w:trPr>
        <w:tc>
          <w:tcPr>
            <w:tcW w:w="1951" w:type="dxa"/>
          </w:tcPr>
          <w:p w14:paraId="578B664A" w14:textId="77777777" w:rsidR="007A1F44" w:rsidRPr="00977EA3" w:rsidRDefault="007A1F44" w:rsidP="00A0052B">
            <w:pPr>
              <w:pStyle w:val="TableEntry"/>
              <w:rPr>
                <w:noProof w:val="0"/>
              </w:rPr>
            </w:pPr>
            <w:r w:rsidRPr="00977EA3">
              <w:rPr>
                <w:noProof w:val="0"/>
              </w:rPr>
              <w:t>GT1</w:t>
            </w:r>
          </w:p>
        </w:tc>
        <w:tc>
          <w:tcPr>
            <w:tcW w:w="3544" w:type="dxa"/>
          </w:tcPr>
          <w:p w14:paraId="19E00A30" w14:textId="77777777" w:rsidR="007A1F44" w:rsidRPr="00977EA3" w:rsidRDefault="007A1F44" w:rsidP="00A0052B">
            <w:pPr>
              <w:pStyle w:val="TableEntry"/>
              <w:rPr>
                <w:noProof w:val="0"/>
              </w:rPr>
            </w:pPr>
            <w:r w:rsidRPr="00977EA3">
              <w:rPr>
                <w:noProof w:val="0"/>
              </w:rPr>
              <w:t>Guarantor</w:t>
            </w:r>
          </w:p>
        </w:tc>
        <w:tc>
          <w:tcPr>
            <w:tcW w:w="971" w:type="dxa"/>
          </w:tcPr>
          <w:p w14:paraId="42F39D18" w14:textId="77777777" w:rsidR="007A1F44" w:rsidRPr="00977EA3" w:rsidRDefault="007A1F44" w:rsidP="00B6518F">
            <w:pPr>
              <w:pStyle w:val="TableEntry"/>
              <w:rPr>
                <w:noProof w:val="0"/>
              </w:rPr>
            </w:pPr>
            <w:r w:rsidRPr="00977EA3">
              <w:rPr>
                <w:noProof w:val="0"/>
              </w:rPr>
              <w:t>O</w:t>
            </w:r>
          </w:p>
        </w:tc>
        <w:tc>
          <w:tcPr>
            <w:tcW w:w="872" w:type="dxa"/>
          </w:tcPr>
          <w:p w14:paraId="16DE6A67" w14:textId="77777777" w:rsidR="007A1F44" w:rsidRPr="00977EA3" w:rsidRDefault="007A1F44" w:rsidP="00B6518F">
            <w:pPr>
              <w:pStyle w:val="TableEntry"/>
              <w:rPr>
                <w:noProof w:val="0"/>
              </w:rPr>
            </w:pPr>
            <w:r w:rsidRPr="00977EA3">
              <w:rPr>
                <w:noProof w:val="0"/>
              </w:rPr>
              <w:t>[0..*]</w:t>
            </w:r>
          </w:p>
        </w:tc>
        <w:tc>
          <w:tcPr>
            <w:tcW w:w="1701" w:type="dxa"/>
          </w:tcPr>
          <w:p w14:paraId="6DA4AC3C" w14:textId="77777777" w:rsidR="007A1F44" w:rsidRPr="00977EA3" w:rsidRDefault="007A1F44" w:rsidP="00A66DA8">
            <w:pPr>
              <w:pStyle w:val="TableEntry"/>
              <w:jc w:val="center"/>
              <w:rPr>
                <w:noProof w:val="0"/>
              </w:rPr>
            </w:pPr>
            <w:r w:rsidRPr="00977EA3">
              <w:rPr>
                <w:noProof w:val="0"/>
              </w:rPr>
              <w:t>6</w:t>
            </w:r>
          </w:p>
        </w:tc>
      </w:tr>
      <w:tr w:rsidR="007A1F44" w:rsidRPr="00977EA3" w14:paraId="0649E9D4" w14:textId="77777777">
        <w:trPr>
          <w:cantSplit/>
        </w:trPr>
        <w:tc>
          <w:tcPr>
            <w:tcW w:w="1951" w:type="dxa"/>
          </w:tcPr>
          <w:p w14:paraId="30A69EF6" w14:textId="77777777" w:rsidR="007A1F44" w:rsidRPr="00977EA3" w:rsidRDefault="007A1F44" w:rsidP="00A0052B">
            <w:pPr>
              <w:pStyle w:val="TableEntry"/>
              <w:rPr>
                <w:noProof w:val="0"/>
              </w:rPr>
            </w:pPr>
            <w:r w:rsidRPr="00977EA3">
              <w:rPr>
                <w:noProof w:val="0"/>
              </w:rPr>
              <w:lastRenderedPageBreak/>
              <w:t>---</w:t>
            </w:r>
          </w:p>
        </w:tc>
        <w:tc>
          <w:tcPr>
            <w:tcW w:w="3544" w:type="dxa"/>
          </w:tcPr>
          <w:p w14:paraId="032D0FF3" w14:textId="77777777" w:rsidR="007A1F44" w:rsidRPr="00977EA3" w:rsidRDefault="007A1F44" w:rsidP="00A0052B">
            <w:pPr>
              <w:pStyle w:val="TableEntry"/>
              <w:rPr>
                <w:noProof w:val="0"/>
              </w:rPr>
            </w:pPr>
            <w:r w:rsidRPr="00977EA3">
              <w:rPr>
                <w:noProof w:val="0"/>
              </w:rPr>
              <w:t>--- INSURANCE begin</w:t>
            </w:r>
          </w:p>
        </w:tc>
        <w:tc>
          <w:tcPr>
            <w:tcW w:w="971" w:type="dxa"/>
          </w:tcPr>
          <w:p w14:paraId="72C982D0" w14:textId="77777777" w:rsidR="007A1F44" w:rsidRPr="00977EA3" w:rsidRDefault="007A1F44" w:rsidP="00B6518F">
            <w:pPr>
              <w:pStyle w:val="TableEntry"/>
              <w:rPr>
                <w:noProof w:val="0"/>
              </w:rPr>
            </w:pPr>
            <w:r w:rsidRPr="00977EA3">
              <w:rPr>
                <w:noProof w:val="0"/>
              </w:rPr>
              <w:t>O</w:t>
            </w:r>
          </w:p>
        </w:tc>
        <w:tc>
          <w:tcPr>
            <w:tcW w:w="872" w:type="dxa"/>
          </w:tcPr>
          <w:p w14:paraId="37AC65D8" w14:textId="77777777" w:rsidR="007A1F44" w:rsidRPr="00977EA3" w:rsidRDefault="007A1F44" w:rsidP="00B6518F">
            <w:pPr>
              <w:pStyle w:val="TableEntry"/>
              <w:rPr>
                <w:noProof w:val="0"/>
              </w:rPr>
            </w:pPr>
            <w:r w:rsidRPr="00977EA3">
              <w:rPr>
                <w:noProof w:val="0"/>
              </w:rPr>
              <w:t>[0..*]</w:t>
            </w:r>
          </w:p>
        </w:tc>
        <w:tc>
          <w:tcPr>
            <w:tcW w:w="1701" w:type="dxa"/>
          </w:tcPr>
          <w:p w14:paraId="6BCBD8D2" w14:textId="77777777" w:rsidR="007A1F44" w:rsidRPr="00977EA3" w:rsidRDefault="007A1F44" w:rsidP="00B6518F">
            <w:pPr>
              <w:pStyle w:val="TableEntry"/>
              <w:rPr>
                <w:noProof w:val="0"/>
              </w:rPr>
            </w:pPr>
          </w:p>
        </w:tc>
      </w:tr>
      <w:tr w:rsidR="007A1F44" w:rsidRPr="00977EA3" w14:paraId="7C7D9C9D" w14:textId="77777777">
        <w:trPr>
          <w:cantSplit/>
        </w:trPr>
        <w:tc>
          <w:tcPr>
            <w:tcW w:w="1951" w:type="dxa"/>
          </w:tcPr>
          <w:p w14:paraId="5C9C0F1B" w14:textId="77777777" w:rsidR="007A1F44" w:rsidRPr="00977EA3" w:rsidRDefault="007A1F44" w:rsidP="00A0052B">
            <w:pPr>
              <w:pStyle w:val="TableEntry"/>
              <w:rPr>
                <w:noProof w:val="0"/>
              </w:rPr>
            </w:pPr>
            <w:r w:rsidRPr="00977EA3">
              <w:rPr>
                <w:noProof w:val="0"/>
              </w:rPr>
              <w:t xml:space="preserve">  IN1</w:t>
            </w:r>
          </w:p>
        </w:tc>
        <w:tc>
          <w:tcPr>
            <w:tcW w:w="3544" w:type="dxa"/>
          </w:tcPr>
          <w:p w14:paraId="69FC5546" w14:textId="77777777" w:rsidR="007A1F44" w:rsidRPr="00977EA3" w:rsidRDefault="007A1F44" w:rsidP="00A0052B">
            <w:pPr>
              <w:pStyle w:val="TableEntry"/>
              <w:rPr>
                <w:noProof w:val="0"/>
              </w:rPr>
            </w:pPr>
            <w:r w:rsidRPr="00977EA3">
              <w:rPr>
                <w:noProof w:val="0"/>
              </w:rPr>
              <w:t>Insurance</w:t>
            </w:r>
          </w:p>
        </w:tc>
        <w:tc>
          <w:tcPr>
            <w:tcW w:w="971" w:type="dxa"/>
          </w:tcPr>
          <w:p w14:paraId="10604FCD" w14:textId="77777777" w:rsidR="007A1F44" w:rsidRPr="00977EA3" w:rsidRDefault="007A1F44" w:rsidP="00B6518F">
            <w:pPr>
              <w:pStyle w:val="TableEntry"/>
              <w:rPr>
                <w:noProof w:val="0"/>
              </w:rPr>
            </w:pPr>
            <w:r w:rsidRPr="00977EA3">
              <w:rPr>
                <w:noProof w:val="0"/>
              </w:rPr>
              <w:t>R</w:t>
            </w:r>
          </w:p>
        </w:tc>
        <w:tc>
          <w:tcPr>
            <w:tcW w:w="872" w:type="dxa"/>
          </w:tcPr>
          <w:p w14:paraId="59E21821" w14:textId="77777777" w:rsidR="007A1F44" w:rsidRPr="00977EA3" w:rsidRDefault="007A1F44" w:rsidP="00B6518F">
            <w:pPr>
              <w:pStyle w:val="TableEntry"/>
              <w:rPr>
                <w:noProof w:val="0"/>
              </w:rPr>
            </w:pPr>
            <w:r w:rsidRPr="00977EA3">
              <w:rPr>
                <w:noProof w:val="0"/>
              </w:rPr>
              <w:t>[1..1]</w:t>
            </w:r>
          </w:p>
        </w:tc>
        <w:tc>
          <w:tcPr>
            <w:tcW w:w="1701" w:type="dxa"/>
          </w:tcPr>
          <w:p w14:paraId="51C48DB8" w14:textId="77777777" w:rsidR="007A1F44" w:rsidRPr="00977EA3" w:rsidRDefault="007A1F44" w:rsidP="00A66DA8">
            <w:pPr>
              <w:pStyle w:val="TableEntry"/>
              <w:jc w:val="center"/>
              <w:rPr>
                <w:noProof w:val="0"/>
              </w:rPr>
            </w:pPr>
            <w:r w:rsidRPr="00977EA3">
              <w:rPr>
                <w:noProof w:val="0"/>
              </w:rPr>
              <w:t>6</w:t>
            </w:r>
          </w:p>
        </w:tc>
      </w:tr>
      <w:tr w:rsidR="007A1F44" w:rsidRPr="00977EA3" w14:paraId="4FBFBB38" w14:textId="77777777">
        <w:trPr>
          <w:cantSplit/>
        </w:trPr>
        <w:tc>
          <w:tcPr>
            <w:tcW w:w="1951" w:type="dxa"/>
          </w:tcPr>
          <w:p w14:paraId="79EE2BE4" w14:textId="77777777" w:rsidR="007A1F44" w:rsidRPr="00977EA3" w:rsidRDefault="007A1F44" w:rsidP="00A0052B">
            <w:pPr>
              <w:pStyle w:val="TableEntry"/>
              <w:rPr>
                <w:noProof w:val="0"/>
              </w:rPr>
            </w:pPr>
            <w:r w:rsidRPr="00977EA3">
              <w:rPr>
                <w:noProof w:val="0"/>
              </w:rPr>
              <w:t xml:space="preserve">  IN2</w:t>
            </w:r>
          </w:p>
        </w:tc>
        <w:tc>
          <w:tcPr>
            <w:tcW w:w="3544" w:type="dxa"/>
          </w:tcPr>
          <w:p w14:paraId="4116C995" w14:textId="77777777" w:rsidR="007A1F44" w:rsidRPr="00977EA3" w:rsidRDefault="007A1F44" w:rsidP="00A0052B">
            <w:pPr>
              <w:pStyle w:val="TableEntry"/>
              <w:rPr>
                <w:noProof w:val="0"/>
              </w:rPr>
            </w:pPr>
            <w:r w:rsidRPr="00977EA3">
              <w:rPr>
                <w:noProof w:val="0"/>
              </w:rPr>
              <w:t>Insurance Additional Info.</w:t>
            </w:r>
          </w:p>
        </w:tc>
        <w:tc>
          <w:tcPr>
            <w:tcW w:w="971" w:type="dxa"/>
          </w:tcPr>
          <w:p w14:paraId="2240276E" w14:textId="77777777" w:rsidR="007A1F44" w:rsidRPr="00977EA3" w:rsidRDefault="007A1F44" w:rsidP="00B6518F">
            <w:pPr>
              <w:pStyle w:val="TableEntry"/>
              <w:rPr>
                <w:noProof w:val="0"/>
              </w:rPr>
            </w:pPr>
            <w:r w:rsidRPr="00977EA3">
              <w:rPr>
                <w:noProof w:val="0"/>
              </w:rPr>
              <w:t>O</w:t>
            </w:r>
          </w:p>
        </w:tc>
        <w:tc>
          <w:tcPr>
            <w:tcW w:w="872" w:type="dxa"/>
          </w:tcPr>
          <w:p w14:paraId="123579AF" w14:textId="77777777" w:rsidR="007A1F44" w:rsidRPr="00977EA3" w:rsidRDefault="007A1F44" w:rsidP="00B6518F">
            <w:pPr>
              <w:pStyle w:val="TableEntry"/>
              <w:rPr>
                <w:noProof w:val="0"/>
              </w:rPr>
            </w:pPr>
            <w:r w:rsidRPr="00977EA3">
              <w:rPr>
                <w:noProof w:val="0"/>
              </w:rPr>
              <w:t>[0..1]</w:t>
            </w:r>
          </w:p>
        </w:tc>
        <w:tc>
          <w:tcPr>
            <w:tcW w:w="1701" w:type="dxa"/>
          </w:tcPr>
          <w:p w14:paraId="2889F66F" w14:textId="77777777" w:rsidR="007A1F44" w:rsidRPr="00977EA3" w:rsidRDefault="007A1F44" w:rsidP="00A66DA8">
            <w:pPr>
              <w:pStyle w:val="TableEntry"/>
              <w:jc w:val="center"/>
              <w:rPr>
                <w:noProof w:val="0"/>
              </w:rPr>
            </w:pPr>
            <w:r w:rsidRPr="00977EA3">
              <w:rPr>
                <w:noProof w:val="0"/>
              </w:rPr>
              <w:t>6</w:t>
            </w:r>
          </w:p>
        </w:tc>
      </w:tr>
      <w:tr w:rsidR="007A1F44" w:rsidRPr="00977EA3" w14:paraId="1629768F" w14:textId="77777777">
        <w:trPr>
          <w:cantSplit/>
        </w:trPr>
        <w:tc>
          <w:tcPr>
            <w:tcW w:w="1951" w:type="dxa"/>
          </w:tcPr>
          <w:p w14:paraId="097E2458" w14:textId="77777777" w:rsidR="007A1F44" w:rsidRPr="00977EA3" w:rsidRDefault="007A1F44" w:rsidP="00A0052B">
            <w:pPr>
              <w:pStyle w:val="TableEntry"/>
              <w:rPr>
                <w:noProof w:val="0"/>
              </w:rPr>
            </w:pPr>
            <w:r w:rsidRPr="00977EA3">
              <w:rPr>
                <w:noProof w:val="0"/>
              </w:rPr>
              <w:t xml:space="preserve">  IN3 </w:t>
            </w:r>
          </w:p>
        </w:tc>
        <w:tc>
          <w:tcPr>
            <w:tcW w:w="3544" w:type="dxa"/>
          </w:tcPr>
          <w:p w14:paraId="47450502"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3DDDEAAE" w14:textId="77777777" w:rsidR="007A1F44" w:rsidRPr="00977EA3" w:rsidRDefault="007A1F44" w:rsidP="00B6518F">
            <w:pPr>
              <w:pStyle w:val="TableEntry"/>
              <w:rPr>
                <w:noProof w:val="0"/>
              </w:rPr>
            </w:pPr>
            <w:r w:rsidRPr="00977EA3">
              <w:rPr>
                <w:noProof w:val="0"/>
              </w:rPr>
              <w:t>O</w:t>
            </w:r>
          </w:p>
        </w:tc>
        <w:tc>
          <w:tcPr>
            <w:tcW w:w="872" w:type="dxa"/>
          </w:tcPr>
          <w:p w14:paraId="0580DD98" w14:textId="77777777" w:rsidR="007A1F44" w:rsidRPr="00977EA3" w:rsidRDefault="007A1F44" w:rsidP="00B6518F">
            <w:pPr>
              <w:pStyle w:val="TableEntry"/>
              <w:rPr>
                <w:noProof w:val="0"/>
              </w:rPr>
            </w:pPr>
            <w:r w:rsidRPr="00977EA3">
              <w:rPr>
                <w:noProof w:val="0"/>
              </w:rPr>
              <w:t>[0..1]</w:t>
            </w:r>
          </w:p>
        </w:tc>
        <w:tc>
          <w:tcPr>
            <w:tcW w:w="1701" w:type="dxa"/>
          </w:tcPr>
          <w:p w14:paraId="3BC1D587" w14:textId="77777777" w:rsidR="007A1F44" w:rsidRPr="00977EA3" w:rsidRDefault="007A1F44" w:rsidP="00A66DA8">
            <w:pPr>
              <w:pStyle w:val="TableEntry"/>
              <w:jc w:val="center"/>
              <w:rPr>
                <w:noProof w:val="0"/>
              </w:rPr>
            </w:pPr>
            <w:r w:rsidRPr="00977EA3">
              <w:rPr>
                <w:noProof w:val="0"/>
              </w:rPr>
              <w:t>6</w:t>
            </w:r>
          </w:p>
        </w:tc>
      </w:tr>
      <w:tr w:rsidR="007A1F44" w:rsidRPr="00977EA3" w14:paraId="2FCBECC8" w14:textId="77777777">
        <w:trPr>
          <w:cantSplit/>
        </w:trPr>
        <w:tc>
          <w:tcPr>
            <w:tcW w:w="1951" w:type="dxa"/>
          </w:tcPr>
          <w:p w14:paraId="4FB60F9C" w14:textId="77777777" w:rsidR="007A1F44" w:rsidRPr="00977EA3" w:rsidRDefault="007A1F44" w:rsidP="00A0052B">
            <w:pPr>
              <w:pStyle w:val="TableEntry"/>
              <w:rPr>
                <w:noProof w:val="0"/>
              </w:rPr>
            </w:pPr>
            <w:r w:rsidRPr="00977EA3">
              <w:rPr>
                <w:noProof w:val="0"/>
              </w:rPr>
              <w:t xml:space="preserve">  ROL</w:t>
            </w:r>
          </w:p>
        </w:tc>
        <w:tc>
          <w:tcPr>
            <w:tcW w:w="3544" w:type="dxa"/>
          </w:tcPr>
          <w:p w14:paraId="1681AE57" w14:textId="77777777" w:rsidR="007A1F44" w:rsidRPr="00977EA3" w:rsidRDefault="007A1F44" w:rsidP="00A0052B">
            <w:pPr>
              <w:pStyle w:val="TableEntry"/>
              <w:rPr>
                <w:noProof w:val="0"/>
              </w:rPr>
            </w:pPr>
            <w:r w:rsidRPr="00977EA3">
              <w:rPr>
                <w:noProof w:val="0"/>
              </w:rPr>
              <w:t>Role</w:t>
            </w:r>
          </w:p>
        </w:tc>
        <w:tc>
          <w:tcPr>
            <w:tcW w:w="971" w:type="dxa"/>
          </w:tcPr>
          <w:p w14:paraId="0809EAD8" w14:textId="77777777" w:rsidR="007A1F44" w:rsidRPr="00977EA3" w:rsidRDefault="007A1F44" w:rsidP="00B6518F">
            <w:pPr>
              <w:pStyle w:val="TableEntry"/>
              <w:rPr>
                <w:noProof w:val="0"/>
              </w:rPr>
            </w:pPr>
            <w:r w:rsidRPr="00977EA3">
              <w:rPr>
                <w:noProof w:val="0"/>
              </w:rPr>
              <w:t>O</w:t>
            </w:r>
          </w:p>
        </w:tc>
        <w:tc>
          <w:tcPr>
            <w:tcW w:w="872" w:type="dxa"/>
          </w:tcPr>
          <w:p w14:paraId="7F830C86" w14:textId="77777777" w:rsidR="007A1F44" w:rsidRPr="00977EA3" w:rsidRDefault="007A1F44" w:rsidP="00B6518F">
            <w:pPr>
              <w:pStyle w:val="TableEntry"/>
              <w:rPr>
                <w:noProof w:val="0"/>
              </w:rPr>
            </w:pPr>
            <w:r w:rsidRPr="00977EA3">
              <w:rPr>
                <w:noProof w:val="0"/>
              </w:rPr>
              <w:t>[0..*]</w:t>
            </w:r>
          </w:p>
        </w:tc>
        <w:tc>
          <w:tcPr>
            <w:tcW w:w="1701" w:type="dxa"/>
          </w:tcPr>
          <w:p w14:paraId="61846963" w14:textId="77777777" w:rsidR="007A1F44" w:rsidRPr="00977EA3" w:rsidRDefault="007A1F44" w:rsidP="00A66DA8">
            <w:pPr>
              <w:pStyle w:val="TableEntry"/>
              <w:jc w:val="center"/>
              <w:rPr>
                <w:noProof w:val="0"/>
              </w:rPr>
            </w:pPr>
            <w:r w:rsidRPr="00977EA3">
              <w:rPr>
                <w:noProof w:val="0"/>
              </w:rPr>
              <w:t>15</w:t>
            </w:r>
          </w:p>
        </w:tc>
      </w:tr>
      <w:tr w:rsidR="007A1F44" w:rsidRPr="00977EA3" w14:paraId="049861CB" w14:textId="77777777">
        <w:trPr>
          <w:cantSplit/>
        </w:trPr>
        <w:tc>
          <w:tcPr>
            <w:tcW w:w="1951" w:type="dxa"/>
          </w:tcPr>
          <w:p w14:paraId="3D478B20" w14:textId="77777777" w:rsidR="007A1F44" w:rsidRPr="00977EA3" w:rsidRDefault="007A1F44" w:rsidP="00A0052B">
            <w:pPr>
              <w:pStyle w:val="TableEntry"/>
              <w:rPr>
                <w:noProof w:val="0"/>
              </w:rPr>
            </w:pPr>
            <w:r w:rsidRPr="00977EA3">
              <w:rPr>
                <w:noProof w:val="0"/>
              </w:rPr>
              <w:t>---</w:t>
            </w:r>
          </w:p>
        </w:tc>
        <w:tc>
          <w:tcPr>
            <w:tcW w:w="3544" w:type="dxa"/>
          </w:tcPr>
          <w:p w14:paraId="7CB115A0" w14:textId="77777777" w:rsidR="007A1F44" w:rsidRPr="00977EA3" w:rsidRDefault="007A1F44" w:rsidP="00A0052B">
            <w:pPr>
              <w:pStyle w:val="TableEntry"/>
              <w:rPr>
                <w:noProof w:val="0"/>
              </w:rPr>
            </w:pPr>
            <w:r w:rsidRPr="00977EA3">
              <w:rPr>
                <w:noProof w:val="0"/>
              </w:rPr>
              <w:t>--- INSURANCE end</w:t>
            </w:r>
          </w:p>
        </w:tc>
        <w:tc>
          <w:tcPr>
            <w:tcW w:w="971" w:type="dxa"/>
          </w:tcPr>
          <w:p w14:paraId="30979483" w14:textId="77777777" w:rsidR="007A1F44" w:rsidRPr="00977EA3" w:rsidRDefault="007A1F44" w:rsidP="00B6518F">
            <w:pPr>
              <w:pStyle w:val="TableEntry"/>
              <w:rPr>
                <w:noProof w:val="0"/>
              </w:rPr>
            </w:pPr>
          </w:p>
        </w:tc>
        <w:tc>
          <w:tcPr>
            <w:tcW w:w="872" w:type="dxa"/>
          </w:tcPr>
          <w:p w14:paraId="422922F5" w14:textId="77777777" w:rsidR="007A1F44" w:rsidRPr="00977EA3" w:rsidRDefault="007A1F44" w:rsidP="00B6518F">
            <w:pPr>
              <w:pStyle w:val="TableEntry"/>
              <w:rPr>
                <w:noProof w:val="0"/>
              </w:rPr>
            </w:pPr>
          </w:p>
        </w:tc>
        <w:tc>
          <w:tcPr>
            <w:tcW w:w="1701" w:type="dxa"/>
          </w:tcPr>
          <w:p w14:paraId="3F2EE1C7" w14:textId="77777777" w:rsidR="007A1F44" w:rsidRPr="00977EA3" w:rsidRDefault="007A1F44" w:rsidP="00A66DA8">
            <w:pPr>
              <w:pStyle w:val="TableEntry"/>
              <w:jc w:val="center"/>
              <w:rPr>
                <w:noProof w:val="0"/>
              </w:rPr>
            </w:pPr>
          </w:p>
        </w:tc>
      </w:tr>
      <w:tr w:rsidR="007A1F44" w:rsidRPr="00977EA3" w14:paraId="0CDC3D4E" w14:textId="77777777">
        <w:trPr>
          <w:cantSplit/>
        </w:trPr>
        <w:tc>
          <w:tcPr>
            <w:tcW w:w="1951" w:type="dxa"/>
          </w:tcPr>
          <w:p w14:paraId="64EC5BB2" w14:textId="77777777" w:rsidR="007A1F44" w:rsidRPr="00977EA3" w:rsidRDefault="007A1F44" w:rsidP="00A0052B">
            <w:pPr>
              <w:pStyle w:val="TableEntry"/>
              <w:rPr>
                <w:noProof w:val="0"/>
              </w:rPr>
            </w:pPr>
            <w:r w:rsidRPr="00977EA3">
              <w:rPr>
                <w:noProof w:val="0"/>
              </w:rPr>
              <w:t>ACC</w:t>
            </w:r>
          </w:p>
        </w:tc>
        <w:tc>
          <w:tcPr>
            <w:tcW w:w="3544" w:type="dxa"/>
          </w:tcPr>
          <w:p w14:paraId="5A86A948"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B192564" w14:textId="77777777" w:rsidR="007A1F44" w:rsidRPr="00977EA3" w:rsidRDefault="007A1F44" w:rsidP="00B6518F">
            <w:pPr>
              <w:pStyle w:val="TableEntry"/>
              <w:rPr>
                <w:noProof w:val="0"/>
              </w:rPr>
            </w:pPr>
            <w:r w:rsidRPr="00977EA3">
              <w:rPr>
                <w:noProof w:val="0"/>
              </w:rPr>
              <w:t>O</w:t>
            </w:r>
          </w:p>
        </w:tc>
        <w:tc>
          <w:tcPr>
            <w:tcW w:w="872" w:type="dxa"/>
          </w:tcPr>
          <w:p w14:paraId="0EBC5F4C" w14:textId="77777777" w:rsidR="007A1F44" w:rsidRPr="00977EA3" w:rsidRDefault="007A1F44" w:rsidP="00B6518F">
            <w:pPr>
              <w:pStyle w:val="TableEntry"/>
              <w:rPr>
                <w:noProof w:val="0"/>
              </w:rPr>
            </w:pPr>
            <w:r w:rsidRPr="00977EA3">
              <w:rPr>
                <w:noProof w:val="0"/>
              </w:rPr>
              <w:t>[0..1]</w:t>
            </w:r>
          </w:p>
        </w:tc>
        <w:tc>
          <w:tcPr>
            <w:tcW w:w="1701" w:type="dxa"/>
          </w:tcPr>
          <w:p w14:paraId="6BA0A4B9" w14:textId="77777777" w:rsidR="007A1F44" w:rsidRPr="00977EA3" w:rsidRDefault="007A1F44" w:rsidP="00A66DA8">
            <w:pPr>
              <w:pStyle w:val="TableEntry"/>
              <w:jc w:val="center"/>
              <w:rPr>
                <w:noProof w:val="0"/>
              </w:rPr>
            </w:pPr>
            <w:r w:rsidRPr="00977EA3">
              <w:rPr>
                <w:noProof w:val="0"/>
              </w:rPr>
              <w:t>6</w:t>
            </w:r>
          </w:p>
        </w:tc>
      </w:tr>
      <w:tr w:rsidR="007A1F44" w:rsidRPr="00977EA3" w14:paraId="77F426C5" w14:textId="77777777">
        <w:trPr>
          <w:cantSplit/>
        </w:trPr>
        <w:tc>
          <w:tcPr>
            <w:tcW w:w="1951" w:type="dxa"/>
          </w:tcPr>
          <w:p w14:paraId="7828829E" w14:textId="77777777" w:rsidR="007A1F44" w:rsidRPr="00977EA3" w:rsidRDefault="007A1F44" w:rsidP="00A0052B">
            <w:pPr>
              <w:pStyle w:val="TableEntry"/>
              <w:rPr>
                <w:noProof w:val="0"/>
              </w:rPr>
            </w:pPr>
            <w:r w:rsidRPr="00977EA3">
              <w:rPr>
                <w:noProof w:val="0"/>
              </w:rPr>
              <w:t>UB1</w:t>
            </w:r>
          </w:p>
        </w:tc>
        <w:tc>
          <w:tcPr>
            <w:tcW w:w="3544" w:type="dxa"/>
          </w:tcPr>
          <w:p w14:paraId="4527EAD3"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27686B35" w14:textId="77777777" w:rsidR="007A1F44" w:rsidRPr="00977EA3" w:rsidRDefault="007A1F44" w:rsidP="00B6518F">
            <w:pPr>
              <w:pStyle w:val="TableEntry"/>
              <w:rPr>
                <w:noProof w:val="0"/>
              </w:rPr>
            </w:pPr>
            <w:r w:rsidRPr="00977EA3">
              <w:rPr>
                <w:noProof w:val="0"/>
              </w:rPr>
              <w:t>O</w:t>
            </w:r>
          </w:p>
        </w:tc>
        <w:tc>
          <w:tcPr>
            <w:tcW w:w="872" w:type="dxa"/>
          </w:tcPr>
          <w:p w14:paraId="6BE59FD3" w14:textId="77777777" w:rsidR="007A1F44" w:rsidRPr="00977EA3" w:rsidRDefault="007A1F44" w:rsidP="00B6518F">
            <w:pPr>
              <w:pStyle w:val="TableEntry"/>
              <w:rPr>
                <w:noProof w:val="0"/>
              </w:rPr>
            </w:pPr>
            <w:r w:rsidRPr="00977EA3">
              <w:rPr>
                <w:noProof w:val="0"/>
              </w:rPr>
              <w:t>[0..1]</w:t>
            </w:r>
          </w:p>
        </w:tc>
        <w:tc>
          <w:tcPr>
            <w:tcW w:w="1701" w:type="dxa"/>
          </w:tcPr>
          <w:p w14:paraId="63315E1B" w14:textId="77777777" w:rsidR="007A1F44" w:rsidRPr="00977EA3" w:rsidRDefault="007A1F44" w:rsidP="00A66DA8">
            <w:pPr>
              <w:pStyle w:val="TableEntry"/>
              <w:jc w:val="center"/>
              <w:rPr>
                <w:noProof w:val="0"/>
              </w:rPr>
            </w:pPr>
            <w:r w:rsidRPr="00977EA3">
              <w:rPr>
                <w:noProof w:val="0"/>
              </w:rPr>
              <w:t>6</w:t>
            </w:r>
          </w:p>
        </w:tc>
      </w:tr>
      <w:tr w:rsidR="007A1F44" w:rsidRPr="00977EA3" w14:paraId="100113A7" w14:textId="77777777">
        <w:trPr>
          <w:cantSplit/>
        </w:trPr>
        <w:tc>
          <w:tcPr>
            <w:tcW w:w="1951" w:type="dxa"/>
          </w:tcPr>
          <w:p w14:paraId="6C804228" w14:textId="77777777" w:rsidR="007A1F44" w:rsidRPr="00977EA3" w:rsidRDefault="007A1F44" w:rsidP="00A0052B">
            <w:pPr>
              <w:pStyle w:val="TableEntry"/>
              <w:rPr>
                <w:noProof w:val="0"/>
              </w:rPr>
            </w:pPr>
            <w:r w:rsidRPr="00977EA3">
              <w:rPr>
                <w:noProof w:val="0"/>
              </w:rPr>
              <w:t>UB2</w:t>
            </w:r>
          </w:p>
        </w:tc>
        <w:tc>
          <w:tcPr>
            <w:tcW w:w="3544" w:type="dxa"/>
          </w:tcPr>
          <w:p w14:paraId="0F76FCA2"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62C68F51" w14:textId="77777777" w:rsidR="007A1F44" w:rsidRPr="00977EA3" w:rsidRDefault="007A1F44" w:rsidP="00B6518F">
            <w:pPr>
              <w:pStyle w:val="TableEntry"/>
              <w:rPr>
                <w:noProof w:val="0"/>
              </w:rPr>
            </w:pPr>
            <w:r w:rsidRPr="00977EA3">
              <w:rPr>
                <w:noProof w:val="0"/>
              </w:rPr>
              <w:t>O</w:t>
            </w:r>
          </w:p>
        </w:tc>
        <w:tc>
          <w:tcPr>
            <w:tcW w:w="872" w:type="dxa"/>
          </w:tcPr>
          <w:p w14:paraId="767506AA" w14:textId="77777777" w:rsidR="007A1F44" w:rsidRPr="00977EA3" w:rsidRDefault="007A1F44" w:rsidP="00B6518F">
            <w:pPr>
              <w:pStyle w:val="TableEntry"/>
              <w:rPr>
                <w:noProof w:val="0"/>
              </w:rPr>
            </w:pPr>
            <w:r w:rsidRPr="00977EA3">
              <w:rPr>
                <w:noProof w:val="0"/>
              </w:rPr>
              <w:t>[0..1]</w:t>
            </w:r>
          </w:p>
        </w:tc>
        <w:tc>
          <w:tcPr>
            <w:tcW w:w="1701" w:type="dxa"/>
          </w:tcPr>
          <w:p w14:paraId="028DABB6" w14:textId="77777777" w:rsidR="007A1F44" w:rsidRPr="00977EA3" w:rsidRDefault="007A1F44" w:rsidP="00A66DA8">
            <w:pPr>
              <w:pStyle w:val="TableEntry"/>
              <w:jc w:val="center"/>
              <w:rPr>
                <w:noProof w:val="0"/>
              </w:rPr>
            </w:pPr>
            <w:r w:rsidRPr="00977EA3">
              <w:rPr>
                <w:noProof w:val="0"/>
              </w:rPr>
              <w:t>6</w:t>
            </w:r>
          </w:p>
        </w:tc>
      </w:tr>
      <w:tr w:rsidR="007A1F44" w:rsidRPr="00977EA3" w14:paraId="3E6AAB2D" w14:textId="77777777">
        <w:trPr>
          <w:cantSplit/>
        </w:trPr>
        <w:tc>
          <w:tcPr>
            <w:tcW w:w="1951" w:type="dxa"/>
          </w:tcPr>
          <w:p w14:paraId="145B996E" w14:textId="77777777" w:rsidR="007A1F44" w:rsidRPr="00977EA3" w:rsidRDefault="007A1F44" w:rsidP="00A0052B">
            <w:pPr>
              <w:pStyle w:val="TableEntry"/>
              <w:rPr>
                <w:noProof w:val="0"/>
              </w:rPr>
            </w:pPr>
            <w:r w:rsidRPr="00977EA3">
              <w:rPr>
                <w:noProof w:val="0"/>
              </w:rPr>
              <w:t>PDA</w:t>
            </w:r>
          </w:p>
        </w:tc>
        <w:tc>
          <w:tcPr>
            <w:tcW w:w="3544" w:type="dxa"/>
          </w:tcPr>
          <w:p w14:paraId="1919DE7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077417D" w14:textId="77777777" w:rsidR="007A1F44" w:rsidRPr="00977EA3" w:rsidRDefault="007A1F44" w:rsidP="00B6518F">
            <w:pPr>
              <w:pStyle w:val="TableEntry"/>
              <w:rPr>
                <w:noProof w:val="0"/>
              </w:rPr>
            </w:pPr>
            <w:r w:rsidRPr="00977EA3">
              <w:rPr>
                <w:noProof w:val="0"/>
              </w:rPr>
              <w:t>O</w:t>
            </w:r>
          </w:p>
        </w:tc>
        <w:tc>
          <w:tcPr>
            <w:tcW w:w="872" w:type="dxa"/>
          </w:tcPr>
          <w:p w14:paraId="4A1800DF" w14:textId="77777777" w:rsidR="007A1F44" w:rsidRPr="00977EA3" w:rsidRDefault="007A1F44" w:rsidP="00B6518F">
            <w:pPr>
              <w:pStyle w:val="TableEntry"/>
              <w:rPr>
                <w:noProof w:val="0"/>
              </w:rPr>
            </w:pPr>
            <w:r w:rsidRPr="00977EA3">
              <w:rPr>
                <w:noProof w:val="0"/>
              </w:rPr>
              <w:t>[0..1]</w:t>
            </w:r>
          </w:p>
        </w:tc>
        <w:tc>
          <w:tcPr>
            <w:tcW w:w="1701" w:type="dxa"/>
          </w:tcPr>
          <w:p w14:paraId="15E64827" w14:textId="77777777" w:rsidR="007A1F44" w:rsidRPr="00977EA3" w:rsidRDefault="007A1F44" w:rsidP="00A66DA8">
            <w:pPr>
              <w:pStyle w:val="TableEntry"/>
              <w:jc w:val="center"/>
              <w:rPr>
                <w:noProof w:val="0"/>
              </w:rPr>
            </w:pPr>
            <w:r w:rsidRPr="00977EA3">
              <w:rPr>
                <w:noProof w:val="0"/>
              </w:rPr>
              <w:t>3</w:t>
            </w:r>
          </w:p>
        </w:tc>
      </w:tr>
    </w:tbl>
    <w:p w14:paraId="1D35C13B"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89" w:name="_Toc174249185"/>
      <w:r w:rsidRPr="00977EA3">
        <w:rPr>
          <w:noProof w:val="0"/>
        </w:rPr>
        <w:t>Comments on segment usage</w:t>
      </w:r>
      <w:bookmarkEnd w:id="389"/>
    </w:p>
    <w:p w14:paraId="3242ACC8"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EB3EE9" w14:textId="77777777" w:rsidR="007A1F44" w:rsidRPr="00977EA3" w:rsidRDefault="007A1F44">
      <w:r w:rsidRPr="00977EA3">
        <w:t>One or more OBX segments may be present to carry “permanent observations” such as the patient weight or height.</w:t>
      </w:r>
    </w:p>
    <w:p w14:paraId="55D94AB5"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90" w:name="_Toc174249186"/>
      <w:r w:rsidRPr="00977EA3">
        <w:rPr>
          <w:noProof w:val="0"/>
        </w:rPr>
        <w:t>Expected actions</w:t>
      </w:r>
      <w:bookmarkEnd w:id="390"/>
    </w:p>
    <w:p w14:paraId="0C13E856" w14:textId="77777777" w:rsidR="007A1F44" w:rsidRPr="00977EA3" w:rsidRDefault="007A1F44">
      <w:r w:rsidRPr="00977EA3">
        <w:t>The receiver shall update the patient record in its database to contain the information in the message.</w:t>
      </w:r>
    </w:p>
    <w:p w14:paraId="72C4D1E7" w14:textId="77777777" w:rsidR="007A1F44" w:rsidRPr="00977EA3" w:rsidRDefault="007A1F44">
      <w:r w:rsidRPr="00977EA3">
        <w:t>The receiver shall report the result of this operation (success / error) in an acknowledgment message returned to the sender.</w:t>
      </w:r>
    </w:p>
    <w:p w14:paraId="03B580A2" w14:textId="77777777" w:rsidR="007A1F44" w:rsidRPr="00977EA3" w:rsidRDefault="007A1F44">
      <w:r w:rsidRPr="00977EA3">
        <w:t>In case this Movement conflicts with the current situation of the patient (no active encounter for this patient, or the patient is unknown) the message is discarded but no error condition is raised.</w:t>
      </w:r>
    </w:p>
    <w:p w14:paraId="6514881D"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91" w:name="_Toc174249187"/>
      <w:bookmarkStart w:id="392" w:name="_Toc398544177"/>
      <w:r w:rsidRPr="00977EA3">
        <w:rPr>
          <w:noProof w:val="0"/>
        </w:rPr>
        <w:t>Pre-Admit (ADT^A05^ADT_A05)</w:t>
      </w:r>
      <w:bookmarkEnd w:id="391"/>
      <w:bookmarkEnd w:id="392"/>
    </w:p>
    <w:p w14:paraId="5FB6A264"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93" w:name="_Toc174249188"/>
      <w:r w:rsidRPr="00977EA3">
        <w:rPr>
          <w:noProof w:val="0"/>
        </w:rPr>
        <w:t>Trigger Event</w:t>
      </w:r>
      <w:bookmarkEnd w:id="393"/>
    </w:p>
    <w:p w14:paraId="7C80B8B5" w14:textId="77777777" w:rsidR="007A1F44" w:rsidRPr="00977EA3" w:rsidRDefault="007A1F44">
      <w:r w:rsidRPr="00977EA3">
        <w:t>This message is sent by a Patient Encounter Supplier to a Patient Encounter Consumer to communicate information that has been collected about a patient to be admitted as an inpatient (or to be registered as an outpatient).</w:t>
      </w:r>
    </w:p>
    <w:p w14:paraId="713AE48C" w14:textId="77777777" w:rsidR="007A1F44" w:rsidRPr="00977EA3" w:rsidRDefault="007A1F44">
      <w:r w:rsidRPr="00977EA3">
        <w:t xml:space="preserve">MSH-9 is valued </w:t>
      </w:r>
      <w:r w:rsidRPr="00977EA3">
        <w:rPr>
          <w:b/>
          <w:bCs/>
        </w:rPr>
        <w:t>ADT^A05^ADT_A05</w:t>
      </w:r>
      <w:r w:rsidRPr="00977EA3">
        <w:t>.</w:t>
      </w:r>
    </w:p>
    <w:p w14:paraId="7B5EC52B"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94" w:name="_Toc174249189"/>
      <w:r w:rsidRPr="00977EA3">
        <w:rPr>
          <w:noProof w:val="0"/>
        </w:rPr>
        <w:lastRenderedPageBreak/>
        <w:t>Message Static Definition</w:t>
      </w:r>
      <w:bookmarkEnd w:id="394"/>
    </w:p>
    <w:p w14:paraId="22C836D1" w14:textId="77777777" w:rsidR="007A1F44" w:rsidRPr="00977EA3" w:rsidRDefault="007A1F44">
      <w:pPr>
        <w:pStyle w:val="TableTitle"/>
        <w:rPr>
          <w:noProof w:val="0"/>
        </w:rPr>
      </w:pPr>
      <w:r w:rsidRPr="00977EA3">
        <w:rPr>
          <w:noProof w:val="0"/>
        </w:rPr>
        <w:t>Table 3.31-13: Static definition of message ADT^A05^ADT_A05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373BA9A" w14:textId="77777777" w:rsidTr="00B6518F">
        <w:trPr>
          <w:tblHeader/>
          <w:jc w:val="center"/>
        </w:trPr>
        <w:tc>
          <w:tcPr>
            <w:tcW w:w="1951" w:type="dxa"/>
            <w:shd w:val="clear" w:color="auto" w:fill="D9D9D9"/>
          </w:tcPr>
          <w:p w14:paraId="75EBB5FB"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EB1580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48A78C8"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F4856B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5337DF3" w14:textId="77777777" w:rsidR="007A1F44" w:rsidRPr="00977EA3" w:rsidRDefault="007A1F44" w:rsidP="00A53067">
            <w:pPr>
              <w:pStyle w:val="TableEntryHeader"/>
              <w:rPr>
                <w:noProof w:val="0"/>
              </w:rPr>
            </w:pPr>
            <w:r w:rsidRPr="00977EA3">
              <w:rPr>
                <w:noProof w:val="0"/>
              </w:rPr>
              <w:t>HL7 chapter</w:t>
            </w:r>
          </w:p>
        </w:tc>
      </w:tr>
      <w:tr w:rsidR="007A1F44" w:rsidRPr="00977EA3" w14:paraId="41F46BFA" w14:textId="77777777">
        <w:trPr>
          <w:cantSplit/>
          <w:jc w:val="center"/>
        </w:trPr>
        <w:tc>
          <w:tcPr>
            <w:tcW w:w="1951" w:type="dxa"/>
          </w:tcPr>
          <w:p w14:paraId="69CA924A" w14:textId="77777777" w:rsidR="007A1F44" w:rsidRPr="00977EA3" w:rsidRDefault="007A1F44" w:rsidP="00A0052B">
            <w:pPr>
              <w:pStyle w:val="TableEntry"/>
              <w:rPr>
                <w:noProof w:val="0"/>
              </w:rPr>
            </w:pPr>
            <w:r w:rsidRPr="00977EA3">
              <w:rPr>
                <w:noProof w:val="0"/>
              </w:rPr>
              <w:t>MSH</w:t>
            </w:r>
          </w:p>
        </w:tc>
        <w:tc>
          <w:tcPr>
            <w:tcW w:w="3544" w:type="dxa"/>
          </w:tcPr>
          <w:p w14:paraId="1B5B13C0" w14:textId="77777777" w:rsidR="007A1F44" w:rsidRPr="00977EA3" w:rsidRDefault="007A1F44" w:rsidP="00A0052B">
            <w:pPr>
              <w:pStyle w:val="TableEntry"/>
              <w:rPr>
                <w:noProof w:val="0"/>
              </w:rPr>
            </w:pPr>
            <w:r w:rsidRPr="00977EA3">
              <w:rPr>
                <w:noProof w:val="0"/>
              </w:rPr>
              <w:t>Message Header</w:t>
            </w:r>
          </w:p>
        </w:tc>
        <w:tc>
          <w:tcPr>
            <w:tcW w:w="971" w:type="dxa"/>
          </w:tcPr>
          <w:p w14:paraId="101171B0" w14:textId="77777777" w:rsidR="007A1F44" w:rsidRPr="00977EA3" w:rsidRDefault="007A1F44" w:rsidP="00B6518F">
            <w:pPr>
              <w:pStyle w:val="TableEntry"/>
              <w:rPr>
                <w:noProof w:val="0"/>
              </w:rPr>
            </w:pPr>
            <w:r w:rsidRPr="00977EA3">
              <w:rPr>
                <w:noProof w:val="0"/>
              </w:rPr>
              <w:t>R</w:t>
            </w:r>
          </w:p>
        </w:tc>
        <w:tc>
          <w:tcPr>
            <w:tcW w:w="872" w:type="dxa"/>
          </w:tcPr>
          <w:p w14:paraId="0843249D" w14:textId="77777777" w:rsidR="007A1F44" w:rsidRPr="00977EA3" w:rsidRDefault="007A1F44" w:rsidP="00B6518F">
            <w:pPr>
              <w:pStyle w:val="TableEntry"/>
              <w:rPr>
                <w:noProof w:val="0"/>
              </w:rPr>
            </w:pPr>
            <w:r w:rsidRPr="00977EA3">
              <w:rPr>
                <w:noProof w:val="0"/>
              </w:rPr>
              <w:t>[1..1]</w:t>
            </w:r>
          </w:p>
        </w:tc>
        <w:tc>
          <w:tcPr>
            <w:tcW w:w="1701" w:type="dxa"/>
          </w:tcPr>
          <w:p w14:paraId="12E04CF1" w14:textId="77777777" w:rsidR="007A1F44" w:rsidRPr="00977EA3" w:rsidRDefault="007A1F44" w:rsidP="00A66DA8">
            <w:pPr>
              <w:pStyle w:val="TableEntry"/>
              <w:jc w:val="center"/>
              <w:rPr>
                <w:noProof w:val="0"/>
              </w:rPr>
            </w:pPr>
            <w:r w:rsidRPr="00977EA3">
              <w:rPr>
                <w:noProof w:val="0"/>
              </w:rPr>
              <w:t>2</w:t>
            </w:r>
          </w:p>
        </w:tc>
      </w:tr>
      <w:tr w:rsidR="007A1F44" w:rsidRPr="00977EA3" w14:paraId="32C7DBC5" w14:textId="77777777">
        <w:trPr>
          <w:cantSplit/>
          <w:jc w:val="center"/>
        </w:trPr>
        <w:tc>
          <w:tcPr>
            <w:tcW w:w="1951" w:type="dxa"/>
          </w:tcPr>
          <w:p w14:paraId="58DF3906" w14:textId="77777777" w:rsidR="007A1F44" w:rsidRPr="00977EA3" w:rsidRDefault="007A1F44" w:rsidP="00A0052B">
            <w:pPr>
              <w:pStyle w:val="TableEntry"/>
              <w:rPr>
                <w:noProof w:val="0"/>
              </w:rPr>
            </w:pPr>
            <w:r w:rsidRPr="00977EA3">
              <w:rPr>
                <w:noProof w:val="0"/>
              </w:rPr>
              <w:t>SFT</w:t>
            </w:r>
          </w:p>
        </w:tc>
        <w:tc>
          <w:tcPr>
            <w:tcW w:w="3544" w:type="dxa"/>
          </w:tcPr>
          <w:p w14:paraId="069B87E8" w14:textId="77777777" w:rsidR="007A1F44" w:rsidRPr="00977EA3" w:rsidRDefault="007A1F44" w:rsidP="00A0052B">
            <w:pPr>
              <w:pStyle w:val="TableEntry"/>
              <w:rPr>
                <w:noProof w:val="0"/>
              </w:rPr>
            </w:pPr>
            <w:r w:rsidRPr="00977EA3">
              <w:rPr>
                <w:noProof w:val="0"/>
              </w:rPr>
              <w:t>Software Segment</w:t>
            </w:r>
          </w:p>
        </w:tc>
        <w:tc>
          <w:tcPr>
            <w:tcW w:w="971" w:type="dxa"/>
          </w:tcPr>
          <w:p w14:paraId="17B971E7" w14:textId="77777777" w:rsidR="007A1F44" w:rsidRPr="00977EA3" w:rsidRDefault="007A1F44" w:rsidP="00B6518F">
            <w:pPr>
              <w:pStyle w:val="TableEntry"/>
              <w:rPr>
                <w:noProof w:val="0"/>
              </w:rPr>
            </w:pPr>
            <w:r w:rsidRPr="00977EA3">
              <w:rPr>
                <w:noProof w:val="0"/>
              </w:rPr>
              <w:t>O</w:t>
            </w:r>
          </w:p>
        </w:tc>
        <w:tc>
          <w:tcPr>
            <w:tcW w:w="872" w:type="dxa"/>
          </w:tcPr>
          <w:p w14:paraId="40535B3F" w14:textId="77777777" w:rsidR="007A1F44" w:rsidRPr="00977EA3" w:rsidRDefault="007A1F44" w:rsidP="00B6518F">
            <w:pPr>
              <w:pStyle w:val="TableEntry"/>
              <w:rPr>
                <w:noProof w:val="0"/>
              </w:rPr>
            </w:pPr>
            <w:r w:rsidRPr="00977EA3">
              <w:rPr>
                <w:noProof w:val="0"/>
              </w:rPr>
              <w:t>[0..*]</w:t>
            </w:r>
          </w:p>
        </w:tc>
        <w:tc>
          <w:tcPr>
            <w:tcW w:w="1701" w:type="dxa"/>
          </w:tcPr>
          <w:p w14:paraId="58E05FCB" w14:textId="77777777" w:rsidR="007A1F44" w:rsidRPr="00977EA3" w:rsidRDefault="007A1F44" w:rsidP="00A66DA8">
            <w:pPr>
              <w:pStyle w:val="TableEntry"/>
              <w:jc w:val="center"/>
              <w:rPr>
                <w:noProof w:val="0"/>
              </w:rPr>
            </w:pPr>
            <w:r w:rsidRPr="00977EA3">
              <w:rPr>
                <w:noProof w:val="0"/>
              </w:rPr>
              <w:t>2</w:t>
            </w:r>
          </w:p>
        </w:tc>
      </w:tr>
      <w:tr w:rsidR="007A1F44" w:rsidRPr="00977EA3" w14:paraId="46FDA66F" w14:textId="77777777">
        <w:trPr>
          <w:cantSplit/>
          <w:jc w:val="center"/>
        </w:trPr>
        <w:tc>
          <w:tcPr>
            <w:tcW w:w="1951" w:type="dxa"/>
          </w:tcPr>
          <w:p w14:paraId="3846D30F" w14:textId="77777777" w:rsidR="007A1F44" w:rsidRPr="00977EA3" w:rsidRDefault="007A1F44" w:rsidP="00A0052B">
            <w:pPr>
              <w:pStyle w:val="TableEntry"/>
              <w:rPr>
                <w:noProof w:val="0"/>
              </w:rPr>
            </w:pPr>
            <w:r w:rsidRPr="00977EA3">
              <w:rPr>
                <w:noProof w:val="0"/>
              </w:rPr>
              <w:t>EVN</w:t>
            </w:r>
          </w:p>
        </w:tc>
        <w:tc>
          <w:tcPr>
            <w:tcW w:w="3544" w:type="dxa"/>
          </w:tcPr>
          <w:p w14:paraId="101BACA9" w14:textId="77777777" w:rsidR="007A1F44" w:rsidRPr="00977EA3" w:rsidRDefault="007A1F44" w:rsidP="00A0052B">
            <w:pPr>
              <w:pStyle w:val="TableEntry"/>
              <w:rPr>
                <w:noProof w:val="0"/>
              </w:rPr>
            </w:pPr>
            <w:r w:rsidRPr="00977EA3">
              <w:rPr>
                <w:noProof w:val="0"/>
              </w:rPr>
              <w:t>Event Type</w:t>
            </w:r>
          </w:p>
        </w:tc>
        <w:tc>
          <w:tcPr>
            <w:tcW w:w="971" w:type="dxa"/>
          </w:tcPr>
          <w:p w14:paraId="10BB8A71" w14:textId="77777777" w:rsidR="007A1F44" w:rsidRPr="00977EA3" w:rsidRDefault="007A1F44" w:rsidP="00B6518F">
            <w:pPr>
              <w:pStyle w:val="TableEntry"/>
              <w:rPr>
                <w:noProof w:val="0"/>
              </w:rPr>
            </w:pPr>
            <w:r w:rsidRPr="00977EA3">
              <w:rPr>
                <w:noProof w:val="0"/>
              </w:rPr>
              <w:t>R</w:t>
            </w:r>
          </w:p>
        </w:tc>
        <w:tc>
          <w:tcPr>
            <w:tcW w:w="872" w:type="dxa"/>
          </w:tcPr>
          <w:p w14:paraId="05BAC9A0" w14:textId="77777777" w:rsidR="007A1F44" w:rsidRPr="00977EA3" w:rsidRDefault="007A1F44" w:rsidP="00B6518F">
            <w:pPr>
              <w:pStyle w:val="TableEntry"/>
              <w:rPr>
                <w:noProof w:val="0"/>
              </w:rPr>
            </w:pPr>
            <w:r w:rsidRPr="00977EA3">
              <w:rPr>
                <w:noProof w:val="0"/>
              </w:rPr>
              <w:t>[1..1]</w:t>
            </w:r>
          </w:p>
        </w:tc>
        <w:tc>
          <w:tcPr>
            <w:tcW w:w="1701" w:type="dxa"/>
          </w:tcPr>
          <w:p w14:paraId="69D5B7EB" w14:textId="77777777" w:rsidR="007A1F44" w:rsidRPr="00977EA3" w:rsidRDefault="007A1F44" w:rsidP="00A66DA8">
            <w:pPr>
              <w:pStyle w:val="TableEntry"/>
              <w:jc w:val="center"/>
              <w:rPr>
                <w:noProof w:val="0"/>
              </w:rPr>
            </w:pPr>
            <w:r w:rsidRPr="00977EA3">
              <w:rPr>
                <w:noProof w:val="0"/>
              </w:rPr>
              <w:t>2</w:t>
            </w:r>
          </w:p>
        </w:tc>
      </w:tr>
      <w:tr w:rsidR="007A1F44" w:rsidRPr="00977EA3" w14:paraId="42EE4F94" w14:textId="77777777">
        <w:trPr>
          <w:cantSplit/>
          <w:jc w:val="center"/>
        </w:trPr>
        <w:tc>
          <w:tcPr>
            <w:tcW w:w="1951" w:type="dxa"/>
          </w:tcPr>
          <w:p w14:paraId="0BE6D807" w14:textId="77777777" w:rsidR="007A1F44" w:rsidRPr="00977EA3" w:rsidRDefault="007A1F44" w:rsidP="00A0052B">
            <w:pPr>
              <w:pStyle w:val="TableEntry"/>
              <w:rPr>
                <w:noProof w:val="0"/>
              </w:rPr>
            </w:pPr>
            <w:r w:rsidRPr="00977EA3">
              <w:rPr>
                <w:noProof w:val="0"/>
              </w:rPr>
              <w:t>PID</w:t>
            </w:r>
          </w:p>
        </w:tc>
        <w:tc>
          <w:tcPr>
            <w:tcW w:w="3544" w:type="dxa"/>
          </w:tcPr>
          <w:p w14:paraId="31FA4701" w14:textId="77777777" w:rsidR="007A1F44" w:rsidRPr="00977EA3" w:rsidRDefault="007A1F44" w:rsidP="00A0052B">
            <w:pPr>
              <w:pStyle w:val="TableEntry"/>
              <w:rPr>
                <w:noProof w:val="0"/>
              </w:rPr>
            </w:pPr>
            <w:r w:rsidRPr="00977EA3">
              <w:rPr>
                <w:noProof w:val="0"/>
              </w:rPr>
              <w:t>Patient Identification</w:t>
            </w:r>
          </w:p>
        </w:tc>
        <w:tc>
          <w:tcPr>
            <w:tcW w:w="971" w:type="dxa"/>
          </w:tcPr>
          <w:p w14:paraId="6982CF9F" w14:textId="77777777" w:rsidR="007A1F44" w:rsidRPr="00977EA3" w:rsidRDefault="007A1F44" w:rsidP="00B6518F">
            <w:pPr>
              <w:pStyle w:val="TableEntry"/>
              <w:rPr>
                <w:noProof w:val="0"/>
              </w:rPr>
            </w:pPr>
            <w:r w:rsidRPr="00977EA3">
              <w:rPr>
                <w:noProof w:val="0"/>
              </w:rPr>
              <w:t>R</w:t>
            </w:r>
          </w:p>
        </w:tc>
        <w:tc>
          <w:tcPr>
            <w:tcW w:w="872" w:type="dxa"/>
          </w:tcPr>
          <w:p w14:paraId="5A63F3EE" w14:textId="77777777" w:rsidR="007A1F44" w:rsidRPr="00977EA3" w:rsidRDefault="007A1F44" w:rsidP="00B6518F">
            <w:pPr>
              <w:pStyle w:val="TableEntry"/>
              <w:rPr>
                <w:noProof w:val="0"/>
              </w:rPr>
            </w:pPr>
            <w:r w:rsidRPr="00977EA3">
              <w:rPr>
                <w:noProof w:val="0"/>
              </w:rPr>
              <w:t>[1..1]</w:t>
            </w:r>
          </w:p>
        </w:tc>
        <w:tc>
          <w:tcPr>
            <w:tcW w:w="1701" w:type="dxa"/>
          </w:tcPr>
          <w:p w14:paraId="4791E440" w14:textId="77777777" w:rsidR="007A1F44" w:rsidRPr="00977EA3" w:rsidRDefault="007A1F44" w:rsidP="00A66DA8">
            <w:pPr>
              <w:pStyle w:val="TableEntry"/>
              <w:jc w:val="center"/>
              <w:rPr>
                <w:noProof w:val="0"/>
              </w:rPr>
            </w:pPr>
            <w:r w:rsidRPr="00977EA3">
              <w:rPr>
                <w:noProof w:val="0"/>
              </w:rPr>
              <w:t>3</w:t>
            </w:r>
          </w:p>
        </w:tc>
      </w:tr>
      <w:tr w:rsidR="007A1F44" w:rsidRPr="00977EA3" w14:paraId="55868D1D" w14:textId="77777777">
        <w:trPr>
          <w:cantSplit/>
          <w:jc w:val="center"/>
        </w:trPr>
        <w:tc>
          <w:tcPr>
            <w:tcW w:w="1951" w:type="dxa"/>
          </w:tcPr>
          <w:p w14:paraId="4B6FC2EC" w14:textId="77777777" w:rsidR="007A1F44" w:rsidRPr="00977EA3" w:rsidRDefault="007A1F44" w:rsidP="00A0052B">
            <w:pPr>
              <w:pStyle w:val="TableEntry"/>
              <w:rPr>
                <w:noProof w:val="0"/>
              </w:rPr>
            </w:pPr>
            <w:r w:rsidRPr="00977EA3">
              <w:rPr>
                <w:noProof w:val="0"/>
              </w:rPr>
              <w:t>PD1</w:t>
            </w:r>
          </w:p>
        </w:tc>
        <w:tc>
          <w:tcPr>
            <w:tcW w:w="3544" w:type="dxa"/>
          </w:tcPr>
          <w:p w14:paraId="1995AFA1" w14:textId="77777777" w:rsidR="007A1F44" w:rsidRPr="00977EA3" w:rsidRDefault="007A1F44" w:rsidP="00A0052B">
            <w:pPr>
              <w:pStyle w:val="TableEntry"/>
              <w:rPr>
                <w:noProof w:val="0"/>
              </w:rPr>
            </w:pPr>
            <w:r w:rsidRPr="00977EA3">
              <w:rPr>
                <w:noProof w:val="0"/>
              </w:rPr>
              <w:t>Additional Demographics</w:t>
            </w:r>
          </w:p>
        </w:tc>
        <w:tc>
          <w:tcPr>
            <w:tcW w:w="971" w:type="dxa"/>
          </w:tcPr>
          <w:p w14:paraId="1E7F6970" w14:textId="77777777" w:rsidR="007A1F44" w:rsidRPr="00977EA3" w:rsidRDefault="007A1F44" w:rsidP="00B6518F">
            <w:pPr>
              <w:pStyle w:val="TableEntry"/>
              <w:rPr>
                <w:noProof w:val="0"/>
              </w:rPr>
            </w:pPr>
            <w:r w:rsidRPr="00977EA3">
              <w:rPr>
                <w:noProof w:val="0"/>
              </w:rPr>
              <w:t>O</w:t>
            </w:r>
          </w:p>
        </w:tc>
        <w:tc>
          <w:tcPr>
            <w:tcW w:w="872" w:type="dxa"/>
          </w:tcPr>
          <w:p w14:paraId="18FCBF23" w14:textId="77777777" w:rsidR="007A1F44" w:rsidRPr="00977EA3" w:rsidRDefault="007A1F44" w:rsidP="00B6518F">
            <w:pPr>
              <w:pStyle w:val="TableEntry"/>
              <w:rPr>
                <w:noProof w:val="0"/>
              </w:rPr>
            </w:pPr>
            <w:r w:rsidRPr="00977EA3">
              <w:rPr>
                <w:noProof w:val="0"/>
              </w:rPr>
              <w:t>[0..1]</w:t>
            </w:r>
          </w:p>
        </w:tc>
        <w:tc>
          <w:tcPr>
            <w:tcW w:w="1701" w:type="dxa"/>
          </w:tcPr>
          <w:p w14:paraId="333D6633" w14:textId="77777777" w:rsidR="007A1F44" w:rsidRPr="00977EA3" w:rsidRDefault="007A1F44" w:rsidP="00A66DA8">
            <w:pPr>
              <w:pStyle w:val="TableEntry"/>
              <w:jc w:val="center"/>
              <w:rPr>
                <w:noProof w:val="0"/>
              </w:rPr>
            </w:pPr>
            <w:r w:rsidRPr="00977EA3">
              <w:rPr>
                <w:noProof w:val="0"/>
              </w:rPr>
              <w:t>3</w:t>
            </w:r>
          </w:p>
        </w:tc>
      </w:tr>
      <w:tr w:rsidR="007A1F44" w:rsidRPr="00977EA3" w14:paraId="7BA89EF7" w14:textId="77777777">
        <w:trPr>
          <w:cantSplit/>
          <w:jc w:val="center"/>
        </w:trPr>
        <w:tc>
          <w:tcPr>
            <w:tcW w:w="1951" w:type="dxa"/>
          </w:tcPr>
          <w:p w14:paraId="25E08287" w14:textId="77777777" w:rsidR="007A1F44" w:rsidRPr="00977EA3" w:rsidRDefault="007A1F44" w:rsidP="00A0052B">
            <w:pPr>
              <w:pStyle w:val="TableEntry"/>
              <w:rPr>
                <w:noProof w:val="0"/>
              </w:rPr>
            </w:pPr>
            <w:r w:rsidRPr="00977EA3">
              <w:rPr>
                <w:noProof w:val="0"/>
              </w:rPr>
              <w:t>ROL</w:t>
            </w:r>
          </w:p>
        </w:tc>
        <w:tc>
          <w:tcPr>
            <w:tcW w:w="3544" w:type="dxa"/>
          </w:tcPr>
          <w:p w14:paraId="30FC4B96" w14:textId="77777777" w:rsidR="007A1F44" w:rsidRPr="00977EA3" w:rsidRDefault="007A1F44" w:rsidP="00A0052B">
            <w:pPr>
              <w:pStyle w:val="TableEntry"/>
              <w:rPr>
                <w:noProof w:val="0"/>
              </w:rPr>
            </w:pPr>
            <w:r w:rsidRPr="00977EA3">
              <w:rPr>
                <w:noProof w:val="0"/>
              </w:rPr>
              <w:t>Role</w:t>
            </w:r>
          </w:p>
        </w:tc>
        <w:tc>
          <w:tcPr>
            <w:tcW w:w="971" w:type="dxa"/>
          </w:tcPr>
          <w:p w14:paraId="59EC8B76" w14:textId="77777777" w:rsidR="007A1F44" w:rsidRPr="00977EA3" w:rsidRDefault="007A1F44" w:rsidP="00B6518F">
            <w:pPr>
              <w:pStyle w:val="TableEntry"/>
              <w:rPr>
                <w:noProof w:val="0"/>
              </w:rPr>
            </w:pPr>
            <w:r w:rsidRPr="00977EA3">
              <w:rPr>
                <w:noProof w:val="0"/>
              </w:rPr>
              <w:t>O</w:t>
            </w:r>
          </w:p>
        </w:tc>
        <w:tc>
          <w:tcPr>
            <w:tcW w:w="872" w:type="dxa"/>
          </w:tcPr>
          <w:p w14:paraId="62AF2321" w14:textId="77777777" w:rsidR="007A1F44" w:rsidRPr="00977EA3" w:rsidRDefault="007A1F44" w:rsidP="00B6518F">
            <w:pPr>
              <w:pStyle w:val="TableEntry"/>
              <w:rPr>
                <w:noProof w:val="0"/>
              </w:rPr>
            </w:pPr>
            <w:r w:rsidRPr="00977EA3">
              <w:rPr>
                <w:noProof w:val="0"/>
              </w:rPr>
              <w:t>[0..*]</w:t>
            </w:r>
          </w:p>
        </w:tc>
        <w:tc>
          <w:tcPr>
            <w:tcW w:w="1701" w:type="dxa"/>
          </w:tcPr>
          <w:p w14:paraId="73E38D17" w14:textId="77777777" w:rsidR="007A1F44" w:rsidRPr="00977EA3" w:rsidRDefault="007A1F44" w:rsidP="00A66DA8">
            <w:pPr>
              <w:pStyle w:val="TableEntry"/>
              <w:jc w:val="center"/>
              <w:rPr>
                <w:noProof w:val="0"/>
              </w:rPr>
            </w:pPr>
            <w:r w:rsidRPr="00977EA3">
              <w:rPr>
                <w:noProof w:val="0"/>
              </w:rPr>
              <w:t>15</w:t>
            </w:r>
          </w:p>
        </w:tc>
      </w:tr>
      <w:tr w:rsidR="007A1F44" w:rsidRPr="00977EA3" w14:paraId="6963F989" w14:textId="77777777">
        <w:trPr>
          <w:cantSplit/>
          <w:jc w:val="center"/>
        </w:trPr>
        <w:tc>
          <w:tcPr>
            <w:tcW w:w="1951" w:type="dxa"/>
          </w:tcPr>
          <w:p w14:paraId="0EE7746D" w14:textId="77777777" w:rsidR="007A1F44" w:rsidRPr="00977EA3" w:rsidRDefault="007A1F44" w:rsidP="00A0052B">
            <w:pPr>
              <w:pStyle w:val="TableEntry"/>
              <w:rPr>
                <w:noProof w:val="0"/>
              </w:rPr>
            </w:pPr>
            <w:r w:rsidRPr="00977EA3">
              <w:rPr>
                <w:noProof w:val="0"/>
              </w:rPr>
              <w:t>NK1</w:t>
            </w:r>
          </w:p>
        </w:tc>
        <w:tc>
          <w:tcPr>
            <w:tcW w:w="3544" w:type="dxa"/>
          </w:tcPr>
          <w:p w14:paraId="606A3577"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591F516" w14:textId="77777777" w:rsidR="007A1F44" w:rsidRPr="00977EA3" w:rsidRDefault="007A1F44" w:rsidP="00B6518F">
            <w:pPr>
              <w:pStyle w:val="TableEntry"/>
              <w:rPr>
                <w:noProof w:val="0"/>
              </w:rPr>
            </w:pPr>
            <w:r w:rsidRPr="00977EA3">
              <w:rPr>
                <w:noProof w:val="0"/>
              </w:rPr>
              <w:t>O</w:t>
            </w:r>
          </w:p>
        </w:tc>
        <w:tc>
          <w:tcPr>
            <w:tcW w:w="872" w:type="dxa"/>
          </w:tcPr>
          <w:p w14:paraId="2B744B8C" w14:textId="77777777" w:rsidR="007A1F44" w:rsidRPr="00977EA3" w:rsidRDefault="007A1F44" w:rsidP="00B6518F">
            <w:pPr>
              <w:pStyle w:val="TableEntry"/>
              <w:rPr>
                <w:noProof w:val="0"/>
              </w:rPr>
            </w:pPr>
            <w:r w:rsidRPr="00977EA3">
              <w:rPr>
                <w:noProof w:val="0"/>
              </w:rPr>
              <w:t>[0..*]</w:t>
            </w:r>
          </w:p>
        </w:tc>
        <w:tc>
          <w:tcPr>
            <w:tcW w:w="1701" w:type="dxa"/>
          </w:tcPr>
          <w:p w14:paraId="27830BAF" w14:textId="77777777" w:rsidR="007A1F44" w:rsidRPr="00977EA3" w:rsidRDefault="007A1F44" w:rsidP="00A66DA8">
            <w:pPr>
              <w:pStyle w:val="TableEntry"/>
              <w:jc w:val="center"/>
              <w:rPr>
                <w:noProof w:val="0"/>
              </w:rPr>
            </w:pPr>
            <w:r w:rsidRPr="00977EA3">
              <w:rPr>
                <w:noProof w:val="0"/>
              </w:rPr>
              <w:t>3</w:t>
            </w:r>
          </w:p>
        </w:tc>
      </w:tr>
      <w:tr w:rsidR="007A1F44" w:rsidRPr="00977EA3" w14:paraId="2FBAA130" w14:textId="77777777">
        <w:trPr>
          <w:cantSplit/>
          <w:jc w:val="center"/>
        </w:trPr>
        <w:tc>
          <w:tcPr>
            <w:tcW w:w="1951" w:type="dxa"/>
          </w:tcPr>
          <w:p w14:paraId="3B68E91E" w14:textId="77777777" w:rsidR="007A1F44" w:rsidRPr="00977EA3" w:rsidRDefault="007A1F44" w:rsidP="00A0052B">
            <w:pPr>
              <w:pStyle w:val="TableEntry"/>
              <w:rPr>
                <w:noProof w:val="0"/>
              </w:rPr>
            </w:pPr>
            <w:r w:rsidRPr="00977EA3">
              <w:rPr>
                <w:noProof w:val="0"/>
              </w:rPr>
              <w:t>PV1</w:t>
            </w:r>
          </w:p>
        </w:tc>
        <w:tc>
          <w:tcPr>
            <w:tcW w:w="3544" w:type="dxa"/>
          </w:tcPr>
          <w:p w14:paraId="42C3F066" w14:textId="77777777" w:rsidR="007A1F44" w:rsidRPr="00977EA3" w:rsidRDefault="007A1F44" w:rsidP="00A0052B">
            <w:pPr>
              <w:pStyle w:val="TableEntry"/>
              <w:rPr>
                <w:noProof w:val="0"/>
              </w:rPr>
            </w:pPr>
            <w:r w:rsidRPr="00977EA3">
              <w:rPr>
                <w:noProof w:val="0"/>
              </w:rPr>
              <w:t>Patient Visit</w:t>
            </w:r>
          </w:p>
        </w:tc>
        <w:tc>
          <w:tcPr>
            <w:tcW w:w="971" w:type="dxa"/>
          </w:tcPr>
          <w:p w14:paraId="71EA6459" w14:textId="77777777" w:rsidR="007A1F44" w:rsidRPr="00977EA3" w:rsidRDefault="007A1F44" w:rsidP="00B6518F">
            <w:pPr>
              <w:pStyle w:val="TableEntry"/>
              <w:rPr>
                <w:noProof w:val="0"/>
              </w:rPr>
            </w:pPr>
            <w:r w:rsidRPr="00977EA3">
              <w:rPr>
                <w:noProof w:val="0"/>
              </w:rPr>
              <w:t>R</w:t>
            </w:r>
          </w:p>
        </w:tc>
        <w:tc>
          <w:tcPr>
            <w:tcW w:w="872" w:type="dxa"/>
          </w:tcPr>
          <w:p w14:paraId="4818AEBB" w14:textId="77777777" w:rsidR="007A1F44" w:rsidRPr="00977EA3" w:rsidRDefault="007A1F44" w:rsidP="00B6518F">
            <w:pPr>
              <w:pStyle w:val="TableEntry"/>
              <w:rPr>
                <w:noProof w:val="0"/>
              </w:rPr>
            </w:pPr>
            <w:r w:rsidRPr="00977EA3">
              <w:rPr>
                <w:noProof w:val="0"/>
              </w:rPr>
              <w:t>[1..1]</w:t>
            </w:r>
          </w:p>
        </w:tc>
        <w:tc>
          <w:tcPr>
            <w:tcW w:w="1701" w:type="dxa"/>
          </w:tcPr>
          <w:p w14:paraId="75F41445" w14:textId="77777777" w:rsidR="007A1F44" w:rsidRPr="00977EA3" w:rsidRDefault="007A1F44" w:rsidP="00A66DA8">
            <w:pPr>
              <w:pStyle w:val="TableEntry"/>
              <w:jc w:val="center"/>
              <w:rPr>
                <w:noProof w:val="0"/>
              </w:rPr>
            </w:pPr>
            <w:r w:rsidRPr="00977EA3">
              <w:rPr>
                <w:noProof w:val="0"/>
              </w:rPr>
              <w:t>3</w:t>
            </w:r>
          </w:p>
        </w:tc>
      </w:tr>
      <w:tr w:rsidR="007A1F44" w:rsidRPr="00977EA3" w14:paraId="26411400" w14:textId="77777777">
        <w:trPr>
          <w:cantSplit/>
          <w:jc w:val="center"/>
        </w:trPr>
        <w:tc>
          <w:tcPr>
            <w:tcW w:w="1951" w:type="dxa"/>
          </w:tcPr>
          <w:p w14:paraId="25C68DAC" w14:textId="77777777" w:rsidR="007A1F44" w:rsidRPr="00977EA3" w:rsidRDefault="007A1F44" w:rsidP="00A0052B">
            <w:pPr>
              <w:pStyle w:val="TableEntry"/>
              <w:rPr>
                <w:noProof w:val="0"/>
              </w:rPr>
            </w:pPr>
            <w:r w:rsidRPr="00977EA3">
              <w:rPr>
                <w:noProof w:val="0"/>
              </w:rPr>
              <w:t>PV2</w:t>
            </w:r>
          </w:p>
        </w:tc>
        <w:tc>
          <w:tcPr>
            <w:tcW w:w="3544" w:type="dxa"/>
          </w:tcPr>
          <w:p w14:paraId="4D35D427"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2518BFC0" w14:textId="77777777" w:rsidR="007A1F44" w:rsidRPr="00977EA3" w:rsidRDefault="007A1F44" w:rsidP="00B6518F">
            <w:pPr>
              <w:pStyle w:val="TableEntry"/>
              <w:rPr>
                <w:noProof w:val="0"/>
              </w:rPr>
            </w:pPr>
            <w:r w:rsidRPr="00977EA3">
              <w:rPr>
                <w:noProof w:val="0"/>
              </w:rPr>
              <w:t>X</w:t>
            </w:r>
          </w:p>
        </w:tc>
        <w:tc>
          <w:tcPr>
            <w:tcW w:w="872" w:type="dxa"/>
          </w:tcPr>
          <w:p w14:paraId="4180EB96" w14:textId="77777777" w:rsidR="007A1F44" w:rsidRPr="00977EA3" w:rsidRDefault="007A1F44" w:rsidP="00B6518F">
            <w:pPr>
              <w:pStyle w:val="TableEntry"/>
              <w:rPr>
                <w:noProof w:val="0"/>
              </w:rPr>
            </w:pPr>
            <w:r w:rsidRPr="00977EA3">
              <w:rPr>
                <w:noProof w:val="0"/>
              </w:rPr>
              <w:t>[0..0]</w:t>
            </w:r>
          </w:p>
        </w:tc>
        <w:tc>
          <w:tcPr>
            <w:tcW w:w="1701" w:type="dxa"/>
          </w:tcPr>
          <w:p w14:paraId="09DAB43C" w14:textId="77777777" w:rsidR="007A1F44" w:rsidRPr="00977EA3" w:rsidRDefault="007A1F44" w:rsidP="00A66DA8">
            <w:pPr>
              <w:pStyle w:val="TableEntry"/>
              <w:jc w:val="center"/>
              <w:rPr>
                <w:noProof w:val="0"/>
              </w:rPr>
            </w:pPr>
            <w:r w:rsidRPr="00977EA3">
              <w:rPr>
                <w:noProof w:val="0"/>
              </w:rPr>
              <w:t>3</w:t>
            </w:r>
          </w:p>
        </w:tc>
      </w:tr>
      <w:tr w:rsidR="007A1F44" w:rsidRPr="00977EA3" w14:paraId="72743987" w14:textId="77777777">
        <w:trPr>
          <w:cantSplit/>
          <w:jc w:val="center"/>
        </w:trPr>
        <w:tc>
          <w:tcPr>
            <w:tcW w:w="1951" w:type="dxa"/>
          </w:tcPr>
          <w:p w14:paraId="29A9124D" w14:textId="77777777" w:rsidR="007A1F44" w:rsidRPr="00977EA3" w:rsidRDefault="007A1F44" w:rsidP="00A0052B">
            <w:pPr>
              <w:pStyle w:val="TableEntry"/>
              <w:rPr>
                <w:noProof w:val="0"/>
              </w:rPr>
            </w:pPr>
            <w:r w:rsidRPr="00977EA3">
              <w:rPr>
                <w:noProof w:val="0"/>
              </w:rPr>
              <w:t>ROL</w:t>
            </w:r>
          </w:p>
        </w:tc>
        <w:tc>
          <w:tcPr>
            <w:tcW w:w="3544" w:type="dxa"/>
          </w:tcPr>
          <w:p w14:paraId="562FE6B1" w14:textId="77777777" w:rsidR="007A1F44" w:rsidRPr="00977EA3" w:rsidRDefault="007A1F44" w:rsidP="00A0052B">
            <w:pPr>
              <w:pStyle w:val="TableEntry"/>
              <w:rPr>
                <w:noProof w:val="0"/>
              </w:rPr>
            </w:pPr>
            <w:r w:rsidRPr="00977EA3">
              <w:rPr>
                <w:noProof w:val="0"/>
              </w:rPr>
              <w:t>Role</w:t>
            </w:r>
          </w:p>
        </w:tc>
        <w:tc>
          <w:tcPr>
            <w:tcW w:w="971" w:type="dxa"/>
          </w:tcPr>
          <w:p w14:paraId="06B20286" w14:textId="77777777" w:rsidR="007A1F44" w:rsidRPr="00977EA3" w:rsidRDefault="007A1F44" w:rsidP="00B6518F">
            <w:pPr>
              <w:pStyle w:val="TableEntry"/>
              <w:rPr>
                <w:noProof w:val="0"/>
              </w:rPr>
            </w:pPr>
            <w:r w:rsidRPr="00977EA3">
              <w:rPr>
                <w:noProof w:val="0"/>
              </w:rPr>
              <w:t>O</w:t>
            </w:r>
          </w:p>
        </w:tc>
        <w:tc>
          <w:tcPr>
            <w:tcW w:w="872" w:type="dxa"/>
          </w:tcPr>
          <w:p w14:paraId="76178992" w14:textId="77777777" w:rsidR="007A1F44" w:rsidRPr="00977EA3" w:rsidRDefault="007A1F44" w:rsidP="00B6518F">
            <w:pPr>
              <w:pStyle w:val="TableEntry"/>
              <w:rPr>
                <w:noProof w:val="0"/>
              </w:rPr>
            </w:pPr>
            <w:r w:rsidRPr="00977EA3">
              <w:rPr>
                <w:noProof w:val="0"/>
              </w:rPr>
              <w:t>[0..*]</w:t>
            </w:r>
          </w:p>
        </w:tc>
        <w:tc>
          <w:tcPr>
            <w:tcW w:w="1701" w:type="dxa"/>
          </w:tcPr>
          <w:p w14:paraId="00059D67" w14:textId="77777777" w:rsidR="007A1F44" w:rsidRPr="00977EA3" w:rsidRDefault="007A1F44" w:rsidP="00A66DA8">
            <w:pPr>
              <w:pStyle w:val="TableEntry"/>
              <w:jc w:val="center"/>
              <w:rPr>
                <w:noProof w:val="0"/>
              </w:rPr>
            </w:pPr>
            <w:r w:rsidRPr="00977EA3">
              <w:rPr>
                <w:noProof w:val="0"/>
              </w:rPr>
              <w:t>15</w:t>
            </w:r>
          </w:p>
        </w:tc>
      </w:tr>
      <w:tr w:rsidR="007A1F44" w:rsidRPr="00977EA3" w14:paraId="5BB7C88E" w14:textId="77777777">
        <w:trPr>
          <w:cantSplit/>
          <w:jc w:val="center"/>
        </w:trPr>
        <w:tc>
          <w:tcPr>
            <w:tcW w:w="1951" w:type="dxa"/>
          </w:tcPr>
          <w:p w14:paraId="6FCFEA53" w14:textId="77777777" w:rsidR="007A1F44" w:rsidRPr="00977EA3" w:rsidRDefault="007A1F44" w:rsidP="00A0052B">
            <w:pPr>
              <w:pStyle w:val="TableEntry"/>
              <w:rPr>
                <w:noProof w:val="0"/>
              </w:rPr>
            </w:pPr>
            <w:r w:rsidRPr="00977EA3">
              <w:rPr>
                <w:noProof w:val="0"/>
              </w:rPr>
              <w:t>DB1</w:t>
            </w:r>
          </w:p>
        </w:tc>
        <w:tc>
          <w:tcPr>
            <w:tcW w:w="3544" w:type="dxa"/>
          </w:tcPr>
          <w:p w14:paraId="165D6AB7" w14:textId="77777777" w:rsidR="007A1F44" w:rsidRPr="00977EA3" w:rsidRDefault="007A1F44" w:rsidP="00A0052B">
            <w:pPr>
              <w:pStyle w:val="TableEntry"/>
              <w:rPr>
                <w:noProof w:val="0"/>
              </w:rPr>
            </w:pPr>
            <w:r w:rsidRPr="00977EA3">
              <w:rPr>
                <w:noProof w:val="0"/>
              </w:rPr>
              <w:t>Disability Information</w:t>
            </w:r>
          </w:p>
        </w:tc>
        <w:tc>
          <w:tcPr>
            <w:tcW w:w="971" w:type="dxa"/>
          </w:tcPr>
          <w:p w14:paraId="18D3AC00" w14:textId="77777777" w:rsidR="007A1F44" w:rsidRPr="00977EA3" w:rsidRDefault="007A1F44" w:rsidP="00B6518F">
            <w:pPr>
              <w:pStyle w:val="TableEntry"/>
              <w:rPr>
                <w:noProof w:val="0"/>
              </w:rPr>
            </w:pPr>
            <w:r w:rsidRPr="00977EA3">
              <w:rPr>
                <w:noProof w:val="0"/>
              </w:rPr>
              <w:t>O</w:t>
            </w:r>
          </w:p>
        </w:tc>
        <w:tc>
          <w:tcPr>
            <w:tcW w:w="872" w:type="dxa"/>
          </w:tcPr>
          <w:p w14:paraId="0B7A345A" w14:textId="77777777" w:rsidR="007A1F44" w:rsidRPr="00977EA3" w:rsidRDefault="007A1F44" w:rsidP="00B6518F">
            <w:pPr>
              <w:pStyle w:val="TableEntry"/>
              <w:rPr>
                <w:noProof w:val="0"/>
              </w:rPr>
            </w:pPr>
            <w:r w:rsidRPr="00977EA3">
              <w:rPr>
                <w:noProof w:val="0"/>
              </w:rPr>
              <w:t>[0..*]</w:t>
            </w:r>
          </w:p>
        </w:tc>
        <w:tc>
          <w:tcPr>
            <w:tcW w:w="1701" w:type="dxa"/>
          </w:tcPr>
          <w:p w14:paraId="6A370495" w14:textId="77777777" w:rsidR="007A1F44" w:rsidRPr="00977EA3" w:rsidRDefault="007A1F44" w:rsidP="00A66DA8">
            <w:pPr>
              <w:pStyle w:val="TableEntry"/>
              <w:jc w:val="center"/>
              <w:rPr>
                <w:noProof w:val="0"/>
              </w:rPr>
            </w:pPr>
            <w:r w:rsidRPr="00977EA3">
              <w:rPr>
                <w:noProof w:val="0"/>
              </w:rPr>
              <w:t>3</w:t>
            </w:r>
          </w:p>
        </w:tc>
      </w:tr>
      <w:tr w:rsidR="007A1F44" w:rsidRPr="00977EA3" w14:paraId="233852E7" w14:textId="77777777">
        <w:trPr>
          <w:cantSplit/>
          <w:jc w:val="center"/>
        </w:trPr>
        <w:tc>
          <w:tcPr>
            <w:tcW w:w="1951" w:type="dxa"/>
          </w:tcPr>
          <w:p w14:paraId="3495D62A" w14:textId="77777777" w:rsidR="007A1F44" w:rsidRPr="00977EA3" w:rsidRDefault="007A1F44" w:rsidP="00A0052B">
            <w:pPr>
              <w:pStyle w:val="TableEntry"/>
              <w:rPr>
                <w:noProof w:val="0"/>
              </w:rPr>
            </w:pPr>
            <w:r w:rsidRPr="00977EA3">
              <w:rPr>
                <w:noProof w:val="0"/>
              </w:rPr>
              <w:t>OBX</w:t>
            </w:r>
          </w:p>
        </w:tc>
        <w:tc>
          <w:tcPr>
            <w:tcW w:w="3544" w:type="dxa"/>
          </w:tcPr>
          <w:p w14:paraId="7345D648" w14:textId="77777777" w:rsidR="007A1F44" w:rsidRPr="00977EA3" w:rsidRDefault="007A1F44" w:rsidP="00A0052B">
            <w:pPr>
              <w:pStyle w:val="TableEntry"/>
              <w:rPr>
                <w:noProof w:val="0"/>
              </w:rPr>
            </w:pPr>
            <w:r w:rsidRPr="00977EA3">
              <w:rPr>
                <w:noProof w:val="0"/>
              </w:rPr>
              <w:t>Observation/Result</w:t>
            </w:r>
          </w:p>
        </w:tc>
        <w:tc>
          <w:tcPr>
            <w:tcW w:w="971" w:type="dxa"/>
          </w:tcPr>
          <w:p w14:paraId="593A7DDE" w14:textId="77777777" w:rsidR="007A1F44" w:rsidRPr="00977EA3" w:rsidRDefault="007A1F44" w:rsidP="00B6518F">
            <w:pPr>
              <w:pStyle w:val="TableEntry"/>
              <w:rPr>
                <w:noProof w:val="0"/>
              </w:rPr>
            </w:pPr>
            <w:r w:rsidRPr="00977EA3">
              <w:rPr>
                <w:noProof w:val="0"/>
              </w:rPr>
              <w:t>O</w:t>
            </w:r>
          </w:p>
        </w:tc>
        <w:tc>
          <w:tcPr>
            <w:tcW w:w="872" w:type="dxa"/>
          </w:tcPr>
          <w:p w14:paraId="33FB9546" w14:textId="77777777" w:rsidR="007A1F44" w:rsidRPr="00977EA3" w:rsidRDefault="007A1F44" w:rsidP="00B6518F">
            <w:pPr>
              <w:pStyle w:val="TableEntry"/>
              <w:rPr>
                <w:noProof w:val="0"/>
              </w:rPr>
            </w:pPr>
            <w:r w:rsidRPr="00977EA3">
              <w:rPr>
                <w:noProof w:val="0"/>
              </w:rPr>
              <w:t>[0..*]</w:t>
            </w:r>
          </w:p>
        </w:tc>
        <w:tc>
          <w:tcPr>
            <w:tcW w:w="1701" w:type="dxa"/>
          </w:tcPr>
          <w:p w14:paraId="559A8049" w14:textId="77777777" w:rsidR="007A1F44" w:rsidRPr="00977EA3" w:rsidRDefault="007A1F44" w:rsidP="00A66DA8">
            <w:pPr>
              <w:pStyle w:val="TableEntry"/>
              <w:jc w:val="center"/>
              <w:rPr>
                <w:noProof w:val="0"/>
              </w:rPr>
            </w:pPr>
            <w:r w:rsidRPr="00977EA3">
              <w:rPr>
                <w:noProof w:val="0"/>
              </w:rPr>
              <w:t>7</w:t>
            </w:r>
          </w:p>
        </w:tc>
      </w:tr>
      <w:tr w:rsidR="007A1F44" w:rsidRPr="00977EA3" w14:paraId="7653709E" w14:textId="77777777">
        <w:trPr>
          <w:cantSplit/>
          <w:jc w:val="center"/>
        </w:trPr>
        <w:tc>
          <w:tcPr>
            <w:tcW w:w="1951" w:type="dxa"/>
          </w:tcPr>
          <w:p w14:paraId="42D12E5A" w14:textId="77777777" w:rsidR="007A1F44" w:rsidRPr="00977EA3" w:rsidRDefault="007A1F44" w:rsidP="00A0052B">
            <w:pPr>
              <w:pStyle w:val="TableEntry"/>
              <w:rPr>
                <w:noProof w:val="0"/>
              </w:rPr>
            </w:pPr>
            <w:r w:rsidRPr="00977EA3">
              <w:rPr>
                <w:noProof w:val="0"/>
              </w:rPr>
              <w:t>AL1</w:t>
            </w:r>
          </w:p>
        </w:tc>
        <w:tc>
          <w:tcPr>
            <w:tcW w:w="3544" w:type="dxa"/>
          </w:tcPr>
          <w:p w14:paraId="6DEC02A4" w14:textId="77777777" w:rsidR="007A1F44" w:rsidRPr="00977EA3" w:rsidRDefault="007A1F44" w:rsidP="00A0052B">
            <w:pPr>
              <w:pStyle w:val="TableEntry"/>
              <w:rPr>
                <w:noProof w:val="0"/>
              </w:rPr>
            </w:pPr>
            <w:r w:rsidRPr="00977EA3">
              <w:rPr>
                <w:noProof w:val="0"/>
              </w:rPr>
              <w:t>Allergy Information</w:t>
            </w:r>
          </w:p>
        </w:tc>
        <w:tc>
          <w:tcPr>
            <w:tcW w:w="971" w:type="dxa"/>
          </w:tcPr>
          <w:p w14:paraId="122E4684" w14:textId="77777777" w:rsidR="007A1F44" w:rsidRPr="00977EA3" w:rsidRDefault="007A1F44" w:rsidP="00B6518F">
            <w:pPr>
              <w:pStyle w:val="TableEntry"/>
              <w:rPr>
                <w:noProof w:val="0"/>
              </w:rPr>
            </w:pPr>
            <w:r w:rsidRPr="00977EA3">
              <w:rPr>
                <w:noProof w:val="0"/>
              </w:rPr>
              <w:t>O</w:t>
            </w:r>
          </w:p>
        </w:tc>
        <w:tc>
          <w:tcPr>
            <w:tcW w:w="872" w:type="dxa"/>
          </w:tcPr>
          <w:p w14:paraId="1453F007" w14:textId="77777777" w:rsidR="007A1F44" w:rsidRPr="00977EA3" w:rsidRDefault="007A1F44" w:rsidP="00B6518F">
            <w:pPr>
              <w:pStyle w:val="TableEntry"/>
              <w:rPr>
                <w:noProof w:val="0"/>
              </w:rPr>
            </w:pPr>
            <w:r w:rsidRPr="00977EA3">
              <w:rPr>
                <w:noProof w:val="0"/>
              </w:rPr>
              <w:t>[0..*]</w:t>
            </w:r>
          </w:p>
        </w:tc>
        <w:tc>
          <w:tcPr>
            <w:tcW w:w="1701" w:type="dxa"/>
          </w:tcPr>
          <w:p w14:paraId="732BE740" w14:textId="77777777" w:rsidR="007A1F44" w:rsidRPr="00977EA3" w:rsidRDefault="007A1F44" w:rsidP="00A66DA8">
            <w:pPr>
              <w:pStyle w:val="TableEntry"/>
              <w:jc w:val="center"/>
              <w:rPr>
                <w:noProof w:val="0"/>
              </w:rPr>
            </w:pPr>
            <w:r w:rsidRPr="00977EA3">
              <w:rPr>
                <w:noProof w:val="0"/>
              </w:rPr>
              <w:t>3</w:t>
            </w:r>
          </w:p>
        </w:tc>
      </w:tr>
      <w:tr w:rsidR="007A1F44" w:rsidRPr="00977EA3" w14:paraId="1D8C352F" w14:textId="77777777">
        <w:trPr>
          <w:cantSplit/>
          <w:jc w:val="center"/>
        </w:trPr>
        <w:tc>
          <w:tcPr>
            <w:tcW w:w="1951" w:type="dxa"/>
          </w:tcPr>
          <w:p w14:paraId="7A144CAA" w14:textId="77777777" w:rsidR="007A1F44" w:rsidRPr="00977EA3" w:rsidRDefault="007A1F44" w:rsidP="00A0052B">
            <w:pPr>
              <w:pStyle w:val="TableEntry"/>
              <w:rPr>
                <w:noProof w:val="0"/>
              </w:rPr>
            </w:pPr>
            <w:r w:rsidRPr="00977EA3">
              <w:rPr>
                <w:noProof w:val="0"/>
              </w:rPr>
              <w:t>DG1</w:t>
            </w:r>
          </w:p>
        </w:tc>
        <w:tc>
          <w:tcPr>
            <w:tcW w:w="3544" w:type="dxa"/>
          </w:tcPr>
          <w:p w14:paraId="77CE0BEB" w14:textId="77777777" w:rsidR="007A1F44" w:rsidRPr="00977EA3" w:rsidRDefault="007A1F44" w:rsidP="00A0052B">
            <w:pPr>
              <w:pStyle w:val="TableEntry"/>
              <w:rPr>
                <w:noProof w:val="0"/>
              </w:rPr>
            </w:pPr>
            <w:r w:rsidRPr="00977EA3">
              <w:rPr>
                <w:noProof w:val="0"/>
              </w:rPr>
              <w:t>Diagnosis Information</w:t>
            </w:r>
          </w:p>
        </w:tc>
        <w:tc>
          <w:tcPr>
            <w:tcW w:w="971" w:type="dxa"/>
          </w:tcPr>
          <w:p w14:paraId="36AC2172" w14:textId="77777777" w:rsidR="007A1F44" w:rsidRPr="00977EA3" w:rsidRDefault="007A1F44" w:rsidP="00B6518F">
            <w:pPr>
              <w:pStyle w:val="TableEntry"/>
              <w:rPr>
                <w:noProof w:val="0"/>
              </w:rPr>
            </w:pPr>
            <w:r w:rsidRPr="00977EA3">
              <w:rPr>
                <w:noProof w:val="0"/>
              </w:rPr>
              <w:t>O</w:t>
            </w:r>
          </w:p>
        </w:tc>
        <w:tc>
          <w:tcPr>
            <w:tcW w:w="872" w:type="dxa"/>
          </w:tcPr>
          <w:p w14:paraId="048BDB9F" w14:textId="77777777" w:rsidR="007A1F44" w:rsidRPr="00977EA3" w:rsidRDefault="007A1F44" w:rsidP="00B6518F">
            <w:pPr>
              <w:pStyle w:val="TableEntry"/>
              <w:rPr>
                <w:noProof w:val="0"/>
              </w:rPr>
            </w:pPr>
            <w:r w:rsidRPr="00977EA3">
              <w:rPr>
                <w:noProof w:val="0"/>
              </w:rPr>
              <w:t>[0..*]</w:t>
            </w:r>
          </w:p>
        </w:tc>
        <w:tc>
          <w:tcPr>
            <w:tcW w:w="1701" w:type="dxa"/>
          </w:tcPr>
          <w:p w14:paraId="04752800" w14:textId="77777777" w:rsidR="007A1F44" w:rsidRPr="00977EA3" w:rsidRDefault="007A1F44" w:rsidP="00A66DA8">
            <w:pPr>
              <w:pStyle w:val="TableEntry"/>
              <w:jc w:val="center"/>
              <w:rPr>
                <w:noProof w:val="0"/>
              </w:rPr>
            </w:pPr>
            <w:r w:rsidRPr="00977EA3">
              <w:rPr>
                <w:noProof w:val="0"/>
              </w:rPr>
              <w:t>6</w:t>
            </w:r>
          </w:p>
        </w:tc>
      </w:tr>
      <w:tr w:rsidR="007A1F44" w:rsidRPr="00977EA3" w14:paraId="3A6AEA30" w14:textId="77777777">
        <w:trPr>
          <w:cantSplit/>
          <w:jc w:val="center"/>
        </w:trPr>
        <w:tc>
          <w:tcPr>
            <w:tcW w:w="1951" w:type="dxa"/>
          </w:tcPr>
          <w:p w14:paraId="26E113DB" w14:textId="77777777" w:rsidR="007A1F44" w:rsidRPr="00977EA3" w:rsidRDefault="007A1F44" w:rsidP="00A0052B">
            <w:pPr>
              <w:pStyle w:val="TableEntry"/>
              <w:rPr>
                <w:noProof w:val="0"/>
              </w:rPr>
            </w:pPr>
            <w:r w:rsidRPr="00977EA3">
              <w:rPr>
                <w:noProof w:val="0"/>
              </w:rPr>
              <w:t>DRG</w:t>
            </w:r>
          </w:p>
        </w:tc>
        <w:tc>
          <w:tcPr>
            <w:tcW w:w="3544" w:type="dxa"/>
          </w:tcPr>
          <w:p w14:paraId="23C392D9" w14:textId="77777777" w:rsidR="007A1F44" w:rsidRPr="00977EA3" w:rsidRDefault="007A1F44" w:rsidP="00A0052B">
            <w:pPr>
              <w:pStyle w:val="TableEntry"/>
              <w:rPr>
                <w:noProof w:val="0"/>
              </w:rPr>
            </w:pPr>
            <w:r w:rsidRPr="00977EA3">
              <w:rPr>
                <w:noProof w:val="0"/>
              </w:rPr>
              <w:t>Diagnosis Related Group</w:t>
            </w:r>
          </w:p>
        </w:tc>
        <w:tc>
          <w:tcPr>
            <w:tcW w:w="971" w:type="dxa"/>
          </w:tcPr>
          <w:p w14:paraId="20E563F4" w14:textId="77777777" w:rsidR="007A1F44" w:rsidRPr="00977EA3" w:rsidRDefault="007A1F44" w:rsidP="00B6518F">
            <w:pPr>
              <w:pStyle w:val="TableEntry"/>
              <w:rPr>
                <w:noProof w:val="0"/>
              </w:rPr>
            </w:pPr>
            <w:r w:rsidRPr="00977EA3">
              <w:rPr>
                <w:noProof w:val="0"/>
              </w:rPr>
              <w:t>O</w:t>
            </w:r>
          </w:p>
        </w:tc>
        <w:tc>
          <w:tcPr>
            <w:tcW w:w="872" w:type="dxa"/>
          </w:tcPr>
          <w:p w14:paraId="1B38484E" w14:textId="77777777" w:rsidR="007A1F44" w:rsidRPr="00977EA3" w:rsidRDefault="007A1F44" w:rsidP="00B6518F">
            <w:pPr>
              <w:pStyle w:val="TableEntry"/>
              <w:rPr>
                <w:noProof w:val="0"/>
              </w:rPr>
            </w:pPr>
            <w:r w:rsidRPr="00977EA3">
              <w:rPr>
                <w:noProof w:val="0"/>
              </w:rPr>
              <w:t>[0..1]</w:t>
            </w:r>
          </w:p>
        </w:tc>
        <w:tc>
          <w:tcPr>
            <w:tcW w:w="1701" w:type="dxa"/>
          </w:tcPr>
          <w:p w14:paraId="593AA8CF" w14:textId="77777777" w:rsidR="007A1F44" w:rsidRPr="00977EA3" w:rsidRDefault="007A1F44" w:rsidP="00A66DA8">
            <w:pPr>
              <w:pStyle w:val="TableEntry"/>
              <w:jc w:val="center"/>
              <w:rPr>
                <w:noProof w:val="0"/>
              </w:rPr>
            </w:pPr>
            <w:r w:rsidRPr="00977EA3">
              <w:rPr>
                <w:noProof w:val="0"/>
              </w:rPr>
              <w:t>6</w:t>
            </w:r>
          </w:p>
        </w:tc>
      </w:tr>
      <w:tr w:rsidR="007A1F44" w:rsidRPr="00977EA3" w14:paraId="6D981E94" w14:textId="77777777">
        <w:trPr>
          <w:cantSplit/>
          <w:jc w:val="center"/>
        </w:trPr>
        <w:tc>
          <w:tcPr>
            <w:tcW w:w="1951" w:type="dxa"/>
          </w:tcPr>
          <w:p w14:paraId="32A6F6E0" w14:textId="77777777" w:rsidR="007A1F44" w:rsidRPr="00977EA3" w:rsidRDefault="007A1F44" w:rsidP="00A0052B">
            <w:pPr>
              <w:pStyle w:val="TableEntry"/>
              <w:rPr>
                <w:noProof w:val="0"/>
              </w:rPr>
            </w:pPr>
            <w:r w:rsidRPr="00977EA3">
              <w:rPr>
                <w:noProof w:val="0"/>
              </w:rPr>
              <w:t>---</w:t>
            </w:r>
          </w:p>
        </w:tc>
        <w:tc>
          <w:tcPr>
            <w:tcW w:w="3544" w:type="dxa"/>
          </w:tcPr>
          <w:p w14:paraId="4A59B522" w14:textId="77777777" w:rsidR="007A1F44" w:rsidRPr="00977EA3" w:rsidRDefault="007A1F44" w:rsidP="00A0052B">
            <w:pPr>
              <w:pStyle w:val="TableEntry"/>
              <w:rPr>
                <w:noProof w:val="0"/>
              </w:rPr>
            </w:pPr>
            <w:r w:rsidRPr="00977EA3">
              <w:rPr>
                <w:noProof w:val="0"/>
              </w:rPr>
              <w:t>--- PROCEDURE begin</w:t>
            </w:r>
          </w:p>
        </w:tc>
        <w:tc>
          <w:tcPr>
            <w:tcW w:w="971" w:type="dxa"/>
          </w:tcPr>
          <w:p w14:paraId="6E86B74F" w14:textId="77777777" w:rsidR="007A1F44" w:rsidRPr="00977EA3" w:rsidRDefault="007A1F44" w:rsidP="00B6518F">
            <w:pPr>
              <w:pStyle w:val="TableEntry"/>
              <w:rPr>
                <w:noProof w:val="0"/>
              </w:rPr>
            </w:pPr>
            <w:r w:rsidRPr="00977EA3">
              <w:rPr>
                <w:noProof w:val="0"/>
              </w:rPr>
              <w:t>O</w:t>
            </w:r>
          </w:p>
        </w:tc>
        <w:tc>
          <w:tcPr>
            <w:tcW w:w="872" w:type="dxa"/>
          </w:tcPr>
          <w:p w14:paraId="4133495C" w14:textId="77777777" w:rsidR="007A1F44" w:rsidRPr="00977EA3" w:rsidRDefault="007A1F44" w:rsidP="00B6518F">
            <w:pPr>
              <w:pStyle w:val="TableEntry"/>
              <w:rPr>
                <w:noProof w:val="0"/>
              </w:rPr>
            </w:pPr>
            <w:r w:rsidRPr="00977EA3">
              <w:rPr>
                <w:noProof w:val="0"/>
              </w:rPr>
              <w:t>[0..*]</w:t>
            </w:r>
          </w:p>
        </w:tc>
        <w:tc>
          <w:tcPr>
            <w:tcW w:w="1701" w:type="dxa"/>
          </w:tcPr>
          <w:p w14:paraId="67922B68" w14:textId="77777777" w:rsidR="007A1F44" w:rsidRPr="00977EA3" w:rsidRDefault="007A1F44" w:rsidP="00A66DA8">
            <w:pPr>
              <w:pStyle w:val="TableEntry"/>
              <w:jc w:val="center"/>
              <w:rPr>
                <w:noProof w:val="0"/>
              </w:rPr>
            </w:pPr>
          </w:p>
        </w:tc>
      </w:tr>
      <w:tr w:rsidR="007A1F44" w:rsidRPr="00977EA3" w14:paraId="2A59AE3F" w14:textId="77777777">
        <w:trPr>
          <w:cantSplit/>
          <w:jc w:val="center"/>
        </w:trPr>
        <w:tc>
          <w:tcPr>
            <w:tcW w:w="1951" w:type="dxa"/>
          </w:tcPr>
          <w:p w14:paraId="7FD9FFE2" w14:textId="77777777" w:rsidR="007A1F44" w:rsidRPr="00977EA3" w:rsidRDefault="007A1F44" w:rsidP="00A0052B">
            <w:pPr>
              <w:pStyle w:val="TableEntry"/>
              <w:rPr>
                <w:noProof w:val="0"/>
              </w:rPr>
            </w:pPr>
            <w:r w:rsidRPr="00977EA3">
              <w:rPr>
                <w:noProof w:val="0"/>
              </w:rPr>
              <w:t xml:space="preserve">  PR1</w:t>
            </w:r>
          </w:p>
        </w:tc>
        <w:tc>
          <w:tcPr>
            <w:tcW w:w="3544" w:type="dxa"/>
          </w:tcPr>
          <w:p w14:paraId="693A857F" w14:textId="77777777" w:rsidR="007A1F44" w:rsidRPr="00977EA3" w:rsidRDefault="007A1F44" w:rsidP="00A0052B">
            <w:pPr>
              <w:pStyle w:val="TableEntry"/>
              <w:rPr>
                <w:noProof w:val="0"/>
              </w:rPr>
            </w:pPr>
            <w:r w:rsidRPr="00977EA3">
              <w:rPr>
                <w:noProof w:val="0"/>
              </w:rPr>
              <w:t>Procedures</w:t>
            </w:r>
          </w:p>
        </w:tc>
        <w:tc>
          <w:tcPr>
            <w:tcW w:w="971" w:type="dxa"/>
          </w:tcPr>
          <w:p w14:paraId="052057D8" w14:textId="77777777" w:rsidR="007A1F44" w:rsidRPr="00977EA3" w:rsidRDefault="007A1F44" w:rsidP="00B6518F">
            <w:pPr>
              <w:pStyle w:val="TableEntry"/>
              <w:rPr>
                <w:noProof w:val="0"/>
              </w:rPr>
            </w:pPr>
            <w:r w:rsidRPr="00977EA3">
              <w:rPr>
                <w:noProof w:val="0"/>
              </w:rPr>
              <w:t>R</w:t>
            </w:r>
          </w:p>
        </w:tc>
        <w:tc>
          <w:tcPr>
            <w:tcW w:w="872" w:type="dxa"/>
          </w:tcPr>
          <w:p w14:paraId="44D6B2DD" w14:textId="77777777" w:rsidR="007A1F44" w:rsidRPr="00977EA3" w:rsidRDefault="007A1F44" w:rsidP="00B6518F">
            <w:pPr>
              <w:pStyle w:val="TableEntry"/>
              <w:rPr>
                <w:noProof w:val="0"/>
              </w:rPr>
            </w:pPr>
            <w:r w:rsidRPr="00977EA3">
              <w:rPr>
                <w:noProof w:val="0"/>
              </w:rPr>
              <w:t>[1..1]</w:t>
            </w:r>
          </w:p>
        </w:tc>
        <w:tc>
          <w:tcPr>
            <w:tcW w:w="1701" w:type="dxa"/>
          </w:tcPr>
          <w:p w14:paraId="7B98A75E" w14:textId="77777777" w:rsidR="007A1F44" w:rsidRPr="00977EA3" w:rsidRDefault="007A1F44" w:rsidP="00A66DA8">
            <w:pPr>
              <w:pStyle w:val="TableEntry"/>
              <w:jc w:val="center"/>
              <w:rPr>
                <w:noProof w:val="0"/>
              </w:rPr>
            </w:pPr>
            <w:r w:rsidRPr="00977EA3">
              <w:rPr>
                <w:noProof w:val="0"/>
              </w:rPr>
              <w:t>6</w:t>
            </w:r>
          </w:p>
        </w:tc>
      </w:tr>
      <w:tr w:rsidR="007A1F44" w:rsidRPr="00977EA3" w14:paraId="4DC6A2B9" w14:textId="77777777">
        <w:trPr>
          <w:cantSplit/>
          <w:jc w:val="center"/>
        </w:trPr>
        <w:tc>
          <w:tcPr>
            <w:tcW w:w="1951" w:type="dxa"/>
          </w:tcPr>
          <w:p w14:paraId="4D7E6C58" w14:textId="77777777" w:rsidR="007A1F44" w:rsidRPr="00977EA3" w:rsidRDefault="007A1F44" w:rsidP="00A0052B">
            <w:pPr>
              <w:pStyle w:val="TableEntry"/>
              <w:rPr>
                <w:noProof w:val="0"/>
              </w:rPr>
            </w:pPr>
            <w:r w:rsidRPr="00977EA3">
              <w:rPr>
                <w:noProof w:val="0"/>
              </w:rPr>
              <w:t xml:space="preserve">  ROL</w:t>
            </w:r>
          </w:p>
        </w:tc>
        <w:tc>
          <w:tcPr>
            <w:tcW w:w="3544" w:type="dxa"/>
          </w:tcPr>
          <w:p w14:paraId="060F546C" w14:textId="77777777" w:rsidR="007A1F44" w:rsidRPr="00977EA3" w:rsidRDefault="007A1F44" w:rsidP="00A0052B">
            <w:pPr>
              <w:pStyle w:val="TableEntry"/>
              <w:rPr>
                <w:noProof w:val="0"/>
              </w:rPr>
            </w:pPr>
            <w:r w:rsidRPr="00977EA3">
              <w:rPr>
                <w:noProof w:val="0"/>
              </w:rPr>
              <w:t>Role</w:t>
            </w:r>
          </w:p>
        </w:tc>
        <w:tc>
          <w:tcPr>
            <w:tcW w:w="971" w:type="dxa"/>
          </w:tcPr>
          <w:p w14:paraId="15266EA8" w14:textId="77777777" w:rsidR="007A1F44" w:rsidRPr="00977EA3" w:rsidRDefault="007A1F44" w:rsidP="00B6518F">
            <w:pPr>
              <w:pStyle w:val="TableEntry"/>
              <w:rPr>
                <w:noProof w:val="0"/>
              </w:rPr>
            </w:pPr>
            <w:r w:rsidRPr="00977EA3">
              <w:rPr>
                <w:noProof w:val="0"/>
              </w:rPr>
              <w:t>O</w:t>
            </w:r>
          </w:p>
        </w:tc>
        <w:tc>
          <w:tcPr>
            <w:tcW w:w="872" w:type="dxa"/>
          </w:tcPr>
          <w:p w14:paraId="7E6FD814" w14:textId="77777777" w:rsidR="007A1F44" w:rsidRPr="00977EA3" w:rsidRDefault="007A1F44" w:rsidP="00B6518F">
            <w:pPr>
              <w:pStyle w:val="TableEntry"/>
              <w:rPr>
                <w:noProof w:val="0"/>
              </w:rPr>
            </w:pPr>
            <w:r w:rsidRPr="00977EA3">
              <w:rPr>
                <w:noProof w:val="0"/>
              </w:rPr>
              <w:t>[0..*]</w:t>
            </w:r>
          </w:p>
        </w:tc>
        <w:tc>
          <w:tcPr>
            <w:tcW w:w="1701" w:type="dxa"/>
          </w:tcPr>
          <w:p w14:paraId="23C1682F" w14:textId="77777777" w:rsidR="007A1F44" w:rsidRPr="00977EA3" w:rsidRDefault="007A1F44" w:rsidP="00A66DA8">
            <w:pPr>
              <w:pStyle w:val="TableEntry"/>
              <w:jc w:val="center"/>
              <w:rPr>
                <w:noProof w:val="0"/>
              </w:rPr>
            </w:pPr>
            <w:r w:rsidRPr="00977EA3">
              <w:rPr>
                <w:noProof w:val="0"/>
              </w:rPr>
              <w:t>15</w:t>
            </w:r>
          </w:p>
        </w:tc>
      </w:tr>
      <w:tr w:rsidR="007A1F44" w:rsidRPr="00977EA3" w14:paraId="1B43F618" w14:textId="77777777">
        <w:trPr>
          <w:cantSplit/>
          <w:jc w:val="center"/>
        </w:trPr>
        <w:tc>
          <w:tcPr>
            <w:tcW w:w="1951" w:type="dxa"/>
          </w:tcPr>
          <w:p w14:paraId="585D7044" w14:textId="77777777" w:rsidR="007A1F44" w:rsidRPr="00977EA3" w:rsidRDefault="007A1F44" w:rsidP="00A0052B">
            <w:pPr>
              <w:pStyle w:val="TableEntry"/>
              <w:rPr>
                <w:noProof w:val="0"/>
              </w:rPr>
            </w:pPr>
            <w:r w:rsidRPr="00977EA3">
              <w:rPr>
                <w:noProof w:val="0"/>
              </w:rPr>
              <w:t>---</w:t>
            </w:r>
          </w:p>
        </w:tc>
        <w:tc>
          <w:tcPr>
            <w:tcW w:w="3544" w:type="dxa"/>
          </w:tcPr>
          <w:p w14:paraId="13A8D179" w14:textId="77777777" w:rsidR="007A1F44" w:rsidRPr="00977EA3" w:rsidRDefault="007A1F44" w:rsidP="00A0052B">
            <w:pPr>
              <w:pStyle w:val="TableEntry"/>
              <w:rPr>
                <w:noProof w:val="0"/>
              </w:rPr>
            </w:pPr>
            <w:r w:rsidRPr="00977EA3">
              <w:rPr>
                <w:noProof w:val="0"/>
              </w:rPr>
              <w:t>--- PROCEDURE end</w:t>
            </w:r>
          </w:p>
        </w:tc>
        <w:tc>
          <w:tcPr>
            <w:tcW w:w="971" w:type="dxa"/>
          </w:tcPr>
          <w:p w14:paraId="4E78D098" w14:textId="77777777" w:rsidR="007A1F44" w:rsidRPr="00977EA3" w:rsidRDefault="007A1F44" w:rsidP="00B6518F">
            <w:pPr>
              <w:pStyle w:val="TableEntry"/>
              <w:rPr>
                <w:noProof w:val="0"/>
              </w:rPr>
            </w:pPr>
          </w:p>
        </w:tc>
        <w:tc>
          <w:tcPr>
            <w:tcW w:w="872" w:type="dxa"/>
          </w:tcPr>
          <w:p w14:paraId="0BE7358F" w14:textId="77777777" w:rsidR="007A1F44" w:rsidRPr="00977EA3" w:rsidRDefault="007A1F44" w:rsidP="00B6518F">
            <w:pPr>
              <w:pStyle w:val="TableEntry"/>
              <w:rPr>
                <w:noProof w:val="0"/>
              </w:rPr>
            </w:pPr>
          </w:p>
        </w:tc>
        <w:tc>
          <w:tcPr>
            <w:tcW w:w="1701" w:type="dxa"/>
          </w:tcPr>
          <w:p w14:paraId="3FFE565D" w14:textId="77777777" w:rsidR="007A1F44" w:rsidRPr="00977EA3" w:rsidRDefault="007A1F44" w:rsidP="00A66DA8">
            <w:pPr>
              <w:pStyle w:val="TableEntry"/>
              <w:jc w:val="center"/>
              <w:rPr>
                <w:noProof w:val="0"/>
              </w:rPr>
            </w:pPr>
          </w:p>
        </w:tc>
      </w:tr>
      <w:tr w:rsidR="007A1F44" w:rsidRPr="00977EA3" w14:paraId="6D5EF6A8" w14:textId="77777777">
        <w:trPr>
          <w:cantSplit/>
          <w:jc w:val="center"/>
        </w:trPr>
        <w:tc>
          <w:tcPr>
            <w:tcW w:w="1951" w:type="dxa"/>
          </w:tcPr>
          <w:p w14:paraId="1944B510" w14:textId="77777777" w:rsidR="007A1F44" w:rsidRPr="00977EA3" w:rsidRDefault="007A1F44" w:rsidP="00A0052B">
            <w:pPr>
              <w:pStyle w:val="TableEntry"/>
              <w:rPr>
                <w:noProof w:val="0"/>
              </w:rPr>
            </w:pPr>
            <w:r w:rsidRPr="00977EA3">
              <w:rPr>
                <w:noProof w:val="0"/>
              </w:rPr>
              <w:t>GT1</w:t>
            </w:r>
          </w:p>
        </w:tc>
        <w:tc>
          <w:tcPr>
            <w:tcW w:w="3544" w:type="dxa"/>
          </w:tcPr>
          <w:p w14:paraId="7BE2DF15" w14:textId="77777777" w:rsidR="007A1F44" w:rsidRPr="00977EA3" w:rsidRDefault="007A1F44" w:rsidP="00A0052B">
            <w:pPr>
              <w:pStyle w:val="TableEntry"/>
              <w:rPr>
                <w:noProof w:val="0"/>
              </w:rPr>
            </w:pPr>
            <w:r w:rsidRPr="00977EA3">
              <w:rPr>
                <w:noProof w:val="0"/>
              </w:rPr>
              <w:t>Guarantor</w:t>
            </w:r>
          </w:p>
        </w:tc>
        <w:tc>
          <w:tcPr>
            <w:tcW w:w="971" w:type="dxa"/>
          </w:tcPr>
          <w:p w14:paraId="49951247" w14:textId="77777777" w:rsidR="007A1F44" w:rsidRPr="00977EA3" w:rsidRDefault="007A1F44" w:rsidP="00B6518F">
            <w:pPr>
              <w:pStyle w:val="TableEntry"/>
              <w:rPr>
                <w:noProof w:val="0"/>
              </w:rPr>
            </w:pPr>
            <w:r w:rsidRPr="00977EA3">
              <w:rPr>
                <w:noProof w:val="0"/>
              </w:rPr>
              <w:t>O</w:t>
            </w:r>
          </w:p>
        </w:tc>
        <w:tc>
          <w:tcPr>
            <w:tcW w:w="872" w:type="dxa"/>
          </w:tcPr>
          <w:p w14:paraId="76EB0C20" w14:textId="77777777" w:rsidR="007A1F44" w:rsidRPr="00977EA3" w:rsidRDefault="007A1F44" w:rsidP="00B6518F">
            <w:pPr>
              <w:pStyle w:val="TableEntry"/>
              <w:rPr>
                <w:noProof w:val="0"/>
              </w:rPr>
            </w:pPr>
            <w:r w:rsidRPr="00977EA3">
              <w:rPr>
                <w:noProof w:val="0"/>
              </w:rPr>
              <w:t>[0..*]</w:t>
            </w:r>
          </w:p>
        </w:tc>
        <w:tc>
          <w:tcPr>
            <w:tcW w:w="1701" w:type="dxa"/>
          </w:tcPr>
          <w:p w14:paraId="323D1BC4" w14:textId="77777777" w:rsidR="007A1F44" w:rsidRPr="00977EA3" w:rsidRDefault="007A1F44" w:rsidP="00A66DA8">
            <w:pPr>
              <w:pStyle w:val="TableEntry"/>
              <w:jc w:val="center"/>
              <w:rPr>
                <w:noProof w:val="0"/>
              </w:rPr>
            </w:pPr>
            <w:r w:rsidRPr="00977EA3">
              <w:rPr>
                <w:noProof w:val="0"/>
              </w:rPr>
              <w:t>6</w:t>
            </w:r>
          </w:p>
        </w:tc>
      </w:tr>
      <w:tr w:rsidR="007A1F44" w:rsidRPr="00977EA3" w14:paraId="081A9C6E" w14:textId="77777777">
        <w:trPr>
          <w:cantSplit/>
          <w:jc w:val="center"/>
        </w:trPr>
        <w:tc>
          <w:tcPr>
            <w:tcW w:w="1951" w:type="dxa"/>
          </w:tcPr>
          <w:p w14:paraId="6F297DAB" w14:textId="77777777" w:rsidR="007A1F44" w:rsidRPr="00977EA3" w:rsidRDefault="007A1F44" w:rsidP="00A0052B">
            <w:pPr>
              <w:pStyle w:val="TableEntry"/>
              <w:rPr>
                <w:noProof w:val="0"/>
              </w:rPr>
            </w:pPr>
            <w:r w:rsidRPr="00977EA3">
              <w:rPr>
                <w:noProof w:val="0"/>
              </w:rPr>
              <w:t>---</w:t>
            </w:r>
          </w:p>
        </w:tc>
        <w:tc>
          <w:tcPr>
            <w:tcW w:w="3544" w:type="dxa"/>
          </w:tcPr>
          <w:p w14:paraId="25C70607" w14:textId="77777777" w:rsidR="007A1F44" w:rsidRPr="00977EA3" w:rsidRDefault="007A1F44" w:rsidP="00A0052B">
            <w:pPr>
              <w:pStyle w:val="TableEntry"/>
              <w:rPr>
                <w:noProof w:val="0"/>
              </w:rPr>
            </w:pPr>
            <w:r w:rsidRPr="00977EA3">
              <w:rPr>
                <w:noProof w:val="0"/>
              </w:rPr>
              <w:t>--- INSURANCE begin</w:t>
            </w:r>
          </w:p>
        </w:tc>
        <w:tc>
          <w:tcPr>
            <w:tcW w:w="971" w:type="dxa"/>
          </w:tcPr>
          <w:p w14:paraId="5F3F0C96" w14:textId="77777777" w:rsidR="007A1F44" w:rsidRPr="00977EA3" w:rsidRDefault="007A1F44" w:rsidP="00B6518F">
            <w:pPr>
              <w:pStyle w:val="TableEntry"/>
              <w:rPr>
                <w:noProof w:val="0"/>
              </w:rPr>
            </w:pPr>
            <w:r w:rsidRPr="00977EA3">
              <w:rPr>
                <w:noProof w:val="0"/>
              </w:rPr>
              <w:t>O</w:t>
            </w:r>
          </w:p>
        </w:tc>
        <w:tc>
          <w:tcPr>
            <w:tcW w:w="872" w:type="dxa"/>
          </w:tcPr>
          <w:p w14:paraId="10D2D2BA" w14:textId="77777777" w:rsidR="007A1F44" w:rsidRPr="00977EA3" w:rsidRDefault="007A1F44" w:rsidP="00B6518F">
            <w:pPr>
              <w:pStyle w:val="TableEntry"/>
              <w:rPr>
                <w:noProof w:val="0"/>
              </w:rPr>
            </w:pPr>
            <w:r w:rsidRPr="00977EA3">
              <w:rPr>
                <w:noProof w:val="0"/>
              </w:rPr>
              <w:t>[0..*]</w:t>
            </w:r>
          </w:p>
        </w:tc>
        <w:tc>
          <w:tcPr>
            <w:tcW w:w="1701" w:type="dxa"/>
          </w:tcPr>
          <w:p w14:paraId="02EAE332" w14:textId="77777777" w:rsidR="007A1F44" w:rsidRPr="00977EA3" w:rsidRDefault="007A1F44" w:rsidP="00A66DA8">
            <w:pPr>
              <w:pStyle w:val="TableEntry"/>
              <w:jc w:val="center"/>
              <w:rPr>
                <w:noProof w:val="0"/>
              </w:rPr>
            </w:pPr>
          </w:p>
        </w:tc>
      </w:tr>
      <w:tr w:rsidR="007A1F44" w:rsidRPr="00977EA3" w14:paraId="328E4493" w14:textId="77777777">
        <w:trPr>
          <w:cantSplit/>
          <w:jc w:val="center"/>
        </w:trPr>
        <w:tc>
          <w:tcPr>
            <w:tcW w:w="1951" w:type="dxa"/>
          </w:tcPr>
          <w:p w14:paraId="7FEFE254" w14:textId="77777777" w:rsidR="007A1F44" w:rsidRPr="00977EA3" w:rsidRDefault="007A1F44" w:rsidP="00A0052B">
            <w:pPr>
              <w:pStyle w:val="TableEntry"/>
              <w:rPr>
                <w:noProof w:val="0"/>
              </w:rPr>
            </w:pPr>
            <w:r w:rsidRPr="00977EA3">
              <w:rPr>
                <w:noProof w:val="0"/>
              </w:rPr>
              <w:t xml:space="preserve">  IN1</w:t>
            </w:r>
          </w:p>
        </w:tc>
        <w:tc>
          <w:tcPr>
            <w:tcW w:w="3544" w:type="dxa"/>
          </w:tcPr>
          <w:p w14:paraId="30CAB475" w14:textId="77777777" w:rsidR="007A1F44" w:rsidRPr="00977EA3" w:rsidRDefault="007A1F44" w:rsidP="00A0052B">
            <w:pPr>
              <w:pStyle w:val="TableEntry"/>
              <w:rPr>
                <w:noProof w:val="0"/>
              </w:rPr>
            </w:pPr>
            <w:r w:rsidRPr="00977EA3">
              <w:rPr>
                <w:noProof w:val="0"/>
              </w:rPr>
              <w:t>Insurance</w:t>
            </w:r>
          </w:p>
        </w:tc>
        <w:tc>
          <w:tcPr>
            <w:tcW w:w="971" w:type="dxa"/>
          </w:tcPr>
          <w:p w14:paraId="6B79B21C" w14:textId="77777777" w:rsidR="007A1F44" w:rsidRPr="00977EA3" w:rsidRDefault="007A1F44" w:rsidP="00B6518F">
            <w:pPr>
              <w:pStyle w:val="TableEntry"/>
              <w:rPr>
                <w:noProof w:val="0"/>
              </w:rPr>
            </w:pPr>
            <w:r w:rsidRPr="00977EA3">
              <w:rPr>
                <w:noProof w:val="0"/>
              </w:rPr>
              <w:t>R</w:t>
            </w:r>
          </w:p>
        </w:tc>
        <w:tc>
          <w:tcPr>
            <w:tcW w:w="872" w:type="dxa"/>
          </w:tcPr>
          <w:p w14:paraId="36B2D28F" w14:textId="77777777" w:rsidR="007A1F44" w:rsidRPr="00977EA3" w:rsidRDefault="007A1F44" w:rsidP="00B6518F">
            <w:pPr>
              <w:pStyle w:val="TableEntry"/>
              <w:rPr>
                <w:noProof w:val="0"/>
              </w:rPr>
            </w:pPr>
            <w:r w:rsidRPr="00977EA3">
              <w:rPr>
                <w:noProof w:val="0"/>
              </w:rPr>
              <w:t>[1..1]</w:t>
            </w:r>
          </w:p>
        </w:tc>
        <w:tc>
          <w:tcPr>
            <w:tcW w:w="1701" w:type="dxa"/>
          </w:tcPr>
          <w:p w14:paraId="0544917E" w14:textId="77777777" w:rsidR="007A1F44" w:rsidRPr="00977EA3" w:rsidRDefault="007A1F44" w:rsidP="00A66DA8">
            <w:pPr>
              <w:pStyle w:val="TableEntry"/>
              <w:jc w:val="center"/>
              <w:rPr>
                <w:noProof w:val="0"/>
              </w:rPr>
            </w:pPr>
            <w:r w:rsidRPr="00977EA3">
              <w:rPr>
                <w:noProof w:val="0"/>
              </w:rPr>
              <w:t>6</w:t>
            </w:r>
          </w:p>
        </w:tc>
      </w:tr>
      <w:tr w:rsidR="007A1F44" w:rsidRPr="00977EA3" w14:paraId="04548507" w14:textId="77777777">
        <w:trPr>
          <w:cantSplit/>
          <w:jc w:val="center"/>
        </w:trPr>
        <w:tc>
          <w:tcPr>
            <w:tcW w:w="1951" w:type="dxa"/>
          </w:tcPr>
          <w:p w14:paraId="16E97EEA" w14:textId="77777777" w:rsidR="007A1F44" w:rsidRPr="00977EA3" w:rsidRDefault="007A1F44" w:rsidP="00A0052B">
            <w:pPr>
              <w:pStyle w:val="TableEntry"/>
              <w:rPr>
                <w:noProof w:val="0"/>
              </w:rPr>
            </w:pPr>
            <w:r w:rsidRPr="00977EA3">
              <w:rPr>
                <w:noProof w:val="0"/>
              </w:rPr>
              <w:t xml:space="preserve">  IN2</w:t>
            </w:r>
          </w:p>
        </w:tc>
        <w:tc>
          <w:tcPr>
            <w:tcW w:w="3544" w:type="dxa"/>
          </w:tcPr>
          <w:p w14:paraId="16B6A3BD" w14:textId="77777777" w:rsidR="007A1F44" w:rsidRPr="00977EA3" w:rsidRDefault="007A1F44" w:rsidP="00A0052B">
            <w:pPr>
              <w:pStyle w:val="TableEntry"/>
              <w:rPr>
                <w:noProof w:val="0"/>
              </w:rPr>
            </w:pPr>
            <w:r w:rsidRPr="00977EA3">
              <w:rPr>
                <w:noProof w:val="0"/>
              </w:rPr>
              <w:t>Insurance Additional Info.</w:t>
            </w:r>
          </w:p>
        </w:tc>
        <w:tc>
          <w:tcPr>
            <w:tcW w:w="971" w:type="dxa"/>
          </w:tcPr>
          <w:p w14:paraId="77B43D22" w14:textId="77777777" w:rsidR="007A1F44" w:rsidRPr="00977EA3" w:rsidRDefault="007A1F44" w:rsidP="00B6518F">
            <w:pPr>
              <w:pStyle w:val="TableEntry"/>
              <w:rPr>
                <w:noProof w:val="0"/>
              </w:rPr>
            </w:pPr>
            <w:r w:rsidRPr="00977EA3">
              <w:rPr>
                <w:noProof w:val="0"/>
              </w:rPr>
              <w:t>O</w:t>
            </w:r>
          </w:p>
        </w:tc>
        <w:tc>
          <w:tcPr>
            <w:tcW w:w="872" w:type="dxa"/>
          </w:tcPr>
          <w:p w14:paraId="589A3963" w14:textId="77777777" w:rsidR="007A1F44" w:rsidRPr="00977EA3" w:rsidRDefault="007A1F44" w:rsidP="00B6518F">
            <w:pPr>
              <w:pStyle w:val="TableEntry"/>
              <w:rPr>
                <w:noProof w:val="0"/>
              </w:rPr>
            </w:pPr>
            <w:r w:rsidRPr="00977EA3">
              <w:rPr>
                <w:noProof w:val="0"/>
              </w:rPr>
              <w:t>[0..1]</w:t>
            </w:r>
          </w:p>
        </w:tc>
        <w:tc>
          <w:tcPr>
            <w:tcW w:w="1701" w:type="dxa"/>
          </w:tcPr>
          <w:p w14:paraId="2F986481" w14:textId="77777777" w:rsidR="007A1F44" w:rsidRPr="00977EA3" w:rsidRDefault="007A1F44" w:rsidP="00A66DA8">
            <w:pPr>
              <w:pStyle w:val="TableEntry"/>
              <w:jc w:val="center"/>
              <w:rPr>
                <w:noProof w:val="0"/>
              </w:rPr>
            </w:pPr>
            <w:r w:rsidRPr="00977EA3">
              <w:rPr>
                <w:noProof w:val="0"/>
              </w:rPr>
              <w:t>6</w:t>
            </w:r>
          </w:p>
        </w:tc>
      </w:tr>
      <w:tr w:rsidR="007A1F44" w:rsidRPr="00977EA3" w14:paraId="014D679C" w14:textId="77777777">
        <w:trPr>
          <w:cantSplit/>
          <w:jc w:val="center"/>
        </w:trPr>
        <w:tc>
          <w:tcPr>
            <w:tcW w:w="1951" w:type="dxa"/>
          </w:tcPr>
          <w:p w14:paraId="3980210E" w14:textId="77777777" w:rsidR="007A1F44" w:rsidRPr="00977EA3" w:rsidRDefault="007A1F44" w:rsidP="00A0052B">
            <w:pPr>
              <w:pStyle w:val="TableEntry"/>
              <w:rPr>
                <w:noProof w:val="0"/>
              </w:rPr>
            </w:pPr>
            <w:r w:rsidRPr="00977EA3">
              <w:rPr>
                <w:noProof w:val="0"/>
              </w:rPr>
              <w:t xml:space="preserve">  IN3 </w:t>
            </w:r>
          </w:p>
        </w:tc>
        <w:tc>
          <w:tcPr>
            <w:tcW w:w="3544" w:type="dxa"/>
          </w:tcPr>
          <w:p w14:paraId="0380E2D1"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028A1F68" w14:textId="77777777" w:rsidR="007A1F44" w:rsidRPr="00977EA3" w:rsidRDefault="007A1F44" w:rsidP="00B6518F">
            <w:pPr>
              <w:pStyle w:val="TableEntry"/>
              <w:rPr>
                <w:noProof w:val="0"/>
              </w:rPr>
            </w:pPr>
            <w:r w:rsidRPr="00977EA3">
              <w:rPr>
                <w:noProof w:val="0"/>
              </w:rPr>
              <w:t>O</w:t>
            </w:r>
          </w:p>
        </w:tc>
        <w:tc>
          <w:tcPr>
            <w:tcW w:w="872" w:type="dxa"/>
          </w:tcPr>
          <w:p w14:paraId="07E38418" w14:textId="77777777" w:rsidR="007A1F44" w:rsidRPr="00977EA3" w:rsidRDefault="007A1F44" w:rsidP="00B6518F">
            <w:pPr>
              <w:pStyle w:val="TableEntry"/>
              <w:rPr>
                <w:noProof w:val="0"/>
              </w:rPr>
            </w:pPr>
            <w:r w:rsidRPr="00977EA3">
              <w:rPr>
                <w:noProof w:val="0"/>
              </w:rPr>
              <w:t>[0..1]</w:t>
            </w:r>
          </w:p>
        </w:tc>
        <w:tc>
          <w:tcPr>
            <w:tcW w:w="1701" w:type="dxa"/>
          </w:tcPr>
          <w:p w14:paraId="3E4F3FBF" w14:textId="77777777" w:rsidR="007A1F44" w:rsidRPr="00977EA3" w:rsidRDefault="007A1F44" w:rsidP="00A66DA8">
            <w:pPr>
              <w:pStyle w:val="TableEntry"/>
              <w:jc w:val="center"/>
              <w:rPr>
                <w:noProof w:val="0"/>
              </w:rPr>
            </w:pPr>
            <w:r w:rsidRPr="00977EA3">
              <w:rPr>
                <w:noProof w:val="0"/>
              </w:rPr>
              <w:t>6</w:t>
            </w:r>
          </w:p>
        </w:tc>
      </w:tr>
      <w:tr w:rsidR="007A1F44" w:rsidRPr="00977EA3" w14:paraId="165A3276" w14:textId="77777777">
        <w:trPr>
          <w:cantSplit/>
          <w:jc w:val="center"/>
        </w:trPr>
        <w:tc>
          <w:tcPr>
            <w:tcW w:w="1951" w:type="dxa"/>
          </w:tcPr>
          <w:p w14:paraId="118C7F13" w14:textId="77777777" w:rsidR="007A1F44" w:rsidRPr="00977EA3" w:rsidRDefault="007A1F44" w:rsidP="00A0052B">
            <w:pPr>
              <w:pStyle w:val="TableEntry"/>
              <w:rPr>
                <w:noProof w:val="0"/>
              </w:rPr>
            </w:pPr>
            <w:r w:rsidRPr="00977EA3">
              <w:rPr>
                <w:noProof w:val="0"/>
              </w:rPr>
              <w:t xml:space="preserve">  ROL</w:t>
            </w:r>
          </w:p>
        </w:tc>
        <w:tc>
          <w:tcPr>
            <w:tcW w:w="3544" w:type="dxa"/>
          </w:tcPr>
          <w:p w14:paraId="55F3C69B" w14:textId="77777777" w:rsidR="007A1F44" w:rsidRPr="00977EA3" w:rsidRDefault="007A1F44" w:rsidP="00A0052B">
            <w:pPr>
              <w:pStyle w:val="TableEntry"/>
              <w:rPr>
                <w:noProof w:val="0"/>
              </w:rPr>
            </w:pPr>
            <w:r w:rsidRPr="00977EA3">
              <w:rPr>
                <w:noProof w:val="0"/>
              </w:rPr>
              <w:t>Role</w:t>
            </w:r>
          </w:p>
        </w:tc>
        <w:tc>
          <w:tcPr>
            <w:tcW w:w="971" w:type="dxa"/>
          </w:tcPr>
          <w:p w14:paraId="04171153" w14:textId="77777777" w:rsidR="007A1F44" w:rsidRPr="00977EA3" w:rsidRDefault="007A1F44" w:rsidP="00B6518F">
            <w:pPr>
              <w:pStyle w:val="TableEntry"/>
              <w:rPr>
                <w:noProof w:val="0"/>
              </w:rPr>
            </w:pPr>
            <w:r w:rsidRPr="00977EA3">
              <w:rPr>
                <w:noProof w:val="0"/>
              </w:rPr>
              <w:t>O</w:t>
            </w:r>
          </w:p>
        </w:tc>
        <w:tc>
          <w:tcPr>
            <w:tcW w:w="872" w:type="dxa"/>
          </w:tcPr>
          <w:p w14:paraId="04005341" w14:textId="77777777" w:rsidR="007A1F44" w:rsidRPr="00977EA3" w:rsidRDefault="007A1F44" w:rsidP="00B6518F">
            <w:pPr>
              <w:pStyle w:val="TableEntry"/>
              <w:rPr>
                <w:noProof w:val="0"/>
              </w:rPr>
            </w:pPr>
            <w:r w:rsidRPr="00977EA3">
              <w:rPr>
                <w:noProof w:val="0"/>
              </w:rPr>
              <w:t>[0..*]</w:t>
            </w:r>
          </w:p>
        </w:tc>
        <w:tc>
          <w:tcPr>
            <w:tcW w:w="1701" w:type="dxa"/>
          </w:tcPr>
          <w:p w14:paraId="1B869DA3" w14:textId="77777777" w:rsidR="007A1F44" w:rsidRPr="00977EA3" w:rsidRDefault="007A1F44" w:rsidP="00A66DA8">
            <w:pPr>
              <w:pStyle w:val="TableEntry"/>
              <w:jc w:val="center"/>
              <w:rPr>
                <w:noProof w:val="0"/>
              </w:rPr>
            </w:pPr>
            <w:r w:rsidRPr="00977EA3">
              <w:rPr>
                <w:noProof w:val="0"/>
              </w:rPr>
              <w:t>15</w:t>
            </w:r>
          </w:p>
        </w:tc>
      </w:tr>
      <w:tr w:rsidR="007A1F44" w:rsidRPr="00977EA3" w14:paraId="11F1BC9B" w14:textId="77777777">
        <w:trPr>
          <w:cantSplit/>
          <w:jc w:val="center"/>
        </w:trPr>
        <w:tc>
          <w:tcPr>
            <w:tcW w:w="1951" w:type="dxa"/>
          </w:tcPr>
          <w:p w14:paraId="1D4E8DD8" w14:textId="77777777" w:rsidR="007A1F44" w:rsidRPr="00977EA3" w:rsidRDefault="007A1F44" w:rsidP="00A0052B">
            <w:pPr>
              <w:pStyle w:val="TableEntry"/>
              <w:rPr>
                <w:noProof w:val="0"/>
              </w:rPr>
            </w:pPr>
            <w:r w:rsidRPr="00977EA3">
              <w:rPr>
                <w:noProof w:val="0"/>
              </w:rPr>
              <w:t>---</w:t>
            </w:r>
          </w:p>
        </w:tc>
        <w:tc>
          <w:tcPr>
            <w:tcW w:w="3544" w:type="dxa"/>
          </w:tcPr>
          <w:p w14:paraId="69A45B0D" w14:textId="77777777" w:rsidR="007A1F44" w:rsidRPr="00977EA3" w:rsidRDefault="007A1F44" w:rsidP="00A0052B">
            <w:pPr>
              <w:pStyle w:val="TableEntry"/>
              <w:rPr>
                <w:noProof w:val="0"/>
              </w:rPr>
            </w:pPr>
            <w:r w:rsidRPr="00977EA3">
              <w:rPr>
                <w:noProof w:val="0"/>
              </w:rPr>
              <w:t>--- INSURANCE end</w:t>
            </w:r>
          </w:p>
        </w:tc>
        <w:tc>
          <w:tcPr>
            <w:tcW w:w="971" w:type="dxa"/>
          </w:tcPr>
          <w:p w14:paraId="6145FBC7" w14:textId="77777777" w:rsidR="007A1F44" w:rsidRPr="00977EA3" w:rsidRDefault="007A1F44" w:rsidP="00B6518F">
            <w:pPr>
              <w:pStyle w:val="TableEntry"/>
              <w:rPr>
                <w:noProof w:val="0"/>
              </w:rPr>
            </w:pPr>
          </w:p>
        </w:tc>
        <w:tc>
          <w:tcPr>
            <w:tcW w:w="872" w:type="dxa"/>
          </w:tcPr>
          <w:p w14:paraId="54D8FD60" w14:textId="77777777" w:rsidR="007A1F44" w:rsidRPr="00977EA3" w:rsidRDefault="007A1F44" w:rsidP="00B6518F">
            <w:pPr>
              <w:pStyle w:val="TableEntry"/>
              <w:rPr>
                <w:noProof w:val="0"/>
              </w:rPr>
            </w:pPr>
          </w:p>
        </w:tc>
        <w:tc>
          <w:tcPr>
            <w:tcW w:w="1701" w:type="dxa"/>
          </w:tcPr>
          <w:p w14:paraId="237D1DEC" w14:textId="77777777" w:rsidR="007A1F44" w:rsidRPr="00977EA3" w:rsidRDefault="007A1F44" w:rsidP="00A66DA8">
            <w:pPr>
              <w:pStyle w:val="TableEntry"/>
              <w:jc w:val="center"/>
              <w:rPr>
                <w:noProof w:val="0"/>
              </w:rPr>
            </w:pPr>
          </w:p>
        </w:tc>
      </w:tr>
      <w:tr w:rsidR="007A1F44" w:rsidRPr="00977EA3" w14:paraId="4C6D5AB8" w14:textId="77777777">
        <w:trPr>
          <w:cantSplit/>
          <w:jc w:val="center"/>
        </w:trPr>
        <w:tc>
          <w:tcPr>
            <w:tcW w:w="1951" w:type="dxa"/>
          </w:tcPr>
          <w:p w14:paraId="01DD3FEF" w14:textId="77777777" w:rsidR="007A1F44" w:rsidRPr="00977EA3" w:rsidRDefault="007A1F44" w:rsidP="00A0052B">
            <w:pPr>
              <w:pStyle w:val="TableEntry"/>
              <w:rPr>
                <w:noProof w:val="0"/>
              </w:rPr>
            </w:pPr>
            <w:r w:rsidRPr="00977EA3">
              <w:rPr>
                <w:noProof w:val="0"/>
              </w:rPr>
              <w:t>ACC</w:t>
            </w:r>
          </w:p>
        </w:tc>
        <w:tc>
          <w:tcPr>
            <w:tcW w:w="3544" w:type="dxa"/>
          </w:tcPr>
          <w:p w14:paraId="1FEA5B17"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CB53BB9" w14:textId="77777777" w:rsidR="007A1F44" w:rsidRPr="00977EA3" w:rsidRDefault="007A1F44" w:rsidP="00B6518F">
            <w:pPr>
              <w:pStyle w:val="TableEntry"/>
              <w:rPr>
                <w:noProof w:val="0"/>
              </w:rPr>
            </w:pPr>
            <w:r w:rsidRPr="00977EA3">
              <w:rPr>
                <w:noProof w:val="0"/>
              </w:rPr>
              <w:t>O</w:t>
            </w:r>
          </w:p>
        </w:tc>
        <w:tc>
          <w:tcPr>
            <w:tcW w:w="872" w:type="dxa"/>
          </w:tcPr>
          <w:p w14:paraId="4FC12C28" w14:textId="77777777" w:rsidR="007A1F44" w:rsidRPr="00977EA3" w:rsidRDefault="007A1F44" w:rsidP="00B6518F">
            <w:pPr>
              <w:pStyle w:val="TableEntry"/>
              <w:rPr>
                <w:noProof w:val="0"/>
              </w:rPr>
            </w:pPr>
            <w:r w:rsidRPr="00977EA3">
              <w:rPr>
                <w:noProof w:val="0"/>
              </w:rPr>
              <w:t>[0..1]</w:t>
            </w:r>
          </w:p>
        </w:tc>
        <w:tc>
          <w:tcPr>
            <w:tcW w:w="1701" w:type="dxa"/>
          </w:tcPr>
          <w:p w14:paraId="40C7CF6D" w14:textId="77777777" w:rsidR="007A1F44" w:rsidRPr="00977EA3" w:rsidRDefault="007A1F44" w:rsidP="00A66DA8">
            <w:pPr>
              <w:pStyle w:val="TableEntry"/>
              <w:jc w:val="center"/>
              <w:rPr>
                <w:noProof w:val="0"/>
              </w:rPr>
            </w:pPr>
            <w:r w:rsidRPr="00977EA3">
              <w:rPr>
                <w:noProof w:val="0"/>
              </w:rPr>
              <w:t>6</w:t>
            </w:r>
          </w:p>
        </w:tc>
      </w:tr>
      <w:tr w:rsidR="007A1F44" w:rsidRPr="00977EA3" w14:paraId="61535546" w14:textId="77777777">
        <w:trPr>
          <w:cantSplit/>
          <w:jc w:val="center"/>
        </w:trPr>
        <w:tc>
          <w:tcPr>
            <w:tcW w:w="1951" w:type="dxa"/>
          </w:tcPr>
          <w:p w14:paraId="1A3E21AF" w14:textId="77777777" w:rsidR="007A1F44" w:rsidRPr="00977EA3" w:rsidRDefault="007A1F44" w:rsidP="00A0052B">
            <w:pPr>
              <w:pStyle w:val="TableEntry"/>
              <w:rPr>
                <w:noProof w:val="0"/>
              </w:rPr>
            </w:pPr>
            <w:r w:rsidRPr="00977EA3">
              <w:rPr>
                <w:noProof w:val="0"/>
              </w:rPr>
              <w:t>UB1</w:t>
            </w:r>
          </w:p>
        </w:tc>
        <w:tc>
          <w:tcPr>
            <w:tcW w:w="3544" w:type="dxa"/>
          </w:tcPr>
          <w:p w14:paraId="5C9EEC12"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57D362E7" w14:textId="77777777" w:rsidR="007A1F44" w:rsidRPr="00977EA3" w:rsidRDefault="007A1F44" w:rsidP="00B6518F">
            <w:pPr>
              <w:pStyle w:val="TableEntry"/>
              <w:rPr>
                <w:noProof w:val="0"/>
              </w:rPr>
            </w:pPr>
            <w:r w:rsidRPr="00977EA3">
              <w:rPr>
                <w:noProof w:val="0"/>
              </w:rPr>
              <w:t>O</w:t>
            </w:r>
          </w:p>
        </w:tc>
        <w:tc>
          <w:tcPr>
            <w:tcW w:w="872" w:type="dxa"/>
          </w:tcPr>
          <w:p w14:paraId="63861520" w14:textId="77777777" w:rsidR="007A1F44" w:rsidRPr="00977EA3" w:rsidRDefault="007A1F44" w:rsidP="00B6518F">
            <w:pPr>
              <w:pStyle w:val="TableEntry"/>
              <w:rPr>
                <w:noProof w:val="0"/>
              </w:rPr>
            </w:pPr>
            <w:r w:rsidRPr="00977EA3">
              <w:rPr>
                <w:noProof w:val="0"/>
              </w:rPr>
              <w:t>[0..1]</w:t>
            </w:r>
          </w:p>
        </w:tc>
        <w:tc>
          <w:tcPr>
            <w:tcW w:w="1701" w:type="dxa"/>
          </w:tcPr>
          <w:p w14:paraId="29E56B55" w14:textId="77777777" w:rsidR="007A1F44" w:rsidRPr="00977EA3" w:rsidRDefault="007A1F44" w:rsidP="00A66DA8">
            <w:pPr>
              <w:pStyle w:val="TableEntry"/>
              <w:jc w:val="center"/>
              <w:rPr>
                <w:noProof w:val="0"/>
              </w:rPr>
            </w:pPr>
            <w:r w:rsidRPr="00977EA3">
              <w:rPr>
                <w:noProof w:val="0"/>
              </w:rPr>
              <w:t>6</w:t>
            </w:r>
          </w:p>
        </w:tc>
      </w:tr>
      <w:tr w:rsidR="007A1F44" w:rsidRPr="00977EA3" w14:paraId="171E0456" w14:textId="77777777">
        <w:trPr>
          <w:cantSplit/>
          <w:jc w:val="center"/>
        </w:trPr>
        <w:tc>
          <w:tcPr>
            <w:tcW w:w="1951" w:type="dxa"/>
          </w:tcPr>
          <w:p w14:paraId="54FB3D83" w14:textId="77777777" w:rsidR="007A1F44" w:rsidRPr="00977EA3" w:rsidRDefault="007A1F44" w:rsidP="00A0052B">
            <w:pPr>
              <w:pStyle w:val="TableEntry"/>
              <w:rPr>
                <w:noProof w:val="0"/>
              </w:rPr>
            </w:pPr>
            <w:r w:rsidRPr="00977EA3">
              <w:rPr>
                <w:noProof w:val="0"/>
              </w:rPr>
              <w:t>UB2</w:t>
            </w:r>
          </w:p>
        </w:tc>
        <w:tc>
          <w:tcPr>
            <w:tcW w:w="3544" w:type="dxa"/>
          </w:tcPr>
          <w:p w14:paraId="4573B7AF"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035AA066" w14:textId="77777777" w:rsidR="007A1F44" w:rsidRPr="00977EA3" w:rsidRDefault="007A1F44" w:rsidP="00B6518F">
            <w:pPr>
              <w:pStyle w:val="TableEntry"/>
              <w:rPr>
                <w:noProof w:val="0"/>
              </w:rPr>
            </w:pPr>
            <w:r w:rsidRPr="00977EA3">
              <w:rPr>
                <w:noProof w:val="0"/>
              </w:rPr>
              <w:t>O</w:t>
            </w:r>
          </w:p>
        </w:tc>
        <w:tc>
          <w:tcPr>
            <w:tcW w:w="872" w:type="dxa"/>
          </w:tcPr>
          <w:p w14:paraId="46C82B24" w14:textId="77777777" w:rsidR="007A1F44" w:rsidRPr="00977EA3" w:rsidRDefault="007A1F44" w:rsidP="00B6518F">
            <w:pPr>
              <w:pStyle w:val="TableEntry"/>
              <w:rPr>
                <w:noProof w:val="0"/>
              </w:rPr>
            </w:pPr>
            <w:r w:rsidRPr="00977EA3">
              <w:rPr>
                <w:noProof w:val="0"/>
              </w:rPr>
              <w:t>[0..1]</w:t>
            </w:r>
          </w:p>
        </w:tc>
        <w:tc>
          <w:tcPr>
            <w:tcW w:w="1701" w:type="dxa"/>
          </w:tcPr>
          <w:p w14:paraId="082BE5DD" w14:textId="77777777" w:rsidR="007A1F44" w:rsidRPr="00977EA3" w:rsidRDefault="007A1F44" w:rsidP="00A66DA8">
            <w:pPr>
              <w:pStyle w:val="TableEntry"/>
              <w:jc w:val="center"/>
              <w:rPr>
                <w:noProof w:val="0"/>
              </w:rPr>
            </w:pPr>
            <w:r w:rsidRPr="00977EA3">
              <w:rPr>
                <w:noProof w:val="0"/>
              </w:rPr>
              <w:t>6</w:t>
            </w:r>
          </w:p>
        </w:tc>
      </w:tr>
      <w:tr w:rsidR="007A1F44" w:rsidRPr="00977EA3" w14:paraId="42A0E0AE" w14:textId="77777777">
        <w:trPr>
          <w:cantSplit/>
          <w:jc w:val="center"/>
        </w:trPr>
        <w:tc>
          <w:tcPr>
            <w:tcW w:w="1951" w:type="dxa"/>
          </w:tcPr>
          <w:p w14:paraId="759921CB" w14:textId="77777777" w:rsidR="007A1F44" w:rsidRPr="00977EA3" w:rsidRDefault="007A1F44" w:rsidP="00A0052B">
            <w:pPr>
              <w:pStyle w:val="TableEntry"/>
              <w:rPr>
                <w:noProof w:val="0"/>
              </w:rPr>
            </w:pPr>
            <w:r w:rsidRPr="00977EA3">
              <w:rPr>
                <w:noProof w:val="0"/>
              </w:rPr>
              <w:t>PDA</w:t>
            </w:r>
          </w:p>
        </w:tc>
        <w:tc>
          <w:tcPr>
            <w:tcW w:w="3544" w:type="dxa"/>
          </w:tcPr>
          <w:p w14:paraId="0EB25EB0" w14:textId="77777777" w:rsidR="007A1F44" w:rsidRPr="00977EA3" w:rsidRDefault="007A1F44" w:rsidP="00A0052B">
            <w:pPr>
              <w:pStyle w:val="TableEntry"/>
              <w:rPr>
                <w:noProof w:val="0"/>
              </w:rPr>
            </w:pPr>
            <w:r w:rsidRPr="00977EA3">
              <w:rPr>
                <w:noProof w:val="0"/>
              </w:rPr>
              <w:t>Patient Death and Autopsy</w:t>
            </w:r>
          </w:p>
        </w:tc>
        <w:tc>
          <w:tcPr>
            <w:tcW w:w="971" w:type="dxa"/>
          </w:tcPr>
          <w:p w14:paraId="6BE735D0" w14:textId="77777777" w:rsidR="007A1F44" w:rsidRPr="00977EA3" w:rsidRDefault="007A1F44" w:rsidP="00B6518F">
            <w:pPr>
              <w:pStyle w:val="TableEntry"/>
              <w:rPr>
                <w:noProof w:val="0"/>
              </w:rPr>
            </w:pPr>
            <w:r w:rsidRPr="00977EA3">
              <w:rPr>
                <w:noProof w:val="0"/>
              </w:rPr>
              <w:t>O</w:t>
            </w:r>
          </w:p>
        </w:tc>
        <w:tc>
          <w:tcPr>
            <w:tcW w:w="872" w:type="dxa"/>
          </w:tcPr>
          <w:p w14:paraId="20086F64" w14:textId="77777777" w:rsidR="007A1F44" w:rsidRPr="00977EA3" w:rsidRDefault="007A1F44" w:rsidP="00B6518F">
            <w:pPr>
              <w:pStyle w:val="TableEntry"/>
              <w:rPr>
                <w:noProof w:val="0"/>
              </w:rPr>
            </w:pPr>
            <w:r w:rsidRPr="00977EA3">
              <w:rPr>
                <w:noProof w:val="0"/>
              </w:rPr>
              <w:t>[0..1]</w:t>
            </w:r>
          </w:p>
        </w:tc>
        <w:tc>
          <w:tcPr>
            <w:tcW w:w="1701" w:type="dxa"/>
          </w:tcPr>
          <w:p w14:paraId="7EA6087F" w14:textId="77777777" w:rsidR="007A1F44" w:rsidRPr="00977EA3" w:rsidRDefault="007A1F44" w:rsidP="00A66DA8">
            <w:pPr>
              <w:pStyle w:val="TableEntry"/>
              <w:jc w:val="center"/>
              <w:rPr>
                <w:noProof w:val="0"/>
              </w:rPr>
            </w:pPr>
            <w:r w:rsidRPr="00977EA3">
              <w:rPr>
                <w:noProof w:val="0"/>
              </w:rPr>
              <w:t>3</w:t>
            </w:r>
          </w:p>
        </w:tc>
      </w:tr>
    </w:tbl>
    <w:p w14:paraId="30D84675"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95" w:name="_Toc174249190"/>
      <w:r w:rsidRPr="00977EA3">
        <w:rPr>
          <w:noProof w:val="0"/>
        </w:rPr>
        <w:t>Comments on segment usage</w:t>
      </w:r>
      <w:bookmarkEnd w:id="395"/>
    </w:p>
    <w:p w14:paraId="7413C8C6" w14:textId="77777777" w:rsidR="007A1F44" w:rsidRPr="00977EA3" w:rsidRDefault="007A1F44">
      <w:r w:rsidRPr="00977EA3">
        <w:t xml:space="preserve">Field </w:t>
      </w:r>
      <w:r w:rsidRPr="00977EA3">
        <w:rPr>
          <w:i/>
          <w:iCs/>
        </w:rPr>
        <w:t>PV2-8-expected admit date/time</w:t>
      </w:r>
      <w:r w:rsidRPr="00977EA3">
        <w:t xml:space="preserve"> is used to carry the expected date and time when the patient is to be admitted (or registered).</w:t>
      </w:r>
    </w:p>
    <w:p w14:paraId="360A3EB4" w14:textId="77777777" w:rsidR="007A1F44" w:rsidRPr="00977EA3" w:rsidRDefault="007A1F44">
      <w:r w:rsidRPr="00977EA3">
        <w:t xml:space="preserve">Providers with an ongoing relationship with the patient may be communicated in ROL segments immediately following the PID/PD1 segments. Providers specific to an episode of care may be communicated in ROL segments immediately following the PV1/PV2 segments. Providers </w:t>
      </w:r>
      <w:r w:rsidRPr="00977EA3">
        <w:lastRenderedPageBreak/>
        <w:t>specific to a particular insurance carrier may be communicated in ROL segments immediately following the IN1/IN2/IN3 segments.</w:t>
      </w:r>
    </w:p>
    <w:p w14:paraId="42145316" w14:textId="77777777" w:rsidR="007A1F44" w:rsidRPr="00977EA3" w:rsidRDefault="007A1F44">
      <w:r w:rsidRPr="00977EA3">
        <w:t>One or more OBX segments may be present to carry “permanent observations” such as the patient weight or height.</w:t>
      </w:r>
    </w:p>
    <w:p w14:paraId="20C448B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96" w:name="_Toc174249191"/>
      <w:r w:rsidRPr="00977EA3">
        <w:rPr>
          <w:noProof w:val="0"/>
        </w:rPr>
        <w:t>Expected actions</w:t>
      </w:r>
      <w:bookmarkEnd w:id="396"/>
    </w:p>
    <w:p w14:paraId="2526402A" w14:textId="77777777" w:rsidR="007A1F44" w:rsidRPr="00977EA3" w:rsidRDefault="007A1F44">
      <w:r w:rsidRPr="00977EA3">
        <w:t>The receiver shall update the patient’s status to pre-admitted.</w:t>
      </w:r>
    </w:p>
    <w:p w14:paraId="47786120" w14:textId="77777777" w:rsidR="007A1F44" w:rsidRPr="00977EA3" w:rsidRDefault="007A1F44">
      <w:r w:rsidRPr="00977EA3">
        <w:t>The receiver shall report the result of this operation (success / error) in an acknowledgment message returned to the sender.</w:t>
      </w:r>
    </w:p>
    <w:p w14:paraId="7032E89B" w14:textId="290A1897" w:rsidR="007A1F44" w:rsidRPr="00977EA3" w:rsidRDefault="007A1F44">
      <w:r w:rsidRPr="00977EA3">
        <w:t>There is no particular potential conflict between this Movement and any previously received message related to the same patient.</w:t>
      </w:r>
    </w:p>
    <w:p w14:paraId="6C12764C" w14:textId="77777777" w:rsidR="007A1F44" w:rsidRPr="00977EA3" w:rsidRDefault="007A1F44">
      <w:r w:rsidRPr="00977EA3">
        <w:t>If the receiver does not support the Inpatient/Outpatient Encounter Management Option of this transaction, it shall application-reject the message (see ITI TF-2x: C.2.3).</w:t>
      </w:r>
    </w:p>
    <w:p w14:paraId="1B512258"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397" w:name="_Toc174249192"/>
      <w:bookmarkStart w:id="398" w:name="_Toc398544178"/>
      <w:r w:rsidRPr="00977EA3">
        <w:rPr>
          <w:noProof w:val="0"/>
        </w:rPr>
        <w:t>Cancel Pre-Admit – ADT^A38^ADT_A38</w:t>
      </w:r>
      <w:bookmarkEnd w:id="397"/>
      <w:bookmarkEnd w:id="398"/>
    </w:p>
    <w:p w14:paraId="129F50A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399" w:name="_Toc174249193"/>
      <w:r w:rsidRPr="00977EA3">
        <w:rPr>
          <w:noProof w:val="0"/>
        </w:rPr>
        <w:t>Trigger Event</w:t>
      </w:r>
      <w:bookmarkEnd w:id="399"/>
    </w:p>
    <w:p w14:paraId="04E4EEFB" w14:textId="77777777" w:rsidR="007A1F44" w:rsidRPr="00977EA3" w:rsidRDefault="007A1F44">
      <w:r w:rsidRPr="00977EA3">
        <w:t>This message is sent by a Patient Encounter Supplier to a Patient Encounter Consumer to cancel a previous notification (via trigger event A08) that a patient was to be updated to pre-admitted (or pre-registered) status.</w:t>
      </w:r>
    </w:p>
    <w:p w14:paraId="5DB0D964" w14:textId="77777777" w:rsidR="007A1F44" w:rsidRPr="00977EA3" w:rsidRDefault="007A1F44">
      <w:r w:rsidRPr="00977EA3">
        <w:t xml:space="preserve">MSH-9 is valued </w:t>
      </w:r>
      <w:r w:rsidRPr="00977EA3">
        <w:rPr>
          <w:b/>
          <w:bCs/>
        </w:rPr>
        <w:t>ADT^A38^ADT_A38</w:t>
      </w:r>
      <w:r w:rsidRPr="00977EA3">
        <w:t>.</w:t>
      </w:r>
    </w:p>
    <w:p w14:paraId="6490B2BC"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00" w:name="_Toc174249194"/>
      <w:r w:rsidRPr="00977EA3">
        <w:rPr>
          <w:noProof w:val="0"/>
        </w:rPr>
        <w:t>Message Static Definition</w:t>
      </w:r>
      <w:bookmarkEnd w:id="400"/>
    </w:p>
    <w:p w14:paraId="27A67798" w14:textId="77777777" w:rsidR="007A1F44" w:rsidRPr="00977EA3" w:rsidRDefault="007A1F44">
      <w:pPr>
        <w:pStyle w:val="TableTitle"/>
        <w:rPr>
          <w:noProof w:val="0"/>
        </w:rPr>
      </w:pPr>
      <w:r w:rsidRPr="00977EA3">
        <w:rPr>
          <w:noProof w:val="0"/>
        </w:rPr>
        <w:t>Table 3.31-14: Static definition of message ADT^A38^ADT_A38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10C5C0D" w14:textId="77777777" w:rsidTr="003462A5">
        <w:trPr>
          <w:cantSplit/>
          <w:tblHeader/>
          <w:jc w:val="center"/>
        </w:trPr>
        <w:tc>
          <w:tcPr>
            <w:tcW w:w="1951" w:type="dxa"/>
            <w:shd w:val="clear" w:color="auto" w:fill="D9D9D9"/>
          </w:tcPr>
          <w:p w14:paraId="3846CFEC"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FA3521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790655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498D7F0B"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44FB62A" w14:textId="77777777" w:rsidR="007A1F44" w:rsidRPr="00977EA3" w:rsidRDefault="007A1F44" w:rsidP="00A53067">
            <w:pPr>
              <w:pStyle w:val="TableEntryHeader"/>
              <w:rPr>
                <w:noProof w:val="0"/>
              </w:rPr>
            </w:pPr>
            <w:r w:rsidRPr="00977EA3">
              <w:rPr>
                <w:noProof w:val="0"/>
              </w:rPr>
              <w:t>HL7 chapter</w:t>
            </w:r>
          </w:p>
        </w:tc>
      </w:tr>
      <w:tr w:rsidR="007A1F44" w:rsidRPr="00977EA3" w14:paraId="2E84D91F" w14:textId="77777777" w:rsidTr="003462A5">
        <w:trPr>
          <w:cantSplit/>
          <w:jc w:val="center"/>
        </w:trPr>
        <w:tc>
          <w:tcPr>
            <w:tcW w:w="1951" w:type="dxa"/>
          </w:tcPr>
          <w:p w14:paraId="22341CB1" w14:textId="77777777" w:rsidR="007A1F44" w:rsidRPr="00977EA3" w:rsidRDefault="007A1F44" w:rsidP="00A0052B">
            <w:pPr>
              <w:pStyle w:val="TableEntry"/>
              <w:rPr>
                <w:noProof w:val="0"/>
              </w:rPr>
            </w:pPr>
            <w:r w:rsidRPr="00977EA3">
              <w:rPr>
                <w:noProof w:val="0"/>
              </w:rPr>
              <w:t>MSH</w:t>
            </w:r>
          </w:p>
        </w:tc>
        <w:tc>
          <w:tcPr>
            <w:tcW w:w="3544" w:type="dxa"/>
          </w:tcPr>
          <w:p w14:paraId="443D6E18" w14:textId="77777777" w:rsidR="007A1F44" w:rsidRPr="00977EA3" w:rsidRDefault="007A1F44" w:rsidP="00A0052B">
            <w:pPr>
              <w:pStyle w:val="TableEntry"/>
              <w:rPr>
                <w:noProof w:val="0"/>
              </w:rPr>
            </w:pPr>
            <w:r w:rsidRPr="00977EA3">
              <w:rPr>
                <w:noProof w:val="0"/>
              </w:rPr>
              <w:t>Message Header</w:t>
            </w:r>
          </w:p>
        </w:tc>
        <w:tc>
          <w:tcPr>
            <w:tcW w:w="971" w:type="dxa"/>
          </w:tcPr>
          <w:p w14:paraId="03B5669D" w14:textId="77777777" w:rsidR="007A1F44" w:rsidRPr="00977EA3" w:rsidRDefault="007A1F44" w:rsidP="00B6518F">
            <w:pPr>
              <w:pStyle w:val="TableEntry"/>
              <w:rPr>
                <w:noProof w:val="0"/>
              </w:rPr>
            </w:pPr>
            <w:r w:rsidRPr="00977EA3">
              <w:rPr>
                <w:noProof w:val="0"/>
              </w:rPr>
              <w:t>R</w:t>
            </w:r>
          </w:p>
        </w:tc>
        <w:tc>
          <w:tcPr>
            <w:tcW w:w="872" w:type="dxa"/>
          </w:tcPr>
          <w:p w14:paraId="612E4AFB" w14:textId="77777777" w:rsidR="007A1F44" w:rsidRPr="00977EA3" w:rsidRDefault="007A1F44" w:rsidP="00B6518F">
            <w:pPr>
              <w:pStyle w:val="TableEntry"/>
              <w:rPr>
                <w:noProof w:val="0"/>
              </w:rPr>
            </w:pPr>
            <w:r w:rsidRPr="00977EA3">
              <w:rPr>
                <w:noProof w:val="0"/>
              </w:rPr>
              <w:t>[1..1]</w:t>
            </w:r>
          </w:p>
        </w:tc>
        <w:tc>
          <w:tcPr>
            <w:tcW w:w="1701" w:type="dxa"/>
          </w:tcPr>
          <w:p w14:paraId="47FF76FE" w14:textId="77777777" w:rsidR="007A1F44" w:rsidRPr="00977EA3" w:rsidRDefault="007A1F44" w:rsidP="00A66DA8">
            <w:pPr>
              <w:pStyle w:val="TableEntry"/>
              <w:jc w:val="center"/>
              <w:rPr>
                <w:noProof w:val="0"/>
              </w:rPr>
            </w:pPr>
            <w:r w:rsidRPr="00977EA3">
              <w:rPr>
                <w:noProof w:val="0"/>
              </w:rPr>
              <w:t>2</w:t>
            </w:r>
          </w:p>
        </w:tc>
      </w:tr>
      <w:tr w:rsidR="007A1F44" w:rsidRPr="00977EA3" w14:paraId="4FD98624" w14:textId="77777777" w:rsidTr="003462A5">
        <w:trPr>
          <w:cantSplit/>
          <w:jc w:val="center"/>
        </w:trPr>
        <w:tc>
          <w:tcPr>
            <w:tcW w:w="1951" w:type="dxa"/>
          </w:tcPr>
          <w:p w14:paraId="398A54DA" w14:textId="77777777" w:rsidR="007A1F44" w:rsidRPr="00977EA3" w:rsidRDefault="007A1F44" w:rsidP="00A0052B">
            <w:pPr>
              <w:pStyle w:val="TableEntry"/>
              <w:rPr>
                <w:noProof w:val="0"/>
              </w:rPr>
            </w:pPr>
            <w:r w:rsidRPr="00977EA3">
              <w:rPr>
                <w:noProof w:val="0"/>
              </w:rPr>
              <w:t>SFT</w:t>
            </w:r>
          </w:p>
        </w:tc>
        <w:tc>
          <w:tcPr>
            <w:tcW w:w="3544" w:type="dxa"/>
          </w:tcPr>
          <w:p w14:paraId="0AE5F9D4" w14:textId="77777777" w:rsidR="007A1F44" w:rsidRPr="00977EA3" w:rsidRDefault="007A1F44" w:rsidP="00A0052B">
            <w:pPr>
              <w:pStyle w:val="TableEntry"/>
              <w:rPr>
                <w:noProof w:val="0"/>
              </w:rPr>
            </w:pPr>
            <w:r w:rsidRPr="00977EA3">
              <w:rPr>
                <w:noProof w:val="0"/>
              </w:rPr>
              <w:t>Software Segment</w:t>
            </w:r>
          </w:p>
        </w:tc>
        <w:tc>
          <w:tcPr>
            <w:tcW w:w="971" w:type="dxa"/>
          </w:tcPr>
          <w:p w14:paraId="33ADEA32" w14:textId="77777777" w:rsidR="007A1F44" w:rsidRPr="00977EA3" w:rsidRDefault="007A1F44" w:rsidP="00B6518F">
            <w:pPr>
              <w:pStyle w:val="TableEntry"/>
              <w:rPr>
                <w:noProof w:val="0"/>
              </w:rPr>
            </w:pPr>
            <w:r w:rsidRPr="00977EA3">
              <w:rPr>
                <w:noProof w:val="0"/>
              </w:rPr>
              <w:t>O</w:t>
            </w:r>
          </w:p>
        </w:tc>
        <w:tc>
          <w:tcPr>
            <w:tcW w:w="872" w:type="dxa"/>
          </w:tcPr>
          <w:p w14:paraId="31FE5223" w14:textId="77777777" w:rsidR="007A1F44" w:rsidRPr="00977EA3" w:rsidRDefault="007A1F44" w:rsidP="00B6518F">
            <w:pPr>
              <w:pStyle w:val="TableEntry"/>
              <w:rPr>
                <w:noProof w:val="0"/>
              </w:rPr>
            </w:pPr>
            <w:r w:rsidRPr="00977EA3">
              <w:rPr>
                <w:noProof w:val="0"/>
              </w:rPr>
              <w:t>[0..*]</w:t>
            </w:r>
          </w:p>
        </w:tc>
        <w:tc>
          <w:tcPr>
            <w:tcW w:w="1701" w:type="dxa"/>
          </w:tcPr>
          <w:p w14:paraId="04A1D79E" w14:textId="77777777" w:rsidR="007A1F44" w:rsidRPr="00977EA3" w:rsidRDefault="007A1F44" w:rsidP="00A66DA8">
            <w:pPr>
              <w:pStyle w:val="TableEntry"/>
              <w:jc w:val="center"/>
              <w:rPr>
                <w:noProof w:val="0"/>
              </w:rPr>
            </w:pPr>
            <w:r w:rsidRPr="00977EA3">
              <w:rPr>
                <w:noProof w:val="0"/>
              </w:rPr>
              <w:t>2</w:t>
            </w:r>
          </w:p>
        </w:tc>
      </w:tr>
      <w:tr w:rsidR="007A1F44" w:rsidRPr="00977EA3" w14:paraId="6630F647" w14:textId="77777777" w:rsidTr="003462A5">
        <w:trPr>
          <w:cantSplit/>
          <w:jc w:val="center"/>
        </w:trPr>
        <w:tc>
          <w:tcPr>
            <w:tcW w:w="1951" w:type="dxa"/>
          </w:tcPr>
          <w:p w14:paraId="66FBE054" w14:textId="77777777" w:rsidR="007A1F44" w:rsidRPr="00977EA3" w:rsidRDefault="007A1F44" w:rsidP="00A0052B">
            <w:pPr>
              <w:pStyle w:val="TableEntry"/>
              <w:rPr>
                <w:noProof w:val="0"/>
              </w:rPr>
            </w:pPr>
            <w:r w:rsidRPr="00977EA3">
              <w:rPr>
                <w:noProof w:val="0"/>
              </w:rPr>
              <w:t>EVN</w:t>
            </w:r>
          </w:p>
        </w:tc>
        <w:tc>
          <w:tcPr>
            <w:tcW w:w="3544" w:type="dxa"/>
          </w:tcPr>
          <w:p w14:paraId="67D9DAC4" w14:textId="77777777" w:rsidR="007A1F44" w:rsidRPr="00977EA3" w:rsidRDefault="007A1F44" w:rsidP="00A0052B">
            <w:pPr>
              <w:pStyle w:val="TableEntry"/>
              <w:rPr>
                <w:noProof w:val="0"/>
              </w:rPr>
            </w:pPr>
            <w:r w:rsidRPr="00977EA3">
              <w:rPr>
                <w:noProof w:val="0"/>
              </w:rPr>
              <w:t>Event Type</w:t>
            </w:r>
          </w:p>
        </w:tc>
        <w:tc>
          <w:tcPr>
            <w:tcW w:w="971" w:type="dxa"/>
          </w:tcPr>
          <w:p w14:paraId="2BAA92C1" w14:textId="77777777" w:rsidR="007A1F44" w:rsidRPr="00977EA3" w:rsidRDefault="007A1F44" w:rsidP="00B6518F">
            <w:pPr>
              <w:pStyle w:val="TableEntry"/>
              <w:rPr>
                <w:noProof w:val="0"/>
              </w:rPr>
            </w:pPr>
            <w:r w:rsidRPr="00977EA3">
              <w:rPr>
                <w:noProof w:val="0"/>
              </w:rPr>
              <w:t>R</w:t>
            </w:r>
          </w:p>
        </w:tc>
        <w:tc>
          <w:tcPr>
            <w:tcW w:w="872" w:type="dxa"/>
          </w:tcPr>
          <w:p w14:paraId="49CCD220" w14:textId="77777777" w:rsidR="007A1F44" w:rsidRPr="00977EA3" w:rsidRDefault="007A1F44" w:rsidP="00B6518F">
            <w:pPr>
              <w:pStyle w:val="TableEntry"/>
              <w:rPr>
                <w:noProof w:val="0"/>
              </w:rPr>
            </w:pPr>
            <w:r w:rsidRPr="00977EA3">
              <w:rPr>
                <w:noProof w:val="0"/>
              </w:rPr>
              <w:t>[1..1]</w:t>
            </w:r>
          </w:p>
        </w:tc>
        <w:tc>
          <w:tcPr>
            <w:tcW w:w="1701" w:type="dxa"/>
          </w:tcPr>
          <w:p w14:paraId="51A5F190" w14:textId="77777777" w:rsidR="007A1F44" w:rsidRPr="00977EA3" w:rsidRDefault="007A1F44" w:rsidP="00A66DA8">
            <w:pPr>
              <w:pStyle w:val="TableEntry"/>
              <w:jc w:val="center"/>
              <w:rPr>
                <w:noProof w:val="0"/>
              </w:rPr>
            </w:pPr>
            <w:r w:rsidRPr="00977EA3">
              <w:rPr>
                <w:noProof w:val="0"/>
              </w:rPr>
              <w:t>2</w:t>
            </w:r>
          </w:p>
        </w:tc>
      </w:tr>
      <w:tr w:rsidR="007A1F44" w:rsidRPr="00977EA3" w14:paraId="41A97504" w14:textId="77777777" w:rsidTr="003462A5">
        <w:trPr>
          <w:cantSplit/>
          <w:jc w:val="center"/>
        </w:trPr>
        <w:tc>
          <w:tcPr>
            <w:tcW w:w="1951" w:type="dxa"/>
          </w:tcPr>
          <w:p w14:paraId="7F65013E" w14:textId="77777777" w:rsidR="007A1F44" w:rsidRPr="00977EA3" w:rsidRDefault="007A1F44" w:rsidP="00A0052B">
            <w:pPr>
              <w:pStyle w:val="TableEntry"/>
              <w:rPr>
                <w:noProof w:val="0"/>
              </w:rPr>
            </w:pPr>
            <w:r w:rsidRPr="00977EA3">
              <w:rPr>
                <w:noProof w:val="0"/>
              </w:rPr>
              <w:t>PID</w:t>
            </w:r>
          </w:p>
        </w:tc>
        <w:tc>
          <w:tcPr>
            <w:tcW w:w="3544" w:type="dxa"/>
          </w:tcPr>
          <w:p w14:paraId="60EDA69A" w14:textId="77777777" w:rsidR="007A1F44" w:rsidRPr="00977EA3" w:rsidRDefault="007A1F44" w:rsidP="00A0052B">
            <w:pPr>
              <w:pStyle w:val="TableEntry"/>
              <w:rPr>
                <w:noProof w:val="0"/>
              </w:rPr>
            </w:pPr>
            <w:r w:rsidRPr="00977EA3">
              <w:rPr>
                <w:noProof w:val="0"/>
              </w:rPr>
              <w:t>Patient Identification</w:t>
            </w:r>
          </w:p>
        </w:tc>
        <w:tc>
          <w:tcPr>
            <w:tcW w:w="971" w:type="dxa"/>
          </w:tcPr>
          <w:p w14:paraId="181D3E2F" w14:textId="77777777" w:rsidR="007A1F44" w:rsidRPr="00977EA3" w:rsidRDefault="007A1F44" w:rsidP="00B6518F">
            <w:pPr>
              <w:pStyle w:val="TableEntry"/>
              <w:rPr>
                <w:noProof w:val="0"/>
              </w:rPr>
            </w:pPr>
            <w:r w:rsidRPr="00977EA3">
              <w:rPr>
                <w:noProof w:val="0"/>
              </w:rPr>
              <w:t>R</w:t>
            </w:r>
          </w:p>
        </w:tc>
        <w:tc>
          <w:tcPr>
            <w:tcW w:w="872" w:type="dxa"/>
          </w:tcPr>
          <w:p w14:paraId="34E75B8E" w14:textId="77777777" w:rsidR="007A1F44" w:rsidRPr="00977EA3" w:rsidRDefault="007A1F44" w:rsidP="00B6518F">
            <w:pPr>
              <w:pStyle w:val="TableEntry"/>
              <w:rPr>
                <w:noProof w:val="0"/>
              </w:rPr>
            </w:pPr>
            <w:r w:rsidRPr="00977EA3">
              <w:rPr>
                <w:noProof w:val="0"/>
              </w:rPr>
              <w:t>[1..1]</w:t>
            </w:r>
          </w:p>
        </w:tc>
        <w:tc>
          <w:tcPr>
            <w:tcW w:w="1701" w:type="dxa"/>
          </w:tcPr>
          <w:p w14:paraId="2AB01F31" w14:textId="77777777" w:rsidR="007A1F44" w:rsidRPr="00977EA3" w:rsidRDefault="007A1F44" w:rsidP="00A66DA8">
            <w:pPr>
              <w:pStyle w:val="TableEntry"/>
              <w:jc w:val="center"/>
              <w:rPr>
                <w:noProof w:val="0"/>
              </w:rPr>
            </w:pPr>
            <w:r w:rsidRPr="00977EA3">
              <w:rPr>
                <w:noProof w:val="0"/>
              </w:rPr>
              <w:t>3</w:t>
            </w:r>
          </w:p>
        </w:tc>
      </w:tr>
      <w:tr w:rsidR="007A1F44" w:rsidRPr="00977EA3" w14:paraId="74C06D08" w14:textId="77777777" w:rsidTr="003462A5">
        <w:trPr>
          <w:cantSplit/>
          <w:jc w:val="center"/>
        </w:trPr>
        <w:tc>
          <w:tcPr>
            <w:tcW w:w="1951" w:type="dxa"/>
          </w:tcPr>
          <w:p w14:paraId="1CFAE89B" w14:textId="77777777" w:rsidR="007A1F44" w:rsidRPr="00977EA3" w:rsidRDefault="007A1F44" w:rsidP="00A0052B">
            <w:pPr>
              <w:pStyle w:val="TableEntry"/>
              <w:rPr>
                <w:noProof w:val="0"/>
              </w:rPr>
            </w:pPr>
            <w:r w:rsidRPr="00977EA3">
              <w:rPr>
                <w:noProof w:val="0"/>
              </w:rPr>
              <w:t>PD1</w:t>
            </w:r>
          </w:p>
        </w:tc>
        <w:tc>
          <w:tcPr>
            <w:tcW w:w="3544" w:type="dxa"/>
          </w:tcPr>
          <w:p w14:paraId="60BA4717" w14:textId="77777777" w:rsidR="007A1F44" w:rsidRPr="00977EA3" w:rsidRDefault="007A1F44" w:rsidP="00A0052B">
            <w:pPr>
              <w:pStyle w:val="TableEntry"/>
              <w:rPr>
                <w:noProof w:val="0"/>
              </w:rPr>
            </w:pPr>
            <w:r w:rsidRPr="00977EA3">
              <w:rPr>
                <w:noProof w:val="0"/>
              </w:rPr>
              <w:t>Additional Demographics</w:t>
            </w:r>
          </w:p>
        </w:tc>
        <w:tc>
          <w:tcPr>
            <w:tcW w:w="971" w:type="dxa"/>
          </w:tcPr>
          <w:p w14:paraId="654633D1" w14:textId="77777777" w:rsidR="007A1F44" w:rsidRPr="00977EA3" w:rsidRDefault="007A1F44" w:rsidP="00B6518F">
            <w:pPr>
              <w:pStyle w:val="TableEntry"/>
              <w:rPr>
                <w:noProof w:val="0"/>
              </w:rPr>
            </w:pPr>
            <w:r w:rsidRPr="00977EA3">
              <w:rPr>
                <w:noProof w:val="0"/>
              </w:rPr>
              <w:t>O</w:t>
            </w:r>
          </w:p>
        </w:tc>
        <w:tc>
          <w:tcPr>
            <w:tcW w:w="872" w:type="dxa"/>
          </w:tcPr>
          <w:p w14:paraId="513EB96F" w14:textId="77777777" w:rsidR="007A1F44" w:rsidRPr="00977EA3" w:rsidRDefault="007A1F44" w:rsidP="00B6518F">
            <w:pPr>
              <w:pStyle w:val="TableEntry"/>
              <w:rPr>
                <w:noProof w:val="0"/>
              </w:rPr>
            </w:pPr>
            <w:r w:rsidRPr="00977EA3">
              <w:rPr>
                <w:noProof w:val="0"/>
              </w:rPr>
              <w:t>[0..1]</w:t>
            </w:r>
          </w:p>
        </w:tc>
        <w:tc>
          <w:tcPr>
            <w:tcW w:w="1701" w:type="dxa"/>
          </w:tcPr>
          <w:p w14:paraId="6E5CAF5D" w14:textId="77777777" w:rsidR="007A1F44" w:rsidRPr="00977EA3" w:rsidRDefault="007A1F44" w:rsidP="00A66DA8">
            <w:pPr>
              <w:pStyle w:val="TableEntry"/>
              <w:jc w:val="center"/>
              <w:rPr>
                <w:noProof w:val="0"/>
              </w:rPr>
            </w:pPr>
            <w:r w:rsidRPr="00977EA3">
              <w:rPr>
                <w:noProof w:val="0"/>
              </w:rPr>
              <w:t>3</w:t>
            </w:r>
          </w:p>
        </w:tc>
      </w:tr>
      <w:tr w:rsidR="007A1F44" w:rsidRPr="00977EA3" w14:paraId="5F2EB2BF" w14:textId="77777777" w:rsidTr="003462A5">
        <w:trPr>
          <w:cantSplit/>
          <w:jc w:val="center"/>
        </w:trPr>
        <w:tc>
          <w:tcPr>
            <w:tcW w:w="1951" w:type="dxa"/>
          </w:tcPr>
          <w:p w14:paraId="1523BBA1" w14:textId="77777777" w:rsidR="007A1F44" w:rsidRPr="00977EA3" w:rsidRDefault="007A1F44" w:rsidP="00A0052B">
            <w:pPr>
              <w:pStyle w:val="TableEntry"/>
              <w:rPr>
                <w:noProof w:val="0"/>
              </w:rPr>
            </w:pPr>
            <w:r w:rsidRPr="00977EA3">
              <w:rPr>
                <w:noProof w:val="0"/>
              </w:rPr>
              <w:t>PV1</w:t>
            </w:r>
          </w:p>
        </w:tc>
        <w:tc>
          <w:tcPr>
            <w:tcW w:w="3544" w:type="dxa"/>
          </w:tcPr>
          <w:p w14:paraId="16E1BC60" w14:textId="77777777" w:rsidR="007A1F44" w:rsidRPr="00977EA3" w:rsidRDefault="007A1F44" w:rsidP="00A0052B">
            <w:pPr>
              <w:pStyle w:val="TableEntry"/>
              <w:rPr>
                <w:noProof w:val="0"/>
              </w:rPr>
            </w:pPr>
            <w:r w:rsidRPr="00977EA3">
              <w:rPr>
                <w:noProof w:val="0"/>
              </w:rPr>
              <w:t>Patient Visit</w:t>
            </w:r>
          </w:p>
        </w:tc>
        <w:tc>
          <w:tcPr>
            <w:tcW w:w="971" w:type="dxa"/>
          </w:tcPr>
          <w:p w14:paraId="6D045AC8" w14:textId="77777777" w:rsidR="007A1F44" w:rsidRPr="00977EA3" w:rsidRDefault="007A1F44" w:rsidP="00B6518F">
            <w:pPr>
              <w:pStyle w:val="TableEntry"/>
              <w:rPr>
                <w:noProof w:val="0"/>
              </w:rPr>
            </w:pPr>
            <w:r w:rsidRPr="00977EA3">
              <w:rPr>
                <w:noProof w:val="0"/>
              </w:rPr>
              <w:t>R</w:t>
            </w:r>
          </w:p>
        </w:tc>
        <w:tc>
          <w:tcPr>
            <w:tcW w:w="872" w:type="dxa"/>
          </w:tcPr>
          <w:p w14:paraId="5B1B956E" w14:textId="77777777" w:rsidR="007A1F44" w:rsidRPr="00977EA3" w:rsidRDefault="007A1F44" w:rsidP="00B6518F">
            <w:pPr>
              <w:pStyle w:val="TableEntry"/>
              <w:rPr>
                <w:noProof w:val="0"/>
              </w:rPr>
            </w:pPr>
            <w:r w:rsidRPr="00977EA3">
              <w:rPr>
                <w:noProof w:val="0"/>
              </w:rPr>
              <w:t>[1..1]</w:t>
            </w:r>
          </w:p>
        </w:tc>
        <w:tc>
          <w:tcPr>
            <w:tcW w:w="1701" w:type="dxa"/>
          </w:tcPr>
          <w:p w14:paraId="4C4070A8" w14:textId="77777777" w:rsidR="007A1F44" w:rsidRPr="00977EA3" w:rsidRDefault="007A1F44" w:rsidP="00A66DA8">
            <w:pPr>
              <w:pStyle w:val="TableEntry"/>
              <w:jc w:val="center"/>
              <w:rPr>
                <w:noProof w:val="0"/>
              </w:rPr>
            </w:pPr>
            <w:r w:rsidRPr="00977EA3">
              <w:rPr>
                <w:noProof w:val="0"/>
              </w:rPr>
              <w:t>3</w:t>
            </w:r>
          </w:p>
        </w:tc>
      </w:tr>
      <w:tr w:rsidR="007A1F44" w:rsidRPr="00977EA3" w14:paraId="305DCB87" w14:textId="77777777" w:rsidTr="003462A5">
        <w:trPr>
          <w:cantSplit/>
          <w:jc w:val="center"/>
        </w:trPr>
        <w:tc>
          <w:tcPr>
            <w:tcW w:w="1951" w:type="dxa"/>
          </w:tcPr>
          <w:p w14:paraId="1D8C41CD" w14:textId="77777777" w:rsidR="007A1F44" w:rsidRPr="00977EA3" w:rsidRDefault="007A1F44" w:rsidP="00A0052B">
            <w:pPr>
              <w:pStyle w:val="TableEntry"/>
              <w:rPr>
                <w:noProof w:val="0"/>
              </w:rPr>
            </w:pPr>
            <w:r w:rsidRPr="00977EA3">
              <w:rPr>
                <w:noProof w:val="0"/>
              </w:rPr>
              <w:t>PV2</w:t>
            </w:r>
          </w:p>
        </w:tc>
        <w:tc>
          <w:tcPr>
            <w:tcW w:w="3544" w:type="dxa"/>
          </w:tcPr>
          <w:p w14:paraId="28C504FB"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295CCACE" w14:textId="77777777" w:rsidR="007A1F44" w:rsidRPr="00977EA3" w:rsidRDefault="007A1F44" w:rsidP="00B6518F">
            <w:pPr>
              <w:pStyle w:val="TableEntry"/>
              <w:rPr>
                <w:noProof w:val="0"/>
              </w:rPr>
            </w:pPr>
            <w:r w:rsidRPr="00977EA3">
              <w:rPr>
                <w:noProof w:val="0"/>
              </w:rPr>
              <w:t>O</w:t>
            </w:r>
          </w:p>
        </w:tc>
        <w:tc>
          <w:tcPr>
            <w:tcW w:w="872" w:type="dxa"/>
          </w:tcPr>
          <w:p w14:paraId="67DD0E76" w14:textId="77777777" w:rsidR="007A1F44" w:rsidRPr="00977EA3" w:rsidRDefault="007A1F44" w:rsidP="00B6518F">
            <w:pPr>
              <w:pStyle w:val="TableEntry"/>
              <w:rPr>
                <w:noProof w:val="0"/>
              </w:rPr>
            </w:pPr>
            <w:r w:rsidRPr="00977EA3">
              <w:rPr>
                <w:noProof w:val="0"/>
              </w:rPr>
              <w:t>[0..1]</w:t>
            </w:r>
          </w:p>
        </w:tc>
        <w:tc>
          <w:tcPr>
            <w:tcW w:w="1701" w:type="dxa"/>
          </w:tcPr>
          <w:p w14:paraId="2680A59A" w14:textId="77777777" w:rsidR="007A1F44" w:rsidRPr="00977EA3" w:rsidRDefault="007A1F44" w:rsidP="00A66DA8">
            <w:pPr>
              <w:pStyle w:val="TableEntry"/>
              <w:jc w:val="center"/>
              <w:rPr>
                <w:noProof w:val="0"/>
              </w:rPr>
            </w:pPr>
            <w:r w:rsidRPr="00977EA3">
              <w:rPr>
                <w:noProof w:val="0"/>
              </w:rPr>
              <w:t>3</w:t>
            </w:r>
          </w:p>
        </w:tc>
      </w:tr>
      <w:tr w:rsidR="007A1F44" w:rsidRPr="00977EA3" w14:paraId="0499322F" w14:textId="77777777" w:rsidTr="003462A5">
        <w:trPr>
          <w:cantSplit/>
          <w:jc w:val="center"/>
        </w:trPr>
        <w:tc>
          <w:tcPr>
            <w:tcW w:w="1951" w:type="dxa"/>
          </w:tcPr>
          <w:p w14:paraId="1955D7EE" w14:textId="77777777" w:rsidR="007A1F44" w:rsidRPr="00977EA3" w:rsidRDefault="007A1F44" w:rsidP="00A0052B">
            <w:pPr>
              <w:pStyle w:val="TableEntry"/>
              <w:rPr>
                <w:noProof w:val="0"/>
              </w:rPr>
            </w:pPr>
            <w:r w:rsidRPr="00977EA3">
              <w:rPr>
                <w:noProof w:val="0"/>
              </w:rPr>
              <w:t>DB1</w:t>
            </w:r>
          </w:p>
        </w:tc>
        <w:tc>
          <w:tcPr>
            <w:tcW w:w="3544" w:type="dxa"/>
          </w:tcPr>
          <w:p w14:paraId="0D498FCB" w14:textId="77777777" w:rsidR="007A1F44" w:rsidRPr="00977EA3" w:rsidRDefault="007A1F44" w:rsidP="00A0052B">
            <w:pPr>
              <w:pStyle w:val="TableEntry"/>
              <w:rPr>
                <w:noProof w:val="0"/>
              </w:rPr>
            </w:pPr>
            <w:r w:rsidRPr="00977EA3">
              <w:rPr>
                <w:noProof w:val="0"/>
              </w:rPr>
              <w:t>Disability Information</w:t>
            </w:r>
          </w:p>
        </w:tc>
        <w:tc>
          <w:tcPr>
            <w:tcW w:w="971" w:type="dxa"/>
          </w:tcPr>
          <w:p w14:paraId="5A1E196A" w14:textId="77777777" w:rsidR="007A1F44" w:rsidRPr="00977EA3" w:rsidRDefault="007A1F44" w:rsidP="00B6518F">
            <w:pPr>
              <w:pStyle w:val="TableEntry"/>
              <w:rPr>
                <w:noProof w:val="0"/>
              </w:rPr>
            </w:pPr>
            <w:r w:rsidRPr="00977EA3">
              <w:rPr>
                <w:noProof w:val="0"/>
              </w:rPr>
              <w:t>O</w:t>
            </w:r>
          </w:p>
        </w:tc>
        <w:tc>
          <w:tcPr>
            <w:tcW w:w="872" w:type="dxa"/>
          </w:tcPr>
          <w:p w14:paraId="4FC1D9F7" w14:textId="77777777" w:rsidR="007A1F44" w:rsidRPr="00977EA3" w:rsidRDefault="007A1F44" w:rsidP="00B6518F">
            <w:pPr>
              <w:pStyle w:val="TableEntry"/>
              <w:rPr>
                <w:noProof w:val="0"/>
              </w:rPr>
            </w:pPr>
            <w:r w:rsidRPr="00977EA3">
              <w:rPr>
                <w:noProof w:val="0"/>
              </w:rPr>
              <w:t>[0..*]</w:t>
            </w:r>
          </w:p>
        </w:tc>
        <w:tc>
          <w:tcPr>
            <w:tcW w:w="1701" w:type="dxa"/>
          </w:tcPr>
          <w:p w14:paraId="5AD3A621" w14:textId="77777777" w:rsidR="007A1F44" w:rsidRPr="00977EA3" w:rsidRDefault="007A1F44" w:rsidP="00A66DA8">
            <w:pPr>
              <w:pStyle w:val="TableEntry"/>
              <w:jc w:val="center"/>
              <w:rPr>
                <w:noProof w:val="0"/>
              </w:rPr>
            </w:pPr>
            <w:r w:rsidRPr="00977EA3">
              <w:rPr>
                <w:noProof w:val="0"/>
              </w:rPr>
              <w:t>3</w:t>
            </w:r>
          </w:p>
        </w:tc>
      </w:tr>
      <w:tr w:rsidR="007A1F44" w:rsidRPr="00977EA3" w14:paraId="203EC026" w14:textId="77777777" w:rsidTr="003462A5">
        <w:trPr>
          <w:cantSplit/>
          <w:jc w:val="center"/>
        </w:trPr>
        <w:tc>
          <w:tcPr>
            <w:tcW w:w="1951" w:type="dxa"/>
          </w:tcPr>
          <w:p w14:paraId="0426E1A9" w14:textId="77777777" w:rsidR="007A1F44" w:rsidRPr="00977EA3" w:rsidRDefault="007A1F44" w:rsidP="00A0052B">
            <w:pPr>
              <w:pStyle w:val="TableEntry"/>
              <w:rPr>
                <w:noProof w:val="0"/>
              </w:rPr>
            </w:pPr>
            <w:r w:rsidRPr="00977EA3">
              <w:rPr>
                <w:noProof w:val="0"/>
              </w:rPr>
              <w:t>OBX</w:t>
            </w:r>
          </w:p>
        </w:tc>
        <w:tc>
          <w:tcPr>
            <w:tcW w:w="3544" w:type="dxa"/>
          </w:tcPr>
          <w:p w14:paraId="62ABC6CA" w14:textId="77777777" w:rsidR="007A1F44" w:rsidRPr="00977EA3" w:rsidRDefault="007A1F44" w:rsidP="00A0052B">
            <w:pPr>
              <w:pStyle w:val="TableEntry"/>
              <w:rPr>
                <w:noProof w:val="0"/>
              </w:rPr>
            </w:pPr>
            <w:r w:rsidRPr="00977EA3">
              <w:rPr>
                <w:noProof w:val="0"/>
              </w:rPr>
              <w:t>Observation/Result</w:t>
            </w:r>
          </w:p>
        </w:tc>
        <w:tc>
          <w:tcPr>
            <w:tcW w:w="971" w:type="dxa"/>
          </w:tcPr>
          <w:p w14:paraId="72F62EA3" w14:textId="77777777" w:rsidR="007A1F44" w:rsidRPr="00977EA3" w:rsidRDefault="007A1F44" w:rsidP="00B6518F">
            <w:pPr>
              <w:pStyle w:val="TableEntry"/>
              <w:rPr>
                <w:noProof w:val="0"/>
              </w:rPr>
            </w:pPr>
            <w:r w:rsidRPr="00977EA3">
              <w:rPr>
                <w:noProof w:val="0"/>
              </w:rPr>
              <w:t>O</w:t>
            </w:r>
          </w:p>
        </w:tc>
        <w:tc>
          <w:tcPr>
            <w:tcW w:w="872" w:type="dxa"/>
          </w:tcPr>
          <w:p w14:paraId="69681BB3" w14:textId="77777777" w:rsidR="007A1F44" w:rsidRPr="00977EA3" w:rsidRDefault="007A1F44" w:rsidP="00B6518F">
            <w:pPr>
              <w:pStyle w:val="TableEntry"/>
              <w:rPr>
                <w:noProof w:val="0"/>
              </w:rPr>
            </w:pPr>
            <w:r w:rsidRPr="00977EA3">
              <w:rPr>
                <w:noProof w:val="0"/>
              </w:rPr>
              <w:t>[0..*]</w:t>
            </w:r>
          </w:p>
        </w:tc>
        <w:tc>
          <w:tcPr>
            <w:tcW w:w="1701" w:type="dxa"/>
          </w:tcPr>
          <w:p w14:paraId="59FB7EDD" w14:textId="77777777" w:rsidR="007A1F44" w:rsidRPr="00977EA3" w:rsidRDefault="007A1F44" w:rsidP="00A66DA8">
            <w:pPr>
              <w:pStyle w:val="TableEntry"/>
              <w:jc w:val="center"/>
              <w:rPr>
                <w:noProof w:val="0"/>
              </w:rPr>
            </w:pPr>
            <w:r w:rsidRPr="00977EA3">
              <w:rPr>
                <w:noProof w:val="0"/>
              </w:rPr>
              <w:t>7</w:t>
            </w:r>
          </w:p>
        </w:tc>
      </w:tr>
      <w:tr w:rsidR="007A1F44" w:rsidRPr="00977EA3" w14:paraId="0E3DDD8B" w14:textId="77777777" w:rsidTr="003462A5">
        <w:trPr>
          <w:cantSplit/>
          <w:jc w:val="center"/>
        </w:trPr>
        <w:tc>
          <w:tcPr>
            <w:tcW w:w="1951" w:type="dxa"/>
          </w:tcPr>
          <w:p w14:paraId="225E3FCF" w14:textId="77777777" w:rsidR="007A1F44" w:rsidRPr="00977EA3" w:rsidRDefault="007A1F44" w:rsidP="00A0052B">
            <w:pPr>
              <w:pStyle w:val="TableEntry"/>
              <w:rPr>
                <w:noProof w:val="0"/>
              </w:rPr>
            </w:pPr>
            <w:r w:rsidRPr="00977EA3">
              <w:rPr>
                <w:noProof w:val="0"/>
              </w:rPr>
              <w:t>DG1</w:t>
            </w:r>
          </w:p>
        </w:tc>
        <w:tc>
          <w:tcPr>
            <w:tcW w:w="3544" w:type="dxa"/>
          </w:tcPr>
          <w:p w14:paraId="14C29F0D" w14:textId="77777777" w:rsidR="007A1F44" w:rsidRPr="00977EA3" w:rsidRDefault="007A1F44" w:rsidP="00A0052B">
            <w:pPr>
              <w:pStyle w:val="TableEntry"/>
              <w:rPr>
                <w:noProof w:val="0"/>
              </w:rPr>
            </w:pPr>
            <w:r w:rsidRPr="00977EA3">
              <w:rPr>
                <w:noProof w:val="0"/>
              </w:rPr>
              <w:t>Diagnosis Information</w:t>
            </w:r>
          </w:p>
        </w:tc>
        <w:tc>
          <w:tcPr>
            <w:tcW w:w="971" w:type="dxa"/>
          </w:tcPr>
          <w:p w14:paraId="095C67B4" w14:textId="77777777" w:rsidR="007A1F44" w:rsidRPr="00977EA3" w:rsidRDefault="007A1F44" w:rsidP="00B6518F">
            <w:pPr>
              <w:pStyle w:val="TableEntry"/>
              <w:rPr>
                <w:noProof w:val="0"/>
              </w:rPr>
            </w:pPr>
            <w:r w:rsidRPr="00977EA3">
              <w:rPr>
                <w:noProof w:val="0"/>
              </w:rPr>
              <w:t>O</w:t>
            </w:r>
          </w:p>
        </w:tc>
        <w:tc>
          <w:tcPr>
            <w:tcW w:w="872" w:type="dxa"/>
          </w:tcPr>
          <w:p w14:paraId="39031DC9" w14:textId="77777777" w:rsidR="007A1F44" w:rsidRPr="00977EA3" w:rsidRDefault="007A1F44" w:rsidP="00B6518F">
            <w:pPr>
              <w:pStyle w:val="TableEntry"/>
              <w:rPr>
                <w:noProof w:val="0"/>
              </w:rPr>
            </w:pPr>
            <w:r w:rsidRPr="00977EA3">
              <w:rPr>
                <w:noProof w:val="0"/>
              </w:rPr>
              <w:t>[0..*]</w:t>
            </w:r>
          </w:p>
        </w:tc>
        <w:tc>
          <w:tcPr>
            <w:tcW w:w="1701" w:type="dxa"/>
          </w:tcPr>
          <w:p w14:paraId="479A871A" w14:textId="77777777" w:rsidR="007A1F44" w:rsidRPr="00977EA3" w:rsidRDefault="007A1F44" w:rsidP="00A66DA8">
            <w:pPr>
              <w:pStyle w:val="TableEntry"/>
              <w:jc w:val="center"/>
              <w:rPr>
                <w:noProof w:val="0"/>
              </w:rPr>
            </w:pPr>
            <w:r w:rsidRPr="00977EA3">
              <w:rPr>
                <w:noProof w:val="0"/>
              </w:rPr>
              <w:t>6</w:t>
            </w:r>
          </w:p>
        </w:tc>
      </w:tr>
      <w:tr w:rsidR="007A1F44" w:rsidRPr="00977EA3" w14:paraId="1E91A17A" w14:textId="77777777" w:rsidTr="003462A5">
        <w:trPr>
          <w:cantSplit/>
          <w:jc w:val="center"/>
        </w:trPr>
        <w:tc>
          <w:tcPr>
            <w:tcW w:w="1951" w:type="dxa"/>
          </w:tcPr>
          <w:p w14:paraId="7668E2F4" w14:textId="77777777" w:rsidR="007A1F44" w:rsidRPr="00977EA3" w:rsidRDefault="007A1F44" w:rsidP="00A0052B">
            <w:pPr>
              <w:pStyle w:val="TableEntry"/>
              <w:rPr>
                <w:noProof w:val="0"/>
              </w:rPr>
            </w:pPr>
            <w:r w:rsidRPr="00977EA3">
              <w:rPr>
                <w:noProof w:val="0"/>
              </w:rPr>
              <w:t>DRG</w:t>
            </w:r>
          </w:p>
        </w:tc>
        <w:tc>
          <w:tcPr>
            <w:tcW w:w="3544" w:type="dxa"/>
          </w:tcPr>
          <w:p w14:paraId="30D79318" w14:textId="77777777" w:rsidR="007A1F44" w:rsidRPr="00977EA3" w:rsidRDefault="007A1F44" w:rsidP="00A0052B">
            <w:pPr>
              <w:pStyle w:val="TableEntry"/>
              <w:rPr>
                <w:noProof w:val="0"/>
              </w:rPr>
            </w:pPr>
            <w:r w:rsidRPr="00977EA3">
              <w:rPr>
                <w:noProof w:val="0"/>
              </w:rPr>
              <w:t>Diagnosis Related Group</w:t>
            </w:r>
          </w:p>
        </w:tc>
        <w:tc>
          <w:tcPr>
            <w:tcW w:w="971" w:type="dxa"/>
          </w:tcPr>
          <w:p w14:paraId="5932BB49" w14:textId="77777777" w:rsidR="007A1F44" w:rsidRPr="00977EA3" w:rsidRDefault="007A1F44" w:rsidP="00B6518F">
            <w:pPr>
              <w:pStyle w:val="TableEntry"/>
              <w:rPr>
                <w:noProof w:val="0"/>
              </w:rPr>
            </w:pPr>
            <w:r w:rsidRPr="00977EA3">
              <w:rPr>
                <w:noProof w:val="0"/>
              </w:rPr>
              <w:t>O</w:t>
            </w:r>
          </w:p>
        </w:tc>
        <w:tc>
          <w:tcPr>
            <w:tcW w:w="872" w:type="dxa"/>
          </w:tcPr>
          <w:p w14:paraId="0A47C8DF" w14:textId="77777777" w:rsidR="007A1F44" w:rsidRPr="00977EA3" w:rsidRDefault="007A1F44" w:rsidP="00B6518F">
            <w:pPr>
              <w:pStyle w:val="TableEntry"/>
              <w:rPr>
                <w:noProof w:val="0"/>
              </w:rPr>
            </w:pPr>
            <w:r w:rsidRPr="00977EA3">
              <w:rPr>
                <w:noProof w:val="0"/>
              </w:rPr>
              <w:t>[0..*]</w:t>
            </w:r>
          </w:p>
        </w:tc>
        <w:tc>
          <w:tcPr>
            <w:tcW w:w="1701" w:type="dxa"/>
          </w:tcPr>
          <w:p w14:paraId="7EF1D552" w14:textId="77777777" w:rsidR="007A1F44" w:rsidRPr="00977EA3" w:rsidRDefault="007A1F44" w:rsidP="00A66DA8">
            <w:pPr>
              <w:pStyle w:val="TableEntry"/>
              <w:jc w:val="center"/>
              <w:rPr>
                <w:noProof w:val="0"/>
              </w:rPr>
            </w:pPr>
            <w:r w:rsidRPr="00977EA3">
              <w:rPr>
                <w:noProof w:val="0"/>
              </w:rPr>
              <w:t>6</w:t>
            </w:r>
          </w:p>
        </w:tc>
      </w:tr>
    </w:tbl>
    <w:p w14:paraId="53EC945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01" w:name="_Toc174249195"/>
      <w:r w:rsidRPr="00977EA3">
        <w:rPr>
          <w:noProof w:val="0"/>
        </w:rPr>
        <w:t>Comments on segment usage</w:t>
      </w:r>
      <w:bookmarkEnd w:id="401"/>
    </w:p>
    <w:p w14:paraId="3604CC31" w14:textId="77777777" w:rsidR="007A1F44" w:rsidRPr="00977EA3" w:rsidRDefault="007A1F44">
      <w:r w:rsidRPr="00977EA3">
        <w:t>None.</w:t>
      </w:r>
    </w:p>
    <w:p w14:paraId="711A38CF"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02" w:name="_Toc174249196"/>
      <w:r w:rsidRPr="00977EA3">
        <w:rPr>
          <w:noProof w:val="0"/>
        </w:rPr>
        <w:lastRenderedPageBreak/>
        <w:t>Expected actions</w:t>
      </w:r>
      <w:bookmarkEnd w:id="402"/>
    </w:p>
    <w:p w14:paraId="16024235" w14:textId="77777777" w:rsidR="007A1F44" w:rsidRPr="00977EA3" w:rsidRDefault="007A1F44">
      <w:r w:rsidRPr="00977EA3">
        <w:t>The receiver shall reset the patient’s status to its value prior to the receipt of the pre-admit message.</w:t>
      </w:r>
    </w:p>
    <w:p w14:paraId="6FB29908" w14:textId="77777777" w:rsidR="007A1F44" w:rsidRPr="00977EA3" w:rsidRDefault="007A1F44">
      <w:r w:rsidRPr="00977EA3">
        <w:t>The receiver shall report the result of this operation (success / error) in an acknowledgment message returned to the sender.</w:t>
      </w:r>
    </w:p>
    <w:p w14:paraId="31A5C76F" w14:textId="68EEB1E5" w:rsidR="007A1F44" w:rsidRPr="00977EA3" w:rsidRDefault="007A1F44">
      <w:r w:rsidRPr="00977EA3">
        <w:t>In case this Movement conflicts with the current situation of the patient (no pre-admit registered for this patient, or the patient is unknown) the message is discarded but no error condition is raised.</w:t>
      </w:r>
    </w:p>
    <w:p w14:paraId="3FE0CD28" w14:textId="77777777" w:rsidR="007A1F44" w:rsidRPr="00977EA3" w:rsidRDefault="007A1F44">
      <w:r w:rsidRPr="00977EA3">
        <w:t>If the receiver does not support the Inpatient/Outpatient Encounter Management Option of this transaction, it shall application-reject the message (see ITI TF-2x: C.2.3).</w:t>
      </w:r>
    </w:p>
    <w:p w14:paraId="2E2B5D96"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03" w:name="_Toc174249197"/>
      <w:bookmarkStart w:id="404" w:name="_Toc398544179"/>
      <w:r w:rsidRPr="00977EA3">
        <w:rPr>
          <w:noProof w:val="0"/>
        </w:rPr>
        <w:t>Change Outpatient to Inpatient (ADT^A06^ADT_A06)</w:t>
      </w:r>
      <w:bookmarkEnd w:id="403"/>
      <w:bookmarkEnd w:id="404"/>
    </w:p>
    <w:p w14:paraId="50B2061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05" w:name="_Toc174249198"/>
      <w:r w:rsidRPr="00977EA3">
        <w:rPr>
          <w:noProof w:val="0"/>
        </w:rPr>
        <w:t>Trigger Event</w:t>
      </w:r>
      <w:bookmarkEnd w:id="405"/>
    </w:p>
    <w:p w14:paraId="58A0FFA4" w14:textId="77777777" w:rsidR="007A1F44" w:rsidRPr="00977EA3" w:rsidRDefault="007A1F44">
      <w:r w:rsidRPr="00977EA3">
        <w:t>This message is sent by a Patient Encounter Supplier to notify a Patient Encounter Consumer that it has been decided to admit a patient that was formerly in a non-admitted status, such as Emergency.</w:t>
      </w:r>
    </w:p>
    <w:p w14:paraId="337C1B82" w14:textId="77777777" w:rsidR="007A1F44" w:rsidRPr="00977EA3" w:rsidRDefault="007A1F44">
      <w:r w:rsidRPr="00977EA3">
        <w:t xml:space="preserve">MSH-9 is valued </w:t>
      </w:r>
      <w:r w:rsidRPr="00977EA3">
        <w:rPr>
          <w:b/>
          <w:bCs/>
        </w:rPr>
        <w:t>ADT^A06^ADT_A06</w:t>
      </w:r>
      <w:r w:rsidRPr="00977EA3">
        <w:t>.</w:t>
      </w:r>
    </w:p>
    <w:p w14:paraId="3B381767"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06" w:name="_Toc174249199"/>
      <w:r w:rsidRPr="00977EA3">
        <w:rPr>
          <w:noProof w:val="0"/>
        </w:rPr>
        <w:t>Message Static Definition</w:t>
      </w:r>
      <w:bookmarkEnd w:id="406"/>
    </w:p>
    <w:p w14:paraId="38BC83B3" w14:textId="77777777" w:rsidR="007A1F44" w:rsidRPr="00977EA3" w:rsidRDefault="007A1F44">
      <w:pPr>
        <w:pStyle w:val="TableTitle"/>
        <w:rPr>
          <w:noProof w:val="0"/>
        </w:rPr>
      </w:pPr>
      <w:r w:rsidRPr="00977EA3">
        <w:rPr>
          <w:noProof w:val="0"/>
        </w:rPr>
        <w:t>Table 3.31-15: Static definition of message ADT^A06^ADT_A06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E5D1749" w14:textId="77777777" w:rsidTr="00CD738C">
        <w:trPr>
          <w:tblHeader/>
          <w:jc w:val="center"/>
        </w:trPr>
        <w:tc>
          <w:tcPr>
            <w:tcW w:w="1951" w:type="dxa"/>
            <w:tcBorders>
              <w:top w:val="single" w:sz="4" w:space="0" w:color="auto"/>
              <w:bottom w:val="single" w:sz="4" w:space="0" w:color="auto"/>
              <w:right w:val="single" w:sz="4" w:space="0" w:color="auto"/>
            </w:tcBorders>
            <w:shd w:val="clear" w:color="auto" w:fill="D9D9D9"/>
          </w:tcPr>
          <w:p w14:paraId="331545AA" w14:textId="77777777" w:rsidR="007A1F44" w:rsidRPr="00977EA3" w:rsidRDefault="007A1F44" w:rsidP="00A063AC">
            <w:pPr>
              <w:pStyle w:val="TableEntryHeader"/>
              <w:rPr>
                <w:noProof w:val="0"/>
              </w:rPr>
            </w:pPr>
            <w:r w:rsidRPr="00977EA3">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521E6A37" w14:textId="77777777" w:rsidR="007A1F44" w:rsidRPr="00977EA3" w:rsidRDefault="007A1F44" w:rsidP="00A53067">
            <w:pPr>
              <w:pStyle w:val="TableEntryHeader"/>
              <w:rPr>
                <w:noProof w:val="0"/>
              </w:rPr>
            </w:pPr>
            <w:r w:rsidRPr="00977EA3">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73DDA98D" w14:textId="77777777" w:rsidR="007A1F44" w:rsidRPr="00977EA3" w:rsidRDefault="007A1F44" w:rsidP="00A53067">
            <w:pPr>
              <w:pStyle w:val="TableEntryHeader"/>
              <w:rPr>
                <w:noProof w:val="0"/>
              </w:rPr>
            </w:pPr>
            <w:r w:rsidRPr="00977EA3">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19BE83CE" w14:textId="77777777" w:rsidR="007A1F44" w:rsidRPr="00977EA3" w:rsidRDefault="007A1F44" w:rsidP="00A53067">
            <w:pPr>
              <w:pStyle w:val="TableEntryHeader"/>
              <w:rPr>
                <w:noProof w:val="0"/>
              </w:rPr>
            </w:pPr>
            <w:r w:rsidRPr="00977EA3">
              <w:rPr>
                <w:noProof w:val="0"/>
              </w:rPr>
              <w:t>Card.</w:t>
            </w:r>
          </w:p>
        </w:tc>
        <w:tc>
          <w:tcPr>
            <w:tcW w:w="1701" w:type="dxa"/>
            <w:tcBorders>
              <w:top w:val="single" w:sz="4" w:space="0" w:color="auto"/>
              <w:left w:val="single" w:sz="4" w:space="0" w:color="auto"/>
              <w:bottom w:val="single" w:sz="4" w:space="0" w:color="auto"/>
            </w:tcBorders>
            <w:shd w:val="clear" w:color="auto" w:fill="D9D9D9"/>
          </w:tcPr>
          <w:p w14:paraId="3CD339CC" w14:textId="77777777" w:rsidR="007A1F44" w:rsidRPr="00977EA3" w:rsidRDefault="007A1F44" w:rsidP="00A53067">
            <w:pPr>
              <w:pStyle w:val="TableEntryHeader"/>
              <w:rPr>
                <w:noProof w:val="0"/>
              </w:rPr>
            </w:pPr>
            <w:r w:rsidRPr="00977EA3">
              <w:rPr>
                <w:noProof w:val="0"/>
              </w:rPr>
              <w:t>HL7 chapter</w:t>
            </w:r>
          </w:p>
        </w:tc>
      </w:tr>
      <w:tr w:rsidR="007A1F44" w:rsidRPr="00977EA3" w14:paraId="7A7ADC0C" w14:textId="77777777">
        <w:trPr>
          <w:jc w:val="center"/>
        </w:trPr>
        <w:tc>
          <w:tcPr>
            <w:tcW w:w="1951" w:type="dxa"/>
            <w:tcBorders>
              <w:top w:val="single" w:sz="4" w:space="0" w:color="auto"/>
              <w:bottom w:val="single" w:sz="4" w:space="0" w:color="auto"/>
              <w:right w:val="single" w:sz="4" w:space="0" w:color="auto"/>
            </w:tcBorders>
          </w:tcPr>
          <w:p w14:paraId="24530CA2" w14:textId="77777777" w:rsidR="007A1F44" w:rsidRPr="00977EA3" w:rsidRDefault="007A1F44" w:rsidP="00A0052B">
            <w:pPr>
              <w:pStyle w:val="TableEntry"/>
              <w:rPr>
                <w:noProof w:val="0"/>
              </w:rPr>
            </w:pPr>
            <w:r w:rsidRPr="00977EA3">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211876C6" w14:textId="77777777" w:rsidR="007A1F44" w:rsidRPr="00977EA3" w:rsidRDefault="007A1F44" w:rsidP="00A0052B">
            <w:pPr>
              <w:pStyle w:val="TableEntry"/>
              <w:rPr>
                <w:noProof w:val="0"/>
              </w:rPr>
            </w:pPr>
            <w:r w:rsidRPr="00977EA3">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2914E31"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B71737C"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68330A" w14:textId="77777777" w:rsidR="007A1F44" w:rsidRPr="00977EA3" w:rsidRDefault="007A1F44" w:rsidP="00A66DA8">
            <w:pPr>
              <w:pStyle w:val="TableEntry"/>
              <w:jc w:val="center"/>
              <w:rPr>
                <w:noProof w:val="0"/>
              </w:rPr>
            </w:pPr>
            <w:r w:rsidRPr="00977EA3">
              <w:rPr>
                <w:noProof w:val="0"/>
              </w:rPr>
              <w:t>2</w:t>
            </w:r>
          </w:p>
        </w:tc>
      </w:tr>
      <w:tr w:rsidR="007A1F44" w:rsidRPr="00977EA3" w14:paraId="2BEAD252" w14:textId="77777777">
        <w:trPr>
          <w:jc w:val="center"/>
        </w:trPr>
        <w:tc>
          <w:tcPr>
            <w:tcW w:w="1951" w:type="dxa"/>
            <w:tcBorders>
              <w:top w:val="single" w:sz="4" w:space="0" w:color="auto"/>
              <w:bottom w:val="single" w:sz="4" w:space="0" w:color="auto"/>
              <w:right w:val="single" w:sz="4" w:space="0" w:color="auto"/>
            </w:tcBorders>
          </w:tcPr>
          <w:p w14:paraId="5658BB42" w14:textId="77777777" w:rsidR="007A1F44" w:rsidRPr="00977EA3" w:rsidRDefault="007A1F44" w:rsidP="00A0052B">
            <w:pPr>
              <w:pStyle w:val="TableEntry"/>
              <w:rPr>
                <w:noProof w:val="0"/>
              </w:rPr>
            </w:pPr>
            <w:r w:rsidRPr="00977EA3">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2514B968" w14:textId="77777777" w:rsidR="007A1F44" w:rsidRPr="00977EA3" w:rsidRDefault="007A1F44" w:rsidP="00A0052B">
            <w:pPr>
              <w:pStyle w:val="TableEntry"/>
              <w:rPr>
                <w:noProof w:val="0"/>
              </w:rPr>
            </w:pPr>
            <w:r w:rsidRPr="00977EA3">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271989D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9CB079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CEF85C0" w14:textId="77777777" w:rsidR="007A1F44" w:rsidRPr="00977EA3" w:rsidRDefault="007A1F44" w:rsidP="00A66DA8">
            <w:pPr>
              <w:pStyle w:val="TableEntry"/>
              <w:jc w:val="center"/>
              <w:rPr>
                <w:noProof w:val="0"/>
              </w:rPr>
            </w:pPr>
            <w:r w:rsidRPr="00977EA3">
              <w:rPr>
                <w:noProof w:val="0"/>
              </w:rPr>
              <w:t>2</w:t>
            </w:r>
          </w:p>
        </w:tc>
      </w:tr>
      <w:tr w:rsidR="007A1F44" w:rsidRPr="00977EA3" w14:paraId="6EF2F897" w14:textId="77777777">
        <w:trPr>
          <w:jc w:val="center"/>
        </w:trPr>
        <w:tc>
          <w:tcPr>
            <w:tcW w:w="1951" w:type="dxa"/>
            <w:tcBorders>
              <w:top w:val="single" w:sz="4" w:space="0" w:color="auto"/>
              <w:bottom w:val="single" w:sz="4" w:space="0" w:color="auto"/>
              <w:right w:val="single" w:sz="4" w:space="0" w:color="auto"/>
            </w:tcBorders>
          </w:tcPr>
          <w:p w14:paraId="6A9356C6" w14:textId="77777777" w:rsidR="007A1F44" w:rsidRPr="00977EA3" w:rsidRDefault="007A1F44" w:rsidP="00A0052B">
            <w:pPr>
              <w:pStyle w:val="TableEntry"/>
              <w:rPr>
                <w:noProof w:val="0"/>
              </w:rPr>
            </w:pPr>
            <w:r w:rsidRPr="00977EA3">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3174D29B" w14:textId="77777777" w:rsidR="007A1F44" w:rsidRPr="00977EA3" w:rsidRDefault="007A1F44" w:rsidP="00A0052B">
            <w:pPr>
              <w:pStyle w:val="TableEntry"/>
              <w:rPr>
                <w:noProof w:val="0"/>
              </w:rPr>
            </w:pPr>
            <w:r w:rsidRPr="00977EA3">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69C054A1"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27B99E7"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CBFE99" w14:textId="77777777" w:rsidR="007A1F44" w:rsidRPr="00977EA3" w:rsidRDefault="007A1F44" w:rsidP="00A66DA8">
            <w:pPr>
              <w:pStyle w:val="TableEntry"/>
              <w:jc w:val="center"/>
              <w:rPr>
                <w:noProof w:val="0"/>
              </w:rPr>
            </w:pPr>
            <w:r w:rsidRPr="00977EA3">
              <w:rPr>
                <w:noProof w:val="0"/>
              </w:rPr>
              <w:t>2</w:t>
            </w:r>
          </w:p>
        </w:tc>
      </w:tr>
      <w:tr w:rsidR="007A1F44" w:rsidRPr="00977EA3" w14:paraId="605C7CCC" w14:textId="77777777">
        <w:trPr>
          <w:jc w:val="center"/>
        </w:trPr>
        <w:tc>
          <w:tcPr>
            <w:tcW w:w="1951" w:type="dxa"/>
            <w:tcBorders>
              <w:top w:val="single" w:sz="4" w:space="0" w:color="auto"/>
              <w:bottom w:val="single" w:sz="4" w:space="0" w:color="auto"/>
              <w:right w:val="single" w:sz="4" w:space="0" w:color="auto"/>
            </w:tcBorders>
          </w:tcPr>
          <w:p w14:paraId="7A379DDB" w14:textId="77777777" w:rsidR="007A1F44" w:rsidRPr="00977EA3" w:rsidRDefault="007A1F44" w:rsidP="00A0052B">
            <w:pPr>
              <w:pStyle w:val="TableEntry"/>
              <w:rPr>
                <w:noProof w:val="0"/>
              </w:rPr>
            </w:pPr>
            <w:r w:rsidRPr="00977EA3">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42AFD511" w14:textId="77777777" w:rsidR="007A1F44" w:rsidRPr="00977EA3" w:rsidRDefault="007A1F44" w:rsidP="00A0052B">
            <w:pPr>
              <w:pStyle w:val="TableEntry"/>
              <w:rPr>
                <w:noProof w:val="0"/>
              </w:rPr>
            </w:pPr>
            <w:r w:rsidRPr="00977EA3">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6E8DC66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001B729"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CDC7409" w14:textId="77777777" w:rsidR="007A1F44" w:rsidRPr="00977EA3" w:rsidRDefault="007A1F44" w:rsidP="00A66DA8">
            <w:pPr>
              <w:pStyle w:val="TableEntry"/>
              <w:jc w:val="center"/>
              <w:rPr>
                <w:noProof w:val="0"/>
              </w:rPr>
            </w:pPr>
            <w:r w:rsidRPr="00977EA3">
              <w:rPr>
                <w:noProof w:val="0"/>
              </w:rPr>
              <w:t>3</w:t>
            </w:r>
          </w:p>
        </w:tc>
      </w:tr>
      <w:tr w:rsidR="007A1F44" w:rsidRPr="00977EA3" w14:paraId="13BC5D7D" w14:textId="77777777">
        <w:trPr>
          <w:jc w:val="center"/>
        </w:trPr>
        <w:tc>
          <w:tcPr>
            <w:tcW w:w="1951" w:type="dxa"/>
            <w:tcBorders>
              <w:top w:val="single" w:sz="4" w:space="0" w:color="auto"/>
              <w:bottom w:val="single" w:sz="4" w:space="0" w:color="auto"/>
              <w:right w:val="single" w:sz="4" w:space="0" w:color="auto"/>
            </w:tcBorders>
          </w:tcPr>
          <w:p w14:paraId="572C7DF1" w14:textId="77777777" w:rsidR="007A1F44" w:rsidRPr="00977EA3" w:rsidRDefault="007A1F44" w:rsidP="00A0052B">
            <w:pPr>
              <w:pStyle w:val="TableEntry"/>
              <w:rPr>
                <w:noProof w:val="0"/>
              </w:rPr>
            </w:pPr>
            <w:r w:rsidRPr="00977EA3">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60E86C9A" w14:textId="77777777" w:rsidR="007A1F44" w:rsidRPr="00977EA3" w:rsidRDefault="007A1F44" w:rsidP="00A0052B">
            <w:pPr>
              <w:pStyle w:val="TableEntry"/>
              <w:rPr>
                <w:noProof w:val="0"/>
              </w:rPr>
            </w:pPr>
            <w:r w:rsidRPr="00977EA3">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4F9B38EB"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0E37B9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2084E9C" w14:textId="77777777" w:rsidR="007A1F44" w:rsidRPr="00977EA3" w:rsidRDefault="007A1F44" w:rsidP="00A66DA8">
            <w:pPr>
              <w:pStyle w:val="TableEntry"/>
              <w:jc w:val="center"/>
              <w:rPr>
                <w:noProof w:val="0"/>
              </w:rPr>
            </w:pPr>
            <w:r w:rsidRPr="00977EA3">
              <w:rPr>
                <w:noProof w:val="0"/>
              </w:rPr>
              <w:t>3</w:t>
            </w:r>
          </w:p>
        </w:tc>
      </w:tr>
      <w:tr w:rsidR="007A1F44" w:rsidRPr="00977EA3" w14:paraId="4F65B222" w14:textId="77777777">
        <w:trPr>
          <w:jc w:val="center"/>
        </w:trPr>
        <w:tc>
          <w:tcPr>
            <w:tcW w:w="1951" w:type="dxa"/>
            <w:tcBorders>
              <w:top w:val="single" w:sz="4" w:space="0" w:color="auto"/>
              <w:bottom w:val="single" w:sz="4" w:space="0" w:color="auto"/>
              <w:right w:val="single" w:sz="4" w:space="0" w:color="auto"/>
            </w:tcBorders>
          </w:tcPr>
          <w:p w14:paraId="3C5B3B56"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3002232"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072C846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DF10C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594253E" w14:textId="77777777" w:rsidR="007A1F44" w:rsidRPr="00977EA3" w:rsidRDefault="007A1F44" w:rsidP="00A66DA8">
            <w:pPr>
              <w:pStyle w:val="TableEntry"/>
              <w:jc w:val="center"/>
              <w:rPr>
                <w:noProof w:val="0"/>
              </w:rPr>
            </w:pPr>
            <w:r w:rsidRPr="00977EA3">
              <w:rPr>
                <w:noProof w:val="0"/>
              </w:rPr>
              <w:t>15</w:t>
            </w:r>
          </w:p>
        </w:tc>
      </w:tr>
      <w:tr w:rsidR="007A1F44" w:rsidRPr="00977EA3" w14:paraId="12F1AC8C" w14:textId="77777777">
        <w:trPr>
          <w:jc w:val="center"/>
        </w:trPr>
        <w:tc>
          <w:tcPr>
            <w:tcW w:w="1951" w:type="dxa"/>
            <w:tcBorders>
              <w:top w:val="single" w:sz="4" w:space="0" w:color="auto"/>
              <w:bottom w:val="single" w:sz="4" w:space="0" w:color="auto"/>
              <w:right w:val="single" w:sz="4" w:space="0" w:color="auto"/>
            </w:tcBorders>
          </w:tcPr>
          <w:p w14:paraId="0B6FB0E0" w14:textId="77777777" w:rsidR="007A1F44" w:rsidRPr="00977EA3" w:rsidRDefault="007A1F44" w:rsidP="00A0052B">
            <w:pPr>
              <w:pStyle w:val="TableEntry"/>
              <w:rPr>
                <w:noProof w:val="0"/>
              </w:rPr>
            </w:pPr>
            <w:r w:rsidRPr="00977EA3">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56E131C7" w14:textId="77777777" w:rsidR="007A1F44" w:rsidRPr="00977EA3" w:rsidRDefault="007A1F44" w:rsidP="00A0052B">
            <w:pPr>
              <w:pStyle w:val="TableEntry"/>
              <w:rPr>
                <w:noProof w:val="0"/>
              </w:rPr>
            </w:pPr>
            <w:r w:rsidRPr="00977EA3">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183F862C" w14:textId="77777777" w:rsidR="007A1F44" w:rsidRPr="00977EA3" w:rsidRDefault="007A1F44" w:rsidP="00B6518F">
            <w:pPr>
              <w:pStyle w:val="TableEntry"/>
              <w:rPr>
                <w:noProof w:val="0"/>
              </w:rPr>
            </w:pPr>
            <w:r w:rsidRPr="00977EA3">
              <w:rPr>
                <w:noProof w:val="0"/>
              </w:rPr>
              <w:t>C</w:t>
            </w:r>
          </w:p>
        </w:tc>
        <w:tc>
          <w:tcPr>
            <w:tcW w:w="872" w:type="dxa"/>
            <w:tcBorders>
              <w:top w:val="single" w:sz="4" w:space="0" w:color="auto"/>
              <w:left w:val="single" w:sz="4" w:space="0" w:color="auto"/>
              <w:bottom w:val="single" w:sz="4" w:space="0" w:color="auto"/>
              <w:right w:val="single" w:sz="4" w:space="0" w:color="auto"/>
            </w:tcBorders>
          </w:tcPr>
          <w:p w14:paraId="580B0885"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3A52BB8C" w14:textId="77777777" w:rsidR="007A1F44" w:rsidRPr="00977EA3" w:rsidRDefault="007A1F44" w:rsidP="00A66DA8">
            <w:pPr>
              <w:pStyle w:val="TableEntry"/>
              <w:jc w:val="center"/>
              <w:rPr>
                <w:noProof w:val="0"/>
              </w:rPr>
            </w:pPr>
            <w:r w:rsidRPr="00977EA3">
              <w:rPr>
                <w:noProof w:val="0"/>
              </w:rPr>
              <w:t>3</w:t>
            </w:r>
          </w:p>
        </w:tc>
      </w:tr>
      <w:tr w:rsidR="007A1F44" w:rsidRPr="00977EA3" w14:paraId="3463A513" w14:textId="77777777">
        <w:trPr>
          <w:jc w:val="center"/>
        </w:trPr>
        <w:tc>
          <w:tcPr>
            <w:tcW w:w="1951" w:type="dxa"/>
            <w:tcBorders>
              <w:top w:val="single" w:sz="4" w:space="0" w:color="auto"/>
              <w:bottom w:val="single" w:sz="4" w:space="0" w:color="auto"/>
              <w:right w:val="single" w:sz="4" w:space="0" w:color="auto"/>
            </w:tcBorders>
          </w:tcPr>
          <w:p w14:paraId="5C7543A9" w14:textId="77777777" w:rsidR="007A1F44" w:rsidRPr="00977EA3" w:rsidRDefault="007A1F44" w:rsidP="00A0052B">
            <w:pPr>
              <w:pStyle w:val="TableEntry"/>
              <w:rPr>
                <w:noProof w:val="0"/>
              </w:rPr>
            </w:pPr>
            <w:r w:rsidRPr="00977EA3">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19B18B34" w14:textId="77777777" w:rsidR="007A1F44" w:rsidRPr="00977EA3" w:rsidRDefault="007A1F44" w:rsidP="00A0052B">
            <w:pPr>
              <w:pStyle w:val="TableEntry"/>
              <w:rPr>
                <w:noProof w:val="0"/>
              </w:rPr>
            </w:pPr>
            <w:r w:rsidRPr="00977EA3">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36177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52E23D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620D3A2" w14:textId="77777777" w:rsidR="007A1F44" w:rsidRPr="00977EA3" w:rsidRDefault="007A1F44" w:rsidP="00A66DA8">
            <w:pPr>
              <w:pStyle w:val="TableEntry"/>
              <w:jc w:val="center"/>
              <w:rPr>
                <w:noProof w:val="0"/>
              </w:rPr>
            </w:pPr>
            <w:r w:rsidRPr="00977EA3">
              <w:rPr>
                <w:noProof w:val="0"/>
              </w:rPr>
              <w:t>3</w:t>
            </w:r>
          </w:p>
        </w:tc>
      </w:tr>
      <w:tr w:rsidR="007A1F44" w:rsidRPr="00977EA3" w14:paraId="0A9FE174" w14:textId="77777777">
        <w:trPr>
          <w:jc w:val="center"/>
        </w:trPr>
        <w:tc>
          <w:tcPr>
            <w:tcW w:w="1951" w:type="dxa"/>
            <w:tcBorders>
              <w:top w:val="single" w:sz="4" w:space="0" w:color="auto"/>
              <w:bottom w:val="single" w:sz="4" w:space="0" w:color="auto"/>
              <w:right w:val="single" w:sz="4" w:space="0" w:color="auto"/>
            </w:tcBorders>
          </w:tcPr>
          <w:p w14:paraId="6DC09EB8" w14:textId="77777777" w:rsidR="007A1F44" w:rsidRPr="00977EA3" w:rsidRDefault="007A1F44" w:rsidP="00A0052B">
            <w:pPr>
              <w:pStyle w:val="TableEntry"/>
              <w:rPr>
                <w:noProof w:val="0"/>
              </w:rPr>
            </w:pPr>
            <w:r w:rsidRPr="00977EA3">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1195EA5D" w14:textId="77777777" w:rsidR="007A1F44" w:rsidRPr="00977EA3" w:rsidRDefault="007A1F44" w:rsidP="00A0052B">
            <w:pPr>
              <w:pStyle w:val="TableEntry"/>
              <w:rPr>
                <w:noProof w:val="0"/>
              </w:rPr>
            </w:pPr>
            <w:r w:rsidRPr="00977EA3">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3F4CAC7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7B80C098"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15697AFC" w14:textId="77777777" w:rsidR="007A1F44" w:rsidRPr="00977EA3" w:rsidRDefault="007A1F44" w:rsidP="00A66DA8">
            <w:pPr>
              <w:pStyle w:val="TableEntry"/>
              <w:jc w:val="center"/>
              <w:rPr>
                <w:noProof w:val="0"/>
              </w:rPr>
            </w:pPr>
            <w:r w:rsidRPr="00977EA3">
              <w:rPr>
                <w:noProof w:val="0"/>
              </w:rPr>
              <w:t>3</w:t>
            </w:r>
          </w:p>
        </w:tc>
      </w:tr>
      <w:tr w:rsidR="007A1F44" w:rsidRPr="00977EA3" w14:paraId="7D4D3C2E" w14:textId="77777777">
        <w:trPr>
          <w:jc w:val="center"/>
        </w:trPr>
        <w:tc>
          <w:tcPr>
            <w:tcW w:w="1951" w:type="dxa"/>
            <w:tcBorders>
              <w:top w:val="single" w:sz="4" w:space="0" w:color="auto"/>
              <w:bottom w:val="single" w:sz="4" w:space="0" w:color="auto"/>
              <w:right w:val="single" w:sz="4" w:space="0" w:color="auto"/>
            </w:tcBorders>
          </w:tcPr>
          <w:p w14:paraId="3298D2B1" w14:textId="77777777" w:rsidR="007A1F44" w:rsidRPr="00977EA3" w:rsidRDefault="007A1F44" w:rsidP="00A0052B">
            <w:pPr>
              <w:pStyle w:val="TableEntry"/>
              <w:rPr>
                <w:noProof w:val="0"/>
              </w:rPr>
            </w:pPr>
            <w:r w:rsidRPr="00977EA3">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2BD7A8F1" w14:textId="77777777" w:rsidR="007A1F44" w:rsidRPr="00977EA3" w:rsidRDefault="007A1F44" w:rsidP="00A0052B">
            <w:pPr>
              <w:pStyle w:val="TableEntry"/>
              <w:rPr>
                <w:noProof w:val="0"/>
              </w:rPr>
            </w:pPr>
            <w:r w:rsidRPr="00977EA3">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0B78FAD3" w14:textId="77777777" w:rsidR="007A1F44" w:rsidRPr="00977EA3" w:rsidRDefault="007A1F44" w:rsidP="00B6518F">
            <w:pPr>
              <w:pStyle w:val="TableEntry"/>
              <w:rPr>
                <w:noProof w:val="0"/>
              </w:rPr>
            </w:pPr>
            <w:r w:rsidRPr="00977EA3">
              <w:rPr>
                <w:noProof w:val="0"/>
              </w:rPr>
              <w:t>X</w:t>
            </w:r>
          </w:p>
        </w:tc>
        <w:tc>
          <w:tcPr>
            <w:tcW w:w="872" w:type="dxa"/>
            <w:tcBorders>
              <w:top w:val="single" w:sz="4" w:space="0" w:color="auto"/>
              <w:left w:val="single" w:sz="4" w:space="0" w:color="auto"/>
              <w:bottom w:val="single" w:sz="4" w:space="0" w:color="auto"/>
              <w:right w:val="single" w:sz="4" w:space="0" w:color="auto"/>
            </w:tcBorders>
          </w:tcPr>
          <w:p w14:paraId="3B3B18E4" w14:textId="77777777" w:rsidR="007A1F44" w:rsidRPr="00977EA3" w:rsidRDefault="007A1F44" w:rsidP="00B6518F">
            <w:pPr>
              <w:pStyle w:val="TableEntry"/>
              <w:rPr>
                <w:noProof w:val="0"/>
              </w:rPr>
            </w:pPr>
            <w:r w:rsidRPr="00977EA3">
              <w:rPr>
                <w:noProof w:val="0"/>
              </w:rPr>
              <w:t>[0..0]</w:t>
            </w:r>
          </w:p>
        </w:tc>
        <w:tc>
          <w:tcPr>
            <w:tcW w:w="1701" w:type="dxa"/>
            <w:tcBorders>
              <w:top w:val="single" w:sz="4" w:space="0" w:color="auto"/>
              <w:left w:val="single" w:sz="4" w:space="0" w:color="auto"/>
              <w:bottom w:val="single" w:sz="4" w:space="0" w:color="auto"/>
            </w:tcBorders>
          </w:tcPr>
          <w:p w14:paraId="6536AB0F" w14:textId="77777777" w:rsidR="007A1F44" w:rsidRPr="00977EA3" w:rsidRDefault="007A1F44" w:rsidP="00A66DA8">
            <w:pPr>
              <w:pStyle w:val="TableEntry"/>
              <w:jc w:val="center"/>
              <w:rPr>
                <w:noProof w:val="0"/>
              </w:rPr>
            </w:pPr>
            <w:r w:rsidRPr="00977EA3">
              <w:rPr>
                <w:noProof w:val="0"/>
              </w:rPr>
              <w:t>3</w:t>
            </w:r>
          </w:p>
        </w:tc>
      </w:tr>
      <w:tr w:rsidR="007A1F44" w:rsidRPr="00977EA3" w14:paraId="6A045E3D" w14:textId="77777777">
        <w:trPr>
          <w:jc w:val="center"/>
        </w:trPr>
        <w:tc>
          <w:tcPr>
            <w:tcW w:w="1951" w:type="dxa"/>
            <w:tcBorders>
              <w:top w:val="single" w:sz="4" w:space="0" w:color="auto"/>
              <w:bottom w:val="single" w:sz="4" w:space="0" w:color="auto"/>
              <w:right w:val="single" w:sz="4" w:space="0" w:color="auto"/>
            </w:tcBorders>
          </w:tcPr>
          <w:p w14:paraId="170AB9D5"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187E371"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252D2F5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7D9C1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AD9A10D" w14:textId="77777777" w:rsidR="007A1F44" w:rsidRPr="00977EA3" w:rsidRDefault="007A1F44" w:rsidP="00A66DA8">
            <w:pPr>
              <w:pStyle w:val="TableEntry"/>
              <w:jc w:val="center"/>
              <w:rPr>
                <w:noProof w:val="0"/>
              </w:rPr>
            </w:pPr>
            <w:r w:rsidRPr="00977EA3">
              <w:rPr>
                <w:noProof w:val="0"/>
              </w:rPr>
              <w:t>15</w:t>
            </w:r>
          </w:p>
        </w:tc>
      </w:tr>
      <w:tr w:rsidR="007A1F44" w:rsidRPr="00977EA3" w14:paraId="2C3261F1" w14:textId="77777777">
        <w:trPr>
          <w:jc w:val="center"/>
        </w:trPr>
        <w:tc>
          <w:tcPr>
            <w:tcW w:w="1951" w:type="dxa"/>
            <w:tcBorders>
              <w:top w:val="single" w:sz="4" w:space="0" w:color="auto"/>
              <w:bottom w:val="single" w:sz="4" w:space="0" w:color="auto"/>
              <w:right w:val="single" w:sz="4" w:space="0" w:color="auto"/>
            </w:tcBorders>
          </w:tcPr>
          <w:p w14:paraId="44A0474A" w14:textId="77777777" w:rsidR="007A1F44" w:rsidRPr="00977EA3" w:rsidRDefault="007A1F44" w:rsidP="00A0052B">
            <w:pPr>
              <w:pStyle w:val="TableEntry"/>
              <w:rPr>
                <w:noProof w:val="0"/>
              </w:rPr>
            </w:pPr>
            <w:r w:rsidRPr="00977EA3">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53DBC8C2" w14:textId="77777777" w:rsidR="007A1F44" w:rsidRPr="00977EA3" w:rsidRDefault="007A1F44" w:rsidP="00A0052B">
            <w:pPr>
              <w:pStyle w:val="TableEntry"/>
              <w:rPr>
                <w:noProof w:val="0"/>
              </w:rPr>
            </w:pPr>
            <w:r w:rsidRPr="00977EA3">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31B1A36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D57F1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4779F17F" w14:textId="77777777" w:rsidR="007A1F44" w:rsidRPr="00977EA3" w:rsidRDefault="007A1F44" w:rsidP="00A66DA8">
            <w:pPr>
              <w:pStyle w:val="TableEntry"/>
              <w:jc w:val="center"/>
              <w:rPr>
                <w:noProof w:val="0"/>
              </w:rPr>
            </w:pPr>
            <w:r w:rsidRPr="00977EA3">
              <w:rPr>
                <w:noProof w:val="0"/>
              </w:rPr>
              <w:t>3</w:t>
            </w:r>
          </w:p>
        </w:tc>
      </w:tr>
      <w:tr w:rsidR="007A1F44" w:rsidRPr="00977EA3" w14:paraId="30BE4432" w14:textId="77777777">
        <w:trPr>
          <w:jc w:val="center"/>
        </w:trPr>
        <w:tc>
          <w:tcPr>
            <w:tcW w:w="1951" w:type="dxa"/>
            <w:tcBorders>
              <w:top w:val="single" w:sz="4" w:space="0" w:color="auto"/>
              <w:bottom w:val="single" w:sz="4" w:space="0" w:color="auto"/>
              <w:right w:val="single" w:sz="4" w:space="0" w:color="auto"/>
            </w:tcBorders>
          </w:tcPr>
          <w:p w14:paraId="23E414FF" w14:textId="77777777" w:rsidR="007A1F44" w:rsidRPr="00977EA3" w:rsidRDefault="007A1F44" w:rsidP="00A0052B">
            <w:pPr>
              <w:pStyle w:val="TableEntry"/>
              <w:rPr>
                <w:noProof w:val="0"/>
              </w:rPr>
            </w:pPr>
            <w:r w:rsidRPr="00977EA3">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0064831" w14:textId="77777777" w:rsidR="007A1F44" w:rsidRPr="00977EA3" w:rsidRDefault="007A1F44" w:rsidP="00A0052B">
            <w:pPr>
              <w:pStyle w:val="TableEntry"/>
              <w:rPr>
                <w:noProof w:val="0"/>
              </w:rPr>
            </w:pPr>
            <w:r w:rsidRPr="00977EA3">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0C0C333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B151C9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3F6DE64" w14:textId="77777777" w:rsidR="007A1F44" w:rsidRPr="00977EA3" w:rsidRDefault="007A1F44" w:rsidP="00A66DA8">
            <w:pPr>
              <w:pStyle w:val="TableEntry"/>
              <w:jc w:val="center"/>
              <w:rPr>
                <w:noProof w:val="0"/>
              </w:rPr>
            </w:pPr>
            <w:r w:rsidRPr="00977EA3">
              <w:rPr>
                <w:noProof w:val="0"/>
              </w:rPr>
              <w:t>7</w:t>
            </w:r>
          </w:p>
        </w:tc>
      </w:tr>
      <w:tr w:rsidR="007A1F44" w:rsidRPr="00977EA3" w14:paraId="4260CEF5" w14:textId="77777777">
        <w:trPr>
          <w:jc w:val="center"/>
        </w:trPr>
        <w:tc>
          <w:tcPr>
            <w:tcW w:w="1951" w:type="dxa"/>
            <w:tcBorders>
              <w:top w:val="single" w:sz="4" w:space="0" w:color="auto"/>
              <w:bottom w:val="single" w:sz="4" w:space="0" w:color="auto"/>
              <w:right w:val="single" w:sz="4" w:space="0" w:color="auto"/>
            </w:tcBorders>
          </w:tcPr>
          <w:p w14:paraId="0E4B0FE7" w14:textId="77777777" w:rsidR="007A1F44" w:rsidRPr="00977EA3" w:rsidRDefault="007A1F44" w:rsidP="00A0052B">
            <w:pPr>
              <w:pStyle w:val="TableEntry"/>
              <w:rPr>
                <w:noProof w:val="0"/>
              </w:rPr>
            </w:pPr>
            <w:r w:rsidRPr="00977EA3">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70ADCD4F" w14:textId="77777777" w:rsidR="007A1F44" w:rsidRPr="00977EA3" w:rsidRDefault="007A1F44" w:rsidP="00A0052B">
            <w:pPr>
              <w:pStyle w:val="TableEntry"/>
              <w:rPr>
                <w:noProof w:val="0"/>
              </w:rPr>
            </w:pPr>
            <w:r w:rsidRPr="00977EA3">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56AA38F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B588A3D"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EBC2192" w14:textId="77777777" w:rsidR="007A1F44" w:rsidRPr="00977EA3" w:rsidRDefault="007A1F44" w:rsidP="00A66DA8">
            <w:pPr>
              <w:pStyle w:val="TableEntry"/>
              <w:jc w:val="center"/>
              <w:rPr>
                <w:noProof w:val="0"/>
              </w:rPr>
            </w:pPr>
            <w:r w:rsidRPr="00977EA3">
              <w:rPr>
                <w:noProof w:val="0"/>
              </w:rPr>
              <w:t>3</w:t>
            </w:r>
          </w:p>
        </w:tc>
      </w:tr>
      <w:tr w:rsidR="007A1F44" w:rsidRPr="00977EA3" w14:paraId="6DEE3FB2" w14:textId="77777777">
        <w:trPr>
          <w:jc w:val="center"/>
        </w:trPr>
        <w:tc>
          <w:tcPr>
            <w:tcW w:w="1951" w:type="dxa"/>
            <w:tcBorders>
              <w:top w:val="single" w:sz="4" w:space="0" w:color="auto"/>
              <w:bottom w:val="single" w:sz="4" w:space="0" w:color="auto"/>
              <w:right w:val="single" w:sz="4" w:space="0" w:color="auto"/>
            </w:tcBorders>
          </w:tcPr>
          <w:p w14:paraId="16F05CA8" w14:textId="77777777" w:rsidR="007A1F44" w:rsidRPr="00977EA3" w:rsidRDefault="007A1F44" w:rsidP="00A0052B">
            <w:pPr>
              <w:pStyle w:val="TableEntry"/>
              <w:rPr>
                <w:noProof w:val="0"/>
              </w:rPr>
            </w:pPr>
            <w:r w:rsidRPr="00977EA3">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1E1F4FBB" w14:textId="77777777" w:rsidR="007A1F44" w:rsidRPr="00977EA3" w:rsidRDefault="007A1F44" w:rsidP="00A0052B">
            <w:pPr>
              <w:pStyle w:val="TableEntry"/>
              <w:rPr>
                <w:noProof w:val="0"/>
              </w:rPr>
            </w:pPr>
            <w:r w:rsidRPr="00977EA3">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3242835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CB5623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586C2DC" w14:textId="77777777" w:rsidR="007A1F44" w:rsidRPr="00977EA3" w:rsidRDefault="007A1F44" w:rsidP="00A66DA8">
            <w:pPr>
              <w:pStyle w:val="TableEntry"/>
              <w:jc w:val="center"/>
              <w:rPr>
                <w:noProof w:val="0"/>
              </w:rPr>
            </w:pPr>
            <w:r w:rsidRPr="00977EA3">
              <w:rPr>
                <w:noProof w:val="0"/>
              </w:rPr>
              <w:t>6</w:t>
            </w:r>
          </w:p>
        </w:tc>
      </w:tr>
      <w:tr w:rsidR="007A1F44" w:rsidRPr="00977EA3" w14:paraId="6489DCCA" w14:textId="77777777">
        <w:trPr>
          <w:jc w:val="center"/>
        </w:trPr>
        <w:tc>
          <w:tcPr>
            <w:tcW w:w="1951" w:type="dxa"/>
            <w:tcBorders>
              <w:top w:val="single" w:sz="4" w:space="0" w:color="auto"/>
              <w:bottom w:val="single" w:sz="4" w:space="0" w:color="auto"/>
              <w:right w:val="single" w:sz="4" w:space="0" w:color="auto"/>
            </w:tcBorders>
          </w:tcPr>
          <w:p w14:paraId="680E7E55" w14:textId="77777777" w:rsidR="007A1F44" w:rsidRPr="00977EA3" w:rsidRDefault="007A1F44" w:rsidP="00A0052B">
            <w:pPr>
              <w:pStyle w:val="TableEntry"/>
              <w:rPr>
                <w:noProof w:val="0"/>
              </w:rPr>
            </w:pPr>
            <w:r w:rsidRPr="00977EA3">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0F1167A9" w14:textId="77777777" w:rsidR="007A1F44" w:rsidRPr="00977EA3" w:rsidRDefault="007A1F44" w:rsidP="00A0052B">
            <w:pPr>
              <w:pStyle w:val="TableEntry"/>
              <w:rPr>
                <w:noProof w:val="0"/>
              </w:rPr>
            </w:pPr>
            <w:r w:rsidRPr="00977EA3">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29C27DA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255A956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2188CD" w14:textId="77777777" w:rsidR="007A1F44" w:rsidRPr="00977EA3" w:rsidRDefault="007A1F44" w:rsidP="00A66DA8">
            <w:pPr>
              <w:pStyle w:val="TableEntry"/>
              <w:jc w:val="center"/>
              <w:rPr>
                <w:noProof w:val="0"/>
              </w:rPr>
            </w:pPr>
            <w:r w:rsidRPr="00977EA3">
              <w:rPr>
                <w:noProof w:val="0"/>
              </w:rPr>
              <w:t>6</w:t>
            </w:r>
          </w:p>
        </w:tc>
      </w:tr>
      <w:tr w:rsidR="007A1F44" w:rsidRPr="00977EA3" w14:paraId="764DBD33" w14:textId="77777777">
        <w:trPr>
          <w:jc w:val="center"/>
        </w:trPr>
        <w:tc>
          <w:tcPr>
            <w:tcW w:w="1951" w:type="dxa"/>
            <w:tcBorders>
              <w:top w:val="single" w:sz="4" w:space="0" w:color="auto"/>
              <w:bottom w:val="single" w:sz="4" w:space="0" w:color="auto"/>
              <w:right w:val="single" w:sz="4" w:space="0" w:color="auto"/>
            </w:tcBorders>
          </w:tcPr>
          <w:p w14:paraId="17E813B1"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3D482CC4" w14:textId="77777777" w:rsidR="007A1F44" w:rsidRPr="00977EA3" w:rsidRDefault="007A1F44" w:rsidP="00A0052B">
            <w:pPr>
              <w:pStyle w:val="TableEntry"/>
              <w:rPr>
                <w:noProof w:val="0"/>
              </w:rPr>
            </w:pPr>
            <w:r w:rsidRPr="00977EA3">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14EA2F4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724629F"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49E877EE" w14:textId="77777777" w:rsidR="007A1F44" w:rsidRPr="00977EA3" w:rsidRDefault="007A1F44" w:rsidP="00B6518F">
            <w:pPr>
              <w:pStyle w:val="TableEntry"/>
              <w:rPr>
                <w:noProof w:val="0"/>
              </w:rPr>
            </w:pPr>
          </w:p>
        </w:tc>
      </w:tr>
      <w:tr w:rsidR="007A1F44" w:rsidRPr="00977EA3" w14:paraId="3AD6F12E" w14:textId="77777777">
        <w:trPr>
          <w:jc w:val="center"/>
        </w:trPr>
        <w:tc>
          <w:tcPr>
            <w:tcW w:w="1951" w:type="dxa"/>
            <w:tcBorders>
              <w:top w:val="single" w:sz="4" w:space="0" w:color="auto"/>
              <w:bottom w:val="single" w:sz="4" w:space="0" w:color="auto"/>
              <w:right w:val="single" w:sz="4" w:space="0" w:color="auto"/>
            </w:tcBorders>
          </w:tcPr>
          <w:p w14:paraId="1F604245" w14:textId="77777777" w:rsidR="007A1F44" w:rsidRPr="00977EA3" w:rsidRDefault="007A1F44" w:rsidP="00A0052B">
            <w:pPr>
              <w:pStyle w:val="TableEntry"/>
              <w:rPr>
                <w:noProof w:val="0"/>
              </w:rPr>
            </w:pPr>
            <w:r w:rsidRPr="00977EA3">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ADB048B" w14:textId="77777777" w:rsidR="007A1F44" w:rsidRPr="00977EA3" w:rsidRDefault="007A1F44" w:rsidP="00A0052B">
            <w:pPr>
              <w:pStyle w:val="TableEntry"/>
              <w:rPr>
                <w:noProof w:val="0"/>
              </w:rPr>
            </w:pPr>
            <w:r w:rsidRPr="00977EA3">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4F4A1A2B"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68DABD02"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91EA51" w14:textId="77777777" w:rsidR="007A1F44" w:rsidRPr="00977EA3" w:rsidRDefault="007A1F44" w:rsidP="00A66DA8">
            <w:pPr>
              <w:pStyle w:val="TableEntry"/>
              <w:jc w:val="center"/>
              <w:rPr>
                <w:noProof w:val="0"/>
              </w:rPr>
            </w:pPr>
            <w:r w:rsidRPr="00977EA3">
              <w:rPr>
                <w:noProof w:val="0"/>
              </w:rPr>
              <w:t>6</w:t>
            </w:r>
          </w:p>
        </w:tc>
      </w:tr>
      <w:tr w:rsidR="007A1F44" w:rsidRPr="00977EA3" w14:paraId="055018DA" w14:textId="77777777">
        <w:trPr>
          <w:jc w:val="center"/>
        </w:trPr>
        <w:tc>
          <w:tcPr>
            <w:tcW w:w="1951" w:type="dxa"/>
            <w:tcBorders>
              <w:top w:val="single" w:sz="4" w:space="0" w:color="auto"/>
              <w:bottom w:val="single" w:sz="4" w:space="0" w:color="auto"/>
              <w:right w:val="single" w:sz="4" w:space="0" w:color="auto"/>
            </w:tcBorders>
          </w:tcPr>
          <w:p w14:paraId="62EF3DB0" w14:textId="77777777" w:rsidR="007A1F44" w:rsidRPr="00977EA3" w:rsidRDefault="007A1F44" w:rsidP="00A0052B">
            <w:pPr>
              <w:pStyle w:val="TableEntry"/>
              <w:rPr>
                <w:noProof w:val="0"/>
              </w:rPr>
            </w:pPr>
            <w:r w:rsidRPr="00977EA3">
              <w:rPr>
                <w:noProof w:val="0"/>
              </w:rPr>
              <w:lastRenderedPageBreak/>
              <w:t xml:space="preserve">  ROL</w:t>
            </w:r>
          </w:p>
        </w:tc>
        <w:tc>
          <w:tcPr>
            <w:tcW w:w="3544" w:type="dxa"/>
            <w:tcBorders>
              <w:top w:val="single" w:sz="4" w:space="0" w:color="auto"/>
              <w:left w:val="single" w:sz="4" w:space="0" w:color="auto"/>
              <w:bottom w:val="single" w:sz="4" w:space="0" w:color="auto"/>
              <w:right w:val="single" w:sz="4" w:space="0" w:color="auto"/>
            </w:tcBorders>
          </w:tcPr>
          <w:p w14:paraId="0F1E69D3"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CCE71D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6F0E7D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2FB148C" w14:textId="77777777" w:rsidR="007A1F44" w:rsidRPr="00977EA3" w:rsidRDefault="007A1F44" w:rsidP="00A66DA8">
            <w:pPr>
              <w:pStyle w:val="TableEntry"/>
              <w:jc w:val="center"/>
              <w:rPr>
                <w:noProof w:val="0"/>
              </w:rPr>
            </w:pPr>
            <w:r w:rsidRPr="00977EA3">
              <w:rPr>
                <w:noProof w:val="0"/>
              </w:rPr>
              <w:t>15</w:t>
            </w:r>
          </w:p>
        </w:tc>
      </w:tr>
      <w:tr w:rsidR="007A1F44" w:rsidRPr="00977EA3" w14:paraId="25721C48" w14:textId="77777777">
        <w:trPr>
          <w:jc w:val="center"/>
        </w:trPr>
        <w:tc>
          <w:tcPr>
            <w:tcW w:w="1951" w:type="dxa"/>
            <w:tcBorders>
              <w:top w:val="single" w:sz="4" w:space="0" w:color="auto"/>
              <w:bottom w:val="single" w:sz="4" w:space="0" w:color="auto"/>
              <w:right w:val="single" w:sz="4" w:space="0" w:color="auto"/>
            </w:tcBorders>
          </w:tcPr>
          <w:p w14:paraId="6CD61C70"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6D0DEC32" w14:textId="77777777" w:rsidR="007A1F44" w:rsidRPr="00977EA3" w:rsidRDefault="007A1F44" w:rsidP="00A0052B">
            <w:pPr>
              <w:pStyle w:val="TableEntry"/>
              <w:rPr>
                <w:noProof w:val="0"/>
              </w:rPr>
            </w:pPr>
            <w:r w:rsidRPr="00977EA3">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4A2B2F94"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75CD0C84"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5666164B" w14:textId="77777777" w:rsidR="007A1F44" w:rsidRPr="00977EA3" w:rsidRDefault="007A1F44" w:rsidP="00A66DA8">
            <w:pPr>
              <w:pStyle w:val="TableEntry"/>
              <w:jc w:val="center"/>
              <w:rPr>
                <w:noProof w:val="0"/>
              </w:rPr>
            </w:pPr>
          </w:p>
        </w:tc>
      </w:tr>
      <w:tr w:rsidR="007A1F44" w:rsidRPr="00977EA3" w14:paraId="294F0639" w14:textId="77777777">
        <w:trPr>
          <w:jc w:val="center"/>
        </w:trPr>
        <w:tc>
          <w:tcPr>
            <w:tcW w:w="1951" w:type="dxa"/>
            <w:tcBorders>
              <w:top w:val="single" w:sz="4" w:space="0" w:color="auto"/>
              <w:bottom w:val="single" w:sz="4" w:space="0" w:color="auto"/>
              <w:right w:val="single" w:sz="4" w:space="0" w:color="auto"/>
            </w:tcBorders>
          </w:tcPr>
          <w:p w14:paraId="25B3B240" w14:textId="77777777" w:rsidR="007A1F44" w:rsidRPr="00977EA3" w:rsidRDefault="007A1F44" w:rsidP="00A0052B">
            <w:pPr>
              <w:pStyle w:val="TableEntry"/>
              <w:rPr>
                <w:noProof w:val="0"/>
              </w:rPr>
            </w:pPr>
            <w:r w:rsidRPr="00977EA3">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79CA0EA6" w14:textId="77777777" w:rsidR="007A1F44" w:rsidRPr="00977EA3" w:rsidRDefault="007A1F44" w:rsidP="00A0052B">
            <w:pPr>
              <w:pStyle w:val="TableEntry"/>
              <w:rPr>
                <w:noProof w:val="0"/>
              </w:rPr>
            </w:pPr>
            <w:r w:rsidRPr="00977EA3">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57A0E87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04231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0C2B963" w14:textId="77777777" w:rsidR="007A1F44" w:rsidRPr="00977EA3" w:rsidRDefault="007A1F44" w:rsidP="00A66DA8">
            <w:pPr>
              <w:pStyle w:val="TableEntry"/>
              <w:jc w:val="center"/>
              <w:rPr>
                <w:noProof w:val="0"/>
              </w:rPr>
            </w:pPr>
            <w:r w:rsidRPr="00977EA3">
              <w:rPr>
                <w:noProof w:val="0"/>
              </w:rPr>
              <w:t>6</w:t>
            </w:r>
          </w:p>
        </w:tc>
      </w:tr>
      <w:tr w:rsidR="007A1F44" w:rsidRPr="00977EA3" w14:paraId="439B8540" w14:textId="77777777">
        <w:trPr>
          <w:jc w:val="center"/>
        </w:trPr>
        <w:tc>
          <w:tcPr>
            <w:tcW w:w="1951" w:type="dxa"/>
            <w:tcBorders>
              <w:top w:val="single" w:sz="4" w:space="0" w:color="auto"/>
              <w:bottom w:val="single" w:sz="4" w:space="0" w:color="auto"/>
              <w:right w:val="single" w:sz="4" w:space="0" w:color="auto"/>
            </w:tcBorders>
          </w:tcPr>
          <w:p w14:paraId="57AE8AD4"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5E10C3DA" w14:textId="77777777" w:rsidR="007A1F44" w:rsidRPr="00977EA3" w:rsidRDefault="007A1F44" w:rsidP="00A0052B">
            <w:pPr>
              <w:pStyle w:val="TableEntry"/>
              <w:rPr>
                <w:noProof w:val="0"/>
              </w:rPr>
            </w:pPr>
            <w:r w:rsidRPr="00977EA3">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44365E0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4C33372"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F999FFC" w14:textId="77777777" w:rsidR="007A1F44" w:rsidRPr="00977EA3" w:rsidRDefault="007A1F44" w:rsidP="00A66DA8">
            <w:pPr>
              <w:pStyle w:val="TableEntry"/>
              <w:jc w:val="center"/>
              <w:rPr>
                <w:noProof w:val="0"/>
              </w:rPr>
            </w:pPr>
          </w:p>
        </w:tc>
      </w:tr>
      <w:tr w:rsidR="007A1F44" w:rsidRPr="00977EA3" w14:paraId="500670D0" w14:textId="77777777">
        <w:trPr>
          <w:jc w:val="center"/>
        </w:trPr>
        <w:tc>
          <w:tcPr>
            <w:tcW w:w="1951" w:type="dxa"/>
            <w:tcBorders>
              <w:top w:val="single" w:sz="4" w:space="0" w:color="auto"/>
              <w:bottom w:val="single" w:sz="4" w:space="0" w:color="auto"/>
              <w:right w:val="single" w:sz="4" w:space="0" w:color="auto"/>
            </w:tcBorders>
          </w:tcPr>
          <w:p w14:paraId="4053C815" w14:textId="77777777" w:rsidR="007A1F44" w:rsidRPr="00977EA3" w:rsidRDefault="007A1F44" w:rsidP="00A0052B">
            <w:pPr>
              <w:pStyle w:val="TableEntry"/>
              <w:rPr>
                <w:noProof w:val="0"/>
              </w:rPr>
            </w:pPr>
            <w:r w:rsidRPr="00977EA3">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692FB3AE" w14:textId="77777777" w:rsidR="007A1F44" w:rsidRPr="00977EA3" w:rsidRDefault="007A1F44" w:rsidP="00A0052B">
            <w:pPr>
              <w:pStyle w:val="TableEntry"/>
              <w:rPr>
                <w:noProof w:val="0"/>
              </w:rPr>
            </w:pPr>
            <w:r w:rsidRPr="00977EA3">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660D032F"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C400E46"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07051FE" w14:textId="77777777" w:rsidR="007A1F44" w:rsidRPr="00977EA3" w:rsidRDefault="007A1F44" w:rsidP="00A66DA8">
            <w:pPr>
              <w:pStyle w:val="TableEntry"/>
              <w:jc w:val="center"/>
              <w:rPr>
                <w:noProof w:val="0"/>
              </w:rPr>
            </w:pPr>
            <w:r w:rsidRPr="00977EA3">
              <w:rPr>
                <w:noProof w:val="0"/>
              </w:rPr>
              <w:t>6</w:t>
            </w:r>
          </w:p>
        </w:tc>
      </w:tr>
      <w:tr w:rsidR="007A1F44" w:rsidRPr="00977EA3" w14:paraId="6A1D4ECC" w14:textId="77777777">
        <w:trPr>
          <w:jc w:val="center"/>
        </w:trPr>
        <w:tc>
          <w:tcPr>
            <w:tcW w:w="1951" w:type="dxa"/>
            <w:tcBorders>
              <w:top w:val="single" w:sz="4" w:space="0" w:color="auto"/>
              <w:bottom w:val="single" w:sz="4" w:space="0" w:color="auto"/>
              <w:right w:val="single" w:sz="4" w:space="0" w:color="auto"/>
            </w:tcBorders>
          </w:tcPr>
          <w:p w14:paraId="2222B8DA" w14:textId="77777777" w:rsidR="007A1F44" w:rsidRPr="00977EA3" w:rsidRDefault="007A1F44" w:rsidP="00A0052B">
            <w:pPr>
              <w:pStyle w:val="TableEntry"/>
              <w:rPr>
                <w:noProof w:val="0"/>
              </w:rPr>
            </w:pPr>
            <w:r w:rsidRPr="00977EA3">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291A3C24" w14:textId="77777777" w:rsidR="007A1F44" w:rsidRPr="00977EA3" w:rsidRDefault="007A1F44" w:rsidP="00A0052B">
            <w:pPr>
              <w:pStyle w:val="TableEntry"/>
              <w:rPr>
                <w:noProof w:val="0"/>
              </w:rPr>
            </w:pPr>
            <w:r w:rsidRPr="00977EA3">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E820CB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E2EA7F1"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EED8BEA" w14:textId="77777777" w:rsidR="007A1F44" w:rsidRPr="00977EA3" w:rsidRDefault="007A1F44" w:rsidP="00A66DA8">
            <w:pPr>
              <w:pStyle w:val="TableEntry"/>
              <w:jc w:val="center"/>
              <w:rPr>
                <w:noProof w:val="0"/>
              </w:rPr>
            </w:pPr>
            <w:r w:rsidRPr="00977EA3">
              <w:rPr>
                <w:noProof w:val="0"/>
              </w:rPr>
              <w:t>6</w:t>
            </w:r>
          </w:p>
        </w:tc>
      </w:tr>
      <w:tr w:rsidR="007A1F44" w:rsidRPr="00977EA3" w14:paraId="676534EE" w14:textId="77777777">
        <w:trPr>
          <w:jc w:val="center"/>
        </w:trPr>
        <w:tc>
          <w:tcPr>
            <w:tcW w:w="1951" w:type="dxa"/>
            <w:tcBorders>
              <w:top w:val="single" w:sz="4" w:space="0" w:color="auto"/>
              <w:bottom w:val="single" w:sz="4" w:space="0" w:color="auto"/>
              <w:right w:val="single" w:sz="4" w:space="0" w:color="auto"/>
            </w:tcBorders>
          </w:tcPr>
          <w:p w14:paraId="0164CA32" w14:textId="77777777" w:rsidR="007A1F44" w:rsidRPr="00977EA3" w:rsidRDefault="007A1F44" w:rsidP="00A0052B">
            <w:pPr>
              <w:pStyle w:val="TableEntry"/>
              <w:rPr>
                <w:noProof w:val="0"/>
              </w:rPr>
            </w:pPr>
            <w:r w:rsidRPr="00977EA3">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12AD8ABA" w14:textId="77777777" w:rsidR="007A1F44" w:rsidRPr="00977EA3" w:rsidRDefault="007A1F44" w:rsidP="00A0052B">
            <w:pPr>
              <w:pStyle w:val="TableEntry"/>
              <w:rPr>
                <w:noProof w:val="0"/>
              </w:rPr>
            </w:pPr>
            <w:r w:rsidRPr="00977EA3">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26AFBBA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EBE5F27"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85531D3" w14:textId="77777777" w:rsidR="007A1F44" w:rsidRPr="00977EA3" w:rsidRDefault="007A1F44" w:rsidP="00A66DA8">
            <w:pPr>
              <w:pStyle w:val="TableEntry"/>
              <w:jc w:val="center"/>
              <w:rPr>
                <w:noProof w:val="0"/>
              </w:rPr>
            </w:pPr>
            <w:r w:rsidRPr="00977EA3">
              <w:rPr>
                <w:noProof w:val="0"/>
              </w:rPr>
              <w:t>6</w:t>
            </w:r>
          </w:p>
        </w:tc>
      </w:tr>
      <w:tr w:rsidR="007A1F44" w:rsidRPr="00977EA3" w14:paraId="4EB94F6A" w14:textId="77777777">
        <w:trPr>
          <w:jc w:val="center"/>
        </w:trPr>
        <w:tc>
          <w:tcPr>
            <w:tcW w:w="1951" w:type="dxa"/>
            <w:tcBorders>
              <w:top w:val="single" w:sz="4" w:space="0" w:color="auto"/>
              <w:bottom w:val="single" w:sz="4" w:space="0" w:color="auto"/>
              <w:right w:val="single" w:sz="4" w:space="0" w:color="auto"/>
            </w:tcBorders>
          </w:tcPr>
          <w:p w14:paraId="30AC8107" w14:textId="77777777" w:rsidR="007A1F44" w:rsidRPr="00977EA3" w:rsidRDefault="007A1F44" w:rsidP="00A0052B">
            <w:pPr>
              <w:pStyle w:val="TableEntry"/>
              <w:rPr>
                <w:noProof w:val="0"/>
              </w:rPr>
            </w:pPr>
            <w:r w:rsidRPr="00977EA3">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64DEB8F7"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F6ACA4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EDDD004"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E821055" w14:textId="77777777" w:rsidR="007A1F44" w:rsidRPr="00977EA3" w:rsidRDefault="007A1F44" w:rsidP="00A66DA8">
            <w:pPr>
              <w:pStyle w:val="TableEntry"/>
              <w:jc w:val="center"/>
              <w:rPr>
                <w:noProof w:val="0"/>
              </w:rPr>
            </w:pPr>
            <w:r w:rsidRPr="00977EA3">
              <w:rPr>
                <w:noProof w:val="0"/>
              </w:rPr>
              <w:t>15</w:t>
            </w:r>
          </w:p>
        </w:tc>
      </w:tr>
      <w:tr w:rsidR="007A1F44" w:rsidRPr="00977EA3" w14:paraId="76C6202D" w14:textId="77777777">
        <w:trPr>
          <w:jc w:val="center"/>
        </w:trPr>
        <w:tc>
          <w:tcPr>
            <w:tcW w:w="1951" w:type="dxa"/>
            <w:tcBorders>
              <w:top w:val="single" w:sz="4" w:space="0" w:color="auto"/>
              <w:bottom w:val="single" w:sz="4" w:space="0" w:color="auto"/>
              <w:right w:val="single" w:sz="4" w:space="0" w:color="auto"/>
            </w:tcBorders>
          </w:tcPr>
          <w:p w14:paraId="36287ABD"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49F96759" w14:textId="77777777" w:rsidR="007A1F44" w:rsidRPr="00977EA3" w:rsidRDefault="007A1F44" w:rsidP="00A0052B">
            <w:pPr>
              <w:pStyle w:val="TableEntry"/>
              <w:rPr>
                <w:noProof w:val="0"/>
              </w:rPr>
            </w:pPr>
            <w:r w:rsidRPr="00977EA3">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7FFE8E21"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639F8F28"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B43E571" w14:textId="77777777" w:rsidR="007A1F44" w:rsidRPr="00977EA3" w:rsidRDefault="007A1F44" w:rsidP="00A66DA8">
            <w:pPr>
              <w:pStyle w:val="TableEntry"/>
              <w:jc w:val="center"/>
              <w:rPr>
                <w:noProof w:val="0"/>
              </w:rPr>
            </w:pPr>
          </w:p>
        </w:tc>
      </w:tr>
      <w:tr w:rsidR="007A1F44" w:rsidRPr="00977EA3" w14:paraId="69817B90" w14:textId="77777777">
        <w:trPr>
          <w:jc w:val="center"/>
        </w:trPr>
        <w:tc>
          <w:tcPr>
            <w:tcW w:w="1951" w:type="dxa"/>
            <w:tcBorders>
              <w:top w:val="single" w:sz="4" w:space="0" w:color="auto"/>
              <w:bottom w:val="single" w:sz="4" w:space="0" w:color="auto"/>
              <w:right w:val="single" w:sz="4" w:space="0" w:color="auto"/>
            </w:tcBorders>
          </w:tcPr>
          <w:p w14:paraId="29CD4F91" w14:textId="77777777" w:rsidR="007A1F44" w:rsidRPr="00977EA3" w:rsidRDefault="007A1F44" w:rsidP="00A0052B">
            <w:pPr>
              <w:pStyle w:val="TableEntry"/>
              <w:rPr>
                <w:noProof w:val="0"/>
              </w:rPr>
            </w:pPr>
            <w:r w:rsidRPr="00977EA3">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47232D6" w14:textId="77777777" w:rsidR="007A1F44" w:rsidRPr="00977EA3" w:rsidRDefault="007A1F44" w:rsidP="00A0052B">
            <w:pPr>
              <w:pStyle w:val="TableEntry"/>
              <w:rPr>
                <w:noProof w:val="0"/>
              </w:rPr>
            </w:pPr>
            <w:r w:rsidRPr="00977EA3">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6C15085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DECFDB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7CD494B" w14:textId="77777777" w:rsidR="007A1F44" w:rsidRPr="00977EA3" w:rsidRDefault="007A1F44" w:rsidP="00A66DA8">
            <w:pPr>
              <w:pStyle w:val="TableEntry"/>
              <w:jc w:val="center"/>
              <w:rPr>
                <w:noProof w:val="0"/>
              </w:rPr>
            </w:pPr>
            <w:r w:rsidRPr="00977EA3">
              <w:rPr>
                <w:noProof w:val="0"/>
              </w:rPr>
              <w:t>6</w:t>
            </w:r>
          </w:p>
        </w:tc>
      </w:tr>
      <w:tr w:rsidR="007A1F44" w:rsidRPr="00977EA3" w14:paraId="3E8D635C" w14:textId="77777777">
        <w:trPr>
          <w:jc w:val="center"/>
        </w:trPr>
        <w:tc>
          <w:tcPr>
            <w:tcW w:w="1951" w:type="dxa"/>
            <w:tcBorders>
              <w:top w:val="single" w:sz="4" w:space="0" w:color="auto"/>
              <w:bottom w:val="single" w:sz="4" w:space="0" w:color="auto"/>
              <w:right w:val="single" w:sz="4" w:space="0" w:color="auto"/>
            </w:tcBorders>
          </w:tcPr>
          <w:p w14:paraId="276E41CB" w14:textId="77777777" w:rsidR="007A1F44" w:rsidRPr="00977EA3" w:rsidRDefault="007A1F44" w:rsidP="00A0052B">
            <w:pPr>
              <w:pStyle w:val="TableEntry"/>
              <w:rPr>
                <w:noProof w:val="0"/>
              </w:rPr>
            </w:pPr>
            <w:r w:rsidRPr="00977EA3">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4BDED399" w14:textId="77777777" w:rsidR="007A1F44" w:rsidRPr="00977EA3" w:rsidRDefault="007A1F44" w:rsidP="00A0052B">
            <w:pPr>
              <w:pStyle w:val="TableEntry"/>
              <w:rPr>
                <w:noProof w:val="0"/>
              </w:rPr>
            </w:pPr>
            <w:r w:rsidRPr="00977EA3">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3E688008"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A04788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8902FFA" w14:textId="77777777" w:rsidR="007A1F44" w:rsidRPr="00977EA3" w:rsidRDefault="007A1F44" w:rsidP="00A66DA8">
            <w:pPr>
              <w:pStyle w:val="TableEntry"/>
              <w:jc w:val="center"/>
              <w:rPr>
                <w:noProof w:val="0"/>
              </w:rPr>
            </w:pPr>
            <w:r w:rsidRPr="00977EA3">
              <w:rPr>
                <w:noProof w:val="0"/>
              </w:rPr>
              <w:t>6</w:t>
            </w:r>
          </w:p>
        </w:tc>
      </w:tr>
      <w:tr w:rsidR="007A1F44" w:rsidRPr="00977EA3" w14:paraId="2F151322" w14:textId="77777777">
        <w:trPr>
          <w:jc w:val="center"/>
        </w:trPr>
        <w:tc>
          <w:tcPr>
            <w:tcW w:w="1951" w:type="dxa"/>
            <w:tcBorders>
              <w:top w:val="single" w:sz="4" w:space="0" w:color="auto"/>
              <w:bottom w:val="single" w:sz="4" w:space="0" w:color="auto"/>
              <w:right w:val="single" w:sz="4" w:space="0" w:color="auto"/>
            </w:tcBorders>
          </w:tcPr>
          <w:p w14:paraId="51299C95" w14:textId="77777777" w:rsidR="007A1F44" w:rsidRPr="00977EA3" w:rsidRDefault="007A1F44" w:rsidP="00A0052B">
            <w:pPr>
              <w:pStyle w:val="TableEntry"/>
              <w:rPr>
                <w:noProof w:val="0"/>
              </w:rPr>
            </w:pPr>
            <w:r w:rsidRPr="00977EA3">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4468EA01" w14:textId="77777777" w:rsidR="007A1F44" w:rsidRPr="00977EA3" w:rsidRDefault="007A1F44" w:rsidP="00A0052B">
            <w:pPr>
              <w:pStyle w:val="TableEntry"/>
              <w:rPr>
                <w:noProof w:val="0"/>
              </w:rPr>
            </w:pPr>
            <w:r w:rsidRPr="00977EA3">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07E5F518"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BF84D3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B648D7" w14:textId="77777777" w:rsidR="007A1F44" w:rsidRPr="00977EA3" w:rsidRDefault="007A1F44" w:rsidP="00A66DA8">
            <w:pPr>
              <w:pStyle w:val="TableEntry"/>
              <w:jc w:val="center"/>
              <w:rPr>
                <w:noProof w:val="0"/>
              </w:rPr>
            </w:pPr>
            <w:r w:rsidRPr="00977EA3">
              <w:rPr>
                <w:noProof w:val="0"/>
              </w:rPr>
              <w:t>6</w:t>
            </w:r>
          </w:p>
        </w:tc>
      </w:tr>
    </w:tbl>
    <w:p w14:paraId="568BCD9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07" w:name="_Toc174249200"/>
      <w:r w:rsidRPr="00977EA3">
        <w:rPr>
          <w:noProof w:val="0"/>
        </w:rPr>
        <w:t>Comments on segment usage</w:t>
      </w:r>
      <w:bookmarkEnd w:id="407"/>
    </w:p>
    <w:p w14:paraId="4C5A7285"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(if different) should appear in </w:t>
      </w:r>
      <w:r w:rsidRPr="00977EA3">
        <w:rPr>
          <w:i/>
          <w:iCs/>
        </w:rPr>
        <w:t>PV1-6 - Prior Patient Location</w:t>
      </w:r>
      <w:r w:rsidRPr="00977EA3">
        <w:t xml:space="preserve">. </w:t>
      </w:r>
    </w:p>
    <w:p w14:paraId="44E8244B" w14:textId="77777777" w:rsidR="007A1F44" w:rsidRPr="00977EA3" w:rsidRDefault="007A1F44">
      <w:r w:rsidRPr="00977EA3">
        <w:t xml:space="preserve">Condition predicate on use of the segment MRG: </w:t>
      </w:r>
    </w:p>
    <w:p w14:paraId="18C53222" w14:textId="77777777" w:rsidR="007A1F44" w:rsidRPr="00977EA3" w:rsidRDefault="007A1F44">
      <w:pPr>
        <w:ind w:left="567"/>
      </w:pPr>
      <w:r w:rsidRPr="00977EA3">
        <w:t xml:space="preserve">A change from outpatient to inpatient status may be accompanied by the closing of the outpatient account and the opening of an inpatient account. This may be expressed by populating the outpatient account number into </w:t>
      </w:r>
      <w:r w:rsidRPr="00977EA3">
        <w:rPr>
          <w:i/>
          <w:iCs/>
        </w:rPr>
        <w:t>MRG-3-prior account number</w:t>
      </w:r>
      <w:r w:rsidRPr="00977EA3">
        <w:t xml:space="preserve"> and the inpatient account number into </w:t>
      </w:r>
      <w:r w:rsidRPr="00977EA3">
        <w:rPr>
          <w:i/>
          <w:iCs/>
        </w:rPr>
        <w:t>PID-18-patient account number</w:t>
      </w:r>
      <w:r w:rsidRPr="00977EA3">
        <w:t>. The use of the MRG segment in this case is strictly conventional and is not intended to communicate an actual merge.</w:t>
      </w:r>
    </w:p>
    <w:p w14:paraId="6020F081"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AB780DE" w14:textId="77777777" w:rsidR="007A1F44" w:rsidRPr="00977EA3" w:rsidRDefault="007A1F44">
      <w:r w:rsidRPr="00977EA3">
        <w:t>One or more OBX segments may be present to carry “permanent observations” such as the patient weight or height.</w:t>
      </w:r>
    </w:p>
    <w:p w14:paraId="1CD7B618"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08" w:name="_Toc174249201"/>
      <w:r w:rsidRPr="00977EA3">
        <w:rPr>
          <w:noProof w:val="0"/>
        </w:rPr>
        <w:t>Expected actions</w:t>
      </w:r>
      <w:bookmarkEnd w:id="408"/>
    </w:p>
    <w:p w14:paraId="1A716A59" w14:textId="77777777" w:rsidR="007A1F44" w:rsidRPr="00977EA3" w:rsidRDefault="007A1F44">
      <w:r w:rsidRPr="00977EA3">
        <w:t xml:space="preserve">The receiver shall update the patient’s class to “inpatient,” and if necessary shall update the patient’s location to the value in field </w:t>
      </w:r>
      <w:r w:rsidRPr="00977EA3">
        <w:rPr>
          <w:i/>
          <w:iCs/>
        </w:rPr>
        <w:t>PV1-3-patient location</w:t>
      </w:r>
      <w:r w:rsidRPr="00977EA3">
        <w:t>.</w:t>
      </w:r>
    </w:p>
    <w:p w14:paraId="0C099195" w14:textId="77777777" w:rsidR="007A1F44" w:rsidRPr="00977EA3" w:rsidRDefault="007A1F44">
      <w:r w:rsidRPr="00977EA3">
        <w:t xml:space="preserve">If the MRG segment is included, the receiver shall update the patient’s account number from the value in </w:t>
      </w:r>
      <w:r w:rsidRPr="00977EA3">
        <w:rPr>
          <w:i/>
          <w:iCs/>
        </w:rPr>
        <w:t>MRG-3-prior account number</w:t>
      </w:r>
      <w:r w:rsidRPr="00977EA3">
        <w:t xml:space="preserve"> to the value in </w:t>
      </w:r>
      <w:r w:rsidRPr="00977EA3">
        <w:rPr>
          <w:i/>
          <w:iCs/>
        </w:rPr>
        <w:t>PID-18-patient account number</w:t>
      </w:r>
      <w:r w:rsidRPr="00977EA3">
        <w:t>.</w:t>
      </w:r>
    </w:p>
    <w:p w14:paraId="6622ABE9" w14:textId="77777777" w:rsidR="007A1F44" w:rsidRPr="00977EA3" w:rsidRDefault="007A1F44">
      <w:r w:rsidRPr="00977EA3">
        <w:t>The receiver shall report the result of this operation (success / error) in an acknowledgment message returned to the sender.</w:t>
      </w:r>
    </w:p>
    <w:p w14:paraId="5B29FEFB" w14:textId="77777777" w:rsidR="007A1F44" w:rsidRPr="00977EA3" w:rsidRDefault="007A1F44">
      <w:r w:rsidRPr="00977EA3">
        <w:lastRenderedPageBreak/>
        <w:t>In case this Movement conflicts with the current situation of the patient (no active outpatient encounter is known for this patient, or the patient is unknown) the message is still processed and initiates a new inpatient encounter for a possibly new patient, and no error condition is raised.</w:t>
      </w:r>
    </w:p>
    <w:p w14:paraId="7527CE41" w14:textId="77777777" w:rsidR="007A1F44" w:rsidRPr="00977EA3" w:rsidRDefault="007A1F44">
      <w:r w:rsidRPr="00977EA3">
        <w:t>If the receiver does not support the Inpatient/Outpatient Encounter Management Option of this transaction, it shall application-reject the message (see ITI TF-2x: C.2.3).</w:t>
      </w:r>
    </w:p>
    <w:p w14:paraId="1320831C"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09" w:name="_Toc174249202"/>
      <w:bookmarkStart w:id="410" w:name="_Toc398544180"/>
      <w:r w:rsidRPr="00977EA3">
        <w:rPr>
          <w:noProof w:val="0"/>
        </w:rPr>
        <w:t>Change Inpatient to Outpatient (ADT^A07^ADT_A06)</w:t>
      </w:r>
      <w:bookmarkEnd w:id="409"/>
      <w:bookmarkEnd w:id="410"/>
    </w:p>
    <w:p w14:paraId="6152877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11" w:name="_Toc174249203"/>
      <w:r w:rsidRPr="00977EA3">
        <w:rPr>
          <w:noProof w:val="0"/>
        </w:rPr>
        <w:t>Trigger Event</w:t>
      </w:r>
      <w:bookmarkEnd w:id="411"/>
    </w:p>
    <w:p w14:paraId="3622AB5B" w14:textId="77777777" w:rsidR="007A1F44" w:rsidRPr="00977EA3" w:rsidRDefault="007A1F44">
      <w:r w:rsidRPr="00977EA3">
        <w:t>This message is sent by a Patient Encounter Supplier to notify a Patient Encounter Consumer that a patient is no longer in an “admitted” status, but is still being seen for an episode of care.</w:t>
      </w:r>
    </w:p>
    <w:p w14:paraId="6B148977" w14:textId="77777777" w:rsidR="007A1F44" w:rsidRPr="00977EA3" w:rsidRDefault="007A1F44">
      <w:r w:rsidRPr="00977EA3">
        <w:t xml:space="preserve">MSH-9 is valued </w:t>
      </w:r>
      <w:r w:rsidRPr="00977EA3">
        <w:rPr>
          <w:b/>
          <w:bCs/>
        </w:rPr>
        <w:t>ADT^A07^ADT_A06</w:t>
      </w:r>
      <w:r w:rsidRPr="00977EA3">
        <w:t>.</w:t>
      </w:r>
    </w:p>
    <w:p w14:paraId="0DEA780B"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12" w:name="_Toc174249204"/>
      <w:r w:rsidRPr="00977EA3">
        <w:rPr>
          <w:noProof w:val="0"/>
        </w:rPr>
        <w:t>Message Static Definition</w:t>
      </w:r>
      <w:bookmarkEnd w:id="412"/>
    </w:p>
    <w:p w14:paraId="229CE537" w14:textId="77777777" w:rsidR="007A1F44" w:rsidRPr="00977EA3" w:rsidRDefault="007A1F44">
      <w:pPr>
        <w:pStyle w:val="TableTitle"/>
        <w:rPr>
          <w:noProof w:val="0"/>
        </w:rPr>
      </w:pPr>
      <w:r w:rsidRPr="00977EA3">
        <w:rPr>
          <w:noProof w:val="0"/>
        </w:rPr>
        <w:t>Table 3.31-16: Static definition of message ADT^A07^ADT_A06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9961724" w14:textId="77777777" w:rsidTr="00601E92">
        <w:trPr>
          <w:tblHeader/>
          <w:jc w:val="center"/>
        </w:trPr>
        <w:tc>
          <w:tcPr>
            <w:tcW w:w="1951" w:type="dxa"/>
            <w:tcBorders>
              <w:top w:val="single" w:sz="4" w:space="0" w:color="auto"/>
              <w:bottom w:val="single" w:sz="4" w:space="0" w:color="auto"/>
              <w:right w:val="single" w:sz="4" w:space="0" w:color="auto"/>
            </w:tcBorders>
            <w:shd w:val="clear" w:color="auto" w:fill="D9D9D9"/>
          </w:tcPr>
          <w:p w14:paraId="78122AD8" w14:textId="77777777" w:rsidR="007A1F44" w:rsidRPr="00977EA3" w:rsidRDefault="007A1F44" w:rsidP="00A063AC">
            <w:pPr>
              <w:pStyle w:val="TableEntryHeader"/>
              <w:rPr>
                <w:noProof w:val="0"/>
              </w:rPr>
            </w:pPr>
            <w:r w:rsidRPr="00977EA3">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6C02A5B0" w14:textId="77777777" w:rsidR="007A1F44" w:rsidRPr="00977EA3" w:rsidRDefault="007A1F44" w:rsidP="00A53067">
            <w:pPr>
              <w:pStyle w:val="TableEntryHeader"/>
              <w:rPr>
                <w:noProof w:val="0"/>
              </w:rPr>
            </w:pPr>
            <w:r w:rsidRPr="00977EA3">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3C9B4FA4" w14:textId="77777777" w:rsidR="007A1F44" w:rsidRPr="00977EA3" w:rsidRDefault="007A1F44" w:rsidP="00A53067">
            <w:pPr>
              <w:pStyle w:val="TableEntryHeader"/>
              <w:rPr>
                <w:noProof w:val="0"/>
              </w:rPr>
            </w:pPr>
            <w:r w:rsidRPr="00977EA3">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2D4B266A" w14:textId="77777777" w:rsidR="007A1F44" w:rsidRPr="00977EA3" w:rsidRDefault="007A1F44" w:rsidP="00A53067">
            <w:pPr>
              <w:pStyle w:val="TableEntryHeader"/>
              <w:rPr>
                <w:noProof w:val="0"/>
              </w:rPr>
            </w:pPr>
            <w:r w:rsidRPr="00977EA3">
              <w:rPr>
                <w:noProof w:val="0"/>
              </w:rPr>
              <w:t>Card.</w:t>
            </w:r>
          </w:p>
        </w:tc>
        <w:tc>
          <w:tcPr>
            <w:tcW w:w="1701" w:type="dxa"/>
            <w:tcBorders>
              <w:top w:val="single" w:sz="4" w:space="0" w:color="auto"/>
              <w:left w:val="single" w:sz="4" w:space="0" w:color="auto"/>
              <w:bottom w:val="single" w:sz="4" w:space="0" w:color="auto"/>
            </w:tcBorders>
            <w:shd w:val="clear" w:color="auto" w:fill="D9D9D9"/>
          </w:tcPr>
          <w:p w14:paraId="370D7033" w14:textId="77777777" w:rsidR="007A1F44" w:rsidRPr="00977EA3" w:rsidRDefault="007A1F44" w:rsidP="00A53067">
            <w:pPr>
              <w:pStyle w:val="TableEntryHeader"/>
              <w:rPr>
                <w:noProof w:val="0"/>
              </w:rPr>
            </w:pPr>
            <w:r w:rsidRPr="00977EA3">
              <w:rPr>
                <w:noProof w:val="0"/>
              </w:rPr>
              <w:t>HL7 chapter</w:t>
            </w:r>
          </w:p>
        </w:tc>
      </w:tr>
      <w:tr w:rsidR="007A1F44" w:rsidRPr="00977EA3" w14:paraId="24DF3F8C" w14:textId="77777777">
        <w:trPr>
          <w:jc w:val="center"/>
        </w:trPr>
        <w:tc>
          <w:tcPr>
            <w:tcW w:w="1951" w:type="dxa"/>
            <w:tcBorders>
              <w:top w:val="single" w:sz="4" w:space="0" w:color="auto"/>
              <w:bottom w:val="single" w:sz="4" w:space="0" w:color="auto"/>
              <w:right w:val="single" w:sz="4" w:space="0" w:color="auto"/>
            </w:tcBorders>
          </w:tcPr>
          <w:p w14:paraId="2E0285EA" w14:textId="77777777" w:rsidR="007A1F44" w:rsidRPr="00977EA3" w:rsidRDefault="007A1F44" w:rsidP="00A0052B">
            <w:pPr>
              <w:pStyle w:val="TableEntry"/>
              <w:rPr>
                <w:noProof w:val="0"/>
              </w:rPr>
            </w:pPr>
            <w:r w:rsidRPr="00977EA3">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31D82093" w14:textId="77777777" w:rsidR="007A1F44" w:rsidRPr="00977EA3" w:rsidRDefault="007A1F44" w:rsidP="00A0052B">
            <w:pPr>
              <w:pStyle w:val="TableEntry"/>
              <w:rPr>
                <w:noProof w:val="0"/>
              </w:rPr>
            </w:pPr>
            <w:r w:rsidRPr="00977EA3">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B66749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34932F0D"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0D80E509" w14:textId="77777777" w:rsidR="007A1F44" w:rsidRPr="00977EA3" w:rsidRDefault="007A1F44" w:rsidP="00A66DA8">
            <w:pPr>
              <w:pStyle w:val="TableEntry"/>
              <w:jc w:val="center"/>
              <w:rPr>
                <w:noProof w:val="0"/>
              </w:rPr>
            </w:pPr>
            <w:r w:rsidRPr="00977EA3">
              <w:rPr>
                <w:noProof w:val="0"/>
              </w:rPr>
              <w:t>2</w:t>
            </w:r>
          </w:p>
        </w:tc>
      </w:tr>
      <w:tr w:rsidR="007A1F44" w:rsidRPr="00977EA3" w14:paraId="79F8439A" w14:textId="77777777">
        <w:trPr>
          <w:jc w:val="center"/>
        </w:trPr>
        <w:tc>
          <w:tcPr>
            <w:tcW w:w="1951" w:type="dxa"/>
            <w:tcBorders>
              <w:top w:val="single" w:sz="4" w:space="0" w:color="auto"/>
              <w:bottom w:val="single" w:sz="4" w:space="0" w:color="auto"/>
              <w:right w:val="single" w:sz="4" w:space="0" w:color="auto"/>
            </w:tcBorders>
          </w:tcPr>
          <w:p w14:paraId="239596F5" w14:textId="77777777" w:rsidR="007A1F44" w:rsidRPr="00977EA3" w:rsidRDefault="007A1F44" w:rsidP="00A0052B">
            <w:pPr>
              <w:pStyle w:val="TableEntry"/>
              <w:rPr>
                <w:noProof w:val="0"/>
              </w:rPr>
            </w:pPr>
            <w:r w:rsidRPr="00977EA3">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3CCCF837" w14:textId="77777777" w:rsidR="007A1F44" w:rsidRPr="00977EA3" w:rsidRDefault="007A1F44" w:rsidP="00A0052B">
            <w:pPr>
              <w:pStyle w:val="TableEntry"/>
              <w:rPr>
                <w:noProof w:val="0"/>
              </w:rPr>
            </w:pPr>
            <w:r w:rsidRPr="00977EA3">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1E5B2D3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2AE1C17D"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31C8A896" w14:textId="77777777" w:rsidR="007A1F44" w:rsidRPr="00977EA3" w:rsidRDefault="007A1F44" w:rsidP="00A66DA8">
            <w:pPr>
              <w:pStyle w:val="TableEntry"/>
              <w:jc w:val="center"/>
              <w:rPr>
                <w:noProof w:val="0"/>
              </w:rPr>
            </w:pPr>
            <w:r w:rsidRPr="00977EA3">
              <w:rPr>
                <w:noProof w:val="0"/>
              </w:rPr>
              <w:t>2</w:t>
            </w:r>
          </w:p>
        </w:tc>
      </w:tr>
      <w:tr w:rsidR="007A1F44" w:rsidRPr="00977EA3" w14:paraId="6B826993" w14:textId="77777777">
        <w:trPr>
          <w:jc w:val="center"/>
        </w:trPr>
        <w:tc>
          <w:tcPr>
            <w:tcW w:w="1951" w:type="dxa"/>
            <w:tcBorders>
              <w:top w:val="single" w:sz="4" w:space="0" w:color="auto"/>
              <w:bottom w:val="single" w:sz="4" w:space="0" w:color="auto"/>
              <w:right w:val="single" w:sz="4" w:space="0" w:color="auto"/>
            </w:tcBorders>
          </w:tcPr>
          <w:p w14:paraId="4446653A" w14:textId="77777777" w:rsidR="007A1F44" w:rsidRPr="00977EA3" w:rsidRDefault="007A1F44" w:rsidP="00A0052B">
            <w:pPr>
              <w:pStyle w:val="TableEntry"/>
              <w:rPr>
                <w:noProof w:val="0"/>
              </w:rPr>
            </w:pPr>
            <w:r w:rsidRPr="00977EA3">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5BA64CB1" w14:textId="77777777" w:rsidR="007A1F44" w:rsidRPr="00977EA3" w:rsidRDefault="007A1F44" w:rsidP="00A0052B">
            <w:pPr>
              <w:pStyle w:val="TableEntry"/>
              <w:rPr>
                <w:noProof w:val="0"/>
              </w:rPr>
            </w:pPr>
            <w:r w:rsidRPr="00977EA3">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15D90E5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43084353"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F0B9C92" w14:textId="77777777" w:rsidR="007A1F44" w:rsidRPr="00977EA3" w:rsidRDefault="007A1F44" w:rsidP="00A66DA8">
            <w:pPr>
              <w:pStyle w:val="TableEntry"/>
              <w:jc w:val="center"/>
              <w:rPr>
                <w:noProof w:val="0"/>
              </w:rPr>
            </w:pPr>
            <w:r w:rsidRPr="00977EA3">
              <w:rPr>
                <w:noProof w:val="0"/>
              </w:rPr>
              <w:t>2</w:t>
            </w:r>
          </w:p>
        </w:tc>
      </w:tr>
      <w:tr w:rsidR="007A1F44" w:rsidRPr="00977EA3" w14:paraId="3A379884" w14:textId="77777777">
        <w:trPr>
          <w:jc w:val="center"/>
        </w:trPr>
        <w:tc>
          <w:tcPr>
            <w:tcW w:w="1951" w:type="dxa"/>
            <w:tcBorders>
              <w:top w:val="single" w:sz="4" w:space="0" w:color="auto"/>
              <w:bottom w:val="single" w:sz="4" w:space="0" w:color="auto"/>
              <w:right w:val="single" w:sz="4" w:space="0" w:color="auto"/>
            </w:tcBorders>
          </w:tcPr>
          <w:p w14:paraId="051912C2" w14:textId="77777777" w:rsidR="007A1F44" w:rsidRPr="00977EA3" w:rsidRDefault="007A1F44" w:rsidP="00A0052B">
            <w:pPr>
              <w:pStyle w:val="TableEntry"/>
              <w:rPr>
                <w:noProof w:val="0"/>
              </w:rPr>
            </w:pPr>
            <w:r w:rsidRPr="00977EA3">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2DF154C0" w14:textId="77777777" w:rsidR="007A1F44" w:rsidRPr="00977EA3" w:rsidRDefault="007A1F44" w:rsidP="00A0052B">
            <w:pPr>
              <w:pStyle w:val="TableEntry"/>
              <w:rPr>
                <w:noProof w:val="0"/>
              </w:rPr>
            </w:pPr>
            <w:r w:rsidRPr="00977EA3">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1E4D0D0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0CF9F075"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B8A7857" w14:textId="77777777" w:rsidR="007A1F44" w:rsidRPr="00977EA3" w:rsidRDefault="007A1F44" w:rsidP="00A66DA8">
            <w:pPr>
              <w:pStyle w:val="TableEntry"/>
              <w:jc w:val="center"/>
              <w:rPr>
                <w:noProof w:val="0"/>
              </w:rPr>
            </w:pPr>
            <w:r w:rsidRPr="00977EA3">
              <w:rPr>
                <w:noProof w:val="0"/>
              </w:rPr>
              <w:t>3</w:t>
            </w:r>
          </w:p>
        </w:tc>
      </w:tr>
      <w:tr w:rsidR="007A1F44" w:rsidRPr="00977EA3" w14:paraId="7C0F31A5" w14:textId="77777777">
        <w:trPr>
          <w:jc w:val="center"/>
        </w:trPr>
        <w:tc>
          <w:tcPr>
            <w:tcW w:w="1951" w:type="dxa"/>
            <w:tcBorders>
              <w:top w:val="single" w:sz="4" w:space="0" w:color="auto"/>
              <w:bottom w:val="single" w:sz="4" w:space="0" w:color="auto"/>
              <w:right w:val="single" w:sz="4" w:space="0" w:color="auto"/>
            </w:tcBorders>
          </w:tcPr>
          <w:p w14:paraId="01E2E3FD" w14:textId="77777777" w:rsidR="007A1F44" w:rsidRPr="00977EA3" w:rsidRDefault="007A1F44" w:rsidP="00A0052B">
            <w:pPr>
              <w:pStyle w:val="TableEntry"/>
              <w:rPr>
                <w:noProof w:val="0"/>
              </w:rPr>
            </w:pPr>
            <w:r w:rsidRPr="00977EA3">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785100D4" w14:textId="77777777" w:rsidR="007A1F44" w:rsidRPr="00977EA3" w:rsidRDefault="007A1F44" w:rsidP="00A0052B">
            <w:pPr>
              <w:pStyle w:val="TableEntry"/>
              <w:rPr>
                <w:noProof w:val="0"/>
              </w:rPr>
            </w:pPr>
            <w:r w:rsidRPr="00977EA3">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5699AD6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09DC72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EDACE9" w14:textId="77777777" w:rsidR="007A1F44" w:rsidRPr="00977EA3" w:rsidRDefault="007A1F44" w:rsidP="00A66DA8">
            <w:pPr>
              <w:pStyle w:val="TableEntry"/>
              <w:jc w:val="center"/>
              <w:rPr>
                <w:noProof w:val="0"/>
              </w:rPr>
            </w:pPr>
            <w:r w:rsidRPr="00977EA3">
              <w:rPr>
                <w:noProof w:val="0"/>
              </w:rPr>
              <w:t>3</w:t>
            </w:r>
          </w:p>
        </w:tc>
      </w:tr>
      <w:tr w:rsidR="007A1F44" w:rsidRPr="00977EA3" w14:paraId="4F60C5F9" w14:textId="77777777">
        <w:trPr>
          <w:jc w:val="center"/>
        </w:trPr>
        <w:tc>
          <w:tcPr>
            <w:tcW w:w="1951" w:type="dxa"/>
            <w:tcBorders>
              <w:top w:val="single" w:sz="4" w:space="0" w:color="auto"/>
              <w:bottom w:val="single" w:sz="4" w:space="0" w:color="auto"/>
              <w:right w:val="single" w:sz="4" w:space="0" w:color="auto"/>
            </w:tcBorders>
          </w:tcPr>
          <w:p w14:paraId="6DF08053"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3E77D3E2"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60855F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8D624B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A4C6238" w14:textId="77777777" w:rsidR="007A1F44" w:rsidRPr="00977EA3" w:rsidRDefault="007A1F44" w:rsidP="00A66DA8">
            <w:pPr>
              <w:pStyle w:val="TableEntry"/>
              <w:jc w:val="center"/>
              <w:rPr>
                <w:noProof w:val="0"/>
              </w:rPr>
            </w:pPr>
            <w:r w:rsidRPr="00977EA3">
              <w:rPr>
                <w:noProof w:val="0"/>
              </w:rPr>
              <w:t>15</w:t>
            </w:r>
          </w:p>
        </w:tc>
      </w:tr>
      <w:tr w:rsidR="007A1F44" w:rsidRPr="00977EA3" w14:paraId="0BA6EF4E" w14:textId="77777777">
        <w:trPr>
          <w:jc w:val="center"/>
        </w:trPr>
        <w:tc>
          <w:tcPr>
            <w:tcW w:w="1951" w:type="dxa"/>
            <w:tcBorders>
              <w:top w:val="single" w:sz="4" w:space="0" w:color="auto"/>
              <w:bottom w:val="single" w:sz="4" w:space="0" w:color="auto"/>
              <w:right w:val="single" w:sz="4" w:space="0" w:color="auto"/>
            </w:tcBorders>
          </w:tcPr>
          <w:p w14:paraId="4E97D42C" w14:textId="77777777" w:rsidR="007A1F44" w:rsidRPr="00977EA3" w:rsidRDefault="007A1F44" w:rsidP="00A0052B">
            <w:pPr>
              <w:pStyle w:val="TableEntry"/>
              <w:rPr>
                <w:noProof w:val="0"/>
              </w:rPr>
            </w:pPr>
            <w:r w:rsidRPr="00977EA3">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31B37959" w14:textId="77777777" w:rsidR="007A1F44" w:rsidRPr="00977EA3" w:rsidRDefault="007A1F44" w:rsidP="00A0052B">
            <w:pPr>
              <w:pStyle w:val="TableEntry"/>
              <w:rPr>
                <w:noProof w:val="0"/>
              </w:rPr>
            </w:pPr>
            <w:r w:rsidRPr="00977EA3">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4D430B3F" w14:textId="77777777" w:rsidR="007A1F44" w:rsidRPr="00977EA3" w:rsidRDefault="007A1F44" w:rsidP="00B6518F">
            <w:pPr>
              <w:pStyle w:val="TableEntry"/>
              <w:rPr>
                <w:noProof w:val="0"/>
              </w:rPr>
            </w:pPr>
            <w:r w:rsidRPr="00977EA3">
              <w:rPr>
                <w:noProof w:val="0"/>
              </w:rPr>
              <w:t>C</w:t>
            </w:r>
          </w:p>
        </w:tc>
        <w:tc>
          <w:tcPr>
            <w:tcW w:w="872" w:type="dxa"/>
            <w:tcBorders>
              <w:top w:val="single" w:sz="4" w:space="0" w:color="auto"/>
              <w:left w:val="single" w:sz="4" w:space="0" w:color="auto"/>
              <w:bottom w:val="single" w:sz="4" w:space="0" w:color="auto"/>
              <w:right w:val="single" w:sz="4" w:space="0" w:color="auto"/>
            </w:tcBorders>
          </w:tcPr>
          <w:p w14:paraId="20134768"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EA71A41" w14:textId="77777777" w:rsidR="007A1F44" w:rsidRPr="00977EA3" w:rsidRDefault="007A1F44" w:rsidP="00A66DA8">
            <w:pPr>
              <w:pStyle w:val="TableEntry"/>
              <w:jc w:val="center"/>
              <w:rPr>
                <w:noProof w:val="0"/>
              </w:rPr>
            </w:pPr>
            <w:r w:rsidRPr="00977EA3">
              <w:rPr>
                <w:noProof w:val="0"/>
              </w:rPr>
              <w:t>3</w:t>
            </w:r>
          </w:p>
        </w:tc>
      </w:tr>
      <w:tr w:rsidR="007A1F44" w:rsidRPr="00977EA3" w14:paraId="14CB3EAC" w14:textId="77777777">
        <w:trPr>
          <w:jc w:val="center"/>
        </w:trPr>
        <w:tc>
          <w:tcPr>
            <w:tcW w:w="1951" w:type="dxa"/>
            <w:tcBorders>
              <w:top w:val="single" w:sz="4" w:space="0" w:color="auto"/>
              <w:bottom w:val="single" w:sz="4" w:space="0" w:color="auto"/>
              <w:right w:val="single" w:sz="4" w:space="0" w:color="auto"/>
            </w:tcBorders>
          </w:tcPr>
          <w:p w14:paraId="1E3745F3" w14:textId="77777777" w:rsidR="007A1F44" w:rsidRPr="00977EA3" w:rsidRDefault="007A1F44" w:rsidP="00A0052B">
            <w:pPr>
              <w:pStyle w:val="TableEntry"/>
              <w:rPr>
                <w:noProof w:val="0"/>
              </w:rPr>
            </w:pPr>
            <w:r w:rsidRPr="00977EA3">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4983411C" w14:textId="77777777" w:rsidR="007A1F44" w:rsidRPr="00977EA3" w:rsidRDefault="007A1F44" w:rsidP="00A0052B">
            <w:pPr>
              <w:pStyle w:val="TableEntry"/>
              <w:rPr>
                <w:noProof w:val="0"/>
              </w:rPr>
            </w:pPr>
            <w:r w:rsidRPr="00977EA3">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65B41A"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BB16A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F5FAF0B" w14:textId="77777777" w:rsidR="007A1F44" w:rsidRPr="00977EA3" w:rsidRDefault="007A1F44" w:rsidP="00A66DA8">
            <w:pPr>
              <w:pStyle w:val="TableEntry"/>
              <w:jc w:val="center"/>
              <w:rPr>
                <w:noProof w:val="0"/>
              </w:rPr>
            </w:pPr>
            <w:r w:rsidRPr="00977EA3">
              <w:rPr>
                <w:noProof w:val="0"/>
              </w:rPr>
              <w:t>3</w:t>
            </w:r>
          </w:p>
        </w:tc>
      </w:tr>
      <w:tr w:rsidR="007A1F44" w:rsidRPr="00977EA3" w14:paraId="468ED980" w14:textId="77777777">
        <w:trPr>
          <w:jc w:val="center"/>
        </w:trPr>
        <w:tc>
          <w:tcPr>
            <w:tcW w:w="1951" w:type="dxa"/>
            <w:tcBorders>
              <w:top w:val="single" w:sz="4" w:space="0" w:color="auto"/>
              <w:bottom w:val="single" w:sz="4" w:space="0" w:color="auto"/>
              <w:right w:val="single" w:sz="4" w:space="0" w:color="auto"/>
            </w:tcBorders>
          </w:tcPr>
          <w:p w14:paraId="543001C2" w14:textId="77777777" w:rsidR="007A1F44" w:rsidRPr="00977EA3" w:rsidRDefault="007A1F44" w:rsidP="00A0052B">
            <w:pPr>
              <w:pStyle w:val="TableEntry"/>
              <w:rPr>
                <w:noProof w:val="0"/>
              </w:rPr>
            </w:pPr>
            <w:r w:rsidRPr="00977EA3">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50C04EEF" w14:textId="77777777" w:rsidR="007A1F44" w:rsidRPr="00977EA3" w:rsidRDefault="007A1F44" w:rsidP="00A0052B">
            <w:pPr>
              <w:pStyle w:val="TableEntry"/>
              <w:rPr>
                <w:noProof w:val="0"/>
              </w:rPr>
            </w:pPr>
            <w:r w:rsidRPr="00977EA3">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7CA11065"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49FEF045"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54547164" w14:textId="77777777" w:rsidR="007A1F44" w:rsidRPr="00977EA3" w:rsidRDefault="007A1F44" w:rsidP="00A66DA8">
            <w:pPr>
              <w:pStyle w:val="TableEntry"/>
              <w:jc w:val="center"/>
              <w:rPr>
                <w:noProof w:val="0"/>
              </w:rPr>
            </w:pPr>
            <w:r w:rsidRPr="00977EA3">
              <w:rPr>
                <w:noProof w:val="0"/>
              </w:rPr>
              <w:t>3</w:t>
            </w:r>
          </w:p>
        </w:tc>
      </w:tr>
      <w:tr w:rsidR="007A1F44" w:rsidRPr="00977EA3" w14:paraId="5A859D48" w14:textId="77777777">
        <w:trPr>
          <w:jc w:val="center"/>
        </w:trPr>
        <w:tc>
          <w:tcPr>
            <w:tcW w:w="1951" w:type="dxa"/>
            <w:tcBorders>
              <w:top w:val="single" w:sz="4" w:space="0" w:color="auto"/>
              <w:bottom w:val="single" w:sz="4" w:space="0" w:color="auto"/>
              <w:right w:val="single" w:sz="4" w:space="0" w:color="auto"/>
            </w:tcBorders>
          </w:tcPr>
          <w:p w14:paraId="713AEAF9" w14:textId="77777777" w:rsidR="007A1F44" w:rsidRPr="00977EA3" w:rsidRDefault="007A1F44" w:rsidP="00A0052B">
            <w:pPr>
              <w:pStyle w:val="TableEntry"/>
              <w:rPr>
                <w:noProof w:val="0"/>
              </w:rPr>
            </w:pPr>
            <w:r w:rsidRPr="00977EA3">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7C554CBD" w14:textId="77777777" w:rsidR="007A1F44" w:rsidRPr="00977EA3" w:rsidRDefault="007A1F44" w:rsidP="00A0052B">
            <w:pPr>
              <w:pStyle w:val="TableEntry"/>
              <w:rPr>
                <w:noProof w:val="0"/>
              </w:rPr>
            </w:pPr>
            <w:r w:rsidRPr="00977EA3">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6F6DD948" w14:textId="77777777" w:rsidR="007A1F44" w:rsidRPr="00977EA3" w:rsidRDefault="007A1F44" w:rsidP="00B6518F">
            <w:pPr>
              <w:pStyle w:val="TableEntry"/>
              <w:rPr>
                <w:noProof w:val="0"/>
              </w:rPr>
            </w:pPr>
            <w:r w:rsidRPr="00977EA3">
              <w:rPr>
                <w:noProof w:val="0"/>
              </w:rPr>
              <w:t>X</w:t>
            </w:r>
          </w:p>
        </w:tc>
        <w:tc>
          <w:tcPr>
            <w:tcW w:w="872" w:type="dxa"/>
            <w:tcBorders>
              <w:top w:val="single" w:sz="4" w:space="0" w:color="auto"/>
              <w:left w:val="single" w:sz="4" w:space="0" w:color="auto"/>
              <w:bottom w:val="single" w:sz="4" w:space="0" w:color="auto"/>
              <w:right w:val="single" w:sz="4" w:space="0" w:color="auto"/>
            </w:tcBorders>
          </w:tcPr>
          <w:p w14:paraId="64358B47" w14:textId="77777777" w:rsidR="007A1F44" w:rsidRPr="00977EA3" w:rsidRDefault="007A1F44" w:rsidP="00B6518F">
            <w:pPr>
              <w:pStyle w:val="TableEntry"/>
              <w:rPr>
                <w:noProof w:val="0"/>
              </w:rPr>
            </w:pPr>
            <w:r w:rsidRPr="00977EA3">
              <w:rPr>
                <w:noProof w:val="0"/>
              </w:rPr>
              <w:t>[0..0]</w:t>
            </w:r>
          </w:p>
        </w:tc>
        <w:tc>
          <w:tcPr>
            <w:tcW w:w="1701" w:type="dxa"/>
            <w:tcBorders>
              <w:top w:val="single" w:sz="4" w:space="0" w:color="auto"/>
              <w:left w:val="single" w:sz="4" w:space="0" w:color="auto"/>
              <w:bottom w:val="single" w:sz="4" w:space="0" w:color="auto"/>
            </w:tcBorders>
          </w:tcPr>
          <w:p w14:paraId="752D00D3" w14:textId="77777777" w:rsidR="007A1F44" w:rsidRPr="00977EA3" w:rsidRDefault="007A1F44" w:rsidP="00A66DA8">
            <w:pPr>
              <w:pStyle w:val="TableEntry"/>
              <w:jc w:val="center"/>
              <w:rPr>
                <w:noProof w:val="0"/>
              </w:rPr>
            </w:pPr>
            <w:r w:rsidRPr="00977EA3">
              <w:rPr>
                <w:noProof w:val="0"/>
              </w:rPr>
              <w:t>3</w:t>
            </w:r>
          </w:p>
        </w:tc>
      </w:tr>
      <w:tr w:rsidR="007A1F44" w:rsidRPr="00977EA3" w14:paraId="17D13E34" w14:textId="77777777">
        <w:trPr>
          <w:jc w:val="center"/>
        </w:trPr>
        <w:tc>
          <w:tcPr>
            <w:tcW w:w="1951" w:type="dxa"/>
            <w:tcBorders>
              <w:top w:val="single" w:sz="4" w:space="0" w:color="auto"/>
              <w:bottom w:val="single" w:sz="4" w:space="0" w:color="auto"/>
              <w:right w:val="single" w:sz="4" w:space="0" w:color="auto"/>
            </w:tcBorders>
          </w:tcPr>
          <w:p w14:paraId="52EFAC18"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4FAA05DC"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8AFAD6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69C1226"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C710B73" w14:textId="77777777" w:rsidR="007A1F44" w:rsidRPr="00977EA3" w:rsidRDefault="007A1F44" w:rsidP="00A66DA8">
            <w:pPr>
              <w:pStyle w:val="TableEntry"/>
              <w:jc w:val="center"/>
              <w:rPr>
                <w:noProof w:val="0"/>
              </w:rPr>
            </w:pPr>
            <w:r w:rsidRPr="00977EA3">
              <w:rPr>
                <w:noProof w:val="0"/>
              </w:rPr>
              <w:t>15</w:t>
            </w:r>
          </w:p>
        </w:tc>
      </w:tr>
      <w:tr w:rsidR="007A1F44" w:rsidRPr="00977EA3" w14:paraId="5323F11A" w14:textId="77777777">
        <w:trPr>
          <w:jc w:val="center"/>
        </w:trPr>
        <w:tc>
          <w:tcPr>
            <w:tcW w:w="1951" w:type="dxa"/>
            <w:tcBorders>
              <w:top w:val="single" w:sz="4" w:space="0" w:color="auto"/>
              <w:bottom w:val="single" w:sz="4" w:space="0" w:color="auto"/>
              <w:right w:val="single" w:sz="4" w:space="0" w:color="auto"/>
            </w:tcBorders>
          </w:tcPr>
          <w:p w14:paraId="514C1B72" w14:textId="77777777" w:rsidR="007A1F44" w:rsidRPr="00977EA3" w:rsidRDefault="007A1F44" w:rsidP="00A0052B">
            <w:pPr>
              <w:pStyle w:val="TableEntry"/>
              <w:rPr>
                <w:noProof w:val="0"/>
              </w:rPr>
            </w:pPr>
            <w:r w:rsidRPr="00977EA3">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6FC5B3FC" w14:textId="77777777" w:rsidR="007A1F44" w:rsidRPr="00977EA3" w:rsidRDefault="007A1F44" w:rsidP="00A0052B">
            <w:pPr>
              <w:pStyle w:val="TableEntry"/>
              <w:rPr>
                <w:noProof w:val="0"/>
              </w:rPr>
            </w:pPr>
            <w:r w:rsidRPr="00977EA3">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0E96C702"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95D3FF6"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96BAEF7" w14:textId="77777777" w:rsidR="007A1F44" w:rsidRPr="00977EA3" w:rsidRDefault="007A1F44" w:rsidP="00A66DA8">
            <w:pPr>
              <w:pStyle w:val="TableEntry"/>
              <w:jc w:val="center"/>
              <w:rPr>
                <w:noProof w:val="0"/>
              </w:rPr>
            </w:pPr>
            <w:r w:rsidRPr="00977EA3">
              <w:rPr>
                <w:noProof w:val="0"/>
              </w:rPr>
              <w:t>3</w:t>
            </w:r>
          </w:p>
        </w:tc>
      </w:tr>
      <w:tr w:rsidR="007A1F44" w:rsidRPr="00977EA3" w14:paraId="73D04A73" w14:textId="77777777">
        <w:trPr>
          <w:jc w:val="center"/>
        </w:trPr>
        <w:tc>
          <w:tcPr>
            <w:tcW w:w="1951" w:type="dxa"/>
            <w:tcBorders>
              <w:top w:val="single" w:sz="4" w:space="0" w:color="auto"/>
              <w:bottom w:val="single" w:sz="4" w:space="0" w:color="auto"/>
              <w:right w:val="single" w:sz="4" w:space="0" w:color="auto"/>
            </w:tcBorders>
          </w:tcPr>
          <w:p w14:paraId="24E55534" w14:textId="77777777" w:rsidR="007A1F44" w:rsidRPr="00977EA3" w:rsidRDefault="007A1F44" w:rsidP="00A0052B">
            <w:pPr>
              <w:pStyle w:val="TableEntry"/>
              <w:rPr>
                <w:noProof w:val="0"/>
              </w:rPr>
            </w:pPr>
            <w:r w:rsidRPr="00977EA3">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D026ECE" w14:textId="77777777" w:rsidR="007A1F44" w:rsidRPr="00977EA3" w:rsidRDefault="007A1F44" w:rsidP="00A0052B">
            <w:pPr>
              <w:pStyle w:val="TableEntry"/>
              <w:rPr>
                <w:noProof w:val="0"/>
              </w:rPr>
            </w:pPr>
            <w:r w:rsidRPr="00977EA3">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3161902E"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E50929"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B9D1235" w14:textId="77777777" w:rsidR="007A1F44" w:rsidRPr="00977EA3" w:rsidRDefault="007A1F44" w:rsidP="00A66DA8">
            <w:pPr>
              <w:pStyle w:val="TableEntry"/>
              <w:jc w:val="center"/>
              <w:rPr>
                <w:noProof w:val="0"/>
              </w:rPr>
            </w:pPr>
            <w:r w:rsidRPr="00977EA3">
              <w:rPr>
                <w:noProof w:val="0"/>
              </w:rPr>
              <w:t>7</w:t>
            </w:r>
          </w:p>
        </w:tc>
      </w:tr>
      <w:tr w:rsidR="007A1F44" w:rsidRPr="00977EA3" w14:paraId="504441A8" w14:textId="77777777">
        <w:trPr>
          <w:jc w:val="center"/>
        </w:trPr>
        <w:tc>
          <w:tcPr>
            <w:tcW w:w="1951" w:type="dxa"/>
            <w:tcBorders>
              <w:top w:val="single" w:sz="4" w:space="0" w:color="auto"/>
              <w:bottom w:val="single" w:sz="4" w:space="0" w:color="auto"/>
              <w:right w:val="single" w:sz="4" w:space="0" w:color="auto"/>
            </w:tcBorders>
          </w:tcPr>
          <w:p w14:paraId="18C51DC2" w14:textId="77777777" w:rsidR="007A1F44" w:rsidRPr="00977EA3" w:rsidRDefault="007A1F44" w:rsidP="00A0052B">
            <w:pPr>
              <w:pStyle w:val="TableEntry"/>
              <w:rPr>
                <w:noProof w:val="0"/>
              </w:rPr>
            </w:pPr>
            <w:r w:rsidRPr="00977EA3">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5D13583E" w14:textId="77777777" w:rsidR="007A1F44" w:rsidRPr="00977EA3" w:rsidRDefault="007A1F44" w:rsidP="00A0052B">
            <w:pPr>
              <w:pStyle w:val="TableEntry"/>
              <w:rPr>
                <w:noProof w:val="0"/>
              </w:rPr>
            </w:pPr>
            <w:r w:rsidRPr="00977EA3">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4A2D284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16EF8E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94F3F82" w14:textId="77777777" w:rsidR="007A1F44" w:rsidRPr="00977EA3" w:rsidRDefault="007A1F44" w:rsidP="00A66DA8">
            <w:pPr>
              <w:pStyle w:val="TableEntry"/>
              <w:jc w:val="center"/>
              <w:rPr>
                <w:noProof w:val="0"/>
              </w:rPr>
            </w:pPr>
            <w:r w:rsidRPr="00977EA3">
              <w:rPr>
                <w:noProof w:val="0"/>
              </w:rPr>
              <w:t>3</w:t>
            </w:r>
          </w:p>
        </w:tc>
      </w:tr>
      <w:tr w:rsidR="007A1F44" w:rsidRPr="00977EA3" w14:paraId="273F65AE" w14:textId="77777777">
        <w:trPr>
          <w:jc w:val="center"/>
        </w:trPr>
        <w:tc>
          <w:tcPr>
            <w:tcW w:w="1951" w:type="dxa"/>
            <w:tcBorders>
              <w:top w:val="single" w:sz="4" w:space="0" w:color="auto"/>
              <w:bottom w:val="single" w:sz="4" w:space="0" w:color="auto"/>
              <w:right w:val="single" w:sz="4" w:space="0" w:color="auto"/>
            </w:tcBorders>
          </w:tcPr>
          <w:p w14:paraId="6597A54B" w14:textId="77777777" w:rsidR="007A1F44" w:rsidRPr="00977EA3" w:rsidRDefault="007A1F44" w:rsidP="00A0052B">
            <w:pPr>
              <w:pStyle w:val="TableEntry"/>
              <w:rPr>
                <w:noProof w:val="0"/>
              </w:rPr>
            </w:pPr>
            <w:r w:rsidRPr="00977EA3">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05AD113B" w14:textId="77777777" w:rsidR="007A1F44" w:rsidRPr="00977EA3" w:rsidRDefault="007A1F44" w:rsidP="00A0052B">
            <w:pPr>
              <w:pStyle w:val="TableEntry"/>
              <w:rPr>
                <w:noProof w:val="0"/>
              </w:rPr>
            </w:pPr>
            <w:r w:rsidRPr="00977EA3">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5B7AB5E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DA09AD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55FCCC4" w14:textId="77777777" w:rsidR="007A1F44" w:rsidRPr="00977EA3" w:rsidRDefault="007A1F44" w:rsidP="00A66DA8">
            <w:pPr>
              <w:pStyle w:val="TableEntry"/>
              <w:jc w:val="center"/>
              <w:rPr>
                <w:noProof w:val="0"/>
              </w:rPr>
            </w:pPr>
            <w:r w:rsidRPr="00977EA3">
              <w:rPr>
                <w:noProof w:val="0"/>
              </w:rPr>
              <w:t>6</w:t>
            </w:r>
          </w:p>
        </w:tc>
      </w:tr>
      <w:tr w:rsidR="007A1F44" w:rsidRPr="00977EA3" w14:paraId="24D0E89C" w14:textId="77777777">
        <w:trPr>
          <w:jc w:val="center"/>
        </w:trPr>
        <w:tc>
          <w:tcPr>
            <w:tcW w:w="1951" w:type="dxa"/>
            <w:tcBorders>
              <w:top w:val="single" w:sz="4" w:space="0" w:color="auto"/>
              <w:bottom w:val="single" w:sz="4" w:space="0" w:color="auto"/>
              <w:right w:val="single" w:sz="4" w:space="0" w:color="auto"/>
            </w:tcBorders>
          </w:tcPr>
          <w:p w14:paraId="462C7BF5" w14:textId="77777777" w:rsidR="007A1F44" w:rsidRPr="00977EA3" w:rsidRDefault="007A1F44" w:rsidP="00A0052B">
            <w:pPr>
              <w:pStyle w:val="TableEntry"/>
              <w:rPr>
                <w:noProof w:val="0"/>
              </w:rPr>
            </w:pPr>
            <w:r w:rsidRPr="00977EA3">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339C453D" w14:textId="77777777" w:rsidR="007A1F44" w:rsidRPr="00977EA3" w:rsidRDefault="007A1F44" w:rsidP="00A0052B">
            <w:pPr>
              <w:pStyle w:val="TableEntry"/>
              <w:rPr>
                <w:noProof w:val="0"/>
              </w:rPr>
            </w:pPr>
            <w:r w:rsidRPr="00977EA3">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0D1909D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49AED99"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699C96C" w14:textId="77777777" w:rsidR="007A1F44" w:rsidRPr="00977EA3" w:rsidRDefault="007A1F44" w:rsidP="00A66DA8">
            <w:pPr>
              <w:pStyle w:val="TableEntry"/>
              <w:jc w:val="center"/>
              <w:rPr>
                <w:noProof w:val="0"/>
              </w:rPr>
            </w:pPr>
            <w:r w:rsidRPr="00977EA3">
              <w:rPr>
                <w:noProof w:val="0"/>
              </w:rPr>
              <w:t>6</w:t>
            </w:r>
          </w:p>
        </w:tc>
      </w:tr>
      <w:tr w:rsidR="007A1F44" w:rsidRPr="00977EA3" w14:paraId="3250DB27" w14:textId="77777777">
        <w:trPr>
          <w:jc w:val="center"/>
        </w:trPr>
        <w:tc>
          <w:tcPr>
            <w:tcW w:w="1951" w:type="dxa"/>
            <w:tcBorders>
              <w:top w:val="single" w:sz="4" w:space="0" w:color="auto"/>
              <w:bottom w:val="single" w:sz="4" w:space="0" w:color="auto"/>
              <w:right w:val="single" w:sz="4" w:space="0" w:color="auto"/>
            </w:tcBorders>
          </w:tcPr>
          <w:p w14:paraId="7D78813C"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302CF77" w14:textId="77777777" w:rsidR="007A1F44" w:rsidRPr="00977EA3" w:rsidRDefault="007A1F44" w:rsidP="00A0052B">
            <w:pPr>
              <w:pStyle w:val="TableEntry"/>
              <w:rPr>
                <w:noProof w:val="0"/>
              </w:rPr>
            </w:pPr>
            <w:r w:rsidRPr="00977EA3">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6DDDB4A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D68AC94"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3B1AD43" w14:textId="77777777" w:rsidR="007A1F44" w:rsidRPr="00977EA3" w:rsidRDefault="007A1F44" w:rsidP="00A66DA8">
            <w:pPr>
              <w:pStyle w:val="TableEntry"/>
              <w:jc w:val="center"/>
              <w:rPr>
                <w:noProof w:val="0"/>
              </w:rPr>
            </w:pPr>
          </w:p>
        </w:tc>
      </w:tr>
      <w:tr w:rsidR="007A1F44" w:rsidRPr="00977EA3" w14:paraId="70BD1F85" w14:textId="77777777">
        <w:trPr>
          <w:jc w:val="center"/>
        </w:trPr>
        <w:tc>
          <w:tcPr>
            <w:tcW w:w="1951" w:type="dxa"/>
            <w:tcBorders>
              <w:top w:val="single" w:sz="4" w:space="0" w:color="auto"/>
              <w:bottom w:val="single" w:sz="4" w:space="0" w:color="auto"/>
              <w:right w:val="single" w:sz="4" w:space="0" w:color="auto"/>
            </w:tcBorders>
          </w:tcPr>
          <w:p w14:paraId="62F42BA7" w14:textId="77777777" w:rsidR="007A1F44" w:rsidRPr="00977EA3" w:rsidRDefault="007A1F44" w:rsidP="00A0052B">
            <w:pPr>
              <w:pStyle w:val="TableEntry"/>
              <w:rPr>
                <w:noProof w:val="0"/>
              </w:rPr>
            </w:pPr>
            <w:r w:rsidRPr="00977EA3">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C3B8041" w14:textId="77777777" w:rsidR="007A1F44" w:rsidRPr="00977EA3" w:rsidRDefault="007A1F44" w:rsidP="00A0052B">
            <w:pPr>
              <w:pStyle w:val="TableEntry"/>
              <w:rPr>
                <w:noProof w:val="0"/>
              </w:rPr>
            </w:pPr>
            <w:r w:rsidRPr="00977EA3">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21B42E9B"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86CC6DA"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0156B2B" w14:textId="77777777" w:rsidR="007A1F44" w:rsidRPr="00977EA3" w:rsidRDefault="007A1F44" w:rsidP="00A66DA8">
            <w:pPr>
              <w:pStyle w:val="TableEntry"/>
              <w:jc w:val="center"/>
              <w:rPr>
                <w:noProof w:val="0"/>
              </w:rPr>
            </w:pPr>
            <w:r w:rsidRPr="00977EA3">
              <w:rPr>
                <w:noProof w:val="0"/>
              </w:rPr>
              <w:t>6</w:t>
            </w:r>
          </w:p>
        </w:tc>
      </w:tr>
      <w:tr w:rsidR="007A1F44" w:rsidRPr="00977EA3" w14:paraId="46475717" w14:textId="77777777">
        <w:trPr>
          <w:jc w:val="center"/>
        </w:trPr>
        <w:tc>
          <w:tcPr>
            <w:tcW w:w="1951" w:type="dxa"/>
            <w:tcBorders>
              <w:top w:val="single" w:sz="4" w:space="0" w:color="auto"/>
              <w:bottom w:val="single" w:sz="4" w:space="0" w:color="auto"/>
              <w:right w:val="single" w:sz="4" w:space="0" w:color="auto"/>
            </w:tcBorders>
          </w:tcPr>
          <w:p w14:paraId="226F156C" w14:textId="77777777" w:rsidR="007A1F44" w:rsidRPr="00977EA3" w:rsidRDefault="007A1F44" w:rsidP="00A0052B">
            <w:pPr>
              <w:pStyle w:val="TableEntry"/>
              <w:rPr>
                <w:noProof w:val="0"/>
              </w:rPr>
            </w:pPr>
            <w:r w:rsidRPr="00977EA3">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1A959D7D"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8C7824C"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8DE9F2A"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F8CC3FC" w14:textId="77777777" w:rsidR="007A1F44" w:rsidRPr="00977EA3" w:rsidRDefault="007A1F44" w:rsidP="00A66DA8">
            <w:pPr>
              <w:pStyle w:val="TableEntry"/>
              <w:jc w:val="center"/>
              <w:rPr>
                <w:noProof w:val="0"/>
              </w:rPr>
            </w:pPr>
            <w:r w:rsidRPr="00977EA3">
              <w:rPr>
                <w:noProof w:val="0"/>
              </w:rPr>
              <w:t>15</w:t>
            </w:r>
          </w:p>
        </w:tc>
      </w:tr>
      <w:tr w:rsidR="007A1F44" w:rsidRPr="00977EA3" w14:paraId="761B5985" w14:textId="77777777">
        <w:trPr>
          <w:jc w:val="center"/>
        </w:trPr>
        <w:tc>
          <w:tcPr>
            <w:tcW w:w="1951" w:type="dxa"/>
            <w:tcBorders>
              <w:top w:val="single" w:sz="4" w:space="0" w:color="auto"/>
              <w:bottom w:val="single" w:sz="4" w:space="0" w:color="auto"/>
              <w:right w:val="single" w:sz="4" w:space="0" w:color="auto"/>
            </w:tcBorders>
          </w:tcPr>
          <w:p w14:paraId="39E4DE34"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C2D4A5C" w14:textId="77777777" w:rsidR="007A1F44" w:rsidRPr="00977EA3" w:rsidRDefault="007A1F44" w:rsidP="00A0052B">
            <w:pPr>
              <w:pStyle w:val="TableEntry"/>
              <w:rPr>
                <w:noProof w:val="0"/>
              </w:rPr>
            </w:pPr>
            <w:r w:rsidRPr="00977EA3">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108A5A41"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26B5373F"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1115383E" w14:textId="77777777" w:rsidR="007A1F44" w:rsidRPr="00977EA3" w:rsidRDefault="007A1F44" w:rsidP="00A66DA8">
            <w:pPr>
              <w:pStyle w:val="TableEntry"/>
              <w:jc w:val="center"/>
              <w:rPr>
                <w:noProof w:val="0"/>
              </w:rPr>
            </w:pPr>
          </w:p>
        </w:tc>
      </w:tr>
      <w:tr w:rsidR="007A1F44" w:rsidRPr="00977EA3" w14:paraId="37D16CD2" w14:textId="77777777">
        <w:trPr>
          <w:jc w:val="center"/>
        </w:trPr>
        <w:tc>
          <w:tcPr>
            <w:tcW w:w="1951" w:type="dxa"/>
            <w:tcBorders>
              <w:top w:val="single" w:sz="4" w:space="0" w:color="auto"/>
              <w:bottom w:val="single" w:sz="4" w:space="0" w:color="auto"/>
              <w:right w:val="single" w:sz="4" w:space="0" w:color="auto"/>
            </w:tcBorders>
          </w:tcPr>
          <w:p w14:paraId="12462999" w14:textId="77777777" w:rsidR="007A1F44" w:rsidRPr="00977EA3" w:rsidRDefault="007A1F44" w:rsidP="00A0052B">
            <w:pPr>
              <w:pStyle w:val="TableEntry"/>
              <w:rPr>
                <w:noProof w:val="0"/>
              </w:rPr>
            </w:pPr>
            <w:r w:rsidRPr="00977EA3">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28B683D0" w14:textId="77777777" w:rsidR="007A1F44" w:rsidRPr="00977EA3" w:rsidRDefault="007A1F44" w:rsidP="00A0052B">
            <w:pPr>
              <w:pStyle w:val="TableEntry"/>
              <w:rPr>
                <w:noProof w:val="0"/>
              </w:rPr>
            </w:pPr>
            <w:r w:rsidRPr="00977EA3">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7CEB82F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20D78E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9E52BE4" w14:textId="77777777" w:rsidR="007A1F44" w:rsidRPr="00977EA3" w:rsidRDefault="007A1F44" w:rsidP="00A66DA8">
            <w:pPr>
              <w:pStyle w:val="TableEntry"/>
              <w:jc w:val="center"/>
              <w:rPr>
                <w:noProof w:val="0"/>
              </w:rPr>
            </w:pPr>
            <w:r w:rsidRPr="00977EA3">
              <w:rPr>
                <w:noProof w:val="0"/>
              </w:rPr>
              <w:t>6</w:t>
            </w:r>
          </w:p>
        </w:tc>
      </w:tr>
      <w:tr w:rsidR="007A1F44" w:rsidRPr="00977EA3" w14:paraId="5414D316" w14:textId="77777777">
        <w:trPr>
          <w:jc w:val="center"/>
        </w:trPr>
        <w:tc>
          <w:tcPr>
            <w:tcW w:w="1951" w:type="dxa"/>
            <w:tcBorders>
              <w:top w:val="single" w:sz="4" w:space="0" w:color="auto"/>
              <w:bottom w:val="single" w:sz="4" w:space="0" w:color="auto"/>
              <w:right w:val="single" w:sz="4" w:space="0" w:color="auto"/>
            </w:tcBorders>
          </w:tcPr>
          <w:p w14:paraId="78488775"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181852C" w14:textId="77777777" w:rsidR="007A1F44" w:rsidRPr="00977EA3" w:rsidRDefault="007A1F44" w:rsidP="00A0052B">
            <w:pPr>
              <w:pStyle w:val="TableEntry"/>
              <w:rPr>
                <w:noProof w:val="0"/>
              </w:rPr>
            </w:pPr>
            <w:r w:rsidRPr="00977EA3">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30DEB19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A4FC811"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1BB28B1" w14:textId="77777777" w:rsidR="007A1F44" w:rsidRPr="00977EA3" w:rsidRDefault="007A1F44" w:rsidP="00A66DA8">
            <w:pPr>
              <w:pStyle w:val="TableEntry"/>
              <w:jc w:val="center"/>
              <w:rPr>
                <w:noProof w:val="0"/>
              </w:rPr>
            </w:pPr>
          </w:p>
        </w:tc>
      </w:tr>
      <w:tr w:rsidR="007A1F44" w:rsidRPr="00977EA3" w14:paraId="0F68085D" w14:textId="77777777">
        <w:trPr>
          <w:jc w:val="center"/>
        </w:trPr>
        <w:tc>
          <w:tcPr>
            <w:tcW w:w="1951" w:type="dxa"/>
            <w:tcBorders>
              <w:top w:val="single" w:sz="4" w:space="0" w:color="auto"/>
              <w:bottom w:val="single" w:sz="4" w:space="0" w:color="auto"/>
              <w:right w:val="single" w:sz="4" w:space="0" w:color="auto"/>
            </w:tcBorders>
          </w:tcPr>
          <w:p w14:paraId="3DF2C317" w14:textId="77777777" w:rsidR="007A1F44" w:rsidRPr="00977EA3" w:rsidRDefault="007A1F44" w:rsidP="00A0052B">
            <w:pPr>
              <w:pStyle w:val="TableEntry"/>
              <w:rPr>
                <w:noProof w:val="0"/>
              </w:rPr>
            </w:pPr>
            <w:r w:rsidRPr="00977EA3">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253329DD" w14:textId="77777777" w:rsidR="007A1F44" w:rsidRPr="00977EA3" w:rsidRDefault="007A1F44" w:rsidP="00A0052B">
            <w:pPr>
              <w:pStyle w:val="TableEntry"/>
              <w:rPr>
                <w:noProof w:val="0"/>
              </w:rPr>
            </w:pPr>
            <w:r w:rsidRPr="00977EA3">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36D9DB5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EBFE966"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0369DDA0" w14:textId="77777777" w:rsidR="007A1F44" w:rsidRPr="00977EA3" w:rsidRDefault="007A1F44" w:rsidP="00A66DA8">
            <w:pPr>
              <w:pStyle w:val="TableEntry"/>
              <w:jc w:val="center"/>
              <w:rPr>
                <w:noProof w:val="0"/>
              </w:rPr>
            </w:pPr>
            <w:r w:rsidRPr="00977EA3">
              <w:rPr>
                <w:noProof w:val="0"/>
              </w:rPr>
              <w:t>6</w:t>
            </w:r>
          </w:p>
        </w:tc>
      </w:tr>
      <w:tr w:rsidR="007A1F44" w:rsidRPr="00977EA3" w14:paraId="6D8F21E3" w14:textId="77777777">
        <w:trPr>
          <w:jc w:val="center"/>
        </w:trPr>
        <w:tc>
          <w:tcPr>
            <w:tcW w:w="1951" w:type="dxa"/>
            <w:tcBorders>
              <w:top w:val="single" w:sz="4" w:space="0" w:color="auto"/>
              <w:bottom w:val="single" w:sz="4" w:space="0" w:color="auto"/>
              <w:right w:val="single" w:sz="4" w:space="0" w:color="auto"/>
            </w:tcBorders>
          </w:tcPr>
          <w:p w14:paraId="251584F8" w14:textId="77777777" w:rsidR="007A1F44" w:rsidRPr="00977EA3" w:rsidRDefault="007A1F44" w:rsidP="00A0052B">
            <w:pPr>
              <w:pStyle w:val="TableEntry"/>
              <w:rPr>
                <w:noProof w:val="0"/>
              </w:rPr>
            </w:pPr>
            <w:r w:rsidRPr="00977EA3">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459AE5E0" w14:textId="77777777" w:rsidR="007A1F44" w:rsidRPr="00977EA3" w:rsidRDefault="007A1F44" w:rsidP="00A0052B">
            <w:pPr>
              <w:pStyle w:val="TableEntry"/>
              <w:rPr>
                <w:noProof w:val="0"/>
              </w:rPr>
            </w:pPr>
            <w:r w:rsidRPr="00977EA3">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2719CA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B93FAE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370C4A67" w14:textId="77777777" w:rsidR="007A1F44" w:rsidRPr="00977EA3" w:rsidRDefault="007A1F44" w:rsidP="00A66DA8">
            <w:pPr>
              <w:pStyle w:val="TableEntry"/>
              <w:jc w:val="center"/>
              <w:rPr>
                <w:noProof w:val="0"/>
              </w:rPr>
            </w:pPr>
            <w:r w:rsidRPr="00977EA3">
              <w:rPr>
                <w:noProof w:val="0"/>
              </w:rPr>
              <w:t>6</w:t>
            </w:r>
          </w:p>
        </w:tc>
      </w:tr>
      <w:tr w:rsidR="007A1F44" w:rsidRPr="00977EA3" w14:paraId="30BFC5A0" w14:textId="77777777">
        <w:trPr>
          <w:jc w:val="center"/>
        </w:trPr>
        <w:tc>
          <w:tcPr>
            <w:tcW w:w="1951" w:type="dxa"/>
            <w:tcBorders>
              <w:top w:val="single" w:sz="4" w:space="0" w:color="auto"/>
              <w:bottom w:val="single" w:sz="4" w:space="0" w:color="auto"/>
              <w:right w:val="single" w:sz="4" w:space="0" w:color="auto"/>
            </w:tcBorders>
          </w:tcPr>
          <w:p w14:paraId="271404D1" w14:textId="77777777" w:rsidR="007A1F44" w:rsidRPr="00977EA3" w:rsidRDefault="007A1F44" w:rsidP="00A0052B">
            <w:pPr>
              <w:pStyle w:val="TableEntry"/>
              <w:rPr>
                <w:noProof w:val="0"/>
              </w:rPr>
            </w:pPr>
            <w:r w:rsidRPr="00977EA3">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46098970" w14:textId="77777777" w:rsidR="007A1F44" w:rsidRPr="00977EA3" w:rsidRDefault="007A1F44" w:rsidP="00A0052B">
            <w:pPr>
              <w:pStyle w:val="TableEntry"/>
              <w:rPr>
                <w:noProof w:val="0"/>
              </w:rPr>
            </w:pPr>
            <w:r w:rsidRPr="00977EA3">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76EA5A6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9B6E5A"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40E51E14" w14:textId="77777777" w:rsidR="007A1F44" w:rsidRPr="00977EA3" w:rsidRDefault="007A1F44" w:rsidP="00A66DA8">
            <w:pPr>
              <w:pStyle w:val="TableEntry"/>
              <w:jc w:val="center"/>
              <w:rPr>
                <w:noProof w:val="0"/>
              </w:rPr>
            </w:pPr>
            <w:r w:rsidRPr="00977EA3">
              <w:rPr>
                <w:noProof w:val="0"/>
              </w:rPr>
              <w:t>6</w:t>
            </w:r>
          </w:p>
        </w:tc>
      </w:tr>
      <w:tr w:rsidR="007A1F44" w:rsidRPr="00977EA3" w14:paraId="5AECAF0F" w14:textId="77777777">
        <w:trPr>
          <w:jc w:val="center"/>
        </w:trPr>
        <w:tc>
          <w:tcPr>
            <w:tcW w:w="1951" w:type="dxa"/>
            <w:tcBorders>
              <w:top w:val="single" w:sz="4" w:space="0" w:color="auto"/>
              <w:bottom w:val="single" w:sz="4" w:space="0" w:color="auto"/>
              <w:right w:val="single" w:sz="4" w:space="0" w:color="auto"/>
            </w:tcBorders>
          </w:tcPr>
          <w:p w14:paraId="480D553B" w14:textId="77777777" w:rsidR="007A1F44" w:rsidRPr="00977EA3" w:rsidRDefault="007A1F44" w:rsidP="00A0052B">
            <w:pPr>
              <w:pStyle w:val="TableEntry"/>
              <w:rPr>
                <w:noProof w:val="0"/>
              </w:rPr>
            </w:pPr>
            <w:r w:rsidRPr="00977EA3">
              <w:rPr>
                <w:noProof w:val="0"/>
              </w:rPr>
              <w:lastRenderedPageBreak/>
              <w:t xml:space="preserve">  ROL</w:t>
            </w:r>
          </w:p>
        </w:tc>
        <w:tc>
          <w:tcPr>
            <w:tcW w:w="3544" w:type="dxa"/>
            <w:tcBorders>
              <w:top w:val="single" w:sz="4" w:space="0" w:color="auto"/>
              <w:left w:val="single" w:sz="4" w:space="0" w:color="auto"/>
              <w:bottom w:val="single" w:sz="4" w:space="0" w:color="auto"/>
              <w:right w:val="single" w:sz="4" w:space="0" w:color="auto"/>
            </w:tcBorders>
          </w:tcPr>
          <w:p w14:paraId="428B8490"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D6950C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C4C61D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9527203" w14:textId="77777777" w:rsidR="007A1F44" w:rsidRPr="00977EA3" w:rsidRDefault="007A1F44" w:rsidP="00A66DA8">
            <w:pPr>
              <w:pStyle w:val="TableEntry"/>
              <w:jc w:val="center"/>
              <w:rPr>
                <w:noProof w:val="0"/>
              </w:rPr>
            </w:pPr>
            <w:r w:rsidRPr="00977EA3">
              <w:rPr>
                <w:noProof w:val="0"/>
              </w:rPr>
              <w:t>15</w:t>
            </w:r>
          </w:p>
        </w:tc>
      </w:tr>
      <w:tr w:rsidR="007A1F44" w:rsidRPr="00977EA3" w14:paraId="17B57546" w14:textId="77777777">
        <w:trPr>
          <w:jc w:val="center"/>
        </w:trPr>
        <w:tc>
          <w:tcPr>
            <w:tcW w:w="1951" w:type="dxa"/>
            <w:tcBorders>
              <w:top w:val="single" w:sz="4" w:space="0" w:color="auto"/>
              <w:bottom w:val="single" w:sz="4" w:space="0" w:color="auto"/>
              <w:right w:val="single" w:sz="4" w:space="0" w:color="auto"/>
            </w:tcBorders>
          </w:tcPr>
          <w:p w14:paraId="4504C7B6"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636E7538" w14:textId="77777777" w:rsidR="007A1F44" w:rsidRPr="00977EA3" w:rsidRDefault="007A1F44" w:rsidP="00A0052B">
            <w:pPr>
              <w:pStyle w:val="TableEntry"/>
              <w:rPr>
                <w:noProof w:val="0"/>
              </w:rPr>
            </w:pPr>
            <w:r w:rsidRPr="00977EA3">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1F93D8F6"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05F71343"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2AAA629" w14:textId="77777777" w:rsidR="007A1F44" w:rsidRPr="00977EA3" w:rsidRDefault="007A1F44" w:rsidP="00A66DA8">
            <w:pPr>
              <w:pStyle w:val="TableEntry"/>
              <w:jc w:val="center"/>
              <w:rPr>
                <w:noProof w:val="0"/>
              </w:rPr>
            </w:pPr>
          </w:p>
        </w:tc>
      </w:tr>
      <w:tr w:rsidR="007A1F44" w:rsidRPr="00977EA3" w14:paraId="13665A2B" w14:textId="77777777">
        <w:trPr>
          <w:jc w:val="center"/>
        </w:trPr>
        <w:tc>
          <w:tcPr>
            <w:tcW w:w="1951" w:type="dxa"/>
            <w:tcBorders>
              <w:top w:val="single" w:sz="4" w:space="0" w:color="auto"/>
              <w:bottom w:val="single" w:sz="4" w:space="0" w:color="auto"/>
              <w:right w:val="single" w:sz="4" w:space="0" w:color="auto"/>
            </w:tcBorders>
          </w:tcPr>
          <w:p w14:paraId="2760B401" w14:textId="77777777" w:rsidR="007A1F44" w:rsidRPr="00977EA3" w:rsidRDefault="007A1F44" w:rsidP="00A0052B">
            <w:pPr>
              <w:pStyle w:val="TableEntry"/>
              <w:rPr>
                <w:noProof w:val="0"/>
              </w:rPr>
            </w:pPr>
            <w:r w:rsidRPr="00977EA3">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3E65F55" w14:textId="77777777" w:rsidR="007A1F44" w:rsidRPr="00977EA3" w:rsidRDefault="007A1F44" w:rsidP="00A0052B">
            <w:pPr>
              <w:pStyle w:val="TableEntry"/>
              <w:rPr>
                <w:noProof w:val="0"/>
              </w:rPr>
            </w:pPr>
            <w:r w:rsidRPr="00977EA3">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77E418F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49EBAD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5871736F" w14:textId="77777777" w:rsidR="007A1F44" w:rsidRPr="00977EA3" w:rsidRDefault="007A1F44" w:rsidP="00A66DA8">
            <w:pPr>
              <w:pStyle w:val="TableEntry"/>
              <w:jc w:val="center"/>
              <w:rPr>
                <w:noProof w:val="0"/>
              </w:rPr>
            </w:pPr>
            <w:r w:rsidRPr="00977EA3">
              <w:rPr>
                <w:noProof w:val="0"/>
              </w:rPr>
              <w:t>6</w:t>
            </w:r>
          </w:p>
        </w:tc>
      </w:tr>
      <w:tr w:rsidR="007A1F44" w:rsidRPr="00977EA3" w14:paraId="1E1626D8" w14:textId="77777777">
        <w:trPr>
          <w:jc w:val="center"/>
        </w:trPr>
        <w:tc>
          <w:tcPr>
            <w:tcW w:w="1951" w:type="dxa"/>
            <w:tcBorders>
              <w:top w:val="single" w:sz="4" w:space="0" w:color="auto"/>
              <w:bottom w:val="single" w:sz="4" w:space="0" w:color="auto"/>
              <w:right w:val="single" w:sz="4" w:space="0" w:color="auto"/>
            </w:tcBorders>
          </w:tcPr>
          <w:p w14:paraId="589DEC3A" w14:textId="77777777" w:rsidR="007A1F44" w:rsidRPr="00977EA3" w:rsidRDefault="007A1F44" w:rsidP="00A0052B">
            <w:pPr>
              <w:pStyle w:val="TableEntry"/>
              <w:rPr>
                <w:noProof w:val="0"/>
              </w:rPr>
            </w:pPr>
            <w:r w:rsidRPr="00977EA3">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3D7C4749" w14:textId="77777777" w:rsidR="007A1F44" w:rsidRPr="00977EA3" w:rsidRDefault="007A1F44" w:rsidP="00A0052B">
            <w:pPr>
              <w:pStyle w:val="TableEntry"/>
              <w:rPr>
                <w:noProof w:val="0"/>
              </w:rPr>
            </w:pPr>
            <w:r w:rsidRPr="00977EA3">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63C789AB"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8F9504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F89372B" w14:textId="77777777" w:rsidR="007A1F44" w:rsidRPr="00977EA3" w:rsidRDefault="007A1F44" w:rsidP="00A66DA8">
            <w:pPr>
              <w:pStyle w:val="TableEntry"/>
              <w:jc w:val="center"/>
              <w:rPr>
                <w:noProof w:val="0"/>
              </w:rPr>
            </w:pPr>
            <w:r w:rsidRPr="00977EA3">
              <w:rPr>
                <w:noProof w:val="0"/>
              </w:rPr>
              <w:t>6</w:t>
            </w:r>
          </w:p>
        </w:tc>
      </w:tr>
      <w:tr w:rsidR="007A1F44" w:rsidRPr="00977EA3" w14:paraId="50E8BC3D" w14:textId="77777777">
        <w:trPr>
          <w:jc w:val="center"/>
        </w:trPr>
        <w:tc>
          <w:tcPr>
            <w:tcW w:w="1951" w:type="dxa"/>
            <w:tcBorders>
              <w:top w:val="single" w:sz="4" w:space="0" w:color="auto"/>
              <w:bottom w:val="single" w:sz="4" w:space="0" w:color="auto"/>
              <w:right w:val="single" w:sz="4" w:space="0" w:color="auto"/>
            </w:tcBorders>
          </w:tcPr>
          <w:p w14:paraId="52DCE51D" w14:textId="77777777" w:rsidR="007A1F44" w:rsidRPr="00977EA3" w:rsidRDefault="007A1F44" w:rsidP="00A0052B">
            <w:pPr>
              <w:pStyle w:val="TableEntry"/>
              <w:rPr>
                <w:noProof w:val="0"/>
              </w:rPr>
            </w:pPr>
            <w:r w:rsidRPr="00977EA3">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7F4E6FA9" w14:textId="77777777" w:rsidR="007A1F44" w:rsidRPr="00977EA3" w:rsidRDefault="007A1F44" w:rsidP="00A0052B">
            <w:pPr>
              <w:pStyle w:val="TableEntry"/>
              <w:rPr>
                <w:noProof w:val="0"/>
              </w:rPr>
            </w:pPr>
            <w:r w:rsidRPr="00977EA3">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7F1E965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7A4977"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5614D8C" w14:textId="77777777" w:rsidR="007A1F44" w:rsidRPr="00977EA3" w:rsidRDefault="007A1F44" w:rsidP="00A66DA8">
            <w:pPr>
              <w:pStyle w:val="TableEntry"/>
              <w:jc w:val="center"/>
              <w:rPr>
                <w:noProof w:val="0"/>
              </w:rPr>
            </w:pPr>
            <w:r w:rsidRPr="00977EA3">
              <w:rPr>
                <w:noProof w:val="0"/>
              </w:rPr>
              <w:t>6</w:t>
            </w:r>
          </w:p>
        </w:tc>
      </w:tr>
    </w:tbl>
    <w:p w14:paraId="0B8A5BD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13" w:name="_Toc174249205"/>
      <w:r w:rsidRPr="00977EA3">
        <w:rPr>
          <w:noProof w:val="0"/>
        </w:rPr>
        <w:t>Comments on segment usage</w:t>
      </w:r>
      <w:bookmarkEnd w:id="413"/>
    </w:p>
    <w:p w14:paraId="55F1D4E4"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(if different) should appear in </w:t>
      </w:r>
      <w:r w:rsidRPr="00977EA3">
        <w:rPr>
          <w:i/>
          <w:iCs/>
        </w:rPr>
        <w:t>PV1-6 - Prior Patient Location</w:t>
      </w:r>
      <w:r w:rsidRPr="00977EA3">
        <w:t xml:space="preserve">. </w:t>
      </w:r>
    </w:p>
    <w:p w14:paraId="398118DA" w14:textId="77777777" w:rsidR="007A1F44" w:rsidRPr="00977EA3" w:rsidRDefault="007A1F44">
      <w:r w:rsidRPr="00977EA3">
        <w:t xml:space="preserve">Condition predicate on use of the segment MRG: </w:t>
      </w:r>
    </w:p>
    <w:p w14:paraId="28A33DDC" w14:textId="77777777" w:rsidR="007A1F44" w:rsidRPr="00977EA3" w:rsidRDefault="007A1F44">
      <w:pPr>
        <w:ind w:left="567"/>
      </w:pPr>
      <w:r w:rsidRPr="00977EA3">
        <w:t xml:space="preserve">A change from inpatient to outpatient status may be accompanied by the closing of the inpatient account and the opening of an outpatient account. This may be expressed by populating the inpatient account number into </w:t>
      </w:r>
      <w:r w:rsidRPr="00977EA3">
        <w:rPr>
          <w:i/>
          <w:iCs/>
        </w:rPr>
        <w:t>MRG-3-prior account number</w:t>
      </w:r>
      <w:r w:rsidRPr="00977EA3">
        <w:t xml:space="preserve"> and the outpatient account number into </w:t>
      </w:r>
      <w:r w:rsidRPr="00977EA3">
        <w:rPr>
          <w:i/>
          <w:iCs/>
        </w:rPr>
        <w:t>PID-18-patient account number</w:t>
      </w:r>
      <w:r w:rsidRPr="00977EA3">
        <w:t>. The use of the MRG segment in this case is strictly conventional and is not intended to communicate an actual merge.</w:t>
      </w:r>
    </w:p>
    <w:p w14:paraId="1988F285"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35CCAABD" w14:textId="77777777" w:rsidR="007A1F44" w:rsidRPr="00977EA3" w:rsidRDefault="007A1F44">
      <w:r w:rsidRPr="00977EA3">
        <w:t>One or more OBX segments may be present to carry “permanent observations” such as the patient weight or height.</w:t>
      </w:r>
    </w:p>
    <w:p w14:paraId="07BEE70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14" w:name="_Toc174249206"/>
      <w:r w:rsidRPr="00977EA3">
        <w:rPr>
          <w:noProof w:val="0"/>
        </w:rPr>
        <w:t>Expected actions</w:t>
      </w:r>
      <w:bookmarkEnd w:id="414"/>
    </w:p>
    <w:p w14:paraId="41B1031B" w14:textId="77777777" w:rsidR="007A1F44" w:rsidRPr="00977EA3" w:rsidRDefault="007A1F44">
      <w:r w:rsidRPr="00977EA3">
        <w:t xml:space="preserve">The receiver shall update the patient’s class to “outpatient,” and if necessary shall update the patient’s location to the value in field </w:t>
      </w:r>
      <w:r w:rsidRPr="00977EA3">
        <w:rPr>
          <w:i/>
          <w:iCs/>
        </w:rPr>
        <w:t>PV1-3-patient location</w:t>
      </w:r>
      <w:r w:rsidRPr="00977EA3">
        <w:t>.</w:t>
      </w:r>
    </w:p>
    <w:p w14:paraId="3ED0F24F" w14:textId="77777777" w:rsidR="007A1F44" w:rsidRPr="00977EA3" w:rsidRDefault="007A1F44">
      <w:r w:rsidRPr="00977EA3">
        <w:t xml:space="preserve">If the MRG segment is included, the receiver shall update the patient’s account number from the value in </w:t>
      </w:r>
      <w:r w:rsidRPr="00977EA3">
        <w:rPr>
          <w:i/>
          <w:iCs/>
        </w:rPr>
        <w:t>MRG-3-prior account number</w:t>
      </w:r>
      <w:r w:rsidRPr="00977EA3">
        <w:t xml:space="preserve"> to the value in </w:t>
      </w:r>
      <w:r w:rsidRPr="00977EA3">
        <w:rPr>
          <w:i/>
          <w:iCs/>
        </w:rPr>
        <w:t>PID-18-patient account number</w:t>
      </w:r>
      <w:r w:rsidRPr="00977EA3">
        <w:t>.</w:t>
      </w:r>
    </w:p>
    <w:p w14:paraId="70EC8FD2" w14:textId="77777777" w:rsidR="007A1F44" w:rsidRPr="00977EA3" w:rsidRDefault="007A1F44">
      <w:r w:rsidRPr="00977EA3">
        <w:t>The receiver shall report the result of this operation (success / error) in an acknowledgment message returned to the sender.</w:t>
      </w:r>
    </w:p>
    <w:p w14:paraId="3E56644C" w14:textId="77777777" w:rsidR="007A1F44" w:rsidRPr="00977EA3" w:rsidRDefault="007A1F44">
      <w:r w:rsidRPr="00977EA3">
        <w:t>In case this Movement conflicts with the current situation of the patient (no active inpatient encounter is known for this patient, or the patient is unknown) the message is still processed and initiates a new outpatient encounter for a possibly new patient, and no error condition is raised.</w:t>
      </w:r>
    </w:p>
    <w:p w14:paraId="13529EF0" w14:textId="77777777" w:rsidR="007A1F44" w:rsidRPr="00977EA3" w:rsidRDefault="007A1F44">
      <w:r w:rsidRPr="00977EA3">
        <w:t>If the receiver does not support the Inpatient/Outpatient Encounter Management Option of this transaction, it shall application-reject the message (see ITI TF-2x: C.2.3).</w:t>
      </w:r>
    </w:p>
    <w:p w14:paraId="63A8232B"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15" w:name="_Toc174249207"/>
      <w:bookmarkStart w:id="416" w:name="_Toc398544181"/>
      <w:r w:rsidRPr="00977EA3">
        <w:rPr>
          <w:noProof w:val="0"/>
        </w:rPr>
        <w:lastRenderedPageBreak/>
        <w:t>Transfer a Patient (ADT^A02^ADT_A02)</w:t>
      </w:r>
      <w:bookmarkEnd w:id="415"/>
      <w:bookmarkEnd w:id="416"/>
    </w:p>
    <w:p w14:paraId="445A1B7C"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17" w:name="_Toc174249208"/>
      <w:r w:rsidRPr="00977EA3">
        <w:rPr>
          <w:noProof w:val="0"/>
        </w:rPr>
        <w:t>Trigger Event</w:t>
      </w:r>
      <w:bookmarkEnd w:id="417"/>
    </w:p>
    <w:p w14:paraId="4FDD4F58" w14:textId="77777777" w:rsidR="007A1F44" w:rsidRPr="00977EA3" w:rsidRDefault="007A1F44">
      <w:r w:rsidRPr="00977EA3">
        <w:t>This message is sent by a Patient Encounter Supplier to notify a Patient Encounter Consumer that a patient is being transferred from one location to another. The new location will be reflected in the institution’s bed census.</w:t>
      </w:r>
    </w:p>
    <w:p w14:paraId="7839C100" w14:textId="77777777" w:rsidR="007A1F44" w:rsidRPr="00977EA3" w:rsidRDefault="007A1F44">
      <w:r w:rsidRPr="00977EA3">
        <w:t xml:space="preserve">MSH-9 is valued </w:t>
      </w:r>
      <w:r w:rsidRPr="00977EA3">
        <w:rPr>
          <w:b/>
          <w:bCs/>
        </w:rPr>
        <w:t>ADT^A02^ADT_A02</w:t>
      </w:r>
      <w:r w:rsidRPr="00977EA3">
        <w:t>.</w:t>
      </w:r>
    </w:p>
    <w:p w14:paraId="5AAE1BA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18" w:name="_Toc174249209"/>
      <w:r w:rsidRPr="00977EA3">
        <w:rPr>
          <w:noProof w:val="0"/>
        </w:rPr>
        <w:t>Message Static Definition</w:t>
      </w:r>
      <w:bookmarkEnd w:id="418"/>
    </w:p>
    <w:p w14:paraId="5623EEBD" w14:textId="77777777" w:rsidR="007A1F44" w:rsidRPr="00977EA3" w:rsidRDefault="007A1F44">
      <w:pPr>
        <w:pStyle w:val="TableTitle"/>
        <w:rPr>
          <w:noProof w:val="0"/>
        </w:rPr>
      </w:pPr>
      <w:r w:rsidRPr="00977EA3">
        <w:rPr>
          <w:noProof w:val="0"/>
        </w:rPr>
        <w:t>Table 3.31-17: Static definition of message ADT^A02^ADT_A02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7C38238" w14:textId="77777777">
        <w:trPr>
          <w:cantSplit/>
          <w:tblHeader/>
          <w:jc w:val="center"/>
        </w:trPr>
        <w:tc>
          <w:tcPr>
            <w:tcW w:w="1951" w:type="dxa"/>
            <w:shd w:val="clear" w:color="auto" w:fill="D9D9D9"/>
          </w:tcPr>
          <w:p w14:paraId="3B8AAD24"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22107C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8355FD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2AAE4E5"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11BEF98" w14:textId="77777777" w:rsidR="007A1F44" w:rsidRPr="00977EA3" w:rsidRDefault="007A1F44" w:rsidP="00A53067">
            <w:pPr>
              <w:pStyle w:val="TableEntryHeader"/>
              <w:rPr>
                <w:noProof w:val="0"/>
              </w:rPr>
            </w:pPr>
            <w:r w:rsidRPr="00977EA3">
              <w:rPr>
                <w:noProof w:val="0"/>
              </w:rPr>
              <w:t>HL7 chapter</w:t>
            </w:r>
          </w:p>
        </w:tc>
      </w:tr>
      <w:tr w:rsidR="007A1F44" w:rsidRPr="00977EA3" w14:paraId="3A526AE7" w14:textId="77777777">
        <w:trPr>
          <w:cantSplit/>
          <w:jc w:val="center"/>
        </w:trPr>
        <w:tc>
          <w:tcPr>
            <w:tcW w:w="1951" w:type="dxa"/>
          </w:tcPr>
          <w:p w14:paraId="52677CAD" w14:textId="77777777" w:rsidR="007A1F44" w:rsidRPr="00977EA3" w:rsidRDefault="007A1F44" w:rsidP="00A0052B">
            <w:pPr>
              <w:pStyle w:val="TableEntry"/>
              <w:rPr>
                <w:noProof w:val="0"/>
              </w:rPr>
            </w:pPr>
            <w:r w:rsidRPr="00977EA3">
              <w:rPr>
                <w:noProof w:val="0"/>
              </w:rPr>
              <w:t>MSH</w:t>
            </w:r>
          </w:p>
        </w:tc>
        <w:tc>
          <w:tcPr>
            <w:tcW w:w="3544" w:type="dxa"/>
          </w:tcPr>
          <w:p w14:paraId="6726ECFC" w14:textId="77777777" w:rsidR="007A1F44" w:rsidRPr="00977EA3" w:rsidRDefault="007A1F44">
            <w:pPr>
              <w:pStyle w:val="TableEntry"/>
              <w:rPr>
                <w:noProof w:val="0"/>
              </w:rPr>
            </w:pPr>
            <w:r w:rsidRPr="00977EA3">
              <w:rPr>
                <w:noProof w:val="0"/>
              </w:rPr>
              <w:t>Message Header</w:t>
            </w:r>
          </w:p>
        </w:tc>
        <w:tc>
          <w:tcPr>
            <w:tcW w:w="971" w:type="dxa"/>
          </w:tcPr>
          <w:p w14:paraId="5B5E6E37" w14:textId="77777777" w:rsidR="007A1F44" w:rsidRPr="00977EA3" w:rsidRDefault="007A1F44">
            <w:pPr>
              <w:pStyle w:val="TableEntry"/>
              <w:jc w:val="center"/>
              <w:rPr>
                <w:noProof w:val="0"/>
              </w:rPr>
            </w:pPr>
            <w:r w:rsidRPr="00977EA3">
              <w:rPr>
                <w:noProof w:val="0"/>
              </w:rPr>
              <w:t>R</w:t>
            </w:r>
          </w:p>
        </w:tc>
        <w:tc>
          <w:tcPr>
            <w:tcW w:w="872" w:type="dxa"/>
          </w:tcPr>
          <w:p w14:paraId="50B718AF" w14:textId="77777777" w:rsidR="007A1F44" w:rsidRPr="00977EA3" w:rsidRDefault="007A1F44">
            <w:pPr>
              <w:pStyle w:val="TableEntry"/>
              <w:jc w:val="center"/>
              <w:rPr>
                <w:noProof w:val="0"/>
              </w:rPr>
            </w:pPr>
            <w:r w:rsidRPr="00977EA3">
              <w:rPr>
                <w:noProof w:val="0"/>
              </w:rPr>
              <w:t>[1..1]</w:t>
            </w:r>
          </w:p>
        </w:tc>
        <w:tc>
          <w:tcPr>
            <w:tcW w:w="1701" w:type="dxa"/>
          </w:tcPr>
          <w:p w14:paraId="1B3AD036" w14:textId="77777777" w:rsidR="007A1F44" w:rsidRPr="00977EA3" w:rsidRDefault="007A1F44">
            <w:pPr>
              <w:pStyle w:val="TableEntry"/>
              <w:jc w:val="center"/>
              <w:rPr>
                <w:noProof w:val="0"/>
              </w:rPr>
            </w:pPr>
            <w:r w:rsidRPr="00977EA3">
              <w:rPr>
                <w:noProof w:val="0"/>
              </w:rPr>
              <w:t>2</w:t>
            </w:r>
          </w:p>
        </w:tc>
      </w:tr>
      <w:tr w:rsidR="007A1F44" w:rsidRPr="00977EA3" w14:paraId="2D73CE2E" w14:textId="77777777">
        <w:trPr>
          <w:cantSplit/>
          <w:jc w:val="center"/>
        </w:trPr>
        <w:tc>
          <w:tcPr>
            <w:tcW w:w="1951" w:type="dxa"/>
          </w:tcPr>
          <w:p w14:paraId="06DBFE1B" w14:textId="77777777" w:rsidR="007A1F44" w:rsidRPr="00977EA3" w:rsidRDefault="007A1F44">
            <w:pPr>
              <w:pStyle w:val="TableEntry"/>
              <w:rPr>
                <w:noProof w:val="0"/>
              </w:rPr>
            </w:pPr>
            <w:r w:rsidRPr="00977EA3">
              <w:rPr>
                <w:noProof w:val="0"/>
              </w:rPr>
              <w:t>SFT</w:t>
            </w:r>
          </w:p>
        </w:tc>
        <w:tc>
          <w:tcPr>
            <w:tcW w:w="3544" w:type="dxa"/>
          </w:tcPr>
          <w:p w14:paraId="40B011A6" w14:textId="77777777" w:rsidR="007A1F44" w:rsidRPr="00977EA3" w:rsidRDefault="007A1F44">
            <w:pPr>
              <w:pStyle w:val="TableEntry"/>
              <w:rPr>
                <w:noProof w:val="0"/>
              </w:rPr>
            </w:pPr>
            <w:r w:rsidRPr="00977EA3">
              <w:rPr>
                <w:noProof w:val="0"/>
              </w:rPr>
              <w:t>Software Segment</w:t>
            </w:r>
          </w:p>
        </w:tc>
        <w:tc>
          <w:tcPr>
            <w:tcW w:w="971" w:type="dxa"/>
          </w:tcPr>
          <w:p w14:paraId="3DA1DDDA" w14:textId="77777777" w:rsidR="007A1F44" w:rsidRPr="00977EA3" w:rsidRDefault="007A1F44">
            <w:pPr>
              <w:pStyle w:val="TableEntry"/>
              <w:jc w:val="center"/>
              <w:rPr>
                <w:noProof w:val="0"/>
              </w:rPr>
            </w:pPr>
            <w:r w:rsidRPr="00977EA3">
              <w:rPr>
                <w:noProof w:val="0"/>
              </w:rPr>
              <w:t>O</w:t>
            </w:r>
          </w:p>
        </w:tc>
        <w:tc>
          <w:tcPr>
            <w:tcW w:w="872" w:type="dxa"/>
          </w:tcPr>
          <w:p w14:paraId="05C8D827" w14:textId="77777777" w:rsidR="007A1F44" w:rsidRPr="00977EA3" w:rsidRDefault="007A1F44">
            <w:pPr>
              <w:pStyle w:val="TableEntry"/>
              <w:jc w:val="center"/>
              <w:rPr>
                <w:noProof w:val="0"/>
              </w:rPr>
            </w:pPr>
            <w:r w:rsidRPr="00977EA3">
              <w:rPr>
                <w:noProof w:val="0"/>
              </w:rPr>
              <w:t>[0..*]</w:t>
            </w:r>
          </w:p>
        </w:tc>
        <w:tc>
          <w:tcPr>
            <w:tcW w:w="1701" w:type="dxa"/>
          </w:tcPr>
          <w:p w14:paraId="05190F7C" w14:textId="77777777" w:rsidR="007A1F44" w:rsidRPr="00977EA3" w:rsidRDefault="007A1F44">
            <w:pPr>
              <w:pStyle w:val="TableEntry"/>
              <w:jc w:val="center"/>
              <w:rPr>
                <w:noProof w:val="0"/>
              </w:rPr>
            </w:pPr>
            <w:r w:rsidRPr="00977EA3">
              <w:rPr>
                <w:noProof w:val="0"/>
              </w:rPr>
              <w:t>2</w:t>
            </w:r>
          </w:p>
        </w:tc>
      </w:tr>
      <w:tr w:rsidR="007A1F44" w:rsidRPr="00977EA3" w14:paraId="104A1ECC" w14:textId="77777777">
        <w:trPr>
          <w:cantSplit/>
          <w:jc w:val="center"/>
        </w:trPr>
        <w:tc>
          <w:tcPr>
            <w:tcW w:w="1951" w:type="dxa"/>
          </w:tcPr>
          <w:p w14:paraId="4EB99526" w14:textId="77777777" w:rsidR="007A1F44" w:rsidRPr="00977EA3" w:rsidRDefault="007A1F44">
            <w:pPr>
              <w:pStyle w:val="TableEntry"/>
              <w:rPr>
                <w:noProof w:val="0"/>
              </w:rPr>
            </w:pPr>
            <w:r w:rsidRPr="00977EA3">
              <w:rPr>
                <w:noProof w:val="0"/>
              </w:rPr>
              <w:t>EVN</w:t>
            </w:r>
          </w:p>
        </w:tc>
        <w:tc>
          <w:tcPr>
            <w:tcW w:w="3544" w:type="dxa"/>
          </w:tcPr>
          <w:p w14:paraId="409BB5DC" w14:textId="77777777" w:rsidR="007A1F44" w:rsidRPr="00977EA3" w:rsidRDefault="007A1F44">
            <w:pPr>
              <w:pStyle w:val="TableEntry"/>
              <w:rPr>
                <w:noProof w:val="0"/>
              </w:rPr>
            </w:pPr>
            <w:r w:rsidRPr="00977EA3">
              <w:rPr>
                <w:noProof w:val="0"/>
              </w:rPr>
              <w:t>Event Type</w:t>
            </w:r>
          </w:p>
        </w:tc>
        <w:tc>
          <w:tcPr>
            <w:tcW w:w="971" w:type="dxa"/>
          </w:tcPr>
          <w:p w14:paraId="309C97B5" w14:textId="77777777" w:rsidR="007A1F44" w:rsidRPr="00977EA3" w:rsidRDefault="007A1F44">
            <w:pPr>
              <w:pStyle w:val="TableEntry"/>
              <w:jc w:val="center"/>
              <w:rPr>
                <w:noProof w:val="0"/>
              </w:rPr>
            </w:pPr>
            <w:r w:rsidRPr="00977EA3">
              <w:rPr>
                <w:noProof w:val="0"/>
              </w:rPr>
              <w:t>R</w:t>
            </w:r>
          </w:p>
        </w:tc>
        <w:tc>
          <w:tcPr>
            <w:tcW w:w="872" w:type="dxa"/>
          </w:tcPr>
          <w:p w14:paraId="0274CBFB" w14:textId="77777777" w:rsidR="007A1F44" w:rsidRPr="00977EA3" w:rsidRDefault="007A1F44">
            <w:pPr>
              <w:pStyle w:val="TableEntry"/>
              <w:jc w:val="center"/>
              <w:rPr>
                <w:noProof w:val="0"/>
              </w:rPr>
            </w:pPr>
            <w:r w:rsidRPr="00977EA3">
              <w:rPr>
                <w:noProof w:val="0"/>
              </w:rPr>
              <w:t>[1..1]</w:t>
            </w:r>
          </w:p>
        </w:tc>
        <w:tc>
          <w:tcPr>
            <w:tcW w:w="1701" w:type="dxa"/>
          </w:tcPr>
          <w:p w14:paraId="55C20BC3" w14:textId="77777777" w:rsidR="007A1F44" w:rsidRPr="00977EA3" w:rsidRDefault="007A1F44">
            <w:pPr>
              <w:pStyle w:val="TableEntry"/>
              <w:jc w:val="center"/>
              <w:rPr>
                <w:noProof w:val="0"/>
              </w:rPr>
            </w:pPr>
            <w:r w:rsidRPr="00977EA3">
              <w:rPr>
                <w:noProof w:val="0"/>
              </w:rPr>
              <w:t>2</w:t>
            </w:r>
          </w:p>
        </w:tc>
      </w:tr>
      <w:tr w:rsidR="007A1F44" w:rsidRPr="00977EA3" w14:paraId="3EA3B98C" w14:textId="77777777">
        <w:trPr>
          <w:cantSplit/>
          <w:jc w:val="center"/>
        </w:trPr>
        <w:tc>
          <w:tcPr>
            <w:tcW w:w="1951" w:type="dxa"/>
          </w:tcPr>
          <w:p w14:paraId="068C3242" w14:textId="77777777" w:rsidR="007A1F44" w:rsidRPr="00977EA3" w:rsidRDefault="007A1F44">
            <w:pPr>
              <w:pStyle w:val="TableEntry"/>
              <w:rPr>
                <w:noProof w:val="0"/>
              </w:rPr>
            </w:pPr>
            <w:r w:rsidRPr="00977EA3">
              <w:rPr>
                <w:noProof w:val="0"/>
              </w:rPr>
              <w:t>PID</w:t>
            </w:r>
          </w:p>
        </w:tc>
        <w:tc>
          <w:tcPr>
            <w:tcW w:w="3544" w:type="dxa"/>
          </w:tcPr>
          <w:p w14:paraId="4B70BFA7" w14:textId="77777777" w:rsidR="007A1F44" w:rsidRPr="00977EA3" w:rsidRDefault="007A1F44">
            <w:pPr>
              <w:pStyle w:val="TableEntry"/>
              <w:rPr>
                <w:noProof w:val="0"/>
              </w:rPr>
            </w:pPr>
            <w:r w:rsidRPr="00977EA3">
              <w:rPr>
                <w:noProof w:val="0"/>
              </w:rPr>
              <w:t>Patient Identification</w:t>
            </w:r>
          </w:p>
        </w:tc>
        <w:tc>
          <w:tcPr>
            <w:tcW w:w="971" w:type="dxa"/>
          </w:tcPr>
          <w:p w14:paraId="3F7553EB" w14:textId="77777777" w:rsidR="007A1F44" w:rsidRPr="00977EA3" w:rsidRDefault="007A1F44">
            <w:pPr>
              <w:pStyle w:val="TableEntry"/>
              <w:jc w:val="center"/>
              <w:rPr>
                <w:noProof w:val="0"/>
              </w:rPr>
            </w:pPr>
            <w:r w:rsidRPr="00977EA3">
              <w:rPr>
                <w:noProof w:val="0"/>
              </w:rPr>
              <w:t>R</w:t>
            </w:r>
          </w:p>
        </w:tc>
        <w:tc>
          <w:tcPr>
            <w:tcW w:w="872" w:type="dxa"/>
          </w:tcPr>
          <w:p w14:paraId="13212794" w14:textId="77777777" w:rsidR="007A1F44" w:rsidRPr="00977EA3" w:rsidRDefault="007A1F44">
            <w:pPr>
              <w:pStyle w:val="TableEntry"/>
              <w:jc w:val="center"/>
              <w:rPr>
                <w:noProof w:val="0"/>
              </w:rPr>
            </w:pPr>
            <w:r w:rsidRPr="00977EA3">
              <w:rPr>
                <w:noProof w:val="0"/>
              </w:rPr>
              <w:t>[1..1]</w:t>
            </w:r>
          </w:p>
        </w:tc>
        <w:tc>
          <w:tcPr>
            <w:tcW w:w="1701" w:type="dxa"/>
          </w:tcPr>
          <w:p w14:paraId="79F81DFF" w14:textId="77777777" w:rsidR="007A1F44" w:rsidRPr="00977EA3" w:rsidRDefault="007A1F44">
            <w:pPr>
              <w:pStyle w:val="TableEntry"/>
              <w:jc w:val="center"/>
              <w:rPr>
                <w:noProof w:val="0"/>
              </w:rPr>
            </w:pPr>
            <w:r w:rsidRPr="00977EA3">
              <w:rPr>
                <w:noProof w:val="0"/>
              </w:rPr>
              <w:t>3</w:t>
            </w:r>
          </w:p>
        </w:tc>
      </w:tr>
      <w:tr w:rsidR="007A1F44" w:rsidRPr="00977EA3" w14:paraId="39F9AA2D" w14:textId="77777777">
        <w:trPr>
          <w:cantSplit/>
          <w:jc w:val="center"/>
        </w:trPr>
        <w:tc>
          <w:tcPr>
            <w:tcW w:w="1951" w:type="dxa"/>
          </w:tcPr>
          <w:p w14:paraId="2A11F7B8" w14:textId="77777777" w:rsidR="007A1F44" w:rsidRPr="00977EA3" w:rsidRDefault="007A1F44">
            <w:pPr>
              <w:pStyle w:val="TableEntry"/>
              <w:rPr>
                <w:noProof w:val="0"/>
              </w:rPr>
            </w:pPr>
            <w:r w:rsidRPr="00977EA3">
              <w:rPr>
                <w:noProof w:val="0"/>
              </w:rPr>
              <w:t>PD1</w:t>
            </w:r>
          </w:p>
        </w:tc>
        <w:tc>
          <w:tcPr>
            <w:tcW w:w="3544" w:type="dxa"/>
          </w:tcPr>
          <w:p w14:paraId="0E5908BE" w14:textId="77777777" w:rsidR="007A1F44" w:rsidRPr="00977EA3" w:rsidRDefault="007A1F44">
            <w:pPr>
              <w:pStyle w:val="TableEntry"/>
              <w:rPr>
                <w:noProof w:val="0"/>
              </w:rPr>
            </w:pPr>
            <w:r w:rsidRPr="00977EA3">
              <w:rPr>
                <w:noProof w:val="0"/>
              </w:rPr>
              <w:t>Additional Demographics</w:t>
            </w:r>
          </w:p>
        </w:tc>
        <w:tc>
          <w:tcPr>
            <w:tcW w:w="971" w:type="dxa"/>
          </w:tcPr>
          <w:p w14:paraId="08B10BA9" w14:textId="77777777" w:rsidR="007A1F44" w:rsidRPr="00977EA3" w:rsidRDefault="007A1F44">
            <w:pPr>
              <w:pStyle w:val="TableEntry"/>
              <w:jc w:val="center"/>
              <w:rPr>
                <w:noProof w:val="0"/>
              </w:rPr>
            </w:pPr>
            <w:r w:rsidRPr="00977EA3">
              <w:rPr>
                <w:noProof w:val="0"/>
              </w:rPr>
              <w:t>O</w:t>
            </w:r>
          </w:p>
        </w:tc>
        <w:tc>
          <w:tcPr>
            <w:tcW w:w="872" w:type="dxa"/>
          </w:tcPr>
          <w:p w14:paraId="0B191370" w14:textId="77777777" w:rsidR="007A1F44" w:rsidRPr="00977EA3" w:rsidRDefault="007A1F44">
            <w:pPr>
              <w:pStyle w:val="TableEntry"/>
              <w:jc w:val="center"/>
              <w:rPr>
                <w:noProof w:val="0"/>
              </w:rPr>
            </w:pPr>
            <w:r w:rsidRPr="00977EA3">
              <w:rPr>
                <w:noProof w:val="0"/>
              </w:rPr>
              <w:t>[0..1]</w:t>
            </w:r>
          </w:p>
        </w:tc>
        <w:tc>
          <w:tcPr>
            <w:tcW w:w="1701" w:type="dxa"/>
          </w:tcPr>
          <w:p w14:paraId="5C0B5646" w14:textId="77777777" w:rsidR="007A1F44" w:rsidRPr="00977EA3" w:rsidRDefault="007A1F44">
            <w:pPr>
              <w:pStyle w:val="TableEntry"/>
              <w:jc w:val="center"/>
              <w:rPr>
                <w:noProof w:val="0"/>
              </w:rPr>
            </w:pPr>
            <w:r w:rsidRPr="00977EA3">
              <w:rPr>
                <w:noProof w:val="0"/>
              </w:rPr>
              <w:t>3</w:t>
            </w:r>
          </w:p>
        </w:tc>
      </w:tr>
      <w:tr w:rsidR="007A1F44" w:rsidRPr="00977EA3" w14:paraId="4AF11714" w14:textId="77777777">
        <w:trPr>
          <w:cantSplit/>
          <w:jc w:val="center"/>
        </w:trPr>
        <w:tc>
          <w:tcPr>
            <w:tcW w:w="1951" w:type="dxa"/>
          </w:tcPr>
          <w:p w14:paraId="3A0245A8" w14:textId="77777777" w:rsidR="007A1F44" w:rsidRPr="00977EA3" w:rsidRDefault="007A1F44" w:rsidP="00A0052B">
            <w:pPr>
              <w:pStyle w:val="TableEntry"/>
              <w:rPr>
                <w:noProof w:val="0"/>
              </w:rPr>
            </w:pPr>
            <w:r w:rsidRPr="00977EA3">
              <w:rPr>
                <w:noProof w:val="0"/>
              </w:rPr>
              <w:t>ROL</w:t>
            </w:r>
          </w:p>
        </w:tc>
        <w:tc>
          <w:tcPr>
            <w:tcW w:w="3544" w:type="dxa"/>
          </w:tcPr>
          <w:p w14:paraId="0437188C" w14:textId="77777777" w:rsidR="007A1F44" w:rsidRPr="00977EA3" w:rsidRDefault="007A1F44">
            <w:pPr>
              <w:pStyle w:val="TableEntry"/>
              <w:rPr>
                <w:noProof w:val="0"/>
              </w:rPr>
            </w:pPr>
            <w:r w:rsidRPr="00977EA3">
              <w:rPr>
                <w:noProof w:val="0"/>
              </w:rPr>
              <w:t>Role</w:t>
            </w:r>
          </w:p>
        </w:tc>
        <w:tc>
          <w:tcPr>
            <w:tcW w:w="971" w:type="dxa"/>
          </w:tcPr>
          <w:p w14:paraId="50B57685" w14:textId="77777777" w:rsidR="007A1F44" w:rsidRPr="00977EA3" w:rsidRDefault="007A1F44">
            <w:pPr>
              <w:pStyle w:val="TableEntry"/>
              <w:jc w:val="center"/>
              <w:rPr>
                <w:noProof w:val="0"/>
              </w:rPr>
            </w:pPr>
            <w:r w:rsidRPr="00977EA3">
              <w:rPr>
                <w:noProof w:val="0"/>
              </w:rPr>
              <w:t>O</w:t>
            </w:r>
          </w:p>
        </w:tc>
        <w:tc>
          <w:tcPr>
            <w:tcW w:w="872" w:type="dxa"/>
          </w:tcPr>
          <w:p w14:paraId="5C90A6FA" w14:textId="77777777" w:rsidR="007A1F44" w:rsidRPr="00977EA3" w:rsidRDefault="007A1F44">
            <w:pPr>
              <w:pStyle w:val="TableEntry"/>
              <w:jc w:val="center"/>
              <w:rPr>
                <w:noProof w:val="0"/>
              </w:rPr>
            </w:pPr>
            <w:r w:rsidRPr="00977EA3">
              <w:rPr>
                <w:noProof w:val="0"/>
              </w:rPr>
              <w:t>[0..*]</w:t>
            </w:r>
          </w:p>
        </w:tc>
        <w:tc>
          <w:tcPr>
            <w:tcW w:w="1701" w:type="dxa"/>
          </w:tcPr>
          <w:p w14:paraId="3462BCC8" w14:textId="77777777" w:rsidR="007A1F44" w:rsidRPr="00977EA3" w:rsidRDefault="007A1F44">
            <w:pPr>
              <w:pStyle w:val="TableEntry"/>
              <w:jc w:val="center"/>
              <w:rPr>
                <w:noProof w:val="0"/>
              </w:rPr>
            </w:pPr>
            <w:r w:rsidRPr="00977EA3">
              <w:rPr>
                <w:noProof w:val="0"/>
              </w:rPr>
              <w:t>15</w:t>
            </w:r>
          </w:p>
        </w:tc>
      </w:tr>
      <w:tr w:rsidR="007A1F44" w:rsidRPr="00977EA3" w14:paraId="591AE35B" w14:textId="77777777">
        <w:trPr>
          <w:cantSplit/>
          <w:jc w:val="center"/>
        </w:trPr>
        <w:tc>
          <w:tcPr>
            <w:tcW w:w="1951" w:type="dxa"/>
          </w:tcPr>
          <w:p w14:paraId="1E0F2C9D" w14:textId="77777777" w:rsidR="007A1F44" w:rsidRPr="00977EA3" w:rsidRDefault="007A1F44" w:rsidP="00A0052B">
            <w:pPr>
              <w:pStyle w:val="TableEntry"/>
              <w:rPr>
                <w:noProof w:val="0"/>
              </w:rPr>
            </w:pPr>
            <w:r w:rsidRPr="00977EA3">
              <w:rPr>
                <w:noProof w:val="0"/>
              </w:rPr>
              <w:t>PV1</w:t>
            </w:r>
          </w:p>
        </w:tc>
        <w:tc>
          <w:tcPr>
            <w:tcW w:w="3544" w:type="dxa"/>
          </w:tcPr>
          <w:p w14:paraId="472F4E6A" w14:textId="77777777" w:rsidR="007A1F44" w:rsidRPr="00977EA3" w:rsidRDefault="007A1F44">
            <w:pPr>
              <w:pStyle w:val="TableEntry"/>
              <w:rPr>
                <w:noProof w:val="0"/>
              </w:rPr>
            </w:pPr>
            <w:r w:rsidRPr="00977EA3">
              <w:rPr>
                <w:noProof w:val="0"/>
              </w:rPr>
              <w:t>Patient Visit</w:t>
            </w:r>
          </w:p>
        </w:tc>
        <w:tc>
          <w:tcPr>
            <w:tcW w:w="971" w:type="dxa"/>
          </w:tcPr>
          <w:p w14:paraId="7CE00801" w14:textId="77777777" w:rsidR="007A1F44" w:rsidRPr="00977EA3" w:rsidRDefault="007A1F44">
            <w:pPr>
              <w:pStyle w:val="TableEntry"/>
              <w:jc w:val="center"/>
              <w:rPr>
                <w:noProof w:val="0"/>
              </w:rPr>
            </w:pPr>
            <w:r w:rsidRPr="00977EA3">
              <w:rPr>
                <w:noProof w:val="0"/>
              </w:rPr>
              <w:t>R</w:t>
            </w:r>
          </w:p>
        </w:tc>
        <w:tc>
          <w:tcPr>
            <w:tcW w:w="872" w:type="dxa"/>
          </w:tcPr>
          <w:p w14:paraId="39A003DA" w14:textId="77777777" w:rsidR="007A1F44" w:rsidRPr="00977EA3" w:rsidRDefault="007A1F44">
            <w:pPr>
              <w:pStyle w:val="TableEntry"/>
              <w:jc w:val="center"/>
              <w:rPr>
                <w:noProof w:val="0"/>
              </w:rPr>
            </w:pPr>
            <w:r w:rsidRPr="00977EA3">
              <w:rPr>
                <w:noProof w:val="0"/>
              </w:rPr>
              <w:t>[1..1]</w:t>
            </w:r>
          </w:p>
        </w:tc>
        <w:tc>
          <w:tcPr>
            <w:tcW w:w="1701" w:type="dxa"/>
          </w:tcPr>
          <w:p w14:paraId="4AC094D7" w14:textId="77777777" w:rsidR="007A1F44" w:rsidRPr="00977EA3" w:rsidRDefault="007A1F44">
            <w:pPr>
              <w:pStyle w:val="TableEntry"/>
              <w:jc w:val="center"/>
              <w:rPr>
                <w:noProof w:val="0"/>
              </w:rPr>
            </w:pPr>
            <w:r w:rsidRPr="00977EA3">
              <w:rPr>
                <w:noProof w:val="0"/>
              </w:rPr>
              <w:t>3</w:t>
            </w:r>
          </w:p>
        </w:tc>
      </w:tr>
      <w:tr w:rsidR="007A1F44" w:rsidRPr="00977EA3" w14:paraId="3B82E887" w14:textId="77777777">
        <w:trPr>
          <w:cantSplit/>
          <w:jc w:val="center"/>
        </w:trPr>
        <w:tc>
          <w:tcPr>
            <w:tcW w:w="1951" w:type="dxa"/>
          </w:tcPr>
          <w:p w14:paraId="7790FF6F" w14:textId="77777777" w:rsidR="007A1F44" w:rsidRPr="00977EA3" w:rsidRDefault="007A1F44" w:rsidP="00A0052B">
            <w:pPr>
              <w:pStyle w:val="TableEntry"/>
              <w:rPr>
                <w:noProof w:val="0"/>
              </w:rPr>
            </w:pPr>
            <w:r w:rsidRPr="00977EA3">
              <w:rPr>
                <w:noProof w:val="0"/>
              </w:rPr>
              <w:t>PV2</w:t>
            </w:r>
          </w:p>
        </w:tc>
        <w:tc>
          <w:tcPr>
            <w:tcW w:w="3544" w:type="dxa"/>
          </w:tcPr>
          <w:p w14:paraId="10A43C50" w14:textId="77777777" w:rsidR="007A1F44" w:rsidRPr="00977EA3" w:rsidRDefault="007A1F44">
            <w:pPr>
              <w:pStyle w:val="TableEntry"/>
              <w:rPr>
                <w:noProof w:val="0"/>
              </w:rPr>
            </w:pPr>
            <w:r w:rsidRPr="00977EA3">
              <w:rPr>
                <w:noProof w:val="0"/>
              </w:rPr>
              <w:t>Patient Visit – Additional Info</w:t>
            </w:r>
          </w:p>
        </w:tc>
        <w:tc>
          <w:tcPr>
            <w:tcW w:w="971" w:type="dxa"/>
          </w:tcPr>
          <w:p w14:paraId="07AA8DA0" w14:textId="77777777" w:rsidR="007A1F44" w:rsidRPr="00977EA3" w:rsidRDefault="007A1F44">
            <w:pPr>
              <w:pStyle w:val="TableEntry"/>
              <w:jc w:val="center"/>
              <w:rPr>
                <w:noProof w:val="0"/>
              </w:rPr>
            </w:pPr>
            <w:r w:rsidRPr="00977EA3">
              <w:rPr>
                <w:noProof w:val="0"/>
              </w:rPr>
              <w:t>O</w:t>
            </w:r>
          </w:p>
        </w:tc>
        <w:tc>
          <w:tcPr>
            <w:tcW w:w="872" w:type="dxa"/>
          </w:tcPr>
          <w:p w14:paraId="3507EE52" w14:textId="77777777" w:rsidR="007A1F44" w:rsidRPr="00977EA3" w:rsidRDefault="007A1F44">
            <w:pPr>
              <w:pStyle w:val="TableEntry"/>
              <w:jc w:val="center"/>
              <w:rPr>
                <w:noProof w:val="0"/>
              </w:rPr>
            </w:pPr>
            <w:r w:rsidRPr="00977EA3">
              <w:rPr>
                <w:noProof w:val="0"/>
              </w:rPr>
              <w:t>[0..1]</w:t>
            </w:r>
          </w:p>
        </w:tc>
        <w:tc>
          <w:tcPr>
            <w:tcW w:w="1701" w:type="dxa"/>
          </w:tcPr>
          <w:p w14:paraId="0C4E864D" w14:textId="77777777" w:rsidR="007A1F44" w:rsidRPr="00977EA3" w:rsidRDefault="007A1F44">
            <w:pPr>
              <w:pStyle w:val="TableEntry"/>
              <w:jc w:val="center"/>
              <w:rPr>
                <w:noProof w:val="0"/>
              </w:rPr>
            </w:pPr>
            <w:r w:rsidRPr="00977EA3">
              <w:rPr>
                <w:noProof w:val="0"/>
              </w:rPr>
              <w:t>3</w:t>
            </w:r>
          </w:p>
        </w:tc>
      </w:tr>
      <w:tr w:rsidR="007A1F44" w:rsidRPr="00977EA3" w14:paraId="117F3075" w14:textId="77777777">
        <w:trPr>
          <w:cantSplit/>
          <w:jc w:val="center"/>
        </w:trPr>
        <w:tc>
          <w:tcPr>
            <w:tcW w:w="1951" w:type="dxa"/>
          </w:tcPr>
          <w:p w14:paraId="281F517F" w14:textId="77777777" w:rsidR="007A1F44" w:rsidRPr="00977EA3" w:rsidRDefault="007A1F44" w:rsidP="00A0052B">
            <w:pPr>
              <w:pStyle w:val="TableEntry"/>
              <w:rPr>
                <w:noProof w:val="0"/>
              </w:rPr>
            </w:pPr>
            <w:r w:rsidRPr="00977EA3">
              <w:rPr>
                <w:noProof w:val="0"/>
              </w:rPr>
              <w:t>ROL</w:t>
            </w:r>
          </w:p>
        </w:tc>
        <w:tc>
          <w:tcPr>
            <w:tcW w:w="3544" w:type="dxa"/>
          </w:tcPr>
          <w:p w14:paraId="54862F6E" w14:textId="77777777" w:rsidR="007A1F44" w:rsidRPr="00977EA3" w:rsidRDefault="007A1F44">
            <w:pPr>
              <w:pStyle w:val="TableEntry"/>
              <w:rPr>
                <w:noProof w:val="0"/>
              </w:rPr>
            </w:pPr>
            <w:r w:rsidRPr="00977EA3">
              <w:rPr>
                <w:noProof w:val="0"/>
              </w:rPr>
              <w:t>Role</w:t>
            </w:r>
          </w:p>
        </w:tc>
        <w:tc>
          <w:tcPr>
            <w:tcW w:w="971" w:type="dxa"/>
          </w:tcPr>
          <w:p w14:paraId="3AD674F0" w14:textId="77777777" w:rsidR="007A1F44" w:rsidRPr="00977EA3" w:rsidRDefault="007A1F44">
            <w:pPr>
              <w:pStyle w:val="TableEntry"/>
              <w:jc w:val="center"/>
              <w:rPr>
                <w:noProof w:val="0"/>
              </w:rPr>
            </w:pPr>
            <w:r w:rsidRPr="00977EA3">
              <w:rPr>
                <w:noProof w:val="0"/>
              </w:rPr>
              <w:t>O</w:t>
            </w:r>
          </w:p>
        </w:tc>
        <w:tc>
          <w:tcPr>
            <w:tcW w:w="872" w:type="dxa"/>
          </w:tcPr>
          <w:p w14:paraId="5050FD31" w14:textId="77777777" w:rsidR="007A1F44" w:rsidRPr="00977EA3" w:rsidRDefault="007A1F44">
            <w:pPr>
              <w:pStyle w:val="TableEntry"/>
              <w:jc w:val="center"/>
              <w:rPr>
                <w:noProof w:val="0"/>
              </w:rPr>
            </w:pPr>
            <w:r w:rsidRPr="00977EA3">
              <w:rPr>
                <w:noProof w:val="0"/>
              </w:rPr>
              <w:t>[0..*]</w:t>
            </w:r>
          </w:p>
        </w:tc>
        <w:tc>
          <w:tcPr>
            <w:tcW w:w="1701" w:type="dxa"/>
          </w:tcPr>
          <w:p w14:paraId="4E0E311E" w14:textId="77777777" w:rsidR="007A1F44" w:rsidRPr="00977EA3" w:rsidRDefault="007A1F44">
            <w:pPr>
              <w:pStyle w:val="TableEntry"/>
              <w:jc w:val="center"/>
              <w:rPr>
                <w:noProof w:val="0"/>
              </w:rPr>
            </w:pPr>
            <w:r w:rsidRPr="00977EA3">
              <w:rPr>
                <w:noProof w:val="0"/>
              </w:rPr>
              <w:t>15</w:t>
            </w:r>
          </w:p>
        </w:tc>
      </w:tr>
      <w:tr w:rsidR="007A1F44" w:rsidRPr="00977EA3" w14:paraId="27AF9DCB" w14:textId="77777777">
        <w:trPr>
          <w:cantSplit/>
          <w:jc w:val="center"/>
        </w:trPr>
        <w:tc>
          <w:tcPr>
            <w:tcW w:w="1951" w:type="dxa"/>
          </w:tcPr>
          <w:p w14:paraId="5772A2D6" w14:textId="77777777" w:rsidR="007A1F44" w:rsidRPr="00977EA3" w:rsidRDefault="007A1F44" w:rsidP="00A0052B">
            <w:pPr>
              <w:pStyle w:val="TableEntry"/>
              <w:rPr>
                <w:noProof w:val="0"/>
              </w:rPr>
            </w:pPr>
            <w:r w:rsidRPr="00977EA3">
              <w:rPr>
                <w:noProof w:val="0"/>
              </w:rPr>
              <w:t>DB1</w:t>
            </w:r>
          </w:p>
        </w:tc>
        <w:tc>
          <w:tcPr>
            <w:tcW w:w="3544" w:type="dxa"/>
          </w:tcPr>
          <w:p w14:paraId="63DDDDA2" w14:textId="77777777" w:rsidR="007A1F44" w:rsidRPr="00977EA3" w:rsidRDefault="007A1F44">
            <w:pPr>
              <w:pStyle w:val="TableEntry"/>
              <w:rPr>
                <w:noProof w:val="0"/>
              </w:rPr>
            </w:pPr>
            <w:r w:rsidRPr="00977EA3">
              <w:rPr>
                <w:noProof w:val="0"/>
              </w:rPr>
              <w:t>Disability Information</w:t>
            </w:r>
          </w:p>
        </w:tc>
        <w:tc>
          <w:tcPr>
            <w:tcW w:w="971" w:type="dxa"/>
          </w:tcPr>
          <w:p w14:paraId="518C6D49" w14:textId="77777777" w:rsidR="007A1F44" w:rsidRPr="00977EA3" w:rsidRDefault="007A1F44">
            <w:pPr>
              <w:pStyle w:val="TableEntry"/>
              <w:jc w:val="center"/>
              <w:rPr>
                <w:noProof w:val="0"/>
              </w:rPr>
            </w:pPr>
            <w:r w:rsidRPr="00977EA3">
              <w:rPr>
                <w:noProof w:val="0"/>
              </w:rPr>
              <w:t>O</w:t>
            </w:r>
          </w:p>
        </w:tc>
        <w:tc>
          <w:tcPr>
            <w:tcW w:w="872" w:type="dxa"/>
          </w:tcPr>
          <w:p w14:paraId="134976C5" w14:textId="77777777" w:rsidR="007A1F44" w:rsidRPr="00977EA3" w:rsidRDefault="007A1F44">
            <w:pPr>
              <w:pStyle w:val="TableEntry"/>
              <w:jc w:val="center"/>
              <w:rPr>
                <w:noProof w:val="0"/>
              </w:rPr>
            </w:pPr>
            <w:r w:rsidRPr="00977EA3">
              <w:rPr>
                <w:noProof w:val="0"/>
              </w:rPr>
              <w:t>[0..*]</w:t>
            </w:r>
          </w:p>
        </w:tc>
        <w:tc>
          <w:tcPr>
            <w:tcW w:w="1701" w:type="dxa"/>
          </w:tcPr>
          <w:p w14:paraId="045E109A" w14:textId="77777777" w:rsidR="007A1F44" w:rsidRPr="00977EA3" w:rsidRDefault="007A1F44">
            <w:pPr>
              <w:pStyle w:val="TableEntry"/>
              <w:jc w:val="center"/>
              <w:rPr>
                <w:noProof w:val="0"/>
              </w:rPr>
            </w:pPr>
            <w:r w:rsidRPr="00977EA3">
              <w:rPr>
                <w:noProof w:val="0"/>
              </w:rPr>
              <w:t>3</w:t>
            </w:r>
          </w:p>
        </w:tc>
      </w:tr>
      <w:tr w:rsidR="007A1F44" w:rsidRPr="00977EA3" w14:paraId="50005EEC" w14:textId="77777777">
        <w:trPr>
          <w:cantSplit/>
          <w:jc w:val="center"/>
        </w:trPr>
        <w:tc>
          <w:tcPr>
            <w:tcW w:w="1951" w:type="dxa"/>
          </w:tcPr>
          <w:p w14:paraId="174530EB" w14:textId="77777777" w:rsidR="007A1F44" w:rsidRPr="00977EA3" w:rsidRDefault="007A1F44" w:rsidP="00A0052B">
            <w:pPr>
              <w:pStyle w:val="TableEntry"/>
              <w:rPr>
                <w:noProof w:val="0"/>
              </w:rPr>
            </w:pPr>
            <w:r w:rsidRPr="00977EA3">
              <w:rPr>
                <w:noProof w:val="0"/>
              </w:rPr>
              <w:t>OBX</w:t>
            </w:r>
          </w:p>
        </w:tc>
        <w:tc>
          <w:tcPr>
            <w:tcW w:w="3544" w:type="dxa"/>
          </w:tcPr>
          <w:p w14:paraId="54725560" w14:textId="77777777" w:rsidR="007A1F44" w:rsidRPr="00977EA3" w:rsidRDefault="007A1F44">
            <w:pPr>
              <w:pStyle w:val="TableEntry"/>
              <w:rPr>
                <w:noProof w:val="0"/>
              </w:rPr>
            </w:pPr>
            <w:r w:rsidRPr="00977EA3">
              <w:rPr>
                <w:noProof w:val="0"/>
              </w:rPr>
              <w:t>Observation/Result</w:t>
            </w:r>
          </w:p>
        </w:tc>
        <w:tc>
          <w:tcPr>
            <w:tcW w:w="971" w:type="dxa"/>
          </w:tcPr>
          <w:p w14:paraId="414231F2" w14:textId="77777777" w:rsidR="007A1F44" w:rsidRPr="00977EA3" w:rsidRDefault="007A1F44">
            <w:pPr>
              <w:pStyle w:val="TableEntry"/>
              <w:jc w:val="center"/>
              <w:rPr>
                <w:noProof w:val="0"/>
              </w:rPr>
            </w:pPr>
            <w:r w:rsidRPr="00977EA3">
              <w:rPr>
                <w:noProof w:val="0"/>
              </w:rPr>
              <w:t>O</w:t>
            </w:r>
          </w:p>
        </w:tc>
        <w:tc>
          <w:tcPr>
            <w:tcW w:w="872" w:type="dxa"/>
          </w:tcPr>
          <w:p w14:paraId="2382E43D" w14:textId="77777777" w:rsidR="007A1F44" w:rsidRPr="00977EA3" w:rsidRDefault="007A1F44">
            <w:pPr>
              <w:pStyle w:val="TableEntry"/>
              <w:jc w:val="center"/>
              <w:rPr>
                <w:noProof w:val="0"/>
              </w:rPr>
            </w:pPr>
            <w:r w:rsidRPr="00977EA3">
              <w:rPr>
                <w:noProof w:val="0"/>
              </w:rPr>
              <w:t>[0..*]</w:t>
            </w:r>
          </w:p>
        </w:tc>
        <w:tc>
          <w:tcPr>
            <w:tcW w:w="1701" w:type="dxa"/>
          </w:tcPr>
          <w:p w14:paraId="6F7AAB09" w14:textId="77777777" w:rsidR="007A1F44" w:rsidRPr="00977EA3" w:rsidRDefault="007A1F44">
            <w:pPr>
              <w:pStyle w:val="TableEntry"/>
              <w:jc w:val="center"/>
              <w:rPr>
                <w:noProof w:val="0"/>
              </w:rPr>
            </w:pPr>
            <w:r w:rsidRPr="00977EA3">
              <w:rPr>
                <w:noProof w:val="0"/>
              </w:rPr>
              <w:t>7</w:t>
            </w:r>
          </w:p>
        </w:tc>
      </w:tr>
      <w:tr w:rsidR="007A1F44" w:rsidRPr="00977EA3" w14:paraId="7EC6AD47" w14:textId="77777777">
        <w:trPr>
          <w:cantSplit/>
          <w:jc w:val="center"/>
        </w:trPr>
        <w:tc>
          <w:tcPr>
            <w:tcW w:w="1951" w:type="dxa"/>
          </w:tcPr>
          <w:p w14:paraId="394657E1" w14:textId="77777777" w:rsidR="007A1F44" w:rsidRPr="00977EA3" w:rsidRDefault="007A1F44" w:rsidP="00A0052B">
            <w:pPr>
              <w:pStyle w:val="TableEntry"/>
              <w:rPr>
                <w:noProof w:val="0"/>
              </w:rPr>
            </w:pPr>
            <w:r w:rsidRPr="00977EA3">
              <w:rPr>
                <w:noProof w:val="0"/>
              </w:rPr>
              <w:t>PDA</w:t>
            </w:r>
          </w:p>
        </w:tc>
        <w:tc>
          <w:tcPr>
            <w:tcW w:w="3544" w:type="dxa"/>
          </w:tcPr>
          <w:p w14:paraId="5AA62BE7" w14:textId="77777777" w:rsidR="007A1F44" w:rsidRPr="00977EA3" w:rsidRDefault="007A1F44">
            <w:pPr>
              <w:pStyle w:val="TableEntry"/>
              <w:rPr>
                <w:noProof w:val="0"/>
              </w:rPr>
            </w:pPr>
            <w:r w:rsidRPr="00977EA3">
              <w:rPr>
                <w:noProof w:val="0"/>
              </w:rPr>
              <w:t>Patient Death and Autopsy</w:t>
            </w:r>
          </w:p>
        </w:tc>
        <w:tc>
          <w:tcPr>
            <w:tcW w:w="971" w:type="dxa"/>
          </w:tcPr>
          <w:p w14:paraId="33EF1C9A" w14:textId="77777777" w:rsidR="007A1F44" w:rsidRPr="00977EA3" w:rsidRDefault="007A1F44">
            <w:pPr>
              <w:pStyle w:val="TableEntry"/>
              <w:jc w:val="center"/>
              <w:rPr>
                <w:noProof w:val="0"/>
              </w:rPr>
            </w:pPr>
            <w:r w:rsidRPr="00977EA3">
              <w:rPr>
                <w:noProof w:val="0"/>
              </w:rPr>
              <w:t>O</w:t>
            </w:r>
          </w:p>
        </w:tc>
        <w:tc>
          <w:tcPr>
            <w:tcW w:w="872" w:type="dxa"/>
          </w:tcPr>
          <w:p w14:paraId="7729180F" w14:textId="77777777" w:rsidR="007A1F44" w:rsidRPr="00977EA3" w:rsidRDefault="007A1F44">
            <w:pPr>
              <w:pStyle w:val="TableEntry"/>
              <w:jc w:val="center"/>
              <w:rPr>
                <w:noProof w:val="0"/>
              </w:rPr>
            </w:pPr>
            <w:r w:rsidRPr="00977EA3">
              <w:rPr>
                <w:noProof w:val="0"/>
              </w:rPr>
              <w:t>[0..1]</w:t>
            </w:r>
          </w:p>
        </w:tc>
        <w:tc>
          <w:tcPr>
            <w:tcW w:w="1701" w:type="dxa"/>
          </w:tcPr>
          <w:p w14:paraId="7E8CE8AA" w14:textId="77777777" w:rsidR="007A1F44" w:rsidRPr="00977EA3" w:rsidRDefault="007A1F44">
            <w:pPr>
              <w:pStyle w:val="TableEntry"/>
              <w:jc w:val="center"/>
              <w:rPr>
                <w:noProof w:val="0"/>
              </w:rPr>
            </w:pPr>
            <w:r w:rsidRPr="00977EA3">
              <w:rPr>
                <w:noProof w:val="0"/>
              </w:rPr>
              <w:t>3</w:t>
            </w:r>
          </w:p>
        </w:tc>
      </w:tr>
    </w:tbl>
    <w:p w14:paraId="26F26FCF"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19" w:name="_Toc174249210"/>
      <w:r w:rsidRPr="00977EA3">
        <w:rPr>
          <w:noProof w:val="0"/>
        </w:rPr>
        <w:t>Comments on segment usage</w:t>
      </w:r>
      <w:bookmarkEnd w:id="419"/>
    </w:p>
    <w:p w14:paraId="3DB82B25"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should appear in </w:t>
      </w:r>
      <w:r w:rsidRPr="00977EA3">
        <w:rPr>
          <w:i/>
          <w:iCs/>
        </w:rPr>
        <w:t>PV1-6 - Prior Patient Location</w:t>
      </w:r>
      <w:r w:rsidRPr="00977EA3">
        <w:t xml:space="preserve">. </w:t>
      </w:r>
    </w:p>
    <w:p w14:paraId="5D5C0733"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w:t>
      </w:r>
    </w:p>
    <w:p w14:paraId="2E8D2AC9" w14:textId="77777777" w:rsidR="007A1F44" w:rsidRPr="00977EA3" w:rsidRDefault="007A1F44">
      <w:r w:rsidRPr="00977EA3">
        <w:t>One or more OBX segments may be present to carry “permanent observations” such as the patient weight or height.</w:t>
      </w:r>
    </w:p>
    <w:p w14:paraId="78AF3323" w14:textId="77777777" w:rsidR="007A1F44" w:rsidRPr="00977EA3" w:rsidRDefault="007A1F44">
      <w:r w:rsidRPr="00977EA3">
        <w:t>Segment DG1 should be used to communicate diagnosis information only if it is necessary to communicate with a receiver that is using a version of HL7 prior to V2.5.</w:t>
      </w:r>
    </w:p>
    <w:p w14:paraId="7449C8E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20" w:name="_Toc174249211"/>
      <w:r w:rsidRPr="00977EA3">
        <w:rPr>
          <w:noProof w:val="0"/>
        </w:rPr>
        <w:t>Expected actions</w:t>
      </w:r>
      <w:bookmarkEnd w:id="420"/>
    </w:p>
    <w:p w14:paraId="4DAD94F2" w14:textId="77777777" w:rsidR="007A1F44" w:rsidRPr="00977EA3" w:rsidRDefault="007A1F44">
      <w:r w:rsidRPr="00977EA3">
        <w:t xml:space="preserve">The receiver shall update the patient’s location to the value in field </w:t>
      </w:r>
      <w:r w:rsidRPr="00977EA3">
        <w:rPr>
          <w:i/>
          <w:iCs/>
        </w:rPr>
        <w:t>PV1-3-patient location</w:t>
      </w:r>
      <w:r w:rsidRPr="00977EA3">
        <w:t>.</w:t>
      </w:r>
    </w:p>
    <w:p w14:paraId="1737DCF6" w14:textId="77777777" w:rsidR="007A1F44" w:rsidRPr="00977EA3" w:rsidRDefault="007A1F44">
      <w:r w:rsidRPr="00977EA3">
        <w:t>The receiver shall report the result of this operation (success / error) in an acknowledgment message returned to the sender.</w:t>
      </w:r>
    </w:p>
    <w:p w14:paraId="55248310" w14:textId="77777777" w:rsidR="007A1F44" w:rsidRPr="00977EA3" w:rsidRDefault="007A1F44">
      <w:r w:rsidRPr="00977EA3">
        <w:lastRenderedPageBreak/>
        <w:t>In case this Movement conflicts with the current situation of the patient (no active inpatient encounter is known for this patient, or the patient is unknown or the known patient location was not the one declared in PV1-6) the message is still processed, the new situation is registered (the encounter and the patient are created if needed) and no error condition is raised.</w:t>
      </w:r>
    </w:p>
    <w:p w14:paraId="74C4D167" w14:textId="77777777" w:rsidR="007A1F44" w:rsidRPr="00977EA3" w:rsidRDefault="007A1F44">
      <w:r w:rsidRPr="00977EA3">
        <w:t>If the receiver does not support the Inpatient/Outpatient Encounter Management Option of this transaction, it shall application-reject the message (see ITI TF-2x: C.2.3).</w:t>
      </w:r>
    </w:p>
    <w:p w14:paraId="3DA25F65"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21" w:name="_Toc174249212"/>
      <w:bookmarkStart w:id="422" w:name="_Toc398544182"/>
      <w:r w:rsidRPr="00977EA3">
        <w:rPr>
          <w:noProof w:val="0"/>
        </w:rPr>
        <w:t>Cancel Transfer – ADT^A12^ADT_A12</w:t>
      </w:r>
      <w:bookmarkEnd w:id="421"/>
      <w:bookmarkEnd w:id="422"/>
    </w:p>
    <w:p w14:paraId="19326CA7"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23" w:name="_Toc174249213"/>
      <w:r w:rsidRPr="00977EA3">
        <w:rPr>
          <w:noProof w:val="0"/>
        </w:rPr>
        <w:t>Trigger Event</w:t>
      </w:r>
      <w:bookmarkEnd w:id="423"/>
    </w:p>
    <w:p w14:paraId="3E7EF6AB" w14:textId="77777777" w:rsidR="007A1F44" w:rsidRPr="00977EA3" w:rsidRDefault="007A1F44">
      <w:r w:rsidRPr="00977EA3">
        <w:t>This message is sent by a Patient Encounter Supplier to a Patient Encounter Consumer to cancel a previous notification (via trigger event A02) that a patient was being moved from one location to another.</w:t>
      </w:r>
    </w:p>
    <w:p w14:paraId="27C9DA36" w14:textId="77777777" w:rsidR="007A1F44" w:rsidRPr="00977EA3" w:rsidRDefault="007A1F44">
      <w:r w:rsidRPr="00977EA3">
        <w:t xml:space="preserve">MSH-9 is valued </w:t>
      </w:r>
      <w:r w:rsidRPr="00977EA3">
        <w:rPr>
          <w:b/>
          <w:bCs/>
        </w:rPr>
        <w:t>ADT^A12^ADT_A12</w:t>
      </w:r>
      <w:r w:rsidRPr="00977EA3">
        <w:t>.</w:t>
      </w:r>
    </w:p>
    <w:p w14:paraId="05C5062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24" w:name="_Toc174249214"/>
      <w:r w:rsidRPr="00977EA3">
        <w:rPr>
          <w:noProof w:val="0"/>
        </w:rPr>
        <w:t>Message Static Definition</w:t>
      </w:r>
      <w:bookmarkEnd w:id="424"/>
    </w:p>
    <w:p w14:paraId="388A097D" w14:textId="77777777" w:rsidR="007A1F44" w:rsidRPr="00977EA3" w:rsidRDefault="007A1F44">
      <w:pPr>
        <w:pStyle w:val="TableTitle"/>
        <w:rPr>
          <w:noProof w:val="0"/>
        </w:rPr>
      </w:pPr>
      <w:r w:rsidRPr="00977EA3">
        <w:rPr>
          <w:noProof w:val="0"/>
        </w:rPr>
        <w:t>Table 3.31-18: Static definition of message ADT^A12^ADT_A12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E8753DE" w14:textId="77777777">
        <w:trPr>
          <w:cantSplit/>
          <w:tblHeader/>
          <w:jc w:val="center"/>
        </w:trPr>
        <w:tc>
          <w:tcPr>
            <w:tcW w:w="1951" w:type="dxa"/>
            <w:shd w:val="clear" w:color="auto" w:fill="D9D9D9"/>
          </w:tcPr>
          <w:p w14:paraId="229AD5C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90722A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1CA57B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A92B2B0"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8DDC2D0" w14:textId="77777777" w:rsidR="007A1F44" w:rsidRPr="00977EA3" w:rsidRDefault="007A1F44" w:rsidP="00A53067">
            <w:pPr>
              <w:pStyle w:val="TableEntryHeader"/>
              <w:rPr>
                <w:noProof w:val="0"/>
              </w:rPr>
            </w:pPr>
            <w:r w:rsidRPr="00977EA3">
              <w:rPr>
                <w:noProof w:val="0"/>
              </w:rPr>
              <w:t>HL7 chapter</w:t>
            </w:r>
          </w:p>
        </w:tc>
      </w:tr>
      <w:tr w:rsidR="007A1F44" w:rsidRPr="00977EA3" w14:paraId="4CFD0FA4" w14:textId="77777777">
        <w:trPr>
          <w:cantSplit/>
          <w:jc w:val="center"/>
        </w:trPr>
        <w:tc>
          <w:tcPr>
            <w:tcW w:w="1951" w:type="dxa"/>
          </w:tcPr>
          <w:p w14:paraId="68A94F3A" w14:textId="77777777" w:rsidR="007A1F44" w:rsidRPr="00977EA3" w:rsidRDefault="007A1F44" w:rsidP="00B6518F">
            <w:pPr>
              <w:pStyle w:val="TableEntry"/>
              <w:rPr>
                <w:noProof w:val="0"/>
              </w:rPr>
            </w:pPr>
            <w:r w:rsidRPr="00977EA3">
              <w:rPr>
                <w:noProof w:val="0"/>
              </w:rPr>
              <w:t>MSH</w:t>
            </w:r>
          </w:p>
        </w:tc>
        <w:tc>
          <w:tcPr>
            <w:tcW w:w="3544" w:type="dxa"/>
          </w:tcPr>
          <w:p w14:paraId="42514D45" w14:textId="77777777" w:rsidR="007A1F44" w:rsidRPr="00977EA3" w:rsidRDefault="007A1F44">
            <w:pPr>
              <w:pStyle w:val="TableEntry"/>
              <w:keepNext/>
              <w:keepLines/>
              <w:rPr>
                <w:noProof w:val="0"/>
              </w:rPr>
            </w:pPr>
            <w:r w:rsidRPr="00977EA3">
              <w:rPr>
                <w:noProof w:val="0"/>
              </w:rPr>
              <w:t>Message Header</w:t>
            </w:r>
          </w:p>
        </w:tc>
        <w:tc>
          <w:tcPr>
            <w:tcW w:w="971" w:type="dxa"/>
          </w:tcPr>
          <w:p w14:paraId="440E2ACE" w14:textId="77777777" w:rsidR="007A1F44" w:rsidRPr="00977EA3" w:rsidRDefault="007A1F44">
            <w:pPr>
              <w:pStyle w:val="TableEntry"/>
              <w:keepNext/>
              <w:keepLines/>
              <w:jc w:val="center"/>
              <w:rPr>
                <w:noProof w:val="0"/>
              </w:rPr>
            </w:pPr>
            <w:r w:rsidRPr="00977EA3">
              <w:rPr>
                <w:noProof w:val="0"/>
              </w:rPr>
              <w:t>R</w:t>
            </w:r>
          </w:p>
        </w:tc>
        <w:tc>
          <w:tcPr>
            <w:tcW w:w="872" w:type="dxa"/>
          </w:tcPr>
          <w:p w14:paraId="6E8CF966" w14:textId="77777777" w:rsidR="007A1F44" w:rsidRPr="00977EA3" w:rsidRDefault="007A1F44">
            <w:pPr>
              <w:pStyle w:val="TableEntry"/>
              <w:keepNext/>
              <w:keepLines/>
              <w:jc w:val="center"/>
              <w:rPr>
                <w:noProof w:val="0"/>
              </w:rPr>
            </w:pPr>
            <w:r w:rsidRPr="00977EA3">
              <w:rPr>
                <w:noProof w:val="0"/>
              </w:rPr>
              <w:t>[1..1]</w:t>
            </w:r>
          </w:p>
        </w:tc>
        <w:tc>
          <w:tcPr>
            <w:tcW w:w="1701" w:type="dxa"/>
          </w:tcPr>
          <w:p w14:paraId="3148B2B8" w14:textId="77777777" w:rsidR="007A1F44" w:rsidRPr="00977EA3" w:rsidRDefault="007A1F44">
            <w:pPr>
              <w:pStyle w:val="TableEntry"/>
              <w:keepNext/>
              <w:keepLines/>
              <w:jc w:val="center"/>
              <w:rPr>
                <w:noProof w:val="0"/>
              </w:rPr>
            </w:pPr>
            <w:r w:rsidRPr="00977EA3">
              <w:rPr>
                <w:noProof w:val="0"/>
              </w:rPr>
              <w:t>2</w:t>
            </w:r>
          </w:p>
        </w:tc>
      </w:tr>
      <w:tr w:rsidR="007A1F44" w:rsidRPr="00977EA3" w14:paraId="3AD1B4C0" w14:textId="77777777">
        <w:trPr>
          <w:cantSplit/>
          <w:jc w:val="center"/>
        </w:trPr>
        <w:tc>
          <w:tcPr>
            <w:tcW w:w="1951" w:type="dxa"/>
          </w:tcPr>
          <w:p w14:paraId="234DD568" w14:textId="77777777" w:rsidR="007A1F44" w:rsidRPr="00977EA3" w:rsidRDefault="007A1F44">
            <w:pPr>
              <w:pStyle w:val="TableEntry"/>
              <w:keepNext/>
              <w:keepLines/>
              <w:rPr>
                <w:noProof w:val="0"/>
              </w:rPr>
            </w:pPr>
            <w:r w:rsidRPr="00977EA3">
              <w:rPr>
                <w:noProof w:val="0"/>
              </w:rPr>
              <w:t>SFT</w:t>
            </w:r>
          </w:p>
        </w:tc>
        <w:tc>
          <w:tcPr>
            <w:tcW w:w="3544" w:type="dxa"/>
          </w:tcPr>
          <w:p w14:paraId="7C00AD8D" w14:textId="77777777" w:rsidR="007A1F44" w:rsidRPr="00977EA3" w:rsidRDefault="007A1F44">
            <w:pPr>
              <w:pStyle w:val="TableEntry"/>
              <w:keepNext/>
              <w:keepLines/>
              <w:rPr>
                <w:noProof w:val="0"/>
              </w:rPr>
            </w:pPr>
            <w:r w:rsidRPr="00977EA3">
              <w:rPr>
                <w:noProof w:val="0"/>
              </w:rPr>
              <w:t>Software Segment</w:t>
            </w:r>
          </w:p>
        </w:tc>
        <w:tc>
          <w:tcPr>
            <w:tcW w:w="971" w:type="dxa"/>
          </w:tcPr>
          <w:p w14:paraId="410EF1F5" w14:textId="77777777" w:rsidR="007A1F44" w:rsidRPr="00977EA3" w:rsidRDefault="007A1F44">
            <w:pPr>
              <w:pStyle w:val="TableEntry"/>
              <w:keepNext/>
              <w:keepLines/>
              <w:jc w:val="center"/>
              <w:rPr>
                <w:noProof w:val="0"/>
              </w:rPr>
            </w:pPr>
            <w:r w:rsidRPr="00977EA3">
              <w:rPr>
                <w:noProof w:val="0"/>
              </w:rPr>
              <w:t>O</w:t>
            </w:r>
          </w:p>
        </w:tc>
        <w:tc>
          <w:tcPr>
            <w:tcW w:w="872" w:type="dxa"/>
          </w:tcPr>
          <w:p w14:paraId="75652808" w14:textId="77777777" w:rsidR="007A1F44" w:rsidRPr="00977EA3" w:rsidRDefault="007A1F44">
            <w:pPr>
              <w:pStyle w:val="TableEntry"/>
              <w:keepNext/>
              <w:keepLines/>
              <w:jc w:val="center"/>
              <w:rPr>
                <w:noProof w:val="0"/>
              </w:rPr>
            </w:pPr>
            <w:r w:rsidRPr="00977EA3">
              <w:rPr>
                <w:noProof w:val="0"/>
              </w:rPr>
              <w:t>[0..*]</w:t>
            </w:r>
          </w:p>
        </w:tc>
        <w:tc>
          <w:tcPr>
            <w:tcW w:w="1701" w:type="dxa"/>
          </w:tcPr>
          <w:p w14:paraId="44BDA78D" w14:textId="77777777" w:rsidR="007A1F44" w:rsidRPr="00977EA3" w:rsidRDefault="007A1F44">
            <w:pPr>
              <w:pStyle w:val="TableEntry"/>
              <w:keepNext/>
              <w:keepLines/>
              <w:jc w:val="center"/>
              <w:rPr>
                <w:noProof w:val="0"/>
              </w:rPr>
            </w:pPr>
            <w:r w:rsidRPr="00977EA3">
              <w:rPr>
                <w:noProof w:val="0"/>
              </w:rPr>
              <w:t>2</w:t>
            </w:r>
          </w:p>
        </w:tc>
      </w:tr>
      <w:tr w:rsidR="007A1F44" w:rsidRPr="00977EA3" w14:paraId="036F3DF5" w14:textId="77777777">
        <w:trPr>
          <w:cantSplit/>
          <w:jc w:val="center"/>
        </w:trPr>
        <w:tc>
          <w:tcPr>
            <w:tcW w:w="1951" w:type="dxa"/>
          </w:tcPr>
          <w:p w14:paraId="1A0FEC24" w14:textId="77777777" w:rsidR="007A1F44" w:rsidRPr="00977EA3" w:rsidRDefault="007A1F44">
            <w:pPr>
              <w:pStyle w:val="TableEntry"/>
              <w:rPr>
                <w:noProof w:val="0"/>
              </w:rPr>
            </w:pPr>
            <w:r w:rsidRPr="00977EA3">
              <w:rPr>
                <w:noProof w:val="0"/>
              </w:rPr>
              <w:t>EVN</w:t>
            </w:r>
          </w:p>
        </w:tc>
        <w:tc>
          <w:tcPr>
            <w:tcW w:w="3544" w:type="dxa"/>
          </w:tcPr>
          <w:p w14:paraId="6FE2D201" w14:textId="77777777" w:rsidR="007A1F44" w:rsidRPr="00977EA3" w:rsidRDefault="007A1F44">
            <w:pPr>
              <w:pStyle w:val="TableEntry"/>
              <w:rPr>
                <w:noProof w:val="0"/>
              </w:rPr>
            </w:pPr>
            <w:r w:rsidRPr="00977EA3">
              <w:rPr>
                <w:noProof w:val="0"/>
              </w:rPr>
              <w:t>Event Type</w:t>
            </w:r>
          </w:p>
        </w:tc>
        <w:tc>
          <w:tcPr>
            <w:tcW w:w="971" w:type="dxa"/>
          </w:tcPr>
          <w:p w14:paraId="6B9F61A7" w14:textId="77777777" w:rsidR="007A1F44" w:rsidRPr="00977EA3" w:rsidRDefault="007A1F44">
            <w:pPr>
              <w:pStyle w:val="TableEntry"/>
              <w:jc w:val="center"/>
              <w:rPr>
                <w:noProof w:val="0"/>
              </w:rPr>
            </w:pPr>
            <w:r w:rsidRPr="00977EA3">
              <w:rPr>
                <w:noProof w:val="0"/>
              </w:rPr>
              <w:t>R</w:t>
            </w:r>
          </w:p>
        </w:tc>
        <w:tc>
          <w:tcPr>
            <w:tcW w:w="872" w:type="dxa"/>
          </w:tcPr>
          <w:p w14:paraId="5C723615" w14:textId="77777777" w:rsidR="007A1F44" w:rsidRPr="00977EA3" w:rsidRDefault="007A1F44">
            <w:pPr>
              <w:pStyle w:val="TableEntry"/>
              <w:jc w:val="center"/>
              <w:rPr>
                <w:noProof w:val="0"/>
              </w:rPr>
            </w:pPr>
            <w:r w:rsidRPr="00977EA3">
              <w:rPr>
                <w:noProof w:val="0"/>
              </w:rPr>
              <w:t>[1..1]</w:t>
            </w:r>
          </w:p>
        </w:tc>
        <w:tc>
          <w:tcPr>
            <w:tcW w:w="1701" w:type="dxa"/>
          </w:tcPr>
          <w:p w14:paraId="2491AB8E" w14:textId="77777777" w:rsidR="007A1F44" w:rsidRPr="00977EA3" w:rsidRDefault="007A1F44">
            <w:pPr>
              <w:pStyle w:val="TableEntry"/>
              <w:jc w:val="center"/>
              <w:rPr>
                <w:noProof w:val="0"/>
              </w:rPr>
            </w:pPr>
            <w:r w:rsidRPr="00977EA3">
              <w:rPr>
                <w:noProof w:val="0"/>
              </w:rPr>
              <w:t>2</w:t>
            </w:r>
          </w:p>
        </w:tc>
      </w:tr>
      <w:tr w:rsidR="007A1F44" w:rsidRPr="00977EA3" w14:paraId="5CFD1DCB" w14:textId="77777777">
        <w:trPr>
          <w:cantSplit/>
          <w:jc w:val="center"/>
        </w:trPr>
        <w:tc>
          <w:tcPr>
            <w:tcW w:w="1951" w:type="dxa"/>
          </w:tcPr>
          <w:p w14:paraId="5DA88B89" w14:textId="77777777" w:rsidR="007A1F44" w:rsidRPr="00977EA3" w:rsidRDefault="007A1F44">
            <w:pPr>
              <w:pStyle w:val="TableEntry"/>
              <w:rPr>
                <w:noProof w:val="0"/>
              </w:rPr>
            </w:pPr>
            <w:r w:rsidRPr="00977EA3">
              <w:rPr>
                <w:noProof w:val="0"/>
              </w:rPr>
              <w:t>PID</w:t>
            </w:r>
          </w:p>
        </w:tc>
        <w:tc>
          <w:tcPr>
            <w:tcW w:w="3544" w:type="dxa"/>
          </w:tcPr>
          <w:p w14:paraId="25FDF511" w14:textId="77777777" w:rsidR="007A1F44" w:rsidRPr="00977EA3" w:rsidRDefault="007A1F44">
            <w:pPr>
              <w:pStyle w:val="TableEntry"/>
              <w:rPr>
                <w:noProof w:val="0"/>
              </w:rPr>
            </w:pPr>
            <w:r w:rsidRPr="00977EA3">
              <w:rPr>
                <w:noProof w:val="0"/>
              </w:rPr>
              <w:t>Patient Identification</w:t>
            </w:r>
          </w:p>
        </w:tc>
        <w:tc>
          <w:tcPr>
            <w:tcW w:w="971" w:type="dxa"/>
          </w:tcPr>
          <w:p w14:paraId="1AAF4F0A" w14:textId="77777777" w:rsidR="007A1F44" w:rsidRPr="00977EA3" w:rsidRDefault="007A1F44">
            <w:pPr>
              <w:pStyle w:val="TableEntry"/>
              <w:jc w:val="center"/>
              <w:rPr>
                <w:noProof w:val="0"/>
              </w:rPr>
            </w:pPr>
            <w:r w:rsidRPr="00977EA3">
              <w:rPr>
                <w:noProof w:val="0"/>
              </w:rPr>
              <w:t>R</w:t>
            </w:r>
          </w:p>
        </w:tc>
        <w:tc>
          <w:tcPr>
            <w:tcW w:w="872" w:type="dxa"/>
          </w:tcPr>
          <w:p w14:paraId="5277FF82" w14:textId="77777777" w:rsidR="007A1F44" w:rsidRPr="00977EA3" w:rsidRDefault="007A1F44">
            <w:pPr>
              <w:pStyle w:val="TableEntry"/>
              <w:jc w:val="center"/>
              <w:rPr>
                <w:noProof w:val="0"/>
              </w:rPr>
            </w:pPr>
            <w:r w:rsidRPr="00977EA3">
              <w:rPr>
                <w:noProof w:val="0"/>
              </w:rPr>
              <w:t>[1..1]</w:t>
            </w:r>
          </w:p>
        </w:tc>
        <w:tc>
          <w:tcPr>
            <w:tcW w:w="1701" w:type="dxa"/>
          </w:tcPr>
          <w:p w14:paraId="60920600" w14:textId="77777777" w:rsidR="007A1F44" w:rsidRPr="00977EA3" w:rsidRDefault="007A1F44">
            <w:pPr>
              <w:pStyle w:val="TableEntry"/>
              <w:jc w:val="center"/>
              <w:rPr>
                <w:noProof w:val="0"/>
              </w:rPr>
            </w:pPr>
            <w:r w:rsidRPr="00977EA3">
              <w:rPr>
                <w:noProof w:val="0"/>
              </w:rPr>
              <w:t>3</w:t>
            </w:r>
          </w:p>
        </w:tc>
      </w:tr>
      <w:tr w:rsidR="007A1F44" w:rsidRPr="00977EA3" w14:paraId="22F309FB" w14:textId="77777777">
        <w:trPr>
          <w:cantSplit/>
          <w:jc w:val="center"/>
        </w:trPr>
        <w:tc>
          <w:tcPr>
            <w:tcW w:w="1951" w:type="dxa"/>
          </w:tcPr>
          <w:p w14:paraId="756CCEE2" w14:textId="77777777" w:rsidR="007A1F44" w:rsidRPr="00977EA3" w:rsidRDefault="007A1F44">
            <w:pPr>
              <w:pStyle w:val="TableEntry"/>
              <w:rPr>
                <w:noProof w:val="0"/>
              </w:rPr>
            </w:pPr>
            <w:r w:rsidRPr="00977EA3">
              <w:rPr>
                <w:noProof w:val="0"/>
              </w:rPr>
              <w:t>PD1</w:t>
            </w:r>
          </w:p>
        </w:tc>
        <w:tc>
          <w:tcPr>
            <w:tcW w:w="3544" w:type="dxa"/>
          </w:tcPr>
          <w:p w14:paraId="6A49A1A5" w14:textId="77777777" w:rsidR="007A1F44" w:rsidRPr="00977EA3" w:rsidRDefault="007A1F44">
            <w:pPr>
              <w:pStyle w:val="TableEntry"/>
              <w:rPr>
                <w:noProof w:val="0"/>
              </w:rPr>
            </w:pPr>
            <w:r w:rsidRPr="00977EA3">
              <w:rPr>
                <w:noProof w:val="0"/>
              </w:rPr>
              <w:t>Additional Demographics</w:t>
            </w:r>
          </w:p>
        </w:tc>
        <w:tc>
          <w:tcPr>
            <w:tcW w:w="971" w:type="dxa"/>
          </w:tcPr>
          <w:p w14:paraId="25CB265D" w14:textId="77777777" w:rsidR="007A1F44" w:rsidRPr="00977EA3" w:rsidRDefault="007A1F44">
            <w:pPr>
              <w:pStyle w:val="TableEntry"/>
              <w:jc w:val="center"/>
              <w:rPr>
                <w:noProof w:val="0"/>
              </w:rPr>
            </w:pPr>
            <w:r w:rsidRPr="00977EA3">
              <w:rPr>
                <w:noProof w:val="0"/>
              </w:rPr>
              <w:t>O</w:t>
            </w:r>
          </w:p>
        </w:tc>
        <w:tc>
          <w:tcPr>
            <w:tcW w:w="872" w:type="dxa"/>
          </w:tcPr>
          <w:p w14:paraId="7D8B7514" w14:textId="77777777" w:rsidR="007A1F44" w:rsidRPr="00977EA3" w:rsidRDefault="007A1F44">
            <w:pPr>
              <w:pStyle w:val="TableEntry"/>
              <w:jc w:val="center"/>
              <w:rPr>
                <w:noProof w:val="0"/>
              </w:rPr>
            </w:pPr>
            <w:r w:rsidRPr="00977EA3">
              <w:rPr>
                <w:noProof w:val="0"/>
              </w:rPr>
              <w:t>[0..1]</w:t>
            </w:r>
          </w:p>
        </w:tc>
        <w:tc>
          <w:tcPr>
            <w:tcW w:w="1701" w:type="dxa"/>
          </w:tcPr>
          <w:p w14:paraId="6A17826A" w14:textId="77777777" w:rsidR="007A1F44" w:rsidRPr="00977EA3" w:rsidRDefault="007A1F44">
            <w:pPr>
              <w:pStyle w:val="TableEntry"/>
              <w:jc w:val="center"/>
              <w:rPr>
                <w:noProof w:val="0"/>
              </w:rPr>
            </w:pPr>
            <w:r w:rsidRPr="00977EA3">
              <w:rPr>
                <w:noProof w:val="0"/>
              </w:rPr>
              <w:t>3</w:t>
            </w:r>
          </w:p>
        </w:tc>
      </w:tr>
      <w:tr w:rsidR="007A1F44" w:rsidRPr="00977EA3" w14:paraId="5D31EF47" w14:textId="77777777">
        <w:trPr>
          <w:cantSplit/>
          <w:jc w:val="center"/>
        </w:trPr>
        <w:tc>
          <w:tcPr>
            <w:tcW w:w="1951" w:type="dxa"/>
          </w:tcPr>
          <w:p w14:paraId="60D2A41E" w14:textId="77777777" w:rsidR="007A1F44" w:rsidRPr="00977EA3" w:rsidRDefault="007A1F44" w:rsidP="00A0052B">
            <w:pPr>
              <w:pStyle w:val="TableEntry"/>
              <w:rPr>
                <w:noProof w:val="0"/>
              </w:rPr>
            </w:pPr>
            <w:r w:rsidRPr="00977EA3">
              <w:rPr>
                <w:noProof w:val="0"/>
              </w:rPr>
              <w:t>PV1</w:t>
            </w:r>
          </w:p>
        </w:tc>
        <w:tc>
          <w:tcPr>
            <w:tcW w:w="3544" w:type="dxa"/>
          </w:tcPr>
          <w:p w14:paraId="0BEF0D1C" w14:textId="77777777" w:rsidR="007A1F44" w:rsidRPr="00977EA3" w:rsidRDefault="007A1F44">
            <w:pPr>
              <w:pStyle w:val="TableEntry"/>
              <w:rPr>
                <w:noProof w:val="0"/>
              </w:rPr>
            </w:pPr>
            <w:r w:rsidRPr="00977EA3">
              <w:rPr>
                <w:noProof w:val="0"/>
              </w:rPr>
              <w:t>Patient Visit</w:t>
            </w:r>
          </w:p>
        </w:tc>
        <w:tc>
          <w:tcPr>
            <w:tcW w:w="971" w:type="dxa"/>
          </w:tcPr>
          <w:p w14:paraId="6CD6A876" w14:textId="77777777" w:rsidR="007A1F44" w:rsidRPr="00977EA3" w:rsidRDefault="007A1F44">
            <w:pPr>
              <w:pStyle w:val="TableEntry"/>
              <w:jc w:val="center"/>
              <w:rPr>
                <w:noProof w:val="0"/>
              </w:rPr>
            </w:pPr>
            <w:r w:rsidRPr="00977EA3">
              <w:rPr>
                <w:noProof w:val="0"/>
              </w:rPr>
              <w:t>R</w:t>
            </w:r>
          </w:p>
        </w:tc>
        <w:tc>
          <w:tcPr>
            <w:tcW w:w="872" w:type="dxa"/>
          </w:tcPr>
          <w:p w14:paraId="0209A70A" w14:textId="77777777" w:rsidR="007A1F44" w:rsidRPr="00977EA3" w:rsidRDefault="007A1F44">
            <w:pPr>
              <w:pStyle w:val="TableEntry"/>
              <w:jc w:val="center"/>
              <w:rPr>
                <w:noProof w:val="0"/>
              </w:rPr>
            </w:pPr>
            <w:r w:rsidRPr="00977EA3">
              <w:rPr>
                <w:noProof w:val="0"/>
              </w:rPr>
              <w:t>[1..1]</w:t>
            </w:r>
          </w:p>
        </w:tc>
        <w:tc>
          <w:tcPr>
            <w:tcW w:w="1701" w:type="dxa"/>
          </w:tcPr>
          <w:p w14:paraId="4759DAF6" w14:textId="77777777" w:rsidR="007A1F44" w:rsidRPr="00977EA3" w:rsidRDefault="007A1F44">
            <w:pPr>
              <w:pStyle w:val="TableEntry"/>
              <w:jc w:val="center"/>
              <w:rPr>
                <w:noProof w:val="0"/>
              </w:rPr>
            </w:pPr>
            <w:r w:rsidRPr="00977EA3">
              <w:rPr>
                <w:noProof w:val="0"/>
              </w:rPr>
              <w:t>3</w:t>
            </w:r>
          </w:p>
        </w:tc>
      </w:tr>
      <w:tr w:rsidR="007A1F44" w:rsidRPr="00977EA3" w14:paraId="7BE9E735" w14:textId="77777777">
        <w:trPr>
          <w:cantSplit/>
          <w:jc w:val="center"/>
        </w:trPr>
        <w:tc>
          <w:tcPr>
            <w:tcW w:w="1951" w:type="dxa"/>
          </w:tcPr>
          <w:p w14:paraId="5FB55474" w14:textId="77777777" w:rsidR="007A1F44" w:rsidRPr="00977EA3" w:rsidRDefault="007A1F44" w:rsidP="00A0052B">
            <w:pPr>
              <w:pStyle w:val="TableEntry"/>
              <w:rPr>
                <w:noProof w:val="0"/>
              </w:rPr>
            </w:pPr>
            <w:r w:rsidRPr="00977EA3">
              <w:rPr>
                <w:noProof w:val="0"/>
              </w:rPr>
              <w:t>PV2</w:t>
            </w:r>
          </w:p>
        </w:tc>
        <w:tc>
          <w:tcPr>
            <w:tcW w:w="3544" w:type="dxa"/>
          </w:tcPr>
          <w:p w14:paraId="4A75C1ED" w14:textId="77777777" w:rsidR="007A1F44" w:rsidRPr="00977EA3" w:rsidRDefault="007A1F44">
            <w:pPr>
              <w:pStyle w:val="TableEntry"/>
              <w:rPr>
                <w:noProof w:val="0"/>
              </w:rPr>
            </w:pPr>
            <w:r w:rsidRPr="00977EA3">
              <w:rPr>
                <w:noProof w:val="0"/>
              </w:rPr>
              <w:t>Patient Visit – Additional Info</w:t>
            </w:r>
          </w:p>
        </w:tc>
        <w:tc>
          <w:tcPr>
            <w:tcW w:w="971" w:type="dxa"/>
          </w:tcPr>
          <w:p w14:paraId="229D8E7F" w14:textId="77777777" w:rsidR="007A1F44" w:rsidRPr="00977EA3" w:rsidRDefault="007A1F44">
            <w:pPr>
              <w:pStyle w:val="TableEntry"/>
              <w:jc w:val="center"/>
              <w:rPr>
                <w:noProof w:val="0"/>
              </w:rPr>
            </w:pPr>
            <w:r w:rsidRPr="00977EA3">
              <w:rPr>
                <w:noProof w:val="0"/>
              </w:rPr>
              <w:t>O</w:t>
            </w:r>
          </w:p>
        </w:tc>
        <w:tc>
          <w:tcPr>
            <w:tcW w:w="872" w:type="dxa"/>
          </w:tcPr>
          <w:p w14:paraId="1170591C" w14:textId="77777777" w:rsidR="007A1F44" w:rsidRPr="00977EA3" w:rsidRDefault="007A1F44">
            <w:pPr>
              <w:pStyle w:val="TableEntry"/>
              <w:jc w:val="center"/>
              <w:rPr>
                <w:noProof w:val="0"/>
              </w:rPr>
            </w:pPr>
            <w:r w:rsidRPr="00977EA3">
              <w:rPr>
                <w:noProof w:val="0"/>
              </w:rPr>
              <w:t>[0..1]</w:t>
            </w:r>
          </w:p>
        </w:tc>
        <w:tc>
          <w:tcPr>
            <w:tcW w:w="1701" w:type="dxa"/>
          </w:tcPr>
          <w:p w14:paraId="1E1738C7" w14:textId="77777777" w:rsidR="007A1F44" w:rsidRPr="00977EA3" w:rsidRDefault="007A1F44">
            <w:pPr>
              <w:pStyle w:val="TableEntry"/>
              <w:jc w:val="center"/>
              <w:rPr>
                <w:noProof w:val="0"/>
              </w:rPr>
            </w:pPr>
            <w:r w:rsidRPr="00977EA3">
              <w:rPr>
                <w:noProof w:val="0"/>
              </w:rPr>
              <w:t>3</w:t>
            </w:r>
          </w:p>
        </w:tc>
      </w:tr>
      <w:tr w:rsidR="007A1F44" w:rsidRPr="00977EA3" w14:paraId="116953F3" w14:textId="77777777">
        <w:trPr>
          <w:cantSplit/>
          <w:jc w:val="center"/>
        </w:trPr>
        <w:tc>
          <w:tcPr>
            <w:tcW w:w="1951" w:type="dxa"/>
          </w:tcPr>
          <w:p w14:paraId="5757CFF1" w14:textId="77777777" w:rsidR="007A1F44" w:rsidRPr="00977EA3" w:rsidRDefault="007A1F44" w:rsidP="00A0052B">
            <w:pPr>
              <w:pStyle w:val="TableEntry"/>
              <w:rPr>
                <w:noProof w:val="0"/>
              </w:rPr>
            </w:pPr>
            <w:r w:rsidRPr="00977EA3">
              <w:rPr>
                <w:noProof w:val="0"/>
              </w:rPr>
              <w:t>DB1</w:t>
            </w:r>
          </w:p>
        </w:tc>
        <w:tc>
          <w:tcPr>
            <w:tcW w:w="3544" w:type="dxa"/>
          </w:tcPr>
          <w:p w14:paraId="5ED13BC6" w14:textId="77777777" w:rsidR="007A1F44" w:rsidRPr="00977EA3" w:rsidRDefault="007A1F44">
            <w:pPr>
              <w:pStyle w:val="TableEntry"/>
              <w:rPr>
                <w:noProof w:val="0"/>
              </w:rPr>
            </w:pPr>
            <w:r w:rsidRPr="00977EA3">
              <w:rPr>
                <w:noProof w:val="0"/>
              </w:rPr>
              <w:t>Disability Information</w:t>
            </w:r>
          </w:p>
        </w:tc>
        <w:tc>
          <w:tcPr>
            <w:tcW w:w="971" w:type="dxa"/>
          </w:tcPr>
          <w:p w14:paraId="1BEEF200" w14:textId="77777777" w:rsidR="007A1F44" w:rsidRPr="00977EA3" w:rsidRDefault="007A1F44">
            <w:pPr>
              <w:pStyle w:val="TableEntry"/>
              <w:jc w:val="center"/>
              <w:rPr>
                <w:noProof w:val="0"/>
              </w:rPr>
            </w:pPr>
            <w:r w:rsidRPr="00977EA3">
              <w:rPr>
                <w:noProof w:val="0"/>
              </w:rPr>
              <w:t>O</w:t>
            </w:r>
          </w:p>
        </w:tc>
        <w:tc>
          <w:tcPr>
            <w:tcW w:w="872" w:type="dxa"/>
          </w:tcPr>
          <w:p w14:paraId="38C6A006" w14:textId="77777777" w:rsidR="007A1F44" w:rsidRPr="00977EA3" w:rsidRDefault="007A1F44">
            <w:pPr>
              <w:pStyle w:val="TableEntry"/>
              <w:jc w:val="center"/>
              <w:rPr>
                <w:noProof w:val="0"/>
              </w:rPr>
            </w:pPr>
            <w:r w:rsidRPr="00977EA3">
              <w:rPr>
                <w:noProof w:val="0"/>
              </w:rPr>
              <w:t>[0..*]</w:t>
            </w:r>
          </w:p>
        </w:tc>
        <w:tc>
          <w:tcPr>
            <w:tcW w:w="1701" w:type="dxa"/>
          </w:tcPr>
          <w:p w14:paraId="36F5DE99" w14:textId="77777777" w:rsidR="007A1F44" w:rsidRPr="00977EA3" w:rsidRDefault="007A1F44">
            <w:pPr>
              <w:pStyle w:val="TableEntry"/>
              <w:jc w:val="center"/>
              <w:rPr>
                <w:noProof w:val="0"/>
              </w:rPr>
            </w:pPr>
            <w:r w:rsidRPr="00977EA3">
              <w:rPr>
                <w:noProof w:val="0"/>
              </w:rPr>
              <w:t>3</w:t>
            </w:r>
          </w:p>
        </w:tc>
      </w:tr>
      <w:tr w:rsidR="007A1F44" w:rsidRPr="00977EA3" w14:paraId="7993436C" w14:textId="77777777">
        <w:trPr>
          <w:cantSplit/>
          <w:jc w:val="center"/>
        </w:trPr>
        <w:tc>
          <w:tcPr>
            <w:tcW w:w="1951" w:type="dxa"/>
          </w:tcPr>
          <w:p w14:paraId="10C645E1" w14:textId="77777777" w:rsidR="007A1F44" w:rsidRPr="00977EA3" w:rsidRDefault="007A1F44" w:rsidP="00A0052B">
            <w:pPr>
              <w:pStyle w:val="TableEntry"/>
              <w:rPr>
                <w:noProof w:val="0"/>
              </w:rPr>
            </w:pPr>
            <w:r w:rsidRPr="00977EA3">
              <w:rPr>
                <w:noProof w:val="0"/>
              </w:rPr>
              <w:t>OBX</w:t>
            </w:r>
          </w:p>
        </w:tc>
        <w:tc>
          <w:tcPr>
            <w:tcW w:w="3544" w:type="dxa"/>
          </w:tcPr>
          <w:p w14:paraId="21738FD9" w14:textId="77777777" w:rsidR="007A1F44" w:rsidRPr="00977EA3" w:rsidRDefault="007A1F44">
            <w:pPr>
              <w:pStyle w:val="TableEntry"/>
              <w:rPr>
                <w:noProof w:val="0"/>
              </w:rPr>
            </w:pPr>
            <w:r w:rsidRPr="00977EA3">
              <w:rPr>
                <w:noProof w:val="0"/>
              </w:rPr>
              <w:t>Observation/Result</w:t>
            </w:r>
          </w:p>
        </w:tc>
        <w:tc>
          <w:tcPr>
            <w:tcW w:w="971" w:type="dxa"/>
          </w:tcPr>
          <w:p w14:paraId="696239C4" w14:textId="77777777" w:rsidR="007A1F44" w:rsidRPr="00977EA3" w:rsidRDefault="007A1F44">
            <w:pPr>
              <w:pStyle w:val="TableEntry"/>
              <w:jc w:val="center"/>
              <w:rPr>
                <w:noProof w:val="0"/>
              </w:rPr>
            </w:pPr>
            <w:r w:rsidRPr="00977EA3">
              <w:rPr>
                <w:noProof w:val="0"/>
              </w:rPr>
              <w:t>O</w:t>
            </w:r>
          </w:p>
        </w:tc>
        <w:tc>
          <w:tcPr>
            <w:tcW w:w="872" w:type="dxa"/>
          </w:tcPr>
          <w:p w14:paraId="784F0E68" w14:textId="77777777" w:rsidR="007A1F44" w:rsidRPr="00977EA3" w:rsidRDefault="007A1F44">
            <w:pPr>
              <w:pStyle w:val="TableEntry"/>
              <w:jc w:val="center"/>
              <w:rPr>
                <w:noProof w:val="0"/>
              </w:rPr>
            </w:pPr>
            <w:r w:rsidRPr="00977EA3">
              <w:rPr>
                <w:noProof w:val="0"/>
              </w:rPr>
              <w:t>[0..*]</w:t>
            </w:r>
          </w:p>
        </w:tc>
        <w:tc>
          <w:tcPr>
            <w:tcW w:w="1701" w:type="dxa"/>
          </w:tcPr>
          <w:p w14:paraId="0BE8B5CD" w14:textId="77777777" w:rsidR="007A1F44" w:rsidRPr="00977EA3" w:rsidRDefault="007A1F44">
            <w:pPr>
              <w:pStyle w:val="TableEntry"/>
              <w:jc w:val="center"/>
              <w:rPr>
                <w:noProof w:val="0"/>
              </w:rPr>
            </w:pPr>
            <w:r w:rsidRPr="00977EA3">
              <w:rPr>
                <w:noProof w:val="0"/>
              </w:rPr>
              <w:t>7</w:t>
            </w:r>
          </w:p>
        </w:tc>
      </w:tr>
      <w:tr w:rsidR="007A1F44" w:rsidRPr="00977EA3" w14:paraId="44196CB4" w14:textId="77777777">
        <w:trPr>
          <w:cantSplit/>
          <w:jc w:val="center"/>
        </w:trPr>
        <w:tc>
          <w:tcPr>
            <w:tcW w:w="1951" w:type="dxa"/>
          </w:tcPr>
          <w:p w14:paraId="218E9127" w14:textId="77777777" w:rsidR="007A1F44" w:rsidRPr="00977EA3" w:rsidRDefault="007A1F44" w:rsidP="00A0052B">
            <w:pPr>
              <w:pStyle w:val="TableEntry"/>
              <w:rPr>
                <w:noProof w:val="0"/>
              </w:rPr>
            </w:pPr>
            <w:r w:rsidRPr="00977EA3">
              <w:rPr>
                <w:noProof w:val="0"/>
              </w:rPr>
              <w:t>DG1</w:t>
            </w:r>
          </w:p>
        </w:tc>
        <w:tc>
          <w:tcPr>
            <w:tcW w:w="3544" w:type="dxa"/>
          </w:tcPr>
          <w:p w14:paraId="75635603" w14:textId="77777777" w:rsidR="007A1F44" w:rsidRPr="00977EA3" w:rsidRDefault="007A1F44">
            <w:pPr>
              <w:pStyle w:val="TableEntry"/>
              <w:rPr>
                <w:noProof w:val="0"/>
              </w:rPr>
            </w:pPr>
            <w:r w:rsidRPr="00977EA3">
              <w:rPr>
                <w:noProof w:val="0"/>
              </w:rPr>
              <w:t>Diagnosis Information</w:t>
            </w:r>
          </w:p>
        </w:tc>
        <w:tc>
          <w:tcPr>
            <w:tcW w:w="971" w:type="dxa"/>
          </w:tcPr>
          <w:p w14:paraId="7EE7B0EA" w14:textId="77777777" w:rsidR="007A1F44" w:rsidRPr="00977EA3" w:rsidRDefault="007A1F44">
            <w:pPr>
              <w:pStyle w:val="TableEntry"/>
              <w:jc w:val="center"/>
              <w:rPr>
                <w:noProof w:val="0"/>
              </w:rPr>
            </w:pPr>
            <w:r w:rsidRPr="00977EA3">
              <w:rPr>
                <w:noProof w:val="0"/>
              </w:rPr>
              <w:t>X</w:t>
            </w:r>
          </w:p>
        </w:tc>
        <w:tc>
          <w:tcPr>
            <w:tcW w:w="872" w:type="dxa"/>
          </w:tcPr>
          <w:p w14:paraId="197AFCB8" w14:textId="77777777" w:rsidR="007A1F44" w:rsidRPr="00977EA3" w:rsidRDefault="007A1F44">
            <w:pPr>
              <w:pStyle w:val="TableEntry"/>
              <w:jc w:val="center"/>
              <w:rPr>
                <w:noProof w:val="0"/>
              </w:rPr>
            </w:pPr>
            <w:r w:rsidRPr="00977EA3">
              <w:rPr>
                <w:noProof w:val="0"/>
              </w:rPr>
              <w:t>[0..0]</w:t>
            </w:r>
          </w:p>
        </w:tc>
        <w:tc>
          <w:tcPr>
            <w:tcW w:w="1701" w:type="dxa"/>
          </w:tcPr>
          <w:p w14:paraId="1E3DCE20" w14:textId="77777777" w:rsidR="007A1F44" w:rsidRPr="00977EA3" w:rsidRDefault="007A1F44">
            <w:pPr>
              <w:pStyle w:val="TableEntry"/>
              <w:jc w:val="center"/>
              <w:rPr>
                <w:noProof w:val="0"/>
              </w:rPr>
            </w:pPr>
            <w:r w:rsidRPr="00977EA3">
              <w:rPr>
                <w:noProof w:val="0"/>
              </w:rPr>
              <w:t>6</w:t>
            </w:r>
          </w:p>
        </w:tc>
      </w:tr>
    </w:tbl>
    <w:p w14:paraId="1E6C0F6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25" w:name="_Toc174249215"/>
      <w:r w:rsidRPr="00977EA3">
        <w:rPr>
          <w:noProof w:val="0"/>
        </w:rPr>
        <w:t>Comments on segment usage</w:t>
      </w:r>
      <w:bookmarkEnd w:id="425"/>
    </w:p>
    <w:p w14:paraId="3296DBD9" w14:textId="77777777" w:rsidR="007A1F44" w:rsidRPr="00977EA3" w:rsidRDefault="007A1F44">
      <w:pPr>
        <w:rPr>
          <w:rStyle w:val="BodyTextCharChar1"/>
          <w:noProof w:val="0"/>
        </w:rPr>
      </w:pPr>
      <w:r w:rsidRPr="00977EA3">
        <w:t xml:space="preserve">Field </w:t>
      </w:r>
      <w:r w:rsidRPr="00977EA3">
        <w:rPr>
          <w:i/>
          <w:iCs/>
        </w:rPr>
        <w:t>PV1-3-patient location</w:t>
      </w:r>
      <w:r w:rsidRPr="00977EA3">
        <w:t xml:space="preserve"> shall contain the patient’s location prior to the transfer. </w:t>
      </w:r>
    </w:p>
    <w:p w14:paraId="607CE4F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26" w:name="_Toc174249216"/>
      <w:r w:rsidRPr="00977EA3">
        <w:rPr>
          <w:noProof w:val="0"/>
        </w:rPr>
        <w:t>Expected actions</w:t>
      </w:r>
      <w:bookmarkEnd w:id="426"/>
    </w:p>
    <w:p w14:paraId="32694029"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0ACF299B" w14:textId="77777777" w:rsidR="007A1F44" w:rsidRPr="00977EA3" w:rsidRDefault="007A1F44">
      <w:r w:rsidRPr="00977EA3">
        <w:t>The receiver shall report the result of this operation (success / error) in an acknowledgment message returned to the sender.</w:t>
      </w:r>
    </w:p>
    <w:p w14:paraId="487BE870" w14:textId="77777777" w:rsidR="007A1F44" w:rsidRPr="00977EA3" w:rsidRDefault="007A1F44">
      <w:r w:rsidRPr="00977EA3">
        <w:t>In case this Movement conflicts with the current situation of the patient (no transfer previously notified, or encounter unknown, or patient unknown) the message is discarded, and no error condition is raised.</w:t>
      </w:r>
    </w:p>
    <w:p w14:paraId="5490F551" w14:textId="77777777" w:rsidR="007A1F44" w:rsidRPr="00977EA3" w:rsidRDefault="007A1F44">
      <w:r w:rsidRPr="00977EA3">
        <w:lastRenderedPageBreak/>
        <w:t>If the receiver does not support the Inpatient/Outpatient Encounter Management Option of this transaction, it shall application-reject the message (see ITI TF-2x: C.2.3).</w:t>
      </w:r>
    </w:p>
    <w:p w14:paraId="581FFC17"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27" w:name="_Toc174249217"/>
      <w:bookmarkStart w:id="428" w:name="_Toc398544183"/>
      <w:r w:rsidRPr="00977EA3">
        <w:rPr>
          <w:noProof w:val="0"/>
        </w:rPr>
        <w:t>Pending Admit (ADT^A14^ADT_A05)</w:t>
      </w:r>
      <w:bookmarkEnd w:id="427"/>
      <w:bookmarkEnd w:id="428"/>
    </w:p>
    <w:p w14:paraId="5E16EC2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29" w:name="_Toc174249218"/>
      <w:r w:rsidRPr="00977EA3">
        <w:rPr>
          <w:noProof w:val="0"/>
        </w:rPr>
        <w:t>Trigger Event</w:t>
      </w:r>
      <w:bookmarkEnd w:id="429"/>
    </w:p>
    <w:p w14:paraId="306D6570" w14:textId="77777777" w:rsidR="007A1F44" w:rsidRPr="00977EA3" w:rsidRDefault="007A1F44">
      <w:r w:rsidRPr="00977EA3">
        <w:t>This message is sent by a Patient Encounter Supplier to notify a Patient Encounter Consumer that it is planned to admit a patient.</w:t>
      </w:r>
    </w:p>
    <w:p w14:paraId="6FD93D0C" w14:textId="77777777" w:rsidR="007A1F44" w:rsidRPr="00977EA3" w:rsidRDefault="007A1F44">
      <w:r w:rsidRPr="00977EA3">
        <w:t xml:space="preserve">MSH-9 is valued </w:t>
      </w:r>
      <w:r w:rsidRPr="00977EA3">
        <w:rPr>
          <w:b/>
          <w:bCs/>
        </w:rPr>
        <w:t>ADT^A14^ADT_A05</w:t>
      </w:r>
      <w:r w:rsidRPr="00977EA3">
        <w:t>.</w:t>
      </w:r>
    </w:p>
    <w:p w14:paraId="7C07DA8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30" w:name="_Toc174249219"/>
      <w:r w:rsidRPr="00977EA3">
        <w:rPr>
          <w:noProof w:val="0"/>
        </w:rPr>
        <w:t>Message Static Definition</w:t>
      </w:r>
      <w:bookmarkEnd w:id="430"/>
    </w:p>
    <w:p w14:paraId="1D8A183A" w14:textId="77777777" w:rsidR="007A1F44" w:rsidRPr="00977EA3" w:rsidRDefault="007A1F44">
      <w:pPr>
        <w:pStyle w:val="TableTitle"/>
        <w:rPr>
          <w:noProof w:val="0"/>
        </w:rPr>
      </w:pPr>
      <w:r w:rsidRPr="00977EA3">
        <w:rPr>
          <w:noProof w:val="0"/>
        </w:rPr>
        <w:t>Table 3.31-19: Static definition of message ADT^A14^ADT_A05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B84A0D8" w14:textId="77777777" w:rsidTr="00B6518F">
        <w:trPr>
          <w:tblHeader/>
          <w:jc w:val="center"/>
        </w:trPr>
        <w:tc>
          <w:tcPr>
            <w:tcW w:w="1951" w:type="dxa"/>
            <w:shd w:val="clear" w:color="auto" w:fill="D9D9D9"/>
          </w:tcPr>
          <w:p w14:paraId="55D021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CB00F5A"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949B108"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B1968BC"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8D3AC45" w14:textId="77777777" w:rsidR="007A1F44" w:rsidRPr="00977EA3" w:rsidRDefault="007A1F44" w:rsidP="00A53067">
            <w:pPr>
              <w:pStyle w:val="TableEntryHeader"/>
              <w:rPr>
                <w:noProof w:val="0"/>
              </w:rPr>
            </w:pPr>
            <w:r w:rsidRPr="00977EA3">
              <w:rPr>
                <w:noProof w:val="0"/>
              </w:rPr>
              <w:t>HL7 chapter</w:t>
            </w:r>
          </w:p>
        </w:tc>
      </w:tr>
      <w:tr w:rsidR="007A1F44" w:rsidRPr="00977EA3" w14:paraId="04BF920A" w14:textId="77777777">
        <w:trPr>
          <w:cantSplit/>
          <w:jc w:val="center"/>
        </w:trPr>
        <w:tc>
          <w:tcPr>
            <w:tcW w:w="1951" w:type="dxa"/>
          </w:tcPr>
          <w:p w14:paraId="1A1B46C7" w14:textId="77777777" w:rsidR="007A1F44" w:rsidRPr="00977EA3" w:rsidRDefault="007A1F44" w:rsidP="00A0052B">
            <w:pPr>
              <w:pStyle w:val="TableEntry"/>
              <w:rPr>
                <w:noProof w:val="0"/>
              </w:rPr>
            </w:pPr>
            <w:r w:rsidRPr="00977EA3">
              <w:rPr>
                <w:noProof w:val="0"/>
              </w:rPr>
              <w:t>MSH</w:t>
            </w:r>
          </w:p>
        </w:tc>
        <w:tc>
          <w:tcPr>
            <w:tcW w:w="3544" w:type="dxa"/>
          </w:tcPr>
          <w:p w14:paraId="2376FEA3" w14:textId="77777777" w:rsidR="007A1F44" w:rsidRPr="00977EA3" w:rsidRDefault="007A1F44">
            <w:pPr>
              <w:pStyle w:val="TableEntry"/>
              <w:rPr>
                <w:noProof w:val="0"/>
              </w:rPr>
            </w:pPr>
            <w:r w:rsidRPr="00977EA3">
              <w:rPr>
                <w:noProof w:val="0"/>
              </w:rPr>
              <w:t>Message Header</w:t>
            </w:r>
          </w:p>
        </w:tc>
        <w:tc>
          <w:tcPr>
            <w:tcW w:w="971" w:type="dxa"/>
          </w:tcPr>
          <w:p w14:paraId="27136B7D" w14:textId="77777777" w:rsidR="007A1F44" w:rsidRPr="00977EA3" w:rsidRDefault="007A1F44">
            <w:pPr>
              <w:pStyle w:val="TableEntry"/>
              <w:jc w:val="center"/>
              <w:rPr>
                <w:noProof w:val="0"/>
              </w:rPr>
            </w:pPr>
            <w:r w:rsidRPr="00977EA3">
              <w:rPr>
                <w:noProof w:val="0"/>
              </w:rPr>
              <w:t>R</w:t>
            </w:r>
          </w:p>
        </w:tc>
        <w:tc>
          <w:tcPr>
            <w:tcW w:w="872" w:type="dxa"/>
          </w:tcPr>
          <w:p w14:paraId="2F0F5DB2" w14:textId="77777777" w:rsidR="007A1F44" w:rsidRPr="00977EA3" w:rsidRDefault="007A1F44">
            <w:pPr>
              <w:pStyle w:val="TableEntry"/>
              <w:jc w:val="center"/>
              <w:rPr>
                <w:noProof w:val="0"/>
              </w:rPr>
            </w:pPr>
            <w:r w:rsidRPr="00977EA3">
              <w:rPr>
                <w:noProof w:val="0"/>
              </w:rPr>
              <w:t>[1..1]</w:t>
            </w:r>
          </w:p>
        </w:tc>
        <w:tc>
          <w:tcPr>
            <w:tcW w:w="1701" w:type="dxa"/>
          </w:tcPr>
          <w:p w14:paraId="7B8A53D8" w14:textId="77777777" w:rsidR="007A1F44" w:rsidRPr="00977EA3" w:rsidRDefault="007A1F44">
            <w:pPr>
              <w:pStyle w:val="TableEntry"/>
              <w:jc w:val="center"/>
              <w:rPr>
                <w:noProof w:val="0"/>
              </w:rPr>
            </w:pPr>
            <w:r w:rsidRPr="00977EA3">
              <w:rPr>
                <w:noProof w:val="0"/>
              </w:rPr>
              <w:t>2</w:t>
            </w:r>
          </w:p>
        </w:tc>
      </w:tr>
      <w:tr w:rsidR="007A1F44" w:rsidRPr="00977EA3" w14:paraId="15DEAF88" w14:textId="77777777">
        <w:trPr>
          <w:cantSplit/>
          <w:jc w:val="center"/>
        </w:trPr>
        <w:tc>
          <w:tcPr>
            <w:tcW w:w="1951" w:type="dxa"/>
          </w:tcPr>
          <w:p w14:paraId="445233D1" w14:textId="77777777" w:rsidR="007A1F44" w:rsidRPr="00977EA3" w:rsidRDefault="007A1F44">
            <w:pPr>
              <w:pStyle w:val="TableEntry"/>
              <w:rPr>
                <w:noProof w:val="0"/>
              </w:rPr>
            </w:pPr>
            <w:r w:rsidRPr="00977EA3">
              <w:rPr>
                <w:noProof w:val="0"/>
              </w:rPr>
              <w:t>SFT</w:t>
            </w:r>
          </w:p>
        </w:tc>
        <w:tc>
          <w:tcPr>
            <w:tcW w:w="3544" w:type="dxa"/>
          </w:tcPr>
          <w:p w14:paraId="209ABCE2" w14:textId="77777777" w:rsidR="007A1F44" w:rsidRPr="00977EA3" w:rsidRDefault="007A1F44">
            <w:pPr>
              <w:pStyle w:val="TableEntry"/>
              <w:rPr>
                <w:noProof w:val="0"/>
              </w:rPr>
            </w:pPr>
            <w:r w:rsidRPr="00977EA3">
              <w:rPr>
                <w:noProof w:val="0"/>
              </w:rPr>
              <w:t>Software Segment</w:t>
            </w:r>
          </w:p>
        </w:tc>
        <w:tc>
          <w:tcPr>
            <w:tcW w:w="971" w:type="dxa"/>
          </w:tcPr>
          <w:p w14:paraId="6B4CE96A" w14:textId="77777777" w:rsidR="007A1F44" w:rsidRPr="00977EA3" w:rsidRDefault="007A1F44">
            <w:pPr>
              <w:pStyle w:val="TableEntry"/>
              <w:jc w:val="center"/>
              <w:rPr>
                <w:noProof w:val="0"/>
              </w:rPr>
            </w:pPr>
            <w:r w:rsidRPr="00977EA3">
              <w:rPr>
                <w:noProof w:val="0"/>
              </w:rPr>
              <w:t>O</w:t>
            </w:r>
          </w:p>
        </w:tc>
        <w:tc>
          <w:tcPr>
            <w:tcW w:w="872" w:type="dxa"/>
          </w:tcPr>
          <w:p w14:paraId="00A37402" w14:textId="77777777" w:rsidR="007A1F44" w:rsidRPr="00977EA3" w:rsidRDefault="007A1F44">
            <w:pPr>
              <w:pStyle w:val="TableEntry"/>
              <w:jc w:val="center"/>
              <w:rPr>
                <w:noProof w:val="0"/>
              </w:rPr>
            </w:pPr>
            <w:r w:rsidRPr="00977EA3">
              <w:rPr>
                <w:noProof w:val="0"/>
              </w:rPr>
              <w:t>[0..*]</w:t>
            </w:r>
          </w:p>
        </w:tc>
        <w:tc>
          <w:tcPr>
            <w:tcW w:w="1701" w:type="dxa"/>
          </w:tcPr>
          <w:p w14:paraId="19A624CE" w14:textId="77777777" w:rsidR="007A1F44" w:rsidRPr="00977EA3" w:rsidRDefault="007A1F44">
            <w:pPr>
              <w:pStyle w:val="TableEntry"/>
              <w:jc w:val="center"/>
              <w:rPr>
                <w:noProof w:val="0"/>
              </w:rPr>
            </w:pPr>
            <w:r w:rsidRPr="00977EA3">
              <w:rPr>
                <w:noProof w:val="0"/>
              </w:rPr>
              <w:t>2</w:t>
            </w:r>
          </w:p>
        </w:tc>
      </w:tr>
      <w:tr w:rsidR="007A1F44" w:rsidRPr="00977EA3" w14:paraId="698A4768" w14:textId="77777777">
        <w:trPr>
          <w:cantSplit/>
          <w:jc w:val="center"/>
        </w:trPr>
        <w:tc>
          <w:tcPr>
            <w:tcW w:w="1951" w:type="dxa"/>
          </w:tcPr>
          <w:p w14:paraId="1B00B855" w14:textId="77777777" w:rsidR="007A1F44" w:rsidRPr="00977EA3" w:rsidRDefault="007A1F44">
            <w:pPr>
              <w:pStyle w:val="TableEntry"/>
              <w:rPr>
                <w:noProof w:val="0"/>
              </w:rPr>
            </w:pPr>
            <w:r w:rsidRPr="00977EA3">
              <w:rPr>
                <w:noProof w:val="0"/>
              </w:rPr>
              <w:t>EVN</w:t>
            </w:r>
          </w:p>
        </w:tc>
        <w:tc>
          <w:tcPr>
            <w:tcW w:w="3544" w:type="dxa"/>
          </w:tcPr>
          <w:p w14:paraId="05AC4E64" w14:textId="77777777" w:rsidR="007A1F44" w:rsidRPr="00977EA3" w:rsidRDefault="007A1F44">
            <w:pPr>
              <w:pStyle w:val="TableEntry"/>
              <w:rPr>
                <w:noProof w:val="0"/>
              </w:rPr>
            </w:pPr>
            <w:r w:rsidRPr="00977EA3">
              <w:rPr>
                <w:noProof w:val="0"/>
              </w:rPr>
              <w:t>Event Type</w:t>
            </w:r>
          </w:p>
        </w:tc>
        <w:tc>
          <w:tcPr>
            <w:tcW w:w="971" w:type="dxa"/>
          </w:tcPr>
          <w:p w14:paraId="3E480252" w14:textId="77777777" w:rsidR="007A1F44" w:rsidRPr="00977EA3" w:rsidRDefault="007A1F44">
            <w:pPr>
              <w:pStyle w:val="TableEntry"/>
              <w:jc w:val="center"/>
              <w:rPr>
                <w:noProof w:val="0"/>
              </w:rPr>
            </w:pPr>
            <w:r w:rsidRPr="00977EA3">
              <w:rPr>
                <w:noProof w:val="0"/>
              </w:rPr>
              <w:t>R</w:t>
            </w:r>
          </w:p>
        </w:tc>
        <w:tc>
          <w:tcPr>
            <w:tcW w:w="872" w:type="dxa"/>
          </w:tcPr>
          <w:p w14:paraId="6B8DD785" w14:textId="77777777" w:rsidR="007A1F44" w:rsidRPr="00977EA3" w:rsidRDefault="007A1F44">
            <w:pPr>
              <w:pStyle w:val="TableEntry"/>
              <w:jc w:val="center"/>
              <w:rPr>
                <w:noProof w:val="0"/>
              </w:rPr>
            </w:pPr>
            <w:r w:rsidRPr="00977EA3">
              <w:rPr>
                <w:noProof w:val="0"/>
              </w:rPr>
              <w:t>[1..1]</w:t>
            </w:r>
          </w:p>
        </w:tc>
        <w:tc>
          <w:tcPr>
            <w:tcW w:w="1701" w:type="dxa"/>
          </w:tcPr>
          <w:p w14:paraId="3B91F5AA" w14:textId="77777777" w:rsidR="007A1F44" w:rsidRPr="00977EA3" w:rsidRDefault="007A1F44">
            <w:pPr>
              <w:pStyle w:val="TableEntry"/>
              <w:jc w:val="center"/>
              <w:rPr>
                <w:noProof w:val="0"/>
              </w:rPr>
            </w:pPr>
            <w:r w:rsidRPr="00977EA3">
              <w:rPr>
                <w:noProof w:val="0"/>
              </w:rPr>
              <w:t>2</w:t>
            </w:r>
          </w:p>
        </w:tc>
      </w:tr>
      <w:tr w:rsidR="007A1F44" w:rsidRPr="00977EA3" w14:paraId="2396D035" w14:textId="77777777">
        <w:trPr>
          <w:cantSplit/>
          <w:jc w:val="center"/>
        </w:trPr>
        <w:tc>
          <w:tcPr>
            <w:tcW w:w="1951" w:type="dxa"/>
          </w:tcPr>
          <w:p w14:paraId="78E25A03" w14:textId="77777777" w:rsidR="007A1F44" w:rsidRPr="00977EA3" w:rsidRDefault="007A1F44">
            <w:pPr>
              <w:pStyle w:val="TableEntry"/>
              <w:rPr>
                <w:noProof w:val="0"/>
              </w:rPr>
            </w:pPr>
            <w:r w:rsidRPr="00977EA3">
              <w:rPr>
                <w:noProof w:val="0"/>
              </w:rPr>
              <w:t>PID</w:t>
            </w:r>
          </w:p>
        </w:tc>
        <w:tc>
          <w:tcPr>
            <w:tcW w:w="3544" w:type="dxa"/>
          </w:tcPr>
          <w:p w14:paraId="1EA42140" w14:textId="77777777" w:rsidR="007A1F44" w:rsidRPr="00977EA3" w:rsidRDefault="007A1F44">
            <w:pPr>
              <w:pStyle w:val="TableEntry"/>
              <w:rPr>
                <w:noProof w:val="0"/>
              </w:rPr>
            </w:pPr>
            <w:r w:rsidRPr="00977EA3">
              <w:rPr>
                <w:noProof w:val="0"/>
              </w:rPr>
              <w:t>Patient Identification</w:t>
            </w:r>
          </w:p>
        </w:tc>
        <w:tc>
          <w:tcPr>
            <w:tcW w:w="971" w:type="dxa"/>
          </w:tcPr>
          <w:p w14:paraId="199C46FB" w14:textId="77777777" w:rsidR="007A1F44" w:rsidRPr="00977EA3" w:rsidRDefault="007A1F44">
            <w:pPr>
              <w:pStyle w:val="TableEntry"/>
              <w:jc w:val="center"/>
              <w:rPr>
                <w:noProof w:val="0"/>
              </w:rPr>
            </w:pPr>
            <w:r w:rsidRPr="00977EA3">
              <w:rPr>
                <w:noProof w:val="0"/>
              </w:rPr>
              <w:t>R</w:t>
            </w:r>
          </w:p>
        </w:tc>
        <w:tc>
          <w:tcPr>
            <w:tcW w:w="872" w:type="dxa"/>
          </w:tcPr>
          <w:p w14:paraId="1B5BBD8A" w14:textId="77777777" w:rsidR="007A1F44" w:rsidRPr="00977EA3" w:rsidRDefault="007A1F44">
            <w:pPr>
              <w:pStyle w:val="TableEntry"/>
              <w:jc w:val="center"/>
              <w:rPr>
                <w:noProof w:val="0"/>
              </w:rPr>
            </w:pPr>
            <w:r w:rsidRPr="00977EA3">
              <w:rPr>
                <w:noProof w:val="0"/>
              </w:rPr>
              <w:t>[1..1]</w:t>
            </w:r>
          </w:p>
        </w:tc>
        <w:tc>
          <w:tcPr>
            <w:tcW w:w="1701" w:type="dxa"/>
          </w:tcPr>
          <w:p w14:paraId="29830D02" w14:textId="77777777" w:rsidR="007A1F44" w:rsidRPr="00977EA3" w:rsidRDefault="007A1F44">
            <w:pPr>
              <w:pStyle w:val="TableEntry"/>
              <w:jc w:val="center"/>
              <w:rPr>
                <w:noProof w:val="0"/>
              </w:rPr>
            </w:pPr>
            <w:r w:rsidRPr="00977EA3">
              <w:rPr>
                <w:noProof w:val="0"/>
              </w:rPr>
              <w:t>3</w:t>
            </w:r>
          </w:p>
        </w:tc>
      </w:tr>
      <w:tr w:rsidR="007A1F44" w:rsidRPr="00977EA3" w14:paraId="4C3237A2" w14:textId="77777777">
        <w:trPr>
          <w:cantSplit/>
          <w:jc w:val="center"/>
        </w:trPr>
        <w:tc>
          <w:tcPr>
            <w:tcW w:w="1951" w:type="dxa"/>
          </w:tcPr>
          <w:p w14:paraId="6BBE49DB" w14:textId="77777777" w:rsidR="007A1F44" w:rsidRPr="00977EA3" w:rsidRDefault="007A1F44">
            <w:pPr>
              <w:pStyle w:val="TableEntry"/>
              <w:rPr>
                <w:noProof w:val="0"/>
              </w:rPr>
            </w:pPr>
            <w:r w:rsidRPr="00977EA3">
              <w:rPr>
                <w:noProof w:val="0"/>
              </w:rPr>
              <w:t>PD1</w:t>
            </w:r>
          </w:p>
        </w:tc>
        <w:tc>
          <w:tcPr>
            <w:tcW w:w="3544" w:type="dxa"/>
          </w:tcPr>
          <w:p w14:paraId="7E245722" w14:textId="77777777" w:rsidR="007A1F44" w:rsidRPr="00977EA3" w:rsidRDefault="007A1F44">
            <w:pPr>
              <w:pStyle w:val="TableEntry"/>
              <w:rPr>
                <w:noProof w:val="0"/>
              </w:rPr>
            </w:pPr>
            <w:r w:rsidRPr="00977EA3">
              <w:rPr>
                <w:noProof w:val="0"/>
              </w:rPr>
              <w:t>Additional Demographics</w:t>
            </w:r>
          </w:p>
        </w:tc>
        <w:tc>
          <w:tcPr>
            <w:tcW w:w="971" w:type="dxa"/>
          </w:tcPr>
          <w:p w14:paraId="532FA7DD" w14:textId="77777777" w:rsidR="007A1F44" w:rsidRPr="00977EA3" w:rsidRDefault="007A1F44">
            <w:pPr>
              <w:pStyle w:val="TableEntry"/>
              <w:jc w:val="center"/>
              <w:rPr>
                <w:noProof w:val="0"/>
              </w:rPr>
            </w:pPr>
            <w:r w:rsidRPr="00977EA3">
              <w:rPr>
                <w:noProof w:val="0"/>
              </w:rPr>
              <w:t>O</w:t>
            </w:r>
          </w:p>
        </w:tc>
        <w:tc>
          <w:tcPr>
            <w:tcW w:w="872" w:type="dxa"/>
          </w:tcPr>
          <w:p w14:paraId="6647B481" w14:textId="77777777" w:rsidR="007A1F44" w:rsidRPr="00977EA3" w:rsidRDefault="007A1F44">
            <w:pPr>
              <w:pStyle w:val="TableEntry"/>
              <w:jc w:val="center"/>
              <w:rPr>
                <w:noProof w:val="0"/>
              </w:rPr>
            </w:pPr>
            <w:r w:rsidRPr="00977EA3">
              <w:rPr>
                <w:noProof w:val="0"/>
              </w:rPr>
              <w:t>[0..1]</w:t>
            </w:r>
          </w:p>
        </w:tc>
        <w:tc>
          <w:tcPr>
            <w:tcW w:w="1701" w:type="dxa"/>
          </w:tcPr>
          <w:p w14:paraId="67E4B64B" w14:textId="77777777" w:rsidR="007A1F44" w:rsidRPr="00977EA3" w:rsidRDefault="007A1F44">
            <w:pPr>
              <w:pStyle w:val="TableEntry"/>
              <w:jc w:val="center"/>
              <w:rPr>
                <w:noProof w:val="0"/>
              </w:rPr>
            </w:pPr>
            <w:r w:rsidRPr="00977EA3">
              <w:rPr>
                <w:noProof w:val="0"/>
              </w:rPr>
              <w:t>3</w:t>
            </w:r>
          </w:p>
        </w:tc>
      </w:tr>
      <w:tr w:rsidR="007A1F44" w:rsidRPr="00977EA3" w14:paraId="5D0B9CA5" w14:textId="77777777">
        <w:trPr>
          <w:cantSplit/>
          <w:jc w:val="center"/>
        </w:trPr>
        <w:tc>
          <w:tcPr>
            <w:tcW w:w="1951" w:type="dxa"/>
          </w:tcPr>
          <w:p w14:paraId="3D8D1A44" w14:textId="77777777" w:rsidR="007A1F44" w:rsidRPr="00977EA3" w:rsidRDefault="007A1F44" w:rsidP="00A0052B">
            <w:pPr>
              <w:pStyle w:val="TableEntry"/>
              <w:rPr>
                <w:noProof w:val="0"/>
              </w:rPr>
            </w:pPr>
            <w:r w:rsidRPr="00977EA3">
              <w:rPr>
                <w:noProof w:val="0"/>
              </w:rPr>
              <w:t>ROL</w:t>
            </w:r>
          </w:p>
        </w:tc>
        <w:tc>
          <w:tcPr>
            <w:tcW w:w="3544" w:type="dxa"/>
          </w:tcPr>
          <w:p w14:paraId="6935896D" w14:textId="77777777" w:rsidR="007A1F44" w:rsidRPr="00977EA3" w:rsidRDefault="007A1F44">
            <w:pPr>
              <w:pStyle w:val="TableEntry"/>
              <w:rPr>
                <w:noProof w:val="0"/>
              </w:rPr>
            </w:pPr>
            <w:r w:rsidRPr="00977EA3">
              <w:rPr>
                <w:noProof w:val="0"/>
              </w:rPr>
              <w:t>Role</w:t>
            </w:r>
          </w:p>
        </w:tc>
        <w:tc>
          <w:tcPr>
            <w:tcW w:w="971" w:type="dxa"/>
          </w:tcPr>
          <w:p w14:paraId="45E61BED" w14:textId="77777777" w:rsidR="007A1F44" w:rsidRPr="00977EA3" w:rsidRDefault="007A1F44">
            <w:pPr>
              <w:pStyle w:val="TableEntry"/>
              <w:jc w:val="center"/>
              <w:rPr>
                <w:noProof w:val="0"/>
              </w:rPr>
            </w:pPr>
            <w:r w:rsidRPr="00977EA3">
              <w:rPr>
                <w:noProof w:val="0"/>
              </w:rPr>
              <w:t>O</w:t>
            </w:r>
          </w:p>
        </w:tc>
        <w:tc>
          <w:tcPr>
            <w:tcW w:w="872" w:type="dxa"/>
          </w:tcPr>
          <w:p w14:paraId="27CA1A35" w14:textId="77777777" w:rsidR="007A1F44" w:rsidRPr="00977EA3" w:rsidRDefault="007A1F44">
            <w:pPr>
              <w:pStyle w:val="TableEntry"/>
              <w:jc w:val="center"/>
              <w:rPr>
                <w:noProof w:val="0"/>
              </w:rPr>
            </w:pPr>
            <w:r w:rsidRPr="00977EA3">
              <w:rPr>
                <w:noProof w:val="0"/>
              </w:rPr>
              <w:t>[0..*]</w:t>
            </w:r>
          </w:p>
        </w:tc>
        <w:tc>
          <w:tcPr>
            <w:tcW w:w="1701" w:type="dxa"/>
          </w:tcPr>
          <w:p w14:paraId="0F5C2532" w14:textId="77777777" w:rsidR="007A1F44" w:rsidRPr="00977EA3" w:rsidRDefault="007A1F44">
            <w:pPr>
              <w:pStyle w:val="TableEntry"/>
              <w:jc w:val="center"/>
              <w:rPr>
                <w:noProof w:val="0"/>
              </w:rPr>
            </w:pPr>
            <w:r w:rsidRPr="00977EA3">
              <w:rPr>
                <w:noProof w:val="0"/>
              </w:rPr>
              <w:t>15</w:t>
            </w:r>
          </w:p>
        </w:tc>
      </w:tr>
      <w:tr w:rsidR="007A1F44" w:rsidRPr="00977EA3" w14:paraId="6ED5FDC6" w14:textId="77777777">
        <w:trPr>
          <w:cantSplit/>
          <w:jc w:val="center"/>
        </w:trPr>
        <w:tc>
          <w:tcPr>
            <w:tcW w:w="1951" w:type="dxa"/>
          </w:tcPr>
          <w:p w14:paraId="21854999" w14:textId="77777777" w:rsidR="007A1F44" w:rsidRPr="00977EA3" w:rsidRDefault="007A1F44" w:rsidP="00A0052B">
            <w:pPr>
              <w:pStyle w:val="TableEntry"/>
              <w:rPr>
                <w:noProof w:val="0"/>
              </w:rPr>
            </w:pPr>
            <w:r w:rsidRPr="00977EA3">
              <w:rPr>
                <w:noProof w:val="0"/>
              </w:rPr>
              <w:t>NK1</w:t>
            </w:r>
          </w:p>
        </w:tc>
        <w:tc>
          <w:tcPr>
            <w:tcW w:w="3544" w:type="dxa"/>
          </w:tcPr>
          <w:p w14:paraId="11653C64" w14:textId="77777777" w:rsidR="007A1F44" w:rsidRPr="00977EA3" w:rsidRDefault="007A1F44">
            <w:pPr>
              <w:pStyle w:val="TableEntry"/>
              <w:rPr>
                <w:noProof w:val="0"/>
              </w:rPr>
            </w:pPr>
            <w:r w:rsidRPr="00977EA3">
              <w:rPr>
                <w:noProof w:val="0"/>
              </w:rPr>
              <w:t>Next of Kin / Associated Parties</w:t>
            </w:r>
          </w:p>
        </w:tc>
        <w:tc>
          <w:tcPr>
            <w:tcW w:w="971" w:type="dxa"/>
          </w:tcPr>
          <w:p w14:paraId="73CA7894" w14:textId="77777777" w:rsidR="007A1F44" w:rsidRPr="00977EA3" w:rsidRDefault="007A1F44">
            <w:pPr>
              <w:pStyle w:val="TableEntry"/>
              <w:jc w:val="center"/>
              <w:rPr>
                <w:noProof w:val="0"/>
              </w:rPr>
            </w:pPr>
            <w:r w:rsidRPr="00977EA3">
              <w:rPr>
                <w:noProof w:val="0"/>
              </w:rPr>
              <w:t>O</w:t>
            </w:r>
          </w:p>
        </w:tc>
        <w:tc>
          <w:tcPr>
            <w:tcW w:w="872" w:type="dxa"/>
          </w:tcPr>
          <w:p w14:paraId="3980C512" w14:textId="77777777" w:rsidR="007A1F44" w:rsidRPr="00977EA3" w:rsidRDefault="007A1F44">
            <w:pPr>
              <w:pStyle w:val="TableEntry"/>
              <w:jc w:val="center"/>
              <w:rPr>
                <w:noProof w:val="0"/>
              </w:rPr>
            </w:pPr>
            <w:r w:rsidRPr="00977EA3">
              <w:rPr>
                <w:noProof w:val="0"/>
              </w:rPr>
              <w:t>[0..*]</w:t>
            </w:r>
          </w:p>
        </w:tc>
        <w:tc>
          <w:tcPr>
            <w:tcW w:w="1701" w:type="dxa"/>
          </w:tcPr>
          <w:p w14:paraId="1C150E65" w14:textId="77777777" w:rsidR="007A1F44" w:rsidRPr="00977EA3" w:rsidRDefault="007A1F44">
            <w:pPr>
              <w:pStyle w:val="TableEntry"/>
              <w:jc w:val="center"/>
              <w:rPr>
                <w:noProof w:val="0"/>
              </w:rPr>
            </w:pPr>
            <w:r w:rsidRPr="00977EA3">
              <w:rPr>
                <w:noProof w:val="0"/>
              </w:rPr>
              <w:t>3</w:t>
            </w:r>
          </w:p>
        </w:tc>
      </w:tr>
      <w:tr w:rsidR="007A1F44" w:rsidRPr="00977EA3" w14:paraId="479E441C" w14:textId="77777777">
        <w:trPr>
          <w:cantSplit/>
          <w:jc w:val="center"/>
        </w:trPr>
        <w:tc>
          <w:tcPr>
            <w:tcW w:w="1951" w:type="dxa"/>
          </w:tcPr>
          <w:p w14:paraId="227580E7" w14:textId="77777777" w:rsidR="007A1F44" w:rsidRPr="00977EA3" w:rsidRDefault="007A1F44" w:rsidP="00A0052B">
            <w:pPr>
              <w:pStyle w:val="TableEntry"/>
              <w:rPr>
                <w:noProof w:val="0"/>
              </w:rPr>
            </w:pPr>
            <w:r w:rsidRPr="00977EA3">
              <w:rPr>
                <w:noProof w:val="0"/>
              </w:rPr>
              <w:t>PV1</w:t>
            </w:r>
          </w:p>
        </w:tc>
        <w:tc>
          <w:tcPr>
            <w:tcW w:w="3544" w:type="dxa"/>
          </w:tcPr>
          <w:p w14:paraId="10DEEE05" w14:textId="77777777" w:rsidR="007A1F44" w:rsidRPr="00977EA3" w:rsidRDefault="007A1F44">
            <w:pPr>
              <w:pStyle w:val="TableEntry"/>
              <w:rPr>
                <w:noProof w:val="0"/>
              </w:rPr>
            </w:pPr>
            <w:r w:rsidRPr="00977EA3">
              <w:rPr>
                <w:noProof w:val="0"/>
              </w:rPr>
              <w:t>Patient Visit</w:t>
            </w:r>
          </w:p>
        </w:tc>
        <w:tc>
          <w:tcPr>
            <w:tcW w:w="971" w:type="dxa"/>
          </w:tcPr>
          <w:p w14:paraId="535DEFF6" w14:textId="77777777" w:rsidR="007A1F44" w:rsidRPr="00977EA3" w:rsidRDefault="007A1F44">
            <w:pPr>
              <w:pStyle w:val="TableEntry"/>
              <w:jc w:val="center"/>
              <w:rPr>
                <w:noProof w:val="0"/>
              </w:rPr>
            </w:pPr>
            <w:r w:rsidRPr="00977EA3">
              <w:rPr>
                <w:noProof w:val="0"/>
              </w:rPr>
              <w:t>R</w:t>
            </w:r>
          </w:p>
        </w:tc>
        <w:tc>
          <w:tcPr>
            <w:tcW w:w="872" w:type="dxa"/>
          </w:tcPr>
          <w:p w14:paraId="55CB8868" w14:textId="77777777" w:rsidR="007A1F44" w:rsidRPr="00977EA3" w:rsidRDefault="007A1F44">
            <w:pPr>
              <w:pStyle w:val="TableEntry"/>
              <w:jc w:val="center"/>
              <w:rPr>
                <w:noProof w:val="0"/>
              </w:rPr>
            </w:pPr>
            <w:r w:rsidRPr="00977EA3">
              <w:rPr>
                <w:noProof w:val="0"/>
              </w:rPr>
              <w:t>[1..1]</w:t>
            </w:r>
          </w:p>
        </w:tc>
        <w:tc>
          <w:tcPr>
            <w:tcW w:w="1701" w:type="dxa"/>
          </w:tcPr>
          <w:p w14:paraId="7C3CE807" w14:textId="77777777" w:rsidR="007A1F44" w:rsidRPr="00977EA3" w:rsidRDefault="007A1F44">
            <w:pPr>
              <w:pStyle w:val="TableEntry"/>
              <w:jc w:val="center"/>
              <w:rPr>
                <w:noProof w:val="0"/>
              </w:rPr>
            </w:pPr>
            <w:r w:rsidRPr="00977EA3">
              <w:rPr>
                <w:noProof w:val="0"/>
              </w:rPr>
              <w:t>3</w:t>
            </w:r>
          </w:p>
        </w:tc>
      </w:tr>
      <w:tr w:rsidR="007A1F44" w:rsidRPr="00977EA3" w14:paraId="16C71F98" w14:textId="77777777">
        <w:trPr>
          <w:cantSplit/>
          <w:jc w:val="center"/>
        </w:trPr>
        <w:tc>
          <w:tcPr>
            <w:tcW w:w="1951" w:type="dxa"/>
          </w:tcPr>
          <w:p w14:paraId="1DA7D1D9" w14:textId="77777777" w:rsidR="007A1F44" w:rsidRPr="00977EA3" w:rsidRDefault="007A1F44" w:rsidP="00A0052B">
            <w:pPr>
              <w:pStyle w:val="TableEntry"/>
              <w:rPr>
                <w:noProof w:val="0"/>
              </w:rPr>
            </w:pPr>
            <w:r w:rsidRPr="00977EA3">
              <w:rPr>
                <w:noProof w:val="0"/>
              </w:rPr>
              <w:t>PV2</w:t>
            </w:r>
          </w:p>
        </w:tc>
        <w:tc>
          <w:tcPr>
            <w:tcW w:w="3544" w:type="dxa"/>
          </w:tcPr>
          <w:p w14:paraId="4A2A25FB" w14:textId="77777777" w:rsidR="007A1F44" w:rsidRPr="00977EA3" w:rsidRDefault="007A1F44">
            <w:pPr>
              <w:pStyle w:val="TableEntry"/>
              <w:rPr>
                <w:noProof w:val="0"/>
              </w:rPr>
            </w:pPr>
            <w:r w:rsidRPr="00977EA3">
              <w:rPr>
                <w:noProof w:val="0"/>
              </w:rPr>
              <w:t>Patient Visit – Additional Info</w:t>
            </w:r>
          </w:p>
        </w:tc>
        <w:tc>
          <w:tcPr>
            <w:tcW w:w="971" w:type="dxa"/>
          </w:tcPr>
          <w:p w14:paraId="4DFFF835" w14:textId="77777777" w:rsidR="007A1F44" w:rsidRPr="00977EA3" w:rsidRDefault="007A1F44">
            <w:pPr>
              <w:pStyle w:val="TableEntry"/>
              <w:jc w:val="center"/>
              <w:rPr>
                <w:noProof w:val="0"/>
              </w:rPr>
            </w:pPr>
            <w:r w:rsidRPr="00977EA3">
              <w:rPr>
                <w:noProof w:val="0"/>
              </w:rPr>
              <w:t>X</w:t>
            </w:r>
          </w:p>
        </w:tc>
        <w:tc>
          <w:tcPr>
            <w:tcW w:w="872" w:type="dxa"/>
          </w:tcPr>
          <w:p w14:paraId="6FE1E3EA" w14:textId="77777777" w:rsidR="007A1F44" w:rsidRPr="00977EA3" w:rsidRDefault="007A1F44">
            <w:pPr>
              <w:pStyle w:val="TableEntry"/>
              <w:jc w:val="center"/>
              <w:rPr>
                <w:noProof w:val="0"/>
              </w:rPr>
            </w:pPr>
            <w:r w:rsidRPr="00977EA3">
              <w:rPr>
                <w:noProof w:val="0"/>
              </w:rPr>
              <w:t>[0..0]</w:t>
            </w:r>
          </w:p>
        </w:tc>
        <w:tc>
          <w:tcPr>
            <w:tcW w:w="1701" w:type="dxa"/>
          </w:tcPr>
          <w:p w14:paraId="47F17FF8" w14:textId="77777777" w:rsidR="007A1F44" w:rsidRPr="00977EA3" w:rsidRDefault="007A1F44">
            <w:pPr>
              <w:pStyle w:val="TableEntry"/>
              <w:jc w:val="center"/>
              <w:rPr>
                <w:noProof w:val="0"/>
              </w:rPr>
            </w:pPr>
            <w:r w:rsidRPr="00977EA3">
              <w:rPr>
                <w:noProof w:val="0"/>
              </w:rPr>
              <w:t>3</w:t>
            </w:r>
          </w:p>
        </w:tc>
      </w:tr>
      <w:tr w:rsidR="007A1F44" w:rsidRPr="00977EA3" w14:paraId="486DC6A7" w14:textId="77777777">
        <w:trPr>
          <w:cantSplit/>
          <w:jc w:val="center"/>
        </w:trPr>
        <w:tc>
          <w:tcPr>
            <w:tcW w:w="1951" w:type="dxa"/>
          </w:tcPr>
          <w:p w14:paraId="7013BD2B" w14:textId="77777777" w:rsidR="007A1F44" w:rsidRPr="00977EA3" w:rsidRDefault="007A1F44" w:rsidP="00A0052B">
            <w:pPr>
              <w:pStyle w:val="TableEntry"/>
              <w:rPr>
                <w:noProof w:val="0"/>
              </w:rPr>
            </w:pPr>
            <w:r w:rsidRPr="00977EA3">
              <w:rPr>
                <w:noProof w:val="0"/>
              </w:rPr>
              <w:t>ROL</w:t>
            </w:r>
          </w:p>
        </w:tc>
        <w:tc>
          <w:tcPr>
            <w:tcW w:w="3544" w:type="dxa"/>
          </w:tcPr>
          <w:p w14:paraId="404D083E" w14:textId="77777777" w:rsidR="007A1F44" w:rsidRPr="00977EA3" w:rsidRDefault="007A1F44">
            <w:pPr>
              <w:pStyle w:val="TableEntry"/>
              <w:rPr>
                <w:noProof w:val="0"/>
              </w:rPr>
            </w:pPr>
            <w:r w:rsidRPr="00977EA3">
              <w:rPr>
                <w:noProof w:val="0"/>
              </w:rPr>
              <w:t>Role</w:t>
            </w:r>
          </w:p>
        </w:tc>
        <w:tc>
          <w:tcPr>
            <w:tcW w:w="971" w:type="dxa"/>
          </w:tcPr>
          <w:p w14:paraId="66420278" w14:textId="77777777" w:rsidR="007A1F44" w:rsidRPr="00977EA3" w:rsidRDefault="007A1F44">
            <w:pPr>
              <w:pStyle w:val="TableEntry"/>
              <w:jc w:val="center"/>
              <w:rPr>
                <w:noProof w:val="0"/>
              </w:rPr>
            </w:pPr>
            <w:r w:rsidRPr="00977EA3">
              <w:rPr>
                <w:noProof w:val="0"/>
              </w:rPr>
              <w:t>O</w:t>
            </w:r>
          </w:p>
        </w:tc>
        <w:tc>
          <w:tcPr>
            <w:tcW w:w="872" w:type="dxa"/>
          </w:tcPr>
          <w:p w14:paraId="0D65AE88" w14:textId="77777777" w:rsidR="007A1F44" w:rsidRPr="00977EA3" w:rsidRDefault="007A1F44">
            <w:pPr>
              <w:pStyle w:val="TableEntry"/>
              <w:jc w:val="center"/>
              <w:rPr>
                <w:noProof w:val="0"/>
              </w:rPr>
            </w:pPr>
            <w:r w:rsidRPr="00977EA3">
              <w:rPr>
                <w:noProof w:val="0"/>
              </w:rPr>
              <w:t>[0..*]</w:t>
            </w:r>
          </w:p>
        </w:tc>
        <w:tc>
          <w:tcPr>
            <w:tcW w:w="1701" w:type="dxa"/>
          </w:tcPr>
          <w:p w14:paraId="10E55154" w14:textId="77777777" w:rsidR="007A1F44" w:rsidRPr="00977EA3" w:rsidRDefault="007A1F44">
            <w:pPr>
              <w:pStyle w:val="TableEntry"/>
              <w:jc w:val="center"/>
              <w:rPr>
                <w:noProof w:val="0"/>
              </w:rPr>
            </w:pPr>
            <w:r w:rsidRPr="00977EA3">
              <w:rPr>
                <w:noProof w:val="0"/>
              </w:rPr>
              <w:t>15</w:t>
            </w:r>
          </w:p>
        </w:tc>
      </w:tr>
      <w:tr w:rsidR="007A1F44" w:rsidRPr="00977EA3" w14:paraId="591F2768" w14:textId="77777777">
        <w:trPr>
          <w:cantSplit/>
          <w:jc w:val="center"/>
        </w:trPr>
        <w:tc>
          <w:tcPr>
            <w:tcW w:w="1951" w:type="dxa"/>
          </w:tcPr>
          <w:p w14:paraId="366AC4EB" w14:textId="77777777" w:rsidR="007A1F44" w:rsidRPr="00977EA3" w:rsidRDefault="007A1F44" w:rsidP="00A0052B">
            <w:pPr>
              <w:pStyle w:val="TableEntry"/>
              <w:rPr>
                <w:noProof w:val="0"/>
              </w:rPr>
            </w:pPr>
            <w:r w:rsidRPr="00977EA3">
              <w:rPr>
                <w:noProof w:val="0"/>
              </w:rPr>
              <w:t>DB1</w:t>
            </w:r>
          </w:p>
        </w:tc>
        <w:tc>
          <w:tcPr>
            <w:tcW w:w="3544" w:type="dxa"/>
          </w:tcPr>
          <w:p w14:paraId="39113374" w14:textId="77777777" w:rsidR="007A1F44" w:rsidRPr="00977EA3" w:rsidRDefault="007A1F44">
            <w:pPr>
              <w:pStyle w:val="TableEntry"/>
              <w:rPr>
                <w:noProof w:val="0"/>
              </w:rPr>
            </w:pPr>
            <w:r w:rsidRPr="00977EA3">
              <w:rPr>
                <w:noProof w:val="0"/>
              </w:rPr>
              <w:t>Disability Information</w:t>
            </w:r>
          </w:p>
        </w:tc>
        <w:tc>
          <w:tcPr>
            <w:tcW w:w="971" w:type="dxa"/>
          </w:tcPr>
          <w:p w14:paraId="63EFB8F0" w14:textId="77777777" w:rsidR="007A1F44" w:rsidRPr="00977EA3" w:rsidRDefault="007A1F44">
            <w:pPr>
              <w:pStyle w:val="TableEntry"/>
              <w:jc w:val="center"/>
              <w:rPr>
                <w:noProof w:val="0"/>
              </w:rPr>
            </w:pPr>
            <w:r w:rsidRPr="00977EA3">
              <w:rPr>
                <w:noProof w:val="0"/>
              </w:rPr>
              <w:t>O</w:t>
            </w:r>
          </w:p>
        </w:tc>
        <w:tc>
          <w:tcPr>
            <w:tcW w:w="872" w:type="dxa"/>
          </w:tcPr>
          <w:p w14:paraId="7E96BA2E" w14:textId="77777777" w:rsidR="007A1F44" w:rsidRPr="00977EA3" w:rsidRDefault="007A1F44">
            <w:pPr>
              <w:pStyle w:val="TableEntry"/>
              <w:jc w:val="center"/>
              <w:rPr>
                <w:noProof w:val="0"/>
              </w:rPr>
            </w:pPr>
            <w:r w:rsidRPr="00977EA3">
              <w:rPr>
                <w:noProof w:val="0"/>
              </w:rPr>
              <w:t>[0..*]</w:t>
            </w:r>
          </w:p>
        </w:tc>
        <w:tc>
          <w:tcPr>
            <w:tcW w:w="1701" w:type="dxa"/>
          </w:tcPr>
          <w:p w14:paraId="77718599" w14:textId="77777777" w:rsidR="007A1F44" w:rsidRPr="00977EA3" w:rsidRDefault="007A1F44">
            <w:pPr>
              <w:pStyle w:val="TableEntry"/>
              <w:jc w:val="center"/>
              <w:rPr>
                <w:noProof w:val="0"/>
              </w:rPr>
            </w:pPr>
            <w:r w:rsidRPr="00977EA3">
              <w:rPr>
                <w:noProof w:val="0"/>
              </w:rPr>
              <w:t>3</w:t>
            </w:r>
          </w:p>
        </w:tc>
      </w:tr>
      <w:tr w:rsidR="007A1F44" w:rsidRPr="00977EA3" w14:paraId="546C8CAA" w14:textId="77777777">
        <w:trPr>
          <w:cantSplit/>
          <w:jc w:val="center"/>
        </w:trPr>
        <w:tc>
          <w:tcPr>
            <w:tcW w:w="1951" w:type="dxa"/>
          </w:tcPr>
          <w:p w14:paraId="1B379F1E" w14:textId="77777777" w:rsidR="007A1F44" w:rsidRPr="00977EA3" w:rsidRDefault="007A1F44" w:rsidP="00A0052B">
            <w:pPr>
              <w:pStyle w:val="TableEntry"/>
              <w:rPr>
                <w:noProof w:val="0"/>
              </w:rPr>
            </w:pPr>
            <w:r w:rsidRPr="00977EA3">
              <w:rPr>
                <w:noProof w:val="0"/>
              </w:rPr>
              <w:t>OBX</w:t>
            </w:r>
          </w:p>
        </w:tc>
        <w:tc>
          <w:tcPr>
            <w:tcW w:w="3544" w:type="dxa"/>
          </w:tcPr>
          <w:p w14:paraId="3FE00FAD" w14:textId="77777777" w:rsidR="007A1F44" w:rsidRPr="00977EA3" w:rsidRDefault="007A1F44">
            <w:pPr>
              <w:pStyle w:val="TableEntry"/>
              <w:rPr>
                <w:noProof w:val="0"/>
              </w:rPr>
            </w:pPr>
            <w:r w:rsidRPr="00977EA3">
              <w:rPr>
                <w:noProof w:val="0"/>
              </w:rPr>
              <w:t>Observation/Result</w:t>
            </w:r>
          </w:p>
        </w:tc>
        <w:tc>
          <w:tcPr>
            <w:tcW w:w="971" w:type="dxa"/>
          </w:tcPr>
          <w:p w14:paraId="11C62828" w14:textId="77777777" w:rsidR="007A1F44" w:rsidRPr="00977EA3" w:rsidRDefault="007A1F44">
            <w:pPr>
              <w:pStyle w:val="TableEntry"/>
              <w:jc w:val="center"/>
              <w:rPr>
                <w:noProof w:val="0"/>
              </w:rPr>
            </w:pPr>
            <w:r w:rsidRPr="00977EA3">
              <w:rPr>
                <w:noProof w:val="0"/>
              </w:rPr>
              <w:t>O</w:t>
            </w:r>
          </w:p>
        </w:tc>
        <w:tc>
          <w:tcPr>
            <w:tcW w:w="872" w:type="dxa"/>
          </w:tcPr>
          <w:p w14:paraId="79FF44DE" w14:textId="77777777" w:rsidR="007A1F44" w:rsidRPr="00977EA3" w:rsidRDefault="007A1F44">
            <w:pPr>
              <w:pStyle w:val="TableEntry"/>
              <w:jc w:val="center"/>
              <w:rPr>
                <w:noProof w:val="0"/>
              </w:rPr>
            </w:pPr>
            <w:r w:rsidRPr="00977EA3">
              <w:rPr>
                <w:noProof w:val="0"/>
              </w:rPr>
              <w:t>[0..*]</w:t>
            </w:r>
          </w:p>
        </w:tc>
        <w:tc>
          <w:tcPr>
            <w:tcW w:w="1701" w:type="dxa"/>
          </w:tcPr>
          <w:p w14:paraId="5101FDA5" w14:textId="77777777" w:rsidR="007A1F44" w:rsidRPr="00977EA3" w:rsidRDefault="007A1F44">
            <w:pPr>
              <w:pStyle w:val="TableEntry"/>
              <w:jc w:val="center"/>
              <w:rPr>
                <w:noProof w:val="0"/>
              </w:rPr>
            </w:pPr>
            <w:r w:rsidRPr="00977EA3">
              <w:rPr>
                <w:noProof w:val="0"/>
              </w:rPr>
              <w:t>7</w:t>
            </w:r>
          </w:p>
        </w:tc>
      </w:tr>
      <w:tr w:rsidR="007A1F44" w:rsidRPr="00977EA3" w14:paraId="30E4D8AC" w14:textId="77777777">
        <w:trPr>
          <w:cantSplit/>
          <w:jc w:val="center"/>
        </w:trPr>
        <w:tc>
          <w:tcPr>
            <w:tcW w:w="1951" w:type="dxa"/>
          </w:tcPr>
          <w:p w14:paraId="635D3AE9" w14:textId="77777777" w:rsidR="007A1F44" w:rsidRPr="00977EA3" w:rsidRDefault="007A1F44" w:rsidP="00A0052B">
            <w:pPr>
              <w:pStyle w:val="TableEntry"/>
              <w:rPr>
                <w:noProof w:val="0"/>
              </w:rPr>
            </w:pPr>
            <w:r w:rsidRPr="00977EA3">
              <w:rPr>
                <w:noProof w:val="0"/>
              </w:rPr>
              <w:t>AL1</w:t>
            </w:r>
          </w:p>
        </w:tc>
        <w:tc>
          <w:tcPr>
            <w:tcW w:w="3544" w:type="dxa"/>
          </w:tcPr>
          <w:p w14:paraId="0AA9DEBB" w14:textId="77777777" w:rsidR="007A1F44" w:rsidRPr="00977EA3" w:rsidRDefault="007A1F44">
            <w:pPr>
              <w:pStyle w:val="TableEntry"/>
              <w:rPr>
                <w:noProof w:val="0"/>
              </w:rPr>
            </w:pPr>
            <w:r w:rsidRPr="00977EA3">
              <w:rPr>
                <w:noProof w:val="0"/>
              </w:rPr>
              <w:t>Allergy Information</w:t>
            </w:r>
          </w:p>
        </w:tc>
        <w:tc>
          <w:tcPr>
            <w:tcW w:w="971" w:type="dxa"/>
          </w:tcPr>
          <w:p w14:paraId="31D2567E" w14:textId="77777777" w:rsidR="007A1F44" w:rsidRPr="00977EA3" w:rsidRDefault="007A1F44">
            <w:pPr>
              <w:pStyle w:val="TableEntry"/>
              <w:jc w:val="center"/>
              <w:rPr>
                <w:noProof w:val="0"/>
              </w:rPr>
            </w:pPr>
            <w:r w:rsidRPr="00977EA3">
              <w:rPr>
                <w:noProof w:val="0"/>
              </w:rPr>
              <w:t>O</w:t>
            </w:r>
          </w:p>
        </w:tc>
        <w:tc>
          <w:tcPr>
            <w:tcW w:w="872" w:type="dxa"/>
          </w:tcPr>
          <w:p w14:paraId="6D4D0034" w14:textId="77777777" w:rsidR="007A1F44" w:rsidRPr="00977EA3" w:rsidRDefault="007A1F44">
            <w:pPr>
              <w:pStyle w:val="TableEntry"/>
              <w:jc w:val="center"/>
              <w:rPr>
                <w:noProof w:val="0"/>
              </w:rPr>
            </w:pPr>
            <w:r w:rsidRPr="00977EA3">
              <w:rPr>
                <w:noProof w:val="0"/>
              </w:rPr>
              <w:t>[0..*]</w:t>
            </w:r>
          </w:p>
        </w:tc>
        <w:tc>
          <w:tcPr>
            <w:tcW w:w="1701" w:type="dxa"/>
          </w:tcPr>
          <w:p w14:paraId="3E0DC254" w14:textId="77777777" w:rsidR="007A1F44" w:rsidRPr="00977EA3" w:rsidRDefault="007A1F44">
            <w:pPr>
              <w:pStyle w:val="TableEntry"/>
              <w:jc w:val="center"/>
              <w:rPr>
                <w:noProof w:val="0"/>
              </w:rPr>
            </w:pPr>
            <w:r w:rsidRPr="00977EA3">
              <w:rPr>
                <w:noProof w:val="0"/>
              </w:rPr>
              <w:t>3</w:t>
            </w:r>
          </w:p>
        </w:tc>
      </w:tr>
      <w:tr w:rsidR="007A1F44" w:rsidRPr="00977EA3" w14:paraId="3EBDB6AE" w14:textId="77777777">
        <w:trPr>
          <w:cantSplit/>
          <w:jc w:val="center"/>
        </w:trPr>
        <w:tc>
          <w:tcPr>
            <w:tcW w:w="1951" w:type="dxa"/>
          </w:tcPr>
          <w:p w14:paraId="56591540" w14:textId="77777777" w:rsidR="007A1F44" w:rsidRPr="00977EA3" w:rsidRDefault="007A1F44" w:rsidP="00A0052B">
            <w:pPr>
              <w:pStyle w:val="TableEntry"/>
              <w:rPr>
                <w:noProof w:val="0"/>
              </w:rPr>
            </w:pPr>
            <w:r w:rsidRPr="00977EA3">
              <w:rPr>
                <w:noProof w:val="0"/>
              </w:rPr>
              <w:t>DG1</w:t>
            </w:r>
          </w:p>
        </w:tc>
        <w:tc>
          <w:tcPr>
            <w:tcW w:w="3544" w:type="dxa"/>
          </w:tcPr>
          <w:p w14:paraId="32911F21" w14:textId="77777777" w:rsidR="007A1F44" w:rsidRPr="00977EA3" w:rsidRDefault="007A1F44">
            <w:pPr>
              <w:pStyle w:val="TableEntry"/>
              <w:rPr>
                <w:noProof w:val="0"/>
              </w:rPr>
            </w:pPr>
            <w:r w:rsidRPr="00977EA3">
              <w:rPr>
                <w:noProof w:val="0"/>
              </w:rPr>
              <w:t>Diagnosis Information</w:t>
            </w:r>
          </w:p>
        </w:tc>
        <w:tc>
          <w:tcPr>
            <w:tcW w:w="971" w:type="dxa"/>
          </w:tcPr>
          <w:p w14:paraId="0463F787" w14:textId="77777777" w:rsidR="007A1F44" w:rsidRPr="00977EA3" w:rsidRDefault="007A1F44">
            <w:pPr>
              <w:pStyle w:val="TableEntry"/>
              <w:jc w:val="center"/>
              <w:rPr>
                <w:noProof w:val="0"/>
              </w:rPr>
            </w:pPr>
            <w:r w:rsidRPr="00977EA3">
              <w:rPr>
                <w:noProof w:val="0"/>
              </w:rPr>
              <w:t>O</w:t>
            </w:r>
          </w:p>
        </w:tc>
        <w:tc>
          <w:tcPr>
            <w:tcW w:w="872" w:type="dxa"/>
          </w:tcPr>
          <w:p w14:paraId="0A1BB4E9" w14:textId="77777777" w:rsidR="007A1F44" w:rsidRPr="00977EA3" w:rsidRDefault="007A1F44">
            <w:pPr>
              <w:pStyle w:val="TableEntry"/>
              <w:jc w:val="center"/>
              <w:rPr>
                <w:noProof w:val="0"/>
              </w:rPr>
            </w:pPr>
            <w:r w:rsidRPr="00977EA3">
              <w:rPr>
                <w:noProof w:val="0"/>
              </w:rPr>
              <w:t>[0..*]</w:t>
            </w:r>
          </w:p>
        </w:tc>
        <w:tc>
          <w:tcPr>
            <w:tcW w:w="1701" w:type="dxa"/>
          </w:tcPr>
          <w:p w14:paraId="63F81154" w14:textId="77777777" w:rsidR="007A1F44" w:rsidRPr="00977EA3" w:rsidRDefault="007A1F44">
            <w:pPr>
              <w:pStyle w:val="TableEntry"/>
              <w:jc w:val="center"/>
              <w:rPr>
                <w:noProof w:val="0"/>
              </w:rPr>
            </w:pPr>
            <w:r w:rsidRPr="00977EA3">
              <w:rPr>
                <w:noProof w:val="0"/>
              </w:rPr>
              <w:t>6</w:t>
            </w:r>
          </w:p>
        </w:tc>
      </w:tr>
      <w:tr w:rsidR="007A1F44" w:rsidRPr="00977EA3" w14:paraId="21DE0A57" w14:textId="77777777">
        <w:trPr>
          <w:cantSplit/>
          <w:jc w:val="center"/>
        </w:trPr>
        <w:tc>
          <w:tcPr>
            <w:tcW w:w="1951" w:type="dxa"/>
          </w:tcPr>
          <w:p w14:paraId="0F161206" w14:textId="77777777" w:rsidR="007A1F44" w:rsidRPr="00977EA3" w:rsidRDefault="007A1F44" w:rsidP="00A0052B">
            <w:pPr>
              <w:pStyle w:val="TableEntry"/>
              <w:rPr>
                <w:noProof w:val="0"/>
              </w:rPr>
            </w:pPr>
            <w:r w:rsidRPr="00977EA3">
              <w:rPr>
                <w:noProof w:val="0"/>
              </w:rPr>
              <w:t>DRG</w:t>
            </w:r>
          </w:p>
        </w:tc>
        <w:tc>
          <w:tcPr>
            <w:tcW w:w="3544" w:type="dxa"/>
          </w:tcPr>
          <w:p w14:paraId="5CBE175E" w14:textId="77777777" w:rsidR="007A1F44" w:rsidRPr="00977EA3" w:rsidRDefault="007A1F44">
            <w:pPr>
              <w:pStyle w:val="TableEntry"/>
              <w:rPr>
                <w:noProof w:val="0"/>
              </w:rPr>
            </w:pPr>
            <w:r w:rsidRPr="00977EA3">
              <w:rPr>
                <w:noProof w:val="0"/>
              </w:rPr>
              <w:t>Diagnosis Related Group</w:t>
            </w:r>
          </w:p>
        </w:tc>
        <w:tc>
          <w:tcPr>
            <w:tcW w:w="971" w:type="dxa"/>
          </w:tcPr>
          <w:p w14:paraId="03934AEB" w14:textId="77777777" w:rsidR="007A1F44" w:rsidRPr="00977EA3" w:rsidRDefault="007A1F44">
            <w:pPr>
              <w:pStyle w:val="TableEntry"/>
              <w:jc w:val="center"/>
              <w:rPr>
                <w:noProof w:val="0"/>
              </w:rPr>
            </w:pPr>
            <w:r w:rsidRPr="00977EA3">
              <w:rPr>
                <w:noProof w:val="0"/>
              </w:rPr>
              <w:t>O</w:t>
            </w:r>
          </w:p>
        </w:tc>
        <w:tc>
          <w:tcPr>
            <w:tcW w:w="872" w:type="dxa"/>
          </w:tcPr>
          <w:p w14:paraId="44ADBDB6" w14:textId="77777777" w:rsidR="007A1F44" w:rsidRPr="00977EA3" w:rsidRDefault="007A1F44">
            <w:pPr>
              <w:pStyle w:val="TableEntry"/>
              <w:jc w:val="center"/>
              <w:rPr>
                <w:noProof w:val="0"/>
              </w:rPr>
            </w:pPr>
            <w:r w:rsidRPr="00977EA3">
              <w:rPr>
                <w:noProof w:val="0"/>
              </w:rPr>
              <w:t>[0..1]</w:t>
            </w:r>
          </w:p>
        </w:tc>
        <w:tc>
          <w:tcPr>
            <w:tcW w:w="1701" w:type="dxa"/>
          </w:tcPr>
          <w:p w14:paraId="5853CCA0" w14:textId="77777777" w:rsidR="007A1F44" w:rsidRPr="00977EA3" w:rsidRDefault="007A1F44">
            <w:pPr>
              <w:pStyle w:val="TableEntry"/>
              <w:jc w:val="center"/>
              <w:rPr>
                <w:noProof w:val="0"/>
              </w:rPr>
            </w:pPr>
            <w:r w:rsidRPr="00977EA3">
              <w:rPr>
                <w:noProof w:val="0"/>
              </w:rPr>
              <w:t>6</w:t>
            </w:r>
          </w:p>
        </w:tc>
      </w:tr>
      <w:tr w:rsidR="007A1F44" w:rsidRPr="00977EA3" w14:paraId="09535DBD" w14:textId="77777777">
        <w:trPr>
          <w:cantSplit/>
          <w:jc w:val="center"/>
        </w:trPr>
        <w:tc>
          <w:tcPr>
            <w:tcW w:w="1951" w:type="dxa"/>
          </w:tcPr>
          <w:p w14:paraId="5E3F7AE1" w14:textId="77777777" w:rsidR="007A1F44" w:rsidRPr="00977EA3" w:rsidRDefault="007A1F44" w:rsidP="00A0052B">
            <w:pPr>
              <w:pStyle w:val="TableEntry"/>
              <w:rPr>
                <w:noProof w:val="0"/>
              </w:rPr>
            </w:pPr>
            <w:r w:rsidRPr="00977EA3">
              <w:rPr>
                <w:noProof w:val="0"/>
              </w:rPr>
              <w:t>---</w:t>
            </w:r>
          </w:p>
        </w:tc>
        <w:tc>
          <w:tcPr>
            <w:tcW w:w="3544" w:type="dxa"/>
          </w:tcPr>
          <w:p w14:paraId="4459EA52" w14:textId="77777777" w:rsidR="007A1F44" w:rsidRPr="00977EA3" w:rsidRDefault="007A1F44">
            <w:pPr>
              <w:pStyle w:val="TableEntry"/>
              <w:rPr>
                <w:noProof w:val="0"/>
              </w:rPr>
            </w:pPr>
            <w:r w:rsidRPr="00977EA3">
              <w:rPr>
                <w:noProof w:val="0"/>
              </w:rPr>
              <w:t>--- PROCEDURE begin</w:t>
            </w:r>
          </w:p>
        </w:tc>
        <w:tc>
          <w:tcPr>
            <w:tcW w:w="971" w:type="dxa"/>
          </w:tcPr>
          <w:p w14:paraId="487F2ACC" w14:textId="77777777" w:rsidR="007A1F44" w:rsidRPr="00977EA3" w:rsidRDefault="007A1F44">
            <w:pPr>
              <w:pStyle w:val="TableEntry"/>
              <w:jc w:val="center"/>
              <w:rPr>
                <w:noProof w:val="0"/>
              </w:rPr>
            </w:pPr>
            <w:r w:rsidRPr="00977EA3">
              <w:rPr>
                <w:noProof w:val="0"/>
              </w:rPr>
              <w:t>O</w:t>
            </w:r>
          </w:p>
        </w:tc>
        <w:tc>
          <w:tcPr>
            <w:tcW w:w="872" w:type="dxa"/>
          </w:tcPr>
          <w:p w14:paraId="5199BA3C" w14:textId="77777777" w:rsidR="007A1F44" w:rsidRPr="00977EA3" w:rsidRDefault="007A1F44">
            <w:pPr>
              <w:pStyle w:val="TableEntry"/>
              <w:jc w:val="center"/>
              <w:rPr>
                <w:noProof w:val="0"/>
              </w:rPr>
            </w:pPr>
            <w:r w:rsidRPr="00977EA3">
              <w:rPr>
                <w:noProof w:val="0"/>
              </w:rPr>
              <w:t>[0..*]</w:t>
            </w:r>
          </w:p>
        </w:tc>
        <w:tc>
          <w:tcPr>
            <w:tcW w:w="1701" w:type="dxa"/>
          </w:tcPr>
          <w:p w14:paraId="118A7FBE" w14:textId="77777777" w:rsidR="007A1F44" w:rsidRPr="00977EA3" w:rsidRDefault="007A1F44">
            <w:pPr>
              <w:pStyle w:val="TableEntry"/>
              <w:jc w:val="center"/>
              <w:rPr>
                <w:noProof w:val="0"/>
              </w:rPr>
            </w:pPr>
          </w:p>
        </w:tc>
      </w:tr>
      <w:tr w:rsidR="007A1F44" w:rsidRPr="00977EA3" w14:paraId="6C746917" w14:textId="77777777">
        <w:trPr>
          <w:cantSplit/>
          <w:jc w:val="center"/>
        </w:trPr>
        <w:tc>
          <w:tcPr>
            <w:tcW w:w="1951" w:type="dxa"/>
          </w:tcPr>
          <w:p w14:paraId="5E3FDA99" w14:textId="77777777" w:rsidR="007A1F44" w:rsidRPr="00977EA3" w:rsidRDefault="007A1F44" w:rsidP="00A0052B">
            <w:pPr>
              <w:pStyle w:val="TableEntry"/>
              <w:rPr>
                <w:noProof w:val="0"/>
              </w:rPr>
            </w:pPr>
            <w:r w:rsidRPr="00977EA3">
              <w:rPr>
                <w:noProof w:val="0"/>
              </w:rPr>
              <w:t xml:space="preserve">  PR1</w:t>
            </w:r>
          </w:p>
        </w:tc>
        <w:tc>
          <w:tcPr>
            <w:tcW w:w="3544" w:type="dxa"/>
          </w:tcPr>
          <w:p w14:paraId="52B20F99" w14:textId="77777777" w:rsidR="007A1F44" w:rsidRPr="00977EA3" w:rsidRDefault="007A1F44">
            <w:pPr>
              <w:pStyle w:val="TableEntry"/>
              <w:rPr>
                <w:noProof w:val="0"/>
              </w:rPr>
            </w:pPr>
            <w:r w:rsidRPr="00977EA3">
              <w:rPr>
                <w:noProof w:val="0"/>
              </w:rPr>
              <w:t>Procedures</w:t>
            </w:r>
          </w:p>
        </w:tc>
        <w:tc>
          <w:tcPr>
            <w:tcW w:w="971" w:type="dxa"/>
          </w:tcPr>
          <w:p w14:paraId="140D4FA1" w14:textId="77777777" w:rsidR="007A1F44" w:rsidRPr="00977EA3" w:rsidRDefault="007A1F44">
            <w:pPr>
              <w:pStyle w:val="TableEntry"/>
              <w:jc w:val="center"/>
              <w:rPr>
                <w:noProof w:val="0"/>
              </w:rPr>
            </w:pPr>
            <w:r w:rsidRPr="00977EA3">
              <w:rPr>
                <w:noProof w:val="0"/>
              </w:rPr>
              <w:t>R</w:t>
            </w:r>
          </w:p>
        </w:tc>
        <w:tc>
          <w:tcPr>
            <w:tcW w:w="872" w:type="dxa"/>
          </w:tcPr>
          <w:p w14:paraId="5DB48E4E" w14:textId="77777777" w:rsidR="007A1F44" w:rsidRPr="00977EA3" w:rsidRDefault="007A1F44">
            <w:pPr>
              <w:pStyle w:val="TableEntry"/>
              <w:jc w:val="center"/>
              <w:rPr>
                <w:noProof w:val="0"/>
              </w:rPr>
            </w:pPr>
            <w:r w:rsidRPr="00977EA3">
              <w:rPr>
                <w:noProof w:val="0"/>
              </w:rPr>
              <w:t>[1..1]</w:t>
            </w:r>
          </w:p>
        </w:tc>
        <w:tc>
          <w:tcPr>
            <w:tcW w:w="1701" w:type="dxa"/>
          </w:tcPr>
          <w:p w14:paraId="72C436BA" w14:textId="77777777" w:rsidR="007A1F44" w:rsidRPr="00977EA3" w:rsidRDefault="007A1F44">
            <w:pPr>
              <w:pStyle w:val="TableEntry"/>
              <w:jc w:val="center"/>
              <w:rPr>
                <w:noProof w:val="0"/>
              </w:rPr>
            </w:pPr>
            <w:r w:rsidRPr="00977EA3">
              <w:rPr>
                <w:noProof w:val="0"/>
              </w:rPr>
              <w:t>6</w:t>
            </w:r>
          </w:p>
        </w:tc>
      </w:tr>
      <w:tr w:rsidR="007A1F44" w:rsidRPr="00977EA3" w14:paraId="25EA203B" w14:textId="77777777">
        <w:trPr>
          <w:cantSplit/>
          <w:jc w:val="center"/>
        </w:trPr>
        <w:tc>
          <w:tcPr>
            <w:tcW w:w="1951" w:type="dxa"/>
          </w:tcPr>
          <w:p w14:paraId="48F08A5F" w14:textId="77777777" w:rsidR="007A1F44" w:rsidRPr="00977EA3" w:rsidRDefault="007A1F44" w:rsidP="00A0052B">
            <w:pPr>
              <w:pStyle w:val="TableEntry"/>
              <w:rPr>
                <w:noProof w:val="0"/>
              </w:rPr>
            </w:pPr>
            <w:r w:rsidRPr="00977EA3">
              <w:rPr>
                <w:noProof w:val="0"/>
              </w:rPr>
              <w:t xml:space="preserve">  ROL</w:t>
            </w:r>
          </w:p>
        </w:tc>
        <w:tc>
          <w:tcPr>
            <w:tcW w:w="3544" w:type="dxa"/>
          </w:tcPr>
          <w:p w14:paraId="4EF93175" w14:textId="77777777" w:rsidR="007A1F44" w:rsidRPr="00977EA3" w:rsidRDefault="007A1F44">
            <w:pPr>
              <w:pStyle w:val="TableEntry"/>
              <w:rPr>
                <w:noProof w:val="0"/>
              </w:rPr>
            </w:pPr>
            <w:r w:rsidRPr="00977EA3">
              <w:rPr>
                <w:noProof w:val="0"/>
              </w:rPr>
              <w:t>Role</w:t>
            </w:r>
          </w:p>
        </w:tc>
        <w:tc>
          <w:tcPr>
            <w:tcW w:w="971" w:type="dxa"/>
          </w:tcPr>
          <w:p w14:paraId="48EB3244" w14:textId="77777777" w:rsidR="007A1F44" w:rsidRPr="00977EA3" w:rsidRDefault="007A1F44">
            <w:pPr>
              <w:pStyle w:val="TableEntry"/>
              <w:jc w:val="center"/>
              <w:rPr>
                <w:noProof w:val="0"/>
              </w:rPr>
            </w:pPr>
            <w:r w:rsidRPr="00977EA3">
              <w:rPr>
                <w:noProof w:val="0"/>
              </w:rPr>
              <w:t>O</w:t>
            </w:r>
          </w:p>
        </w:tc>
        <w:tc>
          <w:tcPr>
            <w:tcW w:w="872" w:type="dxa"/>
          </w:tcPr>
          <w:p w14:paraId="01F42F9A" w14:textId="77777777" w:rsidR="007A1F44" w:rsidRPr="00977EA3" w:rsidRDefault="007A1F44">
            <w:pPr>
              <w:pStyle w:val="TableEntry"/>
              <w:jc w:val="center"/>
              <w:rPr>
                <w:noProof w:val="0"/>
              </w:rPr>
            </w:pPr>
            <w:r w:rsidRPr="00977EA3">
              <w:rPr>
                <w:noProof w:val="0"/>
              </w:rPr>
              <w:t>[0..*]</w:t>
            </w:r>
          </w:p>
        </w:tc>
        <w:tc>
          <w:tcPr>
            <w:tcW w:w="1701" w:type="dxa"/>
          </w:tcPr>
          <w:p w14:paraId="0FD2D2B5" w14:textId="77777777" w:rsidR="007A1F44" w:rsidRPr="00977EA3" w:rsidRDefault="007A1F44">
            <w:pPr>
              <w:pStyle w:val="TableEntry"/>
              <w:jc w:val="center"/>
              <w:rPr>
                <w:noProof w:val="0"/>
              </w:rPr>
            </w:pPr>
            <w:r w:rsidRPr="00977EA3">
              <w:rPr>
                <w:noProof w:val="0"/>
              </w:rPr>
              <w:t>15</w:t>
            </w:r>
          </w:p>
        </w:tc>
      </w:tr>
      <w:tr w:rsidR="007A1F44" w:rsidRPr="00977EA3" w14:paraId="58F71576" w14:textId="77777777">
        <w:trPr>
          <w:cantSplit/>
          <w:jc w:val="center"/>
        </w:trPr>
        <w:tc>
          <w:tcPr>
            <w:tcW w:w="1951" w:type="dxa"/>
          </w:tcPr>
          <w:p w14:paraId="21E343F0" w14:textId="77777777" w:rsidR="007A1F44" w:rsidRPr="00977EA3" w:rsidRDefault="007A1F44" w:rsidP="00A0052B">
            <w:pPr>
              <w:pStyle w:val="TableEntry"/>
              <w:rPr>
                <w:noProof w:val="0"/>
              </w:rPr>
            </w:pPr>
            <w:r w:rsidRPr="00977EA3">
              <w:rPr>
                <w:noProof w:val="0"/>
              </w:rPr>
              <w:t>---</w:t>
            </w:r>
          </w:p>
        </w:tc>
        <w:tc>
          <w:tcPr>
            <w:tcW w:w="3544" w:type="dxa"/>
          </w:tcPr>
          <w:p w14:paraId="26B21320" w14:textId="77777777" w:rsidR="007A1F44" w:rsidRPr="00977EA3" w:rsidRDefault="007A1F44">
            <w:pPr>
              <w:pStyle w:val="TableEntry"/>
              <w:rPr>
                <w:noProof w:val="0"/>
              </w:rPr>
            </w:pPr>
            <w:r w:rsidRPr="00977EA3">
              <w:rPr>
                <w:noProof w:val="0"/>
              </w:rPr>
              <w:t>--- PROCEDURE end</w:t>
            </w:r>
          </w:p>
        </w:tc>
        <w:tc>
          <w:tcPr>
            <w:tcW w:w="971" w:type="dxa"/>
          </w:tcPr>
          <w:p w14:paraId="18946A4D" w14:textId="77777777" w:rsidR="007A1F44" w:rsidRPr="00977EA3" w:rsidRDefault="007A1F44">
            <w:pPr>
              <w:pStyle w:val="TableEntry"/>
              <w:jc w:val="center"/>
              <w:rPr>
                <w:noProof w:val="0"/>
              </w:rPr>
            </w:pPr>
          </w:p>
        </w:tc>
        <w:tc>
          <w:tcPr>
            <w:tcW w:w="872" w:type="dxa"/>
          </w:tcPr>
          <w:p w14:paraId="10BEBDE1" w14:textId="77777777" w:rsidR="007A1F44" w:rsidRPr="00977EA3" w:rsidRDefault="007A1F44">
            <w:pPr>
              <w:pStyle w:val="TableEntry"/>
              <w:jc w:val="center"/>
              <w:rPr>
                <w:noProof w:val="0"/>
              </w:rPr>
            </w:pPr>
          </w:p>
        </w:tc>
        <w:tc>
          <w:tcPr>
            <w:tcW w:w="1701" w:type="dxa"/>
          </w:tcPr>
          <w:p w14:paraId="0087132B" w14:textId="77777777" w:rsidR="007A1F44" w:rsidRPr="00977EA3" w:rsidRDefault="007A1F44">
            <w:pPr>
              <w:pStyle w:val="TableEntry"/>
              <w:jc w:val="center"/>
              <w:rPr>
                <w:noProof w:val="0"/>
              </w:rPr>
            </w:pPr>
          </w:p>
        </w:tc>
      </w:tr>
      <w:tr w:rsidR="007A1F44" w:rsidRPr="00977EA3" w14:paraId="3693E53C" w14:textId="77777777">
        <w:trPr>
          <w:cantSplit/>
          <w:jc w:val="center"/>
        </w:trPr>
        <w:tc>
          <w:tcPr>
            <w:tcW w:w="1951" w:type="dxa"/>
          </w:tcPr>
          <w:p w14:paraId="19FF3C98" w14:textId="77777777" w:rsidR="007A1F44" w:rsidRPr="00977EA3" w:rsidRDefault="007A1F44" w:rsidP="00A0052B">
            <w:pPr>
              <w:pStyle w:val="TableEntry"/>
              <w:rPr>
                <w:noProof w:val="0"/>
              </w:rPr>
            </w:pPr>
            <w:r w:rsidRPr="00977EA3">
              <w:rPr>
                <w:noProof w:val="0"/>
              </w:rPr>
              <w:t>GT1</w:t>
            </w:r>
          </w:p>
        </w:tc>
        <w:tc>
          <w:tcPr>
            <w:tcW w:w="3544" w:type="dxa"/>
          </w:tcPr>
          <w:p w14:paraId="6FC4414C" w14:textId="77777777" w:rsidR="007A1F44" w:rsidRPr="00977EA3" w:rsidRDefault="007A1F44">
            <w:pPr>
              <w:pStyle w:val="TableEntry"/>
              <w:rPr>
                <w:noProof w:val="0"/>
              </w:rPr>
            </w:pPr>
            <w:r w:rsidRPr="00977EA3">
              <w:rPr>
                <w:noProof w:val="0"/>
              </w:rPr>
              <w:t>Guarantor</w:t>
            </w:r>
          </w:p>
        </w:tc>
        <w:tc>
          <w:tcPr>
            <w:tcW w:w="971" w:type="dxa"/>
          </w:tcPr>
          <w:p w14:paraId="5709F5A5" w14:textId="77777777" w:rsidR="007A1F44" w:rsidRPr="00977EA3" w:rsidRDefault="007A1F44">
            <w:pPr>
              <w:pStyle w:val="TableEntry"/>
              <w:jc w:val="center"/>
              <w:rPr>
                <w:noProof w:val="0"/>
              </w:rPr>
            </w:pPr>
            <w:r w:rsidRPr="00977EA3">
              <w:rPr>
                <w:noProof w:val="0"/>
              </w:rPr>
              <w:t>O</w:t>
            </w:r>
          </w:p>
        </w:tc>
        <w:tc>
          <w:tcPr>
            <w:tcW w:w="872" w:type="dxa"/>
          </w:tcPr>
          <w:p w14:paraId="3421B0A8" w14:textId="77777777" w:rsidR="007A1F44" w:rsidRPr="00977EA3" w:rsidRDefault="007A1F44">
            <w:pPr>
              <w:pStyle w:val="TableEntry"/>
              <w:jc w:val="center"/>
              <w:rPr>
                <w:noProof w:val="0"/>
              </w:rPr>
            </w:pPr>
            <w:r w:rsidRPr="00977EA3">
              <w:rPr>
                <w:noProof w:val="0"/>
              </w:rPr>
              <w:t>[0..*]</w:t>
            </w:r>
          </w:p>
        </w:tc>
        <w:tc>
          <w:tcPr>
            <w:tcW w:w="1701" w:type="dxa"/>
          </w:tcPr>
          <w:p w14:paraId="0B82DE39" w14:textId="77777777" w:rsidR="007A1F44" w:rsidRPr="00977EA3" w:rsidRDefault="007A1F44">
            <w:pPr>
              <w:pStyle w:val="TableEntry"/>
              <w:jc w:val="center"/>
              <w:rPr>
                <w:noProof w:val="0"/>
              </w:rPr>
            </w:pPr>
            <w:r w:rsidRPr="00977EA3">
              <w:rPr>
                <w:noProof w:val="0"/>
              </w:rPr>
              <w:t>6</w:t>
            </w:r>
          </w:p>
        </w:tc>
      </w:tr>
      <w:tr w:rsidR="007A1F44" w:rsidRPr="00977EA3" w14:paraId="653802FF" w14:textId="77777777">
        <w:trPr>
          <w:cantSplit/>
          <w:jc w:val="center"/>
        </w:trPr>
        <w:tc>
          <w:tcPr>
            <w:tcW w:w="1951" w:type="dxa"/>
          </w:tcPr>
          <w:p w14:paraId="62CDEEEF" w14:textId="77777777" w:rsidR="007A1F44" w:rsidRPr="00977EA3" w:rsidRDefault="007A1F44" w:rsidP="00A0052B">
            <w:pPr>
              <w:pStyle w:val="TableEntry"/>
              <w:rPr>
                <w:noProof w:val="0"/>
              </w:rPr>
            </w:pPr>
            <w:r w:rsidRPr="00977EA3">
              <w:rPr>
                <w:noProof w:val="0"/>
              </w:rPr>
              <w:t>---</w:t>
            </w:r>
          </w:p>
        </w:tc>
        <w:tc>
          <w:tcPr>
            <w:tcW w:w="3544" w:type="dxa"/>
          </w:tcPr>
          <w:p w14:paraId="11543340" w14:textId="77777777" w:rsidR="007A1F44" w:rsidRPr="00977EA3" w:rsidRDefault="007A1F44">
            <w:pPr>
              <w:pStyle w:val="TableEntry"/>
              <w:rPr>
                <w:noProof w:val="0"/>
              </w:rPr>
            </w:pPr>
            <w:r w:rsidRPr="00977EA3">
              <w:rPr>
                <w:noProof w:val="0"/>
              </w:rPr>
              <w:t>--- INSURANCE begin</w:t>
            </w:r>
          </w:p>
        </w:tc>
        <w:tc>
          <w:tcPr>
            <w:tcW w:w="971" w:type="dxa"/>
          </w:tcPr>
          <w:p w14:paraId="663ECB5B" w14:textId="77777777" w:rsidR="007A1F44" w:rsidRPr="00977EA3" w:rsidRDefault="007A1F44">
            <w:pPr>
              <w:pStyle w:val="TableEntry"/>
              <w:jc w:val="center"/>
              <w:rPr>
                <w:noProof w:val="0"/>
              </w:rPr>
            </w:pPr>
            <w:r w:rsidRPr="00977EA3">
              <w:rPr>
                <w:noProof w:val="0"/>
              </w:rPr>
              <w:t>O</w:t>
            </w:r>
          </w:p>
        </w:tc>
        <w:tc>
          <w:tcPr>
            <w:tcW w:w="872" w:type="dxa"/>
          </w:tcPr>
          <w:p w14:paraId="120C493D" w14:textId="77777777" w:rsidR="007A1F44" w:rsidRPr="00977EA3" w:rsidRDefault="007A1F44">
            <w:pPr>
              <w:pStyle w:val="TableEntry"/>
              <w:jc w:val="center"/>
              <w:rPr>
                <w:noProof w:val="0"/>
              </w:rPr>
            </w:pPr>
            <w:r w:rsidRPr="00977EA3">
              <w:rPr>
                <w:noProof w:val="0"/>
              </w:rPr>
              <w:t>[0..*]</w:t>
            </w:r>
          </w:p>
        </w:tc>
        <w:tc>
          <w:tcPr>
            <w:tcW w:w="1701" w:type="dxa"/>
          </w:tcPr>
          <w:p w14:paraId="7C626134" w14:textId="77777777" w:rsidR="007A1F44" w:rsidRPr="00977EA3" w:rsidRDefault="007A1F44">
            <w:pPr>
              <w:pStyle w:val="TableEntry"/>
              <w:jc w:val="center"/>
              <w:rPr>
                <w:noProof w:val="0"/>
              </w:rPr>
            </w:pPr>
          </w:p>
        </w:tc>
      </w:tr>
      <w:tr w:rsidR="007A1F44" w:rsidRPr="00977EA3" w14:paraId="003A8AFF" w14:textId="77777777">
        <w:trPr>
          <w:cantSplit/>
          <w:jc w:val="center"/>
        </w:trPr>
        <w:tc>
          <w:tcPr>
            <w:tcW w:w="1951" w:type="dxa"/>
          </w:tcPr>
          <w:p w14:paraId="30D7DB43" w14:textId="77777777" w:rsidR="007A1F44" w:rsidRPr="00977EA3" w:rsidRDefault="007A1F44" w:rsidP="00A0052B">
            <w:pPr>
              <w:pStyle w:val="TableEntry"/>
              <w:rPr>
                <w:noProof w:val="0"/>
              </w:rPr>
            </w:pPr>
            <w:r w:rsidRPr="00977EA3">
              <w:rPr>
                <w:noProof w:val="0"/>
              </w:rPr>
              <w:t xml:space="preserve">  IN1</w:t>
            </w:r>
          </w:p>
        </w:tc>
        <w:tc>
          <w:tcPr>
            <w:tcW w:w="3544" w:type="dxa"/>
          </w:tcPr>
          <w:p w14:paraId="64035F05" w14:textId="77777777" w:rsidR="007A1F44" w:rsidRPr="00977EA3" w:rsidRDefault="007A1F44">
            <w:pPr>
              <w:pStyle w:val="TableEntry"/>
              <w:rPr>
                <w:noProof w:val="0"/>
              </w:rPr>
            </w:pPr>
            <w:r w:rsidRPr="00977EA3">
              <w:rPr>
                <w:noProof w:val="0"/>
              </w:rPr>
              <w:t>Insurance</w:t>
            </w:r>
          </w:p>
        </w:tc>
        <w:tc>
          <w:tcPr>
            <w:tcW w:w="971" w:type="dxa"/>
          </w:tcPr>
          <w:p w14:paraId="7061402B" w14:textId="77777777" w:rsidR="007A1F44" w:rsidRPr="00977EA3" w:rsidRDefault="007A1F44">
            <w:pPr>
              <w:pStyle w:val="TableEntry"/>
              <w:jc w:val="center"/>
              <w:rPr>
                <w:noProof w:val="0"/>
              </w:rPr>
            </w:pPr>
            <w:r w:rsidRPr="00977EA3">
              <w:rPr>
                <w:noProof w:val="0"/>
              </w:rPr>
              <w:t>R</w:t>
            </w:r>
          </w:p>
        </w:tc>
        <w:tc>
          <w:tcPr>
            <w:tcW w:w="872" w:type="dxa"/>
          </w:tcPr>
          <w:p w14:paraId="5DE7AD67" w14:textId="77777777" w:rsidR="007A1F44" w:rsidRPr="00977EA3" w:rsidRDefault="007A1F44">
            <w:pPr>
              <w:pStyle w:val="TableEntry"/>
              <w:jc w:val="center"/>
              <w:rPr>
                <w:noProof w:val="0"/>
              </w:rPr>
            </w:pPr>
            <w:r w:rsidRPr="00977EA3">
              <w:rPr>
                <w:noProof w:val="0"/>
              </w:rPr>
              <w:t>[1..1]</w:t>
            </w:r>
          </w:p>
        </w:tc>
        <w:tc>
          <w:tcPr>
            <w:tcW w:w="1701" w:type="dxa"/>
          </w:tcPr>
          <w:p w14:paraId="1BF424F5" w14:textId="77777777" w:rsidR="007A1F44" w:rsidRPr="00977EA3" w:rsidRDefault="007A1F44">
            <w:pPr>
              <w:pStyle w:val="TableEntry"/>
              <w:jc w:val="center"/>
              <w:rPr>
                <w:noProof w:val="0"/>
              </w:rPr>
            </w:pPr>
            <w:r w:rsidRPr="00977EA3">
              <w:rPr>
                <w:noProof w:val="0"/>
              </w:rPr>
              <w:t>6</w:t>
            </w:r>
          </w:p>
        </w:tc>
      </w:tr>
      <w:tr w:rsidR="007A1F44" w:rsidRPr="00977EA3" w14:paraId="35F9D2FC" w14:textId="77777777">
        <w:trPr>
          <w:cantSplit/>
          <w:jc w:val="center"/>
        </w:trPr>
        <w:tc>
          <w:tcPr>
            <w:tcW w:w="1951" w:type="dxa"/>
          </w:tcPr>
          <w:p w14:paraId="60F310C2" w14:textId="77777777" w:rsidR="007A1F44" w:rsidRPr="00977EA3" w:rsidRDefault="007A1F44" w:rsidP="00A0052B">
            <w:pPr>
              <w:pStyle w:val="TableEntry"/>
              <w:rPr>
                <w:noProof w:val="0"/>
              </w:rPr>
            </w:pPr>
            <w:r w:rsidRPr="00977EA3">
              <w:rPr>
                <w:noProof w:val="0"/>
              </w:rPr>
              <w:t xml:space="preserve">  IN2</w:t>
            </w:r>
          </w:p>
        </w:tc>
        <w:tc>
          <w:tcPr>
            <w:tcW w:w="3544" w:type="dxa"/>
          </w:tcPr>
          <w:p w14:paraId="67D6BE30" w14:textId="77777777" w:rsidR="007A1F44" w:rsidRPr="00977EA3" w:rsidRDefault="007A1F44">
            <w:pPr>
              <w:pStyle w:val="TableEntry"/>
              <w:rPr>
                <w:noProof w:val="0"/>
              </w:rPr>
            </w:pPr>
            <w:r w:rsidRPr="00977EA3">
              <w:rPr>
                <w:noProof w:val="0"/>
              </w:rPr>
              <w:t>Insurance Additional Info.</w:t>
            </w:r>
          </w:p>
        </w:tc>
        <w:tc>
          <w:tcPr>
            <w:tcW w:w="971" w:type="dxa"/>
          </w:tcPr>
          <w:p w14:paraId="344B2C40" w14:textId="77777777" w:rsidR="007A1F44" w:rsidRPr="00977EA3" w:rsidRDefault="007A1F44">
            <w:pPr>
              <w:pStyle w:val="TableEntry"/>
              <w:jc w:val="center"/>
              <w:rPr>
                <w:noProof w:val="0"/>
              </w:rPr>
            </w:pPr>
            <w:r w:rsidRPr="00977EA3">
              <w:rPr>
                <w:noProof w:val="0"/>
              </w:rPr>
              <w:t>O</w:t>
            </w:r>
          </w:p>
        </w:tc>
        <w:tc>
          <w:tcPr>
            <w:tcW w:w="872" w:type="dxa"/>
          </w:tcPr>
          <w:p w14:paraId="42ED73E8" w14:textId="77777777" w:rsidR="007A1F44" w:rsidRPr="00977EA3" w:rsidRDefault="007A1F44">
            <w:pPr>
              <w:pStyle w:val="TableEntry"/>
              <w:jc w:val="center"/>
              <w:rPr>
                <w:noProof w:val="0"/>
              </w:rPr>
            </w:pPr>
            <w:r w:rsidRPr="00977EA3">
              <w:rPr>
                <w:noProof w:val="0"/>
              </w:rPr>
              <w:t>[0..1]</w:t>
            </w:r>
          </w:p>
        </w:tc>
        <w:tc>
          <w:tcPr>
            <w:tcW w:w="1701" w:type="dxa"/>
          </w:tcPr>
          <w:p w14:paraId="2A847143" w14:textId="77777777" w:rsidR="007A1F44" w:rsidRPr="00977EA3" w:rsidRDefault="007A1F44">
            <w:pPr>
              <w:pStyle w:val="TableEntry"/>
              <w:jc w:val="center"/>
              <w:rPr>
                <w:noProof w:val="0"/>
              </w:rPr>
            </w:pPr>
            <w:r w:rsidRPr="00977EA3">
              <w:rPr>
                <w:noProof w:val="0"/>
              </w:rPr>
              <w:t>6</w:t>
            </w:r>
          </w:p>
        </w:tc>
      </w:tr>
      <w:tr w:rsidR="007A1F44" w:rsidRPr="00977EA3" w14:paraId="26B2E162" w14:textId="77777777">
        <w:trPr>
          <w:cantSplit/>
          <w:jc w:val="center"/>
        </w:trPr>
        <w:tc>
          <w:tcPr>
            <w:tcW w:w="1951" w:type="dxa"/>
          </w:tcPr>
          <w:p w14:paraId="4C1FD780" w14:textId="77777777" w:rsidR="007A1F44" w:rsidRPr="00977EA3" w:rsidRDefault="007A1F44" w:rsidP="00A0052B">
            <w:pPr>
              <w:pStyle w:val="TableEntry"/>
              <w:rPr>
                <w:noProof w:val="0"/>
              </w:rPr>
            </w:pPr>
            <w:r w:rsidRPr="00977EA3">
              <w:rPr>
                <w:noProof w:val="0"/>
              </w:rPr>
              <w:t xml:space="preserve">  IN3 </w:t>
            </w:r>
          </w:p>
        </w:tc>
        <w:tc>
          <w:tcPr>
            <w:tcW w:w="3544" w:type="dxa"/>
          </w:tcPr>
          <w:p w14:paraId="7C9B2E0D" w14:textId="77777777" w:rsidR="007A1F44" w:rsidRPr="00977EA3" w:rsidRDefault="007A1F44">
            <w:pPr>
              <w:pStyle w:val="TableEntry"/>
              <w:rPr>
                <w:noProof w:val="0"/>
              </w:rPr>
            </w:pPr>
            <w:r w:rsidRPr="00977EA3">
              <w:rPr>
                <w:noProof w:val="0"/>
              </w:rPr>
              <w:t>Insurance Additional Info - Cert.</w:t>
            </w:r>
          </w:p>
        </w:tc>
        <w:tc>
          <w:tcPr>
            <w:tcW w:w="971" w:type="dxa"/>
          </w:tcPr>
          <w:p w14:paraId="68429FC8" w14:textId="77777777" w:rsidR="007A1F44" w:rsidRPr="00977EA3" w:rsidRDefault="007A1F44">
            <w:pPr>
              <w:pStyle w:val="TableEntry"/>
              <w:jc w:val="center"/>
              <w:rPr>
                <w:noProof w:val="0"/>
              </w:rPr>
            </w:pPr>
            <w:r w:rsidRPr="00977EA3">
              <w:rPr>
                <w:noProof w:val="0"/>
              </w:rPr>
              <w:t>O</w:t>
            </w:r>
          </w:p>
        </w:tc>
        <w:tc>
          <w:tcPr>
            <w:tcW w:w="872" w:type="dxa"/>
          </w:tcPr>
          <w:p w14:paraId="5EF8AD9F" w14:textId="77777777" w:rsidR="007A1F44" w:rsidRPr="00977EA3" w:rsidRDefault="007A1F44">
            <w:pPr>
              <w:pStyle w:val="TableEntry"/>
              <w:jc w:val="center"/>
              <w:rPr>
                <w:noProof w:val="0"/>
              </w:rPr>
            </w:pPr>
            <w:r w:rsidRPr="00977EA3">
              <w:rPr>
                <w:noProof w:val="0"/>
              </w:rPr>
              <w:t>[0..1]</w:t>
            </w:r>
          </w:p>
        </w:tc>
        <w:tc>
          <w:tcPr>
            <w:tcW w:w="1701" w:type="dxa"/>
          </w:tcPr>
          <w:p w14:paraId="0529912B" w14:textId="77777777" w:rsidR="007A1F44" w:rsidRPr="00977EA3" w:rsidRDefault="007A1F44">
            <w:pPr>
              <w:pStyle w:val="TableEntry"/>
              <w:jc w:val="center"/>
              <w:rPr>
                <w:noProof w:val="0"/>
              </w:rPr>
            </w:pPr>
            <w:r w:rsidRPr="00977EA3">
              <w:rPr>
                <w:noProof w:val="0"/>
              </w:rPr>
              <w:t>6</w:t>
            </w:r>
          </w:p>
        </w:tc>
      </w:tr>
      <w:tr w:rsidR="007A1F44" w:rsidRPr="00977EA3" w14:paraId="6583FC32" w14:textId="77777777">
        <w:trPr>
          <w:cantSplit/>
          <w:jc w:val="center"/>
        </w:trPr>
        <w:tc>
          <w:tcPr>
            <w:tcW w:w="1951" w:type="dxa"/>
          </w:tcPr>
          <w:p w14:paraId="377D405F" w14:textId="77777777" w:rsidR="007A1F44" w:rsidRPr="00977EA3" w:rsidRDefault="007A1F44" w:rsidP="00A0052B">
            <w:pPr>
              <w:pStyle w:val="TableEntry"/>
              <w:rPr>
                <w:noProof w:val="0"/>
              </w:rPr>
            </w:pPr>
            <w:r w:rsidRPr="00977EA3">
              <w:rPr>
                <w:noProof w:val="0"/>
              </w:rPr>
              <w:t xml:space="preserve">  ROL</w:t>
            </w:r>
          </w:p>
        </w:tc>
        <w:tc>
          <w:tcPr>
            <w:tcW w:w="3544" w:type="dxa"/>
          </w:tcPr>
          <w:p w14:paraId="5B1B5932" w14:textId="77777777" w:rsidR="007A1F44" w:rsidRPr="00977EA3" w:rsidRDefault="007A1F44">
            <w:pPr>
              <w:pStyle w:val="TableEntry"/>
              <w:rPr>
                <w:noProof w:val="0"/>
              </w:rPr>
            </w:pPr>
            <w:r w:rsidRPr="00977EA3">
              <w:rPr>
                <w:noProof w:val="0"/>
              </w:rPr>
              <w:t>Role</w:t>
            </w:r>
          </w:p>
        </w:tc>
        <w:tc>
          <w:tcPr>
            <w:tcW w:w="971" w:type="dxa"/>
          </w:tcPr>
          <w:p w14:paraId="4339C774" w14:textId="77777777" w:rsidR="007A1F44" w:rsidRPr="00977EA3" w:rsidRDefault="007A1F44">
            <w:pPr>
              <w:pStyle w:val="TableEntry"/>
              <w:jc w:val="center"/>
              <w:rPr>
                <w:noProof w:val="0"/>
              </w:rPr>
            </w:pPr>
            <w:r w:rsidRPr="00977EA3">
              <w:rPr>
                <w:noProof w:val="0"/>
              </w:rPr>
              <w:t>O</w:t>
            </w:r>
          </w:p>
        </w:tc>
        <w:tc>
          <w:tcPr>
            <w:tcW w:w="872" w:type="dxa"/>
          </w:tcPr>
          <w:p w14:paraId="1AA58363" w14:textId="77777777" w:rsidR="007A1F44" w:rsidRPr="00977EA3" w:rsidRDefault="007A1F44">
            <w:pPr>
              <w:pStyle w:val="TableEntry"/>
              <w:jc w:val="center"/>
              <w:rPr>
                <w:noProof w:val="0"/>
              </w:rPr>
            </w:pPr>
            <w:r w:rsidRPr="00977EA3">
              <w:rPr>
                <w:noProof w:val="0"/>
              </w:rPr>
              <w:t>[0..*]</w:t>
            </w:r>
          </w:p>
        </w:tc>
        <w:tc>
          <w:tcPr>
            <w:tcW w:w="1701" w:type="dxa"/>
          </w:tcPr>
          <w:p w14:paraId="5AAE2310" w14:textId="77777777" w:rsidR="007A1F44" w:rsidRPr="00977EA3" w:rsidRDefault="007A1F44">
            <w:pPr>
              <w:pStyle w:val="TableEntry"/>
              <w:jc w:val="center"/>
              <w:rPr>
                <w:noProof w:val="0"/>
              </w:rPr>
            </w:pPr>
            <w:r w:rsidRPr="00977EA3">
              <w:rPr>
                <w:noProof w:val="0"/>
              </w:rPr>
              <w:t>15</w:t>
            </w:r>
          </w:p>
        </w:tc>
      </w:tr>
      <w:tr w:rsidR="007A1F44" w:rsidRPr="00977EA3" w14:paraId="1AE339DB" w14:textId="77777777">
        <w:trPr>
          <w:cantSplit/>
          <w:jc w:val="center"/>
        </w:trPr>
        <w:tc>
          <w:tcPr>
            <w:tcW w:w="1951" w:type="dxa"/>
          </w:tcPr>
          <w:p w14:paraId="136EECC6" w14:textId="77777777" w:rsidR="007A1F44" w:rsidRPr="00977EA3" w:rsidRDefault="007A1F44" w:rsidP="00A0052B">
            <w:pPr>
              <w:pStyle w:val="TableEntry"/>
              <w:rPr>
                <w:noProof w:val="0"/>
              </w:rPr>
            </w:pPr>
            <w:r w:rsidRPr="00977EA3">
              <w:rPr>
                <w:noProof w:val="0"/>
              </w:rPr>
              <w:t>---</w:t>
            </w:r>
          </w:p>
        </w:tc>
        <w:tc>
          <w:tcPr>
            <w:tcW w:w="3544" w:type="dxa"/>
          </w:tcPr>
          <w:p w14:paraId="217E1CE8" w14:textId="77777777" w:rsidR="007A1F44" w:rsidRPr="00977EA3" w:rsidRDefault="007A1F44">
            <w:pPr>
              <w:pStyle w:val="TableEntry"/>
              <w:rPr>
                <w:noProof w:val="0"/>
              </w:rPr>
            </w:pPr>
            <w:r w:rsidRPr="00977EA3">
              <w:rPr>
                <w:noProof w:val="0"/>
              </w:rPr>
              <w:t>--- INSURANCE end</w:t>
            </w:r>
          </w:p>
        </w:tc>
        <w:tc>
          <w:tcPr>
            <w:tcW w:w="971" w:type="dxa"/>
          </w:tcPr>
          <w:p w14:paraId="7E27B3DD" w14:textId="77777777" w:rsidR="007A1F44" w:rsidRPr="00977EA3" w:rsidRDefault="007A1F44">
            <w:pPr>
              <w:pStyle w:val="TableEntry"/>
              <w:jc w:val="center"/>
              <w:rPr>
                <w:noProof w:val="0"/>
              </w:rPr>
            </w:pPr>
          </w:p>
        </w:tc>
        <w:tc>
          <w:tcPr>
            <w:tcW w:w="872" w:type="dxa"/>
          </w:tcPr>
          <w:p w14:paraId="542C1F58" w14:textId="77777777" w:rsidR="007A1F44" w:rsidRPr="00977EA3" w:rsidRDefault="007A1F44">
            <w:pPr>
              <w:pStyle w:val="TableEntry"/>
              <w:jc w:val="center"/>
              <w:rPr>
                <w:noProof w:val="0"/>
              </w:rPr>
            </w:pPr>
          </w:p>
        </w:tc>
        <w:tc>
          <w:tcPr>
            <w:tcW w:w="1701" w:type="dxa"/>
          </w:tcPr>
          <w:p w14:paraId="3BBB48C3" w14:textId="77777777" w:rsidR="007A1F44" w:rsidRPr="00977EA3" w:rsidRDefault="007A1F44">
            <w:pPr>
              <w:pStyle w:val="TableEntry"/>
              <w:jc w:val="center"/>
              <w:rPr>
                <w:noProof w:val="0"/>
              </w:rPr>
            </w:pPr>
          </w:p>
        </w:tc>
      </w:tr>
      <w:tr w:rsidR="007A1F44" w:rsidRPr="00977EA3" w14:paraId="4632E18A" w14:textId="77777777">
        <w:trPr>
          <w:cantSplit/>
          <w:jc w:val="center"/>
        </w:trPr>
        <w:tc>
          <w:tcPr>
            <w:tcW w:w="1951" w:type="dxa"/>
          </w:tcPr>
          <w:p w14:paraId="1A2F584F" w14:textId="77777777" w:rsidR="007A1F44" w:rsidRPr="00977EA3" w:rsidRDefault="007A1F44" w:rsidP="00A0052B">
            <w:pPr>
              <w:pStyle w:val="TableEntry"/>
              <w:rPr>
                <w:noProof w:val="0"/>
              </w:rPr>
            </w:pPr>
            <w:r w:rsidRPr="00977EA3">
              <w:rPr>
                <w:noProof w:val="0"/>
              </w:rPr>
              <w:t>ACC</w:t>
            </w:r>
          </w:p>
        </w:tc>
        <w:tc>
          <w:tcPr>
            <w:tcW w:w="3544" w:type="dxa"/>
          </w:tcPr>
          <w:p w14:paraId="255B88B2" w14:textId="77777777" w:rsidR="007A1F44" w:rsidRPr="00977EA3" w:rsidRDefault="007A1F44">
            <w:pPr>
              <w:pStyle w:val="TableEntry"/>
              <w:rPr>
                <w:noProof w:val="0"/>
              </w:rPr>
            </w:pPr>
            <w:r w:rsidRPr="00977EA3">
              <w:rPr>
                <w:noProof w:val="0"/>
              </w:rPr>
              <w:t xml:space="preserve">Accident Information </w:t>
            </w:r>
          </w:p>
        </w:tc>
        <w:tc>
          <w:tcPr>
            <w:tcW w:w="971" w:type="dxa"/>
          </w:tcPr>
          <w:p w14:paraId="4397DEC5" w14:textId="77777777" w:rsidR="007A1F44" w:rsidRPr="00977EA3" w:rsidRDefault="007A1F44">
            <w:pPr>
              <w:pStyle w:val="TableEntry"/>
              <w:jc w:val="center"/>
              <w:rPr>
                <w:noProof w:val="0"/>
              </w:rPr>
            </w:pPr>
            <w:r w:rsidRPr="00977EA3">
              <w:rPr>
                <w:noProof w:val="0"/>
              </w:rPr>
              <w:t>O</w:t>
            </w:r>
          </w:p>
        </w:tc>
        <w:tc>
          <w:tcPr>
            <w:tcW w:w="872" w:type="dxa"/>
          </w:tcPr>
          <w:p w14:paraId="3449F7B2" w14:textId="77777777" w:rsidR="007A1F44" w:rsidRPr="00977EA3" w:rsidRDefault="007A1F44">
            <w:pPr>
              <w:pStyle w:val="TableEntry"/>
              <w:jc w:val="center"/>
              <w:rPr>
                <w:noProof w:val="0"/>
              </w:rPr>
            </w:pPr>
            <w:r w:rsidRPr="00977EA3">
              <w:rPr>
                <w:noProof w:val="0"/>
              </w:rPr>
              <w:t>[0..1]</w:t>
            </w:r>
          </w:p>
        </w:tc>
        <w:tc>
          <w:tcPr>
            <w:tcW w:w="1701" w:type="dxa"/>
          </w:tcPr>
          <w:p w14:paraId="14B0301F" w14:textId="77777777" w:rsidR="007A1F44" w:rsidRPr="00977EA3" w:rsidRDefault="007A1F44">
            <w:pPr>
              <w:pStyle w:val="TableEntry"/>
              <w:jc w:val="center"/>
              <w:rPr>
                <w:noProof w:val="0"/>
              </w:rPr>
            </w:pPr>
            <w:r w:rsidRPr="00977EA3">
              <w:rPr>
                <w:noProof w:val="0"/>
              </w:rPr>
              <w:t>6</w:t>
            </w:r>
          </w:p>
        </w:tc>
      </w:tr>
      <w:tr w:rsidR="007A1F44" w:rsidRPr="00977EA3" w14:paraId="4230EF97" w14:textId="77777777">
        <w:trPr>
          <w:cantSplit/>
          <w:jc w:val="center"/>
        </w:trPr>
        <w:tc>
          <w:tcPr>
            <w:tcW w:w="1951" w:type="dxa"/>
          </w:tcPr>
          <w:p w14:paraId="29034187" w14:textId="77777777" w:rsidR="007A1F44" w:rsidRPr="00977EA3" w:rsidRDefault="007A1F44" w:rsidP="00A0052B">
            <w:pPr>
              <w:pStyle w:val="TableEntry"/>
              <w:rPr>
                <w:noProof w:val="0"/>
              </w:rPr>
            </w:pPr>
            <w:r w:rsidRPr="00977EA3">
              <w:rPr>
                <w:noProof w:val="0"/>
              </w:rPr>
              <w:t>UB1</w:t>
            </w:r>
          </w:p>
        </w:tc>
        <w:tc>
          <w:tcPr>
            <w:tcW w:w="3544" w:type="dxa"/>
          </w:tcPr>
          <w:p w14:paraId="7CF59C13" w14:textId="77777777" w:rsidR="007A1F44" w:rsidRPr="00977EA3" w:rsidRDefault="007A1F44">
            <w:pPr>
              <w:pStyle w:val="TableEntry"/>
              <w:rPr>
                <w:noProof w:val="0"/>
              </w:rPr>
            </w:pPr>
            <w:r w:rsidRPr="00977EA3">
              <w:rPr>
                <w:noProof w:val="0"/>
              </w:rPr>
              <w:t>Universal Bill Information</w:t>
            </w:r>
          </w:p>
        </w:tc>
        <w:tc>
          <w:tcPr>
            <w:tcW w:w="971" w:type="dxa"/>
          </w:tcPr>
          <w:p w14:paraId="75718268" w14:textId="77777777" w:rsidR="007A1F44" w:rsidRPr="00977EA3" w:rsidRDefault="007A1F44">
            <w:pPr>
              <w:pStyle w:val="TableEntry"/>
              <w:jc w:val="center"/>
              <w:rPr>
                <w:noProof w:val="0"/>
              </w:rPr>
            </w:pPr>
            <w:r w:rsidRPr="00977EA3">
              <w:rPr>
                <w:noProof w:val="0"/>
              </w:rPr>
              <w:t>O</w:t>
            </w:r>
          </w:p>
        </w:tc>
        <w:tc>
          <w:tcPr>
            <w:tcW w:w="872" w:type="dxa"/>
          </w:tcPr>
          <w:p w14:paraId="1EA4B337" w14:textId="77777777" w:rsidR="007A1F44" w:rsidRPr="00977EA3" w:rsidRDefault="007A1F44">
            <w:pPr>
              <w:pStyle w:val="TableEntry"/>
              <w:jc w:val="center"/>
              <w:rPr>
                <w:noProof w:val="0"/>
              </w:rPr>
            </w:pPr>
            <w:r w:rsidRPr="00977EA3">
              <w:rPr>
                <w:noProof w:val="0"/>
              </w:rPr>
              <w:t>[0..1]</w:t>
            </w:r>
          </w:p>
        </w:tc>
        <w:tc>
          <w:tcPr>
            <w:tcW w:w="1701" w:type="dxa"/>
          </w:tcPr>
          <w:p w14:paraId="2F7BF9F5" w14:textId="77777777" w:rsidR="007A1F44" w:rsidRPr="00977EA3" w:rsidRDefault="007A1F44">
            <w:pPr>
              <w:pStyle w:val="TableEntry"/>
              <w:jc w:val="center"/>
              <w:rPr>
                <w:noProof w:val="0"/>
              </w:rPr>
            </w:pPr>
            <w:r w:rsidRPr="00977EA3">
              <w:rPr>
                <w:noProof w:val="0"/>
              </w:rPr>
              <w:t>6</w:t>
            </w:r>
          </w:p>
        </w:tc>
      </w:tr>
      <w:tr w:rsidR="007A1F44" w:rsidRPr="00977EA3" w14:paraId="55812C77" w14:textId="77777777">
        <w:trPr>
          <w:cantSplit/>
          <w:jc w:val="center"/>
        </w:trPr>
        <w:tc>
          <w:tcPr>
            <w:tcW w:w="1951" w:type="dxa"/>
          </w:tcPr>
          <w:p w14:paraId="6A64478C" w14:textId="77777777" w:rsidR="007A1F44" w:rsidRPr="00977EA3" w:rsidRDefault="007A1F44" w:rsidP="00A0052B">
            <w:pPr>
              <w:pStyle w:val="TableEntry"/>
              <w:rPr>
                <w:noProof w:val="0"/>
              </w:rPr>
            </w:pPr>
            <w:r w:rsidRPr="00977EA3">
              <w:rPr>
                <w:noProof w:val="0"/>
              </w:rPr>
              <w:lastRenderedPageBreak/>
              <w:t>UB2</w:t>
            </w:r>
          </w:p>
        </w:tc>
        <w:tc>
          <w:tcPr>
            <w:tcW w:w="3544" w:type="dxa"/>
          </w:tcPr>
          <w:p w14:paraId="2419C1F1" w14:textId="77777777" w:rsidR="007A1F44" w:rsidRPr="00977EA3" w:rsidRDefault="007A1F44">
            <w:pPr>
              <w:pStyle w:val="TableEntry"/>
              <w:rPr>
                <w:noProof w:val="0"/>
              </w:rPr>
            </w:pPr>
            <w:r w:rsidRPr="00977EA3">
              <w:rPr>
                <w:noProof w:val="0"/>
              </w:rPr>
              <w:t>Universal Bill 92 Information</w:t>
            </w:r>
          </w:p>
        </w:tc>
        <w:tc>
          <w:tcPr>
            <w:tcW w:w="971" w:type="dxa"/>
          </w:tcPr>
          <w:p w14:paraId="0B320C9A" w14:textId="77777777" w:rsidR="007A1F44" w:rsidRPr="00977EA3" w:rsidRDefault="007A1F44">
            <w:pPr>
              <w:pStyle w:val="TableEntry"/>
              <w:jc w:val="center"/>
              <w:rPr>
                <w:noProof w:val="0"/>
              </w:rPr>
            </w:pPr>
            <w:r w:rsidRPr="00977EA3">
              <w:rPr>
                <w:noProof w:val="0"/>
              </w:rPr>
              <w:t>O</w:t>
            </w:r>
          </w:p>
        </w:tc>
        <w:tc>
          <w:tcPr>
            <w:tcW w:w="872" w:type="dxa"/>
          </w:tcPr>
          <w:p w14:paraId="1A1A1F74" w14:textId="77777777" w:rsidR="007A1F44" w:rsidRPr="00977EA3" w:rsidRDefault="007A1F44">
            <w:pPr>
              <w:pStyle w:val="TableEntry"/>
              <w:jc w:val="center"/>
              <w:rPr>
                <w:noProof w:val="0"/>
              </w:rPr>
            </w:pPr>
            <w:r w:rsidRPr="00977EA3">
              <w:rPr>
                <w:noProof w:val="0"/>
              </w:rPr>
              <w:t>[0..1]</w:t>
            </w:r>
          </w:p>
        </w:tc>
        <w:tc>
          <w:tcPr>
            <w:tcW w:w="1701" w:type="dxa"/>
          </w:tcPr>
          <w:p w14:paraId="77355EC2" w14:textId="77777777" w:rsidR="007A1F44" w:rsidRPr="00977EA3" w:rsidRDefault="007A1F44">
            <w:pPr>
              <w:pStyle w:val="TableEntry"/>
              <w:jc w:val="center"/>
              <w:rPr>
                <w:noProof w:val="0"/>
              </w:rPr>
            </w:pPr>
            <w:r w:rsidRPr="00977EA3">
              <w:rPr>
                <w:noProof w:val="0"/>
              </w:rPr>
              <w:t>6</w:t>
            </w:r>
          </w:p>
        </w:tc>
      </w:tr>
      <w:tr w:rsidR="007A1F44" w:rsidRPr="00977EA3" w14:paraId="3FAE9823" w14:textId="77777777">
        <w:trPr>
          <w:cantSplit/>
          <w:jc w:val="center"/>
        </w:trPr>
        <w:tc>
          <w:tcPr>
            <w:tcW w:w="1951" w:type="dxa"/>
          </w:tcPr>
          <w:p w14:paraId="5793B1F6" w14:textId="77777777" w:rsidR="007A1F44" w:rsidRPr="00977EA3" w:rsidRDefault="007A1F44" w:rsidP="00A0052B">
            <w:pPr>
              <w:pStyle w:val="TableEntry"/>
              <w:rPr>
                <w:noProof w:val="0"/>
              </w:rPr>
            </w:pPr>
            <w:r w:rsidRPr="00977EA3">
              <w:rPr>
                <w:noProof w:val="0"/>
              </w:rPr>
              <w:t>PDA</w:t>
            </w:r>
          </w:p>
        </w:tc>
        <w:tc>
          <w:tcPr>
            <w:tcW w:w="3544" w:type="dxa"/>
          </w:tcPr>
          <w:p w14:paraId="581F1750" w14:textId="77777777" w:rsidR="007A1F44" w:rsidRPr="00977EA3" w:rsidRDefault="007A1F44">
            <w:pPr>
              <w:pStyle w:val="TableEntry"/>
              <w:rPr>
                <w:noProof w:val="0"/>
              </w:rPr>
            </w:pPr>
            <w:r w:rsidRPr="00977EA3">
              <w:rPr>
                <w:noProof w:val="0"/>
              </w:rPr>
              <w:t>Patient Death and Autopsy</w:t>
            </w:r>
          </w:p>
        </w:tc>
        <w:tc>
          <w:tcPr>
            <w:tcW w:w="971" w:type="dxa"/>
          </w:tcPr>
          <w:p w14:paraId="3BCE35F3" w14:textId="77777777" w:rsidR="007A1F44" w:rsidRPr="00977EA3" w:rsidRDefault="007A1F44">
            <w:pPr>
              <w:pStyle w:val="TableEntry"/>
              <w:jc w:val="center"/>
              <w:rPr>
                <w:noProof w:val="0"/>
              </w:rPr>
            </w:pPr>
            <w:r w:rsidRPr="00977EA3">
              <w:rPr>
                <w:noProof w:val="0"/>
              </w:rPr>
              <w:t>O</w:t>
            </w:r>
          </w:p>
        </w:tc>
        <w:tc>
          <w:tcPr>
            <w:tcW w:w="872" w:type="dxa"/>
          </w:tcPr>
          <w:p w14:paraId="70F8759B" w14:textId="77777777" w:rsidR="007A1F44" w:rsidRPr="00977EA3" w:rsidRDefault="007A1F44">
            <w:pPr>
              <w:pStyle w:val="TableEntry"/>
              <w:jc w:val="center"/>
              <w:rPr>
                <w:noProof w:val="0"/>
              </w:rPr>
            </w:pPr>
            <w:r w:rsidRPr="00977EA3">
              <w:rPr>
                <w:noProof w:val="0"/>
              </w:rPr>
              <w:t>[0..1]</w:t>
            </w:r>
          </w:p>
        </w:tc>
        <w:tc>
          <w:tcPr>
            <w:tcW w:w="1701" w:type="dxa"/>
          </w:tcPr>
          <w:p w14:paraId="06C49C58" w14:textId="77777777" w:rsidR="007A1F44" w:rsidRPr="00977EA3" w:rsidRDefault="007A1F44">
            <w:pPr>
              <w:pStyle w:val="TableEntry"/>
              <w:jc w:val="center"/>
              <w:rPr>
                <w:noProof w:val="0"/>
              </w:rPr>
            </w:pPr>
            <w:r w:rsidRPr="00977EA3">
              <w:rPr>
                <w:noProof w:val="0"/>
              </w:rPr>
              <w:t>3</w:t>
            </w:r>
          </w:p>
        </w:tc>
      </w:tr>
    </w:tbl>
    <w:p w14:paraId="280F4B1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31" w:name="_Toc174249220"/>
      <w:r w:rsidRPr="00977EA3">
        <w:rPr>
          <w:noProof w:val="0"/>
        </w:rPr>
        <w:t>Comments on segment usage</w:t>
      </w:r>
      <w:bookmarkEnd w:id="431"/>
    </w:p>
    <w:p w14:paraId="6DC052B2" w14:textId="77777777" w:rsidR="007A1F44" w:rsidRPr="00977EA3" w:rsidRDefault="007A1F44">
      <w:r w:rsidRPr="00977EA3">
        <w:t xml:space="preserve">Field </w:t>
      </w:r>
      <w:r w:rsidRPr="00977EA3">
        <w:rPr>
          <w:i/>
          <w:iCs/>
        </w:rPr>
        <w:t>PV2-8-expected admit date/time</w:t>
      </w:r>
      <w:r w:rsidRPr="00977EA3">
        <w:t xml:space="preserve"> is used to carry the expected date and time when the patient is to be admitted.</w:t>
      </w:r>
    </w:p>
    <w:p w14:paraId="0631705A" w14:textId="77777777" w:rsidR="007A1F44" w:rsidRPr="00977EA3" w:rsidRDefault="007A1F44">
      <w:r w:rsidRPr="00977EA3">
        <w:t>One or more OBX segments may be present to carry “permanent observations” such as the patient weight or height.</w:t>
      </w:r>
    </w:p>
    <w:p w14:paraId="31AFDF9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32" w:name="_Toc174249221"/>
      <w:r w:rsidRPr="00977EA3">
        <w:rPr>
          <w:noProof w:val="0"/>
        </w:rPr>
        <w:t>Expected actions</w:t>
      </w:r>
      <w:bookmarkEnd w:id="432"/>
    </w:p>
    <w:p w14:paraId="4320CAB1" w14:textId="77777777" w:rsidR="007A1F44" w:rsidRPr="00977EA3" w:rsidRDefault="007A1F44">
      <w:r w:rsidRPr="00977EA3">
        <w:t>The receiver shall update the patient’s status to “pending admit”.</w:t>
      </w:r>
    </w:p>
    <w:p w14:paraId="5C0CBC4B" w14:textId="77777777" w:rsidR="007A1F44" w:rsidRPr="00977EA3" w:rsidRDefault="007A1F44">
      <w:r w:rsidRPr="00977EA3">
        <w:t>The receiver shall report the result of this operation (success / error) in an acknowledgment message returned to the sender.</w:t>
      </w:r>
    </w:p>
    <w:p w14:paraId="6FA07AD6" w14:textId="77777777" w:rsidR="007A1F44" w:rsidRPr="00977EA3" w:rsidRDefault="007A1F44">
      <w:r w:rsidRPr="00977EA3">
        <w:t>There is no particular potential conflict between this Movement and any previously received message related to the same patient.</w:t>
      </w:r>
    </w:p>
    <w:p w14:paraId="7A954BAA" w14:textId="77777777" w:rsidR="007A1F44" w:rsidRPr="00977EA3" w:rsidRDefault="007A1F44">
      <w:r w:rsidRPr="00977EA3">
        <w:t>If the receiver does not support the Pending Event Management Option of this transaction, it shall application-reject the message (see ITI TF-2x: C.2.3).</w:t>
      </w:r>
    </w:p>
    <w:p w14:paraId="4C84B690"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33" w:name="_Toc174249222"/>
      <w:bookmarkStart w:id="434" w:name="_Toc398544184"/>
      <w:r w:rsidRPr="00977EA3">
        <w:rPr>
          <w:noProof w:val="0"/>
        </w:rPr>
        <w:t>Cancel Pending Admit – ADT^A27^ADT_A21</w:t>
      </w:r>
      <w:bookmarkEnd w:id="433"/>
      <w:bookmarkEnd w:id="434"/>
    </w:p>
    <w:p w14:paraId="1A5C8B4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35" w:name="_Toc174249223"/>
      <w:r w:rsidRPr="00977EA3">
        <w:rPr>
          <w:noProof w:val="0"/>
        </w:rPr>
        <w:t>Trigger Event</w:t>
      </w:r>
      <w:bookmarkEnd w:id="435"/>
    </w:p>
    <w:p w14:paraId="6B570764" w14:textId="77777777" w:rsidR="007A1F44" w:rsidRPr="00977EA3" w:rsidRDefault="007A1F44">
      <w:r w:rsidRPr="00977EA3">
        <w:t>This message is sent by a Patient Encounter Supplier to a Patient Encounter Consumer to cancel a previous notification (via trigger event A14) that a patient was expected to be admitted.</w:t>
      </w:r>
    </w:p>
    <w:p w14:paraId="04C36BD0" w14:textId="77777777" w:rsidR="007A1F44" w:rsidRPr="00977EA3" w:rsidRDefault="007A1F44">
      <w:r w:rsidRPr="00977EA3">
        <w:t xml:space="preserve">MSH-9 is valued </w:t>
      </w:r>
      <w:r w:rsidRPr="00977EA3">
        <w:rPr>
          <w:b/>
          <w:bCs/>
        </w:rPr>
        <w:t>ADT^A27^ADT_A21</w:t>
      </w:r>
      <w:r w:rsidRPr="00977EA3">
        <w:t>.</w:t>
      </w:r>
    </w:p>
    <w:p w14:paraId="580BAE0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36" w:name="_Toc174249224"/>
      <w:r w:rsidRPr="00977EA3">
        <w:rPr>
          <w:noProof w:val="0"/>
        </w:rPr>
        <w:t>Message Static Definition</w:t>
      </w:r>
      <w:bookmarkEnd w:id="436"/>
    </w:p>
    <w:p w14:paraId="6EF3A01F" w14:textId="77777777" w:rsidR="007A1F44" w:rsidRPr="00977EA3" w:rsidRDefault="007A1F44">
      <w:pPr>
        <w:pStyle w:val="TableTitle"/>
        <w:rPr>
          <w:noProof w:val="0"/>
        </w:rPr>
      </w:pPr>
      <w:r w:rsidRPr="00977EA3">
        <w:rPr>
          <w:noProof w:val="0"/>
        </w:rPr>
        <w:t>Table 3.31-20: Static definition of message ADT^A27^ADT_A21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CD94EB8" w14:textId="77777777">
        <w:trPr>
          <w:cantSplit/>
          <w:tblHeader/>
          <w:jc w:val="center"/>
        </w:trPr>
        <w:tc>
          <w:tcPr>
            <w:tcW w:w="1951" w:type="dxa"/>
            <w:shd w:val="clear" w:color="auto" w:fill="D9D9D9"/>
          </w:tcPr>
          <w:p w14:paraId="1352B668"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72C720B"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F200E0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BC6E9F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909ED17" w14:textId="77777777" w:rsidR="007A1F44" w:rsidRPr="00977EA3" w:rsidRDefault="007A1F44" w:rsidP="00A53067">
            <w:pPr>
              <w:pStyle w:val="TableEntryHeader"/>
              <w:rPr>
                <w:noProof w:val="0"/>
              </w:rPr>
            </w:pPr>
            <w:r w:rsidRPr="00977EA3">
              <w:rPr>
                <w:noProof w:val="0"/>
              </w:rPr>
              <w:t>HL7 chapter</w:t>
            </w:r>
          </w:p>
        </w:tc>
      </w:tr>
      <w:tr w:rsidR="007A1F44" w:rsidRPr="00977EA3" w14:paraId="5DF23BA9" w14:textId="77777777">
        <w:trPr>
          <w:cantSplit/>
          <w:jc w:val="center"/>
        </w:trPr>
        <w:tc>
          <w:tcPr>
            <w:tcW w:w="1951" w:type="dxa"/>
          </w:tcPr>
          <w:p w14:paraId="27ADA7A3" w14:textId="77777777" w:rsidR="007A1F44" w:rsidRPr="00977EA3" w:rsidRDefault="007A1F44" w:rsidP="00A0052B">
            <w:pPr>
              <w:pStyle w:val="TableEntry"/>
              <w:rPr>
                <w:noProof w:val="0"/>
              </w:rPr>
            </w:pPr>
            <w:r w:rsidRPr="00977EA3">
              <w:rPr>
                <w:noProof w:val="0"/>
              </w:rPr>
              <w:t>MSH</w:t>
            </w:r>
          </w:p>
        </w:tc>
        <w:tc>
          <w:tcPr>
            <w:tcW w:w="3544" w:type="dxa"/>
          </w:tcPr>
          <w:p w14:paraId="4C04D3EF" w14:textId="77777777" w:rsidR="007A1F44" w:rsidRPr="00977EA3" w:rsidRDefault="007A1F44">
            <w:pPr>
              <w:pStyle w:val="TableEntry"/>
              <w:rPr>
                <w:noProof w:val="0"/>
              </w:rPr>
            </w:pPr>
            <w:r w:rsidRPr="00977EA3">
              <w:rPr>
                <w:noProof w:val="0"/>
              </w:rPr>
              <w:t>Message Header</w:t>
            </w:r>
          </w:p>
        </w:tc>
        <w:tc>
          <w:tcPr>
            <w:tcW w:w="971" w:type="dxa"/>
          </w:tcPr>
          <w:p w14:paraId="704348BF" w14:textId="77777777" w:rsidR="007A1F44" w:rsidRPr="00977EA3" w:rsidRDefault="007A1F44">
            <w:pPr>
              <w:pStyle w:val="TableEntry"/>
              <w:jc w:val="center"/>
              <w:rPr>
                <w:noProof w:val="0"/>
              </w:rPr>
            </w:pPr>
            <w:r w:rsidRPr="00977EA3">
              <w:rPr>
                <w:noProof w:val="0"/>
              </w:rPr>
              <w:t>R</w:t>
            </w:r>
          </w:p>
        </w:tc>
        <w:tc>
          <w:tcPr>
            <w:tcW w:w="872" w:type="dxa"/>
          </w:tcPr>
          <w:p w14:paraId="604AA7D1" w14:textId="77777777" w:rsidR="007A1F44" w:rsidRPr="00977EA3" w:rsidRDefault="007A1F44">
            <w:pPr>
              <w:pStyle w:val="TableEntry"/>
              <w:jc w:val="center"/>
              <w:rPr>
                <w:noProof w:val="0"/>
              </w:rPr>
            </w:pPr>
            <w:r w:rsidRPr="00977EA3">
              <w:rPr>
                <w:noProof w:val="0"/>
              </w:rPr>
              <w:t>[1..1]</w:t>
            </w:r>
          </w:p>
        </w:tc>
        <w:tc>
          <w:tcPr>
            <w:tcW w:w="1701" w:type="dxa"/>
          </w:tcPr>
          <w:p w14:paraId="2B14F470" w14:textId="77777777" w:rsidR="007A1F44" w:rsidRPr="00977EA3" w:rsidRDefault="007A1F44">
            <w:pPr>
              <w:pStyle w:val="TableEntry"/>
              <w:jc w:val="center"/>
              <w:rPr>
                <w:noProof w:val="0"/>
              </w:rPr>
            </w:pPr>
            <w:r w:rsidRPr="00977EA3">
              <w:rPr>
                <w:noProof w:val="0"/>
              </w:rPr>
              <w:t>2</w:t>
            </w:r>
          </w:p>
        </w:tc>
      </w:tr>
      <w:tr w:rsidR="007A1F44" w:rsidRPr="00977EA3" w14:paraId="332BC509" w14:textId="77777777">
        <w:trPr>
          <w:cantSplit/>
          <w:jc w:val="center"/>
        </w:trPr>
        <w:tc>
          <w:tcPr>
            <w:tcW w:w="1951" w:type="dxa"/>
          </w:tcPr>
          <w:p w14:paraId="30E7AD78" w14:textId="77777777" w:rsidR="007A1F44" w:rsidRPr="00977EA3" w:rsidRDefault="007A1F44">
            <w:pPr>
              <w:pStyle w:val="TableEntry"/>
              <w:rPr>
                <w:noProof w:val="0"/>
              </w:rPr>
            </w:pPr>
            <w:r w:rsidRPr="00977EA3">
              <w:rPr>
                <w:noProof w:val="0"/>
              </w:rPr>
              <w:t>SFT</w:t>
            </w:r>
          </w:p>
        </w:tc>
        <w:tc>
          <w:tcPr>
            <w:tcW w:w="3544" w:type="dxa"/>
          </w:tcPr>
          <w:p w14:paraId="42F69DB9" w14:textId="77777777" w:rsidR="007A1F44" w:rsidRPr="00977EA3" w:rsidRDefault="007A1F44">
            <w:pPr>
              <w:pStyle w:val="TableEntry"/>
              <w:rPr>
                <w:noProof w:val="0"/>
              </w:rPr>
            </w:pPr>
            <w:r w:rsidRPr="00977EA3">
              <w:rPr>
                <w:noProof w:val="0"/>
              </w:rPr>
              <w:t>Software Segment</w:t>
            </w:r>
          </w:p>
        </w:tc>
        <w:tc>
          <w:tcPr>
            <w:tcW w:w="971" w:type="dxa"/>
          </w:tcPr>
          <w:p w14:paraId="0A0DA6D7" w14:textId="77777777" w:rsidR="007A1F44" w:rsidRPr="00977EA3" w:rsidRDefault="007A1F44">
            <w:pPr>
              <w:pStyle w:val="TableEntry"/>
              <w:jc w:val="center"/>
              <w:rPr>
                <w:noProof w:val="0"/>
              </w:rPr>
            </w:pPr>
            <w:r w:rsidRPr="00977EA3">
              <w:rPr>
                <w:noProof w:val="0"/>
              </w:rPr>
              <w:t>O</w:t>
            </w:r>
          </w:p>
        </w:tc>
        <w:tc>
          <w:tcPr>
            <w:tcW w:w="872" w:type="dxa"/>
          </w:tcPr>
          <w:p w14:paraId="48C63768" w14:textId="77777777" w:rsidR="007A1F44" w:rsidRPr="00977EA3" w:rsidRDefault="007A1F44">
            <w:pPr>
              <w:pStyle w:val="TableEntry"/>
              <w:jc w:val="center"/>
              <w:rPr>
                <w:noProof w:val="0"/>
              </w:rPr>
            </w:pPr>
            <w:r w:rsidRPr="00977EA3">
              <w:rPr>
                <w:noProof w:val="0"/>
              </w:rPr>
              <w:t>[0..*]</w:t>
            </w:r>
          </w:p>
        </w:tc>
        <w:tc>
          <w:tcPr>
            <w:tcW w:w="1701" w:type="dxa"/>
          </w:tcPr>
          <w:p w14:paraId="77487E8C" w14:textId="77777777" w:rsidR="007A1F44" w:rsidRPr="00977EA3" w:rsidRDefault="007A1F44">
            <w:pPr>
              <w:pStyle w:val="TableEntry"/>
              <w:jc w:val="center"/>
              <w:rPr>
                <w:noProof w:val="0"/>
              </w:rPr>
            </w:pPr>
            <w:r w:rsidRPr="00977EA3">
              <w:rPr>
                <w:noProof w:val="0"/>
              </w:rPr>
              <w:t>2</w:t>
            </w:r>
          </w:p>
        </w:tc>
      </w:tr>
      <w:tr w:rsidR="007A1F44" w:rsidRPr="00977EA3" w14:paraId="42B8DA32" w14:textId="77777777">
        <w:trPr>
          <w:cantSplit/>
          <w:jc w:val="center"/>
        </w:trPr>
        <w:tc>
          <w:tcPr>
            <w:tcW w:w="1951" w:type="dxa"/>
          </w:tcPr>
          <w:p w14:paraId="3132ADA2" w14:textId="77777777" w:rsidR="007A1F44" w:rsidRPr="00977EA3" w:rsidRDefault="007A1F44">
            <w:pPr>
              <w:pStyle w:val="TableEntry"/>
              <w:rPr>
                <w:noProof w:val="0"/>
              </w:rPr>
            </w:pPr>
            <w:r w:rsidRPr="00977EA3">
              <w:rPr>
                <w:noProof w:val="0"/>
              </w:rPr>
              <w:t>EVN</w:t>
            </w:r>
          </w:p>
        </w:tc>
        <w:tc>
          <w:tcPr>
            <w:tcW w:w="3544" w:type="dxa"/>
          </w:tcPr>
          <w:p w14:paraId="003BDEA5" w14:textId="77777777" w:rsidR="007A1F44" w:rsidRPr="00977EA3" w:rsidRDefault="007A1F44">
            <w:pPr>
              <w:pStyle w:val="TableEntry"/>
              <w:rPr>
                <w:noProof w:val="0"/>
              </w:rPr>
            </w:pPr>
            <w:r w:rsidRPr="00977EA3">
              <w:rPr>
                <w:noProof w:val="0"/>
              </w:rPr>
              <w:t>Event Type</w:t>
            </w:r>
          </w:p>
        </w:tc>
        <w:tc>
          <w:tcPr>
            <w:tcW w:w="971" w:type="dxa"/>
          </w:tcPr>
          <w:p w14:paraId="13D91BAA" w14:textId="77777777" w:rsidR="007A1F44" w:rsidRPr="00977EA3" w:rsidRDefault="007A1F44">
            <w:pPr>
              <w:pStyle w:val="TableEntry"/>
              <w:jc w:val="center"/>
              <w:rPr>
                <w:noProof w:val="0"/>
              </w:rPr>
            </w:pPr>
            <w:r w:rsidRPr="00977EA3">
              <w:rPr>
                <w:noProof w:val="0"/>
              </w:rPr>
              <w:t>R</w:t>
            </w:r>
          </w:p>
        </w:tc>
        <w:tc>
          <w:tcPr>
            <w:tcW w:w="872" w:type="dxa"/>
          </w:tcPr>
          <w:p w14:paraId="0B06F352" w14:textId="77777777" w:rsidR="007A1F44" w:rsidRPr="00977EA3" w:rsidRDefault="007A1F44">
            <w:pPr>
              <w:pStyle w:val="TableEntry"/>
              <w:jc w:val="center"/>
              <w:rPr>
                <w:noProof w:val="0"/>
              </w:rPr>
            </w:pPr>
            <w:r w:rsidRPr="00977EA3">
              <w:rPr>
                <w:noProof w:val="0"/>
              </w:rPr>
              <w:t>[1..1]</w:t>
            </w:r>
          </w:p>
        </w:tc>
        <w:tc>
          <w:tcPr>
            <w:tcW w:w="1701" w:type="dxa"/>
          </w:tcPr>
          <w:p w14:paraId="24B1593A" w14:textId="77777777" w:rsidR="007A1F44" w:rsidRPr="00977EA3" w:rsidRDefault="007A1F44">
            <w:pPr>
              <w:pStyle w:val="TableEntry"/>
              <w:jc w:val="center"/>
              <w:rPr>
                <w:noProof w:val="0"/>
              </w:rPr>
            </w:pPr>
            <w:r w:rsidRPr="00977EA3">
              <w:rPr>
                <w:noProof w:val="0"/>
              </w:rPr>
              <w:t>2</w:t>
            </w:r>
          </w:p>
        </w:tc>
      </w:tr>
      <w:tr w:rsidR="007A1F44" w:rsidRPr="00977EA3" w14:paraId="7D4CF4D6" w14:textId="77777777">
        <w:trPr>
          <w:cantSplit/>
          <w:jc w:val="center"/>
        </w:trPr>
        <w:tc>
          <w:tcPr>
            <w:tcW w:w="1951" w:type="dxa"/>
          </w:tcPr>
          <w:p w14:paraId="48979132" w14:textId="77777777" w:rsidR="007A1F44" w:rsidRPr="00977EA3" w:rsidRDefault="007A1F44">
            <w:pPr>
              <w:pStyle w:val="TableEntry"/>
              <w:rPr>
                <w:noProof w:val="0"/>
              </w:rPr>
            </w:pPr>
            <w:r w:rsidRPr="00977EA3">
              <w:rPr>
                <w:noProof w:val="0"/>
              </w:rPr>
              <w:t>PID</w:t>
            </w:r>
          </w:p>
        </w:tc>
        <w:tc>
          <w:tcPr>
            <w:tcW w:w="3544" w:type="dxa"/>
          </w:tcPr>
          <w:p w14:paraId="79AA0D9E" w14:textId="77777777" w:rsidR="007A1F44" w:rsidRPr="00977EA3" w:rsidRDefault="007A1F44">
            <w:pPr>
              <w:pStyle w:val="TableEntry"/>
              <w:rPr>
                <w:noProof w:val="0"/>
              </w:rPr>
            </w:pPr>
            <w:r w:rsidRPr="00977EA3">
              <w:rPr>
                <w:noProof w:val="0"/>
              </w:rPr>
              <w:t>Patient Identification</w:t>
            </w:r>
          </w:p>
        </w:tc>
        <w:tc>
          <w:tcPr>
            <w:tcW w:w="971" w:type="dxa"/>
          </w:tcPr>
          <w:p w14:paraId="0BD95A2B" w14:textId="77777777" w:rsidR="007A1F44" w:rsidRPr="00977EA3" w:rsidRDefault="007A1F44">
            <w:pPr>
              <w:pStyle w:val="TableEntry"/>
              <w:jc w:val="center"/>
              <w:rPr>
                <w:noProof w:val="0"/>
              </w:rPr>
            </w:pPr>
            <w:r w:rsidRPr="00977EA3">
              <w:rPr>
                <w:noProof w:val="0"/>
              </w:rPr>
              <w:t>R</w:t>
            </w:r>
          </w:p>
        </w:tc>
        <w:tc>
          <w:tcPr>
            <w:tcW w:w="872" w:type="dxa"/>
          </w:tcPr>
          <w:p w14:paraId="2C64C929" w14:textId="77777777" w:rsidR="007A1F44" w:rsidRPr="00977EA3" w:rsidRDefault="007A1F44">
            <w:pPr>
              <w:pStyle w:val="TableEntry"/>
              <w:jc w:val="center"/>
              <w:rPr>
                <w:noProof w:val="0"/>
              </w:rPr>
            </w:pPr>
            <w:r w:rsidRPr="00977EA3">
              <w:rPr>
                <w:noProof w:val="0"/>
              </w:rPr>
              <w:t>[1..1]</w:t>
            </w:r>
          </w:p>
        </w:tc>
        <w:tc>
          <w:tcPr>
            <w:tcW w:w="1701" w:type="dxa"/>
          </w:tcPr>
          <w:p w14:paraId="318603CF" w14:textId="77777777" w:rsidR="007A1F44" w:rsidRPr="00977EA3" w:rsidRDefault="007A1F44">
            <w:pPr>
              <w:pStyle w:val="TableEntry"/>
              <w:jc w:val="center"/>
              <w:rPr>
                <w:noProof w:val="0"/>
              </w:rPr>
            </w:pPr>
            <w:r w:rsidRPr="00977EA3">
              <w:rPr>
                <w:noProof w:val="0"/>
              </w:rPr>
              <w:t>3</w:t>
            </w:r>
          </w:p>
        </w:tc>
      </w:tr>
      <w:tr w:rsidR="007A1F44" w:rsidRPr="00977EA3" w14:paraId="1769BB5D" w14:textId="77777777">
        <w:trPr>
          <w:cantSplit/>
          <w:jc w:val="center"/>
        </w:trPr>
        <w:tc>
          <w:tcPr>
            <w:tcW w:w="1951" w:type="dxa"/>
          </w:tcPr>
          <w:p w14:paraId="0C59B161" w14:textId="77777777" w:rsidR="007A1F44" w:rsidRPr="00977EA3" w:rsidRDefault="007A1F44">
            <w:pPr>
              <w:pStyle w:val="TableEntry"/>
              <w:rPr>
                <w:noProof w:val="0"/>
              </w:rPr>
            </w:pPr>
            <w:r w:rsidRPr="00977EA3">
              <w:rPr>
                <w:noProof w:val="0"/>
              </w:rPr>
              <w:t>PD1</w:t>
            </w:r>
          </w:p>
        </w:tc>
        <w:tc>
          <w:tcPr>
            <w:tcW w:w="3544" w:type="dxa"/>
          </w:tcPr>
          <w:p w14:paraId="67F67E9F" w14:textId="77777777" w:rsidR="007A1F44" w:rsidRPr="00977EA3" w:rsidRDefault="007A1F44">
            <w:pPr>
              <w:pStyle w:val="TableEntry"/>
              <w:rPr>
                <w:noProof w:val="0"/>
              </w:rPr>
            </w:pPr>
            <w:r w:rsidRPr="00977EA3">
              <w:rPr>
                <w:noProof w:val="0"/>
              </w:rPr>
              <w:t>Additional Demographics</w:t>
            </w:r>
          </w:p>
        </w:tc>
        <w:tc>
          <w:tcPr>
            <w:tcW w:w="971" w:type="dxa"/>
          </w:tcPr>
          <w:p w14:paraId="7664964A" w14:textId="77777777" w:rsidR="007A1F44" w:rsidRPr="00977EA3" w:rsidRDefault="007A1F44">
            <w:pPr>
              <w:pStyle w:val="TableEntry"/>
              <w:jc w:val="center"/>
              <w:rPr>
                <w:noProof w:val="0"/>
              </w:rPr>
            </w:pPr>
            <w:r w:rsidRPr="00977EA3">
              <w:rPr>
                <w:noProof w:val="0"/>
              </w:rPr>
              <w:t>O</w:t>
            </w:r>
          </w:p>
        </w:tc>
        <w:tc>
          <w:tcPr>
            <w:tcW w:w="872" w:type="dxa"/>
          </w:tcPr>
          <w:p w14:paraId="0BE690BE" w14:textId="77777777" w:rsidR="007A1F44" w:rsidRPr="00977EA3" w:rsidRDefault="007A1F44">
            <w:pPr>
              <w:pStyle w:val="TableEntry"/>
              <w:jc w:val="center"/>
              <w:rPr>
                <w:noProof w:val="0"/>
              </w:rPr>
            </w:pPr>
            <w:r w:rsidRPr="00977EA3">
              <w:rPr>
                <w:noProof w:val="0"/>
              </w:rPr>
              <w:t>[0..1]</w:t>
            </w:r>
          </w:p>
        </w:tc>
        <w:tc>
          <w:tcPr>
            <w:tcW w:w="1701" w:type="dxa"/>
          </w:tcPr>
          <w:p w14:paraId="274B863E" w14:textId="77777777" w:rsidR="007A1F44" w:rsidRPr="00977EA3" w:rsidRDefault="007A1F44">
            <w:pPr>
              <w:pStyle w:val="TableEntry"/>
              <w:jc w:val="center"/>
              <w:rPr>
                <w:noProof w:val="0"/>
              </w:rPr>
            </w:pPr>
            <w:r w:rsidRPr="00977EA3">
              <w:rPr>
                <w:noProof w:val="0"/>
              </w:rPr>
              <w:t>3</w:t>
            </w:r>
          </w:p>
        </w:tc>
      </w:tr>
      <w:tr w:rsidR="007A1F44" w:rsidRPr="00977EA3" w14:paraId="3C82B3E9" w14:textId="77777777">
        <w:trPr>
          <w:cantSplit/>
          <w:jc w:val="center"/>
        </w:trPr>
        <w:tc>
          <w:tcPr>
            <w:tcW w:w="1951" w:type="dxa"/>
          </w:tcPr>
          <w:p w14:paraId="4E459329" w14:textId="77777777" w:rsidR="007A1F44" w:rsidRPr="00977EA3" w:rsidRDefault="007A1F44" w:rsidP="00A0052B">
            <w:pPr>
              <w:pStyle w:val="TableEntry"/>
              <w:rPr>
                <w:noProof w:val="0"/>
              </w:rPr>
            </w:pPr>
            <w:r w:rsidRPr="00977EA3">
              <w:rPr>
                <w:noProof w:val="0"/>
              </w:rPr>
              <w:t>PV1</w:t>
            </w:r>
          </w:p>
        </w:tc>
        <w:tc>
          <w:tcPr>
            <w:tcW w:w="3544" w:type="dxa"/>
          </w:tcPr>
          <w:p w14:paraId="5E2B6475" w14:textId="77777777" w:rsidR="007A1F44" w:rsidRPr="00977EA3" w:rsidRDefault="007A1F44">
            <w:pPr>
              <w:pStyle w:val="TableEntry"/>
              <w:rPr>
                <w:noProof w:val="0"/>
              </w:rPr>
            </w:pPr>
            <w:r w:rsidRPr="00977EA3">
              <w:rPr>
                <w:noProof w:val="0"/>
              </w:rPr>
              <w:t>Patient Visit</w:t>
            </w:r>
          </w:p>
        </w:tc>
        <w:tc>
          <w:tcPr>
            <w:tcW w:w="971" w:type="dxa"/>
          </w:tcPr>
          <w:p w14:paraId="41B9D12B" w14:textId="77777777" w:rsidR="007A1F44" w:rsidRPr="00977EA3" w:rsidRDefault="007A1F44">
            <w:pPr>
              <w:pStyle w:val="TableEntry"/>
              <w:jc w:val="center"/>
              <w:rPr>
                <w:noProof w:val="0"/>
              </w:rPr>
            </w:pPr>
            <w:r w:rsidRPr="00977EA3">
              <w:rPr>
                <w:noProof w:val="0"/>
              </w:rPr>
              <w:t>R</w:t>
            </w:r>
          </w:p>
        </w:tc>
        <w:tc>
          <w:tcPr>
            <w:tcW w:w="872" w:type="dxa"/>
          </w:tcPr>
          <w:p w14:paraId="109A3158" w14:textId="77777777" w:rsidR="007A1F44" w:rsidRPr="00977EA3" w:rsidRDefault="007A1F44">
            <w:pPr>
              <w:pStyle w:val="TableEntry"/>
              <w:jc w:val="center"/>
              <w:rPr>
                <w:noProof w:val="0"/>
              </w:rPr>
            </w:pPr>
            <w:r w:rsidRPr="00977EA3">
              <w:rPr>
                <w:noProof w:val="0"/>
              </w:rPr>
              <w:t>[1..1]</w:t>
            </w:r>
          </w:p>
        </w:tc>
        <w:tc>
          <w:tcPr>
            <w:tcW w:w="1701" w:type="dxa"/>
          </w:tcPr>
          <w:p w14:paraId="0663C4D4" w14:textId="77777777" w:rsidR="007A1F44" w:rsidRPr="00977EA3" w:rsidRDefault="007A1F44">
            <w:pPr>
              <w:pStyle w:val="TableEntry"/>
              <w:jc w:val="center"/>
              <w:rPr>
                <w:noProof w:val="0"/>
              </w:rPr>
            </w:pPr>
            <w:r w:rsidRPr="00977EA3">
              <w:rPr>
                <w:noProof w:val="0"/>
              </w:rPr>
              <w:t>3</w:t>
            </w:r>
          </w:p>
        </w:tc>
      </w:tr>
      <w:tr w:rsidR="007A1F44" w:rsidRPr="00977EA3" w14:paraId="5F3E4F95" w14:textId="77777777">
        <w:trPr>
          <w:cantSplit/>
          <w:jc w:val="center"/>
        </w:trPr>
        <w:tc>
          <w:tcPr>
            <w:tcW w:w="1951" w:type="dxa"/>
          </w:tcPr>
          <w:p w14:paraId="7D3CC2A3" w14:textId="77777777" w:rsidR="007A1F44" w:rsidRPr="00977EA3" w:rsidRDefault="007A1F44" w:rsidP="00A0052B">
            <w:pPr>
              <w:pStyle w:val="TableEntry"/>
              <w:rPr>
                <w:noProof w:val="0"/>
              </w:rPr>
            </w:pPr>
            <w:r w:rsidRPr="00977EA3">
              <w:rPr>
                <w:noProof w:val="0"/>
              </w:rPr>
              <w:t>PV2</w:t>
            </w:r>
          </w:p>
        </w:tc>
        <w:tc>
          <w:tcPr>
            <w:tcW w:w="3544" w:type="dxa"/>
          </w:tcPr>
          <w:p w14:paraId="1F03F4FB" w14:textId="77777777" w:rsidR="007A1F44" w:rsidRPr="00977EA3" w:rsidRDefault="007A1F44">
            <w:pPr>
              <w:pStyle w:val="TableEntry"/>
              <w:rPr>
                <w:noProof w:val="0"/>
              </w:rPr>
            </w:pPr>
            <w:r w:rsidRPr="00977EA3">
              <w:rPr>
                <w:noProof w:val="0"/>
              </w:rPr>
              <w:t>Patient Visit – Additional Info</w:t>
            </w:r>
          </w:p>
        </w:tc>
        <w:tc>
          <w:tcPr>
            <w:tcW w:w="971" w:type="dxa"/>
          </w:tcPr>
          <w:p w14:paraId="75DA0E22" w14:textId="77777777" w:rsidR="007A1F44" w:rsidRPr="00977EA3" w:rsidRDefault="007A1F44">
            <w:pPr>
              <w:pStyle w:val="TableEntry"/>
              <w:jc w:val="center"/>
              <w:rPr>
                <w:noProof w:val="0"/>
              </w:rPr>
            </w:pPr>
            <w:r w:rsidRPr="00977EA3">
              <w:rPr>
                <w:noProof w:val="0"/>
              </w:rPr>
              <w:t>O</w:t>
            </w:r>
          </w:p>
        </w:tc>
        <w:tc>
          <w:tcPr>
            <w:tcW w:w="872" w:type="dxa"/>
          </w:tcPr>
          <w:p w14:paraId="495D1D18" w14:textId="77777777" w:rsidR="007A1F44" w:rsidRPr="00977EA3" w:rsidRDefault="007A1F44">
            <w:pPr>
              <w:pStyle w:val="TableEntry"/>
              <w:jc w:val="center"/>
              <w:rPr>
                <w:noProof w:val="0"/>
              </w:rPr>
            </w:pPr>
            <w:r w:rsidRPr="00977EA3">
              <w:rPr>
                <w:noProof w:val="0"/>
              </w:rPr>
              <w:t>[0..1]</w:t>
            </w:r>
          </w:p>
        </w:tc>
        <w:tc>
          <w:tcPr>
            <w:tcW w:w="1701" w:type="dxa"/>
          </w:tcPr>
          <w:p w14:paraId="14320D8B" w14:textId="77777777" w:rsidR="007A1F44" w:rsidRPr="00977EA3" w:rsidRDefault="007A1F44">
            <w:pPr>
              <w:pStyle w:val="TableEntry"/>
              <w:jc w:val="center"/>
              <w:rPr>
                <w:noProof w:val="0"/>
              </w:rPr>
            </w:pPr>
            <w:r w:rsidRPr="00977EA3">
              <w:rPr>
                <w:noProof w:val="0"/>
              </w:rPr>
              <w:t>3</w:t>
            </w:r>
          </w:p>
        </w:tc>
      </w:tr>
      <w:tr w:rsidR="007A1F44" w:rsidRPr="00977EA3" w14:paraId="7BDD0EC1" w14:textId="77777777">
        <w:trPr>
          <w:cantSplit/>
          <w:jc w:val="center"/>
        </w:trPr>
        <w:tc>
          <w:tcPr>
            <w:tcW w:w="1951" w:type="dxa"/>
          </w:tcPr>
          <w:p w14:paraId="747FE8E8" w14:textId="77777777" w:rsidR="007A1F44" w:rsidRPr="00977EA3" w:rsidRDefault="007A1F44" w:rsidP="00A0052B">
            <w:pPr>
              <w:pStyle w:val="TableEntry"/>
              <w:rPr>
                <w:noProof w:val="0"/>
              </w:rPr>
            </w:pPr>
            <w:r w:rsidRPr="00977EA3">
              <w:rPr>
                <w:noProof w:val="0"/>
              </w:rPr>
              <w:t>DB1</w:t>
            </w:r>
          </w:p>
        </w:tc>
        <w:tc>
          <w:tcPr>
            <w:tcW w:w="3544" w:type="dxa"/>
          </w:tcPr>
          <w:p w14:paraId="6A170E0E" w14:textId="77777777" w:rsidR="007A1F44" w:rsidRPr="00977EA3" w:rsidRDefault="007A1F44">
            <w:pPr>
              <w:pStyle w:val="TableEntry"/>
              <w:rPr>
                <w:noProof w:val="0"/>
              </w:rPr>
            </w:pPr>
            <w:r w:rsidRPr="00977EA3">
              <w:rPr>
                <w:noProof w:val="0"/>
              </w:rPr>
              <w:t>Disability Information</w:t>
            </w:r>
          </w:p>
        </w:tc>
        <w:tc>
          <w:tcPr>
            <w:tcW w:w="971" w:type="dxa"/>
          </w:tcPr>
          <w:p w14:paraId="11832002" w14:textId="77777777" w:rsidR="007A1F44" w:rsidRPr="00977EA3" w:rsidRDefault="007A1F44">
            <w:pPr>
              <w:pStyle w:val="TableEntry"/>
              <w:jc w:val="center"/>
              <w:rPr>
                <w:noProof w:val="0"/>
              </w:rPr>
            </w:pPr>
            <w:r w:rsidRPr="00977EA3">
              <w:rPr>
                <w:noProof w:val="0"/>
              </w:rPr>
              <w:t>O</w:t>
            </w:r>
          </w:p>
        </w:tc>
        <w:tc>
          <w:tcPr>
            <w:tcW w:w="872" w:type="dxa"/>
          </w:tcPr>
          <w:p w14:paraId="6E6F95EF" w14:textId="77777777" w:rsidR="007A1F44" w:rsidRPr="00977EA3" w:rsidRDefault="007A1F44">
            <w:pPr>
              <w:pStyle w:val="TableEntry"/>
              <w:jc w:val="center"/>
              <w:rPr>
                <w:noProof w:val="0"/>
              </w:rPr>
            </w:pPr>
            <w:r w:rsidRPr="00977EA3">
              <w:rPr>
                <w:noProof w:val="0"/>
              </w:rPr>
              <w:t>[0..*]</w:t>
            </w:r>
          </w:p>
        </w:tc>
        <w:tc>
          <w:tcPr>
            <w:tcW w:w="1701" w:type="dxa"/>
          </w:tcPr>
          <w:p w14:paraId="49D7EE48" w14:textId="77777777" w:rsidR="007A1F44" w:rsidRPr="00977EA3" w:rsidRDefault="007A1F44">
            <w:pPr>
              <w:pStyle w:val="TableEntry"/>
              <w:jc w:val="center"/>
              <w:rPr>
                <w:noProof w:val="0"/>
              </w:rPr>
            </w:pPr>
            <w:r w:rsidRPr="00977EA3">
              <w:rPr>
                <w:noProof w:val="0"/>
              </w:rPr>
              <w:t>3</w:t>
            </w:r>
          </w:p>
        </w:tc>
      </w:tr>
      <w:tr w:rsidR="007A1F44" w:rsidRPr="00977EA3" w14:paraId="00DF0AEE" w14:textId="77777777">
        <w:trPr>
          <w:cantSplit/>
          <w:jc w:val="center"/>
        </w:trPr>
        <w:tc>
          <w:tcPr>
            <w:tcW w:w="1951" w:type="dxa"/>
          </w:tcPr>
          <w:p w14:paraId="6A8BF0B5" w14:textId="77777777" w:rsidR="007A1F44" w:rsidRPr="00977EA3" w:rsidRDefault="007A1F44" w:rsidP="00A0052B">
            <w:pPr>
              <w:pStyle w:val="TableEntry"/>
              <w:rPr>
                <w:noProof w:val="0"/>
              </w:rPr>
            </w:pPr>
            <w:r w:rsidRPr="00977EA3">
              <w:rPr>
                <w:noProof w:val="0"/>
              </w:rPr>
              <w:t>OBX</w:t>
            </w:r>
          </w:p>
        </w:tc>
        <w:tc>
          <w:tcPr>
            <w:tcW w:w="3544" w:type="dxa"/>
          </w:tcPr>
          <w:p w14:paraId="159E2D7E" w14:textId="77777777" w:rsidR="007A1F44" w:rsidRPr="00977EA3" w:rsidRDefault="007A1F44">
            <w:pPr>
              <w:pStyle w:val="TableEntry"/>
              <w:rPr>
                <w:noProof w:val="0"/>
              </w:rPr>
            </w:pPr>
            <w:r w:rsidRPr="00977EA3">
              <w:rPr>
                <w:noProof w:val="0"/>
              </w:rPr>
              <w:t>Observation/Result</w:t>
            </w:r>
          </w:p>
        </w:tc>
        <w:tc>
          <w:tcPr>
            <w:tcW w:w="971" w:type="dxa"/>
          </w:tcPr>
          <w:p w14:paraId="7043F72A" w14:textId="77777777" w:rsidR="007A1F44" w:rsidRPr="00977EA3" w:rsidRDefault="007A1F44">
            <w:pPr>
              <w:pStyle w:val="TableEntry"/>
              <w:jc w:val="center"/>
              <w:rPr>
                <w:noProof w:val="0"/>
              </w:rPr>
            </w:pPr>
            <w:r w:rsidRPr="00977EA3">
              <w:rPr>
                <w:noProof w:val="0"/>
              </w:rPr>
              <w:t>O</w:t>
            </w:r>
          </w:p>
        </w:tc>
        <w:tc>
          <w:tcPr>
            <w:tcW w:w="872" w:type="dxa"/>
          </w:tcPr>
          <w:p w14:paraId="7A6DEF87" w14:textId="77777777" w:rsidR="007A1F44" w:rsidRPr="00977EA3" w:rsidRDefault="007A1F44">
            <w:pPr>
              <w:pStyle w:val="TableEntry"/>
              <w:jc w:val="center"/>
              <w:rPr>
                <w:noProof w:val="0"/>
              </w:rPr>
            </w:pPr>
            <w:r w:rsidRPr="00977EA3">
              <w:rPr>
                <w:noProof w:val="0"/>
              </w:rPr>
              <w:t>[0..*]</w:t>
            </w:r>
          </w:p>
        </w:tc>
        <w:tc>
          <w:tcPr>
            <w:tcW w:w="1701" w:type="dxa"/>
          </w:tcPr>
          <w:p w14:paraId="668B1630" w14:textId="77777777" w:rsidR="007A1F44" w:rsidRPr="00977EA3" w:rsidRDefault="007A1F44">
            <w:pPr>
              <w:pStyle w:val="TableEntry"/>
              <w:jc w:val="center"/>
              <w:rPr>
                <w:noProof w:val="0"/>
              </w:rPr>
            </w:pPr>
            <w:r w:rsidRPr="00977EA3">
              <w:rPr>
                <w:noProof w:val="0"/>
              </w:rPr>
              <w:t>7</w:t>
            </w:r>
          </w:p>
        </w:tc>
      </w:tr>
    </w:tbl>
    <w:p w14:paraId="07B2F7A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37" w:name="_Toc174249225"/>
      <w:r w:rsidRPr="00977EA3">
        <w:rPr>
          <w:noProof w:val="0"/>
        </w:rPr>
        <w:lastRenderedPageBreak/>
        <w:t>Comments on segment usage</w:t>
      </w:r>
      <w:bookmarkEnd w:id="437"/>
    </w:p>
    <w:p w14:paraId="77D25A36" w14:textId="77777777" w:rsidR="007A1F44" w:rsidRPr="00977EA3" w:rsidRDefault="007A1F44">
      <w:r w:rsidRPr="00977EA3">
        <w:t>One or more OBX segments may be present to carry “permanent observations” such as the patient weight or height.</w:t>
      </w:r>
    </w:p>
    <w:p w14:paraId="5BDBD1F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38" w:name="_Toc174249226"/>
      <w:r w:rsidRPr="00977EA3">
        <w:rPr>
          <w:noProof w:val="0"/>
        </w:rPr>
        <w:t>Expected actions</w:t>
      </w:r>
      <w:bookmarkEnd w:id="438"/>
    </w:p>
    <w:p w14:paraId="1B1230F8" w14:textId="77777777" w:rsidR="007A1F44" w:rsidRPr="00977EA3" w:rsidRDefault="007A1F44">
      <w:r w:rsidRPr="00977EA3">
        <w:t>The receiver shall reset the patient’s status to its value prior to the receipt of the “pending admit” message.</w:t>
      </w:r>
    </w:p>
    <w:p w14:paraId="23ED5DD5" w14:textId="77777777" w:rsidR="007A1F44" w:rsidRPr="00977EA3" w:rsidRDefault="007A1F44">
      <w:r w:rsidRPr="00977EA3">
        <w:t>The receiver shall report the result of this operation (success / error) in an acknowledgment message returned to the sender.</w:t>
      </w:r>
    </w:p>
    <w:p w14:paraId="64356FA5" w14:textId="77777777" w:rsidR="007A1F44" w:rsidRPr="00977EA3" w:rsidRDefault="007A1F44">
      <w:r w:rsidRPr="00977EA3">
        <w:t>In case this Movement conflicts with the current situation of the patient (no pending admit previously notified, or patient unknown) the message is discarded, and no error condition is raised.</w:t>
      </w:r>
    </w:p>
    <w:p w14:paraId="710900C7" w14:textId="77777777" w:rsidR="007A1F44" w:rsidRPr="00977EA3" w:rsidRDefault="007A1F44">
      <w:r w:rsidRPr="00977EA3">
        <w:t>If the receiver does not support the Pending Event Management Option of this transaction, it shall application-reject the message (see ITI TF-2x: C.2.3).</w:t>
      </w:r>
    </w:p>
    <w:p w14:paraId="016FCB75"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39" w:name="_Toc174249227"/>
      <w:bookmarkStart w:id="440" w:name="_Toc398544185"/>
      <w:r w:rsidRPr="00977EA3">
        <w:rPr>
          <w:noProof w:val="0"/>
        </w:rPr>
        <w:t>Pending Transfer (ADT^A15^ADT_A15)</w:t>
      </w:r>
      <w:bookmarkEnd w:id="439"/>
      <w:bookmarkEnd w:id="440"/>
    </w:p>
    <w:p w14:paraId="38DCF00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41" w:name="_Toc174249228"/>
      <w:r w:rsidRPr="00977EA3">
        <w:rPr>
          <w:noProof w:val="0"/>
        </w:rPr>
        <w:t>Trigger Event</w:t>
      </w:r>
      <w:bookmarkEnd w:id="441"/>
    </w:p>
    <w:p w14:paraId="0EF193BE" w14:textId="77777777" w:rsidR="007A1F44" w:rsidRPr="00977EA3" w:rsidRDefault="007A1F44">
      <w:r w:rsidRPr="00977EA3">
        <w:t>This message is sent by a Patient Encounter Supplier to notify a Patient Encounter Consumer that it is planned to transfer a patient.</w:t>
      </w:r>
    </w:p>
    <w:p w14:paraId="64BD9260" w14:textId="77777777" w:rsidR="007A1F44" w:rsidRPr="00977EA3" w:rsidRDefault="007A1F44">
      <w:r w:rsidRPr="00977EA3">
        <w:t xml:space="preserve">MSH-9 is valued </w:t>
      </w:r>
      <w:r w:rsidRPr="00977EA3">
        <w:rPr>
          <w:b/>
          <w:bCs/>
        </w:rPr>
        <w:t>ADT^A15^ADT_A15</w:t>
      </w:r>
      <w:r w:rsidRPr="00977EA3">
        <w:t>.</w:t>
      </w:r>
    </w:p>
    <w:p w14:paraId="57A5491C"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42" w:name="_Toc174249229"/>
      <w:r w:rsidRPr="00977EA3">
        <w:rPr>
          <w:noProof w:val="0"/>
        </w:rPr>
        <w:t>Message Static Definition</w:t>
      </w:r>
      <w:bookmarkEnd w:id="442"/>
    </w:p>
    <w:p w14:paraId="4A246A0F" w14:textId="77777777" w:rsidR="007A1F44" w:rsidRPr="00977EA3" w:rsidRDefault="007A1F44">
      <w:pPr>
        <w:pStyle w:val="TableTitle"/>
        <w:rPr>
          <w:noProof w:val="0"/>
        </w:rPr>
      </w:pPr>
      <w:r w:rsidRPr="00977EA3">
        <w:rPr>
          <w:noProof w:val="0"/>
        </w:rPr>
        <w:t>Table 3.31-21: Static definition of message ADT^A15^ADT_A15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348A207" w14:textId="77777777">
        <w:trPr>
          <w:cantSplit/>
          <w:tblHeader/>
          <w:jc w:val="center"/>
        </w:trPr>
        <w:tc>
          <w:tcPr>
            <w:tcW w:w="1951" w:type="dxa"/>
            <w:shd w:val="clear" w:color="auto" w:fill="D9D9D9"/>
          </w:tcPr>
          <w:p w14:paraId="72059BBC"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C3476C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3BD975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B62F54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E67E854" w14:textId="77777777" w:rsidR="007A1F44" w:rsidRPr="00977EA3" w:rsidRDefault="007A1F44" w:rsidP="00A53067">
            <w:pPr>
              <w:pStyle w:val="TableEntryHeader"/>
              <w:rPr>
                <w:noProof w:val="0"/>
              </w:rPr>
            </w:pPr>
            <w:r w:rsidRPr="00977EA3">
              <w:rPr>
                <w:noProof w:val="0"/>
              </w:rPr>
              <w:t>HL7 chapter</w:t>
            </w:r>
          </w:p>
        </w:tc>
      </w:tr>
      <w:tr w:rsidR="007A1F44" w:rsidRPr="00977EA3" w14:paraId="28D64B1B" w14:textId="77777777">
        <w:trPr>
          <w:cantSplit/>
          <w:jc w:val="center"/>
        </w:trPr>
        <w:tc>
          <w:tcPr>
            <w:tcW w:w="1951" w:type="dxa"/>
          </w:tcPr>
          <w:p w14:paraId="647CB345" w14:textId="77777777" w:rsidR="007A1F44" w:rsidRPr="00977EA3" w:rsidRDefault="007A1F44" w:rsidP="00B609B2">
            <w:pPr>
              <w:pStyle w:val="TableEntry"/>
              <w:rPr>
                <w:noProof w:val="0"/>
              </w:rPr>
            </w:pPr>
            <w:r w:rsidRPr="00977EA3">
              <w:rPr>
                <w:noProof w:val="0"/>
              </w:rPr>
              <w:t>MSH</w:t>
            </w:r>
          </w:p>
        </w:tc>
        <w:tc>
          <w:tcPr>
            <w:tcW w:w="3544" w:type="dxa"/>
          </w:tcPr>
          <w:p w14:paraId="1EF637E8" w14:textId="77777777" w:rsidR="007A1F44" w:rsidRPr="00977EA3" w:rsidRDefault="007A1F44" w:rsidP="00A0052B">
            <w:pPr>
              <w:pStyle w:val="TableEntry"/>
              <w:rPr>
                <w:noProof w:val="0"/>
              </w:rPr>
            </w:pPr>
            <w:r w:rsidRPr="00977EA3">
              <w:rPr>
                <w:noProof w:val="0"/>
              </w:rPr>
              <w:t>Message Header</w:t>
            </w:r>
          </w:p>
        </w:tc>
        <w:tc>
          <w:tcPr>
            <w:tcW w:w="971" w:type="dxa"/>
          </w:tcPr>
          <w:p w14:paraId="66CB90F3" w14:textId="77777777" w:rsidR="007A1F44" w:rsidRPr="00977EA3" w:rsidRDefault="007A1F44" w:rsidP="00B6518F">
            <w:pPr>
              <w:pStyle w:val="TableEntry"/>
              <w:rPr>
                <w:noProof w:val="0"/>
              </w:rPr>
            </w:pPr>
            <w:r w:rsidRPr="00977EA3">
              <w:rPr>
                <w:noProof w:val="0"/>
              </w:rPr>
              <w:t>R</w:t>
            </w:r>
          </w:p>
        </w:tc>
        <w:tc>
          <w:tcPr>
            <w:tcW w:w="872" w:type="dxa"/>
          </w:tcPr>
          <w:p w14:paraId="2A84BA08" w14:textId="77777777" w:rsidR="007A1F44" w:rsidRPr="00977EA3" w:rsidRDefault="007A1F44" w:rsidP="00B6518F">
            <w:pPr>
              <w:pStyle w:val="TableEntry"/>
              <w:rPr>
                <w:noProof w:val="0"/>
              </w:rPr>
            </w:pPr>
            <w:r w:rsidRPr="00977EA3">
              <w:rPr>
                <w:noProof w:val="0"/>
              </w:rPr>
              <w:t>[1..1]</w:t>
            </w:r>
          </w:p>
        </w:tc>
        <w:tc>
          <w:tcPr>
            <w:tcW w:w="1701" w:type="dxa"/>
          </w:tcPr>
          <w:p w14:paraId="40E19322" w14:textId="77777777" w:rsidR="007A1F44" w:rsidRPr="00977EA3" w:rsidRDefault="007A1F44" w:rsidP="00A66DA8">
            <w:pPr>
              <w:pStyle w:val="TableEntry"/>
              <w:jc w:val="center"/>
              <w:rPr>
                <w:noProof w:val="0"/>
              </w:rPr>
            </w:pPr>
            <w:r w:rsidRPr="00977EA3">
              <w:rPr>
                <w:noProof w:val="0"/>
              </w:rPr>
              <w:t>2</w:t>
            </w:r>
          </w:p>
        </w:tc>
      </w:tr>
      <w:tr w:rsidR="007A1F44" w:rsidRPr="00977EA3" w14:paraId="507450DD" w14:textId="77777777">
        <w:trPr>
          <w:cantSplit/>
          <w:jc w:val="center"/>
        </w:trPr>
        <w:tc>
          <w:tcPr>
            <w:tcW w:w="1951" w:type="dxa"/>
          </w:tcPr>
          <w:p w14:paraId="400C16C9" w14:textId="77777777" w:rsidR="007A1F44" w:rsidRPr="00977EA3" w:rsidRDefault="007A1F44" w:rsidP="00B609B2">
            <w:pPr>
              <w:pStyle w:val="TableEntry"/>
              <w:rPr>
                <w:noProof w:val="0"/>
              </w:rPr>
            </w:pPr>
            <w:r w:rsidRPr="00977EA3">
              <w:rPr>
                <w:noProof w:val="0"/>
              </w:rPr>
              <w:t>SFT</w:t>
            </w:r>
          </w:p>
        </w:tc>
        <w:tc>
          <w:tcPr>
            <w:tcW w:w="3544" w:type="dxa"/>
          </w:tcPr>
          <w:p w14:paraId="2AD2FDE7" w14:textId="77777777" w:rsidR="007A1F44" w:rsidRPr="00977EA3" w:rsidRDefault="007A1F44" w:rsidP="00A0052B">
            <w:pPr>
              <w:pStyle w:val="TableEntry"/>
              <w:rPr>
                <w:noProof w:val="0"/>
              </w:rPr>
            </w:pPr>
            <w:r w:rsidRPr="00977EA3">
              <w:rPr>
                <w:noProof w:val="0"/>
              </w:rPr>
              <w:t>Software Segment</w:t>
            </w:r>
          </w:p>
        </w:tc>
        <w:tc>
          <w:tcPr>
            <w:tcW w:w="971" w:type="dxa"/>
          </w:tcPr>
          <w:p w14:paraId="7B635B6F" w14:textId="77777777" w:rsidR="007A1F44" w:rsidRPr="00977EA3" w:rsidRDefault="007A1F44" w:rsidP="00B6518F">
            <w:pPr>
              <w:pStyle w:val="TableEntry"/>
              <w:rPr>
                <w:noProof w:val="0"/>
              </w:rPr>
            </w:pPr>
            <w:r w:rsidRPr="00977EA3">
              <w:rPr>
                <w:noProof w:val="0"/>
              </w:rPr>
              <w:t>O</w:t>
            </w:r>
          </w:p>
        </w:tc>
        <w:tc>
          <w:tcPr>
            <w:tcW w:w="872" w:type="dxa"/>
          </w:tcPr>
          <w:p w14:paraId="2DB7AD55" w14:textId="77777777" w:rsidR="007A1F44" w:rsidRPr="00977EA3" w:rsidRDefault="007A1F44" w:rsidP="00B6518F">
            <w:pPr>
              <w:pStyle w:val="TableEntry"/>
              <w:rPr>
                <w:noProof w:val="0"/>
              </w:rPr>
            </w:pPr>
            <w:r w:rsidRPr="00977EA3">
              <w:rPr>
                <w:noProof w:val="0"/>
              </w:rPr>
              <w:t>[0..*]</w:t>
            </w:r>
          </w:p>
        </w:tc>
        <w:tc>
          <w:tcPr>
            <w:tcW w:w="1701" w:type="dxa"/>
          </w:tcPr>
          <w:p w14:paraId="7A816107" w14:textId="77777777" w:rsidR="007A1F44" w:rsidRPr="00977EA3" w:rsidRDefault="007A1F44" w:rsidP="00A66DA8">
            <w:pPr>
              <w:pStyle w:val="TableEntry"/>
              <w:jc w:val="center"/>
              <w:rPr>
                <w:noProof w:val="0"/>
              </w:rPr>
            </w:pPr>
            <w:r w:rsidRPr="00977EA3">
              <w:rPr>
                <w:noProof w:val="0"/>
              </w:rPr>
              <w:t>2</w:t>
            </w:r>
          </w:p>
        </w:tc>
      </w:tr>
      <w:tr w:rsidR="007A1F44" w:rsidRPr="00977EA3" w14:paraId="44D44062" w14:textId="77777777">
        <w:trPr>
          <w:cantSplit/>
          <w:jc w:val="center"/>
        </w:trPr>
        <w:tc>
          <w:tcPr>
            <w:tcW w:w="1951" w:type="dxa"/>
          </w:tcPr>
          <w:p w14:paraId="194F09ED" w14:textId="77777777" w:rsidR="007A1F44" w:rsidRPr="00977EA3" w:rsidRDefault="007A1F44" w:rsidP="00B609B2">
            <w:pPr>
              <w:pStyle w:val="TableEntry"/>
              <w:rPr>
                <w:noProof w:val="0"/>
              </w:rPr>
            </w:pPr>
            <w:r w:rsidRPr="00977EA3">
              <w:rPr>
                <w:noProof w:val="0"/>
              </w:rPr>
              <w:t>EVN</w:t>
            </w:r>
          </w:p>
        </w:tc>
        <w:tc>
          <w:tcPr>
            <w:tcW w:w="3544" w:type="dxa"/>
          </w:tcPr>
          <w:p w14:paraId="083C8232" w14:textId="77777777" w:rsidR="007A1F44" w:rsidRPr="00977EA3" w:rsidRDefault="007A1F44" w:rsidP="00A0052B">
            <w:pPr>
              <w:pStyle w:val="TableEntry"/>
              <w:rPr>
                <w:noProof w:val="0"/>
              </w:rPr>
            </w:pPr>
            <w:r w:rsidRPr="00977EA3">
              <w:rPr>
                <w:noProof w:val="0"/>
              </w:rPr>
              <w:t>Event Type</w:t>
            </w:r>
          </w:p>
        </w:tc>
        <w:tc>
          <w:tcPr>
            <w:tcW w:w="971" w:type="dxa"/>
          </w:tcPr>
          <w:p w14:paraId="145B7B61" w14:textId="77777777" w:rsidR="007A1F44" w:rsidRPr="00977EA3" w:rsidRDefault="007A1F44" w:rsidP="00B6518F">
            <w:pPr>
              <w:pStyle w:val="TableEntry"/>
              <w:rPr>
                <w:noProof w:val="0"/>
              </w:rPr>
            </w:pPr>
            <w:r w:rsidRPr="00977EA3">
              <w:rPr>
                <w:noProof w:val="0"/>
              </w:rPr>
              <w:t>R</w:t>
            </w:r>
          </w:p>
        </w:tc>
        <w:tc>
          <w:tcPr>
            <w:tcW w:w="872" w:type="dxa"/>
          </w:tcPr>
          <w:p w14:paraId="1498E918" w14:textId="77777777" w:rsidR="007A1F44" w:rsidRPr="00977EA3" w:rsidRDefault="007A1F44" w:rsidP="00B6518F">
            <w:pPr>
              <w:pStyle w:val="TableEntry"/>
              <w:rPr>
                <w:noProof w:val="0"/>
              </w:rPr>
            </w:pPr>
            <w:r w:rsidRPr="00977EA3">
              <w:rPr>
                <w:noProof w:val="0"/>
              </w:rPr>
              <w:t>[1..1]</w:t>
            </w:r>
          </w:p>
        </w:tc>
        <w:tc>
          <w:tcPr>
            <w:tcW w:w="1701" w:type="dxa"/>
          </w:tcPr>
          <w:p w14:paraId="493301AE" w14:textId="77777777" w:rsidR="007A1F44" w:rsidRPr="00977EA3" w:rsidRDefault="007A1F44" w:rsidP="00A66DA8">
            <w:pPr>
              <w:pStyle w:val="TableEntry"/>
              <w:jc w:val="center"/>
              <w:rPr>
                <w:noProof w:val="0"/>
              </w:rPr>
            </w:pPr>
            <w:r w:rsidRPr="00977EA3">
              <w:rPr>
                <w:noProof w:val="0"/>
              </w:rPr>
              <w:t>2</w:t>
            </w:r>
          </w:p>
        </w:tc>
      </w:tr>
      <w:tr w:rsidR="007A1F44" w:rsidRPr="00977EA3" w14:paraId="3004FF97" w14:textId="77777777">
        <w:trPr>
          <w:cantSplit/>
          <w:jc w:val="center"/>
        </w:trPr>
        <w:tc>
          <w:tcPr>
            <w:tcW w:w="1951" w:type="dxa"/>
          </w:tcPr>
          <w:p w14:paraId="1DB6D714" w14:textId="77777777" w:rsidR="007A1F44" w:rsidRPr="00977EA3" w:rsidRDefault="007A1F44" w:rsidP="00B609B2">
            <w:pPr>
              <w:pStyle w:val="TableEntry"/>
              <w:rPr>
                <w:noProof w:val="0"/>
              </w:rPr>
            </w:pPr>
            <w:r w:rsidRPr="00977EA3">
              <w:rPr>
                <w:noProof w:val="0"/>
              </w:rPr>
              <w:t>PID</w:t>
            </w:r>
          </w:p>
        </w:tc>
        <w:tc>
          <w:tcPr>
            <w:tcW w:w="3544" w:type="dxa"/>
          </w:tcPr>
          <w:p w14:paraId="0A65EE30" w14:textId="77777777" w:rsidR="007A1F44" w:rsidRPr="00977EA3" w:rsidRDefault="007A1F44" w:rsidP="00A0052B">
            <w:pPr>
              <w:pStyle w:val="TableEntry"/>
              <w:rPr>
                <w:noProof w:val="0"/>
              </w:rPr>
            </w:pPr>
            <w:r w:rsidRPr="00977EA3">
              <w:rPr>
                <w:noProof w:val="0"/>
              </w:rPr>
              <w:t>Patient Identification</w:t>
            </w:r>
          </w:p>
        </w:tc>
        <w:tc>
          <w:tcPr>
            <w:tcW w:w="971" w:type="dxa"/>
          </w:tcPr>
          <w:p w14:paraId="036F6BB4" w14:textId="77777777" w:rsidR="007A1F44" w:rsidRPr="00977EA3" w:rsidRDefault="007A1F44" w:rsidP="00B6518F">
            <w:pPr>
              <w:pStyle w:val="TableEntry"/>
              <w:rPr>
                <w:noProof w:val="0"/>
              </w:rPr>
            </w:pPr>
            <w:r w:rsidRPr="00977EA3">
              <w:rPr>
                <w:noProof w:val="0"/>
              </w:rPr>
              <w:t>R</w:t>
            </w:r>
          </w:p>
        </w:tc>
        <w:tc>
          <w:tcPr>
            <w:tcW w:w="872" w:type="dxa"/>
          </w:tcPr>
          <w:p w14:paraId="648377B5" w14:textId="77777777" w:rsidR="007A1F44" w:rsidRPr="00977EA3" w:rsidRDefault="007A1F44" w:rsidP="00B6518F">
            <w:pPr>
              <w:pStyle w:val="TableEntry"/>
              <w:rPr>
                <w:noProof w:val="0"/>
              </w:rPr>
            </w:pPr>
            <w:r w:rsidRPr="00977EA3">
              <w:rPr>
                <w:noProof w:val="0"/>
              </w:rPr>
              <w:t>[1..1]</w:t>
            </w:r>
          </w:p>
        </w:tc>
        <w:tc>
          <w:tcPr>
            <w:tcW w:w="1701" w:type="dxa"/>
          </w:tcPr>
          <w:p w14:paraId="2294581C" w14:textId="77777777" w:rsidR="007A1F44" w:rsidRPr="00977EA3" w:rsidRDefault="007A1F44" w:rsidP="00A66DA8">
            <w:pPr>
              <w:pStyle w:val="TableEntry"/>
              <w:jc w:val="center"/>
              <w:rPr>
                <w:noProof w:val="0"/>
              </w:rPr>
            </w:pPr>
            <w:r w:rsidRPr="00977EA3">
              <w:rPr>
                <w:noProof w:val="0"/>
              </w:rPr>
              <w:t>3</w:t>
            </w:r>
          </w:p>
        </w:tc>
      </w:tr>
      <w:tr w:rsidR="007A1F44" w:rsidRPr="00977EA3" w14:paraId="0B59936E" w14:textId="77777777">
        <w:trPr>
          <w:cantSplit/>
          <w:jc w:val="center"/>
        </w:trPr>
        <w:tc>
          <w:tcPr>
            <w:tcW w:w="1951" w:type="dxa"/>
          </w:tcPr>
          <w:p w14:paraId="4ACE2064" w14:textId="77777777" w:rsidR="007A1F44" w:rsidRPr="00977EA3" w:rsidRDefault="007A1F44" w:rsidP="00B609B2">
            <w:pPr>
              <w:pStyle w:val="TableEntry"/>
              <w:rPr>
                <w:noProof w:val="0"/>
              </w:rPr>
            </w:pPr>
            <w:r w:rsidRPr="00977EA3">
              <w:rPr>
                <w:noProof w:val="0"/>
              </w:rPr>
              <w:t>PD1</w:t>
            </w:r>
          </w:p>
        </w:tc>
        <w:tc>
          <w:tcPr>
            <w:tcW w:w="3544" w:type="dxa"/>
          </w:tcPr>
          <w:p w14:paraId="60BD82AE" w14:textId="77777777" w:rsidR="007A1F44" w:rsidRPr="00977EA3" w:rsidRDefault="007A1F44" w:rsidP="00A0052B">
            <w:pPr>
              <w:pStyle w:val="TableEntry"/>
              <w:rPr>
                <w:noProof w:val="0"/>
              </w:rPr>
            </w:pPr>
            <w:r w:rsidRPr="00977EA3">
              <w:rPr>
                <w:noProof w:val="0"/>
              </w:rPr>
              <w:t>Additional Demographics</w:t>
            </w:r>
          </w:p>
        </w:tc>
        <w:tc>
          <w:tcPr>
            <w:tcW w:w="971" w:type="dxa"/>
          </w:tcPr>
          <w:p w14:paraId="614B2BB2" w14:textId="77777777" w:rsidR="007A1F44" w:rsidRPr="00977EA3" w:rsidRDefault="007A1F44" w:rsidP="00B6518F">
            <w:pPr>
              <w:pStyle w:val="TableEntry"/>
              <w:rPr>
                <w:noProof w:val="0"/>
              </w:rPr>
            </w:pPr>
            <w:r w:rsidRPr="00977EA3">
              <w:rPr>
                <w:noProof w:val="0"/>
              </w:rPr>
              <w:t>O</w:t>
            </w:r>
          </w:p>
        </w:tc>
        <w:tc>
          <w:tcPr>
            <w:tcW w:w="872" w:type="dxa"/>
          </w:tcPr>
          <w:p w14:paraId="1BD82761" w14:textId="77777777" w:rsidR="007A1F44" w:rsidRPr="00977EA3" w:rsidRDefault="007A1F44" w:rsidP="00B6518F">
            <w:pPr>
              <w:pStyle w:val="TableEntry"/>
              <w:rPr>
                <w:noProof w:val="0"/>
              </w:rPr>
            </w:pPr>
            <w:r w:rsidRPr="00977EA3">
              <w:rPr>
                <w:noProof w:val="0"/>
              </w:rPr>
              <w:t>[0..1]</w:t>
            </w:r>
          </w:p>
        </w:tc>
        <w:tc>
          <w:tcPr>
            <w:tcW w:w="1701" w:type="dxa"/>
          </w:tcPr>
          <w:p w14:paraId="4E6B744D" w14:textId="77777777" w:rsidR="007A1F44" w:rsidRPr="00977EA3" w:rsidRDefault="007A1F44" w:rsidP="00A66DA8">
            <w:pPr>
              <w:pStyle w:val="TableEntry"/>
              <w:jc w:val="center"/>
              <w:rPr>
                <w:noProof w:val="0"/>
              </w:rPr>
            </w:pPr>
            <w:r w:rsidRPr="00977EA3">
              <w:rPr>
                <w:noProof w:val="0"/>
              </w:rPr>
              <w:t>3</w:t>
            </w:r>
          </w:p>
        </w:tc>
      </w:tr>
      <w:tr w:rsidR="007A1F44" w:rsidRPr="00977EA3" w14:paraId="5C43DFAF" w14:textId="77777777">
        <w:trPr>
          <w:cantSplit/>
          <w:jc w:val="center"/>
        </w:trPr>
        <w:tc>
          <w:tcPr>
            <w:tcW w:w="1951" w:type="dxa"/>
          </w:tcPr>
          <w:p w14:paraId="06799431" w14:textId="77777777" w:rsidR="007A1F44" w:rsidRPr="00977EA3" w:rsidRDefault="007A1F44" w:rsidP="00B609B2">
            <w:pPr>
              <w:pStyle w:val="TableEntry"/>
              <w:rPr>
                <w:noProof w:val="0"/>
              </w:rPr>
            </w:pPr>
            <w:r w:rsidRPr="00977EA3">
              <w:rPr>
                <w:noProof w:val="0"/>
              </w:rPr>
              <w:t>ROL</w:t>
            </w:r>
          </w:p>
        </w:tc>
        <w:tc>
          <w:tcPr>
            <w:tcW w:w="3544" w:type="dxa"/>
          </w:tcPr>
          <w:p w14:paraId="0136DC3E" w14:textId="77777777" w:rsidR="007A1F44" w:rsidRPr="00977EA3" w:rsidRDefault="007A1F44" w:rsidP="00A0052B">
            <w:pPr>
              <w:pStyle w:val="TableEntry"/>
              <w:rPr>
                <w:noProof w:val="0"/>
              </w:rPr>
            </w:pPr>
            <w:r w:rsidRPr="00977EA3">
              <w:rPr>
                <w:noProof w:val="0"/>
              </w:rPr>
              <w:t>Role</w:t>
            </w:r>
          </w:p>
        </w:tc>
        <w:tc>
          <w:tcPr>
            <w:tcW w:w="971" w:type="dxa"/>
          </w:tcPr>
          <w:p w14:paraId="30ABF218" w14:textId="77777777" w:rsidR="007A1F44" w:rsidRPr="00977EA3" w:rsidRDefault="007A1F44" w:rsidP="00B6518F">
            <w:pPr>
              <w:pStyle w:val="TableEntry"/>
              <w:rPr>
                <w:noProof w:val="0"/>
              </w:rPr>
            </w:pPr>
            <w:r w:rsidRPr="00977EA3">
              <w:rPr>
                <w:noProof w:val="0"/>
              </w:rPr>
              <w:t>O</w:t>
            </w:r>
          </w:p>
        </w:tc>
        <w:tc>
          <w:tcPr>
            <w:tcW w:w="872" w:type="dxa"/>
          </w:tcPr>
          <w:p w14:paraId="4F7345B5" w14:textId="77777777" w:rsidR="007A1F44" w:rsidRPr="00977EA3" w:rsidRDefault="007A1F44" w:rsidP="00B6518F">
            <w:pPr>
              <w:pStyle w:val="TableEntry"/>
              <w:rPr>
                <w:noProof w:val="0"/>
              </w:rPr>
            </w:pPr>
            <w:r w:rsidRPr="00977EA3">
              <w:rPr>
                <w:noProof w:val="0"/>
              </w:rPr>
              <w:t>[0..*]</w:t>
            </w:r>
          </w:p>
        </w:tc>
        <w:tc>
          <w:tcPr>
            <w:tcW w:w="1701" w:type="dxa"/>
          </w:tcPr>
          <w:p w14:paraId="1445FE92" w14:textId="77777777" w:rsidR="007A1F44" w:rsidRPr="00977EA3" w:rsidRDefault="007A1F44" w:rsidP="00A66DA8">
            <w:pPr>
              <w:pStyle w:val="TableEntry"/>
              <w:jc w:val="center"/>
              <w:rPr>
                <w:noProof w:val="0"/>
              </w:rPr>
            </w:pPr>
            <w:r w:rsidRPr="00977EA3">
              <w:rPr>
                <w:noProof w:val="0"/>
              </w:rPr>
              <w:t>15</w:t>
            </w:r>
          </w:p>
        </w:tc>
      </w:tr>
      <w:tr w:rsidR="007A1F44" w:rsidRPr="00977EA3" w14:paraId="332A69DF" w14:textId="77777777">
        <w:trPr>
          <w:cantSplit/>
          <w:jc w:val="center"/>
        </w:trPr>
        <w:tc>
          <w:tcPr>
            <w:tcW w:w="1951" w:type="dxa"/>
          </w:tcPr>
          <w:p w14:paraId="32E922B4" w14:textId="77777777" w:rsidR="007A1F44" w:rsidRPr="00977EA3" w:rsidRDefault="007A1F44" w:rsidP="00B609B2">
            <w:pPr>
              <w:pStyle w:val="TableEntry"/>
              <w:rPr>
                <w:noProof w:val="0"/>
              </w:rPr>
            </w:pPr>
            <w:r w:rsidRPr="00977EA3">
              <w:rPr>
                <w:noProof w:val="0"/>
              </w:rPr>
              <w:t>PV1</w:t>
            </w:r>
          </w:p>
        </w:tc>
        <w:tc>
          <w:tcPr>
            <w:tcW w:w="3544" w:type="dxa"/>
          </w:tcPr>
          <w:p w14:paraId="34E51CF9" w14:textId="77777777" w:rsidR="007A1F44" w:rsidRPr="00977EA3" w:rsidRDefault="007A1F44" w:rsidP="00A0052B">
            <w:pPr>
              <w:pStyle w:val="TableEntry"/>
              <w:rPr>
                <w:noProof w:val="0"/>
              </w:rPr>
            </w:pPr>
            <w:r w:rsidRPr="00977EA3">
              <w:rPr>
                <w:noProof w:val="0"/>
              </w:rPr>
              <w:t>Patient Visit</w:t>
            </w:r>
          </w:p>
        </w:tc>
        <w:tc>
          <w:tcPr>
            <w:tcW w:w="971" w:type="dxa"/>
          </w:tcPr>
          <w:p w14:paraId="54953E2B" w14:textId="77777777" w:rsidR="007A1F44" w:rsidRPr="00977EA3" w:rsidRDefault="007A1F44" w:rsidP="00B6518F">
            <w:pPr>
              <w:pStyle w:val="TableEntry"/>
              <w:rPr>
                <w:noProof w:val="0"/>
              </w:rPr>
            </w:pPr>
            <w:r w:rsidRPr="00977EA3">
              <w:rPr>
                <w:noProof w:val="0"/>
              </w:rPr>
              <w:t>R</w:t>
            </w:r>
          </w:p>
        </w:tc>
        <w:tc>
          <w:tcPr>
            <w:tcW w:w="872" w:type="dxa"/>
          </w:tcPr>
          <w:p w14:paraId="7C7EDCEC" w14:textId="77777777" w:rsidR="007A1F44" w:rsidRPr="00977EA3" w:rsidRDefault="007A1F44" w:rsidP="00B6518F">
            <w:pPr>
              <w:pStyle w:val="TableEntry"/>
              <w:rPr>
                <w:noProof w:val="0"/>
              </w:rPr>
            </w:pPr>
            <w:r w:rsidRPr="00977EA3">
              <w:rPr>
                <w:noProof w:val="0"/>
              </w:rPr>
              <w:t>[1..1]</w:t>
            </w:r>
          </w:p>
        </w:tc>
        <w:tc>
          <w:tcPr>
            <w:tcW w:w="1701" w:type="dxa"/>
          </w:tcPr>
          <w:p w14:paraId="29EE39C1" w14:textId="77777777" w:rsidR="007A1F44" w:rsidRPr="00977EA3" w:rsidRDefault="007A1F44" w:rsidP="00A66DA8">
            <w:pPr>
              <w:pStyle w:val="TableEntry"/>
              <w:jc w:val="center"/>
              <w:rPr>
                <w:noProof w:val="0"/>
              </w:rPr>
            </w:pPr>
            <w:r w:rsidRPr="00977EA3">
              <w:rPr>
                <w:noProof w:val="0"/>
              </w:rPr>
              <w:t>3</w:t>
            </w:r>
          </w:p>
        </w:tc>
      </w:tr>
      <w:tr w:rsidR="007A1F44" w:rsidRPr="00977EA3" w14:paraId="6474770F" w14:textId="77777777">
        <w:trPr>
          <w:cantSplit/>
          <w:jc w:val="center"/>
        </w:trPr>
        <w:tc>
          <w:tcPr>
            <w:tcW w:w="1951" w:type="dxa"/>
          </w:tcPr>
          <w:p w14:paraId="7D2C51CC" w14:textId="77777777" w:rsidR="007A1F44" w:rsidRPr="00977EA3" w:rsidRDefault="007A1F44" w:rsidP="00B609B2">
            <w:pPr>
              <w:pStyle w:val="TableEntry"/>
              <w:rPr>
                <w:noProof w:val="0"/>
              </w:rPr>
            </w:pPr>
            <w:r w:rsidRPr="00977EA3">
              <w:rPr>
                <w:noProof w:val="0"/>
              </w:rPr>
              <w:t>PV2</w:t>
            </w:r>
          </w:p>
        </w:tc>
        <w:tc>
          <w:tcPr>
            <w:tcW w:w="3544" w:type="dxa"/>
          </w:tcPr>
          <w:p w14:paraId="284AEB62"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5D34D435" w14:textId="77777777" w:rsidR="007A1F44" w:rsidRPr="00977EA3" w:rsidRDefault="007A1F44" w:rsidP="00B6518F">
            <w:pPr>
              <w:pStyle w:val="TableEntry"/>
              <w:rPr>
                <w:noProof w:val="0"/>
              </w:rPr>
            </w:pPr>
            <w:r w:rsidRPr="00977EA3">
              <w:rPr>
                <w:noProof w:val="0"/>
              </w:rPr>
              <w:t>O</w:t>
            </w:r>
          </w:p>
        </w:tc>
        <w:tc>
          <w:tcPr>
            <w:tcW w:w="872" w:type="dxa"/>
          </w:tcPr>
          <w:p w14:paraId="4EBDEBA4" w14:textId="77777777" w:rsidR="007A1F44" w:rsidRPr="00977EA3" w:rsidRDefault="007A1F44" w:rsidP="00B6518F">
            <w:pPr>
              <w:pStyle w:val="TableEntry"/>
              <w:rPr>
                <w:noProof w:val="0"/>
              </w:rPr>
            </w:pPr>
            <w:r w:rsidRPr="00977EA3">
              <w:rPr>
                <w:noProof w:val="0"/>
              </w:rPr>
              <w:t>[0..1]</w:t>
            </w:r>
          </w:p>
        </w:tc>
        <w:tc>
          <w:tcPr>
            <w:tcW w:w="1701" w:type="dxa"/>
          </w:tcPr>
          <w:p w14:paraId="6705CC1E" w14:textId="77777777" w:rsidR="007A1F44" w:rsidRPr="00977EA3" w:rsidRDefault="007A1F44" w:rsidP="00A66DA8">
            <w:pPr>
              <w:pStyle w:val="TableEntry"/>
              <w:jc w:val="center"/>
              <w:rPr>
                <w:noProof w:val="0"/>
              </w:rPr>
            </w:pPr>
            <w:r w:rsidRPr="00977EA3">
              <w:rPr>
                <w:noProof w:val="0"/>
              </w:rPr>
              <w:t>3</w:t>
            </w:r>
          </w:p>
        </w:tc>
      </w:tr>
      <w:tr w:rsidR="007A1F44" w:rsidRPr="00977EA3" w14:paraId="43C04391" w14:textId="77777777">
        <w:trPr>
          <w:cantSplit/>
          <w:jc w:val="center"/>
        </w:trPr>
        <w:tc>
          <w:tcPr>
            <w:tcW w:w="1951" w:type="dxa"/>
          </w:tcPr>
          <w:p w14:paraId="63086452" w14:textId="77777777" w:rsidR="007A1F44" w:rsidRPr="00977EA3" w:rsidRDefault="007A1F44" w:rsidP="00B609B2">
            <w:pPr>
              <w:pStyle w:val="TableEntry"/>
              <w:rPr>
                <w:noProof w:val="0"/>
              </w:rPr>
            </w:pPr>
            <w:r w:rsidRPr="00977EA3">
              <w:rPr>
                <w:noProof w:val="0"/>
              </w:rPr>
              <w:t>ROL</w:t>
            </w:r>
          </w:p>
        </w:tc>
        <w:tc>
          <w:tcPr>
            <w:tcW w:w="3544" w:type="dxa"/>
          </w:tcPr>
          <w:p w14:paraId="53FD90E1" w14:textId="77777777" w:rsidR="007A1F44" w:rsidRPr="00977EA3" w:rsidRDefault="007A1F44" w:rsidP="00A0052B">
            <w:pPr>
              <w:pStyle w:val="TableEntry"/>
              <w:rPr>
                <w:noProof w:val="0"/>
              </w:rPr>
            </w:pPr>
            <w:r w:rsidRPr="00977EA3">
              <w:rPr>
                <w:noProof w:val="0"/>
              </w:rPr>
              <w:t>Role</w:t>
            </w:r>
          </w:p>
        </w:tc>
        <w:tc>
          <w:tcPr>
            <w:tcW w:w="971" w:type="dxa"/>
          </w:tcPr>
          <w:p w14:paraId="41ABE194" w14:textId="77777777" w:rsidR="007A1F44" w:rsidRPr="00977EA3" w:rsidRDefault="007A1F44" w:rsidP="00B6518F">
            <w:pPr>
              <w:pStyle w:val="TableEntry"/>
              <w:rPr>
                <w:noProof w:val="0"/>
              </w:rPr>
            </w:pPr>
            <w:r w:rsidRPr="00977EA3">
              <w:rPr>
                <w:noProof w:val="0"/>
              </w:rPr>
              <w:t>O</w:t>
            </w:r>
          </w:p>
        </w:tc>
        <w:tc>
          <w:tcPr>
            <w:tcW w:w="872" w:type="dxa"/>
          </w:tcPr>
          <w:p w14:paraId="79F9BC6F" w14:textId="77777777" w:rsidR="007A1F44" w:rsidRPr="00977EA3" w:rsidRDefault="007A1F44" w:rsidP="00B6518F">
            <w:pPr>
              <w:pStyle w:val="TableEntry"/>
              <w:rPr>
                <w:noProof w:val="0"/>
              </w:rPr>
            </w:pPr>
            <w:r w:rsidRPr="00977EA3">
              <w:rPr>
                <w:noProof w:val="0"/>
              </w:rPr>
              <w:t>[0..*]</w:t>
            </w:r>
          </w:p>
        </w:tc>
        <w:tc>
          <w:tcPr>
            <w:tcW w:w="1701" w:type="dxa"/>
          </w:tcPr>
          <w:p w14:paraId="7CBEEE13" w14:textId="77777777" w:rsidR="007A1F44" w:rsidRPr="00977EA3" w:rsidRDefault="007A1F44" w:rsidP="00A66DA8">
            <w:pPr>
              <w:pStyle w:val="TableEntry"/>
              <w:jc w:val="center"/>
              <w:rPr>
                <w:noProof w:val="0"/>
              </w:rPr>
            </w:pPr>
            <w:r w:rsidRPr="00977EA3">
              <w:rPr>
                <w:noProof w:val="0"/>
              </w:rPr>
              <w:t>15</w:t>
            </w:r>
          </w:p>
        </w:tc>
      </w:tr>
      <w:tr w:rsidR="007A1F44" w:rsidRPr="00977EA3" w14:paraId="64D25D00" w14:textId="77777777">
        <w:trPr>
          <w:cantSplit/>
          <w:jc w:val="center"/>
        </w:trPr>
        <w:tc>
          <w:tcPr>
            <w:tcW w:w="1951" w:type="dxa"/>
          </w:tcPr>
          <w:p w14:paraId="41ECE479" w14:textId="77777777" w:rsidR="007A1F44" w:rsidRPr="00977EA3" w:rsidRDefault="007A1F44" w:rsidP="00B609B2">
            <w:pPr>
              <w:pStyle w:val="TableEntry"/>
              <w:rPr>
                <w:noProof w:val="0"/>
              </w:rPr>
            </w:pPr>
            <w:r w:rsidRPr="00977EA3">
              <w:rPr>
                <w:noProof w:val="0"/>
              </w:rPr>
              <w:t>DB1</w:t>
            </w:r>
          </w:p>
        </w:tc>
        <w:tc>
          <w:tcPr>
            <w:tcW w:w="3544" w:type="dxa"/>
          </w:tcPr>
          <w:p w14:paraId="3805C4C8" w14:textId="77777777" w:rsidR="007A1F44" w:rsidRPr="00977EA3" w:rsidRDefault="007A1F44" w:rsidP="00A0052B">
            <w:pPr>
              <w:pStyle w:val="TableEntry"/>
              <w:rPr>
                <w:noProof w:val="0"/>
              </w:rPr>
            </w:pPr>
            <w:r w:rsidRPr="00977EA3">
              <w:rPr>
                <w:noProof w:val="0"/>
              </w:rPr>
              <w:t>Disability Information</w:t>
            </w:r>
          </w:p>
        </w:tc>
        <w:tc>
          <w:tcPr>
            <w:tcW w:w="971" w:type="dxa"/>
          </w:tcPr>
          <w:p w14:paraId="505B09CB" w14:textId="77777777" w:rsidR="007A1F44" w:rsidRPr="00977EA3" w:rsidRDefault="007A1F44" w:rsidP="00B6518F">
            <w:pPr>
              <w:pStyle w:val="TableEntry"/>
              <w:rPr>
                <w:noProof w:val="0"/>
              </w:rPr>
            </w:pPr>
            <w:r w:rsidRPr="00977EA3">
              <w:rPr>
                <w:noProof w:val="0"/>
              </w:rPr>
              <w:t>O</w:t>
            </w:r>
          </w:p>
        </w:tc>
        <w:tc>
          <w:tcPr>
            <w:tcW w:w="872" w:type="dxa"/>
          </w:tcPr>
          <w:p w14:paraId="4F93821E" w14:textId="77777777" w:rsidR="007A1F44" w:rsidRPr="00977EA3" w:rsidRDefault="007A1F44" w:rsidP="00B6518F">
            <w:pPr>
              <w:pStyle w:val="TableEntry"/>
              <w:rPr>
                <w:noProof w:val="0"/>
              </w:rPr>
            </w:pPr>
            <w:r w:rsidRPr="00977EA3">
              <w:rPr>
                <w:noProof w:val="0"/>
              </w:rPr>
              <w:t>[0..*]</w:t>
            </w:r>
          </w:p>
        </w:tc>
        <w:tc>
          <w:tcPr>
            <w:tcW w:w="1701" w:type="dxa"/>
          </w:tcPr>
          <w:p w14:paraId="68F39CC7" w14:textId="77777777" w:rsidR="007A1F44" w:rsidRPr="00977EA3" w:rsidRDefault="007A1F44" w:rsidP="00A66DA8">
            <w:pPr>
              <w:pStyle w:val="TableEntry"/>
              <w:jc w:val="center"/>
              <w:rPr>
                <w:noProof w:val="0"/>
              </w:rPr>
            </w:pPr>
            <w:r w:rsidRPr="00977EA3">
              <w:rPr>
                <w:noProof w:val="0"/>
              </w:rPr>
              <w:t>3</w:t>
            </w:r>
          </w:p>
        </w:tc>
      </w:tr>
      <w:tr w:rsidR="007A1F44" w:rsidRPr="00977EA3" w14:paraId="1480AE04" w14:textId="77777777">
        <w:trPr>
          <w:cantSplit/>
          <w:jc w:val="center"/>
        </w:trPr>
        <w:tc>
          <w:tcPr>
            <w:tcW w:w="1951" w:type="dxa"/>
          </w:tcPr>
          <w:p w14:paraId="7546B99D" w14:textId="77777777" w:rsidR="007A1F44" w:rsidRPr="00977EA3" w:rsidRDefault="007A1F44" w:rsidP="00B609B2">
            <w:pPr>
              <w:pStyle w:val="TableEntry"/>
              <w:rPr>
                <w:noProof w:val="0"/>
              </w:rPr>
            </w:pPr>
            <w:r w:rsidRPr="00977EA3">
              <w:rPr>
                <w:noProof w:val="0"/>
              </w:rPr>
              <w:t>OBX</w:t>
            </w:r>
          </w:p>
        </w:tc>
        <w:tc>
          <w:tcPr>
            <w:tcW w:w="3544" w:type="dxa"/>
          </w:tcPr>
          <w:p w14:paraId="354BBC77" w14:textId="77777777" w:rsidR="007A1F44" w:rsidRPr="00977EA3" w:rsidRDefault="007A1F44" w:rsidP="00A0052B">
            <w:pPr>
              <w:pStyle w:val="TableEntry"/>
              <w:rPr>
                <w:noProof w:val="0"/>
              </w:rPr>
            </w:pPr>
            <w:r w:rsidRPr="00977EA3">
              <w:rPr>
                <w:noProof w:val="0"/>
              </w:rPr>
              <w:t>Observation/Result</w:t>
            </w:r>
          </w:p>
        </w:tc>
        <w:tc>
          <w:tcPr>
            <w:tcW w:w="971" w:type="dxa"/>
          </w:tcPr>
          <w:p w14:paraId="3589E198" w14:textId="77777777" w:rsidR="007A1F44" w:rsidRPr="00977EA3" w:rsidRDefault="007A1F44" w:rsidP="00B6518F">
            <w:pPr>
              <w:pStyle w:val="TableEntry"/>
              <w:rPr>
                <w:noProof w:val="0"/>
              </w:rPr>
            </w:pPr>
            <w:r w:rsidRPr="00977EA3">
              <w:rPr>
                <w:noProof w:val="0"/>
              </w:rPr>
              <w:t>O</w:t>
            </w:r>
          </w:p>
        </w:tc>
        <w:tc>
          <w:tcPr>
            <w:tcW w:w="872" w:type="dxa"/>
          </w:tcPr>
          <w:p w14:paraId="05A05F30" w14:textId="77777777" w:rsidR="007A1F44" w:rsidRPr="00977EA3" w:rsidRDefault="007A1F44" w:rsidP="00B6518F">
            <w:pPr>
              <w:pStyle w:val="TableEntry"/>
              <w:rPr>
                <w:noProof w:val="0"/>
              </w:rPr>
            </w:pPr>
            <w:r w:rsidRPr="00977EA3">
              <w:rPr>
                <w:noProof w:val="0"/>
              </w:rPr>
              <w:t>[0..*]</w:t>
            </w:r>
          </w:p>
        </w:tc>
        <w:tc>
          <w:tcPr>
            <w:tcW w:w="1701" w:type="dxa"/>
          </w:tcPr>
          <w:p w14:paraId="7470552E" w14:textId="77777777" w:rsidR="007A1F44" w:rsidRPr="00977EA3" w:rsidRDefault="007A1F44" w:rsidP="00A66DA8">
            <w:pPr>
              <w:pStyle w:val="TableEntry"/>
              <w:jc w:val="center"/>
              <w:rPr>
                <w:noProof w:val="0"/>
              </w:rPr>
            </w:pPr>
            <w:r w:rsidRPr="00977EA3">
              <w:rPr>
                <w:noProof w:val="0"/>
              </w:rPr>
              <w:t>7</w:t>
            </w:r>
          </w:p>
        </w:tc>
      </w:tr>
      <w:tr w:rsidR="007A1F44" w:rsidRPr="00977EA3" w14:paraId="38EB0AD3" w14:textId="77777777">
        <w:trPr>
          <w:cantSplit/>
          <w:jc w:val="center"/>
        </w:trPr>
        <w:tc>
          <w:tcPr>
            <w:tcW w:w="1951" w:type="dxa"/>
          </w:tcPr>
          <w:p w14:paraId="27A07CF0" w14:textId="77777777" w:rsidR="007A1F44" w:rsidRPr="00977EA3" w:rsidRDefault="007A1F44" w:rsidP="00B609B2">
            <w:pPr>
              <w:pStyle w:val="TableEntry"/>
              <w:rPr>
                <w:noProof w:val="0"/>
              </w:rPr>
            </w:pPr>
            <w:r w:rsidRPr="00977EA3">
              <w:rPr>
                <w:noProof w:val="0"/>
              </w:rPr>
              <w:t>DG1</w:t>
            </w:r>
          </w:p>
        </w:tc>
        <w:tc>
          <w:tcPr>
            <w:tcW w:w="3544" w:type="dxa"/>
          </w:tcPr>
          <w:p w14:paraId="52E5C07A" w14:textId="77777777" w:rsidR="007A1F44" w:rsidRPr="00977EA3" w:rsidRDefault="007A1F44" w:rsidP="00A0052B">
            <w:pPr>
              <w:pStyle w:val="TableEntry"/>
              <w:rPr>
                <w:noProof w:val="0"/>
              </w:rPr>
            </w:pPr>
            <w:r w:rsidRPr="00977EA3">
              <w:rPr>
                <w:noProof w:val="0"/>
              </w:rPr>
              <w:t>Diagnosis Information</w:t>
            </w:r>
          </w:p>
        </w:tc>
        <w:tc>
          <w:tcPr>
            <w:tcW w:w="971" w:type="dxa"/>
          </w:tcPr>
          <w:p w14:paraId="5315F87D" w14:textId="77777777" w:rsidR="007A1F44" w:rsidRPr="00977EA3" w:rsidRDefault="007A1F44" w:rsidP="00B6518F">
            <w:pPr>
              <w:pStyle w:val="TableEntry"/>
              <w:rPr>
                <w:noProof w:val="0"/>
              </w:rPr>
            </w:pPr>
            <w:r w:rsidRPr="00977EA3">
              <w:rPr>
                <w:noProof w:val="0"/>
              </w:rPr>
              <w:t>O</w:t>
            </w:r>
          </w:p>
        </w:tc>
        <w:tc>
          <w:tcPr>
            <w:tcW w:w="872" w:type="dxa"/>
          </w:tcPr>
          <w:p w14:paraId="0CEAAA08" w14:textId="77777777" w:rsidR="007A1F44" w:rsidRPr="00977EA3" w:rsidRDefault="007A1F44" w:rsidP="00B6518F">
            <w:pPr>
              <w:pStyle w:val="TableEntry"/>
              <w:rPr>
                <w:noProof w:val="0"/>
              </w:rPr>
            </w:pPr>
            <w:r w:rsidRPr="00977EA3">
              <w:rPr>
                <w:noProof w:val="0"/>
              </w:rPr>
              <w:t>[0..*]</w:t>
            </w:r>
          </w:p>
        </w:tc>
        <w:tc>
          <w:tcPr>
            <w:tcW w:w="1701" w:type="dxa"/>
          </w:tcPr>
          <w:p w14:paraId="2189A77C" w14:textId="77777777" w:rsidR="007A1F44" w:rsidRPr="00977EA3" w:rsidRDefault="007A1F44" w:rsidP="00A66DA8">
            <w:pPr>
              <w:pStyle w:val="TableEntry"/>
              <w:jc w:val="center"/>
              <w:rPr>
                <w:noProof w:val="0"/>
              </w:rPr>
            </w:pPr>
            <w:r w:rsidRPr="00977EA3">
              <w:rPr>
                <w:noProof w:val="0"/>
              </w:rPr>
              <w:t>6</w:t>
            </w:r>
          </w:p>
        </w:tc>
      </w:tr>
    </w:tbl>
    <w:p w14:paraId="2C0B252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43" w:name="_Toc174249230"/>
      <w:r w:rsidRPr="00977EA3">
        <w:rPr>
          <w:noProof w:val="0"/>
        </w:rPr>
        <w:lastRenderedPageBreak/>
        <w:t>Comments on segment usage</w:t>
      </w:r>
      <w:bookmarkEnd w:id="443"/>
    </w:p>
    <w:p w14:paraId="429C5315" w14:textId="77777777" w:rsidR="007A1F44" w:rsidRPr="00977EA3" w:rsidRDefault="007A1F44">
      <w:r w:rsidRPr="00977EA3">
        <w:t>Providers with an ongoing relationship may be communicated in ROL segments immediately following the PID/PD1 segments. Providers specific to an episode of care may be communicated in ROL segments immediately following the PV1/PV2 segments.</w:t>
      </w:r>
    </w:p>
    <w:p w14:paraId="022C1C48" w14:textId="77777777" w:rsidR="007A1F44" w:rsidRPr="00977EA3" w:rsidRDefault="007A1F44">
      <w:r w:rsidRPr="00977EA3">
        <w:t>One or more OBX segments may be present to carry “permanent observations” such as the patient weight or height.</w:t>
      </w:r>
    </w:p>
    <w:p w14:paraId="7145ACDA" w14:textId="77777777" w:rsidR="007A1F44" w:rsidRPr="00977EA3" w:rsidRDefault="007A1F44">
      <w:r w:rsidRPr="00977EA3">
        <w:t>Segment DG1 should be used to communicate diagnosis information only if it is necessary to communicate with a receiver that is using a version of HL7 prior to V2.5.</w:t>
      </w:r>
    </w:p>
    <w:p w14:paraId="190517F8" w14:textId="77777777" w:rsidR="007A1F44" w:rsidRPr="00977EA3" w:rsidRDefault="007A1F44">
      <w:r w:rsidRPr="00977EA3">
        <w:t xml:space="preserve">The planned date for this pending transfer is given in field EVN-3 of segment EVN. See </w:t>
      </w:r>
      <w:r w:rsidR="00292B01" w:rsidRPr="00977EA3">
        <w:t>Section</w:t>
      </w:r>
      <w:r w:rsidRPr="00977EA3">
        <w:t xml:space="preserve"> 3.30.5.2.</w:t>
      </w:r>
    </w:p>
    <w:p w14:paraId="7375375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44" w:name="_Toc174249231"/>
      <w:r w:rsidRPr="00977EA3">
        <w:rPr>
          <w:noProof w:val="0"/>
        </w:rPr>
        <w:t>Expected actions</w:t>
      </w:r>
      <w:bookmarkEnd w:id="444"/>
    </w:p>
    <w:p w14:paraId="72DA0CC7" w14:textId="77777777" w:rsidR="007A1F44" w:rsidRPr="00977EA3" w:rsidRDefault="007A1F44">
      <w:r w:rsidRPr="00977EA3">
        <w:t>The receiver shall record that a transfer is pending for this patient.</w:t>
      </w:r>
    </w:p>
    <w:p w14:paraId="32292368" w14:textId="77777777" w:rsidR="007A1F44" w:rsidRPr="00977EA3" w:rsidRDefault="007A1F44">
      <w:r w:rsidRPr="00977EA3">
        <w:t>The receiver shall report the result of this operation (success / error) in an acknowledgment message returned to the sender.</w:t>
      </w:r>
    </w:p>
    <w:p w14:paraId="6F402305" w14:textId="77777777" w:rsidR="007A1F44" w:rsidRPr="00977EA3" w:rsidRDefault="007A1F44">
      <w:r w:rsidRPr="00977EA3">
        <w:t>In case this Movement conflicts with the current situation of the patient (no active inpatient encounter, or patient unknown) the message is discarded, and no error condition is raised.</w:t>
      </w:r>
    </w:p>
    <w:p w14:paraId="0A8C79A5" w14:textId="77777777" w:rsidR="007A1F44" w:rsidRPr="00977EA3" w:rsidRDefault="007A1F44">
      <w:r w:rsidRPr="00977EA3">
        <w:t>If the receiver does not support the Pending Event Management Option of this transaction, it shall application-reject the message (see ITI TF-2x: C.2.3).</w:t>
      </w:r>
    </w:p>
    <w:p w14:paraId="4A23681D"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45" w:name="_Toc174249232"/>
      <w:bookmarkStart w:id="446" w:name="_Toc398544186"/>
      <w:r w:rsidRPr="00977EA3">
        <w:rPr>
          <w:noProof w:val="0"/>
        </w:rPr>
        <w:t>Cancel Pending Transfer – ADT^A26^ADT_A21</w:t>
      </w:r>
      <w:bookmarkEnd w:id="445"/>
      <w:bookmarkEnd w:id="446"/>
    </w:p>
    <w:p w14:paraId="4B5DEAB7"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47" w:name="_Toc174249233"/>
      <w:r w:rsidRPr="00977EA3">
        <w:rPr>
          <w:noProof w:val="0"/>
        </w:rPr>
        <w:t>Trigger Event</w:t>
      </w:r>
      <w:bookmarkEnd w:id="447"/>
    </w:p>
    <w:p w14:paraId="6D024193" w14:textId="77777777" w:rsidR="007A1F44" w:rsidRPr="00977EA3" w:rsidRDefault="007A1F44">
      <w:r w:rsidRPr="00977EA3">
        <w:t>This message is sent by a Patient Encounter Supplier to a Patient Encounter Consumer to cancel a previous notification (via trigger event A25) that it was planned to transfer a patient.</w:t>
      </w:r>
    </w:p>
    <w:p w14:paraId="0A9A8F1B" w14:textId="77777777" w:rsidR="007A1F44" w:rsidRPr="00977EA3" w:rsidRDefault="007A1F44">
      <w:r w:rsidRPr="00977EA3">
        <w:t xml:space="preserve">MSH-9 is valued </w:t>
      </w:r>
      <w:r w:rsidRPr="00977EA3">
        <w:rPr>
          <w:b/>
          <w:bCs/>
        </w:rPr>
        <w:t>ADT^A26^ADT_A21</w:t>
      </w:r>
      <w:r w:rsidRPr="00977EA3">
        <w:t>.</w:t>
      </w:r>
    </w:p>
    <w:p w14:paraId="6670A518"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48" w:name="_Toc174249234"/>
      <w:r w:rsidRPr="00977EA3">
        <w:rPr>
          <w:noProof w:val="0"/>
        </w:rPr>
        <w:t>Message Static Definition</w:t>
      </w:r>
      <w:bookmarkEnd w:id="448"/>
    </w:p>
    <w:p w14:paraId="18FEA070" w14:textId="77777777" w:rsidR="007A1F44" w:rsidRPr="00977EA3" w:rsidRDefault="007A1F44">
      <w:pPr>
        <w:pStyle w:val="TableTitle"/>
        <w:rPr>
          <w:noProof w:val="0"/>
        </w:rPr>
      </w:pPr>
      <w:r w:rsidRPr="00977EA3">
        <w:rPr>
          <w:noProof w:val="0"/>
        </w:rPr>
        <w:t>Table 3.31-22: Static definition of message ADT^A26^ADT_A21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727D033" w14:textId="77777777">
        <w:trPr>
          <w:cantSplit/>
          <w:tblHeader/>
          <w:jc w:val="center"/>
        </w:trPr>
        <w:tc>
          <w:tcPr>
            <w:tcW w:w="1951" w:type="dxa"/>
            <w:shd w:val="clear" w:color="auto" w:fill="D9D9D9"/>
          </w:tcPr>
          <w:p w14:paraId="7B5D9B56"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11D2A5A"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6EE9F2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B5B860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132DBD2" w14:textId="77777777" w:rsidR="007A1F44" w:rsidRPr="00977EA3" w:rsidRDefault="007A1F44" w:rsidP="00A53067">
            <w:pPr>
              <w:pStyle w:val="TableEntryHeader"/>
              <w:rPr>
                <w:noProof w:val="0"/>
              </w:rPr>
            </w:pPr>
            <w:r w:rsidRPr="00977EA3">
              <w:rPr>
                <w:noProof w:val="0"/>
              </w:rPr>
              <w:t>HL7 chapter</w:t>
            </w:r>
          </w:p>
        </w:tc>
      </w:tr>
      <w:tr w:rsidR="007A1F44" w:rsidRPr="00977EA3" w14:paraId="5F76318F" w14:textId="77777777">
        <w:trPr>
          <w:cantSplit/>
          <w:jc w:val="center"/>
        </w:trPr>
        <w:tc>
          <w:tcPr>
            <w:tcW w:w="1951" w:type="dxa"/>
          </w:tcPr>
          <w:p w14:paraId="1D6ADDE4" w14:textId="77777777" w:rsidR="007A1F44" w:rsidRPr="00977EA3" w:rsidRDefault="007A1F44" w:rsidP="00B609B2">
            <w:pPr>
              <w:pStyle w:val="TableEntry"/>
              <w:rPr>
                <w:noProof w:val="0"/>
              </w:rPr>
            </w:pPr>
            <w:r w:rsidRPr="00977EA3">
              <w:rPr>
                <w:noProof w:val="0"/>
              </w:rPr>
              <w:t>MSH</w:t>
            </w:r>
          </w:p>
        </w:tc>
        <w:tc>
          <w:tcPr>
            <w:tcW w:w="3544" w:type="dxa"/>
          </w:tcPr>
          <w:p w14:paraId="27CF317F" w14:textId="77777777" w:rsidR="007A1F44" w:rsidRPr="00977EA3" w:rsidRDefault="007A1F44" w:rsidP="00B609B2">
            <w:pPr>
              <w:pStyle w:val="TableEntry"/>
              <w:rPr>
                <w:noProof w:val="0"/>
              </w:rPr>
            </w:pPr>
            <w:r w:rsidRPr="00977EA3">
              <w:rPr>
                <w:noProof w:val="0"/>
              </w:rPr>
              <w:t>Message Header</w:t>
            </w:r>
          </w:p>
        </w:tc>
        <w:tc>
          <w:tcPr>
            <w:tcW w:w="971" w:type="dxa"/>
          </w:tcPr>
          <w:p w14:paraId="52AA9B6B" w14:textId="77777777" w:rsidR="007A1F44" w:rsidRPr="00977EA3" w:rsidRDefault="007A1F44" w:rsidP="00B6518F">
            <w:pPr>
              <w:pStyle w:val="TableEntry"/>
              <w:rPr>
                <w:noProof w:val="0"/>
              </w:rPr>
            </w:pPr>
            <w:r w:rsidRPr="00977EA3">
              <w:rPr>
                <w:noProof w:val="0"/>
              </w:rPr>
              <w:t>R</w:t>
            </w:r>
          </w:p>
        </w:tc>
        <w:tc>
          <w:tcPr>
            <w:tcW w:w="872" w:type="dxa"/>
          </w:tcPr>
          <w:p w14:paraId="7619403E" w14:textId="77777777" w:rsidR="007A1F44" w:rsidRPr="00977EA3" w:rsidRDefault="007A1F44" w:rsidP="00B6518F">
            <w:pPr>
              <w:pStyle w:val="TableEntry"/>
              <w:rPr>
                <w:noProof w:val="0"/>
              </w:rPr>
            </w:pPr>
            <w:r w:rsidRPr="00977EA3">
              <w:rPr>
                <w:noProof w:val="0"/>
              </w:rPr>
              <w:t>[1..1]</w:t>
            </w:r>
          </w:p>
        </w:tc>
        <w:tc>
          <w:tcPr>
            <w:tcW w:w="1701" w:type="dxa"/>
          </w:tcPr>
          <w:p w14:paraId="41C28BB3" w14:textId="77777777" w:rsidR="007A1F44" w:rsidRPr="00977EA3" w:rsidRDefault="007A1F44" w:rsidP="00A66DA8">
            <w:pPr>
              <w:pStyle w:val="TableEntry"/>
              <w:jc w:val="center"/>
              <w:rPr>
                <w:noProof w:val="0"/>
              </w:rPr>
            </w:pPr>
            <w:r w:rsidRPr="00977EA3">
              <w:rPr>
                <w:noProof w:val="0"/>
              </w:rPr>
              <w:t>2</w:t>
            </w:r>
          </w:p>
        </w:tc>
      </w:tr>
      <w:tr w:rsidR="007A1F44" w:rsidRPr="00977EA3" w14:paraId="3E80BCAA" w14:textId="77777777">
        <w:trPr>
          <w:cantSplit/>
          <w:jc w:val="center"/>
        </w:trPr>
        <w:tc>
          <w:tcPr>
            <w:tcW w:w="1951" w:type="dxa"/>
          </w:tcPr>
          <w:p w14:paraId="54582B7E" w14:textId="77777777" w:rsidR="007A1F44" w:rsidRPr="00977EA3" w:rsidRDefault="007A1F44" w:rsidP="00B609B2">
            <w:pPr>
              <w:pStyle w:val="TableEntry"/>
              <w:rPr>
                <w:noProof w:val="0"/>
              </w:rPr>
            </w:pPr>
            <w:r w:rsidRPr="00977EA3">
              <w:rPr>
                <w:noProof w:val="0"/>
              </w:rPr>
              <w:t>SFT</w:t>
            </w:r>
          </w:p>
        </w:tc>
        <w:tc>
          <w:tcPr>
            <w:tcW w:w="3544" w:type="dxa"/>
          </w:tcPr>
          <w:p w14:paraId="558953DE" w14:textId="77777777" w:rsidR="007A1F44" w:rsidRPr="00977EA3" w:rsidRDefault="007A1F44" w:rsidP="00A0052B">
            <w:pPr>
              <w:pStyle w:val="TableEntry"/>
              <w:rPr>
                <w:noProof w:val="0"/>
              </w:rPr>
            </w:pPr>
            <w:r w:rsidRPr="00977EA3">
              <w:rPr>
                <w:noProof w:val="0"/>
              </w:rPr>
              <w:t>Software Segment</w:t>
            </w:r>
          </w:p>
        </w:tc>
        <w:tc>
          <w:tcPr>
            <w:tcW w:w="971" w:type="dxa"/>
          </w:tcPr>
          <w:p w14:paraId="10635659" w14:textId="77777777" w:rsidR="007A1F44" w:rsidRPr="00977EA3" w:rsidRDefault="007A1F44" w:rsidP="00B6518F">
            <w:pPr>
              <w:pStyle w:val="TableEntry"/>
              <w:rPr>
                <w:noProof w:val="0"/>
              </w:rPr>
            </w:pPr>
            <w:r w:rsidRPr="00977EA3">
              <w:rPr>
                <w:noProof w:val="0"/>
              </w:rPr>
              <w:t>O</w:t>
            </w:r>
          </w:p>
        </w:tc>
        <w:tc>
          <w:tcPr>
            <w:tcW w:w="872" w:type="dxa"/>
          </w:tcPr>
          <w:p w14:paraId="4DF460FC" w14:textId="77777777" w:rsidR="007A1F44" w:rsidRPr="00977EA3" w:rsidRDefault="007A1F44" w:rsidP="00B6518F">
            <w:pPr>
              <w:pStyle w:val="TableEntry"/>
              <w:rPr>
                <w:noProof w:val="0"/>
              </w:rPr>
            </w:pPr>
            <w:r w:rsidRPr="00977EA3">
              <w:rPr>
                <w:noProof w:val="0"/>
              </w:rPr>
              <w:t>[0..*]</w:t>
            </w:r>
          </w:p>
        </w:tc>
        <w:tc>
          <w:tcPr>
            <w:tcW w:w="1701" w:type="dxa"/>
          </w:tcPr>
          <w:p w14:paraId="3339766B" w14:textId="77777777" w:rsidR="007A1F44" w:rsidRPr="00977EA3" w:rsidRDefault="007A1F44" w:rsidP="00A66DA8">
            <w:pPr>
              <w:pStyle w:val="TableEntry"/>
              <w:jc w:val="center"/>
              <w:rPr>
                <w:noProof w:val="0"/>
              </w:rPr>
            </w:pPr>
            <w:r w:rsidRPr="00977EA3">
              <w:rPr>
                <w:noProof w:val="0"/>
              </w:rPr>
              <w:t>2</w:t>
            </w:r>
          </w:p>
        </w:tc>
      </w:tr>
      <w:tr w:rsidR="007A1F44" w:rsidRPr="00977EA3" w14:paraId="167381E2" w14:textId="77777777">
        <w:trPr>
          <w:cantSplit/>
          <w:jc w:val="center"/>
        </w:trPr>
        <w:tc>
          <w:tcPr>
            <w:tcW w:w="1951" w:type="dxa"/>
          </w:tcPr>
          <w:p w14:paraId="6BD29EC5" w14:textId="77777777" w:rsidR="007A1F44" w:rsidRPr="00977EA3" w:rsidRDefault="007A1F44" w:rsidP="00B609B2">
            <w:pPr>
              <w:pStyle w:val="TableEntry"/>
              <w:rPr>
                <w:noProof w:val="0"/>
              </w:rPr>
            </w:pPr>
            <w:r w:rsidRPr="00977EA3">
              <w:rPr>
                <w:noProof w:val="0"/>
              </w:rPr>
              <w:t>EVN</w:t>
            </w:r>
          </w:p>
        </w:tc>
        <w:tc>
          <w:tcPr>
            <w:tcW w:w="3544" w:type="dxa"/>
          </w:tcPr>
          <w:p w14:paraId="0A21E3AE" w14:textId="77777777" w:rsidR="007A1F44" w:rsidRPr="00977EA3" w:rsidRDefault="007A1F44" w:rsidP="00A0052B">
            <w:pPr>
              <w:pStyle w:val="TableEntry"/>
              <w:rPr>
                <w:noProof w:val="0"/>
              </w:rPr>
            </w:pPr>
            <w:r w:rsidRPr="00977EA3">
              <w:rPr>
                <w:noProof w:val="0"/>
              </w:rPr>
              <w:t>Event Type</w:t>
            </w:r>
          </w:p>
        </w:tc>
        <w:tc>
          <w:tcPr>
            <w:tcW w:w="971" w:type="dxa"/>
          </w:tcPr>
          <w:p w14:paraId="51284448" w14:textId="77777777" w:rsidR="007A1F44" w:rsidRPr="00977EA3" w:rsidRDefault="007A1F44" w:rsidP="00B6518F">
            <w:pPr>
              <w:pStyle w:val="TableEntry"/>
              <w:rPr>
                <w:noProof w:val="0"/>
              </w:rPr>
            </w:pPr>
            <w:r w:rsidRPr="00977EA3">
              <w:rPr>
                <w:noProof w:val="0"/>
              </w:rPr>
              <w:t>R</w:t>
            </w:r>
          </w:p>
        </w:tc>
        <w:tc>
          <w:tcPr>
            <w:tcW w:w="872" w:type="dxa"/>
          </w:tcPr>
          <w:p w14:paraId="10D04F3B" w14:textId="77777777" w:rsidR="007A1F44" w:rsidRPr="00977EA3" w:rsidRDefault="007A1F44" w:rsidP="00B6518F">
            <w:pPr>
              <w:pStyle w:val="TableEntry"/>
              <w:rPr>
                <w:noProof w:val="0"/>
              </w:rPr>
            </w:pPr>
            <w:r w:rsidRPr="00977EA3">
              <w:rPr>
                <w:noProof w:val="0"/>
              </w:rPr>
              <w:t>[1..1]</w:t>
            </w:r>
          </w:p>
        </w:tc>
        <w:tc>
          <w:tcPr>
            <w:tcW w:w="1701" w:type="dxa"/>
          </w:tcPr>
          <w:p w14:paraId="227C5271" w14:textId="77777777" w:rsidR="007A1F44" w:rsidRPr="00977EA3" w:rsidRDefault="007A1F44" w:rsidP="00A66DA8">
            <w:pPr>
              <w:pStyle w:val="TableEntry"/>
              <w:jc w:val="center"/>
              <w:rPr>
                <w:noProof w:val="0"/>
              </w:rPr>
            </w:pPr>
            <w:r w:rsidRPr="00977EA3">
              <w:rPr>
                <w:noProof w:val="0"/>
              </w:rPr>
              <w:t>2</w:t>
            </w:r>
          </w:p>
        </w:tc>
      </w:tr>
      <w:tr w:rsidR="007A1F44" w:rsidRPr="00977EA3" w14:paraId="21833D74" w14:textId="77777777">
        <w:trPr>
          <w:cantSplit/>
          <w:jc w:val="center"/>
        </w:trPr>
        <w:tc>
          <w:tcPr>
            <w:tcW w:w="1951" w:type="dxa"/>
          </w:tcPr>
          <w:p w14:paraId="684A83DB" w14:textId="77777777" w:rsidR="007A1F44" w:rsidRPr="00977EA3" w:rsidRDefault="007A1F44" w:rsidP="00B609B2">
            <w:pPr>
              <w:pStyle w:val="TableEntry"/>
              <w:rPr>
                <w:noProof w:val="0"/>
              </w:rPr>
            </w:pPr>
            <w:r w:rsidRPr="00977EA3">
              <w:rPr>
                <w:noProof w:val="0"/>
              </w:rPr>
              <w:t>PID</w:t>
            </w:r>
          </w:p>
        </w:tc>
        <w:tc>
          <w:tcPr>
            <w:tcW w:w="3544" w:type="dxa"/>
          </w:tcPr>
          <w:p w14:paraId="0DB150B6" w14:textId="77777777" w:rsidR="007A1F44" w:rsidRPr="00977EA3" w:rsidRDefault="007A1F44" w:rsidP="00A0052B">
            <w:pPr>
              <w:pStyle w:val="TableEntry"/>
              <w:rPr>
                <w:noProof w:val="0"/>
              </w:rPr>
            </w:pPr>
            <w:r w:rsidRPr="00977EA3">
              <w:rPr>
                <w:noProof w:val="0"/>
              </w:rPr>
              <w:t>Patient Identification</w:t>
            </w:r>
          </w:p>
        </w:tc>
        <w:tc>
          <w:tcPr>
            <w:tcW w:w="971" w:type="dxa"/>
          </w:tcPr>
          <w:p w14:paraId="66721C06" w14:textId="77777777" w:rsidR="007A1F44" w:rsidRPr="00977EA3" w:rsidRDefault="007A1F44" w:rsidP="00B6518F">
            <w:pPr>
              <w:pStyle w:val="TableEntry"/>
              <w:rPr>
                <w:noProof w:val="0"/>
              </w:rPr>
            </w:pPr>
            <w:r w:rsidRPr="00977EA3">
              <w:rPr>
                <w:noProof w:val="0"/>
              </w:rPr>
              <w:t>R</w:t>
            </w:r>
          </w:p>
        </w:tc>
        <w:tc>
          <w:tcPr>
            <w:tcW w:w="872" w:type="dxa"/>
          </w:tcPr>
          <w:p w14:paraId="42A9FE14" w14:textId="77777777" w:rsidR="007A1F44" w:rsidRPr="00977EA3" w:rsidRDefault="007A1F44" w:rsidP="00B6518F">
            <w:pPr>
              <w:pStyle w:val="TableEntry"/>
              <w:rPr>
                <w:noProof w:val="0"/>
              </w:rPr>
            </w:pPr>
            <w:r w:rsidRPr="00977EA3">
              <w:rPr>
                <w:noProof w:val="0"/>
              </w:rPr>
              <w:t>[1..1]</w:t>
            </w:r>
          </w:p>
        </w:tc>
        <w:tc>
          <w:tcPr>
            <w:tcW w:w="1701" w:type="dxa"/>
          </w:tcPr>
          <w:p w14:paraId="0E850E53" w14:textId="77777777" w:rsidR="007A1F44" w:rsidRPr="00977EA3" w:rsidRDefault="007A1F44" w:rsidP="00A66DA8">
            <w:pPr>
              <w:pStyle w:val="TableEntry"/>
              <w:jc w:val="center"/>
              <w:rPr>
                <w:noProof w:val="0"/>
              </w:rPr>
            </w:pPr>
            <w:r w:rsidRPr="00977EA3">
              <w:rPr>
                <w:noProof w:val="0"/>
              </w:rPr>
              <w:t>3</w:t>
            </w:r>
          </w:p>
        </w:tc>
      </w:tr>
      <w:tr w:rsidR="007A1F44" w:rsidRPr="00977EA3" w14:paraId="523DC0D8" w14:textId="77777777">
        <w:trPr>
          <w:cantSplit/>
          <w:jc w:val="center"/>
        </w:trPr>
        <w:tc>
          <w:tcPr>
            <w:tcW w:w="1951" w:type="dxa"/>
          </w:tcPr>
          <w:p w14:paraId="42D94091" w14:textId="77777777" w:rsidR="007A1F44" w:rsidRPr="00977EA3" w:rsidRDefault="007A1F44" w:rsidP="00B609B2">
            <w:pPr>
              <w:pStyle w:val="TableEntry"/>
              <w:rPr>
                <w:noProof w:val="0"/>
              </w:rPr>
            </w:pPr>
            <w:r w:rsidRPr="00977EA3">
              <w:rPr>
                <w:noProof w:val="0"/>
              </w:rPr>
              <w:t>PD1</w:t>
            </w:r>
          </w:p>
        </w:tc>
        <w:tc>
          <w:tcPr>
            <w:tcW w:w="3544" w:type="dxa"/>
          </w:tcPr>
          <w:p w14:paraId="238EC1B6" w14:textId="77777777" w:rsidR="007A1F44" w:rsidRPr="00977EA3" w:rsidRDefault="007A1F44" w:rsidP="00A0052B">
            <w:pPr>
              <w:pStyle w:val="TableEntry"/>
              <w:rPr>
                <w:noProof w:val="0"/>
              </w:rPr>
            </w:pPr>
            <w:r w:rsidRPr="00977EA3">
              <w:rPr>
                <w:noProof w:val="0"/>
              </w:rPr>
              <w:t>Additional Demographics</w:t>
            </w:r>
          </w:p>
        </w:tc>
        <w:tc>
          <w:tcPr>
            <w:tcW w:w="971" w:type="dxa"/>
          </w:tcPr>
          <w:p w14:paraId="36AA1E16" w14:textId="77777777" w:rsidR="007A1F44" w:rsidRPr="00977EA3" w:rsidRDefault="007A1F44" w:rsidP="00B6518F">
            <w:pPr>
              <w:pStyle w:val="TableEntry"/>
              <w:rPr>
                <w:noProof w:val="0"/>
              </w:rPr>
            </w:pPr>
            <w:r w:rsidRPr="00977EA3">
              <w:rPr>
                <w:noProof w:val="0"/>
              </w:rPr>
              <w:t>O</w:t>
            </w:r>
          </w:p>
        </w:tc>
        <w:tc>
          <w:tcPr>
            <w:tcW w:w="872" w:type="dxa"/>
          </w:tcPr>
          <w:p w14:paraId="375109F5" w14:textId="77777777" w:rsidR="007A1F44" w:rsidRPr="00977EA3" w:rsidRDefault="007A1F44" w:rsidP="00B6518F">
            <w:pPr>
              <w:pStyle w:val="TableEntry"/>
              <w:rPr>
                <w:noProof w:val="0"/>
              </w:rPr>
            </w:pPr>
            <w:r w:rsidRPr="00977EA3">
              <w:rPr>
                <w:noProof w:val="0"/>
              </w:rPr>
              <w:t>[0..1]</w:t>
            </w:r>
          </w:p>
        </w:tc>
        <w:tc>
          <w:tcPr>
            <w:tcW w:w="1701" w:type="dxa"/>
          </w:tcPr>
          <w:p w14:paraId="3AF7DF49" w14:textId="77777777" w:rsidR="007A1F44" w:rsidRPr="00977EA3" w:rsidRDefault="007A1F44" w:rsidP="00A66DA8">
            <w:pPr>
              <w:pStyle w:val="TableEntry"/>
              <w:jc w:val="center"/>
              <w:rPr>
                <w:noProof w:val="0"/>
              </w:rPr>
            </w:pPr>
            <w:r w:rsidRPr="00977EA3">
              <w:rPr>
                <w:noProof w:val="0"/>
              </w:rPr>
              <w:t>3</w:t>
            </w:r>
          </w:p>
        </w:tc>
      </w:tr>
      <w:tr w:rsidR="007A1F44" w:rsidRPr="00977EA3" w14:paraId="20F97C70" w14:textId="77777777">
        <w:trPr>
          <w:cantSplit/>
          <w:jc w:val="center"/>
        </w:trPr>
        <w:tc>
          <w:tcPr>
            <w:tcW w:w="1951" w:type="dxa"/>
          </w:tcPr>
          <w:p w14:paraId="261C09B1" w14:textId="77777777" w:rsidR="007A1F44" w:rsidRPr="00977EA3" w:rsidRDefault="007A1F44" w:rsidP="00B609B2">
            <w:pPr>
              <w:pStyle w:val="TableEntry"/>
              <w:rPr>
                <w:noProof w:val="0"/>
              </w:rPr>
            </w:pPr>
            <w:r w:rsidRPr="00977EA3">
              <w:rPr>
                <w:noProof w:val="0"/>
              </w:rPr>
              <w:t>PV1</w:t>
            </w:r>
          </w:p>
        </w:tc>
        <w:tc>
          <w:tcPr>
            <w:tcW w:w="3544" w:type="dxa"/>
          </w:tcPr>
          <w:p w14:paraId="1CACA25F" w14:textId="77777777" w:rsidR="007A1F44" w:rsidRPr="00977EA3" w:rsidRDefault="007A1F44" w:rsidP="00B609B2">
            <w:pPr>
              <w:pStyle w:val="TableEntry"/>
              <w:rPr>
                <w:noProof w:val="0"/>
              </w:rPr>
            </w:pPr>
            <w:r w:rsidRPr="00977EA3">
              <w:rPr>
                <w:noProof w:val="0"/>
              </w:rPr>
              <w:t>Patient Visit</w:t>
            </w:r>
          </w:p>
        </w:tc>
        <w:tc>
          <w:tcPr>
            <w:tcW w:w="971" w:type="dxa"/>
          </w:tcPr>
          <w:p w14:paraId="25DDCC89" w14:textId="77777777" w:rsidR="007A1F44" w:rsidRPr="00977EA3" w:rsidRDefault="007A1F44" w:rsidP="00B6518F">
            <w:pPr>
              <w:pStyle w:val="TableEntry"/>
              <w:rPr>
                <w:noProof w:val="0"/>
              </w:rPr>
            </w:pPr>
            <w:r w:rsidRPr="00977EA3">
              <w:rPr>
                <w:noProof w:val="0"/>
              </w:rPr>
              <w:t>R</w:t>
            </w:r>
          </w:p>
        </w:tc>
        <w:tc>
          <w:tcPr>
            <w:tcW w:w="872" w:type="dxa"/>
          </w:tcPr>
          <w:p w14:paraId="48FC7C2F" w14:textId="77777777" w:rsidR="007A1F44" w:rsidRPr="00977EA3" w:rsidRDefault="007A1F44" w:rsidP="00B6518F">
            <w:pPr>
              <w:pStyle w:val="TableEntry"/>
              <w:rPr>
                <w:noProof w:val="0"/>
              </w:rPr>
            </w:pPr>
            <w:r w:rsidRPr="00977EA3">
              <w:rPr>
                <w:noProof w:val="0"/>
              </w:rPr>
              <w:t>[1..1]</w:t>
            </w:r>
          </w:p>
        </w:tc>
        <w:tc>
          <w:tcPr>
            <w:tcW w:w="1701" w:type="dxa"/>
          </w:tcPr>
          <w:p w14:paraId="1934FDCE" w14:textId="77777777" w:rsidR="007A1F44" w:rsidRPr="00977EA3" w:rsidRDefault="007A1F44" w:rsidP="00A66DA8">
            <w:pPr>
              <w:pStyle w:val="TableEntry"/>
              <w:jc w:val="center"/>
              <w:rPr>
                <w:noProof w:val="0"/>
              </w:rPr>
            </w:pPr>
            <w:r w:rsidRPr="00977EA3">
              <w:rPr>
                <w:noProof w:val="0"/>
              </w:rPr>
              <w:t>3</w:t>
            </w:r>
          </w:p>
        </w:tc>
      </w:tr>
      <w:tr w:rsidR="007A1F44" w:rsidRPr="00977EA3" w14:paraId="0D719F24" w14:textId="77777777">
        <w:trPr>
          <w:cantSplit/>
          <w:jc w:val="center"/>
        </w:trPr>
        <w:tc>
          <w:tcPr>
            <w:tcW w:w="1951" w:type="dxa"/>
          </w:tcPr>
          <w:p w14:paraId="1E279BCC" w14:textId="77777777" w:rsidR="007A1F44" w:rsidRPr="00977EA3" w:rsidRDefault="007A1F44" w:rsidP="00B609B2">
            <w:pPr>
              <w:pStyle w:val="TableEntry"/>
              <w:rPr>
                <w:noProof w:val="0"/>
              </w:rPr>
            </w:pPr>
            <w:r w:rsidRPr="00977EA3">
              <w:rPr>
                <w:noProof w:val="0"/>
              </w:rPr>
              <w:t>PV2</w:t>
            </w:r>
          </w:p>
        </w:tc>
        <w:tc>
          <w:tcPr>
            <w:tcW w:w="3544" w:type="dxa"/>
          </w:tcPr>
          <w:p w14:paraId="7090A30B"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7CBD733" w14:textId="77777777" w:rsidR="007A1F44" w:rsidRPr="00977EA3" w:rsidRDefault="007A1F44" w:rsidP="00B6518F">
            <w:pPr>
              <w:pStyle w:val="TableEntry"/>
              <w:rPr>
                <w:noProof w:val="0"/>
              </w:rPr>
            </w:pPr>
            <w:r w:rsidRPr="00977EA3">
              <w:rPr>
                <w:noProof w:val="0"/>
              </w:rPr>
              <w:t>O</w:t>
            </w:r>
          </w:p>
        </w:tc>
        <w:tc>
          <w:tcPr>
            <w:tcW w:w="872" w:type="dxa"/>
          </w:tcPr>
          <w:p w14:paraId="620BC99E" w14:textId="77777777" w:rsidR="007A1F44" w:rsidRPr="00977EA3" w:rsidRDefault="007A1F44" w:rsidP="00B6518F">
            <w:pPr>
              <w:pStyle w:val="TableEntry"/>
              <w:rPr>
                <w:noProof w:val="0"/>
              </w:rPr>
            </w:pPr>
            <w:r w:rsidRPr="00977EA3">
              <w:rPr>
                <w:noProof w:val="0"/>
              </w:rPr>
              <w:t>[0..1]</w:t>
            </w:r>
          </w:p>
        </w:tc>
        <w:tc>
          <w:tcPr>
            <w:tcW w:w="1701" w:type="dxa"/>
          </w:tcPr>
          <w:p w14:paraId="7942A99B" w14:textId="77777777" w:rsidR="007A1F44" w:rsidRPr="00977EA3" w:rsidRDefault="007A1F44" w:rsidP="00A66DA8">
            <w:pPr>
              <w:pStyle w:val="TableEntry"/>
              <w:jc w:val="center"/>
              <w:rPr>
                <w:noProof w:val="0"/>
              </w:rPr>
            </w:pPr>
            <w:r w:rsidRPr="00977EA3">
              <w:rPr>
                <w:noProof w:val="0"/>
              </w:rPr>
              <w:t>3</w:t>
            </w:r>
          </w:p>
        </w:tc>
      </w:tr>
      <w:tr w:rsidR="007A1F44" w:rsidRPr="00977EA3" w14:paraId="39F9D114" w14:textId="77777777">
        <w:trPr>
          <w:cantSplit/>
          <w:jc w:val="center"/>
        </w:trPr>
        <w:tc>
          <w:tcPr>
            <w:tcW w:w="1951" w:type="dxa"/>
          </w:tcPr>
          <w:p w14:paraId="5AF2D70F" w14:textId="77777777" w:rsidR="007A1F44" w:rsidRPr="00977EA3" w:rsidRDefault="007A1F44" w:rsidP="00B609B2">
            <w:pPr>
              <w:pStyle w:val="TableEntry"/>
              <w:rPr>
                <w:noProof w:val="0"/>
              </w:rPr>
            </w:pPr>
            <w:r w:rsidRPr="00977EA3">
              <w:rPr>
                <w:noProof w:val="0"/>
              </w:rPr>
              <w:t>DB1</w:t>
            </w:r>
          </w:p>
        </w:tc>
        <w:tc>
          <w:tcPr>
            <w:tcW w:w="3544" w:type="dxa"/>
          </w:tcPr>
          <w:p w14:paraId="31313005" w14:textId="77777777" w:rsidR="007A1F44" w:rsidRPr="00977EA3" w:rsidRDefault="007A1F44" w:rsidP="00B609B2">
            <w:pPr>
              <w:pStyle w:val="TableEntry"/>
              <w:rPr>
                <w:noProof w:val="0"/>
              </w:rPr>
            </w:pPr>
            <w:r w:rsidRPr="00977EA3">
              <w:rPr>
                <w:noProof w:val="0"/>
              </w:rPr>
              <w:t>Disability Information</w:t>
            </w:r>
          </w:p>
        </w:tc>
        <w:tc>
          <w:tcPr>
            <w:tcW w:w="971" w:type="dxa"/>
          </w:tcPr>
          <w:p w14:paraId="470BF3ED" w14:textId="77777777" w:rsidR="007A1F44" w:rsidRPr="00977EA3" w:rsidRDefault="007A1F44" w:rsidP="00B6518F">
            <w:pPr>
              <w:pStyle w:val="TableEntry"/>
              <w:rPr>
                <w:noProof w:val="0"/>
              </w:rPr>
            </w:pPr>
            <w:r w:rsidRPr="00977EA3">
              <w:rPr>
                <w:noProof w:val="0"/>
              </w:rPr>
              <w:t>O</w:t>
            </w:r>
          </w:p>
        </w:tc>
        <w:tc>
          <w:tcPr>
            <w:tcW w:w="872" w:type="dxa"/>
          </w:tcPr>
          <w:p w14:paraId="3099A935" w14:textId="77777777" w:rsidR="007A1F44" w:rsidRPr="00977EA3" w:rsidRDefault="007A1F44" w:rsidP="00B6518F">
            <w:pPr>
              <w:pStyle w:val="TableEntry"/>
              <w:rPr>
                <w:noProof w:val="0"/>
              </w:rPr>
            </w:pPr>
            <w:r w:rsidRPr="00977EA3">
              <w:rPr>
                <w:noProof w:val="0"/>
              </w:rPr>
              <w:t>[0..*]</w:t>
            </w:r>
          </w:p>
        </w:tc>
        <w:tc>
          <w:tcPr>
            <w:tcW w:w="1701" w:type="dxa"/>
          </w:tcPr>
          <w:p w14:paraId="11FD357E" w14:textId="77777777" w:rsidR="007A1F44" w:rsidRPr="00977EA3" w:rsidRDefault="007A1F44" w:rsidP="00A66DA8">
            <w:pPr>
              <w:pStyle w:val="TableEntry"/>
              <w:jc w:val="center"/>
              <w:rPr>
                <w:noProof w:val="0"/>
              </w:rPr>
            </w:pPr>
            <w:r w:rsidRPr="00977EA3">
              <w:rPr>
                <w:noProof w:val="0"/>
              </w:rPr>
              <w:t>3</w:t>
            </w:r>
          </w:p>
        </w:tc>
      </w:tr>
      <w:tr w:rsidR="007A1F44" w:rsidRPr="00977EA3" w14:paraId="75F529D6" w14:textId="77777777">
        <w:trPr>
          <w:cantSplit/>
          <w:jc w:val="center"/>
        </w:trPr>
        <w:tc>
          <w:tcPr>
            <w:tcW w:w="1951" w:type="dxa"/>
          </w:tcPr>
          <w:p w14:paraId="3FD6CFD8" w14:textId="77777777" w:rsidR="007A1F44" w:rsidRPr="00977EA3" w:rsidRDefault="007A1F44" w:rsidP="00B609B2">
            <w:pPr>
              <w:pStyle w:val="TableEntry"/>
              <w:rPr>
                <w:noProof w:val="0"/>
              </w:rPr>
            </w:pPr>
            <w:r w:rsidRPr="00977EA3">
              <w:rPr>
                <w:noProof w:val="0"/>
              </w:rPr>
              <w:t>OBX</w:t>
            </w:r>
          </w:p>
        </w:tc>
        <w:tc>
          <w:tcPr>
            <w:tcW w:w="3544" w:type="dxa"/>
          </w:tcPr>
          <w:p w14:paraId="2EF07AAB" w14:textId="77777777" w:rsidR="007A1F44" w:rsidRPr="00977EA3" w:rsidRDefault="007A1F44" w:rsidP="00B609B2">
            <w:pPr>
              <w:pStyle w:val="TableEntry"/>
              <w:rPr>
                <w:noProof w:val="0"/>
              </w:rPr>
            </w:pPr>
            <w:r w:rsidRPr="00977EA3">
              <w:rPr>
                <w:noProof w:val="0"/>
              </w:rPr>
              <w:t>Observation/Result</w:t>
            </w:r>
          </w:p>
        </w:tc>
        <w:tc>
          <w:tcPr>
            <w:tcW w:w="971" w:type="dxa"/>
          </w:tcPr>
          <w:p w14:paraId="5A9ECCDC" w14:textId="77777777" w:rsidR="007A1F44" w:rsidRPr="00977EA3" w:rsidRDefault="007A1F44" w:rsidP="00B6518F">
            <w:pPr>
              <w:pStyle w:val="TableEntry"/>
              <w:rPr>
                <w:noProof w:val="0"/>
              </w:rPr>
            </w:pPr>
            <w:r w:rsidRPr="00977EA3">
              <w:rPr>
                <w:noProof w:val="0"/>
              </w:rPr>
              <w:t>O</w:t>
            </w:r>
          </w:p>
        </w:tc>
        <w:tc>
          <w:tcPr>
            <w:tcW w:w="872" w:type="dxa"/>
          </w:tcPr>
          <w:p w14:paraId="1925EC7D" w14:textId="77777777" w:rsidR="007A1F44" w:rsidRPr="00977EA3" w:rsidRDefault="007A1F44" w:rsidP="00B6518F">
            <w:pPr>
              <w:pStyle w:val="TableEntry"/>
              <w:rPr>
                <w:noProof w:val="0"/>
              </w:rPr>
            </w:pPr>
            <w:r w:rsidRPr="00977EA3">
              <w:rPr>
                <w:noProof w:val="0"/>
              </w:rPr>
              <w:t>[0..*]</w:t>
            </w:r>
          </w:p>
        </w:tc>
        <w:tc>
          <w:tcPr>
            <w:tcW w:w="1701" w:type="dxa"/>
          </w:tcPr>
          <w:p w14:paraId="5EEE45B5" w14:textId="77777777" w:rsidR="007A1F44" w:rsidRPr="00977EA3" w:rsidRDefault="007A1F44" w:rsidP="00A66DA8">
            <w:pPr>
              <w:pStyle w:val="TableEntry"/>
              <w:jc w:val="center"/>
              <w:rPr>
                <w:noProof w:val="0"/>
              </w:rPr>
            </w:pPr>
            <w:r w:rsidRPr="00977EA3">
              <w:rPr>
                <w:noProof w:val="0"/>
              </w:rPr>
              <w:t>7</w:t>
            </w:r>
          </w:p>
        </w:tc>
      </w:tr>
    </w:tbl>
    <w:p w14:paraId="5952E4F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49" w:name="_Toc174249235"/>
      <w:r w:rsidRPr="00977EA3">
        <w:rPr>
          <w:noProof w:val="0"/>
        </w:rPr>
        <w:lastRenderedPageBreak/>
        <w:t>Comments on segment usage</w:t>
      </w:r>
      <w:bookmarkEnd w:id="449"/>
    </w:p>
    <w:p w14:paraId="5C2692B3" w14:textId="77777777" w:rsidR="007A1F44" w:rsidRPr="00977EA3" w:rsidRDefault="007A1F44">
      <w:r w:rsidRPr="00977EA3">
        <w:t>One or more OBX segments may be present to carry “permanent observations” such as the patient weight or height.</w:t>
      </w:r>
    </w:p>
    <w:p w14:paraId="4ED6B4FE" w14:textId="77777777" w:rsidR="007A1F44" w:rsidRPr="00977EA3" w:rsidRDefault="007A1F44">
      <w:r w:rsidRPr="00977EA3">
        <w:t xml:space="preserve">The planned date for the pending transfer that is cancelled, is given in field EVN-3 of segment EVN. See </w:t>
      </w:r>
      <w:r w:rsidR="00292B01" w:rsidRPr="00977EA3">
        <w:t>Section</w:t>
      </w:r>
      <w:r w:rsidRPr="00977EA3">
        <w:t xml:space="preserve"> 3.30.5.2.</w:t>
      </w:r>
    </w:p>
    <w:p w14:paraId="1DEA578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50" w:name="_Toc174249236"/>
      <w:r w:rsidRPr="00977EA3">
        <w:rPr>
          <w:noProof w:val="0"/>
        </w:rPr>
        <w:t>Expected actions</w:t>
      </w:r>
      <w:bookmarkEnd w:id="450"/>
    </w:p>
    <w:p w14:paraId="422DAFEA" w14:textId="77777777" w:rsidR="007A1F44" w:rsidRPr="00977EA3" w:rsidRDefault="007A1F44">
      <w:r w:rsidRPr="00977EA3">
        <w:t>The receiver shall reset the patient’s status to the value immediately before the Pending Transfer message was received.</w:t>
      </w:r>
    </w:p>
    <w:p w14:paraId="6DC268DD" w14:textId="77777777" w:rsidR="007A1F44" w:rsidRPr="00977EA3" w:rsidRDefault="007A1F44">
      <w:r w:rsidRPr="00977EA3">
        <w:t>The receiver shall report the result of this operation (success / error) in an acknowledgment message returned to the sender.</w:t>
      </w:r>
    </w:p>
    <w:p w14:paraId="563DE3B7" w14:textId="77777777" w:rsidR="007A1F44" w:rsidRPr="00977EA3" w:rsidRDefault="007A1F44">
      <w:r w:rsidRPr="00977EA3">
        <w:t>In case this Movement conflicts with the current situation of the patient (no pending transfer known, or no active inpatient encounter, or patient unknown) the message is discarded, and no error condition is raised.</w:t>
      </w:r>
    </w:p>
    <w:p w14:paraId="1F55C005" w14:textId="77777777" w:rsidR="007A1F44" w:rsidRPr="00977EA3" w:rsidRDefault="007A1F44">
      <w:r w:rsidRPr="00977EA3">
        <w:t>If the receiver does not support the Pending Event Management Option of this transaction, it shall application-reject the message (see ITI TF-2x: C.2.3).</w:t>
      </w:r>
    </w:p>
    <w:p w14:paraId="37B43FCE"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51" w:name="_Toc174249237"/>
      <w:bookmarkStart w:id="452" w:name="_Toc398544187"/>
      <w:r w:rsidRPr="00977EA3">
        <w:rPr>
          <w:noProof w:val="0"/>
        </w:rPr>
        <w:t>Pending Discharge (ADT^A16^ADT_A16)</w:t>
      </w:r>
      <w:bookmarkEnd w:id="451"/>
      <w:bookmarkEnd w:id="452"/>
    </w:p>
    <w:p w14:paraId="1900A05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53" w:name="_Toc174249238"/>
      <w:r w:rsidRPr="00977EA3">
        <w:rPr>
          <w:noProof w:val="0"/>
        </w:rPr>
        <w:t>Trigger Event</w:t>
      </w:r>
      <w:bookmarkEnd w:id="453"/>
    </w:p>
    <w:p w14:paraId="48134580" w14:textId="77777777" w:rsidR="007A1F44" w:rsidRPr="00977EA3" w:rsidRDefault="007A1F44">
      <w:r w:rsidRPr="00977EA3">
        <w:t>This message is sent by a Patient Encounter Supplier to notify a Patient Encounter Consumer that it is planned to discharge a patient.</w:t>
      </w:r>
    </w:p>
    <w:p w14:paraId="265E25EE" w14:textId="77777777" w:rsidR="007A1F44" w:rsidRPr="00977EA3" w:rsidRDefault="007A1F44">
      <w:r w:rsidRPr="00977EA3">
        <w:t xml:space="preserve">MSH-9 is valued </w:t>
      </w:r>
      <w:r w:rsidRPr="00977EA3">
        <w:rPr>
          <w:b/>
          <w:bCs/>
        </w:rPr>
        <w:t>ADT^A16^ADT_A16</w:t>
      </w:r>
      <w:r w:rsidRPr="00977EA3">
        <w:t>.</w:t>
      </w:r>
    </w:p>
    <w:p w14:paraId="04E1DA8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54" w:name="_Toc174249239"/>
      <w:r w:rsidRPr="00977EA3">
        <w:rPr>
          <w:noProof w:val="0"/>
        </w:rPr>
        <w:t>Message Static Definition</w:t>
      </w:r>
      <w:bookmarkEnd w:id="454"/>
    </w:p>
    <w:p w14:paraId="3A99545D" w14:textId="77777777" w:rsidR="007A1F44" w:rsidRPr="00977EA3" w:rsidRDefault="007A1F44">
      <w:pPr>
        <w:pStyle w:val="TableTitle"/>
        <w:rPr>
          <w:noProof w:val="0"/>
        </w:rPr>
      </w:pPr>
      <w:r w:rsidRPr="00977EA3">
        <w:rPr>
          <w:noProof w:val="0"/>
        </w:rPr>
        <w:t>Table 3.31-23: Static definition of message ADT^A16^ADT_A16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8578C06" w14:textId="77777777" w:rsidTr="00601E92">
        <w:trPr>
          <w:cantSplit/>
          <w:tblHeader/>
          <w:jc w:val="center"/>
        </w:trPr>
        <w:tc>
          <w:tcPr>
            <w:tcW w:w="1951" w:type="dxa"/>
            <w:shd w:val="clear" w:color="auto" w:fill="D9D9D9"/>
          </w:tcPr>
          <w:p w14:paraId="274655B8"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05336D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36B4BB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643959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9CFEA2D" w14:textId="77777777" w:rsidR="007A1F44" w:rsidRPr="00977EA3" w:rsidRDefault="007A1F44" w:rsidP="00A53067">
            <w:pPr>
              <w:pStyle w:val="TableEntryHeader"/>
              <w:rPr>
                <w:noProof w:val="0"/>
              </w:rPr>
            </w:pPr>
            <w:r w:rsidRPr="00977EA3">
              <w:rPr>
                <w:noProof w:val="0"/>
              </w:rPr>
              <w:t>HL7 chapter</w:t>
            </w:r>
          </w:p>
        </w:tc>
      </w:tr>
      <w:tr w:rsidR="007A1F44" w:rsidRPr="00977EA3" w14:paraId="664639BD" w14:textId="77777777">
        <w:trPr>
          <w:cantSplit/>
          <w:jc w:val="center"/>
        </w:trPr>
        <w:tc>
          <w:tcPr>
            <w:tcW w:w="1951" w:type="dxa"/>
          </w:tcPr>
          <w:p w14:paraId="61A3AD8D" w14:textId="77777777" w:rsidR="007A1F44" w:rsidRPr="00977EA3" w:rsidRDefault="007A1F44" w:rsidP="00B609B2">
            <w:pPr>
              <w:pStyle w:val="TableEntry"/>
              <w:rPr>
                <w:noProof w:val="0"/>
              </w:rPr>
            </w:pPr>
            <w:r w:rsidRPr="00977EA3">
              <w:rPr>
                <w:noProof w:val="0"/>
              </w:rPr>
              <w:t>MSH</w:t>
            </w:r>
          </w:p>
        </w:tc>
        <w:tc>
          <w:tcPr>
            <w:tcW w:w="3544" w:type="dxa"/>
          </w:tcPr>
          <w:p w14:paraId="5F45DF39" w14:textId="77777777" w:rsidR="007A1F44" w:rsidRPr="00977EA3" w:rsidRDefault="007A1F44" w:rsidP="00A0052B">
            <w:pPr>
              <w:pStyle w:val="TableEntry"/>
              <w:rPr>
                <w:noProof w:val="0"/>
              </w:rPr>
            </w:pPr>
            <w:r w:rsidRPr="00977EA3">
              <w:rPr>
                <w:noProof w:val="0"/>
              </w:rPr>
              <w:t>Message Header</w:t>
            </w:r>
          </w:p>
        </w:tc>
        <w:tc>
          <w:tcPr>
            <w:tcW w:w="971" w:type="dxa"/>
          </w:tcPr>
          <w:p w14:paraId="16918838" w14:textId="77777777" w:rsidR="007A1F44" w:rsidRPr="00977EA3" w:rsidRDefault="007A1F44" w:rsidP="00B6518F">
            <w:pPr>
              <w:pStyle w:val="TableEntry"/>
              <w:rPr>
                <w:noProof w:val="0"/>
              </w:rPr>
            </w:pPr>
            <w:r w:rsidRPr="00977EA3">
              <w:rPr>
                <w:noProof w:val="0"/>
              </w:rPr>
              <w:t>R</w:t>
            </w:r>
          </w:p>
        </w:tc>
        <w:tc>
          <w:tcPr>
            <w:tcW w:w="872" w:type="dxa"/>
          </w:tcPr>
          <w:p w14:paraId="68237F25" w14:textId="77777777" w:rsidR="007A1F44" w:rsidRPr="00977EA3" w:rsidRDefault="007A1F44" w:rsidP="00B6518F">
            <w:pPr>
              <w:pStyle w:val="TableEntry"/>
              <w:rPr>
                <w:noProof w:val="0"/>
              </w:rPr>
            </w:pPr>
            <w:r w:rsidRPr="00977EA3">
              <w:rPr>
                <w:noProof w:val="0"/>
              </w:rPr>
              <w:t>[1..1]</w:t>
            </w:r>
          </w:p>
        </w:tc>
        <w:tc>
          <w:tcPr>
            <w:tcW w:w="1701" w:type="dxa"/>
          </w:tcPr>
          <w:p w14:paraId="34D18E20" w14:textId="77777777" w:rsidR="007A1F44" w:rsidRPr="00977EA3" w:rsidRDefault="007A1F44" w:rsidP="00A66DA8">
            <w:pPr>
              <w:pStyle w:val="TableEntry"/>
              <w:jc w:val="center"/>
              <w:rPr>
                <w:noProof w:val="0"/>
              </w:rPr>
            </w:pPr>
            <w:r w:rsidRPr="00977EA3">
              <w:rPr>
                <w:noProof w:val="0"/>
              </w:rPr>
              <w:t>2</w:t>
            </w:r>
          </w:p>
        </w:tc>
      </w:tr>
      <w:tr w:rsidR="007A1F44" w:rsidRPr="00977EA3" w14:paraId="62F54350" w14:textId="77777777">
        <w:trPr>
          <w:cantSplit/>
          <w:jc w:val="center"/>
        </w:trPr>
        <w:tc>
          <w:tcPr>
            <w:tcW w:w="1951" w:type="dxa"/>
          </w:tcPr>
          <w:p w14:paraId="2F21F8E1" w14:textId="77777777" w:rsidR="007A1F44" w:rsidRPr="00977EA3" w:rsidRDefault="007A1F44" w:rsidP="00B609B2">
            <w:pPr>
              <w:pStyle w:val="TableEntry"/>
              <w:rPr>
                <w:noProof w:val="0"/>
              </w:rPr>
            </w:pPr>
            <w:r w:rsidRPr="00977EA3">
              <w:rPr>
                <w:noProof w:val="0"/>
              </w:rPr>
              <w:t>SFT</w:t>
            </w:r>
          </w:p>
        </w:tc>
        <w:tc>
          <w:tcPr>
            <w:tcW w:w="3544" w:type="dxa"/>
          </w:tcPr>
          <w:p w14:paraId="455594D2" w14:textId="77777777" w:rsidR="007A1F44" w:rsidRPr="00977EA3" w:rsidRDefault="007A1F44" w:rsidP="00A0052B">
            <w:pPr>
              <w:pStyle w:val="TableEntry"/>
              <w:rPr>
                <w:noProof w:val="0"/>
              </w:rPr>
            </w:pPr>
            <w:r w:rsidRPr="00977EA3">
              <w:rPr>
                <w:noProof w:val="0"/>
              </w:rPr>
              <w:t>Software Segment</w:t>
            </w:r>
          </w:p>
        </w:tc>
        <w:tc>
          <w:tcPr>
            <w:tcW w:w="971" w:type="dxa"/>
          </w:tcPr>
          <w:p w14:paraId="7F3B2842" w14:textId="77777777" w:rsidR="007A1F44" w:rsidRPr="00977EA3" w:rsidRDefault="007A1F44" w:rsidP="00B6518F">
            <w:pPr>
              <w:pStyle w:val="TableEntry"/>
              <w:rPr>
                <w:noProof w:val="0"/>
              </w:rPr>
            </w:pPr>
            <w:r w:rsidRPr="00977EA3">
              <w:rPr>
                <w:noProof w:val="0"/>
              </w:rPr>
              <w:t>O</w:t>
            </w:r>
          </w:p>
        </w:tc>
        <w:tc>
          <w:tcPr>
            <w:tcW w:w="872" w:type="dxa"/>
          </w:tcPr>
          <w:p w14:paraId="1B84625E" w14:textId="77777777" w:rsidR="007A1F44" w:rsidRPr="00977EA3" w:rsidRDefault="007A1F44" w:rsidP="00B6518F">
            <w:pPr>
              <w:pStyle w:val="TableEntry"/>
              <w:rPr>
                <w:noProof w:val="0"/>
              </w:rPr>
            </w:pPr>
            <w:r w:rsidRPr="00977EA3">
              <w:rPr>
                <w:noProof w:val="0"/>
              </w:rPr>
              <w:t>[0..*]</w:t>
            </w:r>
          </w:p>
        </w:tc>
        <w:tc>
          <w:tcPr>
            <w:tcW w:w="1701" w:type="dxa"/>
          </w:tcPr>
          <w:p w14:paraId="40BE6353" w14:textId="77777777" w:rsidR="007A1F44" w:rsidRPr="00977EA3" w:rsidRDefault="007A1F44" w:rsidP="00A66DA8">
            <w:pPr>
              <w:pStyle w:val="TableEntry"/>
              <w:jc w:val="center"/>
              <w:rPr>
                <w:noProof w:val="0"/>
              </w:rPr>
            </w:pPr>
            <w:r w:rsidRPr="00977EA3">
              <w:rPr>
                <w:noProof w:val="0"/>
              </w:rPr>
              <w:t>2</w:t>
            </w:r>
          </w:p>
        </w:tc>
      </w:tr>
      <w:tr w:rsidR="007A1F44" w:rsidRPr="00977EA3" w14:paraId="2E0E05D7" w14:textId="77777777">
        <w:trPr>
          <w:cantSplit/>
          <w:jc w:val="center"/>
        </w:trPr>
        <w:tc>
          <w:tcPr>
            <w:tcW w:w="1951" w:type="dxa"/>
          </w:tcPr>
          <w:p w14:paraId="76243DEF" w14:textId="77777777" w:rsidR="007A1F44" w:rsidRPr="00977EA3" w:rsidRDefault="007A1F44" w:rsidP="00B609B2">
            <w:pPr>
              <w:pStyle w:val="TableEntry"/>
              <w:rPr>
                <w:noProof w:val="0"/>
              </w:rPr>
            </w:pPr>
            <w:r w:rsidRPr="00977EA3">
              <w:rPr>
                <w:noProof w:val="0"/>
              </w:rPr>
              <w:t>EVN</w:t>
            </w:r>
          </w:p>
        </w:tc>
        <w:tc>
          <w:tcPr>
            <w:tcW w:w="3544" w:type="dxa"/>
          </w:tcPr>
          <w:p w14:paraId="6768ECE9" w14:textId="77777777" w:rsidR="007A1F44" w:rsidRPr="00977EA3" w:rsidRDefault="007A1F44" w:rsidP="00A0052B">
            <w:pPr>
              <w:pStyle w:val="TableEntry"/>
              <w:rPr>
                <w:noProof w:val="0"/>
              </w:rPr>
            </w:pPr>
            <w:r w:rsidRPr="00977EA3">
              <w:rPr>
                <w:noProof w:val="0"/>
              </w:rPr>
              <w:t>Event Type</w:t>
            </w:r>
          </w:p>
        </w:tc>
        <w:tc>
          <w:tcPr>
            <w:tcW w:w="971" w:type="dxa"/>
          </w:tcPr>
          <w:p w14:paraId="3F55A6D9" w14:textId="77777777" w:rsidR="007A1F44" w:rsidRPr="00977EA3" w:rsidRDefault="007A1F44" w:rsidP="00B6518F">
            <w:pPr>
              <w:pStyle w:val="TableEntry"/>
              <w:rPr>
                <w:noProof w:val="0"/>
              </w:rPr>
            </w:pPr>
            <w:r w:rsidRPr="00977EA3">
              <w:rPr>
                <w:noProof w:val="0"/>
              </w:rPr>
              <w:t>R</w:t>
            </w:r>
          </w:p>
        </w:tc>
        <w:tc>
          <w:tcPr>
            <w:tcW w:w="872" w:type="dxa"/>
          </w:tcPr>
          <w:p w14:paraId="53EEA481" w14:textId="77777777" w:rsidR="007A1F44" w:rsidRPr="00977EA3" w:rsidRDefault="007A1F44" w:rsidP="00B6518F">
            <w:pPr>
              <w:pStyle w:val="TableEntry"/>
              <w:rPr>
                <w:noProof w:val="0"/>
              </w:rPr>
            </w:pPr>
            <w:r w:rsidRPr="00977EA3">
              <w:rPr>
                <w:noProof w:val="0"/>
              </w:rPr>
              <w:t>[1..1]</w:t>
            </w:r>
          </w:p>
        </w:tc>
        <w:tc>
          <w:tcPr>
            <w:tcW w:w="1701" w:type="dxa"/>
          </w:tcPr>
          <w:p w14:paraId="0529C242" w14:textId="77777777" w:rsidR="007A1F44" w:rsidRPr="00977EA3" w:rsidRDefault="007A1F44" w:rsidP="00A66DA8">
            <w:pPr>
              <w:pStyle w:val="TableEntry"/>
              <w:jc w:val="center"/>
              <w:rPr>
                <w:noProof w:val="0"/>
              </w:rPr>
            </w:pPr>
            <w:r w:rsidRPr="00977EA3">
              <w:rPr>
                <w:noProof w:val="0"/>
              </w:rPr>
              <w:t>2</w:t>
            </w:r>
          </w:p>
        </w:tc>
      </w:tr>
      <w:tr w:rsidR="007A1F44" w:rsidRPr="00977EA3" w14:paraId="1BAD450A" w14:textId="77777777">
        <w:trPr>
          <w:cantSplit/>
          <w:jc w:val="center"/>
        </w:trPr>
        <w:tc>
          <w:tcPr>
            <w:tcW w:w="1951" w:type="dxa"/>
          </w:tcPr>
          <w:p w14:paraId="6B02D4DB" w14:textId="77777777" w:rsidR="007A1F44" w:rsidRPr="00977EA3" w:rsidRDefault="007A1F44" w:rsidP="00B609B2">
            <w:pPr>
              <w:pStyle w:val="TableEntry"/>
              <w:rPr>
                <w:noProof w:val="0"/>
              </w:rPr>
            </w:pPr>
            <w:r w:rsidRPr="00977EA3">
              <w:rPr>
                <w:noProof w:val="0"/>
              </w:rPr>
              <w:t>PID</w:t>
            </w:r>
          </w:p>
        </w:tc>
        <w:tc>
          <w:tcPr>
            <w:tcW w:w="3544" w:type="dxa"/>
          </w:tcPr>
          <w:p w14:paraId="66ACC7E6" w14:textId="77777777" w:rsidR="007A1F44" w:rsidRPr="00977EA3" w:rsidRDefault="007A1F44" w:rsidP="00A0052B">
            <w:pPr>
              <w:pStyle w:val="TableEntry"/>
              <w:rPr>
                <w:noProof w:val="0"/>
              </w:rPr>
            </w:pPr>
            <w:r w:rsidRPr="00977EA3">
              <w:rPr>
                <w:noProof w:val="0"/>
              </w:rPr>
              <w:t>Patient Identification</w:t>
            </w:r>
          </w:p>
        </w:tc>
        <w:tc>
          <w:tcPr>
            <w:tcW w:w="971" w:type="dxa"/>
          </w:tcPr>
          <w:p w14:paraId="0D7DA397" w14:textId="77777777" w:rsidR="007A1F44" w:rsidRPr="00977EA3" w:rsidRDefault="007A1F44" w:rsidP="00B6518F">
            <w:pPr>
              <w:pStyle w:val="TableEntry"/>
              <w:rPr>
                <w:noProof w:val="0"/>
              </w:rPr>
            </w:pPr>
            <w:r w:rsidRPr="00977EA3">
              <w:rPr>
                <w:noProof w:val="0"/>
              </w:rPr>
              <w:t>R</w:t>
            </w:r>
          </w:p>
        </w:tc>
        <w:tc>
          <w:tcPr>
            <w:tcW w:w="872" w:type="dxa"/>
          </w:tcPr>
          <w:p w14:paraId="27F993F3" w14:textId="77777777" w:rsidR="007A1F44" w:rsidRPr="00977EA3" w:rsidRDefault="007A1F44" w:rsidP="00B6518F">
            <w:pPr>
              <w:pStyle w:val="TableEntry"/>
              <w:rPr>
                <w:noProof w:val="0"/>
              </w:rPr>
            </w:pPr>
            <w:r w:rsidRPr="00977EA3">
              <w:rPr>
                <w:noProof w:val="0"/>
              </w:rPr>
              <w:t>[1..1]</w:t>
            </w:r>
          </w:p>
        </w:tc>
        <w:tc>
          <w:tcPr>
            <w:tcW w:w="1701" w:type="dxa"/>
          </w:tcPr>
          <w:p w14:paraId="2CAD9EAE" w14:textId="77777777" w:rsidR="007A1F44" w:rsidRPr="00977EA3" w:rsidRDefault="007A1F44" w:rsidP="00A66DA8">
            <w:pPr>
              <w:pStyle w:val="TableEntry"/>
              <w:jc w:val="center"/>
              <w:rPr>
                <w:noProof w:val="0"/>
              </w:rPr>
            </w:pPr>
            <w:r w:rsidRPr="00977EA3">
              <w:rPr>
                <w:noProof w:val="0"/>
              </w:rPr>
              <w:t>3</w:t>
            </w:r>
          </w:p>
        </w:tc>
      </w:tr>
      <w:tr w:rsidR="007A1F44" w:rsidRPr="00977EA3" w14:paraId="4CD357A2" w14:textId="77777777">
        <w:trPr>
          <w:cantSplit/>
          <w:jc w:val="center"/>
        </w:trPr>
        <w:tc>
          <w:tcPr>
            <w:tcW w:w="1951" w:type="dxa"/>
          </w:tcPr>
          <w:p w14:paraId="613E6394" w14:textId="77777777" w:rsidR="007A1F44" w:rsidRPr="00977EA3" w:rsidRDefault="007A1F44" w:rsidP="00B609B2">
            <w:pPr>
              <w:pStyle w:val="TableEntry"/>
              <w:rPr>
                <w:noProof w:val="0"/>
              </w:rPr>
            </w:pPr>
            <w:r w:rsidRPr="00977EA3">
              <w:rPr>
                <w:noProof w:val="0"/>
              </w:rPr>
              <w:t>PD1</w:t>
            </w:r>
          </w:p>
        </w:tc>
        <w:tc>
          <w:tcPr>
            <w:tcW w:w="3544" w:type="dxa"/>
          </w:tcPr>
          <w:p w14:paraId="317F0187" w14:textId="77777777" w:rsidR="007A1F44" w:rsidRPr="00977EA3" w:rsidRDefault="007A1F44" w:rsidP="00A0052B">
            <w:pPr>
              <w:pStyle w:val="TableEntry"/>
              <w:rPr>
                <w:noProof w:val="0"/>
              </w:rPr>
            </w:pPr>
            <w:r w:rsidRPr="00977EA3">
              <w:rPr>
                <w:noProof w:val="0"/>
              </w:rPr>
              <w:t>Additional Demographics</w:t>
            </w:r>
          </w:p>
        </w:tc>
        <w:tc>
          <w:tcPr>
            <w:tcW w:w="971" w:type="dxa"/>
          </w:tcPr>
          <w:p w14:paraId="706A6CEF" w14:textId="77777777" w:rsidR="007A1F44" w:rsidRPr="00977EA3" w:rsidRDefault="007A1F44" w:rsidP="00B6518F">
            <w:pPr>
              <w:pStyle w:val="TableEntry"/>
              <w:rPr>
                <w:noProof w:val="0"/>
              </w:rPr>
            </w:pPr>
            <w:r w:rsidRPr="00977EA3">
              <w:rPr>
                <w:noProof w:val="0"/>
              </w:rPr>
              <w:t>O</w:t>
            </w:r>
          </w:p>
        </w:tc>
        <w:tc>
          <w:tcPr>
            <w:tcW w:w="872" w:type="dxa"/>
          </w:tcPr>
          <w:p w14:paraId="3DE2054F" w14:textId="77777777" w:rsidR="007A1F44" w:rsidRPr="00977EA3" w:rsidRDefault="007A1F44" w:rsidP="00B6518F">
            <w:pPr>
              <w:pStyle w:val="TableEntry"/>
              <w:rPr>
                <w:noProof w:val="0"/>
              </w:rPr>
            </w:pPr>
            <w:r w:rsidRPr="00977EA3">
              <w:rPr>
                <w:noProof w:val="0"/>
              </w:rPr>
              <w:t>[0..1]</w:t>
            </w:r>
          </w:p>
        </w:tc>
        <w:tc>
          <w:tcPr>
            <w:tcW w:w="1701" w:type="dxa"/>
          </w:tcPr>
          <w:p w14:paraId="22F2848A" w14:textId="77777777" w:rsidR="007A1F44" w:rsidRPr="00977EA3" w:rsidRDefault="007A1F44" w:rsidP="00A66DA8">
            <w:pPr>
              <w:pStyle w:val="TableEntry"/>
              <w:jc w:val="center"/>
              <w:rPr>
                <w:noProof w:val="0"/>
              </w:rPr>
            </w:pPr>
            <w:r w:rsidRPr="00977EA3">
              <w:rPr>
                <w:noProof w:val="0"/>
              </w:rPr>
              <w:t>3</w:t>
            </w:r>
          </w:p>
        </w:tc>
      </w:tr>
      <w:tr w:rsidR="007A1F44" w:rsidRPr="00977EA3" w14:paraId="274168A7" w14:textId="77777777">
        <w:trPr>
          <w:cantSplit/>
          <w:jc w:val="center"/>
        </w:trPr>
        <w:tc>
          <w:tcPr>
            <w:tcW w:w="1951" w:type="dxa"/>
          </w:tcPr>
          <w:p w14:paraId="62D5AFDA" w14:textId="77777777" w:rsidR="007A1F44" w:rsidRPr="00977EA3" w:rsidRDefault="007A1F44" w:rsidP="00B609B2">
            <w:pPr>
              <w:pStyle w:val="TableEntry"/>
              <w:rPr>
                <w:noProof w:val="0"/>
              </w:rPr>
            </w:pPr>
            <w:r w:rsidRPr="00977EA3">
              <w:rPr>
                <w:noProof w:val="0"/>
              </w:rPr>
              <w:t>ROL</w:t>
            </w:r>
          </w:p>
        </w:tc>
        <w:tc>
          <w:tcPr>
            <w:tcW w:w="3544" w:type="dxa"/>
          </w:tcPr>
          <w:p w14:paraId="3AC81B68" w14:textId="77777777" w:rsidR="007A1F44" w:rsidRPr="00977EA3" w:rsidRDefault="007A1F44" w:rsidP="00A0052B">
            <w:pPr>
              <w:pStyle w:val="TableEntry"/>
              <w:rPr>
                <w:noProof w:val="0"/>
              </w:rPr>
            </w:pPr>
            <w:r w:rsidRPr="00977EA3">
              <w:rPr>
                <w:noProof w:val="0"/>
              </w:rPr>
              <w:t>Role</w:t>
            </w:r>
          </w:p>
        </w:tc>
        <w:tc>
          <w:tcPr>
            <w:tcW w:w="971" w:type="dxa"/>
          </w:tcPr>
          <w:p w14:paraId="29D03D20" w14:textId="77777777" w:rsidR="007A1F44" w:rsidRPr="00977EA3" w:rsidRDefault="007A1F44" w:rsidP="00B6518F">
            <w:pPr>
              <w:pStyle w:val="TableEntry"/>
              <w:rPr>
                <w:noProof w:val="0"/>
              </w:rPr>
            </w:pPr>
            <w:r w:rsidRPr="00977EA3">
              <w:rPr>
                <w:noProof w:val="0"/>
              </w:rPr>
              <w:t>O</w:t>
            </w:r>
          </w:p>
        </w:tc>
        <w:tc>
          <w:tcPr>
            <w:tcW w:w="872" w:type="dxa"/>
          </w:tcPr>
          <w:p w14:paraId="34C5AE05" w14:textId="77777777" w:rsidR="007A1F44" w:rsidRPr="00977EA3" w:rsidRDefault="007A1F44" w:rsidP="00B6518F">
            <w:pPr>
              <w:pStyle w:val="TableEntry"/>
              <w:rPr>
                <w:noProof w:val="0"/>
              </w:rPr>
            </w:pPr>
            <w:r w:rsidRPr="00977EA3">
              <w:rPr>
                <w:noProof w:val="0"/>
              </w:rPr>
              <w:t>[0..*]</w:t>
            </w:r>
          </w:p>
        </w:tc>
        <w:tc>
          <w:tcPr>
            <w:tcW w:w="1701" w:type="dxa"/>
          </w:tcPr>
          <w:p w14:paraId="1EB1D4E7" w14:textId="77777777" w:rsidR="007A1F44" w:rsidRPr="00977EA3" w:rsidRDefault="007A1F44" w:rsidP="00A66DA8">
            <w:pPr>
              <w:pStyle w:val="TableEntry"/>
              <w:jc w:val="center"/>
              <w:rPr>
                <w:noProof w:val="0"/>
              </w:rPr>
            </w:pPr>
            <w:r w:rsidRPr="00977EA3">
              <w:rPr>
                <w:noProof w:val="0"/>
              </w:rPr>
              <w:t>15</w:t>
            </w:r>
          </w:p>
        </w:tc>
      </w:tr>
      <w:tr w:rsidR="007A1F44" w:rsidRPr="00977EA3" w14:paraId="7FE456E0" w14:textId="77777777">
        <w:trPr>
          <w:cantSplit/>
          <w:jc w:val="center"/>
        </w:trPr>
        <w:tc>
          <w:tcPr>
            <w:tcW w:w="1951" w:type="dxa"/>
          </w:tcPr>
          <w:p w14:paraId="13589421" w14:textId="77777777" w:rsidR="007A1F44" w:rsidRPr="00977EA3" w:rsidRDefault="007A1F44" w:rsidP="00B609B2">
            <w:pPr>
              <w:pStyle w:val="TableEntry"/>
              <w:rPr>
                <w:noProof w:val="0"/>
              </w:rPr>
            </w:pPr>
            <w:r w:rsidRPr="00977EA3">
              <w:rPr>
                <w:noProof w:val="0"/>
              </w:rPr>
              <w:t>NK1</w:t>
            </w:r>
          </w:p>
        </w:tc>
        <w:tc>
          <w:tcPr>
            <w:tcW w:w="3544" w:type="dxa"/>
          </w:tcPr>
          <w:p w14:paraId="48377813"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130652B0" w14:textId="77777777" w:rsidR="007A1F44" w:rsidRPr="00977EA3" w:rsidRDefault="007A1F44" w:rsidP="00B6518F">
            <w:pPr>
              <w:pStyle w:val="TableEntry"/>
              <w:rPr>
                <w:noProof w:val="0"/>
              </w:rPr>
            </w:pPr>
            <w:r w:rsidRPr="00977EA3">
              <w:rPr>
                <w:noProof w:val="0"/>
              </w:rPr>
              <w:t>O</w:t>
            </w:r>
          </w:p>
        </w:tc>
        <w:tc>
          <w:tcPr>
            <w:tcW w:w="872" w:type="dxa"/>
          </w:tcPr>
          <w:p w14:paraId="749EDEFC" w14:textId="77777777" w:rsidR="007A1F44" w:rsidRPr="00977EA3" w:rsidRDefault="007A1F44" w:rsidP="00B6518F">
            <w:pPr>
              <w:pStyle w:val="TableEntry"/>
              <w:rPr>
                <w:noProof w:val="0"/>
              </w:rPr>
            </w:pPr>
            <w:r w:rsidRPr="00977EA3">
              <w:rPr>
                <w:noProof w:val="0"/>
              </w:rPr>
              <w:t>[0..*]</w:t>
            </w:r>
          </w:p>
        </w:tc>
        <w:tc>
          <w:tcPr>
            <w:tcW w:w="1701" w:type="dxa"/>
          </w:tcPr>
          <w:p w14:paraId="0DDD5A78" w14:textId="77777777" w:rsidR="007A1F44" w:rsidRPr="00977EA3" w:rsidRDefault="007A1F44" w:rsidP="00A66DA8">
            <w:pPr>
              <w:pStyle w:val="TableEntry"/>
              <w:jc w:val="center"/>
              <w:rPr>
                <w:noProof w:val="0"/>
              </w:rPr>
            </w:pPr>
            <w:r w:rsidRPr="00977EA3">
              <w:rPr>
                <w:noProof w:val="0"/>
              </w:rPr>
              <w:t>3</w:t>
            </w:r>
          </w:p>
        </w:tc>
      </w:tr>
      <w:tr w:rsidR="007A1F44" w:rsidRPr="00977EA3" w14:paraId="2BE10CF1" w14:textId="77777777">
        <w:trPr>
          <w:cantSplit/>
          <w:jc w:val="center"/>
        </w:trPr>
        <w:tc>
          <w:tcPr>
            <w:tcW w:w="1951" w:type="dxa"/>
          </w:tcPr>
          <w:p w14:paraId="75E5D2CC" w14:textId="77777777" w:rsidR="007A1F44" w:rsidRPr="00977EA3" w:rsidRDefault="007A1F44" w:rsidP="00B609B2">
            <w:pPr>
              <w:pStyle w:val="TableEntry"/>
              <w:rPr>
                <w:noProof w:val="0"/>
              </w:rPr>
            </w:pPr>
            <w:r w:rsidRPr="00977EA3">
              <w:rPr>
                <w:noProof w:val="0"/>
              </w:rPr>
              <w:t>PV1</w:t>
            </w:r>
          </w:p>
        </w:tc>
        <w:tc>
          <w:tcPr>
            <w:tcW w:w="3544" w:type="dxa"/>
          </w:tcPr>
          <w:p w14:paraId="0CD4CD08" w14:textId="77777777" w:rsidR="007A1F44" w:rsidRPr="00977EA3" w:rsidRDefault="007A1F44" w:rsidP="00A0052B">
            <w:pPr>
              <w:pStyle w:val="TableEntry"/>
              <w:rPr>
                <w:noProof w:val="0"/>
              </w:rPr>
            </w:pPr>
            <w:r w:rsidRPr="00977EA3">
              <w:rPr>
                <w:noProof w:val="0"/>
              </w:rPr>
              <w:t>Patient Visit</w:t>
            </w:r>
          </w:p>
        </w:tc>
        <w:tc>
          <w:tcPr>
            <w:tcW w:w="971" w:type="dxa"/>
          </w:tcPr>
          <w:p w14:paraId="5ACA5531" w14:textId="77777777" w:rsidR="007A1F44" w:rsidRPr="00977EA3" w:rsidRDefault="007A1F44" w:rsidP="00B6518F">
            <w:pPr>
              <w:pStyle w:val="TableEntry"/>
              <w:rPr>
                <w:noProof w:val="0"/>
              </w:rPr>
            </w:pPr>
            <w:r w:rsidRPr="00977EA3">
              <w:rPr>
                <w:noProof w:val="0"/>
              </w:rPr>
              <w:t>R</w:t>
            </w:r>
          </w:p>
        </w:tc>
        <w:tc>
          <w:tcPr>
            <w:tcW w:w="872" w:type="dxa"/>
          </w:tcPr>
          <w:p w14:paraId="1F3315DD" w14:textId="77777777" w:rsidR="007A1F44" w:rsidRPr="00977EA3" w:rsidRDefault="007A1F44" w:rsidP="00B6518F">
            <w:pPr>
              <w:pStyle w:val="TableEntry"/>
              <w:rPr>
                <w:noProof w:val="0"/>
              </w:rPr>
            </w:pPr>
            <w:r w:rsidRPr="00977EA3">
              <w:rPr>
                <w:noProof w:val="0"/>
              </w:rPr>
              <w:t>[1..1]</w:t>
            </w:r>
          </w:p>
        </w:tc>
        <w:tc>
          <w:tcPr>
            <w:tcW w:w="1701" w:type="dxa"/>
          </w:tcPr>
          <w:p w14:paraId="05DA89B1" w14:textId="77777777" w:rsidR="007A1F44" w:rsidRPr="00977EA3" w:rsidRDefault="007A1F44" w:rsidP="00A66DA8">
            <w:pPr>
              <w:pStyle w:val="TableEntry"/>
              <w:jc w:val="center"/>
              <w:rPr>
                <w:noProof w:val="0"/>
              </w:rPr>
            </w:pPr>
            <w:r w:rsidRPr="00977EA3">
              <w:rPr>
                <w:noProof w:val="0"/>
              </w:rPr>
              <w:t>3</w:t>
            </w:r>
          </w:p>
        </w:tc>
      </w:tr>
      <w:tr w:rsidR="007A1F44" w:rsidRPr="00977EA3" w14:paraId="1A1B1748" w14:textId="77777777">
        <w:trPr>
          <w:cantSplit/>
          <w:jc w:val="center"/>
        </w:trPr>
        <w:tc>
          <w:tcPr>
            <w:tcW w:w="1951" w:type="dxa"/>
          </w:tcPr>
          <w:p w14:paraId="73BA3185" w14:textId="77777777" w:rsidR="007A1F44" w:rsidRPr="00977EA3" w:rsidRDefault="007A1F44" w:rsidP="00B609B2">
            <w:pPr>
              <w:pStyle w:val="TableEntry"/>
              <w:rPr>
                <w:noProof w:val="0"/>
              </w:rPr>
            </w:pPr>
            <w:r w:rsidRPr="00977EA3">
              <w:rPr>
                <w:noProof w:val="0"/>
              </w:rPr>
              <w:t>PV2</w:t>
            </w:r>
          </w:p>
        </w:tc>
        <w:tc>
          <w:tcPr>
            <w:tcW w:w="3544" w:type="dxa"/>
          </w:tcPr>
          <w:p w14:paraId="490AAF74"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39F9E3F6" w14:textId="77777777" w:rsidR="007A1F44" w:rsidRPr="00977EA3" w:rsidRDefault="007A1F44" w:rsidP="00B6518F">
            <w:pPr>
              <w:pStyle w:val="TableEntry"/>
              <w:rPr>
                <w:noProof w:val="0"/>
              </w:rPr>
            </w:pPr>
            <w:r w:rsidRPr="00977EA3">
              <w:rPr>
                <w:noProof w:val="0"/>
              </w:rPr>
              <w:t>RE</w:t>
            </w:r>
          </w:p>
        </w:tc>
        <w:tc>
          <w:tcPr>
            <w:tcW w:w="872" w:type="dxa"/>
          </w:tcPr>
          <w:p w14:paraId="42AB20A5" w14:textId="77777777" w:rsidR="007A1F44" w:rsidRPr="00977EA3" w:rsidRDefault="007A1F44" w:rsidP="00B6518F">
            <w:pPr>
              <w:pStyle w:val="TableEntry"/>
              <w:rPr>
                <w:noProof w:val="0"/>
              </w:rPr>
            </w:pPr>
            <w:r w:rsidRPr="00977EA3">
              <w:rPr>
                <w:noProof w:val="0"/>
              </w:rPr>
              <w:t>[0..1]</w:t>
            </w:r>
          </w:p>
        </w:tc>
        <w:tc>
          <w:tcPr>
            <w:tcW w:w="1701" w:type="dxa"/>
          </w:tcPr>
          <w:p w14:paraId="3A103056" w14:textId="77777777" w:rsidR="007A1F44" w:rsidRPr="00977EA3" w:rsidRDefault="007A1F44" w:rsidP="00A66DA8">
            <w:pPr>
              <w:pStyle w:val="TableEntry"/>
              <w:jc w:val="center"/>
              <w:rPr>
                <w:noProof w:val="0"/>
              </w:rPr>
            </w:pPr>
            <w:r w:rsidRPr="00977EA3">
              <w:rPr>
                <w:noProof w:val="0"/>
              </w:rPr>
              <w:t>3</w:t>
            </w:r>
          </w:p>
        </w:tc>
      </w:tr>
      <w:tr w:rsidR="007A1F44" w:rsidRPr="00977EA3" w14:paraId="0C6E126D" w14:textId="77777777">
        <w:trPr>
          <w:cantSplit/>
          <w:jc w:val="center"/>
        </w:trPr>
        <w:tc>
          <w:tcPr>
            <w:tcW w:w="1951" w:type="dxa"/>
          </w:tcPr>
          <w:p w14:paraId="1C58D5F0" w14:textId="77777777" w:rsidR="007A1F44" w:rsidRPr="00977EA3" w:rsidRDefault="007A1F44" w:rsidP="00B609B2">
            <w:pPr>
              <w:pStyle w:val="TableEntry"/>
              <w:rPr>
                <w:noProof w:val="0"/>
              </w:rPr>
            </w:pPr>
            <w:r w:rsidRPr="00977EA3">
              <w:rPr>
                <w:noProof w:val="0"/>
              </w:rPr>
              <w:t>ROL</w:t>
            </w:r>
          </w:p>
        </w:tc>
        <w:tc>
          <w:tcPr>
            <w:tcW w:w="3544" w:type="dxa"/>
          </w:tcPr>
          <w:p w14:paraId="1714152F" w14:textId="77777777" w:rsidR="007A1F44" w:rsidRPr="00977EA3" w:rsidRDefault="007A1F44" w:rsidP="00A0052B">
            <w:pPr>
              <w:pStyle w:val="TableEntry"/>
              <w:rPr>
                <w:noProof w:val="0"/>
              </w:rPr>
            </w:pPr>
            <w:r w:rsidRPr="00977EA3">
              <w:rPr>
                <w:noProof w:val="0"/>
              </w:rPr>
              <w:t>Role</w:t>
            </w:r>
          </w:p>
        </w:tc>
        <w:tc>
          <w:tcPr>
            <w:tcW w:w="971" w:type="dxa"/>
          </w:tcPr>
          <w:p w14:paraId="787D5A01" w14:textId="77777777" w:rsidR="007A1F44" w:rsidRPr="00977EA3" w:rsidRDefault="007A1F44" w:rsidP="00B6518F">
            <w:pPr>
              <w:pStyle w:val="TableEntry"/>
              <w:rPr>
                <w:noProof w:val="0"/>
              </w:rPr>
            </w:pPr>
            <w:r w:rsidRPr="00977EA3">
              <w:rPr>
                <w:noProof w:val="0"/>
              </w:rPr>
              <w:t>O</w:t>
            </w:r>
          </w:p>
        </w:tc>
        <w:tc>
          <w:tcPr>
            <w:tcW w:w="872" w:type="dxa"/>
          </w:tcPr>
          <w:p w14:paraId="7BF2BF76" w14:textId="77777777" w:rsidR="007A1F44" w:rsidRPr="00977EA3" w:rsidRDefault="007A1F44" w:rsidP="00B6518F">
            <w:pPr>
              <w:pStyle w:val="TableEntry"/>
              <w:rPr>
                <w:noProof w:val="0"/>
              </w:rPr>
            </w:pPr>
            <w:r w:rsidRPr="00977EA3">
              <w:rPr>
                <w:noProof w:val="0"/>
              </w:rPr>
              <w:t>[0..*]</w:t>
            </w:r>
          </w:p>
        </w:tc>
        <w:tc>
          <w:tcPr>
            <w:tcW w:w="1701" w:type="dxa"/>
          </w:tcPr>
          <w:p w14:paraId="2AA80FAC" w14:textId="77777777" w:rsidR="007A1F44" w:rsidRPr="00977EA3" w:rsidRDefault="007A1F44" w:rsidP="00A66DA8">
            <w:pPr>
              <w:pStyle w:val="TableEntry"/>
              <w:jc w:val="center"/>
              <w:rPr>
                <w:noProof w:val="0"/>
              </w:rPr>
            </w:pPr>
            <w:r w:rsidRPr="00977EA3">
              <w:rPr>
                <w:noProof w:val="0"/>
              </w:rPr>
              <w:t>15</w:t>
            </w:r>
          </w:p>
        </w:tc>
      </w:tr>
      <w:tr w:rsidR="007A1F44" w:rsidRPr="00977EA3" w14:paraId="3EB8A9B3" w14:textId="77777777">
        <w:trPr>
          <w:cantSplit/>
          <w:jc w:val="center"/>
        </w:trPr>
        <w:tc>
          <w:tcPr>
            <w:tcW w:w="1951" w:type="dxa"/>
          </w:tcPr>
          <w:p w14:paraId="75C5AA60" w14:textId="77777777" w:rsidR="007A1F44" w:rsidRPr="00977EA3" w:rsidRDefault="007A1F44" w:rsidP="00B609B2">
            <w:pPr>
              <w:pStyle w:val="TableEntry"/>
              <w:rPr>
                <w:noProof w:val="0"/>
              </w:rPr>
            </w:pPr>
            <w:r w:rsidRPr="00977EA3">
              <w:rPr>
                <w:noProof w:val="0"/>
              </w:rPr>
              <w:t>DB1</w:t>
            </w:r>
          </w:p>
        </w:tc>
        <w:tc>
          <w:tcPr>
            <w:tcW w:w="3544" w:type="dxa"/>
          </w:tcPr>
          <w:p w14:paraId="3B26095B" w14:textId="77777777" w:rsidR="007A1F44" w:rsidRPr="00977EA3" w:rsidRDefault="007A1F44" w:rsidP="00A0052B">
            <w:pPr>
              <w:pStyle w:val="TableEntry"/>
              <w:rPr>
                <w:noProof w:val="0"/>
              </w:rPr>
            </w:pPr>
            <w:r w:rsidRPr="00977EA3">
              <w:rPr>
                <w:noProof w:val="0"/>
              </w:rPr>
              <w:t>Disability Information</w:t>
            </w:r>
          </w:p>
        </w:tc>
        <w:tc>
          <w:tcPr>
            <w:tcW w:w="971" w:type="dxa"/>
          </w:tcPr>
          <w:p w14:paraId="3D41B1DD" w14:textId="77777777" w:rsidR="007A1F44" w:rsidRPr="00977EA3" w:rsidRDefault="007A1F44" w:rsidP="00B6518F">
            <w:pPr>
              <w:pStyle w:val="TableEntry"/>
              <w:rPr>
                <w:noProof w:val="0"/>
              </w:rPr>
            </w:pPr>
            <w:r w:rsidRPr="00977EA3">
              <w:rPr>
                <w:noProof w:val="0"/>
              </w:rPr>
              <w:t>O</w:t>
            </w:r>
          </w:p>
        </w:tc>
        <w:tc>
          <w:tcPr>
            <w:tcW w:w="872" w:type="dxa"/>
          </w:tcPr>
          <w:p w14:paraId="1C5141E8" w14:textId="77777777" w:rsidR="007A1F44" w:rsidRPr="00977EA3" w:rsidRDefault="007A1F44" w:rsidP="00B6518F">
            <w:pPr>
              <w:pStyle w:val="TableEntry"/>
              <w:rPr>
                <w:noProof w:val="0"/>
              </w:rPr>
            </w:pPr>
            <w:r w:rsidRPr="00977EA3">
              <w:rPr>
                <w:noProof w:val="0"/>
              </w:rPr>
              <w:t>[0..*]</w:t>
            </w:r>
          </w:p>
        </w:tc>
        <w:tc>
          <w:tcPr>
            <w:tcW w:w="1701" w:type="dxa"/>
          </w:tcPr>
          <w:p w14:paraId="745A13DB" w14:textId="77777777" w:rsidR="007A1F44" w:rsidRPr="00977EA3" w:rsidRDefault="007A1F44" w:rsidP="00A66DA8">
            <w:pPr>
              <w:pStyle w:val="TableEntry"/>
              <w:jc w:val="center"/>
              <w:rPr>
                <w:noProof w:val="0"/>
              </w:rPr>
            </w:pPr>
            <w:r w:rsidRPr="00977EA3">
              <w:rPr>
                <w:noProof w:val="0"/>
              </w:rPr>
              <w:t>3</w:t>
            </w:r>
          </w:p>
        </w:tc>
      </w:tr>
      <w:tr w:rsidR="007A1F44" w:rsidRPr="00977EA3" w14:paraId="30CC2A0F" w14:textId="77777777">
        <w:trPr>
          <w:cantSplit/>
          <w:jc w:val="center"/>
        </w:trPr>
        <w:tc>
          <w:tcPr>
            <w:tcW w:w="1951" w:type="dxa"/>
          </w:tcPr>
          <w:p w14:paraId="4D531CA8" w14:textId="77777777" w:rsidR="007A1F44" w:rsidRPr="00977EA3" w:rsidRDefault="007A1F44" w:rsidP="00B609B2">
            <w:pPr>
              <w:pStyle w:val="TableEntry"/>
              <w:rPr>
                <w:noProof w:val="0"/>
              </w:rPr>
            </w:pPr>
            <w:r w:rsidRPr="00977EA3">
              <w:rPr>
                <w:noProof w:val="0"/>
              </w:rPr>
              <w:t>OBX</w:t>
            </w:r>
          </w:p>
        </w:tc>
        <w:tc>
          <w:tcPr>
            <w:tcW w:w="3544" w:type="dxa"/>
          </w:tcPr>
          <w:p w14:paraId="087F30B3" w14:textId="77777777" w:rsidR="007A1F44" w:rsidRPr="00977EA3" w:rsidRDefault="007A1F44" w:rsidP="00A0052B">
            <w:pPr>
              <w:pStyle w:val="TableEntry"/>
              <w:rPr>
                <w:noProof w:val="0"/>
              </w:rPr>
            </w:pPr>
            <w:r w:rsidRPr="00977EA3">
              <w:rPr>
                <w:noProof w:val="0"/>
              </w:rPr>
              <w:t>Observation/Result</w:t>
            </w:r>
          </w:p>
        </w:tc>
        <w:tc>
          <w:tcPr>
            <w:tcW w:w="971" w:type="dxa"/>
          </w:tcPr>
          <w:p w14:paraId="127C0A70" w14:textId="77777777" w:rsidR="007A1F44" w:rsidRPr="00977EA3" w:rsidRDefault="007A1F44" w:rsidP="00B6518F">
            <w:pPr>
              <w:pStyle w:val="TableEntry"/>
              <w:rPr>
                <w:noProof w:val="0"/>
              </w:rPr>
            </w:pPr>
            <w:r w:rsidRPr="00977EA3">
              <w:rPr>
                <w:noProof w:val="0"/>
              </w:rPr>
              <w:t>O</w:t>
            </w:r>
          </w:p>
        </w:tc>
        <w:tc>
          <w:tcPr>
            <w:tcW w:w="872" w:type="dxa"/>
          </w:tcPr>
          <w:p w14:paraId="3BA92223" w14:textId="77777777" w:rsidR="007A1F44" w:rsidRPr="00977EA3" w:rsidRDefault="007A1F44" w:rsidP="00B6518F">
            <w:pPr>
              <w:pStyle w:val="TableEntry"/>
              <w:rPr>
                <w:noProof w:val="0"/>
              </w:rPr>
            </w:pPr>
            <w:r w:rsidRPr="00977EA3">
              <w:rPr>
                <w:noProof w:val="0"/>
              </w:rPr>
              <w:t>[0..*]</w:t>
            </w:r>
          </w:p>
        </w:tc>
        <w:tc>
          <w:tcPr>
            <w:tcW w:w="1701" w:type="dxa"/>
          </w:tcPr>
          <w:p w14:paraId="628F5C13" w14:textId="77777777" w:rsidR="007A1F44" w:rsidRPr="00977EA3" w:rsidRDefault="007A1F44" w:rsidP="00A66DA8">
            <w:pPr>
              <w:pStyle w:val="TableEntry"/>
              <w:jc w:val="center"/>
              <w:rPr>
                <w:noProof w:val="0"/>
              </w:rPr>
            </w:pPr>
            <w:r w:rsidRPr="00977EA3">
              <w:rPr>
                <w:noProof w:val="0"/>
              </w:rPr>
              <w:t>7</w:t>
            </w:r>
          </w:p>
        </w:tc>
      </w:tr>
      <w:tr w:rsidR="007A1F44" w:rsidRPr="00977EA3" w14:paraId="42B57FDD" w14:textId="77777777">
        <w:trPr>
          <w:cantSplit/>
          <w:jc w:val="center"/>
        </w:trPr>
        <w:tc>
          <w:tcPr>
            <w:tcW w:w="1951" w:type="dxa"/>
          </w:tcPr>
          <w:p w14:paraId="23763D2B" w14:textId="77777777" w:rsidR="007A1F44" w:rsidRPr="00977EA3" w:rsidRDefault="007A1F44" w:rsidP="00B609B2">
            <w:pPr>
              <w:pStyle w:val="TableEntry"/>
              <w:rPr>
                <w:noProof w:val="0"/>
              </w:rPr>
            </w:pPr>
            <w:r w:rsidRPr="00977EA3">
              <w:rPr>
                <w:noProof w:val="0"/>
              </w:rPr>
              <w:t>AL1</w:t>
            </w:r>
          </w:p>
        </w:tc>
        <w:tc>
          <w:tcPr>
            <w:tcW w:w="3544" w:type="dxa"/>
          </w:tcPr>
          <w:p w14:paraId="0A156B8C" w14:textId="77777777" w:rsidR="007A1F44" w:rsidRPr="00977EA3" w:rsidRDefault="007A1F44" w:rsidP="00A0052B">
            <w:pPr>
              <w:pStyle w:val="TableEntry"/>
              <w:rPr>
                <w:noProof w:val="0"/>
              </w:rPr>
            </w:pPr>
            <w:r w:rsidRPr="00977EA3">
              <w:rPr>
                <w:noProof w:val="0"/>
              </w:rPr>
              <w:t>Allergy Information</w:t>
            </w:r>
          </w:p>
        </w:tc>
        <w:tc>
          <w:tcPr>
            <w:tcW w:w="971" w:type="dxa"/>
          </w:tcPr>
          <w:p w14:paraId="72CB93ED" w14:textId="77777777" w:rsidR="007A1F44" w:rsidRPr="00977EA3" w:rsidRDefault="007A1F44" w:rsidP="00B6518F">
            <w:pPr>
              <w:pStyle w:val="TableEntry"/>
              <w:rPr>
                <w:noProof w:val="0"/>
              </w:rPr>
            </w:pPr>
            <w:r w:rsidRPr="00977EA3">
              <w:rPr>
                <w:noProof w:val="0"/>
              </w:rPr>
              <w:t>O</w:t>
            </w:r>
          </w:p>
        </w:tc>
        <w:tc>
          <w:tcPr>
            <w:tcW w:w="872" w:type="dxa"/>
          </w:tcPr>
          <w:p w14:paraId="06F6E28A" w14:textId="77777777" w:rsidR="007A1F44" w:rsidRPr="00977EA3" w:rsidRDefault="007A1F44" w:rsidP="00B6518F">
            <w:pPr>
              <w:pStyle w:val="TableEntry"/>
              <w:rPr>
                <w:noProof w:val="0"/>
              </w:rPr>
            </w:pPr>
            <w:r w:rsidRPr="00977EA3">
              <w:rPr>
                <w:noProof w:val="0"/>
              </w:rPr>
              <w:t>[0..*]</w:t>
            </w:r>
          </w:p>
        </w:tc>
        <w:tc>
          <w:tcPr>
            <w:tcW w:w="1701" w:type="dxa"/>
          </w:tcPr>
          <w:p w14:paraId="485D69ED" w14:textId="77777777" w:rsidR="007A1F44" w:rsidRPr="00977EA3" w:rsidRDefault="007A1F44" w:rsidP="00A66DA8">
            <w:pPr>
              <w:pStyle w:val="TableEntry"/>
              <w:jc w:val="center"/>
              <w:rPr>
                <w:noProof w:val="0"/>
              </w:rPr>
            </w:pPr>
            <w:r w:rsidRPr="00977EA3">
              <w:rPr>
                <w:noProof w:val="0"/>
              </w:rPr>
              <w:t>3</w:t>
            </w:r>
          </w:p>
        </w:tc>
      </w:tr>
      <w:tr w:rsidR="007A1F44" w:rsidRPr="00977EA3" w14:paraId="2893753E" w14:textId="77777777">
        <w:trPr>
          <w:cantSplit/>
          <w:jc w:val="center"/>
        </w:trPr>
        <w:tc>
          <w:tcPr>
            <w:tcW w:w="1951" w:type="dxa"/>
          </w:tcPr>
          <w:p w14:paraId="47F72829" w14:textId="77777777" w:rsidR="007A1F44" w:rsidRPr="00977EA3" w:rsidRDefault="007A1F44" w:rsidP="00B609B2">
            <w:pPr>
              <w:pStyle w:val="TableEntry"/>
              <w:rPr>
                <w:noProof w:val="0"/>
              </w:rPr>
            </w:pPr>
            <w:r w:rsidRPr="00977EA3">
              <w:rPr>
                <w:noProof w:val="0"/>
              </w:rPr>
              <w:lastRenderedPageBreak/>
              <w:t>DG1</w:t>
            </w:r>
          </w:p>
        </w:tc>
        <w:tc>
          <w:tcPr>
            <w:tcW w:w="3544" w:type="dxa"/>
          </w:tcPr>
          <w:p w14:paraId="6FCC95CB" w14:textId="77777777" w:rsidR="007A1F44" w:rsidRPr="00977EA3" w:rsidRDefault="007A1F44" w:rsidP="00A0052B">
            <w:pPr>
              <w:pStyle w:val="TableEntry"/>
              <w:rPr>
                <w:noProof w:val="0"/>
              </w:rPr>
            </w:pPr>
            <w:r w:rsidRPr="00977EA3">
              <w:rPr>
                <w:noProof w:val="0"/>
              </w:rPr>
              <w:t>Diagnosis Information</w:t>
            </w:r>
          </w:p>
        </w:tc>
        <w:tc>
          <w:tcPr>
            <w:tcW w:w="971" w:type="dxa"/>
          </w:tcPr>
          <w:p w14:paraId="169B71FA" w14:textId="77777777" w:rsidR="007A1F44" w:rsidRPr="00977EA3" w:rsidRDefault="007A1F44" w:rsidP="00B6518F">
            <w:pPr>
              <w:pStyle w:val="TableEntry"/>
              <w:rPr>
                <w:noProof w:val="0"/>
              </w:rPr>
            </w:pPr>
            <w:r w:rsidRPr="00977EA3">
              <w:rPr>
                <w:noProof w:val="0"/>
              </w:rPr>
              <w:t>O</w:t>
            </w:r>
          </w:p>
        </w:tc>
        <w:tc>
          <w:tcPr>
            <w:tcW w:w="872" w:type="dxa"/>
          </w:tcPr>
          <w:p w14:paraId="64704694" w14:textId="77777777" w:rsidR="007A1F44" w:rsidRPr="00977EA3" w:rsidRDefault="007A1F44" w:rsidP="00B6518F">
            <w:pPr>
              <w:pStyle w:val="TableEntry"/>
              <w:rPr>
                <w:noProof w:val="0"/>
              </w:rPr>
            </w:pPr>
            <w:r w:rsidRPr="00977EA3">
              <w:rPr>
                <w:noProof w:val="0"/>
              </w:rPr>
              <w:t>[0..*]</w:t>
            </w:r>
          </w:p>
        </w:tc>
        <w:tc>
          <w:tcPr>
            <w:tcW w:w="1701" w:type="dxa"/>
          </w:tcPr>
          <w:p w14:paraId="425095E6" w14:textId="77777777" w:rsidR="007A1F44" w:rsidRPr="00977EA3" w:rsidRDefault="007A1F44" w:rsidP="00A66DA8">
            <w:pPr>
              <w:pStyle w:val="TableEntry"/>
              <w:jc w:val="center"/>
              <w:rPr>
                <w:noProof w:val="0"/>
              </w:rPr>
            </w:pPr>
            <w:r w:rsidRPr="00977EA3">
              <w:rPr>
                <w:noProof w:val="0"/>
              </w:rPr>
              <w:t>6</w:t>
            </w:r>
          </w:p>
        </w:tc>
      </w:tr>
      <w:tr w:rsidR="007A1F44" w:rsidRPr="00977EA3" w14:paraId="1EB8C9FB" w14:textId="77777777">
        <w:trPr>
          <w:cantSplit/>
          <w:jc w:val="center"/>
        </w:trPr>
        <w:tc>
          <w:tcPr>
            <w:tcW w:w="1951" w:type="dxa"/>
          </w:tcPr>
          <w:p w14:paraId="3C059973" w14:textId="77777777" w:rsidR="007A1F44" w:rsidRPr="00977EA3" w:rsidRDefault="007A1F44" w:rsidP="00B609B2">
            <w:pPr>
              <w:pStyle w:val="TableEntry"/>
              <w:rPr>
                <w:noProof w:val="0"/>
              </w:rPr>
            </w:pPr>
            <w:r w:rsidRPr="00977EA3">
              <w:rPr>
                <w:noProof w:val="0"/>
              </w:rPr>
              <w:t>DRG</w:t>
            </w:r>
          </w:p>
        </w:tc>
        <w:tc>
          <w:tcPr>
            <w:tcW w:w="3544" w:type="dxa"/>
          </w:tcPr>
          <w:p w14:paraId="3DDCA705" w14:textId="77777777" w:rsidR="007A1F44" w:rsidRPr="00977EA3" w:rsidRDefault="007A1F44" w:rsidP="00A0052B">
            <w:pPr>
              <w:pStyle w:val="TableEntry"/>
              <w:rPr>
                <w:noProof w:val="0"/>
              </w:rPr>
            </w:pPr>
            <w:r w:rsidRPr="00977EA3">
              <w:rPr>
                <w:noProof w:val="0"/>
              </w:rPr>
              <w:t>Diagnosis Related Group</w:t>
            </w:r>
          </w:p>
        </w:tc>
        <w:tc>
          <w:tcPr>
            <w:tcW w:w="971" w:type="dxa"/>
          </w:tcPr>
          <w:p w14:paraId="55004747" w14:textId="77777777" w:rsidR="007A1F44" w:rsidRPr="00977EA3" w:rsidRDefault="007A1F44" w:rsidP="00B6518F">
            <w:pPr>
              <w:pStyle w:val="TableEntry"/>
              <w:rPr>
                <w:noProof w:val="0"/>
              </w:rPr>
            </w:pPr>
            <w:r w:rsidRPr="00977EA3">
              <w:rPr>
                <w:noProof w:val="0"/>
              </w:rPr>
              <w:t>O</w:t>
            </w:r>
          </w:p>
        </w:tc>
        <w:tc>
          <w:tcPr>
            <w:tcW w:w="872" w:type="dxa"/>
          </w:tcPr>
          <w:p w14:paraId="06BB4E2E" w14:textId="77777777" w:rsidR="007A1F44" w:rsidRPr="00977EA3" w:rsidRDefault="007A1F44" w:rsidP="00B6518F">
            <w:pPr>
              <w:pStyle w:val="TableEntry"/>
              <w:rPr>
                <w:noProof w:val="0"/>
              </w:rPr>
            </w:pPr>
            <w:r w:rsidRPr="00977EA3">
              <w:rPr>
                <w:noProof w:val="0"/>
              </w:rPr>
              <w:t>[0..1]</w:t>
            </w:r>
          </w:p>
        </w:tc>
        <w:tc>
          <w:tcPr>
            <w:tcW w:w="1701" w:type="dxa"/>
          </w:tcPr>
          <w:p w14:paraId="5AB2F6F4" w14:textId="77777777" w:rsidR="007A1F44" w:rsidRPr="00977EA3" w:rsidRDefault="007A1F44" w:rsidP="00A66DA8">
            <w:pPr>
              <w:pStyle w:val="TableEntry"/>
              <w:jc w:val="center"/>
              <w:rPr>
                <w:noProof w:val="0"/>
              </w:rPr>
            </w:pPr>
            <w:r w:rsidRPr="00977EA3">
              <w:rPr>
                <w:noProof w:val="0"/>
              </w:rPr>
              <w:t>6</w:t>
            </w:r>
          </w:p>
        </w:tc>
      </w:tr>
      <w:tr w:rsidR="007A1F44" w:rsidRPr="00977EA3" w14:paraId="18488F59" w14:textId="77777777">
        <w:trPr>
          <w:cantSplit/>
          <w:jc w:val="center"/>
        </w:trPr>
        <w:tc>
          <w:tcPr>
            <w:tcW w:w="1951" w:type="dxa"/>
          </w:tcPr>
          <w:p w14:paraId="322965C5" w14:textId="77777777" w:rsidR="007A1F44" w:rsidRPr="00977EA3" w:rsidRDefault="007A1F44" w:rsidP="00B609B2">
            <w:pPr>
              <w:pStyle w:val="TableEntry"/>
              <w:rPr>
                <w:noProof w:val="0"/>
              </w:rPr>
            </w:pPr>
            <w:r w:rsidRPr="00977EA3">
              <w:rPr>
                <w:noProof w:val="0"/>
              </w:rPr>
              <w:t>---</w:t>
            </w:r>
          </w:p>
        </w:tc>
        <w:tc>
          <w:tcPr>
            <w:tcW w:w="3544" w:type="dxa"/>
          </w:tcPr>
          <w:p w14:paraId="79320A42" w14:textId="77777777" w:rsidR="007A1F44" w:rsidRPr="00977EA3" w:rsidRDefault="007A1F44" w:rsidP="00A0052B">
            <w:pPr>
              <w:pStyle w:val="TableEntry"/>
              <w:rPr>
                <w:noProof w:val="0"/>
              </w:rPr>
            </w:pPr>
            <w:r w:rsidRPr="00977EA3">
              <w:rPr>
                <w:noProof w:val="0"/>
              </w:rPr>
              <w:t>--- PROCEDURE begin</w:t>
            </w:r>
          </w:p>
        </w:tc>
        <w:tc>
          <w:tcPr>
            <w:tcW w:w="971" w:type="dxa"/>
          </w:tcPr>
          <w:p w14:paraId="0FC08210" w14:textId="77777777" w:rsidR="007A1F44" w:rsidRPr="00977EA3" w:rsidRDefault="007A1F44" w:rsidP="00B6518F">
            <w:pPr>
              <w:pStyle w:val="TableEntry"/>
              <w:rPr>
                <w:noProof w:val="0"/>
              </w:rPr>
            </w:pPr>
            <w:r w:rsidRPr="00977EA3">
              <w:rPr>
                <w:noProof w:val="0"/>
              </w:rPr>
              <w:t>O</w:t>
            </w:r>
          </w:p>
        </w:tc>
        <w:tc>
          <w:tcPr>
            <w:tcW w:w="872" w:type="dxa"/>
          </w:tcPr>
          <w:p w14:paraId="674A4B7E" w14:textId="77777777" w:rsidR="007A1F44" w:rsidRPr="00977EA3" w:rsidRDefault="007A1F44" w:rsidP="00B6518F">
            <w:pPr>
              <w:pStyle w:val="TableEntry"/>
              <w:rPr>
                <w:noProof w:val="0"/>
              </w:rPr>
            </w:pPr>
            <w:r w:rsidRPr="00977EA3">
              <w:rPr>
                <w:noProof w:val="0"/>
              </w:rPr>
              <w:t>[0..*]</w:t>
            </w:r>
          </w:p>
        </w:tc>
        <w:tc>
          <w:tcPr>
            <w:tcW w:w="1701" w:type="dxa"/>
          </w:tcPr>
          <w:p w14:paraId="283F1D02" w14:textId="77777777" w:rsidR="007A1F44" w:rsidRPr="00977EA3" w:rsidRDefault="007A1F44" w:rsidP="00A66DA8">
            <w:pPr>
              <w:pStyle w:val="TableEntry"/>
              <w:jc w:val="center"/>
              <w:rPr>
                <w:noProof w:val="0"/>
              </w:rPr>
            </w:pPr>
          </w:p>
        </w:tc>
      </w:tr>
      <w:tr w:rsidR="007A1F44" w:rsidRPr="00977EA3" w14:paraId="1F0C3AFE" w14:textId="77777777">
        <w:trPr>
          <w:cantSplit/>
          <w:jc w:val="center"/>
        </w:trPr>
        <w:tc>
          <w:tcPr>
            <w:tcW w:w="1951" w:type="dxa"/>
          </w:tcPr>
          <w:p w14:paraId="32B016F5" w14:textId="77777777" w:rsidR="007A1F44" w:rsidRPr="00977EA3" w:rsidRDefault="007A1F44" w:rsidP="00B609B2">
            <w:pPr>
              <w:pStyle w:val="TableEntry"/>
              <w:rPr>
                <w:noProof w:val="0"/>
              </w:rPr>
            </w:pPr>
            <w:r w:rsidRPr="00977EA3">
              <w:rPr>
                <w:noProof w:val="0"/>
              </w:rPr>
              <w:t xml:space="preserve">  PR1</w:t>
            </w:r>
          </w:p>
        </w:tc>
        <w:tc>
          <w:tcPr>
            <w:tcW w:w="3544" w:type="dxa"/>
          </w:tcPr>
          <w:p w14:paraId="286D95BD" w14:textId="77777777" w:rsidR="007A1F44" w:rsidRPr="00977EA3" w:rsidRDefault="007A1F44" w:rsidP="00A0052B">
            <w:pPr>
              <w:pStyle w:val="TableEntry"/>
              <w:rPr>
                <w:noProof w:val="0"/>
              </w:rPr>
            </w:pPr>
            <w:r w:rsidRPr="00977EA3">
              <w:rPr>
                <w:noProof w:val="0"/>
              </w:rPr>
              <w:t>Procedures</w:t>
            </w:r>
          </w:p>
        </w:tc>
        <w:tc>
          <w:tcPr>
            <w:tcW w:w="971" w:type="dxa"/>
          </w:tcPr>
          <w:p w14:paraId="0F163A3F" w14:textId="77777777" w:rsidR="007A1F44" w:rsidRPr="00977EA3" w:rsidRDefault="007A1F44" w:rsidP="00B6518F">
            <w:pPr>
              <w:pStyle w:val="TableEntry"/>
              <w:rPr>
                <w:noProof w:val="0"/>
              </w:rPr>
            </w:pPr>
            <w:r w:rsidRPr="00977EA3">
              <w:rPr>
                <w:noProof w:val="0"/>
              </w:rPr>
              <w:t>R</w:t>
            </w:r>
          </w:p>
        </w:tc>
        <w:tc>
          <w:tcPr>
            <w:tcW w:w="872" w:type="dxa"/>
          </w:tcPr>
          <w:p w14:paraId="62C53A68" w14:textId="77777777" w:rsidR="007A1F44" w:rsidRPr="00977EA3" w:rsidRDefault="007A1F44" w:rsidP="00B6518F">
            <w:pPr>
              <w:pStyle w:val="TableEntry"/>
              <w:rPr>
                <w:noProof w:val="0"/>
              </w:rPr>
            </w:pPr>
            <w:r w:rsidRPr="00977EA3">
              <w:rPr>
                <w:noProof w:val="0"/>
              </w:rPr>
              <w:t>[1..1]</w:t>
            </w:r>
          </w:p>
        </w:tc>
        <w:tc>
          <w:tcPr>
            <w:tcW w:w="1701" w:type="dxa"/>
          </w:tcPr>
          <w:p w14:paraId="435E9879" w14:textId="77777777" w:rsidR="007A1F44" w:rsidRPr="00977EA3" w:rsidRDefault="007A1F44" w:rsidP="00A66DA8">
            <w:pPr>
              <w:pStyle w:val="TableEntry"/>
              <w:jc w:val="center"/>
              <w:rPr>
                <w:noProof w:val="0"/>
              </w:rPr>
            </w:pPr>
            <w:r w:rsidRPr="00977EA3">
              <w:rPr>
                <w:noProof w:val="0"/>
              </w:rPr>
              <w:t>6</w:t>
            </w:r>
          </w:p>
        </w:tc>
      </w:tr>
      <w:tr w:rsidR="007A1F44" w:rsidRPr="00977EA3" w14:paraId="3EE0C5DE" w14:textId="77777777">
        <w:trPr>
          <w:cantSplit/>
          <w:jc w:val="center"/>
        </w:trPr>
        <w:tc>
          <w:tcPr>
            <w:tcW w:w="1951" w:type="dxa"/>
          </w:tcPr>
          <w:p w14:paraId="333FDE5E" w14:textId="77777777" w:rsidR="007A1F44" w:rsidRPr="00977EA3" w:rsidRDefault="007A1F44" w:rsidP="00B609B2">
            <w:pPr>
              <w:pStyle w:val="TableEntry"/>
              <w:rPr>
                <w:noProof w:val="0"/>
              </w:rPr>
            </w:pPr>
            <w:r w:rsidRPr="00977EA3">
              <w:rPr>
                <w:noProof w:val="0"/>
              </w:rPr>
              <w:t xml:space="preserve">  ROL</w:t>
            </w:r>
          </w:p>
        </w:tc>
        <w:tc>
          <w:tcPr>
            <w:tcW w:w="3544" w:type="dxa"/>
          </w:tcPr>
          <w:p w14:paraId="3442898D" w14:textId="77777777" w:rsidR="007A1F44" w:rsidRPr="00977EA3" w:rsidRDefault="007A1F44" w:rsidP="00A0052B">
            <w:pPr>
              <w:pStyle w:val="TableEntry"/>
              <w:rPr>
                <w:noProof w:val="0"/>
              </w:rPr>
            </w:pPr>
            <w:r w:rsidRPr="00977EA3">
              <w:rPr>
                <w:noProof w:val="0"/>
              </w:rPr>
              <w:t>Role</w:t>
            </w:r>
          </w:p>
        </w:tc>
        <w:tc>
          <w:tcPr>
            <w:tcW w:w="971" w:type="dxa"/>
          </w:tcPr>
          <w:p w14:paraId="77A3B20C" w14:textId="77777777" w:rsidR="007A1F44" w:rsidRPr="00977EA3" w:rsidRDefault="007A1F44" w:rsidP="00B6518F">
            <w:pPr>
              <w:pStyle w:val="TableEntry"/>
              <w:rPr>
                <w:noProof w:val="0"/>
              </w:rPr>
            </w:pPr>
            <w:r w:rsidRPr="00977EA3">
              <w:rPr>
                <w:noProof w:val="0"/>
              </w:rPr>
              <w:t>O</w:t>
            </w:r>
          </w:p>
        </w:tc>
        <w:tc>
          <w:tcPr>
            <w:tcW w:w="872" w:type="dxa"/>
          </w:tcPr>
          <w:p w14:paraId="5DF26FAB" w14:textId="77777777" w:rsidR="007A1F44" w:rsidRPr="00977EA3" w:rsidRDefault="007A1F44" w:rsidP="00B6518F">
            <w:pPr>
              <w:pStyle w:val="TableEntry"/>
              <w:rPr>
                <w:noProof w:val="0"/>
              </w:rPr>
            </w:pPr>
            <w:r w:rsidRPr="00977EA3">
              <w:rPr>
                <w:noProof w:val="0"/>
              </w:rPr>
              <w:t>[0..*]</w:t>
            </w:r>
          </w:p>
        </w:tc>
        <w:tc>
          <w:tcPr>
            <w:tcW w:w="1701" w:type="dxa"/>
          </w:tcPr>
          <w:p w14:paraId="38B2CFF5" w14:textId="77777777" w:rsidR="007A1F44" w:rsidRPr="00977EA3" w:rsidRDefault="007A1F44" w:rsidP="00A66DA8">
            <w:pPr>
              <w:pStyle w:val="TableEntry"/>
              <w:jc w:val="center"/>
              <w:rPr>
                <w:noProof w:val="0"/>
              </w:rPr>
            </w:pPr>
            <w:r w:rsidRPr="00977EA3">
              <w:rPr>
                <w:noProof w:val="0"/>
              </w:rPr>
              <w:t>15</w:t>
            </w:r>
          </w:p>
        </w:tc>
      </w:tr>
      <w:tr w:rsidR="007A1F44" w:rsidRPr="00977EA3" w14:paraId="494DEC82" w14:textId="77777777">
        <w:trPr>
          <w:cantSplit/>
          <w:jc w:val="center"/>
        </w:trPr>
        <w:tc>
          <w:tcPr>
            <w:tcW w:w="1951" w:type="dxa"/>
          </w:tcPr>
          <w:p w14:paraId="5013A3A6" w14:textId="77777777" w:rsidR="007A1F44" w:rsidRPr="00977EA3" w:rsidRDefault="007A1F44" w:rsidP="00B609B2">
            <w:pPr>
              <w:pStyle w:val="TableEntry"/>
              <w:rPr>
                <w:noProof w:val="0"/>
              </w:rPr>
            </w:pPr>
            <w:r w:rsidRPr="00977EA3">
              <w:rPr>
                <w:noProof w:val="0"/>
              </w:rPr>
              <w:t>---</w:t>
            </w:r>
          </w:p>
        </w:tc>
        <w:tc>
          <w:tcPr>
            <w:tcW w:w="3544" w:type="dxa"/>
          </w:tcPr>
          <w:p w14:paraId="1C79F485" w14:textId="77777777" w:rsidR="007A1F44" w:rsidRPr="00977EA3" w:rsidRDefault="007A1F44" w:rsidP="00A0052B">
            <w:pPr>
              <w:pStyle w:val="TableEntry"/>
              <w:rPr>
                <w:noProof w:val="0"/>
              </w:rPr>
            </w:pPr>
            <w:r w:rsidRPr="00977EA3">
              <w:rPr>
                <w:noProof w:val="0"/>
              </w:rPr>
              <w:t>--- PROCEDURE end</w:t>
            </w:r>
          </w:p>
        </w:tc>
        <w:tc>
          <w:tcPr>
            <w:tcW w:w="971" w:type="dxa"/>
          </w:tcPr>
          <w:p w14:paraId="0DA6444C" w14:textId="77777777" w:rsidR="007A1F44" w:rsidRPr="00977EA3" w:rsidRDefault="007A1F44" w:rsidP="00B6518F">
            <w:pPr>
              <w:pStyle w:val="TableEntry"/>
              <w:rPr>
                <w:noProof w:val="0"/>
              </w:rPr>
            </w:pPr>
          </w:p>
        </w:tc>
        <w:tc>
          <w:tcPr>
            <w:tcW w:w="872" w:type="dxa"/>
          </w:tcPr>
          <w:p w14:paraId="3E96D101" w14:textId="77777777" w:rsidR="007A1F44" w:rsidRPr="00977EA3" w:rsidRDefault="007A1F44" w:rsidP="00B6518F">
            <w:pPr>
              <w:pStyle w:val="TableEntry"/>
              <w:rPr>
                <w:noProof w:val="0"/>
              </w:rPr>
            </w:pPr>
          </w:p>
        </w:tc>
        <w:tc>
          <w:tcPr>
            <w:tcW w:w="1701" w:type="dxa"/>
          </w:tcPr>
          <w:p w14:paraId="3ADCF273" w14:textId="77777777" w:rsidR="007A1F44" w:rsidRPr="00977EA3" w:rsidRDefault="007A1F44" w:rsidP="00A66DA8">
            <w:pPr>
              <w:pStyle w:val="TableEntry"/>
              <w:jc w:val="center"/>
              <w:rPr>
                <w:noProof w:val="0"/>
              </w:rPr>
            </w:pPr>
          </w:p>
        </w:tc>
      </w:tr>
      <w:tr w:rsidR="007A1F44" w:rsidRPr="00977EA3" w14:paraId="3DD2782F" w14:textId="77777777">
        <w:trPr>
          <w:cantSplit/>
          <w:jc w:val="center"/>
        </w:trPr>
        <w:tc>
          <w:tcPr>
            <w:tcW w:w="1951" w:type="dxa"/>
          </w:tcPr>
          <w:p w14:paraId="4D77230C" w14:textId="77777777" w:rsidR="007A1F44" w:rsidRPr="00977EA3" w:rsidRDefault="007A1F44" w:rsidP="00B609B2">
            <w:pPr>
              <w:pStyle w:val="TableEntry"/>
              <w:rPr>
                <w:noProof w:val="0"/>
              </w:rPr>
            </w:pPr>
            <w:r w:rsidRPr="00977EA3">
              <w:rPr>
                <w:noProof w:val="0"/>
              </w:rPr>
              <w:t>GT1</w:t>
            </w:r>
          </w:p>
        </w:tc>
        <w:tc>
          <w:tcPr>
            <w:tcW w:w="3544" w:type="dxa"/>
          </w:tcPr>
          <w:p w14:paraId="6E886BCF" w14:textId="77777777" w:rsidR="007A1F44" w:rsidRPr="00977EA3" w:rsidRDefault="007A1F44" w:rsidP="00A0052B">
            <w:pPr>
              <w:pStyle w:val="TableEntry"/>
              <w:rPr>
                <w:noProof w:val="0"/>
              </w:rPr>
            </w:pPr>
            <w:r w:rsidRPr="00977EA3">
              <w:rPr>
                <w:noProof w:val="0"/>
              </w:rPr>
              <w:t>Guarantor</w:t>
            </w:r>
          </w:p>
        </w:tc>
        <w:tc>
          <w:tcPr>
            <w:tcW w:w="971" w:type="dxa"/>
          </w:tcPr>
          <w:p w14:paraId="029CC5FC" w14:textId="77777777" w:rsidR="007A1F44" w:rsidRPr="00977EA3" w:rsidRDefault="007A1F44" w:rsidP="00B6518F">
            <w:pPr>
              <w:pStyle w:val="TableEntry"/>
              <w:rPr>
                <w:noProof w:val="0"/>
              </w:rPr>
            </w:pPr>
            <w:r w:rsidRPr="00977EA3">
              <w:rPr>
                <w:noProof w:val="0"/>
              </w:rPr>
              <w:t>O</w:t>
            </w:r>
          </w:p>
        </w:tc>
        <w:tc>
          <w:tcPr>
            <w:tcW w:w="872" w:type="dxa"/>
          </w:tcPr>
          <w:p w14:paraId="536409AC" w14:textId="77777777" w:rsidR="007A1F44" w:rsidRPr="00977EA3" w:rsidRDefault="007A1F44" w:rsidP="00B6518F">
            <w:pPr>
              <w:pStyle w:val="TableEntry"/>
              <w:rPr>
                <w:noProof w:val="0"/>
              </w:rPr>
            </w:pPr>
            <w:r w:rsidRPr="00977EA3">
              <w:rPr>
                <w:noProof w:val="0"/>
              </w:rPr>
              <w:t>[0..*]</w:t>
            </w:r>
          </w:p>
        </w:tc>
        <w:tc>
          <w:tcPr>
            <w:tcW w:w="1701" w:type="dxa"/>
          </w:tcPr>
          <w:p w14:paraId="3FD3DD02" w14:textId="77777777" w:rsidR="007A1F44" w:rsidRPr="00977EA3" w:rsidRDefault="007A1F44" w:rsidP="00A66DA8">
            <w:pPr>
              <w:pStyle w:val="TableEntry"/>
              <w:jc w:val="center"/>
              <w:rPr>
                <w:noProof w:val="0"/>
              </w:rPr>
            </w:pPr>
            <w:r w:rsidRPr="00977EA3">
              <w:rPr>
                <w:noProof w:val="0"/>
              </w:rPr>
              <w:t>6</w:t>
            </w:r>
          </w:p>
        </w:tc>
      </w:tr>
      <w:tr w:rsidR="007A1F44" w:rsidRPr="00977EA3" w14:paraId="7CAD0F2A" w14:textId="77777777">
        <w:trPr>
          <w:cantSplit/>
          <w:jc w:val="center"/>
        </w:trPr>
        <w:tc>
          <w:tcPr>
            <w:tcW w:w="1951" w:type="dxa"/>
          </w:tcPr>
          <w:p w14:paraId="4E597079" w14:textId="77777777" w:rsidR="007A1F44" w:rsidRPr="00977EA3" w:rsidRDefault="007A1F44" w:rsidP="00B609B2">
            <w:pPr>
              <w:pStyle w:val="TableEntry"/>
              <w:rPr>
                <w:noProof w:val="0"/>
              </w:rPr>
            </w:pPr>
            <w:r w:rsidRPr="00977EA3">
              <w:rPr>
                <w:noProof w:val="0"/>
              </w:rPr>
              <w:t>---</w:t>
            </w:r>
          </w:p>
        </w:tc>
        <w:tc>
          <w:tcPr>
            <w:tcW w:w="3544" w:type="dxa"/>
          </w:tcPr>
          <w:p w14:paraId="583CC426" w14:textId="77777777" w:rsidR="007A1F44" w:rsidRPr="00977EA3" w:rsidRDefault="007A1F44" w:rsidP="00A0052B">
            <w:pPr>
              <w:pStyle w:val="TableEntry"/>
              <w:rPr>
                <w:noProof w:val="0"/>
              </w:rPr>
            </w:pPr>
            <w:r w:rsidRPr="00977EA3">
              <w:rPr>
                <w:noProof w:val="0"/>
              </w:rPr>
              <w:t>--- INSURANCE begin</w:t>
            </w:r>
          </w:p>
        </w:tc>
        <w:tc>
          <w:tcPr>
            <w:tcW w:w="971" w:type="dxa"/>
          </w:tcPr>
          <w:p w14:paraId="2E3DB8C0" w14:textId="77777777" w:rsidR="007A1F44" w:rsidRPr="00977EA3" w:rsidRDefault="007A1F44" w:rsidP="00B6518F">
            <w:pPr>
              <w:pStyle w:val="TableEntry"/>
              <w:rPr>
                <w:noProof w:val="0"/>
              </w:rPr>
            </w:pPr>
            <w:r w:rsidRPr="00977EA3">
              <w:rPr>
                <w:noProof w:val="0"/>
              </w:rPr>
              <w:t>O</w:t>
            </w:r>
          </w:p>
        </w:tc>
        <w:tc>
          <w:tcPr>
            <w:tcW w:w="872" w:type="dxa"/>
          </w:tcPr>
          <w:p w14:paraId="10E57A84" w14:textId="77777777" w:rsidR="007A1F44" w:rsidRPr="00977EA3" w:rsidRDefault="007A1F44" w:rsidP="00B6518F">
            <w:pPr>
              <w:pStyle w:val="TableEntry"/>
              <w:rPr>
                <w:noProof w:val="0"/>
              </w:rPr>
            </w:pPr>
            <w:r w:rsidRPr="00977EA3">
              <w:rPr>
                <w:noProof w:val="0"/>
              </w:rPr>
              <w:t>[0..*]</w:t>
            </w:r>
          </w:p>
        </w:tc>
        <w:tc>
          <w:tcPr>
            <w:tcW w:w="1701" w:type="dxa"/>
          </w:tcPr>
          <w:p w14:paraId="4E99C87C" w14:textId="77777777" w:rsidR="007A1F44" w:rsidRPr="00977EA3" w:rsidRDefault="007A1F44" w:rsidP="00A66DA8">
            <w:pPr>
              <w:pStyle w:val="TableEntry"/>
              <w:jc w:val="center"/>
              <w:rPr>
                <w:noProof w:val="0"/>
              </w:rPr>
            </w:pPr>
          </w:p>
        </w:tc>
      </w:tr>
      <w:tr w:rsidR="007A1F44" w:rsidRPr="00977EA3" w14:paraId="44893BE0" w14:textId="77777777">
        <w:trPr>
          <w:cantSplit/>
          <w:jc w:val="center"/>
        </w:trPr>
        <w:tc>
          <w:tcPr>
            <w:tcW w:w="1951" w:type="dxa"/>
          </w:tcPr>
          <w:p w14:paraId="162BC176" w14:textId="77777777" w:rsidR="007A1F44" w:rsidRPr="00977EA3" w:rsidRDefault="007A1F44" w:rsidP="00B609B2">
            <w:pPr>
              <w:pStyle w:val="TableEntry"/>
              <w:rPr>
                <w:noProof w:val="0"/>
              </w:rPr>
            </w:pPr>
            <w:r w:rsidRPr="00977EA3">
              <w:rPr>
                <w:noProof w:val="0"/>
              </w:rPr>
              <w:t xml:space="preserve">  IN1</w:t>
            </w:r>
          </w:p>
        </w:tc>
        <w:tc>
          <w:tcPr>
            <w:tcW w:w="3544" w:type="dxa"/>
          </w:tcPr>
          <w:p w14:paraId="27A98171" w14:textId="77777777" w:rsidR="007A1F44" w:rsidRPr="00977EA3" w:rsidRDefault="007A1F44" w:rsidP="00A0052B">
            <w:pPr>
              <w:pStyle w:val="TableEntry"/>
              <w:rPr>
                <w:noProof w:val="0"/>
              </w:rPr>
            </w:pPr>
            <w:r w:rsidRPr="00977EA3">
              <w:rPr>
                <w:noProof w:val="0"/>
              </w:rPr>
              <w:t>Insurance</w:t>
            </w:r>
          </w:p>
        </w:tc>
        <w:tc>
          <w:tcPr>
            <w:tcW w:w="971" w:type="dxa"/>
          </w:tcPr>
          <w:p w14:paraId="2CD7A105" w14:textId="77777777" w:rsidR="007A1F44" w:rsidRPr="00977EA3" w:rsidRDefault="007A1F44" w:rsidP="00B6518F">
            <w:pPr>
              <w:pStyle w:val="TableEntry"/>
              <w:rPr>
                <w:noProof w:val="0"/>
              </w:rPr>
            </w:pPr>
            <w:r w:rsidRPr="00977EA3">
              <w:rPr>
                <w:noProof w:val="0"/>
              </w:rPr>
              <w:t>R</w:t>
            </w:r>
          </w:p>
        </w:tc>
        <w:tc>
          <w:tcPr>
            <w:tcW w:w="872" w:type="dxa"/>
          </w:tcPr>
          <w:p w14:paraId="674915E7" w14:textId="77777777" w:rsidR="007A1F44" w:rsidRPr="00977EA3" w:rsidRDefault="007A1F44" w:rsidP="00B6518F">
            <w:pPr>
              <w:pStyle w:val="TableEntry"/>
              <w:rPr>
                <w:noProof w:val="0"/>
              </w:rPr>
            </w:pPr>
            <w:r w:rsidRPr="00977EA3">
              <w:rPr>
                <w:noProof w:val="0"/>
              </w:rPr>
              <w:t>[1..1]</w:t>
            </w:r>
          </w:p>
        </w:tc>
        <w:tc>
          <w:tcPr>
            <w:tcW w:w="1701" w:type="dxa"/>
          </w:tcPr>
          <w:p w14:paraId="79DA3DFE" w14:textId="77777777" w:rsidR="007A1F44" w:rsidRPr="00977EA3" w:rsidRDefault="007A1F44" w:rsidP="00A66DA8">
            <w:pPr>
              <w:pStyle w:val="TableEntry"/>
              <w:jc w:val="center"/>
              <w:rPr>
                <w:noProof w:val="0"/>
              </w:rPr>
            </w:pPr>
            <w:r w:rsidRPr="00977EA3">
              <w:rPr>
                <w:noProof w:val="0"/>
              </w:rPr>
              <w:t>6</w:t>
            </w:r>
          </w:p>
        </w:tc>
      </w:tr>
      <w:tr w:rsidR="007A1F44" w:rsidRPr="00977EA3" w14:paraId="1EBF8575" w14:textId="77777777">
        <w:trPr>
          <w:cantSplit/>
          <w:jc w:val="center"/>
        </w:trPr>
        <w:tc>
          <w:tcPr>
            <w:tcW w:w="1951" w:type="dxa"/>
          </w:tcPr>
          <w:p w14:paraId="5FCACAED" w14:textId="77777777" w:rsidR="007A1F44" w:rsidRPr="00977EA3" w:rsidRDefault="007A1F44" w:rsidP="00B609B2">
            <w:pPr>
              <w:pStyle w:val="TableEntry"/>
              <w:rPr>
                <w:noProof w:val="0"/>
              </w:rPr>
            </w:pPr>
            <w:r w:rsidRPr="00977EA3">
              <w:rPr>
                <w:noProof w:val="0"/>
              </w:rPr>
              <w:t xml:space="preserve">  IN2</w:t>
            </w:r>
          </w:p>
        </w:tc>
        <w:tc>
          <w:tcPr>
            <w:tcW w:w="3544" w:type="dxa"/>
          </w:tcPr>
          <w:p w14:paraId="01D7DC0A" w14:textId="77777777" w:rsidR="007A1F44" w:rsidRPr="00977EA3" w:rsidRDefault="007A1F44" w:rsidP="00A0052B">
            <w:pPr>
              <w:pStyle w:val="TableEntry"/>
              <w:rPr>
                <w:noProof w:val="0"/>
              </w:rPr>
            </w:pPr>
            <w:r w:rsidRPr="00977EA3">
              <w:rPr>
                <w:noProof w:val="0"/>
              </w:rPr>
              <w:t>Insurance Additional Info.</w:t>
            </w:r>
          </w:p>
        </w:tc>
        <w:tc>
          <w:tcPr>
            <w:tcW w:w="971" w:type="dxa"/>
          </w:tcPr>
          <w:p w14:paraId="51211B5D" w14:textId="77777777" w:rsidR="007A1F44" w:rsidRPr="00977EA3" w:rsidRDefault="007A1F44" w:rsidP="00B6518F">
            <w:pPr>
              <w:pStyle w:val="TableEntry"/>
              <w:rPr>
                <w:noProof w:val="0"/>
              </w:rPr>
            </w:pPr>
            <w:r w:rsidRPr="00977EA3">
              <w:rPr>
                <w:noProof w:val="0"/>
              </w:rPr>
              <w:t>O</w:t>
            </w:r>
          </w:p>
        </w:tc>
        <w:tc>
          <w:tcPr>
            <w:tcW w:w="872" w:type="dxa"/>
          </w:tcPr>
          <w:p w14:paraId="7E238D4F" w14:textId="77777777" w:rsidR="007A1F44" w:rsidRPr="00977EA3" w:rsidRDefault="007A1F44" w:rsidP="00B6518F">
            <w:pPr>
              <w:pStyle w:val="TableEntry"/>
              <w:rPr>
                <w:noProof w:val="0"/>
              </w:rPr>
            </w:pPr>
            <w:r w:rsidRPr="00977EA3">
              <w:rPr>
                <w:noProof w:val="0"/>
              </w:rPr>
              <w:t>[0..1]</w:t>
            </w:r>
          </w:p>
        </w:tc>
        <w:tc>
          <w:tcPr>
            <w:tcW w:w="1701" w:type="dxa"/>
          </w:tcPr>
          <w:p w14:paraId="34F10E54" w14:textId="77777777" w:rsidR="007A1F44" w:rsidRPr="00977EA3" w:rsidRDefault="007A1F44" w:rsidP="00A66DA8">
            <w:pPr>
              <w:pStyle w:val="TableEntry"/>
              <w:jc w:val="center"/>
              <w:rPr>
                <w:noProof w:val="0"/>
              </w:rPr>
            </w:pPr>
            <w:r w:rsidRPr="00977EA3">
              <w:rPr>
                <w:noProof w:val="0"/>
              </w:rPr>
              <w:t>6</w:t>
            </w:r>
          </w:p>
        </w:tc>
      </w:tr>
      <w:tr w:rsidR="007A1F44" w:rsidRPr="00977EA3" w14:paraId="55FF156D" w14:textId="77777777">
        <w:trPr>
          <w:cantSplit/>
          <w:jc w:val="center"/>
        </w:trPr>
        <w:tc>
          <w:tcPr>
            <w:tcW w:w="1951" w:type="dxa"/>
          </w:tcPr>
          <w:p w14:paraId="346FA449" w14:textId="77777777" w:rsidR="007A1F44" w:rsidRPr="00977EA3" w:rsidRDefault="007A1F44" w:rsidP="00B609B2">
            <w:pPr>
              <w:pStyle w:val="TableEntry"/>
              <w:rPr>
                <w:noProof w:val="0"/>
              </w:rPr>
            </w:pPr>
            <w:r w:rsidRPr="00977EA3">
              <w:rPr>
                <w:noProof w:val="0"/>
              </w:rPr>
              <w:t xml:space="preserve">  IN3 </w:t>
            </w:r>
          </w:p>
        </w:tc>
        <w:tc>
          <w:tcPr>
            <w:tcW w:w="3544" w:type="dxa"/>
          </w:tcPr>
          <w:p w14:paraId="39FE42A3"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6A4F30F1" w14:textId="77777777" w:rsidR="007A1F44" w:rsidRPr="00977EA3" w:rsidRDefault="007A1F44" w:rsidP="00B6518F">
            <w:pPr>
              <w:pStyle w:val="TableEntry"/>
              <w:rPr>
                <w:noProof w:val="0"/>
              </w:rPr>
            </w:pPr>
            <w:r w:rsidRPr="00977EA3">
              <w:rPr>
                <w:noProof w:val="0"/>
              </w:rPr>
              <w:t>O</w:t>
            </w:r>
          </w:p>
        </w:tc>
        <w:tc>
          <w:tcPr>
            <w:tcW w:w="872" w:type="dxa"/>
          </w:tcPr>
          <w:p w14:paraId="7B15838F" w14:textId="77777777" w:rsidR="007A1F44" w:rsidRPr="00977EA3" w:rsidRDefault="007A1F44" w:rsidP="00B6518F">
            <w:pPr>
              <w:pStyle w:val="TableEntry"/>
              <w:rPr>
                <w:noProof w:val="0"/>
              </w:rPr>
            </w:pPr>
            <w:r w:rsidRPr="00977EA3">
              <w:rPr>
                <w:noProof w:val="0"/>
              </w:rPr>
              <w:t>[0..1]</w:t>
            </w:r>
          </w:p>
        </w:tc>
        <w:tc>
          <w:tcPr>
            <w:tcW w:w="1701" w:type="dxa"/>
          </w:tcPr>
          <w:p w14:paraId="03650861" w14:textId="77777777" w:rsidR="007A1F44" w:rsidRPr="00977EA3" w:rsidRDefault="007A1F44" w:rsidP="00A66DA8">
            <w:pPr>
              <w:pStyle w:val="TableEntry"/>
              <w:jc w:val="center"/>
              <w:rPr>
                <w:noProof w:val="0"/>
              </w:rPr>
            </w:pPr>
            <w:r w:rsidRPr="00977EA3">
              <w:rPr>
                <w:noProof w:val="0"/>
              </w:rPr>
              <w:t>6</w:t>
            </w:r>
          </w:p>
        </w:tc>
      </w:tr>
      <w:tr w:rsidR="007A1F44" w:rsidRPr="00977EA3" w14:paraId="321C2E9C" w14:textId="77777777">
        <w:trPr>
          <w:cantSplit/>
          <w:jc w:val="center"/>
        </w:trPr>
        <w:tc>
          <w:tcPr>
            <w:tcW w:w="1951" w:type="dxa"/>
          </w:tcPr>
          <w:p w14:paraId="35E5EC89" w14:textId="77777777" w:rsidR="007A1F44" w:rsidRPr="00977EA3" w:rsidRDefault="007A1F44" w:rsidP="00B609B2">
            <w:pPr>
              <w:pStyle w:val="TableEntry"/>
              <w:rPr>
                <w:noProof w:val="0"/>
              </w:rPr>
            </w:pPr>
            <w:r w:rsidRPr="00977EA3">
              <w:rPr>
                <w:noProof w:val="0"/>
              </w:rPr>
              <w:t xml:space="preserve">  ROL</w:t>
            </w:r>
          </w:p>
        </w:tc>
        <w:tc>
          <w:tcPr>
            <w:tcW w:w="3544" w:type="dxa"/>
          </w:tcPr>
          <w:p w14:paraId="50B019DD" w14:textId="77777777" w:rsidR="007A1F44" w:rsidRPr="00977EA3" w:rsidRDefault="007A1F44" w:rsidP="00A0052B">
            <w:pPr>
              <w:pStyle w:val="TableEntry"/>
              <w:rPr>
                <w:noProof w:val="0"/>
              </w:rPr>
            </w:pPr>
            <w:r w:rsidRPr="00977EA3">
              <w:rPr>
                <w:noProof w:val="0"/>
              </w:rPr>
              <w:t>Role</w:t>
            </w:r>
          </w:p>
        </w:tc>
        <w:tc>
          <w:tcPr>
            <w:tcW w:w="971" w:type="dxa"/>
          </w:tcPr>
          <w:p w14:paraId="0EDD01D0" w14:textId="77777777" w:rsidR="007A1F44" w:rsidRPr="00977EA3" w:rsidRDefault="007A1F44" w:rsidP="00B6518F">
            <w:pPr>
              <w:pStyle w:val="TableEntry"/>
              <w:rPr>
                <w:noProof w:val="0"/>
              </w:rPr>
            </w:pPr>
            <w:r w:rsidRPr="00977EA3">
              <w:rPr>
                <w:noProof w:val="0"/>
              </w:rPr>
              <w:t>O</w:t>
            </w:r>
          </w:p>
        </w:tc>
        <w:tc>
          <w:tcPr>
            <w:tcW w:w="872" w:type="dxa"/>
          </w:tcPr>
          <w:p w14:paraId="4F9B49D3" w14:textId="77777777" w:rsidR="007A1F44" w:rsidRPr="00977EA3" w:rsidRDefault="007A1F44" w:rsidP="00B6518F">
            <w:pPr>
              <w:pStyle w:val="TableEntry"/>
              <w:rPr>
                <w:noProof w:val="0"/>
              </w:rPr>
            </w:pPr>
            <w:r w:rsidRPr="00977EA3">
              <w:rPr>
                <w:noProof w:val="0"/>
              </w:rPr>
              <w:t>[0..*]</w:t>
            </w:r>
          </w:p>
        </w:tc>
        <w:tc>
          <w:tcPr>
            <w:tcW w:w="1701" w:type="dxa"/>
          </w:tcPr>
          <w:p w14:paraId="136C0583" w14:textId="77777777" w:rsidR="007A1F44" w:rsidRPr="00977EA3" w:rsidRDefault="007A1F44" w:rsidP="00A66DA8">
            <w:pPr>
              <w:pStyle w:val="TableEntry"/>
              <w:jc w:val="center"/>
              <w:rPr>
                <w:noProof w:val="0"/>
              </w:rPr>
            </w:pPr>
            <w:r w:rsidRPr="00977EA3">
              <w:rPr>
                <w:noProof w:val="0"/>
              </w:rPr>
              <w:t>15</w:t>
            </w:r>
          </w:p>
        </w:tc>
      </w:tr>
      <w:tr w:rsidR="007A1F44" w:rsidRPr="00977EA3" w14:paraId="14E53176" w14:textId="77777777">
        <w:trPr>
          <w:cantSplit/>
          <w:jc w:val="center"/>
        </w:trPr>
        <w:tc>
          <w:tcPr>
            <w:tcW w:w="1951" w:type="dxa"/>
          </w:tcPr>
          <w:p w14:paraId="7E34DD1A" w14:textId="77777777" w:rsidR="007A1F44" w:rsidRPr="00977EA3" w:rsidRDefault="007A1F44" w:rsidP="00B609B2">
            <w:pPr>
              <w:pStyle w:val="TableEntry"/>
              <w:rPr>
                <w:noProof w:val="0"/>
              </w:rPr>
            </w:pPr>
            <w:r w:rsidRPr="00977EA3">
              <w:rPr>
                <w:noProof w:val="0"/>
              </w:rPr>
              <w:t>---</w:t>
            </w:r>
          </w:p>
        </w:tc>
        <w:tc>
          <w:tcPr>
            <w:tcW w:w="3544" w:type="dxa"/>
          </w:tcPr>
          <w:p w14:paraId="4D1324C2" w14:textId="77777777" w:rsidR="007A1F44" w:rsidRPr="00977EA3" w:rsidRDefault="007A1F44" w:rsidP="00A0052B">
            <w:pPr>
              <w:pStyle w:val="TableEntry"/>
              <w:rPr>
                <w:noProof w:val="0"/>
              </w:rPr>
            </w:pPr>
            <w:r w:rsidRPr="00977EA3">
              <w:rPr>
                <w:noProof w:val="0"/>
              </w:rPr>
              <w:t>--- INSURANCE end</w:t>
            </w:r>
          </w:p>
        </w:tc>
        <w:tc>
          <w:tcPr>
            <w:tcW w:w="971" w:type="dxa"/>
          </w:tcPr>
          <w:p w14:paraId="7275F91F" w14:textId="77777777" w:rsidR="007A1F44" w:rsidRPr="00977EA3" w:rsidRDefault="007A1F44" w:rsidP="00B6518F">
            <w:pPr>
              <w:pStyle w:val="TableEntry"/>
              <w:rPr>
                <w:noProof w:val="0"/>
              </w:rPr>
            </w:pPr>
          </w:p>
        </w:tc>
        <w:tc>
          <w:tcPr>
            <w:tcW w:w="872" w:type="dxa"/>
          </w:tcPr>
          <w:p w14:paraId="32E30184" w14:textId="77777777" w:rsidR="007A1F44" w:rsidRPr="00977EA3" w:rsidRDefault="007A1F44" w:rsidP="00B6518F">
            <w:pPr>
              <w:pStyle w:val="TableEntry"/>
              <w:rPr>
                <w:noProof w:val="0"/>
              </w:rPr>
            </w:pPr>
          </w:p>
        </w:tc>
        <w:tc>
          <w:tcPr>
            <w:tcW w:w="1701" w:type="dxa"/>
          </w:tcPr>
          <w:p w14:paraId="49BDE41E" w14:textId="77777777" w:rsidR="007A1F44" w:rsidRPr="00977EA3" w:rsidRDefault="007A1F44" w:rsidP="00A66DA8">
            <w:pPr>
              <w:pStyle w:val="TableEntry"/>
              <w:jc w:val="center"/>
              <w:rPr>
                <w:noProof w:val="0"/>
              </w:rPr>
            </w:pPr>
          </w:p>
        </w:tc>
      </w:tr>
      <w:tr w:rsidR="007A1F44" w:rsidRPr="00977EA3" w14:paraId="0EDA4070" w14:textId="77777777">
        <w:trPr>
          <w:cantSplit/>
          <w:jc w:val="center"/>
        </w:trPr>
        <w:tc>
          <w:tcPr>
            <w:tcW w:w="1951" w:type="dxa"/>
          </w:tcPr>
          <w:p w14:paraId="37A7382F" w14:textId="77777777" w:rsidR="007A1F44" w:rsidRPr="00977EA3" w:rsidRDefault="007A1F44" w:rsidP="00B609B2">
            <w:pPr>
              <w:pStyle w:val="TableEntry"/>
              <w:rPr>
                <w:noProof w:val="0"/>
              </w:rPr>
            </w:pPr>
            <w:r w:rsidRPr="00977EA3">
              <w:rPr>
                <w:noProof w:val="0"/>
              </w:rPr>
              <w:t>ACC</w:t>
            </w:r>
          </w:p>
        </w:tc>
        <w:tc>
          <w:tcPr>
            <w:tcW w:w="3544" w:type="dxa"/>
          </w:tcPr>
          <w:p w14:paraId="25234562"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55298011" w14:textId="77777777" w:rsidR="007A1F44" w:rsidRPr="00977EA3" w:rsidRDefault="007A1F44" w:rsidP="00B6518F">
            <w:pPr>
              <w:pStyle w:val="TableEntry"/>
              <w:rPr>
                <w:noProof w:val="0"/>
              </w:rPr>
            </w:pPr>
            <w:r w:rsidRPr="00977EA3">
              <w:rPr>
                <w:noProof w:val="0"/>
              </w:rPr>
              <w:t>O</w:t>
            </w:r>
          </w:p>
        </w:tc>
        <w:tc>
          <w:tcPr>
            <w:tcW w:w="872" w:type="dxa"/>
          </w:tcPr>
          <w:p w14:paraId="3422E03F" w14:textId="77777777" w:rsidR="007A1F44" w:rsidRPr="00977EA3" w:rsidRDefault="007A1F44" w:rsidP="00B6518F">
            <w:pPr>
              <w:pStyle w:val="TableEntry"/>
              <w:rPr>
                <w:noProof w:val="0"/>
              </w:rPr>
            </w:pPr>
            <w:r w:rsidRPr="00977EA3">
              <w:rPr>
                <w:noProof w:val="0"/>
              </w:rPr>
              <w:t>[0..1]</w:t>
            </w:r>
          </w:p>
        </w:tc>
        <w:tc>
          <w:tcPr>
            <w:tcW w:w="1701" w:type="dxa"/>
          </w:tcPr>
          <w:p w14:paraId="3901A315" w14:textId="77777777" w:rsidR="007A1F44" w:rsidRPr="00977EA3" w:rsidRDefault="007A1F44" w:rsidP="00A66DA8">
            <w:pPr>
              <w:pStyle w:val="TableEntry"/>
              <w:jc w:val="center"/>
              <w:rPr>
                <w:noProof w:val="0"/>
              </w:rPr>
            </w:pPr>
            <w:r w:rsidRPr="00977EA3">
              <w:rPr>
                <w:noProof w:val="0"/>
              </w:rPr>
              <w:t>6</w:t>
            </w:r>
          </w:p>
        </w:tc>
      </w:tr>
    </w:tbl>
    <w:p w14:paraId="65E6BA1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55" w:name="_Toc174249240"/>
      <w:r w:rsidRPr="00977EA3">
        <w:rPr>
          <w:noProof w:val="0"/>
        </w:rPr>
        <w:t>Comments on segment usage</w:t>
      </w:r>
      <w:bookmarkEnd w:id="455"/>
    </w:p>
    <w:p w14:paraId="5F7CEC8D" w14:textId="77777777" w:rsidR="007A1F44" w:rsidRPr="00977EA3" w:rsidRDefault="007A1F44">
      <w:r w:rsidRPr="00977EA3">
        <w:t xml:space="preserve">Field </w:t>
      </w:r>
      <w:r w:rsidRPr="00977EA3">
        <w:rPr>
          <w:i/>
          <w:iCs/>
        </w:rPr>
        <w:t>PV2-9-expected discharge date/time</w:t>
      </w:r>
      <w:r w:rsidRPr="00977EA3">
        <w:t xml:space="preserve"> is used to carry the expected date and time when the patient is to be discharged.</w:t>
      </w:r>
    </w:p>
    <w:p w14:paraId="568BB6E9" w14:textId="77777777" w:rsidR="007A1F44" w:rsidRPr="00977EA3" w:rsidRDefault="007A1F44">
      <w:r w:rsidRPr="00977EA3">
        <w:t>One or more OBX segments may be present to carry “permanent observations” such as the patient weight or height.</w:t>
      </w:r>
    </w:p>
    <w:p w14:paraId="48F4F2B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56" w:name="_Toc174249241"/>
      <w:r w:rsidRPr="00977EA3">
        <w:rPr>
          <w:noProof w:val="0"/>
        </w:rPr>
        <w:t>Expected actions</w:t>
      </w:r>
      <w:bookmarkEnd w:id="456"/>
    </w:p>
    <w:p w14:paraId="781144A7" w14:textId="77777777" w:rsidR="007A1F44" w:rsidRPr="00977EA3" w:rsidRDefault="007A1F44">
      <w:r w:rsidRPr="00977EA3">
        <w:t>The receiver shall update the patient’s status to “pending discharge”.</w:t>
      </w:r>
    </w:p>
    <w:p w14:paraId="4983AE82" w14:textId="77777777" w:rsidR="007A1F44" w:rsidRPr="00977EA3" w:rsidRDefault="007A1F44">
      <w:r w:rsidRPr="00977EA3">
        <w:t>The receiver shall report the result of this operation (success / error) in an acknowledgment message returned to the sender.</w:t>
      </w:r>
    </w:p>
    <w:p w14:paraId="5BCA842C" w14:textId="77777777" w:rsidR="007A1F44" w:rsidRPr="00977EA3" w:rsidRDefault="007A1F44">
      <w:r w:rsidRPr="00977EA3">
        <w:t>In case this Movement conflicts with the current situation of the patient (no active inpatient encounter, or patient unknown) the message is discarded, and no error condition is raised.</w:t>
      </w:r>
    </w:p>
    <w:p w14:paraId="033D68C0" w14:textId="77777777" w:rsidR="007A1F44" w:rsidRPr="00977EA3" w:rsidRDefault="007A1F44">
      <w:r w:rsidRPr="00977EA3">
        <w:t>If the receiver does not support the Pending Event Management Option of this transaction, it shall application-reject the message (see ITI TF-2x: C.2.3).</w:t>
      </w:r>
    </w:p>
    <w:p w14:paraId="65E83C47"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57" w:name="_Toc174249242"/>
      <w:bookmarkStart w:id="458" w:name="_Toc398544188"/>
      <w:r w:rsidRPr="00977EA3">
        <w:rPr>
          <w:noProof w:val="0"/>
        </w:rPr>
        <w:t>Cancel Pending Discharge – ADT^A25^ADT_A21</w:t>
      </w:r>
      <w:bookmarkEnd w:id="457"/>
      <w:bookmarkEnd w:id="458"/>
    </w:p>
    <w:p w14:paraId="195D6848"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59" w:name="_Toc174249243"/>
      <w:r w:rsidRPr="00977EA3">
        <w:rPr>
          <w:noProof w:val="0"/>
        </w:rPr>
        <w:t>Trigger Event</w:t>
      </w:r>
      <w:bookmarkEnd w:id="459"/>
    </w:p>
    <w:p w14:paraId="2F765FA2" w14:textId="77777777" w:rsidR="007A1F44" w:rsidRPr="00977EA3" w:rsidRDefault="007A1F44">
      <w:r w:rsidRPr="00977EA3">
        <w:t>This message is sent by a Patient Encounter Supplier to a Patient Encounter Consumer to cancel a previous notification (via trigger event A16) that a patient was expected to be discharged.</w:t>
      </w:r>
    </w:p>
    <w:p w14:paraId="6B3F9CA5" w14:textId="77777777" w:rsidR="007A1F44" w:rsidRPr="00977EA3" w:rsidRDefault="007A1F44">
      <w:r w:rsidRPr="00977EA3">
        <w:t xml:space="preserve">MSH-9 is valued </w:t>
      </w:r>
      <w:r w:rsidRPr="00977EA3">
        <w:rPr>
          <w:b/>
          <w:bCs/>
        </w:rPr>
        <w:t>ADT^A25^ADT_A21</w:t>
      </w:r>
      <w:r w:rsidRPr="00977EA3">
        <w:t>.</w:t>
      </w:r>
    </w:p>
    <w:p w14:paraId="02695B2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60" w:name="_Toc174249244"/>
      <w:r w:rsidRPr="00977EA3">
        <w:rPr>
          <w:noProof w:val="0"/>
        </w:rPr>
        <w:lastRenderedPageBreak/>
        <w:t>Message Static Definition</w:t>
      </w:r>
      <w:bookmarkEnd w:id="460"/>
    </w:p>
    <w:p w14:paraId="272B4300" w14:textId="77777777" w:rsidR="007A1F44" w:rsidRPr="00977EA3" w:rsidRDefault="007A1F44">
      <w:pPr>
        <w:pStyle w:val="TableTitle"/>
        <w:rPr>
          <w:noProof w:val="0"/>
        </w:rPr>
      </w:pPr>
      <w:r w:rsidRPr="00977EA3">
        <w:rPr>
          <w:noProof w:val="0"/>
        </w:rPr>
        <w:t>Table 3.31-24: Static definition of message ADT^A25^ADT_A21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3AD6190" w14:textId="77777777">
        <w:trPr>
          <w:cantSplit/>
          <w:tblHeader/>
          <w:jc w:val="center"/>
        </w:trPr>
        <w:tc>
          <w:tcPr>
            <w:tcW w:w="1951" w:type="dxa"/>
            <w:shd w:val="clear" w:color="auto" w:fill="D9D9D9"/>
          </w:tcPr>
          <w:p w14:paraId="41B62B8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4B062F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DD1427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FEEE967"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6B7CF419" w14:textId="77777777" w:rsidR="007A1F44" w:rsidRPr="00977EA3" w:rsidRDefault="007A1F44" w:rsidP="00A53067">
            <w:pPr>
              <w:pStyle w:val="TableEntryHeader"/>
              <w:rPr>
                <w:noProof w:val="0"/>
              </w:rPr>
            </w:pPr>
            <w:r w:rsidRPr="00977EA3">
              <w:rPr>
                <w:noProof w:val="0"/>
              </w:rPr>
              <w:t>HL7 chapter</w:t>
            </w:r>
          </w:p>
        </w:tc>
      </w:tr>
      <w:tr w:rsidR="007A1F44" w:rsidRPr="00977EA3" w14:paraId="4A7CC6D2" w14:textId="77777777">
        <w:trPr>
          <w:cantSplit/>
          <w:jc w:val="center"/>
        </w:trPr>
        <w:tc>
          <w:tcPr>
            <w:tcW w:w="1951" w:type="dxa"/>
          </w:tcPr>
          <w:p w14:paraId="1D849C2B" w14:textId="77777777" w:rsidR="007A1F44" w:rsidRPr="00977EA3" w:rsidRDefault="007A1F44" w:rsidP="00B609B2">
            <w:pPr>
              <w:pStyle w:val="TableEntry"/>
              <w:rPr>
                <w:noProof w:val="0"/>
              </w:rPr>
            </w:pPr>
            <w:r w:rsidRPr="00977EA3">
              <w:rPr>
                <w:noProof w:val="0"/>
              </w:rPr>
              <w:t>MSH</w:t>
            </w:r>
          </w:p>
        </w:tc>
        <w:tc>
          <w:tcPr>
            <w:tcW w:w="3544" w:type="dxa"/>
          </w:tcPr>
          <w:p w14:paraId="0367E2B6" w14:textId="77777777" w:rsidR="007A1F44" w:rsidRPr="00977EA3" w:rsidRDefault="007A1F44" w:rsidP="00B609B2">
            <w:pPr>
              <w:pStyle w:val="TableEntry"/>
              <w:rPr>
                <w:noProof w:val="0"/>
              </w:rPr>
            </w:pPr>
            <w:r w:rsidRPr="00977EA3">
              <w:rPr>
                <w:noProof w:val="0"/>
              </w:rPr>
              <w:t>Message Header</w:t>
            </w:r>
          </w:p>
        </w:tc>
        <w:tc>
          <w:tcPr>
            <w:tcW w:w="971" w:type="dxa"/>
          </w:tcPr>
          <w:p w14:paraId="4370FF5D" w14:textId="77777777" w:rsidR="007A1F44" w:rsidRPr="00977EA3" w:rsidRDefault="007A1F44" w:rsidP="00B6518F">
            <w:pPr>
              <w:pStyle w:val="TableEntry"/>
              <w:rPr>
                <w:noProof w:val="0"/>
              </w:rPr>
            </w:pPr>
            <w:r w:rsidRPr="00977EA3">
              <w:rPr>
                <w:noProof w:val="0"/>
              </w:rPr>
              <w:t>R</w:t>
            </w:r>
          </w:p>
        </w:tc>
        <w:tc>
          <w:tcPr>
            <w:tcW w:w="872" w:type="dxa"/>
          </w:tcPr>
          <w:p w14:paraId="610162CF" w14:textId="77777777" w:rsidR="007A1F44" w:rsidRPr="00977EA3" w:rsidRDefault="007A1F44" w:rsidP="00B6518F">
            <w:pPr>
              <w:pStyle w:val="TableEntry"/>
              <w:rPr>
                <w:noProof w:val="0"/>
              </w:rPr>
            </w:pPr>
            <w:r w:rsidRPr="00977EA3">
              <w:rPr>
                <w:noProof w:val="0"/>
              </w:rPr>
              <w:t>[1..1]</w:t>
            </w:r>
          </w:p>
        </w:tc>
        <w:tc>
          <w:tcPr>
            <w:tcW w:w="1701" w:type="dxa"/>
          </w:tcPr>
          <w:p w14:paraId="0D3878BE" w14:textId="77777777" w:rsidR="007A1F44" w:rsidRPr="00977EA3" w:rsidRDefault="007A1F44" w:rsidP="00A66DA8">
            <w:pPr>
              <w:pStyle w:val="TableEntry"/>
              <w:jc w:val="center"/>
              <w:rPr>
                <w:noProof w:val="0"/>
              </w:rPr>
            </w:pPr>
            <w:r w:rsidRPr="00977EA3">
              <w:rPr>
                <w:noProof w:val="0"/>
              </w:rPr>
              <w:t>2</w:t>
            </w:r>
          </w:p>
        </w:tc>
      </w:tr>
      <w:tr w:rsidR="007A1F44" w:rsidRPr="00977EA3" w14:paraId="4FAD7D88" w14:textId="77777777">
        <w:trPr>
          <w:cantSplit/>
          <w:jc w:val="center"/>
        </w:trPr>
        <w:tc>
          <w:tcPr>
            <w:tcW w:w="1951" w:type="dxa"/>
          </w:tcPr>
          <w:p w14:paraId="2FE4502A" w14:textId="77777777" w:rsidR="007A1F44" w:rsidRPr="00977EA3" w:rsidRDefault="007A1F44" w:rsidP="00B609B2">
            <w:pPr>
              <w:pStyle w:val="TableEntry"/>
              <w:rPr>
                <w:noProof w:val="0"/>
              </w:rPr>
            </w:pPr>
            <w:r w:rsidRPr="00977EA3">
              <w:rPr>
                <w:noProof w:val="0"/>
              </w:rPr>
              <w:t>SFT</w:t>
            </w:r>
          </w:p>
        </w:tc>
        <w:tc>
          <w:tcPr>
            <w:tcW w:w="3544" w:type="dxa"/>
          </w:tcPr>
          <w:p w14:paraId="64E427FC" w14:textId="77777777" w:rsidR="007A1F44" w:rsidRPr="00977EA3" w:rsidRDefault="007A1F44" w:rsidP="00A0052B">
            <w:pPr>
              <w:pStyle w:val="TableEntry"/>
              <w:rPr>
                <w:noProof w:val="0"/>
              </w:rPr>
            </w:pPr>
            <w:r w:rsidRPr="00977EA3">
              <w:rPr>
                <w:noProof w:val="0"/>
              </w:rPr>
              <w:t>Software Segment</w:t>
            </w:r>
          </w:p>
        </w:tc>
        <w:tc>
          <w:tcPr>
            <w:tcW w:w="971" w:type="dxa"/>
          </w:tcPr>
          <w:p w14:paraId="1FDEC863" w14:textId="77777777" w:rsidR="007A1F44" w:rsidRPr="00977EA3" w:rsidRDefault="007A1F44" w:rsidP="00B6518F">
            <w:pPr>
              <w:pStyle w:val="TableEntry"/>
              <w:rPr>
                <w:noProof w:val="0"/>
              </w:rPr>
            </w:pPr>
            <w:r w:rsidRPr="00977EA3">
              <w:rPr>
                <w:noProof w:val="0"/>
              </w:rPr>
              <w:t>O</w:t>
            </w:r>
          </w:p>
        </w:tc>
        <w:tc>
          <w:tcPr>
            <w:tcW w:w="872" w:type="dxa"/>
          </w:tcPr>
          <w:p w14:paraId="40BA4FA3" w14:textId="77777777" w:rsidR="007A1F44" w:rsidRPr="00977EA3" w:rsidRDefault="007A1F44" w:rsidP="00B6518F">
            <w:pPr>
              <w:pStyle w:val="TableEntry"/>
              <w:rPr>
                <w:noProof w:val="0"/>
              </w:rPr>
            </w:pPr>
            <w:r w:rsidRPr="00977EA3">
              <w:rPr>
                <w:noProof w:val="0"/>
              </w:rPr>
              <w:t>[0..*]</w:t>
            </w:r>
          </w:p>
        </w:tc>
        <w:tc>
          <w:tcPr>
            <w:tcW w:w="1701" w:type="dxa"/>
          </w:tcPr>
          <w:p w14:paraId="468DF99B" w14:textId="77777777" w:rsidR="007A1F44" w:rsidRPr="00977EA3" w:rsidRDefault="007A1F44" w:rsidP="00A66DA8">
            <w:pPr>
              <w:pStyle w:val="TableEntry"/>
              <w:jc w:val="center"/>
              <w:rPr>
                <w:noProof w:val="0"/>
              </w:rPr>
            </w:pPr>
            <w:r w:rsidRPr="00977EA3">
              <w:rPr>
                <w:noProof w:val="0"/>
              </w:rPr>
              <w:t>2</w:t>
            </w:r>
          </w:p>
        </w:tc>
      </w:tr>
      <w:tr w:rsidR="007A1F44" w:rsidRPr="00977EA3" w14:paraId="7661F503" w14:textId="77777777">
        <w:trPr>
          <w:cantSplit/>
          <w:jc w:val="center"/>
        </w:trPr>
        <w:tc>
          <w:tcPr>
            <w:tcW w:w="1951" w:type="dxa"/>
          </w:tcPr>
          <w:p w14:paraId="4DB5BC86" w14:textId="77777777" w:rsidR="007A1F44" w:rsidRPr="00977EA3" w:rsidRDefault="007A1F44" w:rsidP="00B609B2">
            <w:pPr>
              <w:pStyle w:val="TableEntry"/>
              <w:rPr>
                <w:noProof w:val="0"/>
              </w:rPr>
            </w:pPr>
            <w:r w:rsidRPr="00977EA3">
              <w:rPr>
                <w:noProof w:val="0"/>
              </w:rPr>
              <w:t>EVN</w:t>
            </w:r>
          </w:p>
        </w:tc>
        <w:tc>
          <w:tcPr>
            <w:tcW w:w="3544" w:type="dxa"/>
          </w:tcPr>
          <w:p w14:paraId="500E2CA8" w14:textId="77777777" w:rsidR="007A1F44" w:rsidRPr="00977EA3" w:rsidRDefault="007A1F44" w:rsidP="00A0052B">
            <w:pPr>
              <w:pStyle w:val="TableEntry"/>
              <w:rPr>
                <w:noProof w:val="0"/>
              </w:rPr>
            </w:pPr>
            <w:r w:rsidRPr="00977EA3">
              <w:rPr>
                <w:noProof w:val="0"/>
              </w:rPr>
              <w:t>Event Type</w:t>
            </w:r>
          </w:p>
        </w:tc>
        <w:tc>
          <w:tcPr>
            <w:tcW w:w="971" w:type="dxa"/>
          </w:tcPr>
          <w:p w14:paraId="4AD409EA" w14:textId="77777777" w:rsidR="007A1F44" w:rsidRPr="00977EA3" w:rsidRDefault="007A1F44" w:rsidP="00B6518F">
            <w:pPr>
              <w:pStyle w:val="TableEntry"/>
              <w:rPr>
                <w:noProof w:val="0"/>
              </w:rPr>
            </w:pPr>
            <w:r w:rsidRPr="00977EA3">
              <w:rPr>
                <w:noProof w:val="0"/>
              </w:rPr>
              <w:t>R</w:t>
            </w:r>
          </w:p>
        </w:tc>
        <w:tc>
          <w:tcPr>
            <w:tcW w:w="872" w:type="dxa"/>
          </w:tcPr>
          <w:p w14:paraId="438D2A87" w14:textId="77777777" w:rsidR="007A1F44" w:rsidRPr="00977EA3" w:rsidRDefault="007A1F44" w:rsidP="00B6518F">
            <w:pPr>
              <w:pStyle w:val="TableEntry"/>
              <w:rPr>
                <w:noProof w:val="0"/>
              </w:rPr>
            </w:pPr>
            <w:r w:rsidRPr="00977EA3">
              <w:rPr>
                <w:noProof w:val="0"/>
              </w:rPr>
              <w:t>[1..1]</w:t>
            </w:r>
          </w:p>
        </w:tc>
        <w:tc>
          <w:tcPr>
            <w:tcW w:w="1701" w:type="dxa"/>
          </w:tcPr>
          <w:p w14:paraId="19A552B0" w14:textId="77777777" w:rsidR="007A1F44" w:rsidRPr="00977EA3" w:rsidRDefault="007A1F44" w:rsidP="00A66DA8">
            <w:pPr>
              <w:pStyle w:val="TableEntry"/>
              <w:jc w:val="center"/>
              <w:rPr>
                <w:noProof w:val="0"/>
              </w:rPr>
            </w:pPr>
            <w:r w:rsidRPr="00977EA3">
              <w:rPr>
                <w:noProof w:val="0"/>
              </w:rPr>
              <w:t>2</w:t>
            </w:r>
          </w:p>
        </w:tc>
      </w:tr>
      <w:tr w:rsidR="007A1F44" w:rsidRPr="00977EA3" w14:paraId="38830F9F" w14:textId="77777777">
        <w:trPr>
          <w:cantSplit/>
          <w:jc w:val="center"/>
        </w:trPr>
        <w:tc>
          <w:tcPr>
            <w:tcW w:w="1951" w:type="dxa"/>
          </w:tcPr>
          <w:p w14:paraId="27017472" w14:textId="77777777" w:rsidR="007A1F44" w:rsidRPr="00977EA3" w:rsidRDefault="007A1F44" w:rsidP="00B609B2">
            <w:pPr>
              <w:pStyle w:val="TableEntry"/>
              <w:rPr>
                <w:noProof w:val="0"/>
              </w:rPr>
            </w:pPr>
            <w:r w:rsidRPr="00977EA3">
              <w:rPr>
                <w:noProof w:val="0"/>
              </w:rPr>
              <w:t>PID</w:t>
            </w:r>
          </w:p>
        </w:tc>
        <w:tc>
          <w:tcPr>
            <w:tcW w:w="3544" w:type="dxa"/>
          </w:tcPr>
          <w:p w14:paraId="7DDCF2BB" w14:textId="77777777" w:rsidR="007A1F44" w:rsidRPr="00977EA3" w:rsidRDefault="007A1F44" w:rsidP="00A0052B">
            <w:pPr>
              <w:pStyle w:val="TableEntry"/>
              <w:rPr>
                <w:noProof w:val="0"/>
              </w:rPr>
            </w:pPr>
            <w:r w:rsidRPr="00977EA3">
              <w:rPr>
                <w:noProof w:val="0"/>
              </w:rPr>
              <w:t>Patient Identification</w:t>
            </w:r>
          </w:p>
        </w:tc>
        <w:tc>
          <w:tcPr>
            <w:tcW w:w="971" w:type="dxa"/>
          </w:tcPr>
          <w:p w14:paraId="2058EE6A" w14:textId="77777777" w:rsidR="007A1F44" w:rsidRPr="00977EA3" w:rsidRDefault="007A1F44" w:rsidP="00B6518F">
            <w:pPr>
              <w:pStyle w:val="TableEntry"/>
              <w:rPr>
                <w:noProof w:val="0"/>
              </w:rPr>
            </w:pPr>
            <w:r w:rsidRPr="00977EA3">
              <w:rPr>
                <w:noProof w:val="0"/>
              </w:rPr>
              <w:t>R</w:t>
            </w:r>
          </w:p>
        </w:tc>
        <w:tc>
          <w:tcPr>
            <w:tcW w:w="872" w:type="dxa"/>
          </w:tcPr>
          <w:p w14:paraId="0EBF235D" w14:textId="77777777" w:rsidR="007A1F44" w:rsidRPr="00977EA3" w:rsidRDefault="007A1F44" w:rsidP="00B6518F">
            <w:pPr>
              <w:pStyle w:val="TableEntry"/>
              <w:rPr>
                <w:noProof w:val="0"/>
              </w:rPr>
            </w:pPr>
            <w:r w:rsidRPr="00977EA3">
              <w:rPr>
                <w:noProof w:val="0"/>
              </w:rPr>
              <w:t>[1..1]</w:t>
            </w:r>
          </w:p>
        </w:tc>
        <w:tc>
          <w:tcPr>
            <w:tcW w:w="1701" w:type="dxa"/>
          </w:tcPr>
          <w:p w14:paraId="55BC6BDE" w14:textId="77777777" w:rsidR="007A1F44" w:rsidRPr="00977EA3" w:rsidRDefault="007A1F44" w:rsidP="00A66DA8">
            <w:pPr>
              <w:pStyle w:val="TableEntry"/>
              <w:jc w:val="center"/>
              <w:rPr>
                <w:noProof w:val="0"/>
              </w:rPr>
            </w:pPr>
            <w:r w:rsidRPr="00977EA3">
              <w:rPr>
                <w:noProof w:val="0"/>
              </w:rPr>
              <w:t>3</w:t>
            </w:r>
          </w:p>
        </w:tc>
      </w:tr>
      <w:tr w:rsidR="007A1F44" w:rsidRPr="00977EA3" w14:paraId="4621FED5" w14:textId="77777777">
        <w:trPr>
          <w:cantSplit/>
          <w:jc w:val="center"/>
        </w:trPr>
        <w:tc>
          <w:tcPr>
            <w:tcW w:w="1951" w:type="dxa"/>
          </w:tcPr>
          <w:p w14:paraId="16FB16CA" w14:textId="77777777" w:rsidR="007A1F44" w:rsidRPr="00977EA3" w:rsidRDefault="007A1F44" w:rsidP="00B609B2">
            <w:pPr>
              <w:pStyle w:val="TableEntry"/>
              <w:rPr>
                <w:noProof w:val="0"/>
              </w:rPr>
            </w:pPr>
            <w:r w:rsidRPr="00977EA3">
              <w:rPr>
                <w:noProof w:val="0"/>
              </w:rPr>
              <w:t>PD1</w:t>
            </w:r>
          </w:p>
        </w:tc>
        <w:tc>
          <w:tcPr>
            <w:tcW w:w="3544" w:type="dxa"/>
          </w:tcPr>
          <w:p w14:paraId="39A5F68F" w14:textId="77777777" w:rsidR="007A1F44" w:rsidRPr="00977EA3" w:rsidRDefault="007A1F44" w:rsidP="00A0052B">
            <w:pPr>
              <w:pStyle w:val="TableEntry"/>
              <w:rPr>
                <w:noProof w:val="0"/>
              </w:rPr>
            </w:pPr>
            <w:r w:rsidRPr="00977EA3">
              <w:rPr>
                <w:noProof w:val="0"/>
              </w:rPr>
              <w:t>Additional Demographics</w:t>
            </w:r>
          </w:p>
        </w:tc>
        <w:tc>
          <w:tcPr>
            <w:tcW w:w="971" w:type="dxa"/>
          </w:tcPr>
          <w:p w14:paraId="2EF0A81D" w14:textId="77777777" w:rsidR="007A1F44" w:rsidRPr="00977EA3" w:rsidRDefault="007A1F44" w:rsidP="00B6518F">
            <w:pPr>
              <w:pStyle w:val="TableEntry"/>
              <w:rPr>
                <w:noProof w:val="0"/>
              </w:rPr>
            </w:pPr>
            <w:r w:rsidRPr="00977EA3">
              <w:rPr>
                <w:noProof w:val="0"/>
              </w:rPr>
              <w:t>O</w:t>
            </w:r>
          </w:p>
        </w:tc>
        <w:tc>
          <w:tcPr>
            <w:tcW w:w="872" w:type="dxa"/>
          </w:tcPr>
          <w:p w14:paraId="616E240B" w14:textId="77777777" w:rsidR="007A1F44" w:rsidRPr="00977EA3" w:rsidRDefault="007A1F44" w:rsidP="00B6518F">
            <w:pPr>
              <w:pStyle w:val="TableEntry"/>
              <w:rPr>
                <w:noProof w:val="0"/>
              </w:rPr>
            </w:pPr>
            <w:r w:rsidRPr="00977EA3">
              <w:rPr>
                <w:noProof w:val="0"/>
              </w:rPr>
              <w:t>[0..1]</w:t>
            </w:r>
          </w:p>
        </w:tc>
        <w:tc>
          <w:tcPr>
            <w:tcW w:w="1701" w:type="dxa"/>
          </w:tcPr>
          <w:p w14:paraId="5969AD16" w14:textId="77777777" w:rsidR="007A1F44" w:rsidRPr="00977EA3" w:rsidRDefault="007A1F44" w:rsidP="00A66DA8">
            <w:pPr>
              <w:pStyle w:val="TableEntry"/>
              <w:jc w:val="center"/>
              <w:rPr>
                <w:noProof w:val="0"/>
              </w:rPr>
            </w:pPr>
            <w:r w:rsidRPr="00977EA3">
              <w:rPr>
                <w:noProof w:val="0"/>
              </w:rPr>
              <w:t>3</w:t>
            </w:r>
          </w:p>
        </w:tc>
      </w:tr>
      <w:tr w:rsidR="007A1F44" w:rsidRPr="00977EA3" w14:paraId="44DAFB0C" w14:textId="77777777">
        <w:trPr>
          <w:cantSplit/>
          <w:jc w:val="center"/>
        </w:trPr>
        <w:tc>
          <w:tcPr>
            <w:tcW w:w="1951" w:type="dxa"/>
          </w:tcPr>
          <w:p w14:paraId="213A030E" w14:textId="77777777" w:rsidR="007A1F44" w:rsidRPr="00977EA3" w:rsidRDefault="007A1F44" w:rsidP="00B609B2">
            <w:pPr>
              <w:pStyle w:val="TableEntry"/>
              <w:rPr>
                <w:noProof w:val="0"/>
              </w:rPr>
            </w:pPr>
            <w:r w:rsidRPr="00977EA3">
              <w:rPr>
                <w:noProof w:val="0"/>
              </w:rPr>
              <w:t>PV1</w:t>
            </w:r>
          </w:p>
        </w:tc>
        <w:tc>
          <w:tcPr>
            <w:tcW w:w="3544" w:type="dxa"/>
          </w:tcPr>
          <w:p w14:paraId="4993E31D" w14:textId="77777777" w:rsidR="007A1F44" w:rsidRPr="00977EA3" w:rsidRDefault="007A1F44" w:rsidP="00B609B2">
            <w:pPr>
              <w:pStyle w:val="TableEntry"/>
              <w:rPr>
                <w:noProof w:val="0"/>
              </w:rPr>
            </w:pPr>
            <w:r w:rsidRPr="00977EA3">
              <w:rPr>
                <w:noProof w:val="0"/>
              </w:rPr>
              <w:t>Patient Visit</w:t>
            </w:r>
          </w:p>
        </w:tc>
        <w:tc>
          <w:tcPr>
            <w:tcW w:w="971" w:type="dxa"/>
          </w:tcPr>
          <w:p w14:paraId="497C9DC3" w14:textId="77777777" w:rsidR="007A1F44" w:rsidRPr="00977EA3" w:rsidRDefault="007A1F44" w:rsidP="00B6518F">
            <w:pPr>
              <w:pStyle w:val="TableEntry"/>
              <w:rPr>
                <w:noProof w:val="0"/>
              </w:rPr>
            </w:pPr>
            <w:r w:rsidRPr="00977EA3">
              <w:rPr>
                <w:noProof w:val="0"/>
              </w:rPr>
              <w:t>R</w:t>
            </w:r>
          </w:p>
        </w:tc>
        <w:tc>
          <w:tcPr>
            <w:tcW w:w="872" w:type="dxa"/>
          </w:tcPr>
          <w:p w14:paraId="4CBD0D98" w14:textId="77777777" w:rsidR="007A1F44" w:rsidRPr="00977EA3" w:rsidRDefault="007A1F44" w:rsidP="00B6518F">
            <w:pPr>
              <w:pStyle w:val="TableEntry"/>
              <w:rPr>
                <w:noProof w:val="0"/>
              </w:rPr>
            </w:pPr>
            <w:r w:rsidRPr="00977EA3">
              <w:rPr>
                <w:noProof w:val="0"/>
              </w:rPr>
              <w:t>[1..1]</w:t>
            </w:r>
          </w:p>
        </w:tc>
        <w:tc>
          <w:tcPr>
            <w:tcW w:w="1701" w:type="dxa"/>
          </w:tcPr>
          <w:p w14:paraId="0BBF4C33" w14:textId="77777777" w:rsidR="007A1F44" w:rsidRPr="00977EA3" w:rsidRDefault="007A1F44" w:rsidP="00A66DA8">
            <w:pPr>
              <w:pStyle w:val="TableEntry"/>
              <w:jc w:val="center"/>
              <w:rPr>
                <w:noProof w:val="0"/>
              </w:rPr>
            </w:pPr>
            <w:r w:rsidRPr="00977EA3">
              <w:rPr>
                <w:noProof w:val="0"/>
              </w:rPr>
              <w:t>3</w:t>
            </w:r>
          </w:p>
        </w:tc>
      </w:tr>
      <w:tr w:rsidR="007A1F44" w:rsidRPr="00977EA3" w14:paraId="0D993ADE" w14:textId="77777777">
        <w:trPr>
          <w:cantSplit/>
          <w:jc w:val="center"/>
        </w:trPr>
        <w:tc>
          <w:tcPr>
            <w:tcW w:w="1951" w:type="dxa"/>
          </w:tcPr>
          <w:p w14:paraId="1FDDCFE1" w14:textId="77777777" w:rsidR="007A1F44" w:rsidRPr="00977EA3" w:rsidRDefault="007A1F44" w:rsidP="00B609B2">
            <w:pPr>
              <w:pStyle w:val="TableEntry"/>
              <w:rPr>
                <w:noProof w:val="0"/>
              </w:rPr>
            </w:pPr>
            <w:r w:rsidRPr="00977EA3">
              <w:rPr>
                <w:noProof w:val="0"/>
              </w:rPr>
              <w:t>PV2</w:t>
            </w:r>
          </w:p>
        </w:tc>
        <w:tc>
          <w:tcPr>
            <w:tcW w:w="3544" w:type="dxa"/>
          </w:tcPr>
          <w:p w14:paraId="1B7CC062"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1BED3AAF" w14:textId="77777777" w:rsidR="007A1F44" w:rsidRPr="00977EA3" w:rsidRDefault="007A1F44" w:rsidP="00B6518F">
            <w:pPr>
              <w:pStyle w:val="TableEntry"/>
              <w:rPr>
                <w:noProof w:val="0"/>
              </w:rPr>
            </w:pPr>
            <w:r w:rsidRPr="00977EA3">
              <w:rPr>
                <w:noProof w:val="0"/>
              </w:rPr>
              <w:t>O</w:t>
            </w:r>
          </w:p>
        </w:tc>
        <w:tc>
          <w:tcPr>
            <w:tcW w:w="872" w:type="dxa"/>
          </w:tcPr>
          <w:p w14:paraId="76F0FF32" w14:textId="77777777" w:rsidR="007A1F44" w:rsidRPr="00977EA3" w:rsidRDefault="007A1F44" w:rsidP="00B6518F">
            <w:pPr>
              <w:pStyle w:val="TableEntry"/>
              <w:rPr>
                <w:noProof w:val="0"/>
              </w:rPr>
            </w:pPr>
            <w:r w:rsidRPr="00977EA3">
              <w:rPr>
                <w:noProof w:val="0"/>
              </w:rPr>
              <w:t>[0..1]</w:t>
            </w:r>
          </w:p>
        </w:tc>
        <w:tc>
          <w:tcPr>
            <w:tcW w:w="1701" w:type="dxa"/>
          </w:tcPr>
          <w:p w14:paraId="167B2724" w14:textId="77777777" w:rsidR="007A1F44" w:rsidRPr="00977EA3" w:rsidRDefault="007A1F44" w:rsidP="00A66DA8">
            <w:pPr>
              <w:pStyle w:val="TableEntry"/>
              <w:jc w:val="center"/>
              <w:rPr>
                <w:noProof w:val="0"/>
              </w:rPr>
            </w:pPr>
            <w:r w:rsidRPr="00977EA3">
              <w:rPr>
                <w:noProof w:val="0"/>
              </w:rPr>
              <w:t>3</w:t>
            </w:r>
          </w:p>
        </w:tc>
      </w:tr>
      <w:tr w:rsidR="007A1F44" w:rsidRPr="00977EA3" w14:paraId="020CEF5A" w14:textId="77777777">
        <w:trPr>
          <w:cantSplit/>
          <w:jc w:val="center"/>
        </w:trPr>
        <w:tc>
          <w:tcPr>
            <w:tcW w:w="1951" w:type="dxa"/>
          </w:tcPr>
          <w:p w14:paraId="4A73FF42" w14:textId="77777777" w:rsidR="007A1F44" w:rsidRPr="00977EA3" w:rsidRDefault="007A1F44" w:rsidP="00B609B2">
            <w:pPr>
              <w:pStyle w:val="TableEntry"/>
              <w:rPr>
                <w:noProof w:val="0"/>
              </w:rPr>
            </w:pPr>
            <w:r w:rsidRPr="00977EA3">
              <w:rPr>
                <w:noProof w:val="0"/>
              </w:rPr>
              <w:t>DB1</w:t>
            </w:r>
          </w:p>
        </w:tc>
        <w:tc>
          <w:tcPr>
            <w:tcW w:w="3544" w:type="dxa"/>
          </w:tcPr>
          <w:p w14:paraId="5F14720C" w14:textId="77777777" w:rsidR="007A1F44" w:rsidRPr="00977EA3" w:rsidRDefault="007A1F44" w:rsidP="00B609B2">
            <w:pPr>
              <w:pStyle w:val="TableEntry"/>
              <w:rPr>
                <w:noProof w:val="0"/>
              </w:rPr>
            </w:pPr>
            <w:r w:rsidRPr="00977EA3">
              <w:rPr>
                <w:noProof w:val="0"/>
              </w:rPr>
              <w:t>Disability Information</w:t>
            </w:r>
          </w:p>
        </w:tc>
        <w:tc>
          <w:tcPr>
            <w:tcW w:w="971" w:type="dxa"/>
          </w:tcPr>
          <w:p w14:paraId="2E6825DB" w14:textId="77777777" w:rsidR="007A1F44" w:rsidRPr="00977EA3" w:rsidRDefault="007A1F44" w:rsidP="00B6518F">
            <w:pPr>
              <w:pStyle w:val="TableEntry"/>
              <w:rPr>
                <w:noProof w:val="0"/>
              </w:rPr>
            </w:pPr>
            <w:r w:rsidRPr="00977EA3">
              <w:rPr>
                <w:noProof w:val="0"/>
              </w:rPr>
              <w:t>O</w:t>
            </w:r>
          </w:p>
        </w:tc>
        <w:tc>
          <w:tcPr>
            <w:tcW w:w="872" w:type="dxa"/>
          </w:tcPr>
          <w:p w14:paraId="6C8100D2" w14:textId="77777777" w:rsidR="007A1F44" w:rsidRPr="00977EA3" w:rsidRDefault="007A1F44" w:rsidP="00B6518F">
            <w:pPr>
              <w:pStyle w:val="TableEntry"/>
              <w:rPr>
                <w:noProof w:val="0"/>
              </w:rPr>
            </w:pPr>
            <w:r w:rsidRPr="00977EA3">
              <w:rPr>
                <w:noProof w:val="0"/>
              </w:rPr>
              <w:t>[0..*]</w:t>
            </w:r>
          </w:p>
        </w:tc>
        <w:tc>
          <w:tcPr>
            <w:tcW w:w="1701" w:type="dxa"/>
          </w:tcPr>
          <w:p w14:paraId="2C097652" w14:textId="77777777" w:rsidR="007A1F44" w:rsidRPr="00977EA3" w:rsidRDefault="007A1F44" w:rsidP="00A66DA8">
            <w:pPr>
              <w:pStyle w:val="TableEntry"/>
              <w:jc w:val="center"/>
              <w:rPr>
                <w:noProof w:val="0"/>
              </w:rPr>
            </w:pPr>
            <w:r w:rsidRPr="00977EA3">
              <w:rPr>
                <w:noProof w:val="0"/>
              </w:rPr>
              <w:t>3</w:t>
            </w:r>
          </w:p>
        </w:tc>
      </w:tr>
      <w:tr w:rsidR="007A1F44" w:rsidRPr="00977EA3" w14:paraId="39CD0988" w14:textId="77777777">
        <w:trPr>
          <w:cantSplit/>
          <w:jc w:val="center"/>
        </w:trPr>
        <w:tc>
          <w:tcPr>
            <w:tcW w:w="1951" w:type="dxa"/>
          </w:tcPr>
          <w:p w14:paraId="4546EEB7" w14:textId="77777777" w:rsidR="007A1F44" w:rsidRPr="00977EA3" w:rsidRDefault="007A1F44" w:rsidP="00B609B2">
            <w:pPr>
              <w:pStyle w:val="TableEntry"/>
              <w:rPr>
                <w:noProof w:val="0"/>
              </w:rPr>
            </w:pPr>
            <w:r w:rsidRPr="00977EA3">
              <w:rPr>
                <w:noProof w:val="0"/>
              </w:rPr>
              <w:t>OBX</w:t>
            </w:r>
          </w:p>
        </w:tc>
        <w:tc>
          <w:tcPr>
            <w:tcW w:w="3544" w:type="dxa"/>
          </w:tcPr>
          <w:p w14:paraId="4D40C3F7" w14:textId="77777777" w:rsidR="007A1F44" w:rsidRPr="00977EA3" w:rsidRDefault="007A1F44" w:rsidP="00B609B2">
            <w:pPr>
              <w:pStyle w:val="TableEntry"/>
              <w:rPr>
                <w:noProof w:val="0"/>
              </w:rPr>
            </w:pPr>
            <w:r w:rsidRPr="00977EA3">
              <w:rPr>
                <w:noProof w:val="0"/>
              </w:rPr>
              <w:t>Observation/Result</w:t>
            </w:r>
          </w:p>
        </w:tc>
        <w:tc>
          <w:tcPr>
            <w:tcW w:w="971" w:type="dxa"/>
          </w:tcPr>
          <w:p w14:paraId="48AAB146" w14:textId="77777777" w:rsidR="007A1F44" w:rsidRPr="00977EA3" w:rsidRDefault="007A1F44" w:rsidP="00B6518F">
            <w:pPr>
              <w:pStyle w:val="TableEntry"/>
              <w:rPr>
                <w:noProof w:val="0"/>
              </w:rPr>
            </w:pPr>
            <w:r w:rsidRPr="00977EA3">
              <w:rPr>
                <w:noProof w:val="0"/>
              </w:rPr>
              <w:t>O</w:t>
            </w:r>
          </w:p>
        </w:tc>
        <w:tc>
          <w:tcPr>
            <w:tcW w:w="872" w:type="dxa"/>
          </w:tcPr>
          <w:p w14:paraId="575F9C66" w14:textId="77777777" w:rsidR="007A1F44" w:rsidRPr="00977EA3" w:rsidRDefault="007A1F44" w:rsidP="00B6518F">
            <w:pPr>
              <w:pStyle w:val="TableEntry"/>
              <w:rPr>
                <w:noProof w:val="0"/>
              </w:rPr>
            </w:pPr>
            <w:r w:rsidRPr="00977EA3">
              <w:rPr>
                <w:noProof w:val="0"/>
              </w:rPr>
              <w:t>[0..*]</w:t>
            </w:r>
          </w:p>
        </w:tc>
        <w:tc>
          <w:tcPr>
            <w:tcW w:w="1701" w:type="dxa"/>
          </w:tcPr>
          <w:p w14:paraId="09FFEA52" w14:textId="77777777" w:rsidR="007A1F44" w:rsidRPr="00977EA3" w:rsidRDefault="007A1F44" w:rsidP="00A66DA8">
            <w:pPr>
              <w:pStyle w:val="TableEntry"/>
              <w:jc w:val="center"/>
              <w:rPr>
                <w:noProof w:val="0"/>
              </w:rPr>
            </w:pPr>
            <w:r w:rsidRPr="00977EA3">
              <w:rPr>
                <w:noProof w:val="0"/>
              </w:rPr>
              <w:t>7</w:t>
            </w:r>
          </w:p>
        </w:tc>
      </w:tr>
    </w:tbl>
    <w:p w14:paraId="09F373A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61" w:name="_Toc174249245"/>
      <w:r w:rsidRPr="00977EA3">
        <w:rPr>
          <w:noProof w:val="0"/>
        </w:rPr>
        <w:t>Comments on segment usage</w:t>
      </w:r>
      <w:bookmarkEnd w:id="461"/>
    </w:p>
    <w:p w14:paraId="5BA8D849" w14:textId="77777777" w:rsidR="007A1F44" w:rsidRPr="00977EA3" w:rsidRDefault="007A1F44">
      <w:r w:rsidRPr="00977EA3">
        <w:t>One or more OBX segments may be present to carry “permanent observations” such as the patient weight or height.</w:t>
      </w:r>
    </w:p>
    <w:p w14:paraId="777E43B4"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62" w:name="_Toc174249246"/>
      <w:r w:rsidRPr="00977EA3">
        <w:rPr>
          <w:noProof w:val="0"/>
        </w:rPr>
        <w:t>Expected actions</w:t>
      </w:r>
      <w:bookmarkEnd w:id="462"/>
    </w:p>
    <w:p w14:paraId="41F852C4" w14:textId="77777777" w:rsidR="007A1F44" w:rsidRPr="00977EA3" w:rsidRDefault="007A1F44">
      <w:r w:rsidRPr="00977EA3">
        <w:t>The receiver shall reset the patient’s status to its value prior to the receipt of the “pending discharge” message.</w:t>
      </w:r>
    </w:p>
    <w:p w14:paraId="6E8C0523" w14:textId="77777777" w:rsidR="007A1F44" w:rsidRPr="00977EA3" w:rsidRDefault="007A1F44">
      <w:r w:rsidRPr="00977EA3">
        <w:t>The receiver shall report the result of this operation (success / error) in an acknowledgment message returned to the sender.</w:t>
      </w:r>
    </w:p>
    <w:p w14:paraId="0CAE0B0D" w14:textId="77777777" w:rsidR="007A1F44" w:rsidRPr="00977EA3" w:rsidRDefault="007A1F44">
      <w:r w:rsidRPr="00977EA3">
        <w:t>In case this Movement conflicts with the current situation of the patient (no pending discharge known, or no active inpatient encounter, or patient unknown) the message is discarded, and no error condition is raised.</w:t>
      </w:r>
    </w:p>
    <w:p w14:paraId="0BEAA49A" w14:textId="77777777" w:rsidR="007A1F44" w:rsidRPr="00977EA3" w:rsidRDefault="007A1F44">
      <w:r w:rsidRPr="00977EA3">
        <w:t>If the receiver does not support the Pending Event Management Option of this transaction, it shall application-reject the message (see ITI TF-2x: C.2.3).</w:t>
      </w:r>
    </w:p>
    <w:p w14:paraId="43B9683C"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63" w:name="_Toc174249247"/>
      <w:bookmarkStart w:id="464" w:name="_Toc398544189"/>
      <w:r w:rsidRPr="00977EA3">
        <w:rPr>
          <w:noProof w:val="0"/>
        </w:rPr>
        <w:t>Change Attending Doctor – ADT^A54^ADT_A54</w:t>
      </w:r>
      <w:bookmarkEnd w:id="463"/>
      <w:bookmarkEnd w:id="464"/>
    </w:p>
    <w:p w14:paraId="3AE099CB"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65" w:name="_Toc174249248"/>
      <w:r w:rsidRPr="00977EA3">
        <w:rPr>
          <w:noProof w:val="0"/>
        </w:rPr>
        <w:t>Trigger Event</w:t>
      </w:r>
      <w:bookmarkEnd w:id="465"/>
    </w:p>
    <w:p w14:paraId="5578CBF9" w14:textId="77777777" w:rsidR="007A1F44" w:rsidRPr="00977EA3" w:rsidRDefault="007A1F44">
      <w:r w:rsidRPr="00977EA3">
        <w:t>This message is sent by a Patient Encounter Supplier to notify a Patient Encounter Consumer that there has been a change in the doctor responsible for the patient’s treatment.</w:t>
      </w:r>
    </w:p>
    <w:p w14:paraId="1635F763" w14:textId="77777777" w:rsidR="007A1F44" w:rsidRPr="00977EA3" w:rsidRDefault="007A1F44">
      <w:r w:rsidRPr="00977EA3">
        <w:t xml:space="preserve">MSH-9 is valued </w:t>
      </w:r>
      <w:r w:rsidRPr="00977EA3">
        <w:rPr>
          <w:b/>
          <w:bCs/>
        </w:rPr>
        <w:t>ADT^A54^ADT_A54</w:t>
      </w:r>
      <w:r w:rsidRPr="00977EA3">
        <w:t>.</w:t>
      </w:r>
    </w:p>
    <w:p w14:paraId="2F6041F8"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66" w:name="_Toc174249249"/>
      <w:r w:rsidRPr="00977EA3">
        <w:rPr>
          <w:noProof w:val="0"/>
        </w:rPr>
        <w:t>Message Static Definition</w:t>
      </w:r>
      <w:bookmarkEnd w:id="466"/>
    </w:p>
    <w:p w14:paraId="292D1035" w14:textId="77777777" w:rsidR="007A1F44" w:rsidRPr="00977EA3" w:rsidRDefault="007A1F44">
      <w:pPr>
        <w:pStyle w:val="TableTitle"/>
        <w:rPr>
          <w:noProof w:val="0"/>
        </w:rPr>
      </w:pPr>
      <w:r w:rsidRPr="00977EA3">
        <w:rPr>
          <w:noProof w:val="0"/>
        </w:rPr>
        <w:t>Table 3.31-25: Static definition of message ADT^A54^ADT_A54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9A48829" w14:textId="77777777">
        <w:trPr>
          <w:cantSplit/>
          <w:tblHeader/>
          <w:jc w:val="center"/>
        </w:trPr>
        <w:tc>
          <w:tcPr>
            <w:tcW w:w="1951" w:type="dxa"/>
            <w:shd w:val="clear" w:color="auto" w:fill="D9D9D9"/>
          </w:tcPr>
          <w:p w14:paraId="40D3831E"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D59E2C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C5DADB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40DDC22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66F5F37" w14:textId="77777777" w:rsidR="007A1F44" w:rsidRPr="00977EA3" w:rsidRDefault="007A1F44" w:rsidP="00A53067">
            <w:pPr>
              <w:pStyle w:val="TableEntryHeader"/>
              <w:rPr>
                <w:noProof w:val="0"/>
              </w:rPr>
            </w:pPr>
            <w:r w:rsidRPr="00977EA3">
              <w:rPr>
                <w:noProof w:val="0"/>
              </w:rPr>
              <w:t>HL7 chapter</w:t>
            </w:r>
          </w:p>
        </w:tc>
      </w:tr>
      <w:tr w:rsidR="007A1F44" w:rsidRPr="00977EA3" w14:paraId="2A9BE05F" w14:textId="77777777">
        <w:trPr>
          <w:cantSplit/>
          <w:jc w:val="center"/>
        </w:trPr>
        <w:tc>
          <w:tcPr>
            <w:tcW w:w="1951" w:type="dxa"/>
          </w:tcPr>
          <w:p w14:paraId="48087C2A" w14:textId="77777777" w:rsidR="007A1F44" w:rsidRPr="00977EA3" w:rsidRDefault="007A1F44" w:rsidP="00B609B2">
            <w:pPr>
              <w:pStyle w:val="TableEntry"/>
              <w:rPr>
                <w:noProof w:val="0"/>
              </w:rPr>
            </w:pPr>
            <w:r w:rsidRPr="00977EA3">
              <w:rPr>
                <w:noProof w:val="0"/>
              </w:rPr>
              <w:t>MSH</w:t>
            </w:r>
          </w:p>
        </w:tc>
        <w:tc>
          <w:tcPr>
            <w:tcW w:w="3544" w:type="dxa"/>
          </w:tcPr>
          <w:p w14:paraId="089026FC" w14:textId="77777777" w:rsidR="007A1F44" w:rsidRPr="00977EA3" w:rsidRDefault="007A1F44" w:rsidP="00B609B2">
            <w:pPr>
              <w:pStyle w:val="TableEntry"/>
              <w:rPr>
                <w:noProof w:val="0"/>
              </w:rPr>
            </w:pPr>
            <w:r w:rsidRPr="00977EA3">
              <w:rPr>
                <w:noProof w:val="0"/>
              </w:rPr>
              <w:t>Message Header</w:t>
            </w:r>
          </w:p>
        </w:tc>
        <w:tc>
          <w:tcPr>
            <w:tcW w:w="971" w:type="dxa"/>
          </w:tcPr>
          <w:p w14:paraId="1D344F37" w14:textId="77777777" w:rsidR="007A1F44" w:rsidRPr="00977EA3" w:rsidRDefault="007A1F44" w:rsidP="00B6518F">
            <w:pPr>
              <w:pStyle w:val="TableEntry"/>
              <w:rPr>
                <w:noProof w:val="0"/>
              </w:rPr>
            </w:pPr>
            <w:r w:rsidRPr="00977EA3">
              <w:rPr>
                <w:noProof w:val="0"/>
              </w:rPr>
              <w:t>R</w:t>
            </w:r>
          </w:p>
        </w:tc>
        <w:tc>
          <w:tcPr>
            <w:tcW w:w="872" w:type="dxa"/>
          </w:tcPr>
          <w:p w14:paraId="7ACFB743" w14:textId="77777777" w:rsidR="007A1F44" w:rsidRPr="00977EA3" w:rsidRDefault="007A1F44" w:rsidP="00B6518F">
            <w:pPr>
              <w:pStyle w:val="TableEntry"/>
              <w:rPr>
                <w:noProof w:val="0"/>
              </w:rPr>
            </w:pPr>
            <w:r w:rsidRPr="00977EA3">
              <w:rPr>
                <w:noProof w:val="0"/>
              </w:rPr>
              <w:t>[1..1]</w:t>
            </w:r>
          </w:p>
        </w:tc>
        <w:tc>
          <w:tcPr>
            <w:tcW w:w="1701" w:type="dxa"/>
          </w:tcPr>
          <w:p w14:paraId="0DB66DB8" w14:textId="77777777" w:rsidR="007A1F44" w:rsidRPr="00977EA3" w:rsidRDefault="007A1F44" w:rsidP="00A66DA8">
            <w:pPr>
              <w:pStyle w:val="TableEntry"/>
              <w:jc w:val="center"/>
              <w:rPr>
                <w:noProof w:val="0"/>
              </w:rPr>
            </w:pPr>
            <w:r w:rsidRPr="00977EA3">
              <w:rPr>
                <w:noProof w:val="0"/>
              </w:rPr>
              <w:t>2</w:t>
            </w:r>
          </w:p>
        </w:tc>
      </w:tr>
      <w:tr w:rsidR="007A1F44" w:rsidRPr="00977EA3" w14:paraId="133AF96B" w14:textId="77777777">
        <w:trPr>
          <w:cantSplit/>
          <w:jc w:val="center"/>
        </w:trPr>
        <w:tc>
          <w:tcPr>
            <w:tcW w:w="1951" w:type="dxa"/>
          </w:tcPr>
          <w:p w14:paraId="38FB5CA7" w14:textId="77777777" w:rsidR="007A1F44" w:rsidRPr="00977EA3" w:rsidRDefault="007A1F44" w:rsidP="00B609B2">
            <w:pPr>
              <w:pStyle w:val="TableEntry"/>
              <w:rPr>
                <w:noProof w:val="0"/>
              </w:rPr>
            </w:pPr>
            <w:r w:rsidRPr="00977EA3">
              <w:rPr>
                <w:noProof w:val="0"/>
              </w:rPr>
              <w:lastRenderedPageBreak/>
              <w:t>SFT</w:t>
            </w:r>
          </w:p>
        </w:tc>
        <w:tc>
          <w:tcPr>
            <w:tcW w:w="3544" w:type="dxa"/>
          </w:tcPr>
          <w:p w14:paraId="1E1E38BA" w14:textId="77777777" w:rsidR="007A1F44" w:rsidRPr="00977EA3" w:rsidRDefault="007A1F44" w:rsidP="00A0052B">
            <w:pPr>
              <w:pStyle w:val="TableEntry"/>
              <w:rPr>
                <w:noProof w:val="0"/>
              </w:rPr>
            </w:pPr>
            <w:r w:rsidRPr="00977EA3">
              <w:rPr>
                <w:noProof w:val="0"/>
              </w:rPr>
              <w:t>Software Segment</w:t>
            </w:r>
          </w:p>
        </w:tc>
        <w:tc>
          <w:tcPr>
            <w:tcW w:w="971" w:type="dxa"/>
          </w:tcPr>
          <w:p w14:paraId="08730B0B" w14:textId="77777777" w:rsidR="007A1F44" w:rsidRPr="00977EA3" w:rsidRDefault="007A1F44" w:rsidP="00B6518F">
            <w:pPr>
              <w:pStyle w:val="TableEntry"/>
              <w:rPr>
                <w:noProof w:val="0"/>
              </w:rPr>
            </w:pPr>
            <w:r w:rsidRPr="00977EA3">
              <w:rPr>
                <w:noProof w:val="0"/>
              </w:rPr>
              <w:t>O</w:t>
            </w:r>
          </w:p>
        </w:tc>
        <w:tc>
          <w:tcPr>
            <w:tcW w:w="872" w:type="dxa"/>
          </w:tcPr>
          <w:p w14:paraId="407B65CF" w14:textId="77777777" w:rsidR="007A1F44" w:rsidRPr="00977EA3" w:rsidRDefault="007A1F44" w:rsidP="00B6518F">
            <w:pPr>
              <w:pStyle w:val="TableEntry"/>
              <w:rPr>
                <w:noProof w:val="0"/>
              </w:rPr>
            </w:pPr>
            <w:r w:rsidRPr="00977EA3">
              <w:rPr>
                <w:noProof w:val="0"/>
              </w:rPr>
              <w:t>[0..*]</w:t>
            </w:r>
          </w:p>
        </w:tc>
        <w:tc>
          <w:tcPr>
            <w:tcW w:w="1701" w:type="dxa"/>
          </w:tcPr>
          <w:p w14:paraId="58FD949C" w14:textId="77777777" w:rsidR="007A1F44" w:rsidRPr="00977EA3" w:rsidRDefault="007A1F44" w:rsidP="00A66DA8">
            <w:pPr>
              <w:pStyle w:val="TableEntry"/>
              <w:jc w:val="center"/>
              <w:rPr>
                <w:noProof w:val="0"/>
              </w:rPr>
            </w:pPr>
            <w:r w:rsidRPr="00977EA3">
              <w:rPr>
                <w:noProof w:val="0"/>
              </w:rPr>
              <w:t>2</w:t>
            </w:r>
          </w:p>
        </w:tc>
      </w:tr>
      <w:tr w:rsidR="007A1F44" w:rsidRPr="00977EA3" w14:paraId="67EC4889" w14:textId="77777777">
        <w:trPr>
          <w:cantSplit/>
          <w:jc w:val="center"/>
        </w:trPr>
        <w:tc>
          <w:tcPr>
            <w:tcW w:w="1951" w:type="dxa"/>
          </w:tcPr>
          <w:p w14:paraId="587F420E" w14:textId="77777777" w:rsidR="007A1F44" w:rsidRPr="00977EA3" w:rsidRDefault="007A1F44" w:rsidP="00B609B2">
            <w:pPr>
              <w:pStyle w:val="TableEntry"/>
              <w:rPr>
                <w:noProof w:val="0"/>
              </w:rPr>
            </w:pPr>
            <w:r w:rsidRPr="00977EA3">
              <w:rPr>
                <w:noProof w:val="0"/>
              </w:rPr>
              <w:t>EVN</w:t>
            </w:r>
          </w:p>
        </w:tc>
        <w:tc>
          <w:tcPr>
            <w:tcW w:w="3544" w:type="dxa"/>
          </w:tcPr>
          <w:p w14:paraId="2515F82B" w14:textId="77777777" w:rsidR="007A1F44" w:rsidRPr="00977EA3" w:rsidRDefault="007A1F44" w:rsidP="00A0052B">
            <w:pPr>
              <w:pStyle w:val="TableEntry"/>
              <w:rPr>
                <w:noProof w:val="0"/>
              </w:rPr>
            </w:pPr>
            <w:r w:rsidRPr="00977EA3">
              <w:rPr>
                <w:noProof w:val="0"/>
              </w:rPr>
              <w:t>Event Type</w:t>
            </w:r>
          </w:p>
        </w:tc>
        <w:tc>
          <w:tcPr>
            <w:tcW w:w="971" w:type="dxa"/>
          </w:tcPr>
          <w:p w14:paraId="56DE3E5F" w14:textId="77777777" w:rsidR="007A1F44" w:rsidRPr="00977EA3" w:rsidRDefault="007A1F44" w:rsidP="00B6518F">
            <w:pPr>
              <w:pStyle w:val="TableEntry"/>
              <w:rPr>
                <w:noProof w:val="0"/>
              </w:rPr>
            </w:pPr>
            <w:r w:rsidRPr="00977EA3">
              <w:rPr>
                <w:noProof w:val="0"/>
              </w:rPr>
              <w:t>R</w:t>
            </w:r>
          </w:p>
        </w:tc>
        <w:tc>
          <w:tcPr>
            <w:tcW w:w="872" w:type="dxa"/>
          </w:tcPr>
          <w:p w14:paraId="270B978F" w14:textId="77777777" w:rsidR="007A1F44" w:rsidRPr="00977EA3" w:rsidRDefault="007A1F44" w:rsidP="00B6518F">
            <w:pPr>
              <w:pStyle w:val="TableEntry"/>
              <w:rPr>
                <w:noProof w:val="0"/>
              </w:rPr>
            </w:pPr>
            <w:r w:rsidRPr="00977EA3">
              <w:rPr>
                <w:noProof w:val="0"/>
              </w:rPr>
              <w:t>[1..1]</w:t>
            </w:r>
          </w:p>
        </w:tc>
        <w:tc>
          <w:tcPr>
            <w:tcW w:w="1701" w:type="dxa"/>
          </w:tcPr>
          <w:p w14:paraId="02C202A6" w14:textId="77777777" w:rsidR="007A1F44" w:rsidRPr="00977EA3" w:rsidRDefault="007A1F44" w:rsidP="00A66DA8">
            <w:pPr>
              <w:pStyle w:val="TableEntry"/>
              <w:jc w:val="center"/>
              <w:rPr>
                <w:noProof w:val="0"/>
              </w:rPr>
            </w:pPr>
            <w:r w:rsidRPr="00977EA3">
              <w:rPr>
                <w:noProof w:val="0"/>
              </w:rPr>
              <w:t>2</w:t>
            </w:r>
          </w:p>
        </w:tc>
      </w:tr>
      <w:tr w:rsidR="007A1F44" w:rsidRPr="00977EA3" w14:paraId="6BCF7CA6" w14:textId="77777777">
        <w:trPr>
          <w:cantSplit/>
          <w:jc w:val="center"/>
        </w:trPr>
        <w:tc>
          <w:tcPr>
            <w:tcW w:w="1951" w:type="dxa"/>
          </w:tcPr>
          <w:p w14:paraId="6EA78C61" w14:textId="77777777" w:rsidR="007A1F44" w:rsidRPr="00977EA3" w:rsidRDefault="007A1F44" w:rsidP="00B609B2">
            <w:pPr>
              <w:pStyle w:val="TableEntry"/>
              <w:rPr>
                <w:noProof w:val="0"/>
              </w:rPr>
            </w:pPr>
            <w:r w:rsidRPr="00977EA3">
              <w:rPr>
                <w:noProof w:val="0"/>
              </w:rPr>
              <w:t>PID</w:t>
            </w:r>
          </w:p>
        </w:tc>
        <w:tc>
          <w:tcPr>
            <w:tcW w:w="3544" w:type="dxa"/>
          </w:tcPr>
          <w:p w14:paraId="2CC16990" w14:textId="77777777" w:rsidR="007A1F44" w:rsidRPr="00977EA3" w:rsidRDefault="007A1F44" w:rsidP="00A0052B">
            <w:pPr>
              <w:pStyle w:val="TableEntry"/>
              <w:rPr>
                <w:noProof w:val="0"/>
              </w:rPr>
            </w:pPr>
            <w:r w:rsidRPr="00977EA3">
              <w:rPr>
                <w:noProof w:val="0"/>
              </w:rPr>
              <w:t>Patient Identification</w:t>
            </w:r>
          </w:p>
        </w:tc>
        <w:tc>
          <w:tcPr>
            <w:tcW w:w="971" w:type="dxa"/>
          </w:tcPr>
          <w:p w14:paraId="12FB8AC3" w14:textId="77777777" w:rsidR="007A1F44" w:rsidRPr="00977EA3" w:rsidRDefault="007A1F44" w:rsidP="00B6518F">
            <w:pPr>
              <w:pStyle w:val="TableEntry"/>
              <w:rPr>
                <w:noProof w:val="0"/>
              </w:rPr>
            </w:pPr>
            <w:r w:rsidRPr="00977EA3">
              <w:rPr>
                <w:noProof w:val="0"/>
              </w:rPr>
              <w:t>R</w:t>
            </w:r>
          </w:p>
        </w:tc>
        <w:tc>
          <w:tcPr>
            <w:tcW w:w="872" w:type="dxa"/>
          </w:tcPr>
          <w:p w14:paraId="57071F53" w14:textId="77777777" w:rsidR="007A1F44" w:rsidRPr="00977EA3" w:rsidRDefault="007A1F44" w:rsidP="00B6518F">
            <w:pPr>
              <w:pStyle w:val="TableEntry"/>
              <w:rPr>
                <w:noProof w:val="0"/>
              </w:rPr>
            </w:pPr>
            <w:r w:rsidRPr="00977EA3">
              <w:rPr>
                <w:noProof w:val="0"/>
              </w:rPr>
              <w:t>[1..1]</w:t>
            </w:r>
          </w:p>
        </w:tc>
        <w:tc>
          <w:tcPr>
            <w:tcW w:w="1701" w:type="dxa"/>
          </w:tcPr>
          <w:p w14:paraId="47498DBE" w14:textId="77777777" w:rsidR="007A1F44" w:rsidRPr="00977EA3" w:rsidRDefault="007A1F44" w:rsidP="00A66DA8">
            <w:pPr>
              <w:pStyle w:val="TableEntry"/>
              <w:jc w:val="center"/>
              <w:rPr>
                <w:noProof w:val="0"/>
              </w:rPr>
            </w:pPr>
            <w:r w:rsidRPr="00977EA3">
              <w:rPr>
                <w:noProof w:val="0"/>
              </w:rPr>
              <w:t>3</w:t>
            </w:r>
          </w:p>
        </w:tc>
      </w:tr>
      <w:tr w:rsidR="007A1F44" w:rsidRPr="00977EA3" w14:paraId="64458CC5" w14:textId="77777777">
        <w:trPr>
          <w:cantSplit/>
          <w:jc w:val="center"/>
        </w:trPr>
        <w:tc>
          <w:tcPr>
            <w:tcW w:w="1951" w:type="dxa"/>
          </w:tcPr>
          <w:p w14:paraId="11EDE937" w14:textId="77777777" w:rsidR="007A1F44" w:rsidRPr="00977EA3" w:rsidRDefault="007A1F44" w:rsidP="00B609B2">
            <w:pPr>
              <w:pStyle w:val="TableEntry"/>
              <w:rPr>
                <w:noProof w:val="0"/>
              </w:rPr>
            </w:pPr>
            <w:r w:rsidRPr="00977EA3">
              <w:rPr>
                <w:noProof w:val="0"/>
              </w:rPr>
              <w:t>PD1</w:t>
            </w:r>
          </w:p>
        </w:tc>
        <w:tc>
          <w:tcPr>
            <w:tcW w:w="3544" w:type="dxa"/>
          </w:tcPr>
          <w:p w14:paraId="6F188EA9" w14:textId="77777777" w:rsidR="007A1F44" w:rsidRPr="00977EA3" w:rsidRDefault="007A1F44" w:rsidP="00A0052B">
            <w:pPr>
              <w:pStyle w:val="TableEntry"/>
              <w:rPr>
                <w:noProof w:val="0"/>
              </w:rPr>
            </w:pPr>
            <w:r w:rsidRPr="00977EA3">
              <w:rPr>
                <w:noProof w:val="0"/>
              </w:rPr>
              <w:t>Additional Demographics</w:t>
            </w:r>
          </w:p>
        </w:tc>
        <w:tc>
          <w:tcPr>
            <w:tcW w:w="971" w:type="dxa"/>
          </w:tcPr>
          <w:p w14:paraId="1C25E5A1" w14:textId="77777777" w:rsidR="007A1F44" w:rsidRPr="00977EA3" w:rsidRDefault="007A1F44" w:rsidP="00B6518F">
            <w:pPr>
              <w:pStyle w:val="TableEntry"/>
              <w:rPr>
                <w:noProof w:val="0"/>
              </w:rPr>
            </w:pPr>
            <w:r w:rsidRPr="00977EA3">
              <w:rPr>
                <w:noProof w:val="0"/>
              </w:rPr>
              <w:t>O</w:t>
            </w:r>
          </w:p>
        </w:tc>
        <w:tc>
          <w:tcPr>
            <w:tcW w:w="872" w:type="dxa"/>
          </w:tcPr>
          <w:p w14:paraId="74E70B41" w14:textId="77777777" w:rsidR="007A1F44" w:rsidRPr="00977EA3" w:rsidRDefault="007A1F44" w:rsidP="00B6518F">
            <w:pPr>
              <w:pStyle w:val="TableEntry"/>
              <w:rPr>
                <w:noProof w:val="0"/>
              </w:rPr>
            </w:pPr>
            <w:r w:rsidRPr="00977EA3">
              <w:rPr>
                <w:noProof w:val="0"/>
              </w:rPr>
              <w:t>[0..1]</w:t>
            </w:r>
          </w:p>
        </w:tc>
        <w:tc>
          <w:tcPr>
            <w:tcW w:w="1701" w:type="dxa"/>
          </w:tcPr>
          <w:p w14:paraId="5EA7BE8A" w14:textId="77777777" w:rsidR="007A1F44" w:rsidRPr="00977EA3" w:rsidRDefault="007A1F44" w:rsidP="00A66DA8">
            <w:pPr>
              <w:pStyle w:val="TableEntry"/>
              <w:jc w:val="center"/>
              <w:rPr>
                <w:noProof w:val="0"/>
              </w:rPr>
            </w:pPr>
            <w:r w:rsidRPr="00977EA3">
              <w:rPr>
                <w:noProof w:val="0"/>
              </w:rPr>
              <w:t>3</w:t>
            </w:r>
          </w:p>
        </w:tc>
      </w:tr>
      <w:tr w:rsidR="007A1F44" w:rsidRPr="00977EA3" w14:paraId="77093316" w14:textId="77777777">
        <w:trPr>
          <w:cantSplit/>
          <w:jc w:val="center"/>
        </w:trPr>
        <w:tc>
          <w:tcPr>
            <w:tcW w:w="1951" w:type="dxa"/>
          </w:tcPr>
          <w:p w14:paraId="5B365D32" w14:textId="77777777" w:rsidR="007A1F44" w:rsidRPr="00977EA3" w:rsidRDefault="007A1F44" w:rsidP="00B609B2">
            <w:pPr>
              <w:pStyle w:val="TableEntry"/>
              <w:rPr>
                <w:noProof w:val="0"/>
              </w:rPr>
            </w:pPr>
            <w:r w:rsidRPr="00977EA3">
              <w:rPr>
                <w:noProof w:val="0"/>
              </w:rPr>
              <w:t>ROL</w:t>
            </w:r>
          </w:p>
        </w:tc>
        <w:tc>
          <w:tcPr>
            <w:tcW w:w="3544" w:type="dxa"/>
          </w:tcPr>
          <w:p w14:paraId="4FA23C20" w14:textId="77777777" w:rsidR="007A1F44" w:rsidRPr="00977EA3" w:rsidRDefault="007A1F44" w:rsidP="00B609B2">
            <w:pPr>
              <w:pStyle w:val="TableEntry"/>
              <w:rPr>
                <w:noProof w:val="0"/>
              </w:rPr>
            </w:pPr>
            <w:r w:rsidRPr="00977EA3">
              <w:rPr>
                <w:noProof w:val="0"/>
              </w:rPr>
              <w:t>Role</w:t>
            </w:r>
          </w:p>
        </w:tc>
        <w:tc>
          <w:tcPr>
            <w:tcW w:w="971" w:type="dxa"/>
          </w:tcPr>
          <w:p w14:paraId="1DE98639" w14:textId="77777777" w:rsidR="007A1F44" w:rsidRPr="00977EA3" w:rsidRDefault="007A1F44" w:rsidP="00B6518F">
            <w:pPr>
              <w:pStyle w:val="TableEntry"/>
              <w:rPr>
                <w:noProof w:val="0"/>
              </w:rPr>
            </w:pPr>
            <w:r w:rsidRPr="00977EA3">
              <w:rPr>
                <w:noProof w:val="0"/>
              </w:rPr>
              <w:t>O</w:t>
            </w:r>
          </w:p>
        </w:tc>
        <w:tc>
          <w:tcPr>
            <w:tcW w:w="872" w:type="dxa"/>
          </w:tcPr>
          <w:p w14:paraId="22CEF015" w14:textId="77777777" w:rsidR="007A1F44" w:rsidRPr="00977EA3" w:rsidRDefault="007A1F44" w:rsidP="00B6518F">
            <w:pPr>
              <w:pStyle w:val="TableEntry"/>
              <w:rPr>
                <w:noProof w:val="0"/>
              </w:rPr>
            </w:pPr>
            <w:r w:rsidRPr="00977EA3">
              <w:rPr>
                <w:noProof w:val="0"/>
              </w:rPr>
              <w:t>[0..*]</w:t>
            </w:r>
          </w:p>
        </w:tc>
        <w:tc>
          <w:tcPr>
            <w:tcW w:w="1701" w:type="dxa"/>
          </w:tcPr>
          <w:p w14:paraId="77DD1205" w14:textId="77777777" w:rsidR="007A1F44" w:rsidRPr="00977EA3" w:rsidRDefault="007A1F44" w:rsidP="00A66DA8">
            <w:pPr>
              <w:pStyle w:val="TableEntry"/>
              <w:jc w:val="center"/>
              <w:rPr>
                <w:noProof w:val="0"/>
              </w:rPr>
            </w:pPr>
            <w:r w:rsidRPr="00977EA3">
              <w:rPr>
                <w:noProof w:val="0"/>
              </w:rPr>
              <w:t>15</w:t>
            </w:r>
          </w:p>
        </w:tc>
      </w:tr>
      <w:tr w:rsidR="007A1F44" w:rsidRPr="00977EA3" w14:paraId="78B1BDBE" w14:textId="77777777">
        <w:trPr>
          <w:cantSplit/>
          <w:jc w:val="center"/>
        </w:trPr>
        <w:tc>
          <w:tcPr>
            <w:tcW w:w="1951" w:type="dxa"/>
          </w:tcPr>
          <w:p w14:paraId="36F9DB23" w14:textId="77777777" w:rsidR="007A1F44" w:rsidRPr="00977EA3" w:rsidRDefault="007A1F44" w:rsidP="00B609B2">
            <w:pPr>
              <w:pStyle w:val="TableEntry"/>
              <w:rPr>
                <w:noProof w:val="0"/>
              </w:rPr>
            </w:pPr>
            <w:r w:rsidRPr="00977EA3">
              <w:rPr>
                <w:noProof w:val="0"/>
              </w:rPr>
              <w:t>PV1</w:t>
            </w:r>
          </w:p>
        </w:tc>
        <w:tc>
          <w:tcPr>
            <w:tcW w:w="3544" w:type="dxa"/>
          </w:tcPr>
          <w:p w14:paraId="2A58A934" w14:textId="77777777" w:rsidR="007A1F44" w:rsidRPr="00977EA3" w:rsidRDefault="007A1F44" w:rsidP="00B609B2">
            <w:pPr>
              <w:pStyle w:val="TableEntry"/>
              <w:rPr>
                <w:noProof w:val="0"/>
              </w:rPr>
            </w:pPr>
            <w:r w:rsidRPr="00977EA3">
              <w:rPr>
                <w:noProof w:val="0"/>
              </w:rPr>
              <w:t>Patient Visit</w:t>
            </w:r>
          </w:p>
        </w:tc>
        <w:tc>
          <w:tcPr>
            <w:tcW w:w="971" w:type="dxa"/>
          </w:tcPr>
          <w:p w14:paraId="2660016A" w14:textId="77777777" w:rsidR="007A1F44" w:rsidRPr="00977EA3" w:rsidRDefault="007A1F44" w:rsidP="00B6518F">
            <w:pPr>
              <w:pStyle w:val="TableEntry"/>
              <w:rPr>
                <w:noProof w:val="0"/>
              </w:rPr>
            </w:pPr>
            <w:r w:rsidRPr="00977EA3">
              <w:rPr>
                <w:noProof w:val="0"/>
              </w:rPr>
              <w:t>R</w:t>
            </w:r>
          </w:p>
        </w:tc>
        <w:tc>
          <w:tcPr>
            <w:tcW w:w="872" w:type="dxa"/>
          </w:tcPr>
          <w:p w14:paraId="4C230AF6" w14:textId="77777777" w:rsidR="007A1F44" w:rsidRPr="00977EA3" w:rsidRDefault="007A1F44" w:rsidP="00B6518F">
            <w:pPr>
              <w:pStyle w:val="TableEntry"/>
              <w:rPr>
                <w:noProof w:val="0"/>
              </w:rPr>
            </w:pPr>
            <w:r w:rsidRPr="00977EA3">
              <w:rPr>
                <w:noProof w:val="0"/>
              </w:rPr>
              <w:t>[1..1]</w:t>
            </w:r>
          </w:p>
        </w:tc>
        <w:tc>
          <w:tcPr>
            <w:tcW w:w="1701" w:type="dxa"/>
          </w:tcPr>
          <w:p w14:paraId="776855D5" w14:textId="77777777" w:rsidR="007A1F44" w:rsidRPr="00977EA3" w:rsidRDefault="007A1F44" w:rsidP="00A66DA8">
            <w:pPr>
              <w:pStyle w:val="TableEntry"/>
              <w:jc w:val="center"/>
              <w:rPr>
                <w:noProof w:val="0"/>
              </w:rPr>
            </w:pPr>
            <w:r w:rsidRPr="00977EA3">
              <w:rPr>
                <w:noProof w:val="0"/>
              </w:rPr>
              <w:t>3</w:t>
            </w:r>
          </w:p>
        </w:tc>
      </w:tr>
      <w:tr w:rsidR="007A1F44" w:rsidRPr="00977EA3" w14:paraId="0DCC8E7E" w14:textId="77777777">
        <w:trPr>
          <w:cantSplit/>
          <w:jc w:val="center"/>
        </w:trPr>
        <w:tc>
          <w:tcPr>
            <w:tcW w:w="1951" w:type="dxa"/>
          </w:tcPr>
          <w:p w14:paraId="55C91B7B" w14:textId="77777777" w:rsidR="007A1F44" w:rsidRPr="00977EA3" w:rsidRDefault="007A1F44" w:rsidP="00B609B2">
            <w:pPr>
              <w:pStyle w:val="TableEntry"/>
              <w:rPr>
                <w:noProof w:val="0"/>
              </w:rPr>
            </w:pPr>
            <w:r w:rsidRPr="00977EA3">
              <w:rPr>
                <w:noProof w:val="0"/>
              </w:rPr>
              <w:t>PV2</w:t>
            </w:r>
          </w:p>
        </w:tc>
        <w:tc>
          <w:tcPr>
            <w:tcW w:w="3544" w:type="dxa"/>
          </w:tcPr>
          <w:p w14:paraId="1F302875"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158CE420" w14:textId="77777777" w:rsidR="007A1F44" w:rsidRPr="00977EA3" w:rsidRDefault="007A1F44" w:rsidP="00B6518F">
            <w:pPr>
              <w:pStyle w:val="TableEntry"/>
              <w:rPr>
                <w:noProof w:val="0"/>
              </w:rPr>
            </w:pPr>
            <w:r w:rsidRPr="00977EA3">
              <w:rPr>
                <w:noProof w:val="0"/>
              </w:rPr>
              <w:t>O</w:t>
            </w:r>
          </w:p>
        </w:tc>
        <w:tc>
          <w:tcPr>
            <w:tcW w:w="872" w:type="dxa"/>
          </w:tcPr>
          <w:p w14:paraId="59186E60" w14:textId="77777777" w:rsidR="007A1F44" w:rsidRPr="00977EA3" w:rsidRDefault="007A1F44" w:rsidP="00B6518F">
            <w:pPr>
              <w:pStyle w:val="TableEntry"/>
              <w:rPr>
                <w:noProof w:val="0"/>
              </w:rPr>
            </w:pPr>
            <w:r w:rsidRPr="00977EA3">
              <w:rPr>
                <w:noProof w:val="0"/>
              </w:rPr>
              <w:t>[0..1]</w:t>
            </w:r>
          </w:p>
        </w:tc>
        <w:tc>
          <w:tcPr>
            <w:tcW w:w="1701" w:type="dxa"/>
          </w:tcPr>
          <w:p w14:paraId="194F2F0C" w14:textId="77777777" w:rsidR="007A1F44" w:rsidRPr="00977EA3" w:rsidRDefault="007A1F44" w:rsidP="00A66DA8">
            <w:pPr>
              <w:pStyle w:val="TableEntry"/>
              <w:jc w:val="center"/>
              <w:rPr>
                <w:noProof w:val="0"/>
              </w:rPr>
            </w:pPr>
            <w:r w:rsidRPr="00977EA3">
              <w:rPr>
                <w:noProof w:val="0"/>
              </w:rPr>
              <w:t>3</w:t>
            </w:r>
          </w:p>
        </w:tc>
      </w:tr>
      <w:tr w:rsidR="007A1F44" w:rsidRPr="00977EA3" w14:paraId="1C287048" w14:textId="77777777">
        <w:trPr>
          <w:cantSplit/>
          <w:jc w:val="center"/>
        </w:trPr>
        <w:tc>
          <w:tcPr>
            <w:tcW w:w="1951" w:type="dxa"/>
          </w:tcPr>
          <w:p w14:paraId="7B8334E9" w14:textId="77777777" w:rsidR="007A1F44" w:rsidRPr="00977EA3" w:rsidRDefault="007A1F44" w:rsidP="00B609B2">
            <w:pPr>
              <w:pStyle w:val="TableEntry"/>
              <w:rPr>
                <w:noProof w:val="0"/>
              </w:rPr>
            </w:pPr>
            <w:r w:rsidRPr="00977EA3">
              <w:rPr>
                <w:noProof w:val="0"/>
              </w:rPr>
              <w:t>ROL</w:t>
            </w:r>
          </w:p>
        </w:tc>
        <w:tc>
          <w:tcPr>
            <w:tcW w:w="3544" w:type="dxa"/>
          </w:tcPr>
          <w:p w14:paraId="7391D73C" w14:textId="77777777" w:rsidR="007A1F44" w:rsidRPr="00977EA3" w:rsidRDefault="007A1F44" w:rsidP="00B609B2">
            <w:pPr>
              <w:pStyle w:val="TableEntry"/>
              <w:rPr>
                <w:noProof w:val="0"/>
              </w:rPr>
            </w:pPr>
            <w:r w:rsidRPr="00977EA3">
              <w:rPr>
                <w:noProof w:val="0"/>
              </w:rPr>
              <w:t>Role</w:t>
            </w:r>
          </w:p>
        </w:tc>
        <w:tc>
          <w:tcPr>
            <w:tcW w:w="971" w:type="dxa"/>
          </w:tcPr>
          <w:p w14:paraId="3CFB1E18" w14:textId="77777777" w:rsidR="007A1F44" w:rsidRPr="00977EA3" w:rsidRDefault="007A1F44" w:rsidP="00B6518F">
            <w:pPr>
              <w:pStyle w:val="TableEntry"/>
              <w:rPr>
                <w:noProof w:val="0"/>
              </w:rPr>
            </w:pPr>
            <w:r w:rsidRPr="00977EA3">
              <w:rPr>
                <w:noProof w:val="0"/>
              </w:rPr>
              <w:t>O</w:t>
            </w:r>
          </w:p>
        </w:tc>
        <w:tc>
          <w:tcPr>
            <w:tcW w:w="872" w:type="dxa"/>
          </w:tcPr>
          <w:p w14:paraId="08BE5DF5" w14:textId="77777777" w:rsidR="007A1F44" w:rsidRPr="00977EA3" w:rsidRDefault="007A1F44" w:rsidP="00B6518F">
            <w:pPr>
              <w:pStyle w:val="TableEntry"/>
              <w:rPr>
                <w:noProof w:val="0"/>
              </w:rPr>
            </w:pPr>
            <w:r w:rsidRPr="00977EA3">
              <w:rPr>
                <w:noProof w:val="0"/>
              </w:rPr>
              <w:t>[0..*]</w:t>
            </w:r>
          </w:p>
        </w:tc>
        <w:tc>
          <w:tcPr>
            <w:tcW w:w="1701" w:type="dxa"/>
          </w:tcPr>
          <w:p w14:paraId="0A272E50" w14:textId="77777777" w:rsidR="007A1F44" w:rsidRPr="00977EA3" w:rsidRDefault="007A1F44" w:rsidP="00A66DA8">
            <w:pPr>
              <w:pStyle w:val="TableEntry"/>
              <w:jc w:val="center"/>
              <w:rPr>
                <w:noProof w:val="0"/>
              </w:rPr>
            </w:pPr>
            <w:r w:rsidRPr="00977EA3">
              <w:rPr>
                <w:noProof w:val="0"/>
              </w:rPr>
              <w:t>15</w:t>
            </w:r>
          </w:p>
        </w:tc>
      </w:tr>
    </w:tbl>
    <w:p w14:paraId="56683CF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67" w:name="_Toc174249250"/>
      <w:r w:rsidRPr="00977EA3">
        <w:rPr>
          <w:noProof w:val="0"/>
        </w:rPr>
        <w:t>Comments on segment usage</w:t>
      </w:r>
      <w:bookmarkEnd w:id="467"/>
    </w:p>
    <w:p w14:paraId="77F8B702" w14:textId="77777777" w:rsidR="007A1F44" w:rsidRPr="00977EA3" w:rsidRDefault="007A1F44">
      <w:r w:rsidRPr="00977EA3">
        <w:t xml:space="preserve">Field </w:t>
      </w:r>
      <w:r w:rsidRPr="00977EA3">
        <w:rPr>
          <w:i/>
          <w:iCs/>
        </w:rPr>
        <w:t>PV1-7-attending doctor</w:t>
      </w:r>
      <w:r w:rsidRPr="00977EA3">
        <w:t xml:space="preserve"> shall contain the new attending doctor.</w:t>
      </w:r>
    </w:p>
    <w:p w14:paraId="1B91C6A8" w14:textId="77777777" w:rsidR="007A1F44" w:rsidRPr="00977EA3" w:rsidRDefault="007A1F44">
      <w:r w:rsidRPr="00977EA3">
        <w:t>Providers with an ongoing relationship may be communicated in ROL segments immediately following the PID/PD1 segments. Providers specific to an episode of care may be communicated in ROL segments immediately following the PV1/PV2 segments.</w:t>
      </w:r>
    </w:p>
    <w:p w14:paraId="427EE97B" w14:textId="77777777" w:rsidR="007A1F44" w:rsidRPr="00977EA3" w:rsidRDefault="007A1F44">
      <w:r w:rsidRPr="00977EA3">
        <w:t xml:space="preserve">Field </w:t>
      </w:r>
      <w:r w:rsidRPr="00977EA3">
        <w:rPr>
          <w:i/>
          <w:iCs/>
        </w:rPr>
        <w:t>ROL-4-role begin date/time</w:t>
      </w:r>
      <w:r w:rsidRPr="00977EA3">
        <w:t xml:space="preserve"> and </w:t>
      </w:r>
      <w:r w:rsidRPr="00977EA3">
        <w:rPr>
          <w:i/>
          <w:iCs/>
        </w:rPr>
        <w:t>ROL-5-role end date/time</w:t>
      </w:r>
      <w:r w:rsidRPr="00977EA3">
        <w:t xml:space="preserve"> are used to communicate the begin and end date and time of the attending doctor (or of the admitting, consulting, and/or referring doctor, as appropriate and as designated in </w:t>
      </w:r>
      <w:r w:rsidRPr="00977EA3">
        <w:rPr>
          <w:i/>
          <w:iCs/>
        </w:rPr>
        <w:t>ROL-7-role code</w:t>
      </w:r>
      <w:r w:rsidRPr="00977EA3">
        <w:t xml:space="preserve">). When segment ROL is used to communicate this information, field </w:t>
      </w:r>
      <w:r w:rsidRPr="00977EA3">
        <w:rPr>
          <w:i/>
          <w:iCs/>
        </w:rPr>
        <w:t>ROL-2-action code</w:t>
      </w:r>
      <w:r w:rsidRPr="00977EA3">
        <w:t xml:space="preserve"> should be valued UP. </w:t>
      </w:r>
    </w:p>
    <w:p w14:paraId="19CFF458"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68" w:name="_Toc174249251"/>
      <w:r w:rsidRPr="00977EA3">
        <w:rPr>
          <w:noProof w:val="0"/>
        </w:rPr>
        <w:t>Expected actions</w:t>
      </w:r>
      <w:bookmarkEnd w:id="468"/>
    </w:p>
    <w:p w14:paraId="59DD9395" w14:textId="77777777" w:rsidR="007A1F44" w:rsidRPr="00977EA3" w:rsidRDefault="007A1F44">
      <w:r w:rsidRPr="00977EA3">
        <w:t>The receiver shall record the patient’s new attending doctor.</w:t>
      </w:r>
    </w:p>
    <w:p w14:paraId="24739D23" w14:textId="77777777" w:rsidR="007A1F44" w:rsidRPr="00977EA3" w:rsidRDefault="007A1F44">
      <w:r w:rsidRPr="00977EA3">
        <w:t>The receiver shall report the result of this operation (success / error) in an acknowledgment message returned to the sender.</w:t>
      </w:r>
    </w:p>
    <w:p w14:paraId="026011AC" w14:textId="77777777" w:rsidR="007A1F44" w:rsidRPr="00977EA3" w:rsidRDefault="007A1F44">
      <w:r w:rsidRPr="00977EA3">
        <w:t>In case this Movement conflicts with the current situation of the patient (no active inpatient or outpatient encounter, or patient unknown) the message is discarded, but no error condition is raised. If the receiver does not support the Advanced Encounter Management Option of this transaction, it shall application-reject the message (see ITI TF-2x: C.2.3).</w:t>
      </w:r>
    </w:p>
    <w:p w14:paraId="3A92B1AD"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69" w:name="_Toc174249252"/>
      <w:bookmarkStart w:id="470" w:name="_Toc398544190"/>
      <w:r w:rsidRPr="00977EA3">
        <w:rPr>
          <w:noProof w:val="0"/>
        </w:rPr>
        <w:t>Cancel Change Attending Doctor – ADT^A55^ADT_A52</w:t>
      </w:r>
      <w:bookmarkEnd w:id="469"/>
      <w:bookmarkEnd w:id="470"/>
    </w:p>
    <w:p w14:paraId="28B70A8D"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71" w:name="_Toc174249253"/>
      <w:r w:rsidRPr="00977EA3">
        <w:rPr>
          <w:noProof w:val="0"/>
        </w:rPr>
        <w:t>Trigger Event</w:t>
      </w:r>
      <w:bookmarkEnd w:id="471"/>
    </w:p>
    <w:p w14:paraId="111C7F65" w14:textId="77777777" w:rsidR="007A1F44" w:rsidRPr="00977EA3" w:rsidRDefault="007A1F44">
      <w:r w:rsidRPr="00977EA3">
        <w:t>This message is sent by a Patient Encounter Supplier to cancel a previous notification to a Patient Encounter Consumer of a change to the patient’s attending doctor.</w:t>
      </w:r>
    </w:p>
    <w:p w14:paraId="0D4FF3B3" w14:textId="77777777" w:rsidR="007A1F44" w:rsidRPr="00977EA3" w:rsidRDefault="007A1F44">
      <w:r w:rsidRPr="00977EA3">
        <w:t xml:space="preserve">MSH-9 is valued </w:t>
      </w:r>
      <w:r w:rsidRPr="00977EA3">
        <w:rPr>
          <w:b/>
          <w:bCs/>
        </w:rPr>
        <w:t>ADT^A55^ADT_A52</w:t>
      </w:r>
      <w:r w:rsidRPr="00977EA3">
        <w:t>.</w:t>
      </w:r>
    </w:p>
    <w:p w14:paraId="4F44E1BC"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72" w:name="_Toc174249254"/>
      <w:r w:rsidRPr="00977EA3">
        <w:rPr>
          <w:noProof w:val="0"/>
        </w:rPr>
        <w:t>Message Static Definition</w:t>
      </w:r>
      <w:bookmarkEnd w:id="472"/>
    </w:p>
    <w:p w14:paraId="0514D2A4" w14:textId="77777777" w:rsidR="007A1F44" w:rsidRPr="00977EA3" w:rsidRDefault="007A1F44">
      <w:pPr>
        <w:pStyle w:val="TableTitle"/>
        <w:rPr>
          <w:noProof w:val="0"/>
        </w:rPr>
      </w:pPr>
      <w:r w:rsidRPr="00977EA3">
        <w:rPr>
          <w:noProof w:val="0"/>
        </w:rPr>
        <w:t>Table 3.31-26: Static definition of message ADT^A55^ADT_A52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88837F8" w14:textId="77777777">
        <w:trPr>
          <w:cantSplit/>
          <w:tblHeader/>
          <w:jc w:val="center"/>
        </w:trPr>
        <w:tc>
          <w:tcPr>
            <w:tcW w:w="1951" w:type="dxa"/>
            <w:shd w:val="clear" w:color="auto" w:fill="D9D9D9"/>
          </w:tcPr>
          <w:p w14:paraId="0AE19DD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C7221A6"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181822C"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06B938C"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A08393A" w14:textId="77777777" w:rsidR="007A1F44" w:rsidRPr="00977EA3" w:rsidRDefault="007A1F44" w:rsidP="00A53067">
            <w:pPr>
              <w:pStyle w:val="TableEntryHeader"/>
              <w:rPr>
                <w:noProof w:val="0"/>
              </w:rPr>
            </w:pPr>
            <w:r w:rsidRPr="00977EA3">
              <w:rPr>
                <w:noProof w:val="0"/>
              </w:rPr>
              <w:t>HL7 chapter</w:t>
            </w:r>
          </w:p>
        </w:tc>
      </w:tr>
      <w:tr w:rsidR="007A1F44" w:rsidRPr="00977EA3" w14:paraId="2E86E580" w14:textId="77777777">
        <w:trPr>
          <w:cantSplit/>
          <w:jc w:val="center"/>
        </w:trPr>
        <w:tc>
          <w:tcPr>
            <w:tcW w:w="1951" w:type="dxa"/>
          </w:tcPr>
          <w:p w14:paraId="3CD7ED07" w14:textId="77777777" w:rsidR="007A1F44" w:rsidRPr="00977EA3" w:rsidRDefault="007A1F44" w:rsidP="00B609B2">
            <w:pPr>
              <w:pStyle w:val="TableEntry"/>
              <w:rPr>
                <w:noProof w:val="0"/>
              </w:rPr>
            </w:pPr>
            <w:r w:rsidRPr="00977EA3">
              <w:rPr>
                <w:noProof w:val="0"/>
              </w:rPr>
              <w:t>MSH</w:t>
            </w:r>
          </w:p>
        </w:tc>
        <w:tc>
          <w:tcPr>
            <w:tcW w:w="3544" w:type="dxa"/>
          </w:tcPr>
          <w:p w14:paraId="42ACE768" w14:textId="77777777" w:rsidR="007A1F44" w:rsidRPr="00977EA3" w:rsidRDefault="007A1F44" w:rsidP="00B609B2">
            <w:pPr>
              <w:pStyle w:val="TableEntry"/>
              <w:rPr>
                <w:noProof w:val="0"/>
              </w:rPr>
            </w:pPr>
            <w:r w:rsidRPr="00977EA3">
              <w:rPr>
                <w:noProof w:val="0"/>
              </w:rPr>
              <w:t>Message Header</w:t>
            </w:r>
          </w:p>
        </w:tc>
        <w:tc>
          <w:tcPr>
            <w:tcW w:w="971" w:type="dxa"/>
          </w:tcPr>
          <w:p w14:paraId="7E364DA7" w14:textId="77777777" w:rsidR="007A1F44" w:rsidRPr="00977EA3" w:rsidRDefault="007A1F44" w:rsidP="00B6518F">
            <w:pPr>
              <w:pStyle w:val="TableEntry"/>
              <w:rPr>
                <w:noProof w:val="0"/>
              </w:rPr>
            </w:pPr>
            <w:r w:rsidRPr="00977EA3">
              <w:rPr>
                <w:noProof w:val="0"/>
              </w:rPr>
              <w:t>R</w:t>
            </w:r>
          </w:p>
        </w:tc>
        <w:tc>
          <w:tcPr>
            <w:tcW w:w="872" w:type="dxa"/>
          </w:tcPr>
          <w:p w14:paraId="044E0DD0" w14:textId="77777777" w:rsidR="007A1F44" w:rsidRPr="00977EA3" w:rsidRDefault="007A1F44" w:rsidP="00B6518F">
            <w:pPr>
              <w:pStyle w:val="TableEntry"/>
              <w:rPr>
                <w:noProof w:val="0"/>
              </w:rPr>
            </w:pPr>
            <w:r w:rsidRPr="00977EA3">
              <w:rPr>
                <w:noProof w:val="0"/>
              </w:rPr>
              <w:t>[1..1]</w:t>
            </w:r>
          </w:p>
        </w:tc>
        <w:tc>
          <w:tcPr>
            <w:tcW w:w="1701" w:type="dxa"/>
          </w:tcPr>
          <w:p w14:paraId="417487B4" w14:textId="77777777" w:rsidR="007A1F44" w:rsidRPr="00977EA3" w:rsidRDefault="007A1F44" w:rsidP="00A66DA8">
            <w:pPr>
              <w:pStyle w:val="TableEntry"/>
              <w:jc w:val="center"/>
              <w:rPr>
                <w:noProof w:val="0"/>
              </w:rPr>
            </w:pPr>
            <w:r w:rsidRPr="00977EA3">
              <w:rPr>
                <w:noProof w:val="0"/>
              </w:rPr>
              <w:t>2</w:t>
            </w:r>
          </w:p>
        </w:tc>
      </w:tr>
      <w:tr w:rsidR="007A1F44" w:rsidRPr="00977EA3" w14:paraId="67127AFD" w14:textId="77777777">
        <w:trPr>
          <w:cantSplit/>
          <w:jc w:val="center"/>
        </w:trPr>
        <w:tc>
          <w:tcPr>
            <w:tcW w:w="1951" w:type="dxa"/>
          </w:tcPr>
          <w:p w14:paraId="081F2291" w14:textId="77777777" w:rsidR="007A1F44" w:rsidRPr="00977EA3" w:rsidRDefault="007A1F44" w:rsidP="00B609B2">
            <w:pPr>
              <w:pStyle w:val="TableEntry"/>
              <w:rPr>
                <w:noProof w:val="0"/>
              </w:rPr>
            </w:pPr>
            <w:r w:rsidRPr="00977EA3">
              <w:rPr>
                <w:noProof w:val="0"/>
              </w:rPr>
              <w:lastRenderedPageBreak/>
              <w:t>SFT</w:t>
            </w:r>
          </w:p>
        </w:tc>
        <w:tc>
          <w:tcPr>
            <w:tcW w:w="3544" w:type="dxa"/>
          </w:tcPr>
          <w:p w14:paraId="2D7DB798" w14:textId="77777777" w:rsidR="007A1F44" w:rsidRPr="00977EA3" w:rsidRDefault="007A1F44" w:rsidP="00A0052B">
            <w:pPr>
              <w:pStyle w:val="TableEntry"/>
              <w:rPr>
                <w:noProof w:val="0"/>
              </w:rPr>
            </w:pPr>
            <w:r w:rsidRPr="00977EA3">
              <w:rPr>
                <w:noProof w:val="0"/>
              </w:rPr>
              <w:t>Software Segment</w:t>
            </w:r>
          </w:p>
        </w:tc>
        <w:tc>
          <w:tcPr>
            <w:tcW w:w="971" w:type="dxa"/>
          </w:tcPr>
          <w:p w14:paraId="4AF90E6C" w14:textId="77777777" w:rsidR="007A1F44" w:rsidRPr="00977EA3" w:rsidRDefault="007A1F44" w:rsidP="00B6518F">
            <w:pPr>
              <w:pStyle w:val="TableEntry"/>
              <w:rPr>
                <w:noProof w:val="0"/>
              </w:rPr>
            </w:pPr>
            <w:r w:rsidRPr="00977EA3">
              <w:rPr>
                <w:noProof w:val="0"/>
              </w:rPr>
              <w:t>O</w:t>
            </w:r>
          </w:p>
        </w:tc>
        <w:tc>
          <w:tcPr>
            <w:tcW w:w="872" w:type="dxa"/>
          </w:tcPr>
          <w:p w14:paraId="4FAB14A8" w14:textId="77777777" w:rsidR="007A1F44" w:rsidRPr="00977EA3" w:rsidRDefault="007A1F44" w:rsidP="00B6518F">
            <w:pPr>
              <w:pStyle w:val="TableEntry"/>
              <w:rPr>
                <w:noProof w:val="0"/>
              </w:rPr>
            </w:pPr>
            <w:r w:rsidRPr="00977EA3">
              <w:rPr>
                <w:noProof w:val="0"/>
              </w:rPr>
              <w:t>[0..*]</w:t>
            </w:r>
          </w:p>
        </w:tc>
        <w:tc>
          <w:tcPr>
            <w:tcW w:w="1701" w:type="dxa"/>
          </w:tcPr>
          <w:p w14:paraId="71445F8C" w14:textId="77777777" w:rsidR="007A1F44" w:rsidRPr="00977EA3" w:rsidRDefault="007A1F44" w:rsidP="00A66DA8">
            <w:pPr>
              <w:pStyle w:val="TableEntry"/>
              <w:jc w:val="center"/>
              <w:rPr>
                <w:noProof w:val="0"/>
              </w:rPr>
            </w:pPr>
            <w:r w:rsidRPr="00977EA3">
              <w:rPr>
                <w:noProof w:val="0"/>
              </w:rPr>
              <w:t>2</w:t>
            </w:r>
          </w:p>
        </w:tc>
      </w:tr>
      <w:tr w:rsidR="007A1F44" w:rsidRPr="00977EA3" w14:paraId="5BD8175D" w14:textId="77777777">
        <w:trPr>
          <w:cantSplit/>
          <w:jc w:val="center"/>
        </w:trPr>
        <w:tc>
          <w:tcPr>
            <w:tcW w:w="1951" w:type="dxa"/>
          </w:tcPr>
          <w:p w14:paraId="4B0522F0" w14:textId="77777777" w:rsidR="007A1F44" w:rsidRPr="00977EA3" w:rsidRDefault="007A1F44" w:rsidP="00B609B2">
            <w:pPr>
              <w:pStyle w:val="TableEntry"/>
              <w:rPr>
                <w:noProof w:val="0"/>
              </w:rPr>
            </w:pPr>
            <w:r w:rsidRPr="00977EA3">
              <w:rPr>
                <w:noProof w:val="0"/>
              </w:rPr>
              <w:t>EVN</w:t>
            </w:r>
          </w:p>
        </w:tc>
        <w:tc>
          <w:tcPr>
            <w:tcW w:w="3544" w:type="dxa"/>
          </w:tcPr>
          <w:p w14:paraId="1F1A21AA" w14:textId="77777777" w:rsidR="007A1F44" w:rsidRPr="00977EA3" w:rsidRDefault="007A1F44" w:rsidP="00A0052B">
            <w:pPr>
              <w:pStyle w:val="TableEntry"/>
              <w:rPr>
                <w:noProof w:val="0"/>
              </w:rPr>
            </w:pPr>
            <w:r w:rsidRPr="00977EA3">
              <w:rPr>
                <w:noProof w:val="0"/>
              </w:rPr>
              <w:t>Event Type</w:t>
            </w:r>
          </w:p>
        </w:tc>
        <w:tc>
          <w:tcPr>
            <w:tcW w:w="971" w:type="dxa"/>
          </w:tcPr>
          <w:p w14:paraId="488A2D61" w14:textId="77777777" w:rsidR="007A1F44" w:rsidRPr="00977EA3" w:rsidRDefault="007A1F44" w:rsidP="00B6518F">
            <w:pPr>
              <w:pStyle w:val="TableEntry"/>
              <w:rPr>
                <w:noProof w:val="0"/>
              </w:rPr>
            </w:pPr>
            <w:r w:rsidRPr="00977EA3">
              <w:rPr>
                <w:noProof w:val="0"/>
              </w:rPr>
              <w:t>R</w:t>
            </w:r>
          </w:p>
        </w:tc>
        <w:tc>
          <w:tcPr>
            <w:tcW w:w="872" w:type="dxa"/>
          </w:tcPr>
          <w:p w14:paraId="77FBCC09" w14:textId="77777777" w:rsidR="007A1F44" w:rsidRPr="00977EA3" w:rsidRDefault="007A1F44" w:rsidP="00B6518F">
            <w:pPr>
              <w:pStyle w:val="TableEntry"/>
              <w:rPr>
                <w:noProof w:val="0"/>
              </w:rPr>
            </w:pPr>
            <w:r w:rsidRPr="00977EA3">
              <w:rPr>
                <w:noProof w:val="0"/>
              </w:rPr>
              <w:t>[1..1]</w:t>
            </w:r>
          </w:p>
        </w:tc>
        <w:tc>
          <w:tcPr>
            <w:tcW w:w="1701" w:type="dxa"/>
          </w:tcPr>
          <w:p w14:paraId="11CF6165" w14:textId="77777777" w:rsidR="007A1F44" w:rsidRPr="00977EA3" w:rsidRDefault="007A1F44" w:rsidP="00A66DA8">
            <w:pPr>
              <w:pStyle w:val="TableEntry"/>
              <w:jc w:val="center"/>
              <w:rPr>
                <w:noProof w:val="0"/>
              </w:rPr>
            </w:pPr>
            <w:r w:rsidRPr="00977EA3">
              <w:rPr>
                <w:noProof w:val="0"/>
              </w:rPr>
              <w:t>2</w:t>
            </w:r>
          </w:p>
        </w:tc>
      </w:tr>
      <w:tr w:rsidR="007A1F44" w:rsidRPr="00977EA3" w14:paraId="5963BFF7" w14:textId="77777777">
        <w:trPr>
          <w:cantSplit/>
          <w:jc w:val="center"/>
        </w:trPr>
        <w:tc>
          <w:tcPr>
            <w:tcW w:w="1951" w:type="dxa"/>
          </w:tcPr>
          <w:p w14:paraId="0C05230E" w14:textId="77777777" w:rsidR="007A1F44" w:rsidRPr="00977EA3" w:rsidRDefault="007A1F44" w:rsidP="00B609B2">
            <w:pPr>
              <w:pStyle w:val="TableEntry"/>
              <w:rPr>
                <w:noProof w:val="0"/>
              </w:rPr>
            </w:pPr>
            <w:r w:rsidRPr="00977EA3">
              <w:rPr>
                <w:noProof w:val="0"/>
              </w:rPr>
              <w:t>PID</w:t>
            </w:r>
          </w:p>
        </w:tc>
        <w:tc>
          <w:tcPr>
            <w:tcW w:w="3544" w:type="dxa"/>
          </w:tcPr>
          <w:p w14:paraId="3C1E8283" w14:textId="77777777" w:rsidR="007A1F44" w:rsidRPr="00977EA3" w:rsidRDefault="007A1F44" w:rsidP="00A0052B">
            <w:pPr>
              <w:pStyle w:val="TableEntry"/>
              <w:rPr>
                <w:noProof w:val="0"/>
              </w:rPr>
            </w:pPr>
            <w:r w:rsidRPr="00977EA3">
              <w:rPr>
                <w:noProof w:val="0"/>
              </w:rPr>
              <w:t>Patient Identification</w:t>
            </w:r>
          </w:p>
        </w:tc>
        <w:tc>
          <w:tcPr>
            <w:tcW w:w="971" w:type="dxa"/>
          </w:tcPr>
          <w:p w14:paraId="7981BECB" w14:textId="77777777" w:rsidR="007A1F44" w:rsidRPr="00977EA3" w:rsidRDefault="007A1F44" w:rsidP="00B6518F">
            <w:pPr>
              <w:pStyle w:val="TableEntry"/>
              <w:rPr>
                <w:noProof w:val="0"/>
              </w:rPr>
            </w:pPr>
            <w:r w:rsidRPr="00977EA3">
              <w:rPr>
                <w:noProof w:val="0"/>
              </w:rPr>
              <w:t>R</w:t>
            </w:r>
          </w:p>
        </w:tc>
        <w:tc>
          <w:tcPr>
            <w:tcW w:w="872" w:type="dxa"/>
          </w:tcPr>
          <w:p w14:paraId="01815E79" w14:textId="77777777" w:rsidR="007A1F44" w:rsidRPr="00977EA3" w:rsidRDefault="007A1F44" w:rsidP="00B6518F">
            <w:pPr>
              <w:pStyle w:val="TableEntry"/>
              <w:rPr>
                <w:noProof w:val="0"/>
              </w:rPr>
            </w:pPr>
            <w:r w:rsidRPr="00977EA3">
              <w:rPr>
                <w:noProof w:val="0"/>
              </w:rPr>
              <w:t>[1..1]</w:t>
            </w:r>
          </w:p>
        </w:tc>
        <w:tc>
          <w:tcPr>
            <w:tcW w:w="1701" w:type="dxa"/>
          </w:tcPr>
          <w:p w14:paraId="5B11EAA6" w14:textId="77777777" w:rsidR="007A1F44" w:rsidRPr="00977EA3" w:rsidRDefault="007A1F44" w:rsidP="00A66DA8">
            <w:pPr>
              <w:pStyle w:val="TableEntry"/>
              <w:jc w:val="center"/>
              <w:rPr>
                <w:noProof w:val="0"/>
              </w:rPr>
            </w:pPr>
            <w:r w:rsidRPr="00977EA3">
              <w:rPr>
                <w:noProof w:val="0"/>
              </w:rPr>
              <w:t>3</w:t>
            </w:r>
          </w:p>
        </w:tc>
      </w:tr>
      <w:tr w:rsidR="007A1F44" w:rsidRPr="00977EA3" w14:paraId="74E7BC6B" w14:textId="77777777">
        <w:trPr>
          <w:cantSplit/>
          <w:jc w:val="center"/>
        </w:trPr>
        <w:tc>
          <w:tcPr>
            <w:tcW w:w="1951" w:type="dxa"/>
          </w:tcPr>
          <w:p w14:paraId="62C84DFB" w14:textId="77777777" w:rsidR="007A1F44" w:rsidRPr="00977EA3" w:rsidRDefault="007A1F44" w:rsidP="00B609B2">
            <w:pPr>
              <w:pStyle w:val="TableEntry"/>
              <w:rPr>
                <w:noProof w:val="0"/>
              </w:rPr>
            </w:pPr>
            <w:r w:rsidRPr="00977EA3">
              <w:rPr>
                <w:noProof w:val="0"/>
              </w:rPr>
              <w:t>PD1</w:t>
            </w:r>
          </w:p>
        </w:tc>
        <w:tc>
          <w:tcPr>
            <w:tcW w:w="3544" w:type="dxa"/>
          </w:tcPr>
          <w:p w14:paraId="39647B90" w14:textId="77777777" w:rsidR="007A1F44" w:rsidRPr="00977EA3" w:rsidRDefault="007A1F44" w:rsidP="00A0052B">
            <w:pPr>
              <w:pStyle w:val="TableEntry"/>
              <w:rPr>
                <w:noProof w:val="0"/>
              </w:rPr>
            </w:pPr>
            <w:r w:rsidRPr="00977EA3">
              <w:rPr>
                <w:noProof w:val="0"/>
              </w:rPr>
              <w:t>Additional Demographics</w:t>
            </w:r>
          </w:p>
        </w:tc>
        <w:tc>
          <w:tcPr>
            <w:tcW w:w="971" w:type="dxa"/>
          </w:tcPr>
          <w:p w14:paraId="5EE513EF" w14:textId="77777777" w:rsidR="007A1F44" w:rsidRPr="00977EA3" w:rsidRDefault="007A1F44" w:rsidP="00B6518F">
            <w:pPr>
              <w:pStyle w:val="TableEntry"/>
              <w:rPr>
                <w:noProof w:val="0"/>
              </w:rPr>
            </w:pPr>
            <w:r w:rsidRPr="00977EA3">
              <w:rPr>
                <w:noProof w:val="0"/>
              </w:rPr>
              <w:t>O</w:t>
            </w:r>
          </w:p>
        </w:tc>
        <w:tc>
          <w:tcPr>
            <w:tcW w:w="872" w:type="dxa"/>
          </w:tcPr>
          <w:p w14:paraId="153AA2C0" w14:textId="77777777" w:rsidR="007A1F44" w:rsidRPr="00977EA3" w:rsidRDefault="007A1F44" w:rsidP="00B6518F">
            <w:pPr>
              <w:pStyle w:val="TableEntry"/>
              <w:rPr>
                <w:noProof w:val="0"/>
              </w:rPr>
            </w:pPr>
            <w:r w:rsidRPr="00977EA3">
              <w:rPr>
                <w:noProof w:val="0"/>
              </w:rPr>
              <w:t>[0..1]</w:t>
            </w:r>
          </w:p>
        </w:tc>
        <w:tc>
          <w:tcPr>
            <w:tcW w:w="1701" w:type="dxa"/>
          </w:tcPr>
          <w:p w14:paraId="05825AF2" w14:textId="77777777" w:rsidR="007A1F44" w:rsidRPr="00977EA3" w:rsidRDefault="007A1F44" w:rsidP="00A66DA8">
            <w:pPr>
              <w:pStyle w:val="TableEntry"/>
              <w:jc w:val="center"/>
              <w:rPr>
                <w:noProof w:val="0"/>
              </w:rPr>
            </w:pPr>
            <w:r w:rsidRPr="00977EA3">
              <w:rPr>
                <w:noProof w:val="0"/>
              </w:rPr>
              <w:t>3</w:t>
            </w:r>
          </w:p>
        </w:tc>
      </w:tr>
      <w:tr w:rsidR="007A1F44" w:rsidRPr="00977EA3" w14:paraId="22EACA73" w14:textId="77777777">
        <w:trPr>
          <w:cantSplit/>
          <w:jc w:val="center"/>
        </w:trPr>
        <w:tc>
          <w:tcPr>
            <w:tcW w:w="1951" w:type="dxa"/>
          </w:tcPr>
          <w:p w14:paraId="79345226" w14:textId="77777777" w:rsidR="007A1F44" w:rsidRPr="00977EA3" w:rsidRDefault="007A1F44" w:rsidP="00B609B2">
            <w:pPr>
              <w:pStyle w:val="TableEntry"/>
              <w:rPr>
                <w:noProof w:val="0"/>
              </w:rPr>
            </w:pPr>
            <w:r w:rsidRPr="00977EA3">
              <w:rPr>
                <w:noProof w:val="0"/>
              </w:rPr>
              <w:t>PV1</w:t>
            </w:r>
          </w:p>
        </w:tc>
        <w:tc>
          <w:tcPr>
            <w:tcW w:w="3544" w:type="dxa"/>
          </w:tcPr>
          <w:p w14:paraId="6740709E" w14:textId="77777777" w:rsidR="007A1F44" w:rsidRPr="00977EA3" w:rsidRDefault="007A1F44" w:rsidP="00B609B2">
            <w:pPr>
              <w:pStyle w:val="TableEntry"/>
              <w:rPr>
                <w:noProof w:val="0"/>
              </w:rPr>
            </w:pPr>
            <w:r w:rsidRPr="00977EA3">
              <w:rPr>
                <w:noProof w:val="0"/>
              </w:rPr>
              <w:t>Patient Visit</w:t>
            </w:r>
          </w:p>
        </w:tc>
        <w:tc>
          <w:tcPr>
            <w:tcW w:w="971" w:type="dxa"/>
          </w:tcPr>
          <w:p w14:paraId="2E2D3E22" w14:textId="77777777" w:rsidR="007A1F44" w:rsidRPr="00977EA3" w:rsidRDefault="007A1F44" w:rsidP="00B6518F">
            <w:pPr>
              <w:pStyle w:val="TableEntry"/>
              <w:rPr>
                <w:noProof w:val="0"/>
              </w:rPr>
            </w:pPr>
            <w:r w:rsidRPr="00977EA3">
              <w:rPr>
                <w:noProof w:val="0"/>
              </w:rPr>
              <w:t>R</w:t>
            </w:r>
          </w:p>
        </w:tc>
        <w:tc>
          <w:tcPr>
            <w:tcW w:w="872" w:type="dxa"/>
          </w:tcPr>
          <w:p w14:paraId="18B564F0" w14:textId="77777777" w:rsidR="007A1F44" w:rsidRPr="00977EA3" w:rsidRDefault="007A1F44" w:rsidP="00B6518F">
            <w:pPr>
              <w:pStyle w:val="TableEntry"/>
              <w:rPr>
                <w:noProof w:val="0"/>
              </w:rPr>
            </w:pPr>
            <w:r w:rsidRPr="00977EA3">
              <w:rPr>
                <w:noProof w:val="0"/>
              </w:rPr>
              <w:t>[1..1]</w:t>
            </w:r>
          </w:p>
        </w:tc>
        <w:tc>
          <w:tcPr>
            <w:tcW w:w="1701" w:type="dxa"/>
          </w:tcPr>
          <w:p w14:paraId="01EE02B7" w14:textId="77777777" w:rsidR="007A1F44" w:rsidRPr="00977EA3" w:rsidRDefault="007A1F44" w:rsidP="00A66DA8">
            <w:pPr>
              <w:pStyle w:val="TableEntry"/>
              <w:jc w:val="center"/>
              <w:rPr>
                <w:noProof w:val="0"/>
              </w:rPr>
            </w:pPr>
            <w:r w:rsidRPr="00977EA3">
              <w:rPr>
                <w:noProof w:val="0"/>
              </w:rPr>
              <w:t>3</w:t>
            </w:r>
          </w:p>
        </w:tc>
      </w:tr>
      <w:tr w:rsidR="007A1F44" w:rsidRPr="00977EA3" w14:paraId="4B40275A" w14:textId="77777777">
        <w:trPr>
          <w:cantSplit/>
          <w:jc w:val="center"/>
        </w:trPr>
        <w:tc>
          <w:tcPr>
            <w:tcW w:w="1951" w:type="dxa"/>
          </w:tcPr>
          <w:p w14:paraId="24655873" w14:textId="77777777" w:rsidR="007A1F44" w:rsidRPr="00977EA3" w:rsidRDefault="007A1F44" w:rsidP="00B609B2">
            <w:pPr>
              <w:pStyle w:val="TableEntry"/>
              <w:rPr>
                <w:noProof w:val="0"/>
              </w:rPr>
            </w:pPr>
            <w:r w:rsidRPr="00977EA3">
              <w:rPr>
                <w:noProof w:val="0"/>
              </w:rPr>
              <w:t>PV2</w:t>
            </w:r>
          </w:p>
        </w:tc>
        <w:tc>
          <w:tcPr>
            <w:tcW w:w="3544" w:type="dxa"/>
          </w:tcPr>
          <w:p w14:paraId="5EFF06DF"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8B783B5" w14:textId="77777777" w:rsidR="007A1F44" w:rsidRPr="00977EA3" w:rsidRDefault="007A1F44" w:rsidP="00B6518F">
            <w:pPr>
              <w:pStyle w:val="TableEntry"/>
              <w:rPr>
                <w:noProof w:val="0"/>
              </w:rPr>
            </w:pPr>
            <w:r w:rsidRPr="00977EA3">
              <w:rPr>
                <w:noProof w:val="0"/>
              </w:rPr>
              <w:t>O</w:t>
            </w:r>
          </w:p>
        </w:tc>
        <w:tc>
          <w:tcPr>
            <w:tcW w:w="872" w:type="dxa"/>
          </w:tcPr>
          <w:p w14:paraId="3344A9C5" w14:textId="77777777" w:rsidR="007A1F44" w:rsidRPr="00977EA3" w:rsidRDefault="007A1F44" w:rsidP="00B6518F">
            <w:pPr>
              <w:pStyle w:val="TableEntry"/>
              <w:rPr>
                <w:noProof w:val="0"/>
              </w:rPr>
            </w:pPr>
            <w:r w:rsidRPr="00977EA3">
              <w:rPr>
                <w:noProof w:val="0"/>
              </w:rPr>
              <w:t>[0..1]</w:t>
            </w:r>
          </w:p>
        </w:tc>
        <w:tc>
          <w:tcPr>
            <w:tcW w:w="1701" w:type="dxa"/>
          </w:tcPr>
          <w:p w14:paraId="6C31BD82" w14:textId="77777777" w:rsidR="007A1F44" w:rsidRPr="00977EA3" w:rsidRDefault="007A1F44" w:rsidP="00A66DA8">
            <w:pPr>
              <w:pStyle w:val="TableEntry"/>
              <w:jc w:val="center"/>
              <w:rPr>
                <w:noProof w:val="0"/>
              </w:rPr>
            </w:pPr>
            <w:r w:rsidRPr="00977EA3">
              <w:rPr>
                <w:noProof w:val="0"/>
              </w:rPr>
              <w:t>3</w:t>
            </w:r>
          </w:p>
        </w:tc>
      </w:tr>
    </w:tbl>
    <w:p w14:paraId="77327CBC"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73" w:name="_Toc174249255"/>
      <w:r w:rsidRPr="00977EA3">
        <w:rPr>
          <w:noProof w:val="0"/>
        </w:rPr>
        <w:t>Comments on segment usage</w:t>
      </w:r>
      <w:bookmarkEnd w:id="473"/>
    </w:p>
    <w:p w14:paraId="66E83EB7" w14:textId="77777777" w:rsidR="007A1F44" w:rsidRPr="00977EA3" w:rsidRDefault="007A1F44">
      <w:r w:rsidRPr="00977EA3">
        <w:t xml:space="preserve">Field </w:t>
      </w:r>
      <w:r w:rsidRPr="00977EA3">
        <w:rPr>
          <w:i/>
          <w:iCs/>
        </w:rPr>
        <w:t>PV1-7-attending doctor</w:t>
      </w:r>
      <w:r w:rsidRPr="00977EA3">
        <w:t xml:space="preserve"> shall contain the patient’s attending doctor prior to the notification of change.</w:t>
      </w:r>
    </w:p>
    <w:p w14:paraId="76BAED9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74" w:name="_Toc174249256"/>
      <w:r w:rsidRPr="00977EA3">
        <w:rPr>
          <w:noProof w:val="0"/>
        </w:rPr>
        <w:t>Expected actions</w:t>
      </w:r>
      <w:bookmarkEnd w:id="474"/>
    </w:p>
    <w:p w14:paraId="7C397E09" w14:textId="77777777" w:rsidR="007A1F44" w:rsidRPr="00977EA3" w:rsidRDefault="007A1F44">
      <w:r w:rsidRPr="00977EA3">
        <w:t xml:space="preserve">The receiver shall reset the patient’s attending doctor to the value in field </w:t>
      </w:r>
      <w:r w:rsidRPr="00977EA3">
        <w:rPr>
          <w:i/>
          <w:iCs/>
        </w:rPr>
        <w:t>PV1-7-attending doctor</w:t>
      </w:r>
      <w:r w:rsidRPr="00977EA3">
        <w:t>.</w:t>
      </w:r>
    </w:p>
    <w:p w14:paraId="44A52ADC" w14:textId="77777777" w:rsidR="007A1F44" w:rsidRPr="00977EA3" w:rsidRDefault="007A1F44">
      <w:r w:rsidRPr="00977EA3">
        <w:t>The receiver shall report the result of this operation (success / error) in an acknowledgment message returned to the sender.</w:t>
      </w:r>
    </w:p>
    <w:p w14:paraId="0F6A230D" w14:textId="77777777" w:rsidR="007A1F44" w:rsidRPr="00977EA3" w:rsidRDefault="007A1F44">
      <w:r w:rsidRPr="00977EA3">
        <w:t>In case this Movement conflicts with the current situation of the patient (no active inpatient or outpatient encounter, or patient unknown) the message is discarded, but no error condition is raised.</w:t>
      </w:r>
    </w:p>
    <w:p w14:paraId="75CF5720" w14:textId="77777777" w:rsidR="007A1F44" w:rsidRPr="00977EA3" w:rsidRDefault="007A1F44">
      <w:r w:rsidRPr="00977EA3">
        <w:t>If the receiver does not support the Advanced Encounter Management Option of this transaction, it shall application-reject the message (see ITI TF-2x: C.2.3).</w:t>
      </w:r>
    </w:p>
    <w:p w14:paraId="2E4E69AD"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75" w:name="_Toc174249257"/>
      <w:bookmarkStart w:id="476" w:name="_Toc398544191"/>
      <w:r w:rsidRPr="00977EA3">
        <w:rPr>
          <w:noProof w:val="0"/>
        </w:rPr>
        <w:t>Patient Goes on a Leave of Absence – ADT^A21^ADT_A21</w:t>
      </w:r>
      <w:bookmarkEnd w:id="475"/>
      <w:bookmarkEnd w:id="476"/>
    </w:p>
    <w:p w14:paraId="1138DFD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77" w:name="_Toc174249258"/>
      <w:r w:rsidRPr="00977EA3">
        <w:rPr>
          <w:noProof w:val="0"/>
        </w:rPr>
        <w:t>Trigger Event</w:t>
      </w:r>
      <w:bookmarkEnd w:id="477"/>
    </w:p>
    <w:p w14:paraId="4DF0650B" w14:textId="77777777" w:rsidR="007A1F44" w:rsidRPr="00977EA3" w:rsidRDefault="007A1F44">
      <w:r w:rsidRPr="00977EA3">
        <w:t>This message is sent by a Patient Encounter Supplier to notify a Patient Encounter Consumer that a patient has left the healthcare institution temporarily.</w:t>
      </w:r>
    </w:p>
    <w:p w14:paraId="1A612F57" w14:textId="77777777" w:rsidR="007A1F44" w:rsidRPr="00977EA3" w:rsidRDefault="007A1F44">
      <w:r w:rsidRPr="00977EA3">
        <w:t xml:space="preserve">MSH-9 is valued </w:t>
      </w:r>
      <w:r w:rsidRPr="00977EA3">
        <w:rPr>
          <w:b/>
          <w:bCs/>
        </w:rPr>
        <w:t>ADT^A21^ADT_A21</w:t>
      </w:r>
      <w:r w:rsidRPr="00977EA3">
        <w:t>.</w:t>
      </w:r>
    </w:p>
    <w:p w14:paraId="1D61D60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78" w:name="_Toc174249259"/>
      <w:r w:rsidRPr="00977EA3">
        <w:rPr>
          <w:noProof w:val="0"/>
        </w:rPr>
        <w:t>Message Static Definition</w:t>
      </w:r>
      <w:bookmarkEnd w:id="478"/>
    </w:p>
    <w:p w14:paraId="4EA61BB9" w14:textId="77777777" w:rsidR="007A1F44" w:rsidRPr="00977EA3" w:rsidRDefault="007A1F44">
      <w:pPr>
        <w:pStyle w:val="TableTitle"/>
        <w:rPr>
          <w:noProof w:val="0"/>
        </w:rPr>
      </w:pPr>
      <w:r w:rsidRPr="00977EA3">
        <w:rPr>
          <w:noProof w:val="0"/>
        </w:rPr>
        <w:t>Table 3.31-27: Static definition of message ADT^A21^ADT_A21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7184F1F" w14:textId="77777777">
        <w:trPr>
          <w:cantSplit/>
          <w:tblHeader/>
          <w:jc w:val="center"/>
        </w:trPr>
        <w:tc>
          <w:tcPr>
            <w:tcW w:w="1951" w:type="dxa"/>
            <w:shd w:val="clear" w:color="auto" w:fill="D9D9D9"/>
          </w:tcPr>
          <w:p w14:paraId="55827407"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8AA18F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08DAA0F"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5C1B67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383170F" w14:textId="77777777" w:rsidR="007A1F44" w:rsidRPr="00977EA3" w:rsidRDefault="007A1F44" w:rsidP="00A53067">
            <w:pPr>
              <w:pStyle w:val="TableEntryHeader"/>
              <w:rPr>
                <w:noProof w:val="0"/>
              </w:rPr>
            </w:pPr>
            <w:r w:rsidRPr="00977EA3">
              <w:rPr>
                <w:noProof w:val="0"/>
              </w:rPr>
              <w:t>HL7 chapter</w:t>
            </w:r>
          </w:p>
        </w:tc>
      </w:tr>
      <w:tr w:rsidR="007A1F44" w:rsidRPr="00977EA3" w14:paraId="75F036DC" w14:textId="77777777">
        <w:trPr>
          <w:cantSplit/>
          <w:jc w:val="center"/>
        </w:trPr>
        <w:tc>
          <w:tcPr>
            <w:tcW w:w="1951" w:type="dxa"/>
          </w:tcPr>
          <w:p w14:paraId="5AA04CB3" w14:textId="77777777" w:rsidR="007A1F44" w:rsidRPr="00977EA3" w:rsidRDefault="007A1F44" w:rsidP="00B609B2">
            <w:pPr>
              <w:pStyle w:val="TableEntry"/>
              <w:rPr>
                <w:noProof w:val="0"/>
              </w:rPr>
            </w:pPr>
            <w:r w:rsidRPr="00977EA3">
              <w:rPr>
                <w:noProof w:val="0"/>
              </w:rPr>
              <w:t>MSH</w:t>
            </w:r>
          </w:p>
        </w:tc>
        <w:tc>
          <w:tcPr>
            <w:tcW w:w="3544" w:type="dxa"/>
          </w:tcPr>
          <w:p w14:paraId="52AB5335" w14:textId="77777777" w:rsidR="007A1F44" w:rsidRPr="00977EA3" w:rsidRDefault="007A1F44" w:rsidP="00B609B2">
            <w:pPr>
              <w:pStyle w:val="TableEntry"/>
              <w:rPr>
                <w:noProof w:val="0"/>
              </w:rPr>
            </w:pPr>
            <w:r w:rsidRPr="00977EA3">
              <w:rPr>
                <w:noProof w:val="0"/>
              </w:rPr>
              <w:t>Message Header</w:t>
            </w:r>
          </w:p>
        </w:tc>
        <w:tc>
          <w:tcPr>
            <w:tcW w:w="971" w:type="dxa"/>
          </w:tcPr>
          <w:p w14:paraId="11A3EC7A" w14:textId="77777777" w:rsidR="007A1F44" w:rsidRPr="00977EA3" w:rsidRDefault="007A1F44" w:rsidP="00B6518F">
            <w:pPr>
              <w:pStyle w:val="TableEntry"/>
              <w:rPr>
                <w:noProof w:val="0"/>
              </w:rPr>
            </w:pPr>
            <w:r w:rsidRPr="00977EA3">
              <w:rPr>
                <w:noProof w:val="0"/>
              </w:rPr>
              <w:t>R</w:t>
            </w:r>
          </w:p>
        </w:tc>
        <w:tc>
          <w:tcPr>
            <w:tcW w:w="872" w:type="dxa"/>
          </w:tcPr>
          <w:p w14:paraId="58B3BE17" w14:textId="77777777" w:rsidR="007A1F44" w:rsidRPr="00977EA3" w:rsidRDefault="007A1F44" w:rsidP="00B6518F">
            <w:pPr>
              <w:pStyle w:val="TableEntry"/>
              <w:rPr>
                <w:noProof w:val="0"/>
              </w:rPr>
            </w:pPr>
            <w:r w:rsidRPr="00977EA3">
              <w:rPr>
                <w:noProof w:val="0"/>
              </w:rPr>
              <w:t>[1..1]</w:t>
            </w:r>
          </w:p>
        </w:tc>
        <w:tc>
          <w:tcPr>
            <w:tcW w:w="1701" w:type="dxa"/>
          </w:tcPr>
          <w:p w14:paraId="029053EC" w14:textId="77777777" w:rsidR="007A1F44" w:rsidRPr="00977EA3" w:rsidRDefault="007A1F44" w:rsidP="00A66DA8">
            <w:pPr>
              <w:pStyle w:val="TableEntry"/>
              <w:jc w:val="center"/>
              <w:rPr>
                <w:noProof w:val="0"/>
              </w:rPr>
            </w:pPr>
            <w:r w:rsidRPr="00977EA3">
              <w:rPr>
                <w:noProof w:val="0"/>
              </w:rPr>
              <w:t>2</w:t>
            </w:r>
          </w:p>
        </w:tc>
      </w:tr>
      <w:tr w:rsidR="007A1F44" w:rsidRPr="00977EA3" w14:paraId="6C12E055" w14:textId="77777777">
        <w:trPr>
          <w:cantSplit/>
          <w:jc w:val="center"/>
        </w:trPr>
        <w:tc>
          <w:tcPr>
            <w:tcW w:w="1951" w:type="dxa"/>
          </w:tcPr>
          <w:p w14:paraId="1B75839F" w14:textId="77777777" w:rsidR="007A1F44" w:rsidRPr="00977EA3" w:rsidRDefault="007A1F44" w:rsidP="00B609B2">
            <w:pPr>
              <w:pStyle w:val="TableEntry"/>
              <w:rPr>
                <w:noProof w:val="0"/>
              </w:rPr>
            </w:pPr>
            <w:r w:rsidRPr="00977EA3">
              <w:rPr>
                <w:noProof w:val="0"/>
              </w:rPr>
              <w:t>SFT</w:t>
            </w:r>
          </w:p>
        </w:tc>
        <w:tc>
          <w:tcPr>
            <w:tcW w:w="3544" w:type="dxa"/>
          </w:tcPr>
          <w:p w14:paraId="06473252" w14:textId="77777777" w:rsidR="007A1F44" w:rsidRPr="00977EA3" w:rsidRDefault="007A1F44" w:rsidP="00A0052B">
            <w:pPr>
              <w:pStyle w:val="TableEntry"/>
              <w:rPr>
                <w:noProof w:val="0"/>
              </w:rPr>
            </w:pPr>
            <w:r w:rsidRPr="00977EA3">
              <w:rPr>
                <w:noProof w:val="0"/>
              </w:rPr>
              <w:t>Software Segment</w:t>
            </w:r>
          </w:p>
        </w:tc>
        <w:tc>
          <w:tcPr>
            <w:tcW w:w="971" w:type="dxa"/>
          </w:tcPr>
          <w:p w14:paraId="7462392B" w14:textId="77777777" w:rsidR="007A1F44" w:rsidRPr="00977EA3" w:rsidRDefault="007A1F44" w:rsidP="00B6518F">
            <w:pPr>
              <w:pStyle w:val="TableEntry"/>
              <w:rPr>
                <w:noProof w:val="0"/>
              </w:rPr>
            </w:pPr>
            <w:r w:rsidRPr="00977EA3">
              <w:rPr>
                <w:noProof w:val="0"/>
              </w:rPr>
              <w:t>O</w:t>
            </w:r>
          </w:p>
        </w:tc>
        <w:tc>
          <w:tcPr>
            <w:tcW w:w="872" w:type="dxa"/>
          </w:tcPr>
          <w:p w14:paraId="77382E77" w14:textId="77777777" w:rsidR="007A1F44" w:rsidRPr="00977EA3" w:rsidRDefault="007A1F44" w:rsidP="00B6518F">
            <w:pPr>
              <w:pStyle w:val="TableEntry"/>
              <w:rPr>
                <w:noProof w:val="0"/>
              </w:rPr>
            </w:pPr>
            <w:r w:rsidRPr="00977EA3">
              <w:rPr>
                <w:noProof w:val="0"/>
              </w:rPr>
              <w:t>[0..*]</w:t>
            </w:r>
          </w:p>
        </w:tc>
        <w:tc>
          <w:tcPr>
            <w:tcW w:w="1701" w:type="dxa"/>
          </w:tcPr>
          <w:p w14:paraId="415B7135" w14:textId="77777777" w:rsidR="007A1F44" w:rsidRPr="00977EA3" w:rsidRDefault="007A1F44" w:rsidP="00A66DA8">
            <w:pPr>
              <w:pStyle w:val="TableEntry"/>
              <w:jc w:val="center"/>
              <w:rPr>
                <w:noProof w:val="0"/>
              </w:rPr>
            </w:pPr>
            <w:r w:rsidRPr="00977EA3">
              <w:rPr>
                <w:noProof w:val="0"/>
              </w:rPr>
              <w:t>2</w:t>
            </w:r>
          </w:p>
        </w:tc>
      </w:tr>
      <w:tr w:rsidR="007A1F44" w:rsidRPr="00977EA3" w14:paraId="50A03394" w14:textId="77777777">
        <w:trPr>
          <w:cantSplit/>
          <w:jc w:val="center"/>
        </w:trPr>
        <w:tc>
          <w:tcPr>
            <w:tcW w:w="1951" w:type="dxa"/>
          </w:tcPr>
          <w:p w14:paraId="2B35142B" w14:textId="77777777" w:rsidR="007A1F44" w:rsidRPr="00977EA3" w:rsidRDefault="007A1F44" w:rsidP="00B609B2">
            <w:pPr>
              <w:pStyle w:val="TableEntry"/>
              <w:rPr>
                <w:noProof w:val="0"/>
              </w:rPr>
            </w:pPr>
            <w:r w:rsidRPr="00977EA3">
              <w:rPr>
                <w:noProof w:val="0"/>
              </w:rPr>
              <w:t>EVN</w:t>
            </w:r>
          </w:p>
        </w:tc>
        <w:tc>
          <w:tcPr>
            <w:tcW w:w="3544" w:type="dxa"/>
          </w:tcPr>
          <w:p w14:paraId="2E536FB1" w14:textId="77777777" w:rsidR="007A1F44" w:rsidRPr="00977EA3" w:rsidRDefault="007A1F44" w:rsidP="00A0052B">
            <w:pPr>
              <w:pStyle w:val="TableEntry"/>
              <w:rPr>
                <w:noProof w:val="0"/>
              </w:rPr>
            </w:pPr>
            <w:r w:rsidRPr="00977EA3">
              <w:rPr>
                <w:noProof w:val="0"/>
              </w:rPr>
              <w:t>Event Type</w:t>
            </w:r>
          </w:p>
        </w:tc>
        <w:tc>
          <w:tcPr>
            <w:tcW w:w="971" w:type="dxa"/>
          </w:tcPr>
          <w:p w14:paraId="51F0AA5F" w14:textId="77777777" w:rsidR="007A1F44" w:rsidRPr="00977EA3" w:rsidRDefault="007A1F44" w:rsidP="00B6518F">
            <w:pPr>
              <w:pStyle w:val="TableEntry"/>
              <w:rPr>
                <w:noProof w:val="0"/>
              </w:rPr>
            </w:pPr>
            <w:r w:rsidRPr="00977EA3">
              <w:rPr>
                <w:noProof w:val="0"/>
              </w:rPr>
              <w:t>R</w:t>
            </w:r>
          </w:p>
        </w:tc>
        <w:tc>
          <w:tcPr>
            <w:tcW w:w="872" w:type="dxa"/>
          </w:tcPr>
          <w:p w14:paraId="18C4ECE2" w14:textId="77777777" w:rsidR="007A1F44" w:rsidRPr="00977EA3" w:rsidRDefault="007A1F44" w:rsidP="00B6518F">
            <w:pPr>
              <w:pStyle w:val="TableEntry"/>
              <w:rPr>
                <w:noProof w:val="0"/>
              </w:rPr>
            </w:pPr>
            <w:r w:rsidRPr="00977EA3">
              <w:rPr>
                <w:noProof w:val="0"/>
              </w:rPr>
              <w:t>[1..1]</w:t>
            </w:r>
          </w:p>
        </w:tc>
        <w:tc>
          <w:tcPr>
            <w:tcW w:w="1701" w:type="dxa"/>
          </w:tcPr>
          <w:p w14:paraId="55C062EE" w14:textId="77777777" w:rsidR="007A1F44" w:rsidRPr="00977EA3" w:rsidRDefault="007A1F44" w:rsidP="00A66DA8">
            <w:pPr>
              <w:pStyle w:val="TableEntry"/>
              <w:jc w:val="center"/>
              <w:rPr>
                <w:noProof w:val="0"/>
              </w:rPr>
            </w:pPr>
            <w:r w:rsidRPr="00977EA3">
              <w:rPr>
                <w:noProof w:val="0"/>
              </w:rPr>
              <w:t>2</w:t>
            </w:r>
          </w:p>
        </w:tc>
      </w:tr>
      <w:tr w:rsidR="007A1F44" w:rsidRPr="00977EA3" w14:paraId="491AB9A1" w14:textId="77777777">
        <w:trPr>
          <w:cantSplit/>
          <w:jc w:val="center"/>
        </w:trPr>
        <w:tc>
          <w:tcPr>
            <w:tcW w:w="1951" w:type="dxa"/>
          </w:tcPr>
          <w:p w14:paraId="2CE79CEB" w14:textId="77777777" w:rsidR="007A1F44" w:rsidRPr="00977EA3" w:rsidRDefault="007A1F44" w:rsidP="00B609B2">
            <w:pPr>
              <w:pStyle w:val="TableEntry"/>
              <w:rPr>
                <w:noProof w:val="0"/>
              </w:rPr>
            </w:pPr>
            <w:r w:rsidRPr="00977EA3">
              <w:rPr>
                <w:noProof w:val="0"/>
              </w:rPr>
              <w:t>PID</w:t>
            </w:r>
          </w:p>
        </w:tc>
        <w:tc>
          <w:tcPr>
            <w:tcW w:w="3544" w:type="dxa"/>
          </w:tcPr>
          <w:p w14:paraId="4C7BA947" w14:textId="77777777" w:rsidR="007A1F44" w:rsidRPr="00977EA3" w:rsidRDefault="007A1F44" w:rsidP="00A0052B">
            <w:pPr>
              <w:pStyle w:val="TableEntry"/>
              <w:rPr>
                <w:noProof w:val="0"/>
              </w:rPr>
            </w:pPr>
            <w:r w:rsidRPr="00977EA3">
              <w:rPr>
                <w:noProof w:val="0"/>
              </w:rPr>
              <w:t>Patient Identification</w:t>
            </w:r>
          </w:p>
        </w:tc>
        <w:tc>
          <w:tcPr>
            <w:tcW w:w="971" w:type="dxa"/>
          </w:tcPr>
          <w:p w14:paraId="3F19F4B1" w14:textId="77777777" w:rsidR="007A1F44" w:rsidRPr="00977EA3" w:rsidRDefault="007A1F44" w:rsidP="00B6518F">
            <w:pPr>
              <w:pStyle w:val="TableEntry"/>
              <w:rPr>
                <w:noProof w:val="0"/>
              </w:rPr>
            </w:pPr>
            <w:r w:rsidRPr="00977EA3">
              <w:rPr>
                <w:noProof w:val="0"/>
              </w:rPr>
              <w:t>R</w:t>
            </w:r>
          </w:p>
        </w:tc>
        <w:tc>
          <w:tcPr>
            <w:tcW w:w="872" w:type="dxa"/>
          </w:tcPr>
          <w:p w14:paraId="61CCF35B" w14:textId="77777777" w:rsidR="007A1F44" w:rsidRPr="00977EA3" w:rsidRDefault="007A1F44" w:rsidP="00B6518F">
            <w:pPr>
              <w:pStyle w:val="TableEntry"/>
              <w:rPr>
                <w:noProof w:val="0"/>
              </w:rPr>
            </w:pPr>
            <w:r w:rsidRPr="00977EA3">
              <w:rPr>
                <w:noProof w:val="0"/>
              </w:rPr>
              <w:t>[1..1]</w:t>
            </w:r>
          </w:p>
        </w:tc>
        <w:tc>
          <w:tcPr>
            <w:tcW w:w="1701" w:type="dxa"/>
          </w:tcPr>
          <w:p w14:paraId="0EA0C7B9" w14:textId="77777777" w:rsidR="007A1F44" w:rsidRPr="00977EA3" w:rsidRDefault="007A1F44" w:rsidP="00A66DA8">
            <w:pPr>
              <w:pStyle w:val="TableEntry"/>
              <w:jc w:val="center"/>
              <w:rPr>
                <w:noProof w:val="0"/>
              </w:rPr>
            </w:pPr>
            <w:r w:rsidRPr="00977EA3">
              <w:rPr>
                <w:noProof w:val="0"/>
              </w:rPr>
              <w:t>3</w:t>
            </w:r>
          </w:p>
        </w:tc>
      </w:tr>
      <w:tr w:rsidR="007A1F44" w:rsidRPr="00977EA3" w14:paraId="66B3AC59" w14:textId="77777777">
        <w:trPr>
          <w:cantSplit/>
          <w:jc w:val="center"/>
        </w:trPr>
        <w:tc>
          <w:tcPr>
            <w:tcW w:w="1951" w:type="dxa"/>
          </w:tcPr>
          <w:p w14:paraId="215042E3" w14:textId="77777777" w:rsidR="007A1F44" w:rsidRPr="00977EA3" w:rsidRDefault="007A1F44" w:rsidP="00B609B2">
            <w:pPr>
              <w:pStyle w:val="TableEntry"/>
              <w:rPr>
                <w:noProof w:val="0"/>
              </w:rPr>
            </w:pPr>
            <w:r w:rsidRPr="00977EA3">
              <w:rPr>
                <w:noProof w:val="0"/>
              </w:rPr>
              <w:t>PD1</w:t>
            </w:r>
          </w:p>
        </w:tc>
        <w:tc>
          <w:tcPr>
            <w:tcW w:w="3544" w:type="dxa"/>
          </w:tcPr>
          <w:p w14:paraId="1F22B970" w14:textId="77777777" w:rsidR="007A1F44" w:rsidRPr="00977EA3" w:rsidRDefault="007A1F44" w:rsidP="00A0052B">
            <w:pPr>
              <w:pStyle w:val="TableEntry"/>
              <w:rPr>
                <w:noProof w:val="0"/>
              </w:rPr>
            </w:pPr>
            <w:r w:rsidRPr="00977EA3">
              <w:rPr>
                <w:noProof w:val="0"/>
              </w:rPr>
              <w:t>Additional Demographics</w:t>
            </w:r>
          </w:p>
        </w:tc>
        <w:tc>
          <w:tcPr>
            <w:tcW w:w="971" w:type="dxa"/>
          </w:tcPr>
          <w:p w14:paraId="1230AF4B" w14:textId="77777777" w:rsidR="007A1F44" w:rsidRPr="00977EA3" w:rsidRDefault="007A1F44" w:rsidP="00B6518F">
            <w:pPr>
              <w:pStyle w:val="TableEntry"/>
              <w:rPr>
                <w:noProof w:val="0"/>
              </w:rPr>
            </w:pPr>
            <w:r w:rsidRPr="00977EA3">
              <w:rPr>
                <w:noProof w:val="0"/>
              </w:rPr>
              <w:t>O</w:t>
            </w:r>
          </w:p>
        </w:tc>
        <w:tc>
          <w:tcPr>
            <w:tcW w:w="872" w:type="dxa"/>
          </w:tcPr>
          <w:p w14:paraId="70C18D29" w14:textId="77777777" w:rsidR="007A1F44" w:rsidRPr="00977EA3" w:rsidRDefault="007A1F44" w:rsidP="00B6518F">
            <w:pPr>
              <w:pStyle w:val="TableEntry"/>
              <w:rPr>
                <w:noProof w:val="0"/>
              </w:rPr>
            </w:pPr>
            <w:r w:rsidRPr="00977EA3">
              <w:rPr>
                <w:noProof w:val="0"/>
              </w:rPr>
              <w:t>[0..1]</w:t>
            </w:r>
          </w:p>
        </w:tc>
        <w:tc>
          <w:tcPr>
            <w:tcW w:w="1701" w:type="dxa"/>
          </w:tcPr>
          <w:p w14:paraId="4C515195" w14:textId="77777777" w:rsidR="007A1F44" w:rsidRPr="00977EA3" w:rsidRDefault="007A1F44" w:rsidP="00A66DA8">
            <w:pPr>
              <w:pStyle w:val="TableEntry"/>
              <w:jc w:val="center"/>
              <w:rPr>
                <w:noProof w:val="0"/>
              </w:rPr>
            </w:pPr>
            <w:r w:rsidRPr="00977EA3">
              <w:rPr>
                <w:noProof w:val="0"/>
              </w:rPr>
              <w:t>3</w:t>
            </w:r>
          </w:p>
        </w:tc>
      </w:tr>
      <w:tr w:rsidR="007A1F44" w:rsidRPr="00977EA3" w14:paraId="4EECDCAF" w14:textId="77777777">
        <w:trPr>
          <w:cantSplit/>
          <w:jc w:val="center"/>
        </w:trPr>
        <w:tc>
          <w:tcPr>
            <w:tcW w:w="1951" w:type="dxa"/>
          </w:tcPr>
          <w:p w14:paraId="15E7CFC4" w14:textId="77777777" w:rsidR="007A1F44" w:rsidRPr="00977EA3" w:rsidRDefault="007A1F44" w:rsidP="00B609B2">
            <w:pPr>
              <w:pStyle w:val="TableEntry"/>
              <w:rPr>
                <w:noProof w:val="0"/>
              </w:rPr>
            </w:pPr>
            <w:r w:rsidRPr="00977EA3">
              <w:rPr>
                <w:noProof w:val="0"/>
              </w:rPr>
              <w:t>PV1</w:t>
            </w:r>
          </w:p>
        </w:tc>
        <w:tc>
          <w:tcPr>
            <w:tcW w:w="3544" w:type="dxa"/>
          </w:tcPr>
          <w:p w14:paraId="791A4839" w14:textId="77777777" w:rsidR="007A1F44" w:rsidRPr="00977EA3" w:rsidRDefault="007A1F44" w:rsidP="00B609B2">
            <w:pPr>
              <w:pStyle w:val="TableEntry"/>
              <w:rPr>
                <w:noProof w:val="0"/>
              </w:rPr>
            </w:pPr>
            <w:r w:rsidRPr="00977EA3">
              <w:rPr>
                <w:noProof w:val="0"/>
              </w:rPr>
              <w:t>Patient Visit</w:t>
            </w:r>
          </w:p>
        </w:tc>
        <w:tc>
          <w:tcPr>
            <w:tcW w:w="971" w:type="dxa"/>
          </w:tcPr>
          <w:p w14:paraId="0051B17D" w14:textId="77777777" w:rsidR="007A1F44" w:rsidRPr="00977EA3" w:rsidRDefault="007A1F44" w:rsidP="00B6518F">
            <w:pPr>
              <w:pStyle w:val="TableEntry"/>
              <w:rPr>
                <w:noProof w:val="0"/>
              </w:rPr>
            </w:pPr>
            <w:r w:rsidRPr="00977EA3">
              <w:rPr>
                <w:noProof w:val="0"/>
              </w:rPr>
              <w:t>R</w:t>
            </w:r>
          </w:p>
        </w:tc>
        <w:tc>
          <w:tcPr>
            <w:tcW w:w="872" w:type="dxa"/>
          </w:tcPr>
          <w:p w14:paraId="5912C8C6" w14:textId="77777777" w:rsidR="007A1F44" w:rsidRPr="00977EA3" w:rsidRDefault="007A1F44" w:rsidP="00B6518F">
            <w:pPr>
              <w:pStyle w:val="TableEntry"/>
              <w:rPr>
                <w:noProof w:val="0"/>
              </w:rPr>
            </w:pPr>
            <w:r w:rsidRPr="00977EA3">
              <w:rPr>
                <w:noProof w:val="0"/>
              </w:rPr>
              <w:t>[1..1]</w:t>
            </w:r>
          </w:p>
        </w:tc>
        <w:tc>
          <w:tcPr>
            <w:tcW w:w="1701" w:type="dxa"/>
          </w:tcPr>
          <w:p w14:paraId="40AD2EE5" w14:textId="77777777" w:rsidR="007A1F44" w:rsidRPr="00977EA3" w:rsidRDefault="007A1F44" w:rsidP="00A66DA8">
            <w:pPr>
              <w:pStyle w:val="TableEntry"/>
              <w:jc w:val="center"/>
              <w:rPr>
                <w:noProof w:val="0"/>
              </w:rPr>
            </w:pPr>
            <w:r w:rsidRPr="00977EA3">
              <w:rPr>
                <w:noProof w:val="0"/>
              </w:rPr>
              <w:t>3</w:t>
            </w:r>
          </w:p>
        </w:tc>
      </w:tr>
      <w:tr w:rsidR="007A1F44" w:rsidRPr="00977EA3" w14:paraId="418C4945" w14:textId="77777777">
        <w:trPr>
          <w:cantSplit/>
          <w:jc w:val="center"/>
        </w:trPr>
        <w:tc>
          <w:tcPr>
            <w:tcW w:w="1951" w:type="dxa"/>
          </w:tcPr>
          <w:p w14:paraId="6FDB0914" w14:textId="77777777" w:rsidR="007A1F44" w:rsidRPr="00977EA3" w:rsidRDefault="007A1F44" w:rsidP="00B609B2">
            <w:pPr>
              <w:pStyle w:val="TableEntry"/>
              <w:rPr>
                <w:noProof w:val="0"/>
              </w:rPr>
            </w:pPr>
            <w:r w:rsidRPr="00977EA3">
              <w:rPr>
                <w:noProof w:val="0"/>
              </w:rPr>
              <w:t>PV2</w:t>
            </w:r>
          </w:p>
        </w:tc>
        <w:tc>
          <w:tcPr>
            <w:tcW w:w="3544" w:type="dxa"/>
          </w:tcPr>
          <w:p w14:paraId="40F8267F"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0AE9B513" w14:textId="77777777" w:rsidR="007A1F44" w:rsidRPr="00977EA3" w:rsidRDefault="007A1F44" w:rsidP="00B6518F">
            <w:pPr>
              <w:pStyle w:val="TableEntry"/>
              <w:rPr>
                <w:noProof w:val="0"/>
              </w:rPr>
            </w:pPr>
            <w:r w:rsidRPr="00977EA3">
              <w:rPr>
                <w:noProof w:val="0"/>
              </w:rPr>
              <w:t>O</w:t>
            </w:r>
          </w:p>
        </w:tc>
        <w:tc>
          <w:tcPr>
            <w:tcW w:w="872" w:type="dxa"/>
          </w:tcPr>
          <w:p w14:paraId="42D452B3" w14:textId="77777777" w:rsidR="007A1F44" w:rsidRPr="00977EA3" w:rsidRDefault="007A1F44" w:rsidP="00B6518F">
            <w:pPr>
              <w:pStyle w:val="TableEntry"/>
              <w:rPr>
                <w:noProof w:val="0"/>
              </w:rPr>
            </w:pPr>
            <w:r w:rsidRPr="00977EA3">
              <w:rPr>
                <w:noProof w:val="0"/>
              </w:rPr>
              <w:t>[0..1]</w:t>
            </w:r>
          </w:p>
        </w:tc>
        <w:tc>
          <w:tcPr>
            <w:tcW w:w="1701" w:type="dxa"/>
          </w:tcPr>
          <w:p w14:paraId="66756ABA" w14:textId="77777777" w:rsidR="007A1F44" w:rsidRPr="00977EA3" w:rsidRDefault="007A1F44" w:rsidP="00A66DA8">
            <w:pPr>
              <w:pStyle w:val="TableEntry"/>
              <w:jc w:val="center"/>
              <w:rPr>
                <w:noProof w:val="0"/>
              </w:rPr>
            </w:pPr>
            <w:r w:rsidRPr="00977EA3">
              <w:rPr>
                <w:noProof w:val="0"/>
              </w:rPr>
              <w:t>3</w:t>
            </w:r>
          </w:p>
        </w:tc>
      </w:tr>
      <w:tr w:rsidR="007A1F44" w:rsidRPr="00977EA3" w14:paraId="7E560212" w14:textId="77777777">
        <w:trPr>
          <w:cantSplit/>
          <w:jc w:val="center"/>
        </w:trPr>
        <w:tc>
          <w:tcPr>
            <w:tcW w:w="1951" w:type="dxa"/>
          </w:tcPr>
          <w:p w14:paraId="3DE3C4E4" w14:textId="77777777" w:rsidR="007A1F44" w:rsidRPr="00977EA3" w:rsidRDefault="007A1F44" w:rsidP="00B609B2">
            <w:pPr>
              <w:pStyle w:val="TableEntry"/>
              <w:rPr>
                <w:noProof w:val="0"/>
              </w:rPr>
            </w:pPr>
            <w:r w:rsidRPr="00977EA3">
              <w:rPr>
                <w:noProof w:val="0"/>
              </w:rPr>
              <w:lastRenderedPageBreak/>
              <w:t>DB1</w:t>
            </w:r>
          </w:p>
        </w:tc>
        <w:tc>
          <w:tcPr>
            <w:tcW w:w="3544" w:type="dxa"/>
          </w:tcPr>
          <w:p w14:paraId="66053D16" w14:textId="77777777" w:rsidR="007A1F44" w:rsidRPr="00977EA3" w:rsidRDefault="007A1F44" w:rsidP="00B609B2">
            <w:pPr>
              <w:pStyle w:val="TableEntry"/>
              <w:rPr>
                <w:noProof w:val="0"/>
              </w:rPr>
            </w:pPr>
            <w:r w:rsidRPr="00977EA3">
              <w:rPr>
                <w:noProof w:val="0"/>
              </w:rPr>
              <w:t>Disability Information</w:t>
            </w:r>
          </w:p>
        </w:tc>
        <w:tc>
          <w:tcPr>
            <w:tcW w:w="971" w:type="dxa"/>
          </w:tcPr>
          <w:p w14:paraId="72056229" w14:textId="77777777" w:rsidR="007A1F44" w:rsidRPr="00977EA3" w:rsidRDefault="007A1F44" w:rsidP="00B6518F">
            <w:pPr>
              <w:pStyle w:val="TableEntry"/>
              <w:rPr>
                <w:noProof w:val="0"/>
              </w:rPr>
            </w:pPr>
            <w:r w:rsidRPr="00977EA3">
              <w:rPr>
                <w:noProof w:val="0"/>
              </w:rPr>
              <w:t>O</w:t>
            </w:r>
          </w:p>
        </w:tc>
        <w:tc>
          <w:tcPr>
            <w:tcW w:w="872" w:type="dxa"/>
          </w:tcPr>
          <w:p w14:paraId="5393B1AF" w14:textId="77777777" w:rsidR="007A1F44" w:rsidRPr="00977EA3" w:rsidRDefault="007A1F44" w:rsidP="00B6518F">
            <w:pPr>
              <w:pStyle w:val="TableEntry"/>
              <w:rPr>
                <w:noProof w:val="0"/>
              </w:rPr>
            </w:pPr>
            <w:r w:rsidRPr="00977EA3">
              <w:rPr>
                <w:noProof w:val="0"/>
              </w:rPr>
              <w:t>[0..*]</w:t>
            </w:r>
          </w:p>
        </w:tc>
        <w:tc>
          <w:tcPr>
            <w:tcW w:w="1701" w:type="dxa"/>
          </w:tcPr>
          <w:p w14:paraId="64146AE7" w14:textId="77777777" w:rsidR="007A1F44" w:rsidRPr="00977EA3" w:rsidRDefault="007A1F44" w:rsidP="00A66DA8">
            <w:pPr>
              <w:pStyle w:val="TableEntry"/>
              <w:jc w:val="center"/>
              <w:rPr>
                <w:noProof w:val="0"/>
              </w:rPr>
            </w:pPr>
            <w:r w:rsidRPr="00977EA3">
              <w:rPr>
                <w:noProof w:val="0"/>
              </w:rPr>
              <w:t>3</w:t>
            </w:r>
          </w:p>
        </w:tc>
      </w:tr>
      <w:tr w:rsidR="007A1F44" w:rsidRPr="00977EA3" w14:paraId="1B9034DB" w14:textId="77777777">
        <w:trPr>
          <w:cantSplit/>
          <w:jc w:val="center"/>
        </w:trPr>
        <w:tc>
          <w:tcPr>
            <w:tcW w:w="1951" w:type="dxa"/>
          </w:tcPr>
          <w:p w14:paraId="449A6ACB" w14:textId="77777777" w:rsidR="007A1F44" w:rsidRPr="00977EA3" w:rsidRDefault="007A1F44" w:rsidP="00B609B2">
            <w:pPr>
              <w:pStyle w:val="TableEntry"/>
              <w:rPr>
                <w:noProof w:val="0"/>
              </w:rPr>
            </w:pPr>
            <w:r w:rsidRPr="00977EA3">
              <w:rPr>
                <w:noProof w:val="0"/>
              </w:rPr>
              <w:t>OBX</w:t>
            </w:r>
          </w:p>
        </w:tc>
        <w:tc>
          <w:tcPr>
            <w:tcW w:w="3544" w:type="dxa"/>
          </w:tcPr>
          <w:p w14:paraId="72FFCA21" w14:textId="77777777" w:rsidR="007A1F44" w:rsidRPr="00977EA3" w:rsidRDefault="007A1F44" w:rsidP="00B609B2">
            <w:pPr>
              <w:pStyle w:val="TableEntry"/>
              <w:rPr>
                <w:noProof w:val="0"/>
              </w:rPr>
            </w:pPr>
            <w:r w:rsidRPr="00977EA3">
              <w:rPr>
                <w:noProof w:val="0"/>
              </w:rPr>
              <w:t>Observation/Result</w:t>
            </w:r>
          </w:p>
        </w:tc>
        <w:tc>
          <w:tcPr>
            <w:tcW w:w="971" w:type="dxa"/>
          </w:tcPr>
          <w:p w14:paraId="59FA52C4" w14:textId="77777777" w:rsidR="007A1F44" w:rsidRPr="00977EA3" w:rsidRDefault="007A1F44" w:rsidP="00B6518F">
            <w:pPr>
              <w:pStyle w:val="TableEntry"/>
              <w:rPr>
                <w:noProof w:val="0"/>
              </w:rPr>
            </w:pPr>
            <w:r w:rsidRPr="00977EA3">
              <w:rPr>
                <w:noProof w:val="0"/>
              </w:rPr>
              <w:t>O</w:t>
            </w:r>
          </w:p>
        </w:tc>
        <w:tc>
          <w:tcPr>
            <w:tcW w:w="872" w:type="dxa"/>
          </w:tcPr>
          <w:p w14:paraId="73460FED" w14:textId="77777777" w:rsidR="007A1F44" w:rsidRPr="00977EA3" w:rsidRDefault="007A1F44" w:rsidP="00B6518F">
            <w:pPr>
              <w:pStyle w:val="TableEntry"/>
              <w:rPr>
                <w:noProof w:val="0"/>
              </w:rPr>
            </w:pPr>
            <w:r w:rsidRPr="00977EA3">
              <w:rPr>
                <w:noProof w:val="0"/>
              </w:rPr>
              <w:t>[0..*]</w:t>
            </w:r>
          </w:p>
        </w:tc>
        <w:tc>
          <w:tcPr>
            <w:tcW w:w="1701" w:type="dxa"/>
          </w:tcPr>
          <w:p w14:paraId="61DDF86C" w14:textId="77777777" w:rsidR="007A1F44" w:rsidRPr="00977EA3" w:rsidRDefault="007A1F44" w:rsidP="00A66DA8">
            <w:pPr>
              <w:pStyle w:val="TableEntry"/>
              <w:jc w:val="center"/>
              <w:rPr>
                <w:noProof w:val="0"/>
              </w:rPr>
            </w:pPr>
            <w:r w:rsidRPr="00977EA3">
              <w:rPr>
                <w:noProof w:val="0"/>
              </w:rPr>
              <w:t>7</w:t>
            </w:r>
          </w:p>
        </w:tc>
      </w:tr>
    </w:tbl>
    <w:p w14:paraId="0648857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79" w:name="_Toc174249260"/>
      <w:r w:rsidRPr="00977EA3">
        <w:rPr>
          <w:noProof w:val="0"/>
        </w:rPr>
        <w:t>Comments on segment usage</w:t>
      </w:r>
      <w:bookmarkEnd w:id="479"/>
    </w:p>
    <w:p w14:paraId="2733BEEE" w14:textId="77777777" w:rsidR="007A1F44" w:rsidRPr="00977EA3" w:rsidRDefault="007A1F44">
      <w:r w:rsidRPr="00977EA3">
        <w:t xml:space="preserve">Field </w:t>
      </w:r>
      <w:r w:rsidRPr="00977EA3">
        <w:rPr>
          <w:i/>
          <w:iCs/>
        </w:rPr>
        <w:t>EVN-6-event occurred</w:t>
      </w:r>
      <w:r w:rsidRPr="00977EA3">
        <w:t xml:space="preserve"> shall contain the date and time that the patient actually left the institution. </w:t>
      </w:r>
      <w:r w:rsidRPr="00977EA3">
        <w:rPr>
          <w:i/>
          <w:iCs/>
        </w:rPr>
        <w:t>PV2-47-expected LOA return</w:t>
      </w:r>
      <w:r w:rsidRPr="00977EA3">
        <w:t xml:space="preserve"> shall contain the date and time that the patient is expected to return from the leave of absence.</w:t>
      </w:r>
    </w:p>
    <w:p w14:paraId="07306E81" w14:textId="77777777" w:rsidR="007A1F44" w:rsidRPr="00977EA3" w:rsidRDefault="007A1F44">
      <w:r w:rsidRPr="00977EA3">
        <w:t>One or more OBX segments may be present to carry “permanent observations” such as the patient weight or height.</w:t>
      </w:r>
    </w:p>
    <w:p w14:paraId="680C0D9F"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80" w:name="_Toc174249261"/>
      <w:r w:rsidRPr="00977EA3">
        <w:rPr>
          <w:noProof w:val="0"/>
        </w:rPr>
        <w:t>Expected actions</w:t>
      </w:r>
      <w:bookmarkEnd w:id="480"/>
    </w:p>
    <w:p w14:paraId="317386E5" w14:textId="77777777" w:rsidR="007A1F44" w:rsidRPr="00977EA3" w:rsidRDefault="007A1F44">
      <w:r w:rsidRPr="00977EA3">
        <w:t>The receiver shall record that the patient has left the institution on a leave of absence.</w:t>
      </w:r>
    </w:p>
    <w:p w14:paraId="380ADBE1" w14:textId="77777777" w:rsidR="007A1F44" w:rsidRPr="00977EA3" w:rsidRDefault="007A1F44">
      <w:r w:rsidRPr="00977EA3">
        <w:t>The receiver shall report the result of this operation (success / error) in an acknowledgment message returned to the sender.</w:t>
      </w:r>
    </w:p>
    <w:p w14:paraId="13A214AB" w14:textId="77777777" w:rsidR="007A1F44" w:rsidRPr="00977EA3" w:rsidRDefault="007A1F44">
      <w:r w:rsidRPr="00977EA3">
        <w:t>In case this Movement conflicts with the current situation of the patient (no active encounter, or patient unknown) the message is discarded, but no error condition is raised.</w:t>
      </w:r>
    </w:p>
    <w:p w14:paraId="4BFF9400" w14:textId="77777777" w:rsidR="007A1F44" w:rsidRPr="00977EA3" w:rsidRDefault="007A1F44">
      <w:r w:rsidRPr="00977EA3">
        <w:t>If the receiver does not support the Advanced Encounter Management Option of this transaction, it shall application-reject the message (see ITI TF-2x: C.2.3).</w:t>
      </w:r>
    </w:p>
    <w:p w14:paraId="26DDA077"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81" w:name="_Toc174249262"/>
      <w:bookmarkStart w:id="482" w:name="_Toc398544192"/>
      <w:r w:rsidRPr="00977EA3">
        <w:rPr>
          <w:noProof w:val="0"/>
        </w:rPr>
        <w:t>Cancel Leave of Absence for a Patient – ADT^A52^ADT_A52</w:t>
      </w:r>
      <w:bookmarkEnd w:id="481"/>
      <w:bookmarkEnd w:id="482"/>
    </w:p>
    <w:p w14:paraId="1F61AE4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83" w:name="_Toc174249263"/>
      <w:r w:rsidRPr="00977EA3">
        <w:rPr>
          <w:noProof w:val="0"/>
        </w:rPr>
        <w:t>Trigger Event</w:t>
      </w:r>
      <w:bookmarkEnd w:id="483"/>
    </w:p>
    <w:p w14:paraId="0166AFDC" w14:textId="77777777" w:rsidR="007A1F44" w:rsidRPr="00977EA3" w:rsidRDefault="007A1F44">
      <w:r w:rsidRPr="00977EA3">
        <w:t>This message is sent by a Patient Encounter Supplier to cancel a previous notification to a Patient Encounter Consumer that a patient had left the healthcare institution temporarily.</w:t>
      </w:r>
    </w:p>
    <w:p w14:paraId="5B753FE5" w14:textId="77777777" w:rsidR="007A1F44" w:rsidRPr="00977EA3" w:rsidRDefault="007A1F44">
      <w:r w:rsidRPr="00977EA3">
        <w:t xml:space="preserve">MSH-9 is valued </w:t>
      </w:r>
      <w:r w:rsidRPr="00977EA3">
        <w:rPr>
          <w:b/>
          <w:bCs/>
        </w:rPr>
        <w:t>ADT^A52^ADT_A52.</w:t>
      </w:r>
    </w:p>
    <w:p w14:paraId="3C211E24"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84" w:name="_Toc174249264"/>
      <w:r w:rsidRPr="00977EA3">
        <w:rPr>
          <w:noProof w:val="0"/>
        </w:rPr>
        <w:t>Message Static Definition</w:t>
      </w:r>
      <w:bookmarkEnd w:id="484"/>
    </w:p>
    <w:p w14:paraId="31F733DD" w14:textId="77777777" w:rsidR="007A1F44" w:rsidRPr="00977EA3" w:rsidRDefault="007A1F44">
      <w:pPr>
        <w:pStyle w:val="TableTitle"/>
        <w:rPr>
          <w:noProof w:val="0"/>
        </w:rPr>
      </w:pPr>
      <w:r w:rsidRPr="00977EA3">
        <w:rPr>
          <w:noProof w:val="0"/>
        </w:rPr>
        <w:t>Table 3.31-28: Static definition of message ADT^A52^ADT_A52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122FF6D" w14:textId="77777777">
        <w:trPr>
          <w:cantSplit/>
          <w:tblHeader/>
          <w:jc w:val="center"/>
        </w:trPr>
        <w:tc>
          <w:tcPr>
            <w:tcW w:w="1951" w:type="dxa"/>
            <w:shd w:val="clear" w:color="auto" w:fill="D9D9D9"/>
          </w:tcPr>
          <w:p w14:paraId="738D669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2A6CA9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3B6BAD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42A24CB"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FD2480D" w14:textId="77777777" w:rsidR="007A1F44" w:rsidRPr="00977EA3" w:rsidRDefault="007A1F44" w:rsidP="00A53067">
            <w:pPr>
              <w:pStyle w:val="TableEntryHeader"/>
              <w:rPr>
                <w:noProof w:val="0"/>
              </w:rPr>
            </w:pPr>
            <w:r w:rsidRPr="00977EA3">
              <w:rPr>
                <w:noProof w:val="0"/>
              </w:rPr>
              <w:t>HL7 chapter</w:t>
            </w:r>
          </w:p>
        </w:tc>
      </w:tr>
      <w:tr w:rsidR="007A1F44" w:rsidRPr="00977EA3" w14:paraId="0482C0B5" w14:textId="77777777">
        <w:trPr>
          <w:cantSplit/>
          <w:jc w:val="center"/>
        </w:trPr>
        <w:tc>
          <w:tcPr>
            <w:tcW w:w="1951" w:type="dxa"/>
          </w:tcPr>
          <w:p w14:paraId="46ADD73B" w14:textId="77777777" w:rsidR="007A1F44" w:rsidRPr="00977EA3" w:rsidRDefault="007A1F44" w:rsidP="00B609B2">
            <w:pPr>
              <w:pStyle w:val="TableEntry"/>
              <w:rPr>
                <w:noProof w:val="0"/>
              </w:rPr>
            </w:pPr>
            <w:r w:rsidRPr="00977EA3">
              <w:rPr>
                <w:noProof w:val="0"/>
              </w:rPr>
              <w:t>MSH</w:t>
            </w:r>
          </w:p>
        </w:tc>
        <w:tc>
          <w:tcPr>
            <w:tcW w:w="3544" w:type="dxa"/>
          </w:tcPr>
          <w:p w14:paraId="1626DC16" w14:textId="77777777" w:rsidR="007A1F44" w:rsidRPr="00977EA3" w:rsidRDefault="007A1F44" w:rsidP="00B609B2">
            <w:pPr>
              <w:pStyle w:val="TableEntry"/>
              <w:rPr>
                <w:noProof w:val="0"/>
              </w:rPr>
            </w:pPr>
            <w:r w:rsidRPr="00977EA3">
              <w:rPr>
                <w:noProof w:val="0"/>
              </w:rPr>
              <w:t>Message Header</w:t>
            </w:r>
          </w:p>
        </w:tc>
        <w:tc>
          <w:tcPr>
            <w:tcW w:w="971" w:type="dxa"/>
          </w:tcPr>
          <w:p w14:paraId="6BD5EFD0" w14:textId="77777777" w:rsidR="007A1F44" w:rsidRPr="00977EA3" w:rsidRDefault="007A1F44" w:rsidP="00B6518F">
            <w:pPr>
              <w:pStyle w:val="TableEntry"/>
              <w:rPr>
                <w:noProof w:val="0"/>
              </w:rPr>
            </w:pPr>
            <w:r w:rsidRPr="00977EA3">
              <w:rPr>
                <w:noProof w:val="0"/>
              </w:rPr>
              <w:t>R</w:t>
            </w:r>
          </w:p>
        </w:tc>
        <w:tc>
          <w:tcPr>
            <w:tcW w:w="872" w:type="dxa"/>
          </w:tcPr>
          <w:p w14:paraId="095DE4C5" w14:textId="77777777" w:rsidR="007A1F44" w:rsidRPr="00977EA3" w:rsidRDefault="007A1F44" w:rsidP="00B6518F">
            <w:pPr>
              <w:pStyle w:val="TableEntry"/>
              <w:rPr>
                <w:noProof w:val="0"/>
              </w:rPr>
            </w:pPr>
            <w:r w:rsidRPr="00977EA3">
              <w:rPr>
                <w:noProof w:val="0"/>
              </w:rPr>
              <w:t>[1..1]</w:t>
            </w:r>
          </w:p>
        </w:tc>
        <w:tc>
          <w:tcPr>
            <w:tcW w:w="1701" w:type="dxa"/>
          </w:tcPr>
          <w:p w14:paraId="721E03C0" w14:textId="77777777" w:rsidR="007A1F44" w:rsidRPr="00977EA3" w:rsidRDefault="007A1F44" w:rsidP="00A66DA8">
            <w:pPr>
              <w:pStyle w:val="TableEntry"/>
              <w:jc w:val="center"/>
              <w:rPr>
                <w:noProof w:val="0"/>
              </w:rPr>
            </w:pPr>
            <w:r w:rsidRPr="00977EA3">
              <w:rPr>
                <w:noProof w:val="0"/>
              </w:rPr>
              <w:t>2</w:t>
            </w:r>
          </w:p>
        </w:tc>
      </w:tr>
      <w:tr w:rsidR="007A1F44" w:rsidRPr="00977EA3" w14:paraId="7A2267A7" w14:textId="77777777">
        <w:trPr>
          <w:cantSplit/>
          <w:jc w:val="center"/>
        </w:trPr>
        <w:tc>
          <w:tcPr>
            <w:tcW w:w="1951" w:type="dxa"/>
          </w:tcPr>
          <w:p w14:paraId="27279F38" w14:textId="77777777" w:rsidR="007A1F44" w:rsidRPr="00977EA3" w:rsidRDefault="007A1F44" w:rsidP="00B609B2">
            <w:pPr>
              <w:pStyle w:val="TableEntry"/>
              <w:rPr>
                <w:noProof w:val="0"/>
              </w:rPr>
            </w:pPr>
            <w:r w:rsidRPr="00977EA3">
              <w:rPr>
                <w:noProof w:val="0"/>
              </w:rPr>
              <w:t>SFT</w:t>
            </w:r>
          </w:p>
        </w:tc>
        <w:tc>
          <w:tcPr>
            <w:tcW w:w="3544" w:type="dxa"/>
          </w:tcPr>
          <w:p w14:paraId="3613FB6A" w14:textId="77777777" w:rsidR="007A1F44" w:rsidRPr="00977EA3" w:rsidRDefault="007A1F44" w:rsidP="00A0052B">
            <w:pPr>
              <w:pStyle w:val="TableEntry"/>
              <w:rPr>
                <w:noProof w:val="0"/>
              </w:rPr>
            </w:pPr>
            <w:r w:rsidRPr="00977EA3">
              <w:rPr>
                <w:noProof w:val="0"/>
              </w:rPr>
              <w:t>Software Segment</w:t>
            </w:r>
          </w:p>
        </w:tc>
        <w:tc>
          <w:tcPr>
            <w:tcW w:w="971" w:type="dxa"/>
          </w:tcPr>
          <w:p w14:paraId="37A0E3B4" w14:textId="77777777" w:rsidR="007A1F44" w:rsidRPr="00977EA3" w:rsidRDefault="007A1F44" w:rsidP="00B6518F">
            <w:pPr>
              <w:pStyle w:val="TableEntry"/>
              <w:rPr>
                <w:noProof w:val="0"/>
              </w:rPr>
            </w:pPr>
            <w:r w:rsidRPr="00977EA3">
              <w:rPr>
                <w:noProof w:val="0"/>
              </w:rPr>
              <w:t>O</w:t>
            </w:r>
          </w:p>
        </w:tc>
        <w:tc>
          <w:tcPr>
            <w:tcW w:w="872" w:type="dxa"/>
          </w:tcPr>
          <w:p w14:paraId="324C5432" w14:textId="77777777" w:rsidR="007A1F44" w:rsidRPr="00977EA3" w:rsidRDefault="007A1F44" w:rsidP="00B6518F">
            <w:pPr>
              <w:pStyle w:val="TableEntry"/>
              <w:rPr>
                <w:noProof w:val="0"/>
              </w:rPr>
            </w:pPr>
            <w:r w:rsidRPr="00977EA3">
              <w:rPr>
                <w:noProof w:val="0"/>
              </w:rPr>
              <w:t>[0..*]</w:t>
            </w:r>
          </w:p>
        </w:tc>
        <w:tc>
          <w:tcPr>
            <w:tcW w:w="1701" w:type="dxa"/>
          </w:tcPr>
          <w:p w14:paraId="3546D9E8" w14:textId="77777777" w:rsidR="007A1F44" w:rsidRPr="00977EA3" w:rsidRDefault="007A1F44" w:rsidP="00A66DA8">
            <w:pPr>
              <w:pStyle w:val="TableEntry"/>
              <w:jc w:val="center"/>
              <w:rPr>
                <w:noProof w:val="0"/>
              </w:rPr>
            </w:pPr>
            <w:r w:rsidRPr="00977EA3">
              <w:rPr>
                <w:noProof w:val="0"/>
              </w:rPr>
              <w:t>2</w:t>
            </w:r>
          </w:p>
        </w:tc>
      </w:tr>
      <w:tr w:rsidR="007A1F44" w:rsidRPr="00977EA3" w14:paraId="110E8183" w14:textId="77777777">
        <w:trPr>
          <w:cantSplit/>
          <w:jc w:val="center"/>
        </w:trPr>
        <w:tc>
          <w:tcPr>
            <w:tcW w:w="1951" w:type="dxa"/>
          </w:tcPr>
          <w:p w14:paraId="14EF71B9" w14:textId="77777777" w:rsidR="007A1F44" w:rsidRPr="00977EA3" w:rsidRDefault="007A1F44" w:rsidP="00B609B2">
            <w:pPr>
              <w:pStyle w:val="TableEntry"/>
              <w:rPr>
                <w:noProof w:val="0"/>
              </w:rPr>
            </w:pPr>
            <w:r w:rsidRPr="00977EA3">
              <w:rPr>
                <w:noProof w:val="0"/>
              </w:rPr>
              <w:t>EVN</w:t>
            </w:r>
          </w:p>
        </w:tc>
        <w:tc>
          <w:tcPr>
            <w:tcW w:w="3544" w:type="dxa"/>
          </w:tcPr>
          <w:p w14:paraId="40EA8A04" w14:textId="77777777" w:rsidR="007A1F44" w:rsidRPr="00977EA3" w:rsidRDefault="007A1F44" w:rsidP="00A0052B">
            <w:pPr>
              <w:pStyle w:val="TableEntry"/>
              <w:rPr>
                <w:noProof w:val="0"/>
              </w:rPr>
            </w:pPr>
            <w:r w:rsidRPr="00977EA3">
              <w:rPr>
                <w:noProof w:val="0"/>
              </w:rPr>
              <w:t>Event Type</w:t>
            </w:r>
          </w:p>
        </w:tc>
        <w:tc>
          <w:tcPr>
            <w:tcW w:w="971" w:type="dxa"/>
          </w:tcPr>
          <w:p w14:paraId="00BDA40F" w14:textId="77777777" w:rsidR="007A1F44" w:rsidRPr="00977EA3" w:rsidRDefault="007A1F44" w:rsidP="00B6518F">
            <w:pPr>
              <w:pStyle w:val="TableEntry"/>
              <w:rPr>
                <w:noProof w:val="0"/>
              </w:rPr>
            </w:pPr>
            <w:r w:rsidRPr="00977EA3">
              <w:rPr>
                <w:noProof w:val="0"/>
              </w:rPr>
              <w:t>R</w:t>
            </w:r>
          </w:p>
        </w:tc>
        <w:tc>
          <w:tcPr>
            <w:tcW w:w="872" w:type="dxa"/>
          </w:tcPr>
          <w:p w14:paraId="064B7672" w14:textId="77777777" w:rsidR="007A1F44" w:rsidRPr="00977EA3" w:rsidRDefault="007A1F44" w:rsidP="00B6518F">
            <w:pPr>
              <w:pStyle w:val="TableEntry"/>
              <w:rPr>
                <w:noProof w:val="0"/>
              </w:rPr>
            </w:pPr>
            <w:r w:rsidRPr="00977EA3">
              <w:rPr>
                <w:noProof w:val="0"/>
              </w:rPr>
              <w:t>[1..1]</w:t>
            </w:r>
          </w:p>
        </w:tc>
        <w:tc>
          <w:tcPr>
            <w:tcW w:w="1701" w:type="dxa"/>
          </w:tcPr>
          <w:p w14:paraId="180BA03A" w14:textId="77777777" w:rsidR="007A1F44" w:rsidRPr="00977EA3" w:rsidRDefault="007A1F44" w:rsidP="00A66DA8">
            <w:pPr>
              <w:pStyle w:val="TableEntry"/>
              <w:jc w:val="center"/>
              <w:rPr>
                <w:noProof w:val="0"/>
              </w:rPr>
            </w:pPr>
            <w:r w:rsidRPr="00977EA3">
              <w:rPr>
                <w:noProof w:val="0"/>
              </w:rPr>
              <w:t>2</w:t>
            </w:r>
          </w:p>
        </w:tc>
      </w:tr>
      <w:tr w:rsidR="007A1F44" w:rsidRPr="00977EA3" w14:paraId="66D7D016" w14:textId="77777777">
        <w:trPr>
          <w:cantSplit/>
          <w:jc w:val="center"/>
        </w:trPr>
        <w:tc>
          <w:tcPr>
            <w:tcW w:w="1951" w:type="dxa"/>
          </w:tcPr>
          <w:p w14:paraId="748B27C7" w14:textId="77777777" w:rsidR="007A1F44" w:rsidRPr="00977EA3" w:rsidRDefault="007A1F44" w:rsidP="00B609B2">
            <w:pPr>
              <w:pStyle w:val="TableEntry"/>
              <w:rPr>
                <w:noProof w:val="0"/>
              </w:rPr>
            </w:pPr>
            <w:r w:rsidRPr="00977EA3">
              <w:rPr>
                <w:noProof w:val="0"/>
              </w:rPr>
              <w:t>PID</w:t>
            </w:r>
          </w:p>
        </w:tc>
        <w:tc>
          <w:tcPr>
            <w:tcW w:w="3544" w:type="dxa"/>
          </w:tcPr>
          <w:p w14:paraId="1982019A" w14:textId="77777777" w:rsidR="007A1F44" w:rsidRPr="00977EA3" w:rsidRDefault="007A1F44" w:rsidP="00A0052B">
            <w:pPr>
              <w:pStyle w:val="TableEntry"/>
              <w:rPr>
                <w:noProof w:val="0"/>
              </w:rPr>
            </w:pPr>
            <w:r w:rsidRPr="00977EA3">
              <w:rPr>
                <w:noProof w:val="0"/>
              </w:rPr>
              <w:t>Patient Identification</w:t>
            </w:r>
          </w:p>
        </w:tc>
        <w:tc>
          <w:tcPr>
            <w:tcW w:w="971" w:type="dxa"/>
          </w:tcPr>
          <w:p w14:paraId="2B8423D3" w14:textId="77777777" w:rsidR="007A1F44" w:rsidRPr="00977EA3" w:rsidRDefault="007A1F44" w:rsidP="00B6518F">
            <w:pPr>
              <w:pStyle w:val="TableEntry"/>
              <w:rPr>
                <w:noProof w:val="0"/>
              </w:rPr>
            </w:pPr>
            <w:r w:rsidRPr="00977EA3">
              <w:rPr>
                <w:noProof w:val="0"/>
              </w:rPr>
              <w:t>R</w:t>
            </w:r>
          </w:p>
        </w:tc>
        <w:tc>
          <w:tcPr>
            <w:tcW w:w="872" w:type="dxa"/>
          </w:tcPr>
          <w:p w14:paraId="075F15F2" w14:textId="77777777" w:rsidR="007A1F44" w:rsidRPr="00977EA3" w:rsidRDefault="007A1F44" w:rsidP="00B6518F">
            <w:pPr>
              <w:pStyle w:val="TableEntry"/>
              <w:rPr>
                <w:noProof w:val="0"/>
              </w:rPr>
            </w:pPr>
            <w:r w:rsidRPr="00977EA3">
              <w:rPr>
                <w:noProof w:val="0"/>
              </w:rPr>
              <w:t>[1..1]</w:t>
            </w:r>
          </w:p>
        </w:tc>
        <w:tc>
          <w:tcPr>
            <w:tcW w:w="1701" w:type="dxa"/>
          </w:tcPr>
          <w:p w14:paraId="65D9928B" w14:textId="77777777" w:rsidR="007A1F44" w:rsidRPr="00977EA3" w:rsidRDefault="007A1F44" w:rsidP="00A66DA8">
            <w:pPr>
              <w:pStyle w:val="TableEntry"/>
              <w:jc w:val="center"/>
              <w:rPr>
                <w:noProof w:val="0"/>
              </w:rPr>
            </w:pPr>
            <w:r w:rsidRPr="00977EA3">
              <w:rPr>
                <w:noProof w:val="0"/>
              </w:rPr>
              <w:t>3</w:t>
            </w:r>
          </w:p>
        </w:tc>
      </w:tr>
      <w:tr w:rsidR="007A1F44" w:rsidRPr="00977EA3" w14:paraId="66D9449D" w14:textId="77777777">
        <w:trPr>
          <w:cantSplit/>
          <w:jc w:val="center"/>
        </w:trPr>
        <w:tc>
          <w:tcPr>
            <w:tcW w:w="1951" w:type="dxa"/>
          </w:tcPr>
          <w:p w14:paraId="0056C3EC" w14:textId="77777777" w:rsidR="007A1F44" w:rsidRPr="00977EA3" w:rsidRDefault="007A1F44" w:rsidP="00B609B2">
            <w:pPr>
              <w:pStyle w:val="TableEntry"/>
              <w:rPr>
                <w:noProof w:val="0"/>
              </w:rPr>
            </w:pPr>
            <w:r w:rsidRPr="00977EA3">
              <w:rPr>
                <w:noProof w:val="0"/>
              </w:rPr>
              <w:t>PD1</w:t>
            </w:r>
          </w:p>
        </w:tc>
        <w:tc>
          <w:tcPr>
            <w:tcW w:w="3544" w:type="dxa"/>
          </w:tcPr>
          <w:p w14:paraId="1BA6E5BD" w14:textId="77777777" w:rsidR="007A1F44" w:rsidRPr="00977EA3" w:rsidRDefault="007A1F44" w:rsidP="00A0052B">
            <w:pPr>
              <w:pStyle w:val="TableEntry"/>
              <w:rPr>
                <w:noProof w:val="0"/>
              </w:rPr>
            </w:pPr>
            <w:r w:rsidRPr="00977EA3">
              <w:rPr>
                <w:noProof w:val="0"/>
              </w:rPr>
              <w:t>Additional Demographics</w:t>
            </w:r>
          </w:p>
        </w:tc>
        <w:tc>
          <w:tcPr>
            <w:tcW w:w="971" w:type="dxa"/>
          </w:tcPr>
          <w:p w14:paraId="6CC8558E" w14:textId="77777777" w:rsidR="007A1F44" w:rsidRPr="00977EA3" w:rsidRDefault="007A1F44" w:rsidP="00B6518F">
            <w:pPr>
              <w:pStyle w:val="TableEntry"/>
              <w:rPr>
                <w:noProof w:val="0"/>
              </w:rPr>
            </w:pPr>
            <w:r w:rsidRPr="00977EA3">
              <w:rPr>
                <w:noProof w:val="0"/>
              </w:rPr>
              <w:t>O</w:t>
            </w:r>
          </w:p>
        </w:tc>
        <w:tc>
          <w:tcPr>
            <w:tcW w:w="872" w:type="dxa"/>
          </w:tcPr>
          <w:p w14:paraId="5C872544" w14:textId="77777777" w:rsidR="007A1F44" w:rsidRPr="00977EA3" w:rsidRDefault="007A1F44" w:rsidP="00B6518F">
            <w:pPr>
              <w:pStyle w:val="TableEntry"/>
              <w:rPr>
                <w:noProof w:val="0"/>
              </w:rPr>
            </w:pPr>
            <w:r w:rsidRPr="00977EA3">
              <w:rPr>
                <w:noProof w:val="0"/>
              </w:rPr>
              <w:t>[0..1]</w:t>
            </w:r>
          </w:p>
        </w:tc>
        <w:tc>
          <w:tcPr>
            <w:tcW w:w="1701" w:type="dxa"/>
          </w:tcPr>
          <w:p w14:paraId="47AD8522" w14:textId="77777777" w:rsidR="007A1F44" w:rsidRPr="00977EA3" w:rsidRDefault="007A1F44" w:rsidP="00A66DA8">
            <w:pPr>
              <w:pStyle w:val="TableEntry"/>
              <w:jc w:val="center"/>
              <w:rPr>
                <w:noProof w:val="0"/>
              </w:rPr>
            </w:pPr>
            <w:r w:rsidRPr="00977EA3">
              <w:rPr>
                <w:noProof w:val="0"/>
              </w:rPr>
              <w:t>3</w:t>
            </w:r>
          </w:p>
        </w:tc>
      </w:tr>
      <w:tr w:rsidR="007A1F44" w:rsidRPr="00977EA3" w14:paraId="54A1B677" w14:textId="77777777">
        <w:trPr>
          <w:cantSplit/>
          <w:jc w:val="center"/>
        </w:trPr>
        <w:tc>
          <w:tcPr>
            <w:tcW w:w="1951" w:type="dxa"/>
          </w:tcPr>
          <w:p w14:paraId="382A1E04" w14:textId="77777777" w:rsidR="007A1F44" w:rsidRPr="00977EA3" w:rsidRDefault="007A1F44" w:rsidP="00B609B2">
            <w:pPr>
              <w:pStyle w:val="TableEntry"/>
              <w:rPr>
                <w:noProof w:val="0"/>
              </w:rPr>
            </w:pPr>
            <w:r w:rsidRPr="00977EA3">
              <w:rPr>
                <w:noProof w:val="0"/>
              </w:rPr>
              <w:t>PV1</w:t>
            </w:r>
          </w:p>
        </w:tc>
        <w:tc>
          <w:tcPr>
            <w:tcW w:w="3544" w:type="dxa"/>
          </w:tcPr>
          <w:p w14:paraId="42CE5745" w14:textId="77777777" w:rsidR="007A1F44" w:rsidRPr="00977EA3" w:rsidRDefault="007A1F44" w:rsidP="00B609B2">
            <w:pPr>
              <w:pStyle w:val="TableEntry"/>
              <w:rPr>
                <w:noProof w:val="0"/>
              </w:rPr>
            </w:pPr>
            <w:r w:rsidRPr="00977EA3">
              <w:rPr>
                <w:noProof w:val="0"/>
              </w:rPr>
              <w:t>Patient Visit</w:t>
            </w:r>
          </w:p>
        </w:tc>
        <w:tc>
          <w:tcPr>
            <w:tcW w:w="971" w:type="dxa"/>
          </w:tcPr>
          <w:p w14:paraId="00F6C76A" w14:textId="77777777" w:rsidR="007A1F44" w:rsidRPr="00977EA3" w:rsidRDefault="007A1F44" w:rsidP="00B6518F">
            <w:pPr>
              <w:pStyle w:val="TableEntry"/>
              <w:rPr>
                <w:noProof w:val="0"/>
              </w:rPr>
            </w:pPr>
            <w:r w:rsidRPr="00977EA3">
              <w:rPr>
                <w:noProof w:val="0"/>
              </w:rPr>
              <w:t>R</w:t>
            </w:r>
          </w:p>
        </w:tc>
        <w:tc>
          <w:tcPr>
            <w:tcW w:w="872" w:type="dxa"/>
          </w:tcPr>
          <w:p w14:paraId="164CDCB7" w14:textId="77777777" w:rsidR="007A1F44" w:rsidRPr="00977EA3" w:rsidRDefault="007A1F44" w:rsidP="00B6518F">
            <w:pPr>
              <w:pStyle w:val="TableEntry"/>
              <w:rPr>
                <w:noProof w:val="0"/>
              </w:rPr>
            </w:pPr>
            <w:r w:rsidRPr="00977EA3">
              <w:rPr>
                <w:noProof w:val="0"/>
              </w:rPr>
              <w:t>[1..1]</w:t>
            </w:r>
          </w:p>
        </w:tc>
        <w:tc>
          <w:tcPr>
            <w:tcW w:w="1701" w:type="dxa"/>
          </w:tcPr>
          <w:p w14:paraId="1DBC1C98" w14:textId="77777777" w:rsidR="007A1F44" w:rsidRPr="00977EA3" w:rsidRDefault="007A1F44" w:rsidP="00A66DA8">
            <w:pPr>
              <w:pStyle w:val="TableEntry"/>
              <w:jc w:val="center"/>
              <w:rPr>
                <w:noProof w:val="0"/>
              </w:rPr>
            </w:pPr>
            <w:r w:rsidRPr="00977EA3">
              <w:rPr>
                <w:noProof w:val="0"/>
              </w:rPr>
              <w:t>3</w:t>
            </w:r>
          </w:p>
        </w:tc>
      </w:tr>
      <w:tr w:rsidR="007A1F44" w:rsidRPr="00977EA3" w14:paraId="716D1B91" w14:textId="77777777">
        <w:trPr>
          <w:cantSplit/>
          <w:jc w:val="center"/>
        </w:trPr>
        <w:tc>
          <w:tcPr>
            <w:tcW w:w="1951" w:type="dxa"/>
          </w:tcPr>
          <w:p w14:paraId="5AE1E11D" w14:textId="77777777" w:rsidR="007A1F44" w:rsidRPr="00977EA3" w:rsidRDefault="007A1F44" w:rsidP="00B609B2">
            <w:pPr>
              <w:pStyle w:val="TableEntry"/>
              <w:rPr>
                <w:noProof w:val="0"/>
              </w:rPr>
            </w:pPr>
            <w:r w:rsidRPr="00977EA3">
              <w:rPr>
                <w:noProof w:val="0"/>
              </w:rPr>
              <w:t>PV2</w:t>
            </w:r>
          </w:p>
        </w:tc>
        <w:tc>
          <w:tcPr>
            <w:tcW w:w="3544" w:type="dxa"/>
          </w:tcPr>
          <w:p w14:paraId="2685EAA8"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A87EFB1" w14:textId="77777777" w:rsidR="007A1F44" w:rsidRPr="00977EA3" w:rsidRDefault="007A1F44" w:rsidP="00B6518F">
            <w:pPr>
              <w:pStyle w:val="TableEntry"/>
              <w:rPr>
                <w:noProof w:val="0"/>
              </w:rPr>
            </w:pPr>
            <w:r w:rsidRPr="00977EA3">
              <w:rPr>
                <w:noProof w:val="0"/>
              </w:rPr>
              <w:t>O</w:t>
            </w:r>
          </w:p>
        </w:tc>
        <w:tc>
          <w:tcPr>
            <w:tcW w:w="872" w:type="dxa"/>
          </w:tcPr>
          <w:p w14:paraId="4C035023" w14:textId="77777777" w:rsidR="007A1F44" w:rsidRPr="00977EA3" w:rsidRDefault="007A1F44" w:rsidP="00B6518F">
            <w:pPr>
              <w:pStyle w:val="TableEntry"/>
              <w:rPr>
                <w:noProof w:val="0"/>
              </w:rPr>
            </w:pPr>
            <w:r w:rsidRPr="00977EA3">
              <w:rPr>
                <w:noProof w:val="0"/>
              </w:rPr>
              <w:t>[0..1]</w:t>
            </w:r>
          </w:p>
        </w:tc>
        <w:tc>
          <w:tcPr>
            <w:tcW w:w="1701" w:type="dxa"/>
          </w:tcPr>
          <w:p w14:paraId="36262BDA" w14:textId="77777777" w:rsidR="007A1F44" w:rsidRPr="00977EA3" w:rsidRDefault="007A1F44" w:rsidP="00A66DA8">
            <w:pPr>
              <w:pStyle w:val="TableEntry"/>
              <w:jc w:val="center"/>
              <w:rPr>
                <w:noProof w:val="0"/>
              </w:rPr>
            </w:pPr>
            <w:r w:rsidRPr="00977EA3">
              <w:rPr>
                <w:noProof w:val="0"/>
              </w:rPr>
              <w:t>3</w:t>
            </w:r>
          </w:p>
        </w:tc>
      </w:tr>
    </w:tbl>
    <w:p w14:paraId="01C76D8F"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85" w:name="_Toc174249265"/>
      <w:r w:rsidRPr="00977EA3">
        <w:rPr>
          <w:noProof w:val="0"/>
        </w:rPr>
        <w:lastRenderedPageBreak/>
        <w:t>Comments on segment usage</w:t>
      </w:r>
      <w:bookmarkEnd w:id="485"/>
    </w:p>
    <w:p w14:paraId="5AC2BF5E" w14:textId="77777777" w:rsidR="007A1F44" w:rsidRPr="00977EA3" w:rsidRDefault="007A1F44">
      <w:r w:rsidRPr="00977EA3">
        <w:t xml:space="preserve">Field </w:t>
      </w:r>
      <w:r w:rsidRPr="00977EA3">
        <w:rPr>
          <w:i/>
          <w:iCs/>
        </w:rPr>
        <w:t>EVN-6-event occurred</w:t>
      </w:r>
      <w:r w:rsidRPr="00977EA3">
        <w:t xml:space="preserve"> shall contain the date and time that the leave of absence was cancelled.</w:t>
      </w:r>
    </w:p>
    <w:p w14:paraId="7C3470BC"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86" w:name="_Toc174249266"/>
      <w:r w:rsidRPr="00977EA3">
        <w:rPr>
          <w:noProof w:val="0"/>
        </w:rPr>
        <w:t>Expected actions</w:t>
      </w:r>
      <w:bookmarkEnd w:id="486"/>
    </w:p>
    <w:p w14:paraId="02D5C93F" w14:textId="77777777" w:rsidR="007A1F44" w:rsidRPr="00977EA3" w:rsidRDefault="007A1F44">
      <w:r w:rsidRPr="00977EA3">
        <w:t>The receiver shall cancel the patient’s leave of absence.</w:t>
      </w:r>
    </w:p>
    <w:p w14:paraId="5E962D8F" w14:textId="77777777" w:rsidR="007A1F44" w:rsidRPr="00977EA3" w:rsidRDefault="007A1F44">
      <w:r w:rsidRPr="00977EA3">
        <w:t>The receiver shall report the result of this operation (success / error) in an acknowledgment message returned to the sender.</w:t>
      </w:r>
    </w:p>
    <w:p w14:paraId="425E9F38" w14:textId="77777777" w:rsidR="007A1F44" w:rsidRPr="00977EA3" w:rsidRDefault="007A1F44">
      <w:r w:rsidRPr="00977EA3">
        <w:t>In case this Movement conflicts with the current situation of the patient (no leave of absence previously notified, or no active encounter, or patient unknown) the message is discarded, but no error condition is raised.</w:t>
      </w:r>
    </w:p>
    <w:p w14:paraId="430EF0C6" w14:textId="77777777" w:rsidR="007A1F44" w:rsidRPr="00977EA3" w:rsidRDefault="007A1F44">
      <w:r w:rsidRPr="00977EA3">
        <w:t>If the receiver does not support the Advanced Encounter Management Option of this transaction, it shall application-reject the message (see ITI TF-2x: C.2.3).</w:t>
      </w:r>
    </w:p>
    <w:p w14:paraId="2F37B612"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87" w:name="_Toc174249267"/>
      <w:bookmarkStart w:id="488" w:name="_Toc398544193"/>
      <w:r w:rsidRPr="00977EA3">
        <w:rPr>
          <w:noProof w:val="0"/>
        </w:rPr>
        <w:t>Patient Returns from a Leave of Absence – ADT^A22^ADT_A21</w:t>
      </w:r>
      <w:bookmarkEnd w:id="487"/>
      <w:bookmarkEnd w:id="488"/>
    </w:p>
    <w:p w14:paraId="075097B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89" w:name="_Toc174249268"/>
      <w:r w:rsidRPr="00977EA3">
        <w:rPr>
          <w:noProof w:val="0"/>
        </w:rPr>
        <w:t>Trigger Event</w:t>
      </w:r>
      <w:bookmarkEnd w:id="489"/>
    </w:p>
    <w:p w14:paraId="39D95D1D" w14:textId="77777777" w:rsidR="007A1F44" w:rsidRPr="00977EA3" w:rsidRDefault="007A1F44">
      <w:r w:rsidRPr="00977EA3">
        <w:t>This message is sent by a Patient Encounter Supplier to notify a Patient Encounter Consumer that a patient has returned from a leave of absence.</w:t>
      </w:r>
    </w:p>
    <w:p w14:paraId="62D5F142" w14:textId="77777777" w:rsidR="007A1F44" w:rsidRPr="00977EA3" w:rsidRDefault="007A1F44">
      <w:r w:rsidRPr="00977EA3">
        <w:t xml:space="preserve">MSH-9 is valued </w:t>
      </w:r>
      <w:r w:rsidRPr="00977EA3">
        <w:rPr>
          <w:b/>
          <w:bCs/>
        </w:rPr>
        <w:t>ADT^A22^ADT_A21</w:t>
      </w:r>
      <w:r w:rsidRPr="00977EA3">
        <w:t>.</w:t>
      </w:r>
    </w:p>
    <w:p w14:paraId="4495550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90" w:name="_Toc174249269"/>
      <w:r w:rsidRPr="00977EA3">
        <w:rPr>
          <w:noProof w:val="0"/>
        </w:rPr>
        <w:t>Message Static Definition</w:t>
      </w:r>
      <w:bookmarkEnd w:id="490"/>
    </w:p>
    <w:p w14:paraId="639FD91A" w14:textId="77777777" w:rsidR="007A1F44" w:rsidRPr="00977EA3" w:rsidRDefault="007A1F44">
      <w:pPr>
        <w:pStyle w:val="TableTitle"/>
        <w:rPr>
          <w:noProof w:val="0"/>
        </w:rPr>
      </w:pPr>
      <w:r w:rsidRPr="00977EA3">
        <w:rPr>
          <w:noProof w:val="0"/>
        </w:rPr>
        <w:t>Table 3.31-29: Static definition of message ADT^A22^ADT_A21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A123E5F" w14:textId="77777777">
        <w:trPr>
          <w:cantSplit/>
          <w:tblHeader/>
          <w:jc w:val="center"/>
        </w:trPr>
        <w:tc>
          <w:tcPr>
            <w:tcW w:w="1951" w:type="dxa"/>
            <w:shd w:val="clear" w:color="auto" w:fill="D9D9D9"/>
          </w:tcPr>
          <w:p w14:paraId="0658954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F62E48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FE53FC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8CC3BA9"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E19AD18" w14:textId="77777777" w:rsidR="007A1F44" w:rsidRPr="00977EA3" w:rsidRDefault="007A1F44" w:rsidP="00A53067">
            <w:pPr>
              <w:pStyle w:val="TableEntryHeader"/>
              <w:rPr>
                <w:noProof w:val="0"/>
              </w:rPr>
            </w:pPr>
            <w:r w:rsidRPr="00977EA3">
              <w:rPr>
                <w:noProof w:val="0"/>
              </w:rPr>
              <w:t>HL7 chapter</w:t>
            </w:r>
          </w:p>
        </w:tc>
      </w:tr>
      <w:tr w:rsidR="007A1F44" w:rsidRPr="00977EA3" w14:paraId="5C077E06" w14:textId="77777777">
        <w:trPr>
          <w:cantSplit/>
          <w:jc w:val="center"/>
        </w:trPr>
        <w:tc>
          <w:tcPr>
            <w:tcW w:w="1951" w:type="dxa"/>
          </w:tcPr>
          <w:p w14:paraId="38EF9562" w14:textId="77777777" w:rsidR="007A1F44" w:rsidRPr="00977EA3" w:rsidRDefault="007A1F44" w:rsidP="00A0052B">
            <w:pPr>
              <w:pStyle w:val="TableEntry"/>
              <w:rPr>
                <w:noProof w:val="0"/>
              </w:rPr>
            </w:pPr>
            <w:r w:rsidRPr="00977EA3">
              <w:rPr>
                <w:noProof w:val="0"/>
              </w:rPr>
              <w:t>MSH</w:t>
            </w:r>
          </w:p>
        </w:tc>
        <w:tc>
          <w:tcPr>
            <w:tcW w:w="3544" w:type="dxa"/>
          </w:tcPr>
          <w:p w14:paraId="5A42A665" w14:textId="77777777" w:rsidR="007A1F44" w:rsidRPr="00977EA3" w:rsidRDefault="007A1F44">
            <w:pPr>
              <w:pStyle w:val="TableEntry"/>
              <w:rPr>
                <w:noProof w:val="0"/>
              </w:rPr>
            </w:pPr>
            <w:r w:rsidRPr="00977EA3">
              <w:rPr>
                <w:noProof w:val="0"/>
              </w:rPr>
              <w:t>Message Header</w:t>
            </w:r>
          </w:p>
        </w:tc>
        <w:tc>
          <w:tcPr>
            <w:tcW w:w="971" w:type="dxa"/>
          </w:tcPr>
          <w:p w14:paraId="49F649B5" w14:textId="77777777" w:rsidR="007A1F44" w:rsidRPr="00977EA3" w:rsidRDefault="007A1F44">
            <w:pPr>
              <w:pStyle w:val="TableEntry"/>
              <w:jc w:val="center"/>
              <w:rPr>
                <w:noProof w:val="0"/>
              </w:rPr>
            </w:pPr>
            <w:r w:rsidRPr="00977EA3">
              <w:rPr>
                <w:noProof w:val="0"/>
              </w:rPr>
              <w:t>R</w:t>
            </w:r>
          </w:p>
        </w:tc>
        <w:tc>
          <w:tcPr>
            <w:tcW w:w="872" w:type="dxa"/>
          </w:tcPr>
          <w:p w14:paraId="08767681" w14:textId="77777777" w:rsidR="007A1F44" w:rsidRPr="00977EA3" w:rsidRDefault="007A1F44">
            <w:pPr>
              <w:pStyle w:val="TableEntry"/>
              <w:jc w:val="center"/>
              <w:rPr>
                <w:noProof w:val="0"/>
              </w:rPr>
            </w:pPr>
            <w:r w:rsidRPr="00977EA3">
              <w:rPr>
                <w:noProof w:val="0"/>
              </w:rPr>
              <w:t>[1..1]</w:t>
            </w:r>
          </w:p>
        </w:tc>
        <w:tc>
          <w:tcPr>
            <w:tcW w:w="1701" w:type="dxa"/>
          </w:tcPr>
          <w:p w14:paraId="43ACECDC" w14:textId="77777777" w:rsidR="007A1F44" w:rsidRPr="00977EA3" w:rsidRDefault="007A1F44">
            <w:pPr>
              <w:pStyle w:val="TableEntry"/>
              <w:jc w:val="center"/>
              <w:rPr>
                <w:noProof w:val="0"/>
              </w:rPr>
            </w:pPr>
            <w:r w:rsidRPr="00977EA3">
              <w:rPr>
                <w:noProof w:val="0"/>
              </w:rPr>
              <w:t>2</w:t>
            </w:r>
          </w:p>
        </w:tc>
      </w:tr>
      <w:tr w:rsidR="007A1F44" w:rsidRPr="00977EA3" w14:paraId="5F07AFDA" w14:textId="77777777">
        <w:trPr>
          <w:cantSplit/>
          <w:jc w:val="center"/>
        </w:trPr>
        <w:tc>
          <w:tcPr>
            <w:tcW w:w="1951" w:type="dxa"/>
          </w:tcPr>
          <w:p w14:paraId="267A9EAC" w14:textId="77777777" w:rsidR="007A1F44" w:rsidRPr="00977EA3" w:rsidRDefault="007A1F44">
            <w:pPr>
              <w:pStyle w:val="TableEntry"/>
              <w:rPr>
                <w:noProof w:val="0"/>
              </w:rPr>
            </w:pPr>
            <w:r w:rsidRPr="00977EA3">
              <w:rPr>
                <w:noProof w:val="0"/>
              </w:rPr>
              <w:t>SFT</w:t>
            </w:r>
          </w:p>
        </w:tc>
        <w:tc>
          <w:tcPr>
            <w:tcW w:w="3544" w:type="dxa"/>
          </w:tcPr>
          <w:p w14:paraId="4925F4F1" w14:textId="77777777" w:rsidR="007A1F44" w:rsidRPr="00977EA3" w:rsidRDefault="007A1F44">
            <w:pPr>
              <w:pStyle w:val="TableEntry"/>
              <w:rPr>
                <w:noProof w:val="0"/>
              </w:rPr>
            </w:pPr>
            <w:r w:rsidRPr="00977EA3">
              <w:rPr>
                <w:noProof w:val="0"/>
              </w:rPr>
              <w:t>Software Segment</w:t>
            </w:r>
          </w:p>
        </w:tc>
        <w:tc>
          <w:tcPr>
            <w:tcW w:w="971" w:type="dxa"/>
          </w:tcPr>
          <w:p w14:paraId="50328DD4" w14:textId="77777777" w:rsidR="007A1F44" w:rsidRPr="00977EA3" w:rsidRDefault="007A1F44">
            <w:pPr>
              <w:pStyle w:val="TableEntry"/>
              <w:jc w:val="center"/>
              <w:rPr>
                <w:noProof w:val="0"/>
              </w:rPr>
            </w:pPr>
            <w:r w:rsidRPr="00977EA3">
              <w:rPr>
                <w:noProof w:val="0"/>
              </w:rPr>
              <w:t>O</w:t>
            </w:r>
          </w:p>
        </w:tc>
        <w:tc>
          <w:tcPr>
            <w:tcW w:w="872" w:type="dxa"/>
          </w:tcPr>
          <w:p w14:paraId="3E77D469" w14:textId="77777777" w:rsidR="007A1F44" w:rsidRPr="00977EA3" w:rsidRDefault="007A1F44">
            <w:pPr>
              <w:pStyle w:val="TableEntry"/>
              <w:jc w:val="center"/>
              <w:rPr>
                <w:noProof w:val="0"/>
              </w:rPr>
            </w:pPr>
            <w:r w:rsidRPr="00977EA3">
              <w:rPr>
                <w:noProof w:val="0"/>
              </w:rPr>
              <w:t>[0..*]</w:t>
            </w:r>
          </w:p>
        </w:tc>
        <w:tc>
          <w:tcPr>
            <w:tcW w:w="1701" w:type="dxa"/>
          </w:tcPr>
          <w:p w14:paraId="161C842F" w14:textId="77777777" w:rsidR="007A1F44" w:rsidRPr="00977EA3" w:rsidRDefault="007A1F44">
            <w:pPr>
              <w:pStyle w:val="TableEntry"/>
              <w:jc w:val="center"/>
              <w:rPr>
                <w:noProof w:val="0"/>
              </w:rPr>
            </w:pPr>
            <w:r w:rsidRPr="00977EA3">
              <w:rPr>
                <w:noProof w:val="0"/>
              </w:rPr>
              <w:t>2</w:t>
            </w:r>
          </w:p>
        </w:tc>
      </w:tr>
      <w:tr w:rsidR="007A1F44" w:rsidRPr="00977EA3" w14:paraId="04FC0275" w14:textId="77777777">
        <w:trPr>
          <w:cantSplit/>
          <w:jc w:val="center"/>
        </w:trPr>
        <w:tc>
          <w:tcPr>
            <w:tcW w:w="1951" w:type="dxa"/>
          </w:tcPr>
          <w:p w14:paraId="44F2218D" w14:textId="77777777" w:rsidR="007A1F44" w:rsidRPr="00977EA3" w:rsidRDefault="007A1F44">
            <w:pPr>
              <w:pStyle w:val="TableEntry"/>
              <w:rPr>
                <w:noProof w:val="0"/>
              </w:rPr>
            </w:pPr>
            <w:r w:rsidRPr="00977EA3">
              <w:rPr>
                <w:noProof w:val="0"/>
              </w:rPr>
              <w:t>EVN</w:t>
            </w:r>
          </w:p>
        </w:tc>
        <w:tc>
          <w:tcPr>
            <w:tcW w:w="3544" w:type="dxa"/>
          </w:tcPr>
          <w:p w14:paraId="17FDF285" w14:textId="77777777" w:rsidR="007A1F44" w:rsidRPr="00977EA3" w:rsidRDefault="007A1F44">
            <w:pPr>
              <w:pStyle w:val="TableEntry"/>
              <w:rPr>
                <w:noProof w:val="0"/>
              </w:rPr>
            </w:pPr>
            <w:r w:rsidRPr="00977EA3">
              <w:rPr>
                <w:noProof w:val="0"/>
              </w:rPr>
              <w:t>Event Type</w:t>
            </w:r>
          </w:p>
        </w:tc>
        <w:tc>
          <w:tcPr>
            <w:tcW w:w="971" w:type="dxa"/>
          </w:tcPr>
          <w:p w14:paraId="044D990F" w14:textId="77777777" w:rsidR="007A1F44" w:rsidRPr="00977EA3" w:rsidRDefault="007A1F44">
            <w:pPr>
              <w:pStyle w:val="TableEntry"/>
              <w:jc w:val="center"/>
              <w:rPr>
                <w:noProof w:val="0"/>
              </w:rPr>
            </w:pPr>
            <w:r w:rsidRPr="00977EA3">
              <w:rPr>
                <w:noProof w:val="0"/>
              </w:rPr>
              <w:t>R</w:t>
            </w:r>
          </w:p>
        </w:tc>
        <w:tc>
          <w:tcPr>
            <w:tcW w:w="872" w:type="dxa"/>
          </w:tcPr>
          <w:p w14:paraId="2FF58587" w14:textId="77777777" w:rsidR="007A1F44" w:rsidRPr="00977EA3" w:rsidRDefault="007A1F44">
            <w:pPr>
              <w:pStyle w:val="TableEntry"/>
              <w:jc w:val="center"/>
              <w:rPr>
                <w:noProof w:val="0"/>
              </w:rPr>
            </w:pPr>
            <w:r w:rsidRPr="00977EA3">
              <w:rPr>
                <w:noProof w:val="0"/>
              </w:rPr>
              <w:t>[1..1]</w:t>
            </w:r>
          </w:p>
        </w:tc>
        <w:tc>
          <w:tcPr>
            <w:tcW w:w="1701" w:type="dxa"/>
          </w:tcPr>
          <w:p w14:paraId="791064E8" w14:textId="77777777" w:rsidR="007A1F44" w:rsidRPr="00977EA3" w:rsidRDefault="007A1F44">
            <w:pPr>
              <w:pStyle w:val="TableEntry"/>
              <w:jc w:val="center"/>
              <w:rPr>
                <w:noProof w:val="0"/>
              </w:rPr>
            </w:pPr>
            <w:r w:rsidRPr="00977EA3">
              <w:rPr>
                <w:noProof w:val="0"/>
              </w:rPr>
              <w:t>2</w:t>
            </w:r>
          </w:p>
        </w:tc>
      </w:tr>
      <w:tr w:rsidR="007A1F44" w:rsidRPr="00977EA3" w14:paraId="7353C1EC" w14:textId="77777777">
        <w:trPr>
          <w:cantSplit/>
          <w:jc w:val="center"/>
        </w:trPr>
        <w:tc>
          <w:tcPr>
            <w:tcW w:w="1951" w:type="dxa"/>
          </w:tcPr>
          <w:p w14:paraId="52F704D1" w14:textId="77777777" w:rsidR="007A1F44" w:rsidRPr="00977EA3" w:rsidRDefault="007A1F44">
            <w:pPr>
              <w:pStyle w:val="TableEntry"/>
              <w:rPr>
                <w:noProof w:val="0"/>
              </w:rPr>
            </w:pPr>
            <w:r w:rsidRPr="00977EA3">
              <w:rPr>
                <w:noProof w:val="0"/>
              </w:rPr>
              <w:t>PID</w:t>
            </w:r>
          </w:p>
        </w:tc>
        <w:tc>
          <w:tcPr>
            <w:tcW w:w="3544" w:type="dxa"/>
          </w:tcPr>
          <w:p w14:paraId="6980963F" w14:textId="77777777" w:rsidR="007A1F44" w:rsidRPr="00977EA3" w:rsidRDefault="007A1F44">
            <w:pPr>
              <w:pStyle w:val="TableEntry"/>
              <w:rPr>
                <w:noProof w:val="0"/>
              </w:rPr>
            </w:pPr>
            <w:r w:rsidRPr="00977EA3">
              <w:rPr>
                <w:noProof w:val="0"/>
              </w:rPr>
              <w:t>Patient Identification</w:t>
            </w:r>
          </w:p>
        </w:tc>
        <w:tc>
          <w:tcPr>
            <w:tcW w:w="971" w:type="dxa"/>
          </w:tcPr>
          <w:p w14:paraId="0510E44E" w14:textId="77777777" w:rsidR="007A1F44" w:rsidRPr="00977EA3" w:rsidRDefault="007A1F44">
            <w:pPr>
              <w:pStyle w:val="TableEntry"/>
              <w:jc w:val="center"/>
              <w:rPr>
                <w:noProof w:val="0"/>
              </w:rPr>
            </w:pPr>
            <w:r w:rsidRPr="00977EA3">
              <w:rPr>
                <w:noProof w:val="0"/>
              </w:rPr>
              <w:t>R</w:t>
            </w:r>
          </w:p>
        </w:tc>
        <w:tc>
          <w:tcPr>
            <w:tcW w:w="872" w:type="dxa"/>
          </w:tcPr>
          <w:p w14:paraId="741329A6" w14:textId="77777777" w:rsidR="007A1F44" w:rsidRPr="00977EA3" w:rsidRDefault="007A1F44">
            <w:pPr>
              <w:pStyle w:val="TableEntry"/>
              <w:jc w:val="center"/>
              <w:rPr>
                <w:noProof w:val="0"/>
              </w:rPr>
            </w:pPr>
            <w:r w:rsidRPr="00977EA3">
              <w:rPr>
                <w:noProof w:val="0"/>
              </w:rPr>
              <w:t>[1..1]</w:t>
            </w:r>
          </w:p>
        </w:tc>
        <w:tc>
          <w:tcPr>
            <w:tcW w:w="1701" w:type="dxa"/>
          </w:tcPr>
          <w:p w14:paraId="1E31B0AE" w14:textId="77777777" w:rsidR="007A1F44" w:rsidRPr="00977EA3" w:rsidRDefault="007A1F44">
            <w:pPr>
              <w:pStyle w:val="TableEntry"/>
              <w:jc w:val="center"/>
              <w:rPr>
                <w:noProof w:val="0"/>
              </w:rPr>
            </w:pPr>
            <w:r w:rsidRPr="00977EA3">
              <w:rPr>
                <w:noProof w:val="0"/>
              </w:rPr>
              <w:t>3</w:t>
            </w:r>
          </w:p>
        </w:tc>
      </w:tr>
      <w:tr w:rsidR="007A1F44" w:rsidRPr="00977EA3" w14:paraId="3E53C6CE" w14:textId="77777777">
        <w:trPr>
          <w:cantSplit/>
          <w:jc w:val="center"/>
        </w:trPr>
        <w:tc>
          <w:tcPr>
            <w:tcW w:w="1951" w:type="dxa"/>
          </w:tcPr>
          <w:p w14:paraId="6F437C35" w14:textId="77777777" w:rsidR="007A1F44" w:rsidRPr="00977EA3" w:rsidRDefault="007A1F44">
            <w:pPr>
              <w:pStyle w:val="TableEntry"/>
              <w:rPr>
                <w:noProof w:val="0"/>
              </w:rPr>
            </w:pPr>
            <w:r w:rsidRPr="00977EA3">
              <w:rPr>
                <w:noProof w:val="0"/>
              </w:rPr>
              <w:t>PD1</w:t>
            </w:r>
          </w:p>
        </w:tc>
        <w:tc>
          <w:tcPr>
            <w:tcW w:w="3544" w:type="dxa"/>
          </w:tcPr>
          <w:p w14:paraId="0B00F8AA" w14:textId="77777777" w:rsidR="007A1F44" w:rsidRPr="00977EA3" w:rsidRDefault="007A1F44">
            <w:pPr>
              <w:pStyle w:val="TableEntry"/>
              <w:rPr>
                <w:noProof w:val="0"/>
              </w:rPr>
            </w:pPr>
            <w:r w:rsidRPr="00977EA3">
              <w:rPr>
                <w:noProof w:val="0"/>
              </w:rPr>
              <w:t>Additional Demographics</w:t>
            </w:r>
          </w:p>
        </w:tc>
        <w:tc>
          <w:tcPr>
            <w:tcW w:w="971" w:type="dxa"/>
          </w:tcPr>
          <w:p w14:paraId="3F504B87" w14:textId="77777777" w:rsidR="007A1F44" w:rsidRPr="00977EA3" w:rsidRDefault="007A1F44">
            <w:pPr>
              <w:pStyle w:val="TableEntry"/>
              <w:jc w:val="center"/>
              <w:rPr>
                <w:noProof w:val="0"/>
              </w:rPr>
            </w:pPr>
            <w:r w:rsidRPr="00977EA3">
              <w:rPr>
                <w:noProof w:val="0"/>
              </w:rPr>
              <w:t>O</w:t>
            </w:r>
          </w:p>
        </w:tc>
        <w:tc>
          <w:tcPr>
            <w:tcW w:w="872" w:type="dxa"/>
          </w:tcPr>
          <w:p w14:paraId="066E559C" w14:textId="77777777" w:rsidR="007A1F44" w:rsidRPr="00977EA3" w:rsidRDefault="007A1F44">
            <w:pPr>
              <w:pStyle w:val="TableEntry"/>
              <w:jc w:val="center"/>
              <w:rPr>
                <w:noProof w:val="0"/>
              </w:rPr>
            </w:pPr>
            <w:r w:rsidRPr="00977EA3">
              <w:rPr>
                <w:noProof w:val="0"/>
              </w:rPr>
              <w:t>[0..1]</w:t>
            </w:r>
          </w:p>
        </w:tc>
        <w:tc>
          <w:tcPr>
            <w:tcW w:w="1701" w:type="dxa"/>
          </w:tcPr>
          <w:p w14:paraId="51D6F3CC" w14:textId="77777777" w:rsidR="007A1F44" w:rsidRPr="00977EA3" w:rsidRDefault="007A1F44">
            <w:pPr>
              <w:pStyle w:val="TableEntry"/>
              <w:jc w:val="center"/>
              <w:rPr>
                <w:noProof w:val="0"/>
              </w:rPr>
            </w:pPr>
            <w:r w:rsidRPr="00977EA3">
              <w:rPr>
                <w:noProof w:val="0"/>
              </w:rPr>
              <w:t>3</w:t>
            </w:r>
          </w:p>
        </w:tc>
      </w:tr>
      <w:tr w:rsidR="007A1F44" w:rsidRPr="00977EA3" w14:paraId="366544CC" w14:textId="77777777">
        <w:trPr>
          <w:cantSplit/>
          <w:jc w:val="center"/>
        </w:trPr>
        <w:tc>
          <w:tcPr>
            <w:tcW w:w="1951" w:type="dxa"/>
          </w:tcPr>
          <w:p w14:paraId="2EFEA3AE" w14:textId="77777777" w:rsidR="007A1F44" w:rsidRPr="00977EA3" w:rsidRDefault="007A1F44" w:rsidP="00A0052B">
            <w:pPr>
              <w:pStyle w:val="TableEntry"/>
              <w:rPr>
                <w:noProof w:val="0"/>
              </w:rPr>
            </w:pPr>
            <w:r w:rsidRPr="00977EA3">
              <w:rPr>
                <w:noProof w:val="0"/>
              </w:rPr>
              <w:t>PV1</w:t>
            </w:r>
          </w:p>
        </w:tc>
        <w:tc>
          <w:tcPr>
            <w:tcW w:w="3544" w:type="dxa"/>
          </w:tcPr>
          <w:p w14:paraId="79DA11B0" w14:textId="77777777" w:rsidR="007A1F44" w:rsidRPr="00977EA3" w:rsidRDefault="007A1F44">
            <w:pPr>
              <w:pStyle w:val="TableEntry"/>
              <w:rPr>
                <w:noProof w:val="0"/>
              </w:rPr>
            </w:pPr>
            <w:r w:rsidRPr="00977EA3">
              <w:rPr>
                <w:noProof w:val="0"/>
              </w:rPr>
              <w:t>Patient Visit</w:t>
            </w:r>
          </w:p>
        </w:tc>
        <w:tc>
          <w:tcPr>
            <w:tcW w:w="971" w:type="dxa"/>
          </w:tcPr>
          <w:p w14:paraId="3DE59814" w14:textId="77777777" w:rsidR="007A1F44" w:rsidRPr="00977EA3" w:rsidRDefault="007A1F44">
            <w:pPr>
              <w:pStyle w:val="TableEntry"/>
              <w:jc w:val="center"/>
              <w:rPr>
                <w:noProof w:val="0"/>
              </w:rPr>
            </w:pPr>
            <w:r w:rsidRPr="00977EA3">
              <w:rPr>
                <w:noProof w:val="0"/>
              </w:rPr>
              <w:t>R</w:t>
            </w:r>
          </w:p>
        </w:tc>
        <w:tc>
          <w:tcPr>
            <w:tcW w:w="872" w:type="dxa"/>
          </w:tcPr>
          <w:p w14:paraId="2C081CF2" w14:textId="77777777" w:rsidR="007A1F44" w:rsidRPr="00977EA3" w:rsidRDefault="007A1F44">
            <w:pPr>
              <w:pStyle w:val="TableEntry"/>
              <w:jc w:val="center"/>
              <w:rPr>
                <w:noProof w:val="0"/>
              </w:rPr>
            </w:pPr>
            <w:r w:rsidRPr="00977EA3">
              <w:rPr>
                <w:noProof w:val="0"/>
              </w:rPr>
              <w:t>[1..1]</w:t>
            </w:r>
          </w:p>
        </w:tc>
        <w:tc>
          <w:tcPr>
            <w:tcW w:w="1701" w:type="dxa"/>
          </w:tcPr>
          <w:p w14:paraId="4E4B360C" w14:textId="77777777" w:rsidR="007A1F44" w:rsidRPr="00977EA3" w:rsidRDefault="007A1F44">
            <w:pPr>
              <w:pStyle w:val="TableEntry"/>
              <w:jc w:val="center"/>
              <w:rPr>
                <w:noProof w:val="0"/>
              </w:rPr>
            </w:pPr>
            <w:r w:rsidRPr="00977EA3">
              <w:rPr>
                <w:noProof w:val="0"/>
              </w:rPr>
              <w:t>3</w:t>
            </w:r>
          </w:p>
        </w:tc>
      </w:tr>
      <w:tr w:rsidR="007A1F44" w:rsidRPr="00977EA3" w14:paraId="2E452277" w14:textId="77777777">
        <w:trPr>
          <w:cantSplit/>
          <w:jc w:val="center"/>
        </w:trPr>
        <w:tc>
          <w:tcPr>
            <w:tcW w:w="1951" w:type="dxa"/>
          </w:tcPr>
          <w:p w14:paraId="660D292A" w14:textId="77777777" w:rsidR="007A1F44" w:rsidRPr="00977EA3" w:rsidRDefault="007A1F44" w:rsidP="00A0052B">
            <w:pPr>
              <w:pStyle w:val="TableEntry"/>
              <w:rPr>
                <w:noProof w:val="0"/>
              </w:rPr>
            </w:pPr>
            <w:r w:rsidRPr="00977EA3">
              <w:rPr>
                <w:noProof w:val="0"/>
              </w:rPr>
              <w:t>PV2</w:t>
            </w:r>
          </w:p>
        </w:tc>
        <w:tc>
          <w:tcPr>
            <w:tcW w:w="3544" w:type="dxa"/>
          </w:tcPr>
          <w:p w14:paraId="21F10F0B" w14:textId="77777777" w:rsidR="007A1F44" w:rsidRPr="00977EA3" w:rsidRDefault="007A1F44">
            <w:pPr>
              <w:pStyle w:val="TableEntry"/>
              <w:rPr>
                <w:noProof w:val="0"/>
              </w:rPr>
            </w:pPr>
            <w:r w:rsidRPr="00977EA3">
              <w:rPr>
                <w:noProof w:val="0"/>
              </w:rPr>
              <w:t>Patient Visit – Additional Info</w:t>
            </w:r>
          </w:p>
        </w:tc>
        <w:tc>
          <w:tcPr>
            <w:tcW w:w="971" w:type="dxa"/>
          </w:tcPr>
          <w:p w14:paraId="37DAEA38" w14:textId="77777777" w:rsidR="007A1F44" w:rsidRPr="00977EA3" w:rsidRDefault="007A1F44">
            <w:pPr>
              <w:pStyle w:val="TableEntry"/>
              <w:jc w:val="center"/>
              <w:rPr>
                <w:noProof w:val="0"/>
              </w:rPr>
            </w:pPr>
            <w:r w:rsidRPr="00977EA3">
              <w:rPr>
                <w:noProof w:val="0"/>
              </w:rPr>
              <w:t>O</w:t>
            </w:r>
          </w:p>
        </w:tc>
        <w:tc>
          <w:tcPr>
            <w:tcW w:w="872" w:type="dxa"/>
          </w:tcPr>
          <w:p w14:paraId="64583C49" w14:textId="77777777" w:rsidR="007A1F44" w:rsidRPr="00977EA3" w:rsidRDefault="007A1F44">
            <w:pPr>
              <w:pStyle w:val="TableEntry"/>
              <w:jc w:val="center"/>
              <w:rPr>
                <w:noProof w:val="0"/>
              </w:rPr>
            </w:pPr>
            <w:r w:rsidRPr="00977EA3">
              <w:rPr>
                <w:noProof w:val="0"/>
              </w:rPr>
              <w:t>[0..1]</w:t>
            </w:r>
          </w:p>
        </w:tc>
        <w:tc>
          <w:tcPr>
            <w:tcW w:w="1701" w:type="dxa"/>
          </w:tcPr>
          <w:p w14:paraId="280DA379" w14:textId="77777777" w:rsidR="007A1F44" w:rsidRPr="00977EA3" w:rsidRDefault="007A1F44">
            <w:pPr>
              <w:pStyle w:val="TableEntry"/>
              <w:jc w:val="center"/>
              <w:rPr>
                <w:noProof w:val="0"/>
              </w:rPr>
            </w:pPr>
            <w:r w:rsidRPr="00977EA3">
              <w:rPr>
                <w:noProof w:val="0"/>
              </w:rPr>
              <w:t>3</w:t>
            </w:r>
          </w:p>
        </w:tc>
      </w:tr>
      <w:tr w:rsidR="007A1F44" w:rsidRPr="00977EA3" w14:paraId="0E2DFC72" w14:textId="77777777">
        <w:trPr>
          <w:cantSplit/>
          <w:jc w:val="center"/>
        </w:trPr>
        <w:tc>
          <w:tcPr>
            <w:tcW w:w="1951" w:type="dxa"/>
          </w:tcPr>
          <w:p w14:paraId="2D47E9FA" w14:textId="77777777" w:rsidR="007A1F44" w:rsidRPr="00977EA3" w:rsidRDefault="007A1F44" w:rsidP="00A0052B">
            <w:pPr>
              <w:pStyle w:val="TableEntry"/>
              <w:rPr>
                <w:noProof w:val="0"/>
              </w:rPr>
            </w:pPr>
            <w:r w:rsidRPr="00977EA3">
              <w:rPr>
                <w:noProof w:val="0"/>
              </w:rPr>
              <w:t>DB1</w:t>
            </w:r>
          </w:p>
        </w:tc>
        <w:tc>
          <w:tcPr>
            <w:tcW w:w="3544" w:type="dxa"/>
          </w:tcPr>
          <w:p w14:paraId="3AE7DEE2" w14:textId="77777777" w:rsidR="007A1F44" w:rsidRPr="00977EA3" w:rsidRDefault="007A1F44">
            <w:pPr>
              <w:pStyle w:val="TableEntry"/>
              <w:rPr>
                <w:noProof w:val="0"/>
              </w:rPr>
            </w:pPr>
            <w:r w:rsidRPr="00977EA3">
              <w:rPr>
                <w:noProof w:val="0"/>
              </w:rPr>
              <w:t>Disability Information</w:t>
            </w:r>
          </w:p>
        </w:tc>
        <w:tc>
          <w:tcPr>
            <w:tcW w:w="971" w:type="dxa"/>
          </w:tcPr>
          <w:p w14:paraId="6C5E4D61" w14:textId="77777777" w:rsidR="007A1F44" w:rsidRPr="00977EA3" w:rsidRDefault="007A1F44">
            <w:pPr>
              <w:pStyle w:val="TableEntry"/>
              <w:jc w:val="center"/>
              <w:rPr>
                <w:noProof w:val="0"/>
              </w:rPr>
            </w:pPr>
            <w:r w:rsidRPr="00977EA3">
              <w:rPr>
                <w:noProof w:val="0"/>
              </w:rPr>
              <w:t>O</w:t>
            </w:r>
          </w:p>
        </w:tc>
        <w:tc>
          <w:tcPr>
            <w:tcW w:w="872" w:type="dxa"/>
          </w:tcPr>
          <w:p w14:paraId="78CB74CD" w14:textId="77777777" w:rsidR="007A1F44" w:rsidRPr="00977EA3" w:rsidRDefault="007A1F44">
            <w:pPr>
              <w:pStyle w:val="TableEntry"/>
              <w:jc w:val="center"/>
              <w:rPr>
                <w:noProof w:val="0"/>
              </w:rPr>
            </w:pPr>
            <w:r w:rsidRPr="00977EA3">
              <w:rPr>
                <w:noProof w:val="0"/>
              </w:rPr>
              <w:t>[0..*]</w:t>
            </w:r>
          </w:p>
        </w:tc>
        <w:tc>
          <w:tcPr>
            <w:tcW w:w="1701" w:type="dxa"/>
          </w:tcPr>
          <w:p w14:paraId="304CD256" w14:textId="77777777" w:rsidR="007A1F44" w:rsidRPr="00977EA3" w:rsidRDefault="007A1F44">
            <w:pPr>
              <w:pStyle w:val="TableEntry"/>
              <w:jc w:val="center"/>
              <w:rPr>
                <w:noProof w:val="0"/>
              </w:rPr>
            </w:pPr>
            <w:r w:rsidRPr="00977EA3">
              <w:rPr>
                <w:noProof w:val="0"/>
              </w:rPr>
              <w:t>3</w:t>
            </w:r>
          </w:p>
        </w:tc>
      </w:tr>
      <w:tr w:rsidR="007A1F44" w:rsidRPr="00977EA3" w14:paraId="7506074B" w14:textId="77777777">
        <w:trPr>
          <w:cantSplit/>
          <w:jc w:val="center"/>
        </w:trPr>
        <w:tc>
          <w:tcPr>
            <w:tcW w:w="1951" w:type="dxa"/>
          </w:tcPr>
          <w:p w14:paraId="153A54AB" w14:textId="77777777" w:rsidR="007A1F44" w:rsidRPr="00977EA3" w:rsidRDefault="007A1F44" w:rsidP="00A0052B">
            <w:pPr>
              <w:pStyle w:val="TableEntry"/>
              <w:rPr>
                <w:noProof w:val="0"/>
              </w:rPr>
            </w:pPr>
            <w:r w:rsidRPr="00977EA3">
              <w:rPr>
                <w:noProof w:val="0"/>
              </w:rPr>
              <w:t>OBX</w:t>
            </w:r>
          </w:p>
        </w:tc>
        <w:tc>
          <w:tcPr>
            <w:tcW w:w="3544" w:type="dxa"/>
          </w:tcPr>
          <w:p w14:paraId="79CEE0E2" w14:textId="77777777" w:rsidR="007A1F44" w:rsidRPr="00977EA3" w:rsidRDefault="007A1F44">
            <w:pPr>
              <w:pStyle w:val="TableEntry"/>
              <w:rPr>
                <w:noProof w:val="0"/>
              </w:rPr>
            </w:pPr>
            <w:r w:rsidRPr="00977EA3">
              <w:rPr>
                <w:noProof w:val="0"/>
              </w:rPr>
              <w:t>Observation/Result</w:t>
            </w:r>
          </w:p>
        </w:tc>
        <w:tc>
          <w:tcPr>
            <w:tcW w:w="971" w:type="dxa"/>
          </w:tcPr>
          <w:p w14:paraId="10964A38" w14:textId="77777777" w:rsidR="007A1F44" w:rsidRPr="00977EA3" w:rsidRDefault="007A1F44">
            <w:pPr>
              <w:pStyle w:val="TableEntry"/>
              <w:jc w:val="center"/>
              <w:rPr>
                <w:noProof w:val="0"/>
              </w:rPr>
            </w:pPr>
            <w:r w:rsidRPr="00977EA3">
              <w:rPr>
                <w:noProof w:val="0"/>
              </w:rPr>
              <w:t>O</w:t>
            </w:r>
          </w:p>
        </w:tc>
        <w:tc>
          <w:tcPr>
            <w:tcW w:w="872" w:type="dxa"/>
          </w:tcPr>
          <w:p w14:paraId="70AA1398" w14:textId="77777777" w:rsidR="007A1F44" w:rsidRPr="00977EA3" w:rsidRDefault="007A1F44">
            <w:pPr>
              <w:pStyle w:val="TableEntry"/>
              <w:jc w:val="center"/>
              <w:rPr>
                <w:noProof w:val="0"/>
              </w:rPr>
            </w:pPr>
            <w:r w:rsidRPr="00977EA3">
              <w:rPr>
                <w:noProof w:val="0"/>
              </w:rPr>
              <w:t>[0..*]</w:t>
            </w:r>
          </w:p>
        </w:tc>
        <w:tc>
          <w:tcPr>
            <w:tcW w:w="1701" w:type="dxa"/>
          </w:tcPr>
          <w:p w14:paraId="47BE9279" w14:textId="77777777" w:rsidR="007A1F44" w:rsidRPr="00977EA3" w:rsidRDefault="007A1F44">
            <w:pPr>
              <w:pStyle w:val="TableEntry"/>
              <w:jc w:val="center"/>
              <w:rPr>
                <w:noProof w:val="0"/>
              </w:rPr>
            </w:pPr>
            <w:r w:rsidRPr="00977EA3">
              <w:rPr>
                <w:noProof w:val="0"/>
              </w:rPr>
              <w:t>7</w:t>
            </w:r>
          </w:p>
        </w:tc>
      </w:tr>
    </w:tbl>
    <w:p w14:paraId="0352B23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91" w:name="_Toc174249270"/>
      <w:r w:rsidRPr="00977EA3">
        <w:rPr>
          <w:noProof w:val="0"/>
        </w:rPr>
        <w:t>Comments on segment usage</w:t>
      </w:r>
      <w:bookmarkEnd w:id="491"/>
    </w:p>
    <w:p w14:paraId="168AFC03" w14:textId="77777777" w:rsidR="007A1F44" w:rsidRPr="00977EA3" w:rsidRDefault="007A1F44">
      <w:r w:rsidRPr="00977EA3">
        <w:t xml:space="preserve">Field </w:t>
      </w:r>
      <w:r w:rsidRPr="00977EA3">
        <w:rPr>
          <w:i/>
          <w:iCs/>
        </w:rPr>
        <w:t>EVN-6-event occurred</w:t>
      </w:r>
      <w:r w:rsidRPr="00977EA3">
        <w:t xml:space="preserve"> shall contain the date and time that the patient actually returned from the leave of absence. </w:t>
      </w:r>
      <w:r w:rsidRPr="00977EA3">
        <w:rPr>
          <w:i/>
          <w:iCs/>
        </w:rPr>
        <w:t>PV2-47-expected LOA return</w:t>
      </w:r>
      <w:r w:rsidRPr="00977EA3">
        <w:t xml:space="preserve"> shall contain the date and time that the patient was expected to return from the leave of absence.</w:t>
      </w:r>
    </w:p>
    <w:p w14:paraId="6CF2BC62" w14:textId="77777777" w:rsidR="007A1F44" w:rsidRPr="00977EA3" w:rsidRDefault="007A1F44">
      <w:r w:rsidRPr="00977EA3">
        <w:t>One or more OBX segments may be present to carry “permanent observations” such as the patient weight or height.</w:t>
      </w:r>
    </w:p>
    <w:p w14:paraId="3731DC6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92" w:name="_Toc174249271"/>
      <w:r w:rsidRPr="00977EA3">
        <w:rPr>
          <w:noProof w:val="0"/>
        </w:rPr>
        <w:lastRenderedPageBreak/>
        <w:t>Expected actions</w:t>
      </w:r>
      <w:bookmarkEnd w:id="492"/>
    </w:p>
    <w:p w14:paraId="0EE175B3" w14:textId="77777777" w:rsidR="007A1F44" w:rsidRPr="00977EA3" w:rsidRDefault="007A1F44">
      <w:r w:rsidRPr="00977EA3">
        <w:t>The receiver shall record that the patient has returned from the leave of absence.</w:t>
      </w:r>
    </w:p>
    <w:p w14:paraId="7A6D076D" w14:textId="77777777" w:rsidR="007A1F44" w:rsidRPr="00977EA3" w:rsidRDefault="007A1F44">
      <w:r w:rsidRPr="00977EA3">
        <w:t>The receiver shall report the result of this operation (success / error) in an acknowledgment message returned to the sender.</w:t>
      </w:r>
    </w:p>
    <w:p w14:paraId="43C2D1AA" w14:textId="77777777" w:rsidR="007A1F44" w:rsidRPr="00977EA3" w:rsidRDefault="007A1F44">
      <w:r w:rsidRPr="00977EA3">
        <w:t>In case this Movement conflicts with the current situation of the patient (no leave of absence previously notified, or no active encounter, or patient unknown) the message is discarded, but no error condition is raised.</w:t>
      </w:r>
    </w:p>
    <w:p w14:paraId="23F24458" w14:textId="77777777" w:rsidR="007A1F44" w:rsidRPr="00977EA3" w:rsidRDefault="007A1F44">
      <w:r w:rsidRPr="00977EA3">
        <w:t>If the receiver does not support the Advanced Encounter Management Option of this transaction, it shall application-reject the message (see ITI TF-2x: C.2.3).</w:t>
      </w:r>
    </w:p>
    <w:p w14:paraId="2034B8CA"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93" w:name="_Toc174249272"/>
      <w:bookmarkStart w:id="494" w:name="_Toc398544194"/>
      <w:r w:rsidRPr="00977EA3">
        <w:rPr>
          <w:noProof w:val="0"/>
        </w:rPr>
        <w:t>Cancel Patient Return from a Leave of Absence – ADT^A53^ADT_A52</w:t>
      </w:r>
      <w:bookmarkEnd w:id="493"/>
      <w:bookmarkEnd w:id="494"/>
    </w:p>
    <w:p w14:paraId="21A1E88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95" w:name="_Toc174249273"/>
      <w:r w:rsidRPr="00977EA3">
        <w:rPr>
          <w:noProof w:val="0"/>
        </w:rPr>
        <w:t>Trigger Event</w:t>
      </w:r>
      <w:bookmarkEnd w:id="495"/>
    </w:p>
    <w:p w14:paraId="5B62B0BA" w14:textId="77777777" w:rsidR="007A1F44" w:rsidRPr="00977EA3" w:rsidRDefault="007A1F44">
      <w:r w:rsidRPr="00977EA3">
        <w:t>This message is sent by a Patient Encounter Supplier to cancel a previous notification to a Patient Encounter Consumer that a patient had returned from a leave of absence.</w:t>
      </w:r>
    </w:p>
    <w:p w14:paraId="7422AB0E" w14:textId="77777777" w:rsidR="007A1F44" w:rsidRPr="00977EA3" w:rsidRDefault="007A1F44">
      <w:r w:rsidRPr="00977EA3">
        <w:t xml:space="preserve">MSH-9 is valued </w:t>
      </w:r>
      <w:r w:rsidRPr="00977EA3">
        <w:rPr>
          <w:b/>
          <w:bCs/>
        </w:rPr>
        <w:t>ADT^A53^ADT_A52</w:t>
      </w:r>
      <w:r w:rsidRPr="00977EA3">
        <w:t>.</w:t>
      </w:r>
    </w:p>
    <w:p w14:paraId="71092FF8"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96" w:name="_Toc174249274"/>
      <w:r w:rsidRPr="00977EA3">
        <w:rPr>
          <w:noProof w:val="0"/>
        </w:rPr>
        <w:t>Message Static Definition</w:t>
      </w:r>
      <w:bookmarkEnd w:id="496"/>
    </w:p>
    <w:p w14:paraId="054E7731" w14:textId="77777777" w:rsidR="007A1F44" w:rsidRPr="00977EA3" w:rsidRDefault="007A1F44">
      <w:pPr>
        <w:pStyle w:val="TableTitle"/>
        <w:rPr>
          <w:noProof w:val="0"/>
        </w:rPr>
      </w:pPr>
      <w:r w:rsidRPr="00977EA3">
        <w:rPr>
          <w:noProof w:val="0"/>
        </w:rPr>
        <w:t>Table 3.31-30: Static definition of message ADT^A53^ADT_A52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EDF976E" w14:textId="77777777">
        <w:trPr>
          <w:cantSplit/>
          <w:tblHeader/>
          <w:jc w:val="center"/>
        </w:trPr>
        <w:tc>
          <w:tcPr>
            <w:tcW w:w="1951" w:type="dxa"/>
            <w:shd w:val="clear" w:color="auto" w:fill="D9D9D9"/>
          </w:tcPr>
          <w:p w14:paraId="2E3F3E6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4B4A110B"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37CB71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2892DB3"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3AAE9FE" w14:textId="77777777" w:rsidR="007A1F44" w:rsidRPr="00977EA3" w:rsidRDefault="007A1F44" w:rsidP="00A53067">
            <w:pPr>
              <w:pStyle w:val="TableEntryHeader"/>
              <w:rPr>
                <w:noProof w:val="0"/>
              </w:rPr>
            </w:pPr>
            <w:r w:rsidRPr="00977EA3">
              <w:rPr>
                <w:noProof w:val="0"/>
              </w:rPr>
              <w:t>HL7 chapter</w:t>
            </w:r>
          </w:p>
        </w:tc>
      </w:tr>
      <w:tr w:rsidR="007A1F44" w:rsidRPr="00977EA3" w14:paraId="4805A30A" w14:textId="77777777">
        <w:trPr>
          <w:cantSplit/>
          <w:jc w:val="center"/>
        </w:trPr>
        <w:tc>
          <w:tcPr>
            <w:tcW w:w="1951" w:type="dxa"/>
          </w:tcPr>
          <w:p w14:paraId="22C12EDB" w14:textId="77777777" w:rsidR="007A1F44" w:rsidRPr="00977EA3" w:rsidRDefault="007A1F44" w:rsidP="00A0052B">
            <w:pPr>
              <w:pStyle w:val="TableEntry"/>
              <w:rPr>
                <w:noProof w:val="0"/>
              </w:rPr>
            </w:pPr>
            <w:r w:rsidRPr="00977EA3">
              <w:rPr>
                <w:noProof w:val="0"/>
              </w:rPr>
              <w:t>MSH</w:t>
            </w:r>
          </w:p>
        </w:tc>
        <w:tc>
          <w:tcPr>
            <w:tcW w:w="3544" w:type="dxa"/>
          </w:tcPr>
          <w:p w14:paraId="682F3D81" w14:textId="77777777" w:rsidR="007A1F44" w:rsidRPr="00977EA3" w:rsidRDefault="007A1F44">
            <w:pPr>
              <w:pStyle w:val="TableEntry"/>
              <w:rPr>
                <w:noProof w:val="0"/>
              </w:rPr>
            </w:pPr>
            <w:r w:rsidRPr="00977EA3">
              <w:rPr>
                <w:noProof w:val="0"/>
              </w:rPr>
              <w:t>Message Header</w:t>
            </w:r>
          </w:p>
        </w:tc>
        <w:tc>
          <w:tcPr>
            <w:tcW w:w="971" w:type="dxa"/>
          </w:tcPr>
          <w:p w14:paraId="775775AC" w14:textId="77777777" w:rsidR="007A1F44" w:rsidRPr="00977EA3" w:rsidRDefault="007A1F44">
            <w:pPr>
              <w:pStyle w:val="TableEntry"/>
              <w:jc w:val="center"/>
              <w:rPr>
                <w:noProof w:val="0"/>
              </w:rPr>
            </w:pPr>
            <w:r w:rsidRPr="00977EA3">
              <w:rPr>
                <w:noProof w:val="0"/>
              </w:rPr>
              <w:t>R</w:t>
            </w:r>
          </w:p>
        </w:tc>
        <w:tc>
          <w:tcPr>
            <w:tcW w:w="872" w:type="dxa"/>
          </w:tcPr>
          <w:p w14:paraId="714A3254" w14:textId="77777777" w:rsidR="007A1F44" w:rsidRPr="00977EA3" w:rsidRDefault="007A1F44">
            <w:pPr>
              <w:pStyle w:val="TableEntry"/>
              <w:jc w:val="center"/>
              <w:rPr>
                <w:noProof w:val="0"/>
              </w:rPr>
            </w:pPr>
            <w:r w:rsidRPr="00977EA3">
              <w:rPr>
                <w:noProof w:val="0"/>
              </w:rPr>
              <w:t>[1..1]</w:t>
            </w:r>
          </w:p>
        </w:tc>
        <w:tc>
          <w:tcPr>
            <w:tcW w:w="1701" w:type="dxa"/>
          </w:tcPr>
          <w:p w14:paraId="4679C19E" w14:textId="77777777" w:rsidR="007A1F44" w:rsidRPr="00977EA3" w:rsidRDefault="007A1F44">
            <w:pPr>
              <w:pStyle w:val="TableEntry"/>
              <w:jc w:val="center"/>
              <w:rPr>
                <w:noProof w:val="0"/>
              </w:rPr>
            </w:pPr>
            <w:r w:rsidRPr="00977EA3">
              <w:rPr>
                <w:noProof w:val="0"/>
              </w:rPr>
              <w:t>2</w:t>
            </w:r>
          </w:p>
        </w:tc>
      </w:tr>
      <w:tr w:rsidR="007A1F44" w:rsidRPr="00977EA3" w14:paraId="08369FBC" w14:textId="77777777">
        <w:trPr>
          <w:cantSplit/>
          <w:jc w:val="center"/>
        </w:trPr>
        <w:tc>
          <w:tcPr>
            <w:tcW w:w="1951" w:type="dxa"/>
          </w:tcPr>
          <w:p w14:paraId="1B4C8BE7" w14:textId="77777777" w:rsidR="007A1F44" w:rsidRPr="00977EA3" w:rsidRDefault="007A1F44">
            <w:pPr>
              <w:pStyle w:val="TableEntry"/>
              <w:rPr>
                <w:noProof w:val="0"/>
              </w:rPr>
            </w:pPr>
            <w:r w:rsidRPr="00977EA3">
              <w:rPr>
                <w:noProof w:val="0"/>
              </w:rPr>
              <w:t>SFT</w:t>
            </w:r>
          </w:p>
        </w:tc>
        <w:tc>
          <w:tcPr>
            <w:tcW w:w="3544" w:type="dxa"/>
          </w:tcPr>
          <w:p w14:paraId="629FEB84" w14:textId="77777777" w:rsidR="007A1F44" w:rsidRPr="00977EA3" w:rsidRDefault="007A1F44">
            <w:pPr>
              <w:pStyle w:val="TableEntry"/>
              <w:rPr>
                <w:noProof w:val="0"/>
              </w:rPr>
            </w:pPr>
            <w:r w:rsidRPr="00977EA3">
              <w:rPr>
                <w:noProof w:val="0"/>
              </w:rPr>
              <w:t>Software Segment</w:t>
            </w:r>
          </w:p>
        </w:tc>
        <w:tc>
          <w:tcPr>
            <w:tcW w:w="971" w:type="dxa"/>
          </w:tcPr>
          <w:p w14:paraId="2C1B158C" w14:textId="77777777" w:rsidR="007A1F44" w:rsidRPr="00977EA3" w:rsidRDefault="007A1F44">
            <w:pPr>
              <w:pStyle w:val="TableEntry"/>
              <w:jc w:val="center"/>
              <w:rPr>
                <w:noProof w:val="0"/>
              </w:rPr>
            </w:pPr>
            <w:r w:rsidRPr="00977EA3">
              <w:rPr>
                <w:noProof w:val="0"/>
              </w:rPr>
              <w:t>O</w:t>
            </w:r>
          </w:p>
        </w:tc>
        <w:tc>
          <w:tcPr>
            <w:tcW w:w="872" w:type="dxa"/>
          </w:tcPr>
          <w:p w14:paraId="26167999" w14:textId="77777777" w:rsidR="007A1F44" w:rsidRPr="00977EA3" w:rsidRDefault="007A1F44">
            <w:pPr>
              <w:pStyle w:val="TableEntry"/>
              <w:jc w:val="center"/>
              <w:rPr>
                <w:noProof w:val="0"/>
              </w:rPr>
            </w:pPr>
            <w:r w:rsidRPr="00977EA3">
              <w:rPr>
                <w:noProof w:val="0"/>
              </w:rPr>
              <w:t>[0..*]</w:t>
            </w:r>
          </w:p>
        </w:tc>
        <w:tc>
          <w:tcPr>
            <w:tcW w:w="1701" w:type="dxa"/>
          </w:tcPr>
          <w:p w14:paraId="47439EF9" w14:textId="77777777" w:rsidR="007A1F44" w:rsidRPr="00977EA3" w:rsidRDefault="007A1F44">
            <w:pPr>
              <w:pStyle w:val="TableEntry"/>
              <w:jc w:val="center"/>
              <w:rPr>
                <w:noProof w:val="0"/>
              </w:rPr>
            </w:pPr>
            <w:r w:rsidRPr="00977EA3">
              <w:rPr>
                <w:noProof w:val="0"/>
              </w:rPr>
              <w:t>2</w:t>
            </w:r>
          </w:p>
        </w:tc>
      </w:tr>
      <w:tr w:rsidR="007A1F44" w:rsidRPr="00977EA3" w14:paraId="3D20536B" w14:textId="77777777">
        <w:trPr>
          <w:cantSplit/>
          <w:jc w:val="center"/>
        </w:trPr>
        <w:tc>
          <w:tcPr>
            <w:tcW w:w="1951" w:type="dxa"/>
          </w:tcPr>
          <w:p w14:paraId="329AAAA4" w14:textId="77777777" w:rsidR="007A1F44" w:rsidRPr="00977EA3" w:rsidRDefault="007A1F44">
            <w:pPr>
              <w:pStyle w:val="TableEntry"/>
              <w:rPr>
                <w:noProof w:val="0"/>
              </w:rPr>
            </w:pPr>
            <w:r w:rsidRPr="00977EA3">
              <w:rPr>
                <w:noProof w:val="0"/>
              </w:rPr>
              <w:t>EVN</w:t>
            </w:r>
          </w:p>
        </w:tc>
        <w:tc>
          <w:tcPr>
            <w:tcW w:w="3544" w:type="dxa"/>
          </w:tcPr>
          <w:p w14:paraId="72912A05" w14:textId="77777777" w:rsidR="007A1F44" w:rsidRPr="00977EA3" w:rsidRDefault="007A1F44">
            <w:pPr>
              <w:pStyle w:val="TableEntry"/>
              <w:rPr>
                <w:noProof w:val="0"/>
              </w:rPr>
            </w:pPr>
            <w:r w:rsidRPr="00977EA3">
              <w:rPr>
                <w:noProof w:val="0"/>
              </w:rPr>
              <w:t>Event Type</w:t>
            </w:r>
          </w:p>
        </w:tc>
        <w:tc>
          <w:tcPr>
            <w:tcW w:w="971" w:type="dxa"/>
          </w:tcPr>
          <w:p w14:paraId="4605F6DB" w14:textId="77777777" w:rsidR="007A1F44" w:rsidRPr="00977EA3" w:rsidRDefault="007A1F44">
            <w:pPr>
              <w:pStyle w:val="TableEntry"/>
              <w:jc w:val="center"/>
              <w:rPr>
                <w:noProof w:val="0"/>
              </w:rPr>
            </w:pPr>
            <w:r w:rsidRPr="00977EA3">
              <w:rPr>
                <w:noProof w:val="0"/>
              </w:rPr>
              <w:t>R</w:t>
            </w:r>
          </w:p>
        </w:tc>
        <w:tc>
          <w:tcPr>
            <w:tcW w:w="872" w:type="dxa"/>
          </w:tcPr>
          <w:p w14:paraId="6DDBFEE8" w14:textId="77777777" w:rsidR="007A1F44" w:rsidRPr="00977EA3" w:rsidRDefault="007A1F44">
            <w:pPr>
              <w:pStyle w:val="TableEntry"/>
              <w:jc w:val="center"/>
              <w:rPr>
                <w:noProof w:val="0"/>
              </w:rPr>
            </w:pPr>
            <w:r w:rsidRPr="00977EA3">
              <w:rPr>
                <w:noProof w:val="0"/>
              </w:rPr>
              <w:t>[1..1]</w:t>
            </w:r>
          </w:p>
        </w:tc>
        <w:tc>
          <w:tcPr>
            <w:tcW w:w="1701" w:type="dxa"/>
          </w:tcPr>
          <w:p w14:paraId="2BCEF1D5" w14:textId="77777777" w:rsidR="007A1F44" w:rsidRPr="00977EA3" w:rsidRDefault="007A1F44">
            <w:pPr>
              <w:pStyle w:val="TableEntry"/>
              <w:jc w:val="center"/>
              <w:rPr>
                <w:noProof w:val="0"/>
              </w:rPr>
            </w:pPr>
            <w:r w:rsidRPr="00977EA3">
              <w:rPr>
                <w:noProof w:val="0"/>
              </w:rPr>
              <w:t>2</w:t>
            </w:r>
          </w:p>
        </w:tc>
      </w:tr>
      <w:tr w:rsidR="007A1F44" w:rsidRPr="00977EA3" w14:paraId="6F2C922F" w14:textId="77777777">
        <w:trPr>
          <w:cantSplit/>
          <w:jc w:val="center"/>
        </w:trPr>
        <w:tc>
          <w:tcPr>
            <w:tcW w:w="1951" w:type="dxa"/>
          </w:tcPr>
          <w:p w14:paraId="1C2CFDF3" w14:textId="77777777" w:rsidR="007A1F44" w:rsidRPr="00977EA3" w:rsidRDefault="007A1F44">
            <w:pPr>
              <w:pStyle w:val="TableEntry"/>
              <w:rPr>
                <w:noProof w:val="0"/>
              </w:rPr>
            </w:pPr>
            <w:r w:rsidRPr="00977EA3">
              <w:rPr>
                <w:noProof w:val="0"/>
              </w:rPr>
              <w:t>PID</w:t>
            </w:r>
          </w:p>
        </w:tc>
        <w:tc>
          <w:tcPr>
            <w:tcW w:w="3544" w:type="dxa"/>
          </w:tcPr>
          <w:p w14:paraId="05171119" w14:textId="77777777" w:rsidR="007A1F44" w:rsidRPr="00977EA3" w:rsidRDefault="007A1F44">
            <w:pPr>
              <w:pStyle w:val="TableEntry"/>
              <w:rPr>
                <w:noProof w:val="0"/>
              </w:rPr>
            </w:pPr>
            <w:r w:rsidRPr="00977EA3">
              <w:rPr>
                <w:noProof w:val="0"/>
              </w:rPr>
              <w:t>Patient Identification</w:t>
            </w:r>
          </w:p>
        </w:tc>
        <w:tc>
          <w:tcPr>
            <w:tcW w:w="971" w:type="dxa"/>
          </w:tcPr>
          <w:p w14:paraId="60F799F0" w14:textId="77777777" w:rsidR="007A1F44" w:rsidRPr="00977EA3" w:rsidRDefault="007A1F44">
            <w:pPr>
              <w:pStyle w:val="TableEntry"/>
              <w:jc w:val="center"/>
              <w:rPr>
                <w:noProof w:val="0"/>
              </w:rPr>
            </w:pPr>
            <w:r w:rsidRPr="00977EA3">
              <w:rPr>
                <w:noProof w:val="0"/>
              </w:rPr>
              <w:t>R</w:t>
            </w:r>
          </w:p>
        </w:tc>
        <w:tc>
          <w:tcPr>
            <w:tcW w:w="872" w:type="dxa"/>
          </w:tcPr>
          <w:p w14:paraId="15D96C53" w14:textId="77777777" w:rsidR="007A1F44" w:rsidRPr="00977EA3" w:rsidRDefault="007A1F44">
            <w:pPr>
              <w:pStyle w:val="TableEntry"/>
              <w:jc w:val="center"/>
              <w:rPr>
                <w:noProof w:val="0"/>
              </w:rPr>
            </w:pPr>
            <w:r w:rsidRPr="00977EA3">
              <w:rPr>
                <w:noProof w:val="0"/>
              </w:rPr>
              <w:t>[1..1]</w:t>
            </w:r>
          </w:p>
        </w:tc>
        <w:tc>
          <w:tcPr>
            <w:tcW w:w="1701" w:type="dxa"/>
          </w:tcPr>
          <w:p w14:paraId="511D615A" w14:textId="77777777" w:rsidR="007A1F44" w:rsidRPr="00977EA3" w:rsidRDefault="007A1F44">
            <w:pPr>
              <w:pStyle w:val="TableEntry"/>
              <w:jc w:val="center"/>
              <w:rPr>
                <w:noProof w:val="0"/>
              </w:rPr>
            </w:pPr>
            <w:r w:rsidRPr="00977EA3">
              <w:rPr>
                <w:noProof w:val="0"/>
              </w:rPr>
              <w:t>3</w:t>
            </w:r>
          </w:p>
        </w:tc>
      </w:tr>
      <w:tr w:rsidR="007A1F44" w:rsidRPr="00977EA3" w14:paraId="69C43DD8" w14:textId="77777777">
        <w:trPr>
          <w:cantSplit/>
          <w:jc w:val="center"/>
        </w:trPr>
        <w:tc>
          <w:tcPr>
            <w:tcW w:w="1951" w:type="dxa"/>
          </w:tcPr>
          <w:p w14:paraId="1BF102C6" w14:textId="77777777" w:rsidR="007A1F44" w:rsidRPr="00977EA3" w:rsidRDefault="007A1F44">
            <w:pPr>
              <w:pStyle w:val="TableEntry"/>
              <w:rPr>
                <w:noProof w:val="0"/>
              </w:rPr>
            </w:pPr>
            <w:r w:rsidRPr="00977EA3">
              <w:rPr>
                <w:noProof w:val="0"/>
              </w:rPr>
              <w:t>PD1</w:t>
            </w:r>
          </w:p>
        </w:tc>
        <w:tc>
          <w:tcPr>
            <w:tcW w:w="3544" w:type="dxa"/>
          </w:tcPr>
          <w:p w14:paraId="08041669" w14:textId="77777777" w:rsidR="007A1F44" w:rsidRPr="00977EA3" w:rsidRDefault="007A1F44">
            <w:pPr>
              <w:pStyle w:val="TableEntry"/>
              <w:rPr>
                <w:noProof w:val="0"/>
              </w:rPr>
            </w:pPr>
            <w:r w:rsidRPr="00977EA3">
              <w:rPr>
                <w:noProof w:val="0"/>
              </w:rPr>
              <w:t>Additional Demographics</w:t>
            </w:r>
          </w:p>
        </w:tc>
        <w:tc>
          <w:tcPr>
            <w:tcW w:w="971" w:type="dxa"/>
          </w:tcPr>
          <w:p w14:paraId="1FDC81A1" w14:textId="77777777" w:rsidR="007A1F44" w:rsidRPr="00977EA3" w:rsidRDefault="007A1F44">
            <w:pPr>
              <w:pStyle w:val="TableEntry"/>
              <w:jc w:val="center"/>
              <w:rPr>
                <w:noProof w:val="0"/>
              </w:rPr>
            </w:pPr>
            <w:r w:rsidRPr="00977EA3">
              <w:rPr>
                <w:noProof w:val="0"/>
              </w:rPr>
              <w:t>O</w:t>
            </w:r>
          </w:p>
        </w:tc>
        <w:tc>
          <w:tcPr>
            <w:tcW w:w="872" w:type="dxa"/>
          </w:tcPr>
          <w:p w14:paraId="6965BBE7" w14:textId="77777777" w:rsidR="007A1F44" w:rsidRPr="00977EA3" w:rsidRDefault="007A1F44">
            <w:pPr>
              <w:pStyle w:val="TableEntry"/>
              <w:jc w:val="center"/>
              <w:rPr>
                <w:noProof w:val="0"/>
              </w:rPr>
            </w:pPr>
            <w:r w:rsidRPr="00977EA3">
              <w:rPr>
                <w:noProof w:val="0"/>
              </w:rPr>
              <w:t>[0..1]</w:t>
            </w:r>
          </w:p>
        </w:tc>
        <w:tc>
          <w:tcPr>
            <w:tcW w:w="1701" w:type="dxa"/>
          </w:tcPr>
          <w:p w14:paraId="7EE67284" w14:textId="77777777" w:rsidR="007A1F44" w:rsidRPr="00977EA3" w:rsidRDefault="007A1F44">
            <w:pPr>
              <w:pStyle w:val="TableEntry"/>
              <w:jc w:val="center"/>
              <w:rPr>
                <w:noProof w:val="0"/>
              </w:rPr>
            </w:pPr>
            <w:r w:rsidRPr="00977EA3">
              <w:rPr>
                <w:noProof w:val="0"/>
              </w:rPr>
              <w:t>3</w:t>
            </w:r>
          </w:p>
        </w:tc>
      </w:tr>
      <w:tr w:rsidR="007A1F44" w:rsidRPr="00977EA3" w14:paraId="208FC928" w14:textId="77777777">
        <w:trPr>
          <w:cantSplit/>
          <w:jc w:val="center"/>
        </w:trPr>
        <w:tc>
          <w:tcPr>
            <w:tcW w:w="1951" w:type="dxa"/>
          </w:tcPr>
          <w:p w14:paraId="2885661B" w14:textId="77777777" w:rsidR="007A1F44" w:rsidRPr="00977EA3" w:rsidRDefault="007A1F44" w:rsidP="00A0052B">
            <w:pPr>
              <w:pStyle w:val="TableEntry"/>
              <w:rPr>
                <w:noProof w:val="0"/>
              </w:rPr>
            </w:pPr>
            <w:r w:rsidRPr="00977EA3">
              <w:rPr>
                <w:noProof w:val="0"/>
              </w:rPr>
              <w:t>PV1</w:t>
            </w:r>
          </w:p>
        </w:tc>
        <w:tc>
          <w:tcPr>
            <w:tcW w:w="3544" w:type="dxa"/>
          </w:tcPr>
          <w:p w14:paraId="20AADD19" w14:textId="77777777" w:rsidR="007A1F44" w:rsidRPr="00977EA3" w:rsidRDefault="007A1F44">
            <w:pPr>
              <w:pStyle w:val="TableEntry"/>
              <w:rPr>
                <w:noProof w:val="0"/>
              </w:rPr>
            </w:pPr>
            <w:r w:rsidRPr="00977EA3">
              <w:rPr>
                <w:noProof w:val="0"/>
              </w:rPr>
              <w:t>Patient Visit</w:t>
            </w:r>
          </w:p>
        </w:tc>
        <w:tc>
          <w:tcPr>
            <w:tcW w:w="971" w:type="dxa"/>
          </w:tcPr>
          <w:p w14:paraId="55F0BFE7" w14:textId="77777777" w:rsidR="007A1F44" w:rsidRPr="00977EA3" w:rsidRDefault="007A1F44">
            <w:pPr>
              <w:pStyle w:val="TableEntry"/>
              <w:jc w:val="center"/>
              <w:rPr>
                <w:noProof w:val="0"/>
              </w:rPr>
            </w:pPr>
            <w:r w:rsidRPr="00977EA3">
              <w:rPr>
                <w:noProof w:val="0"/>
              </w:rPr>
              <w:t>R</w:t>
            </w:r>
          </w:p>
        </w:tc>
        <w:tc>
          <w:tcPr>
            <w:tcW w:w="872" w:type="dxa"/>
          </w:tcPr>
          <w:p w14:paraId="0FFEE720" w14:textId="77777777" w:rsidR="007A1F44" w:rsidRPr="00977EA3" w:rsidRDefault="007A1F44">
            <w:pPr>
              <w:pStyle w:val="TableEntry"/>
              <w:jc w:val="center"/>
              <w:rPr>
                <w:noProof w:val="0"/>
              </w:rPr>
            </w:pPr>
            <w:r w:rsidRPr="00977EA3">
              <w:rPr>
                <w:noProof w:val="0"/>
              </w:rPr>
              <w:t>[1..1]</w:t>
            </w:r>
          </w:p>
        </w:tc>
        <w:tc>
          <w:tcPr>
            <w:tcW w:w="1701" w:type="dxa"/>
          </w:tcPr>
          <w:p w14:paraId="40F560CF" w14:textId="77777777" w:rsidR="007A1F44" w:rsidRPr="00977EA3" w:rsidRDefault="007A1F44">
            <w:pPr>
              <w:pStyle w:val="TableEntry"/>
              <w:jc w:val="center"/>
              <w:rPr>
                <w:noProof w:val="0"/>
              </w:rPr>
            </w:pPr>
            <w:r w:rsidRPr="00977EA3">
              <w:rPr>
                <w:noProof w:val="0"/>
              </w:rPr>
              <w:t>3</w:t>
            </w:r>
          </w:p>
        </w:tc>
      </w:tr>
      <w:tr w:rsidR="007A1F44" w:rsidRPr="00977EA3" w14:paraId="453DE4D1" w14:textId="77777777">
        <w:trPr>
          <w:cantSplit/>
          <w:jc w:val="center"/>
        </w:trPr>
        <w:tc>
          <w:tcPr>
            <w:tcW w:w="1951" w:type="dxa"/>
          </w:tcPr>
          <w:p w14:paraId="4724C2D8" w14:textId="77777777" w:rsidR="007A1F44" w:rsidRPr="00977EA3" w:rsidRDefault="007A1F44" w:rsidP="00A0052B">
            <w:pPr>
              <w:pStyle w:val="TableEntry"/>
              <w:rPr>
                <w:noProof w:val="0"/>
              </w:rPr>
            </w:pPr>
            <w:r w:rsidRPr="00977EA3">
              <w:rPr>
                <w:noProof w:val="0"/>
              </w:rPr>
              <w:t>PV2</w:t>
            </w:r>
          </w:p>
        </w:tc>
        <w:tc>
          <w:tcPr>
            <w:tcW w:w="3544" w:type="dxa"/>
          </w:tcPr>
          <w:p w14:paraId="6853C4F6" w14:textId="77777777" w:rsidR="007A1F44" w:rsidRPr="00977EA3" w:rsidRDefault="007A1F44">
            <w:pPr>
              <w:pStyle w:val="TableEntry"/>
              <w:rPr>
                <w:noProof w:val="0"/>
              </w:rPr>
            </w:pPr>
            <w:r w:rsidRPr="00977EA3">
              <w:rPr>
                <w:noProof w:val="0"/>
              </w:rPr>
              <w:t>Patient Visit – Additional Info</w:t>
            </w:r>
          </w:p>
        </w:tc>
        <w:tc>
          <w:tcPr>
            <w:tcW w:w="971" w:type="dxa"/>
          </w:tcPr>
          <w:p w14:paraId="70B8122B" w14:textId="77777777" w:rsidR="007A1F44" w:rsidRPr="00977EA3" w:rsidRDefault="007A1F44">
            <w:pPr>
              <w:pStyle w:val="TableEntry"/>
              <w:jc w:val="center"/>
              <w:rPr>
                <w:noProof w:val="0"/>
              </w:rPr>
            </w:pPr>
            <w:r w:rsidRPr="00977EA3">
              <w:rPr>
                <w:noProof w:val="0"/>
              </w:rPr>
              <w:t>O</w:t>
            </w:r>
          </w:p>
        </w:tc>
        <w:tc>
          <w:tcPr>
            <w:tcW w:w="872" w:type="dxa"/>
          </w:tcPr>
          <w:p w14:paraId="609DDEAD" w14:textId="77777777" w:rsidR="007A1F44" w:rsidRPr="00977EA3" w:rsidRDefault="007A1F44">
            <w:pPr>
              <w:pStyle w:val="TableEntry"/>
              <w:jc w:val="center"/>
              <w:rPr>
                <w:noProof w:val="0"/>
              </w:rPr>
            </w:pPr>
            <w:r w:rsidRPr="00977EA3">
              <w:rPr>
                <w:noProof w:val="0"/>
              </w:rPr>
              <w:t>[0..1]</w:t>
            </w:r>
          </w:p>
        </w:tc>
        <w:tc>
          <w:tcPr>
            <w:tcW w:w="1701" w:type="dxa"/>
          </w:tcPr>
          <w:p w14:paraId="237471C9" w14:textId="77777777" w:rsidR="007A1F44" w:rsidRPr="00977EA3" w:rsidRDefault="007A1F44">
            <w:pPr>
              <w:pStyle w:val="TableEntry"/>
              <w:jc w:val="center"/>
              <w:rPr>
                <w:noProof w:val="0"/>
              </w:rPr>
            </w:pPr>
            <w:r w:rsidRPr="00977EA3">
              <w:rPr>
                <w:noProof w:val="0"/>
              </w:rPr>
              <w:t>3</w:t>
            </w:r>
          </w:p>
        </w:tc>
      </w:tr>
    </w:tbl>
    <w:p w14:paraId="727FF3A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497" w:name="_Toc174249275"/>
      <w:r w:rsidRPr="00977EA3">
        <w:rPr>
          <w:noProof w:val="0"/>
        </w:rPr>
        <w:t>Comments on segment usage</w:t>
      </w:r>
      <w:bookmarkEnd w:id="497"/>
    </w:p>
    <w:p w14:paraId="31B228D4" w14:textId="77777777" w:rsidR="007A1F44" w:rsidRPr="00977EA3" w:rsidRDefault="007A1F44">
      <w:r w:rsidRPr="00977EA3">
        <w:t xml:space="preserve">Field </w:t>
      </w:r>
      <w:r w:rsidRPr="00977EA3">
        <w:rPr>
          <w:i/>
          <w:iCs/>
        </w:rPr>
        <w:t>EVN-6-event occurred</w:t>
      </w:r>
      <w:r w:rsidRPr="00977EA3">
        <w:t xml:space="preserve"> shall contain the date and time that the return from leave of absence was cancelled. </w:t>
      </w:r>
      <w:r w:rsidRPr="00977EA3">
        <w:rPr>
          <w:i/>
          <w:iCs/>
        </w:rPr>
        <w:t>PV2-47-expected LOA return</w:t>
      </w:r>
      <w:r w:rsidRPr="00977EA3">
        <w:t xml:space="preserve"> shall contain the date and time that the patient is expected to return from the leave of absence.</w:t>
      </w:r>
    </w:p>
    <w:p w14:paraId="1AD50F7B" w14:textId="52737E1C" w:rsidR="008E3CF3" w:rsidRPr="00977EA3" w:rsidRDefault="006F6BC9" w:rsidP="00EC243F">
      <w:pPr>
        <w:pStyle w:val="Titolo5"/>
        <w:numPr>
          <w:ilvl w:val="4"/>
          <w:numId w:val="8"/>
        </w:numPr>
        <w:tabs>
          <w:tab w:val="clear" w:pos="2160"/>
          <w:tab w:val="clear" w:pos="2880"/>
          <w:tab w:val="clear" w:pos="3600"/>
          <w:tab w:val="clear" w:pos="4320"/>
        </w:tabs>
        <w:rPr>
          <w:noProof w:val="0"/>
        </w:rPr>
      </w:pPr>
      <w:bookmarkStart w:id="498" w:name="_Toc174249276"/>
      <w:r w:rsidRPr="00977EA3">
        <w:rPr>
          <w:noProof w:val="0"/>
        </w:rPr>
        <w:t>Expected a</w:t>
      </w:r>
      <w:r w:rsidR="007A1F44" w:rsidRPr="00977EA3">
        <w:rPr>
          <w:noProof w:val="0"/>
        </w:rPr>
        <w:t>ctions</w:t>
      </w:r>
      <w:bookmarkEnd w:id="498"/>
    </w:p>
    <w:p w14:paraId="7ABF9994" w14:textId="77777777" w:rsidR="007A1F44" w:rsidRPr="00977EA3" w:rsidRDefault="007A1F44">
      <w:r w:rsidRPr="00977EA3">
        <w:t>The receiver shall cancel the patient’s return from leave of absence.</w:t>
      </w:r>
    </w:p>
    <w:p w14:paraId="2373AFF0" w14:textId="77777777" w:rsidR="007A1F44" w:rsidRPr="00977EA3" w:rsidRDefault="007A1F44">
      <w:r w:rsidRPr="00977EA3">
        <w:t>The receiver shall report the result of this operation (success / error) in an acknowledgment message returned to the sender.</w:t>
      </w:r>
    </w:p>
    <w:p w14:paraId="283156B1" w14:textId="77777777" w:rsidR="007A1F44" w:rsidRPr="00977EA3" w:rsidRDefault="007A1F44">
      <w:r w:rsidRPr="00977EA3">
        <w:lastRenderedPageBreak/>
        <w:t>In case this Movement conflicts with the current situation of the patient (no return from leave of absence previously notified, or no active encounter, or patient unknown) the message is discarded, but no error condition is raised.</w:t>
      </w:r>
    </w:p>
    <w:p w14:paraId="07D7893D" w14:textId="77777777" w:rsidR="007A1F44" w:rsidRPr="00977EA3" w:rsidRDefault="007A1F44">
      <w:r w:rsidRPr="00977EA3">
        <w:t>If the receiver does not support the Advanced Encounter Management Option of this transaction, it shall application-reject the message (see ITI TF-2x: C.2.3).</w:t>
      </w:r>
    </w:p>
    <w:p w14:paraId="72B8A0D4"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499" w:name="_Toc174249277"/>
      <w:bookmarkStart w:id="500" w:name="_Toc398544195"/>
      <w:r w:rsidRPr="00977EA3">
        <w:rPr>
          <w:noProof w:val="0"/>
        </w:rPr>
        <w:t>Move account information – ADT^A44^ADT_A43</w:t>
      </w:r>
      <w:bookmarkEnd w:id="499"/>
      <w:bookmarkEnd w:id="500"/>
    </w:p>
    <w:p w14:paraId="2FFEE3A5"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01" w:name="_Toc174249278"/>
      <w:r w:rsidRPr="00977EA3">
        <w:rPr>
          <w:noProof w:val="0"/>
        </w:rPr>
        <w:t>Trigger Event</w:t>
      </w:r>
      <w:bookmarkEnd w:id="501"/>
    </w:p>
    <w:p w14:paraId="607009E1" w14:textId="77777777" w:rsidR="007A1F44" w:rsidRPr="00977EA3" w:rsidRDefault="007A1F44">
      <w:r w:rsidRPr="00977EA3">
        <w:t>This message is sent by a Patient Encounter Supplier to notify a Patient Encounter Consumer that an account previously associated with one patient is now associated with another patient.</w:t>
      </w:r>
    </w:p>
    <w:p w14:paraId="4537EDE1" w14:textId="77777777" w:rsidR="007A1F44" w:rsidRPr="00977EA3" w:rsidRDefault="007A1F44">
      <w:r w:rsidRPr="00977EA3">
        <w:t xml:space="preserve">MSH-9 is valued </w:t>
      </w:r>
      <w:r w:rsidRPr="00977EA3">
        <w:rPr>
          <w:b/>
          <w:bCs/>
        </w:rPr>
        <w:t>ADT^A44^ADT_A43</w:t>
      </w:r>
      <w:r w:rsidRPr="00977EA3">
        <w:t>.</w:t>
      </w:r>
    </w:p>
    <w:p w14:paraId="0DADB538"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02" w:name="_Toc174249279"/>
      <w:r w:rsidRPr="00977EA3">
        <w:rPr>
          <w:noProof w:val="0"/>
        </w:rPr>
        <w:t>Message Static Definition</w:t>
      </w:r>
      <w:bookmarkEnd w:id="502"/>
    </w:p>
    <w:p w14:paraId="1D997B8E" w14:textId="77777777" w:rsidR="007A1F44" w:rsidRPr="00977EA3" w:rsidRDefault="007A1F44">
      <w:pPr>
        <w:pStyle w:val="TableTitle"/>
        <w:rPr>
          <w:noProof w:val="0"/>
        </w:rPr>
      </w:pPr>
      <w:r w:rsidRPr="00977EA3">
        <w:rPr>
          <w:noProof w:val="0"/>
        </w:rPr>
        <w:t>Table 3.31-31: Static definition of message ADT^A44^ADT_A43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D2B62F2" w14:textId="77777777">
        <w:trPr>
          <w:cantSplit/>
          <w:tblHeader/>
          <w:jc w:val="center"/>
        </w:trPr>
        <w:tc>
          <w:tcPr>
            <w:tcW w:w="1951" w:type="dxa"/>
            <w:shd w:val="clear" w:color="auto" w:fill="D9D9D9"/>
          </w:tcPr>
          <w:p w14:paraId="2425AD4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47593E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DB8ACBC"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0C786A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184C2A1" w14:textId="77777777" w:rsidR="007A1F44" w:rsidRPr="00977EA3" w:rsidRDefault="007A1F44" w:rsidP="00A53067">
            <w:pPr>
              <w:pStyle w:val="TableEntryHeader"/>
              <w:rPr>
                <w:noProof w:val="0"/>
              </w:rPr>
            </w:pPr>
            <w:r w:rsidRPr="00977EA3">
              <w:rPr>
                <w:noProof w:val="0"/>
              </w:rPr>
              <w:t>HL7 chapter</w:t>
            </w:r>
          </w:p>
        </w:tc>
      </w:tr>
      <w:tr w:rsidR="007A1F44" w:rsidRPr="00977EA3" w14:paraId="5A24BCC3" w14:textId="77777777">
        <w:trPr>
          <w:cantSplit/>
          <w:jc w:val="center"/>
        </w:trPr>
        <w:tc>
          <w:tcPr>
            <w:tcW w:w="1951" w:type="dxa"/>
          </w:tcPr>
          <w:p w14:paraId="147FAA32" w14:textId="77777777" w:rsidR="007A1F44" w:rsidRPr="00977EA3" w:rsidRDefault="007A1F44" w:rsidP="00A0052B">
            <w:pPr>
              <w:pStyle w:val="TableEntry"/>
              <w:rPr>
                <w:noProof w:val="0"/>
              </w:rPr>
            </w:pPr>
            <w:r w:rsidRPr="00977EA3">
              <w:rPr>
                <w:noProof w:val="0"/>
              </w:rPr>
              <w:t>MSH</w:t>
            </w:r>
          </w:p>
        </w:tc>
        <w:tc>
          <w:tcPr>
            <w:tcW w:w="3544" w:type="dxa"/>
          </w:tcPr>
          <w:p w14:paraId="00B0F033" w14:textId="77777777" w:rsidR="007A1F44" w:rsidRPr="00977EA3" w:rsidRDefault="007A1F44">
            <w:pPr>
              <w:pStyle w:val="TableEntry"/>
              <w:rPr>
                <w:noProof w:val="0"/>
              </w:rPr>
            </w:pPr>
            <w:r w:rsidRPr="00977EA3">
              <w:rPr>
                <w:noProof w:val="0"/>
              </w:rPr>
              <w:t>Message Header</w:t>
            </w:r>
          </w:p>
        </w:tc>
        <w:tc>
          <w:tcPr>
            <w:tcW w:w="971" w:type="dxa"/>
          </w:tcPr>
          <w:p w14:paraId="1EFB7234" w14:textId="77777777" w:rsidR="007A1F44" w:rsidRPr="00977EA3" w:rsidRDefault="007A1F44">
            <w:pPr>
              <w:pStyle w:val="TableEntry"/>
              <w:jc w:val="center"/>
              <w:rPr>
                <w:noProof w:val="0"/>
              </w:rPr>
            </w:pPr>
            <w:r w:rsidRPr="00977EA3">
              <w:rPr>
                <w:noProof w:val="0"/>
              </w:rPr>
              <w:t>R</w:t>
            </w:r>
          </w:p>
        </w:tc>
        <w:tc>
          <w:tcPr>
            <w:tcW w:w="872" w:type="dxa"/>
          </w:tcPr>
          <w:p w14:paraId="2F58E5AC" w14:textId="77777777" w:rsidR="007A1F44" w:rsidRPr="00977EA3" w:rsidRDefault="007A1F44">
            <w:pPr>
              <w:pStyle w:val="TableEntry"/>
              <w:jc w:val="center"/>
              <w:rPr>
                <w:noProof w:val="0"/>
              </w:rPr>
            </w:pPr>
            <w:r w:rsidRPr="00977EA3">
              <w:rPr>
                <w:noProof w:val="0"/>
              </w:rPr>
              <w:t>[1..1]</w:t>
            </w:r>
          </w:p>
        </w:tc>
        <w:tc>
          <w:tcPr>
            <w:tcW w:w="1701" w:type="dxa"/>
          </w:tcPr>
          <w:p w14:paraId="006FBFFB" w14:textId="77777777" w:rsidR="007A1F44" w:rsidRPr="00977EA3" w:rsidRDefault="007A1F44">
            <w:pPr>
              <w:pStyle w:val="TableEntry"/>
              <w:jc w:val="center"/>
              <w:rPr>
                <w:noProof w:val="0"/>
              </w:rPr>
            </w:pPr>
            <w:r w:rsidRPr="00977EA3">
              <w:rPr>
                <w:noProof w:val="0"/>
              </w:rPr>
              <w:t>2</w:t>
            </w:r>
          </w:p>
        </w:tc>
      </w:tr>
      <w:tr w:rsidR="007A1F44" w:rsidRPr="00977EA3" w14:paraId="31F939A8" w14:textId="77777777">
        <w:trPr>
          <w:cantSplit/>
          <w:jc w:val="center"/>
        </w:trPr>
        <w:tc>
          <w:tcPr>
            <w:tcW w:w="1951" w:type="dxa"/>
          </w:tcPr>
          <w:p w14:paraId="4E6A6C5B" w14:textId="77777777" w:rsidR="007A1F44" w:rsidRPr="00977EA3" w:rsidRDefault="007A1F44">
            <w:pPr>
              <w:pStyle w:val="TableEntry"/>
              <w:rPr>
                <w:noProof w:val="0"/>
              </w:rPr>
            </w:pPr>
            <w:r w:rsidRPr="00977EA3">
              <w:rPr>
                <w:noProof w:val="0"/>
              </w:rPr>
              <w:t>SFT</w:t>
            </w:r>
          </w:p>
        </w:tc>
        <w:tc>
          <w:tcPr>
            <w:tcW w:w="3544" w:type="dxa"/>
          </w:tcPr>
          <w:p w14:paraId="63CBAEC8" w14:textId="77777777" w:rsidR="007A1F44" w:rsidRPr="00977EA3" w:rsidRDefault="007A1F44">
            <w:pPr>
              <w:pStyle w:val="TableEntry"/>
              <w:rPr>
                <w:noProof w:val="0"/>
              </w:rPr>
            </w:pPr>
            <w:r w:rsidRPr="00977EA3">
              <w:rPr>
                <w:noProof w:val="0"/>
              </w:rPr>
              <w:t>Software Segment</w:t>
            </w:r>
          </w:p>
        </w:tc>
        <w:tc>
          <w:tcPr>
            <w:tcW w:w="971" w:type="dxa"/>
          </w:tcPr>
          <w:p w14:paraId="17FD12B0" w14:textId="77777777" w:rsidR="007A1F44" w:rsidRPr="00977EA3" w:rsidRDefault="007A1F44">
            <w:pPr>
              <w:pStyle w:val="TableEntry"/>
              <w:jc w:val="center"/>
              <w:rPr>
                <w:noProof w:val="0"/>
              </w:rPr>
            </w:pPr>
            <w:r w:rsidRPr="00977EA3">
              <w:rPr>
                <w:noProof w:val="0"/>
              </w:rPr>
              <w:t>O</w:t>
            </w:r>
          </w:p>
        </w:tc>
        <w:tc>
          <w:tcPr>
            <w:tcW w:w="872" w:type="dxa"/>
          </w:tcPr>
          <w:p w14:paraId="62C2B038" w14:textId="77777777" w:rsidR="007A1F44" w:rsidRPr="00977EA3" w:rsidRDefault="007A1F44">
            <w:pPr>
              <w:pStyle w:val="TableEntry"/>
              <w:jc w:val="center"/>
              <w:rPr>
                <w:noProof w:val="0"/>
              </w:rPr>
            </w:pPr>
            <w:r w:rsidRPr="00977EA3">
              <w:rPr>
                <w:noProof w:val="0"/>
              </w:rPr>
              <w:t>[0..*]</w:t>
            </w:r>
          </w:p>
        </w:tc>
        <w:tc>
          <w:tcPr>
            <w:tcW w:w="1701" w:type="dxa"/>
          </w:tcPr>
          <w:p w14:paraId="61EF3CB8" w14:textId="77777777" w:rsidR="007A1F44" w:rsidRPr="00977EA3" w:rsidRDefault="007A1F44">
            <w:pPr>
              <w:pStyle w:val="TableEntry"/>
              <w:jc w:val="center"/>
              <w:rPr>
                <w:noProof w:val="0"/>
              </w:rPr>
            </w:pPr>
            <w:r w:rsidRPr="00977EA3">
              <w:rPr>
                <w:noProof w:val="0"/>
              </w:rPr>
              <w:t>2</w:t>
            </w:r>
          </w:p>
        </w:tc>
      </w:tr>
      <w:tr w:rsidR="007A1F44" w:rsidRPr="00977EA3" w14:paraId="32308358" w14:textId="77777777">
        <w:trPr>
          <w:cantSplit/>
          <w:jc w:val="center"/>
        </w:trPr>
        <w:tc>
          <w:tcPr>
            <w:tcW w:w="1951" w:type="dxa"/>
          </w:tcPr>
          <w:p w14:paraId="4125C191" w14:textId="77777777" w:rsidR="007A1F44" w:rsidRPr="00977EA3" w:rsidRDefault="007A1F44">
            <w:pPr>
              <w:pStyle w:val="TableEntry"/>
              <w:rPr>
                <w:noProof w:val="0"/>
              </w:rPr>
            </w:pPr>
            <w:r w:rsidRPr="00977EA3">
              <w:rPr>
                <w:noProof w:val="0"/>
              </w:rPr>
              <w:t>EVN</w:t>
            </w:r>
          </w:p>
        </w:tc>
        <w:tc>
          <w:tcPr>
            <w:tcW w:w="3544" w:type="dxa"/>
          </w:tcPr>
          <w:p w14:paraId="607FA1DA" w14:textId="77777777" w:rsidR="007A1F44" w:rsidRPr="00977EA3" w:rsidRDefault="007A1F44">
            <w:pPr>
              <w:pStyle w:val="TableEntry"/>
              <w:rPr>
                <w:noProof w:val="0"/>
              </w:rPr>
            </w:pPr>
            <w:r w:rsidRPr="00977EA3">
              <w:rPr>
                <w:noProof w:val="0"/>
              </w:rPr>
              <w:t>Event Type</w:t>
            </w:r>
          </w:p>
        </w:tc>
        <w:tc>
          <w:tcPr>
            <w:tcW w:w="971" w:type="dxa"/>
          </w:tcPr>
          <w:p w14:paraId="1B7121A8" w14:textId="77777777" w:rsidR="007A1F44" w:rsidRPr="00977EA3" w:rsidRDefault="007A1F44">
            <w:pPr>
              <w:pStyle w:val="TableEntry"/>
              <w:jc w:val="center"/>
              <w:rPr>
                <w:noProof w:val="0"/>
              </w:rPr>
            </w:pPr>
            <w:r w:rsidRPr="00977EA3">
              <w:rPr>
                <w:noProof w:val="0"/>
              </w:rPr>
              <w:t>R</w:t>
            </w:r>
          </w:p>
        </w:tc>
        <w:tc>
          <w:tcPr>
            <w:tcW w:w="872" w:type="dxa"/>
          </w:tcPr>
          <w:p w14:paraId="5E24EE5D" w14:textId="77777777" w:rsidR="007A1F44" w:rsidRPr="00977EA3" w:rsidRDefault="007A1F44">
            <w:pPr>
              <w:pStyle w:val="TableEntry"/>
              <w:jc w:val="center"/>
              <w:rPr>
                <w:noProof w:val="0"/>
              </w:rPr>
            </w:pPr>
            <w:r w:rsidRPr="00977EA3">
              <w:rPr>
                <w:noProof w:val="0"/>
              </w:rPr>
              <w:t>[1..1]</w:t>
            </w:r>
          </w:p>
        </w:tc>
        <w:tc>
          <w:tcPr>
            <w:tcW w:w="1701" w:type="dxa"/>
          </w:tcPr>
          <w:p w14:paraId="49D958CD" w14:textId="77777777" w:rsidR="007A1F44" w:rsidRPr="00977EA3" w:rsidRDefault="007A1F44">
            <w:pPr>
              <w:pStyle w:val="TableEntry"/>
              <w:jc w:val="center"/>
              <w:rPr>
                <w:noProof w:val="0"/>
              </w:rPr>
            </w:pPr>
            <w:r w:rsidRPr="00977EA3">
              <w:rPr>
                <w:noProof w:val="0"/>
              </w:rPr>
              <w:t>2</w:t>
            </w:r>
          </w:p>
        </w:tc>
      </w:tr>
      <w:tr w:rsidR="007A1F44" w:rsidRPr="00977EA3" w14:paraId="67F7BBB1" w14:textId="77777777">
        <w:trPr>
          <w:cantSplit/>
          <w:jc w:val="center"/>
        </w:trPr>
        <w:tc>
          <w:tcPr>
            <w:tcW w:w="1951" w:type="dxa"/>
          </w:tcPr>
          <w:p w14:paraId="0A2B9CC4" w14:textId="77777777" w:rsidR="007A1F44" w:rsidRPr="00977EA3" w:rsidRDefault="007A1F44">
            <w:pPr>
              <w:pStyle w:val="TableEntry"/>
              <w:rPr>
                <w:noProof w:val="0"/>
              </w:rPr>
            </w:pPr>
            <w:r w:rsidRPr="00977EA3">
              <w:rPr>
                <w:noProof w:val="0"/>
              </w:rPr>
              <w:t>---</w:t>
            </w:r>
          </w:p>
        </w:tc>
        <w:tc>
          <w:tcPr>
            <w:tcW w:w="3544" w:type="dxa"/>
          </w:tcPr>
          <w:p w14:paraId="4629BDDB" w14:textId="77777777" w:rsidR="007A1F44" w:rsidRPr="00977EA3" w:rsidRDefault="007A1F44">
            <w:pPr>
              <w:pStyle w:val="TableEntry"/>
              <w:rPr>
                <w:noProof w:val="0"/>
              </w:rPr>
            </w:pPr>
            <w:r w:rsidRPr="00977EA3">
              <w:rPr>
                <w:noProof w:val="0"/>
              </w:rPr>
              <w:t>--- PATIENT begin</w:t>
            </w:r>
          </w:p>
        </w:tc>
        <w:tc>
          <w:tcPr>
            <w:tcW w:w="971" w:type="dxa"/>
          </w:tcPr>
          <w:p w14:paraId="4A654C4E" w14:textId="77777777" w:rsidR="007A1F44" w:rsidRPr="00977EA3" w:rsidRDefault="007A1F44">
            <w:pPr>
              <w:pStyle w:val="TableEntry"/>
              <w:jc w:val="center"/>
              <w:rPr>
                <w:noProof w:val="0"/>
              </w:rPr>
            </w:pPr>
            <w:r w:rsidRPr="00977EA3">
              <w:rPr>
                <w:noProof w:val="0"/>
              </w:rPr>
              <w:t>R</w:t>
            </w:r>
          </w:p>
        </w:tc>
        <w:tc>
          <w:tcPr>
            <w:tcW w:w="872" w:type="dxa"/>
          </w:tcPr>
          <w:p w14:paraId="2B2D2CB2" w14:textId="77777777" w:rsidR="007A1F44" w:rsidRPr="00977EA3" w:rsidRDefault="007A1F44">
            <w:pPr>
              <w:pStyle w:val="TableEntry"/>
              <w:jc w:val="center"/>
              <w:rPr>
                <w:noProof w:val="0"/>
              </w:rPr>
            </w:pPr>
            <w:r w:rsidRPr="00977EA3">
              <w:rPr>
                <w:noProof w:val="0"/>
              </w:rPr>
              <w:t>[1..*]</w:t>
            </w:r>
          </w:p>
        </w:tc>
        <w:tc>
          <w:tcPr>
            <w:tcW w:w="1701" w:type="dxa"/>
          </w:tcPr>
          <w:p w14:paraId="7F1872C4" w14:textId="77777777" w:rsidR="007A1F44" w:rsidRPr="00977EA3" w:rsidRDefault="007A1F44">
            <w:pPr>
              <w:pStyle w:val="TableEntry"/>
              <w:jc w:val="center"/>
              <w:rPr>
                <w:noProof w:val="0"/>
              </w:rPr>
            </w:pPr>
          </w:p>
        </w:tc>
      </w:tr>
      <w:tr w:rsidR="007A1F44" w:rsidRPr="00977EA3" w14:paraId="2DDCD723" w14:textId="77777777">
        <w:trPr>
          <w:cantSplit/>
          <w:jc w:val="center"/>
        </w:trPr>
        <w:tc>
          <w:tcPr>
            <w:tcW w:w="1951" w:type="dxa"/>
          </w:tcPr>
          <w:p w14:paraId="25E8641F" w14:textId="77777777" w:rsidR="007A1F44" w:rsidRPr="00977EA3" w:rsidRDefault="007A1F44">
            <w:pPr>
              <w:pStyle w:val="TableEntry"/>
              <w:rPr>
                <w:noProof w:val="0"/>
              </w:rPr>
            </w:pPr>
            <w:r w:rsidRPr="00977EA3">
              <w:rPr>
                <w:noProof w:val="0"/>
              </w:rPr>
              <w:t xml:space="preserve">   PID</w:t>
            </w:r>
          </w:p>
        </w:tc>
        <w:tc>
          <w:tcPr>
            <w:tcW w:w="3544" w:type="dxa"/>
          </w:tcPr>
          <w:p w14:paraId="5F55C58A" w14:textId="77777777" w:rsidR="007A1F44" w:rsidRPr="00977EA3" w:rsidRDefault="007A1F44">
            <w:pPr>
              <w:pStyle w:val="TableEntry"/>
              <w:rPr>
                <w:noProof w:val="0"/>
              </w:rPr>
            </w:pPr>
            <w:r w:rsidRPr="00977EA3">
              <w:rPr>
                <w:noProof w:val="0"/>
              </w:rPr>
              <w:t>Patient Identification</w:t>
            </w:r>
          </w:p>
        </w:tc>
        <w:tc>
          <w:tcPr>
            <w:tcW w:w="971" w:type="dxa"/>
          </w:tcPr>
          <w:p w14:paraId="78881586" w14:textId="77777777" w:rsidR="007A1F44" w:rsidRPr="00977EA3" w:rsidRDefault="007A1F44">
            <w:pPr>
              <w:pStyle w:val="TableEntry"/>
              <w:jc w:val="center"/>
              <w:rPr>
                <w:noProof w:val="0"/>
              </w:rPr>
            </w:pPr>
            <w:r w:rsidRPr="00977EA3">
              <w:rPr>
                <w:noProof w:val="0"/>
              </w:rPr>
              <w:t>R</w:t>
            </w:r>
          </w:p>
        </w:tc>
        <w:tc>
          <w:tcPr>
            <w:tcW w:w="872" w:type="dxa"/>
          </w:tcPr>
          <w:p w14:paraId="17AEA015" w14:textId="77777777" w:rsidR="007A1F44" w:rsidRPr="00977EA3" w:rsidRDefault="007A1F44">
            <w:pPr>
              <w:pStyle w:val="TableEntry"/>
              <w:jc w:val="center"/>
              <w:rPr>
                <w:noProof w:val="0"/>
              </w:rPr>
            </w:pPr>
            <w:r w:rsidRPr="00977EA3">
              <w:rPr>
                <w:noProof w:val="0"/>
              </w:rPr>
              <w:t>[1..1]</w:t>
            </w:r>
          </w:p>
        </w:tc>
        <w:tc>
          <w:tcPr>
            <w:tcW w:w="1701" w:type="dxa"/>
          </w:tcPr>
          <w:p w14:paraId="213FF669" w14:textId="77777777" w:rsidR="007A1F44" w:rsidRPr="00977EA3" w:rsidRDefault="007A1F44">
            <w:pPr>
              <w:pStyle w:val="TableEntry"/>
              <w:jc w:val="center"/>
              <w:rPr>
                <w:noProof w:val="0"/>
              </w:rPr>
            </w:pPr>
            <w:r w:rsidRPr="00977EA3">
              <w:rPr>
                <w:noProof w:val="0"/>
              </w:rPr>
              <w:t>3</w:t>
            </w:r>
          </w:p>
        </w:tc>
      </w:tr>
      <w:tr w:rsidR="007A1F44" w:rsidRPr="00977EA3" w14:paraId="245AA064" w14:textId="77777777">
        <w:trPr>
          <w:cantSplit/>
          <w:jc w:val="center"/>
        </w:trPr>
        <w:tc>
          <w:tcPr>
            <w:tcW w:w="1951" w:type="dxa"/>
          </w:tcPr>
          <w:p w14:paraId="0C362E03" w14:textId="77777777" w:rsidR="007A1F44" w:rsidRPr="00977EA3" w:rsidRDefault="007A1F44">
            <w:pPr>
              <w:pStyle w:val="TableEntry"/>
              <w:rPr>
                <w:noProof w:val="0"/>
              </w:rPr>
            </w:pPr>
            <w:r w:rsidRPr="00977EA3">
              <w:rPr>
                <w:noProof w:val="0"/>
              </w:rPr>
              <w:t xml:space="preserve">   PD1</w:t>
            </w:r>
          </w:p>
        </w:tc>
        <w:tc>
          <w:tcPr>
            <w:tcW w:w="3544" w:type="dxa"/>
          </w:tcPr>
          <w:p w14:paraId="158FE9D5" w14:textId="77777777" w:rsidR="007A1F44" w:rsidRPr="00977EA3" w:rsidRDefault="007A1F44">
            <w:pPr>
              <w:pStyle w:val="TableEntry"/>
              <w:rPr>
                <w:noProof w:val="0"/>
              </w:rPr>
            </w:pPr>
            <w:r w:rsidRPr="00977EA3">
              <w:rPr>
                <w:noProof w:val="0"/>
              </w:rPr>
              <w:t>Additional Demographics</w:t>
            </w:r>
          </w:p>
        </w:tc>
        <w:tc>
          <w:tcPr>
            <w:tcW w:w="971" w:type="dxa"/>
          </w:tcPr>
          <w:p w14:paraId="4D0A4175" w14:textId="77777777" w:rsidR="007A1F44" w:rsidRPr="00977EA3" w:rsidRDefault="007A1F44">
            <w:pPr>
              <w:pStyle w:val="TableEntry"/>
              <w:jc w:val="center"/>
              <w:rPr>
                <w:noProof w:val="0"/>
              </w:rPr>
            </w:pPr>
            <w:r w:rsidRPr="00977EA3">
              <w:rPr>
                <w:noProof w:val="0"/>
              </w:rPr>
              <w:t>O</w:t>
            </w:r>
          </w:p>
        </w:tc>
        <w:tc>
          <w:tcPr>
            <w:tcW w:w="872" w:type="dxa"/>
          </w:tcPr>
          <w:p w14:paraId="1D7DFE5F" w14:textId="77777777" w:rsidR="007A1F44" w:rsidRPr="00977EA3" w:rsidRDefault="007A1F44">
            <w:pPr>
              <w:pStyle w:val="TableEntry"/>
              <w:jc w:val="center"/>
              <w:rPr>
                <w:noProof w:val="0"/>
              </w:rPr>
            </w:pPr>
            <w:r w:rsidRPr="00977EA3">
              <w:rPr>
                <w:noProof w:val="0"/>
              </w:rPr>
              <w:t>[0..1]</w:t>
            </w:r>
          </w:p>
        </w:tc>
        <w:tc>
          <w:tcPr>
            <w:tcW w:w="1701" w:type="dxa"/>
          </w:tcPr>
          <w:p w14:paraId="05944653" w14:textId="77777777" w:rsidR="007A1F44" w:rsidRPr="00977EA3" w:rsidRDefault="007A1F44">
            <w:pPr>
              <w:pStyle w:val="TableEntry"/>
              <w:jc w:val="center"/>
              <w:rPr>
                <w:noProof w:val="0"/>
              </w:rPr>
            </w:pPr>
            <w:r w:rsidRPr="00977EA3">
              <w:rPr>
                <w:noProof w:val="0"/>
              </w:rPr>
              <w:t>3</w:t>
            </w:r>
          </w:p>
        </w:tc>
      </w:tr>
      <w:tr w:rsidR="007A1F44" w:rsidRPr="00977EA3" w14:paraId="7A9AEF78" w14:textId="77777777">
        <w:trPr>
          <w:cantSplit/>
          <w:jc w:val="center"/>
        </w:trPr>
        <w:tc>
          <w:tcPr>
            <w:tcW w:w="1951" w:type="dxa"/>
          </w:tcPr>
          <w:p w14:paraId="43C7E5AF" w14:textId="77777777" w:rsidR="007A1F44" w:rsidRPr="00977EA3" w:rsidRDefault="007A1F44" w:rsidP="00A0052B">
            <w:pPr>
              <w:pStyle w:val="TableEntry"/>
              <w:rPr>
                <w:noProof w:val="0"/>
              </w:rPr>
            </w:pPr>
            <w:r w:rsidRPr="00977EA3">
              <w:rPr>
                <w:noProof w:val="0"/>
              </w:rPr>
              <w:t xml:space="preserve"> MRG</w:t>
            </w:r>
          </w:p>
        </w:tc>
        <w:tc>
          <w:tcPr>
            <w:tcW w:w="3544" w:type="dxa"/>
          </w:tcPr>
          <w:p w14:paraId="66C33DBE" w14:textId="77777777" w:rsidR="007A1F44" w:rsidRPr="00977EA3" w:rsidRDefault="007A1F44">
            <w:pPr>
              <w:pStyle w:val="TableEntry"/>
              <w:rPr>
                <w:noProof w:val="0"/>
              </w:rPr>
            </w:pPr>
            <w:r w:rsidRPr="00977EA3">
              <w:rPr>
                <w:noProof w:val="0"/>
              </w:rPr>
              <w:t>Merge Information</w:t>
            </w:r>
          </w:p>
        </w:tc>
        <w:tc>
          <w:tcPr>
            <w:tcW w:w="971" w:type="dxa"/>
          </w:tcPr>
          <w:p w14:paraId="6B2493B0" w14:textId="77777777" w:rsidR="007A1F44" w:rsidRPr="00977EA3" w:rsidRDefault="007A1F44">
            <w:pPr>
              <w:pStyle w:val="TableEntry"/>
              <w:jc w:val="center"/>
              <w:rPr>
                <w:noProof w:val="0"/>
              </w:rPr>
            </w:pPr>
            <w:r w:rsidRPr="00977EA3">
              <w:rPr>
                <w:noProof w:val="0"/>
              </w:rPr>
              <w:t>R</w:t>
            </w:r>
          </w:p>
        </w:tc>
        <w:tc>
          <w:tcPr>
            <w:tcW w:w="872" w:type="dxa"/>
          </w:tcPr>
          <w:p w14:paraId="7542B5D4" w14:textId="77777777" w:rsidR="007A1F44" w:rsidRPr="00977EA3" w:rsidRDefault="007A1F44">
            <w:pPr>
              <w:pStyle w:val="TableEntry"/>
              <w:jc w:val="center"/>
              <w:rPr>
                <w:noProof w:val="0"/>
              </w:rPr>
            </w:pPr>
            <w:r w:rsidRPr="00977EA3">
              <w:rPr>
                <w:noProof w:val="0"/>
              </w:rPr>
              <w:t>[1..1]</w:t>
            </w:r>
          </w:p>
        </w:tc>
        <w:tc>
          <w:tcPr>
            <w:tcW w:w="1701" w:type="dxa"/>
          </w:tcPr>
          <w:p w14:paraId="1B467FA0" w14:textId="77777777" w:rsidR="007A1F44" w:rsidRPr="00977EA3" w:rsidRDefault="007A1F44">
            <w:pPr>
              <w:pStyle w:val="TableEntry"/>
              <w:jc w:val="center"/>
              <w:rPr>
                <w:noProof w:val="0"/>
              </w:rPr>
            </w:pPr>
            <w:r w:rsidRPr="00977EA3">
              <w:rPr>
                <w:noProof w:val="0"/>
              </w:rPr>
              <w:t>3</w:t>
            </w:r>
          </w:p>
        </w:tc>
      </w:tr>
      <w:tr w:rsidR="007A1F44" w:rsidRPr="00977EA3" w14:paraId="291775A9" w14:textId="77777777">
        <w:trPr>
          <w:cantSplit/>
          <w:jc w:val="center"/>
        </w:trPr>
        <w:tc>
          <w:tcPr>
            <w:tcW w:w="1951" w:type="dxa"/>
          </w:tcPr>
          <w:p w14:paraId="24E1C056" w14:textId="77777777" w:rsidR="007A1F44" w:rsidRPr="00977EA3" w:rsidRDefault="007A1F44" w:rsidP="00A0052B">
            <w:pPr>
              <w:pStyle w:val="TableEntry"/>
              <w:rPr>
                <w:noProof w:val="0"/>
              </w:rPr>
            </w:pPr>
            <w:r w:rsidRPr="00977EA3">
              <w:rPr>
                <w:noProof w:val="0"/>
              </w:rPr>
              <w:t>---</w:t>
            </w:r>
          </w:p>
        </w:tc>
        <w:tc>
          <w:tcPr>
            <w:tcW w:w="3544" w:type="dxa"/>
          </w:tcPr>
          <w:p w14:paraId="039C72E5" w14:textId="77777777" w:rsidR="007A1F44" w:rsidRPr="00977EA3" w:rsidRDefault="007A1F44">
            <w:pPr>
              <w:pStyle w:val="TableEntry"/>
              <w:rPr>
                <w:noProof w:val="0"/>
              </w:rPr>
            </w:pPr>
            <w:r w:rsidRPr="00977EA3">
              <w:rPr>
                <w:noProof w:val="0"/>
              </w:rPr>
              <w:t>--- PATIENT end</w:t>
            </w:r>
          </w:p>
        </w:tc>
        <w:tc>
          <w:tcPr>
            <w:tcW w:w="971" w:type="dxa"/>
          </w:tcPr>
          <w:p w14:paraId="23F071E4" w14:textId="77777777" w:rsidR="007A1F44" w:rsidRPr="00977EA3" w:rsidRDefault="007A1F44">
            <w:pPr>
              <w:pStyle w:val="TableEntry"/>
              <w:jc w:val="center"/>
              <w:rPr>
                <w:noProof w:val="0"/>
              </w:rPr>
            </w:pPr>
          </w:p>
        </w:tc>
        <w:tc>
          <w:tcPr>
            <w:tcW w:w="872" w:type="dxa"/>
          </w:tcPr>
          <w:p w14:paraId="5A4E023B" w14:textId="77777777" w:rsidR="007A1F44" w:rsidRPr="00977EA3" w:rsidRDefault="007A1F44">
            <w:pPr>
              <w:pStyle w:val="TableEntry"/>
              <w:jc w:val="center"/>
              <w:rPr>
                <w:noProof w:val="0"/>
              </w:rPr>
            </w:pPr>
          </w:p>
        </w:tc>
        <w:tc>
          <w:tcPr>
            <w:tcW w:w="1701" w:type="dxa"/>
          </w:tcPr>
          <w:p w14:paraId="7DB8796E" w14:textId="77777777" w:rsidR="007A1F44" w:rsidRPr="00977EA3" w:rsidRDefault="007A1F44">
            <w:pPr>
              <w:pStyle w:val="TableEntry"/>
              <w:jc w:val="center"/>
              <w:rPr>
                <w:noProof w:val="0"/>
              </w:rPr>
            </w:pPr>
          </w:p>
        </w:tc>
      </w:tr>
    </w:tbl>
    <w:p w14:paraId="0409A24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03" w:name="_Toc174249280"/>
      <w:r w:rsidRPr="00977EA3">
        <w:rPr>
          <w:noProof w:val="0"/>
        </w:rPr>
        <w:t>Comments on segment usage</w:t>
      </w:r>
      <w:bookmarkEnd w:id="503"/>
    </w:p>
    <w:p w14:paraId="00A21A2A" w14:textId="77777777" w:rsidR="007A1F44" w:rsidRPr="00977EA3" w:rsidRDefault="007A1F44">
      <w:r w:rsidRPr="00977EA3">
        <w:t>None.</w:t>
      </w:r>
    </w:p>
    <w:p w14:paraId="65D2777A"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04" w:name="_Toc174249281"/>
      <w:r w:rsidRPr="00977EA3">
        <w:rPr>
          <w:noProof w:val="0"/>
        </w:rPr>
        <w:t>Expected actions</w:t>
      </w:r>
      <w:bookmarkEnd w:id="504"/>
    </w:p>
    <w:p w14:paraId="563E6254" w14:textId="77777777" w:rsidR="007A1F44" w:rsidRPr="00977EA3" w:rsidRDefault="007A1F44">
      <w:r w:rsidRPr="00977EA3">
        <w:t xml:space="preserve">The receiver shall associate the account in </w:t>
      </w:r>
      <w:r w:rsidRPr="00977EA3">
        <w:rPr>
          <w:i/>
          <w:iCs/>
        </w:rPr>
        <w:t>MRG-3-prior patient account number</w:t>
      </w:r>
      <w:r w:rsidRPr="00977EA3">
        <w:t xml:space="preserve"> with the patient in </w:t>
      </w:r>
      <w:r w:rsidRPr="00977EA3">
        <w:rPr>
          <w:i/>
          <w:iCs/>
        </w:rPr>
        <w:t>PID-3-patient identifier list</w:t>
      </w:r>
      <w:r w:rsidRPr="00977EA3">
        <w:t xml:space="preserve">, and shall remove associations of that account with the patient in </w:t>
      </w:r>
      <w:r w:rsidRPr="00977EA3">
        <w:rPr>
          <w:i/>
          <w:iCs/>
        </w:rPr>
        <w:t>MRG-1-prior patient identifier list</w:t>
      </w:r>
      <w:r w:rsidRPr="00977EA3">
        <w:t>.</w:t>
      </w:r>
    </w:p>
    <w:p w14:paraId="324F221C" w14:textId="77777777" w:rsidR="007A1F44" w:rsidRPr="00977EA3" w:rsidRDefault="007A1F44">
      <w:r w:rsidRPr="00977EA3">
        <w:t>The receiver shall report the result of this operation (success / error) in an acknowledgment message returned to the sender.</w:t>
      </w:r>
    </w:p>
    <w:p w14:paraId="20DC4DBD" w14:textId="77777777" w:rsidR="007A1F44" w:rsidRPr="00977EA3" w:rsidRDefault="007A1F44">
      <w:r w:rsidRPr="00977EA3">
        <w:t>In case this message conflicts with the current situation (account unknown or supplier patient unknown) the message is discarded, but no error condition is raised.</w:t>
      </w:r>
    </w:p>
    <w:p w14:paraId="3E9EFCAA" w14:textId="77777777" w:rsidR="007A1F44" w:rsidRPr="00977EA3" w:rsidRDefault="007A1F44">
      <w:r w:rsidRPr="00977EA3">
        <w:t>If the receiver does not support the Advanced Encounter Management Option of this transaction, it shall application-reject the message (see ITI TF-2x: C.2.3).</w:t>
      </w:r>
    </w:p>
    <w:p w14:paraId="744FD7A7"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505" w:name="_Toc174249282"/>
      <w:bookmarkStart w:id="506" w:name="_Toc398544196"/>
      <w:r w:rsidRPr="00977EA3">
        <w:rPr>
          <w:noProof w:val="0"/>
        </w:rPr>
        <w:lastRenderedPageBreak/>
        <w:t>Patient Departing – Tracking (ADT^A09^ADT_A09)</w:t>
      </w:r>
      <w:bookmarkEnd w:id="505"/>
      <w:bookmarkEnd w:id="506"/>
    </w:p>
    <w:p w14:paraId="36110FF7"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07" w:name="_Toc174249283"/>
      <w:r w:rsidRPr="00977EA3">
        <w:rPr>
          <w:noProof w:val="0"/>
        </w:rPr>
        <w:t>Trigger Event</w:t>
      </w:r>
      <w:bookmarkEnd w:id="507"/>
    </w:p>
    <w:p w14:paraId="479E3898" w14:textId="77777777" w:rsidR="007A1F44" w:rsidRPr="00977EA3" w:rsidRDefault="007A1F44">
      <w:r w:rsidRPr="00977EA3">
        <w:t xml:space="preserve">This message is only used within the context of the “Temporary Patient Transfers Tracking” Option. </w:t>
      </w:r>
    </w:p>
    <w:p w14:paraId="1BEDEC19" w14:textId="77777777" w:rsidR="007A1F44" w:rsidRPr="00977EA3" w:rsidRDefault="007A1F44">
      <w:r w:rsidRPr="00977EA3">
        <w:t>This message is sent by a Patient Encounter Supplier to notify a Patient Encounter Consumer that a patient has departed a location without the patient’s official bed census location having changed. The HL7 standard describes three situations that qualify as non-census location changes: (a) patient tracking (i.e., pre-notification before an official transfer), (b) the patient is in transit between locations for some time, (c) a notification of temporary location change. This IHE transaction only uses the latter: notification of temporary location change.</w:t>
      </w:r>
    </w:p>
    <w:p w14:paraId="11873C7F" w14:textId="77777777" w:rsidR="007A1F44" w:rsidRPr="00977EA3" w:rsidRDefault="007A1F44">
      <w:r w:rsidRPr="00977EA3">
        <w:t xml:space="preserve">MSH-9 is valued </w:t>
      </w:r>
      <w:r w:rsidRPr="00977EA3">
        <w:rPr>
          <w:b/>
          <w:bCs/>
        </w:rPr>
        <w:t>ADT^A09^ADT_A09</w:t>
      </w:r>
      <w:r w:rsidRPr="00977EA3">
        <w:t>.</w:t>
      </w:r>
    </w:p>
    <w:p w14:paraId="0C289D92"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08" w:name="_Toc174249284"/>
      <w:r w:rsidRPr="00977EA3">
        <w:rPr>
          <w:noProof w:val="0"/>
        </w:rPr>
        <w:t>Message Static Definition</w:t>
      </w:r>
      <w:bookmarkEnd w:id="508"/>
    </w:p>
    <w:p w14:paraId="4380221C" w14:textId="77777777" w:rsidR="007A1F44" w:rsidRPr="00977EA3" w:rsidRDefault="007A1F44">
      <w:pPr>
        <w:pStyle w:val="TableTitle"/>
        <w:rPr>
          <w:noProof w:val="0"/>
        </w:rPr>
      </w:pPr>
      <w:r w:rsidRPr="00977EA3">
        <w:rPr>
          <w:noProof w:val="0"/>
        </w:rPr>
        <w:t>Table 3.31-32: Static definition of message ADT^A09^ADT_A09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F22F2D1" w14:textId="77777777">
        <w:trPr>
          <w:cantSplit/>
          <w:tblHeader/>
          <w:jc w:val="center"/>
        </w:trPr>
        <w:tc>
          <w:tcPr>
            <w:tcW w:w="1951" w:type="dxa"/>
            <w:shd w:val="clear" w:color="auto" w:fill="D9D9D9"/>
          </w:tcPr>
          <w:p w14:paraId="25A95514"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C31AFFD"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93960F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948C3E9"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7908AA0" w14:textId="77777777" w:rsidR="007A1F44" w:rsidRPr="00977EA3" w:rsidRDefault="007A1F44" w:rsidP="00A53067">
            <w:pPr>
              <w:pStyle w:val="TableEntryHeader"/>
              <w:rPr>
                <w:noProof w:val="0"/>
              </w:rPr>
            </w:pPr>
            <w:r w:rsidRPr="00977EA3">
              <w:rPr>
                <w:noProof w:val="0"/>
              </w:rPr>
              <w:t>HL7 chapter</w:t>
            </w:r>
          </w:p>
        </w:tc>
      </w:tr>
      <w:tr w:rsidR="007A1F44" w:rsidRPr="00977EA3" w14:paraId="068E0AAA" w14:textId="77777777">
        <w:trPr>
          <w:cantSplit/>
          <w:jc w:val="center"/>
        </w:trPr>
        <w:tc>
          <w:tcPr>
            <w:tcW w:w="1951" w:type="dxa"/>
          </w:tcPr>
          <w:p w14:paraId="3ACA1BD6" w14:textId="77777777" w:rsidR="007A1F44" w:rsidRPr="00977EA3" w:rsidRDefault="007A1F44" w:rsidP="00A0052B">
            <w:pPr>
              <w:pStyle w:val="TableEntry"/>
              <w:rPr>
                <w:noProof w:val="0"/>
              </w:rPr>
            </w:pPr>
            <w:r w:rsidRPr="00977EA3">
              <w:rPr>
                <w:noProof w:val="0"/>
              </w:rPr>
              <w:t>MSH</w:t>
            </w:r>
          </w:p>
        </w:tc>
        <w:tc>
          <w:tcPr>
            <w:tcW w:w="3544" w:type="dxa"/>
          </w:tcPr>
          <w:p w14:paraId="769AA766" w14:textId="77777777" w:rsidR="007A1F44" w:rsidRPr="00977EA3" w:rsidRDefault="007A1F44">
            <w:pPr>
              <w:pStyle w:val="TableEntry"/>
              <w:rPr>
                <w:noProof w:val="0"/>
              </w:rPr>
            </w:pPr>
            <w:r w:rsidRPr="00977EA3">
              <w:rPr>
                <w:noProof w:val="0"/>
              </w:rPr>
              <w:t>Message Header</w:t>
            </w:r>
          </w:p>
        </w:tc>
        <w:tc>
          <w:tcPr>
            <w:tcW w:w="971" w:type="dxa"/>
          </w:tcPr>
          <w:p w14:paraId="2614D8E9" w14:textId="77777777" w:rsidR="007A1F44" w:rsidRPr="00977EA3" w:rsidRDefault="007A1F44">
            <w:pPr>
              <w:pStyle w:val="TableEntry"/>
              <w:jc w:val="center"/>
              <w:rPr>
                <w:noProof w:val="0"/>
              </w:rPr>
            </w:pPr>
            <w:r w:rsidRPr="00977EA3">
              <w:rPr>
                <w:noProof w:val="0"/>
              </w:rPr>
              <w:t>R</w:t>
            </w:r>
          </w:p>
        </w:tc>
        <w:tc>
          <w:tcPr>
            <w:tcW w:w="872" w:type="dxa"/>
          </w:tcPr>
          <w:p w14:paraId="08D22902" w14:textId="77777777" w:rsidR="007A1F44" w:rsidRPr="00977EA3" w:rsidRDefault="007A1F44">
            <w:pPr>
              <w:pStyle w:val="TableEntry"/>
              <w:jc w:val="center"/>
              <w:rPr>
                <w:noProof w:val="0"/>
              </w:rPr>
            </w:pPr>
            <w:r w:rsidRPr="00977EA3">
              <w:rPr>
                <w:noProof w:val="0"/>
              </w:rPr>
              <w:t>[1..1]</w:t>
            </w:r>
          </w:p>
        </w:tc>
        <w:tc>
          <w:tcPr>
            <w:tcW w:w="1701" w:type="dxa"/>
          </w:tcPr>
          <w:p w14:paraId="017BD459" w14:textId="77777777" w:rsidR="007A1F44" w:rsidRPr="00977EA3" w:rsidRDefault="007A1F44">
            <w:pPr>
              <w:pStyle w:val="TableEntry"/>
              <w:jc w:val="center"/>
              <w:rPr>
                <w:noProof w:val="0"/>
              </w:rPr>
            </w:pPr>
            <w:r w:rsidRPr="00977EA3">
              <w:rPr>
                <w:noProof w:val="0"/>
              </w:rPr>
              <w:t>2</w:t>
            </w:r>
          </w:p>
        </w:tc>
      </w:tr>
      <w:tr w:rsidR="007A1F44" w:rsidRPr="00977EA3" w14:paraId="76DB8023" w14:textId="77777777">
        <w:trPr>
          <w:cantSplit/>
          <w:jc w:val="center"/>
        </w:trPr>
        <w:tc>
          <w:tcPr>
            <w:tcW w:w="1951" w:type="dxa"/>
          </w:tcPr>
          <w:p w14:paraId="123BD54F" w14:textId="77777777" w:rsidR="007A1F44" w:rsidRPr="00977EA3" w:rsidRDefault="007A1F44">
            <w:pPr>
              <w:pStyle w:val="TableEntry"/>
              <w:rPr>
                <w:noProof w:val="0"/>
              </w:rPr>
            </w:pPr>
            <w:r w:rsidRPr="00977EA3">
              <w:rPr>
                <w:noProof w:val="0"/>
              </w:rPr>
              <w:t>SFT</w:t>
            </w:r>
          </w:p>
        </w:tc>
        <w:tc>
          <w:tcPr>
            <w:tcW w:w="3544" w:type="dxa"/>
          </w:tcPr>
          <w:p w14:paraId="1C72E37E" w14:textId="77777777" w:rsidR="007A1F44" w:rsidRPr="00977EA3" w:rsidRDefault="007A1F44">
            <w:pPr>
              <w:pStyle w:val="TableEntry"/>
              <w:rPr>
                <w:noProof w:val="0"/>
              </w:rPr>
            </w:pPr>
            <w:r w:rsidRPr="00977EA3">
              <w:rPr>
                <w:noProof w:val="0"/>
              </w:rPr>
              <w:t>Software Segment</w:t>
            </w:r>
          </w:p>
        </w:tc>
        <w:tc>
          <w:tcPr>
            <w:tcW w:w="971" w:type="dxa"/>
          </w:tcPr>
          <w:p w14:paraId="7E8E1E49" w14:textId="77777777" w:rsidR="007A1F44" w:rsidRPr="00977EA3" w:rsidRDefault="007A1F44">
            <w:pPr>
              <w:pStyle w:val="TableEntry"/>
              <w:jc w:val="center"/>
              <w:rPr>
                <w:noProof w:val="0"/>
              </w:rPr>
            </w:pPr>
            <w:r w:rsidRPr="00977EA3">
              <w:rPr>
                <w:noProof w:val="0"/>
              </w:rPr>
              <w:t>O</w:t>
            </w:r>
          </w:p>
        </w:tc>
        <w:tc>
          <w:tcPr>
            <w:tcW w:w="872" w:type="dxa"/>
          </w:tcPr>
          <w:p w14:paraId="2D2CCDCF" w14:textId="77777777" w:rsidR="007A1F44" w:rsidRPr="00977EA3" w:rsidRDefault="007A1F44">
            <w:pPr>
              <w:pStyle w:val="TableEntry"/>
              <w:jc w:val="center"/>
              <w:rPr>
                <w:noProof w:val="0"/>
              </w:rPr>
            </w:pPr>
            <w:r w:rsidRPr="00977EA3">
              <w:rPr>
                <w:noProof w:val="0"/>
              </w:rPr>
              <w:t>[0..*]</w:t>
            </w:r>
          </w:p>
        </w:tc>
        <w:tc>
          <w:tcPr>
            <w:tcW w:w="1701" w:type="dxa"/>
          </w:tcPr>
          <w:p w14:paraId="2AE03845" w14:textId="77777777" w:rsidR="007A1F44" w:rsidRPr="00977EA3" w:rsidRDefault="007A1F44">
            <w:pPr>
              <w:pStyle w:val="TableEntry"/>
              <w:jc w:val="center"/>
              <w:rPr>
                <w:noProof w:val="0"/>
              </w:rPr>
            </w:pPr>
            <w:r w:rsidRPr="00977EA3">
              <w:rPr>
                <w:noProof w:val="0"/>
              </w:rPr>
              <w:t>2</w:t>
            </w:r>
          </w:p>
        </w:tc>
      </w:tr>
      <w:tr w:rsidR="007A1F44" w:rsidRPr="00977EA3" w14:paraId="709F647E" w14:textId="77777777">
        <w:trPr>
          <w:cantSplit/>
          <w:jc w:val="center"/>
        </w:trPr>
        <w:tc>
          <w:tcPr>
            <w:tcW w:w="1951" w:type="dxa"/>
          </w:tcPr>
          <w:p w14:paraId="5DCFAD15" w14:textId="77777777" w:rsidR="007A1F44" w:rsidRPr="00977EA3" w:rsidRDefault="007A1F44">
            <w:pPr>
              <w:pStyle w:val="TableEntry"/>
              <w:rPr>
                <w:noProof w:val="0"/>
              </w:rPr>
            </w:pPr>
            <w:r w:rsidRPr="00977EA3">
              <w:rPr>
                <w:noProof w:val="0"/>
              </w:rPr>
              <w:t>EVN</w:t>
            </w:r>
          </w:p>
        </w:tc>
        <w:tc>
          <w:tcPr>
            <w:tcW w:w="3544" w:type="dxa"/>
          </w:tcPr>
          <w:p w14:paraId="032FEDE7" w14:textId="77777777" w:rsidR="007A1F44" w:rsidRPr="00977EA3" w:rsidRDefault="007A1F44">
            <w:pPr>
              <w:pStyle w:val="TableEntry"/>
              <w:rPr>
                <w:noProof w:val="0"/>
              </w:rPr>
            </w:pPr>
            <w:r w:rsidRPr="00977EA3">
              <w:rPr>
                <w:noProof w:val="0"/>
              </w:rPr>
              <w:t>Event Type</w:t>
            </w:r>
          </w:p>
        </w:tc>
        <w:tc>
          <w:tcPr>
            <w:tcW w:w="971" w:type="dxa"/>
          </w:tcPr>
          <w:p w14:paraId="60C66047" w14:textId="77777777" w:rsidR="007A1F44" w:rsidRPr="00977EA3" w:rsidRDefault="007A1F44">
            <w:pPr>
              <w:pStyle w:val="TableEntry"/>
              <w:jc w:val="center"/>
              <w:rPr>
                <w:noProof w:val="0"/>
              </w:rPr>
            </w:pPr>
            <w:r w:rsidRPr="00977EA3">
              <w:rPr>
                <w:noProof w:val="0"/>
              </w:rPr>
              <w:t>R</w:t>
            </w:r>
          </w:p>
        </w:tc>
        <w:tc>
          <w:tcPr>
            <w:tcW w:w="872" w:type="dxa"/>
          </w:tcPr>
          <w:p w14:paraId="356867D3" w14:textId="77777777" w:rsidR="007A1F44" w:rsidRPr="00977EA3" w:rsidRDefault="007A1F44">
            <w:pPr>
              <w:pStyle w:val="TableEntry"/>
              <w:jc w:val="center"/>
              <w:rPr>
                <w:noProof w:val="0"/>
              </w:rPr>
            </w:pPr>
            <w:r w:rsidRPr="00977EA3">
              <w:rPr>
                <w:noProof w:val="0"/>
              </w:rPr>
              <w:t>[1..1]</w:t>
            </w:r>
          </w:p>
        </w:tc>
        <w:tc>
          <w:tcPr>
            <w:tcW w:w="1701" w:type="dxa"/>
          </w:tcPr>
          <w:p w14:paraId="0163E6F1" w14:textId="77777777" w:rsidR="007A1F44" w:rsidRPr="00977EA3" w:rsidRDefault="007A1F44">
            <w:pPr>
              <w:pStyle w:val="TableEntry"/>
              <w:jc w:val="center"/>
              <w:rPr>
                <w:noProof w:val="0"/>
              </w:rPr>
            </w:pPr>
            <w:r w:rsidRPr="00977EA3">
              <w:rPr>
                <w:noProof w:val="0"/>
              </w:rPr>
              <w:t>2</w:t>
            </w:r>
          </w:p>
        </w:tc>
      </w:tr>
      <w:tr w:rsidR="007A1F44" w:rsidRPr="00977EA3" w14:paraId="37893166" w14:textId="77777777">
        <w:trPr>
          <w:cantSplit/>
          <w:jc w:val="center"/>
        </w:trPr>
        <w:tc>
          <w:tcPr>
            <w:tcW w:w="1951" w:type="dxa"/>
          </w:tcPr>
          <w:p w14:paraId="2DDF37C7" w14:textId="77777777" w:rsidR="007A1F44" w:rsidRPr="00977EA3" w:rsidRDefault="007A1F44">
            <w:pPr>
              <w:pStyle w:val="TableEntry"/>
              <w:rPr>
                <w:noProof w:val="0"/>
              </w:rPr>
            </w:pPr>
            <w:r w:rsidRPr="00977EA3">
              <w:rPr>
                <w:noProof w:val="0"/>
              </w:rPr>
              <w:t>PID</w:t>
            </w:r>
          </w:p>
        </w:tc>
        <w:tc>
          <w:tcPr>
            <w:tcW w:w="3544" w:type="dxa"/>
          </w:tcPr>
          <w:p w14:paraId="676B9200" w14:textId="77777777" w:rsidR="007A1F44" w:rsidRPr="00977EA3" w:rsidRDefault="007A1F44">
            <w:pPr>
              <w:pStyle w:val="TableEntry"/>
              <w:rPr>
                <w:noProof w:val="0"/>
              </w:rPr>
            </w:pPr>
            <w:r w:rsidRPr="00977EA3">
              <w:rPr>
                <w:noProof w:val="0"/>
              </w:rPr>
              <w:t>Patient Identification</w:t>
            </w:r>
          </w:p>
        </w:tc>
        <w:tc>
          <w:tcPr>
            <w:tcW w:w="971" w:type="dxa"/>
          </w:tcPr>
          <w:p w14:paraId="24CCF97F" w14:textId="77777777" w:rsidR="007A1F44" w:rsidRPr="00977EA3" w:rsidRDefault="007A1F44">
            <w:pPr>
              <w:pStyle w:val="TableEntry"/>
              <w:jc w:val="center"/>
              <w:rPr>
                <w:noProof w:val="0"/>
              </w:rPr>
            </w:pPr>
            <w:r w:rsidRPr="00977EA3">
              <w:rPr>
                <w:noProof w:val="0"/>
              </w:rPr>
              <w:t>R</w:t>
            </w:r>
          </w:p>
        </w:tc>
        <w:tc>
          <w:tcPr>
            <w:tcW w:w="872" w:type="dxa"/>
          </w:tcPr>
          <w:p w14:paraId="668C3B66" w14:textId="77777777" w:rsidR="007A1F44" w:rsidRPr="00977EA3" w:rsidRDefault="007A1F44">
            <w:pPr>
              <w:pStyle w:val="TableEntry"/>
              <w:jc w:val="center"/>
              <w:rPr>
                <w:noProof w:val="0"/>
              </w:rPr>
            </w:pPr>
            <w:r w:rsidRPr="00977EA3">
              <w:rPr>
                <w:noProof w:val="0"/>
              </w:rPr>
              <w:t>[1..1]</w:t>
            </w:r>
          </w:p>
        </w:tc>
        <w:tc>
          <w:tcPr>
            <w:tcW w:w="1701" w:type="dxa"/>
          </w:tcPr>
          <w:p w14:paraId="2CCFB616" w14:textId="77777777" w:rsidR="007A1F44" w:rsidRPr="00977EA3" w:rsidRDefault="007A1F44">
            <w:pPr>
              <w:pStyle w:val="TableEntry"/>
              <w:jc w:val="center"/>
              <w:rPr>
                <w:noProof w:val="0"/>
              </w:rPr>
            </w:pPr>
            <w:r w:rsidRPr="00977EA3">
              <w:rPr>
                <w:noProof w:val="0"/>
              </w:rPr>
              <w:t>3</w:t>
            </w:r>
          </w:p>
        </w:tc>
      </w:tr>
      <w:tr w:rsidR="007A1F44" w:rsidRPr="00977EA3" w14:paraId="5310120D" w14:textId="77777777">
        <w:trPr>
          <w:cantSplit/>
          <w:jc w:val="center"/>
        </w:trPr>
        <w:tc>
          <w:tcPr>
            <w:tcW w:w="1951" w:type="dxa"/>
          </w:tcPr>
          <w:p w14:paraId="2538F3DE" w14:textId="77777777" w:rsidR="007A1F44" w:rsidRPr="00977EA3" w:rsidRDefault="007A1F44">
            <w:pPr>
              <w:pStyle w:val="TableEntry"/>
              <w:rPr>
                <w:noProof w:val="0"/>
              </w:rPr>
            </w:pPr>
            <w:r w:rsidRPr="00977EA3">
              <w:rPr>
                <w:noProof w:val="0"/>
              </w:rPr>
              <w:t>PD1</w:t>
            </w:r>
          </w:p>
        </w:tc>
        <w:tc>
          <w:tcPr>
            <w:tcW w:w="3544" w:type="dxa"/>
          </w:tcPr>
          <w:p w14:paraId="14F04F03" w14:textId="77777777" w:rsidR="007A1F44" w:rsidRPr="00977EA3" w:rsidRDefault="007A1F44">
            <w:pPr>
              <w:pStyle w:val="TableEntry"/>
              <w:rPr>
                <w:noProof w:val="0"/>
              </w:rPr>
            </w:pPr>
            <w:r w:rsidRPr="00977EA3">
              <w:rPr>
                <w:noProof w:val="0"/>
              </w:rPr>
              <w:t>Additional Demographics</w:t>
            </w:r>
          </w:p>
        </w:tc>
        <w:tc>
          <w:tcPr>
            <w:tcW w:w="971" w:type="dxa"/>
          </w:tcPr>
          <w:p w14:paraId="6213E4E1" w14:textId="77777777" w:rsidR="007A1F44" w:rsidRPr="00977EA3" w:rsidRDefault="007A1F44">
            <w:pPr>
              <w:pStyle w:val="TableEntry"/>
              <w:jc w:val="center"/>
              <w:rPr>
                <w:noProof w:val="0"/>
              </w:rPr>
            </w:pPr>
            <w:r w:rsidRPr="00977EA3">
              <w:rPr>
                <w:noProof w:val="0"/>
              </w:rPr>
              <w:t>O</w:t>
            </w:r>
          </w:p>
        </w:tc>
        <w:tc>
          <w:tcPr>
            <w:tcW w:w="872" w:type="dxa"/>
          </w:tcPr>
          <w:p w14:paraId="30406DD2" w14:textId="77777777" w:rsidR="007A1F44" w:rsidRPr="00977EA3" w:rsidRDefault="007A1F44">
            <w:pPr>
              <w:pStyle w:val="TableEntry"/>
              <w:jc w:val="center"/>
              <w:rPr>
                <w:noProof w:val="0"/>
              </w:rPr>
            </w:pPr>
            <w:r w:rsidRPr="00977EA3">
              <w:rPr>
                <w:noProof w:val="0"/>
              </w:rPr>
              <w:t>[0..1]</w:t>
            </w:r>
          </w:p>
        </w:tc>
        <w:tc>
          <w:tcPr>
            <w:tcW w:w="1701" w:type="dxa"/>
          </w:tcPr>
          <w:p w14:paraId="32C1E236" w14:textId="77777777" w:rsidR="007A1F44" w:rsidRPr="00977EA3" w:rsidRDefault="007A1F44">
            <w:pPr>
              <w:pStyle w:val="TableEntry"/>
              <w:jc w:val="center"/>
              <w:rPr>
                <w:noProof w:val="0"/>
              </w:rPr>
            </w:pPr>
            <w:r w:rsidRPr="00977EA3">
              <w:rPr>
                <w:noProof w:val="0"/>
              </w:rPr>
              <w:t>3</w:t>
            </w:r>
          </w:p>
        </w:tc>
      </w:tr>
      <w:tr w:rsidR="007A1F44" w:rsidRPr="00977EA3" w14:paraId="509E4443" w14:textId="77777777">
        <w:trPr>
          <w:cantSplit/>
          <w:jc w:val="center"/>
        </w:trPr>
        <w:tc>
          <w:tcPr>
            <w:tcW w:w="1951" w:type="dxa"/>
          </w:tcPr>
          <w:p w14:paraId="2A914DCC" w14:textId="77777777" w:rsidR="007A1F44" w:rsidRPr="00977EA3" w:rsidRDefault="007A1F44" w:rsidP="00A0052B">
            <w:pPr>
              <w:pStyle w:val="TableEntry"/>
              <w:rPr>
                <w:noProof w:val="0"/>
              </w:rPr>
            </w:pPr>
            <w:r w:rsidRPr="00977EA3">
              <w:rPr>
                <w:noProof w:val="0"/>
              </w:rPr>
              <w:t>PV1</w:t>
            </w:r>
          </w:p>
        </w:tc>
        <w:tc>
          <w:tcPr>
            <w:tcW w:w="3544" w:type="dxa"/>
          </w:tcPr>
          <w:p w14:paraId="2362531E" w14:textId="77777777" w:rsidR="007A1F44" w:rsidRPr="00977EA3" w:rsidRDefault="007A1F44">
            <w:pPr>
              <w:pStyle w:val="TableEntry"/>
              <w:rPr>
                <w:noProof w:val="0"/>
              </w:rPr>
            </w:pPr>
            <w:r w:rsidRPr="00977EA3">
              <w:rPr>
                <w:noProof w:val="0"/>
              </w:rPr>
              <w:t>Patient Visit</w:t>
            </w:r>
          </w:p>
        </w:tc>
        <w:tc>
          <w:tcPr>
            <w:tcW w:w="971" w:type="dxa"/>
          </w:tcPr>
          <w:p w14:paraId="0E1B6EBB" w14:textId="77777777" w:rsidR="007A1F44" w:rsidRPr="00977EA3" w:rsidRDefault="007A1F44">
            <w:pPr>
              <w:pStyle w:val="TableEntry"/>
              <w:jc w:val="center"/>
              <w:rPr>
                <w:noProof w:val="0"/>
              </w:rPr>
            </w:pPr>
            <w:r w:rsidRPr="00977EA3">
              <w:rPr>
                <w:noProof w:val="0"/>
              </w:rPr>
              <w:t>R</w:t>
            </w:r>
          </w:p>
        </w:tc>
        <w:tc>
          <w:tcPr>
            <w:tcW w:w="872" w:type="dxa"/>
          </w:tcPr>
          <w:p w14:paraId="4D73C4B0" w14:textId="77777777" w:rsidR="007A1F44" w:rsidRPr="00977EA3" w:rsidRDefault="007A1F44">
            <w:pPr>
              <w:pStyle w:val="TableEntry"/>
              <w:jc w:val="center"/>
              <w:rPr>
                <w:noProof w:val="0"/>
              </w:rPr>
            </w:pPr>
            <w:r w:rsidRPr="00977EA3">
              <w:rPr>
                <w:noProof w:val="0"/>
              </w:rPr>
              <w:t>[1..1]</w:t>
            </w:r>
          </w:p>
        </w:tc>
        <w:tc>
          <w:tcPr>
            <w:tcW w:w="1701" w:type="dxa"/>
          </w:tcPr>
          <w:p w14:paraId="6D4D7C16" w14:textId="77777777" w:rsidR="007A1F44" w:rsidRPr="00977EA3" w:rsidRDefault="007A1F44">
            <w:pPr>
              <w:pStyle w:val="TableEntry"/>
              <w:jc w:val="center"/>
              <w:rPr>
                <w:noProof w:val="0"/>
              </w:rPr>
            </w:pPr>
            <w:r w:rsidRPr="00977EA3">
              <w:rPr>
                <w:noProof w:val="0"/>
              </w:rPr>
              <w:t>3</w:t>
            </w:r>
          </w:p>
        </w:tc>
      </w:tr>
      <w:tr w:rsidR="007A1F44" w:rsidRPr="00977EA3" w14:paraId="41C2DEF3" w14:textId="77777777">
        <w:trPr>
          <w:cantSplit/>
          <w:jc w:val="center"/>
        </w:trPr>
        <w:tc>
          <w:tcPr>
            <w:tcW w:w="1951" w:type="dxa"/>
          </w:tcPr>
          <w:p w14:paraId="62ADAA4F" w14:textId="77777777" w:rsidR="007A1F44" w:rsidRPr="00977EA3" w:rsidRDefault="007A1F44" w:rsidP="00A0052B">
            <w:pPr>
              <w:pStyle w:val="TableEntry"/>
              <w:rPr>
                <w:noProof w:val="0"/>
              </w:rPr>
            </w:pPr>
            <w:r w:rsidRPr="00977EA3">
              <w:rPr>
                <w:noProof w:val="0"/>
              </w:rPr>
              <w:t>PV2</w:t>
            </w:r>
          </w:p>
        </w:tc>
        <w:tc>
          <w:tcPr>
            <w:tcW w:w="3544" w:type="dxa"/>
          </w:tcPr>
          <w:p w14:paraId="3B6B8F16" w14:textId="77777777" w:rsidR="007A1F44" w:rsidRPr="00977EA3" w:rsidRDefault="007A1F44">
            <w:pPr>
              <w:pStyle w:val="TableEntry"/>
              <w:rPr>
                <w:noProof w:val="0"/>
              </w:rPr>
            </w:pPr>
            <w:r w:rsidRPr="00977EA3">
              <w:rPr>
                <w:noProof w:val="0"/>
              </w:rPr>
              <w:t>Patient Visit – Additional Info</w:t>
            </w:r>
          </w:p>
        </w:tc>
        <w:tc>
          <w:tcPr>
            <w:tcW w:w="971" w:type="dxa"/>
          </w:tcPr>
          <w:p w14:paraId="285D1889" w14:textId="77777777" w:rsidR="007A1F44" w:rsidRPr="00977EA3" w:rsidRDefault="007A1F44">
            <w:pPr>
              <w:pStyle w:val="TableEntry"/>
              <w:jc w:val="center"/>
              <w:rPr>
                <w:noProof w:val="0"/>
              </w:rPr>
            </w:pPr>
            <w:r w:rsidRPr="00977EA3">
              <w:rPr>
                <w:noProof w:val="0"/>
              </w:rPr>
              <w:t>O</w:t>
            </w:r>
          </w:p>
        </w:tc>
        <w:tc>
          <w:tcPr>
            <w:tcW w:w="872" w:type="dxa"/>
          </w:tcPr>
          <w:p w14:paraId="1682F592" w14:textId="77777777" w:rsidR="007A1F44" w:rsidRPr="00977EA3" w:rsidRDefault="007A1F44">
            <w:pPr>
              <w:pStyle w:val="TableEntry"/>
              <w:jc w:val="center"/>
              <w:rPr>
                <w:noProof w:val="0"/>
              </w:rPr>
            </w:pPr>
            <w:r w:rsidRPr="00977EA3">
              <w:rPr>
                <w:noProof w:val="0"/>
              </w:rPr>
              <w:t>[0..1]</w:t>
            </w:r>
          </w:p>
        </w:tc>
        <w:tc>
          <w:tcPr>
            <w:tcW w:w="1701" w:type="dxa"/>
          </w:tcPr>
          <w:p w14:paraId="3913A58D" w14:textId="77777777" w:rsidR="007A1F44" w:rsidRPr="00977EA3" w:rsidRDefault="007A1F44">
            <w:pPr>
              <w:pStyle w:val="TableEntry"/>
              <w:jc w:val="center"/>
              <w:rPr>
                <w:noProof w:val="0"/>
              </w:rPr>
            </w:pPr>
            <w:r w:rsidRPr="00977EA3">
              <w:rPr>
                <w:noProof w:val="0"/>
              </w:rPr>
              <w:t>3</w:t>
            </w:r>
          </w:p>
        </w:tc>
      </w:tr>
      <w:tr w:rsidR="007A1F44" w:rsidRPr="00977EA3" w14:paraId="2DABA4F2" w14:textId="77777777">
        <w:trPr>
          <w:cantSplit/>
          <w:jc w:val="center"/>
        </w:trPr>
        <w:tc>
          <w:tcPr>
            <w:tcW w:w="1951" w:type="dxa"/>
          </w:tcPr>
          <w:p w14:paraId="6BEFEA1D" w14:textId="77777777" w:rsidR="007A1F44" w:rsidRPr="00977EA3" w:rsidRDefault="007A1F44" w:rsidP="00A0052B">
            <w:pPr>
              <w:pStyle w:val="TableEntry"/>
              <w:rPr>
                <w:noProof w:val="0"/>
              </w:rPr>
            </w:pPr>
            <w:r w:rsidRPr="00977EA3">
              <w:rPr>
                <w:noProof w:val="0"/>
              </w:rPr>
              <w:t>DB1</w:t>
            </w:r>
          </w:p>
        </w:tc>
        <w:tc>
          <w:tcPr>
            <w:tcW w:w="3544" w:type="dxa"/>
          </w:tcPr>
          <w:p w14:paraId="6DF55291" w14:textId="77777777" w:rsidR="007A1F44" w:rsidRPr="00977EA3" w:rsidRDefault="007A1F44">
            <w:pPr>
              <w:pStyle w:val="TableEntry"/>
              <w:rPr>
                <w:noProof w:val="0"/>
              </w:rPr>
            </w:pPr>
            <w:r w:rsidRPr="00977EA3">
              <w:rPr>
                <w:noProof w:val="0"/>
              </w:rPr>
              <w:t>Disability Information</w:t>
            </w:r>
          </w:p>
        </w:tc>
        <w:tc>
          <w:tcPr>
            <w:tcW w:w="971" w:type="dxa"/>
          </w:tcPr>
          <w:p w14:paraId="776D8493" w14:textId="77777777" w:rsidR="007A1F44" w:rsidRPr="00977EA3" w:rsidRDefault="007A1F44">
            <w:pPr>
              <w:pStyle w:val="TableEntry"/>
              <w:jc w:val="center"/>
              <w:rPr>
                <w:noProof w:val="0"/>
              </w:rPr>
            </w:pPr>
            <w:r w:rsidRPr="00977EA3">
              <w:rPr>
                <w:noProof w:val="0"/>
              </w:rPr>
              <w:t>O</w:t>
            </w:r>
          </w:p>
        </w:tc>
        <w:tc>
          <w:tcPr>
            <w:tcW w:w="872" w:type="dxa"/>
          </w:tcPr>
          <w:p w14:paraId="3F83FE01" w14:textId="77777777" w:rsidR="007A1F44" w:rsidRPr="00977EA3" w:rsidRDefault="007A1F44">
            <w:pPr>
              <w:pStyle w:val="TableEntry"/>
              <w:jc w:val="center"/>
              <w:rPr>
                <w:noProof w:val="0"/>
              </w:rPr>
            </w:pPr>
            <w:r w:rsidRPr="00977EA3">
              <w:rPr>
                <w:noProof w:val="0"/>
              </w:rPr>
              <w:t>[0..*]</w:t>
            </w:r>
          </w:p>
        </w:tc>
        <w:tc>
          <w:tcPr>
            <w:tcW w:w="1701" w:type="dxa"/>
          </w:tcPr>
          <w:p w14:paraId="45B436EB" w14:textId="77777777" w:rsidR="007A1F44" w:rsidRPr="00977EA3" w:rsidRDefault="007A1F44">
            <w:pPr>
              <w:pStyle w:val="TableEntry"/>
              <w:jc w:val="center"/>
              <w:rPr>
                <w:noProof w:val="0"/>
              </w:rPr>
            </w:pPr>
            <w:r w:rsidRPr="00977EA3">
              <w:rPr>
                <w:noProof w:val="0"/>
              </w:rPr>
              <w:t>3</w:t>
            </w:r>
          </w:p>
        </w:tc>
      </w:tr>
      <w:tr w:rsidR="007A1F44" w:rsidRPr="00977EA3" w14:paraId="50E62F5C" w14:textId="77777777">
        <w:trPr>
          <w:cantSplit/>
          <w:jc w:val="center"/>
        </w:trPr>
        <w:tc>
          <w:tcPr>
            <w:tcW w:w="1951" w:type="dxa"/>
          </w:tcPr>
          <w:p w14:paraId="2CE3AE02" w14:textId="77777777" w:rsidR="007A1F44" w:rsidRPr="00977EA3" w:rsidRDefault="007A1F44" w:rsidP="00A0052B">
            <w:pPr>
              <w:pStyle w:val="TableEntry"/>
              <w:rPr>
                <w:noProof w:val="0"/>
              </w:rPr>
            </w:pPr>
            <w:r w:rsidRPr="00977EA3">
              <w:rPr>
                <w:noProof w:val="0"/>
              </w:rPr>
              <w:t>OBX</w:t>
            </w:r>
          </w:p>
        </w:tc>
        <w:tc>
          <w:tcPr>
            <w:tcW w:w="3544" w:type="dxa"/>
          </w:tcPr>
          <w:p w14:paraId="35975141" w14:textId="77777777" w:rsidR="007A1F44" w:rsidRPr="00977EA3" w:rsidRDefault="007A1F44">
            <w:pPr>
              <w:pStyle w:val="TableEntry"/>
              <w:rPr>
                <w:noProof w:val="0"/>
              </w:rPr>
            </w:pPr>
            <w:r w:rsidRPr="00977EA3">
              <w:rPr>
                <w:noProof w:val="0"/>
              </w:rPr>
              <w:t>Observation/Result</w:t>
            </w:r>
          </w:p>
        </w:tc>
        <w:tc>
          <w:tcPr>
            <w:tcW w:w="971" w:type="dxa"/>
          </w:tcPr>
          <w:p w14:paraId="0914EBE1" w14:textId="77777777" w:rsidR="007A1F44" w:rsidRPr="00977EA3" w:rsidRDefault="007A1F44">
            <w:pPr>
              <w:pStyle w:val="TableEntry"/>
              <w:jc w:val="center"/>
              <w:rPr>
                <w:noProof w:val="0"/>
              </w:rPr>
            </w:pPr>
            <w:r w:rsidRPr="00977EA3">
              <w:rPr>
                <w:noProof w:val="0"/>
              </w:rPr>
              <w:t>O</w:t>
            </w:r>
          </w:p>
        </w:tc>
        <w:tc>
          <w:tcPr>
            <w:tcW w:w="872" w:type="dxa"/>
          </w:tcPr>
          <w:p w14:paraId="02A9D23C" w14:textId="77777777" w:rsidR="007A1F44" w:rsidRPr="00977EA3" w:rsidRDefault="007A1F44">
            <w:pPr>
              <w:pStyle w:val="TableEntry"/>
              <w:jc w:val="center"/>
              <w:rPr>
                <w:noProof w:val="0"/>
              </w:rPr>
            </w:pPr>
            <w:r w:rsidRPr="00977EA3">
              <w:rPr>
                <w:noProof w:val="0"/>
              </w:rPr>
              <w:t>[0..*]</w:t>
            </w:r>
          </w:p>
        </w:tc>
        <w:tc>
          <w:tcPr>
            <w:tcW w:w="1701" w:type="dxa"/>
          </w:tcPr>
          <w:p w14:paraId="47F303D0" w14:textId="77777777" w:rsidR="007A1F44" w:rsidRPr="00977EA3" w:rsidRDefault="007A1F44">
            <w:pPr>
              <w:pStyle w:val="TableEntry"/>
              <w:jc w:val="center"/>
              <w:rPr>
                <w:noProof w:val="0"/>
              </w:rPr>
            </w:pPr>
            <w:r w:rsidRPr="00977EA3">
              <w:rPr>
                <w:noProof w:val="0"/>
              </w:rPr>
              <w:t>7</w:t>
            </w:r>
          </w:p>
        </w:tc>
      </w:tr>
      <w:tr w:rsidR="007A1F44" w:rsidRPr="00977EA3" w14:paraId="55098187" w14:textId="77777777">
        <w:trPr>
          <w:cantSplit/>
          <w:jc w:val="center"/>
        </w:trPr>
        <w:tc>
          <w:tcPr>
            <w:tcW w:w="1951" w:type="dxa"/>
          </w:tcPr>
          <w:p w14:paraId="29B3C360" w14:textId="77777777" w:rsidR="007A1F44" w:rsidRPr="00977EA3" w:rsidRDefault="007A1F44" w:rsidP="00A0052B">
            <w:pPr>
              <w:pStyle w:val="TableEntry"/>
              <w:rPr>
                <w:noProof w:val="0"/>
              </w:rPr>
            </w:pPr>
            <w:r w:rsidRPr="00977EA3">
              <w:rPr>
                <w:noProof w:val="0"/>
              </w:rPr>
              <w:t>DG1</w:t>
            </w:r>
          </w:p>
        </w:tc>
        <w:tc>
          <w:tcPr>
            <w:tcW w:w="3544" w:type="dxa"/>
          </w:tcPr>
          <w:p w14:paraId="705B0361" w14:textId="77777777" w:rsidR="007A1F44" w:rsidRPr="00977EA3" w:rsidRDefault="007A1F44">
            <w:pPr>
              <w:pStyle w:val="TableEntry"/>
              <w:rPr>
                <w:noProof w:val="0"/>
              </w:rPr>
            </w:pPr>
            <w:r w:rsidRPr="00977EA3">
              <w:rPr>
                <w:noProof w:val="0"/>
              </w:rPr>
              <w:t>Diagnosis Information</w:t>
            </w:r>
          </w:p>
        </w:tc>
        <w:tc>
          <w:tcPr>
            <w:tcW w:w="971" w:type="dxa"/>
          </w:tcPr>
          <w:p w14:paraId="6E9D8158" w14:textId="77777777" w:rsidR="007A1F44" w:rsidRPr="00977EA3" w:rsidRDefault="007A1F44">
            <w:pPr>
              <w:pStyle w:val="TableEntry"/>
              <w:jc w:val="center"/>
              <w:rPr>
                <w:noProof w:val="0"/>
              </w:rPr>
            </w:pPr>
            <w:r w:rsidRPr="00977EA3">
              <w:rPr>
                <w:noProof w:val="0"/>
              </w:rPr>
              <w:t>O</w:t>
            </w:r>
          </w:p>
        </w:tc>
        <w:tc>
          <w:tcPr>
            <w:tcW w:w="872" w:type="dxa"/>
          </w:tcPr>
          <w:p w14:paraId="2B77F665" w14:textId="77777777" w:rsidR="007A1F44" w:rsidRPr="00977EA3" w:rsidRDefault="007A1F44">
            <w:pPr>
              <w:pStyle w:val="TableEntry"/>
              <w:jc w:val="center"/>
              <w:rPr>
                <w:noProof w:val="0"/>
              </w:rPr>
            </w:pPr>
            <w:r w:rsidRPr="00977EA3">
              <w:rPr>
                <w:noProof w:val="0"/>
              </w:rPr>
              <w:t>[0..*]</w:t>
            </w:r>
          </w:p>
        </w:tc>
        <w:tc>
          <w:tcPr>
            <w:tcW w:w="1701" w:type="dxa"/>
          </w:tcPr>
          <w:p w14:paraId="34344A0C" w14:textId="77777777" w:rsidR="007A1F44" w:rsidRPr="00977EA3" w:rsidRDefault="007A1F44">
            <w:pPr>
              <w:pStyle w:val="TableEntry"/>
              <w:jc w:val="center"/>
              <w:rPr>
                <w:noProof w:val="0"/>
              </w:rPr>
            </w:pPr>
            <w:r w:rsidRPr="00977EA3">
              <w:rPr>
                <w:noProof w:val="0"/>
              </w:rPr>
              <w:t>6</w:t>
            </w:r>
          </w:p>
        </w:tc>
      </w:tr>
    </w:tbl>
    <w:p w14:paraId="68BB09B5"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09" w:name="_Toc174249285"/>
      <w:r w:rsidRPr="00977EA3">
        <w:rPr>
          <w:noProof w:val="0"/>
        </w:rPr>
        <w:t>Comments on segment usage</w:t>
      </w:r>
      <w:bookmarkEnd w:id="509"/>
    </w:p>
    <w:p w14:paraId="6A7053A5" w14:textId="77777777" w:rsidR="007A1F44" w:rsidRPr="00977EA3" w:rsidRDefault="007A1F44">
      <w:r w:rsidRPr="00977EA3">
        <w:t xml:space="preserve">If the patient has left for a non-temporary location (tracking), then field </w:t>
      </w:r>
      <w:r w:rsidRPr="00977EA3">
        <w:rPr>
          <w:i/>
          <w:iCs/>
        </w:rPr>
        <w:t>PV1-3-patient location</w:t>
      </w:r>
      <w:r w:rsidRPr="00977EA3">
        <w:t xml:space="preserve"> shall contain the patient’s new location and field </w:t>
      </w:r>
      <w:r w:rsidRPr="00977EA3">
        <w:rPr>
          <w:i/>
          <w:iCs/>
        </w:rPr>
        <w:t>PV1-6-prior patient location</w:t>
      </w:r>
      <w:r w:rsidRPr="00977EA3">
        <w:t xml:space="preserve"> shall contain the patient’s old location.</w:t>
      </w:r>
    </w:p>
    <w:p w14:paraId="7245DA8C" w14:textId="77777777" w:rsidR="007A1F44" w:rsidRPr="00977EA3" w:rsidRDefault="007A1F44">
      <w:r w:rsidRPr="00977EA3">
        <w:t xml:space="preserve">If the patient will be in transit for some time, then field </w:t>
      </w:r>
      <w:r w:rsidRPr="00977EA3">
        <w:rPr>
          <w:i/>
          <w:iCs/>
        </w:rPr>
        <w:t>PV1-42-pending location</w:t>
      </w:r>
      <w:r w:rsidRPr="00977EA3">
        <w:t xml:space="preserve"> shall contain the new location and field </w:t>
      </w:r>
      <w:r w:rsidRPr="00977EA3">
        <w:rPr>
          <w:i/>
          <w:iCs/>
        </w:rPr>
        <w:t>PV1-6-prior patient location</w:t>
      </w:r>
      <w:r w:rsidRPr="00977EA3">
        <w:t xml:space="preserve"> shall contain the patient’s old location.</w:t>
      </w:r>
    </w:p>
    <w:p w14:paraId="7CDE257E" w14:textId="77777777" w:rsidR="007A1F44" w:rsidRPr="00977EA3" w:rsidRDefault="007A1F44">
      <w:r w:rsidRPr="00977EA3">
        <w:t xml:space="preserve">If the patient is moving to a temporary location, then field </w:t>
      </w:r>
      <w:r w:rsidRPr="00977EA3">
        <w:rPr>
          <w:i/>
          <w:iCs/>
        </w:rPr>
        <w:t>PV1-11-temporary location</w:t>
      </w:r>
      <w:r w:rsidRPr="00977EA3">
        <w:t xml:space="preserve"> shall contain the new temporary location. If the patient is moving from a temporary location, then field </w:t>
      </w:r>
      <w:r w:rsidRPr="00977EA3">
        <w:rPr>
          <w:i/>
          <w:iCs/>
        </w:rPr>
        <w:t>PV1-43-prior temporary location</w:t>
      </w:r>
      <w:r w:rsidRPr="00977EA3">
        <w:t xml:space="preserve"> shall contain the old temporary location. If the patient is moving from a permanent location, then field </w:t>
      </w:r>
      <w:r w:rsidRPr="00977EA3">
        <w:rPr>
          <w:i/>
          <w:iCs/>
        </w:rPr>
        <w:t>PV1-6-prior patient location</w:t>
      </w:r>
      <w:r w:rsidRPr="00977EA3">
        <w:t xml:space="preserve"> shall contain the old permanent location.</w:t>
      </w:r>
    </w:p>
    <w:p w14:paraId="71513DB2" w14:textId="77777777" w:rsidR="007A1F44" w:rsidRPr="00977EA3" w:rsidRDefault="007A1F44">
      <w:r w:rsidRPr="00977EA3">
        <w:t>One or more OBX segments may be present to carry “permanent observations” such as the patient weight or height.</w:t>
      </w:r>
    </w:p>
    <w:p w14:paraId="54B8B74B" w14:textId="77777777" w:rsidR="007A1F44" w:rsidRPr="00977EA3" w:rsidRDefault="007A1F44">
      <w:r w:rsidRPr="00977EA3">
        <w:lastRenderedPageBreak/>
        <w:t>Segment DG1 should be used to communicate diagnosis information only if it is necessary to communicate with a receiver that is using a version of HL7 prior to V2.5.</w:t>
      </w:r>
    </w:p>
    <w:p w14:paraId="4D5CAC2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10" w:name="_Toc174249286"/>
      <w:r w:rsidRPr="00977EA3">
        <w:rPr>
          <w:noProof w:val="0"/>
        </w:rPr>
        <w:t>Expected actions</w:t>
      </w:r>
      <w:bookmarkEnd w:id="510"/>
    </w:p>
    <w:p w14:paraId="77457AA8"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field </w:t>
      </w:r>
      <w:r w:rsidRPr="00977EA3">
        <w:rPr>
          <w:i/>
          <w:iCs/>
        </w:rPr>
        <w:t>PV1-42-pending location</w:t>
      </w:r>
      <w:r w:rsidRPr="00977EA3">
        <w:t xml:space="preserve">, or field </w:t>
      </w:r>
      <w:r w:rsidRPr="00977EA3">
        <w:rPr>
          <w:i/>
          <w:iCs/>
        </w:rPr>
        <w:t>PV1-3-patient location</w:t>
      </w:r>
      <w:r w:rsidRPr="00977EA3">
        <w:t>, as appropriate.</w:t>
      </w:r>
    </w:p>
    <w:p w14:paraId="3F7F7019" w14:textId="77777777" w:rsidR="007A1F44" w:rsidRPr="00977EA3" w:rsidRDefault="007A1F44">
      <w:r w:rsidRPr="00977EA3">
        <w:t>The receiver shall report the result of this operation (success / error) in an acknowledgment message returned to the sender.</w:t>
      </w:r>
    </w:p>
    <w:p w14:paraId="16FC4CAC" w14:textId="77777777" w:rsidR="007A1F44" w:rsidRPr="00977EA3" w:rsidRDefault="007A1F44">
      <w:r w:rsidRPr="00977EA3">
        <w:t xml:space="preserve">In case this message conflicts with the current </w:t>
      </w:r>
      <w:r w:rsidR="00233B3E" w:rsidRPr="00977EA3">
        <w:t>situation, the</w:t>
      </w:r>
      <w:r w:rsidRPr="00977EA3">
        <w:t xml:space="preserve"> message is discarded but no error condition is raised.</w:t>
      </w:r>
    </w:p>
    <w:p w14:paraId="681610F0" w14:textId="77777777" w:rsidR="007A1F44" w:rsidRPr="00977EA3" w:rsidRDefault="007A1F44">
      <w:r w:rsidRPr="00977EA3">
        <w:t>If the receiver does not support the Temporary Patient Location Tracking Option of this transaction, it shall application-reject the message (see ITI TF-2x: C.2.3).</w:t>
      </w:r>
    </w:p>
    <w:p w14:paraId="3194B8B4"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511" w:name="_Toc174249287"/>
      <w:bookmarkStart w:id="512" w:name="_Toc398544197"/>
      <w:r w:rsidRPr="00977EA3">
        <w:rPr>
          <w:noProof w:val="0"/>
        </w:rPr>
        <w:t>Cancel Patient Departing – Tracking – ADT^A33^ADT_A21</w:t>
      </w:r>
      <w:bookmarkEnd w:id="511"/>
      <w:bookmarkEnd w:id="512"/>
    </w:p>
    <w:p w14:paraId="317EB25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13" w:name="_Toc174249288"/>
      <w:r w:rsidRPr="00977EA3">
        <w:rPr>
          <w:noProof w:val="0"/>
        </w:rPr>
        <w:t>Trigger Event</w:t>
      </w:r>
      <w:bookmarkEnd w:id="513"/>
    </w:p>
    <w:p w14:paraId="648CDBD1" w14:textId="77777777" w:rsidR="007A1F44" w:rsidRPr="00977EA3" w:rsidRDefault="007A1F44">
      <w:r w:rsidRPr="00977EA3">
        <w:t>This message is only used within the context of the “Temporary Patient Transfers Tracking” Option. This message is sent by a Patient Encounter Supplier to a Patient Encounter Consumer to cancel a previous notification (via trigger event A09) that a patient has departed a location without the patient’s official bed census location having changed.</w:t>
      </w:r>
    </w:p>
    <w:p w14:paraId="0AD9D8D1" w14:textId="77777777" w:rsidR="007A1F44" w:rsidRPr="00977EA3" w:rsidRDefault="007A1F44">
      <w:r w:rsidRPr="00977EA3">
        <w:t xml:space="preserve">MSH-9 is valued </w:t>
      </w:r>
      <w:r w:rsidRPr="00977EA3">
        <w:rPr>
          <w:b/>
          <w:bCs/>
        </w:rPr>
        <w:t>ADT^A33^ADT_A21</w:t>
      </w:r>
      <w:r w:rsidRPr="00977EA3">
        <w:t>.</w:t>
      </w:r>
    </w:p>
    <w:p w14:paraId="625F6F0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14" w:name="_Toc174249289"/>
      <w:r w:rsidRPr="00977EA3">
        <w:rPr>
          <w:noProof w:val="0"/>
        </w:rPr>
        <w:t>Message Static Definition</w:t>
      </w:r>
      <w:bookmarkEnd w:id="514"/>
    </w:p>
    <w:p w14:paraId="706CA2BC" w14:textId="77777777" w:rsidR="007A1F44" w:rsidRPr="00977EA3" w:rsidRDefault="007A1F44">
      <w:pPr>
        <w:pStyle w:val="TableTitle"/>
        <w:rPr>
          <w:noProof w:val="0"/>
        </w:rPr>
      </w:pPr>
      <w:r w:rsidRPr="00977EA3">
        <w:rPr>
          <w:noProof w:val="0"/>
        </w:rPr>
        <w:t>Table 3.31-33: Static definition of message ADT^A33^ADT_A21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01A229B" w14:textId="77777777">
        <w:trPr>
          <w:cantSplit/>
          <w:tblHeader/>
          <w:jc w:val="center"/>
        </w:trPr>
        <w:tc>
          <w:tcPr>
            <w:tcW w:w="1951" w:type="dxa"/>
            <w:shd w:val="clear" w:color="auto" w:fill="D9D9D9"/>
          </w:tcPr>
          <w:p w14:paraId="12ABFFB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B7CB10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99FDB7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4B4401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20CCCD0" w14:textId="77777777" w:rsidR="007A1F44" w:rsidRPr="00977EA3" w:rsidRDefault="007A1F44" w:rsidP="00A53067">
            <w:pPr>
              <w:pStyle w:val="TableEntryHeader"/>
              <w:rPr>
                <w:noProof w:val="0"/>
              </w:rPr>
            </w:pPr>
            <w:r w:rsidRPr="00977EA3">
              <w:rPr>
                <w:noProof w:val="0"/>
              </w:rPr>
              <w:t>HL7 chapter</w:t>
            </w:r>
          </w:p>
        </w:tc>
      </w:tr>
      <w:tr w:rsidR="007A1F44" w:rsidRPr="00977EA3" w14:paraId="430AFF1E" w14:textId="77777777">
        <w:trPr>
          <w:cantSplit/>
          <w:jc w:val="center"/>
        </w:trPr>
        <w:tc>
          <w:tcPr>
            <w:tcW w:w="1951" w:type="dxa"/>
          </w:tcPr>
          <w:p w14:paraId="05AE3C06" w14:textId="77777777" w:rsidR="007A1F44" w:rsidRPr="00977EA3" w:rsidRDefault="007A1F44" w:rsidP="00A0052B">
            <w:pPr>
              <w:pStyle w:val="TableEntry"/>
              <w:rPr>
                <w:noProof w:val="0"/>
              </w:rPr>
            </w:pPr>
            <w:r w:rsidRPr="00977EA3">
              <w:rPr>
                <w:noProof w:val="0"/>
              </w:rPr>
              <w:t>MSH</w:t>
            </w:r>
          </w:p>
        </w:tc>
        <w:tc>
          <w:tcPr>
            <w:tcW w:w="3544" w:type="dxa"/>
          </w:tcPr>
          <w:p w14:paraId="08417000" w14:textId="77777777" w:rsidR="007A1F44" w:rsidRPr="00977EA3" w:rsidRDefault="007A1F44">
            <w:pPr>
              <w:pStyle w:val="TableEntry"/>
              <w:rPr>
                <w:noProof w:val="0"/>
              </w:rPr>
            </w:pPr>
            <w:r w:rsidRPr="00977EA3">
              <w:rPr>
                <w:noProof w:val="0"/>
              </w:rPr>
              <w:t>Message Header</w:t>
            </w:r>
          </w:p>
        </w:tc>
        <w:tc>
          <w:tcPr>
            <w:tcW w:w="971" w:type="dxa"/>
          </w:tcPr>
          <w:p w14:paraId="51726C3A" w14:textId="77777777" w:rsidR="007A1F44" w:rsidRPr="00977EA3" w:rsidRDefault="007A1F44">
            <w:pPr>
              <w:pStyle w:val="TableEntry"/>
              <w:jc w:val="center"/>
              <w:rPr>
                <w:noProof w:val="0"/>
              </w:rPr>
            </w:pPr>
            <w:r w:rsidRPr="00977EA3">
              <w:rPr>
                <w:noProof w:val="0"/>
              </w:rPr>
              <w:t>R</w:t>
            </w:r>
          </w:p>
        </w:tc>
        <w:tc>
          <w:tcPr>
            <w:tcW w:w="872" w:type="dxa"/>
          </w:tcPr>
          <w:p w14:paraId="2DAED7E2" w14:textId="77777777" w:rsidR="007A1F44" w:rsidRPr="00977EA3" w:rsidRDefault="007A1F44">
            <w:pPr>
              <w:pStyle w:val="TableEntry"/>
              <w:jc w:val="center"/>
              <w:rPr>
                <w:noProof w:val="0"/>
              </w:rPr>
            </w:pPr>
            <w:r w:rsidRPr="00977EA3">
              <w:rPr>
                <w:noProof w:val="0"/>
              </w:rPr>
              <w:t>[1..1]</w:t>
            </w:r>
          </w:p>
        </w:tc>
        <w:tc>
          <w:tcPr>
            <w:tcW w:w="1701" w:type="dxa"/>
          </w:tcPr>
          <w:p w14:paraId="279CBCFD" w14:textId="77777777" w:rsidR="007A1F44" w:rsidRPr="00977EA3" w:rsidRDefault="007A1F44">
            <w:pPr>
              <w:pStyle w:val="TableEntry"/>
              <w:jc w:val="center"/>
              <w:rPr>
                <w:noProof w:val="0"/>
              </w:rPr>
            </w:pPr>
            <w:r w:rsidRPr="00977EA3">
              <w:rPr>
                <w:noProof w:val="0"/>
              </w:rPr>
              <w:t>2</w:t>
            </w:r>
          </w:p>
        </w:tc>
      </w:tr>
      <w:tr w:rsidR="007A1F44" w:rsidRPr="00977EA3" w14:paraId="2AE76801" w14:textId="77777777">
        <w:trPr>
          <w:cantSplit/>
          <w:jc w:val="center"/>
        </w:trPr>
        <w:tc>
          <w:tcPr>
            <w:tcW w:w="1951" w:type="dxa"/>
          </w:tcPr>
          <w:p w14:paraId="17E9E723" w14:textId="77777777" w:rsidR="007A1F44" w:rsidRPr="00977EA3" w:rsidRDefault="007A1F44">
            <w:pPr>
              <w:pStyle w:val="TableEntry"/>
              <w:rPr>
                <w:noProof w:val="0"/>
              </w:rPr>
            </w:pPr>
            <w:r w:rsidRPr="00977EA3">
              <w:rPr>
                <w:noProof w:val="0"/>
              </w:rPr>
              <w:t>SFT</w:t>
            </w:r>
          </w:p>
        </w:tc>
        <w:tc>
          <w:tcPr>
            <w:tcW w:w="3544" w:type="dxa"/>
          </w:tcPr>
          <w:p w14:paraId="0354D6E7" w14:textId="77777777" w:rsidR="007A1F44" w:rsidRPr="00977EA3" w:rsidRDefault="007A1F44">
            <w:pPr>
              <w:pStyle w:val="TableEntry"/>
              <w:rPr>
                <w:noProof w:val="0"/>
              </w:rPr>
            </w:pPr>
            <w:r w:rsidRPr="00977EA3">
              <w:rPr>
                <w:noProof w:val="0"/>
              </w:rPr>
              <w:t>Software Segment</w:t>
            </w:r>
          </w:p>
        </w:tc>
        <w:tc>
          <w:tcPr>
            <w:tcW w:w="971" w:type="dxa"/>
          </w:tcPr>
          <w:p w14:paraId="68C4FD55" w14:textId="77777777" w:rsidR="007A1F44" w:rsidRPr="00977EA3" w:rsidRDefault="007A1F44">
            <w:pPr>
              <w:pStyle w:val="TableEntry"/>
              <w:jc w:val="center"/>
              <w:rPr>
                <w:noProof w:val="0"/>
              </w:rPr>
            </w:pPr>
            <w:r w:rsidRPr="00977EA3">
              <w:rPr>
                <w:noProof w:val="0"/>
              </w:rPr>
              <w:t>O</w:t>
            </w:r>
          </w:p>
        </w:tc>
        <w:tc>
          <w:tcPr>
            <w:tcW w:w="872" w:type="dxa"/>
          </w:tcPr>
          <w:p w14:paraId="6837A688" w14:textId="77777777" w:rsidR="007A1F44" w:rsidRPr="00977EA3" w:rsidRDefault="007A1F44">
            <w:pPr>
              <w:pStyle w:val="TableEntry"/>
              <w:jc w:val="center"/>
              <w:rPr>
                <w:noProof w:val="0"/>
              </w:rPr>
            </w:pPr>
            <w:r w:rsidRPr="00977EA3">
              <w:rPr>
                <w:noProof w:val="0"/>
              </w:rPr>
              <w:t>[0..*]</w:t>
            </w:r>
          </w:p>
        </w:tc>
        <w:tc>
          <w:tcPr>
            <w:tcW w:w="1701" w:type="dxa"/>
          </w:tcPr>
          <w:p w14:paraId="39FC9B87" w14:textId="77777777" w:rsidR="007A1F44" w:rsidRPr="00977EA3" w:rsidRDefault="007A1F44">
            <w:pPr>
              <w:pStyle w:val="TableEntry"/>
              <w:jc w:val="center"/>
              <w:rPr>
                <w:noProof w:val="0"/>
              </w:rPr>
            </w:pPr>
            <w:r w:rsidRPr="00977EA3">
              <w:rPr>
                <w:noProof w:val="0"/>
              </w:rPr>
              <w:t>2</w:t>
            </w:r>
          </w:p>
        </w:tc>
      </w:tr>
      <w:tr w:rsidR="007A1F44" w:rsidRPr="00977EA3" w14:paraId="39B91BB4" w14:textId="77777777">
        <w:trPr>
          <w:cantSplit/>
          <w:jc w:val="center"/>
        </w:trPr>
        <w:tc>
          <w:tcPr>
            <w:tcW w:w="1951" w:type="dxa"/>
          </w:tcPr>
          <w:p w14:paraId="0A8DBFAA" w14:textId="77777777" w:rsidR="007A1F44" w:rsidRPr="00977EA3" w:rsidRDefault="007A1F44">
            <w:pPr>
              <w:pStyle w:val="TableEntry"/>
              <w:rPr>
                <w:noProof w:val="0"/>
              </w:rPr>
            </w:pPr>
            <w:r w:rsidRPr="00977EA3">
              <w:rPr>
                <w:noProof w:val="0"/>
              </w:rPr>
              <w:t>EVN</w:t>
            </w:r>
          </w:p>
        </w:tc>
        <w:tc>
          <w:tcPr>
            <w:tcW w:w="3544" w:type="dxa"/>
          </w:tcPr>
          <w:p w14:paraId="7AFE934D" w14:textId="77777777" w:rsidR="007A1F44" w:rsidRPr="00977EA3" w:rsidRDefault="007A1F44">
            <w:pPr>
              <w:pStyle w:val="TableEntry"/>
              <w:rPr>
                <w:noProof w:val="0"/>
              </w:rPr>
            </w:pPr>
            <w:r w:rsidRPr="00977EA3">
              <w:rPr>
                <w:noProof w:val="0"/>
              </w:rPr>
              <w:t>Event Type</w:t>
            </w:r>
          </w:p>
        </w:tc>
        <w:tc>
          <w:tcPr>
            <w:tcW w:w="971" w:type="dxa"/>
          </w:tcPr>
          <w:p w14:paraId="1365FA2B" w14:textId="77777777" w:rsidR="007A1F44" w:rsidRPr="00977EA3" w:rsidRDefault="007A1F44">
            <w:pPr>
              <w:pStyle w:val="TableEntry"/>
              <w:jc w:val="center"/>
              <w:rPr>
                <w:noProof w:val="0"/>
              </w:rPr>
            </w:pPr>
            <w:r w:rsidRPr="00977EA3">
              <w:rPr>
                <w:noProof w:val="0"/>
              </w:rPr>
              <w:t>R</w:t>
            </w:r>
          </w:p>
        </w:tc>
        <w:tc>
          <w:tcPr>
            <w:tcW w:w="872" w:type="dxa"/>
          </w:tcPr>
          <w:p w14:paraId="4A3B0D93" w14:textId="77777777" w:rsidR="007A1F44" w:rsidRPr="00977EA3" w:rsidRDefault="007A1F44">
            <w:pPr>
              <w:pStyle w:val="TableEntry"/>
              <w:jc w:val="center"/>
              <w:rPr>
                <w:noProof w:val="0"/>
              </w:rPr>
            </w:pPr>
            <w:r w:rsidRPr="00977EA3">
              <w:rPr>
                <w:noProof w:val="0"/>
              </w:rPr>
              <w:t>[1..1]</w:t>
            </w:r>
          </w:p>
        </w:tc>
        <w:tc>
          <w:tcPr>
            <w:tcW w:w="1701" w:type="dxa"/>
          </w:tcPr>
          <w:p w14:paraId="5684A4F4" w14:textId="77777777" w:rsidR="007A1F44" w:rsidRPr="00977EA3" w:rsidRDefault="007A1F44">
            <w:pPr>
              <w:pStyle w:val="TableEntry"/>
              <w:jc w:val="center"/>
              <w:rPr>
                <w:noProof w:val="0"/>
              </w:rPr>
            </w:pPr>
            <w:r w:rsidRPr="00977EA3">
              <w:rPr>
                <w:noProof w:val="0"/>
              </w:rPr>
              <w:t>2</w:t>
            </w:r>
          </w:p>
        </w:tc>
      </w:tr>
      <w:tr w:rsidR="007A1F44" w:rsidRPr="00977EA3" w14:paraId="35B86247" w14:textId="77777777">
        <w:trPr>
          <w:cantSplit/>
          <w:jc w:val="center"/>
        </w:trPr>
        <w:tc>
          <w:tcPr>
            <w:tcW w:w="1951" w:type="dxa"/>
          </w:tcPr>
          <w:p w14:paraId="0D6893EC" w14:textId="77777777" w:rsidR="007A1F44" w:rsidRPr="00977EA3" w:rsidRDefault="007A1F44">
            <w:pPr>
              <w:pStyle w:val="TableEntry"/>
              <w:rPr>
                <w:noProof w:val="0"/>
              </w:rPr>
            </w:pPr>
            <w:r w:rsidRPr="00977EA3">
              <w:rPr>
                <w:noProof w:val="0"/>
              </w:rPr>
              <w:t>PID</w:t>
            </w:r>
          </w:p>
        </w:tc>
        <w:tc>
          <w:tcPr>
            <w:tcW w:w="3544" w:type="dxa"/>
          </w:tcPr>
          <w:p w14:paraId="7FFF7BCE" w14:textId="77777777" w:rsidR="007A1F44" w:rsidRPr="00977EA3" w:rsidRDefault="007A1F44">
            <w:pPr>
              <w:pStyle w:val="TableEntry"/>
              <w:rPr>
                <w:noProof w:val="0"/>
              </w:rPr>
            </w:pPr>
            <w:r w:rsidRPr="00977EA3">
              <w:rPr>
                <w:noProof w:val="0"/>
              </w:rPr>
              <w:t>Patient Identification</w:t>
            </w:r>
          </w:p>
        </w:tc>
        <w:tc>
          <w:tcPr>
            <w:tcW w:w="971" w:type="dxa"/>
          </w:tcPr>
          <w:p w14:paraId="073D7B16" w14:textId="77777777" w:rsidR="007A1F44" w:rsidRPr="00977EA3" w:rsidRDefault="007A1F44">
            <w:pPr>
              <w:pStyle w:val="TableEntry"/>
              <w:jc w:val="center"/>
              <w:rPr>
                <w:noProof w:val="0"/>
              </w:rPr>
            </w:pPr>
            <w:r w:rsidRPr="00977EA3">
              <w:rPr>
                <w:noProof w:val="0"/>
              </w:rPr>
              <w:t>R</w:t>
            </w:r>
          </w:p>
        </w:tc>
        <w:tc>
          <w:tcPr>
            <w:tcW w:w="872" w:type="dxa"/>
          </w:tcPr>
          <w:p w14:paraId="5CA7A82C" w14:textId="77777777" w:rsidR="007A1F44" w:rsidRPr="00977EA3" w:rsidRDefault="007A1F44">
            <w:pPr>
              <w:pStyle w:val="TableEntry"/>
              <w:jc w:val="center"/>
              <w:rPr>
                <w:noProof w:val="0"/>
              </w:rPr>
            </w:pPr>
            <w:r w:rsidRPr="00977EA3">
              <w:rPr>
                <w:noProof w:val="0"/>
              </w:rPr>
              <w:t>[1..1]</w:t>
            </w:r>
          </w:p>
        </w:tc>
        <w:tc>
          <w:tcPr>
            <w:tcW w:w="1701" w:type="dxa"/>
          </w:tcPr>
          <w:p w14:paraId="26EB8E21" w14:textId="77777777" w:rsidR="007A1F44" w:rsidRPr="00977EA3" w:rsidRDefault="007A1F44">
            <w:pPr>
              <w:pStyle w:val="TableEntry"/>
              <w:jc w:val="center"/>
              <w:rPr>
                <w:noProof w:val="0"/>
              </w:rPr>
            </w:pPr>
            <w:r w:rsidRPr="00977EA3">
              <w:rPr>
                <w:noProof w:val="0"/>
              </w:rPr>
              <w:t>3</w:t>
            </w:r>
          </w:p>
        </w:tc>
      </w:tr>
      <w:tr w:rsidR="007A1F44" w:rsidRPr="00977EA3" w14:paraId="633DA714" w14:textId="77777777">
        <w:trPr>
          <w:cantSplit/>
          <w:jc w:val="center"/>
        </w:trPr>
        <w:tc>
          <w:tcPr>
            <w:tcW w:w="1951" w:type="dxa"/>
          </w:tcPr>
          <w:p w14:paraId="7D9F12E8" w14:textId="77777777" w:rsidR="007A1F44" w:rsidRPr="00977EA3" w:rsidRDefault="007A1F44">
            <w:pPr>
              <w:pStyle w:val="TableEntry"/>
              <w:rPr>
                <w:noProof w:val="0"/>
              </w:rPr>
            </w:pPr>
            <w:r w:rsidRPr="00977EA3">
              <w:rPr>
                <w:noProof w:val="0"/>
              </w:rPr>
              <w:t>PD1</w:t>
            </w:r>
          </w:p>
        </w:tc>
        <w:tc>
          <w:tcPr>
            <w:tcW w:w="3544" w:type="dxa"/>
          </w:tcPr>
          <w:p w14:paraId="5AA55BAB" w14:textId="77777777" w:rsidR="007A1F44" w:rsidRPr="00977EA3" w:rsidRDefault="007A1F44">
            <w:pPr>
              <w:pStyle w:val="TableEntry"/>
              <w:rPr>
                <w:noProof w:val="0"/>
              </w:rPr>
            </w:pPr>
            <w:r w:rsidRPr="00977EA3">
              <w:rPr>
                <w:noProof w:val="0"/>
              </w:rPr>
              <w:t>Additional Demographics</w:t>
            </w:r>
          </w:p>
        </w:tc>
        <w:tc>
          <w:tcPr>
            <w:tcW w:w="971" w:type="dxa"/>
          </w:tcPr>
          <w:p w14:paraId="14BAA609" w14:textId="77777777" w:rsidR="007A1F44" w:rsidRPr="00977EA3" w:rsidRDefault="007A1F44">
            <w:pPr>
              <w:pStyle w:val="TableEntry"/>
              <w:jc w:val="center"/>
              <w:rPr>
                <w:noProof w:val="0"/>
              </w:rPr>
            </w:pPr>
            <w:r w:rsidRPr="00977EA3">
              <w:rPr>
                <w:noProof w:val="0"/>
              </w:rPr>
              <w:t>O</w:t>
            </w:r>
          </w:p>
        </w:tc>
        <w:tc>
          <w:tcPr>
            <w:tcW w:w="872" w:type="dxa"/>
          </w:tcPr>
          <w:p w14:paraId="578064DC" w14:textId="77777777" w:rsidR="007A1F44" w:rsidRPr="00977EA3" w:rsidRDefault="007A1F44">
            <w:pPr>
              <w:pStyle w:val="TableEntry"/>
              <w:jc w:val="center"/>
              <w:rPr>
                <w:noProof w:val="0"/>
              </w:rPr>
            </w:pPr>
            <w:r w:rsidRPr="00977EA3">
              <w:rPr>
                <w:noProof w:val="0"/>
              </w:rPr>
              <w:t>[0..1]</w:t>
            </w:r>
          </w:p>
        </w:tc>
        <w:tc>
          <w:tcPr>
            <w:tcW w:w="1701" w:type="dxa"/>
          </w:tcPr>
          <w:p w14:paraId="73AA3199" w14:textId="77777777" w:rsidR="007A1F44" w:rsidRPr="00977EA3" w:rsidRDefault="007A1F44">
            <w:pPr>
              <w:pStyle w:val="TableEntry"/>
              <w:jc w:val="center"/>
              <w:rPr>
                <w:noProof w:val="0"/>
              </w:rPr>
            </w:pPr>
            <w:r w:rsidRPr="00977EA3">
              <w:rPr>
                <w:noProof w:val="0"/>
              </w:rPr>
              <w:t>3</w:t>
            </w:r>
          </w:p>
        </w:tc>
      </w:tr>
      <w:tr w:rsidR="007A1F44" w:rsidRPr="00977EA3" w14:paraId="48B92D41" w14:textId="77777777">
        <w:trPr>
          <w:cantSplit/>
          <w:jc w:val="center"/>
        </w:trPr>
        <w:tc>
          <w:tcPr>
            <w:tcW w:w="1951" w:type="dxa"/>
          </w:tcPr>
          <w:p w14:paraId="4F3F84B4" w14:textId="77777777" w:rsidR="007A1F44" w:rsidRPr="00977EA3" w:rsidRDefault="007A1F44" w:rsidP="00A0052B">
            <w:pPr>
              <w:pStyle w:val="TableEntry"/>
              <w:rPr>
                <w:noProof w:val="0"/>
              </w:rPr>
            </w:pPr>
            <w:r w:rsidRPr="00977EA3">
              <w:rPr>
                <w:noProof w:val="0"/>
              </w:rPr>
              <w:t>PV1</w:t>
            </w:r>
          </w:p>
        </w:tc>
        <w:tc>
          <w:tcPr>
            <w:tcW w:w="3544" w:type="dxa"/>
          </w:tcPr>
          <w:p w14:paraId="52D2D072" w14:textId="77777777" w:rsidR="007A1F44" w:rsidRPr="00977EA3" w:rsidRDefault="007A1F44">
            <w:pPr>
              <w:pStyle w:val="TableEntry"/>
              <w:rPr>
                <w:noProof w:val="0"/>
              </w:rPr>
            </w:pPr>
            <w:r w:rsidRPr="00977EA3">
              <w:rPr>
                <w:noProof w:val="0"/>
              </w:rPr>
              <w:t>Patient Visit</w:t>
            </w:r>
          </w:p>
        </w:tc>
        <w:tc>
          <w:tcPr>
            <w:tcW w:w="971" w:type="dxa"/>
          </w:tcPr>
          <w:p w14:paraId="7C938432" w14:textId="77777777" w:rsidR="007A1F44" w:rsidRPr="00977EA3" w:rsidRDefault="007A1F44">
            <w:pPr>
              <w:pStyle w:val="TableEntry"/>
              <w:jc w:val="center"/>
              <w:rPr>
                <w:noProof w:val="0"/>
              </w:rPr>
            </w:pPr>
            <w:r w:rsidRPr="00977EA3">
              <w:rPr>
                <w:noProof w:val="0"/>
              </w:rPr>
              <w:t>R</w:t>
            </w:r>
          </w:p>
        </w:tc>
        <w:tc>
          <w:tcPr>
            <w:tcW w:w="872" w:type="dxa"/>
          </w:tcPr>
          <w:p w14:paraId="424369C0" w14:textId="77777777" w:rsidR="007A1F44" w:rsidRPr="00977EA3" w:rsidRDefault="007A1F44">
            <w:pPr>
              <w:pStyle w:val="TableEntry"/>
              <w:jc w:val="center"/>
              <w:rPr>
                <w:noProof w:val="0"/>
              </w:rPr>
            </w:pPr>
            <w:r w:rsidRPr="00977EA3">
              <w:rPr>
                <w:noProof w:val="0"/>
              </w:rPr>
              <w:t>[1..1]</w:t>
            </w:r>
          </w:p>
        </w:tc>
        <w:tc>
          <w:tcPr>
            <w:tcW w:w="1701" w:type="dxa"/>
          </w:tcPr>
          <w:p w14:paraId="2F3CC0B2" w14:textId="77777777" w:rsidR="007A1F44" w:rsidRPr="00977EA3" w:rsidRDefault="007A1F44">
            <w:pPr>
              <w:pStyle w:val="TableEntry"/>
              <w:jc w:val="center"/>
              <w:rPr>
                <w:noProof w:val="0"/>
              </w:rPr>
            </w:pPr>
            <w:r w:rsidRPr="00977EA3">
              <w:rPr>
                <w:noProof w:val="0"/>
              </w:rPr>
              <w:t>3</w:t>
            </w:r>
          </w:p>
        </w:tc>
      </w:tr>
      <w:tr w:rsidR="007A1F44" w:rsidRPr="00977EA3" w14:paraId="7458C339" w14:textId="77777777">
        <w:trPr>
          <w:cantSplit/>
          <w:jc w:val="center"/>
        </w:trPr>
        <w:tc>
          <w:tcPr>
            <w:tcW w:w="1951" w:type="dxa"/>
          </w:tcPr>
          <w:p w14:paraId="0309E01F" w14:textId="77777777" w:rsidR="007A1F44" w:rsidRPr="00977EA3" w:rsidRDefault="007A1F44" w:rsidP="00A0052B">
            <w:pPr>
              <w:pStyle w:val="TableEntry"/>
              <w:rPr>
                <w:noProof w:val="0"/>
              </w:rPr>
            </w:pPr>
            <w:r w:rsidRPr="00977EA3">
              <w:rPr>
                <w:noProof w:val="0"/>
              </w:rPr>
              <w:t>PV2</w:t>
            </w:r>
          </w:p>
        </w:tc>
        <w:tc>
          <w:tcPr>
            <w:tcW w:w="3544" w:type="dxa"/>
          </w:tcPr>
          <w:p w14:paraId="2CE7C002" w14:textId="77777777" w:rsidR="007A1F44" w:rsidRPr="00977EA3" w:rsidRDefault="007A1F44">
            <w:pPr>
              <w:pStyle w:val="TableEntry"/>
              <w:rPr>
                <w:noProof w:val="0"/>
              </w:rPr>
            </w:pPr>
            <w:r w:rsidRPr="00977EA3">
              <w:rPr>
                <w:noProof w:val="0"/>
              </w:rPr>
              <w:t>Patient Visit – Additional Info</w:t>
            </w:r>
          </w:p>
        </w:tc>
        <w:tc>
          <w:tcPr>
            <w:tcW w:w="971" w:type="dxa"/>
          </w:tcPr>
          <w:p w14:paraId="51BDCFCA" w14:textId="77777777" w:rsidR="007A1F44" w:rsidRPr="00977EA3" w:rsidRDefault="007A1F44">
            <w:pPr>
              <w:pStyle w:val="TableEntry"/>
              <w:jc w:val="center"/>
              <w:rPr>
                <w:noProof w:val="0"/>
              </w:rPr>
            </w:pPr>
            <w:r w:rsidRPr="00977EA3">
              <w:rPr>
                <w:noProof w:val="0"/>
              </w:rPr>
              <w:t>O</w:t>
            </w:r>
          </w:p>
        </w:tc>
        <w:tc>
          <w:tcPr>
            <w:tcW w:w="872" w:type="dxa"/>
          </w:tcPr>
          <w:p w14:paraId="79D958AA" w14:textId="77777777" w:rsidR="007A1F44" w:rsidRPr="00977EA3" w:rsidRDefault="007A1F44">
            <w:pPr>
              <w:pStyle w:val="TableEntry"/>
              <w:jc w:val="center"/>
              <w:rPr>
                <w:noProof w:val="0"/>
              </w:rPr>
            </w:pPr>
            <w:r w:rsidRPr="00977EA3">
              <w:rPr>
                <w:noProof w:val="0"/>
              </w:rPr>
              <w:t>[0..1]</w:t>
            </w:r>
          </w:p>
        </w:tc>
        <w:tc>
          <w:tcPr>
            <w:tcW w:w="1701" w:type="dxa"/>
          </w:tcPr>
          <w:p w14:paraId="222B5B42" w14:textId="77777777" w:rsidR="007A1F44" w:rsidRPr="00977EA3" w:rsidRDefault="007A1F44">
            <w:pPr>
              <w:pStyle w:val="TableEntry"/>
              <w:jc w:val="center"/>
              <w:rPr>
                <w:noProof w:val="0"/>
              </w:rPr>
            </w:pPr>
            <w:r w:rsidRPr="00977EA3">
              <w:rPr>
                <w:noProof w:val="0"/>
              </w:rPr>
              <w:t>3</w:t>
            </w:r>
          </w:p>
        </w:tc>
      </w:tr>
      <w:tr w:rsidR="007A1F44" w:rsidRPr="00977EA3" w14:paraId="281CFFA8" w14:textId="77777777">
        <w:trPr>
          <w:cantSplit/>
          <w:jc w:val="center"/>
        </w:trPr>
        <w:tc>
          <w:tcPr>
            <w:tcW w:w="1951" w:type="dxa"/>
          </w:tcPr>
          <w:p w14:paraId="0C465028" w14:textId="77777777" w:rsidR="007A1F44" w:rsidRPr="00977EA3" w:rsidRDefault="007A1F44" w:rsidP="00A0052B">
            <w:pPr>
              <w:pStyle w:val="TableEntry"/>
              <w:rPr>
                <w:noProof w:val="0"/>
              </w:rPr>
            </w:pPr>
            <w:r w:rsidRPr="00977EA3">
              <w:rPr>
                <w:noProof w:val="0"/>
              </w:rPr>
              <w:t>DB1</w:t>
            </w:r>
          </w:p>
        </w:tc>
        <w:tc>
          <w:tcPr>
            <w:tcW w:w="3544" w:type="dxa"/>
          </w:tcPr>
          <w:p w14:paraId="007DB81F" w14:textId="77777777" w:rsidR="007A1F44" w:rsidRPr="00977EA3" w:rsidRDefault="007A1F44">
            <w:pPr>
              <w:pStyle w:val="TableEntry"/>
              <w:rPr>
                <w:noProof w:val="0"/>
              </w:rPr>
            </w:pPr>
            <w:r w:rsidRPr="00977EA3">
              <w:rPr>
                <w:noProof w:val="0"/>
              </w:rPr>
              <w:t>Disability Information</w:t>
            </w:r>
          </w:p>
        </w:tc>
        <w:tc>
          <w:tcPr>
            <w:tcW w:w="971" w:type="dxa"/>
          </w:tcPr>
          <w:p w14:paraId="720D2977" w14:textId="77777777" w:rsidR="007A1F44" w:rsidRPr="00977EA3" w:rsidRDefault="007A1F44">
            <w:pPr>
              <w:pStyle w:val="TableEntry"/>
              <w:jc w:val="center"/>
              <w:rPr>
                <w:noProof w:val="0"/>
              </w:rPr>
            </w:pPr>
            <w:r w:rsidRPr="00977EA3">
              <w:rPr>
                <w:noProof w:val="0"/>
              </w:rPr>
              <w:t>O</w:t>
            </w:r>
          </w:p>
        </w:tc>
        <w:tc>
          <w:tcPr>
            <w:tcW w:w="872" w:type="dxa"/>
          </w:tcPr>
          <w:p w14:paraId="7DFCC0E0" w14:textId="77777777" w:rsidR="007A1F44" w:rsidRPr="00977EA3" w:rsidRDefault="007A1F44">
            <w:pPr>
              <w:pStyle w:val="TableEntry"/>
              <w:jc w:val="center"/>
              <w:rPr>
                <w:noProof w:val="0"/>
              </w:rPr>
            </w:pPr>
            <w:r w:rsidRPr="00977EA3">
              <w:rPr>
                <w:noProof w:val="0"/>
              </w:rPr>
              <w:t>[0..*]</w:t>
            </w:r>
          </w:p>
        </w:tc>
        <w:tc>
          <w:tcPr>
            <w:tcW w:w="1701" w:type="dxa"/>
          </w:tcPr>
          <w:p w14:paraId="6480467C" w14:textId="77777777" w:rsidR="007A1F44" w:rsidRPr="00977EA3" w:rsidRDefault="007A1F44">
            <w:pPr>
              <w:pStyle w:val="TableEntry"/>
              <w:jc w:val="center"/>
              <w:rPr>
                <w:noProof w:val="0"/>
              </w:rPr>
            </w:pPr>
            <w:r w:rsidRPr="00977EA3">
              <w:rPr>
                <w:noProof w:val="0"/>
              </w:rPr>
              <w:t>3</w:t>
            </w:r>
          </w:p>
        </w:tc>
      </w:tr>
      <w:tr w:rsidR="007A1F44" w:rsidRPr="00977EA3" w14:paraId="48F4A249" w14:textId="77777777">
        <w:trPr>
          <w:cantSplit/>
          <w:jc w:val="center"/>
        </w:trPr>
        <w:tc>
          <w:tcPr>
            <w:tcW w:w="1951" w:type="dxa"/>
          </w:tcPr>
          <w:p w14:paraId="7B888620" w14:textId="77777777" w:rsidR="007A1F44" w:rsidRPr="00977EA3" w:rsidRDefault="007A1F44" w:rsidP="00A0052B">
            <w:pPr>
              <w:pStyle w:val="TableEntry"/>
              <w:rPr>
                <w:noProof w:val="0"/>
              </w:rPr>
            </w:pPr>
            <w:r w:rsidRPr="00977EA3">
              <w:rPr>
                <w:noProof w:val="0"/>
              </w:rPr>
              <w:t>OBX</w:t>
            </w:r>
          </w:p>
        </w:tc>
        <w:tc>
          <w:tcPr>
            <w:tcW w:w="3544" w:type="dxa"/>
          </w:tcPr>
          <w:p w14:paraId="3F8E7F5F" w14:textId="77777777" w:rsidR="007A1F44" w:rsidRPr="00977EA3" w:rsidRDefault="007A1F44">
            <w:pPr>
              <w:pStyle w:val="TableEntry"/>
              <w:rPr>
                <w:noProof w:val="0"/>
              </w:rPr>
            </w:pPr>
            <w:r w:rsidRPr="00977EA3">
              <w:rPr>
                <w:noProof w:val="0"/>
              </w:rPr>
              <w:t>Observation/Result</w:t>
            </w:r>
          </w:p>
        </w:tc>
        <w:tc>
          <w:tcPr>
            <w:tcW w:w="971" w:type="dxa"/>
          </w:tcPr>
          <w:p w14:paraId="58B94231" w14:textId="77777777" w:rsidR="007A1F44" w:rsidRPr="00977EA3" w:rsidRDefault="007A1F44">
            <w:pPr>
              <w:pStyle w:val="TableEntry"/>
              <w:jc w:val="center"/>
              <w:rPr>
                <w:noProof w:val="0"/>
              </w:rPr>
            </w:pPr>
            <w:r w:rsidRPr="00977EA3">
              <w:rPr>
                <w:noProof w:val="0"/>
              </w:rPr>
              <w:t>O</w:t>
            </w:r>
          </w:p>
        </w:tc>
        <w:tc>
          <w:tcPr>
            <w:tcW w:w="872" w:type="dxa"/>
          </w:tcPr>
          <w:p w14:paraId="562D341B" w14:textId="77777777" w:rsidR="007A1F44" w:rsidRPr="00977EA3" w:rsidRDefault="007A1F44">
            <w:pPr>
              <w:pStyle w:val="TableEntry"/>
              <w:jc w:val="center"/>
              <w:rPr>
                <w:noProof w:val="0"/>
              </w:rPr>
            </w:pPr>
            <w:r w:rsidRPr="00977EA3">
              <w:rPr>
                <w:noProof w:val="0"/>
              </w:rPr>
              <w:t>[0..*]</w:t>
            </w:r>
          </w:p>
        </w:tc>
        <w:tc>
          <w:tcPr>
            <w:tcW w:w="1701" w:type="dxa"/>
          </w:tcPr>
          <w:p w14:paraId="1F34D5A3" w14:textId="77777777" w:rsidR="007A1F44" w:rsidRPr="00977EA3" w:rsidRDefault="007A1F44">
            <w:pPr>
              <w:pStyle w:val="TableEntry"/>
              <w:jc w:val="center"/>
              <w:rPr>
                <w:noProof w:val="0"/>
              </w:rPr>
            </w:pPr>
            <w:r w:rsidRPr="00977EA3">
              <w:rPr>
                <w:noProof w:val="0"/>
              </w:rPr>
              <w:t>7</w:t>
            </w:r>
          </w:p>
        </w:tc>
      </w:tr>
    </w:tbl>
    <w:p w14:paraId="6C029CB7"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15" w:name="_Toc174249290"/>
      <w:r w:rsidRPr="00977EA3">
        <w:rPr>
          <w:noProof w:val="0"/>
        </w:rPr>
        <w:t>Comments on segment usage</w:t>
      </w:r>
      <w:bookmarkEnd w:id="515"/>
    </w:p>
    <w:p w14:paraId="3B42FC49" w14:textId="77777777" w:rsidR="007A1F44" w:rsidRPr="00977EA3" w:rsidRDefault="007A1F44">
      <w:r w:rsidRPr="00977EA3">
        <w:t xml:space="preserve">If the patient was in a non-temporary location, then field </w:t>
      </w:r>
      <w:r w:rsidRPr="00977EA3">
        <w:rPr>
          <w:i/>
          <w:iCs/>
        </w:rPr>
        <w:t>PV1-3-patient location</w:t>
      </w:r>
      <w:r w:rsidRPr="00977EA3">
        <w:t xml:space="preserve"> shall contain the patient’s location prior to the erroneous A09 event. If the patient was in a temporary location, then field </w:t>
      </w:r>
      <w:r w:rsidRPr="00977EA3">
        <w:rPr>
          <w:i/>
          <w:iCs/>
        </w:rPr>
        <w:t>PV1-11-temporary location</w:t>
      </w:r>
      <w:r w:rsidRPr="00977EA3">
        <w:t xml:space="preserve"> shall contain the patient’s location prior to the erroneous A09 event. </w:t>
      </w:r>
    </w:p>
    <w:p w14:paraId="13D55443" w14:textId="77777777" w:rsidR="007A1F44" w:rsidRPr="00977EA3" w:rsidRDefault="007A1F44">
      <w:r w:rsidRPr="00977EA3">
        <w:lastRenderedPageBreak/>
        <w:t>One or more OBX segments may be present to carry “permanent observations” such as the patient weight or height.</w:t>
      </w:r>
    </w:p>
    <w:p w14:paraId="7A0E5CB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16" w:name="_Toc174249291"/>
      <w:r w:rsidRPr="00977EA3">
        <w:rPr>
          <w:noProof w:val="0"/>
        </w:rPr>
        <w:t>Expected actions</w:t>
      </w:r>
      <w:bookmarkEnd w:id="516"/>
    </w:p>
    <w:p w14:paraId="1407B22C"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064B05CC" w14:textId="77777777" w:rsidR="007A1F44" w:rsidRPr="00977EA3" w:rsidRDefault="007A1F44">
      <w:r w:rsidRPr="00977EA3">
        <w:t>The receiver shall report the result of this operation (success / error) in an acknowledgment message returned to the sender.</w:t>
      </w:r>
    </w:p>
    <w:p w14:paraId="072A255A" w14:textId="77777777" w:rsidR="007A1F44" w:rsidRPr="00977EA3" w:rsidRDefault="007A1F44">
      <w:r w:rsidRPr="00977EA3">
        <w:t xml:space="preserve">In case this message conflicts with the current </w:t>
      </w:r>
      <w:r w:rsidR="00233B3E" w:rsidRPr="00977EA3">
        <w:t>situation, the</w:t>
      </w:r>
      <w:r w:rsidRPr="00977EA3">
        <w:t xml:space="preserve"> message is discarded but no error condition is raised.</w:t>
      </w:r>
    </w:p>
    <w:p w14:paraId="76E790AF" w14:textId="77777777" w:rsidR="007A1F44" w:rsidRPr="00977EA3" w:rsidRDefault="007A1F44">
      <w:r w:rsidRPr="00977EA3">
        <w:t>If the receiver does not support the Temporary Patient Location Tracking Option of this transaction, it shall application-reject the message (see ITI TF-2x: C.2.3).</w:t>
      </w:r>
    </w:p>
    <w:p w14:paraId="2CA6831C"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517" w:name="_Toc174249292"/>
      <w:bookmarkStart w:id="518" w:name="_Toc398544198"/>
      <w:r w:rsidRPr="00977EA3">
        <w:rPr>
          <w:noProof w:val="0"/>
        </w:rPr>
        <w:t>Patient Arriving – Tracking – ADT^A10^ADT_A09</w:t>
      </w:r>
      <w:bookmarkEnd w:id="517"/>
      <w:bookmarkEnd w:id="518"/>
    </w:p>
    <w:p w14:paraId="0B0094A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19" w:name="_Toc174249293"/>
      <w:r w:rsidRPr="00977EA3">
        <w:rPr>
          <w:noProof w:val="0"/>
        </w:rPr>
        <w:t>Trigger Event</w:t>
      </w:r>
      <w:bookmarkEnd w:id="519"/>
    </w:p>
    <w:p w14:paraId="30529498" w14:textId="77777777" w:rsidR="007A1F44" w:rsidRPr="00977EA3" w:rsidRDefault="007A1F44">
      <w:r w:rsidRPr="00977EA3">
        <w:t xml:space="preserve">This message is only used within the context of the “Temporary Patient Transfers Tracking” Option. </w:t>
      </w:r>
    </w:p>
    <w:p w14:paraId="6B1B5638" w14:textId="77777777" w:rsidR="007A1F44" w:rsidRPr="00977EA3" w:rsidRDefault="007A1F44">
      <w:r w:rsidRPr="00977EA3">
        <w:t>This message is sent by a Patient Encounter Supplier to a Patient Encounter Consumer as a notification that a patient has arrived at a new location without the patient’s official bed census location having changed. The HL7 standard describes three varieties of these non-census location changes involving three different kinds of notification: (a) an unofficial notification of location change prior to the official notification of patient tracking, (b) the patient is in transit between locations for some time, (c) a notification of a temporary location change. This IHE transaction only uses the latter: notification of temporary location change.</w:t>
      </w:r>
    </w:p>
    <w:p w14:paraId="12C79BBB" w14:textId="77777777" w:rsidR="007A1F44" w:rsidRPr="00977EA3" w:rsidRDefault="007A1F44">
      <w:r w:rsidRPr="00977EA3">
        <w:t xml:space="preserve">MSH-9 is valued </w:t>
      </w:r>
      <w:r w:rsidRPr="00977EA3">
        <w:rPr>
          <w:b/>
          <w:bCs/>
        </w:rPr>
        <w:t>ADT^A10^ADT_A09</w:t>
      </w:r>
      <w:r w:rsidRPr="00977EA3">
        <w:t>.</w:t>
      </w:r>
    </w:p>
    <w:p w14:paraId="0EAE124E"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20" w:name="_Toc174249294"/>
      <w:r w:rsidRPr="00977EA3">
        <w:rPr>
          <w:noProof w:val="0"/>
        </w:rPr>
        <w:t>Message Static Definition</w:t>
      </w:r>
      <w:bookmarkEnd w:id="520"/>
    </w:p>
    <w:p w14:paraId="2409C86B" w14:textId="77777777" w:rsidR="007A1F44" w:rsidRPr="00977EA3" w:rsidRDefault="007A1F44">
      <w:pPr>
        <w:pStyle w:val="TableTitle"/>
        <w:rPr>
          <w:noProof w:val="0"/>
        </w:rPr>
      </w:pPr>
      <w:r w:rsidRPr="00977EA3">
        <w:rPr>
          <w:noProof w:val="0"/>
        </w:rPr>
        <w:t>Table 3.31-34: Static definition of message ADT^A10^ADT_A09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5F5B7AC" w14:textId="77777777">
        <w:trPr>
          <w:cantSplit/>
          <w:tblHeader/>
          <w:jc w:val="center"/>
        </w:trPr>
        <w:tc>
          <w:tcPr>
            <w:tcW w:w="1951" w:type="dxa"/>
            <w:shd w:val="clear" w:color="auto" w:fill="D9D9D9"/>
          </w:tcPr>
          <w:p w14:paraId="265A782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7BF59D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2E73EE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C646EF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40103A6" w14:textId="77777777" w:rsidR="007A1F44" w:rsidRPr="00977EA3" w:rsidRDefault="007A1F44" w:rsidP="00A53067">
            <w:pPr>
              <w:pStyle w:val="TableEntryHeader"/>
              <w:rPr>
                <w:noProof w:val="0"/>
              </w:rPr>
            </w:pPr>
            <w:r w:rsidRPr="00977EA3">
              <w:rPr>
                <w:noProof w:val="0"/>
              </w:rPr>
              <w:t>HL7 chapter</w:t>
            </w:r>
          </w:p>
        </w:tc>
      </w:tr>
      <w:tr w:rsidR="007A1F44" w:rsidRPr="00977EA3" w14:paraId="476C5058" w14:textId="77777777">
        <w:trPr>
          <w:cantSplit/>
          <w:jc w:val="center"/>
        </w:trPr>
        <w:tc>
          <w:tcPr>
            <w:tcW w:w="1951" w:type="dxa"/>
          </w:tcPr>
          <w:p w14:paraId="5E93F615" w14:textId="77777777" w:rsidR="007A1F44" w:rsidRPr="00977EA3" w:rsidRDefault="007A1F44" w:rsidP="00A0052B">
            <w:pPr>
              <w:pStyle w:val="TableEntry"/>
              <w:rPr>
                <w:noProof w:val="0"/>
              </w:rPr>
            </w:pPr>
            <w:r w:rsidRPr="00977EA3">
              <w:rPr>
                <w:noProof w:val="0"/>
              </w:rPr>
              <w:t>MSH</w:t>
            </w:r>
          </w:p>
        </w:tc>
        <w:tc>
          <w:tcPr>
            <w:tcW w:w="3544" w:type="dxa"/>
          </w:tcPr>
          <w:p w14:paraId="6D547119" w14:textId="77777777" w:rsidR="007A1F44" w:rsidRPr="00977EA3" w:rsidRDefault="007A1F44">
            <w:pPr>
              <w:pStyle w:val="TableEntry"/>
              <w:rPr>
                <w:noProof w:val="0"/>
              </w:rPr>
            </w:pPr>
            <w:r w:rsidRPr="00977EA3">
              <w:rPr>
                <w:noProof w:val="0"/>
              </w:rPr>
              <w:t>Message Header</w:t>
            </w:r>
          </w:p>
        </w:tc>
        <w:tc>
          <w:tcPr>
            <w:tcW w:w="971" w:type="dxa"/>
          </w:tcPr>
          <w:p w14:paraId="5B83B461" w14:textId="77777777" w:rsidR="007A1F44" w:rsidRPr="00977EA3" w:rsidRDefault="007A1F44">
            <w:pPr>
              <w:pStyle w:val="TableEntry"/>
              <w:jc w:val="center"/>
              <w:rPr>
                <w:noProof w:val="0"/>
              </w:rPr>
            </w:pPr>
            <w:r w:rsidRPr="00977EA3">
              <w:rPr>
                <w:noProof w:val="0"/>
              </w:rPr>
              <w:t>R</w:t>
            </w:r>
          </w:p>
        </w:tc>
        <w:tc>
          <w:tcPr>
            <w:tcW w:w="872" w:type="dxa"/>
          </w:tcPr>
          <w:p w14:paraId="66ABE772" w14:textId="77777777" w:rsidR="007A1F44" w:rsidRPr="00977EA3" w:rsidRDefault="007A1F44">
            <w:pPr>
              <w:pStyle w:val="TableEntry"/>
              <w:jc w:val="center"/>
              <w:rPr>
                <w:noProof w:val="0"/>
              </w:rPr>
            </w:pPr>
            <w:r w:rsidRPr="00977EA3">
              <w:rPr>
                <w:noProof w:val="0"/>
              </w:rPr>
              <w:t>[1..1]</w:t>
            </w:r>
          </w:p>
        </w:tc>
        <w:tc>
          <w:tcPr>
            <w:tcW w:w="1701" w:type="dxa"/>
          </w:tcPr>
          <w:p w14:paraId="6BDAE411" w14:textId="77777777" w:rsidR="007A1F44" w:rsidRPr="00977EA3" w:rsidRDefault="007A1F44">
            <w:pPr>
              <w:pStyle w:val="TableEntry"/>
              <w:jc w:val="center"/>
              <w:rPr>
                <w:noProof w:val="0"/>
              </w:rPr>
            </w:pPr>
            <w:r w:rsidRPr="00977EA3">
              <w:rPr>
                <w:noProof w:val="0"/>
              </w:rPr>
              <w:t>2</w:t>
            </w:r>
          </w:p>
        </w:tc>
      </w:tr>
      <w:tr w:rsidR="007A1F44" w:rsidRPr="00977EA3" w14:paraId="7729E391" w14:textId="77777777">
        <w:trPr>
          <w:cantSplit/>
          <w:jc w:val="center"/>
        </w:trPr>
        <w:tc>
          <w:tcPr>
            <w:tcW w:w="1951" w:type="dxa"/>
          </w:tcPr>
          <w:p w14:paraId="215316AA" w14:textId="77777777" w:rsidR="007A1F44" w:rsidRPr="00977EA3" w:rsidRDefault="007A1F44">
            <w:pPr>
              <w:pStyle w:val="TableEntry"/>
              <w:rPr>
                <w:noProof w:val="0"/>
              </w:rPr>
            </w:pPr>
            <w:r w:rsidRPr="00977EA3">
              <w:rPr>
                <w:noProof w:val="0"/>
              </w:rPr>
              <w:t>SFT</w:t>
            </w:r>
          </w:p>
        </w:tc>
        <w:tc>
          <w:tcPr>
            <w:tcW w:w="3544" w:type="dxa"/>
          </w:tcPr>
          <w:p w14:paraId="0B99314E" w14:textId="77777777" w:rsidR="007A1F44" w:rsidRPr="00977EA3" w:rsidRDefault="007A1F44">
            <w:pPr>
              <w:pStyle w:val="TableEntry"/>
              <w:rPr>
                <w:noProof w:val="0"/>
              </w:rPr>
            </w:pPr>
            <w:r w:rsidRPr="00977EA3">
              <w:rPr>
                <w:noProof w:val="0"/>
              </w:rPr>
              <w:t>Software Segment</w:t>
            </w:r>
          </w:p>
        </w:tc>
        <w:tc>
          <w:tcPr>
            <w:tcW w:w="971" w:type="dxa"/>
          </w:tcPr>
          <w:p w14:paraId="0F0543FF" w14:textId="77777777" w:rsidR="007A1F44" w:rsidRPr="00977EA3" w:rsidRDefault="007A1F44">
            <w:pPr>
              <w:pStyle w:val="TableEntry"/>
              <w:jc w:val="center"/>
              <w:rPr>
                <w:noProof w:val="0"/>
              </w:rPr>
            </w:pPr>
            <w:r w:rsidRPr="00977EA3">
              <w:rPr>
                <w:noProof w:val="0"/>
              </w:rPr>
              <w:t>O</w:t>
            </w:r>
          </w:p>
        </w:tc>
        <w:tc>
          <w:tcPr>
            <w:tcW w:w="872" w:type="dxa"/>
          </w:tcPr>
          <w:p w14:paraId="580E4C20" w14:textId="77777777" w:rsidR="007A1F44" w:rsidRPr="00977EA3" w:rsidRDefault="007A1F44">
            <w:pPr>
              <w:pStyle w:val="TableEntry"/>
              <w:jc w:val="center"/>
              <w:rPr>
                <w:noProof w:val="0"/>
              </w:rPr>
            </w:pPr>
            <w:r w:rsidRPr="00977EA3">
              <w:rPr>
                <w:noProof w:val="0"/>
              </w:rPr>
              <w:t>[0..*]</w:t>
            </w:r>
          </w:p>
        </w:tc>
        <w:tc>
          <w:tcPr>
            <w:tcW w:w="1701" w:type="dxa"/>
          </w:tcPr>
          <w:p w14:paraId="378B5432" w14:textId="77777777" w:rsidR="007A1F44" w:rsidRPr="00977EA3" w:rsidRDefault="007A1F44">
            <w:pPr>
              <w:pStyle w:val="TableEntry"/>
              <w:jc w:val="center"/>
              <w:rPr>
                <w:noProof w:val="0"/>
              </w:rPr>
            </w:pPr>
            <w:r w:rsidRPr="00977EA3">
              <w:rPr>
                <w:noProof w:val="0"/>
              </w:rPr>
              <w:t>2</w:t>
            </w:r>
          </w:p>
        </w:tc>
      </w:tr>
      <w:tr w:rsidR="007A1F44" w:rsidRPr="00977EA3" w14:paraId="5C8CCF18" w14:textId="77777777">
        <w:trPr>
          <w:cantSplit/>
          <w:jc w:val="center"/>
        </w:trPr>
        <w:tc>
          <w:tcPr>
            <w:tcW w:w="1951" w:type="dxa"/>
          </w:tcPr>
          <w:p w14:paraId="1D0C36FA" w14:textId="77777777" w:rsidR="007A1F44" w:rsidRPr="00977EA3" w:rsidRDefault="007A1F44">
            <w:pPr>
              <w:pStyle w:val="TableEntry"/>
              <w:rPr>
                <w:noProof w:val="0"/>
              </w:rPr>
            </w:pPr>
            <w:r w:rsidRPr="00977EA3">
              <w:rPr>
                <w:noProof w:val="0"/>
              </w:rPr>
              <w:t>EVN</w:t>
            </w:r>
          </w:p>
        </w:tc>
        <w:tc>
          <w:tcPr>
            <w:tcW w:w="3544" w:type="dxa"/>
          </w:tcPr>
          <w:p w14:paraId="78A5CDB0" w14:textId="77777777" w:rsidR="007A1F44" w:rsidRPr="00977EA3" w:rsidRDefault="007A1F44">
            <w:pPr>
              <w:pStyle w:val="TableEntry"/>
              <w:rPr>
                <w:noProof w:val="0"/>
              </w:rPr>
            </w:pPr>
            <w:r w:rsidRPr="00977EA3">
              <w:rPr>
                <w:noProof w:val="0"/>
              </w:rPr>
              <w:t>Event Type</w:t>
            </w:r>
          </w:p>
        </w:tc>
        <w:tc>
          <w:tcPr>
            <w:tcW w:w="971" w:type="dxa"/>
          </w:tcPr>
          <w:p w14:paraId="0BD0D3F9" w14:textId="77777777" w:rsidR="007A1F44" w:rsidRPr="00977EA3" w:rsidRDefault="007A1F44">
            <w:pPr>
              <w:pStyle w:val="TableEntry"/>
              <w:jc w:val="center"/>
              <w:rPr>
                <w:noProof w:val="0"/>
              </w:rPr>
            </w:pPr>
            <w:r w:rsidRPr="00977EA3">
              <w:rPr>
                <w:noProof w:val="0"/>
              </w:rPr>
              <w:t>R</w:t>
            </w:r>
          </w:p>
        </w:tc>
        <w:tc>
          <w:tcPr>
            <w:tcW w:w="872" w:type="dxa"/>
          </w:tcPr>
          <w:p w14:paraId="6560B4D2" w14:textId="77777777" w:rsidR="007A1F44" w:rsidRPr="00977EA3" w:rsidRDefault="007A1F44">
            <w:pPr>
              <w:pStyle w:val="TableEntry"/>
              <w:jc w:val="center"/>
              <w:rPr>
                <w:noProof w:val="0"/>
              </w:rPr>
            </w:pPr>
            <w:r w:rsidRPr="00977EA3">
              <w:rPr>
                <w:noProof w:val="0"/>
              </w:rPr>
              <w:t>[1..1]</w:t>
            </w:r>
          </w:p>
        </w:tc>
        <w:tc>
          <w:tcPr>
            <w:tcW w:w="1701" w:type="dxa"/>
          </w:tcPr>
          <w:p w14:paraId="4A05D36D" w14:textId="77777777" w:rsidR="007A1F44" w:rsidRPr="00977EA3" w:rsidRDefault="007A1F44">
            <w:pPr>
              <w:pStyle w:val="TableEntry"/>
              <w:jc w:val="center"/>
              <w:rPr>
                <w:noProof w:val="0"/>
              </w:rPr>
            </w:pPr>
            <w:r w:rsidRPr="00977EA3">
              <w:rPr>
                <w:noProof w:val="0"/>
              </w:rPr>
              <w:t>2</w:t>
            </w:r>
          </w:p>
        </w:tc>
      </w:tr>
      <w:tr w:rsidR="007A1F44" w:rsidRPr="00977EA3" w14:paraId="0A9A3DD5" w14:textId="77777777">
        <w:trPr>
          <w:cantSplit/>
          <w:jc w:val="center"/>
        </w:trPr>
        <w:tc>
          <w:tcPr>
            <w:tcW w:w="1951" w:type="dxa"/>
          </w:tcPr>
          <w:p w14:paraId="20F1A509" w14:textId="77777777" w:rsidR="007A1F44" w:rsidRPr="00977EA3" w:rsidRDefault="007A1F44">
            <w:pPr>
              <w:pStyle w:val="TableEntry"/>
              <w:rPr>
                <w:noProof w:val="0"/>
              </w:rPr>
            </w:pPr>
            <w:r w:rsidRPr="00977EA3">
              <w:rPr>
                <w:noProof w:val="0"/>
              </w:rPr>
              <w:t>PID</w:t>
            </w:r>
          </w:p>
        </w:tc>
        <w:tc>
          <w:tcPr>
            <w:tcW w:w="3544" w:type="dxa"/>
          </w:tcPr>
          <w:p w14:paraId="71551186" w14:textId="77777777" w:rsidR="007A1F44" w:rsidRPr="00977EA3" w:rsidRDefault="007A1F44">
            <w:pPr>
              <w:pStyle w:val="TableEntry"/>
              <w:rPr>
                <w:noProof w:val="0"/>
              </w:rPr>
            </w:pPr>
            <w:r w:rsidRPr="00977EA3">
              <w:rPr>
                <w:noProof w:val="0"/>
              </w:rPr>
              <w:t>Patient Identification</w:t>
            </w:r>
          </w:p>
        </w:tc>
        <w:tc>
          <w:tcPr>
            <w:tcW w:w="971" w:type="dxa"/>
          </w:tcPr>
          <w:p w14:paraId="678E37EA" w14:textId="77777777" w:rsidR="007A1F44" w:rsidRPr="00977EA3" w:rsidRDefault="007A1F44">
            <w:pPr>
              <w:pStyle w:val="TableEntry"/>
              <w:jc w:val="center"/>
              <w:rPr>
                <w:noProof w:val="0"/>
              </w:rPr>
            </w:pPr>
            <w:r w:rsidRPr="00977EA3">
              <w:rPr>
                <w:noProof w:val="0"/>
              </w:rPr>
              <w:t>R</w:t>
            </w:r>
          </w:p>
        </w:tc>
        <w:tc>
          <w:tcPr>
            <w:tcW w:w="872" w:type="dxa"/>
          </w:tcPr>
          <w:p w14:paraId="5603FE1F" w14:textId="77777777" w:rsidR="007A1F44" w:rsidRPr="00977EA3" w:rsidRDefault="007A1F44">
            <w:pPr>
              <w:pStyle w:val="TableEntry"/>
              <w:jc w:val="center"/>
              <w:rPr>
                <w:noProof w:val="0"/>
              </w:rPr>
            </w:pPr>
            <w:r w:rsidRPr="00977EA3">
              <w:rPr>
                <w:noProof w:val="0"/>
              </w:rPr>
              <w:t>[1..1]</w:t>
            </w:r>
          </w:p>
        </w:tc>
        <w:tc>
          <w:tcPr>
            <w:tcW w:w="1701" w:type="dxa"/>
          </w:tcPr>
          <w:p w14:paraId="7238DD99" w14:textId="77777777" w:rsidR="007A1F44" w:rsidRPr="00977EA3" w:rsidRDefault="007A1F44">
            <w:pPr>
              <w:pStyle w:val="TableEntry"/>
              <w:jc w:val="center"/>
              <w:rPr>
                <w:noProof w:val="0"/>
              </w:rPr>
            </w:pPr>
            <w:r w:rsidRPr="00977EA3">
              <w:rPr>
                <w:noProof w:val="0"/>
              </w:rPr>
              <w:t>3</w:t>
            </w:r>
          </w:p>
        </w:tc>
      </w:tr>
      <w:tr w:rsidR="007A1F44" w:rsidRPr="00977EA3" w14:paraId="1DD7834D" w14:textId="77777777">
        <w:trPr>
          <w:cantSplit/>
          <w:jc w:val="center"/>
        </w:trPr>
        <w:tc>
          <w:tcPr>
            <w:tcW w:w="1951" w:type="dxa"/>
          </w:tcPr>
          <w:p w14:paraId="5A42C29C" w14:textId="77777777" w:rsidR="007A1F44" w:rsidRPr="00977EA3" w:rsidRDefault="007A1F44">
            <w:pPr>
              <w:pStyle w:val="TableEntry"/>
              <w:rPr>
                <w:noProof w:val="0"/>
              </w:rPr>
            </w:pPr>
            <w:r w:rsidRPr="00977EA3">
              <w:rPr>
                <w:noProof w:val="0"/>
              </w:rPr>
              <w:t>PD1</w:t>
            </w:r>
          </w:p>
        </w:tc>
        <w:tc>
          <w:tcPr>
            <w:tcW w:w="3544" w:type="dxa"/>
          </w:tcPr>
          <w:p w14:paraId="4E30B748" w14:textId="77777777" w:rsidR="007A1F44" w:rsidRPr="00977EA3" w:rsidRDefault="007A1F44">
            <w:pPr>
              <w:pStyle w:val="TableEntry"/>
              <w:rPr>
                <w:noProof w:val="0"/>
              </w:rPr>
            </w:pPr>
            <w:r w:rsidRPr="00977EA3">
              <w:rPr>
                <w:noProof w:val="0"/>
              </w:rPr>
              <w:t>Additional Demographics</w:t>
            </w:r>
          </w:p>
        </w:tc>
        <w:tc>
          <w:tcPr>
            <w:tcW w:w="971" w:type="dxa"/>
          </w:tcPr>
          <w:p w14:paraId="3DF4327A" w14:textId="77777777" w:rsidR="007A1F44" w:rsidRPr="00977EA3" w:rsidRDefault="007A1F44">
            <w:pPr>
              <w:pStyle w:val="TableEntry"/>
              <w:jc w:val="center"/>
              <w:rPr>
                <w:noProof w:val="0"/>
              </w:rPr>
            </w:pPr>
            <w:r w:rsidRPr="00977EA3">
              <w:rPr>
                <w:noProof w:val="0"/>
              </w:rPr>
              <w:t>O</w:t>
            </w:r>
          </w:p>
        </w:tc>
        <w:tc>
          <w:tcPr>
            <w:tcW w:w="872" w:type="dxa"/>
          </w:tcPr>
          <w:p w14:paraId="5C414CAF" w14:textId="77777777" w:rsidR="007A1F44" w:rsidRPr="00977EA3" w:rsidRDefault="007A1F44">
            <w:pPr>
              <w:pStyle w:val="TableEntry"/>
              <w:jc w:val="center"/>
              <w:rPr>
                <w:noProof w:val="0"/>
              </w:rPr>
            </w:pPr>
            <w:r w:rsidRPr="00977EA3">
              <w:rPr>
                <w:noProof w:val="0"/>
              </w:rPr>
              <w:t>[0..1]</w:t>
            </w:r>
          </w:p>
        </w:tc>
        <w:tc>
          <w:tcPr>
            <w:tcW w:w="1701" w:type="dxa"/>
          </w:tcPr>
          <w:p w14:paraId="5027B1A9" w14:textId="77777777" w:rsidR="007A1F44" w:rsidRPr="00977EA3" w:rsidRDefault="007A1F44">
            <w:pPr>
              <w:pStyle w:val="TableEntry"/>
              <w:jc w:val="center"/>
              <w:rPr>
                <w:noProof w:val="0"/>
              </w:rPr>
            </w:pPr>
            <w:r w:rsidRPr="00977EA3">
              <w:rPr>
                <w:noProof w:val="0"/>
              </w:rPr>
              <w:t>3</w:t>
            </w:r>
          </w:p>
        </w:tc>
      </w:tr>
      <w:tr w:rsidR="007A1F44" w:rsidRPr="00977EA3" w14:paraId="2DC22B34" w14:textId="77777777">
        <w:trPr>
          <w:cantSplit/>
          <w:jc w:val="center"/>
        </w:trPr>
        <w:tc>
          <w:tcPr>
            <w:tcW w:w="1951" w:type="dxa"/>
          </w:tcPr>
          <w:p w14:paraId="6FD4F1D1" w14:textId="77777777" w:rsidR="007A1F44" w:rsidRPr="00977EA3" w:rsidRDefault="007A1F44" w:rsidP="00A0052B">
            <w:pPr>
              <w:pStyle w:val="TableEntry"/>
              <w:rPr>
                <w:noProof w:val="0"/>
              </w:rPr>
            </w:pPr>
            <w:r w:rsidRPr="00977EA3">
              <w:rPr>
                <w:noProof w:val="0"/>
              </w:rPr>
              <w:t>PV1</w:t>
            </w:r>
          </w:p>
        </w:tc>
        <w:tc>
          <w:tcPr>
            <w:tcW w:w="3544" w:type="dxa"/>
          </w:tcPr>
          <w:p w14:paraId="574DDEC1" w14:textId="77777777" w:rsidR="007A1F44" w:rsidRPr="00977EA3" w:rsidRDefault="007A1F44">
            <w:pPr>
              <w:pStyle w:val="TableEntry"/>
              <w:rPr>
                <w:noProof w:val="0"/>
              </w:rPr>
            </w:pPr>
            <w:r w:rsidRPr="00977EA3">
              <w:rPr>
                <w:noProof w:val="0"/>
              </w:rPr>
              <w:t>Patient Visit</w:t>
            </w:r>
          </w:p>
        </w:tc>
        <w:tc>
          <w:tcPr>
            <w:tcW w:w="971" w:type="dxa"/>
          </w:tcPr>
          <w:p w14:paraId="61676774" w14:textId="77777777" w:rsidR="007A1F44" w:rsidRPr="00977EA3" w:rsidRDefault="007A1F44">
            <w:pPr>
              <w:pStyle w:val="TableEntry"/>
              <w:jc w:val="center"/>
              <w:rPr>
                <w:noProof w:val="0"/>
              </w:rPr>
            </w:pPr>
            <w:r w:rsidRPr="00977EA3">
              <w:rPr>
                <w:noProof w:val="0"/>
              </w:rPr>
              <w:t>R</w:t>
            </w:r>
          </w:p>
        </w:tc>
        <w:tc>
          <w:tcPr>
            <w:tcW w:w="872" w:type="dxa"/>
          </w:tcPr>
          <w:p w14:paraId="56F8C912" w14:textId="77777777" w:rsidR="007A1F44" w:rsidRPr="00977EA3" w:rsidRDefault="007A1F44">
            <w:pPr>
              <w:pStyle w:val="TableEntry"/>
              <w:jc w:val="center"/>
              <w:rPr>
                <w:noProof w:val="0"/>
              </w:rPr>
            </w:pPr>
            <w:r w:rsidRPr="00977EA3">
              <w:rPr>
                <w:noProof w:val="0"/>
              </w:rPr>
              <w:t>[1..1]</w:t>
            </w:r>
          </w:p>
        </w:tc>
        <w:tc>
          <w:tcPr>
            <w:tcW w:w="1701" w:type="dxa"/>
          </w:tcPr>
          <w:p w14:paraId="2146A204" w14:textId="77777777" w:rsidR="007A1F44" w:rsidRPr="00977EA3" w:rsidRDefault="007A1F44">
            <w:pPr>
              <w:pStyle w:val="TableEntry"/>
              <w:jc w:val="center"/>
              <w:rPr>
                <w:noProof w:val="0"/>
              </w:rPr>
            </w:pPr>
            <w:r w:rsidRPr="00977EA3">
              <w:rPr>
                <w:noProof w:val="0"/>
              </w:rPr>
              <w:t>3</w:t>
            </w:r>
          </w:p>
        </w:tc>
      </w:tr>
      <w:tr w:rsidR="007A1F44" w:rsidRPr="00977EA3" w14:paraId="2CAEFE4B" w14:textId="77777777">
        <w:trPr>
          <w:cantSplit/>
          <w:jc w:val="center"/>
        </w:trPr>
        <w:tc>
          <w:tcPr>
            <w:tcW w:w="1951" w:type="dxa"/>
          </w:tcPr>
          <w:p w14:paraId="0D0022C4" w14:textId="77777777" w:rsidR="007A1F44" w:rsidRPr="00977EA3" w:rsidRDefault="007A1F44" w:rsidP="00A0052B">
            <w:pPr>
              <w:pStyle w:val="TableEntry"/>
              <w:rPr>
                <w:noProof w:val="0"/>
              </w:rPr>
            </w:pPr>
            <w:r w:rsidRPr="00977EA3">
              <w:rPr>
                <w:noProof w:val="0"/>
              </w:rPr>
              <w:t>PV2</w:t>
            </w:r>
          </w:p>
        </w:tc>
        <w:tc>
          <w:tcPr>
            <w:tcW w:w="3544" w:type="dxa"/>
          </w:tcPr>
          <w:p w14:paraId="59426782" w14:textId="77777777" w:rsidR="007A1F44" w:rsidRPr="00977EA3" w:rsidRDefault="007A1F44">
            <w:pPr>
              <w:pStyle w:val="TableEntry"/>
              <w:rPr>
                <w:noProof w:val="0"/>
              </w:rPr>
            </w:pPr>
            <w:r w:rsidRPr="00977EA3">
              <w:rPr>
                <w:noProof w:val="0"/>
              </w:rPr>
              <w:t>Patient Visit – Additional Info</w:t>
            </w:r>
          </w:p>
        </w:tc>
        <w:tc>
          <w:tcPr>
            <w:tcW w:w="971" w:type="dxa"/>
          </w:tcPr>
          <w:p w14:paraId="6389C9CE" w14:textId="77777777" w:rsidR="007A1F44" w:rsidRPr="00977EA3" w:rsidRDefault="007A1F44">
            <w:pPr>
              <w:pStyle w:val="TableEntry"/>
              <w:jc w:val="center"/>
              <w:rPr>
                <w:noProof w:val="0"/>
              </w:rPr>
            </w:pPr>
            <w:r w:rsidRPr="00977EA3">
              <w:rPr>
                <w:noProof w:val="0"/>
              </w:rPr>
              <w:t>O</w:t>
            </w:r>
          </w:p>
        </w:tc>
        <w:tc>
          <w:tcPr>
            <w:tcW w:w="872" w:type="dxa"/>
          </w:tcPr>
          <w:p w14:paraId="380FCD09" w14:textId="77777777" w:rsidR="007A1F44" w:rsidRPr="00977EA3" w:rsidRDefault="007A1F44">
            <w:pPr>
              <w:pStyle w:val="TableEntry"/>
              <w:jc w:val="center"/>
              <w:rPr>
                <w:noProof w:val="0"/>
              </w:rPr>
            </w:pPr>
            <w:r w:rsidRPr="00977EA3">
              <w:rPr>
                <w:noProof w:val="0"/>
              </w:rPr>
              <w:t>[0..1]</w:t>
            </w:r>
          </w:p>
        </w:tc>
        <w:tc>
          <w:tcPr>
            <w:tcW w:w="1701" w:type="dxa"/>
          </w:tcPr>
          <w:p w14:paraId="5139AD02" w14:textId="77777777" w:rsidR="007A1F44" w:rsidRPr="00977EA3" w:rsidRDefault="007A1F44">
            <w:pPr>
              <w:pStyle w:val="TableEntry"/>
              <w:jc w:val="center"/>
              <w:rPr>
                <w:noProof w:val="0"/>
              </w:rPr>
            </w:pPr>
            <w:r w:rsidRPr="00977EA3">
              <w:rPr>
                <w:noProof w:val="0"/>
              </w:rPr>
              <w:t>3</w:t>
            </w:r>
          </w:p>
        </w:tc>
      </w:tr>
      <w:tr w:rsidR="007A1F44" w:rsidRPr="00977EA3" w14:paraId="5E840AC7" w14:textId="77777777">
        <w:trPr>
          <w:cantSplit/>
          <w:jc w:val="center"/>
        </w:trPr>
        <w:tc>
          <w:tcPr>
            <w:tcW w:w="1951" w:type="dxa"/>
          </w:tcPr>
          <w:p w14:paraId="505E518C" w14:textId="77777777" w:rsidR="007A1F44" w:rsidRPr="00977EA3" w:rsidRDefault="007A1F44" w:rsidP="00A0052B">
            <w:pPr>
              <w:pStyle w:val="TableEntry"/>
              <w:rPr>
                <w:noProof w:val="0"/>
              </w:rPr>
            </w:pPr>
            <w:r w:rsidRPr="00977EA3">
              <w:rPr>
                <w:noProof w:val="0"/>
              </w:rPr>
              <w:t>DB1</w:t>
            </w:r>
          </w:p>
        </w:tc>
        <w:tc>
          <w:tcPr>
            <w:tcW w:w="3544" w:type="dxa"/>
          </w:tcPr>
          <w:p w14:paraId="4D6B3A94" w14:textId="77777777" w:rsidR="007A1F44" w:rsidRPr="00977EA3" w:rsidRDefault="007A1F44">
            <w:pPr>
              <w:pStyle w:val="TableEntry"/>
              <w:rPr>
                <w:noProof w:val="0"/>
              </w:rPr>
            </w:pPr>
            <w:r w:rsidRPr="00977EA3">
              <w:rPr>
                <w:noProof w:val="0"/>
              </w:rPr>
              <w:t>Disability Information</w:t>
            </w:r>
          </w:p>
        </w:tc>
        <w:tc>
          <w:tcPr>
            <w:tcW w:w="971" w:type="dxa"/>
          </w:tcPr>
          <w:p w14:paraId="25B32DFD" w14:textId="77777777" w:rsidR="007A1F44" w:rsidRPr="00977EA3" w:rsidRDefault="007A1F44">
            <w:pPr>
              <w:pStyle w:val="TableEntry"/>
              <w:jc w:val="center"/>
              <w:rPr>
                <w:noProof w:val="0"/>
              </w:rPr>
            </w:pPr>
            <w:r w:rsidRPr="00977EA3">
              <w:rPr>
                <w:noProof w:val="0"/>
              </w:rPr>
              <w:t>O</w:t>
            </w:r>
          </w:p>
        </w:tc>
        <w:tc>
          <w:tcPr>
            <w:tcW w:w="872" w:type="dxa"/>
          </w:tcPr>
          <w:p w14:paraId="65F7FDCD" w14:textId="77777777" w:rsidR="007A1F44" w:rsidRPr="00977EA3" w:rsidRDefault="007A1F44">
            <w:pPr>
              <w:pStyle w:val="TableEntry"/>
              <w:jc w:val="center"/>
              <w:rPr>
                <w:noProof w:val="0"/>
              </w:rPr>
            </w:pPr>
            <w:r w:rsidRPr="00977EA3">
              <w:rPr>
                <w:noProof w:val="0"/>
              </w:rPr>
              <w:t>[0..*]</w:t>
            </w:r>
          </w:p>
        </w:tc>
        <w:tc>
          <w:tcPr>
            <w:tcW w:w="1701" w:type="dxa"/>
          </w:tcPr>
          <w:p w14:paraId="75D098D5" w14:textId="77777777" w:rsidR="007A1F44" w:rsidRPr="00977EA3" w:rsidRDefault="007A1F44">
            <w:pPr>
              <w:pStyle w:val="TableEntry"/>
              <w:jc w:val="center"/>
              <w:rPr>
                <w:noProof w:val="0"/>
              </w:rPr>
            </w:pPr>
            <w:r w:rsidRPr="00977EA3">
              <w:rPr>
                <w:noProof w:val="0"/>
              </w:rPr>
              <w:t>3</w:t>
            </w:r>
          </w:p>
        </w:tc>
      </w:tr>
      <w:tr w:rsidR="007A1F44" w:rsidRPr="00977EA3" w14:paraId="4681686F" w14:textId="77777777">
        <w:trPr>
          <w:cantSplit/>
          <w:jc w:val="center"/>
        </w:trPr>
        <w:tc>
          <w:tcPr>
            <w:tcW w:w="1951" w:type="dxa"/>
          </w:tcPr>
          <w:p w14:paraId="0A9E679C" w14:textId="77777777" w:rsidR="007A1F44" w:rsidRPr="00977EA3" w:rsidRDefault="007A1F44" w:rsidP="00A0052B">
            <w:pPr>
              <w:pStyle w:val="TableEntry"/>
              <w:rPr>
                <w:noProof w:val="0"/>
              </w:rPr>
            </w:pPr>
            <w:r w:rsidRPr="00977EA3">
              <w:rPr>
                <w:noProof w:val="0"/>
              </w:rPr>
              <w:t>OBX</w:t>
            </w:r>
          </w:p>
        </w:tc>
        <w:tc>
          <w:tcPr>
            <w:tcW w:w="3544" w:type="dxa"/>
          </w:tcPr>
          <w:p w14:paraId="79F9940D" w14:textId="77777777" w:rsidR="007A1F44" w:rsidRPr="00977EA3" w:rsidRDefault="007A1F44">
            <w:pPr>
              <w:pStyle w:val="TableEntry"/>
              <w:rPr>
                <w:noProof w:val="0"/>
              </w:rPr>
            </w:pPr>
            <w:r w:rsidRPr="00977EA3">
              <w:rPr>
                <w:noProof w:val="0"/>
              </w:rPr>
              <w:t>Observation/Result</w:t>
            </w:r>
          </w:p>
        </w:tc>
        <w:tc>
          <w:tcPr>
            <w:tcW w:w="971" w:type="dxa"/>
          </w:tcPr>
          <w:p w14:paraId="76B1A264" w14:textId="77777777" w:rsidR="007A1F44" w:rsidRPr="00977EA3" w:rsidRDefault="007A1F44">
            <w:pPr>
              <w:pStyle w:val="TableEntry"/>
              <w:jc w:val="center"/>
              <w:rPr>
                <w:noProof w:val="0"/>
              </w:rPr>
            </w:pPr>
            <w:r w:rsidRPr="00977EA3">
              <w:rPr>
                <w:noProof w:val="0"/>
              </w:rPr>
              <w:t>O</w:t>
            </w:r>
          </w:p>
        </w:tc>
        <w:tc>
          <w:tcPr>
            <w:tcW w:w="872" w:type="dxa"/>
          </w:tcPr>
          <w:p w14:paraId="17AFD748" w14:textId="77777777" w:rsidR="007A1F44" w:rsidRPr="00977EA3" w:rsidRDefault="007A1F44">
            <w:pPr>
              <w:pStyle w:val="TableEntry"/>
              <w:jc w:val="center"/>
              <w:rPr>
                <w:noProof w:val="0"/>
              </w:rPr>
            </w:pPr>
            <w:r w:rsidRPr="00977EA3">
              <w:rPr>
                <w:noProof w:val="0"/>
              </w:rPr>
              <w:t>[0..*]</w:t>
            </w:r>
          </w:p>
        </w:tc>
        <w:tc>
          <w:tcPr>
            <w:tcW w:w="1701" w:type="dxa"/>
          </w:tcPr>
          <w:p w14:paraId="4FE2AFDC" w14:textId="77777777" w:rsidR="007A1F44" w:rsidRPr="00977EA3" w:rsidRDefault="007A1F44">
            <w:pPr>
              <w:pStyle w:val="TableEntry"/>
              <w:jc w:val="center"/>
              <w:rPr>
                <w:noProof w:val="0"/>
              </w:rPr>
            </w:pPr>
            <w:r w:rsidRPr="00977EA3">
              <w:rPr>
                <w:noProof w:val="0"/>
              </w:rPr>
              <w:t>7</w:t>
            </w:r>
          </w:p>
        </w:tc>
      </w:tr>
      <w:tr w:rsidR="007A1F44" w:rsidRPr="00977EA3" w14:paraId="0334B744" w14:textId="77777777">
        <w:trPr>
          <w:cantSplit/>
          <w:jc w:val="center"/>
        </w:trPr>
        <w:tc>
          <w:tcPr>
            <w:tcW w:w="1951" w:type="dxa"/>
          </w:tcPr>
          <w:p w14:paraId="6D90382C" w14:textId="77777777" w:rsidR="007A1F44" w:rsidRPr="00977EA3" w:rsidRDefault="007A1F44" w:rsidP="00A0052B">
            <w:pPr>
              <w:pStyle w:val="TableEntry"/>
              <w:rPr>
                <w:noProof w:val="0"/>
              </w:rPr>
            </w:pPr>
            <w:r w:rsidRPr="00977EA3">
              <w:rPr>
                <w:noProof w:val="0"/>
              </w:rPr>
              <w:t>DG1</w:t>
            </w:r>
          </w:p>
        </w:tc>
        <w:tc>
          <w:tcPr>
            <w:tcW w:w="3544" w:type="dxa"/>
          </w:tcPr>
          <w:p w14:paraId="50C7E59F" w14:textId="77777777" w:rsidR="007A1F44" w:rsidRPr="00977EA3" w:rsidRDefault="007A1F44">
            <w:pPr>
              <w:pStyle w:val="TableEntry"/>
              <w:rPr>
                <w:noProof w:val="0"/>
              </w:rPr>
            </w:pPr>
            <w:r w:rsidRPr="00977EA3">
              <w:rPr>
                <w:noProof w:val="0"/>
              </w:rPr>
              <w:t>Diagnosis Information</w:t>
            </w:r>
          </w:p>
        </w:tc>
        <w:tc>
          <w:tcPr>
            <w:tcW w:w="971" w:type="dxa"/>
          </w:tcPr>
          <w:p w14:paraId="1FC0E57F" w14:textId="77777777" w:rsidR="007A1F44" w:rsidRPr="00977EA3" w:rsidRDefault="007A1F44">
            <w:pPr>
              <w:pStyle w:val="TableEntry"/>
              <w:jc w:val="center"/>
              <w:rPr>
                <w:noProof w:val="0"/>
              </w:rPr>
            </w:pPr>
            <w:r w:rsidRPr="00977EA3">
              <w:rPr>
                <w:noProof w:val="0"/>
              </w:rPr>
              <w:t>X</w:t>
            </w:r>
          </w:p>
        </w:tc>
        <w:tc>
          <w:tcPr>
            <w:tcW w:w="872" w:type="dxa"/>
          </w:tcPr>
          <w:p w14:paraId="4630FFB8" w14:textId="77777777" w:rsidR="007A1F44" w:rsidRPr="00977EA3" w:rsidRDefault="007A1F44">
            <w:pPr>
              <w:pStyle w:val="TableEntry"/>
              <w:jc w:val="center"/>
              <w:rPr>
                <w:noProof w:val="0"/>
              </w:rPr>
            </w:pPr>
            <w:r w:rsidRPr="00977EA3">
              <w:rPr>
                <w:noProof w:val="0"/>
              </w:rPr>
              <w:t>[0..0]</w:t>
            </w:r>
          </w:p>
        </w:tc>
        <w:tc>
          <w:tcPr>
            <w:tcW w:w="1701" w:type="dxa"/>
          </w:tcPr>
          <w:p w14:paraId="60CF13BA" w14:textId="77777777" w:rsidR="007A1F44" w:rsidRPr="00977EA3" w:rsidRDefault="007A1F44">
            <w:pPr>
              <w:pStyle w:val="TableEntry"/>
              <w:jc w:val="center"/>
              <w:rPr>
                <w:noProof w:val="0"/>
              </w:rPr>
            </w:pPr>
            <w:r w:rsidRPr="00977EA3">
              <w:rPr>
                <w:noProof w:val="0"/>
              </w:rPr>
              <w:t>6</w:t>
            </w:r>
          </w:p>
        </w:tc>
      </w:tr>
    </w:tbl>
    <w:p w14:paraId="18676660"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21" w:name="_Toc174249295"/>
      <w:r w:rsidRPr="00977EA3">
        <w:rPr>
          <w:noProof w:val="0"/>
        </w:rPr>
        <w:lastRenderedPageBreak/>
        <w:t>Comments on segment usage</w:t>
      </w:r>
      <w:bookmarkEnd w:id="521"/>
    </w:p>
    <w:p w14:paraId="51CF2CF8" w14:textId="77777777" w:rsidR="007A1F44" w:rsidRPr="00977EA3" w:rsidRDefault="007A1F44">
      <w:r w:rsidRPr="00977EA3">
        <w:t xml:space="preserve">If the patient is arriving at a temporary location, field </w:t>
      </w:r>
      <w:r w:rsidRPr="00977EA3">
        <w:rPr>
          <w:i/>
          <w:iCs/>
        </w:rPr>
        <w:t>PV1-11-temporary location</w:t>
      </w:r>
      <w:r w:rsidRPr="00977EA3">
        <w:t xml:space="preserve"> shall indicate this temporary location. If the patient is moving from one temporary location to another, then field </w:t>
      </w:r>
      <w:r w:rsidRPr="00977EA3">
        <w:rPr>
          <w:i/>
          <w:iCs/>
        </w:rPr>
        <w:t>PV1-43-prior temporary location</w:t>
      </w:r>
      <w:r w:rsidRPr="00977EA3">
        <w:t xml:space="preserve"> may also be used.</w:t>
      </w:r>
    </w:p>
    <w:p w14:paraId="13FD0A80" w14:textId="77777777" w:rsidR="007A1F44" w:rsidRPr="00977EA3" w:rsidRDefault="007A1F44">
      <w:r w:rsidRPr="00977EA3">
        <w:t xml:space="preserve">If the patient is arriving at a permanent location from a temporary location, field </w:t>
      </w:r>
      <w:r w:rsidRPr="00977EA3">
        <w:rPr>
          <w:i/>
          <w:iCs/>
        </w:rPr>
        <w:t>PV1-3-patient location</w:t>
      </w:r>
      <w:r w:rsidRPr="00977EA3">
        <w:t xml:space="preserve"> shall be used for the new location and field </w:t>
      </w:r>
      <w:r w:rsidRPr="00977EA3">
        <w:rPr>
          <w:i/>
          <w:iCs/>
        </w:rPr>
        <w:t>PV1-43-prior temporary location</w:t>
      </w:r>
      <w:r w:rsidRPr="00977EA3">
        <w:t xml:space="preserve"> shall be used for the old location.</w:t>
      </w:r>
    </w:p>
    <w:p w14:paraId="6D889342" w14:textId="77777777" w:rsidR="007A1F44" w:rsidRPr="00977EA3" w:rsidRDefault="007A1F44">
      <w:r w:rsidRPr="00977EA3">
        <w:t>One or more OBX segments may be present to carry “permanent observations” such as the patient weight or height.</w:t>
      </w:r>
    </w:p>
    <w:p w14:paraId="2B86451C"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22" w:name="_Toc174249297"/>
      <w:r w:rsidRPr="00977EA3">
        <w:rPr>
          <w:noProof w:val="0"/>
        </w:rPr>
        <w:t>Expected actions</w:t>
      </w:r>
      <w:bookmarkEnd w:id="522"/>
    </w:p>
    <w:p w14:paraId="59162002" w14:textId="77777777" w:rsidR="007A1F44" w:rsidRPr="00977EA3" w:rsidRDefault="007A1F44">
      <w:r w:rsidRPr="00977EA3">
        <w:t xml:space="preserve">The receiver shall update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40D6C897" w14:textId="77777777" w:rsidR="007A1F44" w:rsidRPr="00977EA3" w:rsidRDefault="007A1F44">
      <w:r w:rsidRPr="00977EA3">
        <w:t>The receiver shall report the result of this operation (success / error) in an acknowledgment message returned to the sender.</w:t>
      </w:r>
    </w:p>
    <w:p w14:paraId="0ADA16DC" w14:textId="77777777" w:rsidR="007A1F44" w:rsidRPr="00977EA3" w:rsidRDefault="007A1F44">
      <w:r w:rsidRPr="00977EA3">
        <w:t>In case this message conflicts with the current situation</w:t>
      </w:r>
      <w:r w:rsidR="00233B3E" w:rsidRPr="00977EA3">
        <w:t>,</w:t>
      </w:r>
      <w:r w:rsidRPr="00977EA3">
        <w:t xml:space="preserve"> the message is discarded but no error condition is raised.</w:t>
      </w:r>
    </w:p>
    <w:p w14:paraId="6BABACC4" w14:textId="77777777" w:rsidR="007A1F44" w:rsidRPr="00977EA3" w:rsidRDefault="007A1F44">
      <w:r w:rsidRPr="00977EA3">
        <w:t>If the receiver does not support the Temporary Patient Location Tracking Option of this transaction, it shall application-reject the message (see ITI TF-2x: C.2.3).</w:t>
      </w:r>
    </w:p>
    <w:p w14:paraId="340FD9E8"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523" w:name="_Toc174249298"/>
      <w:bookmarkStart w:id="524" w:name="_Toc398544199"/>
      <w:r w:rsidRPr="00977EA3">
        <w:rPr>
          <w:noProof w:val="0"/>
        </w:rPr>
        <w:t>Cancel Patient Arriving – Tracking – ADT^A32^ADT_A21</w:t>
      </w:r>
      <w:bookmarkEnd w:id="523"/>
      <w:bookmarkEnd w:id="524"/>
    </w:p>
    <w:p w14:paraId="5F27791D"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25" w:name="_Toc174249299"/>
      <w:r w:rsidRPr="00977EA3">
        <w:rPr>
          <w:noProof w:val="0"/>
        </w:rPr>
        <w:t>Trigger Event</w:t>
      </w:r>
      <w:bookmarkEnd w:id="525"/>
    </w:p>
    <w:p w14:paraId="085E3397" w14:textId="77777777" w:rsidR="007A1F44" w:rsidRPr="00977EA3" w:rsidRDefault="007A1F44">
      <w:r w:rsidRPr="00977EA3">
        <w:t>This message is sent by a Patient Encounter Supplier to a Patient Encounter Consumer to cancel a previous notification (via trigger event A10) that a patient arrived at a location without the patient’s official bed census location having changed, as for example when the patient arrives at a diagnostic or treatment service.</w:t>
      </w:r>
    </w:p>
    <w:p w14:paraId="20EDEA78" w14:textId="77777777" w:rsidR="007A1F44" w:rsidRPr="00977EA3" w:rsidRDefault="007A1F44">
      <w:r w:rsidRPr="00977EA3">
        <w:t xml:space="preserve">MSH-9 is valued </w:t>
      </w:r>
      <w:r w:rsidRPr="00977EA3">
        <w:rPr>
          <w:b/>
          <w:bCs/>
        </w:rPr>
        <w:t>ADT^A32^ADT_A21</w:t>
      </w:r>
      <w:r w:rsidRPr="00977EA3">
        <w:t>.</w:t>
      </w:r>
    </w:p>
    <w:p w14:paraId="6248C36D"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26" w:name="_Toc174249300"/>
      <w:r w:rsidRPr="00977EA3">
        <w:rPr>
          <w:noProof w:val="0"/>
        </w:rPr>
        <w:t>Message Static Definition</w:t>
      </w:r>
      <w:bookmarkEnd w:id="526"/>
    </w:p>
    <w:p w14:paraId="2B733538" w14:textId="77777777" w:rsidR="007A1F44" w:rsidRPr="00977EA3" w:rsidRDefault="007A1F44">
      <w:pPr>
        <w:pStyle w:val="TableTitle"/>
        <w:rPr>
          <w:noProof w:val="0"/>
        </w:rPr>
      </w:pPr>
      <w:r w:rsidRPr="00977EA3">
        <w:rPr>
          <w:noProof w:val="0"/>
        </w:rPr>
        <w:t>Table 3.31-35: Static definition of message ADT^A32^ADT_A21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158FD08" w14:textId="77777777">
        <w:trPr>
          <w:cantSplit/>
          <w:tblHeader/>
          <w:jc w:val="center"/>
        </w:trPr>
        <w:tc>
          <w:tcPr>
            <w:tcW w:w="1951" w:type="dxa"/>
            <w:shd w:val="clear" w:color="auto" w:fill="D9D9D9"/>
          </w:tcPr>
          <w:p w14:paraId="7DCD82A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01939C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2CB22B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600D8D8"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98BC032" w14:textId="77777777" w:rsidR="007A1F44" w:rsidRPr="00977EA3" w:rsidRDefault="007A1F44" w:rsidP="00A53067">
            <w:pPr>
              <w:pStyle w:val="TableEntryHeader"/>
              <w:rPr>
                <w:noProof w:val="0"/>
              </w:rPr>
            </w:pPr>
            <w:r w:rsidRPr="00977EA3">
              <w:rPr>
                <w:noProof w:val="0"/>
              </w:rPr>
              <w:t>HL7 chapter</w:t>
            </w:r>
          </w:p>
        </w:tc>
      </w:tr>
      <w:tr w:rsidR="007A1F44" w:rsidRPr="00977EA3" w14:paraId="03AA4905" w14:textId="77777777">
        <w:trPr>
          <w:cantSplit/>
          <w:jc w:val="center"/>
        </w:trPr>
        <w:tc>
          <w:tcPr>
            <w:tcW w:w="1951" w:type="dxa"/>
          </w:tcPr>
          <w:p w14:paraId="6DEFDE97" w14:textId="77777777" w:rsidR="007A1F44" w:rsidRPr="00977EA3" w:rsidRDefault="007A1F44" w:rsidP="00A0052B">
            <w:pPr>
              <w:pStyle w:val="TableEntry"/>
              <w:rPr>
                <w:noProof w:val="0"/>
              </w:rPr>
            </w:pPr>
            <w:r w:rsidRPr="00977EA3">
              <w:rPr>
                <w:noProof w:val="0"/>
              </w:rPr>
              <w:t>MSH</w:t>
            </w:r>
          </w:p>
        </w:tc>
        <w:tc>
          <w:tcPr>
            <w:tcW w:w="3544" w:type="dxa"/>
          </w:tcPr>
          <w:p w14:paraId="263B3A06" w14:textId="77777777" w:rsidR="007A1F44" w:rsidRPr="00977EA3" w:rsidRDefault="007A1F44">
            <w:pPr>
              <w:pStyle w:val="TableEntry"/>
              <w:rPr>
                <w:noProof w:val="0"/>
              </w:rPr>
            </w:pPr>
            <w:r w:rsidRPr="00977EA3">
              <w:rPr>
                <w:noProof w:val="0"/>
              </w:rPr>
              <w:t>Message Header</w:t>
            </w:r>
          </w:p>
        </w:tc>
        <w:tc>
          <w:tcPr>
            <w:tcW w:w="971" w:type="dxa"/>
          </w:tcPr>
          <w:p w14:paraId="492DB2B3" w14:textId="77777777" w:rsidR="007A1F44" w:rsidRPr="00977EA3" w:rsidRDefault="007A1F44">
            <w:pPr>
              <w:pStyle w:val="TableEntry"/>
              <w:jc w:val="center"/>
              <w:rPr>
                <w:noProof w:val="0"/>
              </w:rPr>
            </w:pPr>
            <w:r w:rsidRPr="00977EA3">
              <w:rPr>
                <w:noProof w:val="0"/>
              </w:rPr>
              <w:t>R</w:t>
            </w:r>
          </w:p>
        </w:tc>
        <w:tc>
          <w:tcPr>
            <w:tcW w:w="872" w:type="dxa"/>
          </w:tcPr>
          <w:p w14:paraId="792D518B" w14:textId="77777777" w:rsidR="007A1F44" w:rsidRPr="00977EA3" w:rsidRDefault="007A1F44">
            <w:pPr>
              <w:pStyle w:val="TableEntry"/>
              <w:jc w:val="center"/>
              <w:rPr>
                <w:noProof w:val="0"/>
              </w:rPr>
            </w:pPr>
            <w:r w:rsidRPr="00977EA3">
              <w:rPr>
                <w:noProof w:val="0"/>
              </w:rPr>
              <w:t>[1..1]</w:t>
            </w:r>
          </w:p>
        </w:tc>
        <w:tc>
          <w:tcPr>
            <w:tcW w:w="1701" w:type="dxa"/>
          </w:tcPr>
          <w:p w14:paraId="5A9E3D80" w14:textId="77777777" w:rsidR="007A1F44" w:rsidRPr="00977EA3" w:rsidRDefault="007A1F44">
            <w:pPr>
              <w:pStyle w:val="TableEntry"/>
              <w:jc w:val="center"/>
              <w:rPr>
                <w:noProof w:val="0"/>
              </w:rPr>
            </w:pPr>
            <w:r w:rsidRPr="00977EA3">
              <w:rPr>
                <w:noProof w:val="0"/>
              </w:rPr>
              <w:t>2</w:t>
            </w:r>
          </w:p>
        </w:tc>
      </w:tr>
      <w:tr w:rsidR="007A1F44" w:rsidRPr="00977EA3" w14:paraId="3358BA8D" w14:textId="77777777">
        <w:trPr>
          <w:cantSplit/>
          <w:jc w:val="center"/>
        </w:trPr>
        <w:tc>
          <w:tcPr>
            <w:tcW w:w="1951" w:type="dxa"/>
          </w:tcPr>
          <w:p w14:paraId="36BFFF69" w14:textId="77777777" w:rsidR="007A1F44" w:rsidRPr="00977EA3" w:rsidRDefault="007A1F44">
            <w:pPr>
              <w:pStyle w:val="TableEntry"/>
              <w:rPr>
                <w:noProof w:val="0"/>
              </w:rPr>
            </w:pPr>
            <w:r w:rsidRPr="00977EA3">
              <w:rPr>
                <w:noProof w:val="0"/>
              </w:rPr>
              <w:t>SFT</w:t>
            </w:r>
          </w:p>
        </w:tc>
        <w:tc>
          <w:tcPr>
            <w:tcW w:w="3544" w:type="dxa"/>
          </w:tcPr>
          <w:p w14:paraId="7EB63AA1" w14:textId="77777777" w:rsidR="007A1F44" w:rsidRPr="00977EA3" w:rsidRDefault="007A1F44">
            <w:pPr>
              <w:pStyle w:val="TableEntry"/>
              <w:rPr>
                <w:noProof w:val="0"/>
              </w:rPr>
            </w:pPr>
            <w:r w:rsidRPr="00977EA3">
              <w:rPr>
                <w:noProof w:val="0"/>
              </w:rPr>
              <w:t>Software Segment</w:t>
            </w:r>
          </w:p>
        </w:tc>
        <w:tc>
          <w:tcPr>
            <w:tcW w:w="971" w:type="dxa"/>
          </w:tcPr>
          <w:p w14:paraId="2FF42A60" w14:textId="77777777" w:rsidR="007A1F44" w:rsidRPr="00977EA3" w:rsidRDefault="007A1F44">
            <w:pPr>
              <w:pStyle w:val="TableEntry"/>
              <w:jc w:val="center"/>
              <w:rPr>
                <w:noProof w:val="0"/>
              </w:rPr>
            </w:pPr>
            <w:r w:rsidRPr="00977EA3">
              <w:rPr>
                <w:noProof w:val="0"/>
              </w:rPr>
              <w:t>O</w:t>
            </w:r>
          </w:p>
        </w:tc>
        <w:tc>
          <w:tcPr>
            <w:tcW w:w="872" w:type="dxa"/>
          </w:tcPr>
          <w:p w14:paraId="450A7054" w14:textId="77777777" w:rsidR="007A1F44" w:rsidRPr="00977EA3" w:rsidRDefault="007A1F44">
            <w:pPr>
              <w:pStyle w:val="TableEntry"/>
              <w:jc w:val="center"/>
              <w:rPr>
                <w:noProof w:val="0"/>
              </w:rPr>
            </w:pPr>
            <w:r w:rsidRPr="00977EA3">
              <w:rPr>
                <w:noProof w:val="0"/>
              </w:rPr>
              <w:t>[0..*]</w:t>
            </w:r>
          </w:p>
        </w:tc>
        <w:tc>
          <w:tcPr>
            <w:tcW w:w="1701" w:type="dxa"/>
          </w:tcPr>
          <w:p w14:paraId="3C841CFC" w14:textId="77777777" w:rsidR="007A1F44" w:rsidRPr="00977EA3" w:rsidRDefault="007A1F44">
            <w:pPr>
              <w:pStyle w:val="TableEntry"/>
              <w:jc w:val="center"/>
              <w:rPr>
                <w:noProof w:val="0"/>
              </w:rPr>
            </w:pPr>
            <w:r w:rsidRPr="00977EA3">
              <w:rPr>
                <w:noProof w:val="0"/>
              </w:rPr>
              <w:t>2</w:t>
            </w:r>
          </w:p>
        </w:tc>
      </w:tr>
      <w:tr w:rsidR="007A1F44" w:rsidRPr="00977EA3" w14:paraId="28CDD489" w14:textId="77777777">
        <w:trPr>
          <w:cantSplit/>
          <w:jc w:val="center"/>
        </w:trPr>
        <w:tc>
          <w:tcPr>
            <w:tcW w:w="1951" w:type="dxa"/>
          </w:tcPr>
          <w:p w14:paraId="6DF9863E" w14:textId="77777777" w:rsidR="007A1F44" w:rsidRPr="00977EA3" w:rsidRDefault="007A1F44">
            <w:pPr>
              <w:pStyle w:val="TableEntry"/>
              <w:rPr>
                <w:noProof w:val="0"/>
              </w:rPr>
            </w:pPr>
            <w:r w:rsidRPr="00977EA3">
              <w:rPr>
                <w:noProof w:val="0"/>
              </w:rPr>
              <w:t>EVN</w:t>
            </w:r>
          </w:p>
        </w:tc>
        <w:tc>
          <w:tcPr>
            <w:tcW w:w="3544" w:type="dxa"/>
          </w:tcPr>
          <w:p w14:paraId="189FDC41" w14:textId="77777777" w:rsidR="007A1F44" w:rsidRPr="00977EA3" w:rsidRDefault="007A1F44">
            <w:pPr>
              <w:pStyle w:val="TableEntry"/>
              <w:rPr>
                <w:noProof w:val="0"/>
              </w:rPr>
            </w:pPr>
            <w:r w:rsidRPr="00977EA3">
              <w:rPr>
                <w:noProof w:val="0"/>
              </w:rPr>
              <w:t>Event Type</w:t>
            </w:r>
          </w:p>
        </w:tc>
        <w:tc>
          <w:tcPr>
            <w:tcW w:w="971" w:type="dxa"/>
          </w:tcPr>
          <w:p w14:paraId="47D17A76" w14:textId="77777777" w:rsidR="007A1F44" w:rsidRPr="00977EA3" w:rsidRDefault="007A1F44">
            <w:pPr>
              <w:pStyle w:val="TableEntry"/>
              <w:jc w:val="center"/>
              <w:rPr>
                <w:noProof w:val="0"/>
              </w:rPr>
            </w:pPr>
            <w:r w:rsidRPr="00977EA3">
              <w:rPr>
                <w:noProof w:val="0"/>
              </w:rPr>
              <w:t>R</w:t>
            </w:r>
          </w:p>
        </w:tc>
        <w:tc>
          <w:tcPr>
            <w:tcW w:w="872" w:type="dxa"/>
          </w:tcPr>
          <w:p w14:paraId="4A53DA55" w14:textId="77777777" w:rsidR="007A1F44" w:rsidRPr="00977EA3" w:rsidRDefault="007A1F44">
            <w:pPr>
              <w:pStyle w:val="TableEntry"/>
              <w:jc w:val="center"/>
              <w:rPr>
                <w:noProof w:val="0"/>
              </w:rPr>
            </w:pPr>
            <w:r w:rsidRPr="00977EA3">
              <w:rPr>
                <w:noProof w:val="0"/>
              </w:rPr>
              <w:t>[1..1]</w:t>
            </w:r>
          </w:p>
        </w:tc>
        <w:tc>
          <w:tcPr>
            <w:tcW w:w="1701" w:type="dxa"/>
          </w:tcPr>
          <w:p w14:paraId="0DEBC413" w14:textId="77777777" w:rsidR="007A1F44" w:rsidRPr="00977EA3" w:rsidRDefault="007A1F44">
            <w:pPr>
              <w:pStyle w:val="TableEntry"/>
              <w:jc w:val="center"/>
              <w:rPr>
                <w:noProof w:val="0"/>
              </w:rPr>
            </w:pPr>
            <w:r w:rsidRPr="00977EA3">
              <w:rPr>
                <w:noProof w:val="0"/>
              </w:rPr>
              <w:t>2</w:t>
            </w:r>
          </w:p>
        </w:tc>
      </w:tr>
      <w:tr w:rsidR="007A1F44" w:rsidRPr="00977EA3" w14:paraId="6E0AEB69" w14:textId="77777777">
        <w:trPr>
          <w:cantSplit/>
          <w:jc w:val="center"/>
        </w:trPr>
        <w:tc>
          <w:tcPr>
            <w:tcW w:w="1951" w:type="dxa"/>
          </w:tcPr>
          <w:p w14:paraId="7B5F581E" w14:textId="77777777" w:rsidR="007A1F44" w:rsidRPr="00977EA3" w:rsidRDefault="007A1F44">
            <w:pPr>
              <w:pStyle w:val="TableEntry"/>
              <w:rPr>
                <w:noProof w:val="0"/>
              </w:rPr>
            </w:pPr>
            <w:r w:rsidRPr="00977EA3">
              <w:rPr>
                <w:noProof w:val="0"/>
              </w:rPr>
              <w:t>PID</w:t>
            </w:r>
          </w:p>
        </w:tc>
        <w:tc>
          <w:tcPr>
            <w:tcW w:w="3544" w:type="dxa"/>
          </w:tcPr>
          <w:p w14:paraId="13C47AA0" w14:textId="77777777" w:rsidR="007A1F44" w:rsidRPr="00977EA3" w:rsidRDefault="007A1F44">
            <w:pPr>
              <w:pStyle w:val="TableEntry"/>
              <w:rPr>
                <w:noProof w:val="0"/>
              </w:rPr>
            </w:pPr>
            <w:r w:rsidRPr="00977EA3">
              <w:rPr>
                <w:noProof w:val="0"/>
              </w:rPr>
              <w:t>Patient Identification</w:t>
            </w:r>
          </w:p>
        </w:tc>
        <w:tc>
          <w:tcPr>
            <w:tcW w:w="971" w:type="dxa"/>
          </w:tcPr>
          <w:p w14:paraId="73A10C30" w14:textId="77777777" w:rsidR="007A1F44" w:rsidRPr="00977EA3" w:rsidRDefault="007A1F44">
            <w:pPr>
              <w:pStyle w:val="TableEntry"/>
              <w:jc w:val="center"/>
              <w:rPr>
                <w:noProof w:val="0"/>
              </w:rPr>
            </w:pPr>
            <w:r w:rsidRPr="00977EA3">
              <w:rPr>
                <w:noProof w:val="0"/>
              </w:rPr>
              <w:t>R</w:t>
            </w:r>
          </w:p>
        </w:tc>
        <w:tc>
          <w:tcPr>
            <w:tcW w:w="872" w:type="dxa"/>
          </w:tcPr>
          <w:p w14:paraId="045D72E5" w14:textId="77777777" w:rsidR="007A1F44" w:rsidRPr="00977EA3" w:rsidRDefault="007A1F44">
            <w:pPr>
              <w:pStyle w:val="TableEntry"/>
              <w:jc w:val="center"/>
              <w:rPr>
                <w:noProof w:val="0"/>
              </w:rPr>
            </w:pPr>
            <w:r w:rsidRPr="00977EA3">
              <w:rPr>
                <w:noProof w:val="0"/>
              </w:rPr>
              <w:t>[1..1]</w:t>
            </w:r>
          </w:p>
        </w:tc>
        <w:tc>
          <w:tcPr>
            <w:tcW w:w="1701" w:type="dxa"/>
          </w:tcPr>
          <w:p w14:paraId="100D6C93" w14:textId="77777777" w:rsidR="007A1F44" w:rsidRPr="00977EA3" w:rsidRDefault="007A1F44">
            <w:pPr>
              <w:pStyle w:val="TableEntry"/>
              <w:jc w:val="center"/>
              <w:rPr>
                <w:noProof w:val="0"/>
              </w:rPr>
            </w:pPr>
            <w:r w:rsidRPr="00977EA3">
              <w:rPr>
                <w:noProof w:val="0"/>
              </w:rPr>
              <w:t>3</w:t>
            </w:r>
          </w:p>
        </w:tc>
      </w:tr>
      <w:tr w:rsidR="007A1F44" w:rsidRPr="00977EA3" w14:paraId="599AF3F4" w14:textId="77777777">
        <w:trPr>
          <w:cantSplit/>
          <w:jc w:val="center"/>
        </w:trPr>
        <w:tc>
          <w:tcPr>
            <w:tcW w:w="1951" w:type="dxa"/>
          </w:tcPr>
          <w:p w14:paraId="33F61B33" w14:textId="77777777" w:rsidR="007A1F44" w:rsidRPr="00977EA3" w:rsidRDefault="007A1F44">
            <w:pPr>
              <w:pStyle w:val="TableEntry"/>
              <w:rPr>
                <w:noProof w:val="0"/>
              </w:rPr>
            </w:pPr>
            <w:r w:rsidRPr="00977EA3">
              <w:rPr>
                <w:noProof w:val="0"/>
              </w:rPr>
              <w:t>PD1</w:t>
            </w:r>
          </w:p>
        </w:tc>
        <w:tc>
          <w:tcPr>
            <w:tcW w:w="3544" w:type="dxa"/>
          </w:tcPr>
          <w:p w14:paraId="037E3757" w14:textId="77777777" w:rsidR="007A1F44" w:rsidRPr="00977EA3" w:rsidRDefault="007A1F44">
            <w:pPr>
              <w:pStyle w:val="TableEntry"/>
              <w:rPr>
                <w:noProof w:val="0"/>
              </w:rPr>
            </w:pPr>
            <w:r w:rsidRPr="00977EA3">
              <w:rPr>
                <w:noProof w:val="0"/>
              </w:rPr>
              <w:t>Additional Demographics</w:t>
            </w:r>
          </w:p>
        </w:tc>
        <w:tc>
          <w:tcPr>
            <w:tcW w:w="971" w:type="dxa"/>
          </w:tcPr>
          <w:p w14:paraId="1C1DC6D8" w14:textId="77777777" w:rsidR="007A1F44" w:rsidRPr="00977EA3" w:rsidRDefault="007A1F44">
            <w:pPr>
              <w:pStyle w:val="TableEntry"/>
              <w:jc w:val="center"/>
              <w:rPr>
                <w:noProof w:val="0"/>
              </w:rPr>
            </w:pPr>
            <w:r w:rsidRPr="00977EA3">
              <w:rPr>
                <w:noProof w:val="0"/>
              </w:rPr>
              <w:t>O</w:t>
            </w:r>
          </w:p>
        </w:tc>
        <w:tc>
          <w:tcPr>
            <w:tcW w:w="872" w:type="dxa"/>
          </w:tcPr>
          <w:p w14:paraId="3D6215D3" w14:textId="77777777" w:rsidR="007A1F44" w:rsidRPr="00977EA3" w:rsidRDefault="007A1F44">
            <w:pPr>
              <w:pStyle w:val="TableEntry"/>
              <w:jc w:val="center"/>
              <w:rPr>
                <w:noProof w:val="0"/>
              </w:rPr>
            </w:pPr>
            <w:r w:rsidRPr="00977EA3">
              <w:rPr>
                <w:noProof w:val="0"/>
              </w:rPr>
              <w:t>[0..1]</w:t>
            </w:r>
          </w:p>
        </w:tc>
        <w:tc>
          <w:tcPr>
            <w:tcW w:w="1701" w:type="dxa"/>
          </w:tcPr>
          <w:p w14:paraId="76EC12D2" w14:textId="77777777" w:rsidR="007A1F44" w:rsidRPr="00977EA3" w:rsidRDefault="007A1F44">
            <w:pPr>
              <w:pStyle w:val="TableEntry"/>
              <w:jc w:val="center"/>
              <w:rPr>
                <w:noProof w:val="0"/>
              </w:rPr>
            </w:pPr>
            <w:r w:rsidRPr="00977EA3">
              <w:rPr>
                <w:noProof w:val="0"/>
              </w:rPr>
              <w:t>3</w:t>
            </w:r>
          </w:p>
        </w:tc>
      </w:tr>
      <w:tr w:rsidR="007A1F44" w:rsidRPr="00977EA3" w14:paraId="141F4B7F" w14:textId="77777777">
        <w:trPr>
          <w:cantSplit/>
          <w:jc w:val="center"/>
        </w:trPr>
        <w:tc>
          <w:tcPr>
            <w:tcW w:w="1951" w:type="dxa"/>
          </w:tcPr>
          <w:p w14:paraId="288DC69C" w14:textId="77777777" w:rsidR="007A1F44" w:rsidRPr="00977EA3" w:rsidRDefault="007A1F44" w:rsidP="00A0052B">
            <w:pPr>
              <w:pStyle w:val="TableEntry"/>
              <w:rPr>
                <w:noProof w:val="0"/>
              </w:rPr>
            </w:pPr>
            <w:r w:rsidRPr="00977EA3">
              <w:rPr>
                <w:noProof w:val="0"/>
              </w:rPr>
              <w:t>PV1</w:t>
            </w:r>
          </w:p>
        </w:tc>
        <w:tc>
          <w:tcPr>
            <w:tcW w:w="3544" w:type="dxa"/>
          </w:tcPr>
          <w:p w14:paraId="620928E2" w14:textId="77777777" w:rsidR="007A1F44" w:rsidRPr="00977EA3" w:rsidRDefault="007A1F44">
            <w:pPr>
              <w:pStyle w:val="TableEntry"/>
              <w:rPr>
                <w:noProof w:val="0"/>
              </w:rPr>
            </w:pPr>
            <w:r w:rsidRPr="00977EA3">
              <w:rPr>
                <w:noProof w:val="0"/>
              </w:rPr>
              <w:t>Patient Visit</w:t>
            </w:r>
          </w:p>
        </w:tc>
        <w:tc>
          <w:tcPr>
            <w:tcW w:w="971" w:type="dxa"/>
          </w:tcPr>
          <w:p w14:paraId="14725A9E" w14:textId="77777777" w:rsidR="007A1F44" w:rsidRPr="00977EA3" w:rsidRDefault="007A1F44">
            <w:pPr>
              <w:pStyle w:val="TableEntry"/>
              <w:jc w:val="center"/>
              <w:rPr>
                <w:noProof w:val="0"/>
              </w:rPr>
            </w:pPr>
            <w:r w:rsidRPr="00977EA3">
              <w:rPr>
                <w:noProof w:val="0"/>
              </w:rPr>
              <w:t>R</w:t>
            </w:r>
          </w:p>
        </w:tc>
        <w:tc>
          <w:tcPr>
            <w:tcW w:w="872" w:type="dxa"/>
          </w:tcPr>
          <w:p w14:paraId="020B2430" w14:textId="77777777" w:rsidR="007A1F44" w:rsidRPr="00977EA3" w:rsidRDefault="007A1F44">
            <w:pPr>
              <w:pStyle w:val="TableEntry"/>
              <w:jc w:val="center"/>
              <w:rPr>
                <w:noProof w:val="0"/>
              </w:rPr>
            </w:pPr>
            <w:r w:rsidRPr="00977EA3">
              <w:rPr>
                <w:noProof w:val="0"/>
              </w:rPr>
              <w:t>[1..1]</w:t>
            </w:r>
          </w:p>
        </w:tc>
        <w:tc>
          <w:tcPr>
            <w:tcW w:w="1701" w:type="dxa"/>
          </w:tcPr>
          <w:p w14:paraId="0077EF2D" w14:textId="77777777" w:rsidR="007A1F44" w:rsidRPr="00977EA3" w:rsidRDefault="007A1F44">
            <w:pPr>
              <w:pStyle w:val="TableEntry"/>
              <w:jc w:val="center"/>
              <w:rPr>
                <w:noProof w:val="0"/>
              </w:rPr>
            </w:pPr>
            <w:r w:rsidRPr="00977EA3">
              <w:rPr>
                <w:noProof w:val="0"/>
              </w:rPr>
              <w:t>3</w:t>
            </w:r>
          </w:p>
        </w:tc>
      </w:tr>
      <w:tr w:rsidR="007A1F44" w:rsidRPr="00977EA3" w14:paraId="6FB778FA" w14:textId="77777777">
        <w:trPr>
          <w:cantSplit/>
          <w:jc w:val="center"/>
        </w:trPr>
        <w:tc>
          <w:tcPr>
            <w:tcW w:w="1951" w:type="dxa"/>
          </w:tcPr>
          <w:p w14:paraId="0FA00FD1" w14:textId="77777777" w:rsidR="007A1F44" w:rsidRPr="00977EA3" w:rsidRDefault="007A1F44" w:rsidP="00A0052B">
            <w:pPr>
              <w:pStyle w:val="TableEntry"/>
              <w:rPr>
                <w:noProof w:val="0"/>
              </w:rPr>
            </w:pPr>
            <w:r w:rsidRPr="00977EA3">
              <w:rPr>
                <w:noProof w:val="0"/>
              </w:rPr>
              <w:t>PV2</w:t>
            </w:r>
          </w:p>
        </w:tc>
        <w:tc>
          <w:tcPr>
            <w:tcW w:w="3544" w:type="dxa"/>
          </w:tcPr>
          <w:p w14:paraId="0A8B6C9F" w14:textId="77777777" w:rsidR="007A1F44" w:rsidRPr="00977EA3" w:rsidRDefault="007A1F44">
            <w:pPr>
              <w:pStyle w:val="TableEntry"/>
              <w:rPr>
                <w:noProof w:val="0"/>
              </w:rPr>
            </w:pPr>
            <w:r w:rsidRPr="00977EA3">
              <w:rPr>
                <w:noProof w:val="0"/>
              </w:rPr>
              <w:t>Patient Visit – Additional Info</w:t>
            </w:r>
          </w:p>
        </w:tc>
        <w:tc>
          <w:tcPr>
            <w:tcW w:w="971" w:type="dxa"/>
          </w:tcPr>
          <w:p w14:paraId="21D2D56E" w14:textId="77777777" w:rsidR="007A1F44" w:rsidRPr="00977EA3" w:rsidRDefault="007A1F44">
            <w:pPr>
              <w:pStyle w:val="TableEntry"/>
              <w:jc w:val="center"/>
              <w:rPr>
                <w:noProof w:val="0"/>
              </w:rPr>
            </w:pPr>
            <w:r w:rsidRPr="00977EA3">
              <w:rPr>
                <w:noProof w:val="0"/>
              </w:rPr>
              <w:t>O</w:t>
            </w:r>
          </w:p>
        </w:tc>
        <w:tc>
          <w:tcPr>
            <w:tcW w:w="872" w:type="dxa"/>
          </w:tcPr>
          <w:p w14:paraId="30529570" w14:textId="77777777" w:rsidR="007A1F44" w:rsidRPr="00977EA3" w:rsidRDefault="007A1F44">
            <w:pPr>
              <w:pStyle w:val="TableEntry"/>
              <w:jc w:val="center"/>
              <w:rPr>
                <w:noProof w:val="0"/>
              </w:rPr>
            </w:pPr>
            <w:r w:rsidRPr="00977EA3">
              <w:rPr>
                <w:noProof w:val="0"/>
              </w:rPr>
              <w:t>[0..1]</w:t>
            </w:r>
          </w:p>
        </w:tc>
        <w:tc>
          <w:tcPr>
            <w:tcW w:w="1701" w:type="dxa"/>
          </w:tcPr>
          <w:p w14:paraId="6B3BC9BE" w14:textId="77777777" w:rsidR="007A1F44" w:rsidRPr="00977EA3" w:rsidRDefault="007A1F44">
            <w:pPr>
              <w:pStyle w:val="TableEntry"/>
              <w:jc w:val="center"/>
              <w:rPr>
                <w:noProof w:val="0"/>
              </w:rPr>
            </w:pPr>
            <w:r w:rsidRPr="00977EA3">
              <w:rPr>
                <w:noProof w:val="0"/>
              </w:rPr>
              <w:t>3</w:t>
            </w:r>
          </w:p>
        </w:tc>
      </w:tr>
      <w:tr w:rsidR="007A1F44" w:rsidRPr="00977EA3" w14:paraId="22165B94" w14:textId="77777777">
        <w:trPr>
          <w:cantSplit/>
          <w:jc w:val="center"/>
        </w:trPr>
        <w:tc>
          <w:tcPr>
            <w:tcW w:w="1951" w:type="dxa"/>
          </w:tcPr>
          <w:p w14:paraId="6CA911DE" w14:textId="77777777" w:rsidR="007A1F44" w:rsidRPr="00977EA3" w:rsidRDefault="007A1F44" w:rsidP="00A0052B">
            <w:pPr>
              <w:pStyle w:val="TableEntry"/>
              <w:rPr>
                <w:noProof w:val="0"/>
              </w:rPr>
            </w:pPr>
            <w:r w:rsidRPr="00977EA3">
              <w:rPr>
                <w:noProof w:val="0"/>
              </w:rPr>
              <w:t>DB1</w:t>
            </w:r>
          </w:p>
        </w:tc>
        <w:tc>
          <w:tcPr>
            <w:tcW w:w="3544" w:type="dxa"/>
          </w:tcPr>
          <w:p w14:paraId="2D1F6603" w14:textId="77777777" w:rsidR="007A1F44" w:rsidRPr="00977EA3" w:rsidRDefault="007A1F44">
            <w:pPr>
              <w:pStyle w:val="TableEntry"/>
              <w:rPr>
                <w:noProof w:val="0"/>
              </w:rPr>
            </w:pPr>
            <w:r w:rsidRPr="00977EA3">
              <w:rPr>
                <w:noProof w:val="0"/>
              </w:rPr>
              <w:t>Disability Information</w:t>
            </w:r>
          </w:p>
        </w:tc>
        <w:tc>
          <w:tcPr>
            <w:tcW w:w="971" w:type="dxa"/>
          </w:tcPr>
          <w:p w14:paraId="28995E61" w14:textId="77777777" w:rsidR="007A1F44" w:rsidRPr="00977EA3" w:rsidRDefault="007A1F44">
            <w:pPr>
              <w:pStyle w:val="TableEntry"/>
              <w:jc w:val="center"/>
              <w:rPr>
                <w:noProof w:val="0"/>
              </w:rPr>
            </w:pPr>
            <w:r w:rsidRPr="00977EA3">
              <w:rPr>
                <w:noProof w:val="0"/>
              </w:rPr>
              <w:t>O</w:t>
            </w:r>
          </w:p>
        </w:tc>
        <w:tc>
          <w:tcPr>
            <w:tcW w:w="872" w:type="dxa"/>
          </w:tcPr>
          <w:p w14:paraId="1EC66830" w14:textId="77777777" w:rsidR="007A1F44" w:rsidRPr="00977EA3" w:rsidRDefault="007A1F44">
            <w:pPr>
              <w:pStyle w:val="TableEntry"/>
              <w:jc w:val="center"/>
              <w:rPr>
                <w:noProof w:val="0"/>
              </w:rPr>
            </w:pPr>
            <w:r w:rsidRPr="00977EA3">
              <w:rPr>
                <w:noProof w:val="0"/>
              </w:rPr>
              <w:t>[0..*]</w:t>
            </w:r>
          </w:p>
        </w:tc>
        <w:tc>
          <w:tcPr>
            <w:tcW w:w="1701" w:type="dxa"/>
          </w:tcPr>
          <w:p w14:paraId="3C97AEB6" w14:textId="77777777" w:rsidR="007A1F44" w:rsidRPr="00977EA3" w:rsidRDefault="007A1F44">
            <w:pPr>
              <w:pStyle w:val="TableEntry"/>
              <w:jc w:val="center"/>
              <w:rPr>
                <w:noProof w:val="0"/>
              </w:rPr>
            </w:pPr>
            <w:r w:rsidRPr="00977EA3">
              <w:rPr>
                <w:noProof w:val="0"/>
              </w:rPr>
              <w:t>3</w:t>
            </w:r>
          </w:p>
        </w:tc>
      </w:tr>
      <w:tr w:rsidR="007A1F44" w:rsidRPr="00977EA3" w14:paraId="1935C8C2" w14:textId="77777777">
        <w:trPr>
          <w:cantSplit/>
          <w:jc w:val="center"/>
        </w:trPr>
        <w:tc>
          <w:tcPr>
            <w:tcW w:w="1951" w:type="dxa"/>
          </w:tcPr>
          <w:p w14:paraId="4EC3FFFA" w14:textId="77777777" w:rsidR="007A1F44" w:rsidRPr="00977EA3" w:rsidRDefault="007A1F44" w:rsidP="00A0052B">
            <w:pPr>
              <w:pStyle w:val="TableEntry"/>
              <w:rPr>
                <w:noProof w:val="0"/>
              </w:rPr>
            </w:pPr>
            <w:r w:rsidRPr="00977EA3">
              <w:rPr>
                <w:noProof w:val="0"/>
              </w:rPr>
              <w:lastRenderedPageBreak/>
              <w:t>OBX</w:t>
            </w:r>
          </w:p>
        </w:tc>
        <w:tc>
          <w:tcPr>
            <w:tcW w:w="3544" w:type="dxa"/>
          </w:tcPr>
          <w:p w14:paraId="503FF109" w14:textId="77777777" w:rsidR="007A1F44" w:rsidRPr="00977EA3" w:rsidRDefault="007A1F44">
            <w:pPr>
              <w:pStyle w:val="TableEntry"/>
              <w:rPr>
                <w:noProof w:val="0"/>
              </w:rPr>
            </w:pPr>
            <w:r w:rsidRPr="00977EA3">
              <w:rPr>
                <w:noProof w:val="0"/>
              </w:rPr>
              <w:t>Observation/Result</w:t>
            </w:r>
          </w:p>
        </w:tc>
        <w:tc>
          <w:tcPr>
            <w:tcW w:w="971" w:type="dxa"/>
          </w:tcPr>
          <w:p w14:paraId="400ED098" w14:textId="77777777" w:rsidR="007A1F44" w:rsidRPr="00977EA3" w:rsidRDefault="007A1F44">
            <w:pPr>
              <w:pStyle w:val="TableEntry"/>
              <w:jc w:val="center"/>
              <w:rPr>
                <w:noProof w:val="0"/>
              </w:rPr>
            </w:pPr>
            <w:r w:rsidRPr="00977EA3">
              <w:rPr>
                <w:noProof w:val="0"/>
              </w:rPr>
              <w:t>O</w:t>
            </w:r>
          </w:p>
        </w:tc>
        <w:tc>
          <w:tcPr>
            <w:tcW w:w="872" w:type="dxa"/>
          </w:tcPr>
          <w:p w14:paraId="13652765" w14:textId="77777777" w:rsidR="007A1F44" w:rsidRPr="00977EA3" w:rsidRDefault="007A1F44">
            <w:pPr>
              <w:pStyle w:val="TableEntry"/>
              <w:jc w:val="center"/>
              <w:rPr>
                <w:noProof w:val="0"/>
              </w:rPr>
            </w:pPr>
            <w:r w:rsidRPr="00977EA3">
              <w:rPr>
                <w:noProof w:val="0"/>
              </w:rPr>
              <w:t>[0..*]</w:t>
            </w:r>
          </w:p>
        </w:tc>
        <w:tc>
          <w:tcPr>
            <w:tcW w:w="1701" w:type="dxa"/>
          </w:tcPr>
          <w:p w14:paraId="2AA50ECE" w14:textId="77777777" w:rsidR="007A1F44" w:rsidRPr="00977EA3" w:rsidRDefault="007A1F44">
            <w:pPr>
              <w:pStyle w:val="TableEntry"/>
              <w:jc w:val="center"/>
              <w:rPr>
                <w:noProof w:val="0"/>
              </w:rPr>
            </w:pPr>
            <w:r w:rsidRPr="00977EA3">
              <w:rPr>
                <w:noProof w:val="0"/>
              </w:rPr>
              <w:t>7</w:t>
            </w:r>
          </w:p>
        </w:tc>
      </w:tr>
    </w:tbl>
    <w:p w14:paraId="3F637EBD"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27" w:name="_Toc174249301"/>
      <w:r w:rsidRPr="00977EA3">
        <w:rPr>
          <w:noProof w:val="0"/>
        </w:rPr>
        <w:t>Comments on segment usage</w:t>
      </w:r>
      <w:bookmarkEnd w:id="527"/>
    </w:p>
    <w:p w14:paraId="6701DE57" w14:textId="77777777" w:rsidR="007A1F44" w:rsidRPr="00977EA3" w:rsidRDefault="007A1F44">
      <w:r w:rsidRPr="00977EA3">
        <w:t xml:space="preserve">If the patient was in a non-temporary location, then field </w:t>
      </w:r>
      <w:r w:rsidRPr="00977EA3">
        <w:rPr>
          <w:i/>
          <w:iCs/>
        </w:rPr>
        <w:t>PV1-3 - Assigned Patient Location</w:t>
      </w:r>
      <w:r w:rsidRPr="00977EA3">
        <w:t xml:space="preserve"> may contain (if known) the original patient location prior to the erroneous A10 (patient arriving-tracking) event. If the patient was in a temporary location, then field </w:t>
      </w:r>
      <w:r w:rsidRPr="00977EA3">
        <w:rPr>
          <w:i/>
          <w:iCs/>
        </w:rPr>
        <w:t>PV1-11 - Temporary Location</w:t>
      </w:r>
      <w:r w:rsidRPr="00977EA3">
        <w:t xml:space="preserve"> may contain (if known) the original patient location prior to the erroneous A10 (patient arriving-tracking) event.</w:t>
      </w:r>
    </w:p>
    <w:p w14:paraId="4DBBACF6" w14:textId="77777777" w:rsidR="007A1F44" w:rsidRPr="00977EA3" w:rsidRDefault="007A1F44">
      <w:r w:rsidRPr="00977EA3">
        <w:t>One or more OBX segments may be present to carry “permanent observations” such as the patient weight or height.</w:t>
      </w:r>
    </w:p>
    <w:p w14:paraId="33E72EC9"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28" w:name="_Toc174249302"/>
      <w:r w:rsidRPr="00977EA3">
        <w:rPr>
          <w:noProof w:val="0"/>
        </w:rPr>
        <w:t>Expected actions</w:t>
      </w:r>
      <w:bookmarkEnd w:id="528"/>
    </w:p>
    <w:p w14:paraId="46FAB18E" w14:textId="77777777" w:rsidR="007A1F44" w:rsidRPr="00977EA3" w:rsidRDefault="007A1F44">
      <w:r w:rsidRPr="00977EA3">
        <w:t xml:space="preserve">If field </w:t>
      </w:r>
      <w:r w:rsidRPr="00977EA3">
        <w:rPr>
          <w:i/>
          <w:iCs/>
        </w:rPr>
        <w:t>PV1-3 - Assigned Patient Location</w:t>
      </w:r>
      <w:r w:rsidRPr="00977EA3">
        <w:t xml:space="preserve"> is populated, the receiver shall reset the patient’s permanent location to the value contained in that field. If field </w:t>
      </w:r>
      <w:r w:rsidRPr="00977EA3">
        <w:rPr>
          <w:i/>
          <w:iCs/>
        </w:rPr>
        <w:t>PV1-11 - Temporary Location</w:t>
      </w:r>
      <w:r w:rsidRPr="00977EA3">
        <w:t xml:space="preserve"> is populated, the receiver shall reset the patient’s permanent location to the value contained in that field. </w:t>
      </w:r>
    </w:p>
    <w:p w14:paraId="1A7A7AF1" w14:textId="77777777" w:rsidR="007A1F44" w:rsidRPr="00977EA3" w:rsidRDefault="007A1F44">
      <w:r w:rsidRPr="00977EA3">
        <w:t>The receiver shall report the result of this operation (success / error) in an acknowledgment message returned to the sender.</w:t>
      </w:r>
    </w:p>
    <w:p w14:paraId="67CB27AC" w14:textId="77777777" w:rsidR="007A1F44" w:rsidRPr="00977EA3" w:rsidRDefault="007A1F44">
      <w:r w:rsidRPr="00977EA3">
        <w:t>In case this message conflicts with the current situation</w:t>
      </w:r>
      <w:r w:rsidR="00233B3E" w:rsidRPr="00977EA3">
        <w:t>,</w:t>
      </w:r>
      <w:r w:rsidRPr="00977EA3">
        <w:t xml:space="preserve"> the message is discarded but no error condition is raised.</w:t>
      </w:r>
    </w:p>
    <w:p w14:paraId="77BDCD32" w14:textId="77777777" w:rsidR="007A1F44" w:rsidRPr="00977EA3" w:rsidRDefault="007A1F44">
      <w:r w:rsidRPr="00977EA3">
        <w:t>If the receiver does not support the Temporary Patient Location Tracking Option of this transaction, it shall application-reject the message (see ITI TF-2x: C.2.3).</w:t>
      </w:r>
    </w:p>
    <w:p w14:paraId="4775DD97"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529" w:name="_Toc174249303"/>
      <w:bookmarkStart w:id="530" w:name="_Toc398544200"/>
      <w:r w:rsidRPr="00977EA3">
        <w:rPr>
          <w:noProof w:val="0"/>
        </w:rPr>
        <w:t>Update Patient Movement Information – ADT^Z99^ADT_A01</w:t>
      </w:r>
      <w:bookmarkEnd w:id="529"/>
      <w:bookmarkEnd w:id="530"/>
    </w:p>
    <w:p w14:paraId="0FC2CF63"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31" w:name="_Toc174249304"/>
      <w:r w:rsidRPr="00977EA3">
        <w:rPr>
          <w:noProof w:val="0"/>
        </w:rPr>
        <w:t>Trigger Event</w:t>
      </w:r>
      <w:bookmarkEnd w:id="531"/>
    </w:p>
    <w:p w14:paraId="3F9AC129" w14:textId="77777777" w:rsidR="007A1F44" w:rsidRPr="00977EA3" w:rsidRDefault="007A1F44">
      <w:r w:rsidRPr="00977EA3">
        <w:t xml:space="preserve">This message is only used within the context of the “Historic Movement Management” Option. </w:t>
      </w:r>
    </w:p>
    <w:p w14:paraId="2EF12494" w14:textId="77777777" w:rsidR="007A1F44" w:rsidRPr="00977EA3" w:rsidRDefault="007A1F44">
      <w:r w:rsidRPr="00977EA3">
        <w:t xml:space="preserve">It is sent by a Patient Encounter Supplier to a Patient Encounter Consumer to communicate an update of a Movement, which can be the current Movement or a historic one. </w:t>
      </w:r>
    </w:p>
    <w:p w14:paraId="7414FDB5" w14:textId="77777777" w:rsidR="007A1F44" w:rsidRPr="00977EA3" w:rsidRDefault="007A1F44">
      <w:r w:rsidRPr="00977EA3">
        <w:t xml:space="preserve">MSH-9 is valued </w:t>
      </w:r>
      <w:r w:rsidRPr="00977EA3">
        <w:rPr>
          <w:b/>
          <w:bCs/>
        </w:rPr>
        <w:t>ADT^Z99^ADT_A01</w:t>
      </w:r>
      <w:r w:rsidRPr="00977EA3">
        <w:t>.</w:t>
      </w:r>
    </w:p>
    <w:p w14:paraId="6455EE94"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32" w:name="_Toc174249305"/>
      <w:r w:rsidRPr="00977EA3">
        <w:rPr>
          <w:noProof w:val="0"/>
        </w:rPr>
        <w:t>Message Static Definition</w:t>
      </w:r>
      <w:bookmarkEnd w:id="532"/>
    </w:p>
    <w:p w14:paraId="78FABC97" w14:textId="77777777" w:rsidR="007A1F44" w:rsidRPr="00977EA3" w:rsidRDefault="007A1F44">
      <w:pPr>
        <w:pStyle w:val="TableTitle"/>
        <w:rPr>
          <w:noProof w:val="0"/>
        </w:rPr>
      </w:pPr>
      <w:r w:rsidRPr="00977EA3">
        <w:rPr>
          <w:noProof w:val="0"/>
        </w:rPr>
        <w:t>Table 3.31-36: Static definition of message ADT^Z99^ADT_A01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9D6A9F7" w14:textId="77777777">
        <w:trPr>
          <w:cantSplit/>
          <w:tblHeader/>
          <w:jc w:val="center"/>
        </w:trPr>
        <w:tc>
          <w:tcPr>
            <w:tcW w:w="1951" w:type="dxa"/>
            <w:shd w:val="clear" w:color="auto" w:fill="D9D9D9"/>
          </w:tcPr>
          <w:p w14:paraId="4621F2E7"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F70601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523E3FF"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CEE6E9A"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215CFEE" w14:textId="77777777" w:rsidR="007A1F44" w:rsidRPr="00977EA3" w:rsidRDefault="007A1F44" w:rsidP="00A53067">
            <w:pPr>
              <w:pStyle w:val="TableEntryHeader"/>
              <w:rPr>
                <w:noProof w:val="0"/>
              </w:rPr>
            </w:pPr>
            <w:r w:rsidRPr="00977EA3">
              <w:rPr>
                <w:noProof w:val="0"/>
              </w:rPr>
              <w:t>HL7 chapter</w:t>
            </w:r>
          </w:p>
        </w:tc>
      </w:tr>
      <w:tr w:rsidR="007A1F44" w:rsidRPr="00977EA3" w14:paraId="4C993379" w14:textId="77777777">
        <w:trPr>
          <w:cantSplit/>
          <w:jc w:val="center"/>
        </w:trPr>
        <w:tc>
          <w:tcPr>
            <w:tcW w:w="1951" w:type="dxa"/>
          </w:tcPr>
          <w:p w14:paraId="7B432DA9" w14:textId="77777777" w:rsidR="007A1F44" w:rsidRPr="00977EA3" w:rsidRDefault="007A1F44" w:rsidP="00A0052B">
            <w:pPr>
              <w:pStyle w:val="TableEntry"/>
              <w:rPr>
                <w:noProof w:val="0"/>
              </w:rPr>
            </w:pPr>
            <w:r w:rsidRPr="00977EA3">
              <w:rPr>
                <w:noProof w:val="0"/>
              </w:rPr>
              <w:t>MSH</w:t>
            </w:r>
          </w:p>
        </w:tc>
        <w:tc>
          <w:tcPr>
            <w:tcW w:w="3544" w:type="dxa"/>
          </w:tcPr>
          <w:p w14:paraId="5B3BB0CB" w14:textId="77777777" w:rsidR="007A1F44" w:rsidRPr="00977EA3" w:rsidRDefault="007A1F44">
            <w:pPr>
              <w:pStyle w:val="TableEntry"/>
              <w:rPr>
                <w:noProof w:val="0"/>
              </w:rPr>
            </w:pPr>
            <w:r w:rsidRPr="00977EA3">
              <w:rPr>
                <w:noProof w:val="0"/>
              </w:rPr>
              <w:t>Message Header</w:t>
            </w:r>
          </w:p>
        </w:tc>
        <w:tc>
          <w:tcPr>
            <w:tcW w:w="971" w:type="dxa"/>
          </w:tcPr>
          <w:p w14:paraId="1BFA3417" w14:textId="77777777" w:rsidR="007A1F44" w:rsidRPr="00977EA3" w:rsidRDefault="007A1F44">
            <w:pPr>
              <w:pStyle w:val="TableEntry"/>
              <w:jc w:val="center"/>
              <w:rPr>
                <w:noProof w:val="0"/>
              </w:rPr>
            </w:pPr>
            <w:r w:rsidRPr="00977EA3">
              <w:rPr>
                <w:noProof w:val="0"/>
              </w:rPr>
              <w:t>R</w:t>
            </w:r>
          </w:p>
        </w:tc>
        <w:tc>
          <w:tcPr>
            <w:tcW w:w="872" w:type="dxa"/>
          </w:tcPr>
          <w:p w14:paraId="68AD0FC0" w14:textId="77777777" w:rsidR="007A1F44" w:rsidRPr="00977EA3" w:rsidRDefault="007A1F44">
            <w:pPr>
              <w:pStyle w:val="TableEntry"/>
              <w:jc w:val="center"/>
              <w:rPr>
                <w:noProof w:val="0"/>
              </w:rPr>
            </w:pPr>
            <w:r w:rsidRPr="00977EA3">
              <w:rPr>
                <w:noProof w:val="0"/>
              </w:rPr>
              <w:t>[1..1]</w:t>
            </w:r>
          </w:p>
        </w:tc>
        <w:tc>
          <w:tcPr>
            <w:tcW w:w="1701" w:type="dxa"/>
          </w:tcPr>
          <w:p w14:paraId="524217D5" w14:textId="77777777" w:rsidR="007A1F44" w:rsidRPr="00977EA3" w:rsidRDefault="007A1F44">
            <w:pPr>
              <w:pStyle w:val="TableEntry"/>
              <w:jc w:val="center"/>
              <w:rPr>
                <w:noProof w:val="0"/>
              </w:rPr>
            </w:pPr>
            <w:r w:rsidRPr="00977EA3">
              <w:rPr>
                <w:noProof w:val="0"/>
              </w:rPr>
              <w:t>2</w:t>
            </w:r>
          </w:p>
        </w:tc>
      </w:tr>
      <w:tr w:rsidR="007A1F44" w:rsidRPr="00977EA3" w14:paraId="7DE19568" w14:textId="77777777">
        <w:trPr>
          <w:cantSplit/>
          <w:jc w:val="center"/>
        </w:trPr>
        <w:tc>
          <w:tcPr>
            <w:tcW w:w="1951" w:type="dxa"/>
          </w:tcPr>
          <w:p w14:paraId="2C5894C8" w14:textId="77777777" w:rsidR="007A1F44" w:rsidRPr="00977EA3" w:rsidRDefault="007A1F44">
            <w:pPr>
              <w:pStyle w:val="TableEntry"/>
              <w:rPr>
                <w:noProof w:val="0"/>
              </w:rPr>
            </w:pPr>
            <w:r w:rsidRPr="00977EA3">
              <w:rPr>
                <w:noProof w:val="0"/>
              </w:rPr>
              <w:t>SFT</w:t>
            </w:r>
          </w:p>
        </w:tc>
        <w:tc>
          <w:tcPr>
            <w:tcW w:w="3544" w:type="dxa"/>
          </w:tcPr>
          <w:p w14:paraId="5D507EBE" w14:textId="77777777" w:rsidR="007A1F44" w:rsidRPr="00977EA3" w:rsidRDefault="007A1F44">
            <w:pPr>
              <w:pStyle w:val="TableEntry"/>
              <w:rPr>
                <w:noProof w:val="0"/>
              </w:rPr>
            </w:pPr>
            <w:r w:rsidRPr="00977EA3">
              <w:rPr>
                <w:noProof w:val="0"/>
              </w:rPr>
              <w:t>Software Segment</w:t>
            </w:r>
          </w:p>
        </w:tc>
        <w:tc>
          <w:tcPr>
            <w:tcW w:w="971" w:type="dxa"/>
          </w:tcPr>
          <w:p w14:paraId="741B20CD" w14:textId="77777777" w:rsidR="007A1F44" w:rsidRPr="00977EA3" w:rsidRDefault="007A1F44">
            <w:pPr>
              <w:pStyle w:val="TableEntry"/>
              <w:jc w:val="center"/>
              <w:rPr>
                <w:noProof w:val="0"/>
              </w:rPr>
            </w:pPr>
            <w:r w:rsidRPr="00977EA3">
              <w:rPr>
                <w:noProof w:val="0"/>
              </w:rPr>
              <w:t>O</w:t>
            </w:r>
          </w:p>
        </w:tc>
        <w:tc>
          <w:tcPr>
            <w:tcW w:w="872" w:type="dxa"/>
          </w:tcPr>
          <w:p w14:paraId="4FC65A3F" w14:textId="77777777" w:rsidR="007A1F44" w:rsidRPr="00977EA3" w:rsidRDefault="007A1F44">
            <w:pPr>
              <w:pStyle w:val="TableEntry"/>
              <w:jc w:val="center"/>
              <w:rPr>
                <w:noProof w:val="0"/>
              </w:rPr>
            </w:pPr>
            <w:r w:rsidRPr="00977EA3">
              <w:rPr>
                <w:noProof w:val="0"/>
              </w:rPr>
              <w:t>[0..*]</w:t>
            </w:r>
          </w:p>
        </w:tc>
        <w:tc>
          <w:tcPr>
            <w:tcW w:w="1701" w:type="dxa"/>
          </w:tcPr>
          <w:p w14:paraId="078113CF" w14:textId="77777777" w:rsidR="007A1F44" w:rsidRPr="00977EA3" w:rsidRDefault="007A1F44">
            <w:pPr>
              <w:pStyle w:val="TableEntry"/>
              <w:jc w:val="center"/>
              <w:rPr>
                <w:noProof w:val="0"/>
              </w:rPr>
            </w:pPr>
            <w:r w:rsidRPr="00977EA3">
              <w:rPr>
                <w:noProof w:val="0"/>
              </w:rPr>
              <w:t>2</w:t>
            </w:r>
          </w:p>
        </w:tc>
      </w:tr>
      <w:tr w:rsidR="007A1F44" w:rsidRPr="00977EA3" w14:paraId="41FF3259" w14:textId="77777777">
        <w:trPr>
          <w:cantSplit/>
          <w:jc w:val="center"/>
        </w:trPr>
        <w:tc>
          <w:tcPr>
            <w:tcW w:w="1951" w:type="dxa"/>
          </w:tcPr>
          <w:p w14:paraId="522DB33D" w14:textId="77777777" w:rsidR="007A1F44" w:rsidRPr="00977EA3" w:rsidRDefault="007A1F44">
            <w:pPr>
              <w:pStyle w:val="TableEntry"/>
              <w:rPr>
                <w:noProof w:val="0"/>
              </w:rPr>
            </w:pPr>
            <w:r w:rsidRPr="00977EA3">
              <w:rPr>
                <w:noProof w:val="0"/>
              </w:rPr>
              <w:t>EVN</w:t>
            </w:r>
          </w:p>
        </w:tc>
        <w:tc>
          <w:tcPr>
            <w:tcW w:w="3544" w:type="dxa"/>
          </w:tcPr>
          <w:p w14:paraId="3E41F9C3" w14:textId="77777777" w:rsidR="007A1F44" w:rsidRPr="00977EA3" w:rsidRDefault="007A1F44">
            <w:pPr>
              <w:pStyle w:val="TableEntry"/>
              <w:rPr>
                <w:noProof w:val="0"/>
              </w:rPr>
            </w:pPr>
            <w:r w:rsidRPr="00977EA3">
              <w:rPr>
                <w:noProof w:val="0"/>
              </w:rPr>
              <w:t>Event Type</w:t>
            </w:r>
          </w:p>
        </w:tc>
        <w:tc>
          <w:tcPr>
            <w:tcW w:w="971" w:type="dxa"/>
          </w:tcPr>
          <w:p w14:paraId="04177613" w14:textId="77777777" w:rsidR="007A1F44" w:rsidRPr="00977EA3" w:rsidRDefault="007A1F44">
            <w:pPr>
              <w:pStyle w:val="TableEntry"/>
              <w:jc w:val="center"/>
              <w:rPr>
                <w:noProof w:val="0"/>
              </w:rPr>
            </w:pPr>
            <w:r w:rsidRPr="00977EA3">
              <w:rPr>
                <w:noProof w:val="0"/>
              </w:rPr>
              <w:t>R</w:t>
            </w:r>
          </w:p>
        </w:tc>
        <w:tc>
          <w:tcPr>
            <w:tcW w:w="872" w:type="dxa"/>
          </w:tcPr>
          <w:p w14:paraId="13196E47" w14:textId="77777777" w:rsidR="007A1F44" w:rsidRPr="00977EA3" w:rsidRDefault="007A1F44">
            <w:pPr>
              <w:pStyle w:val="TableEntry"/>
              <w:jc w:val="center"/>
              <w:rPr>
                <w:noProof w:val="0"/>
              </w:rPr>
            </w:pPr>
            <w:r w:rsidRPr="00977EA3">
              <w:rPr>
                <w:noProof w:val="0"/>
              </w:rPr>
              <w:t>[1..1]</w:t>
            </w:r>
          </w:p>
        </w:tc>
        <w:tc>
          <w:tcPr>
            <w:tcW w:w="1701" w:type="dxa"/>
          </w:tcPr>
          <w:p w14:paraId="51A8562F" w14:textId="77777777" w:rsidR="007A1F44" w:rsidRPr="00977EA3" w:rsidRDefault="007A1F44">
            <w:pPr>
              <w:pStyle w:val="TableEntry"/>
              <w:jc w:val="center"/>
              <w:rPr>
                <w:noProof w:val="0"/>
              </w:rPr>
            </w:pPr>
            <w:r w:rsidRPr="00977EA3">
              <w:rPr>
                <w:noProof w:val="0"/>
              </w:rPr>
              <w:t>2</w:t>
            </w:r>
          </w:p>
        </w:tc>
      </w:tr>
      <w:tr w:rsidR="007A1F44" w:rsidRPr="00977EA3" w14:paraId="13AC811F" w14:textId="77777777">
        <w:trPr>
          <w:cantSplit/>
          <w:jc w:val="center"/>
        </w:trPr>
        <w:tc>
          <w:tcPr>
            <w:tcW w:w="1951" w:type="dxa"/>
          </w:tcPr>
          <w:p w14:paraId="763B6209" w14:textId="77777777" w:rsidR="007A1F44" w:rsidRPr="00977EA3" w:rsidRDefault="007A1F44">
            <w:pPr>
              <w:pStyle w:val="TableEntry"/>
              <w:rPr>
                <w:noProof w:val="0"/>
              </w:rPr>
            </w:pPr>
            <w:r w:rsidRPr="00977EA3">
              <w:rPr>
                <w:noProof w:val="0"/>
              </w:rPr>
              <w:t>PID</w:t>
            </w:r>
          </w:p>
        </w:tc>
        <w:tc>
          <w:tcPr>
            <w:tcW w:w="3544" w:type="dxa"/>
          </w:tcPr>
          <w:p w14:paraId="5F2CEE13" w14:textId="77777777" w:rsidR="007A1F44" w:rsidRPr="00977EA3" w:rsidRDefault="007A1F44">
            <w:pPr>
              <w:pStyle w:val="TableEntry"/>
              <w:rPr>
                <w:noProof w:val="0"/>
              </w:rPr>
            </w:pPr>
            <w:r w:rsidRPr="00977EA3">
              <w:rPr>
                <w:noProof w:val="0"/>
              </w:rPr>
              <w:t>Patient Identification</w:t>
            </w:r>
          </w:p>
        </w:tc>
        <w:tc>
          <w:tcPr>
            <w:tcW w:w="971" w:type="dxa"/>
          </w:tcPr>
          <w:p w14:paraId="59B64404" w14:textId="77777777" w:rsidR="007A1F44" w:rsidRPr="00977EA3" w:rsidRDefault="007A1F44">
            <w:pPr>
              <w:pStyle w:val="TableEntry"/>
              <w:jc w:val="center"/>
              <w:rPr>
                <w:noProof w:val="0"/>
              </w:rPr>
            </w:pPr>
            <w:r w:rsidRPr="00977EA3">
              <w:rPr>
                <w:noProof w:val="0"/>
              </w:rPr>
              <w:t>R</w:t>
            </w:r>
          </w:p>
        </w:tc>
        <w:tc>
          <w:tcPr>
            <w:tcW w:w="872" w:type="dxa"/>
          </w:tcPr>
          <w:p w14:paraId="405C239F" w14:textId="77777777" w:rsidR="007A1F44" w:rsidRPr="00977EA3" w:rsidRDefault="007A1F44">
            <w:pPr>
              <w:pStyle w:val="TableEntry"/>
              <w:jc w:val="center"/>
              <w:rPr>
                <w:noProof w:val="0"/>
              </w:rPr>
            </w:pPr>
            <w:r w:rsidRPr="00977EA3">
              <w:rPr>
                <w:noProof w:val="0"/>
              </w:rPr>
              <w:t>[1..1]</w:t>
            </w:r>
          </w:p>
        </w:tc>
        <w:tc>
          <w:tcPr>
            <w:tcW w:w="1701" w:type="dxa"/>
          </w:tcPr>
          <w:p w14:paraId="29CF6042" w14:textId="77777777" w:rsidR="007A1F44" w:rsidRPr="00977EA3" w:rsidRDefault="007A1F44">
            <w:pPr>
              <w:pStyle w:val="TableEntry"/>
              <w:jc w:val="center"/>
              <w:rPr>
                <w:noProof w:val="0"/>
              </w:rPr>
            </w:pPr>
            <w:r w:rsidRPr="00977EA3">
              <w:rPr>
                <w:noProof w:val="0"/>
              </w:rPr>
              <w:t>3</w:t>
            </w:r>
          </w:p>
        </w:tc>
      </w:tr>
      <w:tr w:rsidR="007A1F44" w:rsidRPr="00977EA3" w14:paraId="3D71C693" w14:textId="77777777">
        <w:trPr>
          <w:cantSplit/>
          <w:jc w:val="center"/>
        </w:trPr>
        <w:tc>
          <w:tcPr>
            <w:tcW w:w="1951" w:type="dxa"/>
          </w:tcPr>
          <w:p w14:paraId="5BE23E21" w14:textId="77777777" w:rsidR="007A1F44" w:rsidRPr="00977EA3" w:rsidRDefault="007A1F44">
            <w:pPr>
              <w:pStyle w:val="TableEntry"/>
              <w:rPr>
                <w:noProof w:val="0"/>
              </w:rPr>
            </w:pPr>
            <w:r w:rsidRPr="00977EA3">
              <w:rPr>
                <w:noProof w:val="0"/>
              </w:rPr>
              <w:t>PD1</w:t>
            </w:r>
          </w:p>
        </w:tc>
        <w:tc>
          <w:tcPr>
            <w:tcW w:w="3544" w:type="dxa"/>
          </w:tcPr>
          <w:p w14:paraId="117656DA" w14:textId="77777777" w:rsidR="007A1F44" w:rsidRPr="00977EA3" w:rsidRDefault="007A1F44">
            <w:pPr>
              <w:pStyle w:val="TableEntry"/>
              <w:rPr>
                <w:noProof w:val="0"/>
              </w:rPr>
            </w:pPr>
            <w:r w:rsidRPr="00977EA3">
              <w:rPr>
                <w:noProof w:val="0"/>
              </w:rPr>
              <w:t>Additional Demographics</w:t>
            </w:r>
          </w:p>
        </w:tc>
        <w:tc>
          <w:tcPr>
            <w:tcW w:w="971" w:type="dxa"/>
          </w:tcPr>
          <w:p w14:paraId="03EE9B07" w14:textId="77777777" w:rsidR="007A1F44" w:rsidRPr="00977EA3" w:rsidRDefault="007A1F44">
            <w:pPr>
              <w:pStyle w:val="TableEntry"/>
              <w:jc w:val="center"/>
              <w:rPr>
                <w:noProof w:val="0"/>
              </w:rPr>
            </w:pPr>
            <w:r w:rsidRPr="00977EA3">
              <w:rPr>
                <w:noProof w:val="0"/>
              </w:rPr>
              <w:t>O</w:t>
            </w:r>
          </w:p>
        </w:tc>
        <w:tc>
          <w:tcPr>
            <w:tcW w:w="872" w:type="dxa"/>
          </w:tcPr>
          <w:p w14:paraId="73BE0700" w14:textId="77777777" w:rsidR="007A1F44" w:rsidRPr="00977EA3" w:rsidRDefault="007A1F44">
            <w:pPr>
              <w:pStyle w:val="TableEntry"/>
              <w:jc w:val="center"/>
              <w:rPr>
                <w:noProof w:val="0"/>
              </w:rPr>
            </w:pPr>
            <w:r w:rsidRPr="00977EA3">
              <w:rPr>
                <w:noProof w:val="0"/>
              </w:rPr>
              <w:t>[0..1]</w:t>
            </w:r>
          </w:p>
        </w:tc>
        <w:tc>
          <w:tcPr>
            <w:tcW w:w="1701" w:type="dxa"/>
          </w:tcPr>
          <w:p w14:paraId="5C1F7253" w14:textId="77777777" w:rsidR="007A1F44" w:rsidRPr="00977EA3" w:rsidRDefault="007A1F44">
            <w:pPr>
              <w:pStyle w:val="TableEntry"/>
              <w:jc w:val="center"/>
              <w:rPr>
                <w:noProof w:val="0"/>
              </w:rPr>
            </w:pPr>
            <w:r w:rsidRPr="00977EA3">
              <w:rPr>
                <w:noProof w:val="0"/>
              </w:rPr>
              <w:t>3</w:t>
            </w:r>
          </w:p>
        </w:tc>
      </w:tr>
      <w:tr w:rsidR="007A1F44" w:rsidRPr="00977EA3" w14:paraId="353C225B" w14:textId="77777777">
        <w:trPr>
          <w:cantSplit/>
          <w:jc w:val="center"/>
        </w:trPr>
        <w:tc>
          <w:tcPr>
            <w:tcW w:w="1951" w:type="dxa"/>
          </w:tcPr>
          <w:p w14:paraId="50DBC8DF" w14:textId="77777777" w:rsidR="007A1F44" w:rsidRPr="00977EA3" w:rsidRDefault="007A1F44" w:rsidP="00A0052B">
            <w:pPr>
              <w:pStyle w:val="TableEntry"/>
              <w:rPr>
                <w:noProof w:val="0"/>
              </w:rPr>
            </w:pPr>
            <w:r w:rsidRPr="00977EA3">
              <w:rPr>
                <w:noProof w:val="0"/>
              </w:rPr>
              <w:lastRenderedPageBreak/>
              <w:t>ROL</w:t>
            </w:r>
          </w:p>
        </w:tc>
        <w:tc>
          <w:tcPr>
            <w:tcW w:w="3544" w:type="dxa"/>
          </w:tcPr>
          <w:p w14:paraId="1AB5FA31" w14:textId="77777777" w:rsidR="007A1F44" w:rsidRPr="00977EA3" w:rsidRDefault="007A1F44">
            <w:pPr>
              <w:pStyle w:val="TableEntry"/>
              <w:rPr>
                <w:noProof w:val="0"/>
              </w:rPr>
            </w:pPr>
            <w:r w:rsidRPr="00977EA3">
              <w:rPr>
                <w:noProof w:val="0"/>
              </w:rPr>
              <w:t>Role</w:t>
            </w:r>
          </w:p>
        </w:tc>
        <w:tc>
          <w:tcPr>
            <w:tcW w:w="971" w:type="dxa"/>
          </w:tcPr>
          <w:p w14:paraId="524BE1D9" w14:textId="77777777" w:rsidR="007A1F44" w:rsidRPr="00977EA3" w:rsidRDefault="007A1F44">
            <w:pPr>
              <w:pStyle w:val="TableEntry"/>
              <w:jc w:val="center"/>
              <w:rPr>
                <w:noProof w:val="0"/>
              </w:rPr>
            </w:pPr>
            <w:r w:rsidRPr="00977EA3">
              <w:rPr>
                <w:noProof w:val="0"/>
              </w:rPr>
              <w:t>O</w:t>
            </w:r>
          </w:p>
        </w:tc>
        <w:tc>
          <w:tcPr>
            <w:tcW w:w="872" w:type="dxa"/>
          </w:tcPr>
          <w:p w14:paraId="44241693" w14:textId="77777777" w:rsidR="007A1F44" w:rsidRPr="00977EA3" w:rsidRDefault="007A1F44">
            <w:pPr>
              <w:pStyle w:val="TableEntry"/>
              <w:jc w:val="center"/>
              <w:rPr>
                <w:noProof w:val="0"/>
              </w:rPr>
            </w:pPr>
            <w:r w:rsidRPr="00977EA3">
              <w:rPr>
                <w:noProof w:val="0"/>
              </w:rPr>
              <w:t>[0..*]</w:t>
            </w:r>
          </w:p>
        </w:tc>
        <w:tc>
          <w:tcPr>
            <w:tcW w:w="1701" w:type="dxa"/>
          </w:tcPr>
          <w:p w14:paraId="3782EFF4" w14:textId="77777777" w:rsidR="007A1F44" w:rsidRPr="00977EA3" w:rsidRDefault="007A1F44">
            <w:pPr>
              <w:pStyle w:val="TableEntry"/>
              <w:jc w:val="center"/>
              <w:rPr>
                <w:noProof w:val="0"/>
              </w:rPr>
            </w:pPr>
            <w:r w:rsidRPr="00977EA3">
              <w:rPr>
                <w:noProof w:val="0"/>
              </w:rPr>
              <w:t>15</w:t>
            </w:r>
          </w:p>
        </w:tc>
      </w:tr>
      <w:tr w:rsidR="007A1F44" w:rsidRPr="00977EA3" w14:paraId="16C51521" w14:textId="77777777">
        <w:trPr>
          <w:cantSplit/>
          <w:jc w:val="center"/>
        </w:trPr>
        <w:tc>
          <w:tcPr>
            <w:tcW w:w="1951" w:type="dxa"/>
          </w:tcPr>
          <w:p w14:paraId="5EFED82B" w14:textId="77777777" w:rsidR="007A1F44" w:rsidRPr="00977EA3" w:rsidRDefault="007A1F44" w:rsidP="00A0052B">
            <w:pPr>
              <w:pStyle w:val="TableEntry"/>
              <w:rPr>
                <w:noProof w:val="0"/>
              </w:rPr>
            </w:pPr>
            <w:r w:rsidRPr="00977EA3">
              <w:rPr>
                <w:noProof w:val="0"/>
              </w:rPr>
              <w:t>NK1</w:t>
            </w:r>
          </w:p>
        </w:tc>
        <w:tc>
          <w:tcPr>
            <w:tcW w:w="3544" w:type="dxa"/>
          </w:tcPr>
          <w:p w14:paraId="71B7E506" w14:textId="77777777" w:rsidR="007A1F44" w:rsidRPr="00977EA3" w:rsidRDefault="007A1F44">
            <w:pPr>
              <w:pStyle w:val="TableEntry"/>
              <w:rPr>
                <w:noProof w:val="0"/>
              </w:rPr>
            </w:pPr>
            <w:r w:rsidRPr="00977EA3">
              <w:rPr>
                <w:noProof w:val="0"/>
              </w:rPr>
              <w:t>Next of Kin / Associated Parties</w:t>
            </w:r>
          </w:p>
        </w:tc>
        <w:tc>
          <w:tcPr>
            <w:tcW w:w="971" w:type="dxa"/>
          </w:tcPr>
          <w:p w14:paraId="36DA1D9A" w14:textId="77777777" w:rsidR="007A1F44" w:rsidRPr="00977EA3" w:rsidRDefault="007A1F44">
            <w:pPr>
              <w:pStyle w:val="TableEntry"/>
              <w:jc w:val="center"/>
              <w:rPr>
                <w:noProof w:val="0"/>
              </w:rPr>
            </w:pPr>
            <w:r w:rsidRPr="00977EA3">
              <w:rPr>
                <w:noProof w:val="0"/>
              </w:rPr>
              <w:t>O</w:t>
            </w:r>
          </w:p>
        </w:tc>
        <w:tc>
          <w:tcPr>
            <w:tcW w:w="872" w:type="dxa"/>
          </w:tcPr>
          <w:p w14:paraId="68AE71B0" w14:textId="77777777" w:rsidR="007A1F44" w:rsidRPr="00977EA3" w:rsidRDefault="007A1F44">
            <w:pPr>
              <w:pStyle w:val="TableEntry"/>
              <w:jc w:val="center"/>
              <w:rPr>
                <w:noProof w:val="0"/>
              </w:rPr>
            </w:pPr>
            <w:r w:rsidRPr="00977EA3">
              <w:rPr>
                <w:noProof w:val="0"/>
              </w:rPr>
              <w:t>[0..*]</w:t>
            </w:r>
          </w:p>
        </w:tc>
        <w:tc>
          <w:tcPr>
            <w:tcW w:w="1701" w:type="dxa"/>
          </w:tcPr>
          <w:p w14:paraId="074C577D" w14:textId="77777777" w:rsidR="007A1F44" w:rsidRPr="00977EA3" w:rsidRDefault="007A1F44">
            <w:pPr>
              <w:pStyle w:val="TableEntry"/>
              <w:jc w:val="center"/>
              <w:rPr>
                <w:noProof w:val="0"/>
              </w:rPr>
            </w:pPr>
            <w:r w:rsidRPr="00977EA3">
              <w:rPr>
                <w:noProof w:val="0"/>
              </w:rPr>
              <w:t>3</w:t>
            </w:r>
          </w:p>
        </w:tc>
      </w:tr>
      <w:tr w:rsidR="007A1F44" w:rsidRPr="00977EA3" w14:paraId="2233E674" w14:textId="77777777">
        <w:trPr>
          <w:cantSplit/>
          <w:jc w:val="center"/>
        </w:trPr>
        <w:tc>
          <w:tcPr>
            <w:tcW w:w="1951" w:type="dxa"/>
          </w:tcPr>
          <w:p w14:paraId="21C847BD" w14:textId="77777777" w:rsidR="007A1F44" w:rsidRPr="00977EA3" w:rsidRDefault="007A1F44" w:rsidP="00A0052B">
            <w:pPr>
              <w:pStyle w:val="TableEntry"/>
              <w:rPr>
                <w:noProof w:val="0"/>
              </w:rPr>
            </w:pPr>
            <w:r w:rsidRPr="00977EA3">
              <w:rPr>
                <w:noProof w:val="0"/>
              </w:rPr>
              <w:t>PV1</w:t>
            </w:r>
          </w:p>
        </w:tc>
        <w:tc>
          <w:tcPr>
            <w:tcW w:w="3544" w:type="dxa"/>
          </w:tcPr>
          <w:p w14:paraId="1B74F2B5" w14:textId="77777777" w:rsidR="007A1F44" w:rsidRPr="00977EA3" w:rsidRDefault="007A1F44">
            <w:pPr>
              <w:pStyle w:val="TableEntry"/>
              <w:rPr>
                <w:noProof w:val="0"/>
              </w:rPr>
            </w:pPr>
            <w:r w:rsidRPr="00977EA3">
              <w:rPr>
                <w:noProof w:val="0"/>
              </w:rPr>
              <w:t>Patient Visit</w:t>
            </w:r>
          </w:p>
        </w:tc>
        <w:tc>
          <w:tcPr>
            <w:tcW w:w="971" w:type="dxa"/>
          </w:tcPr>
          <w:p w14:paraId="708FC372" w14:textId="77777777" w:rsidR="007A1F44" w:rsidRPr="00977EA3" w:rsidRDefault="007A1F44">
            <w:pPr>
              <w:pStyle w:val="TableEntry"/>
              <w:jc w:val="center"/>
              <w:rPr>
                <w:noProof w:val="0"/>
              </w:rPr>
            </w:pPr>
            <w:r w:rsidRPr="00977EA3">
              <w:rPr>
                <w:noProof w:val="0"/>
              </w:rPr>
              <w:t>R</w:t>
            </w:r>
          </w:p>
        </w:tc>
        <w:tc>
          <w:tcPr>
            <w:tcW w:w="872" w:type="dxa"/>
          </w:tcPr>
          <w:p w14:paraId="5649E75F" w14:textId="77777777" w:rsidR="007A1F44" w:rsidRPr="00977EA3" w:rsidRDefault="007A1F44">
            <w:pPr>
              <w:pStyle w:val="TableEntry"/>
              <w:jc w:val="center"/>
              <w:rPr>
                <w:noProof w:val="0"/>
              </w:rPr>
            </w:pPr>
            <w:r w:rsidRPr="00977EA3">
              <w:rPr>
                <w:noProof w:val="0"/>
              </w:rPr>
              <w:t>[1..1]</w:t>
            </w:r>
          </w:p>
        </w:tc>
        <w:tc>
          <w:tcPr>
            <w:tcW w:w="1701" w:type="dxa"/>
          </w:tcPr>
          <w:p w14:paraId="6C3E0432" w14:textId="77777777" w:rsidR="007A1F44" w:rsidRPr="00977EA3" w:rsidRDefault="007A1F44">
            <w:pPr>
              <w:pStyle w:val="TableEntry"/>
              <w:jc w:val="center"/>
              <w:rPr>
                <w:noProof w:val="0"/>
              </w:rPr>
            </w:pPr>
            <w:r w:rsidRPr="00977EA3">
              <w:rPr>
                <w:noProof w:val="0"/>
              </w:rPr>
              <w:t>3</w:t>
            </w:r>
          </w:p>
        </w:tc>
      </w:tr>
      <w:tr w:rsidR="007A1F44" w:rsidRPr="00977EA3" w14:paraId="18C4BADF" w14:textId="77777777">
        <w:trPr>
          <w:cantSplit/>
          <w:jc w:val="center"/>
        </w:trPr>
        <w:tc>
          <w:tcPr>
            <w:tcW w:w="1951" w:type="dxa"/>
          </w:tcPr>
          <w:p w14:paraId="3C1CC662" w14:textId="77777777" w:rsidR="007A1F44" w:rsidRPr="00977EA3" w:rsidRDefault="007A1F44" w:rsidP="00A0052B">
            <w:pPr>
              <w:pStyle w:val="TableEntry"/>
              <w:rPr>
                <w:noProof w:val="0"/>
              </w:rPr>
            </w:pPr>
            <w:r w:rsidRPr="00977EA3">
              <w:rPr>
                <w:noProof w:val="0"/>
              </w:rPr>
              <w:t>PV2</w:t>
            </w:r>
          </w:p>
        </w:tc>
        <w:tc>
          <w:tcPr>
            <w:tcW w:w="3544" w:type="dxa"/>
          </w:tcPr>
          <w:p w14:paraId="36F37A10" w14:textId="77777777" w:rsidR="007A1F44" w:rsidRPr="00977EA3" w:rsidRDefault="007A1F44">
            <w:pPr>
              <w:pStyle w:val="TableEntry"/>
              <w:rPr>
                <w:noProof w:val="0"/>
              </w:rPr>
            </w:pPr>
            <w:r w:rsidRPr="00977EA3">
              <w:rPr>
                <w:noProof w:val="0"/>
              </w:rPr>
              <w:t>Patient Visit – Additional Info</w:t>
            </w:r>
          </w:p>
        </w:tc>
        <w:tc>
          <w:tcPr>
            <w:tcW w:w="971" w:type="dxa"/>
          </w:tcPr>
          <w:p w14:paraId="359E9732" w14:textId="77777777" w:rsidR="007A1F44" w:rsidRPr="00977EA3" w:rsidRDefault="007A1F44">
            <w:pPr>
              <w:pStyle w:val="TableEntry"/>
              <w:jc w:val="center"/>
              <w:rPr>
                <w:noProof w:val="0"/>
              </w:rPr>
            </w:pPr>
            <w:r w:rsidRPr="00977EA3">
              <w:rPr>
                <w:noProof w:val="0"/>
              </w:rPr>
              <w:t>O</w:t>
            </w:r>
          </w:p>
        </w:tc>
        <w:tc>
          <w:tcPr>
            <w:tcW w:w="872" w:type="dxa"/>
          </w:tcPr>
          <w:p w14:paraId="201B3BC6" w14:textId="77777777" w:rsidR="007A1F44" w:rsidRPr="00977EA3" w:rsidRDefault="007A1F44">
            <w:pPr>
              <w:pStyle w:val="TableEntry"/>
              <w:jc w:val="center"/>
              <w:rPr>
                <w:noProof w:val="0"/>
              </w:rPr>
            </w:pPr>
            <w:r w:rsidRPr="00977EA3">
              <w:rPr>
                <w:noProof w:val="0"/>
              </w:rPr>
              <w:t>[0..1]</w:t>
            </w:r>
          </w:p>
        </w:tc>
        <w:tc>
          <w:tcPr>
            <w:tcW w:w="1701" w:type="dxa"/>
          </w:tcPr>
          <w:p w14:paraId="4FD0CFE7" w14:textId="77777777" w:rsidR="007A1F44" w:rsidRPr="00977EA3" w:rsidRDefault="007A1F44">
            <w:pPr>
              <w:pStyle w:val="TableEntry"/>
              <w:jc w:val="center"/>
              <w:rPr>
                <w:noProof w:val="0"/>
              </w:rPr>
            </w:pPr>
            <w:r w:rsidRPr="00977EA3">
              <w:rPr>
                <w:noProof w:val="0"/>
              </w:rPr>
              <w:t>3</w:t>
            </w:r>
          </w:p>
        </w:tc>
      </w:tr>
      <w:tr w:rsidR="007A1F44" w:rsidRPr="00977EA3" w14:paraId="0EFCB67A" w14:textId="77777777">
        <w:trPr>
          <w:cantSplit/>
          <w:jc w:val="center"/>
        </w:trPr>
        <w:tc>
          <w:tcPr>
            <w:tcW w:w="1951" w:type="dxa"/>
          </w:tcPr>
          <w:p w14:paraId="4E41AA58" w14:textId="77777777" w:rsidR="007A1F44" w:rsidRPr="00977EA3" w:rsidRDefault="007A1F44" w:rsidP="00A0052B">
            <w:pPr>
              <w:pStyle w:val="TableEntry"/>
              <w:rPr>
                <w:noProof w:val="0"/>
              </w:rPr>
            </w:pPr>
            <w:r w:rsidRPr="00977EA3">
              <w:rPr>
                <w:noProof w:val="0"/>
              </w:rPr>
              <w:t>ZBE</w:t>
            </w:r>
          </w:p>
        </w:tc>
        <w:tc>
          <w:tcPr>
            <w:tcW w:w="3544" w:type="dxa"/>
          </w:tcPr>
          <w:p w14:paraId="4830C7B0" w14:textId="77777777" w:rsidR="007A1F44" w:rsidRPr="00977EA3" w:rsidRDefault="007A1F44">
            <w:pPr>
              <w:pStyle w:val="TableEntry"/>
              <w:rPr>
                <w:noProof w:val="0"/>
              </w:rPr>
            </w:pPr>
            <w:r w:rsidRPr="00977EA3">
              <w:rPr>
                <w:noProof w:val="0"/>
              </w:rPr>
              <w:t>Movement segment</w:t>
            </w:r>
          </w:p>
        </w:tc>
        <w:tc>
          <w:tcPr>
            <w:tcW w:w="971" w:type="dxa"/>
          </w:tcPr>
          <w:p w14:paraId="12697CFD" w14:textId="77777777" w:rsidR="007A1F44" w:rsidRPr="00977EA3" w:rsidRDefault="007A1F44">
            <w:pPr>
              <w:pStyle w:val="TableEntry"/>
              <w:jc w:val="center"/>
              <w:rPr>
                <w:noProof w:val="0"/>
              </w:rPr>
            </w:pPr>
            <w:r w:rsidRPr="00977EA3">
              <w:rPr>
                <w:noProof w:val="0"/>
              </w:rPr>
              <w:t>R</w:t>
            </w:r>
          </w:p>
        </w:tc>
        <w:tc>
          <w:tcPr>
            <w:tcW w:w="872" w:type="dxa"/>
          </w:tcPr>
          <w:p w14:paraId="73ECA569" w14:textId="77777777" w:rsidR="007A1F44" w:rsidRPr="00977EA3" w:rsidRDefault="007A1F44">
            <w:pPr>
              <w:pStyle w:val="TableEntry"/>
              <w:jc w:val="center"/>
              <w:rPr>
                <w:noProof w:val="0"/>
              </w:rPr>
            </w:pPr>
            <w:r w:rsidRPr="00977EA3">
              <w:rPr>
                <w:noProof w:val="0"/>
              </w:rPr>
              <w:t>[1..1]</w:t>
            </w:r>
          </w:p>
        </w:tc>
        <w:tc>
          <w:tcPr>
            <w:tcW w:w="1701" w:type="dxa"/>
          </w:tcPr>
          <w:p w14:paraId="5892B37D" w14:textId="77777777" w:rsidR="007A1F44" w:rsidRPr="00977EA3" w:rsidRDefault="007A1F44">
            <w:pPr>
              <w:pStyle w:val="TableEntry"/>
              <w:jc w:val="center"/>
              <w:rPr>
                <w:noProof w:val="0"/>
              </w:rPr>
            </w:pPr>
          </w:p>
        </w:tc>
      </w:tr>
      <w:tr w:rsidR="007A1F44" w:rsidRPr="00977EA3" w14:paraId="5511008E" w14:textId="77777777">
        <w:trPr>
          <w:cantSplit/>
          <w:jc w:val="center"/>
        </w:trPr>
        <w:tc>
          <w:tcPr>
            <w:tcW w:w="1951" w:type="dxa"/>
          </w:tcPr>
          <w:p w14:paraId="0FF127A9" w14:textId="77777777" w:rsidR="007A1F44" w:rsidRPr="00977EA3" w:rsidRDefault="007A1F44" w:rsidP="00A0052B">
            <w:pPr>
              <w:pStyle w:val="TableEntry"/>
              <w:rPr>
                <w:noProof w:val="0"/>
              </w:rPr>
            </w:pPr>
            <w:r w:rsidRPr="00977EA3">
              <w:rPr>
                <w:noProof w:val="0"/>
              </w:rPr>
              <w:t>ROL</w:t>
            </w:r>
          </w:p>
        </w:tc>
        <w:tc>
          <w:tcPr>
            <w:tcW w:w="3544" w:type="dxa"/>
          </w:tcPr>
          <w:p w14:paraId="318B40DB" w14:textId="77777777" w:rsidR="007A1F44" w:rsidRPr="00977EA3" w:rsidRDefault="007A1F44">
            <w:pPr>
              <w:pStyle w:val="TableEntry"/>
              <w:rPr>
                <w:noProof w:val="0"/>
              </w:rPr>
            </w:pPr>
            <w:r w:rsidRPr="00977EA3">
              <w:rPr>
                <w:noProof w:val="0"/>
              </w:rPr>
              <w:t>Role</w:t>
            </w:r>
          </w:p>
        </w:tc>
        <w:tc>
          <w:tcPr>
            <w:tcW w:w="971" w:type="dxa"/>
          </w:tcPr>
          <w:p w14:paraId="4643EFD1" w14:textId="77777777" w:rsidR="007A1F44" w:rsidRPr="00977EA3" w:rsidRDefault="007A1F44">
            <w:pPr>
              <w:pStyle w:val="TableEntry"/>
              <w:jc w:val="center"/>
              <w:rPr>
                <w:noProof w:val="0"/>
              </w:rPr>
            </w:pPr>
            <w:r w:rsidRPr="00977EA3">
              <w:rPr>
                <w:noProof w:val="0"/>
              </w:rPr>
              <w:t>O</w:t>
            </w:r>
          </w:p>
        </w:tc>
        <w:tc>
          <w:tcPr>
            <w:tcW w:w="872" w:type="dxa"/>
          </w:tcPr>
          <w:p w14:paraId="37541219" w14:textId="77777777" w:rsidR="007A1F44" w:rsidRPr="00977EA3" w:rsidRDefault="007A1F44">
            <w:pPr>
              <w:pStyle w:val="TableEntry"/>
              <w:jc w:val="center"/>
              <w:rPr>
                <w:noProof w:val="0"/>
              </w:rPr>
            </w:pPr>
            <w:r w:rsidRPr="00977EA3">
              <w:rPr>
                <w:noProof w:val="0"/>
              </w:rPr>
              <w:t>[0..*]</w:t>
            </w:r>
          </w:p>
        </w:tc>
        <w:tc>
          <w:tcPr>
            <w:tcW w:w="1701" w:type="dxa"/>
          </w:tcPr>
          <w:p w14:paraId="2F471583" w14:textId="77777777" w:rsidR="007A1F44" w:rsidRPr="00977EA3" w:rsidRDefault="007A1F44">
            <w:pPr>
              <w:pStyle w:val="TableEntry"/>
              <w:jc w:val="center"/>
              <w:rPr>
                <w:noProof w:val="0"/>
              </w:rPr>
            </w:pPr>
            <w:r w:rsidRPr="00977EA3">
              <w:rPr>
                <w:noProof w:val="0"/>
              </w:rPr>
              <w:t>15</w:t>
            </w:r>
          </w:p>
        </w:tc>
      </w:tr>
      <w:tr w:rsidR="007A1F44" w:rsidRPr="00977EA3" w14:paraId="7496F587" w14:textId="77777777">
        <w:trPr>
          <w:cantSplit/>
          <w:jc w:val="center"/>
        </w:trPr>
        <w:tc>
          <w:tcPr>
            <w:tcW w:w="1951" w:type="dxa"/>
          </w:tcPr>
          <w:p w14:paraId="084F29BF" w14:textId="77777777" w:rsidR="007A1F44" w:rsidRPr="00977EA3" w:rsidRDefault="007A1F44" w:rsidP="00A0052B">
            <w:pPr>
              <w:pStyle w:val="TableEntry"/>
              <w:rPr>
                <w:noProof w:val="0"/>
              </w:rPr>
            </w:pPr>
            <w:r w:rsidRPr="00977EA3">
              <w:rPr>
                <w:noProof w:val="0"/>
              </w:rPr>
              <w:t>DB1</w:t>
            </w:r>
          </w:p>
        </w:tc>
        <w:tc>
          <w:tcPr>
            <w:tcW w:w="3544" w:type="dxa"/>
          </w:tcPr>
          <w:p w14:paraId="600135EA" w14:textId="77777777" w:rsidR="007A1F44" w:rsidRPr="00977EA3" w:rsidRDefault="007A1F44">
            <w:pPr>
              <w:pStyle w:val="TableEntry"/>
              <w:rPr>
                <w:noProof w:val="0"/>
              </w:rPr>
            </w:pPr>
            <w:r w:rsidRPr="00977EA3">
              <w:rPr>
                <w:noProof w:val="0"/>
              </w:rPr>
              <w:t>Disability Information</w:t>
            </w:r>
          </w:p>
        </w:tc>
        <w:tc>
          <w:tcPr>
            <w:tcW w:w="971" w:type="dxa"/>
          </w:tcPr>
          <w:p w14:paraId="297E2E52" w14:textId="77777777" w:rsidR="007A1F44" w:rsidRPr="00977EA3" w:rsidRDefault="007A1F44">
            <w:pPr>
              <w:pStyle w:val="TableEntry"/>
              <w:jc w:val="center"/>
              <w:rPr>
                <w:noProof w:val="0"/>
              </w:rPr>
            </w:pPr>
            <w:r w:rsidRPr="00977EA3">
              <w:rPr>
                <w:noProof w:val="0"/>
              </w:rPr>
              <w:t>O</w:t>
            </w:r>
          </w:p>
        </w:tc>
        <w:tc>
          <w:tcPr>
            <w:tcW w:w="872" w:type="dxa"/>
          </w:tcPr>
          <w:p w14:paraId="68C3D13C" w14:textId="77777777" w:rsidR="007A1F44" w:rsidRPr="00977EA3" w:rsidRDefault="007A1F44">
            <w:pPr>
              <w:pStyle w:val="TableEntry"/>
              <w:jc w:val="center"/>
              <w:rPr>
                <w:noProof w:val="0"/>
              </w:rPr>
            </w:pPr>
            <w:r w:rsidRPr="00977EA3">
              <w:rPr>
                <w:noProof w:val="0"/>
              </w:rPr>
              <w:t>[0..*]</w:t>
            </w:r>
          </w:p>
        </w:tc>
        <w:tc>
          <w:tcPr>
            <w:tcW w:w="1701" w:type="dxa"/>
          </w:tcPr>
          <w:p w14:paraId="3B3ED5A5" w14:textId="77777777" w:rsidR="007A1F44" w:rsidRPr="00977EA3" w:rsidRDefault="007A1F44">
            <w:pPr>
              <w:pStyle w:val="TableEntry"/>
              <w:jc w:val="center"/>
              <w:rPr>
                <w:noProof w:val="0"/>
              </w:rPr>
            </w:pPr>
            <w:r w:rsidRPr="00977EA3">
              <w:rPr>
                <w:noProof w:val="0"/>
              </w:rPr>
              <w:t>3</w:t>
            </w:r>
          </w:p>
        </w:tc>
      </w:tr>
      <w:tr w:rsidR="007A1F44" w:rsidRPr="00977EA3" w14:paraId="102AF153" w14:textId="77777777">
        <w:trPr>
          <w:cantSplit/>
          <w:jc w:val="center"/>
        </w:trPr>
        <w:tc>
          <w:tcPr>
            <w:tcW w:w="1951" w:type="dxa"/>
          </w:tcPr>
          <w:p w14:paraId="5E562D09" w14:textId="77777777" w:rsidR="007A1F44" w:rsidRPr="00977EA3" w:rsidRDefault="007A1F44" w:rsidP="00A0052B">
            <w:pPr>
              <w:pStyle w:val="TableEntry"/>
              <w:rPr>
                <w:noProof w:val="0"/>
              </w:rPr>
            </w:pPr>
            <w:r w:rsidRPr="00977EA3">
              <w:rPr>
                <w:noProof w:val="0"/>
              </w:rPr>
              <w:t>OBX</w:t>
            </w:r>
          </w:p>
        </w:tc>
        <w:tc>
          <w:tcPr>
            <w:tcW w:w="3544" w:type="dxa"/>
          </w:tcPr>
          <w:p w14:paraId="2B0A88D0" w14:textId="77777777" w:rsidR="007A1F44" w:rsidRPr="00977EA3" w:rsidRDefault="007A1F44">
            <w:pPr>
              <w:pStyle w:val="TableEntry"/>
              <w:rPr>
                <w:noProof w:val="0"/>
              </w:rPr>
            </w:pPr>
            <w:r w:rsidRPr="00977EA3">
              <w:rPr>
                <w:noProof w:val="0"/>
              </w:rPr>
              <w:t>Observation/Result</w:t>
            </w:r>
          </w:p>
        </w:tc>
        <w:tc>
          <w:tcPr>
            <w:tcW w:w="971" w:type="dxa"/>
          </w:tcPr>
          <w:p w14:paraId="4E2F6589" w14:textId="77777777" w:rsidR="007A1F44" w:rsidRPr="00977EA3" w:rsidRDefault="007A1F44">
            <w:pPr>
              <w:pStyle w:val="TableEntry"/>
              <w:jc w:val="center"/>
              <w:rPr>
                <w:noProof w:val="0"/>
              </w:rPr>
            </w:pPr>
            <w:r w:rsidRPr="00977EA3">
              <w:rPr>
                <w:noProof w:val="0"/>
              </w:rPr>
              <w:t>O</w:t>
            </w:r>
          </w:p>
        </w:tc>
        <w:tc>
          <w:tcPr>
            <w:tcW w:w="872" w:type="dxa"/>
          </w:tcPr>
          <w:p w14:paraId="0B5707AC" w14:textId="77777777" w:rsidR="007A1F44" w:rsidRPr="00977EA3" w:rsidRDefault="007A1F44">
            <w:pPr>
              <w:pStyle w:val="TableEntry"/>
              <w:jc w:val="center"/>
              <w:rPr>
                <w:noProof w:val="0"/>
              </w:rPr>
            </w:pPr>
            <w:r w:rsidRPr="00977EA3">
              <w:rPr>
                <w:noProof w:val="0"/>
              </w:rPr>
              <w:t>[0..*]</w:t>
            </w:r>
          </w:p>
        </w:tc>
        <w:tc>
          <w:tcPr>
            <w:tcW w:w="1701" w:type="dxa"/>
          </w:tcPr>
          <w:p w14:paraId="24CE0F3A" w14:textId="77777777" w:rsidR="007A1F44" w:rsidRPr="00977EA3" w:rsidRDefault="007A1F44">
            <w:pPr>
              <w:pStyle w:val="TableEntry"/>
              <w:jc w:val="center"/>
              <w:rPr>
                <w:noProof w:val="0"/>
              </w:rPr>
            </w:pPr>
            <w:r w:rsidRPr="00977EA3">
              <w:rPr>
                <w:noProof w:val="0"/>
              </w:rPr>
              <w:t>7</w:t>
            </w:r>
          </w:p>
        </w:tc>
      </w:tr>
      <w:tr w:rsidR="007A1F44" w:rsidRPr="00977EA3" w14:paraId="7EC20A0C" w14:textId="77777777">
        <w:trPr>
          <w:cantSplit/>
          <w:jc w:val="center"/>
        </w:trPr>
        <w:tc>
          <w:tcPr>
            <w:tcW w:w="1951" w:type="dxa"/>
          </w:tcPr>
          <w:p w14:paraId="5A78BB0B" w14:textId="77777777" w:rsidR="007A1F44" w:rsidRPr="00977EA3" w:rsidRDefault="007A1F44" w:rsidP="00A0052B">
            <w:pPr>
              <w:pStyle w:val="TableEntry"/>
              <w:rPr>
                <w:noProof w:val="0"/>
              </w:rPr>
            </w:pPr>
            <w:r w:rsidRPr="00977EA3">
              <w:rPr>
                <w:noProof w:val="0"/>
              </w:rPr>
              <w:t>AL1</w:t>
            </w:r>
          </w:p>
        </w:tc>
        <w:tc>
          <w:tcPr>
            <w:tcW w:w="3544" w:type="dxa"/>
          </w:tcPr>
          <w:p w14:paraId="64AC702F" w14:textId="77777777" w:rsidR="007A1F44" w:rsidRPr="00977EA3" w:rsidRDefault="007A1F44">
            <w:pPr>
              <w:pStyle w:val="TableEntry"/>
              <w:rPr>
                <w:noProof w:val="0"/>
              </w:rPr>
            </w:pPr>
            <w:r w:rsidRPr="00977EA3">
              <w:rPr>
                <w:noProof w:val="0"/>
              </w:rPr>
              <w:t>Allergy Information</w:t>
            </w:r>
          </w:p>
        </w:tc>
        <w:tc>
          <w:tcPr>
            <w:tcW w:w="971" w:type="dxa"/>
          </w:tcPr>
          <w:p w14:paraId="46589716" w14:textId="77777777" w:rsidR="007A1F44" w:rsidRPr="00977EA3" w:rsidRDefault="007A1F44">
            <w:pPr>
              <w:pStyle w:val="TableEntry"/>
              <w:jc w:val="center"/>
              <w:rPr>
                <w:noProof w:val="0"/>
              </w:rPr>
            </w:pPr>
            <w:r w:rsidRPr="00977EA3">
              <w:rPr>
                <w:noProof w:val="0"/>
              </w:rPr>
              <w:t>O</w:t>
            </w:r>
          </w:p>
        </w:tc>
        <w:tc>
          <w:tcPr>
            <w:tcW w:w="872" w:type="dxa"/>
          </w:tcPr>
          <w:p w14:paraId="4FA902EE" w14:textId="77777777" w:rsidR="007A1F44" w:rsidRPr="00977EA3" w:rsidRDefault="007A1F44">
            <w:pPr>
              <w:pStyle w:val="TableEntry"/>
              <w:jc w:val="center"/>
              <w:rPr>
                <w:noProof w:val="0"/>
              </w:rPr>
            </w:pPr>
            <w:r w:rsidRPr="00977EA3">
              <w:rPr>
                <w:noProof w:val="0"/>
              </w:rPr>
              <w:t>[0..*]</w:t>
            </w:r>
          </w:p>
        </w:tc>
        <w:tc>
          <w:tcPr>
            <w:tcW w:w="1701" w:type="dxa"/>
          </w:tcPr>
          <w:p w14:paraId="21E2396F" w14:textId="77777777" w:rsidR="007A1F44" w:rsidRPr="00977EA3" w:rsidRDefault="007A1F44">
            <w:pPr>
              <w:pStyle w:val="TableEntry"/>
              <w:jc w:val="center"/>
              <w:rPr>
                <w:noProof w:val="0"/>
              </w:rPr>
            </w:pPr>
            <w:r w:rsidRPr="00977EA3">
              <w:rPr>
                <w:noProof w:val="0"/>
              </w:rPr>
              <w:t>3</w:t>
            </w:r>
          </w:p>
        </w:tc>
      </w:tr>
      <w:tr w:rsidR="007A1F44" w:rsidRPr="00977EA3" w14:paraId="628A74EC" w14:textId="77777777">
        <w:trPr>
          <w:cantSplit/>
          <w:jc w:val="center"/>
        </w:trPr>
        <w:tc>
          <w:tcPr>
            <w:tcW w:w="1951" w:type="dxa"/>
          </w:tcPr>
          <w:p w14:paraId="75086D6F" w14:textId="77777777" w:rsidR="007A1F44" w:rsidRPr="00977EA3" w:rsidRDefault="007A1F44" w:rsidP="00A0052B">
            <w:pPr>
              <w:pStyle w:val="TableEntry"/>
              <w:rPr>
                <w:noProof w:val="0"/>
              </w:rPr>
            </w:pPr>
            <w:r w:rsidRPr="00977EA3">
              <w:rPr>
                <w:noProof w:val="0"/>
              </w:rPr>
              <w:t>DG1</w:t>
            </w:r>
          </w:p>
        </w:tc>
        <w:tc>
          <w:tcPr>
            <w:tcW w:w="3544" w:type="dxa"/>
          </w:tcPr>
          <w:p w14:paraId="5F5B3DEC" w14:textId="77777777" w:rsidR="007A1F44" w:rsidRPr="00977EA3" w:rsidRDefault="007A1F44">
            <w:pPr>
              <w:pStyle w:val="TableEntry"/>
              <w:rPr>
                <w:noProof w:val="0"/>
              </w:rPr>
            </w:pPr>
            <w:r w:rsidRPr="00977EA3">
              <w:rPr>
                <w:noProof w:val="0"/>
              </w:rPr>
              <w:t>Diagnosis Information</w:t>
            </w:r>
          </w:p>
        </w:tc>
        <w:tc>
          <w:tcPr>
            <w:tcW w:w="971" w:type="dxa"/>
          </w:tcPr>
          <w:p w14:paraId="4A6377A7" w14:textId="77777777" w:rsidR="007A1F44" w:rsidRPr="00977EA3" w:rsidRDefault="007A1F44">
            <w:pPr>
              <w:pStyle w:val="TableEntry"/>
              <w:jc w:val="center"/>
              <w:rPr>
                <w:noProof w:val="0"/>
              </w:rPr>
            </w:pPr>
            <w:r w:rsidRPr="00977EA3">
              <w:rPr>
                <w:noProof w:val="0"/>
              </w:rPr>
              <w:t>O</w:t>
            </w:r>
          </w:p>
        </w:tc>
        <w:tc>
          <w:tcPr>
            <w:tcW w:w="872" w:type="dxa"/>
          </w:tcPr>
          <w:p w14:paraId="64F2113D" w14:textId="77777777" w:rsidR="007A1F44" w:rsidRPr="00977EA3" w:rsidRDefault="007A1F44">
            <w:pPr>
              <w:pStyle w:val="TableEntry"/>
              <w:jc w:val="center"/>
              <w:rPr>
                <w:noProof w:val="0"/>
              </w:rPr>
            </w:pPr>
            <w:r w:rsidRPr="00977EA3">
              <w:rPr>
                <w:noProof w:val="0"/>
              </w:rPr>
              <w:t>[0..*]</w:t>
            </w:r>
          </w:p>
        </w:tc>
        <w:tc>
          <w:tcPr>
            <w:tcW w:w="1701" w:type="dxa"/>
          </w:tcPr>
          <w:p w14:paraId="358C4D9E" w14:textId="77777777" w:rsidR="007A1F44" w:rsidRPr="00977EA3" w:rsidRDefault="007A1F44">
            <w:pPr>
              <w:pStyle w:val="TableEntry"/>
              <w:jc w:val="center"/>
              <w:rPr>
                <w:noProof w:val="0"/>
              </w:rPr>
            </w:pPr>
            <w:r w:rsidRPr="00977EA3">
              <w:rPr>
                <w:noProof w:val="0"/>
              </w:rPr>
              <w:t>6</w:t>
            </w:r>
          </w:p>
        </w:tc>
      </w:tr>
      <w:tr w:rsidR="007A1F44" w:rsidRPr="00977EA3" w14:paraId="7C976748" w14:textId="77777777">
        <w:trPr>
          <w:cantSplit/>
          <w:jc w:val="center"/>
        </w:trPr>
        <w:tc>
          <w:tcPr>
            <w:tcW w:w="1951" w:type="dxa"/>
          </w:tcPr>
          <w:p w14:paraId="74B4695B" w14:textId="77777777" w:rsidR="007A1F44" w:rsidRPr="00977EA3" w:rsidRDefault="007A1F44" w:rsidP="00A0052B">
            <w:pPr>
              <w:pStyle w:val="TableEntry"/>
              <w:rPr>
                <w:noProof w:val="0"/>
              </w:rPr>
            </w:pPr>
            <w:r w:rsidRPr="00977EA3">
              <w:rPr>
                <w:noProof w:val="0"/>
              </w:rPr>
              <w:t>DRG</w:t>
            </w:r>
          </w:p>
        </w:tc>
        <w:tc>
          <w:tcPr>
            <w:tcW w:w="3544" w:type="dxa"/>
          </w:tcPr>
          <w:p w14:paraId="483AD047" w14:textId="77777777" w:rsidR="007A1F44" w:rsidRPr="00977EA3" w:rsidRDefault="007A1F44">
            <w:pPr>
              <w:pStyle w:val="TableEntry"/>
              <w:rPr>
                <w:noProof w:val="0"/>
              </w:rPr>
            </w:pPr>
            <w:r w:rsidRPr="00977EA3">
              <w:rPr>
                <w:noProof w:val="0"/>
              </w:rPr>
              <w:t>Diagnosis Related Group</w:t>
            </w:r>
          </w:p>
        </w:tc>
        <w:tc>
          <w:tcPr>
            <w:tcW w:w="971" w:type="dxa"/>
          </w:tcPr>
          <w:p w14:paraId="13551654" w14:textId="77777777" w:rsidR="007A1F44" w:rsidRPr="00977EA3" w:rsidRDefault="007A1F44">
            <w:pPr>
              <w:pStyle w:val="TableEntry"/>
              <w:jc w:val="center"/>
              <w:rPr>
                <w:noProof w:val="0"/>
              </w:rPr>
            </w:pPr>
            <w:r w:rsidRPr="00977EA3">
              <w:rPr>
                <w:noProof w:val="0"/>
              </w:rPr>
              <w:t>O</w:t>
            </w:r>
          </w:p>
        </w:tc>
        <w:tc>
          <w:tcPr>
            <w:tcW w:w="872" w:type="dxa"/>
          </w:tcPr>
          <w:p w14:paraId="42464286" w14:textId="77777777" w:rsidR="007A1F44" w:rsidRPr="00977EA3" w:rsidRDefault="007A1F44">
            <w:pPr>
              <w:pStyle w:val="TableEntry"/>
              <w:jc w:val="center"/>
              <w:rPr>
                <w:noProof w:val="0"/>
              </w:rPr>
            </w:pPr>
            <w:r w:rsidRPr="00977EA3">
              <w:rPr>
                <w:noProof w:val="0"/>
              </w:rPr>
              <w:t>[0..1]</w:t>
            </w:r>
          </w:p>
        </w:tc>
        <w:tc>
          <w:tcPr>
            <w:tcW w:w="1701" w:type="dxa"/>
          </w:tcPr>
          <w:p w14:paraId="1C72D663" w14:textId="77777777" w:rsidR="007A1F44" w:rsidRPr="00977EA3" w:rsidRDefault="007A1F44">
            <w:pPr>
              <w:pStyle w:val="TableEntry"/>
              <w:jc w:val="center"/>
              <w:rPr>
                <w:noProof w:val="0"/>
              </w:rPr>
            </w:pPr>
            <w:r w:rsidRPr="00977EA3">
              <w:rPr>
                <w:noProof w:val="0"/>
              </w:rPr>
              <w:t>6</w:t>
            </w:r>
          </w:p>
        </w:tc>
      </w:tr>
      <w:tr w:rsidR="007A1F44" w:rsidRPr="00977EA3" w14:paraId="22FA7F14" w14:textId="77777777">
        <w:trPr>
          <w:cantSplit/>
          <w:jc w:val="center"/>
        </w:trPr>
        <w:tc>
          <w:tcPr>
            <w:tcW w:w="1951" w:type="dxa"/>
          </w:tcPr>
          <w:p w14:paraId="576234C2" w14:textId="77777777" w:rsidR="007A1F44" w:rsidRPr="00977EA3" w:rsidRDefault="007A1F44" w:rsidP="00A0052B">
            <w:pPr>
              <w:pStyle w:val="TableEntry"/>
              <w:rPr>
                <w:noProof w:val="0"/>
              </w:rPr>
            </w:pPr>
            <w:r w:rsidRPr="00977EA3">
              <w:rPr>
                <w:noProof w:val="0"/>
              </w:rPr>
              <w:t>---</w:t>
            </w:r>
          </w:p>
        </w:tc>
        <w:tc>
          <w:tcPr>
            <w:tcW w:w="3544" w:type="dxa"/>
          </w:tcPr>
          <w:p w14:paraId="6D8EDD33" w14:textId="77777777" w:rsidR="007A1F44" w:rsidRPr="00977EA3" w:rsidRDefault="007A1F44">
            <w:pPr>
              <w:pStyle w:val="TableEntry"/>
              <w:rPr>
                <w:noProof w:val="0"/>
              </w:rPr>
            </w:pPr>
            <w:r w:rsidRPr="00977EA3">
              <w:rPr>
                <w:noProof w:val="0"/>
              </w:rPr>
              <w:t>--- PROCEDURE begin</w:t>
            </w:r>
          </w:p>
        </w:tc>
        <w:tc>
          <w:tcPr>
            <w:tcW w:w="971" w:type="dxa"/>
          </w:tcPr>
          <w:p w14:paraId="1CC8EEDB" w14:textId="77777777" w:rsidR="007A1F44" w:rsidRPr="00977EA3" w:rsidRDefault="007A1F44">
            <w:pPr>
              <w:pStyle w:val="TableEntry"/>
              <w:jc w:val="center"/>
              <w:rPr>
                <w:noProof w:val="0"/>
              </w:rPr>
            </w:pPr>
            <w:r w:rsidRPr="00977EA3">
              <w:rPr>
                <w:noProof w:val="0"/>
              </w:rPr>
              <w:t>O</w:t>
            </w:r>
          </w:p>
        </w:tc>
        <w:tc>
          <w:tcPr>
            <w:tcW w:w="872" w:type="dxa"/>
          </w:tcPr>
          <w:p w14:paraId="63800ED0" w14:textId="77777777" w:rsidR="007A1F44" w:rsidRPr="00977EA3" w:rsidRDefault="007A1F44">
            <w:pPr>
              <w:pStyle w:val="TableEntry"/>
              <w:jc w:val="center"/>
              <w:rPr>
                <w:noProof w:val="0"/>
              </w:rPr>
            </w:pPr>
            <w:r w:rsidRPr="00977EA3">
              <w:rPr>
                <w:noProof w:val="0"/>
              </w:rPr>
              <w:t>[0..*]</w:t>
            </w:r>
          </w:p>
        </w:tc>
        <w:tc>
          <w:tcPr>
            <w:tcW w:w="1701" w:type="dxa"/>
          </w:tcPr>
          <w:p w14:paraId="42C537CD" w14:textId="77777777" w:rsidR="007A1F44" w:rsidRPr="00977EA3" w:rsidRDefault="007A1F44">
            <w:pPr>
              <w:pStyle w:val="TableEntry"/>
              <w:jc w:val="center"/>
              <w:rPr>
                <w:noProof w:val="0"/>
              </w:rPr>
            </w:pPr>
          </w:p>
        </w:tc>
      </w:tr>
      <w:tr w:rsidR="007A1F44" w:rsidRPr="00977EA3" w14:paraId="6BD7F1CD" w14:textId="77777777">
        <w:trPr>
          <w:cantSplit/>
          <w:jc w:val="center"/>
        </w:trPr>
        <w:tc>
          <w:tcPr>
            <w:tcW w:w="1951" w:type="dxa"/>
          </w:tcPr>
          <w:p w14:paraId="7EE9E04E" w14:textId="77777777" w:rsidR="007A1F44" w:rsidRPr="00977EA3" w:rsidRDefault="007A1F44" w:rsidP="00A0052B">
            <w:pPr>
              <w:pStyle w:val="TableEntry"/>
              <w:rPr>
                <w:noProof w:val="0"/>
              </w:rPr>
            </w:pPr>
            <w:r w:rsidRPr="00977EA3">
              <w:rPr>
                <w:noProof w:val="0"/>
              </w:rPr>
              <w:t xml:space="preserve">  PR1</w:t>
            </w:r>
          </w:p>
        </w:tc>
        <w:tc>
          <w:tcPr>
            <w:tcW w:w="3544" w:type="dxa"/>
          </w:tcPr>
          <w:p w14:paraId="6D4EF975" w14:textId="77777777" w:rsidR="007A1F44" w:rsidRPr="00977EA3" w:rsidRDefault="007A1F44">
            <w:pPr>
              <w:pStyle w:val="TableEntry"/>
              <w:rPr>
                <w:noProof w:val="0"/>
              </w:rPr>
            </w:pPr>
            <w:r w:rsidRPr="00977EA3">
              <w:rPr>
                <w:noProof w:val="0"/>
              </w:rPr>
              <w:t>Procedures</w:t>
            </w:r>
          </w:p>
        </w:tc>
        <w:tc>
          <w:tcPr>
            <w:tcW w:w="971" w:type="dxa"/>
          </w:tcPr>
          <w:p w14:paraId="09C4F7B7" w14:textId="77777777" w:rsidR="007A1F44" w:rsidRPr="00977EA3" w:rsidRDefault="007A1F44">
            <w:pPr>
              <w:pStyle w:val="TableEntry"/>
              <w:jc w:val="center"/>
              <w:rPr>
                <w:noProof w:val="0"/>
              </w:rPr>
            </w:pPr>
            <w:r w:rsidRPr="00977EA3">
              <w:rPr>
                <w:noProof w:val="0"/>
              </w:rPr>
              <w:t>R</w:t>
            </w:r>
          </w:p>
        </w:tc>
        <w:tc>
          <w:tcPr>
            <w:tcW w:w="872" w:type="dxa"/>
          </w:tcPr>
          <w:p w14:paraId="645FE4D8" w14:textId="77777777" w:rsidR="007A1F44" w:rsidRPr="00977EA3" w:rsidRDefault="007A1F44">
            <w:pPr>
              <w:pStyle w:val="TableEntry"/>
              <w:jc w:val="center"/>
              <w:rPr>
                <w:noProof w:val="0"/>
              </w:rPr>
            </w:pPr>
            <w:r w:rsidRPr="00977EA3">
              <w:rPr>
                <w:noProof w:val="0"/>
              </w:rPr>
              <w:t>[1..1]</w:t>
            </w:r>
          </w:p>
        </w:tc>
        <w:tc>
          <w:tcPr>
            <w:tcW w:w="1701" w:type="dxa"/>
          </w:tcPr>
          <w:p w14:paraId="4DDB299B" w14:textId="77777777" w:rsidR="007A1F44" w:rsidRPr="00977EA3" w:rsidRDefault="007A1F44">
            <w:pPr>
              <w:pStyle w:val="TableEntry"/>
              <w:jc w:val="center"/>
              <w:rPr>
                <w:noProof w:val="0"/>
              </w:rPr>
            </w:pPr>
            <w:r w:rsidRPr="00977EA3">
              <w:rPr>
                <w:noProof w:val="0"/>
              </w:rPr>
              <w:t>6</w:t>
            </w:r>
          </w:p>
        </w:tc>
      </w:tr>
      <w:tr w:rsidR="007A1F44" w:rsidRPr="00977EA3" w14:paraId="4925ADD2" w14:textId="77777777">
        <w:trPr>
          <w:cantSplit/>
          <w:jc w:val="center"/>
        </w:trPr>
        <w:tc>
          <w:tcPr>
            <w:tcW w:w="1951" w:type="dxa"/>
          </w:tcPr>
          <w:p w14:paraId="56644526" w14:textId="77777777" w:rsidR="007A1F44" w:rsidRPr="00977EA3" w:rsidRDefault="007A1F44" w:rsidP="00A0052B">
            <w:pPr>
              <w:pStyle w:val="TableEntry"/>
              <w:rPr>
                <w:noProof w:val="0"/>
              </w:rPr>
            </w:pPr>
            <w:r w:rsidRPr="00977EA3">
              <w:rPr>
                <w:noProof w:val="0"/>
              </w:rPr>
              <w:t xml:space="preserve">  ROL</w:t>
            </w:r>
          </w:p>
        </w:tc>
        <w:tc>
          <w:tcPr>
            <w:tcW w:w="3544" w:type="dxa"/>
          </w:tcPr>
          <w:p w14:paraId="5FBDB06C" w14:textId="77777777" w:rsidR="007A1F44" w:rsidRPr="00977EA3" w:rsidRDefault="007A1F44">
            <w:pPr>
              <w:pStyle w:val="TableEntry"/>
              <w:rPr>
                <w:noProof w:val="0"/>
              </w:rPr>
            </w:pPr>
            <w:r w:rsidRPr="00977EA3">
              <w:rPr>
                <w:noProof w:val="0"/>
              </w:rPr>
              <w:t>Role</w:t>
            </w:r>
          </w:p>
        </w:tc>
        <w:tc>
          <w:tcPr>
            <w:tcW w:w="971" w:type="dxa"/>
          </w:tcPr>
          <w:p w14:paraId="0B26157A" w14:textId="77777777" w:rsidR="007A1F44" w:rsidRPr="00977EA3" w:rsidRDefault="007A1F44">
            <w:pPr>
              <w:pStyle w:val="TableEntry"/>
              <w:jc w:val="center"/>
              <w:rPr>
                <w:noProof w:val="0"/>
              </w:rPr>
            </w:pPr>
            <w:r w:rsidRPr="00977EA3">
              <w:rPr>
                <w:noProof w:val="0"/>
              </w:rPr>
              <w:t>O</w:t>
            </w:r>
          </w:p>
        </w:tc>
        <w:tc>
          <w:tcPr>
            <w:tcW w:w="872" w:type="dxa"/>
          </w:tcPr>
          <w:p w14:paraId="4F128E8F" w14:textId="77777777" w:rsidR="007A1F44" w:rsidRPr="00977EA3" w:rsidRDefault="007A1F44">
            <w:pPr>
              <w:pStyle w:val="TableEntry"/>
              <w:jc w:val="center"/>
              <w:rPr>
                <w:noProof w:val="0"/>
              </w:rPr>
            </w:pPr>
            <w:r w:rsidRPr="00977EA3">
              <w:rPr>
                <w:noProof w:val="0"/>
              </w:rPr>
              <w:t>[0..*]</w:t>
            </w:r>
          </w:p>
        </w:tc>
        <w:tc>
          <w:tcPr>
            <w:tcW w:w="1701" w:type="dxa"/>
          </w:tcPr>
          <w:p w14:paraId="15F3E85B" w14:textId="77777777" w:rsidR="007A1F44" w:rsidRPr="00977EA3" w:rsidRDefault="007A1F44">
            <w:pPr>
              <w:pStyle w:val="TableEntry"/>
              <w:jc w:val="center"/>
              <w:rPr>
                <w:noProof w:val="0"/>
              </w:rPr>
            </w:pPr>
            <w:r w:rsidRPr="00977EA3">
              <w:rPr>
                <w:noProof w:val="0"/>
              </w:rPr>
              <w:t>15</w:t>
            </w:r>
          </w:p>
        </w:tc>
      </w:tr>
      <w:tr w:rsidR="007A1F44" w:rsidRPr="00977EA3" w14:paraId="7F04F321" w14:textId="77777777">
        <w:trPr>
          <w:cantSplit/>
          <w:jc w:val="center"/>
        </w:trPr>
        <w:tc>
          <w:tcPr>
            <w:tcW w:w="1951" w:type="dxa"/>
          </w:tcPr>
          <w:p w14:paraId="458A250F" w14:textId="77777777" w:rsidR="007A1F44" w:rsidRPr="00977EA3" w:rsidRDefault="007A1F44" w:rsidP="00A0052B">
            <w:pPr>
              <w:pStyle w:val="TableEntry"/>
              <w:rPr>
                <w:noProof w:val="0"/>
              </w:rPr>
            </w:pPr>
            <w:r w:rsidRPr="00977EA3">
              <w:rPr>
                <w:noProof w:val="0"/>
              </w:rPr>
              <w:t>---</w:t>
            </w:r>
          </w:p>
        </w:tc>
        <w:tc>
          <w:tcPr>
            <w:tcW w:w="3544" w:type="dxa"/>
          </w:tcPr>
          <w:p w14:paraId="5FBC8D22" w14:textId="77777777" w:rsidR="007A1F44" w:rsidRPr="00977EA3" w:rsidRDefault="007A1F44">
            <w:pPr>
              <w:pStyle w:val="TableEntry"/>
              <w:rPr>
                <w:noProof w:val="0"/>
              </w:rPr>
            </w:pPr>
            <w:r w:rsidRPr="00977EA3">
              <w:rPr>
                <w:noProof w:val="0"/>
              </w:rPr>
              <w:t>--- PROCEDURE end</w:t>
            </w:r>
          </w:p>
        </w:tc>
        <w:tc>
          <w:tcPr>
            <w:tcW w:w="971" w:type="dxa"/>
          </w:tcPr>
          <w:p w14:paraId="5F7F45A4" w14:textId="77777777" w:rsidR="007A1F44" w:rsidRPr="00977EA3" w:rsidRDefault="007A1F44">
            <w:pPr>
              <w:pStyle w:val="TableEntry"/>
              <w:jc w:val="center"/>
              <w:rPr>
                <w:noProof w:val="0"/>
              </w:rPr>
            </w:pPr>
          </w:p>
        </w:tc>
        <w:tc>
          <w:tcPr>
            <w:tcW w:w="872" w:type="dxa"/>
          </w:tcPr>
          <w:p w14:paraId="309F7AD2" w14:textId="77777777" w:rsidR="007A1F44" w:rsidRPr="00977EA3" w:rsidRDefault="007A1F44">
            <w:pPr>
              <w:pStyle w:val="TableEntry"/>
              <w:jc w:val="center"/>
              <w:rPr>
                <w:noProof w:val="0"/>
              </w:rPr>
            </w:pPr>
          </w:p>
        </w:tc>
        <w:tc>
          <w:tcPr>
            <w:tcW w:w="1701" w:type="dxa"/>
          </w:tcPr>
          <w:p w14:paraId="7137A6BF" w14:textId="77777777" w:rsidR="007A1F44" w:rsidRPr="00977EA3" w:rsidRDefault="007A1F44">
            <w:pPr>
              <w:pStyle w:val="TableEntry"/>
              <w:jc w:val="center"/>
              <w:rPr>
                <w:noProof w:val="0"/>
              </w:rPr>
            </w:pPr>
          </w:p>
        </w:tc>
      </w:tr>
      <w:tr w:rsidR="007A1F44" w:rsidRPr="00977EA3" w14:paraId="3E1EE1E6" w14:textId="77777777">
        <w:trPr>
          <w:cantSplit/>
          <w:jc w:val="center"/>
        </w:trPr>
        <w:tc>
          <w:tcPr>
            <w:tcW w:w="1951" w:type="dxa"/>
          </w:tcPr>
          <w:p w14:paraId="7BF04207" w14:textId="77777777" w:rsidR="007A1F44" w:rsidRPr="00977EA3" w:rsidRDefault="007A1F44" w:rsidP="00A0052B">
            <w:pPr>
              <w:pStyle w:val="TableEntry"/>
              <w:rPr>
                <w:noProof w:val="0"/>
              </w:rPr>
            </w:pPr>
            <w:r w:rsidRPr="00977EA3">
              <w:rPr>
                <w:noProof w:val="0"/>
              </w:rPr>
              <w:t>GT1</w:t>
            </w:r>
          </w:p>
        </w:tc>
        <w:tc>
          <w:tcPr>
            <w:tcW w:w="3544" w:type="dxa"/>
          </w:tcPr>
          <w:p w14:paraId="4B220F49" w14:textId="77777777" w:rsidR="007A1F44" w:rsidRPr="00977EA3" w:rsidRDefault="007A1F44">
            <w:pPr>
              <w:pStyle w:val="TableEntry"/>
              <w:rPr>
                <w:noProof w:val="0"/>
              </w:rPr>
            </w:pPr>
            <w:r w:rsidRPr="00977EA3">
              <w:rPr>
                <w:noProof w:val="0"/>
              </w:rPr>
              <w:t>Guarantor</w:t>
            </w:r>
          </w:p>
        </w:tc>
        <w:tc>
          <w:tcPr>
            <w:tcW w:w="971" w:type="dxa"/>
          </w:tcPr>
          <w:p w14:paraId="74B15063" w14:textId="77777777" w:rsidR="007A1F44" w:rsidRPr="00977EA3" w:rsidRDefault="007A1F44">
            <w:pPr>
              <w:pStyle w:val="TableEntry"/>
              <w:jc w:val="center"/>
              <w:rPr>
                <w:noProof w:val="0"/>
              </w:rPr>
            </w:pPr>
            <w:r w:rsidRPr="00977EA3">
              <w:rPr>
                <w:noProof w:val="0"/>
              </w:rPr>
              <w:t>O</w:t>
            </w:r>
          </w:p>
        </w:tc>
        <w:tc>
          <w:tcPr>
            <w:tcW w:w="872" w:type="dxa"/>
          </w:tcPr>
          <w:p w14:paraId="5165E33F" w14:textId="77777777" w:rsidR="007A1F44" w:rsidRPr="00977EA3" w:rsidRDefault="007A1F44">
            <w:pPr>
              <w:pStyle w:val="TableEntry"/>
              <w:jc w:val="center"/>
              <w:rPr>
                <w:noProof w:val="0"/>
              </w:rPr>
            </w:pPr>
            <w:r w:rsidRPr="00977EA3">
              <w:rPr>
                <w:noProof w:val="0"/>
              </w:rPr>
              <w:t>[0..*]</w:t>
            </w:r>
          </w:p>
        </w:tc>
        <w:tc>
          <w:tcPr>
            <w:tcW w:w="1701" w:type="dxa"/>
          </w:tcPr>
          <w:p w14:paraId="4CCBB656" w14:textId="77777777" w:rsidR="007A1F44" w:rsidRPr="00977EA3" w:rsidRDefault="007A1F44">
            <w:pPr>
              <w:pStyle w:val="TableEntry"/>
              <w:jc w:val="center"/>
              <w:rPr>
                <w:noProof w:val="0"/>
              </w:rPr>
            </w:pPr>
            <w:r w:rsidRPr="00977EA3">
              <w:rPr>
                <w:noProof w:val="0"/>
              </w:rPr>
              <w:t>6</w:t>
            </w:r>
          </w:p>
        </w:tc>
      </w:tr>
      <w:tr w:rsidR="007A1F44" w:rsidRPr="00977EA3" w14:paraId="0B673540" w14:textId="77777777">
        <w:trPr>
          <w:cantSplit/>
          <w:jc w:val="center"/>
        </w:trPr>
        <w:tc>
          <w:tcPr>
            <w:tcW w:w="1951" w:type="dxa"/>
          </w:tcPr>
          <w:p w14:paraId="41CD1A88" w14:textId="77777777" w:rsidR="007A1F44" w:rsidRPr="00977EA3" w:rsidRDefault="007A1F44" w:rsidP="00A0052B">
            <w:pPr>
              <w:pStyle w:val="TableEntry"/>
              <w:rPr>
                <w:noProof w:val="0"/>
              </w:rPr>
            </w:pPr>
            <w:r w:rsidRPr="00977EA3">
              <w:rPr>
                <w:noProof w:val="0"/>
              </w:rPr>
              <w:t>---</w:t>
            </w:r>
          </w:p>
        </w:tc>
        <w:tc>
          <w:tcPr>
            <w:tcW w:w="3544" w:type="dxa"/>
          </w:tcPr>
          <w:p w14:paraId="747FB569" w14:textId="77777777" w:rsidR="007A1F44" w:rsidRPr="00977EA3" w:rsidRDefault="007A1F44">
            <w:pPr>
              <w:pStyle w:val="TableEntry"/>
              <w:rPr>
                <w:noProof w:val="0"/>
              </w:rPr>
            </w:pPr>
            <w:r w:rsidRPr="00977EA3">
              <w:rPr>
                <w:noProof w:val="0"/>
              </w:rPr>
              <w:t>--- INSURANCE begin</w:t>
            </w:r>
          </w:p>
        </w:tc>
        <w:tc>
          <w:tcPr>
            <w:tcW w:w="971" w:type="dxa"/>
          </w:tcPr>
          <w:p w14:paraId="625F6D76" w14:textId="77777777" w:rsidR="007A1F44" w:rsidRPr="00977EA3" w:rsidRDefault="007A1F44">
            <w:pPr>
              <w:pStyle w:val="TableEntry"/>
              <w:jc w:val="center"/>
              <w:rPr>
                <w:noProof w:val="0"/>
              </w:rPr>
            </w:pPr>
            <w:r w:rsidRPr="00977EA3">
              <w:rPr>
                <w:noProof w:val="0"/>
              </w:rPr>
              <w:t>O</w:t>
            </w:r>
          </w:p>
        </w:tc>
        <w:tc>
          <w:tcPr>
            <w:tcW w:w="872" w:type="dxa"/>
          </w:tcPr>
          <w:p w14:paraId="01F72C80" w14:textId="77777777" w:rsidR="007A1F44" w:rsidRPr="00977EA3" w:rsidRDefault="007A1F44">
            <w:pPr>
              <w:pStyle w:val="TableEntry"/>
              <w:jc w:val="center"/>
              <w:rPr>
                <w:noProof w:val="0"/>
              </w:rPr>
            </w:pPr>
            <w:r w:rsidRPr="00977EA3">
              <w:rPr>
                <w:noProof w:val="0"/>
              </w:rPr>
              <w:t>[0..*]</w:t>
            </w:r>
          </w:p>
        </w:tc>
        <w:tc>
          <w:tcPr>
            <w:tcW w:w="1701" w:type="dxa"/>
          </w:tcPr>
          <w:p w14:paraId="0272DBCF" w14:textId="77777777" w:rsidR="007A1F44" w:rsidRPr="00977EA3" w:rsidRDefault="007A1F44">
            <w:pPr>
              <w:pStyle w:val="TableEntry"/>
              <w:jc w:val="center"/>
              <w:rPr>
                <w:noProof w:val="0"/>
              </w:rPr>
            </w:pPr>
          </w:p>
        </w:tc>
      </w:tr>
      <w:tr w:rsidR="007A1F44" w:rsidRPr="00977EA3" w14:paraId="075386FE" w14:textId="77777777">
        <w:trPr>
          <w:cantSplit/>
          <w:jc w:val="center"/>
        </w:trPr>
        <w:tc>
          <w:tcPr>
            <w:tcW w:w="1951" w:type="dxa"/>
          </w:tcPr>
          <w:p w14:paraId="11728056" w14:textId="77777777" w:rsidR="007A1F44" w:rsidRPr="00977EA3" w:rsidRDefault="007A1F44" w:rsidP="00A0052B">
            <w:pPr>
              <w:pStyle w:val="TableEntry"/>
              <w:rPr>
                <w:noProof w:val="0"/>
              </w:rPr>
            </w:pPr>
            <w:r w:rsidRPr="00977EA3">
              <w:rPr>
                <w:noProof w:val="0"/>
              </w:rPr>
              <w:t xml:space="preserve">  IN1</w:t>
            </w:r>
          </w:p>
        </w:tc>
        <w:tc>
          <w:tcPr>
            <w:tcW w:w="3544" w:type="dxa"/>
          </w:tcPr>
          <w:p w14:paraId="70B215E9" w14:textId="77777777" w:rsidR="007A1F44" w:rsidRPr="00977EA3" w:rsidRDefault="007A1F44">
            <w:pPr>
              <w:pStyle w:val="TableEntry"/>
              <w:rPr>
                <w:noProof w:val="0"/>
              </w:rPr>
            </w:pPr>
            <w:r w:rsidRPr="00977EA3">
              <w:rPr>
                <w:noProof w:val="0"/>
              </w:rPr>
              <w:t>Insurance</w:t>
            </w:r>
          </w:p>
        </w:tc>
        <w:tc>
          <w:tcPr>
            <w:tcW w:w="971" w:type="dxa"/>
          </w:tcPr>
          <w:p w14:paraId="7AFF7BE7" w14:textId="77777777" w:rsidR="007A1F44" w:rsidRPr="00977EA3" w:rsidRDefault="007A1F44">
            <w:pPr>
              <w:pStyle w:val="TableEntry"/>
              <w:jc w:val="center"/>
              <w:rPr>
                <w:noProof w:val="0"/>
              </w:rPr>
            </w:pPr>
            <w:r w:rsidRPr="00977EA3">
              <w:rPr>
                <w:noProof w:val="0"/>
              </w:rPr>
              <w:t>R</w:t>
            </w:r>
          </w:p>
        </w:tc>
        <w:tc>
          <w:tcPr>
            <w:tcW w:w="872" w:type="dxa"/>
          </w:tcPr>
          <w:p w14:paraId="36414913" w14:textId="77777777" w:rsidR="007A1F44" w:rsidRPr="00977EA3" w:rsidRDefault="007A1F44">
            <w:pPr>
              <w:pStyle w:val="TableEntry"/>
              <w:jc w:val="center"/>
              <w:rPr>
                <w:noProof w:val="0"/>
              </w:rPr>
            </w:pPr>
            <w:r w:rsidRPr="00977EA3">
              <w:rPr>
                <w:noProof w:val="0"/>
              </w:rPr>
              <w:t>[1..1]</w:t>
            </w:r>
          </w:p>
        </w:tc>
        <w:tc>
          <w:tcPr>
            <w:tcW w:w="1701" w:type="dxa"/>
          </w:tcPr>
          <w:p w14:paraId="019D36FF" w14:textId="77777777" w:rsidR="007A1F44" w:rsidRPr="00977EA3" w:rsidRDefault="007A1F44">
            <w:pPr>
              <w:pStyle w:val="TableEntry"/>
              <w:jc w:val="center"/>
              <w:rPr>
                <w:noProof w:val="0"/>
              </w:rPr>
            </w:pPr>
            <w:r w:rsidRPr="00977EA3">
              <w:rPr>
                <w:noProof w:val="0"/>
              </w:rPr>
              <w:t>6</w:t>
            </w:r>
          </w:p>
        </w:tc>
      </w:tr>
      <w:tr w:rsidR="007A1F44" w:rsidRPr="00977EA3" w14:paraId="0F00F8DA" w14:textId="77777777">
        <w:trPr>
          <w:cantSplit/>
          <w:jc w:val="center"/>
        </w:trPr>
        <w:tc>
          <w:tcPr>
            <w:tcW w:w="1951" w:type="dxa"/>
          </w:tcPr>
          <w:p w14:paraId="2A6E7426" w14:textId="77777777" w:rsidR="007A1F44" w:rsidRPr="00977EA3" w:rsidRDefault="007A1F44" w:rsidP="00A0052B">
            <w:pPr>
              <w:pStyle w:val="TableEntry"/>
              <w:rPr>
                <w:noProof w:val="0"/>
              </w:rPr>
            </w:pPr>
            <w:r w:rsidRPr="00977EA3">
              <w:rPr>
                <w:noProof w:val="0"/>
              </w:rPr>
              <w:t xml:space="preserve">  IN2</w:t>
            </w:r>
          </w:p>
        </w:tc>
        <w:tc>
          <w:tcPr>
            <w:tcW w:w="3544" w:type="dxa"/>
          </w:tcPr>
          <w:p w14:paraId="6A6AABC8" w14:textId="77777777" w:rsidR="007A1F44" w:rsidRPr="00977EA3" w:rsidRDefault="007A1F44">
            <w:pPr>
              <w:pStyle w:val="TableEntry"/>
              <w:rPr>
                <w:noProof w:val="0"/>
              </w:rPr>
            </w:pPr>
            <w:r w:rsidRPr="00977EA3">
              <w:rPr>
                <w:noProof w:val="0"/>
              </w:rPr>
              <w:t>Insurance Additional Info.</w:t>
            </w:r>
          </w:p>
        </w:tc>
        <w:tc>
          <w:tcPr>
            <w:tcW w:w="971" w:type="dxa"/>
          </w:tcPr>
          <w:p w14:paraId="194D1547" w14:textId="77777777" w:rsidR="007A1F44" w:rsidRPr="00977EA3" w:rsidRDefault="007A1F44">
            <w:pPr>
              <w:pStyle w:val="TableEntry"/>
              <w:jc w:val="center"/>
              <w:rPr>
                <w:noProof w:val="0"/>
              </w:rPr>
            </w:pPr>
            <w:r w:rsidRPr="00977EA3">
              <w:rPr>
                <w:noProof w:val="0"/>
              </w:rPr>
              <w:t>O</w:t>
            </w:r>
          </w:p>
        </w:tc>
        <w:tc>
          <w:tcPr>
            <w:tcW w:w="872" w:type="dxa"/>
          </w:tcPr>
          <w:p w14:paraId="3D35F918" w14:textId="77777777" w:rsidR="007A1F44" w:rsidRPr="00977EA3" w:rsidRDefault="007A1F44">
            <w:pPr>
              <w:pStyle w:val="TableEntry"/>
              <w:jc w:val="center"/>
              <w:rPr>
                <w:noProof w:val="0"/>
              </w:rPr>
            </w:pPr>
            <w:r w:rsidRPr="00977EA3">
              <w:rPr>
                <w:noProof w:val="0"/>
              </w:rPr>
              <w:t>[0..1]</w:t>
            </w:r>
          </w:p>
        </w:tc>
        <w:tc>
          <w:tcPr>
            <w:tcW w:w="1701" w:type="dxa"/>
          </w:tcPr>
          <w:p w14:paraId="5AA1DF50" w14:textId="77777777" w:rsidR="007A1F44" w:rsidRPr="00977EA3" w:rsidRDefault="007A1F44">
            <w:pPr>
              <w:pStyle w:val="TableEntry"/>
              <w:jc w:val="center"/>
              <w:rPr>
                <w:noProof w:val="0"/>
              </w:rPr>
            </w:pPr>
            <w:r w:rsidRPr="00977EA3">
              <w:rPr>
                <w:noProof w:val="0"/>
              </w:rPr>
              <w:t>6</w:t>
            </w:r>
          </w:p>
        </w:tc>
      </w:tr>
      <w:tr w:rsidR="007A1F44" w:rsidRPr="00977EA3" w14:paraId="2D70FF99" w14:textId="77777777">
        <w:trPr>
          <w:cantSplit/>
          <w:jc w:val="center"/>
        </w:trPr>
        <w:tc>
          <w:tcPr>
            <w:tcW w:w="1951" w:type="dxa"/>
          </w:tcPr>
          <w:p w14:paraId="33576F2E" w14:textId="77777777" w:rsidR="007A1F44" w:rsidRPr="00977EA3" w:rsidRDefault="007A1F44" w:rsidP="00A0052B">
            <w:pPr>
              <w:pStyle w:val="TableEntry"/>
              <w:rPr>
                <w:noProof w:val="0"/>
              </w:rPr>
            </w:pPr>
            <w:r w:rsidRPr="00977EA3">
              <w:rPr>
                <w:noProof w:val="0"/>
              </w:rPr>
              <w:t xml:space="preserve">  IN3 </w:t>
            </w:r>
          </w:p>
        </w:tc>
        <w:tc>
          <w:tcPr>
            <w:tcW w:w="3544" w:type="dxa"/>
          </w:tcPr>
          <w:p w14:paraId="3C510317" w14:textId="77777777" w:rsidR="007A1F44" w:rsidRPr="00977EA3" w:rsidRDefault="007A1F44">
            <w:pPr>
              <w:pStyle w:val="TableEntry"/>
              <w:rPr>
                <w:noProof w:val="0"/>
              </w:rPr>
            </w:pPr>
            <w:r w:rsidRPr="00977EA3">
              <w:rPr>
                <w:noProof w:val="0"/>
              </w:rPr>
              <w:t>Insurance Additional Info - Cert.</w:t>
            </w:r>
          </w:p>
        </w:tc>
        <w:tc>
          <w:tcPr>
            <w:tcW w:w="971" w:type="dxa"/>
          </w:tcPr>
          <w:p w14:paraId="0AF058DC" w14:textId="77777777" w:rsidR="007A1F44" w:rsidRPr="00977EA3" w:rsidRDefault="007A1F44">
            <w:pPr>
              <w:pStyle w:val="TableEntry"/>
              <w:jc w:val="center"/>
              <w:rPr>
                <w:noProof w:val="0"/>
              </w:rPr>
            </w:pPr>
            <w:r w:rsidRPr="00977EA3">
              <w:rPr>
                <w:noProof w:val="0"/>
              </w:rPr>
              <w:t>O</w:t>
            </w:r>
          </w:p>
        </w:tc>
        <w:tc>
          <w:tcPr>
            <w:tcW w:w="872" w:type="dxa"/>
          </w:tcPr>
          <w:p w14:paraId="418D98AF" w14:textId="77777777" w:rsidR="007A1F44" w:rsidRPr="00977EA3" w:rsidRDefault="007A1F44">
            <w:pPr>
              <w:pStyle w:val="TableEntry"/>
              <w:jc w:val="center"/>
              <w:rPr>
                <w:noProof w:val="0"/>
              </w:rPr>
            </w:pPr>
            <w:r w:rsidRPr="00977EA3">
              <w:rPr>
                <w:noProof w:val="0"/>
              </w:rPr>
              <w:t>[0..1]</w:t>
            </w:r>
          </w:p>
        </w:tc>
        <w:tc>
          <w:tcPr>
            <w:tcW w:w="1701" w:type="dxa"/>
          </w:tcPr>
          <w:p w14:paraId="70274438" w14:textId="77777777" w:rsidR="007A1F44" w:rsidRPr="00977EA3" w:rsidRDefault="007A1F44">
            <w:pPr>
              <w:pStyle w:val="TableEntry"/>
              <w:jc w:val="center"/>
              <w:rPr>
                <w:noProof w:val="0"/>
              </w:rPr>
            </w:pPr>
            <w:r w:rsidRPr="00977EA3">
              <w:rPr>
                <w:noProof w:val="0"/>
              </w:rPr>
              <w:t>6</w:t>
            </w:r>
          </w:p>
        </w:tc>
      </w:tr>
      <w:tr w:rsidR="007A1F44" w:rsidRPr="00977EA3" w14:paraId="475AC04C" w14:textId="77777777">
        <w:trPr>
          <w:cantSplit/>
          <w:jc w:val="center"/>
        </w:trPr>
        <w:tc>
          <w:tcPr>
            <w:tcW w:w="1951" w:type="dxa"/>
          </w:tcPr>
          <w:p w14:paraId="630A4FBF" w14:textId="77777777" w:rsidR="007A1F44" w:rsidRPr="00977EA3" w:rsidRDefault="007A1F44" w:rsidP="00A0052B">
            <w:pPr>
              <w:pStyle w:val="TableEntry"/>
              <w:rPr>
                <w:noProof w:val="0"/>
              </w:rPr>
            </w:pPr>
            <w:r w:rsidRPr="00977EA3">
              <w:rPr>
                <w:noProof w:val="0"/>
              </w:rPr>
              <w:t xml:space="preserve">  ROL</w:t>
            </w:r>
          </w:p>
        </w:tc>
        <w:tc>
          <w:tcPr>
            <w:tcW w:w="3544" w:type="dxa"/>
          </w:tcPr>
          <w:p w14:paraId="1DA230F3" w14:textId="77777777" w:rsidR="007A1F44" w:rsidRPr="00977EA3" w:rsidRDefault="007A1F44">
            <w:pPr>
              <w:pStyle w:val="TableEntry"/>
              <w:rPr>
                <w:noProof w:val="0"/>
              </w:rPr>
            </w:pPr>
            <w:r w:rsidRPr="00977EA3">
              <w:rPr>
                <w:noProof w:val="0"/>
              </w:rPr>
              <w:t>Role</w:t>
            </w:r>
          </w:p>
        </w:tc>
        <w:tc>
          <w:tcPr>
            <w:tcW w:w="971" w:type="dxa"/>
          </w:tcPr>
          <w:p w14:paraId="723C9698" w14:textId="77777777" w:rsidR="007A1F44" w:rsidRPr="00977EA3" w:rsidRDefault="007A1F44">
            <w:pPr>
              <w:pStyle w:val="TableEntry"/>
              <w:jc w:val="center"/>
              <w:rPr>
                <w:noProof w:val="0"/>
              </w:rPr>
            </w:pPr>
            <w:r w:rsidRPr="00977EA3">
              <w:rPr>
                <w:noProof w:val="0"/>
              </w:rPr>
              <w:t>O</w:t>
            </w:r>
          </w:p>
        </w:tc>
        <w:tc>
          <w:tcPr>
            <w:tcW w:w="872" w:type="dxa"/>
          </w:tcPr>
          <w:p w14:paraId="196A2787" w14:textId="77777777" w:rsidR="007A1F44" w:rsidRPr="00977EA3" w:rsidRDefault="007A1F44">
            <w:pPr>
              <w:pStyle w:val="TableEntry"/>
              <w:jc w:val="center"/>
              <w:rPr>
                <w:noProof w:val="0"/>
              </w:rPr>
            </w:pPr>
            <w:r w:rsidRPr="00977EA3">
              <w:rPr>
                <w:noProof w:val="0"/>
              </w:rPr>
              <w:t>[0..*]</w:t>
            </w:r>
          </w:p>
        </w:tc>
        <w:tc>
          <w:tcPr>
            <w:tcW w:w="1701" w:type="dxa"/>
          </w:tcPr>
          <w:p w14:paraId="187B2583" w14:textId="77777777" w:rsidR="007A1F44" w:rsidRPr="00977EA3" w:rsidRDefault="007A1F44">
            <w:pPr>
              <w:pStyle w:val="TableEntry"/>
              <w:jc w:val="center"/>
              <w:rPr>
                <w:noProof w:val="0"/>
              </w:rPr>
            </w:pPr>
            <w:r w:rsidRPr="00977EA3">
              <w:rPr>
                <w:noProof w:val="0"/>
              </w:rPr>
              <w:t>15</w:t>
            </w:r>
          </w:p>
        </w:tc>
      </w:tr>
      <w:tr w:rsidR="007A1F44" w:rsidRPr="00977EA3" w14:paraId="52356403" w14:textId="77777777">
        <w:trPr>
          <w:cantSplit/>
          <w:jc w:val="center"/>
        </w:trPr>
        <w:tc>
          <w:tcPr>
            <w:tcW w:w="1951" w:type="dxa"/>
          </w:tcPr>
          <w:p w14:paraId="7F8FF5CD" w14:textId="77777777" w:rsidR="007A1F44" w:rsidRPr="00977EA3" w:rsidRDefault="007A1F44" w:rsidP="00A0052B">
            <w:pPr>
              <w:pStyle w:val="TableEntry"/>
              <w:rPr>
                <w:noProof w:val="0"/>
              </w:rPr>
            </w:pPr>
            <w:r w:rsidRPr="00977EA3">
              <w:rPr>
                <w:noProof w:val="0"/>
              </w:rPr>
              <w:t>---</w:t>
            </w:r>
          </w:p>
        </w:tc>
        <w:tc>
          <w:tcPr>
            <w:tcW w:w="3544" w:type="dxa"/>
          </w:tcPr>
          <w:p w14:paraId="50D5C3A4" w14:textId="77777777" w:rsidR="007A1F44" w:rsidRPr="00977EA3" w:rsidRDefault="007A1F44">
            <w:pPr>
              <w:pStyle w:val="TableEntry"/>
              <w:rPr>
                <w:noProof w:val="0"/>
              </w:rPr>
            </w:pPr>
            <w:r w:rsidRPr="00977EA3">
              <w:rPr>
                <w:noProof w:val="0"/>
              </w:rPr>
              <w:t>--- INSURANCE end</w:t>
            </w:r>
          </w:p>
        </w:tc>
        <w:tc>
          <w:tcPr>
            <w:tcW w:w="971" w:type="dxa"/>
          </w:tcPr>
          <w:p w14:paraId="33BF4252" w14:textId="77777777" w:rsidR="007A1F44" w:rsidRPr="00977EA3" w:rsidRDefault="007A1F44">
            <w:pPr>
              <w:pStyle w:val="TableEntry"/>
              <w:jc w:val="center"/>
              <w:rPr>
                <w:noProof w:val="0"/>
              </w:rPr>
            </w:pPr>
          </w:p>
        </w:tc>
        <w:tc>
          <w:tcPr>
            <w:tcW w:w="872" w:type="dxa"/>
          </w:tcPr>
          <w:p w14:paraId="4B60122A" w14:textId="77777777" w:rsidR="007A1F44" w:rsidRPr="00977EA3" w:rsidRDefault="007A1F44">
            <w:pPr>
              <w:pStyle w:val="TableEntry"/>
              <w:jc w:val="center"/>
              <w:rPr>
                <w:noProof w:val="0"/>
              </w:rPr>
            </w:pPr>
          </w:p>
        </w:tc>
        <w:tc>
          <w:tcPr>
            <w:tcW w:w="1701" w:type="dxa"/>
          </w:tcPr>
          <w:p w14:paraId="3FA5AEF3" w14:textId="77777777" w:rsidR="007A1F44" w:rsidRPr="00977EA3" w:rsidRDefault="007A1F44">
            <w:pPr>
              <w:pStyle w:val="TableEntry"/>
              <w:jc w:val="center"/>
              <w:rPr>
                <w:noProof w:val="0"/>
              </w:rPr>
            </w:pPr>
          </w:p>
        </w:tc>
      </w:tr>
      <w:tr w:rsidR="007A1F44" w:rsidRPr="00977EA3" w14:paraId="193A3160" w14:textId="77777777">
        <w:trPr>
          <w:cantSplit/>
          <w:jc w:val="center"/>
        </w:trPr>
        <w:tc>
          <w:tcPr>
            <w:tcW w:w="1951" w:type="dxa"/>
          </w:tcPr>
          <w:p w14:paraId="654AA8B8" w14:textId="77777777" w:rsidR="007A1F44" w:rsidRPr="00977EA3" w:rsidRDefault="007A1F44" w:rsidP="00A0052B">
            <w:pPr>
              <w:pStyle w:val="TableEntry"/>
              <w:rPr>
                <w:noProof w:val="0"/>
              </w:rPr>
            </w:pPr>
            <w:r w:rsidRPr="00977EA3">
              <w:rPr>
                <w:noProof w:val="0"/>
              </w:rPr>
              <w:t>ACC</w:t>
            </w:r>
          </w:p>
        </w:tc>
        <w:tc>
          <w:tcPr>
            <w:tcW w:w="3544" w:type="dxa"/>
          </w:tcPr>
          <w:p w14:paraId="7C378EAE" w14:textId="77777777" w:rsidR="007A1F44" w:rsidRPr="00977EA3" w:rsidRDefault="007A1F44">
            <w:pPr>
              <w:pStyle w:val="TableEntry"/>
              <w:rPr>
                <w:noProof w:val="0"/>
              </w:rPr>
            </w:pPr>
            <w:r w:rsidRPr="00977EA3">
              <w:rPr>
                <w:noProof w:val="0"/>
              </w:rPr>
              <w:t xml:space="preserve">Accident Information </w:t>
            </w:r>
          </w:p>
        </w:tc>
        <w:tc>
          <w:tcPr>
            <w:tcW w:w="971" w:type="dxa"/>
          </w:tcPr>
          <w:p w14:paraId="7A69A25E" w14:textId="77777777" w:rsidR="007A1F44" w:rsidRPr="00977EA3" w:rsidRDefault="007A1F44">
            <w:pPr>
              <w:pStyle w:val="TableEntry"/>
              <w:jc w:val="center"/>
              <w:rPr>
                <w:noProof w:val="0"/>
              </w:rPr>
            </w:pPr>
            <w:r w:rsidRPr="00977EA3">
              <w:rPr>
                <w:noProof w:val="0"/>
              </w:rPr>
              <w:t>O</w:t>
            </w:r>
          </w:p>
        </w:tc>
        <w:tc>
          <w:tcPr>
            <w:tcW w:w="872" w:type="dxa"/>
          </w:tcPr>
          <w:p w14:paraId="4186E569" w14:textId="77777777" w:rsidR="007A1F44" w:rsidRPr="00977EA3" w:rsidRDefault="007A1F44">
            <w:pPr>
              <w:pStyle w:val="TableEntry"/>
              <w:jc w:val="center"/>
              <w:rPr>
                <w:noProof w:val="0"/>
              </w:rPr>
            </w:pPr>
            <w:r w:rsidRPr="00977EA3">
              <w:rPr>
                <w:noProof w:val="0"/>
              </w:rPr>
              <w:t>[0..1]</w:t>
            </w:r>
          </w:p>
        </w:tc>
        <w:tc>
          <w:tcPr>
            <w:tcW w:w="1701" w:type="dxa"/>
          </w:tcPr>
          <w:p w14:paraId="6F1BD152" w14:textId="77777777" w:rsidR="007A1F44" w:rsidRPr="00977EA3" w:rsidRDefault="007A1F44">
            <w:pPr>
              <w:pStyle w:val="TableEntry"/>
              <w:jc w:val="center"/>
              <w:rPr>
                <w:noProof w:val="0"/>
              </w:rPr>
            </w:pPr>
            <w:r w:rsidRPr="00977EA3">
              <w:rPr>
                <w:noProof w:val="0"/>
              </w:rPr>
              <w:t>6</w:t>
            </w:r>
          </w:p>
        </w:tc>
      </w:tr>
      <w:tr w:rsidR="007A1F44" w:rsidRPr="00977EA3" w14:paraId="5A127B77" w14:textId="77777777">
        <w:trPr>
          <w:cantSplit/>
          <w:jc w:val="center"/>
        </w:trPr>
        <w:tc>
          <w:tcPr>
            <w:tcW w:w="1951" w:type="dxa"/>
          </w:tcPr>
          <w:p w14:paraId="6884E9A4" w14:textId="77777777" w:rsidR="007A1F44" w:rsidRPr="00977EA3" w:rsidRDefault="007A1F44" w:rsidP="00A0052B">
            <w:pPr>
              <w:pStyle w:val="TableEntry"/>
              <w:rPr>
                <w:noProof w:val="0"/>
              </w:rPr>
            </w:pPr>
            <w:r w:rsidRPr="00977EA3">
              <w:rPr>
                <w:noProof w:val="0"/>
              </w:rPr>
              <w:t>UB1</w:t>
            </w:r>
          </w:p>
        </w:tc>
        <w:tc>
          <w:tcPr>
            <w:tcW w:w="3544" w:type="dxa"/>
          </w:tcPr>
          <w:p w14:paraId="4E043A81" w14:textId="77777777" w:rsidR="007A1F44" w:rsidRPr="00977EA3" w:rsidRDefault="007A1F44">
            <w:pPr>
              <w:pStyle w:val="TableEntry"/>
              <w:rPr>
                <w:noProof w:val="0"/>
              </w:rPr>
            </w:pPr>
            <w:r w:rsidRPr="00977EA3">
              <w:rPr>
                <w:noProof w:val="0"/>
              </w:rPr>
              <w:t>Universal Bill Information</w:t>
            </w:r>
          </w:p>
        </w:tc>
        <w:tc>
          <w:tcPr>
            <w:tcW w:w="971" w:type="dxa"/>
          </w:tcPr>
          <w:p w14:paraId="13453F5B" w14:textId="77777777" w:rsidR="007A1F44" w:rsidRPr="00977EA3" w:rsidRDefault="007A1F44">
            <w:pPr>
              <w:pStyle w:val="TableEntry"/>
              <w:jc w:val="center"/>
              <w:rPr>
                <w:noProof w:val="0"/>
              </w:rPr>
            </w:pPr>
            <w:r w:rsidRPr="00977EA3">
              <w:rPr>
                <w:noProof w:val="0"/>
              </w:rPr>
              <w:t>O</w:t>
            </w:r>
          </w:p>
        </w:tc>
        <w:tc>
          <w:tcPr>
            <w:tcW w:w="872" w:type="dxa"/>
          </w:tcPr>
          <w:p w14:paraId="629C4D63" w14:textId="77777777" w:rsidR="007A1F44" w:rsidRPr="00977EA3" w:rsidRDefault="007A1F44">
            <w:pPr>
              <w:pStyle w:val="TableEntry"/>
              <w:jc w:val="center"/>
              <w:rPr>
                <w:noProof w:val="0"/>
              </w:rPr>
            </w:pPr>
            <w:r w:rsidRPr="00977EA3">
              <w:rPr>
                <w:noProof w:val="0"/>
              </w:rPr>
              <w:t>[0..1]</w:t>
            </w:r>
          </w:p>
        </w:tc>
        <w:tc>
          <w:tcPr>
            <w:tcW w:w="1701" w:type="dxa"/>
          </w:tcPr>
          <w:p w14:paraId="2151CC2C" w14:textId="77777777" w:rsidR="007A1F44" w:rsidRPr="00977EA3" w:rsidRDefault="007A1F44">
            <w:pPr>
              <w:pStyle w:val="TableEntry"/>
              <w:jc w:val="center"/>
              <w:rPr>
                <w:noProof w:val="0"/>
              </w:rPr>
            </w:pPr>
            <w:r w:rsidRPr="00977EA3">
              <w:rPr>
                <w:noProof w:val="0"/>
              </w:rPr>
              <w:t>6</w:t>
            </w:r>
          </w:p>
        </w:tc>
      </w:tr>
      <w:tr w:rsidR="007A1F44" w:rsidRPr="00977EA3" w14:paraId="12A16C03" w14:textId="77777777">
        <w:trPr>
          <w:cantSplit/>
          <w:jc w:val="center"/>
        </w:trPr>
        <w:tc>
          <w:tcPr>
            <w:tcW w:w="1951" w:type="dxa"/>
          </w:tcPr>
          <w:p w14:paraId="12176903" w14:textId="77777777" w:rsidR="007A1F44" w:rsidRPr="00977EA3" w:rsidRDefault="007A1F44" w:rsidP="00A0052B">
            <w:pPr>
              <w:pStyle w:val="TableEntry"/>
              <w:rPr>
                <w:noProof w:val="0"/>
              </w:rPr>
            </w:pPr>
            <w:r w:rsidRPr="00977EA3">
              <w:rPr>
                <w:noProof w:val="0"/>
              </w:rPr>
              <w:t>UB2</w:t>
            </w:r>
          </w:p>
        </w:tc>
        <w:tc>
          <w:tcPr>
            <w:tcW w:w="3544" w:type="dxa"/>
          </w:tcPr>
          <w:p w14:paraId="27245755" w14:textId="77777777" w:rsidR="007A1F44" w:rsidRPr="00977EA3" w:rsidRDefault="007A1F44">
            <w:pPr>
              <w:pStyle w:val="TableEntry"/>
              <w:rPr>
                <w:noProof w:val="0"/>
              </w:rPr>
            </w:pPr>
            <w:r w:rsidRPr="00977EA3">
              <w:rPr>
                <w:noProof w:val="0"/>
              </w:rPr>
              <w:t>Universal Bill 92 Information</w:t>
            </w:r>
          </w:p>
        </w:tc>
        <w:tc>
          <w:tcPr>
            <w:tcW w:w="971" w:type="dxa"/>
          </w:tcPr>
          <w:p w14:paraId="3837170B" w14:textId="77777777" w:rsidR="007A1F44" w:rsidRPr="00977EA3" w:rsidRDefault="007A1F44">
            <w:pPr>
              <w:pStyle w:val="TableEntry"/>
              <w:jc w:val="center"/>
              <w:rPr>
                <w:noProof w:val="0"/>
              </w:rPr>
            </w:pPr>
            <w:r w:rsidRPr="00977EA3">
              <w:rPr>
                <w:noProof w:val="0"/>
              </w:rPr>
              <w:t>O</w:t>
            </w:r>
          </w:p>
        </w:tc>
        <w:tc>
          <w:tcPr>
            <w:tcW w:w="872" w:type="dxa"/>
          </w:tcPr>
          <w:p w14:paraId="347BDF8E" w14:textId="77777777" w:rsidR="007A1F44" w:rsidRPr="00977EA3" w:rsidRDefault="007A1F44">
            <w:pPr>
              <w:pStyle w:val="TableEntry"/>
              <w:jc w:val="center"/>
              <w:rPr>
                <w:noProof w:val="0"/>
              </w:rPr>
            </w:pPr>
            <w:r w:rsidRPr="00977EA3">
              <w:rPr>
                <w:noProof w:val="0"/>
              </w:rPr>
              <w:t>[0..1]</w:t>
            </w:r>
          </w:p>
        </w:tc>
        <w:tc>
          <w:tcPr>
            <w:tcW w:w="1701" w:type="dxa"/>
          </w:tcPr>
          <w:p w14:paraId="0F3C2D45" w14:textId="77777777" w:rsidR="007A1F44" w:rsidRPr="00977EA3" w:rsidRDefault="007A1F44">
            <w:pPr>
              <w:pStyle w:val="TableEntry"/>
              <w:jc w:val="center"/>
              <w:rPr>
                <w:noProof w:val="0"/>
              </w:rPr>
            </w:pPr>
            <w:r w:rsidRPr="00977EA3">
              <w:rPr>
                <w:noProof w:val="0"/>
              </w:rPr>
              <w:t>6</w:t>
            </w:r>
          </w:p>
        </w:tc>
      </w:tr>
      <w:tr w:rsidR="007A1F44" w:rsidRPr="00977EA3" w14:paraId="6DD68259" w14:textId="77777777">
        <w:trPr>
          <w:cantSplit/>
          <w:jc w:val="center"/>
        </w:trPr>
        <w:tc>
          <w:tcPr>
            <w:tcW w:w="1951" w:type="dxa"/>
          </w:tcPr>
          <w:p w14:paraId="55B96E8E" w14:textId="77777777" w:rsidR="007A1F44" w:rsidRPr="00977EA3" w:rsidRDefault="007A1F44" w:rsidP="00A0052B">
            <w:pPr>
              <w:pStyle w:val="TableEntry"/>
              <w:rPr>
                <w:noProof w:val="0"/>
              </w:rPr>
            </w:pPr>
            <w:r w:rsidRPr="00977EA3">
              <w:rPr>
                <w:noProof w:val="0"/>
              </w:rPr>
              <w:t>PDA</w:t>
            </w:r>
          </w:p>
        </w:tc>
        <w:tc>
          <w:tcPr>
            <w:tcW w:w="3544" w:type="dxa"/>
          </w:tcPr>
          <w:p w14:paraId="45D311A8" w14:textId="77777777" w:rsidR="007A1F44" w:rsidRPr="00977EA3" w:rsidRDefault="007A1F44">
            <w:pPr>
              <w:pStyle w:val="TableEntry"/>
              <w:rPr>
                <w:noProof w:val="0"/>
              </w:rPr>
            </w:pPr>
            <w:r w:rsidRPr="00977EA3">
              <w:rPr>
                <w:noProof w:val="0"/>
              </w:rPr>
              <w:t>Patient Death and Autopsy</w:t>
            </w:r>
          </w:p>
        </w:tc>
        <w:tc>
          <w:tcPr>
            <w:tcW w:w="971" w:type="dxa"/>
          </w:tcPr>
          <w:p w14:paraId="4D592C3A" w14:textId="77777777" w:rsidR="007A1F44" w:rsidRPr="00977EA3" w:rsidRDefault="007A1F44">
            <w:pPr>
              <w:pStyle w:val="TableEntry"/>
              <w:jc w:val="center"/>
              <w:rPr>
                <w:noProof w:val="0"/>
              </w:rPr>
            </w:pPr>
            <w:r w:rsidRPr="00977EA3">
              <w:rPr>
                <w:noProof w:val="0"/>
              </w:rPr>
              <w:t>O</w:t>
            </w:r>
          </w:p>
        </w:tc>
        <w:tc>
          <w:tcPr>
            <w:tcW w:w="872" w:type="dxa"/>
          </w:tcPr>
          <w:p w14:paraId="710290DF" w14:textId="77777777" w:rsidR="007A1F44" w:rsidRPr="00977EA3" w:rsidRDefault="007A1F44">
            <w:pPr>
              <w:pStyle w:val="TableEntry"/>
              <w:jc w:val="center"/>
              <w:rPr>
                <w:noProof w:val="0"/>
              </w:rPr>
            </w:pPr>
            <w:r w:rsidRPr="00977EA3">
              <w:rPr>
                <w:noProof w:val="0"/>
              </w:rPr>
              <w:t>[0..1]</w:t>
            </w:r>
          </w:p>
        </w:tc>
        <w:tc>
          <w:tcPr>
            <w:tcW w:w="1701" w:type="dxa"/>
          </w:tcPr>
          <w:p w14:paraId="0A7CB91F" w14:textId="77777777" w:rsidR="007A1F44" w:rsidRPr="00977EA3" w:rsidRDefault="007A1F44">
            <w:pPr>
              <w:pStyle w:val="TableEntry"/>
              <w:jc w:val="center"/>
              <w:rPr>
                <w:noProof w:val="0"/>
              </w:rPr>
            </w:pPr>
            <w:r w:rsidRPr="00977EA3">
              <w:rPr>
                <w:noProof w:val="0"/>
              </w:rPr>
              <w:t>3</w:t>
            </w:r>
          </w:p>
        </w:tc>
      </w:tr>
    </w:tbl>
    <w:p w14:paraId="595370FD"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33" w:name="_Toc174249306"/>
      <w:r w:rsidRPr="00977EA3">
        <w:rPr>
          <w:noProof w:val="0"/>
        </w:rPr>
        <w:t>Comments on segment usage</w:t>
      </w:r>
      <w:bookmarkEnd w:id="533"/>
    </w:p>
    <w:p w14:paraId="71228009" w14:textId="77777777" w:rsidR="007A1F44" w:rsidRPr="00977EA3" w:rsidRDefault="007A1F44">
      <w:r w:rsidRPr="00977EA3">
        <w:t xml:space="preserve">The ZBE segment is mandatory in this message. See the description of this segment in </w:t>
      </w:r>
      <w:r w:rsidR="00292B01" w:rsidRPr="00977EA3">
        <w:t>Section</w:t>
      </w:r>
      <w:r w:rsidRPr="00977EA3">
        <w:t xml:space="preserve"> 3.31.6.1.</w:t>
      </w:r>
    </w:p>
    <w:p w14:paraId="5396C93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34" w:name="_Toc174249307"/>
      <w:r w:rsidRPr="00977EA3">
        <w:rPr>
          <w:noProof w:val="0"/>
        </w:rPr>
        <w:t>Expected actions</w:t>
      </w:r>
      <w:bookmarkEnd w:id="534"/>
    </w:p>
    <w:p w14:paraId="5AB204D7" w14:textId="77777777" w:rsidR="007A1F44" w:rsidRPr="00977EA3" w:rsidRDefault="007A1F44">
      <w:r w:rsidRPr="00977EA3">
        <w:t>Otherwise, the receiver shall update the Movement in its database, and shall report the result of this operation (success / error) in an acknowledgment message returned to the sender.</w:t>
      </w:r>
    </w:p>
    <w:p w14:paraId="7A709F58" w14:textId="77777777" w:rsidR="007A1F44" w:rsidRPr="00977EA3" w:rsidRDefault="007A1F44">
      <w:r w:rsidRPr="00977EA3">
        <w:t>If the receiver does not know the Movement to be updated (identified by ZBE-3 in the ZBE segment), it discards the message and raises an error condition.</w:t>
      </w:r>
    </w:p>
    <w:p w14:paraId="4D9DDABE" w14:textId="77777777" w:rsidR="007A1F44" w:rsidRPr="00977EA3" w:rsidRDefault="007A1F44">
      <w:r w:rsidRPr="00977EA3">
        <w:t>A receiver not supporting the Historic Movement Management Option shall application-reject the message (see ITI TF-2x: C.2.3).</w:t>
      </w:r>
    </w:p>
    <w:p w14:paraId="3BDD9AE4" w14:textId="77777777" w:rsidR="008E3CF3" w:rsidRPr="00977EA3" w:rsidRDefault="007A1F44" w:rsidP="00EC243F">
      <w:pPr>
        <w:pStyle w:val="Titolo4"/>
        <w:numPr>
          <w:ilvl w:val="3"/>
          <w:numId w:val="8"/>
        </w:numPr>
        <w:tabs>
          <w:tab w:val="clear" w:pos="2160"/>
          <w:tab w:val="clear" w:pos="2880"/>
          <w:tab w:val="clear" w:pos="3600"/>
        </w:tabs>
        <w:rPr>
          <w:noProof w:val="0"/>
        </w:rPr>
      </w:pPr>
      <w:bookmarkStart w:id="535" w:name="_Toc174249308"/>
      <w:bookmarkStart w:id="536" w:name="_Toc398544201"/>
      <w:r w:rsidRPr="00977EA3">
        <w:rPr>
          <w:noProof w:val="0"/>
        </w:rPr>
        <w:lastRenderedPageBreak/>
        <w:t>Merge two patients - ADT^A40^ADT_A39</w:t>
      </w:r>
      <w:bookmarkEnd w:id="535"/>
      <w:bookmarkEnd w:id="536"/>
    </w:p>
    <w:p w14:paraId="3F8BFDEF"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37" w:name="_Toc174249309"/>
      <w:r w:rsidRPr="00977EA3">
        <w:rPr>
          <w:noProof w:val="0"/>
        </w:rPr>
        <w:t>Trigger Event</w:t>
      </w:r>
      <w:bookmarkEnd w:id="537"/>
    </w:p>
    <w:p w14:paraId="7899A33F" w14:textId="77777777" w:rsidR="007A1F44" w:rsidRPr="00977EA3" w:rsidRDefault="007A1F44">
      <w:r w:rsidRPr="00977EA3">
        <w:t>The Patient Encounter Supplier notifies the merge of records for a patient that was incorrectly filed under two different identifiers. This message is only used to merge two patient identifiers of the same type, or two lists of patient identifiers, it is not supposed to update other patient demographics information. The A08 trigger event should be used for this purpose.</w:t>
      </w:r>
    </w:p>
    <w:p w14:paraId="39189788" w14:textId="77777777" w:rsidR="007A1F44" w:rsidRPr="00977EA3" w:rsidRDefault="007A1F44" w:rsidP="00A340A6">
      <w:pPr>
        <w:pStyle w:val="Corpotesto"/>
      </w:pPr>
      <w:r w:rsidRPr="00977EA3">
        <w:t xml:space="preserve">MSH-9 is valued </w:t>
      </w:r>
      <w:r w:rsidRPr="00977EA3">
        <w:rPr>
          <w:b/>
          <w:bCs/>
        </w:rPr>
        <w:t>ADT^A40^ADT_A39</w:t>
      </w:r>
      <w:r w:rsidRPr="00977EA3">
        <w:t>.</w:t>
      </w:r>
    </w:p>
    <w:p w14:paraId="7F7A08C1"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38" w:name="_Toc174249310"/>
      <w:r w:rsidRPr="00977EA3">
        <w:rPr>
          <w:noProof w:val="0"/>
        </w:rPr>
        <w:t>Message Static Definition</w:t>
      </w:r>
      <w:bookmarkEnd w:id="538"/>
    </w:p>
    <w:p w14:paraId="599B132B" w14:textId="77777777" w:rsidR="007A1F44" w:rsidRPr="00977EA3" w:rsidRDefault="007A1F44">
      <w:pPr>
        <w:pStyle w:val="TableTitle"/>
        <w:rPr>
          <w:noProof w:val="0"/>
        </w:rPr>
      </w:pPr>
      <w:r w:rsidRPr="00977EA3">
        <w:rPr>
          <w:noProof w:val="0"/>
        </w:rPr>
        <w:t>Table 3.31-37: Static definition of message ADT^Z40^ADT_A39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E56D6BF" w14:textId="77777777" w:rsidTr="00B6518F">
        <w:trPr>
          <w:tblHeader/>
          <w:jc w:val="center"/>
        </w:trPr>
        <w:tc>
          <w:tcPr>
            <w:tcW w:w="1951" w:type="dxa"/>
            <w:shd w:val="clear" w:color="auto" w:fill="D9D9D9"/>
          </w:tcPr>
          <w:p w14:paraId="2D3B3E1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4C9367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63C6693"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637F75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C18613A" w14:textId="77777777" w:rsidR="007A1F44" w:rsidRPr="00977EA3" w:rsidRDefault="007A1F44" w:rsidP="00A53067">
            <w:pPr>
              <w:pStyle w:val="TableEntryHeader"/>
              <w:rPr>
                <w:noProof w:val="0"/>
              </w:rPr>
            </w:pPr>
            <w:r w:rsidRPr="00977EA3">
              <w:rPr>
                <w:noProof w:val="0"/>
              </w:rPr>
              <w:t>HL7 chapter</w:t>
            </w:r>
          </w:p>
        </w:tc>
      </w:tr>
      <w:tr w:rsidR="007A1F44" w:rsidRPr="00977EA3" w14:paraId="5739BF90" w14:textId="77777777">
        <w:trPr>
          <w:cantSplit/>
          <w:jc w:val="center"/>
        </w:trPr>
        <w:tc>
          <w:tcPr>
            <w:tcW w:w="1951" w:type="dxa"/>
          </w:tcPr>
          <w:p w14:paraId="74792DC8" w14:textId="77777777" w:rsidR="007A1F44" w:rsidRPr="00977EA3" w:rsidRDefault="007A1F44" w:rsidP="00A0052B">
            <w:pPr>
              <w:pStyle w:val="TableEntry"/>
              <w:rPr>
                <w:noProof w:val="0"/>
              </w:rPr>
            </w:pPr>
            <w:r w:rsidRPr="00977EA3">
              <w:rPr>
                <w:noProof w:val="0"/>
              </w:rPr>
              <w:t>MSH</w:t>
            </w:r>
          </w:p>
        </w:tc>
        <w:tc>
          <w:tcPr>
            <w:tcW w:w="3544" w:type="dxa"/>
          </w:tcPr>
          <w:p w14:paraId="67DE4E09" w14:textId="77777777" w:rsidR="007A1F44" w:rsidRPr="00977EA3" w:rsidRDefault="007A1F44">
            <w:pPr>
              <w:pStyle w:val="TableEntry"/>
              <w:rPr>
                <w:noProof w:val="0"/>
              </w:rPr>
            </w:pPr>
            <w:r w:rsidRPr="00977EA3">
              <w:rPr>
                <w:noProof w:val="0"/>
              </w:rPr>
              <w:t>Message Header</w:t>
            </w:r>
          </w:p>
        </w:tc>
        <w:tc>
          <w:tcPr>
            <w:tcW w:w="971" w:type="dxa"/>
          </w:tcPr>
          <w:p w14:paraId="56649D30" w14:textId="77777777" w:rsidR="007A1F44" w:rsidRPr="00977EA3" w:rsidRDefault="007A1F44">
            <w:pPr>
              <w:pStyle w:val="TableEntry"/>
              <w:jc w:val="center"/>
              <w:rPr>
                <w:noProof w:val="0"/>
              </w:rPr>
            </w:pPr>
            <w:r w:rsidRPr="00977EA3">
              <w:rPr>
                <w:noProof w:val="0"/>
              </w:rPr>
              <w:t>R</w:t>
            </w:r>
          </w:p>
        </w:tc>
        <w:tc>
          <w:tcPr>
            <w:tcW w:w="872" w:type="dxa"/>
          </w:tcPr>
          <w:p w14:paraId="6CEF262F" w14:textId="77777777" w:rsidR="007A1F44" w:rsidRPr="00977EA3" w:rsidRDefault="007A1F44">
            <w:pPr>
              <w:pStyle w:val="TableEntry"/>
              <w:jc w:val="center"/>
              <w:rPr>
                <w:noProof w:val="0"/>
              </w:rPr>
            </w:pPr>
            <w:r w:rsidRPr="00977EA3">
              <w:rPr>
                <w:noProof w:val="0"/>
              </w:rPr>
              <w:t>[1..1]</w:t>
            </w:r>
          </w:p>
        </w:tc>
        <w:tc>
          <w:tcPr>
            <w:tcW w:w="1701" w:type="dxa"/>
          </w:tcPr>
          <w:p w14:paraId="2D98BA8F" w14:textId="77777777" w:rsidR="007A1F44" w:rsidRPr="00977EA3" w:rsidRDefault="007A1F44">
            <w:pPr>
              <w:pStyle w:val="TableEntry"/>
              <w:jc w:val="center"/>
              <w:rPr>
                <w:noProof w:val="0"/>
              </w:rPr>
            </w:pPr>
            <w:r w:rsidRPr="00977EA3">
              <w:rPr>
                <w:noProof w:val="0"/>
              </w:rPr>
              <w:t>2</w:t>
            </w:r>
          </w:p>
        </w:tc>
      </w:tr>
      <w:tr w:rsidR="007A1F44" w:rsidRPr="00977EA3" w14:paraId="0900B6EA" w14:textId="77777777">
        <w:trPr>
          <w:cantSplit/>
          <w:jc w:val="center"/>
        </w:trPr>
        <w:tc>
          <w:tcPr>
            <w:tcW w:w="1951" w:type="dxa"/>
          </w:tcPr>
          <w:p w14:paraId="5D76D951" w14:textId="77777777" w:rsidR="007A1F44" w:rsidRPr="00977EA3" w:rsidRDefault="007A1F44" w:rsidP="00A0052B">
            <w:pPr>
              <w:pStyle w:val="TableEntry"/>
              <w:rPr>
                <w:noProof w:val="0"/>
              </w:rPr>
            </w:pPr>
            <w:r w:rsidRPr="00977EA3">
              <w:rPr>
                <w:noProof w:val="0"/>
              </w:rPr>
              <w:t>SFT</w:t>
            </w:r>
          </w:p>
        </w:tc>
        <w:tc>
          <w:tcPr>
            <w:tcW w:w="3544" w:type="dxa"/>
          </w:tcPr>
          <w:p w14:paraId="337BE8BF" w14:textId="77777777" w:rsidR="007A1F44" w:rsidRPr="00977EA3" w:rsidRDefault="007A1F44">
            <w:pPr>
              <w:pStyle w:val="TableEntry"/>
              <w:rPr>
                <w:noProof w:val="0"/>
              </w:rPr>
            </w:pPr>
            <w:r w:rsidRPr="00977EA3">
              <w:rPr>
                <w:noProof w:val="0"/>
              </w:rPr>
              <w:t>Software Segment</w:t>
            </w:r>
          </w:p>
        </w:tc>
        <w:tc>
          <w:tcPr>
            <w:tcW w:w="971" w:type="dxa"/>
          </w:tcPr>
          <w:p w14:paraId="339CA594" w14:textId="77777777" w:rsidR="007A1F44" w:rsidRPr="00977EA3" w:rsidRDefault="007A1F44">
            <w:pPr>
              <w:pStyle w:val="TableEntry"/>
              <w:jc w:val="center"/>
              <w:rPr>
                <w:noProof w:val="0"/>
              </w:rPr>
            </w:pPr>
            <w:r w:rsidRPr="00977EA3">
              <w:rPr>
                <w:noProof w:val="0"/>
              </w:rPr>
              <w:t>O</w:t>
            </w:r>
          </w:p>
        </w:tc>
        <w:tc>
          <w:tcPr>
            <w:tcW w:w="872" w:type="dxa"/>
          </w:tcPr>
          <w:p w14:paraId="1B88EF77" w14:textId="77777777" w:rsidR="007A1F44" w:rsidRPr="00977EA3" w:rsidRDefault="007A1F44">
            <w:pPr>
              <w:pStyle w:val="TableEntry"/>
              <w:jc w:val="center"/>
              <w:rPr>
                <w:noProof w:val="0"/>
              </w:rPr>
            </w:pPr>
            <w:r w:rsidRPr="00977EA3">
              <w:rPr>
                <w:noProof w:val="0"/>
              </w:rPr>
              <w:t>[0..*]</w:t>
            </w:r>
          </w:p>
        </w:tc>
        <w:tc>
          <w:tcPr>
            <w:tcW w:w="1701" w:type="dxa"/>
          </w:tcPr>
          <w:p w14:paraId="6F5773C1" w14:textId="77777777" w:rsidR="007A1F44" w:rsidRPr="00977EA3" w:rsidRDefault="007A1F44">
            <w:pPr>
              <w:pStyle w:val="TableEntry"/>
              <w:jc w:val="center"/>
              <w:rPr>
                <w:noProof w:val="0"/>
              </w:rPr>
            </w:pPr>
            <w:r w:rsidRPr="00977EA3">
              <w:rPr>
                <w:noProof w:val="0"/>
              </w:rPr>
              <w:t>2</w:t>
            </w:r>
          </w:p>
        </w:tc>
      </w:tr>
      <w:tr w:rsidR="007A1F44" w:rsidRPr="00977EA3" w14:paraId="24D4AFC6" w14:textId="77777777">
        <w:trPr>
          <w:cantSplit/>
          <w:jc w:val="center"/>
        </w:trPr>
        <w:tc>
          <w:tcPr>
            <w:tcW w:w="1951" w:type="dxa"/>
          </w:tcPr>
          <w:p w14:paraId="7B75F5F6" w14:textId="77777777" w:rsidR="007A1F44" w:rsidRPr="00977EA3" w:rsidRDefault="007A1F44" w:rsidP="00A0052B">
            <w:pPr>
              <w:pStyle w:val="TableEntry"/>
              <w:rPr>
                <w:noProof w:val="0"/>
              </w:rPr>
            </w:pPr>
            <w:r w:rsidRPr="00977EA3">
              <w:rPr>
                <w:noProof w:val="0"/>
              </w:rPr>
              <w:t>EVN</w:t>
            </w:r>
          </w:p>
        </w:tc>
        <w:tc>
          <w:tcPr>
            <w:tcW w:w="3544" w:type="dxa"/>
          </w:tcPr>
          <w:p w14:paraId="7769DF17" w14:textId="77777777" w:rsidR="007A1F44" w:rsidRPr="00977EA3" w:rsidRDefault="007A1F44">
            <w:pPr>
              <w:pStyle w:val="TableEntry"/>
              <w:rPr>
                <w:noProof w:val="0"/>
              </w:rPr>
            </w:pPr>
            <w:r w:rsidRPr="00977EA3">
              <w:rPr>
                <w:noProof w:val="0"/>
              </w:rPr>
              <w:t>Event Type</w:t>
            </w:r>
          </w:p>
        </w:tc>
        <w:tc>
          <w:tcPr>
            <w:tcW w:w="971" w:type="dxa"/>
          </w:tcPr>
          <w:p w14:paraId="33A077F5" w14:textId="77777777" w:rsidR="007A1F44" w:rsidRPr="00977EA3" w:rsidRDefault="007A1F44">
            <w:pPr>
              <w:pStyle w:val="TableEntry"/>
              <w:jc w:val="center"/>
              <w:rPr>
                <w:noProof w:val="0"/>
              </w:rPr>
            </w:pPr>
            <w:r w:rsidRPr="00977EA3">
              <w:rPr>
                <w:noProof w:val="0"/>
              </w:rPr>
              <w:t>R</w:t>
            </w:r>
          </w:p>
        </w:tc>
        <w:tc>
          <w:tcPr>
            <w:tcW w:w="872" w:type="dxa"/>
          </w:tcPr>
          <w:p w14:paraId="2E26BC8F" w14:textId="77777777" w:rsidR="007A1F44" w:rsidRPr="00977EA3" w:rsidRDefault="007A1F44">
            <w:pPr>
              <w:pStyle w:val="TableEntry"/>
              <w:jc w:val="center"/>
              <w:rPr>
                <w:noProof w:val="0"/>
              </w:rPr>
            </w:pPr>
            <w:r w:rsidRPr="00977EA3">
              <w:rPr>
                <w:noProof w:val="0"/>
              </w:rPr>
              <w:t>[1..1]</w:t>
            </w:r>
          </w:p>
        </w:tc>
        <w:tc>
          <w:tcPr>
            <w:tcW w:w="1701" w:type="dxa"/>
          </w:tcPr>
          <w:p w14:paraId="1F1C8987" w14:textId="77777777" w:rsidR="007A1F44" w:rsidRPr="00977EA3" w:rsidRDefault="007A1F44">
            <w:pPr>
              <w:pStyle w:val="TableEntry"/>
              <w:jc w:val="center"/>
              <w:rPr>
                <w:noProof w:val="0"/>
              </w:rPr>
            </w:pPr>
            <w:r w:rsidRPr="00977EA3">
              <w:rPr>
                <w:noProof w:val="0"/>
              </w:rPr>
              <w:t>2</w:t>
            </w:r>
          </w:p>
        </w:tc>
      </w:tr>
      <w:tr w:rsidR="007A1F44" w:rsidRPr="00977EA3" w14:paraId="4C801883" w14:textId="77777777">
        <w:trPr>
          <w:cantSplit/>
          <w:jc w:val="center"/>
        </w:trPr>
        <w:tc>
          <w:tcPr>
            <w:tcW w:w="1951" w:type="dxa"/>
          </w:tcPr>
          <w:p w14:paraId="0E680D75" w14:textId="77777777" w:rsidR="007A1F44" w:rsidRPr="00977EA3" w:rsidRDefault="007A1F44" w:rsidP="00A0052B">
            <w:pPr>
              <w:pStyle w:val="TableEntry"/>
              <w:rPr>
                <w:noProof w:val="0"/>
              </w:rPr>
            </w:pPr>
            <w:r w:rsidRPr="00977EA3">
              <w:rPr>
                <w:noProof w:val="0"/>
              </w:rPr>
              <w:t>---</w:t>
            </w:r>
          </w:p>
        </w:tc>
        <w:tc>
          <w:tcPr>
            <w:tcW w:w="3544" w:type="dxa"/>
          </w:tcPr>
          <w:p w14:paraId="48D902C4" w14:textId="77777777" w:rsidR="007A1F44" w:rsidRPr="00977EA3" w:rsidRDefault="007A1F44">
            <w:pPr>
              <w:pStyle w:val="TableEntry"/>
              <w:rPr>
                <w:noProof w:val="0"/>
              </w:rPr>
            </w:pPr>
            <w:r w:rsidRPr="00977EA3">
              <w:rPr>
                <w:noProof w:val="0"/>
              </w:rPr>
              <w:t xml:space="preserve">--- PATIENT begin </w:t>
            </w:r>
          </w:p>
        </w:tc>
        <w:tc>
          <w:tcPr>
            <w:tcW w:w="971" w:type="dxa"/>
          </w:tcPr>
          <w:p w14:paraId="484BFB0F" w14:textId="77777777" w:rsidR="007A1F44" w:rsidRPr="00977EA3" w:rsidRDefault="007A1F44">
            <w:pPr>
              <w:pStyle w:val="TableEntry"/>
              <w:jc w:val="center"/>
              <w:rPr>
                <w:noProof w:val="0"/>
              </w:rPr>
            </w:pPr>
            <w:r w:rsidRPr="00977EA3">
              <w:rPr>
                <w:noProof w:val="0"/>
              </w:rPr>
              <w:t>R</w:t>
            </w:r>
          </w:p>
        </w:tc>
        <w:tc>
          <w:tcPr>
            <w:tcW w:w="872" w:type="dxa"/>
          </w:tcPr>
          <w:p w14:paraId="25EB50D5" w14:textId="77777777" w:rsidR="007A1F44" w:rsidRPr="00977EA3" w:rsidRDefault="007A1F44">
            <w:pPr>
              <w:pStyle w:val="TableEntry"/>
              <w:jc w:val="center"/>
              <w:rPr>
                <w:noProof w:val="0"/>
              </w:rPr>
            </w:pPr>
            <w:r w:rsidRPr="00977EA3">
              <w:rPr>
                <w:noProof w:val="0"/>
              </w:rPr>
              <w:t>[1..1]</w:t>
            </w:r>
          </w:p>
        </w:tc>
        <w:tc>
          <w:tcPr>
            <w:tcW w:w="1701" w:type="dxa"/>
          </w:tcPr>
          <w:p w14:paraId="4F88C1D0" w14:textId="77777777" w:rsidR="007A1F44" w:rsidRPr="00977EA3" w:rsidRDefault="007A1F44">
            <w:pPr>
              <w:pStyle w:val="TableEntry"/>
              <w:jc w:val="center"/>
              <w:rPr>
                <w:noProof w:val="0"/>
              </w:rPr>
            </w:pPr>
          </w:p>
        </w:tc>
      </w:tr>
      <w:tr w:rsidR="007A1F44" w:rsidRPr="00977EA3" w14:paraId="3D1CDFC9" w14:textId="77777777">
        <w:trPr>
          <w:cantSplit/>
          <w:jc w:val="center"/>
        </w:trPr>
        <w:tc>
          <w:tcPr>
            <w:tcW w:w="1951" w:type="dxa"/>
          </w:tcPr>
          <w:p w14:paraId="69392C29" w14:textId="77777777" w:rsidR="007A1F44" w:rsidRPr="00977EA3" w:rsidRDefault="007A1F44" w:rsidP="00A0052B">
            <w:pPr>
              <w:pStyle w:val="TableEntry"/>
              <w:rPr>
                <w:noProof w:val="0"/>
              </w:rPr>
            </w:pPr>
            <w:r w:rsidRPr="00977EA3">
              <w:rPr>
                <w:noProof w:val="0"/>
              </w:rPr>
              <w:t xml:space="preserve">  PID</w:t>
            </w:r>
          </w:p>
        </w:tc>
        <w:tc>
          <w:tcPr>
            <w:tcW w:w="3544" w:type="dxa"/>
          </w:tcPr>
          <w:p w14:paraId="5160012D" w14:textId="77777777" w:rsidR="007A1F44" w:rsidRPr="00977EA3" w:rsidRDefault="007A1F44">
            <w:pPr>
              <w:pStyle w:val="TableEntry"/>
              <w:rPr>
                <w:noProof w:val="0"/>
              </w:rPr>
            </w:pPr>
            <w:r w:rsidRPr="00977EA3">
              <w:rPr>
                <w:noProof w:val="0"/>
              </w:rPr>
              <w:t>Patient Identification</w:t>
            </w:r>
          </w:p>
        </w:tc>
        <w:tc>
          <w:tcPr>
            <w:tcW w:w="971" w:type="dxa"/>
          </w:tcPr>
          <w:p w14:paraId="6B1A04D8" w14:textId="77777777" w:rsidR="007A1F44" w:rsidRPr="00977EA3" w:rsidRDefault="007A1F44">
            <w:pPr>
              <w:pStyle w:val="TableEntry"/>
              <w:jc w:val="center"/>
              <w:rPr>
                <w:noProof w:val="0"/>
              </w:rPr>
            </w:pPr>
            <w:r w:rsidRPr="00977EA3">
              <w:rPr>
                <w:noProof w:val="0"/>
              </w:rPr>
              <w:t>R</w:t>
            </w:r>
          </w:p>
        </w:tc>
        <w:tc>
          <w:tcPr>
            <w:tcW w:w="872" w:type="dxa"/>
          </w:tcPr>
          <w:p w14:paraId="6038C914" w14:textId="77777777" w:rsidR="007A1F44" w:rsidRPr="00977EA3" w:rsidRDefault="007A1F44">
            <w:pPr>
              <w:pStyle w:val="TableEntry"/>
              <w:jc w:val="center"/>
              <w:rPr>
                <w:noProof w:val="0"/>
              </w:rPr>
            </w:pPr>
            <w:r w:rsidRPr="00977EA3">
              <w:rPr>
                <w:noProof w:val="0"/>
              </w:rPr>
              <w:t>[1..1]</w:t>
            </w:r>
          </w:p>
        </w:tc>
        <w:tc>
          <w:tcPr>
            <w:tcW w:w="1701" w:type="dxa"/>
          </w:tcPr>
          <w:p w14:paraId="7D86F2C8" w14:textId="77777777" w:rsidR="007A1F44" w:rsidRPr="00977EA3" w:rsidRDefault="007A1F44">
            <w:pPr>
              <w:pStyle w:val="TableEntry"/>
              <w:jc w:val="center"/>
              <w:rPr>
                <w:noProof w:val="0"/>
              </w:rPr>
            </w:pPr>
            <w:r w:rsidRPr="00977EA3">
              <w:rPr>
                <w:noProof w:val="0"/>
              </w:rPr>
              <w:t>3</w:t>
            </w:r>
          </w:p>
        </w:tc>
      </w:tr>
      <w:tr w:rsidR="007A1F44" w:rsidRPr="00977EA3" w14:paraId="22BDAF36" w14:textId="77777777">
        <w:trPr>
          <w:cantSplit/>
          <w:jc w:val="center"/>
        </w:trPr>
        <w:tc>
          <w:tcPr>
            <w:tcW w:w="1951" w:type="dxa"/>
          </w:tcPr>
          <w:p w14:paraId="17C2090C" w14:textId="77777777" w:rsidR="007A1F44" w:rsidRPr="00977EA3" w:rsidRDefault="007A1F44" w:rsidP="00A0052B">
            <w:pPr>
              <w:pStyle w:val="TableEntry"/>
              <w:rPr>
                <w:noProof w:val="0"/>
              </w:rPr>
            </w:pPr>
            <w:r w:rsidRPr="00977EA3">
              <w:rPr>
                <w:noProof w:val="0"/>
              </w:rPr>
              <w:t xml:space="preserve">  PD1</w:t>
            </w:r>
          </w:p>
        </w:tc>
        <w:tc>
          <w:tcPr>
            <w:tcW w:w="3544" w:type="dxa"/>
          </w:tcPr>
          <w:p w14:paraId="09E1E1D6" w14:textId="77777777" w:rsidR="007A1F44" w:rsidRPr="00977EA3" w:rsidRDefault="007A1F44">
            <w:pPr>
              <w:pStyle w:val="TableEntry"/>
              <w:rPr>
                <w:noProof w:val="0"/>
              </w:rPr>
            </w:pPr>
            <w:r w:rsidRPr="00977EA3">
              <w:rPr>
                <w:noProof w:val="0"/>
              </w:rPr>
              <w:t>Additional Demographics</w:t>
            </w:r>
          </w:p>
        </w:tc>
        <w:tc>
          <w:tcPr>
            <w:tcW w:w="971" w:type="dxa"/>
          </w:tcPr>
          <w:p w14:paraId="39A1855E" w14:textId="77777777" w:rsidR="007A1F44" w:rsidRPr="00977EA3" w:rsidRDefault="007A1F44">
            <w:pPr>
              <w:pStyle w:val="TableEntry"/>
              <w:jc w:val="center"/>
              <w:rPr>
                <w:noProof w:val="0"/>
              </w:rPr>
            </w:pPr>
            <w:r w:rsidRPr="00977EA3">
              <w:rPr>
                <w:noProof w:val="0"/>
              </w:rPr>
              <w:t>O</w:t>
            </w:r>
          </w:p>
        </w:tc>
        <w:tc>
          <w:tcPr>
            <w:tcW w:w="872" w:type="dxa"/>
          </w:tcPr>
          <w:p w14:paraId="04862A96" w14:textId="77777777" w:rsidR="007A1F44" w:rsidRPr="00977EA3" w:rsidRDefault="007A1F44">
            <w:pPr>
              <w:pStyle w:val="TableEntry"/>
              <w:jc w:val="center"/>
              <w:rPr>
                <w:noProof w:val="0"/>
              </w:rPr>
            </w:pPr>
            <w:r w:rsidRPr="00977EA3">
              <w:rPr>
                <w:noProof w:val="0"/>
              </w:rPr>
              <w:t>[0..1]</w:t>
            </w:r>
          </w:p>
        </w:tc>
        <w:tc>
          <w:tcPr>
            <w:tcW w:w="1701" w:type="dxa"/>
          </w:tcPr>
          <w:p w14:paraId="2A1C8241" w14:textId="77777777" w:rsidR="007A1F44" w:rsidRPr="00977EA3" w:rsidRDefault="007A1F44">
            <w:pPr>
              <w:pStyle w:val="TableEntry"/>
              <w:jc w:val="center"/>
              <w:rPr>
                <w:noProof w:val="0"/>
              </w:rPr>
            </w:pPr>
            <w:r w:rsidRPr="00977EA3">
              <w:rPr>
                <w:noProof w:val="0"/>
              </w:rPr>
              <w:t>3</w:t>
            </w:r>
          </w:p>
        </w:tc>
      </w:tr>
      <w:tr w:rsidR="007A1F44" w:rsidRPr="00977EA3" w14:paraId="420CFFC0" w14:textId="77777777">
        <w:trPr>
          <w:cantSplit/>
          <w:jc w:val="center"/>
        </w:trPr>
        <w:tc>
          <w:tcPr>
            <w:tcW w:w="1951" w:type="dxa"/>
          </w:tcPr>
          <w:p w14:paraId="61F77BEA" w14:textId="77777777" w:rsidR="007A1F44" w:rsidRPr="00977EA3" w:rsidRDefault="007A1F44" w:rsidP="00A0052B">
            <w:pPr>
              <w:pStyle w:val="TableEntry"/>
              <w:rPr>
                <w:noProof w:val="0"/>
              </w:rPr>
            </w:pPr>
            <w:r w:rsidRPr="00977EA3">
              <w:rPr>
                <w:noProof w:val="0"/>
              </w:rPr>
              <w:t xml:space="preserve">  MRG</w:t>
            </w:r>
          </w:p>
        </w:tc>
        <w:tc>
          <w:tcPr>
            <w:tcW w:w="3544" w:type="dxa"/>
          </w:tcPr>
          <w:p w14:paraId="6E599CEB" w14:textId="77777777" w:rsidR="007A1F44" w:rsidRPr="00977EA3" w:rsidRDefault="007A1F44">
            <w:pPr>
              <w:pStyle w:val="TableEntry"/>
              <w:rPr>
                <w:noProof w:val="0"/>
              </w:rPr>
            </w:pPr>
            <w:r w:rsidRPr="00977EA3">
              <w:rPr>
                <w:noProof w:val="0"/>
              </w:rPr>
              <w:t>Merge Information</w:t>
            </w:r>
          </w:p>
        </w:tc>
        <w:tc>
          <w:tcPr>
            <w:tcW w:w="971" w:type="dxa"/>
          </w:tcPr>
          <w:p w14:paraId="7EE5C633" w14:textId="77777777" w:rsidR="007A1F44" w:rsidRPr="00977EA3" w:rsidRDefault="007A1F44">
            <w:pPr>
              <w:pStyle w:val="TableEntry"/>
              <w:jc w:val="center"/>
              <w:rPr>
                <w:noProof w:val="0"/>
              </w:rPr>
            </w:pPr>
            <w:r w:rsidRPr="00977EA3">
              <w:rPr>
                <w:noProof w:val="0"/>
              </w:rPr>
              <w:t>R</w:t>
            </w:r>
          </w:p>
        </w:tc>
        <w:tc>
          <w:tcPr>
            <w:tcW w:w="872" w:type="dxa"/>
          </w:tcPr>
          <w:p w14:paraId="4FF182D8" w14:textId="77777777" w:rsidR="007A1F44" w:rsidRPr="00977EA3" w:rsidRDefault="007A1F44">
            <w:pPr>
              <w:pStyle w:val="TableEntry"/>
              <w:jc w:val="center"/>
              <w:rPr>
                <w:noProof w:val="0"/>
              </w:rPr>
            </w:pPr>
            <w:r w:rsidRPr="00977EA3">
              <w:rPr>
                <w:noProof w:val="0"/>
              </w:rPr>
              <w:t>[1..1]</w:t>
            </w:r>
          </w:p>
        </w:tc>
        <w:tc>
          <w:tcPr>
            <w:tcW w:w="1701" w:type="dxa"/>
          </w:tcPr>
          <w:p w14:paraId="7F357D18" w14:textId="77777777" w:rsidR="007A1F44" w:rsidRPr="00977EA3" w:rsidRDefault="007A1F44">
            <w:pPr>
              <w:pStyle w:val="TableEntry"/>
              <w:jc w:val="center"/>
              <w:rPr>
                <w:noProof w:val="0"/>
              </w:rPr>
            </w:pPr>
            <w:r w:rsidRPr="00977EA3">
              <w:rPr>
                <w:noProof w:val="0"/>
              </w:rPr>
              <w:t>3</w:t>
            </w:r>
          </w:p>
        </w:tc>
      </w:tr>
      <w:tr w:rsidR="007A1F44" w:rsidRPr="00977EA3" w14:paraId="5FB6B9A0" w14:textId="77777777">
        <w:trPr>
          <w:cantSplit/>
          <w:jc w:val="center"/>
        </w:trPr>
        <w:tc>
          <w:tcPr>
            <w:tcW w:w="1951" w:type="dxa"/>
          </w:tcPr>
          <w:p w14:paraId="07BC304F" w14:textId="77777777" w:rsidR="007A1F44" w:rsidRPr="00977EA3" w:rsidRDefault="007A1F44" w:rsidP="00A0052B">
            <w:pPr>
              <w:pStyle w:val="TableEntry"/>
              <w:rPr>
                <w:noProof w:val="0"/>
              </w:rPr>
            </w:pPr>
            <w:r w:rsidRPr="00977EA3">
              <w:rPr>
                <w:noProof w:val="0"/>
              </w:rPr>
              <w:t xml:space="preserve">  PV1</w:t>
            </w:r>
          </w:p>
        </w:tc>
        <w:tc>
          <w:tcPr>
            <w:tcW w:w="3544" w:type="dxa"/>
          </w:tcPr>
          <w:p w14:paraId="59960C15" w14:textId="77777777" w:rsidR="007A1F44" w:rsidRPr="00977EA3" w:rsidRDefault="007A1F44">
            <w:pPr>
              <w:pStyle w:val="TableEntry"/>
              <w:rPr>
                <w:noProof w:val="0"/>
              </w:rPr>
            </w:pPr>
            <w:r w:rsidRPr="00977EA3">
              <w:rPr>
                <w:noProof w:val="0"/>
              </w:rPr>
              <w:t>Patient Visit</w:t>
            </w:r>
          </w:p>
        </w:tc>
        <w:tc>
          <w:tcPr>
            <w:tcW w:w="971" w:type="dxa"/>
          </w:tcPr>
          <w:p w14:paraId="6C5A631C" w14:textId="77777777" w:rsidR="007A1F44" w:rsidRPr="00977EA3" w:rsidRDefault="007A1F44">
            <w:pPr>
              <w:pStyle w:val="TableEntry"/>
              <w:jc w:val="center"/>
              <w:rPr>
                <w:noProof w:val="0"/>
              </w:rPr>
            </w:pPr>
            <w:r w:rsidRPr="00977EA3">
              <w:rPr>
                <w:noProof w:val="0"/>
              </w:rPr>
              <w:t>X</w:t>
            </w:r>
          </w:p>
        </w:tc>
        <w:tc>
          <w:tcPr>
            <w:tcW w:w="872" w:type="dxa"/>
          </w:tcPr>
          <w:p w14:paraId="62990F13" w14:textId="77777777" w:rsidR="007A1F44" w:rsidRPr="00977EA3" w:rsidRDefault="007A1F44">
            <w:pPr>
              <w:pStyle w:val="TableEntry"/>
              <w:jc w:val="center"/>
              <w:rPr>
                <w:noProof w:val="0"/>
              </w:rPr>
            </w:pPr>
            <w:r w:rsidRPr="00977EA3">
              <w:rPr>
                <w:noProof w:val="0"/>
              </w:rPr>
              <w:t>[0..0]</w:t>
            </w:r>
          </w:p>
        </w:tc>
        <w:tc>
          <w:tcPr>
            <w:tcW w:w="1701" w:type="dxa"/>
          </w:tcPr>
          <w:p w14:paraId="24E426F1" w14:textId="77777777" w:rsidR="007A1F44" w:rsidRPr="00977EA3" w:rsidRDefault="007A1F44">
            <w:pPr>
              <w:pStyle w:val="TableEntry"/>
              <w:jc w:val="center"/>
              <w:rPr>
                <w:noProof w:val="0"/>
              </w:rPr>
            </w:pPr>
            <w:r w:rsidRPr="00977EA3">
              <w:rPr>
                <w:noProof w:val="0"/>
              </w:rPr>
              <w:t>3</w:t>
            </w:r>
          </w:p>
        </w:tc>
      </w:tr>
      <w:tr w:rsidR="007A1F44" w:rsidRPr="00977EA3" w14:paraId="4647B6D6" w14:textId="77777777">
        <w:trPr>
          <w:cantSplit/>
          <w:jc w:val="center"/>
        </w:trPr>
        <w:tc>
          <w:tcPr>
            <w:tcW w:w="1951" w:type="dxa"/>
          </w:tcPr>
          <w:p w14:paraId="7FFC134D" w14:textId="77777777" w:rsidR="007A1F44" w:rsidRPr="00977EA3" w:rsidRDefault="007A1F44" w:rsidP="00A0052B">
            <w:pPr>
              <w:pStyle w:val="TableEntry"/>
              <w:rPr>
                <w:noProof w:val="0"/>
              </w:rPr>
            </w:pPr>
            <w:r w:rsidRPr="00977EA3">
              <w:rPr>
                <w:noProof w:val="0"/>
              </w:rPr>
              <w:t>---</w:t>
            </w:r>
          </w:p>
        </w:tc>
        <w:tc>
          <w:tcPr>
            <w:tcW w:w="3544" w:type="dxa"/>
          </w:tcPr>
          <w:p w14:paraId="047D6B8F" w14:textId="77777777" w:rsidR="007A1F44" w:rsidRPr="00977EA3" w:rsidRDefault="007A1F44">
            <w:pPr>
              <w:pStyle w:val="TableEntry"/>
              <w:rPr>
                <w:noProof w:val="0"/>
              </w:rPr>
            </w:pPr>
          </w:p>
        </w:tc>
        <w:tc>
          <w:tcPr>
            <w:tcW w:w="971" w:type="dxa"/>
          </w:tcPr>
          <w:p w14:paraId="5A9406B8" w14:textId="77777777" w:rsidR="007A1F44" w:rsidRPr="00977EA3" w:rsidRDefault="007A1F44">
            <w:pPr>
              <w:pStyle w:val="TableEntry"/>
              <w:jc w:val="center"/>
              <w:rPr>
                <w:noProof w:val="0"/>
              </w:rPr>
            </w:pPr>
          </w:p>
        </w:tc>
        <w:tc>
          <w:tcPr>
            <w:tcW w:w="872" w:type="dxa"/>
          </w:tcPr>
          <w:p w14:paraId="7BD29C67" w14:textId="77777777" w:rsidR="007A1F44" w:rsidRPr="00977EA3" w:rsidRDefault="007A1F44">
            <w:pPr>
              <w:pStyle w:val="TableEntry"/>
              <w:jc w:val="center"/>
              <w:rPr>
                <w:noProof w:val="0"/>
              </w:rPr>
            </w:pPr>
          </w:p>
        </w:tc>
        <w:tc>
          <w:tcPr>
            <w:tcW w:w="1701" w:type="dxa"/>
          </w:tcPr>
          <w:p w14:paraId="59C71A45" w14:textId="77777777" w:rsidR="007A1F44" w:rsidRPr="00977EA3" w:rsidRDefault="007A1F44">
            <w:pPr>
              <w:pStyle w:val="TableEntry"/>
              <w:jc w:val="center"/>
              <w:rPr>
                <w:noProof w:val="0"/>
              </w:rPr>
            </w:pPr>
          </w:p>
        </w:tc>
      </w:tr>
    </w:tbl>
    <w:p w14:paraId="483E0D8D"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39" w:name="_Toc174249311"/>
      <w:r w:rsidRPr="00977EA3">
        <w:rPr>
          <w:noProof w:val="0"/>
        </w:rPr>
        <w:t>Comments on segment usage</w:t>
      </w:r>
      <w:bookmarkEnd w:id="539"/>
      <w:r w:rsidRPr="00977EA3">
        <w:rPr>
          <w:noProof w:val="0"/>
        </w:rPr>
        <w:t xml:space="preserve"> </w:t>
      </w:r>
    </w:p>
    <w:p w14:paraId="0F9AC3F3" w14:textId="77777777" w:rsidR="007A1F44" w:rsidRPr="00977EA3" w:rsidRDefault="007A1F44">
      <w:r w:rsidRPr="00977EA3">
        <w:t>This transaction makes unrepeatable the PATIENT segment group: The message can communicate only one merge operation for one patient.</w:t>
      </w:r>
    </w:p>
    <w:p w14:paraId="3F5C0011" w14:textId="77777777" w:rsidR="007A1F44" w:rsidRPr="00977EA3" w:rsidRDefault="007A1F44">
      <w:r w:rsidRPr="00977EA3">
        <w:t>The “incorrect supplier identifier” identified in the MRG segment (</w:t>
      </w:r>
      <w:r w:rsidRPr="00977EA3">
        <w:rPr>
          <w:i/>
          <w:iCs/>
        </w:rPr>
        <w:t>MRG-1-Prior Patient Identifier List</w:t>
      </w:r>
      <w:r w:rsidRPr="00977EA3">
        <w:t>) is to be merged with the required “correct target identifier” of the same “identifier type code” component identified in the PID segment (</w:t>
      </w:r>
      <w:r w:rsidRPr="00977EA3">
        <w:rPr>
          <w:i/>
          <w:iCs/>
        </w:rPr>
        <w:t>PID-3-Patient Identifier List</w:t>
      </w:r>
      <w:r w:rsidRPr="00977EA3">
        <w:t>). The “incorrect supplier identifier” would then logically never be referenced in future transactions.</w:t>
      </w:r>
    </w:p>
    <w:p w14:paraId="477B6E42" w14:textId="77777777" w:rsidR="007A1F44" w:rsidRPr="00977EA3" w:rsidRDefault="007A1F44">
      <w:r w:rsidRPr="00977EA3">
        <w:t xml:space="preserve">The PV1 segment is not supported by IHE in this message. </w:t>
      </w:r>
    </w:p>
    <w:p w14:paraId="6541AAE6" w14:textId="77777777" w:rsidR="008E3CF3" w:rsidRPr="00977EA3" w:rsidRDefault="007A1F44" w:rsidP="00EC243F">
      <w:pPr>
        <w:pStyle w:val="Titolo5"/>
        <w:numPr>
          <w:ilvl w:val="4"/>
          <w:numId w:val="8"/>
        </w:numPr>
        <w:tabs>
          <w:tab w:val="clear" w:pos="2160"/>
          <w:tab w:val="clear" w:pos="2880"/>
          <w:tab w:val="clear" w:pos="3600"/>
          <w:tab w:val="clear" w:pos="4320"/>
        </w:tabs>
        <w:rPr>
          <w:noProof w:val="0"/>
        </w:rPr>
      </w:pPr>
      <w:bookmarkStart w:id="540" w:name="_Toc174249312"/>
      <w:r w:rsidRPr="00977EA3">
        <w:rPr>
          <w:noProof w:val="0"/>
        </w:rPr>
        <w:t>Expected actions</w:t>
      </w:r>
      <w:bookmarkEnd w:id="540"/>
      <w:r w:rsidRPr="00977EA3">
        <w:rPr>
          <w:noProof w:val="0"/>
        </w:rPr>
        <w:t xml:space="preserve"> </w:t>
      </w:r>
    </w:p>
    <w:p w14:paraId="234619FD" w14:textId="77777777" w:rsidR="007A1F44" w:rsidRPr="00977EA3" w:rsidRDefault="007A1F44">
      <w:r w:rsidRPr="00977EA3">
        <w:t>The receiver shall merge the two patients in its data base, and shall report the result of this operation (success / error) in an acknowledgment message returned to the sender.</w:t>
      </w:r>
    </w:p>
    <w:p w14:paraId="535FCFFB" w14:textId="77777777" w:rsidR="007A1F44" w:rsidRPr="00977EA3" w:rsidRDefault="007A1F44">
      <w:r w:rsidRPr="00977EA3">
        <w:t>If the receiver does not recognize the target patient identifiers, it shall perform a Change Patient Identifier List instead of a Merge.</w:t>
      </w:r>
    </w:p>
    <w:p w14:paraId="1DBABE8E" w14:textId="77777777" w:rsidR="007A1F44" w:rsidRPr="00977EA3" w:rsidRDefault="007A1F44">
      <w:r w:rsidRPr="00977EA3">
        <w:t>If the receiver does not recognize the supplier patient identifiers to be merged, it shall take no action. This situation is not an error.</w:t>
      </w:r>
    </w:p>
    <w:p w14:paraId="202D166B" w14:textId="2DBBAA74" w:rsidR="008E3CF3" w:rsidRPr="00977EA3" w:rsidRDefault="007A1F44" w:rsidP="00EC243F">
      <w:pPr>
        <w:pStyle w:val="Titolo2"/>
        <w:numPr>
          <w:ilvl w:val="1"/>
          <w:numId w:val="8"/>
        </w:numPr>
        <w:tabs>
          <w:tab w:val="clear" w:pos="2160"/>
        </w:tabs>
        <w:rPr>
          <w:noProof w:val="0"/>
        </w:rPr>
      </w:pPr>
      <w:bookmarkStart w:id="541" w:name="_Toc237189068"/>
      <w:bookmarkStart w:id="542" w:name="_Toc237238702"/>
      <w:bookmarkStart w:id="543" w:name="_Toc139615587"/>
      <w:bookmarkStart w:id="544" w:name="_Toc184012912"/>
      <w:bookmarkEnd w:id="541"/>
      <w:bookmarkEnd w:id="542"/>
      <w:r w:rsidRPr="00977EA3">
        <w:rPr>
          <w:noProof w:val="0"/>
        </w:rPr>
        <w:lastRenderedPageBreak/>
        <w:t xml:space="preserve"> </w:t>
      </w:r>
      <w:bookmarkStart w:id="545" w:name="_Toc210805559"/>
      <w:bookmarkStart w:id="546" w:name="_Toc214434031"/>
      <w:bookmarkStart w:id="547" w:name="_Toc214436952"/>
      <w:bookmarkStart w:id="548" w:name="_Toc214437397"/>
      <w:bookmarkStart w:id="549" w:name="_Toc214437713"/>
      <w:bookmarkStart w:id="550" w:name="_Toc214457189"/>
      <w:bookmarkStart w:id="551" w:name="_Toc214461302"/>
      <w:bookmarkStart w:id="552" w:name="_Toc214462923"/>
      <w:bookmarkStart w:id="553" w:name="_Toc237238703"/>
      <w:bookmarkStart w:id="554" w:name="_Toc398544202"/>
      <w:bookmarkStart w:id="555" w:name="_Toc398717908"/>
      <w:bookmarkStart w:id="556" w:name="_Toc518634509"/>
      <w:r w:rsidRPr="00977EA3">
        <w:rPr>
          <w:noProof w:val="0"/>
        </w:rPr>
        <w:t>Distribute Document Set on Media</w:t>
      </w:r>
      <w:bookmarkEnd w:id="543"/>
      <w:bookmarkEnd w:id="544"/>
      <w:bookmarkEnd w:id="545"/>
      <w:bookmarkEnd w:id="546"/>
      <w:bookmarkEnd w:id="547"/>
      <w:bookmarkEnd w:id="548"/>
      <w:bookmarkEnd w:id="549"/>
      <w:bookmarkEnd w:id="550"/>
      <w:bookmarkEnd w:id="551"/>
      <w:bookmarkEnd w:id="552"/>
      <w:bookmarkEnd w:id="553"/>
      <w:bookmarkEnd w:id="554"/>
      <w:bookmarkEnd w:id="555"/>
      <w:r w:rsidR="00903C21" w:rsidRPr="00977EA3">
        <w:rPr>
          <w:noProof w:val="0"/>
        </w:rPr>
        <w:t xml:space="preserve"> [ITI-32]</w:t>
      </w:r>
      <w:bookmarkEnd w:id="556"/>
    </w:p>
    <w:p w14:paraId="7CC1CFA0" w14:textId="3BA37E24" w:rsidR="007A1F44" w:rsidRPr="00977EA3" w:rsidRDefault="007A1F44" w:rsidP="00ED4370">
      <w:pPr>
        <w:pStyle w:val="Corpotesto"/>
      </w:pPr>
      <w:r w:rsidRPr="00977EA3">
        <w:t xml:space="preserve">This section corresponds to </w:t>
      </w:r>
      <w:r w:rsidR="00E77430" w:rsidRPr="00977EA3">
        <w:t>transaction</w:t>
      </w:r>
      <w:r w:rsidRPr="00977EA3">
        <w:t xml:space="preserve"> </w:t>
      </w:r>
      <w:r w:rsidR="00383577">
        <w:t>[</w:t>
      </w:r>
      <w:r w:rsidRPr="00977EA3">
        <w:t>ITI-32</w:t>
      </w:r>
      <w:r w:rsidR="00383577">
        <w:t>]</w:t>
      </w:r>
      <w:r w:rsidRPr="00977EA3">
        <w:t xml:space="preserve"> of the IHE IT Infrastructure Technical Framework. Transaction </w:t>
      </w:r>
      <w:r w:rsidR="00383577">
        <w:t>[</w:t>
      </w:r>
      <w:r w:rsidRPr="00977EA3">
        <w:t>ITI-32</w:t>
      </w:r>
      <w:r w:rsidR="00383577">
        <w:t>]</w:t>
      </w:r>
      <w:r w:rsidRPr="00977EA3">
        <w:t xml:space="preserve"> is used by the Portable Media Creator to create the media content and by Portable Media Importer to read the media content. </w:t>
      </w:r>
    </w:p>
    <w:p w14:paraId="32471547" w14:textId="77777777" w:rsidR="007A1F44" w:rsidRPr="00977EA3" w:rsidRDefault="004C01EB" w:rsidP="006C18FA">
      <w:pPr>
        <w:pStyle w:val="Titolo3"/>
        <w:numPr>
          <w:ilvl w:val="0"/>
          <w:numId w:val="0"/>
        </w:numPr>
        <w:tabs>
          <w:tab w:val="clear" w:pos="2160"/>
          <w:tab w:val="clear" w:pos="2880"/>
        </w:tabs>
        <w:rPr>
          <w:noProof w:val="0"/>
        </w:rPr>
      </w:pPr>
      <w:bookmarkStart w:id="557" w:name="_Toc139615588"/>
      <w:bookmarkStart w:id="558" w:name="_Toc184012913"/>
      <w:bookmarkStart w:id="559" w:name="_Toc398544203"/>
      <w:bookmarkStart w:id="560" w:name="_Toc398717909"/>
      <w:bookmarkStart w:id="561" w:name="_Toc518634510"/>
      <w:r w:rsidRPr="00977EA3">
        <w:rPr>
          <w:noProof w:val="0"/>
        </w:rPr>
        <w:t xml:space="preserve">3.32.1 </w:t>
      </w:r>
      <w:r w:rsidR="007A1F44" w:rsidRPr="00977EA3">
        <w:rPr>
          <w:noProof w:val="0"/>
        </w:rPr>
        <w:t>Scope</w:t>
      </w:r>
      <w:bookmarkEnd w:id="557"/>
      <w:bookmarkEnd w:id="558"/>
      <w:bookmarkEnd w:id="559"/>
      <w:bookmarkEnd w:id="560"/>
      <w:bookmarkEnd w:id="561"/>
    </w:p>
    <w:p w14:paraId="6C080AD9" w14:textId="77777777" w:rsidR="007A1F44" w:rsidRPr="00977EA3" w:rsidRDefault="007A1F44" w:rsidP="00ED4370">
      <w:pPr>
        <w:pStyle w:val="Corpotesto"/>
      </w:pPr>
      <w:r w:rsidRPr="00977EA3">
        <w:t xml:space="preserve">In the Distribute Document Set on Media transaction the Portable Media Creator sends information to media reading actors by means of Interchange Media where it stores the information. </w:t>
      </w:r>
    </w:p>
    <w:p w14:paraId="0B9520AB" w14:textId="77777777" w:rsidR="007A1F44" w:rsidRPr="00977EA3" w:rsidRDefault="004C01EB" w:rsidP="006C18FA">
      <w:pPr>
        <w:pStyle w:val="Titolo3"/>
        <w:numPr>
          <w:ilvl w:val="0"/>
          <w:numId w:val="0"/>
        </w:numPr>
        <w:tabs>
          <w:tab w:val="clear" w:pos="2160"/>
          <w:tab w:val="clear" w:pos="2880"/>
        </w:tabs>
        <w:rPr>
          <w:noProof w:val="0"/>
        </w:rPr>
      </w:pPr>
      <w:bookmarkStart w:id="562" w:name="_Toc139615589"/>
      <w:bookmarkStart w:id="563" w:name="_Toc184012914"/>
      <w:bookmarkStart w:id="564" w:name="_Toc398544204"/>
      <w:bookmarkStart w:id="565" w:name="_Toc398717910"/>
      <w:bookmarkStart w:id="566" w:name="_Toc518634511"/>
      <w:r w:rsidRPr="00977EA3">
        <w:rPr>
          <w:noProof w:val="0"/>
        </w:rPr>
        <w:t xml:space="preserve">3.32.2 </w:t>
      </w:r>
      <w:r w:rsidR="007A1F44" w:rsidRPr="00977EA3">
        <w:rPr>
          <w:noProof w:val="0"/>
        </w:rPr>
        <w:t>Use Case Roles</w:t>
      </w:r>
      <w:bookmarkEnd w:id="562"/>
      <w:bookmarkEnd w:id="563"/>
      <w:bookmarkEnd w:id="564"/>
      <w:bookmarkEnd w:id="565"/>
      <w:bookmarkEnd w:id="566"/>
    </w:p>
    <w:p w14:paraId="73130115" w14:textId="77777777" w:rsidR="007A1F44" w:rsidRPr="00977EA3" w:rsidRDefault="002E21BE">
      <w:pPr>
        <w:pStyle w:val="Corpotesto"/>
        <w:jc w:val="center"/>
      </w:pPr>
      <w:r w:rsidRPr="00977EA3">
        <w:rPr>
          <w:noProof/>
        </w:rPr>
        <w:object w:dxaOrig="5430" w:dyaOrig="1935" w14:anchorId="5F405CD2">
          <v:shape id="_x0000_i1035" type="#_x0000_t75" alt="" style="width:279pt;height:96.75pt;mso-width-percent:0;mso-height-percent:0;mso-width-percent:0;mso-height-percent:0" o:ole="" fillcolor="window">
            <v:imagedata r:id="rId43" o:title=""/>
          </v:shape>
          <o:OLEObject Type="Embed" ProgID="Word.Picture.8" ShapeID="_x0000_i1035" DrawAspect="Content" ObjectID="_1620110859" r:id="rId44"/>
        </w:object>
      </w:r>
    </w:p>
    <w:p w14:paraId="3B1D6EFA" w14:textId="77777777" w:rsidR="007A1F44" w:rsidRPr="00977EA3" w:rsidRDefault="007A1F44" w:rsidP="00ED4370">
      <w:pPr>
        <w:pStyle w:val="Corpotesto"/>
      </w:pPr>
      <w:r w:rsidRPr="00977EA3">
        <w:rPr>
          <w:b/>
          <w:bCs/>
        </w:rPr>
        <w:t xml:space="preserve">Actor: </w:t>
      </w:r>
      <w:r w:rsidRPr="00977EA3">
        <w:t xml:space="preserve">Portable Media Creator </w:t>
      </w:r>
    </w:p>
    <w:p w14:paraId="73373978" w14:textId="77777777" w:rsidR="007A1F44" w:rsidRPr="00977EA3" w:rsidRDefault="007A1F44" w:rsidP="00ED4370">
      <w:pPr>
        <w:pStyle w:val="Corpotesto"/>
      </w:pPr>
      <w:r w:rsidRPr="00977EA3">
        <w:rPr>
          <w:b/>
          <w:bCs/>
        </w:rPr>
        <w:t xml:space="preserve">Role: </w:t>
      </w:r>
      <w:r w:rsidRPr="00977EA3">
        <w:t xml:space="preserve">Assemble the media content and store it on the media to be distributed. </w:t>
      </w:r>
    </w:p>
    <w:p w14:paraId="28A4A9D4" w14:textId="77777777" w:rsidR="007A1F44" w:rsidRPr="00977EA3" w:rsidRDefault="007A1F44" w:rsidP="00ED4370">
      <w:pPr>
        <w:pStyle w:val="Corpotesto"/>
      </w:pPr>
      <w:r w:rsidRPr="00977EA3">
        <w:rPr>
          <w:b/>
          <w:bCs/>
        </w:rPr>
        <w:t xml:space="preserve">Actor: </w:t>
      </w:r>
      <w:r w:rsidRPr="00977EA3">
        <w:t xml:space="preserve">Portable Media Importer </w:t>
      </w:r>
    </w:p>
    <w:p w14:paraId="5013FFF5" w14:textId="77777777" w:rsidR="007A1F44" w:rsidRPr="00977EA3" w:rsidRDefault="007A1F44" w:rsidP="00ED4370">
      <w:pPr>
        <w:pStyle w:val="Corpotesto"/>
      </w:pPr>
      <w:r w:rsidRPr="00977EA3">
        <w:rPr>
          <w:b/>
          <w:bCs/>
        </w:rPr>
        <w:t xml:space="preserve">Role: </w:t>
      </w:r>
      <w:r w:rsidRPr="00977EA3">
        <w:t xml:space="preserve">Read the Document Submission Set content of distributed media in order to access the document(s) and the relevant metadata and perform import of the documents on the media. </w:t>
      </w:r>
    </w:p>
    <w:p w14:paraId="2A4F40F5" w14:textId="77777777" w:rsidR="007A1F44" w:rsidRPr="00977EA3" w:rsidRDefault="007A1F44">
      <w:pPr>
        <w:pStyle w:val="Titolo3"/>
        <w:numPr>
          <w:ilvl w:val="0"/>
          <w:numId w:val="0"/>
        </w:numPr>
        <w:tabs>
          <w:tab w:val="clear" w:pos="2160"/>
          <w:tab w:val="clear" w:pos="2880"/>
        </w:tabs>
        <w:rPr>
          <w:noProof w:val="0"/>
        </w:rPr>
      </w:pPr>
      <w:bookmarkStart w:id="567" w:name="_Toc139615590"/>
      <w:bookmarkStart w:id="568" w:name="_Toc184012915"/>
      <w:bookmarkStart w:id="569" w:name="_Toc398544205"/>
      <w:bookmarkStart w:id="570" w:name="_Toc398717911"/>
      <w:bookmarkStart w:id="571" w:name="_Toc518634512"/>
      <w:r w:rsidRPr="00977EA3">
        <w:rPr>
          <w:noProof w:val="0"/>
        </w:rPr>
        <w:t>3.32.3 Referenced Standard</w:t>
      </w:r>
      <w:bookmarkEnd w:id="567"/>
      <w:bookmarkEnd w:id="568"/>
      <w:bookmarkEnd w:id="569"/>
      <w:bookmarkEnd w:id="570"/>
      <w:bookmarkEnd w:id="571"/>
    </w:p>
    <w:p w14:paraId="3D7BC082" w14:textId="77777777" w:rsidR="007A1F44" w:rsidRPr="00977EA3" w:rsidRDefault="007A1F44" w:rsidP="00ED4370">
      <w:pPr>
        <w:pStyle w:val="Corpotesto"/>
      </w:pPr>
      <w:r w:rsidRPr="00977EA3">
        <w:t>ITI TF-3: 4 Metadata used in Document Sharing profiles</w:t>
      </w:r>
    </w:p>
    <w:p w14:paraId="32E72876" w14:textId="77777777" w:rsidR="007A05F5" w:rsidRPr="00ED4370" w:rsidRDefault="007A1F44" w:rsidP="00ED4370">
      <w:pPr>
        <w:pStyle w:val="Corpotesto"/>
      </w:pPr>
      <w:r w:rsidRPr="00977EA3">
        <w:t xml:space="preserve">DICOM PS3.10 Media Storage and File Format for Data Interchange (DICOM file format). </w:t>
      </w:r>
      <w:hyperlink r:id="rId45" w:history="1">
        <w:r w:rsidR="007A05F5" w:rsidRPr="00977EA3">
          <w:rPr>
            <w:rStyle w:val="Collegamentoipertestuale"/>
          </w:rPr>
          <w:t>http://www.w3.org/TR/xhtml1</w:t>
        </w:r>
      </w:hyperlink>
      <w:r w:rsidR="007A05F5" w:rsidRPr="00ED4370">
        <w:t>.</w:t>
      </w:r>
    </w:p>
    <w:p w14:paraId="266CD24E" w14:textId="49B77D9F" w:rsidR="007A1F44" w:rsidRPr="00977EA3" w:rsidRDefault="007A1F44" w:rsidP="00ED4370">
      <w:pPr>
        <w:pStyle w:val="Corpotesto"/>
      </w:pPr>
      <w:r w:rsidRPr="00977EA3">
        <w:t>DICOM</w:t>
      </w:r>
      <w:r w:rsidR="00952DDA" w:rsidRPr="00977EA3">
        <w:t xml:space="preserve"> </w:t>
      </w:r>
      <w:r w:rsidRPr="00977EA3">
        <w:t>PS3.12 Media Formats and Physical Media for Data Interchange, Annex F - 120mm CD-R media,</w:t>
      </w:r>
      <w:r w:rsidR="00952DDA" w:rsidRPr="00977EA3">
        <w:t xml:space="preserve"> </w:t>
      </w:r>
      <w:r w:rsidRPr="00977EA3">
        <w:t xml:space="preserve">Annex R - USB Connected Removable Devices, Annex V - ZIP File Over Media, and Annex W - Email Media. </w:t>
      </w:r>
      <w:hyperlink r:id="rId46" w:history="1">
        <w:r w:rsidR="003C315B" w:rsidRPr="00977EA3">
          <w:rPr>
            <w:rStyle w:val="Collegamentoipertestuale"/>
            <w:bCs/>
          </w:rPr>
          <w:t>http://dicom.nema.org/</w:t>
        </w:r>
      </w:hyperlink>
    </w:p>
    <w:p w14:paraId="0CAE2588" w14:textId="1F5B2763" w:rsidR="003C315B" w:rsidRPr="00977EA3" w:rsidRDefault="003C315B">
      <w:pPr>
        <w:rPr>
          <w:bCs/>
          <w:szCs w:val="24"/>
        </w:rPr>
      </w:pPr>
      <w:r w:rsidRPr="00977EA3">
        <w:rPr>
          <w:szCs w:val="24"/>
        </w:rPr>
        <w:t>DICOM PS3.15 Security and System Management Profiles</w:t>
      </w:r>
      <w:r w:rsidRPr="00977EA3">
        <w:rPr>
          <w:bCs/>
          <w:szCs w:val="24"/>
        </w:rPr>
        <w:t>, Annex B -</w:t>
      </w:r>
      <w:r w:rsidRPr="00977EA3">
        <w:t xml:space="preserve"> </w:t>
      </w:r>
      <w:r w:rsidRPr="00977EA3">
        <w:rPr>
          <w:bCs/>
          <w:szCs w:val="24"/>
        </w:rPr>
        <w:t xml:space="preserve">Secure Transport Connection Profiles. </w:t>
      </w:r>
      <w:hyperlink r:id="rId47" w:history="1">
        <w:r w:rsidRPr="00977EA3">
          <w:rPr>
            <w:rStyle w:val="Collegamentoipertestuale"/>
            <w:bCs/>
            <w:szCs w:val="24"/>
            <w:u w:val="none"/>
          </w:rPr>
          <w:t>http://dicom.nema.org/</w:t>
        </w:r>
      </w:hyperlink>
    </w:p>
    <w:p w14:paraId="37CCC39E" w14:textId="4066734D" w:rsidR="007A1F44" w:rsidRPr="00ED4370" w:rsidRDefault="007A1F44" w:rsidP="00ED4370">
      <w:pPr>
        <w:pStyle w:val="Corpotesto"/>
      </w:pPr>
      <w:r w:rsidRPr="00977EA3">
        <w:t xml:space="preserve">XHTML™ 1.0 The Extensible </w:t>
      </w:r>
      <w:proofErr w:type="spellStart"/>
      <w:r w:rsidRPr="00977EA3">
        <w:t>HyperText</w:t>
      </w:r>
      <w:proofErr w:type="spellEnd"/>
      <w:r w:rsidRPr="00977EA3">
        <w:t xml:space="preserve"> Markup Language (Second Edition). A Reformulation of HTML 4 in XML 1.0. W3C Recommendation 26 January 2000, revised 1 August 2002.</w:t>
      </w:r>
      <w:bookmarkStart w:id="572" w:name="OLE_LINK31"/>
      <w:bookmarkStart w:id="573" w:name="OLE_LINK32"/>
      <w:r w:rsidR="00977EA3" w:rsidRPr="00977EA3">
        <w:rPr>
          <w:rStyle w:val="Collegamentoipertestuale"/>
        </w:rPr>
        <w:fldChar w:fldCharType="begin"/>
      </w:r>
      <w:r w:rsidR="00977EA3" w:rsidRPr="00977EA3">
        <w:rPr>
          <w:rStyle w:val="Collegamentoipertestuale"/>
        </w:rPr>
        <w:instrText xml:space="preserve"> HYPERLINK "http://www.w3.org/TR/xhtml1" </w:instrText>
      </w:r>
      <w:r w:rsidR="00977EA3" w:rsidRPr="00977EA3">
        <w:rPr>
          <w:rStyle w:val="Collegamentoipertestuale"/>
        </w:rPr>
        <w:fldChar w:fldCharType="separate"/>
      </w:r>
      <w:r w:rsidR="005A6D91" w:rsidRPr="00977EA3">
        <w:rPr>
          <w:rStyle w:val="Collegamentoipertestuale"/>
        </w:rPr>
        <w:t>http://www.w3.org/TR/xhtml1</w:t>
      </w:r>
      <w:r w:rsidR="00977EA3" w:rsidRPr="00977EA3">
        <w:rPr>
          <w:rStyle w:val="Collegamentoipertestuale"/>
        </w:rPr>
        <w:fldChar w:fldCharType="end"/>
      </w:r>
      <w:r w:rsidRPr="00ED4370">
        <w:t>.</w:t>
      </w:r>
    </w:p>
    <w:bookmarkEnd w:id="572"/>
    <w:bookmarkEnd w:id="573"/>
    <w:p w14:paraId="4579509A" w14:textId="35621A1B" w:rsidR="007A1F44" w:rsidRPr="00E63AF6" w:rsidRDefault="007A1F44">
      <w:pPr>
        <w:pStyle w:val="Corpotesto"/>
        <w:rPr>
          <w:lang w:val="fr-FR"/>
          <w:rPrChange w:id="574" w:author="Gregorio Canal" w:date="2019-05-22T14:54:00Z">
            <w:rPr/>
          </w:rPrChange>
        </w:rPr>
      </w:pPr>
      <w:r w:rsidRPr="00977EA3">
        <w:t xml:space="preserve">XHTML™ Basic. W3C Recommendation 19 December 2000. </w:t>
      </w:r>
      <w:r w:rsidR="00E63AF6">
        <w:fldChar w:fldCharType="begin"/>
      </w:r>
      <w:r w:rsidR="00E63AF6">
        <w:instrText xml:space="preserve"> HYPERLINK "http://www.w3.org/TR/xhtm-basic" </w:instrText>
      </w:r>
      <w:r w:rsidR="00E63AF6">
        <w:fldChar w:fldCharType="separate"/>
      </w:r>
      <w:r w:rsidRPr="00E63AF6">
        <w:rPr>
          <w:rStyle w:val="Collegamentoipertestuale"/>
          <w:lang w:val="fr-FR"/>
          <w:rPrChange w:id="575" w:author="Gregorio Canal" w:date="2019-05-22T14:54:00Z">
            <w:rPr>
              <w:rStyle w:val="Collegamentoipertestuale"/>
            </w:rPr>
          </w:rPrChange>
        </w:rPr>
        <w:t>http://www.w3.org/TR/xhtm-basic</w:t>
      </w:r>
      <w:r w:rsidR="00E63AF6">
        <w:rPr>
          <w:rStyle w:val="Collegamentoipertestuale"/>
        </w:rPr>
        <w:fldChar w:fldCharType="end"/>
      </w:r>
      <w:r w:rsidRPr="00E63AF6">
        <w:rPr>
          <w:lang w:val="fr-FR"/>
          <w:rPrChange w:id="576" w:author="Gregorio Canal" w:date="2019-05-22T14:54:00Z">
            <w:rPr/>
          </w:rPrChange>
        </w:rPr>
        <w:t>.</w:t>
      </w:r>
    </w:p>
    <w:p w14:paraId="5A15F35E" w14:textId="382CADAD" w:rsidR="007A1F44" w:rsidRPr="00977EA3" w:rsidRDefault="007A1F44" w:rsidP="0034152D">
      <w:pPr>
        <w:pStyle w:val="Corpotesto"/>
      </w:pPr>
      <w:r w:rsidRPr="00E63AF6">
        <w:rPr>
          <w:lang w:val="fr-FR"/>
          <w:rPrChange w:id="577" w:author="Gregorio Canal" w:date="2019-05-22T14:54:00Z">
            <w:rPr/>
          </w:rPrChange>
        </w:rPr>
        <w:t xml:space="preserve">MDN: RFC3798 Message Disposition Notification. </w:t>
      </w:r>
      <w:r w:rsidR="00E63AF6">
        <w:fldChar w:fldCharType="begin"/>
      </w:r>
      <w:r w:rsidR="00E63AF6" w:rsidRPr="00E63AF6">
        <w:rPr>
          <w:lang w:val="fr-FR"/>
          <w:rPrChange w:id="578" w:author="Gregorio Canal" w:date="2019-05-22T14:54:00Z">
            <w:rPr/>
          </w:rPrChange>
        </w:rPr>
        <w:instrText xml:space="preserve"> HYPERLINK "http://www.rfc-editor.org/rfc/rfc3798.txt" </w:instrText>
      </w:r>
      <w:r w:rsidR="00E63AF6">
        <w:fldChar w:fldCharType="separate"/>
      </w:r>
      <w:r w:rsidRPr="00977EA3">
        <w:rPr>
          <w:rStyle w:val="Collegamentoipertestuale"/>
        </w:rPr>
        <w:t>http://www.rfc-editor.org/rfc/rfc3798.txt</w:t>
      </w:r>
      <w:r w:rsidR="00E63AF6">
        <w:rPr>
          <w:rStyle w:val="Collegamentoipertestuale"/>
        </w:rPr>
        <w:fldChar w:fldCharType="end"/>
      </w:r>
    </w:p>
    <w:p w14:paraId="17264BAC" w14:textId="77777777" w:rsidR="007A1F44" w:rsidRPr="00977EA3" w:rsidRDefault="007A1F44">
      <w:pPr>
        <w:pStyle w:val="Titolo3"/>
        <w:numPr>
          <w:ilvl w:val="0"/>
          <w:numId w:val="0"/>
        </w:numPr>
        <w:tabs>
          <w:tab w:val="clear" w:pos="2160"/>
          <w:tab w:val="clear" w:pos="2880"/>
        </w:tabs>
        <w:rPr>
          <w:noProof w:val="0"/>
        </w:rPr>
      </w:pPr>
      <w:bookmarkStart w:id="579" w:name="_Toc139615591"/>
      <w:bookmarkStart w:id="580" w:name="_Toc184012916"/>
      <w:bookmarkStart w:id="581" w:name="_Toc398544206"/>
      <w:bookmarkStart w:id="582" w:name="_Toc398717912"/>
      <w:bookmarkStart w:id="583" w:name="_Toc518634513"/>
      <w:r w:rsidRPr="00977EA3">
        <w:rPr>
          <w:noProof w:val="0"/>
        </w:rPr>
        <w:lastRenderedPageBreak/>
        <w:t>3.32.4 Interaction Diagram</w:t>
      </w:r>
      <w:bookmarkEnd w:id="579"/>
      <w:bookmarkEnd w:id="580"/>
      <w:bookmarkEnd w:id="581"/>
      <w:bookmarkEnd w:id="582"/>
      <w:bookmarkEnd w:id="583"/>
    </w:p>
    <w:p w14:paraId="3331B5E4" w14:textId="77777777" w:rsidR="007A1F44" w:rsidRPr="00977EA3" w:rsidRDefault="002E21BE">
      <w:pPr>
        <w:pStyle w:val="Corpotesto"/>
        <w:jc w:val="center"/>
      </w:pPr>
      <w:r w:rsidRPr="00977EA3">
        <w:rPr>
          <w:noProof/>
          <w:sz w:val="20"/>
        </w:rPr>
        <w:object w:dxaOrig="4820" w:dyaOrig="3066" w14:anchorId="4335D907">
          <v:shape id="_x0000_i1036" type="#_x0000_t75" alt="" style="width:237.75pt;height:149.25pt;mso-width-percent:0;mso-height-percent:0;mso-width-percent:0;mso-height-percent:0" o:ole="" fillcolor="window">
            <v:imagedata r:id="rId48" o:title=""/>
          </v:shape>
          <o:OLEObject Type="Embed" ProgID="Word.Picture.8" ShapeID="_x0000_i1036" DrawAspect="Content" ObjectID="_1620110860" r:id="rId49"/>
        </w:object>
      </w:r>
    </w:p>
    <w:p w14:paraId="151BAC58" w14:textId="77777777" w:rsidR="007A1F44" w:rsidRPr="00977EA3" w:rsidRDefault="007A1F44">
      <w:pPr>
        <w:pStyle w:val="Titolo4"/>
        <w:numPr>
          <w:ilvl w:val="0"/>
          <w:numId w:val="0"/>
        </w:numPr>
        <w:tabs>
          <w:tab w:val="clear" w:pos="2160"/>
          <w:tab w:val="clear" w:pos="2880"/>
          <w:tab w:val="clear" w:pos="3600"/>
        </w:tabs>
        <w:rPr>
          <w:noProof w:val="0"/>
        </w:rPr>
      </w:pPr>
      <w:bookmarkStart w:id="584" w:name="_Toc398544207"/>
      <w:r w:rsidRPr="00977EA3">
        <w:rPr>
          <w:noProof w:val="0"/>
        </w:rPr>
        <w:t>3.32.4.1 Distribute Document Set on Media</w:t>
      </w:r>
      <w:bookmarkEnd w:id="584"/>
    </w:p>
    <w:p w14:paraId="61AF6E81" w14:textId="77777777" w:rsidR="007A1F44" w:rsidRPr="00977EA3" w:rsidRDefault="007A1F44">
      <w:r w:rsidRPr="00977EA3">
        <w:t>This transaction defines the interchange of XDS document submission sets on media. It specifies the requirements for a directory structure, and the physical media where stored.</w:t>
      </w:r>
    </w:p>
    <w:p w14:paraId="222F3018" w14:textId="77777777" w:rsidR="007A1F44" w:rsidRPr="00977EA3" w:rsidRDefault="007A1F44">
      <w:r w:rsidRPr="00977EA3">
        <w:t xml:space="preserve">The file directory structure restrictions and file organization are specified below. These are based on industry standard file systems with restrictions chosen based on experience with demonstrated interoperability in the field of reliable exchange. These are defined in Part 10 of the DICOM standard and summarized below. </w:t>
      </w:r>
    </w:p>
    <w:p w14:paraId="0754CB69" w14:textId="77777777" w:rsidR="007A1F44" w:rsidRPr="00977EA3" w:rsidRDefault="007A1F44">
      <w:r w:rsidRPr="00977EA3">
        <w:t>The media that are supported are:</w:t>
      </w:r>
    </w:p>
    <w:p w14:paraId="5B0C2195" w14:textId="77777777" w:rsidR="008E3CF3" w:rsidRPr="00977EA3" w:rsidRDefault="007A1F44" w:rsidP="00EC243F">
      <w:pPr>
        <w:pStyle w:val="Puntoelenco2"/>
      </w:pPr>
      <w:r w:rsidRPr="00977EA3">
        <w:t>CD-R media. The physical media specification used for the storage on CD-R is a restricted subset of the widely used CD-R media. The restrictions were chosen to ensure interoperability and media reliability. The standard directory and file structure can be recorded to the CD-R media by widely available software, but this software must be set to comply with the interoperability restrictions on recording format. This media specification relies on the healthcare experience gained by CD-R media widely used in radiology and cardiology. It is defined by Annex F in Part 12 of the DICOM standard and is also used in the IHE Radiology PDI Profile for the interchange of images,</w:t>
      </w:r>
    </w:p>
    <w:p w14:paraId="7B7131EF" w14:textId="77777777" w:rsidR="008E3CF3" w:rsidRPr="00977EA3" w:rsidRDefault="007A1F44" w:rsidP="00EC243F">
      <w:pPr>
        <w:pStyle w:val="Puntoelenco2"/>
      </w:pPr>
      <w:r w:rsidRPr="00977EA3">
        <w:t>USB Removable Devices. This media specification encompasses a wide range of USB connected flash media, removable storage devices, etc. The standard directory and file structure can be recorded onto any of these media by any system that supports the USB Removable Device type defined by the USB Implementers Forum. This specification is defined in Annex R in Part 12 of the DICOM standard.</w:t>
      </w:r>
    </w:p>
    <w:p w14:paraId="409591BD" w14:textId="77777777" w:rsidR="008E3CF3" w:rsidRPr="00977EA3" w:rsidRDefault="007A1F44" w:rsidP="00EC243F">
      <w:pPr>
        <w:pStyle w:val="Puntoelenco2"/>
      </w:pPr>
      <w:r w:rsidRPr="00977EA3">
        <w:t>Email transport of ZIP files. This media specification defines the encoding of the directory and file structure as an ordinary ZIP file (maintaining the directory structure) and attaches that ZIP file to an email message. Some additional constraints are added to the email message header to facilitate recognizing the message. This specification is defined in the annexes to part 12 of the DICOM standard called: ZIP File Media and Email media. The ZIP over Email Response Option enables the Portable Media Importer to send an acknowledgment message to the Portable Media Importer.</w:t>
      </w:r>
    </w:p>
    <w:p w14:paraId="4504D980" w14:textId="77777777" w:rsidR="007A1F44" w:rsidRPr="00977EA3" w:rsidRDefault="007A1F44">
      <w:pPr>
        <w:pStyle w:val="Titolo5"/>
        <w:numPr>
          <w:ilvl w:val="0"/>
          <w:numId w:val="0"/>
        </w:numPr>
        <w:tabs>
          <w:tab w:val="clear" w:pos="2160"/>
          <w:tab w:val="clear" w:pos="2880"/>
          <w:tab w:val="clear" w:pos="3600"/>
          <w:tab w:val="clear" w:pos="4320"/>
        </w:tabs>
        <w:rPr>
          <w:noProof w:val="0"/>
        </w:rPr>
      </w:pPr>
      <w:r w:rsidRPr="00977EA3">
        <w:rPr>
          <w:noProof w:val="0"/>
        </w:rPr>
        <w:lastRenderedPageBreak/>
        <w:t>3.32.4.1.1 Trigger Events</w:t>
      </w:r>
    </w:p>
    <w:p w14:paraId="6618D52B" w14:textId="77777777" w:rsidR="007A1F44" w:rsidRPr="00977EA3" w:rsidRDefault="007A1F44">
      <w:pPr>
        <w:pStyle w:val="Corpotesto"/>
      </w:pPr>
      <w:r w:rsidRPr="00977EA3">
        <w:t xml:space="preserve">The user at the Portable Media Creator wishes to transport information by the creation and transport of interchange media. The Portable Media Creator assembles the Interchange Media content and stores it on the media. </w:t>
      </w:r>
    </w:p>
    <w:p w14:paraId="61B6D25F" w14:textId="77777777" w:rsidR="007A1F44" w:rsidRPr="00977EA3" w:rsidRDefault="007A1F44">
      <w:pPr>
        <w:pStyle w:val="Corpotesto"/>
      </w:pPr>
      <w:r w:rsidRPr="00977EA3">
        <w:t>If the ZIP over Email Response Option is supported, the Portable Media Importer shall detect whether the Import was successful or not.</w:t>
      </w:r>
    </w:p>
    <w:p w14:paraId="3DB17B1A" w14:textId="77777777" w:rsidR="007A1F44" w:rsidRPr="00977EA3" w:rsidRDefault="007A1F44">
      <w:pPr>
        <w:pStyle w:val="Titolo5"/>
        <w:numPr>
          <w:ilvl w:val="0"/>
          <w:numId w:val="0"/>
        </w:numPr>
        <w:tabs>
          <w:tab w:val="clear" w:pos="2160"/>
          <w:tab w:val="clear" w:pos="2880"/>
          <w:tab w:val="clear" w:pos="3600"/>
          <w:tab w:val="clear" w:pos="4320"/>
        </w:tabs>
        <w:rPr>
          <w:noProof w:val="0"/>
        </w:rPr>
      </w:pPr>
      <w:r w:rsidRPr="00977EA3">
        <w:rPr>
          <w:noProof w:val="0"/>
        </w:rPr>
        <w:t>3.32.4.1.2 Message Semantics</w:t>
      </w:r>
    </w:p>
    <w:p w14:paraId="5CCC6032" w14:textId="77777777" w:rsidR="007A1F44" w:rsidRPr="00977EA3" w:rsidRDefault="007A1F44">
      <w:pPr>
        <w:pStyle w:val="Corpotesto"/>
      </w:pPr>
      <w:r w:rsidRPr="00977EA3">
        <w:t xml:space="preserve">The message semantics of this transaction are described in terms of content specifications for the media. </w:t>
      </w:r>
    </w:p>
    <w:p w14:paraId="27935082" w14:textId="77777777" w:rsidR="007A1F44" w:rsidRPr="00977EA3" w:rsidRDefault="007A1F44">
      <w:pPr>
        <w:pStyle w:val="Corpotesto"/>
      </w:pPr>
      <w:r w:rsidRPr="00977EA3">
        <w:t xml:space="preserve">The Portable Media Creator shall be able to include one or multiple Submission Set(s), including document(s) and associated metadata. Additionally it shall include a </w:t>
      </w:r>
      <w:r w:rsidRPr="00977EA3">
        <w:rPr>
          <w:b/>
          <w:bCs/>
        </w:rPr>
        <w:t>README.TXT</w:t>
      </w:r>
      <w:r w:rsidRPr="00977EA3">
        <w:t xml:space="preserve"> file and an </w:t>
      </w:r>
      <w:r w:rsidRPr="00977EA3">
        <w:rPr>
          <w:b/>
          <w:bCs/>
        </w:rPr>
        <w:t xml:space="preserve">INDEX.HTM </w:t>
      </w:r>
      <w:r w:rsidRPr="00977EA3">
        <w:rPr>
          <w:bCs/>
        </w:rPr>
        <w:t>and</w:t>
      </w:r>
      <w:r w:rsidRPr="00977EA3">
        <w:t xml:space="preserve"> associated files for use to display the media content using a simple browser. It may include other files and directories that the Portable Media Importer will ignore. </w:t>
      </w:r>
    </w:p>
    <w:p w14:paraId="598445BF" w14:textId="77777777" w:rsidR="007A1F44" w:rsidRPr="00977EA3" w:rsidRDefault="007A1F44">
      <w:pPr>
        <w:pStyle w:val="Titolo6"/>
        <w:numPr>
          <w:ilvl w:val="0"/>
          <w:numId w:val="0"/>
        </w:numPr>
        <w:tabs>
          <w:tab w:val="clear" w:pos="2160"/>
          <w:tab w:val="clear" w:pos="2880"/>
          <w:tab w:val="clear" w:pos="3600"/>
          <w:tab w:val="clear" w:pos="4320"/>
          <w:tab w:val="clear" w:pos="5040"/>
        </w:tabs>
        <w:rPr>
          <w:noProof w:val="0"/>
        </w:rPr>
      </w:pPr>
      <w:r w:rsidRPr="00977EA3">
        <w:rPr>
          <w:noProof w:val="0"/>
        </w:rPr>
        <w:t xml:space="preserve">3.32.4.1.2.1 Media File system and File Naming Restrictions </w:t>
      </w:r>
    </w:p>
    <w:p w14:paraId="427484E8" w14:textId="77777777" w:rsidR="007A1F44" w:rsidRPr="00977EA3" w:rsidRDefault="007A1F44">
      <w:r w:rsidRPr="00977EA3">
        <w:t>The following restrictions are needed to ensure broad interoperability:</w:t>
      </w:r>
    </w:p>
    <w:p w14:paraId="0B1B8DEE" w14:textId="77777777" w:rsidR="008E3CF3" w:rsidRPr="00977EA3" w:rsidRDefault="007A1F44" w:rsidP="00EC243F">
      <w:pPr>
        <w:pStyle w:val="Puntoelenco2"/>
      </w:pPr>
      <w:r w:rsidRPr="00977EA3">
        <w:t>Strict ISO 9660 Level 1 compliance for filenames and directories, even on non-CDR media.</w:t>
      </w:r>
    </w:p>
    <w:p w14:paraId="3B20882D" w14:textId="77777777" w:rsidR="008E3CF3" w:rsidRPr="00977EA3" w:rsidRDefault="007A1F44" w:rsidP="00EC243F">
      <w:pPr>
        <w:pStyle w:val="Puntoelenco2"/>
      </w:pPr>
      <w:r w:rsidRPr="00977EA3">
        <w:t xml:space="preserve">Strict ISO 9660 Level 1 compliance for recording methods on CDR media. This means no packet writing. </w:t>
      </w:r>
    </w:p>
    <w:p w14:paraId="6A150056" w14:textId="77777777" w:rsidR="008E3CF3" w:rsidRPr="00977EA3" w:rsidRDefault="007A1F44" w:rsidP="00EC243F">
      <w:pPr>
        <w:pStyle w:val="Puntoelenco2"/>
      </w:pPr>
      <w:r w:rsidRPr="00977EA3">
        <w:t xml:space="preserve">Filenames should not be in lower case, nor have lower case equivalent file names encoded as Joliet or Rock Ridge extensions to the ISO 9660 file system. </w:t>
      </w:r>
    </w:p>
    <w:p w14:paraId="42BAC2DA" w14:textId="77777777" w:rsidR="008E3CF3" w:rsidRPr="00977EA3" w:rsidRDefault="007A1F44" w:rsidP="00EC243F">
      <w:pPr>
        <w:pStyle w:val="Puntoelenco2"/>
      </w:pPr>
      <w:r w:rsidRPr="00977EA3">
        <w:t>Only file and folder names referenced by the DICOMDIR file are restricted to 8 characters with no extension. Specifically, it is not permitted to name DICOM files based on their SOP Instance UID, since that would exceed the 8 character limit and use the illegal period character, and it is not permitted to add a “.</w:t>
      </w:r>
      <w:proofErr w:type="spellStart"/>
      <w:r w:rsidRPr="00977EA3">
        <w:t>dcm</w:t>
      </w:r>
      <w:proofErr w:type="spellEnd"/>
      <w:r w:rsidRPr="00977EA3">
        <w:t>” extension or similar.</w:t>
      </w:r>
    </w:p>
    <w:p w14:paraId="11D1F659" w14:textId="77777777" w:rsidR="007A1F44" w:rsidRPr="00977EA3" w:rsidRDefault="007A1F44">
      <w:pPr>
        <w:pStyle w:val="Note"/>
      </w:pPr>
      <w:r w:rsidRPr="00977EA3">
        <w:t xml:space="preserve">Note: </w:t>
      </w:r>
      <w:r w:rsidRPr="00977EA3">
        <w:tab/>
        <w:t xml:space="preserve">Refer to RAD TF-3: Appendix E of the IHE Radiology Technical Framework for a reference to common implementation misinterpretations and/or errors that are detrimental to interoperability. </w:t>
      </w:r>
    </w:p>
    <w:p w14:paraId="3EE45CF2" w14:textId="77777777" w:rsidR="007A1F44" w:rsidRPr="00977EA3" w:rsidRDefault="007A1F44">
      <w:pPr>
        <w:pStyle w:val="Titolo6"/>
        <w:numPr>
          <w:ilvl w:val="0"/>
          <w:numId w:val="0"/>
        </w:numPr>
        <w:tabs>
          <w:tab w:val="clear" w:pos="2160"/>
          <w:tab w:val="clear" w:pos="2880"/>
          <w:tab w:val="clear" w:pos="3600"/>
          <w:tab w:val="clear" w:pos="4320"/>
          <w:tab w:val="clear" w:pos="5040"/>
        </w:tabs>
        <w:rPr>
          <w:noProof w:val="0"/>
        </w:rPr>
      </w:pPr>
      <w:r w:rsidRPr="00977EA3">
        <w:rPr>
          <w:noProof w:val="0"/>
        </w:rPr>
        <w:t>3.32.4.1.2.2 Content Organization Overview</w:t>
      </w:r>
    </w:p>
    <w:p w14:paraId="59CE749F" w14:textId="77777777" w:rsidR="007A1F44" w:rsidRPr="00977EA3" w:rsidRDefault="007A1F44" w:rsidP="00D372D5">
      <w:pPr>
        <w:pStyle w:val="Corpotesto"/>
      </w:pPr>
      <w:r w:rsidRPr="00977EA3">
        <w:t xml:space="preserve"> </w:t>
      </w:r>
    </w:p>
    <w:p w14:paraId="605CE741" w14:textId="77777777" w:rsidR="007A1F44" w:rsidRPr="00977EA3" w:rsidRDefault="002E21BE" w:rsidP="00D372D5">
      <w:pPr>
        <w:pStyle w:val="Corpotesto"/>
        <w:jc w:val="center"/>
        <w:rPr>
          <w:lang w:eastAsia="fr-FR"/>
        </w:rPr>
      </w:pPr>
      <w:r w:rsidRPr="00977EA3">
        <w:rPr>
          <w:noProof/>
          <w:lang w:eastAsia="fr-FR"/>
        </w:rPr>
        <w:object w:dxaOrig="7380" w:dyaOrig="2700" w14:anchorId="03D3BB3C">
          <v:shape id="_x0000_i1037" type="#_x0000_t75" alt="" style="width:368.25pt;height:137.25pt;mso-width-percent:0;mso-height-percent:0;mso-width-percent:0;mso-height-percent:0" o:ole="">
            <v:imagedata r:id="rId50" o:title=""/>
          </v:shape>
          <o:OLEObject Type="Embed" ProgID="Word.Picture.8" ShapeID="_x0000_i1037" DrawAspect="Content" ObjectID="_1620110861" r:id="rId51"/>
        </w:object>
      </w:r>
    </w:p>
    <w:p w14:paraId="67208D3D" w14:textId="77777777" w:rsidR="007A1F44" w:rsidRPr="00977EA3" w:rsidRDefault="007A1F44">
      <w:pPr>
        <w:pStyle w:val="FigureTitle"/>
        <w:keepNext/>
        <w:keepLines w:val="0"/>
        <w:widowControl w:val="0"/>
        <w:rPr>
          <w:noProof w:val="0"/>
        </w:rPr>
      </w:pPr>
      <w:r w:rsidRPr="00977EA3">
        <w:rPr>
          <w:noProof w:val="0"/>
        </w:rPr>
        <w:t>Figure 3.32.4.1-1: General structure of the media</w:t>
      </w:r>
    </w:p>
    <w:p w14:paraId="6ED22E34" w14:textId="77777777" w:rsidR="007A1F44" w:rsidRPr="00977EA3" w:rsidRDefault="007A1F44">
      <w:pPr>
        <w:pStyle w:val="Corpotesto"/>
      </w:pPr>
      <w:r w:rsidRPr="00977EA3">
        <w:t>The media shall contain at the “root” directory level, as shown in the figure above:</w:t>
      </w:r>
    </w:p>
    <w:p w14:paraId="10438511" w14:textId="77777777" w:rsidR="008E3CF3" w:rsidRPr="00977EA3" w:rsidRDefault="007A1F44" w:rsidP="00EC243F">
      <w:pPr>
        <w:pStyle w:val="Puntoelenco2"/>
      </w:pPr>
      <w:r w:rsidRPr="00977EA3">
        <w:t>An IHE_XDM directory.</w:t>
      </w:r>
    </w:p>
    <w:p w14:paraId="0954A08A" w14:textId="77777777" w:rsidR="008E3CF3" w:rsidRPr="00977EA3" w:rsidRDefault="007A1F44" w:rsidP="00EC243F">
      <w:pPr>
        <w:pStyle w:val="Puntoelenco2"/>
      </w:pPr>
      <w:r w:rsidRPr="00977EA3">
        <w:t xml:space="preserve">Two files for helping to access the content of the media: </w:t>
      </w:r>
      <w:r w:rsidRPr="00977EA3">
        <w:rPr>
          <w:i/>
        </w:rPr>
        <w:t>README.TXT</w:t>
      </w:r>
      <w:r w:rsidRPr="00977EA3">
        <w:t xml:space="preserve"> and </w:t>
      </w:r>
      <w:r w:rsidRPr="00977EA3">
        <w:rPr>
          <w:i/>
        </w:rPr>
        <w:t>INDEX.HTM</w:t>
      </w:r>
    </w:p>
    <w:p w14:paraId="0E9F8CED" w14:textId="77777777" w:rsidR="008E3CF3" w:rsidRPr="00977EA3" w:rsidRDefault="007A1F44" w:rsidP="00EC243F">
      <w:pPr>
        <w:pStyle w:val="Puntoelenco2"/>
      </w:pPr>
      <w:r w:rsidRPr="00977EA3">
        <w:t>An Autorun file or equivalent shall not be present in the root directory. Executable files may be present, but shall not be configured to start automatically.</w:t>
      </w:r>
    </w:p>
    <w:p w14:paraId="19EE1BD1" w14:textId="77777777" w:rsidR="007A1F44" w:rsidRPr="00977EA3" w:rsidRDefault="007A1F44">
      <w:pPr>
        <w:pStyle w:val="Corpotesto"/>
      </w:pPr>
      <w:r w:rsidRPr="00977EA3">
        <w:t xml:space="preserve">As shown in the figure above, the </w:t>
      </w:r>
      <w:r w:rsidRPr="00977EA3">
        <w:rPr>
          <w:i/>
        </w:rPr>
        <w:t>IHE_XDM</w:t>
      </w:r>
      <w:r w:rsidRPr="00977EA3">
        <w:t xml:space="preserve"> directory shall contain one sub-directory per submission set included on the media.</w:t>
      </w:r>
    </w:p>
    <w:p w14:paraId="5EADF1D9" w14:textId="33DEC3CB" w:rsidR="007A1F44" w:rsidRPr="00977EA3" w:rsidRDefault="007A1F44">
      <w:pPr>
        <w:pStyle w:val="Corpotesto"/>
      </w:pPr>
      <w:r w:rsidRPr="00977EA3">
        <w:t xml:space="preserve">There may be other files present on the media for other purposes, (e.g., use in compliance with the IHE Radiology </w:t>
      </w:r>
      <w:r w:rsidR="003E6FEB" w:rsidRPr="00977EA3">
        <w:t>Portable Data for Imaging (</w:t>
      </w:r>
      <w:r w:rsidRPr="00977EA3">
        <w:t>PDI</w:t>
      </w:r>
      <w:r w:rsidR="003E6FEB" w:rsidRPr="00977EA3">
        <w:t xml:space="preserve">) </w:t>
      </w:r>
      <w:r w:rsidRPr="00977EA3">
        <w:t>Profile). The presence or absence of these files shall not affect performance of this transaction.</w:t>
      </w:r>
      <w:commentRangeStart w:id="585"/>
      <w:ins w:id="586" w:author="Gregorio Canal" w:date="2019-05-23T09:52:00Z">
        <w:r w:rsidR="00971C90" w:rsidRPr="00971C90">
          <w:t xml:space="preserve"> </w:t>
        </w:r>
        <w:r w:rsidR="00971C90" w:rsidRPr="00971C90">
          <w:rPr>
            <w:noProof/>
            <w:rPrChange w:id="587" w:author="Gregorio Canal" w:date="2019-05-23T09:52:00Z">
              <w:rPr>
                <w:b/>
                <w:noProof/>
                <w:u w:val="single"/>
              </w:rPr>
            </w:rPrChange>
          </w:rPr>
          <w:t>The grouping with PDI actors is described in RAD TF-3 4.47.4.1.2.3.3 for the Portable Media Creator and in RAD TF-3 4.47.4.1.3.4.1 for the Portable Media Importer.</w:t>
        </w:r>
        <w:commentRangeEnd w:id="585"/>
        <w:r w:rsidR="00971C90">
          <w:rPr>
            <w:rStyle w:val="Rimandocommento"/>
          </w:rPr>
          <w:commentReference w:id="585"/>
        </w:r>
      </w:ins>
    </w:p>
    <w:p w14:paraId="5223F244" w14:textId="77777777" w:rsidR="007A1F44" w:rsidRPr="00977EA3" w:rsidRDefault="007A1F44">
      <w:pPr>
        <w:pStyle w:val="Corpotesto"/>
      </w:pPr>
    </w:p>
    <w:p w14:paraId="4811EBC6" w14:textId="77777777" w:rsidR="007A1F44" w:rsidRPr="00977EA3" w:rsidRDefault="002E21BE" w:rsidP="00D372D5">
      <w:pPr>
        <w:pStyle w:val="Corpotesto"/>
        <w:jc w:val="center"/>
      </w:pPr>
      <w:r w:rsidRPr="00977EA3">
        <w:rPr>
          <w:noProof/>
          <w:lang w:eastAsia="fr-FR"/>
        </w:rPr>
        <w:object w:dxaOrig="6839" w:dyaOrig="1799" w14:anchorId="6CC2B088">
          <v:shape id="_x0000_i1038" type="#_x0000_t75" alt="" style="width:341.25pt;height:89.25pt;mso-width-percent:0;mso-height-percent:0;mso-width-percent:0;mso-height-percent:0" o:ole="">
            <v:imagedata r:id="rId55" o:title=""/>
          </v:shape>
          <o:OLEObject Type="Embed" ProgID="Word.Picture.8" ShapeID="_x0000_i1038" DrawAspect="Content" ObjectID="_1620110862" r:id="rId56"/>
        </w:object>
      </w:r>
    </w:p>
    <w:p w14:paraId="728EF94C" w14:textId="77777777" w:rsidR="007A1F44" w:rsidRPr="00977EA3" w:rsidRDefault="007A1F44">
      <w:pPr>
        <w:pStyle w:val="FigureTitle"/>
        <w:keepNext/>
        <w:rPr>
          <w:noProof w:val="0"/>
        </w:rPr>
      </w:pPr>
      <w:r w:rsidRPr="00977EA3">
        <w:rPr>
          <w:noProof w:val="0"/>
        </w:rPr>
        <w:t>Figure 3.32.4.1-2: Structure of a submission set directory on the media</w:t>
      </w:r>
    </w:p>
    <w:p w14:paraId="5643F297" w14:textId="77777777" w:rsidR="007A1F44" w:rsidRPr="00977EA3" w:rsidRDefault="007A1F44">
      <w:pPr>
        <w:pStyle w:val="Corpotesto"/>
      </w:pPr>
      <w:r w:rsidRPr="00977EA3">
        <w:t>As shown on the figure above, each submission set directory shall contain:</w:t>
      </w:r>
    </w:p>
    <w:p w14:paraId="07BE7316" w14:textId="77777777" w:rsidR="008E3CF3" w:rsidRPr="00977EA3" w:rsidRDefault="007A1F44" w:rsidP="00EC243F">
      <w:pPr>
        <w:pStyle w:val="Puntoelenco2"/>
      </w:pPr>
      <w:r w:rsidRPr="00977EA3">
        <w:t xml:space="preserve">A </w:t>
      </w:r>
      <w:r w:rsidRPr="00977EA3">
        <w:rPr>
          <w:i/>
        </w:rPr>
        <w:t>METADATA.XML</w:t>
      </w:r>
      <w:r w:rsidRPr="00977EA3">
        <w:t xml:space="preserve"> file containing the XDS Registry metadata, as described in ITI TF-3: 4.3.1.2.2. This shall include the metadata as specified in ITI TF-3: Table 4.3.1-3 Metadata Attribute Optionality. This may include </w:t>
      </w:r>
      <w:proofErr w:type="spellStart"/>
      <w:r w:rsidRPr="00977EA3">
        <w:t>XDSFolder</w:t>
      </w:r>
      <w:proofErr w:type="spellEnd"/>
      <w:r w:rsidRPr="00977EA3">
        <w:t xml:space="preserve"> objects, associations, and other metadata contents. There is no relationship between an </w:t>
      </w:r>
      <w:proofErr w:type="spellStart"/>
      <w:r w:rsidRPr="00977EA3">
        <w:t>XDSFolder</w:t>
      </w:r>
      <w:proofErr w:type="spellEnd"/>
      <w:r w:rsidRPr="00977EA3">
        <w:t xml:space="preserve"> and a media directory, although some people do call media directories “folders”. The metadata for the submission set shall include unique and different </w:t>
      </w:r>
      <w:proofErr w:type="spellStart"/>
      <w:r w:rsidRPr="00977EA3">
        <w:t>submissionTime</w:t>
      </w:r>
      <w:proofErr w:type="spellEnd"/>
      <w:r w:rsidRPr="00977EA3">
        <w:t>.</w:t>
      </w:r>
    </w:p>
    <w:p w14:paraId="3051B982" w14:textId="77777777" w:rsidR="008E3CF3" w:rsidRPr="00977EA3" w:rsidRDefault="007A1F44" w:rsidP="00EC243F">
      <w:pPr>
        <w:pStyle w:val="Puntoelenco2"/>
      </w:pPr>
      <w:r w:rsidRPr="00977EA3">
        <w:lastRenderedPageBreak/>
        <w:t xml:space="preserve">One file for each “simple part” document referenced in the metadata as an </w:t>
      </w:r>
      <w:proofErr w:type="spellStart"/>
      <w:r w:rsidRPr="00977EA3">
        <w:t>XDSDocumentEntry</w:t>
      </w:r>
      <w:proofErr w:type="spellEnd"/>
    </w:p>
    <w:p w14:paraId="4A4671A3" w14:textId="77777777" w:rsidR="008E3CF3" w:rsidRPr="00977EA3" w:rsidRDefault="007A1F44" w:rsidP="00EC243F">
      <w:pPr>
        <w:pStyle w:val="Puntoelenco2"/>
      </w:pPr>
      <w:r w:rsidRPr="00977EA3">
        <w:t xml:space="preserve">One sub-directory for each “multipart” document referenced in the metadata as an </w:t>
      </w:r>
      <w:proofErr w:type="spellStart"/>
      <w:r w:rsidRPr="00977EA3">
        <w:t>XDSDocumentEntry</w:t>
      </w:r>
      <w:proofErr w:type="spellEnd"/>
      <w:r w:rsidRPr="00977EA3">
        <w:t xml:space="preserve"> (see ITI TF-3: Table </w:t>
      </w:r>
      <w:r w:rsidRPr="00977EA3">
        <w:rPr>
          <w:szCs w:val="24"/>
        </w:rPr>
        <w:t>4.2.3.2-1</w:t>
      </w:r>
      <w:r w:rsidRPr="00977EA3">
        <w:t xml:space="preserve">, attribute </w:t>
      </w:r>
      <w:proofErr w:type="spellStart"/>
      <w:r w:rsidRPr="00977EA3">
        <w:t>mimeType</w:t>
      </w:r>
      <w:proofErr w:type="spellEnd"/>
      <w:r w:rsidRPr="00977EA3">
        <w:t xml:space="preserve"> set to “multipart/related”) </w:t>
      </w:r>
    </w:p>
    <w:p w14:paraId="0B826A03" w14:textId="77777777" w:rsidR="008E3CF3" w:rsidRPr="00977EA3" w:rsidRDefault="007A1F44" w:rsidP="00EC243F">
      <w:pPr>
        <w:pStyle w:val="Puntoelenco2"/>
      </w:pPr>
      <w:r w:rsidRPr="00977EA3">
        <w:t>Potentially other files and directories that are ignored by the Portable Media Importer</w:t>
      </w:r>
    </w:p>
    <w:p w14:paraId="2529A8DE" w14:textId="77777777" w:rsidR="007A1F44" w:rsidRPr="00977EA3" w:rsidRDefault="007A1F44">
      <w:pPr>
        <w:pStyle w:val="Corpotesto"/>
      </w:pPr>
      <w:r w:rsidRPr="00977EA3">
        <w:t>The “multipart” document shall be structured as one sub-directory containing all the parts as file, including the “start” part corresponding to the main file to be open by the “multipart” document viewer. An example of “multipart” document is shown in Figure 3.32.4.1-3.</w:t>
      </w:r>
    </w:p>
    <w:p w14:paraId="4A4013D4" w14:textId="77777777" w:rsidR="007A1F44" w:rsidRPr="00977EA3" w:rsidRDefault="007A1F44">
      <w:pPr>
        <w:pStyle w:val="Corpotesto"/>
      </w:pPr>
    </w:p>
    <w:p w14:paraId="17459B49" w14:textId="77777777" w:rsidR="007A1F44" w:rsidRPr="00977EA3" w:rsidRDefault="002E21BE" w:rsidP="00D372D5">
      <w:pPr>
        <w:pStyle w:val="Corpotesto"/>
        <w:jc w:val="center"/>
        <w:rPr>
          <w:lang w:eastAsia="fr-FR"/>
        </w:rPr>
      </w:pPr>
      <w:r w:rsidRPr="00977EA3">
        <w:rPr>
          <w:noProof/>
          <w:lang w:eastAsia="fr-FR"/>
        </w:rPr>
        <w:object w:dxaOrig="4860" w:dyaOrig="900" w14:anchorId="03FB330B">
          <v:shape id="_x0000_i1039" type="#_x0000_t75" alt="" style="width:243pt;height:47.25pt;mso-width-percent:0;mso-height-percent:0;mso-width-percent:0;mso-height-percent:0" o:ole="">
            <v:imagedata r:id="rId57" o:title=""/>
          </v:shape>
          <o:OLEObject Type="Embed" ProgID="Word.Picture.8" ShapeID="_x0000_i1039" DrawAspect="Content" ObjectID="_1620110863" r:id="rId58"/>
        </w:object>
      </w:r>
    </w:p>
    <w:p w14:paraId="64630F3E" w14:textId="3B7A9FFF" w:rsidR="007A1F44" w:rsidRPr="00977EA3" w:rsidRDefault="007A1F44">
      <w:pPr>
        <w:pStyle w:val="FigureTitle"/>
        <w:keepNext/>
        <w:rPr>
          <w:noProof w:val="0"/>
        </w:rPr>
      </w:pPr>
      <w:r w:rsidRPr="00977EA3">
        <w:rPr>
          <w:noProof w:val="0"/>
        </w:rPr>
        <w:t xml:space="preserve">Figure 3.32.4.1-3: Structure on the media of a directory which is functionally equivalent to  “XDS multipart document” </w:t>
      </w:r>
    </w:p>
    <w:p w14:paraId="61DE8ADE" w14:textId="5B8C3E9D" w:rsidR="007A1F44" w:rsidRPr="00977EA3" w:rsidRDefault="007A1F44">
      <w:pPr>
        <w:pStyle w:val="Corpotesto"/>
      </w:pPr>
      <w:r w:rsidRPr="00977EA3">
        <w:t xml:space="preserve">The URI element of the metadata describing a file that is present on this media shall point to the file containing the document, </w:t>
      </w:r>
      <w:r w:rsidR="00E744E9" w:rsidRPr="00977EA3">
        <w:rPr>
          <w:szCs w:val="24"/>
        </w:rPr>
        <w:t xml:space="preserve">through a relative URI where the base URI is the directory holding the METADATA.XML file that contains the </w:t>
      </w:r>
      <w:proofErr w:type="spellStart"/>
      <w:r w:rsidR="00E744E9" w:rsidRPr="00977EA3">
        <w:rPr>
          <w:szCs w:val="24"/>
        </w:rPr>
        <w:t>DocumentEntry.URI</w:t>
      </w:r>
      <w:proofErr w:type="spellEnd"/>
      <w:r w:rsidR="00E744E9" w:rsidRPr="00977EA3">
        <w:rPr>
          <w:szCs w:val="24"/>
        </w:rPr>
        <w:t xml:space="preserve"> attribute. </w:t>
      </w:r>
      <w:r w:rsidR="00E744E9" w:rsidRPr="00977EA3">
        <w:t xml:space="preserve">In </w:t>
      </w:r>
      <w:r w:rsidRPr="00977EA3">
        <w:t xml:space="preserve">cases where the files are not located within this media directory for the Submission Set, the relative </w:t>
      </w:r>
      <w:r w:rsidR="00E744E9" w:rsidRPr="00977EA3">
        <w:t xml:space="preserve">URI </w:t>
      </w:r>
      <w:r w:rsidRPr="00977EA3">
        <w:t>may begin with “../”.</w:t>
      </w:r>
    </w:p>
    <w:p w14:paraId="31824F06" w14:textId="77777777" w:rsidR="007A1F44" w:rsidRPr="00977EA3" w:rsidRDefault="007A1F44">
      <w:pPr>
        <w:pStyle w:val="Corpotesto"/>
      </w:pPr>
      <w:r w:rsidRPr="00977EA3">
        <w:t xml:space="preserve">In Figure 3.32.4.1-2, the METADATA.XML file of the Submission Set stored in the SUBSET01 directory will contain many </w:t>
      </w:r>
      <w:proofErr w:type="spellStart"/>
      <w:r w:rsidRPr="00977EA3">
        <w:t>XDSDocumentEntry</w:t>
      </w:r>
      <w:proofErr w:type="spellEnd"/>
      <w:r w:rsidRPr="00977EA3">
        <w:t xml:space="preserve"> objects having their elements set as follows (see ITI TF-3: Table </w:t>
      </w:r>
      <w:r w:rsidRPr="00977EA3">
        <w:rPr>
          <w:szCs w:val="22"/>
        </w:rPr>
        <w:t>4.1-5</w:t>
      </w:r>
      <w:r w:rsidRPr="00977EA3">
        <w:t>, URI attribute for details):</w:t>
      </w:r>
    </w:p>
    <w:p w14:paraId="6F1E73FD" w14:textId="77777777" w:rsidR="007A1F44" w:rsidRPr="00977EA3" w:rsidRDefault="007A1F44" w:rsidP="003462A5">
      <w:pPr>
        <w:pStyle w:val="Corpotesto"/>
        <w:rPr>
          <w:rFonts w:eastAsia="MS Mincho"/>
          <w:sz w:val="20"/>
        </w:rPr>
      </w:pPr>
      <w:r w:rsidRPr="00977EA3">
        <w:rPr>
          <w:rFonts w:eastAsia="MS Mincho"/>
          <w:sz w:val="20"/>
        </w:rPr>
        <w:t>&lt;</w:t>
      </w:r>
      <w:proofErr w:type="spellStart"/>
      <w:r w:rsidRPr="00977EA3">
        <w:rPr>
          <w:rFonts w:eastAsia="MS Mincho"/>
          <w:sz w:val="20"/>
        </w:rPr>
        <w:t>ExtrinsicObject</w:t>
      </w:r>
      <w:proofErr w:type="spellEnd"/>
      <w:r w:rsidRPr="00977EA3">
        <w:rPr>
          <w:rFonts w:eastAsia="MS Mincho"/>
          <w:sz w:val="20"/>
        </w:rPr>
        <w:t xml:space="preserve"> id="Document1" </w:t>
      </w:r>
      <w:proofErr w:type="spellStart"/>
      <w:r w:rsidRPr="00977EA3">
        <w:rPr>
          <w:rFonts w:eastAsia="MS Mincho"/>
          <w:sz w:val="20"/>
        </w:rPr>
        <w:t>mimeType</w:t>
      </w:r>
      <w:proofErr w:type="spellEnd"/>
      <w:r w:rsidRPr="00977EA3">
        <w:rPr>
          <w:rFonts w:eastAsia="MS Mincho"/>
          <w:sz w:val="20"/>
        </w:rPr>
        <w:t>="text/xml"... (with URI set to “DOC00001.XML”)</w:t>
      </w:r>
    </w:p>
    <w:p w14:paraId="7E54B6CE" w14:textId="77777777" w:rsidR="007A1F44" w:rsidRPr="00977EA3" w:rsidRDefault="007A1F44" w:rsidP="003462A5">
      <w:pPr>
        <w:pStyle w:val="Corpotesto"/>
        <w:rPr>
          <w:rFonts w:eastAsia="MS Mincho"/>
          <w:sz w:val="20"/>
        </w:rPr>
      </w:pPr>
      <w:r w:rsidRPr="00977EA3">
        <w:rPr>
          <w:rFonts w:eastAsia="MS Mincho"/>
          <w:sz w:val="20"/>
        </w:rPr>
        <w:t>&lt;</w:t>
      </w:r>
      <w:proofErr w:type="spellStart"/>
      <w:r w:rsidRPr="00977EA3">
        <w:rPr>
          <w:rFonts w:eastAsia="MS Mincho"/>
          <w:sz w:val="20"/>
        </w:rPr>
        <w:t>ExtrinsicObject</w:t>
      </w:r>
      <w:proofErr w:type="spellEnd"/>
      <w:r w:rsidRPr="00977EA3">
        <w:rPr>
          <w:rFonts w:eastAsia="MS Mincho"/>
          <w:sz w:val="20"/>
        </w:rPr>
        <w:t xml:space="preserve"> id="Document2" </w:t>
      </w:r>
      <w:proofErr w:type="spellStart"/>
      <w:r w:rsidRPr="00977EA3">
        <w:rPr>
          <w:rFonts w:eastAsia="MS Mincho"/>
          <w:sz w:val="20"/>
        </w:rPr>
        <w:t>mimeType</w:t>
      </w:r>
      <w:proofErr w:type="spellEnd"/>
      <w:r w:rsidRPr="00977EA3">
        <w:rPr>
          <w:rFonts w:eastAsia="MS Mincho"/>
          <w:sz w:val="20"/>
        </w:rPr>
        <w:t>="text/xml"... (with URI set to “DOC00002/DOC00002.XML”)</w:t>
      </w:r>
    </w:p>
    <w:p w14:paraId="12F5ED75" w14:textId="77777777" w:rsidR="007A1F44" w:rsidRPr="00977EA3" w:rsidRDefault="007A1F44">
      <w:r w:rsidRPr="00977EA3">
        <w:t xml:space="preserve">The file named </w:t>
      </w:r>
      <w:r w:rsidRPr="00977EA3">
        <w:rPr>
          <w:i/>
        </w:rPr>
        <w:t>INDEX.HTM</w:t>
      </w:r>
      <w:r w:rsidRPr="00977EA3">
        <w:t xml:space="preserve"> in the root directory shall be encoded in compliance with the XHTML Basic recommendation from W3C. It may contain a description of the submission sets, including especially:</w:t>
      </w:r>
    </w:p>
    <w:p w14:paraId="7FA35547" w14:textId="77777777" w:rsidR="008E3CF3" w:rsidRPr="00977EA3" w:rsidRDefault="007A1F44" w:rsidP="00EC243F">
      <w:pPr>
        <w:pStyle w:val="Puntoelenco2"/>
      </w:pPr>
      <w:r w:rsidRPr="00977EA3">
        <w:t>Patient ID and demographics</w:t>
      </w:r>
    </w:p>
    <w:p w14:paraId="380B7257" w14:textId="77777777" w:rsidR="008E3CF3" w:rsidRPr="00977EA3" w:rsidRDefault="007A1F44" w:rsidP="00EC243F">
      <w:pPr>
        <w:pStyle w:val="Puntoelenco2"/>
      </w:pPr>
      <w:r w:rsidRPr="00977EA3">
        <w:t>Source Facility information</w:t>
      </w:r>
    </w:p>
    <w:p w14:paraId="2A2E3CAA" w14:textId="77777777" w:rsidR="007A1F44" w:rsidRPr="00977EA3" w:rsidRDefault="007A1F44">
      <w:pPr>
        <w:pStyle w:val="Note"/>
      </w:pPr>
      <w:r w:rsidRPr="00977EA3">
        <w:t>Note:</w:t>
      </w:r>
      <w:r w:rsidRPr="00977EA3">
        <w:tab/>
        <w:t xml:space="preserve">XDM Distribute Document Set on Media </w:t>
      </w:r>
      <w:r w:rsidR="00E77430" w:rsidRPr="00977EA3">
        <w:t>transaction</w:t>
      </w:r>
      <w:r w:rsidRPr="00977EA3">
        <w:t xml:space="preserve"> does not require that all the submission sets included in the media are relative to the same patient. </w:t>
      </w:r>
    </w:p>
    <w:p w14:paraId="4AD9FD0E" w14:textId="77777777" w:rsidR="007A1F44" w:rsidRPr="00977EA3" w:rsidRDefault="007A1F44">
      <w:pPr>
        <w:pStyle w:val="Corpotesto"/>
      </w:pPr>
      <w:r w:rsidRPr="00977EA3">
        <w:t>It may also describe other content which is on the media, including the means to launch any executable that may be present on the media.</w:t>
      </w:r>
    </w:p>
    <w:p w14:paraId="27CDDDE0" w14:textId="77777777" w:rsidR="007A1F44" w:rsidRPr="00977EA3" w:rsidRDefault="007A1F44" w:rsidP="00783666">
      <w:pPr>
        <w:pStyle w:val="Corpotesto"/>
        <w:rPr>
          <w:b/>
        </w:rPr>
      </w:pPr>
      <w:r w:rsidRPr="00977EA3">
        <w:t xml:space="preserve">There shall also be a </w:t>
      </w:r>
      <w:r w:rsidRPr="00977EA3">
        <w:rPr>
          <w:i/>
        </w:rPr>
        <w:t>README.TXT</w:t>
      </w:r>
      <w:r w:rsidRPr="00ED4370">
        <w:t xml:space="preserve"> </w:t>
      </w:r>
      <w:r w:rsidRPr="00977EA3">
        <w:t>file located in the root directory that shall contain:</w:t>
      </w:r>
    </w:p>
    <w:p w14:paraId="1FC5A169" w14:textId="77777777" w:rsidR="008E3CF3" w:rsidRPr="00977EA3" w:rsidRDefault="007A1F44" w:rsidP="00EC243F">
      <w:pPr>
        <w:pStyle w:val="Puntoelenco2"/>
        <w:rPr>
          <w:b/>
        </w:rPr>
      </w:pPr>
      <w:r w:rsidRPr="00977EA3">
        <w:t>Contact information regarding the Institution that created the media.</w:t>
      </w:r>
    </w:p>
    <w:p w14:paraId="7BCDF41C" w14:textId="77777777" w:rsidR="008E3CF3" w:rsidRPr="00977EA3" w:rsidRDefault="007A1F44" w:rsidP="00EC243F">
      <w:pPr>
        <w:pStyle w:val="Puntoelenco2"/>
        <w:rPr>
          <w:b/>
        </w:rPr>
      </w:pPr>
      <w:r w:rsidRPr="00977EA3">
        <w:t>Information regarding the Application that created the media.</w:t>
      </w:r>
    </w:p>
    <w:p w14:paraId="271AD481" w14:textId="77777777" w:rsidR="008E3CF3" w:rsidRPr="00977EA3" w:rsidRDefault="007A1F44" w:rsidP="00EC243F">
      <w:pPr>
        <w:pStyle w:val="Puntoelenco3"/>
        <w:numPr>
          <w:ilvl w:val="0"/>
          <w:numId w:val="17"/>
        </w:numPr>
      </w:pPr>
      <w:r w:rsidRPr="00977EA3">
        <w:lastRenderedPageBreak/>
        <w:t>Name of the product application and software version</w:t>
      </w:r>
    </w:p>
    <w:p w14:paraId="4B5715EE" w14:textId="77777777" w:rsidR="008E3CF3" w:rsidRPr="00977EA3" w:rsidRDefault="007A1F44" w:rsidP="00EC243F">
      <w:pPr>
        <w:pStyle w:val="Puntoelenco3"/>
        <w:numPr>
          <w:ilvl w:val="0"/>
          <w:numId w:val="17"/>
        </w:numPr>
        <w:rPr>
          <w:b/>
        </w:rPr>
      </w:pPr>
      <w:r w:rsidRPr="00977EA3">
        <w:t xml:space="preserve">Contact information of the vendor of the application that created the media </w:t>
      </w:r>
    </w:p>
    <w:p w14:paraId="66F126B9" w14:textId="77777777" w:rsidR="008E3CF3" w:rsidRPr="00977EA3" w:rsidRDefault="007A1F44" w:rsidP="00EC243F">
      <w:pPr>
        <w:pStyle w:val="Puntoelenco2"/>
      </w:pPr>
      <w:r w:rsidRPr="00977EA3">
        <w:t xml:space="preserve">General information about the overall organization of the interchange media. This is not intended to be specific to the content stored on this instance of interchange media, which if necessary should be placed in the </w:t>
      </w:r>
      <w:r w:rsidRPr="00977EA3">
        <w:rPr>
          <w:i/>
        </w:rPr>
        <w:t>INDEX.HTM</w:t>
      </w:r>
      <w:r w:rsidRPr="00977EA3">
        <w:t xml:space="preserve"> file.</w:t>
      </w:r>
    </w:p>
    <w:p w14:paraId="4C676A30" w14:textId="77777777" w:rsidR="008E3CF3" w:rsidRPr="00977EA3" w:rsidRDefault="007A1F44" w:rsidP="00EC243F">
      <w:pPr>
        <w:pStyle w:val="Puntoelenco2"/>
        <w:rPr>
          <w:b/>
        </w:rPr>
      </w:pPr>
      <w:r w:rsidRPr="00977EA3">
        <w:t>Information regarding the Media Viewer application (if a Media Viewer is contained)</w:t>
      </w:r>
    </w:p>
    <w:p w14:paraId="36618B41" w14:textId="77777777" w:rsidR="008E3CF3" w:rsidRPr="00977EA3" w:rsidRDefault="007A1F44" w:rsidP="00EC243F">
      <w:pPr>
        <w:pStyle w:val="Puntoelenco3"/>
        <w:numPr>
          <w:ilvl w:val="0"/>
          <w:numId w:val="17"/>
        </w:numPr>
      </w:pPr>
      <w:r w:rsidRPr="00977EA3">
        <w:t>Operating system(s) supported</w:t>
      </w:r>
    </w:p>
    <w:p w14:paraId="572811F5" w14:textId="77777777" w:rsidR="008E3CF3" w:rsidRPr="00977EA3" w:rsidRDefault="007A1F44" w:rsidP="00EC243F">
      <w:pPr>
        <w:pStyle w:val="Puntoelenco3"/>
        <w:numPr>
          <w:ilvl w:val="0"/>
          <w:numId w:val="17"/>
        </w:numPr>
      </w:pPr>
      <w:r w:rsidRPr="00977EA3">
        <w:t>Name of the product application and software version</w:t>
      </w:r>
    </w:p>
    <w:p w14:paraId="3745B993" w14:textId="77777777" w:rsidR="008E3CF3" w:rsidRPr="00977EA3" w:rsidRDefault="007A1F44" w:rsidP="00EC243F">
      <w:pPr>
        <w:pStyle w:val="Puntoelenco3"/>
        <w:numPr>
          <w:ilvl w:val="0"/>
          <w:numId w:val="17"/>
        </w:numPr>
        <w:rPr>
          <w:b/>
        </w:rPr>
      </w:pPr>
      <w:r w:rsidRPr="00977EA3">
        <w:t>Contact information of vendor that provided the Media Viewer application</w:t>
      </w:r>
    </w:p>
    <w:p w14:paraId="08ED0084" w14:textId="77777777" w:rsidR="008E3CF3" w:rsidRPr="00977EA3" w:rsidRDefault="007A1F44" w:rsidP="00EC243F">
      <w:pPr>
        <w:pStyle w:val="Puntoelenco3"/>
        <w:numPr>
          <w:ilvl w:val="0"/>
          <w:numId w:val="17"/>
        </w:numPr>
      </w:pPr>
      <w:r w:rsidRPr="00977EA3">
        <w:t>Disclaimer statement about the intended usage of the application</w:t>
      </w:r>
    </w:p>
    <w:p w14:paraId="07397FB4" w14:textId="77777777" w:rsidR="008E3CF3" w:rsidRPr="00977EA3" w:rsidRDefault="007A1F44" w:rsidP="00EC243F">
      <w:pPr>
        <w:pStyle w:val="Puntoelenco3"/>
        <w:numPr>
          <w:ilvl w:val="0"/>
          <w:numId w:val="17"/>
        </w:numPr>
        <w:rPr>
          <w:b/>
        </w:rPr>
      </w:pPr>
      <w:r w:rsidRPr="00977EA3">
        <w:t xml:space="preserve">List of minimum requirements </w:t>
      </w:r>
    </w:p>
    <w:p w14:paraId="43E4D543" w14:textId="77777777" w:rsidR="008E3CF3" w:rsidRPr="00977EA3" w:rsidRDefault="007A1F44" w:rsidP="00EC243F">
      <w:pPr>
        <w:pStyle w:val="Puntoelenco3"/>
        <w:numPr>
          <w:ilvl w:val="0"/>
          <w:numId w:val="17"/>
        </w:numPr>
        <w:rPr>
          <w:b/>
        </w:rPr>
      </w:pPr>
      <w:r w:rsidRPr="00977EA3">
        <w:t>Additional information regarding the usage of the application</w:t>
      </w:r>
    </w:p>
    <w:p w14:paraId="3CD64002" w14:textId="77777777" w:rsidR="007A1F44" w:rsidRPr="00977EA3" w:rsidRDefault="007A1F44">
      <w:pPr>
        <w:pStyle w:val="Corpotesto"/>
      </w:pPr>
      <w:r w:rsidRPr="00977EA3">
        <w:t xml:space="preserve">Note that generally the </w:t>
      </w:r>
      <w:r w:rsidRPr="00977EA3">
        <w:rPr>
          <w:i/>
        </w:rPr>
        <w:t>README.TXT</w:t>
      </w:r>
      <w:r w:rsidRPr="00977EA3">
        <w:t xml:space="preserve"> file is independent of the clinical content of the media, i.e., the same </w:t>
      </w:r>
      <w:r w:rsidRPr="00977EA3">
        <w:rPr>
          <w:i/>
        </w:rPr>
        <w:t>README.TXT</w:t>
      </w:r>
      <w:r w:rsidRPr="00977EA3">
        <w:t xml:space="preserve"> may be included on all media created by that application at that institution. Experience has shown that this kind of </w:t>
      </w:r>
      <w:r w:rsidRPr="00977EA3">
        <w:rPr>
          <w:i/>
        </w:rPr>
        <w:t>README.TXT</w:t>
      </w:r>
      <w:r w:rsidRPr="00977EA3">
        <w:t xml:space="preserve"> file is very valuable for resolving problems.</w:t>
      </w:r>
    </w:p>
    <w:p w14:paraId="0262704F" w14:textId="77777777" w:rsidR="007A1F44" w:rsidRPr="00977EA3" w:rsidRDefault="007A1F44" w:rsidP="00ED4370">
      <w:pPr>
        <w:pStyle w:val="Corpotesto"/>
      </w:pPr>
      <w:r w:rsidRPr="00977EA3">
        <w:t xml:space="preserve">In addition, if the Portable Media Creator implements support for the Web Content Option of the PDI Profile then the </w:t>
      </w:r>
      <w:r w:rsidRPr="00977EA3">
        <w:rPr>
          <w:i/>
        </w:rPr>
        <w:t>INDEX.HTM</w:t>
      </w:r>
      <w:r w:rsidRPr="00977EA3">
        <w:t xml:space="preserve"> file must meet the requirements of the PDI Profile Web Content Option. </w:t>
      </w:r>
    </w:p>
    <w:p w14:paraId="157B498A" w14:textId="77777777" w:rsidR="007A1F44" w:rsidRPr="00977EA3" w:rsidRDefault="007A1F44" w:rsidP="00ED4370">
      <w:pPr>
        <w:pStyle w:val="Corpotesto"/>
      </w:pPr>
      <w:r w:rsidRPr="00977EA3">
        <w:rPr>
          <w:bCs/>
          <w:iCs/>
        </w:rPr>
        <w:t xml:space="preserve">The </w:t>
      </w:r>
      <w:r w:rsidRPr="00977EA3">
        <w:rPr>
          <w:bCs/>
          <w:i/>
          <w:iCs/>
        </w:rPr>
        <w:t>INDEX.HTM</w:t>
      </w:r>
      <w:r w:rsidRPr="00977EA3">
        <w:rPr>
          <w:b/>
          <w:bCs/>
          <w:i/>
          <w:iCs/>
        </w:rPr>
        <w:t xml:space="preserve"> </w:t>
      </w:r>
      <w:r w:rsidRPr="00977EA3">
        <w:t xml:space="preserve">file located in the root directory shall contain: </w:t>
      </w:r>
    </w:p>
    <w:p w14:paraId="35C0E783" w14:textId="77777777" w:rsidR="008E3CF3" w:rsidRPr="00977EA3" w:rsidRDefault="007A1F44" w:rsidP="00EC243F">
      <w:pPr>
        <w:pStyle w:val="Puntoelenco2"/>
      </w:pPr>
      <w:r w:rsidRPr="00977EA3">
        <w:t xml:space="preserve">An informative header containing: </w:t>
      </w:r>
    </w:p>
    <w:p w14:paraId="447E55CB" w14:textId="77777777" w:rsidR="008E3CF3" w:rsidRPr="00977EA3" w:rsidRDefault="007A1F44" w:rsidP="00EC243F">
      <w:pPr>
        <w:pStyle w:val="Puntoelenco2"/>
      </w:pPr>
      <w:r w:rsidRPr="00977EA3">
        <w:t xml:space="preserve">Identification of the institution that created the interchange media </w:t>
      </w:r>
    </w:p>
    <w:p w14:paraId="3DAE3858" w14:textId="77777777" w:rsidR="008E3CF3" w:rsidRPr="00977EA3" w:rsidRDefault="007A1F44" w:rsidP="00EC243F">
      <w:pPr>
        <w:pStyle w:val="Puntoelenco2"/>
      </w:pPr>
      <w:r w:rsidRPr="00977EA3">
        <w:t xml:space="preserve">Optionally, a disclaimer statement about privacy/security from the institution that created the interchange media </w:t>
      </w:r>
    </w:p>
    <w:p w14:paraId="5FB45B83" w14:textId="77777777" w:rsidR="008E3CF3" w:rsidRPr="00977EA3" w:rsidRDefault="007A1F44" w:rsidP="00EC243F">
      <w:pPr>
        <w:pStyle w:val="Puntoelenco2"/>
      </w:pPr>
      <w:r w:rsidRPr="00977EA3">
        <w:t xml:space="preserve">a link to an entry point for accessing the web content of the IHE_PDI directory </w:t>
      </w:r>
    </w:p>
    <w:p w14:paraId="25279EBD" w14:textId="77777777" w:rsidR="008E3CF3" w:rsidRPr="00977EA3" w:rsidRDefault="007A1F44" w:rsidP="00EC243F">
      <w:pPr>
        <w:pStyle w:val="Puntoelenco2"/>
      </w:pPr>
      <w:r w:rsidRPr="00977EA3">
        <w:t xml:space="preserve">a link to the </w:t>
      </w:r>
      <w:r w:rsidRPr="00977EA3">
        <w:rPr>
          <w:i/>
        </w:rPr>
        <w:t>README.TXT</w:t>
      </w:r>
      <w:r w:rsidRPr="00977EA3">
        <w:t xml:space="preserve"> file </w:t>
      </w:r>
    </w:p>
    <w:p w14:paraId="7C016C95" w14:textId="77777777" w:rsidR="008E3CF3" w:rsidRPr="00977EA3" w:rsidRDefault="007A1F44" w:rsidP="00EC243F">
      <w:pPr>
        <w:pStyle w:val="Puntoelenco2"/>
      </w:pPr>
      <w:r w:rsidRPr="00977EA3">
        <w:t>a link to additional non-constrained data (if it exists)</w:t>
      </w:r>
    </w:p>
    <w:p w14:paraId="5DAF8B9C" w14:textId="6A58D7F8" w:rsidR="008E3CF3" w:rsidRPr="00977EA3" w:rsidRDefault="007A1F44" w:rsidP="00EC243F">
      <w:pPr>
        <w:pStyle w:val="Puntoelenco2"/>
      </w:pPr>
      <w:r w:rsidRPr="00977EA3">
        <w:t xml:space="preserve">a manifest which lists the data that can be imported by a Portable Media Importer (i.e., all DICOM content on the media) </w:t>
      </w:r>
    </w:p>
    <w:p w14:paraId="328BC6B3" w14:textId="77777777" w:rsidR="008E3CF3" w:rsidRPr="00977EA3" w:rsidRDefault="007A1F44" w:rsidP="00EC243F">
      <w:pPr>
        <w:pStyle w:val="Puntoelenco2"/>
      </w:pPr>
      <w:r w:rsidRPr="00977EA3">
        <w:t xml:space="preserve">a manifest which lists any patient-related data contained on the CD that cannot be imported (i.e., additional non-constrained content that doesn’t have an importable DICOM equivalent on the media). </w:t>
      </w:r>
    </w:p>
    <w:p w14:paraId="37529180" w14:textId="77777777" w:rsidR="008E3CF3" w:rsidRPr="00977EA3" w:rsidRDefault="007A1F44" w:rsidP="00EC243F">
      <w:pPr>
        <w:pStyle w:val="Puntoelenco2"/>
      </w:pPr>
      <w:r w:rsidRPr="00977EA3">
        <w:t xml:space="preserve">a link to a launch point for a DICOM viewer, if present on the interchange media </w:t>
      </w:r>
    </w:p>
    <w:p w14:paraId="75A4B87C" w14:textId="77777777" w:rsidR="007A1F44" w:rsidRPr="00977EA3" w:rsidRDefault="007A1F44">
      <w:pPr>
        <w:pStyle w:val="Titolo6"/>
        <w:numPr>
          <w:ilvl w:val="0"/>
          <w:numId w:val="0"/>
        </w:numPr>
        <w:tabs>
          <w:tab w:val="clear" w:pos="2160"/>
          <w:tab w:val="clear" w:pos="2880"/>
          <w:tab w:val="clear" w:pos="3600"/>
          <w:tab w:val="clear" w:pos="4320"/>
          <w:tab w:val="clear" w:pos="5040"/>
        </w:tabs>
        <w:rPr>
          <w:bCs/>
          <w:noProof w:val="0"/>
        </w:rPr>
      </w:pPr>
      <w:r w:rsidRPr="00977EA3">
        <w:rPr>
          <w:bCs/>
          <w:noProof w:val="0"/>
        </w:rPr>
        <w:lastRenderedPageBreak/>
        <w:t xml:space="preserve">3.32.4.1.2.3 Response message </w:t>
      </w:r>
    </w:p>
    <w:p w14:paraId="4B4656D8" w14:textId="77777777" w:rsidR="007A1F44" w:rsidRPr="00977EA3" w:rsidRDefault="007A1F44" w:rsidP="003462A5">
      <w:pPr>
        <w:pStyle w:val="Corpotesto"/>
      </w:pPr>
      <w:r w:rsidRPr="00977EA3">
        <w:t>If the ZIP over Email Response Option is supported and a response was requested, the Portable Media Importer shall send a response, based on the [MDN] mechanism, depending of the success of the Import operation:</w:t>
      </w:r>
    </w:p>
    <w:p w14:paraId="647E8897" w14:textId="77777777" w:rsidR="008E3CF3" w:rsidRPr="00977EA3" w:rsidRDefault="007A1F44" w:rsidP="00EC243F">
      <w:pPr>
        <w:pStyle w:val="Puntoelenco2"/>
      </w:pPr>
      <w:r w:rsidRPr="00977EA3">
        <w:t>Success: the MDN “disposition-type” field is set to “displayed”</w:t>
      </w:r>
    </w:p>
    <w:p w14:paraId="654AE6D0" w14:textId="77777777" w:rsidR="008E3CF3" w:rsidRPr="00977EA3" w:rsidRDefault="007A1F44" w:rsidP="00EC243F">
      <w:pPr>
        <w:pStyle w:val="Puntoelenco2"/>
      </w:pPr>
      <w:r w:rsidRPr="00977EA3">
        <w:t xml:space="preserve">Error: the MDN “disposition-type” field is set to “deleted” and the MDN “disposition-modifier” is set to “Error: </w:t>
      </w:r>
      <w:proofErr w:type="spellStart"/>
      <w:r w:rsidRPr="00977EA3">
        <w:t>xxxx</w:t>
      </w:r>
      <w:proofErr w:type="spellEnd"/>
      <w:r w:rsidRPr="00977EA3">
        <w:t>” where “</w:t>
      </w:r>
      <w:proofErr w:type="spellStart"/>
      <w:r w:rsidRPr="00977EA3">
        <w:t>xxxx</w:t>
      </w:r>
      <w:proofErr w:type="spellEnd"/>
      <w:r w:rsidRPr="00977EA3">
        <w:t>” is the text detailing the error.</w:t>
      </w:r>
    </w:p>
    <w:p w14:paraId="0585B13A" w14:textId="77777777" w:rsidR="007A1F44" w:rsidRPr="00977EA3" w:rsidRDefault="007A1F44">
      <w:pPr>
        <w:pStyle w:val="Note"/>
      </w:pPr>
      <w:r w:rsidRPr="00977EA3">
        <w:t>Note 1:</w:t>
      </w:r>
      <w:r w:rsidRPr="00977EA3">
        <w:tab/>
        <w:t>Older implementations of MDN might use “processed” instead of “display”. The current RFC has removed this option but Portable Media Creator should be prepared to receive it. If they receive it, they have to look in the error field to see whether there is an error.</w:t>
      </w:r>
    </w:p>
    <w:p w14:paraId="74ECB49D" w14:textId="77777777" w:rsidR="007A1F44" w:rsidRPr="00977EA3" w:rsidRDefault="007A1F44" w:rsidP="00BF7CAE">
      <w:pPr>
        <w:pStyle w:val="Note"/>
      </w:pPr>
      <w:r w:rsidRPr="00977EA3">
        <w:t>Note 2:</w:t>
      </w:r>
      <w:r w:rsidRPr="00977EA3">
        <w:tab/>
        <w:t xml:space="preserve">The general mechanism for use of </w:t>
      </w:r>
      <w:r w:rsidR="00A2230D" w:rsidRPr="00977EA3">
        <w:t>Email</w:t>
      </w:r>
      <w:r w:rsidRPr="00977EA3">
        <w:t xml:space="preserve"> is described in ITI TF-2x: Appendix T (Informative)</w:t>
      </w:r>
    </w:p>
    <w:p w14:paraId="37D9F43B" w14:textId="77777777" w:rsidR="007A1F44" w:rsidRPr="00977EA3" w:rsidRDefault="007A1F44">
      <w:pPr>
        <w:pStyle w:val="Titolo5"/>
        <w:numPr>
          <w:ilvl w:val="0"/>
          <w:numId w:val="0"/>
        </w:numPr>
        <w:tabs>
          <w:tab w:val="clear" w:pos="2160"/>
          <w:tab w:val="clear" w:pos="2880"/>
          <w:tab w:val="clear" w:pos="3600"/>
          <w:tab w:val="clear" w:pos="4320"/>
        </w:tabs>
        <w:rPr>
          <w:noProof w:val="0"/>
        </w:rPr>
      </w:pPr>
      <w:r w:rsidRPr="00977EA3">
        <w:rPr>
          <w:noProof w:val="0"/>
        </w:rPr>
        <w:t xml:space="preserve">3.32.4.1.3 Media Identification </w:t>
      </w:r>
    </w:p>
    <w:p w14:paraId="3F7B4563" w14:textId="6D62393B" w:rsidR="007A1F44" w:rsidRPr="00977EA3" w:rsidRDefault="007A1F44">
      <w:pPr>
        <w:pStyle w:val="Corpotesto"/>
      </w:pPr>
      <w:r w:rsidRPr="00977EA3">
        <w:t>The Portable Media Creator may add a human-readable identification on the outside of the physical medium, reflecting the originating institution, the time of the creation and content of the media. The method of media marking is outside the scope of this transaction.</w:t>
      </w:r>
    </w:p>
    <w:p w14:paraId="7721CB84" w14:textId="77777777" w:rsidR="007A1F44" w:rsidRPr="00977EA3" w:rsidRDefault="007A1F44">
      <w:r w:rsidRPr="00977EA3">
        <w:t>If the ZIP over Email Response Option is supported, Portable Media Creator shall be configurable to include in its message header the request for a response:</w:t>
      </w:r>
    </w:p>
    <w:p w14:paraId="66897E03" w14:textId="77777777" w:rsidR="008E3CF3" w:rsidRPr="00977EA3" w:rsidRDefault="007A1F44" w:rsidP="00EC243F">
      <w:pPr>
        <w:pStyle w:val="Puntoelenco2"/>
      </w:pPr>
      <w:r w:rsidRPr="00977EA3">
        <w:t>“Disposition-Notification-To:”, followed by the email address to which Portable Media Importer shall send the response</w:t>
      </w:r>
    </w:p>
    <w:p w14:paraId="43B42B0E" w14:textId="77777777" w:rsidR="007A1F44" w:rsidRPr="00977EA3" w:rsidRDefault="007A1F44">
      <w:r w:rsidRPr="00977EA3">
        <w:t>Then, the Portable Media Importer shall acknowledge this operation by sending a MDN response to the email address included in the message.</w:t>
      </w:r>
    </w:p>
    <w:p w14:paraId="71E49C7D" w14:textId="77777777" w:rsidR="007A1F44" w:rsidRPr="00977EA3" w:rsidRDefault="007A1F44">
      <w:r w:rsidRPr="00977EA3">
        <w:t>And finally, the Portable Media Creator shall consider that the import is successful unless:</w:t>
      </w:r>
    </w:p>
    <w:p w14:paraId="6A545088" w14:textId="77777777" w:rsidR="008E3CF3" w:rsidRPr="00977EA3" w:rsidRDefault="007A1F44" w:rsidP="00EC243F">
      <w:pPr>
        <w:pStyle w:val="Puntoelenco2"/>
      </w:pPr>
      <w:r w:rsidRPr="00977EA3">
        <w:t>the disposition-modifier contains the word “error” or “failure”, case insensitive.</w:t>
      </w:r>
    </w:p>
    <w:p w14:paraId="3FA26B9D" w14:textId="77777777" w:rsidR="007A1F44" w:rsidRPr="00977EA3" w:rsidRDefault="007A1F44">
      <w:pPr>
        <w:pStyle w:val="Corpotesto"/>
      </w:pPr>
      <w:r w:rsidRPr="00977EA3">
        <w:t>Note:</w:t>
      </w:r>
      <w:r w:rsidRPr="00977EA3">
        <w:tab/>
        <w:t>This transaction does not specify how errors should be processed because the variety of appropriate responses is too great.</w:t>
      </w:r>
    </w:p>
    <w:p w14:paraId="550749B0" w14:textId="77777777" w:rsidR="007A1F44" w:rsidRPr="00977EA3" w:rsidRDefault="007A1F44">
      <w:pPr>
        <w:pStyle w:val="Corpotesto"/>
      </w:pPr>
      <w:r w:rsidRPr="00977EA3">
        <w:t>If the ZIP over Email Option is supported, the subject line of the email shall contain the phrase:</w:t>
      </w:r>
    </w:p>
    <w:p w14:paraId="13A2D51C" w14:textId="77777777" w:rsidR="008E3CF3" w:rsidRPr="00977EA3" w:rsidRDefault="007A1F44" w:rsidP="00EC243F">
      <w:pPr>
        <w:pStyle w:val="Puntoelenco2"/>
      </w:pPr>
      <w:r w:rsidRPr="00977EA3">
        <w:t>XDM/1.0/DDM</w:t>
      </w:r>
    </w:p>
    <w:p w14:paraId="68D6436C" w14:textId="77777777" w:rsidR="007A1F44" w:rsidRPr="00977EA3" w:rsidRDefault="007A1F44">
      <w:pPr>
        <w:pStyle w:val="Note"/>
      </w:pPr>
      <w:r w:rsidRPr="00977EA3">
        <w:t xml:space="preserve"> Note:</w:t>
      </w:r>
      <w:r w:rsidRPr="00977EA3">
        <w:tab/>
        <w:t>In case the same Email complies also with the DICOM Email, it is recommended that the subject contains the phrase: XDM/1.0/DDM+DICOM-ZIP</w:t>
      </w:r>
    </w:p>
    <w:p w14:paraId="7EE58589" w14:textId="77777777" w:rsidR="007A1F44" w:rsidRPr="00977EA3" w:rsidRDefault="007A1F44">
      <w:pPr>
        <w:pStyle w:val="Titolo5"/>
        <w:numPr>
          <w:ilvl w:val="0"/>
          <w:numId w:val="0"/>
        </w:numPr>
        <w:tabs>
          <w:tab w:val="clear" w:pos="2160"/>
          <w:tab w:val="clear" w:pos="2880"/>
          <w:tab w:val="clear" w:pos="3600"/>
          <w:tab w:val="clear" w:pos="4320"/>
        </w:tabs>
        <w:rPr>
          <w:noProof w:val="0"/>
        </w:rPr>
      </w:pPr>
      <w:r w:rsidRPr="00977EA3">
        <w:rPr>
          <w:noProof w:val="0"/>
        </w:rPr>
        <w:t>3.32.4.1.4 Expected Actions</w:t>
      </w:r>
    </w:p>
    <w:p w14:paraId="4640C9E9" w14:textId="77777777" w:rsidR="007A1F44" w:rsidRPr="00977EA3" w:rsidRDefault="007A1F44" w:rsidP="00ED4370">
      <w:pPr>
        <w:pStyle w:val="Corpotesto"/>
      </w:pPr>
      <w:r w:rsidRPr="00977EA3">
        <w:t>The Portable Media Importer shall verify the integrity of the media by comparing their size and hash with the value of the corresponding entries in the METADATA.XML file of the relevant submission set directory. Mismatching documents shall be indicated to the user. Media faults shall be indicated to the user.</w:t>
      </w:r>
    </w:p>
    <w:p w14:paraId="3E8ED446" w14:textId="77777777" w:rsidR="007A1F44" w:rsidRPr="00977EA3" w:rsidRDefault="007A1F44" w:rsidP="00ED4370">
      <w:pPr>
        <w:pStyle w:val="Corpotesto"/>
      </w:pPr>
      <w:r w:rsidRPr="00977EA3">
        <w:t xml:space="preserve">If the XDM Portable Media Importer is grouped with a Content Consumer of one or more IHE Content Profiles, that actor is able to perform its processing on the documents it is designed to support. </w:t>
      </w:r>
    </w:p>
    <w:p w14:paraId="08725919" w14:textId="6C3A7B1A" w:rsidR="007A1F44" w:rsidRPr="00977EA3" w:rsidRDefault="007A1F44">
      <w:pPr>
        <w:pStyle w:val="Note"/>
      </w:pPr>
      <w:r w:rsidRPr="00977EA3">
        <w:lastRenderedPageBreak/>
        <w:t>Note:</w:t>
      </w:r>
      <w:r w:rsidRPr="00977EA3">
        <w:tab/>
        <w:t>This awkward phrasing means that ability to process data on portable media is described by saying that the processing actor is grouped with a Portable Media Importer.</w:t>
      </w:r>
    </w:p>
    <w:p w14:paraId="25D0DB7E" w14:textId="77777777" w:rsidR="007A1F44" w:rsidRPr="00977EA3" w:rsidRDefault="007A1F44">
      <w:pPr>
        <w:pStyle w:val="Titolo6"/>
        <w:numPr>
          <w:ilvl w:val="0"/>
          <w:numId w:val="0"/>
        </w:numPr>
        <w:tabs>
          <w:tab w:val="clear" w:pos="2160"/>
          <w:tab w:val="clear" w:pos="2880"/>
          <w:tab w:val="clear" w:pos="3600"/>
          <w:tab w:val="clear" w:pos="4320"/>
          <w:tab w:val="clear" w:pos="5040"/>
        </w:tabs>
        <w:rPr>
          <w:noProof w:val="0"/>
        </w:rPr>
      </w:pPr>
      <w:r w:rsidRPr="00977EA3">
        <w:rPr>
          <w:noProof w:val="0"/>
        </w:rPr>
        <w:t xml:space="preserve">3.32.4.1.4.1 Basic Patient Privacy Enforcement Option </w:t>
      </w:r>
    </w:p>
    <w:p w14:paraId="58812838" w14:textId="77777777" w:rsidR="007A1F44" w:rsidRPr="00977EA3" w:rsidRDefault="007A1F44">
      <w:r w:rsidRPr="00977EA3">
        <w:t xml:space="preserve">If the Basic Patient Privacy Enforcement Option is implemented: </w:t>
      </w:r>
    </w:p>
    <w:p w14:paraId="6DF0D611" w14:textId="1A91793A" w:rsidR="008E3CF3" w:rsidRPr="00977EA3" w:rsidRDefault="007A1F44" w:rsidP="00EC243F">
      <w:pPr>
        <w:pStyle w:val="Numeroelenco2"/>
        <w:numPr>
          <w:ilvl w:val="0"/>
          <w:numId w:val="21"/>
        </w:numPr>
      </w:pPr>
      <w:r w:rsidRPr="00977EA3">
        <w:t xml:space="preserve">The Portable Media Creator shall populate the </w:t>
      </w:r>
      <w:proofErr w:type="spellStart"/>
      <w:r w:rsidRPr="00977EA3">
        <w:t>confidentialityCode</w:t>
      </w:r>
      <w:proofErr w:type="spellEnd"/>
      <w:r w:rsidRPr="00977EA3">
        <w:t xml:space="preserve"> in the document metadata with the list of values that identify the sensitivity classifications that apply to the associated document. All documents submitted shall have confidentiality codes. The confidentiality codes for different documents in the same submission may be different. </w:t>
      </w:r>
    </w:p>
    <w:p w14:paraId="4B512F54" w14:textId="59E46562" w:rsidR="008E3CF3" w:rsidRPr="00977EA3" w:rsidRDefault="007A1F44" w:rsidP="00EC243F">
      <w:pPr>
        <w:pStyle w:val="Numeroelenco2"/>
        <w:numPr>
          <w:ilvl w:val="0"/>
          <w:numId w:val="21"/>
        </w:numPr>
      </w:pPr>
      <w:r w:rsidRPr="00977EA3">
        <w:t xml:space="preserve">The Portable Media Creator shall be able to be configured with the Patient Privacy Policies, Patient Privacy Policy Identifiers (OIDs) and associated information necessary to understand and enforce the policies. The details of this are product specific and not specified by IHE. </w:t>
      </w:r>
    </w:p>
    <w:p w14:paraId="04918BC0" w14:textId="2A124D19" w:rsidR="008E3CF3" w:rsidRPr="00977EA3" w:rsidRDefault="007A1F44" w:rsidP="00EC243F">
      <w:pPr>
        <w:pStyle w:val="Numeroelenco2"/>
        <w:numPr>
          <w:ilvl w:val="0"/>
          <w:numId w:val="21"/>
        </w:numPr>
      </w:pPr>
      <w:r w:rsidRPr="00977EA3">
        <w:t xml:space="preserve">The Portable Media Creator may have user interface or business rule capabilities to determine the appropriate confidentiality codes for each document. The details of this are product specific and not specified by IHE. </w:t>
      </w:r>
    </w:p>
    <w:p w14:paraId="5EAAFD3F" w14:textId="1B249286" w:rsidR="008E3CF3" w:rsidRPr="00977EA3" w:rsidRDefault="007A1F44" w:rsidP="00EC243F">
      <w:pPr>
        <w:pStyle w:val="Numeroelenco2"/>
        <w:numPr>
          <w:ilvl w:val="0"/>
          <w:numId w:val="21"/>
        </w:numPr>
      </w:pPr>
      <w:r w:rsidRPr="00977EA3">
        <w:t>The Portable Media Importer shall be able to be configured with the Patient Privacy Policies, Patient Privacy Policy Identifiers (OIDs) and associated information necessary to understand and enforce the policies. The meanings of the codes on the media must be provided out of band, e.g., by telephone, fax, or email. The detail of how this is done is product specific and not specified by IHE. If the documents are transferred internally within the organization or to other members of the recipient's affinity domain, appropriate internal confidentiality codes shall be applied.</w:t>
      </w:r>
    </w:p>
    <w:p w14:paraId="60C23213" w14:textId="6515DB5F" w:rsidR="008E3CF3" w:rsidRPr="00977EA3" w:rsidRDefault="007A1F44" w:rsidP="00EC243F">
      <w:pPr>
        <w:pStyle w:val="Numeroelenco2"/>
        <w:numPr>
          <w:ilvl w:val="0"/>
          <w:numId w:val="21"/>
        </w:numPr>
      </w:pPr>
      <w:r w:rsidRPr="00977EA3">
        <w:t xml:space="preserve">The Portable Media Creator shall be able to publish the consent documents and any applicable digital signatures that apply to the collection of content that it has created on portable media. </w:t>
      </w:r>
    </w:p>
    <w:p w14:paraId="1507FB17" w14:textId="128DAA4D" w:rsidR="008E3CF3" w:rsidRPr="00977EA3" w:rsidRDefault="007A1F44" w:rsidP="00EC243F">
      <w:pPr>
        <w:pStyle w:val="Numeroelenco2"/>
        <w:numPr>
          <w:ilvl w:val="0"/>
          <w:numId w:val="21"/>
        </w:numPr>
      </w:pPr>
      <w:r w:rsidRPr="00977EA3">
        <w:t xml:space="preserve">The Portable Media Importer shall have the ability to coerce the confidentiality code in the metadata associated with the document from the codes used by the Exporter to the codes used by the Importer. </w:t>
      </w:r>
    </w:p>
    <w:p w14:paraId="76896819" w14:textId="56935D8A" w:rsidR="00D753FA" w:rsidRPr="00977EA3" w:rsidRDefault="007A1F44">
      <w:r w:rsidRPr="00977EA3">
        <w:t xml:space="preserve">The Portable Media Importer shall abide by the XDS Affinity Domain Policies represented by the </w:t>
      </w:r>
      <w:proofErr w:type="spellStart"/>
      <w:r w:rsidRPr="00977EA3">
        <w:t>confidentialityCode</w:t>
      </w:r>
      <w:proofErr w:type="spellEnd"/>
      <w:r w:rsidRPr="00977EA3">
        <w:t xml:space="preserve"> in the metadata associated with the document. The Portable Media Creator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w:t>
      </w:r>
    </w:p>
    <w:p w14:paraId="56A5EA08" w14:textId="77777777" w:rsidR="00D753FA" w:rsidRPr="00977EA3" w:rsidRDefault="00D753FA" w:rsidP="007456CC">
      <w:pPr>
        <w:pStyle w:val="Titolo6"/>
        <w:rPr>
          <w:noProof w:val="0"/>
        </w:rPr>
      </w:pPr>
      <w:r w:rsidRPr="00977EA3">
        <w:rPr>
          <w:noProof w:val="0"/>
        </w:rPr>
        <w:t xml:space="preserve">3.32.4.1.4.2 Zip over Email </w:t>
      </w:r>
    </w:p>
    <w:p w14:paraId="145D73AF" w14:textId="37EEA937" w:rsidR="00D753FA" w:rsidRPr="00ED4370" w:rsidRDefault="00D753FA" w:rsidP="007456CC">
      <w:pPr>
        <w:autoSpaceDE w:val="0"/>
        <w:autoSpaceDN w:val="0"/>
        <w:adjustRightInd w:val="0"/>
        <w:rPr>
          <w:rStyle w:val="CorpotestoCarattere"/>
        </w:rPr>
      </w:pPr>
      <w:r w:rsidRPr="00977EA3">
        <w:rPr>
          <w:szCs w:val="24"/>
        </w:rPr>
        <w:t>A Portable Media Importer supporting the Zip over Email Option shall support S/MIME (see ITI TF-2a: 3.19.3) to both decrypt and verify the signature of the message. The Portable Media Importer shall furthermore comply with the security process as defined in the DICOM PS3.15 Annex B.8 (Secure Use of Email Transport)</w:t>
      </w:r>
      <w:r w:rsidRPr="00ED4370">
        <w:rPr>
          <w:rStyle w:val="CorpotestoCarattere"/>
        </w:rPr>
        <w:t>.</w:t>
      </w:r>
    </w:p>
    <w:p w14:paraId="0420A9C7" w14:textId="1386F969" w:rsidR="007A1F44" w:rsidRPr="00977EA3" w:rsidRDefault="007A1F44" w:rsidP="00EC243F">
      <w:pPr>
        <w:pStyle w:val="Titolo3"/>
        <w:numPr>
          <w:ilvl w:val="0"/>
          <w:numId w:val="0"/>
        </w:numPr>
        <w:tabs>
          <w:tab w:val="clear" w:pos="2160"/>
          <w:tab w:val="clear" w:pos="2880"/>
        </w:tabs>
        <w:rPr>
          <w:noProof w:val="0"/>
        </w:rPr>
      </w:pPr>
      <w:bookmarkStart w:id="588" w:name="_Toc518634514"/>
      <w:r w:rsidRPr="00977EA3">
        <w:rPr>
          <w:noProof w:val="0"/>
        </w:rPr>
        <w:lastRenderedPageBreak/>
        <w:t>3.32.5 Security considerations</w:t>
      </w:r>
      <w:bookmarkEnd w:id="588"/>
    </w:p>
    <w:p w14:paraId="741DDD94" w14:textId="77777777" w:rsidR="007A1F44" w:rsidRPr="00977EA3" w:rsidRDefault="007A1F44" w:rsidP="00ED4370">
      <w:pPr>
        <w:pStyle w:val="Corpotesto"/>
      </w:pPr>
      <w:r w:rsidRPr="00977EA3">
        <w:t xml:space="preserve">In the case of physical media, encryption of the CD-R or USB shall not be used. </w:t>
      </w:r>
    </w:p>
    <w:p w14:paraId="38CA7000" w14:textId="1B306A77" w:rsidR="007A1F44" w:rsidRPr="00977EA3" w:rsidRDefault="007A1F44" w:rsidP="00ED4370">
      <w:pPr>
        <w:pStyle w:val="Corpotesto"/>
      </w:pPr>
      <w:r w:rsidRPr="00977EA3">
        <w:t xml:space="preserve">If the ZIP over Email Option is supported, the transaction shall be secured by S/MIME (see </w:t>
      </w:r>
      <w:r w:rsidR="00D42B8A">
        <w:t xml:space="preserve">the </w:t>
      </w:r>
      <w:r w:rsidRPr="00977EA3">
        <w:t>ATNA</w:t>
      </w:r>
      <w:r w:rsidR="00D42B8A">
        <w:t xml:space="preserve"> Profile</w:t>
      </w:r>
      <w:r w:rsidRPr="00977EA3">
        <w:t xml:space="preserve">) and comply with the security process as defined in the DICOM </w:t>
      </w:r>
      <w:r w:rsidR="005A6D91" w:rsidRPr="00977EA3">
        <w:t xml:space="preserve">PS3.15 Annex B.8 </w:t>
      </w:r>
      <w:r w:rsidRPr="00977EA3">
        <w:t>(Secure Use of Email</w:t>
      </w:r>
      <w:r w:rsidR="005A6D91" w:rsidRPr="00977EA3">
        <w:t xml:space="preserve"> Transport</w:t>
      </w:r>
      <w:r w:rsidRPr="00977EA3">
        <w:t>). The security process requires the use of S/MIME to both encrypt and sign the message. The encryption is used to maintain confidentiality during the transport. The signature is used to maintain integrity during transport and indicates that the sender is authorized to send the message.</w:t>
      </w:r>
    </w:p>
    <w:p w14:paraId="2CA79A55" w14:textId="2B710C35" w:rsidR="00A726AB" w:rsidRPr="00977EA3" w:rsidRDefault="007A1F44" w:rsidP="00ED4370">
      <w:pPr>
        <w:pStyle w:val="Corpotesto"/>
      </w:pPr>
      <w:r w:rsidRPr="00977EA3">
        <w:t xml:space="preserve">The Portable Media Importer shall check the hash value and size as found in the </w:t>
      </w:r>
      <w:r w:rsidR="00FD3BEF">
        <w:t>Document Sharing</w:t>
      </w:r>
      <w:r w:rsidRPr="00977EA3">
        <w:t xml:space="preserve"> metadata to detect corruption within the metadata or media. The Portable Media Importer shall notify the user if any errors are detected.</w:t>
      </w:r>
    </w:p>
    <w:p w14:paraId="34D878FC" w14:textId="77777777" w:rsidR="00A726AB" w:rsidRPr="00977EA3" w:rsidRDefault="00A726AB" w:rsidP="00EC243F">
      <w:pPr>
        <w:pStyle w:val="Titolo4"/>
        <w:rPr>
          <w:noProof w:val="0"/>
        </w:rPr>
      </w:pPr>
      <w:r w:rsidRPr="00977EA3">
        <w:rPr>
          <w:noProof w:val="0"/>
        </w:rPr>
        <w:t xml:space="preserve">3.32.5.1 Audit Record Considerations </w:t>
      </w:r>
    </w:p>
    <w:p w14:paraId="6FA627AC" w14:textId="2F185908" w:rsidR="00A726AB" w:rsidRPr="00977EA3" w:rsidRDefault="00A726AB" w:rsidP="00EC243F">
      <w:pPr>
        <w:pStyle w:val="Corpotesto"/>
      </w:pPr>
      <w:r w:rsidRPr="00977EA3">
        <w:t xml:space="preserve">The Distribute Document Set on Media Transaction is a PHI-Export for the Portable Media Creator and a PHI-Import for the Portable Media Importer as defined in ITI TF-2a: </w:t>
      </w:r>
      <w:r w:rsidR="00D370AE" w:rsidRPr="00977EA3">
        <w:t>Table 3.20.4.1.1.1-1</w:t>
      </w:r>
      <w:r w:rsidRPr="00977EA3">
        <w:t>.</w:t>
      </w:r>
    </w:p>
    <w:p w14:paraId="544CE04D" w14:textId="77777777" w:rsidR="00A726AB" w:rsidRPr="00977EA3" w:rsidRDefault="00A726AB" w:rsidP="00EC243F">
      <w:pPr>
        <w:pStyle w:val="Titolo5"/>
        <w:rPr>
          <w:noProof w:val="0"/>
        </w:rPr>
      </w:pPr>
      <w:r w:rsidRPr="00977EA3">
        <w:rPr>
          <w:noProof w:val="0"/>
        </w:rPr>
        <w:t xml:space="preserve">3.32.5.1.1 Portable Media Creator Audit Message </w:t>
      </w:r>
    </w:p>
    <w:p w14:paraId="2445DCB1" w14:textId="77777777" w:rsidR="00A726AB" w:rsidRPr="00977EA3" w:rsidRDefault="00A726AB" w:rsidP="00EC243F">
      <w:pPr>
        <w:pStyle w:val="Corpotesto"/>
      </w:pPr>
      <w:r w:rsidRPr="00977EA3">
        <w:t>The audit message for a Portable Media Creator shall comply with the specifications in Section 3.41.5.1, with the following exceptions.</w:t>
      </w:r>
    </w:p>
    <w:p w14:paraId="2730294D" w14:textId="77777777" w:rsidR="00A726AB" w:rsidRPr="00977EA3" w:rsidRDefault="00A726AB" w:rsidP="003462A5">
      <w:pPr>
        <w:pStyle w:val="Numeroelenco2"/>
        <w:numPr>
          <w:ilvl w:val="0"/>
          <w:numId w:val="62"/>
        </w:numPr>
      </w:pPr>
      <w:r w:rsidRPr="00977EA3">
        <w:t xml:space="preserve">Event / </w:t>
      </w:r>
      <w:proofErr w:type="spellStart"/>
      <w:r w:rsidRPr="00977EA3">
        <w:t>EventTypeCode</w:t>
      </w:r>
      <w:proofErr w:type="spellEnd"/>
      <w:r w:rsidRPr="00977EA3">
        <w:t xml:space="preserve"> shall be ("ITI-32", "IHE Transactions", "Distribute Document Set on Media").</w:t>
      </w:r>
    </w:p>
    <w:p w14:paraId="7DAD2EE2" w14:textId="77777777" w:rsidR="00A726AB" w:rsidRPr="00977EA3" w:rsidRDefault="00A726AB" w:rsidP="00EC243F">
      <w:pPr>
        <w:pStyle w:val="Numeroelenco2"/>
        <w:numPr>
          <w:ilvl w:val="0"/>
          <w:numId w:val="21"/>
        </w:numPr>
      </w:pPr>
      <w:r w:rsidRPr="00977EA3">
        <w:t xml:space="preserve">Source / </w:t>
      </w:r>
      <w:proofErr w:type="spellStart"/>
      <w:r w:rsidRPr="00977EA3">
        <w:t>UserID</w:t>
      </w:r>
      <w:proofErr w:type="spellEnd"/>
      <w:r w:rsidRPr="00977EA3">
        <w:t xml:space="preserve"> is not specialized.</w:t>
      </w:r>
    </w:p>
    <w:p w14:paraId="77EC91FA" w14:textId="77777777" w:rsidR="00A726AB" w:rsidRPr="00977EA3" w:rsidRDefault="00A726AB" w:rsidP="00EC243F">
      <w:pPr>
        <w:pStyle w:val="Numeroelenco2"/>
        <w:numPr>
          <w:ilvl w:val="0"/>
          <w:numId w:val="21"/>
        </w:numPr>
      </w:pPr>
      <w:r w:rsidRPr="00977EA3">
        <w:t xml:space="preserve">Destination / </w:t>
      </w:r>
      <w:proofErr w:type="spellStart"/>
      <w:r w:rsidRPr="00977EA3">
        <w:t>UserID</w:t>
      </w:r>
      <w:proofErr w:type="spellEnd"/>
      <w:r w:rsidRPr="00977EA3">
        <w:t xml:space="preserve"> is not specialized.</w:t>
      </w:r>
    </w:p>
    <w:p w14:paraId="49A92A04" w14:textId="77777777" w:rsidR="00A726AB" w:rsidRPr="00977EA3" w:rsidRDefault="00A726AB" w:rsidP="00EC243F">
      <w:pPr>
        <w:pStyle w:val="Numeroelenco2"/>
        <w:numPr>
          <w:ilvl w:val="0"/>
          <w:numId w:val="21"/>
        </w:numPr>
      </w:pPr>
      <w:r w:rsidRPr="00977EA3">
        <w:t xml:space="preserve">Destination / </w:t>
      </w:r>
      <w:proofErr w:type="spellStart"/>
      <w:r w:rsidRPr="00977EA3">
        <w:t>MediaIdentifier</w:t>
      </w:r>
      <w:proofErr w:type="spellEnd"/>
      <w:r w:rsidRPr="00977EA3">
        <w:t xml:space="preserve"> is required.</w:t>
      </w:r>
    </w:p>
    <w:p w14:paraId="79BDC194" w14:textId="54962BAB" w:rsidR="00A726AB" w:rsidRPr="00977EA3" w:rsidRDefault="00A726AB" w:rsidP="00EC243F">
      <w:pPr>
        <w:pStyle w:val="Numeroelenco2"/>
        <w:numPr>
          <w:ilvl w:val="0"/>
          <w:numId w:val="21"/>
        </w:numPr>
      </w:pPr>
      <w:r w:rsidRPr="00977EA3">
        <w:t xml:space="preserve">Destination / </w:t>
      </w:r>
      <w:proofErr w:type="spellStart"/>
      <w:r w:rsidRPr="00977EA3">
        <w:t>MediaIdentifier</w:t>
      </w:r>
      <w:proofErr w:type="spellEnd"/>
      <w:r w:rsidRPr="00977EA3">
        <w:t xml:space="preserve"> / MediaType is required. The value shall be taken from CID 405, in DICOM PS3.16.</w:t>
      </w:r>
    </w:p>
    <w:p w14:paraId="7FB83AB4" w14:textId="77777777" w:rsidR="00A726AB" w:rsidRPr="00977EA3" w:rsidRDefault="00A726AB" w:rsidP="00EC243F">
      <w:pPr>
        <w:pStyle w:val="Numeroelenco2"/>
        <w:numPr>
          <w:ilvl w:val="0"/>
          <w:numId w:val="21"/>
        </w:numPr>
      </w:pPr>
      <w:proofErr w:type="spellStart"/>
      <w:r w:rsidRPr="00977EA3">
        <w:t>SubmissionSet</w:t>
      </w:r>
      <w:proofErr w:type="spellEnd"/>
      <w:r w:rsidRPr="00977EA3">
        <w:t xml:space="preserve"> / </w:t>
      </w:r>
      <w:proofErr w:type="spellStart"/>
      <w:r w:rsidRPr="00977EA3">
        <w:t>ParticipantObjectIDTypeCode</w:t>
      </w:r>
      <w:proofErr w:type="spellEnd"/>
      <w:r w:rsidRPr="00977EA3">
        <w:t xml:space="preserve"> shall be ("ITI-32", "IHE Transactions", "Distribute Document Set on Media").</w:t>
      </w:r>
    </w:p>
    <w:p w14:paraId="59B119FA" w14:textId="77777777" w:rsidR="00A726AB" w:rsidRPr="00977EA3" w:rsidRDefault="00A726AB" w:rsidP="00A53067">
      <w:pPr>
        <w:pStyle w:val="Titolo5"/>
        <w:rPr>
          <w:noProof w:val="0"/>
        </w:rPr>
      </w:pPr>
      <w:r w:rsidRPr="00977EA3">
        <w:rPr>
          <w:noProof w:val="0"/>
        </w:rPr>
        <w:t xml:space="preserve">3.32.5.1.2 Portable Media Importer Audit Message </w:t>
      </w:r>
    </w:p>
    <w:p w14:paraId="7A3E7F22" w14:textId="77777777" w:rsidR="00A726AB" w:rsidRPr="00977EA3" w:rsidRDefault="00A726AB" w:rsidP="00EC243F">
      <w:pPr>
        <w:pStyle w:val="Corpotesto"/>
      </w:pPr>
      <w:r w:rsidRPr="00977EA3">
        <w:t>The audit message for a Portable Media Importer shall comply with the specifications in Section 3.41.5.2, with the following exceptions.</w:t>
      </w:r>
    </w:p>
    <w:p w14:paraId="4AA02A18" w14:textId="77777777" w:rsidR="00A726AB" w:rsidRPr="00977EA3" w:rsidRDefault="00A726AB" w:rsidP="003462A5">
      <w:pPr>
        <w:pStyle w:val="Numeroelenco2"/>
        <w:numPr>
          <w:ilvl w:val="0"/>
          <w:numId w:val="63"/>
        </w:numPr>
      </w:pPr>
      <w:r w:rsidRPr="00977EA3">
        <w:t xml:space="preserve">Event / </w:t>
      </w:r>
      <w:proofErr w:type="spellStart"/>
      <w:r w:rsidRPr="00977EA3">
        <w:t>EventTypeCode</w:t>
      </w:r>
      <w:proofErr w:type="spellEnd"/>
      <w:r w:rsidRPr="00977EA3">
        <w:t xml:space="preserve"> shall be ("ITI-32", "IHE Transactions", "Distribute Document Set on Media").</w:t>
      </w:r>
    </w:p>
    <w:p w14:paraId="107C8496" w14:textId="7A834165" w:rsidR="00A726AB" w:rsidRPr="00977EA3" w:rsidRDefault="006F6BC9" w:rsidP="00EC243F">
      <w:pPr>
        <w:pStyle w:val="Numeroelenco2"/>
        <w:numPr>
          <w:ilvl w:val="0"/>
          <w:numId w:val="21"/>
        </w:numPr>
      </w:pPr>
      <w:r w:rsidRPr="00977EA3">
        <w:t>Source</w:t>
      </w:r>
      <w:r w:rsidR="00A726AB" w:rsidRPr="00977EA3">
        <w:t xml:space="preserve"> / </w:t>
      </w:r>
      <w:proofErr w:type="spellStart"/>
      <w:r w:rsidR="00A726AB" w:rsidRPr="00977EA3">
        <w:t>UserID</w:t>
      </w:r>
      <w:proofErr w:type="spellEnd"/>
      <w:r w:rsidR="00A726AB" w:rsidRPr="00977EA3">
        <w:t xml:space="preserve"> is not specialized.</w:t>
      </w:r>
    </w:p>
    <w:p w14:paraId="13F72A10" w14:textId="0BA6C459" w:rsidR="00A726AB" w:rsidRPr="00977EA3" w:rsidRDefault="006F6BC9" w:rsidP="00EC243F">
      <w:pPr>
        <w:pStyle w:val="Numeroelenco2"/>
        <w:numPr>
          <w:ilvl w:val="0"/>
          <w:numId w:val="21"/>
        </w:numPr>
      </w:pPr>
      <w:r w:rsidRPr="00977EA3">
        <w:t>Source</w:t>
      </w:r>
      <w:r w:rsidR="00A726AB" w:rsidRPr="00977EA3">
        <w:t xml:space="preserve"> / </w:t>
      </w:r>
      <w:proofErr w:type="spellStart"/>
      <w:r w:rsidR="00A726AB" w:rsidRPr="00977EA3">
        <w:t>MediaIdentifier</w:t>
      </w:r>
      <w:proofErr w:type="spellEnd"/>
      <w:r w:rsidR="00A726AB" w:rsidRPr="00977EA3">
        <w:t xml:space="preserve"> is required.</w:t>
      </w:r>
    </w:p>
    <w:p w14:paraId="0C156ACD" w14:textId="20162DDE" w:rsidR="00A726AB" w:rsidRPr="00977EA3" w:rsidRDefault="006F6BC9" w:rsidP="00EC243F">
      <w:pPr>
        <w:pStyle w:val="Numeroelenco2"/>
        <w:numPr>
          <w:ilvl w:val="0"/>
          <w:numId w:val="21"/>
        </w:numPr>
      </w:pPr>
      <w:r w:rsidRPr="00977EA3">
        <w:t>Source</w:t>
      </w:r>
      <w:r w:rsidR="00A726AB" w:rsidRPr="00977EA3">
        <w:t xml:space="preserve"> / </w:t>
      </w:r>
      <w:proofErr w:type="spellStart"/>
      <w:r w:rsidR="00A726AB" w:rsidRPr="00977EA3">
        <w:t>MediaIdentifier</w:t>
      </w:r>
      <w:proofErr w:type="spellEnd"/>
      <w:r w:rsidR="00A726AB" w:rsidRPr="00977EA3">
        <w:t xml:space="preserve"> / MediaType is required. The value shall be taken from CID 405, in DICOM PS3.16.</w:t>
      </w:r>
    </w:p>
    <w:p w14:paraId="0C26595D" w14:textId="275FA42E" w:rsidR="006F6BC9" w:rsidRPr="00977EA3" w:rsidRDefault="006F6BC9" w:rsidP="00EC243F">
      <w:pPr>
        <w:pStyle w:val="Numeroelenco2"/>
        <w:numPr>
          <w:ilvl w:val="0"/>
          <w:numId w:val="21"/>
        </w:numPr>
      </w:pPr>
      <w:r w:rsidRPr="00977EA3">
        <w:lastRenderedPageBreak/>
        <w:t xml:space="preserve">Destination / </w:t>
      </w:r>
      <w:proofErr w:type="spellStart"/>
      <w:r w:rsidRPr="00977EA3">
        <w:t>UserID</w:t>
      </w:r>
      <w:proofErr w:type="spellEnd"/>
      <w:r w:rsidRPr="00977EA3">
        <w:t xml:space="preserve"> is not specialized.</w:t>
      </w:r>
    </w:p>
    <w:p w14:paraId="2CAEFCC9" w14:textId="77777777" w:rsidR="00A726AB" w:rsidRPr="00977EA3" w:rsidRDefault="00A726AB" w:rsidP="00EC243F">
      <w:pPr>
        <w:pStyle w:val="Numeroelenco2"/>
        <w:numPr>
          <w:ilvl w:val="0"/>
          <w:numId w:val="21"/>
        </w:numPr>
      </w:pPr>
      <w:proofErr w:type="spellStart"/>
      <w:r w:rsidRPr="00977EA3">
        <w:t>SubmissionSet</w:t>
      </w:r>
      <w:proofErr w:type="spellEnd"/>
      <w:r w:rsidRPr="00977EA3">
        <w:t xml:space="preserve"> / </w:t>
      </w:r>
      <w:proofErr w:type="spellStart"/>
      <w:r w:rsidRPr="00977EA3">
        <w:t>ParticipantObjectIDTypeCode</w:t>
      </w:r>
      <w:proofErr w:type="spellEnd"/>
      <w:r w:rsidRPr="00977EA3">
        <w:t xml:space="preserve"> shall be ("ITI-32", "IHE Transactions", "Distribute Document Set on Media").</w:t>
      </w:r>
    </w:p>
    <w:p w14:paraId="50247B58" w14:textId="77777777" w:rsidR="007A1F44" w:rsidRPr="00977EA3" w:rsidRDefault="007A1F44" w:rsidP="00ED4370">
      <w:pPr>
        <w:pStyle w:val="Corpotesto"/>
      </w:pPr>
      <w:r w:rsidRPr="00977EA3">
        <w:t xml:space="preserve"> </w:t>
      </w:r>
      <w:bookmarkStart w:id="589" w:name="_Toc140588943"/>
      <w:bookmarkStart w:id="590" w:name="_Toc140627943"/>
      <w:bookmarkStart w:id="591" w:name="_Toc140631810"/>
      <w:bookmarkStart w:id="592" w:name="_Toc140632343"/>
      <w:bookmarkStart w:id="593" w:name="_Toc140640629"/>
      <w:bookmarkEnd w:id="589"/>
      <w:bookmarkEnd w:id="590"/>
      <w:bookmarkEnd w:id="591"/>
      <w:bookmarkEnd w:id="592"/>
      <w:bookmarkEnd w:id="593"/>
    </w:p>
    <w:p w14:paraId="229CAE05" w14:textId="77777777" w:rsidR="007A1F44" w:rsidRPr="00977EA3" w:rsidRDefault="007A1F44" w:rsidP="00A16BB2">
      <w:pPr>
        <w:pStyle w:val="Titolo2"/>
        <w:numPr>
          <w:ilvl w:val="0"/>
          <w:numId w:val="0"/>
        </w:numPr>
        <w:tabs>
          <w:tab w:val="clear" w:pos="2160"/>
        </w:tabs>
        <w:rPr>
          <w:noProof w:val="0"/>
        </w:rPr>
      </w:pPr>
      <w:bookmarkStart w:id="594" w:name="_Toc210805560"/>
      <w:bookmarkStart w:id="595" w:name="_Toc210805561"/>
      <w:bookmarkStart w:id="596" w:name="_Toc210805562"/>
      <w:bookmarkStart w:id="597" w:name="_Toc210805563"/>
      <w:bookmarkStart w:id="598" w:name="_Toc214434032"/>
      <w:bookmarkStart w:id="599" w:name="_Toc214436953"/>
      <w:bookmarkStart w:id="600" w:name="_Toc214437398"/>
      <w:bookmarkStart w:id="601" w:name="_Toc214437714"/>
      <w:bookmarkStart w:id="602" w:name="_Toc214457190"/>
      <w:bookmarkStart w:id="603" w:name="_Toc214461303"/>
      <w:bookmarkStart w:id="604" w:name="_Toc214462924"/>
      <w:bookmarkStart w:id="605" w:name="_Toc237238704"/>
      <w:bookmarkStart w:id="606" w:name="_Toc398544208"/>
      <w:bookmarkStart w:id="607" w:name="_Toc398717913"/>
      <w:bookmarkStart w:id="608" w:name="_Toc518634515"/>
      <w:bookmarkEnd w:id="594"/>
      <w:bookmarkEnd w:id="595"/>
      <w:bookmarkEnd w:id="596"/>
      <w:r w:rsidRPr="00977EA3">
        <w:rPr>
          <w:noProof w:val="0"/>
        </w:rPr>
        <w:t>3.33</w:t>
      </w:r>
      <w:r w:rsidRPr="00977EA3">
        <w:rPr>
          <w:noProof w:val="0"/>
        </w:rPr>
        <w:tab/>
        <w:t>Intentionally Left Blank</w:t>
      </w:r>
      <w:bookmarkEnd w:id="597"/>
      <w:bookmarkEnd w:id="598"/>
      <w:bookmarkEnd w:id="599"/>
      <w:bookmarkEnd w:id="600"/>
      <w:bookmarkEnd w:id="601"/>
      <w:bookmarkEnd w:id="602"/>
      <w:bookmarkEnd w:id="603"/>
      <w:bookmarkEnd w:id="604"/>
      <w:bookmarkEnd w:id="605"/>
      <w:bookmarkEnd w:id="606"/>
      <w:bookmarkEnd w:id="607"/>
      <w:bookmarkEnd w:id="608"/>
    </w:p>
    <w:p w14:paraId="6FCCC17E" w14:textId="77777777" w:rsidR="007A1F44" w:rsidRPr="00977EA3" w:rsidRDefault="007A1F44" w:rsidP="00DF34AB">
      <w:pPr>
        <w:pStyle w:val="Titolo2"/>
        <w:numPr>
          <w:ilvl w:val="0"/>
          <w:numId w:val="0"/>
        </w:numPr>
        <w:tabs>
          <w:tab w:val="clear" w:pos="2160"/>
        </w:tabs>
        <w:rPr>
          <w:noProof w:val="0"/>
        </w:rPr>
      </w:pPr>
      <w:bookmarkStart w:id="609" w:name="_Toc210805564"/>
      <w:bookmarkStart w:id="610" w:name="_Toc330825251"/>
      <w:bookmarkStart w:id="611" w:name="_Toc210805565"/>
      <w:bookmarkStart w:id="612" w:name="_Toc214434033"/>
      <w:bookmarkStart w:id="613" w:name="_Toc214436954"/>
      <w:bookmarkStart w:id="614" w:name="_Toc214437399"/>
      <w:bookmarkStart w:id="615" w:name="_Toc214437715"/>
      <w:bookmarkStart w:id="616" w:name="_Toc214457191"/>
      <w:bookmarkStart w:id="617" w:name="_Toc214461304"/>
      <w:bookmarkStart w:id="618" w:name="_Toc214462925"/>
      <w:bookmarkStart w:id="619" w:name="_Toc237238705"/>
      <w:bookmarkStart w:id="620" w:name="_Ref165167087"/>
      <w:bookmarkStart w:id="621" w:name="_Toc168393650"/>
      <w:bookmarkStart w:id="622" w:name="_Toc169380302"/>
      <w:bookmarkStart w:id="623" w:name="_Toc173638478"/>
      <w:bookmarkStart w:id="624" w:name="_Toc236104299"/>
      <w:bookmarkStart w:id="625" w:name="_Toc237277088"/>
      <w:bookmarkStart w:id="626" w:name="_Toc269213964"/>
      <w:bookmarkEnd w:id="609"/>
      <w:r w:rsidRPr="00977EA3">
        <w:rPr>
          <w:noProof w:val="0"/>
        </w:rPr>
        <w:br w:type="page"/>
      </w:r>
      <w:bookmarkStart w:id="627" w:name="_Toc398544209"/>
      <w:bookmarkStart w:id="628" w:name="_Toc398717914"/>
      <w:bookmarkStart w:id="629" w:name="_Toc518634516"/>
      <w:r w:rsidRPr="00977EA3">
        <w:rPr>
          <w:noProof w:val="0"/>
        </w:rPr>
        <w:lastRenderedPageBreak/>
        <w:t>3.34 Retrieve Form</w:t>
      </w:r>
      <w:bookmarkEnd w:id="610"/>
      <w:bookmarkEnd w:id="627"/>
      <w:bookmarkEnd w:id="628"/>
      <w:r w:rsidR="00903C21" w:rsidRPr="00977EA3">
        <w:rPr>
          <w:noProof w:val="0"/>
        </w:rPr>
        <w:t xml:space="preserve"> [ITI-34]</w:t>
      </w:r>
      <w:bookmarkEnd w:id="629"/>
    </w:p>
    <w:p w14:paraId="1D27EA26" w14:textId="7EB1C76C" w:rsidR="007A1F44" w:rsidRPr="00977EA3" w:rsidRDefault="007A1F44" w:rsidP="00DF34AB">
      <w:pPr>
        <w:pStyle w:val="Corpotesto"/>
      </w:pPr>
      <w:r w:rsidRPr="00977EA3">
        <w:t xml:space="preserve">This section corresponds to </w:t>
      </w:r>
      <w:r w:rsidR="00E77430" w:rsidRPr="00977EA3">
        <w:t>transaction</w:t>
      </w:r>
      <w:r w:rsidRPr="00977EA3">
        <w:t xml:space="preserve"> </w:t>
      </w:r>
      <w:r w:rsidR="00383577">
        <w:t>[</w:t>
      </w:r>
      <w:r w:rsidRPr="00977EA3">
        <w:t>ITI-34</w:t>
      </w:r>
      <w:r w:rsidR="00383577">
        <w:t>]</w:t>
      </w:r>
      <w:r w:rsidRPr="00977EA3">
        <w:t xml:space="preserve"> of the IHE IT Infrastructure Technical Framework. Transaction </w:t>
      </w:r>
      <w:r w:rsidR="00383577">
        <w:t>[</w:t>
      </w:r>
      <w:r w:rsidRPr="00977EA3">
        <w:t>ITI-34</w:t>
      </w:r>
      <w:r w:rsidR="00383577">
        <w:t>]</w:t>
      </w:r>
      <w:r w:rsidRPr="00977EA3">
        <w:t xml:space="preserve"> is used by the Form Filler and Form Manager or Form Processor </w:t>
      </w:r>
      <w:r w:rsidR="00232E9F" w:rsidRPr="00977EA3">
        <w:t>Actor</w:t>
      </w:r>
      <w:r w:rsidRPr="00977EA3">
        <w:t>s.</w:t>
      </w:r>
    </w:p>
    <w:p w14:paraId="1F4E7286" w14:textId="77777777" w:rsidR="007A1F44" w:rsidRPr="00977EA3" w:rsidRDefault="007A1F44" w:rsidP="00DF34AB">
      <w:pPr>
        <w:pStyle w:val="Titolo3"/>
        <w:numPr>
          <w:ilvl w:val="0"/>
          <w:numId w:val="0"/>
        </w:numPr>
        <w:tabs>
          <w:tab w:val="clear" w:pos="2160"/>
          <w:tab w:val="clear" w:pos="2880"/>
        </w:tabs>
        <w:rPr>
          <w:noProof w:val="0"/>
        </w:rPr>
      </w:pPr>
      <w:bookmarkStart w:id="630" w:name="_Toc168393651"/>
      <w:bookmarkStart w:id="631" w:name="_Toc169380303"/>
      <w:bookmarkStart w:id="632" w:name="_Toc237277089"/>
      <w:bookmarkStart w:id="633" w:name="_Toc330825252"/>
      <w:bookmarkStart w:id="634" w:name="_Toc398544210"/>
      <w:bookmarkStart w:id="635" w:name="_Toc398717915"/>
      <w:bookmarkStart w:id="636" w:name="_Toc518634517"/>
      <w:r w:rsidRPr="00977EA3">
        <w:rPr>
          <w:noProof w:val="0"/>
        </w:rPr>
        <w:t>3.34.1 Scope</w:t>
      </w:r>
      <w:bookmarkEnd w:id="630"/>
      <w:bookmarkEnd w:id="631"/>
      <w:bookmarkEnd w:id="632"/>
      <w:bookmarkEnd w:id="633"/>
      <w:bookmarkEnd w:id="634"/>
      <w:bookmarkEnd w:id="635"/>
      <w:bookmarkEnd w:id="636"/>
    </w:p>
    <w:p w14:paraId="1F8C336E" w14:textId="77777777" w:rsidR="007A1F44" w:rsidRPr="00977EA3" w:rsidRDefault="007A1F44" w:rsidP="00601E92">
      <w:pPr>
        <w:pStyle w:val="Corpotesto"/>
      </w:pPr>
      <w:r w:rsidRPr="00977EA3">
        <w:t xml:space="preserve">This transaction involves a Form Filler requesting a form from a Form Manager or Form Processor. The Form Filler has a </w:t>
      </w:r>
      <w:proofErr w:type="spellStart"/>
      <w:r w:rsidRPr="00977EA3">
        <w:t>formID</w:t>
      </w:r>
      <w:proofErr w:type="spellEnd"/>
      <w:r w:rsidRPr="00977EA3">
        <w:t xml:space="preserve">, and possibly additional workflow information, obtained by a means that is outside the scope of this transaction. The Form Filler may also provide a form instance id to reference a previously submitted form. The Form Manager or Form Processor will return a form or URL corresponding to the given </w:t>
      </w:r>
      <w:proofErr w:type="spellStart"/>
      <w:r w:rsidRPr="00977EA3">
        <w:t>formID</w:t>
      </w:r>
      <w:proofErr w:type="spellEnd"/>
      <w:r w:rsidRPr="00977EA3">
        <w:t xml:space="preserve">, and optionally a form instance id, or else it returns an error response. Forms are defined and constrained below by the format options. </w:t>
      </w:r>
      <w:bookmarkStart w:id="637" w:name="_Toc168393652"/>
      <w:bookmarkStart w:id="638" w:name="_Toc169380304"/>
    </w:p>
    <w:p w14:paraId="609DD801" w14:textId="77777777" w:rsidR="007A1F44" w:rsidRPr="00977EA3" w:rsidRDefault="007A1F44" w:rsidP="00D372D5">
      <w:pPr>
        <w:pStyle w:val="Titolo3"/>
        <w:numPr>
          <w:ilvl w:val="0"/>
          <w:numId w:val="0"/>
        </w:numPr>
        <w:tabs>
          <w:tab w:val="clear" w:pos="2160"/>
          <w:tab w:val="clear" w:pos="2880"/>
        </w:tabs>
        <w:rPr>
          <w:bCs/>
          <w:noProof w:val="0"/>
        </w:rPr>
      </w:pPr>
      <w:bookmarkStart w:id="639" w:name="_Toc237277090"/>
      <w:bookmarkStart w:id="640" w:name="_Toc330825253"/>
      <w:bookmarkStart w:id="641" w:name="_Toc398544211"/>
      <w:bookmarkStart w:id="642" w:name="_Toc398717916"/>
      <w:bookmarkStart w:id="643" w:name="_Toc518634518"/>
      <w:r w:rsidRPr="00977EA3">
        <w:rPr>
          <w:bCs/>
          <w:noProof w:val="0"/>
        </w:rPr>
        <w:t>3.34.2 Use Case Roles</w:t>
      </w:r>
      <w:bookmarkEnd w:id="637"/>
      <w:bookmarkEnd w:id="638"/>
      <w:bookmarkEnd w:id="639"/>
      <w:bookmarkEnd w:id="640"/>
      <w:bookmarkEnd w:id="641"/>
      <w:bookmarkEnd w:id="642"/>
      <w:bookmarkEnd w:id="643"/>
    </w:p>
    <w:p w14:paraId="22747E6C" w14:textId="77777777" w:rsidR="007A1F44" w:rsidRPr="00977EA3" w:rsidRDefault="002E21BE" w:rsidP="00DF34AB">
      <w:pPr>
        <w:pStyle w:val="Corpotesto"/>
        <w:jc w:val="center"/>
      </w:pPr>
      <w:r w:rsidRPr="00977EA3">
        <w:rPr>
          <w:noProof/>
        </w:rPr>
        <w:object w:dxaOrig="5430" w:dyaOrig="1935" w14:anchorId="56E1D42F">
          <v:shape id="_x0000_i1040" type="#_x0000_t75" alt="" style="width:411.75pt;height:96.75pt;mso-width-percent:0;mso-height-percent:0;mso-width-percent:0;mso-height-percent:0" o:ole="" fillcolor="window">
            <v:imagedata r:id="rId59" o:title=""/>
          </v:shape>
          <o:OLEObject Type="Embed" ProgID="Word.Picture.8" ShapeID="_x0000_i1040" DrawAspect="Content" ObjectID="_1620110864" r:id="rId60"/>
        </w:object>
      </w:r>
    </w:p>
    <w:p w14:paraId="6A22C9D3" w14:textId="77777777" w:rsidR="007A1F44" w:rsidRPr="00977EA3" w:rsidRDefault="007A1F44" w:rsidP="00D372D5">
      <w:pPr>
        <w:rPr>
          <w:b/>
        </w:rPr>
      </w:pPr>
      <w:r w:rsidRPr="00977EA3">
        <w:rPr>
          <w:b/>
        </w:rPr>
        <w:t xml:space="preserve">Actor: </w:t>
      </w:r>
      <w:r w:rsidRPr="00977EA3">
        <w:t>Form Filler</w:t>
      </w:r>
    </w:p>
    <w:p w14:paraId="53A5A6A0" w14:textId="77777777" w:rsidR="007A1F44" w:rsidRPr="00977EA3" w:rsidRDefault="007A1F44" w:rsidP="00DF34AB">
      <w:pPr>
        <w:pStyle w:val="Corpotesto"/>
      </w:pPr>
      <w:r w:rsidRPr="00977EA3">
        <w:rPr>
          <w:b/>
        </w:rPr>
        <w:t>Role:</w:t>
      </w:r>
      <w:r w:rsidRPr="00977EA3">
        <w:t xml:space="preserve"> A forms display and editing system capable of allowing form fields to be completed.</w:t>
      </w:r>
    </w:p>
    <w:p w14:paraId="14F63573" w14:textId="77777777" w:rsidR="007A1F44" w:rsidRPr="00977EA3" w:rsidRDefault="007A1F44" w:rsidP="00DF34AB">
      <w:r w:rsidRPr="00977EA3">
        <w:rPr>
          <w:b/>
        </w:rPr>
        <w:t>Actor:</w:t>
      </w:r>
      <w:r w:rsidRPr="00977EA3">
        <w:t xml:space="preserve"> Form Manager</w:t>
      </w:r>
    </w:p>
    <w:p w14:paraId="446D30C7" w14:textId="77777777" w:rsidR="007A1F44" w:rsidRPr="00977EA3" w:rsidRDefault="007A1F44" w:rsidP="002437ED">
      <w:pPr>
        <w:pStyle w:val="Corpotesto"/>
      </w:pPr>
      <w:r w:rsidRPr="00977EA3">
        <w:rPr>
          <w:b/>
        </w:rPr>
        <w:t xml:space="preserve">Role: </w:t>
      </w:r>
      <w:r w:rsidRPr="00977EA3">
        <w:t xml:space="preserve">A system that provides forms based upon requests that provide specific </w:t>
      </w:r>
      <w:proofErr w:type="spellStart"/>
      <w:r w:rsidRPr="00977EA3">
        <w:t>formIDs</w:t>
      </w:r>
      <w:proofErr w:type="spellEnd"/>
      <w:r w:rsidRPr="00977EA3">
        <w:t>, and optionally additional work flow data. . Form data is submitted to a Form Receiver.</w:t>
      </w:r>
    </w:p>
    <w:p w14:paraId="2BF51E62" w14:textId="77777777" w:rsidR="007A1F44" w:rsidRPr="00977EA3" w:rsidRDefault="007A1F44" w:rsidP="002437ED">
      <w:pPr>
        <w:pStyle w:val="Corpotesto"/>
      </w:pPr>
      <w:r w:rsidRPr="00977EA3">
        <w:rPr>
          <w:b/>
          <w:bCs/>
        </w:rPr>
        <w:t>Actor</w:t>
      </w:r>
      <w:r w:rsidRPr="00977EA3">
        <w:t>: Form Processor</w:t>
      </w:r>
    </w:p>
    <w:p w14:paraId="759B5224" w14:textId="77777777" w:rsidR="007A1F44" w:rsidRPr="00977EA3" w:rsidRDefault="007A1F44" w:rsidP="002437ED">
      <w:pPr>
        <w:pStyle w:val="Corpotesto"/>
      </w:pPr>
      <w:r w:rsidRPr="00977EA3">
        <w:rPr>
          <w:b/>
          <w:bCs/>
        </w:rPr>
        <w:t>Role</w:t>
      </w:r>
      <w:r w:rsidRPr="00977EA3">
        <w:t xml:space="preserve">: A system that provides forms based upon requests that provide specific </w:t>
      </w:r>
      <w:proofErr w:type="spellStart"/>
      <w:r w:rsidRPr="00977EA3">
        <w:t>formIDs</w:t>
      </w:r>
      <w:proofErr w:type="spellEnd"/>
      <w:r w:rsidRPr="00977EA3">
        <w:t>, and optionally additional work flow data. Form data from this actor shall be submitted back to itself.</w:t>
      </w:r>
    </w:p>
    <w:p w14:paraId="62AB264A" w14:textId="77777777" w:rsidR="007A1F44" w:rsidRPr="00977EA3" w:rsidRDefault="007A1F44" w:rsidP="00DF34AB">
      <w:pPr>
        <w:pStyle w:val="Titolo3"/>
        <w:numPr>
          <w:ilvl w:val="0"/>
          <w:numId w:val="0"/>
        </w:numPr>
        <w:tabs>
          <w:tab w:val="clear" w:pos="2160"/>
          <w:tab w:val="clear" w:pos="2880"/>
        </w:tabs>
        <w:rPr>
          <w:noProof w:val="0"/>
        </w:rPr>
      </w:pPr>
      <w:bookmarkStart w:id="644" w:name="_Toc168393653"/>
      <w:bookmarkStart w:id="645" w:name="_Toc169380305"/>
      <w:bookmarkStart w:id="646" w:name="_Toc237277091"/>
      <w:bookmarkStart w:id="647" w:name="_Toc330825254"/>
      <w:bookmarkStart w:id="648" w:name="_Toc398544212"/>
      <w:bookmarkStart w:id="649" w:name="_Toc398717917"/>
      <w:bookmarkStart w:id="650" w:name="_Toc518634519"/>
      <w:r w:rsidRPr="00977EA3">
        <w:rPr>
          <w:noProof w:val="0"/>
        </w:rPr>
        <w:t>3.34.3 Referenced Standards</w:t>
      </w:r>
      <w:bookmarkEnd w:id="644"/>
      <w:bookmarkEnd w:id="645"/>
      <w:bookmarkEnd w:id="646"/>
      <w:bookmarkEnd w:id="647"/>
      <w:bookmarkEnd w:id="648"/>
      <w:bookmarkEnd w:id="649"/>
      <w:bookmarkEnd w:id="650"/>
    </w:p>
    <w:p w14:paraId="5AE8BE6C" w14:textId="77777777" w:rsidR="007A1F44" w:rsidRPr="00977EA3" w:rsidRDefault="007A1F44" w:rsidP="00DF34AB">
      <w:pPr>
        <w:pStyle w:val="Corpotesto"/>
      </w:pPr>
      <w:r w:rsidRPr="00977EA3">
        <w:t>Implementors of this transaction shall comply with all requirements described in ITI TF-2x: Appendix V: Web Services for IHE Transactions.</w:t>
      </w:r>
    </w:p>
    <w:p w14:paraId="2DDE1166" w14:textId="77942B51" w:rsidR="007A1F44" w:rsidRPr="00977EA3" w:rsidRDefault="007A1F44" w:rsidP="00DF34AB">
      <w:pPr>
        <w:pStyle w:val="Corpotesto"/>
      </w:pPr>
      <w:r w:rsidRPr="00977EA3">
        <w:t xml:space="preserve">RFC1738, Uniform Resource Locators (URL), December 1994, </w:t>
      </w:r>
      <w:hyperlink r:id="rId61" w:history="1">
        <w:r w:rsidRPr="00977EA3">
          <w:rPr>
            <w:rStyle w:val="Collegamentoipertestuale"/>
          </w:rPr>
          <w:t>http://www.faqs.org/rfcs/rfc1738.html</w:t>
        </w:r>
      </w:hyperlink>
    </w:p>
    <w:p w14:paraId="3B4E3991" w14:textId="0A4EAF26" w:rsidR="007A1F44" w:rsidRPr="00977EA3" w:rsidRDefault="007A1F44" w:rsidP="00DF34AB">
      <w:pPr>
        <w:pStyle w:val="Corpotesto"/>
      </w:pPr>
      <w:r w:rsidRPr="00977EA3">
        <w:t xml:space="preserve">RFC2616 </w:t>
      </w:r>
      <w:proofErr w:type="spellStart"/>
      <w:r w:rsidRPr="00977EA3">
        <w:t>HyperText</w:t>
      </w:r>
      <w:proofErr w:type="spellEnd"/>
      <w:r w:rsidRPr="00977EA3">
        <w:t xml:space="preserve"> Transfer Protocol HTTP/1.1</w:t>
      </w:r>
    </w:p>
    <w:p w14:paraId="43033C67" w14:textId="77777777" w:rsidR="007A1F44" w:rsidRPr="00977EA3" w:rsidRDefault="007A1F44" w:rsidP="00DF34AB">
      <w:pPr>
        <w:pStyle w:val="Corpotesto"/>
      </w:pPr>
      <w:r w:rsidRPr="00977EA3">
        <w:t>Extensible Markup Language (XML) 1.0 (Second Edition). W3C Recommendation 6 October 2000. http://www.w3.org/TR/REC-xml.</w:t>
      </w:r>
    </w:p>
    <w:p w14:paraId="6E311541" w14:textId="77777777" w:rsidR="007A1F44" w:rsidRPr="00977EA3" w:rsidRDefault="007A1F44" w:rsidP="00DF34AB">
      <w:pPr>
        <w:pStyle w:val="Corpotesto"/>
      </w:pPr>
      <w:r w:rsidRPr="00977EA3">
        <w:lastRenderedPageBreak/>
        <w:t>ITI TF-2x: Appendix V Web Services for IHE Transactions</w:t>
      </w:r>
    </w:p>
    <w:p w14:paraId="6C0956A5" w14:textId="77777777" w:rsidR="007A1F44" w:rsidRPr="00977EA3" w:rsidRDefault="007A1F44" w:rsidP="00DF34AB">
      <w:pPr>
        <w:pStyle w:val="Corpotesto"/>
      </w:pPr>
      <w:proofErr w:type="spellStart"/>
      <w:r w:rsidRPr="00977EA3">
        <w:t>XForms</w:t>
      </w:r>
      <w:proofErr w:type="spellEnd"/>
      <w:r w:rsidRPr="00977EA3">
        <w:t xml:space="preserve"> 1.1, W3C Working Draft. </w:t>
      </w:r>
      <w:hyperlink r:id="rId62" w:history="1">
        <w:r w:rsidRPr="00977EA3">
          <w:rPr>
            <w:rStyle w:val="Collegamentoipertestuale"/>
          </w:rPr>
          <w:t>http://www.w3.org/TR/2004/WD-xforms11-20041115/</w:t>
        </w:r>
      </w:hyperlink>
    </w:p>
    <w:p w14:paraId="3D4DF7D8" w14:textId="77777777" w:rsidR="007A1F44" w:rsidRPr="00977EA3" w:rsidRDefault="007A1F44" w:rsidP="00DF34AB">
      <w:pPr>
        <w:pStyle w:val="Corpotesto"/>
      </w:pPr>
      <w:r w:rsidRPr="00977EA3">
        <w:t xml:space="preserve">XHTML™ 1.0 The Extensible </w:t>
      </w:r>
      <w:proofErr w:type="spellStart"/>
      <w:r w:rsidRPr="00977EA3">
        <w:t>HyperText</w:t>
      </w:r>
      <w:proofErr w:type="spellEnd"/>
      <w:r w:rsidRPr="00977EA3">
        <w:t xml:space="preserve"> Markup Language (Second Edition).A Reformulation of HTML 4 in XML 1.0. W3C Recommendation 26 January 2000, revised 1 August 2002. http://www.w3.org/TR/xhtml1.</w:t>
      </w:r>
    </w:p>
    <w:p w14:paraId="7329F5B4" w14:textId="77777777" w:rsidR="007A1F44" w:rsidRPr="00977EA3" w:rsidRDefault="007A1F44" w:rsidP="00DF34AB">
      <w:pPr>
        <w:pStyle w:val="Corpotesto"/>
      </w:pPr>
      <w:r w:rsidRPr="00977EA3">
        <w:t>XHTML™ Basic. W3C Recommendation 19 December 2000. http://www.w3.org/TR/xhtm-basic.</w:t>
      </w:r>
    </w:p>
    <w:p w14:paraId="2BC3EB3C" w14:textId="77777777" w:rsidR="007A1F44" w:rsidRPr="00977EA3" w:rsidRDefault="007A1F44" w:rsidP="00DF34AB">
      <w:pPr>
        <w:pStyle w:val="Corpotesto"/>
      </w:pPr>
      <w:r w:rsidRPr="00977EA3">
        <w:t>http://www.w3.org/TR/xhtml-basic</w:t>
      </w:r>
    </w:p>
    <w:p w14:paraId="1624258E" w14:textId="77777777" w:rsidR="007A1F44" w:rsidRPr="00977EA3" w:rsidRDefault="007A1F44" w:rsidP="00DF34AB">
      <w:pPr>
        <w:pStyle w:val="Corpotesto"/>
      </w:pPr>
    </w:p>
    <w:p w14:paraId="03C17A61" w14:textId="77777777" w:rsidR="007A1F44" w:rsidRPr="00977EA3" w:rsidRDefault="007A1F44" w:rsidP="00DF34AB">
      <w:pPr>
        <w:pStyle w:val="Titolo3"/>
        <w:numPr>
          <w:ilvl w:val="0"/>
          <w:numId w:val="0"/>
        </w:numPr>
        <w:tabs>
          <w:tab w:val="clear" w:pos="2160"/>
          <w:tab w:val="clear" w:pos="2880"/>
        </w:tabs>
        <w:rPr>
          <w:noProof w:val="0"/>
        </w:rPr>
      </w:pPr>
      <w:bookmarkStart w:id="651" w:name="_Toc330825255"/>
      <w:bookmarkStart w:id="652" w:name="_Toc398544213"/>
      <w:bookmarkStart w:id="653" w:name="_Toc398717918"/>
      <w:bookmarkStart w:id="654" w:name="_Toc518634520"/>
      <w:r w:rsidRPr="00977EA3">
        <w:rPr>
          <w:noProof w:val="0"/>
        </w:rPr>
        <w:t>3.34.4 Interaction Diagram</w:t>
      </w:r>
      <w:bookmarkEnd w:id="651"/>
      <w:bookmarkEnd w:id="652"/>
      <w:bookmarkEnd w:id="653"/>
      <w:bookmarkEnd w:id="654"/>
    </w:p>
    <w:p w14:paraId="30807AC9" w14:textId="77777777" w:rsidR="007A1F44" w:rsidRPr="00977EA3" w:rsidRDefault="002E21BE" w:rsidP="00D372D5">
      <w:pPr>
        <w:pStyle w:val="Corpotesto"/>
        <w:jc w:val="center"/>
      </w:pPr>
      <w:r w:rsidRPr="00977EA3">
        <w:rPr>
          <w:noProof/>
          <w:sz w:val="20"/>
        </w:rPr>
        <w:object w:dxaOrig="8080" w:dyaOrig="3600" w14:anchorId="3095E8D7">
          <v:shape id="_x0000_i1041" type="#_x0000_t75" alt="" style="width:399.75pt;height:180.75pt;mso-width-percent:0;mso-height-percent:0;mso-width-percent:0;mso-height-percent:0" o:ole="" fillcolor="window">
            <v:imagedata r:id="rId63" o:title=""/>
          </v:shape>
          <o:OLEObject Type="Embed" ProgID="Word.Picture.8" ShapeID="_x0000_i1041" DrawAspect="Content" ObjectID="_1620110865" r:id="rId64"/>
        </w:object>
      </w:r>
      <w:bookmarkStart w:id="655" w:name="_Toc168393654"/>
    </w:p>
    <w:p w14:paraId="4BF3368D" w14:textId="77777777" w:rsidR="007A1F44" w:rsidRPr="00977EA3" w:rsidRDefault="007A1F44" w:rsidP="00DF34AB">
      <w:pPr>
        <w:pStyle w:val="Titolo4"/>
        <w:numPr>
          <w:ilvl w:val="0"/>
          <w:numId w:val="0"/>
        </w:numPr>
        <w:tabs>
          <w:tab w:val="clear" w:pos="2160"/>
          <w:tab w:val="clear" w:pos="2880"/>
          <w:tab w:val="clear" w:pos="3600"/>
        </w:tabs>
        <w:rPr>
          <w:noProof w:val="0"/>
        </w:rPr>
      </w:pPr>
      <w:bookmarkStart w:id="656" w:name="_Toc169380306"/>
      <w:bookmarkStart w:id="657" w:name="_Toc398544214"/>
      <w:bookmarkEnd w:id="655"/>
      <w:r w:rsidRPr="00977EA3">
        <w:rPr>
          <w:noProof w:val="0"/>
        </w:rPr>
        <w:t>3.34.4.1 Retrieve Form</w:t>
      </w:r>
      <w:bookmarkEnd w:id="656"/>
      <w:r w:rsidRPr="00977EA3">
        <w:rPr>
          <w:noProof w:val="0"/>
        </w:rPr>
        <w:t xml:space="preserve"> Request</w:t>
      </w:r>
      <w:bookmarkEnd w:id="657"/>
    </w:p>
    <w:p w14:paraId="4C80AEA4" w14:textId="77777777" w:rsidR="007A1F44" w:rsidRPr="00977EA3" w:rsidRDefault="007A1F44" w:rsidP="00DF34AB">
      <w:pPr>
        <w:pStyle w:val="Corpotesto"/>
      </w:pPr>
      <w:r w:rsidRPr="00977EA3">
        <w:t xml:space="preserve">Retrieve Form involves a Form Filler requesting a form from a Form Manager or Form Processor. The Form Filler shall supply workflow data and </w:t>
      </w:r>
      <w:proofErr w:type="spellStart"/>
      <w:r w:rsidRPr="00977EA3">
        <w:t>prepopulation</w:t>
      </w:r>
      <w:proofErr w:type="spellEnd"/>
      <w:r w:rsidRPr="00977EA3">
        <w:t xml:space="preserve"> data. The Form Filler may also supply a form instance id.</w:t>
      </w:r>
    </w:p>
    <w:p w14:paraId="7FB8A73C" w14:textId="36FA73BE" w:rsidR="007A1F44" w:rsidRPr="00977EA3" w:rsidRDefault="007A1F44" w:rsidP="00DF34AB">
      <w:pPr>
        <w:pStyle w:val="Corpotesto"/>
      </w:pPr>
      <w:r w:rsidRPr="00977EA3">
        <w:t xml:space="preserve">The Retrieve Form Request shall provide an </w:t>
      </w:r>
      <w:proofErr w:type="spellStart"/>
      <w:r w:rsidRPr="00977EA3">
        <w:t>archiveURL</w:t>
      </w:r>
      <w:proofErr w:type="spellEnd"/>
      <w:r w:rsidRPr="00977EA3">
        <w:t xml:space="preserve"> value, as a nil value or as a URL pointing to a Form Archiver. See </w:t>
      </w:r>
      <w:r w:rsidR="00292B01" w:rsidRPr="00977EA3">
        <w:t>Section</w:t>
      </w:r>
      <w:r w:rsidRPr="00977EA3">
        <w:t xml:space="preserve"> 3.34.4.1.2 for details.</w:t>
      </w:r>
    </w:p>
    <w:p w14:paraId="69F4AAF2" w14:textId="77777777" w:rsidR="007A1F44" w:rsidRPr="00977EA3" w:rsidRDefault="007A1F44" w:rsidP="00DF34AB">
      <w:pPr>
        <w:pStyle w:val="Corpotesto"/>
      </w:pPr>
      <w:r w:rsidRPr="00977EA3">
        <w:t xml:space="preserve">The Form Filler requests that Form Filler or Form Processor use context information in the selection and/or creation of the returned form by supplying the </w:t>
      </w:r>
      <w:proofErr w:type="spellStart"/>
      <w:r w:rsidRPr="00977EA3">
        <w:t>prepopData</w:t>
      </w:r>
      <w:proofErr w:type="spellEnd"/>
      <w:r w:rsidRPr="00977EA3">
        <w:t xml:space="preserve"> argument with well-formed xml representing the Form Filler context. Specification of the </w:t>
      </w:r>
      <w:proofErr w:type="spellStart"/>
      <w:r w:rsidRPr="00977EA3">
        <w:t>prepopData</w:t>
      </w:r>
      <w:proofErr w:type="spellEnd"/>
      <w:r w:rsidRPr="00977EA3">
        <w:t xml:space="preserve"> schema is left to content profiles. This value may be nil.</w:t>
      </w:r>
    </w:p>
    <w:p w14:paraId="6A4EF362" w14:textId="77777777" w:rsidR="007A1F44" w:rsidRPr="00977EA3" w:rsidRDefault="007A1F44" w:rsidP="00DF34AB">
      <w:pPr>
        <w:pStyle w:val="Corpotesto"/>
      </w:pPr>
      <w:r w:rsidRPr="00977EA3">
        <w:t xml:space="preserve">The Form Filler supplies any additional workflow information to be used in the selection and/or creation of the form using the context element of the </w:t>
      </w:r>
      <w:proofErr w:type="spellStart"/>
      <w:r w:rsidRPr="00977EA3">
        <w:t>workflowData</w:t>
      </w:r>
      <w:proofErr w:type="spellEnd"/>
      <w:r w:rsidRPr="00977EA3">
        <w:t xml:space="preserve"> parameter. Specification of this context element is left to content profiles.</w:t>
      </w:r>
    </w:p>
    <w:p w14:paraId="71DBDEE6" w14:textId="77777777" w:rsidR="007A1F44" w:rsidRPr="00977EA3" w:rsidRDefault="007A1F44" w:rsidP="00DF34AB">
      <w:pPr>
        <w:pStyle w:val="Corpotesto"/>
      </w:pPr>
      <w:r w:rsidRPr="00977EA3">
        <w:t>The response to a Retrieve Form Request returns the form, or reference to a form, and may return a form instance id.</w:t>
      </w:r>
    </w:p>
    <w:p w14:paraId="1B0317C4"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658" w:name="_Toc169380307"/>
      <w:r w:rsidRPr="00977EA3">
        <w:rPr>
          <w:noProof w:val="0"/>
        </w:rPr>
        <w:lastRenderedPageBreak/>
        <w:t>3.34.4.1.1 Trigger Events</w:t>
      </w:r>
      <w:bookmarkEnd w:id="658"/>
    </w:p>
    <w:p w14:paraId="60B37791" w14:textId="77777777" w:rsidR="007A1F44" w:rsidRPr="00977EA3" w:rsidRDefault="007A1F44" w:rsidP="00DF34AB">
      <w:pPr>
        <w:pStyle w:val="Corpotesto"/>
      </w:pPr>
      <w:r w:rsidRPr="00977EA3">
        <w:t>The Form Filler, based upon human decision or application of a rule for automatic operation, requests a form hosted by a Form Manager or Form Processor.</w:t>
      </w:r>
    </w:p>
    <w:p w14:paraId="5FFEECCF"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659" w:name="_Toc169380308"/>
      <w:r w:rsidRPr="00977EA3">
        <w:rPr>
          <w:noProof w:val="0"/>
        </w:rPr>
        <w:t>3.34.4.1.2 Message Semantics</w:t>
      </w:r>
      <w:bookmarkEnd w:id="659"/>
    </w:p>
    <w:p w14:paraId="51CFBA0F" w14:textId="5BB9FDC7" w:rsidR="007A1F44" w:rsidRPr="00977EA3" w:rsidRDefault="007A1F44" w:rsidP="00DF34AB">
      <w:pPr>
        <w:pStyle w:val="Corpotesto"/>
      </w:pPr>
      <w:r w:rsidRPr="00977EA3">
        <w:t>Implementors of this transaction shall comply with all requirements described in ITI TF-2x: Appendix V: Web Services for IHE Transactions. The following parameters are specified for this transaction</w:t>
      </w:r>
      <w:r w:rsidR="00957CD8" w:rsidRPr="00977EA3">
        <w:t>.</w:t>
      </w:r>
    </w:p>
    <w:p w14:paraId="2921AAC4" w14:textId="77777777" w:rsidR="007A1F44" w:rsidRPr="00977EA3" w:rsidRDefault="007A1F44" w:rsidP="00455539">
      <w:pPr>
        <w:pStyle w:val="Corpotesto"/>
      </w:pP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8"/>
        <w:gridCol w:w="810"/>
        <w:gridCol w:w="2430"/>
        <w:gridCol w:w="3158"/>
      </w:tblGrid>
      <w:tr w:rsidR="00903C21" w:rsidRPr="00977EA3" w14:paraId="66D20C2B" w14:textId="77777777" w:rsidTr="00EC243F">
        <w:trPr>
          <w:jc w:val="center"/>
        </w:trPr>
        <w:tc>
          <w:tcPr>
            <w:tcW w:w="2618" w:type="dxa"/>
            <w:shd w:val="clear" w:color="auto" w:fill="E6E6E6"/>
          </w:tcPr>
          <w:p w14:paraId="0BA0E877" w14:textId="77777777" w:rsidR="007A1F44" w:rsidRPr="00977EA3" w:rsidRDefault="007A1F44" w:rsidP="00A063AC">
            <w:pPr>
              <w:pStyle w:val="TableEntryHeader"/>
              <w:rPr>
                <w:noProof w:val="0"/>
              </w:rPr>
            </w:pPr>
            <w:r w:rsidRPr="00977EA3">
              <w:rPr>
                <w:noProof w:val="0"/>
              </w:rPr>
              <w:t>Parameter Name</w:t>
            </w:r>
          </w:p>
        </w:tc>
        <w:tc>
          <w:tcPr>
            <w:tcW w:w="810" w:type="dxa"/>
            <w:shd w:val="clear" w:color="auto" w:fill="E6E6E6"/>
          </w:tcPr>
          <w:p w14:paraId="3702C6BE" w14:textId="77777777" w:rsidR="007A1F44" w:rsidRPr="00977EA3" w:rsidRDefault="007A1F44" w:rsidP="00A53067">
            <w:pPr>
              <w:pStyle w:val="TableEntryHeader"/>
              <w:rPr>
                <w:noProof w:val="0"/>
              </w:rPr>
            </w:pPr>
            <w:r w:rsidRPr="00977EA3">
              <w:rPr>
                <w:noProof w:val="0"/>
              </w:rPr>
              <w:t>REQ</w:t>
            </w:r>
          </w:p>
        </w:tc>
        <w:tc>
          <w:tcPr>
            <w:tcW w:w="2430" w:type="dxa"/>
            <w:shd w:val="clear" w:color="auto" w:fill="E6E6E6"/>
          </w:tcPr>
          <w:p w14:paraId="008F32A1" w14:textId="77777777" w:rsidR="007A1F44" w:rsidRPr="00977EA3" w:rsidRDefault="007A1F44" w:rsidP="00A53067">
            <w:pPr>
              <w:pStyle w:val="TableEntryHeader"/>
              <w:rPr>
                <w:noProof w:val="0"/>
              </w:rPr>
            </w:pPr>
            <w:r w:rsidRPr="00977EA3">
              <w:rPr>
                <w:noProof w:val="0"/>
              </w:rPr>
              <w:t>Description</w:t>
            </w:r>
          </w:p>
        </w:tc>
        <w:tc>
          <w:tcPr>
            <w:tcW w:w="3158" w:type="dxa"/>
            <w:shd w:val="clear" w:color="auto" w:fill="E6E6E6"/>
          </w:tcPr>
          <w:p w14:paraId="10960888" w14:textId="77777777" w:rsidR="007A1F44" w:rsidRPr="00977EA3" w:rsidRDefault="007A1F44" w:rsidP="00A53067">
            <w:pPr>
              <w:pStyle w:val="TableEntryHeader"/>
              <w:rPr>
                <w:noProof w:val="0"/>
              </w:rPr>
            </w:pPr>
            <w:r w:rsidRPr="00977EA3">
              <w:rPr>
                <w:noProof w:val="0"/>
              </w:rPr>
              <w:t>Value</w:t>
            </w:r>
          </w:p>
        </w:tc>
      </w:tr>
      <w:tr w:rsidR="00903C21" w:rsidRPr="00977EA3" w14:paraId="705D562F" w14:textId="77777777" w:rsidTr="00EC243F">
        <w:trPr>
          <w:jc w:val="center"/>
        </w:trPr>
        <w:tc>
          <w:tcPr>
            <w:tcW w:w="2618" w:type="dxa"/>
          </w:tcPr>
          <w:p w14:paraId="2329ACE5" w14:textId="77777777" w:rsidR="007A1F44" w:rsidRPr="00977EA3" w:rsidRDefault="007A1F44" w:rsidP="002C27A4">
            <w:pPr>
              <w:pStyle w:val="TableEntry"/>
              <w:rPr>
                <w:noProof w:val="0"/>
              </w:rPr>
            </w:pPr>
            <w:proofErr w:type="spellStart"/>
            <w:r w:rsidRPr="00977EA3">
              <w:rPr>
                <w:noProof w:val="0"/>
              </w:rPr>
              <w:t>prepopData</w:t>
            </w:r>
            <w:proofErr w:type="spellEnd"/>
          </w:p>
        </w:tc>
        <w:tc>
          <w:tcPr>
            <w:tcW w:w="810" w:type="dxa"/>
          </w:tcPr>
          <w:p w14:paraId="10DA9221"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2C24B3A9" w14:textId="77777777" w:rsidR="007A1F44" w:rsidRPr="00977EA3" w:rsidRDefault="007A1F44" w:rsidP="002C27A4">
            <w:pPr>
              <w:pStyle w:val="TableEntry"/>
              <w:rPr>
                <w:noProof w:val="0"/>
              </w:rPr>
            </w:pPr>
            <w:r w:rsidRPr="00977EA3">
              <w:rPr>
                <w:noProof w:val="0"/>
              </w:rPr>
              <w:t>The xml context information supplied by a Form Filler for use in pre-populating form fields</w:t>
            </w:r>
          </w:p>
        </w:tc>
        <w:tc>
          <w:tcPr>
            <w:tcW w:w="3158" w:type="dxa"/>
          </w:tcPr>
          <w:p w14:paraId="170D32AA" w14:textId="77777777" w:rsidR="007A1F44" w:rsidRPr="00977EA3" w:rsidRDefault="007A1F44" w:rsidP="002C27A4">
            <w:pPr>
              <w:pStyle w:val="TableEntry"/>
              <w:rPr>
                <w:noProof w:val="0"/>
              </w:rPr>
            </w:pPr>
            <w:r w:rsidRPr="00977EA3">
              <w:rPr>
                <w:noProof w:val="0"/>
              </w:rPr>
              <w:t>This value shall be nil or a well-formed xml document.</w:t>
            </w:r>
          </w:p>
        </w:tc>
      </w:tr>
      <w:tr w:rsidR="00903C21" w:rsidRPr="00977EA3" w14:paraId="01061EF1" w14:textId="77777777" w:rsidTr="00EC243F">
        <w:trPr>
          <w:jc w:val="center"/>
        </w:trPr>
        <w:tc>
          <w:tcPr>
            <w:tcW w:w="2618" w:type="dxa"/>
          </w:tcPr>
          <w:p w14:paraId="47C02C47" w14:textId="77777777" w:rsidR="007A1F44" w:rsidRPr="00977EA3" w:rsidRDefault="007A1F44" w:rsidP="002C27A4">
            <w:pPr>
              <w:pStyle w:val="TableEntry"/>
              <w:rPr>
                <w:b/>
                <w:noProof w:val="0"/>
              </w:rPr>
            </w:pPr>
            <w:proofErr w:type="spellStart"/>
            <w:r w:rsidRPr="00977EA3">
              <w:rPr>
                <w:b/>
                <w:noProof w:val="0"/>
              </w:rPr>
              <w:t>workflowData</w:t>
            </w:r>
            <w:proofErr w:type="spellEnd"/>
          </w:p>
        </w:tc>
        <w:tc>
          <w:tcPr>
            <w:tcW w:w="810" w:type="dxa"/>
          </w:tcPr>
          <w:p w14:paraId="326F8C84"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7C6E6CEE" w14:textId="77777777" w:rsidR="007A1F44" w:rsidRPr="00977EA3" w:rsidRDefault="007A1F44" w:rsidP="002C27A4">
            <w:pPr>
              <w:pStyle w:val="TableEntry"/>
              <w:rPr>
                <w:noProof w:val="0"/>
              </w:rPr>
            </w:pPr>
            <w:r w:rsidRPr="00977EA3">
              <w:rPr>
                <w:noProof w:val="0"/>
              </w:rPr>
              <w:t>The xml representation of workflow specific values.</w:t>
            </w:r>
          </w:p>
        </w:tc>
        <w:tc>
          <w:tcPr>
            <w:tcW w:w="3158" w:type="dxa"/>
          </w:tcPr>
          <w:p w14:paraId="3355E384" w14:textId="77777777" w:rsidR="007A1F44" w:rsidRPr="00977EA3" w:rsidRDefault="007A1F44" w:rsidP="002C27A4">
            <w:pPr>
              <w:pStyle w:val="TableEntry"/>
              <w:rPr>
                <w:noProof w:val="0"/>
              </w:rPr>
            </w:pPr>
            <w:r w:rsidRPr="00977EA3">
              <w:rPr>
                <w:noProof w:val="0"/>
              </w:rPr>
              <w:t>This value is a well-formed xml document.as defined below.</w:t>
            </w:r>
          </w:p>
        </w:tc>
      </w:tr>
      <w:tr w:rsidR="00903C21" w:rsidRPr="00977EA3" w14:paraId="48099469" w14:textId="77777777" w:rsidTr="00EC243F">
        <w:trPr>
          <w:jc w:val="center"/>
        </w:trPr>
        <w:tc>
          <w:tcPr>
            <w:tcW w:w="2618" w:type="dxa"/>
          </w:tcPr>
          <w:p w14:paraId="62DDAAD0" w14:textId="77777777" w:rsidR="007A1F44" w:rsidRPr="00977EA3" w:rsidRDefault="007A1F44" w:rsidP="002C27A4">
            <w:pPr>
              <w:pStyle w:val="TableEntry"/>
              <w:ind w:left="360"/>
              <w:rPr>
                <w:noProof w:val="0"/>
              </w:rPr>
            </w:pPr>
            <w:proofErr w:type="spellStart"/>
            <w:r w:rsidRPr="00977EA3">
              <w:rPr>
                <w:noProof w:val="0"/>
              </w:rPr>
              <w:t>formID</w:t>
            </w:r>
            <w:proofErr w:type="spellEnd"/>
          </w:p>
        </w:tc>
        <w:tc>
          <w:tcPr>
            <w:tcW w:w="810" w:type="dxa"/>
          </w:tcPr>
          <w:p w14:paraId="6CEECE4B"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206D0BA8" w14:textId="77777777" w:rsidR="007A1F44" w:rsidRPr="00977EA3" w:rsidRDefault="007A1F44" w:rsidP="002C27A4">
            <w:pPr>
              <w:pStyle w:val="TableEntry"/>
              <w:rPr>
                <w:noProof w:val="0"/>
              </w:rPr>
            </w:pPr>
            <w:r w:rsidRPr="00977EA3">
              <w:rPr>
                <w:noProof w:val="0"/>
              </w:rPr>
              <w:t>The identifier of a form.</w:t>
            </w:r>
          </w:p>
        </w:tc>
        <w:tc>
          <w:tcPr>
            <w:tcW w:w="3158" w:type="dxa"/>
          </w:tcPr>
          <w:p w14:paraId="126501FA" w14:textId="77777777" w:rsidR="007A1F44" w:rsidRPr="00977EA3" w:rsidRDefault="007A1F44" w:rsidP="002C27A4">
            <w:pPr>
              <w:pStyle w:val="TableEntry"/>
              <w:rPr>
                <w:noProof w:val="0"/>
              </w:rPr>
            </w:pPr>
            <w:r w:rsidRPr="00977EA3">
              <w:rPr>
                <w:noProof w:val="0"/>
              </w:rPr>
              <w:t>A string identifying the form</w:t>
            </w:r>
          </w:p>
        </w:tc>
      </w:tr>
      <w:tr w:rsidR="00903C21" w:rsidRPr="00977EA3" w14:paraId="4D19C2FE" w14:textId="77777777" w:rsidTr="00EC243F">
        <w:trPr>
          <w:jc w:val="center"/>
        </w:trPr>
        <w:tc>
          <w:tcPr>
            <w:tcW w:w="2618" w:type="dxa"/>
          </w:tcPr>
          <w:p w14:paraId="328F49A6" w14:textId="77777777" w:rsidR="007A1F44" w:rsidRPr="00977EA3" w:rsidRDefault="007A1F44" w:rsidP="002C27A4">
            <w:pPr>
              <w:pStyle w:val="TableEntry"/>
              <w:ind w:left="360"/>
              <w:rPr>
                <w:noProof w:val="0"/>
              </w:rPr>
            </w:pPr>
            <w:proofErr w:type="spellStart"/>
            <w:r w:rsidRPr="00977EA3">
              <w:rPr>
                <w:noProof w:val="0"/>
              </w:rPr>
              <w:t>encodedResponse</w:t>
            </w:r>
            <w:proofErr w:type="spellEnd"/>
          </w:p>
        </w:tc>
        <w:tc>
          <w:tcPr>
            <w:tcW w:w="810" w:type="dxa"/>
          </w:tcPr>
          <w:p w14:paraId="3E09466A"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04DF1393" w14:textId="77777777" w:rsidR="007A1F44" w:rsidRPr="00977EA3" w:rsidRDefault="007A1F44" w:rsidP="002C27A4">
            <w:pPr>
              <w:pStyle w:val="TableEntry"/>
              <w:rPr>
                <w:noProof w:val="0"/>
              </w:rPr>
            </w:pPr>
            <w:r w:rsidRPr="00977EA3">
              <w:rPr>
                <w:noProof w:val="0"/>
              </w:rPr>
              <w:t>Tells the Form Manager whether or not to return an encoded response</w:t>
            </w:r>
          </w:p>
        </w:tc>
        <w:tc>
          <w:tcPr>
            <w:tcW w:w="3158" w:type="dxa"/>
          </w:tcPr>
          <w:p w14:paraId="7CFE9151" w14:textId="77777777" w:rsidR="007A1F44" w:rsidRPr="00977EA3" w:rsidRDefault="007A1F44" w:rsidP="002C27A4">
            <w:pPr>
              <w:pStyle w:val="TableEntry"/>
              <w:rPr>
                <w:noProof w:val="0"/>
              </w:rPr>
            </w:pPr>
            <w:r w:rsidRPr="00977EA3">
              <w:rPr>
                <w:noProof w:val="0"/>
              </w:rPr>
              <w:t>{</w:t>
            </w:r>
            <w:proofErr w:type="spellStart"/>
            <w:r w:rsidRPr="00977EA3">
              <w:rPr>
                <w:noProof w:val="0"/>
              </w:rPr>
              <w:t>true,false</w:t>
            </w:r>
            <w:proofErr w:type="spellEnd"/>
            <w:r w:rsidRPr="00977EA3">
              <w:rPr>
                <w:noProof w:val="0"/>
              </w:rPr>
              <w:t>}</w:t>
            </w:r>
          </w:p>
        </w:tc>
      </w:tr>
      <w:tr w:rsidR="00903C21" w:rsidRPr="00977EA3" w14:paraId="2425DEC4" w14:textId="77777777" w:rsidTr="00EC243F">
        <w:trPr>
          <w:jc w:val="center"/>
        </w:trPr>
        <w:tc>
          <w:tcPr>
            <w:tcW w:w="2618" w:type="dxa"/>
          </w:tcPr>
          <w:p w14:paraId="705A59C5" w14:textId="77777777" w:rsidR="00903C21" w:rsidRPr="00977EA3" w:rsidRDefault="00903C21" w:rsidP="00EC243F">
            <w:pPr>
              <w:pStyle w:val="TableEntry"/>
              <w:ind w:left="720"/>
              <w:rPr>
                <w:noProof w:val="0"/>
              </w:rPr>
            </w:pPr>
            <w:proofErr w:type="spellStart"/>
            <w:r w:rsidRPr="00977EA3">
              <w:rPr>
                <w:noProof w:val="0"/>
              </w:rPr>
              <w:t>responseContentType</w:t>
            </w:r>
            <w:proofErr w:type="spellEnd"/>
          </w:p>
        </w:tc>
        <w:tc>
          <w:tcPr>
            <w:tcW w:w="810" w:type="dxa"/>
          </w:tcPr>
          <w:p w14:paraId="5532D00E" w14:textId="77777777" w:rsidR="00903C21" w:rsidRPr="00977EA3" w:rsidRDefault="00903C21" w:rsidP="00EC243F">
            <w:pPr>
              <w:pStyle w:val="TableEntry"/>
              <w:jc w:val="center"/>
              <w:rPr>
                <w:noProof w:val="0"/>
              </w:rPr>
            </w:pPr>
            <w:r w:rsidRPr="00977EA3">
              <w:rPr>
                <w:noProof w:val="0"/>
              </w:rPr>
              <w:t>O</w:t>
            </w:r>
          </w:p>
        </w:tc>
        <w:tc>
          <w:tcPr>
            <w:tcW w:w="2430" w:type="dxa"/>
          </w:tcPr>
          <w:p w14:paraId="19647BBC" w14:textId="77777777" w:rsidR="00903C21" w:rsidRPr="00977EA3" w:rsidRDefault="00903C21" w:rsidP="002C27A4">
            <w:pPr>
              <w:pStyle w:val="TableEntry"/>
              <w:rPr>
                <w:noProof w:val="0"/>
              </w:rPr>
            </w:pPr>
            <w:r w:rsidRPr="00977EA3">
              <w:rPr>
                <w:noProof w:val="0"/>
              </w:rPr>
              <w:t xml:space="preserve">An XML attribute of </w:t>
            </w:r>
            <w:proofErr w:type="spellStart"/>
            <w:r w:rsidRPr="00977EA3">
              <w:rPr>
                <w:noProof w:val="0"/>
              </w:rPr>
              <w:t>encodedResponse</w:t>
            </w:r>
            <w:proofErr w:type="spellEnd"/>
            <w:r w:rsidRPr="00977EA3">
              <w:rPr>
                <w:noProof w:val="0"/>
              </w:rPr>
              <w:t xml:space="preserve"> which specifies the type of expected encoded response</w:t>
            </w:r>
          </w:p>
        </w:tc>
        <w:tc>
          <w:tcPr>
            <w:tcW w:w="3158" w:type="dxa"/>
          </w:tcPr>
          <w:p w14:paraId="3EEB9C2F" w14:textId="77777777" w:rsidR="00903C21" w:rsidRPr="00977EA3" w:rsidRDefault="00903C21" w:rsidP="002C27A4">
            <w:pPr>
              <w:pStyle w:val="TableEntry"/>
              <w:rPr>
                <w:noProof w:val="0"/>
              </w:rPr>
            </w:pPr>
            <w:r w:rsidRPr="00977EA3">
              <w:rPr>
                <w:noProof w:val="0"/>
              </w:rPr>
              <w:t>A string whose value is defined by content profiles.</w:t>
            </w:r>
          </w:p>
          <w:p w14:paraId="6FD39C73" w14:textId="77777777" w:rsidR="00903C21" w:rsidRPr="00977EA3" w:rsidRDefault="00903C21" w:rsidP="002C27A4">
            <w:pPr>
              <w:pStyle w:val="TableEntry"/>
              <w:rPr>
                <w:noProof w:val="0"/>
              </w:rPr>
            </w:pPr>
            <w:r w:rsidRPr="00977EA3">
              <w:rPr>
                <w:noProof w:val="0"/>
              </w:rPr>
              <w:t xml:space="preserve">Shall not be specified when the value of </w:t>
            </w:r>
            <w:proofErr w:type="spellStart"/>
            <w:r w:rsidRPr="00977EA3">
              <w:rPr>
                <w:noProof w:val="0"/>
              </w:rPr>
              <w:t>encodedResponse</w:t>
            </w:r>
            <w:proofErr w:type="spellEnd"/>
            <w:r w:rsidRPr="00977EA3">
              <w:rPr>
                <w:noProof w:val="0"/>
              </w:rPr>
              <w:t xml:space="preserve"> is “false”</w:t>
            </w:r>
          </w:p>
        </w:tc>
      </w:tr>
      <w:tr w:rsidR="00903C21" w:rsidRPr="00977EA3" w14:paraId="4947E6E2" w14:textId="77777777" w:rsidTr="00EC243F">
        <w:trPr>
          <w:jc w:val="center"/>
        </w:trPr>
        <w:tc>
          <w:tcPr>
            <w:tcW w:w="2618" w:type="dxa"/>
          </w:tcPr>
          <w:p w14:paraId="5BDFC9C3" w14:textId="77777777" w:rsidR="007A1F44" w:rsidRPr="00977EA3" w:rsidRDefault="007A1F44" w:rsidP="002C27A4">
            <w:pPr>
              <w:pStyle w:val="TableEntry"/>
              <w:ind w:left="360"/>
              <w:rPr>
                <w:noProof w:val="0"/>
              </w:rPr>
            </w:pPr>
            <w:proofErr w:type="spellStart"/>
            <w:r w:rsidRPr="00977EA3">
              <w:rPr>
                <w:noProof w:val="0"/>
              </w:rPr>
              <w:t>archiveURL</w:t>
            </w:r>
            <w:proofErr w:type="spellEnd"/>
          </w:p>
        </w:tc>
        <w:tc>
          <w:tcPr>
            <w:tcW w:w="810" w:type="dxa"/>
          </w:tcPr>
          <w:p w14:paraId="334C1F66"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0A5D5291" w14:textId="77777777" w:rsidR="007A1F44" w:rsidRPr="00977EA3" w:rsidRDefault="007A1F44" w:rsidP="002C27A4">
            <w:pPr>
              <w:pStyle w:val="TableEntry"/>
              <w:rPr>
                <w:noProof w:val="0"/>
              </w:rPr>
            </w:pPr>
            <w:r w:rsidRPr="00977EA3">
              <w:rPr>
                <w:noProof w:val="0"/>
              </w:rPr>
              <w:t>Tells the Form Manager whether or not the Form Filler is exercising the Archive Option</w:t>
            </w:r>
          </w:p>
        </w:tc>
        <w:tc>
          <w:tcPr>
            <w:tcW w:w="3158" w:type="dxa"/>
          </w:tcPr>
          <w:p w14:paraId="3935353B" w14:textId="77777777" w:rsidR="007A1F44" w:rsidRPr="00977EA3" w:rsidRDefault="007A1F44" w:rsidP="002C27A4">
            <w:pPr>
              <w:pStyle w:val="TableEntry"/>
              <w:rPr>
                <w:noProof w:val="0"/>
              </w:rPr>
            </w:pPr>
            <w:r w:rsidRPr="00977EA3">
              <w:rPr>
                <w:noProof w:val="0"/>
              </w:rPr>
              <w:t>the URL of any Form Filler identified Form Archiver or the null string</w:t>
            </w:r>
          </w:p>
        </w:tc>
      </w:tr>
      <w:tr w:rsidR="00903C21" w:rsidRPr="00977EA3" w14:paraId="7FBEEE1A" w14:textId="77777777" w:rsidTr="00EC243F">
        <w:trPr>
          <w:jc w:val="center"/>
        </w:trPr>
        <w:tc>
          <w:tcPr>
            <w:tcW w:w="2618" w:type="dxa"/>
          </w:tcPr>
          <w:p w14:paraId="66714CC2" w14:textId="77777777" w:rsidR="007A1F44" w:rsidRPr="00977EA3" w:rsidRDefault="007A1F44" w:rsidP="002C27A4">
            <w:pPr>
              <w:pStyle w:val="TableEntry"/>
              <w:ind w:left="360"/>
              <w:rPr>
                <w:noProof w:val="0"/>
              </w:rPr>
            </w:pPr>
            <w:r w:rsidRPr="00977EA3">
              <w:rPr>
                <w:noProof w:val="0"/>
              </w:rPr>
              <w:t>context</w:t>
            </w:r>
          </w:p>
        </w:tc>
        <w:tc>
          <w:tcPr>
            <w:tcW w:w="810" w:type="dxa"/>
          </w:tcPr>
          <w:p w14:paraId="239A9475"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7C3E0825" w14:textId="77777777" w:rsidR="007A1F44" w:rsidRPr="00977EA3" w:rsidRDefault="007A1F44" w:rsidP="002C27A4">
            <w:pPr>
              <w:pStyle w:val="TableEntry"/>
              <w:rPr>
                <w:noProof w:val="0"/>
              </w:rPr>
            </w:pPr>
            <w:r w:rsidRPr="00977EA3">
              <w:rPr>
                <w:noProof w:val="0"/>
              </w:rPr>
              <w:t>The xml specifics of workflow context</w:t>
            </w:r>
          </w:p>
        </w:tc>
        <w:tc>
          <w:tcPr>
            <w:tcW w:w="3158" w:type="dxa"/>
          </w:tcPr>
          <w:p w14:paraId="72CB63C2" w14:textId="77777777" w:rsidR="007A1F44" w:rsidRPr="00977EA3" w:rsidRDefault="007A1F44" w:rsidP="002C27A4">
            <w:pPr>
              <w:pStyle w:val="TableEntry"/>
              <w:rPr>
                <w:noProof w:val="0"/>
              </w:rPr>
            </w:pPr>
            <w:r w:rsidRPr="00977EA3">
              <w:rPr>
                <w:noProof w:val="0"/>
              </w:rPr>
              <w:t>Defined by content profiles; may be nil</w:t>
            </w:r>
          </w:p>
        </w:tc>
      </w:tr>
      <w:tr w:rsidR="00903C21" w:rsidRPr="00977EA3" w14:paraId="2584AD18" w14:textId="77777777" w:rsidTr="00EC243F">
        <w:trPr>
          <w:jc w:val="center"/>
        </w:trPr>
        <w:tc>
          <w:tcPr>
            <w:tcW w:w="2618" w:type="dxa"/>
          </w:tcPr>
          <w:p w14:paraId="5AC1598C" w14:textId="77777777" w:rsidR="007A1F44" w:rsidRPr="00977EA3" w:rsidRDefault="007A1F44" w:rsidP="002C27A4">
            <w:pPr>
              <w:pStyle w:val="TableEntry"/>
              <w:ind w:left="360"/>
              <w:rPr>
                <w:noProof w:val="0"/>
              </w:rPr>
            </w:pPr>
            <w:proofErr w:type="spellStart"/>
            <w:r w:rsidRPr="00977EA3">
              <w:rPr>
                <w:noProof w:val="0"/>
              </w:rPr>
              <w:t>instanceID</w:t>
            </w:r>
            <w:proofErr w:type="spellEnd"/>
          </w:p>
        </w:tc>
        <w:tc>
          <w:tcPr>
            <w:tcW w:w="810" w:type="dxa"/>
          </w:tcPr>
          <w:p w14:paraId="469544AC"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67785B24" w14:textId="77777777" w:rsidR="007A1F44" w:rsidRPr="00977EA3" w:rsidRDefault="007A1F44" w:rsidP="002C27A4">
            <w:pPr>
              <w:pStyle w:val="TableEntry"/>
              <w:rPr>
                <w:noProof w:val="0"/>
              </w:rPr>
            </w:pPr>
            <w:r w:rsidRPr="00977EA3">
              <w:rPr>
                <w:noProof w:val="0"/>
              </w:rPr>
              <w:t>An id value of a previously submitted instance of data.</w:t>
            </w:r>
          </w:p>
        </w:tc>
        <w:tc>
          <w:tcPr>
            <w:tcW w:w="3158" w:type="dxa"/>
          </w:tcPr>
          <w:p w14:paraId="0F4D5A0F" w14:textId="77777777" w:rsidR="007A1F44" w:rsidRPr="00977EA3" w:rsidRDefault="007A1F44" w:rsidP="002C27A4">
            <w:pPr>
              <w:pStyle w:val="TableEntry"/>
              <w:rPr>
                <w:noProof w:val="0"/>
              </w:rPr>
            </w:pPr>
            <w:r w:rsidRPr="00977EA3">
              <w:rPr>
                <w:noProof w:val="0"/>
              </w:rPr>
              <w:t>A string identifying an instance of previously submitted data; may be nil.</w:t>
            </w:r>
          </w:p>
        </w:tc>
      </w:tr>
    </w:tbl>
    <w:p w14:paraId="6DF13BAC" w14:textId="77777777" w:rsidR="00903C21" w:rsidRPr="00977EA3" w:rsidRDefault="007A1F44" w:rsidP="00903C21">
      <w:pPr>
        <w:pStyle w:val="Corpotesto"/>
      </w:pPr>
      <w:r w:rsidRPr="00977EA3">
        <w:t xml:space="preserve">The contents of the </w:t>
      </w:r>
      <w:proofErr w:type="spellStart"/>
      <w:r w:rsidRPr="00977EA3">
        <w:t>prepopData</w:t>
      </w:r>
      <w:proofErr w:type="spellEnd"/>
      <w:r w:rsidRPr="00977EA3">
        <w:t xml:space="preserve"> parameter is defined in a </w:t>
      </w:r>
      <w:proofErr w:type="spellStart"/>
      <w:r w:rsidRPr="00977EA3">
        <w:t>prepopData</w:t>
      </w:r>
      <w:proofErr w:type="spellEnd"/>
      <w:r w:rsidRPr="00977EA3">
        <w:t xml:space="preserve"> schema specified by IHE content profiles. When there is no </w:t>
      </w:r>
      <w:proofErr w:type="spellStart"/>
      <w:r w:rsidRPr="00977EA3">
        <w:t>prepopData</w:t>
      </w:r>
      <w:proofErr w:type="spellEnd"/>
      <w:r w:rsidRPr="00977EA3">
        <w:t xml:space="preserve"> the attribute </w:t>
      </w:r>
      <w:proofErr w:type="spellStart"/>
      <w:r w:rsidRPr="00977EA3">
        <w:t>xsi:nil</w:t>
      </w:r>
      <w:proofErr w:type="spellEnd"/>
      <w:r w:rsidRPr="00977EA3">
        <w:t xml:space="preserve"> shall be set to “true” (see the support materials).</w:t>
      </w:r>
    </w:p>
    <w:p w14:paraId="5A8B1A09" w14:textId="77777777" w:rsidR="007A1F44" w:rsidRPr="00977EA3" w:rsidRDefault="007A1F44" w:rsidP="00DF34AB">
      <w:pPr>
        <w:pStyle w:val="Corpotesto"/>
      </w:pPr>
      <w:r w:rsidRPr="00977EA3">
        <w:t xml:space="preserve">The content of </w:t>
      </w:r>
      <w:proofErr w:type="spellStart"/>
      <w:r w:rsidRPr="00977EA3">
        <w:t>workflowData</w:t>
      </w:r>
      <w:proofErr w:type="spellEnd"/>
      <w:r w:rsidRPr="00977EA3">
        <w:t xml:space="preserve"> parameter shall minimally be:</w:t>
      </w:r>
    </w:p>
    <w:p w14:paraId="2572C27B" w14:textId="77777777" w:rsidR="007A1F44" w:rsidRPr="00977EA3" w:rsidRDefault="007A1F44" w:rsidP="00DF34AB">
      <w:pPr>
        <w:pStyle w:val="Corpotesto"/>
      </w:pPr>
    </w:p>
    <w:p w14:paraId="3E9BC226" w14:textId="77777777" w:rsidR="007A1F44" w:rsidRPr="00977EA3" w:rsidRDefault="007A1F44" w:rsidP="003462A5">
      <w:pPr>
        <w:pStyle w:val="XMLExample"/>
        <w:keepNext/>
        <w:rPr>
          <w:lang w:val="en-US"/>
        </w:rPr>
      </w:pPr>
      <w:r w:rsidRPr="00977EA3">
        <w:rPr>
          <w:lang w:val="en-US"/>
        </w:rPr>
        <w:t>&lt;</w:t>
      </w:r>
      <w:proofErr w:type="spellStart"/>
      <w:r w:rsidRPr="00977EA3">
        <w:rPr>
          <w:lang w:val="en-US"/>
        </w:rPr>
        <w:t>workflowData</w:t>
      </w:r>
      <w:proofErr w:type="spellEnd"/>
      <w:r w:rsidRPr="00977EA3">
        <w:rPr>
          <w:lang w:val="en-US"/>
        </w:rPr>
        <w:t>&gt;</w:t>
      </w:r>
    </w:p>
    <w:p w14:paraId="787400FF" w14:textId="77777777" w:rsidR="007A1F44" w:rsidRPr="00977EA3" w:rsidRDefault="007A1F44" w:rsidP="00D372D5">
      <w:pPr>
        <w:pStyle w:val="XMLExample"/>
        <w:rPr>
          <w:lang w:val="en-US"/>
        </w:rPr>
      </w:pPr>
      <w:r w:rsidRPr="00977EA3">
        <w:rPr>
          <w:lang w:val="en-US"/>
        </w:rPr>
        <w:tab/>
        <w:t>&lt;</w:t>
      </w:r>
      <w:proofErr w:type="spellStart"/>
      <w:r w:rsidRPr="00977EA3">
        <w:rPr>
          <w:lang w:val="en-US"/>
        </w:rPr>
        <w:t>formID</w:t>
      </w:r>
      <w:proofErr w:type="spellEnd"/>
      <w:r w:rsidRPr="00977EA3">
        <w:rPr>
          <w:lang w:val="en-US"/>
        </w:rPr>
        <w:t>&gt;a String identifying the form&lt;/</w:t>
      </w:r>
      <w:proofErr w:type="spellStart"/>
      <w:r w:rsidRPr="00977EA3">
        <w:rPr>
          <w:lang w:val="en-US"/>
        </w:rPr>
        <w:t>formID</w:t>
      </w:r>
      <w:proofErr w:type="spellEnd"/>
      <w:r w:rsidRPr="00977EA3">
        <w:rPr>
          <w:lang w:val="en-US"/>
        </w:rPr>
        <w:t>&gt;</w:t>
      </w:r>
    </w:p>
    <w:p w14:paraId="155724A2" w14:textId="77777777" w:rsidR="007A1F44" w:rsidRPr="00E63AF6" w:rsidRDefault="007A1F44" w:rsidP="00D372D5">
      <w:pPr>
        <w:pStyle w:val="XMLExample"/>
        <w:rPr>
          <w:rPrChange w:id="660" w:author="Gregorio Canal" w:date="2019-05-22T14:54:00Z">
            <w:rPr>
              <w:lang w:val="en-US"/>
            </w:rPr>
          </w:rPrChange>
        </w:rPr>
      </w:pPr>
      <w:r w:rsidRPr="00977EA3">
        <w:rPr>
          <w:lang w:val="en-US"/>
        </w:rPr>
        <w:tab/>
      </w:r>
      <w:r w:rsidRPr="00E63AF6">
        <w:rPr>
          <w:rPrChange w:id="661" w:author="Gregorio Canal" w:date="2019-05-22T14:54:00Z">
            <w:rPr>
              <w:lang w:val="en-US"/>
            </w:rPr>
          </w:rPrChange>
        </w:rPr>
        <w:t>&lt;</w:t>
      </w:r>
      <w:proofErr w:type="spellStart"/>
      <w:r w:rsidRPr="00E63AF6">
        <w:rPr>
          <w:rPrChange w:id="662" w:author="Gregorio Canal" w:date="2019-05-22T14:54:00Z">
            <w:rPr>
              <w:lang w:val="en-US"/>
            </w:rPr>
          </w:rPrChange>
        </w:rPr>
        <w:t>encodedResponse</w:t>
      </w:r>
      <w:proofErr w:type="spellEnd"/>
      <w:r w:rsidRPr="00E63AF6">
        <w:rPr>
          <w:rPrChange w:id="663" w:author="Gregorio Canal" w:date="2019-05-22T14:54:00Z">
            <w:rPr>
              <w:lang w:val="en-US"/>
            </w:rPr>
          </w:rPrChange>
        </w:rPr>
        <w:t>&gt;false&lt;/</w:t>
      </w:r>
      <w:proofErr w:type="spellStart"/>
      <w:r w:rsidRPr="00E63AF6">
        <w:rPr>
          <w:rPrChange w:id="664" w:author="Gregorio Canal" w:date="2019-05-22T14:54:00Z">
            <w:rPr>
              <w:lang w:val="en-US"/>
            </w:rPr>
          </w:rPrChange>
        </w:rPr>
        <w:t>encodedResponse</w:t>
      </w:r>
      <w:proofErr w:type="spellEnd"/>
      <w:r w:rsidRPr="00E63AF6">
        <w:rPr>
          <w:rPrChange w:id="665" w:author="Gregorio Canal" w:date="2019-05-22T14:54:00Z">
            <w:rPr>
              <w:lang w:val="en-US"/>
            </w:rPr>
          </w:rPrChange>
        </w:rPr>
        <w:t>&gt;</w:t>
      </w:r>
    </w:p>
    <w:p w14:paraId="4B252734" w14:textId="77777777" w:rsidR="007A1F44" w:rsidRPr="00E63AF6" w:rsidRDefault="007A1F44" w:rsidP="00D372D5">
      <w:pPr>
        <w:pStyle w:val="XMLExample"/>
        <w:rPr>
          <w:rPrChange w:id="666" w:author="Gregorio Canal" w:date="2019-05-22T14:54:00Z">
            <w:rPr>
              <w:lang w:val="en-US"/>
            </w:rPr>
          </w:rPrChange>
        </w:rPr>
      </w:pPr>
      <w:r w:rsidRPr="00E63AF6">
        <w:rPr>
          <w:rPrChange w:id="667" w:author="Gregorio Canal" w:date="2019-05-22T14:54:00Z">
            <w:rPr>
              <w:lang w:val="en-US"/>
            </w:rPr>
          </w:rPrChange>
        </w:rPr>
        <w:tab/>
        <w:t>&lt;</w:t>
      </w:r>
      <w:proofErr w:type="spellStart"/>
      <w:r w:rsidRPr="00E63AF6">
        <w:rPr>
          <w:rPrChange w:id="668" w:author="Gregorio Canal" w:date="2019-05-22T14:54:00Z">
            <w:rPr>
              <w:lang w:val="en-US"/>
            </w:rPr>
          </w:rPrChange>
        </w:rPr>
        <w:t>archiveURL</w:t>
      </w:r>
      <w:proofErr w:type="spellEnd"/>
      <w:r w:rsidRPr="00E63AF6">
        <w:rPr>
          <w:rPrChange w:id="669" w:author="Gregorio Canal" w:date="2019-05-22T14:54:00Z">
            <w:rPr>
              <w:lang w:val="en-US"/>
            </w:rPr>
          </w:rPrChange>
        </w:rPr>
        <w:t xml:space="preserve"> /&gt;</w:t>
      </w:r>
    </w:p>
    <w:p w14:paraId="6B5DD340" w14:textId="77777777" w:rsidR="007A1F44" w:rsidRPr="00E63AF6" w:rsidRDefault="007A1F44" w:rsidP="00D372D5">
      <w:pPr>
        <w:pStyle w:val="XMLExample"/>
        <w:rPr>
          <w:rPrChange w:id="670" w:author="Gregorio Canal" w:date="2019-05-22T14:54:00Z">
            <w:rPr>
              <w:lang w:val="en-US"/>
            </w:rPr>
          </w:rPrChange>
        </w:rPr>
      </w:pPr>
      <w:r w:rsidRPr="00E63AF6">
        <w:rPr>
          <w:rPrChange w:id="671" w:author="Gregorio Canal" w:date="2019-05-22T14:54:00Z">
            <w:rPr>
              <w:lang w:val="en-US"/>
            </w:rPr>
          </w:rPrChange>
        </w:rPr>
        <w:tab/>
        <w:t>&lt;</w:t>
      </w:r>
      <w:proofErr w:type="spellStart"/>
      <w:r w:rsidRPr="00E63AF6">
        <w:rPr>
          <w:rPrChange w:id="672" w:author="Gregorio Canal" w:date="2019-05-22T14:54:00Z">
            <w:rPr>
              <w:lang w:val="en-US"/>
            </w:rPr>
          </w:rPrChange>
        </w:rPr>
        <w:t>context</w:t>
      </w:r>
      <w:proofErr w:type="spellEnd"/>
      <w:r w:rsidRPr="00E63AF6">
        <w:rPr>
          <w:rPrChange w:id="673" w:author="Gregorio Canal" w:date="2019-05-22T14:54:00Z">
            <w:rPr>
              <w:lang w:val="en-US"/>
            </w:rPr>
          </w:rPrChange>
        </w:rPr>
        <w:t>/&gt;</w:t>
      </w:r>
    </w:p>
    <w:p w14:paraId="097E2488" w14:textId="77777777" w:rsidR="007A1F44" w:rsidRPr="00977EA3" w:rsidRDefault="007A1F44" w:rsidP="00D372D5">
      <w:pPr>
        <w:pStyle w:val="XMLExample"/>
        <w:rPr>
          <w:lang w:val="en-US"/>
        </w:rPr>
      </w:pPr>
      <w:r w:rsidRPr="00E63AF6">
        <w:rPr>
          <w:rPrChange w:id="674" w:author="Gregorio Canal" w:date="2019-05-22T14:54:00Z">
            <w:rPr>
              <w:lang w:val="en-US"/>
            </w:rPr>
          </w:rPrChange>
        </w:rPr>
        <w:tab/>
      </w:r>
      <w:r w:rsidRPr="00977EA3">
        <w:rPr>
          <w:lang w:val="en-US"/>
        </w:rPr>
        <w:t>&lt;</w:t>
      </w:r>
      <w:proofErr w:type="spellStart"/>
      <w:r w:rsidRPr="00977EA3">
        <w:rPr>
          <w:lang w:val="en-US"/>
        </w:rPr>
        <w:t>instanceID</w:t>
      </w:r>
      <w:proofErr w:type="spellEnd"/>
      <w:r w:rsidRPr="00977EA3">
        <w:rPr>
          <w:lang w:val="en-US"/>
        </w:rPr>
        <w:t>/&gt;</w:t>
      </w:r>
    </w:p>
    <w:p w14:paraId="474C26A2" w14:textId="77777777" w:rsidR="007A1F44" w:rsidRPr="00977EA3" w:rsidRDefault="007A1F44" w:rsidP="00D372D5">
      <w:pPr>
        <w:pStyle w:val="XMLExample"/>
        <w:rPr>
          <w:lang w:val="en-US"/>
        </w:rPr>
      </w:pPr>
      <w:r w:rsidRPr="00977EA3">
        <w:rPr>
          <w:lang w:val="en-US"/>
        </w:rPr>
        <w:t>&lt;/</w:t>
      </w:r>
      <w:proofErr w:type="spellStart"/>
      <w:r w:rsidRPr="00977EA3">
        <w:rPr>
          <w:lang w:val="en-US"/>
        </w:rPr>
        <w:t>workflowData</w:t>
      </w:r>
      <w:proofErr w:type="spellEnd"/>
      <w:r w:rsidRPr="00977EA3">
        <w:rPr>
          <w:lang w:val="en-US"/>
        </w:rPr>
        <w:t>&gt;</w:t>
      </w:r>
    </w:p>
    <w:p w14:paraId="4F72FBA7" w14:textId="77777777" w:rsidR="00903C21" w:rsidRPr="00977EA3" w:rsidRDefault="00903C21" w:rsidP="00903C21">
      <w:pPr>
        <w:pStyle w:val="Corpotesto"/>
      </w:pPr>
      <w:r w:rsidRPr="00977EA3">
        <w:t xml:space="preserve">The </w:t>
      </w:r>
      <w:proofErr w:type="spellStart"/>
      <w:r w:rsidRPr="00977EA3">
        <w:t>responseContentType</w:t>
      </w:r>
      <w:proofErr w:type="spellEnd"/>
      <w:r w:rsidRPr="00977EA3">
        <w:t xml:space="preserve"> attribute may be specified only when the value of the </w:t>
      </w:r>
      <w:proofErr w:type="spellStart"/>
      <w:r w:rsidRPr="00977EA3">
        <w:t>encodedResponse</w:t>
      </w:r>
      <w:proofErr w:type="spellEnd"/>
      <w:r w:rsidRPr="00977EA3">
        <w:t xml:space="preserve"> parameter is “true”. The value for </w:t>
      </w:r>
      <w:proofErr w:type="spellStart"/>
      <w:r w:rsidRPr="00977EA3">
        <w:t>responseContentType</w:t>
      </w:r>
      <w:proofErr w:type="spellEnd"/>
      <w:r w:rsidRPr="00977EA3">
        <w:t xml:space="preserve"> attribute specifies the encoding of the response from the Form Manager or Form Processor. Acceptable values are </w:t>
      </w:r>
      <w:r w:rsidRPr="00977EA3">
        <w:lastRenderedPageBreak/>
        <w:t>defined by content profiles. An example of its use is to specify whether the expected response is an XML form definition or an XHTML form. Below is an example of its use:</w:t>
      </w:r>
    </w:p>
    <w:p w14:paraId="092D179A" w14:textId="77777777" w:rsidR="00903C21" w:rsidRPr="00977EA3" w:rsidRDefault="00903C21" w:rsidP="00903C21">
      <w:pPr>
        <w:pStyle w:val="Corpotesto"/>
      </w:pPr>
    </w:p>
    <w:p w14:paraId="21EF31EF" w14:textId="77777777" w:rsidR="00903C21" w:rsidRPr="00977EA3" w:rsidRDefault="00903C21" w:rsidP="00903C21">
      <w:pPr>
        <w:pStyle w:val="XMLExample"/>
        <w:rPr>
          <w:lang w:val="en-US"/>
        </w:rPr>
      </w:pPr>
      <w:r w:rsidRPr="00977EA3">
        <w:rPr>
          <w:lang w:val="en-US"/>
        </w:rPr>
        <w:t>&lt;</w:t>
      </w:r>
      <w:proofErr w:type="spellStart"/>
      <w:r w:rsidRPr="00977EA3">
        <w:rPr>
          <w:lang w:val="en-US"/>
        </w:rPr>
        <w:t>workflowData</w:t>
      </w:r>
      <w:proofErr w:type="spellEnd"/>
      <w:r w:rsidRPr="00977EA3">
        <w:rPr>
          <w:lang w:val="en-US"/>
        </w:rPr>
        <w:t>&gt;</w:t>
      </w:r>
    </w:p>
    <w:p w14:paraId="705B6022" w14:textId="77777777" w:rsidR="00903C21" w:rsidRPr="00977EA3" w:rsidRDefault="00903C21" w:rsidP="00903C21">
      <w:pPr>
        <w:pStyle w:val="XMLExample"/>
        <w:rPr>
          <w:lang w:val="en-US"/>
        </w:rPr>
      </w:pPr>
      <w:r w:rsidRPr="00977EA3">
        <w:rPr>
          <w:lang w:val="en-US"/>
        </w:rPr>
        <w:tab/>
        <w:t>&lt;</w:t>
      </w:r>
      <w:proofErr w:type="spellStart"/>
      <w:r w:rsidRPr="00977EA3">
        <w:rPr>
          <w:lang w:val="en-US"/>
        </w:rPr>
        <w:t>formID</w:t>
      </w:r>
      <w:proofErr w:type="spellEnd"/>
      <w:r w:rsidRPr="00977EA3">
        <w:rPr>
          <w:lang w:val="en-US"/>
        </w:rPr>
        <w:t>&gt;a String identifying the form&lt;/</w:t>
      </w:r>
      <w:proofErr w:type="spellStart"/>
      <w:r w:rsidRPr="00977EA3">
        <w:rPr>
          <w:lang w:val="en-US"/>
        </w:rPr>
        <w:t>formID</w:t>
      </w:r>
      <w:proofErr w:type="spellEnd"/>
      <w:r w:rsidRPr="00977EA3">
        <w:rPr>
          <w:lang w:val="en-US"/>
        </w:rPr>
        <w:t>&gt;</w:t>
      </w:r>
    </w:p>
    <w:p w14:paraId="7C83EF09" w14:textId="77777777" w:rsidR="00903C21" w:rsidRPr="00E63AF6" w:rsidRDefault="00903C21" w:rsidP="00903C21">
      <w:pPr>
        <w:pStyle w:val="XMLExample"/>
        <w:rPr>
          <w:rPrChange w:id="675" w:author="Gregorio Canal" w:date="2019-05-22T14:54:00Z">
            <w:rPr>
              <w:lang w:val="en-US"/>
            </w:rPr>
          </w:rPrChange>
        </w:rPr>
      </w:pPr>
      <w:r w:rsidRPr="00977EA3">
        <w:rPr>
          <w:lang w:val="en-US"/>
        </w:rPr>
        <w:tab/>
      </w:r>
      <w:r w:rsidRPr="00E63AF6">
        <w:rPr>
          <w:rPrChange w:id="676" w:author="Gregorio Canal" w:date="2019-05-22T14:54:00Z">
            <w:rPr>
              <w:lang w:val="en-US"/>
            </w:rPr>
          </w:rPrChange>
        </w:rPr>
        <w:t>&lt;</w:t>
      </w:r>
      <w:proofErr w:type="spellStart"/>
      <w:r w:rsidRPr="00E63AF6">
        <w:rPr>
          <w:rPrChange w:id="677" w:author="Gregorio Canal" w:date="2019-05-22T14:54:00Z">
            <w:rPr>
              <w:lang w:val="en-US"/>
            </w:rPr>
          </w:rPrChange>
        </w:rPr>
        <w:t>encodedResponse</w:t>
      </w:r>
      <w:proofErr w:type="spellEnd"/>
      <w:r w:rsidRPr="00E63AF6">
        <w:rPr>
          <w:rPrChange w:id="678" w:author="Gregorio Canal" w:date="2019-05-22T14:54:00Z">
            <w:rPr>
              <w:lang w:val="en-US"/>
            </w:rPr>
          </w:rPrChange>
        </w:rPr>
        <w:t>&gt;false&lt;/</w:t>
      </w:r>
      <w:proofErr w:type="spellStart"/>
      <w:r w:rsidRPr="00E63AF6">
        <w:rPr>
          <w:rPrChange w:id="679" w:author="Gregorio Canal" w:date="2019-05-22T14:54:00Z">
            <w:rPr>
              <w:lang w:val="en-US"/>
            </w:rPr>
          </w:rPrChange>
        </w:rPr>
        <w:t>encodedResponse</w:t>
      </w:r>
      <w:proofErr w:type="spellEnd"/>
      <w:r w:rsidRPr="00E63AF6">
        <w:rPr>
          <w:rPrChange w:id="680" w:author="Gregorio Canal" w:date="2019-05-22T14:54:00Z">
            <w:rPr>
              <w:lang w:val="en-US"/>
            </w:rPr>
          </w:rPrChange>
        </w:rPr>
        <w:t>&gt;</w:t>
      </w:r>
    </w:p>
    <w:p w14:paraId="6C7621AE" w14:textId="77777777" w:rsidR="00903C21" w:rsidRPr="00E63AF6" w:rsidRDefault="00903C21" w:rsidP="00903C21">
      <w:pPr>
        <w:pStyle w:val="XMLExample"/>
        <w:rPr>
          <w:rPrChange w:id="681" w:author="Gregorio Canal" w:date="2019-05-22T14:54:00Z">
            <w:rPr>
              <w:lang w:val="en-US"/>
            </w:rPr>
          </w:rPrChange>
        </w:rPr>
      </w:pPr>
      <w:r w:rsidRPr="00E63AF6">
        <w:rPr>
          <w:rPrChange w:id="682" w:author="Gregorio Canal" w:date="2019-05-22T14:54:00Z">
            <w:rPr>
              <w:lang w:val="en-US"/>
            </w:rPr>
          </w:rPrChange>
        </w:rPr>
        <w:tab/>
        <w:t>&lt;</w:t>
      </w:r>
      <w:proofErr w:type="spellStart"/>
      <w:r w:rsidRPr="00E63AF6">
        <w:rPr>
          <w:rPrChange w:id="683" w:author="Gregorio Canal" w:date="2019-05-22T14:54:00Z">
            <w:rPr>
              <w:lang w:val="en-US"/>
            </w:rPr>
          </w:rPrChange>
        </w:rPr>
        <w:t>archiveURL</w:t>
      </w:r>
      <w:proofErr w:type="spellEnd"/>
      <w:r w:rsidRPr="00E63AF6">
        <w:rPr>
          <w:rPrChange w:id="684" w:author="Gregorio Canal" w:date="2019-05-22T14:54:00Z">
            <w:rPr>
              <w:lang w:val="en-US"/>
            </w:rPr>
          </w:rPrChange>
        </w:rPr>
        <w:t xml:space="preserve"> /&gt;</w:t>
      </w:r>
    </w:p>
    <w:p w14:paraId="0AF70255" w14:textId="77777777" w:rsidR="00903C21" w:rsidRPr="00E63AF6" w:rsidRDefault="00903C21" w:rsidP="00903C21">
      <w:pPr>
        <w:pStyle w:val="XMLExample"/>
        <w:rPr>
          <w:rPrChange w:id="685" w:author="Gregorio Canal" w:date="2019-05-22T14:54:00Z">
            <w:rPr>
              <w:lang w:val="en-US"/>
            </w:rPr>
          </w:rPrChange>
        </w:rPr>
      </w:pPr>
      <w:r w:rsidRPr="00E63AF6">
        <w:rPr>
          <w:rPrChange w:id="686" w:author="Gregorio Canal" w:date="2019-05-22T14:54:00Z">
            <w:rPr>
              <w:lang w:val="en-US"/>
            </w:rPr>
          </w:rPrChange>
        </w:rPr>
        <w:tab/>
        <w:t>&lt;</w:t>
      </w:r>
      <w:proofErr w:type="spellStart"/>
      <w:r w:rsidRPr="00E63AF6">
        <w:rPr>
          <w:rPrChange w:id="687" w:author="Gregorio Canal" w:date="2019-05-22T14:54:00Z">
            <w:rPr>
              <w:lang w:val="en-US"/>
            </w:rPr>
          </w:rPrChange>
        </w:rPr>
        <w:t>context</w:t>
      </w:r>
      <w:proofErr w:type="spellEnd"/>
      <w:r w:rsidRPr="00E63AF6">
        <w:rPr>
          <w:rPrChange w:id="688" w:author="Gregorio Canal" w:date="2019-05-22T14:54:00Z">
            <w:rPr>
              <w:lang w:val="en-US"/>
            </w:rPr>
          </w:rPrChange>
        </w:rPr>
        <w:t>/&gt;</w:t>
      </w:r>
    </w:p>
    <w:p w14:paraId="41211C91" w14:textId="77777777" w:rsidR="00903C21" w:rsidRPr="00977EA3" w:rsidRDefault="00903C21" w:rsidP="00903C21">
      <w:pPr>
        <w:pStyle w:val="XMLExample"/>
        <w:rPr>
          <w:lang w:val="en-US"/>
        </w:rPr>
      </w:pPr>
      <w:r w:rsidRPr="00E63AF6">
        <w:rPr>
          <w:rPrChange w:id="689" w:author="Gregorio Canal" w:date="2019-05-22T14:54:00Z">
            <w:rPr>
              <w:lang w:val="en-US"/>
            </w:rPr>
          </w:rPrChange>
        </w:rPr>
        <w:tab/>
      </w:r>
      <w:r w:rsidRPr="00977EA3">
        <w:rPr>
          <w:lang w:val="en-US"/>
        </w:rPr>
        <w:t>&lt;</w:t>
      </w:r>
      <w:proofErr w:type="spellStart"/>
      <w:r w:rsidRPr="00977EA3">
        <w:rPr>
          <w:lang w:val="en-US"/>
        </w:rPr>
        <w:t>instanceID</w:t>
      </w:r>
      <w:proofErr w:type="spellEnd"/>
      <w:r w:rsidRPr="00977EA3">
        <w:rPr>
          <w:lang w:val="en-US"/>
        </w:rPr>
        <w:t>/&gt;</w:t>
      </w:r>
    </w:p>
    <w:p w14:paraId="2E51CE87" w14:textId="77777777" w:rsidR="00903C21" w:rsidRPr="00977EA3" w:rsidRDefault="00903C21" w:rsidP="00903C21">
      <w:pPr>
        <w:pStyle w:val="XMLExample"/>
        <w:rPr>
          <w:lang w:val="en-US"/>
        </w:rPr>
      </w:pPr>
      <w:r w:rsidRPr="00977EA3">
        <w:rPr>
          <w:lang w:val="en-US"/>
        </w:rPr>
        <w:t>&lt;/</w:t>
      </w:r>
      <w:proofErr w:type="spellStart"/>
      <w:r w:rsidRPr="00977EA3">
        <w:rPr>
          <w:lang w:val="en-US"/>
        </w:rPr>
        <w:t>workflowData</w:t>
      </w:r>
      <w:proofErr w:type="spellEnd"/>
      <w:r w:rsidRPr="00977EA3">
        <w:rPr>
          <w:lang w:val="en-US"/>
        </w:rPr>
        <w:t>&gt;</w:t>
      </w:r>
    </w:p>
    <w:p w14:paraId="136CE172" w14:textId="77777777" w:rsidR="00903C21" w:rsidRPr="00977EA3" w:rsidRDefault="00903C21" w:rsidP="00903C21">
      <w:pPr>
        <w:pStyle w:val="Corpotesto"/>
      </w:pPr>
    </w:p>
    <w:p w14:paraId="53118211" w14:textId="77777777" w:rsidR="007A1F44" w:rsidRPr="00977EA3" w:rsidRDefault="007A1F44" w:rsidP="00903C21">
      <w:pPr>
        <w:pStyle w:val="Corpotesto"/>
      </w:pPr>
      <w:r w:rsidRPr="00977EA3">
        <w:t>See the schema provided with the support materials (</w:t>
      </w:r>
      <w:hyperlink r:id="rId65" w:history="1">
        <w:r w:rsidRPr="00977EA3">
          <w:rPr>
            <w:rStyle w:val="Collegamentoipertestuale"/>
          </w:rPr>
          <w:t>ftp://ftp.ihe.net/TF_Implementation_Material/ITI/</w:t>
        </w:r>
      </w:hyperlink>
      <w:r w:rsidRPr="00977EA3">
        <w:t xml:space="preserve">). The </w:t>
      </w:r>
      <w:proofErr w:type="spellStart"/>
      <w:r w:rsidRPr="00977EA3">
        <w:t>workflowData</w:t>
      </w:r>
      <w:proofErr w:type="spellEnd"/>
      <w:r w:rsidRPr="00977EA3">
        <w:t xml:space="preserve"> may be extended by IHE content profiles with further definition of the &lt;context&gt; element. </w:t>
      </w:r>
    </w:p>
    <w:p w14:paraId="61B7B418"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690" w:name="_Toc169380310"/>
      <w:r w:rsidRPr="00977EA3">
        <w:rPr>
          <w:noProof w:val="0"/>
        </w:rPr>
        <w:t>3.34.4.1.3 Expected Actions</w:t>
      </w:r>
      <w:bookmarkEnd w:id="690"/>
    </w:p>
    <w:p w14:paraId="5F84E877" w14:textId="77777777" w:rsidR="007A1F44" w:rsidRPr="00977EA3" w:rsidRDefault="007A1F44" w:rsidP="00DF34AB">
      <w:pPr>
        <w:pStyle w:val="Corpotesto"/>
      </w:pPr>
      <w:r w:rsidRPr="00977EA3">
        <w:t xml:space="preserve">Upon receipt of the Retrieve Form request, the Form Manager or Form Processor shall parse the request and shall return the requested response in the </w:t>
      </w:r>
      <w:proofErr w:type="spellStart"/>
      <w:r w:rsidRPr="00977EA3">
        <w:t>RetrieveFormResponse</w:t>
      </w:r>
      <w:proofErr w:type="spellEnd"/>
      <w:r w:rsidRPr="00977EA3">
        <w:t xml:space="preserve"> element, or errors with SOAP Faults. The Form Manager shall return the form or URL based on the values of: a) the </w:t>
      </w:r>
      <w:proofErr w:type="spellStart"/>
      <w:r w:rsidRPr="00977EA3">
        <w:t>encodedResponse</w:t>
      </w:r>
      <w:proofErr w:type="spellEnd"/>
      <w:r w:rsidRPr="00977EA3">
        <w:t xml:space="preserve">; b) the </w:t>
      </w:r>
      <w:proofErr w:type="spellStart"/>
      <w:r w:rsidRPr="00977EA3">
        <w:t>formID</w:t>
      </w:r>
      <w:proofErr w:type="spellEnd"/>
      <w:r w:rsidRPr="00977EA3">
        <w:t xml:space="preserve">; c) any additional </w:t>
      </w:r>
      <w:proofErr w:type="spellStart"/>
      <w:r w:rsidRPr="00977EA3">
        <w:t>workflowData</w:t>
      </w:r>
      <w:proofErr w:type="spellEnd"/>
      <w:r w:rsidRPr="00977EA3">
        <w:t xml:space="preserve">; d) the optionally supplied </w:t>
      </w:r>
      <w:proofErr w:type="spellStart"/>
      <w:r w:rsidRPr="00977EA3">
        <w:t>instanceID</w:t>
      </w:r>
      <w:proofErr w:type="spellEnd"/>
      <w:r w:rsidRPr="00977EA3">
        <w:t>.</w:t>
      </w:r>
    </w:p>
    <w:p w14:paraId="08D6FEB7" w14:textId="77756126" w:rsidR="007A1F44" w:rsidRPr="00977EA3" w:rsidRDefault="007A1F44" w:rsidP="00DF34AB">
      <w:pPr>
        <w:pStyle w:val="Corpotesto"/>
      </w:pPr>
      <w:r w:rsidRPr="00977EA3">
        <w:t xml:space="preserve">If </w:t>
      </w:r>
      <w:proofErr w:type="spellStart"/>
      <w:r w:rsidRPr="00977EA3">
        <w:t>encodedResponse</w:t>
      </w:r>
      <w:proofErr w:type="spellEnd"/>
      <w:r w:rsidRPr="00977EA3">
        <w:t xml:space="preserve"> is ‘true’, then the response from the Form Manager or Form Processor shall be either a Structured (XML) or Unstructured (non-XML) element. When the </w:t>
      </w:r>
      <w:proofErr w:type="spellStart"/>
      <w:r w:rsidRPr="00977EA3">
        <w:t>encodedResponse</w:t>
      </w:r>
      <w:proofErr w:type="spellEnd"/>
      <w:r w:rsidRPr="00977EA3">
        <w:t xml:space="preserve"> parameter is 'true', all anchor addresses that are not fragment identifiers shall be composed of absolute URIs.</w:t>
      </w:r>
    </w:p>
    <w:p w14:paraId="3AF67205" w14:textId="77777777" w:rsidR="00903C21" w:rsidRPr="00977EA3" w:rsidRDefault="00903C21" w:rsidP="00DF34AB">
      <w:pPr>
        <w:pStyle w:val="Corpotesto"/>
      </w:pPr>
      <w:r w:rsidRPr="00977EA3">
        <w:t xml:space="preserve">If the </w:t>
      </w:r>
      <w:proofErr w:type="spellStart"/>
      <w:r w:rsidRPr="00977EA3">
        <w:t>responseContentType</w:t>
      </w:r>
      <w:proofErr w:type="spellEnd"/>
      <w:r w:rsidRPr="00977EA3">
        <w:t xml:space="preserve"> attribute is specified, then the response from the Form Manager or Form Processor shall be a Structured element with appropriate content type, for example, XML form definition or an XHTML form. The Form Manager or Form Processor shall not throw an error if it receives the optional </w:t>
      </w:r>
      <w:proofErr w:type="spellStart"/>
      <w:r w:rsidRPr="00977EA3">
        <w:t>responseContentType</w:t>
      </w:r>
      <w:proofErr w:type="spellEnd"/>
      <w:r w:rsidRPr="00977EA3">
        <w:t xml:space="preserve"> attribute.</w:t>
      </w:r>
    </w:p>
    <w:p w14:paraId="1B8104DB" w14:textId="77777777" w:rsidR="007A1F44" w:rsidRPr="00977EA3" w:rsidRDefault="007A1F44" w:rsidP="00DF34AB">
      <w:pPr>
        <w:pStyle w:val="Corpotesto"/>
      </w:pPr>
      <w:r w:rsidRPr="00977EA3">
        <w:t xml:space="preserve">If </w:t>
      </w:r>
      <w:proofErr w:type="spellStart"/>
      <w:r w:rsidRPr="00977EA3">
        <w:t>encodedResponse</w:t>
      </w:r>
      <w:proofErr w:type="spellEnd"/>
      <w:r w:rsidRPr="00977EA3">
        <w:t xml:space="preserve"> is ‘false’, then the response from the Form Manager or Form Processor shall be a URL element that can be used directly by a web browser for retrieval and operation of the form. </w:t>
      </w:r>
    </w:p>
    <w:p w14:paraId="3FA413A2" w14:textId="77777777" w:rsidR="007A1F44" w:rsidRPr="00977EA3" w:rsidRDefault="007A1F44" w:rsidP="00DF34AB">
      <w:pPr>
        <w:pStyle w:val="Corpotesto"/>
      </w:pPr>
      <w:r w:rsidRPr="00977EA3">
        <w:t xml:space="preserve">The Form Manager or Form Processor may assign and return a value for a form </w:t>
      </w:r>
      <w:proofErr w:type="spellStart"/>
      <w:r w:rsidRPr="00977EA3">
        <w:t>instanceID</w:t>
      </w:r>
      <w:proofErr w:type="spellEnd"/>
      <w:r w:rsidRPr="00977EA3">
        <w:t>.</w:t>
      </w:r>
    </w:p>
    <w:p w14:paraId="14921209" w14:textId="77777777" w:rsidR="007A1F44" w:rsidRPr="00977EA3" w:rsidRDefault="007A1F44" w:rsidP="00DF34AB">
      <w:pPr>
        <w:pStyle w:val="Corpotesto"/>
      </w:pPr>
      <w:r w:rsidRPr="00977EA3">
        <w:t xml:space="preserve">When the Form Filler provides a valid URL in the </w:t>
      </w:r>
      <w:proofErr w:type="spellStart"/>
      <w:r w:rsidRPr="00977EA3">
        <w:t>archiveURL</w:t>
      </w:r>
      <w:proofErr w:type="spellEnd"/>
      <w:r w:rsidRPr="00977EA3">
        <w:t xml:space="preserve"> parameter of the request, the Form Manager or Form Processor shall return a form that shall perform an Archive Form transaction upon form submission, in addition to any predefined actions associated with the form submission. As shown in </w:t>
      </w:r>
      <w:r w:rsidR="00292B01" w:rsidRPr="00977EA3">
        <w:t>Section</w:t>
      </w:r>
      <w:r w:rsidRPr="00977EA3">
        <w:t xml:space="preserve"> 3.36 Archive Form, this additional archival transaction is between Form Filler and Form Archiver </w:t>
      </w:r>
      <w:r w:rsidR="00232E9F" w:rsidRPr="00977EA3">
        <w:t>Actor</w:t>
      </w:r>
      <w:r w:rsidRPr="00977EA3">
        <w:t>s.</w:t>
      </w:r>
    </w:p>
    <w:p w14:paraId="42CA9120" w14:textId="77777777" w:rsidR="007A1F44" w:rsidRPr="00977EA3" w:rsidRDefault="007A1F44" w:rsidP="00DF34AB">
      <w:pPr>
        <w:pStyle w:val="Corpotesto"/>
      </w:pPr>
      <w:r w:rsidRPr="00977EA3">
        <w:t xml:space="preserve">When the Form Filler supplies data in the </w:t>
      </w:r>
      <w:proofErr w:type="spellStart"/>
      <w:r w:rsidRPr="00977EA3">
        <w:t>prepopData</w:t>
      </w:r>
      <w:proofErr w:type="spellEnd"/>
      <w:r w:rsidRPr="00977EA3">
        <w:t xml:space="preserve"> parameter, the Form Manager or Form Processor may use this information to determine the form to be returned and to pre-populate the fields of the form. The exact use of the </w:t>
      </w:r>
      <w:proofErr w:type="spellStart"/>
      <w:r w:rsidRPr="00977EA3">
        <w:t>prepopData</w:t>
      </w:r>
      <w:proofErr w:type="spellEnd"/>
      <w:r w:rsidRPr="00977EA3">
        <w:t>, and the structure, is deferred to the publication of an IHE content profile.</w:t>
      </w:r>
    </w:p>
    <w:p w14:paraId="702E58C1" w14:textId="77777777" w:rsidR="007A1F44" w:rsidRPr="00977EA3" w:rsidRDefault="007A1F44" w:rsidP="00DF34AB">
      <w:pPr>
        <w:pStyle w:val="Corpotesto"/>
      </w:pPr>
      <w:r w:rsidRPr="00977EA3">
        <w:lastRenderedPageBreak/>
        <w:t xml:space="preserve">The Form Manager or Form Processor shall use the values within the </w:t>
      </w:r>
      <w:proofErr w:type="spellStart"/>
      <w:r w:rsidRPr="00977EA3">
        <w:t>workflowData</w:t>
      </w:r>
      <w:proofErr w:type="spellEnd"/>
      <w:r w:rsidRPr="00977EA3">
        <w:t xml:space="preserve"> parameter, as well as the optionally supplied </w:t>
      </w:r>
      <w:proofErr w:type="spellStart"/>
      <w:r w:rsidRPr="00977EA3">
        <w:t>instanceID</w:t>
      </w:r>
      <w:proofErr w:type="spellEnd"/>
      <w:r w:rsidRPr="00977EA3">
        <w:t>, to determine the form to be returned and to pre-populate the fields of the form.</w:t>
      </w:r>
    </w:p>
    <w:p w14:paraId="3D0FE60A" w14:textId="77777777" w:rsidR="007A1F44" w:rsidRPr="00977EA3" w:rsidRDefault="007A1F44" w:rsidP="00DF34AB">
      <w:pPr>
        <w:pStyle w:val="Corpotesto"/>
      </w:pPr>
      <w:r w:rsidRPr="00977EA3">
        <w:t xml:space="preserve">The value of the </w:t>
      </w:r>
      <w:proofErr w:type="spellStart"/>
      <w:r w:rsidRPr="00977EA3">
        <w:t>formID</w:t>
      </w:r>
      <w:proofErr w:type="spellEnd"/>
      <w:r w:rsidRPr="00977EA3">
        <w:t xml:space="preserve"> has been previously assigned by the Form Manager or Form Processor to identify a form to be returned to the Form Filler using one of the named format options. A Form Manager or Form Processor may support multiple named options, but for each </w:t>
      </w:r>
      <w:proofErr w:type="spellStart"/>
      <w:r w:rsidRPr="00977EA3">
        <w:t>formID</w:t>
      </w:r>
      <w:proofErr w:type="spellEnd"/>
      <w:r w:rsidRPr="00977EA3">
        <w:t xml:space="preserve"> there is only one named option that is supported.</w:t>
      </w:r>
    </w:p>
    <w:p w14:paraId="25F8E646" w14:textId="77777777" w:rsidR="007A1F44" w:rsidRPr="00977EA3" w:rsidRDefault="007A1F44" w:rsidP="00DF34AB">
      <w:pPr>
        <w:pStyle w:val="Corpotesto"/>
      </w:pPr>
      <w:r w:rsidRPr="00977EA3">
        <w:t>The Form Manager or Form Processor shall use the SOAP Faults defined in Table 3.34.4.1.3-1 when appropriate. Form Fillers shall be capable of accepting other values beyond the ones specified here.</w:t>
      </w:r>
    </w:p>
    <w:p w14:paraId="150701A1" w14:textId="77777777" w:rsidR="007A1F44" w:rsidRPr="00977EA3" w:rsidRDefault="007A1F44" w:rsidP="00DF34AB">
      <w:pPr>
        <w:pStyle w:val="TableTitle"/>
        <w:rPr>
          <w:noProof w:val="0"/>
        </w:rPr>
      </w:pPr>
      <w:r w:rsidRPr="00977EA3">
        <w:rPr>
          <w:noProof w:val="0"/>
        </w:rPr>
        <w:t>Table 3.34.4.1.3-1: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19C4F098" w14:textId="77777777" w:rsidTr="002C27A4">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48D645B8"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5F3D8194"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5A0ED85"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2F148685" w14:textId="77777777" w:rsidTr="002C27A4">
        <w:trPr>
          <w:trHeight w:val="236"/>
          <w:jc w:val="center"/>
        </w:trPr>
        <w:tc>
          <w:tcPr>
            <w:tcW w:w="3960" w:type="dxa"/>
            <w:tcBorders>
              <w:top w:val="single" w:sz="8" w:space="0" w:color="000000"/>
              <w:bottom w:val="single" w:sz="8" w:space="0" w:color="000000"/>
              <w:right w:val="single" w:sz="8" w:space="0" w:color="000000"/>
            </w:tcBorders>
          </w:tcPr>
          <w:p w14:paraId="334EB290" w14:textId="77777777" w:rsidR="007A1F44" w:rsidRPr="00977EA3" w:rsidRDefault="007A1F44" w:rsidP="002C27A4">
            <w:pPr>
              <w:pStyle w:val="TableEntry"/>
              <w:rPr>
                <w:noProof w:val="0"/>
              </w:rPr>
            </w:pPr>
            <w:r w:rsidRPr="00977EA3">
              <w:rPr>
                <w:noProof w:val="0"/>
              </w:rPr>
              <w:t xml:space="preserve">There is missing information, such as no </w:t>
            </w:r>
            <w:proofErr w:type="spellStart"/>
            <w:r w:rsidRPr="00977EA3">
              <w:rPr>
                <w:noProof w:val="0"/>
              </w:rPr>
              <w:t>formID</w:t>
            </w:r>
            <w:proofErr w:type="spellEnd"/>
          </w:p>
        </w:tc>
        <w:tc>
          <w:tcPr>
            <w:tcW w:w="1260" w:type="dxa"/>
            <w:tcBorders>
              <w:top w:val="single" w:sz="8" w:space="0" w:color="000000"/>
              <w:left w:val="single" w:sz="8" w:space="0" w:color="000000"/>
              <w:bottom w:val="single" w:sz="8" w:space="0" w:color="000000"/>
              <w:right w:val="single" w:sz="8" w:space="0" w:color="000000"/>
            </w:tcBorders>
          </w:tcPr>
          <w:p w14:paraId="6D2512C1" w14:textId="77777777" w:rsidR="007A1F44" w:rsidRPr="00977EA3" w:rsidRDefault="007A1F44" w:rsidP="002C27A4">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424D6B27" w14:textId="77777777" w:rsidR="007A1F44" w:rsidRPr="00977EA3" w:rsidRDefault="007A1F44" w:rsidP="002C27A4">
            <w:pPr>
              <w:pStyle w:val="TableEntry"/>
              <w:rPr>
                <w:noProof w:val="0"/>
              </w:rPr>
            </w:pPr>
            <w:r w:rsidRPr="00977EA3">
              <w:rPr>
                <w:noProof w:val="0"/>
              </w:rPr>
              <w:t xml:space="preserve">Required Information Missing </w:t>
            </w:r>
          </w:p>
        </w:tc>
      </w:tr>
      <w:tr w:rsidR="007A1F44" w:rsidRPr="00977EA3" w14:paraId="07C0B7AD" w14:textId="77777777" w:rsidTr="002C27A4">
        <w:trPr>
          <w:jc w:val="center"/>
        </w:trPr>
        <w:tc>
          <w:tcPr>
            <w:tcW w:w="3960" w:type="dxa"/>
            <w:tcBorders>
              <w:top w:val="single" w:sz="8" w:space="0" w:color="000000"/>
              <w:bottom w:val="single" w:sz="8" w:space="0" w:color="000000"/>
              <w:right w:val="single" w:sz="8" w:space="0" w:color="000000"/>
            </w:tcBorders>
          </w:tcPr>
          <w:p w14:paraId="41795D81" w14:textId="77777777" w:rsidR="007A1F44" w:rsidRPr="00977EA3" w:rsidRDefault="007A1F44" w:rsidP="002C27A4">
            <w:pPr>
              <w:pStyle w:val="TableEntry"/>
              <w:rPr>
                <w:noProof w:val="0"/>
              </w:rPr>
            </w:pPr>
            <w:r w:rsidRPr="00977EA3">
              <w:rPr>
                <w:noProof w:val="0"/>
              </w:rPr>
              <w:t>No form is available</w:t>
            </w:r>
          </w:p>
        </w:tc>
        <w:tc>
          <w:tcPr>
            <w:tcW w:w="1260" w:type="dxa"/>
            <w:tcBorders>
              <w:top w:val="single" w:sz="8" w:space="0" w:color="000000"/>
              <w:left w:val="single" w:sz="8" w:space="0" w:color="000000"/>
              <w:bottom w:val="single" w:sz="8" w:space="0" w:color="000000"/>
              <w:right w:val="single" w:sz="8" w:space="0" w:color="000000"/>
            </w:tcBorders>
          </w:tcPr>
          <w:p w14:paraId="6804F8C0" w14:textId="77777777" w:rsidR="007A1F44" w:rsidRPr="00977EA3" w:rsidRDefault="007A1F44" w:rsidP="002C27A4">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21C7C441" w14:textId="77777777" w:rsidR="007A1F44" w:rsidRPr="00977EA3" w:rsidRDefault="007A1F44" w:rsidP="002C27A4">
            <w:pPr>
              <w:pStyle w:val="TableEntry"/>
              <w:rPr>
                <w:noProof w:val="0"/>
              </w:rPr>
            </w:pPr>
            <w:r w:rsidRPr="00977EA3">
              <w:rPr>
                <w:noProof w:val="0"/>
              </w:rPr>
              <w:t xml:space="preserve">Unknown </w:t>
            </w:r>
            <w:proofErr w:type="spellStart"/>
            <w:r w:rsidRPr="00977EA3">
              <w:rPr>
                <w:noProof w:val="0"/>
              </w:rPr>
              <w:t>formID</w:t>
            </w:r>
            <w:proofErr w:type="spellEnd"/>
          </w:p>
        </w:tc>
      </w:tr>
    </w:tbl>
    <w:p w14:paraId="075314F5" w14:textId="77777777" w:rsidR="007A1F44" w:rsidRPr="00977EA3" w:rsidRDefault="007A1F44" w:rsidP="00DF34AB">
      <w:pPr>
        <w:pStyle w:val="Corpotesto"/>
      </w:pPr>
    </w:p>
    <w:p w14:paraId="1957BBD2" w14:textId="77777777" w:rsidR="007A1F44" w:rsidRPr="00977EA3" w:rsidRDefault="007A1F44" w:rsidP="00DF34AB">
      <w:pPr>
        <w:pStyle w:val="Corpotesto"/>
      </w:pPr>
      <w:r w:rsidRPr="00977EA3">
        <w:t>An example of a SOAP Fault is:</w:t>
      </w:r>
    </w:p>
    <w:p w14:paraId="55CD1F56" w14:textId="77777777" w:rsidR="007A1F44" w:rsidRPr="00E63AF6" w:rsidRDefault="007A1F44" w:rsidP="00C15CD4">
      <w:pPr>
        <w:pStyle w:val="Corpotesto"/>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lang w:val="fr-FR"/>
          <w:rPrChange w:id="691"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692" w:author="Gregorio Canal" w:date="2019-05-22T14:54:00Z">
            <w:rPr>
              <w:rFonts w:ascii="Courier New" w:hAnsi="Courier New" w:cs="Courier New"/>
              <w:spacing w:val="-20"/>
              <w:sz w:val="20"/>
            </w:rPr>
          </w:rPrChange>
        </w:rPr>
        <w:t>&lt;</w:t>
      </w:r>
      <w:proofErr w:type="spellStart"/>
      <w:r w:rsidRPr="00E63AF6">
        <w:rPr>
          <w:rFonts w:ascii="Courier New" w:hAnsi="Courier New" w:cs="Courier New"/>
          <w:spacing w:val="-20"/>
          <w:sz w:val="20"/>
          <w:lang w:val="fr-FR"/>
          <w:rPrChange w:id="693" w:author="Gregorio Canal" w:date="2019-05-22T14:54:00Z">
            <w:rPr>
              <w:rFonts w:ascii="Courier New" w:hAnsi="Courier New" w:cs="Courier New"/>
              <w:spacing w:val="-20"/>
              <w:sz w:val="20"/>
            </w:rPr>
          </w:rPrChange>
        </w:rPr>
        <w:t>env:Envelope</w:t>
      </w:r>
      <w:proofErr w:type="spellEnd"/>
      <w:r w:rsidRPr="00E63AF6">
        <w:rPr>
          <w:rFonts w:ascii="Courier New" w:hAnsi="Courier New" w:cs="Courier New"/>
          <w:spacing w:val="-20"/>
          <w:sz w:val="20"/>
          <w:lang w:val="fr-FR"/>
          <w:rPrChange w:id="694" w:author="Gregorio Canal" w:date="2019-05-22T14:54:00Z">
            <w:rPr>
              <w:rFonts w:ascii="Courier New" w:hAnsi="Courier New" w:cs="Courier New"/>
              <w:spacing w:val="-20"/>
              <w:sz w:val="20"/>
            </w:rPr>
          </w:rPrChange>
        </w:rPr>
        <w:t xml:space="preserve"> </w:t>
      </w:r>
      <w:proofErr w:type="spellStart"/>
      <w:r w:rsidRPr="00E63AF6">
        <w:rPr>
          <w:rFonts w:ascii="Courier New" w:hAnsi="Courier New" w:cs="Courier New"/>
          <w:spacing w:val="-20"/>
          <w:sz w:val="20"/>
          <w:lang w:val="fr-FR"/>
          <w:rPrChange w:id="695" w:author="Gregorio Canal" w:date="2019-05-22T14:54:00Z">
            <w:rPr>
              <w:rFonts w:ascii="Courier New" w:hAnsi="Courier New" w:cs="Courier New"/>
              <w:spacing w:val="-20"/>
              <w:sz w:val="20"/>
            </w:rPr>
          </w:rPrChange>
        </w:rPr>
        <w:t>xmlns:env</w:t>
      </w:r>
      <w:proofErr w:type="spellEnd"/>
      <w:r w:rsidRPr="00E63AF6">
        <w:rPr>
          <w:rFonts w:ascii="Courier New" w:hAnsi="Courier New" w:cs="Courier New"/>
          <w:spacing w:val="-20"/>
          <w:sz w:val="20"/>
          <w:lang w:val="fr-FR"/>
          <w:rPrChange w:id="696" w:author="Gregorio Canal" w:date="2019-05-22T14:54:00Z">
            <w:rPr>
              <w:rFonts w:ascii="Courier New" w:hAnsi="Courier New" w:cs="Courier New"/>
              <w:spacing w:val="-20"/>
              <w:sz w:val="20"/>
            </w:rPr>
          </w:rPrChange>
        </w:rPr>
        <w:t>="http://www.w3.org/2003/05/soap-envelope"</w:t>
      </w:r>
    </w:p>
    <w:p w14:paraId="3937FAFD" w14:textId="77777777" w:rsidR="007A1F44" w:rsidRPr="00E63AF6" w:rsidRDefault="007A1F44" w:rsidP="00C15CD4">
      <w:pPr>
        <w:pStyle w:val="Corpotesto"/>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lang w:val="fr-FR"/>
          <w:rPrChange w:id="697"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698" w:author="Gregorio Canal" w:date="2019-05-22T14:54:00Z">
            <w:rPr>
              <w:rFonts w:ascii="Courier New" w:hAnsi="Courier New" w:cs="Courier New"/>
              <w:spacing w:val="-20"/>
              <w:sz w:val="20"/>
            </w:rPr>
          </w:rPrChange>
        </w:rPr>
        <w:t xml:space="preserve">       </w:t>
      </w:r>
      <w:proofErr w:type="spellStart"/>
      <w:r w:rsidRPr="00E63AF6">
        <w:rPr>
          <w:rFonts w:ascii="Courier New" w:hAnsi="Courier New" w:cs="Courier New"/>
          <w:spacing w:val="-20"/>
          <w:sz w:val="20"/>
          <w:lang w:val="fr-FR"/>
          <w:rPrChange w:id="699" w:author="Gregorio Canal" w:date="2019-05-22T14:54:00Z">
            <w:rPr>
              <w:rFonts w:ascii="Courier New" w:hAnsi="Courier New" w:cs="Courier New"/>
              <w:spacing w:val="-20"/>
              <w:sz w:val="20"/>
            </w:rPr>
          </w:rPrChange>
        </w:rPr>
        <w:t>xmlns:xml</w:t>
      </w:r>
      <w:proofErr w:type="spellEnd"/>
      <w:r w:rsidRPr="00E63AF6">
        <w:rPr>
          <w:rFonts w:ascii="Courier New" w:hAnsi="Courier New" w:cs="Courier New"/>
          <w:spacing w:val="-20"/>
          <w:sz w:val="20"/>
          <w:lang w:val="fr-FR"/>
          <w:rPrChange w:id="700" w:author="Gregorio Canal" w:date="2019-05-22T14:54:00Z">
            <w:rPr>
              <w:rFonts w:ascii="Courier New" w:hAnsi="Courier New" w:cs="Courier New"/>
              <w:spacing w:val="-20"/>
              <w:sz w:val="20"/>
            </w:rPr>
          </w:rPrChange>
        </w:rPr>
        <w:t>="http://www.w3.org/XML/1998/namespace"&gt;</w:t>
      </w:r>
    </w:p>
    <w:p w14:paraId="33A48019" w14:textId="77777777" w:rsidR="007A1F44" w:rsidRPr="00E63AF6"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701"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702" w:author="Gregorio Canal" w:date="2019-05-22T14:54:00Z">
            <w:rPr>
              <w:rFonts w:ascii="Courier New" w:hAnsi="Courier New" w:cs="Courier New"/>
              <w:spacing w:val="-20"/>
              <w:sz w:val="20"/>
            </w:rPr>
          </w:rPrChange>
        </w:rPr>
        <w:t>&lt;</w:t>
      </w:r>
      <w:proofErr w:type="spellStart"/>
      <w:r w:rsidRPr="00E63AF6">
        <w:rPr>
          <w:rFonts w:ascii="Courier New" w:hAnsi="Courier New" w:cs="Courier New"/>
          <w:spacing w:val="-20"/>
          <w:sz w:val="20"/>
          <w:lang w:val="fr-FR"/>
          <w:rPrChange w:id="703" w:author="Gregorio Canal" w:date="2019-05-22T14:54:00Z">
            <w:rPr>
              <w:rFonts w:ascii="Courier New" w:hAnsi="Courier New" w:cs="Courier New"/>
              <w:spacing w:val="-20"/>
              <w:sz w:val="20"/>
            </w:rPr>
          </w:rPrChange>
        </w:rPr>
        <w:t>env:Body</w:t>
      </w:r>
      <w:proofErr w:type="spellEnd"/>
      <w:r w:rsidRPr="00E63AF6">
        <w:rPr>
          <w:rFonts w:ascii="Courier New" w:hAnsi="Courier New" w:cs="Courier New"/>
          <w:spacing w:val="-20"/>
          <w:sz w:val="20"/>
          <w:lang w:val="fr-FR"/>
          <w:rPrChange w:id="704" w:author="Gregorio Canal" w:date="2019-05-22T14:54:00Z">
            <w:rPr>
              <w:rFonts w:ascii="Courier New" w:hAnsi="Courier New" w:cs="Courier New"/>
              <w:spacing w:val="-20"/>
              <w:sz w:val="20"/>
            </w:rPr>
          </w:rPrChange>
        </w:rPr>
        <w:t>&gt;</w:t>
      </w:r>
    </w:p>
    <w:p w14:paraId="48D2FDCC" w14:textId="77777777" w:rsidR="007A1F44" w:rsidRPr="00E63AF6"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705"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706" w:author="Gregorio Canal" w:date="2019-05-22T14:54:00Z">
            <w:rPr>
              <w:rFonts w:ascii="Courier New" w:hAnsi="Courier New" w:cs="Courier New"/>
              <w:spacing w:val="-20"/>
              <w:sz w:val="20"/>
            </w:rPr>
          </w:rPrChange>
        </w:rPr>
        <w:t xml:space="preserve">  &lt;</w:t>
      </w:r>
      <w:proofErr w:type="spellStart"/>
      <w:r w:rsidRPr="00E63AF6">
        <w:rPr>
          <w:rFonts w:ascii="Courier New" w:hAnsi="Courier New" w:cs="Courier New"/>
          <w:spacing w:val="-20"/>
          <w:sz w:val="20"/>
          <w:lang w:val="fr-FR"/>
          <w:rPrChange w:id="707" w:author="Gregorio Canal" w:date="2019-05-22T14:54:00Z">
            <w:rPr>
              <w:rFonts w:ascii="Courier New" w:hAnsi="Courier New" w:cs="Courier New"/>
              <w:spacing w:val="-20"/>
              <w:sz w:val="20"/>
            </w:rPr>
          </w:rPrChange>
        </w:rPr>
        <w:t>env:Fault</w:t>
      </w:r>
      <w:proofErr w:type="spellEnd"/>
      <w:r w:rsidRPr="00E63AF6">
        <w:rPr>
          <w:rFonts w:ascii="Courier New" w:hAnsi="Courier New" w:cs="Courier New"/>
          <w:spacing w:val="-20"/>
          <w:sz w:val="20"/>
          <w:lang w:val="fr-FR"/>
          <w:rPrChange w:id="708" w:author="Gregorio Canal" w:date="2019-05-22T14:54:00Z">
            <w:rPr>
              <w:rFonts w:ascii="Courier New" w:hAnsi="Courier New" w:cs="Courier New"/>
              <w:spacing w:val="-20"/>
              <w:sz w:val="20"/>
            </w:rPr>
          </w:rPrChange>
        </w:rPr>
        <w:t>&gt;</w:t>
      </w:r>
    </w:p>
    <w:p w14:paraId="615F5638" w14:textId="77777777" w:rsidR="007A1F44" w:rsidRPr="00E63AF6"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709"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710" w:author="Gregorio Canal" w:date="2019-05-22T14:54:00Z">
            <w:rPr>
              <w:rFonts w:ascii="Courier New" w:hAnsi="Courier New" w:cs="Courier New"/>
              <w:spacing w:val="-20"/>
              <w:sz w:val="20"/>
            </w:rPr>
          </w:rPrChange>
        </w:rPr>
        <w:t xml:space="preserve">    &lt;</w:t>
      </w:r>
      <w:proofErr w:type="spellStart"/>
      <w:r w:rsidRPr="00E63AF6">
        <w:rPr>
          <w:rFonts w:ascii="Courier New" w:hAnsi="Courier New" w:cs="Courier New"/>
          <w:spacing w:val="-20"/>
          <w:sz w:val="20"/>
          <w:lang w:val="fr-FR"/>
          <w:rPrChange w:id="711" w:author="Gregorio Canal" w:date="2019-05-22T14:54:00Z">
            <w:rPr>
              <w:rFonts w:ascii="Courier New" w:hAnsi="Courier New" w:cs="Courier New"/>
              <w:spacing w:val="-20"/>
              <w:sz w:val="20"/>
            </w:rPr>
          </w:rPrChange>
        </w:rPr>
        <w:t>env:Code</w:t>
      </w:r>
      <w:proofErr w:type="spellEnd"/>
      <w:r w:rsidRPr="00E63AF6">
        <w:rPr>
          <w:rFonts w:ascii="Courier New" w:hAnsi="Courier New" w:cs="Courier New"/>
          <w:spacing w:val="-20"/>
          <w:sz w:val="20"/>
          <w:lang w:val="fr-FR"/>
          <w:rPrChange w:id="712" w:author="Gregorio Canal" w:date="2019-05-22T14:54:00Z">
            <w:rPr>
              <w:rFonts w:ascii="Courier New" w:hAnsi="Courier New" w:cs="Courier New"/>
              <w:spacing w:val="-20"/>
              <w:sz w:val="20"/>
            </w:rPr>
          </w:rPrChange>
        </w:rPr>
        <w:t>&gt;</w:t>
      </w:r>
    </w:p>
    <w:p w14:paraId="217B9DC1" w14:textId="77777777" w:rsidR="007A1F44" w:rsidRPr="00977EA3"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E63AF6">
        <w:rPr>
          <w:rFonts w:ascii="Courier New" w:hAnsi="Courier New" w:cs="Courier New"/>
          <w:spacing w:val="-20"/>
          <w:sz w:val="20"/>
          <w:lang w:val="fr-FR"/>
          <w:rPrChange w:id="713" w:author="Gregorio Canal" w:date="2019-05-22T14:54:00Z">
            <w:rPr>
              <w:rFonts w:ascii="Courier New" w:hAnsi="Courier New" w:cs="Courier New"/>
              <w:spacing w:val="-20"/>
              <w:sz w:val="20"/>
            </w:rPr>
          </w:rPrChange>
        </w:rPr>
        <w:t xml:space="preserve">      </w:t>
      </w:r>
      <w:r w:rsidRPr="00977EA3">
        <w:rPr>
          <w:rFonts w:ascii="Courier New" w:hAnsi="Courier New" w:cs="Courier New"/>
          <w:spacing w:val="-20"/>
          <w:sz w:val="20"/>
        </w:rPr>
        <w:t>&lt;</w:t>
      </w:r>
      <w:proofErr w:type="spellStart"/>
      <w:r w:rsidRPr="00977EA3">
        <w:rPr>
          <w:rFonts w:ascii="Courier New" w:hAnsi="Courier New" w:cs="Courier New"/>
          <w:spacing w:val="-20"/>
          <w:sz w:val="20"/>
        </w:rPr>
        <w:t>env:Value</w:t>
      </w:r>
      <w:proofErr w:type="spellEnd"/>
      <w:r w:rsidRPr="00977EA3">
        <w:rPr>
          <w:rFonts w:ascii="Courier New" w:hAnsi="Courier New" w:cs="Courier New"/>
          <w:spacing w:val="-20"/>
          <w:sz w:val="20"/>
        </w:rPr>
        <w:t>&gt;</w:t>
      </w:r>
      <w:proofErr w:type="spellStart"/>
      <w:r w:rsidRPr="00977EA3">
        <w:rPr>
          <w:rFonts w:ascii="Courier New" w:hAnsi="Courier New" w:cs="Courier New"/>
          <w:spacing w:val="-20"/>
          <w:sz w:val="20"/>
        </w:rPr>
        <w:t>env:Sender</w:t>
      </w:r>
      <w:proofErr w:type="spellEnd"/>
      <w:r w:rsidRPr="00977EA3">
        <w:rPr>
          <w:rFonts w:ascii="Courier New" w:hAnsi="Courier New" w:cs="Courier New"/>
          <w:spacing w:val="-20"/>
          <w:sz w:val="20"/>
        </w:rPr>
        <w:t>&lt;/</w:t>
      </w:r>
      <w:proofErr w:type="spellStart"/>
      <w:r w:rsidRPr="00977EA3">
        <w:rPr>
          <w:rFonts w:ascii="Courier New" w:hAnsi="Courier New" w:cs="Courier New"/>
          <w:spacing w:val="-20"/>
          <w:sz w:val="20"/>
        </w:rPr>
        <w:t>env:Value</w:t>
      </w:r>
      <w:proofErr w:type="spellEnd"/>
      <w:r w:rsidRPr="00977EA3">
        <w:rPr>
          <w:rFonts w:ascii="Courier New" w:hAnsi="Courier New" w:cs="Courier New"/>
          <w:spacing w:val="-20"/>
          <w:sz w:val="20"/>
        </w:rPr>
        <w:t>&gt;</w:t>
      </w:r>
    </w:p>
    <w:p w14:paraId="1E5FAECF" w14:textId="77777777" w:rsidR="007A1F44" w:rsidRPr="00977EA3"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env:Code</w:t>
      </w:r>
      <w:proofErr w:type="spellEnd"/>
      <w:r w:rsidRPr="00977EA3">
        <w:rPr>
          <w:rFonts w:ascii="Courier New" w:hAnsi="Courier New" w:cs="Courier New"/>
          <w:spacing w:val="-20"/>
          <w:sz w:val="20"/>
        </w:rPr>
        <w:t>&gt;</w:t>
      </w:r>
    </w:p>
    <w:p w14:paraId="57C20FCB" w14:textId="77777777" w:rsidR="007A1F44" w:rsidRPr="00977EA3"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env:Reason</w:t>
      </w:r>
      <w:proofErr w:type="spellEnd"/>
      <w:r w:rsidRPr="00977EA3">
        <w:rPr>
          <w:rFonts w:ascii="Courier New" w:hAnsi="Courier New" w:cs="Courier New"/>
          <w:spacing w:val="-20"/>
          <w:sz w:val="20"/>
        </w:rPr>
        <w:t>&gt;</w:t>
      </w:r>
    </w:p>
    <w:p w14:paraId="4AE4BB5B" w14:textId="77777777" w:rsidR="007A1F44" w:rsidRPr="00977EA3"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env:Text</w:t>
      </w:r>
      <w:proofErr w:type="spellEnd"/>
      <w:r w:rsidRPr="00977EA3">
        <w:rPr>
          <w:rFonts w:ascii="Courier New" w:hAnsi="Courier New" w:cs="Courier New"/>
          <w:spacing w:val="-20"/>
          <w:sz w:val="20"/>
        </w:rPr>
        <w:t xml:space="preserve"> </w:t>
      </w:r>
      <w:proofErr w:type="spellStart"/>
      <w:r w:rsidRPr="00977EA3">
        <w:rPr>
          <w:rFonts w:ascii="Courier New" w:hAnsi="Courier New" w:cs="Courier New"/>
          <w:spacing w:val="-20"/>
          <w:sz w:val="20"/>
        </w:rPr>
        <w:t>xml:lang</w:t>
      </w:r>
      <w:proofErr w:type="spellEnd"/>
      <w:r w:rsidRPr="00977EA3">
        <w:rPr>
          <w:rFonts w:ascii="Courier New" w:hAnsi="Courier New" w:cs="Courier New"/>
          <w:spacing w:val="-20"/>
          <w:sz w:val="20"/>
        </w:rPr>
        <w:t>="</w:t>
      </w:r>
      <w:proofErr w:type="spellStart"/>
      <w:r w:rsidRPr="00977EA3">
        <w:rPr>
          <w:rFonts w:ascii="Courier New" w:hAnsi="Courier New" w:cs="Courier New"/>
          <w:spacing w:val="-20"/>
          <w:sz w:val="20"/>
        </w:rPr>
        <w:t>en</w:t>
      </w:r>
      <w:proofErr w:type="spellEnd"/>
      <w:r w:rsidRPr="00977EA3">
        <w:rPr>
          <w:rFonts w:ascii="Courier New" w:hAnsi="Courier New" w:cs="Courier New"/>
          <w:spacing w:val="-20"/>
          <w:sz w:val="20"/>
        </w:rPr>
        <w:t>"&gt;Required Information Missing&lt;/</w:t>
      </w:r>
      <w:proofErr w:type="spellStart"/>
      <w:r w:rsidRPr="00977EA3">
        <w:rPr>
          <w:rFonts w:ascii="Courier New" w:hAnsi="Courier New" w:cs="Courier New"/>
          <w:spacing w:val="-20"/>
          <w:sz w:val="20"/>
        </w:rPr>
        <w:t>env:Text</w:t>
      </w:r>
      <w:proofErr w:type="spellEnd"/>
      <w:r w:rsidRPr="00977EA3">
        <w:rPr>
          <w:rFonts w:ascii="Courier New" w:hAnsi="Courier New" w:cs="Courier New"/>
          <w:spacing w:val="-20"/>
          <w:sz w:val="20"/>
        </w:rPr>
        <w:t>&gt;</w:t>
      </w:r>
    </w:p>
    <w:p w14:paraId="43F47F61" w14:textId="77777777" w:rsidR="007A1F44" w:rsidRPr="00977EA3"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env:Reason</w:t>
      </w:r>
      <w:proofErr w:type="spellEnd"/>
      <w:r w:rsidRPr="00977EA3">
        <w:rPr>
          <w:rFonts w:ascii="Courier New" w:hAnsi="Courier New" w:cs="Courier New"/>
          <w:spacing w:val="-20"/>
          <w:sz w:val="20"/>
        </w:rPr>
        <w:t>&gt;</w:t>
      </w:r>
    </w:p>
    <w:p w14:paraId="15C7869B" w14:textId="77777777" w:rsidR="007A1F44" w:rsidRPr="00977EA3"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env:Fault</w:t>
      </w:r>
      <w:proofErr w:type="spellEnd"/>
      <w:r w:rsidRPr="00977EA3">
        <w:rPr>
          <w:rFonts w:ascii="Courier New" w:hAnsi="Courier New" w:cs="Courier New"/>
          <w:spacing w:val="-20"/>
          <w:sz w:val="20"/>
        </w:rPr>
        <w:t>&gt;</w:t>
      </w:r>
    </w:p>
    <w:p w14:paraId="22839E09" w14:textId="77777777" w:rsidR="007A1F44" w:rsidRPr="00977EA3" w:rsidRDefault="007A1F44" w:rsidP="00C15CD4">
      <w:pPr>
        <w:pStyle w:val="Corpotesto"/>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&lt;/</w:t>
      </w:r>
      <w:proofErr w:type="spellStart"/>
      <w:r w:rsidRPr="00977EA3">
        <w:rPr>
          <w:rFonts w:ascii="Courier New" w:hAnsi="Courier New" w:cs="Courier New"/>
          <w:spacing w:val="-20"/>
          <w:sz w:val="20"/>
        </w:rPr>
        <w:t>env:Body</w:t>
      </w:r>
      <w:proofErr w:type="spellEnd"/>
      <w:r w:rsidRPr="00977EA3">
        <w:rPr>
          <w:rFonts w:ascii="Courier New" w:hAnsi="Courier New" w:cs="Courier New"/>
          <w:spacing w:val="-20"/>
          <w:sz w:val="20"/>
        </w:rPr>
        <w:t>&gt;</w:t>
      </w:r>
    </w:p>
    <w:p w14:paraId="2E527BD0" w14:textId="77777777" w:rsidR="007A1F44" w:rsidRPr="00977EA3" w:rsidRDefault="007A1F44" w:rsidP="00C15CD4">
      <w:pPr>
        <w:pStyle w:val="Corpotesto"/>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977EA3">
        <w:rPr>
          <w:rFonts w:ascii="Courier New" w:hAnsi="Courier New" w:cs="Courier New"/>
          <w:spacing w:val="-20"/>
          <w:sz w:val="20"/>
        </w:rPr>
        <w:t>&lt;/</w:t>
      </w:r>
      <w:proofErr w:type="spellStart"/>
      <w:r w:rsidRPr="00977EA3">
        <w:rPr>
          <w:rFonts w:ascii="Courier New" w:hAnsi="Courier New" w:cs="Courier New"/>
          <w:spacing w:val="-20"/>
          <w:sz w:val="20"/>
        </w:rPr>
        <w:t>env:Envelope</w:t>
      </w:r>
      <w:proofErr w:type="spellEnd"/>
      <w:r w:rsidRPr="00977EA3">
        <w:rPr>
          <w:rFonts w:ascii="Courier New" w:hAnsi="Courier New" w:cs="Courier New"/>
          <w:spacing w:val="-20"/>
          <w:sz w:val="20"/>
        </w:rPr>
        <w:t>&gt;</w:t>
      </w:r>
    </w:p>
    <w:p w14:paraId="2D64AB69" w14:textId="77777777" w:rsidR="007A1F44" w:rsidRPr="00977EA3" w:rsidRDefault="007A1F44" w:rsidP="00DF34AB">
      <w:pPr>
        <w:pStyle w:val="Titolo5"/>
        <w:numPr>
          <w:ilvl w:val="0"/>
          <w:numId w:val="0"/>
        </w:numPr>
        <w:tabs>
          <w:tab w:val="clear" w:pos="2160"/>
          <w:tab w:val="clear" w:pos="2880"/>
          <w:tab w:val="clear" w:pos="3600"/>
          <w:tab w:val="clear" w:pos="4320"/>
        </w:tabs>
        <w:ind w:left="1008" w:hanging="1008"/>
        <w:rPr>
          <w:noProof w:val="0"/>
        </w:rPr>
      </w:pPr>
      <w:r w:rsidRPr="00977EA3">
        <w:rPr>
          <w:noProof w:val="0"/>
        </w:rPr>
        <w:t>3.34.4.1.4 Security Considerations</w:t>
      </w:r>
    </w:p>
    <w:p w14:paraId="0A10B49D" w14:textId="3C1FB53B" w:rsidR="007A1F44" w:rsidRPr="00977EA3" w:rsidRDefault="007A1F44" w:rsidP="00DF34AB">
      <w:pPr>
        <w:pStyle w:val="Corpotesto"/>
      </w:pPr>
      <w:r w:rsidRPr="00977EA3">
        <w:t xml:space="preserve">As noted in the mitigations section </w:t>
      </w:r>
      <w:r w:rsidR="00232E9F" w:rsidRPr="00977EA3">
        <w:t>of ITI</w:t>
      </w:r>
      <w:r w:rsidRPr="00977EA3">
        <w:t xml:space="preserve"> TF-1: 17.5 Security Considerations, endpoints are free to implement TLS as needed for additional privacy and protection. Content </w:t>
      </w:r>
      <w:r w:rsidR="00233B3E" w:rsidRPr="00977EA3">
        <w:t>p</w:t>
      </w:r>
      <w:r w:rsidRPr="00977EA3">
        <w:t>rofiles, based upon the</w:t>
      </w:r>
      <w:r w:rsidR="000B24A4" w:rsidRPr="00977EA3">
        <w:t xml:space="preserve"> nature of the data, may</w:t>
      </w:r>
      <w:r w:rsidRPr="00977EA3">
        <w:t xml:space="preserve"> require use of ATNA.</w:t>
      </w:r>
    </w:p>
    <w:p w14:paraId="3DED99DE" w14:textId="77777777" w:rsidR="007A1F44" w:rsidRPr="00977EA3" w:rsidRDefault="007A1F44" w:rsidP="00DF34AB">
      <w:pPr>
        <w:pStyle w:val="Titolo4"/>
        <w:numPr>
          <w:ilvl w:val="0"/>
          <w:numId w:val="0"/>
        </w:numPr>
        <w:tabs>
          <w:tab w:val="clear" w:pos="2160"/>
          <w:tab w:val="clear" w:pos="2880"/>
          <w:tab w:val="clear" w:pos="3600"/>
        </w:tabs>
        <w:rPr>
          <w:noProof w:val="0"/>
        </w:rPr>
      </w:pPr>
      <w:bookmarkStart w:id="714" w:name="_Toc398544215"/>
      <w:r w:rsidRPr="00977EA3">
        <w:rPr>
          <w:noProof w:val="0"/>
        </w:rPr>
        <w:t>3.34.4.2 Retrieve Form Response</w:t>
      </w:r>
      <w:bookmarkEnd w:id="714"/>
    </w:p>
    <w:p w14:paraId="5F34A147"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3.34.4.2.1 Trigger Events</w:t>
      </w:r>
    </w:p>
    <w:p w14:paraId="011C1383" w14:textId="6D1CD83A" w:rsidR="007A1F44" w:rsidRPr="00977EA3" w:rsidRDefault="007A1F44" w:rsidP="00DF34AB">
      <w:pPr>
        <w:pStyle w:val="Corpotesto"/>
      </w:pPr>
      <w:r w:rsidRPr="00977EA3">
        <w:t>This message is triggered by a Form Manager or Form Processor responding to a Retrieve Form request.</w:t>
      </w:r>
    </w:p>
    <w:p w14:paraId="2D253F97"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3.34.4.2.2 Message Semantics</w:t>
      </w:r>
    </w:p>
    <w:p w14:paraId="090543C6" w14:textId="77777777" w:rsidR="007A1F44" w:rsidRPr="00977EA3" w:rsidRDefault="007A1F44" w:rsidP="00DF34AB">
      <w:pPr>
        <w:pStyle w:val="Corpotesto"/>
      </w:pPr>
      <w:r w:rsidRPr="00977EA3">
        <w:t>The form or URL is returned.</w:t>
      </w:r>
    </w:p>
    <w:p w14:paraId="2A05BF96" w14:textId="37B8060A" w:rsidR="007A1F44" w:rsidRPr="00977EA3" w:rsidRDefault="007A1F44" w:rsidP="0090367F">
      <w:pPr>
        <w:pStyle w:val="Corpotesto"/>
      </w:pPr>
      <w:r w:rsidRPr="00977EA3">
        <w:lastRenderedPageBreak/>
        <w:t>The following parameters are specified for the response of this transaction</w:t>
      </w:r>
      <w:r w:rsidR="000D5070" w:rsidRPr="00977EA3">
        <w:t>:</w:t>
      </w:r>
    </w:p>
    <w:p w14:paraId="2F118357" w14:textId="77777777" w:rsidR="004D19CE" w:rsidRPr="00977EA3" w:rsidRDefault="004D19CE" w:rsidP="0090367F">
      <w:pPr>
        <w:pStyle w:val="Corpotes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8"/>
        <w:gridCol w:w="1170"/>
        <w:gridCol w:w="3060"/>
        <w:gridCol w:w="2798"/>
      </w:tblGrid>
      <w:tr w:rsidR="007A1F44" w:rsidRPr="00977EA3" w14:paraId="47160261" w14:textId="77777777" w:rsidTr="00D372D5">
        <w:trPr>
          <w:cantSplit/>
          <w:tblHeader/>
          <w:jc w:val="center"/>
        </w:trPr>
        <w:tc>
          <w:tcPr>
            <w:tcW w:w="1988" w:type="dxa"/>
            <w:shd w:val="clear" w:color="auto" w:fill="E6E6E6"/>
          </w:tcPr>
          <w:p w14:paraId="3993A59D" w14:textId="77777777" w:rsidR="007A1F44" w:rsidRPr="00977EA3" w:rsidRDefault="007A1F44" w:rsidP="00A063AC">
            <w:pPr>
              <w:pStyle w:val="TableEntryHeader"/>
              <w:rPr>
                <w:noProof w:val="0"/>
              </w:rPr>
            </w:pPr>
            <w:r w:rsidRPr="00977EA3">
              <w:rPr>
                <w:noProof w:val="0"/>
              </w:rPr>
              <w:t>Element Name</w:t>
            </w:r>
          </w:p>
        </w:tc>
        <w:tc>
          <w:tcPr>
            <w:tcW w:w="1170" w:type="dxa"/>
            <w:shd w:val="clear" w:color="auto" w:fill="E6E6E6"/>
          </w:tcPr>
          <w:p w14:paraId="70453822" w14:textId="77777777" w:rsidR="007A1F44" w:rsidRPr="00977EA3" w:rsidRDefault="007A1F44" w:rsidP="00A53067">
            <w:pPr>
              <w:pStyle w:val="TableEntryHeader"/>
              <w:rPr>
                <w:noProof w:val="0"/>
              </w:rPr>
            </w:pPr>
            <w:r w:rsidRPr="00977EA3">
              <w:rPr>
                <w:noProof w:val="0"/>
              </w:rPr>
              <w:t>REQ</w:t>
            </w:r>
          </w:p>
        </w:tc>
        <w:tc>
          <w:tcPr>
            <w:tcW w:w="3060" w:type="dxa"/>
            <w:shd w:val="clear" w:color="auto" w:fill="E6E6E6"/>
          </w:tcPr>
          <w:p w14:paraId="2A876C6F" w14:textId="77777777" w:rsidR="007A1F44" w:rsidRPr="00977EA3" w:rsidRDefault="007A1F44" w:rsidP="00A53067">
            <w:pPr>
              <w:pStyle w:val="TableEntryHeader"/>
              <w:rPr>
                <w:noProof w:val="0"/>
              </w:rPr>
            </w:pPr>
            <w:r w:rsidRPr="00977EA3">
              <w:rPr>
                <w:noProof w:val="0"/>
              </w:rPr>
              <w:t>Description</w:t>
            </w:r>
          </w:p>
        </w:tc>
        <w:tc>
          <w:tcPr>
            <w:tcW w:w="2798" w:type="dxa"/>
            <w:shd w:val="clear" w:color="auto" w:fill="E6E6E6"/>
          </w:tcPr>
          <w:p w14:paraId="2857B05F" w14:textId="77777777" w:rsidR="007A1F44" w:rsidRPr="00977EA3" w:rsidRDefault="007A1F44" w:rsidP="00A53067">
            <w:pPr>
              <w:pStyle w:val="TableEntryHeader"/>
              <w:rPr>
                <w:noProof w:val="0"/>
              </w:rPr>
            </w:pPr>
            <w:r w:rsidRPr="00977EA3">
              <w:rPr>
                <w:noProof w:val="0"/>
              </w:rPr>
              <w:t>Constraints</w:t>
            </w:r>
          </w:p>
        </w:tc>
      </w:tr>
      <w:tr w:rsidR="007A1F44" w:rsidRPr="00977EA3" w14:paraId="076A144A" w14:textId="77777777" w:rsidTr="00C73D10">
        <w:trPr>
          <w:cantSplit/>
          <w:jc w:val="center"/>
        </w:trPr>
        <w:tc>
          <w:tcPr>
            <w:tcW w:w="1988" w:type="dxa"/>
          </w:tcPr>
          <w:p w14:paraId="32662339" w14:textId="77777777" w:rsidR="007A1F44" w:rsidRPr="00977EA3" w:rsidRDefault="007A1F44" w:rsidP="003462A5">
            <w:pPr>
              <w:pStyle w:val="TableEntry"/>
              <w:rPr>
                <w:noProof w:val="0"/>
              </w:rPr>
            </w:pPr>
            <w:r w:rsidRPr="00977EA3">
              <w:rPr>
                <w:noProof w:val="0"/>
              </w:rPr>
              <w:t>form</w:t>
            </w:r>
          </w:p>
        </w:tc>
        <w:tc>
          <w:tcPr>
            <w:tcW w:w="1170" w:type="dxa"/>
          </w:tcPr>
          <w:p w14:paraId="13620F56" w14:textId="77777777" w:rsidR="007A1F44" w:rsidRPr="00977EA3" w:rsidRDefault="007A1F44" w:rsidP="00A53067">
            <w:pPr>
              <w:pStyle w:val="TableEntry"/>
              <w:rPr>
                <w:noProof w:val="0"/>
              </w:rPr>
            </w:pPr>
            <w:r w:rsidRPr="00977EA3">
              <w:rPr>
                <w:noProof w:val="0"/>
              </w:rPr>
              <w:t>R</w:t>
            </w:r>
          </w:p>
        </w:tc>
        <w:tc>
          <w:tcPr>
            <w:tcW w:w="3060" w:type="dxa"/>
          </w:tcPr>
          <w:p w14:paraId="33F3109D" w14:textId="77777777" w:rsidR="007A1F44" w:rsidRPr="00977EA3" w:rsidRDefault="007A1F44" w:rsidP="00A53067">
            <w:pPr>
              <w:pStyle w:val="TableEntry"/>
              <w:rPr>
                <w:noProof w:val="0"/>
              </w:rPr>
            </w:pPr>
            <w:r w:rsidRPr="00977EA3">
              <w:rPr>
                <w:noProof w:val="0"/>
              </w:rPr>
              <w:t xml:space="preserve">The xml element container for the form. The form element Shall contain one of: {Structured, Unstructured, URL} and may also contain an </w:t>
            </w:r>
            <w:proofErr w:type="spellStart"/>
            <w:r w:rsidRPr="00977EA3">
              <w:rPr>
                <w:noProof w:val="0"/>
              </w:rPr>
              <w:t>instanceID</w:t>
            </w:r>
            <w:proofErr w:type="spellEnd"/>
            <w:r w:rsidRPr="00977EA3">
              <w:rPr>
                <w:noProof w:val="0"/>
              </w:rPr>
              <w:t>.</w:t>
            </w:r>
          </w:p>
        </w:tc>
        <w:tc>
          <w:tcPr>
            <w:tcW w:w="2798" w:type="dxa"/>
          </w:tcPr>
          <w:p w14:paraId="0ED11D9F" w14:textId="77777777" w:rsidR="007A1F44" w:rsidRPr="00977EA3" w:rsidRDefault="007A1F44" w:rsidP="00A53067">
            <w:pPr>
              <w:pStyle w:val="TableEntry"/>
              <w:rPr>
                <w:noProof w:val="0"/>
              </w:rPr>
            </w:pPr>
            <w:r w:rsidRPr="00977EA3">
              <w:rPr>
                <w:noProof w:val="0"/>
              </w:rPr>
              <w:t xml:space="preserve">An element of type urn:ihe:iti:rfd:2007:formDataType, thus it has only child elements and no value. </w:t>
            </w:r>
          </w:p>
        </w:tc>
      </w:tr>
      <w:tr w:rsidR="007A1F44" w:rsidRPr="00977EA3" w14:paraId="1471B68C" w14:textId="77777777" w:rsidTr="00C73D10">
        <w:trPr>
          <w:cantSplit/>
          <w:jc w:val="center"/>
        </w:trPr>
        <w:tc>
          <w:tcPr>
            <w:tcW w:w="1988" w:type="dxa"/>
          </w:tcPr>
          <w:p w14:paraId="0B98FEDA" w14:textId="77777777" w:rsidR="007A1F44" w:rsidRPr="00977EA3" w:rsidRDefault="007A1F44" w:rsidP="003462A5">
            <w:pPr>
              <w:pStyle w:val="TableEntry"/>
              <w:rPr>
                <w:noProof w:val="0"/>
              </w:rPr>
            </w:pPr>
            <w:r w:rsidRPr="00977EA3">
              <w:rPr>
                <w:noProof w:val="0"/>
              </w:rPr>
              <w:t>form/Structured</w:t>
            </w:r>
          </w:p>
        </w:tc>
        <w:tc>
          <w:tcPr>
            <w:tcW w:w="1170" w:type="dxa"/>
          </w:tcPr>
          <w:p w14:paraId="0775ABDE" w14:textId="77777777" w:rsidR="007A1F44" w:rsidRPr="00977EA3" w:rsidRDefault="007A1F44" w:rsidP="00A53067">
            <w:pPr>
              <w:pStyle w:val="TableEntry"/>
              <w:rPr>
                <w:noProof w:val="0"/>
              </w:rPr>
            </w:pPr>
            <w:r w:rsidRPr="00977EA3">
              <w:rPr>
                <w:noProof w:val="0"/>
              </w:rPr>
              <w:t>O [Note 1]</w:t>
            </w:r>
          </w:p>
        </w:tc>
        <w:tc>
          <w:tcPr>
            <w:tcW w:w="3060" w:type="dxa"/>
          </w:tcPr>
          <w:p w14:paraId="484F1FBE" w14:textId="06A018CB" w:rsidR="007A1F44" w:rsidRPr="00977EA3" w:rsidRDefault="007A1F44" w:rsidP="00A53067">
            <w:pPr>
              <w:pStyle w:val="TableEntry"/>
              <w:rPr>
                <w:noProof w:val="0"/>
              </w:rPr>
            </w:pPr>
            <w:r w:rsidRPr="00977EA3">
              <w:rPr>
                <w:noProof w:val="0"/>
              </w:rPr>
              <w:t>The xml element container for the return of encoded, structured form content.</w:t>
            </w:r>
          </w:p>
        </w:tc>
        <w:tc>
          <w:tcPr>
            <w:tcW w:w="2798" w:type="dxa"/>
          </w:tcPr>
          <w:p w14:paraId="1E81896D" w14:textId="77777777" w:rsidR="007A1F44" w:rsidRPr="00977EA3" w:rsidRDefault="007A1F44" w:rsidP="00A53067">
            <w:pPr>
              <w:pStyle w:val="TableEntry"/>
              <w:rPr>
                <w:noProof w:val="0"/>
              </w:rPr>
            </w:pPr>
            <w:proofErr w:type="spellStart"/>
            <w:r w:rsidRPr="00977EA3">
              <w:rPr>
                <w:noProof w:val="0"/>
              </w:rPr>
              <w:t>xs:any</w:t>
            </w:r>
            <w:proofErr w:type="spellEnd"/>
            <w:r w:rsidRPr="00977EA3">
              <w:rPr>
                <w:noProof w:val="0"/>
              </w:rPr>
              <w:br/>
            </w:r>
            <w:r w:rsidRPr="00977EA3">
              <w:rPr>
                <w:noProof w:val="0"/>
              </w:rPr>
              <w:br/>
              <w:t>This element may be further constrained by content profiles.</w:t>
            </w:r>
          </w:p>
          <w:p w14:paraId="6A81E66C" w14:textId="77777777" w:rsidR="007A1F44" w:rsidRPr="00977EA3" w:rsidRDefault="007A1F44" w:rsidP="00A53067">
            <w:pPr>
              <w:pStyle w:val="TableEntry"/>
              <w:rPr>
                <w:noProof w:val="0"/>
              </w:rPr>
            </w:pPr>
            <w:r w:rsidRPr="00977EA3">
              <w:rPr>
                <w:noProof w:val="0"/>
              </w:rPr>
              <w:t xml:space="preserve">May only be present when the Form Request has </w:t>
            </w:r>
            <w:proofErr w:type="spellStart"/>
            <w:r w:rsidRPr="00977EA3">
              <w:rPr>
                <w:noProof w:val="0"/>
              </w:rPr>
              <w:t>encodedResponse</w:t>
            </w:r>
            <w:proofErr w:type="spellEnd"/>
            <w:r w:rsidRPr="00977EA3">
              <w:rPr>
                <w:noProof w:val="0"/>
              </w:rPr>
              <w:t xml:space="preserve"> value of true.</w:t>
            </w:r>
          </w:p>
        </w:tc>
      </w:tr>
      <w:tr w:rsidR="007A1F44" w:rsidRPr="00977EA3" w14:paraId="049479FA" w14:textId="77777777" w:rsidTr="00C73D10">
        <w:trPr>
          <w:cantSplit/>
          <w:jc w:val="center"/>
        </w:trPr>
        <w:tc>
          <w:tcPr>
            <w:tcW w:w="1988" w:type="dxa"/>
          </w:tcPr>
          <w:p w14:paraId="6974CF41" w14:textId="77777777" w:rsidR="007A1F44" w:rsidRPr="00977EA3" w:rsidRDefault="007A1F44" w:rsidP="003462A5">
            <w:pPr>
              <w:pStyle w:val="TableEntry"/>
              <w:rPr>
                <w:noProof w:val="0"/>
              </w:rPr>
            </w:pPr>
            <w:r w:rsidRPr="00977EA3">
              <w:rPr>
                <w:noProof w:val="0"/>
              </w:rPr>
              <w:t>form/Unstructured</w:t>
            </w:r>
          </w:p>
        </w:tc>
        <w:tc>
          <w:tcPr>
            <w:tcW w:w="1170" w:type="dxa"/>
          </w:tcPr>
          <w:p w14:paraId="413FEBDF" w14:textId="77777777" w:rsidR="007A1F44" w:rsidRPr="00977EA3" w:rsidRDefault="007A1F44" w:rsidP="00A53067">
            <w:pPr>
              <w:pStyle w:val="TableEntry"/>
              <w:rPr>
                <w:noProof w:val="0"/>
              </w:rPr>
            </w:pPr>
            <w:r w:rsidRPr="00977EA3">
              <w:rPr>
                <w:noProof w:val="0"/>
              </w:rPr>
              <w:t>O [Note 1]</w:t>
            </w:r>
          </w:p>
        </w:tc>
        <w:tc>
          <w:tcPr>
            <w:tcW w:w="3060" w:type="dxa"/>
          </w:tcPr>
          <w:p w14:paraId="4C489C22" w14:textId="46E3D0A1" w:rsidR="007A1F44" w:rsidRPr="00977EA3" w:rsidRDefault="007A1F44" w:rsidP="00A53067">
            <w:pPr>
              <w:pStyle w:val="TableEntry"/>
              <w:rPr>
                <w:noProof w:val="0"/>
              </w:rPr>
            </w:pPr>
            <w:r w:rsidRPr="00977EA3">
              <w:rPr>
                <w:noProof w:val="0"/>
              </w:rPr>
              <w:t>The xml element container for the return of encoded, unstructured, base64 encoded form content.</w:t>
            </w:r>
          </w:p>
        </w:tc>
        <w:tc>
          <w:tcPr>
            <w:tcW w:w="2798" w:type="dxa"/>
          </w:tcPr>
          <w:p w14:paraId="189AA131" w14:textId="77777777" w:rsidR="007A1F44" w:rsidRPr="00977EA3" w:rsidRDefault="007A1F44" w:rsidP="00A53067">
            <w:pPr>
              <w:pStyle w:val="TableEntry"/>
              <w:rPr>
                <w:noProof w:val="0"/>
              </w:rPr>
            </w:pPr>
            <w:r w:rsidRPr="00977EA3">
              <w:rPr>
                <w:noProof w:val="0"/>
              </w:rPr>
              <w:t>xs:base64Binary</w:t>
            </w:r>
            <w:r w:rsidRPr="00977EA3">
              <w:rPr>
                <w:noProof w:val="0"/>
              </w:rPr>
              <w:br/>
            </w:r>
            <w:r w:rsidRPr="00977EA3">
              <w:rPr>
                <w:noProof w:val="0"/>
              </w:rPr>
              <w:br/>
              <w:t>This element may be further constrained by content profiles.</w:t>
            </w:r>
          </w:p>
          <w:p w14:paraId="7F268A4C" w14:textId="77777777" w:rsidR="007A1F44" w:rsidRPr="00977EA3" w:rsidRDefault="007A1F44" w:rsidP="00A53067">
            <w:pPr>
              <w:pStyle w:val="TableEntry"/>
              <w:rPr>
                <w:noProof w:val="0"/>
              </w:rPr>
            </w:pPr>
            <w:r w:rsidRPr="00977EA3">
              <w:rPr>
                <w:noProof w:val="0"/>
              </w:rPr>
              <w:t xml:space="preserve">May only be present when the Form Request has </w:t>
            </w:r>
            <w:proofErr w:type="spellStart"/>
            <w:r w:rsidRPr="00977EA3">
              <w:rPr>
                <w:noProof w:val="0"/>
              </w:rPr>
              <w:t>encodedResponse</w:t>
            </w:r>
            <w:proofErr w:type="spellEnd"/>
            <w:r w:rsidRPr="00977EA3">
              <w:rPr>
                <w:noProof w:val="0"/>
              </w:rPr>
              <w:t xml:space="preserve"> value of true.</w:t>
            </w:r>
          </w:p>
        </w:tc>
      </w:tr>
      <w:tr w:rsidR="007A1F44" w:rsidRPr="00977EA3" w14:paraId="4FFB2DF3" w14:textId="77777777" w:rsidTr="00C73D10">
        <w:trPr>
          <w:cantSplit/>
          <w:jc w:val="center"/>
        </w:trPr>
        <w:tc>
          <w:tcPr>
            <w:tcW w:w="1988" w:type="dxa"/>
          </w:tcPr>
          <w:p w14:paraId="4F1822BE" w14:textId="77777777" w:rsidR="007A1F44" w:rsidRPr="00977EA3" w:rsidRDefault="007A1F44" w:rsidP="003462A5">
            <w:pPr>
              <w:pStyle w:val="TableEntry"/>
              <w:rPr>
                <w:noProof w:val="0"/>
              </w:rPr>
            </w:pPr>
            <w:r w:rsidRPr="00977EA3">
              <w:rPr>
                <w:noProof w:val="0"/>
              </w:rPr>
              <w:t>form/URL</w:t>
            </w:r>
          </w:p>
        </w:tc>
        <w:tc>
          <w:tcPr>
            <w:tcW w:w="1170" w:type="dxa"/>
          </w:tcPr>
          <w:p w14:paraId="6BF9B254" w14:textId="77777777" w:rsidR="007A1F44" w:rsidRPr="00977EA3" w:rsidRDefault="007A1F44" w:rsidP="00A53067">
            <w:pPr>
              <w:pStyle w:val="TableEntry"/>
              <w:rPr>
                <w:noProof w:val="0"/>
              </w:rPr>
            </w:pPr>
            <w:r w:rsidRPr="00977EA3">
              <w:rPr>
                <w:noProof w:val="0"/>
              </w:rPr>
              <w:t>O [Note 2]</w:t>
            </w:r>
          </w:p>
        </w:tc>
        <w:tc>
          <w:tcPr>
            <w:tcW w:w="3060" w:type="dxa"/>
          </w:tcPr>
          <w:p w14:paraId="653B4284" w14:textId="2CC782C3" w:rsidR="007A1F44" w:rsidRPr="00977EA3" w:rsidRDefault="007A1F44" w:rsidP="00A53067">
            <w:pPr>
              <w:pStyle w:val="TableEntry"/>
              <w:rPr>
                <w:noProof w:val="0"/>
              </w:rPr>
            </w:pPr>
            <w:r w:rsidRPr="00977EA3">
              <w:rPr>
                <w:noProof w:val="0"/>
              </w:rPr>
              <w:t>The xml element container for the return of a pointer to the form.</w:t>
            </w:r>
          </w:p>
        </w:tc>
        <w:tc>
          <w:tcPr>
            <w:tcW w:w="2798" w:type="dxa"/>
          </w:tcPr>
          <w:p w14:paraId="2D73A17D" w14:textId="77777777" w:rsidR="007A1F44" w:rsidRPr="00977EA3" w:rsidRDefault="007A1F44" w:rsidP="00A53067">
            <w:pPr>
              <w:pStyle w:val="TableEntry"/>
              <w:rPr>
                <w:noProof w:val="0"/>
              </w:rPr>
            </w:pPr>
            <w:proofErr w:type="spellStart"/>
            <w:r w:rsidRPr="00977EA3">
              <w:rPr>
                <w:noProof w:val="0"/>
              </w:rPr>
              <w:t>xs:anyURI</w:t>
            </w:r>
            <w:proofErr w:type="spellEnd"/>
          </w:p>
          <w:p w14:paraId="48070297" w14:textId="7CF0373F" w:rsidR="007A1F44" w:rsidRPr="00977EA3" w:rsidRDefault="007A1F44" w:rsidP="003462A5">
            <w:pPr>
              <w:pStyle w:val="TableEntry"/>
              <w:rPr>
                <w:noProof w:val="0"/>
              </w:rPr>
            </w:pPr>
            <w:r w:rsidRPr="00977EA3">
              <w:rPr>
                <w:noProof w:val="0"/>
              </w:rPr>
              <w:t xml:space="preserve">Required when the Form Request has </w:t>
            </w:r>
            <w:proofErr w:type="spellStart"/>
            <w:r w:rsidRPr="00977EA3">
              <w:rPr>
                <w:noProof w:val="0"/>
              </w:rPr>
              <w:t>encodedResponse</w:t>
            </w:r>
            <w:proofErr w:type="spellEnd"/>
            <w:r w:rsidRPr="00977EA3">
              <w:rPr>
                <w:noProof w:val="0"/>
              </w:rPr>
              <w:t xml:space="preserve"> value of false.</w:t>
            </w:r>
          </w:p>
        </w:tc>
      </w:tr>
      <w:tr w:rsidR="007A1F44" w:rsidRPr="00977EA3" w14:paraId="60ED5A1A" w14:textId="77777777" w:rsidTr="00C73D10">
        <w:trPr>
          <w:cantSplit/>
          <w:jc w:val="center"/>
        </w:trPr>
        <w:tc>
          <w:tcPr>
            <w:tcW w:w="1988" w:type="dxa"/>
          </w:tcPr>
          <w:p w14:paraId="721EADF9" w14:textId="77777777" w:rsidR="007A1F44" w:rsidRPr="00977EA3" w:rsidRDefault="007A1F44" w:rsidP="003462A5">
            <w:pPr>
              <w:pStyle w:val="TableEntry"/>
              <w:rPr>
                <w:noProof w:val="0"/>
              </w:rPr>
            </w:pPr>
            <w:r w:rsidRPr="00977EA3">
              <w:rPr>
                <w:noProof w:val="0"/>
              </w:rPr>
              <w:t>form/</w:t>
            </w:r>
            <w:proofErr w:type="spellStart"/>
            <w:r w:rsidRPr="00977EA3">
              <w:rPr>
                <w:noProof w:val="0"/>
              </w:rPr>
              <w:t>instanceID</w:t>
            </w:r>
            <w:proofErr w:type="spellEnd"/>
          </w:p>
        </w:tc>
        <w:tc>
          <w:tcPr>
            <w:tcW w:w="1170" w:type="dxa"/>
          </w:tcPr>
          <w:p w14:paraId="1E051C79" w14:textId="77777777" w:rsidR="007A1F44" w:rsidRPr="00977EA3" w:rsidRDefault="007A1F44" w:rsidP="00A53067">
            <w:pPr>
              <w:pStyle w:val="TableEntry"/>
              <w:rPr>
                <w:noProof w:val="0"/>
              </w:rPr>
            </w:pPr>
            <w:r w:rsidRPr="00977EA3">
              <w:rPr>
                <w:noProof w:val="0"/>
              </w:rPr>
              <w:t>O</w:t>
            </w:r>
          </w:p>
        </w:tc>
        <w:tc>
          <w:tcPr>
            <w:tcW w:w="3060" w:type="dxa"/>
          </w:tcPr>
          <w:p w14:paraId="452220E7" w14:textId="77777777" w:rsidR="007A1F44" w:rsidRPr="00977EA3" w:rsidRDefault="007A1F44" w:rsidP="00A53067">
            <w:pPr>
              <w:pStyle w:val="TableEntry"/>
              <w:rPr>
                <w:noProof w:val="0"/>
              </w:rPr>
            </w:pPr>
            <w:r w:rsidRPr="00977EA3">
              <w:rPr>
                <w:noProof w:val="0"/>
              </w:rPr>
              <w:t>The xml element containing the value of a form instance</w:t>
            </w:r>
          </w:p>
        </w:tc>
        <w:tc>
          <w:tcPr>
            <w:tcW w:w="2798" w:type="dxa"/>
          </w:tcPr>
          <w:p w14:paraId="49551AAE" w14:textId="77777777" w:rsidR="007A1F44" w:rsidRPr="00977EA3" w:rsidRDefault="007A1F44" w:rsidP="00A53067">
            <w:pPr>
              <w:pStyle w:val="TableEntry"/>
              <w:rPr>
                <w:noProof w:val="0"/>
              </w:rPr>
            </w:pPr>
            <w:proofErr w:type="spellStart"/>
            <w:r w:rsidRPr="00977EA3">
              <w:rPr>
                <w:noProof w:val="0"/>
              </w:rPr>
              <w:t>xs:string</w:t>
            </w:r>
            <w:proofErr w:type="spellEnd"/>
          </w:p>
        </w:tc>
      </w:tr>
      <w:tr w:rsidR="007A1F44" w:rsidRPr="00977EA3" w14:paraId="55CC07F4" w14:textId="77777777" w:rsidTr="00C73D10">
        <w:trPr>
          <w:cantSplit/>
          <w:jc w:val="center"/>
        </w:trPr>
        <w:tc>
          <w:tcPr>
            <w:tcW w:w="1988" w:type="dxa"/>
          </w:tcPr>
          <w:p w14:paraId="0CA68FEF" w14:textId="77777777" w:rsidR="007A1F44" w:rsidRPr="00977EA3" w:rsidRDefault="007A1F44" w:rsidP="003462A5">
            <w:pPr>
              <w:pStyle w:val="TableEntry"/>
              <w:rPr>
                <w:noProof w:val="0"/>
              </w:rPr>
            </w:pPr>
            <w:proofErr w:type="spellStart"/>
            <w:r w:rsidRPr="00977EA3">
              <w:rPr>
                <w:noProof w:val="0"/>
              </w:rPr>
              <w:t>contentType</w:t>
            </w:r>
            <w:proofErr w:type="spellEnd"/>
          </w:p>
        </w:tc>
        <w:tc>
          <w:tcPr>
            <w:tcW w:w="1170" w:type="dxa"/>
          </w:tcPr>
          <w:p w14:paraId="6CEC7A4B" w14:textId="77777777" w:rsidR="007A1F44" w:rsidRPr="00977EA3" w:rsidRDefault="007A1F44" w:rsidP="00A53067">
            <w:pPr>
              <w:pStyle w:val="TableEntry"/>
              <w:rPr>
                <w:noProof w:val="0"/>
              </w:rPr>
            </w:pPr>
            <w:r w:rsidRPr="00977EA3">
              <w:rPr>
                <w:noProof w:val="0"/>
              </w:rPr>
              <w:t>R</w:t>
            </w:r>
          </w:p>
        </w:tc>
        <w:tc>
          <w:tcPr>
            <w:tcW w:w="3060" w:type="dxa"/>
          </w:tcPr>
          <w:p w14:paraId="471C9179" w14:textId="77777777" w:rsidR="007A1F44" w:rsidRPr="00977EA3" w:rsidRDefault="007A1F44" w:rsidP="00A53067">
            <w:pPr>
              <w:pStyle w:val="TableEntry"/>
              <w:rPr>
                <w:noProof w:val="0"/>
              </w:rPr>
            </w:pPr>
            <w:r w:rsidRPr="00977EA3">
              <w:rPr>
                <w:noProof w:val="0"/>
              </w:rPr>
              <w:t xml:space="preserve">Has no meaning when the Form Request </w:t>
            </w:r>
            <w:proofErr w:type="spellStart"/>
            <w:r w:rsidRPr="00977EA3">
              <w:rPr>
                <w:noProof w:val="0"/>
              </w:rPr>
              <w:t>encodedResponse</w:t>
            </w:r>
            <w:proofErr w:type="spellEnd"/>
            <w:r w:rsidRPr="00977EA3">
              <w:rPr>
                <w:noProof w:val="0"/>
              </w:rPr>
              <w:t xml:space="preserve"> value is false.</w:t>
            </w:r>
          </w:p>
        </w:tc>
        <w:tc>
          <w:tcPr>
            <w:tcW w:w="2798" w:type="dxa"/>
          </w:tcPr>
          <w:p w14:paraId="2E059D1C" w14:textId="77777777" w:rsidR="007A1F44" w:rsidRPr="00977EA3" w:rsidRDefault="007A1F44" w:rsidP="00A53067">
            <w:pPr>
              <w:pStyle w:val="TableEntry"/>
              <w:rPr>
                <w:noProof w:val="0"/>
              </w:rPr>
            </w:pPr>
            <w:proofErr w:type="spellStart"/>
            <w:r w:rsidRPr="00977EA3">
              <w:rPr>
                <w:noProof w:val="0"/>
              </w:rPr>
              <w:t>xs:string</w:t>
            </w:r>
            <w:proofErr w:type="spellEnd"/>
          </w:p>
          <w:p w14:paraId="2868FFF5" w14:textId="77777777" w:rsidR="007A1F44" w:rsidRPr="00977EA3" w:rsidRDefault="007A1F44" w:rsidP="00A53067">
            <w:pPr>
              <w:pStyle w:val="TableEntry"/>
              <w:rPr>
                <w:noProof w:val="0"/>
              </w:rPr>
            </w:pPr>
            <w:r w:rsidRPr="00977EA3">
              <w:rPr>
                <w:noProof w:val="0"/>
              </w:rPr>
              <w:t xml:space="preserve">Required; may be nil. </w:t>
            </w:r>
          </w:p>
          <w:p w14:paraId="5F302A1A" w14:textId="77777777" w:rsidR="007A1F44" w:rsidRPr="00977EA3" w:rsidRDefault="007A1F44" w:rsidP="00A53067">
            <w:pPr>
              <w:pStyle w:val="TableEntry"/>
              <w:rPr>
                <w:noProof w:val="0"/>
              </w:rPr>
            </w:pPr>
            <w:r w:rsidRPr="00977EA3">
              <w:rPr>
                <w:noProof w:val="0"/>
              </w:rPr>
              <w:t>The value may be constrained by content profiles.</w:t>
            </w:r>
          </w:p>
        </w:tc>
      </w:tr>
      <w:tr w:rsidR="007A1F44" w:rsidRPr="00977EA3" w14:paraId="4604ED8D" w14:textId="77777777" w:rsidTr="00C73D10">
        <w:trPr>
          <w:cantSplit/>
          <w:jc w:val="center"/>
        </w:trPr>
        <w:tc>
          <w:tcPr>
            <w:tcW w:w="1988" w:type="dxa"/>
          </w:tcPr>
          <w:p w14:paraId="0F59F3AF" w14:textId="77777777" w:rsidR="007A1F44" w:rsidRPr="00977EA3" w:rsidRDefault="007A1F44" w:rsidP="003462A5">
            <w:pPr>
              <w:pStyle w:val="TableEntry"/>
              <w:rPr>
                <w:noProof w:val="0"/>
              </w:rPr>
            </w:pPr>
            <w:proofErr w:type="spellStart"/>
            <w:r w:rsidRPr="00977EA3">
              <w:rPr>
                <w:noProof w:val="0"/>
              </w:rPr>
              <w:t>responseCode</w:t>
            </w:r>
            <w:proofErr w:type="spellEnd"/>
          </w:p>
        </w:tc>
        <w:tc>
          <w:tcPr>
            <w:tcW w:w="1170" w:type="dxa"/>
          </w:tcPr>
          <w:p w14:paraId="08E64477" w14:textId="77777777" w:rsidR="007A1F44" w:rsidRPr="00977EA3" w:rsidRDefault="007A1F44" w:rsidP="00A53067">
            <w:pPr>
              <w:pStyle w:val="TableEntry"/>
              <w:rPr>
                <w:noProof w:val="0"/>
              </w:rPr>
            </w:pPr>
            <w:r w:rsidRPr="00977EA3">
              <w:rPr>
                <w:noProof w:val="0"/>
              </w:rPr>
              <w:t>R</w:t>
            </w:r>
          </w:p>
        </w:tc>
        <w:tc>
          <w:tcPr>
            <w:tcW w:w="3060" w:type="dxa"/>
          </w:tcPr>
          <w:p w14:paraId="04DD2C13" w14:textId="268465DF" w:rsidR="007A1F44" w:rsidRPr="00977EA3" w:rsidRDefault="007A1F44" w:rsidP="003462A5">
            <w:pPr>
              <w:pStyle w:val="TableEntry"/>
              <w:rPr>
                <w:noProof w:val="0"/>
              </w:rPr>
            </w:pPr>
            <w:r w:rsidRPr="00977EA3">
              <w:rPr>
                <w:noProof w:val="0"/>
              </w:rPr>
              <w:t>Not defined.</w:t>
            </w:r>
          </w:p>
        </w:tc>
        <w:tc>
          <w:tcPr>
            <w:tcW w:w="2798" w:type="dxa"/>
          </w:tcPr>
          <w:p w14:paraId="33F09A23" w14:textId="77777777" w:rsidR="007A1F44" w:rsidRPr="00977EA3" w:rsidRDefault="007A1F44" w:rsidP="00A53067">
            <w:pPr>
              <w:pStyle w:val="TableEntry"/>
              <w:rPr>
                <w:noProof w:val="0"/>
              </w:rPr>
            </w:pPr>
            <w:proofErr w:type="spellStart"/>
            <w:r w:rsidRPr="00977EA3">
              <w:rPr>
                <w:noProof w:val="0"/>
              </w:rPr>
              <w:t>xs:string</w:t>
            </w:r>
            <w:proofErr w:type="spellEnd"/>
          </w:p>
          <w:p w14:paraId="30560443" w14:textId="77777777" w:rsidR="007A1F44" w:rsidRPr="00977EA3" w:rsidRDefault="007A1F44" w:rsidP="00A53067">
            <w:pPr>
              <w:pStyle w:val="TableEntry"/>
              <w:rPr>
                <w:noProof w:val="0"/>
              </w:rPr>
            </w:pPr>
            <w:r w:rsidRPr="00977EA3">
              <w:rPr>
                <w:noProof w:val="0"/>
              </w:rPr>
              <w:t>Required; may be nil</w:t>
            </w:r>
          </w:p>
          <w:p w14:paraId="6EEE461E" w14:textId="77777777" w:rsidR="007A1F44" w:rsidRPr="00977EA3" w:rsidRDefault="007A1F44" w:rsidP="00A53067">
            <w:pPr>
              <w:pStyle w:val="TableEntry"/>
              <w:rPr>
                <w:noProof w:val="0"/>
              </w:rPr>
            </w:pPr>
            <w:r w:rsidRPr="00977EA3">
              <w:rPr>
                <w:noProof w:val="0"/>
              </w:rPr>
              <w:t>The value may be constrained by content profiles.</w:t>
            </w:r>
          </w:p>
        </w:tc>
      </w:tr>
    </w:tbl>
    <w:p w14:paraId="461A0F6B" w14:textId="77777777" w:rsidR="007A1F44" w:rsidRPr="00977EA3" w:rsidRDefault="007A1F44" w:rsidP="003462A5">
      <w:pPr>
        <w:pStyle w:val="Note"/>
      </w:pPr>
      <w:r w:rsidRPr="00977EA3">
        <w:t>Note 1</w:t>
      </w:r>
      <w:r w:rsidRPr="00977EA3">
        <w:rPr>
          <w:b/>
        </w:rPr>
        <w:t>:</w:t>
      </w:r>
      <w:r w:rsidRPr="00977EA3">
        <w:t xml:space="preserve"> When the Form Request has </w:t>
      </w:r>
      <w:proofErr w:type="spellStart"/>
      <w:r w:rsidRPr="00977EA3">
        <w:t>encodedResponse</w:t>
      </w:r>
      <w:proofErr w:type="spellEnd"/>
      <w:r w:rsidRPr="00977EA3">
        <w:t xml:space="preserve"> value of true, then one of the two fields is required, and the URL field is forbidden.</w:t>
      </w:r>
    </w:p>
    <w:p w14:paraId="70CE4380" w14:textId="77777777" w:rsidR="007A1F44" w:rsidRPr="00977EA3" w:rsidRDefault="007A1F44" w:rsidP="003462A5">
      <w:pPr>
        <w:pStyle w:val="Note"/>
      </w:pPr>
      <w:r w:rsidRPr="00977EA3">
        <w:t xml:space="preserve">Note 2: When the Form Request has </w:t>
      </w:r>
      <w:proofErr w:type="spellStart"/>
      <w:r w:rsidRPr="00977EA3">
        <w:t>encodedResponse</w:t>
      </w:r>
      <w:proofErr w:type="spellEnd"/>
      <w:r w:rsidRPr="00977EA3">
        <w:t xml:space="preserve"> value of false, then the URL field is required, and Structured and Unstructured are forbidden.</w:t>
      </w:r>
    </w:p>
    <w:p w14:paraId="34007837"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3.34.4.2.3 Expected Actions</w:t>
      </w:r>
    </w:p>
    <w:p w14:paraId="1110B36B" w14:textId="77777777" w:rsidR="007A1F44" w:rsidRPr="00977EA3" w:rsidRDefault="007A1F44" w:rsidP="00DF34AB">
      <w:r w:rsidRPr="00977EA3">
        <w:t xml:space="preserve">The Form Filler shall retrieve from the </w:t>
      </w:r>
      <w:proofErr w:type="spellStart"/>
      <w:r w:rsidRPr="00977EA3">
        <w:t>URLvalue</w:t>
      </w:r>
      <w:proofErr w:type="spellEnd"/>
      <w:r w:rsidRPr="00977EA3">
        <w:t xml:space="preserve"> returned if the Retrieve Form </w:t>
      </w:r>
      <w:proofErr w:type="spellStart"/>
      <w:r w:rsidRPr="00977EA3">
        <w:t>encodedResponse</w:t>
      </w:r>
      <w:proofErr w:type="spellEnd"/>
      <w:r w:rsidRPr="00977EA3">
        <w:t xml:space="preserve"> value was false. </w:t>
      </w:r>
    </w:p>
    <w:p w14:paraId="48BFD6C1" w14:textId="77777777" w:rsidR="007A1F44" w:rsidRPr="00977EA3" w:rsidRDefault="007A1F44" w:rsidP="00DF34AB">
      <w:r w:rsidRPr="00977EA3">
        <w:t xml:space="preserve">Regardless of the Retrieve Form </w:t>
      </w:r>
      <w:proofErr w:type="spellStart"/>
      <w:r w:rsidRPr="00977EA3">
        <w:t>encodedResponse</w:t>
      </w:r>
      <w:proofErr w:type="spellEnd"/>
      <w:r w:rsidRPr="00977EA3">
        <w:t xml:space="preserve"> value, the Form Filler may fill any form fields needed for form submission, and may display the form for user interaction.</w:t>
      </w:r>
    </w:p>
    <w:p w14:paraId="029E7D83" w14:textId="77777777" w:rsidR="007A1F44" w:rsidRPr="00977EA3" w:rsidRDefault="007A1F44" w:rsidP="00DF34AB">
      <w:pPr>
        <w:pStyle w:val="Titolo6"/>
        <w:numPr>
          <w:ilvl w:val="0"/>
          <w:numId w:val="0"/>
        </w:numPr>
        <w:tabs>
          <w:tab w:val="clear" w:pos="2160"/>
          <w:tab w:val="clear" w:pos="2880"/>
          <w:tab w:val="clear" w:pos="3600"/>
          <w:tab w:val="clear" w:pos="4320"/>
          <w:tab w:val="clear" w:pos="5040"/>
        </w:tabs>
        <w:ind w:left="1152" w:hanging="1152"/>
        <w:rPr>
          <w:noProof w:val="0"/>
        </w:rPr>
      </w:pPr>
      <w:r w:rsidRPr="00977EA3">
        <w:rPr>
          <w:noProof w:val="0"/>
        </w:rPr>
        <w:lastRenderedPageBreak/>
        <w:t>3.34.4.2.3.1 XHTML Handling</w:t>
      </w:r>
    </w:p>
    <w:p w14:paraId="1541C470" w14:textId="77777777" w:rsidR="007A1F44" w:rsidRPr="00977EA3" w:rsidRDefault="007A1F44" w:rsidP="00DF34AB">
      <w:pPr>
        <w:pStyle w:val="Corpotesto"/>
      </w:pPr>
      <w:r w:rsidRPr="00977EA3">
        <w:t xml:space="preserve">A Form Manager or Form Processor shall return a form. If the form is returned as a URL, because </w:t>
      </w:r>
      <w:proofErr w:type="spellStart"/>
      <w:r w:rsidRPr="00977EA3">
        <w:t>encodedResponse</w:t>
      </w:r>
      <w:proofErr w:type="spellEnd"/>
      <w:r w:rsidRPr="00977EA3">
        <w:t xml:space="preserve"> is false on the request, the form shall be formatted as XHTML using XHTML Basic and W3C HTML Compatibility Guidelines provided in the Appendix C of the W3C XHTML 1.0 Recommendation. If the form is returned as Structured content, it shall be capable of being transformed into XHTML. In all cases, the returned form shall support the Submit and all required Archive transactions.</w:t>
      </w:r>
    </w:p>
    <w:p w14:paraId="1719B8DC" w14:textId="77777777" w:rsidR="007A1F44" w:rsidRPr="00977EA3" w:rsidRDefault="007A1F44" w:rsidP="00DF34AB">
      <w:pPr>
        <w:pStyle w:val="Titolo6"/>
        <w:numPr>
          <w:ilvl w:val="0"/>
          <w:numId w:val="0"/>
        </w:numPr>
        <w:tabs>
          <w:tab w:val="clear" w:pos="2160"/>
          <w:tab w:val="clear" w:pos="2880"/>
          <w:tab w:val="clear" w:pos="3600"/>
          <w:tab w:val="clear" w:pos="4320"/>
          <w:tab w:val="clear" w:pos="5040"/>
        </w:tabs>
        <w:ind w:left="1152" w:hanging="1152"/>
        <w:rPr>
          <w:noProof w:val="0"/>
        </w:rPr>
      </w:pPr>
      <w:r w:rsidRPr="00977EA3">
        <w:rPr>
          <w:noProof w:val="0"/>
        </w:rPr>
        <w:t xml:space="preserve">3.34.4.2.3.2 </w:t>
      </w:r>
      <w:proofErr w:type="spellStart"/>
      <w:r w:rsidRPr="00977EA3">
        <w:rPr>
          <w:noProof w:val="0"/>
        </w:rPr>
        <w:t>XForm</w:t>
      </w:r>
      <w:proofErr w:type="spellEnd"/>
      <w:r w:rsidRPr="00977EA3">
        <w:rPr>
          <w:noProof w:val="0"/>
        </w:rPr>
        <w:t xml:space="preserve"> Option</w:t>
      </w:r>
    </w:p>
    <w:p w14:paraId="50D594EE" w14:textId="77777777" w:rsidR="007A1F44" w:rsidRPr="00977EA3" w:rsidRDefault="007A1F44" w:rsidP="00DF34AB">
      <w:pPr>
        <w:pStyle w:val="Corpotesto"/>
      </w:pPr>
      <w:r w:rsidRPr="00977EA3">
        <w:t xml:space="preserve">A Form Manager or Form Processor that supports the </w:t>
      </w:r>
      <w:proofErr w:type="spellStart"/>
      <w:r w:rsidRPr="00977EA3">
        <w:t>XForms</w:t>
      </w:r>
      <w:proofErr w:type="spellEnd"/>
      <w:r w:rsidRPr="00977EA3">
        <w:t xml:space="preserve"> Option shall additionally be capable of returning a form, whether returned as the response or referenced by a returned URL, that conforms to </w:t>
      </w:r>
      <w:proofErr w:type="spellStart"/>
      <w:r w:rsidRPr="00977EA3">
        <w:t>XForms</w:t>
      </w:r>
      <w:proofErr w:type="spellEnd"/>
      <w:r w:rsidRPr="00977EA3">
        <w:t xml:space="preserve"> 1.1. The host language for the </w:t>
      </w:r>
      <w:proofErr w:type="spellStart"/>
      <w:r w:rsidRPr="00977EA3">
        <w:t>XForm</w:t>
      </w:r>
      <w:proofErr w:type="spellEnd"/>
      <w:r w:rsidRPr="00977EA3">
        <w:t xml:space="preserve"> shall be XHTML Basic according to the W3C HTML Compatibility Guidelines provided in the Appendix C of the W3C XHTML 1.0 Recommendation. The returned form shall support the Submit and all required Archive transactions.</w:t>
      </w:r>
    </w:p>
    <w:p w14:paraId="2CBF5377" w14:textId="77777777" w:rsidR="007A1F44" w:rsidRPr="00977EA3" w:rsidRDefault="007A1F44" w:rsidP="00D372D5">
      <w:pPr>
        <w:pStyle w:val="Titolo3"/>
        <w:numPr>
          <w:ilvl w:val="0"/>
          <w:numId w:val="0"/>
        </w:numPr>
        <w:tabs>
          <w:tab w:val="clear" w:pos="2160"/>
          <w:tab w:val="clear" w:pos="2880"/>
        </w:tabs>
        <w:rPr>
          <w:bCs/>
          <w:noProof w:val="0"/>
        </w:rPr>
      </w:pPr>
      <w:bookmarkStart w:id="715" w:name="_Toc237277092"/>
      <w:bookmarkStart w:id="716" w:name="_Toc330825256"/>
      <w:bookmarkStart w:id="717" w:name="_Toc398544216"/>
      <w:bookmarkStart w:id="718" w:name="_Toc398717919"/>
      <w:bookmarkStart w:id="719" w:name="_Toc518634521"/>
      <w:r w:rsidRPr="00977EA3">
        <w:rPr>
          <w:bCs/>
          <w:noProof w:val="0"/>
        </w:rPr>
        <w:t>3.34.5 Protocol Requirements</w:t>
      </w:r>
      <w:bookmarkEnd w:id="715"/>
      <w:bookmarkEnd w:id="716"/>
      <w:bookmarkEnd w:id="717"/>
      <w:bookmarkEnd w:id="718"/>
      <w:bookmarkEnd w:id="719"/>
    </w:p>
    <w:p w14:paraId="42F1D060" w14:textId="77777777" w:rsidR="007A1F44" w:rsidRPr="00977EA3" w:rsidRDefault="007A1F44" w:rsidP="00DF34AB">
      <w:pPr>
        <w:pStyle w:val="Corpotesto"/>
      </w:pPr>
      <w:r w:rsidRPr="00977EA3">
        <w:t xml:space="preserve">The Retrieve Form request and response shall be transmitted using Synchronous Web Services Exchange, according to the requirements specified in ITI TF-2x: Appendix V. </w:t>
      </w:r>
    </w:p>
    <w:p w14:paraId="51D3CC0A" w14:textId="77777777" w:rsidR="007A1F44" w:rsidRPr="00977EA3" w:rsidRDefault="007A1F44" w:rsidP="00DF34AB">
      <w:pPr>
        <w:pStyle w:val="Corpotesto"/>
      </w:pPr>
      <w:r w:rsidRPr="00977EA3">
        <w:t>The Retrieve Form transaction shall use SOAP 1.2.</w:t>
      </w:r>
    </w:p>
    <w:p w14:paraId="6252AA8A" w14:textId="77777777" w:rsidR="007A1F44" w:rsidRPr="00977EA3" w:rsidRDefault="007A1F44" w:rsidP="00DF34AB">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38908444" w14:textId="77777777" w:rsidTr="00601E92">
        <w:trPr>
          <w:jc w:val="center"/>
        </w:trPr>
        <w:tc>
          <w:tcPr>
            <w:tcW w:w="1998" w:type="dxa"/>
          </w:tcPr>
          <w:p w14:paraId="1865615A" w14:textId="77777777" w:rsidR="007A1F44" w:rsidRPr="00977EA3" w:rsidRDefault="007A1F44" w:rsidP="00A53067">
            <w:pPr>
              <w:pStyle w:val="TableEntry"/>
              <w:rPr>
                <w:noProof w:val="0"/>
              </w:rPr>
            </w:pPr>
            <w:proofErr w:type="spellStart"/>
            <w:r w:rsidRPr="00977EA3">
              <w:rPr>
                <w:noProof w:val="0"/>
              </w:rPr>
              <w:t>ihe</w:t>
            </w:r>
            <w:proofErr w:type="spellEnd"/>
          </w:p>
        </w:tc>
        <w:tc>
          <w:tcPr>
            <w:tcW w:w="6210" w:type="dxa"/>
          </w:tcPr>
          <w:p w14:paraId="04547EC8" w14:textId="77777777" w:rsidR="007A1F44" w:rsidRPr="00977EA3" w:rsidRDefault="007A1F44" w:rsidP="00A53067">
            <w:pPr>
              <w:pStyle w:val="TableEntry"/>
              <w:rPr>
                <w:noProof w:val="0"/>
              </w:rPr>
            </w:pPr>
            <w:r w:rsidRPr="00977EA3">
              <w:rPr>
                <w:noProof w:val="0"/>
              </w:rPr>
              <w:t>urn:ihe:iti:rfd:2007</w:t>
            </w:r>
          </w:p>
        </w:tc>
      </w:tr>
      <w:tr w:rsidR="007A1F44" w:rsidRPr="00977EA3" w14:paraId="1253D756" w14:textId="77777777" w:rsidTr="00601E92">
        <w:trPr>
          <w:jc w:val="center"/>
        </w:trPr>
        <w:tc>
          <w:tcPr>
            <w:tcW w:w="1998" w:type="dxa"/>
          </w:tcPr>
          <w:p w14:paraId="1B2EF4BB" w14:textId="77777777" w:rsidR="007A1F44" w:rsidRPr="00977EA3" w:rsidRDefault="007A1F44" w:rsidP="00A53067">
            <w:pPr>
              <w:pStyle w:val="TableEntry"/>
              <w:rPr>
                <w:noProof w:val="0"/>
              </w:rPr>
            </w:pPr>
            <w:r w:rsidRPr="00977EA3">
              <w:rPr>
                <w:noProof w:val="0"/>
              </w:rPr>
              <w:t>soap12</w:t>
            </w:r>
          </w:p>
        </w:tc>
        <w:tc>
          <w:tcPr>
            <w:tcW w:w="6210" w:type="dxa"/>
          </w:tcPr>
          <w:p w14:paraId="736F5D1B" w14:textId="77777777" w:rsidR="007A1F44" w:rsidRPr="00977EA3" w:rsidRDefault="007A1F44" w:rsidP="00A53067">
            <w:pPr>
              <w:pStyle w:val="TableEntry"/>
              <w:rPr>
                <w:noProof w:val="0"/>
              </w:rPr>
            </w:pPr>
            <w:r w:rsidRPr="00977EA3">
              <w:rPr>
                <w:noProof w:val="0"/>
              </w:rPr>
              <w:t>http://schemas.xmlsoap.org/wsdl/soap12/</w:t>
            </w:r>
          </w:p>
        </w:tc>
      </w:tr>
      <w:tr w:rsidR="007A1F44" w:rsidRPr="00977EA3" w14:paraId="287E46BA" w14:textId="77777777" w:rsidTr="00601E92">
        <w:trPr>
          <w:jc w:val="center"/>
        </w:trPr>
        <w:tc>
          <w:tcPr>
            <w:tcW w:w="1998" w:type="dxa"/>
          </w:tcPr>
          <w:p w14:paraId="3578C1E7" w14:textId="77777777" w:rsidR="007A1F44" w:rsidRPr="00977EA3" w:rsidRDefault="007A1F44" w:rsidP="00A53067">
            <w:pPr>
              <w:pStyle w:val="TableEntry"/>
              <w:rPr>
                <w:noProof w:val="0"/>
              </w:rPr>
            </w:pPr>
            <w:proofErr w:type="spellStart"/>
            <w:r w:rsidRPr="00977EA3">
              <w:rPr>
                <w:noProof w:val="0"/>
              </w:rPr>
              <w:t>wsaw</w:t>
            </w:r>
            <w:proofErr w:type="spellEnd"/>
          </w:p>
        </w:tc>
        <w:tc>
          <w:tcPr>
            <w:tcW w:w="6210" w:type="dxa"/>
          </w:tcPr>
          <w:p w14:paraId="74B39594" w14:textId="77777777" w:rsidR="007A1F44" w:rsidRPr="00977EA3" w:rsidRDefault="007A1F44" w:rsidP="00A53067">
            <w:pPr>
              <w:pStyle w:val="TableEntry"/>
              <w:rPr>
                <w:noProof w:val="0"/>
              </w:rPr>
            </w:pPr>
            <w:r w:rsidRPr="00977EA3">
              <w:rPr>
                <w:noProof w:val="0"/>
              </w:rPr>
              <w:t>http://www.w3.org/2005/08/addressing</w:t>
            </w:r>
          </w:p>
        </w:tc>
      </w:tr>
      <w:tr w:rsidR="007A1F44" w:rsidRPr="00977EA3" w14:paraId="083A7A09" w14:textId="77777777" w:rsidTr="00601E92">
        <w:trPr>
          <w:jc w:val="center"/>
        </w:trPr>
        <w:tc>
          <w:tcPr>
            <w:tcW w:w="1998" w:type="dxa"/>
          </w:tcPr>
          <w:p w14:paraId="0F6C2012" w14:textId="77777777" w:rsidR="007A1F44" w:rsidRPr="00977EA3" w:rsidRDefault="007A1F44" w:rsidP="00A53067">
            <w:pPr>
              <w:pStyle w:val="TableEntry"/>
              <w:rPr>
                <w:noProof w:val="0"/>
              </w:rPr>
            </w:pPr>
            <w:proofErr w:type="spellStart"/>
            <w:r w:rsidRPr="00977EA3">
              <w:rPr>
                <w:noProof w:val="0"/>
              </w:rPr>
              <w:t>xsd</w:t>
            </w:r>
            <w:proofErr w:type="spellEnd"/>
          </w:p>
        </w:tc>
        <w:tc>
          <w:tcPr>
            <w:tcW w:w="6210" w:type="dxa"/>
          </w:tcPr>
          <w:p w14:paraId="4217057E" w14:textId="77777777" w:rsidR="007A1F44" w:rsidRPr="00977EA3" w:rsidRDefault="007A1F44" w:rsidP="00A53067">
            <w:pPr>
              <w:pStyle w:val="TableEntry"/>
              <w:rPr>
                <w:noProof w:val="0"/>
              </w:rPr>
            </w:pPr>
            <w:r w:rsidRPr="00977EA3">
              <w:rPr>
                <w:noProof w:val="0"/>
              </w:rPr>
              <w:t>http://www.w3.org/2001/XMLSchema</w:t>
            </w:r>
          </w:p>
        </w:tc>
      </w:tr>
    </w:tbl>
    <w:p w14:paraId="466854C8" w14:textId="77777777" w:rsidR="007A1F44" w:rsidRPr="00977EA3" w:rsidRDefault="007A1F44" w:rsidP="00DF34AB">
      <w:pPr>
        <w:pStyle w:val="Corpotesto"/>
      </w:pPr>
      <w:r w:rsidRPr="00977EA3">
        <w:t>These are the requirements for the Retrieve Form transaction presented in the order in which they would appear in the WSDL definition:</w:t>
      </w:r>
    </w:p>
    <w:p w14:paraId="2B894843" w14:textId="77777777" w:rsidR="008E3CF3" w:rsidRPr="00977EA3" w:rsidRDefault="007A1F44" w:rsidP="00EC243F">
      <w:pPr>
        <w:pStyle w:val="Puntoelenco2"/>
      </w:pPr>
      <w:r w:rsidRPr="00977EA3">
        <w:t>The following types shall be imported (</w:t>
      </w:r>
      <w:proofErr w:type="spellStart"/>
      <w:r w:rsidRPr="00977EA3">
        <w:t>xds:import</w:t>
      </w:r>
      <w:proofErr w:type="spellEnd"/>
      <w:r w:rsidRPr="00977EA3">
        <w:t>) in the /definitions/types section:</w:t>
      </w:r>
    </w:p>
    <w:p w14:paraId="4CA5F061" w14:textId="77777777" w:rsidR="008E3CF3" w:rsidRPr="00977EA3" w:rsidRDefault="007A1F44" w:rsidP="00EC243F">
      <w:pPr>
        <w:pStyle w:val="Puntoelenco3"/>
        <w:numPr>
          <w:ilvl w:val="0"/>
          <w:numId w:val="17"/>
        </w:numPr>
      </w:pPr>
      <w:r w:rsidRPr="00977EA3">
        <w:t>Namespace=”urn:ihe:iti:rfd:2007”, schema=”RFD.xsd”</w:t>
      </w:r>
    </w:p>
    <w:p w14:paraId="1503A25E" w14:textId="77777777" w:rsidR="008E3CF3" w:rsidRPr="00977EA3" w:rsidRDefault="007A1F44" w:rsidP="00EC243F">
      <w:pPr>
        <w:pStyle w:val="Puntoelenco2"/>
      </w:pPr>
      <w:r w:rsidRPr="00977EA3">
        <w:t>The /definitions/message/part/@element attribute of the Retrieve Form Request message shall be defined as: “</w:t>
      </w:r>
      <w:proofErr w:type="spellStart"/>
      <w:r w:rsidRPr="00977EA3">
        <w:t>ihe:RetrieveFormRequest</w:t>
      </w:r>
      <w:proofErr w:type="spellEnd"/>
      <w:r w:rsidRPr="00977EA3">
        <w:t>”</w:t>
      </w:r>
    </w:p>
    <w:p w14:paraId="47789D8E" w14:textId="77777777" w:rsidR="008E3CF3" w:rsidRPr="00977EA3" w:rsidRDefault="007A1F44" w:rsidP="00EC243F">
      <w:pPr>
        <w:pStyle w:val="Puntoelenco2"/>
      </w:pPr>
      <w:r w:rsidRPr="00977EA3">
        <w:t>The /definitions/message/part/@element attribute of the Retrieve Form Response message shall be defined as: “</w:t>
      </w:r>
      <w:proofErr w:type="spellStart"/>
      <w:r w:rsidRPr="00977EA3">
        <w:t>ihe:RetrieveFormResponse</w:t>
      </w:r>
      <w:proofErr w:type="spellEnd"/>
      <w:r w:rsidRPr="00977EA3">
        <w:t>”</w:t>
      </w:r>
    </w:p>
    <w:p w14:paraId="79412D45" w14:textId="77777777" w:rsidR="008E3CF3" w:rsidRPr="00977EA3" w:rsidRDefault="007A1F44" w:rsidP="00EC243F">
      <w:pPr>
        <w:pStyle w:val="Puntoelenco2"/>
      </w:pPr>
      <w:r w:rsidRPr="00977EA3">
        <w:t>The /definitions/</w:t>
      </w:r>
      <w:proofErr w:type="spellStart"/>
      <w:r w:rsidRPr="00977EA3">
        <w:t>portType</w:t>
      </w:r>
      <w:proofErr w:type="spellEnd"/>
      <w:r w:rsidRPr="00977EA3">
        <w:t>/operation/input/@</w:t>
      </w:r>
      <w:proofErr w:type="spellStart"/>
      <w:r w:rsidRPr="00977EA3">
        <w:t>wsaw:Action</w:t>
      </w:r>
      <w:proofErr w:type="spellEnd"/>
      <w:r w:rsidRPr="00977EA3">
        <w:t xml:space="preserve"> attribute for the Retrieve Form Request message shall be defined as “urn:ihe:iti:2007:RetrieveForm”</w:t>
      </w:r>
    </w:p>
    <w:p w14:paraId="5472A45B" w14:textId="77777777" w:rsidR="008E3CF3" w:rsidRPr="00977EA3" w:rsidRDefault="007A1F44" w:rsidP="00EC243F">
      <w:pPr>
        <w:pStyle w:val="Puntoelenco2"/>
      </w:pPr>
      <w:r w:rsidRPr="00977EA3">
        <w:t>The /definitions/</w:t>
      </w:r>
      <w:proofErr w:type="spellStart"/>
      <w:r w:rsidRPr="00977EA3">
        <w:t>portType</w:t>
      </w:r>
      <w:proofErr w:type="spellEnd"/>
      <w:r w:rsidRPr="00977EA3">
        <w:t>/operation/output/@</w:t>
      </w:r>
      <w:proofErr w:type="spellStart"/>
      <w:r w:rsidRPr="00977EA3">
        <w:t>wsaw:Action</w:t>
      </w:r>
      <w:proofErr w:type="spellEnd"/>
      <w:r w:rsidRPr="00977EA3">
        <w:t xml:space="preserve"> attribute for the Retrieve Form Response message shall be defined as: “urn:ihe:iti:2007:RetrieveFormResponse”</w:t>
      </w:r>
    </w:p>
    <w:p w14:paraId="4D180D4D" w14:textId="6A85C182" w:rsidR="008E3CF3" w:rsidRPr="00977EA3" w:rsidRDefault="00CE54F6" w:rsidP="00EC243F">
      <w:pPr>
        <w:pStyle w:val="Puntoelenco2"/>
      </w:pPr>
      <w:r w:rsidRPr="00977EA3">
        <w:lastRenderedPageBreak/>
        <w:t>The /definitions/binding/operation/soap12:operation/@soapActionRequired attribute shall be defined as “false”</w:t>
      </w:r>
    </w:p>
    <w:p w14:paraId="2EC31F6F" w14:textId="77777777" w:rsidR="007A1F44" w:rsidRPr="00977EA3" w:rsidRDefault="007A1F44" w:rsidP="00DF34AB">
      <w:pPr>
        <w:pStyle w:val="Corpotesto"/>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3.34.5.1 Sample SOAP Messages.</w:t>
      </w:r>
    </w:p>
    <w:p w14:paraId="0E99C4B6" w14:textId="497C3D6F" w:rsidR="007A1F44" w:rsidRPr="00977EA3" w:rsidRDefault="000D5070" w:rsidP="00DF34AB">
      <w:pPr>
        <w:pStyle w:val="Corpotesto"/>
      </w:pPr>
      <w:r w:rsidRPr="00977EA3">
        <w:t xml:space="preserve">An </w:t>
      </w:r>
      <w:r w:rsidR="007A1F44" w:rsidRPr="00977EA3">
        <w:t xml:space="preserve">informative WSDL for the Form Manager </w:t>
      </w:r>
      <w:r w:rsidRPr="00977EA3">
        <w:t>and a</w:t>
      </w:r>
      <w:r w:rsidR="007A1F44" w:rsidRPr="00977EA3">
        <w:t xml:space="preserve"> full XML Schema Document for the RFD types is available online on the IHE FTP site</w:t>
      </w:r>
      <w:r w:rsidR="009A338E" w:rsidRPr="00977EA3">
        <w:t xml:space="preserve">. </w:t>
      </w:r>
      <w:r w:rsidRPr="00977EA3">
        <w:t xml:space="preserve">See ITI TF-2x: Appendix W. </w:t>
      </w:r>
    </w:p>
    <w:p w14:paraId="3C1C365C" w14:textId="77777777" w:rsidR="007A1F44" w:rsidRPr="00977EA3" w:rsidRDefault="007A1F44" w:rsidP="00DF34AB">
      <w:pPr>
        <w:pStyle w:val="Titolo4"/>
        <w:numPr>
          <w:ilvl w:val="0"/>
          <w:numId w:val="0"/>
        </w:numPr>
        <w:tabs>
          <w:tab w:val="clear" w:pos="2160"/>
          <w:tab w:val="clear" w:pos="2880"/>
          <w:tab w:val="clear" w:pos="3600"/>
        </w:tabs>
        <w:ind w:left="864" w:hanging="864"/>
        <w:rPr>
          <w:noProof w:val="0"/>
        </w:rPr>
      </w:pPr>
      <w:bookmarkStart w:id="720" w:name="_Toc398544217"/>
      <w:r w:rsidRPr="00977EA3">
        <w:rPr>
          <w:noProof w:val="0"/>
        </w:rPr>
        <w:t>3.34.5.1 Sample SOAP Messages</w:t>
      </w:r>
      <w:bookmarkEnd w:id="720"/>
    </w:p>
    <w:p w14:paraId="215E42C3" w14:textId="77777777" w:rsidR="007A1F44" w:rsidRPr="00977EA3" w:rsidRDefault="007A1F44" w:rsidP="00DF34AB">
      <w:pPr>
        <w:pStyle w:val="Corpotesto"/>
      </w:pPr>
      <w:r w:rsidRPr="00977EA3">
        <w:t>The samples in the following two sections show a typical SOAP request and its relative SOAP response. The sample messages also show the WS-Addressing headers &lt;Action/&gt;,</w:t>
      </w:r>
    </w:p>
    <w:p w14:paraId="3833F66D" w14:textId="77777777" w:rsidR="007A1F44" w:rsidRPr="00977EA3" w:rsidRDefault="007A1F44" w:rsidP="00DF34AB">
      <w:pPr>
        <w:pStyle w:val="Corpotesto"/>
      </w:pPr>
      <w:r w:rsidRPr="00977EA3">
        <w:t>&lt;</w:t>
      </w:r>
      <w:proofErr w:type="spellStart"/>
      <w:r w:rsidRPr="00977EA3">
        <w:t>MessageID</w:t>
      </w:r>
      <w:proofErr w:type="spellEnd"/>
      <w:r w:rsidRPr="00977EA3">
        <w:t>/&gt;, .; these WS-Addressing headers are populated according to ITI TF-2x: Appendix V: Web Services for IHE Transactions. Some of the body of the SOAP message is omitted for brevity.</w:t>
      </w:r>
    </w:p>
    <w:p w14:paraId="3C81874B"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3.34.5.1.1 Sample Retrieve Form SOAP Request</w:t>
      </w:r>
    </w:p>
    <w:p w14:paraId="50301DF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w:t>
      </w:r>
      <w:proofErr w:type="spellStart"/>
      <w:r w:rsidRPr="00977EA3">
        <w:rPr>
          <w:rFonts w:ascii="Courier New" w:hAnsi="Courier New" w:cs="Courier New"/>
          <w:color w:val="0000FF"/>
          <w:sz w:val="20"/>
        </w:rPr>
        <w:t>soap:Envelope</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xmlns:soap</w:t>
      </w:r>
      <w:proofErr w:type="spellEnd"/>
      <w:r w:rsidRPr="00977EA3">
        <w:rPr>
          <w:rFonts w:ascii="Courier New" w:hAnsi="Courier New" w:cs="Courier New"/>
          <w:color w:val="0000FF"/>
          <w:sz w:val="20"/>
        </w:rPr>
        <w:t xml:space="preserve">="http://www.w3.org/2003/05/soap-envelope" </w:t>
      </w:r>
      <w:proofErr w:type="spellStart"/>
      <w:r w:rsidRPr="00977EA3">
        <w:rPr>
          <w:rFonts w:ascii="Courier New" w:hAnsi="Courier New" w:cs="Courier New"/>
          <w:color w:val="0000FF"/>
          <w:sz w:val="20"/>
        </w:rPr>
        <w:t>xmlns:xsi</w:t>
      </w:r>
      <w:proofErr w:type="spellEnd"/>
      <w:r w:rsidRPr="00977EA3">
        <w:rPr>
          <w:rFonts w:ascii="Courier New" w:hAnsi="Courier New" w:cs="Courier New"/>
          <w:color w:val="0000FF"/>
          <w:sz w:val="20"/>
        </w:rPr>
        <w:t xml:space="preserve">="http://www.w3.org/2001/XMLSchema-instance" </w:t>
      </w:r>
      <w:proofErr w:type="spellStart"/>
      <w:r w:rsidRPr="00977EA3">
        <w:rPr>
          <w:rFonts w:ascii="Courier New" w:hAnsi="Courier New" w:cs="Courier New"/>
          <w:color w:val="0000FF"/>
          <w:sz w:val="20"/>
        </w:rPr>
        <w:t>xmlns:xsd</w:t>
      </w:r>
      <w:proofErr w:type="spellEnd"/>
      <w:r w:rsidRPr="00977EA3">
        <w:rPr>
          <w:rFonts w:ascii="Courier New" w:hAnsi="Courier New" w:cs="Courier New"/>
          <w:color w:val="0000FF"/>
          <w:sz w:val="20"/>
        </w:rPr>
        <w:t>="http://www.w3.org/2001/XMLSchema"&gt;</w:t>
      </w:r>
    </w:p>
    <w:p w14:paraId="60FA5EC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soap:Header</w:t>
      </w:r>
      <w:proofErr w:type="spellEnd"/>
      <w:r w:rsidRPr="00977EA3">
        <w:rPr>
          <w:rFonts w:ascii="Courier New" w:hAnsi="Courier New" w:cs="Courier New"/>
          <w:color w:val="0000FF"/>
          <w:sz w:val="20"/>
        </w:rPr>
        <w:t>&gt;</w:t>
      </w:r>
    </w:p>
    <w:p w14:paraId="0012CE2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r>
      <w:r w:rsidRPr="00977EA3">
        <w:rPr>
          <w:rFonts w:ascii="Courier New" w:hAnsi="Courier New" w:cs="Courier New"/>
          <w:color w:val="0000FF"/>
          <w:sz w:val="20"/>
        </w:rPr>
        <w:tab/>
        <w:t>&lt;wsa:To&gt;http://localhost:4040/axis2/services/someservice&lt;/wsa:To&gt;</w:t>
      </w:r>
    </w:p>
    <w:p w14:paraId="6C7BDAE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6688B75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t>
      </w:r>
      <w:proofErr w:type="spellStart"/>
      <w:r w:rsidRPr="00977EA3">
        <w:rPr>
          <w:rFonts w:ascii="Courier New" w:hAnsi="Courier New" w:cs="Courier New"/>
          <w:color w:val="0000FF"/>
          <w:sz w:val="20"/>
        </w:rPr>
        <w:t>wsa:Action</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soap:mustUnderstand</w:t>
      </w:r>
      <w:proofErr w:type="spellEnd"/>
      <w:r w:rsidRPr="00977EA3">
        <w:rPr>
          <w:rFonts w:ascii="Courier New" w:hAnsi="Courier New" w:cs="Courier New"/>
          <w:color w:val="0000FF"/>
          <w:sz w:val="20"/>
        </w:rPr>
        <w:t>="1"&gt;</w:t>
      </w:r>
      <w:proofErr w:type="spellStart"/>
      <w:r w:rsidRPr="00977EA3">
        <w:rPr>
          <w:rFonts w:ascii="Courier New" w:hAnsi="Courier New" w:cs="Courier New"/>
          <w:color w:val="0000FF"/>
          <w:sz w:val="20"/>
        </w:rPr>
        <w:t>urn:ihe:iti</w:t>
      </w:r>
      <w:proofErr w:type="spellEnd"/>
      <w:r w:rsidRPr="00977EA3">
        <w:rPr>
          <w:rFonts w:ascii="Courier New" w:hAnsi="Courier New" w:cs="Courier New"/>
          <w:color w:val="0000FF"/>
          <w:sz w:val="20"/>
        </w:rPr>
        <w:t>:</w:t>
      </w:r>
      <w:r w:rsidRPr="00977EA3" w:rsidDel="00C56813">
        <w:rPr>
          <w:rFonts w:ascii="Courier New" w:hAnsi="Courier New" w:cs="Courier New"/>
          <w:color w:val="0000FF"/>
          <w:sz w:val="20"/>
        </w:rPr>
        <w:t xml:space="preserve"> </w:t>
      </w:r>
      <w:r w:rsidRPr="00977EA3">
        <w:rPr>
          <w:rFonts w:ascii="Courier New" w:hAnsi="Courier New" w:cs="Courier New"/>
          <w:color w:val="0000FF"/>
          <w:sz w:val="20"/>
        </w:rPr>
        <w:t>2007:RetrieveForm&lt;/</w:t>
      </w:r>
      <w:proofErr w:type="spellStart"/>
      <w:r w:rsidRPr="00977EA3">
        <w:rPr>
          <w:rFonts w:ascii="Courier New" w:hAnsi="Courier New" w:cs="Courier New"/>
          <w:color w:val="0000FF"/>
          <w:sz w:val="20"/>
        </w:rPr>
        <w:t>wsa:Action</w:t>
      </w:r>
      <w:proofErr w:type="spellEnd"/>
      <w:r w:rsidRPr="00977EA3">
        <w:rPr>
          <w:rFonts w:ascii="Courier New" w:hAnsi="Courier New" w:cs="Courier New"/>
          <w:color w:val="0000FF"/>
          <w:sz w:val="20"/>
        </w:rPr>
        <w:t>&gt;</w:t>
      </w:r>
    </w:p>
    <w:p w14:paraId="25EF594E"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soap:Header</w:t>
      </w:r>
      <w:proofErr w:type="spellEnd"/>
      <w:r w:rsidRPr="00977EA3">
        <w:rPr>
          <w:rFonts w:ascii="Courier New" w:hAnsi="Courier New" w:cs="Courier New"/>
          <w:color w:val="0000FF"/>
          <w:sz w:val="20"/>
        </w:rPr>
        <w:t>&gt;</w:t>
      </w:r>
    </w:p>
    <w:p w14:paraId="6A41DC1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soap:Body</w:t>
      </w:r>
      <w:proofErr w:type="spellEnd"/>
      <w:r w:rsidRPr="00977EA3">
        <w:rPr>
          <w:rFonts w:ascii="Courier New" w:hAnsi="Courier New" w:cs="Courier New"/>
          <w:color w:val="0000FF"/>
          <w:sz w:val="20"/>
        </w:rPr>
        <w:t>&gt;</w:t>
      </w:r>
    </w:p>
    <w:p w14:paraId="7BA5B852"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RetrieveFormRequest</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xmlns</w:t>
      </w:r>
      <w:proofErr w:type="spellEnd"/>
      <w:r w:rsidRPr="00977EA3">
        <w:rPr>
          <w:rFonts w:ascii="Courier New" w:hAnsi="Courier New" w:cs="Courier New"/>
          <w:color w:val="0000FF"/>
          <w:sz w:val="20"/>
        </w:rPr>
        <w:t>="urn:ihe:iti:rfd:2007"&gt;</w:t>
      </w:r>
    </w:p>
    <w:p w14:paraId="1F9D0AB1"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prepopData</w:t>
      </w:r>
      <w:proofErr w:type="spellEnd"/>
      <w:r w:rsidRPr="00977EA3">
        <w:rPr>
          <w:rFonts w:ascii="Courier New" w:hAnsi="Courier New" w:cs="Courier New"/>
          <w:color w:val="0000FF"/>
          <w:sz w:val="20"/>
        </w:rPr>
        <w:t>&gt;...some xml content...&lt;/</w:t>
      </w:r>
      <w:proofErr w:type="spellStart"/>
      <w:r w:rsidRPr="00977EA3">
        <w:rPr>
          <w:rFonts w:ascii="Courier New" w:hAnsi="Courier New" w:cs="Courier New"/>
          <w:color w:val="0000FF"/>
          <w:sz w:val="20"/>
        </w:rPr>
        <w:t>prepopdata</w:t>
      </w:r>
      <w:proofErr w:type="spellEnd"/>
      <w:r w:rsidRPr="00977EA3">
        <w:rPr>
          <w:rFonts w:ascii="Courier New" w:hAnsi="Courier New" w:cs="Courier New"/>
          <w:color w:val="0000FF"/>
          <w:sz w:val="20"/>
        </w:rPr>
        <w:t>&gt;</w:t>
      </w:r>
    </w:p>
    <w:p w14:paraId="66AFE72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workflowData</w:t>
      </w:r>
      <w:proofErr w:type="spellEnd"/>
      <w:r w:rsidRPr="00977EA3">
        <w:rPr>
          <w:rFonts w:ascii="Courier New" w:hAnsi="Courier New" w:cs="Courier New"/>
          <w:color w:val="0000FF"/>
          <w:sz w:val="20"/>
        </w:rPr>
        <w:t>&gt;</w:t>
      </w:r>
    </w:p>
    <w:p w14:paraId="05441F5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formID</w:t>
      </w:r>
      <w:proofErr w:type="spellEnd"/>
      <w:r w:rsidRPr="00977EA3">
        <w:rPr>
          <w:rFonts w:ascii="Courier New" w:hAnsi="Courier New" w:cs="Courier New"/>
          <w:color w:val="0000FF"/>
          <w:sz w:val="20"/>
        </w:rPr>
        <w:t>&gt;1&lt;/</w:t>
      </w:r>
      <w:proofErr w:type="spellStart"/>
      <w:r w:rsidRPr="00977EA3">
        <w:rPr>
          <w:rFonts w:ascii="Courier New" w:hAnsi="Courier New" w:cs="Courier New"/>
          <w:color w:val="0000FF"/>
          <w:sz w:val="20"/>
        </w:rPr>
        <w:t>formID</w:t>
      </w:r>
      <w:proofErr w:type="spellEnd"/>
      <w:r w:rsidRPr="00977EA3">
        <w:rPr>
          <w:rFonts w:ascii="Courier New" w:hAnsi="Courier New" w:cs="Courier New"/>
          <w:color w:val="0000FF"/>
          <w:sz w:val="20"/>
        </w:rPr>
        <w:t>&gt;</w:t>
      </w:r>
    </w:p>
    <w:p w14:paraId="2171E681"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encodedResponse</w:t>
      </w:r>
      <w:proofErr w:type="spellEnd"/>
      <w:r w:rsidRPr="00977EA3">
        <w:rPr>
          <w:rFonts w:ascii="Courier New" w:hAnsi="Courier New" w:cs="Courier New"/>
          <w:color w:val="0000FF"/>
          <w:sz w:val="20"/>
        </w:rPr>
        <w:t>&gt;false&lt;/</w:t>
      </w:r>
      <w:proofErr w:type="spellStart"/>
      <w:r w:rsidRPr="00977EA3">
        <w:rPr>
          <w:rFonts w:ascii="Courier New" w:hAnsi="Courier New" w:cs="Courier New"/>
          <w:color w:val="0000FF"/>
          <w:sz w:val="20"/>
        </w:rPr>
        <w:t>encodedResponse</w:t>
      </w:r>
      <w:proofErr w:type="spellEnd"/>
      <w:r w:rsidRPr="00977EA3">
        <w:rPr>
          <w:rFonts w:ascii="Courier New" w:hAnsi="Courier New" w:cs="Courier New"/>
          <w:color w:val="0000FF"/>
          <w:sz w:val="20"/>
        </w:rPr>
        <w:t>&gt;</w:t>
      </w:r>
    </w:p>
    <w:p w14:paraId="29A49D4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archiveURL</w:t>
      </w:r>
      <w:proofErr w:type="spellEnd"/>
      <w:r w:rsidRPr="00977EA3">
        <w:rPr>
          <w:rFonts w:ascii="Courier New" w:hAnsi="Courier New" w:cs="Courier New"/>
          <w:color w:val="0000FF"/>
          <w:sz w:val="20"/>
        </w:rPr>
        <w:t xml:space="preserve"> /&gt;</w:t>
      </w:r>
    </w:p>
    <w:p w14:paraId="2B33AD4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&lt;context /&gt;</w:t>
      </w:r>
    </w:p>
    <w:p w14:paraId="788A4A03"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instanceID</w:t>
      </w:r>
      <w:proofErr w:type="spellEnd"/>
      <w:r w:rsidRPr="00977EA3">
        <w:rPr>
          <w:rFonts w:ascii="Courier New" w:hAnsi="Courier New" w:cs="Courier New"/>
          <w:color w:val="0000FF"/>
          <w:sz w:val="20"/>
        </w:rPr>
        <w:t xml:space="preserve"> /&gt;</w:t>
      </w:r>
    </w:p>
    <w:p w14:paraId="6C46462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workflowData</w:t>
      </w:r>
      <w:proofErr w:type="spellEnd"/>
      <w:r w:rsidRPr="00977EA3">
        <w:rPr>
          <w:rFonts w:ascii="Courier New" w:hAnsi="Courier New" w:cs="Courier New"/>
          <w:color w:val="0000FF"/>
          <w:sz w:val="20"/>
        </w:rPr>
        <w:t>&gt;</w:t>
      </w:r>
    </w:p>
    <w:p w14:paraId="5EFE4A1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RetrieveFormRequest</w:t>
      </w:r>
      <w:proofErr w:type="spellEnd"/>
      <w:r w:rsidRPr="00977EA3">
        <w:rPr>
          <w:rFonts w:ascii="Courier New" w:hAnsi="Courier New" w:cs="Courier New"/>
          <w:color w:val="0000FF"/>
          <w:sz w:val="20"/>
        </w:rPr>
        <w:t>&gt;</w:t>
      </w:r>
    </w:p>
    <w:p w14:paraId="5C6E35C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soap:Body</w:t>
      </w:r>
      <w:proofErr w:type="spellEnd"/>
      <w:r w:rsidRPr="00977EA3">
        <w:rPr>
          <w:rFonts w:ascii="Courier New" w:hAnsi="Courier New" w:cs="Courier New"/>
          <w:color w:val="0000FF"/>
          <w:sz w:val="20"/>
        </w:rPr>
        <w:t>&gt;</w:t>
      </w:r>
    </w:p>
    <w:p w14:paraId="0B127ED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highlight w:val="white"/>
        </w:rPr>
      </w:pPr>
      <w:r w:rsidRPr="00977EA3">
        <w:rPr>
          <w:rFonts w:ascii="Courier New" w:hAnsi="Courier New" w:cs="Courier New"/>
          <w:color w:val="0000FF"/>
          <w:sz w:val="20"/>
        </w:rPr>
        <w:t>&lt;/</w:t>
      </w:r>
      <w:proofErr w:type="spellStart"/>
      <w:r w:rsidRPr="00977EA3">
        <w:rPr>
          <w:rFonts w:ascii="Courier New" w:hAnsi="Courier New" w:cs="Courier New"/>
          <w:color w:val="0000FF"/>
          <w:sz w:val="20"/>
        </w:rPr>
        <w:t>soap:Envelope</w:t>
      </w:r>
      <w:proofErr w:type="spellEnd"/>
      <w:r w:rsidRPr="00977EA3">
        <w:rPr>
          <w:rFonts w:ascii="Courier New" w:hAnsi="Courier New" w:cs="Courier New"/>
          <w:color w:val="0000FF"/>
          <w:sz w:val="20"/>
        </w:rPr>
        <w:t>&gt;</w:t>
      </w:r>
    </w:p>
    <w:p w14:paraId="2727CA83" w14:textId="77777777" w:rsidR="00BF1E86" w:rsidRPr="00977EA3" w:rsidRDefault="00BF1E86" w:rsidP="00775340">
      <w:pPr>
        <w:pStyle w:val="Corpotesto"/>
      </w:pPr>
    </w:p>
    <w:p w14:paraId="3C90BCFC"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3.34.5.1.2 Sample Retrieve Form SOAP Response</w:t>
      </w:r>
    </w:p>
    <w:p w14:paraId="17AEEEA2" w14:textId="77777777" w:rsidR="007A1F44" w:rsidRPr="00977EA3" w:rsidRDefault="007A1F44" w:rsidP="003462A5">
      <w:pPr>
        <w:pStyle w:val="Corpotesto"/>
      </w:pPr>
    </w:p>
    <w:p w14:paraId="2D05839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18"/>
          <w:szCs w:val="24"/>
        </w:rPr>
        <w:t>&lt;</w:t>
      </w:r>
      <w:proofErr w:type="spellStart"/>
      <w:r w:rsidRPr="00977EA3">
        <w:rPr>
          <w:rFonts w:ascii="Courier New" w:hAnsi="Courier New" w:cs="Courier New"/>
          <w:color w:val="0000FF"/>
          <w:sz w:val="20"/>
        </w:rPr>
        <w:t>soap:Envelope</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xmlns:soap</w:t>
      </w:r>
      <w:proofErr w:type="spellEnd"/>
      <w:r w:rsidRPr="00977EA3">
        <w:rPr>
          <w:rFonts w:ascii="Courier New" w:hAnsi="Courier New" w:cs="Courier New"/>
          <w:color w:val="0000FF"/>
          <w:sz w:val="20"/>
        </w:rPr>
        <w:t xml:space="preserve">="http://www.w3.org/2003/05/soap-envelope" </w:t>
      </w:r>
      <w:proofErr w:type="spellStart"/>
      <w:r w:rsidRPr="00977EA3">
        <w:rPr>
          <w:rFonts w:ascii="Courier New" w:hAnsi="Courier New" w:cs="Courier New"/>
          <w:color w:val="0000FF"/>
          <w:sz w:val="20"/>
        </w:rPr>
        <w:t>xmlns:xsi</w:t>
      </w:r>
      <w:proofErr w:type="spellEnd"/>
      <w:r w:rsidRPr="00977EA3">
        <w:rPr>
          <w:rFonts w:ascii="Courier New" w:hAnsi="Courier New" w:cs="Courier New"/>
          <w:color w:val="0000FF"/>
          <w:sz w:val="20"/>
        </w:rPr>
        <w:t xml:space="preserve">="http://www.w3.org/2001/XMLSchema-instance" </w:t>
      </w:r>
      <w:proofErr w:type="spellStart"/>
      <w:r w:rsidRPr="00977EA3">
        <w:rPr>
          <w:rFonts w:ascii="Courier New" w:hAnsi="Courier New" w:cs="Courier New"/>
          <w:color w:val="0000FF"/>
          <w:sz w:val="20"/>
        </w:rPr>
        <w:t>xmlns:xsd</w:t>
      </w:r>
      <w:proofErr w:type="spellEnd"/>
      <w:r w:rsidRPr="00977EA3">
        <w:rPr>
          <w:rFonts w:ascii="Courier New" w:hAnsi="Courier New" w:cs="Courier New"/>
          <w:color w:val="0000FF"/>
          <w:sz w:val="20"/>
        </w:rPr>
        <w:t>="http://www.w3.org/2001/XMLSchema"&gt;</w:t>
      </w:r>
    </w:p>
    <w:p w14:paraId="4795D6F3"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soap:Header</w:t>
      </w:r>
      <w:proofErr w:type="spellEnd"/>
      <w:r w:rsidRPr="00977EA3">
        <w:rPr>
          <w:rFonts w:ascii="Courier New" w:hAnsi="Courier New" w:cs="Courier New"/>
          <w:color w:val="0000FF"/>
          <w:sz w:val="20"/>
        </w:rPr>
        <w:t>&gt;</w:t>
      </w:r>
    </w:p>
    <w:p w14:paraId="5A6410B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4BE2915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lastRenderedPageBreak/>
        <w:tab/>
        <w:t xml:space="preserve">        &lt;wsa:MessageID&gt;urn:uuid:76A2C3D9BCD3AECFF31217932910053&lt;/wsa:MessageID&gt;</w:t>
      </w:r>
    </w:p>
    <w:p w14:paraId="4DEF051B"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t>
      </w:r>
      <w:proofErr w:type="spellStart"/>
      <w:r w:rsidRPr="00977EA3">
        <w:rPr>
          <w:rFonts w:ascii="Courier New" w:hAnsi="Courier New" w:cs="Courier New"/>
          <w:color w:val="0000FF"/>
          <w:sz w:val="20"/>
        </w:rPr>
        <w:t>wsa:Action</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soap:mustUnderstand</w:t>
      </w:r>
      <w:proofErr w:type="spellEnd"/>
      <w:r w:rsidRPr="00977EA3">
        <w:rPr>
          <w:rFonts w:ascii="Courier New" w:hAnsi="Courier New" w:cs="Courier New"/>
          <w:color w:val="0000FF"/>
          <w:sz w:val="20"/>
        </w:rPr>
        <w:t>="1"&gt;</w:t>
      </w:r>
      <w:proofErr w:type="spellStart"/>
      <w:r w:rsidRPr="00977EA3">
        <w:rPr>
          <w:rFonts w:ascii="Courier New" w:hAnsi="Courier New" w:cs="Courier New"/>
          <w:color w:val="0000FF"/>
          <w:sz w:val="20"/>
        </w:rPr>
        <w:t>urn:ihe:iti</w:t>
      </w:r>
      <w:proofErr w:type="spellEnd"/>
      <w:r w:rsidRPr="00977EA3">
        <w:rPr>
          <w:rFonts w:ascii="Courier New" w:hAnsi="Courier New" w:cs="Courier New"/>
          <w:color w:val="0000FF"/>
          <w:sz w:val="20"/>
        </w:rPr>
        <w:t>:</w:t>
      </w:r>
      <w:r w:rsidRPr="00977EA3" w:rsidDel="00C56813">
        <w:rPr>
          <w:rFonts w:ascii="Courier New" w:hAnsi="Courier New" w:cs="Courier New"/>
          <w:color w:val="0000FF"/>
          <w:sz w:val="20"/>
        </w:rPr>
        <w:t xml:space="preserve"> </w:t>
      </w:r>
      <w:r w:rsidRPr="00977EA3">
        <w:rPr>
          <w:rFonts w:ascii="Courier New" w:hAnsi="Courier New" w:cs="Courier New"/>
          <w:color w:val="0000FF"/>
          <w:sz w:val="20"/>
        </w:rPr>
        <w:t>2007:RetrieveFormResponse&lt;/</w:t>
      </w:r>
      <w:proofErr w:type="spellStart"/>
      <w:r w:rsidRPr="00977EA3">
        <w:rPr>
          <w:rFonts w:ascii="Courier New" w:hAnsi="Courier New" w:cs="Courier New"/>
          <w:color w:val="0000FF"/>
          <w:sz w:val="20"/>
        </w:rPr>
        <w:t>wsa:Action</w:t>
      </w:r>
      <w:proofErr w:type="spellEnd"/>
      <w:r w:rsidRPr="00977EA3">
        <w:rPr>
          <w:rFonts w:ascii="Courier New" w:hAnsi="Courier New" w:cs="Courier New"/>
          <w:color w:val="0000FF"/>
          <w:sz w:val="20"/>
        </w:rPr>
        <w:t>&gt;</w:t>
      </w:r>
    </w:p>
    <w:p w14:paraId="65A3CDB9"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soap:Header</w:t>
      </w:r>
      <w:proofErr w:type="spellEnd"/>
      <w:r w:rsidRPr="00977EA3">
        <w:rPr>
          <w:rFonts w:ascii="Courier New" w:hAnsi="Courier New" w:cs="Courier New"/>
          <w:color w:val="0000FF"/>
          <w:sz w:val="20"/>
        </w:rPr>
        <w:t>&gt;</w:t>
      </w:r>
    </w:p>
    <w:p w14:paraId="58182825"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soap:Body</w:t>
      </w:r>
      <w:proofErr w:type="spellEnd"/>
      <w:r w:rsidRPr="00977EA3">
        <w:rPr>
          <w:rFonts w:ascii="Courier New" w:hAnsi="Courier New" w:cs="Courier New"/>
          <w:color w:val="0000FF"/>
          <w:sz w:val="20"/>
        </w:rPr>
        <w:t>&gt;</w:t>
      </w:r>
    </w:p>
    <w:p w14:paraId="31C8E989"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RetrieveFormResponse</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xmlns</w:t>
      </w:r>
      <w:proofErr w:type="spellEnd"/>
      <w:r w:rsidRPr="00977EA3">
        <w:rPr>
          <w:rFonts w:ascii="Courier New" w:hAnsi="Courier New" w:cs="Courier New"/>
          <w:color w:val="0000FF"/>
          <w:sz w:val="20"/>
        </w:rPr>
        <w:t>="urn:ihe:iti:rfd:2007"&gt;</w:t>
      </w:r>
    </w:p>
    <w:p w14:paraId="03B3FB4C"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2ABC53E0" w14:textId="79FA0159"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&lt;URL&gt;</w:t>
      </w:r>
      <w:r w:rsidRPr="00977EA3">
        <w:rPr>
          <w:rFonts w:ascii="Courier New" w:hAnsi="Courier New" w:cs="Courier New"/>
          <w:sz w:val="20"/>
        </w:rPr>
        <w:t>http://somehost/xxx/services/someForm&lt;/URL</w:t>
      </w:r>
      <w:r w:rsidRPr="00977EA3">
        <w:rPr>
          <w:rFonts w:ascii="Courier New" w:hAnsi="Courier New" w:cs="Courier New"/>
          <w:color w:val="0000FF"/>
          <w:sz w:val="20"/>
        </w:rPr>
        <w:t>&gt;</w:t>
      </w:r>
    </w:p>
    <w:p w14:paraId="15EA73D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instanceID</w:t>
      </w:r>
      <w:proofErr w:type="spellEnd"/>
      <w:r w:rsidRPr="00977EA3">
        <w:rPr>
          <w:rFonts w:ascii="Courier New" w:hAnsi="Courier New" w:cs="Courier New"/>
          <w:color w:val="0000FF"/>
          <w:sz w:val="20"/>
        </w:rPr>
        <w:t>&gt;1.2.3.4.5&lt;/</w:t>
      </w:r>
      <w:proofErr w:type="spellStart"/>
      <w:r w:rsidRPr="00977EA3">
        <w:rPr>
          <w:rFonts w:ascii="Courier New" w:hAnsi="Courier New" w:cs="Courier New"/>
          <w:color w:val="0000FF"/>
          <w:sz w:val="20"/>
        </w:rPr>
        <w:t>instanceID</w:t>
      </w:r>
      <w:proofErr w:type="spellEnd"/>
      <w:r w:rsidRPr="00977EA3">
        <w:rPr>
          <w:rFonts w:ascii="Courier New" w:hAnsi="Courier New" w:cs="Courier New"/>
          <w:color w:val="0000FF"/>
          <w:sz w:val="20"/>
        </w:rPr>
        <w:t>&gt;</w:t>
      </w:r>
    </w:p>
    <w:p w14:paraId="5E6BEE0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6D976F5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contentType</w:t>
      </w:r>
      <w:proofErr w:type="spellEnd"/>
      <w:r w:rsidRPr="00977EA3">
        <w:rPr>
          <w:rFonts w:ascii="Courier New" w:hAnsi="Courier New" w:cs="Courier New"/>
          <w:color w:val="0000FF"/>
          <w:sz w:val="20"/>
        </w:rPr>
        <w:t xml:space="preserve"> /&gt;</w:t>
      </w:r>
    </w:p>
    <w:p w14:paraId="65972C8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responseCode</w:t>
      </w:r>
      <w:proofErr w:type="spellEnd"/>
      <w:r w:rsidRPr="00977EA3">
        <w:rPr>
          <w:rFonts w:ascii="Courier New" w:hAnsi="Courier New" w:cs="Courier New"/>
          <w:color w:val="0000FF"/>
          <w:sz w:val="20"/>
        </w:rPr>
        <w:t xml:space="preserve"> /&gt;</w:t>
      </w:r>
    </w:p>
    <w:p w14:paraId="7395163B"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RetrieveFormResponse</w:t>
      </w:r>
      <w:proofErr w:type="spellEnd"/>
      <w:r w:rsidRPr="00977EA3">
        <w:rPr>
          <w:rFonts w:ascii="Courier New" w:hAnsi="Courier New" w:cs="Courier New"/>
          <w:color w:val="0000FF"/>
          <w:sz w:val="20"/>
        </w:rPr>
        <w:t>&gt;</w:t>
      </w:r>
    </w:p>
    <w:p w14:paraId="3982BCA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soap:Body</w:t>
      </w:r>
      <w:proofErr w:type="spellEnd"/>
      <w:r w:rsidRPr="00977EA3">
        <w:rPr>
          <w:rFonts w:ascii="Courier New" w:hAnsi="Courier New" w:cs="Courier New"/>
          <w:color w:val="0000FF"/>
          <w:sz w:val="20"/>
        </w:rPr>
        <w:t>&gt;</w:t>
      </w:r>
    </w:p>
    <w:p w14:paraId="678D6B1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w:t>
      </w:r>
      <w:proofErr w:type="spellStart"/>
      <w:r w:rsidRPr="00977EA3">
        <w:rPr>
          <w:rFonts w:ascii="Courier New" w:hAnsi="Courier New" w:cs="Courier New"/>
          <w:color w:val="0000FF"/>
          <w:sz w:val="20"/>
        </w:rPr>
        <w:t>soap:Envelope</w:t>
      </w:r>
      <w:proofErr w:type="spellEnd"/>
      <w:r w:rsidRPr="00977EA3">
        <w:rPr>
          <w:rFonts w:ascii="Courier New" w:hAnsi="Courier New" w:cs="Courier New"/>
          <w:color w:val="0000FF"/>
          <w:sz w:val="20"/>
        </w:rPr>
        <w:t>&gt;</w:t>
      </w:r>
    </w:p>
    <w:p w14:paraId="3752A301" w14:textId="77777777" w:rsidR="007A1F44" w:rsidRPr="00977EA3" w:rsidRDefault="007A1F44" w:rsidP="00DF34AB">
      <w:pPr>
        <w:pStyle w:val="Titolo2"/>
        <w:numPr>
          <w:ilvl w:val="0"/>
          <w:numId w:val="0"/>
        </w:numPr>
        <w:tabs>
          <w:tab w:val="clear" w:pos="2160"/>
        </w:tabs>
        <w:rPr>
          <w:noProof w:val="0"/>
        </w:rPr>
      </w:pPr>
      <w:bookmarkStart w:id="721" w:name="_Toc168393655"/>
      <w:bookmarkStart w:id="722" w:name="_Toc169380313"/>
      <w:bookmarkStart w:id="723" w:name="_Toc173638479"/>
      <w:bookmarkStart w:id="724" w:name="_Toc236104300"/>
      <w:bookmarkStart w:id="725" w:name="_Toc237277093"/>
      <w:bookmarkStart w:id="726" w:name="_Toc330825257"/>
      <w:r w:rsidRPr="00977EA3">
        <w:rPr>
          <w:noProof w:val="0"/>
        </w:rPr>
        <w:br w:type="page"/>
      </w:r>
      <w:bookmarkStart w:id="727" w:name="_Toc398544218"/>
      <w:bookmarkStart w:id="728" w:name="_Toc398717920"/>
      <w:bookmarkStart w:id="729" w:name="_Toc518634522"/>
      <w:r w:rsidRPr="00977EA3">
        <w:rPr>
          <w:noProof w:val="0"/>
        </w:rPr>
        <w:lastRenderedPageBreak/>
        <w:t>3.35 Submit Form</w:t>
      </w:r>
      <w:bookmarkEnd w:id="721"/>
      <w:bookmarkEnd w:id="722"/>
      <w:bookmarkEnd w:id="723"/>
      <w:bookmarkEnd w:id="724"/>
      <w:bookmarkEnd w:id="725"/>
      <w:bookmarkEnd w:id="726"/>
      <w:bookmarkEnd w:id="727"/>
      <w:bookmarkEnd w:id="728"/>
      <w:r w:rsidR="00903C21" w:rsidRPr="00977EA3">
        <w:rPr>
          <w:noProof w:val="0"/>
        </w:rPr>
        <w:t xml:space="preserve"> [ITI-35]</w:t>
      </w:r>
      <w:bookmarkEnd w:id="729"/>
    </w:p>
    <w:p w14:paraId="7844400A" w14:textId="7966D44A" w:rsidR="007A1F44" w:rsidRPr="00977EA3" w:rsidRDefault="007A1F44" w:rsidP="00DF34AB">
      <w:pPr>
        <w:pStyle w:val="Corpotesto"/>
      </w:pPr>
      <w:r w:rsidRPr="00977EA3">
        <w:t xml:space="preserve">This section corresponds to </w:t>
      </w:r>
      <w:r w:rsidR="00E77430" w:rsidRPr="00977EA3">
        <w:t>transaction</w:t>
      </w:r>
      <w:r w:rsidRPr="00977EA3">
        <w:t xml:space="preserve"> </w:t>
      </w:r>
      <w:r w:rsidR="00383577">
        <w:t>[</w:t>
      </w:r>
      <w:r w:rsidRPr="00977EA3">
        <w:t>ITI-35</w:t>
      </w:r>
      <w:r w:rsidR="00383577">
        <w:t>]</w:t>
      </w:r>
      <w:r w:rsidRPr="00977EA3">
        <w:t xml:space="preserve"> of the IHE IT Infrastructure Technical Framework. Transaction </w:t>
      </w:r>
      <w:r w:rsidR="00383577">
        <w:t>[</w:t>
      </w:r>
      <w:r w:rsidRPr="00977EA3">
        <w:t>ITI-35</w:t>
      </w:r>
      <w:r w:rsidR="00383577">
        <w:t>]</w:t>
      </w:r>
      <w:r w:rsidRPr="00977EA3">
        <w:t xml:space="preserve"> is used by the Form Filler and Form Receiver or Form Processor </w:t>
      </w:r>
      <w:r w:rsidR="00232E9F" w:rsidRPr="00977EA3">
        <w:t>Actor</w:t>
      </w:r>
      <w:r w:rsidRPr="00977EA3">
        <w:t>s.</w:t>
      </w:r>
    </w:p>
    <w:p w14:paraId="6D59C84D" w14:textId="77777777" w:rsidR="007A1F44" w:rsidRPr="00977EA3" w:rsidRDefault="007A1F44" w:rsidP="00DF34AB">
      <w:pPr>
        <w:pStyle w:val="Titolo3"/>
        <w:numPr>
          <w:ilvl w:val="0"/>
          <w:numId w:val="0"/>
        </w:numPr>
        <w:tabs>
          <w:tab w:val="clear" w:pos="2160"/>
          <w:tab w:val="clear" w:pos="2880"/>
        </w:tabs>
        <w:rPr>
          <w:noProof w:val="0"/>
        </w:rPr>
      </w:pPr>
      <w:bookmarkStart w:id="730" w:name="_Toc168393656"/>
      <w:bookmarkStart w:id="731" w:name="_Toc169380314"/>
      <w:bookmarkStart w:id="732" w:name="_Toc237277094"/>
      <w:bookmarkStart w:id="733" w:name="_Toc330825258"/>
      <w:bookmarkStart w:id="734" w:name="_Toc398544219"/>
      <w:bookmarkStart w:id="735" w:name="_Toc398717921"/>
      <w:bookmarkStart w:id="736" w:name="_Toc518634523"/>
      <w:r w:rsidRPr="00977EA3">
        <w:rPr>
          <w:noProof w:val="0"/>
        </w:rPr>
        <w:t>3.35.1 Scope</w:t>
      </w:r>
      <w:bookmarkEnd w:id="730"/>
      <w:bookmarkEnd w:id="731"/>
      <w:bookmarkEnd w:id="732"/>
      <w:bookmarkEnd w:id="733"/>
      <w:bookmarkEnd w:id="734"/>
      <w:bookmarkEnd w:id="735"/>
      <w:bookmarkEnd w:id="736"/>
    </w:p>
    <w:p w14:paraId="286617CD" w14:textId="77777777" w:rsidR="007A1F44" w:rsidRPr="00977EA3" w:rsidRDefault="007A1F44" w:rsidP="00DF34AB">
      <w:pPr>
        <w:pStyle w:val="Corpotesto"/>
      </w:pPr>
      <w:r w:rsidRPr="00977EA3">
        <w:t>This transaction involves a Form Filler submitting a form to a Form Receiver or Form Processor.</w:t>
      </w:r>
    </w:p>
    <w:p w14:paraId="6FABE79D" w14:textId="77777777" w:rsidR="007A1F44" w:rsidRPr="00977EA3" w:rsidRDefault="007A1F44" w:rsidP="00DF34AB">
      <w:pPr>
        <w:pStyle w:val="Corpotesto"/>
      </w:pPr>
    </w:p>
    <w:p w14:paraId="30E17190" w14:textId="77777777" w:rsidR="007A1F44" w:rsidRPr="00977EA3" w:rsidRDefault="007A1F44" w:rsidP="00DF34AB">
      <w:pPr>
        <w:pStyle w:val="Titolo3"/>
        <w:numPr>
          <w:ilvl w:val="0"/>
          <w:numId w:val="0"/>
        </w:numPr>
        <w:tabs>
          <w:tab w:val="clear" w:pos="2160"/>
          <w:tab w:val="clear" w:pos="2880"/>
        </w:tabs>
        <w:rPr>
          <w:noProof w:val="0"/>
        </w:rPr>
      </w:pPr>
      <w:bookmarkStart w:id="737" w:name="_Toc330825259"/>
      <w:bookmarkStart w:id="738" w:name="_Toc398544220"/>
      <w:bookmarkStart w:id="739" w:name="_Toc398717922"/>
      <w:bookmarkStart w:id="740" w:name="_Toc518634524"/>
      <w:r w:rsidRPr="00977EA3">
        <w:rPr>
          <w:noProof w:val="0"/>
        </w:rPr>
        <w:t>3.35.2 Use Case Roles</w:t>
      </w:r>
      <w:bookmarkEnd w:id="737"/>
      <w:bookmarkEnd w:id="738"/>
      <w:bookmarkEnd w:id="739"/>
      <w:bookmarkEnd w:id="740"/>
    </w:p>
    <w:p w14:paraId="53CE8125" w14:textId="77777777" w:rsidR="007A1F44" w:rsidRPr="00977EA3" w:rsidRDefault="002E21BE" w:rsidP="00DF34AB">
      <w:pPr>
        <w:pStyle w:val="Corpotesto"/>
        <w:jc w:val="center"/>
      </w:pPr>
      <w:r w:rsidRPr="00977EA3">
        <w:rPr>
          <w:noProof/>
        </w:rPr>
        <w:object w:dxaOrig="5430" w:dyaOrig="1935" w14:anchorId="02124AD0">
          <v:shape id="_x0000_i1042" type="#_x0000_t75" alt="" style="width:279pt;height:96.75pt;mso-width-percent:0;mso-height-percent:0;mso-width-percent:0;mso-height-percent:0" o:ole="" fillcolor="window">
            <v:imagedata r:id="rId66" o:title=""/>
          </v:shape>
          <o:OLEObject Type="Embed" ProgID="Word.Picture.8" ShapeID="_x0000_i1042" DrawAspect="Content" ObjectID="_1620110866" r:id="rId67"/>
        </w:object>
      </w:r>
    </w:p>
    <w:p w14:paraId="343D4E7F" w14:textId="77777777" w:rsidR="007A1F44" w:rsidRPr="00977EA3" w:rsidRDefault="007A1F44" w:rsidP="00775340">
      <w:pPr>
        <w:pStyle w:val="Corpotesto"/>
      </w:pPr>
    </w:p>
    <w:p w14:paraId="2EF920C0" w14:textId="77777777" w:rsidR="007A1F44" w:rsidRPr="00977EA3" w:rsidRDefault="007A1F44" w:rsidP="00775340">
      <w:pPr>
        <w:pStyle w:val="Corpotesto"/>
      </w:pPr>
    </w:p>
    <w:p w14:paraId="266A2B96" w14:textId="77777777" w:rsidR="007A1F44" w:rsidRPr="00977EA3" w:rsidRDefault="007A1F44" w:rsidP="00D372D5">
      <w:pPr>
        <w:rPr>
          <w:b/>
        </w:rPr>
      </w:pPr>
      <w:r w:rsidRPr="00977EA3">
        <w:rPr>
          <w:b/>
        </w:rPr>
        <w:t xml:space="preserve">Actor: </w:t>
      </w:r>
      <w:r w:rsidRPr="00977EA3">
        <w:t>Form Filler</w:t>
      </w:r>
    </w:p>
    <w:p w14:paraId="5216D80E" w14:textId="77777777" w:rsidR="007A1F44" w:rsidRPr="00977EA3" w:rsidRDefault="007A1F44" w:rsidP="00DF34AB">
      <w:pPr>
        <w:pStyle w:val="Corpotesto"/>
      </w:pPr>
      <w:r w:rsidRPr="00977EA3">
        <w:rPr>
          <w:b/>
        </w:rPr>
        <w:t>Role:</w:t>
      </w:r>
      <w:r w:rsidRPr="00977EA3">
        <w:t xml:space="preserve"> A forms display and editing system capable of allowing form fields to be completed. </w:t>
      </w:r>
    </w:p>
    <w:p w14:paraId="516B84A0" w14:textId="77777777" w:rsidR="007A1F44" w:rsidRPr="00977EA3" w:rsidRDefault="007A1F44" w:rsidP="00DF34AB">
      <w:r w:rsidRPr="00977EA3">
        <w:rPr>
          <w:b/>
        </w:rPr>
        <w:t>Actor:</w:t>
      </w:r>
      <w:r w:rsidRPr="00977EA3">
        <w:t xml:space="preserve"> Form Receiver</w:t>
      </w:r>
    </w:p>
    <w:p w14:paraId="24CBCB6A" w14:textId="4D166125" w:rsidR="007A1F44" w:rsidRPr="00977EA3" w:rsidRDefault="007A1F44" w:rsidP="007C096E">
      <w:pPr>
        <w:pStyle w:val="Corpotesto"/>
      </w:pPr>
      <w:r w:rsidRPr="00977EA3">
        <w:rPr>
          <w:b/>
        </w:rPr>
        <w:t xml:space="preserve">Role: </w:t>
      </w:r>
      <w:del w:id="741" w:author="Gregorio Canal" w:date="2019-05-22T15:42:00Z">
        <w:r w:rsidRPr="00977EA3" w:rsidDel="002D06BF">
          <w:delText xml:space="preserve">A </w:delText>
        </w:r>
        <w:commentRangeStart w:id="742"/>
        <w:r w:rsidRPr="00977EA3" w:rsidDel="002D06BF">
          <w:delText>system that receives submitted form data from forms constructed by Form Managers</w:delText>
        </w:r>
      </w:del>
      <w:ins w:id="743" w:author="Gregorio Canal" w:date="2019-05-22T15:42:00Z">
        <w:r w:rsidR="002D06BF">
          <w:t>A system that receives</w:t>
        </w:r>
      </w:ins>
      <w:ins w:id="744" w:author="Gregorio Canal" w:date="2019-05-22T15:43:00Z">
        <w:r w:rsidR="002D06BF">
          <w:t xml:space="preserve"> submitted forms from a Form Filler</w:t>
        </w:r>
      </w:ins>
      <w:r w:rsidRPr="00977EA3">
        <w:t>.</w:t>
      </w:r>
    </w:p>
    <w:p w14:paraId="39475A74" w14:textId="77777777" w:rsidR="007A1F44" w:rsidRPr="00977EA3" w:rsidRDefault="007A1F44" w:rsidP="002437ED">
      <w:pPr>
        <w:pStyle w:val="Corpotesto"/>
      </w:pPr>
      <w:r w:rsidRPr="00977EA3">
        <w:rPr>
          <w:b/>
          <w:bCs/>
        </w:rPr>
        <w:t>Actor</w:t>
      </w:r>
      <w:r w:rsidRPr="00977EA3">
        <w:t>: Form Processor</w:t>
      </w:r>
    </w:p>
    <w:p w14:paraId="0165EFC8" w14:textId="49CFA183" w:rsidR="007A1F44" w:rsidRPr="00977EA3" w:rsidRDefault="007A1F44" w:rsidP="002437ED">
      <w:pPr>
        <w:pStyle w:val="Corpotesto"/>
      </w:pPr>
      <w:r w:rsidRPr="00977EA3">
        <w:rPr>
          <w:b/>
          <w:bCs/>
        </w:rPr>
        <w:t>Role</w:t>
      </w:r>
      <w:r w:rsidRPr="00977EA3">
        <w:t>: A system that receives submitted form</w:t>
      </w:r>
      <w:ins w:id="745" w:author="Gregorio Canal" w:date="2019-05-22T15:43:00Z">
        <w:r w:rsidR="002D06BF">
          <w:t>s</w:t>
        </w:r>
      </w:ins>
      <w:ins w:id="746" w:author="Gregorio Canal" w:date="2019-05-22T15:44:00Z">
        <w:r w:rsidR="002D06BF">
          <w:t xml:space="preserve"> from a Form Filler and processes them</w:t>
        </w:r>
      </w:ins>
      <w:del w:id="747" w:author="Gregorio Canal" w:date="2019-05-22T15:44:00Z">
        <w:r w:rsidRPr="00977EA3" w:rsidDel="002D06BF">
          <w:delText xml:space="preserve"> data from forms constructed by this same instance of the Form Processor</w:delText>
        </w:r>
      </w:del>
      <w:r w:rsidRPr="00977EA3">
        <w:t>.</w:t>
      </w:r>
      <w:commentRangeEnd w:id="742"/>
      <w:r w:rsidR="002D06BF">
        <w:rPr>
          <w:rStyle w:val="Rimandocommento"/>
        </w:rPr>
        <w:commentReference w:id="742"/>
      </w:r>
    </w:p>
    <w:p w14:paraId="3EAC84C1" w14:textId="77777777" w:rsidR="007A1F44" w:rsidRPr="00977EA3" w:rsidRDefault="007A1F44" w:rsidP="00DF34AB">
      <w:pPr>
        <w:pStyle w:val="Titolo3"/>
        <w:numPr>
          <w:ilvl w:val="0"/>
          <w:numId w:val="0"/>
        </w:numPr>
        <w:tabs>
          <w:tab w:val="clear" w:pos="2160"/>
          <w:tab w:val="clear" w:pos="2880"/>
        </w:tabs>
        <w:rPr>
          <w:noProof w:val="0"/>
        </w:rPr>
      </w:pPr>
      <w:bookmarkStart w:id="748" w:name="_Toc168393658"/>
      <w:bookmarkStart w:id="749" w:name="_Toc169380315"/>
      <w:bookmarkStart w:id="750" w:name="_Toc237277095"/>
      <w:bookmarkStart w:id="751" w:name="_Toc330825260"/>
      <w:bookmarkStart w:id="752" w:name="_Toc398544221"/>
      <w:bookmarkStart w:id="753" w:name="_Toc398717923"/>
      <w:bookmarkStart w:id="754" w:name="_Toc518634525"/>
      <w:r w:rsidRPr="00977EA3">
        <w:rPr>
          <w:noProof w:val="0"/>
        </w:rPr>
        <w:t>3.35.3 Referenced Standards</w:t>
      </w:r>
      <w:bookmarkEnd w:id="748"/>
      <w:bookmarkEnd w:id="749"/>
      <w:bookmarkEnd w:id="750"/>
      <w:bookmarkEnd w:id="751"/>
      <w:bookmarkEnd w:id="752"/>
      <w:bookmarkEnd w:id="753"/>
      <w:bookmarkEnd w:id="754"/>
    </w:p>
    <w:p w14:paraId="7B6DA352" w14:textId="77777777" w:rsidR="007A1F44" w:rsidRPr="00977EA3" w:rsidRDefault="007A1F44" w:rsidP="00601E92">
      <w:pPr>
        <w:pStyle w:val="Corpotesto"/>
      </w:pPr>
      <w:r w:rsidRPr="00977EA3">
        <w:t>Implementors of this transaction shall comply with all requirements described in ITI TF-2x: Appendix V: Web Services for IHE Transactions.</w:t>
      </w:r>
    </w:p>
    <w:p w14:paraId="381F89D5" w14:textId="07A20DDD" w:rsidR="007A1F44" w:rsidRPr="00977EA3" w:rsidRDefault="007A1F44" w:rsidP="00DF34AB">
      <w:pPr>
        <w:pStyle w:val="Corpotesto"/>
      </w:pPr>
      <w:r w:rsidRPr="00977EA3">
        <w:t xml:space="preserve">RFC1738, Uniform Resource Locators (URL), December 1994, </w:t>
      </w:r>
      <w:hyperlink r:id="rId68" w:history="1">
        <w:r w:rsidRPr="00977EA3">
          <w:rPr>
            <w:rStyle w:val="Collegamentoipertestuale"/>
          </w:rPr>
          <w:t>http://www.faqs.org/rfcs/rfc1738.html</w:t>
        </w:r>
      </w:hyperlink>
    </w:p>
    <w:p w14:paraId="2CF792C3" w14:textId="6EFA8E94" w:rsidR="007A1F44" w:rsidRPr="00977EA3" w:rsidRDefault="007A1F44" w:rsidP="00DF34AB">
      <w:pPr>
        <w:pStyle w:val="Corpotesto"/>
      </w:pPr>
      <w:r w:rsidRPr="00977EA3">
        <w:t xml:space="preserve">RFC2616 </w:t>
      </w:r>
      <w:proofErr w:type="spellStart"/>
      <w:r w:rsidRPr="00977EA3">
        <w:t>HyperText</w:t>
      </w:r>
      <w:proofErr w:type="spellEnd"/>
      <w:r w:rsidRPr="00977EA3">
        <w:t xml:space="preserve"> Transfer Protocol HTTP/1.1</w:t>
      </w:r>
    </w:p>
    <w:p w14:paraId="30C60946" w14:textId="77777777" w:rsidR="007A1F44" w:rsidRPr="00977EA3" w:rsidRDefault="007A1F44" w:rsidP="00DF34AB">
      <w:pPr>
        <w:pStyle w:val="Corpotesto"/>
      </w:pPr>
      <w:r w:rsidRPr="00977EA3">
        <w:t>Extensible Markup Language (XML) 1.0 (Second Edition). W3C Recommendation 6 October 2000. http://www.w3.org/TR/REC-xml.</w:t>
      </w:r>
    </w:p>
    <w:p w14:paraId="385E9261" w14:textId="77777777" w:rsidR="007A1F44" w:rsidRPr="00977EA3" w:rsidRDefault="007A1F44" w:rsidP="00DF34AB">
      <w:pPr>
        <w:pStyle w:val="Corpotesto"/>
      </w:pPr>
      <w:r w:rsidRPr="00977EA3">
        <w:t>ITI TF-2x: Appendix V Web Services for IHE Transactions</w:t>
      </w:r>
    </w:p>
    <w:p w14:paraId="1F2265D0" w14:textId="4044EAC3" w:rsidR="007A1F44" w:rsidRPr="00977EA3" w:rsidRDefault="007A1F44" w:rsidP="00DF34AB">
      <w:pPr>
        <w:pStyle w:val="Titolo3"/>
        <w:numPr>
          <w:ilvl w:val="0"/>
          <w:numId w:val="0"/>
        </w:numPr>
        <w:tabs>
          <w:tab w:val="clear" w:pos="2160"/>
          <w:tab w:val="clear" w:pos="2880"/>
        </w:tabs>
        <w:rPr>
          <w:noProof w:val="0"/>
        </w:rPr>
      </w:pPr>
      <w:bookmarkStart w:id="755" w:name="_Toc330825261"/>
      <w:bookmarkStart w:id="756" w:name="_Toc398544222"/>
      <w:bookmarkStart w:id="757" w:name="_Toc398717924"/>
      <w:bookmarkStart w:id="758" w:name="_Toc518634526"/>
      <w:r w:rsidRPr="00977EA3">
        <w:rPr>
          <w:noProof w:val="0"/>
        </w:rPr>
        <w:lastRenderedPageBreak/>
        <w:t>3.35.4 Interaction Diagram</w:t>
      </w:r>
      <w:bookmarkEnd w:id="755"/>
      <w:bookmarkEnd w:id="756"/>
      <w:bookmarkEnd w:id="757"/>
      <w:bookmarkEnd w:id="758"/>
    </w:p>
    <w:p w14:paraId="05A8967C" w14:textId="77777777" w:rsidR="007A1F44" w:rsidRPr="00977EA3" w:rsidRDefault="002E21BE" w:rsidP="00D372D5">
      <w:pPr>
        <w:pStyle w:val="Corpotesto"/>
        <w:jc w:val="center"/>
      </w:pPr>
      <w:r w:rsidRPr="00977EA3">
        <w:rPr>
          <w:noProof/>
          <w:sz w:val="20"/>
        </w:rPr>
        <w:object w:dxaOrig="8080" w:dyaOrig="3600" w14:anchorId="12CCC4B6">
          <v:shape id="_x0000_i1043" type="#_x0000_t75" alt="" style="width:399.75pt;height:180.75pt;mso-width-percent:0;mso-height-percent:0;mso-width-percent:0;mso-height-percent:0" o:ole="" fillcolor="window">
            <v:imagedata r:id="rId69" o:title=""/>
          </v:shape>
          <o:OLEObject Type="Embed" ProgID="Word.Picture.8" ShapeID="_x0000_i1043" DrawAspect="Content" ObjectID="_1620110867" r:id="rId70"/>
        </w:object>
      </w:r>
    </w:p>
    <w:p w14:paraId="2FA1D62F" w14:textId="77777777" w:rsidR="007A1F44" w:rsidRPr="00977EA3" w:rsidRDefault="007A1F44" w:rsidP="00DF34AB">
      <w:pPr>
        <w:pStyle w:val="Corpotesto"/>
      </w:pPr>
    </w:p>
    <w:p w14:paraId="6EA29952" w14:textId="77777777" w:rsidR="007A1F44" w:rsidRPr="00977EA3" w:rsidRDefault="007A1F44" w:rsidP="00DF34AB">
      <w:pPr>
        <w:pStyle w:val="Titolo4"/>
        <w:numPr>
          <w:ilvl w:val="0"/>
          <w:numId w:val="0"/>
        </w:numPr>
        <w:tabs>
          <w:tab w:val="clear" w:pos="2160"/>
          <w:tab w:val="clear" w:pos="2880"/>
          <w:tab w:val="clear" w:pos="3600"/>
        </w:tabs>
        <w:rPr>
          <w:noProof w:val="0"/>
        </w:rPr>
      </w:pPr>
      <w:bookmarkStart w:id="759" w:name="_Toc169380316"/>
      <w:bookmarkStart w:id="760" w:name="_Toc398544223"/>
      <w:r w:rsidRPr="00977EA3">
        <w:rPr>
          <w:noProof w:val="0"/>
        </w:rPr>
        <w:t>3.35.4.1 Submit Form</w:t>
      </w:r>
      <w:bookmarkEnd w:id="759"/>
      <w:bookmarkEnd w:id="760"/>
    </w:p>
    <w:p w14:paraId="6EE0CD3B" w14:textId="77777777" w:rsidR="007A1F44" w:rsidRPr="00977EA3" w:rsidRDefault="007A1F44" w:rsidP="00DF34AB">
      <w:pPr>
        <w:pStyle w:val="Corpotesto"/>
      </w:pPr>
      <w:r w:rsidRPr="00977EA3">
        <w:t>This transaction is initiated by a Form Filler submitting form instance data, using XML as a format, to a Form Receiver or Form Processor.</w:t>
      </w:r>
    </w:p>
    <w:p w14:paraId="412E46BF"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761" w:name="_Toc169380317"/>
      <w:r w:rsidRPr="00977EA3">
        <w:rPr>
          <w:noProof w:val="0"/>
        </w:rPr>
        <w:t>3.35.4.1.1 Trigger Events</w:t>
      </w:r>
      <w:bookmarkEnd w:id="761"/>
    </w:p>
    <w:p w14:paraId="275CE009" w14:textId="77777777" w:rsidR="007A1F44" w:rsidRPr="00977EA3" w:rsidRDefault="007A1F44" w:rsidP="00DF34AB">
      <w:pPr>
        <w:pStyle w:val="Corpotesto"/>
      </w:pPr>
      <w:r w:rsidRPr="00977EA3">
        <w:t>The Submit Form transaction is triggered by the submission action from within the form.</w:t>
      </w:r>
    </w:p>
    <w:p w14:paraId="310B7A29"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762" w:name="_Toc169380318"/>
      <w:r w:rsidRPr="00977EA3">
        <w:rPr>
          <w:noProof w:val="0"/>
        </w:rPr>
        <w:t>3.35.4.1.2 Message Semantics</w:t>
      </w:r>
      <w:bookmarkEnd w:id="762"/>
    </w:p>
    <w:p w14:paraId="205A35E9" w14:textId="77777777" w:rsidR="007A1F44" w:rsidRPr="00977EA3" w:rsidRDefault="007A1F44" w:rsidP="00601E92">
      <w:pPr>
        <w:pStyle w:val="Corpotesto"/>
      </w:pPr>
      <w:r w:rsidRPr="00977EA3">
        <w:t xml:space="preserve">The Submit Form transaction shall carry a </w:t>
      </w:r>
      <w:proofErr w:type="spellStart"/>
      <w:r w:rsidRPr="00977EA3">
        <w:t>SubmitFormRequest</w:t>
      </w:r>
      <w:proofErr w:type="spellEnd"/>
      <w:r w:rsidRPr="00977EA3">
        <w:t xml:space="preserve"> element, with submitted form data as XML child elements of the </w:t>
      </w:r>
      <w:proofErr w:type="spellStart"/>
      <w:r w:rsidRPr="00977EA3">
        <w:t>SubmitFormRequest</w:t>
      </w:r>
      <w:proofErr w:type="spellEnd"/>
      <w:r w:rsidRPr="00977EA3">
        <w:t xml:space="preserve"> element. Content profiles may further constrain the content of the </w:t>
      </w:r>
      <w:proofErr w:type="spellStart"/>
      <w:r w:rsidRPr="00977EA3">
        <w:t>SubmitFormRequest</w:t>
      </w:r>
      <w:proofErr w:type="spellEnd"/>
      <w:r w:rsidRPr="00977EA3">
        <w:t xml:space="preserve"> element. </w:t>
      </w:r>
    </w:p>
    <w:p w14:paraId="3FD2FC45" w14:textId="77777777" w:rsidR="007A1F44" w:rsidRPr="00977EA3" w:rsidRDefault="007A1F44" w:rsidP="00601E92">
      <w:pPr>
        <w:pStyle w:val="Corpotesto"/>
      </w:pPr>
      <w:r w:rsidRPr="00977EA3">
        <w:t>See the schema provided with the support materials (see ITI TF-2x: Appendix W).</w:t>
      </w:r>
    </w:p>
    <w:p w14:paraId="1C24A7A1"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763" w:name="_Toc169380320"/>
      <w:r w:rsidRPr="00977EA3">
        <w:rPr>
          <w:noProof w:val="0"/>
        </w:rPr>
        <w:t>3.35.4.1.3 Expected Actions</w:t>
      </w:r>
      <w:bookmarkEnd w:id="763"/>
    </w:p>
    <w:p w14:paraId="453F86AF" w14:textId="77777777" w:rsidR="007A1F44" w:rsidRPr="00977EA3" w:rsidRDefault="007A1F44" w:rsidP="0084432D">
      <w:pPr>
        <w:pStyle w:val="Corpotesto"/>
      </w:pPr>
      <w:r w:rsidRPr="00977EA3">
        <w:t xml:space="preserve">Upon receipt of the Submit Form request, the Form Receiver or Form Processor shall return a </w:t>
      </w:r>
      <w:proofErr w:type="spellStart"/>
      <w:r w:rsidRPr="00977EA3">
        <w:t>SubmitFormResponse</w:t>
      </w:r>
      <w:proofErr w:type="spellEnd"/>
      <w:r w:rsidRPr="00977EA3">
        <w:t xml:space="preserve"> element, or errors with SOAP Faults, for example if the posted data cannot be recognized.</w:t>
      </w:r>
    </w:p>
    <w:p w14:paraId="311EAE15" w14:textId="77777777" w:rsidR="007A1F44" w:rsidRPr="00977EA3" w:rsidRDefault="007A1F44" w:rsidP="0084432D">
      <w:pPr>
        <w:pStyle w:val="Corpotesto"/>
      </w:pPr>
      <w:r w:rsidRPr="00977EA3">
        <w:t>The Form Filler may display the results of the response from the Form Receiver or Form Processor.</w:t>
      </w:r>
    </w:p>
    <w:p w14:paraId="0109328D" w14:textId="77777777" w:rsidR="007A1F44" w:rsidRPr="00977EA3" w:rsidRDefault="007A1F44" w:rsidP="0084432D">
      <w:pPr>
        <w:pStyle w:val="Corpotesto"/>
      </w:pPr>
      <w:r w:rsidRPr="00977EA3">
        <w:t>The Form Receiver or Form Processor shall use the SOAP Faults defined in Table 3.35.4.1.3-1 when appropriate. Form Fillers shall be capable of accepting other values beyond the ones specified here.</w:t>
      </w:r>
    </w:p>
    <w:p w14:paraId="58E4F34F" w14:textId="77777777" w:rsidR="007A1F44" w:rsidRPr="00977EA3" w:rsidRDefault="007A1F44" w:rsidP="00CD738C">
      <w:pPr>
        <w:pStyle w:val="TableTitle"/>
        <w:rPr>
          <w:noProof w:val="0"/>
        </w:rPr>
      </w:pPr>
      <w:r w:rsidRPr="00977EA3">
        <w:rPr>
          <w:noProof w:val="0"/>
        </w:rPr>
        <w:lastRenderedPageBreak/>
        <w:t>Table 3.35.4.1.3-1: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4637AD05" w14:textId="77777777" w:rsidTr="00CF7D53">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6256FE5B"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3E68DA80"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7933A7D"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5E6F615C" w14:textId="77777777" w:rsidTr="00CF7D53">
        <w:trPr>
          <w:trHeight w:val="236"/>
          <w:jc w:val="center"/>
        </w:trPr>
        <w:tc>
          <w:tcPr>
            <w:tcW w:w="3960" w:type="dxa"/>
            <w:tcBorders>
              <w:top w:val="single" w:sz="8" w:space="0" w:color="000000"/>
              <w:bottom w:val="single" w:sz="8" w:space="0" w:color="000000"/>
              <w:right w:val="single" w:sz="8" w:space="0" w:color="000000"/>
            </w:tcBorders>
          </w:tcPr>
          <w:p w14:paraId="60F569F6" w14:textId="77777777" w:rsidR="007A1F44" w:rsidRPr="00977EA3" w:rsidRDefault="007A1F44" w:rsidP="00CF7D53">
            <w:pPr>
              <w:pStyle w:val="TableEntry"/>
              <w:rPr>
                <w:bCs/>
                <w:noProof w:val="0"/>
              </w:rPr>
            </w:pPr>
            <w:r w:rsidRPr="00977EA3">
              <w:rPr>
                <w:bCs/>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EEF7B5" w14:textId="77777777" w:rsidR="007A1F44" w:rsidRPr="00977EA3" w:rsidRDefault="007A1F44" w:rsidP="00CF7D53">
            <w:pPr>
              <w:pStyle w:val="TableEntry"/>
              <w:rPr>
                <w:bCs/>
                <w:noProof w:val="0"/>
              </w:rPr>
            </w:pPr>
            <w:r w:rsidRPr="00977EA3">
              <w:rPr>
                <w:bCs/>
                <w:noProof w:val="0"/>
              </w:rPr>
              <w:t xml:space="preserve">Sender </w:t>
            </w:r>
          </w:p>
        </w:tc>
        <w:tc>
          <w:tcPr>
            <w:tcW w:w="2790" w:type="dxa"/>
            <w:tcBorders>
              <w:top w:val="single" w:sz="8" w:space="0" w:color="000000"/>
              <w:left w:val="single" w:sz="8" w:space="0" w:color="000000"/>
              <w:bottom w:val="single" w:sz="8" w:space="0" w:color="000000"/>
            </w:tcBorders>
          </w:tcPr>
          <w:p w14:paraId="07A19F78" w14:textId="77777777" w:rsidR="007A1F44" w:rsidRPr="00977EA3" w:rsidRDefault="007A1F44" w:rsidP="00CF7D53">
            <w:pPr>
              <w:pStyle w:val="TableEntry"/>
              <w:rPr>
                <w:bCs/>
                <w:noProof w:val="0"/>
              </w:rPr>
            </w:pPr>
            <w:r w:rsidRPr="00977EA3">
              <w:rPr>
                <w:bCs/>
                <w:noProof w:val="0"/>
              </w:rPr>
              <w:t xml:space="preserve">Required Information Missing </w:t>
            </w:r>
          </w:p>
        </w:tc>
      </w:tr>
    </w:tbl>
    <w:p w14:paraId="71F6EB0C" w14:textId="77777777" w:rsidR="007A1F44" w:rsidRPr="00977EA3" w:rsidRDefault="007A1F44" w:rsidP="0084432D">
      <w:pPr>
        <w:pStyle w:val="Corpotesto"/>
        <w:rPr>
          <w:bCs/>
        </w:rPr>
      </w:pPr>
      <w:r w:rsidRPr="00977EA3">
        <w:rPr>
          <w:bCs/>
        </w:rPr>
        <w:t>An example of a SOAP Fault is:</w:t>
      </w:r>
    </w:p>
    <w:p w14:paraId="28A42964" w14:textId="77777777" w:rsidR="007A1F44" w:rsidRPr="00977EA3" w:rsidRDefault="007A1F44" w:rsidP="00E6386F">
      <w:pPr>
        <w:pStyle w:val="Corpotesto"/>
      </w:pPr>
    </w:p>
    <w:p w14:paraId="3CD4A8E3" w14:textId="77777777" w:rsidR="007A1F44" w:rsidRPr="00E63AF6" w:rsidRDefault="007A1F44" w:rsidP="00601E92">
      <w:pPr>
        <w:pStyle w:val="XMLExample"/>
        <w:rPr>
          <w:rPrChange w:id="764" w:author="Gregorio Canal" w:date="2019-05-22T14:54:00Z">
            <w:rPr>
              <w:lang w:val="en-US"/>
            </w:rPr>
          </w:rPrChange>
        </w:rPr>
      </w:pPr>
      <w:r w:rsidRPr="00E63AF6">
        <w:rPr>
          <w:rPrChange w:id="765" w:author="Gregorio Canal" w:date="2019-05-22T14:54:00Z">
            <w:rPr>
              <w:lang w:val="en-US"/>
            </w:rPr>
          </w:rPrChange>
        </w:rPr>
        <w:t>&lt;</w:t>
      </w:r>
      <w:proofErr w:type="spellStart"/>
      <w:r w:rsidRPr="00E63AF6">
        <w:rPr>
          <w:rPrChange w:id="766" w:author="Gregorio Canal" w:date="2019-05-22T14:54:00Z">
            <w:rPr>
              <w:lang w:val="en-US"/>
            </w:rPr>
          </w:rPrChange>
        </w:rPr>
        <w:t>env:Envelope</w:t>
      </w:r>
      <w:proofErr w:type="spellEnd"/>
      <w:r w:rsidRPr="00E63AF6">
        <w:rPr>
          <w:rPrChange w:id="767" w:author="Gregorio Canal" w:date="2019-05-22T14:54:00Z">
            <w:rPr>
              <w:lang w:val="en-US"/>
            </w:rPr>
          </w:rPrChange>
        </w:rPr>
        <w:t xml:space="preserve"> </w:t>
      </w:r>
      <w:proofErr w:type="spellStart"/>
      <w:r w:rsidRPr="00E63AF6">
        <w:rPr>
          <w:rPrChange w:id="768" w:author="Gregorio Canal" w:date="2019-05-22T14:54:00Z">
            <w:rPr>
              <w:lang w:val="en-US"/>
            </w:rPr>
          </w:rPrChange>
        </w:rPr>
        <w:t>xmlns:env</w:t>
      </w:r>
      <w:proofErr w:type="spellEnd"/>
      <w:r w:rsidRPr="00E63AF6">
        <w:rPr>
          <w:rPrChange w:id="769" w:author="Gregorio Canal" w:date="2019-05-22T14:54:00Z">
            <w:rPr>
              <w:lang w:val="en-US"/>
            </w:rPr>
          </w:rPrChange>
        </w:rPr>
        <w:t>="http://www.w3.org/2003/05/soap-envelope"</w:t>
      </w:r>
    </w:p>
    <w:p w14:paraId="455FD1D9" w14:textId="77777777" w:rsidR="007A1F44" w:rsidRPr="00E63AF6" w:rsidRDefault="007A1F44" w:rsidP="00601E92">
      <w:pPr>
        <w:pStyle w:val="XMLExample"/>
        <w:rPr>
          <w:rPrChange w:id="770" w:author="Gregorio Canal" w:date="2019-05-22T14:54:00Z">
            <w:rPr>
              <w:lang w:val="en-US"/>
            </w:rPr>
          </w:rPrChange>
        </w:rPr>
      </w:pPr>
      <w:r w:rsidRPr="00E63AF6">
        <w:rPr>
          <w:rPrChange w:id="771" w:author="Gregorio Canal" w:date="2019-05-22T14:54:00Z">
            <w:rPr>
              <w:lang w:val="en-US"/>
            </w:rPr>
          </w:rPrChange>
        </w:rPr>
        <w:t xml:space="preserve">       </w:t>
      </w:r>
      <w:proofErr w:type="spellStart"/>
      <w:r w:rsidRPr="00E63AF6">
        <w:rPr>
          <w:rPrChange w:id="772" w:author="Gregorio Canal" w:date="2019-05-22T14:54:00Z">
            <w:rPr>
              <w:lang w:val="en-US"/>
            </w:rPr>
          </w:rPrChange>
        </w:rPr>
        <w:t>xmlns:xml</w:t>
      </w:r>
      <w:proofErr w:type="spellEnd"/>
      <w:r w:rsidRPr="00E63AF6">
        <w:rPr>
          <w:rPrChange w:id="773" w:author="Gregorio Canal" w:date="2019-05-22T14:54:00Z">
            <w:rPr>
              <w:lang w:val="en-US"/>
            </w:rPr>
          </w:rPrChange>
        </w:rPr>
        <w:t>="http://www.w3.org/XML/1998/namespace"&gt;</w:t>
      </w:r>
    </w:p>
    <w:p w14:paraId="08025351" w14:textId="77777777" w:rsidR="007A1F44" w:rsidRPr="00E63AF6" w:rsidRDefault="007A1F44" w:rsidP="00601E92">
      <w:pPr>
        <w:pStyle w:val="XMLExample"/>
        <w:rPr>
          <w:rPrChange w:id="774" w:author="Gregorio Canal" w:date="2019-05-22T14:54:00Z">
            <w:rPr>
              <w:lang w:val="en-US"/>
            </w:rPr>
          </w:rPrChange>
        </w:rPr>
      </w:pPr>
      <w:r w:rsidRPr="00E63AF6">
        <w:rPr>
          <w:rPrChange w:id="775" w:author="Gregorio Canal" w:date="2019-05-22T14:54:00Z">
            <w:rPr>
              <w:lang w:val="en-US"/>
            </w:rPr>
          </w:rPrChange>
        </w:rPr>
        <w:t>&lt;</w:t>
      </w:r>
      <w:proofErr w:type="spellStart"/>
      <w:r w:rsidRPr="00E63AF6">
        <w:rPr>
          <w:rPrChange w:id="776" w:author="Gregorio Canal" w:date="2019-05-22T14:54:00Z">
            <w:rPr>
              <w:lang w:val="en-US"/>
            </w:rPr>
          </w:rPrChange>
        </w:rPr>
        <w:t>env:Body</w:t>
      </w:r>
      <w:proofErr w:type="spellEnd"/>
      <w:r w:rsidRPr="00E63AF6">
        <w:rPr>
          <w:rPrChange w:id="777" w:author="Gregorio Canal" w:date="2019-05-22T14:54:00Z">
            <w:rPr>
              <w:lang w:val="en-US"/>
            </w:rPr>
          </w:rPrChange>
        </w:rPr>
        <w:t>&gt;</w:t>
      </w:r>
    </w:p>
    <w:p w14:paraId="5C4309F7" w14:textId="77777777" w:rsidR="007A1F44" w:rsidRPr="00E63AF6" w:rsidRDefault="007A1F44" w:rsidP="00601E92">
      <w:pPr>
        <w:pStyle w:val="XMLExample"/>
        <w:rPr>
          <w:rPrChange w:id="778" w:author="Gregorio Canal" w:date="2019-05-22T14:54:00Z">
            <w:rPr>
              <w:lang w:val="en-US"/>
            </w:rPr>
          </w:rPrChange>
        </w:rPr>
      </w:pPr>
      <w:r w:rsidRPr="00E63AF6">
        <w:rPr>
          <w:rPrChange w:id="779" w:author="Gregorio Canal" w:date="2019-05-22T14:54:00Z">
            <w:rPr>
              <w:lang w:val="en-US"/>
            </w:rPr>
          </w:rPrChange>
        </w:rPr>
        <w:t xml:space="preserve">  &lt;</w:t>
      </w:r>
      <w:proofErr w:type="spellStart"/>
      <w:r w:rsidRPr="00E63AF6">
        <w:rPr>
          <w:rPrChange w:id="780" w:author="Gregorio Canal" w:date="2019-05-22T14:54:00Z">
            <w:rPr>
              <w:lang w:val="en-US"/>
            </w:rPr>
          </w:rPrChange>
        </w:rPr>
        <w:t>env:Fault</w:t>
      </w:r>
      <w:proofErr w:type="spellEnd"/>
      <w:r w:rsidRPr="00E63AF6">
        <w:rPr>
          <w:rPrChange w:id="781" w:author="Gregorio Canal" w:date="2019-05-22T14:54:00Z">
            <w:rPr>
              <w:lang w:val="en-US"/>
            </w:rPr>
          </w:rPrChange>
        </w:rPr>
        <w:t>&gt;</w:t>
      </w:r>
    </w:p>
    <w:p w14:paraId="12E223C5" w14:textId="77777777" w:rsidR="007A1F44" w:rsidRPr="00E63AF6" w:rsidRDefault="007A1F44" w:rsidP="00601E92">
      <w:pPr>
        <w:pStyle w:val="XMLExample"/>
        <w:rPr>
          <w:rPrChange w:id="782" w:author="Gregorio Canal" w:date="2019-05-22T14:54:00Z">
            <w:rPr>
              <w:lang w:val="en-US"/>
            </w:rPr>
          </w:rPrChange>
        </w:rPr>
      </w:pPr>
      <w:r w:rsidRPr="00E63AF6">
        <w:rPr>
          <w:rPrChange w:id="783" w:author="Gregorio Canal" w:date="2019-05-22T14:54:00Z">
            <w:rPr>
              <w:lang w:val="en-US"/>
            </w:rPr>
          </w:rPrChange>
        </w:rPr>
        <w:t xml:space="preserve">    &lt;</w:t>
      </w:r>
      <w:proofErr w:type="spellStart"/>
      <w:r w:rsidRPr="00E63AF6">
        <w:rPr>
          <w:rPrChange w:id="784" w:author="Gregorio Canal" w:date="2019-05-22T14:54:00Z">
            <w:rPr>
              <w:lang w:val="en-US"/>
            </w:rPr>
          </w:rPrChange>
        </w:rPr>
        <w:t>env:Code</w:t>
      </w:r>
      <w:proofErr w:type="spellEnd"/>
      <w:r w:rsidRPr="00E63AF6">
        <w:rPr>
          <w:rPrChange w:id="785" w:author="Gregorio Canal" w:date="2019-05-22T14:54:00Z">
            <w:rPr>
              <w:lang w:val="en-US"/>
            </w:rPr>
          </w:rPrChange>
        </w:rPr>
        <w:t>&gt;</w:t>
      </w:r>
    </w:p>
    <w:p w14:paraId="08830AA5" w14:textId="77777777" w:rsidR="007A1F44" w:rsidRPr="00977EA3" w:rsidRDefault="007A1F44" w:rsidP="00601E92">
      <w:pPr>
        <w:pStyle w:val="XMLExample"/>
        <w:rPr>
          <w:lang w:val="en-US"/>
        </w:rPr>
      </w:pPr>
      <w:r w:rsidRPr="00E63AF6">
        <w:rPr>
          <w:rPrChange w:id="786" w:author="Gregorio Canal" w:date="2019-05-22T14:54:00Z">
            <w:rPr>
              <w:lang w:val="en-US"/>
            </w:rPr>
          </w:rPrChange>
        </w:rPr>
        <w:t xml:space="preserve">      </w:t>
      </w:r>
      <w:r w:rsidRPr="00977EA3">
        <w:rPr>
          <w:lang w:val="en-US"/>
        </w:rPr>
        <w:t>&lt;</w:t>
      </w:r>
      <w:proofErr w:type="spellStart"/>
      <w:r w:rsidRPr="00977EA3">
        <w:rPr>
          <w:lang w:val="en-US"/>
        </w:rPr>
        <w:t>env:Value</w:t>
      </w:r>
      <w:proofErr w:type="spellEnd"/>
      <w:r w:rsidRPr="00977EA3">
        <w:rPr>
          <w:lang w:val="en-US"/>
        </w:rPr>
        <w:t>&gt;</w:t>
      </w:r>
      <w:proofErr w:type="spellStart"/>
      <w:r w:rsidRPr="00977EA3">
        <w:rPr>
          <w:lang w:val="en-US"/>
        </w:rPr>
        <w:t>env:Sender</w:t>
      </w:r>
      <w:proofErr w:type="spellEnd"/>
      <w:r w:rsidRPr="00977EA3">
        <w:rPr>
          <w:lang w:val="en-US"/>
        </w:rPr>
        <w:t>&lt;/</w:t>
      </w:r>
      <w:proofErr w:type="spellStart"/>
      <w:r w:rsidRPr="00977EA3">
        <w:rPr>
          <w:lang w:val="en-US"/>
        </w:rPr>
        <w:t>env:Value</w:t>
      </w:r>
      <w:proofErr w:type="spellEnd"/>
      <w:r w:rsidRPr="00977EA3">
        <w:rPr>
          <w:lang w:val="en-US"/>
        </w:rPr>
        <w:t>&gt;</w:t>
      </w:r>
    </w:p>
    <w:p w14:paraId="263C19C2"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env:Code</w:t>
      </w:r>
      <w:proofErr w:type="spellEnd"/>
      <w:r w:rsidRPr="00977EA3">
        <w:rPr>
          <w:lang w:val="en-US"/>
        </w:rPr>
        <w:t>&gt;</w:t>
      </w:r>
    </w:p>
    <w:p w14:paraId="6AB4FBB2"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env:Reason</w:t>
      </w:r>
      <w:proofErr w:type="spellEnd"/>
      <w:r w:rsidRPr="00977EA3">
        <w:rPr>
          <w:lang w:val="en-US"/>
        </w:rPr>
        <w:t>&gt;</w:t>
      </w:r>
    </w:p>
    <w:p w14:paraId="3C28BBCC"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env:Text</w:t>
      </w:r>
      <w:proofErr w:type="spellEnd"/>
      <w:r w:rsidRPr="00977EA3">
        <w:rPr>
          <w:lang w:val="en-US"/>
        </w:rPr>
        <w:t xml:space="preserve"> </w:t>
      </w:r>
      <w:proofErr w:type="spellStart"/>
      <w:r w:rsidRPr="00977EA3">
        <w:rPr>
          <w:lang w:val="en-US"/>
        </w:rPr>
        <w:t>xml:lang</w:t>
      </w:r>
      <w:proofErr w:type="spellEnd"/>
      <w:r w:rsidRPr="00977EA3">
        <w:rPr>
          <w:lang w:val="en-US"/>
        </w:rPr>
        <w:t>="</w:t>
      </w:r>
      <w:proofErr w:type="spellStart"/>
      <w:r w:rsidRPr="00977EA3">
        <w:rPr>
          <w:lang w:val="en-US"/>
        </w:rPr>
        <w:t>en</w:t>
      </w:r>
      <w:proofErr w:type="spellEnd"/>
      <w:r w:rsidRPr="00977EA3">
        <w:rPr>
          <w:lang w:val="en-US"/>
        </w:rPr>
        <w:t>"&gt;Required Information Missing&lt;/</w:t>
      </w:r>
      <w:proofErr w:type="spellStart"/>
      <w:r w:rsidRPr="00977EA3">
        <w:rPr>
          <w:lang w:val="en-US"/>
        </w:rPr>
        <w:t>env:Text</w:t>
      </w:r>
      <w:proofErr w:type="spellEnd"/>
      <w:r w:rsidRPr="00977EA3">
        <w:rPr>
          <w:lang w:val="en-US"/>
        </w:rPr>
        <w:t>&gt;</w:t>
      </w:r>
    </w:p>
    <w:p w14:paraId="01B95CAD"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env:Reason</w:t>
      </w:r>
      <w:proofErr w:type="spellEnd"/>
      <w:r w:rsidRPr="00977EA3">
        <w:rPr>
          <w:lang w:val="en-US"/>
        </w:rPr>
        <w:t>&gt;</w:t>
      </w:r>
    </w:p>
    <w:p w14:paraId="3F250AFA"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env:Fault</w:t>
      </w:r>
      <w:proofErr w:type="spellEnd"/>
      <w:r w:rsidRPr="00977EA3">
        <w:rPr>
          <w:lang w:val="en-US"/>
        </w:rPr>
        <w:t>&gt;</w:t>
      </w:r>
    </w:p>
    <w:p w14:paraId="0B22E028" w14:textId="77777777" w:rsidR="007A1F44" w:rsidRPr="00977EA3" w:rsidRDefault="007A1F44" w:rsidP="00601E92">
      <w:pPr>
        <w:pStyle w:val="XMLExample"/>
        <w:rPr>
          <w:lang w:val="en-US"/>
        </w:rPr>
      </w:pPr>
      <w:r w:rsidRPr="00977EA3">
        <w:rPr>
          <w:lang w:val="en-US"/>
        </w:rPr>
        <w:t>&lt;/</w:t>
      </w:r>
      <w:proofErr w:type="spellStart"/>
      <w:r w:rsidRPr="00977EA3">
        <w:rPr>
          <w:lang w:val="en-US"/>
        </w:rPr>
        <w:t>env:Body</w:t>
      </w:r>
      <w:proofErr w:type="spellEnd"/>
      <w:r w:rsidRPr="00977EA3">
        <w:rPr>
          <w:lang w:val="en-US"/>
        </w:rPr>
        <w:t>&gt;</w:t>
      </w:r>
    </w:p>
    <w:p w14:paraId="53FE2603" w14:textId="77777777" w:rsidR="007A1F44" w:rsidRPr="00977EA3" w:rsidRDefault="007A1F44" w:rsidP="00601E92">
      <w:pPr>
        <w:pStyle w:val="XMLExample"/>
        <w:rPr>
          <w:lang w:val="en-US"/>
        </w:rPr>
      </w:pPr>
      <w:r w:rsidRPr="00977EA3">
        <w:rPr>
          <w:lang w:val="en-US"/>
        </w:rPr>
        <w:t>&lt;/</w:t>
      </w:r>
      <w:proofErr w:type="spellStart"/>
      <w:r w:rsidRPr="00977EA3">
        <w:rPr>
          <w:lang w:val="en-US"/>
        </w:rPr>
        <w:t>env:Envelope</w:t>
      </w:r>
      <w:proofErr w:type="spellEnd"/>
      <w:r w:rsidRPr="00977EA3">
        <w:rPr>
          <w:lang w:val="en-US"/>
        </w:rPr>
        <w:t>&gt;</w:t>
      </w:r>
    </w:p>
    <w:p w14:paraId="580525DE" w14:textId="77777777" w:rsidR="007A1F44" w:rsidRPr="00977EA3" w:rsidRDefault="007A1F44" w:rsidP="0084432D">
      <w:pPr>
        <w:pStyle w:val="Titolo4"/>
        <w:numPr>
          <w:ilvl w:val="0"/>
          <w:numId w:val="0"/>
        </w:numPr>
        <w:tabs>
          <w:tab w:val="clear" w:pos="2160"/>
          <w:tab w:val="clear" w:pos="2880"/>
          <w:tab w:val="clear" w:pos="3600"/>
        </w:tabs>
        <w:rPr>
          <w:noProof w:val="0"/>
        </w:rPr>
      </w:pPr>
      <w:bookmarkStart w:id="787" w:name="_Toc398544224"/>
      <w:r w:rsidRPr="00977EA3">
        <w:rPr>
          <w:noProof w:val="0"/>
        </w:rPr>
        <w:t>3.35.4.2 Submit Form Response</w:t>
      </w:r>
      <w:bookmarkEnd w:id="787"/>
    </w:p>
    <w:p w14:paraId="588A9B40" w14:textId="77777777" w:rsidR="007A1F44" w:rsidRPr="00977EA3" w:rsidRDefault="007A1F44" w:rsidP="0084432D">
      <w:pPr>
        <w:pStyle w:val="Titolo5"/>
        <w:numPr>
          <w:ilvl w:val="0"/>
          <w:numId w:val="0"/>
        </w:numPr>
        <w:tabs>
          <w:tab w:val="clear" w:pos="2160"/>
          <w:tab w:val="clear" w:pos="2880"/>
          <w:tab w:val="clear" w:pos="3600"/>
          <w:tab w:val="clear" w:pos="4320"/>
        </w:tabs>
        <w:rPr>
          <w:noProof w:val="0"/>
        </w:rPr>
      </w:pPr>
      <w:r w:rsidRPr="00977EA3">
        <w:rPr>
          <w:noProof w:val="0"/>
        </w:rPr>
        <w:t>3.35.4.2.1 Trigger Events</w:t>
      </w:r>
    </w:p>
    <w:p w14:paraId="5872CBC7" w14:textId="77777777" w:rsidR="007A1F44" w:rsidRPr="00977EA3" w:rsidRDefault="007A1F44" w:rsidP="0084432D">
      <w:pPr>
        <w:pStyle w:val="Corpotesto"/>
      </w:pPr>
      <w:r w:rsidRPr="00977EA3">
        <w:t>This message is triggered by a Form Filler submitting form instance data.</w:t>
      </w:r>
    </w:p>
    <w:p w14:paraId="47006FDA" w14:textId="77777777" w:rsidR="007A1F44" w:rsidRPr="00977EA3" w:rsidRDefault="007A1F44" w:rsidP="0084432D">
      <w:pPr>
        <w:pStyle w:val="Titolo5"/>
        <w:numPr>
          <w:ilvl w:val="0"/>
          <w:numId w:val="0"/>
        </w:numPr>
        <w:tabs>
          <w:tab w:val="clear" w:pos="2160"/>
          <w:tab w:val="clear" w:pos="2880"/>
          <w:tab w:val="clear" w:pos="3600"/>
          <w:tab w:val="clear" w:pos="4320"/>
        </w:tabs>
        <w:rPr>
          <w:noProof w:val="0"/>
        </w:rPr>
      </w:pPr>
      <w:r w:rsidRPr="00977EA3">
        <w:rPr>
          <w:noProof w:val="0"/>
        </w:rPr>
        <w:t>3.34.4.2.2 Message Semantics</w:t>
      </w:r>
    </w:p>
    <w:p w14:paraId="76CFE0DF" w14:textId="77777777" w:rsidR="007A1F44" w:rsidRPr="00977EA3" w:rsidRDefault="007A1F44" w:rsidP="0084432D">
      <w:r w:rsidRPr="00977EA3">
        <w:t xml:space="preserve">The Submit Form Response shall return a </w:t>
      </w:r>
      <w:proofErr w:type="spellStart"/>
      <w:r w:rsidRPr="00977EA3">
        <w:t>SubmitFormResponseType</w:t>
      </w:r>
      <w:proofErr w:type="spellEnd"/>
      <w:r w:rsidRPr="00977EA3">
        <w:t xml:space="preserve"> element containing:</w:t>
      </w:r>
    </w:p>
    <w:p w14:paraId="1FF2D3AF" w14:textId="77777777" w:rsidR="008E3CF3" w:rsidRPr="00977EA3" w:rsidRDefault="007A1F44" w:rsidP="00EC243F">
      <w:pPr>
        <w:pStyle w:val="Puntoelenco2"/>
      </w:pPr>
      <w:r w:rsidRPr="00977EA3">
        <w:t xml:space="preserve">A </w:t>
      </w:r>
      <w:proofErr w:type="spellStart"/>
      <w:r w:rsidRPr="00977EA3">
        <w:t>responseCode</w:t>
      </w:r>
      <w:proofErr w:type="spellEnd"/>
      <w:r w:rsidRPr="00977EA3">
        <w:t xml:space="preserve"> string that may be constrained by Content Profiles</w:t>
      </w:r>
    </w:p>
    <w:p w14:paraId="41AFA00A" w14:textId="77777777" w:rsidR="008E3CF3" w:rsidRPr="00977EA3" w:rsidRDefault="007A1F44" w:rsidP="00EC243F">
      <w:pPr>
        <w:pStyle w:val="Puntoelenco2"/>
      </w:pPr>
      <w:r w:rsidRPr="00977EA3">
        <w:t xml:space="preserve">An optional content element containing </w:t>
      </w:r>
      <w:proofErr w:type="spellStart"/>
      <w:r w:rsidRPr="00977EA3">
        <w:t>formData</w:t>
      </w:r>
      <w:proofErr w:type="spellEnd"/>
      <w:r w:rsidRPr="00977EA3">
        <w:t xml:space="preserve">, as is returned by </w:t>
      </w:r>
      <w:proofErr w:type="spellStart"/>
      <w:r w:rsidRPr="00977EA3">
        <w:t>RetrieveFormResponse</w:t>
      </w:r>
      <w:proofErr w:type="spellEnd"/>
    </w:p>
    <w:p w14:paraId="099B73B5" w14:textId="77777777" w:rsidR="008E3CF3" w:rsidRPr="00977EA3" w:rsidRDefault="007A1F44" w:rsidP="00EC243F">
      <w:pPr>
        <w:pStyle w:val="Puntoelenco2"/>
      </w:pPr>
      <w:r w:rsidRPr="00977EA3">
        <w:t xml:space="preserve">An optional </w:t>
      </w:r>
      <w:proofErr w:type="spellStart"/>
      <w:r w:rsidRPr="00977EA3">
        <w:t>contentType</w:t>
      </w:r>
      <w:proofErr w:type="spellEnd"/>
      <w:r w:rsidRPr="00977EA3">
        <w:t xml:space="preserve"> string that may be constrained by Content Profiles.</w:t>
      </w:r>
    </w:p>
    <w:p w14:paraId="2BB29297" w14:textId="77777777" w:rsidR="007A1F44" w:rsidRPr="00977EA3" w:rsidRDefault="007A1F44" w:rsidP="0084432D">
      <w:pPr>
        <w:pStyle w:val="Corpotesto"/>
      </w:pPr>
      <w:r w:rsidRPr="00977EA3">
        <w:t>See the schema provided with the support materials (see ITI TF-2x: Appendix W).</w:t>
      </w:r>
    </w:p>
    <w:p w14:paraId="7CAE684B" w14:textId="77777777" w:rsidR="007A1F44" w:rsidRPr="00977EA3" w:rsidRDefault="007A1F44" w:rsidP="0084432D">
      <w:pPr>
        <w:pStyle w:val="Titolo5"/>
        <w:numPr>
          <w:ilvl w:val="0"/>
          <w:numId w:val="0"/>
        </w:numPr>
        <w:tabs>
          <w:tab w:val="clear" w:pos="2160"/>
          <w:tab w:val="clear" w:pos="2880"/>
          <w:tab w:val="clear" w:pos="3600"/>
          <w:tab w:val="clear" w:pos="4320"/>
        </w:tabs>
        <w:rPr>
          <w:noProof w:val="0"/>
        </w:rPr>
      </w:pPr>
      <w:r w:rsidRPr="00977EA3">
        <w:rPr>
          <w:noProof w:val="0"/>
        </w:rPr>
        <w:t>3.35.4.2.3 Expected Actions</w:t>
      </w:r>
    </w:p>
    <w:p w14:paraId="49E4035A" w14:textId="77777777" w:rsidR="007A1F44" w:rsidRPr="00977EA3" w:rsidRDefault="007A1F44" w:rsidP="0084432D">
      <w:r w:rsidRPr="00977EA3">
        <w:t>The Form Filler may display the results of the response from the Form Receiver or Form Processor. The form behavior may be further profiled by content domain profiles.</w:t>
      </w:r>
    </w:p>
    <w:p w14:paraId="4B616225" w14:textId="77777777" w:rsidR="007A1F44" w:rsidRPr="00977EA3" w:rsidRDefault="007A1F44" w:rsidP="003A7C7F">
      <w:pPr>
        <w:pStyle w:val="Titolo3"/>
        <w:numPr>
          <w:ilvl w:val="0"/>
          <w:numId w:val="0"/>
        </w:numPr>
        <w:tabs>
          <w:tab w:val="clear" w:pos="2160"/>
          <w:tab w:val="clear" w:pos="2880"/>
        </w:tabs>
        <w:rPr>
          <w:bCs/>
          <w:noProof w:val="0"/>
          <w:kern w:val="1"/>
        </w:rPr>
      </w:pPr>
      <w:bookmarkStart w:id="788" w:name="_Toc333924777"/>
      <w:bookmarkStart w:id="789" w:name="_Toc398544225"/>
      <w:bookmarkStart w:id="790" w:name="_Toc398717925"/>
      <w:bookmarkStart w:id="791" w:name="_Toc518634527"/>
      <w:r w:rsidRPr="00977EA3">
        <w:rPr>
          <w:bCs/>
          <w:noProof w:val="0"/>
          <w:kern w:val="1"/>
        </w:rPr>
        <w:t>3.35.5 Protocol Requirements</w:t>
      </w:r>
      <w:bookmarkEnd w:id="788"/>
      <w:bookmarkEnd w:id="789"/>
      <w:bookmarkEnd w:id="790"/>
      <w:bookmarkEnd w:id="791"/>
    </w:p>
    <w:p w14:paraId="71FF0619" w14:textId="77777777" w:rsidR="007A1F44" w:rsidRPr="00977EA3" w:rsidRDefault="007A1F44" w:rsidP="0084432D">
      <w:pPr>
        <w:pStyle w:val="Corpotesto"/>
      </w:pPr>
      <w:r w:rsidRPr="00977EA3">
        <w:t>Implementors of this transaction shall comply with all requirements described in ITI TF-2x: Appendix V: Web Services for IHE Transactions.</w:t>
      </w:r>
    </w:p>
    <w:p w14:paraId="5F99D30F" w14:textId="77777777" w:rsidR="007A1F44" w:rsidRPr="00977EA3" w:rsidRDefault="007A1F44" w:rsidP="0084432D">
      <w:pPr>
        <w:pStyle w:val="Corpotesto"/>
      </w:pPr>
      <w:r w:rsidRPr="00977EA3">
        <w:t>The Submit Form transaction shall use SOAP 1.2.</w:t>
      </w:r>
    </w:p>
    <w:p w14:paraId="2B42C888" w14:textId="77777777" w:rsidR="007A1F44" w:rsidRPr="00977EA3" w:rsidRDefault="007A1F44" w:rsidP="0084432D">
      <w:pPr>
        <w:pStyle w:val="Corpotesto"/>
      </w:pPr>
    </w:p>
    <w:p w14:paraId="3C13DA54" w14:textId="77777777" w:rsidR="007A1F44" w:rsidRPr="00977EA3" w:rsidRDefault="007A1F44" w:rsidP="0084432D">
      <w:pPr>
        <w:pStyle w:val="TableTitle"/>
        <w:rPr>
          <w:noProof w:val="0"/>
        </w:rPr>
      </w:pPr>
      <w:r w:rsidRPr="00977EA3">
        <w:rPr>
          <w:noProof w:val="0"/>
        </w:rPr>
        <w:lastRenderedPageBreak/>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448D9BB4" w14:textId="77777777" w:rsidTr="00601E92">
        <w:trPr>
          <w:jc w:val="center"/>
        </w:trPr>
        <w:tc>
          <w:tcPr>
            <w:tcW w:w="1998" w:type="dxa"/>
          </w:tcPr>
          <w:p w14:paraId="60ABA8F2" w14:textId="77777777" w:rsidR="007A1F44" w:rsidRPr="00977EA3" w:rsidRDefault="007A1F44" w:rsidP="00CF7D53">
            <w:pPr>
              <w:pStyle w:val="TableEntry"/>
              <w:rPr>
                <w:noProof w:val="0"/>
              </w:rPr>
            </w:pPr>
            <w:proofErr w:type="spellStart"/>
            <w:r w:rsidRPr="00977EA3">
              <w:rPr>
                <w:noProof w:val="0"/>
              </w:rPr>
              <w:t>ihe</w:t>
            </w:r>
            <w:proofErr w:type="spellEnd"/>
          </w:p>
        </w:tc>
        <w:tc>
          <w:tcPr>
            <w:tcW w:w="6210" w:type="dxa"/>
          </w:tcPr>
          <w:p w14:paraId="347D435A" w14:textId="77777777" w:rsidR="007A1F44" w:rsidRPr="00977EA3" w:rsidRDefault="007A1F44" w:rsidP="00CF7D53">
            <w:pPr>
              <w:pStyle w:val="TableEntry"/>
              <w:rPr>
                <w:noProof w:val="0"/>
              </w:rPr>
            </w:pPr>
            <w:r w:rsidRPr="00977EA3">
              <w:rPr>
                <w:noProof w:val="0"/>
              </w:rPr>
              <w:t>urn:ihe:iti:rfd:2007</w:t>
            </w:r>
          </w:p>
        </w:tc>
      </w:tr>
      <w:tr w:rsidR="007A1F44" w:rsidRPr="00977EA3" w14:paraId="3F7D1705" w14:textId="77777777" w:rsidTr="00601E92">
        <w:trPr>
          <w:jc w:val="center"/>
        </w:trPr>
        <w:tc>
          <w:tcPr>
            <w:tcW w:w="1998" w:type="dxa"/>
          </w:tcPr>
          <w:p w14:paraId="079B113A" w14:textId="77777777" w:rsidR="007A1F44" w:rsidRPr="00977EA3" w:rsidRDefault="007A1F44" w:rsidP="00CF7D53">
            <w:pPr>
              <w:pStyle w:val="TableEntry"/>
              <w:rPr>
                <w:noProof w:val="0"/>
              </w:rPr>
            </w:pPr>
            <w:r w:rsidRPr="00977EA3">
              <w:rPr>
                <w:noProof w:val="0"/>
              </w:rPr>
              <w:t>soap12</w:t>
            </w:r>
          </w:p>
        </w:tc>
        <w:tc>
          <w:tcPr>
            <w:tcW w:w="6210" w:type="dxa"/>
          </w:tcPr>
          <w:p w14:paraId="62F08076" w14:textId="77777777" w:rsidR="007A1F44" w:rsidRPr="00977EA3" w:rsidRDefault="007A1F44" w:rsidP="00CF7D53">
            <w:pPr>
              <w:pStyle w:val="TableEntry"/>
              <w:rPr>
                <w:noProof w:val="0"/>
              </w:rPr>
            </w:pPr>
            <w:r w:rsidRPr="00977EA3">
              <w:rPr>
                <w:noProof w:val="0"/>
              </w:rPr>
              <w:t>http://schemas.xmlsoap.org/wsdl/soap12/</w:t>
            </w:r>
          </w:p>
        </w:tc>
      </w:tr>
      <w:tr w:rsidR="007A1F44" w:rsidRPr="00977EA3" w14:paraId="618AA5DD" w14:textId="77777777" w:rsidTr="00601E92">
        <w:trPr>
          <w:jc w:val="center"/>
        </w:trPr>
        <w:tc>
          <w:tcPr>
            <w:tcW w:w="1998" w:type="dxa"/>
          </w:tcPr>
          <w:p w14:paraId="3CE8E0BA" w14:textId="77777777" w:rsidR="007A1F44" w:rsidRPr="00977EA3" w:rsidRDefault="007A1F44" w:rsidP="00CF7D53">
            <w:pPr>
              <w:pStyle w:val="TableEntry"/>
              <w:rPr>
                <w:noProof w:val="0"/>
              </w:rPr>
            </w:pPr>
            <w:proofErr w:type="spellStart"/>
            <w:r w:rsidRPr="00977EA3">
              <w:rPr>
                <w:noProof w:val="0"/>
              </w:rPr>
              <w:t>wsaw</w:t>
            </w:r>
            <w:proofErr w:type="spellEnd"/>
          </w:p>
        </w:tc>
        <w:tc>
          <w:tcPr>
            <w:tcW w:w="6210" w:type="dxa"/>
          </w:tcPr>
          <w:p w14:paraId="4D02051A" w14:textId="77777777" w:rsidR="007A1F44" w:rsidRPr="00977EA3" w:rsidRDefault="007A1F44" w:rsidP="00CF7D53">
            <w:pPr>
              <w:pStyle w:val="TableEntry"/>
              <w:rPr>
                <w:noProof w:val="0"/>
              </w:rPr>
            </w:pPr>
            <w:r w:rsidRPr="00977EA3">
              <w:rPr>
                <w:noProof w:val="0"/>
              </w:rPr>
              <w:t>http://www.w3.org/2005/08/addressing</w:t>
            </w:r>
          </w:p>
        </w:tc>
      </w:tr>
      <w:tr w:rsidR="007A1F44" w:rsidRPr="00977EA3" w14:paraId="0CA04F6D" w14:textId="77777777" w:rsidTr="00601E92">
        <w:trPr>
          <w:jc w:val="center"/>
        </w:trPr>
        <w:tc>
          <w:tcPr>
            <w:tcW w:w="1998" w:type="dxa"/>
          </w:tcPr>
          <w:p w14:paraId="1F09ECF3" w14:textId="77777777" w:rsidR="007A1F44" w:rsidRPr="00977EA3" w:rsidRDefault="007A1F44" w:rsidP="00CF7D53">
            <w:pPr>
              <w:pStyle w:val="TableEntry"/>
              <w:rPr>
                <w:noProof w:val="0"/>
              </w:rPr>
            </w:pPr>
            <w:proofErr w:type="spellStart"/>
            <w:r w:rsidRPr="00977EA3">
              <w:rPr>
                <w:noProof w:val="0"/>
              </w:rPr>
              <w:t>xsd</w:t>
            </w:r>
            <w:proofErr w:type="spellEnd"/>
          </w:p>
        </w:tc>
        <w:tc>
          <w:tcPr>
            <w:tcW w:w="6210" w:type="dxa"/>
          </w:tcPr>
          <w:p w14:paraId="5AD3DBB3" w14:textId="77777777" w:rsidR="007A1F44" w:rsidRPr="00977EA3" w:rsidRDefault="007A1F44" w:rsidP="00CF7D53">
            <w:pPr>
              <w:pStyle w:val="TableEntry"/>
              <w:rPr>
                <w:noProof w:val="0"/>
              </w:rPr>
            </w:pPr>
            <w:r w:rsidRPr="00977EA3">
              <w:rPr>
                <w:noProof w:val="0"/>
              </w:rPr>
              <w:t>http://www.w3.org/2001/XMLSchema</w:t>
            </w:r>
          </w:p>
        </w:tc>
      </w:tr>
    </w:tbl>
    <w:p w14:paraId="7D13C390" w14:textId="77777777" w:rsidR="007A1F44" w:rsidRPr="00977EA3" w:rsidRDefault="007A1F44" w:rsidP="0084432D">
      <w:pPr>
        <w:pStyle w:val="Corpotesto"/>
      </w:pPr>
    </w:p>
    <w:p w14:paraId="7A4269A3" w14:textId="77777777" w:rsidR="007A1F44" w:rsidRPr="00977EA3" w:rsidRDefault="007A1F44" w:rsidP="0084432D">
      <w:pPr>
        <w:pStyle w:val="Corpotesto"/>
      </w:pPr>
      <w:r w:rsidRPr="00977EA3">
        <w:t>These are the requirements for the Submit Form transaction presented in the order in which they would appear in the RFD Submit Form WSDL definition:</w:t>
      </w:r>
    </w:p>
    <w:p w14:paraId="60DB9C02" w14:textId="77777777" w:rsidR="008E3CF3" w:rsidRPr="00977EA3" w:rsidRDefault="007A1F44" w:rsidP="00EC243F">
      <w:pPr>
        <w:pStyle w:val="Puntoelenco2"/>
      </w:pPr>
      <w:r w:rsidRPr="00977EA3">
        <w:t>The following types shall be imported (</w:t>
      </w:r>
      <w:proofErr w:type="spellStart"/>
      <w:r w:rsidRPr="00977EA3">
        <w:t>xds:import</w:t>
      </w:r>
      <w:proofErr w:type="spellEnd"/>
      <w:r w:rsidRPr="00977EA3">
        <w:t>) in the /definitions/types section:</w:t>
      </w:r>
    </w:p>
    <w:p w14:paraId="63FCD410" w14:textId="77777777" w:rsidR="008E3CF3" w:rsidRPr="00977EA3" w:rsidRDefault="007A1F44" w:rsidP="00EC243F">
      <w:pPr>
        <w:pStyle w:val="Puntoelenco3"/>
        <w:numPr>
          <w:ilvl w:val="0"/>
          <w:numId w:val="17"/>
        </w:numPr>
      </w:pPr>
      <w:r w:rsidRPr="00977EA3">
        <w:t>Namespace=”urn:ihe:iti:rfd:2007”, schema=”RFD.xsd”</w:t>
      </w:r>
    </w:p>
    <w:p w14:paraId="756053C2" w14:textId="77777777" w:rsidR="008E3CF3" w:rsidRPr="00977EA3" w:rsidRDefault="007A1F44" w:rsidP="00EC243F">
      <w:pPr>
        <w:pStyle w:val="Puntoelenco2"/>
      </w:pPr>
      <w:r w:rsidRPr="00977EA3">
        <w:t>The /definitions/message/part/@element attribute of the Submit Form Request message shall be defined as: “</w:t>
      </w:r>
      <w:proofErr w:type="spellStart"/>
      <w:r w:rsidRPr="00977EA3">
        <w:t>ihe:SubmitFormRequest</w:t>
      </w:r>
      <w:proofErr w:type="spellEnd"/>
      <w:r w:rsidRPr="00977EA3">
        <w:t>”</w:t>
      </w:r>
    </w:p>
    <w:p w14:paraId="0B7A338A" w14:textId="77777777" w:rsidR="008E3CF3" w:rsidRPr="00977EA3" w:rsidRDefault="007A1F44" w:rsidP="00EC243F">
      <w:pPr>
        <w:pStyle w:val="Puntoelenco2"/>
      </w:pPr>
      <w:r w:rsidRPr="00977EA3">
        <w:t>The /definitions/message/part/@element attribute of the Submit Form Response message shall be defined as: “</w:t>
      </w:r>
      <w:proofErr w:type="spellStart"/>
      <w:r w:rsidRPr="00977EA3">
        <w:t>ihe:SubmitFormResponse</w:t>
      </w:r>
      <w:proofErr w:type="spellEnd"/>
      <w:r w:rsidRPr="00977EA3">
        <w:t>”</w:t>
      </w:r>
    </w:p>
    <w:p w14:paraId="6A17E48F" w14:textId="77777777" w:rsidR="008E3CF3" w:rsidRPr="00977EA3" w:rsidRDefault="007A1F44" w:rsidP="00EC243F">
      <w:pPr>
        <w:pStyle w:val="Puntoelenco2"/>
      </w:pPr>
      <w:r w:rsidRPr="00977EA3">
        <w:t>Refer to Table 3.35.5-1 for additional attribute requirements.</w:t>
      </w:r>
    </w:p>
    <w:p w14:paraId="1EDF0544" w14:textId="77777777" w:rsidR="007A1F44" w:rsidRPr="00977EA3" w:rsidRDefault="007A1F44" w:rsidP="0084432D">
      <w:pPr>
        <w:pStyle w:val="TableTitle"/>
        <w:rPr>
          <w:noProof w:val="0"/>
        </w:rPr>
      </w:pPr>
      <w:r w:rsidRPr="00977EA3">
        <w:rPr>
          <w:noProof w:val="0"/>
        </w:rPr>
        <w:t>Table 3.35.5-1: Additional Attribute Requirements</w:t>
      </w:r>
    </w:p>
    <w:tbl>
      <w:tblPr>
        <w:tblW w:w="7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398"/>
        <w:gridCol w:w="3353"/>
      </w:tblGrid>
      <w:tr w:rsidR="008E1B10" w:rsidRPr="00977EA3" w14:paraId="14C6C08E" w14:textId="77777777" w:rsidTr="008E1B10">
        <w:trPr>
          <w:jc w:val="center"/>
        </w:trPr>
        <w:tc>
          <w:tcPr>
            <w:tcW w:w="4398" w:type="dxa"/>
            <w:shd w:val="clear" w:color="auto" w:fill="E6E6E6"/>
          </w:tcPr>
          <w:p w14:paraId="6CD9BBB2" w14:textId="77777777" w:rsidR="007A1F44" w:rsidRPr="00977EA3" w:rsidRDefault="007A1F44" w:rsidP="00A063AC">
            <w:pPr>
              <w:pStyle w:val="TableEntryHeader"/>
              <w:rPr>
                <w:noProof w:val="0"/>
              </w:rPr>
            </w:pPr>
            <w:r w:rsidRPr="00977EA3">
              <w:rPr>
                <w:noProof w:val="0"/>
              </w:rPr>
              <w:t>Attribute</w:t>
            </w:r>
          </w:p>
        </w:tc>
        <w:tc>
          <w:tcPr>
            <w:tcW w:w="3353" w:type="dxa"/>
            <w:shd w:val="clear" w:color="auto" w:fill="E6E6E6"/>
          </w:tcPr>
          <w:p w14:paraId="78028C21" w14:textId="77777777" w:rsidR="007A1F44" w:rsidRPr="00977EA3" w:rsidRDefault="007A1F44" w:rsidP="00A53067">
            <w:pPr>
              <w:pStyle w:val="TableEntryHeader"/>
              <w:rPr>
                <w:noProof w:val="0"/>
              </w:rPr>
            </w:pPr>
            <w:r w:rsidRPr="00977EA3">
              <w:rPr>
                <w:noProof w:val="0"/>
              </w:rPr>
              <w:t>Value</w:t>
            </w:r>
          </w:p>
        </w:tc>
      </w:tr>
      <w:tr w:rsidR="008E1B10" w:rsidRPr="00977EA3" w14:paraId="638DEF8B" w14:textId="77777777" w:rsidTr="008E1B10">
        <w:trPr>
          <w:jc w:val="center"/>
        </w:trPr>
        <w:tc>
          <w:tcPr>
            <w:tcW w:w="4398" w:type="dxa"/>
          </w:tcPr>
          <w:p w14:paraId="27D5D716" w14:textId="77777777" w:rsidR="007A1F44" w:rsidRPr="00977EA3" w:rsidRDefault="007A1F44" w:rsidP="00CF7D53">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w:t>
            </w:r>
            <w:proofErr w:type="spellStart"/>
            <w:r w:rsidRPr="00977EA3">
              <w:rPr>
                <w:noProof w:val="0"/>
              </w:rPr>
              <w:t>operation@name</w:t>
            </w:r>
            <w:proofErr w:type="spellEnd"/>
          </w:p>
        </w:tc>
        <w:tc>
          <w:tcPr>
            <w:tcW w:w="3353" w:type="dxa"/>
          </w:tcPr>
          <w:p w14:paraId="51A9361E" w14:textId="77777777" w:rsidR="007A1F44" w:rsidRPr="00977EA3" w:rsidRDefault="007A1F44" w:rsidP="00CF7D53">
            <w:pPr>
              <w:pStyle w:val="TableEntry"/>
              <w:rPr>
                <w:noProof w:val="0"/>
              </w:rPr>
            </w:pPr>
            <w:proofErr w:type="spellStart"/>
            <w:r w:rsidRPr="00977EA3">
              <w:rPr>
                <w:noProof w:val="0"/>
              </w:rPr>
              <w:t>SubmitForm</w:t>
            </w:r>
            <w:proofErr w:type="spellEnd"/>
          </w:p>
        </w:tc>
      </w:tr>
      <w:tr w:rsidR="008E1B10" w:rsidRPr="00977EA3" w14:paraId="2DDFA1D4" w14:textId="77777777" w:rsidTr="008E1B10">
        <w:trPr>
          <w:jc w:val="center"/>
        </w:trPr>
        <w:tc>
          <w:tcPr>
            <w:tcW w:w="4398" w:type="dxa"/>
          </w:tcPr>
          <w:p w14:paraId="572B8EBF" w14:textId="77777777" w:rsidR="007A1F44" w:rsidRPr="00977EA3" w:rsidRDefault="007A1F44" w:rsidP="00CF7D53">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/operation/input/@</w:t>
            </w:r>
            <w:proofErr w:type="spellStart"/>
            <w:r w:rsidRPr="00977EA3">
              <w:rPr>
                <w:noProof w:val="0"/>
              </w:rPr>
              <w:t>wsaw:Action</w:t>
            </w:r>
            <w:proofErr w:type="spellEnd"/>
          </w:p>
        </w:tc>
        <w:tc>
          <w:tcPr>
            <w:tcW w:w="3353" w:type="dxa"/>
          </w:tcPr>
          <w:p w14:paraId="3D101AC4" w14:textId="77777777" w:rsidR="007A1F44" w:rsidRPr="00977EA3" w:rsidRDefault="007A1F44" w:rsidP="00CF7D53">
            <w:pPr>
              <w:pStyle w:val="TableEntry"/>
              <w:rPr>
                <w:noProof w:val="0"/>
              </w:rPr>
            </w:pPr>
            <w:r w:rsidRPr="00977EA3">
              <w:rPr>
                <w:noProof w:val="0"/>
              </w:rPr>
              <w:t>urn:ihe:iti:2007:SubmitForm</w:t>
            </w:r>
          </w:p>
        </w:tc>
      </w:tr>
      <w:tr w:rsidR="008E1B10" w:rsidRPr="00977EA3" w14:paraId="6192A206" w14:textId="77777777" w:rsidTr="008E1B10">
        <w:trPr>
          <w:jc w:val="center"/>
        </w:trPr>
        <w:tc>
          <w:tcPr>
            <w:tcW w:w="4398" w:type="dxa"/>
          </w:tcPr>
          <w:p w14:paraId="77500692" w14:textId="77777777" w:rsidR="007A1F44" w:rsidRPr="00977EA3" w:rsidRDefault="007A1F44" w:rsidP="00CF7D53">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/operation/output/@</w:t>
            </w:r>
            <w:proofErr w:type="spellStart"/>
            <w:r w:rsidRPr="00977EA3">
              <w:rPr>
                <w:noProof w:val="0"/>
              </w:rPr>
              <w:t>wsaw:Action</w:t>
            </w:r>
            <w:proofErr w:type="spellEnd"/>
          </w:p>
        </w:tc>
        <w:tc>
          <w:tcPr>
            <w:tcW w:w="3353" w:type="dxa"/>
          </w:tcPr>
          <w:p w14:paraId="541916F5" w14:textId="77777777" w:rsidR="007A1F44" w:rsidRPr="00977EA3" w:rsidRDefault="007A1F44" w:rsidP="00CF7D53">
            <w:pPr>
              <w:pStyle w:val="TableEntry"/>
              <w:rPr>
                <w:noProof w:val="0"/>
              </w:rPr>
            </w:pPr>
            <w:r w:rsidRPr="00977EA3">
              <w:rPr>
                <w:noProof w:val="0"/>
              </w:rPr>
              <w:t>urn:ihe:iti:2007:SubmitFormResponse</w:t>
            </w:r>
          </w:p>
        </w:tc>
      </w:tr>
      <w:tr w:rsidR="008E1B10" w:rsidRPr="00977EA3" w14:paraId="65FAF9BA" w14:textId="77777777" w:rsidTr="008E1B10">
        <w:trPr>
          <w:jc w:val="center"/>
        </w:trPr>
        <w:tc>
          <w:tcPr>
            <w:tcW w:w="4398" w:type="dxa"/>
          </w:tcPr>
          <w:p w14:paraId="515EA508" w14:textId="285D8579" w:rsidR="007367D9" w:rsidRPr="00977EA3" w:rsidRDefault="007367D9" w:rsidP="007367D9">
            <w:pPr>
              <w:pStyle w:val="TableEntry"/>
              <w:rPr>
                <w:noProof w:val="0"/>
              </w:rPr>
            </w:pPr>
            <w:r w:rsidRPr="00977EA3">
              <w:rPr>
                <w:noProof w:val="0"/>
              </w:rPr>
              <w:t xml:space="preserve">/definitions/binding/operation/wsoap12:operation/@soapActionRequired </w:t>
            </w:r>
          </w:p>
        </w:tc>
        <w:tc>
          <w:tcPr>
            <w:tcW w:w="3353" w:type="dxa"/>
          </w:tcPr>
          <w:p w14:paraId="36EE107A" w14:textId="26D6465B" w:rsidR="007367D9" w:rsidRPr="00977EA3" w:rsidRDefault="007367D9" w:rsidP="007367D9">
            <w:pPr>
              <w:pStyle w:val="TableEntry"/>
              <w:rPr>
                <w:noProof w:val="0"/>
              </w:rPr>
            </w:pPr>
            <w:r w:rsidRPr="00977EA3">
              <w:rPr>
                <w:noProof w:val="0"/>
              </w:rPr>
              <w:t>false</w:t>
            </w:r>
          </w:p>
        </w:tc>
      </w:tr>
    </w:tbl>
    <w:p w14:paraId="684B3381" w14:textId="77777777" w:rsidR="007A1F44" w:rsidRPr="00977EA3" w:rsidRDefault="007A1F44" w:rsidP="003462A5">
      <w:pPr>
        <w:pStyle w:val="Corpotesto"/>
      </w:pPr>
    </w:p>
    <w:p w14:paraId="2803BB06" w14:textId="77777777" w:rsidR="007A1F44" w:rsidRPr="00977EA3" w:rsidRDefault="007A1F44" w:rsidP="0084432D">
      <w:pPr>
        <w:pStyle w:val="Corpotesto"/>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3.35.5.1 Sample SOAP Messages.</w:t>
      </w:r>
    </w:p>
    <w:p w14:paraId="322AA2E2" w14:textId="77777777" w:rsidR="007A1F44" w:rsidRPr="00977EA3" w:rsidRDefault="007A1F44" w:rsidP="0084432D">
      <w:pPr>
        <w:pStyle w:val="Corpotesto"/>
      </w:pPr>
      <w:r w:rsidRPr="00977EA3">
        <w:t xml:space="preserve">For informative WSDL see ITI TF-2x: Appendix W. </w:t>
      </w:r>
    </w:p>
    <w:p w14:paraId="28B77971" w14:textId="77777777" w:rsidR="007A1F44" w:rsidRPr="00977EA3" w:rsidRDefault="007A1F44" w:rsidP="0084432D">
      <w:pPr>
        <w:pStyle w:val="Corpotesto"/>
      </w:pPr>
      <w:r w:rsidRPr="00977EA3">
        <w:t>The &lt;</w:t>
      </w:r>
      <w:proofErr w:type="spellStart"/>
      <w:r w:rsidRPr="00977EA3">
        <w:t>ihe:SubmitFormRequest</w:t>
      </w:r>
      <w:proofErr w:type="spellEnd"/>
      <w:r w:rsidRPr="00977EA3">
        <w:t>&gt; element is defined as:</w:t>
      </w:r>
    </w:p>
    <w:p w14:paraId="21BAA684" w14:textId="77777777" w:rsidR="008E3CF3" w:rsidRPr="00977EA3" w:rsidRDefault="007A1F44" w:rsidP="00EC243F">
      <w:pPr>
        <w:pStyle w:val="Puntoelenco2"/>
      </w:pPr>
      <w:r w:rsidRPr="00977EA3">
        <w:t>One or more &lt;</w:t>
      </w:r>
      <w:proofErr w:type="spellStart"/>
      <w:r w:rsidRPr="00977EA3">
        <w:t>xs:any</w:t>
      </w:r>
      <w:proofErr w:type="spellEnd"/>
      <w:r w:rsidRPr="00977EA3">
        <w:t>&gt; elements</w:t>
      </w:r>
    </w:p>
    <w:p w14:paraId="1092CDDA" w14:textId="77777777" w:rsidR="007A1F44" w:rsidRPr="00977EA3" w:rsidRDefault="007A1F44" w:rsidP="0084432D">
      <w:pPr>
        <w:pStyle w:val="Corpotesto"/>
      </w:pPr>
      <w:r w:rsidRPr="00977EA3">
        <w:t>This allows the Form Manager to construct forms that submit form data using any XML representation.</w:t>
      </w:r>
    </w:p>
    <w:p w14:paraId="6AEFEB00" w14:textId="77777777" w:rsidR="007A1F44" w:rsidRPr="00977EA3" w:rsidRDefault="007A1F44" w:rsidP="0084432D">
      <w:pPr>
        <w:pStyle w:val="Corpotesto"/>
      </w:pPr>
      <w:r w:rsidRPr="00977EA3">
        <w:t>The &lt;</w:t>
      </w:r>
      <w:proofErr w:type="spellStart"/>
      <w:r w:rsidRPr="00977EA3">
        <w:t>ihe:SubmitFormResponseType</w:t>
      </w:r>
      <w:proofErr w:type="spellEnd"/>
      <w:r w:rsidRPr="00977EA3">
        <w:t>&gt; element is defined as:</w:t>
      </w:r>
    </w:p>
    <w:p w14:paraId="111751CB" w14:textId="77777777" w:rsidR="008E3CF3" w:rsidRPr="00977EA3" w:rsidRDefault="007A1F44" w:rsidP="00EC243F">
      <w:pPr>
        <w:pStyle w:val="Puntoelenco2"/>
      </w:pPr>
      <w:r w:rsidRPr="00977EA3">
        <w:t>An optional &lt;</w:t>
      </w:r>
      <w:proofErr w:type="spellStart"/>
      <w:r w:rsidRPr="00977EA3">
        <w:t>ihe:content</w:t>
      </w:r>
      <w:proofErr w:type="spellEnd"/>
      <w:r w:rsidRPr="00977EA3">
        <w:t>&gt; element which is of type &lt;</w:t>
      </w:r>
      <w:proofErr w:type="spellStart"/>
      <w:r w:rsidRPr="00977EA3">
        <w:t>ihe:formDataType</w:t>
      </w:r>
      <w:proofErr w:type="spellEnd"/>
      <w:r w:rsidRPr="00977EA3">
        <w:t>&gt; as also used in the Retrieve Form Response. If present it shall contain:</w:t>
      </w:r>
    </w:p>
    <w:p w14:paraId="46A996B6" w14:textId="77777777" w:rsidR="008E3CF3" w:rsidRPr="00977EA3" w:rsidRDefault="007A1F44" w:rsidP="00EC243F">
      <w:pPr>
        <w:pStyle w:val="Puntoelenco2"/>
      </w:pPr>
      <w:r w:rsidRPr="00977EA3">
        <w:t>One of the following:</w:t>
      </w:r>
    </w:p>
    <w:p w14:paraId="7307A645" w14:textId="77777777" w:rsidR="008E3CF3" w:rsidRPr="00977EA3" w:rsidRDefault="007A1F44" w:rsidP="00EC243F">
      <w:pPr>
        <w:pStyle w:val="Puntoelenco3"/>
        <w:numPr>
          <w:ilvl w:val="0"/>
          <w:numId w:val="17"/>
        </w:numPr>
      </w:pPr>
      <w:r w:rsidRPr="00977EA3">
        <w:lastRenderedPageBreak/>
        <w:t>&lt;</w:t>
      </w:r>
      <w:proofErr w:type="spellStart"/>
      <w:r w:rsidRPr="00977EA3">
        <w:t>ihe:Structured</w:t>
      </w:r>
      <w:proofErr w:type="spellEnd"/>
      <w:r w:rsidRPr="00977EA3">
        <w:t>&gt; containing XML encoding of a form</w:t>
      </w:r>
    </w:p>
    <w:p w14:paraId="0782A353" w14:textId="77777777" w:rsidR="008E3CF3" w:rsidRPr="00977EA3" w:rsidRDefault="007A1F44" w:rsidP="00EC243F">
      <w:pPr>
        <w:pStyle w:val="Puntoelenco3"/>
        <w:numPr>
          <w:ilvl w:val="0"/>
          <w:numId w:val="17"/>
        </w:numPr>
      </w:pPr>
      <w:r w:rsidRPr="00977EA3">
        <w:t>&lt;</w:t>
      </w:r>
      <w:proofErr w:type="spellStart"/>
      <w:r w:rsidRPr="00977EA3">
        <w:t>ihe:Unstructured</w:t>
      </w:r>
      <w:proofErr w:type="spellEnd"/>
      <w:r w:rsidRPr="00977EA3">
        <w:t>&gt; containing base64Binary encoding of a form</w:t>
      </w:r>
    </w:p>
    <w:p w14:paraId="39C05D2D" w14:textId="77777777" w:rsidR="008E3CF3" w:rsidRPr="00977EA3" w:rsidRDefault="007A1F44" w:rsidP="00EC243F">
      <w:pPr>
        <w:pStyle w:val="Puntoelenco3"/>
        <w:numPr>
          <w:ilvl w:val="0"/>
          <w:numId w:val="17"/>
        </w:numPr>
      </w:pPr>
      <w:r w:rsidRPr="00977EA3">
        <w:t>&lt;</w:t>
      </w:r>
      <w:proofErr w:type="spellStart"/>
      <w:r w:rsidRPr="00977EA3">
        <w:t>ihe:URL</w:t>
      </w:r>
      <w:proofErr w:type="spellEnd"/>
      <w:r w:rsidRPr="00977EA3">
        <w:t>&gt; containing the URL of a form</w:t>
      </w:r>
    </w:p>
    <w:p w14:paraId="23C35FC4" w14:textId="77777777" w:rsidR="008E3CF3" w:rsidRPr="00977EA3" w:rsidRDefault="007A1F44" w:rsidP="00EC243F">
      <w:pPr>
        <w:pStyle w:val="Puntoelenco3"/>
        <w:numPr>
          <w:ilvl w:val="0"/>
          <w:numId w:val="17"/>
        </w:numPr>
      </w:pPr>
      <w:r w:rsidRPr="00977EA3">
        <w:t>An optional &lt;</w:t>
      </w:r>
      <w:proofErr w:type="spellStart"/>
      <w:r w:rsidRPr="00977EA3">
        <w:t>ihe:instanceID</w:t>
      </w:r>
      <w:proofErr w:type="spellEnd"/>
      <w:r w:rsidRPr="00977EA3">
        <w:t xml:space="preserve">&gt; of type </w:t>
      </w:r>
      <w:proofErr w:type="spellStart"/>
      <w:r w:rsidRPr="00977EA3">
        <w:t>xs:string</w:t>
      </w:r>
      <w:proofErr w:type="spellEnd"/>
      <w:r w:rsidRPr="00977EA3">
        <w:t>.</w:t>
      </w:r>
    </w:p>
    <w:p w14:paraId="193DA292" w14:textId="77777777" w:rsidR="008E3CF3" w:rsidRPr="00977EA3" w:rsidRDefault="007A1F44" w:rsidP="00EC243F">
      <w:pPr>
        <w:pStyle w:val="Puntoelenco2"/>
      </w:pPr>
      <w:r w:rsidRPr="00977EA3">
        <w:t>An optional &lt;</w:t>
      </w:r>
      <w:proofErr w:type="spellStart"/>
      <w:r w:rsidRPr="00977EA3">
        <w:t>ihe:contentType</w:t>
      </w:r>
      <w:proofErr w:type="spellEnd"/>
      <w:r w:rsidRPr="00977EA3">
        <w:t xml:space="preserve">&gt; element, of type </w:t>
      </w:r>
      <w:proofErr w:type="spellStart"/>
      <w:r w:rsidRPr="00977EA3">
        <w:t>xs:string</w:t>
      </w:r>
      <w:proofErr w:type="spellEnd"/>
      <w:r w:rsidRPr="00977EA3">
        <w:t>.</w:t>
      </w:r>
    </w:p>
    <w:p w14:paraId="6C926FA3" w14:textId="77777777" w:rsidR="008E3CF3" w:rsidRPr="00977EA3" w:rsidRDefault="007A1F44" w:rsidP="00EC243F">
      <w:pPr>
        <w:pStyle w:val="Puntoelenco2"/>
      </w:pPr>
      <w:r w:rsidRPr="00977EA3">
        <w:t>A required &lt;</w:t>
      </w:r>
      <w:proofErr w:type="spellStart"/>
      <w:r w:rsidRPr="00977EA3">
        <w:t>ihe:responseCode</w:t>
      </w:r>
      <w:proofErr w:type="spellEnd"/>
      <w:r w:rsidRPr="00977EA3">
        <w:t xml:space="preserve">&gt; element of type </w:t>
      </w:r>
      <w:proofErr w:type="spellStart"/>
      <w:r w:rsidRPr="00977EA3">
        <w:t>xs:string</w:t>
      </w:r>
      <w:proofErr w:type="spellEnd"/>
      <w:r w:rsidRPr="00977EA3">
        <w:t>.</w:t>
      </w:r>
    </w:p>
    <w:p w14:paraId="48D1ADAF" w14:textId="77777777" w:rsidR="007A1F44" w:rsidRPr="00977EA3" w:rsidRDefault="007A1F44" w:rsidP="0084432D">
      <w:pPr>
        <w:pStyle w:val="Titolo4"/>
        <w:numPr>
          <w:ilvl w:val="0"/>
          <w:numId w:val="0"/>
        </w:numPr>
        <w:tabs>
          <w:tab w:val="clear" w:pos="2160"/>
          <w:tab w:val="clear" w:pos="2880"/>
          <w:tab w:val="clear" w:pos="3600"/>
        </w:tabs>
        <w:ind w:left="864" w:hanging="864"/>
        <w:rPr>
          <w:noProof w:val="0"/>
        </w:rPr>
      </w:pPr>
      <w:bookmarkStart w:id="792" w:name="_Toc398544226"/>
      <w:r w:rsidRPr="00977EA3">
        <w:rPr>
          <w:noProof w:val="0"/>
        </w:rPr>
        <w:t>3.35.5.1 Sample SOAP Messages</w:t>
      </w:r>
      <w:bookmarkEnd w:id="792"/>
    </w:p>
    <w:p w14:paraId="2F00FAF3" w14:textId="77777777" w:rsidR="007A1F44" w:rsidRPr="00977EA3" w:rsidRDefault="007A1F44" w:rsidP="0084432D">
      <w:pPr>
        <w:pStyle w:val="Corpotesto"/>
      </w:pPr>
      <w:r w:rsidRPr="00977EA3">
        <w:t>The samples in the following two sections show a typical SOAP request and its relative SOAP response. The sample messages also show the WS-Addressing headers &lt;Action/&gt;,</w:t>
      </w:r>
    </w:p>
    <w:p w14:paraId="53A81717" w14:textId="77777777" w:rsidR="007A1F44" w:rsidRPr="00977EA3" w:rsidRDefault="007A1F44" w:rsidP="0084432D">
      <w:pPr>
        <w:pStyle w:val="Corpotesto"/>
      </w:pPr>
      <w:r w:rsidRPr="00977EA3">
        <w:t>&lt;</w:t>
      </w:r>
      <w:proofErr w:type="spellStart"/>
      <w:r w:rsidRPr="00977EA3">
        <w:t>MessageID</w:t>
      </w:r>
      <w:proofErr w:type="spellEnd"/>
      <w:r w:rsidRPr="00977EA3">
        <w:t>/&gt;, .; these WS-Addressing headers are populated according to ITI TF-2x: Appendix V: Web Services for IHE Transactions. Some of the body of the SOAP message is omitted for brevity.</w:t>
      </w:r>
    </w:p>
    <w:p w14:paraId="728AACE3" w14:textId="77777777" w:rsidR="007A1F44" w:rsidRPr="00977EA3" w:rsidRDefault="007A1F44" w:rsidP="0084432D">
      <w:pPr>
        <w:pStyle w:val="Titolo5"/>
        <w:numPr>
          <w:ilvl w:val="0"/>
          <w:numId w:val="0"/>
        </w:numPr>
        <w:tabs>
          <w:tab w:val="clear" w:pos="2160"/>
          <w:tab w:val="clear" w:pos="2880"/>
          <w:tab w:val="clear" w:pos="3600"/>
          <w:tab w:val="clear" w:pos="4320"/>
        </w:tabs>
        <w:rPr>
          <w:noProof w:val="0"/>
        </w:rPr>
      </w:pPr>
      <w:r w:rsidRPr="00977EA3">
        <w:rPr>
          <w:noProof w:val="0"/>
        </w:rPr>
        <w:t>3.35.5.1.1 Sample Submit Form SOAP Request</w:t>
      </w:r>
    </w:p>
    <w:p w14:paraId="4D177102" w14:textId="77777777" w:rsidR="007A1F44" w:rsidRPr="00977EA3" w:rsidRDefault="007A1F44" w:rsidP="00C15CD4">
      <w:pPr>
        <w:pStyle w:val="XMLExample"/>
        <w:rPr>
          <w:highlight w:val="white"/>
          <w:lang w:val="en-US"/>
        </w:rPr>
      </w:pPr>
      <w:r w:rsidRPr="00977EA3">
        <w:rPr>
          <w:highlight w:val="white"/>
          <w:lang w:val="en-US"/>
        </w:rPr>
        <w:t>&lt;?xml version='1.0' encoding='UTF-8'?&gt;</w:t>
      </w:r>
    </w:p>
    <w:p w14:paraId="17572CFA" w14:textId="77777777" w:rsidR="007A1F44" w:rsidRPr="00977EA3" w:rsidRDefault="007A1F44" w:rsidP="00C15CD4">
      <w:pPr>
        <w:pStyle w:val="XMLExample"/>
        <w:rPr>
          <w:lang w:val="en-US"/>
        </w:rPr>
      </w:pPr>
      <w:r w:rsidRPr="00977EA3">
        <w:rPr>
          <w:lang w:val="en-US"/>
        </w:rPr>
        <w:t>&lt;</w:t>
      </w:r>
      <w:proofErr w:type="spellStart"/>
      <w:r w:rsidRPr="00977EA3">
        <w:rPr>
          <w:lang w:val="en-US"/>
        </w:rPr>
        <w:t>soap:Envelope</w:t>
      </w:r>
      <w:proofErr w:type="spellEnd"/>
      <w:r w:rsidRPr="00977EA3">
        <w:rPr>
          <w:lang w:val="en-US"/>
        </w:rPr>
        <w:t xml:space="preserve"> </w:t>
      </w:r>
      <w:proofErr w:type="spellStart"/>
      <w:r w:rsidRPr="00977EA3">
        <w:rPr>
          <w:lang w:val="en-US"/>
        </w:rPr>
        <w:t>xmlns:soap</w:t>
      </w:r>
      <w:proofErr w:type="spellEnd"/>
      <w:r w:rsidRPr="00977EA3">
        <w:rPr>
          <w:lang w:val="en-US"/>
        </w:rPr>
        <w:t xml:space="preserve">="http://www.w3.org/2003/05/soap-envelope" </w:t>
      </w:r>
      <w:proofErr w:type="spellStart"/>
      <w:r w:rsidRPr="00977EA3">
        <w:rPr>
          <w:lang w:val="en-US"/>
        </w:rPr>
        <w:t>xmlns:xsi</w:t>
      </w:r>
      <w:proofErr w:type="spellEnd"/>
      <w:r w:rsidRPr="00977EA3">
        <w:rPr>
          <w:lang w:val="en-US"/>
        </w:rPr>
        <w:t xml:space="preserve">="http://www.w3.org/2001/XMLSchema-instance" </w:t>
      </w:r>
      <w:proofErr w:type="spellStart"/>
      <w:r w:rsidRPr="00977EA3">
        <w:rPr>
          <w:lang w:val="en-US"/>
        </w:rPr>
        <w:t>xmlns:xsd</w:t>
      </w:r>
      <w:proofErr w:type="spellEnd"/>
      <w:r w:rsidRPr="00977EA3">
        <w:rPr>
          <w:lang w:val="en-US"/>
        </w:rPr>
        <w:t>="http://www.w3.org/2001/XMLSchema"&gt;</w:t>
      </w:r>
    </w:p>
    <w:p w14:paraId="06651EBB" w14:textId="77777777" w:rsidR="007A1F44" w:rsidRPr="00977EA3" w:rsidRDefault="007A1F44" w:rsidP="00C15CD4">
      <w:pPr>
        <w:pStyle w:val="XMLExample"/>
        <w:rPr>
          <w:lang w:val="en-US"/>
        </w:rPr>
      </w:pPr>
      <w:r w:rsidRPr="00977EA3">
        <w:rPr>
          <w:lang w:val="en-US"/>
        </w:rPr>
        <w:tab/>
        <w:t>&lt;</w:t>
      </w:r>
      <w:proofErr w:type="spellStart"/>
      <w:r w:rsidRPr="00977EA3">
        <w:rPr>
          <w:lang w:val="en-US"/>
        </w:rPr>
        <w:t>soap:Header</w:t>
      </w:r>
      <w:proofErr w:type="spellEnd"/>
      <w:r w:rsidRPr="00977EA3">
        <w:rPr>
          <w:lang w:val="en-US"/>
        </w:rPr>
        <w:t>&gt;</w:t>
      </w:r>
    </w:p>
    <w:p w14:paraId="7058B057" w14:textId="77777777" w:rsidR="007A1F44" w:rsidRPr="00977EA3" w:rsidRDefault="007A1F44" w:rsidP="00C15CD4">
      <w:pPr>
        <w:pStyle w:val="XMLExample"/>
        <w:rPr>
          <w:lang w:val="en-US"/>
        </w:rPr>
      </w:pPr>
      <w:r w:rsidRPr="00977EA3">
        <w:rPr>
          <w:lang w:val="en-US"/>
        </w:rPr>
        <w:t xml:space="preserve">  </w:t>
      </w:r>
      <w:r w:rsidRPr="00977EA3">
        <w:rPr>
          <w:lang w:val="en-US"/>
        </w:rPr>
        <w:tab/>
      </w:r>
      <w:r w:rsidRPr="00977EA3">
        <w:rPr>
          <w:lang w:val="en-US"/>
        </w:rPr>
        <w:tab/>
        <w:t>&lt;wsa:To&gt;http://localhost:4040/axis2/services/someservice&lt;/wsa:To&gt;</w:t>
      </w:r>
    </w:p>
    <w:p w14:paraId="1571F397" w14:textId="77777777" w:rsidR="007A1F44" w:rsidRPr="00977EA3" w:rsidRDefault="007A1F44" w:rsidP="00C15CD4">
      <w:pPr>
        <w:pStyle w:val="XMLExample"/>
        <w:rPr>
          <w:lang w:val="en-US"/>
        </w:rPr>
      </w:pPr>
      <w:r w:rsidRPr="00977EA3">
        <w:rPr>
          <w:lang w:val="en-US"/>
        </w:rPr>
        <w:tab/>
        <w:t xml:space="preserve">    &lt;wsa:MessageID&gt;urn:uuid:76A2C3D9BCD3AECFF31217932910053&lt;/wsa:MessageID&gt;</w:t>
      </w:r>
    </w:p>
    <w:p w14:paraId="4F9AB69B" w14:textId="77777777" w:rsidR="007A1F44" w:rsidRPr="00977EA3" w:rsidRDefault="007A1F44" w:rsidP="00C15CD4">
      <w:pPr>
        <w:pStyle w:val="XMLExample"/>
        <w:rPr>
          <w:lang w:val="en-US"/>
        </w:rPr>
      </w:pPr>
      <w:r w:rsidRPr="00977EA3">
        <w:rPr>
          <w:lang w:val="en-US"/>
        </w:rPr>
        <w:tab/>
        <w:t xml:space="preserve">    &lt;</w:t>
      </w:r>
      <w:proofErr w:type="spellStart"/>
      <w:r w:rsidRPr="00977EA3">
        <w:rPr>
          <w:lang w:val="en-US"/>
        </w:rPr>
        <w:t>wsa:Action</w:t>
      </w:r>
      <w:proofErr w:type="spellEnd"/>
      <w:r w:rsidRPr="00977EA3">
        <w:rPr>
          <w:lang w:val="en-US"/>
        </w:rPr>
        <w:t xml:space="preserve"> </w:t>
      </w:r>
      <w:proofErr w:type="spellStart"/>
      <w:r w:rsidRPr="00977EA3">
        <w:rPr>
          <w:lang w:val="en-US"/>
        </w:rPr>
        <w:t>soap:mustUnderstand</w:t>
      </w:r>
      <w:proofErr w:type="spellEnd"/>
      <w:r w:rsidRPr="00977EA3">
        <w:rPr>
          <w:lang w:val="en-US"/>
        </w:rPr>
        <w:t>="1"&gt;</w:t>
      </w:r>
      <w:proofErr w:type="spellStart"/>
      <w:r w:rsidRPr="00977EA3">
        <w:rPr>
          <w:lang w:val="en-US"/>
        </w:rPr>
        <w:t>urn:ihe:iti</w:t>
      </w:r>
      <w:proofErr w:type="spellEnd"/>
      <w:r w:rsidRPr="00977EA3">
        <w:rPr>
          <w:lang w:val="en-US"/>
        </w:rPr>
        <w:t>: 2007:SubmitForm&lt;/</w:t>
      </w:r>
      <w:proofErr w:type="spellStart"/>
      <w:r w:rsidRPr="00977EA3">
        <w:rPr>
          <w:lang w:val="en-US"/>
        </w:rPr>
        <w:t>wsa:Action</w:t>
      </w:r>
      <w:proofErr w:type="spellEnd"/>
      <w:r w:rsidRPr="00977EA3">
        <w:rPr>
          <w:lang w:val="en-US"/>
        </w:rPr>
        <w:t>&gt;</w:t>
      </w:r>
    </w:p>
    <w:p w14:paraId="7D5C2E79" w14:textId="77777777" w:rsidR="007A1F44" w:rsidRPr="00977EA3" w:rsidRDefault="007A1F44" w:rsidP="00C15CD4">
      <w:pPr>
        <w:pStyle w:val="XMLExample"/>
        <w:rPr>
          <w:lang w:val="en-US"/>
        </w:rPr>
      </w:pPr>
      <w:r w:rsidRPr="00977EA3">
        <w:rPr>
          <w:lang w:val="en-US"/>
        </w:rPr>
        <w:tab/>
        <w:t>&lt;/</w:t>
      </w:r>
      <w:proofErr w:type="spellStart"/>
      <w:r w:rsidRPr="00977EA3">
        <w:rPr>
          <w:lang w:val="en-US"/>
        </w:rPr>
        <w:t>soap:Header</w:t>
      </w:r>
      <w:proofErr w:type="spellEnd"/>
      <w:r w:rsidRPr="00977EA3">
        <w:rPr>
          <w:lang w:val="en-US"/>
        </w:rPr>
        <w:t>&gt;</w:t>
      </w:r>
    </w:p>
    <w:p w14:paraId="546FD3D0" w14:textId="77777777" w:rsidR="007A1F44" w:rsidRPr="00977EA3" w:rsidRDefault="007A1F44" w:rsidP="00C15CD4">
      <w:pPr>
        <w:pStyle w:val="XMLExample"/>
        <w:rPr>
          <w:lang w:val="en-US"/>
        </w:rPr>
      </w:pPr>
      <w:r w:rsidRPr="00977EA3">
        <w:rPr>
          <w:lang w:val="en-US"/>
        </w:rPr>
        <w:tab/>
        <w:t>&lt;</w:t>
      </w:r>
      <w:proofErr w:type="spellStart"/>
      <w:r w:rsidRPr="00977EA3">
        <w:rPr>
          <w:lang w:val="en-US"/>
        </w:rPr>
        <w:t>soap:Body</w:t>
      </w:r>
      <w:proofErr w:type="spellEnd"/>
      <w:r w:rsidRPr="00977EA3">
        <w:rPr>
          <w:lang w:val="en-US"/>
        </w:rPr>
        <w:t>&gt;</w:t>
      </w:r>
    </w:p>
    <w:p w14:paraId="611DB624" w14:textId="77777777" w:rsidR="007A1F44" w:rsidRPr="00977EA3" w:rsidRDefault="007A1F44" w:rsidP="00C15CD4">
      <w:pPr>
        <w:pStyle w:val="XMLExample"/>
        <w:rPr>
          <w:lang w:val="en-US"/>
        </w:rPr>
      </w:pPr>
      <w:r w:rsidRPr="00977EA3">
        <w:rPr>
          <w:lang w:val="en-US"/>
        </w:rPr>
        <w:tab/>
      </w:r>
      <w:r w:rsidRPr="00977EA3">
        <w:rPr>
          <w:lang w:val="en-US"/>
        </w:rPr>
        <w:tab/>
        <w:t>&lt;</w:t>
      </w:r>
      <w:proofErr w:type="spellStart"/>
      <w:r w:rsidRPr="00977EA3">
        <w:rPr>
          <w:lang w:val="en-US"/>
        </w:rPr>
        <w:t>SubmitFormRequest</w:t>
      </w:r>
      <w:proofErr w:type="spellEnd"/>
      <w:r w:rsidRPr="00977EA3">
        <w:rPr>
          <w:lang w:val="en-US"/>
        </w:rPr>
        <w:t xml:space="preserve"> </w:t>
      </w:r>
      <w:proofErr w:type="spellStart"/>
      <w:r w:rsidRPr="00977EA3">
        <w:rPr>
          <w:lang w:val="en-US"/>
        </w:rPr>
        <w:t>xmlns</w:t>
      </w:r>
      <w:proofErr w:type="spellEnd"/>
      <w:r w:rsidRPr="00977EA3">
        <w:rPr>
          <w:lang w:val="en-US"/>
        </w:rPr>
        <w:t>="urn:ihe:iti:rfd:2007"&gt;</w:t>
      </w:r>
    </w:p>
    <w:p w14:paraId="4BE16C47"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w:t>
      </w:r>
    </w:p>
    <w:p w14:paraId="2203BA89" w14:textId="77777777" w:rsidR="007A1F44" w:rsidRPr="00977EA3" w:rsidRDefault="007A1F44" w:rsidP="00C15CD4">
      <w:pPr>
        <w:pStyle w:val="XMLExample"/>
        <w:rPr>
          <w:lang w:val="en-US"/>
        </w:rPr>
      </w:pPr>
      <w:r w:rsidRPr="00977EA3">
        <w:rPr>
          <w:lang w:val="en-US"/>
        </w:rPr>
        <w:tab/>
      </w:r>
      <w:r w:rsidRPr="00977EA3">
        <w:rPr>
          <w:lang w:val="en-US"/>
        </w:rPr>
        <w:tab/>
        <w:t>&lt;/</w:t>
      </w:r>
      <w:proofErr w:type="spellStart"/>
      <w:r w:rsidRPr="00977EA3">
        <w:rPr>
          <w:lang w:val="en-US"/>
        </w:rPr>
        <w:t>SubmitFormRequest</w:t>
      </w:r>
      <w:proofErr w:type="spellEnd"/>
      <w:r w:rsidRPr="00977EA3">
        <w:rPr>
          <w:lang w:val="en-US"/>
        </w:rPr>
        <w:t>&gt;</w:t>
      </w:r>
    </w:p>
    <w:p w14:paraId="0417CBFA" w14:textId="77777777" w:rsidR="007A1F44" w:rsidRPr="00977EA3" w:rsidRDefault="007A1F44" w:rsidP="00C15CD4">
      <w:pPr>
        <w:pStyle w:val="XMLExample"/>
        <w:rPr>
          <w:lang w:val="en-US"/>
        </w:rPr>
      </w:pPr>
      <w:r w:rsidRPr="00977EA3">
        <w:rPr>
          <w:lang w:val="en-US"/>
        </w:rPr>
        <w:tab/>
        <w:t>&lt;/</w:t>
      </w:r>
      <w:proofErr w:type="spellStart"/>
      <w:r w:rsidRPr="00977EA3">
        <w:rPr>
          <w:lang w:val="en-US"/>
        </w:rPr>
        <w:t>soap:Body</w:t>
      </w:r>
      <w:proofErr w:type="spellEnd"/>
      <w:r w:rsidRPr="00977EA3">
        <w:rPr>
          <w:lang w:val="en-US"/>
        </w:rPr>
        <w:t>&gt;</w:t>
      </w:r>
    </w:p>
    <w:p w14:paraId="124380C6" w14:textId="2F568FAB" w:rsidR="007A1F44" w:rsidRPr="00977EA3" w:rsidRDefault="007A1F44" w:rsidP="00A66DA8">
      <w:pPr>
        <w:pStyle w:val="XMLExample"/>
        <w:rPr>
          <w:highlight w:val="white"/>
          <w:lang w:val="en-US"/>
        </w:rPr>
      </w:pPr>
      <w:r w:rsidRPr="00977EA3">
        <w:rPr>
          <w:lang w:val="en-US"/>
        </w:rPr>
        <w:t>&lt;/</w:t>
      </w:r>
      <w:proofErr w:type="spellStart"/>
      <w:r w:rsidRPr="00977EA3">
        <w:rPr>
          <w:lang w:val="en-US"/>
        </w:rPr>
        <w:t>soap:Envelope</w:t>
      </w:r>
      <w:proofErr w:type="spellEnd"/>
      <w:r w:rsidRPr="00977EA3">
        <w:rPr>
          <w:lang w:val="en-US"/>
        </w:rPr>
        <w:t>&gt;</w:t>
      </w:r>
    </w:p>
    <w:p w14:paraId="42AFF8E2" w14:textId="77777777" w:rsidR="007A1F44" w:rsidRPr="00977EA3" w:rsidRDefault="007A1F44" w:rsidP="0084432D">
      <w:pPr>
        <w:pStyle w:val="Titolo5"/>
        <w:numPr>
          <w:ilvl w:val="0"/>
          <w:numId w:val="0"/>
        </w:numPr>
        <w:tabs>
          <w:tab w:val="clear" w:pos="2160"/>
          <w:tab w:val="clear" w:pos="2880"/>
          <w:tab w:val="clear" w:pos="3600"/>
          <w:tab w:val="clear" w:pos="4320"/>
        </w:tabs>
        <w:rPr>
          <w:noProof w:val="0"/>
        </w:rPr>
      </w:pPr>
      <w:r w:rsidRPr="00977EA3">
        <w:rPr>
          <w:noProof w:val="0"/>
        </w:rPr>
        <w:t>3.35.5.1.2 Sample Submit Form SOAP Response</w:t>
      </w:r>
    </w:p>
    <w:p w14:paraId="73EBBE7B" w14:textId="77777777" w:rsidR="007A1F44" w:rsidRPr="00977EA3" w:rsidRDefault="007A1F44" w:rsidP="00C15CD4">
      <w:pPr>
        <w:pStyle w:val="XMLExample"/>
        <w:rPr>
          <w:highlight w:val="white"/>
          <w:lang w:val="en-US"/>
        </w:rPr>
      </w:pPr>
      <w:r w:rsidRPr="00977EA3">
        <w:rPr>
          <w:highlight w:val="white"/>
          <w:lang w:val="en-US"/>
        </w:rPr>
        <w:t>&lt;?xml version='1.0' encoding='UTF-8'?&gt;</w:t>
      </w:r>
    </w:p>
    <w:p w14:paraId="35F7605B" w14:textId="77777777" w:rsidR="007A1F44" w:rsidRPr="00977EA3" w:rsidRDefault="007A1F44" w:rsidP="00C15CD4">
      <w:pPr>
        <w:pStyle w:val="XMLExample"/>
        <w:rPr>
          <w:lang w:val="en-US"/>
        </w:rPr>
      </w:pPr>
      <w:r w:rsidRPr="00977EA3">
        <w:rPr>
          <w:lang w:val="en-US"/>
        </w:rPr>
        <w:t>&lt;</w:t>
      </w:r>
      <w:proofErr w:type="spellStart"/>
      <w:r w:rsidRPr="00977EA3">
        <w:rPr>
          <w:lang w:val="en-US"/>
        </w:rPr>
        <w:t>soap:Envelope</w:t>
      </w:r>
      <w:proofErr w:type="spellEnd"/>
      <w:r w:rsidRPr="00977EA3">
        <w:rPr>
          <w:lang w:val="en-US"/>
        </w:rPr>
        <w:t xml:space="preserve"> </w:t>
      </w:r>
      <w:proofErr w:type="spellStart"/>
      <w:r w:rsidRPr="00977EA3">
        <w:rPr>
          <w:lang w:val="en-US"/>
        </w:rPr>
        <w:t>xmlns:soap</w:t>
      </w:r>
      <w:proofErr w:type="spellEnd"/>
      <w:r w:rsidRPr="00977EA3">
        <w:rPr>
          <w:lang w:val="en-US"/>
        </w:rPr>
        <w:t xml:space="preserve">="http://www.w3.org/2003/05/soap-envelope" </w:t>
      </w:r>
      <w:proofErr w:type="spellStart"/>
      <w:r w:rsidRPr="00977EA3">
        <w:rPr>
          <w:lang w:val="en-US"/>
        </w:rPr>
        <w:t>xmlns:xsi</w:t>
      </w:r>
      <w:proofErr w:type="spellEnd"/>
      <w:r w:rsidRPr="00977EA3">
        <w:rPr>
          <w:lang w:val="en-US"/>
        </w:rPr>
        <w:t xml:space="preserve">="http://www.w3.org/2001/XMLSchema-instance" </w:t>
      </w:r>
      <w:proofErr w:type="spellStart"/>
      <w:r w:rsidRPr="00977EA3">
        <w:rPr>
          <w:lang w:val="en-US"/>
        </w:rPr>
        <w:t>xmlns:xsd</w:t>
      </w:r>
      <w:proofErr w:type="spellEnd"/>
      <w:r w:rsidRPr="00977EA3">
        <w:rPr>
          <w:lang w:val="en-US"/>
        </w:rPr>
        <w:t>="http://www.w3.org/2001/XMLSchema"&gt;</w:t>
      </w:r>
    </w:p>
    <w:p w14:paraId="6E385DA5" w14:textId="77777777" w:rsidR="007A1F44" w:rsidRPr="00977EA3" w:rsidRDefault="007A1F44" w:rsidP="00C15CD4">
      <w:pPr>
        <w:pStyle w:val="XMLExample"/>
        <w:rPr>
          <w:lang w:val="en-US"/>
        </w:rPr>
      </w:pPr>
      <w:r w:rsidRPr="00977EA3">
        <w:rPr>
          <w:lang w:val="en-US"/>
        </w:rPr>
        <w:tab/>
        <w:t>&lt;</w:t>
      </w:r>
      <w:proofErr w:type="spellStart"/>
      <w:r w:rsidRPr="00977EA3">
        <w:rPr>
          <w:lang w:val="en-US"/>
        </w:rPr>
        <w:t>soap:Header</w:t>
      </w:r>
      <w:proofErr w:type="spellEnd"/>
      <w:r w:rsidRPr="00977EA3">
        <w:rPr>
          <w:lang w:val="en-US"/>
        </w:rPr>
        <w:t>&gt;</w:t>
      </w:r>
    </w:p>
    <w:p w14:paraId="036D73F0" w14:textId="77777777" w:rsidR="007A1F44" w:rsidRPr="00977EA3" w:rsidRDefault="007A1F44" w:rsidP="00C15CD4">
      <w:pPr>
        <w:pStyle w:val="XMLExample"/>
        <w:rPr>
          <w:lang w:val="en-US"/>
        </w:rPr>
      </w:pPr>
      <w:r w:rsidRPr="00977EA3">
        <w:rPr>
          <w:lang w:val="en-US"/>
        </w:rPr>
        <w:t xml:space="preserve">        </w:t>
      </w:r>
      <w:r w:rsidRPr="00977EA3">
        <w:rPr>
          <w:lang w:val="en-US"/>
        </w:rPr>
        <w:tab/>
        <w:t>&lt;wsa:To&gt;http://localhost:4040/axis2/services/someservice&lt;/wsa:To&gt;</w:t>
      </w:r>
    </w:p>
    <w:p w14:paraId="19056E5E" w14:textId="77777777" w:rsidR="007A1F44" w:rsidRPr="00977EA3" w:rsidRDefault="007A1F44" w:rsidP="00C15CD4">
      <w:pPr>
        <w:pStyle w:val="XMLExample"/>
        <w:rPr>
          <w:lang w:val="en-US"/>
        </w:rPr>
      </w:pPr>
      <w:r w:rsidRPr="00977EA3">
        <w:rPr>
          <w:lang w:val="en-US"/>
        </w:rPr>
        <w:tab/>
        <w:t xml:space="preserve">        &lt;wsa:MessageID&gt;urn:uuid:76A2C3D9BCD3AECFF31217932910053&lt;/wsa:MessageID&gt;</w:t>
      </w:r>
    </w:p>
    <w:p w14:paraId="0067DE20" w14:textId="77777777" w:rsidR="007A1F44" w:rsidRPr="00977EA3" w:rsidRDefault="007A1F44" w:rsidP="00C15CD4">
      <w:pPr>
        <w:pStyle w:val="XMLExample"/>
        <w:rPr>
          <w:lang w:val="en-US"/>
        </w:rPr>
      </w:pPr>
      <w:r w:rsidRPr="00977EA3">
        <w:rPr>
          <w:lang w:val="en-US"/>
        </w:rPr>
        <w:tab/>
        <w:t xml:space="preserve">        &lt;</w:t>
      </w:r>
      <w:proofErr w:type="spellStart"/>
      <w:r w:rsidRPr="00977EA3">
        <w:rPr>
          <w:lang w:val="en-US"/>
        </w:rPr>
        <w:t>wsa:Action</w:t>
      </w:r>
      <w:proofErr w:type="spellEnd"/>
      <w:r w:rsidRPr="00977EA3">
        <w:rPr>
          <w:lang w:val="en-US"/>
        </w:rPr>
        <w:t xml:space="preserve"> </w:t>
      </w:r>
      <w:proofErr w:type="spellStart"/>
      <w:r w:rsidRPr="00977EA3">
        <w:rPr>
          <w:lang w:val="en-US"/>
        </w:rPr>
        <w:t>soap:mustUnderstand</w:t>
      </w:r>
      <w:proofErr w:type="spellEnd"/>
      <w:r w:rsidRPr="00977EA3">
        <w:rPr>
          <w:lang w:val="en-US"/>
        </w:rPr>
        <w:t>="1"&gt;</w:t>
      </w:r>
      <w:proofErr w:type="spellStart"/>
      <w:r w:rsidRPr="00977EA3">
        <w:rPr>
          <w:lang w:val="en-US"/>
        </w:rPr>
        <w:t>urn:ihe:iti</w:t>
      </w:r>
      <w:proofErr w:type="spellEnd"/>
      <w:r w:rsidRPr="00977EA3">
        <w:rPr>
          <w:lang w:val="en-US"/>
        </w:rPr>
        <w:t>: 2007:SubmitFormResponse&lt;/</w:t>
      </w:r>
      <w:proofErr w:type="spellStart"/>
      <w:r w:rsidRPr="00977EA3">
        <w:rPr>
          <w:lang w:val="en-US"/>
        </w:rPr>
        <w:t>wsa:Action</w:t>
      </w:r>
      <w:proofErr w:type="spellEnd"/>
      <w:r w:rsidRPr="00977EA3">
        <w:rPr>
          <w:lang w:val="en-US"/>
        </w:rPr>
        <w:t>&gt;</w:t>
      </w:r>
    </w:p>
    <w:p w14:paraId="2BC11A2A" w14:textId="77777777" w:rsidR="007A1F44" w:rsidRPr="00977EA3" w:rsidRDefault="007A1F44" w:rsidP="00C15CD4">
      <w:pPr>
        <w:pStyle w:val="XMLExample"/>
        <w:rPr>
          <w:lang w:val="en-US"/>
        </w:rPr>
      </w:pPr>
      <w:r w:rsidRPr="00977EA3">
        <w:rPr>
          <w:lang w:val="en-US"/>
        </w:rPr>
        <w:tab/>
        <w:t>&lt;/</w:t>
      </w:r>
      <w:proofErr w:type="spellStart"/>
      <w:r w:rsidRPr="00977EA3">
        <w:rPr>
          <w:lang w:val="en-US"/>
        </w:rPr>
        <w:t>soap:Header</w:t>
      </w:r>
      <w:proofErr w:type="spellEnd"/>
      <w:r w:rsidRPr="00977EA3">
        <w:rPr>
          <w:lang w:val="en-US"/>
        </w:rPr>
        <w:t>&gt;</w:t>
      </w:r>
    </w:p>
    <w:p w14:paraId="2A157B00" w14:textId="77777777" w:rsidR="007A1F44" w:rsidRPr="00977EA3" w:rsidRDefault="007A1F44" w:rsidP="00C15CD4">
      <w:pPr>
        <w:pStyle w:val="XMLExample"/>
        <w:rPr>
          <w:lang w:val="en-US"/>
        </w:rPr>
      </w:pPr>
      <w:r w:rsidRPr="00977EA3">
        <w:rPr>
          <w:lang w:val="en-US"/>
        </w:rPr>
        <w:tab/>
        <w:t>&lt;</w:t>
      </w:r>
      <w:proofErr w:type="spellStart"/>
      <w:r w:rsidRPr="00977EA3">
        <w:rPr>
          <w:lang w:val="en-US"/>
        </w:rPr>
        <w:t>soap:Body</w:t>
      </w:r>
      <w:proofErr w:type="spellEnd"/>
      <w:r w:rsidRPr="00977EA3">
        <w:rPr>
          <w:lang w:val="en-US"/>
        </w:rPr>
        <w:t>&gt;</w:t>
      </w:r>
    </w:p>
    <w:p w14:paraId="151C8AA4" w14:textId="77777777" w:rsidR="007A1F44" w:rsidRPr="00977EA3" w:rsidRDefault="007A1F44" w:rsidP="00C15CD4">
      <w:pPr>
        <w:pStyle w:val="XMLExample"/>
        <w:rPr>
          <w:lang w:val="en-US"/>
        </w:rPr>
      </w:pPr>
      <w:r w:rsidRPr="00977EA3">
        <w:rPr>
          <w:lang w:val="en-US"/>
        </w:rPr>
        <w:tab/>
      </w:r>
      <w:r w:rsidRPr="00977EA3">
        <w:rPr>
          <w:lang w:val="en-US"/>
        </w:rPr>
        <w:tab/>
        <w:t>&lt;</w:t>
      </w:r>
      <w:proofErr w:type="spellStart"/>
      <w:r w:rsidRPr="00977EA3">
        <w:rPr>
          <w:lang w:val="en-US"/>
        </w:rPr>
        <w:t>SubmitFormResponseType</w:t>
      </w:r>
      <w:proofErr w:type="spellEnd"/>
      <w:r w:rsidRPr="00977EA3">
        <w:rPr>
          <w:lang w:val="en-US"/>
        </w:rPr>
        <w:t xml:space="preserve"> </w:t>
      </w:r>
      <w:proofErr w:type="spellStart"/>
      <w:r w:rsidRPr="00977EA3">
        <w:rPr>
          <w:lang w:val="en-US"/>
        </w:rPr>
        <w:t>xmlns</w:t>
      </w:r>
      <w:proofErr w:type="spellEnd"/>
      <w:r w:rsidRPr="00977EA3">
        <w:rPr>
          <w:lang w:val="en-US"/>
        </w:rPr>
        <w:t>="urn:ihe:iti:rfd:2007"&gt;</w:t>
      </w:r>
    </w:p>
    <w:p w14:paraId="02FF6EAD"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&lt;content&gt;</w:t>
      </w:r>
    </w:p>
    <w:p w14:paraId="1C45A610"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&lt;URL&gt;http://somehost/xxx/services/someForm&lt;/URL&gt;</w:t>
      </w:r>
    </w:p>
    <w:p w14:paraId="370064AB"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w:t>
      </w:r>
      <w:proofErr w:type="spellStart"/>
      <w:r w:rsidRPr="00977EA3">
        <w:rPr>
          <w:lang w:val="en-US"/>
        </w:rPr>
        <w:t>instanceID</w:t>
      </w:r>
      <w:proofErr w:type="spellEnd"/>
      <w:r w:rsidRPr="00977EA3">
        <w:rPr>
          <w:lang w:val="en-US"/>
        </w:rPr>
        <w:t>&gt;1.2.3.4.5&lt;/</w:t>
      </w:r>
      <w:proofErr w:type="spellStart"/>
      <w:r w:rsidRPr="00977EA3">
        <w:rPr>
          <w:lang w:val="en-US"/>
        </w:rPr>
        <w:t>instanceID</w:t>
      </w:r>
      <w:proofErr w:type="spellEnd"/>
      <w:r w:rsidRPr="00977EA3">
        <w:rPr>
          <w:lang w:val="en-US"/>
        </w:rPr>
        <w:t>&gt;</w:t>
      </w:r>
    </w:p>
    <w:p w14:paraId="2522CF16"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&lt;/content&gt;</w:t>
      </w:r>
    </w:p>
    <w:p w14:paraId="436F4619"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w:t>
      </w:r>
      <w:proofErr w:type="spellStart"/>
      <w:r w:rsidRPr="00977EA3">
        <w:rPr>
          <w:lang w:val="en-US"/>
        </w:rPr>
        <w:t>contentType</w:t>
      </w:r>
      <w:proofErr w:type="spellEnd"/>
      <w:r w:rsidRPr="00977EA3">
        <w:rPr>
          <w:lang w:val="en-US"/>
        </w:rPr>
        <w:t xml:space="preserve"> /&gt;</w:t>
      </w:r>
    </w:p>
    <w:p w14:paraId="1EE11562"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w:t>
      </w:r>
      <w:proofErr w:type="spellStart"/>
      <w:r w:rsidRPr="00977EA3">
        <w:rPr>
          <w:lang w:val="en-US"/>
        </w:rPr>
        <w:t>responseCode</w:t>
      </w:r>
      <w:proofErr w:type="spellEnd"/>
      <w:r w:rsidRPr="00977EA3">
        <w:rPr>
          <w:lang w:val="en-US"/>
        </w:rPr>
        <w:t xml:space="preserve"> /&gt;</w:t>
      </w:r>
    </w:p>
    <w:p w14:paraId="3BFE2472" w14:textId="77777777" w:rsidR="007A1F44" w:rsidRPr="00977EA3" w:rsidRDefault="007A1F44" w:rsidP="00C15CD4">
      <w:pPr>
        <w:pStyle w:val="XMLExample"/>
        <w:rPr>
          <w:lang w:val="en-US"/>
        </w:rPr>
      </w:pPr>
      <w:r w:rsidRPr="00977EA3">
        <w:rPr>
          <w:lang w:val="en-US"/>
        </w:rPr>
        <w:lastRenderedPageBreak/>
        <w:tab/>
      </w:r>
      <w:r w:rsidRPr="00977EA3">
        <w:rPr>
          <w:lang w:val="en-US"/>
        </w:rPr>
        <w:tab/>
        <w:t>&lt;/</w:t>
      </w:r>
      <w:proofErr w:type="spellStart"/>
      <w:r w:rsidRPr="00977EA3">
        <w:rPr>
          <w:lang w:val="en-US"/>
        </w:rPr>
        <w:t>SubmitFormResponseType</w:t>
      </w:r>
      <w:proofErr w:type="spellEnd"/>
      <w:r w:rsidRPr="00977EA3">
        <w:rPr>
          <w:lang w:val="en-US"/>
        </w:rPr>
        <w:t>&gt;</w:t>
      </w:r>
    </w:p>
    <w:p w14:paraId="1FC90D12" w14:textId="77777777" w:rsidR="007A1F44" w:rsidRPr="00977EA3" w:rsidRDefault="007A1F44" w:rsidP="00C15CD4">
      <w:pPr>
        <w:pStyle w:val="XMLExample"/>
        <w:rPr>
          <w:lang w:val="en-US"/>
        </w:rPr>
      </w:pPr>
      <w:r w:rsidRPr="00977EA3">
        <w:rPr>
          <w:lang w:val="en-US"/>
        </w:rPr>
        <w:tab/>
        <w:t>&lt;/</w:t>
      </w:r>
      <w:proofErr w:type="spellStart"/>
      <w:r w:rsidRPr="00977EA3">
        <w:rPr>
          <w:lang w:val="en-US"/>
        </w:rPr>
        <w:t>soap:Body</w:t>
      </w:r>
      <w:proofErr w:type="spellEnd"/>
      <w:r w:rsidRPr="00977EA3">
        <w:rPr>
          <w:lang w:val="en-US"/>
        </w:rPr>
        <w:t>&gt;</w:t>
      </w:r>
    </w:p>
    <w:p w14:paraId="7F073557" w14:textId="77777777" w:rsidR="007A1F44" w:rsidRPr="00977EA3" w:rsidRDefault="007A1F44" w:rsidP="00601E92">
      <w:pPr>
        <w:pStyle w:val="XMLExample"/>
        <w:rPr>
          <w:lang w:val="en-US"/>
        </w:rPr>
      </w:pPr>
      <w:r w:rsidRPr="00977EA3">
        <w:rPr>
          <w:lang w:val="en-US"/>
        </w:rPr>
        <w:t>&lt;/</w:t>
      </w:r>
      <w:proofErr w:type="spellStart"/>
      <w:r w:rsidRPr="00977EA3">
        <w:rPr>
          <w:lang w:val="en-US"/>
        </w:rPr>
        <w:t>soap:Envelope</w:t>
      </w:r>
      <w:proofErr w:type="spellEnd"/>
      <w:r w:rsidRPr="00977EA3">
        <w:rPr>
          <w:lang w:val="en-US"/>
        </w:rPr>
        <w:t>&gt;</w:t>
      </w:r>
    </w:p>
    <w:p w14:paraId="52964796" w14:textId="77777777" w:rsidR="007A1F44" w:rsidRPr="00977EA3" w:rsidRDefault="007A1F44" w:rsidP="00601E92">
      <w:pPr>
        <w:pStyle w:val="Titolo3"/>
        <w:numPr>
          <w:ilvl w:val="0"/>
          <w:numId w:val="0"/>
        </w:numPr>
        <w:tabs>
          <w:tab w:val="clear" w:pos="2160"/>
          <w:tab w:val="clear" w:pos="2880"/>
        </w:tabs>
        <w:rPr>
          <w:noProof w:val="0"/>
        </w:rPr>
      </w:pPr>
      <w:bookmarkStart w:id="793" w:name="_Toc398544227"/>
      <w:bookmarkStart w:id="794" w:name="_Toc398717926"/>
      <w:bookmarkStart w:id="795" w:name="_Toc518634528"/>
      <w:r w:rsidRPr="00977EA3">
        <w:rPr>
          <w:noProof w:val="0"/>
        </w:rPr>
        <w:t>3.35.6 Security Considerations</w:t>
      </w:r>
      <w:bookmarkEnd w:id="793"/>
      <w:bookmarkEnd w:id="794"/>
      <w:bookmarkEnd w:id="795"/>
    </w:p>
    <w:p w14:paraId="6A451E6E" w14:textId="513DCAB0" w:rsidR="007A1F44" w:rsidRPr="00977EA3" w:rsidRDefault="007A1F44" w:rsidP="00601E92">
      <w:r w:rsidRPr="00977EA3">
        <w:t xml:space="preserve">As noted in the mitigations section of ITI TF-1: 17.5 Security Considerations, endpoints are free to implement TLS as needed for additional privacy and protection. Content </w:t>
      </w:r>
      <w:r w:rsidR="00233B3E" w:rsidRPr="00977EA3">
        <w:t>p</w:t>
      </w:r>
      <w:r w:rsidRPr="00977EA3">
        <w:t xml:space="preserve">rofiles, based upon the </w:t>
      </w:r>
      <w:r w:rsidR="000B24A4" w:rsidRPr="00977EA3">
        <w:t xml:space="preserve">nature of the data, may </w:t>
      </w:r>
      <w:r w:rsidRPr="00977EA3">
        <w:t>require use of ATNA.</w:t>
      </w:r>
    </w:p>
    <w:p w14:paraId="78AD5319" w14:textId="77777777" w:rsidR="007A1F44" w:rsidRPr="00977EA3" w:rsidRDefault="007A1F44" w:rsidP="00DF34AB">
      <w:pPr>
        <w:pStyle w:val="Titolo2"/>
        <w:numPr>
          <w:ilvl w:val="0"/>
          <w:numId w:val="0"/>
        </w:numPr>
        <w:tabs>
          <w:tab w:val="clear" w:pos="2160"/>
        </w:tabs>
        <w:rPr>
          <w:noProof w:val="0"/>
        </w:rPr>
      </w:pPr>
      <w:bookmarkStart w:id="796" w:name="_Toc134881245"/>
      <w:bookmarkStart w:id="797" w:name="_Toc168393660"/>
      <w:bookmarkStart w:id="798" w:name="_Toc169380321"/>
      <w:bookmarkStart w:id="799" w:name="_Toc173638480"/>
      <w:bookmarkStart w:id="800" w:name="_Toc236104301"/>
      <w:bookmarkStart w:id="801" w:name="_Toc237277096"/>
      <w:bookmarkStart w:id="802" w:name="_Toc330825262"/>
      <w:r w:rsidRPr="00977EA3">
        <w:rPr>
          <w:noProof w:val="0"/>
        </w:rPr>
        <w:br w:type="page"/>
      </w:r>
      <w:bookmarkStart w:id="803" w:name="_Toc398544228"/>
      <w:bookmarkStart w:id="804" w:name="_Toc398717927"/>
      <w:bookmarkStart w:id="805" w:name="_Toc518634529"/>
      <w:r w:rsidRPr="00977EA3">
        <w:rPr>
          <w:noProof w:val="0"/>
        </w:rPr>
        <w:lastRenderedPageBreak/>
        <w:t>3.36 Archive Form</w:t>
      </w:r>
      <w:bookmarkEnd w:id="796"/>
      <w:bookmarkEnd w:id="797"/>
      <w:bookmarkEnd w:id="798"/>
      <w:bookmarkEnd w:id="799"/>
      <w:bookmarkEnd w:id="800"/>
      <w:bookmarkEnd w:id="801"/>
      <w:bookmarkEnd w:id="802"/>
      <w:bookmarkEnd w:id="803"/>
      <w:bookmarkEnd w:id="804"/>
      <w:r w:rsidR="00903C21" w:rsidRPr="00977EA3">
        <w:rPr>
          <w:noProof w:val="0"/>
        </w:rPr>
        <w:t xml:space="preserve"> [ITI-36]</w:t>
      </w:r>
      <w:bookmarkEnd w:id="805"/>
    </w:p>
    <w:p w14:paraId="2C59F0ED" w14:textId="1DCE8C0B" w:rsidR="007A1F44" w:rsidRPr="00977EA3" w:rsidRDefault="007A1F44" w:rsidP="00DF34AB">
      <w:pPr>
        <w:pStyle w:val="Corpotesto"/>
      </w:pPr>
      <w:r w:rsidRPr="00977EA3">
        <w:t xml:space="preserve">This section corresponds to </w:t>
      </w:r>
      <w:r w:rsidR="00E77430" w:rsidRPr="00977EA3">
        <w:t>transaction</w:t>
      </w:r>
      <w:r w:rsidRPr="00977EA3">
        <w:t xml:space="preserve"> </w:t>
      </w:r>
      <w:r w:rsidR="00383577">
        <w:t>[</w:t>
      </w:r>
      <w:r w:rsidRPr="00977EA3">
        <w:t>ITI-36</w:t>
      </w:r>
      <w:r w:rsidR="00383577">
        <w:t>]</w:t>
      </w:r>
      <w:r w:rsidRPr="00977EA3">
        <w:t xml:space="preserve"> of the IHE IT Infrastructure Technical Framework. Transaction </w:t>
      </w:r>
      <w:r w:rsidR="00383577">
        <w:t>[</w:t>
      </w:r>
      <w:r w:rsidRPr="00977EA3">
        <w:t>ITI-36</w:t>
      </w:r>
      <w:r w:rsidR="00383577">
        <w:t>]</w:t>
      </w:r>
      <w:r w:rsidRPr="00977EA3">
        <w:t xml:space="preserve"> is used by the Form Filler and Form Archiver </w:t>
      </w:r>
      <w:r w:rsidR="00232E9F" w:rsidRPr="00977EA3">
        <w:t>Actor</w:t>
      </w:r>
      <w:r w:rsidRPr="00977EA3">
        <w:t>s.</w:t>
      </w:r>
    </w:p>
    <w:p w14:paraId="117C7DE8" w14:textId="77777777" w:rsidR="007A1F44" w:rsidRPr="00977EA3" w:rsidRDefault="007A1F44" w:rsidP="00DF34AB">
      <w:pPr>
        <w:pStyle w:val="Titolo3"/>
        <w:numPr>
          <w:ilvl w:val="0"/>
          <w:numId w:val="0"/>
        </w:numPr>
        <w:tabs>
          <w:tab w:val="clear" w:pos="2160"/>
          <w:tab w:val="clear" w:pos="2880"/>
        </w:tabs>
        <w:rPr>
          <w:noProof w:val="0"/>
        </w:rPr>
      </w:pPr>
      <w:bookmarkStart w:id="806" w:name="_Toc134881246"/>
      <w:bookmarkStart w:id="807" w:name="_Toc168393661"/>
      <w:bookmarkStart w:id="808" w:name="_Toc169380322"/>
      <w:bookmarkStart w:id="809" w:name="_Toc237277097"/>
      <w:bookmarkStart w:id="810" w:name="_Toc330825263"/>
      <w:bookmarkStart w:id="811" w:name="_Toc398544229"/>
      <w:bookmarkStart w:id="812" w:name="_Toc398717928"/>
      <w:bookmarkStart w:id="813" w:name="_Toc518634530"/>
      <w:r w:rsidRPr="00977EA3">
        <w:rPr>
          <w:noProof w:val="0"/>
        </w:rPr>
        <w:t>3.36.1 Scope</w:t>
      </w:r>
      <w:bookmarkEnd w:id="806"/>
      <w:bookmarkEnd w:id="807"/>
      <w:bookmarkEnd w:id="808"/>
      <w:bookmarkEnd w:id="809"/>
      <w:bookmarkEnd w:id="810"/>
      <w:bookmarkEnd w:id="811"/>
      <w:bookmarkEnd w:id="812"/>
      <w:bookmarkEnd w:id="813"/>
    </w:p>
    <w:p w14:paraId="6FF6DD88" w14:textId="77777777" w:rsidR="007A1F44" w:rsidRPr="00977EA3" w:rsidRDefault="007A1F44" w:rsidP="00DF34AB">
      <w:pPr>
        <w:pStyle w:val="Corpotesto"/>
      </w:pPr>
      <w:r w:rsidRPr="00977EA3">
        <w:t>This transaction involves a Form Filler submitting form instance data to a Form Archiver.</w:t>
      </w:r>
    </w:p>
    <w:p w14:paraId="6C9DA9B5" w14:textId="77777777" w:rsidR="007A1F44" w:rsidRPr="00977EA3" w:rsidRDefault="007A1F44" w:rsidP="00DF34AB">
      <w:pPr>
        <w:pStyle w:val="Corpotesto"/>
      </w:pPr>
    </w:p>
    <w:p w14:paraId="778475F8" w14:textId="77777777" w:rsidR="007A1F44" w:rsidRPr="00977EA3" w:rsidRDefault="007A1F44" w:rsidP="00DF34AB">
      <w:pPr>
        <w:pStyle w:val="Titolo3"/>
        <w:numPr>
          <w:ilvl w:val="0"/>
          <w:numId w:val="0"/>
        </w:numPr>
        <w:tabs>
          <w:tab w:val="clear" w:pos="2160"/>
          <w:tab w:val="clear" w:pos="2880"/>
        </w:tabs>
        <w:rPr>
          <w:noProof w:val="0"/>
        </w:rPr>
      </w:pPr>
      <w:bookmarkStart w:id="814" w:name="_Toc330825264"/>
      <w:bookmarkStart w:id="815" w:name="_Toc398544230"/>
      <w:bookmarkStart w:id="816" w:name="_Toc398717929"/>
      <w:bookmarkStart w:id="817" w:name="_Toc518634531"/>
      <w:r w:rsidRPr="00977EA3">
        <w:rPr>
          <w:noProof w:val="0"/>
        </w:rPr>
        <w:t>3.36.2 Use Case Roles</w:t>
      </w:r>
      <w:bookmarkEnd w:id="814"/>
      <w:bookmarkEnd w:id="815"/>
      <w:bookmarkEnd w:id="816"/>
      <w:bookmarkEnd w:id="817"/>
    </w:p>
    <w:bookmarkStart w:id="818" w:name="_MON_1214199808"/>
    <w:bookmarkStart w:id="819" w:name="_MON_1214337713"/>
    <w:bookmarkStart w:id="820" w:name="_MON_1214340044"/>
    <w:bookmarkStart w:id="821" w:name="_MON_1208544224"/>
    <w:bookmarkStart w:id="822" w:name="_MON_1213945495"/>
    <w:bookmarkStart w:id="823" w:name="_MON_1213947384"/>
    <w:bookmarkEnd w:id="818"/>
    <w:bookmarkEnd w:id="819"/>
    <w:bookmarkEnd w:id="820"/>
    <w:bookmarkEnd w:id="821"/>
    <w:bookmarkEnd w:id="822"/>
    <w:bookmarkEnd w:id="823"/>
    <w:bookmarkStart w:id="824" w:name="_MON_1214198952"/>
    <w:bookmarkEnd w:id="824"/>
    <w:p w14:paraId="2FAE969E" w14:textId="77777777" w:rsidR="007A1F44" w:rsidRPr="00977EA3" w:rsidRDefault="002E21BE" w:rsidP="00DF34AB">
      <w:pPr>
        <w:pStyle w:val="Corpotesto"/>
        <w:jc w:val="center"/>
      </w:pPr>
      <w:r w:rsidRPr="00977EA3">
        <w:rPr>
          <w:noProof/>
        </w:rPr>
        <w:object w:dxaOrig="5430" w:dyaOrig="1935" w14:anchorId="54A347F8">
          <v:shape id="_x0000_i1044" type="#_x0000_t75" alt="" style="width:279pt;height:96.75pt;mso-width-percent:0;mso-height-percent:0;mso-width-percent:0;mso-height-percent:0" o:ole="" fillcolor="window">
            <v:imagedata r:id="rId71" o:title=""/>
          </v:shape>
          <o:OLEObject Type="Embed" ProgID="Word.Picture.8" ShapeID="_x0000_i1044" DrawAspect="Content" ObjectID="_1620110868" r:id="rId72"/>
        </w:object>
      </w:r>
    </w:p>
    <w:p w14:paraId="57D4F80D" w14:textId="77777777" w:rsidR="007A1F44" w:rsidRPr="00977EA3" w:rsidRDefault="007A1F44" w:rsidP="00DF34AB">
      <w:pPr>
        <w:pStyle w:val="FigureTitle"/>
        <w:rPr>
          <w:noProof w:val="0"/>
        </w:rPr>
      </w:pPr>
    </w:p>
    <w:p w14:paraId="203CDD98" w14:textId="77777777" w:rsidR="007A1F44" w:rsidRPr="00977EA3" w:rsidRDefault="007A1F44" w:rsidP="003462A5">
      <w:pPr>
        <w:pStyle w:val="Corpotesto"/>
      </w:pPr>
    </w:p>
    <w:p w14:paraId="5A0DE603" w14:textId="77777777" w:rsidR="007A1F44" w:rsidRPr="00977EA3" w:rsidRDefault="007A1F44" w:rsidP="00D372D5">
      <w:pPr>
        <w:rPr>
          <w:b/>
        </w:rPr>
      </w:pPr>
      <w:r w:rsidRPr="00977EA3">
        <w:rPr>
          <w:b/>
        </w:rPr>
        <w:t xml:space="preserve">Actor: </w:t>
      </w:r>
      <w:r w:rsidRPr="00977EA3">
        <w:t>Form Filler</w:t>
      </w:r>
    </w:p>
    <w:p w14:paraId="623DDA1A" w14:textId="77777777" w:rsidR="007A1F44" w:rsidRPr="00977EA3" w:rsidRDefault="007A1F44" w:rsidP="00DF34AB">
      <w:pPr>
        <w:pStyle w:val="Corpotesto"/>
      </w:pPr>
      <w:r w:rsidRPr="00977EA3">
        <w:rPr>
          <w:b/>
        </w:rPr>
        <w:t>Role:</w:t>
      </w:r>
      <w:r w:rsidRPr="00977EA3">
        <w:t xml:space="preserve"> A forms display and editing system capable of allowing form fields to be completed. </w:t>
      </w:r>
    </w:p>
    <w:p w14:paraId="79E50F8D" w14:textId="77777777" w:rsidR="007A1F44" w:rsidRPr="00977EA3" w:rsidRDefault="007A1F44" w:rsidP="00DF34AB">
      <w:r w:rsidRPr="00977EA3">
        <w:rPr>
          <w:b/>
        </w:rPr>
        <w:t>Actor:</w:t>
      </w:r>
      <w:r w:rsidRPr="00977EA3">
        <w:t xml:space="preserve"> Form Archiver</w:t>
      </w:r>
    </w:p>
    <w:p w14:paraId="63929AF1" w14:textId="77777777" w:rsidR="007A1F44" w:rsidRPr="00977EA3" w:rsidRDefault="007A1F44" w:rsidP="00DF34AB">
      <w:pPr>
        <w:pStyle w:val="Corpotesto"/>
      </w:pPr>
      <w:r w:rsidRPr="00977EA3">
        <w:rPr>
          <w:b/>
        </w:rPr>
        <w:t xml:space="preserve">Role: </w:t>
      </w:r>
      <w:r w:rsidRPr="00977EA3">
        <w:t>A system that receives submitted forms for archival purposes.</w:t>
      </w:r>
    </w:p>
    <w:p w14:paraId="0A4F002C" w14:textId="77777777" w:rsidR="007A1F44" w:rsidRPr="00977EA3" w:rsidRDefault="007A1F44" w:rsidP="00DF34AB">
      <w:pPr>
        <w:pStyle w:val="Titolo3"/>
        <w:numPr>
          <w:ilvl w:val="0"/>
          <w:numId w:val="0"/>
        </w:numPr>
        <w:tabs>
          <w:tab w:val="clear" w:pos="2160"/>
          <w:tab w:val="clear" w:pos="2880"/>
        </w:tabs>
        <w:rPr>
          <w:noProof w:val="0"/>
        </w:rPr>
      </w:pPr>
      <w:bookmarkStart w:id="825" w:name="_Toc134881248"/>
      <w:bookmarkStart w:id="826" w:name="_Toc168393663"/>
      <w:bookmarkStart w:id="827" w:name="_Toc169380323"/>
      <w:bookmarkStart w:id="828" w:name="_Toc237277098"/>
      <w:bookmarkStart w:id="829" w:name="_Toc330825265"/>
      <w:bookmarkStart w:id="830" w:name="_Toc398544231"/>
      <w:bookmarkStart w:id="831" w:name="_Toc398717930"/>
      <w:bookmarkStart w:id="832" w:name="_Toc518634532"/>
      <w:r w:rsidRPr="00977EA3">
        <w:rPr>
          <w:noProof w:val="0"/>
        </w:rPr>
        <w:t>3.36.3 Referenced Standards</w:t>
      </w:r>
      <w:bookmarkEnd w:id="825"/>
      <w:bookmarkEnd w:id="826"/>
      <w:bookmarkEnd w:id="827"/>
      <w:bookmarkEnd w:id="828"/>
      <w:bookmarkEnd w:id="829"/>
      <w:bookmarkEnd w:id="830"/>
      <w:bookmarkEnd w:id="831"/>
      <w:bookmarkEnd w:id="832"/>
    </w:p>
    <w:p w14:paraId="13C64BB0" w14:textId="77777777" w:rsidR="007A1F44" w:rsidRPr="00977EA3" w:rsidRDefault="007A1F44" w:rsidP="00601E92">
      <w:pPr>
        <w:pStyle w:val="Corpotesto"/>
      </w:pPr>
      <w:r w:rsidRPr="00977EA3">
        <w:t>Implementors of this transaction shall comply with all requirements described in ITI TF-2x: Appendix V: Web Services for IHE Transactions.</w:t>
      </w:r>
    </w:p>
    <w:p w14:paraId="39525F27" w14:textId="1D3CC5EB" w:rsidR="007A1F44" w:rsidRPr="00977EA3" w:rsidRDefault="007A1F44" w:rsidP="00DF34AB">
      <w:pPr>
        <w:pStyle w:val="Corpotesto"/>
      </w:pPr>
      <w:r w:rsidRPr="00977EA3">
        <w:t xml:space="preserve">RFC1738, Uniform Resource Locators (URL), December 1994, </w:t>
      </w:r>
      <w:hyperlink r:id="rId73" w:history="1">
        <w:r w:rsidRPr="00977EA3">
          <w:rPr>
            <w:rStyle w:val="Collegamentoipertestuale"/>
          </w:rPr>
          <w:t>http://www.faqs.org/rfcs/rfc1738.html</w:t>
        </w:r>
      </w:hyperlink>
    </w:p>
    <w:p w14:paraId="28192832" w14:textId="686A239E" w:rsidR="007A1F44" w:rsidRPr="00977EA3" w:rsidRDefault="007A1F44" w:rsidP="00DF34AB">
      <w:pPr>
        <w:pStyle w:val="Corpotesto"/>
      </w:pPr>
      <w:r w:rsidRPr="00977EA3">
        <w:t xml:space="preserve">RFC2616 </w:t>
      </w:r>
      <w:proofErr w:type="spellStart"/>
      <w:r w:rsidRPr="00977EA3">
        <w:t>HyperText</w:t>
      </w:r>
      <w:proofErr w:type="spellEnd"/>
      <w:r w:rsidRPr="00977EA3">
        <w:t xml:space="preserve"> Transfer Protocol HTTP/1.1</w:t>
      </w:r>
    </w:p>
    <w:p w14:paraId="6827D583" w14:textId="77777777" w:rsidR="007A1F44" w:rsidRPr="00977EA3" w:rsidRDefault="007A1F44" w:rsidP="00DF34AB">
      <w:pPr>
        <w:pStyle w:val="Corpotesto"/>
      </w:pPr>
      <w:r w:rsidRPr="00977EA3">
        <w:t xml:space="preserve">Extensible Markup Language (XML) 1.0 (Second Edition). W3C Recommendation 6 October 2000. </w:t>
      </w:r>
      <w:hyperlink r:id="rId74" w:history="1">
        <w:r w:rsidRPr="00977EA3">
          <w:rPr>
            <w:rStyle w:val="Collegamentoipertestuale"/>
          </w:rPr>
          <w:t>http://www.w3.org/TR/REC-xml</w:t>
        </w:r>
      </w:hyperlink>
      <w:r w:rsidRPr="00977EA3">
        <w:t>.</w:t>
      </w:r>
    </w:p>
    <w:p w14:paraId="5B36EA24" w14:textId="77777777" w:rsidR="007A1F44" w:rsidRPr="00977EA3" w:rsidRDefault="007A1F44" w:rsidP="00DF34AB">
      <w:pPr>
        <w:pStyle w:val="Titolo3"/>
        <w:numPr>
          <w:ilvl w:val="0"/>
          <w:numId w:val="0"/>
        </w:numPr>
        <w:tabs>
          <w:tab w:val="clear" w:pos="2160"/>
          <w:tab w:val="clear" w:pos="2880"/>
        </w:tabs>
        <w:rPr>
          <w:noProof w:val="0"/>
        </w:rPr>
      </w:pPr>
      <w:bookmarkStart w:id="833" w:name="_Toc330825266"/>
      <w:bookmarkStart w:id="834" w:name="_Toc398544232"/>
      <w:bookmarkStart w:id="835" w:name="_Toc398717931"/>
      <w:bookmarkStart w:id="836" w:name="_Toc518634533"/>
      <w:r w:rsidRPr="00977EA3">
        <w:rPr>
          <w:noProof w:val="0"/>
        </w:rPr>
        <w:lastRenderedPageBreak/>
        <w:t>3.36.4 Interaction Diagram</w:t>
      </w:r>
      <w:bookmarkEnd w:id="833"/>
      <w:bookmarkEnd w:id="834"/>
      <w:bookmarkEnd w:id="835"/>
      <w:bookmarkEnd w:id="836"/>
    </w:p>
    <w:bookmarkStart w:id="837" w:name="_MON_1213945559"/>
    <w:bookmarkStart w:id="838" w:name="_MON_1214198981"/>
    <w:bookmarkStart w:id="839" w:name="_MON_1214199809"/>
    <w:bookmarkStart w:id="840" w:name="_MON_1246992227"/>
    <w:bookmarkEnd w:id="837"/>
    <w:bookmarkEnd w:id="838"/>
    <w:bookmarkEnd w:id="839"/>
    <w:bookmarkEnd w:id="840"/>
    <w:bookmarkStart w:id="841" w:name="_MON_1208544269"/>
    <w:bookmarkEnd w:id="841"/>
    <w:p w14:paraId="64C141F7" w14:textId="77777777" w:rsidR="007A1F44" w:rsidRPr="00977EA3" w:rsidRDefault="002E21BE" w:rsidP="00D372D5">
      <w:pPr>
        <w:pStyle w:val="Corpotesto"/>
        <w:jc w:val="center"/>
      </w:pPr>
      <w:r w:rsidRPr="00977EA3">
        <w:rPr>
          <w:noProof/>
          <w:sz w:val="20"/>
        </w:rPr>
        <w:object w:dxaOrig="8080" w:dyaOrig="3600" w14:anchorId="170CDB60">
          <v:shape id="_x0000_i1045" type="#_x0000_t75" alt="" style="width:399.75pt;height:180.75pt;mso-width-percent:0;mso-height-percent:0;mso-width-percent:0;mso-height-percent:0" o:ole="" fillcolor="window">
            <v:imagedata r:id="rId75" o:title=""/>
          </v:shape>
          <o:OLEObject Type="Embed" ProgID="Word.Picture.8" ShapeID="_x0000_i1045" DrawAspect="Content" ObjectID="_1620110869" r:id="rId76"/>
        </w:object>
      </w:r>
    </w:p>
    <w:p w14:paraId="650C873B" w14:textId="77777777" w:rsidR="007A1F44" w:rsidRPr="00977EA3" w:rsidRDefault="007A1F44" w:rsidP="00DF34AB">
      <w:pPr>
        <w:pStyle w:val="Corpotesto"/>
      </w:pPr>
    </w:p>
    <w:p w14:paraId="2CACCEDB" w14:textId="77777777" w:rsidR="007A1F44" w:rsidRPr="00977EA3" w:rsidRDefault="007A1F44" w:rsidP="00DF34AB">
      <w:pPr>
        <w:pStyle w:val="Titolo4"/>
        <w:numPr>
          <w:ilvl w:val="0"/>
          <w:numId w:val="0"/>
        </w:numPr>
        <w:tabs>
          <w:tab w:val="clear" w:pos="2160"/>
          <w:tab w:val="clear" w:pos="2880"/>
          <w:tab w:val="clear" w:pos="3600"/>
        </w:tabs>
        <w:rPr>
          <w:noProof w:val="0"/>
        </w:rPr>
      </w:pPr>
      <w:bookmarkStart w:id="842" w:name="_Toc169380324"/>
      <w:bookmarkStart w:id="843" w:name="_Toc398544233"/>
      <w:r w:rsidRPr="00977EA3">
        <w:rPr>
          <w:noProof w:val="0"/>
        </w:rPr>
        <w:t>3.36.4.1 Archive Form</w:t>
      </w:r>
      <w:bookmarkEnd w:id="842"/>
      <w:bookmarkEnd w:id="843"/>
    </w:p>
    <w:p w14:paraId="7C887B06" w14:textId="77777777" w:rsidR="007A1F44" w:rsidRPr="00977EA3" w:rsidRDefault="007A1F44" w:rsidP="00DF34AB">
      <w:pPr>
        <w:pStyle w:val="Corpotesto"/>
      </w:pPr>
      <w:r w:rsidRPr="00977EA3">
        <w:t>This transaction is initiated by a Form Filler submitting a data to a Form Archiver for archival purposes.</w:t>
      </w:r>
    </w:p>
    <w:p w14:paraId="1AE4A2B9"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844" w:name="_Toc169380325"/>
      <w:r w:rsidRPr="00977EA3">
        <w:rPr>
          <w:noProof w:val="0"/>
        </w:rPr>
        <w:t>3.36.4.1.1 Trigger Events</w:t>
      </w:r>
      <w:bookmarkEnd w:id="844"/>
    </w:p>
    <w:p w14:paraId="50434B54" w14:textId="77777777" w:rsidR="007A1F44" w:rsidRPr="00977EA3" w:rsidRDefault="007A1F44" w:rsidP="00DF34AB">
      <w:pPr>
        <w:pStyle w:val="Corpotesto"/>
      </w:pPr>
      <w:r w:rsidRPr="00977EA3">
        <w:t xml:space="preserve">The Form Filler shall use this transaction to submit data to a Form Archiver for archival purposes. The Archive Form transaction may be initiated by a Form Filler, or it may be triggered as a secondary submission action from within a form. </w:t>
      </w:r>
    </w:p>
    <w:p w14:paraId="40ADB13A"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845" w:name="_Toc169380326"/>
      <w:r w:rsidRPr="00977EA3">
        <w:rPr>
          <w:noProof w:val="0"/>
        </w:rPr>
        <w:t>3.36.4.1.2 Message Semantics</w:t>
      </w:r>
      <w:bookmarkEnd w:id="845"/>
    </w:p>
    <w:p w14:paraId="6274E47F" w14:textId="1AC83BE9" w:rsidR="007A1F44" w:rsidRPr="00977EA3" w:rsidRDefault="007A1F44" w:rsidP="00601E92">
      <w:bookmarkStart w:id="846" w:name="_Toc169380328"/>
      <w:r w:rsidRPr="00977EA3">
        <w:t>The Archive Form transaction shall carry a</w:t>
      </w:r>
      <w:r w:rsidR="00FE286C" w:rsidRPr="00977EA3">
        <w:t>n</w:t>
      </w:r>
      <w:r w:rsidRPr="00977EA3">
        <w:t xml:space="preserve"> </w:t>
      </w:r>
      <w:proofErr w:type="spellStart"/>
      <w:r w:rsidRPr="00977EA3">
        <w:t>ArchiveFormRequest</w:t>
      </w:r>
      <w:proofErr w:type="spellEnd"/>
      <w:r w:rsidRPr="00977EA3">
        <w:t xml:space="preserve"> element, with submitted form data as XML child elements of the </w:t>
      </w:r>
      <w:proofErr w:type="spellStart"/>
      <w:r w:rsidRPr="00977EA3">
        <w:t>ArchiveFormRequest</w:t>
      </w:r>
      <w:proofErr w:type="spellEnd"/>
      <w:r w:rsidRPr="00977EA3">
        <w:t xml:space="preserve"> element. Content profiles may further constrain the content of the </w:t>
      </w:r>
      <w:proofErr w:type="spellStart"/>
      <w:r w:rsidRPr="00977EA3">
        <w:t>ArchiveFormRequest</w:t>
      </w:r>
      <w:proofErr w:type="spellEnd"/>
      <w:r w:rsidRPr="00977EA3">
        <w:t xml:space="preserve"> element. </w:t>
      </w:r>
    </w:p>
    <w:p w14:paraId="396EC197" w14:textId="77777777" w:rsidR="007A1F44" w:rsidRPr="00977EA3" w:rsidRDefault="007A1F44" w:rsidP="00601E92">
      <w:r w:rsidRPr="00977EA3">
        <w:t xml:space="preserve">See the schema provided with the support materials (see ITI TF-2x: Appendix W). </w:t>
      </w:r>
    </w:p>
    <w:p w14:paraId="69059572" w14:textId="77777777" w:rsidR="007A1F44" w:rsidRPr="00977EA3" w:rsidRDefault="007A1F44" w:rsidP="00041423">
      <w:pPr>
        <w:pStyle w:val="Titolo5"/>
        <w:numPr>
          <w:ilvl w:val="0"/>
          <w:numId w:val="0"/>
        </w:numPr>
        <w:tabs>
          <w:tab w:val="clear" w:pos="2160"/>
          <w:tab w:val="clear" w:pos="2880"/>
          <w:tab w:val="clear" w:pos="3600"/>
          <w:tab w:val="clear" w:pos="4320"/>
        </w:tabs>
        <w:rPr>
          <w:noProof w:val="0"/>
        </w:rPr>
      </w:pPr>
      <w:r w:rsidRPr="00977EA3">
        <w:rPr>
          <w:noProof w:val="0"/>
        </w:rPr>
        <w:t>3.36.4.1.3 Expected Actions</w:t>
      </w:r>
      <w:bookmarkEnd w:id="846"/>
    </w:p>
    <w:p w14:paraId="16431D38" w14:textId="3F254EB4" w:rsidR="007A1F44" w:rsidRPr="00977EA3" w:rsidRDefault="007A1F44" w:rsidP="00041423">
      <w:pPr>
        <w:pStyle w:val="Corpotesto"/>
      </w:pPr>
      <w:r w:rsidRPr="00977EA3">
        <w:t>Upon receipt of the Archive Form request, the Form Archiver shall return a</w:t>
      </w:r>
      <w:r w:rsidR="00FE286C" w:rsidRPr="00977EA3">
        <w:t>n</w:t>
      </w:r>
      <w:r w:rsidRPr="00977EA3">
        <w:t xml:space="preserve"> </w:t>
      </w:r>
      <w:proofErr w:type="spellStart"/>
      <w:r w:rsidRPr="00977EA3">
        <w:t>ArchiveFormResponse</w:t>
      </w:r>
      <w:proofErr w:type="spellEnd"/>
      <w:r w:rsidRPr="00977EA3">
        <w:t xml:space="preserve"> element, or errors with SOAP Faults, for example if the posted data cannot be recognized.</w:t>
      </w:r>
    </w:p>
    <w:p w14:paraId="27C4A8EA" w14:textId="77777777" w:rsidR="007A1F44" w:rsidRPr="00977EA3" w:rsidRDefault="007A1F44" w:rsidP="00041423">
      <w:pPr>
        <w:pStyle w:val="Corpotesto"/>
      </w:pPr>
      <w:r w:rsidRPr="00977EA3">
        <w:t>The Form Filler may display the results of the response from the Form Archiver.</w:t>
      </w:r>
    </w:p>
    <w:p w14:paraId="3E90DBFE" w14:textId="77777777" w:rsidR="007A1F44" w:rsidRPr="00977EA3" w:rsidRDefault="007A1F44" w:rsidP="00601E92">
      <w:pPr>
        <w:pStyle w:val="Corpotesto"/>
      </w:pPr>
      <w:r w:rsidRPr="00977EA3">
        <w:t>The Form Archiver shall use the SOAP Faults defined in Table 3.36.4.1.3-1 when appropriate. Form Fillers shall be capable of accepting other values beyond the ones specified here.</w:t>
      </w:r>
    </w:p>
    <w:p w14:paraId="565487F2" w14:textId="77777777" w:rsidR="007A1F44" w:rsidRPr="00977EA3" w:rsidRDefault="007A1F44" w:rsidP="000F7995">
      <w:pPr>
        <w:pStyle w:val="Corpotesto"/>
      </w:pPr>
    </w:p>
    <w:p w14:paraId="03F0459B" w14:textId="77777777" w:rsidR="007A1F44" w:rsidRPr="00977EA3" w:rsidRDefault="007A1F44" w:rsidP="00E95C6F">
      <w:pPr>
        <w:pStyle w:val="TableTitle"/>
        <w:rPr>
          <w:noProof w:val="0"/>
        </w:rPr>
      </w:pPr>
      <w:r w:rsidRPr="00977EA3">
        <w:rPr>
          <w:noProof w:val="0"/>
        </w:rPr>
        <w:lastRenderedPageBreak/>
        <w:t>Table 3.36.4.1.3-1: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004F2055" w14:textId="77777777" w:rsidTr="00CD3B27">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33AAF3FF"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405F4951"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228C6D70"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3A6DBD23" w14:textId="77777777" w:rsidTr="00CD3B27">
        <w:trPr>
          <w:trHeight w:val="236"/>
          <w:jc w:val="center"/>
        </w:trPr>
        <w:tc>
          <w:tcPr>
            <w:tcW w:w="3960" w:type="dxa"/>
            <w:tcBorders>
              <w:top w:val="single" w:sz="8" w:space="0" w:color="000000"/>
              <w:bottom w:val="single" w:sz="8" w:space="0" w:color="000000"/>
              <w:right w:val="single" w:sz="8" w:space="0" w:color="000000"/>
            </w:tcBorders>
          </w:tcPr>
          <w:p w14:paraId="76980AA8" w14:textId="77777777" w:rsidR="007A1F44" w:rsidRPr="00977EA3" w:rsidRDefault="007A1F44" w:rsidP="00E95C6F">
            <w:pPr>
              <w:pStyle w:val="TableEntry"/>
              <w:rPr>
                <w:noProof w:val="0"/>
              </w:rPr>
            </w:pPr>
            <w:r w:rsidRPr="00977EA3">
              <w:rPr>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DDCE90" w14:textId="77777777" w:rsidR="007A1F44" w:rsidRPr="00977EA3" w:rsidRDefault="007A1F44" w:rsidP="00E95C6F">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754A3204" w14:textId="77777777" w:rsidR="007A1F44" w:rsidRPr="00977EA3" w:rsidRDefault="007A1F44" w:rsidP="00E95C6F">
            <w:pPr>
              <w:pStyle w:val="TableEntry"/>
              <w:rPr>
                <w:noProof w:val="0"/>
              </w:rPr>
            </w:pPr>
            <w:r w:rsidRPr="00977EA3">
              <w:rPr>
                <w:noProof w:val="0"/>
              </w:rPr>
              <w:t xml:space="preserve">Required Information Missing </w:t>
            </w:r>
          </w:p>
        </w:tc>
      </w:tr>
    </w:tbl>
    <w:p w14:paraId="1EFDC0F5" w14:textId="77777777" w:rsidR="007A1F44" w:rsidRPr="00977EA3" w:rsidRDefault="007A1F44" w:rsidP="00601E92"/>
    <w:p w14:paraId="07E0374C" w14:textId="77777777" w:rsidR="007A1F44" w:rsidRPr="00977EA3" w:rsidRDefault="007A1F44" w:rsidP="00601E92">
      <w:r w:rsidRPr="00977EA3">
        <w:t>An example of a SOAP Fault is:</w:t>
      </w:r>
    </w:p>
    <w:p w14:paraId="3FB60C3E" w14:textId="77777777" w:rsidR="007A1F44" w:rsidRPr="00E63AF6" w:rsidRDefault="007A1F44" w:rsidP="00601E92">
      <w:pPr>
        <w:pStyle w:val="XMLExample"/>
        <w:rPr>
          <w:rPrChange w:id="847" w:author="Gregorio Canal" w:date="2019-05-22T14:54:00Z">
            <w:rPr>
              <w:lang w:val="en-US"/>
            </w:rPr>
          </w:rPrChange>
        </w:rPr>
      </w:pPr>
      <w:r w:rsidRPr="00E63AF6">
        <w:rPr>
          <w:rPrChange w:id="848" w:author="Gregorio Canal" w:date="2019-05-22T14:54:00Z">
            <w:rPr>
              <w:lang w:val="en-US"/>
            </w:rPr>
          </w:rPrChange>
        </w:rPr>
        <w:t>&lt;</w:t>
      </w:r>
      <w:proofErr w:type="spellStart"/>
      <w:r w:rsidRPr="00E63AF6">
        <w:rPr>
          <w:rPrChange w:id="849" w:author="Gregorio Canal" w:date="2019-05-22T14:54:00Z">
            <w:rPr>
              <w:lang w:val="en-US"/>
            </w:rPr>
          </w:rPrChange>
        </w:rPr>
        <w:t>env:Envelope</w:t>
      </w:r>
      <w:proofErr w:type="spellEnd"/>
      <w:r w:rsidRPr="00E63AF6">
        <w:rPr>
          <w:rPrChange w:id="850" w:author="Gregorio Canal" w:date="2019-05-22T14:54:00Z">
            <w:rPr>
              <w:lang w:val="en-US"/>
            </w:rPr>
          </w:rPrChange>
        </w:rPr>
        <w:t xml:space="preserve"> </w:t>
      </w:r>
      <w:proofErr w:type="spellStart"/>
      <w:r w:rsidRPr="00E63AF6">
        <w:rPr>
          <w:rPrChange w:id="851" w:author="Gregorio Canal" w:date="2019-05-22T14:54:00Z">
            <w:rPr>
              <w:lang w:val="en-US"/>
            </w:rPr>
          </w:rPrChange>
        </w:rPr>
        <w:t>xmlns:env</w:t>
      </w:r>
      <w:proofErr w:type="spellEnd"/>
      <w:r w:rsidRPr="00E63AF6">
        <w:rPr>
          <w:rPrChange w:id="852" w:author="Gregorio Canal" w:date="2019-05-22T14:54:00Z">
            <w:rPr>
              <w:lang w:val="en-US"/>
            </w:rPr>
          </w:rPrChange>
        </w:rPr>
        <w:t>="http://www.w3.org/2003/05/soap-envelope"</w:t>
      </w:r>
    </w:p>
    <w:p w14:paraId="460071C0" w14:textId="77777777" w:rsidR="007A1F44" w:rsidRPr="00E63AF6" w:rsidRDefault="007A1F44" w:rsidP="00601E92">
      <w:pPr>
        <w:pStyle w:val="XMLExample"/>
        <w:rPr>
          <w:rPrChange w:id="853" w:author="Gregorio Canal" w:date="2019-05-22T14:54:00Z">
            <w:rPr>
              <w:lang w:val="en-US"/>
            </w:rPr>
          </w:rPrChange>
        </w:rPr>
      </w:pPr>
      <w:r w:rsidRPr="00E63AF6">
        <w:rPr>
          <w:rPrChange w:id="854" w:author="Gregorio Canal" w:date="2019-05-22T14:54:00Z">
            <w:rPr>
              <w:lang w:val="en-US"/>
            </w:rPr>
          </w:rPrChange>
        </w:rPr>
        <w:t xml:space="preserve">       </w:t>
      </w:r>
      <w:proofErr w:type="spellStart"/>
      <w:r w:rsidRPr="00E63AF6">
        <w:rPr>
          <w:rPrChange w:id="855" w:author="Gregorio Canal" w:date="2019-05-22T14:54:00Z">
            <w:rPr>
              <w:lang w:val="en-US"/>
            </w:rPr>
          </w:rPrChange>
        </w:rPr>
        <w:t>xmlns:xml</w:t>
      </w:r>
      <w:proofErr w:type="spellEnd"/>
      <w:r w:rsidRPr="00E63AF6">
        <w:rPr>
          <w:rPrChange w:id="856" w:author="Gregorio Canal" w:date="2019-05-22T14:54:00Z">
            <w:rPr>
              <w:lang w:val="en-US"/>
            </w:rPr>
          </w:rPrChange>
        </w:rPr>
        <w:t>="http://www.w3.org/XML/1998/namespace"&gt;</w:t>
      </w:r>
    </w:p>
    <w:p w14:paraId="1A18BAAE" w14:textId="77777777" w:rsidR="007A1F44" w:rsidRPr="00E63AF6" w:rsidRDefault="007A1F44" w:rsidP="00601E92">
      <w:pPr>
        <w:pStyle w:val="XMLExample"/>
        <w:rPr>
          <w:rPrChange w:id="857" w:author="Gregorio Canal" w:date="2019-05-22T14:54:00Z">
            <w:rPr>
              <w:lang w:val="en-US"/>
            </w:rPr>
          </w:rPrChange>
        </w:rPr>
      </w:pPr>
      <w:r w:rsidRPr="00E63AF6">
        <w:rPr>
          <w:rPrChange w:id="858" w:author="Gregorio Canal" w:date="2019-05-22T14:54:00Z">
            <w:rPr>
              <w:lang w:val="en-US"/>
            </w:rPr>
          </w:rPrChange>
        </w:rPr>
        <w:t>&lt;</w:t>
      </w:r>
      <w:proofErr w:type="spellStart"/>
      <w:r w:rsidRPr="00E63AF6">
        <w:rPr>
          <w:rPrChange w:id="859" w:author="Gregorio Canal" w:date="2019-05-22T14:54:00Z">
            <w:rPr>
              <w:lang w:val="en-US"/>
            </w:rPr>
          </w:rPrChange>
        </w:rPr>
        <w:t>env:Body</w:t>
      </w:r>
      <w:proofErr w:type="spellEnd"/>
      <w:r w:rsidRPr="00E63AF6">
        <w:rPr>
          <w:rPrChange w:id="860" w:author="Gregorio Canal" w:date="2019-05-22T14:54:00Z">
            <w:rPr>
              <w:lang w:val="en-US"/>
            </w:rPr>
          </w:rPrChange>
        </w:rPr>
        <w:t>&gt;</w:t>
      </w:r>
    </w:p>
    <w:p w14:paraId="41BE5637" w14:textId="77777777" w:rsidR="007A1F44" w:rsidRPr="00E63AF6" w:rsidRDefault="007A1F44" w:rsidP="00601E92">
      <w:pPr>
        <w:pStyle w:val="XMLExample"/>
        <w:rPr>
          <w:rPrChange w:id="861" w:author="Gregorio Canal" w:date="2019-05-22T14:54:00Z">
            <w:rPr>
              <w:lang w:val="en-US"/>
            </w:rPr>
          </w:rPrChange>
        </w:rPr>
      </w:pPr>
      <w:r w:rsidRPr="00E63AF6">
        <w:rPr>
          <w:rPrChange w:id="862" w:author="Gregorio Canal" w:date="2019-05-22T14:54:00Z">
            <w:rPr>
              <w:lang w:val="en-US"/>
            </w:rPr>
          </w:rPrChange>
        </w:rPr>
        <w:t xml:space="preserve">  &lt;</w:t>
      </w:r>
      <w:proofErr w:type="spellStart"/>
      <w:r w:rsidRPr="00E63AF6">
        <w:rPr>
          <w:rPrChange w:id="863" w:author="Gregorio Canal" w:date="2019-05-22T14:54:00Z">
            <w:rPr>
              <w:lang w:val="en-US"/>
            </w:rPr>
          </w:rPrChange>
        </w:rPr>
        <w:t>env:Fault</w:t>
      </w:r>
      <w:proofErr w:type="spellEnd"/>
      <w:r w:rsidRPr="00E63AF6">
        <w:rPr>
          <w:rPrChange w:id="864" w:author="Gregorio Canal" w:date="2019-05-22T14:54:00Z">
            <w:rPr>
              <w:lang w:val="en-US"/>
            </w:rPr>
          </w:rPrChange>
        </w:rPr>
        <w:t>&gt;</w:t>
      </w:r>
    </w:p>
    <w:p w14:paraId="3DFE4DE1" w14:textId="77777777" w:rsidR="007A1F44" w:rsidRPr="00E63AF6" w:rsidRDefault="007A1F44" w:rsidP="00601E92">
      <w:pPr>
        <w:pStyle w:val="XMLExample"/>
        <w:rPr>
          <w:rPrChange w:id="865" w:author="Gregorio Canal" w:date="2019-05-22T14:54:00Z">
            <w:rPr>
              <w:lang w:val="en-US"/>
            </w:rPr>
          </w:rPrChange>
        </w:rPr>
      </w:pPr>
      <w:r w:rsidRPr="00E63AF6">
        <w:rPr>
          <w:rPrChange w:id="866" w:author="Gregorio Canal" w:date="2019-05-22T14:54:00Z">
            <w:rPr>
              <w:lang w:val="en-US"/>
            </w:rPr>
          </w:rPrChange>
        </w:rPr>
        <w:t xml:space="preserve">    &lt;</w:t>
      </w:r>
      <w:proofErr w:type="spellStart"/>
      <w:r w:rsidRPr="00E63AF6">
        <w:rPr>
          <w:rPrChange w:id="867" w:author="Gregorio Canal" w:date="2019-05-22T14:54:00Z">
            <w:rPr>
              <w:lang w:val="en-US"/>
            </w:rPr>
          </w:rPrChange>
        </w:rPr>
        <w:t>env:Code</w:t>
      </w:r>
      <w:proofErr w:type="spellEnd"/>
      <w:r w:rsidRPr="00E63AF6">
        <w:rPr>
          <w:rPrChange w:id="868" w:author="Gregorio Canal" w:date="2019-05-22T14:54:00Z">
            <w:rPr>
              <w:lang w:val="en-US"/>
            </w:rPr>
          </w:rPrChange>
        </w:rPr>
        <w:t>&gt;</w:t>
      </w:r>
    </w:p>
    <w:p w14:paraId="5FFE78AB" w14:textId="77777777" w:rsidR="007A1F44" w:rsidRPr="00977EA3" w:rsidRDefault="007A1F44" w:rsidP="00601E92">
      <w:pPr>
        <w:pStyle w:val="XMLExample"/>
        <w:rPr>
          <w:lang w:val="en-US"/>
        </w:rPr>
      </w:pPr>
      <w:r w:rsidRPr="00E63AF6">
        <w:rPr>
          <w:rPrChange w:id="869" w:author="Gregorio Canal" w:date="2019-05-22T14:54:00Z">
            <w:rPr>
              <w:lang w:val="en-US"/>
            </w:rPr>
          </w:rPrChange>
        </w:rPr>
        <w:t xml:space="preserve">      </w:t>
      </w:r>
      <w:r w:rsidRPr="00977EA3">
        <w:rPr>
          <w:lang w:val="en-US"/>
        </w:rPr>
        <w:t>&lt;</w:t>
      </w:r>
      <w:proofErr w:type="spellStart"/>
      <w:r w:rsidRPr="00977EA3">
        <w:rPr>
          <w:lang w:val="en-US"/>
        </w:rPr>
        <w:t>env:Value</w:t>
      </w:r>
      <w:proofErr w:type="spellEnd"/>
      <w:r w:rsidRPr="00977EA3">
        <w:rPr>
          <w:lang w:val="en-US"/>
        </w:rPr>
        <w:t>&gt;</w:t>
      </w:r>
      <w:proofErr w:type="spellStart"/>
      <w:r w:rsidRPr="00977EA3">
        <w:rPr>
          <w:lang w:val="en-US"/>
        </w:rPr>
        <w:t>env:Sender</w:t>
      </w:r>
      <w:proofErr w:type="spellEnd"/>
      <w:r w:rsidRPr="00977EA3">
        <w:rPr>
          <w:lang w:val="en-US"/>
        </w:rPr>
        <w:t>&lt;/</w:t>
      </w:r>
      <w:proofErr w:type="spellStart"/>
      <w:r w:rsidRPr="00977EA3">
        <w:rPr>
          <w:lang w:val="en-US"/>
        </w:rPr>
        <w:t>env:Value</w:t>
      </w:r>
      <w:proofErr w:type="spellEnd"/>
      <w:r w:rsidRPr="00977EA3">
        <w:rPr>
          <w:lang w:val="en-US"/>
        </w:rPr>
        <w:t>&gt;</w:t>
      </w:r>
    </w:p>
    <w:p w14:paraId="40682059"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env:Code</w:t>
      </w:r>
      <w:proofErr w:type="spellEnd"/>
      <w:r w:rsidRPr="00977EA3">
        <w:rPr>
          <w:lang w:val="en-US"/>
        </w:rPr>
        <w:t>&gt;</w:t>
      </w:r>
    </w:p>
    <w:p w14:paraId="75ADC335"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env:Reason</w:t>
      </w:r>
      <w:proofErr w:type="spellEnd"/>
      <w:r w:rsidRPr="00977EA3">
        <w:rPr>
          <w:lang w:val="en-US"/>
        </w:rPr>
        <w:t>&gt;</w:t>
      </w:r>
    </w:p>
    <w:p w14:paraId="2626B008"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env:Text</w:t>
      </w:r>
      <w:proofErr w:type="spellEnd"/>
      <w:r w:rsidRPr="00977EA3">
        <w:rPr>
          <w:lang w:val="en-US"/>
        </w:rPr>
        <w:t xml:space="preserve"> </w:t>
      </w:r>
      <w:proofErr w:type="spellStart"/>
      <w:r w:rsidRPr="00977EA3">
        <w:rPr>
          <w:lang w:val="en-US"/>
        </w:rPr>
        <w:t>xml:lang</w:t>
      </w:r>
      <w:proofErr w:type="spellEnd"/>
      <w:r w:rsidRPr="00977EA3">
        <w:rPr>
          <w:lang w:val="en-US"/>
        </w:rPr>
        <w:t>="</w:t>
      </w:r>
      <w:proofErr w:type="spellStart"/>
      <w:r w:rsidRPr="00977EA3">
        <w:rPr>
          <w:lang w:val="en-US"/>
        </w:rPr>
        <w:t>en</w:t>
      </w:r>
      <w:proofErr w:type="spellEnd"/>
      <w:r w:rsidRPr="00977EA3">
        <w:rPr>
          <w:lang w:val="en-US"/>
        </w:rPr>
        <w:t>"&gt;Required Information Missing&lt;/</w:t>
      </w:r>
      <w:proofErr w:type="spellStart"/>
      <w:r w:rsidRPr="00977EA3">
        <w:rPr>
          <w:lang w:val="en-US"/>
        </w:rPr>
        <w:t>env:Text</w:t>
      </w:r>
      <w:proofErr w:type="spellEnd"/>
      <w:r w:rsidRPr="00977EA3">
        <w:rPr>
          <w:lang w:val="en-US"/>
        </w:rPr>
        <w:t>&gt;</w:t>
      </w:r>
    </w:p>
    <w:p w14:paraId="353BEC69"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env:Reason</w:t>
      </w:r>
      <w:proofErr w:type="spellEnd"/>
      <w:r w:rsidRPr="00977EA3">
        <w:rPr>
          <w:lang w:val="en-US"/>
        </w:rPr>
        <w:t>&gt;</w:t>
      </w:r>
    </w:p>
    <w:p w14:paraId="56E95940"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env:Fault</w:t>
      </w:r>
      <w:proofErr w:type="spellEnd"/>
      <w:r w:rsidRPr="00977EA3">
        <w:rPr>
          <w:lang w:val="en-US"/>
        </w:rPr>
        <w:t>&gt;</w:t>
      </w:r>
    </w:p>
    <w:p w14:paraId="5111D5AC" w14:textId="77777777" w:rsidR="007A1F44" w:rsidRPr="00977EA3" w:rsidRDefault="007A1F44" w:rsidP="00601E92">
      <w:pPr>
        <w:pStyle w:val="XMLExample"/>
        <w:rPr>
          <w:lang w:val="en-US"/>
        </w:rPr>
      </w:pPr>
      <w:r w:rsidRPr="00977EA3">
        <w:rPr>
          <w:lang w:val="en-US"/>
        </w:rPr>
        <w:t>&lt;/</w:t>
      </w:r>
      <w:proofErr w:type="spellStart"/>
      <w:r w:rsidRPr="00977EA3">
        <w:rPr>
          <w:lang w:val="en-US"/>
        </w:rPr>
        <w:t>env:Body</w:t>
      </w:r>
      <w:proofErr w:type="spellEnd"/>
      <w:r w:rsidRPr="00977EA3">
        <w:rPr>
          <w:lang w:val="en-US"/>
        </w:rPr>
        <w:t>&gt;</w:t>
      </w:r>
    </w:p>
    <w:p w14:paraId="343F1721" w14:textId="77777777" w:rsidR="007A1F44" w:rsidRPr="00977EA3" w:rsidRDefault="007A1F44" w:rsidP="00601E92">
      <w:pPr>
        <w:pStyle w:val="XMLExample"/>
        <w:rPr>
          <w:lang w:val="en-US"/>
        </w:rPr>
      </w:pPr>
      <w:r w:rsidRPr="00977EA3">
        <w:rPr>
          <w:lang w:val="en-US"/>
        </w:rPr>
        <w:t>&lt;/</w:t>
      </w:r>
      <w:proofErr w:type="spellStart"/>
      <w:r w:rsidRPr="00977EA3">
        <w:rPr>
          <w:lang w:val="en-US"/>
        </w:rPr>
        <w:t>env:Envelope</w:t>
      </w:r>
      <w:proofErr w:type="spellEnd"/>
      <w:r w:rsidRPr="00977EA3">
        <w:rPr>
          <w:lang w:val="en-US"/>
        </w:rPr>
        <w:t>&gt;</w:t>
      </w:r>
    </w:p>
    <w:p w14:paraId="73671930" w14:textId="77777777" w:rsidR="007A1F44" w:rsidRPr="00977EA3" w:rsidRDefault="007A1F44" w:rsidP="00601E92">
      <w:pPr>
        <w:pStyle w:val="Corpotesto"/>
      </w:pPr>
    </w:p>
    <w:p w14:paraId="553E3C39" w14:textId="77777777" w:rsidR="007A1F44" w:rsidRPr="00977EA3" w:rsidRDefault="007A1F44" w:rsidP="00041423">
      <w:pPr>
        <w:pStyle w:val="Titolo4"/>
        <w:numPr>
          <w:ilvl w:val="0"/>
          <w:numId w:val="0"/>
        </w:numPr>
        <w:tabs>
          <w:tab w:val="clear" w:pos="2160"/>
          <w:tab w:val="clear" w:pos="2880"/>
          <w:tab w:val="clear" w:pos="3600"/>
        </w:tabs>
        <w:rPr>
          <w:noProof w:val="0"/>
        </w:rPr>
      </w:pPr>
      <w:bookmarkStart w:id="870" w:name="_Toc398544234"/>
      <w:r w:rsidRPr="00977EA3">
        <w:rPr>
          <w:noProof w:val="0"/>
        </w:rPr>
        <w:t>3.36.4.2 Archive Form Response</w:t>
      </w:r>
      <w:bookmarkEnd w:id="870"/>
    </w:p>
    <w:p w14:paraId="4F99453A" w14:textId="77777777" w:rsidR="007A1F44" w:rsidRPr="00977EA3" w:rsidRDefault="007A1F44" w:rsidP="00041423">
      <w:pPr>
        <w:pStyle w:val="Titolo5"/>
        <w:numPr>
          <w:ilvl w:val="0"/>
          <w:numId w:val="0"/>
        </w:numPr>
        <w:tabs>
          <w:tab w:val="clear" w:pos="2160"/>
          <w:tab w:val="clear" w:pos="2880"/>
          <w:tab w:val="clear" w:pos="3600"/>
          <w:tab w:val="clear" w:pos="4320"/>
        </w:tabs>
        <w:rPr>
          <w:noProof w:val="0"/>
        </w:rPr>
      </w:pPr>
      <w:r w:rsidRPr="00977EA3">
        <w:rPr>
          <w:noProof w:val="0"/>
        </w:rPr>
        <w:t>3.36.4.2.1 Trigger Events</w:t>
      </w:r>
    </w:p>
    <w:p w14:paraId="460198D6" w14:textId="77777777" w:rsidR="007A1F44" w:rsidRPr="00977EA3" w:rsidRDefault="007A1F44" w:rsidP="00041423">
      <w:pPr>
        <w:pStyle w:val="Corpotesto"/>
      </w:pPr>
      <w:r w:rsidRPr="00977EA3">
        <w:t>This message is triggered by a Form Filler archiving form instance data.</w:t>
      </w:r>
    </w:p>
    <w:p w14:paraId="4651309E" w14:textId="77777777" w:rsidR="007A1F44" w:rsidRPr="00977EA3" w:rsidRDefault="007A1F44" w:rsidP="00041423">
      <w:pPr>
        <w:pStyle w:val="Titolo5"/>
        <w:numPr>
          <w:ilvl w:val="0"/>
          <w:numId w:val="0"/>
        </w:numPr>
        <w:tabs>
          <w:tab w:val="clear" w:pos="2160"/>
          <w:tab w:val="clear" w:pos="2880"/>
          <w:tab w:val="clear" w:pos="3600"/>
          <w:tab w:val="clear" w:pos="4320"/>
        </w:tabs>
        <w:rPr>
          <w:noProof w:val="0"/>
        </w:rPr>
      </w:pPr>
      <w:r w:rsidRPr="00977EA3">
        <w:rPr>
          <w:noProof w:val="0"/>
        </w:rPr>
        <w:t>3.36.4.2.2 Message Semantics</w:t>
      </w:r>
    </w:p>
    <w:p w14:paraId="33C3064D" w14:textId="26D24D92" w:rsidR="007A1F44" w:rsidRPr="00977EA3" w:rsidRDefault="007A1F44" w:rsidP="00041423">
      <w:pPr>
        <w:pStyle w:val="Corpotesto"/>
      </w:pPr>
      <w:r w:rsidRPr="00977EA3">
        <w:t xml:space="preserve">An </w:t>
      </w:r>
      <w:proofErr w:type="spellStart"/>
      <w:r w:rsidRPr="00977EA3">
        <w:t>ArchiveFormResponse</w:t>
      </w:r>
      <w:proofErr w:type="spellEnd"/>
      <w:r w:rsidRPr="00977EA3">
        <w:t xml:space="preserve"> element i</w:t>
      </w:r>
      <w:r w:rsidR="00A8715E" w:rsidRPr="00977EA3">
        <w:t>s</w:t>
      </w:r>
      <w:r w:rsidRPr="00977EA3">
        <w:t xml:space="preserve"> returned, which contains:</w:t>
      </w:r>
    </w:p>
    <w:p w14:paraId="5BD576D6" w14:textId="77777777" w:rsidR="008E3CF3" w:rsidRPr="00977EA3" w:rsidRDefault="007A1F44" w:rsidP="00EC243F">
      <w:pPr>
        <w:pStyle w:val="Puntoelenco3"/>
        <w:numPr>
          <w:ilvl w:val="0"/>
          <w:numId w:val="17"/>
        </w:numPr>
      </w:pPr>
      <w:r w:rsidRPr="00977EA3">
        <w:t xml:space="preserve">A </w:t>
      </w:r>
      <w:proofErr w:type="spellStart"/>
      <w:r w:rsidRPr="00977EA3">
        <w:t>responseCode</w:t>
      </w:r>
      <w:proofErr w:type="spellEnd"/>
      <w:r w:rsidRPr="00977EA3">
        <w:t xml:space="preserve"> string that may be constrained by Content Profiles</w:t>
      </w:r>
    </w:p>
    <w:p w14:paraId="273CD8CB" w14:textId="77777777" w:rsidR="007A1F44" w:rsidRPr="00977EA3" w:rsidRDefault="007A1F44" w:rsidP="00041423">
      <w:pPr>
        <w:pStyle w:val="Corpotesto"/>
      </w:pPr>
      <w:r w:rsidRPr="00977EA3">
        <w:t>See the schema provided with the support materials (see ITI TF-2x: Appendix W).</w:t>
      </w:r>
    </w:p>
    <w:p w14:paraId="6455B08C" w14:textId="77777777" w:rsidR="007A1F44" w:rsidRPr="00977EA3" w:rsidRDefault="007A1F44" w:rsidP="00041423">
      <w:pPr>
        <w:pStyle w:val="Titolo5"/>
        <w:numPr>
          <w:ilvl w:val="0"/>
          <w:numId w:val="0"/>
        </w:numPr>
        <w:tabs>
          <w:tab w:val="clear" w:pos="2160"/>
          <w:tab w:val="clear" w:pos="2880"/>
          <w:tab w:val="clear" w:pos="3600"/>
          <w:tab w:val="clear" w:pos="4320"/>
        </w:tabs>
        <w:rPr>
          <w:noProof w:val="0"/>
        </w:rPr>
      </w:pPr>
      <w:r w:rsidRPr="00977EA3">
        <w:rPr>
          <w:noProof w:val="0"/>
        </w:rPr>
        <w:t>3.36.4.2.3 Expected Actions</w:t>
      </w:r>
    </w:p>
    <w:p w14:paraId="4662CBAB" w14:textId="77777777" w:rsidR="007A1F44" w:rsidRPr="00977EA3" w:rsidRDefault="007A1F44" w:rsidP="00041423">
      <w:r w:rsidRPr="00977EA3">
        <w:t>The Form Filler may display the results of the response from the Form Archiver. The form behavior may be further profiled by content domain profiles.</w:t>
      </w:r>
    </w:p>
    <w:p w14:paraId="572C2CAC" w14:textId="77777777" w:rsidR="007A1F44" w:rsidRPr="00977EA3" w:rsidRDefault="007A1F44" w:rsidP="00601E92">
      <w:pPr>
        <w:pStyle w:val="XMLExample"/>
        <w:rPr>
          <w:lang w:val="en-US"/>
        </w:rPr>
      </w:pPr>
    </w:p>
    <w:p w14:paraId="54BA9C3F" w14:textId="77777777" w:rsidR="007A1F44" w:rsidRPr="00977EA3" w:rsidRDefault="007A1F44" w:rsidP="008F64DE">
      <w:pPr>
        <w:pStyle w:val="Titolo3"/>
        <w:numPr>
          <w:ilvl w:val="0"/>
          <w:numId w:val="0"/>
        </w:numPr>
        <w:tabs>
          <w:tab w:val="clear" w:pos="2160"/>
          <w:tab w:val="clear" w:pos="2880"/>
        </w:tabs>
        <w:rPr>
          <w:noProof w:val="0"/>
        </w:rPr>
      </w:pPr>
      <w:bookmarkStart w:id="871" w:name="_Toc398544235"/>
      <w:bookmarkStart w:id="872" w:name="_Toc398717932"/>
      <w:bookmarkStart w:id="873" w:name="_Toc518634534"/>
      <w:r w:rsidRPr="00977EA3">
        <w:rPr>
          <w:noProof w:val="0"/>
        </w:rPr>
        <w:t>3.36.5 Protocol Requirements</w:t>
      </w:r>
      <w:bookmarkEnd w:id="871"/>
      <w:bookmarkEnd w:id="872"/>
      <w:bookmarkEnd w:id="873"/>
    </w:p>
    <w:p w14:paraId="16090DF5" w14:textId="77777777" w:rsidR="007A1F44" w:rsidRPr="00977EA3" w:rsidRDefault="007A1F44" w:rsidP="008F64DE">
      <w:r w:rsidRPr="00977EA3">
        <w:t xml:space="preserve">The Archive Form request and response shall be transmitted using Synchronous Web Services Exchange, according to the requirements specified in ITI TF-2x: Appendix V. </w:t>
      </w:r>
    </w:p>
    <w:p w14:paraId="74692726" w14:textId="77777777" w:rsidR="007A1F44" w:rsidRPr="00977EA3" w:rsidRDefault="007A1F44" w:rsidP="008F64DE">
      <w:r w:rsidRPr="00977EA3">
        <w:t>The Archive Form transaction shall use SOAP 1.2.</w:t>
      </w:r>
    </w:p>
    <w:p w14:paraId="56D27C2A" w14:textId="77777777" w:rsidR="007A1F44" w:rsidRPr="00977EA3" w:rsidRDefault="007A1F44" w:rsidP="008F64DE">
      <w:pPr>
        <w:pStyle w:val="TableTitle"/>
        <w:rPr>
          <w:noProof w:val="0"/>
        </w:rPr>
      </w:pPr>
      <w:r w:rsidRPr="00977EA3">
        <w:rPr>
          <w:noProof w:val="0"/>
        </w:rPr>
        <w:lastRenderedPageBreak/>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11F10CB6" w14:textId="77777777" w:rsidTr="00ED4370">
        <w:trPr>
          <w:jc w:val="center"/>
        </w:trPr>
        <w:tc>
          <w:tcPr>
            <w:tcW w:w="1998" w:type="dxa"/>
          </w:tcPr>
          <w:p w14:paraId="63F23ECF" w14:textId="77777777" w:rsidR="007A1F44" w:rsidRPr="00977EA3" w:rsidRDefault="007A1F44" w:rsidP="003462A5">
            <w:pPr>
              <w:pStyle w:val="TableEntry"/>
              <w:keepNext/>
              <w:rPr>
                <w:noProof w:val="0"/>
              </w:rPr>
            </w:pPr>
            <w:proofErr w:type="spellStart"/>
            <w:r w:rsidRPr="00977EA3">
              <w:rPr>
                <w:noProof w:val="0"/>
              </w:rPr>
              <w:t>ihe</w:t>
            </w:r>
            <w:proofErr w:type="spellEnd"/>
          </w:p>
        </w:tc>
        <w:tc>
          <w:tcPr>
            <w:tcW w:w="6210" w:type="dxa"/>
          </w:tcPr>
          <w:p w14:paraId="5F60718D" w14:textId="77777777" w:rsidR="007A1F44" w:rsidRPr="00977EA3" w:rsidRDefault="007A1F44" w:rsidP="003462A5">
            <w:pPr>
              <w:pStyle w:val="TableEntry"/>
              <w:keepNext/>
              <w:rPr>
                <w:noProof w:val="0"/>
              </w:rPr>
            </w:pPr>
            <w:r w:rsidRPr="00977EA3">
              <w:rPr>
                <w:noProof w:val="0"/>
              </w:rPr>
              <w:t>urn:ihe:iti:rfd:2007</w:t>
            </w:r>
          </w:p>
        </w:tc>
      </w:tr>
      <w:tr w:rsidR="007A1F44" w:rsidRPr="00977EA3" w14:paraId="2FDA507C" w14:textId="77777777" w:rsidTr="00ED4370">
        <w:trPr>
          <w:jc w:val="center"/>
        </w:trPr>
        <w:tc>
          <w:tcPr>
            <w:tcW w:w="1998" w:type="dxa"/>
          </w:tcPr>
          <w:p w14:paraId="67815777" w14:textId="77777777" w:rsidR="007A1F44" w:rsidRPr="00977EA3" w:rsidRDefault="007A1F44" w:rsidP="003462A5">
            <w:pPr>
              <w:pStyle w:val="TableEntry"/>
              <w:keepNext/>
              <w:rPr>
                <w:noProof w:val="0"/>
              </w:rPr>
            </w:pPr>
            <w:r w:rsidRPr="00977EA3">
              <w:rPr>
                <w:noProof w:val="0"/>
              </w:rPr>
              <w:t>soap12</w:t>
            </w:r>
          </w:p>
        </w:tc>
        <w:tc>
          <w:tcPr>
            <w:tcW w:w="6210" w:type="dxa"/>
          </w:tcPr>
          <w:p w14:paraId="680556A8" w14:textId="77777777" w:rsidR="007A1F44" w:rsidRPr="00977EA3" w:rsidRDefault="007A1F44" w:rsidP="003462A5">
            <w:pPr>
              <w:pStyle w:val="TableEntry"/>
              <w:keepNext/>
              <w:rPr>
                <w:noProof w:val="0"/>
              </w:rPr>
            </w:pPr>
            <w:r w:rsidRPr="00977EA3">
              <w:rPr>
                <w:noProof w:val="0"/>
              </w:rPr>
              <w:t>http://schemas.xmlsoap.org/wsdl/soap12/</w:t>
            </w:r>
          </w:p>
        </w:tc>
      </w:tr>
      <w:tr w:rsidR="007A1F44" w:rsidRPr="00977EA3" w14:paraId="02405B63" w14:textId="77777777" w:rsidTr="00ED4370">
        <w:trPr>
          <w:jc w:val="center"/>
        </w:trPr>
        <w:tc>
          <w:tcPr>
            <w:tcW w:w="1998" w:type="dxa"/>
          </w:tcPr>
          <w:p w14:paraId="654E7CA3" w14:textId="77777777" w:rsidR="007A1F44" w:rsidRPr="00977EA3" w:rsidRDefault="007A1F44" w:rsidP="003462A5">
            <w:pPr>
              <w:pStyle w:val="TableEntry"/>
              <w:keepNext/>
              <w:rPr>
                <w:noProof w:val="0"/>
              </w:rPr>
            </w:pPr>
            <w:proofErr w:type="spellStart"/>
            <w:r w:rsidRPr="00977EA3">
              <w:rPr>
                <w:noProof w:val="0"/>
              </w:rPr>
              <w:t>wsaw</w:t>
            </w:r>
            <w:proofErr w:type="spellEnd"/>
          </w:p>
        </w:tc>
        <w:tc>
          <w:tcPr>
            <w:tcW w:w="6210" w:type="dxa"/>
          </w:tcPr>
          <w:p w14:paraId="0F106005" w14:textId="77777777" w:rsidR="007A1F44" w:rsidRPr="00977EA3" w:rsidRDefault="007A1F44" w:rsidP="003462A5">
            <w:pPr>
              <w:pStyle w:val="TableEntry"/>
              <w:keepNext/>
              <w:rPr>
                <w:noProof w:val="0"/>
              </w:rPr>
            </w:pPr>
            <w:r w:rsidRPr="00977EA3">
              <w:rPr>
                <w:noProof w:val="0"/>
              </w:rPr>
              <w:t>http://www.w3.org/2005/08/addressing</w:t>
            </w:r>
          </w:p>
        </w:tc>
      </w:tr>
      <w:tr w:rsidR="007A1F44" w:rsidRPr="00977EA3" w14:paraId="318460F8" w14:textId="77777777" w:rsidTr="00ED4370">
        <w:trPr>
          <w:jc w:val="center"/>
        </w:trPr>
        <w:tc>
          <w:tcPr>
            <w:tcW w:w="1998" w:type="dxa"/>
          </w:tcPr>
          <w:p w14:paraId="79FEA7F3" w14:textId="77777777" w:rsidR="007A1F44" w:rsidRPr="00977EA3" w:rsidRDefault="007A1F44" w:rsidP="00CD3B27">
            <w:pPr>
              <w:pStyle w:val="TableEntry"/>
              <w:rPr>
                <w:noProof w:val="0"/>
              </w:rPr>
            </w:pPr>
            <w:proofErr w:type="spellStart"/>
            <w:r w:rsidRPr="00977EA3">
              <w:rPr>
                <w:noProof w:val="0"/>
              </w:rPr>
              <w:t>xsd</w:t>
            </w:r>
            <w:proofErr w:type="spellEnd"/>
          </w:p>
        </w:tc>
        <w:tc>
          <w:tcPr>
            <w:tcW w:w="6210" w:type="dxa"/>
          </w:tcPr>
          <w:p w14:paraId="397DFDF5" w14:textId="77777777" w:rsidR="007A1F44" w:rsidRPr="00977EA3" w:rsidRDefault="007A1F44" w:rsidP="00CD3B27">
            <w:pPr>
              <w:pStyle w:val="TableEntry"/>
              <w:rPr>
                <w:noProof w:val="0"/>
              </w:rPr>
            </w:pPr>
            <w:r w:rsidRPr="00977EA3">
              <w:rPr>
                <w:noProof w:val="0"/>
              </w:rPr>
              <w:t>http://www.w3.org/2001/XMLSchema</w:t>
            </w:r>
          </w:p>
        </w:tc>
      </w:tr>
    </w:tbl>
    <w:p w14:paraId="3E88D014" w14:textId="77777777" w:rsidR="00BF1E86" w:rsidRPr="00977EA3" w:rsidRDefault="00BF1E86" w:rsidP="008F64DE"/>
    <w:p w14:paraId="21A35BC5" w14:textId="77777777" w:rsidR="007A1F44" w:rsidRPr="00977EA3" w:rsidRDefault="007A1F44" w:rsidP="008F64DE">
      <w:r w:rsidRPr="00977EA3">
        <w:t>These are the requirements for the Archive Form transaction presented in the order in which they would appear in the Archive Form WSDL definition:</w:t>
      </w:r>
    </w:p>
    <w:p w14:paraId="13045981" w14:textId="77777777" w:rsidR="008E3CF3" w:rsidRPr="00977EA3" w:rsidRDefault="007A1F44" w:rsidP="00EC243F">
      <w:pPr>
        <w:pStyle w:val="Puntoelenco2"/>
      </w:pPr>
      <w:r w:rsidRPr="00977EA3">
        <w:t>The following types shall be imported (</w:t>
      </w:r>
      <w:proofErr w:type="spellStart"/>
      <w:r w:rsidRPr="00977EA3">
        <w:t>xds:import</w:t>
      </w:r>
      <w:proofErr w:type="spellEnd"/>
      <w:r w:rsidRPr="00977EA3">
        <w:t>) in the /definitions/types section:</w:t>
      </w:r>
    </w:p>
    <w:p w14:paraId="28EA6189" w14:textId="77777777" w:rsidR="008E3CF3" w:rsidRPr="00977EA3" w:rsidRDefault="007A1F44" w:rsidP="00EC243F">
      <w:pPr>
        <w:pStyle w:val="Puntoelenco3"/>
        <w:numPr>
          <w:ilvl w:val="0"/>
          <w:numId w:val="17"/>
        </w:numPr>
      </w:pPr>
      <w:r w:rsidRPr="00977EA3">
        <w:t>Namespace=”urn:ihe:iti:rfd:2007”, schema=”RFD.xsd”</w:t>
      </w:r>
    </w:p>
    <w:p w14:paraId="42AC9D09" w14:textId="77777777" w:rsidR="008E3CF3" w:rsidRPr="00977EA3" w:rsidRDefault="007A1F44" w:rsidP="00EC243F">
      <w:pPr>
        <w:pStyle w:val="Puntoelenco2"/>
      </w:pPr>
      <w:r w:rsidRPr="00977EA3">
        <w:t>The /definitions/message/part/@element attribute of the Archive Form Request message shall be defined as: “</w:t>
      </w:r>
      <w:proofErr w:type="spellStart"/>
      <w:r w:rsidRPr="00977EA3">
        <w:t>ihe:ArchiveFormRequest</w:t>
      </w:r>
      <w:proofErr w:type="spellEnd"/>
      <w:r w:rsidRPr="00977EA3">
        <w:t>”</w:t>
      </w:r>
    </w:p>
    <w:p w14:paraId="73113B0F" w14:textId="77777777" w:rsidR="008E3CF3" w:rsidRPr="00977EA3" w:rsidRDefault="007A1F44" w:rsidP="00EC243F">
      <w:pPr>
        <w:pStyle w:val="Puntoelenco2"/>
      </w:pPr>
      <w:r w:rsidRPr="00977EA3">
        <w:t>The /definitions/message/part/@element attribute of the Archive Form Response message shall be defined as: “</w:t>
      </w:r>
      <w:proofErr w:type="spellStart"/>
      <w:r w:rsidRPr="00977EA3">
        <w:t>ihe:ArchiveFormResponse</w:t>
      </w:r>
      <w:proofErr w:type="spellEnd"/>
      <w:r w:rsidRPr="00977EA3">
        <w:t>”</w:t>
      </w:r>
    </w:p>
    <w:p w14:paraId="771391A7" w14:textId="492C27AA" w:rsidR="008E3CF3" w:rsidRPr="00977EA3" w:rsidRDefault="007A1F44" w:rsidP="00EC243F">
      <w:pPr>
        <w:pStyle w:val="Puntoelenco2"/>
      </w:pPr>
      <w:r w:rsidRPr="00977EA3">
        <w:t>Refer to Table 3.36.5</w:t>
      </w:r>
      <w:r w:rsidR="008C3C96">
        <w:t>-1</w:t>
      </w:r>
      <w:r w:rsidRPr="00977EA3">
        <w:t xml:space="preserve"> for additional attribute requirements.</w:t>
      </w:r>
    </w:p>
    <w:p w14:paraId="3960E562" w14:textId="5AE68317" w:rsidR="007A1F44" w:rsidRPr="00977EA3" w:rsidRDefault="007A1F44" w:rsidP="008F64DE">
      <w:pPr>
        <w:pStyle w:val="TableTitle"/>
        <w:rPr>
          <w:noProof w:val="0"/>
        </w:rPr>
      </w:pPr>
      <w:r w:rsidRPr="00977EA3">
        <w:rPr>
          <w:noProof w:val="0"/>
        </w:rPr>
        <w:t>Table 3.36.5</w:t>
      </w:r>
      <w:r w:rsidR="008C3C96">
        <w:rPr>
          <w:noProof w:val="0"/>
        </w:rPr>
        <w:t>-1</w:t>
      </w:r>
      <w:r w:rsidRPr="00977EA3">
        <w:rPr>
          <w:noProof w:val="0"/>
        </w:rPr>
        <w:t>: Additional Attribute Requirements</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43"/>
        <w:gridCol w:w="3443"/>
      </w:tblGrid>
      <w:tr w:rsidR="00EA0697" w:rsidRPr="00977EA3" w14:paraId="3C0E7505" w14:textId="77777777" w:rsidTr="00EA0697">
        <w:trPr>
          <w:jc w:val="center"/>
        </w:trPr>
        <w:tc>
          <w:tcPr>
            <w:tcW w:w="4443" w:type="dxa"/>
            <w:shd w:val="clear" w:color="auto" w:fill="E6E6E6"/>
          </w:tcPr>
          <w:p w14:paraId="554CBE43" w14:textId="77777777" w:rsidR="007A1F44" w:rsidRPr="00977EA3" w:rsidRDefault="007A1F44" w:rsidP="00A063AC">
            <w:pPr>
              <w:pStyle w:val="TableEntryHeader"/>
              <w:rPr>
                <w:noProof w:val="0"/>
              </w:rPr>
            </w:pPr>
            <w:r w:rsidRPr="00977EA3">
              <w:rPr>
                <w:noProof w:val="0"/>
              </w:rPr>
              <w:t>Attribute</w:t>
            </w:r>
          </w:p>
        </w:tc>
        <w:tc>
          <w:tcPr>
            <w:tcW w:w="3443" w:type="dxa"/>
            <w:shd w:val="clear" w:color="auto" w:fill="E6E6E6"/>
          </w:tcPr>
          <w:p w14:paraId="7C2BEC20" w14:textId="77777777" w:rsidR="007A1F44" w:rsidRPr="00977EA3" w:rsidRDefault="007A1F44" w:rsidP="00A53067">
            <w:pPr>
              <w:pStyle w:val="TableEntryHeader"/>
              <w:rPr>
                <w:noProof w:val="0"/>
              </w:rPr>
            </w:pPr>
            <w:r w:rsidRPr="00977EA3">
              <w:rPr>
                <w:noProof w:val="0"/>
              </w:rPr>
              <w:t>Value</w:t>
            </w:r>
          </w:p>
        </w:tc>
      </w:tr>
      <w:tr w:rsidR="00EA0697" w:rsidRPr="00977EA3" w14:paraId="047CDFDA" w14:textId="77777777" w:rsidTr="00EA0697">
        <w:trPr>
          <w:jc w:val="center"/>
        </w:trPr>
        <w:tc>
          <w:tcPr>
            <w:tcW w:w="4443" w:type="dxa"/>
          </w:tcPr>
          <w:p w14:paraId="11AC2227" w14:textId="77777777" w:rsidR="007A1F44" w:rsidRPr="00977EA3" w:rsidRDefault="007A1F44" w:rsidP="00CD3B27">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w:t>
            </w:r>
            <w:proofErr w:type="spellStart"/>
            <w:r w:rsidRPr="00977EA3">
              <w:rPr>
                <w:noProof w:val="0"/>
              </w:rPr>
              <w:t>operation@name</w:t>
            </w:r>
            <w:proofErr w:type="spellEnd"/>
          </w:p>
        </w:tc>
        <w:tc>
          <w:tcPr>
            <w:tcW w:w="3443" w:type="dxa"/>
          </w:tcPr>
          <w:p w14:paraId="13A6E3C6" w14:textId="77777777" w:rsidR="007A1F44" w:rsidRPr="00977EA3" w:rsidRDefault="007A1F44" w:rsidP="00CD3B27">
            <w:pPr>
              <w:pStyle w:val="TableEntry"/>
              <w:rPr>
                <w:noProof w:val="0"/>
              </w:rPr>
            </w:pPr>
            <w:proofErr w:type="spellStart"/>
            <w:r w:rsidRPr="00977EA3">
              <w:rPr>
                <w:noProof w:val="0"/>
              </w:rPr>
              <w:t>ArchiveForm</w:t>
            </w:r>
            <w:proofErr w:type="spellEnd"/>
          </w:p>
        </w:tc>
      </w:tr>
      <w:tr w:rsidR="00EA0697" w:rsidRPr="00977EA3" w14:paraId="2B66252E" w14:textId="77777777" w:rsidTr="00EA0697">
        <w:trPr>
          <w:jc w:val="center"/>
        </w:trPr>
        <w:tc>
          <w:tcPr>
            <w:tcW w:w="4443" w:type="dxa"/>
          </w:tcPr>
          <w:p w14:paraId="45A45528" w14:textId="77777777" w:rsidR="007A1F44" w:rsidRPr="00977EA3" w:rsidRDefault="007A1F44" w:rsidP="00CD3B27">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/operation/input/@</w:t>
            </w:r>
            <w:proofErr w:type="spellStart"/>
            <w:r w:rsidRPr="00977EA3">
              <w:rPr>
                <w:noProof w:val="0"/>
              </w:rPr>
              <w:t>wsaw:Action</w:t>
            </w:r>
            <w:proofErr w:type="spellEnd"/>
          </w:p>
        </w:tc>
        <w:tc>
          <w:tcPr>
            <w:tcW w:w="3443" w:type="dxa"/>
          </w:tcPr>
          <w:p w14:paraId="4C63CAC1" w14:textId="77777777" w:rsidR="007A1F44" w:rsidRPr="00977EA3" w:rsidRDefault="007A1F44" w:rsidP="00CD3B27">
            <w:pPr>
              <w:pStyle w:val="TableEntry"/>
              <w:rPr>
                <w:noProof w:val="0"/>
              </w:rPr>
            </w:pPr>
            <w:r w:rsidRPr="00977EA3">
              <w:rPr>
                <w:noProof w:val="0"/>
              </w:rPr>
              <w:t>urn:ihe:iti:2007:ArchiveForm</w:t>
            </w:r>
          </w:p>
        </w:tc>
      </w:tr>
      <w:tr w:rsidR="00EA0697" w:rsidRPr="00977EA3" w14:paraId="62770BDD" w14:textId="77777777" w:rsidTr="00EA0697">
        <w:trPr>
          <w:jc w:val="center"/>
        </w:trPr>
        <w:tc>
          <w:tcPr>
            <w:tcW w:w="4443" w:type="dxa"/>
          </w:tcPr>
          <w:p w14:paraId="08AD321A" w14:textId="77777777" w:rsidR="007A1F44" w:rsidRPr="00977EA3" w:rsidRDefault="007A1F44" w:rsidP="00CD3B27">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/operation/output/@</w:t>
            </w:r>
            <w:proofErr w:type="spellStart"/>
            <w:r w:rsidRPr="00977EA3">
              <w:rPr>
                <w:noProof w:val="0"/>
              </w:rPr>
              <w:t>wsaw:Action</w:t>
            </w:r>
            <w:proofErr w:type="spellEnd"/>
          </w:p>
        </w:tc>
        <w:tc>
          <w:tcPr>
            <w:tcW w:w="3443" w:type="dxa"/>
          </w:tcPr>
          <w:p w14:paraId="7767C17F" w14:textId="77777777" w:rsidR="007A1F44" w:rsidRPr="00977EA3" w:rsidRDefault="007A1F44" w:rsidP="00CD3B27">
            <w:pPr>
              <w:pStyle w:val="TableEntry"/>
              <w:rPr>
                <w:noProof w:val="0"/>
              </w:rPr>
            </w:pPr>
            <w:r w:rsidRPr="00977EA3">
              <w:rPr>
                <w:noProof w:val="0"/>
              </w:rPr>
              <w:t>urn:ihe:iti:2007:ArchiveFormResponse</w:t>
            </w:r>
          </w:p>
        </w:tc>
      </w:tr>
      <w:tr w:rsidR="00EA0697" w:rsidRPr="00977EA3" w14:paraId="3F4DD340" w14:textId="77777777" w:rsidTr="00EA0697">
        <w:trPr>
          <w:jc w:val="center"/>
        </w:trPr>
        <w:tc>
          <w:tcPr>
            <w:tcW w:w="4443" w:type="dxa"/>
          </w:tcPr>
          <w:p w14:paraId="0C0EF854" w14:textId="4755E273" w:rsidR="007367D9" w:rsidRPr="00977EA3" w:rsidRDefault="007367D9" w:rsidP="007367D9">
            <w:pPr>
              <w:pStyle w:val="TableEntry"/>
              <w:rPr>
                <w:noProof w:val="0"/>
              </w:rPr>
            </w:pPr>
            <w:r w:rsidRPr="00977EA3">
              <w:rPr>
                <w:noProof w:val="0"/>
              </w:rPr>
              <w:t xml:space="preserve">/definitions/binding/operation/wsoap12:operation/@soapActionRequired </w:t>
            </w:r>
          </w:p>
        </w:tc>
        <w:tc>
          <w:tcPr>
            <w:tcW w:w="3443" w:type="dxa"/>
          </w:tcPr>
          <w:p w14:paraId="3559563B" w14:textId="44DD2A26" w:rsidR="007367D9" w:rsidRPr="00977EA3" w:rsidRDefault="007367D9" w:rsidP="007367D9">
            <w:pPr>
              <w:pStyle w:val="TableEntry"/>
              <w:rPr>
                <w:noProof w:val="0"/>
              </w:rPr>
            </w:pPr>
            <w:r w:rsidRPr="00977EA3">
              <w:rPr>
                <w:noProof w:val="0"/>
              </w:rPr>
              <w:t>false</w:t>
            </w:r>
          </w:p>
        </w:tc>
      </w:tr>
    </w:tbl>
    <w:p w14:paraId="27AE1279" w14:textId="77777777" w:rsidR="007A1F44" w:rsidRPr="00977EA3" w:rsidRDefault="007A1F44" w:rsidP="003462A5">
      <w:pPr>
        <w:pStyle w:val="Corpotesto"/>
      </w:pPr>
    </w:p>
    <w:p w14:paraId="5C0765BA" w14:textId="77777777" w:rsidR="007A1F44" w:rsidRPr="00977EA3" w:rsidRDefault="007A1F44" w:rsidP="008F64DE">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3.36.5.1 Sample SOAP Messages.</w:t>
      </w:r>
    </w:p>
    <w:p w14:paraId="22D66C23" w14:textId="77777777" w:rsidR="007A1F44" w:rsidRPr="00977EA3" w:rsidRDefault="007A1F44" w:rsidP="008F64DE">
      <w:r w:rsidRPr="00977EA3">
        <w:t xml:space="preserve">For informative WSDL see ITI TF-2x: Appendix W. </w:t>
      </w:r>
    </w:p>
    <w:p w14:paraId="16FF2CD8" w14:textId="77777777" w:rsidR="007A1F44" w:rsidRPr="00977EA3" w:rsidRDefault="007A1F44" w:rsidP="008F64DE">
      <w:r w:rsidRPr="00977EA3">
        <w:t>The &lt;</w:t>
      </w:r>
      <w:proofErr w:type="spellStart"/>
      <w:r w:rsidRPr="00977EA3">
        <w:t>ihe:ArchiveFormRequest</w:t>
      </w:r>
      <w:proofErr w:type="spellEnd"/>
      <w:r w:rsidRPr="00977EA3">
        <w:t>&gt; element is defined as:</w:t>
      </w:r>
    </w:p>
    <w:p w14:paraId="566821CD" w14:textId="77777777" w:rsidR="008E3CF3" w:rsidRPr="00977EA3" w:rsidRDefault="007A1F44" w:rsidP="00EC243F">
      <w:pPr>
        <w:pStyle w:val="Puntoelenco2"/>
      </w:pPr>
      <w:r w:rsidRPr="00977EA3">
        <w:t>One or more &lt;</w:t>
      </w:r>
      <w:proofErr w:type="spellStart"/>
      <w:r w:rsidRPr="00977EA3">
        <w:t>xs:any</w:t>
      </w:r>
      <w:proofErr w:type="spellEnd"/>
      <w:r w:rsidRPr="00977EA3">
        <w:t>&gt; elements</w:t>
      </w:r>
    </w:p>
    <w:p w14:paraId="73E58C50" w14:textId="77777777" w:rsidR="007A1F44" w:rsidRPr="00977EA3" w:rsidRDefault="007A1F44" w:rsidP="008F64DE">
      <w:r w:rsidRPr="00977EA3">
        <w:t>This allows the Form Manager to construct forms that archive form data using any XML representation.</w:t>
      </w:r>
    </w:p>
    <w:p w14:paraId="4844C6E8" w14:textId="77777777" w:rsidR="008E3CF3" w:rsidRPr="00977EA3" w:rsidRDefault="007A1F44" w:rsidP="00ED4370">
      <w:pPr>
        <w:pStyle w:val="Corpotesto"/>
      </w:pPr>
      <w:r w:rsidRPr="00977EA3">
        <w:t>The &lt;</w:t>
      </w:r>
      <w:proofErr w:type="spellStart"/>
      <w:r w:rsidRPr="00977EA3">
        <w:t>ihe:ArchiveFormResponse</w:t>
      </w:r>
      <w:proofErr w:type="spellEnd"/>
      <w:r w:rsidRPr="00977EA3">
        <w:t>&gt; element is defined as:</w:t>
      </w:r>
    </w:p>
    <w:p w14:paraId="118F9736" w14:textId="77777777" w:rsidR="007A1F44" w:rsidRPr="00977EA3" w:rsidRDefault="007A1F44" w:rsidP="00A66DA8">
      <w:pPr>
        <w:pStyle w:val="Paragrafoelenco"/>
        <w:numPr>
          <w:ilvl w:val="0"/>
          <w:numId w:val="46"/>
        </w:numPr>
      </w:pPr>
      <w:r w:rsidRPr="00977EA3">
        <w:t>A required &lt;</w:t>
      </w:r>
      <w:proofErr w:type="spellStart"/>
      <w:r w:rsidRPr="00977EA3">
        <w:t>ihe:responseCode</w:t>
      </w:r>
      <w:proofErr w:type="spellEnd"/>
      <w:r w:rsidRPr="00977EA3">
        <w:t xml:space="preserve">&gt; element of type </w:t>
      </w:r>
      <w:proofErr w:type="spellStart"/>
      <w:r w:rsidRPr="00977EA3">
        <w:t>xs:string</w:t>
      </w:r>
      <w:proofErr w:type="spellEnd"/>
      <w:r w:rsidRPr="00977EA3">
        <w:t>.</w:t>
      </w:r>
    </w:p>
    <w:p w14:paraId="4CA8BFCB" w14:textId="77777777" w:rsidR="007A1F44" w:rsidRPr="00977EA3" w:rsidRDefault="007A1F44" w:rsidP="008F64DE">
      <w:pPr>
        <w:pStyle w:val="Titolo4"/>
        <w:numPr>
          <w:ilvl w:val="0"/>
          <w:numId w:val="0"/>
        </w:numPr>
        <w:tabs>
          <w:tab w:val="clear" w:pos="2160"/>
          <w:tab w:val="clear" w:pos="2880"/>
          <w:tab w:val="clear" w:pos="3600"/>
        </w:tabs>
        <w:ind w:left="864" w:hanging="864"/>
        <w:rPr>
          <w:noProof w:val="0"/>
        </w:rPr>
      </w:pPr>
      <w:bookmarkStart w:id="874" w:name="_Toc398544236"/>
      <w:r w:rsidRPr="00977EA3">
        <w:rPr>
          <w:noProof w:val="0"/>
        </w:rPr>
        <w:lastRenderedPageBreak/>
        <w:t>3.36.5.1 Sample SOAP Messages</w:t>
      </w:r>
      <w:bookmarkEnd w:id="874"/>
    </w:p>
    <w:p w14:paraId="00D2AC09" w14:textId="77777777" w:rsidR="007A1F44" w:rsidRPr="00977EA3" w:rsidRDefault="007A1F44" w:rsidP="008F64DE">
      <w:pPr>
        <w:pStyle w:val="Corpotesto"/>
      </w:pPr>
      <w:r w:rsidRPr="00977EA3">
        <w:t>The samples in the following two sections show a typical SOAP request and its relative SOAP response. The sample messages also show the WS-Addressing headers &lt;Action/&gt;,</w:t>
      </w:r>
    </w:p>
    <w:p w14:paraId="2D1E8E37" w14:textId="77777777" w:rsidR="007A1F44" w:rsidRPr="00977EA3" w:rsidRDefault="007A1F44" w:rsidP="008F64DE">
      <w:pPr>
        <w:pStyle w:val="Corpotesto"/>
      </w:pPr>
      <w:r w:rsidRPr="00977EA3">
        <w:t>&lt;</w:t>
      </w:r>
      <w:proofErr w:type="spellStart"/>
      <w:r w:rsidRPr="00977EA3">
        <w:t>MessageID</w:t>
      </w:r>
      <w:proofErr w:type="spellEnd"/>
      <w:r w:rsidRPr="00977EA3">
        <w:t>/&gt;, .; these WS-Addressing headers are populated according to ITI TF-2x: Appendix V: Web Services for IHE Transactions. Some of the body of the SOAP message is omitted for brevity.</w:t>
      </w:r>
    </w:p>
    <w:p w14:paraId="0842AF9F" w14:textId="77777777" w:rsidR="007A1F44" w:rsidRPr="00977EA3" w:rsidRDefault="007A1F44" w:rsidP="008F64DE">
      <w:pPr>
        <w:pStyle w:val="Titolo5"/>
        <w:numPr>
          <w:ilvl w:val="0"/>
          <w:numId w:val="0"/>
        </w:numPr>
        <w:tabs>
          <w:tab w:val="clear" w:pos="2160"/>
          <w:tab w:val="clear" w:pos="2880"/>
          <w:tab w:val="clear" w:pos="3600"/>
          <w:tab w:val="clear" w:pos="4320"/>
        </w:tabs>
        <w:rPr>
          <w:noProof w:val="0"/>
        </w:rPr>
      </w:pPr>
      <w:r w:rsidRPr="00977EA3">
        <w:rPr>
          <w:noProof w:val="0"/>
        </w:rPr>
        <w:t>3.36.5.1.1 Sample Archive Form SOAP Request</w:t>
      </w:r>
    </w:p>
    <w:p w14:paraId="01582B5D" w14:textId="77777777" w:rsidR="007A1F44" w:rsidRPr="00977EA3" w:rsidRDefault="007A1F44" w:rsidP="003A7C7F">
      <w:pPr>
        <w:pStyle w:val="XMLExample"/>
        <w:rPr>
          <w:highlight w:val="white"/>
          <w:lang w:val="en-US"/>
        </w:rPr>
      </w:pPr>
      <w:r w:rsidRPr="00977EA3">
        <w:rPr>
          <w:highlight w:val="white"/>
          <w:lang w:val="en-US"/>
        </w:rPr>
        <w:t>&lt;?xml version='1.0' encoding='UTF-8'?&gt;</w:t>
      </w:r>
    </w:p>
    <w:p w14:paraId="2E843A48" w14:textId="77777777" w:rsidR="007A1F44" w:rsidRPr="00977EA3" w:rsidRDefault="007A1F44" w:rsidP="003A7C7F">
      <w:pPr>
        <w:pStyle w:val="XMLExample"/>
        <w:rPr>
          <w:lang w:val="en-US"/>
        </w:rPr>
      </w:pPr>
      <w:r w:rsidRPr="00977EA3">
        <w:rPr>
          <w:lang w:val="en-US"/>
        </w:rPr>
        <w:t>&lt;</w:t>
      </w:r>
      <w:proofErr w:type="spellStart"/>
      <w:r w:rsidRPr="00977EA3">
        <w:rPr>
          <w:lang w:val="en-US"/>
        </w:rPr>
        <w:t>soap:Envelope</w:t>
      </w:r>
      <w:proofErr w:type="spellEnd"/>
      <w:r w:rsidRPr="00977EA3">
        <w:rPr>
          <w:lang w:val="en-US"/>
        </w:rPr>
        <w:t xml:space="preserve"> </w:t>
      </w:r>
      <w:proofErr w:type="spellStart"/>
      <w:r w:rsidRPr="00977EA3">
        <w:rPr>
          <w:lang w:val="en-US"/>
        </w:rPr>
        <w:t>xmlns:soap</w:t>
      </w:r>
      <w:proofErr w:type="spellEnd"/>
      <w:r w:rsidRPr="00977EA3">
        <w:rPr>
          <w:lang w:val="en-US"/>
        </w:rPr>
        <w:t xml:space="preserve">="http://www.w3.org/2003/05/soap-envelope" </w:t>
      </w:r>
      <w:proofErr w:type="spellStart"/>
      <w:r w:rsidRPr="00977EA3">
        <w:rPr>
          <w:lang w:val="en-US"/>
        </w:rPr>
        <w:t>xmlns:xsi</w:t>
      </w:r>
      <w:proofErr w:type="spellEnd"/>
      <w:r w:rsidRPr="00977EA3">
        <w:rPr>
          <w:lang w:val="en-US"/>
        </w:rPr>
        <w:t xml:space="preserve">="http://www.w3.org/2001/XMLSchema-instance" </w:t>
      </w:r>
      <w:proofErr w:type="spellStart"/>
      <w:r w:rsidRPr="00977EA3">
        <w:rPr>
          <w:lang w:val="en-US"/>
        </w:rPr>
        <w:t>xmlns:xsd</w:t>
      </w:r>
      <w:proofErr w:type="spellEnd"/>
      <w:r w:rsidRPr="00977EA3">
        <w:rPr>
          <w:lang w:val="en-US"/>
        </w:rPr>
        <w:t>="http://www.w3.org/2001/XMLSchema"&gt;</w:t>
      </w:r>
    </w:p>
    <w:p w14:paraId="21BCB3CA" w14:textId="77777777" w:rsidR="007A1F44" w:rsidRPr="00977EA3" w:rsidRDefault="007A1F44" w:rsidP="003A7C7F">
      <w:pPr>
        <w:pStyle w:val="XMLExample"/>
        <w:rPr>
          <w:lang w:val="en-US"/>
        </w:rPr>
      </w:pPr>
      <w:r w:rsidRPr="00977EA3">
        <w:rPr>
          <w:lang w:val="en-US"/>
        </w:rPr>
        <w:tab/>
        <w:t>&lt;</w:t>
      </w:r>
      <w:proofErr w:type="spellStart"/>
      <w:r w:rsidRPr="00977EA3">
        <w:rPr>
          <w:lang w:val="en-US"/>
        </w:rPr>
        <w:t>soap:Header</w:t>
      </w:r>
      <w:proofErr w:type="spellEnd"/>
      <w:r w:rsidRPr="00977EA3">
        <w:rPr>
          <w:lang w:val="en-US"/>
        </w:rPr>
        <w:t>&gt;</w:t>
      </w:r>
    </w:p>
    <w:p w14:paraId="5F4A08A0" w14:textId="77777777" w:rsidR="007A1F44" w:rsidRPr="00977EA3" w:rsidRDefault="007A1F44" w:rsidP="003A7C7F">
      <w:pPr>
        <w:pStyle w:val="XMLExample"/>
        <w:rPr>
          <w:lang w:val="en-US"/>
        </w:rPr>
      </w:pPr>
      <w:r w:rsidRPr="00977EA3">
        <w:rPr>
          <w:lang w:val="en-US"/>
        </w:rPr>
        <w:t xml:space="preserve">  </w:t>
      </w:r>
      <w:r w:rsidRPr="00977EA3">
        <w:rPr>
          <w:lang w:val="en-US"/>
        </w:rPr>
        <w:tab/>
      </w:r>
      <w:r w:rsidRPr="00977EA3">
        <w:rPr>
          <w:lang w:val="en-US"/>
        </w:rPr>
        <w:tab/>
        <w:t>&lt;wsa:To&gt;http://localhost:4040/axis2/services/someservice&lt;/wsa:To&gt;</w:t>
      </w:r>
    </w:p>
    <w:p w14:paraId="3639BD77" w14:textId="77777777" w:rsidR="007A1F44" w:rsidRPr="00977EA3" w:rsidRDefault="007A1F44" w:rsidP="003A7C7F">
      <w:pPr>
        <w:pStyle w:val="XMLExample"/>
        <w:rPr>
          <w:lang w:val="en-US"/>
        </w:rPr>
      </w:pPr>
      <w:r w:rsidRPr="00977EA3">
        <w:rPr>
          <w:lang w:val="en-US"/>
        </w:rPr>
        <w:tab/>
        <w:t xml:space="preserve">    &lt;wsa:MessageID&gt;urn:uuid:76A2C3D9BCD3AECFF31217932910053&lt;/wsa:MessageID&gt;</w:t>
      </w:r>
    </w:p>
    <w:p w14:paraId="602641D0" w14:textId="77777777" w:rsidR="007A1F44" w:rsidRPr="00977EA3" w:rsidRDefault="007A1F44" w:rsidP="003A7C7F">
      <w:pPr>
        <w:pStyle w:val="XMLExample"/>
        <w:rPr>
          <w:lang w:val="en-US"/>
        </w:rPr>
      </w:pPr>
      <w:r w:rsidRPr="00977EA3">
        <w:rPr>
          <w:lang w:val="en-US"/>
        </w:rPr>
        <w:tab/>
        <w:t xml:space="preserve">    &lt;</w:t>
      </w:r>
      <w:proofErr w:type="spellStart"/>
      <w:r w:rsidRPr="00977EA3">
        <w:rPr>
          <w:lang w:val="en-US"/>
        </w:rPr>
        <w:t>wsa:Action</w:t>
      </w:r>
      <w:proofErr w:type="spellEnd"/>
      <w:r w:rsidRPr="00977EA3">
        <w:rPr>
          <w:lang w:val="en-US"/>
        </w:rPr>
        <w:t xml:space="preserve"> </w:t>
      </w:r>
      <w:proofErr w:type="spellStart"/>
      <w:r w:rsidRPr="00977EA3">
        <w:rPr>
          <w:lang w:val="en-US"/>
        </w:rPr>
        <w:t>soap:mustUnderstand</w:t>
      </w:r>
      <w:proofErr w:type="spellEnd"/>
      <w:r w:rsidRPr="00977EA3">
        <w:rPr>
          <w:lang w:val="en-US"/>
        </w:rPr>
        <w:t>="1"&gt;</w:t>
      </w:r>
      <w:proofErr w:type="spellStart"/>
      <w:r w:rsidRPr="00977EA3">
        <w:rPr>
          <w:lang w:val="en-US"/>
        </w:rPr>
        <w:t>urn:ihe:iti</w:t>
      </w:r>
      <w:proofErr w:type="spellEnd"/>
      <w:r w:rsidRPr="00977EA3">
        <w:rPr>
          <w:lang w:val="en-US"/>
        </w:rPr>
        <w:t>: 2007:ArchiveForm&lt;/</w:t>
      </w:r>
      <w:proofErr w:type="spellStart"/>
      <w:r w:rsidRPr="00977EA3">
        <w:rPr>
          <w:lang w:val="en-US"/>
        </w:rPr>
        <w:t>wsa:Action</w:t>
      </w:r>
      <w:proofErr w:type="spellEnd"/>
      <w:r w:rsidRPr="00977EA3">
        <w:rPr>
          <w:lang w:val="en-US"/>
        </w:rPr>
        <w:t>&gt;</w:t>
      </w:r>
    </w:p>
    <w:p w14:paraId="36B7C29F" w14:textId="77777777" w:rsidR="007A1F44" w:rsidRPr="00977EA3" w:rsidRDefault="007A1F44" w:rsidP="003A7C7F">
      <w:pPr>
        <w:pStyle w:val="XMLExample"/>
        <w:rPr>
          <w:lang w:val="en-US"/>
        </w:rPr>
      </w:pPr>
      <w:r w:rsidRPr="00977EA3">
        <w:rPr>
          <w:lang w:val="en-US"/>
        </w:rPr>
        <w:tab/>
        <w:t>&lt;/</w:t>
      </w:r>
      <w:proofErr w:type="spellStart"/>
      <w:r w:rsidRPr="00977EA3">
        <w:rPr>
          <w:lang w:val="en-US"/>
        </w:rPr>
        <w:t>soap:Header</w:t>
      </w:r>
      <w:proofErr w:type="spellEnd"/>
      <w:r w:rsidRPr="00977EA3">
        <w:rPr>
          <w:lang w:val="en-US"/>
        </w:rPr>
        <w:t>&gt;</w:t>
      </w:r>
    </w:p>
    <w:p w14:paraId="42B2237B" w14:textId="77777777" w:rsidR="007A1F44" w:rsidRPr="00977EA3" w:rsidRDefault="007A1F44" w:rsidP="003A7C7F">
      <w:pPr>
        <w:pStyle w:val="XMLExample"/>
        <w:rPr>
          <w:lang w:val="en-US"/>
        </w:rPr>
      </w:pPr>
      <w:r w:rsidRPr="00977EA3">
        <w:rPr>
          <w:lang w:val="en-US"/>
        </w:rPr>
        <w:tab/>
        <w:t>&lt;</w:t>
      </w:r>
      <w:proofErr w:type="spellStart"/>
      <w:r w:rsidRPr="00977EA3">
        <w:rPr>
          <w:lang w:val="en-US"/>
        </w:rPr>
        <w:t>soap:Body</w:t>
      </w:r>
      <w:proofErr w:type="spellEnd"/>
      <w:r w:rsidRPr="00977EA3">
        <w:rPr>
          <w:lang w:val="en-US"/>
        </w:rPr>
        <w:t>&gt;</w:t>
      </w:r>
    </w:p>
    <w:p w14:paraId="4707F7BB" w14:textId="77777777" w:rsidR="007A1F44" w:rsidRPr="00977EA3" w:rsidRDefault="007A1F44" w:rsidP="003A7C7F">
      <w:pPr>
        <w:pStyle w:val="XMLExample"/>
        <w:rPr>
          <w:lang w:val="en-US"/>
        </w:rPr>
      </w:pPr>
      <w:r w:rsidRPr="00977EA3">
        <w:rPr>
          <w:lang w:val="en-US"/>
        </w:rPr>
        <w:tab/>
      </w:r>
      <w:r w:rsidRPr="00977EA3">
        <w:rPr>
          <w:lang w:val="en-US"/>
        </w:rPr>
        <w:tab/>
        <w:t>&lt;</w:t>
      </w:r>
      <w:proofErr w:type="spellStart"/>
      <w:r w:rsidRPr="00977EA3">
        <w:rPr>
          <w:lang w:val="en-US"/>
        </w:rPr>
        <w:t>ArchiveFormRequest</w:t>
      </w:r>
      <w:proofErr w:type="spellEnd"/>
      <w:r w:rsidRPr="00977EA3">
        <w:rPr>
          <w:lang w:val="en-US"/>
        </w:rPr>
        <w:t xml:space="preserve"> </w:t>
      </w:r>
      <w:proofErr w:type="spellStart"/>
      <w:r w:rsidRPr="00977EA3">
        <w:rPr>
          <w:lang w:val="en-US"/>
        </w:rPr>
        <w:t>xmlns</w:t>
      </w:r>
      <w:proofErr w:type="spellEnd"/>
      <w:r w:rsidRPr="00977EA3">
        <w:rPr>
          <w:lang w:val="en-US"/>
        </w:rPr>
        <w:t>="urn:ihe:iti:rfd:2007"&gt;</w:t>
      </w:r>
    </w:p>
    <w:p w14:paraId="17B796CE" w14:textId="77777777" w:rsidR="007A1F44" w:rsidRPr="00977EA3" w:rsidRDefault="007A1F44" w:rsidP="003A7C7F">
      <w:pPr>
        <w:pStyle w:val="XMLExample"/>
        <w:rPr>
          <w:lang w:val="en-US"/>
        </w:rPr>
      </w:pPr>
      <w:r w:rsidRPr="00977EA3">
        <w:rPr>
          <w:lang w:val="en-US"/>
        </w:rPr>
        <w:tab/>
      </w:r>
      <w:r w:rsidRPr="00977EA3">
        <w:rPr>
          <w:lang w:val="en-US"/>
        </w:rPr>
        <w:tab/>
      </w:r>
      <w:r w:rsidRPr="00977EA3">
        <w:rPr>
          <w:lang w:val="en-US"/>
        </w:rPr>
        <w:tab/>
        <w:t>…</w:t>
      </w:r>
    </w:p>
    <w:p w14:paraId="79211674" w14:textId="77777777" w:rsidR="007A1F44" w:rsidRPr="00977EA3" w:rsidRDefault="007A1F44" w:rsidP="003A7C7F">
      <w:pPr>
        <w:pStyle w:val="XMLExample"/>
        <w:rPr>
          <w:lang w:val="en-US"/>
        </w:rPr>
      </w:pPr>
      <w:r w:rsidRPr="00977EA3">
        <w:rPr>
          <w:lang w:val="en-US"/>
        </w:rPr>
        <w:tab/>
      </w:r>
      <w:r w:rsidRPr="00977EA3">
        <w:rPr>
          <w:lang w:val="en-US"/>
        </w:rPr>
        <w:tab/>
        <w:t>&lt;/</w:t>
      </w:r>
      <w:proofErr w:type="spellStart"/>
      <w:r w:rsidRPr="00977EA3">
        <w:rPr>
          <w:lang w:val="en-US"/>
        </w:rPr>
        <w:t>ArchiveFormRequest</w:t>
      </w:r>
      <w:proofErr w:type="spellEnd"/>
      <w:r w:rsidRPr="00977EA3">
        <w:rPr>
          <w:lang w:val="en-US"/>
        </w:rPr>
        <w:t>&gt;</w:t>
      </w:r>
    </w:p>
    <w:p w14:paraId="05675422" w14:textId="77777777" w:rsidR="007A1F44" w:rsidRPr="00977EA3" w:rsidRDefault="007A1F44" w:rsidP="003A7C7F">
      <w:pPr>
        <w:pStyle w:val="XMLExample"/>
        <w:rPr>
          <w:lang w:val="en-US"/>
        </w:rPr>
      </w:pPr>
      <w:r w:rsidRPr="00977EA3">
        <w:rPr>
          <w:lang w:val="en-US"/>
        </w:rPr>
        <w:tab/>
        <w:t>&lt;/</w:t>
      </w:r>
      <w:proofErr w:type="spellStart"/>
      <w:r w:rsidRPr="00977EA3">
        <w:rPr>
          <w:lang w:val="en-US"/>
        </w:rPr>
        <w:t>soap:Body</w:t>
      </w:r>
      <w:proofErr w:type="spellEnd"/>
      <w:r w:rsidRPr="00977EA3">
        <w:rPr>
          <w:lang w:val="en-US"/>
        </w:rPr>
        <w:t>&gt;</w:t>
      </w:r>
    </w:p>
    <w:p w14:paraId="681356B8" w14:textId="77777777" w:rsidR="007A1F44" w:rsidRPr="00977EA3" w:rsidRDefault="007A1F44" w:rsidP="003A7C7F">
      <w:pPr>
        <w:pStyle w:val="XMLExample"/>
        <w:rPr>
          <w:highlight w:val="white"/>
          <w:lang w:val="en-US"/>
        </w:rPr>
      </w:pPr>
      <w:r w:rsidRPr="00977EA3">
        <w:rPr>
          <w:lang w:val="en-US"/>
        </w:rPr>
        <w:t>&lt;/</w:t>
      </w:r>
      <w:proofErr w:type="spellStart"/>
      <w:r w:rsidRPr="00977EA3">
        <w:rPr>
          <w:lang w:val="en-US"/>
        </w:rPr>
        <w:t>soap:Envelope</w:t>
      </w:r>
      <w:proofErr w:type="spellEnd"/>
      <w:r w:rsidRPr="00977EA3">
        <w:rPr>
          <w:lang w:val="en-US"/>
        </w:rPr>
        <w:t>&gt;</w:t>
      </w:r>
    </w:p>
    <w:p w14:paraId="48F2BDCA" w14:textId="77777777" w:rsidR="007A1F44" w:rsidRPr="00977EA3" w:rsidRDefault="007A1F44" w:rsidP="008F64DE">
      <w:pPr>
        <w:pStyle w:val="Titolo5"/>
        <w:numPr>
          <w:ilvl w:val="0"/>
          <w:numId w:val="0"/>
        </w:numPr>
        <w:tabs>
          <w:tab w:val="clear" w:pos="2160"/>
          <w:tab w:val="clear" w:pos="2880"/>
          <w:tab w:val="clear" w:pos="3600"/>
          <w:tab w:val="clear" w:pos="4320"/>
        </w:tabs>
        <w:rPr>
          <w:noProof w:val="0"/>
        </w:rPr>
      </w:pPr>
      <w:r w:rsidRPr="00977EA3">
        <w:rPr>
          <w:noProof w:val="0"/>
        </w:rPr>
        <w:t>3.36.5.1.2 Sample Archive Form SOAP Response</w:t>
      </w:r>
    </w:p>
    <w:p w14:paraId="2367CC45" w14:textId="77777777" w:rsidR="007A1F44" w:rsidRPr="00977EA3" w:rsidRDefault="007A1F44" w:rsidP="00D372D5">
      <w:pPr>
        <w:pStyle w:val="XMLExample"/>
        <w:rPr>
          <w:highlight w:val="white"/>
          <w:lang w:val="en-US"/>
        </w:rPr>
      </w:pPr>
      <w:r w:rsidRPr="00977EA3">
        <w:rPr>
          <w:highlight w:val="white"/>
          <w:lang w:val="en-US"/>
        </w:rPr>
        <w:t>&lt;?xml version='1.0' encoding='UTF-8'?&gt;</w:t>
      </w:r>
    </w:p>
    <w:p w14:paraId="60143D65" w14:textId="77777777" w:rsidR="007A1F44" w:rsidRPr="00977EA3" w:rsidRDefault="007A1F44" w:rsidP="00D372D5">
      <w:pPr>
        <w:pStyle w:val="XMLExample"/>
        <w:rPr>
          <w:lang w:val="en-US"/>
        </w:rPr>
      </w:pPr>
      <w:r w:rsidRPr="00977EA3">
        <w:rPr>
          <w:lang w:val="en-US"/>
        </w:rPr>
        <w:t>&lt;</w:t>
      </w:r>
      <w:proofErr w:type="spellStart"/>
      <w:r w:rsidRPr="00977EA3">
        <w:rPr>
          <w:lang w:val="en-US"/>
        </w:rPr>
        <w:t>soap:Envelope</w:t>
      </w:r>
      <w:proofErr w:type="spellEnd"/>
      <w:r w:rsidRPr="00977EA3">
        <w:rPr>
          <w:lang w:val="en-US"/>
        </w:rPr>
        <w:t xml:space="preserve"> </w:t>
      </w:r>
      <w:proofErr w:type="spellStart"/>
      <w:r w:rsidRPr="00977EA3">
        <w:rPr>
          <w:lang w:val="en-US"/>
        </w:rPr>
        <w:t>xmlns:soap</w:t>
      </w:r>
      <w:proofErr w:type="spellEnd"/>
      <w:r w:rsidRPr="00977EA3">
        <w:rPr>
          <w:lang w:val="en-US"/>
        </w:rPr>
        <w:t xml:space="preserve">="http://www.w3.org/2003/05/soap-envelope" </w:t>
      </w:r>
      <w:proofErr w:type="spellStart"/>
      <w:r w:rsidRPr="00977EA3">
        <w:rPr>
          <w:lang w:val="en-US"/>
        </w:rPr>
        <w:t>xmlns:xsi</w:t>
      </w:r>
      <w:proofErr w:type="spellEnd"/>
      <w:r w:rsidRPr="00977EA3">
        <w:rPr>
          <w:lang w:val="en-US"/>
        </w:rPr>
        <w:t xml:space="preserve">="http://www.w3.org/2001/XMLSchema-instance" </w:t>
      </w:r>
      <w:proofErr w:type="spellStart"/>
      <w:r w:rsidRPr="00977EA3">
        <w:rPr>
          <w:lang w:val="en-US"/>
        </w:rPr>
        <w:t>xmlns:xsd</w:t>
      </w:r>
      <w:proofErr w:type="spellEnd"/>
      <w:r w:rsidRPr="00977EA3">
        <w:rPr>
          <w:lang w:val="en-US"/>
        </w:rPr>
        <w:t>="http://www.w3.org/2001/XMLSchema"&gt;</w:t>
      </w:r>
    </w:p>
    <w:p w14:paraId="03842CBA" w14:textId="77777777" w:rsidR="007A1F44" w:rsidRPr="00977EA3" w:rsidRDefault="007A1F44" w:rsidP="00D372D5">
      <w:pPr>
        <w:pStyle w:val="XMLExample"/>
        <w:rPr>
          <w:lang w:val="en-US"/>
        </w:rPr>
      </w:pPr>
      <w:r w:rsidRPr="00977EA3">
        <w:rPr>
          <w:lang w:val="en-US"/>
        </w:rPr>
        <w:tab/>
        <w:t>&lt;</w:t>
      </w:r>
      <w:proofErr w:type="spellStart"/>
      <w:r w:rsidRPr="00977EA3">
        <w:rPr>
          <w:lang w:val="en-US"/>
        </w:rPr>
        <w:t>soap:Header</w:t>
      </w:r>
      <w:proofErr w:type="spellEnd"/>
      <w:r w:rsidRPr="00977EA3">
        <w:rPr>
          <w:lang w:val="en-US"/>
        </w:rPr>
        <w:t>&gt;</w:t>
      </w:r>
    </w:p>
    <w:p w14:paraId="00B497AB" w14:textId="77777777" w:rsidR="007A1F44" w:rsidRPr="00977EA3" w:rsidRDefault="007A1F44" w:rsidP="00D372D5">
      <w:pPr>
        <w:pStyle w:val="XMLExample"/>
        <w:rPr>
          <w:lang w:val="en-US"/>
        </w:rPr>
      </w:pPr>
      <w:r w:rsidRPr="00977EA3">
        <w:rPr>
          <w:lang w:val="en-US"/>
        </w:rPr>
        <w:t xml:space="preserve">        </w:t>
      </w:r>
      <w:r w:rsidRPr="00977EA3">
        <w:rPr>
          <w:lang w:val="en-US"/>
        </w:rPr>
        <w:tab/>
        <w:t>&lt;wsa:To&gt;http://localhost:4040/axis2/services/someservice&lt;/wsa:To&gt;</w:t>
      </w:r>
    </w:p>
    <w:p w14:paraId="2B2B2229" w14:textId="77777777" w:rsidR="007A1F44" w:rsidRPr="00977EA3" w:rsidRDefault="007A1F44" w:rsidP="00D372D5">
      <w:pPr>
        <w:pStyle w:val="XMLExample"/>
        <w:rPr>
          <w:lang w:val="en-US"/>
        </w:rPr>
      </w:pPr>
      <w:r w:rsidRPr="00977EA3">
        <w:rPr>
          <w:lang w:val="en-US"/>
        </w:rPr>
        <w:tab/>
        <w:t xml:space="preserve">        &lt;wsa:MessageID&gt;urn:uuid:76A2C3D9BCD3AECFF31217932910053&lt;/wsa:MessageID&gt;</w:t>
      </w:r>
    </w:p>
    <w:p w14:paraId="30CA4AB9" w14:textId="77777777" w:rsidR="007A1F44" w:rsidRPr="00977EA3" w:rsidRDefault="007A1F44" w:rsidP="00D372D5">
      <w:pPr>
        <w:pStyle w:val="XMLExample"/>
        <w:rPr>
          <w:lang w:val="en-US"/>
        </w:rPr>
      </w:pPr>
      <w:r w:rsidRPr="00977EA3">
        <w:rPr>
          <w:lang w:val="en-US"/>
        </w:rPr>
        <w:tab/>
        <w:t xml:space="preserve">        &lt;</w:t>
      </w:r>
      <w:proofErr w:type="spellStart"/>
      <w:r w:rsidRPr="00977EA3">
        <w:rPr>
          <w:lang w:val="en-US"/>
        </w:rPr>
        <w:t>wsa:Action</w:t>
      </w:r>
      <w:proofErr w:type="spellEnd"/>
      <w:r w:rsidRPr="00977EA3">
        <w:rPr>
          <w:lang w:val="en-US"/>
        </w:rPr>
        <w:t xml:space="preserve"> </w:t>
      </w:r>
      <w:proofErr w:type="spellStart"/>
      <w:r w:rsidRPr="00977EA3">
        <w:rPr>
          <w:lang w:val="en-US"/>
        </w:rPr>
        <w:t>soap:mustUnderstand</w:t>
      </w:r>
      <w:proofErr w:type="spellEnd"/>
      <w:r w:rsidRPr="00977EA3">
        <w:rPr>
          <w:lang w:val="en-US"/>
        </w:rPr>
        <w:t>="1"&gt;</w:t>
      </w:r>
      <w:proofErr w:type="spellStart"/>
      <w:r w:rsidRPr="00977EA3">
        <w:rPr>
          <w:lang w:val="en-US"/>
        </w:rPr>
        <w:t>urn:ihe:iti</w:t>
      </w:r>
      <w:proofErr w:type="spellEnd"/>
      <w:r w:rsidRPr="00977EA3">
        <w:rPr>
          <w:lang w:val="en-US"/>
        </w:rPr>
        <w:t>: 2007:ArchiveFormResponse&lt;/</w:t>
      </w:r>
      <w:proofErr w:type="spellStart"/>
      <w:r w:rsidRPr="00977EA3">
        <w:rPr>
          <w:lang w:val="en-US"/>
        </w:rPr>
        <w:t>wsa:Action</w:t>
      </w:r>
      <w:proofErr w:type="spellEnd"/>
      <w:r w:rsidRPr="00977EA3">
        <w:rPr>
          <w:lang w:val="en-US"/>
        </w:rPr>
        <w:t>&gt;</w:t>
      </w:r>
    </w:p>
    <w:p w14:paraId="5BA179A7" w14:textId="77777777" w:rsidR="007A1F44" w:rsidRPr="00977EA3" w:rsidRDefault="007A1F44" w:rsidP="00D372D5">
      <w:pPr>
        <w:pStyle w:val="XMLExample"/>
        <w:rPr>
          <w:lang w:val="en-US"/>
        </w:rPr>
      </w:pPr>
      <w:r w:rsidRPr="00977EA3">
        <w:rPr>
          <w:lang w:val="en-US"/>
        </w:rPr>
        <w:tab/>
        <w:t>&lt;/</w:t>
      </w:r>
      <w:proofErr w:type="spellStart"/>
      <w:r w:rsidRPr="00977EA3">
        <w:rPr>
          <w:lang w:val="en-US"/>
        </w:rPr>
        <w:t>soap:Header</w:t>
      </w:r>
      <w:proofErr w:type="spellEnd"/>
      <w:r w:rsidRPr="00977EA3">
        <w:rPr>
          <w:lang w:val="en-US"/>
        </w:rPr>
        <w:t>&gt;</w:t>
      </w:r>
    </w:p>
    <w:p w14:paraId="5CC4E714" w14:textId="77777777" w:rsidR="007A1F44" w:rsidRPr="00977EA3" w:rsidRDefault="007A1F44" w:rsidP="00D372D5">
      <w:pPr>
        <w:pStyle w:val="XMLExample"/>
        <w:rPr>
          <w:lang w:val="en-US"/>
        </w:rPr>
      </w:pPr>
      <w:r w:rsidRPr="00977EA3">
        <w:rPr>
          <w:lang w:val="en-US"/>
        </w:rPr>
        <w:tab/>
        <w:t>&lt;</w:t>
      </w:r>
      <w:proofErr w:type="spellStart"/>
      <w:r w:rsidRPr="00977EA3">
        <w:rPr>
          <w:lang w:val="en-US"/>
        </w:rPr>
        <w:t>soap:Body</w:t>
      </w:r>
      <w:proofErr w:type="spellEnd"/>
      <w:r w:rsidRPr="00977EA3">
        <w:rPr>
          <w:lang w:val="en-US"/>
        </w:rPr>
        <w:t>&gt;</w:t>
      </w:r>
    </w:p>
    <w:p w14:paraId="08E1BF8A" w14:textId="77777777" w:rsidR="007A1F44" w:rsidRPr="00977EA3" w:rsidRDefault="007A1F44" w:rsidP="00D372D5">
      <w:pPr>
        <w:pStyle w:val="XMLExample"/>
        <w:rPr>
          <w:lang w:val="en-US"/>
        </w:rPr>
      </w:pPr>
      <w:r w:rsidRPr="00977EA3">
        <w:rPr>
          <w:lang w:val="en-US"/>
        </w:rPr>
        <w:tab/>
      </w:r>
      <w:r w:rsidRPr="00977EA3">
        <w:rPr>
          <w:lang w:val="en-US"/>
        </w:rPr>
        <w:tab/>
        <w:t>&lt;</w:t>
      </w:r>
      <w:proofErr w:type="spellStart"/>
      <w:r w:rsidRPr="00977EA3">
        <w:rPr>
          <w:lang w:val="en-US"/>
        </w:rPr>
        <w:t>ArchiveResponse</w:t>
      </w:r>
      <w:proofErr w:type="spellEnd"/>
      <w:r w:rsidRPr="00977EA3">
        <w:rPr>
          <w:lang w:val="en-US"/>
        </w:rPr>
        <w:t xml:space="preserve"> </w:t>
      </w:r>
      <w:proofErr w:type="spellStart"/>
      <w:r w:rsidRPr="00977EA3">
        <w:rPr>
          <w:lang w:val="en-US"/>
        </w:rPr>
        <w:t>xmlns</w:t>
      </w:r>
      <w:proofErr w:type="spellEnd"/>
      <w:r w:rsidRPr="00977EA3">
        <w:rPr>
          <w:lang w:val="en-US"/>
        </w:rPr>
        <w:t>="urn:ihe:iti:rfd:2007"&gt;</w:t>
      </w:r>
    </w:p>
    <w:p w14:paraId="577DB95E" w14:textId="77777777" w:rsidR="007A1F44" w:rsidRPr="00977EA3" w:rsidRDefault="007A1F44" w:rsidP="00D372D5">
      <w:pPr>
        <w:pStyle w:val="XMLExample"/>
        <w:rPr>
          <w:lang w:val="en-US"/>
        </w:rPr>
      </w:pPr>
      <w:r w:rsidRPr="00977EA3">
        <w:rPr>
          <w:lang w:val="en-US"/>
        </w:rPr>
        <w:tab/>
      </w:r>
      <w:r w:rsidRPr="00977EA3">
        <w:rPr>
          <w:lang w:val="en-US"/>
        </w:rPr>
        <w:tab/>
      </w:r>
      <w:r w:rsidRPr="00977EA3">
        <w:rPr>
          <w:lang w:val="en-US"/>
        </w:rPr>
        <w:tab/>
        <w:t>&lt;</w:t>
      </w:r>
      <w:proofErr w:type="spellStart"/>
      <w:r w:rsidRPr="00977EA3">
        <w:rPr>
          <w:lang w:val="en-US"/>
        </w:rPr>
        <w:t>responseCode</w:t>
      </w:r>
      <w:proofErr w:type="spellEnd"/>
      <w:r w:rsidRPr="00977EA3">
        <w:rPr>
          <w:lang w:val="en-US"/>
        </w:rPr>
        <w:t xml:space="preserve"> /&gt;</w:t>
      </w:r>
    </w:p>
    <w:p w14:paraId="0D3D39BF" w14:textId="77777777" w:rsidR="007A1F44" w:rsidRPr="00977EA3" w:rsidRDefault="007A1F44" w:rsidP="00D372D5">
      <w:pPr>
        <w:pStyle w:val="XMLExample"/>
        <w:rPr>
          <w:lang w:val="en-US"/>
        </w:rPr>
      </w:pPr>
      <w:r w:rsidRPr="00977EA3">
        <w:rPr>
          <w:lang w:val="en-US"/>
        </w:rPr>
        <w:tab/>
      </w:r>
      <w:r w:rsidRPr="00977EA3">
        <w:rPr>
          <w:lang w:val="en-US"/>
        </w:rPr>
        <w:tab/>
        <w:t>&lt;/</w:t>
      </w:r>
      <w:proofErr w:type="spellStart"/>
      <w:r w:rsidRPr="00977EA3">
        <w:rPr>
          <w:lang w:val="en-US"/>
        </w:rPr>
        <w:t>ArchiveFormResponse</w:t>
      </w:r>
      <w:proofErr w:type="spellEnd"/>
      <w:r w:rsidRPr="00977EA3">
        <w:rPr>
          <w:lang w:val="en-US"/>
        </w:rPr>
        <w:t>&gt;</w:t>
      </w:r>
    </w:p>
    <w:p w14:paraId="00DD0BC3" w14:textId="77777777" w:rsidR="007A1F44" w:rsidRPr="00977EA3" w:rsidRDefault="007A1F44" w:rsidP="00D372D5">
      <w:pPr>
        <w:pStyle w:val="XMLExample"/>
        <w:rPr>
          <w:lang w:val="en-US"/>
        </w:rPr>
      </w:pPr>
      <w:r w:rsidRPr="00977EA3">
        <w:rPr>
          <w:lang w:val="en-US"/>
        </w:rPr>
        <w:tab/>
        <w:t>&lt;/</w:t>
      </w:r>
      <w:proofErr w:type="spellStart"/>
      <w:r w:rsidRPr="00977EA3">
        <w:rPr>
          <w:lang w:val="en-US"/>
        </w:rPr>
        <w:t>soap:Body</w:t>
      </w:r>
      <w:proofErr w:type="spellEnd"/>
      <w:r w:rsidRPr="00977EA3">
        <w:rPr>
          <w:lang w:val="en-US"/>
        </w:rPr>
        <w:t>&gt;</w:t>
      </w:r>
    </w:p>
    <w:p w14:paraId="3B18F43C" w14:textId="77777777" w:rsidR="007A1F44" w:rsidRPr="00977EA3" w:rsidRDefault="007A1F44" w:rsidP="00D372D5">
      <w:pPr>
        <w:pStyle w:val="XMLExample"/>
        <w:rPr>
          <w:lang w:val="en-US"/>
        </w:rPr>
      </w:pPr>
      <w:r w:rsidRPr="00977EA3">
        <w:rPr>
          <w:lang w:val="en-US"/>
        </w:rPr>
        <w:t>&lt;/</w:t>
      </w:r>
      <w:proofErr w:type="spellStart"/>
      <w:r w:rsidRPr="00977EA3">
        <w:rPr>
          <w:lang w:val="en-US"/>
        </w:rPr>
        <w:t>soap:Envelope</w:t>
      </w:r>
      <w:proofErr w:type="spellEnd"/>
      <w:r w:rsidRPr="00977EA3">
        <w:rPr>
          <w:lang w:val="en-US"/>
        </w:rPr>
        <w:t>&gt;</w:t>
      </w:r>
    </w:p>
    <w:p w14:paraId="475E64B5" w14:textId="77777777" w:rsidR="007A1F44" w:rsidRPr="00977EA3" w:rsidRDefault="007A1F44" w:rsidP="00601E92">
      <w:pPr>
        <w:pStyle w:val="XMLExample"/>
        <w:rPr>
          <w:lang w:val="en-US"/>
        </w:rPr>
      </w:pPr>
    </w:p>
    <w:p w14:paraId="0B4A60EE" w14:textId="77777777" w:rsidR="007A1F44" w:rsidRPr="00977EA3" w:rsidRDefault="007A1F44" w:rsidP="00601E92">
      <w:pPr>
        <w:pStyle w:val="Titolo3"/>
        <w:numPr>
          <w:ilvl w:val="0"/>
          <w:numId w:val="0"/>
        </w:numPr>
        <w:tabs>
          <w:tab w:val="clear" w:pos="2160"/>
          <w:tab w:val="clear" w:pos="2880"/>
        </w:tabs>
        <w:rPr>
          <w:noProof w:val="0"/>
        </w:rPr>
      </w:pPr>
      <w:bookmarkStart w:id="875" w:name="_Toc398544237"/>
      <w:bookmarkStart w:id="876" w:name="_Toc398717933"/>
      <w:bookmarkStart w:id="877" w:name="_Toc518634535"/>
      <w:r w:rsidRPr="00977EA3">
        <w:rPr>
          <w:noProof w:val="0"/>
        </w:rPr>
        <w:t>3.36.6 Security Considerations</w:t>
      </w:r>
      <w:bookmarkEnd w:id="875"/>
      <w:bookmarkEnd w:id="876"/>
      <w:bookmarkEnd w:id="877"/>
    </w:p>
    <w:p w14:paraId="3F753086" w14:textId="2EEF1102" w:rsidR="007A1F44" w:rsidRPr="00977EA3" w:rsidRDefault="007A1F44" w:rsidP="00601E92">
      <w:r w:rsidRPr="00977EA3">
        <w:t>As noted in the mitigations section of</w:t>
      </w:r>
      <w:r w:rsidR="00232E9F" w:rsidRPr="00977EA3">
        <w:t xml:space="preserve"> </w:t>
      </w:r>
      <w:r w:rsidRPr="00977EA3">
        <w:t xml:space="preserve">ITI TF-1: 17.5 Security Considerations, endpoints are free to implement TLS as needed for additional privacy and protection. Content </w:t>
      </w:r>
      <w:r w:rsidR="00233B3E" w:rsidRPr="00977EA3">
        <w:t>p</w:t>
      </w:r>
      <w:r w:rsidRPr="00977EA3">
        <w:t>rofiles, based upon the nature of the data, may require use of ATNA.</w:t>
      </w:r>
    </w:p>
    <w:p w14:paraId="0DD36903" w14:textId="77777777" w:rsidR="007A1F44" w:rsidRPr="00977EA3" w:rsidRDefault="007A1F44" w:rsidP="00DF34AB">
      <w:pPr>
        <w:pStyle w:val="Titolo2"/>
        <w:numPr>
          <w:ilvl w:val="0"/>
          <w:numId w:val="0"/>
        </w:numPr>
        <w:tabs>
          <w:tab w:val="clear" w:pos="2160"/>
        </w:tabs>
        <w:rPr>
          <w:noProof w:val="0"/>
        </w:rPr>
      </w:pPr>
      <w:bookmarkStart w:id="878" w:name="_Toc168393665"/>
      <w:bookmarkStart w:id="879" w:name="_Toc169380329"/>
      <w:bookmarkStart w:id="880" w:name="_Toc173638481"/>
      <w:bookmarkStart w:id="881" w:name="_Toc236104302"/>
      <w:bookmarkStart w:id="882" w:name="_Toc237277099"/>
      <w:bookmarkStart w:id="883" w:name="_Toc330825267"/>
      <w:r w:rsidRPr="00977EA3">
        <w:rPr>
          <w:noProof w:val="0"/>
        </w:rPr>
        <w:br w:type="page"/>
      </w:r>
      <w:bookmarkStart w:id="884" w:name="_Toc398544238"/>
      <w:bookmarkStart w:id="885" w:name="_Toc398717934"/>
      <w:bookmarkStart w:id="886" w:name="_Toc518634536"/>
      <w:r w:rsidRPr="00977EA3">
        <w:rPr>
          <w:noProof w:val="0"/>
        </w:rPr>
        <w:lastRenderedPageBreak/>
        <w:t>3.37 Retrieve Clarifications</w:t>
      </w:r>
      <w:bookmarkEnd w:id="878"/>
      <w:bookmarkEnd w:id="879"/>
      <w:bookmarkEnd w:id="880"/>
      <w:bookmarkEnd w:id="881"/>
      <w:bookmarkEnd w:id="882"/>
      <w:bookmarkEnd w:id="883"/>
      <w:bookmarkEnd w:id="884"/>
      <w:bookmarkEnd w:id="885"/>
      <w:r w:rsidR="00903C21" w:rsidRPr="00977EA3">
        <w:rPr>
          <w:noProof w:val="0"/>
        </w:rPr>
        <w:t xml:space="preserve"> [ITI-37]</w:t>
      </w:r>
      <w:bookmarkEnd w:id="886"/>
    </w:p>
    <w:p w14:paraId="027053E3" w14:textId="67F5E3E6" w:rsidR="007A1F44" w:rsidRPr="00977EA3" w:rsidRDefault="007A1F44" w:rsidP="00DF34AB">
      <w:pPr>
        <w:pStyle w:val="Corpotesto"/>
      </w:pPr>
      <w:r w:rsidRPr="00977EA3">
        <w:t xml:space="preserve">This section corresponds to </w:t>
      </w:r>
      <w:r w:rsidR="00E77430" w:rsidRPr="00977EA3">
        <w:t>transaction</w:t>
      </w:r>
      <w:r w:rsidRPr="00977EA3">
        <w:t xml:space="preserve"> </w:t>
      </w:r>
      <w:r w:rsidR="00383577">
        <w:t>[</w:t>
      </w:r>
      <w:r w:rsidRPr="00977EA3">
        <w:t>ITI-37</w:t>
      </w:r>
      <w:r w:rsidR="00383577">
        <w:t>]</w:t>
      </w:r>
      <w:r w:rsidRPr="00977EA3">
        <w:t xml:space="preserve"> of the IHE IT Infrastructure Technical Framework. Transaction </w:t>
      </w:r>
      <w:r w:rsidR="00383577">
        <w:t>[</w:t>
      </w:r>
      <w:r w:rsidRPr="00977EA3">
        <w:t>ITI-37</w:t>
      </w:r>
      <w:r w:rsidR="00383577">
        <w:t>]</w:t>
      </w:r>
      <w:r w:rsidRPr="00977EA3">
        <w:t xml:space="preserve"> is used by the Form Filler and Form Manager or Form Processor </w:t>
      </w:r>
      <w:r w:rsidR="00232E9F" w:rsidRPr="00977EA3">
        <w:t>Actor</w:t>
      </w:r>
      <w:r w:rsidRPr="00977EA3">
        <w:t>s.</w:t>
      </w:r>
    </w:p>
    <w:p w14:paraId="2A4EDCFE" w14:textId="77777777" w:rsidR="007A1F44" w:rsidRPr="00977EA3" w:rsidRDefault="007A1F44" w:rsidP="00DF34AB">
      <w:pPr>
        <w:pStyle w:val="Titolo3"/>
        <w:numPr>
          <w:ilvl w:val="0"/>
          <w:numId w:val="0"/>
        </w:numPr>
        <w:tabs>
          <w:tab w:val="clear" w:pos="2160"/>
          <w:tab w:val="clear" w:pos="2880"/>
        </w:tabs>
        <w:rPr>
          <w:noProof w:val="0"/>
        </w:rPr>
      </w:pPr>
      <w:bookmarkStart w:id="887" w:name="_Toc168393666"/>
      <w:bookmarkStart w:id="888" w:name="_Toc169380330"/>
      <w:bookmarkStart w:id="889" w:name="_Toc237277100"/>
      <w:bookmarkStart w:id="890" w:name="_Toc330825268"/>
      <w:bookmarkStart w:id="891" w:name="_Toc398544239"/>
      <w:bookmarkStart w:id="892" w:name="_Toc398717935"/>
      <w:bookmarkStart w:id="893" w:name="_Toc518634537"/>
      <w:r w:rsidRPr="00977EA3">
        <w:rPr>
          <w:noProof w:val="0"/>
        </w:rPr>
        <w:t>3.37.1 Scope</w:t>
      </w:r>
      <w:bookmarkEnd w:id="887"/>
      <w:bookmarkEnd w:id="888"/>
      <w:bookmarkEnd w:id="889"/>
      <w:bookmarkEnd w:id="890"/>
      <w:bookmarkEnd w:id="891"/>
      <w:bookmarkEnd w:id="892"/>
      <w:bookmarkEnd w:id="893"/>
    </w:p>
    <w:p w14:paraId="2E80D897" w14:textId="77777777" w:rsidR="007A1F44" w:rsidRPr="00977EA3" w:rsidRDefault="007A1F44" w:rsidP="00DF34AB">
      <w:pPr>
        <w:pStyle w:val="Corpotesto"/>
      </w:pPr>
      <w:r w:rsidRPr="00977EA3">
        <w:t>This transaction involves a Form Filler requesting a set of clarifications from a Form Manager or Form Processor. A Form Filler supporting the Retrieve Clarifications Option shall perform this request periodically, based upon a duration defined by or agreed upon with the Form Manager / Form Receiver or Form Processor. Note that not all use cases will need to support this option.</w:t>
      </w:r>
    </w:p>
    <w:p w14:paraId="02393156" w14:textId="20B439F4" w:rsidR="007A1F44" w:rsidRPr="00977EA3" w:rsidRDefault="007A1F44" w:rsidP="00DF34AB">
      <w:pPr>
        <w:pStyle w:val="Corpotesto"/>
      </w:pPr>
      <w:r w:rsidRPr="00977EA3">
        <w:t xml:space="preserve">The Form Filler has an </w:t>
      </w:r>
      <w:proofErr w:type="spellStart"/>
      <w:r w:rsidRPr="00977EA3">
        <w:t>orgID</w:t>
      </w:r>
      <w:proofErr w:type="spellEnd"/>
      <w:r w:rsidRPr="00977EA3">
        <w:t>, obtained by a means that is outside the scope of this transaction, and the Form Manager or Form Processor will either return a form that contains either the data to be clarified or a set of links to other forms that can be retrieved using the Retrieve Form transaction. All updates / clarifications / new data are submitted to the Form Receiver using the Submit Form transaction.</w:t>
      </w:r>
    </w:p>
    <w:p w14:paraId="6726654A" w14:textId="77777777" w:rsidR="007A1F44" w:rsidRPr="00977EA3" w:rsidRDefault="007A1F44" w:rsidP="00DF34AB">
      <w:pPr>
        <w:pStyle w:val="Titolo3"/>
        <w:numPr>
          <w:ilvl w:val="0"/>
          <w:numId w:val="0"/>
        </w:numPr>
        <w:tabs>
          <w:tab w:val="clear" w:pos="2160"/>
          <w:tab w:val="clear" w:pos="2880"/>
        </w:tabs>
        <w:rPr>
          <w:noProof w:val="0"/>
        </w:rPr>
      </w:pPr>
      <w:bookmarkStart w:id="894" w:name="_Toc330825269"/>
      <w:bookmarkStart w:id="895" w:name="_Toc398544240"/>
      <w:bookmarkStart w:id="896" w:name="_Toc398717936"/>
      <w:bookmarkStart w:id="897" w:name="_Toc518634538"/>
      <w:r w:rsidRPr="00977EA3">
        <w:rPr>
          <w:noProof w:val="0"/>
        </w:rPr>
        <w:t>3.37.2 Use Case Roles</w:t>
      </w:r>
      <w:bookmarkEnd w:id="894"/>
      <w:bookmarkEnd w:id="895"/>
      <w:bookmarkEnd w:id="896"/>
      <w:bookmarkEnd w:id="897"/>
    </w:p>
    <w:p w14:paraId="4708B8CD" w14:textId="77777777" w:rsidR="007A1F44" w:rsidRPr="00977EA3" w:rsidRDefault="002E21BE" w:rsidP="00DF34AB">
      <w:pPr>
        <w:pStyle w:val="Corpotesto"/>
        <w:jc w:val="center"/>
      </w:pPr>
      <w:r w:rsidRPr="00977EA3">
        <w:rPr>
          <w:noProof/>
        </w:rPr>
        <w:object w:dxaOrig="5430" w:dyaOrig="1935" w14:anchorId="6348A307">
          <v:shape id="_x0000_i1046" type="#_x0000_t75" alt="" style="width:279pt;height:96.75pt;mso-width-percent:0;mso-height-percent:0;mso-width-percent:0;mso-height-percent:0" o:ole="" fillcolor="window">
            <v:imagedata r:id="rId77" o:title=""/>
          </v:shape>
          <o:OLEObject Type="Embed" ProgID="Word.Picture.8" ShapeID="_x0000_i1046" DrawAspect="Content" ObjectID="_1620110870" r:id="rId78"/>
        </w:object>
      </w:r>
    </w:p>
    <w:p w14:paraId="34A6770D" w14:textId="77777777" w:rsidR="007A1F44" w:rsidRPr="00977EA3" w:rsidRDefault="007A1F44" w:rsidP="00DF34AB">
      <w:pPr>
        <w:pStyle w:val="Corpotesto"/>
        <w:jc w:val="center"/>
      </w:pPr>
    </w:p>
    <w:p w14:paraId="7131FABF" w14:textId="77777777" w:rsidR="007A1F44" w:rsidRPr="00977EA3" w:rsidRDefault="007A1F44" w:rsidP="00D372D5">
      <w:pPr>
        <w:rPr>
          <w:b/>
        </w:rPr>
      </w:pPr>
      <w:r w:rsidRPr="00977EA3">
        <w:rPr>
          <w:b/>
        </w:rPr>
        <w:t xml:space="preserve">Actor: </w:t>
      </w:r>
      <w:r w:rsidRPr="00977EA3">
        <w:t>Form Filler</w:t>
      </w:r>
    </w:p>
    <w:p w14:paraId="256D671A" w14:textId="77777777" w:rsidR="007A1F44" w:rsidRPr="00977EA3" w:rsidRDefault="007A1F44" w:rsidP="00DF34AB">
      <w:pPr>
        <w:pStyle w:val="Corpotesto"/>
      </w:pPr>
      <w:r w:rsidRPr="00977EA3">
        <w:rPr>
          <w:b/>
        </w:rPr>
        <w:t>Role:</w:t>
      </w:r>
      <w:r w:rsidRPr="00977EA3">
        <w:t xml:space="preserve"> A forms display and editing system capable of allowing form fields to be completed. </w:t>
      </w:r>
    </w:p>
    <w:p w14:paraId="711911B5" w14:textId="77777777" w:rsidR="007A1F44" w:rsidRPr="00977EA3" w:rsidRDefault="007A1F44" w:rsidP="00DF34AB">
      <w:r w:rsidRPr="00977EA3">
        <w:rPr>
          <w:b/>
        </w:rPr>
        <w:t>Actor:</w:t>
      </w:r>
      <w:r w:rsidRPr="00977EA3">
        <w:t xml:space="preserve"> Form Manager</w:t>
      </w:r>
    </w:p>
    <w:p w14:paraId="69C92E9C" w14:textId="77777777" w:rsidR="007A1F44" w:rsidRPr="00977EA3" w:rsidRDefault="007A1F44" w:rsidP="00DF34AB">
      <w:pPr>
        <w:pStyle w:val="Corpotesto"/>
      </w:pPr>
      <w:r w:rsidRPr="00977EA3">
        <w:rPr>
          <w:b/>
        </w:rPr>
        <w:t xml:space="preserve">Role: </w:t>
      </w:r>
      <w:r w:rsidRPr="00977EA3">
        <w:t xml:space="preserve">A system that provides clarification information based upon requests that provide specific </w:t>
      </w:r>
      <w:proofErr w:type="spellStart"/>
      <w:r w:rsidRPr="00977EA3">
        <w:t>orgIDs</w:t>
      </w:r>
      <w:proofErr w:type="spellEnd"/>
      <w:r w:rsidRPr="00977EA3">
        <w:t>.</w:t>
      </w:r>
    </w:p>
    <w:p w14:paraId="660DF933" w14:textId="77777777" w:rsidR="007A1F44" w:rsidRPr="00977EA3" w:rsidRDefault="007A1F44" w:rsidP="002437ED">
      <w:pPr>
        <w:pStyle w:val="Corpotesto"/>
      </w:pPr>
      <w:r w:rsidRPr="00977EA3">
        <w:rPr>
          <w:b/>
          <w:bCs/>
        </w:rPr>
        <w:t>Actor</w:t>
      </w:r>
      <w:r w:rsidRPr="00977EA3">
        <w:t>: Form Processor</w:t>
      </w:r>
    </w:p>
    <w:p w14:paraId="411E1443" w14:textId="77777777" w:rsidR="007A1F44" w:rsidRPr="00977EA3" w:rsidRDefault="007A1F44" w:rsidP="002437ED">
      <w:pPr>
        <w:pStyle w:val="Corpotesto"/>
      </w:pPr>
      <w:r w:rsidRPr="00977EA3">
        <w:rPr>
          <w:b/>
          <w:bCs/>
        </w:rPr>
        <w:t>Role</w:t>
      </w:r>
      <w:r w:rsidRPr="00977EA3">
        <w:t xml:space="preserve">: A system that provides clarification information based upon requests that provide specific </w:t>
      </w:r>
      <w:proofErr w:type="spellStart"/>
      <w:r w:rsidRPr="00977EA3">
        <w:t>orgIDs</w:t>
      </w:r>
      <w:proofErr w:type="spellEnd"/>
      <w:r w:rsidRPr="00977EA3">
        <w:t>.</w:t>
      </w:r>
    </w:p>
    <w:p w14:paraId="39FC160C" w14:textId="77777777" w:rsidR="007A1F44" w:rsidRPr="00977EA3" w:rsidRDefault="007A1F44" w:rsidP="00DF34AB">
      <w:pPr>
        <w:pStyle w:val="Titolo3"/>
        <w:numPr>
          <w:ilvl w:val="0"/>
          <w:numId w:val="0"/>
        </w:numPr>
        <w:tabs>
          <w:tab w:val="clear" w:pos="2160"/>
          <w:tab w:val="clear" w:pos="2880"/>
        </w:tabs>
        <w:rPr>
          <w:noProof w:val="0"/>
        </w:rPr>
      </w:pPr>
      <w:bookmarkStart w:id="898" w:name="_Toc168393668"/>
      <w:bookmarkStart w:id="899" w:name="_Toc169380331"/>
      <w:bookmarkStart w:id="900" w:name="_Toc237277101"/>
      <w:bookmarkStart w:id="901" w:name="_Toc330825270"/>
      <w:bookmarkStart w:id="902" w:name="_Toc398544241"/>
      <w:bookmarkStart w:id="903" w:name="_Toc398717937"/>
      <w:bookmarkStart w:id="904" w:name="_Toc518634539"/>
      <w:r w:rsidRPr="00977EA3">
        <w:rPr>
          <w:noProof w:val="0"/>
        </w:rPr>
        <w:t>3.37.3 Referenced Standards</w:t>
      </w:r>
      <w:bookmarkEnd w:id="898"/>
      <w:bookmarkEnd w:id="899"/>
      <w:bookmarkEnd w:id="900"/>
      <w:bookmarkEnd w:id="901"/>
      <w:bookmarkEnd w:id="902"/>
      <w:bookmarkEnd w:id="903"/>
      <w:bookmarkEnd w:id="904"/>
    </w:p>
    <w:p w14:paraId="16E69DAF" w14:textId="4AE55E9B" w:rsidR="007A1F44" w:rsidRPr="00977EA3" w:rsidRDefault="007A1F44" w:rsidP="00DF34AB">
      <w:pPr>
        <w:pStyle w:val="Corpotesto"/>
      </w:pPr>
      <w:r w:rsidRPr="00977EA3">
        <w:t xml:space="preserve">RFC1738, Uniform Resource Locators (URL), December 1994, </w:t>
      </w:r>
      <w:hyperlink r:id="rId79" w:history="1">
        <w:r w:rsidRPr="00977EA3">
          <w:rPr>
            <w:rStyle w:val="Collegamentoipertestuale"/>
          </w:rPr>
          <w:t>http://www.faqs.org/rfcs/rfc1738.html</w:t>
        </w:r>
      </w:hyperlink>
    </w:p>
    <w:p w14:paraId="283BF574" w14:textId="5C6B43F6" w:rsidR="007A1F44" w:rsidRPr="00977EA3" w:rsidRDefault="007A1F44" w:rsidP="00DF34AB">
      <w:pPr>
        <w:pStyle w:val="Corpotesto"/>
      </w:pPr>
      <w:r w:rsidRPr="00977EA3">
        <w:t xml:space="preserve">RFC2616 </w:t>
      </w:r>
      <w:proofErr w:type="spellStart"/>
      <w:r w:rsidRPr="00977EA3">
        <w:t>HyperText</w:t>
      </w:r>
      <w:proofErr w:type="spellEnd"/>
      <w:r w:rsidRPr="00977EA3">
        <w:t xml:space="preserve"> Transfer Protocol HTTP/1.1</w:t>
      </w:r>
    </w:p>
    <w:p w14:paraId="1F44236E" w14:textId="77777777" w:rsidR="007A1F44" w:rsidRPr="00977EA3" w:rsidRDefault="007A1F44" w:rsidP="00DF34AB">
      <w:pPr>
        <w:pStyle w:val="Corpotesto"/>
      </w:pPr>
      <w:r w:rsidRPr="00977EA3">
        <w:lastRenderedPageBreak/>
        <w:t>Extensible Markup Language (XML) 1.0 (Second Edition). W3C Recommendation 6 October 2000. http://www.w3.org/TR/REC-xml.</w:t>
      </w:r>
    </w:p>
    <w:p w14:paraId="141006F5" w14:textId="77777777" w:rsidR="007A1F44" w:rsidRPr="00977EA3" w:rsidRDefault="007A1F44" w:rsidP="00DF34AB">
      <w:pPr>
        <w:pStyle w:val="Corpotesto"/>
      </w:pPr>
      <w:r w:rsidRPr="00977EA3">
        <w:t>ITI TF-2x: Appendix V Web Services for IHE Transactions</w:t>
      </w:r>
    </w:p>
    <w:p w14:paraId="45E7B03B" w14:textId="77777777" w:rsidR="007A1F44" w:rsidRPr="00977EA3" w:rsidRDefault="007A1F44" w:rsidP="00DF34AB">
      <w:pPr>
        <w:pStyle w:val="Corpotesto"/>
      </w:pPr>
      <w:proofErr w:type="spellStart"/>
      <w:r w:rsidRPr="00977EA3">
        <w:t>XForms</w:t>
      </w:r>
      <w:proofErr w:type="spellEnd"/>
      <w:r w:rsidRPr="00977EA3">
        <w:t xml:space="preserve"> 1.1, W3C Working Draft. </w:t>
      </w:r>
      <w:hyperlink r:id="rId80" w:history="1">
        <w:r w:rsidRPr="00977EA3">
          <w:rPr>
            <w:rStyle w:val="Collegamentoipertestuale"/>
          </w:rPr>
          <w:t>http://www.w3.org/TR/2004/WD-xforms11-20041115/</w:t>
        </w:r>
      </w:hyperlink>
    </w:p>
    <w:p w14:paraId="6460AF5B" w14:textId="77777777" w:rsidR="007A1F44" w:rsidRPr="00977EA3" w:rsidRDefault="007A1F44" w:rsidP="00DF34AB">
      <w:pPr>
        <w:pStyle w:val="Corpotesto"/>
      </w:pPr>
    </w:p>
    <w:p w14:paraId="6C3433C9" w14:textId="77777777" w:rsidR="007A1F44" w:rsidRPr="00977EA3" w:rsidRDefault="007A1F44" w:rsidP="00DF34AB">
      <w:pPr>
        <w:pStyle w:val="Titolo3"/>
        <w:numPr>
          <w:ilvl w:val="0"/>
          <w:numId w:val="0"/>
        </w:numPr>
        <w:tabs>
          <w:tab w:val="clear" w:pos="2160"/>
          <w:tab w:val="clear" w:pos="2880"/>
        </w:tabs>
        <w:rPr>
          <w:noProof w:val="0"/>
        </w:rPr>
      </w:pPr>
      <w:bookmarkStart w:id="905" w:name="_Toc330825271"/>
      <w:bookmarkStart w:id="906" w:name="_Toc398544242"/>
      <w:bookmarkStart w:id="907" w:name="_Toc398717938"/>
      <w:bookmarkStart w:id="908" w:name="_Toc518634540"/>
      <w:r w:rsidRPr="00977EA3">
        <w:rPr>
          <w:noProof w:val="0"/>
        </w:rPr>
        <w:t>3.37.4 Interaction Diagram</w:t>
      </w:r>
      <w:bookmarkEnd w:id="905"/>
      <w:bookmarkEnd w:id="906"/>
      <w:bookmarkEnd w:id="907"/>
      <w:bookmarkEnd w:id="908"/>
    </w:p>
    <w:p w14:paraId="29B39E48" w14:textId="77777777" w:rsidR="007A1F44" w:rsidRPr="00977EA3" w:rsidRDefault="002E21BE" w:rsidP="00D372D5">
      <w:pPr>
        <w:pStyle w:val="Corpotesto"/>
        <w:jc w:val="center"/>
      </w:pPr>
      <w:r w:rsidRPr="00977EA3">
        <w:rPr>
          <w:noProof/>
          <w:sz w:val="20"/>
        </w:rPr>
        <w:object w:dxaOrig="8080" w:dyaOrig="3600" w14:anchorId="74A32360">
          <v:shape id="_x0000_i1047" type="#_x0000_t75" alt="" style="width:399.75pt;height:180.75pt;mso-width-percent:0;mso-height-percent:0;mso-width-percent:0;mso-height-percent:0" o:ole="" fillcolor="window">
            <v:imagedata r:id="rId81" o:title=""/>
          </v:shape>
          <o:OLEObject Type="Embed" ProgID="Word.Picture.8" ShapeID="_x0000_i1047" DrawAspect="Content" ObjectID="_1620110871" r:id="rId82"/>
        </w:object>
      </w:r>
    </w:p>
    <w:p w14:paraId="2DFC2C17" w14:textId="77777777" w:rsidR="007A1F44" w:rsidRPr="00977EA3" w:rsidRDefault="007A1F44" w:rsidP="00DF34AB">
      <w:pPr>
        <w:pStyle w:val="Titolo4"/>
        <w:numPr>
          <w:ilvl w:val="0"/>
          <w:numId w:val="0"/>
        </w:numPr>
        <w:tabs>
          <w:tab w:val="clear" w:pos="2160"/>
          <w:tab w:val="clear" w:pos="2880"/>
          <w:tab w:val="clear" w:pos="3600"/>
        </w:tabs>
        <w:rPr>
          <w:noProof w:val="0"/>
        </w:rPr>
      </w:pPr>
      <w:bookmarkStart w:id="909" w:name="_Toc169380332"/>
      <w:bookmarkStart w:id="910" w:name="_Toc398544243"/>
      <w:r w:rsidRPr="00977EA3">
        <w:rPr>
          <w:noProof w:val="0"/>
        </w:rPr>
        <w:t>3.37.4.1 Retrieve Clarifications</w:t>
      </w:r>
      <w:bookmarkEnd w:id="909"/>
      <w:r w:rsidRPr="00977EA3">
        <w:rPr>
          <w:noProof w:val="0"/>
        </w:rPr>
        <w:t xml:space="preserve"> Request</w:t>
      </w:r>
      <w:bookmarkEnd w:id="910"/>
    </w:p>
    <w:p w14:paraId="3E34371C" w14:textId="77777777" w:rsidR="007A1F44" w:rsidRPr="00977EA3" w:rsidRDefault="007A1F44" w:rsidP="00DF34AB">
      <w:pPr>
        <w:pStyle w:val="Corpotesto"/>
      </w:pPr>
      <w:r w:rsidRPr="00977EA3">
        <w:t>This transaction is initiated whenever a Form Filler which supports the Retrieve Clarifications Option needs to obtain clarification information relevant to the organization or site.</w:t>
      </w:r>
    </w:p>
    <w:p w14:paraId="74331552"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911" w:name="_Toc169380333"/>
      <w:r w:rsidRPr="00977EA3">
        <w:rPr>
          <w:noProof w:val="0"/>
        </w:rPr>
        <w:t>3.37.4.1.1 Trigger Events</w:t>
      </w:r>
      <w:bookmarkEnd w:id="911"/>
    </w:p>
    <w:p w14:paraId="66C5D70F" w14:textId="77777777" w:rsidR="007A1F44" w:rsidRPr="00977EA3" w:rsidRDefault="007A1F44" w:rsidP="00DF34AB">
      <w:pPr>
        <w:pStyle w:val="Corpotesto"/>
      </w:pPr>
      <w:r w:rsidRPr="00977EA3">
        <w:t>The Retrieve Clarification event is triggered by the need for information on current clarifications to be made available within an EHR system. The transaction does not specify when the Retrieve Clarification happens, only that this transaction is available when information regarding clarifications is needed from a Form Manager or Form Processor. It is the responsibility of the Form Filler that supports this option to periodically execute this transaction.</w:t>
      </w:r>
    </w:p>
    <w:p w14:paraId="4ED8466C"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912" w:name="_Toc169380334"/>
      <w:r w:rsidRPr="00977EA3">
        <w:rPr>
          <w:noProof w:val="0"/>
        </w:rPr>
        <w:t>3.37.4.1.2 Message Semantics</w:t>
      </w:r>
      <w:bookmarkEnd w:id="912"/>
    </w:p>
    <w:p w14:paraId="5A126D42" w14:textId="77777777" w:rsidR="007A1F44" w:rsidRPr="00977EA3" w:rsidRDefault="007A1F44" w:rsidP="00DF34AB">
      <w:pPr>
        <w:pStyle w:val="Corpotesto"/>
      </w:pPr>
      <w:r w:rsidRPr="00977EA3">
        <w:t>Implementors of this transaction shall comply with all requirements described in ITI TF-2x: Appendix V: Web Services for IHE Transactions.</w:t>
      </w:r>
    </w:p>
    <w:p w14:paraId="0FF65685" w14:textId="77777777" w:rsidR="007A1F44" w:rsidRPr="00977EA3" w:rsidRDefault="007A1F44" w:rsidP="00DF34AB">
      <w:pPr>
        <w:pStyle w:val="Corpotesto"/>
      </w:pPr>
      <w:r w:rsidRPr="00977EA3">
        <w:t>The following parameters are specified for this transaction.</w:t>
      </w:r>
    </w:p>
    <w:p w14:paraId="7861E21D" w14:textId="77777777" w:rsidR="007A1F44" w:rsidRPr="00977EA3" w:rsidRDefault="007A1F44" w:rsidP="00DF34AB">
      <w:pPr>
        <w:pStyle w:val="Corpotes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247"/>
        <w:gridCol w:w="2803"/>
        <w:gridCol w:w="2623"/>
      </w:tblGrid>
      <w:tr w:rsidR="007A1F44" w:rsidRPr="00977EA3" w14:paraId="1EF9A23E" w14:textId="77777777" w:rsidTr="002C27A4">
        <w:trPr>
          <w:tblHeader/>
          <w:jc w:val="center"/>
        </w:trPr>
        <w:tc>
          <w:tcPr>
            <w:tcW w:w="2178" w:type="dxa"/>
            <w:shd w:val="clear" w:color="auto" w:fill="E6E6E6"/>
          </w:tcPr>
          <w:p w14:paraId="5E2C5C68" w14:textId="77777777" w:rsidR="007A1F44" w:rsidRPr="00977EA3" w:rsidRDefault="007A1F44" w:rsidP="00A063AC">
            <w:pPr>
              <w:pStyle w:val="TableEntryHeader"/>
              <w:rPr>
                <w:noProof w:val="0"/>
              </w:rPr>
            </w:pPr>
            <w:r w:rsidRPr="00977EA3">
              <w:rPr>
                <w:noProof w:val="0"/>
              </w:rPr>
              <w:t>Parameter Name</w:t>
            </w:r>
          </w:p>
        </w:tc>
        <w:tc>
          <w:tcPr>
            <w:tcW w:w="1247" w:type="dxa"/>
            <w:shd w:val="clear" w:color="auto" w:fill="E6E6E6"/>
          </w:tcPr>
          <w:p w14:paraId="66E1F4F2" w14:textId="77777777" w:rsidR="007A1F44" w:rsidRPr="00977EA3" w:rsidRDefault="007A1F44" w:rsidP="00A53067">
            <w:pPr>
              <w:pStyle w:val="TableEntryHeader"/>
              <w:rPr>
                <w:noProof w:val="0"/>
              </w:rPr>
            </w:pPr>
            <w:r w:rsidRPr="00977EA3">
              <w:rPr>
                <w:noProof w:val="0"/>
              </w:rPr>
              <w:t>REQ</w:t>
            </w:r>
          </w:p>
        </w:tc>
        <w:tc>
          <w:tcPr>
            <w:tcW w:w="2803" w:type="dxa"/>
            <w:shd w:val="clear" w:color="auto" w:fill="E6E6E6"/>
          </w:tcPr>
          <w:p w14:paraId="057EC8BA" w14:textId="77777777" w:rsidR="007A1F44" w:rsidRPr="00977EA3" w:rsidRDefault="007A1F44" w:rsidP="00A53067">
            <w:pPr>
              <w:pStyle w:val="TableEntryHeader"/>
              <w:rPr>
                <w:noProof w:val="0"/>
              </w:rPr>
            </w:pPr>
            <w:r w:rsidRPr="00977EA3">
              <w:rPr>
                <w:noProof w:val="0"/>
              </w:rPr>
              <w:t>Description</w:t>
            </w:r>
          </w:p>
        </w:tc>
        <w:tc>
          <w:tcPr>
            <w:tcW w:w="2623" w:type="dxa"/>
            <w:shd w:val="clear" w:color="auto" w:fill="E6E6E6"/>
          </w:tcPr>
          <w:p w14:paraId="6BE72EC1" w14:textId="77777777" w:rsidR="007A1F44" w:rsidRPr="00977EA3" w:rsidRDefault="007A1F44" w:rsidP="00A53067">
            <w:pPr>
              <w:pStyle w:val="TableEntryHeader"/>
              <w:rPr>
                <w:noProof w:val="0"/>
              </w:rPr>
            </w:pPr>
            <w:r w:rsidRPr="00977EA3">
              <w:rPr>
                <w:noProof w:val="0"/>
              </w:rPr>
              <w:t>Value</w:t>
            </w:r>
          </w:p>
        </w:tc>
      </w:tr>
      <w:tr w:rsidR="007A1F44" w:rsidRPr="00977EA3" w14:paraId="069421D4" w14:textId="77777777" w:rsidTr="002C27A4">
        <w:trPr>
          <w:cantSplit/>
          <w:jc w:val="center"/>
        </w:trPr>
        <w:tc>
          <w:tcPr>
            <w:tcW w:w="2178" w:type="dxa"/>
          </w:tcPr>
          <w:p w14:paraId="69D1EF60" w14:textId="77777777" w:rsidR="007A1F44" w:rsidRPr="00977EA3" w:rsidRDefault="007A1F44" w:rsidP="002C27A4">
            <w:pPr>
              <w:pStyle w:val="TableEntry"/>
              <w:rPr>
                <w:noProof w:val="0"/>
              </w:rPr>
            </w:pPr>
            <w:proofErr w:type="spellStart"/>
            <w:r w:rsidRPr="00977EA3">
              <w:rPr>
                <w:noProof w:val="0"/>
              </w:rPr>
              <w:t>clarificationData</w:t>
            </w:r>
            <w:proofErr w:type="spellEnd"/>
          </w:p>
        </w:tc>
        <w:tc>
          <w:tcPr>
            <w:tcW w:w="1247" w:type="dxa"/>
          </w:tcPr>
          <w:p w14:paraId="35D92153" w14:textId="77777777" w:rsidR="007A1F44" w:rsidRPr="00977EA3" w:rsidRDefault="007A1F44" w:rsidP="002C27A4">
            <w:pPr>
              <w:pStyle w:val="TableEntry"/>
              <w:rPr>
                <w:noProof w:val="0"/>
              </w:rPr>
            </w:pPr>
            <w:r w:rsidRPr="00977EA3">
              <w:rPr>
                <w:noProof w:val="0"/>
              </w:rPr>
              <w:t>R</w:t>
            </w:r>
          </w:p>
        </w:tc>
        <w:tc>
          <w:tcPr>
            <w:tcW w:w="2803" w:type="dxa"/>
          </w:tcPr>
          <w:p w14:paraId="65E032C2" w14:textId="77777777" w:rsidR="007A1F44" w:rsidRPr="00977EA3" w:rsidRDefault="007A1F44" w:rsidP="002C27A4">
            <w:pPr>
              <w:pStyle w:val="TableEntry"/>
              <w:rPr>
                <w:noProof w:val="0"/>
              </w:rPr>
            </w:pPr>
            <w:r w:rsidRPr="00977EA3">
              <w:rPr>
                <w:noProof w:val="0"/>
              </w:rPr>
              <w:t>The xml representation of clarification specific values.</w:t>
            </w:r>
          </w:p>
        </w:tc>
        <w:tc>
          <w:tcPr>
            <w:tcW w:w="2623" w:type="dxa"/>
          </w:tcPr>
          <w:p w14:paraId="650832DC" w14:textId="77777777" w:rsidR="007A1F44" w:rsidRPr="00977EA3" w:rsidRDefault="007A1F44" w:rsidP="002C27A4">
            <w:pPr>
              <w:pStyle w:val="TableEntry"/>
              <w:rPr>
                <w:noProof w:val="0"/>
              </w:rPr>
            </w:pPr>
            <w:r w:rsidRPr="00977EA3">
              <w:rPr>
                <w:noProof w:val="0"/>
              </w:rPr>
              <w:t>This value is a well-formed xml document.as defined below.</w:t>
            </w:r>
          </w:p>
        </w:tc>
      </w:tr>
      <w:tr w:rsidR="007A1F44" w:rsidRPr="00977EA3" w14:paraId="5BFC6AE5" w14:textId="77777777" w:rsidTr="002C27A4">
        <w:trPr>
          <w:cantSplit/>
          <w:jc w:val="center"/>
        </w:trPr>
        <w:tc>
          <w:tcPr>
            <w:tcW w:w="2178" w:type="dxa"/>
          </w:tcPr>
          <w:p w14:paraId="7BE277D0" w14:textId="77777777" w:rsidR="007A1F44" w:rsidRPr="00977EA3" w:rsidRDefault="007A1F44" w:rsidP="002C27A4">
            <w:pPr>
              <w:pStyle w:val="TableEntry"/>
              <w:ind w:left="360"/>
              <w:rPr>
                <w:noProof w:val="0"/>
              </w:rPr>
            </w:pPr>
            <w:proofErr w:type="spellStart"/>
            <w:r w:rsidRPr="00977EA3">
              <w:rPr>
                <w:noProof w:val="0"/>
              </w:rPr>
              <w:lastRenderedPageBreak/>
              <w:t>orgID</w:t>
            </w:r>
            <w:proofErr w:type="spellEnd"/>
          </w:p>
        </w:tc>
        <w:tc>
          <w:tcPr>
            <w:tcW w:w="1247" w:type="dxa"/>
          </w:tcPr>
          <w:p w14:paraId="3A1B5070" w14:textId="77777777" w:rsidR="007A1F44" w:rsidRPr="00977EA3" w:rsidRDefault="007A1F44" w:rsidP="002C27A4">
            <w:pPr>
              <w:pStyle w:val="TableEntry"/>
              <w:rPr>
                <w:noProof w:val="0"/>
              </w:rPr>
            </w:pPr>
            <w:r w:rsidRPr="00977EA3">
              <w:rPr>
                <w:noProof w:val="0"/>
              </w:rPr>
              <w:t>R</w:t>
            </w:r>
          </w:p>
        </w:tc>
        <w:tc>
          <w:tcPr>
            <w:tcW w:w="2803" w:type="dxa"/>
          </w:tcPr>
          <w:p w14:paraId="44E9A57D" w14:textId="77777777" w:rsidR="007A1F44" w:rsidRPr="00977EA3" w:rsidRDefault="007A1F44" w:rsidP="002C27A4">
            <w:pPr>
              <w:pStyle w:val="TableEntry"/>
              <w:rPr>
                <w:noProof w:val="0"/>
              </w:rPr>
            </w:pPr>
          </w:p>
        </w:tc>
        <w:tc>
          <w:tcPr>
            <w:tcW w:w="2623" w:type="dxa"/>
          </w:tcPr>
          <w:p w14:paraId="527E8D37" w14:textId="77777777" w:rsidR="007A1F44" w:rsidRPr="00977EA3" w:rsidRDefault="007A1F44" w:rsidP="002C27A4">
            <w:pPr>
              <w:pStyle w:val="TableEntry"/>
              <w:rPr>
                <w:noProof w:val="0"/>
              </w:rPr>
            </w:pPr>
            <w:r w:rsidRPr="00977EA3">
              <w:rPr>
                <w:noProof w:val="0"/>
              </w:rPr>
              <w:t>A string identifying the organization</w:t>
            </w:r>
          </w:p>
        </w:tc>
      </w:tr>
      <w:tr w:rsidR="007A1F44" w:rsidRPr="00977EA3" w14:paraId="6B525CC0" w14:textId="77777777" w:rsidTr="002C27A4">
        <w:trPr>
          <w:cantSplit/>
          <w:jc w:val="center"/>
        </w:trPr>
        <w:tc>
          <w:tcPr>
            <w:tcW w:w="2178" w:type="dxa"/>
          </w:tcPr>
          <w:p w14:paraId="7D9DACF4" w14:textId="77777777" w:rsidR="007A1F44" w:rsidRPr="00977EA3" w:rsidRDefault="007A1F44" w:rsidP="002C27A4">
            <w:pPr>
              <w:pStyle w:val="TableEntry"/>
              <w:ind w:left="360"/>
              <w:rPr>
                <w:noProof w:val="0"/>
              </w:rPr>
            </w:pPr>
            <w:proofErr w:type="spellStart"/>
            <w:r w:rsidRPr="00977EA3">
              <w:rPr>
                <w:noProof w:val="0"/>
              </w:rPr>
              <w:t>encodedResponse</w:t>
            </w:r>
            <w:proofErr w:type="spellEnd"/>
          </w:p>
        </w:tc>
        <w:tc>
          <w:tcPr>
            <w:tcW w:w="1247" w:type="dxa"/>
          </w:tcPr>
          <w:p w14:paraId="2500FDB6" w14:textId="77777777" w:rsidR="007A1F44" w:rsidRPr="00977EA3" w:rsidRDefault="007A1F44" w:rsidP="002C27A4">
            <w:pPr>
              <w:pStyle w:val="TableEntry"/>
              <w:rPr>
                <w:noProof w:val="0"/>
              </w:rPr>
            </w:pPr>
            <w:r w:rsidRPr="00977EA3">
              <w:rPr>
                <w:noProof w:val="0"/>
              </w:rPr>
              <w:t>R</w:t>
            </w:r>
          </w:p>
        </w:tc>
        <w:tc>
          <w:tcPr>
            <w:tcW w:w="2803" w:type="dxa"/>
          </w:tcPr>
          <w:p w14:paraId="3211E657" w14:textId="77777777" w:rsidR="007A1F44" w:rsidRPr="00977EA3" w:rsidRDefault="007A1F44" w:rsidP="002C27A4">
            <w:pPr>
              <w:pStyle w:val="TableEntry"/>
              <w:rPr>
                <w:noProof w:val="0"/>
              </w:rPr>
            </w:pPr>
            <w:r w:rsidRPr="00977EA3">
              <w:rPr>
                <w:noProof w:val="0"/>
              </w:rPr>
              <w:t>Tells the Form Manager whether or not to return an encoded response</w:t>
            </w:r>
          </w:p>
        </w:tc>
        <w:tc>
          <w:tcPr>
            <w:tcW w:w="2623" w:type="dxa"/>
          </w:tcPr>
          <w:p w14:paraId="73BE6C6C" w14:textId="77777777" w:rsidR="007A1F44" w:rsidRPr="00977EA3" w:rsidRDefault="007A1F44" w:rsidP="002C27A4">
            <w:pPr>
              <w:pStyle w:val="TableEntry"/>
              <w:rPr>
                <w:noProof w:val="0"/>
              </w:rPr>
            </w:pPr>
            <w:r w:rsidRPr="00977EA3">
              <w:rPr>
                <w:noProof w:val="0"/>
              </w:rPr>
              <w:t>{</w:t>
            </w:r>
            <w:proofErr w:type="spellStart"/>
            <w:r w:rsidRPr="00977EA3">
              <w:rPr>
                <w:noProof w:val="0"/>
              </w:rPr>
              <w:t>true,false</w:t>
            </w:r>
            <w:proofErr w:type="spellEnd"/>
            <w:r w:rsidRPr="00977EA3">
              <w:rPr>
                <w:noProof w:val="0"/>
              </w:rPr>
              <w:t>}</w:t>
            </w:r>
          </w:p>
        </w:tc>
      </w:tr>
      <w:tr w:rsidR="007A1F44" w:rsidRPr="00977EA3" w14:paraId="5151999A" w14:textId="77777777" w:rsidTr="002C27A4">
        <w:trPr>
          <w:cantSplit/>
          <w:jc w:val="center"/>
        </w:trPr>
        <w:tc>
          <w:tcPr>
            <w:tcW w:w="2178" w:type="dxa"/>
          </w:tcPr>
          <w:p w14:paraId="51BD12C8" w14:textId="77777777" w:rsidR="007A1F44" w:rsidRPr="00977EA3" w:rsidRDefault="007A1F44" w:rsidP="002C27A4">
            <w:pPr>
              <w:pStyle w:val="TableEntry"/>
              <w:ind w:left="360"/>
              <w:rPr>
                <w:noProof w:val="0"/>
              </w:rPr>
            </w:pPr>
            <w:proofErr w:type="spellStart"/>
            <w:r w:rsidRPr="00977EA3">
              <w:rPr>
                <w:noProof w:val="0"/>
              </w:rPr>
              <w:t>archiveURL</w:t>
            </w:r>
            <w:proofErr w:type="spellEnd"/>
          </w:p>
        </w:tc>
        <w:tc>
          <w:tcPr>
            <w:tcW w:w="1247" w:type="dxa"/>
          </w:tcPr>
          <w:p w14:paraId="5D86652F" w14:textId="77777777" w:rsidR="007A1F44" w:rsidRPr="00977EA3" w:rsidRDefault="007A1F44" w:rsidP="002C27A4">
            <w:pPr>
              <w:pStyle w:val="TableEntry"/>
              <w:rPr>
                <w:noProof w:val="0"/>
              </w:rPr>
            </w:pPr>
            <w:r w:rsidRPr="00977EA3">
              <w:rPr>
                <w:noProof w:val="0"/>
              </w:rPr>
              <w:t>R</w:t>
            </w:r>
          </w:p>
        </w:tc>
        <w:tc>
          <w:tcPr>
            <w:tcW w:w="2803" w:type="dxa"/>
          </w:tcPr>
          <w:p w14:paraId="07E4B6CF" w14:textId="77777777" w:rsidR="007A1F44" w:rsidRPr="00977EA3" w:rsidRDefault="007A1F44" w:rsidP="002C27A4">
            <w:pPr>
              <w:pStyle w:val="TableEntry"/>
              <w:rPr>
                <w:noProof w:val="0"/>
              </w:rPr>
            </w:pPr>
            <w:r w:rsidRPr="00977EA3">
              <w:rPr>
                <w:noProof w:val="0"/>
              </w:rPr>
              <w:t>Tells the Form Manager whether or not the Form Filler is exercising the Archive Option</w:t>
            </w:r>
          </w:p>
        </w:tc>
        <w:tc>
          <w:tcPr>
            <w:tcW w:w="2623" w:type="dxa"/>
          </w:tcPr>
          <w:p w14:paraId="6C45EAE7" w14:textId="77777777" w:rsidR="007A1F44" w:rsidRPr="00977EA3" w:rsidRDefault="007A1F44" w:rsidP="002C27A4">
            <w:pPr>
              <w:pStyle w:val="TableEntry"/>
              <w:rPr>
                <w:noProof w:val="0"/>
              </w:rPr>
            </w:pPr>
            <w:r w:rsidRPr="00977EA3">
              <w:rPr>
                <w:noProof w:val="0"/>
              </w:rPr>
              <w:t>the URL of any Form Filler identified Form Archiver; may be nil</w:t>
            </w:r>
          </w:p>
        </w:tc>
      </w:tr>
      <w:tr w:rsidR="007A1F44" w:rsidRPr="00977EA3" w14:paraId="30D538D9" w14:textId="77777777" w:rsidTr="002C27A4">
        <w:trPr>
          <w:cantSplit/>
          <w:jc w:val="center"/>
        </w:trPr>
        <w:tc>
          <w:tcPr>
            <w:tcW w:w="2178" w:type="dxa"/>
          </w:tcPr>
          <w:p w14:paraId="427E822F" w14:textId="77777777" w:rsidR="007A1F44" w:rsidRPr="00977EA3" w:rsidRDefault="007A1F44" w:rsidP="002C27A4">
            <w:pPr>
              <w:pStyle w:val="TableEntry"/>
              <w:ind w:left="360"/>
              <w:rPr>
                <w:noProof w:val="0"/>
              </w:rPr>
            </w:pPr>
            <w:r w:rsidRPr="00977EA3">
              <w:rPr>
                <w:noProof w:val="0"/>
              </w:rPr>
              <w:t>context</w:t>
            </w:r>
          </w:p>
        </w:tc>
        <w:tc>
          <w:tcPr>
            <w:tcW w:w="1247" w:type="dxa"/>
          </w:tcPr>
          <w:p w14:paraId="0A552BBB" w14:textId="77777777" w:rsidR="007A1F44" w:rsidRPr="00977EA3" w:rsidRDefault="007A1F44" w:rsidP="002C27A4">
            <w:pPr>
              <w:pStyle w:val="TableEntry"/>
              <w:rPr>
                <w:noProof w:val="0"/>
              </w:rPr>
            </w:pPr>
            <w:r w:rsidRPr="00977EA3">
              <w:rPr>
                <w:noProof w:val="0"/>
              </w:rPr>
              <w:t>R</w:t>
            </w:r>
          </w:p>
        </w:tc>
        <w:tc>
          <w:tcPr>
            <w:tcW w:w="2803" w:type="dxa"/>
          </w:tcPr>
          <w:p w14:paraId="007B5292" w14:textId="77777777" w:rsidR="007A1F44" w:rsidRPr="00977EA3" w:rsidRDefault="007A1F44" w:rsidP="002C27A4">
            <w:pPr>
              <w:pStyle w:val="TableEntry"/>
              <w:rPr>
                <w:noProof w:val="0"/>
              </w:rPr>
            </w:pPr>
            <w:r w:rsidRPr="00977EA3">
              <w:rPr>
                <w:noProof w:val="0"/>
              </w:rPr>
              <w:t>The xml specifics of workflow context</w:t>
            </w:r>
          </w:p>
        </w:tc>
        <w:tc>
          <w:tcPr>
            <w:tcW w:w="2623" w:type="dxa"/>
          </w:tcPr>
          <w:p w14:paraId="161B4FE8" w14:textId="77777777" w:rsidR="007A1F44" w:rsidRPr="00977EA3" w:rsidRDefault="007A1F44" w:rsidP="002C27A4">
            <w:pPr>
              <w:pStyle w:val="TableEntry"/>
              <w:rPr>
                <w:noProof w:val="0"/>
              </w:rPr>
            </w:pPr>
            <w:r w:rsidRPr="00977EA3">
              <w:rPr>
                <w:noProof w:val="0"/>
              </w:rPr>
              <w:t>Defined by content profiles; may be nil</w:t>
            </w:r>
          </w:p>
        </w:tc>
      </w:tr>
    </w:tbl>
    <w:p w14:paraId="7EF29955" w14:textId="77777777" w:rsidR="007A1F44" w:rsidRPr="00977EA3" w:rsidRDefault="007A1F44" w:rsidP="00DF34AB">
      <w:pPr>
        <w:pStyle w:val="Corpotesto"/>
      </w:pPr>
    </w:p>
    <w:p w14:paraId="2FF21CD9" w14:textId="77777777" w:rsidR="006B655B" w:rsidRPr="00977EA3" w:rsidRDefault="007A1F44" w:rsidP="00DF34AB">
      <w:pPr>
        <w:pStyle w:val="Corpotesto"/>
      </w:pPr>
      <w:r w:rsidRPr="00977EA3">
        <w:t xml:space="preserve">The </w:t>
      </w:r>
      <w:proofErr w:type="spellStart"/>
      <w:r w:rsidRPr="00977EA3">
        <w:t>clarificationData</w:t>
      </w:r>
      <w:proofErr w:type="spellEnd"/>
      <w:r w:rsidRPr="00977EA3">
        <w:t xml:space="preserve"> may be extended by IHE content profiles with further definition of the &lt;context&gt; element. </w:t>
      </w:r>
    </w:p>
    <w:p w14:paraId="3BF158CA" w14:textId="76497A69" w:rsidR="007A1F44" w:rsidRPr="00977EA3" w:rsidRDefault="007A1F44" w:rsidP="00DF34AB">
      <w:pPr>
        <w:pStyle w:val="Corpotesto"/>
      </w:pPr>
      <w:r w:rsidRPr="00977EA3">
        <w:t xml:space="preserve">The content of </w:t>
      </w:r>
      <w:proofErr w:type="spellStart"/>
      <w:r w:rsidRPr="00977EA3">
        <w:t>clarificationData</w:t>
      </w:r>
      <w:proofErr w:type="spellEnd"/>
      <w:r w:rsidRPr="00977EA3">
        <w:t xml:space="preserve"> shall minimally be:</w:t>
      </w:r>
    </w:p>
    <w:p w14:paraId="34E805D7" w14:textId="77777777" w:rsidR="007A1F44" w:rsidRPr="00977EA3" w:rsidRDefault="007A1F44" w:rsidP="00D372D5">
      <w:pPr>
        <w:pStyle w:val="Rvision1"/>
      </w:pPr>
      <w:r w:rsidRPr="00977EA3">
        <w:t>&lt;</w:t>
      </w:r>
      <w:proofErr w:type="spellStart"/>
      <w:r w:rsidRPr="00977EA3">
        <w:t>clarificationData</w:t>
      </w:r>
      <w:proofErr w:type="spellEnd"/>
      <w:r w:rsidRPr="00977EA3">
        <w:t>&gt;</w:t>
      </w:r>
    </w:p>
    <w:p w14:paraId="4434D562" w14:textId="77777777" w:rsidR="007A1F44" w:rsidRPr="00977EA3" w:rsidRDefault="007A1F44" w:rsidP="00D372D5">
      <w:pPr>
        <w:pStyle w:val="Rvision1"/>
      </w:pPr>
      <w:r w:rsidRPr="00977EA3">
        <w:tab/>
        <w:t>&lt;</w:t>
      </w:r>
      <w:proofErr w:type="spellStart"/>
      <w:r w:rsidRPr="00977EA3">
        <w:t>orgID</w:t>
      </w:r>
      <w:proofErr w:type="spellEnd"/>
      <w:r w:rsidRPr="00977EA3">
        <w:t>&gt;a String identifying the form&lt;/</w:t>
      </w:r>
      <w:proofErr w:type="spellStart"/>
      <w:r w:rsidRPr="00977EA3">
        <w:t>orgID</w:t>
      </w:r>
      <w:proofErr w:type="spellEnd"/>
      <w:r w:rsidRPr="00977EA3">
        <w:t>&gt;</w:t>
      </w:r>
    </w:p>
    <w:p w14:paraId="39EAE6FF" w14:textId="77777777" w:rsidR="007A1F44" w:rsidRPr="00E63AF6" w:rsidRDefault="007A1F44" w:rsidP="00D372D5">
      <w:pPr>
        <w:pStyle w:val="Rvision1"/>
        <w:rPr>
          <w:lang w:val="fr-FR"/>
          <w:rPrChange w:id="913" w:author="Gregorio Canal" w:date="2019-05-22T14:54:00Z">
            <w:rPr/>
          </w:rPrChange>
        </w:rPr>
      </w:pPr>
      <w:r w:rsidRPr="00977EA3">
        <w:tab/>
      </w:r>
      <w:r w:rsidRPr="00E63AF6">
        <w:rPr>
          <w:lang w:val="fr-FR"/>
          <w:rPrChange w:id="914" w:author="Gregorio Canal" w:date="2019-05-22T14:54:00Z">
            <w:rPr/>
          </w:rPrChange>
        </w:rPr>
        <w:t>&lt;</w:t>
      </w:r>
      <w:proofErr w:type="spellStart"/>
      <w:r w:rsidRPr="00E63AF6">
        <w:rPr>
          <w:lang w:val="fr-FR"/>
          <w:rPrChange w:id="915" w:author="Gregorio Canal" w:date="2019-05-22T14:54:00Z">
            <w:rPr/>
          </w:rPrChange>
        </w:rPr>
        <w:t>encodedResponse</w:t>
      </w:r>
      <w:proofErr w:type="spellEnd"/>
      <w:r w:rsidRPr="00E63AF6">
        <w:rPr>
          <w:lang w:val="fr-FR"/>
          <w:rPrChange w:id="916" w:author="Gregorio Canal" w:date="2019-05-22T14:54:00Z">
            <w:rPr/>
          </w:rPrChange>
        </w:rPr>
        <w:t>&gt;false&lt;/</w:t>
      </w:r>
      <w:proofErr w:type="spellStart"/>
      <w:r w:rsidRPr="00E63AF6">
        <w:rPr>
          <w:lang w:val="fr-FR"/>
          <w:rPrChange w:id="917" w:author="Gregorio Canal" w:date="2019-05-22T14:54:00Z">
            <w:rPr/>
          </w:rPrChange>
        </w:rPr>
        <w:t>encodedResponse</w:t>
      </w:r>
      <w:proofErr w:type="spellEnd"/>
      <w:r w:rsidRPr="00E63AF6">
        <w:rPr>
          <w:lang w:val="fr-FR"/>
          <w:rPrChange w:id="918" w:author="Gregorio Canal" w:date="2019-05-22T14:54:00Z">
            <w:rPr/>
          </w:rPrChange>
        </w:rPr>
        <w:t>&gt;</w:t>
      </w:r>
    </w:p>
    <w:p w14:paraId="03AC88AD" w14:textId="77777777" w:rsidR="007A1F44" w:rsidRPr="00E63AF6" w:rsidRDefault="007A1F44" w:rsidP="00D372D5">
      <w:pPr>
        <w:pStyle w:val="Rvision1"/>
        <w:rPr>
          <w:lang w:val="fr-FR"/>
          <w:rPrChange w:id="919" w:author="Gregorio Canal" w:date="2019-05-22T14:54:00Z">
            <w:rPr/>
          </w:rPrChange>
        </w:rPr>
      </w:pPr>
      <w:r w:rsidRPr="00E63AF6">
        <w:rPr>
          <w:lang w:val="fr-FR"/>
          <w:rPrChange w:id="920" w:author="Gregorio Canal" w:date="2019-05-22T14:54:00Z">
            <w:rPr/>
          </w:rPrChange>
        </w:rPr>
        <w:tab/>
        <w:t>&lt;</w:t>
      </w:r>
      <w:proofErr w:type="spellStart"/>
      <w:r w:rsidRPr="00E63AF6">
        <w:rPr>
          <w:lang w:val="fr-FR"/>
          <w:rPrChange w:id="921" w:author="Gregorio Canal" w:date="2019-05-22T14:54:00Z">
            <w:rPr/>
          </w:rPrChange>
        </w:rPr>
        <w:t>archiveURL</w:t>
      </w:r>
      <w:proofErr w:type="spellEnd"/>
      <w:r w:rsidRPr="00E63AF6">
        <w:rPr>
          <w:lang w:val="fr-FR"/>
          <w:rPrChange w:id="922" w:author="Gregorio Canal" w:date="2019-05-22T14:54:00Z">
            <w:rPr/>
          </w:rPrChange>
        </w:rPr>
        <w:t xml:space="preserve"> /&gt;</w:t>
      </w:r>
    </w:p>
    <w:p w14:paraId="0D0405A1" w14:textId="77777777" w:rsidR="007A1F44" w:rsidRPr="00E63AF6" w:rsidRDefault="007A1F44" w:rsidP="00D372D5">
      <w:pPr>
        <w:pStyle w:val="Rvision1"/>
        <w:rPr>
          <w:lang w:val="fr-FR"/>
          <w:rPrChange w:id="923" w:author="Gregorio Canal" w:date="2019-05-22T14:54:00Z">
            <w:rPr/>
          </w:rPrChange>
        </w:rPr>
      </w:pPr>
      <w:r w:rsidRPr="00E63AF6">
        <w:rPr>
          <w:lang w:val="fr-FR"/>
          <w:rPrChange w:id="924" w:author="Gregorio Canal" w:date="2019-05-22T14:54:00Z">
            <w:rPr/>
          </w:rPrChange>
        </w:rPr>
        <w:tab/>
        <w:t>&lt;</w:t>
      </w:r>
      <w:proofErr w:type="spellStart"/>
      <w:r w:rsidRPr="00E63AF6">
        <w:rPr>
          <w:lang w:val="fr-FR"/>
          <w:rPrChange w:id="925" w:author="Gregorio Canal" w:date="2019-05-22T14:54:00Z">
            <w:rPr/>
          </w:rPrChange>
        </w:rPr>
        <w:t>context</w:t>
      </w:r>
      <w:proofErr w:type="spellEnd"/>
      <w:r w:rsidRPr="00E63AF6">
        <w:rPr>
          <w:lang w:val="fr-FR"/>
          <w:rPrChange w:id="926" w:author="Gregorio Canal" w:date="2019-05-22T14:54:00Z">
            <w:rPr/>
          </w:rPrChange>
        </w:rPr>
        <w:t>/&gt;</w:t>
      </w:r>
    </w:p>
    <w:p w14:paraId="6E58AE7A" w14:textId="77777777" w:rsidR="007A1F44" w:rsidRPr="00977EA3" w:rsidRDefault="007A1F44" w:rsidP="00D372D5">
      <w:pPr>
        <w:pStyle w:val="Rvision1"/>
      </w:pPr>
      <w:r w:rsidRPr="00977EA3">
        <w:t>&lt;/</w:t>
      </w:r>
      <w:proofErr w:type="spellStart"/>
      <w:r w:rsidRPr="00977EA3">
        <w:t>clarificationData</w:t>
      </w:r>
      <w:proofErr w:type="spellEnd"/>
      <w:r w:rsidRPr="00977EA3">
        <w:t>&gt;</w:t>
      </w:r>
    </w:p>
    <w:p w14:paraId="5B2A78FA"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bookmarkStart w:id="927" w:name="_Toc169380336"/>
      <w:r w:rsidRPr="00977EA3">
        <w:rPr>
          <w:noProof w:val="0"/>
        </w:rPr>
        <w:t>3.37.4.1.3 Expected Actions</w:t>
      </w:r>
      <w:bookmarkEnd w:id="927"/>
    </w:p>
    <w:p w14:paraId="076FF600" w14:textId="77777777" w:rsidR="007A1F44" w:rsidRPr="00977EA3" w:rsidRDefault="007A1F44" w:rsidP="00DF34AB">
      <w:pPr>
        <w:pStyle w:val="Corpotesto"/>
      </w:pPr>
      <w:r w:rsidRPr="00977EA3">
        <w:t xml:space="preserve">Upon receipt of the Retrieve Clarifications request, the Form Manager or Form Processor shall parse the request and shall return the requested response in the </w:t>
      </w:r>
      <w:proofErr w:type="spellStart"/>
      <w:r w:rsidRPr="00977EA3">
        <w:t>RetrieveClarificationsResponse</w:t>
      </w:r>
      <w:proofErr w:type="spellEnd"/>
      <w:r w:rsidRPr="00977EA3">
        <w:t xml:space="preserve"> element, or errors with SOAP Faults.</w:t>
      </w:r>
    </w:p>
    <w:p w14:paraId="6D3D160B" w14:textId="77777777" w:rsidR="007A1F44" w:rsidRPr="00977EA3" w:rsidRDefault="007A1F44" w:rsidP="00DF34AB">
      <w:pPr>
        <w:pStyle w:val="Corpotesto"/>
      </w:pPr>
      <w:r w:rsidRPr="00977EA3">
        <w:t xml:space="preserve">The Form Manager or Form Processor shall return the form or URL based on the values of: a) the </w:t>
      </w:r>
      <w:proofErr w:type="spellStart"/>
      <w:r w:rsidRPr="00977EA3">
        <w:t>encodedResponse</w:t>
      </w:r>
      <w:proofErr w:type="spellEnd"/>
      <w:r w:rsidRPr="00977EA3">
        <w:t xml:space="preserve">; b) the </w:t>
      </w:r>
      <w:proofErr w:type="spellStart"/>
      <w:r w:rsidRPr="00977EA3">
        <w:t>orgID</w:t>
      </w:r>
      <w:proofErr w:type="spellEnd"/>
      <w:r w:rsidRPr="00977EA3">
        <w:t xml:space="preserve">; c) any additional </w:t>
      </w:r>
      <w:proofErr w:type="spellStart"/>
      <w:r w:rsidRPr="00977EA3">
        <w:t>clarificationData</w:t>
      </w:r>
      <w:proofErr w:type="spellEnd"/>
      <w:r w:rsidRPr="00977EA3">
        <w:t xml:space="preserve">. </w:t>
      </w:r>
    </w:p>
    <w:p w14:paraId="5B839F1A" w14:textId="77777777" w:rsidR="007A1F44" w:rsidRPr="00977EA3" w:rsidRDefault="007A1F44" w:rsidP="00DF34AB">
      <w:pPr>
        <w:pStyle w:val="Corpotesto"/>
      </w:pPr>
      <w:r w:rsidRPr="00977EA3">
        <w:t>If no clarification information is available, this is shall be indicated by a form indicating that no clarification information is available.</w:t>
      </w:r>
    </w:p>
    <w:p w14:paraId="637B9311" w14:textId="246C4F39" w:rsidR="007A1F44" w:rsidRPr="00977EA3" w:rsidRDefault="007A1F44" w:rsidP="0084432D">
      <w:pPr>
        <w:pStyle w:val="Corpotesto"/>
      </w:pPr>
      <w:r w:rsidRPr="00977EA3">
        <w:t xml:space="preserve">If </w:t>
      </w:r>
      <w:proofErr w:type="spellStart"/>
      <w:r w:rsidRPr="00977EA3">
        <w:t>encodedResponse</w:t>
      </w:r>
      <w:proofErr w:type="spellEnd"/>
      <w:r w:rsidRPr="00977EA3">
        <w:t xml:space="preserve"> is ‘true’, then the response from the Form Manager or Form Processor shall be either a Structured (XML) or Unstructured (non-XML) element. When the </w:t>
      </w:r>
      <w:proofErr w:type="spellStart"/>
      <w:r w:rsidRPr="00977EA3">
        <w:t>encodedResponse</w:t>
      </w:r>
      <w:proofErr w:type="spellEnd"/>
      <w:r w:rsidRPr="00977EA3">
        <w:t xml:space="preserve"> parameter is 'true' all anchor addresses that are not fragment identifiers shall be composed of absolute URIs.</w:t>
      </w:r>
    </w:p>
    <w:p w14:paraId="16C5DF3A" w14:textId="77777777" w:rsidR="007A1F44" w:rsidRPr="00977EA3" w:rsidRDefault="007A1F44" w:rsidP="00DF34AB">
      <w:pPr>
        <w:pStyle w:val="Corpotesto"/>
      </w:pPr>
      <w:r w:rsidRPr="00977EA3">
        <w:t xml:space="preserve">If </w:t>
      </w:r>
      <w:proofErr w:type="spellStart"/>
      <w:r w:rsidRPr="00977EA3">
        <w:t>encodedResponse</w:t>
      </w:r>
      <w:proofErr w:type="spellEnd"/>
      <w:r w:rsidRPr="00977EA3">
        <w:t xml:space="preserve"> is ‘false’, then the response from the Form Manager or Form Processor shall be a URL element that can be used directly by a web browser for retrieval and operation of the form.</w:t>
      </w:r>
    </w:p>
    <w:p w14:paraId="401164B3" w14:textId="77777777" w:rsidR="007A1F44" w:rsidRPr="00977EA3" w:rsidRDefault="007A1F44" w:rsidP="00DF34AB">
      <w:pPr>
        <w:pStyle w:val="Corpotesto"/>
      </w:pPr>
      <w:r w:rsidRPr="00977EA3">
        <w:t xml:space="preserve">The value of the </w:t>
      </w:r>
      <w:proofErr w:type="spellStart"/>
      <w:r w:rsidRPr="00977EA3">
        <w:t>orgID</w:t>
      </w:r>
      <w:proofErr w:type="spellEnd"/>
      <w:r w:rsidRPr="00977EA3">
        <w:t xml:space="preserve"> has been previously assigned by the Form Manager or Form Processor and identifies use one of the named format options. A Form Manager may support multiple named options, but for each </w:t>
      </w:r>
      <w:proofErr w:type="spellStart"/>
      <w:r w:rsidRPr="00977EA3">
        <w:t>orgID</w:t>
      </w:r>
      <w:proofErr w:type="spellEnd"/>
      <w:r w:rsidRPr="00977EA3">
        <w:t xml:space="preserve"> there is only one named option that is supported.</w:t>
      </w:r>
    </w:p>
    <w:p w14:paraId="7650FC71" w14:textId="77777777" w:rsidR="007A1F44" w:rsidRPr="00977EA3" w:rsidRDefault="007A1F44" w:rsidP="00DF34AB">
      <w:pPr>
        <w:pStyle w:val="Corpotesto"/>
      </w:pPr>
      <w:r w:rsidRPr="00977EA3">
        <w:t>The Form Manager shall use the SOAP Faults defined in Table 3.37.4.1.3-1 when appropriate. Form Fillers shall be capable of accepting other values beyond the ones specified here.</w:t>
      </w:r>
    </w:p>
    <w:p w14:paraId="1A79B9B5" w14:textId="77777777" w:rsidR="007A1F44" w:rsidRPr="00977EA3" w:rsidRDefault="007A1F44" w:rsidP="00D64843">
      <w:pPr>
        <w:pStyle w:val="TableTitle"/>
        <w:rPr>
          <w:noProof w:val="0"/>
        </w:rPr>
      </w:pPr>
      <w:r w:rsidRPr="00977EA3">
        <w:rPr>
          <w:noProof w:val="0"/>
        </w:rPr>
        <w:lastRenderedPageBreak/>
        <w:t>Table 3.37.4.1.3-1: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760"/>
        <w:gridCol w:w="1064"/>
        <w:gridCol w:w="3420"/>
      </w:tblGrid>
      <w:tr w:rsidR="007A1F44" w:rsidRPr="00977EA3" w14:paraId="0E9F0C2F" w14:textId="77777777" w:rsidTr="00F9644F">
        <w:trPr>
          <w:cantSplit/>
          <w:trHeight w:val="277"/>
          <w:tblHeader/>
          <w:jc w:val="center"/>
        </w:trPr>
        <w:tc>
          <w:tcPr>
            <w:tcW w:w="0" w:type="auto"/>
            <w:tcBorders>
              <w:top w:val="single" w:sz="8" w:space="0" w:color="000000"/>
              <w:bottom w:val="single" w:sz="8" w:space="0" w:color="000000"/>
              <w:right w:val="single" w:sz="8" w:space="0" w:color="000000"/>
            </w:tcBorders>
            <w:shd w:val="clear" w:color="auto" w:fill="D9D9D9"/>
          </w:tcPr>
          <w:p w14:paraId="4AD613D8" w14:textId="77777777" w:rsidR="007A1F44" w:rsidRPr="00977EA3" w:rsidRDefault="007A1F44" w:rsidP="00A063AC">
            <w:pPr>
              <w:pStyle w:val="TableEntryHeader"/>
              <w:rPr>
                <w:noProof w:val="0"/>
              </w:rPr>
            </w:pPr>
            <w:r w:rsidRPr="00977EA3">
              <w:rPr>
                <w:noProof w:val="0"/>
              </w:rPr>
              <w:t xml:space="preserve">Description of error </w:t>
            </w:r>
          </w:p>
        </w:tc>
        <w:tc>
          <w:tcPr>
            <w:tcW w:w="1064" w:type="dxa"/>
            <w:tcBorders>
              <w:top w:val="single" w:sz="8" w:space="0" w:color="000000"/>
              <w:left w:val="single" w:sz="8" w:space="0" w:color="000000"/>
              <w:bottom w:val="single" w:sz="8" w:space="0" w:color="000000"/>
              <w:right w:val="single" w:sz="8" w:space="0" w:color="000000"/>
            </w:tcBorders>
            <w:shd w:val="clear" w:color="auto" w:fill="D9D9D9"/>
          </w:tcPr>
          <w:p w14:paraId="11C41D10" w14:textId="77777777" w:rsidR="007A1F44" w:rsidRPr="00977EA3" w:rsidRDefault="007A1F44" w:rsidP="00A53067">
            <w:pPr>
              <w:pStyle w:val="TableEntryHeader"/>
              <w:rPr>
                <w:noProof w:val="0"/>
              </w:rPr>
            </w:pPr>
            <w:r w:rsidRPr="00977EA3">
              <w:rPr>
                <w:noProof w:val="0"/>
              </w:rPr>
              <w:t xml:space="preserve">Code </w:t>
            </w:r>
          </w:p>
        </w:tc>
        <w:tc>
          <w:tcPr>
            <w:tcW w:w="3420" w:type="dxa"/>
            <w:tcBorders>
              <w:top w:val="single" w:sz="8" w:space="0" w:color="000000"/>
              <w:left w:val="single" w:sz="8" w:space="0" w:color="000000"/>
              <w:bottom w:val="single" w:sz="8" w:space="0" w:color="000000"/>
            </w:tcBorders>
            <w:shd w:val="clear" w:color="auto" w:fill="D9D9D9"/>
          </w:tcPr>
          <w:p w14:paraId="2B9BAF41"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0D06C255" w14:textId="77777777" w:rsidTr="00D64843">
        <w:trPr>
          <w:trHeight w:val="236"/>
          <w:jc w:val="center"/>
        </w:trPr>
        <w:tc>
          <w:tcPr>
            <w:tcW w:w="0" w:type="auto"/>
            <w:tcBorders>
              <w:top w:val="single" w:sz="8" w:space="0" w:color="000000"/>
              <w:bottom w:val="single" w:sz="8" w:space="0" w:color="000000"/>
              <w:right w:val="single" w:sz="8" w:space="0" w:color="000000"/>
            </w:tcBorders>
          </w:tcPr>
          <w:p w14:paraId="06A32A10" w14:textId="77777777" w:rsidR="007A1F44" w:rsidRPr="00977EA3" w:rsidRDefault="007A1F44" w:rsidP="003462A5">
            <w:pPr>
              <w:pStyle w:val="TableEntry"/>
              <w:rPr>
                <w:noProof w:val="0"/>
              </w:rPr>
            </w:pPr>
            <w:r w:rsidRPr="00977EA3">
              <w:rPr>
                <w:noProof w:val="0"/>
              </w:rPr>
              <w:t xml:space="preserve">There is missing information, such as no </w:t>
            </w:r>
            <w:proofErr w:type="spellStart"/>
            <w:r w:rsidRPr="00977EA3">
              <w:rPr>
                <w:noProof w:val="0"/>
              </w:rPr>
              <w:t>orgID</w:t>
            </w:r>
            <w:proofErr w:type="spellEnd"/>
          </w:p>
        </w:tc>
        <w:tc>
          <w:tcPr>
            <w:tcW w:w="1064" w:type="dxa"/>
            <w:tcBorders>
              <w:top w:val="single" w:sz="8" w:space="0" w:color="000000"/>
              <w:left w:val="single" w:sz="8" w:space="0" w:color="000000"/>
              <w:bottom w:val="single" w:sz="8" w:space="0" w:color="000000"/>
              <w:right w:val="single" w:sz="8" w:space="0" w:color="000000"/>
            </w:tcBorders>
          </w:tcPr>
          <w:p w14:paraId="3C916A20" w14:textId="77777777" w:rsidR="007A1F44" w:rsidRPr="00977EA3" w:rsidRDefault="007A1F44" w:rsidP="003462A5">
            <w:pPr>
              <w:pStyle w:val="TableEntry"/>
              <w:rPr>
                <w:noProof w:val="0"/>
              </w:rPr>
            </w:pPr>
            <w:r w:rsidRPr="00977EA3">
              <w:rPr>
                <w:noProof w:val="0"/>
              </w:rPr>
              <w:t xml:space="preserve">Sender </w:t>
            </w:r>
          </w:p>
        </w:tc>
        <w:tc>
          <w:tcPr>
            <w:tcW w:w="3420" w:type="dxa"/>
            <w:tcBorders>
              <w:top w:val="single" w:sz="8" w:space="0" w:color="000000"/>
              <w:left w:val="single" w:sz="8" w:space="0" w:color="000000"/>
              <w:bottom w:val="single" w:sz="8" w:space="0" w:color="000000"/>
            </w:tcBorders>
          </w:tcPr>
          <w:p w14:paraId="31A11DF3" w14:textId="77777777" w:rsidR="007A1F44" w:rsidRPr="00977EA3" w:rsidRDefault="007A1F44" w:rsidP="003462A5">
            <w:pPr>
              <w:pStyle w:val="TableEntry"/>
              <w:rPr>
                <w:noProof w:val="0"/>
              </w:rPr>
            </w:pPr>
            <w:r w:rsidRPr="00977EA3">
              <w:rPr>
                <w:noProof w:val="0"/>
              </w:rPr>
              <w:t xml:space="preserve">Required Information Missing </w:t>
            </w:r>
          </w:p>
        </w:tc>
      </w:tr>
      <w:tr w:rsidR="007A1F44" w:rsidRPr="00977EA3" w14:paraId="47AFB10E" w14:textId="77777777" w:rsidTr="00D64843">
        <w:trPr>
          <w:jc w:val="center"/>
        </w:trPr>
        <w:tc>
          <w:tcPr>
            <w:tcW w:w="0" w:type="auto"/>
            <w:tcBorders>
              <w:top w:val="single" w:sz="8" w:space="0" w:color="000000"/>
              <w:bottom w:val="single" w:sz="8" w:space="0" w:color="000000"/>
              <w:right w:val="single" w:sz="8" w:space="0" w:color="000000"/>
            </w:tcBorders>
          </w:tcPr>
          <w:p w14:paraId="5759DC31" w14:textId="77777777" w:rsidR="007A1F44" w:rsidRPr="00977EA3" w:rsidRDefault="007A1F44" w:rsidP="003462A5">
            <w:pPr>
              <w:pStyle w:val="TableEntry"/>
              <w:rPr>
                <w:noProof w:val="0"/>
              </w:rPr>
            </w:pPr>
            <w:r w:rsidRPr="00977EA3">
              <w:rPr>
                <w:noProof w:val="0"/>
              </w:rPr>
              <w:t>No form is available</w:t>
            </w:r>
          </w:p>
        </w:tc>
        <w:tc>
          <w:tcPr>
            <w:tcW w:w="1064" w:type="dxa"/>
            <w:tcBorders>
              <w:top w:val="single" w:sz="8" w:space="0" w:color="000000"/>
              <w:left w:val="single" w:sz="8" w:space="0" w:color="000000"/>
              <w:bottom w:val="single" w:sz="8" w:space="0" w:color="000000"/>
              <w:right w:val="single" w:sz="8" w:space="0" w:color="000000"/>
            </w:tcBorders>
          </w:tcPr>
          <w:p w14:paraId="2D612F2D" w14:textId="77777777" w:rsidR="007A1F44" w:rsidRPr="00977EA3" w:rsidRDefault="007A1F44" w:rsidP="003462A5">
            <w:pPr>
              <w:pStyle w:val="TableEntry"/>
              <w:rPr>
                <w:noProof w:val="0"/>
              </w:rPr>
            </w:pPr>
            <w:r w:rsidRPr="00977EA3">
              <w:rPr>
                <w:noProof w:val="0"/>
              </w:rPr>
              <w:t xml:space="preserve">Sender </w:t>
            </w:r>
          </w:p>
        </w:tc>
        <w:tc>
          <w:tcPr>
            <w:tcW w:w="3420" w:type="dxa"/>
            <w:tcBorders>
              <w:top w:val="single" w:sz="8" w:space="0" w:color="000000"/>
              <w:left w:val="single" w:sz="8" w:space="0" w:color="000000"/>
              <w:bottom w:val="single" w:sz="8" w:space="0" w:color="000000"/>
            </w:tcBorders>
          </w:tcPr>
          <w:p w14:paraId="045B8FFE" w14:textId="77777777" w:rsidR="007A1F44" w:rsidRPr="00977EA3" w:rsidRDefault="007A1F44" w:rsidP="003462A5">
            <w:pPr>
              <w:pStyle w:val="TableEntry"/>
              <w:rPr>
                <w:noProof w:val="0"/>
              </w:rPr>
            </w:pPr>
            <w:r w:rsidRPr="00977EA3">
              <w:rPr>
                <w:noProof w:val="0"/>
              </w:rPr>
              <w:t xml:space="preserve">Unknown </w:t>
            </w:r>
            <w:proofErr w:type="spellStart"/>
            <w:r w:rsidRPr="00977EA3">
              <w:rPr>
                <w:noProof w:val="0"/>
              </w:rPr>
              <w:t>orgID</w:t>
            </w:r>
            <w:proofErr w:type="spellEnd"/>
            <w:r w:rsidRPr="00977EA3">
              <w:rPr>
                <w:noProof w:val="0"/>
              </w:rPr>
              <w:t xml:space="preserve"> </w:t>
            </w:r>
          </w:p>
        </w:tc>
      </w:tr>
    </w:tbl>
    <w:p w14:paraId="3A283F40" w14:textId="77777777" w:rsidR="007A1F44" w:rsidRPr="00977EA3" w:rsidRDefault="007A1F44" w:rsidP="00DF34AB">
      <w:pPr>
        <w:pStyle w:val="Corpotesto"/>
      </w:pPr>
    </w:p>
    <w:p w14:paraId="350F59EF" w14:textId="77777777" w:rsidR="007A1F44" w:rsidRPr="00977EA3" w:rsidRDefault="007A1F44" w:rsidP="00DF34AB">
      <w:pPr>
        <w:pStyle w:val="Corpotesto"/>
      </w:pPr>
      <w:r w:rsidRPr="00977EA3">
        <w:t>An example of a SOAP Fault is:</w:t>
      </w:r>
    </w:p>
    <w:p w14:paraId="28F9FDF1" w14:textId="77777777" w:rsidR="007A1F44" w:rsidRPr="00E63AF6"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lang w:val="fr-FR"/>
          <w:rPrChange w:id="928"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929" w:author="Gregorio Canal" w:date="2019-05-22T14:54:00Z">
            <w:rPr>
              <w:rFonts w:ascii="Courier New" w:hAnsi="Courier New" w:cs="Courier New"/>
              <w:spacing w:val="-20"/>
              <w:sz w:val="20"/>
            </w:rPr>
          </w:rPrChange>
        </w:rPr>
        <w:t>&lt;</w:t>
      </w:r>
      <w:proofErr w:type="spellStart"/>
      <w:r w:rsidRPr="00E63AF6">
        <w:rPr>
          <w:rFonts w:ascii="Courier New" w:hAnsi="Courier New" w:cs="Courier New"/>
          <w:spacing w:val="-20"/>
          <w:sz w:val="20"/>
          <w:lang w:val="fr-FR"/>
          <w:rPrChange w:id="930" w:author="Gregorio Canal" w:date="2019-05-22T14:54:00Z">
            <w:rPr>
              <w:rFonts w:ascii="Courier New" w:hAnsi="Courier New" w:cs="Courier New"/>
              <w:spacing w:val="-20"/>
              <w:sz w:val="20"/>
            </w:rPr>
          </w:rPrChange>
        </w:rPr>
        <w:t>env:Envelope</w:t>
      </w:r>
      <w:proofErr w:type="spellEnd"/>
      <w:r w:rsidRPr="00E63AF6">
        <w:rPr>
          <w:rFonts w:ascii="Courier New" w:hAnsi="Courier New" w:cs="Courier New"/>
          <w:spacing w:val="-20"/>
          <w:sz w:val="20"/>
          <w:lang w:val="fr-FR"/>
          <w:rPrChange w:id="931" w:author="Gregorio Canal" w:date="2019-05-22T14:54:00Z">
            <w:rPr>
              <w:rFonts w:ascii="Courier New" w:hAnsi="Courier New" w:cs="Courier New"/>
              <w:spacing w:val="-20"/>
              <w:sz w:val="20"/>
            </w:rPr>
          </w:rPrChange>
        </w:rPr>
        <w:t xml:space="preserve"> </w:t>
      </w:r>
      <w:proofErr w:type="spellStart"/>
      <w:r w:rsidRPr="00E63AF6">
        <w:rPr>
          <w:rFonts w:ascii="Courier New" w:hAnsi="Courier New" w:cs="Courier New"/>
          <w:spacing w:val="-20"/>
          <w:sz w:val="20"/>
          <w:lang w:val="fr-FR"/>
          <w:rPrChange w:id="932" w:author="Gregorio Canal" w:date="2019-05-22T14:54:00Z">
            <w:rPr>
              <w:rFonts w:ascii="Courier New" w:hAnsi="Courier New" w:cs="Courier New"/>
              <w:spacing w:val="-20"/>
              <w:sz w:val="20"/>
            </w:rPr>
          </w:rPrChange>
        </w:rPr>
        <w:t>xmlns:env</w:t>
      </w:r>
      <w:proofErr w:type="spellEnd"/>
      <w:r w:rsidRPr="00E63AF6">
        <w:rPr>
          <w:rFonts w:ascii="Courier New" w:hAnsi="Courier New" w:cs="Courier New"/>
          <w:spacing w:val="-20"/>
          <w:sz w:val="20"/>
          <w:lang w:val="fr-FR"/>
          <w:rPrChange w:id="933" w:author="Gregorio Canal" w:date="2019-05-22T14:54:00Z">
            <w:rPr>
              <w:rFonts w:ascii="Courier New" w:hAnsi="Courier New" w:cs="Courier New"/>
              <w:spacing w:val="-20"/>
              <w:sz w:val="20"/>
            </w:rPr>
          </w:rPrChange>
        </w:rPr>
        <w:t>="http://www.w3.org/2003/05/soap-envelope"</w:t>
      </w:r>
    </w:p>
    <w:p w14:paraId="198FD168" w14:textId="77777777" w:rsidR="007A1F44" w:rsidRPr="00E63AF6" w:rsidRDefault="007A1F44" w:rsidP="00C15CD4">
      <w:pPr>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lang w:val="fr-FR"/>
          <w:rPrChange w:id="934"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935" w:author="Gregorio Canal" w:date="2019-05-22T14:54:00Z">
            <w:rPr>
              <w:rFonts w:ascii="Courier New" w:hAnsi="Courier New" w:cs="Courier New"/>
              <w:spacing w:val="-20"/>
              <w:sz w:val="20"/>
            </w:rPr>
          </w:rPrChange>
        </w:rPr>
        <w:t xml:space="preserve">       </w:t>
      </w:r>
      <w:proofErr w:type="spellStart"/>
      <w:r w:rsidRPr="00E63AF6">
        <w:rPr>
          <w:rFonts w:ascii="Courier New" w:hAnsi="Courier New" w:cs="Courier New"/>
          <w:spacing w:val="-20"/>
          <w:sz w:val="20"/>
          <w:lang w:val="fr-FR"/>
          <w:rPrChange w:id="936" w:author="Gregorio Canal" w:date="2019-05-22T14:54:00Z">
            <w:rPr>
              <w:rFonts w:ascii="Courier New" w:hAnsi="Courier New" w:cs="Courier New"/>
              <w:spacing w:val="-20"/>
              <w:sz w:val="20"/>
            </w:rPr>
          </w:rPrChange>
        </w:rPr>
        <w:t>xmlns:xml</w:t>
      </w:r>
      <w:proofErr w:type="spellEnd"/>
      <w:r w:rsidRPr="00E63AF6">
        <w:rPr>
          <w:rFonts w:ascii="Courier New" w:hAnsi="Courier New" w:cs="Courier New"/>
          <w:spacing w:val="-20"/>
          <w:sz w:val="20"/>
          <w:lang w:val="fr-FR"/>
          <w:rPrChange w:id="937" w:author="Gregorio Canal" w:date="2019-05-22T14:54:00Z">
            <w:rPr>
              <w:rFonts w:ascii="Courier New" w:hAnsi="Courier New" w:cs="Courier New"/>
              <w:spacing w:val="-20"/>
              <w:sz w:val="20"/>
            </w:rPr>
          </w:rPrChange>
        </w:rPr>
        <w:t>="http://www.w3.org/XML/1998/namespace"&gt;</w:t>
      </w:r>
    </w:p>
    <w:p w14:paraId="3D6147DE" w14:textId="77777777" w:rsidR="007A1F44" w:rsidRPr="00E63AF6"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938"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939" w:author="Gregorio Canal" w:date="2019-05-22T14:54:00Z">
            <w:rPr>
              <w:rFonts w:ascii="Courier New" w:hAnsi="Courier New" w:cs="Courier New"/>
              <w:spacing w:val="-20"/>
              <w:sz w:val="20"/>
            </w:rPr>
          </w:rPrChange>
        </w:rPr>
        <w:t>&lt;</w:t>
      </w:r>
      <w:proofErr w:type="spellStart"/>
      <w:r w:rsidRPr="00E63AF6">
        <w:rPr>
          <w:rFonts w:ascii="Courier New" w:hAnsi="Courier New" w:cs="Courier New"/>
          <w:spacing w:val="-20"/>
          <w:sz w:val="20"/>
          <w:lang w:val="fr-FR"/>
          <w:rPrChange w:id="940" w:author="Gregorio Canal" w:date="2019-05-22T14:54:00Z">
            <w:rPr>
              <w:rFonts w:ascii="Courier New" w:hAnsi="Courier New" w:cs="Courier New"/>
              <w:spacing w:val="-20"/>
              <w:sz w:val="20"/>
            </w:rPr>
          </w:rPrChange>
        </w:rPr>
        <w:t>env:Body</w:t>
      </w:r>
      <w:proofErr w:type="spellEnd"/>
      <w:r w:rsidRPr="00E63AF6">
        <w:rPr>
          <w:rFonts w:ascii="Courier New" w:hAnsi="Courier New" w:cs="Courier New"/>
          <w:spacing w:val="-20"/>
          <w:sz w:val="20"/>
          <w:lang w:val="fr-FR"/>
          <w:rPrChange w:id="941" w:author="Gregorio Canal" w:date="2019-05-22T14:54:00Z">
            <w:rPr>
              <w:rFonts w:ascii="Courier New" w:hAnsi="Courier New" w:cs="Courier New"/>
              <w:spacing w:val="-20"/>
              <w:sz w:val="20"/>
            </w:rPr>
          </w:rPrChange>
        </w:rPr>
        <w:t>&gt;</w:t>
      </w:r>
    </w:p>
    <w:p w14:paraId="580ED541" w14:textId="77777777" w:rsidR="007A1F44" w:rsidRPr="00E63AF6"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942"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943" w:author="Gregorio Canal" w:date="2019-05-22T14:54:00Z">
            <w:rPr>
              <w:rFonts w:ascii="Courier New" w:hAnsi="Courier New" w:cs="Courier New"/>
              <w:spacing w:val="-20"/>
              <w:sz w:val="20"/>
            </w:rPr>
          </w:rPrChange>
        </w:rPr>
        <w:t xml:space="preserve">  &lt;</w:t>
      </w:r>
      <w:proofErr w:type="spellStart"/>
      <w:r w:rsidRPr="00E63AF6">
        <w:rPr>
          <w:rFonts w:ascii="Courier New" w:hAnsi="Courier New" w:cs="Courier New"/>
          <w:spacing w:val="-20"/>
          <w:sz w:val="20"/>
          <w:lang w:val="fr-FR"/>
          <w:rPrChange w:id="944" w:author="Gregorio Canal" w:date="2019-05-22T14:54:00Z">
            <w:rPr>
              <w:rFonts w:ascii="Courier New" w:hAnsi="Courier New" w:cs="Courier New"/>
              <w:spacing w:val="-20"/>
              <w:sz w:val="20"/>
            </w:rPr>
          </w:rPrChange>
        </w:rPr>
        <w:t>env:Fault</w:t>
      </w:r>
      <w:proofErr w:type="spellEnd"/>
      <w:r w:rsidRPr="00E63AF6">
        <w:rPr>
          <w:rFonts w:ascii="Courier New" w:hAnsi="Courier New" w:cs="Courier New"/>
          <w:spacing w:val="-20"/>
          <w:sz w:val="20"/>
          <w:lang w:val="fr-FR"/>
          <w:rPrChange w:id="945" w:author="Gregorio Canal" w:date="2019-05-22T14:54:00Z">
            <w:rPr>
              <w:rFonts w:ascii="Courier New" w:hAnsi="Courier New" w:cs="Courier New"/>
              <w:spacing w:val="-20"/>
              <w:sz w:val="20"/>
            </w:rPr>
          </w:rPrChange>
        </w:rPr>
        <w:t>&gt;</w:t>
      </w:r>
    </w:p>
    <w:p w14:paraId="4C181500" w14:textId="77777777" w:rsidR="007A1F44" w:rsidRPr="00E63AF6"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lang w:val="fr-FR"/>
          <w:rPrChange w:id="946" w:author="Gregorio Canal" w:date="2019-05-22T14:54:00Z">
            <w:rPr>
              <w:rFonts w:ascii="Courier New" w:hAnsi="Courier New" w:cs="Courier New"/>
              <w:spacing w:val="-20"/>
              <w:sz w:val="20"/>
            </w:rPr>
          </w:rPrChange>
        </w:rPr>
      </w:pPr>
      <w:r w:rsidRPr="00E63AF6">
        <w:rPr>
          <w:rFonts w:ascii="Courier New" w:hAnsi="Courier New" w:cs="Courier New"/>
          <w:spacing w:val="-20"/>
          <w:sz w:val="20"/>
          <w:lang w:val="fr-FR"/>
          <w:rPrChange w:id="947" w:author="Gregorio Canal" w:date="2019-05-22T14:54:00Z">
            <w:rPr>
              <w:rFonts w:ascii="Courier New" w:hAnsi="Courier New" w:cs="Courier New"/>
              <w:spacing w:val="-20"/>
              <w:sz w:val="20"/>
            </w:rPr>
          </w:rPrChange>
        </w:rPr>
        <w:t xml:space="preserve">    &lt;</w:t>
      </w:r>
      <w:proofErr w:type="spellStart"/>
      <w:r w:rsidRPr="00E63AF6">
        <w:rPr>
          <w:rFonts w:ascii="Courier New" w:hAnsi="Courier New" w:cs="Courier New"/>
          <w:spacing w:val="-20"/>
          <w:sz w:val="20"/>
          <w:lang w:val="fr-FR"/>
          <w:rPrChange w:id="948" w:author="Gregorio Canal" w:date="2019-05-22T14:54:00Z">
            <w:rPr>
              <w:rFonts w:ascii="Courier New" w:hAnsi="Courier New" w:cs="Courier New"/>
              <w:spacing w:val="-20"/>
              <w:sz w:val="20"/>
            </w:rPr>
          </w:rPrChange>
        </w:rPr>
        <w:t>env:Code</w:t>
      </w:r>
      <w:proofErr w:type="spellEnd"/>
      <w:r w:rsidRPr="00E63AF6">
        <w:rPr>
          <w:rFonts w:ascii="Courier New" w:hAnsi="Courier New" w:cs="Courier New"/>
          <w:spacing w:val="-20"/>
          <w:sz w:val="20"/>
          <w:lang w:val="fr-FR"/>
          <w:rPrChange w:id="949" w:author="Gregorio Canal" w:date="2019-05-22T14:54:00Z">
            <w:rPr>
              <w:rFonts w:ascii="Courier New" w:hAnsi="Courier New" w:cs="Courier New"/>
              <w:spacing w:val="-20"/>
              <w:sz w:val="20"/>
            </w:rPr>
          </w:rPrChange>
        </w:rPr>
        <w:t>&gt;</w:t>
      </w:r>
    </w:p>
    <w:p w14:paraId="52EA7A8A"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E63AF6">
        <w:rPr>
          <w:rFonts w:ascii="Courier New" w:hAnsi="Courier New" w:cs="Courier New"/>
          <w:spacing w:val="-20"/>
          <w:sz w:val="20"/>
          <w:lang w:val="fr-FR"/>
          <w:rPrChange w:id="950" w:author="Gregorio Canal" w:date="2019-05-22T14:54:00Z">
            <w:rPr>
              <w:rFonts w:ascii="Courier New" w:hAnsi="Courier New" w:cs="Courier New"/>
              <w:spacing w:val="-20"/>
              <w:sz w:val="20"/>
            </w:rPr>
          </w:rPrChange>
        </w:rPr>
        <w:t xml:space="preserve">      </w:t>
      </w:r>
      <w:r w:rsidRPr="00977EA3">
        <w:rPr>
          <w:rFonts w:ascii="Courier New" w:hAnsi="Courier New" w:cs="Courier New"/>
          <w:spacing w:val="-20"/>
          <w:sz w:val="20"/>
        </w:rPr>
        <w:t>&lt;</w:t>
      </w:r>
      <w:proofErr w:type="spellStart"/>
      <w:r w:rsidRPr="00977EA3">
        <w:rPr>
          <w:rFonts w:ascii="Courier New" w:hAnsi="Courier New" w:cs="Courier New"/>
          <w:spacing w:val="-20"/>
          <w:sz w:val="20"/>
        </w:rPr>
        <w:t>env:Value</w:t>
      </w:r>
      <w:proofErr w:type="spellEnd"/>
      <w:r w:rsidRPr="00977EA3">
        <w:rPr>
          <w:rFonts w:ascii="Courier New" w:hAnsi="Courier New" w:cs="Courier New"/>
          <w:spacing w:val="-20"/>
          <w:sz w:val="20"/>
        </w:rPr>
        <w:t>&gt;</w:t>
      </w:r>
      <w:proofErr w:type="spellStart"/>
      <w:r w:rsidRPr="00977EA3">
        <w:rPr>
          <w:rFonts w:ascii="Courier New" w:hAnsi="Courier New" w:cs="Courier New"/>
          <w:spacing w:val="-20"/>
          <w:sz w:val="20"/>
        </w:rPr>
        <w:t>env:Sender</w:t>
      </w:r>
      <w:proofErr w:type="spellEnd"/>
      <w:r w:rsidRPr="00977EA3">
        <w:rPr>
          <w:rFonts w:ascii="Courier New" w:hAnsi="Courier New" w:cs="Courier New"/>
          <w:spacing w:val="-20"/>
          <w:sz w:val="20"/>
        </w:rPr>
        <w:t>&lt;/</w:t>
      </w:r>
      <w:proofErr w:type="spellStart"/>
      <w:r w:rsidRPr="00977EA3">
        <w:rPr>
          <w:rFonts w:ascii="Courier New" w:hAnsi="Courier New" w:cs="Courier New"/>
          <w:spacing w:val="-20"/>
          <w:sz w:val="20"/>
        </w:rPr>
        <w:t>env:Value</w:t>
      </w:r>
      <w:proofErr w:type="spellEnd"/>
      <w:r w:rsidRPr="00977EA3">
        <w:rPr>
          <w:rFonts w:ascii="Courier New" w:hAnsi="Courier New" w:cs="Courier New"/>
          <w:spacing w:val="-20"/>
          <w:sz w:val="20"/>
        </w:rPr>
        <w:t>&gt;</w:t>
      </w:r>
    </w:p>
    <w:p w14:paraId="086BDC4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env:Code</w:t>
      </w:r>
      <w:proofErr w:type="spellEnd"/>
      <w:r w:rsidRPr="00977EA3">
        <w:rPr>
          <w:rFonts w:ascii="Courier New" w:hAnsi="Courier New" w:cs="Courier New"/>
          <w:spacing w:val="-20"/>
          <w:sz w:val="20"/>
        </w:rPr>
        <w:t>&gt;</w:t>
      </w:r>
    </w:p>
    <w:p w14:paraId="2CEF131F"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env:Reason</w:t>
      </w:r>
      <w:proofErr w:type="spellEnd"/>
      <w:r w:rsidRPr="00977EA3">
        <w:rPr>
          <w:rFonts w:ascii="Courier New" w:hAnsi="Courier New" w:cs="Courier New"/>
          <w:spacing w:val="-20"/>
          <w:sz w:val="20"/>
        </w:rPr>
        <w:t>&gt;</w:t>
      </w:r>
    </w:p>
    <w:p w14:paraId="6ABD58F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env:Text</w:t>
      </w:r>
      <w:proofErr w:type="spellEnd"/>
      <w:r w:rsidRPr="00977EA3">
        <w:rPr>
          <w:rFonts w:ascii="Courier New" w:hAnsi="Courier New" w:cs="Courier New"/>
          <w:spacing w:val="-20"/>
          <w:sz w:val="20"/>
        </w:rPr>
        <w:t xml:space="preserve"> </w:t>
      </w:r>
      <w:proofErr w:type="spellStart"/>
      <w:r w:rsidRPr="00977EA3">
        <w:rPr>
          <w:rFonts w:ascii="Courier New" w:hAnsi="Courier New" w:cs="Courier New"/>
          <w:spacing w:val="-20"/>
          <w:sz w:val="20"/>
        </w:rPr>
        <w:t>xml:lang</w:t>
      </w:r>
      <w:proofErr w:type="spellEnd"/>
      <w:r w:rsidRPr="00977EA3">
        <w:rPr>
          <w:rFonts w:ascii="Courier New" w:hAnsi="Courier New" w:cs="Courier New"/>
          <w:spacing w:val="-20"/>
          <w:sz w:val="20"/>
        </w:rPr>
        <w:t>="</w:t>
      </w:r>
      <w:proofErr w:type="spellStart"/>
      <w:r w:rsidRPr="00977EA3">
        <w:rPr>
          <w:rFonts w:ascii="Courier New" w:hAnsi="Courier New" w:cs="Courier New"/>
          <w:spacing w:val="-20"/>
          <w:sz w:val="20"/>
        </w:rPr>
        <w:t>en</w:t>
      </w:r>
      <w:proofErr w:type="spellEnd"/>
      <w:r w:rsidRPr="00977EA3">
        <w:rPr>
          <w:rFonts w:ascii="Courier New" w:hAnsi="Courier New" w:cs="Courier New"/>
          <w:spacing w:val="-20"/>
          <w:sz w:val="20"/>
        </w:rPr>
        <w:t xml:space="preserve">"&gt;Unknown </w:t>
      </w:r>
      <w:proofErr w:type="spellStart"/>
      <w:r w:rsidRPr="00977EA3">
        <w:rPr>
          <w:rFonts w:ascii="Courier New" w:hAnsi="Courier New" w:cs="Courier New"/>
          <w:spacing w:val="-20"/>
          <w:sz w:val="20"/>
        </w:rPr>
        <w:t>orgID</w:t>
      </w:r>
      <w:proofErr w:type="spellEnd"/>
      <w:r w:rsidRPr="00977EA3">
        <w:rPr>
          <w:rFonts w:ascii="Courier New" w:hAnsi="Courier New" w:cs="Courier New"/>
          <w:spacing w:val="-20"/>
          <w:sz w:val="20"/>
        </w:rPr>
        <w:t>&lt;/</w:t>
      </w:r>
      <w:proofErr w:type="spellStart"/>
      <w:r w:rsidRPr="00977EA3">
        <w:rPr>
          <w:rFonts w:ascii="Courier New" w:hAnsi="Courier New" w:cs="Courier New"/>
          <w:spacing w:val="-20"/>
          <w:sz w:val="20"/>
        </w:rPr>
        <w:t>env:Text</w:t>
      </w:r>
      <w:proofErr w:type="spellEnd"/>
      <w:r w:rsidRPr="00977EA3">
        <w:rPr>
          <w:rFonts w:ascii="Courier New" w:hAnsi="Courier New" w:cs="Courier New"/>
          <w:spacing w:val="-20"/>
          <w:sz w:val="20"/>
        </w:rPr>
        <w:t>&gt;</w:t>
      </w:r>
    </w:p>
    <w:p w14:paraId="7D0BBBBF"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env:Reason</w:t>
      </w:r>
      <w:proofErr w:type="spellEnd"/>
      <w:r w:rsidRPr="00977EA3">
        <w:rPr>
          <w:rFonts w:ascii="Courier New" w:hAnsi="Courier New" w:cs="Courier New"/>
          <w:spacing w:val="-20"/>
          <w:sz w:val="20"/>
        </w:rPr>
        <w:t>&gt;</w:t>
      </w:r>
    </w:p>
    <w:p w14:paraId="462E866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w:t>
      </w:r>
      <w:proofErr w:type="spellStart"/>
      <w:r w:rsidRPr="00977EA3">
        <w:rPr>
          <w:rFonts w:ascii="Courier New" w:hAnsi="Courier New" w:cs="Courier New"/>
          <w:spacing w:val="-20"/>
          <w:sz w:val="20"/>
        </w:rPr>
        <w:t>env:Fault</w:t>
      </w:r>
      <w:proofErr w:type="spellEnd"/>
      <w:r w:rsidRPr="00977EA3">
        <w:rPr>
          <w:rFonts w:ascii="Courier New" w:hAnsi="Courier New" w:cs="Courier New"/>
          <w:spacing w:val="-20"/>
          <w:sz w:val="20"/>
        </w:rPr>
        <w:t>&gt;</w:t>
      </w:r>
    </w:p>
    <w:p w14:paraId="01E7B6C7"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&lt;/</w:t>
      </w:r>
      <w:proofErr w:type="spellStart"/>
      <w:r w:rsidRPr="00977EA3">
        <w:rPr>
          <w:rFonts w:ascii="Courier New" w:hAnsi="Courier New" w:cs="Courier New"/>
          <w:spacing w:val="-20"/>
          <w:sz w:val="20"/>
        </w:rPr>
        <w:t>env:Body</w:t>
      </w:r>
      <w:proofErr w:type="spellEnd"/>
      <w:r w:rsidRPr="00977EA3">
        <w:rPr>
          <w:rFonts w:ascii="Courier New" w:hAnsi="Courier New" w:cs="Courier New"/>
          <w:spacing w:val="-20"/>
          <w:sz w:val="20"/>
        </w:rPr>
        <w:t>&gt;</w:t>
      </w:r>
    </w:p>
    <w:p w14:paraId="315BA618" w14:textId="77777777" w:rsidR="007A1F44" w:rsidRPr="00977EA3"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977EA3">
        <w:rPr>
          <w:rFonts w:ascii="Courier New" w:hAnsi="Courier New" w:cs="Courier New"/>
          <w:spacing w:val="-20"/>
          <w:sz w:val="20"/>
        </w:rPr>
        <w:t>&lt;/</w:t>
      </w:r>
      <w:proofErr w:type="spellStart"/>
      <w:r w:rsidRPr="00977EA3">
        <w:rPr>
          <w:rFonts w:ascii="Courier New" w:hAnsi="Courier New" w:cs="Courier New"/>
          <w:spacing w:val="-20"/>
          <w:sz w:val="20"/>
        </w:rPr>
        <w:t>env:Envelope</w:t>
      </w:r>
      <w:proofErr w:type="spellEnd"/>
      <w:r w:rsidRPr="00977EA3">
        <w:rPr>
          <w:rFonts w:ascii="Courier New" w:hAnsi="Courier New" w:cs="Courier New"/>
          <w:spacing w:val="-20"/>
          <w:sz w:val="20"/>
        </w:rPr>
        <w:t>&gt;</w:t>
      </w:r>
    </w:p>
    <w:p w14:paraId="23FFAA3C" w14:textId="77777777" w:rsidR="007A1F44" w:rsidRPr="00977EA3" w:rsidRDefault="007A1F44" w:rsidP="00DF34AB">
      <w:pPr>
        <w:pStyle w:val="Corpotesto"/>
      </w:pPr>
    </w:p>
    <w:p w14:paraId="22327D2A" w14:textId="77777777" w:rsidR="007A1F44" w:rsidRPr="00977EA3" w:rsidRDefault="007A1F44" w:rsidP="00DF34AB">
      <w:pPr>
        <w:pStyle w:val="Corpotesto"/>
      </w:pPr>
      <w:r w:rsidRPr="00977EA3">
        <w:t xml:space="preserve">The </w:t>
      </w:r>
      <w:proofErr w:type="spellStart"/>
      <w:r w:rsidRPr="00977EA3">
        <w:t>orgID</w:t>
      </w:r>
      <w:proofErr w:type="spellEnd"/>
      <w:r w:rsidRPr="00977EA3">
        <w:t xml:space="preserve"> has been assigned by the Form Manager or Form Processor use one of the named format options. A Form Manager or Form Processor may support multiple named options, but for each </w:t>
      </w:r>
      <w:proofErr w:type="spellStart"/>
      <w:r w:rsidRPr="00977EA3">
        <w:t>orgID</w:t>
      </w:r>
      <w:proofErr w:type="spellEnd"/>
      <w:r w:rsidRPr="00977EA3">
        <w:t xml:space="preserve"> there is only one named option that is supported.</w:t>
      </w:r>
    </w:p>
    <w:p w14:paraId="05F88509" w14:textId="77777777" w:rsidR="007A1F44" w:rsidRPr="00977EA3" w:rsidRDefault="007A1F44" w:rsidP="00DF34AB">
      <w:pPr>
        <w:pStyle w:val="Titolo5"/>
        <w:numPr>
          <w:ilvl w:val="0"/>
          <w:numId w:val="0"/>
        </w:numPr>
        <w:tabs>
          <w:tab w:val="clear" w:pos="2160"/>
          <w:tab w:val="clear" w:pos="2880"/>
          <w:tab w:val="clear" w:pos="3600"/>
          <w:tab w:val="clear" w:pos="4320"/>
        </w:tabs>
        <w:ind w:left="1008" w:hanging="1008"/>
        <w:rPr>
          <w:noProof w:val="0"/>
        </w:rPr>
      </w:pPr>
      <w:r w:rsidRPr="00977EA3">
        <w:rPr>
          <w:noProof w:val="0"/>
        </w:rPr>
        <w:t>3.37.4.1.4 Security Considerations</w:t>
      </w:r>
    </w:p>
    <w:p w14:paraId="2A145667" w14:textId="77777777" w:rsidR="007A1F44" w:rsidRPr="00977EA3" w:rsidRDefault="007A1F44" w:rsidP="00DF34AB">
      <w:pPr>
        <w:pStyle w:val="Corpotesto"/>
      </w:pPr>
      <w:r w:rsidRPr="00977EA3">
        <w:t>The security considerations for the Retrieve Clarifications request message are no different than those of the Retrieve Form request message</w:t>
      </w:r>
      <w:r w:rsidR="00292B01" w:rsidRPr="00977EA3">
        <w:t xml:space="preserve"> (s</w:t>
      </w:r>
      <w:r w:rsidRPr="00977EA3">
        <w:t xml:space="preserve">ee </w:t>
      </w:r>
      <w:r w:rsidR="00292B01" w:rsidRPr="00977EA3">
        <w:t>Section</w:t>
      </w:r>
      <w:r w:rsidRPr="00977EA3">
        <w:t xml:space="preserve"> 3.34.4.1.4</w:t>
      </w:r>
      <w:r w:rsidR="00292B01" w:rsidRPr="00977EA3">
        <w:t>)</w:t>
      </w:r>
      <w:r w:rsidRPr="00977EA3">
        <w:t>.</w:t>
      </w:r>
    </w:p>
    <w:p w14:paraId="694386BB" w14:textId="77777777" w:rsidR="007A1F44" w:rsidRPr="00977EA3" w:rsidRDefault="007A1F44" w:rsidP="00DF34AB">
      <w:pPr>
        <w:pStyle w:val="Titolo4"/>
        <w:numPr>
          <w:ilvl w:val="0"/>
          <w:numId w:val="0"/>
        </w:numPr>
        <w:tabs>
          <w:tab w:val="clear" w:pos="2160"/>
          <w:tab w:val="clear" w:pos="2880"/>
          <w:tab w:val="clear" w:pos="3600"/>
        </w:tabs>
        <w:rPr>
          <w:noProof w:val="0"/>
        </w:rPr>
      </w:pPr>
      <w:bookmarkStart w:id="951" w:name="_Toc398544244"/>
      <w:r w:rsidRPr="00977EA3">
        <w:rPr>
          <w:noProof w:val="0"/>
        </w:rPr>
        <w:t>3.37.4.2 Retrieve Clarifications Response</w:t>
      </w:r>
      <w:bookmarkEnd w:id="951"/>
    </w:p>
    <w:p w14:paraId="5E94A18D"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3.37.4.2.1 Trigger Events</w:t>
      </w:r>
    </w:p>
    <w:p w14:paraId="07069477" w14:textId="6A27FAD9" w:rsidR="007A1F44" w:rsidRPr="00977EA3" w:rsidRDefault="007A1F44" w:rsidP="00DF34AB">
      <w:pPr>
        <w:pStyle w:val="Corpotesto"/>
      </w:pPr>
      <w:r w:rsidRPr="00977EA3">
        <w:t xml:space="preserve">The Delivery of a Form is triggered by a Form Manager or Form Processor providing a form based upon the </w:t>
      </w:r>
      <w:proofErr w:type="spellStart"/>
      <w:r w:rsidRPr="00977EA3">
        <w:t>orgID</w:t>
      </w:r>
      <w:proofErr w:type="spellEnd"/>
      <w:r w:rsidRPr="00977EA3">
        <w:t xml:space="preserve"> supplied with the Retrieve Clarifications transaction.</w:t>
      </w:r>
    </w:p>
    <w:p w14:paraId="227A3E79"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3.37.4.2.2 Message Semantics</w:t>
      </w:r>
    </w:p>
    <w:p w14:paraId="46BB65FF" w14:textId="77777777" w:rsidR="007A1F44" w:rsidRPr="00977EA3" w:rsidRDefault="007A1F44" w:rsidP="00DF34AB">
      <w:pPr>
        <w:pStyle w:val="Corpotesto"/>
      </w:pPr>
      <w:r w:rsidRPr="00977EA3">
        <w:t>The form or URL is returned in response to the Retrieve Clarifications.</w:t>
      </w:r>
    </w:p>
    <w:p w14:paraId="1E44D0C3"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3.37.4.2.3 Expected Actions</w:t>
      </w:r>
    </w:p>
    <w:p w14:paraId="51099C9C" w14:textId="77777777" w:rsidR="007A1F44" w:rsidRPr="00977EA3" w:rsidRDefault="007A1F44" w:rsidP="00DF34AB">
      <w:pPr>
        <w:pStyle w:val="Corpotesto"/>
      </w:pPr>
      <w:r w:rsidRPr="00977EA3">
        <w:t>The Form Filler may display the form or navigate to the returned URL to retrieve the form.</w:t>
      </w:r>
    </w:p>
    <w:p w14:paraId="78C9E95B" w14:textId="77777777" w:rsidR="007A1F44" w:rsidRPr="00977EA3" w:rsidRDefault="007A1F44" w:rsidP="00DF34AB">
      <w:pPr>
        <w:pStyle w:val="Titolo6"/>
        <w:numPr>
          <w:ilvl w:val="0"/>
          <w:numId w:val="0"/>
        </w:numPr>
        <w:tabs>
          <w:tab w:val="clear" w:pos="2160"/>
          <w:tab w:val="clear" w:pos="2880"/>
          <w:tab w:val="clear" w:pos="3600"/>
          <w:tab w:val="clear" w:pos="4320"/>
          <w:tab w:val="clear" w:pos="5040"/>
        </w:tabs>
        <w:ind w:left="1152" w:hanging="1152"/>
        <w:rPr>
          <w:noProof w:val="0"/>
        </w:rPr>
      </w:pPr>
      <w:r w:rsidRPr="00977EA3">
        <w:rPr>
          <w:noProof w:val="0"/>
        </w:rPr>
        <w:t>3.37.4.2.3.1 XHTML Handling</w:t>
      </w:r>
    </w:p>
    <w:p w14:paraId="750A3C58" w14:textId="77777777" w:rsidR="007A1F44" w:rsidRPr="00977EA3" w:rsidRDefault="007A1F44" w:rsidP="00DF34AB">
      <w:pPr>
        <w:pStyle w:val="Corpotesto"/>
      </w:pPr>
      <w:r w:rsidRPr="00977EA3">
        <w:t xml:space="preserve">A Form Manager or Form Processor shall return a form, whether returned as the response or referenced by a returned URL, formatted as XHTML using XHTML Basic and W3C HTML </w:t>
      </w:r>
      <w:r w:rsidRPr="00977EA3">
        <w:lastRenderedPageBreak/>
        <w:t>Compatibility Guidelines provided in the Appendix C of the W3C XHTML 1.0 Recommendation. The returned form shall support the Submit and all required Archive transactions.</w:t>
      </w:r>
    </w:p>
    <w:p w14:paraId="24B9F894" w14:textId="77777777" w:rsidR="007A1F44" w:rsidRPr="00977EA3" w:rsidRDefault="007A1F44" w:rsidP="00DF34AB">
      <w:pPr>
        <w:pStyle w:val="Titolo6"/>
        <w:numPr>
          <w:ilvl w:val="0"/>
          <w:numId w:val="0"/>
        </w:numPr>
        <w:tabs>
          <w:tab w:val="clear" w:pos="2160"/>
          <w:tab w:val="clear" w:pos="2880"/>
          <w:tab w:val="clear" w:pos="3600"/>
          <w:tab w:val="clear" w:pos="4320"/>
          <w:tab w:val="clear" w:pos="5040"/>
        </w:tabs>
        <w:ind w:left="1152" w:hanging="1152"/>
        <w:rPr>
          <w:noProof w:val="0"/>
        </w:rPr>
      </w:pPr>
      <w:r w:rsidRPr="00977EA3">
        <w:rPr>
          <w:noProof w:val="0"/>
        </w:rPr>
        <w:t xml:space="preserve">3.37.4.2.3.2 </w:t>
      </w:r>
      <w:proofErr w:type="spellStart"/>
      <w:r w:rsidRPr="00977EA3">
        <w:rPr>
          <w:noProof w:val="0"/>
        </w:rPr>
        <w:t>XForm</w:t>
      </w:r>
      <w:proofErr w:type="spellEnd"/>
      <w:r w:rsidRPr="00977EA3">
        <w:rPr>
          <w:noProof w:val="0"/>
        </w:rPr>
        <w:t xml:space="preserve"> Option</w:t>
      </w:r>
    </w:p>
    <w:p w14:paraId="0D81FBF1" w14:textId="77777777" w:rsidR="007A1F44" w:rsidRPr="00977EA3" w:rsidRDefault="007A1F44" w:rsidP="00DF34AB">
      <w:pPr>
        <w:pStyle w:val="Corpotesto"/>
      </w:pPr>
      <w:r w:rsidRPr="00977EA3">
        <w:t xml:space="preserve">A Form Manager or Form Processor that supports the </w:t>
      </w:r>
      <w:proofErr w:type="spellStart"/>
      <w:r w:rsidRPr="00977EA3">
        <w:t>XForms</w:t>
      </w:r>
      <w:proofErr w:type="spellEnd"/>
      <w:r w:rsidRPr="00977EA3">
        <w:t xml:space="preserve"> Option shall additionally be capable of returning a form, whether returned as the response or referenced by a returned URL, that conforms to </w:t>
      </w:r>
      <w:proofErr w:type="spellStart"/>
      <w:r w:rsidRPr="00977EA3">
        <w:t>XForms</w:t>
      </w:r>
      <w:proofErr w:type="spellEnd"/>
      <w:r w:rsidRPr="00977EA3">
        <w:t xml:space="preserve"> 1.1. The host language for the </w:t>
      </w:r>
      <w:proofErr w:type="spellStart"/>
      <w:r w:rsidRPr="00977EA3">
        <w:t>XForm</w:t>
      </w:r>
      <w:proofErr w:type="spellEnd"/>
      <w:r w:rsidRPr="00977EA3">
        <w:t xml:space="preserve"> shall be XHTML Basic according to the W3C HTML Compatibility Guidelines provided in the Appendix C of the W3C XHTML 1.0 Recommendation. The returned form shall support the Submit and all required Archive transactions.</w:t>
      </w:r>
    </w:p>
    <w:p w14:paraId="4EAB0C8A" w14:textId="77777777" w:rsidR="007A1F44" w:rsidRPr="00977EA3" w:rsidRDefault="007A1F44" w:rsidP="00D372D5">
      <w:pPr>
        <w:pStyle w:val="Titolo3"/>
        <w:numPr>
          <w:ilvl w:val="0"/>
          <w:numId w:val="0"/>
        </w:numPr>
        <w:tabs>
          <w:tab w:val="clear" w:pos="2160"/>
          <w:tab w:val="clear" w:pos="2880"/>
        </w:tabs>
        <w:rPr>
          <w:bCs/>
          <w:noProof w:val="0"/>
        </w:rPr>
      </w:pPr>
      <w:bookmarkStart w:id="952" w:name="_Toc237277102"/>
      <w:bookmarkStart w:id="953" w:name="_Toc330825272"/>
      <w:bookmarkStart w:id="954" w:name="_Toc398544245"/>
      <w:bookmarkStart w:id="955" w:name="_Toc398717939"/>
      <w:bookmarkStart w:id="956" w:name="_Toc518634541"/>
      <w:r w:rsidRPr="00977EA3">
        <w:rPr>
          <w:bCs/>
          <w:noProof w:val="0"/>
        </w:rPr>
        <w:t>3.37.5 Protocol Requirements</w:t>
      </w:r>
      <w:bookmarkEnd w:id="952"/>
      <w:bookmarkEnd w:id="953"/>
      <w:bookmarkEnd w:id="954"/>
      <w:bookmarkEnd w:id="955"/>
      <w:bookmarkEnd w:id="956"/>
    </w:p>
    <w:p w14:paraId="130CE89F" w14:textId="77777777" w:rsidR="007A1F44" w:rsidRPr="00977EA3" w:rsidRDefault="007A1F44" w:rsidP="00DF34AB">
      <w:pPr>
        <w:pStyle w:val="Corpotesto"/>
      </w:pPr>
      <w:r w:rsidRPr="00977EA3">
        <w:t xml:space="preserve">The Retrieve Clarifications request and response shall be transmitted using Synchronous Web Services Exchange, according to the requirements specified in ITI TF-2x: Appendix V. </w:t>
      </w:r>
    </w:p>
    <w:p w14:paraId="7144D11C" w14:textId="77777777" w:rsidR="007A1F44" w:rsidRPr="00977EA3" w:rsidRDefault="007A1F44" w:rsidP="00DF34AB">
      <w:pPr>
        <w:pStyle w:val="Corpotesto"/>
      </w:pPr>
      <w:r w:rsidRPr="00977EA3">
        <w:t>The Retrieve Clarifications transaction shall use SOAP 1.2.</w:t>
      </w:r>
    </w:p>
    <w:p w14:paraId="263EA41D" w14:textId="77777777" w:rsidR="007A1F44" w:rsidRPr="00977EA3" w:rsidRDefault="007A1F44" w:rsidP="00DF34AB">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1E45DF3C" w14:textId="77777777" w:rsidTr="002C27A4">
        <w:trPr>
          <w:jc w:val="center"/>
        </w:trPr>
        <w:tc>
          <w:tcPr>
            <w:tcW w:w="1998" w:type="dxa"/>
          </w:tcPr>
          <w:p w14:paraId="4C2AA4CE" w14:textId="77777777" w:rsidR="007A1F44" w:rsidRPr="00977EA3" w:rsidRDefault="007A1F44" w:rsidP="00A53067">
            <w:pPr>
              <w:pStyle w:val="TableEntry"/>
              <w:rPr>
                <w:noProof w:val="0"/>
              </w:rPr>
            </w:pPr>
            <w:proofErr w:type="spellStart"/>
            <w:r w:rsidRPr="00977EA3">
              <w:rPr>
                <w:noProof w:val="0"/>
              </w:rPr>
              <w:t>ihe</w:t>
            </w:r>
            <w:proofErr w:type="spellEnd"/>
          </w:p>
        </w:tc>
        <w:tc>
          <w:tcPr>
            <w:tcW w:w="6210" w:type="dxa"/>
          </w:tcPr>
          <w:p w14:paraId="1B015C7D" w14:textId="77777777" w:rsidR="007A1F44" w:rsidRPr="00977EA3" w:rsidRDefault="007A1F44" w:rsidP="00A53067">
            <w:pPr>
              <w:pStyle w:val="TableEntry"/>
              <w:rPr>
                <w:noProof w:val="0"/>
              </w:rPr>
            </w:pPr>
            <w:r w:rsidRPr="00977EA3">
              <w:rPr>
                <w:noProof w:val="0"/>
              </w:rPr>
              <w:t>urn:ihe:iti:rfd:2007</w:t>
            </w:r>
          </w:p>
        </w:tc>
      </w:tr>
      <w:tr w:rsidR="007A1F44" w:rsidRPr="00977EA3" w14:paraId="4CEF05DE" w14:textId="77777777" w:rsidTr="002C27A4">
        <w:trPr>
          <w:jc w:val="center"/>
        </w:trPr>
        <w:tc>
          <w:tcPr>
            <w:tcW w:w="1998" w:type="dxa"/>
          </w:tcPr>
          <w:p w14:paraId="7991C0A2" w14:textId="77777777" w:rsidR="007A1F44" w:rsidRPr="00977EA3" w:rsidRDefault="007A1F44" w:rsidP="00A53067">
            <w:pPr>
              <w:pStyle w:val="TableEntry"/>
              <w:rPr>
                <w:noProof w:val="0"/>
              </w:rPr>
            </w:pPr>
            <w:r w:rsidRPr="00977EA3">
              <w:rPr>
                <w:noProof w:val="0"/>
              </w:rPr>
              <w:t>soap12</w:t>
            </w:r>
          </w:p>
        </w:tc>
        <w:tc>
          <w:tcPr>
            <w:tcW w:w="6210" w:type="dxa"/>
          </w:tcPr>
          <w:p w14:paraId="6797FDC3" w14:textId="77777777" w:rsidR="007A1F44" w:rsidRPr="00977EA3" w:rsidRDefault="007A1F44" w:rsidP="00A53067">
            <w:pPr>
              <w:pStyle w:val="TableEntry"/>
              <w:rPr>
                <w:noProof w:val="0"/>
              </w:rPr>
            </w:pPr>
            <w:r w:rsidRPr="00977EA3">
              <w:rPr>
                <w:noProof w:val="0"/>
              </w:rPr>
              <w:t>http://schemas.xmlsoap.org/wsdl/soap12/</w:t>
            </w:r>
          </w:p>
        </w:tc>
      </w:tr>
      <w:tr w:rsidR="007A1F44" w:rsidRPr="00977EA3" w14:paraId="646CB193" w14:textId="77777777" w:rsidTr="002C27A4">
        <w:trPr>
          <w:jc w:val="center"/>
        </w:trPr>
        <w:tc>
          <w:tcPr>
            <w:tcW w:w="1998" w:type="dxa"/>
          </w:tcPr>
          <w:p w14:paraId="08C1024C" w14:textId="77777777" w:rsidR="007A1F44" w:rsidRPr="00977EA3" w:rsidRDefault="007A1F44" w:rsidP="00A53067">
            <w:pPr>
              <w:pStyle w:val="TableEntry"/>
              <w:rPr>
                <w:noProof w:val="0"/>
              </w:rPr>
            </w:pPr>
            <w:proofErr w:type="spellStart"/>
            <w:r w:rsidRPr="00977EA3">
              <w:rPr>
                <w:noProof w:val="0"/>
              </w:rPr>
              <w:t>wsaw</w:t>
            </w:r>
            <w:proofErr w:type="spellEnd"/>
          </w:p>
        </w:tc>
        <w:tc>
          <w:tcPr>
            <w:tcW w:w="6210" w:type="dxa"/>
          </w:tcPr>
          <w:p w14:paraId="6F81DF9E" w14:textId="77777777" w:rsidR="007A1F44" w:rsidRPr="00977EA3" w:rsidRDefault="007A1F44" w:rsidP="00A53067">
            <w:pPr>
              <w:pStyle w:val="TableEntry"/>
              <w:rPr>
                <w:noProof w:val="0"/>
              </w:rPr>
            </w:pPr>
            <w:r w:rsidRPr="00977EA3">
              <w:rPr>
                <w:noProof w:val="0"/>
              </w:rPr>
              <w:t>http://www.w3.org/2005/08/addressing</w:t>
            </w:r>
          </w:p>
        </w:tc>
      </w:tr>
      <w:tr w:rsidR="007A1F44" w:rsidRPr="00977EA3" w14:paraId="2813113F" w14:textId="77777777" w:rsidTr="002C27A4">
        <w:trPr>
          <w:jc w:val="center"/>
        </w:trPr>
        <w:tc>
          <w:tcPr>
            <w:tcW w:w="1998" w:type="dxa"/>
          </w:tcPr>
          <w:p w14:paraId="38E533F0" w14:textId="77777777" w:rsidR="007A1F44" w:rsidRPr="00977EA3" w:rsidRDefault="007A1F44" w:rsidP="00A53067">
            <w:pPr>
              <w:pStyle w:val="TableEntry"/>
              <w:rPr>
                <w:noProof w:val="0"/>
              </w:rPr>
            </w:pPr>
            <w:proofErr w:type="spellStart"/>
            <w:r w:rsidRPr="00977EA3">
              <w:rPr>
                <w:noProof w:val="0"/>
              </w:rPr>
              <w:t>xsd</w:t>
            </w:r>
            <w:proofErr w:type="spellEnd"/>
          </w:p>
        </w:tc>
        <w:tc>
          <w:tcPr>
            <w:tcW w:w="6210" w:type="dxa"/>
          </w:tcPr>
          <w:p w14:paraId="4C06485E" w14:textId="77777777" w:rsidR="007A1F44" w:rsidRPr="00977EA3" w:rsidRDefault="007A1F44" w:rsidP="00A53067">
            <w:pPr>
              <w:pStyle w:val="TableEntry"/>
              <w:rPr>
                <w:noProof w:val="0"/>
              </w:rPr>
            </w:pPr>
            <w:r w:rsidRPr="00977EA3">
              <w:rPr>
                <w:noProof w:val="0"/>
              </w:rPr>
              <w:t>http://www.w3.org/2001/XMLSchema</w:t>
            </w:r>
          </w:p>
        </w:tc>
      </w:tr>
    </w:tbl>
    <w:p w14:paraId="7E896238" w14:textId="77777777" w:rsidR="007A1F44" w:rsidRPr="00977EA3" w:rsidRDefault="007A1F44" w:rsidP="00DF34AB">
      <w:pPr>
        <w:pStyle w:val="Corpotesto"/>
      </w:pPr>
    </w:p>
    <w:p w14:paraId="7789F15B" w14:textId="77777777" w:rsidR="007A1F44" w:rsidRPr="00977EA3" w:rsidRDefault="007A1F44" w:rsidP="00DF34AB">
      <w:pPr>
        <w:pStyle w:val="Corpotesto"/>
      </w:pPr>
      <w:r w:rsidRPr="00977EA3">
        <w:t>These are the requirements for the Retrieve Clarifications transaction presented in the order in which they would appear in the WSDL definition:</w:t>
      </w:r>
    </w:p>
    <w:p w14:paraId="01FD295F" w14:textId="77777777" w:rsidR="008E3CF3" w:rsidRPr="00977EA3" w:rsidRDefault="007A1F44" w:rsidP="00EC243F">
      <w:pPr>
        <w:pStyle w:val="Puntoelenco2"/>
      </w:pPr>
      <w:r w:rsidRPr="00977EA3">
        <w:t>The following types shall be imported (</w:t>
      </w:r>
      <w:proofErr w:type="spellStart"/>
      <w:r w:rsidRPr="00977EA3">
        <w:t>xds:import</w:t>
      </w:r>
      <w:proofErr w:type="spellEnd"/>
      <w:r w:rsidRPr="00977EA3">
        <w:t>) in the /definitions/types section:</w:t>
      </w:r>
    </w:p>
    <w:p w14:paraId="6828D7FC" w14:textId="77777777" w:rsidR="008E3CF3" w:rsidRPr="00977EA3" w:rsidRDefault="007A1F44" w:rsidP="00EC243F">
      <w:pPr>
        <w:pStyle w:val="Puntoelenco3"/>
        <w:numPr>
          <w:ilvl w:val="0"/>
          <w:numId w:val="17"/>
        </w:numPr>
      </w:pPr>
      <w:r w:rsidRPr="00977EA3">
        <w:t>Namespace=” urn:ihe:iti:rfd:2007”, schema=”RFD.xsd”</w:t>
      </w:r>
    </w:p>
    <w:p w14:paraId="01F2BA6A" w14:textId="77777777" w:rsidR="008E3CF3" w:rsidRPr="00977EA3" w:rsidRDefault="007A1F44" w:rsidP="00EC243F">
      <w:pPr>
        <w:pStyle w:val="Puntoelenco2"/>
      </w:pPr>
      <w:r w:rsidRPr="00977EA3">
        <w:t>The /definitions/message/part/@element attribute of the Retrieve Clarifications Request message shall be defined as: “</w:t>
      </w:r>
      <w:proofErr w:type="spellStart"/>
      <w:r w:rsidRPr="00977EA3">
        <w:t>ihe:RetrieveClarificationsRequest</w:t>
      </w:r>
      <w:proofErr w:type="spellEnd"/>
      <w:r w:rsidRPr="00977EA3">
        <w:t>”</w:t>
      </w:r>
    </w:p>
    <w:p w14:paraId="57E63326" w14:textId="77777777" w:rsidR="008E3CF3" w:rsidRPr="00977EA3" w:rsidRDefault="007A1F44" w:rsidP="00EC243F">
      <w:pPr>
        <w:pStyle w:val="Puntoelenco2"/>
      </w:pPr>
      <w:r w:rsidRPr="00977EA3">
        <w:t>The /definitions/message/part/@element attribute of the Retrieve Clarifications Response message shall be defined as: “</w:t>
      </w:r>
      <w:proofErr w:type="spellStart"/>
      <w:r w:rsidRPr="00977EA3">
        <w:t>ihe:RetrieveClarificationsResponse</w:t>
      </w:r>
      <w:proofErr w:type="spellEnd"/>
      <w:r w:rsidRPr="00977EA3">
        <w:t>”</w:t>
      </w:r>
    </w:p>
    <w:p w14:paraId="35450CF4" w14:textId="77777777" w:rsidR="008E3CF3" w:rsidRPr="00977EA3" w:rsidRDefault="007A1F44" w:rsidP="00EC243F">
      <w:pPr>
        <w:pStyle w:val="Puntoelenco2"/>
      </w:pPr>
      <w:r w:rsidRPr="00977EA3">
        <w:t>The /definitions/</w:t>
      </w:r>
      <w:proofErr w:type="spellStart"/>
      <w:r w:rsidRPr="00977EA3">
        <w:t>portType</w:t>
      </w:r>
      <w:proofErr w:type="spellEnd"/>
      <w:r w:rsidRPr="00977EA3">
        <w:t>/operation/input/@</w:t>
      </w:r>
      <w:proofErr w:type="spellStart"/>
      <w:r w:rsidRPr="00977EA3">
        <w:t>wsaw:Action</w:t>
      </w:r>
      <w:proofErr w:type="spellEnd"/>
      <w:r w:rsidRPr="00977EA3">
        <w:t xml:space="preserve"> attribute for the Retrieve Clarifications Request message shall be defined as “urn:ihe:iti:2007:RetrieveClarifications”</w:t>
      </w:r>
    </w:p>
    <w:p w14:paraId="350EB672" w14:textId="77777777" w:rsidR="008E3CF3" w:rsidRPr="00977EA3" w:rsidRDefault="007A1F44" w:rsidP="00EC243F">
      <w:pPr>
        <w:pStyle w:val="Puntoelenco2"/>
      </w:pPr>
      <w:r w:rsidRPr="00977EA3">
        <w:t>The /definitions/</w:t>
      </w:r>
      <w:proofErr w:type="spellStart"/>
      <w:r w:rsidRPr="00977EA3">
        <w:t>portType</w:t>
      </w:r>
      <w:proofErr w:type="spellEnd"/>
      <w:r w:rsidRPr="00977EA3">
        <w:t>/operation/output/@</w:t>
      </w:r>
      <w:proofErr w:type="spellStart"/>
      <w:r w:rsidRPr="00977EA3">
        <w:t>wsaw:Action</w:t>
      </w:r>
      <w:proofErr w:type="spellEnd"/>
      <w:r w:rsidRPr="00977EA3">
        <w:t xml:space="preserve"> attribute for the Retrieve Clarifications Response message shall be defined as: “urn:ihe:iti:2007:RetrieveClarificationsResponse”</w:t>
      </w:r>
    </w:p>
    <w:p w14:paraId="107A0A09" w14:textId="5E7463E9" w:rsidR="008E3CF3" w:rsidRPr="00977EA3" w:rsidRDefault="007367D9" w:rsidP="00EC243F">
      <w:pPr>
        <w:pStyle w:val="Puntoelenco2"/>
      </w:pPr>
      <w:r w:rsidRPr="00977EA3">
        <w:t>The /definitions/binding/operation/soap12:operation/@soapActionRequired attribute shall be defined as “false”</w:t>
      </w:r>
    </w:p>
    <w:p w14:paraId="34DFADD9" w14:textId="77777777" w:rsidR="007A1F44" w:rsidRPr="00977EA3" w:rsidRDefault="007A1F44" w:rsidP="00DF34AB">
      <w:pPr>
        <w:pStyle w:val="Corpotesto"/>
      </w:pPr>
      <w:r w:rsidRPr="00977EA3">
        <w:lastRenderedPageBreak/>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3.34.5.1 Sample SOAP Messages.</w:t>
      </w:r>
    </w:p>
    <w:p w14:paraId="041D289D" w14:textId="1ACF3911" w:rsidR="007A1F44" w:rsidRPr="00977EA3" w:rsidRDefault="00A8715E" w:rsidP="00DF34AB">
      <w:pPr>
        <w:pStyle w:val="Corpotesto"/>
      </w:pPr>
      <w:r w:rsidRPr="00977EA3">
        <w:t xml:space="preserve">An </w:t>
      </w:r>
      <w:r w:rsidR="007A1F44" w:rsidRPr="00977EA3">
        <w:t xml:space="preserve">informative WSDL for the Form Manager </w:t>
      </w:r>
      <w:r w:rsidRPr="00977EA3">
        <w:t>and a</w:t>
      </w:r>
      <w:r w:rsidR="007A1F44" w:rsidRPr="00977EA3">
        <w:t xml:space="preserve"> full XML Schema Document for the RFD types is available online on the IHE FTP site</w:t>
      </w:r>
      <w:r w:rsidR="009A338E" w:rsidRPr="00977EA3">
        <w:t xml:space="preserve">. </w:t>
      </w:r>
      <w:r w:rsidRPr="00977EA3">
        <w:t>See ITI TF-2x:</w:t>
      </w:r>
      <w:r w:rsidR="00952DDA" w:rsidRPr="00977EA3">
        <w:t xml:space="preserve"> </w:t>
      </w:r>
      <w:r w:rsidRPr="00977EA3">
        <w:t>Appendix W.</w:t>
      </w:r>
    </w:p>
    <w:p w14:paraId="6DABCD26" w14:textId="77777777" w:rsidR="007A1F44" w:rsidRPr="00977EA3" w:rsidRDefault="007A1F44" w:rsidP="00DF34AB">
      <w:pPr>
        <w:pStyle w:val="Titolo4"/>
        <w:numPr>
          <w:ilvl w:val="0"/>
          <w:numId w:val="0"/>
        </w:numPr>
        <w:tabs>
          <w:tab w:val="clear" w:pos="2160"/>
          <w:tab w:val="clear" w:pos="2880"/>
          <w:tab w:val="clear" w:pos="3600"/>
        </w:tabs>
        <w:ind w:left="864" w:hanging="864"/>
        <w:rPr>
          <w:noProof w:val="0"/>
        </w:rPr>
      </w:pPr>
      <w:bookmarkStart w:id="957" w:name="_Toc398544246"/>
      <w:r w:rsidRPr="00977EA3">
        <w:rPr>
          <w:noProof w:val="0"/>
        </w:rPr>
        <w:t>3.37.5.1 Sample SOAP Messages</w:t>
      </w:r>
      <w:bookmarkEnd w:id="957"/>
    </w:p>
    <w:p w14:paraId="1A16B935" w14:textId="1ACCF9AD" w:rsidR="007A1F44" w:rsidRPr="00977EA3" w:rsidRDefault="007A1F44" w:rsidP="00DF34AB">
      <w:pPr>
        <w:pStyle w:val="Corpotesto"/>
      </w:pPr>
      <w:r w:rsidRPr="00977EA3">
        <w:t>The samples in the following two sections show a typical SOAP request and its relative SOAP</w:t>
      </w:r>
      <w:r w:rsidR="00FA5398" w:rsidRPr="00977EA3">
        <w:t xml:space="preserve"> </w:t>
      </w:r>
      <w:r w:rsidRPr="00977EA3">
        <w:t>response. The sample messages also show the WS-Addressing headers &lt;Action/&gt;,</w:t>
      </w:r>
    </w:p>
    <w:p w14:paraId="74CBDD06" w14:textId="77777777" w:rsidR="007A1F44" w:rsidRPr="00977EA3" w:rsidRDefault="007A1F44" w:rsidP="00DF34AB">
      <w:pPr>
        <w:pStyle w:val="Corpotesto"/>
      </w:pPr>
      <w:r w:rsidRPr="00977EA3">
        <w:t>&lt;</w:t>
      </w:r>
      <w:proofErr w:type="spellStart"/>
      <w:r w:rsidRPr="00977EA3">
        <w:t>MessageID</w:t>
      </w:r>
      <w:proofErr w:type="spellEnd"/>
      <w:r w:rsidRPr="00977EA3">
        <w:t xml:space="preserve">/&gt;, …; these WS-Addressing headers are populated according to </w:t>
      </w:r>
    </w:p>
    <w:p w14:paraId="4BEB26EA" w14:textId="77777777" w:rsidR="007A1F44" w:rsidRPr="00977EA3" w:rsidRDefault="007A1F44" w:rsidP="00DF34AB">
      <w:pPr>
        <w:pStyle w:val="Corpotesto"/>
      </w:pPr>
      <w:r w:rsidRPr="00977EA3">
        <w:t xml:space="preserve">ITI TF-2x: Appendix V: Web Services for IHE Transactions. </w:t>
      </w:r>
    </w:p>
    <w:p w14:paraId="1740C30A"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3.37.5.1.1 Sample Retrieve Clarifications SOAP Request</w:t>
      </w:r>
    </w:p>
    <w:p w14:paraId="2A871CEB" w14:textId="77777777" w:rsidR="007A1F44" w:rsidRPr="00977EA3" w:rsidRDefault="007A1F44" w:rsidP="00DF34AB">
      <w:pPr>
        <w:tabs>
          <w:tab w:val="left" w:pos="187"/>
          <w:tab w:val="left" w:pos="360"/>
          <w:tab w:val="left" w:pos="547"/>
          <w:tab w:val="left" w:pos="720"/>
        </w:tabs>
        <w:autoSpaceDE w:val="0"/>
        <w:autoSpaceDN w:val="0"/>
        <w:adjustRightInd w:val="0"/>
        <w:spacing w:before="0"/>
        <w:rPr>
          <w:rFonts w:ascii="Courier New" w:hAnsi="Courier New" w:cs="Courier New"/>
          <w:color w:val="0000FF"/>
          <w:sz w:val="18"/>
          <w:szCs w:val="24"/>
        </w:rPr>
      </w:pPr>
    </w:p>
    <w:p w14:paraId="1C6D2563"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&lt;?xml version="1.0" encoding="utf-8"?&gt;</w:t>
      </w:r>
    </w:p>
    <w:p w14:paraId="223FFB6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w:t>
      </w:r>
      <w:proofErr w:type="spellStart"/>
      <w:r w:rsidRPr="00977EA3">
        <w:rPr>
          <w:rFonts w:ascii="Courier New" w:hAnsi="Courier New" w:cs="Courier New"/>
          <w:color w:val="0000FF"/>
          <w:sz w:val="20"/>
        </w:rPr>
        <w:t>soap:Envelope</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xmlns:soap</w:t>
      </w:r>
      <w:proofErr w:type="spellEnd"/>
      <w:r w:rsidRPr="00977EA3">
        <w:rPr>
          <w:rFonts w:ascii="Courier New" w:hAnsi="Courier New" w:cs="Courier New"/>
          <w:color w:val="0000FF"/>
          <w:sz w:val="20"/>
        </w:rPr>
        <w:t xml:space="preserve">="http://www.w3.org/2003/05/soap-envelope" </w:t>
      </w:r>
      <w:proofErr w:type="spellStart"/>
      <w:r w:rsidRPr="00977EA3">
        <w:rPr>
          <w:rFonts w:ascii="Courier New" w:hAnsi="Courier New" w:cs="Courier New"/>
          <w:color w:val="0000FF"/>
          <w:sz w:val="20"/>
        </w:rPr>
        <w:t>xmlns:xsi</w:t>
      </w:r>
      <w:proofErr w:type="spellEnd"/>
      <w:r w:rsidRPr="00977EA3">
        <w:rPr>
          <w:rFonts w:ascii="Courier New" w:hAnsi="Courier New" w:cs="Courier New"/>
          <w:color w:val="0000FF"/>
          <w:sz w:val="20"/>
        </w:rPr>
        <w:t xml:space="preserve">="http://www.w3.org/2001/XMLSchema-instance" </w:t>
      </w:r>
      <w:proofErr w:type="spellStart"/>
      <w:r w:rsidRPr="00977EA3">
        <w:rPr>
          <w:rFonts w:ascii="Courier New" w:hAnsi="Courier New" w:cs="Courier New"/>
          <w:color w:val="0000FF"/>
          <w:sz w:val="20"/>
        </w:rPr>
        <w:t>xmlns:xsd</w:t>
      </w:r>
      <w:proofErr w:type="spellEnd"/>
      <w:r w:rsidRPr="00977EA3">
        <w:rPr>
          <w:rFonts w:ascii="Courier New" w:hAnsi="Courier New" w:cs="Courier New"/>
          <w:color w:val="0000FF"/>
          <w:sz w:val="20"/>
        </w:rPr>
        <w:t>="http://www.w3.org/2001/XMLSchema"&gt;</w:t>
      </w:r>
    </w:p>
    <w:p w14:paraId="0B9CF10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soap:Header</w:t>
      </w:r>
      <w:proofErr w:type="spellEnd"/>
      <w:r w:rsidRPr="00977EA3">
        <w:rPr>
          <w:rFonts w:ascii="Courier New" w:hAnsi="Courier New" w:cs="Courier New"/>
          <w:color w:val="0000FF"/>
          <w:sz w:val="20"/>
        </w:rPr>
        <w:t>&gt;</w:t>
      </w:r>
    </w:p>
    <w:p w14:paraId="1ED7FD2D"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5F187A71"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491E2BC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t>
      </w:r>
      <w:proofErr w:type="spellStart"/>
      <w:r w:rsidRPr="00977EA3">
        <w:rPr>
          <w:rFonts w:ascii="Courier New" w:hAnsi="Courier New" w:cs="Courier New"/>
          <w:color w:val="0000FF"/>
          <w:sz w:val="20"/>
        </w:rPr>
        <w:t>wsa:Action</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soap:mustUnderstand</w:t>
      </w:r>
      <w:proofErr w:type="spellEnd"/>
      <w:r w:rsidRPr="00977EA3">
        <w:rPr>
          <w:rFonts w:ascii="Courier New" w:hAnsi="Courier New" w:cs="Courier New"/>
          <w:color w:val="0000FF"/>
          <w:sz w:val="20"/>
        </w:rPr>
        <w:t>="1"&gt;</w:t>
      </w:r>
      <w:proofErr w:type="spellStart"/>
      <w:r w:rsidRPr="00977EA3">
        <w:rPr>
          <w:rFonts w:ascii="Courier New" w:hAnsi="Courier New" w:cs="Courier New"/>
          <w:color w:val="0000FF"/>
          <w:sz w:val="20"/>
        </w:rPr>
        <w:t>urn:ihe:iti</w:t>
      </w:r>
      <w:proofErr w:type="spellEnd"/>
      <w:r w:rsidRPr="00977EA3">
        <w:rPr>
          <w:rFonts w:ascii="Courier New" w:hAnsi="Courier New" w:cs="Courier New"/>
          <w:color w:val="0000FF"/>
          <w:sz w:val="20"/>
        </w:rPr>
        <w:t>:</w:t>
      </w:r>
      <w:r w:rsidRPr="00977EA3" w:rsidDel="00860015">
        <w:rPr>
          <w:rFonts w:ascii="Courier New" w:hAnsi="Courier New" w:cs="Courier New"/>
          <w:color w:val="0000FF"/>
          <w:sz w:val="20"/>
        </w:rPr>
        <w:t xml:space="preserve"> </w:t>
      </w:r>
      <w:r w:rsidRPr="00977EA3">
        <w:rPr>
          <w:rFonts w:ascii="Courier New" w:hAnsi="Courier New" w:cs="Courier New"/>
          <w:color w:val="0000FF"/>
          <w:sz w:val="20"/>
        </w:rPr>
        <w:t>2007:RetrieveClarifications&lt;/</w:t>
      </w:r>
      <w:proofErr w:type="spellStart"/>
      <w:r w:rsidRPr="00977EA3">
        <w:rPr>
          <w:rFonts w:ascii="Courier New" w:hAnsi="Courier New" w:cs="Courier New"/>
          <w:color w:val="0000FF"/>
          <w:sz w:val="20"/>
        </w:rPr>
        <w:t>wsa:Action</w:t>
      </w:r>
      <w:proofErr w:type="spellEnd"/>
      <w:r w:rsidRPr="00977EA3">
        <w:rPr>
          <w:rFonts w:ascii="Courier New" w:hAnsi="Courier New" w:cs="Courier New"/>
          <w:color w:val="0000FF"/>
          <w:sz w:val="20"/>
        </w:rPr>
        <w:t>&gt;</w:t>
      </w:r>
    </w:p>
    <w:p w14:paraId="2581316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soap:Header</w:t>
      </w:r>
      <w:proofErr w:type="spellEnd"/>
      <w:r w:rsidRPr="00977EA3">
        <w:rPr>
          <w:rFonts w:ascii="Courier New" w:hAnsi="Courier New" w:cs="Courier New"/>
          <w:color w:val="0000FF"/>
          <w:sz w:val="20"/>
        </w:rPr>
        <w:t>&gt;</w:t>
      </w:r>
    </w:p>
    <w:p w14:paraId="68510F49"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soap:Body</w:t>
      </w:r>
      <w:proofErr w:type="spellEnd"/>
      <w:r w:rsidRPr="00977EA3">
        <w:rPr>
          <w:rFonts w:ascii="Courier New" w:hAnsi="Courier New" w:cs="Courier New"/>
          <w:color w:val="0000FF"/>
          <w:sz w:val="20"/>
        </w:rPr>
        <w:t>&gt;</w:t>
      </w:r>
    </w:p>
    <w:p w14:paraId="08C45FA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RetrieveClarificationsRequest</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xmlns</w:t>
      </w:r>
      <w:proofErr w:type="spellEnd"/>
      <w:r w:rsidRPr="00977EA3">
        <w:rPr>
          <w:rFonts w:ascii="Courier New" w:hAnsi="Courier New" w:cs="Courier New"/>
          <w:color w:val="0000FF"/>
          <w:sz w:val="20"/>
        </w:rPr>
        <w:t>="urn:ihe:iti:rfd:2007"&gt;</w:t>
      </w:r>
    </w:p>
    <w:p w14:paraId="709748D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clarificationData</w:t>
      </w:r>
      <w:proofErr w:type="spellEnd"/>
      <w:r w:rsidRPr="00977EA3">
        <w:rPr>
          <w:rFonts w:ascii="Courier New" w:hAnsi="Courier New" w:cs="Courier New"/>
          <w:color w:val="0000FF"/>
          <w:sz w:val="20"/>
        </w:rPr>
        <w:t>&gt;</w:t>
      </w:r>
    </w:p>
    <w:p w14:paraId="76D3180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orgID</w:t>
      </w:r>
      <w:proofErr w:type="spellEnd"/>
      <w:r w:rsidRPr="00977EA3">
        <w:rPr>
          <w:rFonts w:ascii="Courier New" w:hAnsi="Courier New" w:cs="Courier New"/>
          <w:color w:val="0000FF"/>
          <w:sz w:val="20"/>
        </w:rPr>
        <w:t>&gt;123&lt;/</w:t>
      </w:r>
      <w:proofErr w:type="spellStart"/>
      <w:r w:rsidRPr="00977EA3">
        <w:rPr>
          <w:rFonts w:ascii="Courier New" w:hAnsi="Courier New" w:cs="Courier New"/>
          <w:color w:val="0000FF"/>
          <w:sz w:val="20"/>
        </w:rPr>
        <w:t>formID</w:t>
      </w:r>
      <w:proofErr w:type="spellEnd"/>
      <w:r w:rsidRPr="00977EA3">
        <w:rPr>
          <w:rFonts w:ascii="Courier New" w:hAnsi="Courier New" w:cs="Courier New"/>
          <w:color w:val="0000FF"/>
          <w:sz w:val="20"/>
        </w:rPr>
        <w:t>&gt;</w:t>
      </w:r>
    </w:p>
    <w:p w14:paraId="1B4DCB5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encodedResponse</w:t>
      </w:r>
      <w:proofErr w:type="spellEnd"/>
      <w:r w:rsidRPr="00977EA3">
        <w:rPr>
          <w:rFonts w:ascii="Courier New" w:hAnsi="Courier New" w:cs="Courier New"/>
          <w:color w:val="0000FF"/>
          <w:sz w:val="20"/>
        </w:rPr>
        <w:t>&gt;false&lt;/</w:t>
      </w:r>
      <w:proofErr w:type="spellStart"/>
      <w:r w:rsidRPr="00977EA3">
        <w:rPr>
          <w:rFonts w:ascii="Courier New" w:hAnsi="Courier New" w:cs="Courier New"/>
          <w:color w:val="0000FF"/>
          <w:sz w:val="20"/>
        </w:rPr>
        <w:t>encodedResponse</w:t>
      </w:r>
      <w:proofErr w:type="spellEnd"/>
      <w:r w:rsidRPr="00977EA3">
        <w:rPr>
          <w:rFonts w:ascii="Courier New" w:hAnsi="Courier New" w:cs="Courier New"/>
          <w:color w:val="0000FF"/>
          <w:sz w:val="20"/>
        </w:rPr>
        <w:t>&gt;</w:t>
      </w:r>
    </w:p>
    <w:p w14:paraId="127E99C2"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archiveURL</w:t>
      </w:r>
      <w:proofErr w:type="spellEnd"/>
      <w:r w:rsidRPr="00977EA3">
        <w:rPr>
          <w:rFonts w:ascii="Courier New" w:hAnsi="Courier New" w:cs="Courier New"/>
          <w:color w:val="0000FF"/>
          <w:sz w:val="20"/>
        </w:rPr>
        <w:t xml:space="preserve"> /&gt;</w:t>
      </w:r>
    </w:p>
    <w:p w14:paraId="1DDD501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&lt;context /&gt;</w:t>
      </w:r>
    </w:p>
    <w:p w14:paraId="4E56471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clarificationData</w:t>
      </w:r>
      <w:proofErr w:type="spellEnd"/>
      <w:r w:rsidRPr="00977EA3">
        <w:rPr>
          <w:rFonts w:ascii="Courier New" w:hAnsi="Courier New" w:cs="Courier New"/>
          <w:color w:val="0000FF"/>
          <w:sz w:val="20"/>
        </w:rPr>
        <w:t>&gt;</w:t>
      </w:r>
    </w:p>
    <w:p w14:paraId="5EF1204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RetrieveClarificationsRequest</w:t>
      </w:r>
      <w:proofErr w:type="spellEnd"/>
      <w:r w:rsidRPr="00977EA3">
        <w:rPr>
          <w:rFonts w:ascii="Courier New" w:hAnsi="Courier New" w:cs="Courier New"/>
          <w:color w:val="0000FF"/>
          <w:sz w:val="20"/>
        </w:rPr>
        <w:t>&gt;</w:t>
      </w:r>
    </w:p>
    <w:p w14:paraId="637134F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soap:Body</w:t>
      </w:r>
      <w:proofErr w:type="spellEnd"/>
      <w:r w:rsidRPr="00977EA3">
        <w:rPr>
          <w:rFonts w:ascii="Courier New" w:hAnsi="Courier New" w:cs="Courier New"/>
          <w:color w:val="0000FF"/>
          <w:sz w:val="20"/>
        </w:rPr>
        <w:t>&gt;</w:t>
      </w:r>
    </w:p>
    <w:p w14:paraId="0909BF6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w:t>
      </w:r>
      <w:proofErr w:type="spellStart"/>
      <w:r w:rsidRPr="00977EA3">
        <w:rPr>
          <w:rFonts w:ascii="Courier New" w:hAnsi="Courier New" w:cs="Courier New"/>
          <w:color w:val="0000FF"/>
          <w:sz w:val="20"/>
        </w:rPr>
        <w:t>soap:Envelope</w:t>
      </w:r>
      <w:proofErr w:type="spellEnd"/>
      <w:r w:rsidRPr="00977EA3">
        <w:rPr>
          <w:rFonts w:ascii="Courier New" w:hAnsi="Courier New" w:cs="Courier New"/>
          <w:color w:val="0000FF"/>
          <w:sz w:val="20"/>
        </w:rPr>
        <w:t>&gt;</w:t>
      </w:r>
    </w:p>
    <w:p w14:paraId="56007376" w14:textId="77777777" w:rsidR="007A1F44" w:rsidRPr="00977EA3" w:rsidRDefault="007A1F44" w:rsidP="00DF34AB">
      <w:pPr>
        <w:pStyle w:val="Titolo5"/>
        <w:numPr>
          <w:ilvl w:val="0"/>
          <w:numId w:val="0"/>
        </w:numPr>
        <w:tabs>
          <w:tab w:val="clear" w:pos="2160"/>
          <w:tab w:val="clear" w:pos="2880"/>
          <w:tab w:val="clear" w:pos="3600"/>
          <w:tab w:val="clear" w:pos="4320"/>
        </w:tabs>
        <w:rPr>
          <w:noProof w:val="0"/>
        </w:rPr>
      </w:pPr>
      <w:r w:rsidRPr="00977EA3">
        <w:rPr>
          <w:noProof w:val="0"/>
        </w:rPr>
        <w:t>3.37.5.1.2 Sample Retrieve Clarifications SOAP Response</w:t>
      </w:r>
    </w:p>
    <w:p w14:paraId="6A5A53AD" w14:textId="77777777" w:rsidR="007A1F44" w:rsidRPr="00977EA3" w:rsidRDefault="007A1F44" w:rsidP="003462A5">
      <w:pPr>
        <w:pStyle w:val="Corpotesto"/>
      </w:pPr>
    </w:p>
    <w:p w14:paraId="2648FD93"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w:t>
      </w:r>
      <w:proofErr w:type="spellStart"/>
      <w:r w:rsidRPr="00977EA3">
        <w:rPr>
          <w:rFonts w:ascii="Courier New" w:hAnsi="Courier New" w:cs="Courier New"/>
          <w:color w:val="0000FF"/>
          <w:sz w:val="20"/>
        </w:rPr>
        <w:t>soap:Envelope</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xmlns:soap</w:t>
      </w:r>
      <w:proofErr w:type="spellEnd"/>
      <w:r w:rsidRPr="00977EA3">
        <w:rPr>
          <w:rFonts w:ascii="Courier New" w:hAnsi="Courier New" w:cs="Courier New"/>
          <w:color w:val="0000FF"/>
          <w:sz w:val="20"/>
        </w:rPr>
        <w:t xml:space="preserve">="http://www.w3.org/2003/05/soap-envelope" </w:t>
      </w:r>
      <w:proofErr w:type="spellStart"/>
      <w:r w:rsidRPr="00977EA3">
        <w:rPr>
          <w:rFonts w:ascii="Courier New" w:hAnsi="Courier New" w:cs="Courier New"/>
          <w:color w:val="0000FF"/>
          <w:sz w:val="20"/>
        </w:rPr>
        <w:t>xmlns:xsi</w:t>
      </w:r>
      <w:proofErr w:type="spellEnd"/>
      <w:r w:rsidRPr="00977EA3">
        <w:rPr>
          <w:rFonts w:ascii="Courier New" w:hAnsi="Courier New" w:cs="Courier New"/>
          <w:color w:val="0000FF"/>
          <w:sz w:val="20"/>
        </w:rPr>
        <w:t xml:space="preserve">="http://www.w3.org/2001/XMLSchema-instance" </w:t>
      </w:r>
      <w:proofErr w:type="spellStart"/>
      <w:r w:rsidRPr="00977EA3">
        <w:rPr>
          <w:rFonts w:ascii="Courier New" w:hAnsi="Courier New" w:cs="Courier New"/>
          <w:color w:val="0000FF"/>
          <w:sz w:val="20"/>
        </w:rPr>
        <w:t>xmlns:xsd</w:t>
      </w:r>
      <w:proofErr w:type="spellEnd"/>
      <w:r w:rsidRPr="00977EA3">
        <w:rPr>
          <w:rFonts w:ascii="Courier New" w:hAnsi="Courier New" w:cs="Courier New"/>
          <w:color w:val="0000FF"/>
          <w:sz w:val="20"/>
        </w:rPr>
        <w:t>="http://www.w3.org/2001/XMLSchema"&gt;</w:t>
      </w:r>
    </w:p>
    <w:p w14:paraId="5934AF31"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soap:Header</w:t>
      </w:r>
      <w:proofErr w:type="spellEnd"/>
      <w:r w:rsidRPr="00977EA3">
        <w:rPr>
          <w:rFonts w:ascii="Courier New" w:hAnsi="Courier New" w:cs="Courier New"/>
          <w:color w:val="0000FF"/>
          <w:sz w:val="20"/>
        </w:rPr>
        <w:t>&gt;</w:t>
      </w:r>
    </w:p>
    <w:p w14:paraId="5531CCE2"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728DCB0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44B2859D"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t>
      </w:r>
      <w:proofErr w:type="spellStart"/>
      <w:r w:rsidRPr="00977EA3">
        <w:rPr>
          <w:rFonts w:ascii="Courier New" w:hAnsi="Courier New" w:cs="Courier New"/>
          <w:color w:val="0000FF"/>
          <w:sz w:val="20"/>
        </w:rPr>
        <w:t>wsa:Action</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soap:mustUnderstand</w:t>
      </w:r>
      <w:proofErr w:type="spellEnd"/>
      <w:r w:rsidRPr="00977EA3">
        <w:rPr>
          <w:rFonts w:ascii="Courier New" w:hAnsi="Courier New" w:cs="Courier New"/>
          <w:color w:val="0000FF"/>
          <w:sz w:val="20"/>
        </w:rPr>
        <w:t>="1"&gt;</w:t>
      </w:r>
      <w:proofErr w:type="spellStart"/>
      <w:r w:rsidRPr="00977EA3">
        <w:rPr>
          <w:rFonts w:ascii="Courier New" w:hAnsi="Courier New" w:cs="Courier New"/>
          <w:color w:val="0000FF"/>
          <w:sz w:val="20"/>
        </w:rPr>
        <w:t>urn:ihe:iti</w:t>
      </w:r>
      <w:proofErr w:type="spellEnd"/>
      <w:r w:rsidRPr="00977EA3">
        <w:rPr>
          <w:rFonts w:ascii="Courier New" w:hAnsi="Courier New" w:cs="Courier New"/>
          <w:color w:val="0000FF"/>
          <w:sz w:val="20"/>
        </w:rPr>
        <w:t>:</w:t>
      </w:r>
      <w:r w:rsidRPr="00977EA3" w:rsidDel="00860015">
        <w:rPr>
          <w:rFonts w:ascii="Courier New" w:hAnsi="Courier New" w:cs="Courier New"/>
          <w:color w:val="0000FF"/>
          <w:sz w:val="20"/>
        </w:rPr>
        <w:t xml:space="preserve"> </w:t>
      </w:r>
      <w:r w:rsidRPr="00977EA3">
        <w:rPr>
          <w:rFonts w:ascii="Courier New" w:hAnsi="Courier New" w:cs="Courier New"/>
          <w:color w:val="0000FF"/>
          <w:sz w:val="20"/>
        </w:rPr>
        <w:t>2007:RetrieveClarificationsResponse&lt;/</w:t>
      </w:r>
      <w:proofErr w:type="spellStart"/>
      <w:r w:rsidRPr="00977EA3">
        <w:rPr>
          <w:rFonts w:ascii="Courier New" w:hAnsi="Courier New" w:cs="Courier New"/>
          <w:color w:val="0000FF"/>
          <w:sz w:val="20"/>
        </w:rPr>
        <w:t>wsa:Action</w:t>
      </w:r>
      <w:proofErr w:type="spellEnd"/>
      <w:r w:rsidRPr="00977EA3">
        <w:rPr>
          <w:rFonts w:ascii="Courier New" w:hAnsi="Courier New" w:cs="Courier New"/>
          <w:color w:val="0000FF"/>
          <w:sz w:val="20"/>
        </w:rPr>
        <w:t>&gt;</w:t>
      </w:r>
    </w:p>
    <w:p w14:paraId="0FBCA93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soap:Header</w:t>
      </w:r>
      <w:proofErr w:type="spellEnd"/>
      <w:r w:rsidRPr="00977EA3">
        <w:rPr>
          <w:rFonts w:ascii="Courier New" w:hAnsi="Courier New" w:cs="Courier New"/>
          <w:color w:val="0000FF"/>
          <w:sz w:val="20"/>
        </w:rPr>
        <w:t>&gt;</w:t>
      </w:r>
    </w:p>
    <w:p w14:paraId="53B33F0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lastRenderedPageBreak/>
        <w:tab/>
        <w:t>&lt;</w:t>
      </w:r>
      <w:proofErr w:type="spellStart"/>
      <w:r w:rsidRPr="00977EA3">
        <w:rPr>
          <w:rFonts w:ascii="Courier New" w:hAnsi="Courier New" w:cs="Courier New"/>
          <w:color w:val="0000FF"/>
          <w:sz w:val="20"/>
        </w:rPr>
        <w:t>soap:Body</w:t>
      </w:r>
      <w:proofErr w:type="spellEnd"/>
      <w:r w:rsidRPr="00977EA3">
        <w:rPr>
          <w:rFonts w:ascii="Courier New" w:hAnsi="Courier New" w:cs="Courier New"/>
          <w:color w:val="0000FF"/>
          <w:sz w:val="20"/>
        </w:rPr>
        <w:t>&gt;</w:t>
      </w:r>
    </w:p>
    <w:p w14:paraId="1E869A6F"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RetrieveClarificationsResponse</w:t>
      </w:r>
      <w:proofErr w:type="spellEnd"/>
      <w:r w:rsidRPr="00977EA3">
        <w:rPr>
          <w:rFonts w:ascii="Courier New" w:hAnsi="Courier New" w:cs="Courier New"/>
          <w:color w:val="0000FF"/>
          <w:sz w:val="20"/>
        </w:rPr>
        <w:t xml:space="preserve"> </w:t>
      </w:r>
      <w:proofErr w:type="spellStart"/>
      <w:r w:rsidRPr="00977EA3">
        <w:rPr>
          <w:rFonts w:ascii="Courier New" w:hAnsi="Courier New" w:cs="Courier New"/>
          <w:color w:val="0000FF"/>
          <w:sz w:val="20"/>
        </w:rPr>
        <w:t>xmlns</w:t>
      </w:r>
      <w:proofErr w:type="spellEnd"/>
      <w:r w:rsidRPr="00977EA3">
        <w:rPr>
          <w:rFonts w:ascii="Courier New" w:hAnsi="Courier New" w:cs="Courier New"/>
          <w:color w:val="0000FF"/>
          <w:sz w:val="20"/>
        </w:rPr>
        <w:t>="urn:ihe:iti:rfd:2007"&gt;</w:t>
      </w:r>
    </w:p>
    <w:p w14:paraId="2CDF5D7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10110FC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&lt;URL&gt;http://somehost/xxx/services/someForm&lt;/URL&gt;</w:t>
      </w:r>
    </w:p>
    <w:p w14:paraId="7996D03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29BF553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contentType</w:t>
      </w:r>
      <w:proofErr w:type="spellEnd"/>
      <w:r w:rsidRPr="00977EA3">
        <w:rPr>
          <w:rFonts w:ascii="Courier New" w:hAnsi="Courier New" w:cs="Courier New"/>
          <w:color w:val="0000FF"/>
          <w:sz w:val="20"/>
        </w:rPr>
        <w:t xml:space="preserve"> /&gt;</w:t>
      </w:r>
    </w:p>
    <w:p w14:paraId="2C3489C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responseCode</w:t>
      </w:r>
      <w:proofErr w:type="spellEnd"/>
      <w:r w:rsidRPr="00977EA3">
        <w:rPr>
          <w:rFonts w:ascii="Courier New" w:hAnsi="Courier New" w:cs="Courier New"/>
          <w:color w:val="0000FF"/>
          <w:sz w:val="20"/>
        </w:rPr>
        <w:t xml:space="preserve"> /&gt;</w:t>
      </w:r>
    </w:p>
    <w:p w14:paraId="7696619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RetrieveClarificationsResponse</w:t>
      </w:r>
      <w:proofErr w:type="spellEnd"/>
      <w:r w:rsidRPr="00977EA3">
        <w:rPr>
          <w:rFonts w:ascii="Courier New" w:hAnsi="Courier New" w:cs="Courier New"/>
          <w:color w:val="0000FF"/>
          <w:sz w:val="20"/>
        </w:rPr>
        <w:t>&gt;</w:t>
      </w:r>
    </w:p>
    <w:p w14:paraId="022BF1C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w:t>
      </w:r>
      <w:proofErr w:type="spellStart"/>
      <w:r w:rsidRPr="00977EA3">
        <w:rPr>
          <w:rFonts w:ascii="Courier New" w:hAnsi="Courier New" w:cs="Courier New"/>
          <w:color w:val="0000FF"/>
          <w:sz w:val="20"/>
        </w:rPr>
        <w:t>soap:Body</w:t>
      </w:r>
      <w:proofErr w:type="spellEnd"/>
      <w:r w:rsidRPr="00977EA3">
        <w:rPr>
          <w:rFonts w:ascii="Courier New" w:hAnsi="Courier New" w:cs="Courier New"/>
          <w:color w:val="0000FF"/>
          <w:sz w:val="20"/>
        </w:rPr>
        <w:t>&gt;</w:t>
      </w:r>
    </w:p>
    <w:p w14:paraId="6AE7DB4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w:t>
      </w:r>
      <w:proofErr w:type="spellStart"/>
      <w:r w:rsidRPr="00977EA3">
        <w:rPr>
          <w:rFonts w:ascii="Courier New" w:hAnsi="Courier New" w:cs="Courier New"/>
          <w:color w:val="0000FF"/>
          <w:sz w:val="20"/>
        </w:rPr>
        <w:t>soap:Envelope</w:t>
      </w:r>
      <w:proofErr w:type="spellEnd"/>
      <w:r w:rsidRPr="00977EA3">
        <w:rPr>
          <w:rFonts w:ascii="Courier New" w:hAnsi="Courier New" w:cs="Courier New"/>
          <w:color w:val="0000FF"/>
          <w:sz w:val="20"/>
        </w:rPr>
        <w:t>&gt;</w:t>
      </w:r>
    </w:p>
    <w:p w14:paraId="5BD4072A" w14:textId="77777777" w:rsidR="007A1F44" w:rsidRPr="00977EA3" w:rsidRDefault="007A1F44" w:rsidP="00E13968">
      <w:pPr>
        <w:pStyle w:val="Titolo2"/>
        <w:numPr>
          <w:ilvl w:val="0"/>
          <w:numId w:val="0"/>
        </w:numPr>
        <w:tabs>
          <w:tab w:val="clear" w:pos="2160"/>
        </w:tabs>
        <w:rPr>
          <w:noProof w:val="0"/>
        </w:rPr>
      </w:pPr>
      <w:r w:rsidRPr="00977EA3">
        <w:rPr>
          <w:noProof w:val="0"/>
        </w:rPr>
        <w:br w:type="page"/>
      </w:r>
      <w:bookmarkStart w:id="958" w:name="_Toc398544247"/>
      <w:bookmarkStart w:id="959" w:name="_Toc398717940"/>
      <w:bookmarkStart w:id="960" w:name="_Toc518634542"/>
      <w:r w:rsidRPr="00977EA3">
        <w:rPr>
          <w:noProof w:val="0"/>
        </w:rPr>
        <w:lastRenderedPageBreak/>
        <w:t>3</w:t>
      </w:r>
      <w:bookmarkStart w:id="961" w:name="_Toc210805566"/>
      <w:bookmarkStart w:id="962" w:name="_Toc210805568"/>
      <w:bookmarkStart w:id="963" w:name="_Toc210805570"/>
      <w:bookmarkStart w:id="964" w:name="_Toc210805572"/>
      <w:bookmarkStart w:id="965" w:name="_Toc210805574"/>
      <w:bookmarkStart w:id="966" w:name="_Toc237189077"/>
      <w:bookmarkStart w:id="967" w:name="_Toc237238711"/>
      <w:bookmarkStart w:id="968" w:name="_Toc168463558"/>
      <w:bookmarkStart w:id="969" w:name="_Toc169255548"/>
      <w:bookmarkStart w:id="970" w:name="_Toc169255684"/>
      <w:bookmarkStart w:id="971" w:name="_Toc169255833"/>
      <w:bookmarkStart w:id="972" w:name="_Toc169255992"/>
      <w:bookmarkStart w:id="973" w:name="_Toc173902946"/>
      <w:bookmarkStart w:id="974" w:name="_Toc237257664"/>
      <w:bookmarkStart w:id="975" w:name="_Toc268858969"/>
      <w:bookmarkStart w:id="976" w:name="_Toc268859024"/>
      <w:bookmarkStart w:id="977" w:name="_Toc269048677"/>
      <w:bookmarkStart w:id="978" w:name="_Toc210805576"/>
      <w:bookmarkStart w:id="979" w:name="_Toc214434039"/>
      <w:bookmarkStart w:id="980" w:name="_Toc214436960"/>
      <w:bookmarkStart w:id="981" w:name="_Toc214437405"/>
      <w:bookmarkStart w:id="982" w:name="_Toc214437721"/>
      <w:bookmarkStart w:id="983" w:name="_Toc214457197"/>
      <w:bookmarkStart w:id="984" w:name="_Toc214461310"/>
      <w:bookmarkStart w:id="985" w:name="_Toc214462931"/>
      <w:bookmarkStart w:id="986" w:name="_Toc237238712"/>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961"/>
      <w:bookmarkEnd w:id="962"/>
      <w:bookmarkEnd w:id="963"/>
      <w:bookmarkEnd w:id="964"/>
      <w:bookmarkEnd w:id="965"/>
      <w:bookmarkEnd w:id="966"/>
      <w:bookmarkEnd w:id="967"/>
      <w:r w:rsidRPr="00977EA3">
        <w:rPr>
          <w:noProof w:val="0"/>
        </w:rPr>
        <w:t>.38 Cross Gateway Query</w:t>
      </w:r>
      <w:bookmarkEnd w:id="958"/>
      <w:bookmarkEnd w:id="959"/>
      <w:bookmarkEnd w:id="968"/>
      <w:bookmarkEnd w:id="969"/>
      <w:bookmarkEnd w:id="970"/>
      <w:bookmarkEnd w:id="971"/>
      <w:bookmarkEnd w:id="972"/>
      <w:bookmarkEnd w:id="973"/>
      <w:bookmarkEnd w:id="974"/>
      <w:bookmarkEnd w:id="975"/>
      <w:bookmarkEnd w:id="976"/>
      <w:bookmarkEnd w:id="977"/>
      <w:r w:rsidR="00903C21" w:rsidRPr="00977EA3">
        <w:rPr>
          <w:noProof w:val="0"/>
        </w:rPr>
        <w:t xml:space="preserve"> [ITI-38]</w:t>
      </w:r>
      <w:bookmarkEnd w:id="960"/>
    </w:p>
    <w:p w14:paraId="7023B50A" w14:textId="02E8BC78" w:rsidR="007A1F44" w:rsidRPr="00977EA3" w:rsidRDefault="007A1F44" w:rsidP="00E13968">
      <w:pPr>
        <w:pStyle w:val="Corpotesto"/>
      </w:pPr>
      <w:r w:rsidRPr="00977EA3">
        <w:t xml:space="preserve">This section corresponds to </w:t>
      </w:r>
      <w:r w:rsidR="00E77430" w:rsidRPr="00977EA3">
        <w:t>transaction</w:t>
      </w:r>
      <w:r w:rsidRPr="00977EA3">
        <w:t xml:space="preserve"> </w:t>
      </w:r>
      <w:r w:rsidR="00383577">
        <w:t>[</w:t>
      </w:r>
      <w:r w:rsidR="00E77430" w:rsidRPr="00977EA3">
        <w:t>ITI-</w:t>
      </w:r>
      <w:r w:rsidRPr="00977EA3">
        <w:t>38</w:t>
      </w:r>
      <w:r w:rsidR="00383577">
        <w:t>]</w:t>
      </w:r>
      <w:r w:rsidRPr="00977EA3">
        <w:t xml:space="preserve"> of the IHE </w:t>
      </w:r>
      <w:r w:rsidR="00E77430" w:rsidRPr="00977EA3">
        <w:t xml:space="preserve">ITI </w:t>
      </w:r>
      <w:r w:rsidRPr="00977EA3">
        <w:t xml:space="preserve">Technical Framework. Transaction </w:t>
      </w:r>
      <w:r w:rsidR="00383577">
        <w:t>[</w:t>
      </w:r>
      <w:r w:rsidR="00E77430" w:rsidRPr="00977EA3">
        <w:t>ITI-</w:t>
      </w:r>
      <w:r w:rsidRPr="00977EA3">
        <w:t>38</w:t>
      </w:r>
      <w:r w:rsidR="00383577">
        <w:t>]</w:t>
      </w:r>
      <w:r w:rsidRPr="00977EA3">
        <w:t xml:space="preserve"> is used by cooperating Initiating Gateway and Responding Gateway </w:t>
      </w:r>
      <w:r w:rsidR="00232E9F" w:rsidRPr="00977EA3">
        <w:t>Actor</w:t>
      </w:r>
      <w:r w:rsidRPr="00977EA3">
        <w:t>s.</w:t>
      </w:r>
    </w:p>
    <w:p w14:paraId="24E53838" w14:textId="77777777" w:rsidR="007A1F44" w:rsidRPr="00977EA3" w:rsidRDefault="007A1F44" w:rsidP="00E13968">
      <w:pPr>
        <w:pStyle w:val="Titolo3"/>
        <w:numPr>
          <w:ilvl w:val="0"/>
          <w:numId w:val="0"/>
        </w:numPr>
        <w:tabs>
          <w:tab w:val="clear" w:pos="2160"/>
          <w:tab w:val="clear" w:pos="2880"/>
        </w:tabs>
        <w:rPr>
          <w:noProof w:val="0"/>
        </w:rPr>
      </w:pPr>
      <w:bookmarkStart w:id="987" w:name="_Toc268858970"/>
      <w:bookmarkStart w:id="988" w:name="_Toc268859025"/>
      <w:bookmarkStart w:id="989" w:name="_Toc269048678"/>
      <w:bookmarkStart w:id="990" w:name="_Toc398544248"/>
      <w:bookmarkStart w:id="991" w:name="_Toc398717941"/>
      <w:bookmarkStart w:id="992" w:name="_Toc518634543"/>
      <w:r w:rsidRPr="00977EA3">
        <w:rPr>
          <w:noProof w:val="0"/>
        </w:rPr>
        <w:t>3.38.1 Scope</w:t>
      </w:r>
      <w:bookmarkEnd w:id="987"/>
      <w:bookmarkEnd w:id="988"/>
      <w:bookmarkEnd w:id="989"/>
      <w:bookmarkEnd w:id="990"/>
      <w:bookmarkEnd w:id="991"/>
      <w:bookmarkEnd w:id="992"/>
    </w:p>
    <w:p w14:paraId="08AA924A" w14:textId="1FF82ED9" w:rsidR="007A1F44" w:rsidRPr="00977EA3" w:rsidRDefault="007A1F44" w:rsidP="00E13968">
      <w:pPr>
        <w:pStyle w:val="Corpotesto"/>
        <w:rPr>
          <w:iCs/>
        </w:rPr>
      </w:pPr>
      <w:r w:rsidRPr="00977EA3">
        <w:rPr>
          <w:iCs/>
        </w:rPr>
        <w:t>The scope of the Cross Gateway Query transaction is based on the Registry Stored Query</w:t>
      </w:r>
      <w:r w:rsidR="004D19CE" w:rsidRPr="00977EA3">
        <w:rPr>
          <w:iCs/>
        </w:rPr>
        <w:t xml:space="preserve"> [ITI-18] </w:t>
      </w:r>
      <w:r w:rsidRPr="00977EA3">
        <w:rPr>
          <w:iCs/>
        </w:rPr>
        <w:t>transaction. The same set of stored queries is required to be supported and the options controlling what kind of data is returned are the same. Differences from the Registry Stored Query transactions are:</w:t>
      </w:r>
    </w:p>
    <w:p w14:paraId="12BAE179" w14:textId="77777777" w:rsidR="008E3CF3" w:rsidRPr="00977EA3" w:rsidRDefault="007A1F44" w:rsidP="00EC243F">
      <w:pPr>
        <w:pStyle w:val="Puntoelenco2"/>
      </w:pPr>
      <w:r w:rsidRPr="00977EA3">
        <w:t>The Cross Gateway Query is between an Initiating Gateway and Responding Gateway.</w:t>
      </w:r>
    </w:p>
    <w:p w14:paraId="2668A877" w14:textId="77777777" w:rsidR="008E3CF3" w:rsidRPr="00977EA3" w:rsidRDefault="007A1F44" w:rsidP="00EC243F">
      <w:pPr>
        <w:pStyle w:val="Puntoelenco2"/>
      </w:pPr>
      <w:r w:rsidRPr="00977EA3">
        <w:t xml:space="preserve">Initiating Gateway shall specify the </w:t>
      </w:r>
      <w:proofErr w:type="spellStart"/>
      <w:r w:rsidRPr="00977EA3">
        <w:t>homeCommunityId</w:t>
      </w:r>
      <w:proofErr w:type="spellEnd"/>
      <w:r w:rsidRPr="00977EA3">
        <w:t xml:space="preserve"> attribute in all Cross-Community Queries which do not contain a patient identifier.</w:t>
      </w:r>
    </w:p>
    <w:p w14:paraId="181397FA" w14:textId="77777777" w:rsidR="008E3CF3" w:rsidRPr="00977EA3" w:rsidRDefault="007A1F44" w:rsidP="00EC243F">
      <w:pPr>
        <w:pStyle w:val="Puntoelenco2"/>
      </w:pPr>
      <w:r w:rsidRPr="00977EA3">
        <w:t xml:space="preserve">The </w:t>
      </w:r>
      <w:proofErr w:type="spellStart"/>
      <w:r w:rsidRPr="00977EA3">
        <w:t>homeCommunityID</w:t>
      </w:r>
      <w:proofErr w:type="spellEnd"/>
      <w:r w:rsidRPr="00977EA3">
        <w:t xml:space="preserve"> attribute shall be returned within all appropriate elements. </w:t>
      </w:r>
    </w:p>
    <w:p w14:paraId="42BA14E2" w14:textId="77777777" w:rsidR="008E3CF3" w:rsidRPr="00977EA3" w:rsidRDefault="007A1F44" w:rsidP="00EC243F">
      <w:pPr>
        <w:pStyle w:val="Puntoelenco2"/>
      </w:pPr>
      <w:r w:rsidRPr="00977EA3">
        <w:t xml:space="preserve">Responding Gateways shall support the Asynchronous Web Services Exchange Option on the Cross Gateway Query.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7BFEB61" w14:textId="77777777" w:rsidR="008E3CF3" w:rsidRPr="00977EA3" w:rsidRDefault="007A1F44" w:rsidP="00EC243F">
      <w:pPr>
        <w:pStyle w:val="Puntoelenco2"/>
      </w:pPr>
      <w:r w:rsidRPr="00977EA3">
        <w:t>Asynchronous Web Services Exchange is an option on the Initiating Gateway, see ITI TF-1: 18.2.2.</w:t>
      </w:r>
    </w:p>
    <w:p w14:paraId="18B5DACE" w14:textId="77777777" w:rsidR="008E3CF3" w:rsidRPr="00977EA3" w:rsidRDefault="007A1F44" w:rsidP="00EC243F">
      <w:pPr>
        <w:pStyle w:val="Puntoelenco2"/>
      </w:pPr>
      <w:r w:rsidRPr="00977EA3">
        <w:t>For stored queries that rely on concepts that a community may not support, namely associations, folders and submission sets, a Responding Gateway is allowed to respond with zero entries.</w:t>
      </w:r>
    </w:p>
    <w:p w14:paraId="1397E057" w14:textId="77777777" w:rsidR="007A1F44" w:rsidRPr="00977EA3" w:rsidRDefault="007A1F44" w:rsidP="00E13968">
      <w:pPr>
        <w:pStyle w:val="Corpotesto"/>
      </w:pPr>
      <w:r w:rsidRPr="00977EA3">
        <w:t xml:space="preserve">There shall be an agreed upon common coding/vocabulary scheme used for the Cross Gateway Query. For example, a common set of privacy consent vocabularies shall be used. </w:t>
      </w:r>
    </w:p>
    <w:p w14:paraId="6BDE9948" w14:textId="77777777" w:rsidR="007A1F44" w:rsidRPr="00977EA3" w:rsidRDefault="007A1F44" w:rsidP="00E13968">
      <w:pPr>
        <w:pStyle w:val="Titolo3"/>
        <w:numPr>
          <w:ilvl w:val="0"/>
          <w:numId w:val="0"/>
        </w:numPr>
        <w:tabs>
          <w:tab w:val="clear" w:pos="2160"/>
          <w:tab w:val="clear" w:pos="2880"/>
        </w:tabs>
        <w:rPr>
          <w:bCs/>
          <w:noProof w:val="0"/>
        </w:rPr>
      </w:pPr>
      <w:bookmarkStart w:id="993" w:name="_Toc173902948"/>
      <w:bookmarkStart w:id="994" w:name="_Toc268858971"/>
      <w:bookmarkStart w:id="995" w:name="_Toc268859026"/>
      <w:bookmarkStart w:id="996" w:name="_Toc269048679"/>
      <w:bookmarkStart w:id="997" w:name="_Toc398544249"/>
      <w:bookmarkStart w:id="998" w:name="_Toc398717942"/>
      <w:bookmarkStart w:id="999" w:name="_Toc518634544"/>
      <w:r w:rsidRPr="00977EA3">
        <w:rPr>
          <w:bCs/>
          <w:noProof w:val="0"/>
        </w:rPr>
        <w:t>3.38.2 Use Case Roles</w:t>
      </w:r>
      <w:bookmarkEnd w:id="993"/>
      <w:bookmarkEnd w:id="994"/>
      <w:bookmarkEnd w:id="995"/>
      <w:bookmarkEnd w:id="996"/>
      <w:bookmarkEnd w:id="997"/>
      <w:bookmarkEnd w:id="998"/>
      <w:bookmarkEnd w:id="999"/>
    </w:p>
    <w:p w14:paraId="55AB5312" w14:textId="77777777" w:rsidR="007A1F44" w:rsidRPr="00977EA3" w:rsidRDefault="007A1F44" w:rsidP="00D372D5">
      <w:pPr>
        <w:pStyle w:val="Corpotesto"/>
      </w:pPr>
    </w:p>
    <w:bookmarkStart w:id="1000" w:name="_MON_1246708900"/>
    <w:bookmarkEnd w:id="1000"/>
    <w:p w14:paraId="289EB361" w14:textId="77777777" w:rsidR="007A1F44" w:rsidRPr="00977EA3" w:rsidRDefault="002E21BE" w:rsidP="00E13968">
      <w:pPr>
        <w:pStyle w:val="Corpotesto"/>
        <w:jc w:val="center"/>
      </w:pPr>
      <w:r w:rsidRPr="00977EA3">
        <w:rPr>
          <w:noProof/>
        </w:rPr>
        <w:object w:dxaOrig="5569" w:dyaOrig="1935" w14:anchorId="3190FFEE">
          <v:shape id="_x0000_i1048" type="#_x0000_t75" alt="" style="width:282pt;height:96.75pt;mso-width-percent:0;mso-height-percent:0;mso-width-percent:0;mso-height-percent:0" o:ole="">
            <v:imagedata r:id="rId83" o:title=""/>
          </v:shape>
          <o:OLEObject Type="Embed" ProgID="Word.Picture.8" ShapeID="_x0000_i1048" DrawAspect="Content" ObjectID="_1620110872" r:id="rId84"/>
        </w:object>
      </w:r>
    </w:p>
    <w:p w14:paraId="6B5461E8" w14:textId="77777777" w:rsidR="007A1F44" w:rsidRPr="00977EA3" w:rsidRDefault="007A1F44" w:rsidP="00E13968">
      <w:pPr>
        <w:pStyle w:val="FigureTitle"/>
        <w:rPr>
          <w:noProof w:val="0"/>
        </w:rPr>
      </w:pPr>
      <w:bookmarkStart w:id="1001" w:name="_Toc168463560"/>
      <w:r w:rsidRPr="00977EA3">
        <w:rPr>
          <w:noProof w:val="0"/>
        </w:rPr>
        <w:t>Figure 3.38.2-1: Use Case Roles</w:t>
      </w:r>
      <w:bookmarkEnd w:id="1001"/>
    </w:p>
    <w:p w14:paraId="025D8493" w14:textId="77777777" w:rsidR="007A1F44" w:rsidRPr="00977EA3" w:rsidRDefault="007A1F44" w:rsidP="00E13968">
      <w:pPr>
        <w:pStyle w:val="Corpotesto"/>
      </w:pPr>
      <w:r w:rsidRPr="00977EA3">
        <w:rPr>
          <w:b/>
        </w:rPr>
        <w:t>Actor:</w:t>
      </w:r>
      <w:r w:rsidRPr="00977EA3">
        <w:t xml:space="preserve"> Initiating Gateway</w:t>
      </w:r>
    </w:p>
    <w:p w14:paraId="58B3A7C2" w14:textId="77777777" w:rsidR="007A1F44" w:rsidRPr="00977EA3" w:rsidRDefault="007A1F44" w:rsidP="00E13968">
      <w:pPr>
        <w:pStyle w:val="Corpotesto"/>
      </w:pPr>
      <w:r w:rsidRPr="00977EA3">
        <w:rPr>
          <w:b/>
        </w:rPr>
        <w:lastRenderedPageBreak/>
        <w:t xml:space="preserve">Role: </w:t>
      </w:r>
      <w:r w:rsidRPr="00977EA3">
        <w:t>To formulate a Cross Gateway Query on behalf of a user.</w:t>
      </w:r>
    </w:p>
    <w:p w14:paraId="7F37ABB2" w14:textId="77777777" w:rsidR="007A1F44" w:rsidRPr="00977EA3" w:rsidRDefault="007A1F44" w:rsidP="00E13968">
      <w:pPr>
        <w:pStyle w:val="Corpotesto"/>
      </w:pPr>
      <w:r w:rsidRPr="00977EA3">
        <w:rPr>
          <w:b/>
        </w:rPr>
        <w:t>Actor:</w:t>
      </w:r>
      <w:r w:rsidRPr="00977EA3">
        <w:t xml:space="preserve"> Responding Gateway</w:t>
      </w:r>
    </w:p>
    <w:p w14:paraId="15C2C3ED" w14:textId="77777777" w:rsidR="007A1F44" w:rsidRPr="00977EA3" w:rsidRDefault="007A1F44" w:rsidP="00E13968">
      <w:pPr>
        <w:pStyle w:val="Corpotesto"/>
      </w:pPr>
      <w:r w:rsidRPr="00977EA3">
        <w:rPr>
          <w:b/>
        </w:rPr>
        <w:t xml:space="preserve">Role: </w:t>
      </w:r>
      <w:r w:rsidRPr="00977EA3">
        <w:t>To respond to a Cross Gateway Query based on the internal configuration of the community.</w:t>
      </w:r>
    </w:p>
    <w:p w14:paraId="6BE3231A" w14:textId="77777777" w:rsidR="007A1F44" w:rsidRPr="00977EA3" w:rsidRDefault="007A1F44" w:rsidP="00E13968">
      <w:pPr>
        <w:pStyle w:val="Titolo3"/>
        <w:numPr>
          <w:ilvl w:val="0"/>
          <w:numId w:val="0"/>
        </w:numPr>
        <w:tabs>
          <w:tab w:val="clear" w:pos="2160"/>
          <w:tab w:val="clear" w:pos="2880"/>
        </w:tabs>
        <w:rPr>
          <w:bCs/>
          <w:noProof w:val="0"/>
        </w:rPr>
      </w:pPr>
      <w:bookmarkStart w:id="1002" w:name="_Toc168463561"/>
      <w:bookmarkStart w:id="1003" w:name="_Toc169255550"/>
      <w:bookmarkStart w:id="1004" w:name="_Toc169255686"/>
      <w:bookmarkStart w:id="1005" w:name="_Toc169255835"/>
      <w:bookmarkStart w:id="1006" w:name="_Toc169255994"/>
      <w:bookmarkStart w:id="1007" w:name="_Toc173902949"/>
      <w:bookmarkStart w:id="1008" w:name="_Toc268858972"/>
      <w:bookmarkStart w:id="1009" w:name="_Toc268859027"/>
      <w:bookmarkStart w:id="1010" w:name="_Toc269048680"/>
      <w:bookmarkStart w:id="1011" w:name="_Toc398544250"/>
      <w:bookmarkStart w:id="1012" w:name="_Toc398717943"/>
      <w:bookmarkStart w:id="1013" w:name="_Toc518634545"/>
      <w:r w:rsidRPr="00977EA3">
        <w:rPr>
          <w:bCs/>
          <w:noProof w:val="0"/>
        </w:rPr>
        <w:t>3.38.3 Referenced Standard</w:t>
      </w:r>
      <w:bookmarkEnd w:id="1002"/>
      <w:bookmarkEnd w:id="1003"/>
      <w:bookmarkEnd w:id="1004"/>
      <w:bookmarkEnd w:id="1005"/>
      <w:bookmarkEnd w:id="1006"/>
      <w:bookmarkEnd w:id="1007"/>
      <w:bookmarkEnd w:id="1008"/>
      <w:bookmarkEnd w:id="1009"/>
      <w:bookmarkEnd w:id="1010"/>
      <w:bookmarkEnd w:id="1011"/>
      <w:bookmarkEnd w:id="1012"/>
      <w:bookmarkEnd w:id="1013"/>
    </w:p>
    <w:p w14:paraId="03C68BA5" w14:textId="77777777" w:rsidR="007A1F44" w:rsidRPr="00977EA3" w:rsidRDefault="007A1F44" w:rsidP="00E13968">
      <w:pPr>
        <w:pStyle w:val="Corpotesto"/>
      </w:pPr>
      <w:r w:rsidRPr="00977EA3">
        <w:t>Implementers of this transaction shall comply with all requirements described in ITI TF-2x: Appendix V Web Services for IHE Transactions.</w:t>
      </w:r>
    </w:p>
    <w:p w14:paraId="72E7DB55" w14:textId="77777777" w:rsidR="007A1F44" w:rsidRPr="00977EA3" w:rsidRDefault="007A1F44" w:rsidP="00E13968">
      <w:pPr>
        <w:pStyle w:val="Corpotesto"/>
      </w:pPr>
      <w:proofErr w:type="spellStart"/>
      <w:r w:rsidRPr="00977EA3">
        <w:t>ebRIM</w:t>
      </w:r>
      <w:proofErr w:type="spellEnd"/>
      <w:r w:rsidRPr="00977EA3">
        <w:tab/>
      </w:r>
      <w:r w:rsidRPr="00977EA3">
        <w:tab/>
        <w:t>OASIS/</w:t>
      </w:r>
      <w:proofErr w:type="spellStart"/>
      <w:r w:rsidRPr="00977EA3">
        <w:t>ebXML</w:t>
      </w:r>
      <w:proofErr w:type="spellEnd"/>
      <w:r w:rsidRPr="00977EA3">
        <w:t xml:space="preserve"> Registry Information Model v3.0</w:t>
      </w:r>
    </w:p>
    <w:p w14:paraId="43D63408" w14:textId="77777777" w:rsidR="007A1F44" w:rsidRPr="00977EA3" w:rsidRDefault="007A1F44" w:rsidP="00E13968">
      <w:pPr>
        <w:pStyle w:val="Corpotesto"/>
      </w:pPr>
      <w:proofErr w:type="spellStart"/>
      <w:r w:rsidRPr="00977EA3">
        <w:t>ebRS</w:t>
      </w:r>
      <w:proofErr w:type="spellEnd"/>
      <w:r w:rsidRPr="00977EA3">
        <w:tab/>
      </w:r>
      <w:r w:rsidRPr="00977EA3">
        <w:tab/>
        <w:t>OASIS/</w:t>
      </w:r>
      <w:proofErr w:type="spellStart"/>
      <w:r w:rsidRPr="00977EA3">
        <w:t>ebXML</w:t>
      </w:r>
      <w:proofErr w:type="spellEnd"/>
      <w:r w:rsidRPr="00977EA3">
        <w:t xml:space="preserve"> Registry Services Specifications v3.0</w:t>
      </w:r>
    </w:p>
    <w:p w14:paraId="0B96DCF8" w14:textId="77777777" w:rsidR="008D6116" w:rsidRPr="00977EA3" w:rsidRDefault="008D6116" w:rsidP="00601E92">
      <w:pPr>
        <w:pStyle w:val="Corpotesto"/>
        <w:spacing w:before="0"/>
      </w:pPr>
    </w:p>
    <w:p w14:paraId="35A7C334" w14:textId="77777777" w:rsidR="007A1F44" w:rsidRPr="00977EA3" w:rsidRDefault="007A1F44" w:rsidP="00601E92">
      <w:pPr>
        <w:pStyle w:val="Corpotesto"/>
        <w:spacing w:before="0"/>
      </w:pPr>
      <w:r w:rsidRPr="00977EA3">
        <w:t>ITI TF-3:4</w:t>
      </w:r>
      <w:r w:rsidRPr="00977EA3">
        <w:tab/>
        <w:t>Metadata used in Document Sharing profiles</w:t>
      </w:r>
    </w:p>
    <w:p w14:paraId="7FF862B3" w14:textId="77777777" w:rsidR="007A1F44" w:rsidRPr="00977EA3" w:rsidRDefault="007A1F44" w:rsidP="00E13968">
      <w:pPr>
        <w:pStyle w:val="Corpotesto"/>
      </w:pPr>
    </w:p>
    <w:p w14:paraId="76EF71CC" w14:textId="77777777" w:rsidR="007A1F44" w:rsidRPr="00977EA3" w:rsidRDefault="007A1F44" w:rsidP="00E13968">
      <w:pPr>
        <w:pStyle w:val="Titolo3"/>
        <w:numPr>
          <w:ilvl w:val="0"/>
          <w:numId w:val="0"/>
        </w:numPr>
        <w:tabs>
          <w:tab w:val="clear" w:pos="2160"/>
          <w:tab w:val="clear" w:pos="2880"/>
        </w:tabs>
        <w:rPr>
          <w:noProof w:val="0"/>
        </w:rPr>
      </w:pPr>
      <w:bookmarkStart w:id="1014" w:name="_Toc168463562"/>
      <w:bookmarkStart w:id="1015" w:name="_Toc173902950"/>
      <w:bookmarkStart w:id="1016" w:name="_Toc268858973"/>
      <w:bookmarkStart w:id="1017" w:name="_Toc268859028"/>
      <w:bookmarkStart w:id="1018" w:name="_Toc269048681"/>
      <w:bookmarkStart w:id="1019" w:name="_Toc398544251"/>
      <w:bookmarkStart w:id="1020" w:name="_Toc398717944"/>
      <w:bookmarkStart w:id="1021" w:name="_Toc518634546"/>
      <w:r w:rsidRPr="00977EA3">
        <w:rPr>
          <w:noProof w:val="0"/>
        </w:rPr>
        <w:t>3.38.4 Interaction Diagram</w:t>
      </w:r>
      <w:bookmarkEnd w:id="1014"/>
      <w:bookmarkEnd w:id="1015"/>
      <w:bookmarkEnd w:id="1016"/>
      <w:bookmarkEnd w:id="1017"/>
      <w:bookmarkEnd w:id="1018"/>
      <w:bookmarkEnd w:id="1019"/>
      <w:bookmarkEnd w:id="1020"/>
      <w:bookmarkEnd w:id="1021"/>
    </w:p>
    <w:bookmarkStart w:id="1022" w:name="_MON_1240291369"/>
    <w:bookmarkEnd w:id="1022"/>
    <w:bookmarkStart w:id="1023" w:name="_MON_1240735770"/>
    <w:bookmarkEnd w:id="1023"/>
    <w:p w14:paraId="5AED9A37" w14:textId="77777777" w:rsidR="007A1F44" w:rsidRPr="00977EA3" w:rsidRDefault="002E21BE" w:rsidP="00D372D5">
      <w:pPr>
        <w:pStyle w:val="Corpotesto"/>
        <w:jc w:val="center"/>
      </w:pPr>
      <w:r w:rsidRPr="00977EA3">
        <w:rPr>
          <w:noProof/>
          <w:sz w:val="20"/>
        </w:rPr>
        <w:object w:dxaOrig="8080" w:dyaOrig="3600" w14:anchorId="22B71039">
          <v:shape id="_x0000_i1049" type="#_x0000_t75" alt="" style="width:399.75pt;height:180.75pt;mso-width-percent:0;mso-height-percent:0;mso-width-percent:0;mso-height-percent:0" o:ole="" fillcolor="window">
            <v:imagedata r:id="rId85" o:title=""/>
          </v:shape>
          <o:OLEObject Type="Embed" ProgID="Word.Picture.8" ShapeID="_x0000_i1049" DrawAspect="Content" ObjectID="_1620110873" r:id="rId86"/>
        </w:object>
      </w:r>
    </w:p>
    <w:p w14:paraId="68421A9A" w14:textId="77777777" w:rsidR="007A1F44" w:rsidRPr="00977EA3" w:rsidRDefault="007A1F44" w:rsidP="00E13968">
      <w:pPr>
        <w:pStyle w:val="Titolo4"/>
        <w:numPr>
          <w:ilvl w:val="0"/>
          <w:numId w:val="0"/>
        </w:numPr>
        <w:tabs>
          <w:tab w:val="clear" w:pos="2160"/>
          <w:tab w:val="clear" w:pos="2880"/>
          <w:tab w:val="clear" w:pos="3600"/>
        </w:tabs>
        <w:rPr>
          <w:bCs/>
          <w:noProof w:val="0"/>
        </w:rPr>
      </w:pPr>
      <w:bookmarkStart w:id="1024" w:name="_Toc169255551"/>
      <w:bookmarkStart w:id="1025" w:name="_Toc169255687"/>
      <w:bookmarkStart w:id="1026" w:name="_Toc169255836"/>
      <w:bookmarkStart w:id="1027" w:name="_Toc169255995"/>
      <w:bookmarkStart w:id="1028" w:name="_Toc398544252"/>
      <w:r w:rsidRPr="00977EA3">
        <w:rPr>
          <w:bCs/>
          <w:noProof w:val="0"/>
        </w:rPr>
        <w:t>3.38.4.1 Cross Gateway Query</w:t>
      </w:r>
      <w:bookmarkEnd w:id="1024"/>
      <w:bookmarkEnd w:id="1025"/>
      <w:bookmarkEnd w:id="1026"/>
      <w:bookmarkEnd w:id="1027"/>
      <w:bookmarkEnd w:id="1028"/>
    </w:p>
    <w:p w14:paraId="4B0371FE" w14:textId="77777777" w:rsidR="007A1F44" w:rsidRPr="00977EA3" w:rsidRDefault="007A1F44" w:rsidP="00E13968">
      <w:pPr>
        <w:pStyle w:val="Corpotesto"/>
      </w:pPr>
      <w:r w:rsidRPr="00977EA3">
        <w:t>This is a query request between an Initiating Gateway and a Responding Gateway. The query request contains:</w:t>
      </w:r>
    </w:p>
    <w:p w14:paraId="5E38F443" w14:textId="3D2CAB1F" w:rsidR="008E3CF3" w:rsidRPr="00977EA3" w:rsidRDefault="007A1F44" w:rsidP="00EC243F">
      <w:pPr>
        <w:pStyle w:val="Puntoelenco2"/>
      </w:pPr>
      <w:r w:rsidRPr="00977EA3">
        <w:t xml:space="preserve">A reference to a pre-defined query defined by the Registry Stored Query </w:t>
      </w:r>
      <w:r w:rsidR="00A8715E" w:rsidRPr="00977EA3">
        <w:t xml:space="preserve">[ITI-18]. </w:t>
      </w:r>
      <w:r w:rsidRPr="00977EA3">
        <w:t xml:space="preserve">transaction </w:t>
      </w:r>
    </w:p>
    <w:p w14:paraId="49FFAA1F" w14:textId="77777777" w:rsidR="008E3CF3" w:rsidRPr="00977EA3" w:rsidRDefault="007A1F44" w:rsidP="00EC243F">
      <w:pPr>
        <w:pStyle w:val="Puntoelenco2"/>
      </w:pPr>
      <w:r w:rsidRPr="00977EA3">
        <w:t xml:space="preserve">Parameters to the query. The query parameters are defined by the Registry Stored Query transaction. The </w:t>
      </w:r>
      <w:proofErr w:type="spellStart"/>
      <w:r w:rsidRPr="00977EA3">
        <w:t>homeCommunityId</w:t>
      </w:r>
      <w:proofErr w:type="spellEnd"/>
      <w:r w:rsidRPr="00977EA3">
        <w:t xml:space="preserve"> attribute is required for every Registry Stored Query which does not specify a patient identity.</w:t>
      </w:r>
    </w:p>
    <w:p w14:paraId="702E43CC" w14:textId="77777777" w:rsidR="007A1F44" w:rsidRPr="00977EA3" w:rsidRDefault="007A1F44" w:rsidP="00E13968">
      <w:pPr>
        <w:pStyle w:val="Titolo5"/>
        <w:numPr>
          <w:ilvl w:val="0"/>
          <w:numId w:val="0"/>
        </w:numPr>
        <w:tabs>
          <w:tab w:val="clear" w:pos="2160"/>
          <w:tab w:val="clear" w:pos="2880"/>
          <w:tab w:val="clear" w:pos="3600"/>
          <w:tab w:val="clear" w:pos="4320"/>
        </w:tabs>
        <w:rPr>
          <w:noProof w:val="0"/>
        </w:rPr>
      </w:pPr>
      <w:bookmarkStart w:id="1029" w:name="_Toc169255552"/>
      <w:bookmarkStart w:id="1030" w:name="_Toc169255688"/>
      <w:bookmarkStart w:id="1031" w:name="_Toc169255837"/>
      <w:bookmarkStart w:id="1032" w:name="_Toc169255996"/>
      <w:r w:rsidRPr="00977EA3">
        <w:rPr>
          <w:noProof w:val="0"/>
        </w:rPr>
        <w:t>3.38.4.1.1 Trigger Events</w:t>
      </w:r>
      <w:bookmarkEnd w:id="1029"/>
      <w:bookmarkEnd w:id="1030"/>
      <w:bookmarkEnd w:id="1031"/>
      <w:bookmarkEnd w:id="1032"/>
    </w:p>
    <w:p w14:paraId="39EBCF76" w14:textId="77777777" w:rsidR="007A1F44" w:rsidRPr="00977EA3" w:rsidRDefault="007A1F44" w:rsidP="00E13968">
      <w:pPr>
        <w:pStyle w:val="Corpotesto"/>
      </w:pPr>
      <w:r w:rsidRPr="00977EA3">
        <w:t xml:space="preserve">This message is initiated when the Initiating Gateway has determined that it must interact with the Responding Gateway to satisfy a Registry Stored Query [ITI-18] request received from an </w:t>
      </w:r>
      <w:proofErr w:type="spellStart"/>
      <w:r w:rsidRPr="00977EA3">
        <w:lastRenderedPageBreak/>
        <w:t>XDS.b</w:t>
      </w:r>
      <w:proofErr w:type="spellEnd"/>
      <w:r w:rsidRPr="00977EA3">
        <w:t xml:space="preserve"> Document Consumer or a query request from other internal non-IHE actor. When initiating this message to satisfy a Registry Stored Query [ITI-18] request the Initiating Gateway shall pass all parameters, either known or unknown, into the Cross Gateway Query.</w:t>
      </w:r>
    </w:p>
    <w:p w14:paraId="2682C081" w14:textId="77777777" w:rsidR="007A1F44" w:rsidRPr="00977EA3" w:rsidRDefault="007A1F44" w:rsidP="00E13968">
      <w:pPr>
        <w:pStyle w:val="Titolo5"/>
        <w:numPr>
          <w:ilvl w:val="0"/>
          <w:numId w:val="0"/>
        </w:numPr>
        <w:tabs>
          <w:tab w:val="clear" w:pos="2160"/>
          <w:tab w:val="clear" w:pos="2880"/>
          <w:tab w:val="clear" w:pos="3600"/>
          <w:tab w:val="clear" w:pos="4320"/>
        </w:tabs>
        <w:rPr>
          <w:noProof w:val="0"/>
        </w:rPr>
      </w:pPr>
      <w:bookmarkStart w:id="1033" w:name="_Toc169255553"/>
      <w:bookmarkStart w:id="1034" w:name="_Toc169255689"/>
      <w:bookmarkStart w:id="1035" w:name="_Toc169255838"/>
      <w:bookmarkStart w:id="1036" w:name="_Toc169255997"/>
      <w:r w:rsidRPr="00977EA3">
        <w:rPr>
          <w:noProof w:val="0"/>
        </w:rPr>
        <w:t>3.38.4.1.2 Message Semantics</w:t>
      </w:r>
      <w:bookmarkEnd w:id="1033"/>
      <w:bookmarkEnd w:id="1034"/>
      <w:bookmarkEnd w:id="1035"/>
      <w:bookmarkEnd w:id="1036"/>
    </w:p>
    <w:p w14:paraId="011FD827" w14:textId="77777777" w:rsidR="007A1F44" w:rsidRPr="00977EA3" w:rsidRDefault="007A1F44" w:rsidP="00E13968">
      <w:pPr>
        <w:pStyle w:val="Corpotesto"/>
      </w:pPr>
      <w:r w:rsidRPr="00977EA3">
        <w:t xml:space="preserve">The message semantics are based on the Registry Stored Query. See ITI TF-2a: 3.18.4.1.2. </w:t>
      </w:r>
    </w:p>
    <w:p w14:paraId="3DB407FD" w14:textId="77777777" w:rsidR="007A1F44" w:rsidRPr="00977EA3" w:rsidRDefault="007A1F44" w:rsidP="001B289C">
      <w:pPr>
        <w:pStyle w:val="Corpotesto"/>
      </w:pPr>
      <w:r w:rsidRPr="00977EA3">
        <w:t>Initiating Gateways which support the On-Demand Documents Option shall be capable of querying for an On-Demand Document Entry either through internal mechanisms or, when the XDS Affinity Domain Option is also declared, through interaction with an XDS Document Consumer which supports the On-Demand Documents Option.</w:t>
      </w:r>
    </w:p>
    <w:p w14:paraId="3EA35B1D" w14:textId="77777777" w:rsidR="007A1F44" w:rsidRPr="00977EA3" w:rsidRDefault="007A1F44" w:rsidP="001B289C">
      <w:pPr>
        <w:pStyle w:val="Corpotesto"/>
      </w:pPr>
      <w:r w:rsidRPr="00977EA3">
        <w:t xml:space="preserve">Responding Gateways which support the On-Demand Documents Option shall be able to respond to a query of an On-Demand Document Entry, either through internal mechanisms or, when grouped with a Document Consumer, through interaction with appropriate XDS Actors which support On-Demand Documents. Of special note are the use of </w:t>
      </w:r>
      <w:proofErr w:type="spellStart"/>
      <w:r w:rsidRPr="00977EA3">
        <w:t>homeCommunityId</w:t>
      </w:r>
      <w:proofErr w:type="spellEnd"/>
      <w:r w:rsidRPr="00977EA3">
        <w:t>, specifying the patient identifier and special handling of some stored queries. These are explained below.</w:t>
      </w:r>
    </w:p>
    <w:p w14:paraId="1BEB438D"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 xml:space="preserve">3.38.4.1.2.1 </w:t>
      </w:r>
      <w:proofErr w:type="spellStart"/>
      <w:r w:rsidRPr="00977EA3">
        <w:rPr>
          <w:noProof w:val="0"/>
        </w:rPr>
        <w:t>homeCommunityId</w:t>
      </w:r>
      <w:proofErr w:type="spellEnd"/>
    </w:p>
    <w:p w14:paraId="2B8B2DCC" w14:textId="77777777" w:rsidR="007A1F44" w:rsidRPr="00977EA3" w:rsidRDefault="007A1F44" w:rsidP="00E13968">
      <w:pPr>
        <w:pStyle w:val="Corpotesto"/>
      </w:pPr>
      <w:r w:rsidRPr="00977EA3">
        <w:t xml:space="preserve">The </w:t>
      </w:r>
      <w:proofErr w:type="spellStart"/>
      <w:r w:rsidRPr="00977EA3">
        <w:t>homeCommunityId</w:t>
      </w:r>
      <w:proofErr w:type="spellEnd"/>
      <w:r w:rsidRPr="00977EA3">
        <w:t xml:space="preserve"> attribute is required on the Cross Gateway Query. The </w:t>
      </w:r>
      <w:proofErr w:type="spellStart"/>
      <w:r w:rsidRPr="00977EA3">
        <w:t>homeCommunityId</w:t>
      </w:r>
      <w:proofErr w:type="spellEnd"/>
      <w:r w:rsidRPr="00977EA3">
        <w:t xml:space="preserve"> is a globally unique identifier for a community and is used to obtain the Web Services endpoint of services that provide access to data in that community. </w:t>
      </w:r>
      <w:proofErr w:type="spellStart"/>
      <w:r w:rsidRPr="00977EA3">
        <w:t>homeCommunityId</w:t>
      </w:r>
      <w:proofErr w:type="spellEnd"/>
      <w:r w:rsidRPr="00977EA3">
        <w:t xml:space="preserve"> is structured as an OID limited to 64 characters and specified in URI syntax, for example the </w:t>
      </w:r>
      <w:proofErr w:type="spellStart"/>
      <w:r w:rsidRPr="00977EA3">
        <w:t>homeCommunityId</w:t>
      </w:r>
      <w:proofErr w:type="spellEnd"/>
      <w:r w:rsidRPr="00977EA3">
        <w:t xml:space="preserve"> of 1.2.3 would be formatted as </w:t>
      </w:r>
      <w:r w:rsidRPr="00977EA3">
        <w:rPr>
          <w:rFonts w:ascii="Courier New" w:hAnsi="Courier New" w:cs="Courier New"/>
        </w:rPr>
        <w:t>urn:oid:1.2.3</w:t>
      </w:r>
      <w:r w:rsidRPr="00977EA3">
        <w:t>.</w:t>
      </w:r>
    </w:p>
    <w:p w14:paraId="1568C015" w14:textId="77777777" w:rsidR="007A1F44" w:rsidRPr="00977EA3" w:rsidRDefault="007A1F44" w:rsidP="00E13968">
      <w:pPr>
        <w:pStyle w:val="Corpotesto"/>
      </w:pPr>
      <w:r w:rsidRPr="00977EA3">
        <w:t>Its use is as follows:</w:t>
      </w:r>
    </w:p>
    <w:p w14:paraId="6E9D985A" w14:textId="77777777" w:rsidR="008E3CF3" w:rsidRPr="00977EA3" w:rsidRDefault="007A1F44" w:rsidP="00EC243F">
      <w:pPr>
        <w:pStyle w:val="Puntoelenco2"/>
      </w:pPr>
      <w:r w:rsidRPr="00977EA3">
        <w:t xml:space="preserve">It is returned within the response to Cross Gateway Query and Registry Stored Query transactions to indicate the association of a response element with a community. It is specified as the </w:t>
      </w:r>
      <w:proofErr w:type="spellStart"/>
      <w:r w:rsidRPr="00977EA3">
        <w:t>ebRIM</w:t>
      </w:r>
      <w:proofErr w:type="spellEnd"/>
      <w:r w:rsidRPr="00977EA3">
        <w:t xml:space="preserve"> 'home' attribute within the relevant response elements. Document Consumers process the value as an opaque unique identifier.</w:t>
      </w:r>
    </w:p>
    <w:p w14:paraId="2EEAB3C6" w14:textId="77777777" w:rsidR="008E3CF3" w:rsidRPr="00977EA3" w:rsidRDefault="007A1F44" w:rsidP="00EC243F">
      <w:pPr>
        <w:pStyle w:val="Puntoelenco2"/>
      </w:pPr>
      <w:r w:rsidRPr="00977EA3">
        <w:t>It is an optional parameter to Registry Stored Query requests, not requiring a patient id parameter, and Retrieve Document Set requests to indicate which community to direct the request.</w:t>
      </w:r>
    </w:p>
    <w:p w14:paraId="7CFF8F2A" w14:textId="77777777" w:rsidR="007A1F44" w:rsidRPr="00977EA3" w:rsidRDefault="007A1F44" w:rsidP="00E13968">
      <w:pPr>
        <w:pStyle w:val="Corpotesto"/>
      </w:pPr>
      <w:r w:rsidRPr="00977EA3">
        <w:t xml:space="preserve">The Initiating Gateway shall specify the </w:t>
      </w:r>
      <w:proofErr w:type="spellStart"/>
      <w:r w:rsidRPr="00977EA3">
        <w:t>homeCommunityId</w:t>
      </w:r>
      <w:proofErr w:type="spellEnd"/>
      <w:r w:rsidRPr="00977EA3">
        <w:t xml:space="preserve"> parameter within all queries which do not include a patient identifier parameter. These would be queries which specify an </w:t>
      </w:r>
      <w:proofErr w:type="spellStart"/>
      <w:r w:rsidRPr="00977EA3">
        <w:t>entryUUID</w:t>
      </w:r>
      <w:proofErr w:type="spellEnd"/>
      <w:r w:rsidRPr="00977EA3">
        <w:t xml:space="preserve"> or </w:t>
      </w:r>
      <w:proofErr w:type="spellStart"/>
      <w:r w:rsidRPr="00977EA3">
        <w:t>uniqueID</w:t>
      </w:r>
      <w:proofErr w:type="spellEnd"/>
      <w:r w:rsidRPr="00977EA3">
        <w:t xml:space="preserve">. The </w:t>
      </w:r>
      <w:proofErr w:type="spellStart"/>
      <w:r w:rsidRPr="00977EA3">
        <w:t>homeCommunityId</w:t>
      </w:r>
      <w:proofErr w:type="spellEnd"/>
      <w:r w:rsidRPr="00977EA3">
        <w:t xml:space="preserve"> shall contain the value that identifies the community associated with the Responding Gateway. The </w:t>
      </w:r>
      <w:proofErr w:type="spellStart"/>
      <w:r w:rsidRPr="00977EA3">
        <w:t>homeCommunityId</w:t>
      </w:r>
      <w:proofErr w:type="spellEnd"/>
      <w:r w:rsidRPr="00977EA3">
        <w:t xml:space="preserve"> value is specified as the home attribute on the </w:t>
      </w:r>
      <w:proofErr w:type="spellStart"/>
      <w:r w:rsidRPr="00977EA3">
        <w:t>AdhocQuery</w:t>
      </w:r>
      <w:proofErr w:type="spellEnd"/>
      <w:r w:rsidRPr="00977EA3">
        <w:t xml:space="preserve"> element of the query request, as in:</w:t>
      </w:r>
      <w:r w:rsidRPr="00977EA3">
        <w:br/>
      </w:r>
      <w:r w:rsidRPr="00977EA3">
        <w:rPr>
          <w:rFonts w:ascii="Courier New" w:hAnsi="Courier New" w:cs="Courier New"/>
        </w:rPr>
        <w:t>&lt;</w:t>
      </w:r>
      <w:proofErr w:type="spellStart"/>
      <w:r w:rsidRPr="00977EA3">
        <w:rPr>
          <w:rFonts w:ascii="Courier New" w:hAnsi="Courier New" w:cs="Courier New"/>
        </w:rPr>
        <w:t>AdhocQuery</w:t>
      </w:r>
      <w:proofErr w:type="spellEnd"/>
      <w:r w:rsidRPr="00977EA3">
        <w:rPr>
          <w:rFonts w:ascii="Courier New" w:hAnsi="Courier New" w:cs="Courier New"/>
        </w:rPr>
        <w:t xml:space="preserve"> id=”…” home=”urn:oid:1.2.3” … &gt;</w:t>
      </w:r>
    </w:p>
    <w:p w14:paraId="73242F19" w14:textId="59C73A6B" w:rsidR="007A1F44" w:rsidRPr="00977EA3" w:rsidRDefault="007A1F44" w:rsidP="00E13968">
      <w:pPr>
        <w:pStyle w:val="Corpotesto"/>
      </w:pPr>
      <w:r w:rsidRPr="00977EA3">
        <w:t xml:space="preserve">Each Cross Gateway Query request can have at most one </w:t>
      </w:r>
      <w:proofErr w:type="spellStart"/>
      <w:r w:rsidRPr="00977EA3">
        <w:t>homeCommunityId</w:t>
      </w:r>
      <w:proofErr w:type="spellEnd"/>
      <w:r w:rsidRPr="00977EA3">
        <w:t xml:space="preserve"> value. If multiple </w:t>
      </w:r>
      <w:proofErr w:type="spellStart"/>
      <w:r w:rsidRPr="00977EA3">
        <w:t>entryUUID</w:t>
      </w:r>
      <w:proofErr w:type="spellEnd"/>
      <w:r w:rsidRPr="00977EA3">
        <w:t xml:space="preserve"> or </w:t>
      </w:r>
      <w:proofErr w:type="spellStart"/>
      <w:r w:rsidRPr="00977EA3">
        <w:t>uniqueID</w:t>
      </w:r>
      <w:proofErr w:type="spellEnd"/>
      <w:r w:rsidRPr="00977EA3">
        <w:t xml:space="preserve"> values are specified they must all be associated with the same </w:t>
      </w:r>
      <w:proofErr w:type="spellStart"/>
      <w:r w:rsidRPr="00977EA3">
        <w:t>homeCommunityId</w:t>
      </w:r>
      <w:proofErr w:type="spellEnd"/>
      <w:r w:rsidRPr="00977EA3">
        <w:t xml:space="preserve"> value. Multiple individual query requests can be used to retrieve data associated with different </w:t>
      </w:r>
      <w:proofErr w:type="spellStart"/>
      <w:r w:rsidRPr="00977EA3">
        <w:t>homeCommunityIds</w:t>
      </w:r>
      <w:proofErr w:type="spellEnd"/>
      <w:r w:rsidRPr="00977EA3">
        <w:t xml:space="preserve">. </w:t>
      </w:r>
    </w:p>
    <w:p w14:paraId="4E2FC133"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lastRenderedPageBreak/>
        <w:t>3.38.4.1.2.2 Specifying patient identifier</w:t>
      </w:r>
    </w:p>
    <w:p w14:paraId="1913A9C1" w14:textId="77777777" w:rsidR="007A1F44" w:rsidRPr="00977EA3" w:rsidRDefault="007A1F44" w:rsidP="00E13968">
      <w:pPr>
        <w:pStyle w:val="Corpotesto"/>
      </w:pPr>
      <w:r w:rsidRPr="00977EA3">
        <w:t xml:space="preserve">The Initiating Gateway shall specify in relevant queries a patient identifier known to the Responding Gateway. The mechanism used by the Initiating Gateway to determine the correct patient identifier to use is outside the intended scope of this transaction. The Responding Gateway can expect to be able to resolve the patient identifier. If the patient identifier is unknown by the Responding Gateway’s community, the Responding Gateway shall return either a successful response with no elements or an error with </w:t>
      </w:r>
      <w:proofErr w:type="spellStart"/>
      <w:r w:rsidRPr="00977EA3">
        <w:t>errorCode</w:t>
      </w:r>
      <w:proofErr w:type="spellEnd"/>
      <w:r w:rsidRPr="00977EA3">
        <w:t xml:space="preserve"> </w:t>
      </w:r>
      <w:proofErr w:type="spellStart"/>
      <w:r w:rsidRPr="00977EA3">
        <w:t>XDSUnknownPatientId</w:t>
      </w:r>
      <w:proofErr w:type="spellEnd"/>
      <w:r w:rsidRPr="00977EA3">
        <w:t>, depending on local policy.</w:t>
      </w:r>
    </w:p>
    <w:p w14:paraId="22641DFE"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3.38.4.1.2.3 Special handling of some stored queries</w:t>
      </w:r>
    </w:p>
    <w:p w14:paraId="75DF5AAF" w14:textId="77777777" w:rsidR="007A1F44" w:rsidRPr="00977EA3" w:rsidRDefault="007A1F44" w:rsidP="00E13968">
      <w:pPr>
        <w:pStyle w:val="Corpotesto"/>
      </w:pPr>
      <w:r w:rsidRPr="00977EA3">
        <w:t>Some stored queries rely on the support of concepts which may not be used within a community. It is also possible that a Responding Gateway community may have policies which restrict the sharing of information related to those concepts. The concepts of concern are submission sets, folders and associations. In either case a Responding Gateway shall respond to the appropriate stored queries by returning zero results. Table 3.38.4.1.2.3-1 lists all the stored queries which rely on specialized concepts.</w:t>
      </w:r>
    </w:p>
    <w:p w14:paraId="603A7F49" w14:textId="77777777" w:rsidR="007A1F44" w:rsidRPr="00977EA3" w:rsidRDefault="007A1F44" w:rsidP="00E13968">
      <w:pPr>
        <w:pStyle w:val="TableTitle"/>
        <w:rPr>
          <w:noProof w:val="0"/>
        </w:rPr>
      </w:pPr>
      <w:r w:rsidRPr="00977EA3">
        <w:rPr>
          <w:noProof w:val="0"/>
        </w:rPr>
        <w:t>Table 3.38.4.1.2.3-1: Stored Queries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5"/>
        <w:gridCol w:w="1513"/>
        <w:gridCol w:w="5122"/>
      </w:tblGrid>
      <w:tr w:rsidR="007A1F44" w:rsidRPr="00977EA3" w14:paraId="69D123B9" w14:textId="77777777" w:rsidTr="00D372D5">
        <w:trPr>
          <w:cantSplit/>
          <w:tblHeader/>
          <w:jc w:val="center"/>
        </w:trPr>
        <w:tc>
          <w:tcPr>
            <w:tcW w:w="2718" w:type="dxa"/>
            <w:shd w:val="clear" w:color="auto" w:fill="D9D9D9"/>
          </w:tcPr>
          <w:p w14:paraId="3F320111" w14:textId="77777777" w:rsidR="007A1F44" w:rsidRPr="00977EA3" w:rsidRDefault="007A1F44" w:rsidP="00A063AC">
            <w:pPr>
              <w:pStyle w:val="TableEntryHeader"/>
              <w:rPr>
                <w:noProof w:val="0"/>
              </w:rPr>
            </w:pPr>
            <w:r w:rsidRPr="00977EA3">
              <w:rPr>
                <w:noProof w:val="0"/>
              </w:rPr>
              <w:t>Query Name</w:t>
            </w:r>
          </w:p>
        </w:tc>
        <w:tc>
          <w:tcPr>
            <w:tcW w:w="1530" w:type="dxa"/>
            <w:shd w:val="clear" w:color="auto" w:fill="D9D9D9"/>
          </w:tcPr>
          <w:p w14:paraId="7C5FB214" w14:textId="77777777" w:rsidR="007A1F44" w:rsidRPr="00977EA3" w:rsidRDefault="007A1F44" w:rsidP="00A53067">
            <w:pPr>
              <w:pStyle w:val="TableEntryHeader"/>
              <w:rPr>
                <w:noProof w:val="0"/>
              </w:rPr>
            </w:pPr>
            <w:r w:rsidRPr="00977EA3">
              <w:rPr>
                <w:noProof w:val="0"/>
              </w:rPr>
              <w:t>Concepts</w:t>
            </w:r>
          </w:p>
        </w:tc>
        <w:tc>
          <w:tcPr>
            <w:tcW w:w="5328" w:type="dxa"/>
            <w:shd w:val="clear" w:color="auto" w:fill="D9D9D9"/>
          </w:tcPr>
          <w:p w14:paraId="7E3F9F59" w14:textId="77777777" w:rsidR="007A1F44" w:rsidRPr="00977EA3" w:rsidRDefault="007A1F44" w:rsidP="00A53067">
            <w:pPr>
              <w:pStyle w:val="TableEntryHeader"/>
              <w:rPr>
                <w:noProof w:val="0"/>
              </w:rPr>
            </w:pPr>
            <w:r w:rsidRPr="00977EA3">
              <w:rPr>
                <w:noProof w:val="0"/>
              </w:rPr>
              <w:t>Requirement</w:t>
            </w:r>
          </w:p>
        </w:tc>
      </w:tr>
      <w:tr w:rsidR="007A1F44" w:rsidRPr="00977EA3" w14:paraId="7BAF00EE" w14:textId="77777777">
        <w:trPr>
          <w:jc w:val="center"/>
        </w:trPr>
        <w:tc>
          <w:tcPr>
            <w:tcW w:w="2718" w:type="dxa"/>
          </w:tcPr>
          <w:p w14:paraId="17545CEE" w14:textId="77777777" w:rsidR="007A1F44" w:rsidRPr="00977EA3" w:rsidRDefault="007A1F44" w:rsidP="009833EE">
            <w:pPr>
              <w:pStyle w:val="TableEntry"/>
              <w:rPr>
                <w:noProof w:val="0"/>
              </w:rPr>
            </w:pPr>
            <w:proofErr w:type="spellStart"/>
            <w:r w:rsidRPr="00977EA3">
              <w:rPr>
                <w:noProof w:val="0"/>
              </w:rPr>
              <w:t>FindDocuments</w:t>
            </w:r>
            <w:proofErr w:type="spellEnd"/>
          </w:p>
        </w:tc>
        <w:tc>
          <w:tcPr>
            <w:tcW w:w="1530" w:type="dxa"/>
          </w:tcPr>
          <w:p w14:paraId="1A7DDF72" w14:textId="77777777" w:rsidR="007A1F44" w:rsidRPr="00977EA3" w:rsidRDefault="007A1F44" w:rsidP="009833EE">
            <w:pPr>
              <w:pStyle w:val="TableEntry"/>
              <w:rPr>
                <w:noProof w:val="0"/>
              </w:rPr>
            </w:pPr>
            <w:r w:rsidRPr="00977EA3">
              <w:rPr>
                <w:noProof w:val="0"/>
              </w:rPr>
              <w:t>None</w:t>
            </w:r>
          </w:p>
        </w:tc>
        <w:tc>
          <w:tcPr>
            <w:tcW w:w="5328" w:type="dxa"/>
          </w:tcPr>
          <w:p w14:paraId="69F1C8BE" w14:textId="77777777" w:rsidR="007A1F44" w:rsidRPr="00977EA3" w:rsidRDefault="007A1F44" w:rsidP="009833EE">
            <w:pPr>
              <w:pStyle w:val="TableEntry"/>
              <w:rPr>
                <w:noProof w:val="0"/>
              </w:rPr>
            </w:pPr>
            <w:r w:rsidRPr="00977EA3">
              <w:rPr>
                <w:noProof w:val="0"/>
              </w:rPr>
              <w:t>Required by all</w:t>
            </w:r>
          </w:p>
        </w:tc>
      </w:tr>
      <w:tr w:rsidR="007A1F44" w:rsidRPr="00977EA3" w14:paraId="0A6896E8" w14:textId="77777777">
        <w:trPr>
          <w:jc w:val="center"/>
        </w:trPr>
        <w:tc>
          <w:tcPr>
            <w:tcW w:w="2718" w:type="dxa"/>
          </w:tcPr>
          <w:p w14:paraId="03C3977C" w14:textId="77777777" w:rsidR="007A1F44" w:rsidRPr="00977EA3" w:rsidRDefault="007A1F44" w:rsidP="009833EE">
            <w:pPr>
              <w:pStyle w:val="TableEntry"/>
              <w:rPr>
                <w:noProof w:val="0"/>
              </w:rPr>
            </w:pPr>
            <w:proofErr w:type="spellStart"/>
            <w:r w:rsidRPr="00977EA3">
              <w:rPr>
                <w:noProof w:val="0"/>
                <w:lang w:eastAsia="ar-SA"/>
              </w:rPr>
              <w:t>FindSubmissionSets</w:t>
            </w:r>
            <w:proofErr w:type="spellEnd"/>
          </w:p>
        </w:tc>
        <w:tc>
          <w:tcPr>
            <w:tcW w:w="1530" w:type="dxa"/>
          </w:tcPr>
          <w:p w14:paraId="01972E9E" w14:textId="77777777" w:rsidR="007A1F44" w:rsidRPr="00977EA3" w:rsidRDefault="007A1F44" w:rsidP="009833EE">
            <w:pPr>
              <w:pStyle w:val="TableEntry"/>
              <w:rPr>
                <w:noProof w:val="0"/>
              </w:rPr>
            </w:pPr>
            <w:r w:rsidRPr="00977EA3">
              <w:rPr>
                <w:noProof w:val="0"/>
              </w:rPr>
              <w:t>Submission Set</w:t>
            </w:r>
          </w:p>
        </w:tc>
        <w:tc>
          <w:tcPr>
            <w:tcW w:w="5328" w:type="dxa"/>
          </w:tcPr>
          <w:p w14:paraId="1FE40A37"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3F52FE40" w14:textId="77777777">
        <w:trPr>
          <w:jc w:val="center"/>
        </w:trPr>
        <w:tc>
          <w:tcPr>
            <w:tcW w:w="2718" w:type="dxa"/>
          </w:tcPr>
          <w:p w14:paraId="697206BA" w14:textId="77777777" w:rsidR="007A1F44" w:rsidRPr="00977EA3" w:rsidRDefault="007A1F44" w:rsidP="009833EE">
            <w:pPr>
              <w:pStyle w:val="TableEntry"/>
              <w:rPr>
                <w:noProof w:val="0"/>
              </w:rPr>
            </w:pPr>
            <w:proofErr w:type="spellStart"/>
            <w:r w:rsidRPr="00977EA3">
              <w:rPr>
                <w:noProof w:val="0"/>
                <w:lang w:eastAsia="ar-SA"/>
              </w:rPr>
              <w:t>FindFolders</w:t>
            </w:r>
            <w:proofErr w:type="spellEnd"/>
          </w:p>
        </w:tc>
        <w:tc>
          <w:tcPr>
            <w:tcW w:w="1530" w:type="dxa"/>
          </w:tcPr>
          <w:p w14:paraId="5678F7DB" w14:textId="77777777" w:rsidR="007A1F44" w:rsidRPr="00977EA3" w:rsidRDefault="007A1F44" w:rsidP="009833EE">
            <w:pPr>
              <w:pStyle w:val="TableEntry"/>
              <w:rPr>
                <w:noProof w:val="0"/>
              </w:rPr>
            </w:pPr>
            <w:r w:rsidRPr="00977EA3">
              <w:rPr>
                <w:noProof w:val="0"/>
              </w:rPr>
              <w:t>Folder</w:t>
            </w:r>
          </w:p>
        </w:tc>
        <w:tc>
          <w:tcPr>
            <w:tcW w:w="5328" w:type="dxa"/>
          </w:tcPr>
          <w:p w14:paraId="79C96C77"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6F03E4CC" w14:textId="77777777">
        <w:trPr>
          <w:jc w:val="center"/>
        </w:trPr>
        <w:tc>
          <w:tcPr>
            <w:tcW w:w="2718" w:type="dxa"/>
          </w:tcPr>
          <w:p w14:paraId="6DF0C22D" w14:textId="77777777" w:rsidR="007A1F44" w:rsidRPr="00977EA3" w:rsidRDefault="007A1F44" w:rsidP="009833EE">
            <w:pPr>
              <w:pStyle w:val="TableEntry"/>
              <w:rPr>
                <w:noProof w:val="0"/>
              </w:rPr>
            </w:pPr>
            <w:proofErr w:type="spellStart"/>
            <w:r w:rsidRPr="00977EA3">
              <w:rPr>
                <w:noProof w:val="0"/>
                <w:lang w:eastAsia="ar-SA"/>
              </w:rPr>
              <w:t>GetAll</w:t>
            </w:r>
            <w:proofErr w:type="spellEnd"/>
          </w:p>
        </w:tc>
        <w:tc>
          <w:tcPr>
            <w:tcW w:w="1530" w:type="dxa"/>
          </w:tcPr>
          <w:p w14:paraId="48562BE3" w14:textId="77777777" w:rsidR="007A1F44" w:rsidRPr="00977EA3" w:rsidRDefault="007A1F44" w:rsidP="009833EE">
            <w:pPr>
              <w:pStyle w:val="TableEntry"/>
              <w:rPr>
                <w:noProof w:val="0"/>
              </w:rPr>
            </w:pPr>
            <w:r w:rsidRPr="00977EA3">
              <w:rPr>
                <w:noProof w:val="0"/>
              </w:rPr>
              <w:t>Submission Set, Folder, Association</w:t>
            </w:r>
          </w:p>
        </w:tc>
        <w:tc>
          <w:tcPr>
            <w:tcW w:w="5328" w:type="dxa"/>
          </w:tcPr>
          <w:p w14:paraId="2CDE80E7" w14:textId="77777777" w:rsidR="007A1F44" w:rsidRPr="00977EA3" w:rsidRDefault="007A1F44" w:rsidP="009833EE">
            <w:pPr>
              <w:pStyle w:val="TableEntry"/>
              <w:rPr>
                <w:noProof w:val="0"/>
              </w:rPr>
            </w:pPr>
            <w:r w:rsidRPr="00977EA3">
              <w:rPr>
                <w:noProof w:val="0"/>
              </w:rPr>
              <w:t>Return all appropriate document entries and other entries depending on which of the other concepts the community supports</w:t>
            </w:r>
          </w:p>
        </w:tc>
      </w:tr>
      <w:tr w:rsidR="007A1F44" w:rsidRPr="00977EA3" w14:paraId="45D2339E" w14:textId="77777777">
        <w:trPr>
          <w:jc w:val="center"/>
        </w:trPr>
        <w:tc>
          <w:tcPr>
            <w:tcW w:w="2718" w:type="dxa"/>
          </w:tcPr>
          <w:p w14:paraId="036D5FDF" w14:textId="77777777" w:rsidR="007A1F44" w:rsidRPr="00977EA3" w:rsidRDefault="007A1F44" w:rsidP="009833EE">
            <w:pPr>
              <w:pStyle w:val="TableEntry"/>
              <w:rPr>
                <w:noProof w:val="0"/>
              </w:rPr>
            </w:pPr>
            <w:proofErr w:type="spellStart"/>
            <w:r w:rsidRPr="00977EA3">
              <w:rPr>
                <w:noProof w:val="0"/>
                <w:lang w:eastAsia="ar-SA"/>
              </w:rPr>
              <w:t>GetDocuments</w:t>
            </w:r>
            <w:proofErr w:type="spellEnd"/>
          </w:p>
        </w:tc>
        <w:tc>
          <w:tcPr>
            <w:tcW w:w="1530" w:type="dxa"/>
          </w:tcPr>
          <w:p w14:paraId="1603A7EF" w14:textId="77777777" w:rsidR="007A1F44" w:rsidRPr="00977EA3" w:rsidRDefault="007A1F44" w:rsidP="009833EE">
            <w:pPr>
              <w:pStyle w:val="TableEntry"/>
              <w:rPr>
                <w:noProof w:val="0"/>
              </w:rPr>
            </w:pPr>
            <w:r w:rsidRPr="00977EA3">
              <w:rPr>
                <w:noProof w:val="0"/>
              </w:rPr>
              <w:t>None</w:t>
            </w:r>
          </w:p>
        </w:tc>
        <w:tc>
          <w:tcPr>
            <w:tcW w:w="5328" w:type="dxa"/>
          </w:tcPr>
          <w:p w14:paraId="254E3EF6" w14:textId="77777777" w:rsidR="007A1F44" w:rsidRPr="00977EA3" w:rsidRDefault="007A1F44" w:rsidP="009833EE">
            <w:pPr>
              <w:pStyle w:val="TableEntry"/>
              <w:rPr>
                <w:noProof w:val="0"/>
              </w:rPr>
            </w:pPr>
            <w:r w:rsidRPr="00977EA3">
              <w:rPr>
                <w:noProof w:val="0"/>
              </w:rPr>
              <w:t>Required by all</w:t>
            </w:r>
          </w:p>
        </w:tc>
      </w:tr>
      <w:tr w:rsidR="007A1F44" w:rsidRPr="00977EA3" w14:paraId="204CEABD" w14:textId="77777777">
        <w:trPr>
          <w:jc w:val="center"/>
        </w:trPr>
        <w:tc>
          <w:tcPr>
            <w:tcW w:w="2718" w:type="dxa"/>
          </w:tcPr>
          <w:p w14:paraId="2C12FC7B" w14:textId="77777777" w:rsidR="007A1F44" w:rsidRPr="00977EA3" w:rsidRDefault="007A1F44" w:rsidP="009833EE">
            <w:pPr>
              <w:pStyle w:val="TableEntry"/>
              <w:rPr>
                <w:noProof w:val="0"/>
              </w:rPr>
            </w:pPr>
            <w:proofErr w:type="spellStart"/>
            <w:r w:rsidRPr="00977EA3">
              <w:rPr>
                <w:noProof w:val="0"/>
                <w:lang w:eastAsia="ar-SA"/>
              </w:rPr>
              <w:t>GetFolders</w:t>
            </w:r>
            <w:proofErr w:type="spellEnd"/>
          </w:p>
        </w:tc>
        <w:tc>
          <w:tcPr>
            <w:tcW w:w="1530" w:type="dxa"/>
          </w:tcPr>
          <w:p w14:paraId="6F6CCA7B" w14:textId="77777777" w:rsidR="007A1F44" w:rsidRPr="00977EA3" w:rsidRDefault="007A1F44" w:rsidP="009833EE">
            <w:pPr>
              <w:pStyle w:val="TableEntry"/>
              <w:rPr>
                <w:noProof w:val="0"/>
              </w:rPr>
            </w:pPr>
            <w:r w:rsidRPr="00977EA3">
              <w:rPr>
                <w:noProof w:val="0"/>
              </w:rPr>
              <w:t>Folder</w:t>
            </w:r>
          </w:p>
        </w:tc>
        <w:tc>
          <w:tcPr>
            <w:tcW w:w="5328" w:type="dxa"/>
          </w:tcPr>
          <w:p w14:paraId="3BA0BBAF"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3EE214A2" w14:textId="77777777">
        <w:trPr>
          <w:jc w:val="center"/>
        </w:trPr>
        <w:tc>
          <w:tcPr>
            <w:tcW w:w="2718" w:type="dxa"/>
          </w:tcPr>
          <w:p w14:paraId="41D6170C" w14:textId="77777777" w:rsidR="007A1F44" w:rsidRPr="00977EA3" w:rsidRDefault="007A1F44" w:rsidP="009833EE">
            <w:pPr>
              <w:pStyle w:val="TableEntry"/>
              <w:rPr>
                <w:noProof w:val="0"/>
              </w:rPr>
            </w:pPr>
            <w:bookmarkStart w:id="1037" w:name="_Hlk228676171"/>
            <w:proofErr w:type="spellStart"/>
            <w:r w:rsidRPr="00977EA3">
              <w:rPr>
                <w:noProof w:val="0"/>
                <w:lang w:eastAsia="ar-SA"/>
              </w:rPr>
              <w:t>GetAssociations</w:t>
            </w:r>
            <w:proofErr w:type="spellEnd"/>
          </w:p>
        </w:tc>
        <w:tc>
          <w:tcPr>
            <w:tcW w:w="1530" w:type="dxa"/>
          </w:tcPr>
          <w:p w14:paraId="4D3EFEA6" w14:textId="77777777" w:rsidR="007A1F44" w:rsidRPr="00977EA3" w:rsidRDefault="007A1F44" w:rsidP="009833EE">
            <w:pPr>
              <w:pStyle w:val="TableEntry"/>
              <w:rPr>
                <w:noProof w:val="0"/>
              </w:rPr>
            </w:pPr>
            <w:r w:rsidRPr="00977EA3">
              <w:rPr>
                <w:noProof w:val="0"/>
              </w:rPr>
              <w:t>Association</w:t>
            </w:r>
          </w:p>
        </w:tc>
        <w:tc>
          <w:tcPr>
            <w:tcW w:w="5328" w:type="dxa"/>
          </w:tcPr>
          <w:p w14:paraId="04BC179A" w14:textId="77777777" w:rsidR="007A1F44" w:rsidRPr="00977EA3" w:rsidRDefault="007A1F44" w:rsidP="009833EE">
            <w:pPr>
              <w:pStyle w:val="TableEntry"/>
              <w:rPr>
                <w:noProof w:val="0"/>
              </w:rPr>
            </w:pPr>
            <w:r w:rsidRPr="00977EA3">
              <w:rPr>
                <w:noProof w:val="0"/>
              </w:rPr>
              <w:t>Zero elements when no association concept in community</w:t>
            </w:r>
          </w:p>
        </w:tc>
      </w:tr>
      <w:bookmarkEnd w:id="1037"/>
      <w:tr w:rsidR="007A1F44" w:rsidRPr="00977EA3" w14:paraId="52B127FA" w14:textId="77777777">
        <w:trPr>
          <w:jc w:val="center"/>
        </w:trPr>
        <w:tc>
          <w:tcPr>
            <w:tcW w:w="2718" w:type="dxa"/>
          </w:tcPr>
          <w:p w14:paraId="023E72B5" w14:textId="77777777" w:rsidR="007A1F44" w:rsidRPr="00977EA3" w:rsidRDefault="007A1F44" w:rsidP="009833EE">
            <w:pPr>
              <w:pStyle w:val="TableEntry"/>
              <w:rPr>
                <w:noProof w:val="0"/>
              </w:rPr>
            </w:pPr>
            <w:proofErr w:type="spellStart"/>
            <w:r w:rsidRPr="00977EA3">
              <w:rPr>
                <w:noProof w:val="0"/>
                <w:lang w:eastAsia="ar-SA"/>
              </w:rPr>
              <w:t>GetDocumentsAndAssociations</w:t>
            </w:r>
            <w:proofErr w:type="spellEnd"/>
          </w:p>
        </w:tc>
        <w:tc>
          <w:tcPr>
            <w:tcW w:w="1530" w:type="dxa"/>
          </w:tcPr>
          <w:p w14:paraId="30C333CA" w14:textId="77777777" w:rsidR="007A1F44" w:rsidRPr="00977EA3" w:rsidRDefault="007A1F44" w:rsidP="009833EE">
            <w:pPr>
              <w:pStyle w:val="TableEntry"/>
              <w:rPr>
                <w:noProof w:val="0"/>
              </w:rPr>
            </w:pPr>
            <w:r w:rsidRPr="00977EA3">
              <w:rPr>
                <w:noProof w:val="0"/>
              </w:rPr>
              <w:t>Association</w:t>
            </w:r>
          </w:p>
        </w:tc>
        <w:tc>
          <w:tcPr>
            <w:tcW w:w="5328" w:type="dxa"/>
          </w:tcPr>
          <w:p w14:paraId="4BA6A267" w14:textId="77777777" w:rsidR="007A1F44" w:rsidRPr="00977EA3" w:rsidRDefault="007A1F44" w:rsidP="009833EE">
            <w:pPr>
              <w:pStyle w:val="TableEntry"/>
              <w:rPr>
                <w:noProof w:val="0"/>
              </w:rPr>
            </w:pPr>
            <w:r w:rsidRPr="00977EA3">
              <w:rPr>
                <w:noProof w:val="0"/>
              </w:rPr>
              <w:t>Return only document entries if no association concept</w:t>
            </w:r>
          </w:p>
        </w:tc>
      </w:tr>
      <w:tr w:rsidR="007A1F44" w:rsidRPr="00977EA3" w14:paraId="42F6A5D4" w14:textId="77777777">
        <w:trPr>
          <w:jc w:val="center"/>
        </w:trPr>
        <w:tc>
          <w:tcPr>
            <w:tcW w:w="2718" w:type="dxa"/>
          </w:tcPr>
          <w:p w14:paraId="71578480" w14:textId="77777777" w:rsidR="007A1F44" w:rsidRPr="00977EA3" w:rsidRDefault="007A1F44" w:rsidP="009833EE">
            <w:pPr>
              <w:pStyle w:val="TableEntry"/>
              <w:rPr>
                <w:noProof w:val="0"/>
              </w:rPr>
            </w:pPr>
            <w:proofErr w:type="spellStart"/>
            <w:r w:rsidRPr="00977EA3">
              <w:rPr>
                <w:noProof w:val="0"/>
                <w:lang w:eastAsia="ar-SA"/>
              </w:rPr>
              <w:t>GetSubmissionSets</w:t>
            </w:r>
            <w:proofErr w:type="spellEnd"/>
          </w:p>
        </w:tc>
        <w:tc>
          <w:tcPr>
            <w:tcW w:w="1530" w:type="dxa"/>
          </w:tcPr>
          <w:p w14:paraId="458304CE" w14:textId="77777777" w:rsidR="007A1F44" w:rsidRPr="00977EA3" w:rsidRDefault="007A1F44" w:rsidP="009833EE">
            <w:pPr>
              <w:pStyle w:val="TableEntry"/>
              <w:rPr>
                <w:noProof w:val="0"/>
              </w:rPr>
            </w:pPr>
            <w:r w:rsidRPr="00977EA3">
              <w:rPr>
                <w:noProof w:val="0"/>
              </w:rPr>
              <w:t>Submission Set</w:t>
            </w:r>
          </w:p>
        </w:tc>
        <w:tc>
          <w:tcPr>
            <w:tcW w:w="5328" w:type="dxa"/>
          </w:tcPr>
          <w:p w14:paraId="4E5C38AA"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24002E33" w14:textId="77777777">
        <w:trPr>
          <w:jc w:val="center"/>
        </w:trPr>
        <w:tc>
          <w:tcPr>
            <w:tcW w:w="2718" w:type="dxa"/>
          </w:tcPr>
          <w:p w14:paraId="0B448837" w14:textId="77777777" w:rsidR="007A1F44" w:rsidRPr="00977EA3" w:rsidRDefault="007A1F44" w:rsidP="009833EE">
            <w:pPr>
              <w:pStyle w:val="TableEntry"/>
              <w:rPr>
                <w:noProof w:val="0"/>
              </w:rPr>
            </w:pPr>
            <w:proofErr w:type="spellStart"/>
            <w:r w:rsidRPr="00977EA3">
              <w:rPr>
                <w:noProof w:val="0"/>
                <w:lang w:eastAsia="ar-SA"/>
              </w:rPr>
              <w:t>GetSubmissionSetAndContents</w:t>
            </w:r>
            <w:proofErr w:type="spellEnd"/>
          </w:p>
        </w:tc>
        <w:tc>
          <w:tcPr>
            <w:tcW w:w="1530" w:type="dxa"/>
          </w:tcPr>
          <w:p w14:paraId="5F2A636C" w14:textId="77777777" w:rsidR="007A1F44" w:rsidRPr="00977EA3" w:rsidRDefault="007A1F44" w:rsidP="009833EE">
            <w:pPr>
              <w:pStyle w:val="TableEntry"/>
              <w:rPr>
                <w:noProof w:val="0"/>
              </w:rPr>
            </w:pPr>
            <w:r w:rsidRPr="00977EA3">
              <w:rPr>
                <w:noProof w:val="0"/>
              </w:rPr>
              <w:t>Submission Set</w:t>
            </w:r>
          </w:p>
        </w:tc>
        <w:tc>
          <w:tcPr>
            <w:tcW w:w="5328" w:type="dxa"/>
          </w:tcPr>
          <w:p w14:paraId="7834FDF9"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0DCE49A0" w14:textId="77777777">
        <w:trPr>
          <w:jc w:val="center"/>
        </w:trPr>
        <w:tc>
          <w:tcPr>
            <w:tcW w:w="2718" w:type="dxa"/>
          </w:tcPr>
          <w:p w14:paraId="35F90E01" w14:textId="77777777" w:rsidR="007A1F44" w:rsidRPr="00977EA3" w:rsidRDefault="007A1F44" w:rsidP="009833EE">
            <w:pPr>
              <w:pStyle w:val="TableEntry"/>
              <w:rPr>
                <w:noProof w:val="0"/>
              </w:rPr>
            </w:pPr>
            <w:proofErr w:type="spellStart"/>
            <w:r w:rsidRPr="00977EA3">
              <w:rPr>
                <w:noProof w:val="0"/>
                <w:lang w:eastAsia="ar-SA"/>
              </w:rPr>
              <w:t>GetFolderAndContents</w:t>
            </w:r>
            <w:proofErr w:type="spellEnd"/>
          </w:p>
        </w:tc>
        <w:tc>
          <w:tcPr>
            <w:tcW w:w="1530" w:type="dxa"/>
          </w:tcPr>
          <w:p w14:paraId="2E9B0E09" w14:textId="77777777" w:rsidR="007A1F44" w:rsidRPr="00977EA3" w:rsidRDefault="007A1F44" w:rsidP="009833EE">
            <w:pPr>
              <w:pStyle w:val="TableEntry"/>
              <w:rPr>
                <w:noProof w:val="0"/>
              </w:rPr>
            </w:pPr>
            <w:r w:rsidRPr="00977EA3">
              <w:rPr>
                <w:noProof w:val="0"/>
              </w:rPr>
              <w:t>Folder</w:t>
            </w:r>
          </w:p>
        </w:tc>
        <w:tc>
          <w:tcPr>
            <w:tcW w:w="5328" w:type="dxa"/>
          </w:tcPr>
          <w:p w14:paraId="0D7648AA"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4C30A27D" w14:textId="77777777">
        <w:trPr>
          <w:jc w:val="center"/>
        </w:trPr>
        <w:tc>
          <w:tcPr>
            <w:tcW w:w="2718" w:type="dxa"/>
          </w:tcPr>
          <w:p w14:paraId="3DEB2484" w14:textId="77777777" w:rsidR="007A1F44" w:rsidRPr="00977EA3" w:rsidRDefault="007A1F44" w:rsidP="009833EE">
            <w:pPr>
              <w:pStyle w:val="TableEntry"/>
              <w:rPr>
                <w:noProof w:val="0"/>
              </w:rPr>
            </w:pPr>
            <w:proofErr w:type="spellStart"/>
            <w:r w:rsidRPr="00977EA3">
              <w:rPr>
                <w:noProof w:val="0"/>
                <w:lang w:eastAsia="ar-SA"/>
              </w:rPr>
              <w:t>GetFoldersForDocument</w:t>
            </w:r>
            <w:proofErr w:type="spellEnd"/>
          </w:p>
        </w:tc>
        <w:tc>
          <w:tcPr>
            <w:tcW w:w="1530" w:type="dxa"/>
          </w:tcPr>
          <w:p w14:paraId="00E4A7EF" w14:textId="77777777" w:rsidR="007A1F44" w:rsidRPr="00977EA3" w:rsidRDefault="007A1F44" w:rsidP="009833EE">
            <w:pPr>
              <w:pStyle w:val="TableEntry"/>
              <w:rPr>
                <w:noProof w:val="0"/>
              </w:rPr>
            </w:pPr>
            <w:r w:rsidRPr="00977EA3">
              <w:rPr>
                <w:noProof w:val="0"/>
              </w:rPr>
              <w:t>Folder</w:t>
            </w:r>
          </w:p>
        </w:tc>
        <w:tc>
          <w:tcPr>
            <w:tcW w:w="5328" w:type="dxa"/>
          </w:tcPr>
          <w:p w14:paraId="5F0B3657"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52F1D6FB" w14:textId="77777777">
        <w:trPr>
          <w:jc w:val="center"/>
        </w:trPr>
        <w:tc>
          <w:tcPr>
            <w:tcW w:w="2718" w:type="dxa"/>
          </w:tcPr>
          <w:p w14:paraId="00D67685" w14:textId="77777777" w:rsidR="007A1F44" w:rsidRPr="00977EA3" w:rsidRDefault="007A1F44" w:rsidP="009833EE">
            <w:pPr>
              <w:pStyle w:val="TableEntry"/>
              <w:rPr>
                <w:noProof w:val="0"/>
                <w:lang w:eastAsia="ar-SA"/>
              </w:rPr>
            </w:pPr>
            <w:proofErr w:type="spellStart"/>
            <w:r w:rsidRPr="00977EA3">
              <w:rPr>
                <w:noProof w:val="0"/>
                <w:lang w:eastAsia="ar-SA"/>
              </w:rPr>
              <w:t>GetRelatedDocuments</w:t>
            </w:r>
            <w:proofErr w:type="spellEnd"/>
          </w:p>
        </w:tc>
        <w:tc>
          <w:tcPr>
            <w:tcW w:w="1530" w:type="dxa"/>
          </w:tcPr>
          <w:p w14:paraId="3E8D8F61" w14:textId="77777777" w:rsidR="007A1F44" w:rsidRPr="00977EA3" w:rsidRDefault="007A1F44" w:rsidP="009833EE">
            <w:pPr>
              <w:pStyle w:val="TableEntry"/>
              <w:rPr>
                <w:noProof w:val="0"/>
              </w:rPr>
            </w:pPr>
            <w:r w:rsidRPr="00977EA3">
              <w:rPr>
                <w:noProof w:val="0"/>
              </w:rPr>
              <w:t>Association</w:t>
            </w:r>
          </w:p>
        </w:tc>
        <w:tc>
          <w:tcPr>
            <w:tcW w:w="5328" w:type="dxa"/>
          </w:tcPr>
          <w:p w14:paraId="57C24585" w14:textId="77777777" w:rsidR="007A1F44" w:rsidRPr="00977EA3" w:rsidRDefault="007A1F44" w:rsidP="009833EE">
            <w:pPr>
              <w:pStyle w:val="TableEntry"/>
              <w:rPr>
                <w:noProof w:val="0"/>
              </w:rPr>
            </w:pPr>
            <w:r w:rsidRPr="00977EA3">
              <w:rPr>
                <w:noProof w:val="0"/>
              </w:rPr>
              <w:t>Zero elements when no association concept in community</w:t>
            </w:r>
          </w:p>
        </w:tc>
      </w:tr>
    </w:tbl>
    <w:p w14:paraId="22D148F5" w14:textId="77777777" w:rsidR="007A1F44" w:rsidRPr="00977EA3" w:rsidRDefault="007A1F44" w:rsidP="00E13968">
      <w:pPr>
        <w:pStyle w:val="Corpotesto"/>
      </w:pPr>
    </w:p>
    <w:p w14:paraId="51E89673" w14:textId="77777777" w:rsidR="007A1F44" w:rsidRPr="00977EA3" w:rsidRDefault="007A1F44" w:rsidP="00E13968">
      <w:pPr>
        <w:pStyle w:val="Titolo5"/>
        <w:numPr>
          <w:ilvl w:val="0"/>
          <w:numId w:val="0"/>
        </w:numPr>
        <w:tabs>
          <w:tab w:val="clear" w:pos="2160"/>
          <w:tab w:val="clear" w:pos="2880"/>
          <w:tab w:val="clear" w:pos="3600"/>
          <w:tab w:val="clear" w:pos="4320"/>
        </w:tabs>
        <w:rPr>
          <w:noProof w:val="0"/>
        </w:rPr>
      </w:pPr>
      <w:bookmarkStart w:id="1038" w:name="_Toc169255554"/>
      <w:bookmarkStart w:id="1039" w:name="_Toc169255690"/>
      <w:bookmarkStart w:id="1040" w:name="_Toc169255839"/>
      <w:bookmarkStart w:id="1041" w:name="_Toc169255998"/>
      <w:r w:rsidRPr="00977EA3">
        <w:rPr>
          <w:noProof w:val="0"/>
        </w:rPr>
        <w:t>3.38.4.1.3 Expected Actions</w:t>
      </w:r>
      <w:bookmarkEnd w:id="1038"/>
      <w:bookmarkEnd w:id="1039"/>
      <w:bookmarkEnd w:id="1040"/>
      <w:bookmarkEnd w:id="1041"/>
    </w:p>
    <w:p w14:paraId="538F8CE5" w14:textId="77777777" w:rsidR="00ED65C6" w:rsidRPr="00977EA3" w:rsidRDefault="007A1F44" w:rsidP="00E13968">
      <w:pPr>
        <w:pStyle w:val="Corpotesto"/>
      </w:pPr>
      <w:r w:rsidRPr="00977EA3">
        <w:t xml:space="preserve">Actors supporting this transaction shall support the Expected Actions described in ITI TF-2a: 3.18.4.1.3. </w:t>
      </w:r>
    </w:p>
    <w:p w14:paraId="5EED4AA7" w14:textId="449313AD" w:rsidR="007A1F44" w:rsidRPr="00977EA3" w:rsidRDefault="007A1F44" w:rsidP="00E13968">
      <w:pPr>
        <w:pStyle w:val="Corpotesto"/>
      </w:pPr>
      <w:r w:rsidRPr="00977EA3">
        <w:t>In addition</w:t>
      </w:r>
      <w:r w:rsidR="00ED65C6" w:rsidRPr="00977EA3">
        <w:t>, t</w:t>
      </w:r>
      <w:r w:rsidRPr="00977EA3">
        <w:t xml:space="preserve">he Responding Gateway shall: </w:t>
      </w:r>
    </w:p>
    <w:p w14:paraId="5055CAC0" w14:textId="77777777" w:rsidR="008E3CF3" w:rsidRPr="00977EA3" w:rsidRDefault="007A1F44" w:rsidP="00A53067">
      <w:pPr>
        <w:pStyle w:val="Puntoelenco2"/>
        <w:rPr>
          <w:rStyle w:val="Numeroriga"/>
        </w:rPr>
      </w:pPr>
      <w:r w:rsidRPr="00977EA3">
        <w:rPr>
          <w:rStyle w:val="Numeroriga"/>
        </w:rPr>
        <w:t xml:space="preserve">Return an </w:t>
      </w:r>
      <w:proofErr w:type="spellStart"/>
      <w:r w:rsidRPr="00977EA3">
        <w:rPr>
          <w:rStyle w:val="Numeroriga"/>
        </w:rPr>
        <w:t>XDSUnknownCommunity</w:t>
      </w:r>
      <w:proofErr w:type="spellEnd"/>
      <w:r w:rsidRPr="00977EA3">
        <w:rPr>
          <w:rStyle w:val="Numeroriga"/>
        </w:rPr>
        <w:t xml:space="preserve"> error code if the value of </w:t>
      </w:r>
      <w:proofErr w:type="spellStart"/>
      <w:r w:rsidRPr="00977EA3">
        <w:rPr>
          <w:rStyle w:val="Numeroriga"/>
        </w:rPr>
        <w:t>homeCommunityId</w:t>
      </w:r>
      <w:proofErr w:type="spellEnd"/>
      <w:r w:rsidRPr="00977EA3">
        <w:rPr>
          <w:rStyle w:val="Numeroriga"/>
        </w:rPr>
        <w:t xml:space="preserve"> is specified and is not known by the Responding Gateway.</w:t>
      </w:r>
    </w:p>
    <w:p w14:paraId="064FF8AD" w14:textId="77777777" w:rsidR="008E3CF3" w:rsidRPr="00977EA3" w:rsidRDefault="007A1F44" w:rsidP="00A53067">
      <w:pPr>
        <w:pStyle w:val="Puntoelenco2"/>
        <w:rPr>
          <w:rStyle w:val="Numeroriga"/>
        </w:rPr>
      </w:pPr>
      <w:r w:rsidRPr="00977EA3">
        <w:rPr>
          <w:rStyle w:val="Numeroriga"/>
        </w:rPr>
        <w:lastRenderedPageBreak/>
        <w:t xml:space="preserve">Verify the </w:t>
      </w:r>
      <w:proofErr w:type="spellStart"/>
      <w:r w:rsidRPr="00977EA3">
        <w:rPr>
          <w:rStyle w:val="Numeroriga"/>
        </w:rPr>
        <w:t>homeCommunityId</w:t>
      </w:r>
      <w:proofErr w:type="spellEnd"/>
      <w:r w:rsidRPr="00977EA3">
        <w:rPr>
          <w:rStyle w:val="Numeroriga"/>
        </w:rPr>
        <w:t xml:space="preserve"> is specified on relevant queries and return an </w:t>
      </w:r>
      <w:proofErr w:type="spellStart"/>
      <w:r w:rsidRPr="00977EA3">
        <w:rPr>
          <w:rStyle w:val="Numeroriga"/>
        </w:rPr>
        <w:t>XDSMissingHomeCommunityId</w:t>
      </w:r>
      <w:proofErr w:type="spellEnd"/>
      <w:r w:rsidRPr="00977EA3">
        <w:rPr>
          <w:rStyle w:val="Numeroriga"/>
        </w:rPr>
        <w:t xml:space="preserve"> error code if missing. </w:t>
      </w:r>
    </w:p>
    <w:p w14:paraId="4503BEEB" w14:textId="77777777" w:rsidR="008E3CF3" w:rsidRPr="00977EA3" w:rsidRDefault="007A1F44" w:rsidP="00A53067">
      <w:pPr>
        <w:pStyle w:val="Puntoelenco2"/>
        <w:rPr>
          <w:rStyle w:val="Numeroriga"/>
        </w:rPr>
      </w:pPr>
      <w:r w:rsidRPr="00977EA3">
        <w:rPr>
          <w:rStyle w:val="Numeroriga"/>
        </w:rPr>
        <w:t>Route the query to the local XDS Document Registry or perform equivalent action to form a query response. When routing to a local XDS Document Registry, the Responding Gateway shall pass all parameters into the Registry Stored Query [ITI-18] transaction.</w:t>
      </w:r>
    </w:p>
    <w:p w14:paraId="3BC00E72" w14:textId="77777777" w:rsidR="008E3CF3" w:rsidRPr="00977EA3" w:rsidRDefault="007A1F44" w:rsidP="00A53067">
      <w:pPr>
        <w:pStyle w:val="Puntoelenco2"/>
        <w:rPr>
          <w:rStyle w:val="Numeroriga"/>
        </w:rPr>
      </w:pPr>
      <w:r w:rsidRPr="00977EA3">
        <w:rPr>
          <w:rStyle w:val="Numeroriga"/>
        </w:rPr>
        <w:t>When routing a response from a local XDS Document Registry, the Responding Gateway shall pass all entities received in the Registry Stored Query response into the response to the Cross Gateway Query.</w:t>
      </w:r>
    </w:p>
    <w:p w14:paraId="51F6F36B" w14:textId="05F356C2" w:rsidR="008E3CF3" w:rsidRPr="00977EA3" w:rsidRDefault="007A1F44" w:rsidP="00EC243F">
      <w:pPr>
        <w:pStyle w:val="Puntoelenco2"/>
      </w:pPr>
      <w:r w:rsidRPr="00977EA3">
        <w:rPr>
          <w:rStyle w:val="Numeroriga"/>
        </w:rPr>
        <w:t xml:space="preserve">Ensure that the response contains </w:t>
      </w:r>
      <w:r w:rsidR="00A726AB" w:rsidRPr="00977EA3">
        <w:rPr>
          <w:rStyle w:val="Numeroriga"/>
        </w:rPr>
        <w:t xml:space="preserve">a </w:t>
      </w:r>
      <w:r w:rsidRPr="00977EA3">
        <w:rPr>
          <w:rStyle w:val="Numeroriga"/>
        </w:rPr>
        <w:t xml:space="preserve">value identifying </w:t>
      </w:r>
      <w:r w:rsidR="00A726AB" w:rsidRPr="00977EA3">
        <w:rPr>
          <w:rStyle w:val="Numeroriga"/>
        </w:rPr>
        <w:t xml:space="preserve">one of </w:t>
      </w:r>
      <w:r w:rsidRPr="00977EA3">
        <w:rPr>
          <w:rStyle w:val="Numeroriga"/>
        </w:rPr>
        <w:t xml:space="preserve">the Responding Gateway’s </w:t>
      </w:r>
      <w:r w:rsidR="00A726AB" w:rsidRPr="00977EA3">
        <w:rPr>
          <w:rStyle w:val="Numeroriga"/>
        </w:rPr>
        <w:t xml:space="preserve">communities </w:t>
      </w:r>
      <w:r w:rsidRPr="00977EA3">
        <w:rPr>
          <w:rStyle w:val="Numeroriga"/>
        </w:rPr>
        <w:t xml:space="preserve">for the </w:t>
      </w:r>
      <w:proofErr w:type="spellStart"/>
      <w:r w:rsidRPr="00977EA3">
        <w:rPr>
          <w:rStyle w:val="Numeroriga"/>
        </w:rPr>
        <w:t>homeCommunityId</w:t>
      </w:r>
      <w:proofErr w:type="spellEnd"/>
      <w:r w:rsidRPr="00977EA3">
        <w:rPr>
          <w:rStyle w:val="Numeroriga"/>
        </w:rPr>
        <w:t xml:space="preserve"> attribute in every appropriate element. </w:t>
      </w:r>
      <w:r w:rsidRPr="00977EA3">
        <w:t xml:space="preserve">The elements that shall include the </w:t>
      </w:r>
      <w:proofErr w:type="spellStart"/>
      <w:r w:rsidRPr="00977EA3">
        <w:t>ebRIM</w:t>
      </w:r>
      <w:proofErr w:type="spellEnd"/>
      <w:r w:rsidRPr="00977EA3">
        <w:t xml:space="preserve"> home attribute are:</w:t>
      </w:r>
    </w:p>
    <w:p w14:paraId="09E53F11" w14:textId="77777777" w:rsidR="008E3CF3" w:rsidRPr="00977EA3" w:rsidRDefault="007A1F44" w:rsidP="00EC243F">
      <w:pPr>
        <w:pStyle w:val="Puntoelenco3"/>
        <w:numPr>
          <w:ilvl w:val="0"/>
          <w:numId w:val="17"/>
        </w:numPr>
      </w:pPr>
      <w:r w:rsidRPr="00977EA3">
        <w:t xml:space="preserve">If </w:t>
      </w:r>
      <w:proofErr w:type="spellStart"/>
      <w:r w:rsidRPr="00977EA3">
        <w:t>returntype</w:t>
      </w:r>
      <w:proofErr w:type="spellEnd"/>
      <w:r w:rsidRPr="00977EA3">
        <w:t>=”</w:t>
      </w:r>
      <w:proofErr w:type="spellStart"/>
      <w:r w:rsidRPr="00977EA3">
        <w:t>LeafClass</w:t>
      </w:r>
      <w:proofErr w:type="spellEnd"/>
      <w:r w:rsidRPr="00977EA3">
        <w:t xml:space="preserve">” the </w:t>
      </w:r>
      <w:proofErr w:type="spellStart"/>
      <w:r w:rsidRPr="00977EA3">
        <w:t>ExtrinsicObject</w:t>
      </w:r>
      <w:proofErr w:type="spellEnd"/>
      <w:r w:rsidRPr="00977EA3">
        <w:t xml:space="preserve"> and </w:t>
      </w:r>
      <w:proofErr w:type="spellStart"/>
      <w:r w:rsidRPr="00977EA3">
        <w:t>RegistryPackage</w:t>
      </w:r>
      <w:proofErr w:type="spellEnd"/>
      <w:r w:rsidRPr="00977EA3">
        <w:t xml:space="preserve"> elements shall contain the home attribute.</w:t>
      </w:r>
    </w:p>
    <w:p w14:paraId="3AB137EF" w14:textId="77777777" w:rsidR="008E3CF3" w:rsidRPr="00977EA3" w:rsidRDefault="007A1F44" w:rsidP="00EC243F">
      <w:pPr>
        <w:pStyle w:val="Puntoelenco3"/>
        <w:numPr>
          <w:ilvl w:val="0"/>
          <w:numId w:val="17"/>
        </w:numPr>
      </w:pPr>
      <w:r w:rsidRPr="00977EA3">
        <w:t xml:space="preserve">If </w:t>
      </w:r>
      <w:proofErr w:type="spellStart"/>
      <w:r w:rsidRPr="00977EA3">
        <w:t>returnType</w:t>
      </w:r>
      <w:proofErr w:type="spellEnd"/>
      <w:r w:rsidRPr="00977EA3">
        <w:t>=”</w:t>
      </w:r>
      <w:proofErr w:type="spellStart"/>
      <w:r w:rsidRPr="00977EA3">
        <w:t>ObjectRef</w:t>
      </w:r>
      <w:proofErr w:type="spellEnd"/>
      <w:r w:rsidRPr="00977EA3">
        <w:t xml:space="preserve">” the </w:t>
      </w:r>
      <w:proofErr w:type="spellStart"/>
      <w:r w:rsidRPr="00977EA3">
        <w:t>ObjectRef</w:t>
      </w:r>
      <w:proofErr w:type="spellEnd"/>
      <w:r w:rsidRPr="00977EA3">
        <w:t xml:space="preserve"> element shall contain the home attribute.</w:t>
      </w:r>
    </w:p>
    <w:p w14:paraId="3BBB8D9D" w14:textId="77777777" w:rsidR="008E3CF3" w:rsidRPr="00977EA3" w:rsidRDefault="007A1F44" w:rsidP="00EC243F">
      <w:pPr>
        <w:pStyle w:val="Puntoelenco3"/>
        <w:numPr>
          <w:ilvl w:val="0"/>
          <w:numId w:val="17"/>
        </w:numPr>
      </w:pPr>
      <w:r w:rsidRPr="00977EA3">
        <w:t xml:space="preserve">Ensure that every </w:t>
      </w:r>
      <w:proofErr w:type="spellStart"/>
      <w:r w:rsidRPr="00977EA3">
        <w:t>RegistryError</w:t>
      </w:r>
      <w:proofErr w:type="spellEnd"/>
      <w:r w:rsidRPr="00977EA3">
        <w:t xml:space="preserve"> element returned in the response shall have the location attribute set to </w:t>
      </w:r>
      <w:r w:rsidR="00A726AB" w:rsidRPr="00977EA3">
        <w:t xml:space="preserve">one of </w:t>
      </w:r>
      <w:r w:rsidRPr="00977EA3">
        <w:t xml:space="preserve">the </w:t>
      </w:r>
      <w:proofErr w:type="spellStart"/>
      <w:r w:rsidRPr="00977EA3">
        <w:t>homeCommunityId</w:t>
      </w:r>
      <w:r w:rsidR="00A726AB" w:rsidRPr="00977EA3">
        <w:t>s</w:t>
      </w:r>
      <w:proofErr w:type="spellEnd"/>
      <w:r w:rsidRPr="00977EA3">
        <w:t xml:space="preserve"> of the Responding Gateway.</w:t>
      </w:r>
    </w:p>
    <w:p w14:paraId="253485F2" w14:textId="5966A5AB" w:rsidR="007A1F44" w:rsidRPr="00977EA3" w:rsidRDefault="007A1F44" w:rsidP="00E13968">
      <w:pPr>
        <w:pStyle w:val="Corpotesto"/>
      </w:pPr>
      <w:r w:rsidRPr="00977EA3">
        <w:t xml:space="preserve">The Initiating Gateway shall: </w:t>
      </w:r>
    </w:p>
    <w:p w14:paraId="6B035A72" w14:textId="51EE7872" w:rsidR="008E3CF3" w:rsidRPr="00977EA3" w:rsidRDefault="007A1F44" w:rsidP="00EC243F">
      <w:pPr>
        <w:pStyle w:val="Puntoelenco2"/>
        <w:rPr>
          <w:rStyle w:val="Numeroriga"/>
        </w:rPr>
      </w:pPr>
      <w:r w:rsidRPr="00977EA3">
        <w:rPr>
          <w:rStyle w:val="Numeroriga"/>
        </w:rPr>
        <w:t xml:space="preserve">On receiving the response from the Responding Gateway, verify the </w:t>
      </w:r>
      <w:proofErr w:type="spellStart"/>
      <w:r w:rsidRPr="00977EA3">
        <w:rPr>
          <w:rStyle w:val="Numeroriga"/>
        </w:rPr>
        <w:t>homeCommunityId</w:t>
      </w:r>
      <w:proofErr w:type="spellEnd"/>
      <w:r w:rsidRPr="00977EA3">
        <w:rPr>
          <w:rStyle w:val="Numeroriga"/>
        </w:rPr>
        <w:t xml:space="preserve"> is present where appropriate. If </w:t>
      </w:r>
      <w:proofErr w:type="spellStart"/>
      <w:r w:rsidRPr="00977EA3">
        <w:rPr>
          <w:rStyle w:val="Numeroriga"/>
        </w:rPr>
        <w:t>homeCommunityId</w:t>
      </w:r>
      <w:proofErr w:type="spellEnd"/>
      <w:r w:rsidRPr="00977EA3">
        <w:rPr>
          <w:rStyle w:val="Numeroriga"/>
        </w:rPr>
        <w:t xml:space="preserve"> is not present in any of the </w:t>
      </w:r>
      <w:proofErr w:type="spellStart"/>
      <w:r w:rsidRPr="00977EA3">
        <w:rPr>
          <w:rStyle w:val="Numeroriga"/>
        </w:rPr>
        <w:t>ExtrinsicObject</w:t>
      </w:r>
      <w:proofErr w:type="spellEnd"/>
      <w:r w:rsidRPr="00977EA3">
        <w:rPr>
          <w:rStyle w:val="Numeroriga"/>
        </w:rPr>
        <w:t xml:space="preserve">, </w:t>
      </w:r>
      <w:proofErr w:type="spellStart"/>
      <w:r w:rsidRPr="00977EA3">
        <w:rPr>
          <w:rStyle w:val="Numeroriga"/>
        </w:rPr>
        <w:t>RegistryPackage</w:t>
      </w:r>
      <w:proofErr w:type="spellEnd"/>
      <w:r w:rsidRPr="00977EA3">
        <w:rPr>
          <w:rStyle w:val="Numeroriga"/>
        </w:rPr>
        <w:t xml:space="preserve"> or </w:t>
      </w:r>
      <w:proofErr w:type="spellStart"/>
      <w:r w:rsidRPr="00977EA3">
        <w:rPr>
          <w:rStyle w:val="Numeroriga"/>
        </w:rPr>
        <w:t>ObjectRef</w:t>
      </w:r>
      <w:proofErr w:type="spellEnd"/>
      <w:r w:rsidRPr="00977EA3">
        <w:rPr>
          <w:rStyle w:val="Numeroriga"/>
        </w:rPr>
        <w:t xml:space="preserve"> elements the Initiating Gateway shall reflect an </w:t>
      </w:r>
      <w:proofErr w:type="spellStart"/>
      <w:r w:rsidRPr="00977EA3">
        <w:rPr>
          <w:rStyle w:val="Numeroriga"/>
        </w:rPr>
        <w:t>XDSMissingHomeCommunityId</w:t>
      </w:r>
      <w:proofErr w:type="spellEnd"/>
      <w:r w:rsidRPr="00977EA3">
        <w:rPr>
          <w:rStyle w:val="Numeroriga"/>
        </w:rPr>
        <w:t xml:space="preserve"> to the initiator of the transaction – either the Document Consumer or the internal actor. All </w:t>
      </w:r>
      <w:proofErr w:type="spellStart"/>
      <w:r w:rsidRPr="00977EA3">
        <w:rPr>
          <w:rStyle w:val="Numeroriga"/>
        </w:rPr>
        <w:t>XDSMissingHomeCommunityId</w:t>
      </w:r>
      <w:proofErr w:type="spellEnd"/>
      <w:r w:rsidRPr="00977EA3">
        <w:rPr>
          <w:rStyle w:val="Numeroriga"/>
        </w:rPr>
        <w:t xml:space="preserve"> errors generated by the Initiating Gateway shall include, in the context of the message</w:t>
      </w:r>
      <w:r w:rsidR="00233B3E" w:rsidRPr="00977EA3">
        <w:rPr>
          <w:rStyle w:val="Numeroriga"/>
        </w:rPr>
        <w:t>, identification</w:t>
      </w:r>
      <w:r w:rsidRPr="00977EA3">
        <w:rPr>
          <w:rStyle w:val="Numeroriga"/>
        </w:rPr>
        <w:t xml:space="preserve"> of the Responding Gateway that returned the invalid response and the element or elements that were in error. </w:t>
      </w:r>
    </w:p>
    <w:p w14:paraId="7AB1B6D4" w14:textId="77777777" w:rsidR="008E3CF3" w:rsidRPr="00977EA3" w:rsidRDefault="007A1F44" w:rsidP="00EC243F">
      <w:pPr>
        <w:pStyle w:val="Puntoelenco2"/>
      </w:pPr>
      <w:r w:rsidRPr="00977EA3">
        <w:rPr>
          <w:rStyle w:val="Numeroriga"/>
        </w:rPr>
        <w:t xml:space="preserve">If the XDS Affinity Domain Option is supported and if needed, consolidate results from multiple Responding Gateways. This includes reflecting in the consolidated results returned in response to the originating Registry Stored Query [ITI-18] all successes and failures received from Responding Gateways. If both successes and failures are received from Responding Gateways, the Initiating Gateway shall return both </w:t>
      </w:r>
      <w:proofErr w:type="spellStart"/>
      <w:r w:rsidRPr="00977EA3">
        <w:rPr>
          <w:rStyle w:val="Numeroriga"/>
        </w:rPr>
        <w:t>RegistryObjectList</w:t>
      </w:r>
      <w:proofErr w:type="spellEnd"/>
      <w:r w:rsidRPr="00977EA3">
        <w:rPr>
          <w:rStyle w:val="Numeroriga"/>
        </w:rPr>
        <w:t xml:space="preserve"> and </w:t>
      </w:r>
      <w:proofErr w:type="spellStart"/>
      <w:r w:rsidRPr="00977EA3">
        <w:rPr>
          <w:rStyle w:val="Numeroriga"/>
        </w:rPr>
        <w:t>RegistryErrorList</w:t>
      </w:r>
      <w:proofErr w:type="spellEnd"/>
      <w:r w:rsidRPr="00977EA3">
        <w:rPr>
          <w:rStyle w:val="Numeroriga"/>
        </w:rPr>
        <w:t xml:space="preserve"> in one response and specify </w:t>
      </w:r>
      <w:proofErr w:type="spellStart"/>
      <w:r w:rsidRPr="00977EA3">
        <w:rPr>
          <w:rStyle w:val="Numeroriga"/>
        </w:rPr>
        <w:t>PartialSuccess</w:t>
      </w:r>
      <w:proofErr w:type="spellEnd"/>
      <w:r w:rsidRPr="00977EA3">
        <w:rPr>
          <w:rStyle w:val="Numeroriga"/>
        </w:rPr>
        <w:t xml:space="preserve"> status. If an </w:t>
      </w:r>
      <w:proofErr w:type="spellStart"/>
      <w:r w:rsidRPr="00977EA3">
        <w:rPr>
          <w:rStyle w:val="Numeroriga"/>
        </w:rPr>
        <w:t>XDSUnknownPatientId</w:t>
      </w:r>
      <w:proofErr w:type="spellEnd"/>
      <w:r w:rsidRPr="00977EA3">
        <w:rPr>
          <w:rStyle w:val="Numeroriga"/>
        </w:rPr>
        <w:t xml:space="preserve"> error is returned from a Responding Gateway then the Initiating Gateway shall not include this error in the consolidated results sent to the Document Consumer. The removal of the </w:t>
      </w:r>
      <w:proofErr w:type="spellStart"/>
      <w:r w:rsidRPr="00977EA3">
        <w:rPr>
          <w:rStyle w:val="Numeroriga"/>
        </w:rPr>
        <w:t>XDSUnknownPatientId</w:t>
      </w:r>
      <w:proofErr w:type="spellEnd"/>
      <w:r w:rsidRPr="00977EA3">
        <w:rPr>
          <w:rStyle w:val="Numeroriga"/>
        </w:rPr>
        <w:t xml:space="preserve"> is done to maintain compatibility with the XDS Profile’s use of Registry Stored Query since Document Consumers are not expecting to receive this error. Other than removal of the </w:t>
      </w:r>
      <w:proofErr w:type="spellStart"/>
      <w:r w:rsidRPr="00977EA3">
        <w:rPr>
          <w:rStyle w:val="Numeroriga"/>
        </w:rPr>
        <w:t>XDSUnknownPatientId</w:t>
      </w:r>
      <w:proofErr w:type="spellEnd"/>
      <w:r w:rsidRPr="00977EA3">
        <w:rPr>
          <w:rStyle w:val="Numeroriga"/>
        </w:rPr>
        <w:t>, the Initiating Gateway shall pass all entities received in the Cross Gateway Query response into the response to the Registry Stored Query [ITI-18].</w:t>
      </w:r>
    </w:p>
    <w:p w14:paraId="0EBFE71E" w14:textId="77777777" w:rsidR="007A1F44" w:rsidRPr="00977EA3" w:rsidRDefault="007A1F44" w:rsidP="00D372D5">
      <w:pPr>
        <w:pStyle w:val="Titolo6"/>
        <w:numPr>
          <w:ilvl w:val="0"/>
          <w:numId w:val="0"/>
        </w:numPr>
        <w:tabs>
          <w:tab w:val="clear" w:pos="2160"/>
          <w:tab w:val="clear" w:pos="2880"/>
          <w:tab w:val="clear" w:pos="3600"/>
          <w:tab w:val="clear" w:pos="4320"/>
          <w:tab w:val="clear" w:pos="5040"/>
        </w:tabs>
        <w:rPr>
          <w:noProof w:val="0"/>
        </w:rPr>
      </w:pPr>
      <w:bookmarkStart w:id="1042" w:name="_Toc169255555"/>
      <w:bookmarkStart w:id="1043" w:name="_Toc169255691"/>
      <w:bookmarkStart w:id="1044" w:name="_Toc169255840"/>
      <w:bookmarkStart w:id="1045" w:name="_Toc169255999"/>
      <w:r w:rsidRPr="00977EA3">
        <w:rPr>
          <w:noProof w:val="0"/>
        </w:rPr>
        <w:lastRenderedPageBreak/>
        <w:t>3.38.4.1.3.1 Compatibility of Options</w:t>
      </w:r>
    </w:p>
    <w:p w14:paraId="7312265D" w14:textId="77777777" w:rsidR="007A1F44" w:rsidRPr="00977EA3" w:rsidRDefault="007A1F44" w:rsidP="00D372D5">
      <w:r w:rsidRPr="00977EA3">
        <w:t>The presence or absence of the optional $</w:t>
      </w:r>
      <w:proofErr w:type="spellStart"/>
      <w:r w:rsidRPr="00977EA3">
        <w:t>XDSDocumentEntryType</w:t>
      </w:r>
      <w:proofErr w:type="spellEnd"/>
      <w:r w:rsidRPr="00977EA3">
        <w:t xml:space="preserve"> parameter triggers the behaviors on the Responding Gateway. If this value is specified, and the Responding Gateway (or XDS community supported by the Responding Gateway) does not support it, it shall be ignored. If it is specified, and the Responding Gateway (or underlying XDS community) does support it, the proper information is returned. See ITI TF-2a:</w:t>
      </w:r>
      <w:r w:rsidR="001F0489" w:rsidRPr="00977EA3">
        <w:t xml:space="preserve"> </w:t>
      </w:r>
      <w:r w:rsidRPr="00977EA3">
        <w:t>3.18.4.1.2.5 for more details regarding compatibility of the Registry Stored Query transaction.</w:t>
      </w:r>
    </w:p>
    <w:p w14:paraId="1A56AE08" w14:textId="77777777" w:rsidR="00A726AB" w:rsidRPr="00977EA3" w:rsidRDefault="00A726AB" w:rsidP="00EC243F">
      <w:pPr>
        <w:pStyle w:val="Titolo6"/>
        <w:numPr>
          <w:ilvl w:val="0"/>
          <w:numId w:val="0"/>
        </w:numPr>
        <w:tabs>
          <w:tab w:val="clear" w:pos="2160"/>
          <w:tab w:val="clear" w:pos="2880"/>
          <w:tab w:val="clear" w:pos="3600"/>
          <w:tab w:val="clear" w:pos="4320"/>
          <w:tab w:val="clear" w:pos="5040"/>
        </w:tabs>
        <w:rPr>
          <w:noProof w:val="0"/>
        </w:rPr>
      </w:pPr>
      <w:r w:rsidRPr="00977EA3">
        <w:rPr>
          <w:noProof w:val="0"/>
        </w:rPr>
        <w:t xml:space="preserve">3.38.4.1.3.2 Assigning </w:t>
      </w:r>
      <w:proofErr w:type="spellStart"/>
      <w:r w:rsidRPr="00977EA3">
        <w:rPr>
          <w:noProof w:val="0"/>
        </w:rPr>
        <w:t>homeCommunityID</w:t>
      </w:r>
      <w:proofErr w:type="spellEnd"/>
      <w:r w:rsidRPr="00977EA3">
        <w:rPr>
          <w:noProof w:val="0"/>
        </w:rPr>
        <w:t xml:space="preserve"> to Responding Gateway</w:t>
      </w:r>
    </w:p>
    <w:p w14:paraId="0A5F2048" w14:textId="2E296685" w:rsidR="00A726AB" w:rsidRPr="00977EA3" w:rsidRDefault="00A726AB" w:rsidP="00EC243F">
      <w:r w:rsidRPr="00977EA3">
        <w:t>As described in ITI TF-2a:</w:t>
      </w:r>
      <w:r w:rsidR="00A01086" w:rsidRPr="00977EA3">
        <w:t xml:space="preserve"> </w:t>
      </w:r>
      <w:r w:rsidRPr="00977EA3">
        <w:t xml:space="preserve">3.18.4.1.2.3.8, the </w:t>
      </w:r>
      <w:proofErr w:type="spellStart"/>
      <w:r w:rsidRPr="00977EA3">
        <w:t>homeCommunityId</w:t>
      </w:r>
      <w:proofErr w:type="spellEnd"/>
      <w:r w:rsidRPr="00977EA3">
        <w:t xml:space="preserve"> is used to identify a community. Initiating Gateways and Responding Gateways use this value to route requests, normally through lookup in a directory. As an identifier of a community, the </w:t>
      </w:r>
      <w:proofErr w:type="spellStart"/>
      <w:r w:rsidRPr="00977EA3">
        <w:t>homeCommunityId</w:t>
      </w:r>
      <w:proofErr w:type="spellEnd"/>
      <w:r w:rsidRPr="00977EA3">
        <w:t xml:space="preserve"> is a larger concept than a single Responding Gateway, which may represent one or more communities. In fact, a community may be represented by several Responding Gateways and a Responding Gateway may represent many communities. Thus, the relationship between Responding Gateways and </w:t>
      </w:r>
      <w:proofErr w:type="spellStart"/>
      <w:r w:rsidRPr="00977EA3">
        <w:t>homeCommunityIds</w:t>
      </w:r>
      <w:proofErr w:type="spellEnd"/>
      <w:r w:rsidRPr="00977EA3">
        <w:t xml:space="preserve"> is a multiple to multiple relationship. But the following rules do apply:</w:t>
      </w:r>
    </w:p>
    <w:p w14:paraId="7E66268C" w14:textId="1A1B248A" w:rsidR="00A726AB" w:rsidRPr="00977EA3" w:rsidRDefault="00A726AB" w:rsidP="00EC243F">
      <w:pPr>
        <w:pStyle w:val="Puntoelenco2"/>
        <w:rPr>
          <w:rStyle w:val="Numeroriga"/>
        </w:rPr>
      </w:pPr>
      <w:r w:rsidRPr="00977EA3">
        <w:rPr>
          <w:rStyle w:val="Numeroriga"/>
        </w:rPr>
        <w:t xml:space="preserve">An Initiating Gateway may route query and retrieve requests either by looking up the </w:t>
      </w:r>
      <w:proofErr w:type="spellStart"/>
      <w:r w:rsidRPr="00977EA3">
        <w:rPr>
          <w:rStyle w:val="Numeroriga"/>
        </w:rPr>
        <w:t>homeCommunityId</w:t>
      </w:r>
      <w:proofErr w:type="spellEnd"/>
      <w:r w:rsidRPr="00977EA3">
        <w:rPr>
          <w:rStyle w:val="Numeroriga"/>
        </w:rPr>
        <w:t xml:space="preserve"> in a directory or by sending the request to the Responding Gateway from which it received the </w:t>
      </w:r>
      <w:proofErr w:type="spellStart"/>
      <w:r w:rsidRPr="00977EA3">
        <w:rPr>
          <w:rStyle w:val="Numeroriga"/>
        </w:rPr>
        <w:t>homeCommunityId</w:t>
      </w:r>
      <w:proofErr w:type="spellEnd"/>
      <w:r w:rsidRPr="00977EA3">
        <w:rPr>
          <w:rStyle w:val="Numeroriga"/>
        </w:rPr>
        <w:t xml:space="preserve">. If the Initiating Gateway looks up the </w:t>
      </w:r>
      <w:proofErr w:type="spellStart"/>
      <w:r w:rsidRPr="00977EA3">
        <w:rPr>
          <w:rStyle w:val="Numeroriga"/>
        </w:rPr>
        <w:t>homeCommunityId</w:t>
      </w:r>
      <w:proofErr w:type="spellEnd"/>
      <w:r w:rsidRPr="00977EA3">
        <w:rPr>
          <w:rStyle w:val="Numeroriga"/>
        </w:rPr>
        <w:t xml:space="preserve"> in a directory, the Responding Gateway that it finds may not be the Responding Gateway that returned the value.</w:t>
      </w:r>
    </w:p>
    <w:p w14:paraId="2FE1B223" w14:textId="77777777" w:rsidR="00A726AB" w:rsidRPr="00977EA3" w:rsidRDefault="00A726AB" w:rsidP="00EC243F">
      <w:pPr>
        <w:pStyle w:val="Puntoelenco2"/>
        <w:rPr>
          <w:rStyle w:val="Numeroriga"/>
        </w:rPr>
      </w:pPr>
      <w:r w:rsidRPr="00977EA3">
        <w:rPr>
          <w:rStyle w:val="Numeroriga"/>
        </w:rPr>
        <w:t xml:space="preserve">The Responding Gateway shall accept and properly route all query and retrieve requests containing any </w:t>
      </w:r>
      <w:proofErr w:type="spellStart"/>
      <w:r w:rsidRPr="00977EA3">
        <w:rPr>
          <w:rStyle w:val="Numeroriga"/>
        </w:rPr>
        <w:t>homeCommunityId</w:t>
      </w:r>
      <w:proofErr w:type="spellEnd"/>
      <w:r w:rsidRPr="00977EA3">
        <w:rPr>
          <w:rStyle w:val="Numeroriga"/>
        </w:rPr>
        <w:t xml:space="preserve"> that it returned in a prior query response.</w:t>
      </w:r>
    </w:p>
    <w:p w14:paraId="007BA423" w14:textId="77777777" w:rsidR="00A726AB" w:rsidRPr="00977EA3" w:rsidRDefault="00A726AB" w:rsidP="00EC243F">
      <w:pPr>
        <w:pStyle w:val="Puntoelenco2"/>
      </w:pPr>
      <w:r w:rsidRPr="00977EA3">
        <w:rPr>
          <w:rStyle w:val="Numeroriga"/>
        </w:rPr>
        <w:t xml:space="preserve">If the deployment requires that the Initiating Gateway and Responding Gateway use a common directory, then all </w:t>
      </w:r>
      <w:proofErr w:type="spellStart"/>
      <w:r w:rsidRPr="00977EA3">
        <w:rPr>
          <w:rStyle w:val="Numeroriga"/>
        </w:rPr>
        <w:t>homeCommunityIds</w:t>
      </w:r>
      <w:proofErr w:type="spellEnd"/>
      <w:r w:rsidRPr="00977EA3">
        <w:rPr>
          <w:rStyle w:val="Numeroriga"/>
        </w:rPr>
        <w:t xml:space="preserve"> returned by a Responding Gateway should be available for lookup in the common directory. If a community is represented by more than one Responding Gateway, the directory may map the </w:t>
      </w:r>
      <w:proofErr w:type="spellStart"/>
      <w:r w:rsidRPr="00977EA3">
        <w:rPr>
          <w:rStyle w:val="Numeroriga"/>
        </w:rPr>
        <w:t>homeCommunityId</w:t>
      </w:r>
      <w:proofErr w:type="spellEnd"/>
      <w:r w:rsidRPr="00977EA3">
        <w:rPr>
          <w:rStyle w:val="Numeroriga"/>
        </w:rPr>
        <w:t xml:space="preserve"> to one or more of the associated Responding Gateways.</w:t>
      </w:r>
    </w:p>
    <w:p w14:paraId="225487C4" w14:textId="77777777" w:rsidR="007A1F44" w:rsidRPr="00977EA3" w:rsidRDefault="007A1F44" w:rsidP="00E13968">
      <w:pPr>
        <w:pStyle w:val="Titolo5"/>
        <w:numPr>
          <w:ilvl w:val="0"/>
          <w:numId w:val="0"/>
        </w:numPr>
        <w:tabs>
          <w:tab w:val="clear" w:pos="2160"/>
          <w:tab w:val="clear" w:pos="2880"/>
          <w:tab w:val="clear" w:pos="3600"/>
          <w:tab w:val="clear" w:pos="4320"/>
        </w:tabs>
        <w:rPr>
          <w:bCs/>
          <w:noProof w:val="0"/>
        </w:rPr>
      </w:pPr>
      <w:r w:rsidRPr="00977EA3">
        <w:rPr>
          <w:bCs/>
          <w:noProof w:val="0"/>
        </w:rPr>
        <w:t>3.38.4.1.4 Security Considerations</w:t>
      </w:r>
      <w:bookmarkEnd w:id="1042"/>
      <w:bookmarkEnd w:id="1043"/>
      <w:bookmarkEnd w:id="1044"/>
      <w:bookmarkEnd w:id="1045"/>
    </w:p>
    <w:p w14:paraId="1FE934C3" w14:textId="77777777" w:rsidR="007A1F44" w:rsidRPr="00977EA3" w:rsidRDefault="007A1F44" w:rsidP="00E13968">
      <w:pPr>
        <w:pStyle w:val="Corpotesto"/>
      </w:pPr>
      <w:r w:rsidRPr="00977EA3">
        <w:t xml:space="preserve">Both the Initiating Gateway and Responding Gateway shall audit the Cross Gateway Query. The audit entries shall be equivalent to the entries required for the Registry Stored Query. </w:t>
      </w:r>
    </w:p>
    <w:p w14:paraId="5099D18D" w14:textId="77777777" w:rsidR="007A1F44" w:rsidRPr="00977EA3" w:rsidRDefault="007A1F44" w:rsidP="00E13968">
      <w:pPr>
        <w:pStyle w:val="Corpotesto"/>
      </w:pPr>
      <w:r w:rsidRPr="00977EA3">
        <w:t>The Initiating Gateway:</w:t>
      </w:r>
    </w:p>
    <w:p w14:paraId="3808F2F7" w14:textId="77777777" w:rsidR="008E3CF3" w:rsidRPr="00977EA3" w:rsidRDefault="007A1F44" w:rsidP="00EC243F">
      <w:pPr>
        <w:pStyle w:val="Puntoelenco2"/>
      </w:pPr>
      <w:r w:rsidRPr="00977EA3">
        <w:t>If receiving a Registry Stored Query transaction from a Document Consumer, shall audit as if it were a Document Registry. See ITI TF-2a: 3.18.5.1.2.</w:t>
      </w:r>
    </w:p>
    <w:p w14:paraId="4A5DBCB4" w14:textId="77777777" w:rsidR="008E3CF3" w:rsidRPr="00977EA3" w:rsidRDefault="007A1F44" w:rsidP="00EC243F">
      <w:pPr>
        <w:pStyle w:val="Puntoelenco2"/>
      </w:pPr>
      <w:r w:rsidRPr="00977EA3">
        <w:t xml:space="preserve">In addition, shall audit the Cross Gateway Query as if it were a Document Consumer except that for </w:t>
      </w:r>
      <w:proofErr w:type="spellStart"/>
      <w:r w:rsidRPr="00977EA3">
        <w:t>EventTypeCode</w:t>
      </w:r>
      <w:proofErr w:type="spellEnd"/>
      <w:r w:rsidRPr="00977EA3">
        <w:t xml:space="preserve"> the Initiating Gateway shall specify EV(“ITI-38”, “IHE Transactions”, and “Cross Gateway Query”)</w:t>
      </w:r>
      <w:r w:rsidR="00233B3E" w:rsidRPr="00977EA3">
        <w:t xml:space="preserve"> (s</w:t>
      </w:r>
      <w:r w:rsidRPr="00977EA3">
        <w:t>ee ITI TF-2a: 3.18.5.1.1</w:t>
      </w:r>
      <w:r w:rsidR="00233B3E" w:rsidRPr="00977EA3">
        <w:t>)</w:t>
      </w:r>
      <w:r w:rsidRPr="00977EA3">
        <w:t>.</w:t>
      </w:r>
    </w:p>
    <w:p w14:paraId="091D3078" w14:textId="77777777" w:rsidR="008E3CF3" w:rsidRPr="00977EA3" w:rsidRDefault="007A1F44" w:rsidP="00EC243F">
      <w:pPr>
        <w:pStyle w:val="Puntoelenco2"/>
      </w:pPr>
      <w:r w:rsidRPr="00977EA3">
        <w:t>In addition, if interacting with a local Document Registry, shall audit as if it were a Document Consumer</w:t>
      </w:r>
      <w:r w:rsidR="00233B3E" w:rsidRPr="00977EA3">
        <w:t xml:space="preserve"> (s</w:t>
      </w:r>
      <w:r w:rsidRPr="00977EA3">
        <w:t>ee ITI TF-2a: 3.18.5.1.1</w:t>
      </w:r>
      <w:r w:rsidR="00233B3E" w:rsidRPr="00977EA3">
        <w:t>)</w:t>
      </w:r>
      <w:r w:rsidRPr="00977EA3">
        <w:t>.</w:t>
      </w:r>
    </w:p>
    <w:p w14:paraId="3FD90E5C" w14:textId="77777777" w:rsidR="008E3CF3" w:rsidRPr="00977EA3" w:rsidRDefault="007A1F44" w:rsidP="00ED4370">
      <w:pPr>
        <w:pStyle w:val="Corpotesto"/>
      </w:pPr>
      <w:r w:rsidRPr="00977EA3">
        <w:lastRenderedPageBreak/>
        <w:t>The Responding Gateway:</w:t>
      </w:r>
    </w:p>
    <w:p w14:paraId="0508C40E" w14:textId="77777777" w:rsidR="008E3CF3" w:rsidRPr="00977EA3" w:rsidRDefault="007A1F44" w:rsidP="00EC243F">
      <w:pPr>
        <w:pStyle w:val="Puntoelenco2"/>
      </w:pPr>
      <w:r w:rsidRPr="00977EA3">
        <w:t xml:space="preserve">Shall audit the Cross Gateway Query as if it were a Document Registry except that for </w:t>
      </w:r>
      <w:proofErr w:type="spellStart"/>
      <w:r w:rsidRPr="00977EA3">
        <w:t>EventTypeCode</w:t>
      </w:r>
      <w:proofErr w:type="spellEnd"/>
      <w:r w:rsidRPr="00977EA3">
        <w:t xml:space="preserve"> the Responding Gateway shall specify EV(“ITI-38”, “IHE Transactions”, “Cross Gateway Query”). See ITI TF-2a: 3.18.5.1.2.</w:t>
      </w:r>
    </w:p>
    <w:p w14:paraId="3C55FE64" w14:textId="77777777" w:rsidR="008E3CF3" w:rsidRPr="00977EA3" w:rsidRDefault="007A1F44" w:rsidP="00EC243F">
      <w:pPr>
        <w:pStyle w:val="Puntoelenco2"/>
      </w:pPr>
      <w:r w:rsidRPr="00977EA3">
        <w:t>In addition, if interacting with a local Document Registry, shall audit as if it were a Document Consumer. See ITI TF-2a: 3.18.5.1.1.</w:t>
      </w:r>
    </w:p>
    <w:p w14:paraId="4A0D09BC" w14:textId="77777777" w:rsidR="007A1F44" w:rsidRPr="00977EA3" w:rsidRDefault="007A1F44" w:rsidP="00E13968">
      <w:pPr>
        <w:pStyle w:val="Titolo3"/>
        <w:numPr>
          <w:ilvl w:val="0"/>
          <w:numId w:val="0"/>
        </w:numPr>
        <w:tabs>
          <w:tab w:val="clear" w:pos="2160"/>
          <w:tab w:val="clear" w:pos="2880"/>
        </w:tabs>
        <w:rPr>
          <w:noProof w:val="0"/>
        </w:rPr>
      </w:pPr>
      <w:bookmarkStart w:id="1046" w:name="_Ref177982360"/>
      <w:bookmarkStart w:id="1047" w:name="_Toc268858974"/>
      <w:bookmarkStart w:id="1048" w:name="_Toc268859029"/>
      <w:bookmarkStart w:id="1049" w:name="_Toc269048682"/>
      <w:bookmarkStart w:id="1050" w:name="_Toc398544253"/>
      <w:bookmarkStart w:id="1051" w:name="_Toc398717945"/>
      <w:bookmarkStart w:id="1052" w:name="_Toc518634547"/>
      <w:bookmarkStart w:id="1053" w:name="_Toc168463563"/>
      <w:bookmarkStart w:id="1054" w:name="_Toc169255556"/>
      <w:bookmarkStart w:id="1055" w:name="_Toc169255692"/>
      <w:bookmarkStart w:id="1056" w:name="_Toc169255841"/>
      <w:bookmarkStart w:id="1057" w:name="_Toc169256000"/>
      <w:bookmarkStart w:id="1058" w:name="_Toc173902951"/>
      <w:r w:rsidRPr="00977EA3">
        <w:rPr>
          <w:noProof w:val="0"/>
        </w:rPr>
        <w:t>3.38.5 Protocol Requirements</w:t>
      </w:r>
      <w:bookmarkEnd w:id="1046"/>
      <w:bookmarkEnd w:id="1047"/>
      <w:bookmarkEnd w:id="1048"/>
      <w:bookmarkEnd w:id="1049"/>
      <w:bookmarkEnd w:id="1050"/>
      <w:bookmarkEnd w:id="1051"/>
      <w:bookmarkEnd w:id="1052"/>
    </w:p>
    <w:p w14:paraId="0B56A889" w14:textId="4E87869D" w:rsidR="00233B3E" w:rsidRDefault="007A1F44" w:rsidP="00E13968">
      <w:pPr>
        <w:pStyle w:val="Corpotesto"/>
        <w:rPr>
          <w:ins w:id="1059" w:author="Gregorio Canal" w:date="2019-05-22T15:09:00Z"/>
        </w:rPr>
      </w:pPr>
      <w:r w:rsidRPr="00977EA3">
        <w:t xml:space="preserve">The Cross Gateway Query request and response will be transmitted using Synchronous or </w:t>
      </w:r>
      <w:commentRangeStart w:id="1060"/>
      <w:ins w:id="1061" w:author="Gregorio Canal" w:date="2019-05-22T15:08:00Z">
        <w:r w:rsidR="00CB5474">
          <w:t xml:space="preserve">WS-Addressing based </w:t>
        </w:r>
      </w:ins>
      <w:r w:rsidRPr="00977EA3">
        <w:t>Asynchronous Web Services Exchange, according to the requirements specified in ITI TF-2x: Appendix V</w:t>
      </w:r>
      <w:ins w:id="1062" w:author="Gregorio Canal" w:date="2019-05-22T15:08:00Z">
        <w:r w:rsidR="00CB5474">
          <w:t>.3</w:t>
        </w:r>
      </w:ins>
      <w:r w:rsidRPr="00977EA3">
        <w:t>. The protocol requirements are identical to the Registry Stored Query except as noted below.</w:t>
      </w:r>
    </w:p>
    <w:p w14:paraId="404411A6" w14:textId="7B465CD8" w:rsidR="00CB5474" w:rsidRPr="00CB5474" w:rsidRDefault="00CB5474" w:rsidP="00CB5474">
      <w:pPr>
        <w:pPrChange w:id="1063" w:author="Gregorio Canal" w:date="2019-05-22T15:09:00Z">
          <w:pPr>
            <w:pStyle w:val="Corpotesto"/>
          </w:pPr>
        </w:pPrChange>
      </w:pPr>
      <w:ins w:id="1064" w:author="Gregorio Canal" w:date="2019-05-22T15:09:00Z">
        <w:r w:rsidRPr="00CB5474">
          <w:rPr>
            <w:rPrChange w:id="1065" w:author="Gregorio Canal" w:date="2019-05-22T15:09:00Z">
              <w:rPr>
                <w:b/>
                <w:u w:val="single"/>
              </w:rPr>
            </w:rPrChange>
          </w:rPr>
          <w:t>XML namespace prefixes are for informational purposes only and are documented in ITI TF-2x: Appendix V, Table V.2.4-1.</w:t>
        </w:r>
      </w:ins>
    </w:p>
    <w:p w14:paraId="168C4EA3" w14:textId="734EB680" w:rsidR="007A1F44" w:rsidRPr="00977EA3" w:rsidDel="00CB5474" w:rsidRDefault="007A1F44" w:rsidP="00E13968">
      <w:pPr>
        <w:pStyle w:val="TableTitle"/>
        <w:rPr>
          <w:del w:id="1066" w:author="Gregorio Canal" w:date="2019-05-22T15:09:00Z"/>
          <w:noProof w:val="0"/>
        </w:rPr>
      </w:pPr>
      <w:del w:id="1067" w:author="Gregorio Canal" w:date="2019-05-22T15:09:00Z">
        <w:r w:rsidRPr="00977EA3" w:rsidDel="00CB5474">
          <w:rPr>
            <w:noProof w:val="0"/>
          </w:rPr>
          <w:delText>Table 3.38.5-1: WSDL Namespace Definitions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rsidDel="00CB5474" w14:paraId="31B062A7" w14:textId="7D3EBA7A" w:rsidTr="00601E92">
        <w:trPr>
          <w:jc w:val="center"/>
          <w:del w:id="1068" w:author="Gregorio Canal" w:date="2019-05-22T15:09:00Z"/>
        </w:trPr>
        <w:tc>
          <w:tcPr>
            <w:tcW w:w="1998" w:type="dxa"/>
          </w:tcPr>
          <w:p w14:paraId="1FB185E7" w14:textId="2C5D1116" w:rsidR="007A1F44" w:rsidRPr="00977EA3" w:rsidDel="00CB5474" w:rsidRDefault="007A1F44" w:rsidP="00A53067">
            <w:pPr>
              <w:pStyle w:val="TableEntry"/>
              <w:rPr>
                <w:del w:id="1069" w:author="Gregorio Canal" w:date="2019-05-22T15:09:00Z"/>
                <w:noProof w:val="0"/>
              </w:rPr>
            </w:pPr>
            <w:del w:id="1070" w:author="Gregorio Canal" w:date="2019-05-22T15:09:00Z">
              <w:r w:rsidRPr="00977EA3" w:rsidDel="00CB5474">
                <w:rPr>
                  <w:noProof w:val="0"/>
                </w:rPr>
                <w:delText>soap</w:delText>
              </w:r>
            </w:del>
          </w:p>
        </w:tc>
        <w:tc>
          <w:tcPr>
            <w:tcW w:w="6210" w:type="dxa"/>
          </w:tcPr>
          <w:p w14:paraId="786ABBB7" w14:textId="0048A06A" w:rsidR="007A1F44" w:rsidRPr="00977EA3" w:rsidDel="00CB5474" w:rsidRDefault="007A1F44" w:rsidP="00A53067">
            <w:pPr>
              <w:pStyle w:val="TableEntry"/>
              <w:rPr>
                <w:del w:id="1071" w:author="Gregorio Canal" w:date="2019-05-22T15:09:00Z"/>
                <w:noProof w:val="0"/>
              </w:rPr>
            </w:pPr>
            <w:del w:id="1072" w:author="Gregorio Canal" w:date="2019-05-22T15:09:00Z">
              <w:r w:rsidRPr="00977EA3" w:rsidDel="00CB5474">
                <w:rPr>
                  <w:noProof w:val="0"/>
                </w:rPr>
                <w:delText>http://schemas.xmlsoap.org/wsdl/soap/</w:delText>
              </w:r>
            </w:del>
          </w:p>
        </w:tc>
      </w:tr>
      <w:tr w:rsidR="007A1F44" w:rsidRPr="00977EA3" w:rsidDel="00CB5474" w14:paraId="0E35E0E1" w14:textId="7C8B549E" w:rsidTr="00601E92">
        <w:trPr>
          <w:jc w:val="center"/>
          <w:del w:id="1073" w:author="Gregorio Canal" w:date="2019-05-22T15:09:00Z"/>
        </w:trPr>
        <w:tc>
          <w:tcPr>
            <w:tcW w:w="1998" w:type="dxa"/>
          </w:tcPr>
          <w:p w14:paraId="56C56E38" w14:textId="03F15B90" w:rsidR="007A1F44" w:rsidRPr="00977EA3" w:rsidDel="00CB5474" w:rsidRDefault="007A1F44" w:rsidP="00A53067">
            <w:pPr>
              <w:pStyle w:val="TableEntry"/>
              <w:rPr>
                <w:del w:id="1074" w:author="Gregorio Canal" w:date="2019-05-22T15:09:00Z"/>
                <w:noProof w:val="0"/>
              </w:rPr>
            </w:pPr>
            <w:del w:id="1075" w:author="Gregorio Canal" w:date="2019-05-22T15:09:00Z">
              <w:r w:rsidRPr="00977EA3" w:rsidDel="00CB5474">
                <w:rPr>
                  <w:noProof w:val="0"/>
                </w:rPr>
                <w:delText>soap12</w:delText>
              </w:r>
            </w:del>
          </w:p>
        </w:tc>
        <w:tc>
          <w:tcPr>
            <w:tcW w:w="6210" w:type="dxa"/>
          </w:tcPr>
          <w:p w14:paraId="6F22341B" w14:textId="3BC12A94" w:rsidR="007A1F44" w:rsidRPr="00977EA3" w:rsidDel="00CB5474" w:rsidRDefault="007A1F44" w:rsidP="00A53067">
            <w:pPr>
              <w:pStyle w:val="TableEntry"/>
              <w:rPr>
                <w:del w:id="1076" w:author="Gregorio Canal" w:date="2019-05-22T15:09:00Z"/>
                <w:noProof w:val="0"/>
              </w:rPr>
            </w:pPr>
            <w:del w:id="1077" w:author="Gregorio Canal" w:date="2019-05-22T15:09:00Z">
              <w:r w:rsidRPr="00977EA3" w:rsidDel="00CB5474">
                <w:rPr>
                  <w:noProof w:val="0"/>
                </w:rPr>
                <w:delText>http://schemas.xmlsoap.org/wsdl/soap12/</w:delText>
              </w:r>
            </w:del>
          </w:p>
        </w:tc>
      </w:tr>
      <w:tr w:rsidR="007A1F44" w:rsidRPr="00977EA3" w:rsidDel="00CB5474" w14:paraId="0B456498" w14:textId="6CBBA8F3" w:rsidTr="00601E92">
        <w:trPr>
          <w:jc w:val="center"/>
          <w:del w:id="1078" w:author="Gregorio Canal" w:date="2019-05-22T15:09:00Z"/>
        </w:trPr>
        <w:tc>
          <w:tcPr>
            <w:tcW w:w="1998" w:type="dxa"/>
          </w:tcPr>
          <w:p w14:paraId="4400CEF6" w14:textId="389C9494" w:rsidR="007A1F44" w:rsidRPr="00977EA3" w:rsidDel="00CB5474" w:rsidRDefault="007A1F44" w:rsidP="00A53067">
            <w:pPr>
              <w:pStyle w:val="TableEntry"/>
              <w:rPr>
                <w:del w:id="1079" w:author="Gregorio Canal" w:date="2019-05-22T15:09:00Z"/>
                <w:noProof w:val="0"/>
              </w:rPr>
            </w:pPr>
            <w:del w:id="1080" w:author="Gregorio Canal" w:date="2019-05-22T15:09:00Z">
              <w:r w:rsidRPr="00977EA3" w:rsidDel="00CB5474">
                <w:rPr>
                  <w:noProof w:val="0"/>
                </w:rPr>
                <w:delText>wsaw</w:delText>
              </w:r>
            </w:del>
          </w:p>
        </w:tc>
        <w:tc>
          <w:tcPr>
            <w:tcW w:w="6210" w:type="dxa"/>
          </w:tcPr>
          <w:p w14:paraId="6E10882F" w14:textId="1E2AD860" w:rsidR="007A1F44" w:rsidRPr="00977EA3" w:rsidDel="00CB5474" w:rsidRDefault="007A1F44" w:rsidP="00A53067">
            <w:pPr>
              <w:pStyle w:val="TableEntry"/>
              <w:rPr>
                <w:del w:id="1081" w:author="Gregorio Canal" w:date="2019-05-22T15:09:00Z"/>
                <w:noProof w:val="0"/>
              </w:rPr>
            </w:pPr>
            <w:del w:id="1082" w:author="Gregorio Canal" w:date="2019-05-22T15:09:00Z">
              <w:r w:rsidRPr="00977EA3" w:rsidDel="00CB5474">
                <w:rPr>
                  <w:noProof w:val="0"/>
                </w:rPr>
                <w:delText>http://www.w3.org/2006/05/addressing/wsdl/</w:delText>
              </w:r>
            </w:del>
          </w:p>
        </w:tc>
      </w:tr>
      <w:tr w:rsidR="007A1F44" w:rsidRPr="00977EA3" w:rsidDel="00CB5474" w14:paraId="0FF5F624" w14:textId="36165835" w:rsidTr="00601E92">
        <w:trPr>
          <w:jc w:val="center"/>
          <w:del w:id="1083" w:author="Gregorio Canal" w:date="2019-05-22T15:09:00Z"/>
        </w:trPr>
        <w:tc>
          <w:tcPr>
            <w:tcW w:w="1998" w:type="dxa"/>
          </w:tcPr>
          <w:p w14:paraId="0030D5E4" w14:textId="0FFA9ACD" w:rsidR="007A1F44" w:rsidRPr="00977EA3" w:rsidDel="00CB5474" w:rsidRDefault="007A1F44" w:rsidP="00A53067">
            <w:pPr>
              <w:pStyle w:val="TableEntry"/>
              <w:rPr>
                <w:del w:id="1084" w:author="Gregorio Canal" w:date="2019-05-22T15:09:00Z"/>
                <w:noProof w:val="0"/>
              </w:rPr>
            </w:pPr>
            <w:del w:id="1085" w:author="Gregorio Canal" w:date="2019-05-22T15:09:00Z">
              <w:r w:rsidRPr="00977EA3" w:rsidDel="00CB5474">
                <w:rPr>
                  <w:noProof w:val="0"/>
                </w:rPr>
                <w:delText>xsd</w:delText>
              </w:r>
            </w:del>
          </w:p>
        </w:tc>
        <w:tc>
          <w:tcPr>
            <w:tcW w:w="6210" w:type="dxa"/>
          </w:tcPr>
          <w:p w14:paraId="6C8A47EB" w14:textId="634DADED" w:rsidR="007A1F44" w:rsidRPr="00977EA3" w:rsidDel="00CB5474" w:rsidRDefault="007A1F44" w:rsidP="00A53067">
            <w:pPr>
              <w:pStyle w:val="TableEntry"/>
              <w:rPr>
                <w:del w:id="1086" w:author="Gregorio Canal" w:date="2019-05-22T15:09:00Z"/>
                <w:noProof w:val="0"/>
              </w:rPr>
            </w:pPr>
            <w:del w:id="1087" w:author="Gregorio Canal" w:date="2019-05-22T15:09:00Z">
              <w:r w:rsidRPr="00977EA3" w:rsidDel="00CB5474">
                <w:rPr>
                  <w:noProof w:val="0"/>
                </w:rPr>
                <w:delText>http://www.w3.org/2001/XMLSchema</w:delText>
              </w:r>
            </w:del>
          </w:p>
        </w:tc>
      </w:tr>
      <w:tr w:rsidR="007A1F44" w:rsidRPr="00977EA3" w:rsidDel="00CB5474" w14:paraId="5AC0F3B5" w14:textId="18C11BBB" w:rsidTr="00601E92">
        <w:trPr>
          <w:jc w:val="center"/>
          <w:del w:id="1088" w:author="Gregorio Canal" w:date="2019-05-22T15:09:00Z"/>
        </w:trPr>
        <w:tc>
          <w:tcPr>
            <w:tcW w:w="1998" w:type="dxa"/>
          </w:tcPr>
          <w:p w14:paraId="69F07700" w14:textId="230486C5" w:rsidR="007A1F44" w:rsidRPr="00977EA3" w:rsidDel="00CB5474" w:rsidRDefault="007A1F44" w:rsidP="00A53067">
            <w:pPr>
              <w:pStyle w:val="TableEntry"/>
              <w:rPr>
                <w:del w:id="1089" w:author="Gregorio Canal" w:date="2019-05-22T15:09:00Z"/>
                <w:noProof w:val="0"/>
              </w:rPr>
            </w:pPr>
            <w:del w:id="1090" w:author="Gregorio Canal" w:date="2019-05-22T15:09:00Z">
              <w:r w:rsidRPr="00977EA3" w:rsidDel="00CB5474">
                <w:rPr>
                  <w:noProof w:val="0"/>
                </w:rPr>
                <w:delText>ihe</w:delText>
              </w:r>
            </w:del>
          </w:p>
        </w:tc>
        <w:tc>
          <w:tcPr>
            <w:tcW w:w="6210" w:type="dxa"/>
          </w:tcPr>
          <w:p w14:paraId="4912367B" w14:textId="0D874079" w:rsidR="007A1F44" w:rsidRPr="00977EA3" w:rsidDel="00CB5474" w:rsidRDefault="007A1F44" w:rsidP="00A53067">
            <w:pPr>
              <w:pStyle w:val="TableEntry"/>
              <w:rPr>
                <w:del w:id="1091" w:author="Gregorio Canal" w:date="2019-05-22T15:09:00Z"/>
                <w:noProof w:val="0"/>
              </w:rPr>
            </w:pPr>
            <w:del w:id="1092" w:author="Gregorio Canal" w:date="2019-05-22T15:09:00Z">
              <w:r w:rsidRPr="00977EA3" w:rsidDel="00CB5474">
                <w:rPr>
                  <w:noProof w:val="0"/>
                </w:rPr>
                <w:delText>urn:ihe:iti:xds-b:2007</w:delText>
              </w:r>
            </w:del>
          </w:p>
        </w:tc>
      </w:tr>
      <w:tr w:rsidR="007A1F44" w:rsidRPr="00977EA3" w:rsidDel="00CB5474" w14:paraId="5CF38FE7" w14:textId="15DA44E9" w:rsidTr="00601E92">
        <w:trPr>
          <w:jc w:val="center"/>
          <w:del w:id="1093" w:author="Gregorio Canal" w:date="2019-05-22T15:09:00Z"/>
        </w:trPr>
        <w:tc>
          <w:tcPr>
            <w:tcW w:w="1998" w:type="dxa"/>
          </w:tcPr>
          <w:p w14:paraId="37525D97" w14:textId="2A2D12D8" w:rsidR="007A1F44" w:rsidRPr="00977EA3" w:rsidDel="00CB5474" w:rsidRDefault="007A1F44" w:rsidP="00A53067">
            <w:pPr>
              <w:pStyle w:val="TableEntry"/>
              <w:rPr>
                <w:del w:id="1094" w:author="Gregorio Canal" w:date="2019-05-22T15:09:00Z"/>
                <w:noProof w:val="0"/>
              </w:rPr>
            </w:pPr>
            <w:del w:id="1095" w:author="Gregorio Canal" w:date="2019-05-22T15:09:00Z">
              <w:r w:rsidRPr="00977EA3" w:rsidDel="00CB5474">
                <w:rPr>
                  <w:noProof w:val="0"/>
                </w:rPr>
                <w:delText>rs</w:delText>
              </w:r>
            </w:del>
          </w:p>
        </w:tc>
        <w:tc>
          <w:tcPr>
            <w:tcW w:w="6210" w:type="dxa"/>
          </w:tcPr>
          <w:p w14:paraId="6DDD46D7" w14:textId="7FBD2250" w:rsidR="007A1F44" w:rsidRPr="00977EA3" w:rsidDel="00CB5474" w:rsidRDefault="007A1F44" w:rsidP="00A53067">
            <w:pPr>
              <w:pStyle w:val="TableEntry"/>
              <w:rPr>
                <w:del w:id="1096" w:author="Gregorio Canal" w:date="2019-05-22T15:09:00Z"/>
                <w:noProof w:val="0"/>
              </w:rPr>
            </w:pPr>
            <w:del w:id="1097" w:author="Gregorio Canal" w:date="2019-05-22T15:09:00Z">
              <w:r w:rsidRPr="00977EA3" w:rsidDel="00CB5474">
                <w:rPr>
                  <w:noProof w:val="0"/>
                </w:rPr>
                <w:delText>urn:oasis:names:tc:ebxml-regrep:xsd:rs:3.0</w:delText>
              </w:r>
            </w:del>
          </w:p>
        </w:tc>
      </w:tr>
      <w:tr w:rsidR="007A1F44" w:rsidRPr="00977EA3" w:rsidDel="00CB5474" w14:paraId="6DD88683" w14:textId="07EA0E44" w:rsidTr="00601E92">
        <w:trPr>
          <w:jc w:val="center"/>
          <w:del w:id="1098" w:author="Gregorio Canal" w:date="2019-05-22T15:09:00Z"/>
        </w:trPr>
        <w:tc>
          <w:tcPr>
            <w:tcW w:w="1998" w:type="dxa"/>
          </w:tcPr>
          <w:p w14:paraId="06E47D0B" w14:textId="170EADCC" w:rsidR="007A1F44" w:rsidRPr="00977EA3" w:rsidDel="00CB5474" w:rsidRDefault="007A1F44" w:rsidP="00A53067">
            <w:pPr>
              <w:pStyle w:val="TableEntry"/>
              <w:rPr>
                <w:del w:id="1099" w:author="Gregorio Canal" w:date="2019-05-22T15:09:00Z"/>
                <w:noProof w:val="0"/>
              </w:rPr>
            </w:pPr>
            <w:del w:id="1100" w:author="Gregorio Canal" w:date="2019-05-22T15:09:00Z">
              <w:r w:rsidRPr="00977EA3" w:rsidDel="00CB5474">
                <w:rPr>
                  <w:noProof w:val="0"/>
                </w:rPr>
                <w:delText>lcm</w:delText>
              </w:r>
            </w:del>
          </w:p>
        </w:tc>
        <w:tc>
          <w:tcPr>
            <w:tcW w:w="6210" w:type="dxa"/>
          </w:tcPr>
          <w:p w14:paraId="069DC699" w14:textId="24BD2967" w:rsidR="007A1F44" w:rsidRPr="00977EA3" w:rsidDel="00CB5474" w:rsidRDefault="007A1F44" w:rsidP="00A53067">
            <w:pPr>
              <w:pStyle w:val="TableEntry"/>
              <w:rPr>
                <w:del w:id="1101" w:author="Gregorio Canal" w:date="2019-05-22T15:09:00Z"/>
                <w:noProof w:val="0"/>
              </w:rPr>
            </w:pPr>
            <w:del w:id="1102" w:author="Gregorio Canal" w:date="2019-05-22T15:09:00Z">
              <w:r w:rsidRPr="00977EA3" w:rsidDel="00CB5474">
                <w:rPr>
                  <w:noProof w:val="0"/>
                  <w:highlight w:val="white"/>
                </w:rPr>
                <w:delText>urn:oasis:names:tc:ebxml-regrep:xsd:lcm:3.0</w:delText>
              </w:r>
            </w:del>
          </w:p>
        </w:tc>
      </w:tr>
      <w:tr w:rsidR="007A1F44" w:rsidRPr="00977EA3" w:rsidDel="00CB5474" w14:paraId="508D07C7" w14:textId="1B6BA70F" w:rsidTr="00601E92">
        <w:trPr>
          <w:jc w:val="center"/>
          <w:del w:id="1103" w:author="Gregorio Canal" w:date="2019-05-22T15:09:00Z"/>
        </w:trPr>
        <w:tc>
          <w:tcPr>
            <w:tcW w:w="1998" w:type="dxa"/>
          </w:tcPr>
          <w:p w14:paraId="26AD52DE" w14:textId="4EA4F961" w:rsidR="007A1F44" w:rsidRPr="00977EA3" w:rsidDel="00CB5474" w:rsidRDefault="007A1F44" w:rsidP="00A53067">
            <w:pPr>
              <w:pStyle w:val="TableEntry"/>
              <w:rPr>
                <w:del w:id="1104" w:author="Gregorio Canal" w:date="2019-05-22T15:09:00Z"/>
                <w:noProof w:val="0"/>
              </w:rPr>
            </w:pPr>
            <w:del w:id="1105" w:author="Gregorio Canal" w:date="2019-05-22T15:09:00Z">
              <w:r w:rsidRPr="00977EA3" w:rsidDel="00CB5474">
                <w:rPr>
                  <w:noProof w:val="0"/>
                </w:rPr>
                <w:delText>query</w:delText>
              </w:r>
            </w:del>
          </w:p>
        </w:tc>
        <w:tc>
          <w:tcPr>
            <w:tcW w:w="6210" w:type="dxa"/>
          </w:tcPr>
          <w:p w14:paraId="6250CB1D" w14:textId="5A196605" w:rsidR="007A1F44" w:rsidRPr="00977EA3" w:rsidDel="00CB5474" w:rsidRDefault="007A1F44" w:rsidP="00A53067">
            <w:pPr>
              <w:pStyle w:val="TableEntry"/>
              <w:rPr>
                <w:del w:id="1106" w:author="Gregorio Canal" w:date="2019-05-22T15:09:00Z"/>
                <w:noProof w:val="0"/>
              </w:rPr>
            </w:pPr>
            <w:del w:id="1107" w:author="Gregorio Canal" w:date="2019-05-22T15:09:00Z">
              <w:r w:rsidRPr="00977EA3" w:rsidDel="00CB5474">
                <w:rPr>
                  <w:noProof w:val="0"/>
                  <w:highlight w:val="white"/>
                </w:rPr>
                <w:delText>urn:oasis:names:tc:ebxml-regrep:xsd:query:3.0</w:delText>
              </w:r>
            </w:del>
          </w:p>
        </w:tc>
      </w:tr>
    </w:tbl>
    <w:commentRangeEnd w:id="1060"/>
    <w:p w14:paraId="4D703AE1" w14:textId="77777777" w:rsidR="007A1F44" w:rsidRPr="00977EA3" w:rsidRDefault="00CB5474" w:rsidP="00FC2358">
      <w:pPr>
        <w:pStyle w:val="Corpotesto"/>
      </w:pPr>
      <w:r>
        <w:rPr>
          <w:rStyle w:val="Rimandocommento"/>
        </w:rPr>
        <w:commentReference w:id="1060"/>
      </w:r>
    </w:p>
    <w:p w14:paraId="658F9E8E" w14:textId="77777777" w:rsidR="007A1F44" w:rsidRPr="00977EA3" w:rsidRDefault="007A1F44" w:rsidP="00E13968">
      <w:pPr>
        <w:pStyle w:val="Corpotesto"/>
      </w:pPr>
      <w:r w:rsidRPr="00977EA3">
        <w:rPr>
          <w:b/>
        </w:rPr>
        <w:t>Responding Gateway:</w:t>
      </w:r>
      <w:r w:rsidRPr="00977EA3">
        <w:t xml:space="preserve"> These are the requirements for the Cross Gateway Query transaction presented in the order in which they would appear in the Responding Gateway WSDL definition:</w:t>
      </w:r>
    </w:p>
    <w:p w14:paraId="51C29F1A" w14:textId="77777777" w:rsidR="008E3CF3" w:rsidRPr="00977EA3" w:rsidRDefault="007A1F44" w:rsidP="00EC243F">
      <w:pPr>
        <w:pStyle w:val="Puntoelenco2"/>
      </w:pPr>
      <w:r w:rsidRPr="00977EA3">
        <w:t>The following types shall be imported (</w:t>
      </w:r>
      <w:proofErr w:type="spellStart"/>
      <w:r w:rsidRPr="00977EA3">
        <w:t>xsd:import</w:t>
      </w:r>
      <w:proofErr w:type="spellEnd"/>
      <w:r w:rsidRPr="00977EA3">
        <w:t>) in the /definitions/types section:</w:t>
      </w:r>
    </w:p>
    <w:p w14:paraId="325E8967" w14:textId="77777777" w:rsidR="008E3CF3" w:rsidRPr="00977EA3" w:rsidRDefault="007A1F44" w:rsidP="00EC243F">
      <w:pPr>
        <w:pStyle w:val="Puntoelenco3"/>
        <w:numPr>
          <w:ilvl w:val="0"/>
          <w:numId w:val="17"/>
        </w:numPr>
      </w:pPr>
      <w:r w:rsidRPr="00977EA3">
        <w:t xml:space="preserve">namespace=" urn:oasis:names:tc:ebxml-regrep:xsd:query:3.0", </w:t>
      </w:r>
      <w:proofErr w:type="spellStart"/>
      <w:r w:rsidRPr="00977EA3">
        <w:t>schemaLocation</w:t>
      </w:r>
      <w:proofErr w:type="spellEnd"/>
      <w:r w:rsidRPr="00977EA3">
        <w:t>="query.xsd"</w:t>
      </w:r>
    </w:p>
    <w:p w14:paraId="6FCA0FE7" w14:textId="77777777" w:rsidR="008E3CF3" w:rsidRPr="00977EA3" w:rsidRDefault="007A1F44" w:rsidP="003462A5">
      <w:pPr>
        <w:pStyle w:val="Puntoelenco2"/>
        <w:numPr>
          <w:ilvl w:val="0"/>
          <w:numId w:val="51"/>
        </w:numPr>
      </w:pPr>
      <w:r w:rsidRPr="00977EA3">
        <w:t>The /definitions/message/part/@element attribute of the Cross Gateway Query Request message shall be defined as “</w:t>
      </w:r>
      <w:proofErr w:type="spellStart"/>
      <w:r w:rsidRPr="00977EA3">
        <w:t>query:AdhocQueryRequest</w:t>
      </w:r>
      <w:proofErr w:type="spellEnd"/>
      <w:r w:rsidRPr="00977EA3">
        <w:t>”</w:t>
      </w:r>
    </w:p>
    <w:p w14:paraId="35D108CE" w14:textId="77777777" w:rsidR="008E3CF3" w:rsidRPr="00977EA3" w:rsidRDefault="007A1F44" w:rsidP="00EC243F">
      <w:pPr>
        <w:pStyle w:val="Puntoelenco2"/>
      </w:pPr>
      <w:r w:rsidRPr="00977EA3">
        <w:t>The /definitions/message/part/@element attribute of the Cross Gateway Query Response message shall be defined as “</w:t>
      </w:r>
      <w:proofErr w:type="spellStart"/>
      <w:r w:rsidRPr="00977EA3">
        <w:t>query:AdhocQueryResponse</w:t>
      </w:r>
      <w:proofErr w:type="spellEnd"/>
      <w:r w:rsidRPr="00977EA3">
        <w:t>”</w:t>
      </w:r>
    </w:p>
    <w:p w14:paraId="2F4B924A" w14:textId="77777777" w:rsidR="008E3CF3" w:rsidRPr="00977EA3" w:rsidRDefault="007A1F44" w:rsidP="00EC243F">
      <w:pPr>
        <w:pStyle w:val="Puntoelenco2"/>
      </w:pPr>
      <w:r w:rsidRPr="00977EA3">
        <w:t>Refer to Table 3.38.5-2 below for additional attribute requirements</w:t>
      </w:r>
    </w:p>
    <w:p w14:paraId="5B1902B2" w14:textId="77777777" w:rsidR="007A1F44" w:rsidRPr="00977EA3" w:rsidRDefault="007A1F44" w:rsidP="00E13968">
      <w:pPr>
        <w:pStyle w:val="TableTitle"/>
        <w:rPr>
          <w:noProof w:val="0"/>
        </w:rPr>
      </w:pPr>
      <w:r w:rsidRPr="00977EA3">
        <w:rPr>
          <w:noProof w:val="0"/>
        </w:rPr>
        <w:t>Table 3.38.5-2: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018"/>
        <w:gridCol w:w="3577"/>
      </w:tblGrid>
      <w:tr w:rsidR="007A1F44" w:rsidRPr="00977EA3" w14:paraId="07FA5F58" w14:textId="77777777" w:rsidTr="003462A5">
        <w:trPr>
          <w:tblHeader/>
          <w:jc w:val="center"/>
        </w:trPr>
        <w:tc>
          <w:tcPr>
            <w:tcW w:w="5018" w:type="dxa"/>
            <w:shd w:val="clear" w:color="auto" w:fill="D9D9D9"/>
          </w:tcPr>
          <w:p w14:paraId="6989600C" w14:textId="77777777" w:rsidR="007A1F44" w:rsidRPr="00977EA3" w:rsidRDefault="007A1F44" w:rsidP="00A063AC">
            <w:pPr>
              <w:pStyle w:val="TableEntryHeader"/>
              <w:rPr>
                <w:noProof w:val="0"/>
              </w:rPr>
            </w:pPr>
            <w:r w:rsidRPr="00977EA3">
              <w:rPr>
                <w:noProof w:val="0"/>
              </w:rPr>
              <w:t>Attribute</w:t>
            </w:r>
          </w:p>
        </w:tc>
        <w:tc>
          <w:tcPr>
            <w:tcW w:w="3577" w:type="dxa"/>
            <w:shd w:val="clear" w:color="auto" w:fill="D9D9D9"/>
          </w:tcPr>
          <w:p w14:paraId="56369B8D" w14:textId="77777777" w:rsidR="007A1F44" w:rsidRPr="00977EA3" w:rsidRDefault="007A1F44" w:rsidP="00A53067">
            <w:pPr>
              <w:pStyle w:val="TableEntryHeader"/>
              <w:rPr>
                <w:noProof w:val="0"/>
              </w:rPr>
            </w:pPr>
            <w:r w:rsidRPr="00977EA3">
              <w:rPr>
                <w:noProof w:val="0"/>
              </w:rPr>
              <w:t>Value</w:t>
            </w:r>
          </w:p>
        </w:tc>
      </w:tr>
      <w:tr w:rsidR="007A1F44" w:rsidRPr="00977EA3" w14:paraId="7BC6277F" w14:textId="77777777" w:rsidTr="003462A5">
        <w:trPr>
          <w:jc w:val="center"/>
        </w:trPr>
        <w:tc>
          <w:tcPr>
            <w:tcW w:w="5018" w:type="dxa"/>
          </w:tcPr>
          <w:p w14:paraId="2B2874C2" w14:textId="77777777" w:rsidR="007A1F44" w:rsidRPr="00977EA3" w:rsidRDefault="007A1F44" w:rsidP="009833EE">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w:t>
            </w:r>
            <w:proofErr w:type="spellStart"/>
            <w:r w:rsidRPr="00977EA3">
              <w:rPr>
                <w:noProof w:val="0"/>
              </w:rPr>
              <w:t>operation@name</w:t>
            </w:r>
            <w:proofErr w:type="spellEnd"/>
          </w:p>
        </w:tc>
        <w:tc>
          <w:tcPr>
            <w:tcW w:w="3577" w:type="dxa"/>
          </w:tcPr>
          <w:p w14:paraId="4A13FC62" w14:textId="77777777" w:rsidR="007A1F44" w:rsidRPr="00977EA3" w:rsidRDefault="007A1F44" w:rsidP="009833EE">
            <w:pPr>
              <w:pStyle w:val="TableEntry"/>
              <w:rPr>
                <w:noProof w:val="0"/>
              </w:rPr>
            </w:pPr>
            <w:proofErr w:type="spellStart"/>
            <w:r w:rsidRPr="00977EA3">
              <w:rPr>
                <w:noProof w:val="0"/>
              </w:rPr>
              <w:t>RespondingGateway_CrossGatewayQuery</w:t>
            </w:r>
            <w:proofErr w:type="spellEnd"/>
          </w:p>
        </w:tc>
      </w:tr>
      <w:tr w:rsidR="007A1F44" w:rsidRPr="00977EA3" w14:paraId="14C94F9F" w14:textId="77777777" w:rsidTr="003462A5">
        <w:trPr>
          <w:jc w:val="center"/>
        </w:trPr>
        <w:tc>
          <w:tcPr>
            <w:tcW w:w="5018" w:type="dxa"/>
          </w:tcPr>
          <w:p w14:paraId="7BE6228D" w14:textId="77777777" w:rsidR="007A1F44" w:rsidRPr="00977EA3" w:rsidRDefault="007A1F44" w:rsidP="009833EE">
            <w:pPr>
              <w:pStyle w:val="TableEntry"/>
              <w:rPr>
                <w:noProof w:val="0"/>
              </w:rPr>
            </w:pPr>
            <w:r w:rsidRPr="00977EA3">
              <w:rPr>
                <w:noProof w:val="0"/>
              </w:rPr>
              <w:lastRenderedPageBreak/>
              <w:t>/definitions/</w:t>
            </w:r>
            <w:proofErr w:type="spellStart"/>
            <w:r w:rsidRPr="00977EA3">
              <w:rPr>
                <w:noProof w:val="0"/>
              </w:rPr>
              <w:t>portType</w:t>
            </w:r>
            <w:proofErr w:type="spellEnd"/>
            <w:r w:rsidRPr="00977EA3">
              <w:rPr>
                <w:noProof w:val="0"/>
              </w:rPr>
              <w:t>/operation/input/@</w:t>
            </w:r>
            <w:proofErr w:type="spellStart"/>
            <w:r w:rsidRPr="00977EA3">
              <w:rPr>
                <w:noProof w:val="0"/>
              </w:rPr>
              <w:t>wsaw:Action</w:t>
            </w:r>
            <w:proofErr w:type="spellEnd"/>
          </w:p>
        </w:tc>
        <w:tc>
          <w:tcPr>
            <w:tcW w:w="3577" w:type="dxa"/>
          </w:tcPr>
          <w:p w14:paraId="46C87F52" w14:textId="77777777" w:rsidR="007A1F44" w:rsidRPr="00977EA3" w:rsidRDefault="007A1F44" w:rsidP="009833EE">
            <w:pPr>
              <w:pStyle w:val="TableEntry"/>
              <w:rPr>
                <w:noProof w:val="0"/>
              </w:rPr>
            </w:pPr>
            <w:r w:rsidRPr="00977EA3">
              <w:rPr>
                <w:noProof w:val="0"/>
              </w:rPr>
              <w:t>urn:ihe:iti:2007:CrossGatewayQuery</w:t>
            </w:r>
          </w:p>
        </w:tc>
      </w:tr>
      <w:tr w:rsidR="007A1F44" w:rsidRPr="00977EA3" w14:paraId="4BC1FD14" w14:textId="77777777" w:rsidTr="003462A5">
        <w:trPr>
          <w:jc w:val="center"/>
        </w:trPr>
        <w:tc>
          <w:tcPr>
            <w:tcW w:w="5018" w:type="dxa"/>
          </w:tcPr>
          <w:p w14:paraId="0A0050A5" w14:textId="77777777" w:rsidR="007A1F44" w:rsidRPr="00977EA3" w:rsidRDefault="007A1F44" w:rsidP="009833EE">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/operation/output/@</w:t>
            </w:r>
            <w:proofErr w:type="spellStart"/>
            <w:r w:rsidRPr="00977EA3">
              <w:rPr>
                <w:noProof w:val="0"/>
              </w:rPr>
              <w:t>wsaw:Action</w:t>
            </w:r>
            <w:proofErr w:type="spellEnd"/>
          </w:p>
        </w:tc>
        <w:tc>
          <w:tcPr>
            <w:tcW w:w="3577" w:type="dxa"/>
          </w:tcPr>
          <w:p w14:paraId="4922812A" w14:textId="77777777" w:rsidR="007A1F44" w:rsidRPr="00977EA3" w:rsidRDefault="007A1F44" w:rsidP="009833EE">
            <w:pPr>
              <w:pStyle w:val="TableEntry"/>
              <w:rPr>
                <w:noProof w:val="0"/>
              </w:rPr>
            </w:pPr>
            <w:r w:rsidRPr="00977EA3">
              <w:rPr>
                <w:noProof w:val="0"/>
              </w:rPr>
              <w:t>urn:ihe:iti:2007:CrossGatewayQueryResponse</w:t>
            </w:r>
          </w:p>
        </w:tc>
      </w:tr>
      <w:tr w:rsidR="006A5355" w:rsidRPr="00977EA3" w14:paraId="6C3CD0A7" w14:textId="77777777" w:rsidTr="003462A5">
        <w:trPr>
          <w:jc w:val="center"/>
        </w:trPr>
        <w:tc>
          <w:tcPr>
            <w:tcW w:w="5018" w:type="dxa"/>
          </w:tcPr>
          <w:p w14:paraId="6C16B36B" w14:textId="6353FE1B"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3577" w:type="dxa"/>
          </w:tcPr>
          <w:p w14:paraId="3DEDF0D4" w14:textId="28484367" w:rsidR="006A5355" w:rsidRPr="00977EA3" w:rsidRDefault="006A5355" w:rsidP="006A5355">
            <w:pPr>
              <w:pStyle w:val="TableEntry"/>
              <w:rPr>
                <w:noProof w:val="0"/>
              </w:rPr>
            </w:pPr>
            <w:r w:rsidRPr="00977EA3">
              <w:rPr>
                <w:noProof w:val="0"/>
              </w:rPr>
              <w:t>false</w:t>
            </w:r>
          </w:p>
        </w:tc>
      </w:tr>
    </w:tbl>
    <w:p w14:paraId="741D7620" w14:textId="77777777" w:rsidR="007A1F44" w:rsidRPr="00977EA3" w:rsidRDefault="007A1F44" w:rsidP="00FC2358">
      <w:pPr>
        <w:pStyle w:val="Corpotesto"/>
      </w:pPr>
    </w:p>
    <w:p w14:paraId="2949935A" w14:textId="77777777" w:rsidR="007A1F44" w:rsidRPr="00977EA3" w:rsidRDefault="007A1F44" w:rsidP="00E13968">
      <w:pPr>
        <w:pStyle w:val="Corpotesto"/>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7F429B" w:rsidRPr="00977EA3">
        <w:fldChar w:fldCharType="begin"/>
      </w:r>
      <w:r w:rsidRPr="00977EA3">
        <w:instrText xml:space="preserve"> REF _Ref177981702 \h </w:instrText>
      </w:r>
      <w:r w:rsidR="007F429B" w:rsidRPr="00977EA3">
        <w:fldChar w:fldCharType="separate"/>
      </w:r>
      <w:r w:rsidR="00531CD4" w:rsidRPr="00977EA3">
        <w:t>3.38.5.1 Sample SOAP Messages</w:t>
      </w:r>
      <w:r w:rsidR="007F429B" w:rsidRPr="00977EA3">
        <w:fldChar w:fldCharType="end"/>
      </w:r>
      <w:r w:rsidRPr="00977EA3">
        <w:t>.</w:t>
      </w:r>
    </w:p>
    <w:p w14:paraId="06A6A290" w14:textId="540A9A57" w:rsidR="007A1F44" w:rsidRPr="00977EA3" w:rsidRDefault="007A1F44" w:rsidP="00E13968">
      <w:pPr>
        <w:pStyle w:val="Corpotesto"/>
      </w:pPr>
      <w:r w:rsidRPr="00977EA3">
        <w:t>For informative WSDL for the Responding Gateway see ITI TF-2x: Appendix W.</w:t>
      </w:r>
    </w:p>
    <w:p w14:paraId="41B73100" w14:textId="77777777" w:rsidR="007A1F44" w:rsidRPr="00977EA3" w:rsidRDefault="007A1F44" w:rsidP="00E13968">
      <w:pPr>
        <w:pStyle w:val="Titolo4"/>
        <w:numPr>
          <w:ilvl w:val="0"/>
          <w:numId w:val="0"/>
        </w:numPr>
        <w:tabs>
          <w:tab w:val="clear" w:pos="2160"/>
          <w:tab w:val="clear" w:pos="2880"/>
          <w:tab w:val="clear" w:pos="3600"/>
        </w:tabs>
        <w:rPr>
          <w:noProof w:val="0"/>
        </w:rPr>
      </w:pPr>
      <w:bookmarkStart w:id="1108" w:name="_Ref177981702"/>
      <w:bookmarkStart w:id="1109" w:name="_Toc398544254"/>
      <w:r w:rsidRPr="00977EA3">
        <w:rPr>
          <w:noProof w:val="0"/>
        </w:rPr>
        <w:t>3.38.5.1 Sample SOAP Messages</w:t>
      </w:r>
      <w:bookmarkEnd w:id="1108"/>
      <w:bookmarkEnd w:id="1109"/>
    </w:p>
    <w:p w14:paraId="2BDF99CE" w14:textId="77777777" w:rsidR="007A1F44" w:rsidRPr="00977EA3" w:rsidRDefault="007A1F44" w:rsidP="00E13968">
      <w:pPr>
        <w:pStyle w:val="Corpotesto"/>
      </w:pPr>
      <w:r w:rsidRPr="00977EA3">
        <w:t>The samples in the following two sections show a typical SOAP request and its relative SOAP response. The sample messages also show the WS-Addressing headers &lt;Action/&gt;, &lt;</w:t>
      </w:r>
      <w:proofErr w:type="spellStart"/>
      <w:r w:rsidRPr="00977EA3">
        <w:t>MessageID</w:t>
      </w:r>
      <w:proofErr w:type="spellEnd"/>
      <w:r w:rsidRPr="00977EA3">
        <w:t>/&gt;, &lt;</w:t>
      </w:r>
      <w:proofErr w:type="spellStart"/>
      <w:r w:rsidRPr="00977EA3">
        <w:t>ReplyTo</w:t>
      </w:r>
      <w:proofErr w:type="spellEnd"/>
      <w:r w:rsidRPr="00977EA3">
        <w:t>/&gt;…; these WS-Addressing headers are populated according to the W3C WS-Addressing standard. The body of the SOAP message is omitted for brevity; in a real scenario the empty element will be populated with the appropriate metadata.</w:t>
      </w:r>
    </w:p>
    <w:p w14:paraId="3C1C2E48" w14:textId="77777777" w:rsidR="007A1F44" w:rsidRPr="00977EA3" w:rsidRDefault="007A1F44" w:rsidP="00E13968">
      <w:pPr>
        <w:pStyle w:val="Corpotesto"/>
      </w:pPr>
      <w:r w:rsidRPr="00977EA3">
        <w:t>Samples presented in this section are also available online on the IHE FTP site, see ITI TF-2x: Appendix W.</w:t>
      </w:r>
    </w:p>
    <w:p w14:paraId="20284DB6" w14:textId="77777777" w:rsidR="007A1F44" w:rsidRPr="00977EA3" w:rsidRDefault="007A1F44" w:rsidP="00E13968">
      <w:pPr>
        <w:pStyle w:val="Titolo5"/>
        <w:numPr>
          <w:ilvl w:val="0"/>
          <w:numId w:val="0"/>
        </w:numPr>
        <w:tabs>
          <w:tab w:val="clear" w:pos="2160"/>
          <w:tab w:val="clear" w:pos="2880"/>
          <w:tab w:val="clear" w:pos="3600"/>
          <w:tab w:val="clear" w:pos="4320"/>
        </w:tabs>
        <w:rPr>
          <w:noProof w:val="0"/>
        </w:rPr>
      </w:pPr>
      <w:r w:rsidRPr="00977EA3">
        <w:rPr>
          <w:noProof w:val="0"/>
        </w:rPr>
        <w:t>3.38.5.1.1 Sample Cross Gateway Query SOAP Request</w:t>
      </w:r>
    </w:p>
    <w:p w14:paraId="4539F285"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3.38.5.1.1.1 Synchronous Web Services Exchange</w:t>
      </w:r>
    </w:p>
    <w:p w14:paraId="5B19A305" w14:textId="77777777" w:rsidR="007A1F44" w:rsidRPr="00977EA3"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szCs w:val="24"/>
        </w:rPr>
      </w:pP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s:Envelope</w:t>
      </w:r>
      <w:proofErr w:type="spellEnd"/>
      <w:r w:rsidRPr="00977EA3">
        <w:rPr>
          <w:rFonts w:ascii="Courier New" w:hAnsi="Courier New"/>
          <w:color w:val="FF0000"/>
          <w:sz w:val="16"/>
          <w:szCs w:val="16"/>
          <w:shd w:val="clear" w:color="auto" w:fill="FFFFFF"/>
        </w:rPr>
        <w:t xml:space="preserve"> </w:t>
      </w:r>
      <w:proofErr w:type="spellStart"/>
      <w:r w:rsidRPr="00977EA3">
        <w:rPr>
          <w:rFonts w:ascii="Courier New" w:hAnsi="Courier New"/>
          <w:color w:val="FF0000"/>
          <w:sz w:val="16"/>
          <w:szCs w:val="16"/>
          <w:shd w:val="clear" w:color="auto" w:fill="FFFFFF"/>
        </w:rPr>
        <w:t>xmlns:s</w:t>
      </w:r>
      <w:proofErr w:type="spellEnd"/>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http://www.w3.org/2003/05/soap-envelope</w:t>
      </w:r>
      <w:r w:rsidRPr="00977EA3">
        <w:rPr>
          <w:rFonts w:ascii="Courier New" w:hAnsi="Courier New"/>
          <w:color w:val="0000FF"/>
          <w:sz w:val="16"/>
          <w:szCs w:val="16"/>
          <w:shd w:val="clear" w:color="auto" w:fill="FFFFFF"/>
        </w:rPr>
        <w:t>"</w:t>
      </w:r>
      <w:r w:rsidRPr="00977EA3">
        <w:rPr>
          <w:rFonts w:ascii="Courier New" w:hAnsi="Courier New"/>
          <w:color w:val="FF0000"/>
          <w:sz w:val="16"/>
          <w:szCs w:val="16"/>
          <w:shd w:val="clear" w:color="auto" w:fill="FFFFFF"/>
        </w:rPr>
        <w:t xml:space="preserve"> </w:t>
      </w:r>
      <w:proofErr w:type="spellStart"/>
      <w:r w:rsidRPr="00977EA3">
        <w:rPr>
          <w:rFonts w:ascii="Courier New" w:hAnsi="Courier New"/>
          <w:color w:val="FF0000"/>
          <w:sz w:val="16"/>
          <w:szCs w:val="16"/>
          <w:shd w:val="clear" w:color="auto" w:fill="FFFFFF"/>
        </w:rPr>
        <w:t>xmlns:a</w:t>
      </w:r>
      <w:proofErr w:type="spellEnd"/>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http://www.w3.org/2005/08/addressing</w:t>
      </w:r>
      <w:r w:rsidRPr="00977EA3">
        <w:rPr>
          <w:rFonts w:ascii="Courier New" w:hAnsi="Courier New"/>
          <w:color w:val="0000FF"/>
          <w:sz w:val="16"/>
          <w:szCs w:val="16"/>
          <w:shd w:val="clear" w:color="auto" w:fill="FFFFFF"/>
        </w:rPr>
        <w:t>"&gt;</w:t>
      </w:r>
    </w:p>
    <w:p w14:paraId="018FD455"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s:Header</w:t>
      </w:r>
      <w:proofErr w:type="spellEnd"/>
      <w:r w:rsidRPr="00977EA3">
        <w:rPr>
          <w:rFonts w:ascii="Courier New" w:hAnsi="Courier New"/>
          <w:color w:val="0000FF"/>
          <w:sz w:val="16"/>
          <w:szCs w:val="16"/>
          <w:shd w:val="clear" w:color="auto" w:fill="FFFFFF"/>
        </w:rPr>
        <w:t>&gt;</w:t>
      </w:r>
    </w:p>
    <w:p w14:paraId="05D1685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a:Action</w:t>
      </w:r>
      <w:proofErr w:type="spellEnd"/>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urn:ihe:iti:2007:CrossGatewayQuery</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0000FF"/>
          <w:sz w:val="16"/>
          <w:szCs w:val="16"/>
          <w:shd w:val="clear" w:color="auto" w:fill="FFFFFF"/>
        </w:rPr>
        <w:t>&gt;</w:t>
      </w:r>
    </w:p>
    <w:p w14:paraId="4D9DAD6C"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110" w:author="Gregorio Canal" w:date="2019-05-22T14:54:00Z">
            <w:rPr>
              <w:szCs w:val="24"/>
            </w:rPr>
          </w:rPrChange>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E63AF6">
        <w:rPr>
          <w:rFonts w:ascii="Courier New" w:hAnsi="Courier New"/>
          <w:color w:val="0000FF"/>
          <w:sz w:val="16"/>
          <w:szCs w:val="16"/>
          <w:shd w:val="clear" w:color="auto" w:fill="FFFFFF"/>
          <w:lang w:val="it-IT"/>
          <w:rPrChange w:id="1111"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112" w:author="Gregorio Canal" w:date="2019-05-22T14:54:00Z">
            <w:rPr>
              <w:rFonts w:ascii="Courier New" w:hAnsi="Courier New"/>
              <w:color w:val="800000"/>
              <w:sz w:val="16"/>
              <w:szCs w:val="16"/>
              <w:shd w:val="clear" w:color="auto" w:fill="FFFFFF"/>
            </w:rPr>
          </w:rPrChange>
        </w:rPr>
        <w:t>a:MessageID</w:t>
      </w:r>
      <w:r w:rsidRPr="00E63AF6">
        <w:rPr>
          <w:rFonts w:ascii="Courier New" w:hAnsi="Courier New"/>
          <w:color w:val="0000FF"/>
          <w:sz w:val="16"/>
          <w:szCs w:val="16"/>
          <w:shd w:val="clear" w:color="auto" w:fill="FFFFFF"/>
          <w:lang w:val="it-IT"/>
          <w:rPrChange w:id="1113" w:author="Gregorio Canal" w:date="2019-05-22T14:54:00Z">
            <w:rPr>
              <w:rFonts w:ascii="Courier New" w:hAnsi="Courier New"/>
              <w:color w:val="0000FF"/>
              <w:sz w:val="16"/>
              <w:szCs w:val="16"/>
              <w:shd w:val="clear" w:color="auto" w:fill="FFFFFF"/>
            </w:rPr>
          </w:rPrChange>
        </w:rPr>
        <w:t>&gt;</w:t>
      </w:r>
      <w:r w:rsidRPr="00E63AF6">
        <w:rPr>
          <w:rFonts w:ascii="Courier New" w:hAnsi="Courier New"/>
          <w:color w:val="000000"/>
          <w:sz w:val="16"/>
          <w:szCs w:val="16"/>
          <w:shd w:val="clear" w:color="auto" w:fill="FFFFFF"/>
          <w:lang w:val="it-IT"/>
          <w:rPrChange w:id="1114" w:author="Gregorio Canal" w:date="2019-05-22T14:54:00Z">
            <w:rPr>
              <w:rFonts w:ascii="Courier New" w:hAnsi="Courier New"/>
              <w:color w:val="000000"/>
              <w:sz w:val="16"/>
              <w:szCs w:val="16"/>
              <w:shd w:val="clear" w:color="auto" w:fill="FFFFFF"/>
            </w:rPr>
          </w:rPrChange>
        </w:rPr>
        <w:t>urn:uuid:def119ad-dc13-49c1-a3c7-e3742531f9b3</w:t>
      </w:r>
      <w:r w:rsidRPr="00E63AF6">
        <w:rPr>
          <w:rFonts w:ascii="Courier New" w:hAnsi="Courier New"/>
          <w:color w:val="0000FF"/>
          <w:sz w:val="16"/>
          <w:szCs w:val="16"/>
          <w:shd w:val="clear" w:color="auto" w:fill="FFFFFF"/>
          <w:lang w:val="it-IT"/>
          <w:rPrChange w:id="1115"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116" w:author="Gregorio Canal" w:date="2019-05-22T14:54:00Z">
            <w:rPr>
              <w:rFonts w:ascii="Courier New" w:hAnsi="Courier New"/>
              <w:color w:val="800000"/>
              <w:sz w:val="16"/>
              <w:szCs w:val="16"/>
              <w:shd w:val="clear" w:color="auto" w:fill="FFFFFF"/>
            </w:rPr>
          </w:rPrChange>
        </w:rPr>
        <w:t>a:MessageID</w:t>
      </w:r>
      <w:r w:rsidRPr="00E63AF6">
        <w:rPr>
          <w:rFonts w:ascii="Courier New" w:hAnsi="Courier New"/>
          <w:color w:val="0000FF"/>
          <w:sz w:val="16"/>
          <w:szCs w:val="16"/>
          <w:shd w:val="clear" w:color="auto" w:fill="FFFFFF"/>
          <w:lang w:val="it-IT"/>
          <w:rPrChange w:id="1117" w:author="Gregorio Canal" w:date="2019-05-22T14:54:00Z">
            <w:rPr>
              <w:rFonts w:ascii="Courier New" w:hAnsi="Courier New"/>
              <w:color w:val="0000FF"/>
              <w:sz w:val="16"/>
              <w:szCs w:val="16"/>
              <w:shd w:val="clear" w:color="auto" w:fill="FFFFFF"/>
            </w:rPr>
          </w:rPrChange>
        </w:rPr>
        <w:t>&gt;</w:t>
      </w:r>
    </w:p>
    <w:p w14:paraId="3512F451"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118" w:author="Gregorio Canal" w:date="2019-05-22T14:54:00Z">
            <w:rPr>
              <w:szCs w:val="24"/>
            </w:rPr>
          </w:rPrChange>
        </w:rPr>
      </w:pPr>
      <w:r w:rsidRPr="00E63AF6">
        <w:rPr>
          <w:rFonts w:ascii="Courier New" w:hAnsi="Courier New"/>
          <w:color w:val="000000"/>
          <w:sz w:val="16"/>
          <w:szCs w:val="16"/>
          <w:shd w:val="clear" w:color="auto" w:fill="FFFFFF"/>
          <w:lang w:val="it-IT"/>
          <w:rPrChange w:id="1119"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120"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FF"/>
          <w:sz w:val="16"/>
          <w:szCs w:val="16"/>
          <w:shd w:val="clear" w:color="auto" w:fill="FFFFFF"/>
          <w:lang w:val="it-IT"/>
          <w:rPrChange w:id="1121" w:author="Gregorio Canal" w:date="2019-05-22T14:54:00Z">
            <w:rPr>
              <w:rFonts w:ascii="Courier New" w:hAnsi="Courier New"/>
              <w:color w:val="0000FF"/>
              <w:sz w:val="16"/>
              <w:szCs w:val="16"/>
              <w:shd w:val="clear" w:color="auto" w:fill="FFFFFF"/>
            </w:rPr>
          </w:rPrChange>
        </w:rPr>
        <w:t>&lt;</w:t>
      </w:r>
      <w:proofErr w:type="spellStart"/>
      <w:r w:rsidRPr="00E63AF6">
        <w:rPr>
          <w:rFonts w:ascii="Courier New" w:hAnsi="Courier New"/>
          <w:color w:val="800000"/>
          <w:sz w:val="16"/>
          <w:szCs w:val="16"/>
          <w:shd w:val="clear" w:color="auto" w:fill="FFFFFF"/>
          <w:lang w:val="it-IT"/>
          <w:rPrChange w:id="1122" w:author="Gregorio Canal" w:date="2019-05-22T14:54:00Z">
            <w:rPr>
              <w:rFonts w:ascii="Courier New" w:hAnsi="Courier New"/>
              <w:color w:val="800000"/>
              <w:sz w:val="16"/>
              <w:szCs w:val="16"/>
              <w:shd w:val="clear" w:color="auto" w:fill="FFFFFF"/>
            </w:rPr>
          </w:rPrChange>
        </w:rPr>
        <w:t>a:ReplyTo</w:t>
      </w:r>
      <w:proofErr w:type="spellEnd"/>
      <w:r w:rsidRPr="00E63AF6">
        <w:rPr>
          <w:rFonts w:ascii="Courier New" w:hAnsi="Courier New"/>
          <w:color w:val="0000FF"/>
          <w:sz w:val="16"/>
          <w:szCs w:val="16"/>
          <w:shd w:val="clear" w:color="auto" w:fill="FFFFFF"/>
          <w:lang w:val="it-IT"/>
          <w:rPrChange w:id="1123" w:author="Gregorio Canal" w:date="2019-05-22T14:54:00Z">
            <w:rPr>
              <w:rFonts w:ascii="Courier New" w:hAnsi="Courier New"/>
              <w:color w:val="0000FF"/>
              <w:sz w:val="16"/>
              <w:szCs w:val="16"/>
              <w:shd w:val="clear" w:color="auto" w:fill="FFFFFF"/>
            </w:rPr>
          </w:rPrChange>
        </w:rPr>
        <w:t>&gt;</w:t>
      </w:r>
    </w:p>
    <w:p w14:paraId="3333871E"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124" w:author="Gregorio Canal" w:date="2019-05-22T14:54:00Z">
            <w:rPr>
              <w:szCs w:val="24"/>
            </w:rPr>
          </w:rPrChange>
        </w:rPr>
      </w:pPr>
      <w:r w:rsidRPr="00E63AF6">
        <w:rPr>
          <w:rFonts w:ascii="Courier New" w:hAnsi="Courier New"/>
          <w:color w:val="000000"/>
          <w:sz w:val="16"/>
          <w:szCs w:val="16"/>
          <w:shd w:val="clear" w:color="auto" w:fill="FFFFFF"/>
          <w:lang w:val="it-IT"/>
          <w:rPrChange w:id="1125"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126"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127"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FF"/>
          <w:sz w:val="16"/>
          <w:szCs w:val="16"/>
          <w:shd w:val="clear" w:color="auto" w:fill="FFFFFF"/>
          <w:lang w:val="it-IT"/>
          <w:rPrChange w:id="1128"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129" w:author="Gregorio Canal" w:date="2019-05-22T14:54:00Z">
            <w:rPr>
              <w:rFonts w:ascii="Courier New" w:hAnsi="Courier New"/>
              <w:color w:val="800000"/>
              <w:sz w:val="16"/>
              <w:szCs w:val="16"/>
              <w:shd w:val="clear" w:color="auto" w:fill="FFFFFF"/>
            </w:rPr>
          </w:rPrChange>
        </w:rPr>
        <w:t>a:Address</w:t>
      </w:r>
      <w:r w:rsidRPr="00E63AF6">
        <w:rPr>
          <w:rFonts w:ascii="Courier New" w:hAnsi="Courier New"/>
          <w:color w:val="0000FF"/>
          <w:sz w:val="16"/>
          <w:szCs w:val="16"/>
          <w:shd w:val="clear" w:color="auto" w:fill="FFFFFF"/>
          <w:lang w:val="it-IT"/>
          <w:rPrChange w:id="1130" w:author="Gregorio Canal" w:date="2019-05-22T14:54:00Z">
            <w:rPr>
              <w:rFonts w:ascii="Courier New" w:hAnsi="Courier New"/>
              <w:color w:val="0000FF"/>
              <w:sz w:val="16"/>
              <w:szCs w:val="16"/>
              <w:shd w:val="clear" w:color="auto" w:fill="FFFFFF"/>
            </w:rPr>
          </w:rPrChange>
        </w:rPr>
        <w:t>&gt;</w:t>
      </w:r>
      <w:r w:rsidRPr="00E63AF6">
        <w:rPr>
          <w:rFonts w:ascii="Courier New" w:hAnsi="Courier New"/>
          <w:color w:val="000000"/>
          <w:sz w:val="16"/>
          <w:szCs w:val="16"/>
          <w:shd w:val="clear" w:color="auto" w:fill="FFFFFF"/>
          <w:lang w:val="it-IT"/>
          <w:rPrChange w:id="1131" w:author="Gregorio Canal" w:date="2019-05-22T14:54:00Z">
            <w:rPr>
              <w:rFonts w:ascii="Courier New" w:hAnsi="Courier New"/>
              <w:color w:val="000000"/>
              <w:sz w:val="16"/>
              <w:szCs w:val="16"/>
              <w:shd w:val="clear" w:color="auto" w:fill="FFFFFF"/>
            </w:rPr>
          </w:rPrChange>
        </w:rPr>
        <w:t>http://www.w3.org/2005/08/addressing/anonymous</w:t>
      </w:r>
      <w:r w:rsidRPr="00E63AF6">
        <w:rPr>
          <w:rFonts w:ascii="Courier New" w:hAnsi="Courier New"/>
          <w:color w:val="0000FF"/>
          <w:sz w:val="16"/>
          <w:szCs w:val="16"/>
          <w:shd w:val="clear" w:color="auto" w:fill="FFFFFF"/>
          <w:lang w:val="it-IT"/>
          <w:rPrChange w:id="1132"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133" w:author="Gregorio Canal" w:date="2019-05-22T14:54:00Z">
            <w:rPr>
              <w:rFonts w:ascii="Courier New" w:hAnsi="Courier New"/>
              <w:color w:val="800000"/>
              <w:sz w:val="16"/>
              <w:szCs w:val="16"/>
              <w:shd w:val="clear" w:color="auto" w:fill="FFFFFF"/>
            </w:rPr>
          </w:rPrChange>
        </w:rPr>
        <w:t>a:Address</w:t>
      </w:r>
      <w:r w:rsidRPr="00E63AF6">
        <w:rPr>
          <w:rFonts w:ascii="Courier New" w:hAnsi="Courier New"/>
          <w:color w:val="0000FF"/>
          <w:sz w:val="16"/>
          <w:szCs w:val="16"/>
          <w:shd w:val="clear" w:color="auto" w:fill="FFFFFF"/>
          <w:lang w:val="it-IT"/>
          <w:rPrChange w:id="1134" w:author="Gregorio Canal" w:date="2019-05-22T14:54:00Z">
            <w:rPr>
              <w:rFonts w:ascii="Courier New" w:hAnsi="Courier New"/>
              <w:color w:val="0000FF"/>
              <w:sz w:val="16"/>
              <w:szCs w:val="16"/>
              <w:shd w:val="clear" w:color="auto" w:fill="FFFFFF"/>
            </w:rPr>
          </w:rPrChange>
        </w:rPr>
        <w:t>&gt;</w:t>
      </w:r>
    </w:p>
    <w:p w14:paraId="5AD34C82"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E63AF6">
        <w:rPr>
          <w:rFonts w:ascii="Courier New" w:hAnsi="Courier New"/>
          <w:color w:val="000000"/>
          <w:sz w:val="16"/>
          <w:szCs w:val="16"/>
          <w:shd w:val="clear" w:color="auto" w:fill="FFFFFF"/>
          <w:lang w:val="it-IT"/>
          <w:rPrChange w:id="1135"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136" w:author="Gregorio Canal" w:date="2019-05-22T14:54:00Z">
            <w:rPr>
              <w:rFonts w:ascii="Courier New" w:hAnsi="Courier New"/>
              <w:color w:val="000000"/>
              <w:sz w:val="16"/>
              <w:szCs w:val="16"/>
              <w:shd w:val="clear" w:color="auto" w:fill="FFFFFF"/>
            </w:rPr>
          </w:rPrChange>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a:ReplyTo</w:t>
      </w:r>
      <w:proofErr w:type="spellEnd"/>
      <w:r w:rsidRPr="00977EA3">
        <w:rPr>
          <w:rFonts w:ascii="Courier New" w:hAnsi="Courier New"/>
          <w:color w:val="0000FF"/>
          <w:sz w:val="16"/>
          <w:szCs w:val="16"/>
          <w:shd w:val="clear" w:color="auto" w:fill="FFFFFF"/>
        </w:rPr>
        <w:t>&gt;</w:t>
      </w:r>
    </w:p>
    <w:p w14:paraId="772B036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a:To</w:t>
      </w:r>
      <w:proofErr w:type="spellEnd"/>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http://localhost/service/IHEXCARespondingGateway.svc</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0000FF"/>
          <w:sz w:val="16"/>
          <w:szCs w:val="16"/>
          <w:shd w:val="clear" w:color="auto" w:fill="FFFFFF"/>
        </w:rPr>
        <w:t>&gt;</w:t>
      </w:r>
    </w:p>
    <w:p w14:paraId="482F2B2A"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s:Header</w:t>
      </w:r>
      <w:proofErr w:type="spellEnd"/>
      <w:r w:rsidRPr="00977EA3">
        <w:rPr>
          <w:rFonts w:ascii="Courier New" w:hAnsi="Courier New"/>
          <w:color w:val="0000FF"/>
          <w:sz w:val="16"/>
          <w:szCs w:val="16"/>
          <w:shd w:val="clear" w:color="auto" w:fill="FFFFFF"/>
        </w:rPr>
        <w:t>&gt;</w:t>
      </w:r>
    </w:p>
    <w:p w14:paraId="5497B782"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s:Body</w:t>
      </w:r>
      <w:proofErr w:type="spellEnd"/>
      <w:r w:rsidRPr="00977EA3">
        <w:rPr>
          <w:rFonts w:ascii="Courier New" w:hAnsi="Courier New"/>
          <w:color w:val="0000FF"/>
          <w:sz w:val="16"/>
          <w:szCs w:val="16"/>
          <w:shd w:val="clear" w:color="auto" w:fill="FFFFFF"/>
        </w:rPr>
        <w:t>&gt;</w:t>
      </w:r>
    </w:p>
    <w:p w14:paraId="5B67DA7B"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query:AdhocQueryRequest</w:t>
      </w:r>
      <w:proofErr w:type="spellEnd"/>
      <w:r w:rsidRPr="00977EA3">
        <w:rPr>
          <w:rFonts w:ascii="Courier New" w:hAnsi="Courier New"/>
          <w:color w:val="FF0000"/>
          <w:sz w:val="16"/>
          <w:szCs w:val="16"/>
          <w:shd w:val="clear" w:color="auto" w:fill="FFFFFF"/>
        </w:rPr>
        <w:t xml:space="preserve"> </w:t>
      </w:r>
      <w:proofErr w:type="spellStart"/>
      <w:r w:rsidRPr="00977EA3">
        <w:rPr>
          <w:rFonts w:ascii="Courier New" w:hAnsi="Courier New"/>
          <w:color w:val="FF0000"/>
          <w:sz w:val="16"/>
          <w:szCs w:val="16"/>
          <w:shd w:val="clear" w:color="auto" w:fill="FFFFFF"/>
        </w:rPr>
        <w:t>xmlns:query</w:t>
      </w:r>
      <w:proofErr w:type="spellEnd"/>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urn:oasis:names:tc:ebxml-regrep:xsd:query:3.0</w:t>
      </w:r>
      <w:r w:rsidRPr="00977EA3">
        <w:rPr>
          <w:rFonts w:ascii="Courier New" w:hAnsi="Courier New"/>
          <w:color w:val="0000FF"/>
          <w:sz w:val="16"/>
          <w:szCs w:val="16"/>
          <w:shd w:val="clear" w:color="auto" w:fill="FFFFFF"/>
        </w:rPr>
        <w:t>"/&gt;</w:t>
      </w:r>
    </w:p>
    <w:p w14:paraId="3A357BD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s:Body</w:t>
      </w:r>
      <w:proofErr w:type="spellEnd"/>
      <w:r w:rsidRPr="00977EA3">
        <w:rPr>
          <w:rFonts w:ascii="Courier New" w:hAnsi="Courier New"/>
          <w:color w:val="0000FF"/>
          <w:sz w:val="16"/>
          <w:szCs w:val="16"/>
          <w:shd w:val="clear" w:color="auto" w:fill="FFFFFF"/>
        </w:rPr>
        <w:t>&gt;</w:t>
      </w:r>
    </w:p>
    <w:p w14:paraId="30DDF606"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s:Envelope</w:t>
      </w:r>
      <w:proofErr w:type="spellEnd"/>
      <w:r w:rsidRPr="00977EA3">
        <w:rPr>
          <w:rFonts w:ascii="Courier New" w:hAnsi="Courier New"/>
          <w:color w:val="0000FF"/>
          <w:sz w:val="16"/>
          <w:szCs w:val="16"/>
          <w:shd w:val="clear" w:color="auto" w:fill="FFFFFF"/>
        </w:rPr>
        <w:t>&gt;</w:t>
      </w:r>
    </w:p>
    <w:p w14:paraId="4E34201E"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3.38.5.1.1.2 Asynchronous Web Services Exchange</w:t>
      </w:r>
    </w:p>
    <w:p w14:paraId="40C0F3DE" w14:textId="77777777" w:rsidR="007A1F44" w:rsidRPr="00977EA3"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szCs w:val="24"/>
        </w:rPr>
      </w:pP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s:Envelope</w:t>
      </w:r>
      <w:proofErr w:type="spellEnd"/>
      <w:r w:rsidRPr="00977EA3">
        <w:rPr>
          <w:rFonts w:ascii="Courier New" w:hAnsi="Courier New"/>
          <w:color w:val="FF0000"/>
          <w:sz w:val="16"/>
          <w:szCs w:val="16"/>
          <w:shd w:val="clear" w:color="auto" w:fill="FFFFFF"/>
        </w:rPr>
        <w:t xml:space="preserve"> </w:t>
      </w:r>
      <w:proofErr w:type="spellStart"/>
      <w:r w:rsidRPr="00977EA3">
        <w:rPr>
          <w:rFonts w:ascii="Courier New" w:hAnsi="Courier New"/>
          <w:color w:val="FF0000"/>
          <w:sz w:val="16"/>
          <w:szCs w:val="16"/>
          <w:shd w:val="clear" w:color="auto" w:fill="FFFFFF"/>
        </w:rPr>
        <w:t>xmlns:s</w:t>
      </w:r>
      <w:proofErr w:type="spellEnd"/>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http://www.w3.org/2003/05/soap-envelope</w:t>
      </w:r>
      <w:r w:rsidRPr="00977EA3">
        <w:rPr>
          <w:rFonts w:ascii="Courier New" w:hAnsi="Courier New"/>
          <w:color w:val="0000FF"/>
          <w:sz w:val="16"/>
          <w:szCs w:val="16"/>
          <w:shd w:val="clear" w:color="auto" w:fill="FFFFFF"/>
        </w:rPr>
        <w:t>"</w:t>
      </w:r>
      <w:r w:rsidRPr="00977EA3">
        <w:rPr>
          <w:rFonts w:ascii="Courier New" w:hAnsi="Courier New"/>
          <w:color w:val="FF0000"/>
          <w:sz w:val="16"/>
          <w:szCs w:val="16"/>
          <w:shd w:val="clear" w:color="auto" w:fill="FFFFFF"/>
        </w:rPr>
        <w:t xml:space="preserve"> </w:t>
      </w:r>
      <w:proofErr w:type="spellStart"/>
      <w:r w:rsidRPr="00977EA3">
        <w:rPr>
          <w:rFonts w:ascii="Courier New" w:hAnsi="Courier New"/>
          <w:color w:val="FF0000"/>
          <w:sz w:val="16"/>
          <w:szCs w:val="16"/>
          <w:shd w:val="clear" w:color="auto" w:fill="FFFFFF"/>
        </w:rPr>
        <w:t>xmlns:a</w:t>
      </w:r>
      <w:proofErr w:type="spellEnd"/>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http://www.w3.org/2005/08/addressing</w:t>
      </w:r>
      <w:r w:rsidRPr="00977EA3">
        <w:rPr>
          <w:rFonts w:ascii="Courier New" w:hAnsi="Courier New"/>
          <w:color w:val="0000FF"/>
          <w:sz w:val="16"/>
          <w:szCs w:val="16"/>
          <w:shd w:val="clear" w:color="auto" w:fill="FFFFFF"/>
        </w:rPr>
        <w:t>"&gt;</w:t>
      </w:r>
    </w:p>
    <w:p w14:paraId="455864BD"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s:Header</w:t>
      </w:r>
      <w:proofErr w:type="spellEnd"/>
      <w:r w:rsidRPr="00977EA3">
        <w:rPr>
          <w:rFonts w:ascii="Courier New" w:hAnsi="Courier New"/>
          <w:color w:val="0000FF"/>
          <w:sz w:val="16"/>
          <w:szCs w:val="16"/>
          <w:shd w:val="clear" w:color="auto" w:fill="FFFFFF"/>
        </w:rPr>
        <w:t>&gt;</w:t>
      </w:r>
    </w:p>
    <w:p w14:paraId="6B1D7F5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a:Action</w:t>
      </w:r>
      <w:proofErr w:type="spellEnd"/>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urn:ihe:iti:2007:CrossGatewayQuery</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0000FF"/>
          <w:sz w:val="16"/>
          <w:szCs w:val="16"/>
          <w:shd w:val="clear" w:color="auto" w:fill="FFFFFF"/>
        </w:rPr>
        <w:t>&gt;</w:t>
      </w:r>
    </w:p>
    <w:p w14:paraId="65AC621C"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137" w:author="Gregorio Canal" w:date="2019-05-22T14:54:00Z">
            <w:rPr>
              <w:szCs w:val="24"/>
            </w:rPr>
          </w:rPrChange>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E63AF6">
        <w:rPr>
          <w:rFonts w:ascii="Courier New" w:hAnsi="Courier New"/>
          <w:color w:val="0000FF"/>
          <w:sz w:val="16"/>
          <w:szCs w:val="16"/>
          <w:shd w:val="clear" w:color="auto" w:fill="FFFFFF"/>
          <w:lang w:val="it-IT"/>
          <w:rPrChange w:id="1138"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139" w:author="Gregorio Canal" w:date="2019-05-22T14:54:00Z">
            <w:rPr>
              <w:rFonts w:ascii="Courier New" w:hAnsi="Courier New"/>
              <w:color w:val="800000"/>
              <w:sz w:val="16"/>
              <w:szCs w:val="16"/>
              <w:shd w:val="clear" w:color="auto" w:fill="FFFFFF"/>
            </w:rPr>
          </w:rPrChange>
        </w:rPr>
        <w:t>a:MessageID</w:t>
      </w:r>
      <w:r w:rsidRPr="00E63AF6">
        <w:rPr>
          <w:rFonts w:ascii="Courier New" w:hAnsi="Courier New"/>
          <w:color w:val="0000FF"/>
          <w:sz w:val="16"/>
          <w:szCs w:val="16"/>
          <w:shd w:val="clear" w:color="auto" w:fill="FFFFFF"/>
          <w:lang w:val="it-IT"/>
          <w:rPrChange w:id="1140" w:author="Gregorio Canal" w:date="2019-05-22T14:54:00Z">
            <w:rPr>
              <w:rFonts w:ascii="Courier New" w:hAnsi="Courier New"/>
              <w:color w:val="0000FF"/>
              <w:sz w:val="16"/>
              <w:szCs w:val="16"/>
              <w:shd w:val="clear" w:color="auto" w:fill="FFFFFF"/>
            </w:rPr>
          </w:rPrChange>
        </w:rPr>
        <w:t>&gt;</w:t>
      </w:r>
      <w:r w:rsidRPr="00E63AF6">
        <w:rPr>
          <w:rFonts w:ascii="Courier New" w:hAnsi="Courier New"/>
          <w:color w:val="000000"/>
          <w:sz w:val="16"/>
          <w:szCs w:val="16"/>
          <w:shd w:val="clear" w:color="auto" w:fill="FFFFFF"/>
          <w:lang w:val="it-IT"/>
          <w:rPrChange w:id="1141" w:author="Gregorio Canal" w:date="2019-05-22T14:54:00Z">
            <w:rPr>
              <w:rFonts w:ascii="Courier New" w:hAnsi="Courier New"/>
              <w:color w:val="000000"/>
              <w:sz w:val="16"/>
              <w:szCs w:val="16"/>
              <w:shd w:val="clear" w:color="auto" w:fill="FFFFFF"/>
            </w:rPr>
          </w:rPrChange>
        </w:rPr>
        <w:t>urn:uuid:def119ad-dc13-49c1-a3c7-e3742531f9b3</w:t>
      </w:r>
      <w:r w:rsidRPr="00E63AF6">
        <w:rPr>
          <w:rFonts w:ascii="Courier New" w:hAnsi="Courier New"/>
          <w:color w:val="0000FF"/>
          <w:sz w:val="16"/>
          <w:szCs w:val="16"/>
          <w:shd w:val="clear" w:color="auto" w:fill="FFFFFF"/>
          <w:lang w:val="it-IT"/>
          <w:rPrChange w:id="1142"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143" w:author="Gregorio Canal" w:date="2019-05-22T14:54:00Z">
            <w:rPr>
              <w:rFonts w:ascii="Courier New" w:hAnsi="Courier New"/>
              <w:color w:val="800000"/>
              <w:sz w:val="16"/>
              <w:szCs w:val="16"/>
              <w:shd w:val="clear" w:color="auto" w:fill="FFFFFF"/>
            </w:rPr>
          </w:rPrChange>
        </w:rPr>
        <w:t>a:MessageID</w:t>
      </w:r>
      <w:r w:rsidRPr="00E63AF6">
        <w:rPr>
          <w:rFonts w:ascii="Courier New" w:hAnsi="Courier New"/>
          <w:color w:val="0000FF"/>
          <w:sz w:val="16"/>
          <w:szCs w:val="16"/>
          <w:shd w:val="clear" w:color="auto" w:fill="FFFFFF"/>
          <w:lang w:val="it-IT"/>
          <w:rPrChange w:id="1144" w:author="Gregorio Canal" w:date="2019-05-22T14:54:00Z">
            <w:rPr>
              <w:rFonts w:ascii="Courier New" w:hAnsi="Courier New"/>
              <w:color w:val="0000FF"/>
              <w:sz w:val="16"/>
              <w:szCs w:val="16"/>
              <w:shd w:val="clear" w:color="auto" w:fill="FFFFFF"/>
            </w:rPr>
          </w:rPrChange>
        </w:rPr>
        <w:t>&gt;</w:t>
      </w:r>
    </w:p>
    <w:p w14:paraId="213CBD17"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lang w:val="it-IT"/>
          <w:rPrChange w:id="1145" w:author="Gregorio Canal" w:date="2019-05-22T14:54:00Z">
            <w:rPr>
              <w:szCs w:val="24"/>
            </w:rPr>
          </w:rPrChange>
        </w:rPr>
      </w:pPr>
      <w:r w:rsidRPr="00E63AF6">
        <w:rPr>
          <w:rFonts w:ascii="Courier New" w:hAnsi="Courier New"/>
          <w:color w:val="000000"/>
          <w:sz w:val="16"/>
          <w:szCs w:val="16"/>
          <w:shd w:val="clear" w:color="auto" w:fill="FFFFFF"/>
          <w:lang w:val="it-IT"/>
          <w:rPrChange w:id="1146"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147"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FF"/>
          <w:sz w:val="16"/>
          <w:szCs w:val="16"/>
          <w:shd w:val="clear" w:color="auto" w:fill="FFFFFF"/>
          <w:lang w:val="it-IT"/>
          <w:rPrChange w:id="1148" w:author="Gregorio Canal" w:date="2019-05-22T14:54:00Z">
            <w:rPr>
              <w:rFonts w:ascii="Courier New" w:hAnsi="Courier New"/>
              <w:color w:val="0000FF"/>
              <w:sz w:val="16"/>
              <w:szCs w:val="16"/>
              <w:shd w:val="clear" w:color="auto" w:fill="FFFFFF"/>
            </w:rPr>
          </w:rPrChange>
        </w:rPr>
        <w:t>&lt;</w:t>
      </w:r>
      <w:proofErr w:type="spellStart"/>
      <w:r w:rsidRPr="00E63AF6">
        <w:rPr>
          <w:rFonts w:ascii="Courier New" w:hAnsi="Courier New"/>
          <w:color w:val="800000"/>
          <w:sz w:val="16"/>
          <w:szCs w:val="16"/>
          <w:shd w:val="clear" w:color="auto" w:fill="FFFFFF"/>
          <w:lang w:val="it-IT"/>
          <w:rPrChange w:id="1149" w:author="Gregorio Canal" w:date="2019-05-22T14:54:00Z">
            <w:rPr>
              <w:rFonts w:ascii="Courier New" w:hAnsi="Courier New"/>
              <w:color w:val="800000"/>
              <w:sz w:val="16"/>
              <w:szCs w:val="16"/>
              <w:shd w:val="clear" w:color="auto" w:fill="FFFFFF"/>
            </w:rPr>
          </w:rPrChange>
        </w:rPr>
        <w:t>a:ReplyTo</w:t>
      </w:r>
      <w:proofErr w:type="spellEnd"/>
      <w:r w:rsidRPr="00E63AF6">
        <w:rPr>
          <w:rFonts w:ascii="Courier New" w:hAnsi="Courier New"/>
          <w:color w:val="0000FF"/>
          <w:sz w:val="16"/>
          <w:szCs w:val="16"/>
          <w:shd w:val="clear" w:color="auto" w:fill="FFFFFF"/>
          <w:lang w:val="it-IT"/>
          <w:rPrChange w:id="1150" w:author="Gregorio Canal" w:date="2019-05-22T14:54:00Z">
            <w:rPr>
              <w:rFonts w:ascii="Courier New" w:hAnsi="Courier New"/>
              <w:color w:val="0000FF"/>
              <w:sz w:val="16"/>
              <w:szCs w:val="16"/>
              <w:shd w:val="clear" w:color="auto" w:fill="FFFFFF"/>
            </w:rPr>
          </w:rPrChange>
        </w:rPr>
        <w:t>&gt;</w:t>
      </w:r>
    </w:p>
    <w:p w14:paraId="322EEAEE" w14:textId="77777777" w:rsidR="007A1F44" w:rsidRPr="00E63AF6"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ind w:left="518"/>
        <w:rPr>
          <w:szCs w:val="24"/>
          <w:lang w:val="it-IT"/>
          <w:rPrChange w:id="1151" w:author="Gregorio Canal" w:date="2019-05-22T14:54:00Z">
            <w:rPr>
              <w:szCs w:val="24"/>
            </w:rPr>
          </w:rPrChange>
        </w:rPr>
      </w:pPr>
      <w:r w:rsidRPr="00E63AF6">
        <w:rPr>
          <w:rFonts w:ascii="Courier New" w:hAnsi="Courier New"/>
          <w:color w:val="0000FF"/>
          <w:sz w:val="16"/>
          <w:szCs w:val="16"/>
          <w:shd w:val="clear" w:color="auto" w:fill="FFFFFF"/>
          <w:lang w:val="it-IT"/>
          <w:rPrChange w:id="1152"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153" w:author="Gregorio Canal" w:date="2019-05-22T14:54:00Z">
            <w:rPr>
              <w:rFonts w:ascii="Courier New" w:hAnsi="Courier New"/>
              <w:color w:val="800000"/>
              <w:sz w:val="16"/>
              <w:szCs w:val="16"/>
              <w:shd w:val="clear" w:color="auto" w:fill="FFFFFF"/>
            </w:rPr>
          </w:rPrChange>
        </w:rPr>
        <w:t>a:Address</w:t>
      </w:r>
      <w:r w:rsidRPr="00E63AF6">
        <w:rPr>
          <w:rFonts w:ascii="Courier New" w:hAnsi="Courier New"/>
          <w:color w:val="0000FF"/>
          <w:sz w:val="16"/>
          <w:szCs w:val="16"/>
          <w:shd w:val="clear" w:color="auto" w:fill="FFFFFF"/>
          <w:lang w:val="it-IT"/>
          <w:rPrChange w:id="1154" w:author="Gregorio Canal" w:date="2019-05-22T14:54:00Z">
            <w:rPr>
              <w:rFonts w:ascii="Courier New" w:hAnsi="Courier New"/>
              <w:color w:val="0000FF"/>
              <w:sz w:val="16"/>
              <w:szCs w:val="16"/>
              <w:shd w:val="clear" w:color="auto" w:fill="FFFFFF"/>
            </w:rPr>
          </w:rPrChange>
        </w:rPr>
        <w:t>&gt;</w:t>
      </w:r>
      <w:r w:rsidRPr="00E63AF6">
        <w:rPr>
          <w:rFonts w:ascii="Courier New" w:hAnsi="Courier New"/>
          <w:bCs/>
          <w:color w:val="000000"/>
          <w:sz w:val="16"/>
          <w:szCs w:val="16"/>
          <w:highlight w:val="white"/>
          <w:lang w:val="it-IT"/>
          <w:rPrChange w:id="1155" w:author="Gregorio Canal" w:date="2019-05-22T14:54:00Z">
            <w:rPr>
              <w:rFonts w:ascii="Courier New" w:hAnsi="Courier New"/>
              <w:bCs/>
              <w:color w:val="000000"/>
              <w:sz w:val="16"/>
              <w:szCs w:val="16"/>
              <w:highlight w:val="white"/>
            </w:rPr>
          </w:rPrChange>
        </w:rPr>
        <w:t>http://192.168.2.4:9080/XcaService/</w:t>
      </w:r>
      <w:r w:rsidRPr="00E63AF6">
        <w:rPr>
          <w:rFonts w:ascii="Courier New" w:hAnsi="Courier New"/>
          <w:color w:val="000000"/>
          <w:sz w:val="16"/>
          <w:szCs w:val="16"/>
          <w:lang w:val="it-IT"/>
          <w:rPrChange w:id="1156" w:author="Gregorio Canal" w:date="2019-05-22T14:54:00Z">
            <w:rPr>
              <w:rFonts w:ascii="Courier New" w:hAnsi="Courier New"/>
              <w:color w:val="000000"/>
              <w:sz w:val="16"/>
              <w:szCs w:val="16"/>
            </w:rPr>
          </w:rPrChange>
        </w:rPr>
        <w:t>InitiatingGatewayReceiver.svc</w:t>
      </w:r>
      <w:r w:rsidRPr="00E63AF6">
        <w:rPr>
          <w:rFonts w:ascii="Courier New" w:hAnsi="Courier New"/>
          <w:color w:val="0000FF"/>
          <w:sz w:val="16"/>
          <w:szCs w:val="16"/>
          <w:shd w:val="clear" w:color="auto" w:fill="FFFFFF"/>
          <w:lang w:val="it-IT"/>
          <w:rPrChange w:id="1157" w:author="Gregorio Canal" w:date="2019-05-22T14:54:00Z">
            <w:rPr>
              <w:rFonts w:ascii="Courier New" w:hAnsi="Courier New"/>
              <w:color w:val="0000FF"/>
              <w:sz w:val="16"/>
              <w:szCs w:val="16"/>
              <w:shd w:val="clear" w:color="auto" w:fill="FFFFFF"/>
            </w:rPr>
          </w:rPrChange>
        </w:rPr>
        <w:t>&lt;/</w:t>
      </w:r>
      <w:r w:rsidRPr="00E63AF6">
        <w:rPr>
          <w:rFonts w:ascii="Courier New" w:hAnsi="Courier New"/>
          <w:color w:val="800000"/>
          <w:sz w:val="16"/>
          <w:szCs w:val="16"/>
          <w:shd w:val="clear" w:color="auto" w:fill="FFFFFF"/>
          <w:lang w:val="it-IT"/>
          <w:rPrChange w:id="1158" w:author="Gregorio Canal" w:date="2019-05-22T14:54:00Z">
            <w:rPr>
              <w:rFonts w:ascii="Courier New" w:hAnsi="Courier New"/>
              <w:color w:val="800000"/>
              <w:sz w:val="16"/>
              <w:szCs w:val="16"/>
              <w:shd w:val="clear" w:color="auto" w:fill="FFFFFF"/>
            </w:rPr>
          </w:rPrChange>
        </w:rPr>
        <w:t>a:Address</w:t>
      </w:r>
      <w:r w:rsidRPr="00E63AF6">
        <w:rPr>
          <w:rFonts w:ascii="Courier New" w:hAnsi="Courier New"/>
          <w:color w:val="0000FF"/>
          <w:sz w:val="16"/>
          <w:szCs w:val="16"/>
          <w:shd w:val="clear" w:color="auto" w:fill="FFFFFF"/>
          <w:lang w:val="it-IT"/>
          <w:rPrChange w:id="1159" w:author="Gregorio Canal" w:date="2019-05-22T14:54:00Z">
            <w:rPr>
              <w:rFonts w:ascii="Courier New" w:hAnsi="Courier New"/>
              <w:color w:val="0000FF"/>
              <w:sz w:val="16"/>
              <w:szCs w:val="16"/>
              <w:shd w:val="clear" w:color="auto" w:fill="FFFFFF"/>
            </w:rPr>
          </w:rPrChange>
        </w:rPr>
        <w:t>&gt;</w:t>
      </w:r>
    </w:p>
    <w:p w14:paraId="4CF7828E"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E63AF6">
        <w:rPr>
          <w:rFonts w:ascii="Courier New" w:hAnsi="Courier New"/>
          <w:color w:val="000000"/>
          <w:sz w:val="16"/>
          <w:szCs w:val="16"/>
          <w:shd w:val="clear" w:color="auto" w:fill="FFFFFF"/>
          <w:lang w:val="it-IT"/>
          <w:rPrChange w:id="1160" w:author="Gregorio Canal" w:date="2019-05-22T14:54:00Z">
            <w:rPr>
              <w:rFonts w:ascii="Courier New" w:hAnsi="Courier New"/>
              <w:color w:val="000000"/>
              <w:sz w:val="16"/>
              <w:szCs w:val="16"/>
              <w:shd w:val="clear" w:color="auto" w:fill="FFFFFF"/>
            </w:rPr>
          </w:rPrChange>
        </w:rPr>
        <w:tab/>
      </w:r>
      <w:r w:rsidRPr="00E63AF6">
        <w:rPr>
          <w:rFonts w:ascii="Courier New" w:hAnsi="Courier New"/>
          <w:color w:val="000000"/>
          <w:sz w:val="16"/>
          <w:szCs w:val="16"/>
          <w:shd w:val="clear" w:color="auto" w:fill="FFFFFF"/>
          <w:lang w:val="it-IT"/>
          <w:rPrChange w:id="1161" w:author="Gregorio Canal" w:date="2019-05-22T14:54:00Z">
            <w:rPr>
              <w:rFonts w:ascii="Courier New" w:hAnsi="Courier New"/>
              <w:color w:val="000000"/>
              <w:sz w:val="16"/>
              <w:szCs w:val="16"/>
              <w:shd w:val="clear" w:color="auto" w:fill="FFFFFF"/>
            </w:rPr>
          </w:rPrChange>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a:ReplyTo</w:t>
      </w:r>
      <w:proofErr w:type="spellEnd"/>
      <w:r w:rsidRPr="00977EA3">
        <w:rPr>
          <w:rFonts w:ascii="Courier New" w:hAnsi="Courier New"/>
          <w:color w:val="0000FF"/>
          <w:sz w:val="16"/>
          <w:szCs w:val="16"/>
          <w:shd w:val="clear" w:color="auto" w:fill="FFFFFF"/>
        </w:rPr>
        <w:t>&gt;</w:t>
      </w:r>
    </w:p>
    <w:p w14:paraId="4E58501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a:To</w:t>
      </w:r>
      <w:proofErr w:type="spellEnd"/>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http://localhost/</w:t>
      </w:r>
      <w:r w:rsidRPr="00977EA3">
        <w:rPr>
          <w:rFonts w:ascii="Courier New" w:hAnsi="Courier New"/>
          <w:bCs/>
          <w:color w:val="000000"/>
          <w:sz w:val="16"/>
          <w:szCs w:val="16"/>
          <w:highlight w:val="white"/>
        </w:rPr>
        <w:t>XcaService</w:t>
      </w:r>
      <w:r w:rsidRPr="00977EA3">
        <w:rPr>
          <w:rFonts w:ascii="Courier New" w:hAnsi="Courier New"/>
          <w:color w:val="000000"/>
          <w:sz w:val="16"/>
          <w:szCs w:val="16"/>
          <w:shd w:val="clear" w:color="auto" w:fill="FFFFFF"/>
        </w:rPr>
        <w:t>/RespondingGatewayReceiver.svc</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0000FF"/>
          <w:sz w:val="16"/>
          <w:szCs w:val="16"/>
          <w:shd w:val="clear" w:color="auto" w:fill="FFFFFF"/>
        </w:rPr>
        <w:t>&gt;</w:t>
      </w:r>
    </w:p>
    <w:p w14:paraId="2D0629CD"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s:Header</w:t>
      </w:r>
      <w:proofErr w:type="spellEnd"/>
      <w:r w:rsidRPr="00977EA3">
        <w:rPr>
          <w:rFonts w:ascii="Courier New" w:hAnsi="Courier New"/>
          <w:color w:val="0000FF"/>
          <w:sz w:val="16"/>
          <w:szCs w:val="16"/>
          <w:shd w:val="clear" w:color="auto" w:fill="FFFFFF"/>
        </w:rPr>
        <w:t>&gt;</w:t>
      </w:r>
    </w:p>
    <w:p w14:paraId="607E58F7"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s:Body</w:t>
      </w:r>
      <w:proofErr w:type="spellEnd"/>
      <w:r w:rsidRPr="00977EA3">
        <w:rPr>
          <w:rFonts w:ascii="Courier New" w:hAnsi="Courier New"/>
          <w:color w:val="0000FF"/>
          <w:sz w:val="16"/>
          <w:szCs w:val="16"/>
          <w:shd w:val="clear" w:color="auto" w:fill="FFFFFF"/>
        </w:rPr>
        <w:t>&gt;</w:t>
      </w:r>
    </w:p>
    <w:p w14:paraId="6A27DE1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query:AdhocQueryRequest</w:t>
      </w:r>
      <w:proofErr w:type="spellEnd"/>
      <w:r w:rsidRPr="00977EA3">
        <w:rPr>
          <w:rFonts w:ascii="Courier New" w:hAnsi="Courier New"/>
          <w:color w:val="FF0000"/>
          <w:sz w:val="16"/>
          <w:szCs w:val="16"/>
          <w:shd w:val="clear" w:color="auto" w:fill="FFFFFF"/>
        </w:rPr>
        <w:t xml:space="preserve"> </w:t>
      </w:r>
      <w:proofErr w:type="spellStart"/>
      <w:r w:rsidRPr="00977EA3">
        <w:rPr>
          <w:rFonts w:ascii="Courier New" w:hAnsi="Courier New"/>
          <w:color w:val="FF0000"/>
          <w:sz w:val="16"/>
          <w:szCs w:val="16"/>
          <w:shd w:val="clear" w:color="auto" w:fill="FFFFFF"/>
        </w:rPr>
        <w:t>xmlns:query</w:t>
      </w:r>
      <w:proofErr w:type="spellEnd"/>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urn:oasis:names:tc:ebxml-regrep:xsd:query:3.0</w:t>
      </w:r>
      <w:r w:rsidRPr="00977EA3">
        <w:rPr>
          <w:rFonts w:ascii="Courier New" w:hAnsi="Courier New"/>
          <w:color w:val="0000FF"/>
          <w:sz w:val="16"/>
          <w:szCs w:val="16"/>
          <w:shd w:val="clear" w:color="auto" w:fill="FFFFFF"/>
        </w:rPr>
        <w:t>"/&gt;</w:t>
      </w:r>
    </w:p>
    <w:p w14:paraId="1680C4F8"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lastRenderedPageBreak/>
        <w:tab/>
      </w: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s:Body</w:t>
      </w:r>
      <w:proofErr w:type="spellEnd"/>
      <w:r w:rsidRPr="00977EA3">
        <w:rPr>
          <w:rFonts w:ascii="Courier New" w:hAnsi="Courier New"/>
          <w:color w:val="0000FF"/>
          <w:sz w:val="16"/>
          <w:szCs w:val="16"/>
          <w:shd w:val="clear" w:color="auto" w:fill="FFFFFF"/>
        </w:rPr>
        <w:t>&gt;</w:t>
      </w:r>
    </w:p>
    <w:p w14:paraId="65112E0A"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rFonts w:ascii="Courier New" w:hAnsi="Courier New"/>
          <w:color w:val="0000FF"/>
          <w:sz w:val="16"/>
          <w:szCs w:val="16"/>
          <w:shd w:val="clear" w:color="auto" w:fill="FFFFFF"/>
        </w:rPr>
      </w:pPr>
      <w:r w:rsidRPr="00977EA3">
        <w:rPr>
          <w:rFonts w:ascii="Courier New" w:hAnsi="Courier New"/>
          <w:color w:val="0000FF"/>
          <w:sz w:val="16"/>
          <w:szCs w:val="16"/>
          <w:shd w:val="clear" w:color="auto" w:fill="FFFFFF"/>
        </w:rPr>
        <w:t>&lt;/</w:t>
      </w:r>
      <w:proofErr w:type="spellStart"/>
      <w:r w:rsidRPr="00977EA3">
        <w:rPr>
          <w:rFonts w:ascii="Courier New" w:hAnsi="Courier New"/>
          <w:color w:val="800000"/>
          <w:sz w:val="16"/>
          <w:szCs w:val="16"/>
          <w:shd w:val="clear" w:color="auto" w:fill="FFFFFF"/>
        </w:rPr>
        <w:t>s:Envelope</w:t>
      </w:r>
      <w:proofErr w:type="spellEnd"/>
      <w:r w:rsidRPr="00977EA3">
        <w:rPr>
          <w:rFonts w:ascii="Courier New" w:hAnsi="Courier New"/>
          <w:color w:val="0000FF"/>
          <w:sz w:val="16"/>
          <w:szCs w:val="16"/>
          <w:shd w:val="clear" w:color="auto" w:fill="FFFFFF"/>
        </w:rPr>
        <w:t>&gt;</w:t>
      </w:r>
    </w:p>
    <w:p w14:paraId="5F202E91" w14:textId="77777777" w:rsidR="007A1F44" w:rsidRPr="00977EA3" w:rsidRDefault="007A1F44" w:rsidP="00E13968">
      <w:pPr>
        <w:pStyle w:val="Titolo5"/>
        <w:numPr>
          <w:ilvl w:val="0"/>
          <w:numId w:val="0"/>
        </w:numPr>
        <w:tabs>
          <w:tab w:val="clear" w:pos="2160"/>
          <w:tab w:val="clear" w:pos="2880"/>
          <w:tab w:val="clear" w:pos="3600"/>
          <w:tab w:val="clear" w:pos="4320"/>
        </w:tabs>
        <w:rPr>
          <w:noProof w:val="0"/>
        </w:rPr>
      </w:pPr>
      <w:r w:rsidRPr="00977EA3">
        <w:rPr>
          <w:noProof w:val="0"/>
        </w:rPr>
        <w:t>3.38.5.1.2 Sample Cross Gateway Query SOAP Response</w:t>
      </w:r>
    </w:p>
    <w:p w14:paraId="70A750F5"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3.38.5.1.2.1 Synchronous Web Services Exchange</w:t>
      </w:r>
    </w:p>
    <w:p w14:paraId="5DD9B080"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&lt;</w:t>
      </w:r>
      <w:proofErr w:type="spellStart"/>
      <w:r w:rsidRPr="00ED4370">
        <w:rPr>
          <w:rFonts w:ascii="Courier New" w:hAnsi="Courier New"/>
          <w:sz w:val="16"/>
          <w:szCs w:val="16"/>
          <w:shd w:val="clear" w:color="auto" w:fill="FFFFFF"/>
        </w:rPr>
        <w:t>s:Envelope</w:t>
      </w:r>
      <w:proofErr w:type="spellEnd"/>
      <w:r w:rsidRPr="00ED4370">
        <w:rPr>
          <w:rFonts w:ascii="Courier New" w:hAnsi="Courier New"/>
          <w:sz w:val="16"/>
          <w:szCs w:val="16"/>
          <w:shd w:val="clear" w:color="auto" w:fill="FFFFFF"/>
        </w:rPr>
        <w:t xml:space="preserve"> </w:t>
      </w:r>
      <w:proofErr w:type="spellStart"/>
      <w:r w:rsidRPr="00ED4370">
        <w:rPr>
          <w:rFonts w:ascii="Courier New" w:hAnsi="Courier New"/>
          <w:sz w:val="16"/>
          <w:szCs w:val="16"/>
          <w:shd w:val="clear" w:color="auto" w:fill="FFFFFF"/>
        </w:rPr>
        <w:t>xmlns:s</w:t>
      </w:r>
      <w:proofErr w:type="spellEnd"/>
      <w:r w:rsidRPr="00ED4370">
        <w:rPr>
          <w:rFonts w:ascii="Courier New" w:hAnsi="Courier New"/>
          <w:sz w:val="16"/>
          <w:szCs w:val="16"/>
          <w:shd w:val="clear" w:color="auto" w:fill="FFFFFF"/>
        </w:rPr>
        <w:t xml:space="preserve">="http://www.w3.org/2003/05/soap-envelope" </w:t>
      </w:r>
      <w:proofErr w:type="spellStart"/>
      <w:r w:rsidRPr="00ED4370">
        <w:rPr>
          <w:rFonts w:ascii="Courier New" w:hAnsi="Courier New"/>
          <w:sz w:val="16"/>
          <w:szCs w:val="16"/>
          <w:shd w:val="clear" w:color="auto" w:fill="FFFFFF"/>
        </w:rPr>
        <w:t>xmlns:a</w:t>
      </w:r>
      <w:proofErr w:type="spellEnd"/>
      <w:r w:rsidRPr="00ED4370">
        <w:rPr>
          <w:rFonts w:ascii="Courier New" w:hAnsi="Courier New"/>
          <w:sz w:val="16"/>
          <w:szCs w:val="16"/>
          <w:shd w:val="clear" w:color="auto" w:fill="FFFFFF"/>
        </w:rPr>
        <w:t>="http://www.w3.org/2005/08/addressing"&gt;</w:t>
      </w:r>
    </w:p>
    <w:p w14:paraId="0355151E"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w:t>
      </w:r>
      <w:proofErr w:type="spellStart"/>
      <w:r w:rsidRPr="00ED4370">
        <w:rPr>
          <w:rFonts w:ascii="Courier New" w:hAnsi="Courier New"/>
          <w:sz w:val="16"/>
          <w:szCs w:val="16"/>
          <w:shd w:val="clear" w:color="auto" w:fill="FFFFFF"/>
        </w:rPr>
        <w:t>s:Header</w:t>
      </w:r>
      <w:proofErr w:type="spellEnd"/>
      <w:r w:rsidRPr="00ED4370">
        <w:rPr>
          <w:rFonts w:ascii="Courier New" w:hAnsi="Courier New"/>
          <w:sz w:val="16"/>
          <w:szCs w:val="16"/>
          <w:shd w:val="clear" w:color="auto" w:fill="FFFFFF"/>
        </w:rPr>
        <w:t>&gt;</w:t>
      </w:r>
    </w:p>
    <w:p w14:paraId="7217C19D"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t>&lt;</w:t>
      </w:r>
      <w:proofErr w:type="spellStart"/>
      <w:r w:rsidRPr="00ED4370">
        <w:rPr>
          <w:rFonts w:ascii="Courier New" w:hAnsi="Courier New"/>
          <w:sz w:val="16"/>
          <w:szCs w:val="16"/>
          <w:shd w:val="clear" w:color="auto" w:fill="FFFFFF"/>
        </w:rPr>
        <w:t>a:Action</w:t>
      </w:r>
      <w:proofErr w:type="spellEnd"/>
      <w:r w:rsidRPr="00ED4370">
        <w:rPr>
          <w:rFonts w:ascii="Courier New" w:hAnsi="Courier New"/>
          <w:sz w:val="16"/>
          <w:szCs w:val="16"/>
          <w:shd w:val="clear" w:color="auto" w:fill="FFFFFF"/>
        </w:rPr>
        <w:t xml:space="preserve"> s:mustUnderstand="1"&gt;urn:ihe:iti:2007:CrossGatewayQueryResponse&lt;/a:Action&gt;</w:t>
      </w:r>
    </w:p>
    <w:p w14:paraId="146B9A34" w14:textId="77777777" w:rsidR="007A1F44" w:rsidRPr="00E63AF6"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lang w:val="it-IT"/>
          <w:rPrChange w:id="1162" w:author="Gregorio Canal" w:date="2019-05-22T14:54:00Z">
            <w:rPr>
              <w:rFonts w:ascii="Courier New" w:hAnsi="Courier New"/>
              <w:sz w:val="16"/>
              <w:szCs w:val="16"/>
              <w:shd w:val="clear" w:color="auto" w:fill="FFFFFF"/>
            </w:rPr>
          </w:rPrChange>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r>
      <w:r w:rsidRPr="00E63AF6">
        <w:rPr>
          <w:rFonts w:ascii="Courier New" w:hAnsi="Courier New"/>
          <w:sz w:val="16"/>
          <w:szCs w:val="16"/>
          <w:shd w:val="clear" w:color="auto" w:fill="FFFFFF"/>
          <w:lang w:val="it-IT"/>
          <w:rPrChange w:id="1163" w:author="Gregorio Canal" w:date="2019-05-22T14:54:00Z">
            <w:rPr>
              <w:rFonts w:ascii="Courier New" w:hAnsi="Courier New"/>
              <w:sz w:val="16"/>
              <w:szCs w:val="16"/>
              <w:shd w:val="clear" w:color="auto" w:fill="FFFFFF"/>
            </w:rPr>
          </w:rPrChange>
        </w:rPr>
        <w:t>&lt;a:RelatesTo&gt;urn:uuid:def119ad-dc13-49c1-a3c7-e3742531f9b3&lt;/a:RelatesTo&gt;</w:t>
      </w:r>
    </w:p>
    <w:p w14:paraId="7F077229"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63AF6">
        <w:rPr>
          <w:rFonts w:ascii="Courier New" w:hAnsi="Courier New"/>
          <w:sz w:val="16"/>
          <w:szCs w:val="16"/>
          <w:shd w:val="clear" w:color="auto" w:fill="FFFFFF"/>
          <w:lang w:val="it-IT"/>
          <w:rPrChange w:id="1164" w:author="Gregorio Canal" w:date="2019-05-22T14:54:00Z">
            <w:rPr>
              <w:rFonts w:ascii="Courier New" w:hAnsi="Courier New"/>
              <w:sz w:val="16"/>
              <w:szCs w:val="16"/>
              <w:shd w:val="clear" w:color="auto" w:fill="FFFFFF"/>
            </w:rPr>
          </w:rPrChange>
        </w:rPr>
        <w:tab/>
      </w:r>
      <w:r w:rsidRPr="00ED4370">
        <w:rPr>
          <w:rFonts w:ascii="Courier New" w:hAnsi="Courier New"/>
          <w:sz w:val="16"/>
          <w:szCs w:val="16"/>
          <w:shd w:val="clear" w:color="auto" w:fill="FFFFFF"/>
        </w:rPr>
        <w:t>&lt;/</w:t>
      </w:r>
      <w:proofErr w:type="spellStart"/>
      <w:r w:rsidRPr="00ED4370">
        <w:rPr>
          <w:rFonts w:ascii="Courier New" w:hAnsi="Courier New"/>
          <w:sz w:val="16"/>
          <w:szCs w:val="16"/>
          <w:shd w:val="clear" w:color="auto" w:fill="FFFFFF"/>
        </w:rPr>
        <w:t>s:Header</w:t>
      </w:r>
      <w:proofErr w:type="spellEnd"/>
      <w:r w:rsidRPr="00ED4370">
        <w:rPr>
          <w:rFonts w:ascii="Courier New" w:hAnsi="Courier New"/>
          <w:sz w:val="16"/>
          <w:szCs w:val="16"/>
          <w:shd w:val="clear" w:color="auto" w:fill="FFFFFF"/>
        </w:rPr>
        <w:t>&gt;</w:t>
      </w:r>
    </w:p>
    <w:p w14:paraId="5BB394B7"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w:t>
      </w:r>
      <w:proofErr w:type="spellStart"/>
      <w:r w:rsidRPr="00ED4370">
        <w:rPr>
          <w:rFonts w:ascii="Courier New" w:hAnsi="Courier New"/>
          <w:sz w:val="16"/>
          <w:szCs w:val="16"/>
          <w:shd w:val="clear" w:color="auto" w:fill="FFFFFF"/>
        </w:rPr>
        <w:t>s:Body</w:t>
      </w:r>
      <w:proofErr w:type="spellEnd"/>
      <w:r w:rsidRPr="00ED4370">
        <w:rPr>
          <w:rFonts w:ascii="Courier New" w:hAnsi="Courier New"/>
          <w:sz w:val="16"/>
          <w:szCs w:val="16"/>
          <w:shd w:val="clear" w:color="auto" w:fill="FFFFFF"/>
        </w:rPr>
        <w:t>&gt;</w:t>
      </w:r>
    </w:p>
    <w:p w14:paraId="135D1A35"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t>&lt;</w:t>
      </w:r>
      <w:proofErr w:type="spellStart"/>
      <w:r w:rsidRPr="00ED4370">
        <w:rPr>
          <w:rFonts w:ascii="Courier New" w:hAnsi="Courier New"/>
          <w:sz w:val="16"/>
          <w:szCs w:val="16"/>
          <w:shd w:val="clear" w:color="auto" w:fill="FFFFFF"/>
        </w:rPr>
        <w:t>query:AdhocQueryResponse</w:t>
      </w:r>
      <w:proofErr w:type="spellEnd"/>
      <w:r w:rsidRPr="00ED4370">
        <w:rPr>
          <w:rFonts w:ascii="Courier New" w:hAnsi="Courier New"/>
          <w:sz w:val="16"/>
          <w:szCs w:val="16"/>
          <w:shd w:val="clear" w:color="auto" w:fill="FFFFFF"/>
        </w:rPr>
        <w:t xml:space="preserve"> </w:t>
      </w:r>
      <w:proofErr w:type="spellStart"/>
      <w:r w:rsidRPr="00ED4370">
        <w:rPr>
          <w:rFonts w:ascii="Courier New" w:hAnsi="Courier New"/>
          <w:sz w:val="16"/>
          <w:szCs w:val="16"/>
          <w:shd w:val="clear" w:color="auto" w:fill="FFFFFF"/>
        </w:rPr>
        <w:t>xmlns:query</w:t>
      </w:r>
      <w:proofErr w:type="spellEnd"/>
      <w:r w:rsidRPr="00ED4370">
        <w:rPr>
          <w:rFonts w:ascii="Courier New" w:hAnsi="Courier New"/>
          <w:sz w:val="16"/>
          <w:szCs w:val="16"/>
          <w:shd w:val="clear" w:color="auto" w:fill="FFFFFF"/>
        </w:rPr>
        <w:t>="urn:oasis:names:tc:ebxml-regrep:xsd:query:3.0"/&gt;</w:t>
      </w:r>
    </w:p>
    <w:p w14:paraId="75C3220A"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w:t>
      </w:r>
      <w:proofErr w:type="spellStart"/>
      <w:r w:rsidRPr="00ED4370">
        <w:rPr>
          <w:rFonts w:ascii="Courier New" w:hAnsi="Courier New"/>
          <w:sz w:val="16"/>
          <w:szCs w:val="16"/>
          <w:shd w:val="clear" w:color="auto" w:fill="FFFFFF"/>
        </w:rPr>
        <w:t>s:Body</w:t>
      </w:r>
      <w:proofErr w:type="spellEnd"/>
      <w:r w:rsidRPr="00ED4370">
        <w:rPr>
          <w:rFonts w:ascii="Courier New" w:hAnsi="Courier New"/>
          <w:sz w:val="16"/>
          <w:szCs w:val="16"/>
          <w:shd w:val="clear" w:color="auto" w:fill="FFFFFF"/>
        </w:rPr>
        <w:t>&gt;</w:t>
      </w:r>
    </w:p>
    <w:p w14:paraId="59FDE213" w14:textId="77777777" w:rsidR="007A1F44" w:rsidRPr="003C4586" w:rsidRDefault="007A1F44" w:rsidP="00E13968">
      <w:pPr>
        <w:widowControl w:val="0"/>
        <w:tabs>
          <w:tab w:val="left" w:pos="173"/>
          <w:tab w:val="left" w:pos="346"/>
          <w:tab w:val="left" w:pos="518"/>
          <w:tab w:val="left" w:pos="691"/>
          <w:tab w:val="left" w:pos="864"/>
        </w:tabs>
        <w:autoSpaceDE w:val="0"/>
        <w:autoSpaceDN w:val="0"/>
        <w:adjustRightInd w:val="0"/>
        <w:spacing w:before="0"/>
        <w:rPr>
          <w:szCs w:val="24"/>
        </w:rPr>
      </w:pPr>
      <w:r w:rsidRPr="00ED4370">
        <w:rPr>
          <w:rFonts w:ascii="Courier New" w:hAnsi="Courier New"/>
          <w:sz w:val="16"/>
          <w:szCs w:val="16"/>
          <w:shd w:val="clear" w:color="auto" w:fill="FFFFFF"/>
        </w:rPr>
        <w:t>&lt;/</w:t>
      </w:r>
      <w:proofErr w:type="spellStart"/>
      <w:r w:rsidRPr="00ED4370">
        <w:rPr>
          <w:rFonts w:ascii="Courier New" w:hAnsi="Courier New"/>
          <w:sz w:val="16"/>
          <w:szCs w:val="16"/>
          <w:shd w:val="clear" w:color="auto" w:fill="FFFFFF"/>
        </w:rPr>
        <w:t>s:Envelope</w:t>
      </w:r>
      <w:proofErr w:type="spellEnd"/>
      <w:r w:rsidRPr="00ED4370">
        <w:rPr>
          <w:rFonts w:ascii="Courier New" w:hAnsi="Courier New"/>
          <w:sz w:val="16"/>
          <w:szCs w:val="16"/>
          <w:shd w:val="clear" w:color="auto" w:fill="FFFFFF"/>
        </w:rPr>
        <w:t>&gt;</w:t>
      </w:r>
    </w:p>
    <w:p w14:paraId="7BD6EA43"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3.38.5.1.2.2 Asynchronous Web Services Exchange</w:t>
      </w:r>
    </w:p>
    <w:p w14:paraId="7EE5F3BD"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w:t>
      </w:r>
      <w:proofErr w:type="spellStart"/>
      <w:r w:rsidRPr="00977EA3">
        <w:rPr>
          <w:rFonts w:ascii="Courier New" w:hAnsi="Courier New"/>
          <w:sz w:val="16"/>
          <w:szCs w:val="16"/>
          <w:shd w:val="clear" w:color="auto" w:fill="FFFFFF"/>
        </w:rPr>
        <w:t>s:Envelope</w:t>
      </w:r>
      <w:proofErr w:type="spellEnd"/>
      <w:r w:rsidRPr="00977EA3">
        <w:rPr>
          <w:rFonts w:ascii="Courier New" w:hAnsi="Courier New"/>
          <w:sz w:val="16"/>
          <w:szCs w:val="16"/>
          <w:shd w:val="clear" w:color="auto" w:fill="FFFFFF"/>
        </w:rPr>
        <w:t xml:space="preserve"> </w:t>
      </w:r>
      <w:proofErr w:type="spellStart"/>
      <w:r w:rsidRPr="00977EA3">
        <w:rPr>
          <w:rFonts w:ascii="Courier New" w:hAnsi="Courier New"/>
          <w:sz w:val="16"/>
          <w:szCs w:val="16"/>
          <w:shd w:val="clear" w:color="auto" w:fill="FFFFFF"/>
        </w:rPr>
        <w:t>xmlns:s</w:t>
      </w:r>
      <w:proofErr w:type="spellEnd"/>
      <w:r w:rsidRPr="00977EA3">
        <w:rPr>
          <w:rFonts w:ascii="Courier New" w:hAnsi="Courier New"/>
          <w:sz w:val="16"/>
          <w:szCs w:val="16"/>
          <w:shd w:val="clear" w:color="auto" w:fill="FFFFFF"/>
        </w:rPr>
        <w:t xml:space="preserve">="http://www.w3.org/2003/05/soap-envelope" </w:t>
      </w:r>
      <w:proofErr w:type="spellStart"/>
      <w:r w:rsidRPr="00977EA3">
        <w:rPr>
          <w:rFonts w:ascii="Courier New" w:hAnsi="Courier New"/>
          <w:sz w:val="16"/>
          <w:szCs w:val="16"/>
          <w:shd w:val="clear" w:color="auto" w:fill="FFFFFF"/>
        </w:rPr>
        <w:t>xmlns:a</w:t>
      </w:r>
      <w:proofErr w:type="spellEnd"/>
      <w:r w:rsidRPr="00977EA3">
        <w:rPr>
          <w:rFonts w:ascii="Courier New" w:hAnsi="Courier New"/>
          <w:sz w:val="16"/>
          <w:szCs w:val="16"/>
          <w:shd w:val="clear" w:color="auto" w:fill="FFFFFF"/>
        </w:rPr>
        <w:t>="http://www.w3.org/2005/08/addressing"&gt;</w:t>
      </w:r>
    </w:p>
    <w:p w14:paraId="56C48CF9"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w:t>
      </w:r>
      <w:proofErr w:type="spellStart"/>
      <w:r w:rsidRPr="00977EA3">
        <w:rPr>
          <w:rFonts w:ascii="Courier New" w:hAnsi="Courier New"/>
          <w:sz w:val="16"/>
          <w:szCs w:val="16"/>
          <w:shd w:val="clear" w:color="auto" w:fill="FFFFFF"/>
        </w:rPr>
        <w:t>s:Header</w:t>
      </w:r>
      <w:proofErr w:type="spellEnd"/>
      <w:r w:rsidRPr="00977EA3">
        <w:rPr>
          <w:rFonts w:ascii="Courier New" w:hAnsi="Courier New"/>
          <w:sz w:val="16"/>
          <w:szCs w:val="16"/>
          <w:shd w:val="clear" w:color="auto" w:fill="FFFFFF"/>
        </w:rPr>
        <w:t>&gt;</w:t>
      </w:r>
    </w:p>
    <w:p w14:paraId="4D611B47"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r>
      <w:r w:rsidRPr="00977EA3">
        <w:rPr>
          <w:rFonts w:ascii="Courier New" w:hAnsi="Courier New"/>
          <w:sz w:val="16"/>
          <w:szCs w:val="16"/>
          <w:shd w:val="clear" w:color="auto" w:fill="FFFFFF"/>
        </w:rPr>
        <w:tab/>
        <w:t>&lt;</w:t>
      </w:r>
      <w:proofErr w:type="spellStart"/>
      <w:r w:rsidRPr="00977EA3">
        <w:rPr>
          <w:rFonts w:ascii="Courier New" w:hAnsi="Courier New"/>
          <w:sz w:val="16"/>
          <w:szCs w:val="16"/>
          <w:shd w:val="clear" w:color="auto" w:fill="FFFFFF"/>
        </w:rPr>
        <w:t>a:Action</w:t>
      </w:r>
      <w:proofErr w:type="spellEnd"/>
      <w:r w:rsidRPr="00977EA3">
        <w:rPr>
          <w:rFonts w:ascii="Courier New" w:hAnsi="Courier New"/>
          <w:sz w:val="16"/>
          <w:szCs w:val="16"/>
          <w:shd w:val="clear" w:color="auto" w:fill="FFFFFF"/>
        </w:rPr>
        <w:t xml:space="preserve"> s:mustUnderstand="1"&gt;urn:ihe:iti:2007:CrossGatewayQueryResponse&lt;/a:Action&gt;</w:t>
      </w:r>
    </w:p>
    <w:p w14:paraId="21603F12" w14:textId="77777777" w:rsidR="007A1F44" w:rsidRPr="00E63AF6" w:rsidRDefault="007A1F44" w:rsidP="00E13968">
      <w:pPr>
        <w:pStyle w:val="Corpotesto"/>
        <w:spacing w:before="0"/>
        <w:rPr>
          <w:rFonts w:ascii="Courier New" w:hAnsi="Courier New"/>
          <w:sz w:val="16"/>
          <w:highlight w:val="white"/>
          <w:lang w:val="it-IT"/>
          <w:rPrChange w:id="1165"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it-IT"/>
          <w:rPrChange w:id="1166" w:author="Gregorio Canal" w:date="2019-05-22T14:54:00Z">
            <w:rPr>
              <w:rFonts w:ascii="Courier New" w:hAnsi="Courier New"/>
              <w:sz w:val="16"/>
              <w:highlight w:val="white"/>
            </w:rPr>
          </w:rPrChange>
        </w:rPr>
        <w:t>&lt;a:MessageID&gt;urn:uuid:D6C21225-8E7B-454E-9750-821622C099DB&lt;/</w:t>
      </w:r>
      <w:r w:rsidRPr="00E63AF6">
        <w:rPr>
          <w:rFonts w:ascii="Courier New" w:hAnsi="Courier New"/>
          <w:sz w:val="16"/>
          <w:lang w:val="it-IT"/>
          <w:rPrChange w:id="1167" w:author="Gregorio Canal" w:date="2019-05-22T14:54:00Z">
            <w:rPr>
              <w:rFonts w:ascii="Courier New" w:hAnsi="Courier New"/>
              <w:sz w:val="16"/>
            </w:rPr>
          </w:rPrChange>
        </w:rPr>
        <w:t>a</w:t>
      </w:r>
      <w:r w:rsidRPr="00E63AF6">
        <w:rPr>
          <w:rFonts w:ascii="Courier New" w:hAnsi="Courier New"/>
          <w:sz w:val="16"/>
          <w:highlight w:val="white"/>
          <w:lang w:val="it-IT"/>
          <w:rPrChange w:id="1168" w:author="Gregorio Canal" w:date="2019-05-22T14:54:00Z">
            <w:rPr>
              <w:rFonts w:ascii="Courier New" w:hAnsi="Courier New"/>
              <w:sz w:val="16"/>
              <w:highlight w:val="white"/>
            </w:rPr>
          </w:rPrChange>
        </w:rPr>
        <w:t>:MessageID&gt;</w:t>
      </w:r>
    </w:p>
    <w:p w14:paraId="04606BEF" w14:textId="77777777" w:rsidR="007A1F44" w:rsidRPr="00E63AF6"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lang w:val="it-IT"/>
          <w:rPrChange w:id="1169" w:author="Gregorio Canal" w:date="2019-05-22T14:54:00Z">
            <w:rPr>
              <w:rFonts w:ascii="Courier New" w:hAnsi="Courier New"/>
              <w:sz w:val="16"/>
              <w:szCs w:val="16"/>
              <w:shd w:val="clear" w:color="auto" w:fill="FFFFFF"/>
            </w:rPr>
          </w:rPrChange>
        </w:rPr>
      </w:pPr>
      <w:r w:rsidRPr="00E63AF6">
        <w:rPr>
          <w:rFonts w:ascii="Courier New" w:hAnsi="Courier New"/>
          <w:sz w:val="16"/>
          <w:szCs w:val="16"/>
          <w:shd w:val="clear" w:color="auto" w:fill="FFFFFF"/>
          <w:lang w:val="it-IT"/>
          <w:rPrChange w:id="1170" w:author="Gregorio Canal" w:date="2019-05-22T14:54:00Z">
            <w:rPr>
              <w:rFonts w:ascii="Courier New" w:hAnsi="Courier New"/>
              <w:sz w:val="16"/>
              <w:szCs w:val="16"/>
              <w:shd w:val="clear" w:color="auto" w:fill="FFFFFF"/>
            </w:rPr>
          </w:rPrChange>
        </w:rPr>
        <w:tab/>
      </w:r>
      <w:r w:rsidRPr="00E63AF6">
        <w:rPr>
          <w:rFonts w:ascii="Courier New" w:hAnsi="Courier New"/>
          <w:sz w:val="16"/>
          <w:szCs w:val="16"/>
          <w:shd w:val="clear" w:color="auto" w:fill="FFFFFF"/>
          <w:lang w:val="it-IT"/>
          <w:rPrChange w:id="1171" w:author="Gregorio Canal" w:date="2019-05-22T14:54:00Z">
            <w:rPr>
              <w:rFonts w:ascii="Courier New" w:hAnsi="Courier New"/>
              <w:sz w:val="16"/>
              <w:szCs w:val="16"/>
              <w:shd w:val="clear" w:color="auto" w:fill="FFFFFF"/>
            </w:rPr>
          </w:rPrChange>
        </w:rPr>
        <w:tab/>
        <w:t>&lt;a:RelatesTo&gt;urn:uuid:def119ad-dc13-49c1-a3c7-e3742531f9b3&lt;/a:RelatesTo&gt;</w:t>
      </w:r>
    </w:p>
    <w:p w14:paraId="021973DD" w14:textId="77777777" w:rsidR="007A1F44" w:rsidRPr="00977EA3" w:rsidRDefault="007A1F44" w:rsidP="00E13968">
      <w:pPr>
        <w:pStyle w:val="Corpotesto"/>
        <w:spacing w:before="0"/>
        <w:rPr>
          <w:rFonts w:ascii="Courier New" w:hAnsi="Courier New"/>
          <w:sz w:val="16"/>
          <w:highlight w:val="white"/>
        </w:rPr>
      </w:pPr>
      <w:r w:rsidRPr="00E63AF6">
        <w:rPr>
          <w:rFonts w:ascii="Courier New" w:hAnsi="Courier New"/>
          <w:sz w:val="16"/>
          <w:szCs w:val="16"/>
          <w:shd w:val="clear" w:color="auto" w:fill="FFFFFF"/>
          <w:lang w:val="it-IT"/>
          <w:rPrChange w:id="1172" w:author="Gregorio Canal" w:date="2019-05-22T14:54:00Z">
            <w:rPr>
              <w:rFonts w:ascii="Courier New" w:hAnsi="Courier New"/>
              <w:sz w:val="16"/>
              <w:szCs w:val="16"/>
              <w:shd w:val="clear" w:color="auto" w:fill="FFFFFF"/>
            </w:rPr>
          </w:rPrChange>
        </w:rPr>
        <w:t xml:space="preserve">    </w:t>
      </w:r>
      <w:r w:rsidRPr="00977EA3">
        <w:rPr>
          <w:rFonts w:ascii="Courier New" w:hAnsi="Courier New"/>
          <w:sz w:val="16"/>
          <w:highlight w:val="white"/>
        </w:rPr>
        <w:t>&lt;</w:t>
      </w:r>
      <w:proofErr w:type="spellStart"/>
      <w:r w:rsidRPr="00977EA3">
        <w:rPr>
          <w:rFonts w:ascii="Courier New" w:hAnsi="Courier New"/>
          <w:sz w:val="16"/>
          <w:highlight w:val="white"/>
        </w:rPr>
        <w:t>a:To</w:t>
      </w:r>
      <w:proofErr w:type="spellEnd"/>
      <w:r w:rsidRPr="00977EA3">
        <w:rPr>
          <w:rFonts w:ascii="Courier New" w:hAnsi="Courier New"/>
          <w:sz w:val="16"/>
          <w:highlight w:val="white"/>
        </w:rPr>
        <w:t xml:space="preserve"> s:mustUnderstand="1"&gt;http://localhost:2647/XcaService/InitiatingGatewayReceiver.svc</w:t>
      </w:r>
    </w:p>
    <w:p w14:paraId="257E9611"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a:To</w:t>
      </w:r>
      <w:proofErr w:type="spellEnd"/>
      <w:r w:rsidRPr="00977EA3">
        <w:rPr>
          <w:rFonts w:ascii="Courier New" w:hAnsi="Courier New"/>
          <w:sz w:val="16"/>
          <w:highlight w:val="white"/>
        </w:rPr>
        <w:t>&gt;</w:t>
      </w:r>
    </w:p>
    <w:p w14:paraId="044FC72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w:t>
      </w:r>
      <w:proofErr w:type="spellStart"/>
      <w:r w:rsidRPr="00977EA3">
        <w:rPr>
          <w:rFonts w:ascii="Courier New" w:hAnsi="Courier New"/>
          <w:sz w:val="16"/>
          <w:szCs w:val="16"/>
          <w:shd w:val="clear" w:color="auto" w:fill="FFFFFF"/>
        </w:rPr>
        <w:t>s:Header</w:t>
      </w:r>
      <w:proofErr w:type="spellEnd"/>
      <w:r w:rsidRPr="00977EA3">
        <w:rPr>
          <w:rFonts w:ascii="Courier New" w:hAnsi="Courier New"/>
          <w:sz w:val="16"/>
          <w:szCs w:val="16"/>
          <w:shd w:val="clear" w:color="auto" w:fill="FFFFFF"/>
        </w:rPr>
        <w:t>&gt;</w:t>
      </w:r>
    </w:p>
    <w:p w14:paraId="0398A7E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w:t>
      </w:r>
      <w:proofErr w:type="spellStart"/>
      <w:r w:rsidRPr="00977EA3">
        <w:rPr>
          <w:rFonts w:ascii="Courier New" w:hAnsi="Courier New"/>
          <w:sz w:val="16"/>
          <w:szCs w:val="16"/>
          <w:shd w:val="clear" w:color="auto" w:fill="FFFFFF"/>
        </w:rPr>
        <w:t>s:Body</w:t>
      </w:r>
      <w:proofErr w:type="spellEnd"/>
      <w:r w:rsidRPr="00977EA3">
        <w:rPr>
          <w:rFonts w:ascii="Courier New" w:hAnsi="Courier New"/>
          <w:sz w:val="16"/>
          <w:szCs w:val="16"/>
          <w:shd w:val="clear" w:color="auto" w:fill="FFFFFF"/>
        </w:rPr>
        <w:t>&gt;</w:t>
      </w:r>
    </w:p>
    <w:p w14:paraId="126EC069"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r>
      <w:r w:rsidRPr="00977EA3">
        <w:rPr>
          <w:rFonts w:ascii="Courier New" w:hAnsi="Courier New"/>
          <w:sz w:val="16"/>
          <w:szCs w:val="16"/>
          <w:shd w:val="clear" w:color="auto" w:fill="FFFFFF"/>
        </w:rPr>
        <w:tab/>
        <w:t>&lt;</w:t>
      </w:r>
      <w:proofErr w:type="spellStart"/>
      <w:r w:rsidRPr="00977EA3">
        <w:rPr>
          <w:rFonts w:ascii="Courier New" w:hAnsi="Courier New"/>
          <w:sz w:val="16"/>
          <w:szCs w:val="16"/>
          <w:shd w:val="clear" w:color="auto" w:fill="FFFFFF"/>
        </w:rPr>
        <w:t>query:AdhocQueryResponse</w:t>
      </w:r>
      <w:proofErr w:type="spellEnd"/>
      <w:r w:rsidRPr="00977EA3">
        <w:rPr>
          <w:rFonts w:ascii="Courier New" w:hAnsi="Courier New"/>
          <w:sz w:val="16"/>
          <w:szCs w:val="16"/>
          <w:shd w:val="clear" w:color="auto" w:fill="FFFFFF"/>
        </w:rPr>
        <w:t xml:space="preserve"> </w:t>
      </w:r>
      <w:proofErr w:type="spellStart"/>
      <w:r w:rsidRPr="00977EA3">
        <w:rPr>
          <w:rFonts w:ascii="Courier New" w:hAnsi="Courier New"/>
          <w:sz w:val="16"/>
          <w:szCs w:val="16"/>
          <w:shd w:val="clear" w:color="auto" w:fill="FFFFFF"/>
        </w:rPr>
        <w:t>xmlns:query</w:t>
      </w:r>
      <w:proofErr w:type="spellEnd"/>
      <w:r w:rsidRPr="00977EA3">
        <w:rPr>
          <w:rFonts w:ascii="Courier New" w:hAnsi="Courier New"/>
          <w:sz w:val="16"/>
          <w:szCs w:val="16"/>
          <w:shd w:val="clear" w:color="auto" w:fill="FFFFFF"/>
        </w:rPr>
        <w:t>="urn:oasis:names:tc:ebxml-regrep:xsd:query:3.0"/&gt;</w:t>
      </w:r>
    </w:p>
    <w:p w14:paraId="3DD82E0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w:t>
      </w:r>
      <w:proofErr w:type="spellStart"/>
      <w:r w:rsidRPr="00977EA3">
        <w:rPr>
          <w:rFonts w:ascii="Courier New" w:hAnsi="Courier New"/>
          <w:sz w:val="16"/>
          <w:szCs w:val="16"/>
          <w:shd w:val="clear" w:color="auto" w:fill="FFFFFF"/>
        </w:rPr>
        <w:t>s:Body</w:t>
      </w:r>
      <w:proofErr w:type="spellEnd"/>
      <w:r w:rsidRPr="00977EA3">
        <w:rPr>
          <w:rFonts w:ascii="Courier New" w:hAnsi="Courier New"/>
          <w:sz w:val="16"/>
          <w:szCs w:val="16"/>
          <w:shd w:val="clear" w:color="auto" w:fill="FFFFFF"/>
        </w:rPr>
        <w:t>&gt;</w:t>
      </w:r>
    </w:p>
    <w:p w14:paraId="296B5B27"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w:t>
      </w:r>
      <w:proofErr w:type="spellStart"/>
      <w:r w:rsidRPr="00977EA3">
        <w:rPr>
          <w:rFonts w:ascii="Courier New" w:hAnsi="Courier New"/>
          <w:sz w:val="16"/>
          <w:szCs w:val="16"/>
          <w:shd w:val="clear" w:color="auto" w:fill="FFFFFF"/>
        </w:rPr>
        <w:t>s:Envelope</w:t>
      </w:r>
      <w:proofErr w:type="spellEnd"/>
      <w:r w:rsidRPr="00977EA3">
        <w:rPr>
          <w:rFonts w:ascii="Courier New" w:hAnsi="Courier New"/>
          <w:sz w:val="16"/>
          <w:szCs w:val="16"/>
          <w:shd w:val="clear" w:color="auto" w:fill="FFFFFF"/>
        </w:rPr>
        <w:t>&gt;</w:t>
      </w:r>
    </w:p>
    <w:p w14:paraId="1694A403" w14:textId="77777777" w:rsidR="007A1F44" w:rsidRPr="00977EA3" w:rsidRDefault="007A1F44" w:rsidP="00E13968">
      <w:pPr>
        <w:pStyle w:val="Titolo2"/>
        <w:numPr>
          <w:ilvl w:val="0"/>
          <w:numId w:val="0"/>
        </w:numPr>
        <w:tabs>
          <w:tab w:val="clear" w:pos="2160"/>
        </w:tabs>
        <w:rPr>
          <w:noProof w:val="0"/>
        </w:rPr>
      </w:pPr>
      <w:bookmarkStart w:id="1173" w:name="_Toc237257665"/>
      <w:bookmarkStart w:id="1174" w:name="_Toc268858975"/>
      <w:bookmarkStart w:id="1175" w:name="_Toc268859030"/>
      <w:bookmarkStart w:id="1176" w:name="_Toc269048683"/>
      <w:r w:rsidRPr="00977EA3">
        <w:rPr>
          <w:noProof w:val="0"/>
        </w:rPr>
        <w:br w:type="page"/>
      </w:r>
      <w:bookmarkStart w:id="1177" w:name="_Toc398544255"/>
      <w:bookmarkStart w:id="1178" w:name="_Toc398717946"/>
      <w:bookmarkStart w:id="1179" w:name="_Toc518634548"/>
      <w:r w:rsidRPr="00977EA3">
        <w:rPr>
          <w:noProof w:val="0"/>
        </w:rPr>
        <w:lastRenderedPageBreak/>
        <w:t>3.39 Cross Gateway Retrieve</w:t>
      </w:r>
      <w:bookmarkEnd w:id="1053"/>
      <w:bookmarkEnd w:id="1054"/>
      <w:bookmarkEnd w:id="1055"/>
      <w:bookmarkEnd w:id="1056"/>
      <w:bookmarkEnd w:id="1057"/>
      <w:bookmarkEnd w:id="1058"/>
      <w:bookmarkEnd w:id="1173"/>
      <w:bookmarkEnd w:id="1174"/>
      <w:bookmarkEnd w:id="1175"/>
      <w:bookmarkEnd w:id="1176"/>
      <w:bookmarkEnd w:id="1177"/>
      <w:bookmarkEnd w:id="1178"/>
      <w:r w:rsidR="00903C21" w:rsidRPr="00977EA3">
        <w:rPr>
          <w:noProof w:val="0"/>
        </w:rPr>
        <w:t xml:space="preserve"> [ITI-39]</w:t>
      </w:r>
      <w:bookmarkEnd w:id="1179"/>
    </w:p>
    <w:p w14:paraId="5F64CD72" w14:textId="163ABC24" w:rsidR="007A1F44" w:rsidRPr="00977EA3" w:rsidRDefault="007A1F44" w:rsidP="00E13968">
      <w:pPr>
        <w:pStyle w:val="Corpotesto"/>
      </w:pPr>
      <w:r w:rsidRPr="00977EA3">
        <w:t xml:space="preserve">This section corresponds to </w:t>
      </w:r>
      <w:r w:rsidR="00E77430" w:rsidRPr="00977EA3">
        <w:t>transaction</w:t>
      </w:r>
      <w:r w:rsidRPr="00977EA3">
        <w:t xml:space="preserve"> </w:t>
      </w:r>
      <w:r w:rsidR="00383577">
        <w:t>[</w:t>
      </w:r>
      <w:r w:rsidR="00E77430" w:rsidRPr="00977EA3">
        <w:t>ITI-</w:t>
      </w:r>
      <w:r w:rsidRPr="00977EA3">
        <w:t>39</w:t>
      </w:r>
      <w:r w:rsidR="00383577">
        <w:t>]</w:t>
      </w:r>
      <w:r w:rsidRPr="00977EA3">
        <w:t xml:space="preserve"> of the IHE Technical Framework. Transaction </w:t>
      </w:r>
      <w:r w:rsidR="00383577">
        <w:t>[</w:t>
      </w:r>
      <w:r w:rsidR="00E77430" w:rsidRPr="00977EA3">
        <w:t>ITI-</w:t>
      </w:r>
      <w:r w:rsidRPr="00977EA3">
        <w:t>39</w:t>
      </w:r>
      <w:r w:rsidR="00383577">
        <w:t>]</w:t>
      </w:r>
      <w:r w:rsidRPr="00977EA3">
        <w:t xml:space="preserve"> is used by the Initiating Gateway and Responding Gateway </w:t>
      </w:r>
      <w:r w:rsidR="00232E9F" w:rsidRPr="00977EA3">
        <w:t>Actor</w:t>
      </w:r>
      <w:r w:rsidRPr="00977EA3">
        <w:t>s.</w:t>
      </w:r>
    </w:p>
    <w:p w14:paraId="392A7DC2" w14:textId="77777777" w:rsidR="007A1F44" w:rsidRPr="00977EA3" w:rsidRDefault="007A1F44" w:rsidP="00E13968">
      <w:pPr>
        <w:pStyle w:val="Titolo3"/>
        <w:numPr>
          <w:ilvl w:val="0"/>
          <w:numId w:val="0"/>
        </w:numPr>
        <w:tabs>
          <w:tab w:val="clear" w:pos="2160"/>
          <w:tab w:val="clear" w:pos="2880"/>
        </w:tabs>
        <w:rPr>
          <w:bCs/>
          <w:noProof w:val="0"/>
        </w:rPr>
      </w:pPr>
      <w:bookmarkStart w:id="1180" w:name="_Toc168463564"/>
      <w:bookmarkStart w:id="1181" w:name="_Toc169255557"/>
      <w:bookmarkStart w:id="1182" w:name="_Toc169255693"/>
      <w:bookmarkStart w:id="1183" w:name="_Toc169255842"/>
      <w:bookmarkStart w:id="1184" w:name="_Toc169256001"/>
      <w:bookmarkStart w:id="1185" w:name="_Toc173902952"/>
      <w:bookmarkStart w:id="1186" w:name="_Toc268858976"/>
      <w:bookmarkStart w:id="1187" w:name="_Toc268859031"/>
      <w:bookmarkStart w:id="1188" w:name="_Toc269048684"/>
      <w:bookmarkStart w:id="1189" w:name="_Toc398544256"/>
      <w:bookmarkStart w:id="1190" w:name="_Toc398717947"/>
      <w:bookmarkStart w:id="1191" w:name="_Toc518634549"/>
      <w:r w:rsidRPr="00977EA3">
        <w:rPr>
          <w:bCs/>
          <w:noProof w:val="0"/>
        </w:rPr>
        <w:t>3.39.1 Scope</w:t>
      </w:r>
      <w:bookmarkEnd w:id="1180"/>
      <w:bookmarkEnd w:id="1181"/>
      <w:bookmarkEnd w:id="1182"/>
      <w:bookmarkEnd w:id="1183"/>
      <w:bookmarkEnd w:id="1184"/>
      <w:bookmarkEnd w:id="1185"/>
      <w:bookmarkEnd w:id="1186"/>
      <w:bookmarkEnd w:id="1187"/>
      <w:bookmarkEnd w:id="1188"/>
      <w:bookmarkEnd w:id="1189"/>
      <w:bookmarkEnd w:id="1190"/>
      <w:bookmarkEnd w:id="1191"/>
    </w:p>
    <w:p w14:paraId="2E27522C" w14:textId="0DEA62F6" w:rsidR="007A1F44" w:rsidRPr="00977EA3" w:rsidRDefault="007A1F44" w:rsidP="00E13968">
      <w:pPr>
        <w:pStyle w:val="Corpotesto"/>
        <w:rPr>
          <w:iCs/>
        </w:rPr>
      </w:pPr>
      <w:r w:rsidRPr="00977EA3">
        <w:rPr>
          <w:iCs/>
        </w:rPr>
        <w:t>The scope of the Cross Gateway Retrieve transaction is semantically the same as the Retrieve Document Set</w:t>
      </w:r>
      <w:r w:rsidR="00B65111" w:rsidRPr="00977EA3">
        <w:rPr>
          <w:iCs/>
        </w:rPr>
        <w:t xml:space="preserve"> [ITI-43]</w:t>
      </w:r>
      <w:r w:rsidRPr="00977EA3">
        <w:rPr>
          <w:iCs/>
        </w:rPr>
        <w:t xml:space="preserve"> transaction. Differences from the Retrieve Document Set transactions are:</w:t>
      </w:r>
    </w:p>
    <w:p w14:paraId="35881B88" w14:textId="77777777" w:rsidR="008E3CF3" w:rsidRPr="00977EA3" w:rsidRDefault="007A1F44" w:rsidP="00EC243F">
      <w:pPr>
        <w:pStyle w:val="Puntoelenco2"/>
      </w:pPr>
      <w:r w:rsidRPr="00977EA3">
        <w:t>The Cross Gateway Retrieve is between an Initiating Gateway and a Responding Gateway.</w:t>
      </w:r>
    </w:p>
    <w:p w14:paraId="4194F710" w14:textId="77777777" w:rsidR="008E3CF3" w:rsidRPr="00977EA3" w:rsidRDefault="007A1F44" w:rsidP="00EC243F">
      <w:pPr>
        <w:pStyle w:val="Puntoelenco2"/>
      </w:pPr>
      <w:r w:rsidRPr="00977EA3">
        <w:t>The ‘</w:t>
      </w:r>
      <w:proofErr w:type="spellStart"/>
      <w:r w:rsidRPr="00977EA3">
        <w:t>homeCommunityId</w:t>
      </w:r>
      <w:proofErr w:type="spellEnd"/>
      <w:r w:rsidRPr="00977EA3">
        <w:t xml:space="preserve">’ parameter is required. This means that the </w:t>
      </w:r>
      <w:proofErr w:type="spellStart"/>
      <w:r w:rsidRPr="00977EA3">
        <w:t>homeCommunityId</w:t>
      </w:r>
      <w:proofErr w:type="spellEnd"/>
      <w:r w:rsidRPr="00977EA3">
        <w:t xml:space="preserve"> parameter which is optional on the Retrieve Document Set transaction is required by this transaction.</w:t>
      </w:r>
    </w:p>
    <w:p w14:paraId="0AD705AB" w14:textId="77777777" w:rsidR="008E3CF3" w:rsidRPr="00977EA3" w:rsidRDefault="007A1F44" w:rsidP="00EC243F">
      <w:pPr>
        <w:pStyle w:val="Puntoelenco2"/>
      </w:pPr>
      <w:r w:rsidRPr="00977EA3">
        <w:t xml:space="preserve">Responding Gateways shall support the Asynchronous Web Services Exchange Option on the Cross Gateway Retrieve.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6013753" w14:textId="77777777" w:rsidR="008E3CF3" w:rsidRPr="00977EA3" w:rsidRDefault="007A1F44" w:rsidP="00EC243F">
      <w:pPr>
        <w:pStyle w:val="Puntoelenco2"/>
      </w:pPr>
      <w:r w:rsidRPr="00977EA3">
        <w:t>Asynchronous Web Services Exchange is an option on the Initiating Gateway, see ITI TF-1: 18.2.2.</w:t>
      </w:r>
    </w:p>
    <w:p w14:paraId="27B472ED" w14:textId="77777777" w:rsidR="007A1F44" w:rsidRPr="00977EA3" w:rsidRDefault="007A1F44" w:rsidP="00E13968">
      <w:pPr>
        <w:pStyle w:val="Titolo3"/>
        <w:numPr>
          <w:ilvl w:val="0"/>
          <w:numId w:val="0"/>
        </w:numPr>
        <w:tabs>
          <w:tab w:val="clear" w:pos="2160"/>
          <w:tab w:val="clear" w:pos="2880"/>
        </w:tabs>
        <w:rPr>
          <w:bCs/>
          <w:noProof w:val="0"/>
        </w:rPr>
      </w:pPr>
      <w:bookmarkStart w:id="1192" w:name="_Toc173902953"/>
      <w:bookmarkStart w:id="1193" w:name="_Toc268858977"/>
      <w:bookmarkStart w:id="1194" w:name="_Toc268859032"/>
      <w:bookmarkStart w:id="1195" w:name="_Toc269048685"/>
      <w:bookmarkStart w:id="1196" w:name="_Toc398544257"/>
      <w:bookmarkStart w:id="1197" w:name="_Toc398717948"/>
      <w:bookmarkStart w:id="1198" w:name="_Toc518634550"/>
      <w:r w:rsidRPr="00977EA3">
        <w:rPr>
          <w:bCs/>
          <w:noProof w:val="0"/>
        </w:rPr>
        <w:t>3.39.2 Use Case Roles</w:t>
      </w:r>
      <w:bookmarkEnd w:id="1192"/>
      <w:bookmarkEnd w:id="1193"/>
      <w:bookmarkEnd w:id="1194"/>
      <w:bookmarkEnd w:id="1195"/>
      <w:bookmarkEnd w:id="1196"/>
      <w:bookmarkEnd w:id="1197"/>
      <w:bookmarkEnd w:id="1198"/>
    </w:p>
    <w:bookmarkStart w:id="1199" w:name="_MON_1246708958"/>
    <w:bookmarkStart w:id="1200" w:name="_MON_1240291507"/>
    <w:bookmarkEnd w:id="1199"/>
    <w:bookmarkEnd w:id="1200"/>
    <w:bookmarkStart w:id="1201" w:name="_MON_1240736353"/>
    <w:bookmarkEnd w:id="1201"/>
    <w:p w14:paraId="50A9A6AB" w14:textId="77777777" w:rsidR="007A1F44" w:rsidRPr="00977EA3" w:rsidRDefault="002E21BE" w:rsidP="00E13968">
      <w:pPr>
        <w:pStyle w:val="Corpotesto"/>
        <w:jc w:val="center"/>
      </w:pPr>
      <w:r w:rsidRPr="00977EA3">
        <w:rPr>
          <w:noProof/>
        </w:rPr>
        <w:object w:dxaOrig="5430" w:dyaOrig="1935" w14:anchorId="63F62E7A">
          <v:shape id="_x0000_i1050" type="#_x0000_t75" alt="" style="width:279pt;height:96.75pt;mso-width-percent:0;mso-height-percent:0;mso-width-percent:0;mso-height-percent:0" o:ole="" fillcolor="window">
            <v:imagedata r:id="rId87" o:title=""/>
          </v:shape>
          <o:OLEObject Type="Embed" ProgID="Word.Picture.8" ShapeID="_x0000_i1050" DrawAspect="Content" ObjectID="_1620110874" r:id="rId88"/>
        </w:object>
      </w:r>
    </w:p>
    <w:p w14:paraId="176BCD48" w14:textId="77777777" w:rsidR="007A1F44" w:rsidRPr="00977EA3" w:rsidRDefault="007A1F44" w:rsidP="00E13968">
      <w:pPr>
        <w:pStyle w:val="FigureTitle"/>
        <w:rPr>
          <w:noProof w:val="0"/>
        </w:rPr>
      </w:pPr>
      <w:bookmarkStart w:id="1202" w:name="_Toc168463565"/>
      <w:r w:rsidRPr="00977EA3">
        <w:rPr>
          <w:noProof w:val="0"/>
        </w:rPr>
        <w:t>Figure 3.39.2-1: Use Case Roles</w:t>
      </w:r>
      <w:bookmarkEnd w:id="1202"/>
    </w:p>
    <w:p w14:paraId="60268942" w14:textId="77777777" w:rsidR="007A1F44" w:rsidRPr="00977EA3" w:rsidRDefault="007A1F44" w:rsidP="00E13968">
      <w:pPr>
        <w:pStyle w:val="Corpotesto"/>
      </w:pPr>
      <w:r w:rsidRPr="00977EA3">
        <w:rPr>
          <w:b/>
        </w:rPr>
        <w:t>Actor:</w:t>
      </w:r>
      <w:r w:rsidRPr="00977EA3">
        <w:t xml:space="preserve"> Initiating Gateway</w:t>
      </w:r>
    </w:p>
    <w:p w14:paraId="416C91CD" w14:textId="77777777" w:rsidR="007A1F44" w:rsidRPr="00977EA3" w:rsidRDefault="007A1F44" w:rsidP="00E13968">
      <w:pPr>
        <w:pStyle w:val="Corpotesto"/>
      </w:pPr>
      <w:r w:rsidRPr="00977EA3">
        <w:rPr>
          <w:b/>
        </w:rPr>
        <w:t xml:space="preserve">Role: </w:t>
      </w:r>
      <w:r w:rsidRPr="00977EA3">
        <w:t>To formulate a Cross Gateway Retrieve in response to Retrieve Document Set transactions or other internal interaction.</w:t>
      </w:r>
    </w:p>
    <w:p w14:paraId="7D2243BB" w14:textId="77777777" w:rsidR="007A1F44" w:rsidRPr="00977EA3" w:rsidRDefault="007A1F44" w:rsidP="00E13968">
      <w:pPr>
        <w:pStyle w:val="Corpotesto"/>
      </w:pPr>
      <w:r w:rsidRPr="00977EA3">
        <w:rPr>
          <w:b/>
        </w:rPr>
        <w:t>Actor:</w:t>
      </w:r>
      <w:r w:rsidRPr="00977EA3">
        <w:t xml:space="preserve"> Responding Gateway</w:t>
      </w:r>
    </w:p>
    <w:p w14:paraId="268D4A1B" w14:textId="77777777" w:rsidR="007A1F44" w:rsidRPr="00977EA3" w:rsidRDefault="007A1F44" w:rsidP="00E13968">
      <w:pPr>
        <w:pStyle w:val="Corpotesto"/>
      </w:pPr>
      <w:r w:rsidRPr="00977EA3">
        <w:rPr>
          <w:b/>
        </w:rPr>
        <w:t xml:space="preserve">Role: </w:t>
      </w:r>
      <w:r w:rsidRPr="00977EA3">
        <w:t>To return the documents requested.</w:t>
      </w:r>
    </w:p>
    <w:p w14:paraId="1560BA50" w14:textId="77777777" w:rsidR="007A1F44" w:rsidRPr="00977EA3" w:rsidRDefault="007A1F44" w:rsidP="00E13968">
      <w:pPr>
        <w:pStyle w:val="Titolo3"/>
        <w:numPr>
          <w:ilvl w:val="0"/>
          <w:numId w:val="0"/>
        </w:numPr>
        <w:tabs>
          <w:tab w:val="clear" w:pos="2160"/>
          <w:tab w:val="clear" w:pos="2880"/>
        </w:tabs>
        <w:rPr>
          <w:noProof w:val="0"/>
        </w:rPr>
      </w:pPr>
      <w:bookmarkStart w:id="1203" w:name="_Toc168463566"/>
      <w:bookmarkStart w:id="1204" w:name="_Toc169255558"/>
      <w:bookmarkStart w:id="1205" w:name="_Toc169255694"/>
      <w:bookmarkStart w:id="1206" w:name="_Toc169255843"/>
      <w:bookmarkStart w:id="1207" w:name="_Toc169256002"/>
      <w:bookmarkStart w:id="1208" w:name="_Toc173902954"/>
      <w:bookmarkStart w:id="1209" w:name="_Toc268858978"/>
      <w:bookmarkStart w:id="1210" w:name="_Toc268859033"/>
      <w:bookmarkStart w:id="1211" w:name="_Toc269048686"/>
      <w:bookmarkStart w:id="1212" w:name="_Toc398544258"/>
      <w:bookmarkStart w:id="1213" w:name="_Toc398717949"/>
      <w:bookmarkStart w:id="1214" w:name="_Toc518634551"/>
      <w:r w:rsidRPr="00977EA3">
        <w:rPr>
          <w:noProof w:val="0"/>
        </w:rPr>
        <w:lastRenderedPageBreak/>
        <w:t>3.39.3 Referenced Standard</w:t>
      </w:r>
      <w:bookmarkEnd w:id="1203"/>
      <w:bookmarkEnd w:id="1204"/>
      <w:bookmarkEnd w:id="1205"/>
      <w:bookmarkEnd w:id="1206"/>
      <w:bookmarkEnd w:id="1207"/>
      <w:bookmarkEnd w:id="1208"/>
      <w:bookmarkEnd w:id="1209"/>
      <w:bookmarkEnd w:id="1210"/>
      <w:bookmarkEnd w:id="1211"/>
      <w:bookmarkEnd w:id="1212"/>
      <w:bookmarkEnd w:id="1213"/>
      <w:bookmarkEnd w:id="1214"/>
    </w:p>
    <w:p w14:paraId="3AD853FF" w14:textId="77777777" w:rsidR="007A1F44" w:rsidRPr="00977EA3" w:rsidRDefault="007A1F44" w:rsidP="00A53067">
      <w:pPr>
        <w:pStyle w:val="Corpotesto"/>
      </w:pPr>
      <w:r w:rsidRPr="00977EA3">
        <w:t>Implementors of this transaction shall comply with all requirements described in ITI TF-2x: Appendix V Web Services for IHE Transactions.</w:t>
      </w:r>
    </w:p>
    <w:p w14:paraId="181B3BAD" w14:textId="6D8B2306" w:rsidR="007A1F44" w:rsidRPr="00977EA3" w:rsidRDefault="007A1F44" w:rsidP="00A53067">
      <w:pPr>
        <w:pStyle w:val="Corpotesto"/>
      </w:pPr>
      <w:proofErr w:type="spellStart"/>
      <w:r w:rsidRPr="00977EA3">
        <w:t>ebRIM</w:t>
      </w:r>
      <w:proofErr w:type="spellEnd"/>
      <w:r w:rsidRPr="00977EA3">
        <w:tab/>
      </w:r>
      <w:r w:rsidR="00A063AC" w:rsidRPr="00977EA3">
        <w:tab/>
      </w:r>
      <w:r w:rsidRPr="00977EA3">
        <w:t>OASIS/</w:t>
      </w:r>
      <w:proofErr w:type="spellStart"/>
      <w:r w:rsidRPr="00977EA3">
        <w:t>ebXML</w:t>
      </w:r>
      <w:proofErr w:type="spellEnd"/>
      <w:r w:rsidRPr="00977EA3">
        <w:t xml:space="preserve"> Registry Information Model v3.0</w:t>
      </w:r>
    </w:p>
    <w:p w14:paraId="4095578A" w14:textId="35CFE6E7" w:rsidR="007A1F44" w:rsidRPr="00977EA3" w:rsidRDefault="007A1F44" w:rsidP="003462A5">
      <w:pPr>
        <w:pStyle w:val="Corpotesto"/>
      </w:pPr>
      <w:proofErr w:type="spellStart"/>
      <w:r w:rsidRPr="00977EA3">
        <w:t>ebRS</w:t>
      </w:r>
      <w:proofErr w:type="spellEnd"/>
      <w:r w:rsidRPr="00977EA3">
        <w:tab/>
      </w:r>
      <w:r w:rsidR="00A063AC" w:rsidRPr="00977EA3">
        <w:tab/>
      </w:r>
      <w:r w:rsidRPr="00977EA3">
        <w:t>OASIS/</w:t>
      </w:r>
      <w:proofErr w:type="spellStart"/>
      <w:r w:rsidRPr="00977EA3">
        <w:t>ebXML</w:t>
      </w:r>
      <w:proofErr w:type="spellEnd"/>
      <w:r w:rsidRPr="00977EA3">
        <w:t xml:space="preserve"> Registry Services Specifications v3.0</w:t>
      </w:r>
    </w:p>
    <w:p w14:paraId="3C4C2C57" w14:textId="77777777" w:rsidR="007A1F44" w:rsidRPr="00977EA3" w:rsidRDefault="007A1F44" w:rsidP="003462A5">
      <w:pPr>
        <w:pStyle w:val="Corpotesto"/>
      </w:pPr>
      <w:r w:rsidRPr="00977EA3">
        <w:t>ITI TF-3:4</w:t>
      </w:r>
      <w:r w:rsidRPr="00977EA3">
        <w:tab/>
        <w:t>Metadata used in Document Sharing profiles</w:t>
      </w:r>
    </w:p>
    <w:p w14:paraId="514DCBF6" w14:textId="77777777" w:rsidR="007A1F44" w:rsidRPr="00977EA3" w:rsidRDefault="007A1F44" w:rsidP="003462A5">
      <w:pPr>
        <w:pStyle w:val="Corpotesto"/>
      </w:pPr>
      <w:r w:rsidRPr="00977EA3">
        <w:t>MTOM</w:t>
      </w:r>
      <w:r w:rsidRPr="00977EA3">
        <w:tab/>
        <w:t xml:space="preserve">SOAP Message Transmission Optimization Mechanism </w:t>
      </w:r>
      <w:hyperlink r:id="rId89" w:history="1">
        <w:r w:rsidRPr="00977EA3">
          <w:rPr>
            <w:rStyle w:val="Collegamentoipertestuale"/>
          </w:rPr>
          <w:t>http://www.w3.org/TR/soap12-mtom/</w:t>
        </w:r>
      </w:hyperlink>
    </w:p>
    <w:p w14:paraId="30968BB6" w14:textId="77777777" w:rsidR="007A1F44" w:rsidRPr="00977EA3" w:rsidRDefault="007A1F44" w:rsidP="00E13968">
      <w:pPr>
        <w:pStyle w:val="Titolo3"/>
        <w:numPr>
          <w:ilvl w:val="0"/>
          <w:numId w:val="0"/>
        </w:numPr>
        <w:tabs>
          <w:tab w:val="clear" w:pos="2160"/>
          <w:tab w:val="clear" w:pos="2880"/>
        </w:tabs>
        <w:rPr>
          <w:noProof w:val="0"/>
        </w:rPr>
      </w:pPr>
      <w:bookmarkStart w:id="1215" w:name="_Toc168463567"/>
      <w:bookmarkStart w:id="1216" w:name="_Toc169255559"/>
      <w:bookmarkStart w:id="1217" w:name="_Toc169255695"/>
      <w:bookmarkStart w:id="1218" w:name="_Toc169255844"/>
      <w:bookmarkStart w:id="1219" w:name="_Toc169256003"/>
      <w:bookmarkStart w:id="1220" w:name="_Toc173902955"/>
      <w:bookmarkStart w:id="1221" w:name="_Toc268858979"/>
      <w:bookmarkStart w:id="1222" w:name="_Toc268859034"/>
      <w:bookmarkStart w:id="1223" w:name="_Toc269048687"/>
      <w:bookmarkStart w:id="1224" w:name="_Toc398544259"/>
      <w:bookmarkStart w:id="1225" w:name="_Toc398717950"/>
      <w:bookmarkStart w:id="1226" w:name="_Toc518634552"/>
      <w:r w:rsidRPr="00977EA3">
        <w:rPr>
          <w:noProof w:val="0"/>
        </w:rPr>
        <w:t>3.39.4 Interaction Diagram</w:t>
      </w:r>
      <w:bookmarkEnd w:id="1215"/>
      <w:bookmarkEnd w:id="1216"/>
      <w:bookmarkEnd w:id="1217"/>
      <w:bookmarkEnd w:id="1218"/>
      <w:bookmarkEnd w:id="1219"/>
      <w:bookmarkEnd w:id="1220"/>
      <w:bookmarkEnd w:id="1221"/>
      <w:bookmarkEnd w:id="1222"/>
      <w:bookmarkEnd w:id="1223"/>
      <w:bookmarkEnd w:id="1224"/>
      <w:bookmarkEnd w:id="1225"/>
      <w:bookmarkEnd w:id="1226"/>
    </w:p>
    <w:bookmarkStart w:id="1227" w:name="_MON_1246708974"/>
    <w:bookmarkStart w:id="1228" w:name="_MON_1240291575"/>
    <w:bookmarkEnd w:id="1227"/>
    <w:bookmarkEnd w:id="1228"/>
    <w:bookmarkStart w:id="1229" w:name="_MON_1240736529"/>
    <w:bookmarkEnd w:id="1229"/>
    <w:p w14:paraId="1A7A9BD0" w14:textId="77777777" w:rsidR="007A1F44" w:rsidRPr="00977EA3" w:rsidRDefault="002E21BE" w:rsidP="00E13968">
      <w:pPr>
        <w:pStyle w:val="Corpotesto"/>
      </w:pPr>
      <w:r w:rsidRPr="00977EA3">
        <w:rPr>
          <w:noProof/>
          <w:sz w:val="20"/>
        </w:rPr>
        <w:object w:dxaOrig="8080" w:dyaOrig="3600" w14:anchorId="7661DB01">
          <v:shape id="_x0000_i1051" type="#_x0000_t75" alt="" style="width:399.75pt;height:180.75pt;mso-width-percent:0;mso-height-percent:0;mso-width-percent:0;mso-height-percent:0" o:ole="" fillcolor="window">
            <v:imagedata r:id="rId90" o:title=""/>
          </v:shape>
          <o:OLEObject Type="Embed" ProgID="Word.Picture.8" ShapeID="_x0000_i1051" DrawAspect="Content" ObjectID="_1620110875" r:id="rId91"/>
        </w:object>
      </w:r>
    </w:p>
    <w:p w14:paraId="6CB8341B" w14:textId="77777777" w:rsidR="007A1F44" w:rsidRPr="00977EA3" w:rsidRDefault="007A1F44" w:rsidP="00EC243F">
      <w:pPr>
        <w:pStyle w:val="Titolo4"/>
        <w:rPr>
          <w:noProof w:val="0"/>
        </w:rPr>
      </w:pPr>
      <w:bookmarkStart w:id="1230" w:name="_Toc169255560"/>
      <w:bookmarkStart w:id="1231" w:name="_Toc169255696"/>
      <w:bookmarkStart w:id="1232" w:name="_Toc169255845"/>
      <w:bookmarkStart w:id="1233" w:name="_Toc169256004"/>
      <w:bookmarkStart w:id="1234" w:name="_Toc398544260"/>
      <w:r w:rsidRPr="00977EA3">
        <w:rPr>
          <w:noProof w:val="0"/>
        </w:rPr>
        <w:t>3.39.4.1 Cross Gateway Retrieve</w:t>
      </w:r>
      <w:bookmarkEnd w:id="1230"/>
      <w:bookmarkEnd w:id="1231"/>
      <w:bookmarkEnd w:id="1232"/>
      <w:bookmarkEnd w:id="1233"/>
      <w:bookmarkEnd w:id="1234"/>
      <w:r w:rsidR="00A726AB" w:rsidRPr="00977EA3">
        <w:rPr>
          <w:noProof w:val="0"/>
        </w:rPr>
        <w:t xml:space="preserve"> Request</w:t>
      </w:r>
    </w:p>
    <w:p w14:paraId="71B3DCD4" w14:textId="59011645" w:rsidR="007A1F44" w:rsidRPr="00977EA3" w:rsidRDefault="007A1F44" w:rsidP="00E13968">
      <w:pPr>
        <w:pStyle w:val="Corpotesto"/>
      </w:pPr>
      <w:r w:rsidRPr="00977EA3">
        <w:t xml:space="preserve">The Cross Gateway Retrieve </w:t>
      </w:r>
      <w:r w:rsidR="00A726AB" w:rsidRPr="00977EA3">
        <w:t xml:space="preserve">Request </w:t>
      </w:r>
      <w:r w:rsidRPr="00977EA3">
        <w:t xml:space="preserve">uses the same syntax and standards as the Retrieve Document Set </w:t>
      </w:r>
      <w:r w:rsidR="00A726AB" w:rsidRPr="00977EA3">
        <w:t>Request. S</w:t>
      </w:r>
      <w:r w:rsidRPr="00977EA3">
        <w:t xml:space="preserve">ee </w:t>
      </w:r>
      <w:r w:rsidR="00292B01" w:rsidRPr="00977EA3">
        <w:t>Section</w:t>
      </w:r>
      <w:r w:rsidRPr="00977EA3">
        <w:t xml:space="preserve"> </w:t>
      </w:r>
      <w:r w:rsidR="00A726AB" w:rsidRPr="00977EA3">
        <w:t xml:space="preserve">ITI TF-2b: </w:t>
      </w:r>
      <w:r w:rsidRPr="00977EA3">
        <w:t>3.43</w:t>
      </w:r>
      <w:r w:rsidR="00A726AB" w:rsidRPr="00977EA3">
        <w:t>.4.1</w:t>
      </w:r>
      <w:r w:rsidRPr="00977EA3">
        <w:t xml:space="preserve">. </w:t>
      </w:r>
    </w:p>
    <w:p w14:paraId="1C2B95F2" w14:textId="77777777" w:rsidR="007A1F44" w:rsidRPr="00977EA3" w:rsidRDefault="007A1F44" w:rsidP="00E13968">
      <w:pPr>
        <w:pStyle w:val="Titolo5"/>
        <w:numPr>
          <w:ilvl w:val="0"/>
          <w:numId w:val="0"/>
        </w:numPr>
        <w:tabs>
          <w:tab w:val="clear" w:pos="2160"/>
          <w:tab w:val="clear" w:pos="2880"/>
          <w:tab w:val="clear" w:pos="3600"/>
          <w:tab w:val="clear" w:pos="4320"/>
        </w:tabs>
        <w:rPr>
          <w:noProof w:val="0"/>
        </w:rPr>
      </w:pPr>
      <w:bookmarkStart w:id="1235" w:name="_Toc169255561"/>
      <w:bookmarkStart w:id="1236" w:name="_Toc169255697"/>
      <w:bookmarkStart w:id="1237" w:name="_Toc169255846"/>
      <w:bookmarkStart w:id="1238" w:name="_Toc169256005"/>
      <w:r w:rsidRPr="00977EA3">
        <w:rPr>
          <w:noProof w:val="0"/>
        </w:rPr>
        <w:t>3.39.4.1.1 Trigger Events</w:t>
      </w:r>
      <w:bookmarkEnd w:id="1235"/>
      <w:bookmarkEnd w:id="1236"/>
      <w:bookmarkEnd w:id="1237"/>
      <w:bookmarkEnd w:id="1238"/>
    </w:p>
    <w:p w14:paraId="4F24322A" w14:textId="77777777" w:rsidR="007A1F44" w:rsidRPr="00977EA3" w:rsidRDefault="007A1F44" w:rsidP="00E13968">
      <w:pPr>
        <w:pStyle w:val="Corpotesto"/>
        <w:tabs>
          <w:tab w:val="left" w:pos="1080"/>
        </w:tabs>
      </w:pPr>
      <w:r w:rsidRPr="00977EA3">
        <w:t>This message is initiated by the Initiating Gateway to retrieve a set of documents from another community represented by a Responding Gateway. The Initiating Gateway may be responding to a Retrieve Document Set transaction or may use a proprietary mechanism for triggering the Cross Gateway Retrieve.</w:t>
      </w:r>
    </w:p>
    <w:p w14:paraId="3AA55983" w14:textId="77777777" w:rsidR="007A1F44" w:rsidRPr="00977EA3" w:rsidRDefault="007A1F44" w:rsidP="00E13968">
      <w:pPr>
        <w:pStyle w:val="Titolo5"/>
        <w:numPr>
          <w:ilvl w:val="0"/>
          <w:numId w:val="0"/>
        </w:numPr>
        <w:tabs>
          <w:tab w:val="clear" w:pos="2160"/>
          <w:tab w:val="clear" w:pos="2880"/>
          <w:tab w:val="clear" w:pos="3600"/>
          <w:tab w:val="clear" w:pos="4320"/>
        </w:tabs>
        <w:rPr>
          <w:noProof w:val="0"/>
        </w:rPr>
      </w:pPr>
      <w:bookmarkStart w:id="1239" w:name="_Toc169255562"/>
      <w:bookmarkStart w:id="1240" w:name="_Toc169255698"/>
      <w:bookmarkStart w:id="1241" w:name="_Toc169255847"/>
      <w:bookmarkStart w:id="1242" w:name="_Toc169256006"/>
      <w:r w:rsidRPr="00977EA3">
        <w:rPr>
          <w:noProof w:val="0"/>
        </w:rPr>
        <w:t>3.39.4.1.2 Message Semantics</w:t>
      </w:r>
      <w:bookmarkEnd w:id="1239"/>
      <w:bookmarkEnd w:id="1240"/>
      <w:bookmarkEnd w:id="1241"/>
      <w:bookmarkEnd w:id="1242"/>
    </w:p>
    <w:p w14:paraId="7467D1C6" w14:textId="77777777" w:rsidR="007A1F44" w:rsidRPr="00977EA3" w:rsidRDefault="007A1F44" w:rsidP="00E13968">
      <w:pPr>
        <w:pStyle w:val="Corpotesto"/>
      </w:pPr>
      <w:r w:rsidRPr="00977EA3">
        <w:t>The message semantics for Cross Gateway Retrieve are the same as Retrieve Document Set</w:t>
      </w:r>
      <w:r w:rsidR="00292B01" w:rsidRPr="00977EA3">
        <w:t xml:space="preserve"> (s Section </w:t>
      </w:r>
      <w:r w:rsidRPr="00977EA3">
        <w:t>3.43.4.1.2</w:t>
      </w:r>
      <w:r w:rsidR="00292B01" w:rsidRPr="00977EA3">
        <w:t>)</w:t>
      </w:r>
      <w:r w:rsidRPr="00977EA3">
        <w:t xml:space="preserve">. The Initiating Gateway shall specify the </w:t>
      </w:r>
      <w:proofErr w:type="spellStart"/>
      <w:r w:rsidRPr="00977EA3">
        <w:t>homeCommunityId</w:t>
      </w:r>
      <w:proofErr w:type="spellEnd"/>
      <w:r w:rsidRPr="00977EA3">
        <w:t xml:space="preserve"> parameter within the Retrieve Document Set. The </w:t>
      </w:r>
      <w:proofErr w:type="spellStart"/>
      <w:r w:rsidRPr="00977EA3">
        <w:t>homeCommunityId</w:t>
      </w:r>
      <w:proofErr w:type="spellEnd"/>
      <w:r w:rsidRPr="00977EA3">
        <w:t xml:space="preserve"> shall contain the value that identifies the community associated with the Responding Gateway.</w:t>
      </w:r>
    </w:p>
    <w:p w14:paraId="4DE79B4E" w14:textId="77777777" w:rsidR="007A1F44" w:rsidRPr="00977EA3" w:rsidRDefault="007A1F44" w:rsidP="001B289C">
      <w:pPr>
        <w:pStyle w:val="Corpotesto"/>
      </w:pPr>
      <w:r w:rsidRPr="00977EA3">
        <w:t xml:space="preserve">Initiating Gateways which support the On-Demand Documents Option shall be capable of retrieving an On-Demand Document Entry either through internal mechanisms or, when the </w:t>
      </w:r>
      <w:r w:rsidRPr="00977EA3">
        <w:lastRenderedPageBreak/>
        <w:t xml:space="preserve">XDS Affinity Domain Option is also declared, through interaction with an XDS Document Consumer which supports the On-Demand Documents Option. </w:t>
      </w:r>
    </w:p>
    <w:p w14:paraId="493DDB46" w14:textId="77777777" w:rsidR="007A1F44" w:rsidRPr="00977EA3" w:rsidRDefault="007A1F44" w:rsidP="00E13968">
      <w:pPr>
        <w:pStyle w:val="Corpotesto"/>
      </w:pPr>
      <w:r w:rsidRPr="00977EA3">
        <w:t xml:space="preserve">Responding Gateways which support the On-Demand Documents Option shall be able to respond to retrieval of an On-Demand Document Entry either through internal mechanisms or, when grouped with a Document Consumer, through interaction with appropriate XDS Actors which support On-Demand Documents. Responding Gateways which support the Persistence of Retrieved Documents Option shall specify the </w:t>
      </w:r>
      <w:proofErr w:type="spellStart"/>
      <w:r w:rsidRPr="00977EA3">
        <w:t>NewRepositoryUniqueId</w:t>
      </w:r>
      <w:proofErr w:type="spellEnd"/>
      <w:r w:rsidRPr="00977EA3">
        <w:t xml:space="preserve"> element indicating the document is available for later retrieval and be able to return exactly the same document in all future retrieve requests for the document identified by </w:t>
      </w:r>
      <w:proofErr w:type="spellStart"/>
      <w:r w:rsidRPr="00977EA3">
        <w:t>NewDocumentUniqueId</w:t>
      </w:r>
      <w:proofErr w:type="spellEnd"/>
      <w:r w:rsidRPr="00977EA3">
        <w:t>.</w:t>
      </w:r>
    </w:p>
    <w:p w14:paraId="6511E165" w14:textId="77777777" w:rsidR="007A1F44" w:rsidRPr="00977EA3" w:rsidRDefault="007A1F44" w:rsidP="00E13968">
      <w:pPr>
        <w:pStyle w:val="Titolo5"/>
        <w:numPr>
          <w:ilvl w:val="0"/>
          <w:numId w:val="0"/>
        </w:numPr>
        <w:tabs>
          <w:tab w:val="clear" w:pos="2160"/>
          <w:tab w:val="clear" w:pos="2880"/>
          <w:tab w:val="clear" w:pos="3600"/>
          <w:tab w:val="clear" w:pos="4320"/>
        </w:tabs>
        <w:rPr>
          <w:noProof w:val="0"/>
        </w:rPr>
      </w:pPr>
      <w:bookmarkStart w:id="1243" w:name="_Toc169255563"/>
      <w:bookmarkStart w:id="1244" w:name="_Toc169255699"/>
      <w:bookmarkStart w:id="1245" w:name="_Toc169255848"/>
      <w:bookmarkStart w:id="1246" w:name="_Toc169256007"/>
      <w:r w:rsidRPr="00977EA3">
        <w:rPr>
          <w:noProof w:val="0"/>
        </w:rPr>
        <w:t>3.39.4.1.3 Expected Actions</w:t>
      </w:r>
      <w:bookmarkEnd w:id="1243"/>
      <w:bookmarkEnd w:id="1244"/>
      <w:bookmarkEnd w:id="1245"/>
      <w:bookmarkEnd w:id="1246"/>
    </w:p>
    <w:p w14:paraId="7A00DF24" w14:textId="77777777" w:rsidR="007A1F44" w:rsidRPr="00977EA3" w:rsidRDefault="007A1F44" w:rsidP="00E13968">
      <w:pPr>
        <w:pStyle w:val="Corpotesto"/>
      </w:pPr>
      <w:r w:rsidRPr="00977EA3">
        <w:t xml:space="preserve">Actors supporting this transaction shall support the Expected Actions described in the </w:t>
      </w:r>
      <w:r w:rsidR="00292B01" w:rsidRPr="00977EA3">
        <w:t xml:space="preserve">Section </w:t>
      </w:r>
      <w:r w:rsidRPr="00977EA3">
        <w:t>3.43.4.1.3.</w:t>
      </w:r>
    </w:p>
    <w:p w14:paraId="0E7D6729" w14:textId="77777777" w:rsidR="007A1F44" w:rsidRPr="00977EA3" w:rsidRDefault="007A1F44" w:rsidP="00E13968">
      <w:pPr>
        <w:pStyle w:val="Corpotesto"/>
      </w:pPr>
      <w:r w:rsidRPr="00977EA3">
        <w:t xml:space="preserve">The Responding Gateway shall determine the local system or systems which hold the documents requested and interact with those systems. The Responding Gateway may use a Retrieve Document Set transaction or other internally defined interaction, to retrieve the document or documents. If more than one system is contacted the Responding Gateway shall consolidate the results from the multiple systems into one response to the Initiating Gateway. If both successes and failures are received the Responding Gateway may choose to use </w:t>
      </w:r>
      <w:proofErr w:type="spellStart"/>
      <w:r w:rsidRPr="00977EA3">
        <w:t>PartialSuccess</w:t>
      </w:r>
      <w:proofErr w:type="spellEnd"/>
      <w:r w:rsidRPr="00977EA3">
        <w:t xml:space="preserve"> status to reflect both failure and success. The Responding Gateway may alternatively choose to suppress the failures and report only successes.</w:t>
      </w:r>
    </w:p>
    <w:p w14:paraId="7BEB45C4" w14:textId="1E557264" w:rsidR="007A1F44" w:rsidRPr="00977EA3" w:rsidRDefault="00A726AB" w:rsidP="00E13968">
      <w:pPr>
        <w:pStyle w:val="Corpotesto"/>
      </w:pPr>
      <w:r w:rsidRPr="00977EA3">
        <w:t xml:space="preserve">If the Responding Gateway returns any </w:t>
      </w:r>
      <w:r w:rsidR="008600F3" w:rsidRPr="00977EA3">
        <w:t>Registry</w:t>
      </w:r>
      <w:r w:rsidRPr="00977EA3">
        <w:t xml:space="preserve"> Error elements, the Responding Gateway shall include in the location attribute all the requirements stated in Section 3.43 plus </w:t>
      </w:r>
      <w:r w:rsidR="007A1F44" w:rsidRPr="00977EA3">
        <w:t xml:space="preserve">the </w:t>
      </w:r>
      <w:proofErr w:type="spellStart"/>
      <w:r w:rsidR="007A1F44" w:rsidRPr="00977EA3">
        <w:t>homeCommunityId</w:t>
      </w:r>
      <w:proofErr w:type="spellEnd"/>
      <w:r w:rsidR="007A1F44" w:rsidRPr="00977EA3">
        <w:t xml:space="preserve"> of the Responding Gateway.</w:t>
      </w:r>
    </w:p>
    <w:p w14:paraId="0BE0610C" w14:textId="03DA09F5" w:rsidR="007A1F44" w:rsidRPr="00977EA3" w:rsidRDefault="007A1F44" w:rsidP="00E13968">
      <w:pPr>
        <w:pStyle w:val="Corpotesto"/>
      </w:pPr>
      <w:r w:rsidRPr="00977EA3">
        <w:t xml:space="preserve">If the XDS Affinity Domain Option is supported, the Initiating Gateway shall, if needed, consolidate results from multiple Responding Gateways. This includes reflecting in the consolidated results returned to the originating Retrieve Document Set [ITI-43] all successes and failures received from Responding Gateways. If both successes and failures are received from Responding Gateways, the Initiating Gateway shall return both </w:t>
      </w:r>
      <w:proofErr w:type="spellStart"/>
      <w:r w:rsidRPr="00977EA3">
        <w:t>DocumentResponse</w:t>
      </w:r>
      <w:proofErr w:type="spellEnd"/>
      <w:r w:rsidRPr="00977EA3">
        <w:t xml:space="preserve"> and </w:t>
      </w:r>
      <w:proofErr w:type="spellStart"/>
      <w:r w:rsidRPr="00977EA3">
        <w:t>RegistryErrorList</w:t>
      </w:r>
      <w:proofErr w:type="spellEnd"/>
      <w:r w:rsidRPr="00977EA3">
        <w:t xml:space="preserve"> elements in one response and specify </w:t>
      </w:r>
      <w:proofErr w:type="spellStart"/>
      <w:r w:rsidRPr="00977EA3">
        <w:t>PartialSuccess</w:t>
      </w:r>
      <w:proofErr w:type="spellEnd"/>
      <w:r w:rsidRPr="00977EA3">
        <w:t xml:space="preserve"> status.</w:t>
      </w:r>
    </w:p>
    <w:p w14:paraId="39F7D21E" w14:textId="77777777" w:rsidR="007A1F44" w:rsidRPr="00977EA3" w:rsidRDefault="007A1F44" w:rsidP="00D372D5">
      <w:pPr>
        <w:pStyle w:val="Titolo6"/>
        <w:numPr>
          <w:ilvl w:val="0"/>
          <w:numId w:val="0"/>
        </w:numPr>
        <w:tabs>
          <w:tab w:val="clear" w:pos="2160"/>
          <w:tab w:val="clear" w:pos="2880"/>
          <w:tab w:val="clear" w:pos="3600"/>
          <w:tab w:val="clear" w:pos="4320"/>
          <w:tab w:val="clear" w:pos="5040"/>
        </w:tabs>
        <w:rPr>
          <w:noProof w:val="0"/>
        </w:rPr>
      </w:pPr>
      <w:r w:rsidRPr="00977EA3">
        <w:rPr>
          <w:noProof w:val="0"/>
        </w:rPr>
        <w:t>3.39.4.1.3.1 Compatibility of Options</w:t>
      </w:r>
    </w:p>
    <w:p w14:paraId="73448AAF" w14:textId="77777777" w:rsidR="007A1F44" w:rsidRPr="00977EA3" w:rsidRDefault="007A1F44" w:rsidP="001B289C">
      <w:pPr>
        <w:pStyle w:val="Corpotesto"/>
      </w:pPr>
      <w:r w:rsidRPr="00977EA3">
        <w:t>If the Initiating Gateway does not support the On-Demand Document Option, it will never send a Cross Gateway Retrieve request for an On-Demand Document. In this case, none of the attributes specific to On-Demand Documents will be included in the response.</w:t>
      </w:r>
    </w:p>
    <w:p w14:paraId="278947D9" w14:textId="77777777" w:rsidR="007A1F44" w:rsidRPr="00977EA3" w:rsidRDefault="007A1F44" w:rsidP="001B289C">
      <w:pPr>
        <w:pStyle w:val="Corpotesto"/>
      </w:pPr>
      <w:r w:rsidRPr="00977EA3">
        <w:t>If the Initiating Gateway does support the On-Demand Document Option, it will only direct Cross Gateway Retrieve requests for On-Demand Documents to responders which have returned an On-Demand Document Entry in a Cross Gateway Query response. Thus there are no compatibility concerns with this transaction.</w:t>
      </w:r>
    </w:p>
    <w:p w14:paraId="58961570" w14:textId="77777777" w:rsidR="00A726AB" w:rsidRPr="00977EA3" w:rsidRDefault="00A726AB" w:rsidP="00A726AB">
      <w:pPr>
        <w:pStyle w:val="Titolo4"/>
        <w:rPr>
          <w:noProof w:val="0"/>
        </w:rPr>
      </w:pPr>
      <w:r w:rsidRPr="00977EA3">
        <w:rPr>
          <w:noProof w:val="0"/>
        </w:rPr>
        <w:lastRenderedPageBreak/>
        <w:t>3.39.4.2 Cross Gateway Retrieve Response</w:t>
      </w:r>
    </w:p>
    <w:p w14:paraId="10C16014" w14:textId="77777777" w:rsidR="00A726AB" w:rsidRPr="00977EA3" w:rsidRDefault="00A726AB" w:rsidP="00A726AB">
      <w:pPr>
        <w:pStyle w:val="Titolo5"/>
        <w:rPr>
          <w:noProof w:val="0"/>
        </w:rPr>
      </w:pPr>
      <w:r w:rsidRPr="00977EA3">
        <w:rPr>
          <w:noProof w:val="0"/>
        </w:rPr>
        <w:t>3.39.4.2.1 Trigger Events</w:t>
      </w:r>
    </w:p>
    <w:p w14:paraId="658F9271" w14:textId="77777777" w:rsidR="00A726AB" w:rsidRPr="00977EA3" w:rsidRDefault="00A726AB" w:rsidP="00A726AB">
      <w:pPr>
        <w:pStyle w:val="Corpotesto"/>
      </w:pPr>
      <w:r w:rsidRPr="00977EA3">
        <w:t>This message will be triggered by a Cross Gateway Retrieve Message.</w:t>
      </w:r>
    </w:p>
    <w:p w14:paraId="4FF1D536" w14:textId="77777777" w:rsidR="00A726AB" w:rsidRPr="00977EA3" w:rsidRDefault="00A726AB" w:rsidP="00A726AB">
      <w:pPr>
        <w:pStyle w:val="Titolo5"/>
        <w:rPr>
          <w:noProof w:val="0"/>
        </w:rPr>
      </w:pPr>
      <w:r w:rsidRPr="00977EA3">
        <w:rPr>
          <w:noProof w:val="0"/>
        </w:rPr>
        <w:t>3.39.4.2.2 Message Semantics</w:t>
      </w:r>
    </w:p>
    <w:p w14:paraId="0B8D627F" w14:textId="5EBCADE8" w:rsidR="00A726AB" w:rsidRPr="00977EA3" w:rsidRDefault="00A726AB" w:rsidP="00A726AB">
      <w:pPr>
        <w:pStyle w:val="Corpotesto"/>
      </w:pPr>
      <w:r w:rsidRPr="00977EA3">
        <w:t>The message semantics for Cross Gateway Retrieve are the same as Retrieve Document Set. See</w:t>
      </w:r>
      <w:r w:rsidR="00952DDA" w:rsidRPr="00977EA3">
        <w:t xml:space="preserve"> </w:t>
      </w:r>
      <w:r w:rsidRPr="00977EA3">
        <w:t xml:space="preserve">Section 3.43.4.2.2. </w:t>
      </w:r>
    </w:p>
    <w:p w14:paraId="4A084880" w14:textId="77777777" w:rsidR="00A726AB" w:rsidRPr="00977EA3" w:rsidRDefault="00A726AB" w:rsidP="00A726AB">
      <w:pPr>
        <w:pStyle w:val="Titolo5"/>
        <w:rPr>
          <w:noProof w:val="0"/>
        </w:rPr>
      </w:pPr>
      <w:r w:rsidRPr="00977EA3">
        <w:rPr>
          <w:noProof w:val="0"/>
        </w:rPr>
        <w:t>3.39.4.2.3 Expected Actions</w:t>
      </w:r>
    </w:p>
    <w:p w14:paraId="3AD23057" w14:textId="77777777" w:rsidR="00A726AB" w:rsidRPr="00977EA3" w:rsidRDefault="00A726AB" w:rsidP="00A726AB">
      <w:pPr>
        <w:pStyle w:val="Corpotesto"/>
      </w:pPr>
      <w:r w:rsidRPr="00977EA3">
        <w:t>Actors supporting this transaction shall support the Expected Actions described in Section 3.43.4.2.3.</w:t>
      </w:r>
    </w:p>
    <w:p w14:paraId="3CEAD4ED" w14:textId="55FECB62" w:rsidR="007A1F44" w:rsidRPr="00977EA3" w:rsidRDefault="007A1F44" w:rsidP="00E13968">
      <w:pPr>
        <w:pStyle w:val="Titolo3"/>
        <w:numPr>
          <w:ilvl w:val="0"/>
          <w:numId w:val="0"/>
        </w:numPr>
        <w:tabs>
          <w:tab w:val="clear" w:pos="2160"/>
          <w:tab w:val="clear" w:pos="2880"/>
        </w:tabs>
        <w:rPr>
          <w:noProof w:val="0"/>
        </w:rPr>
      </w:pPr>
      <w:bookmarkStart w:id="1247" w:name="_Toc268858980"/>
      <w:bookmarkStart w:id="1248" w:name="_Toc268859035"/>
      <w:bookmarkStart w:id="1249" w:name="_Toc269048688"/>
      <w:bookmarkStart w:id="1250" w:name="_Toc398544261"/>
      <w:bookmarkStart w:id="1251" w:name="_Toc398717951"/>
      <w:bookmarkStart w:id="1252" w:name="_Toc518634553"/>
      <w:r w:rsidRPr="00977EA3">
        <w:rPr>
          <w:noProof w:val="0"/>
        </w:rPr>
        <w:t>3.39.5 Protocol Requirements</w:t>
      </w:r>
      <w:bookmarkEnd w:id="1247"/>
      <w:bookmarkEnd w:id="1248"/>
      <w:bookmarkEnd w:id="1249"/>
      <w:bookmarkEnd w:id="1250"/>
      <w:bookmarkEnd w:id="1251"/>
      <w:bookmarkEnd w:id="1252"/>
    </w:p>
    <w:p w14:paraId="17F7593F" w14:textId="2CC86593" w:rsidR="007A1F44" w:rsidRDefault="007A1F44" w:rsidP="00E13968">
      <w:pPr>
        <w:pStyle w:val="Corpotesto"/>
        <w:rPr>
          <w:ins w:id="1253" w:author="Gregorio Canal" w:date="2019-05-22T15:10:00Z"/>
        </w:rPr>
      </w:pPr>
      <w:r w:rsidRPr="00977EA3">
        <w:t xml:space="preserve">The Cross Gateway Retrieve request and response will be transmitted using Synchronous or </w:t>
      </w:r>
      <w:commentRangeStart w:id="1254"/>
      <w:ins w:id="1255" w:author="Gregorio Canal" w:date="2019-05-22T15:10:00Z">
        <w:r w:rsidR="00CB5474">
          <w:t xml:space="preserve">WS-Addressing based </w:t>
        </w:r>
      </w:ins>
      <w:r w:rsidRPr="00977EA3">
        <w:t>Asynchronous Web Services Exchange, according to the requirements specified in ITI TF-2x: Appendix V</w:t>
      </w:r>
      <w:ins w:id="1256" w:author="Gregorio Canal" w:date="2019-05-22T15:10:00Z">
        <w:r w:rsidR="00CB5474">
          <w:t>.3</w:t>
        </w:r>
      </w:ins>
      <w:r w:rsidRPr="00977EA3">
        <w:t>. The protocol requirements are identical to the Retrieve Document Set except as noted below.</w:t>
      </w:r>
    </w:p>
    <w:p w14:paraId="23EC8F0F" w14:textId="77777777" w:rsidR="00CB5474" w:rsidRPr="00CB5474" w:rsidRDefault="00CB5474" w:rsidP="00CB5474">
      <w:pPr>
        <w:rPr>
          <w:ins w:id="1257" w:author="Gregorio Canal" w:date="2019-05-22T15:10:00Z"/>
          <w:rPrChange w:id="1258" w:author="Gregorio Canal" w:date="2019-05-22T15:10:00Z">
            <w:rPr>
              <w:ins w:id="1259" w:author="Gregorio Canal" w:date="2019-05-22T15:10:00Z"/>
              <w:b/>
              <w:u w:val="single"/>
            </w:rPr>
          </w:rPrChange>
        </w:rPr>
      </w:pPr>
      <w:ins w:id="1260" w:author="Gregorio Canal" w:date="2019-05-22T15:10:00Z">
        <w:r w:rsidRPr="00CB5474">
          <w:rPr>
            <w:rPrChange w:id="1261" w:author="Gregorio Canal" w:date="2019-05-22T15:10:00Z">
              <w:rPr>
                <w:b/>
                <w:u w:val="single"/>
              </w:rPr>
            </w:rPrChange>
          </w:rPr>
          <w:t>XML namespace prefixes are for informational purposes only and are documented in ITI TF-2x: Appendix V, Table V.2.4-1.</w:t>
        </w:r>
      </w:ins>
    </w:p>
    <w:p w14:paraId="1EED7BFD" w14:textId="67DD3532" w:rsidR="00CB5474" w:rsidRPr="00977EA3" w:rsidDel="00CB5474" w:rsidRDefault="00CB5474" w:rsidP="00E13968">
      <w:pPr>
        <w:pStyle w:val="Corpotesto"/>
        <w:rPr>
          <w:del w:id="1262" w:author="Gregorio Canal" w:date="2019-05-22T15:10:00Z"/>
        </w:rPr>
      </w:pPr>
    </w:p>
    <w:p w14:paraId="1486A6FF" w14:textId="60CEB053" w:rsidR="007A1F44" w:rsidRPr="00977EA3" w:rsidDel="00CB5474" w:rsidRDefault="007A1F44" w:rsidP="00E13968">
      <w:pPr>
        <w:pStyle w:val="TableTitle"/>
        <w:rPr>
          <w:del w:id="1263" w:author="Gregorio Canal" w:date="2019-05-22T15:10:00Z"/>
          <w:noProof w:val="0"/>
        </w:rPr>
      </w:pPr>
      <w:del w:id="1264" w:author="Gregorio Canal" w:date="2019-05-22T15:10:00Z">
        <w:r w:rsidRPr="00977EA3" w:rsidDel="00CB5474">
          <w:rPr>
            <w:noProof w:val="0"/>
          </w:rPr>
          <w:delText>Table 3.39.5-1: WSDL Namespace Definitions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rsidDel="00CB5474" w14:paraId="6C178F0B" w14:textId="054A9ED4">
        <w:trPr>
          <w:jc w:val="center"/>
          <w:del w:id="1265" w:author="Gregorio Canal" w:date="2019-05-22T15:10:00Z"/>
        </w:trPr>
        <w:tc>
          <w:tcPr>
            <w:tcW w:w="1998" w:type="dxa"/>
          </w:tcPr>
          <w:p w14:paraId="0CC14DC5" w14:textId="1F3F8DA3" w:rsidR="007A1F44" w:rsidRPr="00977EA3" w:rsidDel="00CB5474" w:rsidRDefault="007A1F44" w:rsidP="00A53067">
            <w:pPr>
              <w:pStyle w:val="TableEntry"/>
              <w:rPr>
                <w:del w:id="1266" w:author="Gregorio Canal" w:date="2019-05-22T15:10:00Z"/>
                <w:noProof w:val="0"/>
              </w:rPr>
            </w:pPr>
            <w:del w:id="1267" w:author="Gregorio Canal" w:date="2019-05-22T15:10:00Z">
              <w:r w:rsidRPr="00977EA3" w:rsidDel="00CB5474">
                <w:rPr>
                  <w:noProof w:val="0"/>
                </w:rPr>
                <w:delText>soap</w:delText>
              </w:r>
            </w:del>
          </w:p>
        </w:tc>
        <w:tc>
          <w:tcPr>
            <w:tcW w:w="6210" w:type="dxa"/>
          </w:tcPr>
          <w:p w14:paraId="6ED13CD4" w14:textId="3DE13F6A" w:rsidR="007A1F44" w:rsidRPr="00977EA3" w:rsidDel="00CB5474" w:rsidRDefault="007A1F44" w:rsidP="00A53067">
            <w:pPr>
              <w:pStyle w:val="TableEntry"/>
              <w:rPr>
                <w:del w:id="1268" w:author="Gregorio Canal" w:date="2019-05-22T15:10:00Z"/>
                <w:noProof w:val="0"/>
              </w:rPr>
            </w:pPr>
            <w:del w:id="1269" w:author="Gregorio Canal" w:date="2019-05-22T15:10:00Z">
              <w:r w:rsidRPr="00977EA3" w:rsidDel="00CB5474">
                <w:rPr>
                  <w:noProof w:val="0"/>
                </w:rPr>
                <w:delText>http://schemas.xmlsoap.org/wsdl/soap/</w:delText>
              </w:r>
            </w:del>
          </w:p>
        </w:tc>
      </w:tr>
      <w:tr w:rsidR="007A1F44" w:rsidRPr="00977EA3" w:rsidDel="00CB5474" w14:paraId="2A296F78" w14:textId="2940A6DC">
        <w:trPr>
          <w:jc w:val="center"/>
          <w:del w:id="1270" w:author="Gregorio Canal" w:date="2019-05-22T15:10:00Z"/>
        </w:trPr>
        <w:tc>
          <w:tcPr>
            <w:tcW w:w="1998" w:type="dxa"/>
          </w:tcPr>
          <w:p w14:paraId="5ED786EA" w14:textId="318A7985" w:rsidR="007A1F44" w:rsidRPr="00977EA3" w:rsidDel="00CB5474" w:rsidRDefault="007A1F44" w:rsidP="00A53067">
            <w:pPr>
              <w:pStyle w:val="TableEntry"/>
              <w:rPr>
                <w:del w:id="1271" w:author="Gregorio Canal" w:date="2019-05-22T15:10:00Z"/>
                <w:noProof w:val="0"/>
              </w:rPr>
            </w:pPr>
            <w:del w:id="1272" w:author="Gregorio Canal" w:date="2019-05-22T15:10:00Z">
              <w:r w:rsidRPr="00977EA3" w:rsidDel="00CB5474">
                <w:rPr>
                  <w:noProof w:val="0"/>
                </w:rPr>
                <w:delText>soap12</w:delText>
              </w:r>
            </w:del>
          </w:p>
        </w:tc>
        <w:tc>
          <w:tcPr>
            <w:tcW w:w="6210" w:type="dxa"/>
          </w:tcPr>
          <w:p w14:paraId="0D5FAAD5" w14:textId="7D29020D" w:rsidR="007A1F44" w:rsidRPr="00977EA3" w:rsidDel="00CB5474" w:rsidRDefault="007A1F44" w:rsidP="00A53067">
            <w:pPr>
              <w:pStyle w:val="TableEntry"/>
              <w:rPr>
                <w:del w:id="1273" w:author="Gregorio Canal" w:date="2019-05-22T15:10:00Z"/>
                <w:noProof w:val="0"/>
              </w:rPr>
            </w:pPr>
            <w:del w:id="1274" w:author="Gregorio Canal" w:date="2019-05-22T15:10:00Z">
              <w:r w:rsidRPr="00977EA3" w:rsidDel="00CB5474">
                <w:rPr>
                  <w:noProof w:val="0"/>
                </w:rPr>
                <w:delText>http://schemas.xmlsoap.org/wsdl/soap12/</w:delText>
              </w:r>
            </w:del>
          </w:p>
        </w:tc>
      </w:tr>
      <w:tr w:rsidR="007A1F44" w:rsidRPr="00977EA3" w:rsidDel="00CB5474" w14:paraId="18494F6B" w14:textId="68369BBB">
        <w:trPr>
          <w:jc w:val="center"/>
          <w:del w:id="1275" w:author="Gregorio Canal" w:date="2019-05-22T15:10:00Z"/>
        </w:trPr>
        <w:tc>
          <w:tcPr>
            <w:tcW w:w="1998" w:type="dxa"/>
          </w:tcPr>
          <w:p w14:paraId="12A60A04" w14:textId="3AD88A8E" w:rsidR="007A1F44" w:rsidRPr="00977EA3" w:rsidDel="00CB5474" w:rsidRDefault="007A1F44" w:rsidP="00A53067">
            <w:pPr>
              <w:pStyle w:val="TableEntry"/>
              <w:rPr>
                <w:del w:id="1276" w:author="Gregorio Canal" w:date="2019-05-22T15:10:00Z"/>
                <w:noProof w:val="0"/>
              </w:rPr>
            </w:pPr>
            <w:del w:id="1277" w:author="Gregorio Canal" w:date="2019-05-22T15:10:00Z">
              <w:r w:rsidRPr="00977EA3" w:rsidDel="00CB5474">
                <w:rPr>
                  <w:noProof w:val="0"/>
                </w:rPr>
                <w:delText>wsaw</w:delText>
              </w:r>
            </w:del>
          </w:p>
        </w:tc>
        <w:tc>
          <w:tcPr>
            <w:tcW w:w="6210" w:type="dxa"/>
          </w:tcPr>
          <w:p w14:paraId="06DAF082" w14:textId="0D8952B5" w:rsidR="007A1F44" w:rsidRPr="00977EA3" w:rsidDel="00CB5474" w:rsidRDefault="007A1F44" w:rsidP="00A53067">
            <w:pPr>
              <w:pStyle w:val="TableEntry"/>
              <w:rPr>
                <w:del w:id="1278" w:author="Gregorio Canal" w:date="2019-05-22T15:10:00Z"/>
                <w:noProof w:val="0"/>
              </w:rPr>
            </w:pPr>
            <w:del w:id="1279" w:author="Gregorio Canal" w:date="2019-05-22T15:10:00Z">
              <w:r w:rsidRPr="00977EA3" w:rsidDel="00CB5474">
                <w:rPr>
                  <w:noProof w:val="0"/>
                </w:rPr>
                <w:delText>http://www.w3.org/2006/05/addressing/wsdl/</w:delText>
              </w:r>
            </w:del>
          </w:p>
        </w:tc>
      </w:tr>
      <w:tr w:rsidR="007A1F44" w:rsidRPr="00977EA3" w:rsidDel="00CB5474" w14:paraId="7F24CBBF" w14:textId="247F9E80">
        <w:trPr>
          <w:jc w:val="center"/>
          <w:del w:id="1280" w:author="Gregorio Canal" w:date="2019-05-22T15:10:00Z"/>
        </w:trPr>
        <w:tc>
          <w:tcPr>
            <w:tcW w:w="1998" w:type="dxa"/>
          </w:tcPr>
          <w:p w14:paraId="4F788B72" w14:textId="534F4962" w:rsidR="007A1F44" w:rsidRPr="00977EA3" w:rsidDel="00CB5474" w:rsidRDefault="007A1F44" w:rsidP="00A53067">
            <w:pPr>
              <w:pStyle w:val="TableEntry"/>
              <w:rPr>
                <w:del w:id="1281" w:author="Gregorio Canal" w:date="2019-05-22T15:10:00Z"/>
                <w:noProof w:val="0"/>
              </w:rPr>
            </w:pPr>
            <w:del w:id="1282" w:author="Gregorio Canal" w:date="2019-05-22T15:10:00Z">
              <w:r w:rsidRPr="00977EA3" w:rsidDel="00CB5474">
                <w:rPr>
                  <w:noProof w:val="0"/>
                </w:rPr>
                <w:delText>xsd</w:delText>
              </w:r>
            </w:del>
          </w:p>
        </w:tc>
        <w:tc>
          <w:tcPr>
            <w:tcW w:w="6210" w:type="dxa"/>
          </w:tcPr>
          <w:p w14:paraId="5E8A6A81" w14:textId="767C957C" w:rsidR="007A1F44" w:rsidRPr="00977EA3" w:rsidDel="00CB5474" w:rsidRDefault="007A1F44" w:rsidP="00A53067">
            <w:pPr>
              <w:pStyle w:val="TableEntry"/>
              <w:rPr>
                <w:del w:id="1283" w:author="Gregorio Canal" w:date="2019-05-22T15:10:00Z"/>
                <w:noProof w:val="0"/>
              </w:rPr>
            </w:pPr>
            <w:del w:id="1284" w:author="Gregorio Canal" w:date="2019-05-22T15:10:00Z">
              <w:r w:rsidRPr="00977EA3" w:rsidDel="00CB5474">
                <w:rPr>
                  <w:noProof w:val="0"/>
                </w:rPr>
                <w:delText>http://www.w3.org/2001/XMLSchema</w:delText>
              </w:r>
            </w:del>
          </w:p>
        </w:tc>
      </w:tr>
      <w:tr w:rsidR="007A1F44" w:rsidRPr="00977EA3" w:rsidDel="00CB5474" w14:paraId="36ED4830" w14:textId="77926385">
        <w:trPr>
          <w:jc w:val="center"/>
          <w:del w:id="1285" w:author="Gregorio Canal" w:date="2019-05-22T15:10:00Z"/>
        </w:trPr>
        <w:tc>
          <w:tcPr>
            <w:tcW w:w="1998" w:type="dxa"/>
          </w:tcPr>
          <w:p w14:paraId="41A96C60" w14:textId="743C8586" w:rsidR="007A1F44" w:rsidRPr="00977EA3" w:rsidDel="00CB5474" w:rsidRDefault="007A1F44" w:rsidP="00A53067">
            <w:pPr>
              <w:pStyle w:val="TableEntry"/>
              <w:rPr>
                <w:del w:id="1286" w:author="Gregorio Canal" w:date="2019-05-22T15:10:00Z"/>
                <w:noProof w:val="0"/>
              </w:rPr>
            </w:pPr>
            <w:del w:id="1287" w:author="Gregorio Canal" w:date="2019-05-22T15:10:00Z">
              <w:r w:rsidRPr="00977EA3" w:rsidDel="00CB5474">
                <w:rPr>
                  <w:noProof w:val="0"/>
                </w:rPr>
                <w:delText>ihe</w:delText>
              </w:r>
            </w:del>
          </w:p>
        </w:tc>
        <w:tc>
          <w:tcPr>
            <w:tcW w:w="6210" w:type="dxa"/>
          </w:tcPr>
          <w:p w14:paraId="1BAF80CF" w14:textId="0859C976" w:rsidR="007A1F44" w:rsidRPr="00977EA3" w:rsidDel="00CB5474" w:rsidRDefault="007A1F44" w:rsidP="00A53067">
            <w:pPr>
              <w:pStyle w:val="TableEntry"/>
              <w:rPr>
                <w:del w:id="1288" w:author="Gregorio Canal" w:date="2019-05-22T15:10:00Z"/>
                <w:noProof w:val="0"/>
              </w:rPr>
            </w:pPr>
            <w:del w:id="1289" w:author="Gregorio Canal" w:date="2019-05-22T15:10:00Z">
              <w:r w:rsidRPr="00977EA3" w:rsidDel="00CB5474">
                <w:rPr>
                  <w:noProof w:val="0"/>
                </w:rPr>
                <w:delText>urn:ihe:iti:xds-b:2007</w:delText>
              </w:r>
            </w:del>
          </w:p>
        </w:tc>
      </w:tr>
      <w:tr w:rsidR="007A1F44" w:rsidRPr="00977EA3" w:rsidDel="00CB5474" w14:paraId="3A6258F4" w14:textId="40873D73">
        <w:trPr>
          <w:jc w:val="center"/>
          <w:del w:id="1290" w:author="Gregorio Canal" w:date="2019-05-22T15:10:00Z"/>
        </w:trPr>
        <w:tc>
          <w:tcPr>
            <w:tcW w:w="1998" w:type="dxa"/>
          </w:tcPr>
          <w:p w14:paraId="47F71BC0" w14:textId="28B4909F" w:rsidR="007A1F44" w:rsidRPr="00977EA3" w:rsidDel="00CB5474" w:rsidRDefault="007A1F44" w:rsidP="00A53067">
            <w:pPr>
              <w:pStyle w:val="TableEntry"/>
              <w:rPr>
                <w:del w:id="1291" w:author="Gregorio Canal" w:date="2019-05-22T15:10:00Z"/>
                <w:noProof w:val="0"/>
              </w:rPr>
            </w:pPr>
            <w:del w:id="1292" w:author="Gregorio Canal" w:date="2019-05-22T15:10:00Z">
              <w:r w:rsidRPr="00977EA3" w:rsidDel="00CB5474">
                <w:rPr>
                  <w:noProof w:val="0"/>
                </w:rPr>
                <w:delText>rs</w:delText>
              </w:r>
            </w:del>
          </w:p>
        </w:tc>
        <w:tc>
          <w:tcPr>
            <w:tcW w:w="6210" w:type="dxa"/>
          </w:tcPr>
          <w:p w14:paraId="6DF06512" w14:textId="19AA979E" w:rsidR="007A1F44" w:rsidRPr="00977EA3" w:rsidDel="00CB5474" w:rsidRDefault="007A1F44" w:rsidP="00A53067">
            <w:pPr>
              <w:pStyle w:val="TableEntry"/>
              <w:rPr>
                <w:del w:id="1293" w:author="Gregorio Canal" w:date="2019-05-22T15:10:00Z"/>
                <w:noProof w:val="0"/>
              </w:rPr>
            </w:pPr>
            <w:del w:id="1294" w:author="Gregorio Canal" w:date="2019-05-22T15:10:00Z">
              <w:r w:rsidRPr="00977EA3" w:rsidDel="00CB5474">
                <w:rPr>
                  <w:noProof w:val="0"/>
                </w:rPr>
                <w:delText>urn:oasis:names:tc:ebxml-regrep:xsd:rs:3.0</w:delText>
              </w:r>
            </w:del>
          </w:p>
        </w:tc>
      </w:tr>
      <w:tr w:rsidR="007A1F44" w:rsidRPr="00977EA3" w:rsidDel="00CB5474" w14:paraId="08F8EB02" w14:textId="7C080E40">
        <w:trPr>
          <w:jc w:val="center"/>
          <w:del w:id="1295" w:author="Gregorio Canal" w:date="2019-05-22T15:10:00Z"/>
        </w:trPr>
        <w:tc>
          <w:tcPr>
            <w:tcW w:w="1998" w:type="dxa"/>
          </w:tcPr>
          <w:p w14:paraId="69FB5464" w14:textId="6F1D9F73" w:rsidR="007A1F44" w:rsidRPr="00977EA3" w:rsidDel="00CB5474" w:rsidRDefault="007A1F44" w:rsidP="00A53067">
            <w:pPr>
              <w:pStyle w:val="TableEntry"/>
              <w:rPr>
                <w:del w:id="1296" w:author="Gregorio Canal" w:date="2019-05-22T15:10:00Z"/>
                <w:noProof w:val="0"/>
              </w:rPr>
            </w:pPr>
            <w:del w:id="1297" w:author="Gregorio Canal" w:date="2019-05-22T15:10:00Z">
              <w:r w:rsidRPr="00977EA3" w:rsidDel="00CB5474">
                <w:rPr>
                  <w:noProof w:val="0"/>
                </w:rPr>
                <w:delText>lcm</w:delText>
              </w:r>
            </w:del>
          </w:p>
        </w:tc>
        <w:tc>
          <w:tcPr>
            <w:tcW w:w="6210" w:type="dxa"/>
          </w:tcPr>
          <w:p w14:paraId="69E172AB" w14:textId="6D2D4048" w:rsidR="007A1F44" w:rsidRPr="00977EA3" w:rsidDel="00CB5474" w:rsidRDefault="007A1F44" w:rsidP="00A53067">
            <w:pPr>
              <w:pStyle w:val="TableEntry"/>
              <w:rPr>
                <w:del w:id="1298" w:author="Gregorio Canal" w:date="2019-05-22T15:10:00Z"/>
                <w:noProof w:val="0"/>
              </w:rPr>
            </w:pPr>
            <w:del w:id="1299" w:author="Gregorio Canal" w:date="2019-05-22T15:10:00Z">
              <w:r w:rsidRPr="00977EA3" w:rsidDel="00CB5474">
                <w:rPr>
                  <w:noProof w:val="0"/>
                  <w:highlight w:val="white"/>
                </w:rPr>
                <w:delText>urn:oasis:names:tc:ebxml-regrep:xsd:lcm:3.0</w:delText>
              </w:r>
            </w:del>
          </w:p>
        </w:tc>
      </w:tr>
      <w:tr w:rsidR="007A1F44" w:rsidRPr="00977EA3" w:rsidDel="00CB5474" w14:paraId="16E95278" w14:textId="3DA3DAF5">
        <w:trPr>
          <w:jc w:val="center"/>
          <w:del w:id="1300" w:author="Gregorio Canal" w:date="2019-05-22T15:10:00Z"/>
        </w:trPr>
        <w:tc>
          <w:tcPr>
            <w:tcW w:w="1998" w:type="dxa"/>
          </w:tcPr>
          <w:p w14:paraId="505C59E2" w14:textId="14BEFD5F" w:rsidR="007A1F44" w:rsidRPr="00977EA3" w:rsidDel="00CB5474" w:rsidRDefault="007A1F44" w:rsidP="00A53067">
            <w:pPr>
              <w:pStyle w:val="TableEntry"/>
              <w:rPr>
                <w:del w:id="1301" w:author="Gregorio Canal" w:date="2019-05-22T15:10:00Z"/>
                <w:noProof w:val="0"/>
              </w:rPr>
            </w:pPr>
            <w:del w:id="1302" w:author="Gregorio Canal" w:date="2019-05-22T15:10:00Z">
              <w:r w:rsidRPr="00977EA3" w:rsidDel="00CB5474">
                <w:rPr>
                  <w:noProof w:val="0"/>
                </w:rPr>
                <w:delText>query</w:delText>
              </w:r>
            </w:del>
          </w:p>
        </w:tc>
        <w:tc>
          <w:tcPr>
            <w:tcW w:w="6210" w:type="dxa"/>
          </w:tcPr>
          <w:p w14:paraId="01F108C0" w14:textId="02CE4118" w:rsidR="007A1F44" w:rsidRPr="00977EA3" w:rsidDel="00CB5474" w:rsidRDefault="007A1F44" w:rsidP="00A53067">
            <w:pPr>
              <w:pStyle w:val="TableEntry"/>
              <w:rPr>
                <w:del w:id="1303" w:author="Gregorio Canal" w:date="2019-05-22T15:10:00Z"/>
                <w:noProof w:val="0"/>
              </w:rPr>
            </w:pPr>
            <w:del w:id="1304" w:author="Gregorio Canal" w:date="2019-05-22T15:10:00Z">
              <w:r w:rsidRPr="00977EA3" w:rsidDel="00CB5474">
                <w:rPr>
                  <w:noProof w:val="0"/>
                  <w:highlight w:val="white"/>
                </w:rPr>
                <w:delText>urn:oasis:names:tc:ebxml-regrep:xsd:query:3.0</w:delText>
              </w:r>
            </w:del>
          </w:p>
        </w:tc>
      </w:tr>
    </w:tbl>
    <w:commentRangeEnd w:id="1254"/>
    <w:p w14:paraId="100D793A" w14:textId="77777777" w:rsidR="007A1F44" w:rsidRPr="00977EA3" w:rsidRDefault="00CB5474" w:rsidP="00E13968">
      <w:pPr>
        <w:pStyle w:val="Corpotesto"/>
      </w:pPr>
      <w:r>
        <w:rPr>
          <w:rStyle w:val="Rimandocommento"/>
        </w:rPr>
        <w:commentReference w:id="1254"/>
      </w:r>
    </w:p>
    <w:p w14:paraId="6FF04FF4" w14:textId="77777777" w:rsidR="007A1F44" w:rsidRPr="00977EA3" w:rsidRDefault="007A1F44" w:rsidP="00E13968">
      <w:pPr>
        <w:pStyle w:val="Corpotesto"/>
      </w:pPr>
      <w:r w:rsidRPr="00977EA3">
        <w:rPr>
          <w:b/>
        </w:rPr>
        <w:t xml:space="preserve">Responding Gateway: </w:t>
      </w:r>
      <w:r w:rsidRPr="00977EA3">
        <w:t>These are the requirements for the Cross Gateway Retrieve transaction presented in the order in which they would appear in the Responding Gateway WSDL definition:</w:t>
      </w:r>
    </w:p>
    <w:p w14:paraId="71383215" w14:textId="77777777" w:rsidR="008E3CF3" w:rsidRPr="00977EA3" w:rsidRDefault="007A1F44" w:rsidP="00EC243F">
      <w:pPr>
        <w:pStyle w:val="Puntoelenco2"/>
      </w:pPr>
      <w:r w:rsidRPr="00977EA3">
        <w:t>The following types shall be imported (</w:t>
      </w:r>
      <w:proofErr w:type="spellStart"/>
      <w:r w:rsidRPr="00977EA3">
        <w:t>xsd:import</w:t>
      </w:r>
      <w:proofErr w:type="spellEnd"/>
      <w:r w:rsidRPr="00977EA3">
        <w:t>) in the /definitions/types section:</w:t>
      </w:r>
    </w:p>
    <w:p w14:paraId="13E645F2" w14:textId="77777777" w:rsidR="008E3CF3" w:rsidRPr="00977EA3" w:rsidRDefault="007A1F44" w:rsidP="00EC243F">
      <w:pPr>
        <w:pStyle w:val="Puntoelenco3"/>
        <w:numPr>
          <w:ilvl w:val="0"/>
          <w:numId w:val="17"/>
        </w:numPr>
      </w:pPr>
      <w:r w:rsidRPr="00977EA3">
        <w:t>namespace="urn:ihe:iti:xds-b:2007", schema="IHEXDS.xsd"</w:t>
      </w:r>
    </w:p>
    <w:p w14:paraId="04160133" w14:textId="07687613" w:rsidR="008E3CF3" w:rsidRPr="00977EA3" w:rsidRDefault="007A1F44" w:rsidP="003462A5">
      <w:pPr>
        <w:pStyle w:val="Puntoelenco2"/>
        <w:numPr>
          <w:ilvl w:val="0"/>
          <w:numId w:val="51"/>
        </w:numPr>
      </w:pPr>
      <w:r w:rsidRPr="00977EA3">
        <w:t>The /definitions/message/part/@element attribute of the Cross Gateway Retrieve Request message shall be defined as “</w:t>
      </w:r>
      <w:proofErr w:type="spellStart"/>
      <w:r w:rsidRPr="00977EA3">
        <w:rPr>
          <w:highlight w:val="white"/>
        </w:rPr>
        <w:t>ihe:RetrieveDocumentSetRequest</w:t>
      </w:r>
      <w:proofErr w:type="spellEnd"/>
      <w:r w:rsidRPr="00977EA3">
        <w:t>”</w:t>
      </w:r>
    </w:p>
    <w:p w14:paraId="5B38C26A" w14:textId="4D8673BE" w:rsidR="008E3CF3" w:rsidRPr="00977EA3" w:rsidRDefault="007A1F44" w:rsidP="003462A5">
      <w:pPr>
        <w:pStyle w:val="Puntoelenco2"/>
        <w:numPr>
          <w:ilvl w:val="0"/>
          <w:numId w:val="51"/>
        </w:numPr>
      </w:pPr>
      <w:r w:rsidRPr="00977EA3">
        <w:lastRenderedPageBreak/>
        <w:t xml:space="preserve">The /definitions/message/part/@element attribute of the </w:t>
      </w:r>
      <w:r w:rsidRPr="00977EA3">
        <w:rPr>
          <w:highlight w:val="white"/>
        </w:rPr>
        <w:t>Cross Gateway</w:t>
      </w:r>
      <w:r w:rsidRPr="00977EA3">
        <w:t xml:space="preserve"> Retrieve Response message shall be defined as “</w:t>
      </w:r>
      <w:proofErr w:type="spellStart"/>
      <w:r w:rsidRPr="00977EA3">
        <w:rPr>
          <w:highlight w:val="white"/>
        </w:rPr>
        <w:t>ihe:RetrieveDocumentSet</w:t>
      </w:r>
      <w:r w:rsidRPr="00977EA3">
        <w:t>Response</w:t>
      </w:r>
      <w:proofErr w:type="spellEnd"/>
      <w:r w:rsidRPr="00977EA3">
        <w:t>”</w:t>
      </w:r>
    </w:p>
    <w:p w14:paraId="2B8741E3" w14:textId="77777777" w:rsidR="008E3CF3" w:rsidRPr="00977EA3" w:rsidRDefault="007A1F44" w:rsidP="00EC243F">
      <w:pPr>
        <w:pStyle w:val="Puntoelenco2"/>
      </w:pPr>
      <w:r w:rsidRPr="00977EA3">
        <w:t>Refer to Table 3.39.5-2 below for additional attribute requirements</w:t>
      </w:r>
    </w:p>
    <w:p w14:paraId="75E0A0E9" w14:textId="77777777" w:rsidR="007A1F44" w:rsidRPr="00977EA3" w:rsidRDefault="00C10837" w:rsidP="00E13968">
      <w:pPr>
        <w:pStyle w:val="TableTitle"/>
        <w:rPr>
          <w:noProof w:val="0"/>
        </w:rPr>
      </w:pPr>
      <w:r w:rsidRPr="00977EA3">
        <w:rPr>
          <w:noProof w:val="0"/>
        </w:rPr>
        <w:t xml:space="preserve">Table </w:t>
      </w:r>
      <w:r w:rsidR="007A1F44" w:rsidRPr="00977EA3">
        <w:rPr>
          <w:noProof w:val="0"/>
        </w:rPr>
        <w:t xml:space="preserve">3.39.5-2: Requirements for </w:t>
      </w:r>
      <w:proofErr w:type="spellStart"/>
      <w:r w:rsidR="007A1F44" w:rsidRPr="00977EA3">
        <w:rPr>
          <w:noProof w:val="0"/>
        </w:rPr>
        <w:t>portType</w:t>
      </w:r>
      <w:proofErr w:type="spellEnd"/>
      <w:r w:rsidR="007A1F44" w:rsidRPr="00977EA3">
        <w:rPr>
          <w:noProof w:val="0"/>
        </w:rPr>
        <w:t xml:space="preserve"> and Binding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2"/>
        <w:gridCol w:w="2610"/>
      </w:tblGrid>
      <w:tr w:rsidR="007A1F44" w:rsidRPr="00977EA3" w14:paraId="7ABE2AC0" w14:textId="77777777" w:rsidTr="003462A5">
        <w:trPr>
          <w:jc w:val="center"/>
        </w:trPr>
        <w:tc>
          <w:tcPr>
            <w:tcW w:w="5962" w:type="dxa"/>
            <w:shd w:val="clear" w:color="auto" w:fill="D9D9D9"/>
          </w:tcPr>
          <w:p w14:paraId="458A12A4" w14:textId="77777777" w:rsidR="007A1F44" w:rsidRPr="00977EA3" w:rsidRDefault="007A1F44" w:rsidP="00A063AC">
            <w:pPr>
              <w:pStyle w:val="TableEntryHeader"/>
              <w:rPr>
                <w:noProof w:val="0"/>
              </w:rPr>
            </w:pPr>
            <w:r w:rsidRPr="00977EA3">
              <w:rPr>
                <w:noProof w:val="0"/>
              </w:rPr>
              <w:t>Attribute</w:t>
            </w:r>
          </w:p>
        </w:tc>
        <w:tc>
          <w:tcPr>
            <w:tcW w:w="2610" w:type="dxa"/>
            <w:shd w:val="clear" w:color="auto" w:fill="D9D9D9"/>
          </w:tcPr>
          <w:p w14:paraId="5CF9EB21" w14:textId="77777777" w:rsidR="007A1F44" w:rsidRPr="00977EA3" w:rsidRDefault="007A1F44" w:rsidP="00A53067">
            <w:pPr>
              <w:pStyle w:val="TableEntryHeader"/>
              <w:rPr>
                <w:noProof w:val="0"/>
              </w:rPr>
            </w:pPr>
            <w:r w:rsidRPr="00977EA3">
              <w:rPr>
                <w:noProof w:val="0"/>
              </w:rPr>
              <w:t>Value</w:t>
            </w:r>
          </w:p>
        </w:tc>
      </w:tr>
      <w:tr w:rsidR="007A1F44" w:rsidRPr="00977EA3" w14:paraId="06CC417D" w14:textId="77777777" w:rsidTr="003462A5">
        <w:trPr>
          <w:jc w:val="center"/>
        </w:trPr>
        <w:tc>
          <w:tcPr>
            <w:tcW w:w="5962" w:type="dxa"/>
          </w:tcPr>
          <w:p w14:paraId="6C7AF8D0" w14:textId="77777777" w:rsidR="007A1F44" w:rsidRPr="00977EA3" w:rsidRDefault="007A1F44" w:rsidP="009833EE">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w:t>
            </w:r>
            <w:proofErr w:type="spellStart"/>
            <w:r w:rsidRPr="00977EA3">
              <w:rPr>
                <w:noProof w:val="0"/>
              </w:rPr>
              <w:t>operation@name</w:t>
            </w:r>
            <w:proofErr w:type="spellEnd"/>
          </w:p>
        </w:tc>
        <w:tc>
          <w:tcPr>
            <w:tcW w:w="2610" w:type="dxa"/>
          </w:tcPr>
          <w:p w14:paraId="44A84783" w14:textId="77777777" w:rsidR="007A1F44" w:rsidRPr="00977EA3" w:rsidRDefault="007A1F44" w:rsidP="009833EE">
            <w:pPr>
              <w:pStyle w:val="TableEntry"/>
              <w:rPr>
                <w:noProof w:val="0"/>
              </w:rPr>
            </w:pPr>
            <w:proofErr w:type="spellStart"/>
            <w:r w:rsidRPr="00977EA3">
              <w:rPr>
                <w:noProof w:val="0"/>
              </w:rPr>
              <w:t>RespondingGateway_CrossGatewayRetrieve</w:t>
            </w:r>
            <w:proofErr w:type="spellEnd"/>
          </w:p>
        </w:tc>
      </w:tr>
      <w:tr w:rsidR="007A1F44" w:rsidRPr="00977EA3" w14:paraId="6A2DDE5D" w14:textId="77777777" w:rsidTr="003462A5">
        <w:trPr>
          <w:jc w:val="center"/>
        </w:trPr>
        <w:tc>
          <w:tcPr>
            <w:tcW w:w="5962" w:type="dxa"/>
          </w:tcPr>
          <w:p w14:paraId="64F9042B" w14:textId="77777777" w:rsidR="007A1F44" w:rsidRPr="00977EA3" w:rsidRDefault="007A1F44" w:rsidP="009833EE">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/operation/input/@</w:t>
            </w:r>
            <w:proofErr w:type="spellStart"/>
            <w:r w:rsidRPr="00977EA3">
              <w:rPr>
                <w:noProof w:val="0"/>
              </w:rPr>
              <w:t>wsaw:Action</w:t>
            </w:r>
            <w:proofErr w:type="spellEnd"/>
          </w:p>
        </w:tc>
        <w:tc>
          <w:tcPr>
            <w:tcW w:w="2610" w:type="dxa"/>
          </w:tcPr>
          <w:p w14:paraId="4021C275" w14:textId="77777777" w:rsidR="007A1F44" w:rsidRPr="00977EA3" w:rsidRDefault="007A1F44" w:rsidP="009833EE">
            <w:pPr>
              <w:pStyle w:val="TableEntry"/>
              <w:rPr>
                <w:noProof w:val="0"/>
              </w:rPr>
            </w:pPr>
            <w:r w:rsidRPr="00977EA3">
              <w:rPr>
                <w:noProof w:val="0"/>
              </w:rPr>
              <w:t>urn:ihe:iti:2007:CrossGatewayRetrieve</w:t>
            </w:r>
          </w:p>
        </w:tc>
      </w:tr>
      <w:tr w:rsidR="007A1F44" w:rsidRPr="00977EA3" w14:paraId="52CBBECB" w14:textId="77777777" w:rsidTr="003462A5">
        <w:trPr>
          <w:jc w:val="center"/>
        </w:trPr>
        <w:tc>
          <w:tcPr>
            <w:tcW w:w="5962" w:type="dxa"/>
          </w:tcPr>
          <w:p w14:paraId="7CB88A25" w14:textId="77777777" w:rsidR="007A1F44" w:rsidRPr="00977EA3" w:rsidRDefault="007A1F44" w:rsidP="009833EE">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/operation/output/@</w:t>
            </w:r>
            <w:proofErr w:type="spellStart"/>
            <w:r w:rsidRPr="00977EA3">
              <w:rPr>
                <w:noProof w:val="0"/>
              </w:rPr>
              <w:t>wsaw:Action</w:t>
            </w:r>
            <w:proofErr w:type="spellEnd"/>
          </w:p>
        </w:tc>
        <w:tc>
          <w:tcPr>
            <w:tcW w:w="2610" w:type="dxa"/>
          </w:tcPr>
          <w:p w14:paraId="4E98B104" w14:textId="77777777" w:rsidR="007A1F44" w:rsidRPr="00977EA3" w:rsidRDefault="007A1F44" w:rsidP="009833EE">
            <w:pPr>
              <w:pStyle w:val="TableEntry"/>
              <w:rPr>
                <w:noProof w:val="0"/>
              </w:rPr>
            </w:pPr>
            <w:r w:rsidRPr="00977EA3">
              <w:rPr>
                <w:noProof w:val="0"/>
              </w:rPr>
              <w:t>urn:ihe:iti:2007:CrossGatewayRetrieveResponse</w:t>
            </w:r>
          </w:p>
        </w:tc>
      </w:tr>
      <w:tr w:rsidR="006A5355" w:rsidRPr="00977EA3" w14:paraId="623D5115" w14:textId="77777777" w:rsidTr="003462A5">
        <w:trPr>
          <w:jc w:val="center"/>
        </w:trPr>
        <w:tc>
          <w:tcPr>
            <w:tcW w:w="5962" w:type="dxa"/>
          </w:tcPr>
          <w:p w14:paraId="6D635181" w14:textId="2ACD5B8D"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2610" w:type="dxa"/>
          </w:tcPr>
          <w:p w14:paraId="163AA0F3" w14:textId="233DE7BF" w:rsidR="006A5355" w:rsidRPr="00977EA3" w:rsidRDefault="006A5355" w:rsidP="006A5355">
            <w:pPr>
              <w:pStyle w:val="TableEntry"/>
              <w:rPr>
                <w:noProof w:val="0"/>
              </w:rPr>
            </w:pPr>
            <w:r w:rsidRPr="00977EA3">
              <w:rPr>
                <w:noProof w:val="0"/>
              </w:rPr>
              <w:t>false</w:t>
            </w:r>
          </w:p>
        </w:tc>
      </w:tr>
    </w:tbl>
    <w:p w14:paraId="655C856B" w14:textId="77777777" w:rsidR="007A1F44" w:rsidRPr="00977EA3" w:rsidRDefault="007A1F44" w:rsidP="00E13968">
      <w:pPr>
        <w:pStyle w:val="Corpotesto"/>
      </w:pPr>
    </w:p>
    <w:p w14:paraId="29773E34" w14:textId="77777777" w:rsidR="007A1F44" w:rsidRPr="00977EA3" w:rsidRDefault="007A1F44" w:rsidP="00E13968">
      <w:pPr>
        <w:pStyle w:val="Corpotesto"/>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7F429B" w:rsidRPr="00977EA3">
        <w:fldChar w:fldCharType="begin"/>
      </w:r>
      <w:r w:rsidRPr="00977EA3">
        <w:instrText xml:space="preserve"> REF _Ref167821063 \h </w:instrText>
      </w:r>
      <w:r w:rsidR="007F429B" w:rsidRPr="00977EA3">
        <w:fldChar w:fldCharType="separate"/>
      </w:r>
      <w:r w:rsidR="00531CD4" w:rsidRPr="00977EA3">
        <w:t>3.43.5.1 Sample SOAP Messages</w:t>
      </w:r>
      <w:r w:rsidR="007F429B" w:rsidRPr="00977EA3">
        <w:fldChar w:fldCharType="end"/>
      </w:r>
      <w:r w:rsidRPr="00977EA3">
        <w:t>.</w:t>
      </w:r>
    </w:p>
    <w:p w14:paraId="5E9A0CAF" w14:textId="3A132CBF" w:rsidR="007A1F44" w:rsidRPr="00977EA3" w:rsidRDefault="007A1F44" w:rsidP="00E13968">
      <w:pPr>
        <w:pStyle w:val="Corpotesto"/>
      </w:pPr>
      <w:r w:rsidRPr="00977EA3">
        <w:t>For informative WSDL for the Responding Gateway see ITI TF-2x: Appendix W.</w:t>
      </w:r>
    </w:p>
    <w:p w14:paraId="56E56D77" w14:textId="77777777" w:rsidR="007A1F44" w:rsidRPr="00977EA3" w:rsidRDefault="007A1F44" w:rsidP="00E13968">
      <w:pPr>
        <w:pStyle w:val="Corpotesto"/>
      </w:pPr>
      <w:r w:rsidRPr="00977EA3">
        <w:t>The &lt;</w:t>
      </w:r>
      <w:proofErr w:type="spellStart"/>
      <w:r w:rsidRPr="00977EA3">
        <w:t>ihe:RetrieveDocumentSetRequest</w:t>
      </w:r>
      <w:proofErr w:type="spellEnd"/>
      <w:r w:rsidRPr="00977EA3">
        <w:t xml:space="preserve">/&gt; element is defined in </w:t>
      </w:r>
      <w:r w:rsidR="00292B01" w:rsidRPr="00977EA3">
        <w:t>Section</w:t>
      </w:r>
      <w:r w:rsidRPr="00977EA3">
        <w:t xml:space="preserve"> 3.43.5. When used within the Cross Gateway Retrieve the &lt;</w:t>
      </w:r>
      <w:proofErr w:type="spellStart"/>
      <w:r w:rsidRPr="00977EA3">
        <w:t>ihe:HomeCommunityId</w:t>
      </w:r>
      <w:proofErr w:type="spellEnd"/>
      <w:r w:rsidRPr="00977EA3">
        <w:t>/&gt; element is required.</w:t>
      </w:r>
    </w:p>
    <w:p w14:paraId="3AA54A8B" w14:textId="77777777" w:rsidR="007A1F44" w:rsidRPr="00977EA3" w:rsidRDefault="007A1F44" w:rsidP="00E13968">
      <w:pPr>
        <w:pStyle w:val="Corpotesto"/>
      </w:pPr>
      <w:r w:rsidRPr="00977EA3">
        <w:t>The &lt;</w:t>
      </w:r>
      <w:proofErr w:type="spellStart"/>
      <w:r w:rsidRPr="00977EA3">
        <w:t>ihe:RetrieveDocumentSetResponse</w:t>
      </w:r>
      <w:proofErr w:type="spellEnd"/>
      <w:r w:rsidRPr="00977EA3">
        <w:t xml:space="preserve">/&gt; element is defined in </w:t>
      </w:r>
      <w:r w:rsidR="00292B01" w:rsidRPr="00977EA3">
        <w:t>Section</w:t>
      </w:r>
      <w:r w:rsidRPr="00977EA3">
        <w:t xml:space="preserve"> 3.43.5.</w:t>
      </w:r>
    </w:p>
    <w:p w14:paraId="722987F1" w14:textId="77777777" w:rsidR="007A1F44" w:rsidRPr="00977EA3" w:rsidRDefault="007A1F44" w:rsidP="00E13968">
      <w:pPr>
        <w:pStyle w:val="Titolo4"/>
        <w:numPr>
          <w:ilvl w:val="0"/>
          <w:numId w:val="0"/>
        </w:numPr>
        <w:tabs>
          <w:tab w:val="clear" w:pos="2160"/>
          <w:tab w:val="clear" w:pos="2880"/>
          <w:tab w:val="clear" w:pos="3600"/>
        </w:tabs>
        <w:rPr>
          <w:noProof w:val="0"/>
        </w:rPr>
      </w:pPr>
      <w:bookmarkStart w:id="1305" w:name="_Toc398544262"/>
      <w:r w:rsidRPr="00977EA3">
        <w:rPr>
          <w:noProof w:val="0"/>
        </w:rPr>
        <w:t>3.39.5.1 Sample SOAP Messages</w:t>
      </w:r>
      <w:bookmarkEnd w:id="1305"/>
    </w:p>
    <w:p w14:paraId="3E511366" w14:textId="77777777" w:rsidR="007A1F44" w:rsidRPr="00977EA3" w:rsidRDefault="007A1F44" w:rsidP="00E13968">
      <w:pPr>
        <w:pStyle w:val="Corpotesto"/>
      </w:pPr>
      <w:r w:rsidRPr="00977EA3">
        <w:t>The samples in the following two sections show a typical SOAP request and its relative SOAP response. The sample messages also show the WS-Addressing headers &lt;Action/&gt;, &lt;</w:t>
      </w:r>
      <w:proofErr w:type="spellStart"/>
      <w:r w:rsidRPr="00977EA3">
        <w:t>MessageID</w:t>
      </w:r>
      <w:proofErr w:type="spellEnd"/>
      <w:r w:rsidRPr="00977EA3">
        <w:t>/&gt;, &lt;</w:t>
      </w:r>
      <w:proofErr w:type="spellStart"/>
      <w:r w:rsidRPr="00977EA3">
        <w:t>ReplyTo</w:t>
      </w:r>
      <w:proofErr w:type="spellEnd"/>
      <w:r w:rsidRPr="00977EA3">
        <w:t>/&gt;…; these WS-Addressing headers are populated according to the W3C WS-Addressing standard. The body of the SOAP message is omitted for brevity; in a real scenario the empty element will be populated with the appropriate metadata.</w:t>
      </w:r>
    </w:p>
    <w:p w14:paraId="47620ACB" w14:textId="77777777" w:rsidR="007A1F44" w:rsidRPr="00977EA3" w:rsidRDefault="007A1F44" w:rsidP="00E13968">
      <w:pPr>
        <w:pStyle w:val="Corpotesto"/>
      </w:pPr>
      <w:r w:rsidRPr="00977EA3">
        <w:t>Samples presented in this section are also available online on the IHE FTP site, see ITI TF-2x: Appendix W.</w:t>
      </w:r>
    </w:p>
    <w:p w14:paraId="1744E650" w14:textId="77777777" w:rsidR="007A1F44" w:rsidRPr="00977EA3" w:rsidRDefault="007A1F44" w:rsidP="00E13968">
      <w:pPr>
        <w:pStyle w:val="Titolo5"/>
        <w:numPr>
          <w:ilvl w:val="0"/>
          <w:numId w:val="0"/>
        </w:numPr>
        <w:tabs>
          <w:tab w:val="clear" w:pos="2160"/>
          <w:tab w:val="clear" w:pos="2880"/>
          <w:tab w:val="clear" w:pos="3600"/>
          <w:tab w:val="clear" w:pos="4320"/>
        </w:tabs>
        <w:ind w:left="1008" w:hanging="1008"/>
        <w:rPr>
          <w:noProof w:val="0"/>
        </w:rPr>
      </w:pPr>
      <w:r w:rsidRPr="00977EA3">
        <w:rPr>
          <w:noProof w:val="0"/>
        </w:rPr>
        <w:t>3.39.5.1.1 Sample Cross Gateway Retrieve SOAP Request</w:t>
      </w:r>
    </w:p>
    <w:p w14:paraId="4944595D"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3.39.5.1.1.1 Synchronous Web Services Exchange</w:t>
      </w:r>
    </w:p>
    <w:p w14:paraId="5E251781" w14:textId="77777777" w:rsidR="007A1F44" w:rsidRPr="00977EA3" w:rsidRDefault="007A1F44" w:rsidP="00E13968">
      <w:pPr>
        <w:pStyle w:val="Corpotesto"/>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50039E15"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 xml:space="preserve"> </w:t>
      </w:r>
    </w:p>
    <w:p w14:paraId="35D46CE3"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xmlns:s</w:t>
      </w:r>
      <w:proofErr w:type="spellEnd"/>
      <w:r w:rsidRPr="00977EA3">
        <w:rPr>
          <w:rFonts w:ascii="Courier New" w:hAnsi="Courier New"/>
          <w:sz w:val="16"/>
          <w:highlight w:val="white"/>
        </w:rPr>
        <w:t xml:space="preserve">="http://www.w3.org/2003/05/soap-envelope" </w:t>
      </w:r>
    </w:p>
    <w:p w14:paraId="31621177"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xmlns:a</w:t>
      </w:r>
      <w:proofErr w:type="spellEnd"/>
      <w:r w:rsidRPr="00977EA3">
        <w:rPr>
          <w:rFonts w:ascii="Courier New" w:hAnsi="Courier New"/>
          <w:sz w:val="16"/>
          <w:highlight w:val="white"/>
        </w:rPr>
        <w:t>="http://www.w3.org/2005/08/addressing"&gt;</w:t>
      </w:r>
    </w:p>
    <w:p w14:paraId="1A44C345"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5B03FB04"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a:Action</w:t>
      </w:r>
      <w:proofErr w:type="spellEnd"/>
      <w:r w:rsidRPr="00977EA3">
        <w:rPr>
          <w:rFonts w:ascii="Courier New" w:hAnsi="Courier New"/>
          <w:sz w:val="16"/>
          <w:highlight w:val="white"/>
        </w:rPr>
        <w:t xml:space="preserve"> s:mustUnderstand="1"&gt;urn:ihe:iti:2007:</w:t>
      </w:r>
      <w:r w:rsidRPr="00977EA3">
        <w:rPr>
          <w:rFonts w:ascii="Courier New" w:hAnsi="Courier New"/>
          <w:sz w:val="16"/>
        </w:rPr>
        <w:t>CrossGatewayRetrieve</w:t>
      </w:r>
      <w:r w:rsidRPr="00977EA3">
        <w:rPr>
          <w:rFonts w:ascii="Courier New" w:hAnsi="Courier New"/>
          <w:sz w:val="16"/>
          <w:highlight w:val="white"/>
        </w:rPr>
        <w:t>&lt;/a:Action&gt;</w:t>
      </w:r>
    </w:p>
    <w:p w14:paraId="42C1B733"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&lt;a:MessageID&gt;urn:uuid:0fbfdced-6c01-4d09-a110-2201afedaa02&lt;/a:MessageID&gt;</w:t>
      </w:r>
    </w:p>
    <w:p w14:paraId="1C9DE4D7"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a:ReplyTo</w:t>
      </w:r>
      <w:proofErr w:type="spellEnd"/>
      <w:r w:rsidRPr="00977EA3">
        <w:rPr>
          <w:rFonts w:ascii="Courier New" w:hAnsi="Courier New"/>
          <w:sz w:val="16"/>
          <w:highlight w:val="white"/>
        </w:rPr>
        <w:t>&gt;</w:t>
      </w:r>
    </w:p>
    <w:p w14:paraId="7060C041"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&lt;a:Address&gt;http://www.w3.org/2005/08/addressing/anonymous&lt;/a:Address&gt;</w:t>
      </w:r>
    </w:p>
    <w:p w14:paraId="4ABC67A3"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a:ReplyTo</w:t>
      </w:r>
      <w:proofErr w:type="spellEnd"/>
      <w:r w:rsidRPr="00977EA3">
        <w:rPr>
          <w:rFonts w:ascii="Courier New" w:hAnsi="Courier New"/>
          <w:sz w:val="16"/>
          <w:highlight w:val="white"/>
        </w:rPr>
        <w:t>&gt;</w:t>
      </w:r>
    </w:p>
    <w:p w14:paraId="38E0B2F4"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a:To</w:t>
      </w:r>
      <w:proofErr w:type="spellEnd"/>
      <w:r w:rsidRPr="00977EA3">
        <w:rPr>
          <w:rFonts w:ascii="Courier New" w:hAnsi="Courier New"/>
          <w:sz w:val="16"/>
          <w:highlight w:val="white"/>
        </w:rPr>
        <w:t xml:space="preserve"> s:mustUnderstand="1"&gt;http://localhost:2647/XcaService/IHEXCAGateway.svc&lt;/a:To&gt;</w:t>
      </w:r>
    </w:p>
    <w:p w14:paraId="1F3E1335"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lastRenderedPageBreak/>
        <w:tab/>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2B73A68E"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0EC9684F"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RetrieveDocumentSetRequest</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xmlns</w:t>
      </w:r>
      <w:proofErr w:type="spellEnd"/>
      <w:r w:rsidRPr="00977EA3">
        <w:rPr>
          <w:rFonts w:ascii="Courier New" w:hAnsi="Courier New"/>
          <w:sz w:val="16"/>
          <w:highlight w:val="white"/>
        </w:rPr>
        <w:t>="urn:ihe:iti:xds-b:2007"&gt;</w:t>
      </w:r>
    </w:p>
    <w:p w14:paraId="5FB3668E"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DocumentRequest</w:t>
      </w:r>
      <w:proofErr w:type="spellEnd"/>
      <w:r w:rsidRPr="00977EA3">
        <w:rPr>
          <w:rFonts w:ascii="Courier New" w:hAnsi="Courier New"/>
          <w:sz w:val="16"/>
          <w:highlight w:val="white"/>
        </w:rPr>
        <w:t>&gt;</w:t>
      </w:r>
    </w:p>
    <w:p w14:paraId="007236D9"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HomeCommunityId</w:t>
      </w:r>
      <w:proofErr w:type="spellEnd"/>
      <w:r w:rsidRPr="00977EA3">
        <w:rPr>
          <w:rFonts w:ascii="Courier New" w:hAnsi="Courier New"/>
          <w:sz w:val="16"/>
        </w:rPr>
        <w:t>&gt;urn:oid:1.2.3.4&lt;/</w:t>
      </w:r>
      <w:proofErr w:type="spellStart"/>
      <w:r w:rsidRPr="00977EA3">
        <w:rPr>
          <w:rFonts w:ascii="Courier New" w:hAnsi="Courier New"/>
          <w:sz w:val="16"/>
        </w:rPr>
        <w:t>HomeCommunityId</w:t>
      </w:r>
      <w:proofErr w:type="spellEnd"/>
      <w:r w:rsidRPr="00977EA3">
        <w:rPr>
          <w:rFonts w:ascii="Courier New" w:hAnsi="Courier New"/>
          <w:sz w:val="16"/>
        </w:rPr>
        <w:t>&gt;</w:t>
      </w:r>
    </w:p>
    <w:p w14:paraId="38AECD78" w14:textId="77777777" w:rsidR="007A1F44" w:rsidRPr="00E63AF6" w:rsidRDefault="007A1F44" w:rsidP="00E13968">
      <w:pPr>
        <w:pStyle w:val="Corpotesto"/>
        <w:spacing w:before="0"/>
        <w:rPr>
          <w:rFonts w:ascii="Courier New" w:hAnsi="Courier New"/>
          <w:sz w:val="16"/>
          <w:lang w:val="fr-FR"/>
          <w:rPrChange w:id="1306" w:author="Gregorio Canal" w:date="2019-05-22T14:54:00Z">
            <w:rPr>
              <w:rFonts w:ascii="Courier New" w:hAnsi="Courier New"/>
              <w:sz w:val="16"/>
            </w:rPr>
          </w:rPrChang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E63AF6">
        <w:rPr>
          <w:rFonts w:ascii="Courier New" w:hAnsi="Courier New"/>
          <w:sz w:val="16"/>
          <w:lang w:val="fr-FR"/>
          <w:rPrChange w:id="1307" w:author="Gregorio Canal" w:date="2019-05-22T14:54:00Z">
            <w:rPr>
              <w:rFonts w:ascii="Courier New" w:hAnsi="Courier New"/>
              <w:sz w:val="16"/>
            </w:rPr>
          </w:rPrChange>
        </w:rPr>
        <w:t>&lt;</w:t>
      </w:r>
      <w:proofErr w:type="spellStart"/>
      <w:r w:rsidRPr="00E63AF6">
        <w:rPr>
          <w:rFonts w:ascii="Courier New" w:hAnsi="Courier New"/>
          <w:sz w:val="16"/>
          <w:lang w:val="fr-FR"/>
          <w:rPrChange w:id="1308" w:author="Gregorio Canal" w:date="2019-05-22T14:54:00Z">
            <w:rPr>
              <w:rFonts w:ascii="Courier New" w:hAnsi="Courier New"/>
              <w:sz w:val="16"/>
            </w:rPr>
          </w:rPrChange>
        </w:rPr>
        <w:t>RepositoryUniqueId</w:t>
      </w:r>
      <w:proofErr w:type="spellEnd"/>
      <w:r w:rsidRPr="00E63AF6">
        <w:rPr>
          <w:rFonts w:ascii="Courier New" w:hAnsi="Courier New"/>
          <w:sz w:val="16"/>
          <w:lang w:val="fr-FR"/>
          <w:rPrChange w:id="1309" w:author="Gregorio Canal" w:date="2019-05-22T14:54:00Z">
            <w:rPr>
              <w:rFonts w:ascii="Courier New" w:hAnsi="Courier New"/>
              <w:sz w:val="16"/>
            </w:rPr>
          </w:rPrChange>
        </w:rPr>
        <w:t>&gt;1.3.6.1.4...1000&lt;/</w:t>
      </w:r>
      <w:proofErr w:type="spellStart"/>
      <w:r w:rsidRPr="00E63AF6">
        <w:rPr>
          <w:rFonts w:ascii="Courier New" w:hAnsi="Courier New"/>
          <w:sz w:val="16"/>
          <w:lang w:val="fr-FR"/>
          <w:rPrChange w:id="1310" w:author="Gregorio Canal" w:date="2019-05-22T14:54:00Z">
            <w:rPr>
              <w:rFonts w:ascii="Courier New" w:hAnsi="Courier New"/>
              <w:sz w:val="16"/>
            </w:rPr>
          </w:rPrChange>
        </w:rPr>
        <w:t>RepositoryUniqueId</w:t>
      </w:r>
      <w:proofErr w:type="spellEnd"/>
      <w:r w:rsidRPr="00E63AF6">
        <w:rPr>
          <w:rFonts w:ascii="Courier New" w:hAnsi="Courier New"/>
          <w:sz w:val="16"/>
          <w:lang w:val="fr-FR"/>
          <w:rPrChange w:id="1311" w:author="Gregorio Canal" w:date="2019-05-22T14:54:00Z">
            <w:rPr>
              <w:rFonts w:ascii="Courier New" w:hAnsi="Courier New"/>
              <w:sz w:val="16"/>
            </w:rPr>
          </w:rPrChange>
        </w:rPr>
        <w:t>&gt;</w:t>
      </w:r>
    </w:p>
    <w:p w14:paraId="250D35A2" w14:textId="77777777" w:rsidR="007A1F44" w:rsidRPr="00E63AF6" w:rsidRDefault="007A1F44" w:rsidP="00E13968">
      <w:pPr>
        <w:pStyle w:val="Corpotesto"/>
        <w:spacing w:before="0"/>
        <w:rPr>
          <w:rFonts w:ascii="Courier New" w:hAnsi="Courier New"/>
          <w:sz w:val="16"/>
          <w:lang w:val="fr-FR"/>
          <w:rPrChange w:id="1312" w:author="Gregorio Canal" w:date="2019-05-22T14:54:00Z">
            <w:rPr>
              <w:rFonts w:ascii="Courier New" w:hAnsi="Courier New"/>
              <w:sz w:val="16"/>
            </w:rPr>
          </w:rPrChange>
        </w:rPr>
      </w:pPr>
      <w:r w:rsidRPr="00E63AF6">
        <w:rPr>
          <w:rFonts w:ascii="Courier New" w:hAnsi="Courier New"/>
          <w:sz w:val="16"/>
          <w:lang w:val="fr-FR"/>
          <w:rPrChange w:id="1313" w:author="Gregorio Canal" w:date="2019-05-22T14:54:00Z">
            <w:rPr>
              <w:rFonts w:ascii="Courier New" w:hAnsi="Courier New"/>
              <w:sz w:val="16"/>
            </w:rPr>
          </w:rPrChange>
        </w:rPr>
        <w:tab/>
      </w:r>
      <w:r w:rsidRPr="00E63AF6">
        <w:rPr>
          <w:rFonts w:ascii="Courier New" w:hAnsi="Courier New"/>
          <w:sz w:val="16"/>
          <w:lang w:val="fr-FR"/>
          <w:rPrChange w:id="1314" w:author="Gregorio Canal" w:date="2019-05-22T14:54:00Z">
            <w:rPr>
              <w:rFonts w:ascii="Courier New" w:hAnsi="Courier New"/>
              <w:sz w:val="16"/>
            </w:rPr>
          </w:rPrChange>
        </w:rPr>
        <w:tab/>
      </w:r>
      <w:r w:rsidRPr="00E63AF6">
        <w:rPr>
          <w:rFonts w:ascii="Courier New" w:hAnsi="Courier New"/>
          <w:sz w:val="16"/>
          <w:lang w:val="fr-FR"/>
          <w:rPrChange w:id="1315" w:author="Gregorio Canal" w:date="2019-05-22T14:54:00Z">
            <w:rPr>
              <w:rFonts w:ascii="Courier New" w:hAnsi="Courier New"/>
              <w:sz w:val="16"/>
            </w:rPr>
          </w:rPrChange>
        </w:rPr>
        <w:tab/>
      </w:r>
      <w:r w:rsidRPr="00E63AF6">
        <w:rPr>
          <w:rFonts w:ascii="Courier New" w:hAnsi="Courier New"/>
          <w:sz w:val="16"/>
          <w:lang w:val="fr-FR"/>
          <w:rPrChange w:id="1316" w:author="Gregorio Canal" w:date="2019-05-22T14:54:00Z">
            <w:rPr>
              <w:rFonts w:ascii="Courier New" w:hAnsi="Courier New"/>
              <w:sz w:val="16"/>
            </w:rPr>
          </w:rPrChange>
        </w:rPr>
        <w:tab/>
        <w:t>&lt;</w:t>
      </w:r>
      <w:proofErr w:type="spellStart"/>
      <w:r w:rsidRPr="00E63AF6">
        <w:rPr>
          <w:rFonts w:ascii="Courier New" w:hAnsi="Courier New"/>
          <w:sz w:val="16"/>
          <w:lang w:val="fr-FR"/>
          <w:rPrChange w:id="1317" w:author="Gregorio Canal" w:date="2019-05-22T14:54:00Z">
            <w:rPr>
              <w:rFonts w:ascii="Courier New" w:hAnsi="Courier New"/>
              <w:sz w:val="16"/>
            </w:rPr>
          </w:rPrChange>
        </w:rPr>
        <w:t>DocumentUniqueId</w:t>
      </w:r>
      <w:proofErr w:type="spellEnd"/>
      <w:r w:rsidRPr="00E63AF6">
        <w:rPr>
          <w:rFonts w:ascii="Courier New" w:hAnsi="Courier New"/>
          <w:sz w:val="16"/>
          <w:lang w:val="fr-FR"/>
          <w:rPrChange w:id="1318" w:author="Gregorio Canal" w:date="2019-05-22T14:54:00Z">
            <w:rPr>
              <w:rFonts w:ascii="Courier New" w:hAnsi="Courier New"/>
              <w:sz w:val="16"/>
            </w:rPr>
          </w:rPrChange>
        </w:rPr>
        <w:t>&gt;1.3.6.1.4...2300&lt;/</w:t>
      </w:r>
      <w:proofErr w:type="spellStart"/>
      <w:r w:rsidRPr="00E63AF6">
        <w:rPr>
          <w:rFonts w:ascii="Courier New" w:hAnsi="Courier New"/>
          <w:sz w:val="16"/>
          <w:lang w:val="fr-FR"/>
          <w:rPrChange w:id="1319" w:author="Gregorio Canal" w:date="2019-05-22T14:54:00Z">
            <w:rPr>
              <w:rFonts w:ascii="Courier New" w:hAnsi="Courier New"/>
              <w:sz w:val="16"/>
            </w:rPr>
          </w:rPrChange>
        </w:rPr>
        <w:t>DocumentUniqueId</w:t>
      </w:r>
      <w:proofErr w:type="spellEnd"/>
      <w:r w:rsidRPr="00E63AF6">
        <w:rPr>
          <w:rFonts w:ascii="Courier New" w:hAnsi="Courier New"/>
          <w:sz w:val="16"/>
          <w:lang w:val="fr-FR"/>
          <w:rPrChange w:id="1320" w:author="Gregorio Canal" w:date="2019-05-22T14:54:00Z">
            <w:rPr>
              <w:rFonts w:ascii="Courier New" w:hAnsi="Courier New"/>
              <w:sz w:val="16"/>
            </w:rPr>
          </w:rPrChange>
        </w:rPr>
        <w:t>&gt;</w:t>
      </w:r>
    </w:p>
    <w:p w14:paraId="06CF6045" w14:textId="77777777" w:rsidR="007A1F44" w:rsidRPr="00E63AF6" w:rsidRDefault="007A1F44" w:rsidP="00E13968">
      <w:pPr>
        <w:pStyle w:val="Corpotesto"/>
        <w:spacing w:before="0"/>
        <w:rPr>
          <w:rFonts w:ascii="Courier New" w:hAnsi="Courier New"/>
          <w:sz w:val="16"/>
          <w:highlight w:val="white"/>
          <w:lang w:val="fr-FR"/>
          <w:rPrChange w:id="132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32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2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24"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1325" w:author="Gregorio Canal" w:date="2019-05-22T14:54:00Z">
            <w:rPr>
              <w:rFonts w:ascii="Courier New" w:hAnsi="Courier New"/>
              <w:sz w:val="16"/>
              <w:highlight w:val="white"/>
            </w:rPr>
          </w:rPrChange>
        </w:rPr>
        <w:t>DocumentRequest</w:t>
      </w:r>
      <w:proofErr w:type="spellEnd"/>
      <w:r w:rsidRPr="00E63AF6">
        <w:rPr>
          <w:rFonts w:ascii="Courier New" w:hAnsi="Courier New"/>
          <w:sz w:val="16"/>
          <w:highlight w:val="white"/>
          <w:lang w:val="fr-FR"/>
          <w:rPrChange w:id="1326" w:author="Gregorio Canal" w:date="2019-05-22T14:54:00Z">
            <w:rPr>
              <w:rFonts w:ascii="Courier New" w:hAnsi="Courier New"/>
              <w:sz w:val="16"/>
              <w:highlight w:val="white"/>
            </w:rPr>
          </w:rPrChange>
        </w:rPr>
        <w:t>&gt;</w:t>
      </w:r>
    </w:p>
    <w:p w14:paraId="5CACF76E" w14:textId="77777777" w:rsidR="007A1F44" w:rsidRPr="00977EA3" w:rsidRDefault="007A1F44" w:rsidP="00E13968">
      <w:pPr>
        <w:pStyle w:val="Corpotesto"/>
        <w:spacing w:before="0"/>
        <w:rPr>
          <w:rFonts w:ascii="Courier New" w:hAnsi="Courier New"/>
          <w:sz w:val="16"/>
          <w:highlight w:val="white"/>
        </w:rPr>
      </w:pPr>
      <w:r w:rsidRPr="00E63AF6">
        <w:rPr>
          <w:rFonts w:ascii="Courier New" w:hAnsi="Courier New"/>
          <w:sz w:val="16"/>
          <w:highlight w:val="white"/>
          <w:lang w:val="fr-FR"/>
          <w:rPrChange w:id="132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2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29" w:author="Gregorio Canal" w:date="2019-05-22T14:54:00Z">
            <w:rPr>
              <w:rFonts w:ascii="Courier New" w:hAnsi="Courier New"/>
              <w:sz w:val="16"/>
              <w:highlight w:val="white"/>
            </w:rPr>
          </w:rPrChange>
        </w:rPr>
        <w:tab/>
      </w:r>
      <w:r w:rsidRPr="00977EA3">
        <w:rPr>
          <w:rFonts w:ascii="Courier New" w:hAnsi="Courier New"/>
          <w:sz w:val="16"/>
          <w:highlight w:val="white"/>
        </w:rPr>
        <w:t>&lt;</w:t>
      </w:r>
      <w:proofErr w:type="spellStart"/>
      <w:r w:rsidRPr="00977EA3">
        <w:rPr>
          <w:rFonts w:ascii="Courier New" w:hAnsi="Courier New"/>
          <w:sz w:val="16"/>
          <w:highlight w:val="white"/>
        </w:rPr>
        <w:t>DocumentRequest</w:t>
      </w:r>
      <w:proofErr w:type="spellEnd"/>
      <w:r w:rsidRPr="00977EA3">
        <w:rPr>
          <w:rFonts w:ascii="Courier New" w:hAnsi="Courier New"/>
          <w:sz w:val="16"/>
          <w:highlight w:val="white"/>
        </w:rPr>
        <w:t>&gt;</w:t>
      </w:r>
    </w:p>
    <w:p w14:paraId="729D11EC"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HomeCommunityId</w:t>
      </w:r>
      <w:proofErr w:type="spellEnd"/>
      <w:r w:rsidRPr="00977EA3">
        <w:rPr>
          <w:rFonts w:ascii="Courier New" w:hAnsi="Courier New"/>
          <w:sz w:val="16"/>
        </w:rPr>
        <w:t>&gt;urn:oid:1.2.3.5&lt;/</w:t>
      </w:r>
      <w:proofErr w:type="spellStart"/>
      <w:r w:rsidRPr="00977EA3">
        <w:rPr>
          <w:rFonts w:ascii="Courier New" w:hAnsi="Courier New"/>
          <w:sz w:val="16"/>
        </w:rPr>
        <w:t>HomeCommunityId</w:t>
      </w:r>
      <w:proofErr w:type="spellEnd"/>
      <w:r w:rsidRPr="00977EA3">
        <w:rPr>
          <w:rFonts w:ascii="Courier New" w:hAnsi="Courier New"/>
          <w:sz w:val="16"/>
        </w:rPr>
        <w:t>&gt;</w:t>
      </w:r>
    </w:p>
    <w:p w14:paraId="0EC57835" w14:textId="77777777" w:rsidR="007A1F44" w:rsidRPr="00E63AF6" w:rsidRDefault="007A1F44" w:rsidP="00E13968">
      <w:pPr>
        <w:pStyle w:val="Corpotesto"/>
        <w:spacing w:before="0"/>
        <w:rPr>
          <w:rFonts w:ascii="Courier New" w:hAnsi="Courier New"/>
          <w:sz w:val="16"/>
          <w:lang w:val="fr-FR"/>
          <w:rPrChange w:id="1330" w:author="Gregorio Canal" w:date="2019-05-22T14:54:00Z">
            <w:rPr>
              <w:rFonts w:ascii="Courier New" w:hAnsi="Courier New"/>
              <w:sz w:val="16"/>
            </w:rPr>
          </w:rPrChang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E63AF6">
        <w:rPr>
          <w:rFonts w:ascii="Courier New" w:hAnsi="Courier New"/>
          <w:sz w:val="16"/>
          <w:lang w:val="fr-FR"/>
          <w:rPrChange w:id="1331" w:author="Gregorio Canal" w:date="2019-05-22T14:54:00Z">
            <w:rPr>
              <w:rFonts w:ascii="Courier New" w:hAnsi="Courier New"/>
              <w:sz w:val="16"/>
            </w:rPr>
          </w:rPrChange>
        </w:rPr>
        <w:t>&lt;</w:t>
      </w:r>
      <w:proofErr w:type="spellStart"/>
      <w:r w:rsidRPr="00E63AF6">
        <w:rPr>
          <w:rFonts w:ascii="Courier New" w:hAnsi="Courier New"/>
          <w:sz w:val="16"/>
          <w:lang w:val="fr-FR"/>
          <w:rPrChange w:id="1332" w:author="Gregorio Canal" w:date="2019-05-22T14:54:00Z">
            <w:rPr>
              <w:rFonts w:ascii="Courier New" w:hAnsi="Courier New"/>
              <w:sz w:val="16"/>
            </w:rPr>
          </w:rPrChange>
        </w:rPr>
        <w:t>RepositoryUniqueId</w:t>
      </w:r>
      <w:proofErr w:type="spellEnd"/>
      <w:r w:rsidRPr="00E63AF6">
        <w:rPr>
          <w:rFonts w:ascii="Courier New" w:hAnsi="Courier New"/>
          <w:sz w:val="16"/>
          <w:lang w:val="fr-FR"/>
          <w:rPrChange w:id="1333" w:author="Gregorio Canal" w:date="2019-05-22T14:54:00Z">
            <w:rPr>
              <w:rFonts w:ascii="Courier New" w:hAnsi="Courier New"/>
              <w:sz w:val="16"/>
            </w:rPr>
          </w:rPrChange>
        </w:rPr>
        <w:t>&gt;1.3.6.1.4...2000&lt;/</w:t>
      </w:r>
      <w:proofErr w:type="spellStart"/>
      <w:r w:rsidRPr="00E63AF6">
        <w:rPr>
          <w:rFonts w:ascii="Courier New" w:hAnsi="Courier New"/>
          <w:sz w:val="16"/>
          <w:lang w:val="fr-FR"/>
          <w:rPrChange w:id="1334" w:author="Gregorio Canal" w:date="2019-05-22T14:54:00Z">
            <w:rPr>
              <w:rFonts w:ascii="Courier New" w:hAnsi="Courier New"/>
              <w:sz w:val="16"/>
            </w:rPr>
          </w:rPrChange>
        </w:rPr>
        <w:t>RepositoryUniqueId</w:t>
      </w:r>
      <w:proofErr w:type="spellEnd"/>
      <w:r w:rsidRPr="00E63AF6">
        <w:rPr>
          <w:rFonts w:ascii="Courier New" w:hAnsi="Courier New"/>
          <w:sz w:val="16"/>
          <w:lang w:val="fr-FR"/>
          <w:rPrChange w:id="1335" w:author="Gregorio Canal" w:date="2019-05-22T14:54:00Z">
            <w:rPr>
              <w:rFonts w:ascii="Courier New" w:hAnsi="Courier New"/>
              <w:sz w:val="16"/>
            </w:rPr>
          </w:rPrChange>
        </w:rPr>
        <w:t>&gt;</w:t>
      </w:r>
    </w:p>
    <w:p w14:paraId="48A14B44" w14:textId="77777777" w:rsidR="007A1F44" w:rsidRPr="00E63AF6" w:rsidRDefault="007A1F44" w:rsidP="00E13968">
      <w:pPr>
        <w:pStyle w:val="Corpotesto"/>
        <w:spacing w:before="0"/>
        <w:rPr>
          <w:rFonts w:ascii="Courier New" w:hAnsi="Courier New"/>
          <w:sz w:val="16"/>
          <w:highlight w:val="white"/>
          <w:lang w:val="fr-FR"/>
          <w:rPrChange w:id="1336" w:author="Gregorio Canal" w:date="2019-05-22T14:54:00Z">
            <w:rPr>
              <w:rFonts w:ascii="Courier New" w:hAnsi="Courier New"/>
              <w:sz w:val="16"/>
              <w:highlight w:val="white"/>
            </w:rPr>
          </w:rPrChange>
        </w:rPr>
      </w:pPr>
      <w:r w:rsidRPr="00E63AF6">
        <w:rPr>
          <w:rFonts w:ascii="Courier New" w:hAnsi="Courier New"/>
          <w:sz w:val="16"/>
          <w:lang w:val="fr-FR"/>
          <w:rPrChange w:id="1337" w:author="Gregorio Canal" w:date="2019-05-22T14:54:00Z">
            <w:rPr>
              <w:rFonts w:ascii="Courier New" w:hAnsi="Courier New"/>
              <w:sz w:val="16"/>
            </w:rPr>
          </w:rPrChange>
        </w:rPr>
        <w:tab/>
      </w:r>
      <w:r w:rsidRPr="00E63AF6">
        <w:rPr>
          <w:rFonts w:ascii="Courier New" w:hAnsi="Courier New"/>
          <w:sz w:val="16"/>
          <w:lang w:val="fr-FR"/>
          <w:rPrChange w:id="1338" w:author="Gregorio Canal" w:date="2019-05-22T14:54:00Z">
            <w:rPr>
              <w:rFonts w:ascii="Courier New" w:hAnsi="Courier New"/>
              <w:sz w:val="16"/>
            </w:rPr>
          </w:rPrChange>
        </w:rPr>
        <w:tab/>
      </w:r>
      <w:r w:rsidRPr="00E63AF6">
        <w:rPr>
          <w:rFonts w:ascii="Courier New" w:hAnsi="Courier New"/>
          <w:sz w:val="16"/>
          <w:lang w:val="fr-FR"/>
          <w:rPrChange w:id="1339" w:author="Gregorio Canal" w:date="2019-05-22T14:54:00Z">
            <w:rPr>
              <w:rFonts w:ascii="Courier New" w:hAnsi="Courier New"/>
              <w:sz w:val="16"/>
            </w:rPr>
          </w:rPrChange>
        </w:rPr>
        <w:tab/>
      </w:r>
      <w:r w:rsidRPr="00E63AF6">
        <w:rPr>
          <w:rFonts w:ascii="Courier New" w:hAnsi="Courier New"/>
          <w:sz w:val="16"/>
          <w:lang w:val="fr-FR"/>
          <w:rPrChange w:id="1340" w:author="Gregorio Canal" w:date="2019-05-22T14:54:00Z">
            <w:rPr>
              <w:rFonts w:ascii="Courier New" w:hAnsi="Courier New"/>
              <w:sz w:val="16"/>
            </w:rPr>
          </w:rPrChange>
        </w:rPr>
        <w:tab/>
        <w:t>&lt;</w:t>
      </w:r>
      <w:proofErr w:type="spellStart"/>
      <w:r w:rsidRPr="00E63AF6">
        <w:rPr>
          <w:rFonts w:ascii="Courier New" w:hAnsi="Courier New"/>
          <w:sz w:val="16"/>
          <w:lang w:val="fr-FR"/>
          <w:rPrChange w:id="1341" w:author="Gregorio Canal" w:date="2019-05-22T14:54:00Z">
            <w:rPr>
              <w:rFonts w:ascii="Courier New" w:hAnsi="Courier New"/>
              <w:sz w:val="16"/>
            </w:rPr>
          </w:rPrChange>
        </w:rPr>
        <w:t>DocumentUniqueId</w:t>
      </w:r>
      <w:proofErr w:type="spellEnd"/>
      <w:r w:rsidRPr="00E63AF6">
        <w:rPr>
          <w:rFonts w:ascii="Courier New" w:hAnsi="Courier New"/>
          <w:sz w:val="16"/>
          <w:lang w:val="fr-FR"/>
          <w:rPrChange w:id="1342" w:author="Gregorio Canal" w:date="2019-05-22T14:54:00Z">
            <w:rPr>
              <w:rFonts w:ascii="Courier New" w:hAnsi="Courier New"/>
              <w:sz w:val="16"/>
            </w:rPr>
          </w:rPrChange>
        </w:rPr>
        <w:t>&gt;1.3.6.1.4...2301&lt;/</w:t>
      </w:r>
      <w:proofErr w:type="spellStart"/>
      <w:r w:rsidRPr="00E63AF6">
        <w:rPr>
          <w:rFonts w:ascii="Courier New" w:hAnsi="Courier New"/>
          <w:sz w:val="16"/>
          <w:lang w:val="fr-FR"/>
          <w:rPrChange w:id="1343" w:author="Gregorio Canal" w:date="2019-05-22T14:54:00Z">
            <w:rPr>
              <w:rFonts w:ascii="Courier New" w:hAnsi="Courier New"/>
              <w:sz w:val="16"/>
            </w:rPr>
          </w:rPrChange>
        </w:rPr>
        <w:t>DocumentUniqueId</w:t>
      </w:r>
      <w:proofErr w:type="spellEnd"/>
      <w:r w:rsidRPr="00E63AF6">
        <w:rPr>
          <w:rFonts w:ascii="Courier New" w:hAnsi="Courier New"/>
          <w:sz w:val="16"/>
          <w:lang w:val="fr-FR"/>
          <w:rPrChange w:id="1344" w:author="Gregorio Canal" w:date="2019-05-22T14:54:00Z">
            <w:rPr>
              <w:rFonts w:ascii="Courier New" w:hAnsi="Courier New"/>
              <w:sz w:val="16"/>
            </w:rPr>
          </w:rPrChange>
        </w:rPr>
        <w:t>&gt;</w:t>
      </w:r>
    </w:p>
    <w:p w14:paraId="6ED14A84" w14:textId="77777777" w:rsidR="007A1F44" w:rsidRPr="00E63AF6" w:rsidRDefault="007A1F44" w:rsidP="00E13968">
      <w:pPr>
        <w:pStyle w:val="Corpotesto"/>
        <w:spacing w:before="0"/>
        <w:rPr>
          <w:rFonts w:ascii="Courier New" w:hAnsi="Courier New"/>
          <w:sz w:val="16"/>
          <w:highlight w:val="white"/>
          <w:lang w:val="fr-FR"/>
          <w:rPrChange w:id="134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346"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4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48"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1349" w:author="Gregorio Canal" w:date="2019-05-22T14:54:00Z">
            <w:rPr>
              <w:rFonts w:ascii="Courier New" w:hAnsi="Courier New"/>
              <w:sz w:val="16"/>
              <w:highlight w:val="white"/>
            </w:rPr>
          </w:rPrChange>
        </w:rPr>
        <w:t>DocumentRequest</w:t>
      </w:r>
      <w:proofErr w:type="spellEnd"/>
      <w:r w:rsidRPr="00E63AF6">
        <w:rPr>
          <w:rFonts w:ascii="Courier New" w:hAnsi="Courier New"/>
          <w:sz w:val="16"/>
          <w:highlight w:val="white"/>
          <w:lang w:val="fr-FR"/>
          <w:rPrChange w:id="1350" w:author="Gregorio Canal" w:date="2019-05-22T14:54:00Z">
            <w:rPr>
              <w:rFonts w:ascii="Courier New" w:hAnsi="Courier New"/>
              <w:sz w:val="16"/>
              <w:highlight w:val="white"/>
            </w:rPr>
          </w:rPrChange>
        </w:rPr>
        <w:t>&gt;</w:t>
      </w:r>
    </w:p>
    <w:p w14:paraId="6E24897C" w14:textId="77777777" w:rsidR="007A1F44" w:rsidRPr="00977EA3" w:rsidRDefault="007A1F44" w:rsidP="00E13968">
      <w:pPr>
        <w:pStyle w:val="Corpotesto"/>
        <w:spacing w:before="0"/>
        <w:rPr>
          <w:rFonts w:ascii="Courier New" w:hAnsi="Courier New"/>
          <w:sz w:val="16"/>
          <w:highlight w:val="white"/>
        </w:rPr>
      </w:pPr>
      <w:r w:rsidRPr="00E63AF6">
        <w:rPr>
          <w:rFonts w:ascii="Courier New" w:hAnsi="Courier New"/>
          <w:sz w:val="16"/>
          <w:highlight w:val="white"/>
          <w:lang w:val="fr-FR"/>
          <w:rPrChange w:id="135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52" w:author="Gregorio Canal" w:date="2019-05-22T14:54:00Z">
            <w:rPr>
              <w:rFonts w:ascii="Courier New" w:hAnsi="Courier New"/>
              <w:sz w:val="16"/>
              <w:highlight w:val="white"/>
            </w:rPr>
          </w:rPrChange>
        </w:rPr>
        <w:tab/>
      </w:r>
      <w:r w:rsidRPr="00977EA3">
        <w:rPr>
          <w:rFonts w:ascii="Courier New" w:hAnsi="Courier New"/>
          <w:sz w:val="16"/>
          <w:highlight w:val="white"/>
        </w:rPr>
        <w:t>&lt;/</w:t>
      </w:r>
      <w:proofErr w:type="spellStart"/>
      <w:r w:rsidRPr="00977EA3">
        <w:rPr>
          <w:rFonts w:ascii="Courier New" w:hAnsi="Courier New"/>
          <w:sz w:val="16"/>
          <w:highlight w:val="white"/>
        </w:rPr>
        <w:t>RetrieveDocumentSetRequest</w:t>
      </w:r>
      <w:proofErr w:type="spellEnd"/>
      <w:r w:rsidRPr="00977EA3">
        <w:rPr>
          <w:rFonts w:ascii="Courier New" w:hAnsi="Courier New"/>
          <w:sz w:val="16"/>
          <w:highlight w:val="white"/>
        </w:rPr>
        <w:t>&gt;</w:t>
      </w:r>
    </w:p>
    <w:p w14:paraId="0ABB4AAB"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4E2C35E5"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&gt;</w:t>
      </w:r>
    </w:p>
    <w:p w14:paraId="111C7FBD"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3.39.5.1.1.2 Asynchronous Web Services Exchange</w:t>
      </w:r>
    </w:p>
    <w:p w14:paraId="0D5D3E92"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 xml:space="preserve"> </w:t>
      </w:r>
    </w:p>
    <w:p w14:paraId="4D361066"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xmlns:s</w:t>
      </w:r>
      <w:proofErr w:type="spellEnd"/>
      <w:r w:rsidRPr="00977EA3">
        <w:rPr>
          <w:rFonts w:ascii="Courier New" w:hAnsi="Courier New"/>
          <w:sz w:val="16"/>
          <w:highlight w:val="white"/>
        </w:rPr>
        <w:t xml:space="preserve">="http://www.w3.org/2003/05/soap-envelope" </w:t>
      </w:r>
    </w:p>
    <w:p w14:paraId="2E1FFD16"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xmlns:a</w:t>
      </w:r>
      <w:proofErr w:type="spellEnd"/>
      <w:r w:rsidRPr="00977EA3">
        <w:rPr>
          <w:rFonts w:ascii="Courier New" w:hAnsi="Courier New"/>
          <w:sz w:val="16"/>
          <w:highlight w:val="white"/>
        </w:rPr>
        <w:t>="http://www.w3.org/2005/08/addressing"&gt;</w:t>
      </w:r>
    </w:p>
    <w:p w14:paraId="1C3CFB47"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6A8094CD"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a:Action</w:t>
      </w:r>
      <w:proofErr w:type="spellEnd"/>
      <w:r w:rsidRPr="00977EA3">
        <w:rPr>
          <w:rFonts w:ascii="Courier New" w:hAnsi="Courier New"/>
          <w:sz w:val="16"/>
          <w:highlight w:val="white"/>
        </w:rPr>
        <w:t xml:space="preserve"> s:mustUnderstand="1"&gt;urn:ihe:iti:2007:</w:t>
      </w:r>
      <w:r w:rsidRPr="00977EA3">
        <w:rPr>
          <w:rFonts w:ascii="Courier New" w:hAnsi="Courier New"/>
          <w:sz w:val="16"/>
        </w:rPr>
        <w:t>CrossGatewayRetrieve</w:t>
      </w:r>
      <w:r w:rsidRPr="00977EA3">
        <w:rPr>
          <w:rFonts w:ascii="Courier New" w:hAnsi="Courier New"/>
          <w:sz w:val="16"/>
          <w:highlight w:val="white"/>
        </w:rPr>
        <w:t>&lt;/a:Action&gt;</w:t>
      </w:r>
    </w:p>
    <w:p w14:paraId="61D97DA6"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&lt;a:MessageID&gt;urn:uuid:0fbfdced-6c01-4d09-a110-2201afedaa02&lt;/a:MessageID&gt;</w:t>
      </w:r>
    </w:p>
    <w:p w14:paraId="6FB628D6"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a:ReplyTo</w:t>
      </w:r>
      <w:proofErr w:type="spellEnd"/>
      <w:r w:rsidRPr="00977EA3">
        <w:rPr>
          <w:rFonts w:ascii="Courier New" w:hAnsi="Courier New"/>
          <w:sz w:val="16"/>
          <w:highlight w:val="white"/>
        </w:rPr>
        <w:t>&gt;</w:t>
      </w:r>
    </w:p>
    <w:p w14:paraId="3A498A49" w14:textId="77777777" w:rsidR="007A1F44" w:rsidRPr="00977EA3" w:rsidRDefault="007A1F44" w:rsidP="00E13968">
      <w:pPr>
        <w:pStyle w:val="Corpotesto"/>
        <w:spacing w:before="0"/>
        <w:rPr>
          <w:rFonts w:ascii="Courier New" w:hAnsi="Courier New"/>
          <w:color w:val="000000"/>
          <w:sz w:val="16"/>
          <w:szCs w:val="16"/>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&lt;a:Address&gt;</w:t>
      </w:r>
      <w:r w:rsidRPr="00977EA3">
        <w:rPr>
          <w:rFonts w:ascii="Courier New" w:hAnsi="Courier New"/>
          <w:sz w:val="16"/>
        </w:rPr>
        <w:t>http</w:t>
      </w:r>
      <w:r w:rsidRPr="00977EA3">
        <w:rPr>
          <w:rFonts w:ascii="Courier New" w:hAnsi="Courier New"/>
          <w:bCs/>
          <w:sz w:val="16"/>
          <w:szCs w:val="16"/>
        </w:rPr>
        <w:t>://192.168.2.4:9080/XcaService/</w:t>
      </w:r>
      <w:r w:rsidRPr="00977EA3">
        <w:rPr>
          <w:rFonts w:ascii="Courier New" w:hAnsi="Courier New"/>
          <w:sz w:val="16"/>
          <w:szCs w:val="16"/>
        </w:rPr>
        <w:t>InitiatingGatewayReceiver.svc</w:t>
      </w:r>
    </w:p>
    <w:p w14:paraId="324AE5C4" w14:textId="77777777" w:rsidR="007A1F44" w:rsidRPr="00977EA3" w:rsidRDefault="007A1F44" w:rsidP="00E13968">
      <w:pPr>
        <w:pStyle w:val="Corpotesto"/>
        <w:spacing w:before="0"/>
        <w:ind w:left="1440" w:firstLine="72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a:Address</w:t>
      </w:r>
      <w:proofErr w:type="spellEnd"/>
      <w:r w:rsidRPr="00977EA3">
        <w:rPr>
          <w:rFonts w:ascii="Courier New" w:hAnsi="Courier New"/>
          <w:sz w:val="16"/>
          <w:highlight w:val="white"/>
        </w:rPr>
        <w:t>&gt;</w:t>
      </w:r>
    </w:p>
    <w:p w14:paraId="7E5D6279"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a:ReplyTo</w:t>
      </w:r>
      <w:proofErr w:type="spellEnd"/>
      <w:r w:rsidRPr="00977EA3">
        <w:rPr>
          <w:rFonts w:ascii="Courier New" w:hAnsi="Courier New"/>
          <w:sz w:val="16"/>
          <w:highlight w:val="white"/>
        </w:rPr>
        <w:t>&gt;</w:t>
      </w:r>
    </w:p>
    <w:p w14:paraId="5F97A6BA"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a:To</w:t>
      </w:r>
      <w:proofErr w:type="spellEnd"/>
      <w:r w:rsidRPr="00977EA3">
        <w:rPr>
          <w:rFonts w:ascii="Courier New" w:hAnsi="Courier New"/>
          <w:sz w:val="16"/>
          <w:highlight w:val="white"/>
        </w:rPr>
        <w:t xml:space="preserve"> s:mustUnderstand="1"&gt;http://localhost:2647/XcaService/RespondingGatewayReceiver.svc&lt;/a:To&gt;</w:t>
      </w:r>
    </w:p>
    <w:p w14:paraId="57E427A1"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66D12134"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7FF3C04C"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RetrieveDocumentSetRequest</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xmlns</w:t>
      </w:r>
      <w:proofErr w:type="spellEnd"/>
      <w:r w:rsidRPr="00977EA3">
        <w:rPr>
          <w:rFonts w:ascii="Courier New" w:hAnsi="Courier New"/>
          <w:sz w:val="16"/>
          <w:highlight w:val="white"/>
        </w:rPr>
        <w:t>="urn:ihe:iti:xds-b:2007"&gt;</w:t>
      </w:r>
    </w:p>
    <w:p w14:paraId="45251FD7"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DocumentRequest</w:t>
      </w:r>
      <w:proofErr w:type="spellEnd"/>
      <w:r w:rsidRPr="00977EA3">
        <w:rPr>
          <w:rFonts w:ascii="Courier New" w:hAnsi="Courier New"/>
          <w:sz w:val="16"/>
          <w:highlight w:val="white"/>
        </w:rPr>
        <w:t>&gt;</w:t>
      </w:r>
    </w:p>
    <w:p w14:paraId="3C435B3D"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HomeCommunityId</w:t>
      </w:r>
      <w:proofErr w:type="spellEnd"/>
      <w:r w:rsidRPr="00977EA3">
        <w:rPr>
          <w:rFonts w:ascii="Courier New" w:hAnsi="Courier New"/>
          <w:sz w:val="16"/>
        </w:rPr>
        <w:t>&gt;urn:oid:1.2.3.4&lt;/</w:t>
      </w:r>
      <w:proofErr w:type="spellStart"/>
      <w:r w:rsidRPr="00977EA3">
        <w:rPr>
          <w:rFonts w:ascii="Courier New" w:hAnsi="Courier New"/>
          <w:sz w:val="16"/>
        </w:rPr>
        <w:t>HomeCommunityId</w:t>
      </w:r>
      <w:proofErr w:type="spellEnd"/>
      <w:r w:rsidRPr="00977EA3">
        <w:rPr>
          <w:rFonts w:ascii="Courier New" w:hAnsi="Courier New"/>
          <w:sz w:val="16"/>
        </w:rPr>
        <w:t>&gt;</w:t>
      </w:r>
    </w:p>
    <w:p w14:paraId="7F100EB8" w14:textId="77777777" w:rsidR="007A1F44" w:rsidRPr="00E63AF6" w:rsidRDefault="007A1F44" w:rsidP="00E13968">
      <w:pPr>
        <w:pStyle w:val="Corpotesto"/>
        <w:spacing w:before="0"/>
        <w:rPr>
          <w:rFonts w:ascii="Courier New" w:hAnsi="Courier New"/>
          <w:sz w:val="16"/>
          <w:lang w:val="fr-FR"/>
          <w:rPrChange w:id="1353" w:author="Gregorio Canal" w:date="2019-05-22T14:54:00Z">
            <w:rPr>
              <w:rFonts w:ascii="Courier New" w:hAnsi="Courier New"/>
              <w:sz w:val="16"/>
            </w:rPr>
          </w:rPrChang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E63AF6">
        <w:rPr>
          <w:rFonts w:ascii="Courier New" w:hAnsi="Courier New"/>
          <w:sz w:val="16"/>
          <w:lang w:val="fr-FR"/>
          <w:rPrChange w:id="1354" w:author="Gregorio Canal" w:date="2019-05-22T14:54:00Z">
            <w:rPr>
              <w:rFonts w:ascii="Courier New" w:hAnsi="Courier New"/>
              <w:sz w:val="16"/>
            </w:rPr>
          </w:rPrChange>
        </w:rPr>
        <w:t>&lt;</w:t>
      </w:r>
      <w:proofErr w:type="spellStart"/>
      <w:r w:rsidRPr="00E63AF6">
        <w:rPr>
          <w:rFonts w:ascii="Courier New" w:hAnsi="Courier New"/>
          <w:sz w:val="16"/>
          <w:lang w:val="fr-FR"/>
          <w:rPrChange w:id="1355" w:author="Gregorio Canal" w:date="2019-05-22T14:54:00Z">
            <w:rPr>
              <w:rFonts w:ascii="Courier New" w:hAnsi="Courier New"/>
              <w:sz w:val="16"/>
            </w:rPr>
          </w:rPrChange>
        </w:rPr>
        <w:t>RepositoryUniqueId</w:t>
      </w:r>
      <w:proofErr w:type="spellEnd"/>
      <w:r w:rsidRPr="00E63AF6">
        <w:rPr>
          <w:rFonts w:ascii="Courier New" w:hAnsi="Courier New"/>
          <w:sz w:val="16"/>
          <w:lang w:val="fr-FR"/>
          <w:rPrChange w:id="1356" w:author="Gregorio Canal" w:date="2019-05-22T14:54:00Z">
            <w:rPr>
              <w:rFonts w:ascii="Courier New" w:hAnsi="Courier New"/>
              <w:sz w:val="16"/>
            </w:rPr>
          </w:rPrChange>
        </w:rPr>
        <w:t>&gt;1.3.6.1.4...1000&lt;/</w:t>
      </w:r>
      <w:proofErr w:type="spellStart"/>
      <w:r w:rsidRPr="00E63AF6">
        <w:rPr>
          <w:rFonts w:ascii="Courier New" w:hAnsi="Courier New"/>
          <w:sz w:val="16"/>
          <w:lang w:val="fr-FR"/>
          <w:rPrChange w:id="1357" w:author="Gregorio Canal" w:date="2019-05-22T14:54:00Z">
            <w:rPr>
              <w:rFonts w:ascii="Courier New" w:hAnsi="Courier New"/>
              <w:sz w:val="16"/>
            </w:rPr>
          </w:rPrChange>
        </w:rPr>
        <w:t>RepositoryUniqueId</w:t>
      </w:r>
      <w:proofErr w:type="spellEnd"/>
      <w:r w:rsidRPr="00E63AF6">
        <w:rPr>
          <w:rFonts w:ascii="Courier New" w:hAnsi="Courier New"/>
          <w:sz w:val="16"/>
          <w:lang w:val="fr-FR"/>
          <w:rPrChange w:id="1358" w:author="Gregorio Canal" w:date="2019-05-22T14:54:00Z">
            <w:rPr>
              <w:rFonts w:ascii="Courier New" w:hAnsi="Courier New"/>
              <w:sz w:val="16"/>
            </w:rPr>
          </w:rPrChange>
        </w:rPr>
        <w:t>&gt;</w:t>
      </w:r>
    </w:p>
    <w:p w14:paraId="2611A7B3" w14:textId="77777777" w:rsidR="007A1F44" w:rsidRPr="00E63AF6" w:rsidRDefault="007A1F44" w:rsidP="00E13968">
      <w:pPr>
        <w:pStyle w:val="Corpotesto"/>
        <w:spacing w:before="0"/>
        <w:rPr>
          <w:rFonts w:ascii="Courier New" w:hAnsi="Courier New"/>
          <w:sz w:val="16"/>
          <w:lang w:val="fr-FR"/>
          <w:rPrChange w:id="1359" w:author="Gregorio Canal" w:date="2019-05-22T14:54:00Z">
            <w:rPr>
              <w:rFonts w:ascii="Courier New" w:hAnsi="Courier New"/>
              <w:sz w:val="16"/>
            </w:rPr>
          </w:rPrChange>
        </w:rPr>
      </w:pPr>
      <w:r w:rsidRPr="00E63AF6">
        <w:rPr>
          <w:rFonts w:ascii="Courier New" w:hAnsi="Courier New"/>
          <w:sz w:val="16"/>
          <w:lang w:val="fr-FR"/>
          <w:rPrChange w:id="1360" w:author="Gregorio Canal" w:date="2019-05-22T14:54:00Z">
            <w:rPr>
              <w:rFonts w:ascii="Courier New" w:hAnsi="Courier New"/>
              <w:sz w:val="16"/>
            </w:rPr>
          </w:rPrChange>
        </w:rPr>
        <w:tab/>
      </w:r>
      <w:r w:rsidRPr="00E63AF6">
        <w:rPr>
          <w:rFonts w:ascii="Courier New" w:hAnsi="Courier New"/>
          <w:sz w:val="16"/>
          <w:lang w:val="fr-FR"/>
          <w:rPrChange w:id="1361" w:author="Gregorio Canal" w:date="2019-05-22T14:54:00Z">
            <w:rPr>
              <w:rFonts w:ascii="Courier New" w:hAnsi="Courier New"/>
              <w:sz w:val="16"/>
            </w:rPr>
          </w:rPrChange>
        </w:rPr>
        <w:tab/>
      </w:r>
      <w:r w:rsidRPr="00E63AF6">
        <w:rPr>
          <w:rFonts w:ascii="Courier New" w:hAnsi="Courier New"/>
          <w:sz w:val="16"/>
          <w:lang w:val="fr-FR"/>
          <w:rPrChange w:id="1362" w:author="Gregorio Canal" w:date="2019-05-22T14:54:00Z">
            <w:rPr>
              <w:rFonts w:ascii="Courier New" w:hAnsi="Courier New"/>
              <w:sz w:val="16"/>
            </w:rPr>
          </w:rPrChange>
        </w:rPr>
        <w:tab/>
      </w:r>
      <w:r w:rsidRPr="00E63AF6">
        <w:rPr>
          <w:rFonts w:ascii="Courier New" w:hAnsi="Courier New"/>
          <w:sz w:val="16"/>
          <w:lang w:val="fr-FR"/>
          <w:rPrChange w:id="1363" w:author="Gregorio Canal" w:date="2019-05-22T14:54:00Z">
            <w:rPr>
              <w:rFonts w:ascii="Courier New" w:hAnsi="Courier New"/>
              <w:sz w:val="16"/>
            </w:rPr>
          </w:rPrChange>
        </w:rPr>
        <w:tab/>
        <w:t>&lt;</w:t>
      </w:r>
      <w:proofErr w:type="spellStart"/>
      <w:r w:rsidRPr="00E63AF6">
        <w:rPr>
          <w:rFonts w:ascii="Courier New" w:hAnsi="Courier New"/>
          <w:sz w:val="16"/>
          <w:lang w:val="fr-FR"/>
          <w:rPrChange w:id="1364" w:author="Gregorio Canal" w:date="2019-05-22T14:54:00Z">
            <w:rPr>
              <w:rFonts w:ascii="Courier New" w:hAnsi="Courier New"/>
              <w:sz w:val="16"/>
            </w:rPr>
          </w:rPrChange>
        </w:rPr>
        <w:t>DocumentUniqueId</w:t>
      </w:r>
      <w:proofErr w:type="spellEnd"/>
      <w:r w:rsidRPr="00E63AF6">
        <w:rPr>
          <w:rFonts w:ascii="Courier New" w:hAnsi="Courier New"/>
          <w:sz w:val="16"/>
          <w:lang w:val="fr-FR"/>
          <w:rPrChange w:id="1365" w:author="Gregorio Canal" w:date="2019-05-22T14:54:00Z">
            <w:rPr>
              <w:rFonts w:ascii="Courier New" w:hAnsi="Courier New"/>
              <w:sz w:val="16"/>
            </w:rPr>
          </w:rPrChange>
        </w:rPr>
        <w:t>&gt;1.3.6.1.4...2300&lt;/</w:t>
      </w:r>
      <w:proofErr w:type="spellStart"/>
      <w:r w:rsidRPr="00E63AF6">
        <w:rPr>
          <w:rFonts w:ascii="Courier New" w:hAnsi="Courier New"/>
          <w:sz w:val="16"/>
          <w:lang w:val="fr-FR"/>
          <w:rPrChange w:id="1366" w:author="Gregorio Canal" w:date="2019-05-22T14:54:00Z">
            <w:rPr>
              <w:rFonts w:ascii="Courier New" w:hAnsi="Courier New"/>
              <w:sz w:val="16"/>
            </w:rPr>
          </w:rPrChange>
        </w:rPr>
        <w:t>DocumentUniqueId</w:t>
      </w:r>
      <w:proofErr w:type="spellEnd"/>
      <w:r w:rsidRPr="00E63AF6">
        <w:rPr>
          <w:rFonts w:ascii="Courier New" w:hAnsi="Courier New"/>
          <w:sz w:val="16"/>
          <w:lang w:val="fr-FR"/>
          <w:rPrChange w:id="1367" w:author="Gregorio Canal" w:date="2019-05-22T14:54:00Z">
            <w:rPr>
              <w:rFonts w:ascii="Courier New" w:hAnsi="Courier New"/>
              <w:sz w:val="16"/>
            </w:rPr>
          </w:rPrChange>
        </w:rPr>
        <w:t>&gt;</w:t>
      </w:r>
    </w:p>
    <w:p w14:paraId="0E5B4570" w14:textId="77777777" w:rsidR="007A1F44" w:rsidRPr="00E63AF6" w:rsidRDefault="007A1F44" w:rsidP="00E13968">
      <w:pPr>
        <w:pStyle w:val="Corpotesto"/>
        <w:spacing w:before="0"/>
        <w:rPr>
          <w:rFonts w:ascii="Courier New" w:hAnsi="Courier New"/>
          <w:sz w:val="16"/>
          <w:highlight w:val="white"/>
          <w:lang w:val="fr-FR"/>
          <w:rPrChange w:id="1368"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36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7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71"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1372" w:author="Gregorio Canal" w:date="2019-05-22T14:54:00Z">
            <w:rPr>
              <w:rFonts w:ascii="Courier New" w:hAnsi="Courier New"/>
              <w:sz w:val="16"/>
              <w:highlight w:val="white"/>
            </w:rPr>
          </w:rPrChange>
        </w:rPr>
        <w:t>DocumentRequest</w:t>
      </w:r>
      <w:proofErr w:type="spellEnd"/>
      <w:r w:rsidRPr="00E63AF6">
        <w:rPr>
          <w:rFonts w:ascii="Courier New" w:hAnsi="Courier New"/>
          <w:sz w:val="16"/>
          <w:highlight w:val="white"/>
          <w:lang w:val="fr-FR"/>
          <w:rPrChange w:id="1373" w:author="Gregorio Canal" w:date="2019-05-22T14:54:00Z">
            <w:rPr>
              <w:rFonts w:ascii="Courier New" w:hAnsi="Courier New"/>
              <w:sz w:val="16"/>
              <w:highlight w:val="white"/>
            </w:rPr>
          </w:rPrChange>
        </w:rPr>
        <w:t>&gt;</w:t>
      </w:r>
    </w:p>
    <w:p w14:paraId="5E839122" w14:textId="77777777" w:rsidR="007A1F44" w:rsidRPr="00977EA3" w:rsidRDefault="007A1F44" w:rsidP="00E13968">
      <w:pPr>
        <w:pStyle w:val="Corpotesto"/>
        <w:spacing w:before="0"/>
        <w:rPr>
          <w:rFonts w:ascii="Courier New" w:hAnsi="Courier New"/>
          <w:sz w:val="16"/>
          <w:highlight w:val="white"/>
        </w:rPr>
      </w:pPr>
      <w:r w:rsidRPr="00E63AF6">
        <w:rPr>
          <w:rFonts w:ascii="Courier New" w:hAnsi="Courier New"/>
          <w:sz w:val="16"/>
          <w:highlight w:val="white"/>
          <w:lang w:val="fr-FR"/>
          <w:rPrChange w:id="137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7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76" w:author="Gregorio Canal" w:date="2019-05-22T14:54:00Z">
            <w:rPr>
              <w:rFonts w:ascii="Courier New" w:hAnsi="Courier New"/>
              <w:sz w:val="16"/>
              <w:highlight w:val="white"/>
            </w:rPr>
          </w:rPrChange>
        </w:rPr>
        <w:tab/>
      </w:r>
      <w:r w:rsidRPr="00977EA3">
        <w:rPr>
          <w:rFonts w:ascii="Courier New" w:hAnsi="Courier New"/>
          <w:sz w:val="16"/>
          <w:highlight w:val="white"/>
        </w:rPr>
        <w:t>&lt;</w:t>
      </w:r>
      <w:proofErr w:type="spellStart"/>
      <w:r w:rsidRPr="00977EA3">
        <w:rPr>
          <w:rFonts w:ascii="Courier New" w:hAnsi="Courier New"/>
          <w:sz w:val="16"/>
          <w:highlight w:val="white"/>
        </w:rPr>
        <w:t>DocumentRequest</w:t>
      </w:r>
      <w:proofErr w:type="spellEnd"/>
      <w:r w:rsidRPr="00977EA3">
        <w:rPr>
          <w:rFonts w:ascii="Courier New" w:hAnsi="Courier New"/>
          <w:sz w:val="16"/>
          <w:highlight w:val="white"/>
        </w:rPr>
        <w:t>&gt;</w:t>
      </w:r>
    </w:p>
    <w:p w14:paraId="7863AF12"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HomeCommunityId</w:t>
      </w:r>
      <w:proofErr w:type="spellEnd"/>
      <w:r w:rsidRPr="00977EA3">
        <w:rPr>
          <w:rFonts w:ascii="Courier New" w:hAnsi="Courier New"/>
          <w:sz w:val="16"/>
        </w:rPr>
        <w:t>&gt;urn:oid:1.2.3.5&lt;/</w:t>
      </w:r>
      <w:proofErr w:type="spellStart"/>
      <w:r w:rsidRPr="00977EA3">
        <w:rPr>
          <w:rFonts w:ascii="Courier New" w:hAnsi="Courier New"/>
          <w:sz w:val="16"/>
        </w:rPr>
        <w:t>HomeCommunityId</w:t>
      </w:r>
      <w:proofErr w:type="spellEnd"/>
      <w:r w:rsidRPr="00977EA3">
        <w:rPr>
          <w:rFonts w:ascii="Courier New" w:hAnsi="Courier New"/>
          <w:sz w:val="16"/>
        </w:rPr>
        <w:t>&gt;</w:t>
      </w:r>
    </w:p>
    <w:p w14:paraId="2340510F" w14:textId="77777777" w:rsidR="007A1F44" w:rsidRPr="00E63AF6" w:rsidRDefault="007A1F44" w:rsidP="00E13968">
      <w:pPr>
        <w:pStyle w:val="Corpotesto"/>
        <w:spacing w:before="0"/>
        <w:rPr>
          <w:rFonts w:ascii="Courier New" w:hAnsi="Courier New"/>
          <w:sz w:val="16"/>
          <w:lang w:val="fr-FR"/>
          <w:rPrChange w:id="1377" w:author="Gregorio Canal" w:date="2019-05-22T14:54:00Z">
            <w:rPr>
              <w:rFonts w:ascii="Courier New" w:hAnsi="Courier New"/>
              <w:sz w:val="16"/>
            </w:rPr>
          </w:rPrChang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E63AF6">
        <w:rPr>
          <w:rFonts w:ascii="Courier New" w:hAnsi="Courier New"/>
          <w:sz w:val="16"/>
          <w:lang w:val="fr-FR"/>
          <w:rPrChange w:id="1378" w:author="Gregorio Canal" w:date="2019-05-22T14:54:00Z">
            <w:rPr>
              <w:rFonts w:ascii="Courier New" w:hAnsi="Courier New"/>
              <w:sz w:val="16"/>
            </w:rPr>
          </w:rPrChange>
        </w:rPr>
        <w:t>&lt;</w:t>
      </w:r>
      <w:proofErr w:type="spellStart"/>
      <w:r w:rsidRPr="00E63AF6">
        <w:rPr>
          <w:rFonts w:ascii="Courier New" w:hAnsi="Courier New"/>
          <w:sz w:val="16"/>
          <w:lang w:val="fr-FR"/>
          <w:rPrChange w:id="1379" w:author="Gregorio Canal" w:date="2019-05-22T14:54:00Z">
            <w:rPr>
              <w:rFonts w:ascii="Courier New" w:hAnsi="Courier New"/>
              <w:sz w:val="16"/>
            </w:rPr>
          </w:rPrChange>
        </w:rPr>
        <w:t>RepositoryUniqueId</w:t>
      </w:r>
      <w:proofErr w:type="spellEnd"/>
      <w:r w:rsidRPr="00E63AF6">
        <w:rPr>
          <w:rFonts w:ascii="Courier New" w:hAnsi="Courier New"/>
          <w:sz w:val="16"/>
          <w:lang w:val="fr-FR"/>
          <w:rPrChange w:id="1380" w:author="Gregorio Canal" w:date="2019-05-22T14:54:00Z">
            <w:rPr>
              <w:rFonts w:ascii="Courier New" w:hAnsi="Courier New"/>
              <w:sz w:val="16"/>
            </w:rPr>
          </w:rPrChange>
        </w:rPr>
        <w:t>&gt;1.3.6.1.4...2000&lt;/</w:t>
      </w:r>
      <w:proofErr w:type="spellStart"/>
      <w:r w:rsidRPr="00E63AF6">
        <w:rPr>
          <w:rFonts w:ascii="Courier New" w:hAnsi="Courier New"/>
          <w:sz w:val="16"/>
          <w:lang w:val="fr-FR"/>
          <w:rPrChange w:id="1381" w:author="Gregorio Canal" w:date="2019-05-22T14:54:00Z">
            <w:rPr>
              <w:rFonts w:ascii="Courier New" w:hAnsi="Courier New"/>
              <w:sz w:val="16"/>
            </w:rPr>
          </w:rPrChange>
        </w:rPr>
        <w:t>RepositoryUniqueId</w:t>
      </w:r>
      <w:proofErr w:type="spellEnd"/>
      <w:r w:rsidRPr="00E63AF6">
        <w:rPr>
          <w:rFonts w:ascii="Courier New" w:hAnsi="Courier New"/>
          <w:sz w:val="16"/>
          <w:lang w:val="fr-FR"/>
          <w:rPrChange w:id="1382" w:author="Gregorio Canal" w:date="2019-05-22T14:54:00Z">
            <w:rPr>
              <w:rFonts w:ascii="Courier New" w:hAnsi="Courier New"/>
              <w:sz w:val="16"/>
            </w:rPr>
          </w:rPrChange>
        </w:rPr>
        <w:t>&gt;</w:t>
      </w:r>
    </w:p>
    <w:p w14:paraId="75726850" w14:textId="77777777" w:rsidR="007A1F44" w:rsidRPr="00E63AF6" w:rsidRDefault="007A1F44" w:rsidP="00E13968">
      <w:pPr>
        <w:pStyle w:val="Corpotesto"/>
        <w:spacing w:before="0"/>
        <w:rPr>
          <w:rFonts w:ascii="Courier New" w:hAnsi="Courier New"/>
          <w:sz w:val="16"/>
          <w:highlight w:val="white"/>
          <w:lang w:val="fr-FR"/>
          <w:rPrChange w:id="1383" w:author="Gregorio Canal" w:date="2019-05-22T14:54:00Z">
            <w:rPr>
              <w:rFonts w:ascii="Courier New" w:hAnsi="Courier New"/>
              <w:sz w:val="16"/>
              <w:highlight w:val="white"/>
            </w:rPr>
          </w:rPrChange>
        </w:rPr>
      </w:pPr>
      <w:r w:rsidRPr="00E63AF6">
        <w:rPr>
          <w:rFonts w:ascii="Courier New" w:hAnsi="Courier New"/>
          <w:sz w:val="16"/>
          <w:lang w:val="fr-FR"/>
          <w:rPrChange w:id="1384" w:author="Gregorio Canal" w:date="2019-05-22T14:54:00Z">
            <w:rPr>
              <w:rFonts w:ascii="Courier New" w:hAnsi="Courier New"/>
              <w:sz w:val="16"/>
            </w:rPr>
          </w:rPrChange>
        </w:rPr>
        <w:tab/>
      </w:r>
      <w:r w:rsidRPr="00E63AF6">
        <w:rPr>
          <w:rFonts w:ascii="Courier New" w:hAnsi="Courier New"/>
          <w:sz w:val="16"/>
          <w:lang w:val="fr-FR"/>
          <w:rPrChange w:id="1385" w:author="Gregorio Canal" w:date="2019-05-22T14:54:00Z">
            <w:rPr>
              <w:rFonts w:ascii="Courier New" w:hAnsi="Courier New"/>
              <w:sz w:val="16"/>
            </w:rPr>
          </w:rPrChange>
        </w:rPr>
        <w:tab/>
      </w:r>
      <w:r w:rsidRPr="00E63AF6">
        <w:rPr>
          <w:rFonts w:ascii="Courier New" w:hAnsi="Courier New"/>
          <w:sz w:val="16"/>
          <w:lang w:val="fr-FR"/>
          <w:rPrChange w:id="1386" w:author="Gregorio Canal" w:date="2019-05-22T14:54:00Z">
            <w:rPr>
              <w:rFonts w:ascii="Courier New" w:hAnsi="Courier New"/>
              <w:sz w:val="16"/>
            </w:rPr>
          </w:rPrChange>
        </w:rPr>
        <w:tab/>
      </w:r>
      <w:r w:rsidRPr="00E63AF6">
        <w:rPr>
          <w:rFonts w:ascii="Courier New" w:hAnsi="Courier New"/>
          <w:sz w:val="16"/>
          <w:lang w:val="fr-FR"/>
          <w:rPrChange w:id="1387" w:author="Gregorio Canal" w:date="2019-05-22T14:54:00Z">
            <w:rPr>
              <w:rFonts w:ascii="Courier New" w:hAnsi="Courier New"/>
              <w:sz w:val="16"/>
            </w:rPr>
          </w:rPrChange>
        </w:rPr>
        <w:tab/>
        <w:t>&lt;</w:t>
      </w:r>
      <w:proofErr w:type="spellStart"/>
      <w:r w:rsidRPr="00E63AF6">
        <w:rPr>
          <w:rFonts w:ascii="Courier New" w:hAnsi="Courier New"/>
          <w:sz w:val="16"/>
          <w:lang w:val="fr-FR"/>
          <w:rPrChange w:id="1388" w:author="Gregorio Canal" w:date="2019-05-22T14:54:00Z">
            <w:rPr>
              <w:rFonts w:ascii="Courier New" w:hAnsi="Courier New"/>
              <w:sz w:val="16"/>
            </w:rPr>
          </w:rPrChange>
        </w:rPr>
        <w:t>DocumentUniqueId</w:t>
      </w:r>
      <w:proofErr w:type="spellEnd"/>
      <w:r w:rsidRPr="00E63AF6">
        <w:rPr>
          <w:rFonts w:ascii="Courier New" w:hAnsi="Courier New"/>
          <w:sz w:val="16"/>
          <w:lang w:val="fr-FR"/>
          <w:rPrChange w:id="1389" w:author="Gregorio Canal" w:date="2019-05-22T14:54:00Z">
            <w:rPr>
              <w:rFonts w:ascii="Courier New" w:hAnsi="Courier New"/>
              <w:sz w:val="16"/>
            </w:rPr>
          </w:rPrChange>
        </w:rPr>
        <w:t>&gt;1.3.6.1.4...2301&lt;/</w:t>
      </w:r>
      <w:proofErr w:type="spellStart"/>
      <w:r w:rsidRPr="00E63AF6">
        <w:rPr>
          <w:rFonts w:ascii="Courier New" w:hAnsi="Courier New"/>
          <w:sz w:val="16"/>
          <w:lang w:val="fr-FR"/>
          <w:rPrChange w:id="1390" w:author="Gregorio Canal" w:date="2019-05-22T14:54:00Z">
            <w:rPr>
              <w:rFonts w:ascii="Courier New" w:hAnsi="Courier New"/>
              <w:sz w:val="16"/>
            </w:rPr>
          </w:rPrChange>
        </w:rPr>
        <w:t>DocumentUniqueId</w:t>
      </w:r>
      <w:proofErr w:type="spellEnd"/>
      <w:r w:rsidRPr="00E63AF6">
        <w:rPr>
          <w:rFonts w:ascii="Courier New" w:hAnsi="Courier New"/>
          <w:sz w:val="16"/>
          <w:lang w:val="fr-FR"/>
          <w:rPrChange w:id="1391" w:author="Gregorio Canal" w:date="2019-05-22T14:54:00Z">
            <w:rPr>
              <w:rFonts w:ascii="Courier New" w:hAnsi="Courier New"/>
              <w:sz w:val="16"/>
            </w:rPr>
          </w:rPrChange>
        </w:rPr>
        <w:t>&gt;</w:t>
      </w:r>
    </w:p>
    <w:p w14:paraId="4118CA49" w14:textId="77777777" w:rsidR="007A1F44" w:rsidRPr="00E63AF6" w:rsidRDefault="007A1F44" w:rsidP="00E13968">
      <w:pPr>
        <w:pStyle w:val="Corpotesto"/>
        <w:spacing w:before="0"/>
        <w:rPr>
          <w:rFonts w:ascii="Courier New" w:hAnsi="Courier New"/>
          <w:sz w:val="16"/>
          <w:highlight w:val="white"/>
          <w:lang w:val="fr-FR"/>
          <w:rPrChange w:id="139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39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9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95"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1396" w:author="Gregorio Canal" w:date="2019-05-22T14:54:00Z">
            <w:rPr>
              <w:rFonts w:ascii="Courier New" w:hAnsi="Courier New"/>
              <w:sz w:val="16"/>
              <w:highlight w:val="white"/>
            </w:rPr>
          </w:rPrChange>
        </w:rPr>
        <w:t>DocumentRequest</w:t>
      </w:r>
      <w:proofErr w:type="spellEnd"/>
      <w:r w:rsidRPr="00E63AF6">
        <w:rPr>
          <w:rFonts w:ascii="Courier New" w:hAnsi="Courier New"/>
          <w:sz w:val="16"/>
          <w:highlight w:val="white"/>
          <w:lang w:val="fr-FR"/>
          <w:rPrChange w:id="1397" w:author="Gregorio Canal" w:date="2019-05-22T14:54:00Z">
            <w:rPr>
              <w:rFonts w:ascii="Courier New" w:hAnsi="Courier New"/>
              <w:sz w:val="16"/>
              <w:highlight w:val="white"/>
            </w:rPr>
          </w:rPrChange>
        </w:rPr>
        <w:t>&gt;</w:t>
      </w:r>
    </w:p>
    <w:p w14:paraId="6F152ADC" w14:textId="77777777" w:rsidR="007A1F44" w:rsidRPr="00977EA3" w:rsidRDefault="007A1F44" w:rsidP="00E13968">
      <w:pPr>
        <w:pStyle w:val="Corpotesto"/>
        <w:spacing w:before="0"/>
        <w:rPr>
          <w:rFonts w:ascii="Courier New" w:hAnsi="Courier New"/>
          <w:sz w:val="16"/>
          <w:highlight w:val="white"/>
        </w:rPr>
      </w:pPr>
      <w:r w:rsidRPr="00E63AF6">
        <w:rPr>
          <w:rFonts w:ascii="Courier New" w:hAnsi="Courier New"/>
          <w:sz w:val="16"/>
          <w:highlight w:val="white"/>
          <w:lang w:val="fr-FR"/>
          <w:rPrChange w:id="139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399" w:author="Gregorio Canal" w:date="2019-05-22T14:54:00Z">
            <w:rPr>
              <w:rFonts w:ascii="Courier New" w:hAnsi="Courier New"/>
              <w:sz w:val="16"/>
              <w:highlight w:val="white"/>
            </w:rPr>
          </w:rPrChange>
        </w:rPr>
        <w:tab/>
      </w:r>
      <w:r w:rsidRPr="00977EA3">
        <w:rPr>
          <w:rFonts w:ascii="Courier New" w:hAnsi="Courier New"/>
          <w:sz w:val="16"/>
          <w:highlight w:val="white"/>
        </w:rPr>
        <w:t>&lt;/</w:t>
      </w:r>
      <w:proofErr w:type="spellStart"/>
      <w:r w:rsidRPr="00977EA3">
        <w:rPr>
          <w:rFonts w:ascii="Courier New" w:hAnsi="Courier New"/>
          <w:sz w:val="16"/>
          <w:highlight w:val="white"/>
        </w:rPr>
        <w:t>RetrieveDocumentSetRequest</w:t>
      </w:r>
      <w:proofErr w:type="spellEnd"/>
      <w:r w:rsidRPr="00977EA3">
        <w:rPr>
          <w:rFonts w:ascii="Courier New" w:hAnsi="Courier New"/>
          <w:sz w:val="16"/>
          <w:highlight w:val="white"/>
        </w:rPr>
        <w:t>&gt;</w:t>
      </w:r>
    </w:p>
    <w:p w14:paraId="1A1A19AF"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76580771"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&gt;</w:t>
      </w:r>
    </w:p>
    <w:p w14:paraId="2A227516" w14:textId="77777777" w:rsidR="007A1F44" w:rsidRPr="00977EA3" w:rsidRDefault="007A1F44" w:rsidP="00E13968">
      <w:pPr>
        <w:pStyle w:val="Titolo5"/>
        <w:numPr>
          <w:ilvl w:val="0"/>
          <w:numId w:val="0"/>
        </w:numPr>
        <w:tabs>
          <w:tab w:val="clear" w:pos="2160"/>
          <w:tab w:val="clear" w:pos="2880"/>
          <w:tab w:val="clear" w:pos="3600"/>
          <w:tab w:val="clear" w:pos="4320"/>
        </w:tabs>
        <w:ind w:left="1008" w:hanging="1008"/>
        <w:rPr>
          <w:noProof w:val="0"/>
        </w:rPr>
      </w:pPr>
      <w:r w:rsidRPr="00977EA3">
        <w:rPr>
          <w:noProof w:val="0"/>
        </w:rPr>
        <w:t>3.39.5.1.2 Sample Cross Gateway Retrieve SOAP Response</w:t>
      </w:r>
    </w:p>
    <w:p w14:paraId="06F28A5D"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3.39.5.1.2.1 Synchronous Web Services Exchange</w:t>
      </w:r>
    </w:p>
    <w:p w14:paraId="21B2BC32" w14:textId="77777777" w:rsidR="007A1F44" w:rsidRPr="00977EA3" w:rsidRDefault="007A1F44" w:rsidP="00E13968">
      <w:pPr>
        <w:pStyle w:val="Corpotesto"/>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EA9CA9"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xmlns:s</w:t>
      </w:r>
      <w:proofErr w:type="spellEnd"/>
      <w:r w:rsidRPr="00977EA3">
        <w:rPr>
          <w:rFonts w:ascii="Courier New" w:hAnsi="Courier New"/>
          <w:sz w:val="16"/>
          <w:highlight w:val="white"/>
        </w:rPr>
        <w:t xml:space="preserve">="http://www.w3.org/2003/05/soap-envelope" </w:t>
      </w:r>
      <w:proofErr w:type="spellStart"/>
      <w:r w:rsidRPr="00977EA3">
        <w:rPr>
          <w:rFonts w:ascii="Courier New" w:hAnsi="Courier New"/>
          <w:sz w:val="16"/>
          <w:highlight w:val="white"/>
        </w:rPr>
        <w:t>xmlns:a</w:t>
      </w:r>
      <w:proofErr w:type="spellEnd"/>
      <w:r w:rsidRPr="00977EA3">
        <w:rPr>
          <w:rFonts w:ascii="Courier New" w:hAnsi="Courier New"/>
          <w:sz w:val="16"/>
          <w:highlight w:val="white"/>
        </w:rPr>
        <w:t>="http://www.w3.org/2005/08/addressing"&gt;</w:t>
      </w:r>
    </w:p>
    <w:p w14:paraId="2388D8B6"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53EE8560"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a:Action</w:t>
      </w:r>
      <w:proofErr w:type="spellEnd"/>
      <w:r w:rsidRPr="00977EA3">
        <w:rPr>
          <w:rFonts w:ascii="Courier New" w:hAnsi="Courier New"/>
          <w:sz w:val="16"/>
          <w:highlight w:val="white"/>
        </w:rPr>
        <w:t xml:space="preserve"> s:mustUnderstand="1"&gt;</w:t>
      </w:r>
      <w:r w:rsidRPr="00977EA3">
        <w:rPr>
          <w:rFonts w:ascii="Courier New" w:hAnsi="Courier New"/>
          <w:sz w:val="16"/>
        </w:rPr>
        <w:t>urn:ihe:iti:2007:CrossGatewayRetrieveResponse</w:t>
      </w:r>
      <w:r w:rsidRPr="00977EA3">
        <w:rPr>
          <w:rFonts w:ascii="Courier New" w:hAnsi="Courier New"/>
          <w:sz w:val="16"/>
          <w:highlight w:val="white"/>
        </w:rPr>
        <w:t>&lt;/a:Action&gt;</w:t>
      </w:r>
    </w:p>
    <w:p w14:paraId="007F83C1"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&lt;a:RelatesTo&gt;urn:uuid:0fbfdced-6c01-4d09-a110-2201afedaa02&lt;/a:RelatesTo&gt;</w:t>
      </w:r>
    </w:p>
    <w:p w14:paraId="36EE285B"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698EE919"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2A9158AC"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RetrieveDocumentSetResponse</w:t>
      </w:r>
      <w:proofErr w:type="spellEnd"/>
      <w:r w:rsidRPr="00977EA3">
        <w:rPr>
          <w:rFonts w:ascii="Courier New" w:hAnsi="Courier New"/>
          <w:sz w:val="16"/>
          <w:highlight w:val="white"/>
        </w:rPr>
        <w:t xml:space="preserve"> </w:t>
      </w:r>
    </w:p>
    <w:p w14:paraId="25038A3D"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w:t>
      </w:r>
      <w:proofErr w:type="spellEnd"/>
      <w:r w:rsidRPr="00977EA3">
        <w:rPr>
          <w:rFonts w:ascii="Courier New" w:hAnsi="Courier New"/>
          <w:sz w:val="16"/>
          <w:highlight w:val="white"/>
        </w:rPr>
        <w:t xml:space="preserve">="urn:ihe:iti:xds-b:2007" </w:t>
      </w:r>
    </w:p>
    <w:p w14:paraId="13DB1224"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xmlns:lcm</w:t>
      </w:r>
      <w:proofErr w:type="spellEnd"/>
      <w:r w:rsidRPr="00977EA3">
        <w:rPr>
          <w:rFonts w:ascii="Courier New" w:hAnsi="Courier New"/>
          <w:sz w:val="16"/>
          <w:highlight w:val="white"/>
        </w:rPr>
        <w:t xml:space="preserve">="urn:oasis:names:tc:ebxml-regrep:xsd:lcm:3.0" </w:t>
      </w:r>
    </w:p>
    <w:p w14:paraId="5653A999"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xmlns:query</w:t>
      </w:r>
      <w:proofErr w:type="spellEnd"/>
      <w:r w:rsidRPr="00977EA3">
        <w:rPr>
          <w:rFonts w:ascii="Courier New" w:hAnsi="Courier New"/>
          <w:sz w:val="16"/>
          <w:highlight w:val="white"/>
        </w:rPr>
        <w:t xml:space="preserve">="urn:oasis:names:tc:ebxml-regrep:xsd:query:3.0" </w:t>
      </w:r>
    </w:p>
    <w:p w14:paraId="629E2719"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xmlns:rim</w:t>
      </w:r>
      <w:proofErr w:type="spellEnd"/>
      <w:r w:rsidRPr="00977EA3">
        <w:rPr>
          <w:rFonts w:ascii="Courier New" w:hAnsi="Courier New"/>
          <w:sz w:val="16"/>
          <w:highlight w:val="white"/>
        </w:rPr>
        <w:t xml:space="preserve">="urn:oasis:names:tc:ebxml-regrep:xsd:rim:3.0" </w:t>
      </w:r>
    </w:p>
    <w:p w14:paraId="684EE616"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xmlns:rs</w:t>
      </w:r>
      <w:proofErr w:type="spellEnd"/>
      <w:r w:rsidRPr="00977EA3">
        <w:rPr>
          <w:rFonts w:ascii="Courier New" w:hAnsi="Courier New"/>
          <w:sz w:val="16"/>
          <w:highlight w:val="white"/>
        </w:rPr>
        <w:t>="urn:oasis:names:tc:ebxml-regrep:xsd:rs:3.0"&gt;</w:t>
      </w:r>
    </w:p>
    <w:p w14:paraId="35DDCB6F"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lastRenderedPageBreak/>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rs:RegistryResponse</w:t>
      </w:r>
      <w:proofErr w:type="spellEnd"/>
      <w:r w:rsidRPr="00977EA3">
        <w:rPr>
          <w:rFonts w:ascii="Courier New" w:hAnsi="Courier New"/>
          <w:sz w:val="16"/>
          <w:highlight w:val="white"/>
        </w:rPr>
        <w:t xml:space="preserve"> status="urn:oasis:names:tc:ebxml-regrep:ResponseStatusType:Success"/&gt;</w:t>
      </w:r>
    </w:p>
    <w:p w14:paraId="18D23B51"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DocumentResponse</w:t>
      </w:r>
      <w:proofErr w:type="spellEnd"/>
      <w:r w:rsidRPr="00977EA3">
        <w:rPr>
          <w:rFonts w:ascii="Courier New" w:hAnsi="Courier New"/>
          <w:sz w:val="16"/>
          <w:highlight w:val="white"/>
        </w:rPr>
        <w:t>&gt;</w:t>
      </w:r>
    </w:p>
    <w:p w14:paraId="543A4BAC"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HomeCommunityId</w:t>
      </w:r>
      <w:proofErr w:type="spellEnd"/>
      <w:r w:rsidRPr="00977EA3">
        <w:rPr>
          <w:rFonts w:ascii="Courier New" w:hAnsi="Courier New"/>
          <w:sz w:val="16"/>
        </w:rPr>
        <w:t>&gt;urn:oid:1.2.3.4&lt;/</w:t>
      </w:r>
      <w:proofErr w:type="spellStart"/>
      <w:r w:rsidRPr="00977EA3">
        <w:rPr>
          <w:rFonts w:ascii="Courier New" w:hAnsi="Courier New"/>
          <w:sz w:val="16"/>
        </w:rPr>
        <w:t>HomeCommunityId</w:t>
      </w:r>
      <w:proofErr w:type="spellEnd"/>
      <w:r w:rsidRPr="00977EA3">
        <w:rPr>
          <w:rFonts w:ascii="Courier New" w:hAnsi="Courier New"/>
          <w:sz w:val="16"/>
        </w:rPr>
        <w:t>&gt;</w:t>
      </w:r>
    </w:p>
    <w:p w14:paraId="5B75D6A1"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RepositoryUniqueId</w:t>
      </w:r>
      <w:proofErr w:type="spellEnd"/>
      <w:r w:rsidRPr="00977EA3">
        <w:rPr>
          <w:rFonts w:ascii="Courier New" w:hAnsi="Courier New"/>
          <w:sz w:val="16"/>
        </w:rPr>
        <w:t>&gt;1.3.6.1.4...1000&lt;/</w:t>
      </w:r>
      <w:proofErr w:type="spellStart"/>
      <w:r w:rsidRPr="00977EA3">
        <w:rPr>
          <w:rFonts w:ascii="Courier New" w:hAnsi="Courier New"/>
          <w:sz w:val="16"/>
        </w:rPr>
        <w:t>RepositoryUniqueId</w:t>
      </w:r>
      <w:proofErr w:type="spellEnd"/>
      <w:r w:rsidRPr="00977EA3">
        <w:rPr>
          <w:rFonts w:ascii="Courier New" w:hAnsi="Courier New"/>
          <w:sz w:val="16"/>
        </w:rPr>
        <w:t>&gt;</w:t>
      </w:r>
    </w:p>
    <w:p w14:paraId="52B7D3D3"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DocumentUniqueId</w:t>
      </w:r>
      <w:proofErr w:type="spellEnd"/>
      <w:r w:rsidRPr="00977EA3">
        <w:rPr>
          <w:rFonts w:ascii="Courier New" w:hAnsi="Courier New"/>
          <w:sz w:val="16"/>
        </w:rPr>
        <w:t>&gt;1.3.6.1.4...2300&lt;/</w:t>
      </w:r>
      <w:proofErr w:type="spellStart"/>
      <w:r w:rsidRPr="00977EA3">
        <w:rPr>
          <w:rFonts w:ascii="Courier New" w:hAnsi="Courier New"/>
          <w:sz w:val="16"/>
        </w:rPr>
        <w:t>DocumentUniqueId</w:t>
      </w:r>
      <w:proofErr w:type="spellEnd"/>
      <w:r w:rsidRPr="00977EA3">
        <w:rPr>
          <w:rFonts w:ascii="Courier New" w:hAnsi="Courier New"/>
          <w:sz w:val="16"/>
        </w:rPr>
        <w:t>&gt;</w:t>
      </w:r>
    </w:p>
    <w:p w14:paraId="714630B9"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mimeType</w:t>
      </w:r>
      <w:proofErr w:type="spellEnd"/>
      <w:r w:rsidRPr="00977EA3">
        <w:rPr>
          <w:rFonts w:ascii="Courier New" w:hAnsi="Courier New"/>
          <w:sz w:val="16"/>
          <w:highlight w:val="white"/>
        </w:rPr>
        <w:t>&gt;text/xml&lt;/</w:t>
      </w:r>
      <w:proofErr w:type="spellStart"/>
      <w:r w:rsidRPr="00977EA3">
        <w:rPr>
          <w:rFonts w:ascii="Courier New" w:hAnsi="Courier New"/>
          <w:sz w:val="16"/>
          <w:highlight w:val="white"/>
        </w:rPr>
        <w:t>mimeType</w:t>
      </w:r>
      <w:proofErr w:type="spellEnd"/>
      <w:r w:rsidRPr="00977EA3">
        <w:rPr>
          <w:rFonts w:ascii="Courier New" w:hAnsi="Courier New"/>
          <w:sz w:val="16"/>
          <w:highlight w:val="white"/>
        </w:rPr>
        <w:t>&gt;</w:t>
      </w:r>
    </w:p>
    <w:p w14:paraId="2CC818B4" w14:textId="77777777" w:rsidR="007A1F44" w:rsidRPr="00E63AF6" w:rsidRDefault="007A1F44" w:rsidP="00E13968">
      <w:pPr>
        <w:pStyle w:val="Corpotesto"/>
        <w:spacing w:before="0"/>
        <w:rPr>
          <w:rFonts w:ascii="Courier New" w:hAnsi="Courier New"/>
          <w:sz w:val="16"/>
          <w:highlight w:val="white"/>
          <w:lang w:val="fr-FR"/>
          <w:rPrChange w:id="1400" w:author="Gregorio Canal" w:date="2019-05-22T14:54:00Z">
            <w:rPr>
              <w:rFonts w:ascii="Courier New" w:hAnsi="Courier New"/>
              <w:sz w:val="16"/>
              <w:highlight w:val="white"/>
            </w:rPr>
          </w:rPrChang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E63AF6">
        <w:rPr>
          <w:rFonts w:ascii="Courier New" w:hAnsi="Courier New"/>
          <w:sz w:val="16"/>
          <w:highlight w:val="white"/>
          <w:lang w:val="fr-FR"/>
          <w:rPrChange w:id="1401" w:author="Gregorio Canal" w:date="2019-05-22T14:54:00Z">
            <w:rPr>
              <w:rFonts w:ascii="Courier New" w:hAnsi="Courier New"/>
              <w:sz w:val="16"/>
              <w:highlight w:val="white"/>
            </w:rPr>
          </w:rPrChange>
        </w:rPr>
        <w:t>&lt;Document&gt;UjBsR09EbGhjZ0dTQUxNQUFBUUNBRU1tQ1p0dU1GUXhEUzhi&lt;/Document&gt;</w:t>
      </w:r>
    </w:p>
    <w:p w14:paraId="13686FA9" w14:textId="77777777" w:rsidR="007A1F44" w:rsidRPr="00E63AF6" w:rsidRDefault="007A1F44" w:rsidP="00E13968">
      <w:pPr>
        <w:pStyle w:val="Corpotesto"/>
        <w:spacing w:before="0"/>
        <w:rPr>
          <w:rFonts w:ascii="Courier New" w:hAnsi="Courier New"/>
          <w:sz w:val="16"/>
          <w:highlight w:val="white"/>
          <w:lang w:val="fr-FR"/>
          <w:rPrChange w:id="140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40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40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405"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1406" w:author="Gregorio Canal" w:date="2019-05-22T14:54:00Z">
            <w:rPr>
              <w:rFonts w:ascii="Courier New" w:hAnsi="Courier New"/>
              <w:sz w:val="16"/>
              <w:highlight w:val="white"/>
            </w:rPr>
          </w:rPrChange>
        </w:rPr>
        <w:t>DocumentResponse</w:t>
      </w:r>
      <w:proofErr w:type="spellEnd"/>
      <w:r w:rsidRPr="00E63AF6">
        <w:rPr>
          <w:rFonts w:ascii="Courier New" w:hAnsi="Courier New"/>
          <w:sz w:val="16"/>
          <w:highlight w:val="white"/>
          <w:lang w:val="fr-FR"/>
          <w:rPrChange w:id="1407" w:author="Gregorio Canal" w:date="2019-05-22T14:54:00Z">
            <w:rPr>
              <w:rFonts w:ascii="Courier New" w:hAnsi="Courier New"/>
              <w:sz w:val="16"/>
              <w:highlight w:val="white"/>
            </w:rPr>
          </w:rPrChange>
        </w:rPr>
        <w:t>&gt;</w:t>
      </w:r>
    </w:p>
    <w:p w14:paraId="289057B3" w14:textId="77777777" w:rsidR="007A1F44" w:rsidRPr="00E63AF6" w:rsidRDefault="007A1F44" w:rsidP="00E13968">
      <w:pPr>
        <w:pStyle w:val="Corpotesto"/>
        <w:spacing w:before="0"/>
        <w:rPr>
          <w:rFonts w:ascii="Courier New" w:hAnsi="Courier New"/>
          <w:sz w:val="16"/>
          <w:highlight w:val="white"/>
          <w:lang w:val="fr-FR"/>
          <w:rPrChange w:id="1408"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40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41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411"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1412" w:author="Gregorio Canal" w:date="2019-05-22T14:54:00Z">
            <w:rPr>
              <w:rFonts w:ascii="Courier New" w:hAnsi="Courier New"/>
              <w:sz w:val="16"/>
              <w:highlight w:val="white"/>
            </w:rPr>
          </w:rPrChange>
        </w:rPr>
        <w:t>DocumentResponse</w:t>
      </w:r>
      <w:proofErr w:type="spellEnd"/>
      <w:r w:rsidRPr="00E63AF6">
        <w:rPr>
          <w:rFonts w:ascii="Courier New" w:hAnsi="Courier New"/>
          <w:sz w:val="16"/>
          <w:highlight w:val="white"/>
          <w:lang w:val="fr-FR"/>
          <w:rPrChange w:id="1413" w:author="Gregorio Canal" w:date="2019-05-22T14:54:00Z">
            <w:rPr>
              <w:rFonts w:ascii="Courier New" w:hAnsi="Courier New"/>
              <w:sz w:val="16"/>
              <w:highlight w:val="white"/>
            </w:rPr>
          </w:rPrChange>
        </w:rPr>
        <w:t>&gt;</w:t>
      </w:r>
    </w:p>
    <w:p w14:paraId="4481356F" w14:textId="77777777" w:rsidR="007A1F44" w:rsidRPr="00977EA3" w:rsidRDefault="007A1F44" w:rsidP="00E13968">
      <w:pPr>
        <w:pStyle w:val="Corpotesto"/>
        <w:spacing w:before="0"/>
        <w:rPr>
          <w:rFonts w:ascii="Courier New" w:hAnsi="Courier New"/>
          <w:sz w:val="16"/>
        </w:rPr>
      </w:pPr>
      <w:r w:rsidRPr="00E63AF6">
        <w:rPr>
          <w:rFonts w:ascii="Courier New" w:hAnsi="Courier New"/>
          <w:sz w:val="16"/>
          <w:lang w:val="fr-FR"/>
          <w:rPrChange w:id="1414" w:author="Gregorio Canal" w:date="2019-05-22T14:54:00Z">
            <w:rPr>
              <w:rFonts w:ascii="Courier New" w:hAnsi="Courier New"/>
              <w:sz w:val="16"/>
            </w:rPr>
          </w:rPrChange>
        </w:rPr>
        <w:tab/>
      </w:r>
      <w:r w:rsidRPr="00E63AF6">
        <w:rPr>
          <w:rFonts w:ascii="Courier New" w:hAnsi="Courier New"/>
          <w:sz w:val="16"/>
          <w:lang w:val="fr-FR"/>
          <w:rPrChange w:id="1415" w:author="Gregorio Canal" w:date="2019-05-22T14:54:00Z">
            <w:rPr>
              <w:rFonts w:ascii="Courier New" w:hAnsi="Courier New"/>
              <w:sz w:val="16"/>
            </w:rPr>
          </w:rPrChange>
        </w:rPr>
        <w:tab/>
      </w:r>
      <w:r w:rsidRPr="00E63AF6">
        <w:rPr>
          <w:rFonts w:ascii="Courier New" w:hAnsi="Courier New"/>
          <w:sz w:val="16"/>
          <w:lang w:val="fr-FR"/>
          <w:rPrChange w:id="1416" w:author="Gregorio Canal" w:date="2019-05-22T14:54:00Z">
            <w:rPr>
              <w:rFonts w:ascii="Courier New" w:hAnsi="Courier New"/>
              <w:sz w:val="16"/>
            </w:rPr>
          </w:rPrChange>
        </w:rPr>
        <w:tab/>
      </w:r>
      <w:r w:rsidRPr="00E63AF6">
        <w:rPr>
          <w:rFonts w:ascii="Courier New" w:hAnsi="Courier New"/>
          <w:sz w:val="16"/>
          <w:lang w:val="fr-FR"/>
          <w:rPrChange w:id="1417" w:author="Gregorio Canal" w:date="2019-05-22T14:54:00Z">
            <w:rPr>
              <w:rFonts w:ascii="Courier New" w:hAnsi="Courier New"/>
              <w:sz w:val="16"/>
            </w:rPr>
          </w:rPrChange>
        </w:rPr>
        <w:tab/>
      </w:r>
      <w:r w:rsidRPr="00977EA3">
        <w:rPr>
          <w:rFonts w:ascii="Courier New" w:hAnsi="Courier New"/>
          <w:sz w:val="16"/>
        </w:rPr>
        <w:t>&lt;</w:t>
      </w:r>
      <w:proofErr w:type="spellStart"/>
      <w:r w:rsidRPr="00977EA3">
        <w:rPr>
          <w:rFonts w:ascii="Courier New" w:hAnsi="Courier New"/>
          <w:sz w:val="16"/>
        </w:rPr>
        <w:t>HomeCommunityId</w:t>
      </w:r>
      <w:proofErr w:type="spellEnd"/>
      <w:r w:rsidRPr="00977EA3">
        <w:rPr>
          <w:rFonts w:ascii="Courier New" w:hAnsi="Courier New"/>
          <w:sz w:val="16"/>
        </w:rPr>
        <w:t>&gt;urn:oid:1.2.3.5&lt;/</w:t>
      </w:r>
      <w:proofErr w:type="spellStart"/>
      <w:r w:rsidRPr="00977EA3">
        <w:rPr>
          <w:rFonts w:ascii="Courier New" w:hAnsi="Courier New"/>
          <w:sz w:val="16"/>
        </w:rPr>
        <w:t>HomeCommunityId</w:t>
      </w:r>
      <w:proofErr w:type="spellEnd"/>
      <w:r w:rsidRPr="00977EA3">
        <w:rPr>
          <w:rFonts w:ascii="Courier New" w:hAnsi="Courier New"/>
          <w:sz w:val="16"/>
        </w:rPr>
        <w:t>&gt;</w:t>
      </w:r>
    </w:p>
    <w:p w14:paraId="2BEBC123"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RepositoryUniqueId</w:t>
      </w:r>
      <w:proofErr w:type="spellEnd"/>
      <w:r w:rsidRPr="00977EA3">
        <w:rPr>
          <w:rFonts w:ascii="Courier New" w:hAnsi="Courier New"/>
          <w:sz w:val="16"/>
        </w:rPr>
        <w:t>&gt;1.3.6.1.4...2000&lt;/</w:t>
      </w:r>
      <w:proofErr w:type="spellStart"/>
      <w:r w:rsidRPr="00977EA3">
        <w:rPr>
          <w:rFonts w:ascii="Courier New" w:hAnsi="Courier New"/>
          <w:sz w:val="16"/>
        </w:rPr>
        <w:t>RepositoryUniqueId</w:t>
      </w:r>
      <w:proofErr w:type="spellEnd"/>
      <w:r w:rsidRPr="00977EA3">
        <w:rPr>
          <w:rFonts w:ascii="Courier New" w:hAnsi="Courier New"/>
          <w:sz w:val="16"/>
        </w:rPr>
        <w:t>&gt;</w:t>
      </w:r>
    </w:p>
    <w:p w14:paraId="0E5D1F14"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DocumentUniqueId</w:t>
      </w:r>
      <w:proofErr w:type="spellEnd"/>
      <w:r w:rsidRPr="00977EA3">
        <w:rPr>
          <w:rFonts w:ascii="Courier New" w:hAnsi="Courier New"/>
          <w:sz w:val="16"/>
        </w:rPr>
        <w:t>&gt;1.3.6.1.4...2301&lt;/</w:t>
      </w:r>
      <w:proofErr w:type="spellStart"/>
      <w:r w:rsidRPr="00977EA3">
        <w:rPr>
          <w:rFonts w:ascii="Courier New" w:hAnsi="Courier New"/>
          <w:sz w:val="16"/>
        </w:rPr>
        <w:t>DocumentUniqueId</w:t>
      </w:r>
      <w:proofErr w:type="spellEnd"/>
      <w:r w:rsidRPr="00977EA3">
        <w:rPr>
          <w:rFonts w:ascii="Courier New" w:hAnsi="Courier New"/>
          <w:sz w:val="16"/>
        </w:rPr>
        <w:t>&gt;</w:t>
      </w:r>
    </w:p>
    <w:p w14:paraId="257E010F"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mimeType</w:t>
      </w:r>
      <w:proofErr w:type="spellEnd"/>
      <w:r w:rsidRPr="00977EA3">
        <w:rPr>
          <w:rFonts w:ascii="Courier New" w:hAnsi="Courier New"/>
          <w:sz w:val="16"/>
          <w:highlight w:val="white"/>
        </w:rPr>
        <w:t>&gt;text/xml&lt;/</w:t>
      </w:r>
      <w:proofErr w:type="spellStart"/>
      <w:r w:rsidRPr="00977EA3">
        <w:rPr>
          <w:rFonts w:ascii="Courier New" w:hAnsi="Courier New"/>
          <w:sz w:val="16"/>
          <w:highlight w:val="white"/>
        </w:rPr>
        <w:t>mimeType</w:t>
      </w:r>
      <w:proofErr w:type="spellEnd"/>
      <w:r w:rsidRPr="00977EA3">
        <w:rPr>
          <w:rFonts w:ascii="Courier New" w:hAnsi="Courier New"/>
          <w:sz w:val="16"/>
          <w:highlight w:val="white"/>
        </w:rPr>
        <w:t>&gt;</w:t>
      </w:r>
    </w:p>
    <w:p w14:paraId="6DFB582A"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5E723A8B"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DocumentResponse</w:t>
      </w:r>
      <w:proofErr w:type="spellEnd"/>
      <w:r w:rsidRPr="00977EA3">
        <w:rPr>
          <w:rFonts w:ascii="Courier New" w:hAnsi="Courier New"/>
          <w:sz w:val="16"/>
          <w:highlight w:val="white"/>
        </w:rPr>
        <w:t>&gt;</w:t>
      </w:r>
    </w:p>
    <w:p w14:paraId="5F3CC6ED"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RetrieveDocumentSetResponse</w:t>
      </w:r>
      <w:proofErr w:type="spellEnd"/>
      <w:r w:rsidRPr="00977EA3">
        <w:rPr>
          <w:rFonts w:ascii="Courier New" w:hAnsi="Courier New"/>
          <w:sz w:val="16"/>
          <w:highlight w:val="white"/>
        </w:rPr>
        <w:t>&gt;</w:t>
      </w:r>
    </w:p>
    <w:p w14:paraId="39A86989"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0CE574C7"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&gt;</w:t>
      </w:r>
    </w:p>
    <w:p w14:paraId="59BDBF1F" w14:textId="77777777" w:rsidR="007A1F44" w:rsidRPr="00977EA3" w:rsidRDefault="007A1F44" w:rsidP="00E13968">
      <w:pPr>
        <w:pStyle w:val="Titolo6"/>
        <w:numPr>
          <w:ilvl w:val="0"/>
          <w:numId w:val="0"/>
        </w:numPr>
        <w:tabs>
          <w:tab w:val="clear" w:pos="2160"/>
          <w:tab w:val="clear" w:pos="2880"/>
          <w:tab w:val="clear" w:pos="3600"/>
          <w:tab w:val="clear" w:pos="4320"/>
          <w:tab w:val="clear" w:pos="5040"/>
        </w:tabs>
        <w:rPr>
          <w:noProof w:val="0"/>
        </w:rPr>
      </w:pPr>
      <w:r w:rsidRPr="00977EA3">
        <w:rPr>
          <w:noProof w:val="0"/>
        </w:rPr>
        <w:t>3.39.5.1.2.2 Asynchronous Web Services Exchange</w:t>
      </w:r>
    </w:p>
    <w:p w14:paraId="5F59F761"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xmlns:s</w:t>
      </w:r>
      <w:proofErr w:type="spellEnd"/>
      <w:r w:rsidRPr="00977EA3">
        <w:rPr>
          <w:rFonts w:ascii="Courier New" w:hAnsi="Courier New"/>
          <w:sz w:val="16"/>
          <w:highlight w:val="white"/>
        </w:rPr>
        <w:t xml:space="preserve">="http://www.w3.org/2003/05/soap-envelope" </w:t>
      </w:r>
      <w:proofErr w:type="spellStart"/>
      <w:r w:rsidRPr="00977EA3">
        <w:rPr>
          <w:rFonts w:ascii="Courier New" w:hAnsi="Courier New"/>
          <w:sz w:val="16"/>
          <w:highlight w:val="white"/>
        </w:rPr>
        <w:t>xmlns:a</w:t>
      </w:r>
      <w:proofErr w:type="spellEnd"/>
      <w:r w:rsidRPr="00977EA3">
        <w:rPr>
          <w:rFonts w:ascii="Courier New" w:hAnsi="Courier New"/>
          <w:sz w:val="16"/>
          <w:highlight w:val="white"/>
        </w:rPr>
        <w:t>="http://www.w3.org/2005/08/addressing"&gt;</w:t>
      </w:r>
    </w:p>
    <w:p w14:paraId="19742C64"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18D7BE3D"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a:Action</w:t>
      </w:r>
      <w:proofErr w:type="spellEnd"/>
      <w:r w:rsidRPr="00977EA3">
        <w:rPr>
          <w:rFonts w:ascii="Courier New" w:hAnsi="Courier New"/>
          <w:sz w:val="16"/>
          <w:highlight w:val="white"/>
        </w:rPr>
        <w:t xml:space="preserve"> s:mustUnderstand="1"&gt;</w:t>
      </w:r>
      <w:r w:rsidRPr="00977EA3">
        <w:rPr>
          <w:rFonts w:ascii="Courier New" w:hAnsi="Courier New"/>
          <w:sz w:val="16"/>
        </w:rPr>
        <w:t>urn:ihe:iti:2007:CrossGatewayRetrieveResponse</w:t>
      </w:r>
      <w:r w:rsidRPr="00977EA3">
        <w:rPr>
          <w:rFonts w:ascii="Courier New" w:hAnsi="Courier New"/>
          <w:sz w:val="16"/>
          <w:highlight w:val="white"/>
        </w:rPr>
        <w:t>&lt;/a:Action&gt;</w:t>
      </w:r>
    </w:p>
    <w:p w14:paraId="27A9EFB2" w14:textId="77777777" w:rsidR="007A1F44" w:rsidRPr="00E63AF6" w:rsidRDefault="007A1F44" w:rsidP="00E13968">
      <w:pPr>
        <w:pStyle w:val="Corpotesto"/>
        <w:spacing w:before="0"/>
        <w:ind w:left="720" w:firstLine="720"/>
        <w:rPr>
          <w:rFonts w:ascii="Courier New" w:hAnsi="Courier New"/>
          <w:sz w:val="16"/>
          <w:highlight w:val="white"/>
          <w:lang w:val="it-IT"/>
          <w:rPrChange w:id="1418"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419" w:author="Gregorio Canal" w:date="2019-05-22T14:54:00Z">
            <w:rPr>
              <w:rFonts w:ascii="Courier New" w:hAnsi="Courier New"/>
              <w:sz w:val="16"/>
              <w:highlight w:val="white"/>
            </w:rPr>
          </w:rPrChange>
        </w:rPr>
        <w:t>&lt;a:MessageID&gt;urn:uuid:D6C21225-8E7B-454E-9750-821622C099DB&lt;/</w:t>
      </w:r>
      <w:r w:rsidRPr="00E63AF6">
        <w:rPr>
          <w:rFonts w:ascii="Courier New" w:hAnsi="Courier New"/>
          <w:sz w:val="16"/>
          <w:lang w:val="it-IT"/>
          <w:rPrChange w:id="1420" w:author="Gregorio Canal" w:date="2019-05-22T14:54:00Z">
            <w:rPr>
              <w:rFonts w:ascii="Courier New" w:hAnsi="Courier New"/>
              <w:sz w:val="16"/>
            </w:rPr>
          </w:rPrChange>
        </w:rPr>
        <w:t>a</w:t>
      </w:r>
      <w:r w:rsidRPr="00E63AF6">
        <w:rPr>
          <w:rFonts w:ascii="Courier New" w:hAnsi="Courier New"/>
          <w:sz w:val="16"/>
          <w:highlight w:val="white"/>
          <w:lang w:val="it-IT"/>
          <w:rPrChange w:id="1421" w:author="Gregorio Canal" w:date="2019-05-22T14:54:00Z">
            <w:rPr>
              <w:rFonts w:ascii="Courier New" w:hAnsi="Courier New"/>
              <w:sz w:val="16"/>
              <w:highlight w:val="white"/>
            </w:rPr>
          </w:rPrChange>
        </w:rPr>
        <w:t>:MessageID&gt;</w:t>
      </w:r>
    </w:p>
    <w:p w14:paraId="3D5D48B8" w14:textId="77777777" w:rsidR="007A1F44" w:rsidRPr="00E63AF6" w:rsidRDefault="007A1F44" w:rsidP="00E13968">
      <w:pPr>
        <w:pStyle w:val="Corpotesto"/>
        <w:spacing w:before="0"/>
        <w:rPr>
          <w:rFonts w:ascii="Courier New" w:hAnsi="Courier New"/>
          <w:sz w:val="16"/>
          <w:highlight w:val="white"/>
          <w:lang w:val="it-IT"/>
          <w:rPrChange w:id="1422"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423" w:author="Gregorio Canal" w:date="2019-05-22T14:54:00Z">
            <w:rPr>
              <w:rFonts w:ascii="Courier New" w:hAnsi="Courier New"/>
              <w:sz w:val="16"/>
              <w:highlight w:val="white"/>
            </w:rPr>
          </w:rPrChange>
        </w:rPr>
        <w:tab/>
      </w:r>
      <w:r w:rsidRPr="00E63AF6">
        <w:rPr>
          <w:rFonts w:ascii="Courier New" w:hAnsi="Courier New"/>
          <w:sz w:val="16"/>
          <w:highlight w:val="white"/>
          <w:lang w:val="it-IT"/>
          <w:rPrChange w:id="1424" w:author="Gregorio Canal" w:date="2019-05-22T14:54:00Z">
            <w:rPr>
              <w:rFonts w:ascii="Courier New" w:hAnsi="Courier New"/>
              <w:sz w:val="16"/>
              <w:highlight w:val="white"/>
            </w:rPr>
          </w:rPrChange>
        </w:rPr>
        <w:tab/>
        <w:t>&lt;a:RelatesTo&gt;urn:uuid:0fbfdced-6c01-4d09-a110-2201afedaa02&lt;/a:RelatesTo&gt;</w:t>
      </w:r>
    </w:p>
    <w:p w14:paraId="3EBB9881" w14:textId="77777777" w:rsidR="007A1F44" w:rsidRPr="00E63AF6" w:rsidRDefault="007A1F44" w:rsidP="00E13968">
      <w:pPr>
        <w:pStyle w:val="Corpotesto"/>
        <w:spacing w:before="0"/>
        <w:rPr>
          <w:rFonts w:ascii="Courier New" w:hAnsi="Courier New"/>
          <w:sz w:val="16"/>
          <w:highlight w:val="white"/>
          <w:lang w:val="it-IT"/>
          <w:rPrChange w:id="1425"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1426" w:author="Gregorio Canal" w:date="2019-05-22T14:54:00Z">
            <w:rPr>
              <w:rFonts w:ascii="Courier New" w:hAnsi="Courier New"/>
              <w:sz w:val="16"/>
              <w:highlight w:val="white"/>
            </w:rPr>
          </w:rPrChange>
        </w:rPr>
        <w:tab/>
      </w:r>
      <w:r w:rsidRPr="00E63AF6">
        <w:rPr>
          <w:rFonts w:ascii="Courier New" w:hAnsi="Courier New"/>
          <w:sz w:val="16"/>
          <w:highlight w:val="white"/>
          <w:lang w:val="it-IT"/>
          <w:rPrChange w:id="1427"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it-IT"/>
          <w:rPrChange w:id="1428" w:author="Gregorio Canal" w:date="2019-05-22T14:54:00Z">
            <w:rPr>
              <w:rFonts w:ascii="Courier New" w:hAnsi="Courier New"/>
              <w:sz w:val="16"/>
              <w:highlight w:val="white"/>
            </w:rPr>
          </w:rPrChange>
        </w:rPr>
        <w:t>a:To</w:t>
      </w:r>
      <w:proofErr w:type="spellEnd"/>
      <w:r w:rsidRPr="00E63AF6">
        <w:rPr>
          <w:rFonts w:ascii="Courier New" w:hAnsi="Courier New"/>
          <w:sz w:val="16"/>
          <w:highlight w:val="white"/>
          <w:lang w:val="it-IT"/>
          <w:rPrChange w:id="1429" w:author="Gregorio Canal" w:date="2019-05-22T14:54:00Z">
            <w:rPr>
              <w:rFonts w:ascii="Courier New" w:hAnsi="Courier New"/>
              <w:sz w:val="16"/>
              <w:highlight w:val="white"/>
            </w:rPr>
          </w:rPrChange>
        </w:rPr>
        <w:t xml:space="preserve"> s:mustUnderstand="1"&gt;http://localhost:2647/XcaService/InitiatingGatewayReceiver.svc&lt;/a:To&gt;</w:t>
      </w:r>
    </w:p>
    <w:p w14:paraId="3DD668A7" w14:textId="77777777" w:rsidR="007A1F44" w:rsidRPr="00977EA3" w:rsidRDefault="007A1F44" w:rsidP="00E13968">
      <w:pPr>
        <w:pStyle w:val="Corpotesto"/>
        <w:spacing w:before="0"/>
        <w:rPr>
          <w:rFonts w:ascii="Courier New" w:hAnsi="Courier New"/>
          <w:sz w:val="16"/>
          <w:highlight w:val="white"/>
        </w:rPr>
      </w:pPr>
      <w:r w:rsidRPr="00E63AF6">
        <w:rPr>
          <w:rFonts w:ascii="Courier New" w:hAnsi="Courier New"/>
          <w:sz w:val="16"/>
          <w:highlight w:val="white"/>
          <w:lang w:val="it-IT"/>
          <w:rPrChange w:id="1430" w:author="Gregorio Canal" w:date="2019-05-22T14:54:00Z">
            <w:rPr>
              <w:rFonts w:ascii="Courier New" w:hAnsi="Courier New"/>
              <w:sz w:val="16"/>
              <w:highlight w:val="white"/>
            </w:rPr>
          </w:rPrChange>
        </w:rPr>
        <w:tab/>
      </w:r>
      <w:r w:rsidRPr="00977EA3">
        <w:rPr>
          <w:rFonts w:ascii="Courier New" w:hAnsi="Courier New"/>
          <w:sz w:val="16"/>
          <w:highlight w:val="white"/>
        </w:rPr>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657995B3"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0470D55D"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RetrieveDocumentSetResponse</w:t>
      </w:r>
      <w:proofErr w:type="spellEnd"/>
      <w:r w:rsidRPr="00977EA3">
        <w:rPr>
          <w:rFonts w:ascii="Courier New" w:hAnsi="Courier New"/>
          <w:sz w:val="16"/>
          <w:highlight w:val="white"/>
        </w:rPr>
        <w:t xml:space="preserve"> </w:t>
      </w:r>
    </w:p>
    <w:p w14:paraId="77B60262"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w:t>
      </w:r>
      <w:proofErr w:type="spellEnd"/>
      <w:r w:rsidRPr="00977EA3">
        <w:rPr>
          <w:rFonts w:ascii="Courier New" w:hAnsi="Courier New"/>
          <w:sz w:val="16"/>
          <w:highlight w:val="white"/>
        </w:rPr>
        <w:t xml:space="preserve">="urn:ihe:iti:xds-b:2007" </w:t>
      </w:r>
    </w:p>
    <w:p w14:paraId="1C86733F"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xmlns:lcm</w:t>
      </w:r>
      <w:proofErr w:type="spellEnd"/>
      <w:r w:rsidRPr="00977EA3">
        <w:rPr>
          <w:rFonts w:ascii="Courier New" w:hAnsi="Courier New"/>
          <w:sz w:val="16"/>
          <w:highlight w:val="white"/>
        </w:rPr>
        <w:t xml:space="preserve">="urn:oasis:names:tc:ebxml-regrep:xsd:lcm:3.0" </w:t>
      </w:r>
    </w:p>
    <w:p w14:paraId="6D000549"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xmlns:query</w:t>
      </w:r>
      <w:proofErr w:type="spellEnd"/>
      <w:r w:rsidRPr="00977EA3">
        <w:rPr>
          <w:rFonts w:ascii="Courier New" w:hAnsi="Courier New"/>
          <w:sz w:val="16"/>
          <w:highlight w:val="white"/>
        </w:rPr>
        <w:t xml:space="preserve">="urn:oasis:names:tc:ebxml-regrep:xsd:query:3.0" </w:t>
      </w:r>
    </w:p>
    <w:p w14:paraId="34D7B3B6"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xmlns:rim</w:t>
      </w:r>
      <w:proofErr w:type="spellEnd"/>
      <w:r w:rsidRPr="00977EA3">
        <w:rPr>
          <w:rFonts w:ascii="Courier New" w:hAnsi="Courier New"/>
          <w:sz w:val="16"/>
          <w:highlight w:val="white"/>
        </w:rPr>
        <w:t xml:space="preserve">="urn:oasis:names:tc:ebxml-regrep:xsd:rim:3.0" </w:t>
      </w:r>
    </w:p>
    <w:p w14:paraId="52162010"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xmlns:rs</w:t>
      </w:r>
      <w:proofErr w:type="spellEnd"/>
      <w:r w:rsidRPr="00977EA3">
        <w:rPr>
          <w:rFonts w:ascii="Courier New" w:hAnsi="Courier New"/>
          <w:sz w:val="16"/>
          <w:highlight w:val="white"/>
        </w:rPr>
        <w:t>="urn:oasis:names:tc:ebxml-regrep:xsd:rs:3.0"&gt;</w:t>
      </w:r>
    </w:p>
    <w:p w14:paraId="35D8E293"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rs:RegistryResponse</w:t>
      </w:r>
      <w:proofErr w:type="spellEnd"/>
      <w:r w:rsidRPr="00977EA3">
        <w:rPr>
          <w:rFonts w:ascii="Courier New" w:hAnsi="Courier New"/>
          <w:sz w:val="16"/>
          <w:highlight w:val="white"/>
        </w:rPr>
        <w:t xml:space="preserve"> status="urn:oasis:names:tc:ebxml-regrep:ResponseStatusType:Success"/&gt;</w:t>
      </w:r>
    </w:p>
    <w:p w14:paraId="5C78F64B"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DocumentResponse</w:t>
      </w:r>
      <w:proofErr w:type="spellEnd"/>
      <w:r w:rsidRPr="00977EA3">
        <w:rPr>
          <w:rFonts w:ascii="Courier New" w:hAnsi="Courier New"/>
          <w:sz w:val="16"/>
          <w:highlight w:val="white"/>
        </w:rPr>
        <w:t>&gt;</w:t>
      </w:r>
    </w:p>
    <w:p w14:paraId="278D93BC"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HomeCommunityId</w:t>
      </w:r>
      <w:proofErr w:type="spellEnd"/>
      <w:r w:rsidRPr="00977EA3">
        <w:rPr>
          <w:rFonts w:ascii="Courier New" w:hAnsi="Courier New"/>
          <w:sz w:val="16"/>
        </w:rPr>
        <w:t>&gt;urn:oid:1.2.3.4&lt;/</w:t>
      </w:r>
      <w:proofErr w:type="spellStart"/>
      <w:r w:rsidRPr="00977EA3">
        <w:rPr>
          <w:rFonts w:ascii="Courier New" w:hAnsi="Courier New"/>
          <w:sz w:val="16"/>
        </w:rPr>
        <w:t>HomeCommunityId</w:t>
      </w:r>
      <w:proofErr w:type="spellEnd"/>
      <w:r w:rsidRPr="00977EA3">
        <w:rPr>
          <w:rFonts w:ascii="Courier New" w:hAnsi="Courier New"/>
          <w:sz w:val="16"/>
        </w:rPr>
        <w:t>&gt;</w:t>
      </w:r>
    </w:p>
    <w:p w14:paraId="7D6949C4"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RepositoryUniqueId</w:t>
      </w:r>
      <w:proofErr w:type="spellEnd"/>
      <w:r w:rsidRPr="00977EA3">
        <w:rPr>
          <w:rFonts w:ascii="Courier New" w:hAnsi="Courier New"/>
          <w:sz w:val="16"/>
        </w:rPr>
        <w:t>&gt;1.3.6.1.4...1000&lt;/</w:t>
      </w:r>
      <w:proofErr w:type="spellStart"/>
      <w:r w:rsidRPr="00977EA3">
        <w:rPr>
          <w:rFonts w:ascii="Courier New" w:hAnsi="Courier New"/>
          <w:sz w:val="16"/>
        </w:rPr>
        <w:t>RepositoryUniqueId</w:t>
      </w:r>
      <w:proofErr w:type="spellEnd"/>
      <w:r w:rsidRPr="00977EA3">
        <w:rPr>
          <w:rFonts w:ascii="Courier New" w:hAnsi="Courier New"/>
          <w:sz w:val="16"/>
        </w:rPr>
        <w:t>&gt;</w:t>
      </w:r>
    </w:p>
    <w:p w14:paraId="4B3FE66E"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DocumentUniqueId</w:t>
      </w:r>
      <w:proofErr w:type="spellEnd"/>
      <w:r w:rsidRPr="00977EA3">
        <w:rPr>
          <w:rFonts w:ascii="Courier New" w:hAnsi="Courier New"/>
          <w:sz w:val="16"/>
        </w:rPr>
        <w:t>&gt;1.3.6.1.4...2300&lt;/</w:t>
      </w:r>
      <w:proofErr w:type="spellStart"/>
      <w:r w:rsidRPr="00977EA3">
        <w:rPr>
          <w:rFonts w:ascii="Courier New" w:hAnsi="Courier New"/>
          <w:sz w:val="16"/>
        </w:rPr>
        <w:t>DocumentUniqueId</w:t>
      </w:r>
      <w:proofErr w:type="spellEnd"/>
      <w:r w:rsidRPr="00977EA3">
        <w:rPr>
          <w:rFonts w:ascii="Courier New" w:hAnsi="Courier New"/>
          <w:sz w:val="16"/>
        </w:rPr>
        <w:t>&gt;</w:t>
      </w:r>
    </w:p>
    <w:p w14:paraId="6D77D81C"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mimeType</w:t>
      </w:r>
      <w:proofErr w:type="spellEnd"/>
      <w:r w:rsidRPr="00977EA3">
        <w:rPr>
          <w:rFonts w:ascii="Courier New" w:hAnsi="Courier New"/>
          <w:sz w:val="16"/>
          <w:highlight w:val="white"/>
        </w:rPr>
        <w:t>&gt;text/xml&lt;/</w:t>
      </w:r>
      <w:proofErr w:type="spellStart"/>
      <w:r w:rsidRPr="00977EA3">
        <w:rPr>
          <w:rFonts w:ascii="Courier New" w:hAnsi="Courier New"/>
          <w:sz w:val="16"/>
          <w:highlight w:val="white"/>
        </w:rPr>
        <w:t>mimeType</w:t>
      </w:r>
      <w:proofErr w:type="spellEnd"/>
      <w:r w:rsidRPr="00977EA3">
        <w:rPr>
          <w:rFonts w:ascii="Courier New" w:hAnsi="Courier New"/>
          <w:sz w:val="16"/>
          <w:highlight w:val="white"/>
        </w:rPr>
        <w:t>&gt;</w:t>
      </w:r>
    </w:p>
    <w:p w14:paraId="29AA9552" w14:textId="77777777" w:rsidR="007A1F44" w:rsidRPr="00E63AF6" w:rsidRDefault="007A1F44" w:rsidP="00E13968">
      <w:pPr>
        <w:pStyle w:val="Corpotesto"/>
        <w:spacing w:before="0"/>
        <w:rPr>
          <w:rFonts w:ascii="Courier New" w:hAnsi="Courier New"/>
          <w:sz w:val="16"/>
          <w:highlight w:val="white"/>
          <w:lang w:val="fr-FR"/>
          <w:rPrChange w:id="1431" w:author="Gregorio Canal" w:date="2019-05-22T14:54:00Z">
            <w:rPr>
              <w:rFonts w:ascii="Courier New" w:hAnsi="Courier New"/>
              <w:sz w:val="16"/>
              <w:highlight w:val="white"/>
            </w:rPr>
          </w:rPrChang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E63AF6">
        <w:rPr>
          <w:rFonts w:ascii="Courier New" w:hAnsi="Courier New"/>
          <w:sz w:val="16"/>
          <w:highlight w:val="white"/>
          <w:lang w:val="fr-FR"/>
          <w:rPrChange w:id="1432" w:author="Gregorio Canal" w:date="2019-05-22T14:54:00Z">
            <w:rPr>
              <w:rFonts w:ascii="Courier New" w:hAnsi="Courier New"/>
              <w:sz w:val="16"/>
              <w:highlight w:val="white"/>
            </w:rPr>
          </w:rPrChange>
        </w:rPr>
        <w:t>&lt;Document&gt;UjBsR09EbGhjZ0dTQUxNQUFBUUNBRU1tQ1p0dU1GUXhEUzhi&lt;/Document&gt;</w:t>
      </w:r>
    </w:p>
    <w:p w14:paraId="102F3B0A" w14:textId="77777777" w:rsidR="007A1F44" w:rsidRPr="00E63AF6" w:rsidRDefault="007A1F44" w:rsidP="00E13968">
      <w:pPr>
        <w:pStyle w:val="Corpotesto"/>
        <w:spacing w:before="0"/>
        <w:rPr>
          <w:rFonts w:ascii="Courier New" w:hAnsi="Courier New"/>
          <w:sz w:val="16"/>
          <w:highlight w:val="white"/>
          <w:lang w:val="fr-FR"/>
          <w:rPrChange w:id="143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43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43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436"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1437" w:author="Gregorio Canal" w:date="2019-05-22T14:54:00Z">
            <w:rPr>
              <w:rFonts w:ascii="Courier New" w:hAnsi="Courier New"/>
              <w:sz w:val="16"/>
              <w:highlight w:val="white"/>
            </w:rPr>
          </w:rPrChange>
        </w:rPr>
        <w:t>DocumentResponse</w:t>
      </w:r>
      <w:proofErr w:type="spellEnd"/>
      <w:r w:rsidRPr="00E63AF6">
        <w:rPr>
          <w:rFonts w:ascii="Courier New" w:hAnsi="Courier New"/>
          <w:sz w:val="16"/>
          <w:highlight w:val="white"/>
          <w:lang w:val="fr-FR"/>
          <w:rPrChange w:id="1438" w:author="Gregorio Canal" w:date="2019-05-22T14:54:00Z">
            <w:rPr>
              <w:rFonts w:ascii="Courier New" w:hAnsi="Courier New"/>
              <w:sz w:val="16"/>
              <w:highlight w:val="white"/>
            </w:rPr>
          </w:rPrChange>
        </w:rPr>
        <w:t>&gt;</w:t>
      </w:r>
    </w:p>
    <w:p w14:paraId="7EF8B6B6" w14:textId="77777777" w:rsidR="007A1F44" w:rsidRPr="00E63AF6" w:rsidRDefault="007A1F44" w:rsidP="00E13968">
      <w:pPr>
        <w:pStyle w:val="Corpotesto"/>
        <w:spacing w:before="0"/>
        <w:rPr>
          <w:rFonts w:ascii="Courier New" w:hAnsi="Courier New"/>
          <w:sz w:val="16"/>
          <w:highlight w:val="white"/>
          <w:lang w:val="fr-FR"/>
          <w:rPrChange w:id="143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44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44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1442"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1443" w:author="Gregorio Canal" w:date="2019-05-22T14:54:00Z">
            <w:rPr>
              <w:rFonts w:ascii="Courier New" w:hAnsi="Courier New"/>
              <w:sz w:val="16"/>
              <w:highlight w:val="white"/>
            </w:rPr>
          </w:rPrChange>
        </w:rPr>
        <w:t>DocumentResponse</w:t>
      </w:r>
      <w:proofErr w:type="spellEnd"/>
      <w:r w:rsidRPr="00E63AF6">
        <w:rPr>
          <w:rFonts w:ascii="Courier New" w:hAnsi="Courier New"/>
          <w:sz w:val="16"/>
          <w:highlight w:val="white"/>
          <w:lang w:val="fr-FR"/>
          <w:rPrChange w:id="1444" w:author="Gregorio Canal" w:date="2019-05-22T14:54:00Z">
            <w:rPr>
              <w:rFonts w:ascii="Courier New" w:hAnsi="Courier New"/>
              <w:sz w:val="16"/>
              <w:highlight w:val="white"/>
            </w:rPr>
          </w:rPrChange>
        </w:rPr>
        <w:t>&gt;</w:t>
      </w:r>
    </w:p>
    <w:p w14:paraId="26865A48" w14:textId="77777777" w:rsidR="007A1F44" w:rsidRPr="00977EA3" w:rsidRDefault="007A1F44" w:rsidP="00E13968">
      <w:pPr>
        <w:pStyle w:val="Corpotesto"/>
        <w:spacing w:before="0"/>
        <w:rPr>
          <w:rFonts w:ascii="Courier New" w:hAnsi="Courier New"/>
          <w:sz w:val="16"/>
        </w:rPr>
      </w:pPr>
      <w:r w:rsidRPr="00E63AF6">
        <w:rPr>
          <w:rFonts w:ascii="Courier New" w:hAnsi="Courier New"/>
          <w:sz w:val="16"/>
          <w:lang w:val="fr-FR"/>
          <w:rPrChange w:id="1445" w:author="Gregorio Canal" w:date="2019-05-22T14:54:00Z">
            <w:rPr>
              <w:rFonts w:ascii="Courier New" w:hAnsi="Courier New"/>
              <w:sz w:val="16"/>
            </w:rPr>
          </w:rPrChange>
        </w:rPr>
        <w:tab/>
      </w:r>
      <w:r w:rsidRPr="00E63AF6">
        <w:rPr>
          <w:rFonts w:ascii="Courier New" w:hAnsi="Courier New"/>
          <w:sz w:val="16"/>
          <w:lang w:val="fr-FR"/>
          <w:rPrChange w:id="1446" w:author="Gregorio Canal" w:date="2019-05-22T14:54:00Z">
            <w:rPr>
              <w:rFonts w:ascii="Courier New" w:hAnsi="Courier New"/>
              <w:sz w:val="16"/>
            </w:rPr>
          </w:rPrChange>
        </w:rPr>
        <w:tab/>
      </w:r>
      <w:r w:rsidRPr="00E63AF6">
        <w:rPr>
          <w:rFonts w:ascii="Courier New" w:hAnsi="Courier New"/>
          <w:sz w:val="16"/>
          <w:lang w:val="fr-FR"/>
          <w:rPrChange w:id="1447" w:author="Gregorio Canal" w:date="2019-05-22T14:54:00Z">
            <w:rPr>
              <w:rFonts w:ascii="Courier New" w:hAnsi="Courier New"/>
              <w:sz w:val="16"/>
            </w:rPr>
          </w:rPrChange>
        </w:rPr>
        <w:tab/>
      </w:r>
      <w:r w:rsidRPr="00E63AF6">
        <w:rPr>
          <w:rFonts w:ascii="Courier New" w:hAnsi="Courier New"/>
          <w:sz w:val="16"/>
          <w:lang w:val="fr-FR"/>
          <w:rPrChange w:id="1448" w:author="Gregorio Canal" w:date="2019-05-22T14:54:00Z">
            <w:rPr>
              <w:rFonts w:ascii="Courier New" w:hAnsi="Courier New"/>
              <w:sz w:val="16"/>
            </w:rPr>
          </w:rPrChange>
        </w:rPr>
        <w:tab/>
      </w:r>
      <w:r w:rsidRPr="00977EA3">
        <w:rPr>
          <w:rFonts w:ascii="Courier New" w:hAnsi="Courier New"/>
          <w:sz w:val="16"/>
        </w:rPr>
        <w:t>&lt;</w:t>
      </w:r>
      <w:proofErr w:type="spellStart"/>
      <w:r w:rsidRPr="00977EA3">
        <w:rPr>
          <w:rFonts w:ascii="Courier New" w:hAnsi="Courier New"/>
          <w:sz w:val="16"/>
        </w:rPr>
        <w:t>HomeCommunityId</w:t>
      </w:r>
      <w:proofErr w:type="spellEnd"/>
      <w:r w:rsidRPr="00977EA3">
        <w:rPr>
          <w:rFonts w:ascii="Courier New" w:hAnsi="Courier New"/>
          <w:sz w:val="16"/>
        </w:rPr>
        <w:t>&gt;urn:oid:1.2.3.5&lt;/</w:t>
      </w:r>
      <w:proofErr w:type="spellStart"/>
      <w:r w:rsidRPr="00977EA3">
        <w:rPr>
          <w:rFonts w:ascii="Courier New" w:hAnsi="Courier New"/>
          <w:sz w:val="16"/>
        </w:rPr>
        <w:t>HomeCommunityId</w:t>
      </w:r>
      <w:proofErr w:type="spellEnd"/>
      <w:r w:rsidRPr="00977EA3">
        <w:rPr>
          <w:rFonts w:ascii="Courier New" w:hAnsi="Courier New"/>
          <w:sz w:val="16"/>
        </w:rPr>
        <w:t>&gt;</w:t>
      </w:r>
    </w:p>
    <w:p w14:paraId="0B4240DE" w14:textId="77777777" w:rsidR="007A1F44" w:rsidRPr="00977EA3" w:rsidRDefault="007A1F44" w:rsidP="00E13968">
      <w:pPr>
        <w:pStyle w:val="Corpotesto"/>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RepositoryUniqueId</w:t>
      </w:r>
      <w:proofErr w:type="spellEnd"/>
      <w:r w:rsidRPr="00977EA3">
        <w:rPr>
          <w:rFonts w:ascii="Courier New" w:hAnsi="Courier New"/>
          <w:sz w:val="16"/>
        </w:rPr>
        <w:t>&gt;1.3.6.1.4...2000&lt;/</w:t>
      </w:r>
      <w:proofErr w:type="spellStart"/>
      <w:r w:rsidRPr="00977EA3">
        <w:rPr>
          <w:rFonts w:ascii="Courier New" w:hAnsi="Courier New"/>
          <w:sz w:val="16"/>
        </w:rPr>
        <w:t>RepositoryUniqueId</w:t>
      </w:r>
      <w:proofErr w:type="spellEnd"/>
      <w:r w:rsidRPr="00977EA3">
        <w:rPr>
          <w:rFonts w:ascii="Courier New" w:hAnsi="Courier New"/>
          <w:sz w:val="16"/>
        </w:rPr>
        <w:t>&gt;</w:t>
      </w:r>
    </w:p>
    <w:p w14:paraId="07BF4DC8"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w:t>
      </w:r>
      <w:proofErr w:type="spellStart"/>
      <w:r w:rsidRPr="00977EA3">
        <w:rPr>
          <w:rFonts w:ascii="Courier New" w:hAnsi="Courier New"/>
          <w:sz w:val="16"/>
        </w:rPr>
        <w:t>DocumentUniqueId</w:t>
      </w:r>
      <w:proofErr w:type="spellEnd"/>
      <w:r w:rsidRPr="00977EA3">
        <w:rPr>
          <w:rFonts w:ascii="Courier New" w:hAnsi="Courier New"/>
          <w:sz w:val="16"/>
        </w:rPr>
        <w:t>&gt;1.3.6.1.4...2301&lt;/</w:t>
      </w:r>
      <w:proofErr w:type="spellStart"/>
      <w:r w:rsidRPr="00977EA3">
        <w:rPr>
          <w:rFonts w:ascii="Courier New" w:hAnsi="Courier New"/>
          <w:sz w:val="16"/>
        </w:rPr>
        <w:t>DocumentUniqueId</w:t>
      </w:r>
      <w:proofErr w:type="spellEnd"/>
      <w:r w:rsidRPr="00977EA3">
        <w:rPr>
          <w:rFonts w:ascii="Courier New" w:hAnsi="Courier New"/>
          <w:sz w:val="16"/>
        </w:rPr>
        <w:t>&gt;</w:t>
      </w:r>
    </w:p>
    <w:p w14:paraId="5117AFEC"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mimeType</w:t>
      </w:r>
      <w:proofErr w:type="spellEnd"/>
      <w:r w:rsidRPr="00977EA3">
        <w:rPr>
          <w:rFonts w:ascii="Courier New" w:hAnsi="Courier New"/>
          <w:sz w:val="16"/>
          <w:highlight w:val="white"/>
        </w:rPr>
        <w:t>&gt;text/xml&lt;/</w:t>
      </w:r>
      <w:proofErr w:type="spellStart"/>
      <w:r w:rsidRPr="00977EA3">
        <w:rPr>
          <w:rFonts w:ascii="Courier New" w:hAnsi="Courier New"/>
          <w:sz w:val="16"/>
          <w:highlight w:val="white"/>
        </w:rPr>
        <w:t>mimeType</w:t>
      </w:r>
      <w:proofErr w:type="spellEnd"/>
      <w:r w:rsidRPr="00977EA3">
        <w:rPr>
          <w:rFonts w:ascii="Courier New" w:hAnsi="Courier New"/>
          <w:sz w:val="16"/>
          <w:highlight w:val="white"/>
        </w:rPr>
        <w:t>&gt;</w:t>
      </w:r>
    </w:p>
    <w:p w14:paraId="14C4C867"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5C48DED3"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DocumentResponse</w:t>
      </w:r>
      <w:proofErr w:type="spellEnd"/>
      <w:r w:rsidRPr="00977EA3">
        <w:rPr>
          <w:rFonts w:ascii="Courier New" w:hAnsi="Courier New"/>
          <w:sz w:val="16"/>
          <w:highlight w:val="white"/>
        </w:rPr>
        <w:t>&gt;</w:t>
      </w:r>
    </w:p>
    <w:p w14:paraId="72992276"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RetrieveDocumentSetResponse</w:t>
      </w:r>
      <w:proofErr w:type="spellEnd"/>
      <w:r w:rsidRPr="00977EA3">
        <w:rPr>
          <w:rFonts w:ascii="Courier New" w:hAnsi="Courier New"/>
          <w:sz w:val="16"/>
          <w:highlight w:val="white"/>
        </w:rPr>
        <w:t>&gt;</w:t>
      </w:r>
    </w:p>
    <w:p w14:paraId="77CBF297"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66267015" w14:textId="77777777" w:rsidR="007A1F44" w:rsidRPr="00977EA3" w:rsidRDefault="007A1F44" w:rsidP="00E13968">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&gt;</w:t>
      </w:r>
    </w:p>
    <w:p w14:paraId="76F0C5E1" w14:textId="77777777" w:rsidR="007A1F44" w:rsidRPr="00977EA3" w:rsidRDefault="007A1F44" w:rsidP="00E13968">
      <w:pPr>
        <w:pStyle w:val="Corpotesto"/>
      </w:pPr>
    </w:p>
    <w:p w14:paraId="0DE44BF1" w14:textId="18F054B8" w:rsidR="00A726AB" w:rsidRPr="00977EA3" w:rsidRDefault="00A726AB" w:rsidP="00EC243F">
      <w:pPr>
        <w:pStyle w:val="Titolo3"/>
        <w:rPr>
          <w:noProof w:val="0"/>
        </w:rPr>
      </w:pPr>
      <w:bookmarkStart w:id="1449" w:name="_Toc518634554"/>
      <w:r w:rsidRPr="00977EA3">
        <w:rPr>
          <w:noProof w:val="0"/>
        </w:rPr>
        <w:lastRenderedPageBreak/>
        <w:t>3.39.6 Security Considerations</w:t>
      </w:r>
      <w:bookmarkEnd w:id="1449"/>
    </w:p>
    <w:p w14:paraId="0A421221" w14:textId="77777777" w:rsidR="00A726AB" w:rsidRPr="00977EA3" w:rsidRDefault="00A726AB" w:rsidP="00A726AB">
      <w:pPr>
        <w:pStyle w:val="Corpotesto"/>
      </w:pPr>
      <w:r w:rsidRPr="00977EA3">
        <w:t xml:space="preserve">Both the Initiating Gateway and Responding Gateway shall audit the Cross Gateway Retrieve. The audit entries shall be equivalent to the entries required for the Retrieve Document Set. </w:t>
      </w:r>
    </w:p>
    <w:p w14:paraId="23BE2A99" w14:textId="77777777" w:rsidR="00A726AB" w:rsidRPr="00977EA3" w:rsidRDefault="00A726AB" w:rsidP="00A726AB">
      <w:pPr>
        <w:pStyle w:val="Corpotesto"/>
      </w:pPr>
      <w:r w:rsidRPr="00977EA3">
        <w:t>The Initiating Gateway:</w:t>
      </w:r>
    </w:p>
    <w:p w14:paraId="5174E24F" w14:textId="77777777" w:rsidR="00A726AB" w:rsidRPr="00977EA3" w:rsidRDefault="00A726AB" w:rsidP="00A726AB">
      <w:pPr>
        <w:pStyle w:val="Puntoelenco2"/>
      </w:pPr>
      <w:r w:rsidRPr="00977EA3">
        <w:t>If receiving a Retrieve Document Set transaction from a Document Consumer, shall audit as if it were a Document Repository (see Section 3.43.6).</w:t>
      </w:r>
    </w:p>
    <w:p w14:paraId="0C1AC96B" w14:textId="0CA8645F" w:rsidR="00A726AB" w:rsidRPr="00977EA3" w:rsidRDefault="00A726AB" w:rsidP="00A726AB">
      <w:pPr>
        <w:pStyle w:val="Puntoelenco2"/>
      </w:pPr>
      <w:r w:rsidRPr="00977EA3">
        <w:t xml:space="preserve">In addition, shall audit the Cross Gateway Retrieve as if it were a Document Consumer except that for </w:t>
      </w:r>
      <w:proofErr w:type="spellStart"/>
      <w:r w:rsidRPr="00977EA3">
        <w:t>EventTypeCode</w:t>
      </w:r>
      <w:proofErr w:type="spellEnd"/>
      <w:r w:rsidRPr="00977EA3">
        <w:t xml:space="preserve"> the Initiating Gateway shall specify EV(“ITI-39”, “IHE Transactions”, and “Cross Gateway Retrieve”) (see Section 3.43.6).</w:t>
      </w:r>
    </w:p>
    <w:p w14:paraId="7AADC3BE" w14:textId="77777777" w:rsidR="00A726AB" w:rsidRPr="00977EA3" w:rsidRDefault="00A726AB" w:rsidP="00A726AB">
      <w:pPr>
        <w:pStyle w:val="Puntoelenco2"/>
      </w:pPr>
      <w:r w:rsidRPr="00977EA3">
        <w:t>In addition, if interacting with a local Document Repository, shall audit as if it were a Document Consumer (see Section 3.43.6). One audit record shall be created for each Document Repository contacted.</w:t>
      </w:r>
    </w:p>
    <w:p w14:paraId="773B40DD" w14:textId="77777777" w:rsidR="00A726AB" w:rsidRPr="00977EA3" w:rsidRDefault="00A726AB" w:rsidP="00A726AB">
      <w:pPr>
        <w:pStyle w:val="Corpotesto"/>
      </w:pPr>
      <w:r w:rsidRPr="00977EA3">
        <w:t>The Responding Gateway:</w:t>
      </w:r>
    </w:p>
    <w:p w14:paraId="37344D68" w14:textId="77777777" w:rsidR="00A726AB" w:rsidRPr="00977EA3" w:rsidRDefault="00A726AB" w:rsidP="00A726AB">
      <w:pPr>
        <w:pStyle w:val="Puntoelenco2"/>
      </w:pPr>
      <w:r w:rsidRPr="00977EA3">
        <w:t xml:space="preserve">Shall audit the Cross Gateway Retrieve as if it were a Document Repository except that for </w:t>
      </w:r>
      <w:proofErr w:type="spellStart"/>
      <w:r w:rsidRPr="00977EA3">
        <w:t>EventTypeCode</w:t>
      </w:r>
      <w:proofErr w:type="spellEnd"/>
      <w:r w:rsidRPr="00977EA3">
        <w:t xml:space="preserve"> the Responding Gateway shall specify EV(“ITI-39”, “IHE Transactions”, “Cross Gateway Retrieve”) (see Section 3.43.6).</w:t>
      </w:r>
    </w:p>
    <w:p w14:paraId="6C8A50A4" w14:textId="77777777" w:rsidR="00A726AB" w:rsidRPr="00977EA3" w:rsidRDefault="00A726AB" w:rsidP="00A726AB">
      <w:pPr>
        <w:pStyle w:val="Puntoelenco2"/>
      </w:pPr>
      <w:r w:rsidRPr="00977EA3">
        <w:t>In addition, if interacting with a local Document Repository, shall audit as if it were a Document Consumer (see Section 3.43.6). One audit record shall be created for each Document Repository contacted.</w:t>
      </w:r>
    </w:p>
    <w:p w14:paraId="114496D2" w14:textId="77777777" w:rsidR="007A1F44" w:rsidRPr="00977EA3" w:rsidRDefault="007A1F44" w:rsidP="00A16BB2">
      <w:pPr>
        <w:pStyle w:val="Titolo2"/>
        <w:numPr>
          <w:ilvl w:val="0"/>
          <w:numId w:val="0"/>
        </w:numPr>
        <w:tabs>
          <w:tab w:val="clear" w:pos="2160"/>
        </w:tabs>
        <w:rPr>
          <w:noProof w:val="0"/>
        </w:rPr>
      </w:pPr>
      <w:r w:rsidRPr="00977EA3">
        <w:rPr>
          <w:noProof w:val="0"/>
        </w:rPr>
        <w:br w:type="page"/>
      </w:r>
      <w:bookmarkStart w:id="1450" w:name="_Toc398544263"/>
      <w:bookmarkStart w:id="1451" w:name="_Toc398717952"/>
      <w:bookmarkStart w:id="1452" w:name="_Toc518634555"/>
      <w:r w:rsidRPr="00977EA3">
        <w:rPr>
          <w:noProof w:val="0"/>
        </w:rPr>
        <w:lastRenderedPageBreak/>
        <w:t>3.40 Provide X-User Assertion</w:t>
      </w:r>
      <w:bookmarkEnd w:id="978"/>
      <w:bookmarkEnd w:id="979"/>
      <w:bookmarkEnd w:id="980"/>
      <w:bookmarkEnd w:id="981"/>
      <w:bookmarkEnd w:id="982"/>
      <w:bookmarkEnd w:id="983"/>
      <w:bookmarkEnd w:id="984"/>
      <w:bookmarkEnd w:id="985"/>
      <w:bookmarkEnd w:id="986"/>
      <w:bookmarkEnd w:id="1450"/>
      <w:bookmarkEnd w:id="1451"/>
      <w:r w:rsidR="00903C21" w:rsidRPr="00977EA3">
        <w:rPr>
          <w:noProof w:val="0"/>
        </w:rPr>
        <w:t xml:space="preserve"> [ITI-40]</w:t>
      </w:r>
      <w:bookmarkEnd w:id="1452"/>
    </w:p>
    <w:p w14:paraId="0F5AB7DB" w14:textId="47A5C1AD" w:rsidR="007A1F44" w:rsidRPr="00977EA3" w:rsidRDefault="007A1F44">
      <w:pPr>
        <w:pStyle w:val="Corpotesto"/>
      </w:pPr>
      <w:r w:rsidRPr="00977EA3">
        <w:t xml:space="preserve">This section corresponds to </w:t>
      </w:r>
      <w:r w:rsidR="00E77430" w:rsidRPr="00977EA3">
        <w:t>transaction</w:t>
      </w:r>
      <w:r w:rsidRPr="00977EA3">
        <w:t xml:space="preserve"> </w:t>
      </w:r>
      <w:r w:rsidR="00383577">
        <w:t>[</w:t>
      </w:r>
      <w:r w:rsidRPr="00977EA3">
        <w:t>ITI-40</w:t>
      </w:r>
      <w:r w:rsidR="00383577">
        <w:t>]</w:t>
      </w:r>
      <w:r w:rsidRPr="00977EA3">
        <w:t xml:space="preserve"> of the IHE IT Infrastructure Technical Framework. </w:t>
      </w:r>
    </w:p>
    <w:p w14:paraId="264BFD90" w14:textId="77777777" w:rsidR="007A1F44" w:rsidRPr="00977EA3" w:rsidRDefault="007A1F44" w:rsidP="006C18FA">
      <w:pPr>
        <w:pStyle w:val="Titolo3"/>
        <w:ind w:left="0" w:firstLine="0"/>
        <w:rPr>
          <w:bCs/>
          <w:noProof w:val="0"/>
          <w:kern w:val="1"/>
        </w:rPr>
      </w:pPr>
      <w:bookmarkStart w:id="1453" w:name="3.40.1_Scope"/>
      <w:bookmarkStart w:id="1454" w:name="_Toc173227137"/>
      <w:bookmarkStart w:id="1455" w:name="_Toc398544264"/>
      <w:bookmarkStart w:id="1456" w:name="_Toc398717953"/>
      <w:bookmarkStart w:id="1457" w:name="_Toc518634556"/>
      <w:bookmarkEnd w:id="1453"/>
      <w:r w:rsidRPr="00977EA3">
        <w:rPr>
          <w:bCs/>
          <w:noProof w:val="0"/>
          <w:kern w:val="1"/>
        </w:rPr>
        <w:t>3.40.1</w:t>
      </w:r>
      <w:r w:rsidRPr="00977EA3">
        <w:rPr>
          <w:bCs/>
          <w:noProof w:val="0"/>
          <w:kern w:val="1"/>
        </w:rPr>
        <w:tab/>
        <w:t>Scope</w:t>
      </w:r>
      <w:bookmarkEnd w:id="1454"/>
      <w:bookmarkEnd w:id="1455"/>
      <w:bookmarkEnd w:id="1456"/>
      <w:bookmarkEnd w:id="1457"/>
      <w:r w:rsidRPr="00977EA3">
        <w:rPr>
          <w:bCs/>
          <w:noProof w:val="0"/>
          <w:kern w:val="1"/>
        </w:rPr>
        <w:t xml:space="preserve"> </w:t>
      </w:r>
    </w:p>
    <w:p w14:paraId="4C4B4F35" w14:textId="0D3EDFF6" w:rsidR="007A1F44" w:rsidRPr="00977EA3" w:rsidRDefault="007A1F44">
      <w:pPr>
        <w:pStyle w:val="Corpotesto"/>
      </w:pPr>
      <w:r w:rsidRPr="00977EA3">
        <w:t xml:space="preserve">Transaction </w:t>
      </w:r>
      <w:r w:rsidR="00383577">
        <w:t>;</w:t>
      </w:r>
      <w:r w:rsidRPr="00977EA3">
        <w:t>ITI-40</w:t>
      </w:r>
      <w:r w:rsidR="00383577">
        <w:t>]</w:t>
      </w:r>
      <w:r w:rsidRPr="00977EA3">
        <w:t xml:space="preserve"> is used by the </w:t>
      </w:r>
      <w:r w:rsidRPr="00977EA3">
        <w:rPr>
          <w:b/>
          <w:bCs/>
        </w:rPr>
        <w:t>X-Service User</w:t>
      </w:r>
      <w:r w:rsidRPr="00977EA3">
        <w:t xml:space="preserve"> to pass a claimed identity assertion to the </w:t>
      </w:r>
      <w:r w:rsidRPr="00977EA3">
        <w:rPr>
          <w:b/>
          <w:bCs/>
        </w:rPr>
        <w:t>X-Service Provider</w:t>
      </w:r>
      <w:r w:rsidRPr="00977EA3">
        <w:t xml:space="preserve">. The </w:t>
      </w:r>
      <w:r w:rsidRPr="00977EA3">
        <w:rPr>
          <w:b/>
          <w:bCs/>
        </w:rPr>
        <w:t>X-Service User</w:t>
      </w:r>
      <w:r w:rsidRPr="00977EA3">
        <w:t xml:space="preserve"> and </w:t>
      </w:r>
      <w:r w:rsidRPr="00977EA3">
        <w:rPr>
          <w:b/>
          <w:bCs/>
        </w:rPr>
        <w:t>X-Service Provider</w:t>
      </w:r>
      <w:r w:rsidRPr="00977EA3">
        <w:t xml:space="preserve"> use the </w:t>
      </w:r>
      <w:r w:rsidRPr="00977EA3">
        <w:rPr>
          <w:b/>
          <w:bCs/>
        </w:rPr>
        <w:t>X-Assertion Provider</w:t>
      </w:r>
      <w:r w:rsidRPr="00977EA3">
        <w:t xml:space="preserve"> as the third party issuer of the claimed identity assertion. </w:t>
      </w:r>
    </w:p>
    <w:p w14:paraId="002A928D" w14:textId="77777777" w:rsidR="007A1F44" w:rsidRPr="00977EA3" w:rsidRDefault="007A1F44" w:rsidP="006C18FA">
      <w:pPr>
        <w:pStyle w:val="Titolo3"/>
        <w:ind w:left="0" w:firstLine="0"/>
        <w:rPr>
          <w:bCs/>
          <w:noProof w:val="0"/>
          <w:kern w:val="1"/>
        </w:rPr>
      </w:pPr>
      <w:bookmarkStart w:id="1458" w:name="3.40.2_Use_Case_Roles"/>
      <w:bookmarkStart w:id="1459" w:name="_Toc173227138"/>
      <w:bookmarkStart w:id="1460" w:name="_Toc398544265"/>
      <w:bookmarkStart w:id="1461" w:name="_Toc398717954"/>
      <w:bookmarkStart w:id="1462" w:name="_Toc518634557"/>
      <w:bookmarkEnd w:id="1458"/>
      <w:r w:rsidRPr="00977EA3">
        <w:rPr>
          <w:bCs/>
          <w:noProof w:val="0"/>
          <w:kern w:val="1"/>
        </w:rPr>
        <w:t>3.40.2</w:t>
      </w:r>
      <w:r w:rsidRPr="00977EA3">
        <w:rPr>
          <w:bCs/>
          <w:noProof w:val="0"/>
          <w:kern w:val="1"/>
        </w:rPr>
        <w:tab/>
        <w:t>Use Case Roles</w:t>
      </w:r>
      <w:bookmarkEnd w:id="1459"/>
      <w:bookmarkEnd w:id="1460"/>
      <w:bookmarkEnd w:id="1461"/>
      <w:bookmarkEnd w:id="1462"/>
    </w:p>
    <w:p w14:paraId="7C44ED15" w14:textId="77777777" w:rsidR="007A1F44" w:rsidRPr="00977EA3" w:rsidRDefault="00D139D9" w:rsidP="00F5005D">
      <w:pPr>
        <w:jc w:val="center"/>
      </w:pPr>
      <w:r w:rsidRPr="00977EA3">
        <w:rPr>
          <w:noProof/>
        </w:rPr>
        <w:drawing>
          <wp:inline distT="0" distB="0" distL="0" distR="0" wp14:anchorId="231BA9A7" wp14:editId="1CE514FE">
            <wp:extent cx="2828925" cy="2276475"/>
            <wp:effectExtent l="0" t="0" r="9525" b="9525"/>
            <wp:docPr id="31" name="Picture 36" descr="XUA_UseCaseRole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UA_UseCaseRoles_03"/>
                    <pic:cNvPicPr>
                      <a:picLocks noChangeAspect="1" noChangeArrowheads="1"/>
                    </pic:cNvPicPr>
                  </pic:nvPicPr>
                  <pic:blipFill rotWithShape="1">
                    <a:blip r:embed="rId92">
                      <a:extLst>
                        <a:ext uri="{28A0092B-C50C-407E-A947-70E740481C1C}">
                          <a14:useLocalDpi xmlns:a14="http://schemas.microsoft.com/office/drawing/2010/main" val="0"/>
                        </a:ext>
                      </a:extLst>
                    </a:blip>
                    <a:srcRect l="5984" t="13601" r="28192" b="15730"/>
                    <a:stretch/>
                  </pic:blipFill>
                  <pic:spPr bwMode="auto">
                    <a:xfrm>
                      <a:off x="0" y="0"/>
                      <a:ext cx="2828925" cy="22764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B4831DE" w14:textId="71CECF71" w:rsidR="007A1F44" w:rsidRPr="00977EA3" w:rsidRDefault="007A1F44"/>
    <w:p w14:paraId="1BAE07D0" w14:textId="77777777" w:rsidR="007A1F44" w:rsidRPr="00977EA3" w:rsidRDefault="007A1F44">
      <w:r w:rsidRPr="00977EA3">
        <w:rPr>
          <w:b/>
          <w:bCs/>
        </w:rPr>
        <w:t>Actor:</w:t>
      </w:r>
      <w:r w:rsidRPr="00977EA3">
        <w:t xml:space="preserve"> X-Service User </w:t>
      </w:r>
    </w:p>
    <w:p w14:paraId="7E6E7B45" w14:textId="77777777" w:rsidR="007A1F44" w:rsidRPr="00977EA3" w:rsidRDefault="007A1F44">
      <w:pPr>
        <w:pStyle w:val="Corpotesto"/>
      </w:pPr>
      <w:r w:rsidRPr="00977EA3">
        <w:rPr>
          <w:b/>
          <w:bCs/>
        </w:rPr>
        <w:t>Role:</w:t>
      </w:r>
      <w:r w:rsidRPr="00977EA3">
        <w:t xml:space="preserve"> User of a transaction that requires a Cross-Enterprise User Assertion </w:t>
      </w:r>
    </w:p>
    <w:p w14:paraId="6F7BF58F" w14:textId="77777777" w:rsidR="007A1F44" w:rsidRPr="00977EA3" w:rsidRDefault="007A1F44">
      <w:pPr>
        <w:pStyle w:val="Corpotesto"/>
      </w:pPr>
      <w:r w:rsidRPr="00977EA3">
        <w:rPr>
          <w:b/>
          <w:bCs/>
        </w:rPr>
        <w:t>Actor:</w:t>
      </w:r>
      <w:r w:rsidRPr="00977EA3">
        <w:t xml:space="preserve"> X-Service Provider </w:t>
      </w:r>
    </w:p>
    <w:p w14:paraId="01885395" w14:textId="77777777" w:rsidR="007A1F44" w:rsidRPr="00977EA3" w:rsidRDefault="007A1F44">
      <w:pPr>
        <w:pStyle w:val="Corpotesto"/>
      </w:pPr>
      <w:r w:rsidRPr="00977EA3">
        <w:rPr>
          <w:b/>
          <w:bCs/>
        </w:rPr>
        <w:t>Role:</w:t>
      </w:r>
      <w:r w:rsidRPr="00977EA3">
        <w:t xml:space="preserve"> Service provider on a transaction that requires a Cross-Enterprise User Assertion </w:t>
      </w:r>
    </w:p>
    <w:p w14:paraId="65FB2C81" w14:textId="77777777" w:rsidR="007A1F44" w:rsidRPr="00977EA3" w:rsidRDefault="007A1F44" w:rsidP="006C18FA">
      <w:pPr>
        <w:pStyle w:val="Titolo3"/>
        <w:ind w:left="0" w:firstLine="0"/>
        <w:rPr>
          <w:bCs/>
          <w:noProof w:val="0"/>
          <w:kern w:val="1"/>
        </w:rPr>
      </w:pPr>
      <w:bookmarkStart w:id="1463" w:name="3.40.3_Referenced_Standards"/>
      <w:bookmarkStart w:id="1464" w:name="_Toc173227139"/>
      <w:bookmarkStart w:id="1465" w:name="_Toc398544266"/>
      <w:bookmarkStart w:id="1466" w:name="_Toc398717955"/>
      <w:bookmarkStart w:id="1467" w:name="_Toc518634558"/>
      <w:bookmarkEnd w:id="1463"/>
      <w:r w:rsidRPr="00977EA3">
        <w:rPr>
          <w:bCs/>
          <w:noProof w:val="0"/>
          <w:kern w:val="1"/>
        </w:rPr>
        <w:t>3.40.3 Referenced Standards</w:t>
      </w:r>
      <w:bookmarkEnd w:id="1464"/>
      <w:bookmarkEnd w:id="1465"/>
      <w:bookmarkEnd w:id="1466"/>
      <w:bookmarkEnd w:id="1467"/>
      <w:r w:rsidRPr="00977EA3">
        <w:rPr>
          <w:bCs/>
          <w:noProof w:val="0"/>
          <w:kern w:val="1"/>
        </w:rPr>
        <w:t xml:space="preserve"> </w:t>
      </w:r>
    </w:p>
    <w:p w14:paraId="6FE7459A" w14:textId="77777777" w:rsidR="007A1F44" w:rsidRPr="00977EA3" w:rsidRDefault="007A1F44">
      <w:pPr>
        <w:pStyle w:val="Titolo4"/>
        <w:numPr>
          <w:ilvl w:val="0"/>
          <w:numId w:val="0"/>
        </w:numPr>
        <w:tabs>
          <w:tab w:val="clear" w:pos="2160"/>
          <w:tab w:val="clear" w:pos="2880"/>
          <w:tab w:val="clear" w:pos="3600"/>
        </w:tabs>
        <w:rPr>
          <w:noProof w:val="0"/>
        </w:rPr>
      </w:pPr>
      <w:bookmarkStart w:id="1468" w:name="3.40.3.1_Normative_--_required_to_use_th"/>
      <w:bookmarkStart w:id="1469" w:name="_Toc398544267"/>
      <w:bookmarkEnd w:id="1468"/>
      <w:r w:rsidRPr="00977EA3">
        <w:rPr>
          <w:noProof w:val="0"/>
        </w:rPr>
        <w:t>3.40.3.1 Normative -- required to use this transaction</w:t>
      </w:r>
      <w:bookmarkEnd w:id="1469"/>
      <w:r w:rsidRPr="00977EA3">
        <w:rPr>
          <w:noProof w:val="0"/>
        </w:rPr>
        <w:t xml:space="preserve"> </w:t>
      </w:r>
    </w:p>
    <w:p w14:paraId="16660A1A" w14:textId="77777777" w:rsidR="008E3CF3" w:rsidRPr="00977EA3" w:rsidRDefault="007A1F44" w:rsidP="00EC243F">
      <w:pPr>
        <w:pStyle w:val="Puntoelenco2"/>
      </w:pPr>
      <w:r w:rsidRPr="00977EA3">
        <w:t xml:space="preserve">OASIS </w:t>
      </w:r>
      <w:hyperlink r:id="rId93" w:tooltip="http://www.oasis-open.org/committees/security/" w:history="1">
        <w:r w:rsidRPr="00977EA3">
          <w:rPr>
            <w:rStyle w:val="Collegamentoipertestuale"/>
          </w:rPr>
          <w:t>http://www.oasis-open.org/committees/security/</w:t>
        </w:r>
      </w:hyperlink>
      <w:r w:rsidRPr="00977EA3">
        <w:t xml:space="preserve">. </w:t>
      </w:r>
    </w:p>
    <w:p w14:paraId="639E4350" w14:textId="77777777" w:rsidR="008E3CF3" w:rsidRPr="00977EA3" w:rsidRDefault="00E63AF6" w:rsidP="00EC243F">
      <w:pPr>
        <w:pStyle w:val="Puntoelenco3"/>
        <w:numPr>
          <w:ilvl w:val="0"/>
          <w:numId w:val="17"/>
        </w:numPr>
      </w:pPr>
      <w:hyperlink r:id="rId94" w:tooltip="http://docs.oasis-open.org/security/saml/v2.0/saml-core-2.0-os.pdf" w:history="1">
        <w:proofErr w:type="spellStart"/>
        <w:r w:rsidR="007A1F44" w:rsidRPr="00977EA3">
          <w:rPr>
            <w:rStyle w:val="Puntoelenco2Carattere"/>
          </w:rPr>
          <w:t>SAMLCore</w:t>
        </w:r>
        <w:proofErr w:type="spellEnd"/>
      </w:hyperlink>
      <w:r w:rsidR="007A1F44" w:rsidRPr="00977EA3">
        <w:t xml:space="preserve"> SAML V2.0 Core standard </w:t>
      </w:r>
    </w:p>
    <w:p w14:paraId="498932EC" w14:textId="77777777" w:rsidR="008E3CF3" w:rsidRPr="00977EA3" w:rsidRDefault="00E63AF6" w:rsidP="00EC243F">
      <w:pPr>
        <w:pStyle w:val="Puntoelenco2"/>
      </w:pPr>
      <w:hyperlink r:id="rId95" w:tooltip="http://docs.oasis-open.org/wss/2004/01/oasis-200401-wss-soap-message-security-1.0.pdf" w:history="1">
        <w:r w:rsidR="007A1F44" w:rsidRPr="00977EA3">
          <w:rPr>
            <w:rStyle w:val="Collegamentoipertestuale"/>
          </w:rPr>
          <w:t>WSS10</w:t>
        </w:r>
      </w:hyperlink>
      <w:r w:rsidR="007A1F44" w:rsidRPr="00977EA3">
        <w:t xml:space="preserve"> OASIS Standard, "OASIS Web Services Security: SOAP Message Security 1.0 (WS-Security 2004)", March 2004. </w:t>
      </w:r>
    </w:p>
    <w:p w14:paraId="2F735FED" w14:textId="77777777" w:rsidR="008E3CF3" w:rsidRPr="00977EA3" w:rsidRDefault="00E63AF6" w:rsidP="00EC243F">
      <w:pPr>
        <w:pStyle w:val="Puntoelenco2"/>
      </w:pPr>
      <w:hyperlink r:id="rId96" w:tooltip="http://www.oasis-open.org/committees/download.php/16790/wss-v1.1-spec-os-SOAPMessageSecurity.pdf" w:history="1">
        <w:r w:rsidR="007A1F44" w:rsidRPr="00977EA3">
          <w:rPr>
            <w:rStyle w:val="Collegamentoipertestuale"/>
          </w:rPr>
          <w:t>WSS11</w:t>
        </w:r>
      </w:hyperlink>
      <w:r w:rsidR="007A1F44" w:rsidRPr="00977EA3">
        <w:t xml:space="preserve"> OASIS Standard, "OASIS Web Services Security: SOAP Message Security 1.1 (WS-Security 2004)", February 2006. </w:t>
      </w:r>
    </w:p>
    <w:p w14:paraId="7833D8EB" w14:textId="77777777" w:rsidR="008E3CF3" w:rsidRPr="00977EA3" w:rsidRDefault="00E63AF6" w:rsidP="00EC243F">
      <w:pPr>
        <w:pStyle w:val="Puntoelenco2"/>
      </w:pPr>
      <w:hyperlink r:id="rId97" w:tooltip="http://docs.oasis-open.org/wss/oasis-wss-saml-token-profile-1.0.pdf" w:history="1">
        <w:r w:rsidR="007A1F44" w:rsidRPr="00977EA3">
          <w:rPr>
            <w:rStyle w:val="Collegamentoipertestuale"/>
          </w:rPr>
          <w:t>WSS:SAMLTokenProfile1.0</w:t>
        </w:r>
      </w:hyperlink>
      <w:r w:rsidR="007A1F44" w:rsidRPr="00977EA3">
        <w:t xml:space="preserve"> OASIS Standard, “Web Services Security: SAML Token Profile”, December 2004 </w:t>
      </w:r>
    </w:p>
    <w:p w14:paraId="781596B2" w14:textId="77777777" w:rsidR="008E3CF3" w:rsidRPr="00977EA3" w:rsidRDefault="00E63AF6" w:rsidP="00EC243F">
      <w:pPr>
        <w:pStyle w:val="Puntoelenco2"/>
      </w:pPr>
      <w:hyperlink r:id="rId98" w:tooltip="http://www.oasis-open.org/committees/download.php/16768/wss-v1.1-spec-os-SAMLTokenProfile.pdf" w:history="1">
        <w:r w:rsidR="007A1F44" w:rsidRPr="00977EA3">
          <w:rPr>
            <w:rStyle w:val="Collegamentoipertestuale"/>
          </w:rPr>
          <w:t>WSS:SAMLTokenProfile1.1</w:t>
        </w:r>
      </w:hyperlink>
      <w:r w:rsidR="007A1F44" w:rsidRPr="00977EA3">
        <w:t xml:space="preserve"> OASIS Standard, “Web Services Security: SAML Token Profile 1.1”, February 2006 </w:t>
      </w:r>
    </w:p>
    <w:p w14:paraId="6F431715" w14:textId="77777777" w:rsidR="008E3CF3" w:rsidRPr="00977EA3" w:rsidRDefault="007A1F44" w:rsidP="00EC243F">
      <w:pPr>
        <w:pStyle w:val="Puntoelenco2"/>
      </w:pPr>
      <w:r w:rsidRPr="00977EA3">
        <w:t>XSPA-SAMLv1.0 OASIS Standard, “Cross-Enterprise Security and Privacy Authorization (XSPA) Profile of the Security Assertion Markup Language (SAML) for Healthcare v1.0” , November 2009</w:t>
      </w:r>
    </w:p>
    <w:p w14:paraId="7BD97A89" w14:textId="77777777" w:rsidR="008E3CF3" w:rsidRPr="00977EA3" w:rsidRDefault="007A1F44" w:rsidP="00EC243F">
      <w:pPr>
        <w:pStyle w:val="Puntoelenco2"/>
      </w:pPr>
      <w:r w:rsidRPr="00977EA3">
        <w:t xml:space="preserve">SAML 2.0 Profile For XACML 2.0 OASIS Standard, February 2005 </w:t>
      </w:r>
    </w:p>
    <w:p w14:paraId="613EC7FD" w14:textId="77777777" w:rsidR="007A1F44" w:rsidRPr="00977EA3" w:rsidRDefault="007A1F44">
      <w:pPr>
        <w:pStyle w:val="Titolo4"/>
        <w:numPr>
          <w:ilvl w:val="0"/>
          <w:numId w:val="0"/>
        </w:numPr>
        <w:tabs>
          <w:tab w:val="clear" w:pos="2160"/>
          <w:tab w:val="clear" w:pos="2880"/>
          <w:tab w:val="clear" w:pos="3600"/>
        </w:tabs>
        <w:rPr>
          <w:noProof w:val="0"/>
        </w:rPr>
      </w:pPr>
      <w:bookmarkStart w:id="1470" w:name="3.40.3.1_Informative_--_assist_with_unde"/>
      <w:bookmarkStart w:id="1471" w:name="_Toc398544268"/>
      <w:bookmarkEnd w:id="1470"/>
      <w:r w:rsidRPr="00977EA3">
        <w:rPr>
          <w:noProof w:val="0"/>
        </w:rPr>
        <w:t>3.40.3.2 Informative -- assist with understanding or implementing this transaction</w:t>
      </w:r>
      <w:bookmarkEnd w:id="1471"/>
      <w:r w:rsidRPr="00977EA3">
        <w:rPr>
          <w:noProof w:val="0"/>
        </w:rPr>
        <w:t xml:space="preserve"> </w:t>
      </w:r>
    </w:p>
    <w:p w14:paraId="408B163E" w14:textId="77777777" w:rsidR="008E3CF3" w:rsidRPr="00977EA3" w:rsidRDefault="007A1F44" w:rsidP="00EC243F">
      <w:pPr>
        <w:pStyle w:val="Puntoelenco2"/>
      </w:pPr>
      <w:r w:rsidRPr="00977EA3">
        <w:t xml:space="preserve">IHE Profiles </w:t>
      </w:r>
    </w:p>
    <w:p w14:paraId="32E1207E" w14:textId="77777777" w:rsidR="008E3CF3" w:rsidRPr="00977EA3" w:rsidRDefault="00E63AF6" w:rsidP="00EC243F">
      <w:pPr>
        <w:pStyle w:val="Puntoelenco3"/>
        <w:numPr>
          <w:ilvl w:val="0"/>
          <w:numId w:val="17"/>
        </w:numPr>
      </w:pPr>
      <w:hyperlink r:id="rId99" w:tooltip="Personnel White Pages" w:history="1">
        <w:r w:rsidR="007A1F44" w:rsidRPr="00977EA3">
          <w:rPr>
            <w:rStyle w:val="Collegamentoipertestuale"/>
            <w:color w:val="auto"/>
            <w:u w:val="none"/>
          </w:rPr>
          <w:t>Personnel White Pages</w:t>
        </w:r>
      </w:hyperlink>
      <w:r w:rsidR="007A1F44" w:rsidRPr="00977EA3">
        <w:t xml:space="preserve"> Profile </w:t>
      </w:r>
    </w:p>
    <w:p w14:paraId="01A83EB2" w14:textId="77777777" w:rsidR="008E3CF3" w:rsidRPr="00977EA3" w:rsidRDefault="00E63AF6" w:rsidP="00EC243F">
      <w:pPr>
        <w:pStyle w:val="Puntoelenco3"/>
        <w:numPr>
          <w:ilvl w:val="0"/>
          <w:numId w:val="17"/>
        </w:numPr>
      </w:pPr>
      <w:hyperlink r:id="rId100" w:tooltip="Enterprise User Authentication" w:history="1">
        <w:r w:rsidR="007A1F44" w:rsidRPr="00977EA3">
          <w:rPr>
            <w:rStyle w:val="Collegamentoipertestuale"/>
            <w:color w:val="auto"/>
            <w:u w:val="none"/>
          </w:rPr>
          <w:t>Enterprise User Authentication</w:t>
        </w:r>
      </w:hyperlink>
      <w:r w:rsidR="007A1F44" w:rsidRPr="00977EA3">
        <w:t xml:space="preserve"> Profile </w:t>
      </w:r>
    </w:p>
    <w:p w14:paraId="2E79D9A1" w14:textId="77777777" w:rsidR="008E3CF3" w:rsidRPr="00977EA3" w:rsidRDefault="00E63AF6" w:rsidP="00EC243F">
      <w:pPr>
        <w:pStyle w:val="Puntoelenco3"/>
        <w:numPr>
          <w:ilvl w:val="0"/>
          <w:numId w:val="17"/>
        </w:numPr>
      </w:pPr>
      <w:hyperlink r:id="rId101" w:tooltip="Basic Patient Privacy Consents" w:history="1">
        <w:r w:rsidR="007A1F44" w:rsidRPr="00977EA3">
          <w:rPr>
            <w:rStyle w:val="Collegamentoipertestuale"/>
            <w:color w:val="auto"/>
            <w:u w:val="none"/>
          </w:rPr>
          <w:t>Basic Patient Privacy Consents</w:t>
        </w:r>
      </w:hyperlink>
      <w:r w:rsidR="007A1F44" w:rsidRPr="00977EA3">
        <w:t xml:space="preserve"> Profile </w:t>
      </w:r>
    </w:p>
    <w:p w14:paraId="139EBA5A" w14:textId="77777777" w:rsidR="008E3CF3" w:rsidRPr="00977EA3" w:rsidRDefault="007A1F44" w:rsidP="00EC243F">
      <w:pPr>
        <w:pStyle w:val="Puntoelenco2"/>
      </w:pPr>
      <w:r w:rsidRPr="00977EA3">
        <w:t>OASIS</w:t>
      </w:r>
    </w:p>
    <w:p w14:paraId="4B5FCAE6" w14:textId="77777777" w:rsidR="008E3CF3" w:rsidRPr="00977EA3" w:rsidRDefault="007A1F44" w:rsidP="00EC243F">
      <w:pPr>
        <w:pStyle w:val="Puntoelenco3"/>
        <w:numPr>
          <w:ilvl w:val="0"/>
          <w:numId w:val="17"/>
        </w:numPr>
      </w:pPr>
      <w:r w:rsidRPr="00977EA3">
        <w:t xml:space="preserve">SAML V2.0 Standards http://www.oasis-open.org/committees/security/. </w:t>
      </w:r>
    </w:p>
    <w:p w14:paraId="34F7C497" w14:textId="77777777" w:rsidR="008E3CF3" w:rsidRPr="00977EA3" w:rsidRDefault="007A1F44" w:rsidP="00EC243F">
      <w:pPr>
        <w:pStyle w:val="Puntoelenco3"/>
        <w:numPr>
          <w:ilvl w:val="0"/>
          <w:numId w:val="17"/>
        </w:numPr>
      </w:pPr>
      <w:r w:rsidRPr="00977EA3">
        <w:t xml:space="preserve">SAML V2.0 Technical Overview </w:t>
      </w:r>
    </w:p>
    <w:p w14:paraId="203DADB9" w14:textId="77777777" w:rsidR="008E3CF3" w:rsidRPr="00977EA3" w:rsidRDefault="007A1F44" w:rsidP="00EC243F">
      <w:pPr>
        <w:pStyle w:val="Puntoelenco3"/>
        <w:numPr>
          <w:ilvl w:val="0"/>
          <w:numId w:val="17"/>
        </w:numPr>
      </w:pPr>
      <w:r w:rsidRPr="00977EA3">
        <w:t>SAML Executive Overview</w:t>
      </w:r>
    </w:p>
    <w:p w14:paraId="793E5604" w14:textId="77777777" w:rsidR="008E3CF3" w:rsidRPr="00977EA3" w:rsidRDefault="007A1F44" w:rsidP="00EC243F">
      <w:pPr>
        <w:pStyle w:val="Puntoelenco3"/>
        <w:numPr>
          <w:ilvl w:val="0"/>
          <w:numId w:val="17"/>
        </w:numPr>
      </w:pPr>
      <w:r w:rsidRPr="00977EA3">
        <w:t xml:space="preserve">SAML Tutorial presentation by Eve Maler of Sun Microsystems </w:t>
      </w:r>
    </w:p>
    <w:p w14:paraId="6776C00D" w14:textId="77777777" w:rsidR="008E3CF3" w:rsidRPr="00977EA3" w:rsidRDefault="007A1F44" w:rsidP="00EC243F">
      <w:pPr>
        <w:pStyle w:val="Puntoelenco3"/>
        <w:numPr>
          <w:ilvl w:val="0"/>
          <w:numId w:val="17"/>
        </w:numPr>
      </w:pPr>
      <w:r w:rsidRPr="00977EA3">
        <w:t>SAML Specifications</w:t>
      </w:r>
    </w:p>
    <w:p w14:paraId="51B2A271" w14:textId="77777777" w:rsidR="008E3CF3" w:rsidRPr="00977EA3" w:rsidRDefault="007A1F44" w:rsidP="00EC243F">
      <w:pPr>
        <w:pStyle w:val="Puntoelenco3"/>
        <w:numPr>
          <w:ilvl w:val="0"/>
          <w:numId w:val="17"/>
        </w:numPr>
      </w:pPr>
      <w:r w:rsidRPr="00977EA3">
        <w:t>WS-Trust - OASIS Web Services Secure Exchange (WS-SX) TC</w:t>
      </w:r>
    </w:p>
    <w:p w14:paraId="4D0E9C39" w14:textId="77777777" w:rsidR="008E3CF3" w:rsidRPr="00977EA3" w:rsidRDefault="007A1F44" w:rsidP="00EC243F">
      <w:pPr>
        <w:pStyle w:val="Puntoelenco3"/>
        <w:numPr>
          <w:ilvl w:val="0"/>
          <w:numId w:val="17"/>
        </w:numPr>
      </w:pPr>
      <w:r w:rsidRPr="00977EA3">
        <w:t>XSPA-XACMLv1.0 OASIS Standard, “Cross-Enterprise Security and Privacy Authorization (XSPA) Profile of XACML v2.0 for Healthcare v1.0” , November 2009</w:t>
      </w:r>
    </w:p>
    <w:p w14:paraId="448C0203" w14:textId="77777777" w:rsidR="007A1F44" w:rsidRPr="00977EA3" w:rsidRDefault="007A1F44" w:rsidP="006C18FA">
      <w:pPr>
        <w:pStyle w:val="Titolo3"/>
        <w:ind w:left="0" w:firstLine="0"/>
        <w:rPr>
          <w:bCs/>
          <w:noProof w:val="0"/>
          <w:kern w:val="1"/>
        </w:rPr>
      </w:pPr>
      <w:bookmarkStart w:id="1472" w:name="3.40.4_Interaction_Diagram"/>
      <w:bookmarkStart w:id="1473" w:name="_Toc173227140"/>
      <w:bookmarkStart w:id="1474" w:name="_Toc398544269"/>
      <w:bookmarkStart w:id="1475" w:name="_Toc398717956"/>
      <w:bookmarkStart w:id="1476" w:name="_Toc518634559"/>
      <w:bookmarkEnd w:id="1472"/>
      <w:r w:rsidRPr="00977EA3">
        <w:rPr>
          <w:bCs/>
          <w:noProof w:val="0"/>
          <w:kern w:val="1"/>
        </w:rPr>
        <w:lastRenderedPageBreak/>
        <w:t>3.40.4 Interaction Diagram</w:t>
      </w:r>
      <w:bookmarkEnd w:id="1473"/>
      <w:bookmarkEnd w:id="1474"/>
      <w:bookmarkEnd w:id="1475"/>
      <w:bookmarkEnd w:id="1476"/>
      <w:r w:rsidRPr="00977EA3">
        <w:rPr>
          <w:bCs/>
          <w:noProof w:val="0"/>
          <w:kern w:val="1"/>
        </w:rPr>
        <w:t xml:space="preserve"> </w:t>
      </w:r>
    </w:p>
    <w:p w14:paraId="4A35F59F" w14:textId="77777777" w:rsidR="007A1F44" w:rsidRPr="00977EA3" w:rsidRDefault="00D139D9" w:rsidP="00D372D5">
      <w:pPr>
        <w:pStyle w:val="Corpotesto"/>
        <w:jc w:val="center"/>
      </w:pPr>
      <w:r w:rsidRPr="00977EA3">
        <w:rPr>
          <w:noProof/>
        </w:rPr>
        <w:drawing>
          <wp:inline distT="0" distB="0" distL="0" distR="0" wp14:anchorId="2A15641C" wp14:editId="13FE9ED9">
            <wp:extent cx="5943600" cy="3157728"/>
            <wp:effectExtent l="0" t="0" r="0" b="5080"/>
            <wp:docPr id="32" name="Picture 37" descr="800px-XUA_InteractionDiagram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00px-XUA_InteractionDiagram_03"/>
                    <pic:cNvPicPr>
                      <a:picLocks noChangeAspect="1" noChangeArrowheads="1"/>
                    </pic:cNvPicPr>
                  </pic:nvPicPr>
                  <pic:blipFill rotWithShape="1">
                    <a:blip r:embed="rId102">
                      <a:extLst>
                        <a:ext uri="{28A0092B-C50C-407E-A947-70E740481C1C}">
                          <a14:useLocalDpi xmlns:a14="http://schemas.microsoft.com/office/drawing/2010/main" val="0"/>
                        </a:ext>
                      </a:extLst>
                    </a:blip>
                    <a:srcRect b="29193"/>
                    <a:stretch/>
                  </pic:blipFill>
                  <pic:spPr bwMode="auto">
                    <a:xfrm>
                      <a:off x="0" y="0"/>
                      <a:ext cx="5943600" cy="315772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31CA803" w14:textId="4202C16A" w:rsidR="007A1F44" w:rsidRPr="00977EA3" w:rsidRDefault="007A1F44">
      <w:pPr>
        <w:pStyle w:val="FigureTitle"/>
        <w:rPr>
          <w:noProof w:val="0"/>
        </w:rPr>
      </w:pPr>
      <w:r w:rsidRPr="00977EA3">
        <w:rPr>
          <w:noProof w:val="0"/>
        </w:rPr>
        <w:t>Figure 3.40.</w:t>
      </w:r>
      <w:r w:rsidR="00545847">
        <w:rPr>
          <w:noProof w:val="0"/>
        </w:rPr>
        <w:t>4</w:t>
      </w:r>
      <w:r w:rsidRPr="00977EA3">
        <w:rPr>
          <w:noProof w:val="0"/>
        </w:rPr>
        <w:t>-1: X-User Assertion Messages</w:t>
      </w:r>
    </w:p>
    <w:p w14:paraId="4D6626FF" w14:textId="77777777" w:rsidR="007A1F44" w:rsidRPr="00977EA3" w:rsidRDefault="007A1F44" w:rsidP="00A65178">
      <w:pPr>
        <w:pStyle w:val="Titolo4"/>
        <w:numPr>
          <w:ilvl w:val="0"/>
          <w:numId w:val="0"/>
        </w:numPr>
        <w:tabs>
          <w:tab w:val="clear" w:pos="2160"/>
          <w:tab w:val="clear" w:pos="2880"/>
          <w:tab w:val="clear" w:pos="3600"/>
        </w:tabs>
        <w:rPr>
          <w:noProof w:val="0"/>
        </w:rPr>
      </w:pPr>
      <w:bookmarkStart w:id="1477" w:name="3.40.4.1_Provide_X-User_Assertion"/>
      <w:bookmarkStart w:id="1478" w:name="_Toc398544270"/>
      <w:bookmarkEnd w:id="1477"/>
      <w:r w:rsidRPr="00977EA3">
        <w:rPr>
          <w:noProof w:val="0"/>
        </w:rPr>
        <w:t>3.40.4.1 Provide X-User Assertion</w:t>
      </w:r>
      <w:bookmarkEnd w:id="1478"/>
      <w:r w:rsidRPr="00977EA3">
        <w:rPr>
          <w:noProof w:val="0"/>
        </w:rPr>
        <w:t xml:space="preserve"> </w:t>
      </w:r>
    </w:p>
    <w:p w14:paraId="62F2EF68" w14:textId="77777777" w:rsidR="007A1F44" w:rsidRPr="00977EA3" w:rsidRDefault="007A1F44">
      <w:pPr>
        <w:pStyle w:val="Corpotesto"/>
      </w:pPr>
      <w:r w:rsidRPr="00977EA3">
        <w:t xml:space="preserve">The Provide X-User Assertion is profiled to assure interoperability between an X-Service User and an X-Service Provider that need an Assertion about the entity requesting the service. There are many ways to provide an Assertion that are all acceptable and may be used by parties that have agreed to their use. </w:t>
      </w:r>
    </w:p>
    <w:p w14:paraId="1CD762C4" w14:textId="77777777" w:rsidR="007A1F44" w:rsidRPr="00977EA3" w:rsidRDefault="007A1F44">
      <w:pPr>
        <w:pStyle w:val="Corpotesto"/>
      </w:pPr>
      <w:r w:rsidRPr="00977EA3">
        <w:t>The Provide X-User Assertion transaction sets some minimal interoperability profiling for this use-case. The Provide X-User Assertion transaction shall be used when there is no other agreed upon policy that would assure User Assertion interoperability (e.g., WS-</w:t>
      </w:r>
      <w:proofErr w:type="spellStart"/>
      <w:r w:rsidRPr="00977EA3">
        <w:t>SecurityPolicy</w:t>
      </w:r>
      <w:proofErr w:type="spellEnd"/>
      <w:r w:rsidRPr="00977EA3">
        <w:t xml:space="preserve">). </w:t>
      </w:r>
    </w:p>
    <w:p w14:paraId="0DF4C7F5" w14:textId="77777777" w:rsidR="007A1F44" w:rsidRPr="00977EA3" w:rsidRDefault="007A1F44" w:rsidP="00A65178">
      <w:pPr>
        <w:pStyle w:val="Titolo5"/>
        <w:numPr>
          <w:ilvl w:val="0"/>
          <w:numId w:val="0"/>
        </w:numPr>
        <w:tabs>
          <w:tab w:val="clear" w:pos="2160"/>
          <w:tab w:val="clear" w:pos="2880"/>
          <w:tab w:val="clear" w:pos="3600"/>
          <w:tab w:val="clear" w:pos="4320"/>
        </w:tabs>
        <w:rPr>
          <w:noProof w:val="0"/>
        </w:rPr>
      </w:pPr>
      <w:bookmarkStart w:id="1479" w:name="3.40.4.1.1_Trigger"/>
      <w:bookmarkEnd w:id="1479"/>
      <w:r w:rsidRPr="00977EA3">
        <w:rPr>
          <w:noProof w:val="0"/>
        </w:rPr>
        <w:t xml:space="preserve">3.40.4.1.1 Trigger </w:t>
      </w:r>
    </w:p>
    <w:p w14:paraId="02A7B1D0" w14:textId="77777777" w:rsidR="007A1F44" w:rsidRPr="00977EA3" w:rsidRDefault="007A1F44">
      <w:pPr>
        <w:pStyle w:val="Corpotesto"/>
      </w:pPr>
      <w:r w:rsidRPr="00977EA3">
        <w:t xml:space="preserve">Configuration of the X-Service Provider and X-Service User indicates when the X-User Assertion transaction is necessary. </w:t>
      </w:r>
    </w:p>
    <w:p w14:paraId="765D27B0" w14:textId="77777777" w:rsidR="007A1F44" w:rsidRPr="00977EA3" w:rsidRDefault="007A1F44" w:rsidP="00A65178">
      <w:pPr>
        <w:pStyle w:val="Titolo5"/>
        <w:numPr>
          <w:ilvl w:val="0"/>
          <w:numId w:val="0"/>
        </w:numPr>
        <w:tabs>
          <w:tab w:val="clear" w:pos="2160"/>
          <w:tab w:val="clear" w:pos="2880"/>
          <w:tab w:val="clear" w:pos="3600"/>
          <w:tab w:val="clear" w:pos="4320"/>
        </w:tabs>
        <w:rPr>
          <w:noProof w:val="0"/>
        </w:rPr>
      </w:pPr>
      <w:bookmarkStart w:id="1480" w:name="3.40.4.1.2_Message_Semantics"/>
      <w:bookmarkEnd w:id="1480"/>
      <w:r w:rsidRPr="00977EA3">
        <w:rPr>
          <w:noProof w:val="0"/>
        </w:rPr>
        <w:t xml:space="preserve">3.40.4.1.2 Message Semantics </w:t>
      </w:r>
    </w:p>
    <w:p w14:paraId="6EC894CE" w14:textId="7EC2DAC4" w:rsidR="007A1F44" w:rsidRPr="00977EA3" w:rsidRDefault="007A1F44">
      <w:pPr>
        <w:pStyle w:val="Corpotesto"/>
      </w:pPr>
      <w:r w:rsidRPr="00977EA3">
        <w:t xml:space="preserve">The X-User Assertion must be protected at all times against confidentiality exposure, malicious modification, and trust relationship between those communicating it. The IHE Actors that are grouped with XUA may already require </w:t>
      </w:r>
      <w:r w:rsidR="003C4586">
        <w:t xml:space="preserve">the </w:t>
      </w:r>
      <w:r w:rsidRPr="00977EA3">
        <w:t>ATNA</w:t>
      </w:r>
      <w:r w:rsidR="003C4586">
        <w:t xml:space="preserve"> Profile</w:t>
      </w:r>
      <w:r w:rsidRPr="00977EA3">
        <w:t xml:space="preserve"> and thus TLS Mutual-Authentication, Integrity, and Confidentiality. </w:t>
      </w:r>
    </w:p>
    <w:p w14:paraId="20019C26" w14:textId="77777777" w:rsidR="007A1F44" w:rsidRPr="00977EA3" w:rsidRDefault="007A1F44">
      <w:pPr>
        <w:pStyle w:val="Corpotesto"/>
      </w:pPr>
      <w:r w:rsidRPr="00977EA3">
        <w:t xml:space="preserve">The X-Service User shall include the OASIS Web Services Security (WSS) Header, and shall include a SAML 2.0 Assertion as the security token. </w:t>
      </w:r>
    </w:p>
    <w:p w14:paraId="78D01446" w14:textId="7BBC944C" w:rsidR="007A1F44" w:rsidRPr="00977EA3" w:rsidRDefault="007A1F44" w:rsidP="00DF525F">
      <w:pPr>
        <w:pStyle w:val="Corpotesto"/>
      </w:pPr>
      <w:r w:rsidRPr="00977EA3">
        <w:lastRenderedPageBreak/>
        <w:t xml:space="preserve">Any ATNA Audit Messages that the X-Service User records in relationship to a transaction protected by the XUA (e.g., </w:t>
      </w:r>
      <w:proofErr w:type="spellStart"/>
      <w:r w:rsidRPr="00977EA3">
        <w:t>XDS.b</w:t>
      </w:r>
      <w:proofErr w:type="spellEnd"/>
      <w:r w:rsidRPr="00977EA3">
        <w:t xml:space="preserve"> Registry Stored Query, and </w:t>
      </w:r>
      <w:proofErr w:type="spellStart"/>
      <w:r w:rsidRPr="00977EA3">
        <w:t>XDS.b</w:t>
      </w:r>
      <w:proofErr w:type="spellEnd"/>
      <w:r w:rsidRPr="00977EA3">
        <w:t xml:space="preserve"> Retrieve Document Set), shall have the user identity recorded according to the XUA specific ATNA encoding rules (See </w:t>
      </w:r>
      <w:r w:rsidR="004D19CE" w:rsidRPr="00977EA3">
        <w:t xml:space="preserve">Section </w:t>
      </w:r>
      <w:r w:rsidRPr="00977EA3">
        <w:t xml:space="preserve">3.40.4.2 ATNA Audit encoding). This assures that the X-Service User and X-Service Provider ATNA Audit messages can be correlated at the ATNA Audit </w:t>
      </w:r>
      <w:r w:rsidR="004D19CE" w:rsidRPr="00977EA3">
        <w:t xml:space="preserve">Record </w:t>
      </w:r>
      <w:r w:rsidRPr="00977EA3">
        <w:t xml:space="preserve">Repository. </w:t>
      </w:r>
    </w:p>
    <w:p w14:paraId="61A6C3A7" w14:textId="2CEC341C" w:rsidR="007A1F44" w:rsidRPr="00977EA3" w:rsidRDefault="007A1F44">
      <w:pPr>
        <w:pStyle w:val="Corpotesto"/>
      </w:pPr>
      <w:r w:rsidRPr="00977EA3">
        <w:t xml:space="preserve">Any ATNA Audit Messages recorded by </w:t>
      </w:r>
      <w:r w:rsidR="001249C9" w:rsidRPr="00977EA3">
        <w:t>a</w:t>
      </w:r>
      <w:r w:rsidRPr="00977EA3">
        <w:t xml:space="preserve">ctor grouped with the X-Service User Actor, shall have the user identity recorded according to the XUA specific ATNA encoding rules (See </w:t>
      </w:r>
      <w:r w:rsidR="004D19CE" w:rsidRPr="00977EA3">
        <w:t xml:space="preserve">Section </w:t>
      </w:r>
      <w:r w:rsidRPr="00977EA3">
        <w:t xml:space="preserve">3.40.4.2 ATNA Audit encoding). For example: The </w:t>
      </w:r>
      <w:proofErr w:type="spellStart"/>
      <w:r w:rsidRPr="00977EA3">
        <w:t>XDS.b</w:t>
      </w:r>
      <w:proofErr w:type="spellEnd"/>
      <w:r w:rsidRPr="00977EA3">
        <w:t xml:space="preserve"> Document Consumer records the Query event, this event record will include the identity provided in the XUA Identity Assertion. This assures that the X-Service User and X-Service Provider ATNA Audit messages can be correlated at the ATNA Audit </w:t>
      </w:r>
      <w:r w:rsidR="004D19CE" w:rsidRPr="00977EA3">
        <w:t xml:space="preserve">Record </w:t>
      </w:r>
      <w:r w:rsidRPr="00977EA3">
        <w:t xml:space="preserve">Repository. </w:t>
      </w:r>
    </w:p>
    <w:p w14:paraId="55ACD22E" w14:textId="77777777" w:rsidR="007A1F44" w:rsidRPr="00977EA3" w:rsidRDefault="007A1F44">
      <w:pPr>
        <w:pStyle w:val="Corpotesto"/>
      </w:pPr>
      <w:r w:rsidRPr="00977EA3">
        <w:t xml:space="preserve">The SAML 2.0 </w:t>
      </w:r>
      <w:r w:rsidRPr="00977EA3">
        <w:rPr>
          <w:b/>
          <w:bCs/>
        </w:rPr>
        <w:t>Assertion</w:t>
      </w:r>
      <w:r w:rsidRPr="00977EA3">
        <w:t xml:space="preserve"> is profiled as follows (</w:t>
      </w:r>
      <w:r w:rsidRPr="00977EA3">
        <w:rPr>
          <w:b/>
          <w:bCs/>
        </w:rPr>
        <w:t>bold</w:t>
      </w:r>
      <w:r w:rsidRPr="00977EA3">
        <w:t xml:space="preserve"> is used when SAML 2.0 terms are used): </w:t>
      </w:r>
    </w:p>
    <w:p w14:paraId="620819DB" w14:textId="77777777" w:rsidR="008E3CF3" w:rsidRPr="00977EA3" w:rsidRDefault="007A1F44" w:rsidP="00EC243F">
      <w:pPr>
        <w:pStyle w:val="Puntoelenco2"/>
      </w:pPr>
      <w:r w:rsidRPr="00977EA3">
        <w:t xml:space="preserve">The Assertion shall contain a </w:t>
      </w:r>
      <w:r w:rsidRPr="00977EA3">
        <w:rPr>
          <w:b/>
          <w:bCs/>
        </w:rPr>
        <w:t>Subject</w:t>
      </w:r>
      <w:r w:rsidRPr="00977EA3">
        <w:t xml:space="preserve">. The Subject contains the logical identifier of the principal performing the original service request (person, application, etc.) and remains unchanged through operations acting on the assertion (e.g., proxying the Assertion). </w:t>
      </w:r>
    </w:p>
    <w:p w14:paraId="6BD4DD05" w14:textId="77777777" w:rsidR="008E3CF3" w:rsidRPr="00977EA3" w:rsidRDefault="007A1F44" w:rsidP="00EC243F">
      <w:pPr>
        <w:pStyle w:val="Puntoelenco3"/>
        <w:numPr>
          <w:ilvl w:val="0"/>
          <w:numId w:val="17"/>
        </w:numPr>
      </w:pPr>
      <w:r w:rsidRPr="00977EA3">
        <w:t xml:space="preserve">The </w:t>
      </w:r>
      <w:r w:rsidRPr="00977EA3">
        <w:rPr>
          <w:b/>
          <w:bCs/>
        </w:rPr>
        <w:t>Subject</w:t>
      </w:r>
      <w:r w:rsidRPr="00977EA3">
        <w:t xml:space="preserve"> shall contain a </w:t>
      </w:r>
      <w:proofErr w:type="spellStart"/>
      <w:r w:rsidRPr="00977EA3">
        <w:rPr>
          <w:b/>
          <w:bCs/>
        </w:rPr>
        <w:t>SubjectConfirmation</w:t>
      </w:r>
      <w:proofErr w:type="spellEnd"/>
      <w:r w:rsidRPr="00977EA3">
        <w:t xml:space="preserve"> element. The bearer confirmation method shall be supported; the holder-of-key method may be supported. These methods are defined in the SAML 2.0 Profile specification, Section 3. </w:t>
      </w:r>
    </w:p>
    <w:p w14:paraId="602FE953" w14:textId="77777777" w:rsidR="008E3CF3" w:rsidRPr="00977EA3" w:rsidRDefault="007A1F44" w:rsidP="00EC243F">
      <w:pPr>
        <w:pStyle w:val="Puntoelenco2"/>
      </w:pPr>
      <w:r w:rsidRPr="00977EA3">
        <w:t xml:space="preserve">The SAML Assertion </w:t>
      </w:r>
      <w:r w:rsidRPr="00977EA3">
        <w:rPr>
          <w:b/>
          <w:bCs/>
        </w:rPr>
        <w:t>Conditions</w:t>
      </w:r>
      <w:r w:rsidRPr="00977EA3">
        <w:t xml:space="preserve"> are profiled as: </w:t>
      </w:r>
    </w:p>
    <w:p w14:paraId="2916ED32" w14:textId="77777777" w:rsidR="008E3CF3" w:rsidRPr="00977EA3" w:rsidRDefault="007A1F44" w:rsidP="00EC243F">
      <w:pPr>
        <w:pStyle w:val="Puntoelenco3"/>
        <w:numPr>
          <w:ilvl w:val="0"/>
          <w:numId w:val="17"/>
        </w:numPr>
      </w:pPr>
      <w:proofErr w:type="spellStart"/>
      <w:r w:rsidRPr="00977EA3">
        <w:rPr>
          <w:b/>
          <w:bCs/>
        </w:rPr>
        <w:t>NotBefore</w:t>
      </w:r>
      <w:proofErr w:type="spellEnd"/>
      <w:r w:rsidRPr="00977EA3">
        <w:t xml:space="preserve"> shall be populated with the issue instant of the Assertion </w:t>
      </w:r>
    </w:p>
    <w:p w14:paraId="6F965B0C" w14:textId="77777777" w:rsidR="008E3CF3" w:rsidRPr="00977EA3" w:rsidRDefault="007A1F44" w:rsidP="00EC243F">
      <w:pPr>
        <w:pStyle w:val="Puntoelenco3"/>
        <w:numPr>
          <w:ilvl w:val="0"/>
          <w:numId w:val="17"/>
        </w:numPr>
      </w:pPr>
      <w:proofErr w:type="spellStart"/>
      <w:r w:rsidRPr="00977EA3">
        <w:rPr>
          <w:b/>
          <w:bCs/>
        </w:rPr>
        <w:t>NotOnOrAfter</w:t>
      </w:r>
      <w:proofErr w:type="spellEnd"/>
      <w:r w:rsidRPr="00977EA3">
        <w:t xml:space="preserve"> is not specified by XUA because reasonable time limits are not clear at the IHE Profile level. The Expiration is provided by the X-Assertion Provider and would be variable on an Affinity Domain and/or System level. </w:t>
      </w:r>
    </w:p>
    <w:p w14:paraId="762FCAED" w14:textId="77777777" w:rsidR="008E3CF3" w:rsidRPr="00977EA3" w:rsidRDefault="007A1F44" w:rsidP="00EC243F">
      <w:pPr>
        <w:pStyle w:val="Puntoelenco3"/>
        <w:numPr>
          <w:ilvl w:val="0"/>
          <w:numId w:val="17"/>
        </w:numPr>
      </w:pPr>
      <w:r w:rsidRPr="00977EA3">
        <w:t xml:space="preserve">The assertion shall contain an </w:t>
      </w:r>
      <w:proofErr w:type="spellStart"/>
      <w:r w:rsidRPr="00977EA3">
        <w:rPr>
          <w:b/>
          <w:bCs/>
        </w:rPr>
        <w:t>AudienceRestriction</w:t>
      </w:r>
      <w:proofErr w:type="spellEnd"/>
      <w:r w:rsidRPr="00977EA3">
        <w:t xml:space="preserve"> containing an </w:t>
      </w:r>
      <w:r w:rsidRPr="00977EA3">
        <w:rPr>
          <w:b/>
          <w:bCs/>
        </w:rPr>
        <w:t>Audience</w:t>
      </w:r>
      <w:r w:rsidRPr="00977EA3">
        <w:t xml:space="preserve"> whose value is a URI identifying the X-Service Provider (e.g., XDS Registry, XDS Repository). It may contain an Audience whose value is a URI identifying the Affinity Domain. </w:t>
      </w:r>
    </w:p>
    <w:p w14:paraId="2288D1C6" w14:textId="77777777" w:rsidR="008E3CF3" w:rsidRPr="00977EA3" w:rsidRDefault="007A1F44" w:rsidP="00EC243F">
      <w:pPr>
        <w:pStyle w:val="Puntoelenco3"/>
        <w:numPr>
          <w:ilvl w:val="0"/>
          <w:numId w:val="17"/>
        </w:numPr>
      </w:pPr>
      <w:r w:rsidRPr="00977EA3">
        <w:t xml:space="preserve">The Assertion may contain </w:t>
      </w:r>
      <w:proofErr w:type="spellStart"/>
      <w:r w:rsidRPr="00977EA3">
        <w:rPr>
          <w:b/>
          <w:bCs/>
        </w:rPr>
        <w:t>ProxyRestriction</w:t>
      </w:r>
      <w:proofErr w:type="spellEnd"/>
      <w:r w:rsidRPr="00977EA3">
        <w:t xml:space="preserve"> and </w:t>
      </w:r>
      <w:proofErr w:type="spellStart"/>
      <w:r w:rsidRPr="00977EA3">
        <w:rPr>
          <w:b/>
          <w:bCs/>
        </w:rPr>
        <w:t>OneTimeUser</w:t>
      </w:r>
      <w:proofErr w:type="spellEnd"/>
      <w:r w:rsidRPr="00977EA3">
        <w:t xml:space="preserve"> conditions but XUA </w:t>
      </w:r>
      <w:r w:rsidR="00232E9F" w:rsidRPr="00977EA3">
        <w:t>Actor</w:t>
      </w:r>
      <w:r w:rsidRPr="00977EA3">
        <w:t xml:space="preserve">s may ignore these conditions. </w:t>
      </w:r>
    </w:p>
    <w:p w14:paraId="75E44D27" w14:textId="77777777" w:rsidR="008E3CF3" w:rsidRPr="00977EA3" w:rsidRDefault="007A1F44" w:rsidP="00EC243F">
      <w:pPr>
        <w:pStyle w:val="Puntoelenco2"/>
      </w:pPr>
      <w:r w:rsidRPr="00977EA3">
        <w:t xml:space="preserve">The Assertion shall contain an </w:t>
      </w:r>
      <w:proofErr w:type="spellStart"/>
      <w:r w:rsidRPr="00977EA3">
        <w:t>AuthnStatement</w:t>
      </w:r>
      <w:proofErr w:type="spellEnd"/>
      <w:r w:rsidRPr="00977EA3">
        <w:t xml:space="preserve"> specify the </w:t>
      </w:r>
      <w:proofErr w:type="spellStart"/>
      <w:r w:rsidRPr="00977EA3">
        <w:t>AuthnContextClassRef</w:t>
      </w:r>
      <w:proofErr w:type="spellEnd"/>
      <w:r w:rsidRPr="00977EA3">
        <w:t xml:space="preserve"> or </w:t>
      </w:r>
      <w:proofErr w:type="spellStart"/>
      <w:r w:rsidRPr="00977EA3">
        <w:t>AuthnContextDeclRef</w:t>
      </w:r>
      <w:proofErr w:type="spellEnd"/>
      <w:r w:rsidRPr="00977EA3">
        <w:t xml:space="preserve"> </w:t>
      </w:r>
    </w:p>
    <w:p w14:paraId="5270C229" w14:textId="75891B77" w:rsidR="008E3CF3" w:rsidRPr="00977EA3" w:rsidRDefault="007A1F44" w:rsidP="00EC243F">
      <w:pPr>
        <w:pStyle w:val="Puntoelenco2"/>
      </w:pPr>
      <w:r w:rsidRPr="00977EA3">
        <w:t>The Assertion may contain other statements (e.g., Attributes</w:t>
      </w:r>
      <w:commentRangeStart w:id="1481"/>
      <w:r w:rsidRPr="00683057">
        <w:rPr>
          <w:b/>
          <w:u w:val="single"/>
          <w:rPrChange w:id="1482" w:author="Gregorio Canal" w:date="2019-05-22T15:40:00Z">
            <w:rPr/>
          </w:rPrChange>
        </w:rPr>
        <w:t>)</w:t>
      </w:r>
      <w:ins w:id="1483" w:author="Gregorio Canal" w:date="2019-05-22T15:40:00Z">
        <w:r w:rsidR="00683057" w:rsidRPr="00683057">
          <w:rPr>
            <w:rPrChange w:id="1484" w:author="Gregorio Canal" w:date="2019-05-22T15:40:00Z">
              <w:rPr>
                <w:b/>
                <w:u w:val="single"/>
              </w:rPr>
            </w:rPrChange>
          </w:rPr>
          <w:t xml:space="preserve">. The SAML specification allows for multiple </w:t>
        </w:r>
        <w:proofErr w:type="spellStart"/>
        <w:r w:rsidR="00683057" w:rsidRPr="00683057">
          <w:rPr>
            <w:rPrChange w:id="1485" w:author="Gregorio Canal" w:date="2019-05-22T15:40:00Z">
              <w:rPr>
                <w:b/>
                <w:u w:val="single"/>
              </w:rPr>
            </w:rPrChange>
          </w:rPr>
          <w:t>AttributeStatements</w:t>
        </w:r>
        <w:proofErr w:type="spellEnd"/>
        <w:r w:rsidR="00683057" w:rsidRPr="00683057">
          <w:rPr>
            <w:rPrChange w:id="1486" w:author="Gregorio Canal" w:date="2019-05-22T15:40:00Z">
              <w:rPr>
                <w:b/>
                <w:u w:val="single"/>
              </w:rPr>
            </w:rPrChange>
          </w:rPr>
          <w:t xml:space="preserve">, and multiple Attributes within each </w:t>
        </w:r>
        <w:proofErr w:type="spellStart"/>
        <w:r w:rsidR="00683057" w:rsidRPr="00683057">
          <w:rPr>
            <w:rPrChange w:id="1487" w:author="Gregorio Canal" w:date="2019-05-22T15:40:00Z">
              <w:rPr>
                <w:b/>
                <w:u w:val="single"/>
              </w:rPr>
            </w:rPrChange>
          </w:rPr>
          <w:t>AttributeStatement</w:t>
        </w:r>
        <w:proofErr w:type="spellEnd"/>
        <w:r w:rsidR="00683057" w:rsidRPr="00683057">
          <w:rPr>
            <w:rPrChange w:id="1488" w:author="Gregorio Canal" w:date="2019-05-22T15:40:00Z">
              <w:rPr>
                <w:b/>
                <w:u w:val="single"/>
              </w:rPr>
            </w:rPrChange>
          </w:rPr>
          <w:t xml:space="preserve">. Repetition at both levels is allowed; recipients shall support repetition at both levels. </w:t>
        </w:r>
        <w:r w:rsidR="00683057" w:rsidRPr="00683057">
          <w:t xml:space="preserve">The </w:t>
        </w:r>
        <w:proofErr w:type="spellStart"/>
        <w:r w:rsidR="00683057" w:rsidRPr="00683057">
          <w:rPr>
            <w:rPrChange w:id="1489" w:author="Gregorio Canal" w:date="2019-05-22T15:40:00Z">
              <w:rPr>
                <w:b/>
                <w:u w:val="single"/>
              </w:rPr>
            </w:rPrChange>
          </w:rPr>
          <w:t>AttributeStatement</w:t>
        </w:r>
        <w:proofErr w:type="spellEnd"/>
        <w:r w:rsidR="00683057" w:rsidRPr="00683057">
          <w:t xml:space="preserve"> </w:t>
        </w:r>
      </w:ins>
      <w:del w:id="1490" w:author="Gregorio Canal" w:date="2019-05-22T15:40:00Z">
        <w:r w:rsidRPr="00683057" w:rsidDel="00683057">
          <w:delText xml:space="preserve"> </w:delText>
        </w:r>
        <w:r w:rsidRPr="00977EA3" w:rsidDel="00683057">
          <w:delText xml:space="preserve">The &lt;AttributeStatement&gt; </w:delText>
        </w:r>
      </w:del>
      <w:r w:rsidRPr="00977EA3">
        <w:t xml:space="preserve">element describes a statement by the SAML authority asserting that the requesting user is associated with the specified attributes. </w:t>
      </w:r>
      <w:ins w:id="1491" w:author="Gregorio Canal" w:date="2019-05-22T15:41:00Z">
        <w:r w:rsidR="00683057" w:rsidRPr="00683057">
          <w:rPr>
            <w:rPrChange w:id="1492" w:author="Gregorio Canal" w:date="2019-05-22T15:41:00Z">
              <w:rPr>
                <w:b/>
                <w:u w:val="single"/>
              </w:rPr>
            </w:rPrChange>
          </w:rPr>
          <w:t xml:space="preserve">All Attributes defined in this transaction can have multiple values within an Assertion, unless otherwise noted.  Multiple values shall be represented in their own </w:t>
        </w:r>
        <w:proofErr w:type="spellStart"/>
        <w:r w:rsidR="00683057" w:rsidRPr="00683057">
          <w:rPr>
            <w:rPrChange w:id="1493" w:author="Gregorio Canal" w:date="2019-05-22T15:41:00Z">
              <w:rPr>
                <w:b/>
                <w:u w:val="single"/>
              </w:rPr>
            </w:rPrChange>
          </w:rPr>
          <w:t>AttributeValue</w:t>
        </w:r>
        <w:proofErr w:type="spellEnd"/>
        <w:r w:rsidR="00683057" w:rsidRPr="00683057">
          <w:rPr>
            <w:rPrChange w:id="1494" w:author="Gregorio Canal" w:date="2019-05-22T15:41:00Z">
              <w:rPr>
                <w:b/>
                <w:u w:val="single"/>
              </w:rPr>
            </w:rPrChange>
          </w:rPr>
          <w:t xml:space="preserve"> element. Multiple values should be repeated within a single Attribute element, but may be encoded using multiple Attributes and/or </w:t>
        </w:r>
        <w:proofErr w:type="spellStart"/>
        <w:r w:rsidR="00683057" w:rsidRPr="00683057">
          <w:rPr>
            <w:rPrChange w:id="1495" w:author="Gregorio Canal" w:date="2019-05-22T15:41:00Z">
              <w:rPr>
                <w:b/>
                <w:u w:val="single"/>
              </w:rPr>
            </w:rPrChange>
          </w:rPr>
          <w:lastRenderedPageBreak/>
          <w:t>AttributeStatements</w:t>
        </w:r>
        <w:proofErr w:type="spellEnd"/>
        <w:r w:rsidR="00683057" w:rsidRPr="00683057">
          <w:rPr>
            <w:rPrChange w:id="1496" w:author="Gregorio Canal" w:date="2019-05-22T15:41:00Z">
              <w:rPr>
                <w:b/>
                <w:u w:val="single"/>
              </w:rPr>
            </w:rPrChange>
          </w:rPr>
          <w:t>.</w:t>
        </w:r>
        <w:r w:rsidR="00683057">
          <w:rPr>
            <w:b/>
            <w:u w:val="single"/>
          </w:rPr>
          <w:t xml:space="preserve"> </w:t>
        </w:r>
        <w:commentRangeEnd w:id="1481"/>
        <w:r w:rsidR="00683057">
          <w:rPr>
            <w:rStyle w:val="Rimandocommento"/>
          </w:rPr>
          <w:commentReference w:id="1481"/>
        </w:r>
      </w:ins>
      <w:r w:rsidRPr="00977EA3">
        <w:t xml:space="preserve">When Local Policy requires that the following attributes are carried in the SAML assertion then they should be encoded as follows: </w:t>
      </w:r>
    </w:p>
    <w:p w14:paraId="4AD57570" w14:textId="77777777" w:rsidR="008E3CF3" w:rsidRPr="00977EA3" w:rsidRDefault="007A1F44" w:rsidP="003462A5">
      <w:pPr>
        <w:pStyle w:val="Puntoelenco3"/>
      </w:pPr>
      <w:r w:rsidRPr="00977EA3">
        <w:rPr>
          <w:rStyle w:val="Puntoelenco2Carattere"/>
        </w:rPr>
        <w:t xml:space="preserve">Subject ID : The value on the Subject ID attribute shall be a plain text description of the user's name (not user ID). </w:t>
      </w:r>
    </w:p>
    <w:p w14:paraId="7A071BA8" w14:textId="73E32B84" w:rsidR="008E3CF3" w:rsidRPr="00977EA3" w:rsidRDefault="007A1F44" w:rsidP="003462A5">
      <w:pPr>
        <w:pStyle w:val="Puntoelenco4"/>
      </w:pPr>
      <w:r w:rsidRPr="00977EA3">
        <w:rPr>
          <w:rStyle w:val="Puntoelenco3Carattere"/>
        </w:rPr>
        <w:t>This &lt;Attribute&gt; element shall have the Name attribute set to “urn:oasis:names:tc:xspa:1.0:subject:subject-id</w:t>
      </w:r>
      <w:r w:rsidRPr="00977EA3">
        <w:rPr>
          <w:rStyle w:val="Puntoelenco3Carattere"/>
          <w:b/>
        </w:rPr>
        <w:t xml:space="preserve">”. </w:t>
      </w:r>
      <w:r w:rsidR="00B67A89" w:rsidRPr="00977EA3">
        <w:rPr>
          <w:rStyle w:val="Puntoelenco3Carattere"/>
        </w:rPr>
        <w:t>(Note: This value for the Name attribute is historic and is no longer in the underlying XSPA specification.)</w:t>
      </w:r>
      <w:r w:rsidR="00B67A89" w:rsidRPr="00977EA3">
        <w:rPr>
          <w:rStyle w:val="Puntoelenco3Carattere"/>
          <w:b/>
          <w:u w:val="single"/>
        </w:rPr>
        <w:t xml:space="preserve"> </w:t>
      </w:r>
      <w:r w:rsidRPr="00977EA3">
        <w:rPr>
          <w:rStyle w:val="Puntoelenco3Carattere"/>
        </w:rPr>
        <w:t>The name of the user shall be placed in the value of the &lt;</w:t>
      </w:r>
      <w:proofErr w:type="spellStart"/>
      <w:r w:rsidRPr="00977EA3">
        <w:rPr>
          <w:rStyle w:val="Puntoelenco3Carattere"/>
        </w:rPr>
        <w:t>AttributeValue</w:t>
      </w:r>
      <w:proofErr w:type="spellEnd"/>
      <w:r w:rsidRPr="00977EA3">
        <w:rPr>
          <w:rStyle w:val="Puntoelenco3Carattere"/>
        </w:rPr>
        <w:t>&gt; element. (Keep in mind that the term “subject” in SAML and XACML refers to the individual making the request; in this specification, the term “User” is generally used with the same meaning, but when referring to attributes defined in SAML or XACML, the naming convention of the standard is retained.)</w:t>
      </w:r>
      <w:r w:rsidRPr="00977EA3">
        <w:t xml:space="preserve"> </w:t>
      </w:r>
    </w:p>
    <w:p w14:paraId="7DBCF14A" w14:textId="77777777" w:rsidR="007A1F44" w:rsidRPr="00977EA3" w:rsidRDefault="007A1F44" w:rsidP="00601E92">
      <w:pPr>
        <w:pStyle w:val="Elencocontinua4"/>
        <w:rPr>
          <w:rFonts w:ascii="Courier New" w:hAnsi="Courier New"/>
          <w:sz w:val="16"/>
        </w:rPr>
      </w:pPr>
      <w:r w:rsidRPr="00977EA3">
        <w:rPr>
          <w:rFonts w:ascii="Courier New" w:hAnsi="Courier New"/>
          <w:sz w:val="16"/>
        </w:rPr>
        <w:t>&lt;</w:t>
      </w:r>
      <w:proofErr w:type="spellStart"/>
      <w:r w:rsidRPr="00977EA3">
        <w:rPr>
          <w:rFonts w:ascii="Courier New" w:hAnsi="Courier New"/>
          <w:sz w:val="16"/>
        </w:rPr>
        <w:t>saml:Attribute</w:t>
      </w:r>
      <w:proofErr w:type="spellEnd"/>
      <w:r w:rsidRPr="00977EA3">
        <w:rPr>
          <w:rFonts w:ascii="Courier New" w:hAnsi="Courier New"/>
          <w:sz w:val="16"/>
        </w:rPr>
        <w:t xml:space="preserve"> Name="urn:oasis:names:tc:xspa:1.0:subject:subject-id"&gt; </w:t>
      </w:r>
    </w:p>
    <w:p w14:paraId="5481AE6D" w14:textId="77777777" w:rsidR="007A1F44" w:rsidRPr="00977EA3" w:rsidRDefault="007A1F44" w:rsidP="00601E92">
      <w:pPr>
        <w:pStyle w:val="Elencocontinua4"/>
        <w:rPr>
          <w:rFonts w:ascii="Courier New" w:hAnsi="Courier New"/>
          <w:sz w:val="16"/>
        </w:rPr>
      </w:pPr>
      <w:r w:rsidRPr="00977EA3">
        <w:rPr>
          <w:rFonts w:ascii="Courier New" w:hAnsi="Courier New"/>
          <w:sz w:val="16"/>
        </w:rPr>
        <w:t xml:space="preserve">  &lt;</w:t>
      </w:r>
      <w:proofErr w:type="spellStart"/>
      <w:r w:rsidRPr="00977EA3">
        <w:rPr>
          <w:rFonts w:ascii="Courier New" w:hAnsi="Courier New"/>
          <w:sz w:val="16"/>
        </w:rPr>
        <w:t>saml:AttributeValue</w:t>
      </w:r>
      <w:proofErr w:type="spellEnd"/>
      <w:r w:rsidRPr="00977EA3">
        <w:rPr>
          <w:rFonts w:ascii="Courier New" w:hAnsi="Courier New"/>
          <w:sz w:val="16"/>
        </w:rPr>
        <w:t xml:space="preserve">&gt;Walter </w:t>
      </w:r>
      <w:proofErr w:type="spellStart"/>
      <w:r w:rsidRPr="00977EA3">
        <w:rPr>
          <w:rFonts w:ascii="Courier New" w:hAnsi="Courier New"/>
          <w:sz w:val="16"/>
        </w:rPr>
        <w:t>H.Brattain</w:t>
      </w:r>
      <w:proofErr w:type="spellEnd"/>
      <w:r w:rsidRPr="00977EA3">
        <w:rPr>
          <w:rFonts w:ascii="Courier New" w:hAnsi="Courier New"/>
          <w:sz w:val="16"/>
        </w:rPr>
        <w:t xml:space="preserve"> IV&lt;/</w:t>
      </w:r>
      <w:proofErr w:type="spellStart"/>
      <w:r w:rsidRPr="00977EA3">
        <w:rPr>
          <w:rFonts w:ascii="Courier New" w:hAnsi="Courier New"/>
          <w:sz w:val="16"/>
        </w:rPr>
        <w:t>saml:AttributeValue</w:t>
      </w:r>
      <w:proofErr w:type="spellEnd"/>
      <w:r w:rsidRPr="00977EA3">
        <w:rPr>
          <w:rFonts w:ascii="Courier New" w:hAnsi="Courier New"/>
          <w:sz w:val="16"/>
        </w:rPr>
        <w:t xml:space="preserve">&gt; </w:t>
      </w:r>
    </w:p>
    <w:p w14:paraId="0E0D5FE5" w14:textId="77777777" w:rsidR="007A1F44" w:rsidRPr="00977EA3" w:rsidRDefault="007A1F44" w:rsidP="00601E92">
      <w:pPr>
        <w:pStyle w:val="Elencocontinua4"/>
        <w:rPr>
          <w:rFonts w:ascii="Courier New" w:hAnsi="Courier New"/>
          <w:sz w:val="16"/>
        </w:rPr>
      </w:pPr>
      <w:r w:rsidRPr="00977EA3">
        <w:rPr>
          <w:rFonts w:ascii="Courier New" w:hAnsi="Courier New"/>
          <w:sz w:val="16"/>
        </w:rPr>
        <w:t>&lt;/</w:t>
      </w:r>
      <w:proofErr w:type="spellStart"/>
      <w:r w:rsidRPr="00977EA3">
        <w:rPr>
          <w:rFonts w:ascii="Courier New" w:hAnsi="Courier New"/>
          <w:sz w:val="16"/>
        </w:rPr>
        <w:t>saml:Attribute</w:t>
      </w:r>
      <w:proofErr w:type="spellEnd"/>
      <w:r w:rsidRPr="00977EA3">
        <w:rPr>
          <w:rFonts w:ascii="Courier New" w:hAnsi="Courier New"/>
          <w:sz w:val="16"/>
        </w:rPr>
        <w:t xml:space="preserve">&gt; </w:t>
      </w:r>
    </w:p>
    <w:p w14:paraId="322494EE" w14:textId="77777777" w:rsidR="008E3CF3" w:rsidRPr="00977EA3" w:rsidRDefault="007A1F44" w:rsidP="00EC243F">
      <w:pPr>
        <w:pStyle w:val="Puntoelenco2"/>
      </w:pPr>
      <w:r w:rsidRPr="00977EA3">
        <w:t xml:space="preserve">Subject Organization : The value on Subject Organization attribute shall be a plain text description of the organization. </w:t>
      </w:r>
    </w:p>
    <w:p w14:paraId="407245E7" w14:textId="77777777" w:rsidR="008E3CF3" w:rsidRPr="00977EA3" w:rsidRDefault="007A1F44" w:rsidP="003462A5">
      <w:pPr>
        <w:pStyle w:val="Puntoelenco3"/>
      </w:pPr>
      <w:r w:rsidRPr="00977EA3">
        <w:t>This &lt;Attribute&gt; element shall have the Name attribute set to “urn:oasis:names:tc:xspa:1.0:subject:organization”. In plain text, the organization that the user belongs to shall be placed in the value of the &lt;</w:t>
      </w:r>
      <w:proofErr w:type="spellStart"/>
      <w:r w:rsidRPr="00977EA3">
        <w:t>AttributeValue</w:t>
      </w:r>
      <w:proofErr w:type="spellEnd"/>
      <w:r w:rsidRPr="00977EA3">
        <w:t xml:space="preserve">&gt; element. </w:t>
      </w:r>
    </w:p>
    <w:p w14:paraId="7AF087C8" w14:textId="77777777" w:rsidR="007A1F44" w:rsidRPr="00977EA3" w:rsidRDefault="007A1F44" w:rsidP="003462A5">
      <w:pPr>
        <w:pStyle w:val="Elencocontinua3"/>
        <w:rPr>
          <w:rFonts w:ascii="Courier New" w:hAnsi="Courier New" w:cs="Courier New"/>
          <w:sz w:val="16"/>
          <w:szCs w:val="16"/>
        </w:rPr>
      </w:pPr>
      <w:r w:rsidRPr="00977EA3">
        <w:rPr>
          <w:rFonts w:ascii="Courier New" w:hAnsi="Courier New" w:cs="Courier New"/>
          <w:sz w:val="16"/>
          <w:szCs w:val="16"/>
        </w:rPr>
        <w:t>&lt;</w:t>
      </w:r>
      <w:proofErr w:type="spellStart"/>
      <w:r w:rsidRPr="00977EA3">
        <w:rPr>
          <w:rFonts w:ascii="Courier New" w:hAnsi="Courier New" w:cs="Courier New"/>
          <w:sz w:val="16"/>
          <w:szCs w:val="16"/>
        </w:rPr>
        <w:t>saml:Attribute</w:t>
      </w:r>
      <w:proofErr w:type="spellEnd"/>
      <w:r w:rsidRPr="00977EA3">
        <w:rPr>
          <w:rFonts w:ascii="Courier New" w:hAnsi="Courier New" w:cs="Courier New"/>
          <w:sz w:val="16"/>
          <w:szCs w:val="16"/>
        </w:rPr>
        <w:t xml:space="preserve"> Name="urn:oasis:names:tc:xspa:1.0:subject:organization"&gt; </w:t>
      </w:r>
    </w:p>
    <w:p w14:paraId="7895EDD4" w14:textId="77777777" w:rsidR="007A1F44" w:rsidRPr="00977EA3" w:rsidRDefault="007A1F44" w:rsidP="003462A5">
      <w:pPr>
        <w:pStyle w:val="Elencocontinua3"/>
        <w:rPr>
          <w:rFonts w:ascii="Courier New" w:hAnsi="Courier New" w:cs="Courier New"/>
          <w:sz w:val="16"/>
          <w:szCs w:val="16"/>
        </w:rPr>
      </w:pPr>
      <w:r w:rsidRPr="00977EA3">
        <w:rPr>
          <w:rFonts w:ascii="Courier New" w:hAnsi="Courier New" w:cs="Courier New"/>
          <w:sz w:val="16"/>
          <w:szCs w:val="16"/>
        </w:rPr>
        <w:t xml:space="preserve">  &lt;</w:t>
      </w:r>
      <w:proofErr w:type="spellStart"/>
      <w:r w:rsidRPr="00977EA3">
        <w:rPr>
          <w:rFonts w:ascii="Courier New" w:hAnsi="Courier New" w:cs="Courier New"/>
          <w:sz w:val="16"/>
          <w:szCs w:val="16"/>
        </w:rPr>
        <w:t>saml:AttributeValue</w:t>
      </w:r>
      <w:proofErr w:type="spellEnd"/>
      <w:r w:rsidRPr="00977EA3">
        <w:rPr>
          <w:rFonts w:ascii="Courier New" w:hAnsi="Courier New" w:cs="Courier New"/>
          <w:sz w:val="16"/>
          <w:szCs w:val="16"/>
        </w:rPr>
        <w:t>&gt;Family Medical Clinic&lt;/</w:t>
      </w:r>
      <w:proofErr w:type="spellStart"/>
      <w:r w:rsidRPr="00977EA3">
        <w:rPr>
          <w:rFonts w:ascii="Courier New" w:hAnsi="Courier New" w:cs="Courier New"/>
          <w:sz w:val="16"/>
          <w:szCs w:val="16"/>
        </w:rPr>
        <w:t>saml:AttributeValue</w:t>
      </w:r>
      <w:proofErr w:type="spellEnd"/>
      <w:r w:rsidRPr="00977EA3">
        <w:rPr>
          <w:rFonts w:ascii="Courier New" w:hAnsi="Courier New" w:cs="Courier New"/>
          <w:sz w:val="16"/>
          <w:szCs w:val="16"/>
        </w:rPr>
        <w:t xml:space="preserve">&gt; </w:t>
      </w:r>
    </w:p>
    <w:p w14:paraId="2AD1C6B1" w14:textId="77777777" w:rsidR="007A1F44" w:rsidRPr="00977EA3" w:rsidRDefault="007A1F44" w:rsidP="003462A5">
      <w:pPr>
        <w:pStyle w:val="Elencocontinua3"/>
        <w:rPr>
          <w:rFonts w:ascii="Courier New" w:hAnsi="Courier New" w:cs="Courier New"/>
          <w:sz w:val="16"/>
          <w:szCs w:val="16"/>
        </w:rPr>
      </w:pPr>
      <w:r w:rsidRPr="00977EA3">
        <w:rPr>
          <w:rFonts w:ascii="Courier New" w:hAnsi="Courier New" w:cs="Courier New"/>
          <w:sz w:val="16"/>
          <w:szCs w:val="16"/>
        </w:rPr>
        <w:t>&lt;/</w:t>
      </w:r>
      <w:proofErr w:type="spellStart"/>
      <w:r w:rsidRPr="00977EA3">
        <w:rPr>
          <w:rFonts w:ascii="Courier New" w:hAnsi="Courier New" w:cs="Courier New"/>
          <w:sz w:val="16"/>
          <w:szCs w:val="16"/>
        </w:rPr>
        <w:t>saml:Attribute</w:t>
      </w:r>
      <w:proofErr w:type="spellEnd"/>
      <w:r w:rsidRPr="00977EA3">
        <w:rPr>
          <w:rFonts w:ascii="Courier New" w:hAnsi="Courier New" w:cs="Courier New"/>
          <w:sz w:val="16"/>
          <w:szCs w:val="16"/>
        </w:rPr>
        <w:t xml:space="preserve">&gt; </w:t>
      </w:r>
    </w:p>
    <w:p w14:paraId="4CC044B3" w14:textId="7C97ECC9" w:rsidR="008E3CF3" w:rsidRPr="00977EA3" w:rsidRDefault="007A1F44" w:rsidP="00EC243F">
      <w:pPr>
        <w:pStyle w:val="Puntoelenco3"/>
        <w:numPr>
          <w:ilvl w:val="0"/>
          <w:numId w:val="17"/>
        </w:numPr>
      </w:pPr>
      <w:r w:rsidRPr="00977EA3">
        <w:t>Subject Organization ID Attribute</w:t>
      </w:r>
    </w:p>
    <w:p w14:paraId="07185D0C" w14:textId="6B63DA52" w:rsidR="008E3CF3" w:rsidRPr="00977EA3" w:rsidRDefault="007A1F44" w:rsidP="00EC243F">
      <w:pPr>
        <w:pStyle w:val="Puntoelenco4"/>
        <w:numPr>
          <w:ilvl w:val="0"/>
          <w:numId w:val="18"/>
        </w:numPr>
      </w:pPr>
      <w:r w:rsidRPr="00977EA3">
        <w:t>This &lt;Attribute&gt; element shall have the Name attribute set to “urn:oasis:names:tc:xspa:1.0:subject:organization-id” A unique identifier for the organization that the user is representing in performing this transaction shall be placed in the value of the &lt;</w:t>
      </w:r>
      <w:proofErr w:type="spellStart"/>
      <w:r w:rsidRPr="00977EA3">
        <w:t>AttributeValue</w:t>
      </w:r>
      <w:proofErr w:type="spellEnd"/>
      <w:r w:rsidRPr="00977EA3">
        <w:t>&gt; element. This organization ID shall be consistent with the plain-text name of the organization provided in the User Organization Attribute. The organization ID may be an Object Identifier (OID), using the urn format (that is, “</w:t>
      </w:r>
      <w:proofErr w:type="spellStart"/>
      <w:r w:rsidRPr="00977EA3">
        <w:t>urn:oid</w:t>
      </w:r>
      <w:proofErr w:type="spellEnd"/>
      <w:r w:rsidRPr="00977EA3">
        <w:t xml:space="preserve">:” appended with the OID); or it may be a URL assigned to that organization. </w:t>
      </w:r>
    </w:p>
    <w:p w14:paraId="4CB65CEA" w14:textId="77777777" w:rsidR="007A1F44" w:rsidRPr="00977EA3" w:rsidRDefault="007A1F44" w:rsidP="00601E92">
      <w:pPr>
        <w:pStyle w:val="Elencocontinua4"/>
        <w:rPr>
          <w:rFonts w:ascii="Courier New" w:hAnsi="Courier New"/>
          <w:sz w:val="16"/>
        </w:rPr>
      </w:pPr>
      <w:r w:rsidRPr="00977EA3">
        <w:rPr>
          <w:rFonts w:ascii="Courier New" w:hAnsi="Courier New"/>
          <w:sz w:val="16"/>
        </w:rPr>
        <w:t>&lt;</w:t>
      </w:r>
      <w:proofErr w:type="spellStart"/>
      <w:r w:rsidRPr="00977EA3">
        <w:rPr>
          <w:rFonts w:ascii="Courier New" w:hAnsi="Courier New"/>
          <w:sz w:val="16"/>
        </w:rPr>
        <w:t>saml:Attribute</w:t>
      </w:r>
      <w:proofErr w:type="spellEnd"/>
      <w:r w:rsidRPr="00977EA3">
        <w:rPr>
          <w:rFonts w:ascii="Courier New" w:hAnsi="Courier New"/>
          <w:sz w:val="16"/>
        </w:rPr>
        <w:t xml:space="preserve"> Name="urn:oasis:names:tc:xspa:1.0:subject:organization-id"&gt; </w:t>
      </w:r>
    </w:p>
    <w:p w14:paraId="0B1768C2" w14:textId="77777777" w:rsidR="007A1F44" w:rsidRPr="00977EA3" w:rsidRDefault="007A1F44" w:rsidP="00601E92">
      <w:pPr>
        <w:pStyle w:val="Elencocontinua4"/>
        <w:rPr>
          <w:rFonts w:ascii="Courier New" w:hAnsi="Courier New"/>
          <w:sz w:val="16"/>
        </w:rPr>
      </w:pPr>
      <w:r w:rsidRPr="00977EA3">
        <w:rPr>
          <w:rFonts w:ascii="Courier New" w:hAnsi="Courier New"/>
          <w:sz w:val="16"/>
        </w:rPr>
        <w:t xml:space="preserve">  &lt;saml:AttributeValue&gt;http://familymedicalclinic.org&lt;/saml:AttributeValue&gt; </w:t>
      </w:r>
    </w:p>
    <w:p w14:paraId="1C1A9599" w14:textId="77777777" w:rsidR="007A1F44" w:rsidRPr="00977EA3" w:rsidRDefault="007A1F44" w:rsidP="00601E92">
      <w:pPr>
        <w:pStyle w:val="Elencocontinua4"/>
        <w:rPr>
          <w:rFonts w:ascii="Courier New" w:hAnsi="Courier New"/>
          <w:sz w:val="16"/>
        </w:rPr>
      </w:pPr>
      <w:r w:rsidRPr="00977EA3">
        <w:rPr>
          <w:rFonts w:ascii="Courier New" w:hAnsi="Courier New"/>
          <w:sz w:val="16"/>
        </w:rPr>
        <w:t>&lt;/</w:t>
      </w:r>
      <w:proofErr w:type="spellStart"/>
      <w:r w:rsidRPr="00977EA3">
        <w:rPr>
          <w:rFonts w:ascii="Courier New" w:hAnsi="Courier New"/>
          <w:sz w:val="16"/>
        </w:rPr>
        <w:t>saml:Attribute</w:t>
      </w:r>
      <w:proofErr w:type="spellEnd"/>
      <w:r w:rsidRPr="00977EA3">
        <w:rPr>
          <w:rFonts w:ascii="Courier New" w:hAnsi="Courier New"/>
          <w:sz w:val="16"/>
        </w:rPr>
        <w:t xml:space="preserve">&gt; </w:t>
      </w:r>
    </w:p>
    <w:p w14:paraId="42E9CE1F" w14:textId="77777777" w:rsidR="008E3CF3" w:rsidRPr="00977EA3" w:rsidRDefault="007A1F44" w:rsidP="00EC243F">
      <w:pPr>
        <w:pStyle w:val="Puntoelenco3"/>
        <w:numPr>
          <w:ilvl w:val="0"/>
          <w:numId w:val="17"/>
        </w:numPr>
      </w:pPr>
      <w:r w:rsidRPr="00977EA3">
        <w:t xml:space="preserve">Home Community ID Attribute </w:t>
      </w:r>
    </w:p>
    <w:p w14:paraId="1E95564D" w14:textId="77777777" w:rsidR="008E3CF3" w:rsidRPr="00977EA3" w:rsidRDefault="007A1F44" w:rsidP="00EC243F">
      <w:pPr>
        <w:pStyle w:val="Puntoelenco4"/>
        <w:numPr>
          <w:ilvl w:val="0"/>
          <w:numId w:val="18"/>
        </w:numPr>
      </w:pPr>
      <w:r w:rsidRPr="00977EA3">
        <w:t>This &lt;Attribute&gt; element shall have the Name attribute set to “urn:ihe:iti:xca:2010:homeCommunityId”. The value shall be the Home Community ID (an Object Identifier) assigned to the Community that is initiating the request, using the urn format (that is, “</w:t>
      </w:r>
      <w:proofErr w:type="spellStart"/>
      <w:r w:rsidRPr="00977EA3">
        <w:t>urn:oid</w:t>
      </w:r>
      <w:proofErr w:type="spellEnd"/>
      <w:r w:rsidRPr="00977EA3">
        <w:t xml:space="preserve">:” appended with the OID). </w:t>
      </w:r>
    </w:p>
    <w:p w14:paraId="621C960C" w14:textId="77777777" w:rsidR="007A1F44" w:rsidRPr="00977EA3" w:rsidRDefault="007A1F44" w:rsidP="00601E92">
      <w:pPr>
        <w:pStyle w:val="Elencocontinua4"/>
        <w:rPr>
          <w:rFonts w:ascii="Courier New" w:hAnsi="Courier New"/>
          <w:sz w:val="16"/>
        </w:rPr>
      </w:pPr>
      <w:r w:rsidRPr="00977EA3">
        <w:rPr>
          <w:rFonts w:ascii="Courier New" w:hAnsi="Courier New"/>
          <w:sz w:val="16"/>
        </w:rPr>
        <w:t>&lt;</w:t>
      </w:r>
      <w:proofErr w:type="spellStart"/>
      <w:r w:rsidRPr="00977EA3">
        <w:rPr>
          <w:rFonts w:ascii="Courier New" w:hAnsi="Courier New"/>
          <w:sz w:val="16"/>
        </w:rPr>
        <w:t>saml:Attribute</w:t>
      </w:r>
      <w:proofErr w:type="spellEnd"/>
      <w:r w:rsidRPr="00977EA3">
        <w:rPr>
          <w:rFonts w:ascii="Courier New" w:hAnsi="Courier New"/>
          <w:sz w:val="16"/>
        </w:rPr>
        <w:t xml:space="preserve"> Name="urn:ihe:iti:xca:2010:homeCommunityId"&gt; </w:t>
      </w:r>
    </w:p>
    <w:p w14:paraId="7DB52E89" w14:textId="77777777" w:rsidR="007A1F44" w:rsidRPr="00977EA3" w:rsidRDefault="007A1F44" w:rsidP="00601E92">
      <w:pPr>
        <w:pStyle w:val="Elencocontinua4"/>
        <w:rPr>
          <w:rFonts w:ascii="Courier New" w:hAnsi="Courier New"/>
          <w:sz w:val="16"/>
        </w:rPr>
      </w:pPr>
      <w:r w:rsidRPr="00977EA3">
        <w:rPr>
          <w:rFonts w:ascii="Courier New" w:hAnsi="Courier New"/>
          <w:sz w:val="16"/>
        </w:rPr>
        <w:t xml:space="preserve">  &lt;saml:AttributeValue&gt;urn:oid:2.16.840.1.113883.3.190&lt;/saml:AttributeValue&gt; </w:t>
      </w:r>
    </w:p>
    <w:p w14:paraId="2AC7385B" w14:textId="77777777" w:rsidR="007A1F44" w:rsidRPr="00977EA3" w:rsidRDefault="007A1F44" w:rsidP="00601E92">
      <w:pPr>
        <w:pStyle w:val="Elencocontinua4"/>
        <w:rPr>
          <w:rFonts w:ascii="Courier New" w:hAnsi="Courier New"/>
          <w:sz w:val="16"/>
        </w:rPr>
      </w:pPr>
      <w:r w:rsidRPr="00977EA3">
        <w:rPr>
          <w:rFonts w:ascii="Courier New" w:hAnsi="Courier New"/>
          <w:sz w:val="16"/>
        </w:rPr>
        <w:t>&lt;/</w:t>
      </w:r>
      <w:proofErr w:type="spellStart"/>
      <w:r w:rsidRPr="00977EA3">
        <w:rPr>
          <w:rFonts w:ascii="Courier New" w:hAnsi="Courier New"/>
          <w:sz w:val="16"/>
        </w:rPr>
        <w:t>saml:Attribute</w:t>
      </w:r>
      <w:proofErr w:type="spellEnd"/>
      <w:r w:rsidRPr="00977EA3">
        <w:rPr>
          <w:rFonts w:ascii="Courier New" w:hAnsi="Courier New"/>
          <w:sz w:val="16"/>
        </w:rPr>
        <w:t xml:space="preserve">&gt;  </w:t>
      </w:r>
    </w:p>
    <w:p w14:paraId="37C9B4D4" w14:textId="77777777" w:rsidR="008E3CF3" w:rsidRPr="00977EA3" w:rsidRDefault="007A1F44" w:rsidP="00EC243F">
      <w:pPr>
        <w:pStyle w:val="Puntoelenco3"/>
        <w:numPr>
          <w:ilvl w:val="0"/>
          <w:numId w:val="17"/>
        </w:numPr>
      </w:pPr>
      <w:r w:rsidRPr="00977EA3">
        <w:lastRenderedPageBreak/>
        <w:t xml:space="preserve">National Provider Identifier (NPI) Attribute </w:t>
      </w:r>
    </w:p>
    <w:p w14:paraId="61BD47B6" w14:textId="59EE4021" w:rsidR="00433CAD" w:rsidRPr="00977EA3" w:rsidRDefault="007A1F44" w:rsidP="006A6EF5">
      <w:pPr>
        <w:pStyle w:val="Puntoelenco4"/>
        <w:numPr>
          <w:ilvl w:val="0"/>
          <w:numId w:val="18"/>
        </w:numPr>
      </w:pPr>
      <w:r w:rsidRPr="00977EA3">
        <w:t xml:space="preserve">A National Provider Identifier (NPI) is a unique identifier issued to health care providers by their national authority. (e.g., in the United States this is a 10-digit number assigned by the Centers for Medicare and Medicaid Services (CMS)). This attribute provides the ability to specify an NPI value as part of the SAML assertion that accompanies a message. When a simple string is used there needs to be a mutually agreed upon assigning authority. The </w:t>
      </w:r>
      <w:r w:rsidR="006A6EF5" w:rsidRPr="00977EA3">
        <w:t>Other Provider Identifier Attribute</w:t>
      </w:r>
      <w:r w:rsidRPr="00977EA3">
        <w:t xml:space="preserve"> can be used to explicitly show the assigning authority (See use in the </w:t>
      </w:r>
      <w:r w:rsidR="006A6EF5" w:rsidRPr="00977EA3">
        <w:t>Other Provider Identifier Attribute below</w:t>
      </w:r>
      <w:r w:rsidRPr="00977EA3">
        <w:t>).</w:t>
      </w:r>
      <w:r w:rsidR="006A6EF5" w:rsidRPr="00977EA3">
        <w:t xml:space="preserve"> </w:t>
      </w:r>
    </w:p>
    <w:p w14:paraId="150B5E9E" w14:textId="35750089" w:rsidR="006A6EF5" w:rsidRPr="00977EA3" w:rsidRDefault="006A6EF5" w:rsidP="003462A5">
      <w:pPr>
        <w:pStyle w:val="Elencocontinua4"/>
        <w:rPr>
          <w:i/>
        </w:rPr>
      </w:pPr>
      <w:r w:rsidRPr="00977EA3">
        <w:rPr>
          <w:i/>
        </w:rPr>
        <w:t>Note: Usage of a HL7 CE type in this attribute is permitted for backward compatibility.</w:t>
      </w:r>
    </w:p>
    <w:p w14:paraId="1D5B7A42" w14:textId="70BB6D01" w:rsidR="008E3CF3" w:rsidRPr="00977EA3" w:rsidRDefault="007A1F44" w:rsidP="00EC243F">
      <w:pPr>
        <w:pStyle w:val="Puntoelenco4"/>
        <w:numPr>
          <w:ilvl w:val="0"/>
          <w:numId w:val="18"/>
        </w:numPr>
      </w:pPr>
      <w:r w:rsidRPr="00977EA3">
        <w:t xml:space="preserve">This &lt;Attribute&gt; element SHALL have the Name attribute set to “urn:oasis:names:tc:xspa:1.0:subject:npi”. An example of the syntax of this element follows: </w:t>
      </w:r>
    </w:p>
    <w:p w14:paraId="596DFD4F" w14:textId="77777777" w:rsidR="007A1F44" w:rsidRPr="00977EA3" w:rsidRDefault="007A1F44" w:rsidP="00601E92">
      <w:pPr>
        <w:pStyle w:val="Elencocontinua4"/>
        <w:rPr>
          <w:rFonts w:ascii="Courier New" w:hAnsi="Courier New" w:cs="Courier New"/>
          <w:sz w:val="16"/>
          <w:szCs w:val="16"/>
        </w:rPr>
      </w:pPr>
      <w:r w:rsidRPr="00977EA3">
        <w:rPr>
          <w:rFonts w:ascii="Courier New" w:hAnsi="Courier New" w:cs="Courier New"/>
          <w:sz w:val="16"/>
          <w:szCs w:val="16"/>
        </w:rPr>
        <w:t>&lt;</w:t>
      </w:r>
      <w:proofErr w:type="spellStart"/>
      <w:r w:rsidRPr="00977EA3">
        <w:rPr>
          <w:rFonts w:ascii="Courier New" w:hAnsi="Courier New" w:cs="Courier New"/>
          <w:sz w:val="16"/>
          <w:szCs w:val="16"/>
        </w:rPr>
        <w:t>saml:Attribute</w:t>
      </w:r>
      <w:proofErr w:type="spellEnd"/>
      <w:r w:rsidRPr="00977EA3">
        <w:rPr>
          <w:rFonts w:ascii="Courier New" w:hAnsi="Courier New" w:cs="Courier New"/>
          <w:sz w:val="16"/>
          <w:szCs w:val="16"/>
        </w:rPr>
        <w:t xml:space="preserve"> Name="urn:oasis:names:tc:xspa:1.0:subject:npi"&gt; </w:t>
      </w:r>
    </w:p>
    <w:p w14:paraId="6B9B968A" w14:textId="77777777" w:rsidR="007A1F44" w:rsidRPr="00E63AF6" w:rsidRDefault="007A1F44" w:rsidP="00601E92">
      <w:pPr>
        <w:pStyle w:val="Elencocontinua4"/>
        <w:rPr>
          <w:rFonts w:ascii="Courier New" w:hAnsi="Courier New" w:cs="Courier New"/>
          <w:sz w:val="16"/>
          <w:szCs w:val="16"/>
          <w:lang w:val="fr-FR"/>
          <w:rPrChange w:id="1497" w:author="Gregorio Canal" w:date="2019-05-22T14:54:00Z">
            <w:rPr>
              <w:rFonts w:ascii="Courier New" w:hAnsi="Courier New" w:cs="Courier New"/>
              <w:sz w:val="16"/>
              <w:szCs w:val="16"/>
            </w:rPr>
          </w:rPrChange>
        </w:rPr>
      </w:pPr>
      <w:r w:rsidRPr="00977EA3">
        <w:rPr>
          <w:rFonts w:ascii="Courier New" w:hAnsi="Courier New" w:cs="Courier New"/>
          <w:sz w:val="16"/>
          <w:szCs w:val="16"/>
        </w:rPr>
        <w:t xml:space="preserve">  </w:t>
      </w:r>
      <w:r w:rsidRPr="00E63AF6">
        <w:rPr>
          <w:rFonts w:ascii="Courier New" w:hAnsi="Courier New" w:cs="Courier New"/>
          <w:sz w:val="16"/>
          <w:szCs w:val="16"/>
          <w:lang w:val="fr-FR"/>
          <w:rPrChange w:id="1498" w:author="Gregorio Canal" w:date="2019-05-22T14:54:00Z">
            <w:rPr>
              <w:rFonts w:ascii="Courier New" w:hAnsi="Courier New" w:cs="Courier New"/>
              <w:sz w:val="16"/>
              <w:szCs w:val="16"/>
            </w:rPr>
          </w:rPrChange>
        </w:rPr>
        <w:t>&lt;</w:t>
      </w:r>
      <w:proofErr w:type="spellStart"/>
      <w:r w:rsidRPr="00E63AF6">
        <w:rPr>
          <w:rFonts w:ascii="Courier New" w:hAnsi="Courier New" w:cs="Courier New"/>
          <w:sz w:val="16"/>
          <w:szCs w:val="16"/>
          <w:lang w:val="fr-FR"/>
          <w:rPrChange w:id="1499" w:author="Gregorio Canal" w:date="2019-05-22T14:54:00Z">
            <w:rPr>
              <w:rFonts w:ascii="Courier New" w:hAnsi="Courier New" w:cs="Courier New"/>
              <w:sz w:val="16"/>
              <w:szCs w:val="16"/>
            </w:rPr>
          </w:rPrChange>
        </w:rPr>
        <w:t>saml:AttributeValue</w:t>
      </w:r>
      <w:proofErr w:type="spellEnd"/>
      <w:r w:rsidRPr="00E63AF6">
        <w:rPr>
          <w:rFonts w:ascii="Courier New" w:hAnsi="Courier New" w:cs="Courier New"/>
          <w:sz w:val="16"/>
          <w:szCs w:val="16"/>
          <w:lang w:val="fr-FR"/>
          <w:rPrChange w:id="1500" w:author="Gregorio Canal" w:date="2019-05-22T14:54:00Z">
            <w:rPr>
              <w:rFonts w:ascii="Courier New" w:hAnsi="Courier New" w:cs="Courier New"/>
              <w:sz w:val="16"/>
              <w:szCs w:val="16"/>
            </w:rPr>
          </w:rPrChange>
        </w:rPr>
        <w:t>&gt;1234567890&lt;/</w:t>
      </w:r>
      <w:proofErr w:type="spellStart"/>
      <w:r w:rsidRPr="00E63AF6">
        <w:rPr>
          <w:rFonts w:ascii="Courier New" w:hAnsi="Courier New" w:cs="Courier New"/>
          <w:sz w:val="16"/>
          <w:szCs w:val="16"/>
          <w:lang w:val="fr-FR"/>
          <w:rPrChange w:id="1501" w:author="Gregorio Canal" w:date="2019-05-22T14:54:00Z">
            <w:rPr>
              <w:rFonts w:ascii="Courier New" w:hAnsi="Courier New" w:cs="Courier New"/>
              <w:sz w:val="16"/>
              <w:szCs w:val="16"/>
            </w:rPr>
          </w:rPrChange>
        </w:rPr>
        <w:t>saml:AttributeValue</w:t>
      </w:r>
      <w:proofErr w:type="spellEnd"/>
      <w:r w:rsidRPr="00E63AF6">
        <w:rPr>
          <w:rFonts w:ascii="Courier New" w:hAnsi="Courier New" w:cs="Courier New"/>
          <w:sz w:val="16"/>
          <w:szCs w:val="16"/>
          <w:lang w:val="fr-FR"/>
          <w:rPrChange w:id="1502" w:author="Gregorio Canal" w:date="2019-05-22T14:54:00Z">
            <w:rPr>
              <w:rFonts w:ascii="Courier New" w:hAnsi="Courier New" w:cs="Courier New"/>
              <w:sz w:val="16"/>
              <w:szCs w:val="16"/>
            </w:rPr>
          </w:rPrChange>
        </w:rPr>
        <w:t xml:space="preserve">&gt; </w:t>
      </w:r>
    </w:p>
    <w:p w14:paraId="4AEB19FA" w14:textId="54B849A2" w:rsidR="007A1F44" w:rsidRPr="00E63AF6" w:rsidRDefault="007A1F44" w:rsidP="00601E92">
      <w:pPr>
        <w:pStyle w:val="Elencocontinua4"/>
        <w:rPr>
          <w:rFonts w:ascii="Courier New" w:hAnsi="Courier New" w:cs="Courier New"/>
          <w:sz w:val="16"/>
          <w:szCs w:val="16"/>
          <w:lang w:val="fr-FR"/>
          <w:rPrChange w:id="1503" w:author="Gregorio Canal" w:date="2019-05-22T14:54:00Z">
            <w:rPr>
              <w:rFonts w:ascii="Courier New" w:hAnsi="Courier New" w:cs="Courier New"/>
              <w:sz w:val="16"/>
              <w:szCs w:val="16"/>
            </w:rPr>
          </w:rPrChange>
        </w:rPr>
      </w:pPr>
      <w:r w:rsidRPr="00E63AF6">
        <w:rPr>
          <w:rFonts w:ascii="Courier New" w:hAnsi="Courier New" w:cs="Courier New"/>
          <w:sz w:val="16"/>
          <w:szCs w:val="16"/>
          <w:lang w:val="fr-FR"/>
          <w:rPrChange w:id="1504" w:author="Gregorio Canal" w:date="2019-05-22T14:54:00Z">
            <w:rPr>
              <w:rFonts w:ascii="Courier New" w:hAnsi="Courier New" w:cs="Courier New"/>
              <w:sz w:val="16"/>
              <w:szCs w:val="16"/>
            </w:rPr>
          </w:rPrChange>
        </w:rPr>
        <w:t>&lt;/</w:t>
      </w:r>
      <w:proofErr w:type="spellStart"/>
      <w:r w:rsidRPr="00E63AF6">
        <w:rPr>
          <w:rFonts w:ascii="Courier New" w:hAnsi="Courier New" w:cs="Courier New"/>
          <w:sz w:val="16"/>
          <w:szCs w:val="16"/>
          <w:lang w:val="fr-FR"/>
          <w:rPrChange w:id="1505" w:author="Gregorio Canal" w:date="2019-05-22T14:54:00Z">
            <w:rPr>
              <w:rFonts w:ascii="Courier New" w:hAnsi="Courier New" w:cs="Courier New"/>
              <w:sz w:val="16"/>
              <w:szCs w:val="16"/>
            </w:rPr>
          </w:rPrChange>
        </w:rPr>
        <w:t>saml:Attribute</w:t>
      </w:r>
      <w:proofErr w:type="spellEnd"/>
      <w:r w:rsidRPr="00E63AF6">
        <w:rPr>
          <w:rFonts w:ascii="Courier New" w:hAnsi="Courier New" w:cs="Courier New"/>
          <w:sz w:val="16"/>
          <w:szCs w:val="16"/>
          <w:lang w:val="fr-FR"/>
          <w:rPrChange w:id="1506" w:author="Gregorio Canal" w:date="2019-05-22T14:54:00Z">
            <w:rPr>
              <w:rFonts w:ascii="Courier New" w:hAnsi="Courier New" w:cs="Courier New"/>
              <w:sz w:val="16"/>
              <w:szCs w:val="16"/>
            </w:rPr>
          </w:rPrChange>
        </w:rPr>
        <w:t>&gt;</w:t>
      </w:r>
    </w:p>
    <w:p w14:paraId="27925E76" w14:textId="642BB9FD" w:rsidR="00F64806" w:rsidRPr="00E63AF6" w:rsidRDefault="00F64806" w:rsidP="00601E92">
      <w:pPr>
        <w:pStyle w:val="Elencocontinua4"/>
        <w:rPr>
          <w:rFonts w:ascii="Courier New" w:hAnsi="Courier New" w:cs="Courier New"/>
          <w:sz w:val="16"/>
          <w:szCs w:val="16"/>
          <w:lang w:val="fr-FR"/>
          <w:rPrChange w:id="1507" w:author="Gregorio Canal" w:date="2019-05-22T14:54:00Z">
            <w:rPr>
              <w:rFonts w:ascii="Courier New" w:hAnsi="Courier New" w:cs="Courier New"/>
              <w:sz w:val="16"/>
              <w:szCs w:val="16"/>
            </w:rPr>
          </w:rPrChange>
        </w:rPr>
      </w:pPr>
    </w:p>
    <w:p w14:paraId="676AA600" w14:textId="77777777" w:rsidR="00F64806" w:rsidRPr="00977EA3" w:rsidRDefault="00F64806" w:rsidP="003462A5">
      <w:pPr>
        <w:pStyle w:val="Puntoelenco3"/>
      </w:pPr>
      <w:r w:rsidRPr="00977EA3">
        <w:t xml:space="preserve">Other Provider Identifier Attribute </w:t>
      </w:r>
    </w:p>
    <w:p w14:paraId="016F4909" w14:textId="77777777" w:rsidR="00F64806" w:rsidRPr="00977EA3" w:rsidRDefault="00F64806" w:rsidP="003462A5">
      <w:pPr>
        <w:pStyle w:val="Puntoelenco4"/>
      </w:pPr>
      <w:r w:rsidRPr="00977EA3">
        <w:t>A unique identifier issued to health care providers by a named authority. This &lt;Attribute&gt; may be repeated.</w:t>
      </w:r>
    </w:p>
    <w:p w14:paraId="25519B7D" w14:textId="144F9A8D" w:rsidR="00F64806" w:rsidRPr="00977EA3" w:rsidRDefault="00F64806" w:rsidP="003462A5">
      <w:pPr>
        <w:pStyle w:val="Puntoelenco4"/>
      </w:pPr>
      <w:r w:rsidRPr="00977EA3">
        <w:t>This &lt;Attribute&gt; element SHALL have the Name attribute set to “urn:ihe:iti:xua:2017:subject:provider-identifier”. The value of the &lt;</w:t>
      </w:r>
      <w:proofErr w:type="spellStart"/>
      <w:r w:rsidRPr="00977EA3">
        <w:t>AttributeValue</w:t>
      </w:r>
      <w:proofErr w:type="spellEnd"/>
      <w:r w:rsidRPr="00977EA3">
        <w:t>&gt; element is a child element, “id”, in the namespace “urn:hl7-org:v3”, whose content is defined by the “II” (instance identifier) data type from the HL7 version 3 abstract data type specification. The “id” element must contain a “root” attribute and an “extension” attribute. It may also contain an “</w:t>
      </w:r>
      <w:proofErr w:type="spellStart"/>
      <w:r w:rsidRPr="00977EA3">
        <w:t>assigningAuthorityName</w:t>
      </w:r>
      <w:proofErr w:type="spellEnd"/>
      <w:r w:rsidRPr="00977EA3">
        <w:t>” attribute and a “displayable” attribute. The “root” attribute shall contain an OID identifying the authority issuing the provider identifier. The “extension” attribute shall contain the provider identifier itself. The “</w:t>
      </w:r>
      <w:proofErr w:type="spellStart"/>
      <w:r w:rsidRPr="00977EA3">
        <w:t>assigningAuthorityName</w:t>
      </w:r>
      <w:proofErr w:type="spellEnd"/>
      <w:r w:rsidRPr="00977EA3">
        <w:t>” attribute may be used to include a human readable name for the assigning authority identified by the “root” attribute. The “displayable” attribute may be included to signal that the identifier is human readable (if set to “true”) or intended for machine reading (if set to “false”).</w:t>
      </w:r>
      <w:r w:rsidRPr="00977EA3">
        <w:br/>
        <w:t xml:space="preserve">An example of the syntax of this element follows: </w:t>
      </w:r>
    </w:p>
    <w:p w14:paraId="46C6CD3F" w14:textId="77777777" w:rsidR="00F64806" w:rsidRPr="00977EA3" w:rsidRDefault="00F64806" w:rsidP="003462A5">
      <w:pPr>
        <w:pStyle w:val="Elencocontinua4"/>
        <w:rPr>
          <w:rFonts w:ascii="Courier New" w:hAnsi="Courier New"/>
          <w:sz w:val="16"/>
        </w:rPr>
      </w:pPr>
      <w:r w:rsidRPr="00977EA3">
        <w:rPr>
          <w:rFonts w:ascii="Courier New" w:hAnsi="Courier New"/>
          <w:sz w:val="16"/>
        </w:rPr>
        <w:t>&lt;</w:t>
      </w:r>
      <w:proofErr w:type="spellStart"/>
      <w:r w:rsidRPr="00977EA3">
        <w:rPr>
          <w:rFonts w:ascii="Courier New" w:hAnsi="Courier New"/>
          <w:sz w:val="16"/>
        </w:rPr>
        <w:t>saml:Attribute</w:t>
      </w:r>
      <w:proofErr w:type="spellEnd"/>
      <w:r w:rsidRPr="00977EA3">
        <w:rPr>
          <w:rFonts w:ascii="Courier New" w:hAnsi="Courier New"/>
          <w:sz w:val="16"/>
        </w:rPr>
        <w:t xml:space="preserve"> Name="urn:ihe:iti:xua:2017:subject:provider-identifier"&gt; </w:t>
      </w:r>
    </w:p>
    <w:p w14:paraId="53BCD020" w14:textId="77777777" w:rsidR="00F64806" w:rsidRPr="00977EA3" w:rsidRDefault="00F64806" w:rsidP="003462A5">
      <w:pPr>
        <w:pStyle w:val="Elencocontinua4"/>
        <w:rPr>
          <w:rFonts w:ascii="Courier New" w:hAnsi="Courier New"/>
          <w:sz w:val="16"/>
        </w:rPr>
      </w:pPr>
      <w:r w:rsidRPr="00977EA3">
        <w:rPr>
          <w:rFonts w:ascii="Courier New" w:hAnsi="Courier New"/>
          <w:sz w:val="16"/>
        </w:rPr>
        <w:t xml:space="preserve">  &lt;</w:t>
      </w:r>
      <w:proofErr w:type="spellStart"/>
      <w:r w:rsidRPr="00977EA3">
        <w:rPr>
          <w:rFonts w:ascii="Courier New" w:hAnsi="Courier New"/>
          <w:sz w:val="16"/>
        </w:rPr>
        <w:t>saml:AttributeValue</w:t>
      </w:r>
      <w:proofErr w:type="spellEnd"/>
      <w:r w:rsidRPr="00977EA3">
        <w:rPr>
          <w:rFonts w:ascii="Courier New" w:hAnsi="Courier New"/>
          <w:sz w:val="16"/>
        </w:rPr>
        <w:t>&gt;</w:t>
      </w:r>
      <w:r w:rsidRPr="00977EA3">
        <w:rPr>
          <w:rFonts w:ascii="Courier New" w:hAnsi="Courier New"/>
          <w:sz w:val="16"/>
        </w:rPr>
        <w:br/>
        <w:t xml:space="preserve">    &lt;id </w:t>
      </w:r>
      <w:proofErr w:type="spellStart"/>
      <w:r w:rsidRPr="00977EA3">
        <w:rPr>
          <w:rFonts w:ascii="Courier New" w:hAnsi="Courier New"/>
          <w:sz w:val="16"/>
        </w:rPr>
        <w:t>xmlns</w:t>
      </w:r>
      <w:proofErr w:type="spellEnd"/>
      <w:r w:rsidRPr="00977EA3">
        <w:rPr>
          <w:rFonts w:ascii="Courier New" w:hAnsi="Courier New"/>
          <w:sz w:val="16"/>
        </w:rPr>
        <w:t xml:space="preserve">="urn:hl7-org:v3" </w:t>
      </w:r>
      <w:proofErr w:type="spellStart"/>
      <w:r w:rsidRPr="00977EA3">
        <w:rPr>
          <w:rFonts w:ascii="Courier New" w:hAnsi="Courier New"/>
          <w:sz w:val="16"/>
        </w:rPr>
        <w:t>xsi:type</w:t>
      </w:r>
      <w:proofErr w:type="spellEnd"/>
      <w:r w:rsidRPr="00977EA3">
        <w:rPr>
          <w:rFonts w:ascii="Courier New" w:hAnsi="Courier New"/>
          <w:sz w:val="16"/>
        </w:rPr>
        <w:t>="II" extension="1234567890"</w:t>
      </w:r>
    </w:p>
    <w:p w14:paraId="0D8942E1" w14:textId="77777777" w:rsidR="00F64806" w:rsidRPr="00977EA3" w:rsidRDefault="00F64806" w:rsidP="003462A5">
      <w:pPr>
        <w:pStyle w:val="Elencocontinua4"/>
        <w:rPr>
          <w:rFonts w:ascii="Courier New" w:hAnsi="Courier New"/>
          <w:sz w:val="16"/>
        </w:rPr>
      </w:pPr>
      <w:r w:rsidRPr="00977EA3">
        <w:rPr>
          <w:rFonts w:ascii="Courier New" w:hAnsi="Courier New"/>
          <w:sz w:val="16"/>
        </w:rPr>
        <w:t xml:space="preserve">       root="2.999.1.2.3.4.5" </w:t>
      </w:r>
      <w:proofErr w:type="spellStart"/>
      <w:r w:rsidRPr="00977EA3">
        <w:rPr>
          <w:rFonts w:ascii="Courier New" w:hAnsi="Courier New"/>
          <w:sz w:val="16"/>
        </w:rPr>
        <w:t>assigningAuthorityName</w:t>
      </w:r>
      <w:proofErr w:type="spellEnd"/>
      <w:r w:rsidRPr="00977EA3">
        <w:rPr>
          <w:rFonts w:ascii="Courier New" w:hAnsi="Courier New"/>
          <w:sz w:val="16"/>
        </w:rPr>
        <w:t>="Example Authority"</w:t>
      </w:r>
    </w:p>
    <w:p w14:paraId="65D770C0" w14:textId="77777777" w:rsidR="00F64806" w:rsidRPr="00977EA3" w:rsidRDefault="00F64806" w:rsidP="003462A5">
      <w:pPr>
        <w:pStyle w:val="Elencocontinua4"/>
        <w:rPr>
          <w:rFonts w:ascii="Courier New" w:hAnsi="Courier New"/>
          <w:sz w:val="16"/>
        </w:rPr>
      </w:pPr>
      <w:r w:rsidRPr="00977EA3">
        <w:rPr>
          <w:rFonts w:ascii="Courier New" w:hAnsi="Courier New"/>
          <w:sz w:val="16"/>
        </w:rPr>
        <w:t xml:space="preserve">       displayable="true"/&gt;</w:t>
      </w:r>
      <w:r w:rsidRPr="00977EA3">
        <w:rPr>
          <w:rFonts w:ascii="Courier New" w:hAnsi="Courier New"/>
          <w:sz w:val="16"/>
        </w:rPr>
        <w:br/>
        <w:t xml:space="preserve">  &lt;/</w:t>
      </w:r>
      <w:proofErr w:type="spellStart"/>
      <w:r w:rsidRPr="00977EA3">
        <w:rPr>
          <w:rFonts w:ascii="Courier New" w:hAnsi="Courier New"/>
          <w:sz w:val="16"/>
        </w:rPr>
        <w:t>saml:AttributeValue</w:t>
      </w:r>
      <w:proofErr w:type="spellEnd"/>
      <w:r w:rsidRPr="00977EA3">
        <w:rPr>
          <w:rFonts w:ascii="Courier New" w:hAnsi="Courier New"/>
          <w:sz w:val="16"/>
        </w:rPr>
        <w:t xml:space="preserve">&gt; </w:t>
      </w:r>
    </w:p>
    <w:p w14:paraId="150D6CBD" w14:textId="77777777" w:rsidR="00F64806" w:rsidRPr="00977EA3" w:rsidRDefault="00F64806" w:rsidP="003462A5">
      <w:pPr>
        <w:pStyle w:val="Elencocontinua4"/>
        <w:rPr>
          <w:rFonts w:ascii="Courier New" w:hAnsi="Courier New"/>
          <w:sz w:val="16"/>
        </w:rPr>
      </w:pPr>
      <w:r w:rsidRPr="00977EA3">
        <w:rPr>
          <w:rFonts w:ascii="Courier New" w:hAnsi="Courier New"/>
          <w:sz w:val="16"/>
        </w:rPr>
        <w:t>&lt;/</w:t>
      </w:r>
      <w:proofErr w:type="spellStart"/>
      <w:r w:rsidRPr="00977EA3">
        <w:rPr>
          <w:rFonts w:ascii="Courier New" w:hAnsi="Courier New"/>
          <w:sz w:val="16"/>
        </w:rPr>
        <w:t>saml:Attribute</w:t>
      </w:r>
      <w:proofErr w:type="spellEnd"/>
      <w:r w:rsidRPr="00977EA3">
        <w:rPr>
          <w:rFonts w:ascii="Courier New" w:hAnsi="Courier New"/>
          <w:sz w:val="16"/>
        </w:rPr>
        <w:t>&gt;</w:t>
      </w:r>
    </w:p>
    <w:p w14:paraId="385070C0" w14:textId="77777777" w:rsidR="008E3CF3" w:rsidRPr="00977EA3" w:rsidRDefault="007A1F44" w:rsidP="00EC243F">
      <w:pPr>
        <w:pStyle w:val="Puntoelenco2"/>
      </w:pPr>
      <w:r w:rsidRPr="00977EA3">
        <w:t xml:space="preserve">The Assertion may contain other statements (e.g., Attributes) </w:t>
      </w:r>
    </w:p>
    <w:p w14:paraId="010242EE" w14:textId="77777777" w:rsidR="008E3CF3" w:rsidRPr="00977EA3" w:rsidRDefault="007A1F44" w:rsidP="00EC243F">
      <w:pPr>
        <w:pStyle w:val="Puntoelenco2"/>
      </w:pPr>
      <w:r w:rsidRPr="00977EA3">
        <w:t xml:space="preserve">The Assertion shall be signed by the X-Assertion Provider as defined in SAML Core. </w:t>
      </w:r>
    </w:p>
    <w:p w14:paraId="4ECE5B62" w14:textId="77777777" w:rsidR="007A1F44" w:rsidRPr="00977EA3" w:rsidRDefault="007A1F44">
      <w:pPr>
        <w:pStyle w:val="Corpotesto"/>
      </w:pPr>
      <w:r w:rsidRPr="00977EA3">
        <w:lastRenderedPageBreak/>
        <w:t xml:space="preserve">The interface between the X-Service User and the X-Assertion Provider is not specified by XUA. This interface needs to be protected against risks (e.g., exposure of the SAML Token to interception for malicious use). Assertions need to be carefully managed in the X-Service User to ensure they are not exposed in the application code or any subsequent use of the Assertion. </w:t>
      </w:r>
    </w:p>
    <w:p w14:paraId="5D949DE9" w14:textId="77777777" w:rsidR="007A1F44" w:rsidRPr="00977EA3" w:rsidRDefault="007A1F44" w:rsidP="00E244B0">
      <w:pPr>
        <w:pStyle w:val="Titolo6"/>
        <w:numPr>
          <w:ilvl w:val="0"/>
          <w:numId w:val="0"/>
        </w:numPr>
        <w:tabs>
          <w:tab w:val="clear" w:pos="2160"/>
          <w:tab w:val="clear" w:pos="2880"/>
          <w:tab w:val="clear" w:pos="3600"/>
          <w:tab w:val="clear" w:pos="4320"/>
          <w:tab w:val="clear" w:pos="5040"/>
        </w:tabs>
        <w:rPr>
          <w:noProof w:val="0"/>
        </w:rPr>
      </w:pPr>
      <w:bookmarkStart w:id="1508" w:name="_Toc300566584"/>
      <w:bookmarkStart w:id="1509" w:name="_Toc333996831"/>
      <w:r w:rsidRPr="00977EA3">
        <w:rPr>
          <w:noProof w:val="0"/>
        </w:rPr>
        <w:t>3.40.4.1.2.1 Subject-Role Option</w:t>
      </w:r>
      <w:bookmarkEnd w:id="1508"/>
      <w:bookmarkEnd w:id="1509"/>
    </w:p>
    <w:p w14:paraId="297ADABF" w14:textId="241F28E7" w:rsidR="007A1F44" w:rsidRPr="00977EA3" w:rsidRDefault="007A1F44" w:rsidP="00E244B0">
      <w:pPr>
        <w:pStyle w:val="Corpotesto"/>
      </w:pPr>
      <w:r w:rsidRPr="00977EA3">
        <w:t>When the Subject-Role Option is used the X-Service User shall encode the relevant user subject roles from a locally defined Code-Set into subject role &lt;Attribute&gt; element(s). The Subject-Role values communicated are assertions from the X-Service User perspective.</w:t>
      </w:r>
    </w:p>
    <w:p w14:paraId="6926A8D3" w14:textId="33DF000C" w:rsidR="007A1F44" w:rsidRPr="00977EA3" w:rsidRDefault="007A1F44" w:rsidP="00E244B0">
      <w:pPr>
        <w:pStyle w:val="Corpotesto"/>
      </w:pPr>
      <w:r w:rsidRPr="00977EA3">
        <w:t xml:space="preserve">The subject role &lt;Attribute&gt; element shall have the Name attribute set to </w:t>
      </w:r>
      <w:r w:rsidRPr="00977EA3">
        <w:rPr>
          <w:rStyle w:val="Puntoelenco2Carattere"/>
        </w:rPr>
        <w:t>“urn:oasis:names:tc:xacml:2.0:subject:role”</w:t>
      </w:r>
      <w:r w:rsidRPr="00977EA3">
        <w:t>. The value of the &lt;</w:t>
      </w:r>
      <w:proofErr w:type="spellStart"/>
      <w:r w:rsidRPr="00977EA3">
        <w:t>AttributeValue</w:t>
      </w:r>
      <w:proofErr w:type="spellEnd"/>
      <w:r w:rsidRPr="00977EA3">
        <w:t xml:space="preserve">&gt; element is a child element, “Role”, in the namespace “urn:hl7-org:v3”, whose content is defined by the “CE” (coded </w:t>
      </w:r>
      <w:r w:rsidR="007B3202" w:rsidRPr="00977EA3">
        <w:t>with equivalents</w:t>
      </w:r>
      <w:r w:rsidRPr="00977EA3">
        <w:t xml:space="preserve">) data type from the HL7 version 3 specification. </w:t>
      </w:r>
      <w:r w:rsidR="007B3202" w:rsidRPr="00977EA3">
        <w:t xml:space="preserve">The code attribute shall contain the role code from the identified Value-Set that represents the role that the XUA user is playing when making the request. The </w:t>
      </w:r>
      <w:proofErr w:type="spellStart"/>
      <w:r w:rsidR="007B3202" w:rsidRPr="00977EA3">
        <w:t>displayName</w:t>
      </w:r>
      <w:proofErr w:type="spellEnd"/>
      <w:r w:rsidR="007B3202" w:rsidRPr="00977EA3">
        <w:t xml:space="preserve"> attribute may be used to include a human readable representation of the role code. </w:t>
      </w:r>
      <w:r w:rsidRPr="00977EA3">
        <w:t xml:space="preserve">The </w:t>
      </w:r>
      <w:proofErr w:type="spellStart"/>
      <w:r w:rsidRPr="00977EA3">
        <w:t>codeSystem</w:t>
      </w:r>
      <w:proofErr w:type="spellEnd"/>
      <w:r w:rsidRPr="00977EA3">
        <w:t xml:space="preserve"> </w:t>
      </w:r>
      <w:r w:rsidR="007B3202" w:rsidRPr="00977EA3">
        <w:t>attribute shall contain the OID of the coding system that the role code was taken from</w:t>
      </w:r>
      <w:r w:rsidRPr="00977EA3">
        <w:t xml:space="preserve">. The </w:t>
      </w:r>
      <w:proofErr w:type="spellStart"/>
      <w:r w:rsidRPr="00977EA3">
        <w:t>codeSystemName</w:t>
      </w:r>
      <w:proofErr w:type="spellEnd"/>
      <w:r w:rsidR="007B3202" w:rsidRPr="00977EA3">
        <w:t xml:space="preserve"> attribute</w:t>
      </w:r>
      <w:r w:rsidRPr="00977EA3">
        <w:t xml:space="preserve"> shall identify the name of the </w:t>
      </w:r>
      <w:r w:rsidR="007B3202" w:rsidRPr="00977EA3">
        <w:t>coding system</w:t>
      </w:r>
      <w:r w:rsidRPr="00977EA3">
        <w:t>. No other parts of the CE data type shall be used. The following is an example of the syntax of this element:</w:t>
      </w:r>
    </w:p>
    <w:p w14:paraId="0B27A5E2" w14:textId="77777777" w:rsidR="007A1F44" w:rsidRPr="00977EA3" w:rsidRDefault="007A1F44" w:rsidP="00E244B0">
      <w:pPr>
        <w:pStyle w:val="Corpotesto"/>
      </w:pPr>
    </w:p>
    <w:p w14:paraId="0B1392EA" w14:textId="77777777" w:rsidR="007A1F44" w:rsidRPr="00977EA3" w:rsidRDefault="007A1F44" w:rsidP="00601E92">
      <w:pPr>
        <w:pStyle w:val="XMLFragment"/>
        <w:rPr>
          <w:noProof w:val="0"/>
        </w:rPr>
      </w:pPr>
      <w:r w:rsidRPr="00977EA3">
        <w:rPr>
          <w:noProof w:val="0"/>
        </w:rPr>
        <w:t>&lt;</w:t>
      </w:r>
      <w:proofErr w:type="spellStart"/>
      <w:r w:rsidRPr="00977EA3">
        <w:rPr>
          <w:noProof w:val="0"/>
        </w:rPr>
        <w:t>saml:Attribute</w:t>
      </w:r>
      <w:proofErr w:type="spellEnd"/>
      <w:r w:rsidRPr="00977EA3">
        <w:rPr>
          <w:noProof w:val="0"/>
        </w:rPr>
        <w:t xml:space="preserve"> Name="urn:oasis:names:tc:xacml:2.0:subject:role"&gt;</w:t>
      </w:r>
    </w:p>
    <w:p w14:paraId="08F7DD40" w14:textId="77777777" w:rsidR="007A1F44" w:rsidRPr="00E63AF6" w:rsidRDefault="007A1F44" w:rsidP="00601E92">
      <w:pPr>
        <w:pStyle w:val="XMLFragment"/>
        <w:rPr>
          <w:noProof w:val="0"/>
          <w:lang w:val="fr-FR"/>
          <w:rPrChange w:id="1510" w:author="Gregorio Canal" w:date="2019-05-22T14:54:00Z">
            <w:rPr>
              <w:noProof w:val="0"/>
            </w:rPr>
          </w:rPrChange>
        </w:rPr>
      </w:pPr>
      <w:r w:rsidRPr="00977EA3">
        <w:rPr>
          <w:noProof w:val="0"/>
        </w:rPr>
        <w:t xml:space="preserve"> </w:t>
      </w:r>
      <w:r w:rsidRPr="00E63AF6">
        <w:rPr>
          <w:noProof w:val="0"/>
          <w:lang w:val="fr-FR"/>
          <w:rPrChange w:id="1511" w:author="Gregorio Canal" w:date="2019-05-22T14:54:00Z">
            <w:rPr>
              <w:noProof w:val="0"/>
            </w:rPr>
          </w:rPrChange>
        </w:rPr>
        <w:t>&lt;</w:t>
      </w:r>
      <w:proofErr w:type="spellStart"/>
      <w:r w:rsidRPr="00E63AF6">
        <w:rPr>
          <w:noProof w:val="0"/>
          <w:lang w:val="fr-FR"/>
          <w:rPrChange w:id="1512" w:author="Gregorio Canal" w:date="2019-05-22T14:54:00Z">
            <w:rPr>
              <w:noProof w:val="0"/>
            </w:rPr>
          </w:rPrChange>
        </w:rPr>
        <w:t>saml:AttributeValue</w:t>
      </w:r>
      <w:proofErr w:type="spellEnd"/>
      <w:r w:rsidRPr="00E63AF6">
        <w:rPr>
          <w:noProof w:val="0"/>
          <w:lang w:val="fr-FR"/>
          <w:rPrChange w:id="1513" w:author="Gregorio Canal" w:date="2019-05-22T14:54:00Z">
            <w:rPr>
              <w:noProof w:val="0"/>
            </w:rPr>
          </w:rPrChange>
        </w:rPr>
        <w:t>&gt;</w:t>
      </w:r>
    </w:p>
    <w:p w14:paraId="27EF833E" w14:textId="77777777" w:rsidR="007A1F44" w:rsidRPr="00E63AF6" w:rsidRDefault="007A1F44" w:rsidP="00601E92">
      <w:pPr>
        <w:pStyle w:val="XMLFragment"/>
        <w:rPr>
          <w:noProof w:val="0"/>
          <w:lang w:val="fr-FR"/>
          <w:rPrChange w:id="1514" w:author="Gregorio Canal" w:date="2019-05-22T14:54:00Z">
            <w:rPr>
              <w:noProof w:val="0"/>
            </w:rPr>
          </w:rPrChange>
        </w:rPr>
      </w:pPr>
      <w:r w:rsidRPr="00E63AF6">
        <w:rPr>
          <w:noProof w:val="0"/>
          <w:lang w:val="fr-FR"/>
          <w:rPrChange w:id="1515" w:author="Gregorio Canal" w:date="2019-05-22T14:54:00Z">
            <w:rPr>
              <w:noProof w:val="0"/>
            </w:rPr>
          </w:rPrChange>
        </w:rPr>
        <w:t xml:space="preserve">  &lt;</w:t>
      </w:r>
      <w:proofErr w:type="spellStart"/>
      <w:r w:rsidRPr="00E63AF6">
        <w:rPr>
          <w:noProof w:val="0"/>
          <w:lang w:val="fr-FR"/>
          <w:rPrChange w:id="1516" w:author="Gregorio Canal" w:date="2019-05-22T14:54:00Z">
            <w:rPr>
              <w:noProof w:val="0"/>
            </w:rPr>
          </w:rPrChange>
        </w:rPr>
        <w:t>Role</w:t>
      </w:r>
      <w:proofErr w:type="spellEnd"/>
      <w:r w:rsidRPr="00E63AF6">
        <w:rPr>
          <w:noProof w:val="0"/>
          <w:lang w:val="fr-FR"/>
          <w:rPrChange w:id="1517" w:author="Gregorio Canal" w:date="2019-05-22T14:54:00Z">
            <w:rPr>
              <w:noProof w:val="0"/>
            </w:rPr>
          </w:rPrChange>
        </w:rPr>
        <w:t xml:space="preserve"> </w:t>
      </w:r>
      <w:proofErr w:type="spellStart"/>
      <w:r w:rsidRPr="00E63AF6">
        <w:rPr>
          <w:noProof w:val="0"/>
          <w:lang w:val="fr-FR"/>
          <w:rPrChange w:id="1518" w:author="Gregorio Canal" w:date="2019-05-22T14:54:00Z">
            <w:rPr>
              <w:noProof w:val="0"/>
            </w:rPr>
          </w:rPrChange>
        </w:rPr>
        <w:t>xmlns</w:t>
      </w:r>
      <w:proofErr w:type="spellEnd"/>
      <w:r w:rsidRPr="00E63AF6">
        <w:rPr>
          <w:noProof w:val="0"/>
          <w:lang w:val="fr-FR"/>
          <w:rPrChange w:id="1519" w:author="Gregorio Canal" w:date="2019-05-22T14:54:00Z">
            <w:rPr>
              <w:noProof w:val="0"/>
            </w:rPr>
          </w:rPrChange>
        </w:rPr>
        <w:t xml:space="preserve">="urn:hl7-org:v3" </w:t>
      </w:r>
      <w:proofErr w:type="spellStart"/>
      <w:r w:rsidRPr="00E63AF6">
        <w:rPr>
          <w:noProof w:val="0"/>
          <w:lang w:val="fr-FR"/>
          <w:rPrChange w:id="1520" w:author="Gregorio Canal" w:date="2019-05-22T14:54:00Z">
            <w:rPr>
              <w:noProof w:val="0"/>
            </w:rPr>
          </w:rPrChange>
        </w:rPr>
        <w:t>xsi:type</w:t>
      </w:r>
      <w:proofErr w:type="spellEnd"/>
      <w:r w:rsidRPr="00E63AF6">
        <w:rPr>
          <w:noProof w:val="0"/>
          <w:lang w:val="fr-FR"/>
          <w:rPrChange w:id="1521" w:author="Gregorio Canal" w:date="2019-05-22T14:54:00Z">
            <w:rPr>
              <w:noProof w:val="0"/>
            </w:rPr>
          </w:rPrChange>
        </w:rPr>
        <w:t>="CE" code="46255001"</w:t>
      </w:r>
    </w:p>
    <w:p w14:paraId="2A8AB4B2" w14:textId="77777777" w:rsidR="007A1F44" w:rsidRPr="00977EA3" w:rsidRDefault="007A1F44" w:rsidP="00601E92">
      <w:pPr>
        <w:pStyle w:val="XMLFragment"/>
        <w:rPr>
          <w:noProof w:val="0"/>
        </w:rPr>
      </w:pPr>
      <w:r w:rsidRPr="00E63AF6">
        <w:rPr>
          <w:noProof w:val="0"/>
          <w:lang w:val="fr-FR"/>
          <w:rPrChange w:id="1522" w:author="Gregorio Canal" w:date="2019-05-22T14:54:00Z">
            <w:rPr>
              <w:noProof w:val="0"/>
            </w:rPr>
          </w:rPrChange>
        </w:rPr>
        <w:t xml:space="preserve">   </w:t>
      </w:r>
      <w:proofErr w:type="spellStart"/>
      <w:r w:rsidRPr="00977EA3">
        <w:rPr>
          <w:noProof w:val="0"/>
        </w:rPr>
        <w:t>codeSystem</w:t>
      </w:r>
      <w:proofErr w:type="spellEnd"/>
      <w:r w:rsidRPr="00977EA3">
        <w:rPr>
          <w:noProof w:val="0"/>
        </w:rPr>
        <w:t xml:space="preserve">="2.16.840.1.113883.6.96" </w:t>
      </w:r>
      <w:proofErr w:type="spellStart"/>
      <w:r w:rsidRPr="00977EA3">
        <w:rPr>
          <w:noProof w:val="0"/>
        </w:rPr>
        <w:t>codeSystemName</w:t>
      </w:r>
      <w:proofErr w:type="spellEnd"/>
      <w:r w:rsidRPr="00977EA3">
        <w:rPr>
          <w:noProof w:val="0"/>
        </w:rPr>
        <w:t>="SNOMED_CT"</w:t>
      </w:r>
    </w:p>
    <w:p w14:paraId="2642DBF8" w14:textId="77777777" w:rsidR="007A1F44" w:rsidRPr="00977EA3" w:rsidRDefault="007A1F44" w:rsidP="00601E92">
      <w:pPr>
        <w:pStyle w:val="XMLFragment"/>
        <w:rPr>
          <w:noProof w:val="0"/>
        </w:rPr>
      </w:pPr>
      <w:r w:rsidRPr="00977EA3">
        <w:rPr>
          <w:noProof w:val="0"/>
        </w:rPr>
        <w:t xml:space="preserve">   </w:t>
      </w:r>
      <w:proofErr w:type="spellStart"/>
      <w:r w:rsidRPr="00977EA3">
        <w:rPr>
          <w:noProof w:val="0"/>
        </w:rPr>
        <w:t>displayName</w:t>
      </w:r>
      <w:proofErr w:type="spellEnd"/>
      <w:r w:rsidRPr="00977EA3">
        <w:rPr>
          <w:noProof w:val="0"/>
        </w:rPr>
        <w:t>="Pharmacist"/&gt;</w:t>
      </w:r>
    </w:p>
    <w:p w14:paraId="6DFD819F" w14:textId="77777777" w:rsidR="007A1F44" w:rsidRPr="00977EA3" w:rsidRDefault="007A1F44" w:rsidP="00601E92">
      <w:pPr>
        <w:pStyle w:val="XMLFragment"/>
        <w:rPr>
          <w:noProof w:val="0"/>
        </w:rPr>
      </w:pPr>
      <w:r w:rsidRPr="00977EA3">
        <w:rPr>
          <w:noProof w:val="0"/>
        </w:rPr>
        <w:t xml:space="preserve"> &lt;/</w:t>
      </w:r>
      <w:proofErr w:type="spellStart"/>
      <w:r w:rsidRPr="00977EA3">
        <w:rPr>
          <w:noProof w:val="0"/>
        </w:rPr>
        <w:t>saml:AttributeValue</w:t>
      </w:r>
      <w:proofErr w:type="spellEnd"/>
      <w:r w:rsidRPr="00977EA3">
        <w:rPr>
          <w:noProof w:val="0"/>
        </w:rPr>
        <w:t>&gt;</w:t>
      </w:r>
    </w:p>
    <w:p w14:paraId="3162AA5F" w14:textId="77777777" w:rsidR="007A1F44" w:rsidRPr="00977EA3" w:rsidRDefault="007A1F44" w:rsidP="00601E92">
      <w:pPr>
        <w:pStyle w:val="XMLFragment"/>
        <w:rPr>
          <w:noProof w:val="0"/>
        </w:rPr>
      </w:pPr>
      <w:r w:rsidRPr="00977EA3">
        <w:rPr>
          <w:noProof w:val="0"/>
        </w:rPr>
        <w:t>&lt;/</w:t>
      </w:r>
      <w:proofErr w:type="spellStart"/>
      <w:r w:rsidRPr="00977EA3">
        <w:rPr>
          <w:noProof w:val="0"/>
        </w:rPr>
        <w:t>saml:Attribute</w:t>
      </w:r>
      <w:proofErr w:type="spellEnd"/>
      <w:r w:rsidRPr="00977EA3">
        <w:rPr>
          <w:noProof w:val="0"/>
        </w:rPr>
        <w:t>&gt;</w:t>
      </w:r>
    </w:p>
    <w:p w14:paraId="312ED0DC" w14:textId="77777777" w:rsidR="007A1F44" w:rsidRPr="00977EA3" w:rsidRDefault="007A1F44" w:rsidP="00E244B0">
      <w:pPr>
        <w:pStyle w:val="Corpotesto"/>
      </w:pPr>
    </w:p>
    <w:p w14:paraId="6C0F534C" w14:textId="77777777" w:rsidR="007A1F44" w:rsidRPr="00977EA3" w:rsidRDefault="007A1F44" w:rsidP="00E244B0">
      <w:pPr>
        <w:pStyle w:val="Titolo6"/>
        <w:numPr>
          <w:ilvl w:val="0"/>
          <w:numId w:val="0"/>
        </w:numPr>
        <w:tabs>
          <w:tab w:val="clear" w:pos="2160"/>
          <w:tab w:val="clear" w:pos="2880"/>
          <w:tab w:val="clear" w:pos="3600"/>
          <w:tab w:val="clear" w:pos="4320"/>
          <w:tab w:val="clear" w:pos="5040"/>
        </w:tabs>
        <w:rPr>
          <w:noProof w:val="0"/>
        </w:rPr>
      </w:pPr>
      <w:bookmarkStart w:id="1523" w:name="_Toc300566585"/>
      <w:bookmarkStart w:id="1524" w:name="_Toc333996832"/>
      <w:r w:rsidRPr="00977EA3">
        <w:rPr>
          <w:noProof w:val="0"/>
        </w:rPr>
        <w:t xml:space="preserve">3.40.4.1.2.2 </w:t>
      </w:r>
      <w:proofErr w:type="spellStart"/>
      <w:r w:rsidRPr="00977EA3">
        <w:rPr>
          <w:noProof w:val="0"/>
        </w:rPr>
        <w:t>Authz</w:t>
      </w:r>
      <w:proofErr w:type="spellEnd"/>
      <w:r w:rsidRPr="00977EA3">
        <w:rPr>
          <w:noProof w:val="0"/>
        </w:rPr>
        <w:t>-Consent Option</w:t>
      </w:r>
      <w:bookmarkEnd w:id="1523"/>
      <w:bookmarkEnd w:id="1524"/>
    </w:p>
    <w:p w14:paraId="22FB8079" w14:textId="77777777" w:rsidR="007A1F44" w:rsidRPr="00977EA3" w:rsidRDefault="007A1F44" w:rsidP="00E244B0">
      <w:pPr>
        <w:pStyle w:val="Corpotesto"/>
      </w:pPr>
      <w:r w:rsidRPr="00977EA3">
        <w:t xml:space="preserve">When the </w:t>
      </w:r>
      <w:proofErr w:type="spellStart"/>
      <w:r w:rsidRPr="00977EA3">
        <w:t>Authz</w:t>
      </w:r>
      <w:proofErr w:type="spellEnd"/>
      <w:r w:rsidRPr="00977EA3">
        <w:t xml:space="preserve">-Consent Option is supported and a policy identifier needs to be sent, the X-Service User shall include the document unique ID of the </w:t>
      </w:r>
      <w:r w:rsidRPr="00977EA3">
        <w:rPr>
          <w:i/>
        </w:rPr>
        <w:t>Patient Privacy Policy Acknowledgement Document</w:t>
      </w:r>
      <w:r w:rsidRPr="00977EA3">
        <w:t xml:space="preserve"> or include the Patient Privacy Policy Identifier for a policy that has been previously published encoded as SAML attributes. </w:t>
      </w:r>
    </w:p>
    <w:p w14:paraId="257C7128" w14:textId="4CE8C4C0" w:rsidR="007A1F44" w:rsidRPr="00977EA3" w:rsidRDefault="007A1F44" w:rsidP="00E244B0">
      <w:pPr>
        <w:pStyle w:val="Corpotesto"/>
      </w:pPr>
      <w:r w:rsidRPr="00977EA3">
        <w:t xml:space="preserve">A </w:t>
      </w:r>
      <w:r w:rsidRPr="00977EA3">
        <w:rPr>
          <w:i/>
        </w:rPr>
        <w:t xml:space="preserve">Patient Privacy Policy Acknowledgement Document </w:t>
      </w:r>
      <w:r w:rsidRPr="00977EA3">
        <w:t>unique ID</w:t>
      </w:r>
      <w:r w:rsidRPr="00977EA3">
        <w:rPr>
          <w:i/>
        </w:rPr>
        <w:t xml:space="preserve"> </w:t>
      </w:r>
      <w:r w:rsidRPr="00977EA3">
        <w:t>shall be encoded as a SAML attribute in the IHE ITI namespace, “urn:ihe:iti:bppc:2007:docid”, with name format “urn:oasis:names:tc:SAML:2.0:attrname-format:uri”. Access to the content is not specified. Access through an XDS/XCA/XDR/XDM mechanism is a potential approach. Similarly, this option does not specify how the policy documents should be used to make access control decisions. A sample attribute fragment is given in Figure 3.40</w:t>
      </w:r>
      <w:r w:rsidR="00FD4EB1">
        <w:t>.4.1.2.2-1</w:t>
      </w:r>
      <w:r w:rsidRPr="00977EA3">
        <w:t>.</w:t>
      </w:r>
    </w:p>
    <w:p w14:paraId="320DE526" w14:textId="77777777" w:rsidR="007A1F44" w:rsidRPr="00977EA3" w:rsidRDefault="007A1F44" w:rsidP="003462A5">
      <w:pPr>
        <w:pStyle w:val="Corpotesto"/>
      </w:pPr>
    </w:p>
    <w:p w14:paraId="5A1C9F92"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&lt;saml2:Attribute </w:t>
      </w:r>
      <w:proofErr w:type="spellStart"/>
      <w:r w:rsidRPr="00977EA3">
        <w:rPr>
          <w:lang w:val="en-US"/>
        </w:rPr>
        <w:t>FriendlyName</w:t>
      </w:r>
      <w:proofErr w:type="spellEnd"/>
      <w:r w:rsidRPr="00977EA3">
        <w:rPr>
          <w:lang w:val="en-US"/>
        </w:rPr>
        <w:t xml:space="preserve">="Patient Privacy Policy Acknowledgement Document" </w:t>
      </w:r>
    </w:p>
    <w:p w14:paraId="172289CB"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Name="urn:ihe:iti:bppc:2007:docid" </w:t>
      </w:r>
    </w:p>
    <w:p w14:paraId="230CFDD9"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w:t>
      </w:r>
      <w:proofErr w:type="spellStart"/>
      <w:r w:rsidRPr="00977EA3">
        <w:rPr>
          <w:lang w:val="en-US"/>
        </w:rPr>
        <w:t>NameFormat</w:t>
      </w:r>
      <w:proofErr w:type="spellEnd"/>
      <w:r w:rsidRPr="00977EA3">
        <w:rPr>
          <w:lang w:val="en-US"/>
        </w:rPr>
        <w:t>="urn:oasis:names:tc:SAML:2.0:attrname-format:uri"&gt;</w:t>
      </w:r>
    </w:p>
    <w:p w14:paraId="44734426"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&lt;saml2:AttributeValue </w:t>
      </w:r>
      <w:proofErr w:type="spellStart"/>
      <w:r w:rsidRPr="00977EA3">
        <w:rPr>
          <w:lang w:val="en-US"/>
        </w:rPr>
        <w:t>xmlns:xs</w:t>
      </w:r>
      <w:proofErr w:type="spellEnd"/>
      <w:r w:rsidRPr="00977EA3">
        <w:rPr>
          <w:lang w:val="en-US"/>
        </w:rPr>
        <w:t xml:space="preserve">="http://www.w3.org/2001/XMLSchema"  </w:t>
      </w:r>
    </w:p>
    <w:p w14:paraId="150A493D"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lastRenderedPageBreak/>
        <w:t xml:space="preserve">       </w:t>
      </w:r>
      <w:proofErr w:type="spellStart"/>
      <w:r w:rsidRPr="00977EA3">
        <w:rPr>
          <w:lang w:val="en-US"/>
        </w:rPr>
        <w:t>xmlns:xsi</w:t>
      </w:r>
      <w:proofErr w:type="spellEnd"/>
      <w:r w:rsidRPr="00977EA3">
        <w:rPr>
          <w:lang w:val="en-US"/>
        </w:rPr>
        <w:t xml:space="preserve">="http://www.w3.org/2001/XMLSchema-instance" </w:t>
      </w:r>
    </w:p>
    <w:p w14:paraId="46A85E0F"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w:t>
      </w:r>
      <w:proofErr w:type="spellStart"/>
      <w:r w:rsidRPr="00977EA3">
        <w:rPr>
          <w:lang w:val="en-US"/>
        </w:rPr>
        <w:t>xsi:type</w:t>
      </w:r>
      <w:proofErr w:type="spellEnd"/>
      <w:r w:rsidRPr="00977EA3">
        <w:rPr>
          <w:lang w:val="en-US"/>
        </w:rPr>
        <w:t>="</w:t>
      </w:r>
      <w:proofErr w:type="spellStart"/>
      <w:r w:rsidRPr="00977EA3">
        <w:rPr>
          <w:lang w:val="en-US"/>
        </w:rPr>
        <w:t>xs:anyURI</w:t>
      </w:r>
      <w:proofErr w:type="spellEnd"/>
      <w:r w:rsidRPr="00977EA3">
        <w:rPr>
          <w:lang w:val="en-US"/>
        </w:rPr>
        <w:t>"&gt;urn:oid:1.2.3.xxx&lt;/saml2:AttributeValue&gt;</w:t>
      </w:r>
    </w:p>
    <w:p w14:paraId="442D486E"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&lt;/saml2:Attribute&gt;</w:t>
      </w:r>
    </w:p>
    <w:p w14:paraId="18407BC8" w14:textId="77777777" w:rsidR="007A1F44" w:rsidRPr="00977EA3" w:rsidRDefault="007A1F44" w:rsidP="00D372D5">
      <w:pPr>
        <w:pStyle w:val="Rvision1"/>
      </w:pPr>
    </w:p>
    <w:p w14:paraId="7CD956A2" w14:textId="18D0D610" w:rsidR="007A1F44" w:rsidRPr="00977EA3" w:rsidRDefault="007A1F44" w:rsidP="00E244B0">
      <w:pPr>
        <w:pStyle w:val="FigureTitle"/>
        <w:rPr>
          <w:noProof w:val="0"/>
        </w:rPr>
      </w:pPr>
      <w:bookmarkStart w:id="1525" w:name="_Ref176861278"/>
      <w:r w:rsidRPr="00977EA3">
        <w:rPr>
          <w:noProof w:val="0"/>
        </w:rPr>
        <w:t xml:space="preserve">Figure </w:t>
      </w:r>
      <w:bookmarkEnd w:id="1525"/>
      <w:r w:rsidRPr="00977EA3">
        <w:rPr>
          <w:noProof w:val="0"/>
        </w:rPr>
        <w:t>3.40</w:t>
      </w:r>
      <w:r w:rsidR="003C4586">
        <w:rPr>
          <w:noProof w:val="0"/>
        </w:rPr>
        <w:t>.4.1.2.2</w:t>
      </w:r>
      <w:r w:rsidRPr="00977EA3">
        <w:rPr>
          <w:noProof w:val="0"/>
        </w:rPr>
        <w:t>-</w:t>
      </w:r>
      <w:r w:rsidR="003C4586">
        <w:rPr>
          <w:noProof w:val="0"/>
        </w:rPr>
        <w:t>1</w:t>
      </w:r>
      <w:r w:rsidRPr="00977EA3">
        <w:rPr>
          <w:noProof w:val="0"/>
        </w:rPr>
        <w:t>: Sample attribute holding a reference to patient acknowledgement</w:t>
      </w:r>
    </w:p>
    <w:p w14:paraId="24A26348" w14:textId="1EB0F543" w:rsidR="007A1F44" w:rsidRPr="00977EA3" w:rsidRDefault="007A1F44" w:rsidP="00E95C6F">
      <w:pPr>
        <w:pStyle w:val="Corpotesto"/>
      </w:pPr>
      <w:r w:rsidRPr="00977EA3">
        <w:t xml:space="preserve">A Patient Privacy Policy Identifier shall be encoded as a SAML attribute in the IHE ITI namespace, “urn:ihe:iti:xua:2012:acp”, with name format ``urn:oasis:names:tc:SAML:2.0:attrname-format:uri’’. The policy identifier shall be expressed using the </w:t>
      </w:r>
      <w:proofErr w:type="spellStart"/>
      <w:r w:rsidRPr="00977EA3">
        <w:t>xs:anyURI</w:t>
      </w:r>
      <w:proofErr w:type="spellEnd"/>
      <w:r w:rsidRPr="00977EA3">
        <w:t xml:space="preserve"> data type. The referenced policy identifier is the OID of a published policy. Access to this policy is not specified further. A sample is given in Figure 3.40</w:t>
      </w:r>
      <w:r w:rsidR="00C26B23">
        <w:t>.4.1.2.2-2</w:t>
      </w:r>
      <w:r w:rsidRPr="00977EA3">
        <w:t>.</w:t>
      </w:r>
    </w:p>
    <w:p w14:paraId="04C786D8" w14:textId="77777777" w:rsidR="007A1F44" w:rsidRPr="00977EA3" w:rsidRDefault="007A1F44" w:rsidP="00601E92">
      <w:pPr>
        <w:pStyle w:val="Corpotesto"/>
      </w:pPr>
    </w:p>
    <w:p w14:paraId="758CBD18"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&lt;saml2:Attribute </w:t>
      </w:r>
      <w:proofErr w:type="spellStart"/>
      <w:r w:rsidRPr="00977EA3">
        <w:rPr>
          <w:szCs w:val="16"/>
          <w:lang w:val="en-US"/>
        </w:rPr>
        <w:t>FriendlyName</w:t>
      </w:r>
      <w:proofErr w:type="spellEnd"/>
      <w:r w:rsidRPr="00977EA3">
        <w:rPr>
          <w:szCs w:val="16"/>
          <w:lang w:val="en-US"/>
        </w:rPr>
        <w:t xml:space="preserve">="Patient Privacy Policy Identifier" </w:t>
      </w:r>
    </w:p>
    <w:p w14:paraId="333F3D80"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     Name="urn:ihe:iti:xua:2012:acp" </w:t>
      </w:r>
    </w:p>
    <w:p w14:paraId="1C27340A"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     </w:t>
      </w:r>
      <w:proofErr w:type="spellStart"/>
      <w:r w:rsidRPr="00977EA3">
        <w:rPr>
          <w:szCs w:val="16"/>
          <w:lang w:val="en-US"/>
        </w:rPr>
        <w:t>NameFormat</w:t>
      </w:r>
      <w:proofErr w:type="spellEnd"/>
      <w:r w:rsidRPr="00977EA3">
        <w:rPr>
          <w:szCs w:val="16"/>
          <w:lang w:val="en-US"/>
        </w:rPr>
        <w:t>="urn:oasis:names:tc:SAML:2.0:attrname-format:uri"&gt;</w:t>
      </w:r>
    </w:p>
    <w:p w14:paraId="270423A0" w14:textId="77777777" w:rsidR="007A1F44" w:rsidRPr="00E63AF6" w:rsidRDefault="007A1F44" w:rsidP="00C15CD4">
      <w:pPr>
        <w:pStyle w:val="XMLExample"/>
        <w:pBdr>
          <w:top w:val="single" w:sz="4" w:space="1" w:color="auto"/>
          <w:left w:val="single" w:sz="4" w:space="4" w:color="auto"/>
          <w:bottom w:val="single" w:sz="4" w:space="1" w:color="auto"/>
          <w:right w:val="single" w:sz="4" w:space="4" w:color="auto"/>
        </w:pBdr>
        <w:rPr>
          <w:szCs w:val="16"/>
          <w:rPrChange w:id="1526" w:author="Gregorio Canal" w:date="2019-05-22T14:54:00Z">
            <w:rPr>
              <w:szCs w:val="16"/>
              <w:lang w:val="en-US"/>
            </w:rPr>
          </w:rPrChange>
        </w:rPr>
      </w:pPr>
      <w:r w:rsidRPr="00977EA3">
        <w:rPr>
          <w:szCs w:val="16"/>
          <w:lang w:val="en-US"/>
        </w:rPr>
        <w:t xml:space="preserve">      </w:t>
      </w:r>
      <w:r w:rsidRPr="00E63AF6">
        <w:rPr>
          <w:szCs w:val="16"/>
          <w:rPrChange w:id="1527" w:author="Gregorio Canal" w:date="2019-05-22T14:54:00Z">
            <w:rPr>
              <w:szCs w:val="16"/>
              <w:lang w:val="en-US"/>
            </w:rPr>
          </w:rPrChange>
        </w:rPr>
        <w:t xml:space="preserve">&lt;saml2:AttributeValue </w:t>
      </w:r>
      <w:proofErr w:type="spellStart"/>
      <w:r w:rsidRPr="00E63AF6">
        <w:rPr>
          <w:szCs w:val="16"/>
          <w:rPrChange w:id="1528" w:author="Gregorio Canal" w:date="2019-05-22T14:54:00Z">
            <w:rPr>
              <w:szCs w:val="16"/>
              <w:lang w:val="en-US"/>
            </w:rPr>
          </w:rPrChange>
        </w:rPr>
        <w:t>xmlns:xs</w:t>
      </w:r>
      <w:proofErr w:type="spellEnd"/>
      <w:r w:rsidRPr="00E63AF6">
        <w:rPr>
          <w:szCs w:val="16"/>
          <w:rPrChange w:id="1529" w:author="Gregorio Canal" w:date="2019-05-22T14:54:00Z">
            <w:rPr>
              <w:szCs w:val="16"/>
              <w:lang w:val="en-US"/>
            </w:rPr>
          </w:rPrChange>
        </w:rPr>
        <w:t xml:space="preserve">="http://www.w3.org/2001/XMLSchema"  </w:t>
      </w:r>
    </w:p>
    <w:p w14:paraId="64D7693F"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E63AF6">
        <w:rPr>
          <w:szCs w:val="16"/>
          <w:rPrChange w:id="1530" w:author="Gregorio Canal" w:date="2019-05-22T14:54:00Z">
            <w:rPr>
              <w:szCs w:val="16"/>
              <w:lang w:val="en-US"/>
            </w:rPr>
          </w:rPrChange>
        </w:rPr>
        <w:t xml:space="preserve">       </w:t>
      </w:r>
      <w:proofErr w:type="spellStart"/>
      <w:r w:rsidRPr="00977EA3">
        <w:rPr>
          <w:szCs w:val="16"/>
          <w:lang w:val="en-US"/>
        </w:rPr>
        <w:t>xmlns:xsi</w:t>
      </w:r>
      <w:proofErr w:type="spellEnd"/>
      <w:r w:rsidRPr="00977EA3">
        <w:rPr>
          <w:szCs w:val="16"/>
          <w:lang w:val="en-US"/>
        </w:rPr>
        <w:t xml:space="preserve">="http://www.w3.org/2001/XMLSchema-instance"   </w:t>
      </w:r>
      <w:proofErr w:type="spellStart"/>
      <w:r w:rsidRPr="00977EA3">
        <w:rPr>
          <w:szCs w:val="16"/>
          <w:lang w:val="en-US"/>
        </w:rPr>
        <w:t>xsi:type</w:t>
      </w:r>
      <w:proofErr w:type="spellEnd"/>
      <w:r w:rsidRPr="00977EA3">
        <w:rPr>
          <w:szCs w:val="16"/>
          <w:lang w:val="en-US"/>
        </w:rPr>
        <w:t>="</w:t>
      </w:r>
      <w:proofErr w:type="spellStart"/>
      <w:r w:rsidRPr="00977EA3">
        <w:rPr>
          <w:szCs w:val="16"/>
          <w:lang w:val="en-US"/>
        </w:rPr>
        <w:t>xs:anyURI</w:t>
      </w:r>
      <w:proofErr w:type="spellEnd"/>
      <w:r w:rsidRPr="00977EA3">
        <w:rPr>
          <w:szCs w:val="16"/>
          <w:lang w:val="en-US"/>
        </w:rPr>
        <w:t>"&gt;urn:oid:1.2.3.yyyy&lt;/saml2:AttributeValue&gt;</w:t>
      </w:r>
    </w:p>
    <w:p w14:paraId="36ED719A"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&lt;/saml2:Attribute&gt;</w:t>
      </w:r>
    </w:p>
    <w:p w14:paraId="4E2BE102" w14:textId="05BDCFD4" w:rsidR="007A1F44" w:rsidRPr="00977EA3" w:rsidRDefault="007A1F44" w:rsidP="00E244B0">
      <w:pPr>
        <w:pStyle w:val="FigureTitle"/>
        <w:rPr>
          <w:noProof w:val="0"/>
        </w:rPr>
      </w:pPr>
      <w:r w:rsidRPr="00977EA3">
        <w:rPr>
          <w:noProof w:val="0"/>
        </w:rPr>
        <w:t>Figure 3.40</w:t>
      </w:r>
      <w:r w:rsidR="003C4586">
        <w:rPr>
          <w:noProof w:val="0"/>
        </w:rPr>
        <w:t>.4.1.2.2</w:t>
      </w:r>
      <w:r w:rsidRPr="00977EA3">
        <w:rPr>
          <w:noProof w:val="0"/>
        </w:rPr>
        <w:t>-</w:t>
      </w:r>
      <w:r w:rsidR="003C4586">
        <w:rPr>
          <w:noProof w:val="0"/>
        </w:rPr>
        <w:t>2</w:t>
      </w:r>
      <w:r w:rsidRPr="00977EA3">
        <w:rPr>
          <w:noProof w:val="0"/>
        </w:rPr>
        <w:t>: Sample attribute holding a reference to a privacy policy</w:t>
      </w:r>
    </w:p>
    <w:p w14:paraId="0463EF2F" w14:textId="77777777" w:rsidR="007A1F44" w:rsidRPr="00977EA3" w:rsidRDefault="007A1F44" w:rsidP="00E244B0">
      <w:pPr>
        <w:pStyle w:val="Titolo7"/>
        <w:numPr>
          <w:ilvl w:val="0"/>
          <w:numId w:val="0"/>
        </w:numPr>
        <w:tabs>
          <w:tab w:val="clear" w:pos="2160"/>
          <w:tab w:val="clear" w:pos="2880"/>
          <w:tab w:val="clear" w:pos="3600"/>
          <w:tab w:val="clear" w:pos="4320"/>
          <w:tab w:val="clear" w:pos="5040"/>
          <w:tab w:val="clear" w:pos="5760"/>
        </w:tabs>
        <w:rPr>
          <w:bCs/>
          <w:noProof w:val="0"/>
        </w:rPr>
      </w:pPr>
      <w:r w:rsidRPr="00977EA3">
        <w:rPr>
          <w:noProof w:val="0"/>
        </w:rPr>
        <w:t xml:space="preserve">3.40.4.1.2.2.1 </w:t>
      </w:r>
      <w:r w:rsidRPr="00977EA3">
        <w:rPr>
          <w:bCs/>
          <w:noProof w:val="0"/>
        </w:rPr>
        <w:t>Patient Identifier Attribute</w:t>
      </w:r>
    </w:p>
    <w:p w14:paraId="08DB8F4E" w14:textId="77777777" w:rsidR="007A1F44" w:rsidRPr="00977EA3" w:rsidRDefault="007A1F44" w:rsidP="00E244B0">
      <w:pPr>
        <w:pStyle w:val="Corpotesto"/>
      </w:pPr>
      <w:r w:rsidRPr="00977EA3">
        <w:t xml:space="preserve">This attribute is </w:t>
      </w:r>
      <w:r w:rsidRPr="00977EA3">
        <w:rPr>
          <w:bCs/>
          <w:i/>
        </w:rPr>
        <w:t>optional</w:t>
      </w:r>
      <w:r w:rsidRPr="00977EA3">
        <w:rPr>
          <w:i/>
        </w:rPr>
        <w:t>,</w:t>
      </w:r>
      <w:r w:rsidRPr="00977EA3">
        <w:t xml:space="preserve"> as it may not be needed for cases in which the data being exchanged does not pertain to a specific patient (e.g., population health data). The value of the Patient Identifier attribute is recommended when the </w:t>
      </w:r>
      <w:proofErr w:type="spellStart"/>
      <w:r w:rsidRPr="00977EA3">
        <w:t>InstanceAccessConsentPolicy</w:t>
      </w:r>
      <w:proofErr w:type="spellEnd"/>
      <w:r w:rsidRPr="00977EA3">
        <w:t xml:space="preserve"> attribute is specified in an Authorization Decision Statement. </w:t>
      </w:r>
    </w:p>
    <w:p w14:paraId="6A1563C6" w14:textId="77777777" w:rsidR="007A1F44" w:rsidRPr="00977EA3" w:rsidRDefault="007A1F44" w:rsidP="00E244B0">
      <w:pPr>
        <w:pStyle w:val="Corpotesto"/>
      </w:pPr>
      <w:r w:rsidRPr="00977EA3">
        <w:t xml:space="preserve"> This &lt;Attribute&gt; element shall have the Name attribute set to:</w:t>
      </w:r>
    </w:p>
    <w:p w14:paraId="51A184DC" w14:textId="77777777" w:rsidR="007A1F44" w:rsidRPr="00977EA3" w:rsidRDefault="007A1F44" w:rsidP="00E244B0">
      <w:pPr>
        <w:pStyle w:val="Corpotesto"/>
      </w:pPr>
      <w:r w:rsidRPr="00977EA3">
        <w:t>“urn:oasis:names:tc:xacml:2.0:resource:resource-id”.</w:t>
      </w:r>
    </w:p>
    <w:p w14:paraId="3C72D546" w14:textId="77777777" w:rsidR="007A1F44" w:rsidRPr="00977EA3" w:rsidRDefault="007A1F44" w:rsidP="00E244B0">
      <w:pPr>
        <w:pStyle w:val="Corpotesto"/>
      </w:pPr>
      <w:r w:rsidRPr="00977EA3">
        <w:t>The patient identifier of the requesting organization shall be placed in the value of the &lt;</w:t>
      </w:r>
      <w:proofErr w:type="spellStart"/>
      <w:r w:rsidRPr="00977EA3">
        <w:t>AttributeValue</w:t>
      </w:r>
      <w:proofErr w:type="spellEnd"/>
      <w:r w:rsidRPr="00977EA3">
        <w:t>&gt; element. The patient identifier shall consist of two parts; the OID for the assigning authority and the identifier of the patient within that assigning authority. The value shall be formatted using the CX syntax. As an example, a patient identifier of 543797436 for an assigning authority with an OID of 1.2.840.113619.6.197, has been encoded into the follow SAML assertion snippet. Please note that the '&amp;' character has been properly encoded in the XML content in the following example.</w:t>
      </w:r>
    </w:p>
    <w:p w14:paraId="1C6CA0BE" w14:textId="77777777" w:rsidR="007A1F44" w:rsidRPr="00977EA3" w:rsidRDefault="007A1F44" w:rsidP="00FC2358">
      <w:pPr>
        <w:pStyle w:val="Corpotesto"/>
      </w:pPr>
    </w:p>
    <w:p w14:paraId="0E5F695A" w14:textId="77777777" w:rsidR="007A1F44" w:rsidRPr="00977EA3" w:rsidRDefault="007A1F44" w:rsidP="003462A5">
      <w:pPr>
        <w:pStyle w:val="XMLFragment"/>
        <w:rPr>
          <w:noProof w:val="0"/>
        </w:rPr>
      </w:pPr>
      <w:r w:rsidRPr="00977EA3">
        <w:rPr>
          <w:noProof w:val="0"/>
        </w:rPr>
        <w:t>&lt;</w:t>
      </w:r>
      <w:proofErr w:type="spellStart"/>
      <w:r w:rsidRPr="00977EA3">
        <w:rPr>
          <w:noProof w:val="0"/>
        </w:rPr>
        <w:t>saml:Attribute</w:t>
      </w:r>
      <w:proofErr w:type="spellEnd"/>
      <w:r w:rsidRPr="00977EA3">
        <w:rPr>
          <w:noProof w:val="0"/>
        </w:rPr>
        <w:t xml:space="preserve"> Name="urn:oasis:names:tc:xacml:2.0:resource:resource-id"&gt; </w:t>
      </w:r>
    </w:p>
    <w:p w14:paraId="7D594A61" w14:textId="77777777" w:rsidR="007A1F44" w:rsidRPr="00E63AF6" w:rsidRDefault="007A1F44" w:rsidP="003462A5">
      <w:pPr>
        <w:pStyle w:val="XMLFragment"/>
        <w:rPr>
          <w:noProof w:val="0"/>
          <w:lang w:val="fr-FR"/>
          <w:rPrChange w:id="1531" w:author="Gregorio Canal" w:date="2019-05-22T14:54:00Z">
            <w:rPr>
              <w:noProof w:val="0"/>
            </w:rPr>
          </w:rPrChange>
        </w:rPr>
      </w:pPr>
      <w:r w:rsidRPr="00977EA3">
        <w:rPr>
          <w:noProof w:val="0"/>
        </w:rPr>
        <w:t xml:space="preserve">  </w:t>
      </w:r>
      <w:r w:rsidRPr="00E63AF6">
        <w:rPr>
          <w:noProof w:val="0"/>
          <w:lang w:val="fr-FR"/>
          <w:rPrChange w:id="1532" w:author="Gregorio Canal" w:date="2019-05-22T14:54:00Z">
            <w:rPr>
              <w:noProof w:val="0"/>
            </w:rPr>
          </w:rPrChange>
        </w:rPr>
        <w:t xml:space="preserve">&lt;saml:AttributeValue&gt;543797436^^^&amp;amp;1.2.840.113619.6.197&amp;amp;ISO&lt;/saml:AttributeValue&gt; </w:t>
      </w:r>
    </w:p>
    <w:p w14:paraId="65875D47" w14:textId="77777777" w:rsidR="007A1F44" w:rsidRPr="00E63AF6" w:rsidRDefault="007A1F44" w:rsidP="003462A5">
      <w:pPr>
        <w:pStyle w:val="XMLFragment"/>
        <w:rPr>
          <w:noProof w:val="0"/>
          <w:lang w:val="fr-FR"/>
          <w:rPrChange w:id="1533" w:author="Gregorio Canal" w:date="2019-05-22T14:54:00Z">
            <w:rPr>
              <w:noProof w:val="0"/>
            </w:rPr>
          </w:rPrChange>
        </w:rPr>
      </w:pPr>
      <w:r w:rsidRPr="00E63AF6">
        <w:rPr>
          <w:noProof w:val="0"/>
          <w:lang w:val="fr-FR"/>
          <w:rPrChange w:id="1534" w:author="Gregorio Canal" w:date="2019-05-22T14:54:00Z">
            <w:rPr>
              <w:noProof w:val="0"/>
            </w:rPr>
          </w:rPrChange>
        </w:rPr>
        <w:t>&lt;/</w:t>
      </w:r>
      <w:proofErr w:type="spellStart"/>
      <w:r w:rsidRPr="00E63AF6">
        <w:rPr>
          <w:noProof w:val="0"/>
          <w:lang w:val="fr-FR"/>
          <w:rPrChange w:id="1535" w:author="Gregorio Canal" w:date="2019-05-22T14:54:00Z">
            <w:rPr>
              <w:noProof w:val="0"/>
            </w:rPr>
          </w:rPrChange>
        </w:rPr>
        <w:t>saml:Attribute</w:t>
      </w:r>
      <w:proofErr w:type="spellEnd"/>
      <w:r w:rsidRPr="00E63AF6">
        <w:rPr>
          <w:noProof w:val="0"/>
          <w:lang w:val="fr-FR"/>
          <w:rPrChange w:id="1536" w:author="Gregorio Canal" w:date="2019-05-22T14:54:00Z">
            <w:rPr>
              <w:noProof w:val="0"/>
            </w:rPr>
          </w:rPrChange>
        </w:rPr>
        <w:t>&gt;</w:t>
      </w:r>
    </w:p>
    <w:p w14:paraId="15125851" w14:textId="77777777" w:rsidR="007A1F44" w:rsidRPr="00E63AF6" w:rsidRDefault="007A1F44" w:rsidP="00FC2358">
      <w:pPr>
        <w:pStyle w:val="Corpotesto"/>
        <w:rPr>
          <w:lang w:val="fr-FR"/>
          <w:rPrChange w:id="1537" w:author="Gregorio Canal" w:date="2019-05-22T14:54:00Z">
            <w:rPr/>
          </w:rPrChange>
        </w:rPr>
      </w:pPr>
    </w:p>
    <w:p w14:paraId="7BD2E800" w14:textId="77777777" w:rsidR="007A1F44" w:rsidRPr="00977EA3" w:rsidRDefault="007A1F44" w:rsidP="00E244B0">
      <w:pPr>
        <w:pStyle w:val="Titolo6"/>
        <w:numPr>
          <w:ilvl w:val="0"/>
          <w:numId w:val="0"/>
        </w:numPr>
        <w:tabs>
          <w:tab w:val="clear" w:pos="2160"/>
          <w:tab w:val="clear" w:pos="2880"/>
          <w:tab w:val="clear" w:pos="3600"/>
          <w:tab w:val="clear" w:pos="4320"/>
          <w:tab w:val="clear" w:pos="5040"/>
        </w:tabs>
        <w:rPr>
          <w:noProof w:val="0"/>
        </w:rPr>
      </w:pPr>
      <w:bookmarkStart w:id="1538" w:name="_Toc300566586"/>
      <w:bookmarkStart w:id="1539" w:name="_Toc333996833"/>
      <w:r w:rsidRPr="00977EA3">
        <w:rPr>
          <w:noProof w:val="0"/>
        </w:rPr>
        <w:lastRenderedPageBreak/>
        <w:t xml:space="preserve">3.40.4.1.2.3 </w:t>
      </w:r>
      <w:proofErr w:type="spellStart"/>
      <w:r w:rsidRPr="00977EA3">
        <w:rPr>
          <w:noProof w:val="0"/>
        </w:rPr>
        <w:t>PurposeOfUse</w:t>
      </w:r>
      <w:proofErr w:type="spellEnd"/>
      <w:r w:rsidRPr="00977EA3">
        <w:rPr>
          <w:noProof w:val="0"/>
        </w:rPr>
        <w:t xml:space="preserve"> Option</w:t>
      </w:r>
      <w:bookmarkEnd w:id="1538"/>
      <w:bookmarkEnd w:id="1539"/>
    </w:p>
    <w:p w14:paraId="651B3A44" w14:textId="77777777" w:rsidR="007A1F44" w:rsidRPr="00977EA3" w:rsidRDefault="007A1F44" w:rsidP="00E244B0">
      <w:pPr>
        <w:pStyle w:val="Corpotesto"/>
      </w:pPr>
      <w:r w:rsidRPr="00977EA3">
        <w:t xml:space="preserve">The </w:t>
      </w:r>
      <w:proofErr w:type="spellStart"/>
      <w:r w:rsidRPr="00977EA3">
        <w:t>PurposeOfUse</w:t>
      </w:r>
      <w:proofErr w:type="spellEnd"/>
      <w:r w:rsidRPr="00977EA3">
        <w:t xml:space="preserve"> &lt;Attribute&gt; element shall have the Name attribute set to “urn:oasis:names:tc:xspa:1.0:subject:purposeofuse”. The value of the &lt;</w:t>
      </w:r>
      <w:proofErr w:type="spellStart"/>
      <w:r w:rsidRPr="00977EA3">
        <w:t>AttributeValue</w:t>
      </w:r>
      <w:proofErr w:type="spellEnd"/>
      <w:r w:rsidRPr="00977EA3">
        <w:t>&gt; element is a child element, “</w:t>
      </w:r>
      <w:proofErr w:type="spellStart"/>
      <w:r w:rsidRPr="00977EA3">
        <w:t>PurposeOfUse</w:t>
      </w:r>
      <w:proofErr w:type="spellEnd"/>
      <w:r w:rsidRPr="00977EA3">
        <w:t xml:space="preserve">”, in the namespace “urn:hl7-org:v3”, whose content is defined by the “CE” (coded element) data type from the HL7 version 3 specification. </w:t>
      </w:r>
    </w:p>
    <w:p w14:paraId="60971CB1" w14:textId="77777777" w:rsidR="007A1F44" w:rsidRPr="00977EA3" w:rsidRDefault="007A1F44" w:rsidP="00E244B0">
      <w:pPr>
        <w:pStyle w:val="Corpotesto"/>
      </w:pPr>
      <w:r w:rsidRPr="00977EA3">
        <w:t xml:space="preserve">The </w:t>
      </w:r>
      <w:proofErr w:type="spellStart"/>
      <w:r w:rsidRPr="00977EA3">
        <w:t>PurposeOfUse</w:t>
      </w:r>
      <w:proofErr w:type="spellEnd"/>
      <w:r w:rsidRPr="00977EA3">
        <w:t xml:space="preserve"> element shall contain the coded representation of the Purpose for Use that is in effect for the request. </w:t>
      </w:r>
    </w:p>
    <w:p w14:paraId="203491E9" w14:textId="77777777" w:rsidR="007A1F44" w:rsidRPr="00977EA3" w:rsidRDefault="007A1F44" w:rsidP="00E244B0">
      <w:pPr>
        <w:pStyle w:val="Corpotesto"/>
      </w:pPr>
      <w:r w:rsidRPr="00977EA3">
        <w:t xml:space="preserve">An example of the syntax of this element is as follows: </w:t>
      </w:r>
    </w:p>
    <w:p w14:paraId="1BCE68CB" w14:textId="77777777" w:rsidR="007A1F44" w:rsidRPr="00977EA3" w:rsidRDefault="007A1F44" w:rsidP="00E244B0">
      <w:pPr>
        <w:pStyle w:val="Corpotesto"/>
      </w:pPr>
    </w:p>
    <w:p w14:paraId="589702B8" w14:textId="77777777" w:rsidR="007A1F44" w:rsidRPr="00977EA3" w:rsidRDefault="007A1F44" w:rsidP="00A063AC">
      <w:pPr>
        <w:pStyle w:val="XMLExample"/>
        <w:rPr>
          <w:lang w:val="en-US"/>
        </w:rPr>
      </w:pPr>
      <w:r w:rsidRPr="00977EA3">
        <w:rPr>
          <w:lang w:val="en-US"/>
        </w:rPr>
        <w:t>&lt;</w:t>
      </w:r>
      <w:proofErr w:type="spellStart"/>
      <w:r w:rsidRPr="00977EA3">
        <w:rPr>
          <w:lang w:val="en-US"/>
        </w:rPr>
        <w:t>saml:Attribute</w:t>
      </w:r>
      <w:proofErr w:type="spellEnd"/>
      <w:r w:rsidRPr="00977EA3">
        <w:rPr>
          <w:lang w:val="en-US"/>
        </w:rPr>
        <w:t xml:space="preserve"> Name="urn:oasis:names:tc:xspa:1.0:subject:purposeofuse"&gt; </w:t>
      </w:r>
    </w:p>
    <w:p w14:paraId="345037EB" w14:textId="77777777" w:rsidR="007A1F44" w:rsidRPr="00087DB0" w:rsidRDefault="007A1F44" w:rsidP="00A53067">
      <w:pPr>
        <w:pStyle w:val="XMLExample"/>
        <w:rPr>
          <w:lang w:val="en-US"/>
        </w:rPr>
      </w:pPr>
      <w:r w:rsidRPr="00977EA3">
        <w:rPr>
          <w:lang w:val="en-US"/>
        </w:rPr>
        <w:t xml:space="preserve">  </w:t>
      </w:r>
      <w:r w:rsidRPr="00087DB0">
        <w:rPr>
          <w:lang w:val="en-US"/>
        </w:rPr>
        <w:t>&lt;</w:t>
      </w:r>
      <w:proofErr w:type="spellStart"/>
      <w:r w:rsidRPr="00087DB0">
        <w:rPr>
          <w:lang w:val="en-US"/>
        </w:rPr>
        <w:t>saml:AttributeValue</w:t>
      </w:r>
      <w:proofErr w:type="spellEnd"/>
      <w:r w:rsidRPr="00087DB0">
        <w:rPr>
          <w:lang w:val="en-US"/>
        </w:rPr>
        <w:t xml:space="preserve">&gt; </w:t>
      </w:r>
    </w:p>
    <w:p w14:paraId="047DFB81" w14:textId="77777777" w:rsidR="007A1F44" w:rsidRPr="00087DB0" w:rsidRDefault="007A1F44" w:rsidP="00A53067">
      <w:pPr>
        <w:pStyle w:val="XMLExample"/>
        <w:rPr>
          <w:lang w:val="en-US"/>
        </w:rPr>
      </w:pPr>
      <w:r w:rsidRPr="00087DB0">
        <w:rPr>
          <w:lang w:val="en-US"/>
        </w:rPr>
        <w:t xml:space="preserve">    &lt;</w:t>
      </w:r>
      <w:proofErr w:type="spellStart"/>
      <w:r w:rsidRPr="00087DB0">
        <w:rPr>
          <w:lang w:val="en-US"/>
        </w:rPr>
        <w:t>PurposeOfUse</w:t>
      </w:r>
      <w:proofErr w:type="spellEnd"/>
      <w:r w:rsidRPr="00087DB0">
        <w:rPr>
          <w:lang w:val="en-US"/>
        </w:rPr>
        <w:t xml:space="preserve"> </w:t>
      </w:r>
      <w:proofErr w:type="spellStart"/>
      <w:r w:rsidRPr="00087DB0">
        <w:rPr>
          <w:lang w:val="en-US"/>
        </w:rPr>
        <w:t>xmlns</w:t>
      </w:r>
      <w:proofErr w:type="spellEnd"/>
      <w:r w:rsidRPr="00087DB0">
        <w:rPr>
          <w:lang w:val="en-US"/>
        </w:rPr>
        <w:t xml:space="preserve">="urn:hl7-org:v3" </w:t>
      </w:r>
      <w:proofErr w:type="spellStart"/>
      <w:r w:rsidRPr="00087DB0">
        <w:rPr>
          <w:lang w:val="en-US"/>
        </w:rPr>
        <w:t>xsi:type</w:t>
      </w:r>
      <w:proofErr w:type="spellEnd"/>
      <w:r w:rsidRPr="00087DB0">
        <w:rPr>
          <w:lang w:val="en-US"/>
        </w:rPr>
        <w:t xml:space="preserve">="CE" code="12"  </w:t>
      </w:r>
    </w:p>
    <w:p w14:paraId="70264220" w14:textId="77777777" w:rsidR="007A1F44" w:rsidRPr="00977EA3" w:rsidRDefault="007A1F44" w:rsidP="00A53067">
      <w:pPr>
        <w:pStyle w:val="XMLExample"/>
        <w:rPr>
          <w:lang w:val="en-US"/>
        </w:rPr>
      </w:pPr>
      <w:r w:rsidRPr="00087DB0">
        <w:rPr>
          <w:lang w:val="en-US"/>
        </w:rPr>
        <w:t xml:space="preserve">        </w:t>
      </w:r>
      <w:proofErr w:type="spellStart"/>
      <w:r w:rsidRPr="00977EA3">
        <w:rPr>
          <w:lang w:val="en-US"/>
        </w:rPr>
        <w:t>codeSystem</w:t>
      </w:r>
      <w:proofErr w:type="spellEnd"/>
      <w:r w:rsidRPr="00977EA3">
        <w:rPr>
          <w:lang w:val="en-US"/>
        </w:rPr>
        <w:t xml:space="preserve">="1.0.14265.1" </w:t>
      </w:r>
    </w:p>
    <w:p w14:paraId="06C3C3A9" w14:textId="77777777" w:rsidR="007A1F44" w:rsidRPr="00977EA3" w:rsidRDefault="007A1F44" w:rsidP="00A53067">
      <w:pPr>
        <w:pStyle w:val="XMLExample"/>
        <w:rPr>
          <w:lang w:val="en-US"/>
        </w:rPr>
      </w:pPr>
      <w:proofErr w:type="spellStart"/>
      <w:r w:rsidRPr="00977EA3">
        <w:rPr>
          <w:lang w:val="en-US"/>
        </w:rPr>
        <w:t>codeSystemName</w:t>
      </w:r>
      <w:proofErr w:type="spellEnd"/>
      <w:r w:rsidRPr="00977EA3">
        <w:rPr>
          <w:lang w:val="en-US"/>
        </w:rPr>
        <w:t xml:space="preserve">="ISO 14265 Classification of Purposes for processing personal health information"  </w:t>
      </w:r>
    </w:p>
    <w:p w14:paraId="1F35CB97" w14:textId="77777777" w:rsidR="007A1F44" w:rsidRPr="00977EA3" w:rsidRDefault="007A1F44" w:rsidP="00A53067">
      <w:pPr>
        <w:pStyle w:val="XMLExample"/>
        <w:rPr>
          <w:lang w:val="en-US"/>
        </w:rPr>
      </w:pPr>
      <w:r w:rsidRPr="00977EA3">
        <w:rPr>
          <w:lang w:val="en-US"/>
        </w:rPr>
        <w:t xml:space="preserve">        </w:t>
      </w:r>
      <w:proofErr w:type="spellStart"/>
      <w:r w:rsidRPr="00977EA3">
        <w:rPr>
          <w:lang w:val="en-US"/>
        </w:rPr>
        <w:t>displayName</w:t>
      </w:r>
      <w:proofErr w:type="spellEnd"/>
      <w:r w:rsidRPr="00977EA3">
        <w:rPr>
          <w:lang w:val="en-US"/>
        </w:rPr>
        <w:t xml:space="preserve">="Law Enforcement"/&gt; </w:t>
      </w:r>
    </w:p>
    <w:p w14:paraId="6DD0253D" w14:textId="77777777" w:rsidR="007A1F44" w:rsidRPr="00977EA3" w:rsidRDefault="007A1F44" w:rsidP="00A53067">
      <w:pPr>
        <w:pStyle w:val="XMLExample"/>
        <w:rPr>
          <w:lang w:val="en-US"/>
        </w:rPr>
      </w:pPr>
      <w:r w:rsidRPr="00977EA3">
        <w:rPr>
          <w:lang w:val="en-US"/>
        </w:rPr>
        <w:t xml:space="preserve">  &lt;/</w:t>
      </w:r>
      <w:proofErr w:type="spellStart"/>
      <w:r w:rsidRPr="00977EA3">
        <w:rPr>
          <w:lang w:val="en-US"/>
        </w:rPr>
        <w:t>saml:AttributeValue</w:t>
      </w:r>
      <w:proofErr w:type="spellEnd"/>
      <w:r w:rsidRPr="00977EA3">
        <w:rPr>
          <w:lang w:val="en-US"/>
        </w:rPr>
        <w:t xml:space="preserve">&gt; </w:t>
      </w:r>
    </w:p>
    <w:p w14:paraId="653176A4" w14:textId="77777777" w:rsidR="007A1F44" w:rsidRPr="00977EA3" w:rsidRDefault="007A1F44" w:rsidP="00A53067">
      <w:pPr>
        <w:pStyle w:val="XMLExample"/>
        <w:rPr>
          <w:lang w:val="en-US"/>
        </w:rPr>
      </w:pPr>
      <w:r w:rsidRPr="00977EA3">
        <w:rPr>
          <w:lang w:val="en-US"/>
        </w:rPr>
        <w:t>&lt;/</w:t>
      </w:r>
      <w:proofErr w:type="spellStart"/>
      <w:r w:rsidRPr="00977EA3">
        <w:rPr>
          <w:lang w:val="en-US"/>
        </w:rPr>
        <w:t>saml:Attribute</w:t>
      </w:r>
      <w:proofErr w:type="spellEnd"/>
      <w:r w:rsidRPr="00977EA3">
        <w:rPr>
          <w:lang w:val="en-US"/>
        </w:rPr>
        <w:t xml:space="preserve">&gt; </w:t>
      </w:r>
    </w:p>
    <w:p w14:paraId="35A1578E" w14:textId="77B9B8C4" w:rsidR="007A1F44" w:rsidRPr="00977EA3" w:rsidRDefault="007A1F44" w:rsidP="00E244B0">
      <w:pPr>
        <w:pStyle w:val="Corpotesto"/>
      </w:pPr>
    </w:p>
    <w:p w14:paraId="09A8C499" w14:textId="77777777" w:rsidR="007A1F44" w:rsidRPr="00977EA3" w:rsidRDefault="007A1F44" w:rsidP="00E244B0">
      <w:pPr>
        <w:pStyle w:val="Corpotesto"/>
      </w:pPr>
      <w:r w:rsidRPr="00977EA3">
        <w:t xml:space="preserve">Codes are assigned by the local Security Domain and a Code-Set needs to be managed. A good source Vocabulary for </w:t>
      </w:r>
      <w:proofErr w:type="spellStart"/>
      <w:r w:rsidRPr="00977EA3">
        <w:t>PurposeOfUse</w:t>
      </w:r>
      <w:proofErr w:type="spellEnd"/>
      <w:r w:rsidRPr="00977EA3">
        <w:t xml:space="preserve"> is ISO 14265 – Health Informatics – Classification of purposes for processing personal health information. The Value-Set used may include local codes or codes drawn from formal vocabulary.</w:t>
      </w:r>
    </w:p>
    <w:p w14:paraId="2A8AC52D" w14:textId="77777777" w:rsidR="007A1F44" w:rsidRPr="00977EA3" w:rsidRDefault="007A1F44" w:rsidP="00E244B0">
      <w:pPr>
        <w:pStyle w:val="Corpotesto"/>
      </w:pPr>
      <w:r w:rsidRPr="00977EA3">
        <w:t xml:space="preserve">The value of the Purpose of Use attribute shall be a urn:hl7-org:v3:CE element, specifying the coded value representing the user's purpose in issuing the request, choosing from the value set given by local Policy. The </w:t>
      </w:r>
      <w:proofErr w:type="spellStart"/>
      <w:r w:rsidRPr="00977EA3">
        <w:t>codeSystem</w:t>
      </w:r>
      <w:proofErr w:type="spellEnd"/>
      <w:r w:rsidRPr="00977EA3">
        <w:t xml:space="preserve"> attribute of this element must be present, and must specify the OID of the "Purpose of Use" code system. </w:t>
      </w:r>
    </w:p>
    <w:p w14:paraId="28BB0D8A" w14:textId="77777777" w:rsidR="007A1F44" w:rsidRPr="00977EA3" w:rsidRDefault="007A1F44" w:rsidP="00E244B0">
      <w:pPr>
        <w:pStyle w:val="Titolo7"/>
        <w:numPr>
          <w:ilvl w:val="0"/>
          <w:numId w:val="0"/>
        </w:numPr>
        <w:tabs>
          <w:tab w:val="clear" w:pos="2160"/>
          <w:tab w:val="clear" w:pos="2880"/>
          <w:tab w:val="clear" w:pos="3600"/>
          <w:tab w:val="clear" w:pos="4320"/>
          <w:tab w:val="clear" w:pos="5040"/>
          <w:tab w:val="clear" w:pos="5760"/>
        </w:tabs>
        <w:rPr>
          <w:noProof w:val="0"/>
        </w:rPr>
      </w:pPr>
      <w:r w:rsidRPr="00977EA3">
        <w:rPr>
          <w:noProof w:val="0"/>
        </w:rPr>
        <w:t xml:space="preserve">3.40.4.1.2.3.1 ATNA encoding of </w:t>
      </w:r>
      <w:proofErr w:type="spellStart"/>
      <w:r w:rsidRPr="00977EA3">
        <w:rPr>
          <w:noProof w:val="0"/>
        </w:rPr>
        <w:t>PurposeOfUse</w:t>
      </w:r>
      <w:proofErr w:type="spellEnd"/>
    </w:p>
    <w:p w14:paraId="2B0337D5" w14:textId="752DF1B8" w:rsidR="007A1F44" w:rsidRPr="00977EA3" w:rsidRDefault="007A1F44" w:rsidP="00E244B0">
      <w:pPr>
        <w:pStyle w:val="Corpotesto"/>
      </w:pPr>
      <w:r w:rsidRPr="00977EA3">
        <w:t xml:space="preserve">When the </w:t>
      </w:r>
      <w:proofErr w:type="spellStart"/>
      <w:r w:rsidRPr="00977EA3">
        <w:t>PurposeOfUse</w:t>
      </w:r>
      <w:proofErr w:type="spellEnd"/>
      <w:r w:rsidRPr="00977EA3">
        <w:t xml:space="preserve"> Option is used the X-Service User and X-Service Provider SHALL place the </w:t>
      </w:r>
      <w:proofErr w:type="spellStart"/>
      <w:r w:rsidRPr="00977EA3">
        <w:t>PurposeOfUse</w:t>
      </w:r>
      <w:proofErr w:type="spellEnd"/>
      <w:r w:rsidRPr="00977EA3">
        <w:t xml:space="preserve"> value into the ATNA Audit Message associated with the transaction according to the </w:t>
      </w:r>
      <w:r w:rsidR="00D56A98" w:rsidRPr="00977EA3">
        <w:t>Record Audit Event [ITI-20]</w:t>
      </w:r>
      <w:r w:rsidRPr="00977EA3">
        <w:t xml:space="preserve"> </w:t>
      </w:r>
      <w:r w:rsidR="00E77430" w:rsidRPr="00977EA3">
        <w:t>transaction</w:t>
      </w:r>
      <w:r w:rsidR="00C02870" w:rsidRPr="00977EA3">
        <w:t xml:space="preserve"> (s</w:t>
      </w:r>
      <w:r w:rsidRPr="00977EA3">
        <w:t xml:space="preserve">ee </w:t>
      </w:r>
      <w:r w:rsidR="00A01086" w:rsidRPr="00977EA3">
        <w:rPr>
          <w:rFonts w:eastAsia="SimSun"/>
          <w:szCs w:val="24"/>
          <w:lang w:eastAsia="zh-CN"/>
        </w:rPr>
        <w:t xml:space="preserve">ITI </w:t>
      </w:r>
      <w:r w:rsidRPr="00977EA3">
        <w:rPr>
          <w:rFonts w:eastAsia="SimSun"/>
          <w:szCs w:val="24"/>
          <w:lang w:eastAsia="zh-CN"/>
        </w:rPr>
        <w:t>TF-2a:</w:t>
      </w:r>
      <w:r w:rsidR="00C02870" w:rsidRPr="00977EA3">
        <w:rPr>
          <w:rFonts w:eastAsia="SimSun"/>
          <w:szCs w:val="24"/>
          <w:lang w:eastAsia="zh-CN"/>
        </w:rPr>
        <w:t xml:space="preserve"> </w:t>
      </w:r>
      <w:r w:rsidR="00A01086" w:rsidRPr="00977EA3">
        <w:t>3.20.7.1.2</w:t>
      </w:r>
      <w:r w:rsidR="00C02870" w:rsidRPr="00977EA3">
        <w:t>).</w:t>
      </w:r>
    </w:p>
    <w:p w14:paraId="3581B1E8" w14:textId="77777777" w:rsidR="007A1F44" w:rsidRPr="00977EA3" w:rsidRDefault="007A1F44" w:rsidP="00A65178">
      <w:pPr>
        <w:pStyle w:val="Titolo5"/>
        <w:numPr>
          <w:ilvl w:val="0"/>
          <w:numId w:val="0"/>
        </w:numPr>
        <w:tabs>
          <w:tab w:val="clear" w:pos="2160"/>
          <w:tab w:val="clear" w:pos="2880"/>
          <w:tab w:val="clear" w:pos="3600"/>
          <w:tab w:val="clear" w:pos="4320"/>
        </w:tabs>
        <w:rPr>
          <w:noProof w:val="0"/>
        </w:rPr>
      </w:pPr>
      <w:bookmarkStart w:id="1540" w:name="3.40.4.1.3_Expected_Actions"/>
      <w:bookmarkEnd w:id="1540"/>
      <w:r w:rsidRPr="00977EA3">
        <w:rPr>
          <w:noProof w:val="0"/>
        </w:rPr>
        <w:t xml:space="preserve">3.40.4.1.3 Expected Actions </w:t>
      </w:r>
    </w:p>
    <w:p w14:paraId="4B92EEB7" w14:textId="77777777" w:rsidR="007A1F44" w:rsidRPr="00977EA3" w:rsidRDefault="007A1F44">
      <w:pPr>
        <w:pStyle w:val="Corpotesto"/>
      </w:pPr>
      <w:r w:rsidRPr="00977EA3">
        <w:t xml:space="preserve">The X-Service Provider shall validate the Identity Assertion by processing the Web-Services Security header in accordance with the Web-Services Security Standard, and SAML 2.0 Standard processing rules (e.g., check the digital signature is valid and chains to an X-Identity Provider that is configured as trusted). If this validation fails, then the grouped Actor’s associated transaction shall return with an error code as described in WS-Security core specification Section 12 (Error Handling, using the SOAP Fault mechanism), and the ATNA Audit event for Authentication Failure shall be recorded according to ATNA rules. </w:t>
      </w:r>
    </w:p>
    <w:p w14:paraId="5EDCCFB9" w14:textId="2AF2335C" w:rsidR="007A1F44" w:rsidRPr="00977EA3" w:rsidRDefault="007A1F44">
      <w:pPr>
        <w:pStyle w:val="Corpotesto"/>
      </w:pPr>
      <w:r w:rsidRPr="00977EA3">
        <w:t xml:space="preserve">Any ATNA Audit Messages recorded by </w:t>
      </w:r>
      <w:r w:rsidR="001249C9" w:rsidRPr="00977EA3">
        <w:t>a</w:t>
      </w:r>
      <w:r w:rsidRPr="00977EA3">
        <w:t>ctor grouped with the X-Service Provider Actor, shall have the user identity recorded according to the XUA specific ATNA encoding rules (</w:t>
      </w:r>
      <w:r w:rsidR="00292B01" w:rsidRPr="00977EA3">
        <w:t>s</w:t>
      </w:r>
      <w:r w:rsidRPr="00977EA3">
        <w:t xml:space="preserve">ee </w:t>
      </w:r>
      <w:r w:rsidR="00292B01" w:rsidRPr="00977EA3">
        <w:lastRenderedPageBreak/>
        <w:t>Section</w:t>
      </w:r>
      <w:r w:rsidR="00A01086" w:rsidRPr="00977EA3">
        <w:t xml:space="preserve"> </w:t>
      </w:r>
      <w:r w:rsidRPr="00977EA3">
        <w:t xml:space="preserve">3.40.4.2 ATNA Audit encoding). For example: The </w:t>
      </w:r>
      <w:proofErr w:type="spellStart"/>
      <w:r w:rsidRPr="00977EA3">
        <w:t>XDS.b</w:t>
      </w:r>
      <w:proofErr w:type="spellEnd"/>
      <w:r w:rsidRPr="00977EA3">
        <w:t xml:space="preserve"> </w:t>
      </w:r>
      <w:r w:rsidR="00AC41EF" w:rsidRPr="00977EA3">
        <w:t xml:space="preserve">Document Consumer performing a </w:t>
      </w:r>
      <w:r w:rsidRPr="00977EA3">
        <w:t>Registry Stored Query records the Query event</w:t>
      </w:r>
      <w:r w:rsidR="00AC41EF" w:rsidRPr="00977EA3">
        <w:t>;</w:t>
      </w:r>
      <w:r w:rsidRPr="00977EA3">
        <w:t xml:space="preserve"> this event record will include the identity provided in the XUA Identity Assertion. This assures that the X-Service User and X-Service Provider ATNA Audit messages can be correlated at the ATNA Audit </w:t>
      </w:r>
      <w:r w:rsidR="00A01086" w:rsidRPr="00977EA3">
        <w:t xml:space="preserve">Record </w:t>
      </w:r>
      <w:r w:rsidRPr="00977EA3">
        <w:t xml:space="preserve">Repository. </w:t>
      </w:r>
    </w:p>
    <w:p w14:paraId="5819E5F7" w14:textId="77777777" w:rsidR="007A1F44" w:rsidRPr="00977EA3" w:rsidRDefault="007A1F44">
      <w:pPr>
        <w:pStyle w:val="Corpotesto"/>
      </w:pPr>
      <w:r w:rsidRPr="00977EA3">
        <w:t xml:space="preserve">The X-Service Provider may use standards transactions to communicate with the X-Assertion Provider (e.g., WS-Trust, SAML 2.0 Protocol) to obtain information not included in the assertion provided (e.g., Attributes that might be related to structural roles). </w:t>
      </w:r>
    </w:p>
    <w:p w14:paraId="749814EF" w14:textId="77777777" w:rsidR="007A1F44" w:rsidRPr="00977EA3" w:rsidRDefault="007A1F44">
      <w:pPr>
        <w:pStyle w:val="Corpotesto"/>
      </w:pPr>
      <w:r w:rsidRPr="00977EA3">
        <w:t xml:space="preserve">The X-Service Provider may utilize the identity in access control decisions. Appropriate error messages, not defined here, shall be returned. The X-Service Provider may ignore any other statements (e.g., Attributes). </w:t>
      </w:r>
    </w:p>
    <w:p w14:paraId="09681DB9" w14:textId="77777777" w:rsidR="007A1F44" w:rsidRPr="00977EA3" w:rsidRDefault="007A1F44">
      <w:pPr>
        <w:pStyle w:val="Corpotesto"/>
      </w:pPr>
      <w:r w:rsidRPr="00977EA3">
        <w:t xml:space="preserve">The X-Service Provider may use the authentication class references to determine the method that was used to authenticate the user. For example the X-Service Provider may have a configurable list of authentication class references that it is willing to recognize as authentication methods that are acceptable, thus treating other authentication class references as not authorized. </w:t>
      </w:r>
    </w:p>
    <w:p w14:paraId="7A48F049" w14:textId="77777777" w:rsidR="007A1F44" w:rsidRPr="00977EA3" w:rsidRDefault="007A1F44">
      <w:pPr>
        <w:pStyle w:val="Corpotesto"/>
      </w:pPr>
      <w:r w:rsidRPr="00977EA3">
        <w:t xml:space="preserve">Assertions need to be carefully managed inside the X-Service Provider to ensure they are not exposed in the application code or any subsequent use of the Assertion. </w:t>
      </w:r>
    </w:p>
    <w:p w14:paraId="5B37158E" w14:textId="77777777" w:rsidR="007A1F44" w:rsidRPr="00977EA3" w:rsidRDefault="007A1F44" w:rsidP="00E244B0">
      <w:pPr>
        <w:pStyle w:val="Titolo6"/>
        <w:numPr>
          <w:ilvl w:val="0"/>
          <w:numId w:val="0"/>
        </w:numPr>
        <w:tabs>
          <w:tab w:val="clear" w:pos="2160"/>
          <w:tab w:val="clear" w:pos="2880"/>
          <w:tab w:val="clear" w:pos="3600"/>
          <w:tab w:val="clear" w:pos="4320"/>
          <w:tab w:val="clear" w:pos="5040"/>
        </w:tabs>
        <w:rPr>
          <w:noProof w:val="0"/>
        </w:rPr>
      </w:pPr>
      <w:bookmarkStart w:id="1541" w:name="_Toc300566587"/>
      <w:bookmarkStart w:id="1542" w:name="_Toc333996834"/>
      <w:r w:rsidRPr="00977EA3">
        <w:rPr>
          <w:noProof w:val="0"/>
        </w:rPr>
        <w:t>3.40.4.1.3.1 Subject-Role Option</w:t>
      </w:r>
      <w:bookmarkEnd w:id="1541"/>
      <w:bookmarkEnd w:id="1542"/>
    </w:p>
    <w:p w14:paraId="6B42DE4C" w14:textId="77777777" w:rsidR="007A1F44" w:rsidRPr="00977EA3" w:rsidRDefault="007A1F44" w:rsidP="00E244B0">
      <w:pPr>
        <w:pStyle w:val="Corpotesto"/>
      </w:pPr>
      <w:r w:rsidRPr="00977EA3">
        <w:t>When the Subject-Role Option is used, the X-Service Provider may utilize the Subject-Role values in local policy for access control decision making.</w:t>
      </w:r>
    </w:p>
    <w:p w14:paraId="7F56F128" w14:textId="77777777" w:rsidR="007A1F44" w:rsidRPr="00977EA3" w:rsidRDefault="007A1F44" w:rsidP="00E244B0">
      <w:pPr>
        <w:pStyle w:val="Corpotesto"/>
      </w:pPr>
      <w:r w:rsidRPr="00977EA3">
        <w:t>The X-Service Provider may need to bridge the Subject-Role values into local role vocabulary.</w:t>
      </w:r>
    </w:p>
    <w:p w14:paraId="456E8CEF" w14:textId="77777777" w:rsidR="007A1F44" w:rsidRPr="00977EA3" w:rsidRDefault="007A1F44" w:rsidP="00E244B0">
      <w:pPr>
        <w:pStyle w:val="Corpotesto"/>
      </w:pPr>
      <w:r w:rsidRPr="00977EA3">
        <w:t>The Subject-Role may be used to populate the ATNA Audit Message.</w:t>
      </w:r>
    </w:p>
    <w:p w14:paraId="3D217AFA" w14:textId="77777777" w:rsidR="007A1F44" w:rsidRPr="00977EA3" w:rsidRDefault="007A1F44" w:rsidP="00E244B0">
      <w:pPr>
        <w:pStyle w:val="Titolo6"/>
        <w:numPr>
          <w:ilvl w:val="0"/>
          <w:numId w:val="0"/>
        </w:numPr>
        <w:tabs>
          <w:tab w:val="clear" w:pos="2160"/>
          <w:tab w:val="clear" w:pos="2880"/>
          <w:tab w:val="clear" w:pos="3600"/>
          <w:tab w:val="clear" w:pos="4320"/>
          <w:tab w:val="clear" w:pos="5040"/>
        </w:tabs>
        <w:rPr>
          <w:noProof w:val="0"/>
        </w:rPr>
      </w:pPr>
      <w:bookmarkStart w:id="1543" w:name="_Toc300566588"/>
      <w:bookmarkStart w:id="1544" w:name="_Toc333996835"/>
      <w:r w:rsidRPr="00977EA3">
        <w:rPr>
          <w:noProof w:val="0"/>
        </w:rPr>
        <w:t xml:space="preserve">3.40.4.1.3.2 </w:t>
      </w:r>
      <w:proofErr w:type="spellStart"/>
      <w:r w:rsidRPr="00977EA3">
        <w:rPr>
          <w:noProof w:val="0"/>
        </w:rPr>
        <w:t>Authz</w:t>
      </w:r>
      <w:proofErr w:type="spellEnd"/>
      <w:r w:rsidRPr="00977EA3">
        <w:rPr>
          <w:noProof w:val="0"/>
        </w:rPr>
        <w:t>-Consent Option</w:t>
      </w:r>
      <w:bookmarkEnd w:id="1543"/>
      <w:bookmarkEnd w:id="1544"/>
    </w:p>
    <w:p w14:paraId="48778D9B" w14:textId="77777777" w:rsidR="007A1F44" w:rsidRPr="00977EA3" w:rsidRDefault="007A1F44" w:rsidP="00E244B0">
      <w:pPr>
        <w:pStyle w:val="Corpotesto"/>
      </w:pPr>
      <w:r w:rsidRPr="00977EA3">
        <w:t xml:space="preserve">When the </w:t>
      </w:r>
      <w:proofErr w:type="spellStart"/>
      <w:r w:rsidRPr="00977EA3">
        <w:t>Authz</w:t>
      </w:r>
      <w:proofErr w:type="spellEnd"/>
      <w:r w:rsidRPr="00977EA3">
        <w:t xml:space="preserve">-Consent Option is used, the X-Service Provider may utilize the </w:t>
      </w:r>
      <w:proofErr w:type="spellStart"/>
      <w:r w:rsidRPr="00977EA3">
        <w:t>Authz</w:t>
      </w:r>
      <w:proofErr w:type="spellEnd"/>
      <w:r w:rsidRPr="00977EA3">
        <w:t xml:space="preserve">-Consent values in local policy for access control decision making. The </w:t>
      </w:r>
      <w:proofErr w:type="spellStart"/>
      <w:r w:rsidRPr="00977EA3">
        <w:t>Authz</w:t>
      </w:r>
      <w:proofErr w:type="spellEnd"/>
      <w:r w:rsidRPr="00977EA3">
        <w:t>-Consent values are offered by the X-Service User as an indicator of the specific consent or authorization that the X-Service User has determined authorizes the transaction. The values are informative to the X-Service Provider which may choose to ignore the values.</w:t>
      </w:r>
    </w:p>
    <w:p w14:paraId="2D804369" w14:textId="77777777" w:rsidR="007A1F44" w:rsidRPr="00977EA3" w:rsidRDefault="007A1F44" w:rsidP="00E244B0">
      <w:pPr>
        <w:pStyle w:val="Corpotesto"/>
      </w:pPr>
      <w:r w:rsidRPr="00977EA3">
        <w:t>This may require the X-Service Provider to lookup the metadata by reference to the values given, and may require the X-Service Provider to retrieve the consent documents.</w:t>
      </w:r>
    </w:p>
    <w:p w14:paraId="2CA6CD4A" w14:textId="77777777" w:rsidR="007A1F44" w:rsidRPr="00977EA3" w:rsidRDefault="007A1F44" w:rsidP="00E244B0">
      <w:pPr>
        <w:pStyle w:val="Corpotesto"/>
      </w:pPr>
      <w:r w:rsidRPr="00977EA3">
        <w:t xml:space="preserve">The </w:t>
      </w:r>
      <w:proofErr w:type="spellStart"/>
      <w:r w:rsidRPr="00977EA3">
        <w:t>Authz</w:t>
      </w:r>
      <w:proofErr w:type="spellEnd"/>
      <w:r w:rsidRPr="00977EA3">
        <w:t>-Consent value may be used to populate the ATNA Audit Message.</w:t>
      </w:r>
    </w:p>
    <w:p w14:paraId="161E67ED" w14:textId="77777777" w:rsidR="007A1F44" w:rsidRPr="00977EA3" w:rsidRDefault="007A1F44" w:rsidP="00E244B0">
      <w:pPr>
        <w:pStyle w:val="Titolo6"/>
        <w:numPr>
          <w:ilvl w:val="0"/>
          <w:numId w:val="0"/>
        </w:numPr>
        <w:tabs>
          <w:tab w:val="clear" w:pos="2160"/>
          <w:tab w:val="clear" w:pos="2880"/>
          <w:tab w:val="clear" w:pos="3600"/>
          <w:tab w:val="clear" w:pos="4320"/>
          <w:tab w:val="clear" w:pos="5040"/>
        </w:tabs>
        <w:rPr>
          <w:noProof w:val="0"/>
        </w:rPr>
      </w:pPr>
      <w:bookmarkStart w:id="1545" w:name="_Toc300566589"/>
      <w:bookmarkStart w:id="1546" w:name="_Toc333996836"/>
      <w:r w:rsidRPr="00977EA3">
        <w:rPr>
          <w:noProof w:val="0"/>
        </w:rPr>
        <w:t xml:space="preserve">3.40.4.1.3.3 </w:t>
      </w:r>
      <w:proofErr w:type="spellStart"/>
      <w:r w:rsidRPr="00977EA3">
        <w:rPr>
          <w:noProof w:val="0"/>
        </w:rPr>
        <w:t>PurposeOfUse</w:t>
      </w:r>
      <w:proofErr w:type="spellEnd"/>
      <w:r w:rsidRPr="00977EA3">
        <w:rPr>
          <w:noProof w:val="0"/>
        </w:rPr>
        <w:t xml:space="preserve"> Option</w:t>
      </w:r>
      <w:bookmarkEnd w:id="1545"/>
      <w:bookmarkEnd w:id="1546"/>
    </w:p>
    <w:p w14:paraId="2785B2FC" w14:textId="77777777" w:rsidR="007A1F44" w:rsidRPr="00977EA3" w:rsidRDefault="007A1F44" w:rsidP="00E244B0">
      <w:pPr>
        <w:pStyle w:val="Corpotesto"/>
      </w:pPr>
      <w:r w:rsidRPr="00977EA3">
        <w:t xml:space="preserve">When the </w:t>
      </w:r>
      <w:proofErr w:type="spellStart"/>
      <w:r w:rsidRPr="00977EA3">
        <w:t>PurposeOfUse</w:t>
      </w:r>
      <w:proofErr w:type="spellEnd"/>
      <w:r w:rsidRPr="00977EA3">
        <w:t xml:space="preserve"> Option is used the X-Service Provider SHALL place the </w:t>
      </w:r>
      <w:proofErr w:type="spellStart"/>
      <w:r w:rsidRPr="00977EA3">
        <w:t>PurposeOfUse</w:t>
      </w:r>
      <w:proofErr w:type="spellEnd"/>
      <w:r w:rsidRPr="00977EA3">
        <w:t xml:space="preserve"> into the ATNA Audit Message associated with the transaction (see Section 3.40.4.1.2.3.1). This </w:t>
      </w:r>
      <w:proofErr w:type="spellStart"/>
      <w:r w:rsidRPr="00977EA3">
        <w:t>PurposeOfUse</w:t>
      </w:r>
      <w:proofErr w:type="spellEnd"/>
      <w:r w:rsidRPr="00977EA3">
        <w:t xml:space="preserve"> in the audit log can be used at the Audit Record Repository to inform reporting such as Accounting of Disclosures or Breach Notifications. The X-Service Provider MAY use the </w:t>
      </w:r>
      <w:proofErr w:type="spellStart"/>
      <w:r w:rsidRPr="00977EA3">
        <w:t>PurposeOfUse</w:t>
      </w:r>
      <w:proofErr w:type="spellEnd"/>
      <w:r w:rsidRPr="00977EA3">
        <w:t xml:space="preserve"> value in Access Control decisions.</w:t>
      </w:r>
    </w:p>
    <w:p w14:paraId="4F3036C0" w14:textId="77777777" w:rsidR="007A1F44" w:rsidRPr="00977EA3" w:rsidRDefault="007A1F44" w:rsidP="00A65178">
      <w:pPr>
        <w:pStyle w:val="Titolo4"/>
        <w:numPr>
          <w:ilvl w:val="0"/>
          <w:numId w:val="0"/>
        </w:numPr>
        <w:tabs>
          <w:tab w:val="clear" w:pos="2160"/>
          <w:tab w:val="clear" w:pos="2880"/>
          <w:tab w:val="clear" w:pos="3600"/>
        </w:tabs>
        <w:rPr>
          <w:noProof w:val="0"/>
        </w:rPr>
      </w:pPr>
      <w:bookmarkStart w:id="1547" w:name="3.40.4.2_ATNA_Audit_encoding"/>
      <w:bookmarkStart w:id="1548" w:name="_Toc398544271"/>
      <w:bookmarkEnd w:id="1547"/>
      <w:r w:rsidRPr="00977EA3">
        <w:rPr>
          <w:noProof w:val="0"/>
        </w:rPr>
        <w:lastRenderedPageBreak/>
        <w:t>3.40.4.2 ATNA Audit encoding</w:t>
      </w:r>
      <w:bookmarkEnd w:id="1548"/>
      <w:r w:rsidRPr="00977EA3">
        <w:rPr>
          <w:noProof w:val="0"/>
        </w:rPr>
        <w:t xml:space="preserve"> </w:t>
      </w:r>
    </w:p>
    <w:p w14:paraId="07B14F5A" w14:textId="77777777" w:rsidR="007A1F44" w:rsidRPr="00977EA3" w:rsidRDefault="007A1F44" w:rsidP="00A53067">
      <w:pPr>
        <w:pStyle w:val="Corpotesto"/>
      </w:pPr>
      <w:r w:rsidRPr="00977EA3">
        <w:t xml:space="preserve">When an ATNA Audit message needs to be generated and the user is authenticated by way of an X-User Assertion, the ATNA Audit message </w:t>
      </w:r>
      <w:proofErr w:type="spellStart"/>
      <w:r w:rsidRPr="00977EA3">
        <w:rPr>
          <w:b/>
          <w:bCs/>
        </w:rPr>
        <w:t>UserName</w:t>
      </w:r>
      <w:proofErr w:type="spellEnd"/>
      <w:r w:rsidRPr="00977EA3">
        <w:t xml:space="preserve"> element shall record the X-User Assertion using the following encoding: </w:t>
      </w:r>
    </w:p>
    <w:p w14:paraId="383DDCE1" w14:textId="20CF8397" w:rsidR="007A1F44" w:rsidRPr="00977EA3" w:rsidRDefault="00B65111" w:rsidP="003462A5">
      <w:pPr>
        <w:pStyle w:val="Corpotesto"/>
      </w:pPr>
      <w:r w:rsidRPr="00977EA3">
        <w:rPr>
          <w:b/>
          <w:bCs/>
        </w:rPr>
        <w:t>a</w:t>
      </w:r>
      <w:r w:rsidR="00CC3C2B" w:rsidRPr="00977EA3">
        <w:rPr>
          <w:b/>
          <w:bCs/>
        </w:rPr>
        <w:t>lias&lt;</w:t>
      </w:r>
      <w:proofErr w:type="spellStart"/>
      <w:r w:rsidR="00CC3C2B" w:rsidRPr="00977EA3">
        <w:rPr>
          <w:b/>
          <w:bCs/>
        </w:rPr>
        <w:t>user@issuer</w:t>
      </w:r>
      <w:proofErr w:type="spellEnd"/>
      <w:r w:rsidR="00CC3C2B" w:rsidRPr="00977EA3">
        <w:rPr>
          <w:b/>
          <w:bCs/>
        </w:rPr>
        <w:t>&gt;</w:t>
      </w:r>
    </w:p>
    <w:p w14:paraId="384F6B85" w14:textId="77777777" w:rsidR="007A1F44" w:rsidRPr="00977EA3" w:rsidRDefault="007A1F44" w:rsidP="003462A5">
      <w:pPr>
        <w:pStyle w:val="Corpotesto"/>
      </w:pPr>
      <w:r w:rsidRPr="00977EA3">
        <w:t xml:space="preserve">where: </w:t>
      </w:r>
    </w:p>
    <w:p w14:paraId="59DCA79B" w14:textId="77777777" w:rsidR="008E3CF3" w:rsidRPr="00977EA3" w:rsidRDefault="007A1F44" w:rsidP="00EC243F">
      <w:pPr>
        <w:pStyle w:val="Puntoelenco2"/>
      </w:pPr>
      <w:r w:rsidRPr="00977EA3">
        <w:rPr>
          <w:b/>
          <w:bCs/>
        </w:rPr>
        <w:t>alias</w:t>
      </w:r>
      <w:r w:rsidRPr="00977EA3">
        <w:t xml:space="preserve"> is the optional string within the SAML Assertion's Subject element </w:t>
      </w:r>
      <w:proofErr w:type="spellStart"/>
      <w:r w:rsidRPr="00977EA3">
        <w:t>SPProvidedID</w:t>
      </w:r>
      <w:proofErr w:type="spellEnd"/>
      <w:r w:rsidRPr="00977EA3">
        <w:t xml:space="preserve"> attribute </w:t>
      </w:r>
    </w:p>
    <w:p w14:paraId="0116BA6E" w14:textId="77777777" w:rsidR="008E3CF3" w:rsidRPr="00977EA3" w:rsidRDefault="007A1F44" w:rsidP="00EC243F">
      <w:pPr>
        <w:pStyle w:val="Puntoelenco2"/>
      </w:pPr>
      <w:r w:rsidRPr="00977EA3">
        <w:rPr>
          <w:b/>
          <w:bCs/>
        </w:rPr>
        <w:t>user</w:t>
      </w:r>
      <w:r w:rsidRPr="00977EA3">
        <w:t xml:space="preserve"> is the required content of the SAML Assertion's Subject element </w:t>
      </w:r>
    </w:p>
    <w:p w14:paraId="5FFACE9F" w14:textId="0C6387D2" w:rsidR="008E3CF3" w:rsidRPr="00977EA3" w:rsidRDefault="007A1F44" w:rsidP="00EC243F">
      <w:pPr>
        <w:pStyle w:val="Puntoelenco2"/>
      </w:pPr>
      <w:r w:rsidRPr="00977EA3">
        <w:rPr>
          <w:b/>
          <w:bCs/>
        </w:rPr>
        <w:t>issuer</w:t>
      </w:r>
      <w:r w:rsidRPr="00977EA3">
        <w:t xml:space="preserve"> is the X-Assertion Provider entity ID contained with the content of SAML Assertion's Issuer element </w:t>
      </w:r>
    </w:p>
    <w:p w14:paraId="633ED989" w14:textId="48C1AE19" w:rsidR="00CC3C2B" w:rsidRPr="00977EA3" w:rsidRDefault="00CC3C2B" w:rsidP="00EC243F">
      <w:pPr>
        <w:pStyle w:val="Puntoelenco2"/>
      </w:pPr>
      <w:r w:rsidRPr="00977EA3">
        <w:rPr>
          <w:bCs/>
        </w:rPr>
        <w:t>The “&lt;” and “&gt;” represent XML control char</w:t>
      </w:r>
      <w:r w:rsidR="00D97825" w:rsidRPr="00977EA3">
        <w:rPr>
          <w:bCs/>
        </w:rPr>
        <w:t>a</w:t>
      </w:r>
      <w:r w:rsidRPr="00977EA3">
        <w:rPr>
          <w:bCs/>
        </w:rPr>
        <w:t>cters</w:t>
      </w:r>
    </w:p>
    <w:p w14:paraId="08737DD3" w14:textId="53F80D1F" w:rsidR="00CC3C2B" w:rsidRPr="00977EA3" w:rsidRDefault="00CC3C2B" w:rsidP="00ED4370">
      <w:pPr>
        <w:pStyle w:val="Corpotesto"/>
      </w:pPr>
      <w:r w:rsidRPr="00977EA3">
        <w:t>Example</w:t>
      </w:r>
      <w:r w:rsidR="00D97825" w:rsidRPr="00977EA3">
        <w:t>: JD&lt;J</w:t>
      </w:r>
      <w:r w:rsidR="00FF380B" w:rsidRPr="00977EA3">
        <w:t>oh</w:t>
      </w:r>
      <w:r w:rsidR="00D97825" w:rsidRPr="00977EA3">
        <w:t>n.Doe@exampl</w:t>
      </w:r>
      <w:r w:rsidR="00FF380B" w:rsidRPr="00977EA3">
        <w:t>e</w:t>
      </w:r>
      <w:r w:rsidR="00D97825" w:rsidRPr="00977EA3">
        <w:t>.com&gt;</w:t>
      </w:r>
    </w:p>
    <w:p w14:paraId="33D5A09A" w14:textId="77777777" w:rsidR="007A1F44" w:rsidRPr="00977EA3" w:rsidRDefault="007A1F44" w:rsidP="00A65178">
      <w:pPr>
        <w:pStyle w:val="Titolo4"/>
        <w:numPr>
          <w:ilvl w:val="0"/>
          <w:numId w:val="0"/>
        </w:numPr>
        <w:tabs>
          <w:tab w:val="clear" w:pos="2160"/>
          <w:tab w:val="clear" w:pos="2880"/>
          <w:tab w:val="clear" w:pos="3600"/>
        </w:tabs>
        <w:rPr>
          <w:noProof w:val="0"/>
        </w:rPr>
      </w:pPr>
      <w:bookmarkStart w:id="1549" w:name="_Toc398544272"/>
      <w:r w:rsidRPr="00977EA3">
        <w:rPr>
          <w:noProof w:val="0"/>
        </w:rPr>
        <w:t>3.40.4.3 Informative Material on WS-Trust</w:t>
      </w:r>
      <w:bookmarkEnd w:id="1549"/>
    </w:p>
    <w:p w14:paraId="257EF609" w14:textId="77777777" w:rsidR="007A1F44" w:rsidRPr="00977EA3" w:rsidRDefault="007A1F44">
      <w:pPr>
        <w:pStyle w:val="Corpotesto"/>
      </w:pPr>
      <w:r w:rsidRPr="00977EA3">
        <w:t>If the X-Service Provider uses WS-Trust in order to obtain a SAML assertion from an X-Identity Provider, it is suggested to use the version 1.3 of the WS-Trust specification, as described in [WS-Trust].</w:t>
      </w:r>
    </w:p>
    <w:p w14:paraId="12B172B1" w14:textId="77777777" w:rsidR="007A1F44" w:rsidRPr="00977EA3" w:rsidRDefault="007A1F44" w:rsidP="001B07B5">
      <w:pPr>
        <w:pStyle w:val="Titolo2"/>
        <w:numPr>
          <w:ilvl w:val="0"/>
          <w:numId w:val="0"/>
        </w:numPr>
        <w:tabs>
          <w:tab w:val="clear" w:pos="2160"/>
        </w:tabs>
        <w:rPr>
          <w:noProof w:val="0"/>
        </w:rPr>
      </w:pPr>
      <w:bookmarkStart w:id="1550" w:name="_Toc210805577"/>
      <w:bookmarkStart w:id="1551" w:name="_Toc210805578"/>
      <w:bookmarkStart w:id="1552" w:name="_Toc214434040"/>
      <w:bookmarkStart w:id="1553" w:name="_Toc214436961"/>
      <w:bookmarkStart w:id="1554" w:name="_Toc214437406"/>
      <w:bookmarkStart w:id="1555" w:name="_Toc214437722"/>
      <w:bookmarkStart w:id="1556" w:name="_Toc214457198"/>
      <w:bookmarkStart w:id="1557" w:name="_Toc214461311"/>
      <w:bookmarkStart w:id="1558" w:name="_Toc214462932"/>
      <w:bookmarkStart w:id="1559" w:name="_Toc237238713"/>
      <w:bookmarkEnd w:id="1550"/>
      <w:r w:rsidRPr="00977EA3">
        <w:rPr>
          <w:noProof w:val="0"/>
        </w:rPr>
        <w:br w:type="page"/>
      </w:r>
      <w:bookmarkStart w:id="1560" w:name="_Toc398544273"/>
      <w:bookmarkStart w:id="1561" w:name="_Toc398717957"/>
      <w:bookmarkStart w:id="1562" w:name="_Toc518634560"/>
      <w:r w:rsidRPr="00977EA3">
        <w:rPr>
          <w:noProof w:val="0"/>
        </w:rPr>
        <w:lastRenderedPageBreak/>
        <w:t>3.41</w:t>
      </w:r>
      <w:r w:rsidRPr="00977EA3">
        <w:rPr>
          <w:noProof w:val="0"/>
        </w:rPr>
        <w:tab/>
        <w:t>Provide and Register Document Set-b</w:t>
      </w:r>
      <w:bookmarkEnd w:id="1551"/>
      <w:bookmarkEnd w:id="1552"/>
      <w:bookmarkEnd w:id="1553"/>
      <w:bookmarkEnd w:id="1554"/>
      <w:bookmarkEnd w:id="1555"/>
      <w:bookmarkEnd w:id="1556"/>
      <w:bookmarkEnd w:id="1557"/>
      <w:bookmarkEnd w:id="1558"/>
      <w:bookmarkEnd w:id="1559"/>
      <w:bookmarkEnd w:id="1560"/>
      <w:bookmarkEnd w:id="1561"/>
      <w:r w:rsidR="00903C21" w:rsidRPr="00977EA3">
        <w:rPr>
          <w:noProof w:val="0"/>
        </w:rPr>
        <w:t xml:space="preserve"> [ITI-41]</w:t>
      </w:r>
      <w:bookmarkEnd w:id="1562"/>
    </w:p>
    <w:p w14:paraId="3C89A55A" w14:textId="27D43E5E" w:rsidR="00B40E30" w:rsidRPr="00977EA3" w:rsidRDefault="00B40E30" w:rsidP="00B40E30">
      <w:r w:rsidRPr="00977EA3">
        <w:t xml:space="preserve">This section corresponds to </w:t>
      </w:r>
      <w:r w:rsidR="00383577">
        <w:t>t</w:t>
      </w:r>
      <w:r w:rsidRPr="00977EA3">
        <w:t xml:space="preserve">ransaction </w:t>
      </w:r>
      <w:r w:rsidR="00383577">
        <w:t>[</w:t>
      </w:r>
      <w:r w:rsidRPr="00977EA3">
        <w:t>ITI-41</w:t>
      </w:r>
      <w:r w:rsidR="00383577">
        <w:t>]</w:t>
      </w:r>
      <w:r w:rsidRPr="00977EA3">
        <w:t xml:space="preserve"> of the IHE Technical Framework. Provide and Register Document Set-b is used to transmit a set of documents and associated metadata. The documents and metadata might be stored for later retrieval or processed in some other way depending on the </w:t>
      </w:r>
      <w:r w:rsidR="001249C9" w:rsidRPr="00977EA3">
        <w:t>a</w:t>
      </w:r>
      <w:r w:rsidRPr="00977EA3">
        <w:t>ctor and workflow using the transaction.</w:t>
      </w:r>
      <w:r w:rsidRPr="00977EA3" w:rsidDel="00EA1E09">
        <w:t xml:space="preserve"> </w:t>
      </w:r>
    </w:p>
    <w:p w14:paraId="07993841" w14:textId="77777777" w:rsidR="00B40E30" w:rsidRPr="00977EA3" w:rsidRDefault="00B40E30" w:rsidP="00B40E30">
      <w:pPr>
        <w:pStyle w:val="Titolo3"/>
        <w:numPr>
          <w:ilvl w:val="0"/>
          <w:numId w:val="0"/>
        </w:numPr>
        <w:rPr>
          <w:noProof w:val="0"/>
        </w:rPr>
      </w:pPr>
      <w:bookmarkStart w:id="1563" w:name="_Toc399173366"/>
      <w:bookmarkStart w:id="1564" w:name="_Toc437857619"/>
      <w:bookmarkStart w:id="1565" w:name="_Toc518634561"/>
      <w:r w:rsidRPr="00977EA3">
        <w:rPr>
          <w:noProof w:val="0"/>
        </w:rPr>
        <w:t>3.41.1 Scope</w:t>
      </w:r>
      <w:bookmarkEnd w:id="1563"/>
      <w:bookmarkEnd w:id="1564"/>
      <w:bookmarkEnd w:id="1565"/>
    </w:p>
    <w:p w14:paraId="1C0FBED4" w14:textId="77777777" w:rsidR="00B40E30" w:rsidRPr="00977EA3" w:rsidRDefault="00B40E30" w:rsidP="00B40E30">
      <w:pPr>
        <w:pStyle w:val="Corpotesto"/>
      </w:pPr>
      <w:r w:rsidRPr="00977EA3">
        <w:t xml:space="preserve">The Provide and Register Document Set-b transaction passes a Document Submission Request (see ITI TF-3: </w:t>
      </w:r>
      <w:r w:rsidR="00D15817" w:rsidRPr="00977EA3">
        <w:t>4.2.1.5</w:t>
      </w:r>
      <w:r w:rsidRPr="00977EA3">
        <w:t>) from a Content Sender to a Content Receiver.</w:t>
      </w:r>
    </w:p>
    <w:p w14:paraId="23187ABF" w14:textId="77777777" w:rsidR="00B40E30" w:rsidRPr="00977EA3" w:rsidRDefault="00B40E30" w:rsidP="00B40E30">
      <w:pPr>
        <w:pStyle w:val="Titolo3"/>
        <w:numPr>
          <w:ilvl w:val="0"/>
          <w:numId w:val="0"/>
        </w:numPr>
        <w:rPr>
          <w:noProof w:val="0"/>
        </w:rPr>
      </w:pPr>
      <w:bookmarkStart w:id="1566" w:name="_Toc399173367"/>
      <w:bookmarkStart w:id="1567" w:name="_Toc437857620"/>
      <w:bookmarkStart w:id="1568" w:name="_Toc518634562"/>
      <w:r w:rsidRPr="00977EA3">
        <w:rPr>
          <w:noProof w:val="0"/>
        </w:rPr>
        <w:t>3.41.2 Actor Roles</w:t>
      </w:r>
      <w:bookmarkEnd w:id="1566"/>
      <w:bookmarkEnd w:id="1567"/>
      <w:bookmarkEnd w:id="1568"/>
    </w:p>
    <w:p w14:paraId="45B43545" w14:textId="7BFD6037" w:rsidR="00B40E30" w:rsidRPr="00977EA3" w:rsidRDefault="00B40E30" w:rsidP="00B40E30">
      <w:pPr>
        <w:pStyle w:val="Corpotesto"/>
      </w:pPr>
      <w:r w:rsidRPr="00977EA3">
        <w:t>The Roles in this transaction are defined in the following table and may be played by the actors shown here:</w:t>
      </w:r>
    </w:p>
    <w:p w14:paraId="2D6C7A00" w14:textId="77777777" w:rsidR="00B40E30" w:rsidRPr="00977EA3" w:rsidRDefault="00B40E30" w:rsidP="00B40E30">
      <w:pPr>
        <w:pStyle w:val="TableTitle"/>
        <w:rPr>
          <w:noProof w:val="0"/>
        </w:rPr>
      </w:pPr>
      <w:r w:rsidRPr="00977EA3">
        <w:rPr>
          <w:noProof w:val="0"/>
        </w:rPr>
        <w:t>Table 3.41.2-1: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977EA3" w14:paraId="18B28B08" w14:textId="77777777" w:rsidTr="00B40E30">
        <w:tc>
          <w:tcPr>
            <w:tcW w:w="1818" w:type="dxa"/>
            <w:shd w:val="clear" w:color="auto" w:fill="auto"/>
          </w:tcPr>
          <w:p w14:paraId="359114FD" w14:textId="77777777" w:rsidR="00B40E30" w:rsidRPr="00977EA3" w:rsidRDefault="00B40E30" w:rsidP="00B40E30">
            <w:pPr>
              <w:pStyle w:val="Corpotesto"/>
              <w:rPr>
                <w:b/>
              </w:rPr>
            </w:pPr>
            <w:r w:rsidRPr="00977EA3">
              <w:rPr>
                <w:b/>
                <w:iCs/>
              </w:rPr>
              <w:t>Role:</w:t>
            </w:r>
          </w:p>
        </w:tc>
        <w:tc>
          <w:tcPr>
            <w:tcW w:w="7758" w:type="dxa"/>
            <w:shd w:val="clear" w:color="auto" w:fill="auto"/>
          </w:tcPr>
          <w:p w14:paraId="19DEF039" w14:textId="7CAA5F4D" w:rsidR="00B40E30" w:rsidRPr="00977EA3" w:rsidRDefault="00B40E30" w:rsidP="00CE1E72">
            <w:pPr>
              <w:pStyle w:val="Corpotesto"/>
              <w:rPr>
                <w:i/>
              </w:rPr>
            </w:pPr>
            <w:r w:rsidRPr="00977EA3">
              <w:rPr>
                <w:b/>
              </w:rPr>
              <w:t>Content Sender</w:t>
            </w:r>
            <w:r w:rsidRPr="00977EA3">
              <w:t>: A system that submits documents and associated metadata to a Content Receiver.</w:t>
            </w:r>
          </w:p>
        </w:tc>
      </w:tr>
      <w:tr w:rsidR="00B40E30" w:rsidRPr="00087DB0" w14:paraId="323FB896" w14:textId="77777777" w:rsidTr="00B40E30">
        <w:tc>
          <w:tcPr>
            <w:tcW w:w="1818" w:type="dxa"/>
            <w:shd w:val="clear" w:color="auto" w:fill="auto"/>
          </w:tcPr>
          <w:p w14:paraId="148C80F5" w14:textId="77777777" w:rsidR="00B40E30" w:rsidRPr="00977EA3" w:rsidRDefault="00B40E30" w:rsidP="00B40E30">
            <w:pPr>
              <w:pStyle w:val="Corpotesto"/>
              <w:rPr>
                <w:b/>
              </w:rPr>
            </w:pPr>
            <w:r w:rsidRPr="00977EA3">
              <w:rPr>
                <w:b/>
              </w:rPr>
              <w:t>Actor(s):</w:t>
            </w:r>
          </w:p>
        </w:tc>
        <w:tc>
          <w:tcPr>
            <w:tcW w:w="7758" w:type="dxa"/>
            <w:shd w:val="clear" w:color="auto" w:fill="auto"/>
          </w:tcPr>
          <w:p w14:paraId="5BCB673F" w14:textId="77777777" w:rsidR="00022B42" w:rsidRPr="00977EA3" w:rsidRDefault="00B40E30" w:rsidP="00022B42">
            <w:pPr>
              <w:pStyle w:val="Corpotesto"/>
            </w:pPr>
            <w:r w:rsidRPr="00977EA3">
              <w:t>The following actors may play the role of Content Sender:</w:t>
            </w:r>
          </w:p>
          <w:p w14:paraId="6D3C02AE" w14:textId="22BD44F5" w:rsidR="00B40E30" w:rsidRPr="00087DB0" w:rsidRDefault="00B40E30" w:rsidP="00022B42">
            <w:pPr>
              <w:pStyle w:val="Corpotesto"/>
              <w:rPr>
                <w:i/>
              </w:rPr>
            </w:pPr>
            <w:r w:rsidRPr="00087DB0">
              <w:t xml:space="preserve">Document Source, </w:t>
            </w:r>
            <w:proofErr w:type="spellStart"/>
            <w:r w:rsidRPr="00087DB0">
              <w:t>Metadata</w:t>
            </w:r>
            <w:proofErr w:type="spellEnd"/>
            <w:r w:rsidRPr="00087DB0">
              <w:t>-Limited Document Source</w:t>
            </w:r>
          </w:p>
        </w:tc>
      </w:tr>
      <w:tr w:rsidR="00B40E30" w:rsidRPr="00977EA3" w14:paraId="49AC6031" w14:textId="77777777" w:rsidTr="00B40E30">
        <w:tc>
          <w:tcPr>
            <w:tcW w:w="1818" w:type="dxa"/>
            <w:shd w:val="clear" w:color="auto" w:fill="auto"/>
          </w:tcPr>
          <w:p w14:paraId="51991135" w14:textId="77777777" w:rsidR="00B40E30" w:rsidRPr="00977EA3" w:rsidRDefault="00B40E30" w:rsidP="00B40E30">
            <w:pPr>
              <w:pStyle w:val="Corpotesto"/>
              <w:rPr>
                <w:b/>
              </w:rPr>
            </w:pPr>
            <w:r w:rsidRPr="00977EA3">
              <w:rPr>
                <w:b/>
              </w:rPr>
              <w:t>Role:</w:t>
            </w:r>
          </w:p>
        </w:tc>
        <w:tc>
          <w:tcPr>
            <w:tcW w:w="7758" w:type="dxa"/>
            <w:shd w:val="clear" w:color="auto" w:fill="auto"/>
          </w:tcPr>
          <w:p w14:paraId="7835F95D" w14:textId="77777777" w:rsidR="00B40E30" w:rsidRPr="00977EA3" w:rsidRDefault="00B40E30" w:rsidP="00B40E30">
            <w:pPr>
              <w:pStyle w:val="Corpotesto"/>
              <w:rPr>
                <w:i/>
              </w:rPr>
            </w:pPr>
            <w:r w:rsidRPr="00977EA3">
              <w:rPr>
                <w:b/>
              </w:rPr>
              <w:t>Content Receiver</w:t>
            </w:r>
            <w:r w:rsidRPr="00977EA3">
              <w:t xml:space="preserve">: A system that receives a set of documents and associated metadata. </w:t>
            </w:r>
          </w:p>
        </w:tc>
      </w:tr>
      <w:tr w:rsidR="00B40E30" w:rsidRPr="00977EA3" w14:paraId="292A399B" w14:textId="77777777" w:rsidTr="00B40E30">
        <w:tc>
          <w:tcPr>
            <w:tcW w:w="1818" w:type="dxa"/>
            <w:shd w:val="clear" w:color="auto" w:fill="auto"/>
          </w:tcPr>
          <w:p w14:paraId="74F317EE" w14:textId="77777777" w:rsidR="00B40E30" w:rsidRPr="00977EA3" w:rsidRDefault="00B40E30" w:rsidP="00B40E30">
            <w:pPr>
              <w:pStyle w:val="Corpotesto"/>
              <w:rPr>
                <w:b/>
              </w:rPr>
            </w:pPr>
            <w:r w:rsidRPr="00977EA3">
              <w:rPr>
                <w:b/>
              </w:rPr>
              <w:t>Actor(s):</w:t>
            </w:r>
          </w:p>
        </w:tc>
        <w:tc>
          <w:tcPr>
            <w:tcW w:w="7758" w:type="dxa"/>
            <w:shd w:val="clear" w:color="auto" w:fill="auto"/>
          </w:tcPr>
          <w:p w14:paraId="580607AE" w14:textId="77777777" w:rsidR="00022B42" w:rsidRPr="00977EA3" w:rsidRDefault="00B40E30" w:rsidP="00022B42">
            <w:pPr>
              <w:pStyle w:val="Corpotesto"/>
            </w:pPr>
            <w:r w:rsidRPr="00977EA3">
              <w:t>The following actors may play the role of Content Receiver:</w:t>
            </w:r>
          </w:p>
          <w:p w14:paraId="2CEA0763" w14:textId="13D315DC" w:rsidR="00B40E30" w:rsidRPr="00977EA3" w:rsidRDefault="00B40E30" w:rsidP="00022B42">
            <w:pPr>
              <w:pStyle w:val="Corpotesto"/>
              <w:rPr>
                <w:i/>
              </w:rPr>
            </w:pPr>
            <w:r w:rsidRPr="00977EA3">
              <w:t>Document Repository, Document Recipient</w:t>
            </w:r>
          </w:p>
        </w:tc>
      </w:tr>
    </w:tbl>
    <w:p w14:paraId="53F0C493" w14:textId="77777777" w:rsidR="00B40E30" w:rsidRPr="00977EA3" w:rsidRDefault="00B40E30" w:rsidP="00B40E30">
      <w:pPr>
        <w:pStyle w:val="Corpotesto"/>
      </w:pPr>
    </w:p>
    <w:p w14:paraId="56B2305D" w14:textId="77777777" w:rsidR="00B40E30" w:rsidRPr="00977EA3" w:rsidRDefault="00B40E30" w:rsidP="00B40E30">
      <w:pPr>
        <w:pStyle w:val="Corpotesto"/>
      </w:pPr>
      <w:r w:rsidRPr="00977EA3">
        <w:t>Transaction text specifies behavior for each Role. The behavior of specific Actors may also be specified when it goes beyond that of the general Role.</w:t>
      </w:r>
    </w:p>
    <w:p w14:paraId="6029BCF9" w14:textId="4261218E" w:rsidR="00B40E30" w:rsidRPr="00977EA3" w:rsidRDefault="00B40E30" w:rsidP="00A66DA8">
      <w:pPr>
        <w:pStyle w:val="Titolo3"/>
        <w:numPr>
          <w:ilvl w:val="0"/>
          <w:numId w:val="0"/>
        </w:numPr>
        <w:rPr>
          <w:noProof w:val="0"/>
        </w:rPr>
      </w:pPr>
      <w:bookmarkStart w:id="1569" w:name="_Toc399173368"/>
      <w:bookmarkStart w:id="1570" w:name="_Toc437857621"/>
      <w:bookmarkStart w:id="1571" w:name="_Toc518634563"/>
      <w:r w:rsidRPr="00977EA3">
        <w:rPr>
          <w:noProof w:val="0"/>
        </w:rPr>
        <w:t>3.41.3 Referenced Standards</w:t>
      </w:r>
      <w:bookmarkEnd w:id="1569"/>
      <w:bookmarkEnd w:id="1570"/>
      <w:bookmarkEnd w:id="15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B40E30" w:rsidRPr="00977EA3" w14:paraId="51073337" w14:textId="77777777" w:rsidTr="00B40E30">
        <w:trPr>
          <w:jc w:val="center"/>
        </w:trPr>
        <w:tc>
          <w:tcPr>
            <w:tcW w:w="1420" w:type="dxa"/>
          </w:tcPr>
          <w:p w14:paraId="3C437F37" w14:textId="77777777" w:rsidR="00B40E30" w:rsidRPr="00977EA3" w:rsidRDefault="00B40E30" w:rsidP="00B40E30">
            <w:pPr>
              <w:pStyle w:val="TableEntry"/>
              <w:rPr>
                <w:noProof w:val="0"/>
              </w:rPr>
            </w:pPr>
            <w:proofErr w:type="spellStart"/>
            <w:r w:rsidRPr="00977EA3">
              <w:rPr>
                <w:noProof w:val="0"/>
              </w:rPr>
              <w:t>ebRIM</w:t>
            </w:r>
            <w:proofErr w:type="spellEnd"/>
          </w:p>
        </w:tc>
        <w:tc>
          <w:tcPr>
            <w:tcW w:w="7930" w:type="dxa"/>
          </w:tcPr>
          <w:p w14:paraId="047423E5" w14:textId="77777777" w:rsidR="00B40E30" w:rsidRPr="00977EA3" w:rsidRDefault="00B40E30" w:rsidP="00B40E30">
            <w:pPr>
              <w:pStyle w:val="TableEntry"/>
              <w:rPr>
                <w:noProof w:val="0"/>
              </w:rPr>
            </w:pPr>
            <w:r w:rsidRPr="00977EA3">
              <w:rPr>
                <w:noProof w:val="0"/>
              </w:rPr>
              <w:t>OASIS/</w:t>
            </w:r>
            <w:proofErr w:type="spellStart"/>
            <w:r w:rsidRPr="00977EA3">
              <w:rPr>
                <w:noProof w:val="0"/>
              </w:rPr>
              <w:t>ebXML</w:t>
            </w:r>
            <w:proofErr w:type="spellEnd"/>
            <w:r w:rsidRPr="00977EA3">
              <w:rPr>
                <w:noProof w:val="0"/>
              </w:rPr>
              <w:t xml:space="preserve"> Registry Information Model v3.0</w:t>
            </w:r>
          </w:p>
          <w:p w14:paraId="7691C388" w14:textId="77777777" w:rsidR="00B40E30" w:rsidRPr="00977EA3" w:rsidRDefault="00B40E30" w:rsidP="00B40E30">
            <w:pPr>
              <w:pStyle w:val="TableEntry"/>
              <w:rPr>
                <w:noProof w:val="0"/>
              </w:rPr>
            </w:pPr>
            <w:r w:rsidRPr="00977EA3">
              <w:rPr>
                <w:noProof w:val="0"/>
              </w:rPr>
              <w:t xml:space="preserve">This model defines the types of metadata and content that can be stored in an </w:t>
            </w:r>
            <w:proofErr w:type="spellStart"/>
            <w:r w:rsidRPr="00977EA3">
              <w:rPr>
                <w:noProof w:val="0"/>
              </w:rPr>
              <w:t>ebXML</w:t>
            </w:r>
            <w:proofErr w:type="spellEnd"/>
            <w:r w:rsidRPr="00977EA3">
              <w:rPr>
                <w:noProof w:val="0"/>
              </w:rPr>
              <w:t xml:space="preserve"> Registry, a basis for and subset of Document Sharing metadata.</w:t>
            </w:r>
          </w:p>
        </w:tc>
      </w:tr>
      <w:tr w:rsidR="00B40E30" w:rsidRPr="00977EA3" w14:paraId="569007B1" w14:textId="77777777" w:rsidTr="00B40E30">
        <w:trPr>
          <w:jc w:val="center"/>
        </w:trPr>
        <w:tc>
          <w:tcPr>
            <w:tcW w:w="1420" w:type="dxa"/>
          </w:tcPr>
          <w:p w14:paraId="1C4493BC" w14:textId="77777777" w:rsidR="00B40E30" w:rsidRPr="00977EA3" w:rsidRDefault="00B40E30" w:rsidP="00B40E30">
            <w:pPr>
              <w:pStyle w:val="TableEntry"/>
              <w:rPr>
                <w:noProof w:val="0"/>
              </w:rPr>
            </w:pPr>
            <w:proofErr w:type="spellStart"/>
            <w:r w:rsidRPr="00977EA3">
              <w:rPr>
                <w:noProof w:val="0"/>
              </w:rPr>
              <w:t>ebRS</w:t>
            </w:r>
            <w:proofErr w:type="spellEnd"/>
          </w:p>
        </w:tc>
        <w:tc>
          <w:tcPr>
            <w:tcW w:w="7930" w:type="dxa"/>
          </w:tcPr>
          <w:p w14:paraId="0DE4431B" w14:textId="77777777" w:rsidR="00B40E30" w:rsidRPr="00977EA3" w:rsidRDefault="00B40E30" w:rsidP="00B40E30">
            <w:pPr>
              <w:pStyle w:val="TableEntry"/>
              <w:rPr>
                <w:noProof w:val="0"/>
              </w:rPr>
            </w:pPr>
            <w:r w:rsidRPr="00977EA3">
              <w:rPr>
                <w:noProof w:val="0"/>
              </w:rPr>
              <w:t>OASIS/</w:t>
            </w:r>
            <w:proofErr w:type="spellStart"/>
            <w:r w:rsidRPr="00977EA3">
              <w:rPr>
                <w:noProof w:val="0"/>
              </w:rPr>
              <w:t>ebXML</w:t>
            </w:r>
            <w:proofErr w:type="spellEnd"/>
            <w:r w:rsidRPr="00977EA3">
              <w:rPr>
                <w:noProof w:val="0"/>
              </w:rPr>
              <w:t xml:space="preserve"> Registry Services Specifications v3.0</w:t>
            </w:r>
          </w:p>
          <w:p w14:paraId="08EF11F1" w14:textId="77777777" w:rsidR="00B40E30" w:rsidRPr="00977EA3" w:rsidRDefault="00B40E30" w:rsidP="00B40E30">
            <w:pPr>
              <w:pStyle w:val="TableEntry"/>
              <w:rPr>
                <w:noProof w:val="0"/>
              </w:rPr>
            </w:pPr>
            <w:r w:rsidRPr="00977EA3">
              <w:rPr>
                <w:noProof w:val="0"/>
              </w:rPr>
              <w:t xml:space="preserve">This defines the services and protocols for an </w:t>
            </w:r>
            <w:proofErr w:type="spellStart"/>
            <w:r w:rsidRPr="00977EA3">
              <w:rPr>
                <w:noProof w:val="0"/>
              </w:rPr>
              <w:t>ebXML</w:t>
            </w:r>
            <w:proofErr w:type="spellEnd"/>
            <w:r w:rsidRPr="00977EA3">
              <w:rPr>
                <w:noProof w:val="0"/>
              </w:rPr>
              <w:t xml:space="preserve"> Registry, used as the basis for the XDS Document Registry </w:t>
            </w:r>
          </w:p>
        </w:tc>
      </w:tr>
      <w:tr w:rsidR="00B40E30" w:rsidRPr="00977EA3" w14:paraId="7E89C9C0" w14:textId="77777777" w:rsidTr="00B40E30">
        <w:trPr>
          <w:jc w:val="center"/>
        </w:trPr>
        <w:tc>
          <w:tcPr>
            <w:tcW w:w="1420" w:type="dxa"/>
          </w:tcPr>
          <w:p w14:paraId="6E83F387" w14:textId="77777777" w:rsidR="00B40E30" w:rsidRPr="00977EA3" w:rsidRDefault="00B40E30" w:rsidP="00B40E30">
            <w:pPr>
              <w:pStyle w:val="TableEntry"/>
              <w:rPr>
                <w:noProof w:val="0"/>
              </w:rPr>
            </w:pPr>
            <w:r w:rsidRPr="00977EA3">
              <w:rPr>
                <w:noProof w:val="0"/>
              </w:rPr>
              <w:t>MTOM</w:t>
            </w:r>
          </w:p>
        </w:tc>
        <w:tc>
          <w:tcPr>
            <w:tcW w:w="7930" w:type="dxa"/>
          </w:tcPr>
          <w:p w14:paraId="57228744" w14:textId="77777777" w:rsidR="00B40E30" w:rsidRPr="00977EA3" w:rsidRDefault="00B40E30" w:rsidP="00B40E30">
            <w:pPr>
              <w:pStyle w:val="TableEntry"/>
              <w:rPr>
                <w:noProof w:val="0"/>
              </w:rPr>
            </w:pPr>
            <w:r w:rsidRPr="00977EA3">
              <w:rPr>
                <w:noProof w:val="0"/>
              </w:rPr>
              <w:t xml:space="preserve">SOAP Message Transmission Optimization Mechanism </w:t>
            </w:r>
            <w:hyperlink r:id="rId103" w:history="1">
              <w:r w:rsidRPr="00977EA3">
                <w:rPr>
                  <w:rStyle w:val="Collegamentoipertestuale"/>
                  <w:noProof w:val="0"/>
                </w:rPr>
                <w:t>http://www.w3.org/TR/soap12-mtom/</w:t>
              </w:r>
            </w:hyperlink>
            <w:r w:rsidRPr="00977EA3">
              <w:rPr>
                <w:noProof w:val="0"/>
              </w:rPr>
              <w:t xml:space="preserve"> </w:t>
            </w:r>
          </w:p>
          <w:p w14:paraId="62AC140B" w14:textId="77777777" w:rsidR="00B40E30" w:rsidRPr="00977EA3" w:rsidRDefault="00B40E30" w:rsidP="00B40E30">
            <w:pPr>
              <w:pStyle w:val="TableEntry"/>
              <w:rPr>
                <w:noProof w:val="0"/>
              </w:rPr>
            </w:pPr>
            <w:r w:rsidRPr="00977EA3">
              <w:rPr>
                <w:noProof w:val="0"/>
              </w:rPr>
              <w:t>This is a method for optimizing the transmission and/or wire format of SOAP messages.</w:t>
            </w:r>
          </w:p>
        </w:tc>
      </w:tr>
      <w:tr w:rsidR="00B40E30" w:rsidRPr="00977EA3" w14:paraId="4C412A73" w14:textId="77777777" w:rsidTr="00B40E30">
        <w:trPr>
          <w:jc w:val="center"/>
        </w:trPr>
        <w:tc>
          <w:tcPr>
            <w:tcW w:w="1420" w:type="dxa"/>
          </w:tcPr>
          <w:p w14:paraId="070DD033" w14:textId="77777777" w:rsidR="00B40E30" w:rsidRPr="00977EA3" w:rsidRDefault="00B40E30" w:rsidP="00A063AC">
            <w:pPr>
              <w:pStyle w:val="TableEntry"/>
              <w:rPr>
                <w:noProof w:val="0"/>
              </w:rPr>
            </w:pPr>
            <w:r w:rsidRPr="00977EA3">
              <w:rPr>
                <w:noProof w:val="0"/>
              </w:rPr>
              <w:t>XOP</w:t>
            </w:r>
          </w:p>
        </w:tc>
        <w:tc>
          <w:tcPr>
            <w:tcW w:w="7930" w:type="dxa"/>
          </w:tcPr>
          <w:p w14:paraId="37F8FB56" w14:textId="77777777" w:rsidR="00B40E30" w:rsidRPr="00977EA3" w:rsidRDefault="00B40E30" w:rsidP="003462A5">
            <w:pPr>
              <w:pStyle w:val="TableEntry"/>
              <w:rPr>
                <w:noProof w:val="0"/>
                <w:szCs w:val="18"/>
              </w:rPr>
            </w:pPr>
            <w:r w:rsidRPr="00977EA3">
              <w:rPr>
                <w:noProof w:val="0"/>
                <w:szCs w:val="18"/>
              </w:rPr>
              <w:t xml:space="preserve">XML-binary Optimized Packaging </w:t>
            </w:r>
            <w:hyperlink r:id="rId104" w:history="1">
              <w:r w:rsidRPr="00977EA3">
                <w:rPr>
                  <w:rStyle w:val="Collegamentoipertestuale"/>
                  <w:noProof w:val="0"/>
                  <w:szCs w:val="18"/>
                </w:rPr>
                <w:t>http://www.w3.org/TR/2005/REC-xop10-20050125/</w:t>
              </w:r>
            </w:hyperlink>
          </w:p>
          <w:p w14:paraId="65CEDEAB" w14:textId="77777777" w:rsidR="00B40E30" w:rsidRPr="00977EA3" w:rsidRDefault="00B40E30" w:rsidP="003462A5">
            <w:pPr>
              <w:pStyle w:val="TableEntry"/>
              <w:rPr>
                <w:noProof w:val="0"/>
                <w:szCs w:val="18"/>
              </w:rPr>
            </w:pPr>
            <w:r w:rsidRPr="00977EA3">
              <w:rPr>
                <w:noProof w:val="0"/>
                <w:szCs w:val="18"/>
              </w:rPr>
              <w:t xml:space="preserve">This is a means of more efficiently of converting an XML </w:t>
            </w:r>
            <w:proofErr w:type="spellStart"/>
            <w:r w:rsidRPr="00977EA3">
              <w:rPr>
                <w:noProof w:val="0"/>
                <w:szCs w:val="18"/>
              </w:rPr>
              <w:t>Infoset</w:t>
            </w:r>
            <w:proofErr w:type="spellEnd"/>
            <w:r w:rsidRPr="00977EA3">
              <w:rPr>
                <w:noProof w:val="0"/>
                <w:szCs w:val="18"/>
              </w:rPr>
              <w:t xml:space="preserve"> with certain types of content into a stream of bytes for transmission.</w:t>
            </w:r>
          </w:p>
        </w:tc>
      </w:tr>
      <w:tr w:rsidR="00B40E30" w:rsidRPr="00977EA3" w14:paraId="3F140810" w14:textId="77777777" w:rsidTr="00B40E30">
        <w:trPr>
          <w:jc w:val="center"/>
        </w:trPr>
        <w:tc>
          <w:tcPr>
            <w:tcW w:w="9350" w:type="dxa"/>
            <w:gridSpan w:val="2"/>
          </w:tcPr>
          <w:p w14:paraId="7B065FEE" w14:textId="77777777" w:rsidR="00B40E30" w:rsidRPr="00977EA3" w:rsidRDefault="00B40E30" w:rsidP="003462A5">
            <w:pPr>
              <w:pStyle w:val="TableEntry"/>
              <w:rPr>
                <w:noProof w:val="0"/>
              </w:rPr>
            </w:pPr>
            <w:r w:rsidRPr="00977EA3">
              <w:rPr>
                <w:noProof w:val="0"/>
              </w:rPr>
              <w:t>See ITI TF-2x: Appendix V for other referenced standards for SOAP encoding.</w:t>
            </w:r>
          </w:p>
          <w:p w14:paraId="61E8E7DE" w14:textId="23511CEE" w:rsidR="00B40E30" w:rsidRPr="00977EA3" w:rsidRDefault="00B40E30" w:rsidP="003462A5">
            <w:pPr>
              <w:pStyle w:val="TableEntry"/>
              <w:rPr>
                <w:noProof w:val="0"/>
              </w:rPr>
            </w:pPr>
            <w:r w:rsidRPr="00977EA3">
              <w:rPr>
                <w:noProof w:val="0"/>
              </w:rPr>
              <w:t>See ITI TF-3: 4.2 for other referenced standards for metadata element encoding.</w:t>
            </w:r>
          </w:p>
        </w:tc>
      </w:tr>
    </w:tbl>
    <w:p w14:paraId="7E863489" w14:textId="77777777" w:rsidR="00B40E30" w:rsidRPr="00977EA3" w:rsidRDefault="00B40E30" w:rsidP="00B40E30">
      <w:pPr>
        <w:pStyle w:val="Titolo3"/>
        <w:numPr>
          <w:ilvl w:val="0"/>
          <w:numId w:val="0"/>
        </w:numPr>
        <w:rPr>
          <w:noProof w:val="0"/>
        </w:rPr>
      </w:pPr>
      <w:bookmarkStart w:id="1572" w:name="_Toc399173369"/>
      <w:bookmarkStart w:id="1573" w:name="_Toc437857622"/>
      <w:bookmarkStart w:id="1574" w:name="_Toc518634564"/>
      <w:r w:rsidRPr="00977EA3">
        <w:rPr>
          <w:noProof w:val="0"/>
        </w:rPr>
        <w:lastRenderedPageBreak/>
        <w:t>3.41.4 Interaction Diagrams</w:t>
      </w:r>
      <w:bookmarkEnd w:id="1572"/>
      <w:bookmarkEnd w:id="1573"/>
      <w:bookmarkEnd w:id="1574"/>
    </w:p>
    <w:p w14:paraId="7D9A6D18" w14:textId="77777777" w:rsidR="00F06CF1" w:rsidRPr="00977EA3" w:rsidRDefault="002E21BE" w:rsidP="00775340">
      <w:pPr>
        <w:pStyle w:val="Corpotesto"/>
      </w:pPr>
      <w:r w:rsidRPr="00977EA3">
        <w:rPr>
          <w:noProof/>
        </w:rPr>
        <w:object w:dxaOrig="8640" w:dyaOrig="3024" w14:anchorId="64C0DD25">
          <v:shape id="_x0000_i1052" type="#_x0000_t75" alt="" style="width:6in;height:150.75pt;mso-width-percent:0;mso-height-percent:0;mso-width-percent:0;mso-height-percent:0" o:ole="">
            <v:imagedata r:id="rId105" o:title=""/>
          </v:shape>
          <o:OLEObject Type="Embed" ProgID="Word.Picture.8" ShapeID="_x0000_i1052" DrawAspect="Content" ObjectID="_1620110876" r:id="rId106"/>
        </w:object>
      </w:r>
    </w:p>
    <w:p w14:paraId="28581F57" w14:textId="77777777" w:rsidR="00F06CF1" w:rsidRPr="00977EA3" w:rsidRDefault="00F06CF1" w:rsidP="00775340">
      <w:pPr>
        <w:pStyle w:val="Corpotesto"/>
      </w:pPr>
    </w:p>
    <w:p w14:paraId="57B71C8E" w14:textId="77777777" w:rsidR="00B40E30" w:rsidRPr="00977EA3" w:rsidRDefault="00B40E30" w:rsidP="00B40E30">
      <w:pPr>
        <w:pStyle w:val="Titolo4"/>
        <w:numPr>
          <w:ilvl w:val="0"/>
          <w:numId w:val="0"/>
        </w:numPr>
        <w:rPr>
          <w:noProof w:val="0"/>
        </w:rPr>
      </w:pPr>
      <w:bookmarkStart w:id="1575" w:name="_Toc437857623"/>
      <w:r w:rsidRPr="00977EA3">
        <w:rPr>
          <w:noProof w:val="0"/>
        </w:rPr>
        <w:t>3.41.4.1 Provide and Register Document Set-b Request</w:t>
      </w:r>
      <w:bookmarkEnd w:id="1575"/>
    </w:p>
    <w:p w14:paraId="26CF4629" w14:textId="77777777" w:rsidR="00B40E30" w:rsidRPr="00977EA3" w:rsidRDefault="00B40E30" w:rsidP="00B40E30">
      <w:pPr>
        <w:pStyle w:val="Corpotesto"/>
      </w:pPr>
      <w:r w:rsidRPr="00977EA3">
        <w:t>The Provide and Register Document Set-b Request message is used to send patient specific healthcare information as a set of documents and associated metadata. Metadata enables the receiver to process the content of the message programmatically, without needing to understand the format or contents of the documents. For more details about metadata in the context of Document Sharing, see ITI TF-3: 4.</w:t>
      </w:r>
    </w:p>
    <w:p w14:paraId="78C34CD0" w14:textId="77777777" w:rsidR="00B40E30" w:rsidRPr="00977EA3" w:rsidRDefault="00B40E30" w:rsidP="00B40E30">
      <w:pPr>
        <w:pStyle w:val="Corpotesto"/>
      </w:pPr>
      <w:r w:rsidRPr="00977EA3">
        <w:t xml:space="preserve">A Content Sender sends documents and associated metadata to a Content Receiver. </w:t>
      </w:r>
    </w:p>
    <w:p w14:paraId="7766B10F" w14:textId="77777777" w:rsidR="00B40E30" w:rsidRPr="00977EA3" w:rsidRDefault="00B40E30" w:rsidP="00B40E30">
      <w:pPr>
        <w:pStyle w:val="Titolo5"/>
        <w:numPr>
          <w:ilvl w:val="0"/>
          <w:numId w:val="0"/>
        </w:numPr>
        <w:rPr>
          <w:noProof w:val="0"/>
        </w:rPr>
      </w:pPr>
      <w:r w:rsidRPr="00977EA3">
        <w:rPr>
          <w:noProof w:val="0"/>
        </w:rPr>
        <w:t>3.41.4.1.1 Trigger Events</w:t>
      </w:r>
    </w:p>
    <w:p w14:paraId="39A38310" w14:textId="77777777" w:rsidR="00B40E30" w:rsidRPr="00977EA3" w:rsidRDefault="00B40E30" w:rsidP="00B40E30">
      <w:pPr>
        <w:pStyle w:val="Corpotesto"/>
        <w:rPr>
          <w:lang w:eastAsia="fr-FR"/>
        </w:rPr>
      </w:pPr>
      <w:r w:rsidRPr="00977EA3">
        <w:rPr>
          <w:lang w:eastAsia="fr-FR"/>
        </w:rPr>
        <w:t>The Content Sender, based on a human decision or the application of a certain rule of automatic operation, wants to submit document-related information to a Content Receiver</w:t>
      </w:r>
      <w:r w:rsidR="00957CD8" w:rsidRPr="00977EA3">
        <w:rPr>
          <w:lang w:eastAsia="fr-FR"/>
        </w:rPr>
        <w:t xml:space="preserve">. </w:t>
      </w:r>
    </w:p>
    <w:p w14:paraId="50E7C4F8" w14:textId="77777777" w:rsidR="00B40E30" w:rsidRPr="00977EA3" w:rsidRDefault="00B40E30" w:rsidP="00B40E30">
      <w:pPr>
        <w:pStyle w:val="Titolo5"/>
        <w:numPr>
          <w:ilvl w:val="0"/>
          <w:numId w:val="0"/>
        </w:numPr>
        <w:rPr>
          <w:noProof w:val="0"/>
        </w:rPr>
      </w:pPr>
      <w:r w:rsidRPr="00977EA3">
        <w:rPr>
          <w:noProof w:val="0"/>
        </w:rPr>
        <w:t>3.41.4.1.2 Message Semantics</w:t>
      </w:r>
    </w:p>
    <w:p w14:paraId="667C34DC" w14:textId="77777777" w:rsidR="00B40E30" w:rsidRPr="00977EA3" w:rsidRDefault="00B40E30" w:rsidP="00B40E30">
      <w:r w:rsidRPr="00977EA3">
        <w:t>The Provide and Register Document Set-b Request message shall use SOAP 1.2 and MTOM with XOP encoding (labeled MTOM/XOP in this specification). Implementors of this transaction shall comply with all requirements described in: ITI TF-2x: Appendix V: Web Services for IHE Transactions.</w:t>
      </w:r>
    </w:p>
    <w:p w14:paraId="4604C2CC" w14:textId="77777777" w:rsidR="00B40E30" w:rsidRPr="00977EA3" w:rsidRDefault="00B40E30" w:rsidP="00B40E30">
      <w:pPr>
        <w:pStyle w:val="Corpotesto"/>
      </w:pPr>
      <w:r w:rsidRPr="00977EA3">
        <w:t>The use of MTOM/XOP is governed by the following rules:</w:t>
      </w:r>
    </w:p>
    <w:p w14:paraId="3FB1F502" w14:textId="77777777" w:rsidR="00B40E30" w:rsidRPr="00977EA3" w:rsidRDefault="00B40E30" w:rsidP="003462A5">
      <w:pPr>
        <w:pStyle w:val="Puntoelenco2"/>
      </w:pPr>
      <w:r w:rsidRPr="00977EA3">
        <w:t xml:space="preserve">The Content Sender shall generate the Provide and Register Document Set-b Request message in MTOM/XOP format. </w:t>
      </w:r>
    </w:p>
    <w:p w14:paraId="291132F5" w14:textId="77777777" w:rsidR="00B40E30" w:rsidRPr="00977EA3" w:rsidRDefault="00B40E30" w:rsidP="003462A5">
      <w:pPr>
        <w:pStyle w:val="Puntoelenco2"/>
      </w:pPr>
      <w:r w:rsidRPr="00977EA3">
        <w:t xml:space="preserve">The Content Receiver shall accept documents in a Provide and Register Document Set-b Request message in MTOM/XOP format. </w:t>
      </w:r>
    </w:p>
    <w:p w14:paraId="13DCA3B1" w14:textId="48819211" w:rsidR="00B40E30" w:rsidRPr="00977EA3" w:rsidRDefault="00B40E30" w:rsidP="00B40E30">
      <w:r w:rsidRPr="00977EA3">
        <w:t xml:space="preserve">The Provide and Register Document Set-b request message shall contain a Submission Request, as defined in ITI TF-3: 4.1.4, and may contain documents. See ITI TF-3: 4.2.1.4 for a description of the </w:t>
      </w:r>
      <w:proofErr w:type="spellStart"/>
      <w:r w:rsidRPr="00977EA3">
        <w:t>ebRS</w:t>
      </w:r>
      <w:proofErr w:type="spellEnd"/>
      <w:r w:rsidRPr="00977EA3">
        <w:t>/</w:t>
      </w:r>
      <w:proofErr w:type="spellStart"/>
      <w:r w:rsidRPr="00977EA3">
        <w:t>ebRIM</w:t>
      </w:r>
      <w:proofErr w:type="spellEnd"/>
      <w:r w:rsidRPr="00977EA3">
        <w:t xml:space="preserve"> representation of a Submission Request. The metadata requirements for this Submission Request are defined in ITI TF-3: 4.3.1. The Submission Request shall contain </w:t>
      </w:r>
      <w:r w:rsidRPr="00977EA3">
        <w:lastRenderedPageBreak/>
        <w:t xml:space="preserve">exactly one </w:t>
      </w:r>
      <w:proofErr w:type="spellStart"/>
      <w:r w:rsidRPr="00977EA3">
        <w:t>DocumentEntry</w:t>
      </w:r>
      <w:proofErr w:type="spellEnd"/>
      <w:r w:rsidRPr="00977EA3">
        <w:t xml:space="preserve"> object for each Document contained in the request message, and vice versa.</w:t>
      </w:r>
    </w:p>
    <w:p w14:paraId="12808A1B" w14:textId="6C5F87B5" w:rsidR="00903C21" w:rsidRPr="00977EA3" w:rsidRDefault="00FF4C82" w:rsidP="00B40E30">
      <w:r w:rsidRPr="00977EA3">
        <w:rPr>
          <w:szCs w:val="24"/>
        </w:rPr>
        <w:t xml:space="preserve">If the </w:t>
      </w:r>
      <w:proofErr w:type="spellStart"/>
      <w:r w:rsidRPr="00977EA3">
        <w:rPr>
          <w:szCs w:val="24"/>
        </w:rPr>
        <w:t>associationType</w:t>
      </w:r>
      <w:proofErr w:type="spellEnd"/>
      <w:r w:rsidRPr="00977EA3">
        <w:rPr>
          <w:szCs w:val="24"/>
        </w:rPr>
        <w:t xml:space="preserve"> is RPLC, XFRM_RPLC, or </w:t>
      </w:r>
      <w:proofErr w:type="spellStart"/>
      <w:r w:rsidRPr="00977EA3">
        <w:rPr>
          <w:szCs w:val="24"/>
        </w:rPr>
        <w:t>IsSnapshotOf</w:t>
      </w:r>
      <w:proofErr w:type="spellEnd"/>
      <w:r w:rsidRPr="00977EA3">
        <w:rPr>
          <w:szCs w:val="24"/>
        </w:rPr>
        <w:t xml:space="preserve">, the </w:t>
      </w:r>
      <w:proofErr w:type="spellStart"/>
      <w:r w:rsidRPr="00977EA3">
        <w:rPr>
          <w:szCs w:val="24"/>
        </w:rPr>
        <w:t>targetObject</w:t>
      </w:r>
      <w:proofErr w:type="spellEnd"/>
      <w:r w:rsidRPr="00977EA3">
        <w:rPr>
          <w:szCs w:val="24"/>
        </w:rPr>
        <w:t xml:space="preserve"> of the Relationship Association in the Submission Request shall be a </w:t>
      </w:r>
      <w:proofErr w:type="spellStart"/>
      <w:r w:rsidRPr="00977EA3">
        <w:rPr>
          <w:szCs w:val="24"/>
        </w:rPr>
        <w:t>DocumentEntry</w:t>
      </w:r>
      <w:proofErr w:type="spellEnd"/>
      <w:r w:rsidRPr="00977EA3">
        <w:rPr>
          <w:szCs w:val="24"/>
        </w:rPr>
        <w:t xml:space="preserve"> already in the Document Registry. </w:t>
      </w:r>
      <w:r w:rsidR="00903C21" w:rsidRPr="00977EA3">
        <w:t xml:space="preserve">All </w:t>
      </w:r>
      <w:proofErr w:type="spellStart"/>
      <w:r w:rsidR="00903C21" w:rsidRPr="00977EA3">
        <w:t>DocumentEntry</w:t>
      </w:r>
      <w:proofErr w:type="spellEnd"/>
      <w:r w:rsidR="00903C21" w:rsidRPr="00977EA3">
        <w:t xml:space="preserve"> objects in this Submission Request shall be Stable </w:t>
      </w:r>
      <w:proofErr w:type="spellStart"/>
      <w:r w:rsidR="00903C21" w:rsidRPr="00977EA3">
        <w:t>DocumentEntry</w:t>
      </w:r>
      <w:proofErr w:type="spellEnd"/>
      <w:r w:rsidR="00903C21" w:rsidRPr="00977EA3">
        <w:t xml:space="preserve"> objects and, therefore, will not be On-Demand </w:t>
      </w:r>
      <w:proofErr w:type="spellStart"/>
      <w:r w:rsidR="00903C21" w:rsidRPr="00977EA3">
        <w:t>DocumentEntry</w:t>
      </w:r>
      <w:proofErr w:type="spellEnd"/>
      <w:r w:rsidR="00903C21" w:rsidRPr="00977EA3">
        <w:t xml:space="preserve"> objects. Associations included in the Submission Request may reference On-Demand </w:t>
      </w:r>
      <w:proofErr w:type="spellStart"/>
      <w:r w:rsidR="00903C21" w:rsidRPr="00977EA3">
        <w:t>DocumentEntry</w:t>
      </w:r>
      <w:proofErr w:type="spellEnd"/>
      <w:r w:rsidR="00903C21" w:rsidRPr="00977EA3">
        <w:t xml:space="preserve"> objects that have been registered previously.</w:t>
      </w:r>
    </w:p>
    <w:p w14:paraId="683EE840" w14:textId="77777777" w:rsidR="00B40E30" w:rsidRPr="00977EA3" w:rsidRDefault="00B40E30" w:rsidP="00B40E30">
      <w:pPr>
        <w:pStyle w:val="Corpotesto"/>
      </w:pPr>
      <w:r w:rsidRPr="00977EA3">
        <w:t xml:space="preserve">The sections in ITI TF-3: 4.1 specify the mapping of XDS concepts to </w:t>
      </w:r>
      <w:proofErr w:type="spellStart"/>
      <w:r w:rsidRPr="00977EA3">
        <w:t>ebRS</w:t>
      </w:r>
      <w:proofErr w:type="spellEnd"/>
      <w:r w:rsidRPr="00977EA3">
        <w:t xml:space="preserve"> and </w:t>
      </w:r>
      <w:proofErr w:type="spellStart"/>
      <w:r w:rsidRPr="00977EA3">
        <w:t>ebRIM</w:t>
      </w:r>
      <w:proofErr w:type="spellEnd"/>
      <w:r w:rsidRPr="00977EA3">
        <w:t xml:space="preserve"> semantics and document metadata. A full example of document metadata submission can be found in ITI TF-2x: Appendix W.</w:t>
      </w:r>
    </w:p>
    <w:p w14:paraId="5060D32A" w14:textId="77777777" w:rsidR="00B40E30" w:rsidRPr="00977EA3" w:rsidRDefault="00B40E30" w:rsidP="00B40E30">
      <w:pPr>
        <w:pStyle w:val="Corpotesto"/>
      </w:pPr>
      <w:r w:rsidRPr="00977EA3">
        <w:t xml:space="preserve">XML namespace prefixes used in text and examples below are for informational purposes only and are documented in ITI TF-2x: Appendix V, Table </w:t>
      </w:r>
      <w:r w:rsidR="00903C21" w:rsidRPr="00977EA3">
        <w:t>V.</w:t>
      </w:r>
      <w:r w:rsidRPr="00977EA3">
        <w:t>2.4-1.</w:t>
      </w:r>
    </w:p>
    <w:p w14:paraId="2D91CC06" w14:textId="77777777" w:rsidR="00B40E30" w:rsidRPr="00977EA3" w:rsidRDefault="00B40E30" w:rsidP="00B40E30">
      <w:pPr>
        <w:pStyle w:val="Corpotesto"/>
      </w:pPr>
      <w:r w:rsidRPr="00977EA3">
        <w:t>The requirements for the request message are:</w:t>
      </w:r>
    </w:p>
    <w:p w14:paraId="165CD79D" w14:textId="22FB58F3" w:rsidR="004A4602" w:rsidRPr="00977EA3" w:rsidRDefault="004A4602" w:rsidP="003462A5">
      <w:pPr>
        <w:pStyle w:val="Puntoelenco2"/>
      </w:pPr>
      <w:r w:rsidRPr="00977EA3">
        <w:t>the &lt;</w:t>
      </w:r>
      <w:proofErr w:type="spellStart"/>
      <w:r w:rsidRPr="00977EA3">
        <w:t>wsa:Action</w:t>
      </w:r>
      <w:proofErr w:type="spellEnd"/>
      <w:r w:rsidRPr="00977EA3">
        <w:t>&gt; SOAP element shall contain the value urn:ihe:iti:2007:ProvideAndRegisterDocumentSet-b</w:t>
      </w:r>
    </w:p>
    <w:p w14:paraId="02C86FE4" w14:textId="77777777" w:rsidR="004A4602" w:rsidRPr="00977EA3" w:rsidRDefault="004A4602" w:rsidP="003462A5">
      <w:pPr>
        <w:pStyle w:val="Puntoelenco2"/>
      </w:pPr>
      <w:r w:rsidRPr="00977EA3">
        <w:t>the &lt;soap12:Body&gt; shall contain one &lt;</w:t>
      </w:r>
      <w:proofErr w:type="spellStart"/>
      <w:r w:rsidRPr="00977EA3">
        <w:t>xds:ProvideAndRegisterDocumentSetRequest</w:t>
      </w:r>
      <w:proofErr w:type="spellEnd"/>
      <w:r w:rsidRPr="00977EA3">
        <w:t>&gt; element</w:t>
      </w:r>
    </w:p>
    <w:p w14:paraId="5E7926BD" w14:textId="23FA6773" w:rsidR="004A4602" w:rsidRPr="00977EA3" w:rsidRDefault="004A4602" w:rsidP="003462A5">
      <w:pPr>
        <w:pStyle w:val="Puntoelenco2"/>
      </w:pPr>
      <w:r w:rsidRPr="00977EA3">
        <w:t>the &lt;</w:t>
      </w:r>
      <w:proofErr w:type="spellStart"/>
      <w:r w:rsidRPr="00977EA3">
        <w:t>xds:ProvideAndRegisterDocumentSetRequest</w:t>
      </w:r>
      <w:proofErr w:type="spellEnd"/>
      <w:r w:rsidRPr="00977EA3">
        <w:t>&gt; element shall contain:</w:t>
      </w:r>
    </w:p>
    <w:p w14:paraId="68D0013E" w14:textId="77777777" w:rsidR="004A4602" w:rsidRPr="00977EA3" w:rsidRDefault="004A4602" w:rsidP="003462A5">
      <w:pPr>
        <w:pStyle w:val="Puntoelenco3"/>
      </w:pPr>
      <w:r w:rsidRPr="00977EA3">
        <w:t>one &lt;</w:t>
      </w:r>
      <w:proofErr w:type="spellStart"/>
      <w:r w:rsidRPr="00977EA3">
        <w:t>lcm:SubmitObjectsRequest</w:t>
      </w:r>
      <w:proofErr w:type="spellEnd"/>
      <w:r w:rsidRPr="00977EA3">
        <w:t>&gt; element representing the Submission Request (see ITI TF-3: 4.2.1.4 for details of expressing a Submission Request).</w:t>
      </w:r>
    </w:p>
    <w:p w14:paraId="0ECC9D8A" w14:textId="77777777" w:rsidR="004A4602" w:rsidRPr="00977EA3" w:rsidRDefault="004A4602" w:rsidP="003462A5">
      <w:pPr>
        <w:pStyle w:val="Puntoelenco3"/>
      </w:pPr>
      <w:r w:rsidRPr="00977EA3">
        <w:t>one &lt;</w:t>
      </w:r>
      <w:proofErr w:type="spellStart"/>
      <w:r w:rsidRPr="00977EA3">
        <w:t>xds:Document</w:t>
      </w:r>
      <w:proofErr w:type="spellEnd"/>
      <w:r w:rsidRPr="00977EA3">
        <w:t>&gt; element for each &lt;</w:t>
      </w:r>
      <w:proofErr w:type="spellStart"/>
      <w:r w:rsidRPr="00977EA3">
        <w:t>rim:ExtrinsicObject</w:t>
      </w:r>
      <w:proofErr w:type="spellEnd"/>
      <w:r w:rsidRPr="00977EA3">
        <w:t>&gt; contained in the &lt;</w:t>
      </w:r>
      <w:proofErr w:type="spellStart"/>
      <w:r w:rsidRPr="00977EA3">
        <w:t>lcm:SubmitObjectsRequest</w:t>
      </w:r>
      <w:proofErr w:type="spellEnd"/>
      <w:r w:rsidRPr="00977EA3">
        <w:t>&gt;</w:t>
      </w:r>
    </w:p>
    <w:p w14:paraId="5AC46DD4" w14:textId="77777777" w:rsidR="004A4602" w:rsidRPr="00977EA3" w:rsidRDefault="004A4602" w:rsidP="003462A5">
      <w:pPr>
        <w:pStyle w:val="Puntoelenco2"/>
      </w:pPr>
      <w:r w:rsidRPr="00977EA3">
        <w:t>the &lt;</w:t>
      </w:r>
      <w:proofErr w:type="spellStart"/>
      <w:r w:rsidRPr="00977EA3">
        <w:t>xds:Document</w:t>
      </w:r>
      <w:proofErr w:type="spellEnd"/>
      <w:r w:rsidRPr="00977EA3">
        <w:t>&gt; element shall:</w:t>
      </w:r>
    </w:p>
    <w:p w14:paraId="3CB64EC9" w14:textId="77777777" w:rsidR="004A4602" w:rsidRPr="00977EA3" w:rsidRDefault="004A4602" w:rsidP="003462A5">
      <w:pPr>
        <w:pStyle w:val="Puntoelenco3"/>
      </w:pPr>
      <w:r w:rsidRPr="00977EA3">
        <w:t xml:space="preserve">have an @id attribute whose value matches the value of the corresponding </w:t>
      </w:r>
      <w:proofErr w:type="spellStart"/>
      <w:r w:rsidRPr="00977EA3">
        <w:t>rim:ExtrinsicObject</w:t>
      </w:r>
      <w:proofErr w:type="spellEnd"/>
      <w:r w:rsidRPr="00977EA3">
        <w:t>/@id</w:t>
      </w:r>
    </w:p>
    <w:p w14:paraId="38F936A8" w14:textId="77777777" w:rsidR="00D15817" w:rsidRPr="00977EA3" w:rsidRDefault="004A4602" w:rsidP="003462A5">
      <w:pPr>
        <w:pStyle w:val="Puntoelenco3"/>
      </w:pPr>
      <w:r w:rsidRPr="00977EA3">
        <w:t>contain the document using the xsi:base64Binary data type (Note: This is the logical representation of the document in the XML. The wire format may be different; see ITI TF-2x: Appendix V.8)</w:t>
      </w:r>
    </w:p>
    <w:p w14:paraId="4BB2A95E" w14:textId="77777777" w:rsidR="00B40E30" w:rsidRPr="00977EA3" w:rsidRDefault="00B40E30" w:rsidP="00B40E30">
      <w:pPr>
        <w:pStyle w:val="Corpotesto"/>
      </w:pPr>
      <w:r w:rsidRPr="00977EA3">
        <w:t>A full XML Schema Document for the XDS types is available online on the IHE FTP site, see ITI TF-2x: Appendix W.</w:t>
      </w:r>
    </w:p>
    <w:p w14:paraId="201848ED" w14:textId="77777777" w:rsidR="00B40E30" w:rsidRPr="00977EA3" w:rsidRDefault="00B40E30" w:rsidP="00B40E30">
      <w:pPr>
        <w:pStyle w:val="Corpotesto"/>
      </w:pPr>
      <w:r w:rsidRPr="00977EA3">
        <w:t>Below is an example of the SOAP Body for a Provide and Register Document Set-b Request message</w:t>
      </w:r>
    </w:p>
    <w:p w14:paraId="5EB27467" w14:textId="77777777" w:rsidR="00B40E30" w:rsidRPr="00977EA3" w:rsidRDefault="00B40E30" w:rsidP="00B40E30">
      <w:pPr>
        <w:pStyle w:val="Corpotesto"/>
      </w:pPr>
    </w:p>
    <w:p w14:paraId="7F28781E" w14:textId="77777777" w:rsidR="00B40E30" w:rsidRPr="00977EA3" w:rsidRDefault="00B40E30" w:rsidP="00775340">
      <w:pPr>
        <w:pStyle w:val="XMLFragment"/>
        <w:rPr>
          <w:noProof w:val="0"/>
          <w:lang w:bidi="en-US"/>
        </w:rPr>
      </w:pPr>
      <w:r w:rsidRPr="00977EA3">
        <w:rPr>
          <w:noProof w:val="0"/>
          <w:lang w:bidi="en-US"/>
        </w:rPr>
        <w:lastRenderedPageBreak/>
        <w:t xml:space="preserve">     &lt;soap12:Body&gt;</w:t>
      </w:r>
    </w:p>
    <w:p w14:paraId="4E951BE5"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xds:ProvideAndRegisterDocumentSetRequest</w:t>
      </w:r>
      <w:proofErr w:type="spellEnd"/>
      <w:r w:rsidRPr="00977EA3">
        <w:rPr>
          <w:noProof w:val="0"/>
          <w:lang w:bidi="en-US"/>
        </w:rPr>
        <w:t>&gt;</w:t>
      </w:r>
    </w:p>
    <w:p w14:paraId="495C09EA"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lcm:SubmitObjectsRequest</w:t>
      </w:r>
      <w:proofErr w:type="spellEnd"/>
      <w:r w:rsidRPr="00977EA3">
        <w:rPr>
          <w:noProof w:val="0"/>
          <w:lang w:bidi="en-US"/>
        </w:rPr>
        <w:t>&gt;</w:t>
      </w:r>
    </w:p>
    <w:p w14:paraId="6AF53B29" w14:textId="77777777" w:rsidR="00B40E30" w:rsidRPr="00977EA3" w:rsidRDefault="00B40E30" w:rsidP="00775340">
      <w:pPr>
        <w:pStyle w:val="XMLFragment"/>
        <w:rPr>
          <w:noProof w:val="0"/>
          <w:lang w:bidi="en-US"/>
        </w:rPr>
      </w:pPr>
      <w:r w:rsidRPr="00977EA3">
        <w:rPr>
          <w:noProof w:val="0"/>
          <w:lang w:bidi="en-US"/>
        </w:rPr>
        <w:t xml:space="preserve">                &lt;!-- Submission Request contents – See ITI TF-3: 4.2.1.4 --&gt;</w:t>
      </w:r>
    </w:p>
    <w:p w14:paraId="5CEB75F9"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rim:RegistryObjectList</w:t>
      </w:r>
      <w:proofErr w:type="spellEnd"/>
      <w:r w:rsidRPr="00977EA3">
        <w:rPr>
          <w:noProof w:val="0"/>
          <w:lang w:bidi="en-US"/>
        </w:rPr>
        <w:t>&gt;</w:t>
      </w:r>
    </w:p>
    <w:p w14:paraId="5019C8D1" w14:textId="77777777" w:rsidR="00B40E30" w:rsidRPr="00977EA3" w:rsidRDefault="00B40E30" w:rsidP="00775340">
      <w:pPr>
        <w:pStyle w:val="XMLFragment"/>
        <w:rPr>
          <w:noProof w:val="0"/>
          <w:lang w:bidi="en-US"/>
        </w:rPr>
      </w:pPr>
      <w:r w:rsidRPr="00977EA3">
        <w:rPr>
          <w:noProof w:val="0"/>
          <w:lang w:bidi="en-US"/>
        </w:rPr>
        <w:t xml:space="preserve">                 </w:t>
      </w:r>
    </w:p>
    <w:p w14:paraId="0839E155" w14:textId="77777777" w:rsidR="00B40E30" w:rsidRPr="00977EA3" w:rsidRDefault="00B40E30" w:rsidP="00775340">
      <w:pPr>
        <w:pStyle w:val="XMLFragment"/>
        <w:rPr>
          <w:noProof w:val="0"/>
          <w:lang w:bidi="en-US"/>
        </w:rPr>
      </w:pPr>
      <w:r w:rsidRPr="00977EA3">
        <w:rPr>
          <w:noProof w:val="0"/>
          <w:lang w:bidi="en-US"/>
        </w:rPr>
        <w:t xml:space="preserve">                 &lt;!-- Registry Metadata goes here --&gt;</w:t>
      </w:r>
    </w:p>
    <w:p w14:paraId="2F862078" w14:textId="77777777" w:rsidR="00B40E30" w:rsidRPr="00977EA3" w:rsidRDefault="00B40E30" w:rsidP="00775340">
      <w:pPr>
        <w:pStyle w:val="XMLFragment"/>
        <w:rPr>
          <w:noProof w:val="0"/>
          <w:lang w:bidi="en-US"/>
        </w:rPr>
      </w:pPr>
      <w:r w:rsidRPr="00977EA3">
        <w:rPr>
          <w:noProof w:val="0"/>
          <w:lang w:bidi="en-US"/>
        </w:rPr>
        <w:t xml:space="preserve">                 </w:t>
      </w:r>
    </w:p>
    <w:p w14:paraId="479863F9"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rim:RegistryObjectList</w:t>
      </w:r>
      <w:proofErr w:type="spellEnd"/>
      <w:r w:rsidRPr="00977EA3">
        <w:rPr>
          <w:noProof w:val="0"/>
          <w:lang w:bidi="en-US"/>
        </w:rPr>
        <w:t>&gt;</w:t>
      </w:r>
    </w:p>
    <w:p w14:paraId="3C403321"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lcm:SubmitObjectsRequest</w:t>
      </w:r>
      <w:proofErr w:type="spellEnd"/>
      <w:r w:rsidRPr="00977EA3">
        <w:rPr>
          <w:noProof w:val="0"/>
          <w:lang w:bidi="en-US"/>
        </w:rPr>
        <w:t>&gt;</w:t>
      </w:r>
    </w:p>
    <w:p w14:paraId="05F65381"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xds:Document</w:t>
      </w:r>
      <w:proofErr w:type="spellEnd"/>
      <w:r w:rsidRPr="00977EA3">
        <w:rPr>
          <w:noProof w:val="0"/>
          <w:lang w:bidi="en-US"/>
        </w:rPr>
        <w:t xml:space="preserve"> id="Document01"&gt;SGVyZSBpcyBteSBkb2N1bWVudA==&lt;/</w:t>
      </w:r>
      <w:proofErr w:type="spellStart"/>
      <w:r w:rsidRPr="00977EA3">
        <w:rPr>
          <w:noProof w:val="0"/>
          <w:lang w:bidi="en-US"/>
        </w:rPr>
        <w:t>xds:Document</w:t>
      </w:r>
      <w:proofErr w:type="spellEnd"/>
      <w:r w:rsidRPr="00977EA3">
        <w:rPr>
          <w:noProof w:val="0"/>
          <w:lang w:bidi="en-US"/>
        </w:rPr>
        <w:t>&gt;</w:t>
      </w:r>
    </w:p>
    <w:p w14:paraId="55EE3F86"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xds:ProvideAndRegisterDocumentSetRequest</w:t>
      </w:r>
      <w:proofErr w:type="spellEnd"/>
      <w:r w:rsidRPr="00977EA3">
        <w:rPr>
          <w:noProof w:val="0"/>
          <w:lang w:bidi="en-US"/>
        </w:rPr>
        <w:t>&gt;</w:t>
      </w:r>
    </w:p>
    <w:p w14:paraId="3007D258" w14:textId="77777777" w:rsidR="00B40E30" w:rsidRPr="00977EA3" w:rsidRDefault="00B40E30" w:rsidP="00775340">
      <w:pPr>
        <w:pStyle w:val="XMLFragment"/>
        <w:rPr>
          <w:noProof w:val="0"/>
          <w:lang w:bidi="en-US"/>
        </w:rPr>
      </w:pPr>
      <w:r w:rsidRPr="00977EA3">
        <w:rPr>
          <w:noProof w:val="0"/>
          <w:lang w:bidi="en-US"/>
        </w:rPr>
        <w:t xml:space="preserve">     &lt;/soap12:Body&gt;</w:t>
      </w:r>
    </w:p>
    <w:p w14:paraId="371D4B91" w14:textId="77777777" w:rsidR="00B40E30" w:rsidRPr="00977EA3" w:rsidRDefault="00B40E30" w:rsidP="00B40E30">
      <w:pPr>
        <w:pStyle w:val="Corpotesto"/>
      </w:pPr>
    </w:p>
    <w:p w14:paraId="79E8CC18" w14:textId="77777777" w:rsidR="00B40E30" w:rsidRPr="00977EA3" w:rsidRDefault="00B40E30" w:rsidP="00B40E30">
      <w:pPr>
        <w:pStyle w:val="Titolo6"/>
        <w:numPr>
          <w:ilvl w:val="0"/>
          <w:numId w:val="0"/>
        </w:numPr>
        <w:ind w:left="1152" w:hanging="1152"/>
        <w:rPr>
          <w:noProof w:val="0"/>
        </w:rPr>
      </w:pPr>
      <w:r w:rsidRPr="00977EA3">
        <w:rPr>
          <w:noProof w:val="0"/>
        </w:rPr>
        <w:t>3.41.4.1.2.1 XDS Document Source Options</w:t>
      </w:r>
    </w:p>
    <w:p w14:paraId="72EAAD6D" w14:textId="77777777" w:rsidR="00B40E30" w:rsidRPr="00977EA3" w:rsidRDefault="00B40E30" w:rsidP="00B40E30">
      <w:pPr>
        <w:pStyle w:val="Corpotesto"/>
      </w:pPr>
      <w:r w:rsidRPr="00977EA3">
        <w:t>The XDS Document Source may choose to support options which are listed in ITI TF-1: Table 10.2-1b and described in the sections that follow it.</w:t>
      </w:r>
    </w:p>
    <w:p w14:paraId="300C206A" w14:textId="77777777" w:rsidR="00B40E30" w:rsidRPr="00977EA3" w:rsidRDefault="00B40E30" w:rsidP="00B40E30">
      <w:pPr>
        <w:pStyle w:val="Corpotesto"/>
      </w:pPr>
      <w:r w:rsidRPr="00977EA3">
        <w:t>If the XDS Document Source supports the Document Replacement Option, it shall be able to generate replace semantics as defined in ITI TF-3: 4.2.2.2.3.</w:t>
      </w:r>
    </w:p>
    <w:p w14:paraId="5C44590C" w14:textId="77777777" w:rsidR="00B40E30" w:rsidRPr="00977EA3" w:rsidRDefault="00B40E30" w:rsidP="00B40E30">
      <w:pPr>
        <w:pStyle w:val="Corpotesto"/>
      </w:pPr>
      <w:r w:rsidRPr="00977EA3">
        <w:t>If the XDS Document Source supports the Document Addendum Option, it shall be able to generate append semantics as defined in ITI TF-3: 4.2.2.2.1.</w:t>
      </w:r>
    </w:p>
    <w:p w14:paraId="451919B2" w14:textId="77777777" w:rsidR="00B40E30" w:rsidRPr="00977EA3" w:rsidRDefault="00B40E30" w:rsidP="00B40E30">
      <w:pPr>
        <w:pStyle w:val="Corpotesto"/>
      </w:pPr>
      <w:r w:rsidRPr="00977EA3">
        <w:t>If the XDS Document Source supports the Document Transformation Option, it shall be able to generate transformation semantics as defined in ITI TF-3: 4.2.2.2.2.</w:t>
      </w:r>
    </w:p>
    <w:p w14:paraId="6EFB9090" w14:textId="2BFF8BC4" w:rsidR="00B40E30" w:rsidRPr="00977EA3" w:rsidRDefault="00B40E30" w:rsidP="00B40E30">
      <w:pPr>
        <w:pStyle w:val="Corpotesto"/>
      </w:pPr>
      <w:r w:rsidRPr="00977EA3">
        <w:t>If the XDS Document Source supports the Folder Management Option, it shall be able to generate folder semantics as defined in ITI TF-3:</w:t>
      </w:r>
      <w:r w:rsidR="00E1577F" w:rsidRPr="00977EA3">
        <w:t xml:space="preserve"> </w:t>
      </w:r>
      <w:r w:rsidRPr="00977EA3">
        <w:t>4.2.1.3 and ITI TF-3:</w:t>
      </w:r>
      <w:r w:rsidR="00E1577F" w:rsidRPr="00977EA3">
        <w:t xml:space="preserve"> </w:t>
      </w:r>
      <w:r w:rsidRPr="00977EA3">
        <w:t>4.2.2.1.5.</w:t>
      </w:r>
    </w:p>
    <w:p w14:paraId="43E5C86B" w14:textId="587C6D7C" w:rsidR="00B40E30" w:rsidRPr="00977EA3" w:rsidRDefault="00B40E30" w:rsidP="00B40E30">
      <w:pPr>
        <w:pStyle w:val="Corpotesto"/>
      </w:pPr>
      <w:r w:rsidRPr="00977EA3">
        <w:t xml:space="preserve">If the XDS Document Source supports the Asynchronous Web Services Exchange Option, it shall be </w:t>
      </w:r>
      <w:commentRangeStart w:id="1576"/>
      <w:r w:rsidRPr="00977EA3">
        <w:t xml:space="preserve">able to generate </w:t>
      </w:r>
      <w:ins w:id="1577" w:author="Gregorio Canal" w:date="2019-05-22T15:12:00Z">
        <w:r w:rsidR="00087DB0">
          <w:t>a WS-Addressing based</w:t>
        </w:r>
      </w:ins>
      <w:del w:id="1578" w:author="Gregorio Canal" w:date="2019-05-22T15:12:00Z">
        <w:r w:rsidRPr="00977EA3" w:rsidDel="00087DB0">
          <w:delText>an</w:delText>
        </w:r>
      </w:del>
      <w:r w:rsidRPr="00977EA3">
        <w:t xml:space="preserve"> Asynchronous Web Services request as defined in ITI TF-2x: Appendix V.</w:t>
      </w:r>
      <w:ins w:id="1579" w:author="Gregorio Canal" w:date="2019-05-22T15:11:00Z">
        <w:r w:rsidR="00087DB0">
          <w:t>3</w:t>
        </w:r>
      </w:ins>
      <w:del w:id="1580" w:author="Gregorio Canal" w:date="2019-05-22T15:11:00Z">
        <w:r w:rsidRPr="00977EA3" w:rsidDel="00087DB0">
          <w:delText>5</w:delText>
        </w:r>
      </w:del>
      <w:r w:rsidRPr="00977EA3">
        <w:t>.</w:t>
      </w:r>
      <w:commentRangeEnd w:id="1576"/>
      <w:r w:rsidR="00087DB0">
        <w:rPr>
          <w:rStyle w:val="Rimandocommento"/>
        </w:rPr>
        <w:commentReference w:id="1576"/>
      </w:r>
    </w:p>
    <w:p w14:paraId="61467E1F" w14:textId="6B658A99" w:rsidR="00B40E30" w:rsidRPr="00977EA3" w:rsidRDefault="00B40E30" w:rsidP="00B40E30">
      <w:pPr>
        <w:pStyle w:val="Corpotesto"/>
      </w:pPr>
      <w:r w:rsidRPr="00977EA3">
        <w:t>Refer to ITI TF-1:</w:t>
      </w:r>
      <w:r w:rsidR="00E1577F" w:rsidRPr="00977EA3">
        <w:t xml:space="preserve"> </w:t>
      </w:r>
      <w:r w:rsidRPr="00977EA3">
        <w:t>10.2.9 for support of the Basic Patient Privacy Enforcement Option.</w:t>
      </w:r>
    </w:p>
    <w:p w14:paraId="68614F83" w14:textId="77777777" w:rsidR="00B40E30" w:rsidRPr="00977EA3" w:rsidRDefault="00B40E30" w:rsidP="00B40E30">
      <w:pPr>
        <w:pStyle w:val="Titolo5"/>
        <w:numPr>
          <w:ilvl w:val="0"/>
          <w:numId w:val="0"/>
        </w:numPr>
        <w:rPr>
          <w:noProof w:val="0"/>
        </w:rPr>
      </w:pPr>
      <w:r w:rsidRPr="00977EA3">
        <w:rPr>
          <w:noProof w:val="0"/>
        </w:rPr>
        <w:t>3.41.4.1.3 Expected Actions</w:t>
      </w:r>
    </w:p>
    <w:p w14:paraId="78345623" w14:textId="77777777" w:rsidR="00B40E30" w:rsidRPr="00977EA3" w:rsidRDefault="00B40E30" w:rsidP="00B40E30">
      <w:pPr>
        <w:pStyle w:val="Corpotesto"/>
      </w:pPr>
      <w:r w:rsidRPr="00977EA3">
        <w:t>Upon receipt of a Provide and Register Document Set-b request, the Content Receiver shall process the request.</w:t>
      </w:r>
    </w:p>
    <w:p w14:paraId="0AD97F18" w14:textId="77777777" w:rsidR="00B40E30" w:rsidRPr="00977EA3" w:rsidRDefault="00B40E30" w:rsidP="00B40E30">
      <w:pPr>
        <w:pStyle w:val="Corpotesto"/>
      </w:pPr>
      <w:r w:rsidRPr="00977EA3">
        <w:t xml:space="preserve">If a failure is detected during processing, the Content Receiver shall return an error response to the Content Sender, thus terminating this transaction; otherwise, the Content Receiver shall return a success response to the Content Sender. The various exception conditions and possible error or warning messages are given in the </w:t>
      </w:r>
      <w:proofErr w:type="spellStart"/>
      <w:r w:rsidRPr="00977EA3">
        <w:t>ebRS</w:t>
      </w:r>
      <w:proofErr w:type="spellEnd"/>
      <w:r w:rsidRPr="00977EA3">
        <w:t xml:space="preserve"> standard and in ITI TF-3: 4.2.4 Success and Error Reporting.</w:t>
      </w:r>
    </w:p>
    <w:p w14:paraId="54ED714B" w14:textId="77777777" w:rsidR="00B40E30" w:rsidRPr="00977EA3" w:rsidRDefault="00B40E30" w:rsidP="00B40E30">
      <w:pPr>
        <w:pStyle w:val="Corpotesto"/>
        <w:rPr>
          <w:bCs/>
        </w:rPr>
      </w:pPr>
      <w:r w:rsidRPr="00977EA3">
        <w:rPr>
          <w:bCs/>
        </w:rPr>
        <w:t>The Content Receiver shall be capable of accepting submissions containing multiple documents.</w:t>
      </w:r>
    </w:p>
    <w:p w14:paraId="34201F37" w14:textId="77777777" w:rsidR="00B40E30" w:rsidRPr="00977EA3" w:rsidRDefault="00B40E30" w:rsidP="00B40E30">
      <w:pPr>
        <w:pStyle w:val="Note"/>
      </w:pPr>
      <w:r w:rsidRPr="00977EA3">
        <w:t>Note: The Content Sender may submit single documents or multiple documents depending on its needs.</w:t>
      </w:r>
    </w:p>
    <w:p w14:paraId="4F5A5A12" w14:textId="77777777" w:rsidR="00B40E30" w:rsidRPr="00977EA3" w:rsidRDefault="00B40E30" w:rsidP="00B40E30">
      <w:pPr>
        <w:pStyle w:val="Corpotesto"/>
      </w:pPr>
      <w:r w:rsidRPr="00977EA3">
        <w:t xml:space="preserve">A Content Receiver shall verify the received metadata as follows. For each </w:t>
      </w:r>
      <w:proofErr w:type="spellStart"/>
      <w:r w:rsidRPr="00977EA3">
        <w:t>DocumentEntry</w:t>
      </w:r>
      <w:proofErr w:type="spellEnd"/>
      <w:r w:rsidRPr="00977EA3">
        <w:t>, the Content Receiver shall:</w:t>
      </w:r>
    </w:p>
    <w:p w14:paraId="583E3D41" w14:textId="77777777" w:rsidR="00B40E30" w:rsidRPr="00977EA3" w:rsidRDefault="00B40E30" w:rsidP="003462A5">
      <w:pPr>
        <w:pStyle w:val="Puntoelenco2"/>
      </w:pPr>
      <w:r w:rsidRPr="00977EA3">
        <w:lastRenderedPageBreak/>
        <w:t xml:space="preserve">Verify the hash attribute, if present. If a received hash value differs from the calculated hash of the received document, the Content Receiver shall reject the submission and return an </w:t>
      </w:r>
      <w:proofErr w:type="spellStart"/>
      <w:r w:rsidRPr="00977EA3">
        <w:t>XDSRepositoryMetadataError</w:t>
      </w:r>
      <w:proofErr w:type="spellEnd"/>
      <w:r w:rsidRPr="00977EA3">
        <w:t xml:space="preserve"> error. </w:t>
      </w:r>
    </w:p>
    <w:p w14:paraId="66C0C2D9" w14:textId="77777777" w:rsidR="00B40E30" w:rsidRPr="00977EA3" w:rsidRDefault="00B40E30" w:rsidP="003462A5">
      <w:pPr>
        <w:pStyle w:val="Puntoelenco2"/>
      </w:pPr>
      <w:r w:rsidRPr="00977EA3">
        <w:t xml:space="preserve">Verify the size attribute, if present. If a received size value differs from the octet count of the received document, the Content Receiver shall reject the submission and return an </w:t>
      </w:r>
      <w:proofErr w:type="spellStart"/>
      <w:r w:rsidRPr="00977EA3">
        <w:t>XDSRepositoryMetadataError</w:t>
      </w:r>
      <w:proofErr w:type="spellEnd"/>
      <w:r w:rsidRPr="00977EA3">
        <w:t xml:space="preserve"> error.</w:t>
      </w:r>
    </w:p>
    <w:p w14:paraId="0BFFEFAD" w14:textId="77777777" w:rsidR="00B40E30" w:rsidRPr="00977EA3" w:rsidRDefault="00B40E30" w:rsidP="00B40E30">
      <w:pPr>
        <w:pStyle w:val="Corpotesto"/>
      </w:pPr>
      <w:r w:rsidRPr="00977EA3">
        <w:t xml:space="preserve">Also, for the </w:t>
      </w:r>
      <w:proofErr w:type="spellStart"/>
      <w:r w:rsidRPr="00977EA3">
        <w:t>SubmissionSet</w:t>
      </w:r>
      <w:proofErr w:type="spellEnd"/>
      <w:r w:rsidRPr="00977EA3">
        <w:t>, the Content Receiver may:</w:t>
      </w:r>
    </w:p>
    <w:p w14:paraId="749A8873" w14:textId="77777777" w:rsidR="00B40E30" w:rsidRPr="00977EA3" w:rsidRDefault="00B40E30" w:rsidP="003462A5">
      <w:pPr>
        <w:pStyle w:val="Puntoelenco2"/>
      </w:pPr>
      <w:r w:rsidRPr="00977EA3">
        <w:t xml:space="preserve">Validate the </w:t>
      </w:r>
      <w:proofErr w:type="spellStart"/>
      <w:r w:rsidRPr="00977EA3">
        <w:t>sourceId</w:t>
      </w:r>
      <w:proofErr w:type="spellEnd"/>
      <w:r w:rsidRPr="00977EA3">
        <w:t>. If the submission is not from a permitted Content Sender, the submission may be rejected and an error returned.</w:t>
      </w:r>
    </w:p>
    <w:p w14:paraId="6771A45A" w14:textId="77777777" w:rsidR="00B40E30" w:rsidRPr="00977EA3" w:rsidRDefault="00B40E30" w:rsidP="00B40E30">
      <w:pPr>
        <w:pStyle w:val="Titolo6"/>
        <w:numPr>
          <w:ilvl w:val="0"/>
          <w:numId w:val="0"/>
        </w:numPr>
        <w:ind w:left="1152" w:hanging="1152"/>
        <w:rPr>
          <w:noProof w:val="0"/>
        </w:rPr>
      </w:pPr>
      <w:r w:rsidRPr="00977EA3">
        <w:rPr>
          <w:noProof w:val="0"/>
        </w:rPr>
        <w:t>3.41.4.1.3.1 Document Recipient Expected Actions</w:t>
      </w:r>
    </w:p>
    <w:p w14:paraId="0DBB0536" w14:textId="77777777" w:rsidR="00B40E30" w:rsidRPr="00977EA3" w:rsidRDefault="00B40E30" w:rsidP="00B40E30">
      <w:pPr>
        <w:pStyle w:val="Corpotesto"/>
      </w:pPr>
      <w:r w:rsidRPr="00977EA3">
        <w:t xml:space="preserve">In addition to the Expected Actions of all Content Receivers (described in the beginning of </w:t>
      </w:r>
      <w:r w:rsidR="0023023E" w:rsidRPr="00977EA3">
        <w:t>Section</w:t>
      </w:r>
      <w:r w:rsidRPr="00977EA3">
        <w:t xml:space="preserve"> 3.41.4.1.3), a Document Recipient shall meet the following requirements.</w:t>
      </w:r>
    </w:p>
    <w:p w14:paraId="5AC3AD66" w14:textId="77777777" w:rsidR="00B40E30" w:rsidRPr="00977EA3" w:rsidRDefault="00B40E30" w:rsidP="00B40E30">
      <w:pPr>
        <w:pStyle w:val="Corpotesto"/>
      </w:pPr>
      <w:r w:rsidRPr="00977EA3">
        <w:t>A Document Recipient shall be able to interpret a submission without any context, such as knowledge of a prior submission.</w:t>
      </w:r>
    </w:p>
    <w:p w14:paraId="1FE01885" w14:textId="77777777" w:rsidR="00B40E30" w:rsidRPr="00977EA3" w:rsidRDefault="00B40E30" w:rsidP="00B40E30">
      <w:pPr>
        <w:pStyle w:val="Corpotesto"/>
      </w:pPr>
      <w:r w:rsidRPr="00977EA3">
        <w:t xml:space="preserve">The Document Recipient may validate the presence of metadata attributes. If the Document Recipient declares the Accepts Limited Metadata Option and the </w:t>
      </w:r>
      <w:proofErr w:type="spellStart"/>
      <w:r w:rsidRPr="00977EA3">
        <w:t>limitedMetadata</w:t>
      </w:r>
      <w:proofErr w:type="spellEnd"/>
      <w:r w:rsidRPr="00977EA3">
        <w:t xml:space="preserve"> attribute is present, such validation shall not exceed the requirements in the column labeled “XDR MS” (XDR Metadata-Limited Document Source) of ITI TF-3: Table 4.3.1-3. Otherwise, such validation shall not exceed the requirements in the column labeled “XDR DS” (XDR Document Source) of ITI TF-3: Table 4.3.1-3.</w:t>
      </w:r>
    </w:p>
    <w:p w14:paraId="73196075" w14:textId="77777777" w:rsidR="00B40E30" w:rsidRPr="00977EA3" w:rsidRDefault="00B40E30" w:rsidP="00B40E30">
      <w:pPr>
        <w:pStyle w:val="Corpotesto"/>
      </w:pPr>
      <w:r w:rsidRPr="00977EA3">
        <w:t>The following shall not cause rejection of a submission:</w:t>
      </w:r>
    </w:p>
    <w:p w14:paraId="2F9666E9" w14:textId="77777777" w:rsidR="00B40E30" w:rsidRPr="00977EA3" w:rsidRDefault="00B40E30" w:rsidP="003462A5">
      <w:pPr>
        <w:pStyle w:val="Puntoelenco2"/>
      </w:pPr>
      <w:r w:rsidRPr="00977EA3">
        <w:t xml:space="preserve">The submitted metadata includes Folders, and the Document Recipient cannot process the Folder-specific content. The response shall contain a </w:t>
      </w:r>
      <w:proofErr w:type="spellStart"/>
      <w:r w:rsidRPr="00977EA3">
        <w:t>PartialFolderContentNotProcessed</w:t>
      </w:r>
      <w:proofErr w:type="spellEnd"/>
      <w:r w:rsidRPr="00977EA3">
        <w:t xml:space="preserve"> warning and a textual description that Folder Content was not processed.</w:t>
      </w:r>
    </w:p>
    <w:p w14:paraId="37F6BC9B" w14:textId="1F902E7B" w:rsidR="00B40E30" w:rsidRPr="00977EA3" w:rsidRDefault="00B40E30" w:rsidP="003462A5">
      <w:pPr>
        <w:pStyle w:val="Puntoelenco2"/>
      </w:pPr>
      <w:r w:rsidRPr="00977EA3">
        <w:t xml:space="preserve">The submitted metadata includes document relationships, and the Document Recipient cannot process the relationship-specific content. For each unsupported association, the response shall contain a warning and textual description that the relationship semantics were not processed. The specific warning depends on the relationship: </w:t>
      </w:r>
      <w:proofErr w:type="spellStart"/>
      <w:r w:rsidRPr="00977EA3">
        <w:t>PartialAppendContentNotProcessed</w:t>
      </w:r>
      <w:proofErr w:type="spellEnd"/>
      <w:r w:rsidRPr="00977EA3">
        <w:t xml:space="preserve">, </w:t>
      </w:r>
      <w:proofErr w:type="spellStart"/>
      <w:r w:rsidRPr="00977EA3">
        <w:t>PartialReplaceContentNotProcessed</w:t>
      </w:r>
      <w:proofErr w:type="spellEnd"/>
      <w:r w:rsidRPr="00977EA3">
        <w:t xml:space="preserve">, </w:t>
      </w:r>
      <w:proofErr w:type="spellStart"/>
      <w:r w:rsidRPr="00977EA3">
        <w:t>PartialTransformContentNotProcessed</w:t>
      </w:r>
      <w:proofErr w:type="spellEnd"/>
      <w:r w:rsidRPr="00977EA3">
        <w:t xml:space="preserve">, </w:t>
      </w:r>
      <w:proofErr w:type="spellStart"/>
      <w:r w:rsidRPr="00977EA3">
        <w:t>PartialTransformReplaceContentNotProcessed</w:t>
      </w:r>
      <w:proofErr w:type="spellEnd"/>
      <w:r w:rsidR="00CF3726" w:rsidRPr="00977EA3">
        <w:t xml:space="preserve">, or for the </w:t>
      </w:r>
      <w:proofErr w:type="spellStart"/>
      <w:r w:rsidR="00CF3726" w:rsidRPr="00977EA3">
        <w:t>associationTypes</w:t>
      </w:r>
      <w:proofErr w:type="spellEnd"/>
      <w:r w:rsidR="00CF3726" w:rsidRPr="00977EA3">
        <w:t xml:space="preserve">, </w:t>
      </w:r>
      <w:proofErr w:type="spellStart"/>
      <w:r w:rsidR="00CF3726" w:rsidRPr="00977EA3">
        <w:t>PartialRelationshipContentNotProcessed</w:t>
      </w:r>
      <w:proofErr w:type="spellEnd"/>
      <w:r w:rsidRPr="00977EA3">
        <w:t>.</w:t>
      </w:r>
    </w:p>
    <w:p w14:paraId="0FAE567C" w14:textId="77777777" w:rsidR="00B40E30" w:rsidRPr="00977EA3" w:rsidRDefault="00B40E30" w:rsidP="00B40E30">
      <w:pPr>
        <w:pStyle w:val="Corpotesto"/>
      </w:pPr>
      <w:r w:rsidRPr="00977EA3">
        <w:t>The received documents may be processed further according to the capabilities of the system. These capabilities are not specified by IHE.</w:t>
      </w:r>
    </w:p>
    <w:p w14:paraId="2E389429" w14:textId="77777777" w:rsidR="00B40E30" w:rsidRPr="00977EA3" w:rsidRDefault="00B40E30" w:rsidP="00B40E30">
      <w:pPr>
        <w:pStyle w:val="Titolo6"/>
        <w:numPr>
          <w:ilvl w:val="0"/>
          <w:numId w:val="0"/>
        </w:numPr>
        <w:ind w:left="1152" w:hanging="1152"/>
        <w:rPr>
          <w:noProof w:val="0"/>
        </w:rPr>
      </w:pPr>
      <w:r w:rsidRPr="00977EA3">
        <w:rPr>
          <w:noProof w:val="0"/>
        </w:rPr>
        <w:t>3.41.4.1.3.2 Document Repository Expected Actions</w:t>
      </w:r>
    </w:p>
    <w:p w14:paraId="4B98BCD0" w14:textId="77777777" w:rsidR="00B40E30" w:rsidRPr="00977EA3" w:rsidRDefault="00B40E30" w:rsidP="00B40E30">
      <w:pPr>
        <w:pStyle w:val="Corpotesto"/>
      </w:pPr>
      <w:r w:rsidRPr="00977EA3">
        <w:t xml:space="preserve">In addition to the Expected Actions of all Content Receivers (described at the beginning of </w:t>
      </w:r>
      <w:r w:rsidR="0023023E" w:rsidRPr="00977EA3">
        <w:t>Section</w:t>
      </w:r>
      <w:r w:rsidRPr="00977EA3">
        <w:t xml:space="preserve"> 3.41.4.1.3), a Document Repository shall meet the following requirements.</w:t>
      </w:r>
    </w:p>
    <w:p w14:paraId="3D906230" w14:textId="77777777" w:rsidR="00B40E30" w:rsidRPr="00977EA3" w:rsidRDefault="00B40E30" w:rsidP="00B40E30">
      <w:pPr>
        <w:pStyle w:val="Corpotesto"/>
        <w:rPr>
          <w:rFonts w:eastAsia="TimesNewRomanPSMT"/>
        </w:rPr>
      </w:pPr>
      <w:r w:rsidRPr="00977EA3">
        <w:rPr>
          <w:rFonts w:eastAsia="TimesNewRomanPSMT"/>
        </w:rPr>
        <w:t>On receipt of a Provide and Register Document Set-b [ITI-41] request, the Document Repository shall, in order:</w:t>
      </w:r>
    </w:p>
    <w:p w14:paraId="6713911E" w14:textId="77777777" w:rsidR="00B40E30" w:rsidRPr="00977EA3" w:rsidRDefault="00B40E30" w:rsidP="003462A5">
      <w:pPr>
        <w:pStyle w:val="Numeroelenco2"/>
        <w:numPr>
          <w:ilvl w:val="0"/>
          <w:numId w:val="64"/>
        </w:numPr>
      </w:pPr>
      <w:r w:rsidRPr="00977EA3">
        <w:lastRenderedPageBreak/>
        <w:t>Validate and update select received metadata, as detailed below.</w:t>
      </w:r>
    </w:p>
    <w:p w14:paraId="74B32940" w14:textId="77777777" w:rsidR="00B40E30" w:rsidRPr="00977EA3" w:rsidRDefault="00B40E30" w:rsidP="00B40E30">
      <w:pPr>
        <w:pStyle w:val="Numeroelenco2"/>
      </w:pPr>
      <w:r w:rsidRPr="00977EA3">
        <w:rPr>
          <w:rFonts w:eastAsia="TimesNewRomanPSMT"/>
        </w:rPr>
        <w:t xml:space="preserve">Make any received documents available for retrieval </w:t>
      </w:r>
      <w:r w:rsidRPr="00977EA3">
        <w:t>via the Retrieve Document Set [ITI-43] transaction.</w:t>
      </w:r>
    </w:p>
    <w:p w14:paraId="18427809" w14:textId="77777777" w:rsidR="00B40E30" w:rsidRPr="00977EA3" w:rsidRDefault="00B40E30" w:rsidP="00B40E30">
      <w:pPr>
        <w:pStyle w:val="Numeroelenco2"/>
      </w:pPr>
      <w:r w:rsidRPr="00977EA3">
        <w:t xml:space="preserve">Convey the updated metadata </w:t>
      </w:r>
      <w:r w:rsidRPr="00977EA3">
        <w:rPr>
          <w:rFonts w:eastAsia="TimesNewRomanPSMT"/>
        </w:rPr>
        <w:t>to the Document Registry</w:t>
      </w:r>
      <w:r w:rsidRPr="00977EA3">
        <w:t xml:space="preserve"> via a </w:t>
      </w:r>
      <w:r w:rsidRPr="00977EA3">
        <w:rPr>
          <w:rFonts w:eastAsia="TimesNewRomanPSMT"/>
        </w:rPr>
        <w:t>Register Document Set-b [ITI-42] request.</w:t>
      </w:r>
    </w:p>
    <w:p w14:paraId="4903A771" w14:textId="77777777" w:rsidR="00B40E30" w:rsidRPr="00977EA3" w:rsidRDefault="00B40E30" w:rsidP="00B40E30">
      <w:pPr>
        <w:pStyle w:val="Numeroelenco2"/>
      </w:pPr>
      <w:r w:rsidRPr="00977EA3">
        <w:rPr>
          <w:rFonts w:eastAsia="TimesNewRomanPSMT"/>
        </w:rPr>
        <w:t>Issue a Provide and Register Document Set-b [ITI-41] response.</w:t>
      </w:r>
    </w:p>
    <w:p w14:paraId="2C3B8068" w14:textId="77777777" w:rsidR="00B40E30" w:rsidRPr="00977EA3" w:rsidRDefault="00B40E30" w:rsidP="00B40E30">
      <w:pPr>
        <w:pStyle w:val="Corpotesto"/>
        <w:rPr>
          <w:rFonts w:eastAsia="TimesNewRomanPSMT"/>
        </w:rPr>
      </w:pPr>
      <w:r w:rsidRPr="00977EA3">
        <w:t>If any error is encountered during processing of this request, either at the Document Repository or reported by the Document Registry, the Document Repository may revert any changes to the Document Repository data store. The Document Repository shall then terminate processing the transaction, and return an error response.</w:t>
      </w:r>
    </w:p>
    <w:p w14:paraId="01B9CDE8" w14:textId="77777777" w:rsidR="00B40E30" w:rsidRPr="00977EA3" w:rsidRDefault="00B40E30" w:rsidP="00B40E30">
      <w:pPr>
        <w:pStyle w:val="Corpotesto"/>
      </w:pPr>
      <w:r w:rsidRPr="00977EA3">
        <w:t xml:space="preserve">Before issuing the Register Document Set-b [ITI-42] transaction, the Document Repository shall update the received metadata as follows. For each received </w:t>
      </w:r>
      <w:proofErr w:type="spellStart"/>
      <w:r w:rsidRPr="00977EA3">
        <w:t>DocumentEntry</w:t>
      </w:r>
      <w:proofErr w:type="spellEnd"/>
      <w:r w:rsidRPr="00977EA3">
        <w:t>, the Document Repository shall:</w:t>
      </w:r>
    </w:p>
    <w:p w14:paraId="501CF2A1" w14:textId="77777777" w:rsidR="00B40E30" w:rsidRPr="00977EA3" w:rsidRDefault="00B40E30" w:rsidP="003462A5">
      <w:pPr>
        <w:pStyle w:val="Puntoelenco2"/>
      </w:pPr>
      <w:r w:rsidRPr="00977EA3">
        <w:t xml:space="preserve">Add or replace the </w:t>
      </w:r>
      <w:proofErr w:type="spellStart"/>
      <w:r w:rsidRPr="00977EA3">
        <w:t>repositoryUniqueId</w:t>
      </w:r>
      <w:proofErr w:type="spellEnd"/>
      <w:r w:rsidRPr="00977EA3">
        <w:t xml:space="preserve"> attribute. The emitted value shall identify the Document Repository for retrieval of the received document.</w:t>
      </w:r>
    </w:p>
    <w:p w14:paraId="0194F0EC" w14:textId="77777777" w:rsidR="00B40E30" w:rsidRPr="00977EA3" w:rsidRDefault="00B40E30" w:rsidP="003462A5">
      <w:pPr>
        <w:pStyle w:val="Puntoelenco2"/>
      </w:pPr>
      <w:r w:rsidRPr="00977EA3">
        <w:t>Add a hash attribute if not present. The emitted value shall be the SHA1 hash of the received document.</w:t>
      </w:r>
    </w:p>
    <w:p w14:paraId="49EB3D77" w14:textId="77777777" w:rsidR="00B40E30" w:rsidRPr="00977EA3" w:rsidRDefault="00B40E30" w:rsidP="003462A5">
      <w:pPr>
        <w:pStyle w:val="Puntoelenco2"/>
      </w:pPr>
      <w:r w:rsidRPr="00977EA3">
        <w:t>Add a size attribute if not present. The emitted value shall be the octet count of the received document.</w:t>
      </w:r>
    </w:p>
    <w:p w14:paraId="60A1CCC1" w14:textId="77777777" w:rsidR="00B40E30" w:rsidRPr="00977EA3" w:rsidRDefault="00B40E30" w:rsidP="00B40E30">
      <w:pPr>
        <w:pStyle w:val="Corpotesto"/>
      </w:pPr>
      <w:r w:rsidRPr="00977EA3">
        <w:t>The Document Repository may add additional fields.</w:t>
      </w:r>
    </w:p>
    <w:p w14:paraId="3A38FB34" w14:textId="79CF8FDA" w:rsidR="00B40E30" w:rsidRPr="00977EA3" w:rsidRDefault="00B40E30" w:rsidP="00B40E30">
      <w:pPr>
        <w:pStyle w:val="Corpotesto"/>
      </w:pPr>
      <w:r w:rsidRPr="00977EA3">
        <w:t xml:space="preserve">For each received </w:t>
      </w:r>
      <w:proofErr w:type="spellStart"/>
      <w:r w:rsidRPr="00977EA3">
        <w:t>DocumentEntry</w:t>
      </w:r>
      <w:proofErr w:type="spellEnd"/>
      <w:r w:rsidRPr="00977EA3">
        <w:t xml:space="preserve">, the Document Repository may validate the </w:t>
      </w:r>
      <w:proofErr w:type="spellStart"/>
      <w:r w:rsidRPr="00977EA3">
        <w:t>uniqueId</w:t>
      </w:r>
      <w:proofErr w:type="spellEnd"/>
      <w:r w:rsidRPr="00977EA3">
        <w:t xml:space="preserve"> attribute. The submission may be rejected and an error returned if the </w:t>
      </w:r>
      <w:proofErr w:type="spellStart"/>
      <w:r w:rsidRPr="00977EA3">
        <w:t>uniqueId</w:t>
      </w:r>
      <w:proofErr w:type="spellEnd"/>
      <w:r w:rsidRPr="00977EA3">
        <w:t xml:space="preserve"> attribute matches a document within the Document Repository and the sizes or hashes of the two documents differ. The specific error returned depends on which attribute differed (</w:t>
      </w:r>
      <w:proofErr w:type="spellStart"/>
      <w:r w:rsidRPr="00977EA3">
        <w:t>XDSNonIdenticalSize</w:t>
      </w:r>
      <w:proofErr w:type="spellEnd"/>
      <w:r w:rsidRPr="00977EA3">
        <w:t xml:space="preserve"> or </w:t>
      </w:r>
      <w:proofErr w:type="spellStart"/>
      <w:r w:rsidRPr="00977EA3">
        <w:t>XDSNonIdenticalHash</w:t>
      </w:r>
      <w:proofErr w:type="spellEnd"/>
      <w:r w:rsidRPr="00977EA3">
        <w:t xml:space="preserve">). The Document Repository shall not generate an error related to duplication if the </w:t>
      </w:r>
      <w:proofErr w:type="spellStart"/>
      <w:r w:rsidRPr="00977EA3">
        <w:t>uniqueId</w:t>
      </w:r>
      <w:proofErr w:type="spellEnd"/>
      <w:r w:rsidRPr="00977EA3">
        <w:t xml:space="preserve"> attribute matches a document within the Document Repository and the sizes and hashes of the two documents are the same. (The document may still be rejected by the Document Registry; see </w:t>
      </w:r>
      <w:r w:rsidR="00FA20C2" w:rsidRPr="00977EA3">
        <w:t>Section</w:t>
      </w:r>
      <w:r w:rsidRPr="00977EA3">
        <w:t xml:space="preserve"> 3.42.4.1.4.) </w:t>
      </w:r>
    </w:p>
    <w:p w14:paraId="3709D3BB" w14:textId="77777777" w:rsidR="00B40E30" w:rsidRPr="00977EA3" w:rsidRDefault="00B40E30" w:rsidP="00B40E30">
      <w:pPr>
        <w:pStyle w:val="Corpotesto"/>
      </w:pPr>
      <w:r w:rsidRPr="00977EA3">
        <w:t>Except as outlined above (and in Section 3.41.4.1.3 Content Receiver Expect Actions), the Document Repository shall not validate the presence or content of received metadata attributes.</w:t>
      </w:r>
    </w:p>
    <w:p w14:paraId="0F0C7E9C" w14:textId="3F6ED35C" w:rsidR="00B40E30" w:rsidRPr="00977EA3" w:rsidRDefault="00B40E30" w:rsidP="00B40E30">
      <w:pPr>
        <w:pStyle w:val="Corpotesto"/>
      </w:pPr>
      <w:r w:rsidRPr="00977EA3">
        <w:t xml:space="preserve">The Document Repository shall </w:t>
      </w:r>
      <w:r w:rsidR="00FF2FAC" w:rsidRPr="00977EA3">
        <w:t xml:space="preserve">ensure that </w:t>
      </w:r>
      <w:r w:rsidRPr="00977EA3">
        <w:t xml:space="preserve">received documents </w:t>
      </w:r>
      <w:r w:rsidR="00FF2FAC" w:rsidRPr="00977EA3">
        <w:t xml:space="preserve">are </w:t>
      </w:r>
      <w:r w:rsidRPr="00977EA3">
        <w:t xml:space="preserve">available for retrieval via the Retrieve Document Set [ITI-43] transaction. If the document’s </w:t>
      </w:r>
      <w:proofErr w:type="spellStart"/>
      <w:r w:rsidRPr="00977EA3">
        <w:t>uniqueId</w:t>
      </w:r>
      <w:proofErr w:type="spellEnd"/>
      <w:r w:rsidRPr="00977EA3">
        <w:t xml:space="preserve"> is </w:t>
      </w:r>
      <w:r w:rsidR="00FF2FAC" w:rsidRPr="00977EA3">
        <w:t xml:space="preserve">not </w:t>
      </w:r>
      <w:r w:rsidRPr="00977EA3">
        <w:t>already known to the Document Repository, the Document Repository shall:</w:t>
      </w:r>
    </w:p>
    <w:p w14:paraId="6D61D9B2" w14:textId="77777777" w:rsidR="00B40E30" w:rsidRPr="00977EA3" w:rsidRDefault="00B40E30" w:rsidP="003462A5">
      <w:pPr>
        <w:pStyle w:val="Puntoelenco2"/>
      </w:pPr>
      <w:r w:rsidRPr="00977EA3">
        <w:t>Store the received document octet stream</w:t>
      </w:r>
    </w:p>
    <w:p w14:paraId="5DE97640" w14:textId="77777777" w:rsidR="00B40E30" w:rsidRPr="00977EA3" w:rsidRDefault="00B40E30" w:rsidP="003462A5">
      <w:pPr>
        <w:pStyle w:val="Puntoelenco2"/>
      </w:pPr>
      <w:r w:rsidRPr="00977EA3">
        <w:t xml:space="preserve">Store the received </w:t>
      </w:r>
      <w:proofErr w:type="spellStart"/>
      <w:r w:rsidRPr="00977EA3">
        <w:t>DocumentEntry</w:t>
      </w:r>
      <w:proofErr w:type="spellEnd"/>
      <w:r w:rsidRPr="00977EA3">
        <w:t xml:space="preserve"> </w:t>
      </w:r>
      <w:proofErr w:type="spellStart"/>
      <w:r w:rsidRPr="00977EA3">
        <w:t>mimeType</w:t>
      </w:r>
      <w:proofErr w:type="spellEnd"/>
      <w:r w:rsidRPr="00977EA3">
        <w:t xml:space="preserve"> and </w:t>
      </w:r>
      <w:proofErr w:type="spellStart"/>
      <w:r w:rsidRPr="00977EA3">
        <w:t>uniqueId</w:t>
      </w:r>
      <w:proofErr w:type="spellEnd"/>
      <w:r w:rsidRPr="00977EA3">
        <w:t>, and associate them with the received document octet stream.</w:t>
      </w:r>
    </w:p>
    <w:p w14:paraId="606A675D" w14:textId="77777777" w:rsidR="00B40E30" w:rsidRPr="00977EA3" w:rsidRDefault="00B40E30" w:rsidP="00B40E30">
      <w:pPr>
        <w:pStyle w:val="Corpotesto"/>
      </w:pPr>
      <w:r w:rsidRPr="00977EA3">
        <w:t xml:space="preserve">Making the document retrievable before registering is necessary since a Document Registry may validate storage of a document before issuing the Register Document Set-b response; or, a </w:t>
      </w:r>
      <w:r w:rsidRPr="00977EA3">
        <w:lastRenderedPageBreak/>
        <w:t>Document Consumer may attempt to retrieve a document before the Register Document Set-b response is received.</w:t>
      </w:r>
    </w:p>
    <w:p w14:paraId="6D0C4D20" w14:textId="77777777" w:rsidR="00B40E30" w:rsidRPr="00977EA3" w:rsidRDefault="00B40E30" w:rsidP="00B40E30">
      <w:pPr>
        <w:pStyle w:val="Corpotesto"/>
      </w:pPr>
      <w:r w:rsidRPr="00977EA3">
        <w:rPr>
          <w:rFonts w:eastAsia="TimesNewRomanPSMT"/>
        </w:rPr>
        <w:t xml:space="preserve">The Document Repository shall issue a Register Document Set-b [ITI-42] request to the Document Registry with the (updated) received metadata. </w:t>
      </w:r>
      <w:r w:rsidRPr="00977EA3">
        <w:t xml:space="preserve">If the </w:t>
      </w:r>
      <w:r w:rsidRPr="00977EA3">
        <w:rPr>
          <w:rFonts w:eastAsia="TimesNewRomanPSMT"/>
        </w:rPr>
        <w:t xml:space="preserve">Register Document Set-b [ITI-42] </w:t>
      </w:r>
      <w:r w:rsidRPr="00977EA3">
        <w:t xml:space="preserve">response includes any errors or warnings, the Document Repository shall include all such errors and warnings in the Provide and </w:t>
      </w:r>
      <w:r w:rsidRPr="00977EA3">
        <w:rPr>
          <w:rFonts w:eastAsia="TimesNewRomanPSMT"/>
        </w:rPr>
        <w:t>Register Document Set-b [ITI-41] response.</w:t>
      </w:r>
    </w:p>
    <w:p w14:paraId="0BF7A583" w14:textId="77777777" w:rsidR="00B40E30" w:rsidRPr="00977EA3" w:rsidRDefault="00B40E30" w:rsidP="00B40E30">
      <w:pPr>
        <w:pStyle w:val="Titolo4"/>
        <w:numPr>
          <w:ilvl w:val="0"/>
          <w:numId w:val="0"/>
        </w:numPr>
        <w:rPr>
          <w:noProof w:val="0"/>
        </w:rPr>
      </w:pPr>
      <w:bookmarkStart w:id="1581" w:name="_Toc437857624"/>
      <w:r w:rsidRPr="00977EA3">
        <w:rPr>
          <w:noProof w:val="0"/>
        </w:rPr>
        <w:t>3.41.4.2 Provide and Register Document Set-b Response</w:t>
      </w:r>
      <w:bookmarkEnd w:id="1581"/>
    </w:p>
    <w:p w14:paraId="369540D2" w14:textId="77777777" w:rsidR="00B40E30" w:rsidRPr="00977EA3" w:rsidRDefault="00B40E30" w:rsidP="00B40E30">
      <w:pPr>
        <w:pStyle w:val="Corpotesto"/>
      </w:pPr>
      <w:r w:rsidRPr="00977EA3">
        <w:t xml:space="preserve">The Content Receiver shall send a Provide and Register Document Set-b Response message when the processing of a Provide and Register Document Set-b Request is complete. </w:t>
      </w:r>
    </w:p>
    <w:p w14:paraId="16E494E7" w14:textId="77777777" w:rsidR="00B40E30" w:rsidRPr="00977EA3" w:rsidRDefault="00B40E30" w:rsidP="00B40E30">
      <w:pPr>
        <w:pStyle w:val="Titolo5"/>
        <w:numPr>
          <w:ilvl w:val="0"/>
          <w:numId w:val="0"/>
        </w:numPr>
        <w:rPr>
          <w:noProof w:val="0"/>
        </w:rPr>
      </w:pPr>
      <w:r w:rsidRPr="00977EA3">
        <w:rPr>
          <w:noProof w:val="0"/>
        </w:rPr>
        <w:t>3.41.4.2.1 Trigger Events</w:t>
      </w:r>
    </w:p>
    <w:p w14:paraId="5A3128E0" w14:textId="77777777" w:rsidR="00B40E30" w:rsidRPr="00977EA3" w:rsidRDefault="00B40E30" w:rsidP="00B40E30">
      <w:pPr>
        <w:pStyle w:val="Corpotesto"/>
      </w:pPr>
      <w:r w:rsidRPr="00977EA3">
        <w:t>The request message has been received and processed by the Content Receiver</w:t>
      </w:r>
    </w:p>
    <w:p w14:paraId="2AF9F3BD" w14:textId="77777777" w:rsidR="00B40E30" w:rsidRPr="00977EA3" w:rsidRDefault="00B40E30" w:rsidP="00B40E30">
      <w:pPr>
        <w:pStyle w:val="Titolo6"/>
        <w:numPr>
          <w:ilvl w:val="0"/>
          <w:numId w:val="0"/>
        </w:numPr>
        <w:ind w:left="1152" w:hanging="1152"/>
        <w:rPr>
          <w:noProof w:val="0"/>
        </w:rPr>
      </w:pPr>
      <w:r w:rsidRPr="00977EA3">
        <w:rPr>
          <w:noProof w:val="0"/>
        </w:rPr>
        <w:t>3.41.4.2.1.1 Document Repository Trigger Events</w:t>
      </w:r>
    </w:p>
    <w:p w14:paraId="520875BF" w14:textId="77777777" w:rsidR="00B40E30" w:rsidRPr="00977EA3" w:rsidRDefault="00B40E30" w:rsidP="00B40E30">
      <w:pPr>
        <w:pStyle w:val="Corpotesto"/>
      </w:pPr>
      <w:r w:rsidRPr="00977EA3">
        <w:t xml:space="preserve">The Document Repository shall send the Provide and Register Document Set-b Response after receipt of the response to the </w:t>
      </w:r>
      <w:r w:rsidRPr="00977EA3">
        <w:rPr>
          <w:rFonts w:eastAsia="TimesNewRomanPSMT"/>
        </w:rPr>
        <w:t>corresponding Register Document Set-b [ITI-42] transaction</w:t>
      </w:r>
      <w:r w:rsidRPr="00977EA3">
        <w:t xml:space="preserve"> from the Document Registry. </w:t>
      </w:r>
    </w:p>
    <w:p w14:paraId="299A034B" w14:textId="77777777" w:rsidR="00B40E30" w:rsidRPr="00977EA3" w:rsidRDefault="00B40E30" w:rsidP="003462A5">
      <w:pPr>
        <w:pStyle w:val="Puntoelenco2"/>
      </w:pPr>
      <w:r w:rsidRPr="00977EA3">
        <w:t>If the response to the Register Document Set-b [ITI-42] transaction indicates success, then the Document Repository shall send a successful response message.</w:t>
      </w:r>
    </w:p>
    <w:p w14:paraId="147D2519" w14:textId="77777777" w:rsidR="00B40E30" w:rsidRPr="00977EA3" w:rsidRDefault="00B40E30" w:rsidP="003462A5">
      <w:pPr>
        <w:pStyle w:val="Puntoelenco2"/>
      </w:pPr>
      <w:r w:rsidRPr="00977EA3">
        <w:t xml:space="preserve">If the response to the Register Document Set-b [ITI-42] transaction indicates failure, then the Document Repository shall send a failure response message. </w:t>
      </w:r>
    </w:p>
    <w:p w14:paraId="2004E32F" w14:textId="77777777" w:rsidR="00B40E30" w:rsidRPr="00977EA3" w:rsidRDefault="00B40E30" w:rsidP="00B40E30">
      <w:pPr>
        <w:pStyle w:val="Titolo5"/>
        <w:numPr>
          <w:ilvl w:val="0"/>
          <w:numId w:val="0"/>
        </w:numPr>
        <w:rPr>
          <w:noProof w:val="0"/>
        </w:rPr>
      </w:pPr>
      <w:r w:rsidRPr="00977EA3">
        <w:rPr>
          <w:noProof w:val="0"/>
        </w:rPr>
        <w:t>3.41.4.2.2 Message Semantics</w:t>
      </w:r>
    </w:p>
    <w:p w14:paraId="768C5744" w14:textId="77777777" w:rsidR="00B40E30" w:rsidRPr="00977EA3" w:rsidRDefault="00B40E30" w:rsidP="00B40E30">
      <w:r w:rsidRPr="00977EA3">
        <w:t>The Provide and Register Document Set-b Response message shall use SOAP 1.2 and MTOM with XOP encoding (labeled MTOM/XOP in this specification). Implementors of this transaction shall comply with all requirements described in: ITI TF-2x: Appendix V: Web Services for IHE Transactions.</w:t>
      </w:r>
    </w:p>
    <w:p w14:paraId="00FCB9B4" w14:textId="77777777" w:rsidR="00B40E30" w:rsidRPr="00977EA3" w:rsidRDefault="00B40E30" w:rsidP="00B40E30">
      <w:pPr>
        <w:pStyle w:val="Corpotesto"/>
      </w:pPr>
      <w:r w:rsidRPr="00977EA3">
        <w:t>The use of MTOM/XOP is governed by the following rules:</w:t>
      </w:r>
    </w:p>
    <w:p w14:paraId="7A6CD460" w14:textId="77777777" w:rsidR="00B40E30" w:rsidRPr="00977EA3" w:rsidRDefault="00B40E30" w:rsidP="003462A5">
      <w:pPr>
        <w:pStyle w:val="Puntoelenco2"/>
      </w:pPr>
      <w:r w:rsidRPr="00977EA3">
        <w:t>The Content Receiver shall generate the Provide and Register Document Set-b Response message in MTOM/XOP format, even though there is no base64Binary content included.</w:t>
      </w:r>
    </w:p>
    <w:p w14:paraId="3C1C6A9A" w14:textId="77777777" w:rsidR="00B40E30" w:rsidRPr="00977EA3" w:rsidRDefault="00B40E30" w:rsidP="003462A5">
      <w:pPr>
        <w:pStyle w:val="Puntoelenco2"/>
      </w:pPr>
      <w:r w:rsidRPr="00977EA3">
        <w:t>The Content Sender shall accept the Provide and Register Document Set-b Response message in MTOM/XOP format.</w:t>
      </w:r>
    </w:p>
    <w:p w14:paraId="29326166" w14:textId="77777777" w:rsidR="00B40E30" w:rsidRPr="00977EA3" w:rsidRDefault="00B40E30" w:rsidP="00B40E30">
      <w:pPr>
        <w:pStyle w:val="Corpotesto"/>
      </w:pPr>
      <w:r w:rsidRPr="00977EA3">
        <w:t xml:space="preserve">The Provide and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w:t>
      </w:r>
      <w:proofErr w:type="spellStart"/>
      <w:r w:rsidRPr="00977EA3">
        <w:t>ebRS</w:t>
      </w:r>
      <w:proofErr w:type="spellEnd"/>
      <w:r w:rsidRPr="00977EA3">
        <w:t xml:space="preserve"> standard and detailed in ITI TF-3: </w:t>
      </w:r>
      <w:r w:rsidRPr="00977EA3">
        <w:rPr>
          <w:lang w:eastAsia="ar-SA"/>
        </w:rPr>
        <w:t>4.2.4 Error Reporting</w:t>
      </w:r>
      <w:r w:rsidRPr="00977EA3">
        <w:t>. This transaction does not support a partial success response.</w:t>
      </w:r>
    </w:p>
    <w:p w14:paraId="0CCF5C86" w14:textId="77777777" w:rsidR="00B40E30" w:rsidRPr="00977EA3" w:rsidRDefault="00B40E30" w:rsidP="00B40E30">
      <w:pPr>
        <w:pStyle w:val="Corpotesto"/>
      </w:pPr>
      <w:r w:rsidRPr="00977EA3">
        <w:t>XML namespace prefixes used in text and in examples below are for informational purposes only and are documented in ITI TF-2x: Appendix V, Table 2.4-1.</w:t>
      </w:r>
    </w:p>
    <w:p w14:paraId="0A1D4BB0" w14:textId="77777777" w:rsidR="00B40E30" w:rsidRPr="00977EA3" w:rsidRDefault="00B40E30" w:rsidP="00B40E30">
      <w:pPr>
        <w:pStyle w:val="Corpotesto"/>
      </w:pPr>
      <w:r w:rsidRPr="00977EA3">
        <w:lastRenderedPageBreak/>
        <w:t>The requirements for the response message are:</w:t>
      </w:r>
    </w:p>
    <w:p w14:paraId="4A79E9F3" w14:textId="17E2FB45" w:rsidR="00B40E30" w:rsidRPr="00977EA3" w:rsidRDefault="00B40E30" w:rsidP="003462A5">
      <w:pPr>
        <w:pStyle w:val="Puntoelenco2"/>
      </w:pPr>
      <w:r w:rsidRPr="00977EA3">
        <w:t>the &lt;</w:t>
      </w:r>
      <w:proofErr w:type="spellStart"/>
      <w:r w:rsidRPr="00977EA3">
        <w:t>wsa:Action</w:t>
      </w:r>
      <w:proofErr w:type="spellEnd"/>
      <w:r w:rsidRPr="00977EA3">
        <w:t>&gt; SOAP header shall contain the value urn:ihe:iti:2007:ProvideAndRegisterDocumentSet-bResponse</w:t>
      </w:r>
    </w:p>
    <w:p w14:paraId="4210E00D" w14:textId="77777777" w:rsidR="00B40E30" w:rsidRPr="00977EA3" w:rsidRDefault="00B40E30" w:rsidP="003462A5">
      <w:pPr>
        <w:pStyle w:val="Puntoelenco2"/>
      </w:pPr>
      <w:r w:rsidRPr="00977EA3">
        <w:t>the &lt;soap12:Body&gt; soap element shall contain one &lt;</w:t>
      </w:r>
      <w:proofErr w:type="spellStart"/>
      <w:r w:rsidRPr="00977EA3">
        <w:t>rs:RegistryResponse</w:t>
      </w:r>
      <w:proofErr w:type="spellEnd"/>
      <w:r w:rsidRPr="00977EA3">
        <w:t>&gt; element</w:t>
      </w:r>
    </w:p>
    <w:p w14:paraId="1C702539" w14:textId="77777777" w:rsidR="00B40E30" w:rsidRPr="00977EA3" w:rsidRDefault="00B40E30" w:rsidP="00B40E30">
      <w:r w:rsidRPr="00977EA3">
        <w:t>See ITI TF-3: 4.2.4.1 for examples of response messages.</w:t>
      </w:r>
    </w:p>
    <w:p w14:paraId="1550AEA9" w14:textId="77777777" w:rsidR="00B40E30" w:rsidRPr="00977EA3" w:rsidRDefault="00B40E30" w:rsidP="00B40E30">
      <w:pPr>
        <w:pStyle w:val="Titolo6"/>
        <w:numPr>
          <w:ilvl w:val="0"/>
          <w:numId w:val="0"/>
        </w:numPr>
        <w:ind w:left="1152" w:hanging="1152"/>
        <w:rPr>
          <w:noProof w:val="0"/>
        </w:rPr>
      </w:pPr>
      <w:r w:rsidRPr="00977EA3">
        <w:rPr>
          <w:noProof w:val="0"/>
        </w:rPr>
        <w:t>3.41.4.2.2.1 XDS Document Repository Message Semantics</w:t>
      </w:r>
    </w:p>
    <w:p w14:paraId="534950A7" w14:textId="56DC9F33" w:rsidR="00B40E30" w:rsidRPr="00977EA3" w:rsidRDefault="00B40E30" w:rsidP="00B40E30">
      <w:pPr>
        <w:pStyle w:val="Corpotesto"/>
      </w:pPr>
      <w:r w:rsidRPr="00977EA3">
        <w:t xml:space="preserve">If the XDS Document Repository supports the Asynchronous Web Services Exchange Option </w:t>
      </w:r>
      <w:commentRangeStart w:id="1582"/>
      <w:ins w:id="1583" w:author="Gregorio Canal" w:date="2019-05-22T15:12:00Z">
        <w:r w:rsidR="00087DB0">
          <w:t>(WS-Addres</w:t>
        </w:r>
      </w:ins>
      <w:ins w:id="1584" w:author="Gregorio Canal" w:date="2019-05-22T15:13:00Z">
        <w:r w:rsidR="00087DB0">
          <w:t>sing based</w:t>
        </w:r>
      </w:ins>
      <w:ins w:id="1585" w:author="Gregorio Canal" w:date="2019-05-22T15:12:00Z">
        <w:r w:rsidR="00087DB0">
          <w:t>)</w:t>
        </w:r>
      </w:ins>
      <w:ins w:id="1586" w:author="Gregorio Canal" w:date="2019-05-22T15:13:00Z">
        <w:r w:rsidR="00087DB0">
          <w:t xml:space="preserve"> </w:t>
        </w:r>
      </w:ins>
      <w:r w:rsidRPr="00977EA3">
        <w:t xml:space="preserve">and it receives </w:t>
      </w:r>
      <w:del w:id="1587" w:author="Gregorio Canal" w:date="2019-05-22T15:13:00Z">
        <w:r w:rsidRPr="00977EA3" w:rsidDel="00087DB0">
          <w:delText>an</w:delText>
        </w:r>
      </w:del>
      <w:ins w:id="1588" w:author="Gregorio Canal" w:date="2019-05-22T15:13:00Z">
        <w:r w:rsidR="00087DB0">
          <w:t>a WS-Addressing based</w:t>
        </w:r>
      </w:ins>
      <w:r w:rsidRPr="00977EA3">
        <w:t xml:space="preserve"> Asynchronous Web Services request, it shall respond as defined in ITI TF-2x: Appendix V.</w:t>
      </w:r>
      <w:ins w:id="1589" w:author="Gregorio Canal" w:date="2019-05-22T15:13:00Z">
        <w:r w:rsidR="00087DB0">
          <w:t>3</w:t>
        </w:r>
      </w:ins>
      <w:del w:id="1590" w:author="Gregorio Canal" w:date="2019-05-22T15:13:00Z">
        <w:r w:rsidRPr="00977EA3" w:rsidDel="00087DB0">
          <w:delText>5</w:delText>
        </w:r>
      </w:del>
      <w:r w:rsidRPr="00977EA3">
        <w:t>.</w:t>
      </w:r>
      <w:commentRangeEnd w:id="1582"/>
      <w:r w:rsidR="00087DB0">
        <w:rPr>
          <w:rStyle w:val="Rimandocommento"/>
        </w:rPr>
        <w:commentReference w:id="1582"/>
      </w:r>
    </w:p>
    <w:p w14:paraId="3EA7E68B" w14:textId="77777777" w:rsidR="00B40E30" w:rsidRPr="00977EA3" w:rsidRDefault="00B40E30" w:rsidP="00B40E30">
      <w:pPr>
        <w:pStyle w:val="Titolo5"/>
        <w:numPr>
          <w:ilvl w:val="0"/>
          <w:numId w:val="0"/>
        </w:numPr>
        <w:rPr>
          <w:noProof w:val="0"/>
        </w:rPr>
      </w:pPr>
      <w:r w:rsidRPr="00977EA3">
        <w:rPr>
          <w:noProof w:val="0"/>
        </w:rPr>
        <w:t>3.41.4.2.3 Expected Actions</w:t>
      </w:r>
    </w:p>
    <w:p w14:paraId="4A442E19" w14:textId="77777777" w:rsidR="00B40E30" w:rsidRPr="00977EA3" w:rsidRDefault="00B40E30" w:rsidP="00B40E30">
      <w:pPr>
        <w:pStyle w:val="Corpotesto"/>
      </w:pPr>
      <w:r w:rsidRPr="00977EA3">
        <w:t xml:space="preserve">The Content Sender should examine the status and messages returned and take appropriate action. </w:t>
      </w:r>
    </w:p>
    <w:p w14:paraId="34A9597D" w14:textId="77777777" w:rsidR="007A1F44" w:rsidRPr="00977EA3" w:rsidRDefault="007A1F44" w:rsidP="00360123">
      <w:pPr>
        <w:pStyle w:val="Titolo3"/>
        <w:numPr>
          <w:ilvl w:val="0"/>
          <w:numId w:val="0"/>
        </w:numPr>
        <w:tabs>
          <w:tab w:val="clear" w:pos="2160"/>
          <w:tab w:val="clear" w:pos="2880"/>
        </w:tabs>
        <w:rPr>
          <w:noProof w:val="0"/>
        </w:rPr>
      </w:pPr>
      <w:bookmarkStart w:id="1591" w:name="_Toc398544285"/>
      <w:bookmarkStart w:id="1592" w:name="_Toc398717964"/>
      <w:bookmarkStart w:id="1593" w:name="_Toc518634565"/>
      <w:r w:rsidRPr="00977EA3">
        <w:rPr>
          <w:noProof w:val="0"/>
        </w:rPr>
        <w:t>3.41.</w:t>
      </w:r>
      <w:r w:rsidR="00B40E30" w:rsidRPr="00977EA3">
        <w:rPr>
          <w:noProof w:val="0"/>
        </w:rPr>
        <w:t>5</w:t>
      </w:r>
      <w:r w:rsidRPr="00977EA3">
        <w:rPr>
          <w:noProof w:val="0"/>
        </w:rPr>
        <w:t xml:space="preserve"> Security Considerations</w:t>
      </w:r>
      <w:bookmarkEnd w:id="1591"/>
      <w:bookmarkEnd w:id="1592"/>
      <w:bookmarkEnd w:id="1593"/>
      <w:r w:rsidRPr="00977EA3">
        <w:rPr>
          <w:noProof w:val="0"/>
        </w:rPr>
        <w:t xml:space="preserve"> </w:t>
      </w:r>
    </w:p>
    <w:p w14:paraId="5FDAD32B" w14:textId="77777777" w:rsidR="007A1F44" w:rsidRPr="00977EA3" w:rsidRDefault="007A1F44" w:rsidP="008668B2">
      <w:pPr>
        <w:pStyle w:val="Corpotesto"/>
      </w:pPr>
      <w:r w:rsidRPr="00977EA3">
        <w:t>Relevant XDS Affinity Domain security considerations are discussed in the XDS Security Considerations Section (see ITI TF-1: 10.7).</w:t>
      </w:r>
    </w:p>
    <w:p w14:paraId="68E412C1" w14:textId="77777777" w:rsidR="007A1F44" w:rsidRPr="00977EA3" w:rsidRDefault="007A1F44" w:rsidP="00360123">
      <w:pPr>
        <w:pStyle w:val="Titolo4"/>
        <w:numPr>
          <w:ilvl w:val="0"/>
          <w:numId w:val="0"/>
        </w:numPr>
        <w:tabs>
          <w:tab w:val="clear" w:pos="2160"/>
          <w:tab w:val="clear" w:pos="2880"/>
          <w:tab w:val="clear" w:pos="3600"/>
        </w:tabs>
        <w:rPr>
          <w:noProof w:val="0"/>
        </w:rPr>
      </w:pPr>
      <w:bookmarkStart w:id="1594" w:name="_Toc398544286"/>
      <w:r w:rsidRPr="00977EA3">
        <w:rPr>
          <w:noProof w:val="0"/>
        </w:rPr>
        <w:t>3.41.</w:t>
      </w:r>
      <w:r w:rsidR="00B40E30" w:rsidRPr="00977EA3">
        <w:rPr>
          <w:noProof w:val="0"/>
        </w:rPr>
        <w:t>5</w:t>
      </w:r>
      <w:r w:rsidRPr="00977EA3">
        <w:rPr>
          <w:noProof w:val="0"/>
        </w:rPr>
        <w:t xml:space="preserve">.1 Audit </w:t>
      </w:r>
      <w:r w:rsidR="00251E36" w:rsidRPr="00977EA3">
        <w:rPr>
          <w:noProof w:val="0"/>
        </w:rPr>
        <w:t xml:space="preserve">Record </w:t>
      </w:r>
      <w:r w:rsidRPr="00977EA3">
        <w:rPr>
          <w:noProof w:val="0"/>
        </w:rPr>
        <w:t>Considerations</w:t>
      </w:r>
      <w:bookmarkEnd w:id="1594"/>
      <w:r w:rsidRPr="00977EA3">
        <w:rPr>
          <w:noProof w:val="0"/>
        </w:rPr>
        <w:t xml:space="preserve"> </w:t>
      </w:r>
    </w:p>
    <w:p w14:paraId="10B052CE" w14:textId="56EED183" w:rsidR="007A1F44" w:rsidRPr="00977EA3" w:rsidRDefault="007A1F44" w:rsidP="00602BC8">
      <w:r w:rsidRPr="00977EA3">
        <w:t xml:space="preserve">The Provide and Register Document Set-b </w:t>
      </w:r>
      <w:r w:rsidR="00E77430" w:rsidRPr="00977EA3">
        <w:t>transaction</w:t>
      </w:r>
      <w:r w:rsidRPr="00977EA3">
        <w:t xml:space="preserve"> is either a PHI-Import event or a PHI-Export event, depending on actor, as defined in ITI TF-2a: </w:t>
      </w:r>
      <w:r w:rsidR="00D370AE" w:rsidRPr="00977EA3">
        <w:t>Table 3.20.4.1.1.1-1</w:t>
      </w:r>
      <w:r w:rsidRPr="00977EA3">
        <w:t xml:space="preserve">, with the following exceptions. </w:t>
      </w:r>
    </w:p>
    <w:p w14:paraId="57655066" w14:textId="77777777" w:rsidR="007A1F44" w:rsidRPr="00977EA3" w:rsidRDefault="007A1F44" w:rsidP="00360123">
      <w:pPr>
        <w:pStyle w:val="Titolo5"/>
        <w:numPr>
          <w:ilvl w:val="0"/>
          <w:numId w:val="0"/>
        </w:numPr>
        <w:tabs>
          <w:tab w:val="clear" w:pos="2160"/>
          <w:tab w:val="clear" w:pos="2880"/>
          <w:tab w:val="clear" w:pos="3600"/>
          <w:tab w:val="clear" w:pos="4320"/>
        </w:tabs>
        <w:rPr>
          <w:noProof w:val="0"/>
        </w:rPr>
      </w:pPr>
      <w:r w:rsidRPr="00977EA3">
        <w:rPr>
          <w:noProof w:val="0"/>
        </w:rPr>
        <w:t>3.41.</w:t>
      </w:r>
      <w:r w:rsidR="00B40E30" w:rsidRPr="00977EA3">
        <w:rPr>
          <w:noProof w:val="0"/>
        </w:rPr>
        <w:t>5</w:t>
      </w:r>
      <w:r w:rsidRPr="00977EA3">
        <w:rPr>
          <w:noProof w:val="0"/>
        </w:rPr>
        <w:t xml:space="preserve">.1.1 Document Source </w:t>
      </w:r>
      <w:r w:rsidR="00251E36" w:rsidRPr="00977EA3">
        <w:rPr>
          <w:noProof w:val="0"/>
        </w:rPr>
        <w:t>Audit Message</w:t>
      </w:r>
    </w:p>
    <w:p w14:paraId="019C4B7D" w14:textId="77777777" w:rsidR="00C0440C" w:rsidRPr="00977EA3" w:rsidRDefault="00C0440C"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366B380" w14:textId="77777777" w:rsidTr="00D372D5">
        <w:trPr>
          <w:cantSplit/>
        </w:trPr>
        <w:tc>
          <w:tcPr>
            <w:tcW w:w="1458" w:type="dxa"/>
            <w:textDirection w:val="btLr"/>
            <w:vAlign w:val="center"/>
          </w:tcPr>
          <w:p w14:paraId="3B855312" w14:textId="77777777" w:rsidR="007A1F44" w:rsidRPr="00977EA3" w:rsidRDefault="007A1F44" w:rsidP="00D372D5">
            <w:pPr>
              <w:pStyle w:val="TableEntryHeader"/>
              <w:rPr>
                <w:noProof w:val="0"/>
                <w:sz w:val="20"/>
              </w:rPr>
            </w:pPr>
          </w:p>
        </w:tc>
        <w:tc>
          <w:tcPr>
            <w:tcW w:w="2610" w:type="dxa"/>
            <w:shd w:val="clear" w:color="auto" w:fill="D9D9D9"/>
            <w:vAlign w:val="center"/>
          </w:tcPr>
          <w:p w14:paraId="04D0B8ED"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56531857"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shd w:val="clear" w:color="auto" w:fill="D9D9D9"/>
            <w:vAlign w:val="center"/>
          </w:tcPr>
          <w:p w14:paraId="4CD99CF1" w14:textId="77777777" w:rsidR="007A1F44" w:rsidRPr="00977EA3" w:rsidRDefault="007A1F44" w:rsidP="00A53067">
            <w:pPr>
              <w:pStyle w:val="TableEntryHeader"/>
              <w:rPr>
                <w:noProof w:val="0"/>
              </w:rPr>
            </w:pPr>
            <w:r w:rsidRPr="00977EA3">
              <w:rPr>
                <w:noProof w:val="0"/>
              </w:rPr>
              <w:t>Value Constraints</w:t>
            </w:r>
          </w:p>
        </w:tc>
      </w:tr>
      <w:tr w:rsidR="007A1F44" w:rsidRPr="00977EA3" w14:paraId="26FB9E39" w14:textId="77777777" w:rsidTr="00D372D5">
        <w:trPr>
          <w:cantSplit/>
        </w:trPr>
        <w:tc>
          <w:tcPr>
            <w:tcW w:w="1458" w:type="dxa"/>
            <w:vMerge w:val="restart"/>
          </w:tcPr>
          <w:p w14:paraId="26010932" w14:textId="77777777" w:rsidR="007A1F44" w:rsidRPr="00977EA3" w:rsidRDefault="007A1F44" w:rsidP="00A063AC">
            <w:pPr>
              <w:pStyle w:val="TableEntryHeader"/>
              <w:rPr>
                <w:noProof w:val="0"/>
              </w:rPr>
            </w:pPr>
            <w:r w:rsidRPr="00977EA3">
              <w:rPr>
                <w:noProof w:val="0"/>
              </w:rPr>
              <w:t>Event</w:t>
            </w:r>
          </w:p>
          <w:p w14:paraId="10CA98E3"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4757E826" w14:textId="77777777" w:rsidR="007A1F44" w:rsidRPr="00977EA3" w:rsidRDefault="007A1F44" w:rsidP="005130ED">
            <w:pPr>
              <w:pStyle w:val="TableEntry"/>
              <w:rPr>
                <w:noProof w:val="0"/>
                <w:sz w:val="16"/>
              </w:rPr>
            </w:pPr>
            <w:proofErr w:type="spellStart"/>
            <w:r w:rsidRPr="00977EA3">
              <w:rPr>
                <w:noProof w:val="0"/>
                <w:sz w:val="16"/>
              </w:rPr>
              <w:t>EventID</w:t>
            </w:r>
            <w:proofErr w:type="spellEnd"/>
          </w:p>
        </w:tc>
        <w:tc>
          <w:tcPr>
            <w:tcW w:w="720" w:type="dxa"/>
            <w:vAlign w:val="center"/>
          </w:tcPr>
          <w:p w14:paraId="1271CFAD"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3338D978"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32D7A805" w14:textId="77777777" w:rsidTr="00D372D5">
        <w:trPr>
          <w:cantSplit/>
        </w:trPr>
        <w:tc>
          <w:tcPr>
            <w:tcW w:w="1458" w:type="dxa"/>
            <w:vMerge/>
            <w:vAlign w:val="center"/>
          </w:tcPr>
          <w:p w14:paraId="1DF1AB14" w14:textId="77777777" w:rsidR="007A1F44" w:rsidRPr="00977EA3" w:rsidRDefault="007A1F44" w:rsidP="005130ED">
            <w:pPr>
              <w:pStyle w:val="TableLabel"/>
              <w:rPr>
                <w:noProof w:val="0"/>
                <w:sz w:val="16"/>
              </w:rPr>
            </w:pPr>
          </w:p>
        </w:tc>
        <w:tc>
          <w:tcPr>
            <w:tcW w:w="2610" w:type="dxa"/>
            <w:vAlign w:val="center"/>
          </w:tcPr>
          <w:p w14:paraId="5B3CE4D9" w14:textId="77777777" w:rsidR="007A1F44" w:rsidRPr="00977EA3" w:rsidRDefault="007A1F44" w:rsidP="005130ED">
            <w:pPr>
              <w:pStyle w:val="TableEntry"/>
              <w:rPr>
                <w:noProof w:val="0"/>
                <w:sz w:val="16"/>
              </w:rPr>
            </w:pPr>
            <w:proofErr w:type="spellStart"/>
            <w:r w:rsidRPr="00977EA3">
              <w:rPr>
                <w:noProof w:val="0"/>
                <w:sz w:val="16"/>
              </w:rPr>
              <w:t>EventActionCode</w:t>
            </w:r>
            <w:proofErr w:type="spellEnd"/>
          </w:p>
        </w:tc>
        <w:tc>
          <w:tcPr>
            <w:tcW w:w="720" w:type="dxa"/>
            <w:vAlign w:val="center"/>
          </w:tcPr>
          <w:p w14:paraId="4A2436B8"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6A53FB2C"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51D9E370" w14:textId="77777777" w:rsidTr="00D372D5">
        <w:trPr>
          <w:cantSplit/>
        </w:trPr>
        <w:tc>
          <w:tcPr>
            <w:tcW w:w="1458" w:type="dxa"/>
            <w:vMerge/>
            <w:vAlign w:val="center"/>
          </w:tcPr>
          <w:p w14:paraId="165583E9" w14:textId="77777777" w:rsidR="007A1F44" w:rsidRPr="00977EA3" w:rsidRDefault="007A1F44" w:rsidP="005130ED">
            <w:pPr>
              <w:pStyle w:val="TableLabel"/>
              <w:rPr>
                <w:noProof w:val="0"/>
                <w:sz w:val="16"/>
              </w:rPr>
            </w:pPr>
          </w:p>
        </w:tc>
        <w:tc>
          <w:tcPr>
            <w:tcW w:w="2610" w:type="dxa"/>
            <w:vAlign w:val="center"/>
          </w:tcPr>
          <w:p w14:paraId="69B24F0B" w14:textId="77777777" w:rsidR="007A1F44" w:rsidRPr="00977EA3" w:rsidRDefault="007A1F44" w:rsidP="005130ED">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788F4B2F"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2C444362"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2AC2DF4" w14:textId="77777777" w:rsidTr="00D372D5">
        <w:trPr>
          <w:cantSplit/>
        </w:trPr>
        <w:tc>
          <w:tcPr>
            <w:tcW w:w="1458" w:type="dxa"/>
            <w:vMerge/>
            <w:vAlign w:val="center"/>
          </w:tcPr>
          <w:p w14:paraId="2EF71B8D" w14:textId="77777777" w:rsidR="007A1F44" w:rsidRPr="00977EA3" w:rsidRDefault="007A1F44" w:rsidP="005130ED">
            <w:pPr>
              <w:pStyle w:val="TableLabel"/>
              <w:rPr>
                <w:noProof w:val="0"/>
                <w:sz w:val="16"/>
              </w:rPr>
            </w:pPr>
          </w:p>
        </w:tc>
        <w:tc>
          <w:tcPr>
            <w:tcW w:w="2610" w:type="dxa"/>
            <w:vAlign w:val="center"/>
          </w:tcPr>
          <w:p w14:paraId="58E8BE39" w14:textId="77777777" w:rsidR="007A1F44" w:rsidRPr="00977EA3" w:rsidRDefault="007A1F44" w:rsidP="005130ED">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73D66DE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0443A8B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18FC756" w14:textId="77777777" w:rsidTr="00D372D5">
        <w:trPr>
          <w:cantSplit/>
        </w:trPr>
        <w:tc>
          <w:tcPr>
            <w:tcW w:w="1458" w:type="dxa"/>
            <w:vMerge/>
            <w:vAlign w:val="center"/>
          </w:tcPr>
          <w:p w14:paraId="126BA955" w14:textId="77777777" w:rsidR="007A1F44" w:rsidRPr="00977EA3" w:rsidRDefault="007A1F44" w:rsidP="005130ED">
            <w:pPr>
              <w:pStyle w:val="TableLabel"/>
              <w:rPr>
                <w:noProof w:val="0"/>
                <w:sz w:val="16"/>
              </w:rPr>
            </w:pPr>
          </w:p>
        </w:tc>
        <w:tc>
          <w:tcPr>
            <w:tcW w:w="2610" w:type="dxa"/>
            <w:vAlign w:val="center"/>
          </w:tcPr>
          <w:p w14:paraId="474BE47D" w14:textId="77777777" w:rsidR="007A1F44" w:rsidRPr="00977EA3" w:rsidRDefault="007A1F44" w:rsidP="005130ED">
            <w:pPr>
              <w:pStyle w:val="TableEntry"/>
              <w:rPr>
                <w:noProof w:val="0"/>
                <w:sz w:val="16"/>
              </w:rPr>
            </w:pPr>
            <w:proofErr w:type="spellStart"/>
            <w:r w:rsidRPr="00977EA3">
              <w:rPr>
                <w:noProof w:val="0"/>
                <w:sz w:val="16"/>
              </w:rPr>
              <w:t>EventTypeCode</w:t>
            </w:r>
            <w:proofErr w:type="spellEnd"/>
          </w:p>
        </w:tc>
        <w:tc>
          <w:tcPr>
            <w:tcW w:w="720" w:type="dxa"/>
            <w:vAlign w:val="center"/>
          </w:tcPr>
          <w:p w14:paraId="45897B9B"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657CE3D" w14:textId="77777777" w:rsidR="007A1F44" w:rsidRPr="00977EA3" w:rsidRDefault="007A1F44" w:rsidP="005130ED">
            <w:pPr>
              <w:pStyle w:val="TableEntry"/>
              <w:rPr>
                <w:noProof w:val="0"/>
                <w:sz w:val="16"/>
              </w:rPr>
            </w:pPr>
            <w:r w:rsidRPr="00977EA3">
              <w:rPr>
                <w:noProof w:val="0"/>
                <w:sz w:val="16"/>
              </w:rPr>
              <w:t>EV(“ITI-41”, “IHE Transactions”, “Provide and Register Document Set-b”)</w:t>
            </w:r>
          </w:p>
        </w:tc>
      </w:tr>
      <w:tr w:rsidR="007A1F44" w:rsidRPr="00977EA3" w14:paraId="4ECA195A" w14:textId="77777777" w:rsidTr="00D372D5">
        <w:trPr>
          <w:cantSplit/>
        </w:trPr>
        <w:tc>
          <w:tcPr>
            <w:tcW w:w="9666" w:type="dxa"/>
            <w:gridSpan w:val="4"/>
          </w:tcPr>
          <w:p w14:paraId="73DF0B86" w14:textId="77777777" w:rsidR="007A1F44" w:rsidRPr="00977EA3" w:rsidRDefault="007A1F44" w:rsidP="005130ED">
            <w:pPr>
              <w:pStyle w:val="TableEntry"/>
              <w:rPr>
                <w:noProof w:val="0"/>
              </w:rPr>
            </w:pPr>
            <w:r w:rsidRPr="00977EA3">
              <w:rPr>
                <w:noProof w:val="0"/>
              </w:rPr>
              <w:t>Source (Document Source) (1)</w:t>
            </w:r>
          </w:p>
        </w:tc>
      </w:tr>
      <w:tr w:rsidR="007A1F44" w:rsidRPr="00977EA3" w14:paraId="14DE3557" w14:textId="77777777" w:rsidTr="00D372D5">
        <w:trPr>
          <w:cantSplit/>
        </w:trPr>
        <w:tc>
          <w:tcPr>
            <w:tcW w:w="9666" w:type="dxa"/>
            <w:gridSpan w:val="4"/>
          </w:tcPr>
          <w:p w14:paraId="3A3B6D55"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426BE224" w14:textId="77777777" w:rsidTr="00D372D5">
        <w:trPr>
          <w:cantSplit/>
        </w:trPr>
        <w:tc>
          <w:tcPr>
            <w:tcW w:w="9666" w:type="dxa"/>
            <w:gridSpan w:val="4"/>
          </w:tcPr>
          <w:p w14:paraId="2BB10DD1" w14:textId="77777777" w:rsidR="007A1F44" w:rsidRPr="00977EA3" w:rsidRDefault="007A1F44" w:rsidP="005130ED">
            <w:pPr>
              <w:pStyle w:val="TableEntry"/>
              <w:rPr>
                <w:noProof w:val="0"/>
              </w:rPr>
            </w:pPr>
            <w:r w:rsidRPr="00977EA3">
              <w:rPr>
                <w:noProof w:val="0"/>
              </w:rPr>
              <w:t>Destination (Document Repository) (1)</w:t>
            </w:r>
          </w:p>
        </w:tc>
      </w:tr>
      <w:tr w:rsidR="007A1F44" w:rsidRPr="00977EA3" w14:paraId="130B6498" w14:textId="77777777" w:rsidTr="00D372D5">
        <w:trPr>
          <w:cantSplit/>
        </w:trPr>
        <w:tc>
          <w:tcPr>
            <w:tcW w:w="9666" w:type="dxa"/>
            <w:gridSpan w:val="4"/>
          </w:tcPr>
          <w:p w14:paraId="3FCF6967" w14:textId="77777777" w:rsidR="007A1F44" w:rsidRPr="00977EA3" w:rsidRDefault="007A1F44" w:rsidP="005130ED">
            <w:pPr>
              <w:pStyle w:val="TableEntry"/>
              <w:rPr>
                <w:noProof w:val="0"/>
              </w:rPr>
            </w:pPr>
            <w:r w:rsidRPr="00977EA3">
              <w:rPr>
                <w:noProof w:val="0"/>
              </w:rPr>
              <w:t>Audit Source (Document Source) (1)</w:t>
            </w:r>
          </w:p>
        </w:tc>
      </w:tr>
      <w:tr w:rsidR="007A1F44" w:rsidRPr="00977EA3" w14:paraId="35F77CCD" w14:textId="77777777" w:rsidTr="00D372D5">
        <w:trPr>
          <w:cantSplit/>
        </w:trPr>
        <w:tc>
          <w:tcPr>
            <w:tcW w:w="9666" w:type="dxa"/>
            <w:gridSpan w:val="4"/>
          </w:tcPr>
          <w:p w14:paraId="371EDC55" w14:textId="77777777" w:rsidR="007A1F44" w:rsidRPr="00977EA3" w:rsidRDefault="007A1F44" w:rsidP="005130ED">
            <w:pPr>
              <w:pStyle w:val="TableEntry"/>
              <w:rPr>
                <w:noProof w:val="0"/>
              </w:rPr>
            </w:pPr>
            <w:r w:rsidRPr="00977EA3">
              <w:rPr>
                <w:noProof w:val="0"/>
              </w:rPr>
              <w:t>Patient (1)</w:t>
            </w:r>
          </w:p>
        </w:tc>
      </w:tr>
      <w:tr w:rsidR="007A1F44" w:rsidRPr="00977EA3" w14:paraId="083959FC" w14:textId="77777777" w:rsidTr="00D372D5">
        <w:trPr>
          <w:cantSplit/>
        </w:trPr>
        <w:tc>
          <w:tcPr>
            <w:tcW w:w="9666" w:type="dxa"/>
            <w:gridSpan w:val="4"/>
          </w:tcPr>
          <w:p w14:paraId="727B88BB" w14:textId="77777777" w:rsidR="007A1F44" w:rsidRPr="00977EA3" w:rsidRDefault="007A1F44" w:rsidP="005130ED">
            <w:pPr>
              <w:pStyle w:val="TableEntry"/>
              <w:rPr>
                <w:noProof w:val="0"/>
              </w:rPr>
            </w:pPr>
            <w:proofErr w:type="spellStart"/>
            <w:r w:rsidRPr="00977EA3">
              <w:rPr>
                <w:noProof w:val="0"/>
              </w:rPr>
              <w:t>SubmissionSet</w:t>
            </w:r>
            <w:proofErr w:type="spellEnd"/>
            <w:r w:rsidRPr="00977EA3">
              <w:rPr>
                <w:noProof w:val="0"/>
              </w:rPr>
              <w:t xml:space="preserve"> (1)</w:t>
            </w:r>
          </w:p>
        </w:tc>
      </w:tr>
    </w:tbl>
    <w:p w14:paraId="3B22F756" w14:textId="77777777" w:rsidR="008528F8" w:rsidRDefault="008528F8" w:rsidP="00775340">
      <w:pPr>
        <w:pStyle w:val="Corpotesto"/>
      </w:pPr>
    </w:p>
    <w:p w14:paraId="6F8DFA4B" w14:textId="77777777" w:rsidR="008528F8" w:rsidRDefault="008528F8" w:rsidP="00775340">
      <w:pPr>
        <w:pStyle w:val="Corpotesto"/>
      </w:pPr>
    </w:p>
    <w:p w14:paraId="1B3DC954" w14:textId="10B0F404" w:rsidR="007A1F44" w:rsidRPr="00977EA3" w:rsidRDefault="007A1F44" w:rsidP="00775340">
      <w:pPr>
        <w:pStyle w:val="Corpotesto"/>
      </w:pPr>
      <w:r w:rsidRPr="00977EA3">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2D3CF46" w14:textId="77777777">
        <w:trPr>
          <w:cantSplit/>
        </w:trPr>
        <w:tc>
          <w:tcPr>
            <w:tcW w:w="1548" w:type="dxa"/>
            <w:vMerge w:val="restart"/>
          </w:tcPr>
          <w:p w14:paraId="2C615882" w14:textId="77777777" w:rsidR="007A1F44" w:rsidRPr="00977EA3" w:rsidRDefault="007A1F44" w:rsidP="00A063AC">
            <w:pPr>
              <w:pStyle w:val="TableEntryHeader"/>
              <w:rPr>
                <w:noProof w:val="0"/>
              </w:rPr>
            </w:pPr>
            <w:r w:rsidRPr="00977EA3">
              <w:rPr>
                <w:noProof w:val="0"/>
              </w:rPr>
              <w:t>Source</w:t>
            </w:r>
          </w:p>
          <w:p w14:paraId="2D8D4786" w14:textId="77777777" w:rsidR="007A1F44" w:rsidRPr="00977EA3" w:rsidRDefault="007A1F44" w:rsidP="00952DDA">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1FFDA06C"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6000005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B18D5ED"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1EE88658" w14:textId="77777777">
        <w:trPr>
          <w:cantSplit/>
        </w:trPr>
        <w:tc>
          <w:tcPr>
            <w:tcW w:w="1548" w:type="dxa"/>
            <w:vMerge/>
            <w:textDirection w:val="btLr"/>
            <w:vAlign w:val="center"/>
          </w:tcPr>
          <w:p w14:paraId="12C372BF" w14:textId="77777777" w:rsidR="007A1F44" w:rsidRPr="00977EA3" w:rsidRDefault="007A1F44" w:rsidP="005130ED">
            <w:pPr>
              <w:pStyle w:val="TableLabel"/>
              <w:rPr>
                <w:noProof w:val="0"/>
                <w:sz w:val="16"/>
              </w:rPr>
            </w:pPr>
          </w:p>
        </w:tc>
        <w:tc>
          <w:tcPr>
            <w:tcW w:w="2520" w:type="dxa"/>
            <w:vAlign w:val="center"/>
          </w:tcPr>
          <w:p w14:paraId="6F15B359" w14:textId="77777777" w:rsidR="007A1F44" w:rsidRPr="00977EA3" w:rsidRDefault="007A1F44" w:rsidP="005130ED">
            <w:pPr>
              <w:pStyle w:val="TableEntry"/>
              <w:rPr>
                <w:noProof w:val="0"/>
                <w:sz w:val="16"/>
              </w:rPr>
            </w:pPr>
            <w:proofErr w:type="spellStart"/>
            <w:r w:rsidRPr="00977EA3">
              <w:rPr>
                <w:noProof w:val="0"/>
                <w:sz w:val="16"/>
              </w:rPr>
              <w:t>AlternativeUserID</w:t>
            </w:r>
            <w:proofErr w:type="spellEnd"/>
          </w:p>
        </w:tc>
        <w:tc>
          <w:tcPr>
            <w:tcW w:w="630" w:type="dxa"/>
            <w:vAlign w:val="center"/>
          </w:tcPr>
          <w:p w14:paraId="2E8E436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2BBEFBA" w14:textId="77777777" w:rsidR="007A1F44" w:rsidRPr="00977EA3" w:rsidRDefault="007A1F44" w:rsidP="005130ED">
            <w:pPr>
              <w:pStyle w:val="TableEntry"/>
              <w:rPr>
                <w:noProof w:val="0"/>
                <w:sz w:val="16"/>
              </w:rPr>
            </w:pPr>
            <w:r w:rsidRPr="00977EA3">
              <w:rPr>
                <w:noProof w:val="0"/>
                <w:sz w:val="16"/>
              </w:rPr>
              <w:t>the process ID as used within the local operating system in the local system logs.</w:t>
            </w:r>
          </w:p>
        </w:tc>
      </w:tr>
      <w:tr w:rsidR="007A1F44" w:rsidRPr="00977EA3" w14:paraId="71C5E2CA" w14:textId="77777777">
        <w:trPr>
          <w:cantSplit/>
        </w:trPr>
        <w:tc>
          <w:tcPr>
            <w:tcW w:w="1548" w:type="dxa"/>
            <w:vMerge/>
            <w:textDirection w:val="btLr"/>
            <w:vAlign w:val="center"/>
          </w:tcPr>
          <w:p w14:paraId="5976944A" w14:textId="77777777" w:rsidR="007A1F44" w:rsidRPr="00977EA3" w:rsidRDefault="007A1F44" w:rsidP="005130ED">
            <w:pPr>
              <w:pStyle w:val="TableLabel"/>
              <w:rPr>
                <w:noProof w:val="0"/>
                <w:sz w:val="16"/>
              </w:rPr>
            </w:pPr>
          </w:p>
        </w:tc>
        <w:tc>
          <w:tcPr>
            <w:tcW w:w="2520" w:type="dxa"/>
            <w:vAlign w:val="center"/>
          </w:tcPr>
          <w:p w14:paraId="3523CF2C"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39CFA13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D690A88"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7528AFA" w14:textId="77777777">
        <w:trPr>
          <w:cantSplit/>
        </w:trPr>
        <w:tc>
          <w:tcPr>
            <w:tcW w:w="1548" w:type="dxa"/>
            <w:vMerge/>
            <w:textDirection w:val="btLr"/>
            <w:vAlign w:val="center"/>
          </w:tcPr>
          <w:p w14:paraId="4F9A4210" w14:textId="77777777" w:rsidR="007A1F44" w:rsidRPr="00977EA3" w:rsidRDefault="007A1F44" w:rsidP="0098263A">
            <w:pPr>
              <w:pStyle w:val="TableLabel"/>
              <w:rPr>
                <w:noProof w:val="0"/>
                <w:sz w:val="16"/>
              </w:rPr>
            </w:pPr>
          </w:p>
        </w:tc>
        <w:tc>
          <w:tcPr>
            <w:tcW w:w="2520" w:type="dxa"/>
            <w:vAlign w:val="center"/>
          </w:tcPr>
          <w:p w14:paraId="6BE54231"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55293E98"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2A534388"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4F492346" w14:textId="77777777">
        <w:trPr>
          <w:cantSplit/>
        </w:trPr>
        <w:tc>
          <w:tcPr>
            <w:tcW w:w="1548" w:type="dxa"/>
            <w:vMerge/>
            <w:textDirection w:val="btLr"/>
            <w:vAlign w:val="center"/>
          </w:tcPr>
          <w:p w14:paraId="14AA791B" w14:textId="77777777" w:rsidR="007A1F44" w:rsidRPr="00977EA3" w:rsidRDefault="007A1F44" w:rsidP="005130ED">
            <w:pPr>
              <w:pStyle w:val="TableLabel"/>
              <w:rPr>
                <w:noProof w:val="0"/>
                <w:sz w:val="16"/>
              </w:rPr>
            </w:pPr>
          </w:p>
        </w:tc>
        <w:tc>
          <w:tcPr>
            <w:tcW w:w="2520" w:type="dxa"/>
            <w:vAlign w:val="center"/>
          </w:tcPr>
          <w:p w14:paraId="6AF4C3F1"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4B0DEB2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0037269"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1A9CC8FA" w14:textId="77777777">
        <w:trPr>
          <w:cantSplit/>
        </w:trPr>
        <w:tc>
          <w:tcPr>
            <w:tcW w:w="1548" w:type="dxa"/>
            <w:vMerge/>
            <w:textDirection w:val="btLr"/>
            <w:vAlign w:val="center"/>
          </w:tcPr>
          <w:p w14:paraId="43DB1B75" w14:textId="77777777" w:rsidR="007A1F44" w:rsidRPr="00977EA3" w:rsidRDefault="007A1F44" w:rsidP="005130ED">
            <w:pPr>
              <w:pStyle w:val="TableLabel"/>
              <w:rPr>
                <w:noProof w:val="0"/>
                <w:sz w:val="16"/>
              </w:rPr>
            </w:pPr>
          </w:p>
        </w:tc>
        <w:tc>
          <w:tcPr>
            <w:tcW w:w="2520" w:type="dxa"/>
            <w:vAlign w:val="center"/>
          </w:tcPr>
          <w:p w14:paraId="47B927FA"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253F7ECF"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FF08EA3"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3560D80A" w14:textId="77777777">
        <w:trPr>
          <w:cantSplit/>
        </w:trPr>
        <w:tc>
          <w:tcPr>
            <w:tcW w:w="1548" w:type="dxa"/>
            <w:vMerge/>
            <w:textDirection w:val="btLr"/>
            <w:vAlign w:val="center"/>
          </w:tcPr>
          <w:p w14:paraId="0BD6D66C" w14:textId="77777777" w:rsidR="007A1F44" w:rsidRPr="00977EA3" w:rsidRDefault="007A1F44" w:rsidP="005130ED">
            <w:pPr>
              <w:pStyle w:val="TableLabel"/>
              <w:rPr>
                <w:noProof w:val="0"/>
                <w:sz w:val="16"/>
              </w:rPr>
            </w:pPr>
          </w:p>
        </w:tc>
        <w:tc>
          <w:tcPr>
            <w:tcW w:w="2520" w:type="dxa"/>
            <w:vAlign w:val="center"/>
          </w:tcPr>
          <w:p w14:paraId="4BEC982B"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4E96868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FB3F23C" w14:textId="77777777" w:rsidR="007A1F44" w:rsidRPr="00977EA3" w:rsidRDefault="007A1F44" w:rsidP="005130ED">
            <w:pPr>
              <w:pStyle w:val="TableEntry"/>
              <w:rPr>
                <w:noProof w:val="0"/>
                <w:sz w:val="16"/>
              </w:rPr>
            </w:pPr>
            <w:r w:rsidRPr="00977EA3">
              <w:rPr>
                <w:noProof w:val="0"/>
                <w:sz w:val="16"/>
              </w:rPr>
              <w:t>The machine name or IP address.</w:t>
            </w:r>
          </w:p>
        </w:tc>
      </w:tr>
    </w:tbl>
    <w:p w14:paraId="5F4CD55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499D53F" w14:textId="77777777" w:rsidTr="00D372D5">
        <w:trPr>
          <w:cantSplit/>
        </w:trPr>
        <w:tc>
          <w:tcPr>
            <w:tcW w:w="1548" w:type="dxa"/>
            <w:vMerge w:val="restart"/>
          </w:tcPr>
          <w:p w14:paraId="21A259E8" w14:textId="77777777" w:rsidR="007A1F44" w:rsidRPr="00977EA3" w:rsidRDefault="007A1F44" w:rsidP="00A063AC">
            <w:pPr>
              <w:pStyle w:val="TableEntryHeader"/>
              <w:rPr>
                <w:noProof w:val="0"/>
              </w:rPr>
            </w:pPr>
            <w:r w:rsidRPr="00977EA3">
              <w:rPr>
                <w:noProof w:val="0"/>
              </w:rPr>
              <w:t>Human Requestor (if known)</w:t>
            </w:r>
          </w:p>
          <w:p w14:paraId="6C5FDC31" w14:textId="77777777" w:rsidR="007A1F44" w:rsidRPr="00977EA3" w:rsidRDefault="007A1F44" w:rsidP="00952DDA">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348F2582"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729EC0A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F525529"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75F98F26" w14:textId="77777777">
        <w:trPr>
          <w:cantSplit/>
        </w:trPr>
        <w:tc>
          <w:tcPr>
            <w:tcW w:w="1548" w:type="dxa"/>
            <w:vMerge/>
            <w:textDirection w:val="btLr"/>
            <w:vAlign w:val="center"/>
          </w:tcPr>
          <w:p w14:paraId="3C969313" w14:textId="77777777" w:rsidR="007A1F44" w:rsidRPr="00977EA3" w:rsidRDefault="007A1F44" w:rsidP="005130ED">
            <w:pPr>
              <w:pStyle w:val="TableLabel"/>
              <w:rPr>
                <w:noProof w:val="0"/>
                <w:sz w:val="16"/>
              </w:rPr>
            </w:pPr>
          </w:p>
        </w:tc>
        <w:tc>
          <w:tcPr>
            <w:tcW w:w="2520" w:type="dxa"/>
            <w:vAlign w:val="center"/>
          </w:tcPr>
          <w:p w14:paraId="77951ACA" w14:textId="77777777" w:rsidR="007A1F44" w:rsidRPr="00977EA3" w:rsidRDefault="007A1F44" w:rsidP="005130ED">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2E319DE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082D386"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1699E96" w14:textId="77777777">
        <w:trPr>
          <w:cantSplit/>
        </w:trPr>
        <w:tc>
          <w:tcPr>
            <w:tcW w:w="1548" w:type="dxa"/>
            <w:vMerge/>
            <w:textDirection w:val="btLr"/>
            <w:vAlign w:val="center"/>
          </w:tcPr>
          <w:p w14:paraId="01F58BFC" w14:textId="77777777" w:rsidR="007A1F44" w:rsidRPr="00977EA3" w:rsidRDefault="007A1F44" w:rsidP="005130ED">
            <w:pPr>
              <w:pStyle w:val="TableLabel"/>
              <w:rPr>
                <w:noProof w:val="0"/>
                <w:sz w:val="16"/>
              </w:rPr>
            </w:pPr>
          </w:p>
        </w:tc>
        <w:tc>
          <w:tcPr>
            <w:tcW w:w="2520" w:type="dxa"/>
            <w:vAlign w:val="center"/>
          </w:tcPr>
          <w:p w14:paraId="4407FAAB"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01284DD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23EE1D0"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7AFA1F1" w14:textId="77777777">
        <w:trPr>
          <w:cantSplit/>
        </w:trPr>
        <w:tc>
          <w:tcPr>
            <w:tcW w:w="1548" w:type="dxa"/>
            <w:vMerge/>
            <w:textDirection w:val="btLr"/>
            <w:vAlign w:val="center"/>
          </w:tcPr>
          <w:p w14:paraId="0BF5C469" w14:textId="77777777" w:rsidR="007A1F44" w:rsidRPr="00977EA3" w:rsidRDefault="007A1F44" w:rsidP="0098263A">
            <w:pPr>
              <w:pStyle w:val="TableLabel"/>
              <w:rPr>
                <w:noProof w:val="0"/>
                <w:sz w:val="16"/>
              </w:rPr>
            </w:pPr>
          </w:p>
        </w:tc>
        <w:tc>
          <w:tcPr>
            <w:tcW w:w="2520" w:type="dxa"/>
            <w:vAlign w:val="center"/>
          </w:tcPr>
          <w:p w14:paraId="6E7CA830"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3F4D348C"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0FE5A31F"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0446A573" w14:textId="77777777">
        <w:trPr>
          <w:cantSplit/>
        </w:trPr>
        <w:tc>
          <w:tcPr>
            <w:tcW w:w="1548" w:type="dxa"/>
            <w:vMerge/>
            <w:textDirection w:val="btLr"/>
            <w:vAlign w:val="center"/>
          </w:tcPr>
          <w:p w14:paraId="27E497E8" w14:textId="77777777" w:rsidR="007A1F44" w:rsidRPr="00977EA3" w:rsidRDefault="007A1F44" w:rsidP="005130ED">
            <w:pPr>
              <w:pStyle w:val="TableLabel"/>
              <w:rPr>
                <w:noProof w:val="0"/>
                <w:sz w:val="16"/>
              </w:rPr>
            </w:pPr>
          </w:p>
        </w:tc>
        <w:tc>
          <w:tcPr>
            <w:tcW w:w="2520" w:type="dxa"/>
            <w:vAlign w:val="center"/>
          </w:tcPr>
          <w:p w14:paraId="07A474C7"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4B20B36F"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40908B8E"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5A6808A5" w14:textId="77777777">
        <w:trPr>
          <w:cantSplit/>
        </w:trPr>
        <w:tc>
          <w:tcPr>
            <w:tcW w:w="1548" w:type="dxa"/>
            <w:vMerge/>
            <w:textDirection w:val="btLr"/>
            <w:vAlign w:val="center"/>
          </w:tcPr>
          <w:p w14:paraId="2545DE9B" w14:textId="77777777" w:rsidR="00A726AB" w:rsidRPr="00977EA3" w:rsidRDefault="00A726AB" w:rsidP="00A726AB">
            <w:pPr>
              <w:pStyle w:val="TableLabel"/>
              <w:rPr>
                <w:noProof w:val="0"/>
                <w:sz w:val="16"/>
              </w:rPr>
            </w:pPr>
          </w:p>
        </w:tc>
        <w:tc>
          <w:tcPr>
            <w:tcW w:w="2520" w:type="dxa"/>
            <w:vAlign w:val="center"/>
          </w:tcPr>
          <w:p w14:paraId="0479B222" w14:textId="77777777" w:rsidR="00A726AB" w:rsidRPr="00977EA3" w:rsidRDefault="00A726AB" w:rsidP="00A726AB">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4BB38350" w14:textId="22E8710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40C18069"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160AD9F5" w14:textId="77777777" w:rsidTr="00D372D5">
        <w:trPr>
          <w:cantSplit/>
        </w:trPr>
        <w:tc>
          <w:tcPr>
            <w:tcW w:w="1548" w:type="dxa"/>
            <w:vMerge/>
            <w:textDirection w:val="btLr"/>
            <w:vAlign w:val="center"/>
          </w:tcPr>
          <w:p w14:paraId="64208D3D" w14:textId="77777777" w:rsidR="00A726AB" w:rsidRPr="00977EA3" w:rsidRDefault="00A726AB" w:rsidP="00A726AB">
            <w:pPr>
              <w:pStyle w:val="TableLabel"/>
              <w:rPr>
                <w:noProof w:val="0"/>
                <w:sz w:val="16"/>
              </w:rPr>
            </w:pPr>
          </w:p>
        </w:tc>
        <w:tc>
          <w:tcPr>
            <w:tcW w:w="2520" w:type="dxa"/>
            <w:vAlign w:val="center"/>
          </w:tcPr>
          <w:p w14:paraId="4FD73B32" w14:textId="77777777" w:rsidR="00A726AB" w:rsidRPr="00977EA3" w:rsidRDefault="00A726AB" w:rsidP="00A726AB">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0F06C56F" w14:textId="4A45A6C3"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11D0E5C1" w14:textId="77777777" w:rsidR="00A726AB" w:rsidRPr="00977EA3" w:rsidRDefault="00A726AB" w:rsidP="00A726AB">
            <w:pPr>
              <w:pStyle w:val="TableEntry"/>
              <w:rPr>
                <w:iCs/>
                <w:noProof w:val="0"/>
                <w:sz w:val="16"/>
              </w:rPr>
            </w:pPr>
            <w:r w:rsidRPr="00977EA3">
              <w:rPr>
                <w:i/>
                <w:iCs/>
                <w:noProof w:val="0"/>
                <w:sz w:val="16"/>
              </w:rPr>
              <w:t>not specialized</w:t>
            </w:r>
          </w:p>
        </w:tc>
      </w:tr>
    </w:tbl>
    <w:p w14:paraId="3958525D" w14:textId="77777777" w:rsidR="00826C00" w:rsidRPr="00977EA3"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64FADD5" w14:textId="77777777" w:rsidTr="00D372D5">
        <w:trPr>
          <w:cantSplit/>
        </w:trPr>
        <w:tc>
          <w:tcPr>
            <w:tcW w:w="1548" w:type="dxa"/>
            <w:vMerge w:val="restart"/>
          </w:tcPr>
          <w:p w14:paraId="3BFE841A" w14:textId="77777777" w:rsidR="007A1F44" w:rsidRPr="00977EA3" w:rsidRDefault="007A1F44" w:rsidP="003462A5">
            <w:pPr>
              <w:pStyle w:val="TableEntryHeader"/>
              <w:keepNext w:val="0"/>
              <w:rPr>
                <w:noProof w:val="0"/>
              </w:rPr>
            </w:pPr>
            <w:r w:rsidRPr="00977EA3">
              <w:rPr>
                <w:noProof w:val="0"/>
              </w:rPr>
              <w:t>Destination</w:t>
            </w:r>
          </w:p>
          <w:p w14:paraId="2E1EA01B" w14:textId="77777777" w:rsidR="007A1F44" w:rsidRPr="00977EA3" w:rsidRDefault="007A1F44" w:rsidP="003462A5">
            <w:pPr>
              <w:pStyle w:val="TableEntryHeader"/>
              <w:keepNext w:val="0"/>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7F0EA4C" w14:textId="77777777" w:rsidR="007A1F44" w:rsidRPr="00977EA3" w:rsidRDefault="007A1F44" w:rsidP="00EC243F">
            <w:pPr>
              <w:pStyle w:val="TableEntry"/>
              <w:keepNext/>
              <w:rPr>
                <w:rFonts w:ascii="Arial" w:hAnsi="Arial"/>
                <w:b/>
                <w:noProof w:val="0"/>
                <w:kern w:val="28"/>
                <w:sz w:val="16"/>
              </w:rPr>
            </w:pPr>
            <w:proofErr w:type="spellStart"/>
            <w:r w:rsidRPr="00977EA3">
              <w:rPr>
                <w:noProof w:val="0"/>
                <w:sz w:val="16"/>
              </w:rPr>
              <w:t>UserID</w:t>
            </w:r>
            <w:proofErr w:type="spellEnd"/>
          </w:p>
        </w:tc>
        <w:tc>
          <w:tcPr>
            <w:tcW w:w="630" w:type="dxa"/>
            <w:vAlign w:val="center"/>
          </w:tcPr>
          <w:p w14:paraId="2059522F" w14:textId="77777777" w:rsidR="007A1F44" w:rsidRPr="00977EA3" w:rsidRDefault="007A1F44" w:rsidP="00EC243F">
            <w:pPr>
              <w:pStyle w:val="TableEntry"/>
              <w:keepNext/>
              <w:jc w:val="center"/>
              <w:rPr>
                <w:rFonts w:ascii="Arial" w:hAnsi="Arial"/>
                <w:b/>
                <w:noProof w:val="0"/>
                <w:kern w:val="28"/>
                <w:sz w:val="16"/>
              </w:rPr>
            </w:pPr>
            <w:r w:rsidRPr="00977EA3">
              <w:rPr>
                <w:noProof w:val="0"/>
                <w:sz w:val="16"/>
              </w:rPr>
              <w:t>M</w:t>
            </w:r>
          </w:p>
        </w:tc>
        <w:tc>
          <w:tcPr>
            <w:tcW w:w="4968" w:type="dxa"/>
            <w:vAlign w:val="center"/>
          </w:tcPr>
          <w:p w14:paraId="1DB2901F" w14:textId="77777777" w:rsidR="007A1F44" w:rsidRPr="00977EA3" w:rsidRDefault="007A1F44" w:rsidP="00EC243F">
            <w:pPr>
              <w:pStyle w:val="TableEntry"/>
              <w:keepNext/>
              <w:rPr>
                <w:rFonts w:ascii="Arial" w:hAnsi="Arial"/>
                <w:b/>
                <w:noProof w:val="0"/>
                <w:kern w:val="28"/>
                <w:sz w:val="16"/>
              </w:rPr>
            </w:pPr>
            <w:r w:rsidRPr="00977EA3">
              <w:rPr>
                <w:noProof w:val="0"/>
                <w:sz w:val="16"/>
              </w:rPr>
              <w:t>SOAP endpoint URI.</w:t>
            </w:r>
          </w:p>
        </w:tc>
      </w:tr>
      <w:tr w:rsidR="007A1F44" w:rsidRPr="00977EA3" w14:paraId="7DA5BD9D" w14:textId="77777777">
        <w:trPr>
          <w:cantSplit/>
        </w:trPr>
        <w:tc>
          <w:tcPr>
            <w:tcW w:w="1548" w:type="dxa"/>
            <w:vMerge/>
            <w:textDirection w:val="btLr"/>
            <w:vAlign w:val="center"/>
          </w:tcPr>
          <w:p w14:paraId="19CCA38A" w14:textId="77777777" w:rsidR="007A1F44" w:rsidRPr="00977EA3" w:rsidRDefault="007A1F44" w:rsidP="00A726AB">
            <w:pPr>
              <w:pStyle w:val="TableLabel"/>
              <w:rPr>
                <w:noProof w:val="0"/>
                <w:sz w:val="16"/>
              </w:rPr>
            </w:pPr>
          </w:p>
        </w:tc>
        <w:tc>
          <w:tcPr>
            <w:tcW w:w="2520" w:type="dxa"/>
            <w:vAlign w:val="center"/>
          </w:tcPr>
          <w:p w14:paraId="5AAAB2D5" w14:textId="77777777" w:rsidR="007A1F44" w:rsidRPr="00977EA3" w:rsidRDefault="007A1F44" w:rsidP="00EC243F">
            <w:pPr>
              <w:pStyle w:val="TableEntry"/>
              <w:keepNext/>
              <w:rPr>
                <w:i/>
                <w:iCs/>
                <w:noProof w:val="0"/>
                <w:sz w:val="16"/>
              </w:rPr>
            </w:pPr>
            <w:proofErr w:type="spellStart"/>
            <w:r w:rsidRPr="00977EA3">
              <w:rPr>
                <w:i/>
                <w:iCs/>
                <w:noProof w:val="0"/>
                <w:sz w:val="16"/>
              </w:rPr>
              <w:t>AlternativeUserID</w:t>
            </w:r>
            <w:proofErr w:type="spellEnd"/>
          </w:p>
        </w:tc>
        <w:tc>
          <w:tcPr>
            <w:tcW w:w="630" w:type="dxa"/>
            <w:vAlign w:val="center"/>
          </w:tcPr>
          <w:p w14:paraId="619B7D14" w14:textId="77777777" w:rsidR="007A1F44" w:rsidRPr="00977EA3" w:rsidRDefault="007A1F44" w:rsidP="00EC243F">
            <w:pPr>
              <w:pStyle w:val="TableEntry"/>
              <w:keepNext/>
              <w:jc w:val="center"/>
              <w:rPr>
                <w:rFonts w:ascii="Arial" w:hAnsi="Arial"/>
                <w:b/>
                <w:i/>
                <w:iCs/>
                <w:noProof w:val="0"/>
                <w:kern w:val="28"/>
                <w:sz w:val="16"/>
              </w:rPr>
            </w:pPr>
            <w:r w:rsidRPr="00977EA3">
              <w:rPr>
                <w:i/>
                <w:iCs/>
                <w:noProof w:val="0"/>
                <w:sz w:val="16"/>
              </w:rPr>
              <w:t>U</w:t>
            </w:r>
          </w:p>
        </w:tc>
        <w:tc>
          <w:tcPr>
            <w:tcW w:w="4968" w:type="dxa"/>
            <w:vAlign w:val="center"/>
          </w:tcPr>
          <w:p w14:paraId="251A5118" w14:textId="77777777" w:rsidR="007A1F44" w:rsidRPr="00977EA3" w:rsidRDefault="007A1F44" w:rsidP="00EC243F">
            <w:pPr>
              <w:pStyle w:val="TableEntry"/>
              <w:keepNext/>
              <w:rPr>
                <w:rFonts w:ascii="Arial" w:hAnsi="Arial"/>
                <w:b/>
                <w:i/>
                <w:iCs/>
                <w:noProof w:val="0"/>
                <w:kern w:val="28"/>
                <w:sz w:val="16"/>
              </w:rPr>
            </w:pPr>
            <w:r w:rsidRPr="00977EA3">
              <w:rPr>
                <w:i/>
                <w:iCs/>
                <w:noProof w:val="0"/>
                <w:sz w:val="16"/>
              </w:rPr>
              <w:t>not specialized</w:t>
            </w:r>
          </w:p>
        </w:tc>
      </w:tr>
      <w:tr w:rsidR="007A1F44" w:rsidRPr="00977EA3" w14:paraId="28A2DBFB" w14:textId="77777777">
        <w:trPr>
          <w:cantSplit/>
        </w:trPr>
        <w:tc>
          <w:tcPr>
            <w:tcW w:w="1548" w:type="dxa"/>
            <w:vMerge/>
            <w:textDirection w:val="btLr"/>
            <w:vAlign w:val="center"/>
          </w:tcPr>
          <w:p w14:paraId="5A681D34" w14:textId="77777777" w:rsidR="007A1F44" w:rsidRPr="00977EA3" w:rsidRDefault="007A1F44" w:rsidP="00A726AB">
            <w:pPr>
              <w:pStyle w:val="TableLabel"/>
              <w:rPr>
                <w:noProof w:val="0"/>
                <w:sz w:val="16"/>
              </w:rPr>
            </w:pPr>
          </w:p>
        </w:tc>
        <w:tc>
          <w:tcPr>
            <w:tcW w:w="2520" w:type="dxa"/>
            <w:vAlign w:val="center"/>
          </w:tcPr>
          <w:p w14:paraId="673546C1" w14:textId="77777777" w:rsidR="007A1F44" w:rsidRPr="00977EA3" w:rsidRDefault="007A1F44" w:rsidP="00EC243F">
            <w:pPr>
              <w:pStyle w:val="TableEntry"/>
              <w:keepNext/>
              <w:rPr>
                <w:rFonts w:ascii="Arial" w:hAnsi="Arial"/>
                <w:b/>
                <w:i/>
                <w:iCs/>
                <w:noProof w:val="0"/>
                <w:kern w:val="28"/>
                <w:sz w:val="16"/>
              </w:rPr>
            </w:pPr>
            <w:proofErr w:type="spellStart"/>
            <w:r w:rsidRPr="00977EA3">
              <w:rPr>
                <w:i/>
                <w:iCs/>
                <w:noProof w:val="0"/>
                <w:sz w:val="16"/>
              </w:rPr>
              <w:t>UserName</w:t>
            </w:r>
            <w:proofErr w:type="spellEnd"/>
          </w:p>
        </w:tc>
        <w:tc>
          <w:tcPr>
            <w:tcW w:w="630" w:type="dxa"/>
            <w:vAlign w:val="center"/>
          </w:tcPr>
          <w:p w14:paraId="01E8456A" w14:textId="77777777" w:rsidR="007A1F44" w:rsidRPr="00977EA3" w:rsidRDefault="007A1F44" w:rsidP="00EC243F">
            <w:pPr>
              <w:pStyle w:val="TableEntry"/>
              <w:keepNext/>
              <w:jc w:val="center"/>
              <w:rPr>
                <w:rFonts w:ascii="Arial" w:hAnsi="Arial"/>
                <w:b/>
                <w:i/>
                <w:iCs/>
                <w:noProof w:val="0"/>
                <w:kern w:val="28"/>
                <w:sz w:val="16"/>
              </w:rPr>
            </w:pPr>
            <w:r w:rsidRPr="00977EA3">
              <w:rPr>
                <w:i/>
                <w:iCs/>
                <w:noProof w:val="0"/>
                <w:sz w:val="16"/>
              </w:rPr>
              <w:t>U</w:t>
            </w:r>
          </w:p>
        </w:tc>
        <w:tc>
          <w:tcPr>
            <w:tcW w:w="4968" w:type="dxa"/>
            <w:vAlign w:val="center"/>
          </w:tcPr>
          <w:p w14:paraId="46BBAB2E" w14:textId="77777777" w:rsidR="007A1F44" w:rsidRPr="00977EA3" w:rsidRDefault="007A1F44" w:rsidP="00EC243F">
            <w:pPr>
              <w:pStyle w:val="TableEntry"/>
              <w:keepNext/>
              <w:rPr>
                <w:rFonts w:ascii="Arial" w:hAnsi="Arial"/>
                <w:b/>
                <w:i/>
                <w:iCs/>
                <w:noProof w:val="0"/>
                <w:kern w:val="28"/>
                <w:sz w:val="16"/>
              </w:rPr>
            </w:pPr>
            <w:r w:rsidRPr="00977EA3">
              <w:rPr>
                <w:i/>
                <w:iCs/>
                <w:noProof w:val="0"/>
                <w:sz w:val="16"/>
              </w:rPr>
              <w:t>not specialized</w:t>
            </w:r>
          </w:p>
        </w:tc>
      </w:tr>
      <w:tr w:rsidR="007A1F44" w:rsidRPr="00977EA3" w14:paraId="7C2B7426" w14:textId="77777777">
        <w:trPr>
          <w:cantSplit/>
        </w:trPr>
        <w:tc>
          <w:tcPr>
            <w:tcW w:w="1548" w:type="dxa"/>
            <w:vMerge/>
            <w:textDirection w:val="btLr"/>
            <w:vAlign w:val="center"/>
          </w:tcPr>
          <w:p w14:paraId="0ADDF59E" w14:textId="77777777" w:rsidR="007A1F44" w:rsidRPr="00977EA3" w:rsidRDefault="007A1F44" w:rsidP="00A726AB">
            <w:pPr>
              <w:pStyle w:val="TableLabel"/>
              <w:rPr>
                <w:noProof w:val="0"/>
                <w:sz w:val="16"/>
              </w:rPr>
            </w:pPr>
          </w:p>
        </w:tc>
        <w:tc>
          <w:tcPr>
            <w:tcW w:w="2520" w:type="dxa"/>
            <w:vAlign w:val="center"/>
          </w:tcPr>
          <w:p w14:paraId="0024622E" w14:textId="77777777" w:rsidR="007A1F44" w:rsidRPr="00977EA3" w:rsidRDefault="007A1F44" w:rsidP="00EC243F">
            <w:pPr>
              <w:pStyle w:val="TableEntry"/>
              <w:keepNext/>
              <w:rPr>
                <w:rFonts w:ascii="Arial" w:hAnsi="Arial"/>
                <w:b/>
                <w:iCs/>
                <w:noProof w:val="0"/>
                <w:kern w:val="28"/>
                <w:sz w:val="16"/>
              </w:rPr>
            </w:pPr>
            <w:proofErr w:type="spellStart"/>
            <w:r w:rsidRPr="00977EA3">
              <w:rPr>
                <w:iCs/>
                <w:noProof w:val="0"/>
                <w:sz w:val="16"/>
              </w:rPr>
              <w:t>UserIsRequestor</w:t>
            </w:r>
            <w:proofErr w:type="spellEnd"/>
          </w:p>
        </w:tc>
        <w:tc>
          <w:tcPr>
            <w:tcW w:w="630" w:type="dxa"/>
            <w:vAlign w:val="center"/>
          </w:tcPr>
          <w:p w14:paraId="0ED71F88"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6DE16D4F"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“false”</w:t>
            </w:r>
          </w:p>
        </w:tc>
      </w:tr>
      <w:tr w:rsidR="007A1F44" w:rsidRPr="00977EA3" w14:paraId="0602E438" w14:textId="77777777">
        <w:trPr>
          <w:cantSplit/>
        </w:trPr>
        <w:tc>
          <w:tcPr>
            <w:tcW w:w="1548" w:type="dxa"/>
            <w:vMerge/>
            <w:textDirection w:val="btLr"/>
            <w:vAlign w:val="center"/>
          </w:tcPr>
          <w:p w14:paraId="2A13E359" w14:textId="77777777" w:rsidR="007A1F44" w:rsidRPr="00977EA3" w:rsidRDefault="007A1F44" w:rsidP="00A726AB">
            <w:pPr>
              <w:pStyle w:val="TableLabel"/>
              <w:rPr>
                <w:noProof w:val="0"/>
                <w:sz w:val="16"/>
              </w:rPr>
            </w:pPr>
          </w:p>
        </w:tc>
        <w:tc>
          <w:tcPr>
            <w:tcW w:w="2520" w:type="dxa"/>
            <w:vAlign w:val="center"/>
          </w:tcPr>
          <w:p w14:paraId="58058574" w14:textId="77777777" w:rsidR="007A1F44" w:rsidRPr="00977EA3" w:rsidRDefault="007A1F44" w:rsidP="00EC243F">
            <w:pPr>
              <w:pStyle w:val="TableEntry"/>
              <w:keepNext/>
              <w:rPr>
                <w:rFonts w:ascii="Arial" w:hAnsi="Arial"/>
                <w:b/>
                <w:noProof w:val="0"/>
                <w:kern w:val="28"/>
                <w:sz w:val="16"/>
              </w:rPr>
            </w:pPr>
            <w:proofErr w:type="spellStart"/>
            <w:r w:rsidRPr="00977EA3">
              <w:rPr>
                <w:noProof w:val="0"/>
                <w:sz w:val="16"/>
              </w:rPr>
              <w:t>RoleIDCode</w:t>
            </w:r>
            <w:proofErr w:type="spellEnd"/>
          </w:p>
        </w:tc>
        <w:tc>
          <w:tcPr>
            <w:tcW w:w="630" w:type="dxa"/>
            <w:vAlign w:val="center"/>
          </w:tcPr>
          <w:p w14:paraId="66DD8EDA" w14:textId="77777777" w:rsidR="007A1F44" w:rsidRPr="00977EA3" w:rsidRDefault="007A1F44" w:rsidP="00EC243F">
            <w:pPr>
              <w:pStyle w:val="TableEntry"/>
              <w:keepNext/>
              <w:jc w:val="center"/>
              <w:rPr>
                <w:rFonts w:ascii="Arial" w:hAnsi="Arial"/>
                <w:b/>
                <w:noProof w:val="0"/>
                <w:kern w:val="28"/>
                <w:sz w:val="16"/>
              </w:rPr>
            </w:pPr>
            <w:r w:rsidRPr="00977EA3">
              <w:rPr>
                <w:noProof w:val="0"/>
                <w:sz w:val="16"/>
              </w:rPr>
              <w:t>M</w:t>
            </w:r>
          </w:p>
        </w:tc>
        <w:tc>
          <w:tcPr>
            <w:tcW w:w="4968" w:type="dxa"/>
            <w:vAlign w:val="center"/>
          </w:tcPr>
          <w:p w14:paraId="5CBE279F" w14:textId="77777777" w:rsidR="007A1F44" w:rsidRPr="00977EA3" w:rsidRDefault="007A1F44" w:rsidP="00EC243F">
            <w:pPr>
              <w:pStyle w:val="TableEntry"/>
              <w:keepNext/>
              <w:rPr>
                <w:rFonts w:ascii="Arial" w:hAnsi="Arial"/>
                <w:b/>
                <w:noProof w:val="0"/>
                <w:kern w:val="28"/>
                <w:sz w:val="16"/>
              </w:rPr>
            </w:pPr>
            <w:r w:rsidRPr="00977EA3">
              <w:rPr>
                <w:noProof w:val="0"/>
                <w:sz w:val="16"/>
              </w:rPr>
              <w:t>EV(110152, DCM, “Destination”)</w:t>
            </w:r>
          </w:p>
        </w:tc>
      </w:tr>
      <w:tr w:rsidR="007A1F44" w:rsidRPr="00977EA3" w14:paraId="2DA61639" w14:textId="77777777">
        <w:trPr>
          <w:cantSplit/>
        </w:trPr>
        <w:tc>
          <w:tcPr>
            <w:tcW w:w="1548" w:type="dxa"/>
            <w:vMerge/>
            <w:textDirection w:val="btLr"/>
            <w:vAlign w:val="center"/>
          </w:tcPr>
          <w:p w14:paraId="37F9E993" w14:textId="77777777" w:rsidR="007A1F44" w:rsidRPr="00977EA3" w:rsidRDefault="007A1F44" w:rsidP="00A726AB">
            <w:pPr>
              <w:pStyle w:val="TableLabel"/>
              <w:rPr>
                <w:noProof w:val="0"/>
                <w:sz w:val="16"/>
              </w:rPr>
            </w:pPr>
          </w:p>
        </w:tc>
        <w:tc>
          <w:tcPr>
            <w:tcW w:w="2520" w:type="dxa"/>
            <w:vAlign w:val="center"/>
          </w:tcPr>
          <w:p w14:paraId="09826CD8" w14:textId="77777777" w:rsidR="007A1F44" w:rsidRPr="00977EA3" w:rsidRDefault="007A1F44" w:rsidP="00EC243F">
            <w:pPr>
              <w:pStyle w:val="TableEntry"/>
              <w:keepNext/>
              <w:rPr>
                <w:rFonts w:ascii="Arial" w:hAnsi="Arial"/>
                <w:b/>
                <w:iCs/>
                <w:noProof w:val="0"/>
                <w:kern w:val="28"/>
                <w:sz w:val="16"/>
              </w:rPr>
            </w:pPr>
            <w:proofErr w:type="spellStart"/>
            <w:r w:rsidRPr="00977EA3">
              <w:rPr>
                <w:iCs/>
                <w:noProof w:val="0"/>
                <w:sz w:val="16"/>
              </w:rPr>
              <w:t>NetworkAccessPointTypeCode</w:t>
            </w:r>
            <w:proofErr w:type="spellEnd"/>
          </w:p>
        </w:tc>
        <w:tc>
          <w:tcPr>
            <w:tcW w:w="630" w:type="dxa"/>
            <w:vAlign w:val="center"/>
          </w:tcPr>
          <w:p w14:paraId="6B965609"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016F809F" w14:textId="77777777" w:rsidR="007A1F44" w:rsidRPr="00977EA3" w:rsidRDefault="007A1F44" w:rsidP="00EC243F">
            <w:pPr>
              <w:pStyle w:val="TableEntry"/>
              <w:keepNext/>
              <w:rPr>
                <w:rFonts w:ascii="Arial" w:hAnsi="Arial"/>
                <w:b/>
                <w:noProof w:val="0"/>
                <w:kern w:val="28"/>
                <w:sz w:val="16"/>
              </w:rPr>
            </w:pPr>
            <w:r w:rsidRPr="00977EA3">
              <w:rPr>
                <w:noProof w:val="0"/>
                <w:sz w:val="16"/>
              </w:rPr>
              <w:t>“1” for machine (DNS) name, “2” for IP address</w:t>
            </w:r>
          </w:p>
        </w:tc>
      </w:tr>
      <w:tr w:rsidR="007A1F44" w:rsidRPr="00977EA3" w14:paraId="772105D5" w14:textId="77777777" w:rsidTr="00D372D5">
        <w:trPr>
          <w:cantSplit/>
        </w:trPr>
        <w:tc>
          <w:tcPr>
            <w:tcW w:w="1548" w:type="dxa"/>
            <w:vMerge/>
            <w:textDirection w:val="btLr"/>
            <w:vAlign w:val="center"/>
          </w:tcPr>
          <w:p w14:paraId="57AF66F8" w14:textId="77777777" w:rsidR="007A1F44" w:rsidRPr="00977EA3" w:rsidRDefault="007A1F44" w:rsidP="00A726AB">
            <w:pPr>
              <w:pStyle w:val="TableLabel"/>
              <w:rPr>
                <w:noProof w:val="0"/>
                <w:sz w:val="16"/>
              </w:rPr>
            </w:pPr>
          </w:p>
        </w:tc>
        <w:tc>
          <w:tcPr>
            <w:tcW w:w="2520" w:type="dxa"/>
            <w:vAlign w:val="center"/>
          </w:tcPr>
          <w:p w14:paraId="7F0E0A66" w14:textId="77777777" w:rsidR="007A1F44" w:rsidRPr="00977EA3" w:rsidRDefault="007A1F44" w:rsidP="00EC243F">
            <w:pPr>
              <w:pStyle w:val="TableEntry"/>
              <w:keepNext/>
              <w:rPr>
                <w:rFonts w:ascii="Arial" w:hAnsi="Arial"/>
                <w:b/>
                <w:iCs/>
                <w:noProof w:val="0"/>
                <w:kern w:val="28"/>
                <w:sz w:val="16"/>
              </w:rPr>
            </w:pPr>
            <w:proofErr w:type="spellStart"/>
            <w:r w:rsidRPr="00977EA3">
              <w:rPr>
                <w:iCs/>
                <w:noProof w:val="0"/>
                <w:sz w:val="16"/>
              </w:rPr>
              <w:t>NetworkAccessPointID</w:t>
            </w:r>
            <w:proofErr w:type="spellEnd"/>
          </w:p>
        </w:tc>
        <w:tc>
          <w:tcPr>
            <w:tcW w:w="630" w:type="dxa"/>
            <w:vAlign w:val="center"/>
          </w:tcPr>
          <w:p w14:paraId="58B1EC88"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3CCBF273" w14:textId="77777777" w:rsidR="007A1F44" w:rsidRPr="00977EA3" w:rsidRDefault="007A1F44" w:rsidP="00EC243F">
            <w:pPr>
              <w:pStyle w:val="TableEntry"/>
              <w:keepNext/>
              <w:rPr>
                <w:rFonts w:ascii="Arial" w:hAnsi="Arial"/>
                <w:b/>
                <w:noProof w:val="0"/>
                <w:kern w:val="28"/>
                <w:sz w:val="16"/>
              </w:rPr>
            </w:pPr>
            <w:r w:rsidRPr="00977EA3">
              <w:rPr>
                <w:noProof w:val="0"/>
                <w:sz w:val="16"/>
              </w:rPr>
              <w:t>The machine name or IP address.</w:t>
            </w:r>
          </w:p>
        </w:tc>
      </w:tr>
    </w:tbl>
    <w:p w14:paraId="3C8CB873" w14:textId="77777777" w:rsidR="00C0440C" w:rsidRPr="00977EA3" w:rsidRDefault="00C0440C" w:rsidP="003601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1"/>
        <w:gridCol w:w="2537"/>
        <w:gridCol w:w="630"/>
        <w:gridCol w:w="4878"/>
      </w:tblGrid>
      <w:tr w:rsidR="007A1F44" w:rsidRPr="00977EA3" w14:paraId="129A182B" w14:textId="77777777" w:rsidTr="00D372D5">
        <w:tc>
          <w:tcPr>
            <w:tcW w:w="1531" w:type="dxa"/>
            <w:vMerge w:val="restart"/>
          </w:tcPr>
          <w:p w14:paraId="492B3AEE" w14:textId="77777777" w:rsidR="007A1F44" w:rsidRPr="00977EA3" w:rsidRDefault="007A1F44" w:rsidP="00A063AC">
            <w:pPr>
              <w:pStyle w:val="TableEntryHeader"/>
              <w:rPr>
                <w:noProof w:val="0"/>
              </w:rPr>
            </w:pPr>
            <w:r w:rsidRPr="00977EA3">
              <w:rPr>
                <w:noProof w:val="0"/>
              </w:rPr>
              <w:t>Audit Source</w:t>
            </w:r>
          </w:p>
          <w:p w14:paraId="1A808A64" w14:textId="77777777" w:rsidR="007A1F44" w:rsidRPr="00977EA3" w:rsidRDefault="007A1F44" w:rsidP="00CD3D08">
            <w:pPr>
              <w:pStyle w:val="TableEntryHeader"/>
              <w:rPr>
                <w:bCs/>
                <w:noProof w:val="0"/>
                <w:sz w:val="12"/>
              </w:rPr>
            </w:pPr>
            <w:proofErr w:type="spellStart"/>
            <w:r w:rsidRPr="00977EA3">
              <w:rPr>
                <w:bCs/>
                <w:noProof w:val="0"/>
                <w:sz w:val="12"/>
              </w:rPr>
              <w:t>AuditMessage</w:t>
            </w:r>
            <w:proofErr w:type="spellEnd"/>
          </w:p>
          <w:p w14:paraId="5049CE35" w14:textId="77777777" w:rsidR="007A1F44" w:rsidRPr="00977EA3" w:rsidRDefault="007A1F44" w:rsidP="00CD3D08">
            <w:pPr>
              <w:pStyle w:val="TableEntryHeader"/>
              <w:rPr>
                <w:noProof w:val="0"/>
                <w:sz w:val="20"/>
              </w:rPr>
            </w:pPr>
            <w:proofErr w:type="spellStart"/>
            <w:r w:rsidRPr="00977EA3">
              <w:rPr>
                <w:bCs/>
                <w:noProof w:val="0"/>
                <w:sz w:val="12"/>
              </w:rPr>
              <w:t>AuditSourceIdentification</w:t>
            </w:r>
            <w:proofErr w:type="spellEnd"/>
          </w:p>
        </w:tc>
        <w:tc>
          <w:tcPr>
            <w:tcW w:w="2537" w:type="dxa"/>
            <w:vAlign w:val="center"/>
          </w:tcPr>
          <w:p w14:paraId="3A78A3B7" w14:textId="77777777" w:rsidR="007A1F44" w:rsidRPr="00977EA3" w:rsidRDefault="007A1F44" w:rsidP="00CD3D08">
            <w:pPr>
              <w:pStyle w:val="TableEntry"/>
              <w:keepNext/>
              <w:keepLines/>
              <w:rPr>
                <w:i/>
                <w:iCs/>
                <w:noProof w:val="0"/>
                <w:sz w:val="16"/>
              </w:rPr>
            </w:pPr>
            <w:proofErr w:type="spellStart"/>
            <w:r w:rsidRPr="00977EA3">
              <w:rPr>
                <w:i/>
                <w:iCs/>
                <w:noProof w:val="0"/>
                <w:sz w:val="16"/>
              </w:rPr>
              <w:t>AuditSourceID</w:t>
            </w:r>
            <w:proofErr w:type="spellEnd"/>
          </w:p>
        </w:tc>
        <w:tc>
          <w:tcPr>
            <w:tcW w:w="630" w:type="dxa"/>
            <w:vAlign w:val="center"/>
          </w:tcPr>
          <w:p w14:paraId="412D82DD"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0A023AE5" w14:textId="77777777" w:rsidR="007A1F44" w:rsidRPr="00977EA3" w:rsidRDefault="00826C00" w:rsidP="00CD3D08">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39DFBF71" w14:textId="77777777" w:rsidTr="00D372D5">
        <w:tc>
          <w:tcPr>
            <w:tcW w:w="1531" w:type="dxa"/>
            <w:vMerge/>
          </w:tcPr>
          <w:p w14:paraId="3C9DED35" w14:textId="77777777" w:rsidR="007A1F44" w:rsidRPr="00977EA3" w:rsidRDefault="007A1F44" w:rsidP="0083308F"/>
        </w:tc>
        <w:tc>
          <w:tcPr>
            <w:tcW w:w="2537" w:type="dxa"/>
            <w:vAlign w:val="center"/>
          </w:tcPr>
          <w:p w14:paraId="11A1DDF4" w14:textId="77777777" w:rsidR="007A1F44" w:rsidRPr="00977EA3" w:rsidRDefault="007A1F44" w:rsidP="00CD3D08">
            <w:pPr>
              <w:pStyle w:val="TableEntry"/>
              <w:keepNext/>
              <w:keepLines/>
              <w:rPr>
                <w:i/>
                <w:iCs/>
                <w:noProof w:val="0"/>
                <w:sz w:val="16"/>
              </w:rPr>
            </w:pPr>
            <w:proofErr w:type="spellStart"/>
            <w:r w:rsidRPr="00977EA3">
              <w:rPr>
                <w:i/>
                <w:iCs/>
                <w:noProof w:val="0"/>
                <w:sz w:val="16"/>
              </w:rPr>
              <w:t>AuditEnterpriseSiteID</w:t>
            </w:r>
            <w:proofErr w:type="spellEnd"/>
          </w:p>
        </w:tc>
        <w:tc>
          <w:tcPr>
            <w:tcW w:w="630" w:type="dxa"/>
            <w:vAlign w:val="center"/>
          </w:tcPr>
          <w:p w14:paraId="09CC8900"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06B070B0"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03E5F31A" w14:textId="77777777" w:rsidTr="00D372D5">
        <w:trPr>
          <w:cantSplit/>
          <w:trHeight w:val="260"/>
        </w:trPr>
        <w:tc>
          <w:tcPr>
            <w:tcW w:w="1531" w:type="dxa"/>
            <w:vMerge/>
          </w:tcPr>
          <w:p w14:paraId="57C03208" w14:textId="77777777" w:rsidR="007A1F44" w:rsidRPr="00977EA3" w:rsidRDefault="007A1F44" w:rsidP="0083308F"/>
        </w:tc>
        <w:tc>
          <w:tcPr>
            <w:tcW w:w="2537" w:type="dxa"/>
            <w:vAlign w:val="center"/>
          </w:tcPr>
          <w:p w14:paraId="034C50E6" w14:textId="77777777" w:rsidR="007A1F44" w:rsidRPr="00977EA3" w:rsidRDefault="007A1F44" w:rsidP="00CD3D08">
            <w:pPr>
              <w:pStyle w:val="TableEntry"/>
              <w:keepNext/>
              <w:keepLines/>
              <w:rPr>
                <w:i/>
                <w:iCs/>
                <w:noProof w:val="0"/>
                <w:sz w:val="16"/>
              </w:rPr>
            </w:pPr>
            <w:proofErr w:type="spellStart"/>
            <w:r w:rsidRPr="00977EA3">
              <w:rPr>
                <w:i/>
                <w:iCs/>
                <w:noProof w:val="0"/>
                <w:sz w:val="16"/>
              </w:rPr>
              <w:t>AuditSourceTypeCode</w:t>
            </w:r>
            <w:proofErr w:type="spellEnd"/>
          </w:p>
        </w:tc>
        <w:tc>
          <w:tcPr>
            <w:tcW w:w="630" w:type="dxa"/>
            <w:vAlign w:val="center"/>
          </w:tcPr>
          <w:p w14:paraId="21C841ED"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1A95E7AF" w14:textId="77777777" w:rsidR="007A1F44" w:rsidRPr="00977EA3" w:rsidRDefault="007A1F44" w:rsidP="00CD3D08">
            <w:pPr>
              <w:pStyle w:val="TableEntry"/>
              <w:rPr>
                <w:i/>
                <w:iCs/>
                <w:noProof w:val="0"/>
                <w:sz w:val="16"/>
              </w:rPr>
            </w:pPr>
            <w:r w:rsidRPr="00977EA3">
              <w:rPr>
                <w:i/>
                <w:iCs/>
                <w:noProof w:val="0"/>
                <w:sz w:val="16"/>
              </w:rPr>
              <w:t>not specialized</w:t>
            </w:r>
          </w:p>
        </w:tc>
      </w:tr>
    </w:tbl>
    <w:p w14:paraId="27ABEDB6" w14:textId="77777777" w:rsidR="007A1F44" w:rsidRPr="00977EA3"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E11C2B8" w14:textId="77777777" w:rsidTr="00D372D5">
        <w:trPr>
          <w:cantSplit/>
        </w:trPr>
        <w:tc>
          <w:tcPr>
            <w:tcW w:w="1548" w:type="dxa"/>
            <w:vMerge w:val="restart"/>
          </w:tcPr>
          <w:p w14:paraId="09CB1A9D" w14:textId="77777777" w:rsidR="007A1F44" w:rsidRPr="00977EA3" w:rsidRDefault="007A1F44" w:rsidP="003462A5">
            <w:pPr>
              <w:pStyle w:val="TableEntryHeader"/>
              <w:rPr>
                <w:noProof w:val="0"/>
              </w:rPr>
            </w:pPr>
            <w:r w:rsidRPr="00977EA3">
              <w:rPr>
                <w:noProof w:val="0"/>
              </w:rPr>
              <w:t>Patient</w:t>
            </w:r>
          </w:p>
          <w:p w14:paraId="4FC8B50D" w14:textId="77777777" w:rsidR="007A1F44" w:rsidRPr="00977EA3" w:rsidRDefault="007A1F44" w:rsidP="00CD3D08">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61D6A084" w14:textId="77777777" w:rsidR="007A1F44" w:rsidRPr="00977EA3" w:rsidRDefault="007A1F44" w:rsidP="00360123">
            <w:pPr>
              <w:pStyle w:val="TableEntry"/>
              <w:keepNext/>
              <w:keepLines/>
              <w:rPr>
                <w:noProof w:val="0"/>
                <w:sz w:val="16"/>
              </w:rPr>
            </w:pPr>
            <w:proofErr w:type="spellStart"/>
            <w:r w:rsidRPr="00977EA3">
              <w:rPr>
                <w:noProof w:val="0"/>
                <w:sz w:val="16"/>
              </w:rPr>
              <w:t>ParticipantObjectTypeCode</w:t>
            </w:r>
            <w:proofErr w:type="spellEnd"/>
          </w:p>
        </w:tc>
        <w:tc>
          <w:tcPr>
            <w:tcW w:w="630" w:type="dxa"/>
            <w:vAlign w:val="center"/>
          </w:tcPr>
          <w:p w14:paraId="01D8DE45"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77D3A945" w14:textId="77777777" w:rsidR="007A1F44" w:rsidRPr="00977EA3" w:rsidRDefault="007A1F44" w:rsidP="00360123">
            <w:pPr>
              <w:pStyle w:val="TableEntry"/>
              <w:keepNext/>
              <w:keepLines/>
              <w:rPr>
                <w:noProof w:val="0"/>
                <w:sz w:val="16"/>
              </w:rPr>
            </w:pPr>
            <w:r w:rsidRPr="00977EA3">
              <w:rPr>
                <w:noProof w:val="0"/>
                <w:sz w:val="16"/>
              </w:rPr>
              <w:t>“1” (Person)</w:t>
            </w:r>
          </w:p>
        </w:tc>
      </w:tr>
      <w:tr w:rsidR="007A1F44" w:rsidRPr="00977EA3" w14:paraId="2B2CAD1F" w14:textId="77777777">
        <w:trPr>
          <w:cantSplit/>
        </w:trPr>
        <w:tc>
          <w:tcPr>
            <w:tcW w:w="1548" w:type="dxa"/>
            <w:vMerge/>
            <w:vAlign w:val="center"/>
          </w:tcPr>
          <w:p w14:paraId="5A67C09E" w14:textId="77777777" w:rsidR="007A1F44" w:rsidRPr="00977EA3" w:rsidRDefault="007A1F44" w:rsidP="00360123">
            <w:pPr>
              <w:pStyle w:val="TableLabel"/>
              <w:keepLines/>
              <w:rPr>
                <w:noProof w:val="0"/>
                <w:sz w:val="16"/>
              </w:rPr>
            </w:pPr>
          </w:p>
        </w:tc>
        <w:tc>
          <w:tcPr>
            <w:tcW w:w="2520" w:type="dxa"/>
            <w:vAlign w:val="center"/>
          </w:tcPr>
          <w:p w14:paraId="59555AF1" w14:textId="77777777" w:rsidR="007A1F44" w:rsidRPr="00977EA3" w:rsidRDefault="007A1F44" w:rsidP="00360123">
            <w:pPr>
              <w:pStyle w:val="TableEntry"/>
              <w:keepNext/>
              <w:keepLines/>
              <w:rPr>
                <w:noProof w:val="0"/>
                <w:sz w:val="16"/>
              </w:rPr>
            </w:pPr>
            <w:proofErr w:type="spellStart"/>
            <w:r w:rsidRPr="00977EA3">
              <w:rPr>
                <w:noProof w:val="0"/>
                <w:sz w:val="16"/>
              </w:rPr>
              <w:t>ParticipantObjectTypeCodeRole</w:t>
            </w:r>
            <w:proofErr w:type="spellEnd"/>
          </w:p>
        </w:tc>
        <w:tc>
          <w:tcPr>
            <w:tcW w:w="630" w:type="dxa"/>
            <w:vAlign w:val="center"/>
          </w:tcPr>
          <w:p w14:paraId="3A8EBED2"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113B4E04" w14:textId="77777777" w:rsidR="007A1F44" w:rsidRPr="00977EA3" w:rsidRDefault="007A1F44" w:rsidP="00360123">
            <w:pPr>
              <w:pStyle w:val="TableEntry"/>
              <w:keepNext/>
              <w:keepLines/>
              <w:rPr>
                <w:b/>
                <w:i/>
                <w:noProof w:val="0"/>
                <w:sz w:val="16"/>
              </w:rPr>
            </w:pPr>
            <w:r w:rsidRPr="00977EA3">
              <w:rPr>
                <w:noProof w:val="0"/>
                <w:sz w:val="16"/>
              </w:rPr>
              <w:t>“1” (Patient)</w:t>
            </w:r>
          </w:p>
        </w:tc>
      </w:tr>
      <w:tr w:rsidR="007A1F44" w:rsidRPr="00977EA3" w14:paraId="2DB66861" w14:textId="77777777">
        <w:trPr>
          <w:cantSplit/>
        </w:trPr>
        <w:tc>
          <w:tcPr>
            <w:tcW w:w="1548" w:type="dxa"/>
            <w:vMerge/>
            <w:vAlign w:val="center"/>
          </w:tcPr>
          <w:p w14:paraId="6BFA448B" w14:textId="77777777" w:rsidR="007A1F44" w:rsidRPr="00977EA3" w:rsidRDefault="007A1F44" w:rsidP="00360123">
            <w:pPr>
              <w:pStyle w:val="TableLabel"/>
              <w:keepLines/>
              <w:rPr>
                <w:noProof w:val="0"/>
                <w:sz w:val="16"/>
              </w:rPr>
            </w:pPr>
          </w:p>
        </w:tc>
        <w:tc>
          <w:tcPr>
            <w:tcW w:w="2520" w:type="dxa"/>
            <w:vAlign w:val="center"/>
          </w:tcPr>
          <w:p w14:paraId="7B2470DE" w14:textId="77777777" w:rsidR="007A1F44" w:rsidRPr="00977EA3" w:rsidRDefault="007A1F44" w:rsidP="00360123">
            <w:pPr>
              <w:pStyle w:val="TableEntry"/>
              <w:keepNext/>
              <w:keepLines/>
              <w:rPr>
                <w:i/>
                <w:iCs/>
                <w:noProof w:val="0"/>
                <w:sz w:val="16"/>
              </w:rPr>
            </w:pPr>
            <w:proofErr w:type="spellStart"/>
            <w:r w:rsidRPr="00977EA3">
              <w:rPr>
                <w:i/>
                <w:iCs/>
                <w:noProof w:val="0"/>
                <w:sz w:val="16"/>
              </w:rPr>
              <w:t>ParticipantObjectDataLifeCycle</w:t>
            </w:r>
            <w:proofErr w:type="spellEnd"/>
          </w:p>
        </w:tc>
        <w:tc>
          <w:tcPr>
            <w:tcW w:w="630" w:type="dxa"/>
            <w:vAlign w:val="center"/>
          </w:tcPr>
          <w:p w14:paraId="400AF5E6"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7F885F21"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6955BE5D" w14:textId="77777777">
        <w:trPr>
          <w:cantSplit/>
        </w:trPr>
        <w:tc>
          <w:tcPr>
            <w:tcW w:w="1548" w:type="dxa"/>
            <w:vMerge/>
            <w:vAlign w:val="center"/>
          </w:tcPr>
          <w:p w14:paraId="49CF2096" w14:textId="77777777" w:rsidR="007A1F44" w:rsidRPr="00977EA3" w:rsidRDefault="007A1F44" w:rsidP="00360123">
            <w:pPr>
              <w:pStyle w:val="TableLabel"/>
              <w:keepLines/>
              <w:rPr>
                <w:noProof w:val="0"/>
                <w:sz w:val="16"/>
              </w:rPr>
            </w:pPr>
          </w:p>
        </w:tc>
        <w:tc>
          <w:tcPr>
            <w:tcW w:w="2520" w:type="dxa"/>
            <w:vAlign w:val="center"/>
          </w:tcPr>
          <w:p w14:paraId="2A22020B" w14:textId="77777777" w:rsidR="007A1F44" w:rsidRPr="00977EA3" w:rsidRDefault="007A1F44" w:rsidP="00360123">
            <w:pPr>
              <w:pStyle w:val="TableEntry"/>
              <w:keepNext/>
              <w:keepLines/>
              <w:rPr>
                <w:i/>
                <w:noProof w:val="0"/>
                <w:sz w:val="16"/>
              </w:rPr>
            </w:pPr>
            <w:proofErr w:type="spellStart"/>
            <w:r w:rsidRPr="00977EA3">
              <w:rPr>
                <w:i/>
                <w:noProof w:val="0"/>
                <w:sz w:val="16"/>
              </w:rPr>
              <w:t>ParticipantObjectIDTypeCode</w:t>
            </w:r>
            <w:proofErr w:type="spellEnd"/>
          </w:p>
        </w:tc>
        <w:tc>
          <w:tcPr>
            <w:tcW w:w="630" w:type="dxa"/>
            <w:vAlign w:val="center"/>
          </w:tcPr>
          <w:p w14:paraId="75B53AE2" w14:textId="77777777" w:rsidR="007A1F44" w:rsidRPr="00977EA3" w:rsidRDefault="007A1F44" w:rsidP="00360123">
            <w:pPr>
              <w:pStyle w:val="TableEntry"/>
              <w:keepNext/>
              <w:keepLines/>
              <w:jc w:val="center"/>
              <w:rPr>
                <w:i/>
                <w:noProof w:val="0"/>
                <w:sz w:val="16"/>
              </w:rPr>
            </w:pPr>
            <w:r w:rsidRPr="00977EA3">
              <w:rPr>
                <w:i/>
                <w:noProof w:val="0"/>
                <w:sz w:val="16"/>
              </w:rPr>
              <w:t>M</w:t>
            </w:r>
          </w:p>
        </w:tc>
        <w:tc>
          <w:tcPr>
            <w:tcW w:w="4968" w:type="dxa"/>
            <w:vAlign w:val="center"/>
          </w:tcPr>
          <w:p w14:paraId="44A0D69A" w14:textId="77777777" w:rsidR="007A1F44" w:rsidRPr="00977EA3" w:rsidRDefault="00826C00">
            <w:pPr>
              <w:pStyle w:val="TableEntry"/>
              <w:keepNext/>
              <w:keepLines/>
              <w:rPr>
                <w:iCs/>
                <w:noProof w:val="0"/>
                <w:sz w:val="16"/>
              </w:rPr>
            </w:pPr>
            <w:r w:rsidRPr="00977EA3">
              <w:rPr>
                <w:i/>
                <w:iCs/>
                <w:noProof w:val="0"/>
                <w:sz w:val="16"/>
              </w:rPr>
              <w:t>n</w:t>
            </w:r>
            <w:r w:rsidR="007A1F44" w:rsidRPr="00977EA3">
              <w:rPr>
                <w:i/>
                <w:iCs/>
                <w:noProof w:val="0"/>
                <w:sz w:val="16"/>
              </w:rPr>
              <w:t>ot specialized</w:t>
            </w:r>
          </w:p>
        </w:tc>
      </w:tr>
      <w:tr w:rsidR="007A1F44" w:rsidRPr="00977EA3" w14:paraId="3A826AE2" w14:textId="77777777">
        <w:trPr>
          <w:cantSplit/>
        </w:trPr>
        <w:tc>
          <w:tcPr>
            <w:tcW w:w="1548" w:type="dxa"/>
            <w:vMerge/>
            <w:vAlign w:val="center"/>
          </w:tcPr>
          <w:p w14:paraId="1974EF9F" w14:textId="77777777" w:rsidR="007A1F44" w:rsidRPr="00977EA3" w:rsidRDefault="007A1F44" w:rsidP="00360123">
            <w:pPr>
              <w:pStyle w:val="TableLabel"/>
              <w:keepLines/>
              <w:rPr>
                <w:noProof w:val="0"/>
                <w:sz w:val="16"/>
              </w:rPr>
            </w:pPr>
          </w:p>
        </w:tc>
        <w:tc>
          <w:tcPr>
            <w:tcW w:w="2520" w:type="dxa"/>
            <w:vAlign w:val="center"/>
          </w:tcPr>
          <w:p w14:paraId="36196793" w14:textId="77777777" w:rsidR="007A1F44" w:rsidRPr="00977EA3" w:rsidRDefault="007A1F44" w:rsidP="00360123">
            <w:pPr>
              <w:pStyle w:val="TableEntry"/>
              <w:keepNext/>
              <w:keepLines/>
              <w:rPr>
                <w:i/>
                <w:iCs/>
                <w:noProof w:val="0"/>
                <w:sz w:val="16"/>
              </w:rPr>
            </w:pPr>
            <w:proofErr w:type="spellStart"/>
            <w:r w:rsidRPr="00977EA3">
              <w:rPr>
                <w:i/>
                <w:iCs/>
                <w:noProof w:val="0"/>
                <w:sz w:val="16"/>
              </w:rPr>
              <w:t>ParticipantObjectSensitivity</w:t>
            </w:r>
            <w:proofErr w:type="spellEnd"/>
          </w:p>
        </w:tc>
        <w:tc>
          <w:tcPr>
            <w:tcW w:w="630" w:type="dxa"/>
            <w:vAlign w:val="center"/>
          </w:tcPr>
          <w:p w14:paraId="07A750D1"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38D4104F"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0AECC4CE" w14:textId="77777777">
        <w:trPr>
          <w:cantSplit/>
        </w:trPr>
        <w:tc>
          <w:tcPr>
            <w:tcW w:w="1548" w:type="dxa"/>
            <w:vMerge/>
            <w:vAlign w:val="center"/>
          </w:tcPr>
          <w:p w14:paraId="384B452E" w14:textId="77777777" w:rsidR="007A1F44" w:rsidRPr="00977EA3" w:rsidRDefault="007A1F44" w:rsidP="00360123">
            <w:pPr>
              <w:pStyle w:val="AppendixHeading3"/>
              <w:keepNext/>
              <w:keepLines/>
              <w:rPr>
                <w:noProof w:val="0"/>
                <w:sz w:val="16"/>
              </w:rPr>
            </w:pPr>
            <w:bookmarkStart w:id="1595" w:name="_Toc398544287"/>
            <w:bookmarkEnd w:id="1595"/>
          </w:p>
        </w:tc>
        <w:tc>
          <w:tcPr>
            <w:tcW w:w="2520" w:type="dxa"/>
            <w:vAlign w:val="center"/>
          </w:tcPr>
          <w:p w14:paraId="3AA9D0D3"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1FBD03B3" w14:textId="77777777" w:rsidR="007A1F44" w:rsidRPr="00977EA3" w:rsidRDefault="007A1F44" w:rsidP="00CD3D08">
            <w:pPr>
              <w:pStyle w:val="TableEntry"/>
              <w:jc w:val="center"/>
              <w:rPr>
                <w:iCs/>
                <w:noProof w:val="0"/>
                <w:sz w:val="16"/>
              </w:rPr>
            </w:pPr>
            <w:r w:rsidRPr="00977EA3">
              <w:rPr>
                <w:iCs/>
                <w:noProof w:val="0"/>
                <w:sz w:val="16"/>
              </w:rPr>
              <w:t>M</w:t>
            </w:r>
          </w:p>
        </w:tc>
        <w:tc>
          <w:tcPr>
            <w:tcW w:w="4968" w:type="dxa"/>
          </w:tcPr>
          <w:p w14:paraId="3143A3B9" w14:textId="77777777" w:rsidR="007A1F44" w:rsidRPr="00977EA3" w:rsidRDefault="007A1F44" w:rsidP="00360123">
            <w:pPr>
              <w:pStyle w:val="TableEntry"/>
              <w:keepNext/>
              <w:keepLines/>
              <w:rPr>
                <w:iCs/>
                <w:noProof w:val="0"/>
                <w:sz w:val="16"/>
              </w:rPr>
            </w:pPr>
            <w:r w:rsidRPr="00977EA3">
              <w:rPr>
                <w:iCs/>
                <w:noProof w:val="0"/>
                <w:sz w:val="16"/>
              </w:rPr>
              <w:t xml:space="preserve">The patient ID in HL7 CX format. </w:t>
            </w:r>
          </w:p>
        </w:tc>
      </w:tr>
      <w:tr w:rsidR="007A1F44" w:rsidRPr="00977EA3" w14:paraId="732586A9" w14:textId="77777777">
        <w:trPr>
          <w:cantSplit/>
        </w:trPr>
        <w:tc>
          <w:tcPr>
            <w:tcW w:w="1548" w:type="dxa"/>
            <w:vMerge/>
            <w:vAlign w:val="center"/>
          </w:tcPr>
          <w:p w14:paraId="3846C916" w14:textId="77777777" w:rsidR="007A1F44" w:rsidRPr="00977EA3" w:rsidRDefault="007A1F44" w:rsidP="00360123">
            <w:pPr>
              <w:pStyle w:val="TableLabel"/>
              <w:keepLines/>
              <w:rPr>
                <w:noProof w:val="0"/>
                <w:sz w:val="16"/>
              </w:rPr>
            </w:pPr>
          </w:p>
        </w:tc>
        <w:tc>
          <w:tcPr>
            <w:tcW w:w="2520" w:type="dxa"/>
            <w:vAlign w:val="center"/>
          </w:tcPr>
          <w:p w14:paraId="0E9D17F4" w14:textId="77777777" w:rsidR="007A1F44" w:rsidRPr="00977EA3" w:rsidRDefault="007A1F44" w:rsidP="00360123">
            <w:pPr>
              <w:pStyle w:val="TableEntry"/>
              <w:keepNext/>
              <w:keepLines/>
              <w:rPr>
                <w:i/>
                <w:iCs/>
                <w:noProof w:val="0"/>
                <w:sz w:val="16"/>
              </w:rPr>
            </w:pPr>
            <w:proofErr w:type="spellStart"/>
            <w:r w:rsidRPr="00977EA3">
              <w:rPr>
                <w:i/>
                <w:iCs/>
                <w:noProof w:val="0"/>
                <w:sz w:val="16"/>
              </w:rPr>
              <w:t>ParticipantObjectName</w:t>
            </w:r>
            <w:proofErr w:type="spellEnd"/>
          </w:p>
        </w:tc>
        <w:tc>
          <w:tcPr>
            <w:tcW w:w="630" w:type="dxa"/>
            <w:vAlign w:val="center"/>
          </w:tcPr>
          <w:p w14:paraId="3BAC9FA4"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687532AA"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755FFFD3" w14:textId="77777777">
        <w:trPr>
          <w:cantSplit/>
        </w:trPr>
        <w:tc>
          <w:tcPr>
            <w:tcW w:w="1548" w:type="dxa"/>
            <w:vMerge/>
            <w:vAlign w:val="center"/>
          </w:tcPr>
          <w:p w14:paraId="01ABF89C" w14:textId="77777777" w:rsidR="007A1F44" w:rsidRPr="00977EA3" w:rsidRDefault="007A1F44" w:rsidP="00360123">
            <w:pPr>
              <w:pStyle w:val="AppendixHeading3"/>
              <w:keepNext/>
              <w:keepLines/>
              <w:rPr>
                <w:noProof w:val="0"/>
                <w:sz w:val="16"/>
              </w:rPr>
            </w:pPr>
            <w:bookmarkStart w:id="1596" w:name="_Toc398544288"/>
            <w:bookmarkEnd w:id="1596"/>
          </w:p>
        </w:tc>
        <w:tc>
          <w:tcPr>
            <w:tcW w:w="2520" w:type="dxa"/>
            <w:vAlign w:val="center"/>
          </w:tcPr>
          <w:p w14:paraId="3D6D2BD9"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20380000"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F64B427"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4D777AD8" w14:textId="77777777" w:rsidTr="00D372D5">
        <w:trPr>
          <w:cantSplit/>
        </w:trPr>
        <w:tc>
          <w:tcPr>
            <w:tcW w:w="1548" w:type="dxa"/>
            <w:vMerge/>
            <w:vAlign w:val="center"/>
          </w:tcPr>
          <w:p w14:paraId="7EE642AD" w14:textId="77777777" w:rsidR="007A1F44" w:rsidRPr="00977EA3" w:rsidRDefault="007A1F44" w:rsidP="00360123">
            <w:pPr>
              <w:pStyle w:val="TableLabel"/>
              <w:keepLines/>
              <w:rPr>
                <w:noProof w:val="0"/>
                <w:sz w:val="16"/>
              </w:rPr>
            </w:pPr>
          </w:p>
        </w:tc>
        <w:tc>
          <w:tcPr>
            <w:tcW w:w="2520" w:type="dxa"/>
            <w:vAlign w:val="center"/>
          </w:tcPr>
          <w:p w14:paraId="6298DEF5" w14:textId="77777777" w:rsidR="007A1F44" w:rsidRPr="00977EA3" w:rsidRDefault="007A1F44" w:rsidP="00360123">
            <w:pPr>
              <w:pStyle w:val="TableEntry"/>
              <w:keepNext/>
              <w:keepLines/>
              <w:rPr>
                <w:i/>
                <w:iCs/>
                <w:noProof w:val="0"/>
                <w:sz w:val="16"/>
              </w:rPr>
            </w:pPr>
            <w:proofErr w:type="spellStart"/>
            <w:r w:rsidRPr="00977EA3">
              <w:rPr>
                <w:i/>
                <w:iCs/>
                <w:noProof w:val="0"/>
                <w:sz w:val="16"/>
              </w:rPr>
              <w:t>ParticipantObjectDetail</w:t>
            </w:r>
            <w:proofErr w:type="spellEnd"/>
          </w:p>
        </w:tc>
        <w:tc>
          <w:tcPr>
            <w:tcW w:w="630" w:type="dxa"/>
            <w:vAlign w:val="center"/>
          </w:tcPr>
          <w:p w14:paraId="1DAE3D70"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4077C2C3" w14:textId="77777777" w:rsidR="007A1F44" w:rsidRPr="00977EA3" w:rsidRDefault="007A1F44" w:rsidP="00360123">
            <w:pPr>
              <w:pStyle w:val="TableEntry"/>
              <w:keepNext/>
              <w:keepLines/>
              <w:rPr>
                <w:noProof w:val="0"/>
                <w:sz w:val="16"/>
              </w:rPr>
            </w:pPr>
            <w:r w:rsidRPr="00977EA3">
              <w:rPr>
                <w:i/>
                <w:iCs/>
                <w:noProof w:val="0"/>
                <w:sz w:val="16"/>
              </w:rPr>
              <w:t>not specialized</w:t>
            </w:r>
          </w:p>
        </w:tc>
      </w:tr>
    </w:tbl>
    <w:p w14:paraId="7BB09FA9"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C367D5A" w14:textId="77777777" w:rsidTr="00D372D5">
        <w:trPr>
          <w:cantSplit/>
        </w:trPr>
        <w:tc>
          <w:tcPr>
            <w:tcW w:w="1548" w:type="dxa"/>
            <w:vMerge w:val="restart"/>
          </w:tcPr>
          <w:p w14:paraId="41EA0583" w14:textId="77777777" w:rsidR="007A1F44" w:rsidRPr="00977EA3" w:rsidRDefault="007A1F44" w:rsidP="003462A5">
            <w:pPr>
              <w:pStyle w:val="TableEntryHeader"/>
              <w:rPr>
                <w:noProof w:val="0"/>
              </w:rPr>
            </w:pPr>
            <w:r w:rsidRPr="00977EA3">
              <w:rPr>
                <w:noProof w:val="0"/>
              </w:rPr>
              <w:lastRenderedPageBreak/>
              <w:t xml:space="preserve">Submission Set </w:t>
            </w:r>
          </w:p>
          <w:p w14:paraId="49E25AD1" w14:textId="77777777" w:rsidR="007A1F44" w:rsidRPr="00977EA3" w:rsidRDefault="007A1F44" w:rsidP="00CD3D08">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0BC2D0CE" w14:textId="77777777" w:rsidR="007A1F44" w:rsidRPr="00977EA3" w:rsidRDefault="007A1F44" w:rsidP="00360123">
            <w:pPr>
              <w:pStyle w:val="TableEntry"/>
              <w:keepNext/>
              <w:keepLines/>
              <w:rPr>
                <w:noProof w:val="0"/>
                <w:sz w:val="16"/>
              </w:rPr>
            </w:pPr>
            <w:proofErr w:type="spellStart"/>
            <w:r w:rsidRPr="00977EA3">
              <w:rPr>
                <w:noProof w:val="0"/>
                <w:sz w:val="16"/>
              </w:rPr>
              <w:t>ParticipantObjectTypeCode</w:t>
            </w:r>
            <w:proofErr w:type="spellEnd"/>
          </w:p>
        </w:tc>
        <w:tc>
          <w:tcPr>
            <w:tcW w:w="630" w:type="dxa"/>
            <w:vAlign w:val="center"/>
          </w:tcPr>
          <w:p w14:paraId="4BD1303F"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3334D0AE" w14:textId="77777777" w:rsidR="007A1F44" w:rsidRPr="00977EA3" w:rsidRDefault="007A1F44" w:rsidP="00360123">
            <w:pPr>
              <w:pStyle w:val="TableEntry"/>
              <w:keepNext/>
              <w:keepLines/>
              <w:rPr>
                <w:noProof w:val="0"/>
                <w:sz w:val="16"/>
              </w:rPr>
            </w:pPr>
            <w:r w:rsidRPr="00977EA3">
              <w:rPr>
                <w:noProof w:val="0"/>
                <w:sz w:val="16"/>
              </w:rPr>
              <w:t>“2” (System)</w:t>
            </w:r>
          </w:p>
        </w:tc>
      </w:tr>
      <w:tr w:rsidR="007A1F44" w:rsidRPr="00977EA3" w14:paraId="1D1251AB" w14:textId="77777777">
        <w:trPr>
          <w:cantSplit/>
        </w:trPr>
        <w:tc>
          <w:tcPr>
            <w:tcW w:w="1548" w:type="dxa"/>
            <w:vMerge/>
            <w:vAlign w:val="center"/>
          </w:tcPr>
          <w:p w14:paraId="2173ACE1" w14:textId="77777777" w:rsidR="007A1F44" w:rsidRPr="00977EA3" w:rsidRDefault="007A1F44" w:rsidP="00360123">
            <w:pPr>
              <w:pStyle w:val="TableLabel"/>
              <w:keepLines/>
              <w:rPr>
                <w:noProof w:val="0"/>
                <w:sz w:val="16"/>
              </w:rPr>
            </w:pPr>
          </w:p>
        </w:tc>
        <w:tc>
          <w:tcPr>
            <w:tcW w:w="2520" w:type="dxa"/>
            <w:vAlign w:val="center"/>
          </w:tcPr>
          <w:p w14:paraId="6DBBFCA4" w14:textId="77777777" w:rsidR="007A1F44" w:rsidRPr="00977EA3" w:rsidRDefault="007A1F44" w:rsidP="00360123">
            <w:pPr>
              <w:pStyle w:val="TableEntry"/>
              <w:keepNext/>
              <w:keepLines/>
              <w:rPr>
                <w:noProof w:val="0"/>
                <w:sz w:val="16"/>
              </w:rPr>
            </w:pPr>
            <w:proofErr w:type="spellStart"/>
            <w:r w:rsidRPr="00977EA3">
              <w:rPr>
                <w:noProof w:val="0"/>
                <w:sz w:val="16"/>
              </w:rPr>
              <w:t>ParticipantObjectTypeCodeRole</w:t>
            </w:r>
            <w:proofErr w:type="spellEnd"/>
          </w:p>
        </w:tc>
        <w:tc>
          <w:tcPr>
            <w:tcW w:w="630" w:type="dxa"/>
            <w:vAlign w:val="center"/>
          </w:tcPr>
          <w:p w14:paraId="5FD815AA"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7FC3FEC9" w14:textId="77777777" w:rsidR="007A1F44" w:rsidRPr="00977EA3" w:rsidRDefault="007A1F44" w:rsidP="00360123">
            <w:pPr>
              <w:pStyle w:val="TableEntry"/>
              <w:keepNext/>
              <w:keepLines/>
              <w:rPr>
                <w:b/>
                <w:i/>
                <w:noProof w:val="0"/>
                <w:sz w:val="16"/>
              </w:rPr>
            </w:pPr>
            <w:r w:rsidRPr="00977EA3">
              <w:rPr>
                <w:noProof w:val="0"/>
                <w:sz w:val="16"/>
              </w:rPr>
              <w:t>“20” (job)</w:t>
            </w:r>
          </w:p>
        </w:tc>
      </w:tr>
      <w:tr w:rsidR="007A1F44" w:rsidRPr="00977EA3" w14:paraId="4C79DECD" w14:textId="77777777">
        <w:trPr>
          <w:cantSplit/>
        </w:trPr>
        <w:tc>
          <w:tcPr>
            <w:tcW w:w="1548" w:type="dxa"/>
            <w:vMerge/>
            <w:vAlign w:val="center"/>
          </w:tcPr>
          <w:p w14:paraId="62D3CF48" w14:textId="77777777" w:rsidR="007A1F44" w:rsidRPr="00977EA3" w:rsidRDefault="007A1F44" w:rsidP="00360123">
            <w:pPr>
              <w:pStyle w:val="TableLabel"/>
              <w:keepLines/>
              <w:rPr>
                <w:noProof w:val="0"/>
                <w:sz w:val="16"/>
              </w:rPr>
            </w:pPr>
          </w:p>
        </w:tc>
        <w:tc>
          <w:tcPr>
            <w:tcW w:w="2520" w:type="dxa"/>
            <w:vAlign w:val="center"/>
          </w:tcPr>
          <w:p w14:paraId="72C3E5E7" w14:textId="77777777" w:rsidR="007A1F44" w:rsidRPr="00977EA3" w:rsidRDefault="007A1F44" w:rsidP="00360123">
            <w:pPr>
              <w:pStyle w:val="TableEntry"/>
              <w:keepNext/>
              <w:keepLines/>
              <w:rPr>
                <w:i/>
                <w:iCs/>
                <w:noProof w:val="0"/>
                <w:sz w:val="16"/>
              </w:rPr>
            </w:pPr>
            <w:proofErr w:type="spellStart"/>
            <w:r w:rsidRPr="00977EA3">
              <w:rPr>
                <w:i/>
                <w:iCs/>
                <w:noProof w:val="0"/>
                <w:sz w:val="16"/>
              </w:rPr>
              <w:t>ParticipantObjectDataLifeCycle</w:t>
            </w:r>
            <w:proofErr w:type="spellEnd"/>
          </w:p>
        </w:tc>
        <w:tc>
          <w:tcPr>
            <w:tcW w:w="630" w:type="dxa"/>
            <w:vAlign w:val="center"/>
          </w:tcPr>
          <w:p w14:paraId="6057CC9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234FEE68"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401B5880" w14:textId="77777777">
        <w:trPr>
          <w:cantSplit/>
        </w:trPr>
        <w:tc>
          <w:tcPr>
            <w:tcW w:w="1548" w:type="dxa"/>
            <w:vMerge/>
            <w:vAlign w:val="center"/>
          </w:tcPr>
          <w:p w14:paraId="7A654233" w14:textId="77777777" w:rsidR="007A1F44" w:rsidRPr="00977EA3" w:rsidRDefault="007A1F44" w:rsidP="00360123">
            <w:pPr>
              <w:pStyle w:val="TableLabel"/>
              <w:keepLines/>
              <w:rPr>
                <w:noProof w:val="0"/>
                <w:sz w:val="16"/>
              </w:rPr>
            </w:pPr>
          </w:p>
        </w:tc>
        <w:tc>
          <w:tcPr>
            <w:tcW w:w="2520" w:type="dxa"/>
            <w:vAlign w:val="center"/>
          </w:tcPr>
          <w:p w14:paraId="19A995AA" w14:textId="77777777" w:rsidR="007A1F44" w:rsidRPr="00977EA3" w:rsidRDefault="007A1F44" w:rsidP="00360123">
            <w:pPr>
              <w:pStyle w:val="TableEntry"/>
              <w:keepNext/>
              <w:keepLines/>
              <w:rPr>
                <w:noProof w:val="0"/>
                <w:sz w:val="16"/>
              </w:rPr>
            </w:pPr>
            <w:proofErr w:type="spellStart"/>
            <w:r w:rsidRPr="00977EA3">
              <w:rPr>
                <w:noProof w:val="0"/>
                <w:sz w:val="16"/>
              </w:rPr>
              <w:t>ParticipantObjectIDTypeCode</w:t>
            </w:r>
            <w:proofErr w:type="spellEnd"/>
          </w:p>
        </w:tc>
        <w:tc>
          <w:tcPr>
            <w:tcW w:w="630" w:type="dxa"/>
            <w:vAlign w:val="center"/>
          </w:tcPr>
          <w:p w14:paraId="19DF6D68"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2B74EFAC" w14:textId="77777777" w:rsidR="007A1F44" w:rsidRPr="00977EA3" w:rsidRDefault="007A1F44" w:rsidP="00360123">
            <w:pPr>
              <w:pStyle w:val="TableEntry"/>
              <w:keepNext/>
              <w:keepLines/>
              <w:rPr>
                <w:noProof w:val="0"/>
                <w:sz w:val="16"/>
              </w:rPr>
            </w:pPr>
            <w:r w:rsidRPr="00977EA3">
              <w:rPr>
                <w:noProof w:val="0"/>
                <w:sz w:val="16"/>
              </w:rPr>
              <w:t xml:space="preserve">EV(“urn:uuid:a54d6aa5-d40d-43f9-88c5-b4633d873bdd”, “IHE XDS Metadata”, “submission set </w:t>
            </w:r>
            <w:proofErr w:type="spellStart"/>
            <w:r w:rsidRPr="00977EA3">
              <w:rPr>
                <w:noProof w:val="0"/>
                <w:sz w:val="16"/>
              </w:rPr>
              <w:t>classificationNode</w:t>
            </w:r>
            <w:proofErr w:type="spellEnd"/>
            <w:r w:rsidRPr="00977EA3">
              <w:rPr>
                <w:noProof w:val="0"/>
                <w:sz w:val="16"/>
              </w:rPr>
              <w:t>”)</w:t>
            </w:r>
          </w:p>
        </w:tc>
      </w:tr>
      <w:tr w:rsidR="007A1F44" w:rsidRPr="00977EA3" w14:paraId="0425863C" w14:textId="77777777">
        <w:trPr>
          <w:cantSplit/>
        </w:trPr>
        <w:tc>
          <w:tcPr>
            <w:tcW w:w="1548" w:type="dxa"/>
            <w:vMerge/>
            <w:vAlign w:val="center"/>
          </w:tcPr>
          <w:p w14:paraId="741EF71F" w14:textId="77777777" w:rsidR="007A1F44" w:rsidRPr="00977EA3" w:rsidRDefault="007A1F44" w:rsidP="00360123">
            <w:pPr>
              <w:pStyle w:val="TableLabel"/>
              <w:keepLines/>
              <w:rPr>
                <w:noProof w:val="0"/>
                <w:sz w:val="16"/>
              </w:rPr>
            </w:pPr>
          </w:p>
        </w:tc>
        <w:tc>
          <w:tcPr>
            <w:tcW w:w="2520" w:type="dxa"/>
            <w:vAlign w:val="center"/>
          </w:tcPr>
          <w:p w14:paraId="62FB4B2F" w14:textId="77777777" w:rsidR="007A1F44" w:rsidRPr="00977EA3" w:rsidRDefault="007A1F44" w:rsidP="00360123">
            <w:pPr>
              <w:pStyle w:val="TableEntry"/>
              <w:keepNext/>
              <w:keepLines/>
              <w:rPr>
                <w:i/>
                <w:iCs/>
                <w:noProof w:val="0"/>
                <w:sz w:val="16"/>
              </w:rPr>
            </w:pPr>
            <w:proofErr w:type="spellStart"/>
            <w:r w:rsidRPr="00977EA3">
              <w:rPr>
                <w:i/>
                <w:iCs/>
                <w:noProof w:val="0"/>
                <w:sz w:val="16"/>
              </w:rPr>
              <w:t>ParticipantObjectSensitivity</w:t>
            </w:r>
            <w:proofErr w:type="spellEnd"/>
          </w:p>
        </w:tc>
        <w:tc>
          <w:tcPr>
            <w:tcW w:w="630" w:type="dxa"/>
            <w:vAlign w:val="center"/>
          </w:tcPr>
          <w:p w14:paraId="5D802BB4"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9198C3C"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7DE6959A" w14:textId="77777777">
        <w:trPr>
          <w:cantSplit/>
        </w:trPr>
        <w:tc>
          <w:tcPr>
            <w:tcW w:w="1548" w:type="dxa"/>
            <w:vMerge/>
            <w:vAlign w:val="center"/>
          </w:tcPr>
          <w:p w14:paraId="2E9B5442" w14:textId="77777777" w:rsidR="007A1F44" w:rsidRPr="00977EA3" w:rsidRDefault="007A1F44" w:rsidP="00360123">
            <w:pPr>
              <w:pStyle w:val="AppendixHeading3"/>
              <w:keepNext/>
              <w:keepLines/>
              <w:rPr>
                <w:noProof w:val="0"/>
                <w:sz w:val="16"/>
              </w:rPr>
            </w:pPr>
            <w:bookmarkStart w:id="1597" w:name="_Toc398544289"/>
            <w:bookmarkEnd w:id="1597"/>
          </w:p>
        </w:tc>
        <w:tc>
          <w:tcPr>
            <w:tcW w:w="2520" w:type="dxa"/>
            <w:vAlign w:val="center"/>
          </w:tcPr>
          <w:p w14:paraId="17FC451D"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43F43AE8" w14:textId="77777777" w:rsidR="007A1F44" w:rsidRPr="00977EA3" w:rsidRDefault="007A1F44" w:rsidP="00CD3D08">
            <w:pPr>
              <w:pStyle w:val="TableEntry"/>
              <w:jc w:val="center"/>
              <w:rPr>
                <w:iCs/>
                <w:noProof w:val="0"/>
                <w:sz w:val="16"/>
              </w:rPr>
            </w:pPr>
            <w:r w:rsidRPr="00977EA3">
              <w:rPr>
                <w:iCs/>
                <w:noProof w:val="0"/>
                <w:sz w:val="16"/>
              </w:rPr>
              <w:t>M</w:t>
            </w:r>
          </w:p>
        </w:tc>
        <w:tc>
          <w:tcPr>
            <w:tcW w:w="4968" w:type="dxa"/>
          </w:tcPr>
          <w:p w14:paraId="0B84BA2A" w14:textId="77777777" w:rsidR="007A1F44" w:rsidRPr="00977EA3" w:rsidRDefault="007A1F44" w:rsidP="00360123">
            <w:pPr>
              <w:pStyle w:val="TableEntry"/>
              <w:keepNext/>
              <w:keepLines/>
              <w:rPr>
                <w:iCs/>
                <w:noProof w:val="0"/>
                <w:sz w:val="16"/>
              </w:rPr>
            </w:pPr>
            <w:r w:rsidRPr="00977EA3">
              <w:rPr>
                <w:iCs/>
                <w:noProof w:val="0"/>
                <w:sz w:val="16"/>
              </w:rPr>
              <w:t xml:space="preserve">The </w:t>
            </w:r>
            <w:proofErr w:type="spellStart"/>
            <w:r w:rsidRPr="00977EA3">
              <w:rPr>
                <w:iCs/>
                <w:noProof w:val="0"/>
                <w:sz w:val="16"/>
              </w:rPr>
              <w:t>submissionSet</w:t>
            </w:r>
            <w:proofErr w:type="spellEnd"/>
            <w:r w:rsidRPr="00977EA3">
              <w:rPr>
                <w:iCs/>
                <w:noProof w:val="0"/>
                <w:sz w:val="16"/>
              </w:rPr>
              <w:t xml:space="preserve"> unique ID</w:t>
            </w:r>
          </w:p>
        </w:tc>
      </w:tr>
      <w:tr w:rsidR="007A1F44" w:rsidRPr="00977EA3" w14:paraId="3F25502C" w14:textId="77777777">
        <w:trPr>
          <w:cantSplit/>
        </w:trPr>
        <w:tc>
          <w:tcPr>
            <w:tcW w:w="1548" w:type="dxa"/>
            <w:vMerge/>
            <w:vAlign w:val="center"/>
          </w:tcPr>
          <w:p w14:paraId="12062591" w14:textId="77777777" w:rsidR="007A1F44" w:rsidRPr="00977EA3" w:rsidRDefault="007A1F44" w:rsidP="00360123">
            <w:pPr>
              <w:pStyle w:val="TableLabel"/>
              <w:keepLines/>
              <w:rPr>
                <w:noProof w:val="0"/>
                <w:sz w:val="16"/>
              </w:rPr>
            </w:pPr>
          </w:p>
        </w:tc>
        <w:tc>
          <w:tcPr>
            <w:tcW w:w="2520" w:type="dxa"/>
            <w:vAlign w:val="center"/>
          </w:tcPr>
          <w:p w14:paraId="10DBDF74" w14:textId="77777777" w:rsidR="007A1F44" w:rsidRPr="00977EA3" w:rsidRDefault="007A1F44" w:rsidP="00360123">
            <w:pPr>
              <w:pStyle w:val="TableEntry"/>
              <w:keepNext/>
              <w:keepLines/>
              <w:rPr>
                <w:i/>
                <w:iCs/>
                <w:noProof w:val="0"/>
                <w:sz w:val="16"/>
              </w:rPr>
            </w:pPr>
            <w:proofErr w:type="spellStart"/>
            <w:r w:rsidRPr="00977EA3">
              <w:rPr>
                <w:i/>
                <w:iCs/>
                <w:noProof w:val="0"/>
                <w:sz w:val="16"/>
              </w:rPr>
              <w:t>ParticipantObjectName</w:t>
            </w:r>
            <w:proofErr w:type="spellEnd"/>
          </w:p>
        </w:tc>
        <w:tc>
          <w:tcPr>
            <w:tcW w:w="630" w:type="dxa"/>
            <w:vAlign w:val="center"/>
          </w:tcPr>
          <w:p w14:paraId="5E182C5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6069350E"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3B9D9B25" w14:textId="77777777">
        <w:trPr>
          <w:cantSplit/>
        </w:trPr>
        <w:tc>
          <w:tcPr>
            <w:tcW w:w="1548" w:type="dxa"/>
            <w:vMerge/>
            <w:vAlign w:val="center"/>
          </w:tcPr>
          <w:p w14:paraId="15818C04" w14:textId="77777777" w:rsidR="007A1F44" w:rsidRPr="00977EA3" w:rsidRDefault="007A1F44" w:rsidP="00360123">
            <w:pPr>
              <w:pStyle w:val="AppendixHeading3"/>
              <w:keepNext/>
              <w:keepLines/>
              <w:rPr>
                <w:noProof w:val="0"/>
                <w:sz w:val="16"/>
              </w:rPr>
            </w:pPr>
            <w:bookmarkStart w:id="1598" w:name="_Toc398544290"/>
            <w:bookmarkEnd w:id="1598"/>
          </w:p>
        </w:tc>
        <w:tc>
          <w:tcPr>
            <w:tcW w:w="2520" w:type="dxa"/>
            <w:vAlign w:val="center"/>
          </w:tcPr>
          <w:p w14:paraId="25E53BBD"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663183AC"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495384D"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0D85A15D" w14:textId="77777777">
        <w:trPr>
          <w:cantSplit/>
        </w:trPr>
        <w:tc>
          <w:tcPr>
            <w:tcW w:w="1548" w:type="dxa"/>
            <w:vMerge/>
            <w:vAlign w:val="center"/>
          </w:tcPr>
          <w:p w14:paraId="2855A49F" w14:textId="77777777" w:rsidR="007A1F44" w:rsidRPr="00977EA3" w:rsidRDefault="007A1F44" w:rsidP="00360123">
            <w:pPr>
              <w:pStyle w:val="TableLabel"/>
              <w:keepLines/>
              <w:rPr>
                <w:noProof w:val="0"/>
                <w:sz w:val="16"/>
              </w:rPr>
            </w:pPr>
          </w:p>
        </w:tc>
        <w:tc>
          <w:tcPr>
            <w:tcW w:w="2520" w:type="dxa"/>
            <w:vAlign w:val="center"/>
          </w:tcPr>
          <w:p w14:paraId="78993ADB" w14:textId="77777777" w:rsidR="007A1F44" w:rsidRPr="00977EA3" w:rsidRDefault="007A1F44" w:rsidP="00360123">
            <w:pPr>
              <w:pStyle w:val="TableEntry"/>
              <w:keepNext/>
              <w:keepLines/>
              <w:rPr>
                <w:i/>
                <w:iCs/>
                <w:noProof w:val="0"/>
                <w:sz w:val="16"/>
              </w:rPr>
            </w:pPr>
            <w:proofErr w:type="spellStart"/>
            <w:r w:rsidRPr="00977EA3">
              <w:rPr>
                <w:i/>
                <w:iCs/>
                <w:noProof w:val="0"/>
                <w:sz w:val="16"/>
              </w:rPr>
              <w:t>ParticipantObjectDetail</w:t>
            </w:r>
            <w:proofErr w:type="spellEnd"/>
          </w:p>
        </w:tc>
        <w:tc>
          <w:tcPr>
            <w:tcW w:w="630" w:type="dxa"/>
            <w:vAlign w:val="center"/>
          </w:tcPr>
          <w:p w14:paraId="2973CE4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5ABC86A0" w14:textId="77777777" w:rsidR="007A1F44" w:rsidRPr="00977EA3" w:rsidRDefault="007A1F44" w:rsidP="00360123">
            <w:pPr>
              <w:pStyle w:val="TableEntry"/>
              <w:keepNext/>
              <w:keepLines/>
              <w:rPr>
                <w:noProof w:val="0"/>
                <w:sz w:val="16"/>
              </w:rPr>
            </w:pPr>
            <w:r w:rsidRPr="00977EA3">
              <w:rPr>
                <w:i/>
                <w:iCs/>
                <w:noProof w:val="0"/>
                <w:sz w:val="16"/>
              </w:rPr>
              <w:t>not specialized</w:t>
            </w:r>
          </w:p>
        </w:tc>
      </w:tr>
    </w:tbl>
    <w:p w14:paraId="5A8C1C37" w14:textId="77777777" w:rsidR="007A1F44" w:rsidRPr="00977EA3" w:rsidRDefault="007A1F44" w:rsidP="00360123">
      <w:pPr>
        <w:pStyle w:val="Titolo5"/>
        <w:numPr>
          <w:ilvl w:val="0"/>
          <w:numId w:val="0"/>
        </w:numPr>
        <w:tabs>
          <w:tab w:val="clear" w:pos="2160"/>
          <w:tab w:val="clear" w:pos="2880"/>
          <w:tab w:val="clear" w:pos="3600"/>
          <w:tab w:val="clear" w:pos="4320"/>
        </w:tabs>
        <w:rPr>
          <w:noProof w:val="0"/>
        </w:rPr>
      </w:pPr>
      <w:r w:rsidRPr="00977EA3">
        <w:rPr>
          <w:noProof w:val="0"/>
        </w:rPr>
        <w:t>3.41.</w:t>
      </w:r>
      <w:r w:rsidR="00B40E30" w:rsidRPr="00977EA3">
        <w:rPr>
          <w:noProof w:val="0"/>
        </w:rPr>
        <w:t>5</w:t>
      </w:r>
      <w:r w:rsidRPr="00977EA3">
        <w:rPr>
          <w:noProof w:val="0"/>
        </w:rPr>
        <w:t>.1.2 Document Repository or Document Recipient audit message:</w:t>
      </w:r>
    </w:p>
    <w:p w14:paraId="43C4A9D3" w14:textId="77777777" w:rsidR="00826C00" w:rsidRPr="00977EA3" w:rsidRDefault="00826C00" w:rsidP="006C18F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E1A8808" w14:textId="77777777" w:rsidTr="003462A5">
        <w:trPr>
          <w:cantSplit/>
        </w:trPr>
        <w:tc>
          <w:tcPr>
            <w:tcW w:w="1458" w:type="dxa"/>
            <w:textDirection w:val="btLr"/>
            <w:vAlign w:val="center"/>
          </w:tcPr>
          <w:p w14:paraId="6AB3EA60" w14:textId="77777777" w:rsidR="007A1F44" w:rsidRPr="00977EA3" w:rsidRDefault="007A1F44" w:rsidP="00D372D5">
            <w:pPr>
              <w:pStyle w:val="TableEntryHeader"/>
              <w:rPr>
                <w:noProof w:val="0"/>
                <w:sz w:val="20"/>
              </w:rPr>
            </w:pPr>
          </w:p>
        </w:tc>
        <w:tc>
          <w:tcPr>
            <w:tcW w:w="2610" w:type="dxa"/>
            <w:vAlign w:val="center"/>
          </w:tcPr>
          <w:p w14:paraId="13336634"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35E4A000"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vAlign w:val="center"/>
          </w:tcPr>
          <w:p w14:paraId="1EDAE1F0" w14:textId="77777777" w:rsidR="007A1F44" w:rsidRPr="00977EA3" w:rsidRDefault="007A1F44" w:rsidP="00A53067">
            <w:pPr>
              <w:pStyle w:val="TableEntryHeader"/>
              <w:rPr>
                <w:noProof w:val="0"/>
              </w:rPr>
            </w:pPr>
            <w:r w:rsidRPr="00977EA3">
              <w:rPr>
                <w:noProof w:val="0"/>
              </w:rPr>
              <w:t>Value Constraints</w:t>
            </w:r>
          </w:p>
        </w:tc>
      </w:tr>
      <w:tr w:rsidR="007A1F44" w:rsidRPr="00977EA3" w14:paraId="4A43DADA" w14:textId="77777777" w:rsidTr="003462A5">
        <w:trPr>
          <w:cantSplit/>
        </w:trPr>
        <w:tc>
          <w:tcPr>
            <w:tcW w:w="1458" w:type="dxa"/>
            <w:vMerge w:val="restart"/>
          </w:tcPr>
          <w:p w14:paraId="6AE17E8F" w14:textId="77777777" w:rsidR="007A1F44" w:rsidRPr="00977EA3" w:rsidRDefault="007A1F44" w:rsidP="00A063AC">
            <w:pPr>
              <w:pStyle w:val="TableEntryHeader"/>
              <w:rPr>
                <w:noProof w:val="0"/>
              </w:rPr>
            </w:pPr>
            <w:r w:rsidRPr="00977EA3">
              <w:rPr>
                <w:noProof w:val="0"/>
              </w:rPr>
              <w:t>Event</w:t>
            </w:r>
          </w:p>
          <w:p w14:paraId="67C1241D" w14:textId="77777777" w:rsidR="007A1F44" w:rsidRPr="00977EA3" w:rsidRDefault="007A1F44" w:rsidP="00CD3D08">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77936996" w14:textId="77777777" w:rsidR="007A1F44" w:rsidRPr="00977EA3" w:rsidRDefault="007A1F44" w:rsidP="005130ED">
            <w:pPr>
              <w:pStyle w:val="TableEntry"/>
              <w:rPr>
                <w:noProof w:val="0"/>
                <w:sz w:val="16"/>
              </w:rPr>
            </w:pPr>
            <w:proofErr w:type="spellStart"/>
            <w:r w:rsidRPr="00977EA3">
              <w:rPr>
                <w:noProof w:val="0"/>
                <w:sz w:val="16"/>
              </w:rPr>
              <w:t>EventID</w:t>
            </w:r>
            <w:proofErr w:type="spellEnd"/>
          </w:p>
        </w:tc>
        <w:tc>
          <w:tcPr>
            <w:tcW w:w="720" w:type="dxa"/>
            <w:vAlign w:val="center"/>
          </w:tcPr>
          <w:p w14:paraId="6D46A5C3"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A5216DC"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7F5F2EAF" w14:textId="77777777" w:rsidTr="003462A5">
        <w:trPr>
          <w:cantSplit/>
        </w:trPr>
        <w:tc>
          <w:tcPr>
            <w:tcW w:w="1458" w:type="dxa"/>
            <w:vMerge/>
            <w:vAlign w:val="center"/>
          </w:tcPr>
          <w:p w14:paraId="282FAA60" w14:textId="77777777" w:rsidR="007A1F44" w:rsidRPr="00977EA3" w:rsidRDefault="007A1F44" w:rsidP="005130ED">
            <w:pPr>
              <w:pStyle w:val="TableLabel"/>
              <w:rPr>
                <w:noProof w:val="0"/>
                <w:sz w:val="16"/>
              </w:rPr>
            </w:pPr>
          </w:p>
        </w:tc>
        <w:tc>
          <w:tcPr>
            <w:tcW w:w="2610" w:type="dxa"/>
            <w:vAlign w:val="center"/>
          </w:tcPr>
          <w:p w14:paraId="47A7DBCC" w14:textId="77777777" w:rsidR="007A1F44" w:rsidRPr="00977EA3" w:rsidRDefault="007A1F44" w:rsidP="005130ED">
            <w:pPr>
              <w:pStyle w:val="TableEntry"/>
              <w:rPr>
                <w:noProof w:val="0"/>
                <w:sz w:val="16"/>
              </w:rPr>
            </w:pPr>
            <w:proofErr w:type="spellStart"/>
            <w:r w:rsidRPr="00977EA3">
              <w:rPr>
                <w:noProof w:val="0"/>
                <w:sz w:val="16"/>
              </w:rPr>
              <w:t>EventActionCode</w:t>
            </w:r>
            <w:proofErr w:type="spellEnd"/>
          </w:p>
        </w:tc>
        <w:tc>
          <w:tcPr>
            <w:tcW w:w="720" w:type="dxa"/>
            <w:vAlign w:val="center"/>
          </w:tcPr>
          <w:p w14:paraId="0DA8006C"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0124E483"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1C0D6B5F" w14:textId="77777777" w:rsidTr="003462A5">
        <w:trPr>
          <w:cantSplit/>
        </w:trPr>
        <w:tc>
          <w:tcPr>
            <w:tcW w:w="1458" w:type="dxa"/>
            <w:vMerge/>
            <w:vAlign w:val="center"/>
          </w:tcPr>
          <w:p w14:paraId="018ED927" w14:textId="77777777" w:rsidR="007A1F44" w:rsidRPr="00977EA3" w:rsidRDefault="007A1F44" w:rsidP="005130ED">
            <w:pPr>
              <w:pStyle w:val="TableLabel"/>
              <w:rPr>
                <w:noProof w:val="0"/>
                <w:sz w:val="16"/>
              </w:rPr>
            </w:pPr>
          </w:p>
        </w:tc>
        <w:tc>
          <w:tcPr>
            <w:tcW w:w="2610" w:type="dxa"/>
            <w:vAlign w:val="center"/>
          </w:tcPr>
          <w:p w14:paraId="602D69A2" w14:textId="77777777" w:rsidR="007A1F44" w:rsidRPr="00977EA3" w:rsidRDefault="007A1F44" w:rsidP="005130ED">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493A5C18"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EEBEDC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36F5391" w14:textId="77777777" w:rsidTr="003462A5">
        <w:trPr>
          <w:cantSplit/>
        </w:trPr>
        <w:tc>
          <w:tcPr>
            <w:tcW w:w="1458" w:type="dxa"/>
            <w:vMerge/>
            <w:vAlign w:val="center"/>
          </w:tcPr>
          <w:p w14:paraId="49DCD5F5" w14:textId="77777777" w:rsidR="007A1F44" w:rsidRPr="00977EA3" w:rsidRDefault="007A1F44" w:rsidP="005130ED">
            <w:pPr>
              <w:pStyle w:val="TableLabel"/>
              <w:rPr>
                <w:noProof w:val="0"/>
                <w:sz w:val="16"/>
              </w:rPr>
            </w:pPr>
          </w:p>
        </w:tc>
        <w:tc>
          <w:tcPr>
            <w:tcW w:w="2610" w:type="dxa"/>
            <w:vAlign w:val="center"/>
          </w:tcPr>
          <w:p w14:paraId="3808E58E" w14:textId="77777777" w:rsidR="007A1F44" w:rsidRPr="00977EA3" w:rsidRDefault="007A1F44" w:rsidP="005130ED">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485B525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7273116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584DE66C" w14:textId="77777777" w:rsidTr="003462A5">
        <w:trPr>
          <w:cantSplit/>
        </w:trPr>
        <w:tc>
          <w:tcPr>
            <w:tcW w:w="1458" w:type="dxa"/>
            <w:vMerge/>
            <w:vAlign w:val="center"/>
          </w:tcPr>
          <w:p w14:paraId="20E5AF87" w14:textId="77777777" w:rsidR="007A1F44" w:rsidRPr="00977EA3" w:rsidRDefault="007A1F44" w:rsidP="005130ED">
            <w:pPr>
              <w:pStyle w:val="TableLabel"/>
              <w:rPr>
                <w:noProof w:val="0"/>
                <w:sz w:val="16"/>
              </w:rPr>
            </w:pPr>
          </w:p>
        </w:tc>
        <w:tc>
          <w:tcPr>
            <w:tcW w:w="2610" w:type="dxa"/>
            <w:vAlign w:val="center"/>
          </w:tcPr>
          <w:p w14:paraId="268B9D52" w14:textId="77777777" w:rsidR="007A1F44" w:rsidRPr="00977EA3" w:rsidRDefault="007A1F44" w:rsidP="005130ED">
            <w:pPr>
              <w:pStyle w:val="TableEntry"/>
              <w:rPr>
                <w:noProof w:val="0"/>
                <w:sz w:val="16"/>
              </w:rPr>
            </w:pPr>
            <w:proofErr w:type="spellStart"/>
            <w:r w:rsidRPr="00977EA3">
              <w:rPr>
                <w:noProof w:val="0"/>
                <w:sz w:val="16"/>
              </w:rPr>
              <w:t>EventTypeCode</w:t>
            </w:r>
            <w:proofErr w:type="spellEnd"/>
          </w:p>
        </w:tc>
        <w:tc>
          <w:tcPr>
            <w:tcW w:w="720" w:type="dxa"/>
            <w:vAlign w:val="center"/>
          </w:tcPr>
          <w:p w14:paraId="551F0D02"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2342E4BD" w14:textId="77777777" w:rsidR="007A1F44" w:rsidRPr="00977EA3" w:rsidRDefault="007A1F44" w:rsidP="005130ED">
            <w:pPr>
              <w:pStyle w:val="TableEntry"/>
              <w:rPr>
                <w:noProof w:val="0"/>
                <w:sz w:val="16"/>
              </w:rPr>
            </w:pPr>
            <w:r w:rsidRPr="00977EA3">
              <w:rPr>
                <w:noProof w:val="0"/>
                <w:sz w:val="16"/>
              </w:rPr>
              <w:t>EV(“ITI-41”, “IHE Transactions”, “Provide and Register Document Set-b”)</w:t>
            </w:r>
          </w:p>
        </w:tc>
      </w:tr>
      <w:tr w:rsidR="007A1F44" w:rsidRPr="00977EA3" w14:paraId="39397F6C" w14:textId="77777777" w:rsidTr="003462A5">
        <w:trPr>
          <w:cantSplit/>
        </w:trPr>
        <w:tc>
          <w:tcPr>
            <w:tcW w:w="9666" w:type="dxa"/>
            <w:gridSpan w:val="4"/>
          </w:tcPr>
          <w:p w14:paraId="3F8DAD2D" w14:textId="77777777" w:rsidR="007A1F44" w:rsidRPr="00977EA3" w:rsidRDefault="007A1F44" w:rsidP="005130ED">
            <w:pPr>
              <w:pStyle w:val="TableEntry"/>
              <w:rPr>
                <w:noProof w:val="0"/>
              </w:rPr>
            </w:pPr>
            <w:r w:rsidRPr="00977EA3">
              <w:rPr>
                <w:noProof w:val="0"/>
              </w:rPr>
              <w:t>Source (Document Source) (1)</w:t>
            </w:r>
          </w:p>
        </w:tc>
      </w:tr>
      <w:tr w:rsidR="007A1F44" w:rsidRPr="00E63AF6" w14:paraId="679172C9" w14:textId="77777777" w:rsidTr="003462A5">
        <w:trPr>
          <w:cantSplit/>
        </w:trPr>
        <w:tc>
          <w:tcPr>
            <w:tcW w:w="9666" w:type="dxa"/>
            <w:gridSpan w:val="4"/>
          </w:tcPr>
          <w:p w14:paraId="6DDA3789" w14:textId="77777777" w:rsidR="007A1F44" w:rsidRPr="00087DB0" w:rsidRDefault="007A1F44" w:rsidP="005130ED">
            <w:pPr>
              <w:pStyle w:val="TableEntry"/>
              <w:rPr>
                <w:noProof w:val="0"/>
              </w:rPr>
            </w:pPr>
            <w:r w:rsidRPr="00087DB0">
              <w:rPr>
                <w:noProof w:val="0"/>
              </w:rPr>
              <w:t xml:space="preserve">Destination (Document Repository or Document </w:t>
            </w:r>
            <w:proofErr w:type="spellStart"/>
            <w:r w:rsidRPr="00087DB0">
              <w:rPr>
                <w:noProof w:val="0"/>
              </w:rPr>
              <w:t>Recipient</w:t>
            </w:r>
            <w:proofErr w:type="spellEnd"/>
            <w:r w:rsidRPr="00087DB0">
              <w:rPr>
                <w:noProof w:val="0"/>
              </w:rPr>
              <w:t>) (1)</w:t>
            </w:r>
          </w:p>
        </w:tc>
      </w:tr>
      <w:tr w:rsidR="007A1F44" w:rsidRPr="00977EA3" w14:paraId="1E26BEDE" w14:textId="77777777" w:rsidTr="003462A5">
        <w:trPr>
          <w:cantSplit/>
        </w:trPr>
        <w:tc>
          <w:tcPr>
            <w:tcW w:w="9666" w:type="dxa"/>
            <w:gridSpan w:val="4"/>
          </w:tcPr>
          <w:p w14:paraId="51ED7823" w14:textId="77777777" w:rsidR="007A1F44" w:rsidRPr="00977EA3" w:rsidRDefault="007A1F44" w:rsidP="005130ED">
            <w:pPr>
              <w:pStyle w:val="TableEntry"/>
              <w:rPr>
                <w:noProof w:val="0"/>
              </w:rPr>
            </w:pPr>
            <w:r w:rsidRPr="00977EA3">
              <w:rPr>
                <w:noProof w:val="0"/>
              </w:rPr>
              <w:t>Audit Source (Document Repository or Document Recipient) (1)</w:t>
            </w:r>
          </w:p>
        </w:tc>
      </w:tr>
      <w:tr w:rsidR="007A1F44" w:rsidRPr="00977EA3" w14:paraId="5909037B" w14:textId="77777777" w:rsidTr="003462A5">
        <w:trPr>
          <w:cantSplit/>
        </w:trPr>
        <w:tc>
          <w:tcPr>
            <w:tcW w:w="9666" w:type="dxa"/>
            <w:gridSpan w:val="4"/>
          </w:tcPr>
          <w:p w14:paraId="4F75108E" w14:textId="77777777" w:rsidR="007A1F44" w:rsidRPr="00977EA3" w:rsidRDefault="007A1F44" w:rsidP="005130ED">
            <w:pPr>
              <w:pStyle w:val="TableEntry"/>
              <w:rPr>
                <w:noProof w:val="0"/>
              </w:rPr>
            </w:pPr>
            <w:r w:rsidRPr="00977EA3">
              <w:rPr>
                <w:noProof w:val="0"/>
              </w:rPr>
              <w:t>Patient (1)</w:t>
            </w:r>
          </w:p>
        </w:tc>
      </w:tr>
      <w:tr w:rsidR="007A1F44" w:rsidRPr="00977EA3" w14:paraId="69B4441A" w14:textId="77777777" w:rsidTr="003462A5">
        <w:trPr>
          <w:cantSplit/>
        </w:trPr>
        <w:tc>
          <w:tcPr>
            <w:tcW w:w="9666" w:type="dxa"/>
            <w:gridSpan w:val="4"/>
          </w:tcPr>
          <w:p w14:paraId="49D7751A" w14:textId="77777777" w:rsidR="007A1F44" w:rsidRPr="00977EA3" w:rsidRDefault="007A1F44" w:rsidP="005130ED">
            <w:pPr>
              <w:pStyle w:val="TableEntry"/>
              <w:rPr>
                <w:noProof w:val="0"/>
              </w:rPr>
            </w:pPr>
            <w:proofErr w:type="spellStart"/>
            <w:r w:rsidRPr="00977EA3">
              <w:rPr>
                <w:noProof w:val="0"/>
              </w:rPr>
              <w:t>SubmissionSet</w:t>
            </w:r>
            <w:proofErr w:type="spellEnd"/>
            <w:r w:rsidRPr="00977EA3">
              <w:rPr>
                <w:noProof w:val="0"/>
              </w:rPr>
              <w:t xml:space="preserve"> (1)</w:t>
            </w:r>
          </w:p>
        </w:tc>
      </w:tr>
    </w:tbl>
    <w:p w14:paraId="43A59B99" w14:textId="77777777" w:rsidR="007A1F44" w:rsidRPr="00977EA3" w:rsidRDefault="007A1F44" w:rsidP="00CD3D08">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F2F6D78" w14:textId="77777777" w:rsidTr="003462A5">
        <w:trPr>
          <w:cantSplit/>
        </w:trPr>
        <w:tc>
          <w:tcPr>
            <w:tcW w:w="1548" w:type="dxa"/>
            <w:vMerge w:val="restart"/>
          </w:tcPr>
          <w:p w14:paraId="434F039D" w14:textId="77777777" w:rsidR="007A1F44" w:rsidRPr="00977EA3" w:rsidRDefault="007A1F44" w:rsidP="003462A5">
            <w:pPr>
              <w:pStyle w:val="TableEntryHeader"/>
              <w:rPr>
                <w:noProof w:val="0"/>
              </w:rPr>
            </w:pPr>
            <w:r w:rsidRPr="00977EA3">
              <w:rPr>
                <w:noProof w:val="0"/>
              </w:rPr>
              <w:t>Source</w:t>
            </w:r>
          </w:p>
          <w:p w14:paraId="494A7F5E"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4A05111D"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3F6E68D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9B7E741"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25BC5D13" w14:textId="77777777" w:rsidTr="003462A5">
        <w:trPr>
          <w:cantSplit/>
        </w:trPr>
        <w:tc>
          <w:tcPr>
            <w:tcW w:w="1548" w:type="dxa"/>
            <w:vMerge/>
            <w:textDirection w:val="btLr"/>
            <w:vAlign w:val="center"/>
          </w:tcPr>
          <w:p w14:paraId="09879207" w14:textId="77777777" w:rsidR="007A1F44" w:rsidRPr="00977EA3" w:rsidRDefault="007A1F44" w:rsidP="005130ED">
            <w:pPr>
              <w:pStyle w:val="TableLabel"/>
              <w:rPr>
                <w:noProof w:val="0"/>
                <w:sz w:val="16"/>
              </w:rPr>
            </w:pPr>
          </w:p>
        </w:tc>
        <w:tc>
          <w:tcPr>
            <w:tcW w:w="2520" w:type="dxa"/>
            <w:vAlign w:val="center"/>
          </w:tcPr>
          <w:p w14:paraId="30F9CCB8" w14:textId="77777777" w:rsidR="007A1F44" w:rsidRPr="00977EA3" w:rsidRDefault="007A1F44" w:rsidP="005130ED">
            <w:pPr>
              <w:pStyle w:val="TableEntry"/>
              <w:rPr>
                <w:noProof w:val="0"/>
                <w:sz w:val="16"/>
              </w:rPr>
            </w:pPr>
            <w:proofErr w:type="spellStart"/>
            <w:r w:rsidRPr="00977EA3">
              <w:rPr>
                <w:noProof w:val="0"/>
                <w:sz w:val="16"/>
              </w:rPr>
              <w:t>AlternativeUserID</w:t>
            </w:r>
            <w:proofErr w:type="spellEnd"/>
          </w:p>
        </w:tc>
        <w:tc>
          <w:tcPr>
            <w:tcW w:w="630" w:type="dxa"/>
            <w:vAlign w:val="center"/>
          </w:tcPr>
          <w:p w14:paraId="7A2F6ED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8BBBFDE"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09CA9D33" w14:textId="77777777" w:rsidTr="003462A5">
        <w:trPr>
          <w:cantSplit/>
        </w:trPr>
        <w:tc>
          <w:tcPr>
            <w:tcW w:w="1548" w:type="dxa"/>
            <w:vMerge/>
            <w:textDirection w:val="btLr"/>
            <w:vAlign w:val="center"/>
          </w:tcPr>
          <w:p w14:paraId="464B68EF" w14:textId="77777777" w:rsidR="007A1F44" w:rsidRPr="00977EA3" w:rsidRDefault="007A1F44" w:rsidP="005130ED">
            <w:pPr>
              <w:pStyle w:val="TableLabel"/>
              <w:rPr>
                <w:noProof w:val="0"/>
                <w:sz w:val="16"/>
              </w:rPr>
            </w:pPr>
          </w:p>
        </w:tc>
        <w:tc>
          <w:tcPr>
            <w:tcW w:w="2520" w:type="dxa"/>
            <w:vAlign w:val="center"/>
          </w:tcPr>
          <w:p w14:paraId="56057A28"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2B2C288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81A736A"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179B1520" w14:textId="77777777" w:rsidTr="003462A5">
        <w:trPr>
          <w:cantSplit/>
        </w:trPr>
        <w:tc>
          <w:tcPr>
            <w:tcW w:w="1548" w:type="dxa"/>
            <w:vMerge/>
            <w:textDirection w:val="btLr"/>
            <w:vAlign w:val="center"/>
          </w:tcPr>
          <w:p w14:paraId="3CFD7263" w14:textId="77777777" w:rsidR="007A1F44" w:rsidRPr="00977EA3" w:rsidRDefault="007A1F44" w:rsidP="0098263A">
            <w:pPr>
              <w:pStyle w:val="TableLabel"/>
              <w:rPr>
                <w:noProof w:val="0"/>
                <w:sz w:val="16"/>
              </w:rPr>
            </w:pPr>
          </w:p>
        </w:tc>
        <w:tc>
          <w:tcPr>
            <w:tcW w:w="2520" w:type="dxa"/>
            <w:vAlign w:val="center"/>
          </w:tcPr>
          <w:p w14:paraId="621A1708" w14:textId="77777777" w:rsidR="007A1F44" w:rsidRPr="00977EA3" w:rsidRDefault="007A1F44" w:rsidP="00952DDA">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1DF26A4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77E497A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120C6FD5" w14:textId="77777777" w:rsidTr="003462A5">
        <w:trPr>
          <w:cantSplit/>
        </w:trPr>
        <w:tc>
          <w:tcPr>
            <w:tcW w:w="1548" w:type="dxa"/>
            <w:vMerge/>
            <w:textDirection w:val="btLr"/>
            <w:vAlign w:val="center"/>
          </w:tcPr>
          <w:p w14:paraId="3386214D" w14:textId="77777777" w:rsidR="007A1F44" w:rsidRPr="00977EA3" w:rsidRDefault="007A1F44" w:rsidP="005130ED">
            <w:pPr>
              <w:pStyle w:val="TableLabel"/>
              <w:rPr>
                <w:noProof w:val="0"/>
                <w:sz w:val="16"/>
              </w:rPr>
            </w:pPr>
          </w:p>
        </w:tc>
        <w:tc>
          <w:tcPr>
            <w:tcW w:w="2520" w:type="dxa"/>
            <w:vAlign w:val="center"/>
          </w:tcPr>
          <w:p w14:paraId="3BB8550C"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29A3918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3132F5B"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6DFCDF85" w14:textId="77777777" w:rsidTr="003462A5">
        <w:trPr>
          <w:cantSplit/>
        </w:trPr>
        <w:tc>
          <w:tcPr>
            <w:tcW w:w="1548" w:type="dxa"/>
            <w:vMerge/>
            <w:textDirection w:val="btLr"/>
            <w:vAlign w:val="center"/>
          </w:tcPr>
          <w:p w14:paraId="022AF396" w14:textId="77777777" w:rsidR="007A1F44" w:rsidRPr="00977EA3" w:rsidRDefault="007A1F44" w:rsidP="005130ED">
            <w:pPr>
              <w:pStyle w:val="TableLabel"/>
              <w:rPr>
                <w:noProof w:val="0"/>
                <w:sz w:val="16"/>
              </w:rPr>
            </w:pPr>
          </w:p>
        </w:tc>
        <w:tc>
          <w:tcPr>
            <w:tcW w:w="2520" w:type="dxa"/>
            <w:vAlign w:val="center"/>
          </w:tcPr>
          <w:p w14:paraId="44CF6442"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63461C9B"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3C454FB"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55AF2719" w14:textId="77777777" w:rsidTr="003462A5">
        <w:trPr>
          <w:cantSplit/>
        </w:trPr>
        <w:tc>
          <w:tcPr>
            <w:tcW w:w="1548" w:type="dxa"/>
            <w:vMerge/>
            <w:textDirection w:val="btLr"/>
            <w:vAlign w:val="center"/>
          </w:tcPr>
          <w:p w14:paraId="1917F651" w14:textId="77777777" w:rsidR="007A1F44" w:rsidRPr="00977EA3" w:rsidRDefault="007A1F44" w:rsidP="005130ED">
            <w:pPr>
              <w:pStyle w:val="TableLabel"/>
              <w:rPr>
                <w:noProof w:val="0"/>
                <w:sz w:val="16"/>
              </w:rPr>
            </w:pPr>
          </w:p>
        </w:tc>
        <w:tc>
          <w:tcPr>
            <w:tcW w:w="2520" w:type="dxa"/>
            <w:vAlign w:val="center"/>
          </w:tcPr>
          <w:p w14:paraId="475144C9"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13C8B82D"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64E5212" w14:textId="77777777" w:rsidR="007A1F44" w:rsidRPr="00977EA3" w:rsidRDefault="007A1F44" w:rsidP="005130ED">
            <w:pPr>
              <w:pStyle w:val="TableEntry"/>
              <w:rPr>
                <w:noProof w:val="0"/>
                <w:sz w:val="16"/>
              </w:rPr>
            </w:pPr>
            <w:r w:rsidRPr="00977EA3">
              <w:rPr>
                <w:noProof w:val="0"/>
                <w:sz w:val="16"/>
              </w:rPr>
              <w:t>The machine name or IP address.</w:t>
            </w:r>
          </w:p>
        </w:tc>
      </w:tr>
    </w:tbl>
    <w:p w14:paraId="3B7BCA84" w14:textId="77777777" w:rsidR="007A1F44" w:rsidRPr="00977EA3"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2D6F7E3" w14:textId="77777777" w:rsidTr="00D372D5">
        <w:trPr>
          <w:cantSplit/>
        </w:trPr>
        <w:tc>
          <w:tcPr>
            <w:tcW w:w="1548" w:type="dxa"/>
            <w:vMerge w:val="restart"/>
          </w:tcPr>
          <w:p w14:paraId="1714FB07" w14:textId="77777777" w:rsidR="007A1F44" w:rsidRPr="00977EA3" w:rsidRDefault="007A1F44" w:rsidP="003462A5">
            <w:pPr>
              <w:pStyle w:val="TableEntryHeader"/>
              <w:rPr>
                <w:noProof w:val="0"/>
              </w:rPr>
            </w:pPr>
            <w:r w:rsidRPr="00977EA3">
              <w:rPr>
                <w:noProof w:val="0"/>
              </w:rPr>
              <w:t>Destination</w:t>
            </w:r>
          </w:p>
          <w:p w14:paraId="1AEF038D"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5E68010D" w14:textId="77777777" w:rsidR="007A1F44" w:rsidRPr="00977EA3" w:rsidRDefault="007A1F44" w:rsidP="00360123">
            <w:pPr>
              <w:pStyle w:val="TableEntry"/>
              <w:keepNext/>
              <w:rPr>
                <w:noProof w:val="0"/>
                <w:sz w:val="16"/>
              </w:rPr>
            </w:pPr>
            <w:proofErr w:type="spellStart"/>
            <w:r w:rsidRPr="00977EA3">
              <w:rPr>
                <w:noProof w:val="0"/>
                <w:sz w:val="16"/>
              </w:rPr>
              <w:t>UserID</w:t>
            </w:r>
            <w:proofErr w:type="spellEnd"/>
          </w:p>
        </w:tc>
        <w:tc>
          <w:tcPr>
            <w:tcW w:w="630" w:type="dxa"/>
            <w:vAlign w:val="center"/>
          </w:tcPr>
          <w:p w14:paraId="56FD3ED7"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4C60A641" w14:textId="77777777" w:rsidR="007A1F44" w:rsidRPr="00977EA3" w:rsidRDefault="007A1F44" w:rsidP="00360123">
            <w:pPr>
              <w:pStyle w:val="TableEntry"/>
              <w:keepNext/>
              <w:rPr>
                <w:noProof w:val="0"/>
                <w:sz w:val="16"/>
              </w:rPr>
            </w:pPr>
            <w:r w:rsidRPr="00977EA3">
              <w:rPr>
                <w:noProof w:val="0"/>
                <w:sz w:val="16"/>
              </w:rPr>
              <w:t>SOAP endpoint URI</w:t>
            </w:r>
          </w:p>
        </w:tc>
      </w:tr>
      <w:tr w:rsidR="007A1F44" w:rsidRPr="00977EA3" w14:paraId="2832466C" w14:textId="77777777">
        <w:trPr>
          <w:cantSplit/>
        </w:trPr>
        <w:tc>
          <w:tcPr>
            <w:tcW w:w="1548" w:type="dxa"/>
            <w:vMerge/>
            <w:textDirection w:val="btLr"/>
            <w:vAlign w:val="center"/>
          </w:tcPr>
          <w:p w14:paraId="7BF084FF" w14:textId="77777777" w:rsidR="007A1F44" w:rsidRPr="00977EA3" w:rsidRDefault="007A1F44" w:rsidP="00360123">
            <w:pPr>
              <w:pStyle w:val="TableLabel"/>
              <w:rPr>
                <w:noProof w:val="0"/>
                <w:sz w:val="16"/>
              </w:rPr>
            </w:pPr>
          </w:p>
        </w:tc>
        <w:tc>
          <w:tcPr>
            <w:tcW w:w="2520" w:type="dxa"/>
            <w:vAlign w:val="center"/>
          </w:tcPr>
          <w:p w14:paraId="552B1A0E" w14:textId="77777777" w:rsidR="007A1F44" w:rsidRPr="00977EA3" w:rsidRDefault="007A1F44" w:rsidP="00D372D5">
            <w:pPr>
              <w:pStyle w:val="TableEntry"/>
              <w:rPr>
                <w:noProof w:val="0"/>
                <w:sz w:val="16"/>
              </w:rPr>
            </w:pPr>
            <w:proofErr w:type="spellStart"/>
            <w:r w:rsidRPr="00977EA3">
              <w:rPr>
                <w:noProof w:val="0"/>
                <w:sz w:val="16"/>
              </w:rPr>
              <w:t>AlternativeUserID</w:t>
            </w:r>
            <w:proofErr w:type="spellEnd"/>
          </w:p>
        </w:tc>
        <w:tc>
          <w:tcPr>
            <w:tcW w:w="630" w:type="dxa"/>
            <w:vAlign w:val="center"/>
          </w:tcPr>
          <w:p w14:paraId="719368D2"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3F29230C" w14:textId="77777777" w:rsidR="007A1F44" w:rsidRPr="00977EA3" w:rsidRDefault="007A1F44" w:rsidP="00360123">
            <w:pPr>
              <w:pStyle w:val="TableEntry"/>
              <w:keepNext/>
              <w:rPr>
                <w:i/>
                <w:iCs/>
                <w:noProof w:val="0"/>
                <w:sz w:val="16"/>
              </w:rPr>
            </w:pPr>
            <w:r w:rsidRPr="00977EA3">
              <w:rPr>
                <w:noProof w:val="0"/>
                <w:sz w:val="16"/>
              </w:rPr>
              <w:t>the process ID as used within the local operating system in the local system logs.</w:t>
            </w:r>
          </w:p>
        </w:tc>
      </w:tr>
      <w:tr w:rsidR="007A1F44" w:rsidRPr="00977EA3" w14:paraId="62A83DA9" w14:textId="77777777">
        <w:trPr>
          <w:cantSplit/>
        </w:trPr>
        <w:tc>
          <w:tcPr>
            <w:tcW w:w="1548" w:type="dxa"/>
            <w:vMerge/>
            <w:textDirection w:val="btLr"/>
            <w:vAlign w:val="center"/>
          </w:tcPr>
          <w:p w14:paraId="2BC46684" w14:textId="77777777" w:rsidR="007A1F44" w:rsidRPr="00977EA3" w:rsidRDefault="007A1F44" w:rsidP="00360123">
            <w:pPr>
              <w:pStyle w:val="TableLabel"/>
              <w:rPr>
                <w:noProof w:val="0"/>
                <w:sz w:val="16"/>
              </w:rPr>
            </w:pPr>
          </w:p>
        </w:tc>
        <w:tc>
          <w:tcPr>
            <w:tcW w:w="2520" w:type="dxa"/>
            <w:vAlign w:val="center"/>
          </w:tcPr>
          <w:p w14:paraId="289DA228" w14:textId="77777777" w:rsidR="007A1F44" w:rsidRPr="00977EA3" w:rsidRDefault="007A1F44" w:rsidP="00360123">
            <w:pPr>
              <w:pStyle w:val="TableEntry"/>
              <w:keepNext/>
              <w:rPr>
                <w:i/>
                <w:iCs/>
                <w:noProof w:val="0"/>
                <w:sz w:val="16"/>
              </w:rPr>
            </w:pPr>
            <w:proofErr w:type="spellStart"/>
            <w:r w:rsidRPr="00977EA3">
              <w:rPr>
                <w:i/>
                <w:iCs/>
                <w:noProof w:val="0"/>
                <w:sz w:val="16"/>
              </w:rPr>
              <w:t>UserName</w:t>
            </w:r>
            <w:proofErr w:type="spellEnd"/>
          </w:p>
        </w:tc>
        <w:tc>
          <w:tcPr>
            <w:tcW w:w="630" w:type="dxa"/>
            <w:vAlign w:val="center"/>
          </w:tcPr>
          <w:p w14:paraId="4262A7F5" w14:textId="77777777" w:rsidR="007A1F44" w:rsidRPr="00977EA3" w:rsidRDefault="007A1F44" w:rsidP="00360123">
            <w:pPr>
              <w:pStyle w:val="TableEntry"/>
              <w:keepNext/>
              <w:jc w:val="center"/>
              <w:rPr>
                <w:i/>
                <w:iCs/>
                <w:noProof w:val="0"/>
                <w:sz w:val="16"/>
              </w:rPr>
            </w:pPr>
            <w:r w:rsidRPr="00977EA3">
              <w:rPr>
                <w:i/>
                <w:iCs/>
                <w:noProof w:val="0"/>
                <w:sz w:val="16"/>
              </w:rPr>
              <w:t>U</w:t>
            </w:r>
          </w:p>
        </w:tc>
        <w:tc>
          <w:tcPr>
            <w:tcW w:w="4968" w:type="dxa"/>
            <w:vAlign w:val="center"/>
          </w:tcPr>
          <w:p w14:paraId="5DD22A29" w14:textId="77777777" w:rsidR="007A1F44" w:rsidRPr="00977EA3" w:rsidRDefault="007A1F44" w:rsidP="00360123">
            <w:pPr>
              <w:pStyle w:val="TableEntry"/>
              <w:keepNext/>
              <w:rPr>
                <w:i/>
                <w:iCs/>
                <w:noProof w:val="0"/>
                <w:sz w:val="16"/>
              </w:rPr>
            </w:pPr>
            <w:r w:rsidRPr="00977EA3">
              <w:rPr>
                <w:i/>
                <w:iCs/>
                <w:noProof w:val="0"/>
                <w:sz w:val="16"/>
              </w:rPr>
              <w:t>not specialized</w:t>
            </w:r>
          </w:p>
        </w:tc>
      </w:tr>
      <w:tr w:rsidR="007A1F44" w:rsidRPr="00977EA3" w14:paraId="66113BE3" w14:textId="77777777">
        <w:trPr>
          <w:cantSplit/>
        </w:trPr>
        <w:tc>
          <w:tcPr>
            <w:tcW w:w="1548" w:type="dxa"/>
            <w:vMerge/>
            <w:textDirection w:val="btLr"/>
            <w:vAlign w:val="center"/>
          </w:tcPr>
          <w:p w14:paraId="6B526345" w14:textId="77777777" w:rsidR="007A1F44" w:rsidRPr="00977EA3" w:rsidRDefault="007A1F44" w:rsidP="00360123">
            <w:pPr>
              <w:pStyle w:val="TableLabel"/>
              <w:rPr>
                <w:noProof w:val="0"/>
                <w:sz w:val="16"/>
              </w:rPr>
            </w:pPr>
          </w:p>
        </w:tc>
        <w:tc>
          <w:tcPr>
            <w:tcW w:w="2520" w:type="dxa"/>
            <w:vAlign w:val="center"/>
          </w:tcPr>
          <w:p w14:paraId="52B736F7" w14:textId="77777777" w:rsidR="007A1F44" w:rsidRPr="00977EA3" w:rsidRDefault="007A1F44" w:rsidP="00360123">
            <w:pPr>
              <w:pStyle w:val="TableEntry"/>
              <w:keepNext/>
              <w:rPr>
                <w:iCs/>
                <w:noProof w:val="0"/>
                <w:sz w:val="16"/>
              </w:rPr>
            </w:pPr>
            <w:proofErr w:type="spellStart"/>
            <w:r w:rsidRPr="00977EA3">
              <w:rPr>
                <w:iCs/>
                <w:noProof w:val="0"/>
                <w:sz w:val="16"/>
              </w:rPr>
              <w:t>UserIsRequestor</w:t>
            </w:r>
            <w:proofErr w:type="spellEnd"/>
          </w:p>
        </w:tc>
        <w:tc>
          <w:tcPr>
            <w:tcW w:w="630" w:type="dxa"/>
            <w:vAlign w:val="center"/>
          </w:tcPr>
          <w:p w14:paraId="59C486F5"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637A4E0D" w14:textId="77777777" w:rsidR="007A1F44" w:rsidRPr="00977EA3" w:rsidRDefault="007A1F44" w:rsidP="00360123">
            <w:pPr>
              <w:pStyle w:val="TableEntry"/>
              <w:keepNext/>
              <w:rPr>
                <w:iCs/>
                <w:noProof w:val="0"/>
                <w:sz w:val="16"/>
              </w:rPr>
            </w:pPr>
            <w:r w:rsidRPr="00977EA3">
              <w:rPr>
                <w:iCs/>
                <w:noProof w:val="0"/>
                <w:sz w:val="16"/>
              </w:rPr>
              <w:t>“false”</w:t>
            </w:r>
          </w:p>
        </w:tc>
      </w:tr>
      <w:tr w:rsidR="007A1F44" w:rsidRPr="00977EA3" w14:paraId="157F0AB2" w14:textId="77777777">
        <w:trPr>
          <w:cantSplit/>
        </w:trPr>
        <w:tc>
          <w:tcPr>
            <w:tcW w:w="1548" w:type="dxa"/>
            <w:vMerge/>
            <w:textDirection w:val="btLr"/>
            <w:vAlign w:val="center"/>
          </w:tcPr>
          <w:p w14:paraId="3E335446" w14:textId="77777777" w:rsidR="007A1F44" w:rsidRPr="00977EA3" w:rsidRDefault="007A1F44" w:rsidP="00360123">
            <w:pPr>
              <w:pStyle w:val="TableLabel"/>
              <w:rPr>
                <w:noProof w:val="0"/>
                <w:sz w:val="16"/>
              </w:rPr>
            </w:pPr>
          </w:p>
        </w:tc>
        <w:tc>
          <w:tcPr>
            <w:tcW w:w="2520" w:type="dxa"/>
            <w:vAlign w:val="center"/>
          </w:tcPr>
          <w:p w14:paraId="5234CEFB" w14:textId="77777777" w:rsidR="007A1F44" w:rsidRPr="00977EA3" w:rsidRDefault="007A1F44" w:rsidP="00360123">
            <w:pPr>
              <w:pStyle w:val="TableEntry"/>
              <w:keepNext/>
              <w:rPr>
                <w:noProof w:val="0"/>
                <w:sz w:val="16"/>
              </w:rPr>
            </w:pPr>
            <w:proofErr w:type="spellStart"/>
            <w:r w:rsidRPr="00977EA3">
              <w:rPr>
                <w:noProof w:val="0"/>
                <w:sz w:val="16"/>
              </w:rPr>
              <w:t>RoleIDCode</w:t>
            </w:r>
            <w:proofErr w:type="spellEnd"/>
          </w:p>
        </w:tc>
        <w:tc>
          <w:tcPr>
            <w:tcW w:w="630" w:type="dxa"/>
            <w:vAlign w:val="center"/>
          </w:tcPr>
          <w:p w14:paraId="4EF54CF2"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3395D0FB" w14:textId="77777777" w:rsidR="007A1F44" w:rsidRPr="00977EA3" w:rsidRDefault="007A1F44" w:rsidP="00360123">
            <w:pPr>
              <w:pStyle w:val="TableEntry"/>
              <w:keepNext/>
              <w:rPr>
                <w:noProof w:val="0"/>
                <w:sz w:val="16"/>
              </w:rPr>
            </w:pPr>
            <w:r w:rsidRPr="00977EA3">
              <w:rPr>
                <w:noProof w:val="0"/>
                <w:sz w:val="16"/>
              </w:rPr>
              <w:t>EV(110152, DCM, “Destination”)</w:t>
            </w:r>
          </w:p>
        </w:tc>
      </w:tr>
      <w:tr w:rsidR="007A1F44" w:rsidRPr="00977EA3" w14:paraId="34C78BD9" w14:textId="77777777">
        <w:trPr>
          <w:cantSplit/>
        </w:trPr>
        <w:tc>
          <w:tcPr>
            <w:tcW w:w="1548" w:type="dxa"/>
            <w:vMerge/>
            <w:textDirection w:val="btLr"/>
            <w:vAlign w:val="center"/>
          </w:tcPr>
          <w:p w14:paraId="45CA1C84" w14:textId="77777777" w:rsidR="007A1F44" w:rsidRPr="00977EA3" w:rsidRDefault="007A1F44" w:rsidP="00360123">
            <w:pPr>
              <w:pStyle w:val="TableLabel"/>
              <w:rPr>
                <w:noProof w:val="0"/>
                <w:sz w:val="16"/>
              </w:rPr>
            </w:pPr>
          </w:p>
        </w:tc>
        <w:tc>
          <w:tcPr>
            <w:tcW w:w="2520" w:type="dxa"/>
            <w:vAlign w:val="center"/>
          </w:tcPr>
          <w:p w14:paraId="75B4C339" w14:textId="77777777" w:rsidR="007A1F44" w:rsidRPr="00977EA3" w:rsidRDefault="007A1F44" w:rsidP="00360123">
            <w:pPr>
              <w:pStyle w:val="TableEntry"/>
              <w:keepNext/>
              <w:rPr>
                <w:iCs/>
                <w:noProof w:val="0"/>
                <w:sz w:val="16"/>
              </w:rPr>
            </w:pPr>
            <w:proofErr w:type="spellStart"/>
            <w:r w:rsidRPr="00977EA3">
              <w:rPr>
                <w:iCs/>
                <w:noProof w:val="0"/>
                <w:sz w:val="16"/>
              </w:rPr>
              <w:t>NetworkAccessPointTypeCode</w:t>
            </w:r>
            <w:proofErr w:type="spellEnd"/>
          </w:p>
        </w:tc>
        <w:tc>
          <w:tcPr>
            <w:tcW w:w="630" w:type="dxa"/>
            <w:vAlign w:val="center"/>
          </w:tcPr>
          <w:p w14:paraId="32B268A7"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0165ADC2" w14:textId="77777777" w:rsidR="007A1F44" w:rsidRPr="00977EA3" w:rsidRDefault="007A1F44" w:rsidP="00360123">
            <w:pPr>
              <w:pStyle w:val="TableEntry"/>
              <w:keepNext/>
              <w:rPr>
                <w:noProof w:val="0"/>
                <w:sz w:val="16"/>
              </w:rPr>
            </w:pPr>
            <w:r w:rsidRPr="00977EA3">
              <w:rPr>
                <w:noProof w:val="0"/>
                <w:sz w:val="16"/>
              </w:rPr>
              <w:t>“1” for machine (DNS) name, “2” for IP address</w:t>
            </w:r>
          </w:p>
        </w:tc>
      </w:tr>
      <w:tr w:rsidR="007A1F44" w:rsidRPr="00977EA3" w14:paraId="35FF8A02" w14:textId="77777777" w:rsidTr="00D372D5">
        <w:trPr>
          <w:cantSplit/>
        </w:trPr>
        <w:tc>
          <w:tcPr>
            <w:tcW w:w="1548" w:type="dxa"/>
            <w:vMerge/>
            <w:textDirection w:val="btLr"/>
            <w:vAlign w:val="center"/>
          </w:tcPr>
          <w:p w14:paraId="664CC94A" w14:textId="77777777" w:rsidR="007A1F44" w:rsidRPr="00977EA3" w:rsidRDefault="007A1F44" w:rsidP="00360123">
            <w:pPr>
              <w:pStyle w:val="TableLabel"/>
              <w:rPr>
                <w:noProof w:val="0"/>
                <w:sz w:val="16"/>
              </w:rPr>
            </w:pPr>
          </w:p>
        </w:tc>
        <w:tc>
          <w:tcPr>
            <w:tcW w:w="2520" w:type="dxa"/>
            <w:vAlign w:val="center"/>
          </w:tcPr>
          <w:p w14:paraId="2AD30FD6" w14:textId="77777777" w:rsidR="007A1F44" w:rsidRPr="00977EA3" w:rsidRDefault="007A1F44" w:rsidP="00360123">
            <w:pPr>
              <w:pStyle w:val="TableEntry"/>
              <w:keepNext/>
              <w:rPr>
                <w:iCs/>
                <w:noProof w:val="0"/>
                <w:sz w:val="16"/>
              </w:rPr>
            </w:pPr>
            <w:proofErr w:type="spellStart"/>
            <w:r w:rsidRPr="00977EA3">
              <w:rPr>
                <w:iCs/>
                <w:noProof w:val="0"/>
                <w:sz w:val="16"/>
              </w:rPr>
              <w:t>NetworkAccessPointID</w:t>
            </w:r>
            <w:proofErr w:type="spellEnd"/>
          </w:p>
        </w:tc>
        <w:tc>
          <w:tcPr>
            <w:tcW w:w="630" w:type="dxa"/>
            <w:vAlign w:val="center"/>
          </w:tcPr>
          <w:p w14:paraId="7E134EC5"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45C1C717" w14:textId="77777777" w:rsidR="007A1F44" w:rsidRPr="00977EA3" w:rsidRDefault="007A1F44" w:rsidP="00360123">
            <w:pPr>
              <w:pStyle w:val="TableEntry"/>
              <w:keepNext/>
              <w:rPr>
                <w:noProof w:val="0"/>
                <w:sz w:val="16"/>
              </w:rPr>
            </w:pPr>
            <w:r w:rsidRPr="00977EA3">
              <w:rPr>
                <w:noProof w:val="0"/>
                <w:sz w:val="16"/>
              </w:rPr>
              <w:t>The machine name or IP address.</w:t>
            </w:r>
          </w:p>
        </w:tc>
      </w:tr>
    </w:tbl>
    <w:p w14:paraId="275E4199" w14:textId="77777777" w:rsidR="007A1F44" w:rsidRPr="00977EA3" w:rsidRDefault="007A1F44" w:rsidP="00360123"/>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7C9200B" w14:textId="77777777">
        <w:trPr>
          <w:cantSplit/>
        </w:trPr>
        <w:tc>
          <w:tcPr>
            <w:tcW w:w="1728" w:type="dxa"/>
            <w:vMerge w:val="restart"/>
          </w:tcPr>
          <w:p w14:paraId="6607605F" w14:textId="77777777" w:rsidR="007A1F44" w:rsidRPr="00977EA3" w:rsidRDefault="007A1F44" w:rsidP="00A063AC">
            <w:pPr>
              <w:pStyle w:val="TableEntryHeader"/>
              <w:rPr>
                <w:noProof w:val="0"/>
              </w:rPr>
            </w:pPr>
            <w:r w:rsidRPr="00977EA3">
              <w:rPr>
                <w:noProof w:val="0"/>
              </w:rPr>
              <w:lastRenderedPageBreak/>
              <w:t>Audit Source</w:t>
            </w:r>
          </w:p>
          <w:p w14:paraId="44091BE4"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2C7FCB94" w14:textId="77777777" w:rsidR="007A1F44" w:rsidRPr="00977EA3" w:rsidRDefault="007A1F44" w:rsidP="005130ED">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3DB1A6C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35750F1" w14:textId="77777777" w:rsidR="007A1F44" w:rsidRPr="00977EA3" w:rsidRDefault="00826C00"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494938CD" w14:textId="77777777">
        <w:trPr>
          <w:cantSplit/>
        </w:trPr>
        <w:tc>
          <w:tcPr>
            <w:tcW w:w="1728" w:type="dxa"/>
            <w:vMerge/>
            <w:textDirection w:val="btLr"/>
            <w:vAlign w:val="center"/>
          </w:tcPr>
          <w:p w14:paraId="69DF0E73" w14:textId="77777777" w:rsidR="007A1F44" w:rsidRPr="00977EA3" w:rsidRDefault="007A1F44" w:rsidP="005130ED">
            <w:pPr>
              <w:pStyle w:val="TableLabel"/>
              <w:rPr>
                <w:noProof w:val="0"/>
                <w:sz w:val="16"/>
              </w:rPr>
            </w:pPr>
          </w:p>
        </w:tc>
        <w:tc>
          <w:tcPr>
            <w:tcW w:w="2340" w:type="dxa"/>
            <w:vAlign w:val="center"/>
          </w:tcPr>
          <w:p w14:paraId="2D3A446B" w14:textId="77777777" w:rsidR="007A1F44" w:rsidRPr="00977EA3" w:rsidRDefault="007A1F44" w:rsidP="005130ED">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2F5F934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0A15BB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91490E6" w14:textId="77777777">
        <w:trPr>
          <w:cantSplit/>
        </w:trPr>
        <w:tc>
          <w:tcPr>
            <w:tcW w:w="1728" w:type="dxa"/>
            <w:vMerge/>
            <w:textDirection w:val="btLr"/>
            <w:vAlign w:val="center"/>
          </w:tcPr>
          <w:p w14:paraId="1914F3D5" w14:textId="77777777" w:rsidR="007A1F44" w:rsidRPr="00977EA3" w:rsidRDefault="007A1F44" w:rsidP="005130ED">
            <w:pPr>
              <w:pStyle w:val="TableLabel"/>
              <w:rPr>
                <w:noProof w:val="0"/>
                <w:sz w:val="16"/>
              </w:rPr>
            </w:pPr>
          </w:p>
        </w:tc>
        <w:tc>
          <w:tcPr>
            <w:tcW w:w="2340" w:type="dxa"/>
            <w:vAlign w:val="center"/>
          </w:tcPr>
          <w:p w14:paraId="53DAEBC6" w14:textId="77777777" w:rsidR="007A1F44" w:rsidRPr="00977EA3" w:rsidRDefault="007A1F44" w:rsidP="005130ED">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1093EA0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5856230" w14:textId="77777777" w:rsidR="007A1F44" w:rsidRPr="00977EA3" w:rsidRDefault="007A1F44" w:rsidP="00CD3D08">
            <w:pPr>
              <w:pStyle w:val="TableEntry"/>
              <w:rPr>
                <w:i/>
                <w:iCs/>
                <w:noProof w:val="0"/>
                <w:sz w:val="16"/>
              </w:rPr>
            </w:pPr>
            <w:r w:rsidRPr="00977EA3">
              <w:rPr>
                <w:i/>
                <w:iCs/>
                <w:noProof w:val="0"/>
                <w:sz w:val="16"/>
              </w:rPr>
              <w:t>not specialized</w:t>
            </w:r>
          </w:p>
        </w:tc>
      </w:tr>
    </w:tbl>
    <w:p w14:paraId="650789A4" w14:textId="77777777" w:rsidR="00826C00" w:rsidRPr="00977EA3"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980A9E4" w14:textId="77777777" w:rsidTr="00775340">
        <w:trPr>
          <w:cantSplit/>
        </w:trPr>
        <w:tc>
          <w:tcPr>
            <w:tcW w:w="1548" w:type="dxa"/>
            <w:vMerge w:val="restart"/>
          </w:tcPr>
          <w:p w14:paraId="6D383A5B" w14:textId="77777777" w:rsidR="007A1F44" w:rsidRPr="00977EA3" w:rsidRDefault="007A1F44" w:rsidP="00A063AC">
            <w:pPr>
              <w:pStyle w:val="TableEntryHeader"/>
              <w:rPr>
                <w:noProof w:val="0"/>
              </w:rPr>
            </w:pPr>
            <w:r w:rsidRPr="00977EA3">
              <w:rPr>
                <w:noProof w:val="0"/>
              </w:rPr>
              <w:t>Patient</w:t>
            </w:r>
          </w:p>
          <w:p w14:paraId="2123B6D6" w14:textId="77777777" w:rsidR="007A1F44" w:rsidRPr="00977EA3" w:rsidRDefault="007A1F44" w:rsidP="00D372D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7229FA4B"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4F74052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0F7B251"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E7FE4B0" w14:textId="77777777" w:rsidTr="00775340">
        <w:trPr>
          <w:cantSplit/>
        </w:trPr>
        <w:tc>
          <w:tcPr>
            <w:tcW w:w="1548" w:type="dxa"/>
            <w:vMerge/>
            <w:vAlign w:val="center"/>
          </w:tcPr>
          <w:p w14:paraId="480248D9" w14:textId="77777777" w:rsidR="007A1F44" w:rsidRPr="00977EA3" w:rsidRDefault="007A1F44" w:rsidP="005130ED">
            <w:pPr>
              <w:pStyle w:val="TableLabel"/>
              <w:rPr>
                <w:noProof w:val="0"/>
                <w:sz w:val="16"/>
              </w:rPr>
            </w:pPr>
          </w:p>
        </w:tc>
        <w:tc>
          <w:tcPr>
            <w:tcW w:w="2520" w:type="dxa"/>
            <w:vAlign w:val="center"/>
          </w:tcPr>
          <w:p w14:paraId="1AB18F71"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28D89707"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826AB22"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49929CF1" w14:textId="77777777" w:rsidTr="00775340">
        <w:trPr>
          <w:cantSplit/>
        </w:trPr>
        <w:tc>
          <w:tcPr>
            <w:tcW w:w="1548" w:type="dxa"/>
            <w:vMerge/>
            <w:vAlign w:val="center"/>
          </w:tcPr>
          <w:p w14:paraId="2B74E34B" w14:textId="77777777" w:rsidR="007A1F44" w:rsidRPr="00977EA3" w:rsidRDefault="007A1F44" w:rsidP="005130ED">
            <w:pPr>
              <w:pStyle w:val="TableLabel"/>
              <w:rPr>
                <w:noProof w:val="0"/>
                <w:sz w:val="16"/>
              </w:rPr>
            </w:pPr>
          </w:p>
        </w:tc>
        <w:tc>
          <w:tcPr>
            <w:tcW w:w="2520" w:type="dxa"/>
            <w:vAlign w:val="center"/>
          </w:tcPr>
          <w:p w14:paraId="3E40864B"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4C6CC11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3395586"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AF38389" w14:textId="77777777" w:rsidTr="00775340">
        <w:trPr>
          <w:cantSplit/>
        </w:trPr>
        <w:tc>
          <w:tcPr>
            <w:tcW w:w="1548" w:type="dxa"/>
            <w:vMerge/>
            <w:vAlign w:val="center"/>
          </w:tcPr>
          <w:p w14:paraId="189BAA4A" w14:textId="77777777" w:rsidR="007A1F44" w:rsidRPr="00977EA3" w:rsidRDefault="007A1F44" w:rsidP="005130ED">
            <w:pPr>
              <w:pStyle w:val="TableLabel"/>
              <w:rPr>
                <w:noProof w:val="0"/>
                <w:sz w:val="16"/>
              </w:rPr>
            </w:pPr>
          </w:p>
        </w:tc>
        <w:tc>
          <w:tcPr>
            <w:tcW w:w="2520" w:type="dxa"/>
            <w:vAlign w:val="center"/>
          </w:tcPr>
          <w:p w14:paraId="26E0901B" w14:textId="77777777" w:rsidR="007A1F44" w:rsidRPr="00977EA3" w:rsidRDefault="007A1F44" w:rsidP="005130ED">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100530A1"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32275BA4"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09D18C2E" w14:textId="77777777" w:rsidTr="00775340">
        <w:trPr>
          <w:cantSplit/>
        </w:trPr>
        <w:tc>
          <w:tcPr>
            <w:tcW w:w="1548" w:type="dxa"/>
            <w:vMerge/>
            <w:vAlign w:val="center"/>
          </w:tcPr>
          <w:p w14:paraId="5B09FA41" w14:textId="77777777" w:rsidR="007A1F44" w:rsidRPr="00977EA3" w:rsidRDefault="007A1F44" w:rsidP="005130ED">
            <w:pPr>
              <w:pStyle w:val="TableLabel"/>
              <w:rPr>
                <w:noProof w:val="0"/>
                <w:sz w:val="16"/>
              </w:rPr>
            </w:pPr>
          </w:p>
        </w:tc>
        <w:tc>
          <w:tcPr>
            <w:tcW w:w="2520" w:type="dxa"/>
            <w:vAlign w:val="center"/>
          </w:tcPr>
          <w:p w14:paraId="28D28780"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2FA504F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8BBDB1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230EB50" w14:textId="77777777" w:rsidTr="00775340">
        <w:trPr>
          <w:cantSplit/>
        </w:trPr>
        <w:tc>
          <w:tcPr>
            <w:tcW w:w="1548" w:type="dxa"/>
            <w:vMerge/>
            <w:vAlign w:val="center"/>
          </w:tcPr>
          <w:p w14:paraId="46FB6D5E" w14:textId="77777777" w:rsidR="007A1F44" w:rsidRPr="00977EA3" w:rsidRDefault="007A1F44" w:rsidP="005130ED">
            <w:pPr>
              <w:pStyle w:val="AppendixHeading3"/>
              <w:rPr>
                <w:noProof w:val="0"/>
                <w:sz w:val="16"/>
              </w:rPr>
            </w:pPr>
            <w:bookmarkStart w:id="1599" w:name="_Toc398544291"/>
            <w:bookmarkEnd w:id="1599"/>
          </w:p>
        </w:tc>
        <w:tc>
          <w:tcPr>
            <w:tcW w:w="2520" w:type="dxa"/>
            <w:vAlign w:val="center"/>
          </w:tcPr>
          <w:p w14:paraId="369F92E1"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22D2928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034B7E17" w14:textId="77777777" w:rsidR="007A1F44" w:rsidRPr="00977EA3" w:rsidRDefault="007A1F44" w:rsidP="005130ED">
            <w:pPr>
              <w:pStyle w:val="TableEntry"/>
              <w:rPr>
                <w:iCs/>
                <w:noProof w:val="0"/>
                <w:sz w:val="16"/>
              </w:rPr>
            </w:pPr>
            <w:r w:rsidRPr="00977EA3">
              <w:rPr>
                <w:iCs/>
                <w:noProof w:val="0"/>
                <w:sz w:val="16"/>
              </w:rPr>
              <w:t xml:space="preserve">The patient ID in HL7 CX format. </w:t>
            </w:r>
          </w:p>
        </w:tc>
      </w:tr>
      <w:tr w:rsidR="007A1F44" w:rsidRPr="00977EA3" w14:paraId="2E73163C" w14:textId="77777777" w:rsidTr="00775340">
        <w:trPr>
          <w:cantSplit/>
        </w:trPr>
        <w:tc>
          <w:tcPr>
            <w:tcW w:w="1548" w:type="dxa"/>
            <w:vMerge/>
            <w:vAlign w:val="center"/>
          </w:tcPr>
          <w:p w14:paraId="29BFFCF6" w14:textId="77777777" w:rsidR="007A1F44" w:rsidRPr="00977EA3" w:rsidRDefault="007A1F44" w:rsidP="005130ED">
            <w:pPr>
              <w:pStyle w:val="TableLabel"/>
              <w:rPr>
                <w:noProof w:val="0"/>
                <w:sz w:val="16"/>
              </w:rPr>
            </w:pPr>
          </w:p>
        </w:tc>
        <w:tc>
          <w:tcPr>
            <w:tcW w:w="2520" w:type="dxa"/>
            <w:vAlign w:val="center"/>
          </w:tcPr>
          <w:p w14:paraId="455829E0"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624B57A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F6DB2D8"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96E9A4F" w14:textId="77777777" w:rsidTr="00775340">
        <w:trPr>
          <w:cantSplit/>
        </w:trPr>
        <w:tc>
          <w:tcPr>
            <w:tcW w:w="1548" w:type="dxa"/>
            <w:vMerge/>
            <w:vAlign w:val="center"/>
          </w:tcPr>
          <w:p w14:paraId="1028C8C0" w14:textId="77777777" w:rsidR="007A1F44" w:rsidRPr="00977EA3" w:rsidRDefault="007A1F44" w:rsidP="005130ED">
            <w:pPr>
              <w:pStyle w:val="AppendixHeading3"/>
              <w:rPr>
                <w:noProof w:val="0"/>
                <w:sz w:val="16"/>
              </w:rPr>
            </w:pPr>
            <w:bookmarkStart w:id="1600" w:name="_Toc398544292"/>
            <w:bookmarkEnd w:id="1600"/>
          </w:p>
        </w:tc>
        <w:tc>
          <w:tcPr>
            <w:tcW w:w="2520" w:type="dxa"/>
            <w:vAlign w:val="center"/>
          </w:tcPr>
          <w:p w14:paraId="07AA3622"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27EB7BA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FF3DCE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C7B0B7E" w14:textId="77777777" w:rsidTr="00775340">
        <w:trPr>
          <w:cantSplit/>
        </w:trPr>
        <w:tc>
          <w:tcPr>
            <w:tcW w:w="1548" w:type="dxa"/>
            <w:vMerge/>
            <w:vAlign w:val="center"/>
          </w:tcPr>
          <w:p w14:paraId="43227D00" w14:textId="77777777" w:rsidR="007A1F44" w:rsidRPr="00977EA3" w:rsidRDefault="007A1F44" w:rsidP="005130ED">
            <w:pPr>
              <w:pStyle w:val="TableLabel"/>
              <w:rPr>
                <w:noProof w:val="0"/>
                <w:sz w:val="16"/>
              </w:rPr>
            </w:pPr>
          </w:p>
        </w:tc>
        <w:tc>
          <w:tcPr>
            <w:tcW w:w="2520" w:type="dxa"/>
            <w:vAlign w:val="center"/>
          </w:tcPr>
          <w:p w14:paraId="1D223A99" w14:textId="77777777" w:rsidR="007A1F44" w:rsidRPr="00977EA3" w:rsidRDefault="007A1F44" w:rsidP="005130ED">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452ED20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3B42B6" w14:textId="77777777" w:rsidR="007A1F44" w:rsidRPr="00977EA3" w:rsidRDefault="007A1F44" w:rsidP="005130ED">
            <w:pPr>
              <w:pStyle w:val="TableEntry"/>
              <w:rPr>
                <w:noProof w:val="0"/>
                <w:sz w:val="16"/>
              </w:rPr>
            </w:pPr>
            <w:r w:rsidRPr="00977EA3">
              <w:rPr>
                <w:i/>
                <w:iCs/>
                <w:noProof w:val="0"/>
                <w:sz w:val="16"/>
              </w:rPr>
              <w:t>not specialized</w:t>
            </w:r>
          </w:p>
        </w:tc>
      </w:tr>
    </w:tbl>
    <w:p w14:paraId="4774D6A3"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620CE54" w14:textId="77777777" w:rsidTr="00D372D5">
        <w:trPr>
          <w:cantSplit/>
        </w:trPr>
        <w:tc>
          <w:tcPr>
            <w:tcW w:w="1548" w:type="dxa"/>
            <w:vMerge w:val="restart"/>
          </w:tcPr>
          <w:p w14:paraId="685AFA69" w14:textId="77777777" w:rsidR="007A1F44" w:rsidRPr="00977EA3" w:rsidRDefault="007A1F44" w:rsidP="00A063AC">
            <w:pPr>
              <w:pStyle w:val="TableEntryHeader"/>
              <w:rPr>
                <w:noProof w:val="0"/>
              </w:rPr>
            </w:pPr>
            <w:r w:rsidRPr="00977EA3">
              <w:rPr>
                <w:noProof w:val="0"/>
              </w:rPr>
              <w:t xml:space="preserve">Submission Set </w:t>
            </w:r>
          </w:p>
          <w:p w14:paraId="05458E20" w14:textId="77777777" w:rsidR="007A1F44" w:rsidRPr="00977EA3" w:rsidRDefault="007A1F44" w:rsidP="00D372D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586A1E64"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7A1CC81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D349ABB"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1BFF8B9E" w14:textId="77777777">
        <w:trPr>
          <w:cantSplit/>
        </w:trPr>
        <w:tc>
          <w:tcPr>
            <w:tcW w:w="1548" w:type="dxa"/>
            <w:vMerge/>
            <w:vAlign w:val="center"/>
          </w:tcPr>
          <w:p w14:paraId="5398308D" w14:textId="77777777" w:rsidR="007A1F44" w:rsidRPr="00977EA3" w:rsidRDefault="007A1F44" w:rsidP="005130ED">
            <w:pPr>
              <w:pStyle w:val="TableLabel"/>
              <w:rPr>
                <w:noProof w:val="0"/>
                <w:sz w:val="16"/>
              </w:rPr>
            </w:pPr>
          </w:p>
        </w:tc>
        <w:tc>
          <w:tcPr>
            <w:tcW w:w="2520" w:type="dxa"/>
            <w:vAlign w:val="center"/>
          </w:tcPr>
          <w:p w14:paraId="108B685E"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4F2F9B2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05F885F"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338E48C4" w14:textId="77777777">
        <w:trPr>
          <w:cantSplit/>
        </w:trPr>
        <w:tc>
          <w:tcPr>
            <w:tcW w:w="1548" w:type="dxa"/>
            <w:vMerge/>
            <w:vAlign w:val="center"/>
          </w:tcPr>
          <w:p w14:paraId="359BDD7A" w14:textId="77777777" w:rsidR="007A1F44" w:rsidRPr="00977EA3" w:rsidRDefault="007A1F44" w:rsidP="005130ED">
            <w:pPr>
              <w:pStyle w:val="TableLabel"/>
              <w:rPr>
                <w:noProof w:val="0"/>
                <w:sz w:val="16"/>
              </w:rPr>
            </w:pPr>
          </w:p>
        </w:tc>
        <w:tc>
          <w:tcPr>
            <w:tcW w:w="2520" w:type="dxa"/>
            <w:vAlign w:val="center"/>
          </w:tcPr>
          <w:p w14:paraId="378C6A30"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20D2774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535947D"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1975F99" w14:textId="77777777">
        <w:trPr>
          <w:cantSplit/>
        </w:trPr>
        <w:tc>
          <w:tcPr>
            <w:tcW w:w="1548" w:type="dxa"/>
            <w:vMerge/>
            <w:vAlign w:val="center"/>
          </w:tcPr>
          <w:p w14:paraId="748A5A5F" w14:textId="77777777" w:rsidR="007A1F44" w:rsidRPr="00977EA3" w:rsidRDefault="007A1F44" w:rsidP="005130ED">
            <w:pPr>
              <w:pStyle w:val="TableLabel"/>
              <w:rPr>
                <w:noProof w:val="0"/>
                <w:sz w:val="16"/>
              </w:rPr>
            </w:pPr>
          </w:p>
        </w:tc>
        <w:tc>
          <w:tcPr>
            <w:tcW w:w="2520" w:type="dxa"/>
            <w:vAlign w:val="center"/>
          </w:tcPr>
          <w:p w14:paraId="7AB9E02D" w14:textId="77777777" w:rsidR="007A1F44" w:rsidRPr="00977EA3" w:rsidRDefault="007A1F44" w:rsidP="005130ED">
            <w:pPr>
              <w:pStyle w:val="TableEntry"/>
              <w:rPr>
                <w:noProof w:val="0"/>
                <w:sz w:val="16"/>
              </w:rPr>
            </w:pPr>
            <w:proofErr w:type="spellStart"/>
            <w:r w:rsidRPr="00977EA3">
              <w:rPr>
                <w:noProof w:val="0"/>
                <w:sz w:val="16"/>
              </w:rPr>
              <w:t>ParticipantObjectIDTypeCode</w:t>
            </w:r>
            <w:proofErr w:type="spellEnd"/>
          </w:p>
        </w:tc>
        <w:tc>
          <w:tcPr>
            <w:tcW w:w="630" w:type="dxa"/>
            <w:vAlign w:val="center"/>
          </w:tcPr>
          <w:p w14:paraId="47DA0D5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33DB6B8" w14:textId="77777777" w:rsidR="007A1F44" w:rsidRPr="00977EA3" w:rsidRDefault="007A1F44" w:rsidP="005130ED">
            <w:pPr>
              <w:pStyle w:val="TableEntry"/>
              <w:rPr>
                <w:noProof w:val="0"/>
                <w:sz w:val="16"/>
              </w:rPr>
            </w:pPr>
            <w:r w:rsidRPr="00977EA3">
              <w:rPr>
                <w:noProof w:val="0"/>
                <w:sz w:val="16"/>
              </w:rPr>
              <w:t xml:space="preserve">EV(“urn:uuid:a54d6aa5-d40d-43f9-88c5-b4633d873bdd”, “IHE XDS Metadata”, “submission set </w:t>
            </w:r>
            <w:proofErr w:type="spellStart"/>
            <w:r w:rsidRPr="00977EA3">
              <w:rPr>
                <w:noProof w:val="0"/>
                <w:sz w:val="16"/>
              </w:rPr>
              <w:t>classificationNode</w:t>
            </w:r>
            <w:proofErr w:type="spellEnd"/>
            <w:r w:rsidRPr="00977EA3">
              <w:rPr>
                <w:noProof w:val="0"/>
                <w:sz w:val="16"/>
              </w:rPr>
              <w:t>”)</w:t>
            </w:r>
          </w:p>
        </w:tc>
      </w:tr>
      <w:tr w:rsidR="007A1F44" w:rsidRPr="00977EA3" w14:paraId="74C195CF" w14:textId="77777777">
        <w:trPr>
          <w:cantSplit/>
        </w:trPr>
        <w:tc>
          <w:tcPr>
            <w:tcW w:w="1548" w:type="dxa"/>
            <w:vMerge/>
            <w:vAlign w:val="center"/>
          </w:tcPr>
          <w:p w14:paraId="673B579B" w14:textId="77777777" w:rsidR="007A1F44" w:rsidRPr="00977EA3" w:rsidRDefault="007A1F44" w:rsidP="005130ED">
            <w:pPr>
              <w:pStyle w:val="TableLabel"/>
              <w:rPr>
                <w:noProof w:val="0"/>
                <w:sz w:val="16"/>
              </w:rPr>
            </w:pPr>
          </w:p>
        </w:tc>
        <w:tc>
          <w:tcPr>
            <w:tcW w:w="2520" w:type="dxa"/>
            <w:vAlign w:val="center"/>
          </w:tcPr>
          <w:p w14:paraId="6A9CCC25"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1C50846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7F5336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79AFF7E" w14:textId="77777777">
        <w:trPr>
          <w:cantSplit/>
        </w:trPr>
        <w:tc>
          <w:tcPr>
            <w:tcW w:w="1548" w:type="dxa"/>
            <w:vMerge/>
            <w:vAlign w:val="center"/>
          </w:tcPr>
          <w:p w14:paraId="419D2A86" w14:textId="77777777" w:rsidR="007A1F44" w:rsidRPr="00977EA3" w:rsidRDefault="007A1F44" w:rsidP="005130ED">
            <w:pPr>
              <w:pStyle w:val="AppendixHeading3"/>
              <w:rPr>
                <w:noProof w:val="0"/>
                <w:sz w:val="16"/>
              </w:rPr>
            </w:pPr>
            <w:bookmarkStart w:id="1601" w:name="_Toc398544293"/>
            <w:bookmarkEnd w:id="1601"/>
          </w:p>
        </w:tc>
        <w:tc>
          <w:tcPr>
            <w:tcW w:w="2520" w:type="dxa"/>
            <w:vAlign w:val="center"/>
          </w:tcPr>
          <w:p w14:paraId="45752820"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3A913E79"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7116828B" w14:textId="77777777" w:rsidR="007A1F44" w:rsidRPr="00977EA3" w:rsidRDefault="007A1F44" w:rsidP="005130ED">
            <w:pPr>
              <w:pStyle w:val="TableEntry"/>
              <w:rPr>
                <w:iCs/>
                <w:noProof w:val="0"/>
                <w:sz w:val="16"/>
              </w:rPr>
            </w:pPr>
            <w:r w:rsidRPr="00977EA3">
              <w:rPr>
                <w:iCs/>
                <w:noProof w:val="0"/>
                <w:sz w:val="16"/>
              </w:rPr>
              <w:t xml:space="preserve">The </w:t>
            </w:r>
            <w:proofErr w:type="spellStart"/>
            <w:r w:rsidRPr="00977EA3">
              <w:rPr>
                <w:iCs/>
                <w:noProof w:val="0"/>
                <w:sz w:val="16"/>
              </w:rPr>
              <w:t>submissionSet</w:t>
            </w:r>
            <w:proofErr w:type="spellEnd"/>
            <w:r w:rsidRPr="00977EA3">
              <w:rPr>
                <w:iCs/>
                <w:noProof w:val="0"/>
                <w:sz w:val="16"/>
              </w:rPr>
              <w:t xml:space="preserve"> unique ID</w:t>
            </w:r>
          </w:p>
        </w:tc>
      </w:tr>
      <w:tr w:rsidR="007A1F44" w:rsidRPr="00977EA3" w14:paraId="4E46F6B6" w14:textId="77777777">
        <w:trPr>
          <w:cantSplit/>
        </w:trPr>
        <w:tc>
          <w:tcPr>
            <w:tcW w:w="1548" w:type="dxa"/>
            <w:vMerge/>
            <w:vAlign w:val="center"/>
          </w:tcPr>
          <w:p w14:paraId="604834F3" w14:textId="77777777" w:rsidR="007A1F44" w:rsidRPr="00977EA3" w:rsidRDefault="007A1F44" w:rsidP="005130ED">
            <w:pPr>
              <w:pStyle w:val="TableLabel"/>
              <w:rPr>
                <w:noProof w:val="0"/>
                <w:sz w:val="16"/>
              </w:rPr>
            </w:pPr>
          </w:p>
        </w:tc>
        <w:tc>
          <w:tcPr>
            <w:tcW w:w="2520" w:type="dxa"/>
            <w:vAlign w:val="center"/>
          </w:tcPr>
          <w:p w14:paraId="4D24469D"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03B5C3F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F2A8BED"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A617E60" w14:textId="77777777">
        <w:trPr>
          <w:cantSplit/>
        </w:trPr>
        <w:tc>
          <w:tcPr>
            <w:tcW w:w="1548" w:type="dxa"/>
            <w:vMerge/>
            <w:vAlign w:val="center"/>
          </w:tcPr>
          <w:p w14:paraId="13738873" w14:textId="77777777" w:rsidR="007A1F44" w:rsidRPr="00977EA3" w:rsidRDefault="007A1F44" w:rsidP="005130ED">
            <w:pPr>
              <w:pStyle w:val="AppendixHeading3"/>
              <w:rPr>
                <w:noProof w:val="0"/>
                <w:sz w:val="16"/>
              </w:rPr>
            </w:pPr>
            <w:bookmarkStart w:id="1602" w:name="_Toc398544294"/>
            <w:bookmarkEnd w:id="1602"/>
          </w:p>
        </w:tc>
        <w:tc>
          <w:tcPr>
            <w:tcW w:w="2520" w:type="dxa"/>
            <w:vAlign w:val="center"/>
          </w:tcPr>
          <w:p w14:paraId="52465F92"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70CD3BE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C80F5C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AC71FDD" w14:textId="77777777">
        <w:trPr>
          <w:cantSplit/>
        </w:trPr>
        <w:tc>
          <w:tcPr>
            <w:tcW w:w="1548" w:type="dxa"/>
            <w:vMerge/>
            <w:vAlign w:val="center"/>
          </w:tcPr>
          <w:p w14:paraId="193A13BA" w14:textId="77777777" w:rsidR="007A1F44" w:rsidRPr="00977EA3" w:rsidRDefault="007A1F44" w:rsidP="005130ED">
            <w:pPr>
              <w:pStyle w:val="TableLabel"/>
              <w:rPr>
                <w:noProof w:val="0"/>
                <w:sz w:val="16"/>
              </w:rPr>
            </w:pPr>
          </w:p>
        </w:tc>
        <w:tc>
          <w:tcPr>
            <w:tcW w:w="2520" w:type="dxa"/>
            <w:vAlign w:val="center"/>
          </w:tcPr>
          <w:p w14:paraId="64137ACB" w14:textId="77777777" w:rsidR="007A1F44" w:rsidRPr="00977EA3" w:rsidRDefault="007A1F44" w:rsidP="005130ED">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5A5AAEB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3EE5F33" w14:textId="77777777" w:rsidR="007A1F44" w:rsidRPr="00977EA3" w:rsidRDefault="007A1F44" w:rsidP="005130ED">
            <w:pPr>
              <w:pStyle w:val="TableEntry"/>
              <w:rPr>
                <w:noProof w:val="0"/>
                <w:sz w:val="16"/>
              </w:rPr>
            </w:pPr>
            <w:r w:rsidRPr="00977EA3">
              <w:rPr>
                <w:i/>
                <w:iCs/>
                <w:noProof w:val="0"/>
                <w:sz w:val="16"/>
              </w:rPr>
              <w:t>not specialized</w:t>
            </w:r>
          </w:p>
        </w:tc>
      </w:tr>
    </w:tbl>
    <w:p w14:paraId="541E302F" w14:textId="77777777" w:rsidR="007A1F44" w:rsidRPr="00977EA3" w:rsidRDefault="007A1F44" w:rsidP="00D569DA">
      <w:pPr>
        <w:pStyle w:val="Corpotesto"/>
      </w:pPr>
    </w:p>
    <w:p w14:paraId="252B5F2E" w14:textId="77777777" w:rsidR="007A1F44" w:rsidRPr="00977EA3" w:rsidRDefault="007A1F44" w:rsidP="002F771C">
      <w:pPr>
        <w:pStyle w:val="Titolo2"/>
        <w:numPr>
          <w:ilvl w:val="0"/>
          <w:numId w:val="0"/>
        </w:numPr>
        <w:tabs>
          <w:tab w:val="clear" w:pos="2160"/>
        </w:tabs>
        <w:rPr>
          <w:noProof w:val="0"/>
        </w:rPr>
      </w:pPr>
      <w:bookmarkStart w:id="1603" w:name="_Toc210805579"/>
      <w:bookmarkStart w:id="1604" w:name="_Toc210805580"/>
      <w:bookmarkStart w:id="1605" w:name="_Toc214434041"/>
      <w:bookmarkStart w:id="1606" w:name="_Toc214436962"/>
      <w:bookmarkStart w:id="1607" w:name="_Toc214437407"/>
      <w:bookmarkStart w:id="1608" w:name="_Toc214437723"/>
      <w:bookmarkStart w:id="1609" w:name="_Toc214457199"/>
      <w:bookmarkStart w:id="1610" w:name="_Toc214461312"/>
      <w:bookmarkStart w:id="1611" w:name="_Toc214462933"/>
      <w:bookmarkStart w:id="1612" w:name="_Toc237238714"/>
      <w:bookmarkEnd w:id="1603"/>
      <w:r w:rsidRPr="00977EA3">
        <w:rPr>
          <w:noProof w:val="0"/>
        </w:rPr>
        <w:br w:type="page"/>
      </w:r>
      <w:bookmarkStart w:id="1613" w:name="_Toc398544295"/>
      <w:bookmarkStart w:id="1614" w:name="_Toc398717965"/>
      <w:bookmarkStart w:id="1615" w:name="_Toc518634566"/>
      <w:r w:rsidRPr="00977EA3">
        <w:rPr>
          <w:noProof w:val="0"/>
        </w:rPr>
        <w:lastRenderedPageBreak/>
        <w:t>3.42</w:t>
      </w:r>
      <w:r w:rsidRPr="00977EA3">
        <w:rPr>
          <w:noProof w:val="0"/>
        </w:rPr>
        <w:tab/>
        <w:t>Register Document Set-b</w:t>
      </w:r>
      <w:bookmarkEnd w:id="1604"/>
      <w:bookmarkEnd w:id="1605"/>
      <w:bookmarkEnd w:id="1606"/>
      <w:bookmarkEnd w:id="1607"/>
      <w:bookmarkEnd w:id="1608"/>
      <w:bookmarkEnd w:id="1609"/>
      <w:bookmarkEnd w:id="1610"/>
      <w:bookmarkEnd w:id="1611"/>
      <w:bookmarkEnd w:id="1612"/>
      <w:bookmarkEnd w:id="1613"/>
      <w:bookmarkEnd w:id="1614"/>
      <w:r w:rsidR="00903C21" w:rsidRPr="00977EA3">
        <w:rPr>
          <w:noProof w:val="0"/>
        </w:rPr>
        <w:t xml:space="preserve"> [ITI-42]</w:t>
      </w:r>
      <w:bookmarkEnd w:id="1615"/>
    </w:p>
    <w:p w14:paraId="0BEF34F7" w14:textId="14696163" w:rsidR="00B40E30" w:rsidRPr="00977EA3" w:rsidRDefault="00B40E30" w:rsidP="00B40E30">
      <w:bookmarkStart w:id="1616" w:name="_Toc80450192"/>
      <w:bookmarkStart w:id="1617" w:name="_Toc80454073"/>
      <w:r w:rsidRPr="00977EA3">
        <w:t xml:space="preserve">This section corresponds to </w:t>
      </w:r>
      <w:r w:rsidR="00EC3194">
        <w:t>t</w:t>
      </w:r>
      <w:r w:rsidRPr="00977EA3">
        <w:t>ransaction [ITI-42] of the IHE IT Infrastructure Technical Framework. Register Document Set-b is used to register a set of document-associated metadata.</w:t>
      </w:r>
    </w:p>
    <w:p w14:paraId="72CFA59E" w14:textId="77777777" w:rsidR="00B40E30" w:rsidRPr="00977EA3" w:rsidRDefault="00B40E30" w:rsidP="00B40E30">
      <w:pPr>
        <w:pStyle w:val="Titolo3"/>
        <w:numPr>
          <w:ilvl w:val="0"/>
          <w:numId w:val="0"/>
        </w:numPr>
        <w:rPr>
          <w:noProof w:val="0"/>
        </w:rPr>
      </w:pPr>
      <w:bookmarkStart w:id="1618" w:name="_Toc399173374"/>
      <w:bookmarkStart w:id="1619" w:name="_Toc437857628"/>
      <w:bookmarkStart w:id="1620" w:name="_Toc518634567"/>
      <w:r w:rsidRPr="00977EA3">
        <w:rPr>
          <w:noProof w:val="0"/>
        </w:rPr>
        <w:t>3.42.1 Scope</w:t>
      </w:r>
      <w:bookmarkEnd w:id="1618"/>
      <w:bookmarkEnd w:id="1619"/>
      <w:bookmarkEnd w:id="1620"/>
    </w:p>
    <w:p w14:paraId="23119FF4" w14:textId="5CF96C2D" w:rsidR="00B40E30" w:rsidRPr="00977EA3" w:rsidRDefault="00B40E30" w:rsidP="00B40E30">
      <w:pPr>
        <w:pStyle w:val="Corpotesto"/>
      </w:pPr>
      <w:r w:rsidRPr="00977EA3">
        <w:t xml:space="preserve">The Register Document Set-b transaction passes a Document Submission Request (see ITI TF-3: 4.2.1.5) from a Content Sender to a Content Receiver. </w:t>
      </w:r>
    </w:p>
    <w:p w14:paraId="7632095C" w14:textId="77777777" w:rsidR="00B40E30" w:rsidRPr="00977EA3" w:rsidRDefault="00B40E30" w:rsidP="00B40E30">
      <w:pPr>
        <w:pStyle w:val="Titolo3"/>
        <w:numPr>
          <w:ilvl w:val="0"/>
          <w:numId w:val="0"/>
        </w:numPr>
        <w:rPr>
          <w:noProof w:val="0"/>
        </w:rPr>
      </w:pPr>
      <w:bookmarkStart w:id="1621" w:name="_Toc399173375"/>
      <w:bookmarkStart w:id="1622" w:name="_Toc437857629"/>
      <w:bookmarkStart w:id="1623" w:name="_Toc518634568"/>
      <w:r w:rsidRPr="00977EA3">
        <w:rPr>
          <w:noProof w:val="0"/>
        </w:rPr>
        <w:t>3.42.2 Actor Roles</w:t>
      </w:r>
      <w:bookmarkEnd w:id="1621"/>
      <w:bookmarkEnd w:id="1622"/>
      <w:bookmarkEnd w:id="1623"/>
    </w:p>
    <w:p w14:paraId="63FFB226" w14:textId="67B7F0A8" w:rsidR="00B40E30" w:rsidRPr="00977EA3" w:rsidRDefault="00B40E30" w:rsidP="00B40E30">
      <w:pPr>
        <w:pStyle w:val="Corpotesto"/>
      </w:pPr>
      <w:r w:rsidRPr="00977EA3">
        <w:t xml:space="preserve">The </w:t>
      </w:r>
      <w:r w:rsidR="001249C9" w:rsidRPr="00977EA3">
        <w:t>r</w:t>
      </w:r>
      <w:r w:rsidRPr="00977EA3">
        <w:t>oles in this transaction are defined in the following table and may be played by the actors shown here:</w:t>
      </w:r>
    </w:p>
    <w:p w14:paraId="63623558" w14:textId="77777777" w:rsidR="00B40E30" w:rsidRPr="00977EA3" w:rsidRDefault="00B40E30" w:rsidP="00B40E30">
      <w:pPr>
        <w:pStyle w:val="TableTitle"/>
        <w:rPr>
          <w:noProof w:val="0"/>
        </w:rPr>
      </w:pPr>
      <w:r w:rsidRPr="00977EA3">
        <w:rPr>
          <w:noProof w:val="0"/>
        </w:rPr>
        <w:t>Table 3.42.2-1: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977EA3" w14:paraId="66CEEF02" w14:textId="77777777" w:rsidTr="00B40E30">
        <w:tc>
          <w:tcPr>
            <w:tcW w:w="1818" w:type="dxa"/>
            <w:shd w:val="clear" w:color="auto" w:fill="auto"/>
          </w:tcPr>
          <w:p w14:paraId="49A54D21" w14:textId="77777777" w:rsidR="00B40E30" w:rsidRPr="00977EA3" w:rsidRDefault="00B40E30" w:rsidP="00B40E30">
            <w:pPr>
              <w:pStyle w:val="Corpotesto"/>
              <w:rPr>
                <w:b/>
              </w:rPr>
            </w:pPr>
            <w:r w:rsidRPr="00977EA3">
              <w:rPr>
                <w:b/>
                <w:iCs/>
              </w:rPr>
              <w:t>Role:</w:t>
            </w:r>
          </w:p>
        </w:tc>
        <w:tc>
          <w:tcPr>
            <w:tcW w:w="7758" w:type="dxa"/>
            <w:shd w:val="clear" w:color="auto" w:fill="auto"/>
          </w:tcPr>
          <w:p w14:paraId="658CD4DC" w14:textId="169855F8" w:rsidR="00B40E30" w:rsidRPr="00977EA3" w:rsidRDefault="00B40E30" w:rsidP="00CE1E72">
            <w:pPr>
              <w:pStyle w:val="Corpotesto"/>
              <w:rPr>
                <w:i/>
              </w:rPr>
            </w:pPr>
            <w:r w:rsidRPr="00977EA3">
              <w:rPr>
                <w:b/>
              </w:rPr>
              <w:t>Content Sender</w:t>
            </w:r>
            <w:r w:rsidRPr="00977EA3">
              <w:t>: A system that submits a document metadata to a Content Receiver.</w:t>
            </w:r>
          </w:p>
        </w:tc>
      </w:tr>
      <w:tr w:rsidR="00B40E30" w:rsidRPr="00977EA3" w14:paraId="1A6654BE" w14:textId="77777777" w:rsidTr="00B40E30">
        <w:tc>
          <w:tcPr>
            <w:tcW w:w="1818" w:type="dxa"/>
            <w:shd w:val="clear" w:color="auto" w:fill="auto"/>
          </w:tcPr>
          <w:p w14:paraId="2BB41FEE" w14:textId="77777777" w:rsidR="00B40E30" w:rsidRPr="00977EA3" w:rsidRDefault="00B40E30" w:rsidP="00B40E30">
            <w:pPr>
              <w:pStyle w:val="Corpotesto"/>
              <w:rPr>
                <w:b/>
              </w:rPr>
            </w:pPr>
            <w:r w:rsidRPr="00977EA3">
              <w:rPr>
                <w:b/>
              </w:rPr>
              <w:t>Actor(s):</w:t>
            </w:r>
          </w:p>
        </w:tc>
        <w:tc>
          <w:tcPr>
            <w:tcW w:w="7758" w:type="dxa"/>
            <w:shd w:val="clear" w:color="auto" w:fill="auto"/>
          </w:tcPr>
          <w:p w14:paraId="3839BF22" w14:textId="6D26C503" w:rsidR="00B40E30" w:rsidRPr="00977EA3" w:rsidRDefault="00B40E30" w:rsidP="00022B42">
            <w:pPr>
              <w:pStyle w:val="Corpotesto"/>
              <w:rPr>
                <w:i/>
              </w:rPr>
            </w:pPr>
            <w:r w:rsidRPr="00977EA3">
              <w:t>The following actors may play the role of Content Sender:</w:t>
            </w:r>
            <w:r w:rsidRPr="00977EA3">
              <w:br/>
              <w:t>Document Repository, Integrated Document Source/Repository</w:t>
            </w:r>
          </w:p>
        </w:tc>
      </w:tr>
      <w:tr w:rsidR="00B40E30" w:rsidRPr="00977EA3" w14:paraId="3C544C57" w14:textId="77777777" w:rsidTr="00B40E30">
        <w:tc>
          <w:tcPr>
            <w:tcW w:w="1818" w:type="dxa"/>
            <w:shd w:val="clear" w:color="auto" w:fill="auto"/>
          </w:tcPr>
          <w:p w14:paraId="62CDCB3F" w14:textId="77777777" w:rsidR="00B40E30" w:rsidRPr="00977EA3" w:rsidRDefault="00B40E30" w:rsidP="00B40E30">
            <w:pPr>
              <w:pStyle w:val="Corpotesto"/>
              <w:rPr>
                <w:b/>
              </w:rPr>
            </w:pPr>
            <w:r w:rsidRPr="00977EA3">
              <w:rPr>
                <w:b/>
              </w:rPr>
              <w:t>Role:</w:t>
            </w:r>
          </w:p>
        </w:tc>
        <w:tc>
          <w:tcPr>
            <w:tcW w:w="7758" w:type="dxa"/>
            <w:shd w:val="clear" w:color="auto" w:fill="auto"/>
          </w:tcPr>
          <w:p w14:paraId="0BFB2202" w14:textId="77777777" w:rsidR="00B40E30" w:rsidRPr="00977EA3" w:rsidRDefault="00B40E30" w:rsidP="00B40E30">
            <w:pPr>
              <w:pStyle w:val="Corpotesto"/>
              <w:rPr>
                <w:i/>
              </w:rPr>
            </w:pPr>
            <w:r w:rsidRPr="00977EA3">
              <w:rPr>
                <w:b/>
              </w:rPr>
              <w:t>Content Receiver</w:t>
            </w:r>
            <w:r w:rsidRPr="00977EA3">
              <w:t xml:space="preserve">: A system that receives document metadata. </w:t>
            </w:r>
          </w:p>
        </w:tc>
      </w:tr>
      <w:tr w:rsidR="00B40E30" w:rsidRPr="00977EA3" w14:paraId="47C13BE3" w14:textId="77777777" w:rsidTr="00B40E30">
        <w:tc>
          <w:tcPr>
            <w:tcW w:w="1818" w:type="dxa"/>
            <w:shd w:val="clear" w:color="auto" w:fill="auto"/>
          </w:tcPr>
          <w:p w14:paraId="0901867E" w14:textId="77777777" w:rsidR="00B40E30" w:rsidRPr="00977EA3" w:rsidRDefault="00B40E30" w:rsidP="00B40E30">
            <w:pPr>
              <w:pStyle w:val="Corpotesto"/>
              <w:rPr>
                <w:b/>
              </w:rPr>
            </w:pPr>
            <w:r w:rsidRPr="00977EA3">
              <w:rPr>
                <w:b/>
              </w:rPr>
              <w:t>Actor(s):</w:t>
            </w:r>
          </w:p>
        </w:tc>
        <w:tc>
          <w:tcPr>
            <w:tcW w:w="7758" w:type="dxa"/>
            <w:shd w:val="clear" w:color="auto" w:fill="auto"/>
          </w:tcPr>
          <w:p w14:paraId="5101A91A" w14:textId="38878A1B" w:rsidR="00B40E30" w:rsidRPr="00977EA3" w:rsidRDefault="00B40E30" w:rsidP="00022B42">
            <w:pPr>
              <w:pStyle w:val="Corpotesto"/>
              <w:rPr>
                <w:i/>
              </w:rPr>
            </w:pPr>
            <w:r w:rsidRPr="00977EA3">
              <w:t>The following actors may play the role of Content Receiver:</w:t>
            </w:r>
            <w:r w:rsidRPr="00977EA3">
              <w:br/>
              <w:t>Document Registry</w:t>
            </w:r>
          </w:p>
        </w:tc>
      </w:tr>
    </w:tbl>
    <w:p w14:paraId="5B234D74" w14:textId="77777777" w:rsidR="00B40E30" w:rsidRPr="00977EA3" w:rsidRDefault="00B40E30" w:rsidP="00B40E30">
      <w:pPr>
        <w:pStyle w:val="Corpotesto"/>
      </w:pPr>
    </w:p>
    <w:p w14:paraId="745F3ABF" w14:textId="77777777" w:rsidR="00B40E30" w:rsidRPr="00977EA3" w:rsidRDefault="00B40E30" w:rsidP="00B40E30">
      <w:pPr>
        <w:pStyle w:val="Corpotesto"/>
      </w:pPr>
      <w:r w:rsidRPr="00977EA3">
        <w:t>Transaction text specifies behavior for each Role. The behavior of specific Actors may also be specified when it goes beyond that of the general Role.</w:t>
      </w:r>
    </w:p>
    <w:p w14:paraId="045DA8E7" w14:textId="77777777" w:rsidR="00B40E30" w:rsidRPr="00977EA3" w:rsidRDefault="00B40E30" w:rsidP="00B40E30">
      <w:pPr>
        <w:pStyle w:val="Titolo3"/>
        <w:numPr>
          <w:ilvl w:val="0"/>
          <w:numId w:val="0"/>
        </w:numPr>
        <w:rPr>
          <w:noProof w:val="0"/>
        </w:rPr>
      </w:pPr>
      <w:bookmarkStart w:id="1624" w:name="_Toc399173376"/>
      <w:bookmarkStart w:id="1625" w:name="_Toc437857630"/>
      <w:bookmarkStart w:id="1626" w:name="_Toc518634569"/>
      <w:r w:rsidRPr="00977EA3">
        <w:rPr>
          <w:noProof w:val="0"/>
        </w:rPr>
        <w:t>3.42.3 Referenced Standards</w:t>
      </w:r>
      <w:bookmarkEnd w:id="1624"/>
      <w:bookmarkEnd w:id="1625"/>
      <w:bookmarkEnd w:id="1626"/>
    </w:p>
    <w:p w14:paraId="18254E9B" w14:textId="77777777" w:rsidR="00B40E30" w:rsidRPr="00977EA3" w:rsidRDefault="00B40E30" w:rsidP="00B40E30">
      <w:pPr>
        <w:pStyle w:val="Corpotes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7927"/>
      </w:tblGrid>
      <w:tr w:rsidR="00B40E30" w:rsidRPr="00977EA3" w14:paraId="7A70C805" w14:textId="77777777" w:rsidTr="00B40E30">
        <w:trPr>
          <w:cantSplit/>
          <w:jc w:val="center"/>
        </w:trPr>
        <w:tc>
          <w:tcPr>
            <w:tcW w:w="1423" w:type="dxa"/>
          </w:tcPr>
          <w:p w14:paraId="6A455BFC" w14:textId="77777777" w:rsidR="00B40E30" w:rsidRPr="00977EA3" w:rsidRDefault="00B40E30" w:rsidP="00B40E30">
            <w:pPr>
              <w:pStyle w:val="TableEntry"/>
              <w:rPr>
                <w:noProof w:val="0"/>
              </w:rPr>
            </w:pPr>
            <w:proofErr w:type="spellStart"/>
            <w:r w:rsidRPr="00977EA3">
              <w:rPr>
                <w:noProof w:val="0"/>
              </w:rPr>
              <w:t>ebRIM</w:t>
            </w:r>
            <w:proofErr w:type="spellEnd"/>
          </w:p>
        </w:tc>
        <w:tc>
          <w:tcPr>
            <w:tcW w:w="7927" w:type="dxa"/>
          </w:tcPr>
          <w:p w14:paraId="01E6BDEC" w14:textId="77777777" w:rsidR="00B40E30" w:rsidRPr="00977EA3" w:rsidRDefault="00B40E30" w:rsidP="00B40E30">
            <w:pPr>
              <w:pStyle w:val="TableEntry"/>
              <w:rPr>
                <w:noProof w:val="0"/>
              </w:rPr>
            </w:pPr>
            <w:r w:rsidRPr="00977EA3">
              <w:rPr>
                <w:noProof w:val="0"/>
              </w:rPr>
              <w:t>OASIS/</w:t>
            </w:r>
            <w:proofErr w:type="spellStart"/>
            <w:r w:rsidRPr="00977EA3">
              <w:rPr>
                <w:noProof w:val="0"/>
              </w:rPr>
              <w:t>ebXML</w:t>
            </w:r>
            <w:proofErr w:type="spellEnd"/>
            <w:r w:rsidRPr="00977EA3">
              <w:rPr>
                <w:noProof w:val="0"/>
              </w:rPr>
              <w:t xml:space="preserve"> Registry Information Model v3.0</w:t>
            </w:r>
          </w:p>
          <w:p w14:paraId="0C10C561" w14:textId="77777777" w:rsidR="00B40E30" w:rsidRPr="00977EA3" w:rsidRDefault="00B40E30" w:rsidP="00B40E30">
            <w:pPr>
              <w:pStyle w:val="TableEntry"/>
              <w:rPr>
                <w:noProof w:val="0"/>
              </w:rPr>
            </w:pPr>
            <w:r w:rsidRPr="00977EA3">
              <w:rPr>
                <w:noProof w:val="0"/>
              </w:rPr>
              <w:t xml:space="preserve">This model defines the types of metadata and content that can be stored in an </w:t>
            </w:r>
            <w:proofErr w:type="spellStart"/>
            <w:r w:rsidRPr="00977EA3">
              <w:rPr>
                <w:noProof w:val="0"/>
              </w:rPr>
              <w:t>ebXML</w:t>
            </w:r>
            <w:proofErr w:type="spellEnd"/>
            <w:r w:rsidRPr="00977EA3">
              <w:rPr>
                <w:noProof w:val="0"/>
              </w:rPr>
              <w:t xml:space="preserve"> Registry, a basis for and subset of Document Sharing metadata.</w:t>
            </w:r>
          </w:p>
        </w:tc>
      </w:tr>
      <w:tr w:rsidR="00B40E30" w:rsidRPr="00977EA3" w14:paraId="24D79877" w14:textId="77777777" w:rsidTr="00B40E30">
        <w:trPr>
          <w:cantSplit/>
          <w:jc w:val="center"/>
        </w:trPr>
        <w:tc>
          <w:tcPr>
            <w:tcW w:w="1423" w:type="dxa"/>
          </w:tcPr>
          <w:p w14:paraId="53B657F9" w14:textId="77777777" w:rsidR="00B40E30" w:rsidRPr="00977EA3" w:rsidRDefault="00B40E30" w:rsidP="00B40E30">
            <w:pPr>
              <w:pStyle w:val="TableEntry"/>
              <w:rPr>
                <w:noProof w:val="0"/>
              </w:rPr>
            </w:pPr>
            <w:proofErr w:type="spellStart"/>
            <w:r w:rsidRPr="00977EA3">
              <w:rPr>
                <w:noProof w:val="0"/>
              </w:rPr>
              <w:t>ebRS</w:t>
            </w:r>
            <w:proofErr w:type="spellEnd"/>
          </w:p>
        </w:tc>
        <w:tc>
          <w:tcPr>
            <w:tcW w:w="7927" w:type="dxa"/>
          </w:tcPr>
          <w:p w14:paraId="1559D93B" w14:textId="77777777" w:rsidR="00B40E30" w:rsidRPr="00977EA3" w:rsidRDefault="00B40E30" w:rsidP="00B40E30">
            <w:pPr>
              <w:pStyle w:val="TableEntry"/>
              <w:rPr>
                <w:noProof w:val="0"/>
              </w:rPr>
            </w:pPr>
            <w:r w:rsidRPr="00977EA3">
              <w:rPr>
                <w:noProof w:val="0"/>
              </w:rPr>
              <w:t>OASIS/</w:t>
            </w:r>
            <w:proofErr w:type="spellStart"/>
            <w:r w:rsidRPr="00977EA3">
              <w:rPr>
                <w:noProof w:val="0"/>
              </w:rPr>
              <w:t>ebXML</w:t>
            </w:r>
            <w:proofErr w:type="spellEnd"/>
            <w:r w:rsidRPr="00977EA3">
              <w:rPr>
                <w:noProof w:val="0"/>
              </w:rPr>
              <w:t xml:space="preserve"> Registry Services Specifications v3.0</w:t>
            </w:r>
          </w:p>
          <w:p w14:paraId="32EF63E2" w14:textId="77777777" w:rsidR="00B40E30" w:rsidRPr="00977EA3" w:rsidRDefault="00B40E30" w:rsidP="00B40E30">
            <w:pPr>
              <w:pStyle w:val="TableEntry"/>
              <w:rPr>
                <w:noProof w:val="0"/>
              </w:rPr>
            </w:pPr>
            <w:r w:rsidRPr="00977EA3">
              <w:rPr>
                <w:noProof w:val="0"/>
              </w:rPr>
              <w:t xml:space="preserve">This defines the services and protocols for an </w:t>
            </w:r>
            <w:proofErr w:type="spellStart"/>
            <w:r w:rsidRPr="00977EA3">
              <w:rPr>
                <w:noProof w:val="0"/>
              </w:rPr>
              <w:t>ebXML</w:t>
            </w:r>
            <w:proofErr w:type="spellEnd"/>
            <w:r w:rsidRPr="00977EA3">
              <w:rPr>
                <w:noProof w:val="0"/>
              </w:rPr>
              <w:t xml:space="preserve"> Registry, used as the basis for the XDS Document Registry</w:t>
            </w:r>
          </w:p>
        </w:tc>
      </w:tr>
      <w:tr w:rsidR="00B40E30" w:rsidRPr="00977EA3" w14:paraId="2E44F18E" w14:textId="77777777" w:rsidTr="00B40E30">
        <w:trPr>
          <w:cantSplit/>
          <w:jc w:val="center"/>
        </w:trPr>
        <w:tc>
          <w:tcPr>
            <w:tcW w:w="1423" w:type="dxa"/>
          </w:tcPr>
          <w:p w14:paraId="7E00CC04" w14:textId="77777777" w:rsidR="00B40E30" w:rsidRPr="00977EA3" w:rsidRDefault="00B40E30" w:rsidP="00B40E30">
            <w:pPr>
              <w:pStyle w:val="TableEntry"/>
              <w:rPr>
                <w:noProof w:val="0"/>
              </w:rPr>
            </w:pPr>
            <w:r w:rsidRPr="00977EA3">
              <w:rPr>
                <w:noProof w:val="0"/>
              </w:rPr>
              <w:t>HL7V2</w:t>
            </w:r>
          </w:p>
        </w:tc>
        <w:tc>
          <w:tcPr>
            <w:tcW w:w="7927" w:type="dxa"/>
          </w:tcPr>
          <w:p w14:paraId="7F9FBDE5" w14:textId="77777777" w:rsidR="00B40E30" w:rsidRPr="00977EA3" w:rsidRDefault="00B40E30" w:rsidP="00B40E30">
            <w:pPr>
              <w:pStyle w:val="TableEntry"/>
              <w:rPr>
                <w:noProof w:val="0"/>
              </w:rPr>
            </w:pPr>
            <w:r w:rsidRPr="00977EA3">
              <w:rPr>
                <w:noProof w:val="0"/>
              </w:rPr>
              <w:t>HL7 Version 2.5</w:t>
            </w:r>
          </w:p>
        </w:tc>
      </w:tr>
      <w:tr w:rsidR="00B40E30" w:rsidRPr="00977EA3" w14:paraId="13AC68D2" w14:textId="77777777" w:rsidTr="00B40E30">
        <w:trPr>
          <w:cantSplit/>
          <w:jc w:val="center"/>
        </w:trPr>
        <w:tc>
          <w:tcPr>
            <w:tcW w:w="9350" w:type="dxa"/>
            <w:gridSpan w:val="2"/>
          </w:tcPr>
          <w:p w14:paraId="25F395B3" w14:textId="77777777" w:rsidR="00B40E30" w:rsidRPr="00977EA3" w:rsidRDefault="00B40E30" w:rsidP="00B40E30">
            <w:pPr>
              <w:pStyle w:val="TableEntry"/>
              <w:rPr>
                <w:noProof w:val="0"/>
              </w:rPr>
            </w:pPr>
            <w:r w:rsidRPr="00977EA3">
              <w:rPr>
                <w:noProof w:val="0"/>
              </w:rPr>
              <w:t>See ITI TF-2x: Appendix V for other referenced standards for SOAP encoding.</w:t>
            </w:r>
          </w:p>
          <w:p w14:paraId="277D798A" w14:textId="5468B7BF" w:rsidR="00B40E30" w:rsidRPr="00977EA3" w:rsidRDefault="00B40E30" w:rsidP="00FA20C2">
            <w:pPr>
              <w:pStyle w:val="TableEntry"/>
              <w:rPr>
                <w:noProof w:val="0"/>
              </w:rPr>
            </w:pPr>
            <w:r w:rsidRPr="00977EA3">
              <w:rPr>
                <w:noProof w:val="0"/>
              </w:rPr>
              <w:t>See ITI TF-3: 4.2 for other referenced standards for metadata element encoding.</w:t>
            </w:r>
          </w:p>
        </w:tc>
      </w:tr>
    </w:tbl>
    <w:p w14:paraId="583DF0EB" w14:textId="77777777" w:rsidR="00B40E30" w:rsidRPr="00977EA3" w:rsidRDefault="00B40E30" w:rsidP="00B40E30">
      <w:pPr>
        <w:pStyle w:val="Titolo3"/>
        <w:numPr>
          <w:ilvl w:val="0"/>
          <w:numId w:val="0"/>
        </w:numPr>
        <w:rPr>
          <w:noProof w:val="0"/>
        </w:rPr>
      </w:pPr>
      <w:bookmarkStart w:id="1627" w:name="_Toc399173377"/>
      <w:bookmarkStart w:id="1628" w:name="_Toc437857631"/>
      <w:bookmarkStart w:id="1629" w:name="_Toc518634570"/>
      <w:r w:rsidRPr="00977EA3">
        <w:rPr>
          <w:noProof w:val="0"/>
        </w:rPr>
        <w:t>3.42.4 Interaction Diagram</w:t>
      </w:r>
      <w:bookmarkEnd w:id="1627"/>
      <w:bookmarkEnd w:id="1628"/>
      <w:bookmarkEnd w:id="1629"/>
    </w:p>
    <w:p w14:paraId="5B503CCA" w14:textId="77777777" w:rsidR="00B40E30" w:rsidRPr="00977EA3" w:rsidRDefault="00B40E30" w:rsidP="00B40E30"/>
    <w:bookmarkStart w:id="1630" w:name="_MON_1485945773"/>
    <w:bookmarkEnd w:id="1630"/>
    <w:p w14:paraId="3038EDEC" w14:textId="77777777" w:rsidR="00B40E30" w:rsidRPr="00977EA3" w:rsidRDefault="002E21BE" w:rsidP="00B40E30">
      <w:pPr>
        <w:pStyle w:val="Corpotesto"/>
        <w:jc w:val="center"/>
      </w:pPr>
      <w:r w:rsidRPr="00977EA3">
        <w:rPr>
          <w:noProof/>
        </w:rPr>
        <w:object w:dxaOrig="8640" w:dyaOrig="3110" w14:anchorId="55F0CDE6">
          <v:shape id="_x0000_i1053" type="#_x0000_t75" alt="" style="width:6in;height:155.25pt;mso-width-percent:0;mso-height-percent:0;mso-width-percent:0;mso-height-percent:0" o:ole="">
            <v:imagedata r:id="rId107" o:title=""/>
          </v:shape>
          <o:OLEObject Type="Embed" ProgID="Word.Picture.8" ShapeID="_x0000_i1053" DrawAspect="Content" ObjectID="_1620110877" r:id="rId108"/>
        </w:object>
      </w:r>
    </w:p>
    <w:p w14:paraId="130C36BA" w14:textId="77777777" w:rsidR="00B40E30" w:rsidRPr="00977EA3" w:rsidRDefault="00B40E30" w:rsidP="00B40E30">
      <w:pPr>
        <w:pStyle w:val="Corpotesto"/>
      </w:pPr>
    </w:p>
    <w:p w14:paraId="569C35B1" w14:textId="77777777" w:rsidR="00B40E30" w:rsidRPr="00977EA3" w:rsidRDefault="00B40E30" w:rsidP="00B40E30">
      <w:pPr>
        <w:pStyle w:val="Titolo4"/>
        <w:numPr>
          <w:ilvl w:val="0"/>
          <w:numId w:val="0"/>
        </w:numPr>
        <w:rPr>
          <w:noProof w:val="0"/>
        </w:rPr>
      </w:pPr>
      <w:bookmarkStart w:id="1631" w:name="_Toc437857632"/>
      <w:r w:rsidRPr="00977EA3">
        <w:rPr>
          <w:noProof w:val="0"/>
        </w:rPr>
        <w:t>3.42.4.1 Register Document Set-b Request</w:t>
      </w:r>
      <w:bookmarkEnd w:id="1631"/>
      <w:r w:rsidRPr="00977EA3">
        <w:rPr>
          <w:noProof w:val="0"/>
        </w:rPr>
        <w:t xml:space="preserve"> </w:t>
      </w:r>
    </w:p>
    <w:p w14:paraId="41C4A303" w14:textId="505E0D2D" w:rsidR="00B40E30" w:rsidRPr="00977EA3" w:rsidRDefault="00B40E30" w:rsidP="00B40E30">
      <w:pPr>
        <w:pStyle w:val="Corpotesto"/>
      </w:pPr>
      <w:r w:rsidRPr="00977EA3">
        <w:t>The Register Document Set-b Request message is used to register patient-specific healthcare documents through the use of metadata. Metadata enables the receiver to process the content of the message programmatically, without needing to understand the format or contents of the documents. For more details about metadata in the context of Document Sharing, see ITI TF-3:4.</w:t>
      </w:r>
    </w:p>
    <w:p w14:paraId="2FAE9085" w14:textId="77777777" w:rsidR="00B40E30" w:rsidRPr="00977EA3" w:rsidRDefault="00B40E30" w:rsidP="00B40E30">
      <w:pPr>
        <w:pStyle w:val="Corpotesto"/>
      </w:pPr>
      <w:r w:rsidRPr="00977EA3">
        <w:t>The Content Sender sends metadata for a set of documents to the Content Receiver.</w:t>
      </w:r>
    </w:p>
    <w:p w14:paraId="56EAFD68" w14:textId="77777777" w:rsidR="00B40E30" w:rsidRPr="00977EA3" w:rsidRDefault="00B40E30" w:rsidP="00B40E30">
      <w:pPr>
        <w:pStyle w:val="Titolo5"/>
        <w:numPr>
          <w:ilvl w:val="0"/>
          <w:numId w:val="0"/>
        </w:numPr>
        <w:rPr>
          <w:noProof w:val="0"/>
        </w:rPr>
      </w:pPr>
      <w:r w:rsidRPr="00977EA3">
        <w:rPr>
          <w:noProof w:val="0"/>
        </w:rPr>
        <w:t>3.42.4.1.1 Trigger Events</w:t>
      </w:r>
    </w:p>
    <w:p w14:paraId="56A04B6D" w14:textId="77777777" w:rsidR="007456CC" w:rsidRPr="00977EA3" w:rsidRDefault="00B40E30" w:rsidP="00070C70">
      <w:pPr>
        <w:pStyle w:val="Corpotesto"/>
      </w:pPr>
      <w:r w:rsidRPr="00977EA3">
        <w:t>The Register Document Set-b Request message is triggered when a Content Sender wants to register metadata for a set of documents it holds. These documents may have been stored in the Document Repository by a Document Source (using the Provide and Register Document Set-b transaction [ITI-41]) or generated internally by an Integrated Document Source/Repository.</w:t>
      </w:r>
      <w:r w:rsidR="00070C70" w:rsidRPr="00977EA3">
        <w:t xml:space="preserve"> </w:t>
      </w:r>
    </w:p>
    <w:p w14:paraId="10085660" w14:textId="072CB393" w:rsidR="00B40E30" w:rsidRPr="00977EA3" w:rsidRDefault="00070C70" w:rsidP="00070C70">
      <w:pPr>
        <w:pStyle w:val="Corpotesto"/>
      </w:pPr>
      <w:r w:rsidRPr="00977EA3">
        <w:rPr>
          <w:rStyle w:val="InsertText"/>
          <w:b w:val="0"/>
          <w:u w:val="none"/>
        </w:rPr>
        <w:t>If an Integrated Do</w:t>
      </w:r>
      <w:r w:rsidR="007456CC" w:rsidRPr="00977EA3">
        <w:rPr>
          <w:rStyle w:val="InsertText"/>
          <w:b w:val="0"/>
          <w:u w:val="none"/>
        </w:rPr>
        <w:t>cument Source/Repository support</w:t>
      </w:r>
      <w:r w:rsidRPr="00977EA3">
        <w:rPr>
          <w:rStyle w:val="InsertText"/>
          <w:b w:val="0"/>
          <w:u w:val="none"/>
        </w:rPr>
        <w:t>s the Delayed Document Assembly Option and is registering a Stable Document Entry with size=0</w:t>
      </w:r>
      <w:r w:rsidR="001D2D69" w:rsidRPr="00977EA3">
        <w:rPr>
          <w:rStyle w:val="InsertText"/>
          <w:b w:val="0"/>
          <w:u w:val="none"/>
        </w:rPr>
        <w:t>,</w:t>
      </w:r>
      <w:r w:rsidRPr="00977EA3">
        <w:rPr>
          <w:rStyle w:val="InsertText"/>
          <w:b w:val="0"/>
          <w:u w:val="none"/>
        </w:rPr>
        <w:t xml:space="preserve"> it shall internally mark the document contents that will be assembled if a Retrieve Document Set [ITI-43] transaction is received containing the </w:t>
      </w:r>
      <w:proofErr w:type="spellStart"/>
      <w:r w:rsidRPr="00977EA3">
        <w:rPr>
          <w:rStyle w:val="InsertText"/>
          <w:b w:val="0"/>
          <w:u w:val="none"/>
        </w:rPr>
        <w:t>uniqueID</w:t>
      </w:r>
      <w:proofErr w:type="spellEnd"/>
      <w:r w:rsidRPr="00977EA3">
        <w:rPr>
          <w:rStyle w:val="InsertText"/>
          <w:b w:val="0"/>
          <w:u w:val="none"/>
        </w:rPr>
        <w:t xml:space="preserve"> of the registered Stable Document Entry.</w:t>
      </w:r>
    </w:p>
    <w:p w14:paraId="2AE66151" w14:textId="77777777" w:rsidR="00B40E30" w:rsidRPr="00977EA3" w:rsidRDefault="00B40E30" w:rsidP="00B40E30">
      <w:pPr>
        <w:pStyle w:val="Titolo5"/>
        <w:numPr>
          <w:ilvl w:val="0"/>
          <w:numId w:val="0"/>
        </w:numPr>
        <w:rPr>
          <w:noProof w:val="0"/>
        </w:rPr>
      </w:pPr>
      <w:r w:rsidRPr="00977EA3">
        <w:rPr>
          <w:noProof w:val="0"/>
        </w:rPr>
        <w:t>3.42.4.1.2 Message Semantics</w:t>
      </w:r>
    </w:p>
    <w:p w14:paraId="63301BFE" w14:textId="78BC56E7" w:rsidR="00B40E30" w:rsidRPr="00977EA3" w:rsidRDefault="00B40E30" w:rsidP="00B40E30">
      <w:r w:rsidRPr="00977EA3">
        <w:t>The Register Document Set-b Request message shall use SOAP 1.2 and Simple SOAP</w:t>
      </w:r>
      <w:del w:id="1632" w:author="Gregorio Canal" w:date="2019-05-22T15:15:00Z">
        <w:r w:rsidRPr="00977EA3" w:rsidDel="00087DB0">
          <w:delText xml:space="preserve"> </w:delText>
        </w:r>
        <w:commentRangeStart w:id="1633"/>
        <w:r w:rsidRPr="00977EA3" w:rsidDel="00087DB0">
          <w:delText>(</w:delText>
        </w:r>
        <w:r w:rsidR="003C4586" w:rsidDel="00087DB0">
          <w:delText>s</w:delText>
        </w:r>
        <w:r w:rsidR="003C4586" w:rsidRPr="00977EA3" w:rsidDel="00087DB0">
          <w:delText xml:space="preserve">ee </w:delText>
        </w:r>
        <w:r w:rsidRPr="00977EA3" w:rsidDel="00087DB0">
          <w:delText>ITI TF-2x: V.8.1)</w:delText>
        </w:r>
      </w:del>
      <w:commentRangeEnd w:id="1633"/>
      <w:r w:rsidR="00087DB0">
        <w:rPr>
          <w:rStyle w:val="Rimandocommento"/>
        </w:rPr>
        <w:commentReference w:id="1633"/>
      </w:r>
      <w:r w:rsidRPr="00977EA3">
        <w:t>. Implementors of this transaction shall comply with all requirements described in: ITI TF-2x: Appendix V: Web Services for IHE Transactions.</w:t>
      </w:r>
    </w:p>
    <w:p w14:paraId="47AEC89F" w14:textId="237FF902" w:rsidR="00903C21" w:rsidRPr="00977EA3" w:rsidRDefault="00B40E30" w:rsidP="00B40E30">
      <w:r w:rsidRPr="00977EA3">
        <w:t>The Register Document Set-b Request message shall contain a Submission Request, as defined in ITI TF-3: 4.1.4.</w:t>
      </w:r>
    </w:p>
    <w:p w14:paraId="7F807E57" w14:textId="0E055862" w:rsidR="00CF3726" w:rsidRPr="00977EA3" w:rsidRDefault="00CF3726" w:rsidP="007456CC">
      <w:pPr>
        <w:pStyle w:val="Corpotesto"/>
        <w:rPr>
          <w:szCs w:val="24"/>
        </w:rPr>
      </w:pPr>
      <w:r w:rsidRPr="00977EA3">
        <w:rPr>
          <w:szCs w:val="24"/>
        </w:rPr>
        <w:t xml:space="preserve">If the </w:t>
      </w:r>
      <w:proofErr w:type="spellStart"/>
      <w:r w:rsidRPr="00977EA3">
        <w:rPr>
          <w:szCs w:val="24"/>
        </w:rPr>
        <w:t>associationType</w:t>
      </w:r>
      <w:proofErr w:type="spellEnd"/>
      <w:r w:rsidRPr="00977EA3">
        <w:rPr>
          <w:szCs w:val="24"/>
        </w:rPr>
        <w:t xml:space="preserve"> is RPLC, XFRM_RPLC, or </w:t>
      </w:r>
      <w:proofErr w:type="spellStart"/>
      <w:r w:rsidRPr="00977EA3">
        <w:rPr>
          <w:szCs w:val="24"/>
        </w:rPr>
        <w:t>IsSnapshotOf</w:t>
      </w:r>
      <w:proofErr w:type="spellEnd"/>
      <w:r w:rsidRPr="00977EA3">
        <w:rPr>
          <w:szCs w:val="24"/>
        </w:rPr>
        <w:t xml:space="preserve">, the </w:t>
      </w:r>
      <w:proofErr w:type="spellStart"/>
      <w:r w:rsidRPr="00977EA3">
        <w:rPr>
          <w:szCs w:val="24"/>
        </w:rPr>
        <w:t>targetObject</w:t>
      </w:r>
      <w:proofErr w:type="spellEnd"/>
      <w:r w:rsidRPr="00977EA3">
        <w:rPr>
          <w:szCs w:val="24"/>
        </w:rPr>
        <w:t xml:space="preserve"> of the Relationship Association in the Submission Request shall be a </w:t>
      </w:r>
      <w:proofErr w:type="spellStart"/>
      <w:r w:rsidRPr="00977EA3">
        <w:rPr>
          <w:szCs w:val="24"/>
        </w:rPr>
        <w:t>DocumentEntry</w:t>
      </w:r>
      <w:proofErr w:type="spellEnd"/>
      <w:r w:rsidRPr="00977EA3">
        <w:rPr>
          <w:szCs w:val="24"/>
        </w:rPr>
        <w:t xml:space="preserve"> already in the Document Registry.</w:t>
      </w:r>
    </w:p>
    <w:p w14:paraId="17536470" w14:textId="77777777" w:rsidR="00903C21" w:rsidRPr="00977EA3" w:rsidRDefault="00903C21" w:rsidP="00903C21">
      <w:r w:rsidRPr="00977EA3">
        <w:t xml:space="preserve">All </w:t>
      </w:r>
      <w:proofErr w:type="spellStart"/>
      <w:r w:rsidRPr="00977EA3">
        <w:t>DocumentEntry</w:t>
      </w:r>
      <w:proofErr w:type="spellEnd"/>
      <w:r w:rsidRPr="00977EA3">
        <w:t xml:space="preserve"> objects in this Submission Request shall be Stable </w:t>
      </w:r>
      <w:proofErr w:type="spellStart"/>
      <w:r w:rsidRPr="00977EA3">
        <w:t>DocumentEntry</w:t>
      </w:r>
      <w:proofErr w:type="spellEnd"/>
      <w:r w:rsidRPr="00977EA3">
        <w:t xml:space="preserve"> objects and, therefore, will not be On-Demand </w:t>
      </w:r>
      <w:proofErr w:type="spellStart"/>
      <w:r w:rsidRPr="00977EA3">
        <w:t>DocumentEntry</w:t>
      </w:r>
      <w:proofErr w:type="spellEnd"/>
      <w:r w:rsidRPr="00977EA3">
        <w:t xml:space="preserve"> objects. Associations included in the </w:t>
      </w:r>
      <w:r w:rsidRPr="00977EA3">
        <w:lastRenderedPageBreak/>
        <w:t xml:space="preserve">Submission Request may reference On-Demand </w:t>
      </w:r>
      <w:proofErr w:type="spellStart"/>
      <w:r w:rsidRPr="00977EA3">
        <w:t>DocumentEntry</w:t>
      </w:r>
      <w:proofErr w:type="spellEnd"/>
      <w:r w:rsidRPr="00977EA3">
        <w:t xml:space="preserve"> objects that have been registered previously.</w:t>
      </w:r>
    </w:p>
    <w:p w14:paraId="7540ED02" w14:textId="61B65E07" w:rsidR="00B40E30" w:rsidRPr="00977EA3" w:rsidRDefault="00B40E30" w:rsidP="00B40E30">
      <w:r w:rsidRPr="00977EA3">
        <w:t>See ITI TF-3:</w:t>
      </w:r>
      <w:r w:rsidR="00FA20C2" w:rsidRPr="00977EA3">
        <w:t xml:space="preserve"> </w:t>
      </w:r>
      <w:r w:rsidRPr="00977EA3">
        <w:t xml:space="preserve">4.2.1.4 for a description of the </w:t>
      </w:r>
      <w:proofErr w:type="spellStart"/>
      <w:r w:rsidRPr="00977EA3">
        <w:t>ebRS</w:t>
      </w:r>
      <w:proofErr w:type="spellEnd"/>
      <w:r w:rsidRPr="00977EA3">
        <w:t>/</w:t>
      </w:r>
      <w:proofErr w:type="spellStart"/>
      <w:r w:rsidRPr="00977EA3">
        <w:t>ebRIM</w:t>
      </w:r>
      <w:proofErr w:type="spellEnd"/>
      <w:r w:rsidRPr="00977EA3">
        <w:t xml:space="preserve"> representation of a Submission Request. The metadata requirements for this Submission Request are defined in ITI TF-3: 4.3.1.</w:t>
      </w:r>
    </w:p>
    <w:p w14:paraId="56D15B23" w14:textId="77777777" w:rsidR="00B40E30" w:rsidRPr="00977EA3" w:rsidRDefault="00B40E30" w:rsidP="00B40E30">
      <w:pPr>
        <w:pStyle w:val="Corpotesto"/>
      </w:pPr>
      <w:r w:rsidRPr="00977EA3">
        <w:t>A full example of document metadata submission can be found in ITI TF-2x: Appendix W.</w:t>
      </w:r>
    </w:p>
    <w:p w14:paraId="38A23FD5" w14:textId="77777777" w:rsidR="00B40E30" w:rsidRPr="00977EA3" w:rsidRDefault="00B40E30" w:rsidP="00B40E30">
      <w:pPr>
        <w:pStyle w:val="Corpotesto"/>
      </w:pPr>
      <w:r w:rsidRPr="00977EA3">
        <w:t xml:space="preserve">XML namespace prefixes used in text and in examples below are for informative purposes only and are documented in ITI TF-2x: Appendix V, Table </w:t>
      </w:r>
      <w:r w:rsidR="00903C21" w:rsidRPr="00977EA3">
        <w:t>V.</w:t>
      </w:r>
      <w:r w:rsidRPr="00977EA3">
        <w:t>2.4-1.</w:t>
      </w:r>
    </w:p>
    <w:p w14:paraId="43779A5B" w14:textId="77777777" w:rsidR="00B40E30" w:rsidRPr="00977EA3" w:rsidRDefault="00B40E30" w:rsidP="00B40E30">
      <w:pPr>
        <w:pStyle w:val="Corpotesto"/>
      </w:pPr>
      <w:r w:rsidRPr="00977EA3">
        <w:t>The requirements for the request message are:</w:t>
      </w:r>
    </w:p>
    <w:p w14:paraId="0EDE7313" w14:textId="7942C6FD" w:rsidR="00B40E30" w:rsidRPr="00977EA3" w:rsidRDefault="00B40E30" w:rsidP="003462A5">
      <w:pPr>
        <w:pStyle w:val="Puntoelenco2"/>
      </w:pPr>
      <w:r w:rsidRPr="00977EA3">
        <w:t>the &lt;</w:t>
      </w:r>
      <w:proofErr w:type="spellStart"/>
      <w:r w:rsidRPr="00977EA3">
        <w:t>wsa:Action</w:t>
      </w:r>
      <w:proofErr w:type="spellEnd"/>
      <w:r w:rsidRPr="00977EA3">
        <w:t>&gt; SOAP element shall contain the value urn:ihe:iti:2007:RegisterDocumentSet-b</w:t>
      </w:r>
    </w:p>
    <w:p w14:paraId="06F14F30" w14:textId="77777777" w:rsidR="00B40E30" w:rsidRPr="00977EA3" w:rsidRDefault="00B40E30" w:rsidP="003462A5">
      <w:pPr>
        <w:pStyle w:val="Puntoelenco2"/>
      </w:pPr>
      <w:r w:rsidRPr="00977EA3">
        <w:t>the &lt;soap12:Body&gt; shall contain one &lt;</w:t>
      </w:r>
      <w:proofErr w:type="spellStart"/>
      <w:r w:rsidRPr="00977EA3">
        <w:t>lcm:SubmitObjectsRequest</w:t>
      </w:r>
      <w:proofErr w:type="spellEnd"/>
      <w:r w:rsidRPr="00977EA3">
        <w:t>&gt; element representing the Submission Request (see ITI TF-3: 4.2.1.4 for details of expressing a Submission Request).</w:t>
      </w:r>
    </w:p>
    <w:p w14:paraId="72778926" w14:textId="77777777" w:rsidR="00B40E30" w:rsidRPr="00977EA3" w:rsidRDefault="00B40E30" w:rsidP="00B40E30">
      <w:pPr>
        <w:pStyle w:val="Corpotesto"/>
      </w:pPr>
      <w:r w:rsidRPr="00977EA3">
        <w:t>A full XML Schema Document for the XDS types is available online on the IHE FTP site, see ITI TF-2x: Appendix W.</w:t>
      </w:r>
    </w:p>
    <w:p w14:paraId="6ED57728" w14:textId="77777777" w:rsidR="00B40E30" w:rsidRPr="00977EA3" w:rsidRDefault="00B40E30" w:rsidP="00B40E30">
      <w:pPr>
        <w:pStyle w:val="Corpotesto"/>
      </w:pPr>
      <w:r w:rsidRPr="00977EA3">
        <w:t>Below is an example of the SOAP Body for a Register Document Set-b Request message</w:t>
      </w:r>
    </w:p>
    <w:p w14:paraId="0E491938" w14:textId="77777777" w:rsidR="00B40E30" w:rsidRPr="00977EA3" w:rsidRDefault="00B40E30" w:rsidP="00B40E30">
      <w:pPr>
        <w:pStyle w:val="Corpotesto"/>
      </w:pPr>
    </w:p>
    <w:p w14:paraId="25592B2C" w14:textId="77777777" w:rsidR="00B40E30" w:rsidRPr="00977EA3" w:rsidRDefault="00B40E30" w:rsidP="00775340">
      <w:pPr>
        <w:pStyle w:val="XMLFragment"/>
        <w:rPr>
          <w:noProof w:val="0"/>
          <w:lang w:bidi="en-US"/>
        </w:rPr>
      </w:pPr>
      <w:r w:rsidRPr="00977EA3">
        <w:rPr>
          <w:noProof w:val="0"/>
          <w:lang w:bidi="en-US"/>
        </w:rPr>
        <w:t xml:space="preserve">        &lt;soap12:Body&gt;</w:t>
      </w:r>
    </w:p>
    <w:p w14:paraId="68DA08CE"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lcm:SubmitObjectsRequest</w:t>
      </w:r>
      <w:proofErr w:type="spellEnd"/>
      <w:r w:rsidRPr="00977EA3">
        <w:rPr>
          <w:noProof w:val="0"/>
          <w:lang w:bidi="en-US"/>
        </w:rPr>
        <w:t>&gt;</w:t>
      </w:r>
    </w:p>
    <w:p w14:paraId="0F90AE2A" w14:textId="77777777" w:rsidR="00B40E30" w:rsidRPr="00977EA3" w:rsidRDefault="00B40E30" w:rsidP="00775340">
      <w:pPr>
        <w:pStyle w:val="XMLFragment"/>
        <w:rPr>
          <w:noProof w:val="0"/>
          <w:lang w:bidi="en-US"/>
        </w:rPr>
      </w:pPr>
      <w:r w:rsidRPr="00977EA3">
        <w:rPr>
          <w:noProof w:val="0"/>
          <w:lang w:bidi="en-US"/>
        </w:rPr>
        <w:t xml:space="preserve">                &lt;!-- Submission Request contents – See ITI TF-3: 4.2.1.4 --&gt;</w:t>
      </w:r>
    </w:p>
    <w:p w14:paraId="3C76473E"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rim:RegistryObjectList</w:t>
      </w:r>
      <w:proofErr w:type="spellEnd"/>
      <w:r w:rsidRPr="00977EA3">
        <w:rPr>
          <w:noProof w:val="0"/>
          <w:lang w:bidi="en-US"/>
        </w:rPr>
        <w:t>&gt;</w:t>
      </w:r>
    </w:p>
    <w:p w14:paraId="2097E207" w14:textId="77777777" w:rsidR="00B40E30" w:rsidRPr="00977EA3" w:rsidRDefault="00B40E30" w:rsidP="00775340">
      <w:pPr>
        <w:pStyle w:val="XMLFragment"/>
        <w:rPr>
          <w:noProof w:val="0"/>
          <w:lang w:bidi="en-US"/>
        </w:rPr>
      </w:pPr>
      <w:r w:rsidRPr="00977EA3">
        <w:rPr>
          <w:noProof w:val="0"/>
          <w:lang w:bidi="en-US"/>
        </w:rPr>
        <w:t xml:space="preserve">                 </w:t>
      </w:r>
    </w:p>
    <w:p w14:paraId="7DC6EB79" w14:textId="77777777" w:rsidR="00B40E30" w:rsidRPr="00977EA3" w:rsidRDefault="00B40E30" w:rsidP="00775340">
      <w:pPr>
        <w:pStyle w:val="XMLFragment"/>
        <w:rPr>
          <w:noProof w:val="0"/>
          <w:lang w:bidi="en-US"/>
        </w:rPr>
      </w:pPr>
      <w:r w:rsidRPr="00977EA3">
        <w:rPr>
          <w:noProof w:val="0"/>
          <w:lang w:bidi="en-US"/>
        </w:rPr>
        <w:t xml:space="preserve">                 &lt;!-- Registry Metadata goes here --&gt;</w:t>
      </w:r>
    </w:p>
    <w:p w14:paraId="5344855B" w14:textId="77777777" w:rsidR="00B40E30" w:rsidRPr="00977EA3" w:rsidRDefault="00B40E30" w:rsidP="00775340">
      <w:pPr>
        <w:pStyle w:val="XMLFragment"/>
        <w:rPr>
          <w:noProof w:val="0"/>
          <w:lang w:bidi="en-US"/>
        </w:rPr>
      </w:pPr>
      <w:r w:rsidRPr="00977EA3">
        <w:rPr>
          <w:noProof w:val="0"/>
          <w:lang w:bidi="en-US"/>
        </w:rPr>
        <w:t xml:space="preserve">                 </w:t>
      </w:r>
    </w:p>
    <w:p w14:paraId="06BCCC67"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rim:RegistryObjectList</w:t>
      </w:r>
      <w:proofErr w:type="spellEnd"/>
      <w:r w:rsidRPr="00977EA3">
        <w:rPr>
          <w:noProof w:val="0"/>
          <w:lang w:bidi="en-US"/>
        </w:rPr>
        <w:t>&gt;</w:t>
      </w:r>
    </w:p>
    <w:p w14:paraId="13FA44D1" w14:textId="77777777" w:rsidR="00B40E30" w:rsidRPr="00977EA3" w:rsidRDefault="00B40E30" w:rsidP="00775340">
      <w:pPr>
        <w:pStyle w:val="XMLFragment"/>
        <w:rPr>
          <w:noProof w:val="0"/>
          <w:lang w:bidi="en-US"/>
        </w:rPr>
      </w:pPr>
      <w:r w:rsidRPr="00977EA3">
        <w:rPr>
          <w:noProof w:val="0"/>
          <w:lang w:bidi="en-US"/>
        </w:rPr>
        <w:t xml:space="preserve">            &lt;/</w:t>
      </w:r>
      <w:proofErr w:type="spellStart"/>
      <w:r w:rsidRPr="00977EA3">
        <w:rPr>
          <w:noProof w:val="0"/>
          <w:lang w:bidi="en-US"/>
        </w:rPr>
        <w:t>lcm:SubmitObjectsRequest</w:t>
      </w:r>
      <w:proofErr w:type="spellEnd"/>
      <w:r w:rsidRPr="00977EA3">
        <w:rPr>
          <w:noProof w:val="0"/>
          <w:lang w:bidi="en-US"/>
        </w:rPr>
        <w:t>&gt;</w:t>
      </w:r>
    </w:p>
    <w:p w14:paraId="032EBEA7" w14:textId="77777777" w:rsidR="00B40E30" w:rsidRPr="00977EA3" w:rsidRDefault="00B40E30" w:rsidP="00775340">
      <w:pPr>
        <w:pStyle w:val="XMLFragment"/>
        <w:rPr>
          <w:noProof w:val="0"/>
          <w:lang w:bidi="en-US"/>
        </w:rPr>
      </w:pPr>
      <w:r w:rsidRPr="00977EA3">
        <w:rPr>
          <w:noProof w:val="0"/>
          <w:lang w:bidi="en-US"/>
        </w:rPr>
        <w:t xml:space="preserve">        &lt;/soap12:Body&gt;</w:t>
      </w:r>
    </w:p>
    <w:p w14:paraId="3354AD0A" w14:textId="6DB8EC9A" w:rsidR="00B40E30" w:rsidRPr="00977EA3" w:rsidRDefault="00B40E30" w:rsidP="00B40E30">
      <w:pPr>
        <w:pStyle w:val="Corpotesto"/>
      </w:pPr>
      <w:r w:rsidRPr="00977EA3">
        <w:t xml:space="preserve">If the Content Sender supports the Asynchronous Web Services Exchange Option, it shall be able to </w:t>
      </w:r>
      <w:commentRangeStart w:id="1634"/>
      <w:r w:rsidRPr="00977EA3">
        <w:t xml:space="preserve">generate </w:t>
      </w:r>
      <w:del w:id="1635" w:author="Gregorio Canal" w:date="2019-05-22T15:18:00Z">
        <w:r w:rsidRPr="00977EA3" w:rsidDel="00087DB0">
          <w:delText>an</w:delText>
        </w:r>
      </w:del>
      <w:ins w:id="1636" w:author="Gregorio Canal" w:date="2019-05-22T15:18:00Z">
        <w:r w:rsidR="00087DB0">
          <w:t>a WS-Addressing based</w:t>
        </w:r>
      </w:ins>
      <w:r w:rsidRPr="00977EA3">
        <w:t xml:space="preserve"> Asynchronous Web Services request as defined in ITI TF-2x: Appendix V.</w:t>
      </w:r>
      <w:ins w:id="1637" w:author="Gregorio Canal" w:date="2019-05-22T15:18:00Z">
        <w:r w:rsidR="00087DB0">
          <w:t>3</w:t>
        </w:r>
      </w:ins>
      <w:del w:id="1638" w:author="Gregorio Canal" w:date="2019-05-22T15:18:00Z">
        <w:r w:rsidRPr="00977EA3" w:rsidDel="00087DB0">
          <w:delText>5</w:delText>
        </w:r>
      </w:del>
      <w:r w:rsidRPr="00977EA3">
        <w:t>.</w:t>
      </w:r>
      <w:commentRangeEnd w:id="1634"/>
      <w:r w:rsidR="00087DB0">
        <w:rPr>
          <w:rStyle w:val="Rimandocommento"/>
        </w:rPr>
        <w:commentReference w:id="1634"/>
      </w:r>
    </w:p>
    <w:p w14:paraId="527F1E18" w14:textId="77777777" w:rsidR="00B40E30" w:rsidRPr="00977EA3" w:rsidRDefault="00B40E30" w:rsidP="00B40E30">
      <w:pPr>
        <w:pStyle w:val="Titolo6"/>
        <w:numPr>
          <w:ilvl w:val="0"/>
          <w:numId w:val="0"/>
        </w:numPr>
        <w:ind w:left="1152" w:hanging="1152"/>
        <w:rPr>
          <w:noProof w:val="0"/>
        </w:rPr>
      </w:pPr>
      <w:r w:rsidRPr="00977EA3">
        <w:rPr>
          <w:noProof w:val="0"/>
        </w:rPr>
        <w:t>3.42.4.1.2.1 Integrated Document Source / Repository Message Semantics</w:t>
      </w:r>
    </w:p>
    <w:p w14:paraId="71B257CE" w14:textId="77777777" w:rsidR="00B40E30" w:rsidRPr="00977EA3" w:rsidRDefault="00B40E30" w:rsidP="00B40E30">
      <w:pPr>
        <w:pStyle w:val="Corpotesto"/>
      </w:pPr>
      <w:r w:rsidRPr="00977EA3">
        <w:t>The Integrated Document Source / Repository may choose to support options which are listed in ITI TF-1: Table 10.2-1b and described in the sections that follow it.</w:t>
      </w:r>
    </w:p>
    <w:p w14:paraId="61DF78EA" w14:textId="77777777" w:rsidR="00B40E30" w:rsidRPr="00977EA3" w:rsidRDefault="00B40E30" w:rsidP="00B40E30">
      <w:pPr>
        <w:pStyle w:val="Corpotesto"/>
      </w:pPr>
      <w:r w:rsidRPr="00977EA3">
        <w:t>If the Integrated Document Source / Repository supports the Document Replacement Option, it shall be able to generate replace semantics as defined in ITI TF-3: 4.2.2.2.3.</w:t>
      </w:r>
    </w:p>
    <w:p w14:paraId="552E853E" w14:textId="77777777" w:rsidR="00B40E30" w:rsidRPr="00977EA3" w:rsidRDefault="00B40E30" w:rsidP="00B40E30">
      <w:pPr>
        <w:pStyle w:val="Corpotesto"/>
      </w:pPr>
      <w:r w:rsidRPr="00977EA3">
        <w:t>If the Integrated Document Source / Repository supports the Document Addendum Option, it shall be able to generate append semantics as defined in ITI TF-3: 4.2.2.2.1.</w:t>
      </w:r>
    </w:p>
    <w:p w14:paraId="74BA8C5D" w14:textId="77777777" w:rsidR="00B40E30" w:rsidRPr="00977EA3" w:rsidRDefault="00B40E30" w:rsidP="00B40E30">
      <w:pPr>
        <w:pStyle w:val="Corpotesto"/>
      </w:pPr>
      <w:r w:rsidRPr="00977EA3">
        <w:t>If the Integrated Document Source / Repository supports the Document Transformation Option, it shall be able to generate transformation semantics as defined in ITI TF-3: 4.2.2.2.2.</w:t>
      </w:r>
    </w:p>
    <w:p w14:paraId="33A7BAC1" w14:textId="7263E624" w:rsidR="00B40E30" w:rsidRPr="00977EA3" w:rsidRDefault="00B40E30" w:rsidP="00B40E30">
      <w:pPr>
        <w:pStyle w:val="Corpotesto"/>
      </w:pPr>
      <w:r w:rsidRPr="00977EA3">
        <w:lastRenderedPageBreak/>
        <w:t>If the Integrated Document Source / Repository supports the Folder Management Option it, shall be able to generate folder semantics as defined in ITI TF-3:</w:t>
      </w:r>
      <w:r w:rsidR="00FA20C2" w:rsidRPr="00977EA3">
        <w:t xml:space="preserve"> </w:t>
      </w:r>
      <w:r w:rsidRPr="00977EA3">
        <w:t>4.2.1.3 and ITI TF-3:</w:t>
      </w:r>
      <w:r w:rsidR="00FA20C2" w:rsidRPr="00977EA3">
        <w:t xml:space="preserve"> </w:t>
      </w:r>
      <w:r w:rsidRPr="00977EA3">
        <w:t>4.2.2.1.5.</w:t>
      </w:r>
    </w:p>
    <w:p w14:paraId="44B45867" w14:textId="1DAA967B" w:rsidR="00B40E30" w:rsidRPr="00977EA3" w:rsidRDefault="00B40E30" w:rsidP="00B40E30">
      <w:pPr>
        <w:pStyle w:val="Corpotesto"/>
      </w:pPr>
      <w:r w:rsidRPr="00977EA3">
        <w:t>If the Integrated Document Source / Repository supports the Basic Patient Privacy Enforcement Option, it shall comply with the requirements as described in ITI TF-1:</w:t>
      </w:r>
      <w:r w:rsidR="00FA20C2" w:rsidRPr="00977EA3">
        <w:t xml:space="preserve"> </w:t>
      </w:r>
      <w:r w:rsidRPr="00977EA3">
        <w:t>10.2.9.</w:t>
      </w:r>
    </w:p>
    <w:p w14:paraId="3D223D00" w14:textId="38FBAB0B" w:rsidR="0076193D" w:rsidRPr="00977EA3" w:rsidRDefault="0076193D" w:rsidP="0076193D">
      <w:pPr>
        <w:pStyle w:val="Corpotesto"/>
        <w:rPr>
          <w:rStyle w:val="InsertText"/>
          <w:b w:val="0"/>
          <w:u w:val="none"/>
        </w:rPr>
      </w:pPr>
      <w:r w:rsidRPr="00977EA3">
        <w:rPr>
          <w:rStyle w:val="InsertText"/>
          <w:b w:val="0"/>
          <w:u w:val="none"/>
        </w:rPr>
        <w:t xml:space="preserve">If </w:t>
      </w:r>
      <w:r w:rsidR="0064320A" w:rsidRPr="00977EA3">
        <w:rPr>
          <w:rStyle w:val="InsertText"/>
          <w:b w:val="0"/>
          <w:u w:val="none"/>
        </w:rPr>
        <w:t>the</w:t>
      </w:r>
      <w:r w:rsidRPr="00977EA3">
        <w:rPr>
          <w:rStyle w:val="InsertText"/>
          <w:b w:val="0"/>
          <w:u w:val="none"/>
        </w:rPr>
        <w:t xml:space="preserve"> Integrated Document Source/Repository supports the Delayed Document Assembly Option, shall be able to register a Stable Document Entry with the following attribute values</w:t>
      </w:r>
    </w:p>
    <w:p w14:paraId="658B0A7B" w14:textId="77777777" w:rsidR="0076193D" w:rsidRPr="00977EA3" w:rsidRDefault="0076193D" w:rsidP="0076193D">
      <w:pPr>
        <w:pStyle w:val="Puntoelenco2"/>
        <w:numPr>
          <w:ilvl w:val="0"/>
          <w:numId w:val="2"/>
        </w:numPr>
        <w:rPr>
          <w:rStyle w:val="InsertText"/>
          <w:rFonts w:eastAsia="Arial"/>
          <w:b w:val="0"/>
          <w:u w:val="none"/>
        </w:rPr>
      </w:pPr>
      <w:r w:rsidRPr="00977EA3">
        <w:rPr>
          <w:rStyle w:val="InsertText"/>
          <w:rFonts w:eastAsia="Arial"/>
          <w:b w:val="0"/>
          <w:u w:val="none"/>
        </w:rPr>
        <w:t>size = 0 (zero)</w:t>
      </w:r>
    </w:p>
    <w:p w14:paraId="345BBA63" w14:textId="24BDEF77" w:rsidR="0076193D" w:rsidRPr="00977EA3" w:rsidRDefault="0076193D" w:rsidP="007456CC">
      <w:pPr>
        <w:pStyle w:val="Puntoelenco2"/>
        <w:numPr>
          <w:ilvl w:val="0"/>
          <w:numId w:val="2"/>
        </w:numPr>
        <w:rPr>
          <w:rFonts w:eastAsia="Arial"/>
          <w:b/>
        </w:rPr>
      </w:pPr>
      <w:r w:rsidRPr="00977EA3">
        <w:rPr>
          <w:rStyle w:val="InsertText"/>
          <w:rFonts w:eastAsia="Arial"/>
          <w:b w:val="0"/>
          <w:u w:val="none"/>
        </w:rPr>
        <w:t>hash = da39a3ee5e6b4b0d3255bfef95601890afd80709 (SHA1 hash of a zero length file)</w:t>
      </w:r>
      <w:r w:rsidR="0064320A" w:rsidRPr="00977EA3">
        <w:rPr>
          <w:rStyle w:val="InsertText"/>
          <w:rFonts w:eastAsia="Arial"/>
          <w:b w:val="0"/>
          <w:u w:val="none"/>
        </w:rPr>
        <w:t>.</w:t>
      </w:r>
    </w:p>
    <w:p w14:paraId="55B03C89" w14:textId="77777777" w:rsidR="00B40E30" w:rsidRPr="00977EA3" w:rsidRDefault="00B40E30" w:rsidP="00B40E30">
      <w:pPr>
        <w:pStyle w:val="Titolo5"/>
        <w:numPr>
          <w:ilvl w:val="0"/>
          <w:numId w:val="0"/>
        </w:numPr>
        <w:rPr>
          <w:noProof w:val="0"/>
        </w:rPr>
      </w:pPr>
      <w:r w:rsidRPr="00977EA3">
        <w:rPr>
          <w:noProof w:val="0"/>
        </w:rPr>
        <w:t>3.42.4.1.3 Expected Actions</w:t>
      </w:r>
    </w:p>
    <w:p w14:paraId="650F3ACB" w14:textId="77777777" w:rsidR="00B40E30" w:rsidRPr="00977EA3" w:rsidRDefault="00B40E30" w:rsidP="00B40E30">
      <w:r w:rsidRPr="00977EA3">
        <w:t>Upon receipt of a Register Document Set-b Request message, the Document Registry shall:</w:t>
      </w:r>
    </w:p>
    <w:p w14:paraId="144F7496" w14:textId="77777777" w:rsidR="00B40E30" w:rsidRPr="00977EA3" w:rsidRDefault="00B40E30" w:rsidP="003462A5">
      <w:pPr>
        <w:pStyle w:val="Puntoelenco2"/>
      </w:pPr>
      <w:r w:rsidRPr="00977EA3">
        <w:t>Perform metadata validations</w:t>
      </w:r>
    </w:p>
    <w:p w14:paraId="4738551D" w14:textId="77777777" w:rsidR="00B40E30" w:rsidRPr="00977EA3" w:rsidRDefault="00B40E30" w:rsidP="003462A5">
      <w:pPr>
        <w:pStyle w:val="Puntoelenco2"/>
      </w:pPr>
      <w:r w:rsidRPr="00977EA3">
        <w:t>Store all IHE-defined metadata attributes received so that it is available to return in responses to future queries.</w:t>
      </w:r>
    </w:p>
    <w:p w14:paraId="57262355" w14:textId="77777777" w:rsidR="00B40E30" w:rsidRPr="00977EA3" w:rsidRDefault="00B40E30" w:rsidP="003462A5">
      <w:pPr>
        <w:pStyle w:val="Puntoelenco2"/>
      </w:pPr>
      <w:r w:rsidRPr="00977EA3">
        <w:t xml:space="preserve">Return a response message giving the status of the operation. </w:t>
      </w:r>
    </w:p>
    <w:p w14:paraId="6D265FFF" w14:textId="77777777" w:rsidR="00B40E30" w:rsidRPr="00977EA3" w:rsidRDefault="00B40E30" w:rsidP="00B40E30">
      <w:r w:rsidRPr="00977EA3">
        <w:t>If the Document Registry rejects the metadata, it shall:</w:t>
      </w:r>
    </w:p>
    <w:p w14:paraId="743DBDF5" w14:textId="432C5BAD" w:rsidR="00B40E30" w:rsidRPr="00977EA3" w:rsidRDefault="00B40E30" w:rsidP="003462A5">
      <w:pPr>
        <w:pStyle w:val="Puntoelenco2"/>
      </w:pPr>
      <w:r w:rsidRPr="00977EA3">
        <w:t>Return an error including at least one error message in the response. For a complete list of applicable codes, refer to ITI TF-3</w:t>
      </w:r>
      <w:r w:rsidR="00FA20C2" w:rsidRPr="00977EA3">
        <w:t>:</w:t>
      </w:r>
      <w:r w:rsidRPr="00977EA3">
        <w:t xml:space="preserve"> Table 4.2.4.1-2.</w:t>
      </w:r>
    </w:p>
    <w:p w14:paraId="7FAD57D0" w14:textId="77777777" w:rsidR="00B40E30" w:rsidRPr="00977EA3" w:rsidRDefault="00B40E30" w:rsidP="003462A5">
      <w:pPr>
        <w:pStyle w:val="Puntoelenco2"/>
      </w:pPr>
      <w:r w:rsidRPr="00977EA3">
        <w:t>Roll back any changes made.</w:t>
      </w:r>
    </w:p>
    <w:p w14:paraId="380EB17C" w14:textId="77777777" w:rsidR="00B40E30" w:rsidRPr="00977EA3" w:rsidRDefault="00B40E30" w:rsidP="00B40E30">
      <w:pPr>
        <w:pStyle w:val="Titolo6"/>
        <w:numPr>
          <w:ilvl w:val="0"/>
          <w:numId w:val="0"/>
        </w:numPr>
        <w:rPr>
          <w:noProof w:val="0"/>
        </w:rPr>
      </w:pPr>
      <w:r w:rsidRPr="00977EA3">
        <w:rPr>
          <w:noProof w:val="0"/>
        </w:rPr>
        <w:t>3.42.4.1.3.1 Atomicity of Submissions</w:t>
      </w:r>
    </w:p>
    <w:p w14:paraId="26BBC3AE" w14:textId="77777777" w:rsidR="00B40E30" w:rsidRPr="00977EA3" w:rsidRDefault="00B40E30" w:rsidP="00B40E30">
      <w:r w:rsidRPr="00977EA3">
        <w:t>XDS Submission requests shall be atomic operations. If any part of the Submission Request processing fails, the entire transaction shall fail and no changes result.</w:t>
      </w:r>
    </w:p>
    <w:p w14:paraId="0C4EB7B1" w14:textId="77777777" w:rsidR="00B40E30" w:rsidRPr="00977EA3" w:rsidRDefault="00B40E30" w:rsidP="00B40E30">
      <w:r w:rsidRPr="00977EA3">
        <w:t>No result of a Submission Request shall be made available until the atomic operation has successfully completed.</w:t>
      </w:r>
    </w:p>
    <w:p w14:paraId="42E9ADBC" w14:textId="77777777" w:rsidR="00B40E30" w:rsidRPr="00977EA3" w:rsidRDefault="00B40E30" w:rsidP="00B40E30">
      <w:pPr>
        <w:pStyle w:val="Titolo6"/>
        <w:numPr>
          <w:ilvl w:val="0"/>
          <w:numId w:val="0"/>
        </w:numPr>
        <w:rPr>
          <w:noProof w:val="0"/>
        </w:rPr>
      </w:pPr>
      <w:r w:rsidRPr="00977EA3">
        <w:rPr>
          <w:noProof w:val="0"/>
        </w:rPr>
        <w:t>3.42.4.1.3.2 Extra Metadata</w:t>
      </w:r>
    </w:p>
    <w:p w14:paraId="19BAD420" w14:textId="77777777" w:rsidR="00B40E30" w:rsidRPr="00977EA3" w:rsidRDefault="00B40E30" w:rsidP="00B40E30">
      <w:r w:rsidRPr="00977EA3">
        <w:t xml:space="preserve">The Document Registry may save extra metadata attributes. </w:t>
      </w:r>
    </w:p>
    <w:p w14:paraId="2F688666" w14:textId="77777777" w:rsidR="00B40E30" w:rsidRPr="00977EA3" w:rsidRDefault="00B40E30" w:rsidP="003462A5">
      <w:pPr>
        <w:pStyle w:val="Puntoelenco2"/>
      </w:pPr>
      <w:r w:rsidRPr="00977EA3">
        <w:t>If the Document Registry saves the extra metadata attributes, it shall include that metadata in later query responses. </w:t>
      </w:r>
    </w:p>
    <w:p w14:paraId="57F8C86D" w14:textId="77777777" w:rsidR="00903C21" w:rsidRPr="00977EA3" w:rsidRDefault="00B40E30" w:rsidP="003462A5">
      <w:pPr>
        <w:pStyle w:val="Puntoelenco2"/>
      </w:pPr>
      <w:r w:rsidRPr="00977EA3">
        <w:t xml:space="preserve">If there are extra metadata attributes in the Submission Request and the Document Registry does not save them, the Document Registry shall include the </w:t>
      </w:r>
      <w:proofErr w:type="spellStart"/>
      <w:r w:rsidRPr="00977EA3">
        <w:t>XDSExtraMetadataNotSaved</w:t>
      </w:r>
      <w:proofErr w:type="spellEnd"/>
      <w:r w:rsidRPr="00977EA3">
        <w:t xml:space="preserve"> warning in its response</w:t>
      </w:r>
      <w:r w:rsidR="00903C21" w:rsidRPr="00977EA3">
        <w:t>, as described in ITI TF-3: 4.2.3.1.6</w:t>
      </w:r>
    </w:p>
    <w:p w14:paraId="7E2DE179" w14:textId="77777777" w:rsidR="00B40E30" w:rsidRPr="00977EA3" w:rsidRDefault="00903C21" w:rsidP="003462A5">
      <w:pPr>
        <w:pStyle w:val="Puntoelenco2"/>
      </w:pPr>
      <w:r w:rsidRPr="00977EA3">
        <w:t xml:space="preserve">Document Registry Actors that do not support the Reference ID Option may treat </w:t>
      </w:r>
      <w:proofErr w:type="spellStart"/>
      <w:r w:rsidRPr="00977EA3">
        <w:t>referenceIdList</w:t>
      </w:r>
      <w:proofErr w:type="spellEnd"/>
      <w:r w:rsidRPr="00977EA3">
        <w:t xml:space="preserve"> as a non-IHE-defined metadata attribute</w:t>
      </w:r>
      <w:r w:rsidR="00B40E30" w:rsidRPr="00977EA3">
        <w:t>.</w:t>
      </w:r>
    </w:p>
    <w:p w14:paraId="412FE408" w14:textId="77777777" w:rsidR="00B40E30" w:rsidRPr="00977EA3" w:rsidRDefault="00B40E30" w:rsidP="00B40E30">
      <w:r w:rsidRPr="00977EA3">
        <w:t>The Document Registry shall verify that extra metadata attributes conform to the requirements in ITI TF-3: 4.2.3.1.6.</w:t>
      </w:r>
    </w:p>
    <w:p w14:paraId="654BD129" w14:textId="77777777" w:rsidR="00B40E30" w:rsidRPr="00977EA3" w:rsidRDefault="00B40E30" w:rsidP="00B40E30">
      <w:pPr>
        <w:pStyle w:val="Titolo6"/>
        <w:numPr>
          <w:ilvl w:val="0"/>
          <w:numId w:val="0"/>
        </w:numPr>
        <w:rPr>
          <w:noProof w:val="0"/>
        </w:rPr>
      </w:pPr>
      <w:r w:rsidRPr="00977EA3">
        <w:rPr>
          <w:noProof w:val="0"/>
        </w:rPr>
        <w:lastRenderedPageBreak/>
        <w:t>3.42.4.1.3.3 Enforcement of Attributes</w:t>
      </w:r>
    </w:p>
    <w:p w14:paraId="28A3EBF6" w14:textId="4C3F3D11" w:rsidR="00B40E30" w:rsidRPr="00977EA3" w:rsidRDefault="00B40E30" w:rsidP="00B40E30">
      <w:r w:rsidRPr="00977EA3">
        <w:t>The Document Registry shall validate the Submission Request objects and attributes as specified in ITI TF-3: 4.2 and 4.3.1. In addition, the following constraints apply.</w:t>
      </w:r>
    </w:p>
    <w:p w14:paraId="339FFC95" w14:textId="77777777" w:rsidR="00B40E30" w:rsidRPr="00977EA3" w:rsidRDefault="00B40E30" w:rsidP="00B40E30">
      <w:pPr>
        <w:pStyle w:val="Titolo7"/>
        <w:numPr>
          <w:ilvl w:val="0"/>
          <w:numId w:val="0"/>
        </w:numPr>
        <w:rPr>
          <w:noProof w:val="0"/>
        </w:rPr>
      </w:pPr>
      <w:r w:rsidRPr="00977EA3">
        <w:rPr>
          <w:noProof w:val="0"/>
        </w:rPr>
        <w:t xml:space="preserve">3.42.4.1.3.3.1 </w:t>
      </w:r>
      <w:proofErr w:type="spellStart"/>
      <w:r w:rsidRPr="00977EA3">
        <w:rPr>
          <w:noProof w:val="0"/>
        </w:rPr>
        <w:t>DocumentEntry.uniqueId</w:t>
      </w:r>
      <w:proofErr w:type="spellEnd"/>
    </w:p>
    <w:p w14:paraId="1BA9AD28" w14:textId="77777777" w:rsidR="00B40E30" w:rsidRPr="00977EA3" w:rsidRDefault="00B40E30" w:rsidP="00B40E30">
      <w:r w:rsidRPr="00977EA3">
        <w:t xml:space="preserve">The Document Registry shall reject the message and return an error if the </w:t>
      </w:r>
      <w:proofErr w:type="spellStart"/>
      <w:r w:rsidRPr="00977EA3">
        <w:t>uniqueId</w:t>
      </w:r>
      <w:proofErr w:type="spellEnd"/>
      <w:r w:rsidRPr="00977EA3">
        <w:t xml:space="preserve"> attribute matches the </w:t>
      </w:r>
      <w:proofErr w:type="spellStart"/>
      <w:r w:rsidRPr="00977EA3">
        <w:t>uniqueId</w:t>
      </w:r>
      <w:proofErr w:type="spellEnd"/>
      <w:r w:rsidRPr="00977EA3">
        <w:t xml:space="preserve"> attribute of a </w:t>
      </w:r>
      <w:proofErr w:type="spellStart"/>
      <w:r w:rsidRPr="00977EA3">
        <w:t>DocumentEntry</w:t>
      </w:r>
      <w:proofErr w:type="spellEnd"/>
      <w:r w:rsidRPr="00977EA3">
        <w:t xml:space="preserve"> within the Document Registry and the size attributes or hash attributes of the two </w:t>
      </w:r>
      <w:proofErr w:type="spellStart"/>
      <w:r w:rsidRPr="00977EA3">
        <w:t>DocumentEntry</w:t>
      </w:r>
      <w:proofErr w:type="spellEnd"/>
      <w:r w:rsidRPr="00977EA3">
        <w:t xml:space="preserve"> objects differ.</w:t>
      </w:r>
    </w:p>
    <w:p w14:paraId="5764A6E1" w14:textId="77777777" w:rsidR="00B40E30" w:rsidRPr="00977EA3" w:rsidRDefault="00B40E30" w:rsidP="00B40E30">
      <w:r w:rsidRPr="00977EA3">
        <w:t xml:space="preserve">If the </w:t>
      </w:r>
      <w:proofErr w:type="spellStart"/>
      <w:r w:rsidRPr="00977EA3">
        <w:t>uniqueId</w:t>
      </w:r>
      <w:proofErr w:type="spellEnd"/>
      <w:r w:rsidRPr="00977EA3">
        <w:t xml:space="preserve">, size, and hash attributes of a received </w:t>
      </w:r>
      <w:proofErr w:type="spellStart"/>
      <w:r w:rsidRPr="00977EA3">
        <w:t>DocumentEntry</w:t>
      </w:r>
      <w:proofErr w:type="spellEnd"/>
      <w:r w:rsidRPr="00977EA3">
        <w:t xml:space="preserve"> match those of a </w:t>
      </w:r>
      <w:proofErr w:type="spellStart"/>
      <w:r w:rsidRPr="00977EA3">
        <w:t>DocumentEntry</w:t>
      </w:r>
      <w:proofErr w:type="spellEnd"/>
      <w:r w:rsidRPr="00977EA3">
        <w:t xml:space="preserve"> already within the Document Registry, processing of the submission shall continue without an error. Thus, multiple registered </w:t>
      </w:r>
      <w:proofErr w:type="spellStart"/>
      <w:r w:rsidRPr="00977EA3">
        <w:t>DocumentEntry</w:t>
      </w:r>
      <w:proofErr w:type="spellEnd"/>
      <w:r w:rsidRPr="00977EA3">
        <w:t xml:space="preserve"> objects can have the same </w:t>
      </w:r>
      <w:proofErr w:type="spellStart"/>
      <w:r w:rsidRPr="00977EA3">
        <w:t>uniqueId</w:t>
      </w:r>
      <w:proofErr w:type="spellEnd"/>
      <w:r w:rsidRPr="00977EA3">
        <w:t xml:space="preserve"> attribute value (as long as all the size and hash attributes are the same).</w:t>
      </w:r>
    </w:p>
    <w:p w14:paraId="4B62ED4A" w14:textId="77777777" w:rsidR="00B40E30" w:rsidRPr="00977EA3" w:rsidRDefault="00B40E30" w:rsidP="00B40E30">
      <w:pPr>
        <w:pStyle w:val="Note"/>
      </w:pPr>
      <w:r w:rsidRPr="00977EA3">
        <w:t>Note: The Document Entries may reference the same instance of the document or may reference different (identical) copies of the document (for example, stored on different Document Repositories).</w:t>
      </w:r>
    </w:p>
    <w:p w14:paraId="2D360AC6" w14:textId="77777777" w:rsidR="00B40E30" w:rsidRPr="00977EA3" w:rsidRDefault="00B40E30" w:rsidP="00B40E30">
      <w:pPr>
        <w:pStyle w:val="Titolo7"/>
        <w:numPr>
          <w:ilvl w:val="0"/>
          <w:numId w:val="0"/>
        </w:numPr>
        <w:rPr>
          <w:noProof w:val="0"/>
        </w:rPr>
      </w:pPr>
      <w:r w:rsidRPr="00977EA3">
        <w:rPr>
          <w:noProof w:val="0"/>
        </w:rPr>
        <w:t xml:space="preserve">3.42.4.1.3.3.2 </w:t>
      </w:r>
      <w:proofErr w:type="spellStart"/>
      <w:r w:rsidRPr="00977EA3">
        <w:rPr>
          <w:noProof w:val="0"/>
        </w:rPr>
        <w:t>patientId</w:t>
      </w:r>
      <w:proofErr w:type="spellEnd"/>
      <w:r w:rsidRPr="00977EA3">
        <w:rPr>
          <w:noProof w:val="0"/>
        </w:rPr>
        <w:t xml:space="preserve"> Attributes</w:t>
      </w:r>
    </w:p>
    <w:p w14:paraId="0D480E12" w14:textId="77777777" w:rsidR="00B40E30" w:rsidRPr="00977EA3" w:rsidRDefault="00B40E30" w:rsidP="00B40E30">
      <w:r w:rsidRPr="00977EA3">
        <w:t xml:space="preserve">Values of </w:t>
      </w:r>
      <w:proofErr w:type="spellStart"/>
      <w:r w:rsidRPr="00977EA3">
        <w:t>DocumentEntry.patientId</w:t>
      </w:r>
      <w:proofErr w:type="spellEnd"/>
      <w:r w:rsidRPr="00977EA3">
        <w:t xml:space="preserve">, </w:t>
      </w:r>
      <w:proofErr w:type="spellStart"/>
      <w:r w:rsidRPr="00977EA3">
        <w:t>Folder.patientId</w:t>
      </w:r>
      <w:proofErr w:type="spellEnd"/>
      <w:r w:rsidRPr="00977EA3">
        <w:t xml:space="preserve">, and </w:t>
      </w:r>
      <w:proofErr w:type="spellStart"/>
      <w:r w:rsidRPr="00977EA3">
        <w:t>SubmissionSet.patientId</w:t>
      </w:r>
      <w:proofErr w:type="spellEnd"/>
      <w:r w:rsidRPr="00977EA3">
        <w:t xml:space="preserve"> shall be verified against the patient identifiers received in the Patient Identity Feed [ITI-8] indicating that they are registered with the Patient ID Domain of the Affinity Domain. This validation requirement does not apply to </w:t>
      </w:r>
      <w:proofErr w:type="spellStart"/>
      <w:r w:rsidRPr="00977EA3">
        <w:t>DocumentEntry.sourcePatentId</w:t>
      </w:r>
      <w:proofErr w:type="spellEnd"/>
      <w:r w:rsidRPr="00977EA3">
        <w:t>.</w:t>
      </w:r>
    </w:p>
    <w:p w14:paraId="20508E99" w14:textId="77777777" w:rsidR="00B40E30" w:rsidRPr="00977EA3" w:rsidRDefault="00B40E30" w:rsidP="00B40E30">
      <w:r w:rsidRPr="00977EA3">
        <w:t>All objects in the Submission Request (</w:t>
      </w:r>
      <w:proofErr w:type="spellStart"/>
      <w:r w:rsidRPr="00977EA3">
        <w:t>DocumentEntry</w:t>
      </w:r>
      <w:proofErr w:type="spellEnd"/>
      <w:r w:rsidRPr="00977EA3">
        <w:t xml:space="preserve">, Folder and </w:t>
      </w:r>
      <w:proofErr w:type="spellStart"/>
      <w:r w:rsidRPr="00977EA3">
        <w:t>SubmissionSet</w:t>
      </w:r>
      <w:proofErr w:type="spellEnd"/>
      <w:r w:rsidRPr="00977EA3">
        <w:t xml:space="preserve">) shall have the same </w:t>
      </w:r>
      <w:proofErr w:type="spellStart"/>
      <w:r w:rsidRPr="00977EA3">
        <w:t>patientId</w:t>
      </w:r>
      <w:proofErr w:type="spellEnd"/>
      <w:r w:rsidRPr="00977EA3">
        <w:t>.</w:t>
      </w:r>
    </w:p>
    <w:p w14:paraId="4D7B570D" w14:textId="563EA28D" w:rsidR="00B40E30" w:rsidRPr="00977EA3" w:rsidRDefault="00B40E30" w:rsidP="00B40E30">
      <w:r w:rsidRPr="00977EA3">
        <w:t xml:space="preserve">The value of the </w:t>
      </w:r>
      <w:proofErr w:type="spellStart"/>
      <w:r w:rsidRPr="00977EA3">
        <w:t>patientId</w:t>
      </w:r>
      <w:proofErr w:type="spellEnd"/>
      <w:r w:rsidRPr="00977EA3">
        <w:t xml:space="preserve"> attribute of a </w:t>
      </w:r>
      <w:proofErr w:type="spellStart"/>
      <w:r w:rsidRPr="00977EA3">
        <w:t>DocumentEntry</w:t>
      </w:r>
      <w:proofErr w:type="spellEnd"/>
      <w:r w:rsidRPr="00977EA3">
        <w:t xml:space="preserve"> object shall match the value of the </w:t>
      </w:r>
      <w:proofErr w:type="spellStart"/>
      <w:r w:rsidRPr="00977EA3">
        <w:t>patientId</w:t>
      </w:r>
      <w:proofErr w:type="spellEnd"/>
      <w:r w:rsidRPr="00977EA3">
        <w:t xml:space="preserve"> attribute of any Folder that it is a member of. This implies that all </w:t>
      </w:r>
      <w:proofErr w:type="spellStart"/>
      <w:r w:rsidRPr="00977EA3">
        <w:t>DocumentEntry</w:t>
      </w:r>
      <w:proofErr w:type="spellEnd"/>
      <w:r w:rsidRPr="00977EA3">
        <w:t xml:space="preserve"> objects in a Folder have the same </w:t>
      </w:r>
      <w:proofErr w:type="spellStart"/>
      <w:r w:rsidRPr="00977EA3">
        <w:t>patientId</w:t>
      </w:r>
      <w:proofErr w:type="spellEnd"/>
      <w:r w:rsidRPr="00977EA3">
        <w:t>.</w:t>
      </w:r>
    </w:p>
    <w:p w14:paraId="3BEEDA75" w14:textId="2260DB66" w:rsidR="00002D59" w:rsidRPr="00977EA3" w:rsidRDefault="00002D59" w:rsidP="00002D59">
      <w:r w:rsidRPr="00977EA3">
        <w:t xml:space="preserve">When the Submission Request includes a Document Relationship Association, both </w:t>
      </w:r>
      <w:proofErr w:type="spellStart"/>
      <w:r w:rsidRPr="00977EA3">
        <w:t>DocumentEntry</w:t>
      </w:r>
      <w:proofErr w:type="spellEnd"/>
      <w:r w:rsidRPr="00977EA3">
        <w:t xml:space="preserve"> objects referenced by the Association shall have the same </w:t>
      </w:r>
      <w:proofErr w:type="spellStart"/>
      <w:r w:rsidRPr="00977EA3">
        <w:t>patientId</w:t>
      </w:r>
      <w:proofErr w:type="spellEnd"/>
      <w:r w:rsidRPr="00977EA3">
        <w:t>.</w:t>
      </w:r>
    </w:p>
    <w:p w14:paraId="0FC774E7" w14:textId="77777777" w:rsidR="00B40E30" w:rsidRPr="00977EA3" w:rsidRDefault="00B40E30" w:rsidP="00B40E30">
      <w:pPr>
        <w:pStyle w:val="Titolo7"/>
        <w:numPr>
          <w:ilvl w:val="0"/>
          <w:numId w:val="0"/>
        </w:numPr>
        <w:rPr>
          <w:noProof w:val="0"/>
        </w:rPr>
      </w:pPr>
      <w:r w:rsidRPr="00977EA3">
        <w:rPr>
          <w:noProof w:val="0"/>
        </w:rPr>
        <w:t>3.42.4.1.3.3.3 Coded Attributes</w:t>
      </w:r>
    </w:p>
    <w:p w14:paraId="71DC79F6" w14:textId="0854625E" w:rsidR="00B40E30" w:rsidRPr="00977EA3" w:rsidRDefault="00B40E30" w:rsidP="00B40E30">
      <w:pPr>
        <w:rPr>
          <w:u w:val="single"/>
        </w:rPr>
      </w:pPr>
      <w:r w:rsidRPr="00977EA3">
        <w:t>The XDS Affinity Domain may allow only a finite set of values for a given coded attribute conforming to ITI TF-3: 4.2.3.1.2 or may not restrict the values at all</w:t>
      </w:r>
      <w:r w:rsidR="009A338E" w:rsidRPr="00977EA3">
        <w:t xml:space="preserve">. </w:t>
      </w:r>
      <w:r w:rsidRPr="00977EA3">
        <w:t xml:space="preserve">If the XDS Affinity Domain allows only a finite set, the Document Registry shall constrain the value to those allowed by the XDS Affinity Domain. </w:t>
      </w:r>
    </w:p>
    <w:p w14:paraId="54BA8594" w14:textId="77777777" w:rsidR="00B40E30" w:rsidRPr="00977EA3" w:rsidRDefault="00B40E30" w:rsidP="00B40E30">
      <w:r w:rsidRPr="00977EA3">
        <w:t xml:space="preserve">The Document Registry shall not constrain the </w:t>
      </w:r>
      <w:proofErr w:type="spellStart"/>
      <w:r w:rsidRPr="00977EA3">
        <w:t>displayName</w:t>
      </w:r>
      <w:proofErr w:type="spellEnd"/>
      <w:r w:rsidRPr="00977EA3">
        <w:t xml:space="preserve">. </w:t>
      </w:r>
    </w:p>
    <w:p w14:paraId="12A36AD1" w14:textId="42C9F5E4" w:rsidR="00B40E30" w:rsidRPr="00977EA3" w:rsidRDefault="00B40E30" w:rsidP="00B40E30">
      <w:pPr>
        <w:pStyle w:val="Note"/>
      </w:pPr>
      <w:r w:rsidRPr="00977EA3">
        <w:t xml:space="preserve">Note: In this section, "value" refers to the combination of a </w:t>
      </w:r>
      <w:proofErr w:type="spellStart"/>
      <w:r w:rsidRPr="00977EA3">
        <w:t>codeSystem</w:t>
      </w:r>
      <w:proofErr w:type="spellEnd"/>
      <w:r w:rsidRPr="00977EA3">
        <w:t xml:space="preserve"> and code.</w:t>
      </w:r>
    </w:p>
    <w:p w14:paraId="2245848E" w14:textId="77777777" w:rsidR="00B40E30" w:rsidRPr="00977EA3" w:rsidRDefault="00B40E30" w:rsidP="00B40E30">
      <w:pPr>
        <w:pStyle w:val="Titolo7"/>
        <w:numPr>
          <w:ilvl w:val="0"/>
          <w:numId w:val="0"/>
        </w:numPr>
        <w:rPr>
          <w:noProof w:val="0"/>
        </w:rPr>
      </w:pPr>
      <w:r w:rsidRPr="00977EA3">
        <w:rPr>
          <w:noProof w:val="0"/>
        </w:rPr>
        <w:t xml:space="preserve">3.42.4.1.3.3.4 </w:t>
      </w:r>
      <w:proofErr w:type="spellStart"/>
      <w:r w:rsidRPr="00977EA3">
        <w:rPr>
          <w:noProof w:val="0"/>
        </w:rPr>
        <w:t>DocumentEntry.mimeType</w:t>
      </w:r>
      <w:proofErr w:type="spellEnd"/>
    </w:p>
    <w:p w14:paraId="5FFB1101" w14:textId="77777777" w:rsidR="00B40E30" w:rsidRPr="00977EA3" w:rsidRDefault="00B40E30" w:rsidP="00B40E30">
      <w:r w:rsidRPr="00977EA3">
        <w:t xml:space="preserve">The value of the </w:t>
      </w:r>
      <w:proofErr w:type="spellStart"/>
      <w:r w:rsidRPr="00977EA3">
        <w:t>DocumentEntry.mimeType</w:t>
      </w:r>
      <w:proofErr w:type="spellEnd"/>
      <w:r w:rsidRPr="00977EA3">
        <w:t xml:space="preserve"> shall be constrained to those allowed by the XDS Affinity Domain.</w:t>
      </w:r>
    </w:p>
    <w:p w14:paraId="3DC82FE6" w14:textId="77777777" w:rsidR="00B40E30" w:rsidRPr="00977EA3" w:rsidRDefault="00B40E30" w:rsidP="00B40E30">
      <w:pPr>
        <w:pStyle w:val="Titolo7"/>
        <w:numPr>
          <w:ilvl w:val="0"/>
          <w:numId w:val="0"/>
        </w:numPr>
        <w:rPr>
          <w:noProof w:val="0"/>
        </w:rPr>
      </w:pPr>
      <w:r w:rsidRPr="00977EA3">
        <w:rPr>
          <w:noProof w:val="0"/>
        </w:rPr>
        <w:lastRenderedPageBreak/>
        <w:t xml:space="preserve">3.42.4.1.3.3.5 </w:t>
      </w:r>
      <w:proofErr w:type="spellStart"/>
      <w:r w:rsidRPr="00977EA3">
        <w:rPr>
          <w:noProof w:val="0"/>
        </w:rPr>
        <w:t>DocumentEntry.availabilityStatus</w:t>
      </w:r>
      <w:proofErr w:type="spellEnd"/>
    </w:p>
    <w:p w14:paraId="43E270E8" w14:textId="77777777" w:rsidR="00B40E30" w:rsidRPr="00977EA3" w:rsidRDefault="00B40E30" w:rsidP="00B40E30">
      <w:r w:rsidRPr="00977EA3">
        <w:t xml:space="preserve">The Document Registry shall set the </w:t>
      </w:r>
      <w:proofErr w:type="spellStart"/>
      <w:r w:rsidRPr="00977EA3">
        <w:t>availabilityStatus</w:t>
      </w:r>
      <w:proofErr w:type="spellEnd"/>
      <w:r w:rsidRPr="00977EA3">
        <w:t xml:space="preserve"> of all newly added </w:t>
      </w:r>
      <w:proofErr w:type="spellStart"/>
      <w:r w:rsidRPr="00977EA3">
        <w:t>DocumentEntry</w:t>
      </w:r>
      <w:proofErr w:type="spellEnd"/>
      <w:r w:rsidRPr="00977EA3">
        <w:t xml:space="preserve"> objects to Approved.</w:t>
      </w:r>
    </w:p>
    <w:p w14:paraId="611252C4" w14:textId="77777777" w:rsidR="00B40E30" w:rsidRPr="00977EA3" w:rsidRDefault="00B40E30" w:rsidP="00B40E30">
      <w:pPr>
        <w:pStyle w:val="Titolo7"/>
        <w:numPr>
          <w:ilvl w:val="0"/>
          <w:numId w:val="0"/>
        </w:numPr>
        <w:rPr>
          <w:noProof w:val="0"/>
        </w:rPr>
      </w:pPr>
      <w:r w:rsidRPr="00977EA3">
        <w:rPr>
          <w:noProof w:val="0"/>
        </w:rPr>
        <w:t xml:space="preserve">3.42.4.1.3.3.6 </w:t>
      </w:r>
      <w:proofErr w:type="spellStart"/>
      <w:r w:rsidRPr="00977EA3">
        <w:rPr>
          <w:noProof w:val="0"/>
        </w:rPr>
        <w:t>DocumentEntry.serviceStartTime</w:t>
      </w:r>
      <w:proofErr w:type="spellEnd"/>
      <w:r w:rsidRPr="00977EA3">
        <w:rPr>
          <w:noProof w:val="0"/>
        </w:rPr>
        <w:t xml:space="preserve"> and </w:t>
      </w:r>
      <w:proofErr w:type="spellStart"/>
      <w:r w:rsidRPr="00977EA3">
        <w:rPr>
          <w:noProof w:val="0"/>
        </w:rPr>
        <w:t>DocumentEntry.serviceStopTime</w:t>
      </w:r>
      <w:proofErr w:type="spellEnd"/>
    </w:p>
    <w:p w14:paraId="16FE04EB" w14:textId="776FF5BE" w:rsidR="00B40E30" w:rsidRPr="00977EA3" w:rsidRDefault="00B40E30" w:rsidP="003462A5">
      <w:pPr>
        <w:pStyle w:val="Corpotesto"/>
      </w:pPr>
      <w:r w:rsidRPr="00977EA3">
        <w:t xml:space="preserve">If the </w:t>
      </w:r>
      <w:proofErr w:type="spellStart"/>
      <w:r w:rsidRPr="00977EA3">
        <w:t>serviceStartTime</w:t>
      </w:r>
      <w:proofErr w:type="spellEnd"/>
      <w:r w:rsidRPr="00977EA3">
        <w:t xml:space="preserve"> and </w:t>
      </w:r>
      <w:proofErr w:type="spellStart"/>
      <w:r w:rsidRPr="00977EA3">
        <w:t>serviceStopTime</w:t>
      </w:r>
      <w:proofErr w:type="spellEnd"/>
      <w:r w:rsidRPr="00977EA3">
        <w:t xml:space="preserve"> attributes are both populated for a Document Entry in the Submission Request, the Document Registry shall verify that the </w:t>
      </w:r>
      <w:proofErr w:type="spellStart"/>
      <w:r w:rsidRPr="00977EA3">
        <w:t>serviceStartTime</w:t>
      </w:r>
      <w:proofErr w:type="spellEnd"/>
      <w:r w:rsidRPr="00977EA3">
        <w:t xml:space="preserve"> is before or equal to the </w:t>
      </w:r>
      <w:proofErr w:type="spellStart"/>
      <w:r w:rsidRPr="00977EA3">
        <w:t>serviceStopTime</w:t>
      </w:r>
      <w:proofErr w:type="spellEnd"/>
      <w:r w:rsidRPr="00977EA3">
        <w:t>.</w:t>
      </w:r>
    </w:p>
    <w:p w14:paraId="504498D3" w14:textId="77777777" w:rsidR="00DE053B" w:rsidRPr="00977EA3" w:rsidRDefault="00DE053B" w:rsidP="005E29CE">
      <w:pPr>
        <w:pStyle w:val="Titolo7"/>
        <w:rPr>
          <w:noProof w:val="0"/>
        </w:rPr>
      </w:pPr>
      <w:r w:rsidRPr="00977EA3">
        <w:rPr>
          <w:noProof w:val="0"/>
        </w:rPr>
        <w:t xml:space="preserve">3.42.4.1.3.3.7 </w:t>
      </w:r>
      <w:proofErr w:type="spellStart"/>
      <w:r w:rsidRPr="00977EA3">
        <w:rPr>
          <w:noProof w:val="0"/>
        </w:rPr>
        <w:t>SubmissionSet.uniqueId</w:t>
      </w:r>
      <w:proofErr w:type="spellEnd"/>
      <w:r w:rsidRPr="00977EA3">
        <w:rPr>
          <w:noProof w:val="0"/>
        </w:rPr>
        <w:t xml:space="preserve"> </w:t>
      </w:r>
    </w:p>
    <w:p w14:paraId="76342A65" w14:textId="25A38987" w:rsidR="00DE053B" w:rsidRPr="00977EA3" w:rsidRDefault="00DE053B" w:rsidP="003462A5">
      <w:pPr>
        <w:pStyle w:val="Corpotesto"/>
      </w:pPr>
      <w:r w:rsidRPr="00977EA3">
        <w:t xml:space="preserve">The Document Registry shall verify that the </w:t>
      </w:r>
      <w:proofErr w:type="spellStart"/>
      <w:r w:rsidRPr="00977EA3">
        <w:t>SubmissionSet.uniqueId</w:t>
      </w:r>
      <w:proofErr w:type="spellEnd"/>
      <w:r w:rsidRPr="00977EA3">
        <w:t xml:space="preserve"> is not used as the </w:t>
      </w:r>
      <w:proofErr w:type="spellStart"/>
      <w:r w:rsidRPr="00977EA3">
        <w:t>uniqueId</w:t>
      </w:r>
      <w:proofErr w:type="spellEnd"/>
      <w:r w:rsidRPr="00977EA3">
        <w:t xml:space="preserve"> for any existing object in the registry (</w:t>
      </w:r>
      <w:proofErr w:type="spellStart"/>
      <w:r w:rsidRPr="00977EA3">
        <w:t>DocumentEntry</w:t>
      </w:r>
      <w:proofErr w:type="spellEnd"/>
      <w:r w:rsidRPr="00977EA3">
        <w:t xml:space="preserve">, </w:t>
      </w:r>
      <w:proofErr w:type="spellStart"/>
      <w:r w:rsidRPr="00977EA3">
        <w:t>SubmissionSet</w:t>
      </w:r>
      <w:proofErr w:type="spellEnd"/>
      <w:r w:rsidRPr="00977EA3">
        <w:t>, or Folder).</w:t>
      </w:r>
    </w:p>
    <w:p w14:paraId="2A0F6B70" w14:textId="77777777" w:rsidR="00B40E30" w:rsidRPr="00977EA3" w:rsidRDefault="00B40E30" w:rsidP="00B40E30">
      <w:pPr>
        <w:pStyle w:val="Titolo6"/>
        <w:numPr>
          <w:ilvl w:val="0"/>
          <w:numId w:val="0"/>
        </w:numPr>
        <w:rPr>
          <w:noProof w:val="0"/>
        </w:rPr>
      </w:pPr>
      <w:r w:rsidRPr="00977EA3">
        <w:rPr>
          <w:noProof w:val="0"/>
        </w:rPr>
        <w:t>3.42.4.1.3.4 Folder Membership</w:t>
      </w:r>
    </w:p>
    <w:p w14:paraId="2C9966C7" w14:textId="77777777" w:rsidR="00B40E30" w:rsidRPr="00977EA3" w:rsidRDefault="00B40E30" w:rsidP="003462A5">
      <w:pPr>
        <w:pStyle w:val="Corpotesto"/>
      </w:pPr>
      <w:r w:rsidRPr="00977EA3">
        <w:t xml:space="preserve">When the Submission Request includes an FD-DE </w:t>
      </w:r>
      <w:proofErr w:type="spellStart"/>
      <w:r w:rsidRPr="00977EA3">
        <w:t>HasMember</w:t>
      </w:r>
      <w:proofErr w:type="spellEnd"/>
      <w:r w:rsidRPr="00977EA3">
        <w:t xml:space="preserve"> Association, which identifies a Document Entry as a member of a Folder, the Document Registry shall verify that both the Document Entry and Folder have a status of Approved.</w:t>
      </w:r>
    </w:p>
    <w:p w14:paraId="1408B7E3" w14:textId="77777777" w:rsidR="00B40E30" w:rsidRPr="00977EA3" w:rsidRDefault="00B40E30" w:rsidP="00B40E30">
      <w:pPr>
        <w:pStyle w:val="Titolo6"/>
        <w:numPr>
          <w:ilvl w:val="0"/>
          <w:numId w:val="0"/>
        </w:numPr>
        <w:rPr>
          <w:noProof w:val="0"/>
        </w:rPr>
      </w:pPr>
      <w:r w:rsidRPr="00977EA3">
        <w:rPr>
          <w:noProof w:val="0"/>
        </w:rPr>
        <w:t>3.42.4.1.3.5 Document Relationships</w:t>
      </w:r>
    </w:p>
    <w:p w14:paraId="2D833FE8" w14:textId="11D8E11B" w:rsidR="00B40E30" w:rsidRPr="00977EA3" w:rsidRDefault="00B40E30" w:rsidP="003462A5">
      <w:pPr>
        <w:pStyle w:val="Corpotesto"/>
      </w:pPr>
      <w:r w:rsidRPr="00977EA3">
        <w:t xml:space="preserve">When the Submission Request includes an Association between two </w:t>
      </w:r>
      <w:proofErr w:type="spellStart"/>
      <w:r w:rsidR="00292F75" w:rsidRPr="00977EA3">
        <w:t>DocumentEntry</w:t>
      </w:r>
      <w:proofErr w:type="spellEnd"/>
      <w:r w:rsidR="00292F75" w:rsidRPr="00977EA3">
        <w:t xml:space="preserve"> </w:t>
      </w:r>
      <w:r w:rsidRPr="00977EA3">
        <w:t>objects, the Document Registry shall verify that:</w:t>
      </w:r>
    </w:p>
    <w:p w14:paraId="6C4AA187" w14:textId="7884CFB8" w:rsidR="00292F75" w:rsidRPr="00977EA3" w:rsidRDefault="00292F75" w:rsidP="00292F75">
      <w:pPr>
        <w:pStyle w:val="Puntoelenco2"/>
      </w:pPr>
      <w:r w:rsidRPr="00977EA3">
        <w:t xml:space="preserve">Both </w:t>
      </w:r>
      <w:proofErr w:type="spellStart"/>
      <w:r w:rsidRPr="00977EA3">
        <w:t>DocumentEntry</w:t>
      </w:r>
      <w:proofErr w:type="spellEnd"/>
      <w:r w:rsidRPr="00977EA3">
        <w:t xml:space="preserve"> objects have the same patient identifier (</w:t>
      </w:r>
      <w:proofErr w:type="spellStart"/>
      <w:r w:rsidRPr="00977EA3">
        <w:t>XDSDocumentEntry.patientId</w:t>
      </w:r>
      <w:proofErr w:type="spellEnd"/>
      <w:r w:rsidRPr="00977EA3">
        <w:t xml:space="preserve"> attribute); otherwise it shall return the error </w:t>
      </w:r>
      <w:proofErr w:type="spellStart"/>
      <w:r w:rsidRPr="00977EA3">
        <w:rPr>
          <w:rFonts w:ascii="Courier New" w:hAnsi="Courier New" w:cs="Courier New"/>
          <w:sz w:val="20"/>
        </w:rPr>
        <w:t>XDSPatientIdDoesNotMatch</w:t>
      </w:r>
      <w:proofErr w:type="spellEnd"/>
      <w:r w:rsidRPr="00977EA3">
        <w:t>. This comparison shall take into consideration patient identity merges as described in ITI TF-2a: 3.8.4.2.4.</w:t>
      </w:r>
    </w:p>
    <w:p w14:paraId="20825138" w14:textId="484092C3" w:rsidR="00292F75" w:rsidRPr="00977EA3" w:rsidRDefault="00B40E30" w:rsidP="00292F75">
      <w:pPr>
        <w:pStyle w:val="Puntoelenco2"/>
      </w:pPr>
      <w:r w:rsidRPr="00977EA3">
        <w:t xml:space="preserve">The </w:t>
      </w:r>
      <w:proofErr w:type="spellStart"/>
      <w:r w:rsidRPr="00977EA3">
        <w:t>sourceObject</w:t>
      </w:r>
      <w:proofErr w:type="spellEnd"/>
      <w:r w:rsidRPr="00977EA3">
        <w:t xml:space="preserve"> references a </w:t>
      </w:r>
      <w:proofErr w:type="spellStart"/>
      <w:r w:rsidR="00292F75" w:rsidRPr="00977EA3">
        <w:t>DocumentEntry</w:t>
      </w:r>
      <w:proofErr w:type="spellEnd"/>
      <w:r w:rsidR="00292F75" w:rsidRPr="00977EA3">
        <w:t xml:space="preserve"> </w:t>
      </w:r>
      <w:r w:rsidRPr="00977EA3">
        <w:t>in the submission</w:t>
      </w:r>
      <w:r w:rsidR="002A5142" w:rsidRPr="00977EA3">
        <w:t xml:space="preserve">; otherwise it shall return the error </w:t>
      </w:r>
      <w:proofErr w:type="spellStart"/>
      <w:r w:rsidR="002A5142" w:rsidRPr="00977EA3">
        <w:rPr>
          <w:rStyle w:val="CodiceHTML"/>
          <w:rFonts w:ascii="Courier New" w:hAnsi="Courier New" w:cs="Courier New"/>
        </w:rPr>
        <w:t>UnresolvedReferenceException</w:t>
      </w:r>
      <w:proofErr w:type="spellEnd"/>
      <w:r w:rsidR="002A5142" w:rsidRPr="00977EA3">
        <w:t>.</w:t>
      </w:r>
    </w:p>
    <w:p w14:paraId="7CF65380" w14:textId="77777777" w:rsidR="00292F75" w:rsidRPr="00977EA3" w:rsidRDefault="00292F75" w:rsidP="00ED4370">
      <w:pPr>
        <w:pStyle w:val="Corpotesto"/>
      </w:pPr>
      <w:r w:rsidRPr="00977EA3">
        <w:t xml:space="preserve">The Document Registry shall verify the </w:t>
      </w:r>
      <w:proofErr w:type="spellStart"/>
      <w:r w:rsidRPr="00977EA3">
        <w:t>targetObject</w:t>
      </w:r>
      <w:proofErr w:type="spellEnd"/>
      <w:r w:rsidRPr="00977EA3">
        <w:t xml:space="preserve"> according the following:</w:t>
      </w:r>
    </w:p>
    <w:p w14:paraId="10EE5794" w14:textId="77777777" w:rsidR="00292F75" w:rsidRPr="008C3C96" w:rsidRDefault="00292F75" w:rsidP="00ED4370">
      <w:pPr>
        <w:pStyle w:val="Puntoelenco2"/>
      </w:pPr>
      <w:r w:rsidRPr="008C3C96">
        <w:t xml:space="preserve">If the </w:t>
      </w:r>
      <w:proofErr w:type="spellStart"/>
      <w:r w:rsidRPr="008C3C96">
        <w:t>associationType</w:t>
      </w:r>
      <w:proofErr w:type="spellEnd"/>
      <w:r w:rsidRPr="008C3C96">
        <w:t xml:space="preserve"> is RPLC, XFRM_RPLC, or </w:t>
      </w:r>
      <w:proofErr w:type="spellStart"/>
      <w:r w:rsidRPr="008C3C96">
        <w:t>IsSnapshotOf</w:t>
      </w:r>
      <w:proofErr w:type="spellEnd"/>
      <w:r w:rsidRPr="008C3C96">
        <w:t xml:space="preserve">, that the </w:t>
      </w:r>
      <w:proofErr w:type="spellStart"/>
      <w:r w:rsidRPr="008C3C96">
        <w:t>targetObject</w:t>
      </w:r>
      <w:proofErr w:type="spellEnd"/>
      <w:r w:rsidRPr="008C3C96">
        <w:t xml:space="preserve"> references a </w:t>
      </w:r>
      <w:proofErr w:type="spellStart"/>
      <w:r w:rsidRPr="008C3C96">
        <w:t>DocumentEntry</w:t>
      </w:r>
      <w:proofErr w:type="spellEnd"/>
      <w:r w:rsidRPr="008C3C96">
        <w:t xml:space="preserve"> in the Document Registry.</w:t>
      </w:r>
    </w:p>
    <w:p w14:paraId="0BCAA069" w14:textId="305C85A6" w:rsidR="00292F75" w:rsidRPr="008C3C96" w:rsidRDefault="00292F75" w:rsidP="008C3C96">
      <w:pPr>
        <w:pStyle w:val="Puntoelenco2"/>
      </w:pPr>
      <w:r w:rsidRPr="008C3C96">
        <w:t xml:space="preserve">For all other </w:t>
      </w:r>
      <w:proofErr w:type="spellStart"/>
      <w:r w:rsidRPr="008C3C96">
        <w:t>associationTypes</w:t>
      </w:r>
      <w:proofErr w:type="spellEnd"/>
      <w:r w:rsidRPr="008C3C96">
        <w:t xml:space="preserve">, that the </w:t>
      </w:r>
      <w:proofErr w:type="spellStart"/>
      <w:r w:rsidRPr="008C3C96">
        <w:t>targetObject</w:t>
      </w:r>
      <w:proofErr w:type="spellEnd"/>
      <w:r w:rsidRPr="008C3C96">
        <w:t xml:space="preserve"> references a </w:t>
      </w:r>
      <w:proofErr w:type="spellStart"/>
      <w:r w:rsidRPr="008C3C96">
        <w:t>DocumentEntry</w:t>
      </w:r>
      <w:proofErr w:type="spellEnd"/>
      <w:r w:rsidRPr="008C3C96">
        <w:t xml:space="preserve"> in the Document Registry or in the submission.</w:t>
      </w:r>
    </w:p>
    <w:p w14:paraId="728528C4" w14:textId="4C0F8E15" w:rsidR="00292F75" w:rsidRPr="00ED4370" w:rsidRDefault="00292F75" w:rsidP="00ED4370">
      <w:pPr>
        <w:pStyle w:val="Corpotesto"/>
      </w:pPr>
      <w:r w:rsidRPr="008C3C96">
        <w:t xml:space="preserve">If this verification on </w:t>
      </w:r>
      <w:proofErr w:type="spellStart"/>
      <w:r w:rsidRPr="008C3C96">
        <w:t>targetObject</w:t>
      </w:r>
      <w:proofErr w:type="spellEnd"/>
      <w:r w:rsidRPr="008C3C96">
        <w:t xml:space="preserve"> fails, the Document Registry shall return the error</w:t>
      </w:r>
      <w:r w:rsidRPr="00ED4370">
        <w:t xml:space="preserve"> </w:t>
      </w:r>
      <w:proofErr w:type="spellStart"/>
      <w:r w:rsidRPr="00ED4370">
        <w:rPr>
          <w:rStyle w:val="CodiceHTML"/>
          <w:rFonts w:ascii="Courier New" w:hAnsi="Courier New" w:cs="Courier New"/>
        </w:rPr>
        <w:t>UnresolvedReferenceException</w:t>
      </w:r>
      <w:proofErr w:type="spellEnd"/>
      <w:r w:rsidRPr="00ED4370">
        <w:t>.</w:t>
      </w:r>
    </w:p>
    <w:p w14:paraId="5A00D2A6" w14:textId="23BA0BFB" w:rsidR="00292F75" w:rsidRPr="00977EA3" w:rsidRDefault="00292F75" w:rsidP="00ED4370">
      <w:pPr>
        <w:pStyle w:val="Corpotesto"/>
      </w:pPr>
      <w:r w:rsidRPr="00977EA3">
        <w:t xml:space="preserve">When the </w:t>
      </w:r>
      <w:proofErr w:type="spellStart"/>
      <w:r w:rsidRPr="00977EA3">
        <w:t>targetObject</w:t>
      </w:r>
      <w:proofErr w:type="spellEnd"/>
      <w:r w:rsidRPr="00977EA3">
        <w:t xml:space="preserve"> references a </w:t>
      </w:r>
      <w:proofErr w:type="spellStart"/>
      <w:r w:rsidRPr="00977EA3">
        <w:t>DocumentEntry</w:t>
      </w:r>
      <w:proofErr w:type="spellEnd"/>
      <w:r w:rsidRPr="00977EA3">
        <w:t xml:space="preserve"> in the Document Registry, the Document Registry shall verify that:</w:t>
      </w:r>
    </w:p>
    <w:p w14:paraId="3CBEB563" w14:textId="650F7268" w:rsidR="00B40E30" w:rsidRPr="00977EA3" w:rsidRDefault="00B40E30" w:rsidP="003462A5">
      <w:pPr>
        <w:pStyle w:val="Puntoelenco2"/>
      </w:pPr>
      <w:r w:rsidRPr="00977EA3">
        <w:t xml:space="preserve">The </w:t>
      </w:r>
      <w:proofErr w:type="spellStart"/>
      <w:r w:rsidRPr="00977EA3">
        <w:t>targetObject</w:t>
      </w:r>
      <w:proofErr w:type="spellEnd"/>
      <w:r w:rsidRPr="00977EA3">
        <w:t xml:space="preserve"> </w:t>
      </w:r>
      <w:proofErr w:type="spellStart"/>
      <w:r w:rsidR="00292F75" w:rsidRPr="00977EA3">
        <w:t>DocumentEntry</w:t>
      </w:r>
      <w:proofErr w:type="spellEnd"/>
      <w:r w:rsidR="00292F75" w:rsidRPr="00977EA3">
        <w:t xml:space="preserve"> </w:t>
      </w:r>
      <w:r w:rsidRPr="00977EA3">
        <w:t xml:space="preserve">has an </w:t>
      </w:r>
      <w:proofErr w:type="spellStart"/>
      <w:r w:rsidRPr="00977EA3">
        <w:t>availabilityStatus</w:t>
      </w:r>
      <w:proofErr w:type="spellEnd"/>
      <w:r w:rsidRPr="00977EA3">
        <w:t xml:space="preserve"> of Approved</w:t>
      </w:r>
      <w:r w:rsidR="002A5142" w:rsidRPr="00977EA3">
        <w:t xml:space="preserve">; otherwise, it shall return the error </w:t>
      </w:r>
      <w:proofErr w:type="spellStart"/>
      <w:r w:rsidR="002A5142" w:rsidRPr="00977EA3">
        <w:rPr>
          <w:rStyle w:val="CodiceHTML"/>
          <w:rFonts w:ascii="Courier New" w:hAnsi="Courier New" w:cs="Courier New"/>
        </w:rPr>
        <w:t>XDSRegistryDeprecatedDocumentError</w:t>
      </w:r>
      <w:proofErr w:type="spellEnd"/>
      <w:r w:rsidR="002A5142" w:rsidRPr="00977EA3">
        <w:t xml:space="preserve">. This ensures that only the most recent version of a document can be replaced, etc. </w:t>
      </w:r>
    </w:p>
    <w:p w14:paraId="6741AC93" w14:textId="766DEFCE" w:rsidR="00B40E30" w:rsidRPr="00977EA3" w:rsidRDefault="00B40E30" w:rsidP="003462A5">
      <w:pPr>
        <w:pStyle w:val="Corpotesto"/>
      </w:pPr>
      <w:r w:rsidRPr="00977EA3">
        <w:lastRenderedPageBreak/>
        <w:t>When the Association type is "RPLC" or "XFRM_RPLC", the Document Registry shall also:</w:t>
      </w:r>
    </w:p>
    <w:p w14:paraId="0A5FDAE9" w14:textId="7295BC13" w:rsidR="00B40E30" w:rsidRPr="00977EA3" w:rsidRDefault="00B40E30" w:rsidP="003462A5">
      <w:pPr>
        <w:pStyle w:val="Puntoelenco2"/>
      </w:pPr>
      <w:r w:rsidRPr="00977EA3">
        <w:t xml:space="preserve">Change the status of the </w:t>
      </w:r>
      <w:proofErr w:type="spellStart"/>
      <w:r w:rsidR="002155DE" w:rsidRPr="00977EA3">
        <w:t>DocumentEntry</w:t>
      </w:r>
      <w:proofErr w:type="spellEnd"/>
      <w:r w:rsidR="002155DE" w:rsidRPr="00977EA3">
        <w:t xml:space="preserve"> </w:t>
      </w:r>
      <w:r w:rsidRPr="00977EA3">
        <w:t>that is being replaced to Deprecated.</w:t>
      </w:r>
    </w:p>
    <w:p w14:paraId="5FA20677" w14:textId="76FC31F6" w:rsidR="00DE053B" w:rsidRDefault="00DE053B" w:rsidP="003462A5">
      <w:pPr>
        <w:pStyle w:val="Puntoelenco2"/>
        <w:rPr>
          <w:ins w:id="1639" w:author="Gregorio Canal" w:date="2019-05-22T14:57:00Z"/>
        </w:rPr>
      </w:pPr>
      <w:r w:rsidRPr="00977EA3">
        <w:t xml:space="preserve">Change the status of all </w:t>
      </w:r>
      <w:proofErr w:type="spellStart"/>
      <w:r w:rsidR="002155DE" w:rsidRPr="00977EA3">
        <w:t>DocumentEntry</w:t>
      </w:r>
      <w:proofErr w:type="spellEnd"/>
      <w:r w:rsidR="002155DE" w:rsidRPr="00977EA3">
        <w:t xml:space="preserve"> objects </w:t>
      </w:r>
      <w:r w:rsidRPr="00977EA3">
        <w:t xml:space="preserve">that are transformations (XFRM) or addenda (APND) of the </w:t>
      </w:r>
      <w:proofErr w:type="spellStart"/>
      <w:r w:rsidR="002155DE" w:rsidRPr="00977EA3">
        <w:t>DocumentEntry</w:t>
      </w:r>
      <w:proofErr w:type="spellEnd"/>
      <w:r w:rsidR="002155DE" w:rsidRPr="00977EA3">
        <w:t xml:space="preserve"> </w:t>
      </w:r>
      <w:r w:rsidRPr="00977EA3">
        <w:t>being replaced to Deprecated.</w:t>
      </w:r>
    </w:p>
    <w:p w14:paraId="144CF7AC" w14:textId="77777777" w:rsidR="00E63AF6" w:rsidRPr="00E63AF6" w:rsidRDefault="00E63AF6" w:rsidP="00E63AF6">
      <w:pPr>
        <w:pStyle w:val="Puntoelenco"/>
        <w:tabs>
          <w:tab w:val="clear" w:pos="360"/>
          <w:tab w:val="num" w:pos="720"/>
        </w:tabs>
        <w:spacing w:before="60"/>
        <w:ind w:left="720"/>
        <w:rPr>
          <w:ins w:id="1640" w:author="Gregorio Canal" w:date="2019-05-22T14:57:00Z"/>
          <w:rPrChange w:id="1641" w:author="Gregorio Canal" w:date="2019-05-22T14:58:00Z">
            <w:rPr>
              <w:ins w:id="1642" w:author="Gregorio Canal" w:date="2019-05-22T14:57:00Z"/>
              <w:b/>
              <w:u w:val="single"/>
            </w:rPr>
          </w:rPrChange>
        </w:rPr>
      </w:pPr>
      <w:commentRangeStart w:id="1643"/>
      <w:ins w:id="1644" w:author="Gregorio Canal" w:date="2019-05-22T14:57:00Z">
        <w:r w:rsidRPr="00E63AF6">
          <w:rPr>
            <w:rPrChange w:id="1645" w:author="Gregorio Canal" w:date="2019-05-22T14:58:00Z">
              <w:rPr>
                <w:b/>
                <w:u w:val="single"/>
              </w:rPr>
            </w:rPrChange>
          </w:rPr>
          <w:t xml:space="preserve">If the </w:t>
        </w:r>
        <w:proofErr w:type="spellStart"/>
        <w:r w:rsidRPr="00E63AF6">
          <w:rPr>
            <w:rPrChange w:id="1646" w:author="Gregorio Canal" w:date="2019-05-22T14:58:00Z">
              <w:rPr>
                <w:b/>
                <w:u w:val="single"/>
              </w:rPr>
            </w:rPrChange>
          </w:rPr>
          <w:t>DocumentEntry</w:t>
        </w:r>
        <w:proofErr w:type="spellEnd"/>
        <w:r w:rsidRPr="00E63AF6">
          <w:rPr>
            <w:rPrChange w:id="1647" w:author="Gregorio Canal" w:date="2019-05-22T14:58:00Z">
              <w:rPr>
                <w:b/>
                <w:u w:val="single"/>
              </w:rPr>
            </w:rPrChange>
          </w:rPr>
          <w:t xml:space="preserve"> being replaced is a member of one or more approved Folders, the Document Registry shall also:</w:t>
        </w:r>
      </w:ins>
    </w:p>
    <w:p w14:paraId="67C6436B" w14:textId="77777777" w:rsidR="00E63AF6" w:rsidRPr="00E63AF6" w:rsidRDefault="00E63AF6" w:rsidP="00E63AF6">
      <w:pPr>
        <w:pStyle w:val="Puntoelenco"/>
        <w:numPr>
          <w:ilvl w:val="0"/>
          <w:numId w:val="76"/>
        </w:numPr>
        <w:spacing w:before="60"/>
        <w:ind w:left="1080"/>
        <w:rPr>
          <w:ins w:id="1648" w:author="Gregorio Canal" w:date="2019-05-22T14:57:00Z"/>
          <w:rPrChange w:id="1649" w:author="Gregorio Canal" w:date="2019-05-22T14:58:00Z">
            <w:rPr>
              <w:ins w:id="1650" w:author="Gregorio Canal" w:date="2019-05-22T14:57:00Z"/>
              <w:b/>
              <w:u w:val="single"/>
            </w:rPr>
          </w:rPrChange>
        </w:rPr>
      </w:pPr>
      <w:ins w:id="1651" w:author="Gregorio Canal" w:date="2019-05-22T14:57:00Z">
        <w:r w:rsidRPr="00E63AF6">
          <w:rPr>
            <w:rPrChange w:id="1652" w:author="Gregorio Canal" w:date="2019-05-22T14:58:00Z">
              <w:rPr>
                <w:b/>
                <w:u w:val="single"/>
              </w:rPr>
            </w:rPrChange>
          </w:rPr>
          <w:t xml:space="preserve">Verify the replacement </w:t>
        </w:r>
        <w:proofErr w:type="spellStart"/>
        <w:r w:rsidRPr="00E63AF6">
          <w:rPr>
            <w:rPrChange w:id="1653" w:author="Gregorio Canal" w:date="2019-05-22T14:58:00Z">
              <w:rPr>
                <w:b/>
                <w:u w:val="single"/>
              </w:rPr>
            </w:rPrChange>
          </w:rPr>
          <w:t>DocumentEntry</w:t>
        </w:r>
        <w:proofErr w:type="spellEnd"/>
        <w:r w:rsidRPr="00E63AF6">
          <w:rPr>
            <w:rPrChange w:id="1654" w:author="Gregorio Canal" w:date="2019-05-22T14:58:00Z">
              <w:rPr>
                <w:b/>
                <w:u w:val="single"/>
              </w:rPr>
            </w:rPrChange>
          </w:rPr>
          <w:t xml:space="preserve"> and approved Folders have the same patient identifier (</w:t>
        </w:r>
        <w:proofErr w:type="spellStart"/>
        <w:r w:rsidRPr="00E63AF6">
          <w:rPr>
            <w:rPrChange w:id="1655" w:author="Gregorio Canal" w:date="2019-05-22T14:58:00Z">
              <w:rPr>
                <w:b/>
                <w:u w:val="single"/>
              </w:rPr>
            </w:rPrChange>
          </w:rPr>
          <w:t>XDSDocumentEntry.patientId</w:t>
        </w:r>
        <w:proofErr w:type="spellEnd"/>
        <w:r w:rsidRPr="00E63AF6">
          <w:rPr>
            <w:rPrChange w:id="1656" w:author="Gregorio Canal" w:date="2019-05-22T14:58:00Z">
              <w:rPr>
                <w:b/>
                <w:u w:val="single"/>
              </w:rPr>
            </w:rPrChange>
          </w:rPr>
          <w:t xml:space="preserve"> and </w:t>
        </w:r>
        <w:proofErr w:type="spellStart"/>
        <w:r w:rsidRPr="00E63AF6">
          <w:rPr>
            <w:rPrChange w:id="1657" w:author="Gregorio Canal" w:date="2019-05-22T14:58:00Z">
              <w:rPr>
                <w:b/>
                <w:u w:val="single"/>
              </w:rPr>
            </w:rPrChange>
          </w:rPr>
          <w:t>XDSFolder.patientId</w:t>
        </w:r>
        <w:proofErr w:type="spellEnd"/>
        <w:r w:rsidRPr="00E63AF6">
          <w:rPr>
            <w:rPrChange w:id="1658" w:author="Gregorio Canal" w:date="2019-05-22T14:58:00Z">
              <w:rPr>
                <w:b/>
                <w:u w:val="single"/>
              </w:rPr>
            </w:rPrChange>
          </w:rPr>
          <w:t xml:space="preserve"> attributes); otherwise it shall return the error </w:t>
        </w:r>
        <w:proofErr w:type="spellStart"/>
        <w:r w:rsidRPr="00E63AF6">
          <w:rPr>
            <w:rPrChange w:id="1659" w:author="Gregorio Canal" w:date="2019-05-22T14:58:00Z">
              <w:rPr>
                <w:b/>
                <w:u w:val="single"/>
              </w:rPr>
            </w:rPrChange>
          </w:rPr>
          <w:t>XDSPatientIdDoesNotMatch</w:t>
        </w:r>
        <w:proofErr w:type="spellEnd"/>
        <w:r w:rsidRPr="00E63AF6">
          <w:rPr>
            <w:rPrChange w:id="1660" w:author="Gregorio Canal" w:date="2019-05-22T14:58:00Z">
              <w:rPr>
                <w:b/>
                <w:u w:val="single"/>
              </w:rPr>
            </w:rPrChange>
          </w:rPr>
          <w:t>. This comparison shall take into consideration patient identity merges as described in ITI TF-2a: 3.8.4.2.4.</w:t>
        </w:r>
      </w:ins>
    </w:p>
    <w:p w14:paraId="3C155A14" w14:textId="77777777" w:rsidR="00E63AF6" w:rsidRPr="00E63AF6" w:rsidRDefault="00E63AF6" w:rsidP="00E63AF6">
      <w:pPr>
        <w:pStyle w:val="Puntoelenco"/>
        <w:numPr>
          <w:ilvl w:val="0"/>
          <w:numId w:val="76"/>
        </w:numPr>
        <w:spacing w:before="60"/>
        <w:ind w:left="1080"/>
        <w:rPr>
          <w:ins w:id="1661" w:author="Gregorio Canal" w:date="2019-05-22T14:57:00Z"/>
          <w:rPrChange w:id="1662" w:author="Gregorio Canal" w:date="2019-05-22T14:58:00Z">
            <w:rPr>
              <w:ins w:id="1663" w:author="Gregorio Canal" w:date="2019-05-22T14:57:00Z"/>
              <w:b/>
              <w:u w:val="single"/>
            </w:rPr>
          </w:rPrChange>
        </w:rPr>
      </w:pPr>
      <w:ins w:id="1664" w:author="Gregorio Canal" w:date="2019-05-22T14:57:00Z">
        <w:r w:rsidRPr="00E63AF6">
          <w:rPr>
            <w:rPrChange w:id="1665" w:author="Gregorio Canal" w:date="2019-05-22T14:58:00Z">
              <w:rPr>
                <w:b/>
                <w:u w:val="single"/>
              </w:rPr>
            </w:rPrChange>
          </w:rPr>
          <w:t xml:space="preserve">Create a new FD-DE </w:t>
        </w:r>
        <w:proofErr w:type="spellStart"/>
        <w:r w:rsidRPr="00E63AF6">
          <w:rPr>
            <w:rPrChange w:id="1666" w:author="Gregorio Canal" w:date="2019-05-22T14:58:00Z">
              <w:rPr>
                <w:b/>
                <w:u w:val="single"/>
              </w:rPr>
            </w:rPrChange>
          </w:rPr>
          <w:t>HasMember</w:t>
        </w:r>
        <w:proofErr w:type="spellEnd"/>
        <w:r w:rsidRPr="00E63AF6">
          <w:rPr>
            <w:rPrChange w:id="1667" w:author="Gregorio Canal" w:date="2019-05-22T14:58:00Z">
              <w:rPr>
                <w:b/>
                <w:u w:val="single"/>
              </w:rPr>
            </w:rPrChange>
          </w:rPr>
          <w:t xml:space="preserve"> Association connecting the replacement </w:t>
        </w:r>
        <w:proofErr w:type="spellStart"/>
        <w:r w:rsidRPr="00E63AF6">
          <w:rPr>
            <w:rPrChange w:id="1668" w:author="Gregorio Canal" w:date="2019-05-22T14:58:00Z">
              <w:rPr>
                <w:b/>
                <w:u w:val="single"/>
              </w:rPr>
            </w:rPrChange>
          </w:rPr>
          <w:t>DocumentEntry</w:t>
        </w:r>
        <w:proofErr w:type="spellEnd"/>
        <w:r w:rsidRPr="00E63AF6">
          <w:rPr>
            <w:rPrChange w:id="1669" w:author="Gregorio Canal" w:date="2019-05-22T14:58:00Z">
              <w:rPr>
                <w:b/>
                <w:u w:val="single"/>
              </w:rPr>
            </w:rPrChange>
          </w:rPr>
          <w:t xml:space="preserve"> to each approved Folder that held the original </w:t>
        </w:r>
        <w:proofErr w:type="spellStart"/>
        <w:r w:rsidRPr="00E63AF6">
          <w:rPr>
            <w:rPrChange w:id="1670" w:author="Gregorio Canal" w:date="2019-05-22T14:58:00Z">
              <w:rPr>
                <w:b/>
                <w:u w:val="single"/>
              </w:rPr>
            </w:rPrChange>
          </w:rPr>
          <w:t>DocumentEntry</w:t>
        </w:r>
        <w:proofErr w:type="spellEnd"/>
        <w:r w:rsidRPr="00E63AF6">
          <w:rPr>
            <w:rPrChange w:id="1671" w:author="Gregorio Canal" w:date="2019-05-22T14:58:00Z">
              <w:rPr>
                <w:b/>
                <w:u w:val="single"/>
              </w:rPr>
            </w:rPrChange>
          </w:rPr>
          <w:t xml:space="preserve"> as a member.  </w:t>
        </w:r>
      </w:ins>
    </w:p>
    <w:p w14:paraId="44159FEE" w14:textId="1A2D94EC" w:rsidR="00E63AF6" w:rsidRPr="00977EA3" w:rsidRDefault="00E63AF6" w:rsidP="00E63AF6">
      <w:pPr>
        <w:pStyle w:val="Puntoelenco2"/>
      </w:pPr>
      <w:ins w:id="1672" w:author="Gregorio Canal" w:date="2019-05-22T14:57:00Z">
        <w:r w:rsidRPr="00E63AF6">
          <w:rPr>
            <w:rPrChange w:id="1673" w:author="Gregorio Canal" w:date="2019-05-22T15:00:00Z">
              <w:rPr>
                <w:b/>
                <w:highlight w:val="green"/>
                <w:u w:val="single"/>
              </w:rPr>
            </w:rPrChange>
          </w:rPr>
          <w:t xml:space="preserve">For each FD-DE </w:t>
        </w:r>
        <w:commentRangeStart w:id="1674"/>
        <w:proofErr w:type="spellStart"/>
        <w:r w:rsidRPr="00E63AF6">
          <w:rPr>
            <w:rPrChange w:id="1675" w:author="Gregorio Canal" w:date="2019-05-22T15:00:00Z">
              <w:rPr>
                <w:b/>
                <w:highlight w:val="green"/>
                <w:u w:val="single"/>
              </w:rPr>
            </w:rPrChange>
          </w:rPr>
          <w:t>HasMember</w:t>
        </w:r>
        <w:proofErr w:type="spellEnd"/>
        <w:r w:rsidRPr="00E63AF6">
          <w:rPr>
            <w:rPrChange w:id="1676" w:author="Gregorio Canal" w:date="2019-05-22T15:00:00Z">
              <w:rPr>
                <w:b/>
                <w:highlight w:val="green"/>
                <w:u w:val="single"/>
              </w:rPr>
            </w:rPrChange>
          </w:rPr>
          <w:t xml:space="preserve"> Association created, create a new SS-HM </w:t>
        </w:r>
        <w:proofErr w:type="spellStart"/>
        <w:r w:rsidRPr="00E63AF6">
          <w:rPr>
            <w:rPrChange w:id="1677" w:author="Gregorio Canal" w:date="2019-05-22T15:00:00Z">
              <w:rPr>
                <w:b/>
                <w:highlight w:val="green"/>
                <w:u w:val="single"/>
              </w:rPr>
            </w:rPrChange>
          </w:rPr>
          <w:t>HasMember</w:t>
        </w:r>
        <w:proofErr w:type="spellEnd"/>
        <w:r w:rsidRPr="00E63AF6">
          <w:rPr>
            <w:rPrChange w:id="1678" w:author="Gregorio Canal" w:date="2019-05-22T15:00:00Z">
              <w:rPr>
                <w:b/>
                <w:highlight w:val="green"/>
                <w:u w:val="single"/>
              </w:rPr>
            </w:rPrChange>
          </w:rPr>
          <w:t xml:space="preserve"> Association connecting the new FD-DE </w:t>
        </w:r>
        <w:proofErr w:type="spellStart"/>
        <w:r w:rsidRPr="00E63AF6">
          <w:rPr>
            <w:rPrChange w:id="1679" w:author="Gregorio Canal" w:date="2019-05-22T15:00:00Z">
              <w:rPr>
                <w:b/>
                <w:highlight w:val="green"/>
                <w:u w:val="single"/>
              </w:rPr>
            </w:rPrChange>
          </w:rPr>
          <w:t>HasMember</w:t>
        </w:r>
        <w:proofErr w:type="spellEnd"/>
        <w:r w:rsidRPr="00E63AF6">
          <w:rPr>
            <w:rPrChange w:id="1680" w:author="Gregorio Canal" w:date="2019-05-22T15:00:00Z">
              <w:rPr>
                <w:b/>
                <w:highlight w:val="green"/>
                <w:u w:val="single"/>
              </w:rPr>
            </w:rPrChange>
          </w:rPr>
          <w:t xml:space="preserve"> Association to the replacement </w:t>
        </w:r>
        <w:proofErr w:type="spellStart"/>
        <w:r w:rsidRPr="00E63AF6">
          <w:rPr>
            <w:rPrChange w:id="1681" w:author="Gregorio Canal" w:date="2019-05-22T15:00:00Z">
              <w:rPr>
                <w:b/>
                <w:highlight w:val="green"/>
                <w:u w:val="single"/>
              </w:rPr>
            </w:rPrChange>
          </w:rPr>
          <w:t>DocumentEntry's</w:t>
        </w:r>
        <w:proofErr w:type="spellEnd"/>
        <w:r w:rsidRPr="00E63AF6">
          <w:rPr>
            <w:rPrChange w:id="1682" w:author="Gregorio Canal" w:date="2019-05-22T15:00:00Z">
              <w:rPr>
                <w:b/>
                <w:highlight w:val="green"/>
                <w:u w:val="single"/>
              </w:rPr>
            </w:rPrChange>
          </w:rPr>
          <w:t xml:space="preserve"> Submission Set.</w:t>
        </w:r>
      </w:ins>
      <w:commentRangeEnd w:id="1674"/>
      <w:ins w:id="1683" w:author="Gregorio Canal" w:date="2019-05-22T15:00:00Z">
        <w:r>
          <w:rPr>
            <w:rStyle w:val="Rimandocommento"/>
          </w:rPr>
          <w:commentReference w:id="1674"/>
        </w:r>
        <w:commentRangeEnd w:id="1643"/>
        <w:r>
          <w:rPr>
            <w:rStyle w:val="Rimandocommento"/>
          </w:rPr>
          <w:commentReference w:id="1643"/>
        </w:r>
      </w:ins>
      <w:ins w:id="1684" w:author="Gregorio Canal" w:date="2019-05-22T14:57:00Z">
        <w:r w:rsidRPr="0059111A">
          <w:rPr>
            <w:highlight w:val="green"/>
          </w:rPr>
          <w:br/>
        </w:r>
      </w:ins>
    </w:p>
    <w:p w14:paraId="429535F5" w14:textId="74B4DAD3" w:rsidR="002155DE" w:rsidRPr="00977EA3" w:rsidRDefault="002155DE" w:rsidP="00ED4370">
      <w:pPr>
        <w:pStyle w:val="Note"/>
      </w:pPr>
      <w:r w:rsidRPr="00977EA3">
        <w:t xml:space="preserve">Note: For "RPLC" and "XFRM_RPLC" relationships, earlier versions of the Technical Framework referenced the error </w:t>
      </w:r>
      <w:proofErr w:type="spellStart"/>
      <w:r w:rsidRPr="00977EA3">
        <w:rPr>
          <w:rFonts w:ascii="Courier New" w:hAnsi="Courier New" w:cs="Courier New"/>
        </w:rPr>
        <w:t>XDSReplaceFailed</w:t>
      </w:r>
      <w:proofErr w:type="spellEnd"/>
      <w:r w:rsidRPr="00977EA3">
        <w:rPr>
          <w:rFonts w:ascii="Courier New" w:hAnsi="Courier New" w:cs="Courier New"/>
        </w:rPr>
        <w:t xml:space="preserve"> </w:t>
      </w:r>
      <w:r w:rsidRPr="00977EA3">
        <w:t>when verification fails</w:t>
      </w:r>
      <w:r w:rsidR="00977EA3" w:rsidRPr="00977EA3">
        <w:t xml:space="preserve">. </w:t>
      </w:r>
      <w:r w:rsidRPr="00977EA3">
        <w:t>That error has been deprecated.</w:t>
      </w:r>
    </w:p>
    <w:p w14:paraId="060C47CC" w14:textId="77777777" w:rsidR="002C751B" w:rsidRPr="00977EA3" w:rsidRDefault="002C751B" w:rsidP="003462A5">
      <w:pPr>
        <w:pStyle w:val="Corpotesto"/>
      </w:pPr>
      <w:r w:rsidRPr="00977EA3">
        <w:t>When the Association type is "</w:t>
      </w:r>
      <w:proofErr w:type="spellStart"/>
      <w:r w:rsidRPr="00977EA3">
        <w:t>IsSnapshotOf</w:t>
      </w:r>
      <w:proofErr w:type="spellEnd"/>
      <w:r w:rsidRPr="00977EA3">
        <w:t>", the Document Registry shall also:</w:t>
      </w:r>
    </w:p>
    <w:p w14:paraId="202B0426" w14:textId="77777777" w:rsidR="002C751B" w:rsidRPr="00977EA3" w:rsidRDefault="002C751B" w:rsidP="003462A5">
      <w:pPr>
        <w:pStyle w:val="Puntoelenco2"/>
      </w:pPr>
      <w:r w:rsidRPr="00977EA3">
        <w:t xml:space="preserve">Verify </w:t>
      </w:r>
      <w:proofErr w:type="spellStart"/>
      <w:r w:rsidRPr="00977EA3">
        <w:t>sourceObject</w:t>
      </w:r>
      <w:proofErr w:type="spellEnd"/>
      <w:r w:rsidRPr="00977EA3">
        <w:t xml:space="preserve"> references a Stable </w:t>
      </w:r>
      <w:proofErr w:type="spellStart"/>
      <w:r w:rsidRPr="00977EA3">
        <w:t>DocumentEntry</w:t>
      </w:r>
      <w:proofErr w:type="spellEnd"/>
    </w:p>
    <w:p w14:paraId="2D4AF1A2" w14:textId="77777777" w:rsidR="002C751B" w:rsidRPr="00977EA3" w:rsidRDefault="002C751B" w:rsidP="003462A5">
      <w:pPr>
        <w:pStyle w:val="Puntoelenco2"/>
      </w:pPr>
      <w:r w:rsidRPr="00977EA3">
        <w:t xml:space="preserve">Verify </w:t>
      </w:r>
      <w:proofErr w:type="spellStart"/>
      <w:r w:rsidRPr="00977EA3">
        <w:t>targetObject</w:t>
      </w:r>
      <w:proofErr w:type="spellEnd"/>
      <w:r w:rsidRPr="00977EA3">
        <w:t xml:space="preserve"> references an On-Demand </w:t>
      </w:r>
      <w:proofErr w:type="spellStart"/>
      <w:r w:rsidRPr="00977EA3">
        <w:t>DocumentEntry</w:t>
      </w:r>
      <w:proofErr w:type="spellEnd"/>
    </w:p>
    <w:p w14:paraId="1A5DCACE" w14:textId="77777777" w:rsidR="00B40E30" w:rsidRPr="00977EA3" w:rsidRDefault="00B40E30" w:rsidP="003462A5">
      <w:pPr>
        <w:pStyle w:val="Corpotesto"/>
      </w:pPr>
      <w:r w:rsidRPr="00977EA3">
        <w:t>As per Section 3.42.4.1.4.1, no changes to the status of any object shall occur if the Submission Request is not accepted and committed.</w:t>
      </w:r>
    </w:p>
    <w:p w14:paraId="1B39F01E" w14:textId="77777777" w:rsidR="00B40E30" w:rsidRPr="00977EA3" w:rsidRDefault="00B40E30" w:rsidP="00B40E30">
      <w:pPr>
        <w:pStyle w:val="Titolo6"/>
        <w:numPr>
          <w:ilvl w:val="0"/>
          <w:numId w:val="0"/>
        </w:numPr>
        <w:rPr>
          <w:noProof w:val="0"/>
        </w:rPr>
      </w:pPr>
      <w:r w:rsidRPr="00977EA3">
        <w:rPr>
          <w:noProof w:val="0"/>
        </w:rPr>
        <w:t xml:space="preserve">3.42.4.1.3.6 Updates to </w:t>
      </w:r>
      <w:proofErr w:type="spellStart"/>
      <w:r w:rsidRPr="00977EA3">
        <w:rPr>
          <w:noProof w:val="0"/>
        </w:rPr>
        <w:t>Folder.lastUpdateTime</w:t>
      </w:r>
      <w:proofErr w:type="spellEnd"/>
    </w:p>
    <w:p w14:paraId="18BD79FB" w14:textId="64AACACD" w:rsidR="00B40E30" w:rsidRPr="00977EA3" w:rsidRDefault="00B40E30" w:rsidP="003462A5">
      <w:pPr>
        <w:pStyle w:val="Corpotesto"/>
      </w:pPr>
      <w:r w:rsidRPr="00977EA3">
        <w:t xml:space="preserve">If the submission results in any </w:t>
      </w:r>
      <w:proofErr w:type="spellStart"/>
      <w:r w:rsidR="002155DE" w:rsidRPr="00977EA3">
        <w:t>DocumentEntry</w:t>
      </w:r>
      <w:proofErr w:type="spellEnd"/>
      <w:r w:rsidR="002155DE" w:rsidRPr="00977EA3">
        <w:t xml:space="preserve"> </w:t>
      </w:r>
      <w:r w:rsidRPr="00977EA3">
        <w:t xml:space="preserve">being placed into any Folder, the Document Registry shall set the </w:t>
      </w:r>
      <w:proofErr w:type="spellStart"/>
      <w:r w:rsidRPr="00977EA3">
        <w:t>lastUpdateTime</w:t>
      </w:r>
      <w:proofErr w:type="spellEnd"/>
      <w:r w:rsidRPr="00977EA3">
        <w:t xml:space="preserve"> attribute of those Folders to the current time. This includes Folders included in the Submission Request as well as Folders already existing in the Document Registry that are referenced by the Submission Request.</w:t>
      </w:r>
    </w:p>
    <w:p w14:paraId="37FD45CF" w14:textId="77777777" w:rsidR="00B40E30" w:rsidRPr="00977EA3" w:rsidRDefault="00B40E30" w:rsidP="003462A5">
      <w:pPr>
        <w:pStyle w:val="Corpotesto"/>
      </w:pPr>
      <w:r w:rsidRPr="00977EA3">
        <w:t xml:space="preserve">As per Section 3.42.4.1.4.1, no changes to the </w:t>
      </w:r>
      <w:proofErr w:type="spellStart"/>
      <w:r w:rsidRPr="00977EA3">
        <w:t>lastUpdateTime</w:t>
      </w:r>
      <w:proofErr w:type="spellEnd"/>
      <w:r w:rsidRPr="00977EA3">
        <w:t xml:space="preserve"> of any Folder shall occur if the Submission Request is not accepted and committed.</w:t>
      </w:r>
    </w:p>
    <w:p w14:paraId="0A6BF5D0" w14:textId="77777777" w:rsidR="00B40E30" w:rsidRPr="00977EA3" w:rsidRDefault="00B40E30" w:rsidP="00B40E30">
      <w:pPr>
        <w:pStyle w:val="Titolo6"/>
        <w:numPr>
          <w:ilvl w:val="0"/>
          <w:numId w:val="0"/>
        </w:numPr>
        <w:rPr>
          <w:noProof w:val="0"/>
        </w:rPr>
      </w:pPr>
      <w:r w:rsidRPr="00977EA3">
        <w:rPr>
          <w:noProof w:val="0"/>
        </w:rPr>
        <w:t>3.42.4.1.3.7 UUIDs and Symbolic Ids</w:t>
      </w:r>
    </w:p>
    <w:p w14:paraId="6AC1D758" w14:textId="77777777" w:rsidR="00B40E30" w:rsidRPr="00977EA3" w:rsidRDefault="00B40E30" w:rsidP="00B40E30">
      <w:pPr>
        <w:pStyle w:val="Corpotesto"/>
      </w:pPr>
      <w:r w:rsidRPr="00977EA3">
        <w:t>Objects in the Submission Request have several UUID fields conforming to ITI TF-3: 4.2.3.1.5.</w:t>
      </w:r>
    </w:p>
    <w:p w14:paraId="296F404F" w14:textId="77777777" w:rsidR="00B40E30" w:rsidRPr="00977EA3" w:rsidRDefault="00B40E30" w:rsidP="00B40E30">
      <w:pPr>
        <w:pStyle w:val="Corpotesto"/>
      </w:pPr>
      <w:r w:rsidRPr="00977EA3">
        <w:t>If a field is formatted as a symbolic Id in the Submission Request, the Document Registry shall replace it with newly generated, properly formatted UUIDs upon acceptance of the submission. If the same symbolic Id appears more than once in the Submission Request, it shall be replaced with the same generated UUID.</w:t>
      </w:r>
    </w:p>
    <w:p w14:paraId="2C02DB69" w14:textId="77777777" w:rsidR="00B40E30" w:rsidRPr="00977EA3" w:rsidRDefault="00B40E30" w:rsidP="00B40E30">
      <w:r w:rsidRPr="00977EA3">
        <w:lastRenderedPageBreak/>
        <w:t>If a field is formatted as a valid UUID in the Submission Request, the Document Registry shall not change the value. </w:t>
      </w:r>
    </w:p>
    <w:p w14:paraId="04A81447" w14:textId="77777777" w:rsidR="00B40E30" w:rsidRPr="00977EA3" w:rsidRDefault="00B40E30" w:rsidP="00B40E30">
      <w:r w:rsidRPr="00977EA3">
        <w:t xml:space="preserve">Once a UUID-format Id value is assigned to a Registry Object, that value is permanent and shall not be changed. </w:t>
      </w:r>
    </w:p>
    <w:p w14:paraId="3F1EA60F" w14:textId="77777777" w:rsidR="00B40E30" w:rsidRPr="00977EA3" w:rsidRDefault="00B40E30" w:rsidP="00B40E30">
      <w:pPr>
        <w:pStyle w:val="Titolo4"/>
        <w:numPr>
          <w:ilvl w:val="0"/>
          <w:numId w:val="0"/>
        </w:numPr>
        <w:rPr>
          <w:noProof w:val="0"/>
        </w:rPr>
      </w:pPr>
      <w:bookmarkStart w:id="1685" w:name="_Toc355944562"/>
      <w:bookmarkStart w:id="1686" w:name="_Toc355947482"/>
      <w:bookmarkStart w:id="1687" w:name="_Toc355948605"/>
      <w:bookmarkStart w:id="1688" w:name="_Toc356293561"/>
      <w:bookmarkStart w:id="1689" w:name="_Toc357585853"/>
      <w:bookmarkStart w:id="1690" w:name="_Toc437857633"/>
      <w:bookmarkEnd w:id="1685"/>
      <w:bookmarkEnd w:id="1686"/>
      <w:bookmarkEnd w:id="1687"/>
      <w:bookmarkEnd w:id="1688"/>
      <w:bookmarkEnd w:id="1689"/>
      <w:r w:rsidRPr="00977EA3">
        <w:rPr>
          <w:noProof w:val="0"/>
        </w:rPr>
        <w:t>3.42.4.2 Register Document Set-b Response</w:t>
      </w:r>
      <w:bookmarkEnd w:id="1690"/>
    </w:p>
    <w:p w14:paraId="15D5651E" w14:textId="77777777" w:rsidR="00B40E30" w:rsidRPr="00977EA3" w:rsidRDefault="00B40E30" w:rsidP="00B40E30">
      <w:pPr>
        <w:pStyle w:val="Titolo5"/>
        <w:numPr>
          <w:ilvl w:val="0"/>
          <w:numId w:val="0"/>
        </w:numPr>
        <w:rPr>
          <w:noProof w:val="0"/>
        </w:rPr>
      </w:pPr>
      <w:r w:rsidRPr="00977EA3">
        <w:rPr>
          <w:noProof w:val="0"/>
        </w:rPr>
        <w:t>3.42.4.2.1 Trigger Events</w:t>
      </w:r>
    </w:p>
    <w:p w14:paraId="3694F74E" w14:textId="77777777" w:rsidR="00B40E30" w:rsidRPr="00977EA3" w:rsidRDefault="00B40E30" w:rsidP="00B40E30">
      <w:pPr>
        <w:pStyle w:val="Corpotesto"/>
      </w:pPr>
      <w:r w:rsidRPr="00977EA3">
        <w:t>The Content Receiver finishes processing a Register Document Set-b Request Message and shall respond with Register Document Set-b Response</w:t>
      </w:r>
    </w:p>
    <w:p w14:paraId="0BE04926" w14:textId="77777777" w:rsidR="00B40E30" w:rsidRPr="00977EA3" w:rsidRDefault="00B40E30" w:rsidP="00B40E30">
      <w:pPr>
        <w:pStyle w:val="Titolo5"/>
        <w:numPr>
          <w:ilvl w:val="0"/>
          <w:numId w:val="0"/>
        </w:numPr>
        <w:rPr>
          <w:noProof w:val="0"/>
        </w:rPr>
      </w:pPr>
      <w:r w:rsidRPr="00977EA3">
        <w:rPr>
          <w:noProof w:val="0"/>
        </w:rPr>
        <w:t>3.42.4.2.2 Message Semantics</w:t>
      </w:r>
    </w:p>
    <w:p w14:paraId="3662FA2B" w14:textId="3CD77CF3" w:rsidR="00B40E30" w:rsidRPr="00977EA3" w:rsidRDefault="00B40E30" w:rsidP="00B40E30">
      <w:r w:rsidRPr="00977EA3">
        <w:t>The Register Document Set-b Response message shall use SOAP 1.2 and Simple SOA</w:t>
      </w:r>
      <w:commentRangeStart w:id="1691"/>
      <w:r w:rsidRPr="00977EA3">
        <w:t>P</w:t>
      </w:r>
      <w:del w:id="1692" w:author="Gregorio Canal" w:date="2019-05-22T15:19:00Z">
        <w:r w:rsidRPr="00977EA3" w:rsidDel="00087DB0">
          <w:delText xml:space="preserve"> (See ITI TF-2x: V.8.1)</w:delText>
        </w:r>
      </w:del>
      <w:r w:rsidRPr="00977EA3">
        <w:t xml:space="preserve">. Implementors </w:t>
      </w:r>
      <w:commentRangeEnd w:id="1691"/>
      <w:r w:rsidR="00087DB0">
        <w:rPr>
          <w:rStyle w:val="Rimandocommento"/>
        </w:rPr>
        <w:commentReference w:id="1691"/>
      </w:r>
      <w:r w:rsidRPr="00977EA3">
        <w:t>of this transaction shall comply with all requirements described in: ITI TF-2x: Appendix V: Web Services for IHE Transactions.</w:t>
      </w:r>
    </w:p>
    <w:p w14:paraId="0E24026A" w14:textId="77777777" w:rsidR="00B40E30" w:rsidRPr="00977EA3" w:rsidRDefault="00B40E30" w:rsidP="00B40E30">
      <w:pPr>
        <w:pStyle w:val="Corpotesto"/>
      </w:pPr>
      <w:r w:rsidRPr="00977EA3">
        <w:t xml:space="preserve">The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w:t>
      </w:r>
      <w:proofErr w:type="spellStart"/>
      <w:r w:rsidRPr="00977EA3">
        <w:t>ebRS</w:t>
      </w:r>
      <w:proofErr w:type="spellEnd"/>
      <w:r w:rsidRPr="00977EA3">
        <w:t xml:space="preserve"> standard and detailed in ITI TF-3: </w:t>
      </w:r>
      <w:r w:rsidRPr="00977EA3">
        <w:rPr>
          <w:lang w:eastAsia="ar-SA"/>
        </w:rPr>
        <w:t>4.2.4 Error Reporting</w:t>
      </w:r>
      <w:r w:rsidRPr="00977EA3">
        <w:t>. This transaction does not support a partial success response.</w:t>
      </w:r>
    </w:p>
    <w:p w14:paraId="167D583B" w14:textId="77777777" w:rsidR="00B40E30" w:rsidRPr="00977EA3" w:rsidRDefault="00B40E30" w:rsidP="00B40E30">
      <w:pPr>
        <w:pStyle w:val="Corpotesto"/>
      </w:pPr>
      <w:r w:rsidRPr="00977EA3">
        <w:t xml:space="preserve">XML namespace prefixes used in text and in examples below are for informational purposes only and are documented in ITI TF-2x: Appendix V, Table </w:t>
      </w:r>
      <w:r w:rsidR="00903C21" w:rsidRPr="00977EA3">
        <w:t>V.</w:t>
      </w:r>
      <w:r w:rsidRPr="00977EA3">
        <w:t>2.4-1.</w:t>
      </w:r>
    </w:p>
    <w:p w14:paraId="61AE79FE" w14:textId="77777777" w:rsidR="00B40E30" w:rsidRPr="00977EA3" w:rsidRDefault="00B40E30" w:rsidP="00B40E30">
      <w:pPr>
        <w:pStyle w:val="Corpotesto"/>
      </w:pPr>
      <w:r w:rsidRPr="00977EA3">
        <w:t>The requirements for the response message are:</w:t>
      </w:r>
    </w:p>
    <w:p w14:paraId="549B21D3" w14:textId="4B37B730" w:rsidR="00B40E30" w:rsidRPr="00977EA3" w:rsidRDefault="00B40E30" w:rsidP="003462A5">
      <w:pPr>
        <w:pStyle w:val="Puntoelenco2"/>
      </w:pPr>
      <w:r w:rsidRPr="00977EA3">
        <w:t>the &lt;</w:t>
      </w:r>
      <w:proofErr w:type="spellStart"/>
      <w:r w:rsidRPr="00977EA3">
        <w:t>wsa:Action</w:t>
      </w:r>
      <w:proofErr w:type="spellEnd"/>
      <w:r w:rsidRPr="00977EA3">
        <w:t>&gt; soap header shall contain the value urn:ihe:iti:2007:RegisterDocumentSet-bResponse</w:t>
      </w:r>
    </w:p>
    <w:p w14:paraId="5E6D8A2C" w14:textId="77777777" w:rsidR="00B40E30" w:rsidRPr="00977EA3" w:rsidRDefault="00B40E30" w:rsidP="003462A5">
      <w:pPr>
        <w:pStyle w:val="Puntoelenco2"/>
      </w:pPr>
      <w:r w:rsidRPr="00977EA3">
        <w:t>the &lt;soap12:Body&gt; soap element shall contain one &lt;</w:t>
      </w:r>
      <w:proofErr w:type="spellStart"/>
      <w:r w:rsidRPr="00977EA3">
        <w:t>rs:RegistryResponse</w:t>
      </w:r>
      <w:proofErr w:type="spellEnd"/>
      <w:r w:rsidRPr="00977EA3">
        <w:t>&gt; element</w:t>
      </w:r>
    </w:p>
    <w:p w14:paraId="2B5A90C1" w14:textId="77777777" w:rsidR="00B40E30" w:rsidRPr="00977EA3" w:rsidRDefault="00B40E30" w:rsidP="00B40E30">
      <w:r w:rsidRPr="00977EA3">
        <w:t>See ITI TF-3: 4.2.4 for examples of response messages.</w:t>
      </w:r>
    </w:p>
    <w:p w14:paraId="4C6FFCA0" w14:textId="08347A53" w:rsidR="00B40E30" w:rsidRPr="00977EA3" w:rsidRDefault="00B40E30" w:rsidP="00B40E30">
      <w:pPr>
        <w:pStyle w:val="Corpotesto"/>
      </w:pPr>
      <w:r w:rsidRPr="00977EA3">
        <w:t xml:space="preserve">If the Document Registry supports the Asynchronous Web Services Exchange Option and it receives </w:t>
      </w:r>
      <w:commentRangeStart w:id="1693"/>
      <w:del w:id="1694" w:author="Gregorio Canal" w:date="2019-05-22T15:19:00Z">
        <w:r w:rsidRPr="00977EA3" w:rsidDel="00087DB0">
          <w:delText>an</w:delText>
        </w:r>
      </w:del>
      <w:ins w:id="1695" w:author="Gregorio Canal" w:date="2019-05-22T15:19:00Z">
        <w:r w:rsidR="00087DB0">
          <w:t>a WS-Addressing based</w:t>
        </w:r>
      </w:ins>
      <w:r w:rsidRPr="00977EA3">
        <w:t xml:space="preserve"> Asynchronous Web Services request, it shall respond as defined in ITI TF-2x: Appendix V.</w:t>
      </w:r>
      <w:ins w:id="1696" w:author="Gregorio Canal" w:date="2019-05-22T15:20:00Z">
        <w:r w:rsidR="00087DB0">
          <w:t>3</w:t>
        </w:r>
      </w:ins>
      <w:del w:id="1697" w:author="Gregorio Canal" w:date="2019-05-22T15:20:00Z">
        <w:r w:rsidRPr="00977EA3" w:rsidDel="00087DB0">
          <w:delText>5</w:delText>
        </w:r>
      </w:del>
      <w:r w:rsidRPr="00977EA3">
        <w:t>.</w:t>
      </w:r>
      <w:commentRangeEnd w:id="1693"/>
      <w:r w:rsidR="00087DB0">
        <w:rPr>
          <w:rStyle w:val="Rimandocommento"/>
        </w:rPr>
        <w:commentReference w:id="1693"/>
      </w:r>
    </w:p>
    <w:p w14:paraId="7F3B6F05" w14:textId="77777777" w:rsidR="00B40E30" w:rsidRPr="00977EA3" w:rsidRDefault="00B40E30" w:rsidP="00B40E30">
      <w:pPr>
        <w:pStyle w:val="Titolo5"/>
        <w:numPr>
          <w:ilvl w:val="0"/>
          <w:numId w:val="0"/>
        </w:numPr>
        <w:rPr>
          <w:noProof w:val="0"/>
        </w:rPr>
      </w:pPr>
      <w:r w:rsidRPr="00977EA3">
        <w:rPr>
          <w:noProof w:val="0"/>
        </w:rPr>
        <w:t>3.42.4.2.3 Expected Actions</w:t>
      </w:r>
    </w:p>
    <w:p w14:paraId="261F1E69" w14:textId="77777777" w:rsidR="00B40E30" w:rsidRPr="00977EA3" w:rsidRDefault="00B40E30" w:rsidP="00B40E30">
      <w:pPr>
        <w:pStyle w:val="Corpotesto"/>
      </w:pPr>
      <w:r w:rsidRPr="00977EA3">
        <w:t>The Content Sender now knows that the transaction succeeded/failed and can continue. The metadata added to the Document Registry as a result of this transaction is now available for discovery.</w:t>
      </w:r>
    </w:p>
    <w:p w14:paraId="12DE64E9" w14:textId="77777777" w:rsidR="00B40E30" w:rsidRPr="00977EA3" w:rsidRDefault="00B40E30" w:rsidP="00B40E30">
      <w:pPr>
        <w:pStyle w:val="Titolo6"/>
        <w:numPr>
          <w:ilvl w:val="0"/>
          <w:numId w:val="0"/>
        </w:numPr>
        <w:ind w:left="1152" w:hanging="1152"/>
        <w:rPr>
          <w:noProof w:val="0"/>
        </w:rPr>
      </w:pPr>
      <w:r w:rsidRPr="00977EA3">
        <w:rPr>
          <w:noProof w:val="0"/>
        </w:rPr>
        <w:t>3.42.4.2.3.1 Document Repository Expected Actions</w:t>
      </w:r>
    </w:p>
    <w:p w14:paraId="78D1EC0C" w14:textId="77777777" w:rsidR="00B40E30" w:rsidRPr="00977EA3" w:rsidRDefault="00B40E30" w:rsidP="00B40E30">
      <w:pPr>
        <w:pStyle w:val="Corpotesto"/>
      </w:pPr>
      <w:r w:rsidRPr="00977EA3">
        <w:t xml:space="preserve">If the </w:t>
      </w:r>
      <w:r w:rsidRPr="00977EA3">
        <w:rPr>
          <w:rFonts w:eastAsia="TimesNewRomanPSMT"/>
        </w:rPr>
        <w:t xml:space="preserve">Register Document Set-b [ITI-42] </w:t>
      </w:r>
      <w:r w:rsidRPr="00977EA3">
        <w:t xml:space="preserve">response includes any errors or warnings, the Document Repository shall include all such errors and warnings in the Provide and </w:t>
      </w:r>
      <w:r w:rsidRPr="00977EA3">
        <w:rPr>
          <w:rFonts w:eastAsia="TimesNewRomanPSMT"/>
        </w:rPr>
        <w:t>Register Document Set-b [ITI-41] response.</w:t>
      </w:r>
    </w:p>
    <w:p w14:paraId="28598B69" w14:textId="77777777" w:rsidR="007A1F44" w:rsidRPr="00977EA3" w:rsidRDefault="007A1F44" w:rsidP="008C0C7D">
      <w:pPr>
        <w:pStyle w:val="Titolo3"/>
        <w:numPr>
          <w:ilvl w:val="0"/>
          <w:numId w:val="0"/>
        </w:numPr>
        <w:tabs>
          <w:tab w:val="clear" w:pos="2160"/>
          <w:tab w:val="clear" w:pos="2880"/>
        </w:tabs>
        <w:rPr>
          <w:noProof w:val="0"/>
        </w:rPr>
      </w:pPr>
      <w:bookmarkStart w:id="1698" w:name="_Toc398544305"/>
      <w:bookmarkStart w:id="1699" w:name="_Toc398717972"/>
      <w:bookmarkStart w:id="1700" w:name="_Toc518634571"/>
      <w:bookmarkEnd w:id="1616"/>
      <w:bookmarkEnd w:id="1617"/>
      <w:r w:rsidRPr="00977EA3">
        <w:rPr>
          <w:noProof w:val="0"/>
        </w:rPr>
        <w:lastRenderedPageBreak/>
        <w:t>3.42.</w:t>
      </w:r>
      <w:r w:rsidR="00B40E30" w:rsidRPr="00977EA3">
        <w:rPr>
          <w:noProof w:val="0"/>
        </w:rPr>
        <w:t>5</w:t>
      </w:r>
      <w:r w:rsidRPr="00977EA3">
        <w:rPr>
          <w:noProof w:val="0"/>
        </w:rPr>
        <w:t xml:space="preserve"> Security Considerations</w:t>
      </w:r>
      <w:bookmarkEnd w:id="1698"/>
      <w:bookmarkEnd w:id="1699"/>
      <w:bookmarkEnd w:id="1700"/>
    </w:p>
    <w:p w14:paraId="0E460926" w14:textId="77777777" w:rsidR="007A1F44" w:rsidRPr="00977EA3" w:rsidRDefault="007A1F44" w:rsidP="00B701EF">
      <w:r w:rsidRPr="00977EA3">
        <w:t>Relevant XDS Affinity Domain Security background is discussed in the XDS Security Considerations Section (see ITI TF-1: 10.7).</w:t>
      </w:r>
    </w:p>
    <w:p w14:paraId="2FD9ADA7" w14:textId="77777777" w:rsidR="007A1F44" w:rsidRPr="00977EA3" w:rsidRDefault="007A1F44" w:rsidP="008C0C7D">
      <w:pPr>
        <w:pStyle w:val="Titolo4"/>
        <w:numPr>
          <w:ilvl w:val="0"/>
          <w:numId w:val="0"/>
        </w:numPr>
        <w:tabs>
          <w:tab w:val="clear" w:pos="2160"/>
          <w:tab w:val="clear" w:pos="2880"/>
          <w:tab w:val="clear" w:pos="3600"/>
        </w:tabs>
        <w:rPr>
          <w:noProof w:val="0"/>
        </w:rPr>
      </w:pPr>
      <w:bookmarkStart w:id="1701" w:name="_Toc398544306"/>
      <w:r w:rsidRPr="00977EA3">
        <w:rPr>
          <w:noProof w:val="0"/>
        </w:rPr>
        <w:t>3.42.</w:t>
      </w:r>
      <w:r w:rsidR="00B40E30" w:rsidRPr="00977EA3">
        <w:rPr>
          <w:noProof w:val="0"/>
        </w:rPr>
        <w:t>5</w:t>
      </w:r>
      <w:r w:rsidRPr="00977EA3">
        <w:rPr>
          <w:noProof w:val="0"/>
        </w:rPr>
        <w:t>.1 Audit Record Considerations</w:t>
      </w:r>
      <w:bookmarkEnd w:id="1701"/>
      <w:r w:rsidRPr="00977EA3">
        <w:rPr>
          <w:noProof w:val="0"/>
        </w:rPr>
        <w:t xml:space="preserve"> </w:t>
      </w:r>
    </w:p>
    <w:p w14:paraId="4CE7B802" w14:textId="12EB53BA" w:rsidR="007A1F44" w:rsidRPr="00977EA3" w:rsidRDefault="007A1F44" w:rsidP="00602BC8">
      <w:r w:rsidRPr="00977EA3">
        <w:t xml:space="preserve">The Register Document Set-b </w:t>
      </w:r>
      <w:r w:rsidR="00E77430" w:rsidRPr="00977EA3">
        <w:t>transaction</w:t>
      </w:r>
      <w:r w:rsidRPr="00977EA3">
        <w:t xml:space="preserve"> is either a PHI-Import event or a PHI-Export event, depending on actor, as defined in ITI TF-2a: </w:t>
      </w:r>
      <w:r w:rsidR="00D370AE" w:rsidRPr="00977EA3">
        <w:t>Table 3.20.4.1.1.1-1</w:t>
      </w:r>
      <w:r w:rsidRPr="00977EA3">
        <w:t xml:space="preserve">, with the following exceptions. </w:t>
      </w:r>
    </w:p>
    <w:p w14:paraId="708B047B" w14:textId="77777777" w:rsidR="007A1F44" w:rsidRPr="00977EA3" w:rsidRDefault="007A1F44" w:rsidP="008C0C7D">
      <w:pPr>
        <w:pStyle w:val="Titolo5"/>
        <w:numPr>
          <w:ilvl w:val="0"/>
          <w:numId w:val="0"/>
        </w:numPr>
        <w:tabs>
          <w:tab w:val="clear" w:pos="2160"/>
          <w:tab w:val="clear" w:pos="2880"/>
          <w:tab w:val="clear" w:pos="3600"/>
          <w:tab w:val="clear" w:pos="4320"/>
        </w:tabs>
        <w:rPr>
          <w:noProof w:val="0"/>
        </w:rPr>
      </w:pPr>
      <w:r w:rsidRPr="00977EA3">
        <w:rPr>
          <w:noProof w:val="0"/>
        </w:rPr>
        <w:t>3.42.</w:t>
      </w:r>
      <w:r w:rsidR="00B40E30" w:rsidRPr="00977EA3">
        <w:rPr>
          <w:noProof w:val="0"/>
        </w:rPr>
        <w:t>5</w:t>
      </w:r>
      <w:r w:rsidRPr="00977EA3">
        <w:rPr>
          <w:noProof w:val="0"/>
        </w:rPr>
        <w:t>.1.1 Document Repository or Integrated Document Source/Repository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365130E" w14:textId="77777777" w:rsidTr="00D372D5">
        <w:trPr>
          <w:cantSplit/>
        </w:trPr>
        <w:tc>
          <w:tcPr>
            <w:tcW w:w="1458" w:type="dxa"/>
            <w:textDirection w:val="btLr"/>
            <w:vAlign w:val="center"/>
          </w:tcPr>
          <w:p w14:paraId="2037E822" w14:textId="77777777" w:rsidR="007A1F44" w:rsidRPr="00977EA3" w:rsidRDefault="007A1F44" w:rsidP="00D372D5">
            <w:pPr>
              <w:pStyle w:val="TableEntry"/>
              <w:rPr>
                <w:noProof w:val="0"/>
              </w:rPr>
            </w:pPr>
          </w:p>
        </w:tc>
        <w:tc>
          <w:tcPr>
            <w:tcW w:w="2610" w:type="dxa"/>
            <w:vAlign w:val="center"/>
          </w:tcPr>
          <w:p w14:paraId="1BD12729"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41D81C52"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vAlign w:val="center"/>
          </w:tcPr>
          <w:p w14:paraId="1AC35A1F" w14:textId="77777777" w:rsidR="007A1F44" w:rsidRPr="00977EA3" w:rsidRDefault="007A1F44" w:rsidP="00A53067">
            <w:pPr>
              <w:pStyle w:val="TableEntryHeader"/>
              <w:rPr>
                <w:noProof w:val="0"/>
              </w:rPr>
            </w:pPr>
            <w:r w:rsidRPr="00977EA3">
              <w:rPr>
                <w:noProof w:val="0"/>
              </w:rPr>
              <w:t>Value Constraints</w:t>
            </w:r>
          </w:p>
        </w:tc>
      </w:tr>
      <w:tr w:rsidR="007A1F44" w:rsidRPr="00977EA3" w14:paraId="65E15FBC" w14:textId="77777777" w:rsidTr="00D372D5">
        <w:trPr>
          <w:cantSplit/>
        </w:trPr>
        <w:tc>
          <w:tcPr>
            <w:tcW w:w="1458" w:type="dxa"/>
            <w:vMerge w:val="restart"/>
          </w:tcPr>
          <w:p w14:paraId="6798D7FA" w14:textId="77777777" w:rsidR="007A1F44" w:rsidRPr="00977EA3" w:rsidRDefault="007A1F44" w:rsidP="003462A5">
            <w:pPr>
              <w:pStyle w:val="TableEntryHeader"/>
              <w:rPr>
                <w:noProof w:val="0"/>
              </w:rPr>
            </w:pPr>
            <w:r w:rsidRPr="00977EA3">
              <w:rPr>
                <w:noProof w:val="0"/>
              </w:rPr>
              <w:t>Event</w:t>
            </w:r>
          </w:p>
          <w:p w14:paraId="6DA26E21"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0B67DFCD" w14:textId="77777777" w:rsidR="007A1F44" w:rsidRPr="00977EA3" w:rsidRDefault="007A1F44" w:rsidP="005130ED">
            <w:pPr>
              <w:pStyle w:val="TableEntry"/>
              <w:rPr>
                <w:noProof w:val="0"/>
                <w:sz w:val="16"/>
              </w:rPr>
            </w:pPr>
            <w:proofErr w:type="spellStart"/>
            <w:r w:rsidRPr="00977EA3">
              <w:rPr>
                <w:noProof w:val="0"/>
                <w:sz w:val="16"/>
              </w:rPr>
              <w:t>EventID</w:t>
            </w:r>
            <w:proofErr w:type="spellEnd"/>
          </w:p>
        </w:tc>
        <w:tc>
          <w:tcPr>
            <w:tcW w:w="720" w:type="dxa"/>
            <w:vAlign w:val="center"/>
          </w:tcPr>
          <w:p w14:paraId="2B018009"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73999476"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17621E2E" w14:textId="77777777">
        <w:trPr>
          <w:cantSplit/>
        </w:trPr>
        <w:tc>
          <w:tcPr>
            <w:tcW w:w="1458" w:type="dxa"/>
            <w:vMerge/>
            <w:vAlign w:val="center"/>
          </w:tcPr>
          <w:p w14:paraId="1222ACA8" w14:textId="77777777" w:rsidR="007A1F44" w:rsidRPr="00977EA3" w:rsidRDefault="007A1F44" w:rsidP="005130ED">
            <w:pPr>
              <w:pStyle w:val="TableLabel"/>
              <w:rPr>
                <w:noProof w:val="0"/>
                <w:sz w:val="16"/>
              </w:rPr>
            </w:pPr>
          </w:p>
        </w:tc>
        <w:tc>
          <w:tcPr>
            <w:tcW w:w="2610" w:type="dxa"/>
            <w:vAlign w:val="center"/>
          </w:tcPr>
          <w:p w14:paraId="57465816" w14:textId="77777777" w:rsidR="007A1F44" w:rsidRPr="00977EA3" w:rsidRDefault="007A1F44" w:rsidP="005130ED">
            <w:pPr>
              <w:pStyle w:val="TableEntry"/>
              <w:rPr>
                <w:noProof w:val="0"/>
                <w:sz w:val="16"/>
              </w:rPr>
            </w:pPr>
            <w:proofErr w:type="spellStart"/>
            <w:r w:rsidRPr="00977EA3">
              <w:rPr>
                <w:noProof w:val="0"/>
                <w:sz w:val="16"/>
              </w:rPr>
              <w:t>EventActionCode</w:t>
            </w:r>
            <w:proofErr w:type="spellEnd"/>
          </w:p>
        </w:tc>
        <w:tc>
          <w:tcPr>
            <w:tcW w:w="720" w:type="dxa"/>
            <w:vAlign w:val="center"/>
          </w:tcPr>
          <w:p w14:paraId="40AE2087"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7322C164"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7FC2837A" w14:textId="77777777">
        <w:trPr>
          <w:cantSplit/>
        </w:trPr>
        <w:tc>
          <w:tcPr>
            <w:tcW w:w="1458" w:type="dxa"/>
            <w:vMerge/>
            <w:vAlign w:val="center"/>
          </w:tcPr>
          <w:p w14:paraId="2A2C8023" w14:textId="77777777" w:rsidR="007A1F44" w:rsidRPr="00977EA3" w:rsidRDefault="007A1F44" w:rsidP="005130ED">
            <w:pPr>
              <w:pStyle w:val="TableLabel"/>
              <w:rPr>
                <w:noProof w:val="0"/>
                <w:sz w:val="16"/>
              </w:rPr>
            </w:pPr>
          </w:p>
        </w:tc>
        <w:tc>
          <w:tcPr>
            <w:tcW w:w="2610" w:type="dxa"/>
            <w:vAlign w:val="center"/>
          </w:tcPr>
          <w:p w14:paraId="083C85C0" w14:textId="77777777" w:rsidR="007A1F44" w:rsidRPr="00977EA3" w:rsidRDefault="007A1F44" w:rsidP="005130ED">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14E3D1B9"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02F157D0"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CF7B501" w14:textId="77777777">
        <w:trPr>
          <w:cantSplit/>
        </w:trPr>
        <w:tc>
          <w:tcPr>
            <w:tcW w:w="1458" w:type="dxa"/>
            <w:vMerge/>
            <w:vAlign w:val="center"/>
          </w:tcPr>
          <w:p w14:paraId="643AD303" w14:textId="77777777" w:rsidR="007A1F44" w:rsidRPr="00977EA3" w:rsidRDefault="007A1F44" w:rsidP="005130ED">
            <w:pPr>
              <w:pStyle w:val="TableLabel"/>
              <w:rPr>
                <w:noProof w:val="0"/>
                <w:sz w:val="16"/>
              </w:rPr>
            </w:pPr>
          </w:p>
        </w:tc>
        <w:tc>
          <w:tcPr>
            <w:tcW w:w="2610" w:type="dxa"/>
            <w:vAlign w:val="center"/>
          </w:tcPr>
          <w:p w14:paraId="3FBDF607" w14:textId="77777777" w:rsidR="007A1F44" w:rsidRPr="00977EA3" w:rsidRDefault="007A1F44" w:rsidP="005130ED">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75943F82"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3555DA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5CA52217" w14:textId="77777777">
        <w:trPr>
          <w:cantSplit/>
        </w:trPr>
        <w:tc>
          <w:tcPr>
            <w:tcW w:w="1458" w:type="dxa"/>
            <w:vMerge/>
            <w:vAlign w:val="center"/>
          </w:tcPr>
          <w:p w14:paraId="15E7A435" w14:textId="77777777" w:rsidR="007A1F44" w:rsidRPr="00977EA3" w:rsidRDefault="007A1F44" w:rsidP="005130ED">
            <w:pPr>
              <w:pStyle w:val="TableLabel"/>
              <w:rPr>
                <w:noProof w:val="0"/>
                <w:sz w:val="16"/>
              </w:rPr>
            </w:pPr>
          </w:p>
        </w:tc>
        <w:tc>
          <w:tcPr>
            <w:tcW w:w="2610" w:type="dxa"/>
            <w:vAlign w:val="center"/>
          </w:tcPr>
          <w:p w14:paraId="72934B9C" w14:textId="77777777" w:rsidR="007A1F44" w:rsidRPr="00977EA3" w:rsidRDefault="007A1F44" w:rsidP="005130ED">
            <w:pPr>
              <w:pStyle w:val="TableEntry"/>
              <w:rPr>
                <w:noProof w:val="0"/>
                <w:sz w:val="16"/>
              </w:rPr>
            </w:pPr>
            <w:proofErr w:type="spellStart"/>
            <w:r w:rsidRPr="00977EA3">
              <w:rPr>
                <w:noProof w:val="0"/>
                <w:sz w:val="16"/>
              </w:rPr>
              <w:t>EventTypeCode</w:t>
            </w:r>
            <w:proofErr w:type="spellEnd"/>
          </w:p>
        </w:tc>
        <w:tc>
          <w:tcPr>
            <w:tcW w:w="720" w:type="dxa"/>
            <w:vAlign w:val="center"/>
          </w:tcPr>
          <w:p w14:paraId="17C88F05"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0423634D" w14:textId="77777777" w:rsidR="007A1F44" w:rsidRPr="00977EA3" w:rsidRDefault="007A1F44" w:rsidP="005130ED">
            <w:pPr>
              <w:pStyle w:val="TableEntry"/>
              <w:rPr>
                <w:noProof w:val="0"/>
                <w:sz w:val="16"/>
              </w:rPr>
            </w:pPr>
            <w:r w:rsidRPr="00977EA3">
              <w:rPr>
                <w:noProof w:val="0"/>
                <w:sz w:val="16"/>
              </w:rPr>
              <w:t>EV(“ITI-42”, “IHE Transactions”, “Register Document Set-b”)</w:t>
            </w:r>
          </w:p>
        </w:tc>
      </w:tr>
      <w:tr w:rsidR="007A1F44" w:rsidRPr="00977EA3" w14:paraId="62AD4AF4" w14:textId="77777777">
        <w:trPr>
          <w:cantSplit/>
        </w:trPr>
        <w:tc>
          <w:tcPr>
            <w:tcW w:w="9666" w:type="dxa"/>
            <w:gridSpan w:val="4"/>
          </w:tcPr>
          <w:p w14:paraId="4619B122" w14:textId="77777777" w:rsidR="007A1F44" w:rsidRPr="00977EA3" w:rsidRDefault="007A1F44" w:rsidP="005130ED">
            <w:pPr>
              <w:pStyle w:val="TableEntry"/>
              <w:rPr>
                <w:noProof w:val="0"/>
              </w:rPr>
            </w:pPr>
            <w:r w:rsidRPr="00977EA3">
              <w:rPr>
                <w:noProof w:val="0"/>
              </w:rPr>
              <w:t>Source (Document Repository or Integrated Document Source/Repository) (1)</w:t>
            </w:r>
          </w:p>
        </w:tc>
      </w:tr>
      <w:tr w:rsidR="007A1F44" w:rsidRPr="00977EA3" w14:paraId="7340482E" w14:textId="77777777">
        <w:trPr>
          <w:cantSplit/>
        </w:trPr>
        <w:tc>
          <w:tcPr>
            <w:tcW w:w="9666" w:type="dxa"/>
            <w:gridSpan w:val="4"/>
          </w:tcPr>
          <w:p w14:paraId="2D21582C"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0B75B1B6" w14:textId="77777777">
        <w:trPr>
          <w:cantSplit/>
        </w:trPr>
        <w:tc>
          <w:tcPr>
            <w:tcW w:w="9666" w:type="dxa"/>
            <w:gridSpan w:val="4"/>
          </w:tcPr>
          <w:p w14:paraId="041DEF65" w14:textId="77777777" w:rsidR="007A1F44" w:rsidRPr="00977EA3" w:rsidRDefault="007A1F44" w:rsidP="005130ED">
            <w:pPr>
              <w:pStyle w:val="TableEntry"/>
              <w:rPr>
                <w:noProof w:val="0"/>
              </w:rPr>
            </w:pPr>
            <w:r w:rsidRPr="00977EA3">
              <w:rPr>
                <w:noProof w:val="0"/>
              </w:rPr>
              <w:t>Destination (Document Registry) (1)</w:t>
            </w:r>
          </w:p>
        </w:tc>
      </w:tr>
      <w:tr w:rsidR="007A1F44" w:rsidRPr="00977EA3" w14:paraId="5C8B462B" w14:textId="77777777">
        <w:trPr>
          <w:cantSplit/>
        </w:trPr>
        <w:tc>
          <w:tcPr>
            <w:tcW w:w="9666" w:type="dxa"/>
            <w:gridSpan w:val="4"/>
          </w:tcPr>
          <w:p w14:paraId="3D2F598D" w14:textId="77777777" w:rsidR="007A1F44" w:rsidRPr="00977EA3" w:rsidRDefault="007A1F44" w:rsidP="005130ED">
            <w:pPr>
              <w:pStyle w:val="TableEntry"/>
              <w:rPr>
                <w:noProof w:val="0"/>
              </w:rPr>
            </w:pPr>
            <w:r w:rsidRPr="00977EA3">
              <w:rPr>
                <w:noProof w:val="0"/>
              </w:rPr>
              <w:t>Audit Source (Document Repository or Integrated Document Source/Repository) (1)</w:t>
            </w:r>
          </w:p>
        </w:tc>
      </w:tr>
      <w:tr w:rsidR="007A1F44" w:rsidRPr="00977EA3" w14:paraId="08F39FDF" w14:textId="77777777">
        <w:trPr>
          <w:cantSplit/>
        </w:trPr>
        <w:tc>
          <w:tcPr>
            <w:tcW w:w="9666" w:type="dxa"/>
            <w:gridSpan w:val="4"/>
          </w:tcPr>
          <w:p w14:paraId="660FD88E" w14:textId="77777777" w:rsidR="007A1F44" w:rsidRPr="00977EA3" w:rsidRDefault="007A1F44" w:rsidP="005130ED">
            <w:pPr>
              <w:pStyle w:val="TableEntry"/>
              <w:rPr>
                <w:noProof w:val="0"/>
              </w:rPr>
            </w:pPr>
            <w:r w:rsidRPr="00977EA3">
              <w:rPr>
                <w:noProof w:val="0"/>
              </w:rPr>
              <w:t>Patient (0..1)</w:t>
            </w:r>
          </w:p>
        </w:tc>
      </w:tr>
      <w:tr w:rsidR="007A1F44" w:rsidRPr="00977EA3" w14:paraId="5A580F0D" w14:textId="77777777">
        <w:trPr>
          <w:cantSplit/>
        </w:trPr>
        <w:tc>
          <w:tcPr>
            <w:tcW w:w="9666" w:type="dxa"/>
            <w:gridSpan w:val="4"/>
          </w:tcPr>
          <w:p w14:paraId="0548F127" w14:textId="77777777" w:rsidR="007A1F44" w:rsidRPr="00977EA3" w:rsidRDefault="007A1F44" w:rsidP="005130ED">
            <w:pPr>
              <w:pStyle w:val="TableEntry"/>
              <w:rPr>
                <w:noProof w:val="0"/>
              </w:rPr>
            </w:pPr>
            <w:proofErr w:type="spellStart"/>
            <w:r w:rsidRPr="00977EA3">
              <w:rPr>
                <w:noProof w:val="0"/>
              </w:rPr>
              <w:t>SubmissionSet</w:t>
            </w:r>
            <w:proofErr w:type="spellEnd"/>
            <w:r w:rsidRPr="00977EA3">
              <w:rPr>
                <w:noProof w:val="0"/>
              </w:rPr>
              <w:t xml:space="preserve"> (1)</w:t>
            </w:r>
          </w:p>
        </w:tc>
      </w:tr>
    </w:tbl>
    <w:p w14:paraId="7F46542A" w14:textId="77777777" w:rsidR="007A1F44" w:rsidRPr="00977EA3" w:rsidRDefault="007A1F44" w:rsidP="008C0C7D">
      <w:pPr>
        <w:pStyle w:val="TableEntry"/>
        <w:rPr>
          <w:b/>
          <w:i/>
          <w:noProof w:val="0"/>
        </w:rPr>
      </w:pPr>
      <w:r w:rsidRPr="00977EA3">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10F7F27" w14:textId="77777777">
        <w:trPr>
          <w:cantSplit/>
        </w:trPr>
        <w:tc>
          <w:tcPr>
            <w:tcW w:w="1548" w:type="dxa"/>
            <w:vMerge w:val="restart"/>
          </w:tcPr>
          <w:p w14:paraId="4817C56B" w14:textId="77777777" w:rsidR="007A1F44" w:rsidRPr="00977EA3" w:rsidRDefault="007A1F44" w:rsidP="003462A5">
            <w:pPr>
              <w:pStyle w:val="TableEntryHeader"/>
              <w:rPr>
                <w:noProof w:val="0"/>
              </w:rPr>
            </w:pPr>
            <w:r w:rsidRPr="00977EA3">
              <w:rPr>
                <w:noProof w:val="0"/>
              </w:rPr>
              <w:t>Source</w:t>
            </w:r>
          </w:p>
          <w:p w14:paraId="52FD84F1"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2E2010B"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134EE7A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518BCCA" w14:textId="77777777" w:rsidR="007A1F44" w:rsidRPr="00977EA3" w:rsidRDefault="007A1F44" w:rsidP="00FD765B">
            <w:pPr>
              <w:pStyle w:val="TableEntry"/>
              <w:rPr>
                <w:noProof w:val="0"/>
                <w:sz w:val="16"/>
              </w:rPr>
            </w:pPr>
            <w:r w:rsidRPr="00977EA3">
              <w:rPr>
                <w:noProof w:val="0"/>
                <w:sz w:val="16"/>
              </w:rPr>
              <w:t>If 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2F6559A1" w14:textId="77777777">
        <w:trPr>
          <w:cantSplit/>
        </w:trPr>
        <w:tc>
          <w:tcPr>
            <w:tcW w:w="1548" w:type="dxa"/>
            <w:vMerge/>
            <w:textDirection w:val="btLr"/>
            <w:vAlign w:val="center"/>
          </w:tcPr>
          <w:p w14:paraId="3A8DD8FB" w14:textId="77777777" w:rsidR="007A1F44" w:rsidRPr="00977EA3" w:rsidRDefault="007A1F44" w:rsidP="005130ED">
            <w:pPr>
              <w:pStyle w:val="TableLabel"/>
              <w:rPr>
                <w:noProof w:val="0"/>
                <w:sz w:val="16"/>
              </w:rPr>
            </w:pPr>
          </w:p>
        </w:tc>
        <w:tc>
          <w:tcPr>
            <w:tcW w:w="2520" w:type="dxa"/>
            <w:vAlign w:val="center"/>
          </w:tcPr>
          <w:p w14:paraId="6EC9D88B" w14:textId="77777777" w:rsidR="007A1F44" w:rsidRPr="00977EA3" w:rsidRDefault="007A1F44" w:rsidP="005130ED">
            <w:pPr>
              <w:pStyle w:val="TableEntry"/>
              <w:rPr>
                <w:noProof w:val="0"/>
                <w:sz w:val="16"/>
              </w:rPr>
            </w:pPr>
            <w:proofErr w:type="spellStart"/>
            <w:r w:rsidRPr="00977EA3">
              <w:rPr>
                <w:noProof w:val="0"/>
                <w:sz w:val="16"/>
              </w:rPr>
              <w:t>AlternativeUserID</w:t>
            </w:r>
            <w:proofErr w:type="spellEnd"/>
          </w:p>
        </w:tc>
        <w:tc>
          <w:tcPr>
            <w:tcW w:w="630" w:type="dxa"/>
            <w:vAlign w:val="center"/>
          </w:tcPr>
          <w:p w14:paraId="508531A6"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0CE8F8A" w14:textId="77777777" w:rsidR="007A1F44" w:rsidRPr="00977EA3" w:rsidRDefault="007A1F44" w:rsidP="005130ED">
            <w:pPr>
              <w:pStyle w:val="TableEntry"/>
              <w:rPr>
                <w:noProof w:val="0"/>
                <w:sz w:val="16"/>
              </w:rPr>
            </w:pPr>
            <w:r w:rsidRPr="00977EA3">
              <w:rPr>
                <w:noProof w:val="0"/>
                <w:sz w:val="16"/>
              </w:rPr>
              <w:t>the process ID as used within the local operating system in the local system logs.</w:t>
            </w:r>
          </w:p>
        </w:tc>
      </w:tr>
      <w:tr w:rsidR="007A1F44" w:rsidRPr="00977EA3" w14:paraId="39195C29" w14:textId="77777777">
        <w:trPr>
          <w:cantSplit/>
        </w:trPr>
        <w:tc>
          <w:tcPr>
            <w:tcW w:w="1548" w:type="dxa"/>
            <w:vMerge/>
            <w:textDirection w:val="btLr"/>
            <w:vAlign w:val="center"/>
          </w:tcPr>
          <w:p w14:paraId="5E2C4DAD" w14:textId="77777777" w:rsidR="007A1F44" w:rsidRPr="00977EA3" w:rsidRDefault="007A1F44" w:rsidP="005130ED">
            <w:pPr>
              <w:pStyle w:val="TableLabel"/>
              <w:rPr>
                <w:noProof w:val="0"/>
                <w:sz w:val="16"/>
              </w:rPr>
            </w:pPr>
          </w:p>
        </w:tc>
        <w:tc>
          <w:tcPr>
            <w:tcW w:w="2520" w:type="dxa"/>
            <w:vAlign w:val="center"/>
          </w:tcPr>
          <w:p w14:paraId="64ACDE08"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56CEC03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4B183C7"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F991DF8" w14:textId="77777777">
        <w:trPr>
          <w:cantSplit/>
        </w:trPr>
        <w:tc>
          <w:tcPr>
            <w:tcW w:w="1548" w:type="dxa"/>
            <w:vMerge/>
            <w:textDirection w:val="btLr"/>
            <w:vAlign w:val="center"/>
          </w:tcPr>
          <w:p w14:paraId="1CF155D5" w14:textId="77777777" w:rsidR="007A1F44" w:rsidRPr="00977EA3" w:rsidRDefault="007A1F44" w:rsidP="0098263A">
            <w:pPr>
              <w:pStyle w:val="TableLabel"/>
              <w:rPr>
                <w:noProof w:val="0"/>
                <w:sz w:val="16"/>
              </w:rPr>
            </w:pPr>
          </w:p>
        </w:tc>
        <w:tc>
          <w:tcPr>
            <w:tcW w:w="2520" w:type="dxa"/>
            <w:vAlign w:val="center"/>
          </w:tcPr>
          <w:p w14:paraId="7176840C"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6AB4BEF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330FC8DA"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0B5D0A6C" w14:textId="77777777">
        <w:trPr>
          <w:cantSplit/>
        </w:trPr>
        <w:tc>
          <w:tcPr>
            <w:tcW w:w="1548" w:type="dxa"/>
            <w:vMerge/>
            <w:textDirection w:val="btLr"/>
            <w:vAlign w:val="center"/>
          </w:tcPr>
          <w:p w14:paraId="301FBDF0" w14:textId="77777777" w:rsidR="007A1F44" w:rsidRPr="00977EA3" w:rsidRDefault="007A1F44" w:rsidP="005130ED">
            <w:pPr>
              <w:pStyle w:val="TableLabel"/>
              <w:rPr>
                <w:noProof w:val="0"/>
                <w:sz w:val="16"/>
              </w:rPr>
            </w:pPr>
          </w:p>
        </w:tc>
        <w:tc>
          <w:tcPr>
            <w:tcW w:w="2520" w:type="dxa"/>
            <w:vAlign w:val="center"/>
          </w:tcPr>
          <w:p w14:paraId="4CC669FE"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72DD0BE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51E02C5"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5E0094FF" w14:textId="77777777">
        <w:trPr>
          <w:cantSplit/>
        </w:trPr>
        <w:tc>
          <w:tcPr>
            <w:tcW w:w="1548" w:type="dxa"/>
            <w:vMerge/>
            <w:textDirection w:val="btLr"/>
            <w:vAlign w:val="center"/>
          </w:tcPr>
          <w:p w14:paraId="0B659652" w14:textId="77777777" w:rsidR="007A1F44" w:rsidRPr="00977EA3" w:rsidRDefault="007A1F44" w:rsidP="005130ED">
            <w:pPr>
              <w:pStyle w:val="TableLabel"/>
              <w:rPr>
                <w:noProof w:val="0"/>
                <w:sz w:val="16"/>
              </w:rPr>
            </w:pPr>
          </w:p>
        </w:tc>
        <w:tc>
          <w:tcPr>
            <w:tcW w:w="2520" w:type="dxa"/>
            <w:vAlign w:val="center"/>
          </w:tcPr>
          <w:p w14:paraId="53448D66"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07F1521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FE6A2CE"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3292E544" w14:textId="77777777">
        <w:trPr>
          <w:cantSplit/>
        </w:trPr>
        <w:tc>
          <w:tcPr>
            <w:tcW w:w="1548" w:type="dxa"/>
            <w:vMerge/>
            <w:textDirection w:val="btLr"/>
            <w:vAlign w:val="center"/>
          </w:tcPr>
          <w:p w14:paraId="5760E482" w14:textId="77777777" w:rsidR="007A1F44" w:rsidRPr="00977EA3" w:rsidRDefault="007A1F44" w:rsidP="005130ED">
            <w:pPr>
              <w:pStyle w:val="TableLabel"/>
              <w:rPr>
                <w:noProof w:val="0"/>
                <w:sz w:val="16"/>
              </w:rPr>
            </w:pPr>
          </w:p>
        </w:tc>
        <w:tc>
          <w:tcPr>
            <w:tcW w:w="2520" w:type="dxa"/>
            <w:vAlign w:val="center"/>
          </w:tcPr>
          <w:p w14:paraId="3B2B4251"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059BF74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B69BD60" w14:textId="77777777" w:rsidR="007A1F44" w:rsidRPr="00977EA3" w:rsidRDefault="007A1F44" w:rsidP="005130ED">
            <w:pPr>
              <w:pStyle w:val="TableEntry"/>
              <w:rPr>
                <w:noProof w:val="0"/>
                <w:sz w:val="16"/>
              </w:rPr>
            </w:pPr>
            <w:r w:rsidRPr="00977EA3">
              <w:rPr>
                <w:noProof w:val="0"/>
                <w:sz w:val="16"/>
              </w:rPr>
              <w:t>The machine name or IP address.</w:t>
            </w:r>
          </w:p>
        </w:tc>
      </w:tr>
    </w:tbl>
    <w:p w14:paraId="48722FE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B48DAC5" w14:textId="77777777" w:rsidTr="00D372D5">
        <w:trPr>
          <w:cantSplit/>
        </w:trPr>
        <w:tc>
          <w:tcPr>
            <w:tcW w:w="1548" w:type="dxa"/>
            <w:vMerge w:val="restart"/>
          </w:tcPr>
          <w:p w14:paraId="5FA58936" w14:textId="77777777" w:rsidR="007A1F44" w:rsidRPr="00977EA3" w:rsidRDefault="007A1F44" w:rsidP="003462A5">
            <w:pPr>
              <w:pStyle w:val="TableEntryHeader"/>
              <w:rPr>
                <w:noProof w:val="0"/>
              </w:rPr>
            </w:pPr>
            <w:r w:rsidRPr="00977EA3">
              <w:rPr>
                <w:noProof w:val="0"/>
              </w:rPr>
              <w:t>Human Requestor (if known)</w:t>
            </w:r>
          </w:p>
          <w:p w14:paraId="6C8DCEF5"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17496DE4"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7709720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0698610"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283EC030" w14:textId="77777777">
        <w:trPr>
          <w:cantSplit/>
        </w:trPr>
        <w:tc>
          <w:tcPr>
            <w:tcW w:w="1548" w:type="dxa"/>
            <w:vMerge/>
            <w:textDirection w:val="btLr"/>
            <w:vAlign w:val="center"/>
          </w:tcPr>
          <w:p w14:paraId="24FD91EF" w14:textId="77777777" w:rsidR="007A1F44" w:rsidRPr="00977EA3" w:rsidRDefault="007A1F44" w:rsidP="005130ED">
            <w:pPr>
              <w:pStyle w:val="TableLabel"/>
              <w:rPr>
                <w:noProof w:val="0"/>
                <w:sz w:val="16"/>
              </w:rPr>
            </w:pPr>
          </w:p>
        </w:tc>
        <w:tc>
          <w:tcPr>
            <w:tcW w:w="2520" w:type="dxa"/>
            <w:vAlign w:val="center"/>
          </w:tcPr>
          <w:p w14:paraId="2ED4338D" w14:textId="77777777" w:rsidR="007A1F44" w:rsidRPr="00977EA3" w:rsidRDefault="007A1F44" w:rsidP="005130ED">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1DCA64C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88840C"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A005A86" w14:textId="77777777">
        <w:trPr>
          <w:cantSplit/>
        </w:trPr>
        <w:tc>
          <w:tcPr>
            <w:tcW w:w="1548" w:type="dxa"/>
            <w:vMerge/>
            <w:textDirection w:val="btLr"/>
            <w:vAlign w:val="center"/>
          </w:tcPr>
          <w:p w14:paraId="0A5FC6C9" w14:textId="77777777" w:rsidR="007A1F44" w:rsidRPr="00977EA3" w:rsidRDefault="007A1F44" w:rsidP="005130ED">
            <w:pPr>
              <w:pStyle w:val="TableLabel"/>
              <w:rPr>
                <w:noProof w:val="0"/>
                <w:sz w:val="16"/>
              </w:rPr>
            </w:pPr>
          </w:p>
        </w:tc>
        <w:tc>
          <w:tcPr>
            <w:tcW w:w="2520" w:type="dxa"/>
            <w:vAlign w:val="center"/>
          </w:tcPr>
          <w:p w14:paraId="1759BC3A"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6896C12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A7DDFD1"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F00A930" w14:textId="77777777">
        <w:trPr>
          <w:cantSplit/>
        </w:trPr>
        <w:tc>
          <w:tcPr>
            <w:tcW w:w="1548" w:type="dxa"/>
            <w:vMerge/>
            <w:textDirection w:val="btLr"/>
            <w:vAlign w:val="center"/>
          </w:tcPr>
          <w:p w14:paraId="0A9D9B6D" w14:textId="77777777" w:rsidR="007A1F44" w:rsidRPr="00977EA3" w:rsidRDefault="007A1F44" w:rsidP="0098263A">
            <w:pPr>
              <w:pStyle w:val="TableLabel"/>
              <w:rPr>
                <w:noProof w:val="0"/>
                <w:sz w:val="16"/>
              </w:rPr>
            </w:pPr>
          </w:p>
        </w:tc>
        <w:tc>
          <w:tcPr>
            <w:tcW w:w="2520" w:type="dxa"/>
            <w:vAlign w:val="center"/>
          </w:tcPr>
          <w:p w14:paraId="5B6068C8"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1CA0A5BD"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5A02F869"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54795D5D" w14:textId="77777777">
        <w:trPr>
          <w:cantSplit/>
        </w:trPr>
        <w:tc>
          <w:tcPr>
            <w:tcW w:w="1548" w:type="dxa"/>
            <w:vMerge/>
            <w:textDirection w:val="btLr"/>
            <w:vAlign w:val="center"/>
          </w:tcPr>
          <w:p w14:paraId="17677680" w14:textId="77777777" w:rsidR="007A1F44" w:rsidRPr="00977EA3" w:rsidRDefault="007A1F44" w:rsidP="005130ED">
            <w:pPr>
              <w:pStyle w:val="TableLabel"/>
              <w:rPr>
                <w:noProof w:val="0"/>
                <w:sz w:val="16"/>
              </w:rPr>
            </w:pPr>
          </w:p>
        </w:tc>
        <w:tc>
          <w:tcPr>
            <w:tcW w:w="2520" w:type="dxa"/>
            <w:vAlign w:val="center"/>
          </w:tcPr>
          <w:p w14:paraId="7739BABA"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7CBD748B"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0B2CE5D2"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4640DDB6" w14:textId="77777777">
        <w:trPr>
          <w:cantSplit/>
        </w:trPr>
        <w:tc>
          <w:tcPr>
            <w:tcW w:w="1548" w:type="dxa"/>
            <w:vMerge/>
            <w:textDirection w:val="btLr"/>
            <w:vAlign w:val="center"/>
          </w:tcPr>
          <w:p w14:paraId="4EFF9BD7" w14:textId="77777777" w:rsidR="00A726AB" w:rsidRPr="00977EA3" w:rsidRDefault="00A726AB" w:rsidP="00A726AB">
            <w:pPr>
              <w:pStyle w:val="TableLabel"/>
              <w:rPr>
                <w:noProof w:val="0"/>
                <w:sz w:val="16"/>
              </w:rPr>
            </w:pPr>
          </w:p>
        </w:tc>
        <w:tc>
          <w:tcPr>
            <w:tcW w:w="2520" w:type="dxa"/>
            <w:vAlign w:val="center"/>
          </w:tcPr>
          <w:p w14:paraId="3F0A65E4" w14:textId="77777777" w:rsidR="00A726AB" w:rsidRPr="00977EA3" w:rsidRDefault="00A726AB" w:rsidP="00A726AB">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0CF3AD0E" w14:textId="038F25B0"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B42A1AA" w14:textId="11071C19"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2CB4DA04" w14:textId="77777777" w:rsidTr="00D372D5">
        <w:trPr>
          <w:cantSplit/>
        </w:trPr>
        <w:tc>
          <w:tcPr>
            <w:tcW w:w="1548" w:type="dxa"/>
            <w:vMerge/>
            <w:textDirection w:val="btLr"/>
            <w:vAlign w:val="center"/>
          </w:tcPr>
          <w:p w14:paraId="418658C6" w14:textId="77777777" w:rsidR="00A726AB" w:rsidRPr="00977EA3" w:rsidRDefault="00A726AB" w:rsidP="00A726AB">
            <w:pPr>
              <w:pStyle w:val="TableLabel"/>
              <w:rPr>
                <w:noProof w:val="0"/>
                <w:sz w:val="16"/>
              </w:rPr>
            </w:pPr>
          </w:p>
        </w:tc>
        <w:tc>
          <w:tcPr>
            <w:tcW w:w="2520" w:type="dxa"/>
            <w:vAlign w:val="center"/>
          </w:tcPr>
          <w:p w14:paraId="5A086C9C" w14:textId="77777777" w:rsidR="00A726AB" w:rsidRPr="00977EA3" w:rsidRDefault="00A726AB" w:rsidP="00A726AB">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103B7DDB" w14:textId="25A5938D"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55580496"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311C9808"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8A413B" w14:textId="77777777" w:rsidTr="00D372D5">
        <w:trPr>
          <w:cantSplit/>
        </w:trPr>
        <w:tc>
          <w:tcPr>
            <w:tcW w:w="1548" w:type="dxa"/>
            <w:vMerge w:val="restart"/>
          </w:tcPr>
          <w:p w14:paraId="310136CF" w14:textId="77777777" w:rsidR="007A1F44" w:rsidRPr="00977EA3" w:rsidRDefault="007A1F44" w:rsidP="003462A5">
            <w:pPr>
              <w:pStyle w:val="TableEntryHeader"/>
              <w:rPr>
                <w:noProof w:val="0"/>
              </w:rPr>
            </w:pPr>
            <w:r w:rsidRPr="00977EA3">
              <w:rPr>
                <w:noProof w:val="0"/>
              </w:rPr>
              <w:lastRenderedPageBreak/>
              <w:t>Destination</w:t>
            </w:r>
          </w:p>
          <w:p w14:paraId="16A07D1E"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25EC9A2D"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00E3859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389CD00"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21273E0F" w14:textId="77777777">
        <w:trPr>
          <w:cantSplit/>
        </w:trPr>
        <w:tc>
          <w:tcPr>
            <w:tcW w:w="1548" w:type="dxa"/>
            <w:vMerge/>
            <w:textDirection w:val="btLr"/>
            <w:vAlign w:val="center"/>
          </w:tcPr>
          <w:p w14:paraId="7AF55DAB" w14:textId="77777777" w:rsidR="007A1F44" w:rsidRPr="00977EA3" w:rsidRDefault="007A1F44" w:rsidP="005130ED">
            <w:pPr>
              <w:pStyle w:val="TableLabel"/>
              <w:rPr>
                <w:noProof w:val="0"/>
                <w:sz w:val="16"/>
              </w:rPr>
            </w:pPr>
          </w:p>
        </w:tc>
        <w:tc>
          <w:tcPr>
            <w:tcW w:w="2520" w:type="dxa"/>
            <w:vAlign w:val="center"/>
          </w:tcPr>
          <w:p w14:paraId="32175A90" w14:textId="77777777" w:rsidR="007A1F44" w:rsidRPr="00977EA3" w:rsidRDefault="007A1F44" w:rsidP="005130ED">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44FA207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ABBC952"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1F68D710" w14:textId="77777777">
        <w:trPr>
          <w:cantSplit/>
        </w:trPr>
        <w:tc>
          <w:tcPr>
            <w:tcW w:w="1548" w:type="dxa"/>
            <w:vMerge/>
            <w:textDirection w:val="btLr"/>
            <w:vAlign w:val="center"/>
          </w:tcPr>
          <w:p w14:paraId="7984952B" w14:textId="77777777" w:rsidR="007A1F44" w:rsidRPr="00977EA3" w:rsidRDefault="007A1F44" w:rsidP="005130ED">
            <w:pPr>
              <w:pStyle w:val="TableLabel"/>
              <w:rPr>
                <w:noProof w:val="0"/>
                <w:sz w:val="16"/>
              </w:rPr>
            </w:pPr>
          </w:p>
        </w:tc>
        <w:tc>
          <w:tcPr>
            <w:tcW w:w="2520" w:type="dxa"/>
            <w:vAlign w:val="center"/>
          </w:tcPr>
          <w:p w14:paraId="6E5B9D03"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4BA368C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6F8BC9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695DA4DA" w14:textId="77777777">
        <w:trPr>
          <w:cantSplit/>
        </w:trPr>
        <w:tc>
          <w:tcPr>
            <w:tcW w:w="1548" w:type="dxa"/>
            <w:vMerge/>
            <w:textDirection w:val="btLr"/>
            <w:vAlign w:val="center"/>
          </w:tcPr>
          <w:p w14:paraId="140F363D" w14:textId="77777777" w:rsidR="007A1F44" w:rsidRPr="00977EA3" w:rsidRDefault="007A1F44" w:rsidP="005130ED">
            <w:pPr>
              <w:pStyle w:val="TableLabel"/>
              <w:rPr>
                <w:noProof w:val="0"/>
                <w:sz w:val="16"/>
              </w:rPr>
            </w:pPr>
          </w:p>
        </w:tc>
        <w:tc>
          <w:tcPr>
            <w:tcW w:w="2520" w:type="dxa"/>
            <w:vAlign w:val="center"/>
          </w:tcPr>
          <w:p w14:paraId="26A08932" w14:textId="77777777" w:rsidR="007A1F44" w:rsidRPr="00977EA3" w:rsidRDefault="007A1F44" w:rsidP="005130ED">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77BBFE21"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2113652"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1AEB251B" w14:textId="77777777">
        <w:trPr>
          <w:cantSplit/>
        </w:trPr>
        <w:tc>
          <w:tcPr>
            <w:tcW w:w="1548" w:type="dxa"/>
            <w:vMerge/>
            <w:textDirection w:val="btLr"/>
            <w:vAlign w:val="center"/>
          </w:tcPr>
          <w:p w14:paraId="488A40D3" w14:textId="77777777" w:rsidR="007A1F44" w:rsidRPr="00977EA3" w:rsidRDefault="007A1F44" w:rsidP="005130ED">
            <w:pPr>
              <w:pStyle w:val="TableLabel"/>
              <w:rPr>
                <w:noProof w:val="0"/>
                <w:sz w:val="16"/>
              </w:rPr>
            </w:pPr>
          </w:p>
        </w:tc>
        <w:tc>
          <w:tcPr>
            <w:tcW w:w="2520" w:type="dxa"/>
            <w:vAlign w:val="center"/>
          </w:tcPr>
          <w:p w14:paraId="7AE5B245"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58F4F62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89518F4"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06F25A9B" w14:textId="77777777">
        <w:trPr>
          <w:cantSplit/>
        </w:trPr>
        <w:tc>
          <w:tcPr>
            <w:tcW w:w="1548" w:type="dxa"/>
            <w:vMerge/>
            <w:textDirection w:val="btLr"/>
            <w:vAlign w:val="center"/>
          </w:tcPr>
          <w:p w14:paraId="49FB35D4" w14:textId="77777777" w:rsidR="007A1F44" w:rsidRPr="00977EA3" w:rsidRDefault="007A1F44" w:rsidP="005130ED">
            <w:pPr>
              <w:pStyle w:val="TableLabel"/>
              <w:rPr>
                <w:noProof w:val="0"/>
                <w:sz w:val="16"/>
              </w:rPr>
            </w:pPr>
          </w:p>
        </w:tc>
        <w:tc>
          <w:tcPr>
            <w:tcW w:w="2520" w:type="dxa"/>
            <w:vAlign w:val="center"/>
          </w:tcPr>
          <w:p w14:paraId="454CE89F"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3284F71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2086408"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5ADC5B93" w14:textId="77777777" w:rsidTr="00D372D5">
        <w:trPr>
          <w:cantSplit/>
        </w:trPr>
        <w:tc>
          <w:tcPr>
            <w:tcW w:w="1548" w:type="dxa"/>
            <w:vMerge/>
            <w:textDirection w:val="btLr"/>
            <w:vAlign w:val="center"/>
          </w:tcPr>
          <w:p w14:paraId="1A8A9BAA" w14:textId="77777777" w:rsidR="007A1F44" w:rsidRPr="00977EA3" w:rsidRDefault="007A1F44" w:rsidP="005130ED">
            <w:pPr>
              <w:pStyle w:val="TableLabel"/>
              <w:rPr>
                <w:noProof w:val="0"/>
                <w:sz w:val="16"/>
              </w:rPr>
            </w:pPr>
          </w:p>
        </w:tc>
        <w:tc>
          <w:tcPr>
            <w:tcW w:w="2520" w:type="dxa"/>
            <w:vAlign w:val="center"/>
          </w:tcPr>
          <w:p w14:paraId="52829ACE"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7779A6B3"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0FD2761" w14:textId="77777777" w:rsidR="007A1F44" w:rsidRPr="00977EA3" w:rsidRDefault="007A1F44" w:rsidP="005130ED">
            <w:pPr>
              <w:pStyle w:val="TableEntry"/>
              <w:rPr>
                <w:noProof w:val="0"/>
                <w:sz w:val="16"/>
              </w:rPr>
            </w:pPr>
            <w:r w:rsidRPr="00977EA3">
              <w:rPr>
                <w:noProof w:val="0"/>
                <w:sz w:val="16"/>
              </w:rPr>
              <w:t>The machine name or IP address.</w:t>
            </w:r>
          </w:p>
        </w:tc>
      </w:tr>
    </w:tbl>
    <w:p w14:paraId="52B1FE1A" w14:textId="77777777" w:rsidR="007A1F44" w:rsidRPr="00977EA3"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7C9ABAF2" w14:textId="77777777">
        <w:trPr>
          <w:cantSplit/>
        </w:trPr>
        <w:tc>
          <w:tcPr>
            <w:tcW w:w="1728" w:type="dxa"/>
            <w:vMerge w:val="restart"/>
          </w:tcPr>
          <w:p w14:paraId="116E1446" w14:textId="77777777" w:rsidR="007A1F44" w:rsidRPr="00977EA3" w:rsidRDefault="007A1F44" w:rsidP="003462A5">
            <w:pPr>
              <w:pStyle w:val="TableEntryHeader"/>
              <w:rPr>
                <w:noProof w:val="0"/>
              </w:rPr>
            </w:pPr>
            <w:r w:rsidRPr="00977EA3">
              <w:rPr>
                <w:noProof w:val="0"/>
              </w:rPr>
              <w:t>Audit Source</w:t>
            </w:r>
          </w:p>
          <w:p w14:paraId="470C7953"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44975253" w14:textId="77777777" w:rsidR="007A1F44" w:rsidRPr="00977EA3" w:rsidRDefault="007A1F44" w:rsidP="005130ED">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7C3E069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28F4018" w14:textId="77777777" w:rsidR="007A1F44" w:rsidRPr="00977EA3" w:rsidRDefault="00826C00" w:rsidP="003E066E">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3690B47C" w14:textId="77777777">
        <w:trPr>
          <w:cantSplit/>
        </w:trPr>
        <w:tc>
          <w:tcPr>
            <w:tcW w:w="1728" w:type="dxa"/>
            <w:vMerge/>
            <w:textDirection w:val="btLr"/>
            <w:vAlign w:val="center"/>
          </w:tcPr>
          <w:p w14:paraId="5702DB36" w14:textId="77777777" w:rsidR="007A1F44" w:rsidRPr="00977EA3" w:rsidRDefault="007A1F44" w:rsidP="005130ED">
            <w:pPr>
              <w:pStyle w:val="TableLabel"/>
              <w:rPr>
                <w:noProof w:val="0"/>
                <w:sz w:val="16"/>
              </w:rPr>
            </w:pPr>
          </w:p>
        </w:tc>
        <w:tc>
          <w:tcPr>
            <w:tcW w:w="2340" w:type="dxa"/>
            <w:vAlign w:val="center"/>
          </w:tcPr>
          <w:p w14:paraId="23A085DA" w14:textId="77777777" w:rsidR="007A1F44" w:rsidRPr="00977EA3" w:rsidRDefault="007A1F44" w:rsidP="005130ED">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603BD0D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1C891DD"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02BE773" w14:textId="77777777">
        <w:trPr>
          <w:cantSplit/>
        </w:trPr>
        <w:tc>
          <w:tcPr>
            <w:tcW w:w="1728" w:type="dxa"/>
            <w:vMerge/>
            <w:textDirection w:val="btLr"/>
            <w:vAlign w:val="center"/>
          </w:tcPr>
          <w:p w14:paraId="6868D3C8" w14:textId="77777777" w:rsidR="007A1F44" w:rsidRPr="00977EA3" w:rsidRDefault="007A1F44" w:rsidP="005130ED">
            <w:pPr>
              <w:pStyle w:val="TableLabel"/>
              <w:rPr>
                <w:noProof w:val="0"/>
                <w:sz w:val="16"/>
              </w:rPr>
            </w:pPr>
          </w:p>
        </w:tc>
        <w:tc>
          <w:tcPr>
            <w:tcW w:w="2340" w:type="dxa"/>
            <w:vAlign w:val="center"/>
          </w:tcPr>
          <w:p w14:paraId="18919E96" w14:textId="77777777" w:rsidR="007A1F44" w:rsidRPr="00977EA3" w:rsidRDefault="007A1F44" w:rsidP="005130ED">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257DAEC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1A77477"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F5B0808" w14:textId="77777777" w:rsidR="00826C00" w:rsidRPr="00977EA3" w:rsidRDefault="00826C00"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01F4CC7" w14:textId="77777777" w:rsidTr="00D372D5">
        <w:trPr>
          <w:cantSplit/>
        </w:trPr>
        <w:tc>
          <w:tcPr>
            <w:tcW w:w="1548" w:type="dxa"/>
            <w:vMerge w:val="restart"/>
          </w:tcPr>
          <w:p w14:paraId="4250126B" w14:textId="77777777" w:rsidR="007A1F44" w:rsidRPr="00977EA3" w:rsidRDefault="007A1F44" w:rsidP="003462A5">
            <w:pPr>
              <w:pStyle w:val="TableEntryHeader"/>
              <w:rPr>
                <w:noProof w:val="0"/>
              </w:rPr>
            </w:pPr>
            <w:r w:rsidRPr="00977EA3">
              <w:rPr>
                <w:noProof w:val="0"/>
              </w:rPr>
              <w:t>Patient (if known)</w:t>
            </w:r>
          </w:p>
          <w:p w14:paraId="14DF61D9"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58B9868A"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606B4BA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F411DC2"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7295A8C1" w14:textId="77777777">
        <w:trPr>
          <w:cantSplit/>
        </w:trPr>
        <w:tc>
          <w:tcPr>
            <w:tcW w:w="1548" w:type="dxa"/>
            <w:vMerge/>
            <w:vAlign w:val="center"/>
          </w:tcPr>
          <w:p w14:paraId="5BD15C10" w14:textId="77777777" w:rsidR="007A1F44" w:rsidRPr="00977EA3" w:rsidRDefault="007A1F44" w:rsidP="005130ED">
            <w:pPr>
              <w:pStyle w:val="TableLabel"/>
              <w:rPr>
                <w:noProof w:val="0"/>
                <w:sz w:val="16"/>
              </w:rPr>
            </w:pPr>
          </w:p>
        </w:tc>
        <w:tc>
          <w:tcPr>
            <w:tcW w:w="2520" w:type="dxa"/>
            <w:vAlign w:val="center"/>
          </w:tcPr>
          <w:p w14:paraId="09C5AFA0"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7FEF507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AEF8A34"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5329A3CA" w14:textId="77777777">
        <w:trPr>
          <w:cantSplit/>
        </w:trPr>
        <w:tc>
          <w:tcPr>
            <w:tcW w:w="1548" w:type="dxa"/>
            <w:vMerge/>
            <w:vAlign w:val="center"/>
          </w:tcPr>
          <w:p w14:paraId="7277F955" w14:textId="77777777" w:rsidR="007A1F44" w:rsidRPr="00977EA3" w:rsidRDefault="007A1F44" w:rsidP="005130ED">
            <w:pPr>
              <w:pStyle w:val="TableLabel"/>
              <w:rPr>
                <w:noProof w:val="0"/>
                <w:sz w:val="16"/>
              </w:rPr>
            </w:pPr>
          </w:p>
        </w:tc>
        <w:tc>
          <w:tcPr>
            <w:tcW w:w="2520" w:type="dxa"/>
            <w:vAlign w:val="center"/>
          </w:tcPr>
          <w:p w14:paraId="7FA53094"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7F45A3F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DAFFA7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10D218D" w14:textId="77777777">
        <w:trPr>
          <w:cantSplit/>
        </w:trPr>
        <w:tc>
          <w:tcPr>
            <w:tcW w:w="1548" w:type="dxa"/>
            <w:vMerge/>
            <w:vAlign w:val="center"/>
          </w:tcPr>
          <w:p w14:paraId="7F7D6B6C" w14:textId="77777777" w:rsidR="007A1F44" w:rsidRPr="00977EA3" w:rsidRDefault="007A1F44" w:rsidP="005130ED">
            <w:pPr>
              <w:pStyle w:val="TableLabel"/>
              <w:rPr>
                <w:noProof w:val="0"/>
                <w:sz w:val="16"/>
              </w:rPr>
            </w:pPr>
          </w:p>
        </w:tc>
        <w:tc>
          <w:tcPr>
            <w:tcW w:w="2520" w:type="dxa"/>
            <w:vAlign w:val="center"/>
          </w:tcPr>
          <w:p w14:paraId="098F15C9" w14:textId="77777777" w:rsidR="007A1F44" w:rsidRPr="00977EA3" w:rsidRDefault="007A1F44" w:rsidP="005130ED">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514363C2"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2156FBF8"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58C0FE0C" w14:textId="77777777">
        <w:trPr>
          <w:cantSplit/>
        </w:trPr>
        <w:tc>
          <w:tcPr>
            <w:tcW w:w="1548" w:type="dxa"/>
            <w:vMerge/>
            <w:vAlign w:val="center"/>
          </w:tcPr>
          <w:p w14:paraId="0FCCEA81" w14:textId="77777777" w:rsidR="007A1F44" w:rsidRPr="00977EA3" w:rsidRDefault="007A1F44" w:rsidP="005130ED">
            <w:pPr>
              <w:pStyle w:val="TableLabel"/>
              <w:rPr>
                <w:noProof w:val="0"/>
                <w:sz w:val="16"/>
              </w:rPr>
            </w:pPr>
          </w:p>
        </w:tc>
        <w:tc>
          <w:tcPr>
            <w:tcW w:w="2520" w:type="dxa"/>
            <w:vAlign w:val="center"/>
          </w:tcPr>
          <w:p w14:paraId="434D06E4"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7D0E433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735DF3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9720F3D" w14:textId="77777777">
        <w:trPr>
          <w:cantSplit/>
        </w:trPr>
        <w:tc>
          <w:tcPr>
            <w:tcW w:w="1548" w:type="dxa"/>
            <w:vMerge/>
            <w:vAlign w:val="center"/>
          </w:tcPr>
          <w:p w14:paraId="7EDEED9E" w14:textId="77777777" w:rsidR="007A1F44" w:rsidRPr="00977EA3" w:rsidRDefault="007A1F44" w:rsidP="005130ED">
            <w:pPr>
              <w:pStyle w:val="TableLabel"/>
              <w:rPr>
                <w:noProof w:val="0"/>
                <w:sz w:val="16"/>
              </w:rPr>
            </w:pPr>
          </w:p>
        </w:tc>
        <w:tc>
          <w:tcPr>
            <w:tcW w:w="2520" w:type="dxa"/>
            <w:vAlign w:val="center"/>
          </w:tcPr>
          <w:p w14:paraId="494ECFBE" w14:textId="77777777" w:rsidR="007A1F44" w:rsidRPr="00977EA3" w:rsidRDefault="007A1F44" w:rsidP="005130ED">
            <w:pPr>
              <w:pStyle w:val="TableEntry"/>
              <w:rPr>
                <w:noProof w:val="0"/>
                <w:sz w:val="16"/>
              </w:rPr>
            </w:pPr>
            <w:proofErr w:type="spellStart"/>
            <w:r w:rsidRPr="00977EA3">
              <w:rPr>
                <w:noProof w:val="0"/>
                <w:sz w:val="16"/>
              </w:rPr>
              <w:t>ParticipantObjectID</w:t>
            </w:r>
            <w:proofErr w:type="spellEnd"/>
          </w:p>
        </w:tc>
        <w:tc>
          <w:tcPr>
            <w:tcW w:w="630" w:type="dxa"/>
            <w:vAlign w:val="center"/>
          </w:tcPr>
          <w:p w14:paraId="6F8483E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9C58452" w14:textId="77777777" w:rsidR="007A1F44" w:rsidRPr="00977EA3" w:rsidRDefault="007A1F44" w:rsidP="005130ED">
            <w:pPr>
              <w:pStyle w:val="TableEntry"/>
              <w:rPr>
                <w:noProof w:val="0"/>
                <w:sz w:val="16"/>
              </w:rPr>
            </w:pPr>
            <w:r w:rsidRPr="00977EA3">
              <w:rPr>
                <w:noProof w:val="0"/>
                <w:sz w:val="16"/>
              </w:rPr>
              <w:t>the patient ID in HL7 CX format.</w:t>
            </w:r>
          </w:p>
        </w:tc>
      </w:tr>
      <w:tr w:rsidR="007A1F44" w:rsidRPr="00977EA3" w14:paraId="1906CB89" w14:textId="77777777">
        <w:trPr>
          <w:cantSplit/>
        </w:trPr>
        <w:tc>
          <w:tcPr>
            <w:tcW w:w="1548" w:type="dxa"/>
            <w:vMerge/>
            <w:vAlign w:val="center"/>
          </w:tcPr>
          <w:p w14:paraId="67BF5BA4" w14:textId="77777777" w:rsidR="007A1F44" w:rsidRPr="00977EA3" w:rsidRDefault="007A1F44" w:rsidP="005130ED">
            <w:pPr>
              <w:pStyle w:val="TableLabel"/>
              <w:rPr>
                <w:noProof w:val="0"/>
                <w:sz w:val="16"/>
              </w:rPr>
            </w:pPr>
          </w:p>
        </w:tc>
        <w:tc>
          <w:tcPr>
            <w:tcW w:w="2520" w:type="dxa"/>
            <w:vAlign w:val="center"/>
          </w:tcPr>
          <w:p w14:paraId="332BA388"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2C2D630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43D26C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0FDDE2F" w14:textId="77777777">
        <w:trPr>
          <w:cantSplit/>
        </w:trPr>
        <w:tc>
          <w:tcPr>
            <w:tcW w:w="1548" w:type="dxa"/>
            <w:vMerge/>
            <w:vAlign w:val="center"/>
          </w:tcPr>
          <w:p w14:paraId="34BB15AC" w14:textId="77777777" w:rsidR="007A1F44" w:rsidRPr="00977EA3" w:rsidRDefault="007A1F44" w:rsidP="005130ED">
            <w:pPr>
              <w:pStyle w:val="TableLabel"/>
              <w:rPr>
                <w:noProof w:val="0"/>
                <w:sz w:val="16"/>
              </w:rPr>
            </w:pPr>
          </w:p>
        </w:tc>
        <w:tc>
          <w:tcPr>
            <w:tcW w:w="2520" w:type="dxa"/>
            <w:vAlign w:val="center"/>
          </w:tcPr>
          <w:p w14:paraId="083B253B" w14:textId="77777777" w:rsidR="007A1F44" w:rsidRPr="00977EA3" w:rsidRDefault="007A1F44" w:rsidP="005130ED">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600FEF5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E5D010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D39032E" w14:textId="77777777">
        <w:trPr>
          <w:cantSplit/>
        </w:trPr>
        <w:tc>
          <w:tcPr>
            <w:tcW w:w="1548" w:type="dxa"/>
            <w:vMerge/>
            <w:vAlign w:val="center"/>
          </w:tcPr>
          <w:p w14:paraId="16418D17" w14:textId="77777777" w:rsidR="007A1F44" w:rsidRPr="00977EA3" w:rsidRDefault="007A1F44" w:rsidP="005130ED">
            <w:pPr>
              <w:pStyle w:val="TableLabel"/>
              <w:rPr>
                <w:noProof w:val="0"/>
                <w:sz w:val="16"/>
              </w:rPr>
            </w:pPr>
          </w:p>
        </w:tc>
        <w:tc>
          <w:tcPr>
            <w:tcW w:w="2520" w:type="dxa"/>
            <w:vAlign w:val="center"/>
          </w:tcPr>
          <w:p w14:paraId="6BCE60ED" w14:textId="77777777" w:rsidR="007A1F44" w:rsidRPr="00977EA3" w:rsidRDefault="007A1F44" w:rsidP="005130ED">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67695F6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7ED833" w14:textId="77777777" w:rsidR="007A1F44" w:rsidRPr="00977EA3" w:rsidRDefault="007A1F44" w:rsidP="005130ED">
            <w:pPr>
              <w:pStyle w:val="TableEntry"/>
              <w:rPr>
                <w:noProof w:val="0"/>
                <w:sz w:val="16"/>
              </w:rPr>
            </w:pPr>
            <w:r w:rsidRPr="00977EA3">
              <w:rPr>
                <w:i/>
                <w:iCs/>
                <w:noProof w:val="0"/>
                <w:sz w:val="16"/>
              </w:rPr>
              <w:t>not specialized</w:t>
            </w:r>
          </w:p>
        </w:tc>
      </w:tr>
    </w:tbl>
    <w:p w14:paraId="0827DD7A" w14:textId="77777777" w:rsidR="00C0440C" w:rsidRPr="00977EA3" w:rsidRDefault="00C0440C"/>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41BE6F9" w14:textId="77777777" w:rsidTr="00D372D5">
        <w:trPr>
          <w:cantSplit/>
        </w:trPr>
        <w:tc>
          <w:tcPr>
            <w:tcW w:w="1548" w:type="dxa"/>
            <w:vMerge w:val="restart"/>
          </w:tcPr>
          <w:p w14:paraId="349C1DFC" w14:textId="77777777" w:rsidR="007A1F44" w:rsidRPr="00977EA3" w:rsidRDefault="007A1F44" w:rsidP="003462A5">
            <w:pPr>
              <w:pStyle w:val="TableEntryHeader"/>
              <w:rPr>
                <w:noProof w:val="0"/>
              </w:rPr>
            </w:pPr>
            <w:r w:rsidRPr="00977EA3">
              <w:rPr>
                <w:noProof w:val="0"/>
              </w:rPr>
              <w:t>Submission Set</w:t>
            </w:r>
          </w:p>
          <w:p w14:paraId="64370E1B"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2F251F8A"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3E37C308"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C41D1D6"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7BC9E859" w14:textId="77777777">
        <w:trPr>
          <w:cantSplit/>
        </w:trPr>
        <w:tc>
          <w:tcPr>
            <w:tcW w:w="1548" w:type="dxa"/>
            <w:vMerge/>
            <w:vAlign w:val="center"/>
          </w:tcPr>
          <w:p w14:paraId="3D78850C" w14:textId="77777777" w:rsidR="007A1F44" w:rsidRPr="00977EA3" w:rsidRDefault="007A1F44" w:rsidP="005130ED">
            <w:pPr>
              <w:pStyle w:val="TableLabel"/>
              <w:rPr>
                <w:noProof w:val="0"/>
                <w:sz w:val="16"/>
              </w:rPr>
            </w:pPr>
          </w:p>
        </w:tc>
        <w:tc>
          <w:tcPr>
            <w:tcW w:w="2520" w:type="dxa"/>
            <w:vAlign w:val="center"/>
          </w:tcPr>
          <w:p w14:paraId="5394E5BD"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123E6F56"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041EA66"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19B7439D" w14:textId="77777777">
        <w:trPr>
          <w:cantSplit/>
        </w:trPr>
        <w:tc>
          <w:tcPr>
            <w:tcW w:w="1548" w:type="dxa"/>
            <w:vMerge/>
            <w:vAlign w:val="center"/>
          </w:tcPr>
          <w:p w14:paraId="0BE39F5D" w14:textId="77777777" w:rsidR="007A1F44" w:rsidRPr="00977EA3" w:rsidRDefault="007A1F44" w:rsidP="005130ED">
            <w:pPr>
              <w:pStyle w:val="TableLabel"/>
              <w:rPr>
                <w:noProof w:val="0"/>
                <w:sz w:val="16"/>
              </w:rPr>
            </w:pPr>
          </w:p>
        </w:tc>
        <w:tc>
          <w:tcPr>
            <w:tcW w:w="2520" w:type="dxa"/>
            <w:vAlign w:val="center"/>
          </w:tcPr>
          <w:p w14:paraId="36656C68"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6BFC9F6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57C3983"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28B7AE3" w14:textId="77777777">
        <w:trPr>
          <w:cantSplit/>
        </w:trPr>
        <w:tc>
          <w:tcPr>
            <w:tcW w:w="1548" w:type="dxa"/>
            <w:vMerge/>
            <w:vAlign w:val="center"/>
          </w:tcPr>
          <w:p w14:paraId="26A99C87" w14:textId="77777777" w:rsidR="007A1F44" w:rsidRPr="00977EA3" w:rsidRDefault="007A1F44" w:rsidP="005130ED">
            <w:pPr>
              <w:pStyle w:val="TableLabel"/>
              <w:rPr>
                <w:noProof w:val="0"/>
                <w:sz w:val="16"/>
              </w:rPr>
            </w:pPr>
          </w:p>
        </w:tc>
        <w:tc>
          <w:tcPr>
            <w:tcW w:w="2520" w:type="dxa"/>
            <w:vAlign w:val="center"/>
          </w:tcPr>
          <w:p w14:paraId="53E6AD40" w14:textId="77777777" w:rsidR="007A1F44" w:rsidRPr="00977EA3" w:rsidRDefault="007A1F44" w:rsidP="005130ED">
            <w:pPr>
              <w:pStyle w:val="TableEntry"/>
              <w:rPr>
                <w:noProof w:val="0"/>
                <w:sz w:val="16"/>
              </w:rPr>
            </w:pPr>
            <w:proofErr w:type="spellStart"/>
            <w:r w:rsidRPr="00977EA3">
              <w:rPr>
                <w:noProof w:val="0"/>
                <w:sz w:val="16"/>
              </w:rPr>
              <w:t>ParticipantObjectIDTypeCode</w:t>
            </w:r>
            <w:proofErr w:type="spellEnd"/>
          </w:p>
        </w:tc>
        <w:tc>
          <w:tcPr>
            <w:tcW w:w="630" w:type="dxa"/>
            <w:vAlign w:val="center"/>
          </w:tcPr>
          <w:p w14:paraId="539151A8"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8F678F8" w14:textId="77777777" w:rsidR="007A1F44" w:rsidRPr="00977EA3" w:rsidRDefault="007A1F44" w:rsidP="005130ED">
            <w:pPr>
              <w:pStyle w:val="TableEntry"/>
              <w:rPr>
                <w:noProof w:val="0"/>
                <w:sz w:val="16"/>
              </w:rPr>
            </w:pPr>
            <w:r w:rsidRPr="00977EA3">
              <w:rPr>
                <w:noProof w:val="0"/>
                <w:sz w:val="16"/>
              </w:rPr>
              <w:t xml:space="preserve">EV(“urn:uuid:a54d6aa5-d40d-43f9-88c5-b4633d873bdd”, “IHE XDS Metadata”, “submission set </w:t>
            </w:r>
            <w:proofErr w:type="spellStart"/>
            <w:r w:rsidRPr="00977EA3">
              <w:rPr>
                <w:noProof w:val="0"/>
                <w:sz w:val="16"/>
              </w:rPr>
              <w:t>classificationNode</w:t>
            </w:r>
            <w:proofErr w:type="spellEnd"/>
            <w:r w:rsidRPr="00977EA3">
              <w:rPr>
                <w:noProof w:val="0"/>
                <w:sz w:val="16"/>
              </w:rPr>
              <w:t>”)</w:t>
            </w:r>
          </w:p>
        </w:tc>
      </w:tr>
      <w:tr w:rsidR="007A1F44" w:rsidRPr="00977EA3" w14:paraId="53FA4D9E" w14:textId="77777777">
        <w:trPr>
          <w:cantSplit/>
        </w:trPr>
        <w:tc>
          <w:tcPr>
            <w:tcW w:w="1548" w:type="dxa"/>
            <w:vMerge/>
            <w:vAlign w:val="center"/>
          </w:tcPr>
          <w:p w14:paraId="6BF64A87" w14:textId="77777777" w:rsidR="007A1F44" w:rsidRPr="00977EA3" w:rsidRDefault="007A1F44" w:rsidP="005130ED">
            <w:pPr>
              <w:pStyle w:val="TableLabel"/>
              <w:rPr>
                <w:noProof w:val="0"/>
                <w:sz w:val="16"/>
              </w:rPr>
            </w:pPr>
          </w:p>
        </w:tc>
        <w:tc>
          <w:tcPr>
            <w:tcW w:w="2520" w:type="dxa"/>
            <w:vAlign w:val="center"/>
          </w:tcPr>
          <w:p w14:paraId="629604D1"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3043B5CC"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A20DD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7CA5BE1" w14:textId="77777777">
        <w:trPr>
          <w:cantSplit/>
        </w:trPr>
        <w:tc>
          <w:tcPr>
            <w:tcW w:w="1548" w:type="dxa"/>
            <w:vMerge/>
            <w:vAlign w:val="center"/>
          </w:tcPr>
          <w:p w14:paraId="4480960B" w14:textId="77777777" w:rsidR="007A1F44" w:rsidRPr="00977EA3" w:rsidRDefault="007A1F44" w:rsidP="005130ED">
            <w:pPr>
              <w:pStyle w:val="AppendixHeading3"/>
              <w:rPr>
                <w:noProof w:val="0"/>
                <w:sz w:val="16"/>
              </w:rPr>
            </w:pPr>
            <w:bookmarkStart w:id="1702" w:name="_Toc398544307"/>
            <w:bookmarkEnd w:id="1702"/>
          </w:p>
        </w:tc>
        <w:tc>
          <w:tcPr>
            <w:tcW w:w="2520" w:type="dxa"/>
            <w:vAlign w:val="center"/>
          </w:tcPr>
          <w:p w14:paraId="1408F034"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35F3A3F4"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EE58FCC" w14:textId="77777777" w:rsidR="007A1F44" w:rsidRPr="00977EA3" w:rsidRDefault="007A1F44" w:rsidP="005130ED">
            <w:pPr>
              <w:pStyle w:val="TableEntry"/>
              <w:rPr>
                <w:iCs/>
                <w:noProof w:val="0"/>
                <w:sz w:val="16"/>
              </w:rPr>
            </w:pPr>
            <w:r w:rsidRPr="00977EA3">
              <w:rPr>
                <w:iCs/>
                <w:noProof w:val="0"/>
                <w:sz w:val="16"/>
              </w:rPr>
              <w:t xml:space="preserve">The </w:t>
            </w:r>
            <w:proofErr w:type="spellStart"/>
            <w:r w:rsidRPr="00977EA3">
              <w:rPr>
                <w:iCs/>
                <w:noProof w:val="0"/>
                <w:sz w:val="16"/>
              </w:rPr>
              <w:t>submissionSet</w:t>
            </w:r>
            <w:proofErr w:type="spellEnd"/>
            <w:r w:rsidRPr="00977EA3">
              <w:rPr>
                <w:iCs/>
                <w:noProof w:val="0"/>
                <w:sz w:val="16"/>
              </w:rPr>
              <w:t xml:space="preserve"> unique ID</w:t>
            </w:r>
          </w:p>
        </w:tc>
      </w:tr>
      <w:tr w:rsidR="007A1F44" w:rsidRPr="00977EA3" w14:paraId="753998CD" w14:textId="77777777">
        <w:trPr>
          <w:cantSplit/>
        </w:trPr>
        <w:tc>
          <w:tcPr>
            <w:tcW w:w="1548" w:type="dxa"/>
            <w:vMerge/>
            <w:vAlign w:val="center"/>
          </w:tcPr>
          <w:p w14:paraId="19338741" w14:textId="77777777" w:rsidR="007A1F44" w:rsidRPr="00977EA3" w:rsidRDefault="007A1F44" w:rsidP="005130ED">
            <w:pPr>
              <w:pStyle w:val="TableLabel"/>
              <w:rPr>
                <w:noProof w:val="0"/>
                <w:sz w:val="16"/>
              </w:rPr>
            </w:pPr>
          </w:p>
        </w:tc>
        <w:tc>
          <w:tcPr>
            <w:tcW w:w="2520" w:type="dxa"/>
            <w:vAlign w:val="center"/>
          </w:tcPr>
          <w:p w14:paraId="68D88B26"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565F160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8DD19F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4D963FF" w14:textId="77777777">
        <w:trPr>
          <w:cantSplit/>
        </w:trPr>
        <w:tc>
          <w:tcPr>
            <w:tcW w:w="1548" w:type="dxa"/>
            <w:vMerge/>
            <w:vAlign w:val="center"/>
          </w:tcPr>
          <w:p w14:paraId="3DA7F7A5" w14:textId="77777777" w:rsidR="007A1F44" w:rsidRPr="00977EA3" w:rsidRDefault="007A1F44" w:rsidP="005130ED">
            <w:pPr>
              <w:pStyle w:val="AppendixHeading3"/>
              <w:rPr>
                <w:noProof w:val="0"/>
                <w:sz w:val="16"/>
              </w:rPr>
            </w:pPr>
            <w:bookmarkStart w:id="1703" w:name="_Toc398544308"/>
            <w:bookmarkEnd w:id="1703"/>
          </w:p>
        </w:tc>
        <w:tc>
          <w:tcPr>
            <w:tcW w:w="2520" w:type="dxa"/>
            <w:vAlign w:val="center"/>
          </w:tcPr>
          <w:p w14:paraId="6FD4427D"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3D07B58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BCC39F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505DC57" w14:textId="77777777">
        <w:trPr>
          <w:cantSplit/>
        </w:trPr>
        <w:tc>
          <w:tcPr>
            <w:tcW w:w="1548" w:type="dxa"/>
            <w:vMerge/>
            <w:vAlign w:val="center"/>
          </w:tcPr>
          <w:p w14:paraId="72DDF364" w14:textId="77777777" w:rsidR="007A1F44" w:rsidRPr="00977EA3" w:rsidRDefault="007A1F44" w:rsidP="005130ED">
            <w:pPr>
              <w:pStyle w:val="TableLabel"/>
              <w:rPr>
                <w:noProof w:val="0"/>
                <w:sz w:val="16"/>
              </w:rPr>
            </w:pPr>
          </w:p>
        </w:tc>
        <w:tc>
          <w:tcPr>
            <w:tcW w:w="2520" w:type="dxa"/>
            <w:vAlign w:val="center"/>
          </w:tcPr>
          <w:p w14:paraId="47CF47A7" w14:textId="77777777" w:rsidR="007A1F44" w:rsidRPr="00977EA3" w:rsidRDefault="007A1F44" w:rsidP="005130ED">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75FCA31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0A7A61" w14:textId="77777777" w:rsidR="007A1F44" w:rsidRPr="00977EA3" w:rsidRDefault="007A1F44" w:rsidP="005130ED">
            <w:pPr>
              <w:pStyle w:val="TableEntry"/>
              <w:rPr>
                <w:noProof w:val="0"/>
                <w:sz w:val="16"/>
              </w:rPr>
            </w:pPr>
            <w:r w:rsidRPr="00977EA3">
              <w:rPr>
                <w:i/>
                <w:iCs/>
                <w:noProof w:val="0"/>
                <w:sz w:val="16"/>
              </w:rPr>
              <w:t>not specialized</w:t>
            </w:r>
          </w:p>
        </w:tc>
      </w:tr>
    </w:tbl>
    <w:p w14:paraId="0CE2CE40" w14:textId="58CD94BE" w:rsidR="007A1F44" w:rsidRPr="00977EA3" w:rsidRDefault="007A1F44" w:rsidP="003462A5">
      <w:pPr>
        <w:pStyle w:val="Titolo5"/>
        <w:rPr>
          <w:noProof w:val="0"/>
        </w:rPr>
      </w:pPr>
      <w:r w:rsidRPr="00977EA3">
        <w:rPr>
          <w:noProof w:val="0"/>
        </w:rPr>
        <w:t>3.42.</w:t>
      </w:r>
      <w:r w:rsidR="00B40E30" w:rsidRPr="00977EA3">
        <w:rPr>
          <w:noProof w:val="0"/>
        </w:rPr>
        <w:t>5</w:t>
      </w:r>
      <w:r w:rsidRPr="00977EA3">
        <w:rPr>
          <w:noProof w:val="0"/>
        </w:rPr>
        <w:t>.1.2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350C0BEF" w14:textId="77777777" w:rsidTr="00D372D5">
        <w:trPr>
          <w:cantSplit/>
        </w:trPr>
        <w:tc>
          <w:tcPr>
            <w:tcW w:w="1458" w:type="dxa"/>
            <w:textDirection w:val="btLr"/>
            <w:vAlign w:val="center"/>
          </w:tcPr>
          <w:p w14:paraId="740F1C27" w14:textId="77777777" w:rsidR="007A1F44" w:rsidRPr="00977EA3" w:rsidRDefault="007A1F44" w:rsidP="00D372D5">
            <w:pPr>
              <w:pStyle w:val="TableEntry"/>
              <w:rPr>
                <w:noProof w:val="0"/>
              </w:rPr>
            </w:pPr>
          </w:p>
        </w:tc>
        <w:tc>
          <w:tcPr>
            <w:tcW w:w="2610" w:type="dxa"/>
            <w:vAlign w:val="center"/>
          </w:tcPr>
          <w:p w14:paraId="02B7F923"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66DD55A8" w14:textId="77777777" w:rsidR="007A1F44" w:rsidRPr="00977EA3" w:rsidRDefault="007A1F44" w:rsidP="00D372D5">
            <w:pPr>
              <w:pStyle w:val="TableEntry"/>
              <w:rPr>
                <w:bCs/>
                <w:noProof w:val="0"/>
              </w:rPr>
            </w:pPr>
            <w:proofErr w:type="spellStart"/>
            <w:r w:rsidRPr="00977EA3">
              <w:rPr>
                <w:bCs/>
                <w:noProof w:val="0"/>
              </w:rPr>
              <w:t>Opt</w:t>
            </w:r>
            <w:proofErr w:type="spellEnd"/>
          </w:p>
        </w:tc>
        <w:tc>
          <w:tcPr>
            <w:tcW w:w="4878" w:type="dxa"/>
            <w:vAlign w:val="center"/>
          </w:tcPr>
          <w:p w14:paraId="542BF2BC"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00A1CEDD" w14:textId="77777777" w:rsidTr="00D372D5">
        <w:trPr>
          <w:cantSplit/>
        </w:trPr>
        <w:tc>
          <w:tcPr>
            <w:tcW w:w="1458" w:type="dxa"/>
            <w:vMerge w:val="restart"/>
          </w:tcPr>
          <w:p w14:paraId="2A32B069" w14:textId="77777777" w:rsidR="007A1F44" w:rsidRPr="00977EA3" w:rsidRDefault="007A1F44" w:rsidP="003462A5">
            <w:pPr>
              <w:pStyle w:val="TableEntryHeader"/>
              <w:rPr>
                <w:noProof w:val="0"/>
              </w:rPr>
            </w:pPr>
            <w:r w:rsidRPr="00977EA3">
              <w:rPr>
                <w:noProof w:val="0"/>
              </w:rPr>
              <w:t>Event</w:t>
            </w:r>
          </w:p>
          <w:p w14:paraId="75A664CA"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0B757F83" w14:textId="77777777" w:rsidR="007A1F44" w:rsidRPr="00977EA3" w:rsidRDefault="007A1F44" w:rsidP="005130ED">
            <w:pPr>
              <w:pStyle w:val="TableEntry"/>
              <w:rPr>
                <w:noProof w:val="0"/>
                <w:sz w:val="16"/>
              </w:rPr>
            </w:pPr>
            <w:proofErr w:type="spellStart"/>
            <w:r w:rsidRPr="00977EA3">
              <w:rPr>
                <w:noProof w:val="0"/>
                <w:sz w:val="16"/>
              </w:rPr>
              <w:t>EventID</w:t>
            </w:r>
            <w:proofErr w:type="spellEnd"/>
          </w:p>
        </w:tc>
        <w:tc>
          <w:tcPr>
            <w:tcW w:w="720" w:type="dxa"/>
            <w:vAlign w:val="center"/>
          </w:tcPr>
          <w:p w14:paraId="35A98E3F"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4C2CF91"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009C602F" w14:textId="77777777">
        <w:trPr>
          <w:cantSplit/>
        </w:trPr>
        <w:tc>
          <w:tcPr>
            <w:tcW w:w="1458" w:type="dxa"/>
            <w:vMerge/>
            <w:vAlign w:val="center"/>
          </w:tcPr>
          <w:p w14:paraId="5A8997F3" w14:textId="77777777" w:rsidR="007A1F44" w:rsidRPr="00977EA3" w:rsidRDefault="007A1F44" w:rsidP="005130ED">
            <w:pPr>
              <w:pStyle w:val="TableLabel"/>
              <w:rPr>
                <w:noProof w:val="0"/>
                <w:sz w:val="16"/>
              </w:rPr>
            </w:pPr>
          </w:p>
        </w:tc>
        <w:tc>
          <w:tcPr>
            <w:tcW w:w="2610" w:type="dxa"/>
            <w:vAlign w:val="center"/>
          </w:tcPr>
          <w:p w14:paraId="6B9730CC" w14:textId="77777777" w:rsidR="007A1F44" w:rsidRPr="00977EA3" w:rsidRDefault="007A1F44" w:rsidP="005130ED">
            <w:pPr>
              <w:pStyle w:val="TableEntry"/>
              <w:rPr>
                <w:noProof w:val="0"/>
                <w:sz w:val="16"/>
              </w:rPr>
            </w:pPr>
            <w:proofErr w:type="spellStart"/>
            <w:r w:rsidRPr="00977EA3">
              <w:rPr>
                <w:noProof w:val="0"/>
                <w:sz w:val="16"/>
              </w:rPr>
              <w:t>EventActionCode</w:t>
            </w:r>
            <w:proofErr w:type="spellEnd"/>
          </w:p>
        </w:tc>
        <w:tc>
          <w:tcPr>
            <w:tcW w:w="720" w:type="dxa"/>
            <w:vAlign w:val="center"/>
          </w:tcPr>
          <w:p w14:paraId="22380084"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59788BE9"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7A1865FD" w14:textId="77777777">
        <w:trPr>
          <w:cantSplit/>
        </w:trPr>
        <w:tc>
          <w:tcPr>
            <w:tcW w:w="1458" w:type="dxa"/>
            <w:vMerge/>
            <w:vAlign w:val="center"/>
          </w:tcPr>
          <w:p w14:paraId="0A22AC31" w14:textId="77777777" w:rsidR="007A1F44" w:rsidRPr="00977EA3" w:rsidRDefault="007A1F44" w:rsidP="005130ED">
            <w:pPr>
              <w:pStyle w:val="TableLabel"/>
              <w:rPr>
                <w:noProof w:val="0"/>
                <w:sz w:val="16"/>
              </w:rPr>
            </w:pPr>
          </w:p>
        </w:tc>
        <w:tc>
          <w:tcPr>
            <w:tcW w:w="2610" w:type="dxa"/>
            <w:vAlign w:val="center"/>
          </w:tcPr>
          <w:p w14:paraId="6F34815B" w14:textId="77777777" w:rsidR="007A1F44" w:rsidRPr="00977EA3" w:rsidRDefault="007A1F44" w:rsidP="005130ED">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4C53762F"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38E9BD8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A0D762E" w14:textId="77777777">
        <w:trPr>
          <w:cantSplit/>
        </w:trPr>
        <w:tc>
          <w:tcPr>
            <w:tcW w:w="1458" w:type="dxa"/>
            <w:vMerge/>
            <w:vAlign w:val="center"/>
          </w:tcPr>
          <w:p w14:paraId="150D907A" w14:textId="77777777" w:rsidR="007A1F44" w:rsidRPr="00977EA3" w:rsidRDefault="007A1F44" w:rsidP="005130ED">
            <w:pPr>
              <w:pStyle w:val="TableLabel"/>
              <w:rPr>
                <w:noProof w:val="0"/>
                <w:sz w:val="16"/>
              </w:rPr>
            </w:pPr>
          </w:p>
        </w:tc>
        <w:tc>
          <w:tcPr>
            <w:tcW w:w="2610" w:type="dxa"/>
            <w:vAlign w:val="center"/>
          </w:tcPr>
          <w:p w14:paraId="446C4BA5" w14:textId="77777777" w:rsidR="007A1F44" w:rsidRPr="00977EA3" w:rsidRDefault="007A1F44" w:rsidP="005130ED">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099EE30B"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2F78D84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50A5015" w14:textId="77777777">
        <w:trPr>
          <w:cantSplit/>
        </w:trPr>
        <w:tc>
          <w:tcPr>
            <w:tcW w:w="1458" w:type="dxa"/>
            <w:vMerge/>
            <w:vAlign w:val="center"/>
          </w:tcPr>
          <w:p w14:paraId="017B9583" w14:textId="77777777" w:rsidR="007A1F44" w:rsidRPr="00977EA3" w:rsidRDefault="007A1F44" w:rsidP="005130ED">
            <w:pPr>
              <w:pStyle w:val="TableLabel"/>
              <w:rPr>
                <w:noProof w:val="0"/>
                <w:sz w:val="16"/>
              </w:rPr>
            </w:pPr>
          </w:p>
        </w:tc>
        <w:tc>
          <w:tcPr>
            <w:tcW w:w="2610" w:type="dxa"/>
            <w:vAlign w:val="center"/>
          </w:tcPr>
          <w:p w14:paraId="7D236B0C" w14:textId="77777777" w:rsidR="007A1F44" w:rsidRPr="00977EA3" w:rsidRDefault="007A1F44" w:rsidP="005130ED">
            <w:pPr>
              <w:pStyle w:val="TableEntry"/>
              <w:rPr>
                <w:noProof w:val="0"/>
                <w:sz w:val="16"/>
              </w:rPr>
            </w:pPr>
            <w:proofErr w:type="spellStart"/>
            <w:r w:rsidRPr="00977EA3">
              <w:rPr>
                <w:noProof w:val="0"/>
                <w:sz w:val="16"/>
              </w:rPr>
              <w:t>EventTypeCode</w:t>
            </w:r>
            <w:proofErr w:type="spellEnd"/>
          </w:p>
        </w:tc>
        <w:tc>
          <w:tcPr>
            <w:tcW w:w="720" w:type="dxa"/>
            <w:vAlign w:val="center"/>
          </w:tcPr>
          <w:p w14:paraId="52CEAEDC"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5E170AE8" w14:textId="77777777" w:rsidR="007A1F44" w:rsidRPr="00977EA3" w:rsidRDefault="007A1F44" w:rsidP="005130ED">
            <w:pPr>
              <w:pStyle w:val="TableEntry"/>
              <w:rPr>
                <w:noProof w:val="0"/>
                <w:sz w:val="16"/>
              </w:rPr>
            </w:pPr>
            <w:r w:rsidRPr="00977EA3">
              <w:rPr>
                <w:noProof w:val="0"/>
                <w:sz w:val="16"/>
              </w:rPr>
              <w:t>EV(“ITI-42”, “IHE Transactions”, “Register Document Set-b”)</w:t>
            </w:r>
          </w:p>
        </w:tc>
      </w:tr>
      <w:tr w:rsidR="007A1F44" w:rsidRPr="00977EA3" w14:paraId="3EEEE2ED" w14:textId="77777777">
        <w:trPr>
          <w:cantSplit/>
        </w:trPr>
        <w:tc>
          <w:tcPr>
            <w:tcW w:w="9666" w:type="dxa"/>
            <w:gridSpan w:val="4"/>
          </w:tcPr>
          <w:p w14:paraId="67AEFB63" w14:textId="77777777" w:rsidR="007A1F44" w:rsidRPr="00977EA3" w:rsidRDefault="007A1F44" w:rsidP="005130ED">
            <w:pPr>
              <w:pStyle w:val="TableEntry"/>
              <w:rPr>
                <w:noProof w:val="0"/>
              </w:rPr>
            </w:pPr>
            <w:r w:rsidRPr="00977EA3">
              <w:rPr>
                <w:noProof w:val="0"/>
              </w:rPr>
              <w:t>Source (Document Repository or Integrated Document Source/Repository) (1)</w:t>
            </w:r>
          </w:p>
        </w:tc>
      </w:tr>
      <w:tr w:rsidR="007A1F44" w:rsidRPr="00977EA3" w14:paraId="0CB2529B" w14:textId="77777777">
        <w:trPr>
          <w:cantSplit/>
        </w:trPr>
        <w:tc>
          <w:tcPr>
            <w:tcW w:w="9666" w:type="dxa"/>
            <w:gridSpan w:val="4"/>
          </w:tcPr>
          <w:p w14:paraId="6D846F64" w14:textId="77777777" w:rsidR="007A1F44" w:rsidRPr="00977EA3" w:rsidRDefault="007A1F44" w:rsidP="005130ED">
            <w:pPr>
              <w:pStyle w:val="TableEntry"/>
              <w:rPr>
                <w:noProof w:val="0"/>
              </w:rPr>
            </w:pPr>
            <w:r w:rsidRPr="00977EA3">
              <w:rPr>
                <w:noProof w:val="0"/>
              </w:rPr>
              <w:t>Destination (Document Registry</w:t>
            </w:r>
            <w:r w:rsidRPr="00977EA3" w:rsidDel="00693F48">
              <w:rPr>
                <w:noProof w:val="0"/>
              </w:rPr>
              <w:t xml:space="preserve"> </w:t>
            </w:r>
            <w:r w:rsidRPr="00977EA3">
              <w:rPr>
                <w:noProof w:val="0"/>
              </w:rPr>
              <w:t>) (1)</w:t>
            </w:r>
          </w:p>
        </w:tc>
      </w:tr>
      <w:tr w:rsidR="007A1F44" w:rsidRPr="00977EA3" w14:paraId="1A4B5C2D" w14:textId="77777777">
        <w:trPr>
          <w:cantSplit/>
        </w:trPr>
        <w:tc>
          <w:tcPr>
            <w:tcW w:w="9666" w:type="dxa"/>
            <w:gridSpan w:val="4"/>
          </w:tcPr>
          <w:p w14:paraId="3017C0C7" w14:textId="77777777" w:rsidR="007A1F44" w:rsidRPr="00977EA3" w:rsidRDefault="007A1F44" w:rsidP="005130ED">
            <w:pPr>
              <w:pStyle w:val="TableEntry"/>
              <w:rPr>
                <w:noProof w:val="0"/>
              </w:rPr>
            </w:pPr>
            <w:r w:rsidRPr="00977EA3">
              <w:rPr>
                <w:noProof w:val="0"/>
              </w:rPr>
              <w:t>Audit Source (Document Registry) (1)</w:t>
            </w:r>
          </w:p>
        </w:tc>
      </w:tr>
      <w:tr w:rsidR="007A1F44" w:rsidRPr="00977EA3" w14:paraId="40A972DC" w14:textId="77777777">
        <w:trPr>
          <w:cantSplit/>
        </w:trPr>
        <w:tc>
          <w:tcPr>
            <w:tcW w:w="9666" w:type="dxa"/>
            <w:gridSpan w:val="4"/>
          </w:tcPr>
          <w:p w14:paraId="581BE192" w14:textId="77777777" w:rsidR="007A1F44" w:rsidRPr="00977EA3" w:rsidRDefault="007A1F44" w:rsidP="005130ED">
            <w:pPr>
              <w:pStyle w:val="TableEntry"/>
              <w:rPr>
                <w:noProof w:val="0"/>
              </w:rPr>
            </w:pPr>
            <w:r w:rsidRPr="00977EA3">
              <w:rPr>
                <w:noProof w:val="0"/>
              </w:rPr>
              <w:t>Patient (0..1)</w:t>
            </w:r>
          </w:p>
        </w:tc>
      </w:tr>
      <w:tr w:rsidR="007A1F44" w:rsidRPr="00977EA3" w14:paraId="31D612DC" w14:textId="77777777">
        <w:trPr>
          <w:cantSplit/>
        </w:trPr>
        <w:tc>
          <w:tcPr>
            <w:tcW w:w="9666" w:type="dxa"/>
            <w:gridSpan w:val="4"/>
          </w:tcPr>
          <w:p w14:paraId="3FA82D13" w14:textId="77777777" w:rsidR="007A1F44" w:rsidRPr="00977EA3" w:rsidRDefault="007A1F44" w:rsidP="005130ED">
            <w:pPr>
              <w:pStyle w:val="TableEntry"/>
              <w:rPr>
                <w:noProof w:val="0"/>
              </w:rPr>
            </w:pPr>
            <w:proofErr w:type="spellStart"/>
            <w:r w:rsidRPr="00977EA3">
              <w:rPr>
                <w:noProof w:val="0"/>
              </w:rPr>
              <w:lastRenderedPageBreak/>
              <w:t>SubmissionSet</w:t>
            </w:r>
            <w:proofErr w:type="spellEnd"/>
            <w:r w:rsidRPr="00977EA3">
              <w:rPr>
                <w:noProof w:val="0"/>
              </w:rPr>
              <w:t xml:space="preserve"> (1)</w:t>
            </w:r>
          </w:p>
        </w:tc>
      </w:tr>
    </w:tbl>
    <w:p w14:paraId="7C9E5D68" w14:textId="77777777" w:rsidR="007A1F44" w:rsidRPr="00977EA3" w:rsidRDefault="007A1F44" w:rsidP="00D372D5">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5EFF1B0" w14:textId="77777777">
        <w:trPr>
          <w:cantSplit/>
        </w:trPr>
        <w:tc>
          <w:tcPr>
            <w:tcW w:w="1548" w:type="dxa"/>
            <w:vMerge w:val="restart"/>
          </w:tcPr>
          <w:p w14:paraId="627256AA" w14:textId="77777777" w:rsidR="007A1F44" w:rsidRPr="00977EA3" w:rsidRDefault="007A1F44" w:rsidP="003462A5">
            <w:pPr>
              <w:pStyle w:val="TableEntryHeader"/>
              <w:rPr>
                <w:noProof w:val="0"/>
              </w:rPr>
            </w:pPr>
            <w:r w:rsidRPr="00977EA3">
              <w:rPr>
                <w:noProof w:val="0"/>
              </w:rPr>
              <w:t>Source</w:t>
            </w:r>
          </w:p>
          <w:p w14:paraId="5773A993"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0B3D42E0"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483B3004" w14:textId="77777777" w:rsidR="007A1F44" w:rsidRPr="00977EA3" w:rsidRDefault="007A1F44" w:rsidP="00FD765B">
            <w:pPr>
              <w:pStyle w:val="TableEntry"/>
              <w:jc w:val="center"/>
              <w:rPr>
                <w:noProof w:val="0"/>
                <w:sz w:val="16"/>
              </w:rPr>
            </w:pPr>
            <w:r w:rsidRPr="00977EA3">
              <w:rPr>
                <w:noProof w:val="0"/>
                <w:sz w:val="16"/>
              </w:rPr>
              <w:t>M</w:t>
            </w:r>
          </w:p>
        </w:tc>
        <w:tc>
          <w:tcPr>
            <w:tcW w:w="4968" w:type="dxa"/>
            <w:vAlign w:val="center"/>
          </w:tcPr>
          <w:p w14:paraId="21ADDC7A" w14:textId="77777777" w:rsidR="007A1F44" w:rsidRPr="00977EA3" w:rsidRDefault="007A1F44" w:rsidP="00D530C1">
            <w:pPr>
              <w:pStyle w:val="TableEntry"/>
              <w:rPr>
                <w:noProof w:val="0"/>
                <w:sz w:val="16"/>
              </w:rPr>
            </w:pPr>
            <w:r w:rsidRPr="00977EA3">
              <w:rPr>
                <w:noProof w:val="0"/>
                <w:sz w:val="16"/>
              </w:rPr>
              <w:t>If 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59CB18B3" w14:textId="77777777">
        <w:trPr>
          <w:cantSplit/>
        </w:trPr>
        <w:tc>
          <w:tcPr>
            <w:tcW w:w="1548" w:type="dxa"/>
            <w:vMerge/>
            <w:textDirection w:val="btLr"/>
            <w:vAlign w:val="center"/>
          </w:tcPr>
          <w:p w14:paraId="0117BDB7" w14:textId="77777777" w:rsidR="007A1F44" w:rsidRPr="00977EA3" w:rsidRDefault="007A1F44" w:rsidP="005130ED">
            <w:pPr>
              <w:pStyle w:val="TableLabel"/>
              <w:rPr>
                <w:noProof w:val="0"/>
                <w:sz w:val="16"/>
              </w:rPr>
            </w:pPr>
          </w:p>
        </w:tc>
        <w:tc>
          <w:tcPr>
            <w:tcW w:w="2520" w:type="dxa"/>
            <w:vAlign w:val="center"/>
          </w:tcPr>
          <w:p w14:paraId="06D5C19E" w14:textId="77777777" w:rsidR="007A1F44" w:rsidRPr="00977EA3" w:rsidRDefault="007A1F44" w:rsidP="005130ED">
            <w:pPr>
              <w:pStyle w:val="TableEntry"/>
              <w:rPr>
                <w:noProof w:val="0"/>
                <w:sz w:val="16"/>
              </w:rPr>
            </w:pPr>
            <w:proofErr w:type="spellStart"/>
            <w:r w:rsidRPr="00977EA3">
              <w:rPr>
                <w:noProof w:val="0"/>
                <w:sz w:val="16"/>
              </w:rPr>
              <w:t>AlternativeUserID</w:t>
            </w:r>
            <w:proofErr w:type="spellEnd"/>
          </w:p>
        </w:tc>
        <w:tc>
          <w:tcPr>
            <w:tcW w:w="630" w:type="dxa"/>
            <w:vAlign w:val="center"/>
          </w:tcPr>
          <w:p w14:paraId="51717D5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9E2B875"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1CE3F7B" w14:textId="77777777">
        <w:trPr>
          <w:cantSplit/>
        </w:trPr>
        <w:tc>
          <w:tcPr>
            <w:tcW w:w="1548" w:type="dxa"/>
            <w:vMerge/>
            <w:textDirection w:val="btLr"/>
            <w:vAlign w:val="center"/>
          </w:tcPr>
          <w:p w14:paraId="5F7F6DB5" w14:textId="77777777" w:rsidR="007A1F44" w:rsidRPr="00977EA3" w:rsidRDefault="007A1F44" w:rsidP="005130ED">
            <w:pPr>
              <w:pStyle w:val="TableLabel"/>
              <w:rPr>
                <w:noProof w:val="0"/>
                <w:sz w:val="16"/>
              </w:rPr>
            </w:pPr>
          </w:p>
        </w:tc>
        <w:tc>
          <w:tcPr>
            <w:tcW w:w="2520" w:type="dxa"/>
            <w:vAlign w:val="center"/>
          </w:tcPr>
          <w:p w14:paraId="36A09B10"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4A69744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A9E9BD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490A52C" w14:textId="77777777">
        <w:trPr>
          <w:cantSplit/>
        </w:trPr>
        <w:tc>
          <w:tcPr>
            <w:tcW w:w="1548" w:type="dxa"/>
            <w:vMerge/>
            <w:textDirection w:val="btLr"/>
            <w:vAlign w:val="center"/>
          </w:tcPr>
          <w:p w14:paraId="2066357E" w14:textId="77777777" w:rsidR="007A1F44" w:rsidRPr="00977EA3" w:rsidRDefault="007A1F44" w:rsidP="0098263A">
            <w:pPr>
              <w:pStyle w:val="TableLabel"/>
              <w:rPr>
                <w:noProof w:val="0"/>
                <w:sz w:val="16"/>
              </w:rPr>
            </w:pPr>
          </w:p>
        </w:tc>
        <w:tc>
          <w:tcPr>
            <w:tcW w:w="2520" w:type="dxa"/>
            <w:vAlign w:val="center"/>
          </w:tcPr>
          <w:p w14:paraId="0C1ED428" w14:textId="77777777" w:rsidR="007A1F44" w:rsidRPr="00977EA3" w:rsidRDefault="007A1F44" w:rsidP="00952DDA">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15BDAA8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28447030"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244C6056" w14:textId="77777777">
        <w:trPr>
          <w:cantSplit/>
        </w:trPr>
        <w:tc>
          <w:tcPr>
            <w:tcW w:w="1548" w:type="dxa"/>
            <w:vMerge/>
            <w:textDirection w:val="btLr"/>
            <w:vAlign w:val="center"/>
          </w:tcPr>
          <w:p w14:paraId="1C1D6A9E" w14:textId="77777777" w:rsidR="007A1F44" w:rsidRPr="00977EA3" w:rsidRDefault="007A1F44" w:rsidP="005130ED">
            <w:pPr>
              <w:pStyle w:val="TableLabel"/>
              <w:rPr>
                <w:noProof w:val="0"/>
                <w:sz w:val="16"/>
              </w:rPr>
            </w:pPr>
          </w:p>
        </w:tc>
        <w:tc>
          <w:tcPr>
            <w:tcW w:w="2520" w:type="dxa"/>
            <w:vAlign w:val="center"/>
          </w:tcPr>
          <w:p w14:paraId="2F8FFCE0"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41E4F02C"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6DE96D0"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44C0EF39" w14:textId="77777777">
        <w:trPr>
          <w:cantSplit/>
        </w:trPr>
        <w:tc>
          <w:tcPr>
            <w:tcW w:w="1548" w:type="dxa"/>
            <w:vMerge/>
            <w:textDirection w:val="btLr"/>
            <w:vAlign w:val="center"/>
          </w:tcPr>
          <w:p w14:paraId="2118949E" w14:textId="77777777" w:rsidR="007A1F44" w:rsidRPr="00977EA3" w:rsidRDefault="007A1F44" w:rsidP="005130ED">
            <w:pPr>
              <w:pStyle w:val="TableLabel"/>
              <w:rPr>
                <w:noProof w:val="0"/>
                <w:sz w:val="16"/>
              </w:rPr>
            </w:pPr>
          </w:p>
        </w:tc>
        <w:tc>
          <w:tcPr>
            <w:tcW w:w="2520" w:type="dxa"/>
            <w:vAlign w:val="center"/>
          </w:tcPr>
          <w:p w14:paraId="470A2EEA"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6CB6A5B7"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6004E19"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256F8131" w14:textId="77777777">
        <w:trPr>
          <w:cantSplit/>
        </w:trPr>
        <w:tc>
          <w:tcPr>
            <w:tcW w:w="1548" w:type="dxa"/>
            <w:vMerge/>
            <w:textDirection w:val="btLr"/>
            <w:vAlign w:val="center"/>
          </w:tcPr>
          <w:p w14:paraId="38A624E4" w14:textId="77777777" w:rsidR="007A1F44" w:rsidRPr="00977EA3" w:rsidRDefault="007A1F44" w:rsidP="005130ED">
            <w:pPr>
              <w:pStyle w:val="TableLabel"/>
              <w:rPr>
                <w:noProof w:val="0"/>
                <w:sz w:val="16"/>
              </w:rPr>
            </w:pPr>
          </w:p>
        </w:tc>
        <w:tc>
          <w:tcPr>
            <w:tcW w:w="2520" w:type="dxa"/>
            <w:vAlign w:val="center"/>
          </w:tcPr>
          <w:p w14:paraId="58E207BB"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724F870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6FFBAED8" w14:textId="77777777" w:rsidR="007A1F44" w:rsidRPr="00977EA3" w:rsidRDefault="007A1F44" w:rsidP="005130ED">
            <w:pPr>
              <w:pStyle w:val="TableEntry"/>
              <w:rPr>
                <w:noProof w:val="0"/>
                <w:sz w:val="16"/>
              </w:rPr>
            </w:pPr>
            <w:r w:rsidRPr="00977EA3">
              <w:rPr>
                <w:noProof w:val="0"/>
                <w:sz w:val="16"/>
              </w:rPr>
              <w:t>The machine name or IP address.</w:t>
            </w:r>
          </w:p>
        </w:tc>
      </w:tr>
    </w:tbl>
    <w:p w14:paraId="41BBFDDB"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C2193A9" w14:textId="77777777" w:rsidTr="003462A5">
        <w:trPr>
          <w:cantSplit/>
        </w:trPr>
        <w:tc>
          <w:tcPr>
            <w:tcW w:w="1548" w:type="dxa"/>
            <w:vMerge w:val="restart"/>
          </w:tcPr>
          <w:p w14:paraId="64069838" w14:textId="77777777" w:rsidR="007A1F44" w:rsidRPr="00977EA3" w:rsidRDefault="007A1F44" w:rsidP="003462A5">
            <w:pPr>
              <w:pStyle w:val="TableEntryHeader"/>
              <w:rPr>
                <w:noProof w:val="0"/>
              </w:rPr>
            </w:pPr>
            <w:r w:rsidRPr="00977EA3">
              <w:rPr>
                <w:noProof w:val="0"/>
              </w:rPr>
              <w:t>Destination</w:t>
            </w:r>
          </w:p>
          <w:p w14:paraId="6C0A7821"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8AF7762"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2E83CBE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13367CB"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77FDB5FC" w14:textId="77777777" w:rsidTr="003462A5">
        <w:trPr>
          <w:cantSplit/>
        </w:trPr>
        <w:tc>
          <w:tcPr>
            <w:tcW w:w="1548" w:type="dxa"/>
            <w:vMerge/>
            <w:textDirection w:val="btLr"/>
            <w:vAlign w:val="center"/>
          </w:tcPr>
          <w:p w14:paraId="2F2AAE16" w14:textId="77777777" w:rsidR="007A1F44" w:rsidRPr="00977EA3" w:rsidRDefault="007A1F44" w:rsidP="005130ED">
            <w:pPr>
              <w:pStyle w:val="TableLabel"/>
              <w:rPr>
                <w:noProof w:val="0"/>
                <w:sz w:val="16"/>
              </w:rPr>
            </w:pPr>
          </w:p>
        </w:tc>
        <w:tc>
          <w:tcPr>
            <w:tcW w:w="2520" w:type="dxa"/>
            <w:vAlign w:val="center"/>
          </w:tcPr>
          <w:p w14:paraId="136546DB" w14:textId="77777777" w:rsidR="007A1F44" w:rsidRPr="00977EA3" w:rsidRDefault="007A1F44" w:rsidP="005130ED">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2F5BF04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51D16B9" w14:textId="77777777" w:rsidR="007A1F44" w:rsidRPr="00977EA3" w:rsidRDefault="007A1F44" w:rsidP="005130ED">
            <w:pPr>
              <w:pStyle w:val="TableEntry"/>
              <w:rPr>
                <w:i/>
                <w:iCs/>
                <w:noProof w:val="0"/>
                <w:sz w:val="16"/>
              </w:rPr>
            </w:pPr>
            <w:r w:rsidRPr="00977EA3">
              <w:rPr>
                <w:noProof w:val="0"/>
                <w:sz w:val="16"/>
              </w:rPr>
              <w:t>the process ID as used within the local operating system in the local system logs.</w:t>
            </w:r>
          </w:p>
        </w:tc>
      </w:tr>
      <w:tr w:rsidR="007A1F44" w:rsidRPr="00977EA3" w14:paraId="3C033631" w14:textId="77777777" w:rsidTr="003462A5">
        <w:trPr>
          <w:cantSplit/>
        </w:trPr>
        <w:tc>
          <w:tcPr>
            <w:tcW w:w="1548" w:type="dxa"/>
            <w:vMerge/>
            <w:textDirection w:val="btLr"/>
            <w:vAlign w:val="center"/>
          </w:tcPr>
          <w:p w14:paraId="5B3B6B46" w14:textId="77777777" w:rsidR="007A1F44" w:rsidRPr="00977EA3" w:rsidRDefault="007A1F44" w:rsidP="005130ED">
            <w:pPr>
              <w:pStyle w:val="TableLabel"/>
              <w:rPr>
                <w:noProof w:val="0"/>
                <w:sz w:val="16"/>
              </w:rPr>
            </w:pPr>
          </w:p>
        </w:tc>
        <w:tc>
          <w:tcPr>
            <w:tcW w:w="2520" w:type="dxa"/>
            <w:vAlign w:val="center"/>
          </w:tcPr>
          <w:p w14:paraId="118F3779"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3E4FC4A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538B84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DB17A96" w14:textId="77777777" w:rsidTr="003462A5">
        <w:trPr>
          <w:cantSplit/>
        </w:trPr>
        <w:tc>
          <w:tcPr>
            <w:tcW w:w="1548" w:type="dxa"/>
            <w:vMerge/>
            <w:textDirection w:val="btLr"/>
            <w:vAlign w:val="center"/>
          </w:tcPr>
          <w:p w14:paraId="6242D5EF" w14:textId="77777777" w:rsidR="007A1F44" w:rsidRPr="00977EA3" w:rsidRDefault="007A1F44" w:rsidP="005130ED">
            <w:pPr>
              <w:pStyle w:val="TableLabel"/>
              <w:rPr>
                <w:noProof w:val="0"/>
                <w:sz w:val="16"/>
              </w:rPr>
            </w:pPr>
          </w:p>
        </w:tc>
        <w:tc>
          <w:tcPr>
            <w:tcW w:w="2520" w:type="dxa"/>
            <w:vAlign w:val="center"/>
          </w:tcPr>
          <w:p w14:paraId="39160D63" w14:textId="77777777" w:rsidR="007A1F44" w:rsidRPr="00977EA3" w:rsidRDefault="007A1F44" w:rsidP="005130ED">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1E0C677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5CE9BAD6"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3178A738" w14:textId="77777777" w:rsidTr="003462A5">
        <w:trPr>
          <w:cantSplit/>
        </w:trPr>
        <w:tc>
          <w:tcPr>
            <w:tcW w:w="1548" w:type="dxa"/>
            <w:vMerge/>
            <w:textDirection w:val="btLr"/>
            <w:vAlign w:val="center"/>
          </w:tcPr>
          <w:p w14:paraId="6CB893F9" w14:textId="77777777" w:rsidR="007A1F44" w:rsidRPr="00977EA3" w:rsidRDefault="007A1F44" w:rsidP="005130ED">
            <w:pPr>
              <w:pStyle w:val="TableLabel"/>
              <w:rPr>
                <w:noProof w:val="0"/>
                <w:sz w:val="16"/>
              </w:rPr>
            </w:pPr>
          </w:p>
        </w:tc>
        <w:tc>
          <w:tcPr>
            <w:tcW w:w="2520" w:type="dxa"/>
            <w:vAlign w:val="center"/>
          </w:tcPr>
          <w:p w14:paraId="00119C3D"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3EA38F7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3C40175"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1A1FFB7E" w14:textId="77777777" w:rsidTr="003462A5">
        <w:trPr>
          <w:cantSplit/>
        </w:trPr>
        <w:tc>
          <w:tcPr>
            <w:tcW w:w="1548" w:type="dxa"/>
            <w:vMerge/>
            <w:textDirection w:val="btLr"/>
            <w:vAlign w:val="center"/>
          </w:tcPr>
          <w:p w14:paraId="7CB3CE48" w14:textId="77777777" w:rsidR="007A1F44" w:rsidRPr="00977EA3" w:rsidRDefault="007A1F44" w:rsidP="005130ED">
            <w:pPr>
              <w:pStyle w:val="TableLabel"/>
              <w:rPr>
                <w:noProof w:val="0"/>
                <w:sz w:val="16"/>
              </w:rPr>
            </w:pPr>
          </w:p>
        </w:tc>
        <w:tc>
          <w:tcPr>
            <w:tcW w:w="2520" w:type="dxa"/>
            <w:vAlign w:val="center"/>
          </w:tcPr>
          <w:p w14:paraId="18FD902D"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5290D71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998E899"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458406E0" w14:textId="77777777" w:rsidTr="003462A5">
        <w:trPr>
          <w:cantSplit/>
        </w:trPr>
        <w:tc>
          <w:tcPr>
            <w:tcW w:w="1548" w:type="dxa"/>
            <w:vMerge/>
            <w:textDirection w:val="btLr"/>
            <w:vAlign w:val="center"/>
          </w:tcPr>
          <w:p w14:paraId="57FFD64E" w14:textId="77777777" w:rsidR="007A1F44" w:rsidRPr="00977EA3" w:rsidRDefault="007A1F44" w:rsidP="005130ED">
            <w:pPr>
              <w:pStyle w:val="TableLabel"/>
              <w:rPr>
                <w:noProof w:val="0"/>
                <w:sz w:val="16"/>
              </w:rPr>
            </w:pPr>
          </w:p>
        </w:tc>
        <w:tc>
          <w:tcPr>
            <w:tcW w:w="2520" w:type="dxa"/>
            <w:vAlign w:val="center"/>
          </w:tcPr>
          <w:p w14:paraId="0CCD5DC2"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3D9292C6"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B1591B8" w14:textId="77777777" w:rsidR="007A1F44" w:rsidRPr="00977EA3" w:rsidRDefault="007A1F44" w:rsidP="005130ED">
            <w:pPr>
              <w:pStyle w:val="TableEntry"/>
              <w:rPr>
                <w:noProof w:val="0"/>
                <w:sz w:val="16"/>
              </w:rPr>
            </w:pPr>
            <w:r w:rsidRPr="00977EA3">
              <w:rPr>
                <w:noProof w:val="0"/>
                <w:sz w:val="16"/>
              </w:rPr>
              <w:t>The machine name or IP address.</w:t>
            </w:r>
          </w:p>
        </w:tc>
      </w:tr>
    </w:tbl>
    <w:p w14:paraId="0B63DB08" w14:textId="77777777" w:rsidR="00F75033" w:rsidRPr="00977EA3" w:rsidRDefault="00F75033"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5194CBF" w14:textId="77777777">
        <w:trPr>
          <w:cantSplit/>
        </w:trPr>
        <w:tc>
          <w:tcPr>
            <w:tcW w:w="1728" w:type="dxa"/>
            <w:vMerge w:val="restart"/>
          </w:tcPr>
          <w:p w14:paraId="670A17B8" w14:textId="77777777" w:rsidR="007A1F44" w:rsidRPr="00977EA3" w:rsidRDefault="007A1F44" w:rsidP="003462A5">
            <w:pPr>
              <w:pStyle w:val="TableEntryHeader"/>
              <w:rPr>
                <w:noProof w:val="0"/>
              </w:rPr>
            </w:pPr>
            <w:r w:rsidRPr="00977EA3">
              <w:rPr>
                <w:noProof w:val="0"/>
              </w:rPr>
              <w:t>Audit Source</w:t>
            </w:r>
          </w:p>
          <w:p w14:paraId="093CD147"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7D3545B0" w14:textId="77777777" w:rsidR="007A1F44" w:rsidRPr="00977EA3" w:rsidRDefault="007A1F44" w:rsidP="005130ED">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7FBF7A4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FC2F40B" w14:textId="77777777" w:rsidR="007A1F44" w:rsidRPr="00977EA3" w:rsidRDefault="00826C00"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4E22D468" w14:textId="77777777">
        <w:trPr>
          <w:cantSplit/>
        </w:trPr>
        <w:tc>
          <w:tcPr>
            <w:tcW w:w="1728" w:type="dxa"/>
            <w:vMerge/>
            <w:textDirection w:val="btLr"/>
            <w:vAlign w:val="center"/>
          </w:tcPr>
          <w:p w14:paraId="56A213E0" w14:textId="77777777" w:rsidR="007A1F44" w:rsidRPr="00977EA3" w:rsidRDefault="007A1F44" w:rsidP="005130ED">
            <w:pPr>
              <w:pStyle w:val="TableLabel"/>
              <w:rPr>
                <w:noProof w:val="0"/>
                <w:sz w:val="16"/>
              </w:rPr>
            </w:pPr>
          </w:p>
        </w:tc>
        <w:tc>
          <w:tcPr>
            <w:tcW w:w="2340" w:type="dxa"/>
            <w:vAlign w:val="center"/>
          </w:tcPr>
          <w:p w14:paraId="22E16612" w14:textId="77777777" w:rsidR="007A1F44" w:rsidRPr="00977EA3" w:rsidRDefault="007A1F44" w:rsidP="005130ED">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3C15976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35D5216"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166C170" w14:textId="77777777">
        <w:trPr>
          <w:cantSplit/>
        </w:trPr>
        <w:tc>
          <w:tcPr>
            <w:tcW w:w="1728" w:type="dxa"/>
            <w:vMerge/>
            <w:textDirection w:val="btLr"/>
            <w:vAlign w:val="center"/>
          </w:tcPr>
          <w:p w14:paraId="293B7F63" w14:textId="77777777" w:rsidR="007A1F44" w:rsidRPr="00977EA3" w:rsidRDefault="007A1F44" w:rsidP="005130ED">
            <w:pPr>
              <w:pStyle w:val="TableLabel"/>
              <w:rPr>
                <w:noProof w:val="0"/>
                <w:sz w:val="16"/>
              </w:rPr>
            </w:pPr>
          </w:p>
        </w:tc>
        <w:tc>
          <w:tcPr>
            <w:tcW w:w="2340" w:type="dxa"/>
            <w:vAlign w:val="center"/>
          </w:tcPr>
          <w:p w14:paraId="6A92B821" w14:textId="77777777" w:rsidR="007A1F44" w:rsidRPr="00977EA3" w:rsidRDefault="007A1F44" w:rsidP="005130ED">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19AEA88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C84E58A"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882FB92" w14:textId="77777777" w:rsidR="007D5862" w:rsidRPr="00977EA3" w:rsidRDefault="007D5862"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A38B376" w14:textId="77777777" w:rsidTr="00D372D5">
        <w:trPr>
          <w:cantSplit/>
        </w:trPr>
        <w:tc>
          <w:tcPr>
            <w:tcW w:w="1548" w:type="dxa"/>
            <w:vMerge w:val="restart"/>
          </w:tcPr>
          <w:p w14:paraId="33F9E828" w14:textId="77777777" w:rsidR="007A1F44" w:rsidRPr="00977EA3" w:rsidRDefault="007A1F44" w:rsidP="003462A5">
            <w:pPr>
              <w:pStyle w:val="TableEntryHeader"/>
              <w:rPr>
                <w:noProof w:val="0"/>
              </w:rPr>
            </w:pPr>
            <w:r w:rsidRPr="00977EA3">
              <w:rPr>
                <w:noProof w:val="0"/>
              </w:rPr>
              <w:t>Patient (if known)</w:t>
            </w:r>
          </w:p>
          <w:p w14:paraId="154C1163"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2243C80D"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1D5E6055"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8A26CE7"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61FCBFC" w14:textId="77777777">
        <w:trPr>
          <w:cantSplit/>
        </w:trPr>
        <w:tc>
          <w:tcPr>
            <w:tcW w:w="1548" w:type="dxa"/>
            <w:vMerge/>
            <w:vAlign w:val="center"/>
          </w:tcPr>
          <w:p w14:paraId="0C496BAB" w14:textId="77777777" w:rsidR="007A1F44" w:rsidRPr="00977EA3" w:rsidRDefault="007A1F44" w:rsidP="005130ED">
            <w:pPr>
              <w:pStyle w:val="TableLabel"/>
              <w:rPr>
                <w:noProof w:val="0"/>
                <w:sz w:val="16"/>
              </w:rPr>
            </w:pPr>
          </w:p>
        </w:tc>
        <w:tc>
          <w:tcPr>
            <w:tcW w:w="2520" w:type="dxa"/>
            <w:vAlign w:val="center"/>
          </w:tcPr>
          <w:p w14:paraId="77B442A1"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596D0D9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7AEC09B"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3CE8C762" w14:textId="77777777">
        <w:trPr>
          <w:cantSplit/>
        </w:trPr>
        <w:tc>
          <w:tcPr>
            <w:tcW w:w="1548" w:type="dxa"/>
            <w:vMerge/>
            <w:vAlign w:val="center"/>
          </w:tcPr>
          <w:p w14:paraId="5CE13592" w14:textId="77777777" w:rsidR="007A1F44" w:rsidRPr="00977EA3" w:rsidRDefault="007A1F44" w:rsidP="005130ED">
            <w:pPr>
              <w:pStyle w:val="TableLabel"/>
              <w:rPr>
                <w:noProof w:val="0"/>
                <w:sz w:val="16"/>
              </w:rPr>
            </w:pPr>
          </w:p>
        </w:tc>
        <w:tc>
          <w:tcPr>
            <w:tcW w:w="2520" w:type="dxa"/>
            <w:vAlign w:val="center"/>
          </w:tcPr>
          <w:p w14:paraId="46D116A1"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5E5DEA3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3F01880"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5C47AC2" w14:textId="77777777">
        <w:trPr>
          <w:cantSplit/>
        </w:trPr>
        <w:tc>
          <w:tcPr>
            <w:tcW w:w="1548" w:type="dxa"/>
            <w:vMerge/>
            <w:vAlign w:val="center"/>
          </w:tcPr>
          <w:p w14:paraId="4935CF1F" w14:textId="77777777" w:rsidR="007A1F44" w:rsidRPr="00977EA3" w:rsidRDefault="007A1F44" w:rsidP="005130ED">
            <w:pPr>
              <w:pStyle w:val="TableLabel"/>
              <w:rPr>
                <w:noProof w:val="0"/>
                <w:sz w:val="16"/>
              </w:rPr>
            </w:pPr>
          </w:p>
        </w:tc>
        <w:tc>
          <w:tcPr>
            <w:tcW w:w="2520" w:type="dxa"/>
            <w:vAlign w:val="center"/>
          </w:tcPr>
          <w:p w14:paraId="3057ADE8" w14:textId="77777777" w:rsidR="007A1F44" w:rsidRPr="00977EA3" w:rsidRDefault="007A1F44" w:rsidP="005130ED">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2EB7685C"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4D2B6B69"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102F721A" w14:textId="77777777">
        <w:trPr>
          <w:cantSplit/>
        </w:trPr>
        <w:tc>
          <w:tcPr>
            <w:tcW w:w="1548" w:type="dxa"/>
            <w:vMerge/>
            <w:vAlign w:val="center"/>
          </w:tcPr>
          <w:p w14:paraId="2DA60F43" w14:textId="77777777" w:rsidR="007A1F44" w:rsidRPr="00977EA3" w:rsidRDefault="007A1F44" w:rsidP="005130ED">
            <w:pPr>
              <w:pStyle w:val="TableLabel"/>
              <w:rPr>
                <w:noProof w:val="0"/>
                <w:sz w:val="16"/>
              </w:rPr>
            </w:pPr>
          </w:p>
        </w:tc>
        <w:tc>
          <w:tcPr>
            <w:tcW w:w="2520" w:type="dxa"/>
            <w:vAlign w:val="center"/>
          </w:tcPr>
          <w:p w14:paraId="56A44C50"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7810842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CA9FBD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9543FAC" w14:textId="77777777">
        <w:trPr>
          <w:cantSplit/>
        </w:trPr>
        <w:tc>
          <w:tcPr>
            <w:tcW w:w="1548" w:type="dxa"/>
            <w:vMerge/>
            <w:vAlign w:val="center"/>
          </w:tcPr>
          <w:p w14:paraId="073900C0" w14:textId="77777777" w:rsidR="007A1F44" w:rsidRPr="00977EA3" w:rsidRDefault="007A1F44" w:rsidP="005130ED">
            <w:pPr>
              <w:pStyle w:val="TableLabel"/>
              <w:rPr>
                <w:noProof w:val="0"/>
                <w:sz w:val="16"/>
              </w:rPr>
            </w:pPr>
          </w:p>
        </w:tc>
        <w:tc>
          <w:tcPr>
            <w:tcW w:w="2520" w:type="dxa"/>
            <w:vAlign w:val="center"/>
          </w:tcPr>
          <w:p w14:paraId="30DE8D28" w14:textId="77777777" w:rsidR="007A1F44" w:rsidRPr="00977EA3" w:rsidRDefault="007A1F44" w:rsidP="005130ED">
            <w:pPr>
              <w:pStyle w:val="TableEntry"/>
              <w:rPr>
                <w:noProof w:val="0"/>
                <w:sz w:val="16"/>
              </w:rPr>
            </w:pPr>
            <w:proofErr w:type="spellStart"/>
            <w:r w:rsidRPr="00977EA3">
              <w:rPr>
                <w:noProof w:val="0"/>
                <w:sz w:val="16"/>
              </w:rPr>
              <w:t>ParticipantObjectID</w:t>
            </w:r>
            <w:proofErr w:type="spellEnd"/>
          </w:p>
        </w:tc>
        <w:tc>
          <w:tcPr>
            <w:tcW w:w="630" w:type="dxa"/>
            <w:vAlign w:val="center"/>
          </w:tcPr>
          <w:p w14:paraId="64DA1557"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D719455" w14:textId="77777777" w:rsidR="007A1F44" w:rsidRPr="00977EA3" w:rsidRDefault="007A1F44" w:rsidP="005130ED">
            <w:pPr>
              <w:pStyle w:val="TableEntry"/>
              <w:rPr>
                <w:noProof w:val="0"/>
                <w:sz w:val="16"/>
              </w:rPr>
            </w:pPr>
            <w:r w:rsidRPr="00977EA3">
              <w:rPr>
                <w:noProof w:val="0"/>
                <w:sz w:val="16"/>
              </w:rPr>
              <w:t>the patient ID in HL7 CX format.</w:t>
            </w:r>
          </w:p>
        </w:tc>
      </w:tr>
      <w:tr w:rsidR="007A1F44" w:rsidRPr="00977EA3" w14:paraId="5BEEB81F" w14:textId="77777777">
        <w:trPr>
          <w:cantSplit/>
        </w:trPr>
        <w:tc>
          <w:tcPr>
            <w:tcW w:w="1548" w:type="dxa"/>
            <w:vMerge/>
            <w:vAlign w:val="center"/>
          </w:tcPr>
          <w:p w14:paraId="201B6534" w14:textId="77777777" w:rsidR="007A1F44" w:rsidRPr="00977EA3" w:rsidRDefault="007A1F44" w:rsidP="005130ED">
            <w:pPr>
              <w:pStyle w:val="TableLabel"/>
              <w:rPr>
                <w:noProof w:val="0"/>
                <w:sz w:val="16"/>
              </w:rPr>
            </w:pPr>
          </w:p>
        </w:tc>
        <w:tc>
          <w:tcPr>
            <w:tcW w:w="2520" w:type="dxa"/>
            <w:vAlign w:val="center"/>
          </w:tcPr>
          <w:p w14:paraId="56064CD0"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4ABDA7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8E2B2B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E770EFA" w14:textId="77777777">
        <w:trPr>
          <w:cantSplit/>
        </w:trPr>
        <w:tc>
          <w:tcPr>
            <w:tcW w:w="1548" w:type="dxa"/>
            <w:vMerge/>
            <w:vAlign w:val="center"/>
          </w:tcPr>
          <w:p w14:paraId="701A6C74" w14:textId="77777777" w:rsidR="007A1F44" w:rsidRPr="00977EA3" w:rsidRDefault="007A1F44" w:rsidP="005130ED">
            <w:pPr>
              <w:pStyle w:val="TableLabel"/>
              <w:rPr>
                <w:noProof w:val="0"/>
                <w:sz w:val="16"/>
              </w:rPr>
            </w:pPr>
          </w:p>
        </w:tc>
        <w:tc>
          <w:tcPr>
            <w:tcW w:w="2520" w:type="dxa"/>
            <w:vAlign w:val="center"/>
          </w:tcPr>
          <w:p w14:paraId="40BF8D42" w14:textId="77777777" w:rsidR="007A1F44" w:rsidRPr="00977EA3" w:rsidRDefault="007A1F44" w:rsidP="005130ED">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0F9B053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92368C4"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1129CCA" w14:textId="77777777">
        <w:trPr>
          <w:cantSplit/>
        </w:trPr>
        <w:tc>
          <w:tcPr>
            <w:tcW w:w="1548" w:type="dxa"/>
            <w:vMerge/>
            <w:vAlign w:val="center"/>
          </w:tcPr>
          <w:p w14:paraId="68867C9C" w14:textId="77777777" w:rsidR="007A1F44" w:rsidRPr="00977EA3" w:rsidRDefault="007A1F44" w:rsidP="005130ED">
            <w:pPr>
              <w:pStyle w:val="TableLabel"/>
              <w:rPr>
                <w:noProof w:val="0"/>
                <w:sz w:val="16"/>
              </w:rPr>
            </w:pPr>
          </w:p>
        </w:tc>
        <w:tc>
          <w:tcPr>
            <w:tcW w:w="2520" w:type="dxa"/>
            <w:vAlign w:val="center"/>
          </w:tcPr>
          <w:p w14:paraId="0A676D2D" w14:textId="77777777" w:rsidR="007A1F44" w:rsidRPr="00977EA3" w:rsidRDefault="007A1F44" w:rsidP="005130ED">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3CD41E8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A41050" w14:textId="77777777" w:rsidR="007A1F44" w:rsidRPr="00977EA3" w:rsidRDefault="007A1F44" w:rsidP="005130ED">
            <w:pPr>
              <w:pStyle w:val="TableEntry"/>
              <w:rPr>
                <w:noProof w:val="0"/>
                <w:sz w:val="16"/>
              </w:rPr>
            </w:pPr>
            <w:r w:rsidRPr="00977EA3">
              <w:rPr>
                <w:i/>
                <w:iCs/>
                <w:noProof w:val="0"/>
                <w:sz w:val="16"/>
              </w:rPr>
              <w:t>not specialized</w:t>
            </w:r>
          </w:p>
        </w:tc>
      </w:tr>
    </w:tbl>
    <w:p w14:paraId="6215AF0C"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28146F1" w14:textId="77777777" w:rsidTr="00D372D5">
        <w:trPr>
          <w:cantSplit/>
        </w:trPr>
        <w:tc>
          <w:tcPr>
            <w:tcW w:w="1548" w:type="dxa"/>
            <w:vMerge w:val="restart"/>
          </w:tcPr>
          <w:p w14:paraId="74E94C01" w14:textId="77777777" w:rsidR="007A1F44" w:rsidRPr="00977EA3" w:rsidRDefault="007A1F44" w:rsidP="003462A5">
            <w:pPr>
              <w:pStyle w:val="TableEntryHeader"/>
              <w:rPr>
                <w:noProof w:val="0"/>
              </w:rPr>
            </w:pPr>
            <w:r w:rsidRPr="00977EA3">
              <w:rPr>
                <w:noProof w:val="0"/>
              </w:rPr>
              <w:t>Submission Set</w:t>
            </w:r>
          </w:p>
          <w:p w14:paraId="3515AABD"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1B43EF8D"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1849B45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E9919D7"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24945419" w14:textId="77777777">
        <w:trPr>
          <w:cantSplit/>
        </w:trPr>
        <w:tc>
          <w:tcPr>
            <w:tcW w:w="1548" w:type="dxa"/>
            <w:vMerge/>
            <w:vAlign w:val="center"/>
          </w:tcPr>
          <w:p w14:paraId="248B4C5E" w14:textId="77777777" w:rsidR="007A1F44" w:rsidRPr="00977EA3" w:rsidRDefault="007A1F44" w:rsidP="005130ED">
            <w:pPr>
              <w:pStyle w:val="TableLabel"/>
              <w:rPr>
                <w:noProof w:val="0"/>
                <w:sz w:val="16"/>
              </w:rPr>
            </w:pPr>
          </w:p>
        </w:tc>
        <w:tc>
          <w:tcPr>
            <w:tcW w:w="2520" w:type="dxa"/>
            <w:vAlign w:val="center"/>
          </w:tcPr>
          <w:p w14:paraId="0EFD6A33"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2ADFD4E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67F7B2D4"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2BE96FB8" w14:textId="77777777">
        <w:trPr>
          <w:cantSplit/>
        </w:trPr>
        <w:tc>
          <w:tcPr>
            <w:tcW w:w="1548" w:type="dxa"/>
            <w:vMerge/>
            <w:vAlign w:val="center"/>
          </w:tcPr>
          <w:p w14:paraId="696AF7D4" w14:textId="77777777" w:rsidR="007A1F44" w:rsidRPr="00977EA3" w:rsidRDefault="007A1F44" w:rsidP="005130ED">
            <w:pPr>
              <w:pStyle w:val="TableLabel"/>
              <w:rPr>
                <w:noProof w:val="0"/>
                <w:sz w:val="16"/>
              </w:rPr>
            </w:pPr>
          </w:p>
        </w:tc>
        <w:tc>
          <w:tcPr>
            <w:tcW w:w="2520" w:type="dxa"/>
            <w:vAlign w:val="center"/>
          </w:tcPr>
          <w:p w14:paraId="47B27B6C"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2535BE4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9D217D8"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5BB3494" w14:textId="77777777">
        <w:trPr>
          <w:cantSplit/>
        </w:trPr>
        <w:tc>
          <w:tcPr>
            <w:tcW w:w="1548" w:type="dxa"/>
            <w:vMerge/>
            <w:vAlign w:val="center"/>
          </w:tcPr>
          <w:p w14:paraId="356FACCD" w14:textId="77777777" w:rsidR="007A1F44" w:rsidRPr="00977EA3" w:rsidRDefault="007A1F44" w:rsidP="005130ED">
            <w:pPr>
              <w:pStyle w:val="TableLabel"/>
              <w:rPr>
                <w:noProof w:val="0"/>
                <w:sz w:val="16"/>
              </w:rPr>
            </w:pPr>
          </w:p>
        </w:tc>
        <w:tc>
          <w:tcPr>
            <w:tcW w:w="2520" w:type="dxa"/>
            <w:vAlign w:val="center"/>
          </w:tcPr>
          <w:p w14:paraId="18450ED7" w14:textId="77777777" w:rsidR="007A1F44" w:rsidRPr="00977EA3" w:rsidRDefault="007A1F44" w:rsidP="005130ED">
            <w:pPr>
              <w:pStyle w:val="TableEntry"/>
              <w:rPr>
                <w:noProof w:val="0"/>
                <w:sz w:val="16"/>
              </w:rPr>
            </w:pPr>
            <w:proofErr w:type="spellStart"/>
            <w:r w:rsidRPr="00977EA3">
              <w:rPr>
                <w:noProof w:val="0"/>
                <w:sz w:val="16"/>
              </w:rPr>
              <w:t>ParticipantObjectIDTypeCode</w:t>
            </w:r>
            <w:proofErr w:type="spellEnd"/>
          </w:p>
        </w:tc>
        <w:tc>
          <w:tcPr>
            <w:tcW w:w="630" w:type="dxa"/>
            <w:vAlign w:val="center"/>
          </w:tcPr>
          <w:p w14:paraId="2C5703D5"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13ABEEC" w14:textId="77777777" w:rsidR="007A1F44" w:rsidRPr="00977EA3" w:rsidRDefault="007A1F44" w:rsidP="005130ED">
            <w:pPr>
              <w:pStyle w:val="TableEntry"/>
              <w:rPr>
                <w:noProof w:val="0"/>
                <w:sz w:val="16"/>
              </w:rPr>
            </w:pPr>
            <w:r w:rsidRPr="00977EA3">
              <w:rPr>
                <w:noProof w:val="0"/>
                <w:sz w:val="16"/>
              </w:rPr>
              <w:t xml:space="preserve">EV(“urn:uuid:a54d6aa5-d40d-43f9-88c5-b4633d873bdd”, “IHE XDS Metadata”, “submission set </w:t>
            </w:r>
            <w:proofErr w:type="spellStart"/>
            <w:r w:rsidRPr="00977EA3">
              <w:rPr>
                <w:noProof w:val="0"/>
                <w:sz w:val="16"/>
              </w:rPr>
              <w:t>classificationNode</w:t>
            </w:r>
            <w:proofErr w:type="spellEnd"/>
            <w:r w:rsidRPr="00977EA3">
              <w:rPr>
                <w:noProof w:val="0"/>
                <w:sz w:val="16"/>
              </w:rPr>
              <w:t>”)</w:t>
            </w:r>
          </w:p>
        </w:tc>
      </w:tr>
      <w:tr w:rsidR="007A1F44" w:rsidRPr="00977EA3" w14:paraId="49E68D52" w14:textId="77777777">
        <w:trPr>
          <w:cantSplit/>
        </w:trPr>
        <w:tc>
          <w:tcPr>
            <w:tcW w:w="1548" w:type="dxa"/>
            <w:vMerge/>
            <w:vAlign w:val="center"/>
          </w:tcPr>
          <w:p w14:paraId="59DD1198" w14:textId="77777777" w:rsidR="007A1F44" w:rsidRPr="00977EA3" w:rsidRDefault="007A1F44" w:rsidP="005130ED">
            <w:pPr>
              <w:pStyle w:val="TableLabel"/>
              <w:rPr>
                <w:noProof w:val="0"/>
                <w:sz w:val="16"/>
              </w:rPr>
            </w:pPr>
          </w:p>
        </w:tc>
        <w:tc>
          <w:tcPr>
            <w:tcW w:w="2520" w:type="dxa"/>
            <w:vAlign w:val="center"/>
          </w:tcPr>
          <w:p w14:paraId="10F8C96A"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3353AF2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C72C46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6185C65" w14:textId="77777777">
        <w:trPr>
          <w:cantSplit/>
        </w:trPr>
        <w:tc>
          <w:tcPr>
            <w:tcW w:w="1548" w:type="dxa"/>
            <w:vMerge/>
            <w:vAlign w:val="center"/>
          </w:tcPr>
          <w:p w14:paraId="2CC86911" w14:textId="77777777" w:rsidR="007A1F44" w:rsidRPr="00977EA3" w:rsidRDefault="007A1F44" w:rsidP="005130ED">
            <w:pPr>
              <w:pStyle w:val="AppendixHeading3"/>
              <w:rPr>
                <w:noProof w:val="0"/>
                <w:sz w:val="16"/>
              </w:rPr>
            </w:pPr>
            <w:bookmarkStart w:id="1704" w:name="_Toc398544309"/>
            <w:bookmarkEnd w:id="1704"/>
          </w:p>
        </w:tc>
        <w:tc>
          <w:tcPr>
            <w:tcW w:w="2520" w:type="dxa"/>
            <w:vAlign w:val="center"/>
          </w:tcPr>
          <w:p w14:paraId="1F7388B2"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2E4FCE2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46A3D467" w14:textId="77777777" w:rsidR="007A1F44" w:rsidRPr="00977EA3" w:rsidRDefault="007A1F44" w:rsidP="005130ED">
            <w:pPr>
              <w:pStyle w:val="TableEntry"/>
              <w:rPr>
                <w:iCs/>
                <w:noProof w:val="0"/>
                <w:sz w:val="16"/>
              </w:rPr>
            </w:pPr>
            <w:r w:rsidRPr="00977EA3">
              <w:rPr>
                <w:iCs/>
                <w:noProof w:val="0"/>
                <w:sz w:val="16"/>
              </w:rPr>
              <w:t xml:space="preserve">The </w:t>
            </w:r>
            <w:proofErr w:type="spellStart"/>
            <w:r w:rsidRPr="00977EA3">
              <w:rPr>
                <w:iCs/>
                <w:noProof w:val="0"/>
                <w:sz w:val="16"/>
              </w:rPr>
              <w:t>submissionSet</w:t>
            </w:r>
            <w:proofErr w:type="spellEnd"/>
            <w:r w:rsidRPr="00977EA3">
              <w:rPr>
                <w:iCs/>
                <w:noProof w:val="0"/>
                <w:sz w:val="16"/>
              </w:rPr>
              <w:t xml:space="preserve"> unique ID</w:t>
            </w:r>
          </w:p>
        </w:tc>
      </w:tr>
      <w:tr w:rsidR="007A1F44" w:rsidRPr="00977EA3" w14:paraId="1024BE36" w14:textId="77777777">
        <w:trPr>
          <w:cantSplit/>
        </w:trPr>
        <w:tc>
          <w:tcPr>
            <w:tcW w:w="1548" w:type="dxa"/>
            <w:vMerge/>
            <w:vAlign w:val="center"/>
          </w:tcPr>
          <w:p w14:paraId="3F9D5486" w14:textId="77777777" w:rsidR="007A1F44" w:rsidRPr="00977EA3" w:rsidRDefault="007A1F44" w:rsidP="005130ED">
            <w:pPr>
              <w:pStyle w:val="TableLabel"/>
              <w:rPr>
                <w:noProof w:val="0"/>
                <w:sz w:val="16"/>
              </w:rPr>
            </w:pPr>
          </w:p>
        </w:tc>
        <w:tc>
          <w:tcPr>
            <w:tcW w:w="2520" w:type="dxa"/>
            <w:vAlign w:val="center"/>
          </w:tcPr>
          <w:p w14:paraId="11C07D9C"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209F96D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56AE01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5631AFEE" w14:textId="77777777">
        <w:trPr>
          <w:cantSplit/>
        </w:trPr>
        <w:tc>
          <w:tcPr>
            <w:tcW w:w="1548" w:type="dxa"/>
            <w:vMerge/>
            <w:vAlign w:val="center"/>
          </w:tcPr>
          <w:p w14:paraId="6CA1D2E4" w14:textId="77777777" w:rsidR="007A1F44" w:rsidRPr="00977EA3" w:rsidRDefault="007A1F44" w:rsidP="005130ED">
            <w:pPr>
              <w:pStyle w:val="AppendixHeading3"/>
              <w:rPr>
                <w:noProof w:val="0"/>
                <w:sz w:val="16"/>
              </w:rPr>
            </w:pPr>
            <w:bookmarkStart w:id="1705" w:name="_Toc398544310"/>
            <w:bookmarkEnd w:id="1705"/>
          </w:p>
        </w:tc>
        <w:tc>
          <w:tcPr>
            <w:tcW w:w="2520" w:type="dxa"/>
            <w:vAlign w:val="center"/>
          </w:tcPr>
          <w:p w14:paraId="1724544A"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67C25E3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6A655A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60A32A6" w14:textId="77777777">
        <w:trPr>
          <w:cantSplit/>
        </w:trPr>
        <w:tc>
          <w:tcPr>
            <w:tcW w:w="1548" w:type="dxa"/>
            <w:vMerge/>
            <w:vAlign w:val="center"/>
          </w:tcPr>
          <w:p w14:paraId="4B370E62" w14:textId="77777777" w:rsidR="007A1F44" w:rsidRPr="00977EA3" w:rsidRDefault="007A1F44" w:rsidP="005130ED">
            <w:pPr>
              <w:pStyle w:val="TableLabel"/>
              <w:rPr>
                <w:noProof w:val="0"/>
                <w:sz w:val="16"/>
              </w:rPr>
            </w:pPr>
          </w:p>
        </w:tc>
        <w:tc>
          <w:tcPr>
            <w:tcW w:w="2520" w:type="dxa"/>
            <w:vAlign w:val="center"/>
          </w:tcPr>
          <w:p w14:paraId="1A2FA609" w14:textId="77777777" w:rsidR="007A1F44" w:rsidRPr="00977EA3" w:rsidRDefault="007A1F44" w:rsidP="005130ED">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3101785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0728FFA" w14:textId="77777777" w:rsidR="007A1F44" w:rsidRPr="00977EA3" w:rsidRDefault="007A1F44" w:rsidP="005130ED">
            <w:pPr>
              <w:pStyle w:val="TableEntry"/>
              <w:rPr>
                <w:noProof w:val="0"/>
                <w:sz w:val="16"/>
              </w:rPr>
            </w:pPr>
            <w:r w:rsidRPr="00977EA3">
              <w:rPr>
                <w:i/>
                <w:iCs/>
                <w:noProof w:val="0"/>
                <w:sz w:val="16"/>
              </w:rPr>
              <w:t>not specialized</w:t>
            </w:r>
          </w:p>
        </w:tc>
      </w:tr>
    </w:tbl>
    <w:p w14:paraId="3045F96D" w14:textId="77777777" w:rsidR="007A1F44" w:rsidRPr="00977EA3" w:rsidRDefault="007A1F44" w:rsidP="003B11FA">
      <w:pPr>
        <w:pStyle w:val="Titolo2"/>
        <w:numPr>
          <w:ilvl w:val="0"/>
          <w:numId w:val="0"/>
        </w:numPr>
        <w:tabs>
          <w:tab w:val="clear" w:pos="2160"/>
        </w:tabs>
        <w:rPr>
          <w:noProof w:val="0"/>
        </w:rPr>
      </w:pPr>
      <w:bookmarkStart w:id="1706" w:name="_Toc237318640"/>
      <w:bookmarkStart w:id="1707" w:name="_Toc237318741"/>
      <w:bookmarkStart w:id="1708" w:name="_Toc210805581"/>
      <w:bookmarkStart w:id="1709" w:name="_Toc210805582"/>
      <w:bookmarkStart w:id="1710" w:name="_Toc214434042"/>
      <w:bookmarkStart w:id="1711" w:name="_Toc214436963"/>
      <w:bookmarkStart w:id="1712" w:name="_Toc214437408"/>
      <w:bookmarkStart w:id="1713" w:name="_Toc214437724"/>
      <w:bookmarkStart w:id="1714" w:name="_Toc214457200"/>
      <w:bookmarkStart w:id="1715" w:name="_Toc214461313"/>
      <w:bookmarkStart w:id="1716" w:name="_Toc214462934"/>
      <w:bookmarkStart w:id="1717" w:name="_Toc237238715"/>
      <w:bookmarkEnd w:id="1706"/>
      <w:bookmarkEnd w:id="1707"/>
      <w:bookmarkEnd w:id="1708"/>
      <w:r w:rsidRPr="00977EA3">
        <w:rPr>
          <w:noProof w:val="0"/>
        </w:rPr>
        <w:br w:type="page"/>
      </w:r>
      <w:bookmarkStart w:id="1718" w:name="_Toc398544311"/>
      <w:bookmarkStart w:id="1719" w:name="_Toc398717973"/>
      <w:bookmarkStart w:id="1720" w:name="_Toc518634572"/>
      <w:r w:rsidRPr="00977EA3">
        <w:rPr>
          <w:noProof w:val="0"/>
        </w:rPr>
        <w:lastRenderedPageBreak/>
        <w:t>3.43</w:t>
      </w:r>
      <w:r w:rsidRPr="00977EA3">
        <w:rPr>
          <w:noProof w:val="0"/>
        </w:rPr>
        <w:tab/>
        <w:t>Retrieve Document Set</w:t>
      </w:r>
      <w:bookmarkEnd w:id="1709"/>
      <w:bookmarkEnd w:id="1710"/>
      <w:bookmarkEnd w:id="1711"/>
      <w:bookmarkEnd w:id="1712"/>
      <w:bookmarkEnd w:id="1713"/>
      <w:bookmarkEnd w:id="1714"/>
      <w:bookmarkEnd w:id="1715"/>
      <w:bookmarkEnd w:id="1716"/>
      <w:bookmarkEnd w:id="1717"/>
      <w:bookmarkEnd w:id="1718"/>
      <w:bookmarkEnd w:id="1719"/>
      <w:r w:rsidR="00903C21" w:rsidRPr="00977EA3">
        <w:rPr>
          <w:noProof w:val="0"/>
        </w:rPr>
        <w:t xml:space="preserve"> [ITI-43]</w:t>
      </w:r>
      <w:bookmarkEnd w:id="1720"/>
    </w:p>
    <w:p w14:paraId="077E8C63" w14:textId="09FE9349" w:rsidR="007A1F44" w:rsidRPr="00977EA3" w:rsidRDefault="007A1F44" w:rsidP="00F4009D">
      <w:bookmarkStart w:id="1721" w:name="_Toc210805583"/>
      <w:bookmarkStart w:id="1722" w:name="_Toc210805584"/>
      <w:bookmarkEnd w:id="1721"/>
      <w:bookmarkEnd w:id="1722"/>
      <w:r w:rsidRPr="00977EA3">
        <w:t xml:space="preserve">This section corresponds to </w:t>
      </w:r>
      <w:r w:rsidR="00E77430" w:rsidRPr="00977EA3">
        <w:t>transaction</w:t>
      </w:r>
      <w:r w:rsidRPr="00977EA3">
        <w:t xml:space="preserve"> </w:t>
      </w:r>
      <w:r w:rsidR="00383577">
        <w:t>[</w:t>
      </w:r>
      <w:r w:rsidRPr="00977EA3">
        <w:t>ITI-43</w:t>
      </w:r>
      <w:r w:rsidR="00383577">
        <w:t>]</w:t>
      </w:r>
      <w:r w:rsidRPr="00977EA3">
        <w:t xml:space="preserve"> of the IHE Technical Framework. The Document Consumer, Document Repository, On-Demand Document Source, and Initiating Gateway </w:t>
      </w:r>
      <w:r w:rsidR="00232E9F" w:rsidRPr="00977EA3">
        <w:t>Actor</w:t>
      </w:r>
      <w:r w:rsidRPr="00977EA3">
        <w:t xml:space="preserve">s use transaction </w:t>
      </w:r>
      <w:r w:rsidR="00383577">
        <w:t>[</w:t>
      </w:r>
      <w:r w:rsidRPr="00977EA3">
        <w:t>ITI-43</w:t>
      </w:r>
      <w:r w:rsidR="00383577">
        <w:t>]</w:t>
      </w:r>
      <w:r w:rsidRPr="00977EA3">
        <w:t>.</w:t>
      </w:r>
    </w:p>
    <w:p w14:paraId="1CDC77E0" w14:textId="77777777" w:rsidR="007A1F44" w:rsidRPr="00977EA3" w:rsidRDefault="007A1F44" w:rsidP="008C0C7D">
      <w:pPr>
        <w:pStyle w:val="Corpotesto"/>
      </w:pPr>
      <w:bookmarkStart w:id="1723" w:name="_Toc80450244"/>
      <w:bookmarkStart w:id="1724" w:name="_Toc804540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90"/>
      </w:tblGrid>
      <w:tr w:rsidR="007A1F44" w:rsidRPr="00977EA3" w14:paraId="11BD60B4" w14:textId="77777777">
        <w:trPr>
          <w:jc w:val="center"/>
        </w:trPr>
        <w:tc>
          <w:tcPr>
            <w:tcW w:w="5090" w:type="dxa"/>
            <w:shd w:val="clear" w:color="auto" w:fill="D9D9D9"/>
          </w:tcPr>
          <w:p w14:paraId="50EF91E8" w14:textId="77777777" w:rsidR="007A1F44" w:rsidRPr="00977EA3" w:rsidRDefault="007A1F44" w:rsidP="00A063AC">
            <w:pPr>
              <w:pStyle w:val="TableEntryHeader"/>
              <w:rPr>
                <w:noProof w:val="0"/>
              </w:rPr>
            </w:pPr>
            <w:r w:rsidRPr="00977EA3">
              <w:rPr>
                <w:noProof w:val="0"/>
              </w:rPr>
              <w:t>Integration Profiles using this Transaction</w:t>
            </w:r>
          </w:p>
        </w:tc>
      </w:tr>
      <w:tr w:rsidR="007A1F44" w:rsidRPr="00977EA3" w14:paraId="3A428BBA" w14:textId="77777777">
        <w:trPr>
          <w:jc w:val="center"/>
        </w:trPr>
        <w:tc>
          <w:tcPr>
            <w:tcW w:w="5090" w:type="dxa"/>
          </w:tcPr>
          <w:p w14:paraId="293390B0" w14:textId="77777777" w:rsidR="007A1F44" w:rsidRPr="00977EA3" w:rsidRDefault="007A1F44" w:rsidP="005130ED">
            <w:pPr>
              <w:pStyle w:val="TableEntry"/>
              <w:rPr>
                <w:noProof w:val="0"/>
              </w:rPr>
            </w:pPr>
            <w:r w:rsidRPr="00977EA3">
              <w:rPr>
                <w:noProof w:val="0"/>
              </w:rPr>
              <w:t>Cross-Enterprise Document Sharing-b (</w:t>
            </w:r>
            <w:proofErr w:type="spellStart"/>
            <w:r w:rsidRPr="00977EA3">
              <w:rPr>
                <w:noProof w:val="0"/>
              </w:rPr>
              <w:t>XDS.b</w:t>
            </w:r>
            <w:proofErr w:type="spellEnd"/>
            <w:r w:rsidRPr="00977EA3">
              <w:rPr>
                <w:noProof w:val="0"/>
              </w:rPr>
              <w:t>)</w:t>
            </w:r>
          </w:p>
        </w:tc>
      </w:tr>
      <w:tr w:rsidR="007A1F44" w:rsidRPr="00977EA3" w14:paraId="156A6648" w14:textId="77777777">
        <w:trPr>
          <w:jc w:val="center"/>
        </w:trPr>
        <w:tc>
          <w:tcPr>
            <w:tcW w:w="5090" w:type="dxa"/>
          </w:tcPr>
          <w:p w14:paraId="25F7259B" w14:textId="77777777" w:rsidR="007A1F44" w:rsidRPr="00977EA3" w:rsidRDefault="007A1F44" w:rsidP="005130ED">
            <w:pPr>
              <w:pStyle w:val="TableEntry"/>
              <w:rPr>
                <w:noProof w:val="0"/>
              </w:rPr>
            </w:pPr>
            <w:r w:rsidRPr="00977EA3">
              <w:rPr>
                <w:noProof w:val="0"/>
              </w:rPr>
              <w:t>Cross-Community Access (XCA)</w:t>
            </w:r>
          </w:p>
        </w:tc>
      </w:tr>
    </w:tbl>
    <w:p w14:paraId="2DE289C3" w14:textId="77777777" w:rsidR="007A1F44" w:rsidRPr="00977EA3" w:rsidRDefault="007A1F44" w:rsidP="0033661E">
      <w:pPr>
        <w:pStyle w:val="Corpotesto"/>
      </w:pPr>
      <w:bookmarkStart w:id="1725" w:name="_Toc168280369"/>
      <w:bookmarkStart w:id="1726" w:name="_Toc168486459"/>
    </w:p>
    <w:p w14:paraId="66CBBAC1" w14:textId="44356A66" w:rsidR="007A1F44" w:rsidRPr="00977EA3" w:rsidRDefault="007A1F44" w:rsidP="0033661E">
      <w:pPr>
        <w:pStyle w:val="Corpotesto"/>
      </w:pPr>
      <w:r w:rsidRPr="00977EA3">
        <w:t xml:space="preserve">Actors that support the Asynchronous Web Services Exchange Option shall support Asynchronous Web Services Exchange on all </w:t>
      </w:r>
      <w:proofErr w:type="spellStart"/>
      <w:r w:rsidRPr="00977EA3">
        <w:t>XDS.b</w:t>
      </w:r>
      <w:proofErr w:type="spellEnd"/>
      <w:r w:rsidRPr="00977EA3">
        <w:t xml:space="preserve"> transactions they implement. Refer to Section ITI TF-2</w:t>
      </w:r>
      <w:bookmarkStart w:id="1727" w:name="_Toc199194972"/>
      <w:r w:rsidRPr="00977EA3">
        <w:t>x: V.</w:t>
      </w:r>
      <w:commentRangeStart w:id="1728"/>
      <w:ins w:id="1729" w:author="Gregorio Canal" w:date="2019-05-22T15:21:00Z">
        <w:r w:rsidR="00087DB0">
          <w:t>3</w:t>
        </w:r>
      </w:ins>
      <w:del w:id="1730" w:author="Gregorio Canal" w:date="2019-05-22T15:21:00Z">
        <w:r w:rsidRPr="00977EA3" w:rsidDel="00087DB0">
          <w:delText>5</w:delText>
        </w:r>
      </w:del>
      <w:commentRangeEnd w:id="1728"/>
      <w:r w:rsidR="00087DB0">
        <w:rPr>
          <w:rStyle w:val="Rimandocommento"/>
        </w:rPr>
        <w:commentReference w:id="1728"/>
      </w:r>
      <w:r w:rsidRPr="00977EA3">
        <w:t xml:space="preserve"> Synchronous and Asynchronous </w:t>
      </w:r>
      <w:ins w:id="1731" w:author="Gregorio Canal" w:date="2019-05-22T15:21:00Z">
        <w:r w:rsidR="00087DB0">
          <w:t xml:space="preserve">(WS-Addressing based) </w:t>
        </w:r>
      </w:ins>
      <w:r w:rsidRPr="00977EA3">
        <w:t>Web Services Exchange for an explanation of Asynchronous Web Services Exchange.</w:t>
      </w:r>
      <w:bookmarkEnd w:id="1727"/>
    </w:p>
    <w:p w14:paraId="30C871CE" w14:textId="77777777" w:rsidR="007A1F44" w:rsidRPr="00977EA3" w:rsidRDefault="007A1F44" w:rsidP="008C0C7D">
      <w:pPr>
        <w:pStyle w:val="Titolo3"/>
        <w:numPr>
          <w:ilvl w:val="0"/>
          <w:numId w:val="0"/>
        </w:numPr>
        <w:tabs>
          <w:tab w:val="clear" w:pos="2160"/>
          <w:tab w:val="clear" w:pos="2880"/>
        </w:tabs>
        <w:rPr>
          <w:noProof w:val="0"/>
        </w:rPr>
      </w:pPr>
      <w:bookmarkStart w:id="1732" w:name="_Toc398544312"/>
      <w:bookmarkStart w:id="1733" w:name="_Toc398717974"/>
      <w:bookmarkStart w:id="1734" w:name="_Toc518634573"/>
      <w:r w:rsidRPr="00977EA3">
        <w:rPr>
          <w:noProof w:val="0"/>
        </w:rPr>
        <w:t>3.43.1 Scope</w:t>
      </w:r>
      <w:bookmarkEnd w:id="1723"/>
      <w:bookmarkEnd w:id="1724"/>
      <w:bookmarkEnd w:id="1725"/>
      <w:bookmarkEnd w:id="1726"/>
      <w:bookmarkEnd w:id="1732"/>
      <w:bookmarkEnd w:id="1733"/>
      <w:bookmarkEnd w:id="1734"/>
    </w:p>
    <w:p w14:paraId="14C2B0B3" w14:textId="77777777" w:rsidR="007A1F44" w:rsidRPr="00977EA3" w:rsidRDefault="007A1F44" w:rsidP="008C0C7D">
      <w:pPr>
        <w:pStyle w:val="Corpotesto"/>
      </w:pPr>
      <w:r w:rsidRPr="00977EA3">
        <w:t xml:space="preserve">This transaction is used by the Document Consumer to retrieve a set of documents from the Document Repository, On-Demand Document Source, or Initiating Gateway. The Document Consumer has already obtained the </w:t>
      </w:r>
      <w:proofErr w:type="spellStart"/>
      <w:r w:rsidRPr="00977EA3">
        <w:t>XDSDocumentEntry</w:t>
      </w:r>
      <w:proofErr w:type="spellEnd"/>
      <w:r w:rsidRPr="00977EA3">
        <w:t xml:space="preserve"> </w:t>
      </w:r>
      <w:proofErr w:type="spellStart"/>
      <w:r w:rsidRPr="00977EA3">
        <w:t>uniqueId</w:t>
      </w:r>
      <w:proofErr w:type="spellEnd"/>
      <w:r w:rsidRPr="00977EA3">
        <w:t xml:space="preserve"> and the Document Repository </w:t>
      </w:r>
      <w:proofErr w:type="spellStart"/>
      <w:r w:rsidRPr="00977EA3">
        <w:t>repositoryUniqueId</w:t>
      </w:r>
      <w:proofErr w:type="spellEnd"/>
      <w:r w:rsidRPr="00977EA3">
        <w:t xml:space="preserve"> from the Document Registry/Initiating Gateway by means of the Registry Stored Query transaction. </w:t>
      </w:r>
    </w:p>
    <w:p w14:paraId="0C0173BC" w14:textId="77777777" w:rsidR="007A1F44" w:rsidRPr="00977EA3" w:rsidRDefault="007A1F44" w:rsidP="008C0C7D">
      <w:pPr>
        <w:pStyle w:val="Corpotesto"/>
      </w:pPr>
    </w:p>
    <w:p w14:paraId="2EC1A952" w14:textId="61D01690" w:rsidR="007A1F44" w:rsidRPr="00977EA3" w:rsidRDefault="007A1F44" w:rsidP="00FC6E79">
      <w:pPr>
        <w:pStyle w:val="Titolo3"/>
        <w:numPr>
          <w:ilvl w:val="0"/>
          <w:numId w:val="0"/>
        </w:numPr>
        <w:tabs>
          <w:tab w:val="clear" w:pos="2160"/>
          <w:tab w:val="clear" w:pos="2880"/>
        </w:tabs>
        <w:rPr>
          <w:noProof w:val="0"/>
        </w:rPr>
      </w:pPr>
      <w:bookmarkStart w:id="1735" w:name="_Toc398544313"/>
      <w:bookmarkStart w:id="1736" w:name="_Toc398717975"/>
      <w:bookmarkStart w:id="1737" w:name="_Toc518634574"/>
      <w:r w:rsidRPr="00977EA3">
        <w:rPr>
          <w:noProof w:val="0"/>
        </w:rPr>
        <w:t>3.43.2 Use Case Roles</w:t>
      </w:r>
      <w:bookmarkEnd w:id="1735"/>
      <w:bookmarkEnd w:id="1736"/>
      <w:bookmarkEnd w:id="1737"/>
      <w:r w:rsidRPr="00977EA3">
        <w:rPr>
          <w:noProof w:val="0"/>
        </w:rPr>
        <w:t xml:space="preserve"> </w:t>
      </w:r>
    </w:p>
    <w:p w14:paraId="56898734" w14:textId="77777777" w:rsidR="007A1F44" w:rsidRPr="00977EA3" w:rsidRDefault="007A1F44" w:rsidP="008C0C7D">
      <w:pPr>
        <w:jc w:val="center"/>
      </w:pPr>
      <w:bookmarkStart w:id="1738" w:name="_1241956414"/>
      <w:bookmarkStart w:id="1739" w:name="_1241956458"/>
      <w:bookmarkEnd w:id="1738"/>
      <w:bookmarkEnd w:id="1739"/>
    </w:p>
    <w:p w14:paraId="7514BC9D" w14:textId="77777777" w:rsidR="007A1F44" w:rsidRPr="00977EA3" w:rsidRDefault="002E21BE" w:rsidP="008C0C7D">
      <w:pPr>
        <w:jc w:val="center"/>
      </w:pPr>
      <w:r w:rsidRPr="00977EA3">
        <w:rPr>
          <w:noProof/>
        </w:rPr>
        <w:object w:dxaOrig="6225" w:dyaOrig="2385" w14:anchorId="1217DB41">
          <v:shape id="_x0000_i1054" type="#_x0000_t75" alt="" style="width:397.5pt;height:109.5pt;mso-width-percent:0;mso-height-percent:0;mso-width-percent:0;mso-height-percent:0" o:ole="" fillcolor="window">
            <v:imagedata r:id="rId109" o:title="" cropright="-25362f"/>
          </v:shape>
          <o:OLEObject Type="Embed" ProgID="Word.Picture.8" ShapeID="_x0000_i1054" DrawAspect="Content" ObjectID="_1620110878" r:id="rId110"/>
        </w:object>
      </w:r>
    </w:p>
    <w:p w14:paraId="3794D45D" w14:textId="77777777" w:rsidR="007A1F44" w:rsidRPr="00977EA3" w:rsidRDefault="007A1F44" w:rsidP="003462A5">
      <w:pPr>
        <w:pStyle w:val="Corpotesto"/>
      </w:pPr>
    </w:p>
    <w:p w14:paraId="63A3BB0A" w14:textId="77777777" w:rsidR="007A1F44" w:rsidRPr="00977EA3" w:rsidRDefault="007A1F44" w:rsidP="008C0C7D">
      <w:pPr>
        <w:pStyle w:val="Corpotesto"/>
        <w:ind w:left="720"/>
      </w:pPr>
      <w:r w:rsidRPr="00977EA3">
        <w:rPr>
          <w:b/>
        </w:rPr>
        <w:t>Actor:</w:t>
      </w:r>
      <w:r w:rsidRPr="00977EA3">
        <w:t xml:space="preserve"> Document Consumer</w:t>
      </w:r>
    </w:p>
    <w:p w14:paraId="1B4B64DF" w14:textId="77777777" w:rsidR="007A1F44" w:rsidRPr="00977EA3" w:rsidRDefault="007A1F44" w:rsidP="008C0C7D">
      <w:pPr>
        <w:pStyle w:val="Corpotesto"/>
        <w:ind w:left="720"/>
      </w:pPr>
      <w:r w:rsidRPr="00977EA3">
        <w:rPr>
          <w:b/>
        </w:rPr>
        <w:t xml:space="preserve">Role: </w:t>
      </w:r>
      <w:r w:rsidRPr="00977EA3">
        <w:t>Obtains document.</w:t>
      </w:r>
    </w:p>
    <w:p w14:paraId="36698A9E" w14:textId="77777777" w:rsidR="007A1F44" w:rsidRPr="00977EA3" w:rsidRDefault="007A1F44" w:rsidP="008C0C7D">
      <w:pPr>
        <w:pStyle w:val="Corpotesto"/>
        <w:ind w:left="720"/>
      </w:pPr>
      <w:r w:rsidRPr="00977EA3">
        <w:rPr>
          <w:b/>
        </w:rPr>
        <w:t>Actor:</w:t>
      </w:r>
      <w:r w:rsidRPr="00977EA3">
        <w:t xml:space="preserve"> Document Repository or Integrated Document Source/Repository</w:t>
      </w:r>
    </w:p>
    <w:p w14:paraId="09F78D71" w14:textId="77777777" w:rsidR="007A1F44" w:rsidRPr="00977EA3" w:rsidRDefault="007A1F44" w:rsidP="008C0C7D">
      <w:pPr>
        <w:pStyle w:val="Corpotesto"/>
        <w:ind w:left="720"/>
      </w:pPr>
      <w:r w:rsidRPr="00977EA3">
        <w:rPr>
          <w:b/>
        </w:rPr>
        <w:t xml:space="preserve">Role: </w:t>
      </w:r>
      <w:r w:rsidRPr="00977EA3">
        <w:t>Provides documents.</w:t>
      </w:r>
    </w:p>
    <w:p w14:paraId="78F9EACF" w14:textId="77777777" w:rsidR="007A1F44" w:rsidRPr="00977EA3" w:rsidRDefault="007A1F44" w:rsidP="003B11FA">
      <w:pPr>
        <w:pStyle w:val="Corpotesto"/>
        <w:ind w:left="720"/>
      </w:pPr>
      <w:r w:rsidRPr="00977EA3">
        <w:rPr>
          <w:b/>
        </w:rPr>
        <w:t>Actor</w:t>
      </w:r>
      <w:r w:rsidRPr="00977EA3">
        <w:t>: Initiating Gateway</w:t>
      </w:r>
    </w:p>
    <w:p w14:paraId="26B20156" w14:textId="77777777" w:rsidR="007A1F44" w:rsidRPr="00977EA3" w:rsidRDefault="007A1F44" w:rsidP="00E13968">
      <w:pPr>
        <w:pStyle w:val="Corpotesto"/>
        <w:ind w:left="720"/>
      </w:pPr>
      <w:r w:rsidRPr="00977EA3">
        <w:rPr>
          <w:b/>
        </w:rPr>
        <w:lastRenderedPageBreak/>
        <w:t>Role</w:t>
      </w:r>
      <w:r w:rsidRPr="00977EA3">
        <w:t>: An Initiating Gateway which implements the XDS Affinity Domain Option retrieves a set of documents by using the Cross Gateway Retrieve transaction and/or a Retrieve Document Set transaction.</w:t>
      </w:r>
    </w:p>
    <w:p w14:paraId="15E9F6B8" w14:textId="77777777" w:rsidR="007A1F44" w:rsidRPr="00977EA3" w:rsidRDefault="007A1F44" w:rsidP="001B289C">
      <w:pPr>
        <w:pStyle w:val="Corpotesto"/>
        <w:ind w:left="720"/>
      </w:pPr>
      <w:r w:rsidRPr="00977EA3">
        <w:rPr>
          <w:b/>
        </w:rPr>
        <w:t>Actor</w:t>
      </w:r>
      <w:r w:rsidRPr="00977EA3">
        <w:t>:</w:t>
      </w:r>
      <w:r w:rsidRPr="00977EA3">
        <w:tab/>
        <w:t>On-Demand Document Source</w:t>
      </w:r>
    </w:p>
    <w:p w14:paraId="4BAAA658" w14:textId="77777777" w:rsidR="007A1F44" w:rsidRPr="00977EA3" w:rsidRDefault="007A1F44" w:rsidP="001B289C">
      <w:pPr>
        <w:pStyle w:val="Corpotesto"/>
        <w:ind w:left="720"/>
      </w:pPr>
      <w:r w:rsidRPr="00977EA3">
        <w:rPr>
          <w:b/>
        </w:rPr>
        <w:t>Role</w:t>
      </w:r>
      <w:r w:rsidRPr="00977EA3">
        <w:t>:</w:t>
      </w:r>
      <w:r w:rsidRPr="00977EA3">
        <w:tab/>
        <w:t>Creates documents in response to a request for retrieval of an on-demand document entry.</w:t>
      </w:r>
    </w:p>
    <w:p w14:paraId="6CBC4BF7" w14:textId="77777777" w:rsidR="007A1F44" w:rsidRPr="00977EA3" w:rsidRDefault="007A1F44" w:rsidP="008C0C7D">
      <w:pPr>
        <w:pStyle w:val="Note"/>
      </w:pPr>
      <w:r w:rsidRPr="00977EA3">
        <w:t xml:space="preserve">Note: Within this transaction, the Document Repository and Integrated Document Source/Repository </w:t>
      </w:r>
      <w:r w:rsidR="00232E9F" w:rsidRPr="00977EA3">
        <w:t>Actor</w:t>
      </w:r>
      <w:r w:rsidRPr="00977EA3">
        <w:t>s can be used interchangeably.</w:t>
      </w:r>
    </w:p>
    <w:p w14:paraId="0EBB464F" w14:textId="77777777" w:rsidR="007A1F44" w:rsidRPr="00977EA3" w:rsidRDefault="007A1F44" w:rsidP="008C0C7D">
      <w:pPr>
        <w:pStyle w:val="Titolo3"/>
        <w:numPr>
          <w:ilvl w:val="0"/>
          <w:numId w:val="0"/>
        </w:numPr>
        <w:tabs>
          <w:tab w:val="clear" w:pos="2160"/>
          <w:tab w:val="clear" w:pos="2880"/>
        </w:tabs>
        <w:rPr>
          <w:noProof w:val="0"/>
        </w:rPr>
      </w:pPr>
      <w:bookmarkStart w:id="1740" w:name="_Toc80450246"/>
      <w:bookmarkStart w:id="1741" w:name="_Toc80454088"/>
      <w:bookmarkStart w:id="1742" w:name="_Toc168280371"/>
      <w:bookmarkStart w:id="1743" w:name="_Toc168486461"/>
      <w:bookmarkStart w:id="1744" w:name="_Toc398544314"/>
      <w:bookmarkStart w:id="1745" w:name="_Toc398717976"/>
      <w:bookmarkStart w:id="1746" w:name="_Toc518634575"/>
      <w:r w:rsidRPr="00977EA3">
        <w:rPr>
          <w:noProof w:val="0"/>
        </w:rPr>
        <w:t>3.43.3 Referenced Standard</w:t>
      </w:r>
      <w:bookmarkEnd w:id="1740"/>
      <w:bookmarkEnd w:id="1741"/>
      <w:bookmarkEnd w:id="1742"/>
      <w:bookmarkEnd w:id="1743"/>
      <w:bookmarkEnd w:id="1744"/>
      <w:bookmarkEnd w:id="1745"/>
      <w:bookmarkEnd w:id="1746"/>
    </w:p>
    <w:p w14:paraId="4184F6AD" w14:textId="77777777" w:rsidR="007A1F44" w:rsidRPr="00977EA3" w:rsidRDefault="007A1F44" w:rsidP="00E6386F">
      <w:pPr>
        <w:pStyle w:val="Corpotesto"/>
      </w:pPr>
      <w:r w:rsidRPr="00977EA3">
        <w:t>Implementors of this transaction shall comply with all requirements described in ITI TF-2x: Appendix V: Web Services for IHE Transactions.</w:t>
      </w:r>
    </w:p>
    <w:p w14:paraId="24F82A9C" w14:textId="77777777" w:rsidR="0013384F" w:rsidRPr="00977EA3" w:rsidRDefault="0013384F" w:rsidP="00E6386F">
      <w:pPr>
        <w:pStyle w:val="Corpo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0"/>
        <w:gridCol w:w="7930"/>
      </w:tblGrid>
      <w:tr w:rsidR="007A1F44" w:rsidRPr="00977EA3" w14:paraId="6D4C330E" w14:textId="77777777" w:rsidTr="006C18FA">
        <w:tc>
          <w:tcPr>
            <w:tcW w:w="1440" w:type="dxa"/>
          </w:tcPr>
          <w:p w14:paraId="5F875B64" w14:textId="77777777" w:rsidR="007A1F44" w:rsidRPr="00977EA3" w:rsidRDefault="007A1F44" w:rsidP="005130ED">
            <w:pPr>
              <w:pStyle w:val="TableEntry"/>
              <w:rPr>
                <w:noProof w:val="0"/>
              </w:rPr>
            </w:pPr>
            <w:proofErr w:type="spellStart"/>
            <w:r w:rsidRPr="00977EA3">
              <w:rPr>
                <w:noProof w:val="0"/>
              </w:rPr>
              <w:t>ebRIM</w:t>
            </w:r>
            <w:proofErr w:type="spellEnd"/>
          </w:p>
        </w:tc>
        <w:tc>
          <w:tcPr>
            <w:tcW w:w="8136" w:type="dxa"/>
          </w:tcPr>
          <w:p w14:paraId="66C9F86C" w14:textId="77777777" w:rsidR="007A1F44" w:rsidRPr="00977EA3" w:rsidRDefault="007A1F44" w:rsidP="005130ED">
            <w:pPr>
              <w:pStyle w:val="TableEntry"/>
              <w:rPr>
                <w:noProof w:val="0"/>
              </w:rPr>
            </w:pPr>
            <w:r w:rsidRPr="00977EA3">
              <w:rPr>
                <w:noProof w:val="0"/>
              </w:rPr>
              <w:t>OASIS/</w:t>
            </w:r>
            <w:proofErr w:type="spellStart"/>
            <w:r w:rsidRPr="00977EA3">
              <w:rPr>
                <w:noProof w:val="0"/>
              </w:rPr>
              <w:t>ebXML</w:t>
            </w:r>
            <w:proofErr w:type="spellEnd"/>
            <w:r w:rsidRPr="00977EA3">
              <w:rPr>
                <w:noProof w:val="0"/>
              </w:rPr>
              <w:t xml:space="preserve"> Registry Information Model v3.0</w:t>
            </w:r>
          </w:p>
        </w:tc>
      </w:tr>
      <w:tr w:rsidR="007A1F44" w:rsidRPr="00977EA3" w14:paraId="30BAA961" w14:textId="77777777" w:rsidTr="006C18FA">
        <w:tc>
          <w:tcPr>
            <w:tcW w:w="1440" w:type="dxa"/>
          </w:tcPr>
          <w:p w14:paraId="1F4F888A" w14:textId="77777777" w:rsidR="007A1F44" w:rsidRPr="00977EA3" w:rsidRDefault="007A1F44" w:rsidP="005130ED">
            <w:pPr>
              <w:pStyle w:val="TableEntry"/>
              <w:rPr>
                <w:noProof w:val="0"/>
              </w:rPr>
            </w:pPr>
            <w:proofErr w:type="spellStart"/>
            <w:r w:rsidRPr="00977EA3">
              <w:rPr>
                <w:noProof w:val="0"/>
              </w:rPr>
              <w:t>ebRS</w:t>
            </w:r>
            <w:proofErr w:type="spellEnd"/>
          </w:p>
        </w:tc>
        <w:tc>
          <w:tcPr>
            <w:tcW w:w="8136" w:type="dxa"/>
          </w:tcPr>
          <w:p w14:paraId="4935D1B3" w14:textId="77777777" w:rsidR="007A1F44" w:rsidRPr="00977EA3" w:rsidRDefault="007A1F44" w:rsidP="005130ED">
            <w:pPr>
              <w:pStyle w:val="TableEntry"/>
              <w:rPr>
                <w:noProof w:val="0"/>
              </w:rPr>
            </w:pPr>
            <w:r w:rsidRPr="00977EA3">
              <w:rPr>
                <w:noProof w:val="0"/>
              </w:rPr>
              <w:t>OASIS/</w:t>
            </w:r>
            <w:proofErr w:type="spellStart"/>
            <w:r w:rsidRPr="00977EA3">
              <w:rPr>
                <w:noProof w:val="0"/>
              </w:rPr>
              <w:t>ebXML</w:t>
            </w:r>
            <w:proofErr w:type="spellEnd"/>
            <w:r w:rsidRPr="00977EA3">
              <w:rPr>
                <w:noProof w:val="0"/>
              </w:rPr>
              <w:t xml:space="preserve"> Registry Services Specifications v3.0</w:t>
            </w:r>
          </w:p>
        </w:tc>
      </w:tr>
      <w:tr w:rsidR="007A1F44" w:rsidRPr="00977EA3" w14:paraId="76B686E8" w14:textId="77777777" w:rsidTr="006C18FA">
        <w:tc>
          <w:tcPr>
            <w:tcW w:w="1440" w:type="dxa"/>
          </w:tcPr>
          <w:p w14:paraId="0400B08E" w14:textId="77777777" w:rsidR="007A1F44" w:rsidRPr="00977EA3" w:rsidRDefault="007A1F44" w:rsidP="005130ED">
            <w:pPr>
              <w:pStyle w:val="TableEntry"/>
              <w:rPr>
                <w:noProof w:val="0"/>
              </w:rPr>
            </w:pPr>
            <w:r w:rsidRPr="00977EA3">
              <w:rPr>
                <w:noProof w:val="0"/>
              </w:rPr>
              <w:t>ITI TF-3:4</w:t>
            </w:r>
          </w:p>
        </w:tc>
        <w:tc>
          <w:tcPr>
            <w:tcW w:w="8136" w:type="dxa"/>
          </w:tcPr>
          <w:p w14:paraId="2981E18C" w14:textId="77777777" w:rsidR="007A1F44" w:rsidRPr="00977EA3" w:rsidRDefault="007A1F44" w:rsidP="005130ED">
            <w:pPr>
              <w:pStyle w:val="TableEntry"/>
              <w:rPr>
                <w:noProof w:val="0"/>
              </w:rPr>
            </w:pPr>
            <w:r w:rsidRPr="00977EA3">
              <w:rPr>
                <w:noProof w:val="0"/>
              </w:rPr>
              <w:t>Metadata in Document Sharing profiles</w:t>
            </w:r>
          </w:p>
        </w:tc>
      </w:tr>
      <w:tr w:rsidR="007A1F44" w:rsidRPr="00977EA3" w14:paraId="69338EA3" w14:textId="77777777" w:rsidTr="006C18FA">
        <w:tc>
          <w:tcPr>
            <w:tcW w:w="1440" w:type="dxa"/>
          </w:tcPr>
          <w:p w14:paraId="53626452" w14:textId="77777777" w:rsidR="007A1F44" w:rsidRPr="00977EA3" w:rsidRDefault="007A1F44" w:rsidP="005130ED">
            <w:pPr>
              <w:pStyle w:val="TableEntry"/>
              <w:rPr>
                <w:noProof w:val="0"/>
              </w:rPr>
            </w:pPr>
            <w:r w:rsidRPr="00977EA3">
              <w:rPr>
                <w:noProof w:val="0"/>
              </w:rPr>
              <w:t>MTOM</w:t>
            </w:r>
          </w:p>
        </w:tc>
        <w:tc>
          <w:tcPr>
            <w:tcW w:w="8136" w:type="dxa"/>
          </w:tcPr>
          <w:p w14:paraId="00AF8951" w14:textId="77777777" w:rsidR="007A1F44" w:rsidRPr="00977EA3" w:rsidRDefault="007A1F44" w:rsidP="005130ED">
            <w:pPr>
              <w:pStyle w:val="TableEntry"/>
              <w:rPr>
                <w:noProof w:val="0"/>
              </w:rPr>
            </w:pPr>
            <w:r w:rsidRPr="00977EA3">
              <w:rPr>
                <w:noProof w:val="0"/>
              </w:rPr>
              <w:t xml:space="preserve">SOAP Message Transmission Optimization Mechanism </w:t>
            </w:r>
            <w:hyperlink r:id="rId111" w:history="1">
              <w:r w:rsidRPr="00977EA3">
                <w:rPr>
                  <w:rStyle w:val="Collegamentoipertestuale"/>
                  <w:noProof w:val="0"/>
                </w:rPr>
                <w:t>http://www.w3.org/TR/soap12-mtom/</w:t>
              </w:r>
            </w:hyperlink>
          </w:p>
        </w:tc>
      </w:tr>
      <w:tr w:rsidR="007A1F44" w:rsidRPr="00977EA3" w14:paraId="43551783" w14:textId="77777777" w:rsidTr="006C18FA">
        <w:tc>
          <w:tcPr>
            <w:tcW w:w="1440" w:type="dxa"/>
          </w:tcPr>
          <w:p w14:paraId="79F3F57A" w14:textId="77777777" w:rsidR="007A1F44" w:rsidRPr="00977EA3" w:rsidRDefault="007A1F44" w:rsidP="005130ED">
            <w:pPr>
              <w:pStyle w:val="TableEntry"/>
              <w:rPr>
                <w:noProof w:val="0"/>
              </w:rPr>
            </w:pPr>
            <w:r w:rsidRPr="00977EA3">
              <w:rPr>
                <w:noProof w:val="0"/>
              </w:rPr>
              <w:t>XOP</w:t>
            </w:r>
          </w:p>
        </w:tc>
        <w:tc>
          <w:tcPr>
            <w:tcW w:w="8136" w:type="dxa"/>
          </w:tcPr>
          <w:p w14:paraId="1F1D5510" w14:textId="77777777" w:rsidR="007A1F44" w:rsidRPr="00977EA3" w:rsidRDefault="007A1F44" w:rsidP="006C18FA">
            <w:pPr>
              <w:pStyle w:val="TableEntry"/>
              <w:rPr>
                <w:noProof w:val="0"/>
              </w:rPr>
            </w:pPr>
            <w:r w:rsidRPr="00977EA3">
              <w:rPr>
                <w:noProof w:val="0"/>
              </w:rPr>
              <w:t>XML-binary Optimized Packaging http://www.w3.org/TR/2005/REC-xop10-20050125/</w:t>
            </w:r>
          </w:p>
        </w:tc>
      </w:tr>
    </w:tbl>
    <w:p w14:paraId="3273C81E" w14:textId="77777777" w:rsidR="007A1F44" w:rsidRPr="00977EA3" w:rsidRDefault="007A1F44" w:rsidP="00775340">
      <w:pPr>
        <w:pStyle w:val="Corpotesto"/>
      </w:pPr>
    </w:p>
    <w:p w14:paraId="1ED10456" w14:textId="77777777" w:rsidR="007A1F44" w:rsidRPr="00977EA3" w:rsidRDefault="007A1F44" w:rsidP="00FC6E79">
      <w:pPr>
        <w:pStyle w:val="Titolo3"/>
        <w:numPr>
          <w:ilvl w:val="0"/>
          <w:numId w:val="0"/>
        </w:numPr>
        <w:tabs>
          <w:tab w:val="clear" w:pos="2160"/>
          <w:tab w:val="clear" w:pos="2880"/>
        </w:tabs>
        <w:rPr>
          <w:noProof w:val="0"/>
        </w:rPr>
      </w:pPr>
      <w:bookmarkStart w:id="1747" w:name="_Toc398544315"/>
      <w:bookmarkStart w:id="1748" w:name="_Toc398717977"/>
      <w:bookmarkStart w:id="1749" w:name="_Toc518634576"/>
      <w:r w:rsidRPr="00977EA3">
        <w:rPr>
          <w:noProof w:val="0"/>
        </w:rPr>
        <w:t>3.43.4 Interaction Diagram</w:t>
      </w:r>
      <w:bookmarkEnd w:id="1747"/>
      <w:bookmarkEnd w:id="1748"/>
      <w:bookmarkEnd w:id="1749"/>
    </w:p>
    <w:p w14:paraId="53A01E20" w14:textId="77777777" w:rsidR="007A1F44" w:rsidRPr="00977EA3" w:rsidRDefault="007A1F44" w:rsidP="00775340">
      <w:pPr>
        <w:pStyle w:val="Corpotesto"/>
        <w:jc w:val="center"/>
      </w:pPr>
    </w:p>
    <w:p w14:paraId="40B08505" w14:textId="77777777" w:rsidR="007A1F44" w:rsidRPr="00977EA3" w:rsidRDefault="002E21BE" w:rsidP="007D5862">
      <w:pPr>
        <w:pStyle w:val="Corpotesto"/>
        <w:jc w:val="center"/>
      </w:pPr>
      <w:r w:rsidRPr="00977EA3">
        <w:rPr>
          <w:noProof/>
        </w:rPr>
        <w:object w:dxaOrig="5610" w:dyaOrig="2625" w14:anchorId="38431944">
          <v:shape id="_x0000_i1055" type="#_x0000_t75" alt="" style="width:281.25pt;height:143.25pt;mso-width-percent:0;mso-height-percent:0;mso-width-percent:0;mso-height-percent:0" o:ole="">
            <v:imagedata r:id="rId112" o:title="" croptop="-6741f"/>
          </v:shape>
          <o:OLEObject Type="Embed" ProgID="Word.Picture.8" ShapeID="_x0000_i1055" DrawAspect="Content" ObjectID="_1620110879" r:id="rId113"/>
        </w:object>
      </w:r>
    </w:p>
    <w:p w14:paraId="4EEBF106" w14:textId="77777777" w:rsidR="007A1F44" w:rsidRPr="00977EA3" w:rsidRDefault="007A1F44" w:rsidP="00775340">
      <w:pPr>
        <w:pStyle w:val="Corpotesto"/>
        <w:jc w:val="center"/>
      </w:pPr>
    </w:p>
    <w:p w14:paraId="4C8A55B6" w14:textId="77777777" w:rsidR="007A1F44" w:rsidRPr="00977EA3" w:rsidRDefault="007A1F44" w:rsidP="00775340">
      <w:pPr>
        <w:pStyle w:val="Corpotesto"/>
        <w:jc w:val="center"/>
      </w:pPr>
    </w:p>
    <w:p w14:paraId="7206FB7C" w14:textId="77777777" w:rsidR="007A1F44" w:rsidRPr="00977EA3" w:rsidRDefault="007A1F44" w:rsidP="008C0C7D">
      <w:pPr>
        <w:pStyle w:val="Titolo4"/>
        <w:numPr>
          <w:ilvl w:val="0"/>
          <w:numId w:val="0"/>
        </w:numPr>
        <w:tabs>
          <w:tab w:val="clear" w:pos="2160"/>
          <w:tab w:val="clear" w:pos="2880"/>
          <w:tab w:val="clear" w:pos="3600"/>
        </w:tabs>
        <w:rPr>
          <w:noProof w:val="0"/>
        </w:rPr>
      </w:pPr>
      <w:bookmarkStart w:id="1750" w:name="_Toc80450248"/>
      <w:bookmarkStart w:id="1751" w:name="_Toc398544316"/>
      <w:r w:rsidRPr="00977EA3">
        <w:rPr>
          <w:noProof w:val="0"/>
        </w:rPr>
        <w:t>3.43.4.1 Retrieve Document</w:t>
      </w:r>
      <w:bookmarkEnd w:id="1750"/>
      <w:r w:rsidRPr="00977EA3">
        <w:rPr>
          <w:noProof w:val="0"/>
        </w:rPr>
        <w:t xml:space="preserve"> Set Request</w:t>
      </w:r>
      <w:bookmarkEnd w:id="1751"/>
      <w:r w:rsidRPr="00977EA3">
        <w:rPr>
          <w:noProof w:val="0"/>
        </w:rPr>
        <w:t xml:space="preserve"> </w:t>
      </w:r>
    </w:p>
    <w:p w14:paraId="10EAB21F" w14:textId="77777777" w:rsidR="007A1F44" w:rsidRPr="00977EA3" w:rsidRDefault="007A1F44" w:rsidP="008C0C7D">
      <w:pPr>
        <w:pStyle w:val="Titolo5"/>
        <w:numPr>
          <w:ilvl w:val="0"/>
          <w:numId w:val="0"/>
        </w:numPr>
        <w:tabs>
          <w:tab w:val="clear" w:pos="2160"/>
          <w:tab w:val="clear" w:pos="2880"/>
          <w:tab w:val="clear" w:pos="3600"/>
          <w:tab w:val="clear" w:pos="4320"/>
        </w:tabs>
        <w:rPr>
          <w:noProof w:val="0"/>
        </w:rPr>
      </w:pPr>
      <w:bookmarkStart w:id="1752" w:name="_Toc80450249"/>
      <w:r w:rsidRPr="00977EA3">
        <w:rPr>
          <w:noProof w:val="0"/>
        </w:rPr>
        <w:t>3.43.4.1.1Trigger Events</w:t>
      </w:r>
      <w:bookmarkEnd w:id="1752"/>
    </w:p>
    <w:p w14:paraId="16BFFC4C" w14:textId="7D203C9F" w:rsidR="007A1F44" w:rsidRPr="00977EA3" w:rsidRDefault="007A1F44" w:rsidP="008C0C7D">
      <w:pPr>
        <w:pStyle w:val="Corpotesto"/>
      </w:pPr>
      <w:r w:rsidRPr="00977EA3">
        <w:t xml:space="preserve">The Document Consumer obtains document(s) </w:t>
      </w:r>
      <w:proofErr w:type="spellStart"/>
      <w:r w:rsidRPr="00977EA3">
        <w:t>uniqueId</w:t>
      </w:r>
      <w:proofErr w:type="spellEnd"/>
      <w:r w:rsidRPr="00977EA3">
        <w:t xml:space="preserve"> via the Registry Stored Query transaction. If the Registry Stored Query was sent to the Initiating Gateway the Document Consumer shall address the Retrieve Document Set to the Initiating Gateway. In this case no </w:t>
      </w:r>
      <w:r w:rsidRPr="00977EA3">
        <w:lastRenderedPageBreak/>
        <w:t xml:space="preserve">resolution of </w:t>
      </w:r>
      <w:proofErr w:type="spellStart"/>
      <w:r w:rsidRPr="00977EA3">
        <w:t>repositoryUniqueId</w:t>
      </w:r>
      <w:proofErr w:type="spellEnd"/>
      <w:r w:rsidRPr="00977EA3">
        <w:t xml:space="preserve"> is needed by the Document Consumer. The Document Consumer shall specify the </w:t>
      </w:r>
      <w:proofErr w:type="spellStart"/>
      <w:r w:rsidRPr="00977EA3">
        <w:t>homeCommunityId</w:t>
      </w:r>
      <w:proofErr w:type="spellEnd"/>
      <w:r w:rsidRPr="00977EA3">
        <w:t xml:space="preserve"> element in the Retrieve Document Set transaction if it was found in the entry containing the </w:t>
      </w:r>
      <w:proofErr w:type="spellStart"/>
      <w:r w:rsidRPr="00977EA3">
        <w:t>uniqueId</w:t>
      </w:r>
      <w:proofErr w:type="spellEnd"/>
      <w:r w:rsidRPr="00977EA3">
        <w:t xml:space="preserve"> of the document being retrieved. For more information regarding the </w:t>
      </w:r>
      <w:proofErr w:type="spellStart"/>
      <w:r w:rsidRPr="00977EA3">
        <w:t>homeCommunityId</w:t>
      </w:r>
      <w:proofErr w:type="spellEnd"/>
      <w:r w:rsidR="005E791B">
        <w:t>,</w:t>
      </w:r>
      <w:r w:rsidRPr="00977EA3">
        <w:t xml:space="preserve"> see Section 3.38.4.1.2.</w:t>
      </w:r>
    </w:p>
    <w:p w14:paraId="5E3EA974" w14:textId="77777777" w:rsidR="007A1F44" w:rsidRPr="00977EA3" w:rsidRDefault="007A1F44" w:rsidP="008C0C7D">
      <w:pPr>
        <w:pStyle w:val="Corpotesto"/>
      </w:pPr>
      <w:r w:rsidRPr="00977EA3">
        <w:t xml:space="preserve">Once the document(s) </w:t>
      </w:r>
      <w:proofErr w:type="spellStart"/>
      <w:r w:rsidRPr="00977EA3">
        <w:t>uniqueId</w:t>
      </w:r>
      <w:proofErr w:type="spellEnd"/>
      <w:r w:rsidRPr="00977EA3">
        <w:t xml:space="preserve"> have been obtained, the Document Consumer will start the Retrieve Document Set Request with the Document Repository.</w:t>
      </w:r>
    </w:p>
    <w:p w14:paraId="24F7A9AC" w14:textId="77777777" w:rsidR="007A1F44" w:rsidRPr="00977EA3" w:rsidRDefault="007A1F44" w:rsidP="008C0C7D">
      <w:pPr>
        <w:pStyle w:val="Titolo5"/>
        <w:numPr>
          <w:ilvl w:val="0"/>
          <w:numId w:val="0"/>
        </w:numPr>
        <w:tabs>
          <w:tab w:val="clear" w:pos="2160"/>
          <w:tab w:val="clear" w:pos="2880"/>
          <w:tab w:val="clear" w:pos="3600"/>
          <w:tab w:val="clear" w:pos="4320"/>
        </w:tabs>
        <w:rPr>
          <w:noProof w:val="0"/>
        </w:rPr>
      </w:pPr>
      <w:r w:rsidRPr="00977EA3">
        <w:rPr>
          <w:noProof w:val="0"/>
        </w:rPr>
        <w:t>3.43.4.1.2 Message Semantics</w:t>
      </w:r>
    </w:p>
    <w:p w14:paraId="4C34FFDA" w14:textId="77777777" w:rsidR="007A1F44" w:rsidRPr="00977EA3" w:rsidRDefault="007A1F44" w:rsidP="008C0C7D">
      <w:pPr>
        <w:pStyle w:val="Corpotesto"/>
      </w:pPr>
      <w:r w:rsidRPr="00977EA3">
        <w:t>The Retrieve Document Set Request shall carry the following information:</w:t>
      </w:r>
    </w:p>
    <w:p w14:paraId="28483C44" w14:textId="77777777" w:rsidR="008E3CF3" w:rsidRPr="00977EA3" w:rsidRDefault="007A1F44" w:rsidP="00EC243F">
      <w:pPr>
        <w:pStyle w:val="Puntoelenco2"/>
      </w:pPr>
      <w:r w:rsidRPr="00977EA3">
        <w:t xml:space="preserve">A required </w:t>
      </w:r>
      <w:proofErr w:type="spellStart"/>
      <w:r w:rsidRPr="00977EA3">
        <w:t>repositoryUniqueId</w:t>
      </w:r>
      <w:proofErr w:type="spellEnd"/>
      <w:r w:rsidRPr="00977EA3">
        <w:t xml:space="preserve"> that identifies the repository from which the document is to be retrieved. This value corresponds to </w:t>
      </w:r>
      <w:proofErr w:type="spellStart"/>
      <w:r w:rsidRPr="00977EA3">
        <w:t>XDSDocumentEntry.repositoryUniqueId</w:t>
      </w:r>
      <w:proofErr w:type="spellEnd"/>
      <w:r w:rsidRPr="00977EA3">
        <w:t>.</w:t>
      </w:r>
    </w:p>
    <w:p w14:paraId="763CD005" w14:textId="77777777" w:rsidR="008E3CF3" w:rsidRPr="00977EA3" w:rsidRDefault="007A1F44" w:rsidP="00EC243F">
      <w:pPr>
        <w:pStyle w:val="Puntoelenco2"/>
      </w:pPr>
      <w:r w:rsidRPr="00977EA3">
        <w:t xml:space="preserve">A required </w:t>
      </w:r>
      <w:proofErr w:type="spellStart"/>
      <w:r w:rsidRPr="00977EA3">
        <w:t>documentUniqueId</w:t>
      </w:r>
      <w:proofErr w:type="spellEnd"/>
      <w:r w:rsidRPr="00977EA3">
        <w:t xml:space="preserve"> that identifies the document within the repository. This value corresponds to the </w:t>
      </w:r>
      <w:proofErr w:type="spellStart"/>
      <w:r w:rsidRPr="00977EA3">
        <w:t>XDSDocumentEntry.uniqueId</w:t>
      </w:r>
      <w:proofErr w:type="spellEnd"/>
      <w:r w:rsidRPr="00977EA3">
        <w:t>.</w:t>
      </w:r>
    </w:p>
    <w:p w14:paraId="16054F6C" w14:textId="52ED82B5" w:rsidR="008E3CF3" w:rsidRPr="00977EA3" w:rsidRDefault="007A1F44" w:rsidP="00EC243F">
      <w:pPr>
        <w:pStyle w:val="Puntoelenco2"/>
      </w:pPr>
      <w:r w:rsidRPr="00977EA3">
        <w:t xml:space="preserve">If available, the </w:t>
      </w:r>
      <w:proofErr w:type="spellStart"/>
      <w:r w:rsidRPr="00977EA3">
        <w:t>homeCommunityId</w:t>
      </w:r>
      <w:proofErr w:type="spellEnd"/>
      <w:r w:rsidRPr="00977EA3">
        <w:t xml:space="preserve"> element that identifies the community holding the document. The </w:t>
      </w:r>
      <w:proofErr w:type="spellStart"/>
      <w:r w:rsidRPr="00977EA3">
        <w:t>homeCommunityId</w:t>
      </w:r>
      <w:proofErr w:type="spellEnd"/>
      <w:r w:rsidRPr="00977EA3">
        <w:t xml:space="preserve"> element shall be specified if the </w:t>
      </w:r>
      <w:proofErr w:type="spellStart"/>
      <w:r w:rsidRPr="00977EA3">
        <w:t>XDSDocumentEntry</w:t>
      </w:r>
      <w:proofErr w:type="spellEnd"/>
      <w:r w:rsidRPr="00977EA3">
        <w:t xml:space="preserve"> containing the </w:t>
      </w:r>
      <w:proofErr w:type="spellStart"/>
      <w:r w:rsidRPr="00977EA3">
        <w:t>uniqueId</w:t>
      </w:r>
      <w:proofErr w:type="spellEnd"/>
      <w:r w:rsidRPr="00977EA3">
        <w:t xml:space="preserve"> of the document contains the </w:t>
      </w:r>
      <w:proofErr w:type="spellStart"/>
      <w:r w:rsidRPr="00977EA3">
        <w:t>homeCommunityId</w:t>
      </w:r>
      <w:proofErr w:type="spellEnd"/>
      <w:r w:rsidRPr="00977EA3">
        <w:t xml:space="preserve"> attribute. See ITI TF-2a: 3.18.4.1.2 for details.</w:t>
      </w:r>
    </w:p>
    <w:p w14:paraId="64C4A299" w14:textId="77777777" w:rsidR="007A1F44" w:rsidRPr="00977EA3" w:rsidRDefault="007A1F44" w:rsidP="008C0C7D">
      <w:pPr>
        <w:pStyle w:val="Corpotesto"/>
      </w:pPr>
      <w:r w:rsidRPr="00977EA3">
        <w:t xml:space="preserve">The </w:t>
      </w:r>
      <w:proofErr w:type="spellStart"/>
      <w:r w:rsidRPr="00977EA3">
        <w:t>repositoryUniqueId</w:t>
      </w:r>
      <w:proofErr w:type="spellEnd"/>
      <w:r w:rsidRPr="00977EA3">
        <w:t xml:space="preserve"> associated to each document requested can be different therefore allowing a single request to identify multiple repositories.</w:t>
      </w:r>
    </w:p>
    <w:p w14:paraId="669EA28B" w14:textId="77777777" w:rsidR="007A1F44" w:rsidRPr="00977EA3" w:rsidRDefault="007A1F44" w:rsidP="008C0C7D">
      <w:pPr>
        <w:pStyle w:val="Titolo5"/>
        <w:numPr>
          <w:ilvl w:val="0"/>
          <w:numId w:val="0"/>
        </w:numPr>
        <w:tabs>
          <w:tab w:val="clear" w:pos="2160"/>
          <w:tab w:val="clear" w:pos="2880"/>
          <w:tab w:val="clear" w:pos="3600"/>
          <w:tab w:val="clear" w:pos="4320"/>
        </w:tabs>
        <w:rPr>
          <w:noProof w:val="0"/>
        </w:rPr>
      </w:pPr>
      <w:r w:rsidRPr="00977EA3">
        <w:rPr>
          <w:noProof w:val="0"/>
        </w:rPr>
        <w:t>3.43.4.1.3 Expected Actions</w:t>
      </w:r>
    </w:p>
    <w:p w14:paraId="6ECE9BF7" w14:textId="77777777" w:rsidR="007A1F44" w:rsidRPr="00977EA3" w:rsidRDefault="007A1F44" w:rsidP="008C0C7D">
      <w:pPr>
        <w:pStyle w:val="Corpotesto"/>
      </w:pPr>
      <w:bookmarkStart w:id="1753" w:name="_Toc80450250"/>
      <w:r w:rsidRPr="00977EA3">
        <w:t>When receiving a Retrieve Document Set Request, a Document Repository or an Initiating Gateway shall generate a Retrieve Document Set Response containing the requested documents or error codes if the documents could not be retrieved.</w:t>
      </w:r>
    </w:p>
    <w:p w14:paraId="07423B09" w14:textId="77777777" w:rsidR="007A1F44" w:rsidRPr="00977EA3" w:rsidRDefault="007A1F44" w:rsidP="008C0C7D">
      <w:pPr>
        <w:pStyle w:val="Corpotesto"/>
      </w:pPr>
      <w:r w:rsidRPr="00977EA3">
        <w:t xml:space="preserve">An XCA Initiating Gateway receiving the Retrieve Document Set Request shall use the </w:t>
      </w:r>
      <w:proofErr w:type="spellStart"/>
      <w:r w:rsidRPr="00977EA3">
        <w:t>homeCommunityId</w:t>
      </w:r>
      <w:proofErr w:type="spellEnd"/>
      <w:r w:rsidRPr="00977EA3">
        <w:t xml:space="preserve"> to obtain the Web Services endpoint of the Responding Gateways or, in the case where </w:t>
      </w:r>
      <w:proofErr w:type="spellStart"/>
      <w:r w:rsidRPr="00977EA3">
        <w:t>homeCommunityId</w:t>
      </w:r>
      <w:proofErr w:type="spellEnd"/>
      <w:r w:rsidRPr="00977EA3">
        <w:t xml:space="preserve"> identifies the local community, use the </w:t>
      </w:r>
      <w:proofErr w:type="spellStart"/>
      <w:r w:rsidRPr="00977EA3">
        <w:t>repositoryUniqueId</w:t>
      </w:r>
      <w:proofErr w:type="spellEnd"/>
      <w:r w:rsidRPr="00977EA3">
        <w:t xml:space="preserve"> to obtain the Web Services endpoint of the Document Repositories. The process of obtaining the Web Services endpoint is not further specified in this transaction. The Initiating Gateway shall send Cross Gateway Retrieves/Retrieve Document Set transactions to each appropriate Responding Gateway/Document Repository, consolidate the results, and return them to the Document Consumer.</w:t>
      </w:r>
    </w:p>
    <w:p w14:paraId="12DF75C1" w14:textId="77777777" w:rsidR="007A1F44" w:rsidRPr="00977EA3" w:rsidRDefault="007A1F44" w:rsidP="008C0C7D">
      <w:pPr>
        <w:pStyle w:val="Titolo6"/>
        <w:numPr>
          <w:ilvl w:val="0"/>
          <w:numId w:val="0"/>
        </w:numPr>
        <w:tabs>
          <w:tab w:val="clear" w:pos="2160"/>
          <w:tab w:val="clear" w:pos="2880"/>
          <w:tab w:val="clear" w:pos="3600"/>
          <w:tab w:val="clear" w:pos="4320"/>
          <w:tab w:val="clear" w:pos="5040"/>
        </w:tabs>
        <w:rPr>
          <w:noProof w:val="0"/>
        </w:rPr>
      </w:pPr>
      <w:r w:rsidRPr="00977EA3">
        <w:rPr>
          <w:noProof w:val="0"/>
        </w:rPr>
        <w:t>3.43.4.1.3.1 Basic Patient Privacy Enforcement Option</w:t>
      </w:r>
    </w:p>
    <w:p w14:paraId="21B52A68" w14:textId="77777777" w:rsidR="007A1F44" w:rsidRPr="00ED4370" w:rsidRDefault="007A1F44" w:rsidP="008C0C7D">
      <w:pPr>
        <w:pStyle w:val="Corpotesto"/>
      </w:pPr>
      <w:r w:rsidRPr="00ED4370">
        <w:t xml:space="preserve">If the Basic Patient Privacy Enforcement Option is implemented: </w:t>
      </w:r>
    </w:p>
    <w:p w14:paraId="3E28A196" w14:textId="5B8CDA75" w:rsidR="008E3CF3" w:rsidRPr="00977EA3" w:rsidRDefault="007A1F44" w:rsidP="00EC243F">
      <w:pPr>
        <w:pStyle w:val="Numeroelenco2"/>
        <w:numPr>
          <w:ilvl w:val="0"/>
          <w:numId w:val="6"/>
        </w:numPr>
      </w:pPr>
      <w:r w:rsidRPr="00977EA3">
        <w:t xml:space="preserve">The Document Consumer shall abide by the XDS Affinity Domain Policies represented by the </w:t>
      </w:r>
      <w:proofErr w:type="spellStart"/>
      <w:r w:rsidRPr="00977EA3">
        <w:t>confidentialityCode</w:t>
      </w:r>
      <w:proofErr w:type="spellEnd"/>
      <w:r w:rsidRPr="00977EA3">
        <w:t xml:space="preserve"> in the metadata associated with the document. The Document Consumer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 </w:t>
      </w:r>
    </w:p>
    <w:p w14:paraId="332042F6" w14:textId="77777777" w:rsidR="0064320A" w:rsidRPr="00977EA3" w:rsidRDefault="007A1F44" w:rsidP="00EC243F">
      <w:pPr>
        <w:pStyle w:val="Numeroelenco2"/>
        <w:numPr>
          <w:ilvl w:val="0"/>
          <w:numId w:val="19"/>
        </w:numPr>
      </w:pPr>
      <w:r w:rsidRPr="00977EA3">
        <w:lastRenderedPageBreak/>
        <w:t>The Document Consumer shall be able to be configured with Patient Privacy Policies, Patient Privacy Policy Identifiers (OIDs) and associated information necessary to understand and enforce the XDS Affinity Domain Policy. The details of this are product specific and not specified by IHE.</w:t>
      </w:r>
    </w:p>
    <w:p w14:paraId="405044BD" w14:textId="214702D4" w:rsidR="00D004F9" w:rsidRPr="00977EA3" w:rsidRDefault="00D004F9" w:rsidP="00D004F9">
      <w:pPr>
        <w:pStyle w:val="Titolo6"/>
        <w:numPr>
          <w:ilvl w:val="0"/>
          <w:numId w:val="0"/>
        </w:numPr>
        <w:tabs>
          <w:tab w:val="clear" w:pos="2160"/>
          <w:tab w:val="clear" w:pos="2880"/>
          <w:tab w:val="clear" w:pos="3600"/>
          <w:tab w:val="clear" w:pos="4320"/>
          <w:tab w:val="clear" w:pos="5040"/>
        </w:tabs>
        <w:rPr>
          <w:noProof w:val="0"/>
        </w:rPr>
      </w:pPr>
      <w:r w:rsidRPr="00977EA3">
        <w:rPr>
          <w:noProof w:val="0"/>
        </w:rPr>
        <w:t>3.43.4.1.3.2 Delayed Document Assembly Option</w:t>
      </w:r>
    </w:p>
    <w:p w14:paraId="732B4289" w14:textId="0959FF99" w:rsidR="00D004F9" w:rsidRPr="00977EA3" w:rsidRDefault="00D004F9" w:rsidP="00D004F9">
      <w:pPr>
        <w:pStyle w:val="Corpotesto"/>
        <w:rPr>
          <w:rStyle w:val="InsertText"/>
          <w:b w:val="0"/>
          <w:u w:val="none"/>
        </w:rPr>
      </w:pPr>
      <w:r w:rsidRPr="00977EA3">
        <w:rPr>
          <w:rStyle w:val="InsertText"/>
          <w:b w:val="0"/>
          <w:u w:val="none"/>
        </w:rPr>
        <w:t>If an Integrated Document Source/Repository supports the Delayed Document Assembly Option and has registered the document being retrieved with</w:t>
      </w:r>
    </w:p>
    <w:p w14:paraId="5DA4790E" w14:textId="77777777" w:rsidR="00D004F9" w:rsidRPr="00977EA3" w:rsidRDefault="00D004F9" w:rsidP="00D004F9">
      <w:pPr>
        <w:pStyle w:val="Puntoelenco2"/>
        <w:numPr>
          <w:ilvl w:val="0"/>
          <w:numId w:val="2"/>
        </w:numPr>
        <w:rPr>
          <w:rStyle w:val="InsertText"/>
          <w:rFonts w:eastAsia="Arial"/>
          <w:b w:val="0"/>
          <w:u w:val="none"/>
        </w:rPr>
      </w:pPr>
      <w:r w:rsidRPr="00977EA3">
        <w:rPr>
          <w:rStyle w:val="InsertText"/>
          <w:rFonts w:eastAsia="Arial"/>
          <w:b w:val="0"/>
          <w:u w:val="none"/>
        </w:rPr>
        <w:t>size = 0 (zero)</w:t>
      </w:r>
    </w:p>
    <w:p w14:paraId="09C4EE86" w14:textId="77777777" w:rsidR="00D004F9" w:rsidRPr="00977EA3" w:rsidRDefault="00D004F9" w:rsidP="00D004F9">
      <w:pPr>
        <w:pStyle w:val="Puntoelenco2"/>
        <w:numPr>
          <w:ilvl w:val="0"/>
          <w:numId w:val="2"/>
        </w:numPr>
        <w:rPr>
          <w:rStyle w:val="InsertText"/>
          <w:rFonts w:eastAsia="Arial"/>
          <w:b w:val="0"/>
          <w:u w:val="none"/>
        </w:rPr>
      </w:pPr>
      <w:r w:rsidRPr="00977EA3">
        <w:rPr>
          <w:rStyle w:val="InsertText"/>
          <w:rFonts w:eastAsia="Arial"/>
          <w:b w:val="0"/>
          <w:u w:val="none"/>
        </w:rPr>
        <w:t>hash = da39a3ee5e6b4b0d3255bfef95601890afd80709 (SHA1 hash of a zero length file)</w:t>
      </w:r>
    </w:p>
    <w:p w14:paraId="62FF3563" w14:textId="337B8A66" w:rsidR="00D004F9" w:rsidRPr="00977EA3" w:rsidRDefault="00DE346D" w:rsidP="00D004F9">
      <w:pPr>
        <w:pStyle w:val="Corpotesto"/>
        <w:rPr>
          <w:rStyle w:val="InsertText"/>
          <w:b w:val="0"/>
          <w:u w:val="none"/>
        </w:rPr>
      </w:pPr>
      <w:r w:rsidRPr="00977EA3">
        <w:rPr>
          <w:rStyle w:val="InsertText"/>
          <w:b w:val="0"/>
          <w:u w:val="none"/>
        </w:rPr>
        <w:t>then i</w:t>
      </w:r>
      <w:r w:rsidR="00D004F9" w:rsidRPr="00977EA3">
        <w:rPr>
          <w:rStyle w:val="InsertText"/>
          <w:b w:val="0"/>
          <w:u w:val="none"/>
        </w:rPr>
        <w:t>t shall:</w:t>
      </w:r>
    </w:p>
    <w:p w14:paraId="73B00555" w14:textId="77777777" w:rsidR="00D004F9" w:rsidRPr="00977EA3" w:rsidRDefault="00D004F9" w:rsidP="00D004F9">
      <w:pPr>
        <w:pStyle w:val="Puntoelenco2"/>
        <w:numPr>
          <w:ilvl w:val="0"/>
          <w:numId w:val="2"/>
        </w:numPr>
        <w:rPr>
          <w:rStyle w:val="InsertText"/>
          <w:b w:val="0"/>
          <w:u w:val="none"/>
        </w:rPr>
      </w:pPr>
      <w:r w:rsidRPr="00977EA3">
        <w:rPr>
          <w:rStyle w:val="InsertText"/>
          <w:b w:val="0"/>
          <w:u w:val="none"/>
        </w:rPr>
        <w:t>Assemble into a complete document the content identified at the time the Integrated Document Source/Repository registered the associated Stable Document Entry in the Document Registry.</w:t>
      </w:r>
    </w:p>
    <w:p w14:paraId="42C97D13" w14:textId="77777777" w:rsidR="00D004F9" w:rsidRPr="00977EA3" w:rsidRDefault="00D004F9" w:rsidP="00D004F9">
      <w:pPr>
        <w:pStyle w:val="Puntoelenco2"/>
        <w:numPr>
          <w:ilvl w:val="0"/>
          <w:numId w:val="2"/>
        </w:numPr>
        <w:rPr>
          <w:rStyle w:val="InsertText"/>
          <w:b w:val="0"/>
          <w:u w:val="none"/>
        </w:rPr>
      </w:pPr>
      <w:r w:rsidRPr="00977EA3">
        <w:rPr>
          <w:rStyle w:val="InsertText"/>
          <w:b w:val="0"/>
          <w:u w:val="none"/>
        </w:rPr>
        <w:t>Return the assembled document in response to the Retrieve Document Set Request</w:t>
      </w:r>
    </w:p>
    <w:p w14:paraId="18F72182" w14:textId="77777777" w:rsidR="00D004F9" w:rsidRPr="00977EA3" w:rsidRDefault="00D004F9" w:rsidP="00D004F9">
      <w:pPr>
        <w:pStyle w:val="Puntoelenco2"/>
        <w:numPr>
          <w:ilvl w:val="0"/>
          <w:numId w:val="2"/>
        </w:numPr>
        <w:rPr>
          <w:rStyle w:val="InsertText"/>
          <w:b w:val="0"/>
          <w:u w:val="none"/>
        </w:rPr>
      </w:pPr>
      <w:r w:rsidRPr="00977EA3">
        <w:rPr>
          <w:rStyle w:val="InsertText"/>
          <w:b w:val="0"/>
          <w:u w:val="none"/>
        </w:rPr>
        <w:t>Save the assembled document for future retrievals since all future retrievals shall return the identical content.</w:t>
      </w:r>
    </w:p>
    <w:p w14:paraId="37CBCE1C" w14:textId="3B14564C" w:rsidR="008E3CF3" w:rsidRPr="00977EA3" w:rsidRDefault="00D004F9" w:rsidP="007456CC">
      <w:pPr>
        <w:pStyle w:val="Puntoelenco2"/>
        <w:numPr>
          <w:ilvl w:val="0"/>
          <w:numId w:val="2"/>
        </w:numPr>
      </w:pPr>
      <w:r w:rsidRPr="00977EA3">
        <w:rPr>
          <w:rStyle w:val="InsertText"/>
          <w:b w:val="0"/>
          <w:u w:val="none"/>
        </w:rPr>
        <w:t xml:space="preserve">Update the Stable Document Entry in the Document Registry with the size and hash values consistent with the assembled document. This update shall be accomplished by grouping with the Document Administrator in the </w:t>
      </w:r>
      <w:proofErr w:type="spellStart"/>
      <w:r w:rsidRPr="00977EA3">
        <w:rPr>
          <w:rStyle w:val="InsertText"/>
          <w:b w:val="0"/>
          <w:u w:val="none"/>
        </w:rPr>
        <w:t>XDS.b</w:t>
      </w:r>
      <w:proofErr w:type="spellEnd"/>
      <w:r w:rsidRPr="00977EA3">
        <w:rPr>
          <w:rStyle w:val="InsertText"/>
          <w:b w:val="0"/>
          <w:u w:val="none"/>
        </w:rPr>
        <w:t xml:space="preserve"> </w:t>
      </w:r>
      <w:r w:rsidR="00EC3194">
        <w:rPr>
          <w:rStyle w:val="InsertText"/>
          <w:b w:val="0"/>
          <w:u w:val="none"/>
        </w:rPr>
        <w:t>Profile</w:t>
      </w:r>
      <w:r w:rsidRPr="00977EA3">
        <w:rPr>
          <w:rStyle w:val="InsertText"/>
          <w:b w:val="0"/>
          <w:u w:val="none"/>
        </w:rPr>
        <w:t xml:space="preserve"> and using the Update Document Set </w:t>
      </w:r>
      <w:r w:rsidR="00DE346D" w:rsidRPr="00977EA3">
        <w:rPr>
          <w:rStyle w:val="InsertText"/>
          <w:b w:val="0"/>
          <w:u w:val="none"/>
        </w:rPr>
        <w:t>[</w:t>
      </w:r>
      <w:r w:rsidRPr="00977EA3">
        <w:rPr>
          <w:rStyle w:val="InsertText"/>
          <w:b w:val="0"/>
          <w:u w:val="none"/>
        </w:rPr>
        <w:t>ITI-57</w:t>
      </w:r>
      <w:r w:rsidR="00DE346D" w:rsidRPr="00977EA3">
        <w:rPr>
          <w:rStyle w:val="InsertText"/>
          <w:b w:val="0"/>
          <w:u w:val="none"/>
        </w:rPr>
        <w:t>]</w:t>
      </w:r>
      <w:r w:rsidRPr="00977EA3">
        <w:rPr>
          <w:rStyle w:val="InsertText"/>
          <w:b w:val="0"/>
          <w:u w:val="none"/>
        </w:rPr>
        <w:t xml:space="preserve"> transaction.</w:t>
      </w:r>
    </w:p>
    <w:p w14:paraId="20AEE11D" w14:textId="77777777" w:rsidR="007A1F44" w:rsidRPr="00977EA3" w:rsidRDefault="007A1F44" w:rsidP="008C0C7D">
      <w:pPr>
        <w:pStyle w:val="Titolo4"/>
        <w:numPr>
          <w:ilvl w:val="0"/>
          <w:numId w:val="0"/>
        </w:numPr>
        <w:tabs>
          <w:tab w:val="clear" w:pos="2160"/>
          <w:tab w:val="clear" w:pos="2880"/>
          <w:tab w:val="clear" w:pos="3600"/>
        </w:tabs>
        <w:rPr>
          <w:noProof w:val="0"/>
        </w:rPr>
      </w:pPr>
      <w:bookmarkStart w:id="1754" w:name="_Toc398544317"/>
      <w:r w:rsidRPr="00977EA3">
        <w:rPr>
          <w:noProof w:val="0"/>
        </w:rPr>
        <w:t>3.43.4.2 Retrieve Document Set Response</w:t>
      </w:r>
      <w:bookmarkEnd w:id="1754"/>
    </w:p>
    <w:p w14:paraId="6FFEE050" w14:textId="77777777" w:rsidR="007A1F44" w:rsidRPr="00977EA3" w:rsidRDefault="007A1F44" w:rsidP="008C0C7D">
      <w:pPr>
        <w:pStyle w:val="Titolo5"/>
        <w:numPr>
          <w:ilvl w:val="0"/>
          <w:numId w:val="0"/>
        </w:numPr>
        <w:tabs>
          <w:tab w:val="clear" w:pos="2160"/>
          <w:tab w:val="clear" w:pos="2880"/>
          <w:tab w:val="clear" w:pos="3600"/>
          <w:tab w:val="clear" w:pos="4320"/>
        </w:tabs>
        <w:rPr>
          <w:noProof w:val="0"/>
        </w:rPr>
      </w:pPr>
      <w:r w:rsidRPr="00977EA3">
        <w:rPr>
          <w:noProof w:val="0"/>
        </w:rPr>
        <w:t>3.43.4.2.1 Trigger Events</w:t>
      </w:r>
    </w:p>
    <w:p w14:paraId="1FF0418B" w14:textId="77777777" w:rsidR="007A1F44" w:rsidRPr="00977EA3" w:rsidRDefault="007A1F44" w:rsidP="008C0C7D">
      <w:pPr>
        <w:pStyle w:val="Corpotesto"/>
      </w:pPr>
      <w:r w:rsidRPr="00977EA3">
        <w:t>This message will be triggered by a Retrieve Document Set Request Message</w:t>
      </w:r>
    </w:p>
    <w:p w14:paraId="5F0F3B4D" w14:textId="77777777" w:rsidR="007A1F44" w:rsidRPr="00977EA3" w:rsidRDefault="007A1F44" w:rsidP="008C0C7D">
      <w:pPr>
        <w:pStyle w:val="Titolo5"/>
        <w:numPr>
          <w:ilvl w:val="0"/>
          <w:numId w:val="0"/>
        </w:numPr>
        <w:tabs>
          <w:tab w:val="clear" w:pos="2160"/>
          <w:tab w:val="clear" w:pos="2880"/>
          <w:tab w:val="clear" w:pos="3600"/>
          <w:tab w:val="clear" w:pos="4320"/>
        </w:tabs>
        <w:rPr>
          <w:noProof w:val="0"/>
        </w:rPr>
      </w:pPr>
      <w:r w:rsidRPr="00977EA3">
        <w:rPr>
          <w:noProof w:val="0"/>
        </w:rPr>
        <w:t>3.43.4.2.2 Message Semantics</w:t>
      </w:r>
    </w:p>
    <w:p w14:paraId="6662CF96" w14:textId="77777777" w:rsidR="007A1F44" w:rsidRPr="00977EA3" w:rsidRDefault="007A1F44" w:rsidP="001E3511">
      <w:pPr>
        <w:pStyle w:val="Corpotesto"/>
      </w:pPr>
      <w:r w:rsidRPr="00977EA3">
        <w:t>The Retrieve Document Set Response Message shall carry the following information, for each of the returned documents:</w:t>
      </w:r>
    </w:p>
    <w:p w14:paraId="77C2ACCB" w14:textId="77777777" w:rsidR="008E3CF3" w:rsidRPr="00977EA3" w:rsidRDefault="007A1F44" w:rsidP="00EC243F">
      <w:pPr>
        <w:pStyle w:val="Puntoelenco2"/>
      </w:pPr>
      <w:r w:rsidRPr="00977EA3">
        <w:t xml:space="preserve">A </w:t>
      </w:r>
      <w:proofErr w:type="spellStart"/>
      <w:r w:rsidRPr="00977EA3">
        <w:t>homeCommunityId</w:t>
      </w:r>
      <w:proofErr w:type="spellEnd"/>
      <w:r w:rsidRPr="00977EA3">
        <w:t xml:space="preserve">. This value shall be the same as the </w:t>
      </w:r>
      <w:proofErr w:type="spellStart"/>
      <w:r w:rsidRPr="00977EA3">
        <w:t>homeCommunityId</w:t>
      </w:r>
      <w:proofErr w:type="spellEnd"/>
      <w:r w:rsidRPr="00977EA3">
        <w:t xml:space="preserve"> value in the Retrieve Document Set Request Message. If the </w:t>
      </w:r>
      <w:proofErr w:type="spellStart"/>
      <w:r w:rsidRPr="00977EA3">
        <w:t>homeCommunityId</w:t>
      </w:r>
      <w:proofErr w:type="spellEnd"/>
      <w:r w:rsidRPr="00977EA3">
        <w:t xml:space="preserve"> value is not present in the Retrieve Document Set Request Message, this shall not be present.</w:t>
      </w:r>
    </w:p>
    <w:p w14:paraId="026BD8E4" w14:textId="77777777" w:rsidR="008E3CF3" w:rsidRPr="00977EA3" w:rsidRDefault="007A1F44" w:rsidP="00EC243F">
      <w:pPr>
        <w:pStyle w:val="Puntoelenco2"/>
      </w:pPr>
      <w:r w:rsidRPr="00977EA3">
        <w:t xml:space="preserve">A required </w:t>
      </w:r>
      <w:proofErr w:type="spellStart"/>
      <w:r w:rsidRPr="00977EA3">
        <w:t>repositoryUniqueId</w:t>
      </w:r>
      <w:proofErr w:type="spellEnd"/>
      <w:r w:rsidRPr="00977EA3">
        <w:t xml:space="preserve"> that identifies the repository from which the document is to be retrieved. This value shall be the same as the value of the </w:t>
      </w:r>
      <w:proofErr w:type="spellStart"/>
      <w:r w:rsidRPr="00977EA3">
        <w:t>repositoryUniqueId</w:t>
      </w:r>
      <w:proofErr w:type="spellEnd"/>
      <w:r w:rsidRPr="00977EA3">
        <w:t xml:space="preserve"> in the original Retrieve Document Set Request Message. This value corresponds to </w:t>
      </w:r>
      <w:proofErr w:type="spellStart"/>
      <w:r w:rsidRPr="00977EA3">
        <w:t>XDSDocumentEntry.repositoryUniqueId</w:t>
      </w:r>
      <w:proofErr w:type="spellEnd"/>
      <w:r w:rsidRPr="00977EA3">
        <w:t>.</w:t>
      </w:r>
    </w:p>
    <w:p w14:paraId="7E6C6117" w14:textId="77777777" w:rsidR="008E3CF3" w:rsidRPr="00977EA3" w:rsidRDefault="007A1F44" w:rsidP="00EC243F">
      <w:pPr>
        <w:pStyle w:val="Puntoelenco2"/>
      </w:pPr>
      <w:r w:rsidRPr="00977EA3">
        <w:lastRenderedPageBreak/>
        <w:t xml:space="preserve">A required </w:t>
      </w:r>
      <w:proofErr w:type="spellStart"/>
      <w:r w:rsidRPr="00977EA3">
        <w:t>documentUniqueId</w:t>
      </w:r>
      <w:proofErr w:type="spellEnd"/>
      <w:r w:rsidRPr="00977EA3">
        <w:t xml:space="preserve"> that identifies the document within the repository. This value shall be the same as the </w:t>
      </w:r>
      <w:proofErr w:type="spellStart"/>
      <w:r w:rsidRPr="00977EA3">
        <w:t>documentUniqueId</w:t>
      </w:r>
      <w:proofErr w:type="spellEnd"/>
      <w:r w:rsidRPr="00977EA3">
        <w:t xml:space="preserve"> in the original Retrieve Document Set Request Message. This value corresponds to the </w:t>
      </w:r>
      <w:proofErr w:type="spellStart"/>
      <w:r w:rsidRPr="00977EA3">
        <w:t>XDSDocumentEntry.uniqueId</w:t>
      </w:r>
      <w:proofErr w:type="spellEnd"/>
      <w:r w:rsidRPr="00977EA3">
        <w:t>.</w:t>
      </w:r>
    </w:p>
    <w:p w14:paraId="1ED5AD64" w14:textId="77777777" w:rsidR="008E3CF3" w:rsidRPr="00977EA3" w:rsidRDefault="007A1F44" w:rsidP="00EC243F">
      <w:pPr>
        <w:pStyle w:val="Puntoelenco2"/>
      </w:pPr>
      <w:r w:rsidRPr="00977EA3">
        <w:t xml:space="preserve">The retrieved document as a XOP </w:t>
      </w:r>
      <w:proofErr w:type="spellStart"/>
      <w:r w:rsidRPr="00977EA3">
        <w:t>Infoset</w:t>
      </w:r>
      <w:proofErr w:type="spellEnd"/>
    </w:p>
    <w:p w14:paraId="06698D74" w14:textId="77777777" w:rsidR="008E3CF3" w:rsidRPr="00977EA3" w:rsidRDefault="007A1F44" w:rsidP="00EC243F">
      <w:pPr>
        <w:pStyle w:val="Puntoelenco2"/>
      </w:pPr>
      <w:r w:rsidRPr="00977EA3">
        <w:t>The MIME type of the retrieved document</w:t>
      </w:r>
    </w:p>
    <w:p w14:paraId="1A64507E" w14:textId="77777777" w:rsidR="008E3CF3" w:rsidRPr="00977EA3" w:rsidRDefault="007A1F44" w:rsidP="00EC243F">
      <w:pPr>
        <w:pStyle w:val="Puntoelenco2"/>
      </w:pPr>
      <w:r w:rsidRPr="00977EA3">
        <w:t>Errors or warnings in case the document(s) could not be retrieved successfully</w:t>
      </w:r>
    </w:p>
    <w:p w14:paraId="1570B1D7" w14:textId="77777777" w:rsidR="007A1F44" w:rsidRPr="00977EA3" w:rsidRDefault="007A1F44" w:rsidP="00D372D5">
      <w:pPr>
        <w:pStyle w:val="Corpotesto"/>
      </w:pPr>
      <w:r w:rsidRPr="00977EA3">
        <w:t xml:space="preserve">If the </w:t>
      </w:r>
      <w:proofErr w:type="spellStart"/>
      <w:r w:rsidRPr="00977EA3">
        <w:t>documentUniqueId</w:t>
      </w:r>
      <w:proofErr w:type="spellEnd"/>
      <w:r w:rsidRPr="00977EA3">
        <w:t xml:space="preserve"> is associated with an On-Demand Document Entry, the Retrieve Document Set Response Message shall contain a </w:t>
      </w:r>
      <w:proofErr w:type="spellStart"/>
      <w:r w:rsidRPr="00977EA3">
        <w:t>NewDocumentUniqueId</w:t>
      </w:r>
      <w:proofErr w:type="spellEnd"/>
      <w:r w:rsidRPr="00977EA3">
        <w:t xml:space="preserve"> element that identifies the document that is returned in the Retrieve Document Set Response. This identifier shall be different than the </w:t>
      </w:r>
      <w:proofErr w:type="spellStart"/>
      <w:r w:rsidRPr="00977EA3">
        <w:t>DocumentUniqueId</w:t>
      </w:r>
      <w:proofErr w:type="spellEnd"/>
      <w:r w:rsidRPr="00977EA3">
        <w:t xml:space="preserve"> element which identifies the On-Demand Document Entry. The Retrieve Document Set Response Message may also include a </w:t>
      </w:r>
      <w:proofErr w:type="spellStart"/>
      <w:r w:rsidRPr="00977EA3">
        <w:t>NewRepositoryUniqueId</w:t>
      </w:r>
      <w:proofErr w:type="spellEnd"/>
      <w:r w:rsidRPr="00977EA3">
        <w:t xml:space="preserve"> element that identifies the Document Repository which holds the document returned in the Retrieve Document Set Response. If this element is not included, the document returned in the response has not been persisted for later retrieval. If the On-Demand Document Source implements the Persistence of Retrieved Documents Option, this element shall be specified. If a future Retrieve Document Set Message for the same </w:t>
      </w:r>
      <w:proofErr w:type="spellStart"/>
      <w:r w:rsidRPr="00977EA3">
        <w:t>DocumentUniqueId</w:t>
      </w:r>
      <w:proofErr w:type="spellEnd"/>
      <w:r w:rsidRPr="00977EA3">
        <w:t xml:space="preserve"> returns the same </w:t>
      </w:r>
      <w:proofErr w:type="spellStart"/>
      <w:r w:rsidRPr="00977EA3">
        <w:t>NewDocumentUniqueId</w:t>
      </w:r>
      <w:proofErr w:type="spellEnd"/>
      <w:r w:rsidRPr="00977EA3">
        <w:t xml:space="preserve">, the content of the document shall be identical to the prior returned content. On-Demand Document Source Actors are encouraged to re-use Document </w:t>
      </w:r>
      <w:proofErr w:type="spellStart"/>
      <w:r w:rsidRPr="00977EA3">
        <w:t>uniqueId’s</w:t>
      </w:r>
      <w:proofErr w:type="spellEnd"/>
      <w:r w:rsidRPr="00977EA3">
        <w:t xml:space="preserve"> whenever content has not changed in order to facilitate identification of new content by Document Consumers.</w:t>
      </w:r>
    </w:p>
    <w:p w14:paraId="1F634433" w14:textId="77777777" w:rsidR="007A1F44" w:rsidRPr="00977EA3" w:rsidRDefault="007A1F44" w:rsidP="008C0C7D">
      <w:pPr>
        <w:pStyle w:val="Titolo5"/>
        <w:numPr>
          <w:ilvl w:val="0"/>
          <w:numId w:val="0"/>
        </w:numPr>
        <w:tabs>
          <w:tab w:val="clear" w:pos="2160"/>
          <w:tab w:val="clear" w:pos="2880"/>
          <w:tab w:val="clear" w:pos="3600"/>
          <w:tab w:val="clear" w:pos="4320"/>
        </w:tabs>
        <w:rPr>
          <w:noProof w:val="0"/>
        </w:rPr>
      </w:pPr>
      <w:r w:rsidRPr="00977EA3">
        <w:rPr>
          <w:noProof w:val="0"/>
        </w:rPr>
        <w:t>3.43.4.2.3 Expected Actions</w:t>
      </w:r>
    </w:p>
    <w:p w14:paraId="3E3C09C1" w14:textId="77777777" w:rsidR="007A1F44" w:rsidRPr="00977EA3" w:rsidRDefault="007A1F44" w:rsidP="00B86B92">
      <w:pPr>
        <w:pStyle w:val="Corpotesto"/>
      </w:pPr>
      <w:r w:rsidRPr="00977EA3">
        <w:t>A Document Repository or On-Demand Document Source shall return the document(s) indicated in the request.</w:t>
      </w:r>
    </w:p>
    <w:p w14:paraId="204F17EB" w14:textId="77777777" w:rsidR="007A1F44" w:rsidRPr="00977EA3" w:rsidRDefault="007A1F44" w:rsidP="00B86B92">
      <w:pPr>
        <w:pStyle w:val="Corpotesto"/>
      </w:pPr>
      <w:r w:rsidRPr="00977EA3">
        <w:t xml:space="preserve">The Document Repository shall return the document or an error code in case the document could not be return. The conditions of failure and possible error messages are given in the </w:t>
      </w:r>
      <w:proofErr w:type="spellStart"/>
      <w:r w:rsidRPr="00977EA3">
        <w:t>ebRS</w:t>
      </w:r>
      <w:proofErr w:type="spellEnd"/>
      <w:r w:rsidRPr="00977EA3">
        <w:t xml:space="preserve"> standard and detailed in ITI TF-3: 4.2.4 Error Reporting.</w:t>
      </w:r>
    </w:p>
    <w:p w14:paraId="15554DF1" w14:textId="441FEB4A" w:rsidR="007A1F44" w:rsidRPr="00977EA3" w:rsidRDefault="007A1F44" w:rsidP="00B86B92">
      <w:pPr>
        <w:pStyle w:val="Corpotesto"/>
      </w:pPr>
      <w:r w:rsidRPr="00977EA3">
        <w:t xml:space="preserve">An On-Demand Document Source which supports the Persistence of Retrieved Documents Option shall save the document content returned in the retrieve response and </w:t>
      </w:r>
      <w:r w:rsidR="002C751B" w:rsidRPr="00977EA3">
        <w:t>issue a Re</w:t>
      </w:r>
      <w:r w:rsidR="00BC0E67" w:rsidRPr="00977EA3">
        <w:t>gister Document Set-b</w:t>
      </w:r>
      <w:r w:rsidR="002C751B" w:rsidRPr="00977EA3">
        <w:t xml:space="preserve"> [ITI-42] transaction to</w:t>
      </w:r>
      <w:r w:rsidR="00BC0E67" w:rsidRPr="00977EA3">
        <w:t xml:space="preserve"> </w:t>
      </w:r>
      <w:r w:rsidRPr="00977EA3">
        <w:t>register a Stable Document Entry which describes the saved document. The On-Demand Document Source shall complete the registration of the Stable Document Entry prior to responding to the Retrieve Document Set request. The registration of the new Stable Document Entry shall include</w:t>
      </w:r>
      <w:r w:rsidR="00497489" w:rsidRPr="00977EA3">
        <w:t>:</w:t>
      </w:r>
      <w:r w:rsidRPr="00977EA3">
        <w:t xml:space="preserve"> </w:t>
      </w:r>
    </w:p>
    <w:p w14:paraId="049BD98A" w14:textId="77777777" w:rsidR="007A1F44" w:rsidRPr="00977EA3" w:rsidRDefault="007A1F44" w:rsidP="003462A5">
      <w:pPr>
        <w:pStyle w:val="Puntoelenco2"/>
      </w:pPr>
      <w:r w:rsidRPr="00977EA3">
        <w:t>A Submission Set</w:t>
      </w:r>
    </w:p>
    <w:p w14:paraId="69F54571" w14:textId="179252DF" w:rsidR="007A1F44" w:rsidRPr="00977EA3" w:rsidRDefault="007A1F44" w:rsidP="003462A5">
      <w:pPr>
        <w:pStyle w:val="Puntoelenco2"/>
      </w:pPr>
      <w:r w:rsidRPr="00977EA3">
        <w:t xml:space="preserve">A </w:t>
      </w:r>
      <w:proofErr w:type="spellStart"/>
      <w:r w:rsidRPr="00977EA3">
        <w:t>DocumentEntry</w:t>
      </w:r>
      <w:proofErr w:type="spellEnd"/>
      <w:r w:rsidRPr="00977EA3">
        <w:t xml:space="preserve"> representing the </w:t>
      </w:r>
      <w:r w:rsidR="002C751B" w:rsidRPr="00977EA3">
        <w:t>S</w:t>
      </w:r>
      <w:r w:rsidRPr="00977EA3">
        <w:t xml:space="preserve">table </w:t>
      </w:r>
      <w:proofErr w:type="spellStart"/>
      <w:r w:rsidRPr="00977EA3">
        <w:t>DocumentEntry</w:t>
      </w:r>
      <w:proofErr w:type="spellEnd"/>
      <w:r w:rsidRPr="00977EA3">
        <w:t>.</w:t>
      </w:r>
    </w:p>
    <w:p w14:paraId="0175F6BE" w14:textId="77777777" w:rsidR="007A1F44" w:rsidRPr="00977EA3" w:rsidRDefault="007A1F44" w:rsidP="003462A5">
      <w:pPr>
        <w:pStyle w:val="Puntoelenco2"/>
      </w:pPr>
      <w:r w:rsidRPr="00977EA3">
        <w:t xml:space="preserve">A </w:t>
      </w:r>
      <w:proofErr w:type="spellStart"/>
      <w:r w:rsidRPr="00977EA3">
        <w:t>HasMember</w:t>
      </w:r>
      <w:proofErr w:type="spellEnd"/>
      <w:r w:rsidRPr="00977EA3">
        <w:t xml:space="preserve"> association linking </w:t>
      </w:r>
      <w:proofErr w:type="spellStart"/>
      <w:r w:rsidRPr="00977EA3">
        <w:t>DocumentEntry</w:t>
      </w:r>
      <w:proofErr w:type="spellEnd"/>
      <w:r w:rsidRPr="00977EA3">
        <w:t xml:space="preserve"> to </w:t>
      </w:r>
      <w:proofErr w:type="spellStart"/>
      <w:r w:rsidRPr="00977EA3">
        <w:t>SubmissionSet</w:t>
      </w:r>
      <w:proofErr w:type="spellEnd"/>
      <w:r w:rsidRPr="00977EA3">
        <w:t>.</w:t>
      </w:r>
    </w:p>
    <w:p w14:paraId="25877FB6" w14:textId="77777777" w:rsidR="007A1F44" w:rsidRPr="00977EA3" w:rsidRDefault="007A1F44" w:rsidP="003462A5">
      <w:pPr>
        <w:pStyle w:val="Puntoelenco2"/>
      </w:pPr>
      <w:r w:rsidRPr="00977EA3">
        <w:t xml:space="preserve">An </w:t>
      </w:r>
      <w:proofErr w:type="spellStart"/>
      <w:r w:rsidRPr="00977EA3">
        <w:t>IsSnapshotOf</w:t>
      </w:r>
      <w:proofErr w:type="spellEnd"/>
      <w:r w:rsidRPr="00977EA3">
        <w:t xml:space="preserve"> Association which identifies the </w:t>
      </w:r>
      <w:proofErr w:type="spellStart"/>
      <w:r w:rsidRPr="00977EA3">
        <w:t>sourceObject</w:t>
      </w:r>
      <w:proofErr w:type="spellEnd"/>
      <w:r w:rsidRPr="00977EA3">
        <w:t xml:space="preserve"> as the new Stable Document Entry and the </w:t>
      </w:r>
      <w:proofErr w:type="spellStart"/>
      <w:r w:rsidRPr="00977EA3">
        <w:t>targetObject</w:t>
      </w:r>
      <w:proofErr w:type="spellEnd"/>
      <w:r w:rsidRPr="00977EA3">
        <w:t xml:space="preserve"> as the On-Demand Document Entry which contains the </w:t>
      </w:r>
      <w:proofErr w:type="spellStart"/>
      <w:r w:rsidRPr="00977EA3">
        <w:t>uniqueID</w:t>
      </w:r>
      <w:proofErr w:type="spellEnd"/>
      <w:r w:rsidRPr="00977EA3">
        <w:t xml:space="preserve"> used in the Retrieve Document Set request. See ITI TF-3:</w:t>
      </w:r>
      <w:r w:rsidR="000769EE" w:rsidRPr="00977EA3">
        <w:t xml:space="preserve"> </w:t>
      </w:r>
      <w:r w:rsidRPr="00977EA3">
        <w:t xml:space="preserve">4.2.2.2 for information about the </w:t>
      </w:r>
      <w:proofErr w:type="spellStart"/>
      <w:r w:rsidRPr="00977EA3">
        <w:t>IsSnapshotOf</w:t>
      </w:r>
      <w:proofErr w:type="spellEnd"/>
      <w:r w:rsidRPr="00977EA3">
        <w:t xml:space="preserve"> Association.</w:t>
      </w:r>
    </w:p>
    <w:p w14:paraId="2F0F60EC" w14:textId="77777777" w:rsidR="002C751B" w:rsidRPr="00977EA3" w:rsidRDefault="002C751B" w:rsidP="003462A5">
      <w:pPr>
        <w:pStyle w:val="Corpotesto"/>
      </w:pPr>
      <w:r w:rsidRPr="00977EA3">
        <w:lastRenderedPageBreak/>
        <w:t xml:space="preserve">If the On-Demand Document Source has previously registered a snapshot of the On-Demand </w:t>
      </w:r>
      <w:proofErr w:type="spellStart"/>
      <w:r w:rsidRPr="00977EA3">
        <w:t>DocumentEntry</w:t>
      </w:r>
      <w:proofErr w:type="spellEnd"/>
      <w:r w:rsidRPr="00977EA3">
        <w:t xml:space="preserve">, the registration of the new Stable </w:t>
      </w:r>
      <w:proofErr w:type="spellStart"/>
      <w:r w:rsidRPr="00977EA3">
        <w:t>DocumentEntry</w:t>
      </w:r>
      <w:proofErr w:type="spellEnd"/>
      <w:r w:rsidRPr="00977EA3">
        <w:t xml:space="preserve"> may also include a RPLC association, identifying the new Stable </w:t>
      </w:r>
      <w:proofErr w:type="spellStart"/>
      <w:r w:rsidRPr="00977EA3">
        <w:t>DocumentEntry</w:t>
      </w:r>
      <w:proofErr w:type="spellEnd"/>
      <w:r w:rsidRPr="00977EA3">
        <w:t xml:space="preserve"> as a replacement of the previously-registered Stable </w:t>
      </w:r>
      <w:proofErr w:type="spellStart"/>
      <w:r w:rsidRPr="00977EA3">
        <w:t>DocumentEntry</w:t>
      </w:r>
      <w:proofErr w:type="spellEnd"/>
      <w:r w:rsidRPr="00977EA3">
        <w:t>.</w:t>
      </w:r>
    </w:p>
    <w:p w14:paraId="5A3B34CB" w14:textId="77777777" w:rsidR="007A1F44" w:rsidRPr="00977EA3" w:rsidRDefault="007A1F44" w:rsidP="003462A5">
      <w:pPr>
        <w:pStyle w:val="Corpotesto"/>
      </w:pPr>
      <w:r w:rsidRPr="00977EA3">
        <w:t>If this is not the first request for this on-demand document and a prior document was replaced, a Replace Association which identifies the prior document.</w:t>
      </w:r>
    </w:p>
    <w:p w14:paraId="2C65469F"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bookmarkStart w:id="1755" w:name="_Toc168280373"/>
      <w:bookmarkStart w:id="1756" w:name="_Ref168305087"/>
      <w:bookmarkStart w:id="1757" w:name="_Toc168486463"/>
      <w:bookmarkStart w:id="1758" w:name="_Ref173582753"/>
      <w:r w:rsidRPr="00977EA3">
        <w:rPr>
          <w:noProof w:val="0"/>
        </w:rPr>
        <w:t>3.43.4.2.3.1 Compatibility of Options</w:t>
      </w:r>
    </w:p>
    <w:p w14:paraId="44530F16" w14:textId="77777777" w:rsidR="007A1F44" w:rsidRPr="00977EA3" w:rsidRDefault="007A1F44" w:rsidP="001B289C">
      <w:pPr>
        <w:pStyle w:val="Corpotesto"/>
      </w:pPr>
      <w:r w:rsidRPr="00977EA3">
        <w:t>If the Document Consumer does not support the On-Demand Documents Option it will never send a Retrieve Document Set request for an On-Demand Document entry. In this case, none of the new attributes will be included in the response.</w:t>
      </w:r>
    </w:p>
    <w:p w14:paraId="4176AA37" w14:textId="304DE236" w:rsidR="007A1F44" w:rsidRPr="00977EA3" w:rsidRDefault="007A1F44" w:rsidP="00D372D5">
      <w:pPr>
        <w:pStyle w:val="Corpotesto"/>
      </w:pPr>
      <w:r w:rsidRPr="00977EA3">
        <w:t xml:space="preserve">If the Document Consumer does support the On-Demand Documents Option, it will only direct requests for On-Demand Document Entries to responders which have specified their unique </w:t>
      </w:r>
      <w:proofErr w:type="spellStart"/>
      <w:r w:rsidRPr="00977EA3">
        <w:t>repositoryUniqueId</w:t>
      </w:r>
      <w:proofErr w:type="spellEnd"/>
      <w:r w:rsidRPr="00977EA3">
        <w:t xml:space="preserve"> in the On-Demand Document Entry from the registry. Thus, unless there is an error in the metadata, there are no compatibility concerns with this transaction.</w:t>
      </w:r>
    </w:p>
    <w:p w14:paraId="337F98C7" w14:textId="7D0E9189" w:rsidR="00BF3994" w:rsidRPr="00977EA3" w:rsidRDefault="00BF3994" w:rsidP="00BF3994">
      <w:pPr>
        <w:pStyle w:val="Titolo6"/>
        <w:numPr>
          <w:ilvl w:val="0"/>
          <w:numId w:val="0"/>
        </w:numPr>
        <w:tabs>
          <w:tab w:val="clear" w:pos="2160"/>
          <w:tab w:val="clear" w:pos="2880"/>
          <w:tab w:val="clear" w:pos="3600"/>
          <w:tab w:val="clear" w:pos="4320"/>
          <w:tab w:val="clear" w:pos="5040"/>
        </w:tabs>
        <w:rPr>
          <w:noProof w:val="0"/>
        </w:rPr>
      </w:pPr>
      <w:r w:rsidRPr="00977EA3">
        <w:rPr>
          <w:noProof w:val="0"/>
        </w:rPr>
        <w:t>3.43.4.2.3.</w:t>
      </w:r>
      <w:r w:rsidR="00770ECF" w:rsidRPr="00977EA3">
        <w:rPr>
          <w:noProof w:val="0"/>
        </w:rPr>
        <w:t>2</w:t>
      </w:r>
      <w:r w:rsidRPr="00977EA3">
        <w:rPr>
          <w:noProof w:val="0"/>
        </w:rPr>
        <w:t xml:space="preserve"> Delayed Document Assembly Option</w:t>
      </w:r>
    </w:p>
    <w:p w14:paraId="36EBFEA5" w14:textId="7A81D60A" w:rsidR="00BF3994" w:rsidRPr="00977EA3" w:rsidRDefault="00770ECF" w:rsidP="007456CC">
      <w:pPr>
        <w:pStyle w:val="m-8477618115514561806gmail-msobodytext"/>
        <w:shd w:val="clear" w:color="auto" w:fill="FFFFFF"/>
        <w:spacing w:before="120" w:beforeAutospacing="0" w:after="0" w:afterAutospacing="0"/>
        <w:rPr>
          <w:color w:val="222222"/>
          <w:lang w:val="en-US"/>
        </w:rPr>
      </w:pPr>
      <w:r w:rsidRPr="00977EA3">
        <w:rPr>
          <w:rStyle w:val="m-8477618115514561806gmail-inserttext"/>
          <w:bCs/>
          <w:color w:val="222222"/>
          <w:lang w:val="en-US"/>
        </w:rPr>
        <w:t>If</w:t>
      </w:r>
      <w:r w:rsidR="00D2031D" w:rsidRPr="00977EA3">
        <w:rPr>
          <w:rStyle w:val="m-8477618115514561806gmail-inserttext"/>
          <w:bCs/>
          <w:color w:val="222222"/>
          <w:lang w:val="en-US"/>
        </w:rPr>
        <w:t xml:space="preserve"> a Document Consumer support</w:t>
      </w:r>
      <w:r w:rsidRPr="00977EA3">
        <w:rPr>
          <w:rStyle w:val="m-8477618115514561806gmail-inserttext"/>
          <w:bCs/>
          <w:color w:val="222222"/>
          <w:lang w:val="en-US"/>
        </w:rPr>
        <w:t>s the Delayed Document Assembly Option</w:t>
      </w:r>
      <w:r w:rsidR="00D2031D" w:rsidRPr="00977EA3">
        <w:rPr>
          <w:rStyle w:val="m-8477618115514561806gmail-inserttext"/>
          <w:bCs/>
          <w:color w:val="222222"/>
          <w:lang w:val="en-US"/>
        </w:rPr>
        <w:t>,</w:t>
      </w:r>
      <w:r w:rsidRPr="00977EA3">
        <w:rPr>
          <w:rStyle w:val="m-8477618115514561806gmail-inserttext"/>
          <w:bCs/>
          <w:color w:val="222222"/>
          <w:lang w:val="en-US"/>
        </w:rPr>
        <w:t xml:space="preserve"> it shall not use the size=0 and hash=SHA1 hash of a zero length file values to verify documents. If verification is desired the Document Consumer shall use an appropriate stored query from the Registry Stored Query [ITI-18] transaction to get the updated size and hash values.</w:t>
      </w:r>
    </w:p>
    <w:p w14:paraId="006CD70D" w14:textId="77777777" w:rsidR="007A1F44" w:rsidRPr="00977EA3" w:rsidRDefault="007A1F44" w:rsidP="008C0C7D">
      <w:pPr>
        <w:pStyle w:val="Titolo3"/>
        <w:numPr>
          <w:ilvl w:val="0"/>
          <w:numId w:val="0"/>
        </w:numPr>
        <w:tabs>
          <w:tab w:val="clear" w:pos="2160"/>
          <w:tab w:val="clear" w:pos="2880"/>
        </w:tabs>
        <w:rPr>
          <w:noProof w:val="0"/>
        </w:rPr>
      </w:pPr>
      <w:bookmarkStart w:id="1759" w:name="_Toc398544318"/>
      <w:bookmarkStart w:id="1760" w:name="_Toc398717978"/>
      <w:bookmarkStart w:id="1761" w:name="_Toc518634577"/>
      <w:r w:rsidRPr="00977EA3">
        <w:rPr>
          <w:noProof w:val="0"/>
        </w:rPr>
        <w:t xml:space="preserve">3.43.5 </w:t>
      </w:r>
      <w:bookmarkEnd w:id="1753"/>
      <w:r w:rsidRPr="00977EA3">
        <w:rPr>
          <w:noProof w:val="0"/>
        </w:rPr>
        <w:t>Protocol Requirements</w:t>
      </w:r>
      <w:bookmarkEnd w:id="1755"/>
      <w:bookmarkEnd w:id="1756"/>
      <w:bookmarkEnd w:id="1757"/>
      <w:bookmarkEnd w:id="1758"/>
      <w:bookmarkEnd w:id="1759"/>
      <w:bookmarkEnd w:id="1760"/>
      <w:bookmarkEnd w:id="1761"/>
    </w:p>
    <w:p w14:paraId="6A82C3BE" w14:textId="77777777" w:rsidR="007A1F44" w:rsidRPr="00977EA3" w:rsidRDefault="007A1F44" w:rsidP="00E6386F">
      <w:pPr>
        <w:pStyle w:val="Corpotesto"/>
      </w:pPr>
      <w:r w:rsidRPr="00977EA3">
        <w:t>Implementors of this transaction shall comply with all requirements described in ITI TF-2x: Appendix V: Web Services for IHE Transactions.</w:t>
      </w:r>
    </w:p>
    <w:p w14:paraId="7127397A" w14:textId="21422CF3" w:rsidR="00FA20C2" w:rsidRPr="00977EA3" w:rsidRDefault="007A1F44" w:rsidP="00E6386F">
      <w:pPr>
        <w:pStyle w:val="Corpotesto"/>
      </w:pPr>
      <w:r w:rsidRPr="00977EA3">
        <w:t>The Retrieve Document Set transaction shall use SOAP12 and MTOM with XOP encoding (labeled MTOM/XOP in this specification)</w:t>
      </w:r>
      <w:r w:rsidR="00804BE0">
        <w:t xml:space="preserve">. </w:t>
      </w:r>
      <w:r w:rsidRPr="00977EA3">
        <w:t xml:space="preserve">See ITI TF-2x: </w:t>
      </w:r>
      <w:commentRangeStart w:id="1762"/>
      <w:r w:rsidRPr="00977EA3">
        <w:t>Appendix V</w:t>
      </w:r>
      <w:r w:rsidR="00A726AB" w:rsidRPr="00977EA3">
        <w:t>.</w:t>
      </w:r>
      <w:ins w:id="1763" w:author="Gregorio Canal" w:date="2019-05-22T15:20:00Z">
        <w:r w:rsidR="00087DB0">
          <w:t>3</w:t>
        </w:r>
      </w:ins>
      <w:del w:id="1764" w:author="Gregorio Canal" w:date="2019-05-22T15:20:00Z">
        <w:r w:rsidR="00A726AB" w:rsidRPr="00977EA3" w:rsidDel="00087DB0">
          <w:delText>8</w:delText>
        </w:r>
      </w:del>
      <w:r w:rsidRPr="00977EA3">
        <w:t xml:space="preserve"> </w:t>
      </w:r>
      <w:commentRangeEnd w:id="1762"/>
      <w:r w:rsidR="00087DB0">
        <w:rPr>
          <w:rStyle w:val="Rimandocommento"/>
        </w:rPr>
        <w:commentReference w:id="1762"/>
      </w:r>
      <w:r w:rsidRPr="00977EA3">
        <w:t xml:space="preserve">for details. </w:t>
      </w:r>
    </w:p>
    <w:p w14:paraId="359C4ECE" w14:textId="08D4F18A" w:rsidR="007A1F44" w:rsidRPr="00977EA3" w:rsidRDefault="007A1F44" w:rsidP="00E6386F">
      <w:pPr>
        <w:pStyle w:val="Corpotesto"/>
      </w:pPr>
      <w:r w:rsidRPr="00977EA3">
        <w:t>The Document Repository shall:</w:t>
      </w:r>
    </w:p>
    <w:p w14:paraId="488800AA" w14:textId="77777777" w:rsidR="008E3CF3" w:rsidRPr="00977EA3" w:rsidRDefault="007A1F44" w:rsidP="00EC243F">
      <w:pPr>
        <w:pStyle w:val="Puntoelenco2"/>
      </w:pPr>
      <w:r w:rsidRPr="00977EA3">
        <w:t>Accept the Retrieve Document Set Request message in MTOM/XOP format.</w:t>
      </w:r>
    </w:p>
    <w:p w14:paraId="248E4CB5" w14:textId="77777777" w:rsidR="008E3CF3" w:rsidRPr="00977EA3" w:rsidRDefault="007A1F44" w:rsidP="00EC243F">
      <w:pPr>
        <w:pStyle w:val="Puntoelenco2"/>
      </w:pPr>
      <w:r w:rsidRPr="00977EA3">
        <w:t>Generate the Retrieve Document Set Response message in MTOM/XOP format</w:t>
      </w:r>
    </w:p>
    <w:p w14:paraId="02217228" w14:textId="77777777" w:rsidR="007A1F44" w:rsidRPr="00977EA3" w:rsidRDefault="007A1F44" w:rsidP="00D372D5">
      <w:pPr>
        <w:pStyle w:val="Corpotesto"/>
      </w:pPr>
      <w:r w:rsidRPr="00977EA3">
        <w:t>The Document Consumer shall:</w:t>
      </w:r>
    </w:p>
    <w:p w14:paraId="58251710" w14:textId="77777777" w:rsidR="008E3CF3" w:rsidRPr="00977EA3" w:rsidRDefault="007A1F44" w:rsidP="00EC243F">
      <w:pPr>
        <w:pStyle w:val="Puntoelenco2"/>
      </w:pPr>
      <w:r w:rsidRPr="00977EA3">
        <w:t>Generate the Retrieve Document Set Request message in MTOM/XOP format.</w:t>
      </w:r>
    </w:p>
    <w:p w14:paraId="45D45CDB" w14:textId="7B80EDFB" w:rsidR="00386915" w:rsidRDefault="007A1F44" w:rsidP="00386915">
      <w:pPr>
        <w:pStyle w:val="Puntoelenco2"/>
        <w:rPr>
          <w:ins w:id="1765" w:author="Gregorio Canal" w:date="2019-05-22T15:22:00Z"/>
        </w:rPr>
        <w:pPrChange w:id="1766" w:author="Gregorio Canal" w:date="2019-05-22T15:22:00Z">
          <w:pPr>
            <w:pStyle w:val="Puntoelenco2"/>
            <w:numPr>
              <w:numId w:val="0"/>
            </w:numPr>
            <w:tabs>
              <w:tab w:val="clear" w:pos="720"/>
            </w:tabs>
            <w:ind w:left="0" w:firstLine="0"/>
          </w:pPr>
        </w:pPrChange>
      </w:pPr>
      <w:r w:rsidRPr="00977EA3">
        <w:t>Accept the Retrieve Document Set Response message in MTOM/XOP format.</w:t>
      </w:r>
    </w:p>
    <w:p w14:paraId="637A912F" w14:textId="7C64AEEB" w:rsidR="00386915" w:rsidRPr="00386915" w:rsidRDefault="00386915" w:rsidP="00386915">
      <w:pPr>
        <w:pPrChange w:id="1767" w:author="Gregorio Canal" w:date="2019-05-22T15:22:00Z">
          <w:pPr>
            <w:pStyle w:val="Puntoelenco2"/>
            <w:numPr>
              <w:numId w:val="0"/>
            </w:numPr>
            <w:tabs>
              <w:tab w:val="clear" w:pos="720"/>
            </w:tabs>
          </w:pPr>
        </w:pPrChange>
      </w:pPr>
      <w:commentRangeStart w:id="1768"/>
      <w:ins w:id="1769" w:author="Gregorio Canal" w:date="2019-05-22T15:22:00Z">
        <w:r w:rsidRPr="00386915">
          <w:rPr>
            <w:rPrChange w:id="1770" w:author="Gregorio Canal" w:date="2019-05-22T15:23:00Z">
              <w:rPr>
                <w:b/>
                <w:u w:val="single"/>
              </w:rPr>
            </w:rPrChange>
          </w:rPr>
          <w:t>XML namespace prefixes are for informational purposes only and are documented in ITI TF-2x: Appendix V, Table V.2.4-1.</w:t>
        </w:r>
      </w:ins>
      <w:commentRangeEnd w:id="1768"/>
      <w:ins w:id="1771" w:author="Gregorio Canal" w:date="2019-05-22T15:23:00Z">
        <w:r>
          <w:rPr>
            <w:rStyle w:val="Rimandocommento"/>
          </w:rPr>
          <w:commentReference w:id="1768"/>
        </w:r>
      </w:ins>
    </w:p>
    <w:p w14:paraId="6434228D" w14:textId="22780A41" w:rsidR="007A1F44" w:rsidRPr="00977EA3" w:rsidDel="00386915" w:rsidRDefault="007A1F44" w:rsidP="008C0C7D">
      <w:pPr>
        <w:pStyle w:val="TableTitle"/>
        <w:rPr>
          <w:del w:id="1772" w:author="Gregorio Canal" w:date="2019-05-22T15:23:00Z"/>
          <w:noProof w:val="0"/>
        </w:rPr>
      </w:pPr>
      <w:del w:id="1773" w:author="Gregorio Canal" w:date="2019-05-22T15:23:00Z">
        <w:r w:rsidRPr="00977EA3" w:rsidDel="00386915">
          <w:rPr>
            <w:noProof w:val="0"/>
          </w:rPr>
          <w:delText>WSDL Namespace Definitions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rsidDel="00386915" w14:paraId="390D8A6B" w14:textId="1672806E">
        <w:trPr>
          <w:jc w:val="center"/>
          <w:del w:id="1774" w:author="Gregorio Canal" w:date="2019-05-22T15:23:00Z"/>
        </w:trPr>
        <w:tc>
          <w:tcPr>
            <w:tcW w:w="1998" w:type="dxa"/>
          </w:tcPr>
          <w:p w14:paraId="3F1E707C" w14:textId="6F4E2C1E" w:rsidR="007A1F44" w:rsidRPr="00977EA3" w:rsidDel="00386915" w:rsidRDefault="007A1F44" w:rsidP="005130ED">
            <w:pPr>
              <w:pStyle w:val="TableEntry"/>
              <w:rPr>
                <w:del w:id="1775" w:author="Gregorio Canal" w:date="2019-05-22T15:23:00Z"/>
                <w:noProof w:val="0"/>
              </w:rPr>
            </w:pPr>
            <w:del w:id="1776" w:author="Gregorio Canal" w:date="2019-05-22T15:23:00Z">
              <w:r w:rsidRPr="00977EA3" w:rsidDel="00386915">
                <w:rPr>
                  <w:noProof w:val="0"/>
                </w:rPr>
                <w:delText>ihe</w:delText>
              </w:r>
            </w:del>
          </w:p>
        </w:tc>
        <w:tc>
          <w:tcPr>
            <w:tcW w:w="6210" w:type="dxa"/>
          </w:tcPr>
          <w:p w14:paraId="0DCE2928" w14:textId="74345374" w:rsidR="007A1F44" w:rsidRPr="00977EA3" w:rsidDel="00386915" w:rsidRDefault="007A1F44" w:rsidP="005130ED">
            <w:pPr>
              <w:pStyle w:val="TableEntry"/>
              <w:rPr>
                <w:del w:id="1777" w:author="Gregorio Canal" w:date="2019-05-22T15:23:00Z"/>
                <w:noProof w:val="0"/>
              </w:rPr>
            </w:pPr>
            <w:del w:id="1778" w:author="Gregorio Canal" w:date="2019-05-22T15:23:00Z">
              <w:r w:rsidRPr="00977EA3" w:rsidDel="00386915">
                <w:rPr>
                  <w:noProof w:val="0"/>
                </w:rPr>
                <w:delText>urn:ihe:iti:xds-b:2007</w:delText>
              </w:r>
            </w:del>
          </w:p>
        </w:tc>
      </w:tr>
      <w:tr w:rsidR="007A1F44" w:rsidRPr="00977EA3" w:rsidDel="00386915" w14:paraId="75FC1C92" w14:textId="4C8B817A">
        <w:trPr>
          <w:jc w:val="center"/>
          <w:del w:id="1779" w:author="Gregorio Canal" w:date="2019-05-22T15:23:00Z"/>
        </w:trPr>
        <w:tc>
          <w:tcPr>
            <w:tcW w:w="1998" w:type="dxa"/>
          </w:tcPr>
          <w:p w14:paraId="57840F20" w14:textId="731521FA" w:rsidR="007A1F44" w:rsidRPr="00977EA3" w:rsidDel="00386915" w:rsidRDefault="007A1F44" w:rsidP="005130ED">
            <w:pPr>
              <w:pStyle w:val="TableEntry"/>
              <w:rPr>
                <w:del w:id="1780" w:author="Gregorio Canal" w:date="2019-05-22T15:23:00Z"/>
                <w:noProof w:val="0"/>
              </w:rPr>
            </w:pPr>
            <w:del w:id="1781" w:author="Gregorio Canal" w:date="2019-05-22T15:23:00Z">
              <w:r w:rsidRPr="00977EA3" w:rsidDel="00386915">
                <w:rPr>
                  <w:noProof w:val="0"/>
                </w:rPr>
                <w:delText>rs</w:delText>
              </w:r>
            </w:del>
          </w:p>
        </w:tc>
        <w:tc>
          <w:tcPr>
            <w:tcW w:w="6210" w:type="dxa"/>
          </w:tcPr>
          <w:p w14:paraId="004519D1" w14:textId="0B54BAB6" w:rsidR="007A1F44" w:rsidRPr="00977EA3" w:rsidDel="00386915" w:rsidRDefault="007A1F44" w:rsidP="005130ED">
            <w:pPr>
              <w:pStyle w:val="TableEntry"/>
              <w:rPr>
                <w:del w:id="1782" w:author="Gregorio Canal" w:date="2019-05-22T15:23:00Z"/>
                <w:noProof w:val="0"/>
              </w:rPr>
            </w:pPr>
            <w:del w:id="1783" w:author="Gregorio Canal" w:date="2019-05-22T15:23:00Z">
              <w:r w:rsidRPr="00977EA3" w:rsidDel="00386915">
                <w:rPr>
                  <w:noProof w:val="0"/>
                </w:rPr>
                <w:delText>urn:oasis:names:tc:ebxml-regrep:xsd:rs:3.0</w:delText>
              </w:r>
            </w:del>
          </w:p>
        </w:tc>
      </w:tr>
      <w:tr w:rsidR="007A1F44" w:rsidRPr="00977EA3" w:rsidDel="00386915" w14:paraId="116F1489" w14:textId="332C3F21">
        <w:trPr>
          <w:jc w:val="center"/>
          <w:del w:id="1784" w:author="Gregorio Canal" w:date="2019-05-22T15:23:00Z"/>
        </w:trPr>
        <w:tc>
          <w:tcPr>
            <w:tcW w:w="1998" w:type="dxa"/>
          </w:tcPr>
          <w:p w14:paraId="63E10F57" w14:textId="4AFF6A32" w:rsidR="007A1F44" w:rsidRPr="00977EA3" w:rsidDel="00386915" w:rsidRDefault="007A1F44" w:rsidP="005130ED">
            <w:pPr>
              <w:pStyle w:val="TableEntry"/>
              <w:rPr>
                <w:del w:id="1785" w:author="Gregorio Canal" w:date="2019-05-22T15:23:00Z"/>
                <w:noProof w:val="0"/>
              </w:rPr>
            </w:pPr>
            <w:del w:id="1786" w:author="Gregorio Canal" w:date="2019-05-22T15:23:00Z">
              <w:r w:rsidRPr="00977EA3" w:rsidDel="00386915">
                <w:rPr>
                  <w:noProof w:val="0"/>
                </w:rPr>
                <w:lastRenderedPageBreak/>
                <w:delText>lcm</w:delText>
              </w:r>
            </w:del>
          </w:p>
        </w:tc>
        <w:tc>
          <w:tcPr>
            <w:tcW w:w="6210" w:type="dxa"/>
          </w:tcPr>
          <w:p w14:paraId="4C166009" w14:textId="0075683B" w:rsidR="007A1F44" w:rsidRPr="00977EA3" w:rsidDel="00386915" w:rsidRDefault="007A1F44" w:rsidP="001C4245">
            <w:pPr>
              <w:pStyle w:val="TableEntry"/>
              <w:rPr>
                <w:del w:id="1787" w:author="Gregorio Canal" w:date="2019-05-22T15:23:00Z"/>
                <w:noProof w:val="0"/>
              </w:rPr>
            </w:pPr>
            <w:del w:id="1788" w:author="Gregorio Canal" w:date="2019-05-22T15:23:00Z">
              <w:r w:rsidRPr="00977EA3" w:rsidDel="00386915">
                <w:rPr>
                  <w:noProof w:val="0"/>
                  <w:highlight w:val="white"/>
                </w:rPr>
                <w:delText>urn:oasis:names:tc:ebxml-regrep:xsd:lcm:3.0</w:delText>
              </w:r>
            </w:del>
          </w:p>
        </w:tc>
      </w:tr>
      <w:tr w:rsidR="007A1F44" w:rsidRPr="00977EA3" w:rsidDel="00386915" w14:paraId="43046F00" w14:textId="15961F7C">
        <w:trPr>
          <w:jc w:val="center"/>
          <w:del w:id="1789" w:author="Gregorio Canal" w:date="2019-05-22T15:23:00Z"/>
        </w:trPr>
        <w:tc>
          <w:tcPr>
            <w:tcW w:w="1998" w:type="dxa"/>
          </w:tcPr>
          <w:p w14:paraId="6D738862" w14:textId="6D11832E" w:rsidR="007A1F44" w:rsidRPr="00977EA3" w:rsidDel="00386915" w:rsidRDefault="007A1F44" w:rsidP="005130ED">
            <w:pPr>
              <w:pStyle w:val="TableEntry"/>
              <w:rPr>
                <w:del w:id="1790" w:author="Gregorio Canal" w:date="2019-05-22T15:23:00Z"/>
                <w:noProof w:val="0"/>
              </w:rPr>
            </w:pPr>
            <w:del w:id="1791" w:author="Gregorio Canal" w:date="2019-05-22T15:23:00Z">
              <w:r w:rsidRPr="00977EA3" w:rsidDel="00386915">
                <w:rPr>
                  <w:noProof w:val="0"/>
                </w:rPr>
                <w:delText>query</w:delText>
              </w:r>
            </w:del>
          </w:p>
        </w:tc>
        <w:tc>
          <w:tcPr>
            <w:tcW w:w="6210" w:type="dxa"/>
          </w:tcPr>
          <w:p w14:paraId="044415C9" w14:textId="2FDB92A9" w:rsidR="007A1F44" w:rsidRPr="00977EA3" w:rsidDel="00386915" w:rsidRDefault="007A1F44" w:rsidP="001C4245">
            <w:pPr>
              <w:pStyle w:val="TableEntry"/>
              <w:rPr>
                <w:del w:id="1792" w:author="Gregorio Canal" w:date="2019-05-22T15:23:00Z"/>
                <w:noProof w:val="0"/>
              </w:rPr>
            </w:pPr>
            <w:del w:id="1793" w:author="Gregorio Canal" w:date="2019-05-22T15:23:00Z">
              <w:r w:rsidRPr="00977EA3" w:rsidDel="00386915">
                <w:rPr>
                  <w:noProof w:val="0"/>
                  <w:highlight w:val="white"/>
                </w:rPr>
                <w:delText>urn:oasis:names:tc:ebxml-regrep:xsd:query:3.0</w:delText>
              </w:r>
            </w:del>
          </w:p>
        </w:tc>
      </w:tr>
    </w:tbl>
    <w:p w14:paraId="0BD82D27" w14:textId="77777777" w:rsidR="007A1F44" w:rsidRPr="00977EA3" w:rsidRDefault="007A1F44" w:rsidP="008C0C7D">
      <w:pPr>
        <w:pStyle w:val="Corpotesto"/>
      </w:pPr>
      <w:r w:rsidRPr="00977EA3">
        <w:t>Document Repository: These are the requirements for the Retrieve Document Set transaction presented in the order in which they would appear in the Document Repository WSDL definition:</w:t>
      </w:r>
    </w:p>
    <w:p w14:paraId="7F48E8E9" w14:textId="77777777" w:rsidR="008E3CF3" w:rsidRPr="00977EA3" w:rsidRDefault="007A1F44" w:rsidP="00EC243F">
      <w:pPr>
        <w:pStyle w:val="Puntoelenco2"/>
      </w:pPr>
      <w:r w:rsidRPr="00977EA3">
        <w:t>The following types shall be imported (</w:t>
      </w:r>
      <w:proofErr w:type="spellStart"/>
      <w:r w:rsidRPr="00977EA3">
        <w:t>xsd:import</w:t>
      </w:r>
      <w:proofErr w:type="spellEnd"/>
      <w:r w:rsidRPr="00977EA3">
        <w:t>) in the /definitions/types section:</w:t>
      </w:r>
    </w:p>
    <w:p w14:paraId="2B1C383E" w14:textId="77777777" w:rsidR="008E3CF3" w:rsidRPr="00977EA3" w:rsidRDefault="007A1F44" w:rsidP="00EC243F">
      <w:pPr>
        <w:pStyle w:val="Puntoelenco3"/>
        <w:numPr>
          <w:ilvl w:val="0"/>
          <w:numId w:val="17"/>
        </w:numPr>
      </w:pPr>
      <w:r w:rsidRPr="00977EA3">
        <w:t>namespace="urn:ihe:iti:xds-b:2007", schema="IHEXDS.xsd"</w:t>
      </w:r>
    </w:p>
    <w:p w14:paraId="74A67744" w14:textId="77777777" w:rsidR="008E3CF3" w:rsidRPr="00977EA3" w:rsidRDefault="007A1F44" w:rsidP="003462A5">
      <w:pPr>
        <w:pStyle w:val="Puntoelenco2"/>
        <w:numPr>
          <w:ilvl w:val="0"/>
          <w:numId w:val="51"/>
        </w:numPr>
      </w:pPr>
      <w:r w:rsidRPr="00977EA3">
        <w:t>The /definitions/message/part/@element attribute of the Retrieve Document Set Request message shall be defined as “</w:t>
      </w:r>
      <w:proofErr w:type="spellStart"/>
      <w:r w:rsidRPr="00977EA3">
        <w:rPr>
          <w:highlight w:val="white"/>
        </w:rPr>
        <w:t>ihe:RetrieveDocumentSetRequest</w:t>
      </w:r>
      <w:proofErr w:type="spellEnd"/>
      <w:r w:rsidRPr="00977EA3">
        <w:t>”</w:t>
      </w:r>
    </w:p>
    <w:p w14:paraId="313A5641" w14:textId="77777777" w:rsidR="008E3CF3" w:rsidRPr="00977EA3" w:rsidRDefault="007A1F44" w:rsidP="003462A5">
      <w:pPr>
        <w:pStyle w:val="Puntoelenco2"/>
        <w:numPr>
          <w:ilvl w:val="0"/>
          <w:numId w:val="51"/>
        </w:numPr>
      </w:pPr>
      <w:r w:rsidRPr="00977EA3">
        <w:t>The /definitions/message/part/@element attribute of the Retrieve Document Set Response message shall be defined as “</w:t>
      </w:r>
      <w:proofErr w:type="spellStart"/>
      <w:r w:rsidRPr="00977EA3">
        <w:rPr>
          <w:highlight w:val="white"/>
        </w:rPr>
        <w:t>ihe:RetrieveDocumentSet</w:t>
      </w:r>
      <w:r w:rsidRPr="00977EA3">
        <w:t>Response</w:t>
      </w:r>
      <w:proofErr w:type="spellEnd"/>
      <w:r w:rsidRPr="00977EA3">
        <w:t>”</w:t>
      </w:r>
    </w:p>
    <w:p w14:paraId="260BBA7B" w14:textId="77777777" w:rsidR="008E3CF3" w:rsidRPr="00977EA3" w:rsidRDefault="007A1F44" w:rsidP="00EC243F">
      <w:pPr>
        <w:pStyle w:val="Puntoelenco2"/>
      </w:pPr>
      <w:r w:rsidRPr="00977EA3">
        <w:t>Refer to Table 3.43.5.b below for additional attribute requirements</w:t>
      </w:r>
    </w:p>
    <w:p w14:paraId="2AFDC35F" w14:textId="3FACACEC" w:rsidR="007A1F44" w:rsidRPr="00977EA3" w:rsidRDefault="007A1F44" w:rsidP="0033661E">
      <w:r w:rsidRPr="00977EA3">
        <w:t xml:space="preserve">To support the </w:t>
      </w:r>
      <w:commentRangeStart w:id="1794"/>
      <w:ins w:id="1795" w:author="Gregorio Canal" w:date="2019-05-22T15:23:00Z">
        <w:r w:rsidR="00386915">
          <w:t xml:space="preserve">WS-Addressing </w:t>
        </w:r>
      </w:ins>
      <w:r w:rsidRPr="00977EA3">
        <w:t xml:space="preserve">Asynchronous </w:t>
      </w:r>
      <w:commentRangeEnd w:id="1794"/>
      <w:r w:rsidR="00386915">
        <w:rPr>
          <w:rStyle w:val="Rimandocommento"/>
        </w:rPr>
        <w:commentReference w:id="1794"/>
      </w:r>
      <w:r w:rsidRPr="00977EA3">
        <w:t xml:space="preserve">Web Services Exchange Option on the Document Consumer, the Document Repository shall support the use of a non-anonymous response EPR in the WS-Addressing </w:t>
      </w:r>
      <w:proofErr w:type="spellStart"/>
      <w:r w:rsidRPr="00977EA3">
        <w:t>replyTo</w:t>
      </w:r>
      <w:proofErr w:type="spellEnd"/>
      <w:r w:rsidRPr="00977EA3">
        <w:t xml:space="preserve"> header.</w:t>
      </w:r>
    </w:p>
    <w:p w14:paraId="0E763DE0" w14:textId="1FE9BE51" w:rsidR="007A1F44" w:rsidRPr="00977EA3" w:rsidRDefault="007A1F44" w:rsidP="0033661E">
      <w:pPr>
        <w:pStyle w:val="TableTitle"/>
        <w:rPr>
          <w:noProof w:val="0"/>
        </w:rPr>
      </w:pPr>
      <w:r w:rsidRPr="00977EA3">
        <w:rPr>
          <w:noProof w:val="0"/>
        </w:rPr>
        <w:t>Table 3.43.5.b: Additional Attribute Requirements</w:t>
      </w:r>
    </w:p>
    <w:tbl>
      <w:tblPr>
        <w:tblW w:w="7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90"/>
        <w:gridCol w:w="3735"/>
      </w:tblGrid>
      <w:tr w:rsidR="007A1F44" w:rsidRPr="00977EA3" w14:paraId="407EE8F8" w14:textId="77777777" w:rsidTr="00ED4370">
        <w:trPr>
          <w:cantSplit/>
          <w:tblHeader/>
          <w:jc w:val="center"/>
        </w:trPr>
        <w:tc>
          <w:tcPr>
            <w:tcW w:w="3690" w:type="dxa"/>
            <w:shd w:val="clear" w:color="auto" w:fill="E6E6E6"/>
          </w:tcPr>
          <w:p w14:paraId="6930618F" w14:textId="77777777" w:rsidR="007A1F44" w:rsidRPr="00977EA3" w:rsidRDefault="007A1F44" w:rsidP="00A063AC">
            <w:pPr>
              <w:pStyle w:val="TableEntryHeader"/>
              <w:rPr>
                <w:noProof w:val="0"/>
              </w:rPr>
            </w:pPr>
            <w:commentRangeStart w:id="1796"/>
            <w:r w:rsidRPr="00977EA3">
              <w:rPr>
                <w:noProof w:val="0"/>
              </w:rPr>
              <w:t>Attribute</w:t>
            </w:r>
          </w:p>
        </w:tc>
        <w:tc>
          <w:tcPr>
            <w:tcW w:w="3735" w:type="dxa"/>
            <w:shd w:val="clear" w:color="auto" w:fill="E6E6E6"/>
          </w:tcPr>
          <w:p w14:paraId="001BAB15" w14:textId="77777777" w:rsidR="007A1F44" w:rsidRPr="00977EA3" w:rsidRDefault="007A1F44" w:rsidP="00A53067">
            <w:pPr>
              <w:pStyle w:val="TableEntryHeader"/>
              <w:rPr>
                <w:noProof w:val="0"/>
              </w:rPr>
            </w:pPr>
            <w:r w:rsidRPr="00977EA3">
              <w:rPr>
                <w:noProof w:val="0"/>
              </w:rPr>
              <w:t>Value</w:t>
            </w:r>
          </w:p>
        </w:tc>
      </w:tr>
      <w:tr w:rsidR="007A1F44" w:rsidRPr="00977EA3" w14:paraId="74AECA56" w14:textId="77777777" w:rsidTr="00ED4370">
        <w:trPr>
          <w:jc w:val="center"/>
        </w:trPr>
        <w:tc>
          <w:tcPr>
            <w:tcW w:w="3690" w:type="dxa"/>
          </w:tcPr>
          <w:p w14:paraId="5FBC4F9B" w14:textId="77777777" w:rsidR="007A1F44" w:rsidRPr="00977EA3" w:rsidRDefault="007A1F44" w:rsidP="00013C8C">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w:t>
            </w:r>
            <w:proofErr w:type="spellStart"/>
            <w:r w:rsidRPr="00977EA3">
              <w:rPr>
                <w:noProof w:val="0"/>
              </w:rPr>
              <w:t>operation@name</w:t>
            </w:r>
            <w:proofErr w:type="spellEnd"/>
          </w:p>
        </w:tc>
        <w:tc>
          <w:tcPr>
            <w:tcW w:w="3735" w:type="dxa"/>
          </w:tcPr>
          <w:p w14:paraId="5646C98B" w14:textId="77777777" w:rsidR="007A1F44" w:rsidRPr="00977EA3" w:rsidRDefault="007A1F44" w:rsidP="00013C8C">
            <w:pPr>
              <w:pStyle w:val="TableEntry"/>
              <w:rPr>
                <w:noProof w:val="0"/>
              </w:rPr>
            </w:pPr>
            <w:proofErr w:type="spellStart"/>
            <w:r w:rsidRPr="00977EA3">
              <w:rPr>
                <w:noProof w:val="0"/>
              </w:rPr>
              <w:t>DocumentConsumer_</w:t>
            </w:r>
            <w:del w:id="1797" w:author="Gregorio Canal" w:date="2019-05-22T16:03:00Z">
              <w:r w:rsidRPr="00977EA3" w:rsidDel="007A6AB2">
                <w:rPr>
                  <w:noProof w:val="0"/>
                </w:rPr>
                <w:delText xml:space="preserve"> </w:delText>
              </w:r>
            </w:del>
            <w:r w:rsidRPr="00977EA3">
              <w:rPr>
                <w:noProof w:val="0"/>
              </w:rPr>
              <w:t>RetrieveDocumentSet</w:t>
            </w:r>
            <w:proofErr w:type="spellEnd"/>
          </w:p>
        </w:tc>
      </w:tr>
      <w:tr w:rsidR="007A1F44" w:rsidRPr="00977EA3" w14:paraId="661AFA79" w14:textId="77777777" w:rsidTr="00ED4370">
        <w:trPr>
          <w:jc w:val="center"/>
        </w:trPr>
        <w:tc>
          <w:tcPr>
            <w:tcW w:w="3690" w:type="dxa"/>
          </w:tcPr>
          <w:p w14:paraId="70953435" w14:textId="77777777" w:rsidR="007A1F44" w:rsidRPr="00977EA3" w:rsidRDefault="007A1F44" w:rsidP="00013C8C">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/operation/input/@</w:t>
            </w:r>
            <w:proofErr w:type="spellStart"/>
            <w:r w:rsidRPr="00977EA3">
              <w:rPr>
                <w:noProof w:val="0"/>
              </w:rPr>
              <w:t>wsaw:Action</w:t>
            </w:r>
            <w:proofErr w:type="spellEnd"/>
          </w:p>
        </w:tc>
        <w:tc>
          <w:tcPr>
            <w:tcW w:w="3735" w:type="dxa"/>
          </w:tcPr>
          <w:p w14:paraId="2700D5E8" w14:textId="77777777" w:rsidR="007A1F44" w:rsidRPr="00977EA3" w:rsidRDefault="007A1F44" w:rsidP="00013C8C">
            <w:pPr>
              <w:pStyle w:val="TableEntry"/>
              <w:rPr>
                <w:noProof w:val="0"/>
              </w:rPr>
            </w:pPr>
            <w:r w:rsidRPr="00977EA3">
              <w:rPr>
                <w:noProof w:val="0"/>
              </w:rPr>
              <w:t>urn:ihe:iti:2007:</w:t>
            </w:r>
            <w:del w:id="1798" w:author="Gregorio Canal" w:date="2019-05-22T16:04:00Z">
              <w:r w:rsidRPr="00977EA3" w:rsidDel="007A6AB2">
                <w:rPr>
                  <w:noProof w:val="0"/>
                </w:rPr>
                <w:delText xml:space="preserve"> </w:delText>
              </w:r>
            </w:del>
            <w:r w:rsidRPr="00977EA3">
              <w:rPr>
                <w:noProof w:val="0"/>
              </w:rPr>
              <w:t>RetrieveDocumentSet</w:t>
            </w:r>
          </w:p>
        </w:tc>
      </w:tr>
      <w:tr w:rsidR="007A1F44" w:rsidRPr="00977EA3" w14:paraId="5A1602A2" w14:textId="77777777" w:rsidTr="00ED4370">
        <w:trPr>
          <w:jc w:val="center"/>
        </w:trPr>
        <w:tc>
          <w:tcPr>
            <w:tcW w:w="3690" w:type="dxa"/>
          </w:tcPr>
          <w:p w14:paraId="3407E1F4" w14:textId="77777777" w:rsidR="007A1F44" w:rsidRPr="00977EA3" w:rsidRDefault="007A1F44" w:rsidP="00013C8C">
            <w:pPr>
              <w:pStyle w:val="TableEntry"/>
              <w:rPr>
                <w:noProof w:val="0"/>
              </w:rPr>
            </w:pPr>
            <w:r w:rsidRPr="00977EA3">
              <w:rPr>
                <w:noProof w:val="0"/>
              </w:rPr>
              <w:t>/definitions/</w:t>
            </w:r>
            <w:proofErr w:type="spellStart"/>
            <w:r w:rsidRPr="00977EA3">
              <w:rPr>
                <w:noProof w:val="0"/>
              </w:rPr>
              <w:t>portType</w:t>
            </w:r>
            <w:proofErr w:type="spellEnd"/>
            <w:r w:rsidRPr="00977EA3">
              <w:rPr>
                <w:noProof w:val="0"/>
              </w:rPr>
              <w:t>/operation/output/@</w:t>
            </w:r>
            <w:proofErr w:type="spellStart"/>
            <w:r w:rsidRPr="00977EA3">
              <w:rPr>
                <w:noProof w:val="0"/>
              </w:rPr>
              <w:t>wsaw:Action</w:t>
            </w:r>
            <w:proofErr w:type="spellEnd"/>
          </w:p>
        </w:tc>
        <w:tc>
          <w:tcPr>
            <w:tcW w:w="3735" w:type="dxa"/>
          </w:tcPr>
          <w:p w14:paraId="2D7419FE" w14:textId="77777777" w:rsidR="007A1F44" w:rsidRPr="00977EA3" w:rsidRDefault="007A1F44" w:rsidP="00013C8C">
            <w:pPr>
              <w:pStyle w:val="TableEntry"/>
              <w:rPr>
                <w:noProof w:val="0"/>
              </w:rPr>
            </w:pPr>
            <w:r w:rsidRPr="00977EA3">
              <w:rPr>
                <w:noProof w:val="0"/>
              </w:rPr>
              <w:t>urn:ihe:iti:2007:</w:t>
            </w:r>
            <w:del w:id="1799" w:author="Gregorio Canal" w:date="2019-05-22T16:04:00Z">
              <w:r w:rsidRPr="00977EA3" w:rsidDel="007A6AB2">
                <w:rPr>
                  <w:noProof w:val="0"/>
                </w:rPr>
                <w:delText xml:space="preserve"> </w:delText>
              </w:r>
            </w:del>
            <w:r w:rsidRPr="00977EA3">
              <w:rPr>
                <w:noProof w:val="0"/>
              </w:rPr>
              <w:t>RetrieveDocumentSetResponse</w:t>
            </w:r>
          </w:p>
        </w:tc>
      </w:tr>
      <w:tr w:rsidR="006A5355" w:rsidRPr="00977EA3" w14:paraId="03D398B3" w14:textId="77777777" w:rsidTr="00ED4370">
        <w:trPr>
          <w:jc w:val="center"/>
        </w:trPr>
        <w:tc>
          <w:tcPr>
            <w:tcW w:w="3690" w:type="dxa"/>
          </w:tcPr>
          <w:p w14:paraId="196FE722" w14:textId="78315403"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3735" w:type="dxa"/>
          </w:tcPr>
          <w:p w14:paraId="7502B480" w14:textId="1770EAA2" w:rsidR="006A5355" w:rsidRPr="00977EA3" w:rsidRDefault="006A5355" w:rsidP="006A5355">
            <w:pPr>
              <w:pStyle w:val="TableEntry"/>
              <w:rPr>
                <w:noProof w:val="0"/>
              </w:rPr>
            </w:pPr>
            <w:r w:rsidRPr="00977EA3">
              <w:rPr>
                <w:noProof w:val="0"/>
              </w:rPr>
              <w:t>false</w:t>
            </w:r>
            <w:commentRangeEnd w:id="1796"/>
            <w:r w:rsidR="002511D6">
              <w:rPr>
                <w:rStyle w:val="Rimandocommento"/>
                <w:noProof w:val="0"/>
              </w:rPr>
              <w:commentReference w:id="1796"/>
            </w:r>
          </w:p>
        </w:tc>
      </w:tr>
    </w:tbl>
    <w:p w14:paraId="6795CACA" w14:textId="77777777" w:rsidR="007A1F44" w:rsidRPr="00977EA3" w:rsidRDefault="007A1F44" w:rsidP="00775340">
      <w:pPr>
        <w:pStyle w:val="Corpotesto"/>
      </w:pPr>
    </w:p>
    <w:p w14:paraId="78919753" w14:textId="77777777" w:rsidR="007A1F44" w:rsidRPr="00977EA3" w:rsidRDefault="007A1F44" w:rsidP="0033661E">
      <w:pPr>
        <w:pStyle w:val="Corpotesto"/>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0E5BCD" w:rsidRPr="00977EA3">
        <w:fldChar w:fldCharType="begin"/>
      </w:r>
      <w:r w:rsidR="000E5BCD" w:rsidRPr="00977EA3">
        <w:instrText xml:space="preserve"> REF _Ref167821063 \h  \* MERGEFORMAT </w:instrText>
      </w:r>
      <w:r w:rsidR="000E5BCD" w:rsidRPr="00977EA3">
        <w:fldChar w:fldCharType="separate"/>
      </w:r>
      <w:r w:rsidR="00531CD4" w:rsidRPr="00977EA3">
        <w:t>3.43.5.1 Sample SOAP Messages</w:t>
      </w:r>
      <w:r w:rsidR="000E5BCD" w:rsidRPr="00977EA3">
        <w:fldChar w:fldCharType="end"/>
      </w:r>
      <w:r w:rsidRPr="00977EA3">
        <w:t>.</w:t>
      </w:r>
    </w:p>
    <w:p w14:paraId="0467333B" w14:textId="1B63ECC5" w:rsidR="007A1F44" w:rsidRPr="00977EA3" w:rsidRDefault="007A1F44" w:rsidP="008C0C7D">
      <w:pPr>
        <w:pStyle w:val="Corpotesto"/>
      </w:pPr>
      <w:r w:rsidRPr="00977EA3">
        <w:t>For informative WSDL for the Document Repository see in ITI TF-2x: Appendix W.</w:t>
      </w:r>
    </w:p>
    <w:p w14:paraId="06251D74" w14:textId="77777777" w:rsidR="007A1F44" w:rsidRPr="00977EA3" w:rsidRDefault="007A1F44" w:rsidP="008C0C7D">
      <w:pPr>
        <w:pStyle w:val="Corpotesto"/>
      </w:pPr>
      <w:r w:rsidRPr="00977EA3">
        <w:t>The &lt;</w:t>
      </w:r>
      <w:proofErr w:type="spellStart"/>
      <w:r w:rsidRPr="00977EA3">
        <w:t>ihe:RetrieveDocumentSetRequest</w:t>
      </w:r>
      <w:proofErr w:type="spellEnd"/>
      <w:r w:rsidRPr="00977EA3">
        <w:t>/&gt; element is defined as:</w:t>
      </w:r>
    </w:p>
    <w:p w14:paraId="58E79566" w14:textId="77777777" w:rsidR="008E3CF3" w:rsidRPr="00977EA3" w:rsidRDefault="007A1F44" w:rsidP="00EC243F">
      <w:pPr>
        <w:pStyle w:val="Puntoelenco2"/>
      </w:pPr>
      <w:r w:rsidRPr="00977EA3">
        <w:t>One or more &lt;</w:t>
      </w:r>
      <w:proofErr w:type="spellStart"/>
      <w:r w:rsidRPr="00977EA3">
        <w:t>ihe:DocumentRequest</w:t>
      </w:r>
      <w:proofErr w:type="spellEnd"/>
      <w:r w:rsidRPr="00977EA3">
        <w:t>/&gt; elements, each one representing an individual document that the Document Consumer wants to retrieve from the Document Repository. Each &lt;</w:t>
      </w:r>
      <w:proofErr w:type="spellStart"/>
      <w:r w:rsidRPr="00977EA3">
        <w:t>ihe:DocumentRequest</w:t>
      </w:r>
      <w:proofErr w:type="spellEnd"/>
      <w:r w:rsidRPr="00977EA3">
        <w:t>/&gt; element contains:</w:t>
      </w:r>
    </w:p>
    <w:p w14:paraId="475B54FA" w14:textId="77777777" w:rsidR="008E3CF3" w:rsidRPr="00977EA3" w:rsidRDefault="007A1F44" w:rsidP="00EC243F">
      <w:pPr>
        <w:pStyle w:val="Puntoelenco3"/>
        <w:numPr>
          <w:ilvl w:val="0"/>
          <w:numId w:val="17"/>
        </w:numPr>
      </w:pPr>
      <w:r w:rsidRPr="00977EA3">
        <w:t>A required &lt;</w:t>
      </w:r>
      <w:proofErr w:type="spellStart"/>
      <w:r w:rsidRPr="00977EA3">
        <w:t>ihe:RepositoryUniqueId</w:t>
      </w:r>
      <w:proofErr w:type="spellEnd"/>
      <w:r w:rsidRPr="00977EA3">
        <w:t xml:space="preserve">/&gt; element that identifies the repository from which the document is to be retrieved. This value corresponds to </w:t>
      </w:r>
      <w:proofErr w:type="spellStart"/>
      <w:r w:rsidRPr="00977EA3">
        <w:t>XDSDocumentEntry.repositoryUniqueId</w:t>
      </w:r>
      <w:proofErr w:type="spellEnd"/>
      <w:r w:rsidRPr="00977EA3">
        <w:t>.</w:t>
      </w:r>
    </w:p>
    <w:p w14:paraId="15D7DC61" w14:textId="77777777" w:rsidR="008E3CF3" w:rsidRPr="00977EA3" w:rsidRDefault="007A1F44" w:rsidP="00EC243F">
      <w:pPr>
        <w:pStyle w:val="Puntoelenco3"/>
        <w:numPr>
          <w:ilvl w:val="0"/>
          <w:numId w:val="17"/>
        </w:numPr>
      </w:pPr>
      <w:r w:rsidRPr="00977EA3">
        <w:lastRenderedPageBreak/>
        <w:t>A required &lt;</w:t>
      </w:r>
      <w:proofErr w:type="spellStart"/>
      <w:r w:rsidRPr="00977EA3">
        <w:t>ihe:DocumentUniqueId</w:t>
      </w:r>
      <w:proofErr w:type="spellEnd"/>
      <w:r w:rsidRPr="00977EA3">
        <w:t xml:space="preserve">/&gt; that identifies the document within the repository. This value corresponds to the </w:t>
      </w:r>
      <w:proofErr w:type="spellStart"/>
      <w:r w:rsidRPr="00977EA3">
        <w:t>XDSDocumentEntry.uniqueId</w:t>
      </w:r>
      <w:proofErr w:type="spellEnd"/>
      <w:r w:rsidRPr="00977EA3">
        <w:t>.</w:t>
      </w:r>
    </w:p>
    <w:p w14:paraId="152E3BC0" w14:textId="77777777" w:rsidR="008E3CF3" w:rsidRPr="00977EA3" w:rsidRDefault="007A1F44" w:rsidP="00EC243F">
      <w:pPr>
        <w:pStyle w:val="Puntoelenco3"/>
        <w:numPr>
          <w:ilvl w:val="0"/>
          <w:numId w:val="17"/>
        </w:numPr>
      </w:pPr>
      <w:r w:rsidRPr="00977EA3">
        <w:t>An optional &lt;</w:t>
      </w:r>
      <w:proofErr w:type="spellStart"/>
      <w:r w:rsidRPr="00977EA3">
        <w:t>ihe:HomeCommunityId</w:t>
      </w:r>
      <w:proofErr w:type="spellEnd"/>
      <w:r w:rsidRPr="00977EA3">
        <w:t xml:space="preserve">/&gt; element that corresponds to the home attribute of the Identifiable class in </w:t>
      </w:r>
      <w:proofErr w:type="spellStart"/>
      <w:r w:rsidRPr="00977EA3">
        <w:t>ebRIM</w:t>
      </w:r>
      <w:proofErr w:type="spellEnd"/>
      <w:r w:rsidRPr="00977EA3">
        <w:t xml:space="preserve">. </w:t>
      </w:r>
    </w:p>
    <w:p w14:paraId="29B6E54E" w14:textId="77777777" w:rsidR="007A1F44" w:rsidRPr="00977EA3" w:rsidRDefault="007A1F44" w:rsidP="00DF525F">
      <w:pPr>
        <w:pStyle w:val="Corpotesto"/>
      </w:pPr>
      <w:r w:rsidRPr="00977EA3">
        <w:t xml:space="preserve">This allows the Document Consumer to specify one or more documents to retrieve from the Document Repository. </w:t>
      </w:r>
    </w:p>
    <w:p w14:paraId="6887AFC9" w14:textId="77777777" w:rsidR="007A1F44" w:rsidRPr="00977EA3" w:rsidRDefault="007A1F44" w:rsidP="008C0C7D">
      <w:pPr>
        <w:pStyle w:val="Corpotesto"/>
      </w:pPr>
      <w:r w:rsidRPr="00977EA3">
        <w:t>The &lt;</w:t>
      </w:r>
      <w:proofErr w:type="spellStart"/>
      <w:r w:rsidRPr="00977EA3">
        <w:t>ihe:RetrieveDocumentResponse</w:t>
      </w:r>
      <w:proofErr w:type="spellEnd"/>
      <w:r w:rsidRPr="00977EA3">
        <w:t>/&gt; element is defined as:</w:t>
      </w:r>
    </w:p>
    <w:p w14:paraId="386F92AE" w14:textId="77777777" w:rsidR="008E3CF3" w:rsidRPr="00977EA3" w:rsidRDefault="007A1F44" w:rsidP="00EC243F">
      <w:pPr>
        <w:pStyle w:val="Puntoelenco2"/>
      </w:pPr>
      <w:r w:rsidRPr="00977EA3">
        <w:t>A required /</w:t>
      </w:r>
      <w:proofErr w:type="spellStart"/>
      <w:r w:rsidRPr="00977EA3">
        <w:t>ihe:RetrieveDocumentSetResponse</w:t>
      </w:r>
      <w:proofErr w:type="spellEnd"/>
      <w:r w:rsidRPr="00977EA3">
        <w:t>/</w:t>
      </w:r>
      <w:proofErr w:type="spellStart"/>
      <w:r w:rsidRPr="00977EA3">
        <w:t>rs:RegistryResponse</w:t>
      </w:r>
      <w:proofErr w:type="spellEnd"/>
      <w:r w:rsidRPr="00977EA3">
        <w:t xml:space="preserve"> element </w:t>
      </w:r>
    </w:p>
    <w:p w14:paraId="2B5ADCD4" w14:textId="77777777" w:rsidR="008E3CF3" w:rsidRPr="00977EA3" w:rsidRDefault="007A1F44" w:rsidP="00EC243F">
      <w:pPr>
        <w:pStyle w:val="Puntoelenco2"/>
      </w:pPr>
      <w:r w:rsidRPr="00977EA3">
        <w:t>An optional sequence of &lt;</w:t>
      </w:r>
      <w:proofErr w:type="spellStart"/>
      <w:r w:rsidRPr="00977EA3">
        <w:t>ihe:DocumentResponse</w:t>
      </w:r>
      <w:proofErr w:type="spellEnd"/>
      <w:r w:rsidRPr="00977EA3">
        <w:t>/&gt; elements containing</w:t>
      </w:r>
    </w:p>
    <w:p w14:paraId="57D66CA8" w14:textId="77777777" w:rsidR="008E3CF3" w:rsidRPr="00977EA3" w:rsidRDefault="007A1F44" w:rsidP="00EC243F">
      <w:pPr>
        <w:pStyle w:val="Puntoelenco3"/>
        <w:numPr>
          <w:ilvl w:val="0"/>
          <w:numId w:val="17"/>
        </w:numPr>
      </w:pPr>
      <w:r w:rsidRPr="00977EA3">
        <w:t>A &lt;</w:t>
      </w:r>
      <w:proofErr w:type="spellStart"/>
      <w:r w:rsidRPr="00977EA3">
        <w:t>ihe:HomeCommunityId</w:t>
      </w:r>
      <w:proofErr w:type="spellEnd"/>
      <w:r w:rsidRPr="00977EA3">
        <w:t>/&gt; element. The value of this element shall be the same as the value of the /</w:t>
      </w:r>
      <w:proofErr w:type="spellStart"/>
      <w:r w:rsidRPr="00977EA3">
        <w:t>RetrieveDocumentSetRequest</w:t>
      </w:r>
      <w:proofErr w:type="spellEnd"/>
      <w:r w:rsidRPr="00977EA3">
        <w:t>/</w:t>
      </w:r>
      <w:proofErr w:type="spellStart"/>
      <w:r w:rsidRPr="00977EA3">
        <w:t>DocumentRequest</w:t>
      </w:r>
      <w:proofErr w:type="spellEnd"/>
      <w:r w:rsidRPr="00977EA3">
        <w:t>/</w:t>
      </w:r>
      <w:proofErr w:type="spellStart"/>
      <w:r w:rsidRPr="00977EA3">
        <w:t>HomeCommunityId</w:t>
      </w:r>
      <w:proofErr w:type="spellEnd"/>
      <w:r w:rsidRPr="00977EA3">
        <w:t xml:space="preserve"> element in the Retrieve Document Set Request Message. If the &lt;</w:t>
      </w:r>
      <w:proofErr w:type="spellStart"/>
      <w:r w:rsidRPr="00977EA3">
        <w:t>ihe:HomeCommunityId</w:t>
      </w:r>
      <w:proofErr w:type="spellEnd"/>
      <w:r w:rsidRPr="00977EA3">
        <w:t>/&gt; element is not present in the Retrieve Document Set Request Message, this value shall not be present.</w:t>
      </w:r>
    </w:p>
    <w:p w14:paraId="58135959" w14:textId="77777777" w:rsidR="008E3CF3" w:rsidRPr="00977EA3" w:rsidRDefault="007A1F44" w:rsidP="00EC243F">
      <w:pPr>
        <w:pStyle w:val="Puntoelenco3"/>
        <w:numPr>
          <w:ilvl w:val="0"/>
          <w:numId w:val="17"/>
        </w:numPr>
      </w:pPr>
      <w:r w:rsidRPr="00977EA3">
        <w:t>A required &lt;</w:t>
      </w:r>
      <w:proofErr w:type="spellStart"/>
      <w:r w:rsidRPr="00977EA3">
        <w:t>ihe:RepositoryUniqueId</w:t>
      </w:r>
      <w:proofErr w:type="spellEnd"/>
      <w:r w:rsidRPr="00977EA3">
        <w:t>/&gt; that identifies the repository from which the document is to be retrieved. The value of this element shall be the same as the value of the /</w:t>
      </w:r>
      <w:proofErr w:type="spellStart"/>
      <w:r w:rsidRPr="00977EA3">
        <w:t>RetrieveDocumentSetRequest</w:t>
      </w:r>
      <w:proofErr w:type="spellEnd"/>
      <w:r w:rsidRPr="00977EA3">
        <w:t>/</w:t>
      </w:r>
      <w:proofErr w:type="spellStart"/>
      <w:r w:rsidRPr="00977EA3">
        <w:t>DocumentRequest</w:t>
      </w:r>
      <w:proofErr w:type="spellEnd"/>
      <w:r w:rsidRPr="00977EA3">
        <w:t>/</w:t>
      </w:r>
      <w:proofErr w:type="spellStart"/>
      <w:r w:rsidRPr="00977EA3">
        <w:t>RepositoryUniqueId</w:t>
      </w:r>
      <w:proofErr w:type="spellEnd"/>
      <w:r w:rsidRPr="00977EA3">
        <w:t xml:space="preserve"> element in the original Retrieve Document Set Request Message. This value corresponds to </w:t>
      </w:r>
      <w:proofErr w:type="spellStart"/>
      <w:r w:rsidRPr="00977EA3">
        <w:t>XDSDocumentEntry.repositoryUniqueId</w:t>
      </w:r>
      <w:proofErr w:type="spellEnd"/>
      <w:r w:rsidRPr="00977EA3">
        <w:t>.</w:t>
      </w:r>
    </w:p>
    <w:p w14:paraId="79578FE2" w14:textId="77777777" w:rsidR="008E3CF3" w:rsidRPr="00977EA3" w:rsidRDefault="007A1F44" w:rsidP="00EC243F">
      <w:pPr>
        <w:pStyle w:val="Puntoelenco3"/>
        <w:numPr>
          <w:ilvl w:val="0"/>
          <w:numId w:val="17"/>
        </w:numPr>
      </w:pPr>
      <w:r w:rsidRPr="00977EA3">
        <w:t>A required &lt;</w:t>
      </w:r>
      <w:proofErr w:type="spellStart"/>
      <w:r w:rsidRPr="00977EA3">
        <w:t>ihe:DocumentUniqueId</w:t>
      </w:r>
      <w:proofErr w:type="spellEnd"/>
      <w:r w:rsidRPr="00977EA3">
        <w:t>/&gt; that identifies the document within the repository. The value of this element shall be the same as the value of the /</w:t>
      </w:r>
      <w:proofErr w:type="spellStart"/>
      <w:r w:rsidRPr="00977EA3">
        <w:t>RetrieveDocumentSetRequest</w:t>
      </w:r>
      <w:proofErr w:type="spellEnd"/>
      <w:r w:rsidRPr="00977EA3">
        <w:t>/</w:t>
      </w:r>
      <w:proofErr w:type="spellStart"/>
      <w:r w:rsidRPr="00977EA3">
        <w:t>DocumentRequest</w:t>
      </w:r>
      <w:proofErr w:type="spellEnd"/>
      <w:r w:rsidRPr="00977EA3">
        <w:t>/</w:t>
      </w:r>
      <w:proofErr w:type="spellStart"/>
      <w:r w:rsidRPr="00977EA3">
        <w:t>DocumentUniqueId</w:t>
      </w:r>
      <w:proofErr w:type="spellEnd"/>
      <w:r w:rsidRPr="00977EA3">
        <w:t xml:space="preserve"> element in the original Retrieve Document Set Request Message. This value corresponds to </w:t>
      </w:r>
      <w:proofErr w:type="spellStart"/>
      <w:r w:rsidRPr="00977EA3">
        <w:t>XDSDocumentEntry.uniqueId</w:t>
      </w:r>
      <w:proofErr w:type="spellEnd"/>
      <w:r w:rsidRPr="00977EA3">
        <w:t>.</w:t>
      </w:r>
    </w:p>
    <w:p w14:paraId="2F37C82A" w14:textId="637F0214" w:rsidR="008E3CF3" w:rsidRPr="00977EA3" w:rsidRDefault="007A1F44" w:rsidP="00EC243F">
      <w:pPr>
        <w:pStyle w:val="Puntoelenco2"/>
        <w:tabs>
          <w:tab w:val="clear" w:pos="720"/>
          <w:tab w:val="num" w:pos="1080"/>
        </w:tabs>
        <w:ind w:left="1080"/>
      </w:pPr>
      <w:r w:rsidRPr="00977EA3">
        <w:t>A required &lt;</w:t>
      </w:r>
      <w:proofErr w:type="spellStart"/>
      <w:r w:rsidRPr="00977EA3">
        <w:t>ihe:Document</w:t>
      </w:r>
      <w:proofErr w:type="spellEnd"/>
      <w:r w:rsidRPr="00977EA3">
        <w:t xml:space="preserve">/&gt; element that contains the retrieved document </w:t>
      </w:r>
      <w:r w:rsidR="00A726AB" w:rsidRPr="00977EA3">
        <w:t>using the xsi:base64Binary data type. (Note: This is the logical representation of the document in the XML. The wire format may be different; see ITI TF-2x: Appendix V.8.)</w:t>
      </w:r>
    </w:p>
    <w:p w14:paraId="0A06BEDD" w14:textId="77777777" w:rsidR="008E3CF3" w:rsidRPr="00977EA3" w:rsidRDefault="007A1F44" w:rsidP="00EC243F">
      <w:pPr>
        <w:pStyle w:val="Puntoelenco2"/>
        <w:tabs>
          <w:tab w:val="clear" w:pos="720"/>
          <w:tab w:val="num" w:pos="1080"/>
        </w:tabs>
        <w:ind w:left="1080"/>
      </w:pPr>
      <w:r w:rsidRPr="00977EA3">
        <w:t>A required &lt;</w:t>
      </w:r>
      <w:proofErr w:type="spellStart"/>
      <w:r w:rsidRPr="00977EA3">
        <w:t>ihe:mimeType</w:t>
      </w:r>
      <w:proofErr w:type="spellEnd"/>
      <w:r w:rsidRPr="00977EA3">
        <w:t>/&gt; element that indicates the MIME type of the retrieved document</w:t>
      </w:r>
    </w:p>
    <w:p w14:paraId="3FD4E253" w14:textId="77777777" w:rsidR="008E3CF3" w:rsidRPr="00977EA3" w:rsidRDefault="007A1F44" w:rsidP="00EC243F">
      <w:pPr>
        <w:pStyle w:val="Puntoelenco2"/>
        <w:tabs>
          <w:tab w:val="clear" w:pos="720"/>
          <w:tab w:val="num" w:pos="1080"/>
        </w:tabs>
        <w:ind w:left="1080"/>
      </w:pPr>
      <w:r w:rsidRPr="00977EA3">
        <w:t>An optional &lt;</w:t>
      </w:r>
      <w:proofErr w:type="spellStart"/>
      <w:r w:rsidRPr="00977EA3">
        <w:t>ihe:NewDocumentUniqueId</w:t>
      </w:r>
      <w:proofErr w:type="spellEnd"/>
      <w:r w:rsidRPr="00977EA3">
        <w:t>/&gt; element that identifies the document returned in the request when retrieval is of an On-Demand Document. This is required when retrieval is of an On-Demand Document.</w:t>
      </w:r>
    </w:p>
    <w:p w14:paraId="64FB7346" w14:textId="77777777" w:rsidR="008E3CF3" w:rsidRPr="00977EA3" w:rsidRDefault="007A1F44" w:rsidP="00EC243F">
      <w:pPr>
        <w:pStyle w:val="Puntoelenco2"/>
        <w:tabs>
          <w:tab w:val="clear" w:pos="720"/>
          <w:tab w:val="num" w:pos="1080"/>
        </w:tabs>
        <w:ind w:left="1080"/>
      </w:pPr>
      <w:r w:rsidRPr="00977EA3">
        <w:t>An optional &lt;</w:t>
      </w:r>
      <w:proofErr w:type="spellStart"/>
      <w:r w:rsidRPr="00977EA3">
        <w:t>ihe:NewRepositoryUniqueId</w:t>
      </w:r>
      <w:proofErr w:type="spellEnd"/>
      <w:r w:rsidRPr="00977EA3">
        <w:t>/&gt; element that identifies the Document Repository that will support retrieval of the document created as a result of retrieval of the On-Demand Document. This is required when the On-Demand Document Source supports the Persistence of Retrieved Documents Option.</w:t>
      </w:r>
    </w:p>
    <w:p w14:paraId="1D823E91" w14:textId="77777777" w:rsidR="007A1F44" w:rsidRPr="00977EA3" w:rsidRDefault="007A1F44" w:rsidP="008C0C7D">
      <w:pPr>
        <w:pStyle w:val="Corpotesto"/>
      </w:pPr>
      <w:r w:rsidRPr="00977EA3">
        <w:t>The /</w:t>
      </w:r>
      <w:proofErr w:type="spellStart"/>
      <w:r w:rsidRPr="00977EA3">
        <w:t>RetrieveDocumentSetResponse</w:t>
      </w:r>
      <w:proofErr w:type="spellEnd"/>
      <w:r w:rsidRPr="00977EA3">
        <w:t>/</w:t>
      </w:r>
      <w:proofErr w:type="spellStart"/>
      <w:r w:rsidRPr="00977EA3">
        <w:t>rs:RegistryResponse</w:t>
      </w:r>
      <w:proofErr w:type="spellEnd"/>
      <w:r w:rsidRPr="00977EA3">
        <w:t>/@status attributes provides the overall status of the request: It shall contain one of the following values:</w:t>
      </w:r>
    </w:p>
    <w:p w14:paraId="28A6F700"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proofErr w:type="spellStart"/>
      <w:r w:rsidRPr="00977EA3">
        <w:rPr>
          <w:rFonts w:ascii="Courier New" w:eastAsia="MS Mincho" w:hAnsi="Courier New" w:cs="Courier New"/>
          <w:bCs/>
          <w:color w:val="000000"/>
          <w:sz w:val="20"/>
          <w:lang w:eastAsia="ja-JP" w:bidi="he-IL"/>
        </w:rPr>
        <w:lastRenderedPageBreak/>
        <w:t>urn:oasis:names:tc:ebxml-regrep:ResponseStatusType:Success</w:t>
      </w:r>
      <w:proofErr w:type="spellEnd"/>
      <w:r w:rsidRPr="00977EA3">
        <w:rPr>
          <w:rFonts w:ascii="Courier New" w:eastAsia="MS Mincho" w:hAnsi="Courier New" w:cs="Courier New"/>
          <w:bCs/>
          <w:color w:val="000000"/>
          <w:sz w:val="20"/>
          <w:lang w:eastAsia="ja-JP" w:bidi="he-IL"/>
        </w:rPr>
        <w:t xml:space="preserve"> </w:t>
      </w:r>
    </w:p>
    <w:p w14:paraId="285E88ED"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977EA3">
        <w:rPr>
          <w:rFonts w:ascii="Courier New" w:eastAsia="MS Mincho" w:hAnsi="Courier New" w:cs="Courier New"/>
          <w:bCs/>
          <w:color w:val="000000"/>
          <w:sz w:val="20"/>
          <w:lang w:eastAsia="ja-JP" w:bidi="he-IL"/>
        </w:rPr>
        <w:t xml:space="preserve">urn:ihe:iti:2007:ResponseStatusType:PartialSuccess </w:t>
      </w:r>
    </w:p>
    <w:p w14:paraId="4DB7C257"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proofErr w:type="spellStart"/>
      <w:r w:rsidRPr="00977EA3">
        <w:rPr>
          <w:rFonts w:ascii="Courier New" w:eastAsia="MS Mincho" w:hAnsi="Courier New" w:cs="Courier New"/>
          <w:bCs/>
          <w:color w:val="000000"/>
          <w:sz w:val="20"/>
          <w:lang w:eastAsia="ja-JP" w:bidi="he-IL"/>
        </w:rPr>
        <w:t>urn:oasis:names:tc:ebxml-regrep:ResponseStatusType:Failure</w:t>
      </w:r>
      <w:proofErr w:type="spellEnd"/>
      <w:r w:rsidRPr="00977EA3">
        <w:rPr>
          <w:rFonts w:ascii="Courier New" w:eastAsia="MS Mincho" w:hAnsi="Courier New" w:cs="Courier New"/>
          <w:bCs/>
          <w:color w:val="000000"/>
          <w:sz w:val="20"/>
          <w:lang w:eastAsia="ja-JP" w:bidi="he-IL"/>
        </w:rPr>
        <w:t xml:space="preserve"> </w:t>
      </w:r>
    </w:p>
    <w:p w14:paraId="1DA76012" w14:textId="77777777" w:rsidR="007A1F44" w:rsidRPr="00977EA3" w:rsidRDefault="007A1F44" w:rsidP="00601E92">
      <w:pPr>
        <w:pStyle w:val="Corpotesto"/>
        <w:rPr>
          <w:rFonts w:eastAsia="MS Mincho"/>
          <w:lang w:eastAsia="ja-JP" w:bidi="he-IL"/>
        </w:rPr>
      </w:pPr>
      <w:r w:rsidRPr="00977EA3">
        <w:rPr>
          <w:rFonts w:eastAsia="MS Mincho"/>
          <w:lang w:eastAsia="ja-JP" w:bidi="he-IL"/>
        </w:rPr>
        <w:t>See ITI TF-3: 4.2.4 Error Reporting for the interpretation of these values.</w:t>
      </w:r>
    </w:p>
    <w:p w14:paraId="391D4B8F" w14:textId="77777777" w:rsidR="007A1F44" w:rsidRPr="00977EA3" w:rsidRDefault="007A1F44" w:rsidP="008C0C7D">
      <w:pPr>
        <w:pStyle w:val="Corpotesto"/>
      </w:pPr>
      <w:r w:rsidRPr="00977EA3">
        <w:t>For each document requested in a /</w:t>
      </w:r>
      <w:proofErr w:type="spellStart"/>
      <w:r w:rsidRPr="00977EA3">
        <w:t>RetrieveDocumentSetRequest</w:t>
      </w:r>
      <w:proofErr w:type="spellEnd"/>
      <w:r w:rsidRPr="00977EA3">
        <w:t>/</w:t>
      </w:r>
      <w:proofErr w:type="spellStart"/>
      <w:r w:rsidRPr="00977EA3">
        <w:t>DocumentRequest</w:t>
      </w:r>
      <w:proofErr w:type="spellEnd"/>
      <w:r w:rsidRPr="00977EA3">
        <w:t xml:space="preserve"> element:</w:t>
      </w:r>
    </w:p>
    <w:p w14:paraId="33E88F8E" w14:textId="77777777" w:rsidR="008E3CF3" w:rsidRPr="00977EA3" w:rsidRDefault="007A1F44" w:rsidP="00EC243F">
      <w:pPr>
        <w:pStyle w:val="Puntoelenco2"/>
      </w:pPr>
      <w:r w:rsidRPr="00977EA3">
        <w:t xml:space="preserve">If a warning is reported when retrieving the document, then a /RetrieveDocumentSetResponse/rs:RegistryResponse/rs:RegistryErrorList/ </w:t>
      </w:r>
      <w:proofErr w:type="spellStart"/>
      <w:r w:rsidRPr="00977EA3">
        <w:t>rs:RegistryError</w:t>
      </w:r>
      <w:proofErr w:type="spellEnd"/>
      <w:r w:rsidRPr="00977EA3">
        <w:t xml:space="preserve"> element shall be returned with:</w:t>
      </w:r>
    </w:p>
    <w:p w14:paraId="7BD815EC" w14:textId="77777777" w:rsidR="008E3CF3" w:rsidRPr="00977EA3" w:rsidRDefault="007A1F44" w:rsidP="00EC243F">
      <w:pPr>
        <w:pStyle w:val="Puntoelenco3"/>
        <w:numPr>
          <w:ilvl w:val="0"/>
          <w:numId w:val="17"/>
        </w:numPr>
      </w:pPr>
      <w:r w:rsidRPr="00977EA3">
        <w:t xml:space="preserve">@severity is </w:t>
      </w:r>
      <w:proofErr w:type="spellStart"/>
      <w:r w:rsidRPr="00977EA3">
        <w:t>urn:oasis:names:tc:ebxml-regrep:ErrorSeverityType:Warning</w:t>
      </w:r>
      <w:proofErr w:type="spellEnd"/>
    </w:p>
    <w:p w14:paraId="2BCDE8AF" w14:textId="77777777" w:rsidR="008E3CF3" w:rsidRPr="00977EA3" w:rsidRDefault="007A1F44" w:rsidP="00EC243F">
      <w:pPr>
        <w:pStyle w:val="Puntoelenco3"/>
        <w:numPr>
          <w:ilvl w:val="0"/>
          <w:numId w:val="17"/>
        </w:numPr>
      </w:pPr>
      <w:r w:rsidRPr="00977EA3">
        <w:t>@</w:t>
      </w:r>
      <w:proofErr w:type="spellStart"/>
      <w:r w:rsidRPr="00977EA3">
        <w:t>errorCode</w:t>
      </w:r>
      <w:proofErr w:type="spellEnd"/>
      <w:r w:rsidRPr="00977EA3">
        <w:t xml:space="preserve"> is specified</w:t>
      </w:r>
    </w:p>
    <w:p w14:paraId="1564556C" w14:textId="77777777" w:rsidR="008E3CF3" w:rsidRPr="00977EA3" w:rsidRDefault="007A1F44" w:rsidP="00EC243F">
      <w:pPr>
        <w:pStyle w:val="Puntoelenco3"/>
        <w:numPr>
          <w:ilvl w:val="0"/>
          <w:numId w:val="17"/>
        </w:numPr>
      </w:pPr>
      <w:r w:rsidRPr="00977EA3">
        <w:t>@</w:t>
      </w:r>
      <w:proofErr w:type="spellStart"/>
      <w:r w:rsidRPr="00977EA3">
        <w:t>codeContext</w:t>
      </w:r>
      <w:proofErr w:type="spellEnd"/>
      <w:r w:rsidRPr="00977EA3">
        <w:t xml:space="preserve"> contains the warning message</w:t>
      </w:r>
    </w:p>
    <w:p w14:paraId="452DCD87" w14:textId="77777777" w:rsidR="008E3CF3" w:rsidRPr="00977EA3" w:rsidRDefault="007A1F44" w:rsidP="00EC243F">
      <w:pPr>
        <w:pStyle w:val="Puntoelenco3"/>
        <w:numPr>
          <w:ilvl w:val="0"/>
          <w:numId w:val="17"/>
        </w:numPr>
      </w:pPr>
      <w:r w:rsidRPr="00977EA3">
        <w:t xml:space="preserve">@location contains the </w:t>
      </w:r>
      <w:proofErr w:type="spellStart"/>
      <w:r w:rsidRPr="00977EA3">
        <w:t>DocumentUniqueId</w:t>
      </w:r>
      <w:proofErr w:type="spellEnd"/>
      <w:r w:rsidRPr="00977EA3">
        <w:t xml:space="preserve"> of the document requested </w:t>
      </w:r>
    </w:p>
    <w:p w14:paraId="09327DDA" w14:textId="77777777" w:rsidR="008E3CF3" w:rsidRPr="00977EA3" w:rsidRDefault="007A1F44" w:rsidP="00EC243F">
      <w:pPr>
        <w:pStyle w:val="Puntoelenco2"/>
      </w:pPr>
      <w:r w:rsidRPr="00977EA3">
        <w:t>The document shall be returned in an instance of /</w:t>
      </w:r>
      <w:proofErr w:type="spellStart"/>
      <w:r w:rsidRPr="00977EA3">
        <w:t>RetrieveDocumentSetResponse</w:t>
      </w:r>
      <w:proofErr w:type="spellEnd"/>
      <w:r w:rsidRPr="00977EA3">
        <w:t>/</w:t>
      </w:r>
      <w:proofErr w:type="spellStart"/>
      <w:r w:rsidRPr="00977EA3">
        <w:t>DocumentResponse</w:t>
      </w:r>
      <w:proofErr w:type="spellEnd"/>
      <w:r w:rsidRPr="00977EA3">
        <w:t xml:space="preserve">/Document as a XOP </w:t>
      </w:r>
      <w:proofErr w:type="spellStart"/>
      <w:r w:rsidRPr="00977EA3">
        <w:t>Infoset</w:t>
      </w:r>
      <w:proofErr w:type="spellEnd"/>
      <w:r w:rsidRPr="00977EA3">
        <w:t xml:space="preserve">. The returned document and warning are correlated via the </w:t>
      </w:r>
      <w:proofErr w:type="spellStart"/>
      <w:r w:rsidRPr="00977EA3">
        <w:t>DocumentUniqueId</w:t>
      </w:r>
      <w:proofErr w:type="spellEnd"/>
      <w:r w:rsidRPr="00977EA3">
        <w:t xml:space="preserve">. </w:t>
      </w:r>
    </w:p>
    <w:p w14:paraId="7112C472" w14:textId="77777777" w:rsidR="008E3CF3" w:rsidRPr="00977EA3" w:rsidRDefault="007A1F44" w:rsidP="00EC243F">
      <w:pPr>
        <w:pStyle w:val="Puntoelenco2"/>
      </w:pPr>
      <w:r w:rsidRPr="00977EA3">
        <w:t xml:space="preserve">If an error is reported when retrieving a document, then a /RetrieveDocumentSetResponse/rs:RegistryResponse/rs:RegistryErrorList/ </w:t>
      </w:r>
      <w:proofErr w:type="spellStart"/>
      <w:r w:rsidRPr="00977EA3">
        <w:t>rs:RegistryError</w:t>
      </w:r>
      <w:proofErr w:type="spellEnd"/>
      <w:r w:rsidRPr="00977EA3">
        <w:t xml:space="preserve"> element shall be returned with:</w:t>
      </w:r>
    </w:p>
    <w:p w14:paraId="780748B7" w14:textId="77777777" w:rsidR="008E3CF3" w:rsidRPr="00977EA3" w:rsidRDefault="007A1F44" w:rsidP="00EC243F">
      <w:pPr>
        <w:pStyle w:val="Puntoelenco3"/>
        <w:numPr>
          <w:ilvl w:val="0"/>
          <w:numId w:val="17"/>
        </w:numPr>
      </w:pPr>
      <w:r w:rsidRPr="00977EA3">
        <w:t xml:space="preserve">@severity is </w:t>
      </w:r>
      <w:proofErr w:type="spellStart"/>
      <w:r w:rsidRPr="00977EA3">
        <w:t>urn:oasis:names:tc:ebxml-regrep:ErrorSeverityType:Error</w:t>
      </w:r>
      <w:proofErr w:type="spellEnd"/>
    </w:p>
    <w:p w14:paraId="4A7D85B2" w14:textId="77777777" w:rsidR="008E3CF3" w:rsidRPr="00977EA3" w:rsidRDefault="007A1F44" w:rsidP="00EC243F">
      <w:pPr>
        <w:pStyle w:val="Puntoelenco3"/>
        <w:numPr>
          <w:ilvl w:val="0"/>
          <w:numId w:val="17"/>
        </w:numPr>
      </w:pPr>
      <w:r w:rsidRPr="00977EA3">
        <w:t>@</w:t>
      </w:r>
      <w:proofErr w:type="spellStart"/>
      <w:r w:rsidRPr="00977EA3">
        <w:t>errorCode</w:t>
      </w:r>
      <w:proofErr w:type="spellEnd"/>
      <w:r w:rsidRPr="00977EA3">
        <w:t xml:space="preserve"> is specified</w:t>
      </w:r>
    </w:p>
    <w:p w14:paraId="4C7EE930" w14:textId="77777777" w:rsidR="008E3CF3" w:rsidRPr="00977EA3" w:rsidRDefault="007A1F44" w:rsidP="00EC243F">
      <w:pPr>
        <w:pStyle w:val="Puntoelenco3"/>
        <w:numPr>
          <w:ilvl w:val="0"/>
          <w:numId w:val="17"/>
        </w:numPr>
      </w:pPr>
      <w:r w:rsidRPr="00977EA3">
        <w:t>@</w:t>
      </w:r>
      <w:proofErr w:type="spellStart"/>
      <w:r w:rsidRPr="00977EA3">
        <w:t>codeContext</w:t>
      </w:r>
      <w:proofErr w:type="spellEnd"/>
      <w:r w:rsidRPr="00977EA3">
        <w:t xml:space="preserve"> contains the error message</w:t>
      </w:r>
    </w:p>
    <w:p w14:paraId="3BC4A304" w14:textId="77777777" w:rsidR="008E3CF3" w:rsidRPr="00977EA3" w:rsidRDefault="007A1F44" w:rsidP="00EC243F">
      <w:pPr>
        <w:pStyle w:val="Puntoelenco3"/>
        <w:numPr>
          <w:ilvl w:val="0"/>
          <w:numId w:val="17"/>
        </w:numPr>
      </w:pPr>
      <w:r w:rsidRPr="00977EA3">
        <w:t xml:space="preserve">@location contains the </w:t>
      </w:r>
      <w:proofErr w:type="spellStart"/>
      <w:r w:rsidRPr="00977EA3">
        <w:t>DocumentUniqueId</w:t>
      </w:r>
      <w:proofErr w:type="spellEnd"/>
      <w:r w:rsidRPr="00977EA3">
        <w:t xml:space="preserve"> of the document requested</w:t>
      </w:r>
    </w:p>
    <w:p w14:paraId="01AE9C5C" w14:textId="77777777" w:rsidR="008E3CF3" w:rsidRPr="00977EA3" w:rsidRDefault="007A1F44" w:rsidP="00EC243F">
      <w:pPr>
        <w:pStyle w:val="Puntoelenco2"/>
      </w:pPr>
      <w:r w:rsidRPr="00977EA3">
        <w:t xml:space="preserve">No corresponding </w:t>
      </w:r>
      <w:proofErr w:type="spellStart"/>
      <w:r w:rsidRPr="00977EA3">
        <w:t>RetrieveDocumentSetResponse</w:t>
      </w:r>
      <w:proofErr w:type="spellEnd"/>
      <w:r w:rsidRPr="00977EA3">
        <w:t>/</w:t>
      </w:r>
      <w:proofErr w:type="spellStart"/>
      <w:r w:rsidRPr="00977EA3">
        <w:t>DocumentResponse</w:t>
      </w:r>
      <w:proofErr w:type="spellEnd"/>
      <w:r w:rsidRPr="00977EA3">
        <w:t xml:space="preserve"> element shall be returned </w:t>
      </w:r>
    </w:p>
    <w:p w14:paraId="22B128FA" w14:textId="77777777" w:rsidR="008E3CF3" w:rsidRPr="00977EA3" w:rsidRDefault="007A1F44" w:rsidP="00EC243F">
      <w:pPr>
        <w:pStyle w:val="Puntoelenco2"/>
      </w:pPr>
      <w:r w:rsidRPr="00977EA3">
        <w:t xml:space="preserve">If the document is successfully retrieved (without warning) then no /RetrieveDocumentSetResponse/rs:RegistryResponse/rs:RegistryErrorList/ </w:t>
      </w:r>
      <w:proofErr w:type="spellStart"/>
      <w:r w:rsidRPr="00977EA3">
        <w:t>rs:RegistryError</w:t>
      </w:r>
      <w:proofErr w:type="spellEnd"/>
      <w:r w:rsidRPr="00977EA3">
        <w:t xml:space="preserve"> element shall be present and a /</w:t>
      </w:r>
      <w:proofErr w:type="spellStart"/>
      <w:r w:rsidRPr="00977EA3">
        <w:t>RetrieveDocumentSetResponse</w:t>
      </w:r>
      <w:proofErr w:type="spellEnd"/>
      <w:r w:rsidRPr="00977EA3">
        <w:t>/</w:t>
      </w:r>
      <w:proofErr w:type="spellStart"/>
      <w:r w:rsidRPr="00977EA3">
        <w:t>DocumentResponse</w:t>
      </w:r>
      <w:proofErr w:type="spellEnd"/>
      <w:r w:rsidRPr="00977EA3">
        <w:t xml:space="preserve">/Document element shall be returned containing the document as a XOP </w:t>
      </w:r>
      <w:proofErr w:type="spellStart"/>
      <w:r w:rsidRPr="00977EA3">
        <w:t>Infoset</w:t>
      </w:r>
      <w:proofErr w:type="spellEnd"/>
      <w:r w:rsidRPr="00977EA3">
        <w:t>.</w:t>
      </w:r>
    </w:p>
    <w:p w14:paraId="017DB11B" w14:textId="77777777" w:rsidR="007A1F44" w:rsidRPr="00977EA3" w:rsidRDefault="007A1F44" w:rsidP="008C0C7D">
      <w:pPr>
        <w:pStyle w:val="Corpotesto"/>
      </w:pPr>
      <w:r w:rsidRPr="00977EA3">
        <w:t>The /RetrieveDocumentSetResponse/rs:RegistryResponse/rs:ResponseSlotList element is not used in this transaction.</w:t>
      </w:r>
    </w:p>
    <w:p w14:paraId="4DFFF85A" w14:textId="77777777" w:rsidR="007A1F44" w:rsidRPr="00977EA3" w:rsidRDefault="007A1F44" w:rsidP="008C0C7D">
      <w:pPr>
        <w:pStyle w:val="Corpotesto"/>
      </w:pPr>
      <w:r w:rsidRPr="00977EA3">
        <w:t>The /</w:t>
      </w:r>
      <w:proofErr w:type="spellStart"/>
      <w:r w:rsidRPr="00977EA3">
        <w:t>RetrieveDocumentSetResponse</w:t>
      </w:r>
      <w:proofErr w:type="spellEnd"/>
      <w:r w:rsidRPr="00977EA3">
        <w:t>/</w:t>
      </w:r>
      <w:proofErr w:type="spellStart"/>
      <w:r w:rsidRPr="00977EA3">
        <w:t>rs:RegistryResponse</w:t>
      </w:r>
      <w:proofErr w:type="spellEnd"/>
      <w:r w:rsidRPr="00977EA3">
        <w:t>/@</w:t>
      </w:r>
      <w:proofErr w:type="spellStart"/>
      <w:r w:rsidRPr="00977EA3">
        <w:t>requestId</w:t>
      </w:r>
      <w:proofErr w:type="spellEnd"/>
      <w:r w:rsidRPr="00977EA3">
        <w:t xml:space="preserve"> attribute is not used in this transaction.</w:t>
      </w:r>
    </w:p>
    <w:p w14:paraId="6FE78097" w14:textId="77777777" w:rsidR="007A1F44" w:rsidRPr="00977EA3" w:rsidRDefault="007A1F44" w:rsidP="008C0C7D">
      <w:pPr>
        <w:pStyle w:val="Corpotesto"/>
      </w:pPr>
      <w:r w:rsidRPr="00977EA3">
        <w:t xml:space="preserve">A full XML Schema Document for the </w:t>
      </w:r>
      <w:proofErr w:type="spellStart"/>
      <w:r w:rsidRPr="00977EA3">
        <w:t>XDS.b</w:t>
      </w:r>
      <w:proofErr w:type="spellEnd"/>
      <w:r w:rsidRPr="00977EA3">
        <w:t xml:space="preserve"> types is available online on the IHE FTP site, see ITI TF-2x: Appendix W.</w:t>
      </w:r>
    </w:p>
    <w:p w14:paraId="1F3D1BBD" w14:textId="77777777" w:rsidR="007A1F44" w:rsidRPr="00977EA3" w:rsidRDefault="007A1F44" w:rsidP="008C0C7D">
      <w:pPr>
        <w:pStyle w:val="Titolo4"/>
        <w:numPr>
          <w:ilvl w:val="0"/>
          <w:numId w:val="0"/>
        </w:numPr>
        <w:tabs>
          <w:tab w:val="clear" w:pos="2160"/>
          <w:tab w:val="clear" w:pos="2880"/>
          <w:tab w:val="clear" w:pos="3600"/>
        </w:tabs>
        <w:rPr>
          <w:noProof w:val="0"/>
        </w:rPr>
      </w:pPr>
      <w:bookmarkStart w:id="1800" w:name="_Ref167821063"/>
      <w:bookmarkStart w:id="1801" w:name="_Toc398544319"/>
      <w:r w:rsidRPr="00977EA3">
        <w:rPr>
          <w:noProof w:val="0"/>
        </w:rPr>
        <w:lastRenderedPageBreak/>
        <w:t>3.43.5.1 Sample SOAP Messages</w:t>
      </w:r>
      <w:bookmarkEnd w:id="1800"/>
      <w:bookmarkEnd w:id="1801"/>
    </w:p>
    <w:p w14:paraId="065DF74F" w14:textId="77777777" w:rsidR="007A1F44" w:rsidRPr="00977EA3" w:rsidRDefault="007A1F44" w:rsidP="008C0C7D">
      <w:pPr>
        <w:pStyle w:val="Corpotesto"/>
      </w:pPr>
      <w:r w:rsidRPr="00977EA3">
        <w:t>The samples in the following two sections show a typical request and its relative response. The sample messages also show the WS-Addressing headers &lt;Action/&gt;, &lt;</w:t>
      </w:r>
      <w:proofErr w:type="spellStart"/>
      <w:r w:rsidRPr="00977EA3">
        <w:t>MessageID</w:t>
      </w:r>
      <w:proofErr w:type="spellEnd"/>
      <w:r w:rsidRPr="00977EA3">
        <w:t>/&gt;, &lt;</w:t>
      </w:r>
      <w:proofErr w:type="spellStart"/>
      <w:r w:rsidRPr="00977EA3">
        <w:t>ReplyTo</w:t>
      </w:r>
      <w:proofErr w:type="spellEnd"/>
      <w:r w:rsidRPr="00977EA3">
        <w:t xml:space="preserve">/&gt;…; these WS-Addressing headers are populated according to ITI TF-2x: Appendix V: Web Services for IHE Transactions. </w:t>
      </w:r>
    </w:p>
    <w:p w14:paraId="5DE5366A" w14:textId="77777777" w:rsidR="007A1F44" w:rsidRPr="00977EA3" w:rsidRDefault="007A1F44" w:rsidP="008C0C7D">
      <w:pPr>
        <w:pStyle w:val="Titolo5"/>
        <w:numPr>
          <w:ilvl w:val="0"/>
          <w:numId w:val="0"/>
        </w:numPr>
        <w:tabs>
          <w:tab w:val="clear" w:pos="2160"/>
          <w:tab w:val="clear" w:pos="2880"/>
          <w:tab w:val="clear" w:pos="3600"/>
          <w:tab w:val="clear" w:pos="4320"/>
        </w:tabs>
        <w:ind w:left="1008" w:hanging="1008"/>
        <w:rPr>
          <w:noProof w:val="0"/>
        </w:rPr>
      </w:pPr>
      <w:r w:rsidRPr="00977EA3">
        <w:rPr>
          <w:noProof w:val="0"/>
        </w:rPr>
        <w:t>3.43.5.1.1 Sample Retrieve Document Set SOAP Request</w:t>
      </w:r>
    </w:p>
    <w:p w14:paraId="3D655A7F" w14:textId="77777777" w:rsidR="007A1F44" w:rsidRPr="00977EA3" w:rsidRDefault="007A1F44" w:rsidP="0033661E">
      <w:pPr>
        <w:pStyle w:val="Titolo6"/>
        <w:numPr>
          <w:ilvl w:val="0"/>
          <w:numId w:val="0"/>
        </w:numPr>
        <w:tabs>
          <w:tab w:val="clear" w:pos="2160"/>
          <w:tab w:val="clear" w:pos="2880"/>
          <w:tab w:val="clear" w:pos="3600"/>
          <w:tab w:val="clear" w:pos="4320"/>
          <w:tab w:val="clear" w:pos="5040"/>
        </w:tabs>
        <w:rPr>
          <w:noProof w:val="0"/>
        </w:rPr>
      </w:pPr>
      <w:r w:rsidRPr="00977EA3">
        <w:rPr>
          <w:noProof w:val="0"/>
        </w:rPr>
        <w:t>3.43.5.1.1.1 Synchronous Web Services Exchange</w:t>
      </w:r>
    </w:p>
    <w:p w14:paraId="744D99BE" w14:textId="77777777" w:rsidR="007A1F44" w:rsidRPr="00977EA3" w:rsidRDefault="007A1F44" w:rsidP="008C0C7D">
      <w:pPr>
        <w:pStyle w:val="Corpotesto"/>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100588" w14:textId="77777777" w:rsidR="007A1F44" w:rsidRPr="00977EA3" w:rsidRDefault="007A1F44" w:rsidP="003462A5">
      <w:pPr>
        <w:pStyle w:val="XMLExample"/>
        <w:rPr>
          <w:highlight w:val="white"/>
          <w:lang w:val="en-US"/>
        </w:rPr>
      </w:pPr>
      <w:r w:rsidRPr="00977EA3">
        <w:rPr>
          <w:highlight w:val="white"/>
          <w:lang w:val="en-US"/>
        </w:rPr>
        <w:t>POST /tf6/services/</w:t>
      </w:r>
      <w:proofErr w:type="spellStart"/>
      <w:r w:rsidRPr="00977EA3">
        <w:rPr>
          <w:highlight w:val="white"/>
          <w:lang w:val="en-US"/>
        </w:rPr>
        <w:t>xdsrepositoryb</w:t>
      </w:r>
      <w:proofErr w:type="spellEnd"/>
      <w:r w:rsidRPr="00977EA3">
        <w:rPr>
          <w:highlight w:val="white"/>
          <w:lang w:val="en-US"/>
        </w:rPr>
        <w:t xml:space="preserve"> HTTP/1.1</w:t>
      </w:r>
    </w:p>
    <w:p w14:paraId="61B127D1" w14:textId="77777777" w:rsidR="007A1F44" w:rsidRPr="00977EA3" w:rsidRDefault="007A1F44" w:rsidP="003462A5">
      <w:pPr>
        <w:pStyle w:val="XMLExample"/>
        <w:rPr>
          <w:highlight w:val="white"/>
          <w:lang w:val="en-US"/>
        </w:rPr>
      </w:pPr>
      <w:r w:rsidRPr="00977EA3">
        <w:rPr>
          <w:highlight w:val="white"/>
          <w:lang w:val="en-US"/>
        </w:rPr>
        <w:t>Content-Type: multipart/related;</w:t>
      </w:r>
    </w:p>
    <w:p w14:paraId="64516EF7" w14:textId="77777777" w:rsidR="007A1F44" w:rsidRPr="00977EA3" w:rsidRDefault="007A1F44" w:rsidP="003462A5">
      <w:pPr>
        <w:pStyle w:val="XMLExample"/>
        <w:rPr>
          <w:highlight w:val="white"/>
          <w:lang w:val="en-US"/>
        </w:rPr>
      </w:pPr>
      <w:r w:rsidRPr="00977EA3">
        <w:rPr>
          <w:highlight w:val="white"/>
          <w:lang w:val="en-US"/>
        </w:rPr>
        <w:t xml:space="preserve">    boundary=MIMEBoundaryurn_uuid_3448B7F8EA6E8B9DFC1289514997517; </w:t>
      </w:r>
    </w:p>
    <w:p w14:paraId="231AE51B" w14:textId="77777777" w:rsidR="007A1F44" w:rsidRPr="00E63AF6" w:rsidRDefault="007A1F44" w:rsidP="003462A5">
      <w:pPr>
        <w:pStyle w:val="XMLExample"/>
        <w:rPr>
          <w:highlight w:val="white"/>
          <w:rPrChange w:id="1802" w:author="Gregorio Canal" w:date="2019-05-22T14:54:00Z">
            <w:rPr>
              <w:highlight w:val="white"/>
              <w:lang w:val="en-US"/>
            </w:rPr>
          </w:rPrChange>
        </w:rPr>
      </w:pPr>
      <w:r w:rsidRPr="00977EA3">
        <w:rPr>
          <w:highlight w:val="white"/>
          <w:lang w:val="en-US"/>
        </w:rPr>
        <w:t xml:space="preserve">    </w:t>
      </w:r>
      <w:r w:rsidRPr="00E63AF6">
        <w:rPr>
          <w:highlight w:val="white"/>
          <w:rPrChange w:id="1803" w:author="Gregorio Canal" w:date="2019-05-22T14:54:00Z">
            <w:rPr>
              <w:highlight w:val="white"/>
              <w:lang w:val="en-US"/>
            </w:rPr>
          </w:rPrChange>
        </w:rPr>
        <w:t>type="application/</w:t>
      </w:r>
      <w:proofErr w:type="spellStart"/>
      <w:r w:rsidRPr="00E63AF6">
        <w:rPr>
          <w:highlight w:val="white"/>
          <w:rPrChange w:id="1804" w:author="Gregorio Canal" w:date="2019-05-22T14:54:00Z">
            <w:rPr>
              <w:highlight w:val="white"/>
              <w:lang w:val="en-US"/>
            </w:rPr>
          </w:rPrChange>
        </w:rPr>
        <w:t>xop+xml</w:t>
      </w:r>
      <w:proofErr w:type="spellEnd"/>
      <w:r w:rsidRPr="00E63AF6">
        <w:rPr>
          <w:highlight w:val="white"/>
          <w:rPrChange w:id="1805" w:author="Gregorio Canal" w:date="2019-05-22T14:54:00Z">
            <w:rPr>
              <w:highlight w:val="white"/>
              <w:lang w:val="en-US"/>
            </w:rPr>
          </w:rPrChange>
        </w:rPr>
        <w:t xml:space="preserve">"; </w:t>
      </w:r>
    </w:p>
    <w:p w14:paraId="59D3FB73" w14:textId="77777777" w:rsidR="007A1F44" w:rsidRPr="00E63AF6" w:rsidRDefault="007A1F44" w:rsidP="003462A5">
      <w:pPr>
        <w:pStyle w:val="XMLExample"/>
        <w:rPr>
          <w:highlight w:val="white"/>
          <w:rPrChange w:id="1806" w:author="Gregorio Canal" w:date="2019-05-22T14:54:00Z">
            <w:rPr>
              <w:highlight w:val="white"/>
              <w:lang w:val="en-US"/>
            </w:rPr>
          </w:rPrChange>
        </w:rPr>
      </w:pPr>
      <w:r w:rsidRPr="00E63AF6">
        <w:rPr>
          <w:highlight w:val="white"/>
          <w:rPrChange w:id="1807" w:author="Gregorio Canal" w:date="2019-05-22T14:54:00Z">
            <w:rPr>
              <w:highlight w:val="white"/>
              <w:lang w:val="en-US"/>
            </w:rPr>
          </w:rPrChange>
        </w:rPr>
        <w:t xml:space="preserve">    start="&lt;0.urn:uuid:3448B7F8EA6E8B9DFC1289514997518@apache.org&gt;"; </w:t>
      </w:r>
    </w:p>
    <w:p w14:paraId="34623EEC" w14:textId="77777777" w:rsidR="007A1F44" w:rsidRPr="00977EA3" w:rsidRDefault="007A1F44" w:rsidP="003462A5">
      <w:pPr>
        <w:pStyle w:val="XMLExample"/>
        <w:rPr>
          <w:highlight w:val="white"/>
          <w:lang w:val="en-US"/>
        </w:rPr>
      </w:pPr>
      <w:r w:rsidRPr="00E63AF6">
        <w:rPr>
          <w:highlight w:val="white"/>
          <w:rPrChange w:id="1808" w:author="Gregorio Canal" w:date="2019-05-22T14:54:00Z">
            <w:rPr>
              <w:highlight w:val="white"/>
              <w:lang w:val="en-US"/>
            </w:rPr>
          </w:rPrChange>
        </w:rPr>
        <w:t xml:space="preserve">    </w:t>
      </w:r>
      <w:r w:rsidRPr="00977EA3">
        <w:rPr>
          <w:highlight w:val="white"/>
          <w:lang w:val="en-US"/>
        </w:rPr>
        <w:t>start-info="application/</w:t>
      </w:r>
      <w:proofErr w:type="spellStart"/>
      <w:r w:rsidRPr="00977EA3">
        <w:rPr>
          <w:highlight w:val="white"/>
          <w:lang w:val="en-US"/>
        </w:rPr>
        <w:t>soap+xml</w:t>
      </w:r>
      <w:proofErr w:type="spellEnd"/>
      <w:r w:rsidRPr="00977EA3">
        <w:rPr>
          <w:highlight w:val="white"/>
          <w:lang w:val="en-US"/>
        </w:rPr>
        <w:t>"</w:t>
      </w:r>
    </w:p>
    <w:p w14:paraId="3814BCE6" w14:textId="77777777" w:rsidR="007A1F44" w:rsidRPr="00E63AF6" w:rsidRDefault="007A1F44" w:rsidP="003462A5">
      <w:pPr>
        <w:pStyle w:val="XMLExample"/>
        <w:rPr>
          <w:highlight w:val="white"/>
          <w:lang w:val="de-DE"/>
          <w:rPrChange w:id="1809" w:author="Gregorio Canal" w:date="2019-05-22T14:54:00Z">
            <w:rPr>
              <w:highlight w:val="white"/>
              <w:lang w:val="en-US"/>
            </w:rPr>
          </w:rPrChange>
        </w:rPr>
      </w:pPr>
      <w:r w:rsidRPr="00E63AF6">
        <w:rPr>
          <w:highlight w:val="white"/>
          <w:lang w:val="de-DE"/>
          <w:rPrChange w:id="1810" w:author="Gregorio Canal" w:date="2019-05-22T14:54:00Z">
            <w:rPr>
              <w:highlight w:val="white"/>
              <w:lang w:val="en-US"/>
            </w:rPr>
          </w:rPrChange>
        </w:rPr>
        <w:t>User-Agent: Axis2</w:t>
      </w:r>
    </w:p>
    <w:p w14:paraId="0E9FA33E" w14:textId="77777777" w:rsidR="007A1F44" w:rsidRPr="00E63AF6" w:rsidRDefault="007A1F44" w:rsidP="003462A5">
      <w:pPr>
        <w:pStyle w:val="XMLExample"/>
        <w:rPr>
          <w:highlight w:val="white"/>
          <w:lang w:val="de-DE"/>
          <w:rPrChange w:id="1811" w:author="Gregorio Canal" w:date="2019-05-22T14:54:00Z">
            <w:rPr>
              <w:highlight w:val="white"/>
              <w:lang w:val="en-US"/>
            </w:rPr>
          </w:rPrChange>
        </w:rPr>
      </w:pPr>
      <w:r w:rsidRPr="00E63AF6">
        <w:rPr>
          <w:highlight w:val="white"/>
          <w:lang w:val="de-DE"/>
          <w:rPrChange w:id="1812" w:author="Gregorio Canal" w:date="2019-05-22T14:54:00Z">
            <w:rPr>
              <w:highlight w:val="white"/>
              <w:lang w:val="en-US"/>
            </w:rPr>
          </w:rPrChange>
        </w:rPr>
        <w:t>Host: ihexds.nist.gov:5000</w:t>
      </w:r>
    </w:p>
    <w:p w14:paraId="1D463347" w14:textId="77777777" w:rsidR="007A1F44" w:rsidRPr="00E63AF6" w:rsidRDefault="007A1F44" w:rsidP="003462A5">
      <w:pPr>
        <w:pStyle w:val="XMLExample"/>
        <w:rPr>
          <w:highlight w:val="white"/>
          <w:lang w:val="de-DE"/>
          <w:rPrChange w:id="1813" w:author="Gregorio Canal" w:date="2019-05-22T14:54:00Z">
            <w:rPr>
              <w:highlight w:val="white"/>
              <w:lang w:val="en-US"/>
            </w:rPr>
          </w:rPrChange>
        </w:rPr>
      </w:pPr>
    </w:p>
    <w:p w14:paraId="2929F5A6" w14:textId="77777777" w:rsidR="007A1F44" w:rsidRPr="00E63AF6" w:rsidRDefault="007A1F44" w:rsidP="003462A5">
      <w:pPr>
        <w:pStyle w:val="XMLExample"/>
        <w:rPr>
          <w:highlight w:val="white"/>
          <w:lang w:val="de-DE"/>
          <w:rPrChange w:id="1814" w:author="Gregorio Canal" w:date="2019-05-22T14:54:00Z">
            <w:rPr>
              <w:highlight w:val="white"/>
              <w:lang w:val="en-US"/>
            </w:rPr>
          </w:rPrChange>
        </w:rPr>
      </w:pPr>
      <w:r w:rsidRPr="00E63AF6">
        <w:rPr>
          <w:highlight w:val="white"/>
          <w:lang w:val="de-DE"/>
          <w:rPrChange w:id="1815" w:author="Gregorio Canal" w:date="2019-05-22T14:54:00Z">
            <w:rPr>
              <w:highlight w:val="white"/>
              <w:lang w:val="en-US"/>
            </w:rPr>
          </w:rPrChange>
        </w:rPr>
        <w:t>--MIMEBoundaryurn_uuid_3448B7F8EA6E8B9DFC1289514997517</w:t>
      </w:r>
    </w:p>
    <w:p w14:paraId="49C1A663" w14:textId="77777777" w:rsidR="007A1F44" w:rsidRPr="00E63AF6" w:rsidRDefault="007A1F44" w:rsidP="003462A5">
      <w:pPr>
        <w:pStyle w:val="XMLExample"/>
        <w:rPr>
          <w:highlight w:val="white"/>
          <w:lang w:val="de-DE"/>
          <w:rPrChange w:id="1816" w:author="Gregorio Canal" w:date="2019-05-22T14:54:00Z">
            <w:rPr>
              <w:highlight w:val="white"/>
              <w:lang w:val="en-US"/>
            </w:rPr>
          </w:rPrChange>
        </w:rPr>
      </w:pPr>
      <w:r w:rsidRPr="00E63AF6">
        <w:rPr>
          <w:highlight w:val="white"/>
          <w:lang w:val="de-DE"/>
          <w:rPrChange w:id="1817" w:author="Gregorio Canal" w:date="2019-05-22T14:54:00Z">
            <w:rPr>
              <w:highlight w:val="white"/>
              <w:lang w:val="en-US"/>
            </w:rPr>
          </w:rPrChange>
        </w:rPr>
        <w:t xml:space="preserve">Content-Type: </w:t>
      </w:r>
      <w:proofErr w:type="spellStart"/>
      <w:r w:rsidRPr="00E63AF6">
        <w:rPr>
          <w:highlight w:val="white"/>
          <w:lang w:val="de-DE"/>
          <w:rPrChange w:id="1818" w:author="Gregorio Canal" w:date="2019-05-22T14:54:00Z">
            <w:rPr>
              <w:highlight w:val="white"/>
              <w:lang w:val="en-US"/>
            </w:rPr>
          </w:rPrChange>
        </w:rPr>
        <w:t>application</w:t>
      </w:r>
      <w:proofErr w:type="spellEnd"/>
      <w:r w:rsidRPr="00E63AF6">
        <w:rPr>
          <w:highlight w:val="white"/>
          <w:lang w:val="de-DE"/>
          <w:rPrChange w:id="1819" w:author="Gregorio Canal" w:date="2019-05-22T14:54:00Z">
            <w:rPr>
              <w:highlight w:val="white"/>
              <w:lang w:val="en-US"/>
            </w:rPr>
          </w:rPrChange>
        </w:rPr>
        <w:t>/</w:t>
      </w:r>
      <w:proofErr w:type="spellStart"/>
      <w:r w:rsidRPr="00E63AF6">
        <w:rPr>
          <w:highlight w:val="white"/>
          <w:lang w:val="de-DE"/>
          <w:rPrChange w:id="1820" w:author="Gregorio Canal" w:date="2019-05-22T14:54:00Z">
            <w:rPr>
              <w:highlight w:val="white"/>
              <w:lang w:val="en-US"/>
            </w:rPr>
          </w:rPrChange>
        </w:rPr>
        <w:t>xop+xml</w:t>
      </w:r>
      <w:proofErr w:type="spellEnd"/>
      <w:r w:rsidRPr="00E63AF6">
        <w:rPr>
          <w:highlight w:val="white"/>
          <w:lang w:val="de-DE"/>
          <w:rPrChange w:id="1821" w:author="Gregorio Canal" w:date="2019-05-22T14:54:00Z">
            <w:rPr>
              <w:highlight w:val="white"/>
              <w:lang w:val="en-US"/>
            </w:rPr>
          </w:rPrChange>
        </w:rPr>
        <w:t xml:space="preserve">; </w:t>
      </w:r>
      <w:proofErr w:type="spellStart"/>
      <w:r w:rsidRPr="00E63AF6">
        <w:rPr>
          <w:highlight w:val="white"/>
          <w:lang w:val="de-DE"/>
          <w:rPrChange w:id="1822" w:author="Gregorio Canal" w:date="2019-05-22T14:54:00Z">
            <w:rPr>
              <w:highlight w:val="white"/>
              <w:lang w:val="en-US"/>
            </w:rPr>
          </w:rPrChange>
        </w:rPr>
        <w:t>charset</w:t>
      </w:r>
      <w:proofErr w:type="spellEnd"/>
      <w:r w:rsidRPr="00E63AF6">
        <w:rPr>
          <w:highlight w:val="white"/>
          <w:lang w:val="de-DE"/>
          <w:rPrChange w:id="1823" w:author="Gregorio Canal" w:date="2019-05-22T14:54:00Z">
            <w:rPr>
              <w:highlight w:val="white"/>
              <w:lang w:val="en-US"/>
            </w:rPr>
          </w:rPrChange>
        </w:rPr>
        <w:t xml:space="preserve">=UTF-8; </w:t>
      </w:r>
    </w:p>
    <w:p w14:paraId="25190FF0" w14:textId="77777777" w:rsidR="007A1F44" w:rsidRPr="00E63AF6" w:rsidRDefault="007A1F44" w:rsidP="003462A5">
      <w:pPr>
        <w:pStyle w:val="XMLExample"/>
        <w:rPr>
          <w:highlight w:val="white"/>
          <w:lang w:val="de-DE"/>
          <w:rPrChange w:id="1824" w:author="Gregorio Canal" w:date="2019-05-22T14:54:00Z">
            <w:rPr>
              <w:highlight w:val="white"/>
              <w:lang w:val="en-US"/>
            </w:rPr>
          </w:rPrChange>
        </w:rPr>
      </w:pPr>
      <w:r w:rsidRPr="00E63AF6">
        <w:rPr>
          <w:highlight w:val="white"/>
          <w:lang w:val="de-DE"/>
          <w:rPrChange w:id="1825" w:author="Gregorio Canal" w:date="2019-05-22T14:54:00Z">
            <w:rPr>
              <w:highlight w:val="white"/>
              <w:lang w:val="en-US"/>
            </w:rPr>
          </w:rPrChange>
        </w:rPr>
        <w:t xml:space="preserve">    type="</w:t>
      </w:r>
      <w:proofErr w:type="spellStart"/>
      <w:r w:rsidRPr="00E63AF6">
        <w:rPr>
          <w:highlight w:val="white"/>
          <w:lang w:val="de-DE"/>
          <w:rPrChange w:id="1826" w:author="Gregorio Canal" w:date="2019-05-22T14:54:00Z">
            <w:rPr>
              <w:highlight w:val="white"/>
              <w:lang w:val="en-US"/>
            </w:rPr>
          </w:rPrChange>
        </w:rPr>
        <w:t>application</w:t>
      </w:r>
      <w:proofErr w:type="spellEnd"/>
      <w:r w:rsidRPr="00E63AF6">
        <w:rPr>
          <w:highlight w:val="white"/>
          <w:lang w:val="de-DE"/>
          <w:rPrChange w:id="1827" w:author="Gregorio Canal" w:date="2019-05-22T14:54:00Z">
            <w:rPr>
              <w:highlight w:val="white"/>
              <w:lang w:val="en-US"/>
            </w:rPr>
          </w:rPrChange>
        </w:rPr>
        <w:t>/</w:t>
      </w:r>
      <w:proofErr w:type="spellStart"/>
      <w:r w:rsidRPr="00E63AF6">
        <w:rPr>
          <w:highlight w:val="white"/>
          <w:lang w:val="de-DE"/>
          <w:rPrChange w:id="1828" w:author="Gregorio Canal" w:date="2019-05-22T14:54:00Z">
            <w:rPr>
              <w:highlight w:val="white"/>
              <w:lang w:val="en-US"/>
            </w:rPr>
          </w:rPrChange>
        </w:rPr>
        <w:t>soap+xml</w:t>
      </w:r>
      <w:proofErr w:type="spellEnd"/>
      <w:r w:rsidRPr="00E63AF6">
        <w:rPr>
          <w:highlight w:val="white"/>
          <w:lang w:val="de-DE"/>
          <w:rPrChange w:id="1829" w:author="Gregorio Canal" w:date="2019-05-22T14:54:00Z">
            <w:rPr>
              <w:highlight w:val="white"/>
              <w:lang w:val="en-US"/>
            </w:rPr>
          </w:rPrChange>
        </w:rPr>
        <w:t>"</w:t>
      </w:r>
    </w:p>
    <w:p w14:paraId="4D853A36" w14:textId="77777777" w:rsidR="007A1F44" w:rsidRPr="00E63AF6" w:rsidRDefault="007A1F44" w:rsidP="003462A5">
      <w:pPr>
        <w:pStyle w:val="XMLExample"/>
        <w:rPr>
          <w:highlight w:val="white"/>
          <w:lang w:val="de-DE"/>
          <w:rPrChange w:id="1830" w:author="Gregorio Canal" w:date="2019-05-22T14:54:00Z">
            <w:rPr>
              <w:highlight w:val="white"/>
              <w:lang w:val="en-US"/>
            </w:rPr>
          </w:rPrChange>
        </w:rPr>
      </w:pPr>
      <w:r w:rsidRPr="00E63AF6">
        <w:rPr>
          <w:highlight w:val="white"/>
          <w:lang w:val="de-DE"/>
          <w:rPrChange w:id="1831" w:author="Gregorio Canal" w:date="2019-05-22T14:54:00Z">
            <w:rPr>
              <w:highlight w:val="white"/>
              <w:lang w:val="en-US"/>
            </w:rPr>
          </w:rPrChange>
        </w:rPr>
        <w:t xml:space="preserve">Content-Transfer-Encoding: </w:t>
      </w:r>
      <w:proofErr w:type="spellStart"/>
      <w:r w:rsidRPr="00E63AF6">
        <w:rPr>
          <w:highlight w:val="white"/>
          <w:lang w:val="de-DE"/>
          <w:rPrChange w:id="1832" w:author="Gregorio Canal" w:date="2019-05-22T14:54:00Z">
            <w:rPr>
              <w:highlight w:val="white"/>
              <w:lang w:val="en-US"/>
            </w:rPr>
          </w:rPrChange>
        </w:rPr>
        <w:t>binary</w:t>
      </w:r>
      <w:proofErr w:type="spellEnd"/>
    </w:p>
    <w:p w14:paraId="0B170329" w14:textId="77777777" w:rsidR="007A1F44" w:rsidRPr="00E63AF6" w:rsidRDefault="007A1F44" w:rsidP="003462A5">
      <w:pPr>
        <w:pStyle w:val="XMLExample"/>
        <w:rPr>
          <w:highlight w:val="white"/>
          <w:lang w:val="de-DE"/>
          <w:rPrChange w:id="1833" w:author="Gregorio Canal" w:date="2019-05-22T14:54:00Z">
            <w:rPr>
              <w:highlight w:val="white"/>
              <w:lang w:val="en-US"/>
            </w:rPr>
          </w:rPrChange>
        </w:rPr>
      </w:pPr>
      <w:r w:rsidRPr="00E63AF6">
        <w:rPr>
          <w:highlight w:val="white"/>
          <w:lang w:val="de-DE"/>
          <w:rPrChange w:id="1834" w:author="Gregorio Canal" w:date="2019-05-22T14:54:00Z">
            <w:rPr>
              <w:highlight w:val="white"/>
              <w:lang w:val="en-US"/>
            </w:rPr>
          </w:rPrChange>
        </w:rPr>
        <w:t>Content-ID: &lt;0.urn:uuid:3448B7F8EA6E8B9DFC1289514997518@apache.org&gt;</w:t>
      </w:r>
    </w:p>
    <w:p w14:paraId="0CE0F1B2" w14:textId="77777777" w:rsidR="007A1F44" w:rsidRPr="00E63AF6" w:rsidRDefault="007A1F44" w:rsidP="003462A5">
      <w:pPr>
        <w:pStyle w:val="XMLExample"/>
        <w:rPr>
          <w:highlight w:val="white"/>
          <w:lang w:val="de-DE"/>
          <w:rPrChange w:id="1835" w:author="Gregorio Canal" w:date="2019-05-22T14:54:00Z">
            <w:rPr>
              <w:highlight w:val="white"/>
              <w:lang w:val="en-US"/>
            </w:rPr>
          </w:rPrChange>
        </w:rPr>
      </w:pPr>
    </w:p>
    <w:p w14:paraId="2CA4FD2D" w14:textId="77777777" w:rsidR="007A1F44" w:rsidRPr="00E63AF6" w:rsidRDefault="007A1F44" w:rsidP="003462A5">
      <w:pPr>
        <w:pStyle w:val="XMLExample"/>
        <w:rPr>
          <w:highlight w:val="white"/>
          <w:lang w:val="de-DE"/>
          <w:rPrChange w:id="1836" w:author="Gregorio Canal" w:date="2019-05-22T14:54:00Z">
            <w:rPr>
              <w:highlight w:val="white"/>
              <w:lang w:val="en-US"/>
            </w:rPr>
          </w:rPrChange>
        </w:rPr>
      </w:pPr>
      <w:r w:rsidRPr="00E63AF6">
        <w:rPr>
          <w:highlight w:val="white"/>
          <w:lang w:val="de-DE"/>
          <w:rPrChange w:id="1837" w:author="Gregorio Canal" w:date="2019-05-22T14:54:00Z">
            <w:rPr>
              <w:highlight w:val="white"/>
              <w:lang w:val="en-US"/>
            </w:rPr>
          </w:rPrChange>
        </w:rPr>
        <w:t>&lt;?</w:t>
      </w:r>
      <w:proofErr w:type="spellStart"/>
      <w:r w:rsidRPr="00E63AF6">
        <w:rPr>
          <w:highlight w:val="white"/>
          <w:lang w:val="de-DE"/>
          <w:rPrChange w:id="1838" w:author="Gregorio Canal" w:date="2019-05-22T14:54:00Z">
            <w:rPr>
              <w:highlight w:val="white"/>
              <w:lang w:val="en-US"/>
            </w:rPr>
          </w:rPrChange>
        </w:rPr>
        <w:t>xml</w:t>
      </w:r>
      <w:proofErr w:type="spellEnd"/>
      <w:r w:rsidRPr="00E63AF6">
        <w:rPr>
          <w:highlight w:val="white"/>
          <w:lang w:val="de-DE"/>
          <w:rPrChange w:id="1839" w:author="Gregorio Canal" w:date="2019-05-22T14:54:00Z">
            <w:rPr>
              <w:highlight w:val="white"/>
              <w:lang w:val="en-US"/>
            </w:rPr>
          </w:rPrChange>
        </w:rPr>
        <w:t xml:space="preserve"> </w:t>
      </w:r>
      <w:proofErr w:type="spellStart"/>
      <w:r w:rsidRPr="00E63AF6">
        <w:rPr>
          <w:highlight w:val="white"/>
          <w:lang w:val="de-DE"/>
          <w:rPrChange w:id="1840" w:author="Gregorio Canal" w:date="2019-05-22T14:54:00Z">
            <w:rPr>
              <w:highlight w:val="white"/>
              <w:lang w:val="en-US"/>
            </w:rPr>
          </w:rPrChange>
        </w:rPr>
        <w:t>version</w:t>
      </w:r>
      <w:proofErr w:type="spellEnd"/>
      <w:r w:rsidRPr="00E63AF6">
        <w:rPr>
          <w:highlight w:val="white"/>
          <w:lang w:val="de-DE"/>
          <w:rPrChange w:id="1841" w:author="Gregorio Canal" w:date="2019-05-22T14:54:00Z">
            <w:rPr>
              <w:highlight w:val="white"/>
              <w:lang w:val="en-US"/>
            </w:rPr>
          </w:rPrChange>
        </w:rPr>
        <w:t xml:space="preserve">='1.0' </w:t>
      </w:r>
      <w:proofErr w:type="spellStart"/>
      <w:r w:rsidRPr="00E63AF6">
        <w:rPr>
          <w:highlight w:val="white"/>
          <w:lang w:val="de-DE"/>
          <w:rPrChange w:id="1842" w:author="Gregorio Canal" w:date="2019-05-22T14:54:00Z">
            <w:rPr>
              <w:highlight w:val="white"/>
              <w:lang w:val="en-US"/>
            </w:rPr>
          </w:rPrChange>
        </w:rPr>
        <w:t>encoding</w:t>
      </w:r>
      <w:proofErr w:type="spellEnd"/>
      <w:r w:rsidRPr="00E63AF6">
        <w:rPr>
          <w:highlight w:val="white"/>
          <w:lang w:val="de-DE"/>
          <w:rPrChange w:id="1843" w:author="Gregorio Canal" w:date="2019-05-22T14:54:00Z">
            <w:rPr>
              <w:highlight w:val="white"/>
              <w:lang w:val="en-US"/>
            </w:rPr>
          </w:rPrChange>
        </w:rPr>
        <w:t>='UTF-8'?&gt;</w:t>
      </w:r>
    </w:p>
    <w:p w14:paraId="50917413" w14:textId="77777777" w:rsidR="007A1F44" w:rsidRPr="00977EA3" w:rsidRDefault="007A1F44" w:rsidP="003462A5">
      <w:pPr>
        <w:pStyle w:val="XMLExample"/>
        <w:rPr>
          <w:highlight w:val="white"/>
          <w:lang w:val="en-US"/>
        </w:rPr>
      </w:pPr>
      <w:r w:rsidRPr="00977EA3">
        <w:rPr>
          <w:highlight w:val="white"/>
          <w:lang w:val="en-US"/>
        </w:rPr>
        <w:t>&lt;</w:t>
      </w:r>
      <w:proofErr w:type="spellStart"/>
      <w:r w:rsidRPr="00977EA3">
        <w:rPr>
          <w:highlight w:val="white"/>
          <w:lang w:val="en-US"/>
        </w:rPr>
        <w:t>soapenv:Envelope</w:t>
      </w:r>
      <w:proofErr w:type="spellEnd"/>
      <w:r w:rsidRPr="00977EA3">
        <w:rPr>
          <w:highlight w:val="white"/>
          <w:lang w:val="en-US"/>
        </w:rPr>
        <w:t xml:space="preserve"> </w:t>
      </w:r>
      <w:proofErr w:type="spellStart"/>
      <w:r w:rsidRPr="00977EA3">
        <w:rPr>
          <w:highlight w:val="white"/>
          <w:lang w:val="en-US"/>
        </w:rPr>
        <w:t>xmlns:soapenv</w:t>
      </w:r>
      <w:proofErr w:type="spellEnd"/>
      <w:r w:rsidRPr="00977EA3">
        <w:rPr>
          <w:highlight w:val="white"/>
          <w:lang w:val="en-US"/>
        </w:rPr>
        <w:t>="http://www.w3.org/2003/05/soap-envelope"&gt;</w:t>
      </w:r>
    </w:p>
    <w:p w14:paraId="771ED6BD" w14:textId="77777777" w:rsidR="007A1F44" w:rsidRPr="00977EA3" w:rsidRDefault="007A1F44" w:rsidP="003462A5">
      <w:pPr>
        <w:pStyle w:val="XMLExample"/>
        <w:rPr>
          <w:highlight w:val="white"/>
          <w:lang w:val="en-US"/>
        </w:rPr>
      </w:pPr>
      <w:r w:rsidRPr="00977EA3">
        <w:rPr>
          <w:highlight w:val="white"/>
          <w:lang w:val="en-US"/>
        </w:rPr>
        <w:t xml:space="preserve">    &lt;</w:t>
      </w:r>
      <w:proofErr w:type="spellStart"/>
      <w:r w:rsidRPr="00977EA3">
        <w:rPr>
          <w:highlight w:val="white"/>
          <w:lang w:val="en-US"/>
        </w:rPr>
        <w:t>soapenv:Header</w:t>
      </w:r>
      <w:proofErr w:type="spellEnd"/>
      <w:r w:rsidRPr="00977EA3">
        <w:rPr>
          <w:highlight w:val="white"/>
          <w:lang w:val="en-US"/>
        </w:rPr>
        <w:t xml:space="preserve"> </w:t>
      </w:r>
      <w:proofErr w:type="spellStart"/>
      <w:r w:rsidRPr="00977EA3">
        <w:rPr>
          <w:highlight w:val="white"/>
          <w:lang w:val="en-US"/>
        </w:rPr>
        <w:t>xmlns:wsa</w:t>
      </w:r>
      <w:proofErr w:type="spellEnd"/>
      <w:r w:rsidRPr="00977EA3">
        <w:rPr>
          <w:highlight w:val="white"/>
          <w:lang w:val="en-US"/>
        </w:rPr>
        <w:t>="http://www.w3.org/2005/08/addressing"&gt;</w:t>
      </w:r>
    </w:p>
    <w:p w14:paraId="752108B1" w14:textId="77777777" w:rsidR="007A1F44" w:rsidRPr="00977EA3" w:rsidRDefault="007A1F44" w:rsidP="003462A5">
      <w:pPr>
        <w:pStyle w:val="XMLExample"/>
        <w:rPr>
          <w:highlight w:val="white"/>
          <w:lang w:val="en-US"/>
        </w:rPr>
      </w:pPr>
      <w:r w:rsidRPr="00977EA3">
        <w:rPr>
          <w:highlight w:val="white"/>
          <w:lang w:val="en-US"/>
        </w:rPr>
        <w:t xml:space="preserve">        &lt;</w:t>
      </w:r>
      <w:proofErr w:type="spellStart"/>
      <w:r w:rsidRPr="00977EA3">
        <w:rPr>
          <w:highlight w:val="white"/>
          <w:lang w:val="en-US"/>
        </w:rPr>
        <w:t>wsa:To</w:t>
      </w:r>
      <w:proofErr w:type="spellEnd"/>
      <w:r w:rsidRPr="00977EA3">
        <w:rPr>
          <w:highlight w:val="white"/>
          <w:lang w:val="en-US"/>
        </w:rPr>
        <w:t xml:space="preserve"> </w:t>
      </w:r>
      <w:proofErr w:type="spellStart"/>
      <w:r w:rsidRPr="00977EA3">
        <w:rPr>
          <w:highlight w:val="white"/>
          <w:lang w:val="en-US"/>
        </w:rPr>
        <w:t>soapenv:mustUnderstand</w:t>
      </w:r>
      <w:proofErr w:type="spellEnd"/>
      <w:r w:rsidRPr="00977EA3">
        <w:rPr>
          <w:highlight w:val="white"/>
          <w:lang w:val="en-US"/>
        </w:rPr>
        <w:t>="1"</w:t>
      </w:r>
    </w:p>
    <w:p w14:paraId="0F576E35" w14:textId="77777777" w:rsidR="007A1F44" w:rsidRPr="00977EA3" w:rsidRDefault="007A1F44" w:rsidP="003462A5">
      <w:pPr>
        <w:pStyle w:val="XMLExample"/>
        <w:rPr>
          <w:highlight w:val="white"/>
          <w:lang w:val="en-US"/>
        </w:rPr>
      </w:pPr>
      <w:r w:rsidRPr="00977EA3">
        <w:rPr>
          <w:highlight w:val="white"/>
          <w:lang w:val="en-US"/>
        </w:rPr>
        <w:t xml:space="preserve">            &gt;http://localhost:5000/tf6/services/xdsrepositoryb&lt;/wsa:To&gt;</w:t>
      </w:r>
    </w:p>
    <w:p w14:paraId="282B9D21" w14:textId="77777777" w:rsidR="007A1F44" w:rsidRPr="00E63AF6" w:rsidRDefault="007A1F44" w:rsidP="003462A5">
      <w:pPr>
        <w:pStyle w:val="XMLExample"/>
        <w:rPr>
          <w:highlight w:val="white"/>
          <w:lang w:val="de-DE"/>
          <w:rPrChange w:id="1844" w:author="Gregorio Canal" w:date="2019-05-22T14:54:00Z">
            <w:rPr>
              <w:highlight w:val="white"/>
              <w:lang w:val="en-US"/>
            </w:rPr>
          </w:rPrChange>
        </w:rPr>
      </w:pPr>
      <w:r w:rsidRPr="00977EA3">
        <w:rPr>
          <w:highlight w:val="white"/>
          <w:lang w:val="en-US"/>
        </w:rPr>
        <w:t xml:space="preserve">        </w:t>
      </w:r>
      <w:r w:rsidRPr="00E63AF6">
        <w:rPr>
          <w:highlight w:val="white"/>
          <w:lang w:val="de-DE"/>
          <w:rPrChange w:id="1845" w:author="Gregorio Canal" w:date="2019-05-22T14:54:00Z">
            <w:rPr>
              <w:highlight w:val="white"/>
              <w:lang w:val="en-US"/>
            </w:rPr>
          </w:rPrChange>
        </w:rPr>
        <w:t>&lt;</w:t>
      </w:r>
      <w:proofErr w:type="spellStart"/>
      <w:r w:rsidRPr="00E63AF6">
        <w:rPr>
          <w:highlight w:val="white"/>
          <w:lang w:val="de-DE"/>
          <w:rPrChange w:id="1846" w:author="Gregorio Canal" w:date="2019-05-22T14:54:00Z">
            <w:rPr>
              <w:highlight w:val="white"/>
              <w:lang w:val="en-US"/>
            </w:rPr>
          </w:rPrChange>
        </w:rPr>
        <w:t>wsa:MessageID</w:t>
      </w:r>
      <w:proofErr w:type="spellEnd"/>
      <w:r w:rsidRPr="00E63AF6">
        <w:rPr>
          <w:highlight w:val="white"/>
          <w:lang w:val="de-DE"/>
          <w:rPrChange w:id="1847" w:author="Gregorio Canal" w:date="2019-05-22T14:54:00Z">
            <w:rPr>
              <w:highlight w:val="white"/>
              <w:lang w:val="en-US"/>
            </w:rPr>
          </w:rPrChange>
        </w:rPr>
        <w:t xml:space="preserve"> </w:t>
      </w:r>
      <w:proofErr w:type="spellStart"/>
      <w:r w:rsidRPr="00E63AF6">
        <w:rPr>
          <w:highlight w:val="white"/>
          <w:lang w:val="de-DE"/>
          <w:rPrChange w:id="1848" w:author="Gregorio Canal" w:date="2019-05-22T14:54:00Z">
            <w:rPr>
              <w:highlight w:val="white"/>
              <w:lang w:val="en-US"/>
            </w:rPr>
          </w:rPrChange>
        </w:rPr>
        <w:t>soapenv:mustUnderstand</w:t>
      </w:r>
      <w:proofErr w:type="spellEnd"/>
      <w:r w:rsidRPr="00E63AF6">
        <w:rPr>
          <w:highlight w:val="white"/>
          <w:lang w:val="de-DE"/>
          <w:rPrChange w:id="1849" w:author="Gregorio Canal" w:date="2019-05-22T14:54:00Z">
            <w:rPr>
              <w:highlight w:val="white"/>
              <w:lang w:val="en-US"/>
            </w:rPr>
          </w:rPrChange>
        </w:rPr>
        <w:t>="1"</w:t>
      </w:r>
    </w:p>
    <w:p w14:paraId="2C37C578" w14:textId="77777777" w:rsidR="007A1F44" w:rsidRPr="00E63AF6" w:rsidRDefault="007A1F44" w:rsidP="003462A5">
      <w:pPr>
        <w:pStyle w:val="XMLExample"/>
        <w:rPr>
          <w:highlight w:val="white"/>
          <w:lang w:val="de-DE"/>
          <w:rPrChange w:id="1850" w:author="Gregorio Canal" w:date="2019-05-22T14:54:00Z">
            <w:rPr>
              <w:highlight w:val="white"/>
              <w:lang w:val="en-US"/>
            </w:rPr>
          </w:rPrChange>
        </w:rPr>
      </w:pPr>
      <w:r w:rsidRPr="00E63AF6">
        <w:rPr>
          <w:highlight w:val="white"/>
          <w:lang w:val="de-DE"/>
          <w:rPrChange w:id="1851" w:author="Gregorio Canal" w:date="2019-05-22T14:54:00Z">
            <w:rPr>
              <w:highlight w:val="white"/>
              <w:lang w:val="en-US"/>
            </w:rPr>
          </w:rPrChange>
        </w:rPr>
        <w:t xml:space="preserve">            &gt;urn:uuid:3448B7F8EA6E8B9DFC1289514997508&lt;/</w:t>
      </w:r>
      <w:proofErr w:type="spellStart"/>
      <w:r w:rsidRPr="00E63AF6">
        <w:rPr>
          <w:highlight w:val="white"/>
          <w:lang w:val="de-DE"/>
          <w:rPrChange w:id="1852" w:author="Gregorio Canal" w:date="2019-05-22T14:54:00Z">
            <w:rPr>
              <w:highlight w:val="white"/>
              <w:lang w:val="en-US"/>
            </w:rPr>
          </w:rPrChange>
        </w:rPr>
        <w:t>wsa:MessageID</w:t>
      </w:r>
      <w:proofErr w:type="spellEnd"/>
      <w:r w:rsidRPr="00E63AF6">
        <w:rPr>
          <w:highlight w:val="white"/>
          <w:lang w:val="de-DE"/>
          <w:rPrChange w:id="1853" w:author="Gregorio Canal" w:date="2019-05-22T14:54:00Z">
            <w:rPr>
              <w:highlight w:val="white"/>
              <w:lang w:val="en-US"/>
            </w:rPr>
          </w:rPrChange>
        </w:rPr>
        <w:t>&gt;</w:t>
      </w:r>
    </w:p>
    <w:p w14:paraId="729F5532" w14:textId="77777777" w:rsidR="007A1F44" w:rsidRPr="00E63AF6" w:rsidRDefault="007A1F44" w:rsidP="003462A5">
      <w:pPr>
        <w:pStyle w:val="XMLExample"/>
        <w:rPr>
          <w:highlight w:val="white"/>
          <w:lang w:val="de-DE"/>
          <w:rPrChange w:id="1854" w:author="Gregorio Canal" w:date="2019-05-22T14:54:00Z">
            <w:rPr>
              <w:highlight w:val="white"/>
              <w:lang w:val="en-US"/>
            </w:rPr>
          </w:rPrChange>
        </w:rPr>
      </w:pPr>
      <w:r w:rsidRPr="00E63AF6">
        <w:rPr>
          <w:highlight w:val="white"/>
          <w:lang w:val="de-DE"/>
          <w:rPrChange w:id="1855" w:author="Gregorio Canal" w:date="2019-05-22T14:54:00Z">
            <w:rPr>
              <w:highlight w:val="white"/>
              <w:lang w:val="en-US"/>
            </w:rPr>
          </w:rPrChange>
        </w:rPr>
        <w:t xml:space="preserve">        &lt;</w:t>
      </w:r>
      <w:proofErr w:type="spellStart"/>
      <w:r w:rsidRPr="00E63AF6">
        <w:rPr>
          <w:highlight w:val="white"/>
          <w:lang w:val="de-DE"/>
          <w:rPrChange w:id="1856" w:author="Gregorio Canal" w:date="2019-05-22T14:54:00Z">
            <w:rPr>
              <w:highlight w:val="white"/>
              <w:lang w:val="en-US"/>
            </w:rPr>
          </w:rPrChange>
        </w:rPr>
        <w:t>wsa:Action</w:t>
      </w:r>
      <w:proofErr w:type="spellEnd"/>
      <w:r w:rsidRPr="00E63AF6">
        <w:rPr>
          <w:highlight w:val="white"/>
          <w:lang w:val="de-DE"/>
          <w:rPrChange w:id="1857" w:author="Gregorio Canal" w:date="2019-05-22T14:54:00Z">
            <w:rPr>
              <w:highlight w:val="white"/>
              <w:lang w:val="en-US"/>
            </w:rPr>
          </w:rPrChange>
        </w:rPr>
        <w:t xml:space="preserve"> </w:t>
      </w:r>
      <w:proofErr w:type="spellStart"/>
      <w:r w:rsidRPr="00E63AF6">
        <w:rPr>
          <w:highlight w:val="white"/>
          <w:lang w:val="de-DE"/>
          <w:rPrChange w:id="1858" w:author="Gregorio Canal" w:date="2019-05-22T14:54:00Z">
            <w:rPr>
              <w:highlight w:val="white"/>
              <w:lang w:val="en-US"/>
            </w:rPr>
          </w:rPrChange>
        </w:rPr>
        <w:t>soapenv:mustUnderstand</w:t>
      </w:r>
      <w:proofErr w:type="spellEnd"/>
      <w:r w:rsidRPr="00E63AF6">
        <w:rPr>
          <w:highlight w:val="white"/>
          <w:lang w:val="de-DE"/>
          <w:rPrChange w:id="1859" w:author="Gregorio Canal" w:date="2019-05-22T14:54:00Z">
            <w:rPr>
              <w:highlight w:val="white"/>
              <w:lang w:val="en-US"/>
            </w:rPr>
          </w:rPrChange>
        </w:rPr>
        <w:t>="1"</w:t>
      </w:r>
    </w:p>
    <w:p w14:paraId="65945FBD" w14:textId="77777777" w:rsidR="007A1F44" w:rsidRPr="00E63AF6" w:rsidRDefault="007A1F44" w:rsidP="003462A5">
      <w:pPr>
        <w:pStyle w:val="XMLExample"/>
        <w:rPr>
          <w:highlight w:val="white"/>
          <w:lang w:val="de-DE"/>
          <w:rPrChange w:id="1860" w:author="Gregorio Canal" w:date="2019-05-22T14:54:00Z">
            <w:rPr>
              <w:highlight w:val="white"/>
              <w:lang w:val="en-US"/>
            </w:rPr>
          </w:rPrChange>
        </w:rPr>
      </w:pPr>
      <w:r w:rsidRPr="00E63AF6">
        <w:rPr>
          <w:highlight w:val="white"/>
          <w:lang w:val="de-DE"/>
          <w:rPrChange w:id="1861" w:author="Gregorio Canal" w:date="2019-05-22T14:54:00Z">
            <w:rPr>
              <w:highlight w:val="white"/>
              <w:lang w:val="en-US"/>
            </w:rPr>
          </w:rPrChange>
        </w:rPr>
        <w:t xml:space="preserve">            &gt;urn:ihe:iti:2007:RetrieveDocumentSet&lt;/</w:t>
      </w:r>
      <w:proofErr w:type="spellStart"/>
      <w:r w:rsidRPr="00E63AF6">
        <w:rPr>
          <w:highlight w:val="white"/>
          <w:lang w:val="de-DE"/>
          <w:rPrChange w:id="1862" w:author="Gregorio Canal" w:date="2019-05-22T14:54:00Z">
            <w:rPr>
              <w:highlight w:val="white"/>
              <w:lang w:val="en-US"/>
            </w:rPr>
          </w:rPrChange>
        </w:rPr>
        <w:t>wsa:Action</w:t>
      </w:r>
      <w:proofErr w:type="spellEnd"/>
      <w:r w:rsidRPr="00E63AF6">
        <w:rPr>
          <w:highlight w:val="white"/>
          <w:lang w:val="de-DE"/>
          <w:rPrChange w:id="1863" w:author="Gregorio Canal" w:date="2019-05-22T14:54:00Z">
            <w:rPr>
              <w:highlight w:val="white"/>
              <w:lang w:val="en-US"/>
            </w:rPr>
          </w:rPrChange>
        </w:rPr>
        <w:t>&gt;</w:t>
      </w:r>
    </w:p>
    <w:p w14:paraId="0829CA2D" w14:textId="77777777" w:rsidR="007A1F44" w:rsidRPr="00E63AF6" w:rsidRDefault="007A1F44" w:rsidP="003462A5">
      <w:pPr>
        <w:pStyle w:val="XMLExample"/>
        <w:rPr>
          <w:highlight w:val="white"/>
          <w:lang w:val="de-DE"/>
          <w:rPrChange w:id="1864" w:author="Gregorio Canal" w:date="2019-05-22T14:54:00Z">
            <w:rPr>
              <w:highlight w:val="white"/>
              <w:lang w:val="en-US"/>
            </w:rPr>
          </w:rPrChange>
        </w:rPr>
      </w:pPr>
      <w:r w:rsidRPr="00E63AF6">
        <w:rPr>
          <w:highlight w:val="white"/>
          <w:lang w:val="de-DE"/>
          <w:rPrChange w:id="1865" w:author="Gregorio Canal" w:date="2019-05-22T14:54:00Z">
            <w:rPr>
              <w:highlight w:val="white"/>
              <w:lang w:val="en-US"/>
            </w:rPr>
          </w:rPrChange>
        </w:rPr>
        <w:t xml:space="preserve">    &lt;/</w:t>
      </w:r>
      <w:proofErr w:type="spellStart"/>
      <w:r w:rsidRPr="00E63AF6">
        <w:rPr>
          <w:highlight w:val="white"/>
          <w:lang w:val="de-DE"/>
          <w:rPrChange w:id="1866" w:author="Gregorio Canal" w:date="2019-05-22T14:54:00Z">
            <w:rPr>
              <w:highlight w:val="white"/>
              <w:lang w:val="en-US"/>
            </w:rPr>
          </w:rPrChange>
        </w:rPr>
        <w:t>soapenv:Header</w:t>
      </w:r>
      <w:proofErr w:type="spellEnd"/>
      <w:r w:rsidRPr="00E63AF6">
        <w:rPr>
          <w:highlight w:val="white"/>
          <w:lang w:val="de-DE"/>
          <w:rPrChange w:id="1867" w:author="Gregorio Canal" w:date="2019-05-22T14:54:00Z">
            <w:rPr>
              <w:highlight w:val="white"/>
              <w:lang w:val="en-US"/>
            </w:rPr>
          </w:rPrChange>
        </w:rPr>
        <w:t>&gt;</w:t>
      </w:r>
    </w:p>
    <w:p w14:paraId="463DE522" w14:textId="77777777" w:rsidR="007A1F44" w:rsidRPr="00E63AF6" w:rsidRDefault="007A1F44" w:rsidP="003462A5">
      <w:pPr>
        <w:pStyle w:val="XMLExample"/>
        <w:rPr>
          <w:highlight w:val="white"/>
          <w:lang w:val="de-DE"/>
          <w:rPrChange w:id="1868" w:author="Gregorio Canal" w:date="2019-05-22T14:54:00Z">
            <w:rPr>
              <w:highlight w:val="white"/>
              <w:lang w:val="en-US"/>
            </w:rPr>
          </w:rPrChange>
        </w:rPr>
      </w:pPr>
      <w:r w:rsidRPr="00E63AF6">
        <w:rPr>
          <w:highlight w:val="white"/>
          <w:lang w:val="de-DE"/>
          <w:rPrChange w:id="1869" w:author="Gregorio Canal" w:date="2019-05-22T14:54:00Z">
            <w:rPr>
              <w:highlight w:val="white"/>
              <w:lang w:val="en-US"/>
            </w:rPr>
          </w:rPrChange>
        </w:rPr>
        <w:t xml:space="preserve">    &lt;</w:t>
      </w:r>
      <w:proofErr w:type="spellStart"/>
      <w:r w:rsidRPr="00E63AF6">
        <w:rPr>
          <w:highlight w:val="white"/>
          <w:lang w:val="de-DE"/>
          <w:rPrChange w:id="1870" w:author="Gregorio Canal" w:date="2019-05-22T14:54:00Z">
            <w:rPr>
              <w:highlight w:val="white"/>
              <w:lang w:val="en-US"/>
            </w:rPr>
          </w:rPrChange>
        </w:rPr>
        <w:t>soapenv:Body</w:t>
      </w:r>
      <w:proofErr w:type="spellEnd"/>
      <w:r w:rsidRPr="00E63AF6">
        <w:rPr>
          <w:highlight w:val="white"/>
          <w:lang w:val="de-DE"/>
          <w:rPrChange w:id="1871" w:author="Gregorio Canal" w:date="2019-05-22T14:54:00Z">
            <w:rPr>
              <w:highlight w:val="white"/>
              <w:lang w:val="en-US"/>
            </w:rPr>
          </w:rPrChange>
        </w:rPr>
        <w:t>&gt;</w:t>
      </w:r>
    </w:p>
    <w:p w14:paraId="4F8C1973" w14:textId="77777777" w:rsidR="007A1F44" w:rsidRPr="00E63AF6" w:rsidRDefault="007A1F44" w:rsidP="003462A5">
      <w:pPr>
        <w:pStyle w:val="XMLExample"/>
        <w:rPr>
          <w:highlight w:val="white"/>
          <w:lang w:val="de-DE"/>
          <w:rPrChange w:id="1872" w:author="Gregorio Canal" w:date="2019-05-22T14:54:00Z">
            <w:rPr>
              <w:highlight w:val="white"/>
              <w:lang w:val="en-US"/>
            </w:rPr>
          </w:rPrChange>
        </w:rPr>
      </w:pPr>
      <w:r w:rsidRPr="00E63AF6">
        <w:rPr>
          <w:highlight w:val="white"/>
          <w:lang w:val="de-DE"/>
          <w:rPrChange w:id="1873" w:author="Gregorio Canal" w:date="2019-05-22T14:54:00Z">
            <w:rPr>
              <w:highlight w:val="white"/>
              <w:lang w:val="en-US"/>
            </w:rPr>
          </w:rPrChange>
        </w:rPr>
        <w:t xml:space="preserve">        &lt;</w:t>
      </w:r>
      <w:proofErr w:type="spellStart"/>
      <w:r w:rsidRPr="00E63AF6">
        <w:rPr>
          <w:highlight w:val="white"/>
          <w:lang w:val="de-DE"/>
          <w:rPrChange w:id="1874" w:author="Gregorio Canal" w:date="2019-05-22T14:54:00Z">
            <w:rPr>
              <w:highlight w:val="white"/>
              <w:lang w:val="en-US"/>
            </w:rPr>
          </w:rPrChange>
        </w:rPr>
        <w:t>RetrieveDocumentSetRequest</w:t>
      </w:r>
      <w:proofErr w:type="spellEnd"/>
      <w:r w:rsidRPr="00E63AF6">
        <w:rPr>
          <w:highlight w:val="white"/>
          <w:lang w:val="de-DE"/>
          <w:rPrChange w:id="1875" w:author="Gregorio Canal" w:date="2019-05-22T14:54:00Z">
            <w:rPr>
              <w:highlight w:val="white"/>
              <w:lang w:val="en-US"/>
            </w:rPr>
          </w:rPrChange>
        </w:rPr>
        <w:t xml:space="preserve"> </w:t>
      </w:r>
      <w:proofErr w:type="spellStart"/>
      <w:r w:rsidRPr="00E63AF6">
        <w:rPr>
          <w:highlight w:val="white"/>
          <w:lang w:val="de-DE"/>
          <w:rPrChange w:id="1876" w:author="Gregorio Canal" w:date="2019-05-22T14:54:00Z">
            <w:rPr>
              <w:highlight w:val="white"/>
              <w:lang w:val="en-US"/>
            </w:rPr>
          </w:rPrChange>
        </w:rPr>
        <w:t>xmlns</w:t>
      </w:r>
      <w:proofErr w:type="spellEnd"/>
      <w:r w:rsidRPr="00E63AF6">
        <w:rPr>
          <w:highlight w:val="white"/>
          <w:lang w:val="de-DE"/>
          <w:rPrChange w:id="1877" w:author="Gregorio Canal" w:date="2019-05-22T14:54:00Z">
            <w:rPr>
              <w:highlight w:val="white"/>
              <w:lang w:val="en-US"/>
            </w:rPr>
          </w:rPrChange>
        </w:rPr>
        <w:t>="urn:ihe:iti:xds-b:2007"&gt;</w:t>
      </w:r>
    </w:p>
    <w:p w14:paraId="4CB93149" w14:textId="77777777" w:rsidR="007A1F44" w:rsidRPr="00E63AF6" w:rsidRDefault="007A1F44" w:rsidP="003462A5">
      <w:pPr>
        <w:pStyle w:val="XMLExample"/>
        <w:rPr>
          <w:highlight w:val="white"/>
          <w:rPrChange w:id="1878" w:author="Gregorio Canal" w:date="2019-05-22T14:54:00Z">
            <w:rPr>
              <w:highlight w:val="white"/>
              <w:lang w:val="en-US"/>
            </w:rPr>
          </w:rPrChange>
        </w:rPr>
      </w:pPr>
      <w:r w:rsidRPr="00E63AF6">
        <w:rPr>
          <w:highlight w:val="white"/>
          <w:lang w:val="de-DE"/>
          <w:rPrChange w:id="1879" w:author="Gregorio Canal" w:date="2019-05-22T14:54:00Z">
            <w:rPr>
              <w:highlight w:val="white"/>
              <w:lang w:val="en-US"/>
            </w:rPr>
          </w:rPrChange>
        </w:rPr>
        <w:t xml:space="preserve">            </w:t>
      </w:r>
      <w:r w:rsidRPr="00E63AF6">
        <w:rPr>
          <w:highlight w:val="white"/>
          <w:rPrChange w:id="1880" w:author="Gregorio Canal" w:date="2019-05-22T14:54:00Z">
            <w:rPr>
              <w:highlight w:val="white"/>
              <w:lang w:val="en-US"/>
            </w:rPr>
          </w:rPrChange>
        </w:rPr>
        <w:t>&lt;</w:t>
      </w:r>
      <w:proofErr w:type="spellStart"/>
      <w:r w:rsidRPr="00E63AF6">
        <w:rPr>
          <w:highlight w:val="white"/>
          <w:rPrChange w:id="1881" w:author="Gregorio Canal" w:date="2019-05-22T14:54:00Z">
            <w:rPr>
              <w:highlight w:val="white"/>
              <w:lang w:val="en-US"/>
            </w:rPr>
          </w:rPrChange>
        </w:rPr>
        <w:t>DocumentRequest</w:t>
      </w:r>
      <w:proofErr w:type="spellEnd"/>
      <w:r w:rsidRPr="00E63AF6">
        <w:rPr>
          <w:highlight w:val="white"/>
          <w:rPrChange w:id="1882" w:author="Gregorio Canal" w:date="2019-05-22T14:54:00Z">
            <w:rPr>
              <w:highlight w:val="white"/>
              <w:lang w:val="en-US"/>
            </w:rPr>
          </w:rPrChange>
        </w:rPr>
        <w:t>&gt;</w:t>
      </w:r>
    </w:p>
    <w:p w14:paraId="77A4958F" w14:textId="77777777" w:rsidR="007A1F44" w:rsidRPr="00E63AF6" w:rsidRDefault="007A1F44" w:rsidP="003462A5">
      <w:pPr>
        <w:pStyle w:val="XMLExample"/>
        <w:rPr>
          <w:highlight w:val="white"/>
          <w:rPrChange w:id="1883" w:author="Gregorio Canal" w:date="2019-05-22T14:54:00Z">
            <w:rPr>
              <w:highlight w:val="white"/>
              <w:lang w:val="en-US"/>
            </w:rPr>
          </w:rPrChange>
        </w:rPr>
      </w:pPr>
      <w:r w:rsidRPr="00E63AF6">
        <w:rPr>
          <w:highlight w:val="white"/>
          <w:rPrChange w:id="1884" w:author="Gregorio Canal" w:date="2019-05-22T14:54:00Z">
            <w:rPr>
              <w:highlight w:val="white"/>
              <w:lang w:val="en-US"/>
            </w:rPr>
          </w:rPrChange>
        </w:rPr>
        <w:t xml:space="preserve">                &lt;</w:t>
      </w:r>
      <w:proofErr w:type="spellStart"/>
      <w:r w:rsidRPr="00E63AF6">
        <w:rPr>
          <w:highlight w:val="white"/>
          <w:rPrChange w:id="1885" w:author="Gregorio Canal" w:date="2019-05-22T14:54:00Z">
            <w:rPr>
              <w:highlight w:val="white"/>
              <w:lang w:val="en-US"/>
            </w:rPr>
          </w:rPrChange>
        </w:rPr>
        <w:t>RepositoryUniqueId</w:t>
      </w:r>
      <w:proofErr w:type="spellEnd"/>
      <w:r w:rsidRPr="00E63AF6">
        <w:rPr>
          <w:highlight w:val="white"/>
          <w:rPrChange w:id="1886" w:author="Gregorio Canal" w:date="2019-05-22T14:54:00Z">
            <w:rPr>
              <w:highlight w:val="white"/>
              <w:lang w:val="en-US"/>
            </w:rPr>
          </w:rPrChange>
        </w:rPr>
        <w:t>&gt;1.19.6.24.109.42.1.5&lt;/</w:t>
      </w:r>
      <w:proofErr w:type="spellStart"/>
      <w:r w:rsidRPr="00E63AF6">
        <w:rPr>
          <w:highlight w:val="white"/>
          <w:rPrChange w:id="1887" w:author="Gregorio Canal" w:date="2019-05-22T14:54:00Z">
            <w:rPr>
              <w:highlight w:val="white"/>
              <w:lang w:val="en-US"/>
            </w:rPr>
          </w:rPrChange>
        </w:rPr>
        <w:t>RepositoryUniqueId</w:t>
      </w:r>
      <w:proofErr w:type="spellEnd"/>
      <w:r w:rsidRPr="00E63AF6">
        <w:rPr>
          <w:highlight w:val="white"/>
          <w:rPrChange w:id="1888" w:author="Gregorio Canal" w:date="2019-05-22T14:54:00Z">
            <w:rPr>
              <w:highlight w:val="white"/>
              <w:lang w:val="en-US"/>
            </w:rPr>
          </w:rPrChange>
        </w:rPr>
        <w:t>&gt;</w:t>
      </w:r>
    </w:p>
    <w:p w14:paraId="000A7934" w14:textId="77777777" w:rsidR="007A1F44" w:rsidRPr="00E63AF6" w:rsidRDefault="007A1F44" w:rsidP="003462A5">
      <w:pPr>
        <w:pStyle w:val="XMLExample"/>
        <w:rPr>
          <w:highlight w:val="white"/>
          <w:rPrChange w:id="1889" w:author="Gregorio Canal" w:date="2019-05-22T14:54:00Z">
            <w:rPr>
              <w:highlight w:val="white"/>
              <w:lang w:val="en-US"/>
            </w:rPr>
          </w:rPrChange>
        </w:rPr>
      </w:pPr>
      <w:r w:rsidRPr="00E63AF6">
        <w:rPr>
          <w:highlight w:val="white"/>
          <w:rPrChange w:id="1890" w:author="Gregorio Canal" w:date="2019-05-22T14:54:00Z">
            <w:rPr>
              <w:highlight w:val="white"/>
              <w:lang w:val="en-US"/>
            </w:rPr>
          </w:rPrChange>
        </w:rPr>
        <w:t xml:space="preserve">                &lt;</w:t>
      </w:r>
      <w:proofErr w:type="spellStart"/>
      <w:r w:rsidRPr="00E63AF6">
        <w:rPr>
          <w:highlight w:val="white"/>
          <w:rPrChange w:id="1891" w:author="Gregorio Canal" w:date="2019-05-22T14:54:00Z">
            <w:rPr>
              <w:highlight w:val="white"/>
              <w:lang w:val="en-US"/>
            </w:rPr>
          </w:rPrChange>
        </w:rPr>
        <w:t>DocumentUniqueId</w:t>
      </w:r>
      <w:proofErr w:type="spellEnd"/>
      <w:r w:rsidRPr="00E63AF6">
        <w:rPr>
          <w:highlight w:val="white"/>
          <w:rPrChange w:id="1892" w:author="Gregorio Canal" w:date="2019-05-22T14:54:00Z">
            <w:rPr>
              <w:highlight w:val="white"/>
              <w:lang w:val="en-US"/>
            </w:rPr>
          </w:rPrChange>
        </w:rPr>
        <w:t>&gt;1.42.20101110141555.15&lt;/</w:t>
      </w:r>
      <w:proofErr w:type="spellStart"/>
      <w:r w:rsidRPr="00E63AF6">
        <w:rPr>
          <w:highlight w:val="white"/>
          <w:rPrChange w:id="1893" w:author="Gregorio Canal" w:date="2019-05-22T14:54:00Z">
            <w:rPr>
              <w:highlight w:val="white"/>
              <w:lang w:val="en-US"/>
            </w:rPr>
          </w:rPrChange>
        </w:rPr>
        <w:t>DocumentUniqueId</w:t>
      </w:r>
      <w:proofErr w:type="spellEnd"/>
      <w:r w:rsidRPr="00E63AF6">
        <w:rPr>
          <w:highlight w:val="white"/>
          <w:rPrChange w:id="1894" w:author="Gregorio Canal" w:date="2019-05-22T14:54:00Z">
            <w:rPr>
              <w:highlight w:val="white"/>
              <w:lang w:val="en-US"/>
            </w:rPr>
          </w:rPrChange>
        </w:rPr>
        <w:t>&gt;</w:t>
      </w:r>
    </w:p>
    <w:p w14:paraId="2CD862E2" w14:textId="77777777" w:rsidR="007A1F44" w:rsidRPr="00E63AF6" w:rsidRDefault="007A1F44" w:rsidP="003462A5">
      <w:pPr>
        <w:pStyle w:val="XMLExample"/>
        <w:rPr>
          <w:highlight w:val="white"/>
          <w:rPrChange w:id="1895" w:author="Gregorio Canal" w:date="2019-05-22T14:54:00Z">
            <w:rPr>
              <w:highlight w:val="white"/>
              <w:lang w:val="en-US"/>
            </w:rPr>
          </w:rPrChange>
        </w:rPr>
      </w:pPr>
      <w:r w:rsidRPr="00E63AF6">
        <w:rPr>
          <w:highlight w:val="white"/>
          <w:rPrChange w:id="1896" w:author="Gregorio Canal" w:date="2019-05-22T14:54:00Z">
            <w:rPr>
              <w:highlight w:val="white"/>
              <w:lang w:val="en-US"/>
            </w:rPr>
          </w:rPrChange>
        </w:rPr>
        <w:t xml:space="preserve">            &lt;/</w:t>
      </w:r>
      <w:proofErr w:type="spellStart"/>
      <w:r w:rsidRPr="00E63AF6">
        <w:rPr>
          <w:highlight w:val="white"/>
          <w:rPrChange w:id="1897" w:author="Gregorio Canal" w:date="2019-05-22T14:54:00Z">
            <w:rPr>
              <w:highlight w:val="white"/>
              <w:lang w:val="en-US"/>
            </w:rPr>
          </w:rPrChange>
        </w:rPr>
        <w:t>DocumentRequest</w:t>
      </w:r>
      <w:proofErr w:type="spellEnd"/>
      <w:r w:rsidRPr="00E63AF6">
        <w:rPr>
          <w:highlight w:val="white"/>
          <w:rPrChange w:id="1898" w:author="Gregorio Canal" w:date="2019-05-22T14:54:00Z">
            <w:rPr>
              <w:highlight w:val="white"/>
              <w:lang w:val="en-US"/>
            </w:rPr>
          </w:rPrChange>
        </w:rPr>
        <w:t>&gt;</w:t>
      </w:r>
    </w:p>
    <w:p w14:paraId="04564B47" w14:textId="77777777" w:rsidR="007A1F44" w:rsidRPr="00E63AF6" w:rsidRDefault="007A1F44" w:rsidP="003462A5">
      <w:pPr>
        <w:pStyle w:val="XMLExample"/>
        <w:rPr>
          <w:highlight w:val="white"/>
          <w:rPrChange w:id="1899" w:author="Gregorio Canal" w:date="2019-05-22T14:54:00Z">
            <w:rPr>
              <w:highlight w:val="white"/>
              <w:lang w:val="en-US"/>
            </w:rPr>
          </w:rPrChange>
        </w:rPr>
      </w:pPr>
      <w:r w:rsidRPr="00E63AF6">
        <w:rPr>
          <w:highlight w:val="white"/>
          <w:rPrChange w:id="1900" w:author="Gregorio Canal" w:date="2019-05-22T14:54:00Z">
            <w:rPr>
              <w:highlight w:val="white"/>
              <w:lang w:val="en-US"/>
            </w:rPr>
          </w:rPrChange>
        </w:rPr>
        <w:t xml:space="preserve">        &lt;/</w:t>
      </w:r>
      <w:proofErr w:type="spellStart"/>
      <w:r w:rsidRPr="00E63AF6">
        <w:rPr>
          <w:highlight w:val="white"/>
          <w:rPrChange w:id="1901" w:author="Gregorio Canal" w:date="2019-05-22T14:54:00Z">
            <w:rPr>
              <w:highlight w:val="white"/>
              <w:lang w:val="en-US"/>
            </w:rPr>
          </w:rPrChange>
        </w:rPr>
        <w:t>RetrieveDocumentSetRequest</w:t>
      </w:r>
      <w:proofErr w:type="spellEnd"/>
      <w:r w:rsidRPr="00E63AF6">
        <w:rPr>
          <w:highlight w:val="white"/>
          <w:rPrChange w:id="1902" w:author="Gregorio Canal" w:date="2019-05-22T14:54:00Z">
            <w:rPr>
              <w:highlight w:val="white"/>
              <w:lang w:val="en-US"/>
            </w:rPr>
          </w:rPrChange>
        </w:rPr>
        <w:t>&gt;</w:t>
      </w:r>
    </w:p>
    <w:p w14:paraId="7D92955E" w14:textId="77777777" w:rsidR="007A1F44" w:rsidRPr="00E63AF6" w:rsidRDefault="007A1F44" w:rsidP="003462A5">
      <w:pPr>
        <w:pStyle w:val="XMLExample"/>
        <w:rPr>
          <w:highlight w:val="white"/>
          <w:rPrChange w:id="1903" w:author="Gregorio Canal" w:date="2019-05-22T14:54:00Z">
            <w:rPr>
              <w:highlight w:val="white"/>
              <w:lang w:val="en-US"/>
            </w:rPr>
          </w:rPrChange>
        </w:rPr>
      </w:pPr>
      <w:r w:rsidRPr="00E63AF6">
        <w:rPr>
          <w:highlight w:val="white"/>
          <w:rPrChange w:id="1904" w:author="Gregorio Canal" w:date="2019-05-22T14:54:00Z">
            <w:rPr>
              <w:highlight w:val="white"/>
              <w:lang w:val="en-US"/>
            </w:rPr>
          </w:rPrChange>
        </w:rPr>
        <w:t xml:space="preserve">    &lt;/</w:t>
      </w:r>
      <w:proofErr w:type="spellStart"/>
      <w:r w:rsidRPr="00E63AF6">
        <w:rPr>
          <w:highlight w:val="white"/>
          <w:rPrChange w:id="1905" w:author="Gregorio Canal" w:date="2019-05-22T14:54:00Z">
            <w:rPr>
              <w:highlight w:val="white"/>
              <w:lang w:val="en-US"/>
            </w:rPr>
          </w:rPrChange>
        </w:rPr>
        <w:t>soapenv:Body</w:t>
      </w:r>
      <w:proofErr w:type="spellEnd"/>
      <w:r w:rsidRPr="00E63AF6">
        <w:rPr>
          <w:highlight w:val="white"/>
          <w:rPrChange w:id="1906" w:author="Gregorio Canal" w:date="2019-05-22T14:54:00Z">
            <w:rPr>
              <w:highlight w:val="white"/>
              <w:lang w:val="en-US"/>
            </w:rPr>
          </w:rPrChange>
        </w:rPr>
        <w:t>&gt;</w:t>
      </w:r>
    </w:p>
    <w:p w14:paraId="7B792849" w14:textId="77777777" w:rsidR="007A1F44" w:rsidRPr="00E63AF6" w:rsidRDefault="007A1F44" w:rsidP="003462A5">
      <w:pPr>
        <w:pStyle w:val="XMLExample"/>
        <w:rPr>
          <w:highlight w:val="white"/>
          <w:rPrChange w:id="1907" w:author="Gregorio Canal" w:date="2019-05-22T14:54:00Z">
            <w:rPr>
              <w:highlight w:val="white"/>
              <w:lang w:val="en-US"/>
            </w:rPr>
          </w:rPrChange>
        </w:rPr>
      </w:pPr>
      <w:r w:rsidRPr="00E63AF6">
        <w:rPr>
          <w:highlight w:val="white"/>
          <w:rPrChange w:id="1908" w:author="Gregorio Canal" w:date="2019-05-22T14:54:00Z">
            <w:rPr>
              <w:highlight w:val="white"/>
              <w:lang w:val="en-US"/>
            </w:rPr>
          </w:rPrChange>
        </w:rPr>
        <w:t>&lt;/</w:t>
      </w:r>
      <w:proofErr w:type="spellStart"/>
      <w:r w:rsidRPr="00E63AF6">
        <w:rPr>
          <w:highlight w:val="white"/>
          <w:rPrChange w:id="1909" w:author="Gregorio Canal" w:date="2019-05-22T14:54:00Z">
            <w:rPr>
              <w:highlight w:val="white"/>
              <w:lang w:val="en-US"/>
            </w:rPr>
          </w:rPrChange>
        </w:rPr>
        <w:t>soapenv:Envelope</w:t>
      </w:r>
      <w:proofErr w:type="spellEnd"/>
      <w:r w:rsidRPr="00E63AF6">
        <w:rPr>
          <w:highlight w:val="white"/>
          <w:rPrChange w:id="1910" w:author="Gregorio Canal" w:date="2019-05-22T14:54:00Z">
            <w:rPr>
              <w:highlight w:val="white"/>
              <w:lang w:val="en-US"/>
            </w:rPr>
          </w:rPrChange>
        </w:rPr>
        <w:t>&gt;</w:t>
      </w:r>
    </w:p>
    <w:p w14:paraId="720B8382" w14:textId="77777777" w:rsidR="007A1F44" w:rsidRPr="00E63AF6" w:rsidRDefault="007A1F44" w:rsidP="003462A5">
      <w:pPr>
        <w:pStyle w:val="XMLExample"/>
        <w:rPr>
          <w:highlight w:val="white"/>
          <w:rPrChange w:id="1911" w:author="Gregorio Canal" w:date="2019-05-22T14:54:00Z">
            <w:rPr>
              <w:highlight w:val="white"/>
              <w:lang w:val="en-US"/>
            </w:rPr>
          </w:rPrChange>
        </w:rPr>
      </w:pPr>
      <w:r w:rsidRPr="00E63AF6">
        <w:rPr>
          <w:highlight w:val="white"/>
          <w:rPrChange w:id="1912" w:author="Gregorio Canal" w:date="2019-05-22T14:54:00Z">
            <w:rPr>
              <w:highlight w:val="white"/>
              <w:lang w:val="en-US"/>
            </w:rPr>
          </w:rPrChange>
        </w:rPr>
        <w:t>--MIMEBoundaryurn_uuid_3448B7F8EA6E8B9DFC1289514997517--</w:t>
      </w:r>
    </w:p>
    <w:p w14:paraId="3EC11055" w14:textId="77777777" w:rsidR="007A1F44" w:rsidRPr="00E63AF6" w:rsidRDefault="007A1F44" w:rsidP="00601E92">
      <w:pPr>
        <w:pStyle w:val="Corpotesto"/>
        <w:rPr>
          <w:lang w:val="fr-FR"/>
          <w:rPrChange w:id="1913" w:author="Gregorio Canal" w:date="2019-05-22T14:54:00Z">
            <w:rPr/>
          </w:rPrChange>
        </w:rPr>
      </w:pPr>
    </w:p>
    <w:p w14:paraId="0F9C5B55" w14:textId="77777777" w:rsidR="007A1F44" w:rsidRPr="00977EA3" w:rsidRDefault="007A1F44" w:rsidP="00601E92">
      <w:pPr>
        <w:pStyle w:val="Corpotesto"/>
      </w:pPr>
      <w:r w:rsidRPr="00977EA3">
        <w:t>This request message is in MTOM/XOP format because request/response message pairs must always be in the same format (MTOM/XOP vs. SIMPLE SOAP) and the response requires MTOM/XOP: one part for descriptive metadata and a second part for document contents.</w:t>
      </w:r>
      <w:r w:rsidRPr="00977EA3">
        <w:tab/>
      </w:r>
    </w:p>
    <w:p w14:paraId="7C68862B" w14:textId="77777777" w:rsidR="007A1F44" w:rsidRPr="00977EA3" w:rsidRDefault="007A1F44" w:rsidP="0033661E">
      <w:pPr>
        <w:pStyle w:val="Titolo6"/>
        <w:numPr>
          <w:ilvl w:val="0"/>
          <w:numId w:val="0"/>
        </w:numPr>
        <w:tabs>
          <w:tab w:val="clear" w:pos="2160"/>
          <w:tab w:val="clear" w:pos="2880"/>
          <w:tab w:val="clear" w:pos="3600"/>
          <w:tab w:val="clear" w:pos="4320"/>
          <w:tab w:val="clear" w:pos="5040"/>
        </w:tabs>
        <w:rPr>
          <w:noProof w:val="0"/>
        </w:rPr>
      </w:pPr>
      <w:r w:rsidRPr="00977EA3">
        <w:rPr>
          <w:noProof w:val="0"/>
        </w:rPr>
        <w:t>3.43.5.1.1.2 Asynchronous Web Services Exchange</w:t>
      </w:r>
    </w:p>
    <w:p w14:paraId="50F02BF6" w14:textId="77777777" w:rsidR="007A1F44" w:rsidRPr="00977EA3" w:rsidRDefault="007A1F44" w:rsidP="003462A5">
      <w:pPr>
        <w:pStyle w:val="Corpotesto"/>
        <w:rPr>
          <w:highlight w:val="white"/>
        </w:rPr>
      </w:pPr>
    </w:p>
    <w:p w14:paraId="28D35E73" w14:textId="77777777" w:rsidR="007A1F44" w:rsidRPr="00977EA3" w:rsidRDefault="007A1F44" w:rsidP="003462A5">
      <w:pPr>
        <w:pStyle w:val="XMLExample"/>
        <w:rPr>
          <w:highlight w:val="white"/>
          <w:lang w:val="en-US"/>
        </w:rPr>
      </w:pPr>
      <w:r w:rsidRPr="00977EA3">
        <w:rPr>
          <w:highlight w:val="white"/>
          <w:lang w:val="en-US"/>
        </w:rPr>
        <w:t>&lt;</w:t>
      </w:r>
      <w:proofErr w:type="spellStart"/>
      <w:r w:rsidRPr="00977EA3">
        <w:rPr>
          <w:highlight w:val="white"/>
          <w:lang w:val="en-US"/>
        </w:rPr>
        <w:t>s:Envelope</w:t>
      </w:r>
      <w:proofErr w:type="spellEnd"/>
      <w:r w:rsidRPr="00977EA3">
        <w:rPr>
          <w:highlight w:val="white"/>
          <w:lang w:val="en-US"/>
        </w:rPr>
        <w:t xml:space="preserve"> </w:t>
      </w:r>
    </w:p>
    <w:p w14:paraId="4FDB32B3"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proofErr w:type="spellStart"/>
      <w:r w:rsidRPr="00977EA3">
        <w:rPr>
          <w:highlight w:val="white"/>
          <w:lang w:val="en-US"/>
        </w:rPr>
        <w:t>xmlns:s</w:t>
      </w:r>
      <w:proofErr w:type="spellEnd"/>
      <w:r w:rsidRPr="00977EA3">
        <w:rPr>
          <w:highlight w:val="white"/>
          <w:lang w:val="en-US"/>
        </w:rPr>
        <w:t xml:space="preserve">="http://www.w3.org/2003/05/soap-envelope" </w:t>
      </w:r>
    </w:p>
    <w:p w14:paraId="2734DD76" w14:textId="77777777" w:rsidR="007A1F44" w:rsidRPr="00977EA3" w:rsidRDefault="007A1F44" w:rsidP="003462A5">
      <w:pPr>
        <w:pStyle w:val="XMLExample"/>
        <w:rPr>
          <w:highlight w:val="white"/>
          <w:lang w:val="en-US"/>
        </w:rPr>
      </w:pPr>
      <w:r w:rsidRPr="00977EA3">
        <w:rPr>
          <w:highlight w:val="white"/>
          <w:lang w:val="en-US"/>
        </w:rPr>
        <w:lastRenderedPageBreak/>
        <w:tab/>
      </w:r>
      <w:r w:rsidRPr="00977EA3">
        <w:rPr>
          <w:highlight w:val="white"/>
          <w:lang w:val="en-US"/>
        </w:rPr>
        <w:tab/>
      </w:r>
      <w:proofErr w:type="spellStart"/>
      <w:r w:rsidRPr="00977EA3">
        <w:rPr>
          <w:highlight w:val="white"/>
          <w:lang w:val="en-US"/>
        </w:rPr>
        <w:t>xmlns:a</w:t>
      </w:r>
      <w:proofErr w:type="spellEnd"/>
      <w:r w:rsidRPr="00977EA3">
        <w:rPr>
          <w:highlight w:val="white"/>
          <w:lang w:val="en-US"/>
        </w:rPr>
        <w:t>="http://www.w3.org/2005/08/addressing"&gt;</w:t>
      </w:r>
    </w:p>
    <w:p w14:paraId="3220C8F1" w14:textId="77777777" w:rsidR="007A1F44" w:rsidRPr="00977EA3" w:rsidRDefault="007A1F44" w:rsidP="003462A5">
      <w:pPr>
        <w:pStyle w:val="XMLExample"/>
        <w:rPr>
          <w:highlight w:val="white"/>
          <w:lang w:val="en-US"/>
        </w:rPr>
      </w:pPr>
      <w:r w:rsidRPr="00977EA3">
        <w:rPr>
          <w:highlight w:val="white"/>
          <w:lang w:val="en-US"/>
        </w:rPr>
        <w:tab/>
        <w:t>&lt;</w:t>
      </w:r>
      <w:proofErr w:type="spellStart"/>
      <w:r w:rsidRPr="00977EA3">
        <w:rPr>
          <w:highlight w:val="white"/>
          <w:lang w:val="en-US"/>
        </w:rPr>
        <w:t>s:Header</w:t>
      </w:r>
      <w:proofErr w:type="spellEnd"/>
      <w:r w:rsidRPr="00977EA3">
        <w:rPr>
          <w:highlight w:val="white"/>
          <w:lang w:val="en-US"/>
        </w:rPr>
        <w:t>&gt;</w:t>
      </w:r>
    </w:p>
    <w:p w14:paraId="2EC98D8F"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w:t>
      </w:r>
      <w:proofErr w:type="spellStart"/>
      <w:r w:rsidRPr="00977EA3">
        <w:rPr>
          <w:highlight w:val="white"/>
          <w:lang w:val="en-US"/>
        </w:rPr>
        <w:t>a:Action</w:t>
      </w:r>
      <w:proofErr w:type="spellEnd"/>
      <w:r w:rsidRPr="00977EA3">
        <w:rPr>
          <w:highlight w:val="white"/>
          <w:lang w:val="en-US"/>
        </w:rPr>
        <w:t xml:space="preserve"> s:mustUnderstand="1"&gt;urn:ihe:iti:2007:RetrieveDocumentSet&lt;/a:Action&gt;</w:t>
      </w:r>
    </w:p>
    <w:p w14:paraId="05486FC9"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&lt;a:MessageID&gt;urn:uuid:0fbfdced-6c01-4d09-a110-2201afedaa02&lt;/a:MessageID&gt;</w:t>
      </w:r>
    </w:p>
    <w:p w14:paraId="46F51469"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w:t>
      </w:r>
      <w:proofErr w:type="spellStart"/>
      <w:r w:rsidRPr="00977EA3">
        <w:rPr>
          <w:highlight w:val="white"/>
          <w:lang w:val="en-US"/>
        </w:rPr>
        <w:t>a:ReplyTo</w:t>
      </w:r>
      <w:proofErr w:type="spellEnd"/>
      <w:r w:rsidRPr="00977EA3">
        <w:rPr>
          <w:highlight w:val="white"/>
          <w:lang w:val="en-US"/>
        </w:rPr>
        <w:t>&gt;</w:t>
      </w:r>
    </w:p>
    <w:p w14:paraId="431CE84C"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t>&lt;</w:t>
      </w:r>
      <w:proofErr w:type="spellStart"/>
      <w:r w:rsidRPr="00977EA3">
        <w:rPr>
          <w:highlight w:val="white"/>
          <w:lang w:val="en-US"/>
        </w:rPr>
        <w:t>a:Address</w:t>
      </w:r>
      <w:proofErr w:type="spellEnd"/>
      <w:r w:rsidRPr="00977EA3">
        <w:rPr>
          <w:highlight w:val="white"/>
          <w:lang w:val="en-US"/>
        </w:rPr>
        <w:t>&gt; http://192.168.2.4:9080/XdsService/</w:t>
      </w:r>
      <w:r w:rsidRPr="00977EA3">
        <w:rPr>
          <w:lang w:val="en-US"/>
        </w:rPr>
        <w:t>DocumentConsumerReceiver.svc</w:t>
      </w:r>
      <w:r w:rsidRPr="00977EA3">
        <w:rPr>
          <w:highlight w:val="white"/>
          <w:lang w:val="en-US"/>
        </w:rPr>
        <w:t>&lt;/a:Address&gt;</w:t>
      </w:r>
    </w:p>
    <w:p w14:paraId="47087184"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w:t>
      </w:r>
      <w:proofErr w:type="spellStart"/>
      <w:r w:rsidRPr="00977EA3">
        <w:rPr>
          <w:highlight w:val="white"/>
          <w:lang w:val="en-US"/>
        </w:rPr>
        <w:t>a:ReplyTo</w:t>
      </w:r>
      <w:proofErr w:type="spellEnd"/>
      <w:r w:rsidRPr="00977EA3">
        <w:rPr>
          <w:highlight w:val="white"/>
          <w:lang w:val="en-US"/>
        </w:rPr>
        <w:t>&gt;</w:t>
      </w:r>
    </w:p>
    <w:p w14:paraId="29F7C0DA"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w:t>
      </w:r>
      <w:proofErr w:type="spellStart"/>
      <w:r w:rsidRPr="00977EA3">
        <w:rPr>
          <w:highlight w:val="white"/>
          <w:lang w:val="en-US"/>
        </w:rPr>
        <w:t>a:To</w:t>
      </w:r>
      <w:proofErr w:type="spellEnd"/>
      <w:r w:rsidRPr="00977EA3">
        <w:rPr>
          <w:highlight w:val="white"/>
          <w:lang w:val="en-US"/>
        </w:rPr>
        <w:t xml:space="preserve"> s:mustUnderstand="1"&gt;http://localhost:2647/XdsService/DocumentRepositoryReceiver.svc&lt;/a:To&gt;</w:t>
      </w:r>
    </w:p>
    <w:p w14:paraId="20AE3441" w14:textId="77777777" w:rsidR="007A1F44" w:rsidRPr="00977EA3" w:rsidRDefault="007A1F44" w:rsidP="003462A5">
      <w:pPr>
        <w:pStyle w:val="XMLExample"/>
        <w:rPr>
          <w:highlight w:val="white"/>
          <w:lang w:val="en-US"/>
        </w:rPr>
      </w:pPr>
      <w:r w:rsidRPr="00977EA3">
        <w:rPr>
          <w:highlight w:val="white"/>
          <w:lang w:val="en-US"/>
        </w:rPr>
        <w:tab/>
        <w:t>&lt;/</w:t>
      </w:r>
      <w:proofErr w:type="spellStart"/>
      <w:r w:rsidRPr="00977EA3">
        <w:rPr>
          <w:highlight w:val="white"/>
          <w:lang w:val="en-US"/>
        </w:rPr>
        <w:t>s:Header</w:t>
      </w:r>
      <w:proofErr w:type="spellEnd"/>
      <w:r w:rsidRPr="00977EA3">
        <w:rPr>
          <w:highlight w:val="white"/>
          <w:lang w:val="en-US"/>
        </w:rPr>
        <w:t>&gt;</w:t>
      </w:r>
    </w:p>
    <w:p w14:paraId="561758E9" w14:textId="77777777" w:rsidR="007A1F44" w:rsidRPr="00977EA3" w:rsidRDefault="007A1F44" w:rsidP="003462A5">
      <w:pPr>
        <w:pStyle w:val="XMLExample"/>
        <w:rPr>
          <w:highlight w:val="white"/>
          <w:lang w:val="en-US"/>
        </w:rPr>
      </w:pPr>
      <w:r w:rsidRPr="00977EA3">
        <w:rPr>
          <w:highlight w:val="white"/>
          <w:lang w:val="en-US"/>
        </w:rPr>
        <w:tab/>
        <w:t>&lt;</w:t>
      </w:r>
      <w:proofErr w:type="spellStart"/>
      <w:r w:rsidRPr="00977EA3">
        <w:rPr>
          <w:highlight w:val="white"/>
          <w:lang w:val="en-US"/>
        </w:rPr>
        <w:t>s:Body</w:t>
      </w:r>
      <w:proofErr w:type="spellEnd"/>
      <w:r w:rsidRPr="00977EA3">
        <w:rPr>
          <w:highlight w:val="white"/>
          <w:lang w:val="en-US"/>
        </w:rPr>
        <w:t>&gt;</w:t>
      </w:r>
    </w:p>
    <w:p w14:paraId="58BABE6E"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w:t>
      </w:r>
      <w:proofErr w:type="spellStart"/>
      <w:r w:rsidRPr="00977EA3">
        <w:rPr>
          <w:highlight w:val="white"/>
          <w:lang w:val="en-US"/>
        </w:rPr>
        <w:t>RetrieveDocumentSetRequest</w:t>
      </w:r>
      <w:proofErr w:type="spellEnd"/>
      <w:r w:rsidRPr="00977EA3">
        <w:rPr>
          <w:highlight w:val="white"/>
          <w:lang w:val="en-US"/>
        </w:rPr>
        <w:t xml:space="preserve"> </w:t>
      </w:r>
      <w:proofErr w:type="spellStart"/>
      <w:r w:rsidRPr="00977EA3">
        <w:rPr>
          <w:highlight w:val="white"/>
          <w:lang w:val="en-US"/>
        </w:rPr>
        <w:t>xmlns</w:t>
      </w:r>
      <w:proofErr w:type="spellEnd"/>
      <w:r w:rsidRPr="00977EA3">
        <w:rPr>
          <w:highlight w:val="white"/>
          <w:lang w:val="en-US"/>
        </w:rPr>
        <w:t>="urn:ihe:iti:xds-b:2007"&gt;</w:t>
      </w:r>
    </w:p>
    <w:p w14:paraId="0F286F5C" w14:textId="77777777" w:rsidR="007A1F44" w:rsidRPr="00E63AF6" w:rsidRDefault="007A1F44" w:rsidP="003462A5">
      <w:pPr>
        <w:pStyle w:val="XMLExample"/>
        <w:rPr>
          <w:highlight w:val="white"/>
          <w:rPrChange w:id="1914" w:author="Gregorio Canal" w:date="2019-05-22T14:54:00Z">
            <w:rPr>
              <w:highlight w:val="white"/>
              <w:lang w:val="en-US"/>
            </w:rPr>
          </w:rPrChange>
        </w:rPr>
      </w:pPr>
      <w:r w:rsidRPr="00977EA3">
        <w:rPr>
          <w:highlight w:val="white"/>
          <w:lang w:val="en-US"/>
        </w:rPr>
        <w:tab/>
      </w:r>
      <w:r w:rsidRPr="00977EA3">
        <w:rPr>
          <w:highlight w:val="white"/>
          <w:lang w:val="en-US"/>
        </w:rPr>
        <w:tab/>
      </w:r>
      <w:r w:rsidRPr="00977EA3">
        <w:rPr>
          <w:highlight w:val="white"/>
          <w:lang w:val="en-US"/>
        </w:rPr>
        <w:tab/>
      </w:r>
      <w:r w:rsidRPr="00E63AF6">
        <w:rPr>
          <w:highlight w:val="white"/>
          <w:rPrChange w:id="1915" w:author="Gregorio Canal" w:date="2019-05-22T14:54:00Z">
            <w:rPr>
              <w:highlight w:val="white"/>
              <w:lang w:val="en-US"/>
            </w:rPr>
          </w:rPrChange>
        </w:rPr>
        <w:t>&lt;</w:t>
      </w:r>
      <w:proofErr w:type="spellStart"/>
      <w:r w:rsidRPr="00E63AF6">
        <w:rPr>
          <w:highlight w:val="white"/>
          <w:rPrChange w:id="1916" w:author="Gregorio Canal" w:date="2019-05-22T14:54:00Z">
            <w:rPr>
              <w:highlight w:val="white"/>
              <w:lang w:val="en-US"/>
            </w:rPr>
          </w:rPrChange>
        </w:rPr>
        <w:t>DocumentRequest</w:t>
      </w:r>
      <w:proofErr w:type="spellEnd"/>
      <w:r w:rsidRPr="00E63AF6">
        <w:rPr>
          <w:highlight w:val="white"/>
          <w:rPrChange w:id="1917" w:author="Gregorio Canal" w:date="2019-05-22T14:54:00Z">
            <w:rPr>
              <w:highlight w:val="white"/>
              <w:lang w:val="en-US"/>
            </w:rPr>
          </w:rPrChange>
        </w:rPr>
        <w:t>&gt;</w:t>
      </w:r>
    </w:p>
    <w:p w14:paraId="1D44D765" w14:textId="77777777" w:rsidR="007A1F44" w:rsidRPr="00E63AF6" w:rsidRDefault="007A1F44" w:rsidP="003462A5">
      <w:pPr>
        <w:pStyle w:val="XMLExample"/>
        <w:rPr>
          <w:highlight w:val="white"/>
          <w:rPrChange w:id="1918" w:author="Gregorio Canal" w:date="2019-05-22T14:54:00Z">
            <w:rPr>
              <w:highlight w:val="white"/>
              <w:lang w:val="en-US"/>
            </w:rPr>
          </w:rPrChange>
        </w:rPr>
      </w:pPr>
      <w:r w:rsidRPr="00E63AF6">
        <w:rPr>
          <w:highlight w:val="white"/>
          <w:rPrChange w:id="1919" w:author="Gregorio Canal" w:date="2019-05-22T14:54:00Z">
            <w:rPr>
              <w:highlight w:val="white"/>
              <w:lang w:val="en-US"/>
            </w:rPr>
          </w:rPrChange>
        </w:rPr>
        <w:tab/>
      </w:r>
      <w:r w:rsidRPr="00E63AF6">
        <w:rPr>
          <w:highlight w:val="white"/>
          <w:rPrChange w:id="1920" w:author="Gregorio Canal" w:date="2019-05-22T14:54:00Z">
            <w:rPr>
              <w:highlight w:val="white"/>
              <w:lang w:val="en-US"/>
            </w:rPr>
          </w:rPrChange>
        </w:rPr>
        <w:tab/>
      </w:r>
      <w:r w:rsidRPr="00E63AF6">
        <w:rPr>
          <w:highlight w:val="white"/>
          <w:rPrChange w:id="1921" w:author="Gregorio Canal" w:date="2019-05-22T14:54:00Z">
            <w:rPr>
              <w:highlight w:val="white"/>
              <w:lang w:val="en-US"/>
            </w:rPr>
          </w:rPrChange>
        </w:rPr>
        <w:tab/>
      </w:r>
      <w:r w:rsidRPr="00E63AF6">
        <w:rPr>
          <w:highlight w:val="white"/>
          <w:rPrChange w:id="1922" w:author="Gregorio Canal" w:date="2019-05-22T14:54:00Z">
            <w:rPr>
              <w:highlight w:val="white"/>
              <w:lang w:val="en-US"/>
            </w:rPr>
          </w:rPrChange>
        </w:rPr>
        <w:tab/>
        <w:t>&lt;</w:t>
      </w:r>
      <w:proofErr w:type="spellStart"/>
      <w:r w:rsidRPr="00E63AF6">
        <w:rPr>
          <w:highlight w:val="white"/>
          <w:rPrChange w:id="1923" w:author="Gregorio Canal" w:date="2019-05-22T14:54:00Z">
            <w:rPr>
              <w:highlight w:val="white"/>
              <w:lang w:val="en-US"/>
            </w:rPr>
          </w:rPrChange>
        </w:rPr>
        <w:t>RepositoryUniqueId</w:t>
      </w:r>
      <w:proofErr w:type="spellEnd"/>
      <w:r w:rsidRPr="00E63AF6">
        <w:rPr>
          <w:highlight w:val="white"/>
          <w:rPrChange w:id="1924" w:author="Gregorio Canal" w:date="2019-05-22T14:54:00Z">
            <w:rPr>
              <w:highlight w:val="white"/>
              <w:lang w:val="en-US"/>
            </w:rPr>
          </w:rPrChange>
        </w:rPr>
        <w:t>&gt;1.3.6.1.4...1000&lt;/</w:t>
      </w:r>
      <w:proofErr w:type="spellStart"/>
      <w:r w:rsidRPr="00E63AF6">
        <w:rPr>
          <w:highlight w:val="white"/>
          <w:rPrChange w:id="1925" w:author="Gregorio Canal" w:date="2019-05-22T14:54:00Z">
            <w:rPr>
              <w:highlight w:val="white"/>
              <w:lang w:val="en-US"/>
            </w:rPr>
          </w:rPrChange>
        </w:rPr>
        <w:t>RepositoryUniqueId</w:t>
      </w:r>
      <w:proofErr w:type="spellEnd"/>
      <w:r w:rsidRPr="00E63AF6">
        <w:rPr>
          <w:highlight w:val="white"/>
          <w:rPrChange w:id="1926" w:author="Gregorio Canal" w:date="2019-05-22T14:54:00Z">
            <w:rPr>
              <w:highlight w:val="white"/>
              <w:lang w:val="en-US"/>
            </w:rPr>
          </w:rPrChange>
        </w:rPr>
        <w:t>&gt;</w:t>
      </w:r>
    </w:p>
    <w:p w14:paraId="7507EF4B" w14:textId="77777777" w:rsidR="007A1F44" w:rsidRPr="00E63AF6" w:rsidRDefault="007A1F44" w:rsidP="003462A5">
      <w:pPr>
        <w:pStyle w:val="XMLExample"/>
        <w:rPr>
          <w:highlight w:val="white"/>
          <w:rPrChange w:id="1927" w:author="Gregorio Canal" w:date="2019-05-22T14:54:00Z">
            <w:rPr>
              <w:highlight w:val="white"/>
              <w:lang w:val="en-US"/>
            </w:rPr>
          </w:rPrChange>
        </w:rPr>
      </w:pPr>
      <w:r w:rsidRPr="00E63AF6">
        <w:rPr>
          <w:highlight w:val="white"/>
          <w:rPrChange w:id="1928" w:author="Gregorio Canal" w:date="2019-05-22T14:54:00Z">
            <w:rPr>
              <w:highlight w:val="white"/>
              <w:lang w:val="en-US"/>
            </w:rPr>
          </w:rPrChange>
        </w:rPr>
        <w:tab/>
      </w:r>
      <w:r w:rsidRPr="00E63AF6">
        <w:rPr>
          <w:highlight w:val="white"/>
          <w:rPrChange w:id="1929" w:author="Gregorio Canal" w:date="2019-05-22T14:54:00Z">
            <w:rPr>
              <w:highlight w:val="white"/>
              <w:lang w:val="en-US"/>
            </w:rPr>
          </w:rPrChange>
        </w:rPr>
        <w:tab/>
      </w:r>
      <w:r w:rsidRPr="00E63AF6">
        <w:rPr>
          <w:highlight w:val="white"/>
          <w:rPrChange w:id="1930" w:author="Gregorio Canal" w:date="2019-05-22T14:54:00Z">
            <w:rPr>
              <w:highlight w:val="white"/>
              <w:lang w:val="en-US"/>
            </w:rPr>
          </w:rPrChange>
        </w:rPr>
        <w:tab/>
      </w:r>
      <w:r w:rsidRPr="00E63AF6">
        <w:rPr>
          <w:highlight w:val="white"/>
          <w:rPrChange w:id="1931" w:author="Gregorio Canal" w:date="2019-05-22T14:54:00Z">
            <w:rPr>
              <w:highlight w:val="white"/>
              <w:lang w:val="en-US"/>
            </w:rPr>
          </w:rPrChange>
        </w:rPr>
        <w:tab/>
        <w:t>&lt;</w:t>
      </w:r>
      <w:proofErr w:type="spellStart"/>
      <w:r w:rsidRPr="00E63AF6">
        <w:rPr>
          <w:highlight w:val="white"/>
          <w:rPrChange w:id="1932" w:author="Gregorio Canal" w:date="2019-05-22T14:54:00Z">
            <w:rPr>
              <w:highlight w:val="white"/>
              <w:lang w:val="en-US"/>
            </w:rPr>
          </w:rPrChange>
        </w:rPr>
        <w:t>DocumentUniqueId</w:t>
      </w:r>
      <w:proofErr w:type="spellEnd"/>
      <w:r w:rsidRPr="00E63AF6">
        <w:rPr>
          <w:highlight w:val="white"/>
          <w:rPrChange w:id="1933" w:author="Gregorio Canal" w:date="2019-05-22T14:54:00Z">
            <w:rPr>
              <w:highlight w:val="white"/>
              <w:lang w:val="en-US"/>
            </w:rPr>
          </w:rPrChange>
        </w:rPr>
        <w:t>&gt;1.3.6.1.4...2300&lt;/</w:t>
      </w:r>
      <w:proofErr w:type="spellStart"/>
      <w:r w:rsidRPr="00E63AF6">
        <w:rPr>
          <w:highlight w:val="white"/>
          <w:rPrChange w:id="1934" w:author="Gregorio Canal" w:date="2019-05-22T14:54:00Z">
            <w:rPr>
              <w:highlight w:val="white"/>
              <w:lang w:val="en-US"/>
            </w:rPr>
          </w:rPrChange>
        </w:rPr>
        <w:t>DocumentUniqueId</w:t>
      </w:r>
      <w:proofErr w:type="spellEnd"/>
      <w:r w:rsidRPr="00E63AF6">
        <w:rPr>
          <w:highlight w:val="white"/>
          <w:rPrChange w:id="1935" w:author="Gregorio Canal" w:date="2019-05-22T14:54:00Z">
            <w:rPr>
              <w:highlight w:val="white"/>
              <w:lang w:val="en-US"/>
            </w:rPr>
          </w:rPrChange>
        </w:rPr>
        <w:t>&gt;</w:t>
      </w:r>
    </w:p>
    <w:p w14:paraId="4C73F387" w14:textId="77777777" w:rsidR="007A1F44" w:rsidRPr="00E63AF6" w:rsidRDefault="007A1F44" w:rsidP="003462A5">
      <w:pPr>
        <w:pStyle w:val="XMLExample"/>
        <w:rPr>
          <w:highlight w:val="white"/>
          <w:rPrChange w:id="1936" w:author="Gregorio Canal" w:date="2019-05-22T14:54:00Z">
            <w:rPr>
              <w:highlight w:val="white"/>
              <w:lang w:val="en-US"/>
            </w:rPr>
          </w:rPrChange>
        </w:rPr>
      </w:pPr>
      <w:r w:rsidRPr="00E63AF6">
        <w:rPr>
          <w:highlight w:val="white"/>
          <w:rPrChange w:id="1937" w:author="Gregorio Canal" w:date="2019-05-22T14:54:00Z">
            <w:rPr>
              <w:highlight w:val="white"/>
              <w:lang w:val="en-US"/>
            </w:rPr>
          </w:rPrChange>
        </w:rPr>
        <w:tab/>
      </w:r>
      <w:r w:rsidRPr="00E63AF6">
        <w:rPr>
          <w:highlight w:val="white"/>
          <w:rPrChange w:id="1938" w:author="Gregorio Canal" w:date="2019-05-22T14:54:00Z">
            <w:rPr>
              <w:highlight w:val="white"/>
              <w:lang w:val="en-US"/>
            </w:rPr>
          </w:rPrChange>
        </w:rPr>
        <w:tab/>
      </w:r>
      <w:r w:rsidRPr="00E63AF6">
        <w:rPr>
          <w:highlight w:val="white"/>
          <w:rPrChange w:id="1939" w:author="Gregorio Canal" w:date="2019-05-22T14:54:00Z">
            <w:rPr>
              <w:highlight w:val="white"/>
              <w:lang w:val="en-US"/>
            </w:rPr>
          </w:rPrChange>
        </w:rPr>
        <w:tab/>
        <w:t>&lt;/</w:t>
      </w:r>
      <w:proofErr w:type="spellStart"/>
      <w:r w:rsidRPr="00E63AF6">
        <w:rPr>
          <w:highlight w:val="white"/>
          <w:rPrChange w:id="1940" w:author="Gregorio Canal" w:date="2019-05-22T14:54:00Z">
            <w:rPr>
              <w:highlight w:val="white"/>
              <w:lang w:val="en-US"/>
            </w:rPr>
          </w:rPrChange>
        </w:rPr>
        <w:t>DocumentRequest</w:t>
      </w:r>
      <w:proofErr w:type="spellEnd"/>
      <w:r w:rsidRPr="00E63AF6">
        <w:rPr>
          <w:highlight w:val="white"/>
          <w:rPrChange w:id="1941" w:author="Gregorio Canal" w:date="2019-05-22T14:54:00Z">
            <w:rPr>
              <w:highlight w:val="white"/>
              <w:lang w:val="en-US"/>
            </w:rPr>
          </w:rPrChange>
        </w:rPr>
        <w:t>&gt;</w:t>
      </w:r>
    </w:p>
    <w:p w14:paraId="17524F72" w14:textId="77777777" w:rsidR="007A1F44" w:rsidRPr="00E63AF6" w:rsidRDefault="007A1F44" w:rsidP="003462A5">
      <w:pPr>
        <w:pStyle w:val="XMLExample"/>
        <w:rPr>
          <w:highlight w:val="white"/>
          <w:rPrChange w:id="1942" w:author="Gregorio Canal" w:date="2019-05-22T14:54:00Z">
            <w:rPr>
              <w:highlight w:val="white"/>
              <w:lang w:val="en-US"/>
            </w:rPr>
          </w:rPrChange>
        </w:rPr>
      </w:pPr>
      <w:r w:rsidRPr="00E63AF6">
        <w:rPr>
          <w:highlight w:val="white"/>
          <w:rPrChange w:id="1943" w:author="Gregorio Canal" w:date="2019-05-22T14:54:00Z">
            <w:rPr>
              <w:highlight w:val="white"/>
              <w:lang w:val="en-US"/>
            </w:rPr>
          </w:rPrChange>
        </w:rPr>
        <w:tab/>
      </w:r>
      <w:r w:rsidRPr="00E63AF6">
        <w:rPr>
          <w:highlight w:val="white"/>
          <w:rPrChange w:id="1944" w:author="Gregorio Canal" w:date="2019-05-22T14:54:00Z">
            <w:rPr>
              <w:highlight w:val="white"/>
              <w:lang w:val="en-US"/>
            </w:rPr>
          </w:rPrChange>
        </w:rPr>
        <w:tab/>
      </w:r>
      <w:r w:rsidRPr="00E63AF6">
        <w:rPr>
          <w:highlight w:val="white"/>
          <w:rPrChange w:id="1945" w:author="Gregorio Canal" w:date="2019-05-22T14:54:00Z">
            <w:rPr>
              <w:highlight w:val="white"/>
              <w:lang w:val="en-US"/>
            </w:rPr>
          </w:rPrChange>
        </w:rPr>
        <w:tab/>
        <w:t>&lt;</w:t>
      </w:r>
      <w:proofErr w:type="spellStart"/>
      <w:r w:rsidRPr="00E63AF6">
        <w:rPr>
          <w:highlight w:val="white"/>
          <w:rPrChange w:id="1946" w:author="Gregorio Canal" w:date="2019-05-22T14:54:00Z">
            <w:rPr>
              <w:highlight w:val="white"/>
              <w:lang w:val="en-US"/>
            </w:rPr>
          </w:rPrChange>
        </w:rPr>
        <w:t>DocumentRequest</w:t>
      </w:r>
      <w:proofErr w:type="spellEnd"/>
      <w:r w:rsidRPr="00E63AF6">
        <w:rPr>
          <w:highlight w:val="white"/>
          <w:rPrChange w:id="1947" w:author="Gregorio Canal" w:date="2019-05-22T14:54:00Z">
            <w:rPr>
              <w:highlight w:val="white"/>
              <w:lang w:val="en-US"/>
            </w:rPr>
          </w:rPrChange>
        </w:rPr>
        <w:t>&gt;</w:t>
      </w:r>
    </w:p>
    <w:p w14:paraId="4BBE943E" w14:textId="77777777" w:rsidR="007A1F44" w:rsidRPr="00E63AF6" w:rsidRDefault="007A1F44" w:rsidP="003462A5">
      <w:pPr>
        <w:pStyle w:val="XMLExample"/>
        <w:rPr>
          <w:highlight w:val="white"/>
          <w:rPrChange w:id="1948" w:author="Gregorio Canal" w:date="2019-05-22T14:54:00Z">
            <w:rPr>
              <w:highlight w:val="white"/>
              <w:lang w:val="en-US"/>
            </w:rPr>
          </w:rPrChange>
        </w:rPr>
      </w:pPr>
      <w:r w:rsidRPr="00E63AF6">
        <w:rPr>
          <w:highlight w:val="white"/>
          <w:rPrChange w:id="1949" w:author="Gregorio Canal" w:date="2019-05-22T14:54:00Z">
            <w:rPr>
              <w:highlight w:val="white"/>
              <w:lang w:val="en-US"/>
            </w:rPr>
          </w:rPrChange>
        </w:rPr>
        <w:tab/>
      </w:r>
      <w:r w:rsidRPr="00E63AF6">
        <w:rPr>
          <w:highlight w:val="white"/>
          <w:rPrChange w:id="1950" w:author="Gregorio Canal" w:date="2019-05-22T14:54:00Z">
            <w:rPr>
              <w:highlight w:val="white"/>
              <w:lang w:val="en-US"/>
            </w:rPr>
          </w:rPrChange>
        </w:rPr>
        <w:tab/>
      </w:r>
      <w:r w:rsidRPr="00E63AF6">
        <w:rPr>
          <w:highlight w:val="white"/>
          <w:rPrChange w:id="1951" w:author="Gregorio Canal" w:date="2019-05-22T14:54:00Z">
            <w:rPr>
              <w:highlight w:val="white"/>
              <w:lang w:val="en-US"/>
            </w:rPr>
          </w:rPrChange>
        </w:rPr>
        <w:tab/>
      </w:r>
      <w:r w:rsidRPr="00E63AF6">
        <w:rPr>
          <w:highlight w:val="white"/>
          <w:rPrChange w:id="1952" w:author="Gregorio Canal" w:date="2019-05-22T14:54:00Z">
            <w:rPr>
              <w:highlight w:val="white"/>
              <w:lang w:val="en-US"/>
            </w:rPr>
          </w:rPrChange>
        </w:rPr>
        <w:tab/>
        <w:t>&lt;</w:t>
      </w:r>
      <w:proofErr w:type="spellStart"/>
      <w:r w:rsidRPr="00E63AF6">
        <w:rPr>
          <w:highlight w:val="white"/>
          <w:rPrChange w:id="1953" w:author="Gregorio Canal" w:date="2019-05-22T14:54:00Z">
            <w:rPr>
              <w:highlight w:val="white"/>
              <w:lang w:val="en-US"/>
            </w:rPr>
          </w:rPrChange>
        </w:rPr>
        <w:t>RepositoryUniqueId</w:t>
      </w:r>
      <w:proofErr w:type="spellEnd"/>
      <w:r w:rsidRPr="00E63AF6">
        <w:rPr>
          <w:highlight w:val="white"/>
          <w:rPrChange w:id="1954" w:author="Gregorio Canal" w:date="2019-05-22T14:54:00Z">
            <w:rPr>
              <w:highlight w:val="white"/>
              <w:lang w:val="en-US"/>
            </w:rPr>
          </w:rPrChange>
        </w:rPr>
        <w:t>&gt;1.3.6.1.4...1000&lt;/</w:t>
      </w:r>
      <w:proofErr w:type="spellStart"/>
      <w:r w:rsidRPr="00E63AF6">
        <w:rPr>
          <w:highlight w:val="white"/>
          <w:rPrChange w:id="1955" w:author="Gregorio Canal" w:date="2019-05-22T14:54:00Z">
            <w:rPr>
              <w:highlight w:val="white"/>
              <w:lang w:val="en-US"/>
            </w:rPr>
          </w:rPrChange>
        </w:rPr>
        <w:t>RepositoryUniqueId</w:t>
      </w:r>
      <w:proofErr w:type="spellEnd"/>
      <w:r w:rsidRPr="00E63AF6">
        <w:rPr>
          <w:highlight w:val="white"/>
          <w:rPrChange w:id="1956" w:author="Gregorio Canal" w:date="2019-05-22T14:54:00Z">
            <w:rPr>
              <w:highlight w:val="white"/>
              <w:lang w:val="en-US"/>
            </w:rPr>
          </w:rPrChange>
        </w:rPr>
        <w:t>&gt;</w:t>
      </w:r>
    </w:p>
    <w:p w14:paraId="6949E178" w14:textId="77777777" w:rsidR="007A1F44" w:rsidRPr="00E63AF6" w:rsidRDefault="007A1F44" w:rsidP="003462A5">
      <w:pPr>
        <w:pStyle w:val="XMLExample"/>
        <w:rPr>
          <w:highlight w:val="white"/>
          <w:rPrChange w:id="1957" w:author="Gregorio Canal" w:date="2019-05-22T14:54:00Z">
            <w:rPr>
              <w:highlight w:val="white"/>
              <w:lang w:val="en-US"/>
            </w:rPr>
          </w:rPrChange>
        </w:rPr>
      </w:pPr>
      <w:r w:rsidRPr="00E63AF6">
        <w:rPr>
          <w:highlight w:val="white"/>
          <w:rPrChange w:id="1958" w:author="Gregorio Canal" w:date="2019-05-22T14:54:00Z">
            <w:rPr>
              <w:highlight w:val="white"/>
              <w:lang w:val="en-US"/>
            </w:rPr>
          </w:rPrChange>
        </w:rPr>
        <w:tab/>
      </w:r>
      <w:r w:rsidRPr="00E63AF6">
        <w:rPr>
          <w:highlight w:val="white"/>
          <w:rPrChange w:id="1959" w:author="Gregorio Canal" w:date="2019-05-22T14:54:00Z">
            <w:rPr>
              <w:highlight w:val="white"/>
              <w:lang w:val="en-US"/>
            </w:rPr>
          </w:rPrChange>
        </w:rPr>
        <w:tab/>
      </w:r>
      <w:r w:rsidRPr="00E63AF6">
        <w:rPr>
          <w:highlight w:val="white"/>
          <w:rPrChange w:id="1960" w:author="Gregorio Canal" w:date="2019-05-22T14:54:00Z">
            <w:rPr>
              <w:highlight w:val="white"/>
              <w:lang w:val="en-US"/>
            </w:rPr>
          </w:rPrChange>
        </w:rPr>
        <w:tab/>
      </w:r>
      <w:r w:rsidRPr="00E63AF6">
        <w:rPr>
          <w:highlight w:val="white"/>
          <w:rPrChange w:id="1961" w:author="Gregorio Canal" w:date="2019-05-22T14:54:00Z">
            <w:rPr>
              <w:highlight w:val="white"/>
              <w:lang w:val="en-US"/>
            </w:rPr>
          </w:rPrChange>
        </w:rPr>
        <w:tab/>
        <w:t>&lt;</w:t>
      </w:r>
      <w:proofErr w:type="spellStart"/>
      <w:r w:rsidRPr="00E63AF6">
        <w:rPr>
          <w:highlight w:val="white"/>
          <w:rPrChange w:id="1962" w:author="Gregorio Canal" w:date="2019-05-22T14:54:00Z">
            <w:rPr>
              <w:highlight w:val="white"/>
              <w:lang w:val="en-US"/>
            </w:rPr>
          </w:rPrChange>
        </w:rPr>
        <w:t>DocumentUniqueId</w:t>
      </w:r>
      <w:proofErr w:type="spellEnd"/>
      <w:r w:rsidRPr="00E63AF6">
        <w:rPr>
          <w:highlight w:val="white"/>
          <w:rPrChange w:id="1963" w:author="Gregorio Canal" w:date="2019-05-22T14:54:00Z">
            <w:rPr>
              <w:highlight w:val="white"/>
              <w:lang w:val="en-US"/>
            </w:rPr>
          </w:rPrChange>
        </w:rPr>
        <w:t>&gt;1.3.6.1.4...2301&lt;/</w:t>
      </w:r>
      <w:proofErr w:type="spellStart"/>
      <w:r w:rsidRPr="00E63AF6">
        <w:rPr>
          <w:highlight w:val="white"/>
          <w:rPrChange w:id="1964" w:author="Gregorio Canal" w:date="2019-05-22T14:54:00Z">
            <w:rPr>
              <w:highlight w:val="white"/>
              <w:lang w:val="en-US"/>
            </w:rPr>
          </w:rPrChange>
        </w:rPr>
        <w:t>DocumentUniqueId</w:t>
      </w:r>
      <w:proofErr w:type="spellEnd"/>
      <w:r w:rsidRPr="00E63AF6">
        <w:rPr>
          <w:highlight w:val="white"/>
          <w:rPrChange w:id="1965" w:author="Gregorio Canal" w:date="2019-05-22T14:54:00Z">
            <w:rPr>
              <w:highlight w:val="white"/>
              <w:lang w:val="en-US"/>
            </w:rPr>
          </w:rPrChange>
        </w:rPr>
        <w:t>&gt;</w:t>
      </w:r>
    </w:p>
    <w:p w14:paraId="525B955B" w14:textId="77777777" w:rsidR="007A1F44" w:rsidRPr="00977EA3" w:rsidRDefault="007A1F44" w:rsidP="003462A5">
      <w:pPr>
        <w:pStyle w:val="XMLExample"/>
        <w:rPr>
          <w:highlight w:val="white"/>
          <w:lang w:val="en-US"/>
        </w:rPr>
      </w:pPr>
      <w:r w:rsidRPr="00E63AF6">
        <w:rPr>
          <w:highlight w:val="white"/>
          <w:rPrChange w:id="1966" w:author="Gregorio Canal" w:date="2019-05-22T14:54:00Z">
            <w:rPr>
              <w:highlight w:val="white"/>
              <w:lang w:val="en-US"/>
            </w:rPr>
          </w:rPrChange>
        </w:rPr>
        <w:tab/>
      </w:r>
      <w:r w:rsidRPr="00E63AF6">
        <w:rPr>
          <w:highlight w:val="white"/>
          <w:rPrChange w:id="1967" w:author="Gregorio Canal" w:date="2019-05-22T14:54:00Z">
            <w:rPr>
              <w:highlight w:val="white"/>
              <w:lang w:val="en-US"/>
            </w:rPr>
          </w:rPrChange>
        </w:rPr>
        <w:tab/>
      </w:r>
      <w:r w:rsidRPr="00E63AF6">
        <w:rPr>
          <w:highlight w:val="white"/>
          <w:rPrChange w:id="1968" w:author="Gregorio Canal" w:date="2019-05-22T14:54:00Z">
            <w:rPr>
              <w:highlight w:val="white"/>
              <w:lang w:val="en-US"/>
            </w:rPr>
          </w:rPrChange>
        </w:rPr>
        <w:tab/>
      </w:r>
      <w:r w:rsidRPr="00977EA3">
        <w:rPr>
          <w:highlight w:val="white"/>
          <w:lang w:val="en-US"/>
        </w:rPr>
        <w:t>&lt;/</w:t>
      </w:r>
      <w:proofErr w:type="spellStart"/>
      <w:r w:rsidRPr="00977EA3">
        <w:rPr>
          <w:highlight w:val="white"/>
          <w:lang w:val="en-US"/>
        </w:rPr>
        <w:t>DocumentRequest</w:t>
      </w:r>
      <w:proofErr w:type="spellEnd"/>
      <w:r w:rsidRPr="00977EA3">
        <w:rPr>
          <w:highlight w:val="white"/>
          <w:lang w:val="en-US"/>
        </w:rPr>
        <w:t>&gt;</w:t>
      </w:r>
    </w:p>
    <w:p w14:paraId="1E7D98F4"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w:t>
      </w:r>
      <w:proofErr w:type="spellStart"/>
      <w:r w:rsidRPr="00977EA3">
        <w:rPr>
          <w:highlight w:val="white"/>
          <w:lang w:val="en-US"/>
        </w:rPr>
        <w:t>RetrieveDocumentSetRequest</w:t>
      </w:r>
      <w:proofErr w:type="spellEnd"/>
      <w:r w:rsidRPr="00977EA3">
        <w:rPr>
          <w:highlight w:val="white"/>
          <w:lang w:val="en-US"/>
        </w:rPr>
        <w:t>&gt;</w:t>
      </w:r>
    </w:p>
    <w:p w14:paraId="53619AC3" w14:textId="77777777" w:rsidR="007A1F44" w:rsidRPr="00977EA3" w:rsidRDefault="007A1F44" w:rsidP="003462A5">
      <w:pPr>
        <w:pStyle w:val="XMLExample"/>
        <w:rPr>
          <w:highlight w:val="white"/>
          <w:lang w:val="en-US"/>
        </w:rPr>
      </w:pPr>
      <w:r w:rsidRPr="00977EA3">
        <w:rPr>
          <w:highlight w:val="white"/>
          <w:lang w:val="en-US"/>
        </w:rPr>
        <w:tab/>
        <w:t>&lt;/</w:t>
      </w:r>
      <w:proofErr w:type="spellStart"/>
      <w:r w:rsidRPr="00977EA3">
        <w:rPr>
          <w:highlight w:val="white"/>
          <w:lang w:val="en-US"/>
        </w:rPr>
        <w:t>s:Body</w:t>
      </w:r>
      <w:proofErr w:type="spellEnd"/>
      <w:r w:rsidRPr="00977EA3">
        <w:rPr>
          <w:highlight w:val="white"/>
          <w:lang w:val="en-US"/>
        </w:rPr>
        <w:t>&gt;</w:t>
      </w:r>
    </w:p>
    <w:p w14:paraId="627B07AD" w14:textId="77777777" w:rsidR="007A1F44" w:rsidRPr="00977EA3" w:rsidRDefault="007A1F44" w:rsidP="003462A5">
      <w:pPr>
        <w:pStyle w:val="XMLExample"/>
        <w:rPr>
          <w:highlight w:val="white"/>
          <w:lang w:val="en-US"/>
        </w:rPr>
      </w:pPr>
      <w:r w:rsidRPr="00977EA3">
        <w:rPr>
          <w:highlight w:val="white"/>
          <w:lang w:val="en-US"/>
        </w:rPr>
        <w:t>&lt;/</w:t>
      </w:r>
      <w:proofErr w:type="spellStart"/>
      <w:r w:rsidRPr="00977EA3">
        <w:rPr>
          <w:highlight w:val="white"/>
          <w:lang w:val="en-US"/>
        </w:rPr>
        <w:t>s:Envelope</w:t>
      </w:r>
      <w:proofErr w:type="spellEnd"/>
      <w:r w:rsidRPr="00977EA3">
        <w:rPr>
          <w:highlight w:val="white"/>
          <w:lang w:val="en-US"/>
        </w:rPr>
        <w:t>&gt;</w:t>
      </w:r>
    </w:p>
    <w:p w14:paraId="24E253B6" w14:textId="77777777" w:rsidR="007A1F44" w:rsidRPr="00977EA3" w:rsidRDefault="007A1F44" w:rsidP="003462A5">
      <w:pPr>
        <w:pStyle w:val="Corpotesto"/>
      </w:pPr>
    </w:p>
    <w:p w14:paraId="19B23B1F" w14:textId="77777777" w:rsidR="007A1F44" w:rsidRPr="00977EA3" w:rsidRDefault="007A1F44" w:rsidP="008C0C7D">
      <w:pPr>
        <w:pStyle w:val="Titolo5"/>
        <w:numPr>
          <w:ilvl w:val="0"/>
          <w:numId w:val="0"/>
        </w:numPr>
        <w:tabs>
          <w:tab w:val="clear" w:pos="2160"/>
          <w:tab w:val="clear" w:pos="2880"/>
          <w:tab w:val="clear" w:pos="3600"/>
          <w:tab w:val="clear" w:pos="4320"/>
        </w:tabs>
        <w:ind w:left="1008" w:hanging="1008"/>
        <w:rPr>
          <w:noProof w:val="0"/>
        </w:rPr>
      </w:pPr>
      <w:r w:rsidRPr="00977EA3">
        <w:rPr>
          <w:noProof w:val="0"/>
        </w:rPr>
        <w:t>3.43.5.1.2 Sample Retrieve Document Set SOAP Response</w:t>
      </w:r>
    </w:p>
    <w:p w14:paraId="6592CB1B" w14:textId="77777777" w:rsidR="007A1F44" w:rsidRPr="00977EA3" w:rsidRDefault="007A1F44" w:rsidP="0033661E">
      <w:pPr>
        <w:pStyle w:val="Titolo6"/>
        <w:numPr>
          <w:ilvl w:val="0"/>
          <w:numId w:val="0"/>
        </w:numPr>
        <w:tabs>
          <w:tab w:val="clear" w:pos="2160"/>
          <w:tab w:val="clear" w:pos="2880"/>
          <w:tab w:val="clear" w:pos="3600"/>
          <w:tab w:val="clear" w:pos="4320"/>
          <w:tab w:val="clear" w:pos="5040"/>
        </w:tabs>
        <w:rPr>
          <w:noProof w:val="0"/>
        </w:rPr>
      </w:pPr>
      <w:r w:rsidRPr="00977EA3">
        <w:rPr>
          <w:noProof w:val="0"/>
        </w:rPr>
        <w:t>3.43.5.1.2.1 Synchronous Web Services Exchange</w:t>
      </w:r>
    </w:p>
    <w:p w14:paraId="0CED865A" w14:textId="77777777" w:rsidR="007A1F44" w:rsidRPr="00977EA3" w:rsidRDefault="007A1F44" w:rsidP="00601E92">
      <w:pPr>
        <w:pStyle w:val="Corpotesto"/>
      </w:pPr>
      <w:r w:rsidRPr="00977EA3">
        <w:rPr>
          <w:rStyle w:val="CorpotestoCarattere"/>
        </w:rPr>
        <w:t>In the following example, the HTTP header</w:t>
      </w:r>
      <w:r w:rsidRPr="00977EA3">
        <w:t xml:space="preserve"> </w:t>
      </w:r>
      <w:r w:rsidRPr="00977EA3">
        <w:rPr>
          <w:rFonts w:ascii="Courier New" w:hAnsi="Courier New"/>
        </w:rPr>
        <w:t>Transfer-Encoding: chunked</w:t>
      </w:r>
      <w:r w:rsidRPr="00977EA3">
        <w:t xml:space="preserve"> and the corresponding chunk annotations were removed for readability.</w:t>
      </w:r>
    </w:p>
    <w:p w14:paraId="0F47E36B" w14:textId="77777777" w:rsidR="007A1F44" w:rsidRPr="00977EA3" w:rsidRDefault="007A1F44" w:rsidP="00601E92">
      <w:pPr>
        <w:pStyle w:val="Corpotesto"/>
      </w:pPr>
    </w:p>
    <w:p w14:paraId="53EC469A"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HTTP/1.1 200 OK</w:t>
      </w:r>
    </w:p>
    <w:p w14:paraId="2A5D6DC5"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Server: Apache-Coyote/1.1</w:t>
      </w:r>
    </w:p>
    <w:p w14:paraId="5D48E0A7"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Content-Type: multipart/related; </w:t>
      </w:r>
    </w:p>
    <w:p w14:paraId="4FDF4873"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boundary=MIMEBoundaryurn_uuid_E910375860336E2B8F1289514978310; </w:t>
      </w:r>
    </w:p>
    <w:p w14:paraId="43EB3F31" w14:textId="77777777" w:rsidR="007A1F44" w:rsidRPr="00E63AF6" w:rsidRDefault="007A1F44" w:rsidP="004D1076">
      <w:pPr>
        <w:pStyle w:val="Corpotesto"/>
        <w:spacing w:before="0"/>
        <w:rPr>
          <w:rFonts w:ascii="Courier New" w:hAnsi="Courier New"/>
          <w:sz w:val="16"/>
          <w:highlight w:val="white"/>
          <w:lang w:val="fr-FR"/>
          <w:rPrChange w:id="1969"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fr-FR"/>
          <w:rPrChange w:id="1970" w:author="Gregorio Canal" w:date="2019-05-22T14:54:00Z">
            <w:rPr>
              <w:rFonts w:ascii="Courier New" w:hAnsi="Courier New"/>
              <w:sz w:val="16"/>
              <w:highlight w:val="white"/>
            </w:rPr>
          </w:rPrChange>
        </w:rPr>
        <w:t>type="application/</w:t>
      </w:r>
      <w:proofErr w:type="spellStart"/>
      <w:r w:rsidRPr="00E63AF6">
        <w:rPr>
          <w:rFonts w:ascii="Courier New" w:hAnsi="Courier New"/>
          <w:sz w:val="16"/>
          <w:highlight w:val="white"/>
          <w:lang w:val="fr-FR"/>
          <w:rPrChange w:id="1971" w:author="Gregorio Canal" w:date="2019-05-22T14:54:00Z">
            <w:rPr>
              <w:rFonts w:ascii="Courier New" w:hAnsi="Courier New"/>
              <w:sz w:val="16"/>
              <w:highlight w:val="white"/>
            </w:rPr>
          </w:rPrChange>
        </w:rPr>
        <w:t>xop+xml</w:t>
      </w:r>
      <w:proofErr w:type="spellEnd"/>
      <w:r w:rsidRPr="00E63AF6">
        <w:rPr>
          <w:rFonts w:ascii="Courier New" w:hAnsi="Courier New"/>
          <w:sz w:val="16"/>
          <w:highlight w:val="white"/>
          <w:lang w:val="fr-FR"/>
          <w:rPrChange w:id="1972" w:author="Gregorio Canal" w:date="2019-05-22T14:54:00Z">
            <w:rPr>
              <w:rFonts w:ascii="Courier New" w:hAnsi="Courier New"/>
              <w:sz w:val="16"/>
              <w:highlight w:val="white"/>
            </w:rPr>
          </w:rPrChange>
        </w:rPr>
        <w:t xml:space="preserve">"; </w:t>
      </w:r>
    </w:p>
    <w:p w14:paraId="32E4055B" w14:textId="77777777" w:rsidR="007A1F44" w:rsidRPr="00E63AF6" w:rsidRDefault="007A1F44" w:rsidP="004D1076">
      <w:pPr>
        <w:pStyle w:val="Corpotesto"/>
        <w:spacing w:before="0"/>
        <w:rPr>
          <w:rFonts w:ascii="Courier New" w:hAnsi="Courier New"/>
          <w:sz w:val="16"/>
          <w:highlight w:val="white"/>
          <w:lang w:val="fr-FR"/>
          <w:rPrChange w:id="197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974" w:author="Gregorio Canal" w:date="2019-05-22T14:54:00Z">
            <w:rPr>
              <w:rFonts w:ascii="Courier New" w:hAnsi="Courier New"/>
              <w:sz w:val="16"/>
              <w:highlight w:val="white"/>
            </w:rPr>
          </w:rPrChange>
        </w:rPr>
        <w:t xml:space="preserve">    start="0.urn:uuid:E910375860336E2B8F1289514978311@apache.org"; </w:t>
      </w:r>
    </w:p>
    <w:p w14:paraId="70AE43A1" w14:textId="77777777" w:rsidR="007A1F44" w:rsidRPr="00977EA3" w:rsidRDefault="007A1F44" w:rsidP="004D1076">
      <w:pPr>
        <w:pStyle w:val="Corpotesto"/>
        <w:spacing w:before="0"/>
        <w:rPr>
          <w:rFonts w:ascii="Courier New" w:hAnsi="Courier New"/>
          <w:sz w:val="16"/>
          <w:highlight w:val="white"/>
        </w:rPr>
      </w:pPr>
      <w:r w:rsidRPr="00E63AF6">
        <w:rPr>
          <w:rFonts w:ascii="Courier New" w:hAnsi="Courier New"/>
          <w:sz w:val="16"/>
          <w:highlight w:val="white"/>
          <w:lang w:val="fr-FR"/>
          <w:rPrChange w:id="1975"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start-info="application/</w:t>
      </w:r>
      <w:proofErr w:type="spellStart"/>
      <w:r w:rsidRPr="00977EA3">
        <w:rPr>
          <w:rFonts w:ascii="Courier New" w:hAnsi="Courier New"/>
          <w:sz w:val="16"/>
          <w:highlight w:val="white"/>
        </w:rPr>
        <w:t>soap+xml</w:t>
      </w:r>
      <w:proofErr w:type="spellEnd"/>
      <w:r w:rsidRPr="00977EA3">
        <w:rPr>
          <w:rFonts w:ascii="Courier New" w:hAnsi="Courier New"/>
          <w:sz w:val="16"/>
          <w:highlight w:val="white"/>
        </w:rPr>
        <w:t xml:space="preserve">"; </w:t>
      </w:r>
    </w:p>
    <w:p w14:paraId="686573F1"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Date: Thu, 11 Nov 2010 22:36:15 GMT</w:t>
      </w:r>
    </w:p>
    <w:p w14:paraId="171DD984" w14:textId="77777777" w:rsidR="007A1F44" w:rsidRPr="00977EA3" w:rsidRDefault="007A1F44" w:rsidP="004D1076">
      <w:pPr>
        <w:pStyle w:val="Corpotesto"/>
        <w:spacing w:before="0"/>
        <w:rPr>
          <w:rFonts w:ascii="Courier New" w:hAnsi="Courier New"/>
          <w:sz w:val="16"/>
          <w:highlight w:val="white"/>
        </w:rPr>
      </w:pPr>
    </w:p>
    <w:p w14:paraId="6F2E652E"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61EC99CF" w14:textId="77777777" w:rsidR="007A1F44" w:rsidRPr="00E63AF6" w:rsidRDefault="007A1F44" w:rsidP="004D1076">
      <w:pPr>
        <w:pStyle w:val="Corpotesto"/>
        <w:spacing w:before="0"/>
        <w:rPr>
          <w:rFonts w:ascii="Courier New" w:hAnsi="Courier New"/>
          <w:sz w:val="16"/>
          <w:highlight w:val="white"/>
          <w:lang w:val="fr-FR"/>
          <w:rPrChange w:id="197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977" w:author="Gregorio Canal" w:date="2019-05-22T14:54:00Z">
            <w:rPr>
              <w:rFonts w:ascii="Courier New" w:hAnsi="Courier New"/>
              <w:sz w:val="16"/>
              <w:highlight w:val="white"/>
            </w:rPr>
          </w:rPrChange>
        </w:rPr>
        <w:t>Content-Type: application/</w:t>
      </w:r>
      <w:proofErr w:type="spellStart"/>
      <w:r w:rsidRPr="00E63AF6">
        <w:rPr>
          <w:rFonts w:ascii="Courier New" w:hAnsi="Courier New"/>
          <w:sz w:val="16"/>
          <w:highlight w:val="white"/>
          <w:lang w:val="fr-FR"/>
          <w:rPrChange w:id="1978" w:author="Gregorio Canal" w:date="2019-05-22T14:54:00Z">
            <w:rPr>
              <w:rFonts w:ascii="Courier New" w:hAnsi="Courier New"/>
              <w:sz w:val="16"/>
              <w:highlight w:val="white"/>
            </w:rPr>
          </w:rPrChange>
        </w:rPr>
        <w:t>xop+xml</w:t>
      </w:r>
      <w:proofErr w:type="spellEnd"/>
      <w:r w:rsidRPr="00E63AF6">
        <w:rPr>
          <w:rFonts w:ascii="Courier New" w:hAnsi="Courier New"/>
          <w:sz w:val="16"/>
          <w:highlight w:val="white"/>
          <w:lang w:val="fr-FR"/>
          <w:rPrChange w:id="1979" w:author="Gregorio Canal" w:date="2019-05-22T14:54:00Z">
            <w:rPr>
              <w:rFonts w:ascii="Courier New" w:hAnsi="Courier New"/>
              <w:sz w:val="16"/>
              <w:highlight w:val="white"/>
            </w:rPr>
          </w:rPrChange>
        </w:rPr>
        <w:t xml:space="preserve">; </w:t>
      </w:r>
      <w:proofErr w:type="spellStart"/>
      <w:r w:rsidRPr="00E63AF6">
        <w:rPr>
          <w:rFonts w:ascii="Courier New" w:hAnsi="Courier New"/>
          <w:sz w:val="16"/>
          <w:highlight w:val="white"/>
          <w:lang w:val="fr-FR"/>
          <w:rPrChange w:id="1980" w:author="Gregorio Canal" w:date="2019-05-22T14:54:00Z">
            <w:rPr>
              <w:rFonts w:ascii="Courier New" w:hAnsi="Courier New"/>
              <w:sz w:val="16"/>
              <w:highlight w:val="white"/>
            </w:rPr>
          </w:rPrChange>
        </w:rPr>
        <w:t>charset</w:t>
      </w:r>
      <w:proofErr w:type="spellEnd"/>
      <w:r w:rsidRPr="00E63AF6">
        <w:rPr>
          <w:rFonts w:ascii="Courier New" w:hAnsi="Courier New"/>
          <w:sz w:val="16"/>
          <w:highlight w:val="white"/>
          <w:lang w:val="fr-FR"/>
          <w:rPrChange w:id="1981" w:author="Gregorio Canal" w:date="2019-05-22T14:54:00Z">
            <w:rPr>
              <w:rFonts w:ascii="Courier New" w:hAnsi="Courier New"/>
              <w:sz w:val="16"/>
              <w:highlight w:val="white"/>
            </w:rPr>
          </w:rPrChange>
        </w:rPr>
        <w:t xml:space="preserve">=UTF-8; </w:t>
      </w:r>
    </w:p>
    <w:p w14:paraId="4CD57D07" w14:textId="77777777" w:rsidR="007A1F44" w:rsidRPr="00E63AF6" w:rsidRDefault="007A1F44" w:rsidP="004D1076">
      <w:pPr>
        <w:pStyle w:val="Corpotesto"/>
        <w:spacing w:before="0"/>
        <w:rPr>
          <w:rFonts w:ascii="Courier New" w:hAnsi="Courier New"/>
          <w:sz w:val="16"/>
          <w:highlight w:val="white"/>
          <w:lang w:val="fr-FR"/>
          <w:rPrChange w:id="198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983" w:author="Gregorio Canal" w:date="2019-05-22T14:54:00Z">
            <w:rPr>
              <w:rFonts w:ascii="Courier New" w:hAnsi="Courier New"/>
              <w:sz w:val="16"/>
              <w:highlight w:val="white"/>
            </w:rPr>
          </w:rPrChange>
        </w:rPr>
        <w:t xml:space="preserve">    type="application/</w:t>
      </w:r>
      <w:proofErr w:type="spellStart"/>
      <w:r w:rsidRPr="00E63AF6">
        <w:rPr>
          <w:rFonts w:ascii="Courier New" w:hAnsi="Courier New"/>
          <w:sz w:val="16"/>
          <w:highlight w:val="white"/>
          <w:lang w:val="fr-FR"/>
          <w:rPrChange w:id="1984" w:author="Gregorio Canal" w:date="2019-05-22T14:54:00Z">
            <w:rPr>
              <w:rFonts w:ascii="Courier New" w:hAnsi="Courier New"/>
              <w:sz w:val="16"/>
              <w:highlight w:val="white"/>
            </w:rPr>
          </w:rPrChange>
        </w:rPr>
        <w:t>soap+xml</w:t>
      </w:r>
      <w:proofErr w:type="spellEnd"/>
      <w:r w:rsidRPr="00E63AF6">
        <w:rPr>
          <w:rFonts w:ascii="Courier New" w:hAnsi="Courier New"/>
          <w:sz w:val="16"/>
          <w:highlight w:val="white"/>
          <w:lang w:val="fr-FR"/>
          <w:rPrChange w:id="1985" w:author="Gregorio Canal" w:date="2019-05-22T14:54:00Z">
            <w:rPr>
              <w:rFonts w:ascii="Courier New" w:hAnsi="Courier New"/>
              <w:sz w:val="16"/>
              <w:highlight w:val="white"/>
            </w:rPr>
          </w:rPrChange>
        </w:rPr>
        <w:t>"</w:t>
      </w:r>
    </w:p>
    <w:p w14:paraId="352A65C9" w14:textId="77777777" w:rsidR="007A1F44" w:rsidRPr="00E63AF6" w:rsidRDefault="007A1F44" w:rsidP="004D1076">
      <w:pPr>
        <w:pStyle w:val="Corpotesto"/>
        <w:spacing w:before="0"/>
        <w:rPr>
          <w:rFonts w:ascii="Courier New" w:hAnsi="Courier New"/>
          <w:sz w:val="16"/>
          <w:highlight w:val="white"/>
          <w:lang w:val="fr-FR"/>
          <w:rPrChange w:id="198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987" w:author="Gregorio Canal" w:date="2019-05-22T14:54:00Z">
            <w:rPr>
              <w:rFonts w:ascii="Courier New" w:hAnsi="Courier New"/>
              <w:sz w:val="16"/>
              <w:highlight w:val="white"/>
            </w:rPr>
          </w:rPrChange>
        </w:rPr>
        <w:t>Content-Transfer-</w:t>
      </w:r>
      <w:proofErr w:type="spellStart"/>
      <w:r w:rsidRPr="00E63AF6">
        <w:rPr>
          <w:rFonts w:ascii="Courier New" w:hAnsi="Courier New"/>
          <w:sz w:val="16"/>
          <w:highlight w:val="white"/>
          <w:lang w:val="fr-FR"/>
          <w:rPrChange w:id="1988" w:author="Gregorio Canal" w:date="2019-05-22T14:54:00Z">
            <w:rPr>
              <w:rFonts w:ascii="Courier New" w:hAnsi="Courier New"/>
              <w:sz w:val="16"/>
              <w:highlight w:val="white"/>
            </w:rPr>
          </w:rPrChange>
        </w:rPr>
        <w:t>Encoding</w:t>
      </w:r>
      <w:proofErr w:type="spellEnd"/>
      <w:r w:rsidRPr="00E63AF6">
        <w:rPr>
          <w:rFonts w:ascii="Courier New" w:hAnsi="Courier New"/>
          <w:sz w:val="16"/>
          <w:highlight w:val="white"/>
          <w:lang w:val="fr-FR"/>
          <w:rPrChange w:id="1989" w:author="Gregorio Canal" w:date="2019-05-22T14:54:00Z">
            <w:rPr>
              <w:rFonts w:ascii="Courier New" w:hAnsi="Courier New"/>
              <w:sz w:val="16"/>
              <w:highlight w:val="white"/>
            </w:rPr>
          </w:rPrChange>
        </w:rPr>
        <w:t xml:space="preserve">: </w:t>
      </w:r>
      <w:proofErr w:type="spellStart"/>
      <w:r w:rsidRPr="00E63AF6">
        <w:rPr>
          <w:rFonts w:ascii="Courier New" w:hAnsi="Courier New"/>
          <w:sz w:val="16"/>
          <w:highlight w:val="white"/>
          <w:lang w:val="fr-FR"/>
          <w:rPrChange w:id="1990" w:author="Gregorio Canal" w:date="2019-05-22T14:54:00Z">
            <w:rPr>
              <w:rFonts w:ascii="Courier New" w:hAnsi="Courier New"/>
              <w:sz w:val="16"/>
              <w:highlight w:val="white"/>
            </w:rPr>
          </w:rPrChange>
        </w:rPr>
        <w:t>binary</w:t>
      </w:r>
      <w:proofErr w:type="spellEnd"/>
    </w:p>
    <w:p w14:paraId="368FAD9B" w14:textId="77777777" w:rsidR="007A1F44" w:rsidRPr="00E63AF6" w:rsidRDefault="007A1F44" w:rsidP="004D1076">
      <w:pPr>
        <w:pStyle w:val="Corpotesto"/>
        <w:spacing w:before="0"/>
        <w:rPr>
          <w:rFonts w:ascii="Courier New" w:hAnsi="Courier New"/>
          <w:sz w:val="16"/>
          <w:highlight w:val="white"/>
          <w:lang w:val="fr-FR"/>
          <w:rPrChange w:id="199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992" w:author="Gregorio Canal" w:date="2019-05-22T14:54:00Z">
            <w:rPr>
              <w:rFonts w:ascii="Courier New" w:hAnsi="Courier New"/>
              <w:sz w:val="16"/>
              <w:highlight w:val="white"/>
            </w:rPr>
          </w:rPrChange>
        </w:rPr>
        <w:t>Content-ID: &lt;0.urn:uuid:E910375860336E2B8F1289514978311@apache.org&gt;</w:t>
      </w:r>
    </w:p>
    <w:p w14:paraId="4103E821" w14:textId="77777777" w:rsidR="007A1F44" w:rsidRPr="00E63AF6" w:rsidRDefault="007A1F44" w:rsidP="004D1076">
      <w:pPr>
        <w:pStyle w:val="Corpotesto"/>
        <w:spacing w:before="0"/>
        <w:rPr>
          <w:rFonts w:ascii="Courier New" w:hAnsi="Courier New"/>
          <w:sz w:val="16"/>
          <w:highlight w:val="white"/>
          <w:lang w:val="fr-FR"/>
          <w:rPrChange w:id="1993" w:author="Gregorio Canal" w:date="2019-05-22T14:54:00Z">
            <w:rPr>
              <w:rFonts w:ascii="Courier New" w:hAnsi="Courier New"/>
              <w:sz w:val="16"/>
              <w:highlight w:val="white"/>
            </w:rPr>
          </w:rPrChange>
        </w:rPr>
      </w:pPr>
    </w:p>
    <w:p w14:paraId="4DED0524" w14:textId="77777777" w:rsidR="007A1F44" w:rsidRPr="00E63AF6" w:rsidRDefault="007A1F44" w:rsidP="004D1076">
      <w:pPr>
        <w:pStyle w:val="Corpotesto"/>
        <w:spacing w:before="0"/>
        <w:rPr>
          <w:rFonts w:ascii="Courier New" w:hAnsi="Courier New"/>
          <w:sz w:val="16"/>
          <w:highlight w:val="white"/>
          <w:lang w:val="fr-FR"/>
          <w:rPrChange w:id="1994"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1995" w:author="Gregorio Canal" w:date="2019-05-22T14:54:00Z">
            <w:rPr>
              <w:rFonts w:ascii="Courier New" w:hAnsi="Courier New"/>
              <w:sz w:val="16"/>
              <w:highlight w:val="white"/>
            </w:rPr>
          </w:rPrChange>
        </w:rPr>
        <w:t xml:space="preserve">&lt;?xml version='1.0' </w:t>
      </w:r>
      <w:proofErr w:type="spellStart"/>
      <w:r w:rsidRPr="00E63AF6">
        <w:rPr>
          <w:rFonts w:ascii="Courier New" w:hAnsi="Courier New"/>
          <w:sz w:val="16"/>
          <w:highlight w:val="white"/>
          <w:lang w:val="fr-FR"/>
          <w:rPrChange w:id="1996" w:author="Gregorio Canal" w:date="2019-05-22T14:54:00Z">
            <w:rPr>
              <w:rFonts w:ascii="Courier New" w:hAnsi="Courier New"/>
              <w:sz w:val="16"/>
              <w:highlight w:val="white"/>
            </w:rPr>
          </w:rPrChange>
        </w:rPr>
        <w:t>encoding</w:t>
      </w:r>
      <w:proofErr w:type="spellEnd"/>
      <w:r w:rsidRPr="00E63AF6">
        <w:rPr>
          <w:rFonts w:ascii="Courier New" w:hAnsi="Courier New"/>
          <w:sz w:val="16"/>
          <w:highlight w:val="white"/>
          <w:lang w:val="fr-FR"/>
          <w:rPrChange w:id="1997" w:author="Gregorio Canal" w:date="2019-05-22T14:54:00Z">
            <w:rPr>
              <w:rFonts w:ascii="Courier New" w:hAnsi="Courier New"/>
              <w:sz w:val="16"/>
              <w:highlight w:val="white"/>
            </w:rPr>
          </w:rPrChange>
        </w:rPr>
        <w:t>='UTF-8'?&gt;</w:t>
      </w:r>
    </w:p>
    <w:p w14:paraId="18EB170A"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soapenv:Envelope</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xmlns:soapenv</w:t>
      </w:r>
      <w:proofErr w:type="spellEnd"/>
      <w:r w:rsidRPr="00977EA3">
        <w:rPr>
          <w:rFonts w:ascii="Courier New" w:hAnsi="Courier New"/>
          <w:sz w:val="16"/>
          <w:highlight w:val="white"/>
        </w:rPr>
        <w:t>="http://www.w3.org/2003/05/soap-envelope"</w:t>
      </w:r>
    </w:p>
    <w:p w14:paraId="0DDF8FC3"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w:t>
      </w:r>
      <w:proofErr w:type="spellStart"/>
      <w:r w:rsidRPr="00977EA3">
        <w:rPr>
          <w:rFonts w:ascii="Courier New" w:hAnsi="Courier New"/>
          <w:sz w:val="16"/>
          <w:highlight w:val="white"/>
        </w:rPr>
        <w:t>xmlns:wsa</w:t>
      </w:r>
      <w:proofErr w:type="spellEnd"/>
      <w:r w:rsidRPr="00977EA3">
        <w:rPr>
          <w:rFonts w:ascii="Courier New" w:hAnsi="Courier New"/>
          <w:sz w:val="16"/>
          <w:highlight w:val="white"/>
        </w:rPr>
        <w:t>="http://www.w3.org/2005/08/addressing"&gt;</w:t>
      </w:r>
    </w:p>
    <w:p w14:paraId="549AD6FF"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soapenv:Header</w:t>
      </w:r>
      <w:proofErr w:type="spellEnd"/>
      <w:r w:rsidRPr="00977EA3">
        <w:rPr>
          <w:rFonts w:ascii="Courier New" w:hAnsi="Courier New"/>
          <w:sz w:val="16"/>
          <w:highlight w:val="white"/>
        </w:rPr>
        <w:t>&gt;</w:t>
      </w:r>
    </w:p>
    <w:p w14:paraId="5336E674"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wsa:Action</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soapenv:mustUnderstand</w:t>
      </w:r>
      <w:proofErr w:type="spellEnd"/>
      <w:r w:rsidRPr="00977EA3">
        <w:rPr>
          <w:rFonts w:ascii="Courier New" w:hAnsi="Courier New"/>
          <w:sz w:val="16"/>
          <w:highlight w:val="white"/>
        </w:rPr>
        <w:t>="1"</w:t>
      </w:r>
    </w:p>
    <w:p w14:paraId="7C33C69B"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&gt;urn:ihe:iti:2007:RetrieveDocumentSetResponse&lt;/</w:t>
      </w:r>
      <w:proofErr w:type="spellStart"/>
      <w:r w:rsidRPr="00977EA3">
        <w:rPr>
          <w:rFonts w:ascii="Courier New" w:hAnsi="Courier New"/>
          <w:sz w:val="16"/>
          <w:highlight w:val="white"/>
        </w:rPr>
        <w:t>wsa:Action</w:t>
      </w:r>
      <w:proofErr w:type="spellEnd"/>
      <w:r w:rsidRPr="00977EA3">
        <w:rPr>
          <w:rFonts w:ascii="Courier New" w:hAnsi="Courier New"/>
          <w:sz w:val="16"/>
          <w:highlight w:val="white"/>
        </w:rPr>
        <w:t>&gt;</w:t>
      </w:r>
    </w:p>
    <w:p w14:paraId="695719AC" w14:textId="77777777" w:rsidR="007A1F44" w:rsidRPr="00E63AF6" w:rsidRDefault="007A1F44" w:rsidP="004D1076">
      <w:pPr>
        <w:pStyle w:val="Corpotesto"/>
        <w:spacing w:before="0"/>
        <w:rPr>
          <w:rFonts w:ascii="Courier New" w:hAnsi="Courier New"/>
          <w:sz w:val="16"/>
          <w:highlight w:val="white"/>
          <w:lang w:val="it-IT"/>
          <w:rPrChange w:id="1998"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it-IT"/>
          <w:rPrChange w:id="1999" w:author="Gregorio Canal" w:date="2019-05-22T14:54:00Z">
            <w:rPr>
              <w:rFonts w:ascii="Courier New" w:hAnsi="Courier New"/>
              <w:sz w:val="16"/>
              <w:highlight w:val="white"/>
            </w:rPr>
          </w:rPrChange>
        </w:rPr>
        <w:t>&lt;wsa:RelatesTo&gt;urn:uuid:3448B7F8EA6E8B9DFC1289514997508&lt;/wsa:RelatesTo&gt;</w:t>
      </w:r>
    </w:p>
    <w:p w14:paraId="4D80D4F1" w14:textId="77777777" w:rsidR="007A1F44" w:rsidRPr="00E63AF6" w:rsidRDefault="007A1F44" w:rsidP="004D1076">
      <w:pPr>
        <w:pStyle w:val="Corpotesto"/>
        <w:spacing w:before="0"/>
        <w:rPr>
          <w:rFonts w:ascii="Courier New" w:hAnsi="Courier New"/>
          <w:sz w:val="16"/>
          <w:highlight w:val="white"/>
          <w:lang w:val="it-IT"/>
          <w:rPrChange w:id="2000"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001"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it-IT"/>
          <w:rPrChange w:id="2002" w:author="Gregorio Canal" w:date="2019-05-22T14:54:00Z">
            <w:rPr>
              <w:rFonts w:ascii="Courier New" w:hAnsi="Courier New"/>
              <w:sz w:val="16"/>
              <w:highlight w:val="white"/>
            </w:rPr>
          </w:rPrChange>
        </w:rPr>
        <w:t>soapenv:Header</w:t>
      </w:r>
      <w:proofErr w:type="spellEnd"/>
      <w:r w:rsidRPr="00E63AF6">
        <w:rPr>
          <w:rFonts w:ascii="Courier New" w:hAnsi="Courier New"/>
          <w:sz w:val="16"/>
          <w:highlight w:val="white"/>
          <w:lang w:val="it-IT"/>
          <w:rPrChange w:id="2003" w:author="Gregorio Canal" w:date="2019-05-22T14:54:00Z">
            <w:rPr>
              <w:rFonts w:ascii="Courier New" w:hAnsi="Courier New"/>
              <w:sz w:val="16"/>
              <w:highlight w:val="white"/>
            </w:rPr>
          </w:rPrChange>
        </w:rPr>
        <w:t>&gt;</w:t>
      </w:r>
    </w:p>
    <w:p w14:paraId="62760C3F" w14:textId="77777777" w:rsidR="007A1F44" w:rsidRPr="00E63AF6" w:rsidRDefault="007A1F44" w:rsidP="004D1076">
      <w:pPr>
        <w:pStyle w:val="Corpotesto"/>
        <w:spacing w:before="0"/>
        <w:rPr>
          <w:rFonts w:ascii="Courier New" w:hAnsi="Courier New"/>
          <w:sz w:val="16"/>
          <w:highlight w:val="white"/>
          <w:lang w:val="it-IT"/>
          <w:rPrChange w:id="2004"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005"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it-IT"/>
          <w:rPrChange w:id="2006" w:author="Gregorio Canal" w:date="2019-05-22T14:54:00Z">
            <w:rPr>
              <w:rFonts w:ascii="Courier New" w:hAnsi="Courier New"/>
              <w:sz w:val="16"/>
              <w:highlight w:val="white"/>
            </w:rPr>
          </w:rPrChange>
        </w:rPr>
        <w:t>soapenv:Body</w:t>
      </w:r>
      <w:proofErr w:type="spellEnd"/>
      <w:r w:rsidRPr="00E63AF6">
        <w:rPr>
          <w:rFonts w:ascii="Courier New" w:hAnsi="Courier New"/>
          <w:sz w:val="16"/>
          <w:highlight w:val="white"/>
          <w:lang w:val="it-IT"/>
          <w:rPrChange w:id="2007" w:author="Gregorio Canal" w:date="2019-05-22T14:54:00Z">
            <w:rPr>
              <w:rFonts w:ascii="Courier New" w:hAnsi="Courier New"/>
              <w:sz w:val="16"/>
              <w:highlight w:val="white"/>
            </w:rPr>
          </w:rPrChange>
        </w:rPr>
        <w:t>&gt;</w:t>
      </w:r>
    </w:p>
    <w:p w14:paraId="65C0BFE6" w14:textId="77777777" w:rsidR="007A1F44" w:rsidRPr="00E63AF6" w:rsidRDefault="007A1F44" w:rsidP="004D1076">
      <w:pPr>
        <w:pStyle w:val="Corpotesto"/>
        <w:spacing w:before="0"/>
        <w:rPr>
          <w:rFonts w:ascii="Courier New" w:hAnsi="Courier New"/>
          <w:sz w:val="16"/>
          <w:highlight w:val="white"/>
          <w:lang w:val="it-IT"/>
          <w:rPrChange w:id="2008"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009"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it-IT"/>
          <w:rPrChange w:id="2010" w:author="Gregorio Canal" w:date="2019-05-22T14:54:00Z">
            <w:rPr>
              <w:rFonts w:ascii="Courier New" w:hAnsi="Courier New"/>
              <w:sz w:val="16"/>
              <w:highlight w:val="white"/>
            </w:rPr>
          </w:rPrChange>
        </w:rPr>
        <w:t>xdsb:RetrieveDocumentSetResponse</w:t>
      </w:r>
      <w:proofErr w:type="spellEnd"/>
      <w:r w:rsidRPr="00E63AF6">
        <w:rPr>
          <w:rFonts w:ascii="Courier New" w:hAnsi="Courier New"/>
          <w:sz w:val="16"/>
          <w:highlight w:val="white"/>
          <w:lang w:val="it-IT"/>
          <w:rPrChange w:id="2011" w:author="Gregorio Canal" w:date="2019-05-22T14:54:00Z">
            <w:rPr>
              <w:rFonts w:ascii="Courier New" w:hAnsi="Courier New"/>
              <w:sz w:val="16"/>
              <w:highlight w:val="white"/>
            </w:rPr>
          </w:rPrChange>
        </w:rPr>
        <w:t xml:space="preserve"> </w:t>
      </w:r>
      <w:proofErr w:type="spellStart"/>
      <w:r w:rsidRPr="00E63AF6">
        <w:rPr>
          <w:rFonts w:ascii="Courier New" w:hAnsi="Courier New"/>
          <w:sz w:val="16"/>
          <w:highlight w:val="white"/>
          <w:lang w:val="it-IT"/>
          <w:rPrChange w:id="2012" w:author="Gregorio Canal" w:date="2019-05-22T14:54:00Z">
            <w:rPr>
              <w:rFonts w:ascii="Courier New" w:hAnsi="Courier New"/>
              <w:sz w:val="16"/>
              <w:highlight w:val="white"/>
            </w:rPr>
          </w:rPrChange>
        </w:rPr>
        <w:t>xmlns:xdsb</w:t>
      </w:r>
      <w:proofErr w:type="spellEnd"/>
      <w:r w:rsidRPr="00E63AF6">
        <w:rPr>
          <w:rFonts w:ascii="Courier New" w:hAnsi="Courier New"/>
          <w:sz w:val="16"/>
          <w:highlight w:val="white"/>
          <w:lang w:val="it-IT"/>
          <w:rPrChange w:id="2013" w:author="Gregorio Canal" w:date="2019-05-22T14:54:00Z">
            <w:rPr>
              <w:rFonts w:ascii="Courier New" w:hAnsi="Courier New"/>
              <w:sz w:val="16"/>
              <w:highlight w:val="white"/>
            </w:rPr>
          </w:rPrChange>
        </w:rPr>
        <w:t>="urn:ihe:iti:xds-b:2007"&gt;</w:t>
      </w:r>
    </w:p>
    <w:p w14:paraId="2E8ED3CA" w14:textId="77777777" w:rsidR="007A1F44" w:rsidRPr="00977EA3" w:rsidRDefault="007A1F44" w:rsidP="004D1076">
      <w:pPr>
        <w:pStyle w:val="Corpotesto"/>
        <w:spacing w:before="0"/>
        <w:rPr>
          <w:rFonts w:ascii="Courier New" w:hAnsi="Courier New"/>
          <w:sz w:val="16"/>
          <w:highlight w:val="white"/>
        </w:rPr>
      </w:pPr>
      <w:r w:rsidRPr="00E63AF6">
        <w:rPr>
          <w:rFonts w:ascii="Courier New" w:hAnsi="Courier New"/>
          <w:sz w:val="16"/>
          <w:highlight w:val="white"/>
          <w:lang w:val="it-IT"/>
          <w:rPrChange w:id="2014"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&lt;</w:t>
      </w:r>
      <w:proofErr w:type="spellStart"/>
      <w:r w:rsidRPr="00977EA3">
        <w:rPr>
          <w:rFonts w:ascii="Courier New" w:hAnsi="Courier New"/>
          <w:sz w:val="16"/>
          <w:highlight w:val="white"/>
        </w:rPr>
        <w:t>rs:RegistryResponse</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xmlns:rs</w:t>
      </w:r>
      <w:proofErr w:type="spellEnd"/>
      <w:r w:rsidRPr="00977EA3">
        <w:rPr>
          <w:rFonts w:ascii="Courier New" w:hAnsi="Courier New"/>
          <w:sz w:val="16"/>
          <w:highlight w:val="white"/>
        </w:rPr>
        <w:t>="urn:oasis:names:tc:ebxml-regrep:xsd:rs:3.0"</w:t>
      </w:r>
    </w:p>
    <w:p w14:paraId="385FC22D"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lastRenderedPageBreak/>
        <w:t xml:space="preserve">             status="urn:oasis:names:tc:ebxml-regrep:ResponseStatusType:Success"/&gt;</w:t>
      </w:r>
    </w:p>
    <w:p w14:paraId="4CA9115D" w14:textId="77777777" w:rsidR="007A1F44" w:rsidRPr="00E63AF6" w:rsidRDefault="007A1F44" w:rsidP="004D1076">
      <w:pPr>
        <w:pStyle w:val="Corpotesto"/>
        <w:spacing w:before="0"/>
        <w:rPr>
          <w:rFonts w:ascii="Courier New" w:hAnsi="Courier New"/>
          <w:sz w:val="16"/>
          <w:highlight w:val="white"/>
          <w:lang w:val="fr-FR"/>
          <w:rPrChange w:id="2015"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fr-FR"/>
          <w:rPrChange w:id="2016" w:author="Gregorio Canal" w:date="2019-05-22T14:54:00Z">
            <w:rPr>
              <w:rFonts w:ascii="Courier New" w:hAnsi="Courier New"/>
              <w:sz w:val="16"/>
              <w:highlight w:val="white"/>
            </w:rPr>
          </w:rPrChange>
        </w:rPr>
        <w:t>&lt;</w:t>
      </w:r>
      <w:proofErr w:type="spellStart"/>
      <w:r w:rsidRPr="00E63AF6">
        <w:rPr>
          <w:rFonts w:ascii="Courier New" w:hAnsi="Courier New"/>
          <w:sz w:val="16"/>
          <w:highlight w:val="white"/>
          <w:lang w:val="fr-FR"/>
          <w:rPrChange w:id="2017" w:author="Gregorio Canal" w:date="2019-05-22T14:54:00Z">
            <w:rPr>
              <w:rFonts w:ascii="Courier New" w:hAnsi="Courier New"/>
              <w:sz w:val="16"/>
              <w:highlight w:val="white"/>
            </w:rPr>
          </w:rPrChange>
        </w:rPr>
        <w:t>xdsb:DocumentResponse</w:t>
      </w:r>
      <w:proofErr w:type="spellEnd"/>
      <w:r w:rsidRPr="00E63AF6">
        <w:rPr>
          <w:rFonts w:ascii="Courier New" w:hAnsi="Courier New"/>
          <w:sz w:val="16"/>
          <w:highlight w:val="white"/>
          <w:lang w:val="fr-FR"/>
          <w:rPrChange w:id="2018" w:author="Gregorio Canal" w:date="2019-05-22T14:54:00Z">
            <w:rPr>
              <w:rFonts w:ascii="Courier New" w:hAnsi="Courier New"/>
              <w:sz w:val="16"/>
              <w:highlight w:val="white"/>
            </w:rPr>
          </w:rPrChange>
        </w:rPr>
        <w:t>&gt;</w:t>
      </w:r>
    </w:p>
    <w:p w14:paraId="0D0BEE89" w14:textId="77777777" w:rsidR="007A1F44" w:rsidRPr="00E63AF6" w:rsidRDefault="007A1F44" w:rsidP="004D1076">
      <w:pPr>
        <w:pStyle w:val="Corpotesto"/>
        <w:spacing w:before="0"/>
        <w:rPr>
          <w:rFonts w:ascii="Courier New" w:hAnsi="Courier New"/>
          <w:sz w:val="16"/>
          <w:highlight w:val="white"/>
          <w:lang w:val="fr-FR"/>
          <w:rPrChange w:id="201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20"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21" w:author="Gregorio Canal" w:date="2019-05-22T14:54:00Z">
            <w:rPr>
              <w:rFonts w:ascii="Courier New" w:hAnsi="Courier New"/>
              <w:sz w:val="16"/>
              <w:highlight w:val="white"/>
            </w:rPr>
          </w:rPrChange>
        </w:rPr>
        <w:t>xdsb:RepositoryUniqueId</w:t>
      </w:r>
      <w:proofErr w:type="spellEnd"/>
    </w:p>
    <w:p w14:paraId="1DCAB7C4" w14:textId="77777777" w:rsidR="007A1F44" w:rsidRPr="00E63AF6" w:rsidRDefault="007A1F44" w:rsidP="004D1076">
      <w:pPr>
        <w:pStyle w:val="Corpotesto"/>
        <w:spacing w:before="0"/>
        <w:rPr>
          <w:rFonts w:ascii="Courier New" w:hAnsi="Courier New"/>
          <w:sz w:val="16"/>
          <w:highlight w:val="white"/>
          <w:lang w:val="fr-FR"/>
          <w:rPrChange w:id="202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23" w:author="Gregorio Canal" w:date="2019-05-22T14:54:00Z">
            <w:rPr>
              <w:rFonts w:ascii="Courier New" w:hAnsi="Courier New"/>
              <w:sz w:val="16"/>
              <w:highlight w:val="white"/>
            </w:rPr>
          </w:rPrChange>
        </w:rPr>
        <w:t xml:space="preserve">                  &gt;1.19.6.24.109.42.1.5&lt;/</w:t>
      </w:r>
      <w:proofErr w:type="spellStart"/>
      <w:r w:rsidRPr="00E63AF6">
        <w:rPr>
          <w:rFonts w:ascii="Courier New" w:hAnsi="Courier New"/>
          <w:sz w:val="16"/>
          <w:highlight w:val="white"/>
          <w:lang w:val="fr-FR"/>
          <w:rPrChange w:id="2024" w:author="Gregorio Canal" w:date="2019-05-22T14:54:00Z">
            <w:rPr>
              <w:rFonts w:ascii="Courier New" w:hAnsi="Courier New"/>
              <w:sz w:val="16"/>
              <w:highlight w:val="white"/>
            </w:rPr>
          </w:rPrChange>
        </w:rPr>
        <w:t>xdsb:RepositoryUniqueId</w:t>
      </w:r>
      <w:proofErr w:type="spellEnd"/>
      <w:r w:rsidRPr="00E63AF6">
        <w:rPr>
          <w:rFonts w:ascii="Courier New" w:hAnsi="Courier New"/>
          <w:sz w:val="16"/>
          <w:highlight w:val="white"/>
          <w:lang w:val="fr-FR"/>
          <w:rPrChange w:id="2025" w:author="Gregorio Canal" w:date="2019-05-22T14:54:00Z">
            <w:rPr>
              <w:rFonts w:ascii="Courier New" w:hAnsi="Courier New"/>
              <w:sz w:val="16"/>
              <w:highlight w:val="white"/>
            </w:rPr>
          </w:rPrChange>
        </w:rPr>
        <w:t>&gt;</w:t>
      </w:r>
    </w:p>
    <w:p w14:paraId="04F8A450" w14:textId="77777777" w:rsidR="007A1F44" w:rsidRPr="00E63AF6" w:rsidRDefault="007A1F44" w:rsidP="004D1076">
      <w:pPr>
        <w:pStyle w:val="Corpotesto"/>
        <w:spacing w:before="0"/>
        <w:rPr>
          <w:rFonts w:ascii="Courier New" w:hAnsi="Courier New"/>
          <w:sz w:val="16"/>
          <w:highlight w:val="white"/>
          <w:lang w:val="fr-FR"/>
          <w:rPrChange w:id="202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27"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28" w:author="Gregorio Canal" w:date="2019-05-22T14:54:00Z">
            <w:rPr>
              <w:rFonts w:ascii="Courier New" w:hAnsi="Courier New"/>
              <w:sz w:val="16"/>
              <w:highlight w:val="white"/>
            </w:rPr>
          </w:rPrChange>
        </w:rPr>
        <w:t>xdsb:DocumentUniqueId</w:t>
      </w:r>
      <w:proofErr w:type="spellEnd"/>
    </w:p>
    <w:p w14:paraId="51C436D3" w14:textId="77777777" w:rsidR="007A1F44" w:rsidRPr="00E63AF6" w:rsidRDefault="007A1F44" w:rsidP="004D1076">
      <w:pPr>
        <w:pStyle w:val="Corpotesto"/>
        <w:spacing w:before="0"/>
        <w:rPr>
          <w:rFonts w:ascii="Courier New" w:hAnsi="Courier New"/>
          <w:sz w:val="16"/>
          <w:highlight w:val="white"/>
          <w:lang w:val="fr-FR"/>
          <w:rPrChange w:id="202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30" w:author="Gregorio Canal" w:date="2019-05-22T14:54:00Z">
            <w:rPr>
              <w:rFonts w:ascii="Courier New" w:hAnsi="Courier New"/>
              <w:sz w:val="16"/>
              <w:highlight w:val="white"/>
            </w:rPr>
          </w:rPrChange>
        </w:rPr>
        <w:t xml:space="preserve">                  &gt;1.42.20101110141555.15&lt;/</w:t>
      </w:r>
      <w:proofErr w:type="spellStart"/>
      <w:r w:rsidRPr="00E63AF6">
        <w:rPr>
          <w:rFonts w:ascii="Courier New" w:hAnsi="Courier New"/>
          <w:sz w:val="16"/>
          <w:highlight w:val="white"/>
          <w:lang w:val="fr-FR"/>
          <w:rPrChange w:id="2031" w:author="Gregorio Canal" w:date="2019-05-22T14:54:00Z">
            <w:rPr>
              <w:rFonts w:ascii="Courier New" w:hAnsi="Courier New"/>
              <w:sz w:val="16"/>
              <w:highlight w:val="white"/>
            </w:rPr>
          </w:rPrChange>
        </w:rPr>
        <w:t>xdsb:DocumentUniqueId</w:t>
      </w:r>
      <w:proofErr w:type="spellEnd"/>
      <w:r w:rsidRPr="00E63AF6">
        <w:rPr>
          <w:rFonts w:ascii="Courier New" w:hAnsi="Courier New"/>
          <w:sz w:val="16"/>
          <w:highlight w:val="white"/>
          <w:lang w:val="fr-FR"/>
          <w:rPrChange w:id="2032" w:author="Gregorio Canal" w:date="2019-05-22T14:54:00Z">
            <w:rPr>
              <w:rFonts w:ascii="Courier New" w:hAnsi="Courier New"/>
              <w:sz w:val="16"/>
              <w:highlight w:val="white"/>
            </w:rPr>
          </w:rPrChange>
        </w:rPr>
        <w:t>&gt;</w:t>
      </w:r>
    </w:p>
    <w:p w14:paraId="6F782B78" w14:textId="77777777" w:rsidR="007A1F44" w:rsidRPr="00E63AF6" w:rsidRDefault="007A1F44" w:rsidP="004D1076">
      <w:pPr>
        <w:pStyle w:val="Corpotesto"/>
        <w:spacing w:before="0"/>
        <w:rPr>
          <w:rFonts w:ascii="Courier New" w:hAnsi="Courier New"/>
          <w:sz w:val="16"/>
          <w:highlight w:val="white"/>
          <w:lang w:val="fr-FR"/>
          <w:rPrChange w:id="203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34"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35" w:author="Gregorio Canal" w:date="2019-05-22T14:54:00Z">
            <w:rPr>
              <w:rFonts w:ascii="Courier New" w:hAnsi="Courier New"/>
              <w:sz w:val="16"/>
              <w:highlight w:val="white"/>
            </w:rPr>
          </w:rPrChange>
        </w:rPr>
        <w:t>xdsb:mimeType</w:t>
      </w:r>
      <w:proofErr w:type="spellEnd"/>
      <w:r w:rsidRPr="00E63AF6">
        <w:rPr>
          <w:rFonts w:ascii="Courier New" w:hAnsi="Courier New"/>
          <w:sz w:val="16"/>
          <w:highlight w:val="white"/>
          <w:lang w:val="fr-FR"/>
          <w:rPrChange w:id="2036" w:author="Gregorio Canal" w:date="2019-05-22T14:54:00Z">
            <w:rPr>
              <w:rFonts w:ascii="Courier New" w:hAnsi="Courier New"/>
              <w:sz w:val="16"/>
              <w:highlight w:val="white"/>
            </w:rPr>
          </w:rPrChange>
        </w:rPr>
        <w:t>&gt;</w:t>
      </w:r>
      <w:proofErr w:type="spellStart"/>
      <w:r w:rsidRPr="00E63AF6">
        <w:rPr>
          <w:rFonts w:ascii="Courier New" w:hAnsi="Courier New"/>
          <w:sz w:val="16"/>
          <w:highlight w:val="white"/>
          <w:lang w:val="fr-FR"/>
          <w:rPrChange w:id="2037" w:author="Gregorio Canal" w:date="2019-05-22T14:54:00Z">
            <w:rPr>
              <w:rFonts w:ascii="Courier New" w:hAnsi="Courier New"/>
              <w:sz w:val="16"/>
              <w:highlight w:val="white"/>
            </w:rPr>
          </w:rPrChange>
        </w:rPr>
        <w:t>text</w:t>
      </w:r>
      <w:proofErr w:type="spellEnd"/>
      <w:r w:rsidRPr="00E63AF6">
        <w:rPr>
          <w:rFonts w:ascii="Courier New" w:hAnsi="Courier New"/>
          <w:sz w:val="16"/>
          <w:highlight w:val="white"/>
          <w:lang w:val="fr-FR"/>
          <w:rPrChange w:id="2038" w:author="Gregorio Canal" w:date="2019-05-22T14:54:00Z">
            <w:rPr>
              <w:rFonts w:ascii="Courier New" w:hAnsi="Courier New"/>
              <w:sz w:val="16"/>
              <w:highlight w:val="white"/>
            </w:rPr>
          </w:rPrChange>
        </w:rPr>
        <w:t>/plain&lt;/</w:t>
      </w:r>
      <w:proofErr w:type="spellStart"/>
      <w:r w:rsidRPr="00E63AF6">
        <w:rPr>
          <w:rFonts w:ascii="Courier New" w:hAnsi="Courier New"/>
          <w:sz w:val="16"/>
          <w:highlight w:val="white"/>
          <w:lang w:val="fr-FR"/>
          <w:rPrChange w:id="2039" w:author="Gregorio Canal" w:date="2019-05-22T14:54:00Z">
            <w:rPr>
              <w:rFonts w:ascii="Courier New" w:hAnsi="Courier New"/>
              <w:sz w:val="16"/>
              <w:highlight w:val="white"/>
            </w:rPr>
          </w:rPrChange>
        </w:rPr>
        <w:t>xdsb:mimeType</w:t>
      </w:r>
      <w:proofErr w:type="spellEnd"/>
      <w:r w:rsidRPr="00E63AF6">
        <w:rPr>
          <w:rFonts w:ascii="Courier New" w:hAnsi="Courier New"/>
          <w:sz w:val="16"/>
          <w:highlight w:val="white"/>
          <w:lang w:val="fr-FR"/>
          <w:rPrChange w:id="2040" w:author="Gregorio Canal" w:date="2019-05-22T14:54:00Z">
            <w:rPr>
              <w:rFonts w:ascii="Courier New" w:hAnsi="Courier New"/>
              <w:sz w:val="16"/>
              <w:highlight w:val="white"/>
            </w:rPr>
          </w:rPrChange>
        </w:rPr>
        <w:t>&gt;</w:t>
      </w:r>
    </w:p>
    <w:p w14:paraId="70288D3B" w14:textId="77777777" w:rsidR="007A1F44" w:rsidRPr="00E63AF6" w:rsidRDefault="007A1F44" w:rsidP="004D1076">
      <w:pPr>
        <w:pStyle w:val="Corpotesto"/>
        <w:spacing w:before="0"/>
        <w:rPr>
          <w:rFonts w:ascii="Courier New" w:hAnsi="Courier New"/>
          <w:sz w:val="16"/>
          <w:highlight w:val="white"/>
          <w:lang w:val="fr-FR"/>
          <w:rPrChange w:id="204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42"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43" w:author="Gregorio Canal" w:date="2019-05-22T14:54:00Z">
            <w:rPr>
              <w:rFonts w:ascii="Courier New" w:hAnsi="Courier New"/>
              <w:sz w:val="16"/>
              <w:highlight w:val="white"/>
            </w:rPr>
          </w:rPrChange>
        </w:rPr>
        <w:t>xdsb:Document</w:t>
      </w:r>
      <w:proofErr w:type="spellEnd"/>
      <w:r w:rsidRPr="00E63AF6">
        <w:rPr>
          <w:rFonts w:ascii="Courier New" w:hAnsi="Courier New"/>
          <w:sz w:val="16"/>
          <w:highlight w:val="white"/>
          <w:lang w:val="fr-FR"/>
          <w:rPrChange w:id="2044" w:author="Gregorio Canal" w:date="2019-05-22T14:54:00Z">
            <w:rPr>
              <w:rFonts w:ascii="Courier New" w:hAnsi="Courier New"/>
              <w:sz w:val="16"/>
              <w:highlight w:val="white"/>
            </w:rPr>
          </w:rPrChange>
        </w:rPr>
        <w:t>&gt;</w:t>
      </w:r>
    </w:p>
    <w:p w14:paraId="5EBF0D56" w14:textId="77777777" w:rsidR="007A1F44" w:rsidRPr="00E63AF6" w:rsidRDefault="007A1F44" w:rsidP="004D1076">
      <w:pPr>
        <w:pStyle w:val="Corpotesto"/>
        <w:spacing w:before="0"/>
        <w:rPr>
          <w:rFonts w:ascii="Courier New" w:hAnsi="Courier New"/>
          <w:sz w:val="16"/>
          <w:highlight w:val="white"/>
          <w:lang w:val="fr-FR"/>
          <w:rPrChange w:id="204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46"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47" w:author="Gregorio Canal" w:date="2019-05-22T14:54:00Z">
            <w:rPr>
              <w:rFonts w:ascii="Courier New" w:hAnsi="Courier New"/>
              <w:sz w:val="16"/>
              <w:highlight w:val="white"/>
            </w:rPr>
          </w:rPrChange>
        </w:rPr>
        <w:t>xop:Include</w:t>
      </w:r>
      <w:proofErr w:type="spellEnd"/>
      <w:r w:rsidRPr="00E63AF6">
        <w:rPr>
          <w:rFonts w:ascii="Courier New" w:hAnsi="Courier New"/>
          <w:sz w:val="16"/>
          <w:highlight w:val="white"/>
          <w:lang w:val="fr-FR"/>
          <w:rPrChange w:id="2048" w:author="Gregorio Canal" w:date="2019-05-22T14:54:00Z">
            <w:rPr>
              <w:rFonts w:ascii="Courier New" w:hAnsi="Courier New"/>
              <w:sz w:val="16"/>
              <w:highlight w:val="white"/>
            </w:rPr>
          </w:rPrChange>
        </w:rPr>
        <w:t xml:space="preserve"> </w:t>
      </w:r>
    </w:p>
    <w:p w14:paraId="626F94A6" w14:textId="77777777" w:rsidR="007A1F44" w:rsidRPr="00E63AF6" w:rsidRDefault="007A1F44" w:rsidP="004D1076">
      <w:pPr>
        <w:pStyle w:val="Corpotesto"/>
        <w:spacing w:before="0"/>
        <w:rPr>
          <w:rFonts w:ascii="Courier New" w:hAnsi="Courier New"/>
          <w:sz w:val="16"/>
          <w:highlight w:val="white"/>
          <w:lang w:val="fr-FR"/>
          <w:rPrChange w:id="204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50" w:author="Gregorio Canal" w:date="2019-05-22T14:54:00Z">
            <w:rPr>
              <w:rFonts w:ascii="Courier New" w:hAnsi="Courier New"/>
              <w:sz w:val="16"/>
              <w:highlight w:val="white"/>
            </w:rPr>
          </w:rPrChange>
        </w:rPr>
        <w:t xml:space="preserve">                   href="cid:1.urn:uuid:E910375860336E2B8F1289514978312@apache.org"</w:t>
      </w:r>
    </w:p>
    <w:p w14:paraId="6DA6A089" w14:textId="77777777" w:rsidR="007A1F44" w:rsidRPr="00E63AF6" w:rsidRDefault="007A1F44" w:rsidP="004D1076">
      <w:pPr>
        <w:pStyle w:val="Corpotesto"/>
        <w:spacing w:before="0"/>
        <w:rPr>
          <w:rFonts w:ascii="Courier New" w:hAnsi="Courier New"/>
          <w:sz w:val="16"/>
          <w:highlight w:val="white"/>
          <w:lang w:val="fr-FR"/>
          <w:rPrChange w:id="205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52" w:author="Gregorio Canal" w:date="2019-05-22T14:54:00Z">
            <w:rPr>
              <w:rFonts w:ascii="Courier New" w:hAnsi="Courier New"/>
              <w:sz w:val="16"/>
              <w:highlight w:val="white"/>
            </w:rPr>
          </w:rPrChange>
        </w:rPr>
        <w:t xml:space="preserve">                        </w:t>
      </w:r>
      <w:proofErr w:type="spellStart"/>
      <w:r w:rsidRPr="00E63AF6">
        <w:rPr>
          <w:rFonts w:ascii="Courier New" w:hAnsi="Courier New"/>
          <w:sz w:val="16"/>
          <w:highlight w:val="white"/>
          <w:lang w:val="fr-FR"/>
          <w:rPrChange w:id="2053" w:author="Gregorio Canal" w:date="2019-05-22T14:54:00Z">
            <w:rPr>
              <w:rFonts w:ascii="Courier New" w:hAnsi="Courier New"/>
              <w:sz w:val="16"/>
              <w:highlight w:val="white"/>
            </w:rPr>
          </w:rPrChange>
        </w:rPr>
        <w:t>xmlns:xop</w:t>
      </w:r>
      <w:proofErr w:type="spellEnd"/>
      <w:r w:rsidRPr="00E63AF6">
        <w:rPr>
          <w:rFonts w:ascii="Courier New" w:hAnsi="Courier New"/>
          <w:sz w:val="16"/>
          <w:highlight w:val="white"/>
          <w:lang w:val="fr-FR"/>
          <w:rPrChange w:id="2054" w:author="Gregorio Canal" w:date="2019-05-22T14:54:00Z">
            <w:rPr>
              <w:rFonts w:ascii="Courier New" w:hAnsi="Courier New"/>
              <w:sz w:val="16"/>
              <w:highlight w:val="white"/>
            </w:rPr>
          </w:rPrChange>
        </w:rPr>
        <w:t>="http://www.w3.org/2004/08/xop/include"/&gt;</w:t>
      </w:r>
    </w:p>
    <w:p w14:paraId="2C6987C1" w14:textId="77777777" w:rsidR="007A1F44" w:rsidRPr="00E63AF6" w:rsidRDefault="007A1F44" w:rsidP="004D1076">
      <w:pPr>
        <w:pStyle w:val="Corpotesto"/>
        <w:spacing w:before="0"/>
        <w:rPr>
          <w:rFonts w:ascii="Courier New" w:hAnsi="Courier New"/>
          <w:sz w:val="16"/>
          <w:highlight w:val="white"/>
          <w:lang w:val="fr-FR"/>
          <w:rPrChange w:id="205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56"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57" w:author="Gregorio Canal" w:date="2019-05-22T14:54:00Z">
            <w:rPr>
              <w:rFonts w:ascii="Courier New" w:hAnsi="Courier New"/>
              <w:sz w:val="16"/>
              <w:highlight w:val="white"/>
            </w:rPr>
          </w:rPrChange>
        </w:rPr>
        <w:t>xdsb:Document</w:t>
      </w:r>
      <w:proofErr w:type="spellEnd"/>
      <w:r w:rsidRPr="00E63AF6">
        <w:rPr>
          <w:rFonts w:ascii="Courier New" w:hAnsi="Courier New"/>
          <w:sz w:val="16"/>
          <w:highlight w:val="white"/>
          <w:lang w:val="fr-FR"/>
          <w:rPrChange w:id="2058" w:author="Gregorio Canal" w:date="2019-05-22T14:54:00Z">
            <w:rPr>
              <w:rFonts w:ascii="Courier New" w:hAnsi="Courier New"/>
              <w:sz w:val="16"/>
              <w:highlight w:val="white"/>
            </w:rPr>
          </w:rPrChange>
        </w:rPr>
        <w:t>&gt;</w:t>
      </w:r>
    </w:p>
    <w:p w14:paraId="6789C4D0" w14:textId="77777777" w:rsidR="007A1F44" w:rsidRPr="00E63AF6" w:rsidRDefault="007A1F44" w:rsidP="004D1076">
      <w:pPr>
        <w:pStyle w:val="Corpotesto"/>
        <w:spacing w:before="0"/>
        <w:rPr>
          <w:rFonts w:ascii="Courier New" w:hAnsi="Courier New"/>
          <w:sz w:val="16"/>
          <w:highlight w:val="white"/>
          <w:lang w:val="fr-FR"/>
          <w:rPrChange w:id="205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60"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61" w:author="Gregorio Canal" w:date="2019-05-22T14:54:00Z">
            <w:rPr>
              <w:rFonts w:ascii="Courier New" w:hAnsi="Courier New"/>
              <w:sz w:val="16"/>
              <w:highlight w:val="white"/>
            </w:rPr>
          </w:rPrChange>
        </w:rPr>
        <w:t>xdsb:DocumentResponse</w:t>
      </w:r>
      <w:proofErr w:type="spellEnd"/>
      <w:r w:rsidRPr="00E63AF6">
        <w:rPr>
          <w:rFonts w:ascii="Courier New" w:hAnsi="Courier New"/>
          <w:sz w:val="16"/>
          <w:highlight w:val="white"/>
          <w:lang w:val="fr-FR"/>
          <w:rPrChange w:id="2062" w:author="Gregorio Canal" w:date="2019-05-22T14:54:00Z">
            <w:rPr>
              <w:rFonts w:ascii="Courier New" w:hAnsi="Courier New"/>
              <w:sz w:val="16"/>
              <w:highlight w:val="white"/>
            </w:rPr>
          </w:rPrChange>
        </w:rPr>
        <w:t>&gt;</w:t>
      </w:r>
    </w:p>
    <w:p w14:paraId="2B504744" w14:textId="77777777" w:rsidR="007A1F44" w:rsidRPr="00E63AF6" w:rsidRDefault="007A1F44" w:rsidP="004D1076">
      <w:pPr>
        <w:pStyle w:val="Corpotesto"/>
        <w:spacing w:before="0"/>
        <w:rPr>
          <w:rFonts w:ascii="Courier New" w:hAnsi="Courier New"/>
          <w:sz w:val="16"/>
          <w:highlight w:val="white"/>
          <w:lang w:val="fr-FR"/>
          <w:rPrChange w:id="2063"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64"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65" w:author="Gregorio Canal" w:date="2019-05-22T14:54:00Z">
            <w:rPr>
              <w:rFonts w:ascii="Courier New" w:hAnsi="Courier New"/>
              <w:sz w:val="16"/>
              <w:highlight w:val="white"/>
            </w:rPr>
          </w:rPrChange>
        </w:rPr>
        <w:t>xdsb:RetrieveDocumentSetResponse</w:t>
      </w:r>
      <w:proofErr w:type="spellEnd"/>
      <w:r w:rsidRPr="00E63AF6">
        <w:rPr>
          <w:rFonts w:ascii="Courier New" w:hAnsi="Courier New"/>
          <w:sz w:val="16"/>
          <w:highlight w:val="white"/>
          <w:lang w:val="fr-FR"/>
          <w:rPrChange w:id="2066" w:author="Gregorio Canal" w:date="2019-05-22T14:54:00Z">
            <w:rPr>
              <w:rFonts w:ascii="Courier New" w:hAnsi="Courier New"/>
              <w:sz w:val="16"/>
              <w:highlight w:val="white"/>
            </w:rPr>
          </w:rPrChange>
        </w:rPr>
        <w:t>&gt;</w:t>
      </w:r>
    </w:p>
    <w:p w14:paraId="41CABE2A" w14:textId="77777777" w:rsidR="007A1F44" w:rsidRPr="00E63AF6" w:rsidRDefault="007A1F44" w:rsidP="004D1076">
      <w:pPr>
        <w:pStyle w:val="Corpotesto"/>
        <w:spacing w:before="0"/>
        <w:rPr>
          <w:rFonts w:ascii="Courier New" w:hAnsi="Courier New"/>
          <w:sz w:val="16"/>
          <w:highlight w:val="white"/>
          <w:lang w:val="fr-FR"/>
          <w:rPrChange w:id="206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68"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069" w:author="Gregorio Canal" w:date="2019-05-22T14:54:00Z">
            <w:rPr>
              <w:rFonts w:ascii="Courier New" w:hAnsi="Courier New"/>
              <w:sz w:val="16"/>
              <w:highlight w:val="white"/>
            </w:rPr>
          </w:rPrChange>
        </w:rPr>
        <w:t>soapenv:Body</w:t>
      </w:r>
      <w:proofErr w:type="spellEnd"/>
      <w:r w:rsidRPr="00E63AF6">
        <w:rPr>
          <w:rFonts w:ascii="Courier New" w:hAnsi="Courier New"/>
          <w:sz w:val="16"/>
          <w:highlight w:val="white"/>
          <w:lang w:val="fr-FR"/>
          <w:rPrChange w:id="2070" w:author="Gregorio Canal" w:date="2019-05-22T14:54:00Z">
            <w:rPr>
              <w:rFonts w:ascii="Courier New" w:hAnsi="Courier New"/>
              <w:sz w:val="16"/>
              <w:highlight w:val="white"/>
            </w:rPr>
          </w:rPrChange>
        </w:rPr>
        <w:t>&gt;</w:t>
      </w:r>
    </w:p>
    <w:p w14:paraId="19EE2F85" w14:textId="77777777" w:rsidR="007A1F44" w:rsidRPr="00E63AF6" w:rsidRDefault="007A1F44" w:rsidP="004D1076">
      <w:pPr>
        <w:pStyle w:val="Corpotesto"/>
        <w:spacing w:before="0"/>
        <w:rPr>
          <w:rFonts w:ascii="Courier New" w:hAnsi="Courier New"/>
          <w:sz w:val="16"/>
          <w:highlight w:val="white"/>
          <w:lang w:val="fr-FR"/>
          <w:rPrChange w:id="207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72" w:author="Gregorio Canal" w:date="2019-05-22T14:54:00Z">
            <w:rPr>
              <w:rFonts w:ascii="Courier New" w:hAnsi="Courier New"/>
              <w:sz w:val="16"/>
              <w:highlight w:val="white"/>
            </w:rPr>
          </w:rPrChange>
        </w:rPr>
        <w:t>&lt;/</w:t>
      </w:r>
      <w:proofErr w:type="spellStart"/>
      <w:r w:rsidRPr="00E63AF6">
        <w:rPr>
          <w:rFonts w:ascii="Courier New" w:hAnsi="Courier New"/>
          <w:sz w:val="16"/>
          <w:highlight w:val="white"/>
          <w:lang w:val="fr-FR"/>
          <w:rPrChange w:id="2073" w:author="Gregorio Canal" w:date="2019-05-22T14:54:00Z">
            <w:rPr>
              <w:rFonts w:ascii="Courier New" w:hAnsi="Courier New"/>
              <w:sz w:val="16"/>
              <w:highlight w:val="white"/>
            </w:rPr>
          </w:rPrChange>
        </w:rPr>
        <w:t>soapenv:Envelope</w:t>
      </w:r>
      <w:proofErr w:type="spellEnd"/>
      <w:r w:rsidRPr="00E63AF6">
        <w:rPr>
          <w:rFonts w:ascii="Courier New" w:hAnsi="Courier New"/>
          <w:sz w:val="16"/>
          <w:highlight w:val="white"/>
          <w:lang w:val="fr-FR"/>
          <w:rPrChange w:id="2074" w:author="Gregorio Canal" w:date="2019-05-22T14:54:00Z">
            <w:rPr>
              <w:rFonts w:ascii="Courier New" w:hAnsi="Courier New"/>
              <w:sz w:val="16"/>
              <w:highlight w:val="white"/>
            </w:rPr>
          </w:rPrChange>
        </w:rPr>
        <w:t>&gt;</w:t>
      </w:r>
    </w:p>
    <w:p w14:paraId="61A1C81F" w14:textId="77777777" w:rsidR="007A1F44" w:rsidRPr="00E63AF6" w:rsidRDefault="007A1F44" w:rsidP="004D1076">
      <w:pPr>
        <w:pStyle w:val="Corpotesto"/>
        <w:spacing w:before="0"/>
        <w:rPr>
          <w:rFonts w:ascii="Courier New" w:hAnsi="Courier New"/>
          <w:sz w:val="16"/>
          <w:highlight w:val="white"/>
          <w:lang w:val="fr-FR"/>
          <w:rPrChange w:id="2075" w:author="Gregorio Canal" w:date="2019-05-22T14:54:00Z">
            <w:rPr>
              <w:rFonts w:ascii="Courier New" w:hAnsi="Courier New"/>
              <w:sz w:val="16"/>
              <w:highlight w:val="white"/>
            </w:rPr>
          </w:rPrChange>
        </w:rPr>
      </w:pPr>
    </w:p>
    <w:p w14:paraId="1687400E" w14:textId="77777777" w:rsidR="007A1F44" w:rsidRPr="00E63AF6" w:rsidRDefault="007A1F44" w:rsidP="004D1076">
      <w:pPr>
        <w:pStyle w:val="Corpotesto"/>
        <w:spacing w:before="0"/>
        <w:rPr>
          <w:rFonts w:ascii="Courier New" w:hAnsi="Courier New"/>
          <w:sz w:val="16"/>
          <w:highlight w:val="white"/>
          <w:lang w:val="fr-FR"/>
          <w:rPrChange w:id="207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77" w:author="Gregorio Canal" w:date="2019-05-22T14:54:00Z">
            <w:rPr>
              <w:rFonts w:ascii="Courier New" w:hAnsi="Courier New"/>
              <w:sz w:val="16"/>
              <w:highlight w:val="white"/>
            </w:rPr>
          </w:rPrChange>
        </w:rPr>
        <w:t>--MIMEBoundaryurn_uuid_E910375860336E2B8F1289514978310</w:t>
      </w:r>
    </w:p>
    <w:p w14:paraId="5DB1170D" w14:textId="77777777" w:rsidR="007A1F44" w:rsidRPr="00E63AF6" w:rsidRDefault="007A1F44" w:rsidP="004D1076">
      <w:pPr>
        <w:pStyle w:val="Corpotesto"/>
        <w:spacing w:before="0"/>
        <w:rPr>
          <w:rFonts w:ascii="Courier New" w:hAnsi="Courier New"/>
          <w:sz w:val="16"/>
          <w:highlight w:val="white"/>
          <w:lang w:val="fr-FR"/>
          <w:rPrChange w:id="2078"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79" w:author="Gregorio Canal" w:date="2019-05-22T14:54:00Z">
            <w:rPr>
              <w:rFonts w:ascii="Courier New" w:hAnsi="Courier New"/>
              <w:sz w:val="16"/>
              <w:highlight w:val="white"/>
            </w:rPr>
          </w:rPrChange>
        </w:rPr>
        <w:t xml:space="preserve">Content-Type: </w:t>
      </w:r>
      <w:proofErr w:type="spellStart"/>
      <w:r w:rsidRPr="00E63AF6">
        <w:rPr>
          <w:rFonts w:ascii="Courier New" w:hAnsi="Courier New"/>
          <w:sz w:val="16"/>
          <w:highlight w:val="white"/>
          <w:lang w:val="fr-FR"/>
          <w:rPrChange w:id="2080" w:author="Gregorio Canal" w:date="2019-05-22T14:54:00Z">
            <w:rPr>
              <w:rFonts w:ascii="Courier New" w:hAnsi="Courier New"/>
              <w:sz w:val="16"/>
              <w:highlight w:val="white"/>
            </w:rPr>
          </w:rPrChange>
        </w:rPr>
        <w:t>text</w:t>
      </w:r>
      <w:proofErr w:type="spellEnd"/>
      <w:r w:rsidRPr="00E63AF6">
        <w:rPr>
          <w:rFonts w:ascii="Courier New" w:hAnsi="Courier New"/>
          <w:sz w:val="16"/>
          <w:highlight w:val="white"/>
          <w:lang w:val="fr-FR"/>
          <w:rPrChange w:id="2081" w:author="Gregorio Canal" w:date="2019-05-22T14:54:00Z">
            <w:rPr>
              <w:rFonts w:ascii="Courier New" w:hAnsi="Courier New"/>
              <w:sz w:val="16"/>
              <w:highlight w:val="white"/>
            </w:rPr>
          </w:rPrChange>
        </w:rPr>
        <w:t>/plain</w:t>
      </w:r>
    </w:p>
    <w:p w14:paraId="6DCE2FE0"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Content-Transfer-Encoding: binary</w:t>
      </w:r>
    </w:p>
    <w:p w14:paraId="1A0FA2A2"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Content-ID: &lt;1.urn:uuid:E910375860336E2B8F1289514978312@apache.org&gt;</w:t>
      </w:r>
    </w:p>
    <w:p w14:paraId="64DED6DF" w14:textId="77777777" w:rsidR="007A1F44" w:rsidRPr="00977EA3" w:rsidRDefault="007A1F44" w:rsidP="004D1076">
      <w:pPr>
        <w:pStyle w:val="Corpotesto"/>
        <w:spacing w:before="0"/>
        <w:rPr>
          <w:rFonts w:ascii="Courier New" w:hAnsi="Courier New"/>
          <w:sz w:val="16"/>
          <w:highlight w:val="white"/>
        </w:rPr>
      </w:pPr>
    </w:p>
    <w:p w14:paraId="53E627CA"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Four score and seven years ago our fathers brought forth on this continent a new nation, conceived in Liberty, and dedicated to the proposition that all men are created equal.</w:t>
      </w:r>
    </w:p>
    <w:p w14:paraId="3F91571C"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45C7A823" w14:textId="77777777" w:rsidR="007A1F44" w:rsidRPr="00977EA3" w:rsidRDefault="007A1F44" w:rsidP="00601E92">
      <w:pPr>
        <w:pStyle w:val="Corpotesto"/>
      </w:pPr>
    </w:p>
    <w:p w14:paraId="178A0DD3" w14:textId="77777777" w:rsidR="007A1F44" w:rsidRPr="00977EA3" w:rsidRDefault="007A1F44" w:rsidP="00601E92">
      <w:pPr>
        <w:pStyle w:val="Corpotesto"/>
      </w:pPr>
      <w:r w:rsidRPr="00977EA3">
        <w:t>This example shows the ‘wire format’ for MTOM/XOP. The Document element contains a &lt;</w:t>
      </w:r>
      <w:proofErr w:type="spellStart"/>
      <w:r w:rsidRPr="00977EA3">
        <w:t>xop:Include</w:t>
      </w:r>
      <w:proofErr w:type="spellEnd"/>
      <w:r w:rsidRPr="00977EA3">
        <w:t xml:space="preserve">&gt; element that points to the document contents as a separate attachment. </w:t>
      </w:r>
    </w:p>
    <w:p w14:paraId="26411997" w14:textId="77777777" w:rsidR="007A1F44" w:rsidRPr="00977EA3" w:rsidRDefault="007A1F44" w:rsidP="004D1076">
      <w:pPr>
        <w:pStyle w:val="Note"/>
      </w:pPr>
      <w:r w:rsidRPr="00977EA3">
        <w:t xml:space="preserve">Note: </w:t>
      </w:r>
      <w:r w:rsidRPr="00977EA3">
        <w:tab/>
        <w:t>In some systems, the ‘in memory’ format replaces the &lt;</w:t>
      </w:r>
      <w:proofErr w:type="spellStart"/>
      <w:r w:rsidRPr="00977EA3">
        <w:t>xop:Include</w:t>
      </w:r>
      <w:proofErr w:type="spellEnd"/>
      <w:r w:rsidRPr="00977EA3">
        <w:t>&gt; with the Base64 encoded contents of the document. This is done so the entire message contents fits into an XML parse tree.</w:t>
      </w:r>
    </w:p>
    <w:p w14:paraId="2A7F89B4" w14:textId="77777777" w:rsidR="007A1F44" w:rsidRPr="00977EA3" w:rsidRDefault="007A1F44" w:rsidP="00601E92">
      <w:pPr>
        <w:pStyle w:val="Corpotesto"/>
      </w:pPr>
      <w:r w:rsidRPr="00977EA3">
        <w:t>A second form of the response is possible, an un-optimized MTOM/XOP message. In this form the message is still formatted as a multipart but the document contents is not split out into a separate part of the multipart. Some popular Web Service toolkits generate this form for very small documents. The same response in this form looks like:</w:t>
      </w:r>
    </w:p>
    <w:p w14:paraId="79D27BAE" w14:textId="77777777" w:rsidR="007A1F44" w:rsidRPr="00977EA3" w:rsidRDefault="007A1F44" w:rsidP="00601E92">
      <w:pPr>
        <w:pStyle w:val="Corpotesto"/>
      </w:pPr>
    </w:p>
    <w:p w14:paraId="1ADFB262"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HTTP/1.1 200 OK</w:t>
      </w:r>
    </w:p>
    <w:p w14:paraId="12CB09EF"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Server: Apache-Coyote/1.1</w:t>
      </w:r>
    </w:p>
    <w:p w14:paraId="1248CF5F"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Content-Type: multipart/related; </w:t>
      </w:r>
    </w:p>
    <w:p w14:paraId="0E48362C"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boundary=MIMEBoundaryurn_uuid_E910375860336E2B8F1289514978310; </w:t>
      </w:r>
    </w:p>
    <w:p w14:paraId="0352F47B" w14:textId="77777777" w:rsidR="007A1F44" w:rsidRPr="00E63AF6" w:rsidRDefault="007A1F44" w:rsidP="004D1076">
      <w:pPr>
        <w:pStyle w:val="Corpotesto"/>
        <w:spacing w:before="0"/>
        <w:rPr>
          <w:rFonts w:ascii="Courier New" w:hAnsi="Courier New"/>
          <w:sz w:val="16"/>
          <w:highlight w:val="white"/>
          <w:lang w:val="fr-FR"/>
          <w:rPrChange w:id="2082"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fr-FR"/>
          <w:rPrChange w:id="2083" w:author="Gregorio Canal" w:date="2019-05-22T14:54:00Z">
            <w:rPr>
              <w:rFonts w:ascii="Courier New" w:hAnsi="Courier New"/>
              <w:sz w:val="16"/>
              <w:highlight w:val="white"/>
            </w:rPr>
          </w:rPrChange>
        </w:rPr>
        <w:t>type="application/</w:t>
      </w:r>
      <w:proofErr w:type="spellStart"/>
      <w:r w:rsidRPr="00E63AF6">
        <w:rPr>
          <w:rFonts w:ascii="Courier New" w:hAnsi="Courier New"/>
          <w:sz w:val="16"/>
          <w:highlight w:val="white"/>
          <w:lang w:val="fr-FR"/>
          <w:rPrChange w:id="2084" w:author="Gregorio Canal" w:date="2019-05-22T14:54:00Z">
            <w:rPr>
              <w:rFonts w:ascii="Courier New" w:hAnsi="Courier New"/>
              <w:sz w:val="16"/>
              <w:highlight w:val="white"/>
            </w:rPr>
          </w:rPrChange>
        </w:rPr>
        <w:t>xop+xml</w:t>
      </w:r>
      <w:proofErr w:type="spellEnd"/>
      <w:r w:rsidRPr="00E63AF6">
        <w:rPr>
          <w:rFonts w:ascii="Courier New" w:hAnsi="Courier New"/>
          <w:sz w:val="16"/>
          <w:highlight w:val="white"/>
          <w:lang w:val="fr-FR"/>
          <w:rPrChange w:id="2085" w:author="Gregorio Canal" w:date="2019-05-22T14:54:00Z">
            <w:rPr>
              <w:rFonts w:ascii="Courier New" w:hAnsi="Courier New"/>
              <w:sz w:val="16"/>
              <w:highlight w:val="white"/>
            </w:rPr>
          </w:rPrChange>
        </w:rPr>
        <w:t xml:space="preserve">"; </w:t>
      </w:r>
    </w:p>
    <w:p w14:paraId="2079B288" w14:textId="77777777" w:rsidR="007A1F44" w:rsidRPr="00E63AF6" w:rsidRDefault="007A1F44" w:rsidP="004D1076">
      <w:pPr>
        <w:pStyle w:val="Corpotesto"/>
        <w:spacing w:before="0"/>
        <w:rPr>
          <w:rFonts w:ascii="Courier New" w:hAnsi="Courier New"/>
          <w:sz w:val="16"/>
          <w:highlight w:val="white"/>
          <w:lang w:val="fr-FR"/>
          <w:rPrChange w:id="208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87" w:author="Gregorio Canal" w:date="2019-05-22T14:54:00Z">
            <w:rPr>
              <w:rFonts w:ascii="Courier New" w:hAnsi="Courier New"/>
              <w:sz w:val="16"/>
              <w:highlight w:val="white"/>
            </w:rPr>
          </w:rPrChange>
        </w:rPr>
        <w:t xml:space="preserve">    start="0.urn:uuid:E910375860336E2B8F1289514978311@apache.org"; </w:t>
      </w:r>
    </w:p>
    <w:p w14:paraId="77C2C673" w14:textId="77777777" w:rsidR="007A1F44" w:rsidRPr="00977EA3" w:rsidRDefault="007A1F44" w:rsidP="004D1076">
      <w:pPr>
        <w:pStyle w:val="Corpotesto"/>
        <w:spacing w:before="0"/>
        <w:rPr>
          <w:rFonts w:ascii="Courier New" w:hAnsi="Courier New"/>
          <w:sz w:val="16"/>
          <w:highlight w:val="white"/>
        </w:rPr>
      </w:pPr>
      <w:r w:rsidRPr="00E63AF6">
        <w:rPr>
          <w:rFonts w:ascii="Courier New" w:hAnsi="Courier New"/>
          <w:sz w:val="16"/>
          <w:highlight w:val="white"/>
          <w:lang w:val="fr-FR"/>
          <w:rPrChange w:id="2088"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start-info="application/</w:t>
      </w:r>
      <w:proofErr w:type="spellStart"/>
      <w:r w:rsidRPr="00977EA3">
        <w:rPr>
          <w:rFonts w:ascii="Courier New" w:hAnsi="Courier New"/>
          <w:sz w:val="16"/>
          <w:highlight w:val="white"/>
        </w:rPr>
        <w:t>soap+xml</w:t>
      </w:r>
      <w:proofErr w:type="spellEnd"/>
      <w:r w:rsidRPr="00977EA3">
        <w:rPr>
          <w:rFonts w:ascii="Courier New" w:hAnsi="Courier New"/>
          <w:sz w:val="16"/>
          <w:highlight w:val="white"/>
        </w:rPr>
        <w:t xml:space="preserve">"; </w:t>
      </w:r>
    </w:p>
    <w:p w14:paraId="06441FB8"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Date: Thu, 11 Nov 2010 22:36:15 GMT</w:t>
      </w:r>
    </w:p>
    <w:p w14:paraId="7E8185B8" w14:textId="77777777" w:rsidR="007A1F44" w:rsidRPr="00977EA3" w:rsidRDefault="007A1F44" w:rsidP="004D1076">
      <w:pPr>
        <w:pStyle w:val="Corpotesto"/>
        <w:spacing w:before="0"/>
        <w:rPr>
          <w:rFonts w:ascii="Courier New" w:hAnsi="Courier New"/>
          <w:sz w:val="16"/>
          <w:highlight w:val="white"/>
        </w:rPr>
      </w:pPr>
    </w:p>
    <w:p w14:paraId="49F3E6AB"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2CE50DA8" w14:textId="77777777" w:rsidR="007A1F44" w:rsidRPr="00E63AF6" w:rsidRDefault="007A1F44" w:rsidP="004D1076">
      <w:pPr>
        <w:pStyle w:val="Corpotesto"/>
        <w:spacing w:before="0"/>
        <w:rPr>
          <w:rFonts w:ascii="Courier New" w:hAnsi="Courier New"/>
          <w:sz w:val="16"/>
          <w:highlight w:val="white"/>
          <w:lang w:val="fr-FR"/>
          <w:rPrChange w:id="208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90" w:author="Gregorio Canal" w:date="2019-05-22T14:54:00Z">
            <w:rPr>
              <w:rFonts w:ascii="Courier New" w:hAnsi="Courier New"/>
              <w:sz w:val="16"/>
              <w:highlight w:val="white"/>
            </w:rPr>
          </w:rPrChange>
        </w:rPr>
        <w:t>Content-Type: application/</w:t>
      </w:r>
      <w:proofErr w:type="spellStart"/>
      <w:r w:rsidRPr="00E63AF6">
        <w:rPr>
          <w:rFonts w:ascii="Courier New" w:hAnsi="Courier New"/>
          <w:sz w:val="16"/>
          <w:highlight w:val="white"/>
          <w:lang w:val="fr-FR"/>
          <w:rPrChange w:id="2091" w:author="Gregorio Canal" w:date="2019-05-22T14:54:00Z">
            <w:rPr>
              <w:rFonts w:ascii="Courier New" w:hAnsi="Courier New"/>
              <w:sz w:val="16"/>
              <w:highlight w:val="white"/>
            </w:rPr>
          </w:rPrChange>
        </w:rPr>
        <w:t>xop+xml</w:t>
      </w:r>
      <w:proofErr w:type="spellEnd"/>
      <w:r w:rsidRPr="00E63AF6">
        <w:rPr>
          <w:rFonts w:ascii="Courier New" w:hAnsi="Courier New"/>
          <w:sz w:val="16"/>
          <w:highlight w:val="white"/>
          <w:lang w:val="fr-FR"/>
          <w:rPrChange w:id="2092" w:author="Gregorio Canal" w:date="2019-05-22T14:54:00Z">
            <w:rPr>
              <w:rFonts w:ascii="Courier New" w:hAnsi="Courier New"/>
              <w:sz w:val="16"/>
              <w:highlight w:val="white"/>
            </w:rPr>
          </w:rPrChange>
        </w:rPr>
        <w:t xml:space="preserve">; </w:t>
      </w:r>
      <w:proofErr w:type="spellStart"/>
      <w:r w:rsidRPr="00E63AF6">
        <w:rPr>
          <w:rFonts w:ascii="Courier New" w:hAnsi="Courier New"/>
          <w:sz w:val="16"/>
          <w:highlight w:val="white"/>
          <w:lang w:val="fr-FR"/>
          <w:rPrChange w:id="2093" w:author="Gregorio Canal" w:date="2019-05-22T14:54:00Z">
            <w:rPr>
              <w:rFonts w:ascii="Courier New" w:hAnsi="Courier New"/>
              <w:sz w:val="16"/>
              <w:highlight w:val="white"/>
            </w:rPr>
          </w:rPrChange>
        </w:rPr>
        <w:t>charset</w:t>
      </w:r>
      <w:proofErr w:type="spellEnd"/>
      <w:r w:rsidRPr="00E63AF6">
        <w:rPr>
          <w:rFonts w:ascii="Courier New" w:hAnsi="Courier New"/>
          <w:sz w:val="16"/>
          <w:highlight w:val="white"/>
          <w:lang w:val="fr-FR"/>
          <w:rPrChange w:id="2094" w:author="Gregorio Canal" w:date="2019-05-22T14:54:00Z">
            <w:rPr>
              <w:rFonts w:ascii="Courier New" w:hAnsi="Courier New"/>
              <w:sz w:val="16"/>
              <w:highlight w:val="white"/>
            </w:rPr>
          </w:rPrChange>
        </w:rPr>
        <w:t xml:space="preserve">=UTF-8; </w:t>
      </w:r>
    </w:p>
    <w:p w14:paraId="6A49B035" w14:textId="77777777" w:rsidR="007A1F44" w:rsidRPr="00E63AF6" w:rsidRDefault="007A1F44" w:rsidP="004D1076">
      <w:pPr>
        <w:pStyle w:val="Corpotesto"/>
        <w:spacing w:before="0"/>
        <w:rPr>
          <w:rFonts w:ascii="Courier New" w:hAnsi="Courier New"/>
          <w:sz w:val="16"/>
          <w:highlight w:val="white"/>
          <w:lang w:val="fr-FR"/>
          <w:rPrChange w:id="209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096" w:author="Gregorio Canal" w:date="2019-05-22T14:54:00Z">
            <w:rPr>
              <w:rFonts w:ascii="Courier New" w:hAnsi="Courier New"/>
              <w:sz w:val="16"/>
              <w:highlight w:val="white"/>
            </w:rPr>
          </w:rPrChange>
        </w:rPr>
        <w:t xml:space="preserve">    type="application/</w:t>
      </w:r>
      <w:proofErr w:type="spellStart"/>
      <w:r w:rsidRPr="00E63AF6">
        <w:rPr>
          <w:rFonts w:ascii="Courier New" w:hAnsi="Courier New"/>
          <w:sz w:val="16"/>
          <w:highlight w:val="white"/>
          <w:lang w:val="fr-FR"/>
          <w:rPrChange w:id="2097" w:author="Gregorio Canal" w:date="2019-05-22T14:54:00Z">
            <w:rPr>
              <w:rFonts w:ascii="Courier New" w:hAnsi="Courier New"/>
              <w:sz w:val="16"/>
              <w:highlight w:val="white"/>
            </w:rPr>
          </w:rPrChange>
        </w:rPr>
        <w:t>soap+xml</w:t>
      </w:r>
      <w:proofErr w:type="spellEnd"/>
      <w:r w:rsidRPr="00E63AF6">
        <w:rPr>
          <w:rFonts w:ascii="Courier New" w:hAnsi="Courier New"/>
          <w:sz w:val="16"/>
          <w:highlight w:val="white"/>
          <w:lang w:val="fr-FR"/>
          <w:rPrChange w:id="2098" w:author="Gregorio Canal" w:date="2019-05-22T14:54:00Z">
            <w:rPr>
              <w:rFonts w:ascii="Courier New" w:hAnsi="Courier New"/>
              <w:sz w:val="16"/>
              <w:highlight w:val="white"/>
            </w:rPr>
          </w:rPrChange>
        </w:rPr>
        <w:t>"</w:t>
      </w:r>
    </w:p>
    <w:p w14:paraId="27F9DAB7" w14:textId="77777777" w:rsidR="007A1F44" w:rsidRPr="00E63AF6" w:rsidRDefault="007A1F44" w:rsidP="004D1076">
      <w:pPr>
        <w:pStyle w:val="Corpotesto"/>
        <w:spacing w:before="0"/>
        <w:rPr>
          <w:rFonts w:ascii="Courier New" w:hAnsi="Courier New"/>
          <w:sz w:val="16"/>
          <w:highlight w:val="white"/>
          <w:lang w:val="fr-FR"/>
          <w:rPrChange w:id="209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00" w:author="Gregorio Canal" w:date="2019-05-22T14:54:00Z">
            <w:rPr>
              <w:rFonts w:ascii="Courier New" w:hAnsi="Courier New"/>
              <w:sz w:val="16"/>
              <w:highlight w:val="white"/>
            </w:rPr>
          </w:rPrChange>
        </w:rPr>
        <w:t>Content-Transfer-</w:t>
      </w:r>
      <w:proofErr w:type="spellStart"/>
      <w:r w:rsidRPr="00E63AF6">
        <w:rPr>
          <w:rFonts w:ascii="Courier New" w:hAnsi="Courier New"/>
          <w:sz w:val="16"/>
          <w:highlight w:val="white"/>
          <w:lang w:val="fr-FR"/>
          <w:rPrChange w:id="2101" w:author="Gregorio Canal" w:date="2019-05-22T14:54:00Z">
            <w:rPr>
              <w:rFonts w:ascii="Courier New" w:hAnsi="Courier New"/>
              <w:sz w:val="16"/>
              <w:highlight w:val="white"/>
            </w:rPr>
          </w:rPrChange>
        </w:rPr>
        <w:t>Encoding</w:t>
      </w:r>
      <w:proofErr w:type="spellEnd"/>
      <w:r w:rsidRPr="00E63AF6">
        <w:rPr>
          <w:rFonts w:ascii="Courier New" w:hAnsi="Courier New"/>
          <w:sz w:val="16"/>
          <w:highlight w:val="white"/>
          <w:lang w:val="fr-FR"/>
          <w:rPrChange w:id="2102" w:author="Gregorio Canal" w:date="2019-05-22T14:54:00Z">
            <w:rPr>
              <w:rFonts w:ascii="Courier New" w:hAnsi="Courier New"/>
              <w:sz w:val="16"/>
              <w:highlight w:val="white"/>
            </w:rPr>
          </w:rPrChange>
        </w:rPr>
        <w:t xml:space="preserve">: </w:t>
      </w:r>
      <w:proofErr w:type="spellStart"/>
      <w:r w:rsidRPr="00E63AF6">
        <w:rPr>
          <w:rFonts w:ascii="Courier New" w:hAnsi="Courier New"/>
          <w:sz w:val="16"/>
          <w:highlight w:val="white"/>
          <w:lang w:val="fr-FR"/>
          <w:rPrChange w:id="2103" w:author="Gregorio Canal" w:date="2019-05-22T14:54:00Z">
            <w:rPr>
              <w:rFonts w:ascii="Courier New" w:hAnsi="Courier New"/>
              <w:sz w:val="16"/>
              <w:highlight w:val="white"/>
            </w:rPr>
          </w:rPrChange>
        </w:rPr>
        <w:t>binary</w:t>
      </w:r>
      <w:proofErr w:type="spellEnd"/>
    </w:p>
    <w:p w14:paraId="374862D1" w14:textId="77777777" w:rsidR="007A1F44" w:rsidRPr="00E63AF6" w:rsidRDefault="007A1F44" w:rsidP="004D1076">
      <w:pPr>
        <w:pStyle w:val="Corpotesto"/>
        <w:spacing w:before="0"/>
        <w:rPr>
          <w:rFonts w:ascii="Courier New" w:hAnsi="Courier New"/>
          <w:sz w:val="16"/>
          <w:highlight w:val="white"/>
          <w:lang w:val="fr-FR"/>
          <w:rPrChange w:id="2104"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05" w:author="Gregorio Canal" w:date="2019-05-22T14:54:00Z">
            <w:rPr>
              <w:rFonts w:ascii="Courier New" w:hAnsi="Courier New"/>
              <w:sz w:val="16"/>
              <w:highlight w:val="white"/>
            </w:rPr>
          </w:rPrChange>
        </w:rPr>
        <w:t>Content-ID: &lt;0.urn:uuid:E910375860336E2B8F1289514978311@apache.org&gt;</w:t>
      </w:r>
    </w:p>
    <w:p w14:paraId="6F03B893" w14:textId="77777777" w:rsidR="007A1F44" w:rsidRPr="00E63AF6" w:rsidRDefault="007A1F44" w:rsidP="004D1076">
      <w:pPr>
        <w:pStyle w:val="Corpotesto"/>
        <w:spacing w:before="0"/>
        <w:rPr>
          <w:rFonts w:ascii="Courier New" w:hAnsi="Courier New"/>
          <w:sz w:val="16"/>
          <w:highlight w:val="white"/>
          <w:lang w:val="fr-FR"/>
          <w:rPrChange w:id="2106" w:author="Gregorio Canal" w:date="2019-05-22T14:54:00Z">
            <w:rPr>
              <w:rFonts w:ascii="Courier New" w:hAnsi="Courier New"/>
              <w:sz w:val="16"/>
              <w:highlight w:val="white"/>
            </w:rPr>
          </w:rPrChange>
        </w:rPr>
      </w:pPr>
    </w:p>
    <w:p w14:paraId="7CCCD8A2" w14:textId="77777777" w:rsidR="007A1F44" w:rsidRPr="00E63AF6" w:rsidRDefault="007A1F44" w:rsidP="004D1076">
      <w:pPr>
        <w:pStyle w:val="Corpotesto"/>
        <w:spacing w:before="0"/>
        <w:rPr>
          <w:rFonts w:ascii="Courier New" w:hAnsi="Courier New"/>
          <w:sz w:val="16"/>
          <w:highlight w:val="white"/>
          <w:lang w:val="fr-FR"/>
          <w:rPrChange w:id="210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08" w:author="Gregorio Canal" w:date="2019-05-22T14:54:00Z">
            <w:rPr>
              <w:rFonts w:ascii="Courier New" w:hAnsi="Courier New"/>
              <w:sz w:val="16"/>
              <w:highlight w:val="white"/>
            </w:rPr>
          </w:rPrChange>
        </w:rPr>
        <w:t xml:space="preserve">&lt;?xml version='1.0' </w:t>
      </w:r>
      <w:proofErr w:type="spellStart"/>
      <w:r w:rsidRPr="00E63AF6">
        <w:rPr>
          <w:rFonts w:ascii="Courier New" w:hAnsi="Courier New"/>
          <w:sz w:val="16"/>
          <w:highlight w:val="white"/>
          <w:lang w:val="fr-FR"/>
          <w:rPrChange w:id="2109" w:author="Gregorio Canal" w:date="2019-05-22T14:54:00Z">
            <w:rPr>
              <w:rFonts w:ascii="Courier New" w:hAnsi="Courier New"/>
              <w:sz w:val="16"/>
              <w:highlight w:val="white"/>
            </w:rPr>
          </w:rPrChange>
        </w:rPr>
        <w:t>encoding</w:t>
      </w:r>
      <w:proofErr w:type="spellEnd"/>
      <w:r w:rsidRPr="00E63AF6">
        <w:rPr>
          <w:rFonts w:ascii="Courier New" w:hAnsi="Courier New"/>
          <w:sz w:val="16"/>
          <w:highlight w:val="white"/>
          <w:lang w:val="fr-FR"/>
          <w:rPrChange w:id="2110" w:author="Gregorio Canal" w:date="2019-05-22T14:54:00Z">
            <w:rPr>
              <w:rFonts w:ascii="Courier New" w:hAnsi="Courier New"/>
              <w:sz w:val="16"/>
              <w:highlight w:val="white"/>
            </w:rPr>
          </w:rPrChange>
        </w:rPr>
        <w:t>='UTF-8'?&gt;</w:t>
      </w:r>
    </w:p>
    <w:p w14:paraId="599FBB28"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soapenv:Envelope</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xmlns:soapenv</w:t>
      </w:r>
      <w:proofErr w:type="spellEnd"/>
      <w:r w:rsidRPr="00977EA3">
        <w:rPr>
          <w:rFonts w:ascii="Courier New" w:hAnsi="Courier New"/>
          <w:sz w:val="16"/>
          <w:highlight w:val="white"/>
        </w:rPr>
        <w:t>="http://www.w3.org/2003/05/soap-envelope"</w:t>
      </w:r>
    </w:p>
    <w:p w14:paraId="5FDBD48E"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w:t>
      </w:r>
      <w:proofErr w:type="spellStart"/>
      <w:r w:rsidRPr="00977EA3">
        <w:rPr>
          <w:rFonts w:ascii="Courier New" w:hAnsi="Courier New"/>
          <w:sz w:val="16"/>
          <w:highlight w:val="white"/>
        </w:rPr>
        <w:t>xmlns:wsa</w:t>
      </w:r>
      <w:proofErr w:type="spellEnd"/>
      <w:r w:rsidRPr="00977EA3">
        <w:rPr>
          <w:rFonts w:ascii="Courier New" w:hAnsi="Courier New"/>
          <w:sz w:val="16"/>
          <w:highlight w:val="white"/>
        </w:rPr>
        <w:t>="http://www.w3.org/2005/08/addressing"&gt;</w:t>
      </w:r>
    </w:p>
    <w:p w14:paraId="0F76426D"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soapenv:Header</w:t>
      </w:r>
      <w:proofErr w:type="spellEnd"/>
      <w:r w:rsidRPr="00977EA3">
        <w:rPr>
          <w:rFonts w:ascii="Courier New" w:hAnsi="Courier New"/>
          <w:sz w:val="16"/>
          <w:highlight w:val="white"/>
        </w:rPr>
        <w:t>&gt;</w:t>
      </w:r>
    </w:p>
    <w:p w14:paraId="46DF0638"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wsa:Action</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soapenv:mustUnderstand</w:t>
      </w:r>
      <w:proofErr w:type="spellEnd"/>
      <w:r w:rsidRPr="00977EA3">
        <w:rPr>
          <w:rFonts w:ascii="Courier New" w:hAnsi="Courier New"/>
          <w:sz w:val="16"/>
          <w:highlight w:val="white"/>
        </w:rPr>
        <w:t>="1"</w:t>
      </w:r>
    </w:p>
    <w:p w14:paraId="74FE7C24"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&gt;urn:ihe:iti:2007:RetrieveDocumentSetResponse&lt;/</w:t>
      </w:r>
      <w:proofErr w:type="spellStart"/>
      <w:r w:rsidRPr="00977EA3">
        <w:rPr>
          <w:rFonts w:ascii="Courier New" w:hAnsi="Courier New"/>
          <w:sz w:val="16"/>
          <w:highlight w:val="white"/>
        </w:rPr>
        <w:t>wsa:Action</w:t>
      </w:r>
      <w:proofErr w:type="spellEnd"/>
      <w:r w:rsidRPr="00977EA3">
        <w:rPr>
          <w:rFonts w:ascii="Courier New" w:hAnsi="Courier New"/>
          <w:sz w:val="16"/>
          <w:highlight w:val="white"/>
        </w:rPr>
        <w:t>&gt;</w:t>
      </w:r>
    </w:p>
    <w:p w14:paraId="61ED5D33" w14:textId="77777777" w:rsidR="007A1F44" w:rsidRPr="00E63AF6" w:rsidRDefault="007A1F44" w:rsidP="004D1076">
      <w:pPr>
        <w:pStyle w:val="Corpotesto"/>
        <w:spacing w:before="0"/>
        <w:rPr>
          <w:rFonts w:ascii="Courier New" w:hAnsi="Courier New"/>
          <w:sz w:val="16"/>
          <w:highlight w:val="white"/>
          <w:lang w:val="it-IT"/>
          <w:rPrChange w:id="2111"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it-IT"/>
          <w:rPrChange w:id="2112" w:author="Gregorio Canal" w:date="2019-05-22T14:54:00Z">
            <w:rPr>
              <w:rFonts w:ascii="Courier New" w:hAnsi="Courier New"/>
              <w:sz w:val="16"/>
              <w:highlight w:val="white"/>
            </w:rPr>
          </w:rPrChange>
        </w:rPr>
        <w:t>&lt;wsa:RelatesTo&gt;urn:uuid:3448B7F8EA6E8B9DFC1289514997508&lt;/wsa:RelatesTo&gt;</w:t>
      </w:r>
    </w:p>
    <w:p w14:paraId="6A1D4B8F" w14:textId="77777777" w:rsidR="007A1F44" w:rsidRPr="00E63AF6" w:rsidRDefault="007A1F44" w:rsidP="004D1076">
      <w:pPr>
        <w:pStyle w:val="Corpotesto"/>
        <w:spacing w:before="0"/>
        <w:rPr>
          <w:rFonts w:ascii="Courier New" w:hAnsi="Courier New"/>
          <w:sz w:val="16"/>
          <w:highlight w:val="white"/>
          <w:lang w:val="it-IT"/>
          <w:rPrChange w:id="2113"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114"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it-IT"/>
          <w:rPrChange w:id="2115" w:author="Gregorio Canal" w:date="2019-05-22T14:54:00Z">
            <w:rPr>
              <w:rFonts w:ascii="Courier New" w:hAnsi="Courier New"/>
              <w:sz w:val="16"/>
              <w:highlight w:val="white"/>
            </w:rPr>
          </w:rPrChange>
        </w:rPr>
        <w:t>soapenv:Header</w:t>
      </w:r>
      <w:proofErr w:type="spellEnd"/>
      <w:r w:rsidRPr="00E63AF6">
        <w:rPr>
          <w:rFonts w:ascii="Courier New" w:hAnsi="Courier New"/>
          <w:sz w:val="16"/>
          <w:highlight w:val="white"/>
          <w:lang w:val="it-IT"/>
          <w:rPrChange w:id="2116" w:author="Gregorio Canal" w:date="2019-05-22T14:54:00Z">
            <w:rPr>
              <w:rFonts w:ascii="Courier New" w:hAnsi="Courier New"/>
              <w:sz w:val="16"/>
              <w:highlight w:val="white"/>
            </w:rPr>
          </w:rPrChange>
        </w:rPr>
        <w:t>&gt;</w:t>
      </w:r>
    </w:p>
    <w:p w14:paraId="00E8AB95" w14:textId="77777777" w:rsidR="007A1F44" w:rsidRPr="00E63AF6" w:rsidRDefault="007A1F44" w:rsidP="004D1076">
      <w:pPr>
        <w:pStyle w:val="Corpotesto"/>
        <w:spacing w:before="0"/>
        <w:rPr>
          <w:rFonts w:ascii="Courier New" w:hAnsi="Courier New"/>
          <w:sz w:val="16"/>
          <w:highlight w:val="white"/>
          <w:lang w:val="it-IT"/>
          <w:rPrChange w:id="2117"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118"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it-IT"/>
          <w:rPrChange w:id="2119" w:author="Gregorio Canal" w:date="2019-05-22T14:54:00Z">
            <w:rPr>
              <w:rFonts w:ascii="Courier New" w:hAnsi="Courier New"/>
              <w:sz w:val="16"/>
              <w:highlight w:val="white"/>
            </w:rPr>
          </w:rPrChange>
        </w:rPr>
        <w:t>soapenv:Body</w:t>
      </w:r>
      <w:proofErr w:type="spellEnd"/>
      <w:r w:rsidRPr="00E63AF6">
        <w:rPr>
          <w:rFonts w:ascii="Courier New" w:hAnsi="Courier New"/>
          <w:sz w:val="16"/>
          <w:highlight w:val="white"/>
          <w:lang w:val="it-IT"/>
          <w:rPrChange w:id="2120" w:author="Gregorio Canal" w:date="2019-05-22T14:54:00Z">
            <w:rPr>
              <w:rFonts w:ascii="Courier New" w:hAnsi="Courier New"/>
              <w:sz w:val="16"/>
              <w:highlight w:val="white"/>
            </w:rPr>
          </w:rPrChange>
        </w:rPr>
        <w:t>&gt;</w:t>
      </w:r>
    </w:p>
    <w:p w14:paraId="790B258D" w14:textId="77777777" w:rsidR="007A1F44" w:rsidRPr="00E63AF6" w:rsidRDefault="007A1F44" w:rsidP="004D1076">
      <w:pPr>
        <w:pStyle w:val="Corpotesto"/>
        <w:spacing w:before="0"/>
        <w:rPr>
          <w:rFonts w:ascii="Courier New" w:hAnsi="Courier New"/>
          <w:sz w:val="16"/>
          <w:highlight w:val="white"/>
          <w:lang w:val="it-IT"/>
          <w:rPrChange w:id="2121"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122"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it-IT"/>
          <w:rPrChange w:id="2123" w:author="Gregorio Canal" w:date="2019-05-22T14:54:00Z">
            <w:rPr>
              <w:rFonts w:ascii="Courier New" w:hAnsi="Courier New"/>
              <w:sz w:val="16"/>
              <w:highlight w:val="white"/>
            </w:rPr>
          </w:rPrChange>
        </w:rPr>
        <w:t>xdsb:RetrieveDocumentSetResponse</w:t>
      </w:r>
      <w:proofErr w:type="spellEnd"/>
      <w:r w:rsidRPr="00E63AF6">
        <w:rPr>
          <w:rFonts w:ascii="Courier New" w:hAnsi="Courier New"/>
          <w:sz w:val="16"/>
          <w:highlight w:val="white"/>
          <w:lang w:val="it-IT"/>
          <w:rPrChange w:id="2124" w:author="Gregorio Canal" w:date="2019-05-22T14:54:00Z">
            <w:rPr>
              <w:rFonts w:ascii="Courier New" w:hAnsi="Courier New"/>
              <w:sz w:val="16"/>
              <w:highlight w:val="white"/>
            </w:rPr>
          </w:rPrChange>
        </w:rPr>
        <w:t xml:space="preserve"> </w:t>
      </w:r>
      <w:proofErr w:type="spellStart"/>
      <w:r w:rsidRPr="00E63AF6">
        <w:rPr>
          <w:rFonts w:ascii="Courier New" w:hAnsi="Courier New"/>
          <w:sz w:val="16"/>
          <w:highlight w:val="white"/>
          <w:lang w:val="it-IT"/>
          <w:rPrChange w:id="2125" w:author="Gregorio Canal" w:date="2019-05-22T14:54:00Z">
            <w:rPr>
              <w:rFonts w:ascii="Courier New" w:hAnsi="Courier New"/>
              <w:sz w:val="16"/>
              <w:highlight w:val="white"/>
            </w:rPr>
          </w:rPrChange>
        </w:rPr>
        <w:t>xmlns:xdsb</w:t>
      </w:r>
      <w:proofErr w:type="spellEnd"/>
      <w:r w:rsidRPr="00E63AF6">
        <w:rPr>
          <w:rFonts w:ascii="Courier New" w:hAnsi="Courier New"/>
          <w:sz w:val="16"/>
          <w:highlight w:val="white"/>
          <w:lang w:val="it-IT"/>
          <w:rPrChange w:id="2126" w:author="Gregorio Canal" w:date="2019-05-22T14:54:00Z">
            <w:rPr>
              <w:rFonts w:ascii="Courier New" w:hAnsi="Courier New"/>
              <w:sz w:val="16"/>
              <w:highlight w:val="white"/>
            </w:rPr>
          </w:rPrChange>
        </w:rPr>
        <w:t>="urn:ihe:iti:xds-b:2007"&gt;</w:t>
      </w:r>
    </w:p>
    <w:p w14:paraId="3BAC9BCB" w14:textId="77777777" w:rsidR="007A1F44" w:rsidRPr="00977EA3" w:rsidRDefault="007A1F44" w:rsidP="004D1076">
      <w:pPr>
        <w:pStyle w:val="Corpotesto"/>
        <w:spacing w:before="0"/>
        <w:rPr>
          <w:rFonts w:ascii="Courier New" w:hAnsi="Courier New"/>
          <w:sz w:val="16"/>
          <w:highlight w:val="white"/>
        </w:rPr>
      </w:pPr>
      <w:r w:rsidRPr="00E63AF6">
        <w:rPr>
          <w:rFonts w:ascii="Courier New" w:hAnsi="Courier New"/>
          <w:sz w:val="16"/>
          <w:highlight w:val="white"/>
          <w:lang w:val="it-IT"/>
          <w:rPrChange w:id="2127"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&lt;</w:t>
      </w:r>
      <w:proofErr w:type="spellStart"/>
      <w:r w:rsidRPr="00977EA3">
        <w:rPr>
          <w:rFonts w:ascii="Courier New" w:hAnsi="Courier New"/>
          <w:sz w:val="16"/>
          <w:highlight w:val="white"/>
        </w:rPr>
        <w:t>rs:RegistryResponse</w:t>
      </w:r>
      <w:proofErr w:type="spellEnd"/>
      <w:r w:rsidRPr="00977EA3">
        <w:rPr>
          <w:rFonts w:ascii="Courier New" w:hAnsi="Courier New"/>
          <w:sz w:val="16"/>
          <w:highlight w:val="white"/>
        </w:rPr>
        <w:t xml:space="preserve"> </w:t>
      </w:r>
    </w:p>
    <w:p w14:paraId="67E18CA4"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lastRenderedPageBreak/>
        <w:t xml:space="preserve">             </w:t>
      </w:r>
      <w:proofErr w:type="spellStart"/>
      <w:r w:rsidRPr="00977EA3">
        <w:rPr>
          <w:rFonts w:ascii="Courier New" w:hAnsi="Courier New"/>
          <w:sz w:val="16"/>
          <w:highlight w:val="white"/>
        </w:rPr>
        <w:t>xmlns:rs</w:t>
      </w:r>
      <w:proofErr w:type="spellEnd"/>
      <w:r w:rsidRPr="00977EA3">
        <w:rPr>
          <w:rFonts w:ascii="Courier New" w:hAnsi="Courier New"/>
          <w:sz w:val="16"/>
          <w:highlight w:val="white"/>
        </w:rPr>
        <w:t>="urn:oasis:names:tc:ebxml-regrep:xsd:rs:3.0"</w:t>
      </w:r>
    </w:p>
    <w:p w14:paraId="52DD5DDF"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status="urn:oasis:names:tc:ebxml-regrep:ResponseStatusType:Success"/&gt;</w:t>
      </w:r>
    </w:p>
    <w:p w14:paraId="11671C3D" w14:textId="77777777" w:rsidR="007A1F44" w:rsidRPr="00E63AF6" w:rsidRDefault="007A1F44" w:rsidP="004D1076">
      <w:pPr>
        <w:pStyle w:val="Corpotesto"/>
        <w:spacing w:before="0"/>
        <w:rPr>
          <w:rFonts w:ascii="Courier New" w:hAnsi="Courier New"/>
          <w:sz w:val="16"/>
          <w:highlight w:val="white"/>
          <w:lang w:val="fr-FR"/>
          <w:rPrChange w:id="2128" w:author="Gregorio Canal" w:date="2019-05-22T14:54:00Z">
            <w:rPr>
              <w:rFonts w:ascii="Courier New" w:hAnsi="Courier New"/>
              <w:sz w:val="16"/>
              <w:highlight w:val="white"/>
            </w:rPr>
          </w:rPrChange>
        </w:rPr>
      </w:pPr>
      <w:r w:rsidRPr="00977EA3">
        <w:rPr>
          <w:rFonts w:ascii="Courier New" w:hAnsi="Courier New"/>
          <w:sz w:val="16"/>
          <w:highlight w:val="white"/>
        </w:rPr>
        <w:t xml:space="preserve">          </w:t>
      </w:r>
      <w:r w:rsidRPr="00E63AF6">
        <w:rPr>
          <w:rFonts w:ascii="Courier New" w:hAnsi="Courier New"/>
          <w:sz w:val="16"/>
          <w:highlight w:val="white"/>
          <w:lang w:val="fr-FR"/>
          <w:rPrChange w:id="2129" w:author="Gregorio Canal" w:date="2019-05-22T14:54:00Z">
            <w:rPr>
              <w:rFonts w:ascii="Courier New" w:hAnsi="Courier New"/>
              <w:sz w:val="16"/>
              <w:highlight w:val="white"/>
            </w:rPr>
          </w:rPrChange>
        </w:rPr>
        <w:t>&lt;</w:t>
      </w:r>
      <w:proofErr w:type="spellStart"/>
      <w:r w:rsidRPr="00E63AF6">
        <w:rPr>
          <w:rFonts w:ascii="Courier New" w:hAnsi="Courier New"/>
          <w:sz w:val="16"/>
          <w:highlight w:val="white"/>
          <w:lang w:val="fr-FR"/>
          <w:rPrChange w:id="2130" w:author="Gregorio Canal" w:date="2019-05-22T14:54:00Z">
            <w:rPr>
              <w:rFonts w:ascii="Courier New" w:hAnsi="Courier New"/>
              <w:sz w:val="16"/>
              <w:highlight w:val="white"/>
            </w:rPr>
          </w:rPrChange>
        </w:rPr>
        <w:t>xdsb:DocumentResponse</w:t>
      </w:r>
      <w:proofErr w:type="spellEnd"/>
      <w:r w:rsidRPr="00E63AF6">
        <w:rPr>
          <w:rFonts w:ascii="Courier New" w:hAnsi="Courier New"/>
          <w:sz w:val="16"/>
          <w:highlight w:val="white"/>
          <w:lang w:val="fr-FR"/>
          <w:rPrChange w:id="2131" w:author="Gregorio Canal" w:date="2019-05-22T14:54:00Z">
            <w:rPr>
              <w:rFonts w:ascii="Courier New" w:hAnsi="Courier New"/>
              <w:sz w:val="16"/>
              <w:highlight w:val="white"/>
            </w:rPr>
          </w:rPrChange>
        </w:rPr>
        <w:t>&gt;</w:t>
      </w:r>
    </w:p>
    <w:p w14:paraId="3BB31D0A" w14:textId="77777777" w:rsidR="007A1F44" w:rsidRPr="00E63AF6" w:rsidRDefault="007A1F44" w:rsidP="004D1076">
      <w:pPr>
        <w:pStyle w:val="Corpotesto"/>
        <w:spacing w:before="0"/>
        <w:rPr>
          <w:rFonts w:ascii="Courier New" w:hAnsi="Courier New"/>
          <w:sz w:val="16"/>
          <w:highlight w:val="white"/>
          <w:lang w:val="fr-FR"/>
          <w:rPrChange w:id="213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33"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134" w:author="Gregorio Canal" w:date="2019-05-22T14:54:00Z">
            <w:rPr>
              <w:rFonts w:ascii="Courier New" w:hAnsi="Courier New"/>
              <w:sz w:val="16"/>
              <w:highlight w:val="white"/>
            </w:rPr>
          </w:rPrChange>
        </w:rPr>
        <w:t>xdsb:RepositoryUniqueId</w:t>
      </w:r>
      <w:proofErr w:type="spellEnd"/>
    </w:p>
    <w:p w14:paraId="616DCA0B" w14:textId="77777777" w:rsidR="007A1F44" w:rsidRPr="00E63AF6" w:rsidRDefault="007A1F44" w:rsidP="004D1076">
      <w:pPr>
        <w:pStyle w:val="Corpotesto"/>
        <w:spacing w:before="0"/>
        <w:rPr>
          <w:rFonts w:ascii="Courier New" w:hAnsi="Courier New"/>
          <w:sz w:val="16"/>
          <w:highlight w:val="white"/>
          <w:lang w:val="fr-FR"/>
          <w:rPrChange w:id="2135"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36" w:author="Gregorio Canal" w:date="2019-05-22T14:54:00Z">
            <w:rPr>
              <w:rFonts w:ascii="Courier New" w:hAnsi="Courier New"/>
              <w:sz w:val="16"/>
              <w:highlight w:val="white"/>
            </w:rPr>
          </w:rPrChange>
        </w:rPr>
        <w:t xml:space="preserve">                  &gt;1.19.6.24.109.42.1.5&lt;/</w:t>
      </w:r>
      <w:proofErr w:type="spellStart"/>
      <w:r w:rsidRPr="00E63AF6">
        <w:rPr>
          <w:rFonts w:ascii="Courier New" w:hAnsi="Courier New"/>
          <w:sz w:val="16"/>
          <w:highlight w:val="white"/>
          <w:lang w:val="fr-FR"/>
          <w:rPrChange w:id="2137" w:author="Gregorio Canal" w:date="2019-05-22T14:54:00Z">
            <w:rPr>
              <w:rFonts w:ascii="Courier New" w:hAnsi="Courier New"/>
              <w:sz w:val="16"/>
              <w:highlight w:val="white"/>
            </w:rPr>
          </w:rPrChange>
        </w:rPr>
        <w:t>xdsb:RepositoryUniqueId</w:t>
      </w:r>
      <w:proofErr w:type="spellEnd"/>
      <w:r w:rsidRPr="00E63AF6">
        <w:rPr>
          <w:rFonts w:ascii="Courier New" w:hAnsi="Courier New"/>
          <w:sz w:val="16"/>
          <w:highlight w:val="white"/>
          <w:lang w:val="fr-FR"/>
          <w:rPrChange w:id="2138" w:author="Gregorio Canal" w:date="2019-05-22T14:54:00Z">
            <w:rPr>
              <w:rFonts w:ascii="Courier New" w:hAnsi="Courier New"/>
              <w:sz w:val="16"/>
              <w:highlight w:val="white"/>
            </w:rPr>
          </w:rPrChange>
        </w:rPr>
        <w:t>&gt;</w:t>
      </w:r>
    </w:p>
    <w:p w14:paraId="4BECF7CA" w14:textId="77777777" w:rsidR="007A1F44" w:rsidRPr="00E63AF6" w:rsidRDefault="007A1F44" w:rsidP="004D1076">
      <w:pPr>
        <w:pStyle w:val="Corpotesto"/>
        <w:spacing w:before="0"/>
        <w:rPr>
          <w:rFonts w:ascii="Courier New" w:hAnsi="Courier New"/>
          <w:sz w:val="16"/>
          <w:highlight w:val="white"/>
          <w:lang w:val="fr-FR"/>
          <w:rPrChange w:id="2139"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40"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141" w:author="Gregorio Canal" w:date="2019-05-22T14:54:00Z">
            <w:rPr>
              <w:rFonts w:ascii="Courier New" w:hAnsi="Courier New"/>
              <w:sz w:val="16"/>
              <w:highlight w:val="white"/>
            </w:rPr>
          </w:rPrChange>
        </w:rPr>
        <w:t>xdsb:DocumentUniqueId</w:t>
      </w:r>
      <w:proofErr w:type="spellEnd"/>
    </w:p>
    <w:p w14:paraId="5CEADA85" w14:textId="77777777" w:rsidR="007A1F44" w:rsidRPr="00E63AF6" w:rsidRDefault="007A1F44" w:rsidP="004D1076">
      <w:pPr>
        <w:pStyle w:val="Corpotesto"/>
        <w:spacing w:before="0"/>
        <w:rPr>
          <w:rFonts w:ascii="Courier New" w:hAnsi="Courier New"/>
          <w:sz w:val="16"/>
          <w:highlight w:val="white"/>
          <w:lang w:val="fr-FR"/>
          <w:rPrChange w:id="214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43" w:author="Gregorio Canal" w:date="2019-05-22T14:54:00Z">
            <w:rPr>
              <w:rFonts w:ascii="Courier New" w:hAnsi="Courier New"/>
              <w:sz w:val="16"/>
              <w:highlight w:val="white"/>
            </w:rPr>
          </w:rPrChange>
        </w:rPr>
        <w:t xml:space="preserve">                  &gt;1.42.20101110141555.15&lt;/</w:t>
      </w:r>
      <w:proofErr w:type="spellStart"/>
      <w:r w:rsidRPr="00E63AF6">
        <w:rPr>
          <w:rFonts w:ascii="Courier New" w:hAnsi="Courier New"/>
          <w:sz w:val="16"/>
          <w:highlight w:val="white"/>
          <w:lang w:val="fr-FR"/>
          <w:rPrChange w:id="2144" w:author="Gregorio Canal" w:date="2019-05-22T14:54:00Z">
            <w:rPr>
              <w:rFonts w:ascii="Courier New" w:hAnsi="Courier New"/>
              <w:sz w:val="16"/>
              <w:highlight w:val="white"/>
            </w:rPr>
          </w:rPrChange>
        </w:rPr>
        <w:t>xdsb:DocumentUniqueId</w:t>
      </w:r>
      <w:proofErr w:type="spellEnd"/>
      <w:r w:rsidRPr="00E63AF6">
        <w:rPr>
          <w:rFonts w:ascii="Courier New" w:hAnsi="Courier New"/>
          <w:sz w:val="16"/>
          <w:highlight w:val="white"/>
          <w:lang w:val="fr-FR"/>
          <w:rPrChange w:id="2145" w:author="Gregorio Canal" w:date="2019-05-22T14:54:00Z">
            <w:rPr>
              <w:rFonts w:ascii="Courier New" w:hAnsi="Courier New"/>
              <w:sz w:val="16"/>
              <w:highlight w:val="white"/>
            </w:rPr>
          </w:rPrChange>
        </w:rPr>
        <w:t>&gt;</w:t>
      </w:r>
    </w:p>
    <w:p w14:paraId="38CE0DDD" w14:textId="77777777" w:rsidR="007A1F44" w:rsidRPr="00E63AF6" w:rsidRDefault="007A1F44" w:rsidP="004D1076">
      <w:pPr>
        <w:pStyle w:val="Corpotesto"/>
        <w:spacing w:before="0"/>
        <w:rPr>
          <w:rFonts w:ascii="Courier New" w:hAnsi="Courier New"/>
          <w:sz w:val="16"/>
          <w:highlight w:val="white"/>
          <w:lang w:val="fr-FR"/>
          <w:rPrChange w:id="214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47" w:author="Gregorio Canal" w:date="2019-05-22T14:54:00Z">
            <w:rPr>
              <w:rFonts w:ascii="Courier New" w:hAnsi="Courier New"/>
              <w:sz w:val="16"/>
              <w:highlight w:val="white"/>
            </w:rPr>
          </w:rPrChange>
        </w:rPr>
        <w:t xml:space="preserve">                &lt;</w:t>
      </w:r>
      <w:proofErr w:type="spellStart"/>
      <w:r w:rsidRPr="00E63AF6">
        <w:rPr>
          <w:rFonts w:ascii="Courier New" w:hAnsi="Courier New"/>
          <w:sz w:val="16"/>
          <w:highlight w:val="white"/>
          <w:lang w:val="fr-FR"/>
          <w:rPrChange w:id="2148" w:author="Gregorio Canal" w:date="2019-05-22T14:54:00Z">
            <w:rPr>
              <w:rFonts w:ascii="Courier New" w:hAnsi="Courier New"/>
              <w:sz w:val="16"/>
              <w:highlight w:val="white"/>
            </w:rPr>
          </w:rPrChange>
        </w:rPr>
        <w:t>xdsb:mimeType</w:t>
      </w:r>
      <w:proofErr w:type="spellEnd"/>
      <w:r w:rsidRPr="00E63AF6">
        <w:rPr>
          <w:rFonts w:ascii="Courier New" w:hAnsi="Courier New"/>
          <w:sz w:val="16"/>
          <w:highlight w:val="white"/>
          <w:lang w:val="fr-FR"/>
          <w:rPrChange w:id="2149" w:author="Gregorio Canal" w:date="2019-05-22T14:54:00Z">
            <w:rPr>
              <w:rFonts w:ascii="Courier New" w:hAnsi="Courier New"/>
              <w:sz w:val="16"/>
              <w:highlight w:val="white"/>
            </w:rPr>
          </w:rPrChange>
        </w:rPr>
        <w:t>&gt;</w:t>
      </w:r>
      <w:proofErr w:type="spellStart"/>
      <w:r w:rsidRPr="00E63AF6">
        <w:rPr>
          <w:rFonts w:ascii="Courier New" w:hAnsi="Courier New"/>
          <w:sz w:val="16"/>
          <w:highlight w:val="white"/>
          <w:lang w:val="fr-FR"/>
          <w:rPrChange w:id="2150" w:author="Gregorio Canal" w:date="2019-05-22T14:54:00Z">
            <w:rPr>
              <w:rFonts w:ascii="Courier New" w:hAnsi="Courier New"/>
              <w:sz w:val="16"/>
              <w:highlight w:val="white"/>
            </w:rPr>
          </w:rPrChange>
        </w:rPr>
        <w:t>text</w:t>
      </w:r>
      <w:proofErr w:type="spellEnd"/>
      <w:r w:rsidRPr="00E63AF6">
        <w:rPr>
          <w:rFonts w:ascii="Courier New" w:hAnsi="Courier New"/>
          <w:sz w:val="16"/>
          <w:highlight w:val="white"/>
          <w:lang w:val="fr-FR"/>
          <w:rPrChange w:id="2151" w:author="Gregorio Canal" w:date="2019-05-22T14:54:00Z">
            <w:rPr>
              <w:rFonts w:ascii="Courier New" w:hAnsi="Courier New"/>
              <w:sz w:val="16"/>
              <w:highlight w:val="white"/>
            </w:rPr>
          </w:rPrChange>
        </w:rPr>
        <w:t>/plain&lt;/</w:t>
      </w:r>
      <w:proofErr w:type="spellStart"/>
      <w:r w:rsidRPr="00E63AF6">
        <w:rPr>
          <w:rFonts w:ascii="Courier New" w:hAnsi="Courier New"/>
          <w:sz w:val="16"/>
          <w:highlight w:val="white"/>
          <w:lang w:val="fr-FR"/>
          <w:rPrChange w:id="2152" w:author="Gregorio Canal" w:date="2019-05-22T14:54:00Z">
            <w:rPr>
              <w:rFonts w:ascii="Courier New" w:hAnsi="Courier New"/>
              <w:sz w:val="16"/>
              <w:highlight w:val="white"/>
            </w:rPr>
          </w:rPrChange>
        </w:rPr>
        <w:t>xdsb:mimeType</w:t>
      </w:r>
      <w:proofErr w:type="spellEnd"/>
      <w:r w:rsidRPr="00E63AF6">
        <w:rPr>
          <w:rFonts w:ascii="Courier New" w:hAnsi="Courier New"/>
          <w:sz w:val="16"/>
          <w:highlight w:val="white"/>
          <w:lang w:val="fr-FR"/>
          <w:rPrChange w:id="2153" w:author="Gregorio Canal" w:date="2019-05-22T14:54:00Z">
            <w:rPr>
              <w:rFonts w:ascii="Courier New" w:hAnsi="Courier New"/>
              <w:sz w:val="16"/>
              <w:highlight w:val="white"/>
            </w:rPr>
          </w:rPrChange>
        </w:rPr>
        <w:t>&gt;</w:t>
      </w:r>
    </w:p>
    <w:p w14:paraId="53F6A031" w14:textId="77777777" w:rsidR="007A1F44" w:rsidRPr="00977EA3" w:rsidRDefault="007A1F44" w:rsidP="004D1076">
      <w:pPr>
        <w:pStyle w:val="Corpotesto"/>
        <w:spacing w:before="0"/>
        <w:rPr>
          <w:rFonts w:ascii="Courier New" w:hAnsi="Courier New"/>
          <w:sz w:val="16"/>
          <w:highlight w:val="white"/>
        </w:rPr>
      </w:pPr>
      <w:r w:rsidRPr="00E63AF6">
        <w:rPr>
          <w:rFonts w:ascii="Courier New" w:hAnsi="Courier New"/>
          <w:sz w:val="16"/>
          <w:highlight w:val="white"/>
          <w:lang w:val="fr-FR"/>
          <w:rPrChange w:id="2154" w:author="Gregorio Canal" w:date="2019-05-22T14:54:00Z">
            <w:rPr>
              <w:rFonts w:ascii="Courier New" w:hAnsi="Courier New"/>
              <w:sz w:val="16"/>
              <w:highlight w:val="white"/>
            </w:rPr>
          </w:rPrChange>
        </w:rPr>
        <w:t xml:space="preserve">                </w:t>
      </w:r>
      <w:r w:rsidRPr="00977EA3">
        <w:rPr>
          <w:rFonts w:ascii="Courier New" w:hAnsi="Courier New"/>
          <w:sz w:val="16"/>
          <w:highlight w:val="white"/>
        </w:rPr>
        <w:t>&lt;</w:t>
      </w:r>
      <w:proofErr w:type="spellStart"/>
      <w:r w:rsidRPr="00977EA3">
        <w:rPr>
          <w:rFonts w:ascii="Courier New" w:hAnsi="Courier New"/>
          <w:sz w:val="16"/>
          <w:highlight w:val="white"/>
        </w:rPr>
        <w:t>xdsb:Document</w:t>
      </w:r>
      <w:proofErr w:type="spellEnd"/>
      <w:r w:rsidRPr="00977EA3">
        <w:rPr>
          <w:rFonts w:ascii="Courier New" w:hAnsi="Courier New"/>
          <w:sz w:val="16"/>
          <w:highlight w:val="white"/>
        </w:rPr>
        <w:t>&gt;</w:t>
      </w:r>
    </w:p>
    <w:p w14:paraId="376C4786"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Base64 encoded contents of document go here</w:t>
      </w:r>
    </w:p>
    <w:p w14:paraId="5000C3B5"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xdsb:Document</w:t>
      </w:r>
      <w:proofErr w:type="spellEnd"/>
      <w:r w:rsidRPr="00977EA3">
        <w:rPr>
          <w:rFonts w:ascii="Courier New" w:hAnsi="Courier New"/>
          <w:sz w:val="16"/>
          <w:highlight w:val="white"/>
        </w:rPr>
        <w:t>&gt;</w:t>
      </w:r>
    </w:p>
    <w:p w14:paraId="4860E366"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xdsb:DocumentResponse</w:t>
      </w:r>
      <w:proofErr w:type="spellEnd"/>
      <w:r w:rsidRPr="00977EA3">
        <w:rPr>
          <w:rFonts w:ascii="Courier New" w:hAnsi="Courier New"/>
          <w:sz w:val="16"/>
          <w:highlight w:val="white"/>
        </w:rPr>
        <w:t>&gt;</w:t>
      </w:r>
    </w:p>
    <w:p w14:paraId="4800A86E"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xdsb:RetrieveDocumentSetResponse</w:t>
      </w:r>
      <w:proofErr w:type="spellEnd"/>
      <w:r w:rsidRPr="00977EA3">
        <w:rPr>
          <w:rFonts w:ascii="Courier New" w:hAnsi="Courier New"/>
          <w:sz w:val="16"/>
          <w:highlight w:val="white"/>
        </w:rPr>
        <w:t>&gt;</w:t>
      </w:r>
    </w:p>
    <w:p w14:paraId="5C4A5EC6"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 xml:space="preserve">    &lt;/</w:t>
      </w:r>
      <w:proofErr w:type="spellStart"/>
      <w:r w:rsidRPr="00977EA3">
        <w:rPr>
          <w:rFonts w:ascii="Courier New" w:hAnsi="Courier New"/>
          <w:sz w:val="16"/>
          <w:highlight w:val="white"/>
        </w:rPr>
        <w:t>soapenv:Body</w:t>
      </w:r>
      <w:proofErr w:type="spellEnd"/>
      <w:r w:rsidRPr="00977EA3">
        <w:rPr>
          <w:rFonts w:ascii="Courier New" w:hAnsi="Courier New"/>
          <w:sz w:val="16"/>
          <w:highlight w:val="white"/>
        </w:rPr>
        <w:t>&gt;</w:t>
      </w:r>
    </w:p>
    <w:p w14:paraId="2C22B177"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soapenv:Envelope</w:t>
      </w:r>
      <w:proofErr w:type="spellEnd"/>
      <w:r w:rsidRPr="00977EA3">
        <w:rPr>
          <w:rFonts w:ascii="Courier New" w:hAnsi="Courier New"/>
          <w:sz w:val="16"/>
          <w:highlight w:val="white"/>
        </w:rPr>
        <w:t>&gt;</w:t>
      </w:r>
    </w:p>
    <w:p w14:paraId="49FEEC69" w14:textId="77777777" w:rsidR="007A1F44" w:rsidRPr="00977EA3" w:rsidRDefault="007A1F44" w:rsidP="004D1076">
      <w:pPr>
        <w:pStyle w:val="Corpotesto"/>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53C04B3D" w14:textId="77777777" w:rsidR="007A1F44" w:rsidRPr="00977EA3" w:rsidRDefault="007A1F44" w:rsidP="0033661E">
      <w:pPr>
        <w:pStyle w:val="Titolo6"/>
        <w:numPr>
          <w:ilvl w:val="0"/>
          <w:numId w:val="0"/>
        </w:numPr>
        <w:tabs>
          <w:tab w:val="clear" w:pos="2160"/>
          <w:tab w:val="clear" w:pos="2880"/>
          <w:tab w:val="clear" w:pos="3600"/>
          <w:tab w:val="clear" w:pos="4320"/>
          <w:tab w:val="clear" w:pos="5040"/>
        </w:tabs>
        <w:rPr>
          <w:noProof w:val="0"/>
        </w:rPr>
      </w:pPr>
      <w:r w:rsidRPr="00977EA3">
        <w:rPr>
          <w:noProof w:val="0"/>
        </w:rPr>
        <w:t>3.43.5.1.2.2 Asynchronous Web Services Exchange</w:t>
      </w:r>
    </w:p>
    <w:p w14:paraId="13134DDC"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 xml:space="preserve"> </w:t>
      </w:r>
      <w:proofErr w:type="spellStart"/>
      <w:r w:rsidRPr="00977EA3">
        <w:rPr>
          <w:rFonts w:ascii="Courier New" w:hAnsi="Courier New"/>
          <w:sz w:val="16"/>
          <w:highlight w:val="white"/>
        </w:rPr>
        <w:t>xmlns:s</w:t>
      </w:r>
      <w:proofErr w:type="spellEnd"/>
      <w:r w:rsidRPr="00977EA3">
        <w:rPr>
          <w:rFonts w:ascii="Courier New" w:hAnsi="Courier New"/>
          <w:sz w:val="16"/>
          <w:highlight w:val="white"/>
        </w:rPr>
        <w:t xml:space="preserve">="http://www.w3.org/2003/05/soap-envelope" </w:t>
      </w:r>
      <w:proofErr w:type="spellStart"/>
      <w:r w:rsidRPr="00977EA3">
        <w:rPr>
          <w:rFonts w:ascii="Courier New" w:hAnsi="Courier New"/>
          <w:sz w:val="16"/>
          <w:highlight w:val="white"/>
        </w:rPr>
        <w:t>xmlns:a</w:t>
      </w:r>
      <w:proofErr w:type="spellEnd"/>
      <w:r w:rsidRPr="00977EA3">
        <w:rPr>
          <w:rFonts w:ascii="Courier New" w:hAnsi="Courier New"/>
          <w:sz w:val="16"/>
          <w:highlight w:val="white"/>
        </w:rPr>
        <w:t>="http://www.w3.org/2005/08/addressing"&gt;</w:t>
      </w:r>
    </w:p>
    <w:p w14:paraId="669EBD92"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72DB8345"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a:Action</w:t>
      </w:r>
      <w:proofErr w:type="spellEnd"/>
      <w:r w:rsidRPr="00977EA3">
        <w:rPr>
          <w:rFonts w:ascii="Courier New" w:hAnsi="Courier New"/>
          <w:sz w:val="16"/>
          <w:highlight w:val="white"/>
        </w:rPr>
        <w:t xml:space="preserve"> s:mustUnderstand="1"&gt;urn:ihe:iti:2007:RetrieveDocumentSetResponse&lt;/a:Action&gt;</w:t>
      </w:r>
    </w:p>
    <w:p w14:paraId="6A47EA38" w14:textId="77777777" w:rsidR="007A1F44" w:rsidRPr="00E63AF6" w:rsidRDefault="007A1F44" w:rsidP="0033661E">
      <w:pPr>
        <w:pStyle w:val="Corpotesto"/>
        <w:spacing w:before="0"/>
        <w:ind w:left="720" w:firstLine="720"/>
        <w:rPr>
          <w:rFonts w:ascii="Courier New" w:hAnsi="Courier New"/>
          <w:sz w:val="16"/>
          <w:highlight w:val="white"/>
          <w:lang w:val="it-IT"/>
          <w:rPrChange w:id="2155"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156" w:author="Gregorio Canal" w:date="2019-05-22T14:54:00Z">
            <w:rPr>
              <w:rFonts w:ascii="Courier New" w:hAnsi="Courier New"/>
              <w:sz w:val="16"/>
              <w:highlight w:val="white"/>
            </w:rPr>
          </w:rPrChange>
        </w:rPr>
        <w:t>&lt;a:MessageID&gt;urn:uuid:D6C21225-8E7B-454E-9750-821622C099DB&lt;/</w:t>
      </w:r>
      <w:r w:rsidRPr="00E63AF6">
        <w:rPr>
          <w:rFonts w:ascii="Courier New" w:hAnsi="Courier New"/>
          <w:sz w:val="16"/>
          <w:lang w:val="it-IT"/>
          <w:rPrChange w:id="2157" w:author="Gregorio Canal" w:date="2019-05-22T14:54:00Z">
            <w:rPr>
              <w:rFonts w:ascii="Courier New" w:hAnsi="Courier New"/>
              <w:sz w:val="16"/>
            </w:rPr>
          </w:rPrChange>
        </w:rPr>
        <w:t>a</w:t>
      </w:r>
      <w:r w:rsidRPr="00E63AF6">
        <w:rPr>
          <w:rFonts w:ascii="Courier New" w:hAnsi="Courier New"/>
          <w:sz w:val="16"/>
          <w:highlight w:val="white"/>
          <w:lang w:val="it-IT"/>
          <w:rPrChange w:id="2158" w:author="Gregorio Canal" w:date="2019-05-22T14:54:00Z">
            <w:rPr>
              <w:rFonts w:ascii="Courier New" w:hAnsi="Courier New"/>
              <w:sz w:val="16"/>
              <w:highlight w:val="white"/>
            </w:rPr>
          </w:rPrChange>
        </w:rPr>
        <w:t>:MessageID&gt;</w:t>
      </w:r>
    </w:p>
    <w:p w14:paraId="63F165CB" w14:textId="77777777" w:rsidR="007A1F44" w:rsidRPr="00E63AF6" w:rsidRDefault="007A1F44" w:rsidP="0033661E">
      <w:pPr>
        <w:pStyle w:val="Corpotesto"/>
        <w:spacing w:before="0"/>
        <w:rPr>
          <w:rFonts w:ascii="Courier New" w:hAnsi="Courier New"/>
          <w:sz w:val="16"/>
          <w:highlight w:val="white"/>
          <w:lang w:val="it-IT"/>
          <w:rPrChange w:id="2159"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160" w:author="Gregorio Canal" w:date="2019-05-22T14:54:00Z">
            <w:rPr>
              <w:rFonts w:ascii="Courier New" w:hAnsi="Courier New"/>
              <w:sz w:val="16"/>
              <w:highlight w:val="white"/>
            </w:rPr>
          </w:rPrChange>
        </w:rPr>
        <w:tab/>
      </w:r>
      <w:r w:rsidRPr="00E63AF6">
        <w:rPr>
          <w:rFonts w:ascii="Courier New" w:hAnsi="Courier New"/>
          <w:sz w:val="16"/>
          <w:highlight w:val="white"/>
          <w:lang w:val="it-IT"/>
          <w:rPrChange w:id="2161" w:author="Gregorio Canal" w:date="2019-05-22T14:54:00Z">
            <w:rPr>
              <w:rFonts w:ascii="Courier New" w:hAnsi="Courier New"/>
              <w:sz w:val="16"/>
              <w:highlight w:val="white"/>
            </w:rPr>
          </w:rPrChange>
        </w:rPr>
        <w:tab/>
        <w:t>&lt;a:RelatesTo&gt;urn:uuid:0fbfdced-6c01-4d09-a110-2201afedaa02&lt;/a:RelatesTo&gt;</w:t>
      </w:r>
    </w:p>
    <w:p w14:paraId="3EDB1BD3" w14:textId="77777777" w:rsidR="007A1F44" w:rsidRPr="00E63AF6" w:rsidRDefault="007A1F44" w:rsidP="0033661E">
      <w:pPr>
        <w:pStyle w:val="Corpotesto"/>
        <w:spacing w:before="0"/>
        <w:rPr>
          <w:rFonts w:ascii="Courier New" w:hAnsi="Courier New"/>
          <w:sz w:val="16"/>
          <w:highlight w:val="white"/>
          <w:lang w:val="it-IT"/>
          <w:rPrChange w:id="2162" w:author="Gregorio Canal" w:date="2019-05-22T14:54:00Z">
            <w:rPr>
              <w:rFonts w:ascii="Courier New" w:hAnsi="Courier New"/>
              <w:sz w:val="16"/>
              <w:highlight w:val="white"/>
            </w:rPr>
          </w:rPrChange>
        </w:rPr>
      </w:pPr>
      <w:r w:rsidRPr="00E63AF6">
        <w:rPr>
          <w:rFonts w:ascii="Courier New" w:hAnsi="Courier New"/>
          <w:sz w:val="16"/>
          <w:highlight w:val="white"/>
          <w:lang w:val="it-IT"/>
          <w:rPrChange w:id="2163" w:author="Gregorio Canal" w:date="2019-05-22T14:54:00Z">
            <w:rPr>
              <w:rFonts w:ascii="Courier New" w:hAnsi="Courier New"/>
              <w:sz w:val="16"/>
              <w:highlight w:val="white"/>
            </w:rPr>
          </w:rPrChange>
        </w:rPr>
        <w:tab/>
      </w:r>
      <w:r w:rsidRPr="00E63AF6">
        <w:rPr>
          <w:rFonts w:ascii="Courier New" w:hAnsi="Courier New"/>
          <w:sz w:val="16"/>
          <w:highlight w:val="white"/>
          <w:lang w:val="it-IT"/>
          <w:rPrChange w:id="2164"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it-IT"/>
          <w:rPrChange w:id="2165" w:author="Gregorio Canal" w:date="2019-05-22T14:54:00Z">
            <w:rPr>
              <w:rFonts w:ascii="Courier New" w:hAnsi="Courier New"/>
              <w:sz w:val="16"/>
              <w:highlight w:val="white"/>
            </w:rPr>
          </w:rPrChange>
        </w:rPr>
        <w:t>a:To</w:t>
      </w:r>
      <w:proofErr w:type="spellEnd"/>
      <w:r w:rsidRPr="00E63AF6">
        <w:rPr>
          <w:rFonts w:ascii="Courier New" w:hAnsi="Courier New"/>
          <w:sz w:val="16"/>
          <w:highlight w:val="white"/>
          <w:lang w:val="it-IT"/>
          <w:rPrChange w:id="2166" w:author="Gregorio Canal" w:date="2019-05-22T14:54:00Z">
            <w:rPr>
              <w:rFonts w:ascii="Courier New" w:hAnsi="Courier New"/>
              <w:sz w:val="16"/>
              <w:highlight w:val="white"/>
            </w:rPr>
          </w:rPrChange>
        </w:rPr>
        <w:t xml:space="preserve"> s:mustUnderstand="1"&gt;http://localhost:2647/XdsService/DocumentConsumerReceiver.svc&lt;/a:To&gt;</w:t>
      </w:r>
    </w:p>
    <w:p w14:paraId="76C749E3" w14:textId="77777777" w:rsidR="007A1F44" w:rsidRPr="00977EA3" w:rsidRDefault="007A1F44" w:rsidP="0033661E">
      <w:pPr>
        <w:pStyle w:val="Corpotesto"/>
        <w:spacing w:before="0"/>
        <w:rPr>
          <w:rFonts w:ascii="Courier New" w:hAnsi="Courier New"/>
          <w:sz w:val="16"/>
          <w:highlight w:val="white"/>
        </w:rPr>
      </w:pPr>
      <w:r w:rsidRPr="00E63AF6">
        <w:rPr>
          <w:rFonts w:ascii="Courier New" w:hAnsi="Courier New"/>
          <w:sz w:val="16"/>
          <w:highlight w:val="white"/>
          <w:lang w:val="it-IT"/>
          <w:rPrChange w:id="2167" w:author="Gregorio Canal" w:date="2019-05-22T14:54:00Z">
            <w:rPr>
              <w:rFonts w:ascii="Courier New" w:hAnsi="Courier New"/>
              <w:sz w:val="16"/>
              <w:highlight w:val="white"/>
            </w:rPr>
          </w:rPrChange>
        </w:rPr>
        <w:tab/>
      </w:r>
      <w:r w:rsidRPr="00977EA3">
        <w:rPr>
          <w:rFonts w:ascii="Courier New" w:hAnsi="Courier New"/>
          <w:sz w:val="16"/>
          <w:highlight w:val="white"/>
        </w:rPr>
        <w:t>&lt;/</w:t>
      </w:r>
      <w:proofErr w:type="spellStart"/>
      <w:r w:rsidRPr="00977EA3">
        <w:rPr>
          <w:rFonts w:ascii="Courier New" w:hAnsi="Courier New"/>
          <w:sz w:val="16"/>
          <w:highlight w:val="white"/>
        </w:rPr>
        <w:t>s:Header</w:t>
      </w:r>
      <w:proofErr w:type="spellEnd"/>
      <w:r w:rsidRPr="00977EA3">
        <w:rPr>
          <w:rFonts w:ascii="Courier New" w:hAnsi="Courier New"/>
          <w:sz w:val="16"/>
          <w:highlight w:val="white"/>
        </w:rPr>
        <w:t>&gt;</w:t>
      </w:r>
    </w:p>
    <w:p w14:paraId="566A7A4E"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4DE2F174"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RetrieveDocumentSetResponse</w:t>
      </w:r>
      <w:proofErr w:type="spellEnd"/>
      <w:r w:rsidRPr="00977EA3">
        <w:rPr>
          <w:rFonts w:ascii="Courier New" w:hAnsi="Courier New"/>
          <w:sz w:val="16"/>
          <w:highlight w:val="white"/>
        </w:rPr>
        <w:t xml:space="preserve"> </w:t>
      </w:r>
    </w:p>
    <w:p w14:paraId="1655D74B"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w:t>
      </w:r>
      <w:proofErr w:type="spellEnd"/>
      <w:r w:rsidRPr="00977EA3">
        <w:rPr>
          <w:rFonts w:ascii="Courier New" w:hAnsi="Courier New"/>
          <w:sz w:val="16"/>
          <w:highlight w:val="white"/>
        </w:rPr>
        <w:t xml:space="preserve">="urn:ihe:iti:xds-b:2007" </w:t>
      </w:r>
    </w:p>
    <w:p w14:paraId="76311E27"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xmlns:lcm</w:t>
      </w:r>
      <w:proofErr w:type="spellEnd"/>
      <w:r w:rsidRPr="00977EA3">
        <w:rPr>
          <w:rFonts w:ascii="Courier New" w:hAnsi="Courier New"/>
          <w:sz w:val="16"/>
          <w:highlight w:val="white"/>
        </w:rPr>
        <w:t xml:space="preserve">="urn:oasis:names:tc:ebxml-regrep:xsd:lcm:3.0" </w:t>
      </w:r>
    </w:p>
    <w:p w14:paraId="555EAA10"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xmlns:query</w:t>
      </w:r>
      <w:proofErr w:type="spellEnd"/>
      <w:r w:rsidRPr="00977EA3">
        <w:rPr>
          <w:rFonts w:ascii="Courier New" w:hAnsi="Courier New"/>
          <w:sz w:val="16"/>
          <w:highlight w:val="white"/>
        </w:rPr>
        <w:t xml:space="preserve">="urn:oasis:names:tc:ebxml-regrep:xsd:query:3.0" </w:t>
      </w:r>
    </w:p>
    <w:p w14:paraId="2BAF173C"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xmlns:rim</w:t>
      </w:r>
      <w:proofErr w:type="spellEnd"/>
      <w:r w:rsidRPr="00977EA3">
        <w:rPr>
          <w:rFonts w:ascii="Courier New" w:hAnsi="Courier New"/>
          <w:sz w:val="16"/>
          <w:highlight w:val="white"/>
        </w:rPr>
        <w:t xml:space="preserve">="urn:oasis:names:tc:ebxml-regrep:xsd:rim:3.0" </w:t>
      </w:r>
    </w:p>
    <w:p w14:paraId="771B1017"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proofErr w:type="spellStart"/>
      <w:r w:rsidRPr="00977EA3">
        <w:rPr>
          <w:rFonts w:ascii="Courier New" w:hAnsi="Courier New"/>
          <w:sz w:val="16"/>
          <w:highlight w:val="white"/>
        </w:rPr>
        <w:t>xmlns:rs</w:t>
      </w:r>
      <w:proofErr w:type="spellEnd"/>
      <w:r w:rsidRPr="00977EA3">
        <w:rPr>
          <w:rFonts w:ascii="Courier New" w:hAnsi="Courier New"/>
          <w:sz w:val="16"/>
          <w:highlight w:val="white"/>
        </w:rPr>
        <w:t>="urn:oasis:names:tc:ebxml-regrep:xsd:rs:3.0"&gt;</w:t>
      </w:r>
    </w:p>
    <w:p w14:paraId="64454481"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rs:RegistryResponse</w:t>
      </w:r>
      <w:proofErr w:type="spellEnd"/>
      <w:r w:rsidRPr="00977EA3">
        <w:rPr>
          <w:rFonts w:ascii="Courier New" w:hAnsi="Courier New"/>
          <w:sz w:val="16"/>
          <w:highlight w:val="white"/>
        </w:rPr>
        <w:t xml:space="preserve"> status="urn:oasis:names:tc:ebxml-regrep:ResponseStatusType:Success"/&gt;</w:t>
      </w:r>
    </w:p>
    <w:p w14:paraId="5061F655" w14:textId="77777777" w:rsidR="007A1F44" w:rsidRPr="00E63AF6" w:rsidRDefault="007A1F44" w:rsidP="0033661E">
      <w:pPr>
        <w:pStyle w:val="Corpotesto"/>
        <w:spacing w:before="0"/>
        <w:rPr>
          <w:rFonts w:ascii="Courier New" w:hAnsi="Courier New"/>
          <w:sz w:val="16"/>
          <w:highlight w:val="white"/>
          <w:lang w:val="fr-FR"/>
          <w:rPrChange w:id="2168" w:author="Gregorio Canal" w:date="2019-05-22T14:54:00Z">
            <w:rPr>
              <w:rFonts w:ascii="Courier New" w:hAnsi="Courier New"/>
              <w:sz w:val="16"/>
              <w:highlight w:val="white"/>
            </w:rPr>
          </w:rPrChang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E63AF6">
        <w:rPr>
          <w:rFonts w:ascii="Courier New" w:hAnsi="Courier New"/>
          <w:sz w:val="16"/>
          <w:highlight w:val="white"/>
          <w:lang w:val="fr-FR"/>
          <w:rPrChange w:id="2169" w:author="Gregorio Canal" w:date="2019-05-22T14:54:00Z">
            <w:rPr>
              <w:rFonts w:ascii="Courier New" w:hAnsi="Courier New"/>
              <w:sz w:val="16"/>
              <w:highlight w:val="white"/>
            </w:rPr>
          </w:rPrChange>
        </w:rPr>
        <w:t>&lt;</w:t>
      </w:r>
      <w:proofErr w:type="spellStart"/>
      <w:r w:rsidRPr="00E63AF6">
        <w:rPr>
          <w:rFonts w:ascii="Courier New" w:hAnsi="Courier New"/>
          <w:sz w:val="16"/>
          <w:highlight w:val="white"/>
          <w:lang w:val="fr-FR"/>
          <w:rPrChange w:id="2170" w:author="Gregorio Canal" w:date="2019-05-22T14:54:00Z">
            <w:rPr>
              <w:rFonts w:ascii="Courier New" w:hAnsi="Courier New"/>
              <w:sz w:val="16"/>
              <w:highlight w:val="white"/>
            </w:rPr>
          </w:rPrChange>
        </w:rPr>
        <w:t>DocumentResponse</w:t>
      </w:r>
      <w:proofErr w:type="spellEnd"/>
      <w:r w:rsidRPr="00E63AF6">
        <w:rPr>
          <w:rFonts w:ascii="Courier New" w:hAnsi="Courier New"/>
          <w:sz w:val="16"/>
          <w:highlight w:val="white"/>
          <w:lang w:val="fr-FR"/>
          <w:rPrChange w:id="2171" w:author="Gregorio Canal" w:date="2019-05-22T14:54:00Z">
            <w:rPr>
              <w:rFonts w:ascii="Courier New" w:hAnsi="Courier New"/>
              <w:sz w:val="16"/>
              <w:highlight w:val="white"/>
            </w:rPr>
          </w:rPrChange>
        </w:rPr>
        <w:t>&gt;</w:t>
      </w:r>
    </w:p>
    <w:p w14:paraId="5934032E" w14:textId="77777777" w:rsidR="007A1F44" w:rsidRPr="00E63AF6" w:rsidRDefault="007A1F44" w:rsidP="0033661E">
      <w:pPr>
        <w:pStyle w:val="Corpotesto"/>
        <w:spacing w:before="0"/>
        <w:rPr>
          <w:rFonts w:ascii="Courier New" w:hAnsi="Courier New"/>
          <w:sz w:val="16"/>
          <w:highlight w:val="white"/>
          <w:lang w:val="fr-FR"/>
          <w:rPrChange w:id="217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7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7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75"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76"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2177" w:author="Gregorio Canal" w:date="2019-05-22T14:54:00Z">
            <w:rPr>
              <w:rFonts w:ascii="Courier New" w:hAnsi="Courier New"/>
              <w:sz w:val="16"/>
              <w:highlight w:val="white"/>
            </w:rPr>
          </w:rPrChange>
        </w:rPr>
        <w:t>RepositoryUniqueId</w:t>
      </w:r>
      <w:proofErr w:type="spellEnd"/>
      <w:r w:rsidRPr="00E63AF6">
        <w:rPr>
          <w:rFonts w:ascii="Courier New" w:hAnsi="Courier New"/>
          <w:sz w:val="16"/>
          <w:highlight w:val="white"/>
          <w:lang w:val="fr-FR"/>
          <w:rPrChange w:id="2178" w:author="Gregorio Canal" w:date="2019-05-22T14:54:00Z">
            <w:rPr>
              <w:rFonts w:ascii="Courier New" w:hAnsi="Courier New"/>
              <w:sz w:val="16"/>
              <w:highlight w:val="white"/>
            </w:rPr>
          </w:rPrChange>
        </w:rPr>
        <w:t>&gt;1.3.6.1.4...1000&lt;/</w:t>
      </w:r>
      <w:proofErr w:type="spellStart"/>
      <w:r w:rsidRPr="00E63AF6">
        <w:rPr>
          <w:rFonts w:ascii="Courier New" w:hAnsi="Courier New"/>
          <w:sz w:val="16"/>
          <w:highlight w:val="white"/>
          <w:lang w:val="fr-FR"/>
          <w:rPrChange w:id="2179" w:author="Gregorio Canal" w:date="2019-05-22T14:54:00Z">
            <w:rPr>
              <w:rFonts w:ascii="Courier New" w:hAnsi="Courier New"/>
              <w:sz w:val="16"/>
              <w:highlight w:val="white"/>
            </w:rPr>
          </w:rPrChange>
        </w:rPr>
        <w:t>RepositoryUniqueId</w:t>
      </w:r>
      <w:proofErr w:type="spellEnd"/>
      <w:r w:rsidRPr="00E63AF6">
        <w:rPr>
          <w:rFonts w:ascii="Courier New" w:hAnsi="Courier New"/>
          <w:sz w:val="16"/>
          <w:highlight w:val="white"/>
          <w:lang w:val="fr-FR"/>
          <w:rPrChange w:id="2180" w:author="Gregorio Canal" w:date="2019-05-22T14:54:00Z">
            <w:rPr>
              <w:rFonts w:ascii="Courier New" w:hAnsi="Courier New"/>
              <w:sz w:val="16"/>
              <w:highlight w:val="white"/>
            </w:rPr>
          </w:rPrChange>
        </w:rPr>
        <w:t>&gt;</w:t>
      </w:r>
    </w:p>
    <w:p w14:paraId="3B6ACF8E" w14:textId="77777777" w:rsidR="007A1F44" w:rsidRPr="00E63AF6" w:rsidRDefault="007A1F44" w:rsidP="0033661E">
      <w:pPr>
        <w:pStyle w:val="Corpotesto"/>
        <w:spacing w:before="0"/>
        <w:rPr>
          <w:rFonts w:ascii="Courier New" w:hAnsi="Courier New"/>
          <w:sz w:val="16"/>
          <w:highlight w:val="white"/>
          <w:lang w:val="fr-FR"/>
          <w:rPrChange w:id="218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8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8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8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85"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2186" w:author="Gregorio Canal" w:date="2019-05-22T14:54:00Z">
            <w:rPr>
              <w:rFonts w:ascii="Courier New" w:hAnsi="Courier New"/>
              <w:sz w:val="16"/>
              <w:highlight w:val="white"/>
            </w:rPr>
          </w:rPrChange>
        </w:rPr>
        <w:t>DocumentUniqueId</w:t>
      </w:r>
      <w:proofErr w:type="spellEnd"/>
      <w:r w:rsidRPr="00E63AF6">
        <w:rPr>
          <w:rFonts w:ascii="Courier New" w:hAnsi="Courier New"/>
          <w:sz w:val="16"/>
          <w:highlight w:val="white"/>
          <w:lang w:val="fr-FR"/>
          <w:rPrChange w:id="2187" w:author="Gregorio Canal" w:date="2019-05-22T14:54:00Z">
            <w:rPr>
              <w:rFonts w:ascii="Courier New" w:hAnsi="Courier New"/>
              <w:sz w:val="16"/>
              <w:highlight w:val="white"/>
            </w:rPr>
          </w:rPrChange>
        </w:rPr>
        <w:t>&gt;1.3.6.1.4...2300&lt;/</w:t>
      </w:r>
      <w:proofErr w:type="spellStart"/>
      <w:r w:rsidRPr="00E63AF6">
        <w:rPr>
          <w:rFonts w:ascii="Courier New" w:hAnsi="Courier New"/>
          <w:sz w:val="16"/>
          <w:highlight w:val="white"/>
          <w:lang w:val="fr-FR"/>
          <w:rPrChange w:id="2188" w:author="Gregorio Canal" w:date="2019-05-22T14:54:00Z">
            <w:rPr>
              <w:rFonts w:ascii="Courier New" w:hAnsi="Courier New"/>
              <w:sz w:val="16"/>
              <w:highlight w:val="white"/>
            </w:rPr>
          </w:rPrChange>
        </w:rPr>
        <w:t>DocumentUniqueId</w:t>
      </w:r>
      <w:proofErr w:type="spellEnd"/>
      <w:r w:rsidRPr="00E63AF6">
        <w:rPr>
          <w:rFonts w:ascii="Courier New" w:hAnsi="Courier New"/>
          <w:sz w:val="16"/>
          <w:highlight w:val="white"/>
          <w:lang w:val="fr-FR"/>
          <w:rPrChange w:id="2189" w:author="Gregorio Canal" w:date="2019-05-22T14:54:00Z">
            <w:rPr>
              <w:rFonts w:ascii="Courier New" w:hAnsi="Courier New"/>
              <w:sz w:val="16"/>
              <w:highlight w:val="white"/>
            </w:rPr>
          </w:rPrChange>
        </w:rPr>
        <w:t>&gt;</w:t>
      </w:r>
    </w:p>
    <w:p w14:paraId="0BA95E3E" w14:textId="77777777" w:rsidR="007A1F44" w:rsidRPr="00E63AF6" w:rsidRDefault="007A1F44" w:rsidP="0033661E">
      <w:pPr>
        <w:pStyle w:val="Corpotesto"/>
        <w:spacing w:before="0"/>
        <w:rPr>
          <w:rFonts w:ascii="Courier New" w:hAnsi="Courier New"/>
          <w:sz w:val="16"/>
          <w:highlight w:val="white"/>
          <w:lang w:val="fr-FR"/>
          <w:rPrChange w:id="2190"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19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9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9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194"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2195" w:author="Gregorio Canal" w:date="2019-05-22T14:54:00Z">
            <w:rPr>
              <w:rFonts w:ascii="Courier New" w:hAnsi="Courier New"/>
              <w:sz w:val="16"/>
              <w:highlight w:val="white"/>
            </w:rPr>
          </w:rPrChange>
        </w:rPr>
        <w:t>mimeType</w:t>
      </w:r>
      <w:proofErr w:type="spellEnd"/>
      <w:r w:rsidRPr="00E63AF6">
        <w:rPr>
          <w:rFonts w:ascii="Courier New" w:hAnsi="Courier New"/>
          <w:sz w:val="16"/>
          <w:highlight w:val="white"/>
          <w:lang w:val="fr-FR"/>
          <w:rPrChange w:id="2196" w:author="Gregorio Canal" w:date="2019-05-22T14:54:00Z">
            <w:rPr>
              <w:rFonts w:ascii="Courier New" w:hAnsi="Courier New"/>
              <w:sz w:val="16"/>
              <w:highlight w:val="white"/>
            </w:rPr>
          </w:rPrChange>
        </w:rPr>
        <w:t>&gt;</w:t>
      </w:r>
      <w:proofErr w:type="spellStart"/>
      <w:r w:rsidRPr="00E63AF6">
        <w:rPr>
          <w:rFonts w:ascii="Courier New" w:hAnsi="Courier New"/>
          <w:sz w:val="16"/>
          <w:highlight w:val="white"/>
          <w:lang w:val="fr-FR"/>
          <w:rPrChange w:id="2197" w:author="Gregorio Canal" w:date="2019-05-22T14:54:00Z">
            <w:rPr>
              <w:rFonts w:ascii="Courier New" w:hAnsi="Courier New"/>
              <w:sz w:val="16"/>
              <w:highlight w:val="white"/>
            </w:rPr>
          </w:rPrChange>
        </w:rPr>
        <w:t>text</w:t>
      </w:r>
      <w:proofErr w:type="spellEnd"/>
      <w:r w:rsidRPr="00E63AF6">
        <w:rPr>
          <w:rFonts w:ascii="Courier New" w:hAnsi="Courier New"/>
          <w:sz w:val="16"/>
          <w:highlight w:val="white"/>
          <w:lang w:val="fr-FR"/>
          <w:rPrChange w:id="2198" w:author="Gregorio Canal" w:date="2019-05-22T14:54:00Z">
            <w:rPr>
              <w:rFonts w:ascii="Courier New" w:hAnsi="Courier New"/>
              <w:sz w:val="16"/>
              <w:highlight w:val="white"/>
            </w:rPr>
          </w:rPrChange>
        </w:rPr>
        <w:t>/xml&lt;/</w:t>
      </w:r>
      <w:proofErr w:type="spellStart"/>
      <w:r w:rsidRPr="00E63AF6">
        <w:rPr>
          <w:rFonts w:ascii="Courier New" w:hAnsi="Courier New"/>
          <w:sz w:val="16"/>
          <w:highlight w:val="white"/>
          <w:lang w:val="fr-FR"/>
          <w:rPrChange w:id="2199" w:author="Gregorio Canal" w:date="2019-05-22T14:54:00Z">
            <w:rPr>
              <w:rFonts w:ascii="Courier New" w:hAnsi="Courier New"/>
              <w:sz w:val="16"/>
              <w:highlight w:val="white"/>
            </w:rPr>
          </w:rPrChange>
        </w:rPr>
        <w:t>mimeType</w:t>
      </w:r>
      <w:proofErr w:type="spellEnd"/>
      <w:r w:rsidRPr="00E63AF6">
        <w:rPr>
          <w:rFonts w:ascii="Courier New" w:hAnsi="Courier New"/>
          <w:sz w:val="16"/>
          <w:highlight w:val="white"/>
          <w:lang w:val="fr-FR"/>
          <w:rPrChange w:id="2200" w:author="Gregorio Canal" w:date="2019-05-22T14:54:00Z">
            <w:rPr>
              <w:rFonts w:ascii="Courier New" w:hAnsi="Courier New"/>
              <w:sz w:val="16"/>
              <w:highlight w:val="white"/>
            </w:rPr>
          </w:rPrChange>
        </w:rPr>
        <w:t>&gt;</w:t>
      </w:r>
    </w:p>
    <w:p w14:paraId="7B913A53" w14:textId="77777777" w:rsidR="007A1F44" w:rsidRPr="00E63AF6" w:rsidRDefault="007A1F44" w:rsidP="0033661E">
      <w:pPr>
        <w:pStyle w:val="Corpotesto"/>
        <w:spacing w:before="0"/>
        <w:rPr>
          <w:rFonts w:ascii="Courier New" w:hAnsi="Courier New"/>
          <w:sz w:val="16"/>
          <w:highlight w:val="white"/>
          <w:lang w:val="fr-FR"/>
          <w:rPrChange w:id="2201"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20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0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0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05" w:author="Gregorio Canal" w:date="2019-05-22T14:54:00Z">
            <w:rPr>
              <w:rFonts w:ascii="Courier New" w:hAnsi="Courier New"/>
              <w:sz w:val="16"/>
              <w:highlight w:val="white"/>
            </w:rPr>
          </w:rPrChange>
        </w:rPr>
        <w:tab/>
        <w:t>&lt;Document&gt;UjBsR09EbGhjZ0dTQUxNQUFBUUNBRU1tQ1p0dU1GUXhEUzhi&lt;/Document&gt;</w:t>
      </w:r>
    </w:p>
    <w:p w14:paraId="0D777F23" w14:textId="77777777" w:rsidR="007A1F44" w:rsidRPr="00E63AF6" w:rsidRDefault="007A1F44" w:rsidP="0033661E">
      <w:pPr>
        <w:pStyle w:val="Corpotesto"/>
        <w:spacing w:before="0"/>
        <w:rPr>
          <w:rFonts w:ascii="Courier New" w:hAnsi="Courier New"/>
          <w:sz w:val="16"/>
          <w:highlight w:val="white"/>
          <w:lang w:val="fr-FR"/>
          <w:rPrChange w:id="220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20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0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09"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2210" w:author="Gregorio Canal" w:date="2019-05-22T14:54:00Z">
            <w:rPr>
              <w:rFonts w:ascii="Courier New" w:hAnsi="Courier New"/>
              <w:sz w:val="16"/>
              <w:highlight w:val="white"/>
            </w:rPr>
          </w:rPrChange>
        </w:rPr>
        <w:t>DocumentResponse</w:t>
      </w:r>
      <w:proofErr w:type="spellEnd"/>
      <w:r w:rsidRPr="00E63AF6">
        <w:rPr>
          <w:rFonts w:ascii="Courier New" w:hAnsi="Courier New"/>
          <w:sz w:val="16"/>
          <w:highlight w:val="white"/>
          <w:lang w:val="fr-FR"/>
          <w:rPrChange w:id="2211" w:author="Gregorio Canal" w:date="2019-05-22T14:54:00Z">
            <w:rPr>
              <w:rFonts w:ascii="Courier New" w:hAnsi="Courier New"/>
              <w:sz w:val="16"/>
              <w:highlight w:val="white"/>
            </w:rPr>
          </w:rPrChange>
        </w:rPr>
        <w:t>&gt;</w:t>
      </w:r>
    </w:p>
    <w:p w14:paraId="3C55144B" w14:textId="77777777" w:rsidR="007A1F44" w:rsidRPr="00E63AF6" w:rsidRDefault="007A1F44" w:rsidP="0033661E">
      <w:pPr>
        <w:pStyle w:val="Corpotesto"/>
        <w:spacing w:before="0"/>
        <w:rPr>
          <w:rFonts w:ascii="Courier New" w:hAnsi="Courier New"/>
          <w:sz w:val="16"/>
          <w:highlight w:val="white"/>
          <w:lang w:val="fr-FR"/>
          <w:rPrChange w:id="2212"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21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14"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15"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2216" w:author="Gregorio Canal" w:date="2019-05-22T14:54:00Z">
            <w:rPr>
              <w:rFonts w:ascii="Courier New" w:hAnsi="Courier New"/>
              <w:sz w:val="16"/>
              <w:highlight w:val="white"/>
            </w:rPr>
          </w:rPrChange>
        </w:rPr>
        <w:t>DocumentResponse</w:t>
      </w:r>
      <w:proofErr w:type="spellEnd"/>
      <w:r w:rsidRPr="00E63AF6">
        <w:rPr>
          <w:rFonts w:ascii="Courier New" w:hAnsi="Courier New"/>
          <w:sz w:val="16"/>
          <w:highlight w:val="white"/>
          <w:lang w:val="fr-FR"/>
          <w:rPrChange w:id="2217" w:author="Gregorio Canal" w:date="2019-05-22T14:54:00Z">
            <w:rPr>
              <w:rFonts w:ascii="Courier New" w:hAnsi="Courier New"/>
              <w:sz w:val="16"/>
              <w:highlight w:val="white"/>
            </w:rPr>
          </w:rPrChange>
        </w:rPr>
        <w:t>&gt;</w:t>
      </w:r>
    </w:p>
    <w:p w14:paraId="26F84C07" w14:textId="77777777" w:rsidR="007A1F44" w:rsidRPr="00E63AF6" w:rsidRDefault="007A1F44" w:rsidP="0033661E">
      <w:pPr>
        <w:pStyle w:val="Corpotesto"/>
        <w:spacing w:before="0"/>
        <w:rPr>
          <w:rFonts w:ascii="Courier New" w:hAnsi="Courier New"/>
          <w:sz w:val="16"/>
          <w:highlight w:val="white"/>
          <w:lang w:val="fr-FR"/>
          <w:rPrChange w:id="2218"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21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2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21"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22"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2223" w:author="Gregorio Canal" w:date="2019-05-22T14:54:00Z">
            <w:rPr>
              <w:rFonts w:ascii="Courier New" w:hAnsi="Courier New"/>
              <w:sz w:val="16"/>
              <w:highlight w:val="white"/>
            </w:rPr>
          </w:rPrChange>
        </w:rPr>
        <w:t>RepositoryUniqueId</w:t>
      </w:r>
      <w:proofErr w:type="spellEnd"/>
      <w:r w:rsidRPr="00E63AF6">
        <w:rPr>
          <w:rFonts w:ascii="Courier New" w:hAnsi="Courier New"/>
          <w:sz w:val="16"/>
          <w:highlight w:val="white"/>
          <w:lang w:val="fr-FR"/>
          <w:rPrChange w:id="2224" w:author="Gregorio Canal" w:date="2019-05-22T14:54:00Z">
            <w:rPr>
              <w:rFonts w:ascii="Courier New" w:hAnsi="Courier New"/>
              <w:sz w:val="16"/>
              <w:highlight w:val="white"/>
            </w:rPr>
          </w:rPrChange>
        </w:rPr>
        <w:t>&gt;1.3.6.1.4...1000&lt;/</w:t>
      </w:r>
      <w:proofErr w:type="spellStart"/>
      <w:r w:rsidRPr="00E63AF6">
        <w:rPr>
          <w:rFonts w:ascii="Courier New" w:hAnsi="Courier New"/>
          <w:sz w:val="16"/>
          <w:highlight w:val="white"/>
          <w:lang w:val="fr-FR"/>
          <w:rPrChange w:id="2225" w:author="Gregorio Canal" w:date="2019-05-22T14:54:00Z">
            <w:rPr>
              <w:rFonts w:ascii="Courier New" w:hAnsi="Courier New"/>
              <w:sz w:val="16"/>
              <w:highlight w:val="white"/>
            </w:rPr>
          </w:rPrChange>
        </w:rPr>
        <w:t>RepositoryUniqueId</w:t>
      </w:r>
      <w:proofErr w:type="spellEnd"/>
      <w:r w:rsidRPr="00E63AF6">
        <w:rPr>
          <w:rFonts w:ascii="Courier New" w:hAnsi="Courier New"/>
          <w:sz w:val="16"/>
          <w:highlight w:val="white"/>
          <w:lang w:val="fr-FR"/>
          <w:rPrChange w:id="2226" w:author="Gregorio Canal" w:date="2019-05-22T14:54:00Z">
            <w:rPr>
              <w:rFonts w:ascii="Courier New" w:hAnsi="Courier New"/>
              <w:sz w:val="16"/>
              <w:highlight w:val="white"/>
            </w:rPr>
          </w:rPrChange>
        </w:rPr>
        <w:t>&gt;</w:t>
      </w:r>
    </w:p>
    <w:p w14:paraId="1E8966A9" w14:textId="77777777" w:rsidR="007A1F44" w:rsidRPr="00E63AF6" w:rsidRDefault="007A1F44" w:rsidP="0033661E">
      <w:pPr>
        <w:pStyle w:val="Corpotesto"/>
        <w:spacing w:before="0"/>
        <w:rPr>
          <w:rFonts w:ascii="Courier New" w:hAnsi="Courier New"/>
          <w:sz w:val="16"/>
          <w:highlight w:val="white"/>
          <w:lang w:val="fr-FR"/>
          <w:rPrChange w:id="222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22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2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3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31"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2232" w:author="Gregorio Canal" w:date="2019-05-22T14:54:00Z">
            <w:rPr>
              <w:rFonts w:ascii="Courier New" w:hAnsi="Courier New"/>
              <w:sz w:val="16"/>
              <w:highlight w:val="white"/>
            </w:rPr>
          </w:rPrChange>
        </w:rPr>
        <w:t>DocumentUniqueId</w:t>
      </w:r>
      <w:proofErr w:type="spellEnd"/>
      <w:r w:rsidRPr="00E63AF6">
        <w:rPr>
          <w:rFonts w:ascii="Courier New" w:hAnsi="Courier New"/>
          <w:sz w:val="16"/>
          <w:highlight w:val="white"/>
          <w:lang w:val="fr-FR"/>
          <w:rPrChange w:id="2233" w:author="Gregorio Canal" w:date="2019-05-22T14:54:00Z">
            <w:rPr>
              <w:rFonts w:ascii="Courier New" w:hAnsi="Courier New"/>
              <w:sz w:val="16"/>
              <w:highlight w:val="white"/>
            </w:rPr>
          </w:rPrChange>
        </w:rPr>
        <w:t>&gt;1.3.6.1.4...2300&lt;/</w:t>
      </w:r>
      <w:proofErr w:type="spellStart"/>
      <w:r w:rsidRPr="00E63AF6">
        <w:rPr>
          <w:rFonts w:ascii="Courier New" w:hAnsi="Courier New"/>
          <w:sz w:val="16"/>
          <w:highlight w:val="white"/>
          <w:lang w:val="fr-FR"/>
          <w:rPrChange w:id="2234" w:author="Gregorio Canal" w:date="2019-05-22T14:54:00Z">
            <w:rPr>
              <w:rFonts w:ascii="Courier New" w:hAnsi="Courier New"/>
              <w:sz w:val="16"/>
              <w:highlight w:val="white"/>
            </w:rPr>
          </w:rPrChange>
        </w:rPr>
        <w:t>DocumentUniqueId</w:t>
      </w:r>
      <w:proofErr w:type="spellEnd"/>
      <w:r w:rsidRPr="00E63AF6">
        <w:rPr>
          <w:rFonts w:ascii="Courier New" w:hAnsi="Courier New"/>
          <w:sz w:val="16"/>
          <w:highlight w:val="white"/>
          <w:lang w:val="fr-FR"/>
          <w:rPrChange w:id="2235" w:author="Gregorio Canal" w:date="2019-05-22T14:54:00Z">
            <w:rPr>
              <w:rFonts w:ascii="Courier New" w:hAnsi="Courier New"/>
              <w:sz w:val="16"/>
              <w:highlight w:val="white"/>
            </w:rPr>
          </w:rPrChange>
        </w:rPr>
        <w:t>&gt;</w:t>
      </w:r>
    </w:p>
    <w:p w14:paraId="18342B20" w14:textId="77777777" w:rsidR="007A1F44" w:rsidRPr="00E63AF6" w:rsidRDefault="007A1F44" w:rsidP="0033661E">
      <w:pPr>
        <w:pStyle w:val="Corpotesto"/>
        <w:spacing w:before="0"/>
        <w:rPr>
          <w:rFonts w:ascii="Courier New" w:hAnsi="Courier New"/>
          <w:sz w:val="16"/>
          <w:highlight w:val="white"/>
          <w:lang w:val="fr-FR"/>
          <w:rPrChange w:id="2236"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237"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3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3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40" w:author="Gregorio Canal" w:date="2019-05-22T14:54:00Z">
            <w:rPr>
              <w:rFonts w:ascii="Courier New" w:hAnsi="Courier New"/>
              <w:sz w:val="16"/>
              <w:highlight w:val="white"/>
            </w:rPr>
          </w:rPrChange>
        </w:rPr>
        <w:tab/>
        <w:t>&lt;</w:t>
      </w:r>
      <w:proofErr w:type="spellStart"/>
      <w:r w:rsidRPr="00E63AF6">
        <w:rPr>
          <w:rFonts w:ascii="Courier New" w:hAnsi="Courier New"/>
          <w:sz w:val="16"/>
          <w:highlight w:val="white"/>
          <w:lang w:val="fr-FR"/>
          <w:rPrChange w:id="2241" w:author="Gregorio Canal" w:date="2019-05-22T14:54:00Z">
            <w:rPr>
              <w:rFonts w:ascii="Courier New" w:hAnsi="Courier New"/>
              <w:sz w:val="16"/>
              <w:highlight w:val="white"/>
            </w:rPr>
          </w:rPrChange>
        </w:rPr>
        <w:t>mimeType</w:t>
      </w:r>
      <w:proofErr w:type="spellEnd"/>
      <w:r w:rsidRPr="00E63AF6">
        <w:rPr>
          <w:rFonts w:ascii="Courier New" w:hAnsi="Courier New"/>
          <w:sz w:val="16"/>
          <w:highlight w:val="white"/>
          <w:lang w:val="fr-FR"/>
          <w:rPrChange w:id="2242" w:author="Gregorio Canal" w:date="2019-05-22T14:54:00Z">
            <w:rPr>
              <w:rFonts w:ascii="Courier New" w:hAnsi="Courier New"/>
              <w:sz w:val="16"/>
              <w:highlight w:val="white"/>
            </w:rPr>
          </w:rPrChange>
        </w:rPr>
        <w:t>&gt;</w:t>
      </w:r>
      <w:proofErr w:type="spellStart"/>
      <w:r w:rsidRPr="00E63AF6">
        <w:rPr>
          <w:rFonts w:ascii="Courier New" w:hAnsi="Courier New"/>
          <w:sz w:val="16"/>
          <w:highlight w:val="white"/>
          <w:lang w:val="fr-FR"/>
          <w:rPrChange w:id="2243" w:author="Gregorio Canal" w:date="2019-05-22T14:54:00Z">
            <w:rPr>
              <w:rFonts w:ascii="Courier New" w:hAnsi="Courier New"/>
              <w:sz w:val="16"/>
              <w:highlight w:val="white"/>
            </w:rPr>
          </w:rPrChange>
        </w:rPr>
        <w:t>text</w:t>
      </w:r>
      <w:proofErr w:type="spellEnd"/>
      <w:r w:rsidRPr="00E63AF6">
        <w:rPr>
          <w:rFonts w:ascii="Courier New" w:hAnsi="Courier New"/>
          <w:sz w:val="16"/>
          <w:highlight w:val="white"/>
          <w:lang w:val="fr-FR"/>
          <w:rPrChange w:id="2244" w:author="Gregorio Canal" w:date="2019-05-22T14:54:00Z">
            <w:rPr>
              <w:rFonts w:ascii="Courier New" w:hAnsi="Courier New"/>
              <w:sz w:val="16"/>
              <w:highlight w:val="white"/>
            </w:rPr>
          </w:rPrChange>
        </w:rPr>
        <w:t>/xml&lt;/</w:t>
      </w:r>
      <w:proofErr w:type="spellStart"/>
      <w:r w:rsidRPr="00E63AF6">
        <w:rPr>
          <w:rFonts w:ascii="Courier New" w:hAnsi="Courier New"/>
          <w:sz w:val="16"/>
          <w:highlight w:val="white"/>
          <w:lang w:val="fr-FR"/>
          <w:rPrChange w:id="2245" w:author="Gregorio Canal" w:date="2019-05-22T14:54:00Z">
            <w:rPr>
              <w:rFonts w:ascii="Courier New" w:hAnsi="Courier New"/>
              <w:sz w:val="16"/>
              <w:highlight w:val="white"/>
            </w:rPr>
          </w:rPrChange>
        </w:rPr>
        <w:t>mimeType</w:t>
      </w:r>
      <w:proofErr w:type="spellEnd"/>
      <w:r w:rsidRPr="00E63AF6">
        <w:rPr>
          <w:rFonts w:ascii="Courier New" w:hAnsi="Courier New"/>
          <w:sz w:val="16"/>
          <w:highlight w:val="white"/>
          <w:lang w:val="fr-FR"/>
          <w:rPrChange w:id="2246" w:author="Gregorio Canal" w:date="2019-05-22T14:54:00Z">
            <w:rPr>
              <w:rFonts w:ascii="Courier New" w:hAnsi="Courier New"/>
              <w:sz w:val="16"/>
              <w:highlight w:val="white"/>
            </w:rPr>
          </w:rPrChange>
        </w:rPr>
        <w:t>&gt;</w:t>
      </w:r>
    </w:p>
    <w:p w14:paraId="24673A47" w14:textId="77777777" w:rsidR="007A1F44" w:rsidRPr="00E63AF6" w:rsidRDefault="007A1F44" w:rsidP="0033661E">
      <w:pPr>
        <w:pStyle w:val="Corpotesto"/>
        <w:spacing w:before="0"/>
        <w:rPr>
          <w:rFonts w:ascii="Courier New" w:hAnsi="Courier New"/>
          <w:sz w:val="16"/>
          <w:highlight w:val="white"/>
          <w:lang w:val="fr-FR"/>
          <w:rPrChange w:id="2247" w:author="Gregorio Canal" w:date="2019-05-22T14:54:00Z">
            <w:rPr>
              <w:rFonts w:ascii="Courier New" w:hAnsi="Courier New"/>
              <w:sz w:val="16"/>
              <w:highlight w:val="white"/>
            </w:rPr>
          </w:rPrChange>
        </w:rPr>
      </w:pPr>
      <w:r w:rsidRPr="00E63AF6">
        <w:rPr>
          <w:rFonts w:ascii="Courier New" w:hAnsi="Courier New"/>
          <w:sz w:val="16"/>
          <w:highlight w:val="white"/>
          <w:lang w:val="fr-FR"/>
          <w:rPrChange w:id="2248"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49"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50"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51" w:author="Gregorio Canal" w:date="2019-05-22T14:54:00Z">
            <w:rPr>
              <w:rFonts w:ascii="Courier New" w:hAnsi="Courier New"/>
              <w:sz w:val="16"/>
              <w:highlight w:val="white"/>
            </w:rPr>
          </w:rPrChange>
        </w:rPr>
        <w:tab/>
        <w:t>&lt;Document&gt;UjBsR09EbGhjZ0dTQUxNQUFBUUNBRU1tQ1p0dU1GUXhEUzhi&lt;/Document&gt;</w:t>
      </w:r>
    </w:p>
    <w:p w14:paraId="27336C7E" w14:textId="77777777" w:rsidR="007A1F44" w:rsidRPr="00977EA3" w:rsidRDefault="007A1F44" w:rsidP="0033661E">
      <w:pPr>
        <w:pStyle w:val="Corpotesto"/>
        <w:spacing w:before="0"/>
        <w:rPr>
          <w:rFonts w:ascii="Courier New" w:hAnsi="Courier New"/>
          <w:sz w:val="16"/>
          <w:highlight w:val="white"/>
        </w:rPr>
      </w:pPr>
      <w:r w:rsidRPr="00E63AF6">
        <w:rPr>
          <w:rFonts w:ascii="Courier New" w:hAnsi="Courier New"/>
          <w:sz w:val="16"/>
          <w:highlight w:val="white"/>
          <w:lang w:val="fr-FR"/>
          <w:rPrChange w:id="2252"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53" w:author="Gregorio Canal" w:date="2019-05-22T14:54:00Z">
            <w:rPr>
              <w:rFonts w:ascii="Courier New" w:hAnsi="Courier New"/>
              <w:sz w:val="16"/>
              <w:highlight w:val="white"/>
            </w:rPr>
          </w:rPrChange>
        </w:rPr>
        <w:tab/>
      </w:r>
      <w:r w:rsidRPr="00E63AF6">
        <w:rPr>
          <w:rFonts w:ascii="Courier New" w:hAnsi="Courier New"/>
          <w:sz w:val="16"/>
          <w:highlight w:val="white"/>
          <w:lang w:val="fr-FR"/>
          <w:rPrChange w:id="2254" w:author="Gregorio Canal" w:date="2019-05-22T14:54:00Z">
            <w:rPr>
              <w:rFonts w:ascii="Courier New" w:hAnsi="Courier New"/>
              <w:sz w:val="16"/>
              <w:highlight w:val="white"/>
            </w:rPr>
          </w:rPrChange>
        </w:rPr>
        <w:tab/>
      </w:r>
      <w:r w:rsidRPr="00977EA3">
        <w:rPr>
          <w:rFonts w:ascii="Courier New" w:hAnsi="Courier New"/>
          <w:sz w:val="16"/>
          <w:highlight w:val="white"/>
        </w:rPr>
        <w:t>&lt;/</w:t>
      </w:r>
      <w:proofErr w:type="spellStart"/>
      <w:r w:rsidRPr="00977EA3">
        <w:rPr>
          <w:rFonts w:ascii="Courier New" w:hAnsi="Courier New"/>
          <w:sz w:val="16"/>
          <w:highlight w:val="white"/>
        </w:rPr>
        <w:t>DocumentResponse</w:t>
      </w:r>
      <w:proofErr w:type="spellEnd"/>
      <w:r w:rsidRPr="00977EA3">
        <w:rPr>
          <w:rFonts w:ascii="Courier New" w:hAnsi="Courier New"/>
          <w:sz w:val="16"/>
          <w:highlight w:val="white"/>
        </w:rPr>
        <w:t>&gt;</w:t>
      </w:r>
    </w:p>
    <w:p w14:paraId="7AD5E82D"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w:t>
      </w:r>
      <w:proofErr w:type="spellStart"/>
      <w:r w:rsidRPr="00977EA3">
        <w:rPr>
          <w:rFonts w:ascii="Courier New" w:hAnsi="Courier New"/>
          <w:sz w:val="16"/>
          <w:highlight w:val="white"/>
        </w:rPr>
        <w:t>RetrieveDocumentSetResponse</w:t>
      </w:r>
      <w:proofErr w:type="spellEnd"/>
      <w:r w:rsidRPr="00977EA3">
        <w:rPr>
          <w:rFonts w:ascii="Courier New" w:hAnsi="Courier New"/>
          <w:sz w:val="16"/>
          <w:highlight w:val="white"/>
        </w:rPr>
        <w:t>&gt;</w:t>
      </w:r>
    </w:p>
    <w:p w14:paraId="7B38EE58"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ab/>
        <w:t>&lt;/</w:t>
      </w:r>
      <w:proofErr w:type="spellStart"/>
      <w:r w:rsidRPr="00977EA3">
        <w:rPr>
          <w:rFonts w:ascii="Courier New" w:hAnsi="Courier New"/>
          <w:sz w:val="16"/>
          <w:highlight w:val="white"/>
        </w:rPr>
        <w:t>s:Body</w:t>
      </w:r>
      <w:proofErr w:type="spellEnd"/>
      <w:r w:rsidRPr="00977EA3">
        <w:rPr>
          <w:rFonts w:ascii="Courier New" w:hAnsi="Courier New"/>
          <w:sz w:val="16"/>
          <w:highlight w:val="white"/>
        </w:rPr>
        <w:t>&gt;</w:t>
      </w:r>
    </w:p>
    <w:p w14:paraId="521CAAAA" w14:textId="77777777" w:rsidR="007A1F44" w:rsidRPr="00977EA3" w:rsidRDefault="007A1F44" w:rsidP="0033661E">
      <w:pPr>
        <w:pStyle w:val="Corpotesto"/>
        <w:spacing w:before="0"/>
        <w:rPr>
          <w:rFonts w:ascii="Courier New" w:hAnsi="Courier New"/>
          <w:sz w:val="16"/>
          <w:highlight w:val="white"/>
        </w:rPr>
      </w:pPr>
      <w:r w:rsidRPr="00977EA3">
        <w:rPr>
          <w:rFonts w:ascii="Courier New" w:hAnsi="Courier New"/>
          <w:sz w:val="16"/>
          <w:highlight w:val="white"/>
        </w:rPr>
        <w:t>&lt;/</w:t>
      </w:r>
      <w:proofErr w:type="spellStart"/>
      <w:r w:rsidRPr="00977EA3">
        <w:rPr>
          <w:rFonts w:ascii="Courier New" w:hAnsi="Courier New"/>
          <w:sz w:val="16"/>
          <w:highlight w:val="white"/>
        </w:rPr>
        <w:t>s:Envelope</w:t>
      </w:r>
      <w:proofErr w:type="spellEnd"/>
      <w:r w:rsidRPr="00977EA3">
        <w:rPr>
          <w:rFonts w:ascii="Courier New" w:hAnsi="Courier New"/>
          <w:sz w:val="16"/>
          <w:highlight w:val="white"/>
        </w:rPr>
        <w:t>&gt;</w:t>
      </w:r>
    </w:p>
    <w:p w14:paraId="30CC2FF9" w14:textId="77777777" w:rsidR="007A1F44" w:rsidRPr="00977EA3" w:rsidRDefault="007A1F44" w:rsidP="001B289C">
      <w:pPr>
        <w:pStyle w:val="Titolo5"/>
        <w:numPr>
          <w:ilvl w:val="0"/>
          <w:numId w:val="0"/>
        </w:numPr>
        <w:tabs>
          <w:tab w:val="clear" w:pos="2160"/>
          <w:tab w:val="clear" w:pos="2880"/>
          <w:tab w:val="clear" w:pos="3600"/>
          <w:tab w:val="clear" w:pos="4320"/>
        </w:tabs>
        <w:ind w:left="1008" w:hanging="1008"/>
        <w:rPr>
          <w:noProof w:val="0"/>
        </w:rPr>
      </w:pPr>
      <w:r w:rsidRPr="00977EA3">
        <w:rPr>
          <w:noProof w:val="0"/>
        </w:rPr>
        <w:t>3.43.5.1.3 Sample Retrieve Document Set Response from On-Demand Document Entry</w:t>
      </w:r>
    </w:p>
    <w:p w14:paraId="245932BC" w14:textId="77777777" w:rsidR="007A1F44" w:rsidRPr="00977EA3" w:rsidRDefault="007A1F44" w:rsidP="001B289C">
      <w:pPr>
        <w:pStyle w:val="Corpotesto"/>
      </w:pPr>
      <w:r w:rsidRPr="00977EA3">
        <w:t>The following example shows the response to retrieval of a dynamic document entry where the responder supports later retrieval of the document created.</w:t>
      </w:r>
    </w:p>
    <w:p w14:paraId="0CFC1085" w14:textId="77777777" w:rsidR="007A1F44" w:rsidRPr="00977EA3" w:rsidRDefault="007A1F44" w:rsidP="001B289C">
      <w:pPr>
        <w:pStyle w:val="Corpotesto"/>
        <w:rPr>
          <w:highlight w:val="white"/>
        </w:rPr>
      </w:pPr>
    </w:p>
    <w:p w14:paraId="3D1276F6"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&lt;</w:t>
      </w:r>
      <w:proofErr w:type="spellStart"/>
      <w:r w:rsidRPr="00977EA3">
        <w:rPr>
          <w:rFonts w:ascii="Courier New" w:hAnsi="Courier New"/>
          <w:sz w:val="20"/>
          <w:highlight w:val="white"/>
        </w:rPr>
        <w:t>s:Envelope</w:t>
      </w:r>
      <w:proofErr w:type="spellEnd"/>
      <w:r w:rsidRPr="00977EA3">
        <w:rPr>
          <w:rFonts w:ascii="Courier New" w:hAnsi="Courier New"/>
          <w:sz w:val="20"/>
          <w:highlight w:val="white"/>
        </w:rPr>
        <w:t xml:space="preserve"> </w:t>
      </w:r>
      <w:proofErr w:type="spellStart"/>
      <w:r w:rsidRPr="00977EA3">
        <w:rPr>
          <w:rFonts w:ascii="Courier New" w:hAnsi="Courier New"/>
          <w:sz w:val="20"/>
          <w:highlight w:val="white"/>
        </w:rPr>
        <w:t>xmlns:s</w:t>
      </w:r>
      <w:proofErr w:type="spellEnd"/>
      <w:r w:rsidRPr="00977EA3">
        <w:rPr>
          <w:rFonts w:ascii="Courier New" w:hAnsi="Courier New"/>
          <w:sz w:val="20"/>
          <w:highlight w:val="white"/>
        </w:rPr>
        <w:t xml:space="preserve">="http://www.w3.org/2003/05/soap-envelope" </w:t>
      </w:r>
      <w:proofErr w:type="spellStart"/>
      <w:r w:rsidRPr="00977EA3">
        <w:rPr>
          <w:rFonts w:ascii="Courier New" w:hAnsi="Courier New"/>
          <w:sz w:val="20"/>
          <w:highlight w:val="white"/>
        </w:rPr>
        <w:t>xmlns:a</w:t>
      </w:r>
      <w:proofErr w:type="spellEnd"/>
      <w:r w:rsidRPr="00977EA3">
        <w:rPr>
          <w:rFonts w:ascii="Courier New" w:hAnsi="Courier New"/>
          <w:sz w:val="20"/>
          <w:highlight w:val="white"/>
        </w:rPr>
        <w:t>="http://www.w3.org/2005/08/addressing"&gt;</w:t>
      </w:r>
    </w:p>
    <w:p w14:paraId="086AA180"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w:t>
      </w:r>
      <w:proofErr w:type="spellStart"/>
      <w:r w:rsidRPr="00977EA3">
        <w:rPr>
          <w:rFonts w:ascii="Courier New" w:hAnsi="Courier New"/>
          <w:sz w:val="20"/>
          <w:highlight w:val="white"/>
        </w:rPr>
        <w:t>s:Header</w:t>
      </w:r>
      <w:proofErr w:type="spellEnd"/>
      <w:r w:rsidRPr="00977EA3">
        <w:rPr>
          <w:rFonts w:ascii="Courier New" w:hAnsi="Courier New"/>
          <w:sz w:val="20"/>
          <w:highlight w:val="white"/>
        </w:rPr>
        <w:t>&gt;</w:t>
      </w:r>
    </w:p>
    <w:p w14:paraId="7DC24EB6"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lastRenderedPageBreak/>
        <w:tab/>
      </w:r>
      <w:r w:rsidRPr="00977EA3">
        <w:rPr>
          <w:rFonts w:ascii="Courier New" w:hAnsi="Courier New"/>
          <w:sz w:val="20"/>
          <w:highlight w:val="white"/>
        </w:rPr>
        <w:tab/>
        <w:t>&lt;</w:t>
      </w:r>
      <w:proofErr w:type="spellStart"/>
      <w:r w:rsidRPr="00977EA3">
        <w:rPr>
          <w:rFonts w:ascii="Courier New" w:hAnsi="Courier New"/>
          <w:sz w:val="20"/>
          <w:highlight w:val="white"/>
        </w:rPr>
        <w:t>a:Action</w:t>
      </w:r>
      <w:proofErr w:type="spellEnd"/>
      <w:r w:rsidRPr="00977EA3">
        <w:rPr>
          <w:rFonts w:ascii="Courier New" w:hAnsi="Courier New"/>
          <w:sz w:val="20"/>
          <w:highlight w:val="white"/>
        </w:rPr>
        <w:t xml:space="preserve"> s:mustUnderstand="1"&gt;urn:ihe:iti:2007:RetrieveDocumentSetResponse&lt;/a:Action&gt;</w:t>
      </w:r>
    </w:p>
    <w:p w14:paraId="2252AA8F"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&lt;a:RelatesTo&gt;urn:uuid:0fbfdced-6c01-4d09-a110-2201afedaa02&lt;/a:RelatesTo&gt;</w:t>
      </w:r>
    </w:p>
    <w:p w14:paraId="5865EEF6"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w:t>
      </w:r>
      <w:proofErr w:type="spellStart"/>
      <w:r w:rsidRPr="00977EA3">
        <w:rPr>
          <w:rFonts w:ascii="Courier New" w:hAnsi="Courier New"/>
          <w:sz w:val="20"/>
          <w:highlight w:val="white"/>
        </w:rPr>
        <w:t>s:Header</w:t>
      </w:r>
      <w:proofErr w:type="spellEnd"/>
      <w:r w:rsidRPr="00977EA3">
        <w:rPr>
          <w:rFonts w:ascii="Courier New" w:hAnsi="Courier New"/>
          <w:sz w:val="20"/>
          <w:highlight w:val="white"/>
        </w:rPr>
        <w:t>&gt;</w:t>
      </w:r>
    </w:p>
    <w:p w14:paraId="598D4A5A"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w:t>
      </w:r>
      <w:proofErr w:type="spellStart"/>
      <w:r w:rsidRPr="00977EA3">
        <w:rPr>
          <w:rFonts w:ascii="Courier New" w:hAnsi="Courier New"/>
          <w:sz w:val="20"/>
          <w:highlight w:val="white"/>
        </w:rPr>
        <w:t>s:Body</w:t>
      </w:r>
      <w:proofErr w:type="spellEnd"/>
      <w:r w:rsidRPr="00977EA3">
        <w:rPr>
          <w:rFonts w:ascii="Courier New" w:hAnsi="Courier New"/>
          <w:sz w:val="20"/>
          <w:highlight w:val="white"/>
        </w:rPr>
        <w:t>&gt;</w:t>
      </w:r>
    </w:p>
    <w:p w14:paraId="1C6A499F"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&lt;</w:t>
      </w:r>
      <w:proofErr w:type="spellStart"/>
      <w:r w:rsidRPr="00977EA3">
        <w:rPr>
          <w:rFonts w:ascii="Courier New" w:hAnsi="Courier New"/>
          <w:sz w:val="20"/>
          <w:highlight w:val="white"/>
        </w:rPr>
        <w:t>RetrieveDocumentSetResponse</w:t>
      </w:r>
      <w:proofErr w:type="spellEnd"/>
      <w:r w:rsidRPr="00977EA3">
        <w:rPr>
          <w:rFonts w:ascii="Courier New" w:hAnsi="Courier New"/>
          <w:sz w:val="20"/>
          <w:highlight w:val="white"/>
        </w:rPr>
        <w:t xml:space="preserve"> </w:t>
      </w:r>
    </w:p>
    <w:p w14:paraId="349713F5"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proofErr w:type="spellStart"/>
      <w:r w:rsidRPr="00977EA3">
        <w:rPr>
          <w:rFonts w:ascii="Courier New" w:hAnsi="Courier New"/>
          <w:sz w:val="20"/>
          <w:highlight w:val="white"/>
        </w:rPr>
        <w:t>xmlns</w:t>
      </w:r>
      <w:proofErr w:type="spellEnd"/>
      <w:r w:rsidRPr="00977EA3">
        <w:rPr>
          <w:rFonts w:ascii="Courier New" w:hAnsi="Courier New"/>
          <w:sz w:val="20"/>
          <w:highlight w:val="white"/>
        </w:rPr>
        <w:t xml:space="preserve">="urn:ihe:iti:xds-b:2007" </w:t>
      </w:r>
    </w:p>
    <w:p w14:paraId="22E56483"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proofErr w:type="spellStart"/>
      <w:r w:rsidRPr="00977EA3">
        <w:rPr>
          <w:rFonts w:ascii="Courier New" w:hAnsi="Courier New"/>
          <w:sz w:val="20"/>
          <w:highlight w:val="white"/>
        </w:rPr>
        <w:t>xmlns:lcm</w:t>
      </w:r>
      <w:proofErr w:type="spellEnd"/>
      <w:r w:rsidRPr="00977EA3">
        <w:rPr>
          <w:rFonts w:ascii="Courier New" w:hAnsi="Courier New"/>
          <w:sz w:val="20"/>
          <w:highlight w:val="white"/>
        </w:rPr>
        <w:t xml:space="preserve">="urn:oasis:names:tc:ebxml-regrep:xsd:lcm:3.0" </w:t>
      </w:r>
    </w:p>
    <w:p w14:paraId="554DCC81"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proofErr w:type="spellStart"/>
      <w:r w:rsidRPr="00977EA3">
        <w:rPr>
          <w:rFonts w:ascii="Courier New" w:hAnsi="Courier New"/>
          <w:sz w:val="20"/>
          <w:highlight w:val="white"/>
        </w:rPr>
        <w:t>xmlns:query</w:t>
      </w:r>
      <w:proofErr w:type="spellEnd"/>
      <w:r w:rsidRPr="00977EA3">
        <w:rPr>
          <w:rFonts w:ascii="Courier New" w:hAnsi="Courier New"/>
          <w:sz w:val="20"/>
          <w:highlight w:val="white"/>
        </w:rPr>
        <w:t xml:space="preserve">="urn:oasis:names:tc:ebxml-regrep:xsd:query:3.0" </w:t>
      </w:r>
    </w:p>
    <w:p w14:paraId="24AB65AE"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proofErr w:type="spellStart"/>
      <w:r w:rsidRPr="00977EA3">
        <w:rPr>
          <w:rFonts w:ascii="Courier New" w:hAnsi="Courier New"/>
          <w:sz w:val="20"/>
          <w:highlight w:val="white"/>
        </w:rPr>
        <w:t>xmlns:rim</w:t>
      </w:r>
      <w:proofErr w:type="spellEnd"/>
      <w:r w:rsidRPr="00977EA3">
        <w:rPr>
          <w:rFonts w:ascii="Courier New" w:hAnsi="Courier New"/>
          <w:sz w:val="20"/>
          <w:highlight w:val="white"/>
        </w:rPr>
        <w:t xml:space="preserve">="urn:oasis:names:tc:ebxml-regrep:xsd:rim:3.0" </w:t>
      </w:r>
    </w:p>
    <w:p w14:paraId="5E687E81"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proofErr w:type="spellStart"/>
      <w:r w:rsidRPr="00977EA3">
        <w:rPr>
          <w:rFonts w:ascii="Courier New" w:hAnsi="Courier New"/>
          <w:sz w:val="20"/>
          <w:highlight w:val="white"/>
        </w:rPr>
        <w:t>xmlns:rs</w:t>
      </w:r>
      <w:proofErr w:type="spellEnd"/>
      <w:r w:rsidRPr="00977EA3">
        <w:rPr>
          <w:rFonts w:ascii="Courier New" w:hAnsi="Courier New"/>
          <w:sz w:val="20"/>
          <w:highlight w:val="white"/>
        </w:rPr>
        <w:t>="urn:oasis:names:tc:ebxml-regrep:xsd:rs:3.0"&gt;</w:t>
      </w:r>
    </w:p>
    <w:p w14:paraId="69CA00D7"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w:t>
      </w:r>
      <w:proofErr w:type="spellStart"/>
      <w:r w:rsidRPr="00977EA3">
        <w:rPr>
          <w:rFonts w:ascii="Courier New" w:hAnsi="Courier New"/>
          <w:sz w:val="20"/>
          <w:highlight w:val="white"/>
        </w:rPr>
        <w:t>rs:RegistryResponse</w:t>
      </w:r>
      <w:proofErr w:type="spellEnd"/>
      <w:r w:rsidRPr="00977EA3">
        <w:rPr>
          <w:rFonts w:ascii="Courier New" w:hAnsi="Courier New"/>
          <w:sz w:val="20"/>
          <w:highlight w:val="white"/>
        </w:rPr>
        <w:t xml:space="preserve"> status="urn:oasis:names:tc:ebxml-regrep:ResponseStatusType:Success"/&gt;</w:t>
      </w:r>
    </w:p>
    <w:p w14:paraId="058F1A1E"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255" w:author="Gregorio Canal" w:date="2019-05-22T14:54:00Z">
            <w:rPr>
              <w:rFonts w:ascii="Courier New" w:hAnsi="Courier New"/>
              <w:sz w:val="20"/>
              <w:highlight w:val="white"/>
            </w:rPr>
          </w:rPrChang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E63AF6">
        <w:rPr>
          <w:rFonts w:ascii="Courier New" w:hAnsi="Courier New"/>
          <w:sz w:val="20"/>
          <w:highlight w:val="white"/>
          <w:lang w:val="fr-FR"/>
          <w:rPrChange w:id="2256" w:author="Gregorio Canal" w:date="2019-05-22T14:54:00Z">
            <w:rPr>
              <w:rFonts w:ascii="Courier New" w:hAnsi="Courier New"/>
              <w:sz w:val="20"/>
              <w:highlight w:val="white"/>
            </w:rPr>
          </w:rPrChange>
        </w:rPr>
        <w:t>&lt;</w:t>
      </w:r>
      <w:proofErr w:type="spellStart"/>
      <w:r w:rsidRPr="00E63AF6">
        <w:rPr>
          <w:rFonts w:ascii="Courier New" w:hAnsi="Courier New"/>
          <w:sz w:val="20"/>
          <w:highlight w:val="white"/>
          <w:lang w:val="fr-FR"/>
          <w:rPrChange w:id="2257" w:author="Gregorio Canal" w:date="2019-05-22T14:54:00Z">
            <w:rPr>
              <w:rFonts w:ascii="Courier New" w:hAnsi="Courier New"/>
              <w:sz w:val="20"/>
              <w:highlight w:val="white"/>
            </w:rPr>
          </w:rPrChange>
        </w:rPr>
        <w:t>DocumentResponse</w:t>
      </w:r>
      <w:proofErr w:type="spellEnd"/>
      <w:r w:rsidRPr="00E63AF6">
        <w:rPr>
          <w:rFonts w:ascii="Courier New" w:hAnsi="Courier New"/>
          <w:sz w:val="20"/>
          <w:highlight w:val="white"/>
          <w:lang w:val="fr-FR"/>
          <w:rPrChange w:id="2258" w:author="Gregorio Canal" w:date="2019-05-22T14:54:00Z">
            <w:rPr>
              <w:rFonts w:ascii="Courier New" w:hAnsi="Courier New"/>
              <w:sz w:val="20"/>
              <w:highlight w:val="white"/>
            </w:rPr>
          </w:rPrChange>
        </w:rPr>
        <w:t>&gt;</w:t>
      </w:r>
    </w:p>
    <w:p w14:paraId="5DE9947D"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259"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26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6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62"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63"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264" w:author="Gregorio Canal" w:date="2019-05-22T14:54:00Z">
            <w:rPr>
              <w:rFonts w:ascii="Courier New" w:hAnsi="Courier New"/>
              <w:sz w:val="20"/>
              <w:highlight w:val="white"/>
            </w:rPr>
          </w:rPrChange>
        </w:rPr>
        <w:t>RepositoryUniqueId</w:t>
      </w:r>
      <w:proofErr w:type="spellEnd"/>
      <w:r w:rsidRPr="00E63AF6">
        <w:rPr>
          <w:rFonts w:ascii="Courier New" w:hAnsi="Courier New"/>
          <w:sz w:val="20"/>
          <w:highlight w:val="white"/>
          <w:lang w:val="fr-FR"/>
          <w:rPrChange w:id="2265" w:author="Gregorio Canal" w:date="2019-05-22T14:54:00Z">
            <w:rPr>
              <w:rFonts w:ascii="Courier New" w:hAnsi="Courier New"/>
              <w:sz w:val="20"/>
              <w:highlight w:val="white"/>
            </w:rPr>
          </w:rPrChange>
        </w:rPr>
        <w:t>&gt;1.3.6.1.4...1000&lt;/</w:t>
      </w:r>
      <w:proofErr w:type="spellStart"/>
      <w:r w:rsidRPr="00E63AF6">
        <w:rPr>
          <w:rFonts w:ascii="Courier New" w:hAnsi="Courier New"/>
          <w:sz w:val="20"/>
          <w:highlight w:val="white"/>
          <w:lang w:val="fr-FR"/>
          <w:rPrChange w:id="2266" w:author="Gregorio Canal" w:date="2019-05-22T14:54:00Z">
            <w:rPr>
              <w:rFonts w:ascii="Courier New" w:hAnsi="Courier New"/>
              <w:sz w:val="20"/>
              <w:highlight w:val="white"/>
            </w:rPr>
          </w:rPrChange>
        </w:rPr>
        <w:t>RepositoryUniqueId</w:t>
      </w:r>
      <w:proofErr w:type="spellEnd"/>
      <w:r w:rsidRPr="00E63AF6">
        <w:rPr>
          <w:rFonts w:ascii="Courier New" w:hAnsi="Courier New"/>
          <w:sz w:val="20"/>
          <w:highlight w:val="white"/>
          <w:lang w:val="fr-FR"/>
          <w:rPrChange w:id="2267" w:author="Gregorio Canal" w:date="2019-05-22T14:54:00Z">
            <w:rPr>
              <w:rFonts w:ascii="Courier New" w:hAnsi="Courier New"/>
              <w:sz w:val="20"/>
              <w:highlight w:val="white"/>
            </w:rPr>
          </w:rPrChange>
        </w:rPr>
        <w:t>&gt;</w:t>
      </w:r>
    </w:p>
    <w:p w14:paraId="64F263F6"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268"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269"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7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7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72"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273" w:author="Gregorio Canal" w:date="2019-05-22T14:54:00Z">
            <w:rPr>
              <w:rFonts w:ascii="Courier New" w:hAnsi="Courier New"/>
              <w:sz w:val="20"/>
              <w:highlight w:val="white"/>
            </w:rPr>
          </w:rPrChange>
        </w:rPr>
        <w:t>DocumentUniqueId</w:t>
      </w:r>
      <w:proofErr w:type="spellEnd"/>
      <w:r w:rsidRPr="00E63AF6">
        <w:rPr>
          <w:rFonts w:ascii="Courier New" w:hAnsi="Courier New"/>
          <w:sz w:val="20"/>
          <w:highlight w:val="white"/>
          <w:lang w:val="fr-FR"/>
          <w:rPrChange w:id="2274" w:author="Gregorio Canal" w:date="2019-05-22T14:54:00Z">
            <w:rPr>
              <w:rFonts w:ascii="Courier New" w:hAnsi="Courier New"/>
              <w:sz w:val="20"/>
              <w:highlight w:val="white"/>
            </w:rPr>
          </w:rPrChange>
        </w:rPr>
        <w:t>&gt;1.3.6.1.4...2300&lt;/</w:t>
      </w:r>
      <w:proofErr w:type="spellStart"/>
      <w:r w:rsidRPr="00E63AF6">
        <w:rPr>
          <w:rFonts w:ascii="Courier New" w:hAnsi="Courier New"/>
          <w:sz w:val="20"/>
          <w:highlight w:val="white"/>
          <w:lang w:val="fr-FR"/>
          <w:rPrChange w:id="2275" w:author="Gregorio Canal" w:date="2019-05-22T14:54:00Z">
            <w:rPr>
              <w:rFonts w:ascii="Courier New" w:hAnsi="Courier New"/>
              <w:sz w:val="20"/>
              <w:highlight w:val="white"/>
            </w:rPr>
          </w:rPrChange>
        </w:rPr>
        <w:t>DocumentUniqueId</w:t>
      </w:r>
      <w:proofErr w:type="spellEnd"/>
      <w:r w:rsidRPr="00E63AF6">
        <w:rPr>
          <w:rFonts w:ascii="Courier New" w:hAnsi="Courier New"/>
          <w:sz w:val="20"/>
          <w:highlight w:val="white"/>
          <w:lang w:val="fr-FR"/>
          <w:rPrChange w:id="2276" w:author="Gregorio Canal" w:date="2019-05-22T14:54:00Z">
            <w:rPr>
              <w:rFonts w:ascii="Courier New" w:hAnsi="Courier New"/>
              <w:sz w:val="20"/>
              <w:highlight w:val="white"/>
            </w:rPr>
          </w:rPrChange>
        </w:rPr>
        <w:t>&gt;</w:t>
      </w:r>
    </w:p>
    <w:p w14:paraId="41F1CB6E"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lang w:val="fr-FR"/>
          <w:rPrChange w:id="2277" w:author="Gregorio Canal" w:date="2019-05-22T14:54:00Z">
            <w:rPr>
              <w:rFonts w:ascii="Courier New" w:hAnsi="Courier New"/>
              <w:sz w:val="20"/>
            </w:rPr>
          </w:rPrChange>
        </w:rPr>
      </w:pPr>
      <w:r w:rsidRPr="00E63AF6">
        <w:rPr>
          <w:rFonts w:ascii="Courier New" w:hAnsi="Courier New"/>
          <w:sz w:val="20"/>
          <w:lang w:val="fr-FR"/>
          <w:rPrChange w:id="2278" w:author="Gregorio Canal" w:date="2019-05-22T14:54:00Z">
            <w:rPr>
              <w:rFonts w:ascii="Courier New" w:hAnsi="Courier New"/>
              <w:sz w:val="20"/>
            </w:rPr>
          </w:rPrChange>
        </w:rPr>
        <w:t xml:space="preserve">      &lt;</w:t>
      </w:r>
      <w:proofErr w:type="spellStart"/>
      <w:r w:rsidRPr="00E63AF6">
        <w:rPr>
          <w:rFonts w:ascii="Courier New" w:hAnsi="Courier New"/>
          <w:sz w:val="20"/>
          <w:lang w:val="fr-FR"/>
          <w:rPrChange w:id="2279" w:author="Gregorio Canal" w:date="2019-05-22T14:54:00Z">
            <w:rPr>
              <w:rFonts w:ascii="Courier New" w:hAnsi="Courier New"/>
              <w:sz w:val="20"/>
            </w:rPr>
          </w:rPrChange>
        </w:rPr>
        <w:t>NewDocumentUniqueId</w:t>
      </w:r>
      <w:proofErr w:type="spellEnd"/>
      <w:r w:rsidRPr="00E63AF6">
        <w:rPr>
          <w:rFonts w:ascii="Courier New" w:hAnsi="Courier New"/>
          <w:sz w:val="20"/>
          <w:lang w:val="fr-FR"/>
          <w:rPrChange w:id="2280" w:author="Gregorio Canal" w:date="2019-05-22T14:54:00Z">
            <w:rPr>
              <w:rFonts w:ascii="Courier New" w:hAnsi="Courier New"/>
              <w:sz w:val="20"/>
            </w:rPr>
          </w:rPrChange>
        </w:rPr>
        <w:t>&gt;1.3.6.1.4...2897&lt;/</w:t>
      </w:r>
      <w:proofErr w:type="spellStart"/>
      <w:r w:rsidRPr="00E63AF6">
        <w:rPr>
          <w:rFonts w:ascii="Courier New" w:hAnsi="Courier New"/>
          <w:sz w:val="20"/>
          <w:lang w:val="fr-FR"/>
          <w:rPrChange w:id="2281" w:author="Gregorio Canal" w:date="2019-05-22T14:54:00Z">
            <w:rPr>
              <w:rFonts w:ascii="Courier New" w:hAnsi="Courier New"/>
              <w:sz w:val="20"/>
            </w:rPr>
          </w:rPrChange>
        </w:rPr>
        <w:t>NewDocumentUniqueId</w:t>
      </w:r>
      <w:proofErr w:type="spellEnd"/>
      <w:r w:rsidRPr="00E63AF6">
        <w:rPr>
          <w:rFonts w:ascii="Courier New" w:hAnsi="Courier New"/>
          <w:sz w:val="20"/>
          <w:lang w:val="fr-FR"/>
          <w:rPrChange w:id="2282" w:author="Gregorio Canal" w:date="2019-05-22T14:54:00Z">
            <w:rPr>
              <w:rFonts w:ascii="Courier New" w:hAnsi="Courier New"/>
              <w:sz w:val="20"/>
            </w:rPr>
          </w:rPrChange>
        </w:rPr>
        <w:t>&gt;</w:t>
      </w:r>
    </w:p>
    <w:p w14:paraId="7416067C"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lang w:val="fr-FR"/>
          <w:rPrChange w:id="2283" w:author="Gregorio Canal" w:date="2019-05-22T14:54:00Z">
            <w:rPr>
              <w:rFonts w:ascii="Courier New" w:hAnsi="Courier New"/>
              <w:sz w:val="20"/>
            </w:rPr>
          </w:rPrChange>
        </w:rPr>
      </w:pPr>
      <w:r w:rsidRPr="00E63AF6">
        <w:rPr>
          <w:rFonts w:ascii="Courier New" w:hAnsi="Courier New"/>
          <w:sz w:val="20"/>
          <w:lang w:val="fr-FR"/>
          <w:rPrChange w:id="2284" w:author="Gregorio Canal" w:date="2019-05-22T14:54:00Z">
            <w:rPr>
              <w:rFonts w:ascii="Courier New" w:hAnsi="Courier New"/>
              <w:sz w:val="20"/>
            </w:rPr>
          </w:rPrChange>
        </w:rPr>
        <w:t xml:space="preserve">      &lt;</w:t>
      </w:r>
      <w:proofErr w:type="spellStart"/>
      <w:r w:rsidRPr="00E63AF6">
        <w:rPr>
          <w:rFonts w:ascii="Courier New" w:hAnsi="Courier New"/>
          <w:sz w:val="20"/>
          <w:lang w:val="fr-FR"/>
          <w:rPrChange w:id="2285" w:author="Gregorio Canal" w:date="2019-05-22T14:54:00Z">
            <w:rPr>
              <w:rFonts w:ascii="Courier New" w:hAnsi="Courier New"/>
              <w:sz w:val="20"/>
            </w:rPr>
          </w:rPrChange>
        </w:rPr>
        <w:t>NewRepositoryUniqueId</w:t>
      </w:r>
      <w:proofErr w:type="spellEnd"/>
      <w:r w:rsidRPr="00E63AF6">
        <w:rPr>
          <w:rFonts w:ascii="Courier New" w:hAnsi="Courier New"/>
          <w:sz w:val="20"/>
          <w:lang w:val="fr-FR"/>
          <w:rPrChange w:id="2286" w:author="Gregorio Canal" w:date="2019-05-22T14:54:00Z">
            <w:rPr>
              <w:rFonts w:ascii="Courier New" w:hAnsi="Courier New"/>
              <w:sz w:val="20"/>
            </w:rPr>
          </w:rPrChange>
        </w:rPr>
        <w:t>&gt;</w:t>
      </w:r>
      <w:r w:rsidRPr="00E63AF6">
        <w:rPr>
          <w:rFonts w:ascii="Courier New" w:hAnsi="Courier New"/>
          <w:sz w:val="20"/>
          <w:highlight w:val="white"/>
          <w:lang w:val="fr-FR"/>
          <w:rPrChange w:id="2287" w:author="Gregorio Canal" w:date="2019-05-22T14:54:00Z">
            <w:rPr>
              <w:rFonts w:ascii="Courier New" w:hAnsi="Courier New"/>
              <w:sz w:val="20"/>
              <w:highlight w:val="white"/>
            </w:rPr>
          </w:rPrChange>
        </w:rPr>
        <w:t>1.3.6.1.4...1000</w:t>
      </w:r>
      <w:r w:rsidRPr="00E63AF6">
        <w:rPr>
          <w:rFonts w:ascii="Courier New" w:hAnsi="Courier New"/>
          <w:sz w:val="20"/>
          <w:lang w:val="fr-FR"/>
          <w:rPrChange w:id="2288" w:author="Gregorio Canal" w:date="2019-05-22T14:54:00Z">
            <w:rPr>
              <w:rFonts w:ascii="Courier New" w:hAnsi="Courier New"/>
              <w:sz w:val="20"/>
            </w:rPr>
          </w:rPrChange>
        </w:rPr>
        <w:t>&lt;/</w:t>
      </w:r>
      <w:proofErr w:type="spellStart"/>
      <w:r w:rsidRPr="00E63AF6">
        <w:rPr>
          <w:rFonts w:ascii="Courier New" w:hAnsi="Courier New"/>
          <w:sz w:val="20"/>
          <w:lang w:val="fr-FR"/>
          <w:rPrChange w:id="2289" w:author="Gregorio Canal" w:date="2019-05-22T14:54:00Z">
            <w:rPr>
              <w:rFonts w:ascii="Courier New" w:hAnsi="Courier New"/>
              <w:sz w:val="20"/>
            </w:rPr>
          </w:rPrChange>
        </w:rPr>
        <w:t>NewRepositoryUniqueId</w:t>
      </w:r>
      <w:proofErr w:type="spellEnd"/>
      <w:r w:rsidRPr="00E63AF6">
        <w:rPr>
          <w:rFonts w:ascii="Courier New" w:hAnsi="Courier New"/>
          <w:sz w:val="20"/>
          <w:lang w:val="fr-FR"/>
          <w:rPrChange w:id="2290" w:author="Gregorio Canal" w:date="2019-05-22T14:54:00Z">
            <w:rPr>
              <w:rFonts w:ascii="Courier New" w:hAnsi="Courier New"/>
              <w:sz w:val="20"/>
            </w:rPr>
          </w:rPrChange>
        </w:rPr>
        <w:t>&gt;</w:t>
      </w:r>
    </w:p>
    <w:p w14:paraId="0C03C6D9"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291"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292"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93"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94"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295"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296" w:author="Gregorio Canal" w:date="2019-05-22T14:54:00Z">
            <w:rPr>
              <w:rFonts w:ascii="Courier New" w:hAnsi="Courier New"/>
              <w:sz w:val="20"/>
              <w:highlight w:val="white"/>
            </w:rPr>
          </w:rPrChange>
        </w:rPr>
        <w:t>mimeType</w:t>
      </w:r>
      <w:proofErr w:type="spellEnd"/>
      <w:r w:rsidRPr="00E63AF6">
        <w:rPr>
          <w:rFonts w:ascii="Courier New" w:hAnsi="Courier New"/>
          <w:sz w:val="20"/>
          <w:highlight w:val="white"/>
          <w:lang w:val="fr-FR"/>
          <w:rPrChange w:id="2297" w:author="Gregorio Canal" w:date="2019-05-22T14:54:00Z">
            <w:rPr>
              <w:rFonts w:ascii="Courier New" w:hAnsi="Courier New"/>
              <w:sz w:val="20"/>
              <w:highlight w:val="white"/>
            </w:rPr>
          </w:rPrChange>
        </w:rPr>
        <w:t>&gt;</w:t>
      </w:r>
      <w:proofErr w:type="spellStart"/>
      <w:r w:rsidRPr="00E63AF6">
        <w:rPr>
          <w:rFonts w:ascii="Courier New" w:hAnsi="Courier New"/>
          <w:sz w:val="20"/>
          <w:highlight w:val="white"/>
          <w:lang w:val="fr-FR"/>
          <w:rPrChange w:id="2298" w:author="Gregorio Canal" w:date="2019-05-22T14:54:00Z">
            <w:rPr>
              <w:rFonts w:ascii="Courier New" w:hAnsi="Courier New"/>
              <w:sz w:val="20"/>
              <w:highlight w:val="white"/>
            </w:rPr>
          </w:rPrChange>
        </w:rPr>
        <w:t>text</w:t>
      </w:r>
      <w:proofErr w:type="spellEnd"/>
      <w:r w:rsidRPr="00E63AF6">
        <w:rPr>
          <w:rFonts w:ascii="Courier New" w:hAnsi="Courier New"/>
          <w:sz w:val="20"/>
          <w:highlight w:val="white"/>
          <w:lang w:val="fr-FR"/>
          <w:rPrChange w:id="2299" w:author="Gregorio Canal" w:date="2019-05-22T14:54:00Z">
            <w:rPr>
              <w:rFonts w:ascii="Courier New" w:hAnsi="Courier New"/>
              <w:sz w:val="20"/>
              <w:highlight w:val="white"/>
            </w:rPr>
          </w:rPrChange>
        </w:rPr>
        <w:t>/xml&lt;/</w:t>
      </w:r>
      <w:proofErr w:type="spellStart"/>
      <w:r w:rsidRPr="00E63AF6">
        <w:rPr>
          <w:rFonts w:ascii="Courier New" w:hAnsi="Courier New"/>
          <w:sz w:val="20"/>
          <w:highlight w:val="white"/>
          <w:lang w:val="fr-FR"/>
          <w:rPrChange w:id="2300" w:author="Gregorio Canal" w:date="2019-05-22T14:54:00Z">
            <w:rPr>
              <w:rFonts w:ascii="Courier New" w:hAnsi="Courier New"/>
              <w:sz w:val="20"/>
              <w:highlight w:val="white"/>
            </w:rPr>
          </w:rPrChange>
        </w:rPr>
        <w:t>mimeType</w:t>
      </w:r>
      <w:proofErr w:type="spellEnd"/>
      <w:r w:rsidRPr="00E63AF6">
        <w:rPr>
          <w:rFonts w:ascii="Courier New" w:hAnsi="Courier New"/>
          <w:sz w:val="20"/>
          <w:highlight w:val="white"/>
          <w:lang w:val="fr-FR"/>
          <w:rPrChange w:id="2301" w:author="Gregorio Canal" w:date="2019-05-22T14:54:00Z">
            <w:rPr>
              <w:rFonts w:ascii="Courier New" w:hAnsi="Courier New"/>
              <w:sz w:val="20"/>
              <w:highlight w:val="white"/>
            </w:rPr>
          </w:rPrChange>
        </w:rPr>
        <w:t>&gt;</w:t>
      </w:r>
    </w:p>
    <w:p w14:paraId="07F039CB"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02"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03"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04"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05"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06" w:author="Gregorio Canal" w:date="2019-05-22T14:54:00Z">
            <w:rPr>
              <w:rFonts w:ascii="Courier New" w:hAnsi="Courier New"/>
              <w:sz w:val="20"/>
              <w:highlight w:val="white"/>
            </w:rPr>
          </w:rPrChange>
        </w:rPr>
        <w:tab/>
        <w:t>&lt;Document&gt;UjBsR09EbGhjZ0dTQUxNQUFBUUNBRU1tQ1p0dU1GUXhEUzhi&lt;/Document&gt;</w:t>
      </w:r>
    </w:p>
    <w:p w14:paraId="25E5D4C0"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07"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08"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09"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10"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311" w:author="Gregorio Canal" w:date="2019-05-22T14:54:00Z">
            <w:rPr>
              <w:rFonts w:ascii="Courier New" w:hAnsi="Courier New"/>
              <w:sz w:val="20"/>
              <w:highlight w:val="white"/>
            </w:rPr>
          </w:rPrChange>
        </w:rPr>
        <w:t>DocumentResponse</w:t>
      </w:r>
      <w:proofErr w:type="spellEnd"/>
      <w:r w:rsidRPr="00E63AF6">
        <w:rPr>
          <w:rFonts w:ascii="Courier New" w:hAnsi="Courier New"/>
          <w:sz w:val="20"/>
          <w:highlight w:val="white"/>
          <w:lang w:val="fr-FR"/>
          <w:rPrChange w:id="2312" w:author="Gregorio Canal" w:date="2019-05-22T14:54:00Z">
            <w:rPr>
              <w:rFonts w:ascii="Courier New" w:hAnsi="Courier New"/>
              <w:sz w:val="20"/>
              <w:highlight w:val="white"/>
            </w:rPr>
          </w:rPrChange>
        </w:rPr>
        <w:t>&gt;</w:t>
      </w:r>
    </w:p>
    <w:p w14:paraId="7D1F7F78"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13"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14"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15"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16"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317" w:author="Gregorio Canal" w:date="2019-05-22T14:54:00Z">
            <w:rPr>
              <w:rFonts w:ascii="Courier New" w:hAnsi="Courier New"/>
              <w:sz w:val="20"/>
              <w:highlight w:val="white"/>
            </w:rPr>
          </w:rPrChange>
        </w:rPr>
        <w:t>DocumentResponse</w:t>
      </w:r>
      <w:proofErr w:type="spellEnd"/>
      <w:r w:rsidRPr="00E63AF6">
        <w:rPr>
          <w:rFonts w:ascii="Courier New" w:hAnsi="Courier New"/>
          <w:sz w:val="20"/>
          <w:highlight w:val="white"/>
          <w:lang w:val="fr-FR"/>
          <w:rPrChange w:id="2318" w:author="Gregorio Canal" w:date="2019-05-22T14:54:00Z">
            <w:rPr>
              <w:rFonts w:ascii="Courier New" w:hAnsi="Courier New"/>
              <w:sz w:val="20"/>
              <w:highlight w:val="white"/>
            </w:rPr>
          </w:rPrChange>
        </w:rPr>
        <w:t>&gt;</w:t>
      </w:r>
    </w:p>
    <w:p w14:paraId="3C6A27DD"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19"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2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2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22"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23"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324" w:author="Gregorio Canal" w:date="2019-05-22T14:54:00Z">
            <w:rPr>
              <w:rFonts w:ascii="Courier New" w:hAnsi="Courier New"/>
              <w:sz w:val="20"/>
              <w:highlight w:val="white"/>
            </w:rPr>
          </w:rPrChange>
        </w:rPr>
        <w:t>RepositoryUniqueId</w:t>
      </w:r>
      <w:proofErr w:type="spellEnd"/>
      <w:r w:rsidRPr="00E63AF6">
        <w:rPr>
          <w:rFonts w:ascii="Courier New" w:hAnsi="Courier New"/>
          <w:sz w:val="20"/>
          <w:highlight w:val="white"/>
          <w:lang w:val="fr-FR"/>
          <w:rPrChange w:id="2325" w:author="Gregorio Canal" w:date="2019-05-22T14:54:00Z">
            <w:rPr>
              <w:rFonts w:ascii="Courier New" w:hAnsi="Courier New"/>
              <w:sz w:val="20"/>
              <w:highlight w:val="white"/>
            </w:rPr>
          </w:rPrChange>
        </w:rPr>
        <w:t>&gt;1.3.6.1.4...1000&lt;/</w:t>
      </w:r>
      <w:proofErr w:type="spellStart"/>
      <w:r w:rsidRPr="00E63AF6">
        <w:rPr>
          <w:rFonts w:ascii="Courier New" w:hAnsi="Courier New"/>
          <w:sz w:val="20"/>
          <w:highlight w:val="white"/>
          <w:lang w:val="fr-FR"/>
          <w:rPrChange w:id="2326" w:author="Gregorio Canal" w:date="2019-05-22T14:54:00Z">
            <w:rPr>
              <w:rFonts w:ascii="Courier New" w:hAnsi="Courier New"/>
              <w:sz w:val="20"/>
              <w:highlight w:val="white"/>
            </w:rPr>
          </w:rPrChange>
        </w:rPr>
        <w:t>RepositoryUniqueId</w:t>
      </w:r>
      <w:proofErr w:type="spellEnd"/>
      <w:r w:rsidRPr="00E63AF6">
        <w:rPr>
          <w:rFonts w:ascii="Courier New" w:hAnsi="Courier New"/>
          <w:sz w:val="20"/>
          <w:highlight w:val="white"/>
          <w:lang w:val="fr-FR"/>
          <w:rPrChange w:id="2327" w:author="Gregorio Canal" w:date="2019-05-22T14:54:00Z">
            <w:rPr>
              <w:rFonts w:ascii="Courier New" w:hAnsi="Courier New"/>
              <w:sz w:val="20"/>
              <w:highlight w:val="white"/>
            </w:rPr>
          </w:rPrChange>
        </w:rPr>
        <w:t>&gt;</w:t>
      </w:r>
    </w:p>
    <w:p w14:paraId="4F881A22"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28"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29"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3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3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32"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333" w:author="Gregorio Canal" w:date="2019-05-22T14:54:00Z">
            <w:rPr>
              <w:rFonts w:ascii="Courier New" w:hAnsi="Courier New"/>
              <w:sz w:val="20"/>
              <w:highlight w:val="white"/>
            </w:rPr>
          </w:rPrChange>
        </w:rPr>
        <w:t>DocumentUniqueId</w:t>
      </w:r>
      <w:proofErr w:type="spellEnd"/>
      <w:r w:rsidRPr="00E63AF6">
        <w:rPr>
          <w:rFonts w:ascii="Courier New" w:hAnsi="Courier New"/>
          <w:sz w:val="20"/>
          <w:highlight w:val="white"/>
          <w:lang w:val="fr-FR"/>
          <w:rPrChange w:id="2334" w:author="Gregorio Canal" w:date="2019-05-22T14:54:00Z">
            <w:rPr>
              <w:rFonts w:ascii="Courier New" w:hAnsi="Courier New"/>
              <w:sz w:val="20"/>
              <w:highlight w:val="white"/>
            </w:rPr>
          </w:rPrChange>
        </w:rPr>
        <w:t>&gt;1.3.6.1.4...2300&lt;/</w:t>
      </w:r>
      <w:proofErr w:type="spellStart"/>
      <w:r w:rsidRPr="00E63AF6">
        <w:rPr>
          <w:rFonts w:ascii="Courier New" w:hAnsi="Courier New"/>
          <w:sz w:val="20"/>
          <w:highlight w:val="white"/>
          <w:lang w:val="fr-FR"/>
          <w:rPrChange w:id="2335" w:author="Gregorio Canal" w:date="2019-05-22T14:54:00Z">
            <w:rPr>
              <w:rFonts w:ascii="Courier New" w:hAnsi="Courier New"/>
              <w:sz w:val="20"/>
              <w:highlight w:val="white"/>
            </w:rPr>
          </w:rPrChange>
        </w:rPr>
        <w:t>DocumentUniqueId</w:t>
      </w:r>
      <w:proofErr w:type="spellEnd"/>
      <w:r w:rsidRPr="00E63AF6">
        <w:rPr>
          <w:rFonts w:ascii="Courier New" w:hAnsi="Courier New"/>
          <w:sz w:val="20"/>
          <w:highlight w:val="white"/>
          <w:lang w:val="fr-FR"/>
          <w:rPrChange w:id="2336" w:author="Gregorio Canal" w:date="2019-05-22T14:54:00Z">
            <w:rPr>
              <w:rFonts w:ascii="Courier New" w:hAnsi="Courier New"/>
              <w:sz w:val="20"/>
              <w:highlight w:val="white"/>
            </w:rPr>
          </w:rPrChange>
        </w:rPr>
        <w:t>&gt;</w:t>
      </w:r>
    </w:p>
    <w:p w14:paraId="335F63D1"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37"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38"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39"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4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41"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342" w:author="Gregorio Canal" w:date="2019-05-22T14:54:00Z">
            <w:rPr>
              <w:rFonts w:ascii="Courier New" w:hAnsi="Courier New"/>
              <w:sz w:val="20"/>
              <w:highlight w:val="white"/>
            </w:rPr>
          </w:rPrChange>
        </w:rPr>
        <w:t>mimeType</w:t>
      </w:r>
      <w:proofErr w:type="spellEnd"/>
      <w:r w:rsidRPr="00E63AF6">
        <w:rPr>
          <w:rFonts w:ascii="Courier New" w:hAnsi="Courier New"/>
          <w:sz w:val="20"/>
          <w:highlight w:val="white"/>
          <w:lang w:val="fr-FR"/>
          <w:rPrChange w:id="2343" w:author="Gregorio Canal" w:date="2019-05-22T14:54:00Z">
            <w:rPr>
              <w:rFonts w:ascii="Courier New" w:hAnsi="Courier New"/>
              <w:sz w:val="20"/>
              <w:highlight w:val="white"/>
            </w:rPr>
          </w:rPrChange>
        </w:rPr>
        <w:t>&gt;</w:t>
      </w:r>
      <w:proofErr w:type="spellStart"/>
      <w:r w:rsidRPr="00E63AF6">
        <w:rPr>
          <w:rFonts w:ascii="Courier New" w:hAnsi="Courier New"/>
          <w:sz w:val="20"/>
          <w:highlight w:val="white"/>
          <w:lang w:val="fr-FR"/>
          <w:rPrChange w:id="2344" w:author="Gregorio Canal" w:date="2019-05-22T14:54:00Z">
            <w:rPr>
              <w:rFonts w:ascii="Courier New" w:hAnsi="Courier New"/>
              <w:sz w:val="20"/>
              <w:highlight w:val="white"/>
            </w:rPr>
          </w:rPrChange>
        </w:rPr>
        <w:t>text</w:t>
      </w:r>
      <w:proofErr w:type="spellEnd"/>
      <w:r w:rsidRPr="00E63AF6">
        <w:rPr>
          <w:rFonts w:ascii="Courier New" w:hAnsi="Courier New"/>
          <w:sz w:val="20"/>
          <w:highlight w:val="white"/>
          <w:lang w:val="fr-FR"/>
          <w:rPrChange w:id="2345" w:author="Gregorio Canal" w:date="2019-05-22T14:54:00Z">
            <w:rPr>
              <w:rFonts w:ascii="Courier New" w:hAnsi="Courier New"/>
              <w:sz w:val="20"/>
              <w:highlight w:val="white"/>
            </w:rPr>
          </w:rPrChange>
        </w:rPr>
        <w:t>/xml&lt;/</w:t>
      </w:r>
      <w:proofErr w:type="spellStart"/>
      <w:r w:rsidRPr="00E63AF6">
        <w:rPr>
          <w:rFonts w:ascii="Courier New" w:hAnsi="Courier New"/>
          <w:sz w:val="20"/>
          <w:highlight w:val="white"/>
          <w:lang w:val="fr-FR"/>
          <w:rPrChange w:id="2346" w:author="Gregorio Canal" w:date="2019-05-22T14:54:00Z">
            <w:rPr>
              <w:rFonts w:ascii="Courier New" w:hAnsi="Courier New"/>
              <w:sz w:val="20"/>
              <w:highlight w:val="white"/>
            </w:rPr>
          </w:rPrChange>
        </w:rPr>
        <w:t>mimeType</w:t>
      </w:r>
      <w:proofErr w:type="spellEnd"/>
      <w:r w:rsidRPr="00E63AF6">
        <w:rPr>
          <w:rFonts w:ascii="Courier New" w:hAnsi="Courier New"/>
          <w:sz w:val="20"/>
          <w:highlight w:val="white"/>
          <w:lang w:val="fr-FR"/>
          <w:rPrChange w:id="2347" w:author="Gregorio Canal" w:date="2019-05-22T14:54:00Z">
            <w:rPr>
              <w:rFonts w:ascii="Courier New" w:hAnsi="Courier New"/>
              <w:sz w:val="20"/>
              <w:highlight w:val="white"/>
            </w:rPr>
          </w:rPrChange>
        </w:rPr>
        <w:t>&gt;</w:t>
      </w:r>
    </w:p>
    <w:p w14:paraId="6D851E1E"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48"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49"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5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51"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52" w:author="Gregorio Canal" w:date="2019-05-22T14:54:00Z">
            <w:rPr>
              <w:rFonts w:ascii="Courier New" w:hAnsi="Courier New"/>
              <w:sz w:val="20"/>
              <w:highlight w:val="white"/>
            </w:rPr>
          </w:rPrChange>
        </w:rPr>
        <w:tab/>
        <w:t>&lt;Document&gt;UjBsR09EbGhjZ0dTQUxNQUFBUUNBRU1tQ1p0dU1GUXhEUzhi&lt;/Document&gt;</w:t>
      </w:r>
    </w:p>
    <w:p w14:paraId="26E152E5"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53"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54"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55"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56"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357" w:author="Gregorio Canal" w:date="2019-05-22T14:54:00Z">
            <w:rPr>
              <w:rFonts w:ascii="Courier New" w:hAnsi="Courier New"/>
              <w:sz w:val="20"/>
              <w:highlight w:val="white"/>
            </w:rPr>
          </w:rPrChange>
        </w:rPr>
        <w:t>DocumentResponse</w:t>
      </w:r>
      <w:proofErr w:type="spellEnd"/>
      <w:r w:rsidRPr="00E63AF6">
        <w:rPr>
          <w:rFonts w:ascii="Courier New" w:hAnsi="Courier New"/>
          <w:sz w:val="20"/>
          <w:highlight w:val="white"/>
          <w:lang w:val="fr-FR"/>
          <w:rPrChange w:id="2358" w:author="Gregorio Canal" w:date="2019-05-22T14:54:00Z">
            <w:rPr>
              <w:rFonts w:ascii="Courier New" w:hAnsi="Courier New"/>
              <w:sz w:val="20"/>
              <w:highlight w:val="white"/>
            </w:rPr>
          </w:rPrChange>
        </w:rPr>
        <w:t>&gt;</w:t>
      </w:r>
    </w:p>
    <w:p w14:paraId="2D35E78B" w14:textId="77777777" w:rsidR="007A1F44" w:rsidRPr="00E63AF6"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lang w:val="fr-FR"/>
          <w:rPrChange w:id="2359" w:author="Gregorio Canal" w:date="2019-05-22T14:54:00Z">
            <w:rPr>
              <w:rFonts w:ascii="Courier New" w:hAnsi="Courier New"/>
              <w:sz w:val="20"/>
              <w:highlight w:val="white"/>
            </w:rPr>
          </w:rPrChange>
        </w:rPr>
      </w:pPr>
      <w:r w:rsidRPr="00E63AF6">
        <w:rPr>
          <w:rFonts w:ascii="Courier New" w:hAnsi="Courier New"/>
          <w:sz w:val="20"/>
          <w:highlight w:val="white"/>
          <w:lang w:val="fr-FR"/>
          <w:rPrChange w:id="2360" w:author="Gregorio Canal" w:date="2019-05-22T14:54:00Z">
            <w:rPr>
              <w:rFonts w:ascii="Courier New" w:hAnsi="Courier New"/>
              <w:sz w:val="20"/>
              <w:highlight w:val="white"/>
            </w:rPr>
          </w:rPrChange>
        </w:rPr>
        <w:tab/>
      </w:r>
      <w:r w:rsidRPr="00E63AF6">
        <w:rPr>
          <w:rFonts w:ascii="Courier New" w:hAnsi="Courier New"/>
          <w:sz w:val="20"/>
          <w:highlight w:val="white"/>
          <w:lang w:val="fr-FR"/>
          <w:rPrChange w:id="2361" w:author="Gregorio Canal" w:date="2019-05-22T14:54:00Z">
            <w:rPr>
              <w:rFonts w:ascii="Courier New" w:hAnsi="Courier New"/>
              <w:sz w:val="20"/>
              <w:highlight w:val="white"/>
            </w:rPr>
          </w:rPrChange>
        </w:rPr>
        <w:tab/>
        <w:t>&lt;/</w:t>
      </w:r>
      <w:proofErr w:type="spellStart"/>
      <w:r w:rsidRPr="00E63AF6">
        <w:rPr>
          <w:rFonts w:ascii="Courier New" w:hAnsi="Courier New"/>
          <w:sz w:val="20"/>
          <w:highlight w:val="white"/>
          <w:lang w:val="fr-FR"/>
          <w:rPrChange w:id="2362" w:author="Gregorio Canal" w:date="2019-05-22T14:54:00Z">
            <w:rPr>
              <w:rFonts w:ascii="Courier New" w:hAnsi="Courier New"/>
              <w:sz w:val="20"/>
              <w:highlight w:val="white"/>
            </w:rPr>
          </w:rPrChange>
        </w:rPr>
        <w:t>RetrieveDocumentSetResponse</w:t>
      </w:r>
      <w:proofErr w:type="spellEnd"/>
      <w:r w:rsidRPr="00E63AF6">
        <w:rPr>
          <w:rFonts w:ascii="Courier New" w:hAnsi="Courier New"/>
          <w:sz w:val="20"/>
          <w:highlight w:val="white"/>
          <w:lang w:val="fr-FR"/>
          <w:rPrChange w:id="2363" w:author="Gregorio Canal" w:date="2019-05-22T14:54:00Z">
            <w:rPr>
              <w:rFonts w:ascii="Courier New" w:hAnsi="Courier New"/>
              <w:sz w:val="20"/>
              <w:highlight w:val="white"/>
            </w:rPr>
          </w:rPrChange>
        </w:rPr>
        <w:t>&gt;</w:t>
      </w:r>
    </w:p>
    <w:p w14:paraId="08009CDC"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E63AF6">
        <w:rPr>
          <w:rFonts w:ascii="Courier New" w:hAnsi="Courier New"/>
          <w:sz w:val="20"/>
          <w:highlight w:val="white"/>
          <w:lang w:val="fr-FR"/>
          <w:rPrChange w:id="2364" w:author="Gregorio Canal" w:date="2019-05-22T14:54:00Z">
            <w:rPr>
              <w:rFonts w:ascii="Courier New" w:hAnsi="Courier New"/>
              <w:sz w:val="20"/>
              <w:highlight w:val="white"/>
            </w:rPr>
          </w:rPrChange>
        </w:rPr>
        <w:tab/>
      </w:r>
      <w:r w:rsidRPr="00977EA3">
        <w:rPr>
          <w:rFonts w:ascii="Courier New" w:hAnsi="Courier New"/>
          <w:sz w:val="20"/>
          <w:highlight w:val="white"/>
        </w:rPr>
        <w:t>&lt;/</w:t>
      </w:r>
      <w:proofErr w:type="spellStart"/>
      <w:r w:rsidRPr="00977EA3">
        <w:rPr>
          <w:rFonts w:ascii="Courier New" w:hAnsi="Courier New"/>
          <w:sz w:val="20"/>
          <w:highlight w:val="white"/>
        </w:rPr>
        <w:t>s:Body</w:t>
      </w:r>
      <w:proofErr w:type="spellEnd"/>
      <w:r w:rsidRPr="00977EA3">
        <w:rPr>
          <w:rFonts w:ascii="Courier New" w:hAnsi="Courier New"/>
          <w:sz w:val="20"/>
          <w:highlight w:val="white"/>
        </w:rPr>
        <w:t>&gt;</w:t>
      </w:r>
    </w:p>
    <w:p w14:paraId="1A8E63D7" w14:textId="77777777" w:rsidR="007A1F44" w:rsidRPr="00977EA3" w:rsidRDefault="007A1F44" w:rsidP="001B289C">
      <w:pPr>
        <w:pStyle w:val="Corpotesto"/>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&lt;/</w:t>
      </w:r>
      <w:proofErr w:type="spellStart"/>
      <w:r w:rsidRPr="00977EA3">
        <w:rPr>
          <w:rFonts w:ascii="Courier New" w:hAnsi="Courier New"/>
          <w:sz w:val="20"/>
          <w:highlight w:val="white"/>
        </w:rPr>
        <w:t>s:Envelope</w:t>
      </w:r>
      <w:proofErr w:type="spellEnd"/>
      <w:r w:rsidRPr="00977EA3">
        <w:rPr>
          <w:rFonts w:ascii="Courier New" w:hAnsi="Courier New"/>
          <w:sz w:val="20"/>
          <w:highlight w:val="white"/>
        </w:rPr>
        <w:t>&gt;</w:t>
      </w:r>
    </w:p>
    <w:p w14:paraId="6398E042" w14:textId="77777777" w:rsidR="007A1F44" w:rsidRPr="00977EA3" w:rsidRDefault="007A1F44" w:rsidP="00733389">
      <w:pPr>
        <w:pStyle w:val="Titolo3"/>
        <w:numPr>
          <w:ilvl w:val="0"/>
          <w:numId w:val="0"/>
        </w:numPr>
        <w:tabs>
          <w:tab w:val="clear" w:pos="2160"/>
          <w:tab w:val="clear" w:pos="2880"/>
        </w:tabs>
        <w:rPr>
          <w:noProof w:val="0"/>
        </w:rPr>
      </w:pPr>
      <w:bookmarkStart w:id="2365" w:name="_Toc398544320"/>
      <w:bookmarkStart w:id="2366" w:name="_Toc398717979"/>
      <w:bookmarkStart w:id="2367" w:name="_Toc518634578"/>
      <w:r w:rsidRPr="00977EA3">
        <w:rPr>
          <w:noProof w:val="0"/>
        </w:rPr>
        <w:t>3.43.6 Security Considerations</w:t>
      </w:r>
      <w:bookmarkEnd w:id="2365"/>
      <w:bookmarkEnd w:id="2366"/>
      <w:bookmarkEnd w:id="2367"/>
    </w:p>
    <w:p w14:paraId="7AE023CE" w14:textId="77777777" w:rsidR="007A1F44" w:rsidRPr="00977EA3" w:rsidRDefault="007A1F44" w:rsidP="00B701EF">
      <w:r w:rsidRPr="00977EA3">
        <w:t>Relevant XDS Affinity Domain Security background is discussed in the XDS Security Considerations Section (see ITI TF-1: 10.7).</w:t>
      </w:r>
    </w:p>
    <w:p w14:paraId="03CAA241" w14:textId="77777777" w:rsidR="007A1F44" w:rsidRPr="00977EA3" w:rsidRDefault="007A1F44" w:rsidP="008C0C7D">
      <w:pPr>
        <w:pStyle w:val="Titolo4"/>
        <w:numPr>
          <w:ilvl w:val="0"/>
          <w:numId w:val="0"/>
        </w:numPr>
        <w:tabs>
          <w:tab w:val="clear" w:pos="2160"/>
          <w:tab w:val="clear" w:pos="2880"/>
          <w:tab w:val="clear" w:pos="3600"/>
        </w:tabs>
        <w:rPr>
          <w:noProof w:val="0"/>
        </w:rPr>
      </w:pPr>
      <w:bookmarkStart w:id="2368" w:name="_Toc398544321"/>
      <w:r w:rsidRPr="00977EA3">
        <w:rPr>
          <w:noProof w:val="0"/>
        </w:rPr>
        <w:t>3.43.6.1 Audit Record Considerations</w:t>
      </w:r>
      <w:bookmarkEnd w:id="2368"/>
      <w:r w:rsidRPr="00977EA3">
        <w:rPr>
          <w:noProof w:val="0"/>
        </w:rPr>
        <w:t xml:space="preserve"> </w:t>
      </w:r>
    </w:p>
    <w:p w14:paraId="0FBF5A61" w14:textId="12918995" w:rsidR="007A1F44" w:rsidRPr="00977EA3" w:rsidRDefault="007A1F44" w:rsidP="00602BC8">
      <w:r w:rsidRPr="00977EA3">
        <w:t xml:space="preserve">The Retrieve Document Set </w:t>
      </w:r>
      <w:r w:rsidR="00E77430" w:rsidRPr="00977EA3">
        <w:t>transaction</w:t>
      </w:r>
      <w:r w:rsidRPr="00977EA3">
        <w:t xml:space="preserve"> is either a PHI-Import event or a PHI-Export event, depending on the actor, as defined in ITI TF-2a: </w:t>
      </w:r>
      <w:r w:rsidR="00D370AE" w:rsidRPr="00977EA3">
        <w:t>Table 3.20.4.1.1.1-1</w:t>
      </w:r>
      <w:r w:rsidRPr="00977EA3">
        <w:t xml:space="preserve">, with the following exceptions. </w:t>
      </w:r>
    </w:p>
    <w:p w14:paraId="3AFAE8A5" w14:textId="77777777" w:rsidR="007A1F44" w:rsidRPr="00977EA3" w:rsidRDefault="007A1F44" w:rsidP="008C0C7D">
      <w:r w:rsidRPr="00977EA3">
        <w:t xml:space="preserve">The Document Repository Actor, On-Demand Document Source, and Initiating Gateway shall generate an “Export” event. This may be an event for each Retrieve Document </w:t>
      </w:r>
      <w:r w:rsidR="00E77430" w:rsidRPr="00977EA3">
        <w:t>transaction</w:t>
      </w:r>
      <w:r w:rsidRPr="00977EA3">
        <w:t>, or multiple transactions for the same patient may be heuristically combined. The heuristics for this combination are not specified by IHE. It is intended to reduce the volume of audit records. Combination is permitted when the active participants and patient are the same, and the time difference is considered insignificant.</w:t>
      </w:r>
    </w:p>
    <w:p w14:paraId="46BBDEA1" w14:textId="1A7FA22B" w:rsidR="007A1F44" w:rsidRPr="00977EA3" w:rsidRDefault="007A1F44" w:rsidP="008C0C7D">
      <w:r w:rsidRPr="00977EA3">
        <w:t>The Document Consumer shall generate an “Import” event. This may be one event per transaction, or multiple transactions may be reported as a single event using a heuristic for combining transactions. Combination is permitted when the active participants and patient are the same, and the time difference is considered insignificant.</w:t>
      </w:r>
    </w:p>
    <w:p w14:paraId="3058946A" w14:textId="77777777" w:rsidR="007A1F44" w:rsidRPr="00977EA3" w:rsidRDefault="007A1F44" w:rsidP="008C0C7D">
      <w:r w:rsidRPr="00977EA3">
        <w:lastRenderedPageBreak/>
        <w:t>If some documents were retrieved successfully and others were not, the Actors involved shall record a “success” audit event for those documents retrieved successfully and a “failure” audit event for those documents not retrieved successfully.</w:t>
      </w:r>
    </w:p>
    <w:p w14:paraId="51427CC0" w14:textId="2D7D0A7D" w:rsidR="007A1F44" w:rsidRPr="00977EA3" w:rsidRDefault="007A1F44" w:rsidP="008C0C7D">
      <w:pPr>
        <w:pStyle w:val="Titolo5"/>
        <w:numPr>
          <w:ilvl w:val="0"/>
          <w:numId w:val="0"/>
        </w:numPr>
        <w:tabs>
          <w:tab w:val="clear" w:pos="2160"/>
          <w:tab w:val="clear" w:pos="2880"/>
          <w:tab w:val="clear" w:pos="3600"/>
          <w:tab w:val="clear" w:pos="4320"/>
        </w:tabs>
        <w:rPr>
          <w:noProof w:val="0"/>
        </w:rPr>
      </w:pPr>
      <w:r w:rsidRPr="00977EA3">
        <w:rPr>
          <w:noProof w:val="0"/>
        </w:rPr>
        <w:t>3.43.6.1.1 Document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1EC601C8" w14:textId="77777777" w:rsidTr="0077534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7EB8AE35"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0E002D01" w14:textId="77777777" w:rsidR="007A1F44" w:rsidRPr="00977EA3" w:rsidRDefault="007A1F44" w:rsidP="00A063AC">
            <w:pPr>
              <w:pStyle w:val="TableEntryHeader"/>
              <w:rPr>
                <w:noProof w:val="0"/>
              </w:rPr>
            </w:pPr>
            <w:r w:rsidRPr="00977EA3">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37CB3BAE"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0ABD6485" w14:textId="77777777" w:rsidR="007A1F44" w:rsidRPr="00977EA3" w:rsidRDefault="007A1F44" w:rsidP="00A53067">
            <w:pPr>
              <w:pStyle w:val="TableEntryHeader"/>
              <w:rPr>
                <w:noProof w:val="0"/>
              </w:rPr>
            </w:pPr>
            <w:r w:rsidRPr="00977EA3">
              <w:rPr>
                <w:noProof w:val="0"/>
              </w:rPr>
              <w:t>Value Constraints</w:t>
            </w:r>
          </w:p>
        </w:tc>
      </w:tr>
      <w:tr w:rsidR="007A1F44" w:rsidRPr="00977EA3" w14:paraId="684C11C8" w14:textId="77777777" w:rsidTr="0077534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D3F29BA" w14:textId="77777777" w:rsidR="007A1F44" w:rsidRPr="00977EA3" w:rsidRDefault="007A1F44" w:rsidP="003462A5">
            <w:pPr>
              <w:pStyle w:val="TableEntryHeader"/>
              <w:rPr>
                <w:noProof w:val="0"/>
              </w:rPr>
            </w:pPr>
            <w:r w:rsidRPr="00977EA3">
              <w:rPr>
                <w:noProof w:val="0"/>
              </w:rPr>
              <w:t>Event</w:t>
            </w:r>
          </w:p>
          <w:p w14:paraId="6B3096C4"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4214C102" w14:textId="77777777" w:rsidR="007A1F44" w:rsidRPr="00977EA3" w:rsidRDefault="007A1F44" w:rsidP="005130ED">
            <w:pPr>
              <w:pStyle w:val="TableEntry"/>
              <w:rPr>
                <w:noProof w:val="0"/>
                <w:sz w:val="16"/>
              </w:rPr>
            </w:pPr>
            <w:proofErr w:type="spellStart"/>
            <w:r w:rsidRPr="00977EA3">
              <w:rPr>
                <w:noProof w:val="0"/>
                <w:sz w:val="16"/>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13D4178"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0566F9"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17998D7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9530FC1"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29040BF" w14:textId="77777777" w:rsidR="007A1F44" w:rsidRPr="00977EA3" w:rsidRDefault="007A1F44" w:rsidP="005130ED">
            <w:pPr>
              <w:pStyle w:val="TableEntry"/>
              <w:rPr>
                <w:noProof w:val="0"/>
                <w:sz w:val="16"/>
              </w:rPr>
            </w:pPr>
            <w:proofErr w:type="spellStart"/>
            <w:r w:rsidRPr="00977EA3">
              <w:rPr>
                <w:noProof w:val="0"/>
                <w:sz w:val="16"/>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310ACDD"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71C46D14"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65EAA4A2"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8D47846"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A170D2B" w14:textId="77777777" w:rsidR="007A1F44" w:rsidRPr="00977EA3" w:rsidRDefault="007A1F44" w:rsidP="005130ED">
            <w:pPr>
              <w:pStyle w:val="TableEntry"/>
              <w:rPr>
                <w:i/>
                <w:iCs/>
                <w:noProof w:val="0"/>
                <w:sz w:val="16"/>
              </w:rPr>
            </w:pPr>
            <w:proofErr w:type="spellStart"/>
            <w:r w:rsidRPr="00977EA3">
              <w:rPr>
                <w:i/>
                <w:iCs/>
                <w:noProof w:val="0"/>
                <w:sz w:val="16"/>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160E84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DBC252A"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FE0D15E"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5BAB5BD"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6DAFA2A" w14:textId="77777777" w:rsidR="007A1F44" w:rsidRPr="00977EA3" w:rsidRDefault="007A1F44" w:rsidP="005130ED">
            <w:pPr>
              <w:pStyle w:val="TableEntry"/>
              <w:rPr>
                <w:i/>
                <w:iCs/>
                <w:noProof w:val="0"/>
                <w:sz w:val="16"/>
              </w:rPr>
            </w:pPr>
            <w:proofErr w:type="spellStart"/>
            <w:r w:rsidRPr="00977EA3">
              <w:rPr>
                <w:i/>
                <w:iCs/>
                <w:noProof w:val="0"/>
                <w:sz w:val="16"/>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9BBE350"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0C6DE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2CF1D5D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ECCE18F"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4F5FFB2" w14:textId="77777777" w:rsidR="007A1F44" w:rsidRPr="00977EA3" w:rsidRDefault="007A1F44" w:rsidP="005130ED">
            <w:pPr>
              <w:pStyle w:val="TableEntry"/>
              <w:rPr>
                <w:noProof w:val="0"/>
                <w:sz w:val="16"/>
              </w:rPr>
            </w:pPr>
            <w:proofErr w:type="spellStart"/>
            <w:r w:rsidRPr="00977EA3">
              <w:rPr>
                <w:noProof w:val="0"/>
                <w:sz w:val="16"/>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C5F13D9"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8950EA" w14:textId="77777777" w:rsidR="007A1F44" w:rsidRPr="00977EA3" w:rsidRDefault="007A1F44" w:rsidP="005130ED">
            <w:pPr>
              <w:pStyle w:val="TableEntry"/>
              <w:rPr>
                <w:noProof w:val="0"/>
                <w:sz w:val="16"/>
              </w:rPr>
            </w:pPr>
            <w:r w:rsidRPr="00977EA3">
              <w:rPr>
                <w:noProof w:val="0"/>
                <w:sz w:val="16"/>
              </w:rPr>
              <w:t>EV(“ITI-43”, “IHE Transactions”, “Retrieve Document Set”)</w:t>
            </w:r>
          </w:p>
        </w:tc>
      </w:tr>
      <w:tr w:rsidR="007A1F44" w:rsidRPr="00977EA3" w14:paraId="5F0B604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4A52864" w14:textId="77777777" w:rsidR="007A1F44" w:rsidRPr="00977EA3" w:rsidRDefault="007A1F44" w:rsidP="005130ED">
            <w:pPr>
              <w:pStyle w:val="TableEntry"/>
              <w:rPr>
                <w:noProof w:val="0"/>
              </w:rPr>
            </w:pPr>
            <w:r w:rsidRPr="00977EA3">
              <w:rPr>
                <w:noProof w:val="0"/>
              </w:rPr>
              <w:t>Source (Document Repository) (1)</w:t>
            </w:r>
          </w:p>
        </w:tc>
      </w:tr>
      <w:tr w:rsidR="007A1F44" w:rsidRPr="00977EA3" w14:paraId="030FD094"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278E5AC" w14:textId="77777777" w:rsidR="007A1F44" w:rsidRPr="00977EA3" w:rsidRDefault="007A1F44" w:rsidP="005130ED">
            <w:pPr>
              <w:pStyle w:val="TableEntry"/>
              <w:rPr>
                <w:noProof w:val="0"/>
              </w:rPr>
            </w:pPr>
            <w:r w:rsidRPr="00977EA3">
              <w:rPr>
                <w:noProof w:val="0"/>
              </w:rPr>
              <w:t>Destination (Document Consumer) (1)</w:t>
            </w:r>
          </w:p>
        </w:tc>
      </w:tr>
      <w:tr w:rsidR="007A1F44" w:rsidRPr="00977EA3" w14:paraId="67F70B2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0C1701F"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5A80A711"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0B731F33" w14:textId="77777777" w:rsidR="007A1F44" w:rsidRPr="00977EA3" w:rsidRDefault="007A1F44" w:rsidP="005130ED">
            <w:pPr>
              <w:pStyle w:val="TableEntry"/>
              <w:rPr>
                <w:noProof w:val="0"/>
              </w:rPr>
            </w:pPr>
            <w:r w:rsidRPr="00977EA3">
              <w:rPr>
                <w:noProof w:val="0"/>
              </w:rPr>
              <w:t>Audit Source (Document Consumer) (1)</w:t>
            </w:r>
          </w:p>
        </w:tc>
      </w:tr>
      <w:tr w:rsidR="007A1F44" w:rsidRPr="00977EA3" w14:paraId="5C45960E"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4961237" w14:textId="77777777" w:rsidR="007A1F44" w:rsidRPr="00977EA3" w:rsidRDefault="007A1F44" w:rsidP="005130ED">
            <w:pPr>
              <w:pStyle w:val="TableEntry"/>
              <w:rPr>
                <w:noProof w:val="0"/>
              </w:rPr>
            </w:pPr>
            <w:r w:rsidRPr="00977EA3">
              <w:rPr>
                <w:noProof w:val="0"/>
              </w:rPr>
              <w:t>Patient (0..1)</w:t>
            </w:r>
          </w:p>
        </w:tc>
      </w:tr>
      <w:tr w:rsidR="007A1F44" w:rsidRPr="00977EA3" w14:paraId="6577B3EC"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749A7B43" w14:textId="77777777" w:rsidR="007A1F44" w:rsidRPr="00977EA3" w:rsidRDefault="007A1F44" w:rsidP="005130ED">
            <w:pPr>
              <w:pStyle w:val="TableEntry"/>
              <w:rPr>
                <w:noProof w:val="0"/>
              </w:rPr>
            </w:pPr>
            <w:r w:rsidRPr="00977EA3">
              <w:rPr>
                <w:noProof w:val="0"/>
              </w:rPr>
              <w:t xml:space="preserve">Document (1..n) </w:t>
            </w:r>
            <w:r w:rsidRPr="00977EA3">
              <w:rPr>
                <w:i/>
                <w:iCs/>
                <w:noProof w:val="0"/>
              </w:rPr>
              <w:t>(see combining rules above)</w:t>
            </w:r>
          </w:p>
        </w:tc>
      </w:tr>
    </w:tbl>
    <w:p w14:paraId="3C3E44DE" w14:textId="77777777" w:rsidR="007A1F44" w:rsidRPr="00977EA3" w:rsidRDefault="007A1F44" w:rsidP="00D372D5">
      <w:pPr>
        <w:pStyle w:val="Corpotesto"/>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9ECA1BA" w14:textId="77777777" w:rsidTr="00D372D5">
        <w:trPr>
          <w:cantSplit/>
        </w:trPr>
        <w:tc>
          <w:tcPr>
            <w:tcW w:w="1548" w:type="dxa"/>
            <w:vMerge w:val="restart"/>
          </w:tcPr>
          <w:p w14:paraId="3BE4D436" w14:textId="77777777" w:rsidR="007A1F44" w:rsidRPr="00977EA3" w:rsidRDefault="007A1F44" w:rsidP="003462A5">
            <w:pPr>
              <w:pStyle w:val="TableEntryHeader"/>
              <w:rPr>
                <w:noProof w:val="0"/>
              </w:rPr>
            </w:pPr>
            <w:r w:rsidRPr="00977EA3">
              <w:rPr>
                <w:noProof w:val="0"/>
              </w:rPr>
              <w:t>Source</w:t>
            </w:r>
          </w:p>
          <w:p w14:paraId="54ADF41B"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307A9D81"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6AF934B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567CB3C"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70197735" w14:textId="77777777">
        <w:trPr>
          <w:cantSplit/>
        </w:trPr>
        <w:tc>
          <w:tcPr>
            <w:tcW w:w="1548" w:type="dxa"/>
            <w:vMerge/>
            <w:textDirection w:val="btLr"/>
            <w:vAlign w:val="center"/>
          </w:tcPr>
          <w:p w14:paraId="760529D2" w14:textId="77777777" w:rsidR="007A1F44" w:rsidRPr="00977EA3" w:rsidRDefault="007A1F44" w:rsidP="005130ED">
            <w:pPr>
              <w:pStyle w:val="TableLabel"/>
              <w:rPr>
                <w:noProof w:val="0"/>
                <w:sz w:val="16"/>
              </w:rPr>
            </w:pPr>
          </w:p>
        </w:tc>
        <w:tc>
          <w:tcPr>
            <w:tcW w:w="2520" w:type="dxa"/>
            <w:vAlign w:val="center"/>
          </w:tcPr>
          <w:p w14:paraId="3F22418B" w14:textId="77777777" w:rsidR="007A1F44" w:rsidRPr="00977EA3" w:rsidRDefault="007A1F44" w:rsidP="005130ED">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20394CD6"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145715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B1C67FF" w14:textId="77777777">
        <w:trPr>
          <w:cantSplit/>
        </w:trPr>
        <w:tc>
          <w:tcPr>
            <w:tcW w:w="1548" w:type="dxa"/>
            <w:vMerge/>
            <w:textDirection w:val="btLr"/>
            <w:vAlign w:val="center"/>
          </w:tcPr>
          <w:p w14:paraId="1BFF2856" w14:textId="77777777" w:rsidR="007A1F44" w:rsidRPr="00977EA3" w:rsidRDefault="007A1F44" w:rsidP="005130ED">
            <w:pPr>
              <w:pStyle w:val="TableLabel"/>
              <w:rPr>
                <w:noProof w:val="0"/>
                <w:sz w:val="16"/>
              </w:rPr>
            </w:pPr>
          </w:p>
        </w:tc>
        <w:tc>
          <w:tcPr>
            <w:tcW w:w="2520" w:type="dxa"/>
            <w:vAlign w:val="center"/>
          </w:tcPr>
          <w:p w14:paraId="26BB3D4A"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782B15BF"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27EE46B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10D690" w14:textId="77777777">
        <w:trPr>
          <w:cantSplit/>
        </w:trPr>
        <w:tc>
          <w:tcPr>
            <w:tcW w:w="1548" w:type="dxa"/>
            <w:vMerge/>
            <w:textDirection w:val="btLr"/>
            <w:vAlign w:val="center"/>
          </w:tcPr>
          <w:p w14:paraId="0BCE8957" w14:textId="77777777" w:rsidR="007A1F44" w:rsidRPr="00977EA3" w:rsidRDefault="007A1F44" w:rsidP="005130ED">
            <w:pPr>
              <w:pStyle w:val="TableLabel"/>
              <w:rPr>
                <w:noProof w:val="0"/>
                <w:sz w:val="16"/>
              </w:rPr>
            </w:pPr>
          </w:p>
        </w:tc>
        <w:tc>
          <w:tcPr>
            <w:tcW w:w="2520" w:type="dxa"/>
            <w:vAlign w:val="center"/>
          </w:tcPr>
          <w:p w14:paraId="0D779112" w14:textId="77777777" w:rsidR="007A1F44" w:rsidRPr="00977EA3" w:rsidRDefault="007A1F44" w:rsidP="005130ED">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3F051770"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160EA7F"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08D5D333" w14:textId="77777777">
        <w:trPr>
          <w:cantSplit/>
        </w:trPr>
        <w:tc>
          <w:tcPr>
            <w:tcW w:w="1548" w:type="dxa"/>
            <w:vMerge/>
            <w:textDirection w:val="btLr"/>
            <w:vAlign w:val="center"/>
          </w:tcPr>
          <w:p w14:paraId="270436A5" w14:textId="77777777" w:rsidR="007A1F44" w:rsidRPr="00977EA3" w:rsidRDefault="007A1F44" w:rsidP="005130ED">
            <w:pPr>
              <w:pStyle w:val="TableLabel"/>
              <w:rPr>
                <w:noProof w:val="0"/>
                <w:sz w:val="16"/>
              </w:rPr>
            </w:pPr>
          </w:p>
        </w:tc>
        <w:tc>
          <w:tcPr>
            <w:tcW w:w="2520" w:type="dxa"/>
            <w:vAlign w:val="center"/>
          </w:tcPr>
          <w:p w14:paraId="67B113BB"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0F4EEB3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61A16CBF"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037FDE48" w14:textId="77777777">
        <w:trPr>
          <w:cantSplit/>
        </w:trPr>
        <w:tc>
          <w:tcPr>
            <w:tcW w:w="1548" w:type="dxa"/>
            <w:vMerge/>
            <w:textDirection w:val="btLr"/>
            <w:vAlign w:val="center"/>
          </w:tcPr>
          <w:p w14:paraId="0E141004" w14:textId="77777777" w:rsidR="007A1F44" w:rsidRPr="00977EA3" w:rsidRDefault="007A1F44" w:rsidP="005130ED">
            <w:pPr>
              <w:pStyle w:val="TableLabel"/>
              <w:rPr>
                <w:noProof w:val="0"/>
                <w:sz w:val="16"/>
              </w:rPr>
            </w:pPr>
          </w:p>
        </w:tc>
        <w:tc>
          <w:tcPr>
            <w:tcW w:w="2520" w:type="dxa"/>
            <w:vAlign w:val="center"/>
          </w:tcPr>
          <w:p w14:paraId="32B71DAE"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35FA66D7"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62481CA5"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27FBC016" w14:textId="77777777" w:rsidTr="00D372D5">
        <w:trPr>
          <w:cantSplit/>
        </w:trPr>
        <w:tc>
          <w:tcPr>
            <w:tcW w:w="1548" w:type="dxa"/>
            <w:vMerge/>
            <w:textDirection w:val="btLr"/>
            <w:vAlign w:val="center"/>
          </w:tcPr>
          <w:p w14:paraId="5B7F18B1" w14:textId="77777777" w:rsidR="007A1F44" w:rsidRPr="00977EA3" w:rsidRDefault="007A1F44" w:rsidP="005130ED">
            <w:pPr>
              <w:pStyle w:val="TableLabel"/>
              <w:rPr>
                <w:noProof w:val="0"/>
                <w:sz w:val="16"/>
              </w:rPr>
            </w:pPr>
          </w:p>
        </w:tc>
        <w:tc>
          <w:tcPr>
            <w:tcW w:w="2520" w:type="dxa"/>
            <w:vAlign w:val="center"/>
          </w:tcPr>
          <w:p w14:paraId="35E32268"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65ABBD0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87FC02A" w14:textId="77777777" w:rsidR="007A1F44" w:rsidRPr="00977EA3" w:rsidRDefault="007A1F44" w:rsidP="005130ED">
            <w:pPr>
              <w:pStyle w:val="TableEntry"/>
              <w:rPr>
                <w:noProof w:val="0"/>
                <w:sz w:val="16"/>
              </w:rPr>
            </w:pPr>
            <w:r w:rsidRPr="00977EA3">
              <w:rPr>
                <w:noProof w:val="0"/>
                <w:sz w:val="16"/>
              </w:rPr>
              <w:t>The machine name or IP address.</w:t>
            </w:r>
          </w:p>
        </w:tc>
      </w:tr>
    </w:tbl>
    <w:p w14:paraId="0004C1A5"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4B2F4F4" w14:textId="77777777">
        <w:trPr>
          <w:cantSplit/>
        </w:trPr>
        <w:tc>
          <w:tcPr>
            <w:tcW w:w="1548" w:type="dxa"/>
            <w:vMerge w:val="restart"/>
          </w:tcPr>
          <w:p w14:paraId="51858C84" w14:textId="77777777" w:rsidR="007A1F44" w:rsidRPr="00977EA3" w:rsidRDefault="007A1F44" w:rsidP="003462A5">
            <w:pPr>
              <w:pStyle w:val="TableEntryHeader"/>
              <w:rPr>
                <w:noProof w:val="0"/>
              </w:rPr>
            </w:pPr>
            <w:r w:rsidRPr="00977EA3">
              <w:rPr>
                <w:noProof w:val="0"/>
              </w:rPr>
              <w:t>Destination</w:t>
            </w:r>
          </w:p>
          <w:p w14:paraId="0B6C78ED"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5B67DCAF" w14:textId="77777777" w:rsidR="007A1F44" w:rsidRPr="00977EA3" w:rsidRDefault="007A1F44" w:rsidP="003462A5">
            <w:pPr>
              <w:pStyle w:val="TableEntry"/>
              <w:keepNext/>
              <w:widowControl w:val="0"/>
              <w:rPr>
                <w:noProof w:val="0"/>
                <w:sz w:val="16"/>
              </w:rPr>
            </w:pPr>
            <w:proofErr w:type="spellStart"/>
            <w:r w:rsidRPr="00977EA3">
              <w:rPr>
                <w:noProof w:val="0"/>
                <w:sz w:val="16"/>
              </w:rPr>
              <w:t>UserID</w:t>
            </w:r>
            <w:proofErr w:type="spellEnd"/>
          </w:p>
        </w:tc>
        <w:tc>
          <w:tcPr>
            <w:tcW w:w="630" w:type="dxa"/>
            <w:vAlign w:val="center"/>
          </w:tcPr>
          <w:p w14:paraId="3A8A1571"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5E657128" w14:textId="77777777" w:rsidR="007A1F44" w:rsidRPr="00977EA3" w:rsidRDefault="007A1F44" w:rsidP="003462A5">
            <w:pPr>
              <w:pStyle w:val="TableEntry"/>
              <w:keepNext/>
              <w:widowControl w:val="0"/>
              <w:rPr>
                <w:noProof w:val="0"/>
                <w:sz w:val="16"/>
              </w:rPr>
            </w:pPr>
            <w:r w:rsidRPr="00977EA3">
              <w:rPr>
                <w:noProof w:val="0"/>
                <w:sz w:val="16"/>
              </w:rPr>
              <w:t>If 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26AD0EE7" w14:textId="77777777">
        <w:trPr>
          <w:cantSplit/>
        </w:trPr>
        <w:tc>
          <w:tcPr>
            <w:tcW w:w="1548" w:type="dxa"/>
            <w:vMerge/>
            <w:textDirection w:val="btLr"/>
            <w:vAlign w:val="center"/>
          </w:tcPr>
          <w:p w14:paraId="106C2449" w14:textId="77777777" w:rsidR="007A1F44" w:rsidRPr="00977EA3" w:rsidRDefault="007A1F44" w:rsidP="003462A5">
            <w:pPr>
              <w:pStyle w:val="TableLabel"/>
              <w:widowControl w:val="0"/>
              <w:rPr>
                <w:noProof w:val="0"/>
                <w:sz w:val="16"/>
              </w:rPr>
            </w:pPr>
          </w:p>
        </w:tc>
        <w:tc>
          <w:tcPr>
            <w:tcW w:w="2520" w:type="dxa"/>
            <w:vAlign w:val="center"/>
          </w:tcPr>
          <w:p w14:paraId="1FB8D0E0" w14:textId="77777777" w:rsidR="007A1F44" w:rsidRPr="00977EA3" w:rsidRDefault="007A1F44" w:rsidP="003462A5">
            <w:pPr>
              <w:pStyle w:val="TableEntry"/>
              <w:keepNext/>
              <w:widowControl w:val="0"/>
              <w:rPr>
                <w:noProof w:val="0"/>
                <w:sz w:val="16"/>
              </w:rPr>
            </w:pPr>
            <w:proofErr w:type="spellStart"/>
            <w:r w:rsidRPr="00977EA3">
              <w:rPr>
                <w:noProof w:val="0"/>
                <w:sz w:val="16"/>
              </w:rPr>
              <w:t>AlternativeUserID</w:t>
            </w:r>
            <w:proofErr w:type="spellEnd"/>
          </w:p>
        </w:tc>
        <w:tc>
          <w:tcPr>
            <w:tcW w:w="630" w:type="dxa"/>
            <w:vAlign w:val="center"/>
          </w:tcPr>
          <w:p w14:paraId="1031D860"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63469AC9" w14:textId="77777777" w:rsidR="007A1F44" w:rsidRPr="00977EA3" w:rsidRDefault="007A1F44" w:rsidP="003462A5">
            <w:pPr>
              <w:pStyle w:val="TableEntry"/>
              <w:keepNext/>
              <w:widowControl w:val="0"/>
              <w:rPr>
                <w:noProof w:val="0"/>
                <w:sz w:val="16"/>
              </w:rPr>
            </w:pPr>
            <w:r w:rsidRPr="00977EA3">
              <w:rPr>
                <w:noProof w:val="0"/>
                <w:sz w:val="16"/>
              </w:rPr>
              <w:t>the process ID as used within the local operating system in the local system logs.</w:t>
            </w:r>
          </w:p>
        </w:tc>
      </w:tr>
      <w:tr w:rsidR="007A1F44" w:rsidRPr="00977EA3" w14:paraId="2D96A8AD" w14:textId="77777777">
        <w:trPr>
          <w:cantSplit/>
        </w:trPr>
        <w:tc>
          <w:tcPr>
            <w:tcW w:w="1548" w:type="dxa"/>
            <w:vMerge/>
            <w:textDirection w:val="btLr"/>
            <w:vAlign w:val="center"/>
          </w:tcPr>
          <w:p w14:paraId="58216D63" w14:textId="77777777" w:rsidR="007A1F44" w:rsidRPr="00977EA3" w:rsidRDefault="007A1F44" w:rsidP="003462A5">
            <w:pPr>
              <w:pStyle w:val="TableLabel"/>
              <w:widowControl w:val="0"/>
              <w:rPr>
                <w:noProof w:val="0"/>
                <w:sz w:val="16"/>
              </w:rPr>
            </w:pPr>
          </w:p>
        </w:tc>
        <w:tc>
          <w:tcPr>
            <w:tcW w:w="2520" w:type="dxa"/>
            <w:vAlign w:val="center"/>
          </w:tcPr>
          <w:p w14:paraId="156E5505" w14:textId="77777777" w:rsidR="007A1F44" w:rsidRPr="00977EA3" w:rsidRDefault="007A1F44" w:rsidP="003462A5">
            <w:pPr>
              <w:pStyle w:val="TableEntry"/>
              <w:keepNext/>
              <w:widowControl w:val="0"/>
              <w:rPr>
                <w:i/>
                <w:iCs/>
                <w:noProof w:val="0"/>
                <w:sz w:val="16"/>
              </w:rPr>
            </w:pPr>
            <w:proofErr w:type="spellStart"/>
            <w:r w:rsidRPr="00977EA3">
              <w:rPr>
                <w:i/>
                <w:iCs/>
                <w:noProof w:val="0"/>
                <w:sz w:val="16"/>
              </w:rPr>
              <w:t>UserName</w:t>
            </w:r>
            <w:proofErr w:type="spellEnd"/>
          </w:p>
        </w:tc>
        <w:tc>
          <w:tcPr>
            <w:tcW w:w="630" w:type="dxa"/>
            <w:vAlign w:val="center"/>
          </w:tcPr>
          <w:p w14:paraId="44C0636D" w14:textId="77777777" w:rsidR="007A1F44" w:rsidRPr="00977EA3" w:rsidRDefault="007A1F44" w:rsidP="003462A5">
            <w:pPr>
              <w:pStyle w:val="TableEntry"/>
              <w:keepNext/>
              <w:widowControl w:val="0"/>
              <w:jc w:val="center"/>
              <w:rPr>
                <w:i/>
                <w:iCs/>
                <w:noProof w:val="0"/>
                <w:sz w:val="16"/>
              </w:rPr>
            </w:pPr>
            <w:r w:rsidRPr="00977EA3">
              <w:rPr>
                <w:i/>
                <w:iCs/>
                <w:noProof w:val="0"/>
                <w:sz w:val="16"/>
              </w:rPr>
              <w:t>U</w:t>
            </w:r>
          </w:p>
        </w:tc>
        <w:tc>
          <w:tcPr>
            <w:tcW w:w="4968" w:type="dxa"/>
            <w:vAlign w:val="center"/>
          </w:tcPr>
          <w:p w14:paraId="23B338CC" w14:textId="77777777" w:rsidR="007A1F44" w:rsidRPr="00977EA3" w:rsidRDefault="007A1F44" w:rsidP="003462A5">
            <w:pPr>
              <w:pStyle w:val="TableEntry"/>
              <w:keepNext/>
              <w:widowControl w:val="0"/>
              <w:rPr>
                <w:i/>
                <w:iCs/>
                <w:noProof w:val="0"/>
                <w:sz w:val="16"/>
              </w:rPr>
            </w:pPr>
            <w:r w:rsidRPr="00977EA3">
              <w:rPr>
                <w:i/>
                <w:iCs/>
                <w:noProof w:val="0"/>
                <w:sz w:val="16"/>
              </w:rPr>
              <w:t>not specialized</w:t>
            </w:r>
          </w:p>
        </w:tc>
      </w:tr>
      <w:tr w:rsidR="007A1F44" w:rsidRPr="00977EA3" w14:paraId="3A98AF07" w14:textId="77777777">
        <w:trPr>
          <w:cantSplit/>
        </w:trPr>
        <w:tc>
          <w:tcPr>
            <w:tcW w:w="1548" w:type="dxa"/>
            <w:vMerge/>
            <w:textDirection w:val="btLr"/>
            <w:vAlign w:val="center"/>
          </w:tcPr>
          <w:p w14:paraId="07D1C207" w14:textId="77777777" w:rsidR="007A1F44" w:rsidRPr="00977EA3" w:rsidRDefault="007A1F44" w:rsidP="003462A5">
            <w:pPr>
              <w:pStyle w:val="TableLabel"/>
              <w:widowControl w:val="0"/>
              <w:rPr>
                <w:noProof w:val="0"/>
                <w:sz w:val="16"/>
              </w:rPr>
            </w:pPr>
          </w:p>
        </w:tc>
        <w:tc>
          <w:tcPr>
            <w:tcW w:w="2520" w:type="dxa"/>
            <w:vAlign w:val="center"/>
          </w:tcPr>
          <w:p w14:paraId="150D3D78" w14:textId="77777777" w:rsidR="007A1F44" w:rsidRPr="00977EA3" w:rsidRDefault="007A1F44" w:rsidP="003462A5">
            <w:pPr>
              <w:pStyle w:val="TableEntry"/>
              <w:keepNext/>
              <w:widowControl w:val="0"/>
              <w:rPr>
                <w:i/>
                <w:iCs/>
                <w:noProof w:val="0"/>
                <w:sz w:val="16"/>
              </w:rPr>
            </w:pPr>
            <w:proofErr w:type="spellStart"/>
            <w:r w:rsidRPr="00977EA3">
              <w:rPr>
                <w:i/>
                <w:iCs/>
                <w:noProof w:val="0"/>
                <w:sz w:val="16"/>
              </w:rPr>
              <w:t>UserIsRequestor</w:t>
            </w:r>
            <w:proofErr w:type="spellEnd"/>
          </w:p>
        </w:tc>
        <w:tc>
          <w:tcPr>
            <w:tcW w:w="630" w:type="dxa"/>
            <w:vAlign w:val="center"/>
          </w:tcPr>
          <w:p w14:paraId="37FBDD8A" w14:textId="77777777" w:rsidR="007A1F44" w:rsidRPr="00977EA3" w:rsidRDefault="007A1F44" w:rsidP="003462A5">
            <w:pPr>
              <w:pStyle w:val="TableEntry"/>
              <w:keepNext/>
              <w:widowControl w:val="0"/>
              <w:jc w:val="center"/>
              <w:rPr>
                <w:iCs/>
                <w:noProof w:val="0"/>
                <w:sz w:val="16"/>
              </w:rPr>
            </w:pPr>
            <w:r w:rsidRPr="00977EA3">
              <w:rPr>
                <w:i/>
                <w:iCs/>
                <w:noProof w:val="0"/>
                <w:sz w:val="16"/>
              </w:rPr>
              <w:t>U</w:t>
            </w:r>
          </w:p>
        </w:tc>
        <w:tc>
          <w:tcPr>
            <w:tcW w:w="4968" w:type="dxa"/>
            <w:vAlign w:val="center"/>
          </w:tcPr>
          <w:p w14:paraId="546ED2C5" w14:textId="77777777" w:rsidR="007A1F44" w:rsidRPr="00977EA3" w:rsidRDefault="007A1F44" w:rsidP="003462A5">
            <w:pPr>
              <w:pStyle w:val="TableEntry"/>
              <w:keepNext/>
              <w:widowControl w:val="0"/>
              <w:rPr>
                <w:iCs/>
                <w:noProof w:val="0"/>
                <w:sz w:val="16"/>
              </w:rPr>
            </w:pPr>
            <w:r w:rsidRPr="00977EA3">
              <w:rPr>
                <w:i/>
                <w:iCs/>
                <w:noProof w:val="0"/>
                <w:sz w:val="16"/>
              </w:rPr>
              <w:t>not specialized</w:t>
            </w:r>
          </w:p>
        </w:tc>
      </w:tr>
      <w:tr w:rsidR="007A1F44" w:rsidRPr="00977EA3" w14:paraId="7BBEC444" w14:textId="77777777">
        <w:trPr>
          <w:cantSplit/>
        </w:trPr>
        <w:tc>
          <w:tcPr>
            <w:tcW w:w="1548" w:type="dxa"/>
            <w:vMerge/>
            <w:textDirection w:val="btLr"/>
            <w:vAlign w:val="center"/>
          </w:tcPr>
          <w:p w14:paraId="0E7F62C2" w14:textId="77777777" w:rsidR="007A1F44" w:rsidRPr="00977EA3" w:rsidRDefault="007A1F44" w:rsidP="003462A5">
            <w:pPr>
              <w:pStyle w:val="TableLabel"/>
              <w:widowControl w:val="0"/>
              <w:rPr>
                <w:noProof w:val="0"/>
                <w:sz w:val="16"/>
              </w:rPr>
            </w:pPr>
          </w:p>
        </w:tc>
        <w:tc>
          <w:tcPr>
            <w:tcW w:w="2520" w:type="dxa"/>
            <w:vAlign w:val="center"/>
          </w:tcPr>
          <w:p w14:paraId="47FC5D54" w14:textId="77777777" w:rsidR="007A1F44" w:rsidRPr="00977EA3" w:rsidRDefault="007A1F44" w:rsidP="003462A5">
            <w:pPr>
              <w:pStyle w:val="TableEntry"/>
              <w:keepNext/>
              <w:widowControl w:val="0"/>
              <w:rPr>
                <w:noProof w:val="0"/>
                <w:sz w:val="16"/>
              </w:rPr>
            </w:pPr>
            <w:proofErr w:type="spellStart"/>
            <w:r w:rsidRPr="00977EA3">
              <w:rPr>
                <w:noProof w:val="0"/>
                <w:sz w:val="16"/>
              </w:rPr>
              <w:t>RoleIDCode</w:t>
            </w:r>
            <w:proofErr w:type="spellEnd"/>
          </w:p>
        </w:tc>
        <w:tc>
          <w:tcPr>
            <w:tcW w:w="630" w:type="dxa"/>
            <w:vAlign w:val="center"/>
          </w:tcPr>
          <w:p w14:paraId="379549D7"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753E8D47" w14:textId="77777777" w:rsidR="007A1F44" w:rsidRPr="00977EA3" w:rsidRDefault="007A1F44" w:rsidP="003462A5">
            <w:pPr>
              <w:pStyle w:val="TableEntry"/>
              <w:keepNext/>
              <w:widowControl w:val="0"/>
              <w:rPr>
                <w:noProof w:val="0"/>
                <w:sz w:val="16"/>
              </w:rPr>
            </w:pPr>
            <w:r w:rsidRPr="00977EA3">
              <w:rPr>
                <w:noProof w:val="0"/>
                <w:sz w:val="16"/>
              </w:rPr>
              <w:t>EV(110152, DCM, “Destination”)</w:t>
            </w:r>
          </w:p>
        </w:tc>
      </w:tr>
      <w:tr w:rsidR="007A1F44" w:rsidRPr="00977EA3" w14:paraId="41C6B986" w14:textId="77777777">
        <w:trPr>
          <w:cantSplit/>
        </w:trPr>
        <w:tc>
          <w:tcPr>
            <w:tcW w:w="1548" w:type="dxa"/>
            <w:vMerge/>
            <w:textDirection w:val="btLr"/>
            <w:vAlign w:val="center"/>
          </w:tcPr>
          <w:p w14:paraId="607C5F0F" w14:textId="77777777" w:rsidR="007A1F44" w:rsidRPr="00977EA3" w:rsidRDefault="007A1F44" w:rsidP="003462A5">
            <w:pPr>
              <w:pStyle w:val="TableLabel"/>
              <w:widowControl w:val="0"/>
              <w:rPr>
                <w:noProof w:val="0"/>
                <w:sz w:val="16"/>
              </w:rPr>
            </w:pPr>
          </w:p>
        </w:tc>
        <w:tc>
          <w:tcPr>
            <w:tcW w:w="2520" w:type="dxa"/>
            <w:vAlign w:val="center"/>
          </w:tcPr>
          <w:p w14:paraId="1E57B41E" w14:textId="77777777" w:rsidR="007A1F44" w:rsidRPr="00977EA3" w:rsidRDefault="007A1F44" w:rsidP="003462A5">
            <w:pPr>
              <w:pStyle w:val="TableEntry"/>
              <w:keepNext/>
              <w:widowControl w:val="0"/>
              <w:rPr>
                <w:iCs/>
                <w:noProof w:val="0"/>
                <w:sz w:val="16"/>
              </w:rPr>
            </w:pPr>
            <w:proofErr w:type="spellStart"/>
            <w:r w:rsidRPr="00977EA3">
              <w:rPr>
                <w:iCs/>
                <w:noProof w:val="0"/>
                <w:sz w:val="16"/>
              </w:rPr>
              <w:t>NetworkAccessPointTypeCode</w:t>
            </w:r>
            <w:proofErr w:type="spellEnd"/>
          </w:p>
        </w:tc>
        <w:tc>
          <w:tcPr>
            <w:tcW w:w="630" w:type="dxa"/>
            <w:vAlign w:val="center"/>
          </w:tcPr>
          <w:p w14:paraId="25A5AB6E" w14:textId="77777777" w:rsidR="007A1F44" w:rsidRPr="00977EA3" w:rsidRDefault="007A1F44" w:rsidP="003462A5">
            <w:pPr>
              <w:pStyle w:val="TableEntry"/>
              <w:keepNext/>
              <w:widowControl w:val="0"/>
              <w:jc w:val="center"/>
              <w:rPr>
                <w:iCs/>
                <w:noProof w:val="0"/>
                <w:sz w:val="16"/>
              </w:rPr>
            </w:pPr>
            <w:r w:rsidRPr="00977EA3">
              <w:rPr>
                <w:iCs/>
                <w:noProof w:val="0"/>
                <w:sz w:val="16"/>
              </w:rPr>
              <w:t>M</w:t>
            </w:r>
          </w:p>
        </w:tc>
        <w:tc>
          <w:tcPr>
            <w:tcW w:w="4968" w:type="dxa"/>
            <w:vAlign w:val="center"/>
          </w:tcPr>
          <w:p w14:paraId="5FAE6E34" w14:textId="77777777" w:rsidR="007A1F44" w:rsidRPr="00977EA3" w:rsidRDefault="007A1F44" w:rsidP="003462A5">
            <w:pPr>
              <w:pStyle w:val="TableEntry"/>
              <w:keepNext/>
              <w:widowControl w:val="0"/>
              <w:rPr>
                <w:noProof w:val="0"/>
                <w:sz w:val="16"/>
              </w:rPr>
            </w:pPr>
            <w:r w:rsidRPr="00977EA3">
              <w:rPr>
                <w:noProof w:val="0"/>
                <w:sz w:val="16"/>
              </w:rPr>
              <w:t>“1” for machine (DNS) name, “2” for IP address</w:t>
            </w:r>
          </w:p>
        </w:tc>
      </w:tr>
      <w:tr w:rsidR="007A1F44" w:rsidRPr="00977EA3" w14:paraId="7E21F2AB" w14:textId="77777777" w:rsidTr="00D372D5">
        <w:trPr>
          <w:cantSplit/>
        </w:trPr>
        <w:tc>
          <w:tcPr>
            <w:tcW w:w="1548" w:type="dxa"/>
            <w:vMerge/>
            <w:textDirection w:val="btLr"/>
            <w:vAlign w:val="center"/>
          </w:tcPr>
          <w:p w14:paraId="7FC83473" w14:textId="77777777" w:rsidR="007A1F44" w:rsidRPr="00977EA3" w:rsidRDefault="007A1F44" w:rsidP="003462A5">
            <w:pPr>
              <w:pStyle w:val="TableLabel"/>
              <w:keepNext w:val="0"/>
              <w:keepLines/>
              <w:widowControl w:val="0"/>
              <w:rPr>
                <w:noProof w:val="0"/>
                <w:sz w:val="16"/>
              </w:rPr>
            </w:pPr>
          </w:p>
        </w:tc>
        <w:tc>
          <w:tcPr>
            <w:tcW w:w="2520" w:type="dxa"/>
            <w:vAlign w:val="center"/>
          </w:tcPr>
          <w:p w14:paraId="3E9119C3" w14:textId="77777777" w:rsidR="007A1F44" w:rsidRPr="00977EA3" w:rsidRDefault="007A1F44" w:rsidP="003462A5">
            <w:pPr>
              <w:pStyle w:val="TableEntry"/>
              <w:keepLines/>
              <w:widowControl w:val="0"/>
              <w:rPr>
                <w:iCs/>
                <w:noProof w:val="0"/>
                <w:sz w:val="16"/>
              </w:rPr>
            </w:pPr>
            <w:proofErr w:type="spellStart"/>
            <w:r w:rsidRPr="00977EA3">
              <w:rPr>
                <w:iCs/>
                <w:noProof w:val="0"/>
                <w:sz w:val="16"/>
              </w:rPr>
              <w:t>NetworkAccessPointID</w:t>
            </w:r>
            <w:proofErr w:type="spellEnd"/>
          </w:p>
        </w:tc>
        <w:tc>
          <w:tcPr>
            <w:tcW w:w="630" w:type="dxa"/>
            <w:vAlign w:val="center"/>
          </w:tcPr>
          <w:p w14:paraId="5F961C96" w14:textId="77777777" w:rsidR="007A1F44" w:rsidRPr="00977EA3" w:rsidRDefault="007A1F44" w:rsidP="003462A5">
            <w:pPr>
              <w:pStyle w:val="TableEntry"/>
              <w:keepLines/>
              <w:widowControl w:val="0"/>
              <w:jc w:val="center"/>
              <w:rPr>
                <w:iCs/>
                <w:noProof w:val="0"/>
                <w:sz w:val="16"/>
              </w:rPr>
            </w:pPr>
            <w:r w:rsidRPr="00977EA3">
              <w:rPr>
                <w:iCs/>
                <w:noProof w:val="0"/>
                <w:sz w:val="16"/>
              </w:rPr>
              <w:t>M</w:t>
            </w:r>
          </w:p>
        </w:tc>
        <w:tc>
          <w:tcPr>
            <w:tcW w:w="4968" w:type="dxa"/>
            <w:vAlign w:val="center"/>
          </w:tcPr>
          <w:p w14:paraId="1CD3A307" w14:textId="77777777" w:rsidR="007A1F44" w:rsidRPr="00977EA3" w:rsidRDefault="007A1F44" w:rsidP="003462A5">
            <w:pPr>
              <w:pStyle w:val="TableEntry"/>
              <w:keepLines/>
              <w:widowControl w:val="0"/>
              <w:rPr>
                <w:noProof w:val="0"/>
                <w:sz w:val="16"/>
              </w:rPr>
            </w:pPr>
            <w:r w:rsidRPr="00977EA3">
              <w:rPr>
                <w:noProof w:val="0"/>
                <w:sz w:val="16"/>
              </w:rPr>
              <w:t>The machine name or IP address.</w:t>
            </w:r>
          </w:p>
        </w:tc>
      </w:tr>
    </w:tbl>
    <w:p w14:paraId="776793FC"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F14796D" w14:textId="77777777" w:rsidTr="00D372D5">
        <w:trPr>
          <w:cantSplit/>
        </w:trPr>
        <w:tc>
          <w:tcPr>
            <w:tcW w:w="1548" w:type="dxa"/>
            <w:vMerge w:val="restart"/>
          </w:tcPr>
          <w:p w14:paraId="5BA53324" w14:textId="77777777" w:rsidR="007A1F44" w:rsidRPr="00977EA3" w:rsidRDefault="007A1F44" w:rsidP="003462A5">
            <w:pPr>
              <w:pStyle w:val="TableEntryHeader"/>
              <w:rPr>
                <w:noProof w:val="0"/>
              </w:rPr>
            </w:pPr>
            <w:r w:rsidRPr="00977EA3">
              <w:rPr>
                <w:noProof w:val="0"/>
              </w:rPr>
              <w:t>Human Requestor (if known)</w:t>
            </w:r>
          </w:p>
          <w:p w14:paraId="6BA7CB03"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1F241140"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45B6921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80FBEB9"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3D682A99" w14:textId="77777777">
        <w:trPr>
          <w:cantSplit/>
        </w:trPr>
        <w:tc>
          <w:tcPr>
            <w:tcW w:w="1548" w:type="dxa"/>
            <w:vMerge/>
            <w:textDirection w:val="btLr"/>
            <w:vAlign w:val="center"/>
          </w:tcPr>
          <w:p w14:paraId="2F83299C" w14:textId="77777777" w:rsidR="007A1F44" w:rsidRPr="00977EA3" w:rsidRDefault="007A1F44" w:rsidP="005130ED">
            <w:pPr>
              <w:pStyle w:val="TableLabel"/>
              <w:rPr>
                <w:noProof w:val="0"/>
                <w:sz w:val="16"/>
              </w:rPr>
            </w:pPr>
          </w:p>
        </w:tc>
        <w:tc>
          <w:tcPr>
            <w:tcW w:w="2520" w:type="dxa"/>
            <w:vAlign w:val="center"/>
          </w:tcPr>
          <w:p w14:paraId="55E0056F" w14:textId="77777777" w:rsidR="007A1F44" w:rsidRPr="00977EA3" w:rsidRDefault="007A1F44" w:rsidP="005130ED">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0E3D634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4160FC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DD7BC2B" w14:textId="77777777">
        <w:trPr>
          <w:cantSplit/>
        </w:trPr>
        <w:tc>
          <w:tcPr>
            <w:tcW w:w="1548" w:type="dxa"/>
            <w:vMerge/>
            <w:textDirection w:val="btLr"/>
            <w:vAlign w:val="center"/>
          </w:tcPr>
          <w:p w14:paraId="6036F93C" w14:textId="77777777" w:rsidR="007A1F44" w:rsidRPr="00977EA3" w:rsidRDefault="007A1F44" w:rsidP="005130ED">
            <w:pPr>
              <w:pStyle w:val="TableLabel"/>
              <w:rPr>
                <w:noProof w:val="0"/>
                <w:sz w:val="16"/>
              </w:rPr>
            </w:pPr>
          </w:p>
        </w:tc>
        <w:tc>
          <w:tcPr>
            <w:tcW w:w="2520" w:type="dxa"/>
            <w:vAlign w:val="center"/>
          </w:tcPr>
          <w:p w14:paraId="380461D7"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1B2A564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23D1EEA"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19C587B9" w14:textId="77777777">
        <w:trPr>
          <w:cantSplit/>
        </w:trPr>
        <w:tc>
          <w:tcPr>
            <w:tcW w:w="1548" w:type="dxa"/>
            <w:vMerge/>
            <w:textDirection w:val="btLr"/>
            <w:vAlign w:val="center"/>
          </w:tcPr>
          <w:p w14:paraId="185A8A33" w14:textId="77777777" w:rsidR="007A1F44" w:rsidRPr="00977EA3" w:rsidRDefault="007A1F44" w:rsidP="0098263A">
            <w:pPr>
              <w:pStyle w:val="TableLabel"/>
              <w:rPr>
                <w:noProof w:val="0"/>
                <w:sz w:val="16"/>
              </w:rPr>
            </w:pPr>
          </w:p>
        </w:tc>
        <w:tc>
          <w:tcPr>
            <w:tcW w:w="2520" w:type="dxa"/>
            <w:vAlign w:val="center"/>
          </w:tcPr>
          <w:p w14:paraId="6474926E"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67225FDF"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2CC4ED04"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71E1F925" w14:textId="77777777">
        <w:trPr>
          <w:cantSplit/>
        </w:trPr>
        <w:tc>
          <w:tcPr>
            <w:tcW w:w="1548" w:type="dxa"/>
            <w:vMerge/>
            <w:textDirection w:val="btLr"/>
            <w:vAlign w:val="center"/>
          </w:tcPr>
          <w:p w14:paraId="49F492CE" w14:textId="77777777" w:rsidR="007A1F44" w:rsidRPr="00977EA3" w:rsidRDefault="007A1F44" w:rsidP="005130ED">
            <w:pPr>
              <w:pStyle w:val="TableLabel"/>
              <w:rPr>
                <w:noProof w:val="0"/>
                <w:sz w:val="16"/>
              </w:rPr>
            </w:pPr>
          </w:p>
        </w:tc>
        <w:tc>
          <w:tcPr>
            <w:tcW w:w="2520" w:type="dxa"/>
            <w:vAlign w:val="center"/>
          </w:tcPr>
          <w:p w14:paraId="46B0D76E"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094574B3"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489AB36B"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0520D13A" w14:textId="77777777">
        <w:trPr>
          <w:cantSplit/>
        </w:trPr>
        <w:tc>
          <w:tcPr>
            <w:tcW w:w="1548" w:type="dxa"/>
            <w:vMerge/>
            <w:textDirection w:val="btLr"/>
            <w:vAlign w:val="center"/>
          </w:tcPr>
          <w:p w14:paraId="051FE227" w14:textId="77777777" w:rsidR="00A726AB" w:rsidRPr="00977EA3" w:rsidRDefault="00A726AB" w:rsidP="00A726AB">
            <w:pPr>
              <w:pStyle w:val="TableLabel"/>
              <w:rPr>
                <w:noProof w:val="0"/>
                <w:sz w:val="16"/>
              </w:rPr>
            </w:pPr>
          </w:p>
        </w:tc>
        <w:tc>
          <w:tcPr>
            <w:tcW w:w="2520" w:type="dxa"/>
            <w:vAlign w:val="center"/>
          </w:tcPr>
          <w:p w14:paraId="3333A040" w14:textId="77777777" w:rsidR="00A726AB" w:rsidRPr="00977EA3" w:rsidRDefault="00A726AB" w:rsidP="00A726AB">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5E9785EC" w14:textId="7457D2F8"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5F9A44B"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6C8587BF" w14:textId="77777777" w:rsidTr="00D372D5">
        <w:trPr>
          <w:cantSplit/>
        </w:trPr>
        <w:tc>
          <w:tcPr>
            <w:tcW w:w="1548" w:type="dxa"/>
            <w:vMerge/>
            <w:textDirection w:val="btLr"/>
            <w:vAlign w:val="center"/>
          </w:tcPr>
          <w:p w14:paraId="57075AD6" w14:textId="77777777" w:rsidR="00A726AB" w:rsidRPr="00977EA3" w:rsidRDefault="00A726AB" w:rsidP="00A726AB">
            <w:pPr>
              <w:pStyle w:val="TableLabel"/>
              <w:rPr>
                <w:noProof w:val="0"/>
                <w:sz w:val="16"/>
              </w:rPr>
            </w:pPr>
          </w:p>
        </w:tc>
        <w:tc>
          <w:tcPr>
            <w:tcW w:w="2520" w:type="dxa"/>
            <w:vAlign w:val="center"/>
          </w:tcPr>
          <w:p w14:paraId="5034A97F" w14:textId="77777777" w:rsidR="00A726AB" w:rsidRPr="00977EA3" w:rsidRDefault="00A726AB" w:rsidP="00A726AB">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0F573A3E" w14:textId="68457CF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20620C7B"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177E50B8" w14:textId="77777777" w:rsidR="00F75033" w:rsidRPr="00977EA3" w:rsidRDefault="00F75033"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0F529BE" w14:textId="77777777">
        <w:trPr>
          <w:cantSplit/>
        </w:trPr>
        <w:tc>
          <w:tcPr>
            <w:tcW w:w="1728" w:type="dxa"/>
            <w:vMerge w:val="restart"/>
          </w:tcPr>
          <w:p w14:paraId="2994D239" w14:textId="77777777" w:rsidR="007A1F44" w:rsidRPr="00977EA3" w:rsidRDefault="007A1F44" w:rsidP="003462A5">
            <w:pPr>
              <w:pStyle w:val="TableEntryHeader"/>
              <w:rPr>
                <w:noProof w:val="0"/>
              </w:rPr>
            </w:pPr>
            <w:r w:rsidRPr="00977EA3">
              <w:rPr>
                <w:noProof w:val="0"/>
              </w:rPr>
              <w:t>Audit Source</w:t>
            </w:r>
          </w:p>
          <w:p w14:paraId="4D519419"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4DAB502F" w14:textId="77777777" w:rsidR="007A1F44" w:rsidRPr="00977EA3" w:rsidRDefault="007A1F44" w:rsidP="005130ED">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402FF16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A4C6CC3" w14:textId="77777777" w:rsidR="007A1F44" w:rsidRPr="00977EA3" w:rsidRDefault="00A2230D" w:rsidP="003E066E">
            <w:pPr>
              <w:pStyle w:val="TableEntry"/>
              <w:rPr>
                <w:i/>
                <w:iCs/>
                <w:noProof w:val="0"/>
                <w:sz w:val="16"/>
              </w:rPr>
            </w:pPr>
            <w:r w:rsidRPr="00977EA3">
              <w:rPr>
                <w:i/>
                <w:iCs/>
                <w:noProof w:val="0"/>
                <w:sz w:val="16"/>
              </w:rPr>
              <w:t>not specialized</w:t>
            </w:r>
          </w:p>
        </w:tc>
      </w:tr>
      <w:tr w:rsidR="007A1F44" w:rsidRPr="00977EA3" w14:paraId="1192BB38" w14:textId="77777777">
        <w:trPr>
          <w:cantSplit/>
        </w:trPr>
        <w:tc>
          <w:tcPr>
            <w:tcW w:w="1728" w:type="dxa"/>
            <w:vMerge/>
            <w:textDirection w:val="btLr"/>
            <w:vAlign w:val="center"/>
          </w:tcPr>
          <w:p w14:paraId="484F1AA4" w14:textId="77777777" w:rsidR="007A1F44" w:rsidRPr="00977EA3" w:rsidRDefault="007A1F44" w:rsidP="005130ED">
            <w:pPr>
              <w:pStyle w:val="TableLabel"/>
              <w:rPr>
                <w:noProof w:val="0"/>
                <w:sz w:val="16"/>
              </w:rPr>
            </w:pPr>
          </w:p>
        </w:tc>
        <w:tc>
          <w:tcPr>
            <w:tcW w:w="2340" w:type="dxa"/>
            <w:vAlign w:val="center"/>
          </w:tcPr>
          <w:p w14:paraId="1DBDDD66" w14:textId="77777777" w:rsidR="007A1F44" w:rsidRPr="00977EA3" w:rsidRDefault="007A1F44" w:rsidP="005130ED">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17E3410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442CBD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665D522D" w14:textId="77777777">
        <w:trPr>
          <w:cantSplit/>
        </w:trPr>
        <w:tc>
          <w:tcPr>
            <w:tcW w:w="1728" w:type="dxa"/>
            <w:vMerge/>
            <w:textDirection w:val="btLr"/>
            <w:vAlign w:val="center"/>
          </w:tcPr>
          <w:p w14:paraId="45250B17" w14:textId="77777777" w:rsidR="007A1F44" w:rsidRPr="00977EA3" w:rsidRDefault="007A1F44" w:rsidP="005130ED">
            <w:pPr>
              <w:pStyle w:val="TableLabel"/>
              <w:rPr>
                <w:noProof w:val="0"/>
                <w:sz w:val="16"/>
              </w:rPr>
            </w:pPr>
          </w:p>
        </w:tc>
        <w:tc>
          <w:tcPr>
            <w:tcW w:w="2340" w:type="dxa"/>
            <w:vAlign w:val="center"/>
          </w:tcPr>
          <w:p w14:paraId="39275097" w14:textId="77777777" w:rsidR="007A1F44" w:rsidRPr="00977EA3" w:rsidRDefault="007A1F44" w:rsidP="005130ED">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344B858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4E4942"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5266316"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442A0CA" w14:textId="77777777" w:rsidTr="00D372D5">
        <w:trPr>
          <w:cantSplit/>
        </w:trPr>
        <w:tc>
          <w:tcPr>
            <w:tcW w:w="1548" w:type="dxa"/>
            <w:vMerge w:val="restart"/>
          </w:tcPr>
          <w:p w14:paraId="7B2EA618" w14:textId="31082019" w:rsidR="00F75033" w:rsidRPr="00977EA3" w:rsidRDefault="007A1F44" w:rsidP="003462A5">
            <w:pPr>
              <w:pStyle w:val="TableEntryHeader"/>
              <w:rPr>
                <w:noProof w:val="0"/>
              </w:rPr>
            </w:pPr>
            <w:r w:rsidRPr="00977EA3">
              <w:rPr>
                <w:noProof w:val="0"/>
              </w:rPr>
              <w:t>Patient</w:t>
            </w:r>
          </w:p>
          <w:p w14:paraId="4CB41B8F" w14:textId="47A6D9F5" w:rsidR="007A1F44" w:rsidRPr="00977EA3" w:rsidRDefault="007A1F44" w:rsidP="003462A5">
            <w:pPr>
              <w:pStyle w:val="TableEntryHeader"/>
              <w:rPr>
                <w:noProof w:val="0"/>
              </w:rPr>
            </w:pPr>
            <w:r w:rsidRPr="00977EA3">
              <w:rPr>
                <w:noProof w:val="0"/>
              </w:rPr>
              <w:t>(if-known)</w:t>
            </w:r>
          </w:p>
          <w:p w14:paraId="34920B40"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61C668F8"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13B5E05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36B3E52"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0F06419" w14:textId="77777777">
        <w:trPr>
          <w:cantSplit/>
        </w:trPr>
        <w:tc>
          <w:tcPr>
            <w:tcW w:w="1548" w:type="dxa"/>
            <w:vMerge/>
            <w:vAlign w:val="center"/>
          </w:tcPr>
          <w:p w14:paraId="0B1F266D" w14:textId="77777777" w:rsidR="007A1F44" w:rsidRPr="00977EA3" w:rsidRDefault="007A1F44" w:rsidP="005130ED">
            <w:pPr>
              <w:pStyle w:val="TableLabel"/>
              <w:rPr>
                <w:noProof w:val="0"/>
                <w:sz w:val="16"/>
              </w:rPr>
            </w:pPr>
          </w:p>
        </w:tc>
        <w:tc>
          <w:tcPr>
            <w:tcW w:w="2520" w:type="dxa"/>
            <w:vAlign w:val="center"/>
          </w:tcPr>
          <w:p w14:paraId="4511CA30"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56865BD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B7D4C98"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7C787DED" w14:textId="77777777">
        <w:trPr>
          <w:cantSplit/>
        </w:trPr>
        <w:tc>
          <w:tcPr>
            <w:tcW w:w="1548" w:type="dxa"/>
            <w:vMerge/>
            <w:vAlign w:val="center"/>
          </w:tcPr>
          <w:p w14:paraId="713CD6BD" w14:textId="77777777" w:rsidR="007A1F44" w:rsidRPr="00977EA3" w:rsidRDefault="007A1F44" w:rsidP="005130ED">
            <w:pPr>
              <w:pStyle w:val="TableLabel"/>
              <w:rPr>
                <w:noProof w:val="0"/>
                <w:sz w:val="16"/>
              </w:rPr>
            </w:pPr>
          </w:p>
        </w:tc>
        <w:tc>
          <w:tcPr>
            <w:tcW w:w="2520" w:type="dxa"/>
            <w:vAlign w:val="center"/>
          </w:tcPr>
          <w:p w14:paraId="460711B0"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183E5EB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BC33FE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0A9111C" w14:textId="77777777">
        <w:trPr>
          <w:cantSplit/>
        </w:trPr>
        <w:tc>
          <w:tcPr>
            <w:tcW w:w="1548" w:type="dxa"/>
            <w:vMerge/>
            <w:vAlign w:val="center"/>
          </w:tcPr>
          <w:p w14:paraId="3583DF97" w14:textId="77777777" w:rsidR="007A1F44" w:rsidRPr="00977EA3" w:rsidRDefault="007A1F44" w:rsidP="005130ED">
            <w:pPr>
              <w:pStyle w:val="TableLabel"/>
              <w:rPr>
                <w:noProof w:val="0"/>
                <w:sz w:val="16"/>
              </w:rPr>
            </w:pPr>
          </w:p>
        </w:tc>
        <w:tc>
          <w:tcPr>
            <w:tcW w:w="2520" w:type="dxa"/>
            <w:vAlign w:val="center"/>
          </w:tcPr>
          <w:p w14:paraId="1F256C50" w14:textId="77777777" w:rsidR="007A1F44" w:rsidRPr="00977EA3" w:rsidRDefault="007A1F44" w:rsidP="005130ED">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79B90556"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4A0EB0FF"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1BC5032F" w14:textId="77777777">
        <w:trPr>
          <w:cantSplit/>
        </w:trPr>
        <w:tc>
          <w:tcPr>
            <w:tcW w:w="1548" w:type="dxa"/>
            <w:vMerge/>
            <w:vAlign w:val="center"/>
          </w:tcPr>
          <w:p w14:paraId="61023D48" w14:textId="77777777" w:rsidR="007A1F44" w:rsidRPr="00977EA3" w:rsidRDefault="007A1F44" w:rsidP="005130ED">
            <w:pPr>
              <w:pStyle w:val="TableLabel"/>
              <w:rPr>
                <w:noProof w:val="0"/>
                <w:sz w:val="16"/>
              </w:rPr>
            </w:pPr>
          </w:p>
        </w:tc>
        <w:tc>
          <w:tcPr>
            <w:tcW w:w="2520" w:type="dxa"/>
            <w:vAlign w:val="center"/>
          </w:tcPr>
          <w:p w14:paraId="2DF5D264"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4A951A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5398C3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6EC4E06" w14:textId="77777777">
        <w:trPr>
          <w:cantSplit/>
        </w:trPr>
        <w:tc>
          <w:tcPr>
            <w:tcW w:w="1548" w:type="dxa"/>
            <w:vMerge/>
            <w:vAlign w:val="center"/>
          </w:tcPr>
          <w:p w14:paraId="7017D672" w14:textId="77777777" w:rsidR="007A1F44" w:rsidRPr="00977EA3" w:rsidRDefault="007A1F44" w:rsidP="005130ED">
            <w:pPr>
              <w:pStyle w:val="AppendixHeading3"/>
              <w:rPr>
                <w:noProof w:val="0"/>
                <w:sz w:val="16"/>
              </w:rPr>
            </w:pPr>
            <w:bookmarkStart w:id="2369" w:name="_Toc398544322"/>
            <w:bookmarkEnd w:id="2369"/>
          </w:p>
        </w:tc>
        <w:tc>
          <w:tcPr>
            <w:tcW w:w="2520" w:type="dxa"/>
            <w:vAlign w:val="center"/>
          </w:tcPr>
          <w:p w14:paraId="5D8AD257"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31B4486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C4B1187" w14:textId="77777777" w:rsidR="007A1F44" w:rsidRPr="00977EA3" w:rsidRDefault="007A1F44" w:rsidP="005130ED">
            <w:pPr>
              <w:pStyle w:val="TableEntry"/>
              <w:rPr>
                <w:iCs/>
                <w:noProof w:val="0"/>
                <w:sz w:val="16"/>
              </w:rPr>
            </w:pPr>
            <w:r w:rsidRPr="00977EA3">
              <w:rPr>
                <w:iCs/>
                <w:noProof w:val="0"/>
                <w:sz w:val="16"/>
              </w:rPr>
              <w:t xml:space="preserve">The patient ID in HL7 CX format. </w:t>
            </w:r>
          </w:p>
        </w:tc>
      </w:tr>
      <w:tr w:rsidR="007A1F44" w:rsidRPr="00977EA3" w14:paraId="1ADC91BE" w14:textId="77777777">
        <w:trPr>
          <w:cantSplit/>
        </w:trPr>
        <w:tc>
          <w:tcPr>
            <w:tcW w:w="1548" w:type="dxa"/>
            <w:vMerge/>
            <w:vAlign w:val="center"/>
          </w:tcPr>
          <w:p w14:paraId="0279F7E7" w14:textId="77777777" w:rsidR="007A1F44" w:rsidRPr="00977EA3" w:rsidRDefault="007A1F44" w:rsidP="005130ED">
            <w:pPr>
              <w:pStyle w:val="TableLabel"/>
              <w:rPr>
                <w:noProof w:val="0"/>
                <w:sz w:val="16"/>
              </w:rPr>
            </w:pPr>
          </w:p>
        </w:tc>
        <w:tc>
          <w:tcPr>
            <w:tcW w:w="2520" w:type="dxa"/>
            <w:vAlign w:val="center"/>
          </w:tcPr>
          <w:p w14:paraId="1C28037B"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461A3FC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0CB730"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80656C" w14:textId="77777777">
        <w:trPr>
          <w:cantSplit/>
        </w:trPr>
        <w:tc>
          <w:tcPr>
            <w:tcW w:w="1548" w:type="dxa"/>
            <w:vMerge/>
            <w:vAlign w:val="center"/>
          </w:tcPr>
          <w:p w14:paraId="1ACFEFAE" w14:textId="77777777" w:rsidR="007A1F44" w:rsidRPr="00977EA3" w:rsidRDefault="007A1F44" w:rsidP="005130ED">
            <w:pPr>
              <w:pStyle w:val="AppendixHeading3"/>
              <w:rPr>
                <w:noProof w:val="0"/>
                <w:sz w:val="16"/>
              </w:rPr>
            </w:pPr>
            <w:bookmarkStart w:id="2370" w:name="_Toc398544323"/>
            <w:bookmarkEnd w:id="2370"/>
          </w:p>
        </w:tc>
        <w:tc>
          <w:tcPr>
            <w:tcW w:w="2520" w:type="dxa"/>
            <w:vAlign w:val="center"/>
          </w:tcPr>
          <w:p w14:paraId="362AAEE4"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1E84420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2E5371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D63F4E6" w14:textId="77777777">
        <w:trPr>
          <w:cantSplit/>
        </w:trPr>
        <w:tc>
          <w:tcPr>
            <w:tcW w:w="1548" w:type="dxa"/>
            <w:vMerge/>
            <w:vAlign w:val="center"/>
          </w:tcPr>
          <w:p w14:paraId="5EBFACCF" w14:textId="77777777" w:rsidR="007A1F44" w:rsidRPr="00977EA3" w:rsidRDefault="007A1F44" w:rsidP="005130ED">
            <w:pPr>
              <w:pStyle w:val="TableLabel"/>
              <w:rPr>
                <w:noProof w:val="0"/>
                <w:sz w:val="16"/>
              </w:rPr>
            </w:pPr>
          </w:p>
        </w:tc>
        <w:tc>
          <w:tcPr>
            <w:tcW w:w="2520" w:type="dxa"/>
            <w:vAlign w:val="center"/>
          </w:tcPr>
          <w:p w14:paraId="7A557376" w14:textId="77777777" w:rsidR="007A1F44" w:rsidRPr="00977EA3" w:rsidRDefault="007A1F44" w:rsidP="005130ED">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3B3B762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3304214" w14:textId="77777777" w:rsidR="007A1F44" w:rsidRPr="00977EA3" w:rsidRDefault="007A1F44" w:rsidP="005130ED">
            <w:pPr>
              <w:pStyle w:val="TableEntry"/>
              <w:rPr>
                <w:noProof w:val="0"/>
                <w:sz w:val="16"/>
              </w:rPr>
            </w:pPr>
            <w:r w:rsidRPr="00977EA3">
              <w:rPr>
                <w:i/>
                <w:iCs/>
                <w:noProof w:val="0"/>
                <w:sz w:val="16"/>
              </w:rPr>
              <w:t>not specialized</w:t>
            </w:r>
          </w:p>
        </w:tc>
      </w:tr>
    </w:tbl>
    <w:p w14:paraId="1EB6EA4F"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48FD81F" w14:textId="77777777" w:rsidTr="00D372D5">
        <w:trPr>
          <w:cantSplit/>
        </w:trPr>
        <w:tc>
          <w:tcPr>
            <w:tcW w:w="1548" w:type="dxa"/>
            <w:vMerge w:val="restart"/>
          </w:tcPr>
          <w:p w14:paraId="6A478880" w14:textId="77777777" w:rsidR="007A1F44" w:rsidRPr="00977EA3" w:rsidRDefault="007A1F44" w:rsidP="003462A5">
            <w:pPr>
              <w:pStyle w:val="TableEntryHeader"/>
              <w:rPr>
                <w:noProof w:val="0"/>
              </w:rPr>
            </w:pPr>
            <w:r w:rsidRPr="00977EA3">
              <w:rPr>
                <w:noProof w:val="0"/>
              </w:rPr>
              <w:t xml:space="preserve">Document </w:t>
            </w:r>
          </w:p>
          <w:p w14:paraId="554C925B"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7597908F"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5291C68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D7AA16E"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3E033726" w14:textId="77777777">
        <w:trPr>
          <w:cantSplit/>
        </w:trPr>
        <w:tc>
          <w:tcPr>
            <w:tcW w:w="1548" w:type="dxa"/>
            <w:vMerge/>
            <w:vAlign w:val="center"/>
          </w:tcPr>
          <w:p w14:paraId="3D62EAF6" w14:textId="77777777" w:rsidR="007A1F44" w:rsidRPr="00977EA3" w:rsidRDefault="007A1F44" w:rsidP="005130ED">
            <w:pPr>
              <w:pStyle w:val="TableLabel"/>
              <w:rPr>
                <w:noProof w:val="0"/>
                <w:sz w:val="16"/>
              </w:rPr>
            </w:pPr>
          </w:p>
        </w:tc>
        <w:tc>
          <w:tcPr>
            <w:tcW w:w="2520" w:type="dxa"/>
            <w:vAlign w:val="center"/>
          </w:tcPr>
          <w:p w14:paraId="16DCC712"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2ECDC00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64B9E43" w14:textId="77777777" w:rsidR="007A1F44" w:rsidRPr="00977EA3" w:rsidRDefault="007A1F44" w:rsidP="005130ED">
            <w:pPr>
              <w:pStyle w:val="TableEntry"/>
              <w:rPr>
                <w:b/>
                <w:i/>
                <w:noProof w:val="0"/>
                <w:sz w:val="16"/>
              </w:rPr>
            </w:pPr>
            <w:r w:rsidRPr="00977EA3">
              <w:rPr>
                <w:noProof w:val="0"/>
                <w:sz w:val="16"/>
              </w:rPr>
              <w:t>“3” (report)</w:t>
            </w:r>
          </w:p>
        </w:tc>
      </w:tr>
      <w:tr w:rsidR="007A1F44" w:rsidRPr="00977EA3" w14:paraId="74AF075A" w14:textId="77777777">
        <w:trPr>
          <w:cantSplit/>
        </w:trPr>
        <w:tc>
          <w:tcPr>
            <w:tcW w:w="1548" w:type="dxa"/>
            <w:vMerge/>
            <w:vAlign w:val="center"/>
          </w:tcPr>
          <w:p w14:paraId="1C67793C" w14:textId="77777777" w:rsidR="007A1F44" w:rsidRPr="00977EA3" w:rsidRDefault="007A1F44" w:rsidP="005130ED">
            <w:pPr>
              <w:pStyle w:val="TableLabel"/>
              <w:rPr>
                <w:noProof w:val="0"/>
                <w:sz w:val="16"/>
              </w:rPr>
            </w:pPr>
          </w:p>
        </w:tc>
        <w:tc>
          <w:tcPr>
            <w:tcW w:w="2520" w:type="dxa"/>
            <w:vAlign w:val="center"/>
          </w:tcPr>
          <w:p w14:paraId="48A2B0C3"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24640A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D06B08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559AC1B" w14:textId="77777777">
        <w:trPr>
          <w:cantSplit/>
        </w:trPr>
        <w:tc>
          <w:tcPr>
            <w:tcW w:w="1548" w:type="dxa"/>
            <w:vMerge/>
            <w:vAlign w:val="center"/>
          </w:tcPr>
          <w:p w14:paraId="79B9FF81" w14:textId="77777777" w:rsidR="007A1F44" w:rsidRPr="00977EA3" w:rsidRDefault="007A1F44" w:rsidP="005130ED">
            <w:pPr>
              <w:pStyle w:val="TableLabel"/>
              <w:rPr>
                <w:noProof w:val="0"/>
                <w:sz w:val="16"/>
              </w:rPr>
            </w:pPr>
          </w:p>
        </w:tc>
        <w:tc>
          <w:tcPr>
            <w:tcW w:w="2520" w:type="dxa"/>
            <w:vAlign w:val="center"/>
          </w:tcPr>
          <w:p w14:paraId="6F8BE2C9" w14:textId="77777777" w:rsidR="007A1F44" w:rsidRPr="00977EA3" w:rsidRDefault="007A1F44" w:rsidP="005130ED">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64881AA6"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54734638"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A5E9DC3" w14:textId="77777777">
        <w:trPr>
          <w:cantSplit/>
        </w:trPr>
        <w:tc>
          <w:tcPr>
            <w:tcW w:w="1548" w:type="dxa"/>
            <w:vMerge/>
            <w:vAlign w:val="center"/>
          </w:tcPr>
          <w:p w14:paraId="3C2C78E0" w14:textId="77777777" w:rsidR="007A1F44" w:rsidRPr="00977EA3" w:rsidRDefault="007A1F44" w:rsidP="005130ED">
            <w:pPr>
              <w:pStyle w:val="TableLabel"/>
              <w:rPr>
                <w:noProof w:val="0"/>
                <w:sz w:val="16"/>
              </w:rPr>
            </w:pPr>
          </w:p>
        </w:tc>
        <w:tc>
          <w:tcPr>
            <w:tcW w:w="2520" w:type="dxa"/>
            <w:vAlign w:val="center"/>
          </w:tcPr>
          <w:p w14:paraId="112606E4"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7AE3005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18FF2B2"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51FD8B4A" w14:textId="77777777">
        <w:trPr>
          <w:cantSplit/>
        </w:trPr>
        <w:tc>
          <w:tcPr>
            <w:tcW w:w="1548" w:type="dxa"/>
            <w:vMerge/>
            <w:vAlign w:val="center"/>
          </w:tcPr>
          <w:p w14:paraId="5AD7087F" w14:textId="77777777" w:rsidR="007A1F44" w:rsidRPr="00977EA3" w:rsidRDefault="007A1F44" w:rsidP="005130ED">
            <w:pPr>
              <w:pStyle w:val="AppendixHeading3"/>
              <w:rPr>
                <w:noProof w:val="0"/>
                <w:sz w:val="16"/>
              </w:rPr>
            </w:pPr>
            <w:bookmarkStart w:id="2371" w:name="_Toc398544324"/>
            <w:bookmarkEnd w:id="2371"/>
          </w:p>
        </w:tc>
        <w:tc>
          <w:tcPr>
            <w:tcW w:w="2520" w:type="dxa"/>
            <w:vAlign w:val="center"/>
          </w:tcPr>
          <w:p w14:paraId="066DD4FE"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3E90DA7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61A8217" w14:textId="77777777" w:rsidR="007A1F44" w:rsidRPr="00977EA3" w:rsidRDefault="007A1F44" w:rsidP="005130ED">
            <w:pPr>
              <w:pStyle w:val="TableEntry"/>
              <w:rPr>
                <w:iCs/>
                <w:noProof w:val="0"/>
                <w:sz w:val="16"/>
              </w:rPr>
            </w:pPr>
            <w:r w:rsidRPr="00977EA3">
              <w:rPr>
                <w:iCs/>
                <w:noProof w:val="0"/>
                <w:sz w:val="16"/>
              </w:rPr>
              <w:t>The value of &lt;</w:t>
            </w:r>
            <w:proofErr w:type="spellStart"/>
            <w:r w:rsidRPr="00977EA3">
              <w:rPr>
                <w:iCs/>
                <w:noProof w:val="0"/>
                <w:sz w:val="16"/>
              </w:rPr>
              <w:t>ihe:DocumentUniqueId</w:t>
            </w:r>
            <w:proofErr w:type="spellEnd"/>
            <w:r w:rsidRPr="00977EA3">
              <w:rPr>
                <w:iCs/>
                <w:noProof w:val="0"/>
                <w:sz w:val="16"/>
              </w:rPr>
              <w:t>/&gt;</w:t>
            </w:r>
          </w:p>
        </w:tc>
      </w:tr>
      <w:tr w:rsidR="007A1F44" w:rsidRPr="00977EA3" w14:paraId="16C3AEEF" w14:textId="77777777">
        <w:trPr>
          <w:cantSplit/>
        </w:trPr>
        <w:tc>
          <w:tcPr>
            <w:tcW w:w="1548" w:type="dxa"/>
            <w:vMerge/>
            <w:vAlign w:val="center"/>
          </w:tcPr>
          <w:p w14:paraId="06D5750C" w14:textId="77777777" w:rsidR="007A1F44" w:rsidRPr="00977EA3" w:rsidRDefault="007A1F44" w:rsidP="005130ED">
            <w:pPr>
              <w:pStyle w:val="TableLabel"/>
              <w:rPr>
                <w:noProof w:val="0"/>
                <w:sz w:val="16"/>
              </w:rPr>
            </w:pPr>
          </w:p>
        </w:tc>
        <w:tc>
          <w:tcPr>
            <w:tcW w:w="2520" w:type="dxa"/>
            <w:vAlign w:val="center"/>
          </w:tcPr>
          <w:p w14:paraId="45F7F4B2"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5473385D" w14:textId="77777777" w:rsidR="007A1F44" w:rsidRPr="00977EA3" w:rsidRDefault="007A1F44" w:rsidP="005130ED">
            <w:pPr>
              <w:pStyle w:val="TableEntry"/>
              <w:jc w:val="center"/>
              <w:rPr>
                <w:noProof w:val="0"/>
                <w:sz w:val="16"/>
              </w:rPr>
            </w:pPr>
            <w:r w:rsidRPr="00977EA3">
              <w:rPr>
                <w:noProof w:val="0"/>
                <w:sz w:val="16"/>
              </w:rPr>
              <w:t>C</w:t>
            </w:r>
          </w:p>
        </w:tc>
        <w:tc>
          <w:tcPr>
            <w:tcW w:w="4968" w:type="dxa"/>
            <w:vAlign w:val="center"/>
          </w:tcPr>
          <w:p w14:paraId="6346309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9546FC2" w14:textId="77777777">
        <w:trPr>
          <w:cantSplit/>
        </w:trPr>
        <w:tc>
          <w:tcPr>
            <w:tcW w:w="1548" w:type="dxa"/>
            <w:vMerge/>
            <w:vAlign w:val="center"/>
          </w:tcPr>
          <w:p w14:paraId="6C1ACDA1" w14:textId="77777777" w:rsidR="007A1F44" w:rsidRPr="00977EA3" w:rsidRDefault="007A1F44" w:rsidP="005130ED">
            <w:pPr>
              <w:pStyle w:val="AppendixHeading3"/>
              <w:rPr>
                <w:noProof w:val="0"/>
                <w:sz w:val="16"/>
              </w:rPr>
            </w:pPr>
            <w:bookmarkStart w:id="2372" w:name="_Toc398544325"/>
            <w:bookmarkEnd w:id="2372"/>
          </w:p>
        </w:tc>
        <w:tc>
          <w:tcPr>
            <w:tcW w:w="2520" w:type="dxa"/>
            <w:vAlign w:val="center"/>
          </w:tcPr>
          <w:p w14:paraId="5B4F8C47"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15C5642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9EDB6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5D1B56" w14:textId="77777777">
        <w:trPr>
          <w:cantSplit/>
        </w:trPr>
        <w:tc>
          <w:tcPr>
            <w:tcW w:w="1548" w:type="dxa"/>
            <w:vMerge/>
            <w:vAlign w:val="center"/>
          </w:tcPr>
          <w:p w14:paraId="37506827" w14:textId="77777777" w:rsidR="007A1F44" w:rsidRPr="00977EA3" w:rsidRDefault="007A1F44" w:rsidP="005130ED">
            <w:pPr>
              <w:pStyle w:val="TableLabel"/>
              <w:rPr>
                <w:noProof w:val="0"/>
                <w:sz w:val="16"/>
              </w:rPr>
            </w:pPr>
          </w:p>
        </w:tc>
        <w:tc>
          <w:tcPr>
            <w:tcW w:w="2520" w:type="dxa"/>
            <w:vAlign w:val="center"/>
          </w:tcPr>
          <w:p w14:paraId="22B8719E" w14:textId="77777777" w:rsidR="007A1F44" w:rsidRPr="00977EA3" w:rsidRDefault="007A1F44" w:rsidP="003E066E">
            <w:pPr>
              <w:pStyle w:val="TableEntry"/>
              <w:rPr>
                <w:noProof w:val="0"/>
                <w:sz w:val="16"/>
              </w:rPr>
            </w:pPr>
            <w:proofErr w:type="spellStart"/>
            <w:r w:rsidRPr="00977EA3">
              <w:rPr>
                <w:noProof w:val="0"/>
                <w:sz w:val="16"/>
              </w:rPr>
              <w:t>ParticipantObjectDetail</w:t>
            </w:r>
            <w:proofErr w:type="spellEnd"/>
          </w:p>
        </w:tc>
        <w:tc>
          <w:tcPr>
            <w:tcW w:w="630" w:type="dxa"/>
            <w:vAlign w:val="center"/>
          </w:tcPr>
          <w:p w14:paraId="18EB7EE3" w14:textId="77777777" w:rsidR="007A1F44" w:rsidRPr="00977EA3" w:rsidRDefault="007A1F44" w:rsidP="003E066E">
            <w:pPr>
              <w:pStyle w:val="TableEntry"/>
              <w:jc w:val="center"/>
              <w:rPr>
                <w:iCs/>
                <w:noProof w:val="0"/>
                <w:sz w:val="16"/>
              </w:rPr>
            </w:pPr>
            <w:r w:rsidRPr="00977EA3">
              <w:rPr>
                <w:iCs/>
                <w:noProof w:val="0"/>
                <w:sz w:val="16"/>
              </w:rPr>
              <w:t>M</w:t>
            </w:r>
          </w:p>
        </w:tc>
        <w:tc>
          <w:tcPr>
            <w:tcW w:w="4968" w:type="dxa"/>
            <w:vAlign w:val="center"/>
          </w:tcPr>
          <w:p w14:paraId="1D6F7EB1" w14:textId="77777777" w:rsidR="007A1F44" w:rsidRPr="00977EA3" w:rsidRDefault="007A1F44" w:rsidP="000E28F2">
            <w:pPr>
              <w:pStyle w:val="TableEntry"/>
              <w:snapToGrid w:val="0"/>
              <w:rPr>
                <w:bCs/>
                <w:noProof w:val="0"/>
                <w:sz w:val="16"/>
              </w:rPr>
            </w:pPr>
            <w:r w:rsidRPr="00977EA3">
              <w:rPr>
                <w:bCs/>
                <w:noProof w:val="0"/>
                <w:sz w:val="16"/>
              </w:rPr>
              <w:t xml:space="preserve">The </w:t>
            </w:r>
            <w:proofErr w:type="spellStart"/>
            <w:r w:rsidRPr="00977EA3">
              <w:rPr>
                <w:bCs/>
                <w:noProof w:val="0"/>
                <w:sz w:val="16"/>
              </w:rPr>
              <w:t>ParticipantObjectDetail</w:t>
            </w:r>
            <w:proofErr w:type="spellEnd"/>
            <w:r w:rsidRPr="00977EA3">
              <w:rPr>
                <w:bCs/>
                <w:noProof w:val="0"/>
                <w:sz w:val="16"/>
              </w:rPr>
              <w:t xml:space="preserve"> element may occur more than once. </w:t>
            </w:r>
          </w:p>
          <w:p w14:paraId="595C16EE" w14:textId="77777777" w:rsidR="007A1F44" w:rsidRPr="00977EA3" w:rsidRDefault="007A1F44" w:rsidP="005130ED">
            <w:pPr>
              <w:pStyle w:val="TableEntry"/>
              <w:rPr>
                <w:iCs/>
                <w:noProof w:val="0"/>
                <w:sz w:val="16"/>
              </w:rPr>
            </w:pPr>
            <w:r w:rsidRPr="00977EA3">
              <w:rPr>
                <w:iCs/>
                <w:noProof w:val="0"/>
                <w:sz w:val="16"/>
              </w:rPr>
              <w:t>In one element, the value of &lt;</w:t>
            </w:r>
            <w:proofErr w:type="spellStart"/>
            <w:r w:rsidRPr="00977EA3">
              <w:rPr>
                <w:iCs/>
                <w:noProof w:val="0"/>
                <w:sz w:val="16"/>
              </w:rPr>
              <w:t>ihe:RepositoryUniqueId</w:t>
            </w:r>
            <w:proofErr w:type="spellEnd"/>
            <w:r w:rsidRPr="00977EA3">
              <w:rPr>
                <w:iCs/>
                <w:noProof w:val="0"/>
                <w:sz w:val="16"/>
              </w:rPr>
              <w:t>/&gt; in value attribute, “Repository Unique Id” in type attribute</w:t>
            </w:r>
          </w:p>
          <w:p w14:paraId="3CE87F01" w14:textId="43D45DE9" w:rsidR="007A1F44" w:rsidRPr="00977EA3" w:rsidRDefault="007A1F44" w:rsidP="000E28F2">
            <w:pPr>
              <w:pStyle w:val="TableEntry"/>
              <w:rPr>
                <w:noProof w:val="0"/>
                <w:sz w:val="16"/>
              </w:rPr>
            </w:pPr>
            <w:r w:rsidRPr="00977EA3">
              <w:rPr>
                <w:noProof w:val="0"/>
                <w:sz w:val="16"/>
              </w:rPr>
              <w:t>In another element, the value of</w:t>
            </w:r>
            <w:r w:rsidR="00952DDA" w:rsidRPr="00977EA3">
              <w:rPr>
                <w:noProof w:val="0"/>
                <w:sz w:val="16"/>
              </w:rPr>
              <w:t xml:space="preserve"> </w:t>
            </w:r>
            <w:r w:rsidRPr="00977EA3">
              <w:rPr>
                <w:noProof w:val="0"/>
                <w:sz w:val="16"/>
              </w:rPr>
              <w:t>“</w:t>
            </w:r>
            <w:proofErr w:type="spellStart"/>
            <w:r w:rsidRPr="00977EA3">
              <w:rPr>
                <w:noProof w:val="0"/>
                <w:sz w:val="16"/>
              </w:rPr>
              <w:t>ihe:homeCommunityID</w:t>
            </w:r>
            <w:proofErr w:type="spellEnd"/>
            <w:r w:rsidRPr="00977EA3">
              <w:rPr>
                <w:noProof w:val="0"/>
                <w:sz w:val="16"/>
              </w:rPr>
              <w:t xml:space="preserve">” as the value of the attribute </w:t>
            </w:r>
            <w:r w:rsidRPr="00977EA3">
              <w:rPr>
                <w:i/>
                <w:noProof w:val="0"/>
                <w:sz w:val="16"/>
              </w:rPr>
              <w:t>type</w:t>
            </w:r>
            <w:r w:rsidRPr="00977EA3">
              <w:rPr>
                <w:noProof w:val="0"/>
                <w:sz w:val="16"/>
              </w:rPr>
              <w:t xml:space="preserve"> and the value of the </w:t>
            </w:r>
            <w:proofErr w:type="spellStart"/>
            <w:r w:rsidRPr="00977EA3">
              <w:rPr>
                <w:noProof w:val="0"/>
                <w:sz w:val="16"/>
              </w:rPr>
              <w:t>homeCommunityID</w:t>
            </w:r>
            <w:proofErr w:type="spellEnd"/>
            <w:r w:rsidRPr="00977EA3">
              <w:rPr>
                <w:noProof w:val="0"/>
                <w:sz w:val="16"/>
              </w:rPr>
              <w:t xml:space="preserve"> as the value</w:t>
            </w:r>
            <w:r w:rsidR="00952DDA" w:rsidRPr="00977EA3">
              <w:rPr>
                <w:noProof w:val="0"/>
                <w:sz w:val="16"/>
              </w:rPr>
              <w:t xml:space="preserve"> </w:t>
            </w:r>
            <w:r w:rsidRPr="00977EA3">
              <w:rPr>
                <w:noProof w:val="0"/>
                <w:sz w:val="16"/>
              </w:rPr>
              <w:t xml:space="preserve">of the attribute </w:t>
            </w:r>
            <w:r w:rsidRPr="00977EA3">
              <w:rPr>
                <w:i/>
                <w:noProof w:val="0"/>
                <w:sz w:val="16"/>
              </w:rPr>
              <w:t>value</w:t>
            </w:r>
          </w:p>
        </w:tc>
      </w:tr>
    </w:tbl>
    <w:p w14:paraId="14EE8125" w14:textId="45238132" w:rsidR="007A1F44" w:rsidRPr="00977EA3" w:rsidRDefault="007A1F44" w:rsidP="008C0C7D">
      <w:pPr>
        <w:pStyle w:val="Titolo5"/>
        <w:numPr>
          <w:ilvl w:val="0"/>
          <w:numId w:val="0"/>
        </w:numPr>
        <w:tabs>
          <w:tab w:val="clear" w:pos="2160"/>
          <w:tab w:val="clear" w:pos="2880"/>
          <w:tab w:val="clear" w:pos="3600"/>
          <w:tab w:val="clear" w:pos="4320"/>
        </w:tabs>
        <w:rPr>
          <w:noProof w:val="0"/>
        </w:rPr>
      </w:pPr>
      <w:r w:rsidRPr="00977EA3">
        <w:rPr>
          <w:noProof w:val="0"/>
        </w:rPr>
        <w:t>3.43.6.1.2 Document Repository, On-Demand Document Source, and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E0CA7D9" w14:textId="77777777" w:rsidTr="00D372D5">
        <w:trPr>
          <w:cantSplit/>
        </w:trPr>
        <w:tc>
          <w:tcPr>
            <w:tcW w:w="1458" w:type="dxa"/>
            <w:textDirection w:val="btLr"/>
            <w:vAlign w:val="center"/>
          </w:tcPr>
          <w:p w14:paraId="1CDD262F" w14:textId="77777777" w:rsidR="007A1F44" w:rsidRPr="00977EA3" w:rsidRDefault="007A1F44" w:rsidP="00D372D5">
            <w:pPr>
              <w:pStyle w:val="TableEntry"/>
              <w:rPr>
                <w:noProof w:val="0"/>
              </w:rPr>
            </w:pPr>
          </w:p>
        </w:tc>
        <w:tc>
          <w:tcPr>
            <w:tcW w:w="2610" w:type="dxa"/>
            <w:shd w:val="clear" w:color="auto" w:fill="D9D9D9"/>
            <w:vAlign w:val="center"/>
          </w:tcPr>
          <w:p w14:paraId="6B0EA653"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2C0FA268"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shd w:val="clear" w:color="auto" w:fill="D9D9D9"/>
            <w:vAlign w:val="center"/>
          </w:tcPr>
          <w:p w14:paraId="6ED64B1E" w14:textId="77777777" w:rsidR="007A1F44" w:rsidRPr="00977EA3" w:rsidRDefault="007A1F44" w:rsidP="00A53067">
            <w:pPr>
              <w:pStyle w:val="TableEntryHeader"/>
              <w:rPr>
                <w:noProof w:val="0"/>
              </w:rPr>
            </w:pPr>
            <w:r w:rsidRPr="00977EA3">
              <w:rPr>
                <w:noProof w:val="0"/>
              </w:rPr>
              <w:t>Value Constraints</w:t>
            </w:r>
          </w:p>
        </w:tc>
      </w:tr>
      <w:tr w:rsidR="007A1F44" w:rsidRPr="00977EA3" w14:paraId="46C250CC" w14:textId="77777777" w:rsidTr="00D372D5">
        <w:trPr>
          <w:cantSplit/>
        </w:trPr>
        <w:tc>
          <w:tcPr>
            <w:tcW w:w="1458" w:type="dxa"/>
            <w:vMerge w:val="restart"/>
          </w:tcPr>
          <w:p w14:paraId="369003AD" w14:textId="77777777" w:rsidR="007A1F44" w:rsidRPr="00977EA3" w:rsidRDefault="007A1F44" w:rsidP="003462A5">
            <w:pPr>
              <w:pStyle w:val="TableEntryHeader"/>
              <w:rPr>
                <w:noProof w:val="0"/>
              </w:rPr>
            </w:pPr>
            <w:r w:rsidRPr="00977EA3">
              <w:rPr>
                <w:noProof w:val="0"/>
              </w:rPr>
              <w:t>Event</w:t>
            </w:r>
          </w:p>
          <w:p w14:paraId="4DE9E780"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216309AB" w14:textId="77777777" w:rsidR="007A1F44" w:rsidRPr="00977EA3" w:rsidRDefault="007A1F44" w:rsidP="005130ED">
            <w:pPr>
              <w:pStyle w:val="TableEntry"/>
              <w:rPr>
                <w:noProof w:val="0"/>
                <w:sz w:val="16"/>
              </w:rPr>
            </w:pPr>
            <w:proofErr w:type="spellStart"/>
            <w:r w:rsidRPr="00977EA3">
              <w:rPr>
                <w:noProof w:val="0"/>
                <w:sz w:val="16"/>
              </w:rPr>
              <w:t>EventID</w:t>
            </w:r>
            <w:proofErr w:type="spellEnd"/>
          </w:p>
        </w:tc>
        <w:tc>
          <w:tcPr>
            <w:tcW w:w="720" w:type="dxa"/>
            <w:vAlign w:val="center"/>
          </w:tcPr>
          <w:p w14:paraId="6F76BBBC"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390D1A9A"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315FF8CD" w14:textId="77777777">
        <w:trPr>
          <w:cantSplit/>
        </w:trPr>
        <w:tc>
          <w:tcPr>
            <w:tcW w:w="1458" w:type="dxa"/>
            <w:vMerge/>
            <w:vAlign w:val="center"/>
          </w:tcPr>
          <w:p w14:paraId="27A28D8F" w14:textId="77777777" w:rsidR="007A1F44" w:rsidRPr="00977EA3" w:rsidRDefault="007A1F44" w:rsidP="005130ED">
            <w:pPr>
              <w:pStyle w:val="TableLabel"/>
              <w:rPr>
                <w:noProof w:val="0"/>
                <w:sz w:val="16"/>
              </w:rPr>
            </w:pPr>
          </w:p>
        </w:tc>
        <w:tc>
          <w:tcPr>
            <w:tcW w:w="2610" w:type="dxa"/>
            <w:vAlign w:val="center"/>
          </w:tcPr>
          <w:p w14:paraId="221D6C8F" w14:textId="77777777" w:rsidR="007A1F44" w:rsidRPr="00977EA3" w:rsidRDefault="007A1F44" w:rsidP="005130ED">
            <w:pPr>
              <w:pStyle w:val="TableEntry"/>
              <w:rPr>
                <w:noProof w:val="0"/>
                <w:sz w:val="16"/>
              </w:rPr>
            </w:pPr>
            <w:proofErr w:type="spellStart"/>
            <w:r w:rsidRPr="00977EA3">
              <w:rPr>
                <w:noProof w:val="0"/>
                <w:sz w:val="16"/>
              </w:rPr>
              <w:t>EventActionCode</w:t>
            </w:r>
            <w:proofErr w:type="spellEnd"/>
          </w:p>
        </w:tc>
        <w:tc>
          <w:tcPr>
            <w:tcW w:w="720" w:type="dxa"/>
            <w:vAlign w:val="center"/>
          </w:tcPr>
          <w:p w14:paraId="5DDA79F9"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21861F00"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5182D60D" w14:textId="77777777">
        <w:trPr>
          <w:cantSplit/>
        </w:trPr>
        <w:tc>
          <w:tcPr>
            <w:tcW w:w="1458" w:type="dxa"/>
            <w:vMerge/>
            <w:vAlign w:val="center"/>
          </w:tcPr>
          <w:p w14:paraId="49D893FC" w14:textId="77777777" w:rsidR="007A1F44" w:rsidRPr="00977EA3" w:rsidRDefault="007A1F44" w:rsidP="005130ED">
            <w:pPr>
              <w:pStyle w:val="TableLabel"/>
              <w:rPr>
                <w:noProof w:val="0"/>
                <w:sz w:val="16"/>
              </w:rPr>
            </w:pPr>
          </w:p>
        </w:tc>
        <w:tc>
          <w:tcPr>
            <w:tcW w:w="2610" w:type="dxa"/>
            <w:vAlign w:val="center"/>
          </w:tcPr>
          <w:p w14:paraId="14B1F747" w14:textId="77777777" w:rsidR="007A1F44" w:rsidRPr="00977EA3" w:rsidRDefault="007A1F44" w:rsidP="005130ED">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0A681246"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591B2BD"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19CF812" w14:textId="77777777">
        <w:trPr>
          <w:cantSplit/>
        </w:trPr>
        <w:tc>
          <w:tcPr>
            <w:tcW w:w="1458" w:type="dxa"/>
            <w:vMerge/>
            <w:vAlign w:val="center"/>
          </w:tcPr>
          <w:p w14:paraId="235A7EF3" w14:textId="77777777" w:rsidR="007A1F44" w:rsidRPr="00977EA3" w:rsidRDefault="007A1F44" w:rsidP="005130ED">
            <w:pPr>
              <w:pStyle w:val="TableLabel"/>
              <w:rPr>
                <w:noProof w:val="0"/>
                <w:sz w:val="16"/>
              </w:rPr>
            </w:pPr>
          </w:p>
        </w:tc>
        <w:tc>
          <w:tcPr>
            <w:tcW w:w="2610" w:type="dxa"/>
            <w:vAlign w:val="center"/>
          </w:tcPr>
          <w:p w14:paraId="61C4FC07" w14:textId="77777777" w:rsidR="007A1F44" w:rsidRPr="00977EA3" w:rsidRDefault="007A1F44" w:rsidP="005130ED">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5D058AE2"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38ADE0FC"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4106276" w14:textId="77777777">
        <w:trPr>
          <w:cantSplit/>
        </w:trPr>
        <w:tc>
          <w:tcPr>
            <w:tcW w:w="1458" w:type="dxa"/>
            <w:vMerge/>
            <w:vAlign w:val="center"/>
          </w:tcPr>
          <w:p w14:paraId="7DE579D1" w14:textId="77777777" w:rsidR="007A1F44" w:rsidRPr="00977EA3" w:rsidRDefault="007A1F44" w:rsidP="005130ED">
            <w:pPr>
              <w:pStyle w:val="TableLabel"/>
              <w:rPr>
                <w:noProof w:val="0"/>
                <w:sz w:val="16"/>
              </w:rPr>
            </w:pPr>
          </w:p>
        </w:tc>
        <w:tc>
          <w:tcPr>
            <w:tcW w:w="2610" w:type="dxa"/>
            <w:vAlign w:val="center"/>
          </w:tcPr>
          <w:p w14:paraId="677F385E" w14:textId="77777777" w:rsidR="007A1F44" w:rsidRPr="00977EA3" w:rsidRDefault="007A1F44" w:rsidP="005130ED">
            <w:pPr>
              <w:pStyle w:val="TableEntry"/>
              <w:rPr>
                <w:noProof w:val="0"/>
                <w:sz w:val="16"/>
              </w:rPr>
            </w:pPr>
            <w:proofErr w:type="spellStart"/>
            <w:r w:rsidRPr="00977EA3">
              <w:rPr>
                <w:noProof w:val="0"/>
                <w:sz w:val="16"/>
              </w:rPr>
              <w:t>EventTypeCode</w:t>
            </w:r>
            <w:proofErr w:type="spellEnd"/>
          </w:p>
        </w:tc>
        <w:tc>
          <w:tcPr>
            <w:tcW w:w="720" w:type="dxa"/>
            <w:vAlign w:val="center"/>
          </w:tcPr>
          <w:p w14:paraId="16A253AE"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6C70F268" w14:textId="77777777" w:rsidR="007A1F44" w:rsidRPr="00977EA3" w:rsidRDefault="007A1F44" w:rsidP="005130ED">
            <w:pPr>
              <w:pStyle w:val="TableEntry"/>
              <w:rPr>
                <w:noProof w:val="0"/>
                <w:sz w:val="16"/>
              </w:rPr>
            </w:pPr>
            <w:r w:rsidRPr="00977EA3">
              <w:rPr>
                <w:noProof w:val="0"/>
                <w:sz w:val="16"/>
              </w:rPr>
              <w:t>EV(“ITI-43”, “IHE Transactions”, “Retrieve Document Set”)</w:t>
            </w:r>
          </w:p>
        </w:tc>
      </w:tr>
      <w:tr w:rsidR="007A1F44" w:rsidRPr="00977EA3" w14:paraId="25EDFCAF" w14:textId="77777777">
        <w:trPr>
          <w:cantSplit/>
        </w:trPr>
        <w:tc>
          <w:tcPr>
            <w:tcW w:w="9666" w:type="dxa"/>
            <w:gridSpan w:val="4"/>
          </w:tcPr>
          <w:p w14:paraId="439E2B40" w14:textId="77777777" w:rsidR="007A1F44" w:rsidRPr="00977EA3" w:rsidRDefault="007A1F44" w:rsidP="005130ED">
            <w:pPr>
              <w:pStyle w:val="TableEntry"/>
              <w:rPr>
                <w:noProof w:val="0"/>
              </w:rPr>
            </w:pPr>
            <w:r w:rsidRPr="00977EA3">
              <w:rPr>
                <w:noProof w:val="0"/>
              </w:rPr>
              <w:t>Source (Document Repository) (1)</w:t>
            </w:r>
          </w:p>
        </w:tc>
      </w:tr>
      <w:tr w:rsidR="007A1F44" w:rsidRPr="00977EA3" w14:paraId="428C0840" w14:textId="77777777">
        <w:trPr>
          <w:cantSplit/>
        </w:trPr>
        <w:tc>
          <w:tcPr>
            <w:tcW w:w="9666" w:type="dxa"/>
            <w:gridSpan w:val="4"/>
          </w:tcPr>
          <w:p w14:paraId="36039586" w14:textId="77777777" w:rsidR="007A1F44" w:rsidRPr="00977EA3" w:rsidRDefault="007A1F44" w:rsidP="005130ED">
            <w:pPr>
              <w:pStyle w:val="TableEntry"/>
              <w:rPr>
                <w:noProof w:val="0"/>
              </w:rPr>
            </w:pPr>
            <w:r w:rsidRPr="00977EA3">
              <w:rPr>
                <w:noProof w:val="0"/>
              </w:rPr>
              <w:t>Destination (Document Consumer) (1)</w:t>
            </w:r>
          </w:p>
        </w:tc>
      </w:tr>
      <w:tr w:rsidR="007A1F44" w:rsidRPr="00977EA3" w14:paraId="61CECDE7" w14:textId="77777777">
        <w:trPr>
          <w:cantSplit/>
        </w:trPr>
        <w:tc>
          <w:tcPr>
            <w:tcW w:w="9666" w:type="dxa"/>
            <w:gridSpan w:val="4"/>
          </w:tcPr>
          <w:p w14:paraId="11255F89" w14:textId="77777777" w:rsidR="007A1F44" w:rsidRPr="00977EA3" w:rsidRDefault="007A1F44" w:rsidP="005130ED">
            <w:pPr>
              <w:pStyle w:val="TableEntry"/>
              <w:rPr>
                <w:noProof w:val="0"/>
              </w:rPr>
            </w:pPr>
            <w:r w:rsidRPr="00977EA3">
              <w:rPr>
                <w:noProof w:val="0"/>
              </w:rPr>
              <w:t>Audit Source (Document Repository) (1)</w:t>
            </w:r>
          </w:p>
        </w:tc>
      </w:tr>
      <w:tr w:rsidR="007A1F44" w:rsidRPr="00977EA3" w14:paraId="7719E27C" w14:textId="77777777">
        <w:trPr>
          <w:cantSplit/>
        </w:trPr>
        <w:tc>
          <w:tcPr>
            <w:tcW w:w="9666" w:type="dxa"/>
            <w:gridSpan w:val="4"/>
          </w:tcPr>
          <w:p w14:paraId="55BE0D87" w14:textId="77777777" w:rsidR="007A1F44" w:rsidRPr="00977EA3" w:rsidRDefault="007A1F44" w:rsidP="005130ED">
            <w:pPr>
              <w:pStyle w:val="TableEntry"/>
              <w:rPr>
                <w:i/>
                <w:iCs/>
                <w:noProof w:val="0"/>
              </w:rPr>
            </w:pPr>
            <w:r w:rsidRPr="00977EA3">
              <w:rPr>
                <w:noProof w:val="0"/>
              </w:rPr>
              <w:t xml:space="preserve">Document (1..n) </w:t>
            </w:r>
            <w:r w:rsidRPr="00977EA3">
              <w:rPr>
                <w:i/>
                <w:iCs/>
                <w:noProof w:val="0"/>
              </w:rPr>
              <w:t>(see combining rules above)</w:t>
            </w:r>
          </w:p>
        </w:tc>
      </w:tr>
    </w:tbl>
    <w:p w14:paraId="03A0361B" w14:textId="77777777" w:rsidR="00A5495B" w:rsidRDefault="00A5495B" w:rsidP="00D372D5">
      <w:pPr>
        <w:pStyle w:val="Corpotesto"/>
      </w:pPr>
    </w:p>
    <w:p w14:paraId="4EBBA6BA" w14:textId="77777777" w:rsidR="00A5495B" w:rsidRDefault="00A5495B" w:rsidP="00D372D5">
      <w:pPr>
        <w:pStyle w:val="Corpotesto"/>
      </w:pPr>
    </w:p>
    <w:p w14:paraId="3712A536" w14:textId="28DD5968" w:rsidR="007A1F44" w:rsidRPr="00977EA3" w:rsidRDefault="007A1F44" w:rsidP="00D372D5">
      <w:pPr>
        <w:pStyle w:val="Corpotesto"/>
      </w:pPr>
      <w:r w:rsidRPr="00977EA3">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2D3D3B5" w14:textId="77777777" w:rsidTr="003462A5">
        <w:trPr>
          <w:cantSplit/>
        </w:trPr>
        <w:tc>
          <w:tcPr>
            <w:tcW w:w="1548" w:type="dxa"/>
            <w:vMerge w:val="restart"/>
          </w:tcPr>
          <w:p w14:paraId="6158CD53" w14:textId="77777777" w:rsidR="007A1F44" w:rsidRPr="00977EA3" w:rsidRDefault="007A1F44" w:rsidP="003462A5">
            <w:pPr>
              <w:pStyle w:val="TableEntryHeader"/>
              <w:rPr>
                <w:noProof w:val="0"/>
              </w:rPr>
            </w:pPr>
            <w:r w:rsidRPr="00977EA3">
              <w:rPr>
                <w:noProof w:val="0"/>
              </w:rPr>
              <w:t>Source</w:t>
            </w:r>
          </w:p>
          <w:p w14:paraId="26C9D8A6"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28891692"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2E33B6B5" w14:textId="77777777" w:rsidR="007A1F44" w:rsidRPr="00977EA3" w:rsidRDefault="007A1F44" w:rsidP="005130ED">
            <w:pPr>
              <w:pStyle w:val="TableEntry"/>
              <w:jc w:val="center"/>
              <w:rPr>
                <w:i/>
                <w:iCs/>
                <w:noProof w:val="0"/>
                <w:sz w:val="16"/>
              </w:rPr>
            </w:pPr>
            <w:r w:rsidRPr="00977EA3">
              <w:rPr>
                <w:noProof w:val="0"/>
                <w:sz w:val="16"/>
              </w:rPr>
              <w:t>M</w:t>
            </w:r>
          </w:p>
        </w:tc>
        <w:tc>
          <w:tcPr>
            <w:tcW w:w="4968" w:type="dxa"/>
            <w:vAlign w:val="center"/>
          </w:tcPr>
          <w:p w14:paraId="10F5052A" w14:textId="77777777" w:rsidR="007A1F44" w:rsidRPr="00977EA3" w:rsidRDefault="007A1F44" w:rsidP="00601E92">
            <w:pPr>
              <w:pStyle w:val="TableEntry"/>
              <w:rPr>
                <w:noProof w:val="0"/>
                <w:sz w:val="16"/>
              </w:rPr>
            </w:pPr>
            <w:r w:rsidRPr="00977EA3">
              <w:rPr>
                <w:noProof w:val="0"/>
                <w:sz w:val="16"/>
              </w:rPr>
              <w:t>SOAP endpoint URI</w:t>
            </w:r>
          </w:p>
        </w:tc>
      </w:tr>
      <w:tr w:rsidR="007A1F44" w:rsidRPr="00977EA3" w14:paraId="12F53019" w14:textId="77777777" w:rsidTr="003462A5">
        <w:trPr>
          <w:cantSplit/>
        </w:trPr>
        <w:tc>
          <w:tcPr>
            <w:tcW w:w="1548" w:type="dxa"/>
            <w:vMerge/>
            <w:textDirection w:val="btLr"/>
            <w:vAlign w:val="center"/>
          </w:tcPr>
          <w:p w14:paraId="336D8A1E" w14:textId="77777777" w:rsidR="007A1F44" w:rsidRPr="00977EA3" w:rsidRDefault="007A1F44" w:rsidP="005130ED">
            <w:pPr>
              <w:pStyle w:val="TableLabel"/>
              <w:rPr>
                <w:noProof w:val="0"/>
                <w:sz w:val="16"/>
              </w:rPr>
            </w:pPr>
          </w:p>
        </w:tc>
        <w:tc>
          <w:tcPr>
            <w:tcW w:w="2520" w:type="dxa"/>
            <w:vAlign w:val="center"/>
          </w:tcPr>
          <w:p w14:paraId="0C585FB1" w14:textId="77777777" w:rsidR="007A1F44" w:rsidRPr="00977EA3" w:rsidRDefault="007A1F44" w:rsidP="005130ED">
            <w:pPr>
              <w:pStyle w:val="TableEntry"/>
              <w:rPr>
                <w:noProof w:val="0"/>
                <w:sz w:val="16"/>
              </w:rPr>
            </w:pPr>
            <w:proofErr w:type="spellStart"/>
            <w:r w:rsidRPr="00977EA3">
              <w:rPr>
                <w:noProof w:val="0"/>
                <w:sz w:val="16"/>
              </w:rPr>
              <w:t>AlternativeUserID</w:t>
            </w:r>
            <w:proofErr w:type="spellEnd"/>
          </w:p>
        </w:tc>
        <w:tc>
          <w:tcPr>
            <w:tcW w:w="630" w:type="dxa"/>
            <w:vAlign w:val="center"/>
          </w:tcPr>
          <w:p w14:paraId="355BC505" w14:textId="77777777" w:rsidR="007A1F44" w:rsidRPr="00977EA3" w:rsidRDefault="007A1F44" w:rsidP="005130ED">
            <w:pPr>
              <w:pStyle w:val="TableEntry"/>
              <w:jc w:val="center"/>
              <w:rPr>
                <w:i/>
                <w:iCs/>
                <w:noProof w:val="0"/>
                <w:sz w:val="16"/>
              </w:rPr>
            </w:pPr>
            <w:r w:rsidRPr="00977EA3">
              <w:rPr>
                <w:noProof w:val="0"/>
                <w:sz w:val="16"/>
              </w:rPr>
              <w:t>M</w:t>
            </w:r>
          </w:p>
        </w:tc>
        <w:tc>
          <w:tcPr>
            <w:tcW w:w="4968" w:type="dxa"/>
            <w:vAlign w:val="center"/>
          </w:tcPr>
          <w:p w14:paraId="1CA221BE" w14:textId="77777777" w:rsidR="007A1F44" w:rsidRPr="00977EA3" w:rsidRDefault="007A1F44" w:rsidP="00601E92">
            <w:pPr>
              <w:pStyle w:val="TableEntry"/>
              <w:rPr>
                <w:noProof w:val="0"/>
                <w:sz w:val="16"/>
              </w:rPr>
            </w:pPr>
            <w:r w:rsidRPr="00977EA3">
              <w:rPr>
                <w:noProof w:val="0"/>
                <w:sz w:val="16"/>
              </w:rPr>
              <w:t>the process ID as used within the local operating system in the local system logs.</w:t>
            </w:r>
          </w:p>
        </w:tc>
      </w:tr>
      <w:tr w:rsidR="007A1F44" w:rsidRPr="00977EA3" w14:paraId="0CF46046" w14:textId="77777777" w:rsidTr="003462A5">
        <w:trPr>
          <w:cantSplit/>
        </w:trPr>
        <w:tc>
          <w:tcPr>
            <w:tcW w:w="1548" w:type="dxa"/>
            <w:vMerge/>
            <w:textDirection w:val="btLr"/>
            <w:vAlign w:val="center"/>
          </w:tcPr>
          <w:p w14:paraId="6342D9CA" w14:textId="77777777" w:rsidR="007A1F44" w:rsidRPr="00977EA3" w:rsidRDefault="007A1F44" w:rsidP="005130ED">
            <w:pPr>
              <w:pStyle w:val="TableLabel"/>
              <w:rPr>
                <w:noProof w:val="0"/>
                <w:sz w:val="16"/>
              </w:rPr>
            </w:pPr>
          </w:p>
        </w:tc>
        <w:tc>
          <w:tcPr>
            <w:tcW w:w="2520" w:type="dxa"/>
            <w:vAlign w:val="center"/>
          </w:tcPr>
          <w:p w14:paraId="16AA08C1"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141E9CF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577B8AB"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047E179E" w14:textId="77777777" w:rsidTr="003462A5">
        <w:trPr>
          <w:cantSplit/>
        </w:trPr>
        <w:tc>
          <w:tcPr>
            <w:tcW w:w="1548" w:type="dxa"/>
            <w:vMerge/>
            <w:textDirection w:val="btLr"/>
            <w:vAlign w:val="center"/>
          </w:tcPr>
          <w:p w14:paraId="161E237E" w14:textId="77777777" w:rsidR="007A1F44" w:rsidRPr="00977EA3" w:rsidRDefault="007A1F44" w:rsidP="005130ED">
            <w:pPr>
              <w:pStyle w:val="TableLabel"/>
              <w:rPr>
                <w:noProof w:val="0"/>
                <w:sz w:val="16"/>
              </w:rPr>
            </w:pPr>
          </w:p>
        </w:tc>
        <w:tc>
          <w:tcPr>
            <w:tcW w:w="2520" w:type="dxa"/>
            <w:vAlign w:val="center"/>
          </w:tcPr>
          <w:p w14:paraId="1D4445E2" w14:textId="77777777" w:rsidR="007A1F44" w:rsidRPr="00977EA3" w:rsidRDefault="007A1F44" w:rsidP="005130ED">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5F39AFE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31E826B"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1002D5C1" w14:textId="77777777" w:rsidTr="003462A5">
        <w:trPr>
          <w:cantSplit/>
        </w:trPr>
        <w:tc>
          <w:tcPr>
            <w:tcW w:w="1548" w:type="dxa"/>
            <w:vMerge/>
            <w:textDirection w:val="btLr"/>
            <w:vAlign w:val="center"/>
          </w:tcPr>
          <w:p w14:paraId="745CCC95" w14:textId="77777777" w:rsidR="007A1F44" w:rsidRPr="00977EA3" w:rsidRDefault="007A1F44" w:rsidP="005130ED">
            <w:pPr>
              <w:pStyle w:val="TableLabel"/>
              <w:rPr>
                <w:noProof w:val="0"/>
                <w:sz w:val="16"/>
              </w:rPr>
            </w:pPr>
          </w:p>
        </w:tc>
        <w:tc>
          <w:tcPr>
            <w:tcW w:w="2520" w:type="dxa"/>
            <w:vAlign w:val="center"/>
          </w:tcPr>
          <w:p w14:paraId="27215536"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44CEAD7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7E0A410"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7119DC10" w14:textId="77777777" w:rsidTr="003462A5">
        <w:trPr>
          <w:cantSplit/>
        </w:trPr>
        <w:tc>
          <w:tcPr>
            <w:tcW w:w="1548" w:type="dxa"/>
            <w:vMerge/>
            <w:textDirection w:val="btLr"/>
            <w:vAlign w:val="center"/>
          </w:tcPr>
          <w:p w14:paraId="57CEFBB8" w14:textId="77777777" w:rsidR="007A1F44" w:rsidRPr="00977EA3" w:rsidRDefault="007A1F44" w:rsidP="005130ED">
            <w:pPr>
              <w:pStyle w:val="TableLabel"/>
              <w:rPr>
                <w:noProof w:val="0"/>
                <w:sz w:val="16"/>
              </w:rPr>
            </w:pPr>
          </w:p>
        </w:tc>
        <w:tc>
          <w:tcPr>
            <w:tcW w:w="2520" w:type="dxa"/>
            <w:vAlign w:val="center"/>
          </w:tcPr>
          <w:p w14:paraId="3A9B9AEF"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7E939B89"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FC2D95E"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44CCC5FC" w14:textId="77777777" w:rsidTr="003462A5">
        <w:trPr>
          <w:cantSplit/>
        </w:trPr>
        <w:tc>
          <w:tcPr>
            <w:tcW w:w="1548" w:type="dxa"/>
            <w:vMerge/>
            <w:textDirection w:val="btLr"/>
            <w:vAlign w:val="center"/>
          </w:tcPr>
          <w:p w14:paraId="081C47D4" w14:textId="77777777" w:rsidR="007A1F44" w:rsidRPr="00977EA3" w:rsidRDefault="007A1F44" w:rsidP="005130ED">
            <w:pPr>
              <w:pStyle w:val="TableLabel"/>
              <w:rPr>
                <w:noProof w:val="0"/>
                <w:sz w:val="16"/>
              </w:rPr>
            </w:pPr>
          </w:p>
        </w:tc>
        <w:tc>
          <w:tcPr>
            <w:tcW w:w="2520" w:type="dxa"/>
            <w:vAlign w:val="center"/>
          </w:tcPr>
          <w:p w14:paraId="3FFC46CA"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4C3484C1"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5D5C3FF" w14:textId="77777777" w:rsidR="007A1F44" w:rsidRPr="00977EA3" w:rsidRDefault="007A1F44" w:rsidP="005130ED">
            <w:pPr>
              <w:pStyle w:val="TableEntry"/>
              <w:rPr>
                <w:noProof w:val="0"/>
                <w:sz w:val="16"/>
              </w:rPr>
            </w:pPr>
            <w:r w:rsidRPr="00977EA3">
              <w:rPr>
                <w:noProof w:val="0"/>
                <w:sz w:val="16"/>
              </w:rPr>
              <w:t>The machine name or IP address.</w:t>
            </w:r>
          </w:p>
        </w:tc>
      </w:tr>
    </w:tbl>
    <w:p w14:paraId="7ED41ECC"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18306D3" w14:textId="77777777" w:rsidTr="00D372D5">
        <w:trPr>
          <w:cantSplit/>
        </w:trPr>
        <w:tc>
          <w:tcPr>
            <w:tcW w:w="1548" w:type="dxa"/>
            <w:vMerge w:val="restart"/>
          </w:tcPr>
          <w:p w14:paraId="2AAE788A" w14:textId="77777777" w:rsidR="007A1F44" w:rsidRPr="00977EA3" w:rsidRDefault="007A1F44" w:rsidP="003462A5">
            <w:pPr>
              <w:pStyle w:val="TableEntryHeader"/>
              <w:rPr>
                <w:noProof w:val="0"/>
              </w:rPr>
            </w:pPr>
            <w:r w:rsidRPr="00977EA3">
              <w:rPr>
                <w:noProof w:val="0"/>
              </w:rPr>
              <w:t>Destination</w:t>
            </w:r>
          </w:p>
          <w:p w14:paraId="02530680"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462D111A" w14:textId="77777777" w:rsidR="007A1F44" w:rsidRPr="00977EA3" w:rsidRDefault="007A1F44" w:rsidP="005130ED">
            <w:pPr>
              <w:pStyle w:val="TableEntry"/>
              <w:rPr>
                <w:noProof w:val="0"/>
                <w:sz w:val="16"/>
              </w:rPr>
            </w:pPr>
            <w:proofErr w:type="spellStart"/>
            <w:r w:rsidRPr="00977EA3">
              <w:rPr>
                <w:noProof w:val="0"/>
                <w:sz w:val="16"/>
              </w:rPr>
              <w:t>UserID</w:t>
            </w:r>
            <w:proofErr w:type="spellEnd"/>
          </w:p>
        </w:tc>
        <w:tc>
          <w:tcPr>
            <w:tcW w:w="630" w:type="dxa"/>
            <w:vAlign w:val="center"/>
          </w:tcPr>
          <w:p w14:paraId="49F5D98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7A7F586"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1D9923CD" w14:textId="77777777">
        <w:trPr>
          <w:cantSplit/>
        </w:trPr>
        <w:tc>
          <w:tcPr>
            <w:tcW w:w="1548" w:type="dxa"/>
            <w:vMerge/>
            <w:textDirection w:val="btLr"/>
            <w:vAlign w:val="center"/>
          </w:tcPr>
          <w:p w14:paraId="1AA98AEC" w14:textId="77777777" w:rsidR="007A1F44" w:rsidRPr="00977EA3" w:rsidRDefault="007A1F44" w:rsidP="005130ED">
            <w:pPr>
              <w:pStyle w:val="TableLabel"/>
              <w:rPr>
                <w:noProof w:val="0"/>
                <w:sz w:val="16"/>
              </w:rPr>
            </w:pPr>
          </w:p>
        </w:tc>
        <w:tc>
          <w:tcPr>
            <w:tcW w:w="2520" w:type="dxa"/>
            <w:vAlign w:val="center"/>
          </w:tcPr>
          <w:p w14:paraId="75433109" w14:textId="77777777" w:rsidR="007A1F44" w:rsidRPr="00977EA3" w:rsidRDefault="007A1F44" w:rsidP="005130ED">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2DBD1F8B"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4B6FDDB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048D12C" w14:textId="77777777">
        <w:trPr>
          <w:cantSplit/>
        </w:trPr>
        <w:tc>
          <w:tcPr>
            <w:tcW w:w="1548" w:type="dxa"/>
            <w:vMerge/>
            <w:textDirection w:val="btLr"/>
            <w:vAlign w:val="center"/>
          </w:tcPr>
          <w:p w14:paraId="16FF280C" w14:textId="77777777" w:rsidR="007A1F44" w:rsidRPr="00977EA3" w:rsidRDefault="007A1F44" w:rsidP="005130ED">
            <w:pPr>
              <w:pStyle w:val="TableLabel"/>
              <w:rPr>
                <w:noProof w:val="0"/>
                <w:sz w:val="16"/>
              </w:rPr>
            </w:pPr>
          </w:p>
        </w:tc>
        <w:tc>
          <w:tcPr>
            <w:tcW w:w="2520" w:type="dxa"/>
            <w:vAlign w:val="center"/>
          </w:tcPr>
          <w:p w14:paraId="55B00D27" w14:textId="77777777" w:rsidR="007A1F44" w:rsidRPr="00977EA3" w:rsidRDefault="007A1F44" w:rsidP="005130ED">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5DF5853B"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2F051023"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41E9E10" w14:textId="77777777">
        <w:trPr>
          <w:cantSplit/>
        </w:trPr>
        <w:tc>
          <w:tcPr>
            <w:tcW w:w="1548" w:type="dxa"/>
            <w:vMerge/>
            <w:textDirection w:val="btLr"/>
            <w:vAlign w:val="center"/>
          </w:tcPr>
          <w:p w14:paraId="348D899C" w14:textId="77777777" w:rsidR="007A1F44" w:rsidRPr="00977EA3" w:rsidRDefault="007A1F44" w:rsidP="0098263A">
            <w:pPr>
              <w:pStyle w:val="TableLabel"/>
              <w:rPr>
                <w:noProof w:val="0"/>
                <w:sz w:val="16"/>
              </w:rPr>
            </w:pPr>
          </w:p>
        </w:tc>
        <w:tc>
          <w:tcPr>
            <w:tcW w:w="2520" w:type="dxa"/>
            <w:vAlign w:val="center"/>
          </w:tcPr>
          <w:p w14:paraId="34E4ECA1" w14:textId="77777777" w:rsidR="007A1F44" w:rsidRPr="00977EA3" w:rsidRDefault="007A1F44" w:rsidP="005D1C75">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4D56B6DA"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12B1A54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1FBEC8C3" w14:textId="77777777">
        <w:trPr>
          <w:cantSplit/>
        </w:trPr>
        <w:tc>
          <w:tcPr>
            <w:tcW w:w="1548" w:type="dxa"/>
            <w:vMerge/>
            <w:textDirection w:val="btLr"/>
            <w:vAlign w:val="center"/>
          </w:tcPr>
          <w:p w14:paraId="65A29CA8" w14:textId="77777777" w:rsidR="007A1F44" w:rsidRPr="00977EA3" w:rsidRDefault="007A1F44" w:rsidP="005130ED">
            <w:pPr>
              <w:pStyle w:val="TableLabel"/>
              <w:rPr>
                <w:noProof w:val="0"/>
                <w:sz w:val="16"/>
              </w:rPr>
            </w:pPr>
          </w:p>
        </w:tc>
        <w:tc>
          <w:tcPr>
            <w:tcW w:w="2520" w:type="dxa"/>
            <w:vAlign w:val="center"/>
          </w:tcPr>
          <w:p w14:paraId="2A60D8DC" w14:textId="77777777" w:rsidR="007A1F44" w:rsidRPr="00977EA3" w:rsidRDefault="007A1F44" w:rsidP="005130ED">
            <w:pPr>
              <w:pStyle w:val="TableEntry"/>
              <w:rPr>
                <w:noProof w:val="0"/>
                <w:sz w:val="16"/>
              </w:rPr>
            </w:pPr>
            <w:proofErr w:type="spellStart"/>
            <w:r w:rsidRPr="00977EA3">
              <w:rPr>
                <w:noProof w:val="0"/>
                <w:sz w:val="16"/>
              </w:rPr>
              <w:t>RoleIDCode</w:t>
            </w:r>
            <w:proofErr w:type="spellEnd"/>
          </w:p>
        </w:tc>
        <w:tc>
          <w:tcPr>
            <w:tcW w:w="630" w:type="dxa"/>
            <w:vAlign w:val="center"/>
          </w:tcPr>
          <w:p w14:paraId="606C451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4A45788"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0A8FF010" w14:textId="77777777">
        <w:trPr>
          <w:cantSplit/>
        </w:trPr>
        <w:tc>
          <w:tcPr>
            <w:tcW w:w="1548" w:type="dxa"/>
            <w:vMerge/>
            <w:textDirection w:val="btLr"/>
            <w:vAlign w:val="center"/>
          </w:tcPr>
          <w:p w14:paraId="752897D6" w14:textId="77777777" w:rsidR="007A1F44" w:rsidRPr="00977EA3" w:rsidRDefault="007A1F44" w:rsidP="005130ED">
            <w:pPr>
              <w:pStyle w:val="TableLabel"/>
              <w:rPr>
                <w:noProof w:val="0"/>
                <w:sz w:val="16"/>
              </w:rPr>
            </w:pPr>
          </w:p>
        </w:tc>
        <w:tc>
          <w:tcPr>
            <w:tcW w:w="2520" w:type="dxa"/>
            <w:vAlign w:val="center"/>
          </w:tcPr>
          <w:p w14:paraId="3155D305" w14:textId="77777777" w:rsidR="007A1F44" w:rsidRPr="00977EA3" w:rsidRDefault="007A1F44" w:rsidP="005130ED">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448D3E6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9A00294"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0744E6DE" w14:textId="77777777" w:rsidTr="00D372D5">
        <w:trPr>
          <w:cantSplit/>
        </w:trPr>
        <w:tc>
          <w:tcPr>
            <w:tcW w:w="1548" w:type="dxa"/>
            <w:vMerge/>
            <w:textDirection w:val="btLr"/>
            <w:vAlign w:val="center"/>
          </w:tcPr>
          <w:p w14:paraId="4EF958DF" w14:textId="77777777" w:rsidR="007A1F44" w:rsidRPr="00977EA3" w:rsidRDefault="007A1F44" w:rsidP="005130ED">
            <w:pPr>
              <w:pStyle w:val="TableLabel"/>
              <w:rPr>
                <w:noProof w:val="0"/>
                <w:sz w:val="16"/>
              </w:rPr>
            </w:pPr>
          </w:p>
        </w:tc>
        <w:tc>
          <w:tcPr>
            <w:tcW w:w="2520" w:type="dxa"/>
            <w:vAlign w:val="center"/>
          </w:tcPr>
          <w:p w14:paraId="4ED352A7" w14:textId="77777777" w:rsidR="007A1F44" w:rsidRPr="00977EA3" w:rsidRDefault="007A1F44" w:rsidP="005130ED">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1C16C33C"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04CA439" w14:textId="77777777" w:rsidR="007A1F44" w:rsidRPr="00977EA3" w:rsidRDefault="007A1F44" w:rsidP="005130ED">
            <w:pPr>
              <w:pStyle w:val="TableEntry"/>
              <w:rPr>
                <w:noProof w:val="0"/>
                <w:sz w:val="16"/>
              </w:rPr>
            </w:pPr>
            <w:r w:rsidRPr="00977EA3">
              <w:rPr>
                <w:noProof w:val="0"/>
                <w:sz w:val="16"/>
              </w:rPr>
              <w:t>The machine name or IP address.</w:t>
            </w:r>
          </w:p>
        </w:tc>
      </w:tr>
    </w:tbl>
    <w:p w14:paraId="7959830D" w14:textId="77777777" w:rsidR="007A1F44" w:rsidRPr="00977EA3"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44C5829C" w14:textId="77777777">
        <w:trPr>
          <w:cantSplit/>
        </w:trPr>
        <w:tc>
          <w:tcPr>
            <w:tcW w:w="1728" w:type="dxa"/>
            <w:vMerge w:val="restart"/>
          </w:tcPr>
          <w:p w14:paraId="7A057099" w14:textId="77777777" w:rsidR="007A1F44" w:rsidRPr="00977EA3" w:rsidRDefault="007A1F44" w:rsidP="003462A5">
            <w:pPr>
              <w:pStyle w:val="TableEntryHeader"/>
              <w:rPr>
                <w:noProof w:val="0"/>
              </w:rPr>
            </w:pPr>
            <w:r w:rsidRPr="00977EA3">
              <w:rPr>
                <w:noProof w:val="0"/>
              </w:rPr>
              <w:t>Audit Source</w:t>
            </w:r>
          </w:p>
          <w:p w14:paraId="3DBD868F"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2ADFE1DC" w14:textId="77777777" w:rsidR="007A1F44" w:rsidRPr="00977EA3" w:rsidRDefault="007A1F44" w:rsidP="005130ED">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69E87A7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6AEA390" w14:textId="77777777" w:rsidR="007A1F44" w:rsidRPr="00977EA3" w:rsidRDefault="00826C00" w:rsidP="003E066E">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74FA023D" w14:textId="77777777">
        <w:trPr>
          <w:cantSplit/>
        </w:trPr>
        <w:tc>
          <w:tcPr>
            <w:tcW w:w="1728" w:type="dxa"/>
            <w:vMerge/>
            <w:textDirection w:val="btLr"/>
            <w:vAlign w:val="center"/>
          </w:tcPr>
          <w:p w14:paraId="68307675" w14:textId="77777777" w:rsidR="007A1F44" w:rsidRPr="00977EA3" w:rsidRDefault="007A1F44" w:rsidP="005130ED">
            <w:pPr>
              <w:pStyle w:val="TableLabel"/>
              <w:rPr>
                <w:noProof w:val="0"/>
                <w:sz w:val="16"/>
              </w:rPr>
            </w:pPr>
          </w:p>
        </w:tc>
        <w:tc>
          <w:tcPr>
            <w:tcW w:w="2340" w:type="dxa"/>
            <w:vAlign w:val="center"/>
          </w:tcPr>
          <w:p w14:paraId="263D53E7" w14:textId="77777777" w:rsidR="007A1F44" w:rsidRPr="00977EA3" w:rsidRDefault="007A1F44" w:rsidP="005130ED">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19C87FE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BDEFF6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628C501" w14:textId="77777777">
        <w:trPr>
          <w:cantSplit/>
        </w:trPr>
        <w:tc>
          <w:tcPr>
            <w:tcW w:w="1728" w:type="dxa"/>
            <w:vMerge/>
            <w:textDirection w:val="btLr"/>
            <w:vAlign w:val="center"/>
          </w:tcPr>
          <w:p w14:paraId="3634D1DA" w14:textId="77777777" w:rsidR="007A1F44" w:rsidRPr="00977EA3" w:rsidRDefault="007A1F44" w:rsidP="005130ED">
            <w:pPr>
              <w:pStyle w:val="TableLabel"/>
              <w:rPr>
                <w:noProof w:val="0"/>
                <w:sz w:val="16"/>
              </w:rPr>
            </w:pPr>
          </w:p>
        </w:tc>
        <w:tc>
          <w:tcPr>
            <w:tcW w:w="2340" w:type="dxa"/>
            <w:vAlign w:val="center"/>
          </w:tcPr>
          <w:p w14:paraId="23635D0E" w14:textId="77777777" w:rsidR="007A1F44" w:rsidRPr="00977EA3" w:rsidRDefault="007A1F44" w:rsidP="005130ED">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35F5B92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ECCE98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651A77BA"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DA41D0" w14:textId="77777777" w:rsidTr="00D372D5">
        <w:trPr>
          <w:cantSplit/>
        </w:trPr>
        <w:tc>
          <w:tcPr>
            <w:tcW w:w="1548" w:type="dxa"/>
            <w:vMerge w:val="restart"/>
          </w:tcPr>
          <w:p w14:paraId="436FF589" w14:textId="77777777" w:rsidR="007A1F44" w:rsidRPr="00977EA3" w:rsidRDefault="007A1F44" w:rsidP="003462A5">
            <w:pPr>
              <w:pStyle w:val="TableEntryHeader"/>
              <w:rPr>
                <w:noProof w:val="0"/>
              </w:rPr>
            </w:pPr>
            <w:r w:rsidRPr="00977EA3">
              <w:rPr>
                <w:noProof w:val="0"/>
              </w:rPr>
              <w:t>Document URI</w:t>
            </w:r>
          </w:p>
          <w:p w14:paraId="392B4FE1"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4DA42CAD" w14:textId="77777777" w:rsidR="007A1F44" w:rsidRPr="00977EA3" w:rsidRDefault="007A1F44" w:rsidP="005130E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2E52BCB2"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71DB5F5"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43E86BFF" w14:textId="77777777">
        <w:trPr>
          <w:cantSplit/>
        </w:trPr>
        <w:tc>
          <w:tcPr>
            <w:tcW w:w="1548" w:type="dxa"/>
            <w:vMerge/>
            <w:vAlign w:val="center"/>
          </w:tcPr>
          <w:p w14:paraId="151B78D2" w14:textId="77777777" w:rsidR="007A1F44" w:rsidRPr="00977EA3" w:rsidRDefault="007A1F44" w:rsidP="005130ED">
            <w:pPr>
              <w:pStyle w:val="TableLabel"/>
              <w:rPr>
                <w:noProof w:val="0"/>
                <w:sz w:val="16"/>
              </w:rPr>
            </w:pPr>
          </w:p>
        </w:tc>
        <w:tc>
          <w:tcPr>
            <w:tcW w:w="2520" w:type="dxa"/>
            <w:vAlign w:val="center"/>
          </w:tcPr>
          <w:p w14:paraId="59F6C2DD" w14:textId="77777777" w:rsidR="007A1F44" w:rsidRPr="00977EA3" w:rsidRDefault="007A1F44" w:rsidP="005130E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6A9E896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F0AFF13" w14:textId="77777777" w:rsidR="007A1F44" w:rsidRPr="00977EA3" w:rsidRDefault="007A1F44" w:rsidP="005130ED">
            <w:pPr>
              <w:pStyle w:val="TableEntry"/>
              <w:rPr>
                <w:b/>
                <w:i/>
                <w:noProof w:val="0"/>
                <w:sz w:val="16"/>
              </w:rPr>
            </w:pPr>
            <w:r w:rsidRPr="00977EA3">
              <w:rPr>
                <w:noProof w:val="0"/>
                <w:sz w:val="16"/>
              </w:rPr>
              <w:t>“3” (report)</w:t>
            </w:r>
          </w:p>
        </w:tc>
      </w:tr>
      <w:tr w:rsidR="007A1F44" w:rsidRPr="00977EA3" w14:paraId="5E327D1D" w14:textId="77777777">
        <w:trPr>
          <w:cantSplit/>
        </w:trPr>
        <w:tc>
          <w:tcPr>
            <w:tcW w:w="1548" w:type="dxa"/>
            <w:vMerge/>
            <w:vAlign w:val="center"/>
          </w:tcPr>
          <w:p w14:paraId="4683E549" w14:textId="77777777" w:rsidR="007A1F44" w:rsidRPr="00977EA3" w:rsidRDefault="007A1F44" w:rsidP="005130ED">
            <w:pPr>
              <w:pStyle w:val="TableLabel"/>
              <w:rPr>
                <w:noProof w:val="0"/>
                <w:sz w:val="16"/>
              </w:rPr>
            </w:pPr>
          </w:p>
        </w:tc>
        <w:tc>
          <w:tcPr>
            <w:tcW w:w="2520" w:type="dxa"/>
            <w:vAlign w:val="center"/>
          </w:tcPr>
          <w:p w14:paraId="4CFFFE94" w14:textId="77777777" w:rsidR="007A1F44" w:rsidRPr="00977EA3" w:rsidRDefault="007A1F44" w:rsidP="005130E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13D6648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2DB9D6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5B41E0D" w14:textId="77777777">
        <w:trPr>
          <w:cantSplit/>
        </w:trPr>
        <w:tc>
          <w:tcPr>
            <w:tcW w:w="1548" w:type="dxa"/>
            <w:vMerge/>
            <w:vAlign w:val="center"/>
          </w:tcPr>
          <w:p w14:paraId="51F6B5AC" w14:textId="77777777" w:rsidR="007A1F44" w:rsidRPr="00977EA3" w:rsidRDefault="007A1F44" w:rsidP="005130ED">
            <w:pPr>
              <w:pStyle w:val="TableLabel"/>
              <w:rPr>
                <w:noProof w:val="0"/>
                <w:sz w:val="16"/>
              </w:rPr>
            </w:pPr>
          </w:p>
        </w:tc>
        <w:tc>
          <w:tcPr>
            <w:tcW w:w="2520" w:type="dxa"/>
            <w:vAlign w:val="center"/>
          </w:tcPr>
          <w:p w14:paraId="00A47628" w14:textId="77777777" w:rsidR="007A1F44" w:rsidRPr="00977EA3" w:rsidRDefault="007A1F44" w:rsidP="005130ED">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40559ADF"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2F233BA6" w14:textId="77777777" w:rsidR="007A1F44" w:rsidRPr="00977EA3" w:rsidRDefault="00826C00" w:rsidP="005130ED">
            <w:pPr>
              <w:pStyle w:val="TableEntry"/>
              <w:rPr>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2B02EA41" w14:textId="77777777">
        <w:trPr>
          <w:cantSplit/>
        </w:trPr>
        <w:tc>
          <w:tcPr>
            <w:tcW w:w="1548" w:type="dxa"/>
            <w:vMerge/>
            <w:vAlign w:val="center"/>
          </w:tcPr>
          <w:p w14:paraId="19F1D542" w14:textId="77777777" w:rsidR="007A1F44" w:rsidRPr="00977EA3" w:rsidRDefault="007A1F44" w:rsidP="005130ED">
            <w:pPr>
              <w:pStyle w:val="TableLabel"/>
              <w:rPr>
                <w:noProof w:val="0"/>
                <w:sz w:val="16"/>
              </w:rPr>
            </w:pPr>
          </w:p>
        </w:tc>
        <w:tc>
          <w:tcPr>
            <w:tcW w:w="2520" w:type="dxa"/>
            <w:vAlign w:val="center"/>
          </w:tcPr>
          <w:p w14:paraId="6D8EF441" w14:textId="77777777" w:rsidR="007A1F44" w:rsidRPr="00977EA3" w:rsidRDefault="007A1F44" w:rsidP="005130E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203D530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BA81A3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203CFC0" w14:textId="77777777">
        <w:trPr>
          <w:cantSplit/>
        </w:trPr>
        <w:tc>
          <w:tcPr>
            <w:tcW w:w="1548" w:type="dxa"/>
            <w:vMerge/>
            <w:vAlign w:val="center"/>
          </w:tcPr>
          <w:p w14:paraId="29E188AC" w14:textId="77777777" w:rsidR="007A1F44" w:rsidRPr="00977EA3" w:rsidRDefault="007A1F44" w:rsidP="005130ED">
            <w:pPr>
              <w:pStyle w:val="AppendixHeading3"/>
              <w:rPr>
                <w:noProof w:val="0"/>
                <w:sz w:val="16"/>
              </w:rPr>
            </w:pPr>
            <w:bookmarkStart w:id="2373" w:name="_Toc398544326"/>
            <w:bookmarkEnd w:id="2373"/>
          </w:p>
        </w:tc>
        <w:tc>
          <w:tcPr>
            <w:tcW w:w="2520" w:type="dxa"/>
            <w:vAlign w:val="center"/>
          </w:tcPr>
          <w:p w14:paraId="4C44E5C8"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0A300572"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F4DAD72" w14:textId="77777777" w:rsidR="007A1F44" w:rsidRPr="00977EA3" w:rsidRDefault="007A1F44" w:rsidP="005130ED">
            <w:pPr>
              <w:pStyle w:val="TableEntry"/>
              <w:rPr>
                <w:iCs/>
                <w:noProof w:val="0"/>
                <w:sz w:val="16"/>
              </w:rPr>
            </w:pPr>
            <w:r w:rsidRPr="00977EA3">
              <w:rPr>
                <w:iCs/>
                <w:noProof w:val="0"/>
                <w:sz w:val="16"/>
              </w:rPr>
              <w:t>The value of &lt;</w:t>
            </w:r>
            <w:proofErr w:type="spellStart"/>
            <w:r w:rsidRPr="00977EA3">
              <w:rPr>
                <w:iCs/>
                <w:noProof w:val="0"/>
                <w:sz w:val="16"/>
              </w:rPr>
              <w:t>ihe:DocumentUniqueId</w:t>
            </w:r>
            <w:proofErr w:type="spellEnd"/>
            <w:r w:rsidRPr="00977EA3">
              <w:rPr>
                <w:iCs/>
                <w:noProof w:val="0"/>
                <w:sz w:val="16"/>
              </w:rPr>
              <w:t>/&gt;</w:t>
            </w:r>
          </w:p>
        </w:tc>
      </w:tr>
      <w:tr w:rsidR="007A1F44" w:rsidRPr="00977EA3" w14:paraId="3DAD0F32" w14:textId="77777777">
        <w:trPr>
          <w:cantSplit/>
        </w:trPr>
        <w:tc>
          <w:tcPr>
            <w:tcW w:w="1548" w:type="dxa"/>
            <w:vMerge/>
            <w:vAlign w:val="center"/>
          </w:tcPr>
          <w:p w14:paraId="3745AA6E" w14:textId="77777777" w:rsidR="007A1F44" w:rsidRPr="00977EA3" w:rsidRDefault="007A1F44" w:rsidP="005130ED">
            <w:pPr>
              <w:pStyle w:val="TableLabel"/>
              <w:rPr>
                <w:noProof w:val="0"/>
                <w:sz w:val="16"/>
              </w:rPr>
            </w:pPr>
          </w:p>
        </w:tc>
        <w:tc>
          <w:tcPr>
            <w:tcW w:w="2520" w:type="dxa"/>
            <w:vAlign w:val="center"/>
          </w:tcPr>
          <w:p w14:paraId="06A801DA" w14:textId="77777777" w:rsidR="007A1F44" w:rsidRPr="00977EA3" w:rsidRDefault="007A1F44" w:rsidP="005130ED">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765BAB09" w14:textId="77777777" w:rsidR="007A1F44" w:rsidRPr="00977EA3" w:rsidRDefault="007A1F44" w:rsidP="005130ED">
            <w:pPr>
              <w:pStyle w:val="TableEntry"/>
              <w:jc w:val="center"/>
              <w:rPr>
                <w:noProof w:val="0"/>
                <w:sz w:val="16"/>
              </w:rPr>
            </w:pPr>
            <w:r w:rsidRPr="00977EA3">
              <w:rPr>
                <w:noProof w:val="0"/>
                <w:sz w:val="16"/>
              </w:rPr>
              <w:t>C</w:t>
            </w:r>
          </w:p>
        </w:tc>
        <w:tc>
          <w:tcPr>
            <w:tcW w:w="4968" w:type="dxa"/>
            <w:vAlign w:val="center"/>
          </w:tcPr>
          <w:p w14:paraId="35BD63D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8C8B197" w14:textId="77777777">
        <w:trPr>
          <w:cantSplit/>
        </w:trPr>
        <w:tc>
          <w:tcPr>
            <w:tcW w:w="1548" w:type="dxa"/>
            <w:vMerge/>
            <w:vAlign w:val="center"/>
          </w:tcPr>
          <w:p w14:paraId="332CB8F2" w14:textId="77777777" w:rsidR="007A1F44" w:rsidRPr="00977EA3" w:rsidRDefault="007A1F44" w:rsidP="005130ED">
            <w:pPr>
              <w:pStyle w:val="AppendixHeading3"/>
              <w:rPr>
                <w:noProof w:val="0"/>
                <w:sz w:val="16"/>
              </w:rPr>
            </w:pPr>
            <w:bookmarkStart w:id="2374" w:name="_Toc398544327"/>
            <w:bookmarkEnd w:id="2374"/>
          </w:p>
        </w:tc>
        <w:tc>
          <w:tcPr>
            <w:tcW w:w="2520" w:type="dxa"/>
            <w:vAlign w:val="center"/>
          </w:tcPr>
          <w:p w14:paraId="55BFF634"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4054FE0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7A179C1"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EBDB03D" w14:textId="77777777">
        <w:trPr>
          <w:cantSplit/>
        </w:trPr>
        <w:tc>
          <w:tcPr>
            <w:tcW w:w="1548" w:type="dxa"/>
            <w:vMerge/>
            <w:vAlign w:val="center"/>
          </w:tcPr>
          <w:p w14:paraId="3651A47B" w14:textId="77777777" w:rsidR="007A1F44" w:rsidRPr="00977EA3" w:rsidRDefault="007A1F44" w:rsidP="005130ED">
            <w:pPr>
              <w:pStyle w:val="TableLabel"/>
              <w:rPr>
                <w:noProof w:val="0"/>
                <w:sz w:val="16"/>
              </w:rPr>
            </w:pPr>
          </w:p>
        </w:tc>
        <w:tc>
          <w:tcPr>
            <w:tcW w:w="2520" w:type="dxa"/>
            <w:vAlign w:val="center"/>
          </w:tcPr>
          <w:p w14:paraId="751FC61E" w14:textId="77777777" w:rsidR="007A1F44" w:rsidRPr="00977EA3" w:rsidRDefault="007A1F44" w:rsidP="005D1C75">
            <w:pPr>
              <w:pStyle w:val="TableEntry"/>
              <w:rPr>
                <w:noProof w:val="0"/>
                <w:sz w:val="16"/>
              </w:rPr>
            </w:pPr>
            <w:proofErr w:type="spellStart"/>
            <w:r w:rsidRPr="00977EA3">
              <w:rPr>
                <w:noProof w:val="0"/>
                <w:sz w:val="16"/>
              </w:rPr>
              <w:t>ParticipantObjectDetail</w:t>
            </w:r>
            <w:proofErr w:type="spellEnd"/>
          </w:p>
        </w:tc>
        <w:tc>
          <w:tcPr>
            <w:tcW w:w="630" w:type="dxa"/>
            <w:vAlign w:val="center"/>
          </w:tcPr>
          <w:p w14:paraId="5F005905" w14:textId="77777777" w:rsidR="007A1F44" w:rsidRPr="00977EA3" w:rsidRDefault="007A1F44" w:rsidP="005D1C75">
            <w:pPr>
              <w:pStyle w:val="TableEntry"/>
              <w:jc w:val="center"/>
              <w:rPr>
                <w:noProof w:val="0"/>
                <w:sz w:val="16"/>
              </w:rPr>
            </w:pPr>
            <w:r w:rsidRPr="00977EA3">
              <w:rPr>
                <w:noProof w:val="0"/>
                <w:sz w:val="16"/>
              </w:rPr>
              <w:t>M</w:t>
            </w:r>
          </w:p>
        </w:tc>
        <w:tc>
          <w:tcPr>
            <w:tcW w:w="4968" w:type="dxa"/>
            <w:vAlign w:val="center"/>
          </w:tcPr>
          <w:p w14:paraId="2B63F2DA" w14:textId="77777777" w:rsidR="007A1F44" w:rsidRPr="00977EA3" w:rsidRDefault="007A1F44" w:rsidP="000E28F2">
            <w:pPr>
              <w:pStyle w:val="TableEntry"/>
              <w:snapToGrid w:val="0"/>
              <w:rPr>
                <w:bCs/>
                <w:noProof w:val="0"/>
                <w:sz w:val="16"/>
              </w:rPr>
            </w:pPr>
            <w:r w:rsidRPr="00977EA3">
              <w:rPr>
                <w:bCs/>
                <w:noProof w:val="0"/>
                <w:sz w:val="16"/>
              </w:rPr>
              <w:t xml:space="preserve">The </w:t>
            </w:r>
            <w:proofErr w:type="spellStart"/>
            <w:r w:rsidRPr="00977EA3">
              <w:rPr>
                <w:bCs/>
                <w:noProof w:val="0"/>
                <w:sz w:val="16"/>
              </w:rPr>
              <w:t>ParticipantObjectDetail</w:t>
            </w:r>
            <w:proofErr w:type="spellEnd"/>
            <w:r w:rsidRPr="00977EA3">
              <w:rPr>
                <w:bCs/>
                <w:noProof w:val="0"/>
                <w:sz w:val="16"/>
              </w:rPr>
              <w:t xml:space="preserve"> element may occur more than once. </w:t>
            </w:r>
          </w:p>
          <w:p w14:paraId="34686D76" w14:textId="77777777" w:rsidR="007A1F44" w:rsidRPr="00977EA3" w:rsidRDefault="007A1F44" w:rsidP="005130ED">
            <w:pPr>
              <w:pStyle w:val="TableEntry"/>
              <w:rPr>
                <w:iCs/>
                <w:noProof w:val="0"/>
                <w:sz w:val="16"/>
              </w:rPr>
            </w:pPr>
            <w:r w:rsidRPr="00977EA3">
              <w:rPr>
                <w:iCs/>
                <w:noProof w:val="0"/>
                <w:sz w:val="16"/>
              </w:rPr>
              <w:t>In one element, the value of &lt;</w:t>
            </w:r>
            <w:proofErr w:type="spellStart"/>
            <w:r w:rsidRPr="00977EA3">
              <w:rPr>
                <w:iCs/>
                <w:noProof w:val="0"/>
                <w:sz w:val="16"/>
              </w:rPr>
              <w:t>ihe:RepositoryUniqueId</w:t>
            </w:r>
            <w:proofErr w:type="spellEnd"/>
            <w:r w:rsidRPr="00977EA3">
              <w:rPr>
                <w:iCs/>
                <w:noProof w:val="0"/>
                <w:sz w:val="16"/>
              </w:rPr>
              <w:t>/&gt; in value attribute, “Repository Unique Id” in type attribute</w:t>
            </w:r>
          </w:p>
          <w:p w14:paraId="253C20A9" w14:textId="349B592A" w:rsidR="007A1F44" w:rsidRPr="00977EA3" w:rsidRDefault="007A1F44" w:rsidP="005130ED">
            <w:pPr>
              <w:pStyle w:val="TableEntry"/>
              <w:rPr>
                <w:noProof w:val="0"/>
                <w:sz w:val="16"/>
              </w:rPr>
            </w:pPr>
            <w:r w:rsidRPr="00977EA3">
              <w:rPr>
                <w:noProof w:val="0"/>
                <w:sz w:val="16"/>
              </w:rPr>
              <w:t>In another element, the value of</w:t>
            </w:r>
            <w:r w:rsidR="00952DDA" w:rsidRPr="00977EA3">
              <w:rPr>
                <w:noProof w:val="0"/>
                <w:sz w:val="16"/>
              </w:rPr>
              <w:t xml:space="preserve"> </w:t>
            </w:r>
            <w:r w:rsidRPr="00977EA3">
              <w:rPr>
                <w:noProof w:val="0"/>
                <w:sz w:val="16"/>
              </w:rPr>
              <w:t>“</w:t>
            </w:r>
            <w:proofErr w:type="spellStart"/>
            <w:r w:rsidRPr="00977EA3">
              <w:rPr>
                <w:noProof w:val="0"/>
                <w:sz w:val="16"/>
              </w:rPr>
              <w:t>ihe:homeCommunityID</w:t>
            </w:r>
            <w:proofErr w:type="spellEnd"/>
            <w:r w:rsidRPr="00977EA3">
              <w:rPr>
                <w:noProof w:val="0"/>
                <w:sz w:val="16"/>
              </w:rPr>
              <w:t xml:space="preserve">” as the value of the attribute </w:t>
            </w:r>
            <w:r w:rsidRPr="00977EA3">
              <w:rPr>
                <w:i/>
                <w:noProof w:val="0"/>
                <w:sz w:val="16"/>
              </w:rPr>
              <w:t>type</w:t>
            </w:r>
            <w:r w:rsidRPr="00977EA3">
              <w:rPr>
                <w:noProof w:val="0"/>
                <w:sz w:val="16"/>
              </w:rPr>
              <w:t xml:space="preserve"> and the value of the </w:t>
            </w:r>
            <w:proofErr w:type="spellStart"/>
            <w:r w:rsidRPr="00977EA3">
              <w:rPr>
                <w:noProof w:val="0"/>
                <w:sz w:val="16"/>
              </w:rPr>
              <w:t>homeCommunityID</w:t>
            </w:r>
            <w:proofErr w:type="spellEnd"/>
            <w:r w:rsidRPr="00977EA3">
              <w:rPr>
                <w:noProof w:val="0"/>
                <w:sz w:val="16"/>
              </w:rPr>
              <w:t xml:space="preserve"> as the value</w:t>
            </w:r>
            <w:r w:rsidR="00952DDA" w:rsidRPr="00977EA3">
              <w:rPr>
                <w:noProof w:val="0"/>
                <w:sz w:val="16"/>
              </w:rPr>
              <w:t xml:space="preserve"> </w:t>
            </w:r>
            <w:r w:rsidRPr="00977EA3">
              <w:rPr>
                <w:noProof w:val="0"/>
                <w:sz w:val="16"/>
              </w:rPr>
              <w:t xml:space="preserve">of the attribute </w:t>
            </w:r>
            <w:r w:rsidRPr="00977EA3">
              <w:rPr>
                <w:i/>
                <w:noProof w:val="0"/>
                <w:sz w:val="16"/>
              </w:rPr>
              <w:t>value</w:t>
            </w:r>
          </w:p>
        </w:tc>
      </w:tr>
    </w:tbl>
    <w:p w14:paraId="1E1EDA85" w14:textId="77777777" w:rsidR="007A1F44" w:rsidRPr="00977EA3" w:rsidRDefault="007A1F44" w:rsidP="00601E92">
      <w:pPr>
        <w:pStyle w:val="Corpotesto"/>
      </w:pPr>
      <w:bookmarkStart w:id="2375" w:name="_Toc169692669"/>
      <w:bookmarkStart w:id="2376" w:name="_Toc174274305"/>
      <w:bookmarkStart w:id="2377" w:name="_Toc174875001"/>
      <w:bookmarkStart w:id="2378" w:name="_Toc174876004"/>
      <w:bookmarkStart w:id="2379" w:name="_Toc237312369"/>
      <w:bookmarkStart w:id="2380" w:name="_Toc269052445"/>
      <w:bookmarkStart w:id="2381" w:name="_Toc268877331"/>
      <w:bookmarkStart w:id="2382" w:name="_Toc268877405"/>
      <w:bookmarkStart w:id="2383" w:name="_Toc269212454"/>
    </w:p>
    <w:p w14:paraId="20B1E94C" w14:textId="77777777" w:rsidR="007A1F44" w:rsidRPr="00977EA3" w:rsidRDefault="007A1F44" w:rsidP="00A90064">
      <w:pPr>
        <w:pStyle w:val="Titolo2"/>
        <w:numPr>
          <w:ilvl w:val="0"/>
          <w:numId w:val="0"/>
        </w:numPr>
        <w:tabs>
          <w:tab w:val="clear" w:pos="2160"/>
        </w:tabs>
        <w:rPr>
          <w:noProof w:val="0"/>
        </w:rPr>
      </w:pPr>
      <w:r w:rsidRPr="00977EA3">
        <w:rPr>
          <w:noProof w:val="0"/>
        </w:rPr>
        <w:br w:type="page"/>
      </w:r>
      <w:bookmarkStart w:id="2384" w:name="_Toc398544328"/>
      <w:bookmarkStart w:id="2385" w:name="_Toc398717980"/>
      <w:bookmarkStart w:id="2386" w:name="_Toc518634579"/>
      <w:r w:rsidRPr="00977EA3">
        <w:rPr>
          <w:noProof w:val="0"/>
        </w:rPr>
        <w:lastRenderedPageBreak/>
        <w:t>3.44 Patient Identity Feed HL7 V3</w:t>
      </w:r>
      <w:bookmarkEnd w:id="2375"/>
      <w:bookmarkEnd w:id="2376"/>
      <w:bookmarkEnd w:id="2377"/>
      <w:bookmarkEnd w:id="2378"/>
      <w:bookmarkEnd w:id="2379"/>
      <w:bookmarkEnd w:id="2380"/>
      <w:bookmarkEnd w:id="2384"/>
      <w:bookmarkEnd w:id="2385"/>
      <w:r w:rsidR="00903C21" w:rsidRPr="00977EA3">
        <w:rPr>
          <w:noProof w:val="0"/>
        </w:rPr>
        <w:t xml:space="preserve"> [ITI-44]</w:t>
      </w:r>
      <w:bookmarkEnd w:id="2386"/>
    </w:p>
    <w:p w14:paraId="644FDF4D" w14:textId="760AFC0C" w:rsidR="007A1F44" w:rsidRPr="00977EA3" w:rsidRDefault="007A1F44" w:rsidP="00A90064">
      <w:pPr>
        <w:pStyle w:val="Corpotesto"/>
      </w:pPr>
      <w:r w:rsidRPr="00977EA3">
        <w:t xml:space="preserve">This section corresponds to </w:t>
      </w:r>
      <w:r w:rsidR="00E77430" w:rsidRPr="00977EA3">
        <w:t>transaction</w:t>
      </w:r>
      <w:r w:rsidRPr="00977EA3">
        <w:t xml:space="preserve"> </w:t>
      </w:r>
      <w:r w:rsidR="00383577">
        <w:t>[</w:t>
      </w:r>
      <w:r w:rsidRPr="00977EA3">
        <w:t>ITI-44</w:t>
      </w:r>
      <w:r w:rsidR="00383577">
        <w:t>]</w:t>
      </w:r>
      <w:r w:rsidRPr="00977EA3">
        <w:t xml:space="preserve"> of the IHE IT Infrastructure Technical Framework. Transaction </w:t>
      </w:r>
      <w:r w:rsidR="00383577">
        <w:t>[</w:t>
      </w:r>
      <w:r w:rsidRPr="00977EA3">
        <w:t>ITI-44</w:t>
      </w:r>
      <w:r w:rsidR="00383577">
        <w:t>]</w:t>
      </w:r>
      <w:r w:rsidRPr="00977EA3">
        <w:t xml:space="preserve"> is used by the Patient Identity Source, Patient Identifier Cross-reference Manager and Document Registry Actors.</w:t>
      </w:r>
    </w:p>
    <w:p w14:paraId="67366CE1" w14:textId="77777777" w:rsidR="007A1F44" w:rsidRPr="00977EA3" w:rsidRDefault="007A1F44" w:rsidP="00A90064">
      <w:pPr>
        <w:pStyle w:val="Titolo3"/>
        <w:numPr>
          <w:ilvl w:val="0"/>
          <w:numId w:val="0"/>
        </w:numPr>
        <w:tabs>
          <w:tab w:val="clear" w:pos="2160"/>
          <w:tab w:val="clear" w:pos="2880"/>
        </w:tabs>
        <w:rPr>
          <w:noProof w:val="0"/>
        </w:rPr>
      </w:pPr>
      <w:bookmarkStart w:id="2387" w:name="_Toc169692670"/>
      <w:bookmarkStart w:id="2388" w:name="_Toc269052446"/>
      <w:bookmarkStart w:id="2389" w:name="_Toc398544329"/>
      <w:bookmarkStart w:id="2390" w:name="_Toc398717981"/>
      <w:bookmarkStart w:id="2391" w:name="_Toc518634580"/>
      <w:r w:rsidRPr="00977EA3">
        <w:rPr>
          <w:noProof w:val="0"/>
        </w:rPr>
        <w:t>3.44.1 Scope</w:t>
      </w:r>
      <w:bookmarkEnd w:id="2387"/>
      <w:bookmarkEnd w:id="2388"/>
      <w:bookmarkEnd w:id="2389"/>
      <w:bookmarkEnd w:id="2390"/>
      <w:bookmarkEnd w:id="2391"/>
    </w:p>
    <w:p w14:paraId="2DFBE0C3" w14:textId="77777777" w:rsidR="007A1F44" w:rsidRPr="00977EA3" w:rsidRDefault="007A1F44" w:rsidP="00A90064">
      <w:pPr>
        <w:pStyle w:val="Corpotesto"/>
      </w:pPr>
      <w:r w:rsidRPr="00977EA3">
        <w:t>The scope is identical to ITI TF-2a: 3.8.1.</w:t>
      </w:r>
    </w:p>
    <w:p w14:paraId="32EA5755" w14:textId="77777777" w:rsidR="007A1F44" w:rsidRPr="00977EA3" w:rsidRDefault="007A1F44" w:rsidP="00A90064">
      <w:pPr>
        <w:pStyle w:val="Titolo3"/>
        <w:numPr>
          <w:ilvl w:val="0"/>
          <w:numId w:val="0"/>
        </w:numPr>
        <w:tabs>
          <w:tab w:val="clear" w:pos="2160"/>
          <w:tab w:val="clear" w:pos="2880"/>
        </w:tabs>
        <w:rPr>
          <w:noProof w:val="0"/>
        </w:rPr>
      </w:pPr>
      <w:bookmarkStart w:id="2392" w:name="_Toc169692671"/>
      <w:bookmarkStart w:id="2393" w:name="_Toc269052447"/>
      <w:bookmarkStart w:id="2394" w:name="_Toc398544330"/>
      <w:bookmarkStart w:id="2395" w:name="_Toc398717982"/>
      <w:bookmarkStart w:id="2396" w:name="_Toc518634581"/>
      <w:r w:rsidRPr="00977EA3">
        <w:rPr>
          <w:rStyle w:val="Puntoelenco2Carattere"/>
          <w:noProof w:val="0"/>
        </w:rPr>
        <w:t>3.44.2 Use Case Role</w:t>
      </w:r>
      <w:r w:rsidRPr="00977EA3">
        <w:rPr>
          <w:noProof w:val="0"/>
        </w:rPr>
        <w:t>s</w:t>
      </w:r>
      <w:bookmarkEnd w:id="2392"/>
      <w:bookmarkEnd w:id="2393"/>
      <w:bookmarkEnd w:id="2394"/>
      <w:bookmarkEnd w:id="2395"/>
      <w:bookmarkEnd w:id="2396"/>
    </w:p>
    <w:p w14:paraId="63251E16" w14:textId="77777777" w:rsidR="007A1F44" w:rsidRPr="00977EA3" w:rsidRDefault="002E21BE" w:rsidP="00D372D5">
      <w:pPr>
        <w:pStyle w:val="Corpotesto"/>
        <w:jc w:val="center"/>
      </w:pPr>
      <w:r w:rsidRPr="00977EA3">
        <w:rPr>
          <w:noProof/>
        </w:rPr>
        <w:object w:dxaOrig="6480" w:dyaOrig="1935" w14:anchorId="012D1894">
          <v:shape id="_x0000_i1056" type="#_x0000_t75" alt="" style="width:332.25pt;height:96.75pt;mso-width-percent:0;mso-height-percent:0;mso-width-percent:0;mso-height-percent:0" o:ole="" o:allowoverlap="f" fillcolor="window">
            <v:imagedata r:id="rId114" o:title=""/>
          </v:shape>
          <o:OLEObject Type="Embed" ProgID="Word.Picture.8" ShapeID="_x0000_i1056" DrawAspect="Content" ObjectID="_1620110880" r:id="rId115"/>
        </w:object>
      </w:r>
    </w:p>
    <w:p w14:paraId="41A3E9EE" w14:textId="77777777" w:rsidR="00F75033" w:rsidRPr="00977EA3" w:rsidRDefault="00F75033" w:rsidP="00A90064">
      <w:pPr>
        <w:pStyle w:val="Corpotesto"/>
        <w:rPr>
          <w:b/>
        </w:rPr>
      </w:pPr>
    </w:p>
    <w:p w14:paraId="22001367" w14:textId="77777777" w:rsidR="007A1F44" w:rsidRPr="00977EA3" w:rsidRDefault="007A1F44" w:rsidP="00A90064">
      <w:pPr>
        <w:pStyle w:val="Corpotesto"/>
      </w:pPr>
      <w:r w:rsidRPr="00977EA3">
        <w:rPr>
          <w:b/>
        </w:rPr>
        <w:t>Actor:</w:t>
      </w:r>
      <w:r w:rsidRPr="00977EA3">
        <w:t xml:space="preserve"> Patient Identity Source</w:t>
      </w:r>
    </w:p>
    <w:p w14:paraId="77F50EFC" w14:textId="77777777" w:rsidR="007A1F44" w:rsidRPr="00977EA3" w:rsidRDefault="007A1F44" w:rsidP="00A90064">
      <w:pPr>
        <w:pStyle w:val="Corpotesto"/>
      </w:pPr>
      <w:r w:rsidRPr="00977EA3">
        <w:rPr>
          <w:b/>
        </w:rPr>
        <w:t xml:space="preserve">Role: </w:t>
      </w:r>
      <w:r w:rsidRPr="00977EA3">
        <w:t>Provides notification to the Patient Identifier Cross-reference Manager and Document Registry for any patient identification related events including: creation, updates, merges, etc.</w:t>
      </w:r>
    </w:p>
    <w:p w14:paraId="0F4CDF13" w14:textId="77777777" w:rsidR="007A1F44" w:rsidRPr="00977EA3" w:rsidRDefault="007A1F44" w:rsidP="00A90064">
      <w:pPr>
        <w:pStyle w:val="Corpotesto"/>
        <w:ind w:left="720"/>
        <w:rPr>
          <w:b/>
          <w:bCs/>
          <w:szCs w:val="24"/>
        </w:rPr>
      </w:pPr>
      <w:r w:rsidRPr="00977EA3">
        <w:rPr>
          <w:b/>
          <w:bCs/>
          <w:szCs w:val="24"/>
        </w:rPr>
        <w:t xml:space="preserve">Corresponding HL7 v3 Application Roles: </w:t>
      </w:r>
    </w:p>
    <w:p w14:paraId="13168365" w14:textId="77777777" w:rsidR="007A1F44" w:rsidRPr="00977EA3" w:rsidRDefault="007A1F44" w:rsidP="00A90064">
      <w:pPr>
        <w:pStyle w:val="Corpotesto"/>
        <w:ind w:left="720"/>
        <w:rPr>
          <w:bCs/>
          <w:szCs w:val="24"/>
        </w:rPr>
      </w:pPr>
      <w:r w:rsidRPr="00977EA3">
        <w:rPr>
          <w:bCs/>
          <w:szCs w:val="24"/>
        </w:rPr>
        <w:t>Patient Registry Informer (PRPA_AR201301UV02)</w:t>
      </w:r>
    </w:p>
    <w:p w14:paraId="61BB629A" w14:textId="77777777" w:rsidR="007A1F44" w:rsidRPr="00977EA3" w:rsidRDefault="007A1F44" w:rsidP="00A90064">
      <w:pPr>
        <w:pStyle w:val="Corpotesto"/>
      </w:pPr>
      <w:r w:rsidRPr="00977EA3">
        <w:rPr>
          <w:b/>
        </w:rPr>
        <w:t>Actor:</w:t>
      </w:r>
      <w:r w:rsidRPr="00977EA3">
        <w:t xml:space="preserve"> Patient Identifier Cross-reference Manager</w:t>
      </w:r>
    </w:p>
    <w:p w14:paraId="6CC28E87" w14:textId="77777777" w:rsidR="007A1F44" w:rsidRPr="00977EA3" w:rsidRDefault="007A1F44" w:rsidP="00A90064">
      <w:pPr>
        <w:pStyle w:val="Corpotesto"/>
      </w:pPr>
      <w:r w:rsidRPr="00977EA3">
        <w:rPr>
          <w:b/>
        </w:rPr>
        <w:t xml:space="preserve">Role: </w:t>
      </w:r>
      <w:r w:rsidRPr="00977EA3">
        <w:t>Serves a well-defined set of Patient Identification Domains. Based on information provided in each Patient Identification Domain by a Patient Identification Source Actor, it manages the cross-referencing of patient identifiers across Patient Identification Domains.</w:t>
      </w:r>
    </w:p>
    <w:p w14:paraId="7EE2B00C" w14:textId="77777777" w:rsidR="007A1F44" w:rsidRPr="00977EA3" w:rsidRDefault="007A1F44" w:rsidP="00A53067">
      <w:pPr>
        <w:pStyle w:val="Corpotesto"/>
        <w:ind w:left="720"/>
      </w:pPr>
      <w:r w:rsidRPr="00977EA3">
        <w:t xml:space="preserve">Corresponding HL7 v3 Application Roles: </w:t>
      </w:r>
    </w:p>
    <w:p w14:paraId="5988C8D9" w14:textId="77777777" w:rsidR="007A1F44" w:rsidRPr="00977EA3" w:rsidRDefault="007A1F44" w:rsidP="00A53067">
      <w:pPr>
        <w:pStyle w:val="Corpotesto"/>
        <w:ind w:left="720"/>
      </w:pPr>
      <w:r w:rsidRPr="00977EA3">
        <w:t xml:space="preserve">Patient Registry Tracker (PRPA_AR201302UV02) </w:t>
      </w:r>
    </w:p>
    <w:p w14:paraId="6F8E1CD9" w14:textId="77777777" w:rsidR="007A1F44" w:rsidRPr="00977EA3" w:rsidRDefault="007A1F44" w:rsidP="00A90064">
      <w:pPr>
        <w:pStyle w:val="Corpotesto"/>
      </w:pPr>
      <w:r w:rsidRPr="00977EA3">
        <w:rPr>
          <w:b/>
        </w:rPr>
        <w:t>Actor:</w:t>
      </w:r>
      <w:r w:rsidRPr="00977EA3">
        <w:t xml:space="preserve"> Document Registry</w:t>
      </w:r>
    </w:p>
    <w:p w14:paraId="39F59FE0" w14:textId="77777777" w:rsidR="007A1F44" w:rsidRPr="00977EA3" w:rsidRDefault="007A1F44" w:rsidP="00A90064">
      <w:pPr>
        <w:pStyle w:val="Corpotesto"/>
      </w:pPr>
      <w:r w:rsidRPr="00977EA3">
        <w:rPr>
          <w:b/>
        </w:rPr>
        <w:t xml:space="preserve">Role: </w:t>
      </w:r>
      <w:r w:rsidRPr="00977EA3">
        <w:t xml:space="preserve">Uses patient identifiers provided by Patient Identity Source to ensure that XDS Documents metadata registered is associated with a known patient and updates patient identity in document metadata by tracking identity change operations (e.g., merge). </w:t>
      </w:r>
    </w:p>
    <w:p w14:paraId="1F0335B6" w14:textId="77777777" w:rsidR="007A1F44" w:rsidRPr="00977EA3" w:rsidRDefault="007A1F44" w:rsidP="00A90064">
      <w:pPr>
        <w:pStyle w:val="Corpotesto"/>
        <w:ind w:left="720"/>
        <w:rPr>
          <w:b/>
          <w:bCs/>
          <w:szCs w:val="24"/>
        </w:rPr>
      </w:pPr>
      <w:r w:rsidRPr="00977EA3">
        <w:rPr>
          <w:b/>
          <w:bCs/>
          <w:szCs w:val="24"/>
        </w:rPr>
        <w:t xml:space="preserve">Corresponding HL7 v3 Application Roles: </w:t>
      </w:r>
    </w:p>
    <w:p w14:paraId="593038B8" w14:textId="77777777" w:rsidR="007A1F44" w:rsidRPr="00977EA3" w:rsidRDefault="007A1F44" w:rsidP="00A90064">
      <w:pPr>
        <w:pStyle w:val="Corpotesto"/>
        <w:ind w:left="720"/>
        <w:rPr>
          <w:bCs/>
          <w:szCs w:val="24"/>
        </w:rPr>
      </w:pPr>
      <w:r w:rsidRPr="00977EA3">
        <w:rPr>
          <w:bCs/>
          <w:szCs w:val="24"/>
        </w:rPr>
        <w:t xml:space="preserve">Patient Registry Tracker (PRPA_AR201302UV02) </w:t>
      </w:r>
    </w:p>
    <w:p w14:paraId="29FCCE20" w14:textId="77777777" w:rsidR="007A1F44" w:rsidRPr="00977EA3" w:rsidRDefault="007A1F44" w:rsidP="00A90064">
      <w:pPr>
        <w:pStyle w:val="Titolo3"/>
        <w:numPr>
          <w:ilvl w:val="0"/>
          <w:numId w:val="0"/>
        </w:numPr>
        <w:tabs>
          <w:tab w:val="clear" w:pos="2160"/>
          <w:tab w:val="clear" w:pos="2880"/>
        </w:tabs>
        <w:rPr>
          <w:noProof w:val="0"/>
        </w:rPr>
      </w:pPr>
      <w:bookmarkStart w:id="2397" w:name="_Toc169692672"/>
      <w:bookmarkStart w:id="2398" w:name="_Toc269052448"/>
      <w:bookmarkStart w:id="2399" w:name="_Toc398544331"/>
      <w:bookmarkStart w:id="2400" w:name="_Toc398717983"/>
      <w:bookmarkStart w:id="2401" w:name="_Toc518634582"/>
      <w:r w:rsidRPr="00977EA3">
        <w:rPr>
          <w:noProof w:val="0"/>
        </w:rPr>
        <w:t>3.44.3 Referenced Standards</w:t>
      </w:r>
      <w:bookmarkEnd w:id="2397"/>
      <w:bookmarkEnd w:id="2398"/>
      <w:bookmarkEnd w:id="2399"/>
      <w:bookmarkEnd w:id="2400"/>
      <w:bookmarkEnd w:id="2401"/>
    </w:p>
    <w:p w14:paraId="627C6EF3" w14:textId="77777777" w:rsidR="007A1F44" w:rsidRPr="00977EA3" w:rsidRDefault="007A1F44" w:rsidP="00A90064">
      <w:pPr>
        <w:pStyle w:val="Corpotesto"/>
      </w:pPr>
      <w:r w:rsidRPr="00977EA3">
        <w:t xml:space="preserve">HL7 Version 3 Edition 2008 Patient Administration DSTU, Patient Topic (found at </w:t>
      </w:r>
      <w:hyperlink r:id="rId116" w:anchor="V32008" w:history="1">
        <w:r w:rsidRPr="00977EA3">
          <w:rPr>
            <w:rStyle w:val="Collegamentoipertestuale"/>
          </w:rPr>
          <w:t>http://www.hl7.org/memonly/downloads/v3edition.cfm#V32008</w:t>
        </w:r>
      </w:hyperlink>
      <w:r w:rsidRPr="00977EA3">
        <w:t>).</w:t>
      </w:r>
    </w:p>
    <w:p w14:paraId="5AB94B80" w14:textId="77777777" w:rsidR="007A1F44" w:rsidRPr="00977EA3" w:rsidRDefault="007A1F44" w:rsidP="00A90064">
      <w:pPr>
        <w:pStyle w:val="Titolo3"/>
        <w:numPr>
          <w:ilvl w:val="0"/>
          <w:numId w:val="0"/>
        </w:numPr>
        <w:tabs>
          <w:tab w:val="clear" w:pos="2160"/>
          <w:tab w:val="clear" w:pos="2880"/>
        </w:tabs>
        <w:rPr>
          <w:noProof w:val="0"/>
        </w:rPr>
      </w:pPr>
      <w:bookmarkStart w:id="2402" w:name="_Toc169692673"/>
      <w:bookmarkStart w:id="2403" w:name="_Toc269052449"/>
      <w:bookmarkStart w:id="2404" w:name="_Toc398544332"/>
      <w:bookmarkStart w:id="2405" w:name="_Toc398717984"/>
      <w:bookmarkStart w:id="2406" w:name="_Toc518634583"/>
      <w:r w:rsidRPr="00977EA3">
        <w:rPr>
          <w:noProof w:val="0"/>
        </w:rPr>
        <w:lastRenderedPageBreak/>
        <w:t>3.44.4 Interaction Diagrams</w:t>
      </w:r>
      <w:bookmarkEnd w:id="2402"/>
      <w:bookmarkEnd w:id="2403"/>
      <w:bookmarkEnd w:id="2404"/>
      <w:bookmarkEnd w:id="2405"/>
      <w:bookmarkEnd w:id="2406"/>
    </w:p>
    <w:p w14:paraId="11924492" w14:textId="219BB01C" w:rsidR="007A1F44" w:rsidRPr="00977EA3" w:rsidRDefault="00195AA7" w:rsidP="00D372D5">
      <w:pPr>
        <w:pStyle w:val="Corpotesto"/>
        <w:jc w:val="center"/>
      </w:pPr>
      <w:r w:rsidRPr="00977EA3">
        <w:rPr>
          <w:noProof/>
        </w:rPr>
        <mc:AlternateContent>
          <mc:Choice Requires="wpg">
            <w:drawing>
              <wp:inline distT="0" distB="0" distL="0" distR="0" wp14:anchorId="3A149532" wp14:editId="78DBC183">
                <wp:extent cx="5943600" cy="4000500"/>
                <wp:effectExtent l="0" t="0" r="0" b="0"/>
                <wp:docPr id="58" name="Canvas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00500"/>
                          <a:chOff x="0" y="0"/>
                          <a:chExt cx="59436" cy="40005"/>
                        </a:xfrm>
                      </wpg:grpSpPr>
                      <wps:wsp>
                        <wps:cNvPr id="59" name="AutoShape 13"/>
                        <wps:cNvSpPr>
                          <a:spLocks noChangeAspect="1" noChangeArrowheads="1"/>
                        </wps:cNvSpPr>
                        <wps:spPr bwMode="auto">
                          <a:xfrm>
                            <a:off x="0" y="0"/>
                            <a:ext cx="59436" cy="400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0" y="4568"/>
                            <a:ext cx="13711" cy="4594"/>
                          </a:xfrm>
                          <a:prstGeom prst="rect">
                            <a:avLst/>
                          </a:prstGeom>
                          <a:solidFill>
                            <a:srgbClr val="FFFFFF"/>
                          </a:solidFill>
                          <a:ln w="9525">
                            <a:solidFill>
                              <a:srgbClr val="000000"/>
                            </a:solidFill>
                            <a:miter lim="800000"/>
                            <a:headEnd/>
                            <a:tailEnd/>
                          </a:ln>
                        </wps:spPr>
                        <wps:txbx>
                          <w:txbxContent>
                            <w:p w14:paraId="2E704A0D" w14:textId="77777777" w:rsidR="002511D6" w:rsidRPr="00A9450B" w:rsidRDefault="002511D6" w:rsidP="00A90064">
                              <w:pPr>
                                <w:jc w:val="center"/>
                                <w:rPr>
                                  <w:rFonts w:ascii="Arial" w:hAnsi="Arial" w:cs="Arial"/>
                                  <w:sz w:val="20"/>
                                </w:rPr>
                              </w:pPr>
                              <w:r w:rsidRPr="00A9450B">
                                <w:rPr>
                                  <w:rFonts w:ascii="Arial" w:hAnsi="Arial" w:cs="Arial"/>
                                  <w:sz w:val="20"/>
                                </w:rPr>
                                <w:t>Patient Identity Source</w:t>
                              </w:r>
                            </w:p>
                          </w:txbxContent>
                        </wps:txbx>
                        <wps:bodyPr rot="0" vert="horz" wrap="square" lIns="91440" tIns="45720" rIns="91440" bIns="45720" anchor="t" anchorCtr="0" upright="1">
                          <a:noAutofit/>
                        </wps:bodyPr>
                      </wps:wsp>
                      <wps:wsp>
                        <wps:cNvPr id="64" name="Rectangle 9"/>
                        <wps:cNvSpPr>
                          <a:spLocks noChangeArrowheads="1"/>
                        </wps:cNvSpPr>
                        <wps:spPr bwMode="auto">
                          <a:xfrm>
                            <a:off x="42290" y="2288"/>
                            <a:ext cx="13720" cy="9154"/>
                          </a:xfrm>
                          <a:prstGeom prst="rect">
                            <a:avLst/>
                          </a:prstGeom>
                          <a:solidFill>
                            <a:srgbClr val="FFFFFF"/>
                          </a:solidFill>
                          <a:ln w="9525">
                            <a:solidFill>
                              <a:srgbClr val="000000"/>
                            </a:solidFill>
                            <a:miter lim="800000"/>
                            <a:headEnd/>
                            <a:tailEnd/>
                          </a:ln>
                        </wps:spPr>
                        <wps:txbx>
                          <w:txbxContent>
                            <w:p w14:paraId="32EA4F41" w14:textId="77777777" w:rsidR="002511D6" w:rsidRPr="00A9450B" w:rsidRDefault="002511D6"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wps:txbx>
                        <wps:bodyPr rot="0" vert="horz" wrap="square" lIns="91440" tIns="45720" rIns="91440" bIns="45720" anchor="t" anchorCtr="0" upright="1">
                          <a:noAutofit/>
                        </wps:bodyPr>
                      </wps:wsp>
                      <wps:wsp>
                        <wps:cNvPr id="66" name="Line 10"/>
                        <wps:cNvCnPr/>
                        <wps:spPr bwMode="auto">
                          <a:xfrm>
                            <a:off x="6859" y="9146"/>
                            <a:ext cx="9" cy="27430"/>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7" name="Line 11"/>
                        <wps:cNvCnPr/>
                        <wps:spPr bwMode="auto">
                          <a:xfrm>
                            <a:off x="49150" y="11434"/>
                            <a:ext cx="8" cy="25142"/>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8" name="Rectangle 12"/>
                        <wps:cNvSpPr>
                          <a:spLocks noChangeArrowheads="1"/>
                        </wps:cNvSpPr>
                        <wps:spPr bwMode="auto">
                          <a:xfrm>
                            <a:off x="5712" y="13715"/>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Rectangle 13"/>
                        <wps:cNvSpPr>
                          <a:spLocks noChangeArrowheads="1"/>
                        </wps:cNvSpPr>
                        <wps:spPr bwMode="auto">
                          <a:xfrm>
                            <a:off x="48002" y="22861"/>
                            <a:ext cx="2295" cy="45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Rectangle 14"/>
                        <wps:cNvSpPr>
                          <a:spLocks noChangeArrowheads="1"/>
                        </wps:cNvSpPr>
                        <wps:spPr bwMode="auto">
                          <a:xfrm>
                            <a:off x="5712" y="22861"/>
                            <a:ext cx="2303" cy="45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15"/>
                        <wps:cNvSpPr>
                          <a:spLocks noChangeArrowheads="1"/>
                        </wps:cNvSpPr>
                        <wps:spPr bwMode="auto">
                          <a:xfrm>
                            <a:off x="48002" y="13715"/>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Rectangle 16"/>
                        <wps:cNvSpPr>
                          <a:spLocks noChangeArrowheads="1"/>
                        </wps:cNvSpPr>
                        <wps:spPr bwMode="auto">
                          <a:xfrm>
                            <a:off x="48002" y="30858"/>
                            <a:ext cx="2295"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Rectangle 17"/>
                        <wps:cNvSpPr>
                          <a:spLocks noChangeArrowheads="1"/>
                        </wps:cNvSpPr>
                        <wps:spPr bwMode="auto">
                          <a:xfrm>
                            <a:off x="5712" y="30858"/>
                            <a:ext cx="2303"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Text Box 18"/>
                        <wps:cNvSpPr txBox="1">
                          <a:spLocks noChangeArrowheads="1"/>
                        </wps:cNvSpPr>
                        <wps:spPr bwMode="auto">
                          <a:xfrm>
                            <a:off x="12572" y="12574"/>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3FF7634" w14:textId="77777777" w:rsidR="002511D6" w:rsidRDefault="002511D6" w:rsidP="00A90064">
                              <w:pPr>
                                <w:jc w:val="center"/>
                              </w:pPr>
                              <w:r>
                                <w:t>Patient Registry Record Added</w:t>
                              </w:r>
                            </w:p>
                          </w:txbxContent>
                        </wps:txbx>
                        <wps:bodyPr rot="0" vert="horz" wrap="square" lIns="91440" tIns="45720" rIns="91440" bIns="45720" anchor="t" anchorCtr="0" upright="1">
                          <a:noAutofit/>
                        </wps:bodyPr>
                      </wps:wsp>
                      <wps:wsp>
                        <wps:cNvPr id="75" name="Text Box 19"/>
                        <wps:cNvSpPr txBox="1">
                          <a:spLocks noChangeArrowheads="1"/>
                        </wps:cNvSpPr>
                        <wps:spPr bwMode="auto">
                          <a:xfrm>
                            <a:off x="12572" y="21720"/>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BB5F41" w14:textId="77777777" w:rsidR="002511D6" w:rsidRDefault="002511D6" w:rsidP="00A90064">
                              <w:pPr>
                                <w:jc w:val="center"/>
                              </w:pPr>
                              <w:r>
                                <w:t>Patient Registry Record Revised</w:t>
                              </w:r>
                            </w:p>
                          </w:txbxContent>
                        </wps:txbx>
                        <wps:bodyPr rot="0" vert="horz" wrap="square" lIns="91440" tIns="45720" rIns="91440" bIns="45720" anchor="t" anchorCtr="0" upright="1">
                          <a:noAutofit/>
                        </wps:bodyPr>
                      </wps:wsp>
                      <wps:wsp>
                        <wps:cNvPr id="76" name="Text Box 20"/>
                        <wps:cNvSpPr txBox="1">
                          <a:spLocks noChangeArrowheads="1"/>
                        </wps:cNvSpPr>
                        <wps:spPr bwMode="auto">
                          <a:xfrm>
                            <a:off x="12572" y="29718"/>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83649AC" w14:textId="77777777" w:rsidR="002511D6" w:rsidRDefault="002511D6" w:rsidP="00A90064">
                              <w:pPr>
                                <w:jc w:val="center"/>
                              </w:pPr>
                              <w:r>
                                <w:t>Patient Registry Duplicates Resolved</w:t>
                              </w:r>
                            </w:p>
                          </w:txbxContent>
                        </wps:txbx>
                        <wps:bodyPr rot="0" vert="horz" wrap="square" lIns="91440" tIns="45720" rIns="91440" bIns="45720" anchor="t" anchorCtr="0" upright="1">
                          <a:noAutofit/>
                        </wps:bodyPr>
                      </wps:wsp>
                      <wps:wsp>
                        <wps:cNvPr id="77" name="Text Box 21"/>
                        <wps:cNvSpPr txBox="1">
                          <a:spLocks noChangeArrowheads="1"/>
                        </wps:cNvSpPr>
                        <wps:spPr bwMode="auto">
                          <a:xfrm>
                            <a:off x="12572" y="16003"/>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5C0E4E" w14:textId="77777777" w:rsidR="002511D6" w:rsidRPr="00F908E2" w:rsidRDefault="002511D6" w:rsidP="00A90064">
                              <w:pPr>
                                <w:spacing w:before="0"/>
                                <w:jc w:val="center"/>
                              </w:pPr>
                              <w:r>
                                <w:t>PRPA_IN201301UV02</w:t>
                              </w:r>
                            </w:p>
                          </w:txbxContent>
                        </wps:txbx>
                        <wps:bodyPr rot="0" vert="horz" wrap="square" lIns="91440" tIns="45720" rIns="91440" bIns="45720" anchor="t" anchorCtr="0" upright="1">
                          <a:noAutofit/>
                        </wps:bodyPr>
                      </wps:wsp>
                      <wps:wsp>
                        <wps:cNvPr id="78" name="Line 22"/>
                        <wps:cNvCnPr/>
                        <wps:spPr bwMode="auto">
                          <a:xfrm>
                            <a:off x="7999" y="16003"/>
                            <a:ext cx="40003" cy="0"/>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9" name="Text Box 23"/>
                        <wps:cNvSpPr txBox="1">
                          <a:spLocks noChangeArrowheads="1"/>
                        </wps:cNvSpPr>
                        <wps:spPr bwMode="auto">
                          <a:xfrm>
                            <a:off x="12572" y="25149"/>
                            <a:ext cx="29718" cy="342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31FFDAB" w14:textId="77777777" w:rsidR="002511D6" w:rsidRPr="00F908E2" w:rsidRDefault="002511D6" w:rsidP="00A90064">
                              <w:pPr>
                                <w:spacing w:before="0"/>
                                <w:jc w:val="center"/>
                              </w:pPr>
                              <w:r>
                                <w:t>PRPA_IN201302UV02</w:t>
                              </w:r>
                            </w:p>
                          </w:txbxContent>
                        </wps:txbx>
                        <wps:bodyPr rot="0" vert="horz" wrap="square" lIns="91440" tIns="45720" rIns="91440" bIns="45720" anchor="t" anchorCtr="0" upright="1">
                          <a:noAutofit/>
                        </wps:bodyPr>
                      </wps:wsp>
                      <wps:wsp>
                        <wps:cNvPr id="80" name="Line 24"/>
                        <wps:cNvCnPr/>
                        <wps:spPr bwMode="auto">
                          <a:xfrm>
                            <a:off x="7999" y="25149"/>
                            <a:ext cx="40012" cy="8"/>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1" name="Text Box 25"/>
                        <wps:cNvSpPr txBox="1">
                          <a:spLocks noChangeArrowheads="1"/>
                        </wps:cNvSpPr>
                        <wps:spPr bwMode="auto">
                          <a:xfrm>
                            <a:off x="12572" y="33147"/>
                            <a:ext cx="29718" cy="342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ECE6" w14:textId="77777777" w:rsidR="002511D6" w:rsidRPr="00F908E2" w:rsidRDefault="002511D6" w:rsidP="00A90064">
                              <w:pPr>
                                <w:spacing w:before="0"/>
                                <w:jc w:val="center"/>
                              </w:pPr>
                              <w:r>
                                <w:t>PRPA_IN201304UV02</w:t>
                              </w:r>
                            </w:p>
                          </w:txbxContent>
                        </wps:txbx>
                        <wps:bodyPr rot="0" vert="horz" wrap="square" lIns="91440" tIns="45720" rIns="91440" bIns="45720" anchor="t" anchorCtr="0" upright="1">
                          <a:noAutofit/>
                        </wps:bodyPr>
                      </wps:wsp>
                      <wps:wsp>
                        <wps:cNvPr id="82" name="Line 26"/>
                        <wps:cNvCnPr/>
                        <wps:spPr bwMode="auto">
                          <a:xfrm>
                            <a:off x="7999" y="33155"/>
                            <a:ext cx="40012" cy="8"/>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3A149532" id="Canvas 6" o:spid="_x0000_s1026" style="width:468pt;height:315pt;mso-position-horizontal-relative:char;mso-position-vertical-relative:line" coordsize="59436,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">
                <v:rect id="AutoShape 13" o:spid="_x0000_s1027" style="position:absolute;width:59436;height:40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o:lock v:ext="edit" aspectratio="t"/>
                </v:rect>
                <v:rect id="Rectangle 8" o:spid="_x0000_s1028" style="position:absolute;top:4568;width:13711;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2E704A0D" w14:textId="77777777" w:rsidR="002511D6" w:rsidRPr="00A9450B" w:rsidRDefault="002511D6" w:rsidP="00A90064">
                        <w:pPr>
                          <w:jc w:val="center"/>
                          <w:rPr>
                            <w:rFonts w:ascii="Arial" w:hAnsi="Arial" w:cs="Arial"/>
                            <w:sz w:val="20"/>
                          </w:rPr>
                        </w:pPr>
                        <w:r w:rsidRPr="00A9450B">
                          <w:rPr>
                            <w:rFonts w:ascii="Arial" w:hAnsi="Arial" w:cs="Arial"/>
                            <w:sz w:val="20"/>
                          </w:rPr>
                          <w:t>Patient Identity Source</w:t>
                        </w:r>
                      </w:p>
                    </w:txbxContent>
                  </v:textbox>
                </v:rect>
                <v:rect id="Rectangle 9" o:spid="_x0000_s1029" style="position:absolute;left:42290;top:2288;width:13720;height:9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32EA4F41" w14:textId="77777777" w:rsidR="002511D6" w:rsidRPr="00A9450B" w:rsidRDefault="002511D6"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v:textbox>
                </v:rect>
                <v:line id="Line 10" o:spid="_x0000_s1030" style="position:absolute;visibility:visible;mso-wrap-style:square" from="6859,9146" to="686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" strokeweight="3pt">
                  <v:stroke dashstyle="dash"/>
                </v:line>
                <v:line id="Line 11" o:spid="_x0000_s1031" style="position:absolute;visibility:visible;mso-wrap-style:square" from="49150,11434" to="4915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" strokeweight="3pt">
                  <v:stroke dashstyle="dash"/>
                </v:line>
                <v:rect id="Rectangle 12" o:spid="_x0000_s1032" style="position:absolute;left:5712;top:13715;width:2295;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rect id="Rectangle 13" o:spid="_x0000_s1033" style="position:absolute;left:48002;top:22861;width:2295;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rect id="Rectangle 14" o:spid="_x0000_s1034" style="position:absolute;left:5712;top:22861;width:2303;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rect id="Rectangle 15" o:spid="_x0000_s1035" style="position:absolute;left:48002;top:13715;width:228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rect id="Rectangle 16" o:spid="_x0000_s1036" style="position:absolute;left:48002;top:30858;width:2295;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rect id="Rectangle 17" o:spid="_x0000_s1037" style="position:absolute;left:5712;top:30858;width:2303;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shapetype id="_x0000_t202" coordsize="21600,21600" o:spt="202" path="m,l,21600r21600,l21600,xe">
                  <v:stroke joinstyle="miter"/>
                  <v:path gradientshapeok="t" o:connecttype="rect"/>
                </v:shapetype>
                <v:shape id="Text Box 18" o:spid="_x0000_s1038" type="#_x0000_t202" style="position:absolute;left:12572;top:12574;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14:paraId="33FF7634" w14:textId="77777777" w:rsidR="002511D6" w:rsidRDefault="002511D6" w:rsidP="00A90064">
                        <w:pPr>
                          <w:jc w:val="center"/>
                        </w:pPr>
                        <w:r>
                          <w:t>Patient Registry Record Added</w:t>
                        </w:r>
                      </w:p>
                    </w:txbxContent>
                  </v:textbox>
                </v:shape>
                <v:shape id="Text Box 19" o:spid="_x0000_s1039" type="#_x0000_t202" style="position:absolute;left:12572;top:21720;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75BB5F41" w14:textId="77777777" w:rsidR="002511D6" w:rsidRDefault="002511D6" w:rsidP="00A90064">
                        <w:pPr>
                          <w:jc w:val="center"/>
                        </w:pPr>
                        <w:r>
                          <w:t>Patient Registry Record Revised</w:t>
                        </w:r>
                      </w:p>
                    </w:txbxContent>
                  </v:textbox>
                </v:shape>
                <v:shape id="Text Box 20" o:spid="_x0000_s1040" type="#_x0000_t202" style="position:absolute;left:12572;top:2971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783649AC" w14:textId="77777777" w:rsidR="002511D6" w:rsidRDefault="002511D6" w:rsidP="00A90064">
                        <w:pPr>
                          <w:jc w:val="center"/>
                        </w:pPr>
                        <w:r>
                          <w:t>Patient Registry Duplicates Resolved</w:t>
                        </w:r>
                      </w:p>
                    </w:txbxContent>
                  </v:textbox>
                </v:shape>
                <v:shape id="Text Box 21" o:spid="_x0000_s1041" type="#_x0000_t202" style="position:absolute;left:12572;top:16003;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" stroked="f">
                  <v:textbox>
                    <w:txbxContent>
                      <w:p w14:paraId="275C0E4E" w14:textId="77777777" w:rsidR="002511D6" w:rsidRPr="00F908E2" w:rsidRDefault="002511D6" w:rsidP="00A90064">
                        <w:pPr>
                          <w:spacing w:before="0"/>
                          <w:jc w:val="center"/>
                        </w:pPr>
                        <w:r>
                          <w:t>PRPA_IN201301UV02</w:t>
                        </w:r>
                      </w:p>
                    </w:txbxContent>
                  </v:textbox>
                </v:shape>
                <v:line id="Line 22" o:spid="_x0000_s1042" style="position:absolute;visibility:visible;mso-wrap-style:square" from="7999,16003" to="48002,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" strokeweight="1pt">
                  <v:stroke endarrow="block"/>
                </v:line>
                <v:shape id="Text Box 23" o:spid="_x0000_s1043" type="#_x0000_t202" style="position:absolute;left:12572;top:25149;width:2971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" stroked="f">
                  <v:textbox>
                    <w:txbxContent>
                      <w:p w14:paraId="631FFDAB" w14:textId="77777777" w:rsidR="002511D6" w:rsidRPr="00F908E2" w:rsidRDefault="002511D6" w:rsidP="00A90064">
                        <w:pPr>
                          <w:spacing w:before="0"/>
                          <w:jc w:val="center"/>
                        </w:pPr>
                        <w:r>
                          <w:t>PRPA_IN201302UV02</w:t>
                        </w:r>
                      </w:p>
                    </w:txbxContent>
                  </v:textbox>
                </v:shape>
                <v:line id="Line 24" o:spid="_x0000_s1044" style="position:absolute;visibility:visible;mso-wrap-style:square" from="7999,25149" to="48011,2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" strokeweight="1pt">
                  <v:stroke endarrow="block"/>
                </v:line>
                <v:shape id="Text Box 25" o:spid="_x0000_s1045" type="#_x0000_t202" style="position:absolute;left:12572;top:33147;width:2971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6840ECE6" w14:textId="77777777" w:rsidR="002511D6" w:rsidRPr="00F908E2" w:rsidRDefault="002511D6" w:rsidP="00A90064">
                        <w:pPr>
                          <w:spacing w:before="0"/>
                          <w:jc w:val="center"/>
                        </w:pPr>
                        <w:r>
                          <w:t>PRPA_IN201304UV02</w:t>
                        </w:r>
                      </w:p>
                    </w:txbxContent>
                  </v:textbox>
                </v:shape>
                <v:line id="Line 26" o:spid="_x0000_s1046" style="position:absolute;visibility:visible;mso-wrap-style:square" from="7999,33155" to="48011,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" strokeweight="1pt">
                  <v:stroke endarrow="block"/>
                </v:line>
                <w10:anchorlock/>
              </v:group>
            </w:pict>
          </mc:Fallback>
        </mc:AlternateContent>
      </w:r>
    </w:p>
    <w:p w14:paraId="335D4B10" w14:textId="39589106" w:rsidR="007A1F44" w:rsidRPr="00977EA3" w:rsidRDefault="007A1F44" w:rsidP="00A90064">
      <w:pPr>
        <w:pStyle w:val="FigureTitle"/>
        <w:rPr>
          <w:noProof w:val="0"/>
        </w:rPr>
      </w:pPr>
      <w:r w:rsidRPr="00977EA3">
        <w:rPr>
          <w:noProof w:val="0"/>
        </w:rPr>
        <w:t>Figure 3.44</w:t>
      </w:r>
      <w:r w:rsidR="00FD1266">
        <w:rPr>
          <w:noProof w:val="0"/>
        </w:rPr>
        <w:t>.4</w:t>
      </w:r>
      <w:r w:rsidRPr="00977EA3">
        <w:rPr>
          <w:noProof w:val="0"/>
        </w:rPr>
        <w:t>-1: Patient Identity Sequence</w:t>
      </w:r>
    </w:p>
    <w:p w14:paraId="1D157D3B" w14:textId="77777777" w:rsidR="007A1F44" w:rsidRPr="00977EA3" w:rsidRDefault="007A1F44" w:rsidP="00A90064">
      <w:pPr>
        <w:pStyle w:val="Titolo4"/>
        <w:numPr>
          <w:ilvl w:val="0"/>
          <w:numId w:val="0"/>
        </w:numPr>
        <w:tabs>
          <w:tab w:val="clear" w:pos="2160"/>
          <w:tab w:val="clear" w:pos="2880"/>
          <w:tab w:val="clear" w:pos="3600"/>
        </w:tabs>
        <w:rPr>
          <w:noProof w:val="0"/>
        </w:rPr>
      </w:pPr>
      <w:bookmarkStart w:id="2407" w:name="_Toc169692674"/>
      <w:bookmarkStart w:id="2408" w:name="_Toc398544333"/>
      <w:r w:rsidRPr="00977EA3">
        <w:rPr>
          <w:noProof w:val="0"/>
        </w:rPr>
        <w:t>3.44.4.1 Patient Identity Management – Add or Revise Patient Record</w:t>
      </w:r>
      <w:bookmarkEnd w:id="2407"/>
      <w:bookmarkEnd w:id="2408"/>
    </w:p>
    <w:p w14:paraId="5C7200CC"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bookmarkStart w:id="2409" w:name="_Toc169692675"/>
      <w:r w:rsidRPr="00977EA3">
        <w:rPr>
          <w:noProof w:val="0"/>
        </w:rPr>
        <w:t>3.44.4.1.1 Trigger Events</w:t>
      </w:r>
      <w:bookmarkEnd w:id="2409"/>
    </w:p>
    <w:p w14:paraId="1C956D13" w14:textId="77777777" w:rsidR="007A1F44" w:rsidRPr="00977EA3" w:rsidRDefault="007A1F44" w:rsidP="00A90064">
      <w:pPr>
        <w:pStyle w:val="Corpotesto"/>
      </w:pPr>
      <w:bookmarkStart w:id="2410" w:name="PRPA_TE101201-te"/>
      <w:bookmarkEnd w:id="2410"/>
      <w:r w:rsidRPr="00977EA3">
        <w:t>The following events from a Patient Identity Source will trigger one of the Add or Revise Patient Record messages:</w:t>
      </w:r>
    </w:p>
    <w:p w14:paraId="2B863903" w14:textId="77777777" w:rsidR="007A1F44" w:rsidRPr="00977EA3" w:rsidRDefault="007A1F44" w:rsidP="00A90064">
      <w:pPr>
        <w:pStyle w:val="Corpotesto"/>
        <w:rPr>
          <w:b/>
        </w:rPr>
      </w:pPr>
      <w:r w:rsidRPr="00977EA3">
        <w:rPr>
          <w:b/>
        </w:rPr>
        <w:t xml:space="preserve">Patient Registry Record Added (PRPA_TE201301UV02) </w:t>
      </w:r>
    </w:p>
    <w:p w14:paraId="5745EA07" w14:textId="77777777" w:rsidR="007A1F44" w:rsidRPr="00977EA3" w:rsidRDefault="007A1F44" w:rsidP="00A90064">
      <w:pPr>
        <w:pStyle w:val="Corpotesto"/>
      </w:pPr>
      <w:r w:rsidRPr="00977EA3">
        <w:t>This trigger event signals that a new patient was added to a Patient Identity Source.</w:t>
      </w:r>
    </w:p>
    <w:p w14:paraId="302FE264" w14:textId="77777777" w:rsidR="007A1F44" w:rsidRPr="00977EA3" w:rsidRDefault="007A1F44" w:rsidP="00A90064">
      <w:pPr>
        <w:pStyle w:val="Corpotesto"/>
      </w:pPr>
      <w:r w:rsidRPr="00977EA3">
        <w:t>Changes to patient demographics (e.g., change in patient name, patient address, etc.) shall trigger the following Patient Registry Record Revised message:</w:t>
      </w:r>
    </w:p>
    <w:p w14:paraId="380CD39F" w14:textId="77777777" w:rsidR="007A1F44" w:rsidRPr="00977EA3" w:rsidRDefault="007A1F44" w:rsidP="00A90064">
      <w:pPr>
        <w:pStyle w:val="Corpotesto"/>
        <w:rPr>
          <w:b/>
        </w:rPr>
      </w:pPr>
      <w:r w:rsidRPr="00977EA3">
        <w:rPr>
          <w:b/>
        </w:rPr>
        <w:t>Patient Registry Record Revised (PRPA_TE201302UV02)</w:t>
      </w:r>
    </w:p>
    <w:p w14:paraId="5F1F4491" w14:textId="77777777" w:rsidR="007A1F44" w:rsidRPr="00977EA3" w:rsidRDefault="007A1F44" w:rsidP="00A90064">
      <w:pPr>
        <w:pStyle w:val="Corpotesto"/>
      </w:pPr>
      <w:r w:rsidRPr="00977EA3">
        <w:t>This trigger event signals that patient information was revised in a Patient Identity Source.</w:t>
      </w:r>
    </w:p>
    <w:p w14:paraId="4D96454B" w14:textId="2EC09C4A" w:rsidR="007A1F44" w:rsidRPr="00977EA3" w:rsidRDefault="007A1F44" w:rsidP="00A90064">
      <w:pPr>
        <w:pStyle w:val="Corpotesto"/>
      </w:pPr>
      <w:r w:rsidRPr="00977EA3">
        <w:t>The Patient Identifier Cross-reference Manager shall only perform cross-referencing logic on messages received from Patient Identity Source Actors. For a given Patient Identifier Domain there shall be one and only one Patient Identity Source Actor, but a given Patient Identity Source may serve more than one Patient Identifier Domain.</w:t>
      </w:r>
    </w:p>
    <w:p w14:paraId="18ED2730" w14:textId="2E388E0A" w:rsidR="007A1F44" w:rsidRPr="00977EA3" w:rsidRDefault="007A1F44" w:rsidP="00A90064">
      <w:pPr>
        <w:pStyle w:val="Titolo5"/>
        <w:numPr>
          <w:ilvl w:val="0"/>
          <w:numId w:val="0"/>
        </w:numPr>
        <w:tabs>
          <w:tab w:val="clear" w:pos="2160"/>
          <w:tab w:val="clear" w:pos="2880"/>
          <w:tab w:val="clear" w:pos="3600"/>
          <w:tab w:val="clear" w:pos="4320"/>
          <w:tab w:val="center" w:pos="4680"/>
        </w:tabs>
        <w:rPr>
          <w:noProof w:val="0"/>
        </w:rPr>
      </w:pPr>
      <w:bookmarkStart w:id="2411" w:name="_Toc169692676"/>
      <w:r w:rsidRPr="00977EA3">
        <w:rPr>
          <w:noProof w:val="0"/>
        </w:rPr>
        <w:lastRenderedPageBreak/>
        <w:t>3.44.4.1.2 Message Semantics</w:t>
      </w:r>
      <w:bookmarkEnd w:id="2411"/>
    </w:p>
    <w:p w14:paraId="5D052737" w14:textId="77777777" w:rsidR="007A1F44" w:rsidRPr="00977EA3" w:rsidRDefault="007A1F44" w:rsidP="00A90064">
      <w:pPr>
        <w:pStyle w:val="Corpotesto"/>
      </w:pPr>
      <w:r w:rsidRPr="00977EA3">
        <w:t>The Patient Identity Feed transaction is carried out by the HL7 v3 Patient Activate (PRPA_MT201301UV02) and Patient Revise (PRPA_MT201302UV02) messages, as defined in the subsequent sections. The Patient Identity Source shall generate the message whenever a patient is registered or when some piece of patient demographic data changes. The components of the message listed below are required, and their detailed descriptions are provided in the following subsections.</w:t>
      </w:r>
    </w:p>
    <w:p w14:paraId="29BE4D76" w14:textId="77777777" w:rsidR="007A1F44" w:rsidRPr="00977EA3" w:rsidRDefault="007A1F44" w:rsidP="00A90064">
      <w:pPr>
        <w:pStyle w:val="Corpotesto"/>
      </w:pPr>
      <w:r w:rsidRPr="00977EA3">
        <w:t>Each message shall be acknowledged by the HL7 v3 Accept Acknowledgement (MCCI_MT000200UV01), which is described in ITI TF-2x: Appendix O.</w:t>
      </w:r>
    </w:p>
    <w:p w14:paraId="04AE719A" w14:textId="77777777" w:rsidR="007A1F44" w:rsidRPr="00977EA3" w:rsidRDefault="007A1F44" w:rsidP="00A90064">
      <w:pPr>
        <w:pStyle w:val="Corpotesto"/>
      </w:pPr>
      <w:r w:rsidRPr="00977EA3">
        <w:t xml:space="preserve">The message information model in </w:t>
      </w:r>
      <w:r w:rsidR="00292B01" w:rsidRPr="00977EA3">
        <w:t>Section</w:t>
      </w:r>
      <w:r w:rsidRPr="00977EA3">
        <w:t xml:space="preserve"> 3.44.4.1.2.2.describes the relevant data elements for this transaction. Specific requirements for the particular actors are found in </w:t>
      </w:r>
      <w:r w:rsidR="00292B01" w:rsidRPr="00977EA3">
        <w:t>Section</w:t>
      </w:r>
      <w:r w:rsidRPr="00977EA3">
        <w:t xml:space="preserve"> 3.44.4.1.3 Expected Actions.</w:t>
      </w:r>
    </w:p>
    <w:p w14:paraId="3348CA3B"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412" w:name="_Toc169692677"/>
      <w:r w:rsidRPr="00977EA3">
        <w:rPr>
          <w:noProof w:val="0"/>
        </w:rPr>
        <w:t>3.44.4.1.2.1 Major Components of the Patient Registry Record Added/Revised Messages</w:t>
      </w:r>
      <w:bookmarkEnd w:id="2412"/>
      <w:r w:rsidRPr="00977EA3">
        <w:rPr>
          <w:noProof w:val="0"/>
        </w:rPr>
        <w:t xml:space="preserve"> </w:t>
      </w:r>
    </w:p>
    <w:p w14:paraId="0A831680" w14:textId="77777777" w:rsidR="007A1F44" w:rsidRPr="00977EA3" w:rsidRDefault="007A1F44" w:rsidP="00A90064">
      <w:pPr>
        <w:pStyle w:val="Corpotesto"/>
        <w:rPr>
          <w:b/>
        </w:rPr>
      </w:pPr>
      <w:r w:rsidRPr="00977EA3">
        <w:rPr>
          <w:rStyle w:val="Enfasigrassetto"/>
        </w:rPr>
        <w:t>Patient</w:t>
      </w:r>
    </w:p>
    <w:p w14:paraId="6202D08A" w14:textId="77777777" w:rsidR="007A1F44" w:rsidRPr="00977EA3" w:rsidRDefault="007A1F44" w:rsidP="00A90064">
      <w:pPr>
        <w:pStyle w:val="Corpotesto"/>
      </w:pPr>
      <w:r w:rsidRPr="00977EA3">
        <w:t xml:space="preserve">The </w:t>
      </w:r>
      <w:r w:rsidRPr="00977EA3">
        <w:rPr>
          <w:i/>
        </w:rPr>
        <w:t>Patient</w:t>
      </w:r>
      <w:r w:rsidRPr="00977EA3">
        <w:t xml:space="preserve"> class is the entry point to the R-MIMs for the </w:t>
      </w:r>
      <w:r w:rsidRPr="00977EA3">
        <w:rPr>
          <w:i/>
        </w:rPr>
        <w:t>Patient Activate</w:t>
      </w:r>
      <w:r w:rsidRPr="00977EA3">
        <w:rPr>
          <w:rStyle w:val="Enfasicorsivo"/>
          <w:rFonts w:ascii="Arial" w:hAnsi="Arial" w:cs="Arial"/>
          <w:iCs/>
        </w:rPr>
        <w:t xml:space="preserve"> </w:t>
      </w:r>
      <w:r w:rsidRPr="00977EA3">
        <w:rPr>
          <w:i/>
        </w:rPr>
        <w:t>(PRPA_RM201301UV02)</w:t>
      </w:r>
      <w:r w:rsidRPr="00977EA3">
        <w:t xml:space="preserve"> and </w:t>
      </w:r>
      <w:r w:rsidRPr="00977EA3">
        <w:rPr>
          <w:i/>
        </w:rPr>
        <w:t>Patient Revise (PRPA_RM201302UV02)</w:t>
      </w:r>
      <w:r w:rsidRPr="00977EA3">
        <w:t xml:space="preserve"> models. The patient identifiers are captured using an Instance Identifier (II) data type. Please see ITI TF-2x: Appendix E for a detailed description about the use of the HL7 V3 II data type for patient identifiers. </w:t>
      </w:r>
    </w:p>
    <w:p w14:paraId="21072623" w14:textId="77777777" w:rsidR="007A1F44" w:rsidRPr="00977EA3" w:rsidRDefault="007A1F44" w:rsidP="00A90064">
      <w:pPr>
        <w:pStyle w:val="Corpotesto"/>
        <w:rPr>
          <w:rStyle w:val="Enfasigrassetto"/>
        </w:rPr>
      </w:pPr>
      <w:r w:rsidRPr="00977EA3">
        <w:rPr>
          <w:rStyle w:val="Enfasigrassetto"/>
        </w:rPr>
        <w:t>Provider Organization</w:t>
      </w:r>
    </w:p>
    <w:p w14:paraId="2A4EC4B0" w14:textId="77777777" w:rsidR="007A1F44" w:rsidRPr="00977EA3" w:rsidRDefault="007A1F44" w:rsidP="00A90064">
      <w:pPr>
        <w:pStyle w:val="Corpotesto"/>
      </w:pPr>
      <w:r w:rsidRPr="00977EA3">
        <w:t xml:space="preserve">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w:t>
      </w:r>
    </w:p>
    <w:p w14:paraId="2ADC61B7" w14:textId="77777777" w:rsidR="007A1F44" w:rsidRPr="00977EA3" w:rsidRDefault="007A1F44" w:rsidP="00A90064">
      <w:pPr>
        <w:pStyle w:val="Corpotesto"/>
        <w:rPr>
          <w:b/>
        </w:rPr>
      </w:pPr>
      <w:r w:rsidRPr="00977EA3">
        <w:rPr>
          <w:rStyle w:val="Enfasigrassetto"/>
        </w:rPr>
        <w:t>Person</w:t>
      </w:r>
    </w:p>
    <w:p w14:paraId="639D71C9" w14:textId="77777777" w:rsidR="007A1F44" w:rsidRPr="00977EA3" w:rsidRDefault="007A1F44" w:rsidP="00A90064">
      <w:pPr>
        <w:pStyle w:val="Corpotesto"/>
      </w:pPr>
      <w:r w:rsidRPr="00977EA3">
        <w:t xml:space="preserve">The </w:t>
      </w:r>
      <w:r w:rsidRPr="00977EA3">
        <w:rPr>
          <w:i/>
        </w:rPr>
        <w:t>Person</w:t>
      </w:r>
      <w:r w:rsidRPr="00977EA3">
        <w:t xml:space="preserve"> class contains identifying and demographic data elements for the focal person similar to those in the HL7 v2.x PID segment such as name, gender, date of birth, marital status and deceased indicator and time. </w:t>
      </w:r>
    </w:p>
    <w:p w14:paraId="2A2310BA" w14:textId="77777777" w:rsidR="007A1F44" w:rsidRPr="00977EA3" w:rsidRDefault="007A1F44" w:rsidP="00D372D5">
      <w:pPr>
        <w:pStyle w:val="Corpotesto"/>
        <w:keepNext/>
        <w:rPr>
          <w:b/>
          <w:bCs/>
        </w:rPr>
      </w:pPr>
      <w:r w:rsidRPr="00977EA3">
        <w:rPr>
          <w:rStyle w:val="Enfasigrassetto"/>
          <w:bCs/>
        </w:rPr>
        <w:t>Language Communication</w:t>
      </w:r>
    </w:p>
    <w:p w14:paraId="1E4567D8" w14:textId="77777777" w:rsidR="007A1F44" w:rsidRPr="00977EA3" w:rsidRDefault="007A1F44" w:rsidP="00A90064">
      <w:pPr>
        <w:pStyle w:val="Corpotesto"/>
      </w:pPr>
      <w:r w:rsidRPr="00977EA3">
        <w:t xml:space="preserve">Information about what language(s) should be used to communicate with the focal person can be sent in the </w:t>
      </w:r>
      <w:proofErr w:type="spellStart"/>
      <w:r w:rsidRPr="00977EA3">
        <w:rPr>
          <w:i/>
        </w:rPr>
        <w:t>LanguageCommunication</w:t>
      </w:r>
      <w:proofErr w:type="spellEnd"/>
      <w:r w:rsidRPr="00977EA3">
        <w:t xml:space="preserve"> class. </w:t>
      </w:r>
    </w:p>
    <w:p w14:paraId="67AD8CC1" w14:textId="77777777" w:rsidR="007A1F44" w:rsidRPr="00977EA3" w:rsidRDefault="007A1F44" w:rsidP="00A90064">
      <w:pPr>
        <w:pStyle w:val="Corpotesto"/>
      </w:pPr>
      <w:proofErr w:type="spellStart"/>
      <w:r w:rsidRPr="00977EA3">
        <w:rPr>
          <w:rStyle w:val="Enfasigrassetto"/>
        </w:rPr>
        <w:t>PersonalRelationship</w:t>
      </w:r>
      <w:proofErr w:type="spellEnd"/>
    </w:p>
    <w:p w14:paraId="07FDA64D" w14:textId="77777777" w:rsidR="007A1F44" w:rsidRPr="00977EA3" w:rsidRDefault="007A1F44" w:rsidP="00A90064">
      <w:pPr>
        <w:pStyle w:val="Corpotesto"/>
      </w:pPr>
      <w:r w:rsidRPr="00977EA3">
        <w:t>This is used for sending information pertaining to the mother’s maiden name.</w:t>
      </w:r>
    </w:p>
    <w:p w14:paraId="28E197D0" w14:textId="77777777" w:rsidR="007A1F44" w:rsidRPr="00977EA3" w:rsidRDefault="007A1F44" w:rsidP="00A90064">
      <w:pPr>
        <w:pStyle w:val="Corpotesto"/>
      </w:pPr>
      <w:r w:rsidRPr="00977EA3">
        <w:rPr>
          <w:rStyle w:val="Enfasigrassetto"/>
          <w:bCs/>
        </w:rPr>
        <w:t>Citizen</w:t>
      </w:r>
    </w:p>
    <w:p w14:paraId="7189D71C" w14:textId="77777777" w:rsidR="007A1F44" w:rsidRPr="00977EA3" w:rsidRDefault="007A1F44" w:rsidP="00A90064">
      <w:pPr>
        <w:pStyle w:val="Corpotesto"/>
      </w:pPr>
      <w:r w:rsidRPr="00977EA3">
        <w:t xml:space="preserve">Citizenship information for a person, including citizen identifier and effective time can be sent in the </w:t>
      </w:r>
      <w:r w:rsidRPr="00977EA3">
        <w:rPr>
          <w:i/>
        </w:rPr>
        <w:t>Citizen</w:t>
      </w:r>
      <w:r w:rsidRPr="00977EA3">
        <w:t xml:space="preserve"> class. The nation that scopes the </w:t>
      </w:r>
      <w:r w:rsidRPr="00977EA3">
        <w:rPr>
          <w:i/>
        </w:rPr>
        <w:t>Citizen</w:t>
      </w:r>
      <w:r w:rsidRPr="00977EA3">
        <w:rPr>
          <w:rStyle w:val="Enfasicorsivo"/>
          <w:iCs/>
        </w:rPr>
        <w:t xml:space="preserve"> </w:t>
      </w:r>
      <w:r w:rsidRPr="00977EA3">
        <w:t xml:space="preserve">role, as identified by </w:t>
      </w:r>
      <w:proofErr w:type="spellStart"/>
      <w:r w:rsidRPr="00977EA3">
        <w:rPr>
          <w:i/>
        </w:rPr>
        <w:t>Nation.code</w:t>
      </w:r>
      <w:proofErr w:type="spellEnd"/>
      <w:r w:rsidRPr="00977EA3">
        <w:t>, is mandatory.</w:t>
      </w:r>
    </w:p>
    <w:p w14:paraId="500E3120" w14:textId="77777777" w:rsidR="007A1F44" w:rsidRPr="00977EA3" w:rsidRDefault="007A1F44" w:rsidP="00A90064">
      <w:pPr>
        <w:pStyle w:val="Corpotesto"/>
      </w:pPr>
      <w:r w:rsidRPr="00977EA3">
        <w:rPr>
          <w:rStyle w:val="Enfasigrassetto"/>
          <w:bCs/>
        </w:rPr>
        <w:lastRenderedPageBreak/>
        <w:t>Other Identifiers</w:t>
      </w:r>
    </w:p>
    <w:p w14:paraId="3D4990EA" w14:textId="4157C25B" w:rsidR="00C324C4" w:rsidRPr="00977EA3" w:rsidRDefault="007A1F44" w:rsidP="00A90064">
      <w:pPr>
        <w:pStyle w:val="Corpotesto"/>
      </w:pPr>
      <w:bookmarkStart w:id="2413" w:name="OLE_LINK10"/>
      <w:bookmarkStart w:id="2414" w:name="OLE_LINK15"/>
      <w:bookmarkStart w:id="2415" w:name="OLE_LINK16"/>
      <w:r w:rsidRPr="00977EA3">
        <w:t xml:space="preserve">The </w:t>
      </w:r>
      <w:proofErr w:type="spellStart"/>
      <w:r w:rsidRPr="00977EA3">
        <w:rPr>
          <w:i/>
        </w:rPr>
        <w:t>OtherIDs</w:t>
      </w:r>
      <w:proofErr w:type="spellEnd"/>
      <w:r w:rsidRPr="00977EA3">
        <w:t xml:space="preserve"> class is used to capture other identifiers associated with the person</w:t>
      </w:r>
      <w:r w:rsidR="00FD1266">
        <w:t>,</w:t>
      </w:r>
      <w:r w:rsidRPr="00977EA3">
        <w:t xml:space="preserve"> such as a</w:t>
      </w:r>
      <w:r w:rsidR="00C324C4">
        <w:t xml:space="preserve"> </w:t>
      </w:r>
      <w:r w:rsidRPr="00977EA3">
        <w:t xml:space="preserve">driver’s license number or </w:t>
      </w:r>
      <w:r w:rsidR="00FD1266">
        <w:t xml:space="preserve">a </w:t>
      </w:r>
      <w:r w:rsidRPr="00977EA3">
        <w:t>social security number. In this transaction</w:t>
      </w:r>
      <w:r w:rsidR="004D6A78" w:rsidRPr="00977EA3">
        <w:t>,</w:t>
      </w:r>
      <w:r w:rsidRPr="00977EA3">
        <w:t xml:space="preserve"> the IDs assigned by the scoping provider organization are represented in the id attribute of the Patient class. All other IDs are represented in the </w:t>
      </w:r>
      <w:proofErr w:type="spellStart"/>
      <w:r w:rsidRPr="00977EA3">
        <w:t>OtherIDs</w:t>
      </w:r>
      <w:proofErr w:type="spellEnd"/>
      <w:r w:rsidRPr="00977EA3">
        <w:t xml:space="preserve"> class. For the purposes of interoperability</w:t>
      </w:r>
      <w:r w:rsidR="004D6A78" w:rsidRPr="00977EA3">
        <w:t>,</w:t>
      </w:r>
      <w:r w:rsidRPr="00977EA3">
        <w:t xml:space="preserve"> where both HL7 V3 and HL7 v2.x based transactions are used, the following requirement is imposed on the OtherIDs.id attribute and on the scopingOrganization.id attribute:</w:t>
      </w:r>
    </w:p>
    <w:bookmarkEnd w:id="2413"/>
    <w:bookmarkEnd w:id="2414"/>
    <w:bookmarkEnd w:id="2415"/>
    <w:p w14:paraId="7522FC35" w14:textId="77777777" w:rsidR="007A1F44" w:rsidRPr="00977EA3" w:rsidRDefault="007A1F44" w:rsidP="003462A5">
      <w:pPr>
        <w:pStyle w:val="Puntoelenco2"/>
      </w:pPr>
      <w:proofErr w:type="spellStart"/>
      <w:r w:rsidRPr="00977EA3">
        <w:t>OtherIDs.id.root</w:t>
      </w:r>
      <w:proofErr w:type="spellEnd"/>
      <w:r w:rsidRPr="00977EA3">
        <w:t xml:space="preserve"> SHALL be identical to </w:t>
      </w:r>
      <w:proofErr w:type="spellStart"/>
      <w:r w:rsidRPr="00977EA3">
        <w:t>scopingOrganization.id.root</w:t>
      </w:r>
      <w:proofErr w:type="spellEnd"/>
    </w:p>
    <w:p w14:paraId="5A3275D0" w14:textId="77777777" w:rsidR="007A1F44" w:rsidRPr="00977EA3" w:rsidRDefault="007A1F44" w:rsidP="003462A5">
      <w:pPr>
        <w:pStyle w:val="Puntoelenco2"/>
      </w:pPr>
      <w:proofErr w:type="spellStart"/>
      <w:r w:rsidRPr="00977EA3">
        <w:t>scopingOrganization.id.extension</w:t>
      </w:r>
      <w:proofErr w:type="spellEnd"/>
      <w:r w:rsidRPr="00977EA3">
        <w:t xml:space="preserve"> SHALL NOT have any value</w:t>
      </w:r>
    </w:p>
    <w:p w14:paraId="5CDE9071" w14:textId="4AADD03A" w:rsidR="007A1F44" w:rsidRPr="00977EA3" w:rsidRDefault="007A1F44" w:rsidP="00A90064">
      <w:pPr>
        <w:pStyle w:val="Corpotesto"/>
      </w:pPr>
      <w:r w:rsidRPr="00977EA3">
        <w:t>Please see ITI TF-2x: E.2 for details on the use of the II data type for patient identifiers.</w:t>
      </w:r>
    </w:p>
    <w:p w14:paraId="61581DC2"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416" w:name="_Toc169692678"/>
      <w:r w:rsidRPr="00977EA3">
        <w:rPr>
          <w:noProof w:val="0"/>
        </w:rPr>
        <w:t>3.44.4.1.2.2 Message Information Model of the Patient Registry Record Added/Revised Messages</w:t>
      </w:r>
      <w:bookmarkEnd w:id="2416"/>
      <w:r w:rsidRPr="00977EA3">
        <w:rPr>
          <w:noProof w:val="0"/>
        </w:rPr>
        <w:t xml:space="preserve"> </w:t>
      </w:r>
    </w:p>
    <w:p w14:paraId="0C7A8C19" w14:textId="77777777" w:rsidR="007A1F44" w:rsidRPr="00977EA3" w:rsidRDefault="007A1F44" w:rsidP="00A90064">
      <w:pPr>
        <w:pStyle w:val="Corpotesto"/>
      </w:pPr>
      <w:r w:rsidRPr="00977EA3">
        <w:t xml:space="preserve">Below is the Message Information Model for both the Patient Activate and Patient Revise messages, as restricted for this transaction. The purpose of the model is to describe the data elements relevant for this transaction. It is a strict common subset of the </w:t>
      </w:r>
      <w:r w:rsidRPr="00977EA3">
        <w:rPr>
          <w:i/>
        </w:rPr>
        <w:t>Patient Activate</w:t>
      </w:r>
      <w:r w:rsidRPr="00977EA3">
        <w:rPr>
          <w:rStyle w:val="Enfasicorsivo"/>
          <w:rFonts w:ascii="Arial" w:hAnsi="Arial" w:cs="Arial"/>
          <w:iCs/>
          <w:color w:val="000000"/>
        </w:rPr>
        <w:t xml:space="preserve"> </w:t>
      </w:r>
      <w:r w:rsidRPr="00977EA3">
        <w:rPr>
          <w:i/>
        </w:rPr>
        <w:t>(PRPA_RM201301UV02)</w:t>
      </w:r>
      <w:r w:rsidRPr="00977EA3">
        <w:t xml:space="preserve"> and </w:t>
      </w:r>
      <w:r w:rsidRPr="00977EA3">
        <w:rPr>
          <w:i/>
        </w:rPr>
        <w:t xml:space="preserve">Patient Revise (PRPA_RM201302UV02) </w:t>
      </w:r>
      <w:r w:rsidRPr="00977EA3">
        <w:t xml:space="preserve">RMIMs. While HL7 defines two models for the two messages, a single common subset is sufficient for the purposes of this IHE transaction. </w:t>
      </w:r>
    </w:p>
    <w:p w14:paraId="545D4EC8" w14:textId="77777777" w:rsidR="007A1F44" w:rsidRPr="00977EA3" w:rsidRDefault="007A1F44" w:rsidP="00A90064">
      <w:pPr>
        <w:pStyle w:val="Corpotesto"/>
      </w:pPr>
      <w:r w:rsidRPr="00977EA3">
        <w:t xml:space="preserve">The base RMIMs can be found on the HL7 V3 2008 Edition CD at </w:t>
      </w:r>
      <w:r w:rsidRPr="00977EA3">
        <w:rPr>
          <w:rStyle w:val="Collegamentoipertestuale"/>
        </w:rPr>
        <w:t>Edition2008/domains/</w:t>
      </w:r>
      <w:proofErr w:type="spellStart"/>
      <w:r w:rsidRPr="00977EA3">
        <w:rPr>
          <w:rStyle w:val="Collegamentoipertestuale"/>
        </w:rPr>
        <w:t>uvpa</w:t>
      </w:r>
      <w:proofErr w:type="spellEnd"/>
      <w:r w:rsidRPr="00977EA3">
        <w:rPr>
          <w:rStyle w:val="Collegamentoipertestuale"/>
        </w:rPr>
        <w:t xml:space="preserve">/editable/PRPA_RM201301UV.htm </w:t>
      </w:r>
      <w:r w:rsidRPr="00977EA3">
        <w:t xml:space="preserve">and </w:t>
      </w:r>
      <w:r w:rsidRPr="00977EA3">
        <w:rPr>
          <w:rStyle w:val="Collegamentoipertestuale"/>
        </w:rPr>
        <w:t>Edition2008/domains/</w:t>
      </w:r>
      <w:proofErr w:type="spellStart"/>
      <w:r w:rsidRPr="00977EA3">
        <w:rPr>
          <w:rStyle w:val="Collegamentoipertestuale"/>
        </w:rPr>
        <w:t>uvpa</w:t>
      </w:r>
      <w:proofErr w:type="spellEnd"/>
      <w:r w:rsidRPr="00977EA3">
        <w:rPr>
          <w:rStyle w:val="Collegamentoipertestuale"/>
        </w:rPr>
        <w:t>/editable/PRPA_RM201302UV.htm.</w:t>
      </w:r>
      <w:r w:rsidRPr="00977EA3">
        <w:t xml:space="preserve"> The following restrictions are made on the original RMIMs to arrive at the restricted model:</w:t>
      </w:r>
    </w:p>
    <w:p w14:paraId="1AA4353C" w14:textId="77777777" w:rsidR="007A1F44" w:rsidRPr="00977EA3" w:rsidRDefault="007A1F44" w:rsidP="003462A5">
      <w:pPr>
        <w:pStyle w:val="Puntoelenco2"/>
      </w:pPr>
      <w:r w:rsidRPr="00977EA3">
        <w:t>The focal entity choice is restricted to be only a person</w:t>
      </w:r>
      <w:r w:rsidRPr="00977EA3">
        <w:tab/>
      </w:r>
    </w:p>
    <w:p w14:paraId="289B0BD3" w14:textId="77777777" w:rsidR="007A1F44" w:rsidRPr="00977EA3" w:rsidRDefault="007A1F44" w:rsidP="00A90064">
      <w:pPr>
        <w:pStyle w:val="Corpotesto"/>
      </w:pPr>
      <w:r w:rsidRPr="00977EA3">
        <w:t xml:space="preserve">The relationship holder of the personal relationship is restricted to be a person (using CMET COCT_MT030207UV) </w:t>
      </w:r>
    </w:p>
    <w:p w14:paraId="5F216D00" w14:textId="77777777" w:rsidR="007A1F44" w:rsidRPr="00977EA3" w:rsidRDefault="007A1F44" w:rsidP="00A90064">
      <w:pPr>
        <w:pStyle w:val="Corpotesto"/>
      </w:pPr>
      <w:r w:rsidRPr="00977EA3">
        <w:t>The provider organization which is scoping the patient role is required in both the Add and Revise messages (it is optional in the original Revise message definition).</w:t>
      </w:r>
    </w:p>
    <w:p w14:paraId="205F808E" w14:textId="77777777" w:rsidR="007A1F44" w:rsidRPr="00977EA3" w:rsidRDefault="007A1F44" w:rsidP="00A90064">
      <w:pPr>
        <w:pStyle w:val="Corpotesto"/>
      </w:pPr>
      <w:r w:rsidRPr="00977EA3">
        <w:t>The following roles are omitted:</w:t>
      </w:r>
    </w:p>
    <w:p w14:paraId="0AD37C1D" w14:textId="77777777" w:rsidR="007A1F44" w:rsidRPr="00977EA3" w:rsidRDefault="007A1F44" w:rsidP="003462A5">
      <w:pPr>
        <w:pStyle w:val="Puntoelenco2"/>
      </w:pPr>
      <w:proofErr w:type="spellStart"/>
      <w:r w:rsidRPr="00977EA3">
        <w:t>asPatientOfOtherProvider</w:t>
      </w:r>
      <w:proofErr w:type="spellEnd"/>
    </w:p>
    <w:p w14:paraId="6E4D24AC" w14:textId="77777777" w:rsidR="007A1F44" w:rsidRPr="00977EA3" w:rsidRDefault="007A1F44" w:rsidP="003462A5">
      <w:pPr>
        <w:pStyle w:val="Puntoelenco2"/>
      </w:pPr>
      <w:r w:rsidRPr="00977EA3">
        <w:t>guarantor</w:t>
      </w:r>
    </w:p>
    <w:p w14:paraId="2084C6E8" w14:textId="77777777" w:rsidR="007A1F44" w:rsidRPr="00977EA3" w:rsidRDefault="007A1F44" w:rsidP="003462A5">
      <w:pPr>
        <w:pStyle w:val="Puntoelenco2"/>
      </w:pPr>
      <w:r w:rsidRPr="00977EA3">
        <w:t>guardian</w:t>
      </w:r>
    </w:p>
    <w:p w14:paraId="20CF85D4" w14:textId="77777777" w:rsidR="007A1F44" w:rsidRPr="00977EA3" w:rsidRDefault="007A1F44" w:rsidP="003462A5">
      <w:pPr>
        <w:pStyle w:val="Puntoelenco2"/>
      </w:pPr>
      <w:proofErr w:type="spellStart"/>
      <w:r w:rsidRPr="00977EA3">
        <w:t>contactParty</w:t>
      </w:r>
      <w:proofErr w:type="spellEnd"/>
    </w:p>
    <w:p w14:paraId="544DDDCC" w14:textId="77777777" w:rsidR="007A1F44" w:rsidRPr="00977EA3" w:rsidRDefault="007A1F44" w:rsidP="003462A5">
      <w:pPr>
        <w:pStyle w:val="Puntoelenco2"/>
      </w:pPr>
      <w:proofErr w:type="spellStart"/>
      <w:r w:rsidRPr="00977EA3">
        <w:t>asMember</w:t>
      </w:r>
      <w:proofErr w:type="spellEnd"/>
    </w:p>
    <w:p w14:paraId="4A42B566" w14:textId="77777777" w:rsidR="007A1F44" w:rsidRPr="00977EA3" w:rsidRDefault="007A1F44" w:rsidP="003462A5">
      <w:pPr>
        <w:pStyle w:val="Puntoelenco2"/>
      </w:pPr>
      <w:proofErr w:type="spellStart"/>
      <w:r w:rsidRPr="00977EA3">
        <w:t>careGiver</w:t>
      </w:r>
      <w:proofErr w:type="spellEnd"/>
    </w:p>
    <w:p w14:paraId="7C35DF2B" w14:textId="77777777" w:rsidR="007A1F44" w:rsidRPr="00977EA3" w:rsidRDefault="007A1F44" w:rsidP="003462A5">
      <w:pPr>
        <w:pStyle w:val="Puntoelenco2"/>
      </w:pPr>
      <w:proofErr w:type="spellStart"/>
      <w:r w:rsidRPr="00977EA3">
        <w:t>asStudent</w:t>
      </w:r>
      <w:proofErr w:type="spellEnd"/>
    </w:p>
    <w:p w14:paraId="39BF8203" w14:textId="77777777" w:rsidR="007A1F44" w:rsidRPr="00977EA3" w:rsidRDefault="007A1F44" w:rsidP="00A90064">
      <w:pPr>
        <w:pStyle w:val="Corpotesto"/>
      </w:pPr>
      <w:r w:rsidRPr="00977EA3">
        <w:t>The following participations are omitted:</w:t>
      </w:r>
    </w:p>
    <w:p w14:paraId="02EB7DA4" w14:textId="77777777" w:rsidR="007A1F44" w:rsidRPr="00977EA3" w:rsidRDefault="007A1F44" w:rsidP="003462A5">
      <w:pPr>
        <w:pStyle w:val="Puntoelenco2"/>
      </w:pPr>
      <w:proofErr w:type="spellStart"/>
      <w:r w:rsidRPr="00977EA3">
        <w:lastRenderedPageBreak/>
        <w:t>subjectOf</w:t>
      </w:r>
      <w:proofErr w:type="spellEnd"/>
      <w:r w:rsidRPr="00977EA3">
        <w:t xml:space="preserve"> (</w:t>
      </w:r>
      <w:proofErr w:type="spellStart"/>
      <w:r w:rsidRPr="00977EA3">
        <w:t>administrativeObservation</w:t>
      </w:r>
      <w:proofErr w:type="spellEnd"/>
      <w:r w:rsidRPr="00977EA3">
        <w:t>)</w:t>
      </w:r>
    </w:p>
    <w:p w14:paraId="1F3FBA2C" w14:textId="77777777" w:rsidR="007A1F44" w:rsidRPr="00977EA3" w:rsidRDefault="007A1F44" w:rsidP="003462A5">
      <w:pPr>
        <w:pStyle w:val="Puntoelenco2"/>
      </w:pPr>
      <w:proofErr w:type="spellStart"/>
      <w:r w:rsidRPr="00977EA3">
        <w:t>coveredPartyOf</w:t>
      </w:r>
      <w:proofErr w:type="spellEnd"/>
      <w:r w:rsidRPr="00977EA3">
        <w:t xml:space="preserve"> (coverage)</w:t>
      </w:r>
    </w:p>
    <w:p w14:paraId="6AD5E94D" w14:textId="77777777" w:rsidR="007A1F44" w:rsidRPr="00977EA3" w:rsidRDefault="007A1F44" w:rsidP="00A90064">
      <w:pPr>
        <w:pStyle w:val="Corpotesto"/>
      </w:pPr>
      <w:r w:rsidRPr="00977EA3">
        <w:t xml:space="preserve"> </w:t>
      </w:r>
    </w:p>
    <w:p w14:paraId="2B640C1C" w14:textId="77777777" w:rsidR="007A1F44" w:rsidRPr="00977EA3" w:rsidRDefault="00D139D9" w:rsidP="00D372D5">
      <w:pPr>
        <w:pStyle w:val="Corpotesto"/>
        <w:jc w:val="center"/>
      </w:pPr>
      <w:r w:rsidRPr="00977EA3">
        <w:rPr>
          <w:noProof/>
        </w:rPr>
        <w:drawing>
          <wp:inline distT="0" distB="0" distL="0" distR="0" wp14:anchorId="6D8B59EB" wp14:editId="16058B14">
            <wp:extent cx="5845175" cy="4635500"/>
            <wp:effectExtent l="0" t="0" r="0" b="12700"/>
            <wp:docPr id="42" name="Picture 45" descr="PRPA_RM201301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PA_RM201301IH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845175" cy="4635500"/>
                    </a:xfrm>
                    <a:prstGeom prst="rect">
                      <a:avLst/>
                    </a:prstGeom>
                    <a:noFill/>
                    <a:ln>
                      <a:noFill/>
                    </a:ln>
                  </pic:spPr>
                </pic:pic>
              </a:graphicData>
            </a:graphic>
          </wp:inline>
        </w:drawing>
      </w:r>
    </w:p>
    <w:p w14:paraId="38315F9F" w14:textId="01F90706" w:rsidR="007A1F44" w:rsidRPr="00977EA3" w:rsidRDefault="007A1F44" w:rsidP="00A90064">
      <w:pPr>
        <w:pStyle w:val="FigureTitle"/>
        <w:rPr>
          <w:noProof w:val="0"/>
        </w:rPr>
      </w:pPr>
      <w:r w:rsidRPr="00977EA3">
        <w:rPr>
          <w:noProof w:val="0"/>
        </w:rPr>
        <w:t>Figure 3.44.4.1.2</w:t>
      </w:r>
      <w:r w:rsidR="00FD1266">
        <w:rPr>
          <w:noProof w:val="0"/>
        </w:rPr>
        <w:t>.2</w:t>
      </w:r>
      <w:r w:rsidRPr="00977EA3">
        <w:rPr>
          <w:noProof w:val="0"/>
        </w:rPr>
        <w:t>-1: RMIM Diagram</w:t>
      </w:r>
    </w:p>
    <w:p w14:paraId="592E1B3F" w14:textId="77777777" w:rsidR="007A1F44" w:rsidRPr="00977EA3" w:rsidRDefault="007A1F44" w:rsidP="00A90064">
      <w:pPr>
        <w:pStyle w:val="Corpotesto"/>
      </w:pPr>
    </w:p>
    <w:p w14:paraId="58D81A79" w14:textId="77777777" w:rsidR="007A1F44" w:rsidRPr="00977EA3" w:rsidRDefault="007A1F44" w:rsidP="00A90064">
      <w:pPr>
        <w:pStyle w:val="Corpotesto"/>
      </w:pPr>
      <w:r w:rsidRPr="00977EA3">
        <w:t xml:space="preserve">The attributes of this model are described in the following table. Note that CMETs are not discussed, as the HL7 definitions for them are being used. </w:t>
      </w:r>
    </w:p>
    <w:p w14:paraId="450534D2" w14:textId="08F75F31" w:rsidR="007A1F44" w:rsidRPr="00977EA3" w:rsidRDefault="007A1F44" w:rsidP="00A90064">
      <w:pPr>
        <w:pStyle w:val="TableTitle"/>
        <w:rPr>
          <w:noProof w:val="0"/>
        </w:rPr>
      </w:pPr>
      <w:r w:rsidRPr="00977EA3">
        <w:rPr>
          <w:noProof w:val="0"/>
        </w:rPr>
        <w:t>Table 3.44.4.1.2</w:t>
      </w:r>
      <w:r w:rsidR="00752BB9">
        <w:rPr>
          <w:noProof w:val="0"/>
        </w:rPr>
        <w:t>.2</w:t>
      </w:r>
      <w:r w:rsidRPr="00977EA3">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977EA3" w14:paraId="55983CE6" w14:textId="77777777" w:rsidTr="00B6518F">
        <w:trPr>
          <w:trHeight w:val="525"/>
          <w:tblHeader/>
        </w:trPr>
        <w:tc>
          <w:tcPr>
            <w:tcW w:w="4365" w:type="dxa"/>
            <w:shd w:val="clear" w:color="auto" w:fill="D9D9D9"/>
          </w:tcPr>
          <w:p w14:paraId="73C82E55" w14:textId="77777777" w:rsidR="007A1F44" w:rsidRPr="00E63AF6" w:rsidRDefault="007A1F44" w:rsidP="00A063AC">
            <w:pPr>
              <w:pStyle w:val="TableEntryHeader"/>
              <w:rPr>
                <w:noProof w:val="0"/>
                <w:lang w:val="fr-FR"/>
                <w:rPrChange w:id="2417" w:author="Gregorio Canal" w:date="2019-05-22T14:54:00Z">
                  <w:rPr>
                    <w:noProof w:val="0"/>
                  </w:rPr>
                </w:rPrChange>
              </w:rPr>
            </w:pPr>
            <w:r w:rsidRPr="00E63AF6">
              <w:rPr>
                <w:noProof w:val="0"/>
                <w:lang w:val="fr-FR"/>
                <w:rPrChange w:id="2418" w:author="Gregorio Canal" w:date="2019-05-22T14:54:00Z">
                  <w:rPr>
                    <w:noProof w:val="0"/>
                  </w:rPr>
                </w:rPrChange>
              </w:rPr>
              <w:t>PRPA_HD201301IHE</w:t>
            </w:r>
            <w:r w:rsidRPr="00E63AF6">
              <w:rPr>
                <w:noProof w:val="0"/>
                <w:lang w:val="fr-FR"/>
                <w:rPrChange w:id="2419" w:author="Gregorio Canal" w:date="2019-05-22T14:54:00Z">
                  <w:rPr>
                    <w:noProof w:val="0"/>
                  </w:rPr>
                </w:rPrChange>
              </w:rPr>
              <w:br/>
              <w:t xml:space="preserve">Patient </w:t>
            </w:r>
            <w:proofErr w:type="spellStart"/>
            <w:r w:rsidRPr="00E63AF6">
              <w:rPr>
                <w:noProof w:val="0"/>
                <w:lang w:val="fr-FR"/>
                <w:rPrChange w:id="2420" w:author="Gregorio Canal" w:date="2019-05-22T14:54:00Z">
                  <w:rPr>
                    <w:noProof w:val="0"/>
                  </w:rPr>
                </w:rPrChange>
              </w:rPr>
              <w:t>Activate</w:t>
            </w:r>
            <w:proofErr w:type="spellEnd"/>
            <w:r w:rsidRPr="00E63AF6">
              <w:rPr>
                <w:noProof w:val="0"/>
                <w:lang w:val="fr-FR"/>
                <w:rPrChange w:id="2421" w:author="Gregorio Canal" w:date="2019-05-22T14:54:00Z">
                  <w:rPr>
                    <w:noProof w:val="0"/>
                  </w:rPr>
                </w:rPrChange>
              </w:rPr>
              <w:t>/</w:t>
            </w:r>
            <w:proofErr w:type="spellStart"/>
            <w:r w:rsidRPr="00E63AF6">
              <w:rPr>
                <w:noProof w:val="0"/>
                <w:lang w:val="fr-FR"/>
                <w:rPrChange w:id="2422" w:author="Gregorio Canal" w:date="2019-05-22T14:54:00Z">
                  <w:rPr>
                    <w:noProof w:val="0"/>
                  </w:rPr>
                </w:rPrChange>
              </w:rPr>
              <w:t>Revise</w:t>
            </w:r>
            <w:proofErr w:type="spellEnd"/>
          </w:p>
        </w:tc>
        <w:tc>
          <w:tcPr>
            <w:tcW w:w="5283" w:type="dxa"/>
            <w:shd w:val="clear" w:color="auto" w:fill="D9D9D9"/>
          </w:tcPr>
          <w:p w14:paraId="61A66F1C" w14:textId="77777777" w:rsidR="007A1F44" w:rsidRPr="00977EA3" w:rsidRDefault="007A1F44" w:rsidP="00A53067">
            <w:pPr>
              <w:pStyle w:val="TableEntryHeader"/>
              <w:rPr>
                <w:noProof w:val="0"/>
              </w:rPr>
            </w:pPr>
            <w:r w:rsidRPr="00977EA3">
              <w:rPr>
                <w:noProof w:val="0"/>
              </w:rPr>
              <w:t>This HMD extract defines the message used to report that a new patient record was added, or a patient record was updated.</w:t>
            </w:r>
          </w:p>
          <w:p w14:paraId="4901654E" w14:textId="150B81B1" w:rsidR="007A1F44" w:rsidRPr="00977EA3" w:rsidRDefault="007A1F44" w:rsidP="00A53067">
            <w:pPr>
              <w:pStyle w:val="TableEntryHeader"/>
              <w:rPr>
                <w:noProof w:val="0"/>
              </w:rPr>
            </w:pPr>
            <w:r w:rsidRPr="00977EA3">
              <w:rPr>
                <w:noProof w:val="0"/>
              </w:rPr>
              <w:t>Derived from Figure 3.44.4.1.2</w:t>
            </w:r>
            <w:r w:rsidR="00752BB9">
              <w:rPr>
                <w:noProof w:val="0"/>
              </w:rPr>
              <w:t>.2</w:t>
            </w:r>
            <w:r w:rsidRPr="00977EA3">
              <w:rPr>
                <w:noProof w:val="0"/>
              </w:rPr>
              <w:t>-1 (PRPA_RM201301IHE)</w:t>
            </w:r>
          </w:p>
        </w:tc>
      </w:tr>
      <w:tr w:rsidR="007A1F44" w:rsidRPr="00977EA3" w14:paraId="1E53C025" w14:textId="77777777">
        <w:tc>
          <w:tcPr>
            <w:tcW w:w="4365" w:type="dxa"/>
          </w:tcPr>
          <w:p w14:paraId="4C651C0B" w14:textId="77777777" w:rsidR="007A1F44" w:rsidRPr="00977EA3" w:rsidRDefault="007A1F44" w:rsidP="00A063AC">
            <w:pPr>
              <w:pStyle w:val="TableEntry"/>
              <w:rPr>
                <w:b/>
                <w:bCs/>
                <w:noProof w:val="0"/>
              </w:rPr>
            </w:pPr>
            <w:r w:rsidRPr="00977EA3">
              <w:rPr>
                <w:b/>
                <w:bCs/>
                <w:noProof w:val="0"/>
              </w:rPr>
              <w:t>Patient</w:t>
            </w:r>
          </w:p>
        </w:tc>
        <w:tc>
          <w:tcPr>
            <w:tcW w:w="5283" w:type="dxa"/>
          </w:tcPr>
          <w:p w14:paraId="5DF1BFB1" w14:textId="77777777" w:rsidR="007A1F44" w:rsidRPr="00977EA3" w:rsidRDefault="007A1F44" w:rsidP="00A53067">
            <w:pPr>
              <w:pStyle w:val="TableEntry"/>
              <w:rPr>
                <w:noProof w:val="0"/>
              </w:rPr>
            </w:pPr>
            <w:r w:rsidRPr="00977EA3">
              <w:rPr>
                <w:noProof w:val="0"/>
              </w:rPr>
              <w:t>The primary record for the focal person in a Patient Identity Source</w:t>
            </w:r>
          </w:p>
        </w:tc>
      </w:tr>
      <w:tr w:rsidR="007A1F44" w:rsidRPr="00977EA3" w14:paraId="63987454" w14:textId="77777777">
        <w:tc>
          <w:tcPr>
            <w:tcW w:w="4365" w:type="dxa"/>
          </w:tcPr>
          <w:p w14:paraId="0DFF12ED" w14:textId="77777777" w:rsidR="007A1F44" w:rsidRPr="00E63AF6" w:rsidRDefault="007A1F44" w:rsidP="00A063AC">
            <w:pPr>
              <w:pStyle w:val="TableEntry"/>
              <w:rPr>
                <w:noProof w:val="0"/>
                <w:lang w:val="fr-FR"/>
                <w:rPrChange w:id="2423" w:author="Gregorio Canal" w:date="2019-05-22T14:54:00Z">
                  <w:rPr>
                    <w:noProof w:val="0"/>
                  </w:rPr>
                </w:rPrChange>
              </w:rPr>
            </w:pPr>
            <w:proofErr w:type="spellStart"/>
            <w:r w:rsidRPr="00E63AF6">
              <w:rPr>
                <w:noProof w:val="0"/>
                <w:lang w:val="fr-FR"/>
                <w:rPrChange w:id="2424" w:author="Gregorio Canal" w:date="2019-05-22T14:54:00Z">
                  <w:rPr>
                    <w:noProof w:val="0"/>
                  </w:rPr>
                </w:rPrChange>
              </w:rPr>
              <w:t>classCode</w:t>
            </w:r>
            <w:proofErr w:type="spellEnd"/>
            <w:r w:rsidRPr="00E63AF6">
              <w:rPr>
                <w:noProof w:val="0"/>
                <w:lang w:val="fr-FR"/>
                <w:rPrChange w:id="2425" w:author="Gregorio Canal" w:date="2019-05-22T14:54:00Z">
                  <w:rPr>
                    <w:noProof w:val="0"/>
                  </w:rPr>
                </w:rPrChange>
              </w:rPr>
              <w:t xml:space="preserve"> [1..1] (M)</w:t>
            </w:r>
          </w:p>
          <w:p w14:paraId="0D85CC84" w14:textId="77777777" w:rsidR="007A1F44" w:rsidRPr="00E63AF6" w:rsidRDefault="007A1F44" w:rsidP="00A53067">
            <w:pPr>
              <w:pStyle w:val="TableEntry"/>
              <w:rPr>
                <w:noProof w:val="0"/>
                <w:lang w:val="fr-FR"/>
                <w:rPrChange w:id="2426" w:author="Gregorio Canal" w:date="2019-05-22T14:54:00Z">
                  <w:rPr>
                    <w:noProof w:val="0"/>
                  </w:rPr>
                </w:rPrChange>
              </w:rPr>
            </w:pPr>
            <w:r w:rsidRPr="00E63AF6">
              <w:rPr>
                <w:noProof w:val="0"/>
                <w:lang w:val="fr-FR"/>
                <w:rPrChange w:id="2427" w:author="Gregorio Canal" w:date="2019-05-22T14:54:00Z">
                  <w:rPr>
                    <w:noProof w:val="0"/>
                  </w:rPr>
                </w:rPrChange>
              </w:rPr>
              <w:t>Patient (CS) {CNE:PAT}</w:t>
            </w:r>
          </w:p>
        </w:tc>
        <w:tc>
          <w:tcPr>
            <w:tcW w:w="5283" w:type="dxa"/>
          </w:tcPr>
          <w:p w14:paraId="6103A331" w14:textId="77777777" w:rsidR="007A1F44" w:rsidRPr="00977EA3" w:rsidRDefault="007A1F44" w:rsidP="00A53067">
            <w:pPr>
              <w:pStyle w:val="TableEntry"/>
              <w:rPr>
                <w:noProof w:val="0"/>
              </w:rPr>
            </w:pPr>
            <w:r w:rsidRPr="00977EA3">
              <w:rPr>
                <w:noProof w:val="0"/>
              </w:rPr>
              <w:t>Structural attribute; this is a "patient" role</w:t>
            </w:r>
          </w:p>
        </w:tc>
      </w:tr>
      <w:tr w:rsidR="007A1F44" w:rsidRPr="00977EA3" w14:paraId="125EF628" w14:textId="77777777">
        <w:tc>
          <w:tcPr>
            <w:tcW w:w="4365" w:type="dxa"/>
          </w:tcPr>
          <w:p w14:paraId="6AB39913" w14:textId="77777777" w:rsidR="007A1F44" w:rsidRPr="00977EA3" w:rsidRDefault="007A1F44" w:rsidP="00A063AC">
            <w:pPr>
              <w:pStyle w:val="TableEntry"/>
              <w:rPr>
                <w:noProof w:val="0"/>
              </w:rPr>
            </w:pPr>
            <w:r w:rsidRPr="00977EA3">
              <w:rPr>
                <w:noProof w:val="0"/>
              </w:rPr>
              <w:lastRenderedPageBreak/>
              <w:t xml:space="preserve">id [1..*] (M) </w:t>
            </w:r>
          </w:p>
          <w:p w14:paraId="07045096" w14:textId="77777777" w:rsidR="007A1F44" w:rsidRPr="00977EA3" w:rsidRDefault="007A1F44" w:rsidP="00A53067">
            <w:pPr>
              <w:pStyle w:val="TableEntry"/>
              <w:rPr>
                <w:noProof w:val="0"/>
              </w:rPr>
            </w:pPr>
            <w:r w:rsidRPr="00977EA3">
              <w:rPr>
                <w:noProof w:val="0"/>
              </w:rPr>
              <w:t>Patient (</w:t>
            </w:r>
            <w:hyperlink r:id="rId118" w:anchor="dt-SET" w:history="1">
              <w:r w:rsidRPr="00977EA3">
                <w:rPr>
                  <w:rStyle w:val="Collegamentoipertestuale"/>
                  <w:rFonts w:ascii="Arial" w:hAnsi="Arial" w:cs="Arial"/>
                  <w:noProof w:val="0"/>
                  <w:szCs w:val="18"/>
                </w:rPr>
                <w:t>SET</w:t>
              </w:r>
            </w:hyperlink>
            <w:r w:rsidRPr="00977EA3">
              <w:rPr>
                <w:noProof w:val="0"/>
              </w:rPr>
              <w:t>&lt;</w:t>
            </w:r>
            <w:hyperlink r:id="rId119" w:anchor="dt-II" w:history="1">
              <w:r w:rsidRPr="00977EA3">
                <w:rPr>
                  <w:rStyle w:val="Collegamentoipertestuale"/>
                  <w:rFonts w:ascii="Arial" w:hAnsi="Arial" w:cs="Arial"/>
                  <w:noProof w:val="0"/>
                  <w:szCs w:val="18"/>
                </w:rPr>
                <w:t>II</w:t>
              </w:r>
            </w:hyperlink>
            <w:r w:rsidRPr="00977EA3">
              <w:rPr>
                <w:noProof w:val="0"/>
              </w:rPr>
              <w:t xml:space="preserve">&gt;) </w:t>
            </w:r>
          </w:p>
        </w:tc>
        <w:tc>
          <w:tcPr>
            <w:tcW w:w="5283" w:type="dxa"/>
          </w:tcPr>
          <w:p w14:paraId="4B94466F" w14:textId="091A1C90" w:rsidR="007A1F44" w:rsidRPr="00977EA3" w:rsidRDefault="007A1F44" w:rsidP="00A53067">
            <w:pPr>
              <w:pStyle w:val="TableEntry"/>
              <w:rPr>
                <w:noProof w:val="0"/>
              </w:rPr>
            </w:pPr>
            <w:r w:rsidRPr="00977EA3">
              <w:rPr>
                <w:noProof w:val="0"/>
              </w:rPr>
              <w:t>Identifiers designated by this patient identity source for the focal person</w:t>
            </w:r>
            <w:r w:rsidR="00952DDA" w:rsidRPr="00977EA3">
              <w:rPr>
                <w:noProof w:val="0"/>
              </w:rPr>
              <w:t xml:space="preserve"> </w:t>
            </w:r>
          </w:p>
        </w:tc>
      </w:tr>
      <w:tr w:rsidR="007A1F44" w:rsidRPr="00977EA3" w14:paraId="3ECEFC07" w14:textId="77777777">
        <w:tc>
          <w:tcPr>
            <w:tcW w:w="4365" w:type="dxa"/>
          </w:tcPr>
          <w:p w14:paraId="60160A3C" w14:textId="77777777" w:rsidR="007A1F44" w:rsidRPr="00977EA3" w:rsidRDefault="007A1F44" w:rsidP="00A063AC">
            <w:pPr>
              <w:pStyle w:val="TableEntry"/>
              <w:rPr>
                <w:noProof w:val="0"/>
              </w:rPr>
            </w:pPr>
            <w:proofErr w:type="spellStart"/>
            <w:r w:rsidRPr="00977EA3">
              <w:rPr>
                <w:noProof w:val="0"/>
              </w:rPr>
              <w:t>statusCode</w:t>
            </w:r>
            <w:proofErr w:type="spellEnd"/>
            <w:r w:rsidRPr="00977EA3">
              <w:rPr>
                <w:noProof w:val="0"/>
              </w:rPr>
              <w:t xml:space="preserve"> [1..1]</w:t>
            </w:r>
          </w:p>
          <w:p w14:paraId="4893985B" w14:textId="77777777" w:rsidR="007A1F44" w:rsidRPr="00977EA3" w:rsidRDefault="007A1F44" w:rsidP="00A53067">
            <w:pPr>
              <w:pStyle w:val="TableEntry"/>
              <w:rPr>
                <w:noProof w:val="0"/>
              </w:rPr>
            </w:pPr>
            <w:r w:rsidRPr="00977EA3">
              <w:rPr>
                <w:noProof w:val="0"/>
              </w:rPr>
              <w:t>Patient (CS) {</w:t>
            </w:r>
            <w:proofErr w:type="spellStart"/>
            <w:r w:rsidRPr="00977EA3">
              <w:rPr>
                <w:noProof w:val="0"/>
              </w:rPr>
              <w:t>CNE:active</w:t>
            </w:r>
            <w:proofErr w:type="spellEnd"/>
            <w:r w:rsidRPr="00977EA3">
              <w:rPr>
                <w:noProof w:val="0"/>
              </w:rPr>
              <w:t>, fixed value= "active"}</w:t>
            </w:r>
          </w:p>
        </w:tc>
        <w:tc>
          <w:tcPr>
            <w:tcW w:w="5283" w:type="dxa"/>
          </w:tcPr>
          <w:p w14:paraId="6148BEDD" w14:textId="77777777" w:rsidR="007A1F44" w:rsidRPr="00977EA3" w:rsidRDefault="007A1F44" w:rsidP="00A53067">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49F9187E" w14:textId="77777777">
        <w:tc>
          <w:tcPr>
            <w:tcW w:w="4365" w:type="dxa"/>
          </w:tcPr>
          <w:p w14:paraId="25A766EB" w14:textId="77777777" w:rsidR="007A1F44" w:rsidRPr="00977EA3" w:rsidRDefault="007A1F44" w:rsidP="00A063AC">
            <w:pPr>
              <w:pStyle w:val="TableEntry"/>
              <w:rPr>
                <w:noProof w:val="0"/>
              </w:rPr>
            </w:pPr>
            <w:proofErr w:type="spellStart"/>
            <w:r w:rsidRPr="00977EA3">
              <w:rPr>
                <w:noProof w:val="0"/>
              </w:rPr>
              <w:t>confidentialityCode</w:t>
            </w:r>
            <w:proofErr w:type="spellEnd"/>
            <w:r w:rsidRPr="00977EA3">
              <w:rPr>
                <w:noProof w:val="0"/>
              </w:rPr>
              <w:t xml:space="preserve"> [0..*]</w:t>
            </w:r>
          </w:p>
          <w:p w14:paraId="22241F10" w14:textId="77777777" w:rsidR="007A1F44" w:rsidRPr="00977EA3" w:rsidRDefault="007A1F44" w:rsidP="00A53067">
            <w:pPr>
              <w:pStyle w:val="TableEntry"/>
              <w:rPr>
                <w:noProof w:val="0"/>
              </w:rPr>
            </w:pPr>
            <w:r w:rsidRPr="00977EA3">
              <w:rPr>
                <w:noProof w:val="0"/>
              </w:rPr>
              <w:t>Patient (SET&lt;CE&gt;) {</w:t>
            </w:r>
            <w:proofErr w:type="spellStart"/>
            <w:r w:rsidRPr="00977EA3">
              <w:rPr>
                <w:noProof w:val="0"/>
              </w:rPr>
              <w:t>CWE:Confidentiality</w:t>
            </w:r>
            <w:proofErr w:type="spellEnd"/>
            <w:r w:rsidRPr="00977EA3">
              <w:rPr>
                <w:noProof w:val="0"/>
              </w:rPr>
              <w:t>}</w:t>
            </w:r>
          </w:p>
        </w:tc>
        <w:tc>
          <w:tcPr>
            <w:tcW w:w="5283" w:type="dxa"/>
          </w:tcPr>
          <w:p w14:paraId="5EC86C8C" w14:textId="49C66B79" w:rsidR="007A1F44" w:rsidRPr="00977EA3" w:rsidRDefault="007A1F44" w:rsidP="00A53067">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239D5415" w14:textId="77777777">
        <w:tc>
          <w:tcPr>
            <w:tcW w:w="4365" w:type="dxa"/>
          </w:tcPr>
          <w:p w14:paraId="742D673F" w14:textId="77777777" w:rsidR="007A1F44" w:rsidRPr="00E63AF6" w:rsidRDefault="007A1F44" w:rsidP="00A063AC">
            <w:pPr>
              <w:pStyle w:val="TableEntry"/>
              <w:rPr>
                <w:noProof w:val="0"/>
                <w:lang w:val="fr-FR"/>
                <w:rPrChange w:id="2428" w:author="Gregorio Canal" w:date="2019-05-22T14:54:00Z">
                  <w:rPr>
                    <w:noProof w:val="0"/>
                  </w:rPr>
                </w:rPrChange>
              </w:rPr>
            </w:pPr>
            <w:proofErr w:type="spellStart"/>
            <w:r w:rsidRPr="00E63AF6">
              <w:rPr>
                <w:noProof w:val="0"/>
                <w:lang w:val="fr-FR"/>
                <w:rPrChange w:id="2429" w:author="Gregorio Canal" w:date="2019-05-22T14:54:00Z">
                  <w:rPr>
                    <w:noProof w:val="0"/>
                  </w:rPr>
                </w:rPrChange>
              </w:rPr>
              <w:t>veryImportantPersonCode</w:t>
            </w:r>
            <w:proofErr w:type="spellEnd"/>
            <w:r w:rsidRPr="00E63AF6">
              <w:rPr>
                <w:noProof w:val="0"/>
                <w:lang w:val="fr-FR"/>
                <w:rPrChange w:id="2430" w:author="Gregorio Canal" w:date="2019-05-22T14:54:00Z">
                  <w:rPr>
                    <w:noProof w:val="0"/>
                  </w:rPr>
                </w:rPrChange>
              </w:rPr>
              <w:t xml:space="preserve"> [0..1]</w:t>
            </w:r>
          </w:p>
          <w:p w14:paraId="0CDED50D" w14:textId="77777777" w:rsidR="007A1F44" w:rsidRPr="00E63AF6" w:rsidRDefault="007A1F44" w:rsidP="00A53067">
            <w:pPr>
              <w:pStyle w:val="TableEntry"/>
              <w:rPr>
                <w:noProof w:val="0"/>
                <w:lang w:val="fr-FR"/>
                <w:rPrChange w:id="2431" w:author="Gregorio Canal" w:date="2019-05-22T14:54:00Z">
                  <w:rPr>
                    <w:noProof w:val="0"/>
                  </w:rPr>
                </w:rPrChange>
              </w:rPr>
            </w:pPr>
            <w:r w:rsidRPr="00E63AF6">
              <w:rPr>
                <w:noProof w:val="0"/>
                <w:lang w:val="fr-FR"/>
                <w:rPrChange w:id="2432" w:author="Gregorio Canal" w:date="2019-05-22T14:54:00Z">
                  <w:rPr>
                    <w:noProof w:val="0"/>
                  </w:rPr>
                </w:rPrChange>
              </w:rPr>
              <w:t>Patient (CE) {</w:t>
            </w:r>
            <w:proofErr w:type="spellStart"/>
            <w:r w:rsidRPr="00E63AF6">
              <w:rPr>
                <w:noProof w:val="0"/>
                <w:lang w:val="fr-FR"/>
                <w:rPrChange w:id="2433" w:author="Gregorio Canal" w:date="2019-05-22T14:54:00Z">
                  <w:rPr>
                    <w:noProof w:val="0"/>
                  </w:rPr>
                </w:rPrChange>
              </w:rPr>
              <w:t>CWE:PatientImportance</w:t>
            </w:r>
            <w:proofErr w:type="spellEnd"/>
            <w:r w:rsidRPr="00E63AF6">
              <w:rPr>
                <w:noProof w:val="0"/>
                <w:lang w:val="fr-FR"/>
                <w:rPrChange w:id="2434" w:author="Gregorio Canal" w:date="2019-05-22T14:54:00Z">
                  <w:rPr>
                    <w:noProof w:val="0"/>
                  </w:rPr>
                </w:rPrChange>
              </w:rPr>
              <w:t>}</w:t>
            </w:r>
          </w:p>
        </w:tc>
        <w:tc>
          <w:tcPr>
            <w:tcW w:w="5283" w:type="dxa"/>
          </w:tcPr>
          <w:p w14:paraId="5B9FFC42" w14:textId="77777777" w:rsidR="007A1F44" w:rsidRPr="00977EA3" w:rsidRDefault="007A1F44" w:rsidP="00A53067">
            <w:pPr>
              <w:pStyle w:val="TableEntry"/>
              <w:rPr>
                <w:noProof w:val="0"/>
              </w:rPr>
            </w:pPr>
            <w:r w:rsidRPr="00977EA3">
              <w:rPr>
                <w:noProof w:val="0"/>
              </w:rPr>
              <w:t xml:space="preserve">A code specifying the patient's special status granted by the </w:t>
            </w:r>
            <w:proofErr w:type="spellStart"/>
            <w:r w:rsidRPr="00977EA3">
              <w:rPr>
                <w:noProof w:val="0"/>
              </w:rPr>
              <w:t>scoper</w:t>
            </w:r>
            <w:proofErr w:type="spellEnd"/>
            <w:r w:rsidRPr="00977EA3">
              <w:rPr>
                <w:noProof w:val="0"/>
              </w:rPr>
              <w:t xml:space="preserve"> organization, often resulting in preferred treatment and special considerations. Examples include board member, diplomat.</w:t>
            </w:r>
          </w:p>
        </w:tc>
      </w:tr>
      <w:tr w:rsidR="007A1F44" w:rsidRPr="00977EA3" w14:paraId="4323EAE1" w14:textId="77777777">
        <w:tc>
          <w:tcPr>
            <w:tcW w:w="4365" w:type="dxa"/>
          </w:tcPr>
          <w:p w14:paraId="65AF76E1" w14:textId="77777777" w:rsidR="007A1F44" w:rsidRPr="00977EA3" w:rsidRDefault="007A1F44" w:rsidP="00A063AC">
            <w:pPr>
              <w:pStyle w:val="TableEntry"/>
              <w:rPr>
                <w:b/>
                <w:noProof w:val="0"/>
              </w:rPr>
            </w:pPr>
            <w:r w:rsidRPr="00977EA3">
              <w:rPr>
                <w:b/>
                <w:noProof w:val="0"/>
              </w:rPr>
              <w:t>Person</w:t>
            </w:r>
          </w:p>
        </w:tc>
        <w:tc>
          <w:tcPr>
            <w:tcW w:w="5283" w:type="dxa"/>
          </w:tcPr>
          <w:p w14:paraId="177079FF" w14:textId="77777777" w:rsidR="007A1F44" w:rsidRPr="00977EA3" w:rsidRDefault="007A1F44" w:rsidP="00A53067">
            <w:pPr>
              <w:pStyle w:val="TableEntry"/>
              <w:rPr>
                <w:noProof w:val="0"/>
              </w:rPr>
            </w:pPr>
            <w:r w:rsidRPr="00977EA3">
              <w:rPr>
                <w:noProof w:val="0"/>
              </w:rPr>
              <w:t xml:space="preserve">A subtype of </w:t>
            </w:r>
            <w:proofErr w:type="spellStart"/>
            <w:r w:rsidRPr="00977EA3">
              <w:rPr>
                <w:noProof w:val="0"/>
              </w:rPr>
              <w:t>LivingSubject</w:t>
            </w:r>
            <w:proofErr w:type="spellEnd"/>
            <w:r w:rsidRPr="00977EA3">
              <w:rPr>
                <w:noProof w:val="0"/>
              </w:rPr>
              <w:t xml:space="preserve"> representing a human being</w:t>
            </w:r>
          </w:p>
          <w:p w14:paraId="5104E076" w14:textId="77777777" w:rsidR="007A1F44" w:rsidRPr="00977EA3" w:rsidRDefault="007A1F44" w:rsidP="00A53067">
            <w:pPr>
              <w:pStyle w:val="TableEntry"/>
              <w:rPr>
                <w:noProof w:val="0"/>
              </w:rPr>
            </w:pPr>
            <w:r w:rsidRPr="00977EA3">
              <w:rPr>
                <w:noProof w:val="0"/>
              </w:rPr>
              <w:t>Either Person.name or Patient.id must be non-null</w:t>
            </w:r>
          </w:p>
        </w:tc>
      </w:tr>
      <w:tr w:rsidR="007A1F44" w:rsidRPr="00977EA3" w14:paraId="0C9E832C" w14:textId="77777777">
        <w:tc>
          <w:tcPr>
            <w:tcW w:w="4365" w:type="dxa"/>
          </w:tcPr>
          <w:p w14:paraId="53F695AD" w14:textId="77777777" w:rsidR="007A1F44" w:rsidRPr="00977EA3" w:rsidRDefault="007A1F44" w:rsidP="00A063AC">
            <w:pPr>
              <w:pStyle w:val="TableEntry"/>
              <w:rPr>
                <w:noProof w:val="0"/>
              </w:rPr>
            </w:pPr>
            <w:proofErr w:type="spellStart"/>
            <w:r w:rsidRPr="00977EA3">
              <w:rPr>
                <w:noProof w:val="0"/>
              </w:rPr>
              <w:t>classCode</w:t>
            </w:r>
            <w:proofErr w:type="spellEnd"/>
            <w:r w:rsidRPr="00977EA3">
              <w:rPr>
                <w:noProof w:val="0"/>
              </w:rPr>
              <w:t xml:space="preserve"> [1..1] (M)</w:t>
            </w:r>
          </w:p>
          <w:p w14:paraId="35D8E2D1" w14:textId="77777777" w:rsidR="007A1F44" w:rsidRPr="00977EA3" w:rsidRDefault="007A1F44" w:rsidP="00A53067">
            <w:pPr>
              <w:pStyle w:val="TableEntry"/>
              <w:rPr>
                <w:noProof w:val="0"/>
              </w:rPr>
            </w:pPr>
            <w:r w:rsidRPr="00977EA3">
              <w:rPr>
                <w:noProof w:val="0"/>
              </w:rPr>
              <w:t>Person (CS) {CNE:PSN, fixed value= "PSN"}</w:t>
            </w:r>
          </w:p>
        </w:tc>
        <w:tc>
          <w:tcPr>
            <w:tcW w:w="5283" w:type="dxa"/>
          </w:tcPr>
          <w:p w14:paraId="5C824504" w14:textId="77777777" w:rsidR="007A1F44" w:rsidRPr="00977EA3" w:rsidRDefault="007A1F44" w:rsidP="00A53067">
            <w:pPr>
              <w:pStyle w:val="TableEntry"/>
              <w:rPr>
                <w:noProof w:val="0"/>
              </w:rPr>
            </w:pPr>
            <w:r w:rsidRPr="00977EA3">
              <w:rPr>
                <w:noProof w:val="0"/>
              </w:rPr>
              <w:t>Structural attribute; this is a "person" entity</w:t>
            </w:r>
          </w:p>
        </w:tc>
      </w:tr>
      <w:tr w:rsidR="007A1F44" w:rsidRPr="00977EA3" w14:paraId="086BDE79" w14:textId="77777777">
        <w:tc>
          <w:tcPr>
            <w:tcW w:w="4365" w:type="dxa"/>
          </w:tcPr>
          <w:p w14:paraId="381AE4DC" w14:textId="77777777" w:rsidR="007A1F44" w:rsidRPr="00977EA3" w:rsidRDefault="007A1F44" w:rsidP="00A063AC">
            <w:pPr>
              <w:pStyle w:val="TableEntry"/>
              <w:rPr>
                <w:noProof w:val="0"/>
              </w:rPr>
            </w:pPr>
            <w:proofErr w:type="spellStart"/>
            <w:r w:rsidRPr="00977EA3">
              <w:rPr>
                <w:noProof w:val="0"/>
              </w:rPr>
              <w:t>determinerCode</w:t>
            </w:r>
            <w:proofErr w:type="spellEnd"/>
            <w:r w:rsidRPr="00977EA3">
              <w:rPr>
                <w:noProof w:val="0"/>
              </w:rPr>
              <w:t xml:space="preserve"> [1..1] (M)</w:t>
            </w:r>
          </w:p>
          <w:p w14:paraId="7ACA9666" w14:textId="77777777" w:rsidR="007A1F44" w:rsidRPr="00977EA3" w:rsidRDefault="007A1F44" w:rsidP="00A53067">
            <w:pPr>
              <w:pStyle w:val="TableEntry"/>
              <w:rPr>
                <w:noProof w:val="0"/>
              </w:rPr>
            </w:pPr>
            <w:r w:rsidRPr="00977EA3">
              <w:rPr>
                <w:noProof w:val="0"/>
              </w:rPr>
              <w:t>Person (CS) {CNE:INSTANCE, fixed value= "INSTANCE"}</w:t>
            </w:r>
          </w:p>
        </w:tc>
        <w:tc>
          <w:tcPr>
            <w:tcW w:w="5283" w:type="dxa"/>
          </w:tcPr>
          <w:p w14:paraId="48F8B606" w14:textId="77777777" w:rsidR="007A1F44" w:rsidRPr="00977EA3" w:rsidRDefault="007A1F44" w:rsidP="00A53067">
            <w:pPr>
              <w:pStyle w:val="TableEntry"/>
              <w:rPr>
                <w:noProof w:val="0"/>
              </w:rPr>
            </w:pPr>
            <w:r w:rsidRPr="00977EA3">
              <w:rPr>
                <w:noProof w:val="0"/>
              </w:rPr>
              <w:t>Structural attribute; this is a specific person</w:t>
            </w:r>
          </w:p>
        </w:tc>
      </w:tr>
      <w:tr w:rsidR="007A1F44" w:rsidRPr="00977EA3" w14:paraId="499D9FFE" w14:textId="77777777">
        <w:tc>
          <w:tcPr>
            <w:tcW w:w="4365" w:type="dxa"/>
          </w:tcPr>
          <w:p w14:paraId="2D4276B7" w14:textId="77777777" w:rsidR="007A1F44" w:rsidRPr="00977EA3" w:rsidRDefault="007A1F44" w:rsidP="00A063AC">
            <w:pPr>
              <w:pStyle w:val="TableEntry"/>
              <w:rPr>
                <w:noProof w:val="0"/>
              </w:rPr>
            </w:pPr>
            <w:r w:rsidRPr="00977EA3">
              <w:rPr>
                <w:noProof w:val="0"/>
              </w:rPr>
              <w:t>name [1..*]</w:t>
            </w:r>
          </w:p>
          <w:p w14:paraId="69D10B24" w14:textId="77777777" w:rsidR="007A1F44" w:rsidRPr="00977EA3" w:rsidRDefault="007A1F44" w:rsidP="00A53067">
            <w:pPr>
              <w:pStyle w:val="TableEntry"/>
              <w:rPr>
                <w:noProof w:val="0"/>
              </w:rPr>
            </w:pPr>
            <w:r w:rsidRPr="00977EA3">
              <w:rPr>
                <w:noProof w:val="0"/>
              </w:rPr>
              <w:t>Person (BAG&lt;PN&gt;)</w:t>
            </w:r>
          </w:p>
        </w:tc>
        <w:tc>
          <w:tcPr>
            <w:tcW w:w="5283" w:type="dxa"/>
          </w:tcPr>
          <w:p w14:paraId="13A55AEB" w14:textId="77777777" w:rsidR="007A1F44" w:rsidRPr="00977EA3" w:rsidRDefault="007A1F44" w:rsidP="00A53067">
            <w:pPr>
              <w:pStyle w:val="TableEntry"/>
              <w:rPr>
                <w:noProof w:val="0"/>
              </w:rPr>
            </w:pPr>
            <w:r w:rsidRPr="00977EA3">
              <w:rPr>
                <w:noProof w:val="0"/>
              </w:rPr>
              <w:t>Name(s) for this person</w:t>
            </w:r>
          </w:p>
        </w:tc>
      </w:tr>
      <w:tr w:rsidR="007A1F44" w:rsidRPr="00977EA3" w14:paraId="1A20005C" w14:textId="77777777">
        <w:tc>
          <w:tcPr>
            <w:tcW w:w="4365" w:type="dxa"/>
          </w:tcPr>
          <w:p w14:paraId="3F0FBD13" w14:textId="77777777" w:rsidR="007A1F44" w:rsidRPr="00977EA3" w:rsidRDefault="007A1F44" w:rsidP="00A063AC">
            <w:pPr>
              <w:pStyle w:val="TableEntry"/>
              <w:rPr>
                <w:noProof w:val="0"/>
              </w:rPr>
            </w:pPr>
            <w:r w:rsidRPr="00977EA3">
              <w:rPr>
                <w:noProof w:val="0"/>
              </w:rPr>
              <w:t>telecom [0..*]</w:t>
            </w:r>
          </w:p>
          <w:p w14:paraId="59D547A9" w14:textId="77777777" w:rsidR="007A1F44" w:rsidRPr="00977EA3" w:rsidRDefault="007A1F44" w:rsidP="00A53067">
            <w:pPr>
              <w:pStyle w:val="TableEntry"/>
              <w:rPr>
                <w:noProof w:val="0"/>
              </w:rPr>
            </w:pPr>
            <w:r w:rsidRPr="00977EA3">
              <w:rPr>
                <w:noProof w:val="0"/>
              </w:rPr>
              <w:t>Person (BAG&lt;TEL&gt;)</w:t>
            </w:r>
          </w:p>
        </w:tc>
        <w:tc>
          <w:tcPr>
            <w:tcW w:w="5283" w:type="dxa"/>
          </w:tcPr>
          <w:p w14:paraId="662AFC5A" w14:textId="77777777" w:rsidR="007A1F44" w:rsidRPr="00977EA3" w:rsidRDefault="007A1F44" w:rsidP="00A53067">
            <w:pPr>
              <w:pStyle w:val="TableEntry"/>
              <w:rPr>
                <w:noProof w:val="0"/>
              </w:rPr>
            </w:pPr>
            <w:r w:rsidRPr="00977EA3">
              <w:rPr>
                <w:noProof w:val="0"/>
              </w:rPr>
              <w:t>Telecommunication address(es) for communicating with this person</w:t>
            </w:r>
          </w:p>
        </w:tc>
      </w:tr>
      <w:tr w:rsidR="007A1F44" w:rsidRPr="00977EA3" w14:paraId="04303469" w14:textId="77777777">
        <w:tc>
          <w:tcPr>
            <w:tcW w:w="4365" w:type="dxa"/>
          </w:tcPr>
          <w:p w14:paraId="58BA7FF8" w14:textId="77777777" w:rsidR="007A1F44" w:rsidRPr="00E63AF6" w:rsidRDefault="007A1F44" w:rsidP="00A063AC">
            <w:pPr>
              <w:pStyle w:val="TableEntry"/>
              <w:rPr>
                <w:noProof w:val="0"/>
                <w:lang w:val="fr-FR"/>
                <w:rPrChange w:id="2435" w:author="Gregorio Canal" w:date="2019-05-22T14:54:00Z">
                  <w:rPr>
                    <w:noProof w:val="0"/>
                  </w:rPr>
                </w:rPrChange>
              </w:rPr>
            </w:pPr>
            <w:proofErr w:type="spellStart"/>
            <w:r w:rsidRPr="00E63AF6">
              <w:rPr>
                <w:noProof w:val="0"/>
                <w:lang w:val="fr-FR"/>
                <w:rPrChange w:id="2436" w:author="Gregorio Canal" w:date="2019-05-22T14:54:00Z">
                  <w:rPr>
                    <w:noProof w:val="0"/>
                  </w:rPr>
                </w:rPrChange>
              </w:rPr>
              <w:t>administrativeGenderCode</w:t>
            </w:r>
            <w:proofErr w:type="spellEnd"/>
            <w:r w:rsidRPr="00E63AF6">
              <w:rPr>
                <w:noProof w:val="0"/>
                <w:lang w:val="fr-FR"/>
                <w:rPrChange w:id="2437" w:author="Gregorio Canal" w:date="2019-05-22T14:54:00Z">
                  <w:rPr>
                    <w:noProof w:val="0"/>
                  </w:rPr>
                </w:rPrChange>
              </w:rPr>
              <w:t xml:space="preserve"> [0..1]</w:t>
            </w:r>
          </w:p>
          <w:p w14:paraId="05CC2FEE" w14:textId="77777777" w:rsidR="007A1F44" w:rsidRPr="00E63AF6" w:rsidRDefault="007A1F44" w:rsidP="00A53067">
            <w:pPr>
              <w:pStyle w:val="TableEntry"/>
              <w:rPr>
                <w:noProof w:val="0"/>
                <w:lang w:val="fr-FR"/>
                <w:rPrChange w:id="2438" w:author="Gregorio Canal" w:date="2019-05-22T14:54:00Z">
                  <w:rPr>
                    <w:noProof w:val="0"/>
                  </w:rPr>
                </w:rPrChange>
              </w:rPr>
            </w:pPr>
            <w:r w:rsidRPr="00E63AF6">
              <w:rPr>
                <w:noProof w:val="0"/>
                <w:lang w:val="fr-FR"/>
                <w:rPrChange w:id="2439" w:author="Gregorio Canal" w:date="2019-05-22T14:54:00Z">
                  <w:rPr>
                    <w:noProof w:val="0"/>
                  </w:rPr>
                </w:rPrChange>
              </w:rPr>
              <w:t>Person (CE) {</w:t>
            </w:r>
            <w:proofErr w:type="spellStart"/>
            <w:r w:rsidRPr="00E63AF6">
              <w:rPr>
                <w:noProof w:val="0"/>
                <w:lang w:val="fr-FR"/>
                <w:rPrChange w:id="2440" w:author="Gregorio Canal" w:date="2019-05-22T14:54:00Z">
                  <w:rPr>
                    <w:noProof w:val="0"/>
                  </w:rPr>
                </w:rPrChange>
              </w:rPr>
              <w:t>CWE:AdministrativeGender</w:t>
            </w:r>
            <w:proofErr w:type="spellEnd"/>
            <w:r w:rsidRPr="00E63AF6">
              <w:rPr>
                <w:noProof w:val="0"/>
                <w:lang w:val="fr-FR"/>
                <w:rPrChange w:id="2441" w:author="Gregorio Canal" w:date="2019-05-22T14:54:00Z">
                  <w:rPr>
                    <w:noProof w:val="0"/>
                  </w:rPr>
                </w:rPrChange>
              </w:rPr>
              <w:t>}</w:t>
            </w:r>
          </w:p>
        </w:tc>
        <w:tc>
          <w:tcPr>
            <w:tcW w:w="5283" w:type="dxa"/>
          </w:tcPr>
          <w:p w14:paraId="055760FB" w14:textId="77777777" w:rsidR="007A1F44" w:rsidRPr="00977EA3" w:rsidRDefault="007A1F44" w:rsidP="00A53067">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7C4A181E" w14:textId="77777777">
        <w:tc>
          <w:tcPr>
            <w:tcW w:w="4365" w:type="dxa"/>
          </w:tcPr>
          <w:p w14:paraId="48574E9A" w14:textId="77777777" w:rsidR="007A1F44" w:rsidRPr="00977EA3" w:rsidRDefault="007A1F44" w:rsidP="00A063AC">
            <w:pPr>
              <w:pStyle w:val="TableEntry"/>
              <w:rPr>
                <w:noProof w:val="0"/>
              </w:rPr>
            </w:pPr>
            <w:proofErr w:type="spellStart"/>
            <w:r w:rsidRPr="00977EA3">
              <w:rPr>
                <w:noProof w:val="0"/>
              </w:rPr>
              <w:t>birthTime</w:t>
            </w:r>
            <w:proofErr w:type="spellEnd"/>
            <w:r w:rsidRPr="00977EA3">
              <w:rPr>
                <w:noProof w:val="0"/>
              </w:rPr>
              <w:t xml:space="preserve"> [0..1]</w:t>
            </w:r>
          </w:p>
          <w:p w14:paraId="586F3519" w14:textId="77777777" w:rsidR="007A1F44" w:rsidRPr="00977EA3" w:rsidRDefault="007A1F44" w:rsidP="00A53067">
            <w:pPr>
              <w:pStyle w:val="TableEntry"/>
              <w:rPr>
                <w:noProof w:val="0"/>
              </w:rPr>
            </w:pPr>
            <w:r w:rsidRPr="00977EA3">
              <w:rPr>
                <w:noProof w:val="0"/>
              </w:rPr>
              <w:t>Person (TS)</w:t>
            </w:r>
          </w:p>
        </w:tc>
        <w:tc>
          <w:tcPr>
            <w:tcW w:w="5283" w:type="dxa"/>
          </w:tcPr>
          <w:p w14:paraId="3D54E10A" w14:textId="77777777" w:rsidR="007A1F44" w:rsidRPr="00977EA3" w:rsidRDefault="007A1F44" w:rsidP="00A53067">
            <w:pPr>
              <w:pStyle w:val="TableEntry"/>
              <w:rPr>
                <w:noProof w:val="0"/>
              </w:rPr>
            </w:pPr>
            <w:r w:rsidRPr="00977EA3">
              <w:rPr>
                <w:noProof w:val="0"/>
              </w:rPr>
              <w:t>The date and time this person was born</w:t>
            </w:r>
          </w:p>
        </w:tc>
      </w:tr>
      <w:tr w:rsidR="007A1F44" w:rsidRPr="00977EA3" w14:paraId="5D4DD899" w14:textId="77777777">
        <w:tc>
          <w:tcPr>
            <w:tcW w:w="4365" w:type="dxa"/>
          </w:tcPr>
          <w:p w14:paraId="418C2EC9" w14:textId="77777777" w:rsidR="007A1F44" w:rsidRPr="00977EA3" w:rsidRDefault="007A1F44" w:rsidP="00A063AC">
            <w:pPr>
              <w:pStyle w:val="TableEntry"/>
              <w:rPr>
                <w:noProof w:val="0"/>
              </w:rPr>
            </w:pPr>
            <w:proofErr w:type="spellStart"/>
            <w:r w:rsidRPr="00977EA3">
              <w:rPr>
                <w:noProof w:val="0"/>
              </w:rPr>
              <w:t>deceasedInd</w:t>
            </w:r>
            <w:proofErr w:type="spellEnd"/>
            <w:r w:rsidRPr="00977EA3">
              <w:rPr>
                <w:noProof w:val="0"/>
              </w:rPr>
              <w:t xml:space="preserve"> [0..1]</w:t>
            </w:r>
          </w:p>
          <w:p w14:paraId="39EBA079" w14:textId="77777777" w:rsidR="007A1F44" w:rsidRPr="00977EA3" w:rsidRDefault="007A1F44" w:rsidP="00A53067">
            <w:pPr>
              <w:pStyle w:val="TableEntry"/>
              <w:rPr>
                <w:noProof w:val="0"/>
              </w:rPr>
            </w:pPr>
            <w:r w:rsidRPr="00977EA3">
              <w:rPr>
                <w:noProof w:val="0"/>
              </w:rPr>
              <w:t>Person (BL)</w:t>
            </w:r>
          </w:p>
        </w:tc>
        <w:tc>
          <w:tcPr>
            <w:tcW w:w="5283" w:type="dxa"/>
          </w:tcPr>
          <w:p w14:paraId="1F78186D" w14:textId="77777777" w:rsidR="007A1F44" w:rsidRPr="00977EA3" w:rsidRDefault="007A1F44" w:rsidP="00A53067">
            <w:pPr>
              <w:pStyle w:val="TableEntry"/>
              <w:rPr>
                <w:noProof w:val="0"/>
              </w:rPr>
            </w:pPr>
            <w:r w:rsidRPr="00977EA3">
              <w:rPr>
                <w:noProof w:val="0"/>
              </w:rPr>
              <w:t>An indication that this person is dead</w:t>
            </w:r>
          </w:p>
        </w:tc>
      </w:tr>
      <w:tr w:rsidR="007A1F44" w:rsidRPr="00977EA3" w14:paraId="2AA5BE13" w14:textId="77777777">
        <w:tc>
          <w:tcPr>
            <w:tcW w:w="4365" w:type="dxa"/>
          </w:tcPr>
          <w:p w14:paraId="0E7B5EF8" w14:textId="77777777" w:rsidR="007A1F44" w:rsidRPr="00977EA3" w:rsidRDefault="007A1F44" w:rsidP="00A063AC">
            <w:pPr>
              <w:pStyle w:val="TableEntry"/>
              <w:rPr>
                <w:noProof w:val="0"/>
              </w:rPr>
            </w:pPr>
            <w:proofErr w:type="spellStart"/>
            <w:r w:rsidRPr="00977EA3">
              <w:rPr>
                <w:noProof w:val="0"/>
              </w:rPr>
              <w:t>deceasedTime</w:t>
            </w:r>
            <w:proofErr w:type="spellEnd"/>
            <w:r w:rsidRPr="00977EA3">
              <w:rPr>
                <w:noProof w:val="0"/>
              </w:rPr>
              <w:t xml:space="preserve"> [0..1]</w:t>
            </w:r>
          </w:p>
          <w:p w14:paraId="2DF70D76" w14:textId="77777777" w:rsidR="007A1F44" w:rsidRPr="00977EA3" w:rsidRDefault="007A1F44" w:rsidP="00A53067">
            <w:pPr>
              <w:pStyle w:val="TableEntry"/>
              <w:rPr>
                <w:noProof w:val="0"/>
              </w:rPr>
            </w:pPr>
            <w:r w:rsidRPr="00977EA3">
              <w:rPr>
                <w:noProof w:val="0"/>
              </w:rPr>
              <w:t>Person (TS)</w:t>
            </w:r>
          </w:p>
        </w:tc>
        <w:tc>
          <w:tcPr>
            <w:tcW w:w="5283" w:type="dxa"/>
          </w:tcPr>
          <w:p w14:paraId="79CC38A3" w14:textId="77777777" w:rsidR="007A1F44" w:rsidRPr="00977EA3" w:rsidRDefault="007A1F44" w:rsidP="00A53067">
            <w:pPr>
              <w:pStyle w:val="TableEntry"/>
              <w:rPr>
                <w:noProof w:val="0"/>
              </w:rPr>
            </w:pPr>
            <w:r w:rsidRPr="00977EA3">
              <w:rPr>
                <w:noProof w:val="0"/>
              </w:rPr>
              <w:t>The date and time this person died</w:t>
            </w:r>
          </w:p>
        </w:tc>
      </w:tr>
      <w:tr w:rsidR="007A1F44" w:rsidRPr="00977EA3" w14:paraId="08B26619" w14:textId="77777777">
        <w:tc>
          <w:tcPr>
            <w:tcW w:w="4365" w:type="dxa"/>
          </w:tcPr>
          <w:p w14:paraId="3379B84B" w14:textId="77777777" w:rsidR="007A1F44" w:rsidRPr="00977EA3" w:rsidRDefault="007A1F44" w:rsidP="00A063AC">
            <w:pPr>
              <w:pStyle w:val="TableEntry"/>
              <w:rPr>
                <w:noProof w:val="0"/>
              </w:rPr>
            </w:pPr>
            <w:proofErr w:type="spellStart"/>
            <w:r w:rsidRPr="00977EA3">
              <w:rPr>
                <w:noProof w:val="0"/>
              </w:rPr>
              <w:t>multipleBirthInd</w:t>
            </w:r>
            <w:proofErr w:type="spellEnd"/>
            <w:r w:rsidRPr="00977EA3">
              <w:rPr>
                <w:noProof w:val="0"/>
              </w:rPr>
              <w:t xml:space="preserve"> [0..1]</w:t>
            </w:r>
          </w:p>
          <w:p w14:paraId="5F9FE378" w14:textId="77777777" w:rsidR="007A1F44" w:rsidRPr="00977EA3" w:rsidRDefault="007A1F44" w:rsidP="00A53067">
            <w:pPr>
              <w:pStyle w:val="TableEntry"/>
              <w:rPr>
                <w:noProof w:val="0"/>
              </w:rPr>
            </w:pPr>
            <w:r w:rsidRPr="00977EA3">
              <w:rPr>
                <w:noProof w:val="0"/>
              </w:rPr>
              <w:t>Person (BL)</w:t>
            </w:r>
          </w:p>
        </w:tc>
        <w:tc>
          <w:tcPr>
            <w:tcW w:w="5283" w:type="dxa"/>
          </w:tcPr>
          <w:p w14:paraId="13E664B6" w14:textId="77777777" w:rsidR="007A1F44" w:rsidRPr="00977EA3" w:rsidRDefault="007A1F44" w:rsidP="00A53067">
            <w:pPr>
              <w:pStyle w:val="TableEntry"/>
              <w:rPr>
                <w:noProof w:val="0"/>
              </w:rPr>
            </w:pPr>
            <w:r w:rsidRPr="00977EA3">
              <w:rPr>
                <w:noProof w:val="0"/>
              </w:rPr>
              <w:t>An indication that this person was part of a multiple birth</w:t>
            </w:r>
          </w:p>
        </w:tc>
      </w:tr>
      <w:tr w:rsidR="007A1F44" w:rsidRPr="00977EA3" w14:paraId="2D90E974" w14:textId="77777777">
        <w:tc>
          <w:tcPr>
            <w:tcW w:w="4365" w:type="dxa"/>
          </w:tcPr>
          <w:p w14:paraId="3F03879A" w14:textId="77777777" w:rsidR="007A1F44" w:rsidRPr="00977EA3" w:rsidRDefault="007A1F44" w:rsidP="00A063AC">
            <w:pPr>
              <w:pStyle w:val="TableEntry"/>
              <w:rPr>
                <w:noProof w:val="0"/>
              </w:rPr>
            </w:pPr>
            <w:proofErr w:type="spellStart"/>
            <w:r w:rsidRPr="00977EA3">
              <w:rPr>
                <w:noProof w:val="0"/>
              </w:rPr>
              <w:t>multipleBirthOrderNumber</w:t>
            </w:r>
            <w:proofErr w:type="spellEnd"/>
            <w:r w:rsidRPr="00977EA3">
              <w:rPr>
                <w:noProof w:val="0"/>
              </w:rPr>
              <w:t xml:space="preserve"> [0..1]</w:t>
            </w:r>
          </w:p>
          <w:p w14:paraId="0575F378" w14:textId="77777777" w:rsidR="007A1F44" w:rsidRPr="00977EA3" w:rsidRDefault="007A1F44" w:rsidP="00A53067">
            <w:pPr>
              <w:pStyle w:val="TableEntry"/>
              <w:rPr>
                <w:noProof w:val="0"/>
              </w:rPr>
            </w:pPr>
            <w:r w:rsidRPr="00977EA3">
              <w:rPr>
                <w:noProof w:val="0"/>
              </w:rPr>
              <w:t>Person (INT)</w:t>
            </w:r>
          </w:p>
        </w:tc>
        <w:tc>
          <w:tcPr>
            <w:tcW w:w="5283" w:type="dxa"/>
          </w:tcPr>
          <w:p w14:paraId="1909F1E0" w14:textId="77777777" w:rsidR="007A1F44" w:rsidRPr="00977EA3" w:rsidRDefault="007A1F44" w:rsidP="00A53067">
            <w:pPr>
              <w:pStyle w:val="TableEntry"/>
              <w:rPr>
                <w:noProof w:val="0"/>
              </w:rPr>
            </w:pPr>
            <w:r w:rsidRPr="00977EA3">
              <w:rPr>
                <w:noProof w:val="0"/>
              </w:rPr>
              <w:t>The order in which this person was born if part of a multiple birth</w:t>
            </w:r>
          </w:p>
        </w:tc>
      </w:tr>
      <w:tr w:rsidR="007A1F44" w:rsidRPr="00977EA3" w14:paraId="582758E8" w14:textId="77777777">
        <w:tc>
          <w:tcPr>
            <w:tcW w:w="4365" w:type="dxa"/>
          </w:tcPr>
          <w:p w14:paraId="2B58E122" w14:textId="77777777" w:rsidR="007A1F44" w:rsidRPr="00977EA3" w:rsidRDefault="007A1F44" w:rsidP="00A063AC">
            <w:pPr>
              <w:pStyle w:val="TableEntry"/>
              <w:rPr>
                <w:noProof w:val="0"/>
              </w:rPr>
            </w:pPr>
            <w:proofErr w:type="spellStart"/>
            <w:r w:rsidRPr="00977EA3">
              <w:rPr>
                <w:noProof w:val="0"/>
              </w:rPr>
              <w:t>addr</w:t>
            </w:r>
            <w:proofErr w:type="spellEnd"/>
            <w:r w:rsidRPr="00977EA3">
              <w:rPr>
                <w:noProof w:val="0"/>
              </w:rPr>
              <w:t xml:space="preserve"> [0..*]</w:t>
            </w:r>
          </w:p>
          <w:p w14:paraId="0BC18E9A" w14:textId="77777777" w:rsidR="007A1F44" w:rsidRPr="00977EA3" w:rsidRDefault="007A1F44" w:rsidP="00A53067">
            <w:pPr>
              <w:pStyle w:val="TableEntry"/>
              <w:rPr>
                <w:noProof w:val="0"/>
              </w:rPr>
            </w:pPr>
            <w:r w:rsidRPr="00977EA3">
              <w:rPr>
                <w:noProof w:val="0"/>
              </w:rPr>
              <w:t>Person (BAG&lt;AD&gt;)</w:t>
            </w:r>
          </w:p>
        </w:tc>
        <w:tc>
          <w:tcPr>
            <w:tcW w:w="5283" w:type="dxa"/>
          </w:tcPr>
          <w:p w14:paraId="1B8854BB" w14:textId="77777777" w:rsidR="007A1F44" w:rsidRPr="00977EA3" w:rsidRDefault="007A1F44" w:rsidP="00A53067">
            <w:pPr>
              <w:pStyle w:val="TableEntry"/>
              <w:rPr>
                <w:noProof w:val="0"/>
              </w:rPr>
            </w:pPr>
            <w:r w:rsidRPr="00977EA3">
              <w:rPr>
                <w:noProof w:val="0"/>
              </w:rPr>
              <w:t>Address(es) for corresponding with this person</w:t>
            </w:r>
          </w:p>
        </w:tc>
      </w:tr>
      <w:tr w:rsidR="007A1F44" w:rsidRPr="00977EA3" w14:paraId="1C4770EB" w14:textId="77777777">
        <w:tc>
          <w:tcPr>
            <w:tcW w:w="4365" w:type="dxa"/>
          </w:tcPr>
          <w:p w14:paraId="788AA75A" w14:textId="77777777" w:rsidR="007A1F44" w:rsidRPr="00E63AF6" w:rsidRDefault="007A1F44" w:rsidP="00A063AC">
            <w:pPr>
              <w:pStyle w:val="TableEntry"/>
              <w:rPr>
                <w:noProof w:val="0"/>
                <w:lang w:val="fr-FR"/>
                <w:rPrChange w:id="2442" w:author="Gregorio Canal" w:date="2019-05-22T14:54:00Z">
                  <w:rPr>
                    <w:noProof w:val="0"/>
                  </w:rPr>
                </w:rPrChange>
              </w:rPr>
            </w:pPr>
            <w:proofErr w:type="spellStart"/>
            <w:r w:rsidRPr="00E63AF6">
              <w:rPr>
                <w:noProof w:val="0"/>
                <w:lang w:val="fr-FR"/>
                <w:rPrChange w:id="2443" w:author="Gregorio Canal" w:date="2019-05-22T14:54:00Z">
                  <w:rPr>
                    <w:noProof w:val="0"/>
                  </w:rPr>
                </w:rPrChange>
              </w:rPr>
              <w:t>maritalStatusCode</w:t>
            </w:r>
            <w:proofErr w:type="spellEnd"/>
            <w:r w:rsidRPr="00E63AF6">
              <w:rPr>
                <w:noProof w:val="0"/>
                <w:lang w:val="fr-FR"/>
                <w:rPrChange w:id="2444" w:author="Gregorio Canal" w:date="2019-05-22T14:54:00Z">
                  <w:rPr>
                    <w:noProof w:val="0"/>
                  </w:rPr>
                </w:rPrChange>
              </w:rPr>
              <w:t xml:space="preserve"> [0..1]</w:t>
            </w:r>
          </w:p>
          <w:p w14:paraId="7A43172F" w14:textId="77777777" w:rsidR="007A1F44" w:rsidRPr="00E63AF6" w:rsidRDefault="007A1F44" w:rsidP="00A53067">
            <w:pPr>
              <w:pStyle w:val="TableEntry"/>
              <w:rPr>
                <w:noProof w:val="0"/>
                <w:lang w:val="fr-FR"/>
                <w:rPrChange w:id="2445" w:author="Gregorio Canal" w:date="2019-05-22T14:54:00Z">
                  <w:rPr>
                    <w:noProof w:val="0"/>
                  </w:rPr>
                </w:rPrChange>
              </w:rPr>
            </w:pPr>
            <w:r w:rsidRPr="00E63AF6">
              <w:rPr>
                <w:noProof w:val="0"/>
                <w:lang w:val="fr-FR"/>
                <w:rPrChange w:id="2446" w:author="Gregorio Canal" w:date="2019-05-22T14:54:00Z">
                  <w:rPr>
                    <w:noProof w:val="0"/>
                  </w:rPr>
                </w:rPrChange>
              </w:rPr>
              <w:t>Person (CE) {</w:t>
            </w:r>
            <w:proofErr w:type="spellStart"/>
            <w:r w:rsidRPr="00E63AF6">
              <w:rPr>
                <w:noProof w:val="0"/>
                <w:lang w:val="fr-FR"/>
                <w:rPrChange w:id="2447" w:author="Gregorio Canal" w:date="2019-05-22T14:54:00Z">
                  <w:rPr>
                    <w:noProof w:val="0"/>
                  </w:rPr>
                </w:rPrChange>
              </w:rPr>
              <w:t>CWE:MaritalStatus</w:t>
            </w:r>
            <w:proofErr w:type="spellEnd"/>
            <w:r w:rsidRPr="00E63AF6">
              <w:rPr>
                <w:noProof w:val="0"/>
                <w:lang w:val="fr-FR"/>
                <w:rPrChange w:id="2448" w:author="Gregorio Canal" w:date="2019-05-22T14:54:00Z">
                  <w:rPr>
                    <w:noProof w:val="0"/>
                  </w:rPr>
                </w:rPrChange>
              </w:rPr>
              <w:t>}</w:t>
            </w:r>
          </w:p>
        </w:tc>
        <w:tc>
          <w:tcPr>
            <w:tcW w:w="5283" w:type="dxa"/>
          </w:tcPr>
          <w:p w14:paraId="7ADD7110" w14:textId="77777777" w:rsidR="007A1F44" w:rsidRPr="00977EA3" w:rsidRDefault="007A1F44" w:rsidP="00A53067">
            <w:pPr>
              <w:pStyle w:val="TableEntry"/>
              <w:rPr>
                <w:noProof w:val="0"/>
              </w:rPr>
            </w:pPr>
            <w:r w:rsidRPr="00977EA3">
              <w:rPr>
                <w:noProof w:val="0"/>
              </w:rPr>
              <w:t>A value representing the domestic partnership status of this person</w:t>
            </w:r>
          </w:p>
        </w:tc>
      </w:tr>
      <w:tr w:rsidR="007A1F44" w:rsidRPr="00977EA3" w14:paraId="022A5294" w14:textId="77777777">
        <w:tc>
          <w:tcPr>
            <w:tcW w:w="4365" w:type="dxa"/>
          </w:tcPr>
          <w:p w14:paraId="7BC3B5D1" w14:textId="77777777" w:rsidR="007A1F44" w:rsidRPr="00E63AF6" w:rsidRDefault="007A1F44" w:rsidP="00A063AC">
            <w:pPr>
              <w:pStyle w:val="TableEntry"/>
              <w:rPr>
                <w:noProof w:val="0"/>
                <w:lang w:val="fr-FR"/>
                <w:rPrChange w:id="2449" w:author="Gregorio Canal" w:date="2019-05-22T14:54:00Z">
                  <w:rPr>
                    <w:noProof w:val="0"/>
                  </w:rPr>
                </w:rPrChange>
              </w:rPr>
            </w:pPr>
            <w:proofErr w:type="spellStart"/>
            <w:r w:rsidRPr="00E63AF6">
              <w:rPr>
                <w:noProof w:val="0"/>
                <w:lang w:val="fr-FR"/>
                <w:rPrChange w:id="2450" w:author="Gregorio Canal" w:date="2019-05-22T14:54:00Z">
                  <w:rPr>
                    <w:noProof w:val="0"/>
                  </w:rPr>
                </w:rPrChange>
              </w:rPr>
              <w:t>religiousAffiliationCode</w:t>
            </w:r>
            <w:proofErr w:type="spellEnd"/>
            <w:r w:rsidRPr="00E63AF6">
              <w:rPr>
                <w:noProof w:val="0"/>
                <w:lang w:val="fr-FR"/>
                <w:rPrChange w:id="2451" w:author="Gregorio Canal" w:date="2019-05-22T14:54:00Z">
                  <w:rPr>
                    <w:noProof w:val="0"/>
                  </w:rPr>
                </w:rPrChange>
              </w:rPr>
              <w:t xml:space="preserve"> [0..1]</w:t>
            </w:r>
          </w:p>
          <w:p w14:paraId="1E2319F3" w14:textId="77777777" w:rsidR="007A1F44" w:rsidRPr="00E63AF6" w:rsidRDefault="007A1F44" w:rsidP="00A53067">
            <w:pPr>
              <w:pStyle w:val="TableEntry"/>
              <w:rPr>
                <w:noProof w:val="0"/>
                <w:lang w:val="fr-FR"/>
                <w:rPrChange w:id="2452" w:author="Gregorio Canal" w:date="2019-05-22T14:54:00Z">
                  <w:rPr>
                    <w:noProof w:val="0"/>
                  </w:rPr>
                </w:rPrChange>
              </w:rPr>
            </w:pPr>
            <w:r w:rsidRPr="00E63AF6">
              <w:rPr>
                <w:noProof w:val="0"/>
                <w:lang w:val="fr-FR"/>
                <w:rPrChange w:id="2453" w:author="Gregorio Canal" w:date="2019-05-22T14:54:00Z">
                  <w:rPr>
                    <w:noProof w:val="0"/>
                  </w:rPr>
                </w:rPrChange>
              </w:rPr>
              <w:t>Person (CE) {</w:t>
            </w:r>
            <w:proofErr w:type="spellStart"/>
            <w:r w:rsidRPr="00E63AF6">
              <w:rPr>
                <w:noProof w:val="0"/>
                <w:lang w:val="fr-FR"/>
                <w:rPrChange w:id="2454" w:author="Gregorio Canal" w:date="2019-05-22T14:54:00Z">
                  <w:rPr>
                    <w:noProof w:val="0"/>
                  </w:rPr>
                </w:rPrChange>
              </w:rPr>
              <w:t>CWE:ReligiousAffiliation</w:t>
            </w:r>
            <w:proofErr w:type="spellEnd"/>
            <w:r w:rsidRPr="00E63AF6">
              <w:rPr>
                <w:noProof w:val="0"/>
                <w:lang w:val="fr-FR"/>
                <w:rPrChange w:id="2455" w:author="Gregorio Canal" w:date="2019-05-22T14:54:00Z">
                  <w:rPr>
                    <w:noProof w:val="0"/>
                  </w:rPr>
                </w:rPrChange>
              </w:rPr>
              <w:t>}</w:t>
            </w:r>
          </w:p>
        </w:tc>
        <w:tc>
          <w:tcPr>
            <w:tcW w:w="5283" w:type="dxa"/>
          </w:tcPr>
          <w:p w14:paraId="43A73F0B" w14:textId="77777777" w:rsidR="007A1F44" w:rsidRPr="00977EA3" w:rsidRDefault="007A1F44" w:rsidP="00A53067">
            <w:pPr>
              <w:pStyle w:val="TableEntry"/>
              <w:rPr>
                <w:noProof w:val="0"/>
              </w:rPr>
            </w:pPr>
            <w:r w:rsidRPr="00977EA3">
              <w:rPr>
                <w:noProof w:val="0"/>
              </w:rPr>
              <w:t>A value representing the primary religious preference of this person</w:t>
            </w:r>
          </w:p>
        </w:tc>
      </w:tr>
      <w:tr w:rsidR="007A1F44" w:rsidRPr="00977EA3" w14:paraId="2D8F02A3" w14:textId="77777777">
        <w:tc>
          <w:tcPr>
            <w:tcW w:w="4365" w:type="dxa"/>
          </w:tcPr>
          <w:p w14:paraId="2CAEB97B" w14:textId="77777777" w:rsidR="007A1F44" w:rsidRPr="00E63AF6" w:rsidRDefault="007A1F44" w:rsidP="00A063AC">
            <w:pPr>
              <w:pStyle w:val="TableEntry"/>
              <w:rPr>
                <w:noProof w:val="0"/>
                <w:lang w:val="fr-FR"/>
                <w:rPrChange w:id="2456" w:author="Gregorio Canal" w:date="2019-05-22T14:54:00Z">
                  <w:rPr>
                    <w:noProof w:val="0"/>
                  </w:rPr>
                </w:rPrChange>
              </w:rPr>
            </w:pPr>
            <w:proofErr w:type="spellStart"/>
            <w:r w:rsidRPr="00E63AF6">
              <w:rPr>
                <w:noProof w:val="0"/>
                <w:lang w:val="fr-FR"/>
                <w:rPrChange w:id="2457" w:author="Gregorio Canal" w:date="2019-05-22T14:54:00Z">
                  <w:rPr>
                    <w:noProof w:val="0"/>
                  </w:rPr>
                </w:rPrChange>
              </w:rPr>
              <w:t>raceCode</w:t>
            </w:r>
            <w:proofErr w:type="spellEnd"/>
            <w:r w:rsidRPr="00E63AF6">
              <w:rPr>
                <w:noProof w:val="0"/>
                <w:lang w:val="fr-FR"/>
                <w:rPrChange w:id="2458" w:author="Gregorio Canal" w:date="2019-05-22T14:54:00Z">
                  <w:rPr>
                    <w:noProof w:val="0"/>
                  </w:rPr>
                </w:rPrChange>
              </w:rPr>
              <w:t xml:space="preserve"> [0..*]</w:t>
            </w:r>
          </w:p>
          <w:p w14:paraId="460E62A0" w14:textId="77777777" w:rsidR="007A1F44" w:rsidRPr="00E63AF6" w:rsidRDefault="007A1F44" w:rsidP="00A53067">
            <w:pPr>
              <w:pStyle w:val="TableEntry"/>
              <w:rPr>
                <w:noProof w:val="0"/>
                <w:lang w:val="fr-FR"/>
                <w:rPrChange w:id="2459" w:author="Gregorio Canal" w:date="2019-05-22T14:54:00Z">
                  <w:rPr>
                    <w:noProof w:val="0"/>
                  </w:rPr>
                </w:rPrChange>
              </w:rPr>
            </w:pPr>
            <w:r w:rsidRPr="00E63AF6">
              <w:rPr>
                <w:noProof w:val="0"/>
                <w:lang w:val="fr-FR"/>
                <w:rPrChange w:id="2460" w:author="Gregorio Canal" w:date="2019-05-22T14:54:00Z">
                  <w:rPr>
                    <w:noProof w:val="0"/>
                  </w:rPr>
                </w:rPrChange>
              </w:rPr>
              <w:t>Person (SET&lt;CE&gt;) {</w:t>
            </w:r>
            <w:proofErr w:type="spellStart"/>
            <w:r w:rsidRPr="00E63AF6">
              <w:rPr>
                <w:noProof w:val="0"/>
                <w:lang w:val="fr-FR"/>
                <w:rPrChange w:id="2461" w:author="Gregorio Canal" w:date="2019-05-22T14:54:00Z">
                  <w:rPr>
                    <w:noProof w:val="0"/>
                  </w:rPr>
                </w:rPrChange>
              </w:rPr>
              <w:t>CWE:Race</w:t>
            </w:r>
            <w:proofErr w:type="spellEnd"/>
            <w:r w:rsidRPr="00E63AF6">
              <w:rPr>
                <w:noProof w:val="0"/>
                <w:lang w:val="fr-FR"/>
                <w:rPrChange w:id="2462" w:author="Gregorio Canal" w:date="2019-05-22T14:54:00Z">
                  <w:rPr>
                    <w:noProof w:val="0"/>
                  </w:rPr>
                </w:rPrChange>
              </w:rPr>
              <w:t>}</w:t>
            </w:r>
          </w:p>
        </w:tc>
        <w:tc>
          <w:tcPr>
            <w:tcW w:w="5283" w:type="dxa"/>
          </w:tcPr>
          <w:p w14:paraId="30EA74C9" w14:textId="77777777" w:rsidR="007A1F44" w:rsidRPr="00977EA3" w:rsidRDefault="007A1F44" w:rsidP="00A53067">
            <w:pPr>
              <w:pStyle w:val="TableEntry"/>
              <w:rPr>
                <w:noProof w:val="0"/>
              </w:rPr>
            </w:pPr>
            <w:r w:rsidRPr="00977EA3">
              <w:rPr>
                <w:noProof w:val="0"/>
              </w:rPr>
              <w:t>A set of values representing the races of this person</w:t>
            </w:r>
          </w:p>
        </w:tc>
      </w:tr>
      <w:tr w:rsidR="007A1F44" w:rsidRPr="00977EA3" w14:paraId="0060EF2A" w14:textId="77777777">
        <w:tc>
          <w:tcPr>
            <w:tcW w:w="4365" w:type="dxa"/>
          </w:tcPr>
          <w:p w14:paraId="6264E2DB" w14:textId="77777777" w:rsidR="007A1F44" w:rsidRPr="00E63AF6" w:rsidRDefault="007A1F44" w:rsidP="00A063AC">
            <w:pPr>
              <w:pStyle w:val="TableEntry"/>
              <w:rPr>
                <w:noProof w:val="0"/>
                <w:lang w:val="fr-FR"/>
                <w:rPrChange w:id="2463" w:author="Gregorio Canal" w:date="2019-05-22T14:54:00Z">
                  <w:rPr>
                    <w:noProof w:val="0"/>
                  </w:rPr>
                </w:rPrChange>
              </w:rPr>
            </w:pPr>
            <w:proofErr w:type="spellStart"/>
            <w:r w:rsidRPr="00E63AF6">
              <w:rPr>
                <w:noProof w:val="0"/>
                <w:lang w:val="fr-FR"/>
                <w:rPrChange w:id="2464" w:author="Gregorio Canal" w:date="2019-05-22T14:54:00Z">
                  <w:rPr>
                    <w:noProof w:val="0"/>
                  </w:rPr>
                </w:rPrChange>
              </w:rPr>
              <w:t>ethnicGroupCode</w:t>
            </w:r>
            <w:proofErr w:type="spellEnd"/>
            <w:r w:rsidRPr="00E63AF6">
              <w:rPr>
                <w:noProof w:val="0"/>
                <w:lang w:val="fr-FR"/>
                <w:rPrChange w:id="2465" w:author="Gregorio Canal" w:date="2019-05-22T14:54:00Z">
                  <w:rPr>
                    <w:noProof w:val="0"/>
                  </w:rPr>
                </w:rPrChange>
              </w:rPr>
              <w:t xml:space="preserve"> [0..*]</w:t>
            </w:r>
          </w:p>
          <w:p w14:paraId="535FDBE0" w14:textId="77777777" w:rsidR="007A1F44" w:rsidRPr="00E63AF6" w:rsidRDefault="007A1F44" w:rsidP="00A53067">
            <w:pPr>
              <w:pStyle w:val="TableEntry"/>
              <w:rPr>
                <w:noProof w:val="0"/>
                <w:lang w:val="fr-FR"/>
                <w:rPrChange w:id="2466" w:author="Gregorio Canal" w:date="2019-05-22T14:54:00Z">
                  <w:rPr>
                    <w:noProof w:val="0"/>
                  </w:rPr>
                </w:rPrChange>
              </w:rPr>
            </w:pPr>
            <w:r w:rsidRPr="00E63AF6">
              <w:rPr>
                <w:noProof w:val="0"/>
                <w:lang w:val="fr-FR"/>
                <w:rPrChange w:id="2467" w:author="Gregorio Canal" w:date="2019-05-22T14:54:00Z">
                  <w:rPr>
                    <w:noProof w:val="0"/>
                  </w:rPr>
                </w:rPrChange>
              </w:rPr>
              <w:lastRenderedPageBreak/>
              <w:t>Person (SET&lt;CE&gt;) {</w:t>
            </w:r>
            <w:proofErr w:type="spellStart"/>
            <w:r w:rsidRPr="00E63AF6">
              <w:rPr>
                <w:noProof w:val="0"/>
                <w:lang w:val="fr-FR"/>
                <w:rPrChange w:id="2468" w:author="Gregorio Canal" w:date="2019-05-22T14:54:00Z">
                  <w:rPr>
                    <w:noProof w:val="0"/>
                  </w:rPr>
                </w:rPrChange>
              </w:rPr>
              <w:t>CWE:Ethnicity</w:t>
            </w:r>
            <w:proofErr w:type="spellEnd"/>
            <w:r w:rsidRPr="00E63AF6">
              <w:rPr>
                <w:noProof w:val="0"/>
                <w:lang w:val="fr-FR"/>
                <w:rPrChange w:id="2469" w:author="Gregorio Canal" w:date="2019-05-22T14:54:00Z">
                  <w:rPr>
                    <w:noProof w:val="0"/>
                  </w:rPr>
                </w:rPrChange>
              </w:rPr>
              <w:t>}</w:t>
            </w:r>
          </w:p>
        </w:tc>
        <w:tc>
          <w:tcPr>
            <w:tcW w:w="5283" w:type="dxa"/>
          </w:tcPr>
          <w:p w14:paraId="1F8304EE" w14:textId="77777777" w:rsidR="007A1F44" w:rsidRPr="00977EA3" w:rsidRDefault="007A1F44" w:rsidP="00A53067">
            <w:pPr>
              <w:pStyle w:val="TableEntry"/>
              <w:rPr>
                <w:noProof w:val="0"/>
              </w:rPr>
            </w:pPr>
            <w:r w:rsidRPr="00977EA3">
              <w:rPr>
                <w:noProof w:val="0"/>
              </w:rPr>
              <w:lastRenderedPageBreak/>
              <w:t>A set of values representing the ethnic groups of this person</w:t>
            </w:r>
          </w:p>
        </w:tc>
      </w:tr>
      <w:tr w:rsidR="007A1F44" w:rsidRPr="00977EA3" w14:paraId="4B2712C1" w14:textId="77777777">
        <w:tc>
          <w:tcPr>
            <w:tcW w:w="4365" w:type="dxa"/>
          </w:tcPr>
          <w:p w14:paraId="21C3C36D" w14:textId="77777777" w:rsidR="007A1F44" w:rsidRPr="00977EA3" w:rsidRDefault="007A1F44" w:rsidP="00A063AC">
            <w:pPr>
              <w:pStyle w:val="TableEntry"/>
              <w:rPr>
                <w:b/>
                <w:bCs/>
                <w:noProof w:val="0"/>
              </w:rPr>
            </w:pPr>
            <w:proofErr w:type="spellStart"/>
            <w:r w:rsidRPr="00977EA3">
              <w:rPr>
                <w:b/>
                <w:bCs/>
                <w:noProof w:val="0"/>
              </w:rPr>
              <w:t>OtherIDs</w:t>
            </w:r>
            <w:proofErr w:type="spellEnd"/>
          </w:p>
        </w:tc>
        <w:tc>
          <w:tcPr>
            <w:tcW w:w="5283" w:type="dxa"/>
          </w:tcPr>
          <w:p w14:paraId="6E2CE3AB" w14:textId="77777777" w:rsidR="007A1F44" w:rsidRPr="00977EA3" w:rsidRDefault="007A1F44" w:rsidP="00A53067">
            <w:pPr>
              <w:pStyle w:val="TableEntry"/>
              <w:rPr>
                <w:noProof w:val="0"/>
              </w:rPr>
            </w:pPr>
            <w:r w:rsidRPr="00977EA3">
              <w:rPr>
                <w:noProof w:val="0"/>
              </w:rPr>
              <w:t xml:space="preserve">Used to capture additional identifiers for the person such as a Drivers’ license or Social Security Number. Please see notes above in the Major Components section on the use of </w:t>
            </w:r>
            <w:proofErr w:type="spellStart"/>
            <w:r w:rsidRPr="00977EA3">
              <w:rPr>
                <w:noProof w:val="0"/>
              </w:rPr>
              <w:t>OtherIDs</w:t>
            </w:r>
            <w:proofErr w:type="spellEnd"/>
            <w:r w:rsidRPr="00977EA3">
              <w:rPr>
                <w:noProof w:val="0"/>
              </w:rPr>
              <w:t>.</w:t>
            </w:r>
          </w:p>
        </w:tc>
      </w:tr>
      <w:tr w:rsidR="007A1F44" w:rsidRPr="00977EA3" w14:paraId="03C60D6F" w14:textId="77777777">
        <w:tc>
          <w:tcPr>
            <w:tcW w:w="4365" w:type="dxa"/>
          </w:tcPr>
          <w:p w14:paraId="350744DD" w14:textId="77777777" w:rsidR="007A1F44" w:rsidRPr="00E63AF6" w:rsidRDefault="007A1F44" w:rsidP="00A063AC">
            <w:pPr>
              <w:pStyle w:val="TableEntry"/>
              <w:rPr>
                <w:noProof w:val="0"/>
                <w:lang w:val="fr-FR"/>
                <w:rPrChange w:id="2470" w:author="Gregorio Canal" w:date="2019-05-22T14:54:00Z">
                  <w:rPr>
                    <w:noProof w:val="0"/>
                  </w:rPr>
                </w:rPrChange>
              </w:rPr>
            </w:pPr>
            <w:proofErr w:type="spellStart"/>
            <w:r w:rsidRPr="00E63AF6">
              <w:rPr>
                <w:noProof w:val="0"/>
                <w:lang w:val="fr-FR"/>
                <w:rPrChange w:id="2471" w:author="Gregorio Canal" w:date="2019-05-22T14:54:00Z">
                  <w:rPr>
                    <w:noProof w:val="0"/>
                  </w:rPr>
                </w:rPrChange>
              </w:rPr>
              <w:t>classCode</w:t>
            </w:r>
            <w:proofErr w:type="spellEnd"/>
            <w:r w:rsidRPr="00E63AF6">
              <w:rPr>
                <w:noProof w:val="0"/>
                <w:lang w:val="fr-FR"/>
                <w:rPrChange w:id="2472" w:author="Gregorio Canal" w:date="2019-05-22T14:54:00Z">
                  <w:rPr>
                    <w:noProof w:val="0"/>
                  </w:rPr>
                </w:rPrChange>
              </w:rPr>
              <w:t xml:space="preserve"> [1..1] (M)</w:t>
            </w:r>
          </w:p>
          <w:p w14:paraId="72E9A873" w14:textId="77777777" w:rsidR="007A1F44" w:rsidRPr="00E63AF6" w:rsidRDefault="007A1F44" w:rsidP="00A53067">
            <w:pPr>
              <w:pStyle w:val="TableEntry"/>
              <w:rPr>
                <w:noProof w:val="0"/>
                <w:lang w:val="fr-FR"/>
                <w:rPrChange w:id="2473" w:author="Gregorio Canal" w:date="2019-05-22T14:54:00Z">
                  <w:rPr>
                    <w:noProof w:val="0"/>
                  </w:rPr>
                </w:rPrChange>
              </w:rPr>
            </w:pPr>
            <w:proofErr w:type="spellStart"/>
            <w:r w:rsidRPr="00E63AF6">
              <w:rPr>
                <w:noProof w:val="0"/>
                <w:lang w:val="fr-FR"/>
                <w:rPrChange w:id="2474" w:author="Gregorio Canal" w:date="2019-05-22T14:54:00Z">
                  <w:rPr>
                    <w:noProof w:val="0"/>
                  </w:rPr>
                </w:rPrChange>
              </w:rPr>
              <w:t>Role</w:t>
            </w:r>
            <w:proofErr w:type="spellEnd"/>
            <w:r w:rsidRPr="00E63AF6">
              <w:rPr>
                <w:noProof w:val="0"/>
                <w:lang w:val="fr-FR"/>
                <w:rPrChange w:id="2475" w:author="Gregorio Canal" w:date="2019-05-22T14:54:00Z">
                  <w:rPr>
                    <w:noProof w:val="0"/>
                  </w:rPr>
                </w:rPrChange>
              </w:rPr>
              <w:t xml:space="preserve"> (CS) {CNE:ROL}</w:t>
            </w:r>
          </w:p>
        </w:tc>
        <w:tc>
          <w:tcPr>
            <w:tcW w:w="5283" w:type="dxa"/>
          </w:tcPr>
          <w:p w14:paraId="08F03FA3" w14:textId="77777777" w:rsidR="007A1F44" w:rsidRPr="00977EA3" w:rsidRDefault="007A1F44" w:rsidP="00A53067">
            <w:pPr>
              <w:pStyle w:val="TableEntry"/>
              <w:rPr>
                <w:noProof w:val="0"/>
              </w:rPr>
            </w:pPr>
            <w:r w:rsidRPr="00977EA3">
              <w:rPr>
                <w:noProof w:val="0"/>
              </w:rPr>
              <w:t>Structural attribute. This can be any specialization of "role" except for Citizen, or Employee.</w:t>
            </w:r>
          </w:p>
        </w:tc>
      </w:tr>
      <w:tr w:rsidR="007A1F44" w:rsidRPr="00977EA3" w14:paraId="24C6E72C" w14:textId="77777777">
        <w:tc>
          <w:tcPr>
            <w:tcW w:w="4365" w:type="dxa"/>
          </w:tcPr>
          <w:p w14:paraId="5FFE1E29" w14:textId="77777777" w:rsidR="007A1F44" w:rsidRPr="00977EA3" w:rsidRDefault="007A1F44" w:rsidP="00A063AC">
            <w:pPr>
              <w:pStyle w:val="TableEntry"/>
              <w:rPr>
                <w:noProof w:val="0"/>
              </w:rPr>
            </w:pPr>
            <w:r w:rsidRPr="00977EA3">
              <w:rPr>
                <w:noProof w:val="0"/>
              </w:rPr>
              <w:t>id [1..*] (M)</w:t>
            </w:r>
          </w:p>
          <w:p w14:paraId="32D7E5A2" w14:textId="77777777" w:rsidR="007A1F44" w:rsidRPr="00977EA3" w:rsidRDefault="007A1F44" w:rsidP="00A53067">
            <w:pPr>
              <w:pStyle w:val="TableEntry"/>
              <w:rPr>
                <w:noProof w:val="0"/>
              </w:rPr>
            </w:pPr>
            <w:r w:rsidRPr="00977EA3">
              <w:rPr>
                <w:noProof w:val="0"/>
              </w:rPr>
              <w:t>Role (SET&lt;II&gt;)</w:t>
            </w:r>
          </w:p>
        </w:tc>
        <w:tc>
          <w:tcPr>
            <w:tcW w:w="5283" w:type="dxa"/>
          </w:tcPr>
          <w:p w14:paraId="1F91506B" w14:textId="77777777" w:rsidR="007A1F44" w:rsidRPr="00977EA3" w:rsidRDefault="007A1F44" w:rsidP="00A53067">
            <w:pPr>
              <w:pStyle w:val="TableEntry"/>
              <w:rPr>
                <w:noProof w:val="0"/>
              </w:rPr>
            </w:pPr>
            <w:r w:rsidRPr="00977EA3">
              <w:rPr>
                <w:noProof w:val="0"/>
              </w:rPr>
              <w:t xml:space="preserve">One or more identifiers issued to the focal person by the associated </w:t>
            </w:r>
            <w:proofErr w:type="spellStart"/>
            <w:r w:rsidRPr="00977EA3">
              <w:rPr>
                <w:noProof w:val="0"/>
              </w:rPr>
              <w:t>scopingOrganization</w:t>
            </w:r>
            <w:proofErr w:type="spellEnd"/>
            <w:r w:rsidRPr="00977EA3">
              <w:rPr>
                <w:noProof w:val="0"/>
              </w:rPr>
              <w:t xml:space="preserve"> (e.g., a Driver’s License number issued by a DMV)</w:t>
            </w:r>
          </w:p>
        </w:tc>
      </w:tr>
      <w:tr w:rsidR="007A1F44" w:rsidRPr="00977EA3" w14:paraId="13C7EA02" w14:textId="77777777">
        <w:tc>
          <w:tcPr>
            <w:tcW w:w="4365" w:type="dxa"/>
          </w:tcPr>
          <w:p w14:paraId="7D9F55B4" w14:textId="77777777" w:rsidR="007A1F44" w:rsidRPr="00977EA3" w:rsidRDefault="007A1F44" w:rsidP="00A063AC">
            <w:pPr>
              <w:pStyle w:val="TableEntry"/>
              <w:rPr>
                <w:b/>
                <w:bCs/>
                <w:noProof w:val="0"/>
              </w:rPr>
            </w:pPr>
            <w:proofErr w:type="spellStart"/>
            <w:r w:rsidRPr="00977EA3">
              <w:rPr>
                <w:b/>
                <w:bCs/>
                <w:noProof w:val="0"/>
              </w:rPr>
              <w:t>PersonalRelationship</w:t>
            </w:r>
            <w:proofErr w:type="spellEnd"/>
          </w:p>
        </w:tc>
        <w:tc>
          <w:tcPr>
            <w:tcW w:w="5283" w:type="dxa"/>
          </w:tcPr>
          <w:p w14:paraId="64A7C89C" w14:textId="77777777" w:rsidR="007A1F44" w:rsidRPr="00977EA3" w:rsidRDefault="007A1F44" w:rsidP="00A53067">
            <w:pPr>
              <w:pStyle w:val="TableEntry"/>
              <w:rPr>
                <w:noProof w:val="0"/>
              </w:rPr>
            </w:pPr>
            <w:r w:rsidRPr="00977EA3">
              <w:rPr>
                <w:noProof w:val="0"/>
              </w:rPr>
              <w:t>A personal relationship between the focal living subject and another living subject</w:t>
            </w:r>
          </w:p>
        </w:tc>
      </w:tr>
      <w:tr w:rsidR="007A1F44" w:rsidRPr="00977EA3" w14:paraId="235DF16B" w14:textId="77777777">
        <w:tc>
          <w:tcPr>
            <w:tcW w:w="4365" w:type="dxa"/>
          </w:tcPr>
          <w:p w14:paraId="77690053" w14:textId="77777777" w:rsidR="007A1F44" w:rsidRPr="00977EA3" w:rsidRDefault="007A1F44" w:rsidP="00A063AC">
            <w:pPr>
              <w:pStyle w:val="TableEntry"/>
              <w:rPr>
                <w:noProof w:val="0"/>
              </w:rPr>
            </w:pPr>
            <w:proofErr w:type="spellStart"/>
            <w:r w:rsidRPr="00977EA3">
              <w:rPr>
                <w:noProof w:val="0"/>
              </w:rPr>
              <w:t>classCode</w:t>
            </w:r>
            <w:proofErr w:type="spellEnd"/>
            <w:r w:rsidRPr="00977EA3">
              <w:rPr>
                <w:noProof w:val="0"/>
              </w:rPr>
              <w:t xml:space="preserve"> [1..1] (M)</w:t>
            </w:r>
          </w:p>
          <w:p w14:paraId="123E79CC" w14:textId="77777777" w:rsidR="007A1F44" w:rsidRPr="00977EA3" w:rsidRDefault="007A1F44" w:rsidP="00A53067">
            <w:pPr>
              <w:pStyle w:val="TableEntry"/>
              <w:rPr>
                <w:noProof w:val="0"/>
              </w:rPr>
            </w:pPr>
            <w:r w:rsidRPr="00977EA3">
              <w:rPr>
                <w:noProof w:val="0"/>
              </w:rPr>
              <w:t>Role (CS) {CNE:PRS, fixed value= "PRS"}</w:t>
            </w:r>
          </w:p>
        </w:tc>
        <w:tc>
          <w:tcPr>
            <w:tcW w:w="5283" w:type="dxa"/>
          </w:tcPr>
          <w:p w14:paraId="01D35484" w14:textId="77777777" w:rsidR="007A1F44" w:rsidRPr="00977EA3" w:rsidRDefault="007A1F44" w:rsidP="00A53067">
            <w:pPr>
              <w:pStyle w:val="TableEntry"/>
              <w:rPr>
                <w:noProof w:val="0"/>
              </w:rPr>
            </w:pPr>
            <w:r w:rsidRPr="00977EA3">
              <w:rPr>
                <w:noProof w:val="0"/>
              </w:rPr>
              <w:t>Structural attribute; this is a "personal relationship" role</w:t>
            </w:r>
          </w:p>
        </w:tc>
      </w:tr>
      <w:tr w:rsidR="007A1F44" w:rsidRPr="00977EA3" w14:paraId="2D8AC3EF" w14:textId="77777777">
        <w:tc>
          <w:tcPr>
            <w:tcW w:w="4365" w:type="dxa"/>
          </w:tcPr>
          <w:p w14:paraId="660368D1" w14:textId="77777777" w:rsidR="007A1F44" w:rsidRPr="00977EA3" w:rsidRDefault="007A1F44" w:rsidP="00A063AC">
            <w:pPr>
              <w:pStyle w:val="TableEntry"/>
              <w:rPr>
                <w:noProof w:val="0"/>
              </w:rPr>
            </w:pPr>
            <w:r w:rsidRPr="00977EA3">
              <w:rPr>
                <w:noProof w:val="0"/>
              </w:rPr>
              <w:t>id [0..*]</w:t>
            </w:r>
          </w:p>
          <w:p w14:paraId="2BD90DB1" w14:textId="77777777" w:rsidR="007A1F44" w:rsidRPr="00977EA3" w:rsidRDefault="00E63AF6" w:rsidP="00A53067">
            <w:pPr>
              <w:pStyle w:val="TableEntry"/>
              <w:rPr>
                <w:noProof w:val="0"/>
              </w:rPr>
            </w:pPr>
            <w:hyperlink r:id="rId120" w:anchor="Role-cls" w:history="1">
              <w:r w:rsidR="007A1F44" w:rsidRPr="00977EA3">
                <w:rPr>
                  <w:rStyle w:val="Collegamentoipertestuale"/>
                  <w:noProof w:val="0"/>
                </w:rPr>
                <w:t>Role</w:t>
              </w:r>
            </w:hyperlink>
            <w:r w:rsidR="007A1F44" w:rsidRPr="00977EA3">
              <w:rPr>
                <w:noProof w:val="0"/>
              </w:rPr>
              <w:t> (</w:t>
            </w:r>
            <w:hyperlink r:id="rId121" w:anchor="dt-SET" w:history="1">
              <w:r w:rsidR="007A1F44" w:rsidRPr="00977EA3">
                <w:rPr>
                  <w:rStyle w:val="Collegamentoipertestuale"/>
                  <w:noProof w:val="0"/>
                </w:rPr>
                <w:t>SET</w:t>
              </w:r>
            </w:hyperlink>
            <w:r w:rsidR="007A1F44" w:rsidRPr="00977EA3">
              <w:rPr>
                <w:noProof w:val="0"/>
              </w:rPr>
              <w:t>&lt;</w:t>
            </w:r>
            <w:hyperlink r:id="rId122" w:anchor="dt-II" w:history="1">
              <w:r w:rsidR="007A1F44" w:rsidRPr="00977EA3">
                <w:rPr>
                  <w:rStyle w:val="Collegamentoipertestuale"/>
                  <w:noProof w:val="0"/>
                </w:rPr>
                <w:t>II</w:t>
              </w:r>
            </w:hyperlink>
            <w:r w:rsidR="007A1F44" w:rsidRPr="00977EA3">
              <w:rPr>
                <w:noProof w:val="0"/>
              </w:rPr>
              <w:t xml:space="preserve">&gt;) </w:t>
            </w:r>
          </w:p>
        </w:tc>
        <w:tc>
          <w:tcPr>
            <w:tcW w:w="5283" w:type="dxa"/>
          </w:tcPr>
          <w:p w14:paraId="40EF0B21" w14:textId="77777777" w:rsidR="007A1F44" w:rsidRPr="00977EA3" w:rsidRDefault="007A1F44" w:rsidP="00A53067">
            <w:pPr>
              <w:pStyle w:val="TableEntry"/>
              <w:rPr>
                <w:noProof w:val="0"/>
              </w:rPr>
            </w:pPr>
            <w:r w:rsidRPr="00977EA3">
              <w:rPr>
                <w:noProof w:val="0"/>
              </w:rPr>
              <w:t>Identifier(s) for this personal relationship</w:t>
            </w:r>
          </w:p>
        </w:tc>
      </w:tr>
      <w:tr w:rsidR="007A1F44" w:rsidRPr="00977EA3" w14:paraId="68F1CBD3" w14:textId="77777777">
        <w:tc>
          <w:tcPr>
            <w:tcW w:w="4365" w:type="dxa"/>
          </w:tcPr>
          <w:p w14:paraId="3F8B8496" w14:textId="77777777" w:rsidR="007A1F44" w:rsidRPr="00E63AF6" w:rsidRDefault="007A1F44" w:rsidP="00A063AC">
            <w:pPr>
              <w:pStyle w:val="TableEntry"/>
              <w:rPr>
                <w:noProof w:val="0"/>
                <w:lang w:val="fr-FR"/>
                <w:rPrChange w:id="2476" w:author="Gregorio Canal" w:date="2019-05-22T14:54:00Z">
                  <w:rPr>
                    <w:noProof w:val="0"/>
                  </w:rPr>
                </w:rPrChange>
              </w:rPr>
            </w:pPr>
            <w:r w:rsidRPr="00E63AF6">
              <w:rPr>
                <w:noProof w:val="0"/>
                <w:lang w:val="fr-FR"/>
                <w:rPrChange w:id="2477" w:author="Gregorio Canal" w:date="2019-05-22T14:54:00Z">
                  <w:rPr>
                    <w:noProof w:val="0"/>
                  </w:rPr>
                </w:rPrChange>
              </w:rPr>
              <w:t>code [1..1] (M)</w:t>
            </w:r>
          </w:p>
          <w:p w14:paraId="666A4362" w14:textId="77777777" w:rsidR="007A1F44" w:rsidRPr="00E63AF6" w:rsidRDefault="007A1F44" w:rsidP="00A53067">
            <w:pPr>
              <w:pStyle w:val="TableEntry"/>
              <w:rPr>
                <w:noProof w:val="0"/>
                <w:lang w:val="fr-FR"/>
                <w:rPrChange w:id="2478" w:author="Gregorio Canal" w:date="2019-05-22T14:54:00Z">
                  <w:rPr>
                    <w:noProof w:val="0"/>
                  </w:rPr>
                </w:rPrChange>
              </w:rPr>
            </w:pPr>
            <w:proofErr w:type="spellStart"/>
            <w:r w:rsidRPr="00E63AF6">
              <w:rPr>
                <w:noProof w:val="0"/>
                <w:lang w:val="fr-FR"/>
                <w:rPrChange w:id="2479" w:author="Gregorio Canal" w:date="2019-05-22T14:54:00Z">
                  <w:rPr>
                    <w:noProof w:val="0"/>
                  </w:rPr>
                </w:rPrChange>
              </w:rPr>
              <w:t>Role</w:t>
            </w:r>
            <w:proofErr w:type="spellEnd"/>
            <w:r w:rsidRPr="00E63AF6">
              <w:rPr>
                <w:noProof w:val="0"/>
                <w:lang w:val="fr-FR"/>
                <w:rPrChange w:id="2480" w:author="Gregorio Canal" w:date="2019-05-22T14:54:00Z">
                  <w:rPr>
                    <w:noProof w:val="0"/>
                  </w:rPr>
                </w:rPrChange>
              </w:rPr>
              <w:t xml:space="preserve"> (CE) {</w:t>
            </w:r>
            <w:proofErr w:type="spellStart"/>
            <w:r w:rsidRPr="00E63AF6">
              <w:rPr>
                <w:noProof w:val="0"/>
                <w:lang w:val="fr-FR"/>
                <w:rPrChange w:id="2481" w:author="Gregorio Canal" w:date="2019-05-22T14:54:00Z">
                  <w:rPr>
                    <w:noProof w:val="0"/>
                  </w:rPr>
                </w:rPrChange>
              </w:rPr>
              <w:t>CWE:PersonalRelationshipRoleType</w:t>
            </w:r>
            <w:proofErr w:type="spellEnd"/>
            <w:r w:rsidRPr="00E63AF6">
              <w:rPr>
                <w:noProof w:val="0"/>
                <w:lang w:val="fr-FR"/>
                <w:rPrChange w:id="2482" w:author="Gregorio Canal" w:date="2019-05-22T14:54:00Z">
                  <w:rPr>
                    <w:noProof w:val="0"/>
                  </w:rPr>
                </w:rPrChange>
              </w:rPr>
              <w:t>}</w:t>
            </w:r>
          </w:p>
        </w:tc>
        <w:tc>
          <w:tcPr>
            <w:tcW w:w="5283" w:type="dxa"/>
          </w:tcPr>
          <w:p w14:paraId="15A7FF17" w14:textId="5C15CC69" w:rsidR="007A1F44" w:rsidRPr="00977EA3" w:rsidRDefault="007A1F44" w:rsidP="00A53067">
            <w:pPr>
              <w:pStyle w:val="TableEntry"/>
              <w:rPr>
                <w:noProof w:val="0"/>
              </w:rPr>
            </w:pPr>
            <w:r w:rsidRPr="00977EA3">
              <w:rPr>
                <w:noProof w:val="0"/>
              </w:rPr>
              <w:t xml:space="preserve">A required value specifying the type of personal relationship between the </w:t>
            </w:r>
            <w:proofErr w:type="spellStart"/>
            <w:r w:rsidRPr="00977EA3">
              <w:rPr>
                <w:noProof w:val="0"/>
              </w:rPr>
              <w:t>relationshipHolder</w:t>
            </w:r>
            <w:proofErr w:type="spellEnd"/>
            <w:r w:rsidRPr="00977EA3">
              <w:rPr>
                <w:noProof w:val="0"/>
              </w:rPr>
              <w:t xml:space="preserve"> and the scoping living subject drawn from the </w:t>
            </w:r>
            <w:proofErr w:type="spellStart"/>
            <w:r w:rsidRPr="00977EA3">
              <w:rPr>
                <w:noProof w:val="0"/>
              </w:rPr>
              <w:t>PersonalRelationshipRoleType</w:t>
            </w:r>
            <w:proofErr w:type="spellEnd"/>
            <w:r w:rsidRPr="00977EA3">
              <w:rPr>
                <w:noProof w:val="0"/>
              </w:rPr>
              <w:t xml:space="preserve"> domain, for example, spouse, parent, unrelated friend</w:t>
            </w:r>
            <w:r w:rsidR="00952DDA" w:rsidRPr="00977EA3">
              <w:rPr>
                <w:noProof w:val="0"/>
              </w:rPr>
              <w:t xml:space="preserve"> </w:t>
            </w:r>
          </w:p>
        </w:tc>
      </w:tr>
      <w:tr w:rsidR="007A1F44" w:rsidRPr="00977EA3" w14:paraId="7A6FC273" w14:textId="77777777">
        <w:tc>
          <w:tcPr>
            <w:tcW w:w="4365" w:type="dxa"/>
          </w:tcPr>
          <w:p w14:paraId="1F255FE1" w14:textId="77777777" w:rsidR="007A1F44" w:rsidRPr="00977EA3" w:rsidRDefault="007A1F44" w:rsidP="00A063AC">
            <w:pPr>
              <w:pStyle w:val="TableEntry"/>
              <w:rPr>
                <w:noProof w:val="0"/>
              </w:rPr>
            </w:pPr>
            <w:proofErr w:type="spellStart"/>
            <w:r w:rsidRPr="00977EA3">
              <w:rPr>
                <w:noProof w:val="0"/>
              </w:rPr>
              <w:t>statusCode</w:t>
            </w:r>
            <w:proofErr w:type="spellEnd"/>
            <w:r w:rsidRPr="00977EA3">
              <w:rPr>
                <w:noProof w:val="0"/>
              </w:rPr>
              <w:t xml:space="preserve"> [0..1]</w:t>
            </w:r>
          </w:p>
          <w:p w14:paraId="77DC08BC" w14:textId="77777777" w:rsidR="007A1F44" w:rsidRPr="00977EA3" w:rsidRDefault="007A1F44" w:rsidP="00A53067">
            <w:pPr>
              <w:pStyle w:val="TableEntry"/>
              <w:rPr>
                <w:noProof w:val="0"/>
              </w:rPr>
            </w:pPr>
            <w:r w:rsidRPr="00977EA3">
              <w:rPr>
                <w:noProof w:val="0"/>
              </w:rPr>
              <w:t xml:space="preserve">Role (CE) </w:t>
            </w:r>
          </w:p>
          <w:p w14:paraId="4F4817DF" w14:textId="77777777" w:rsidR="007A1F44" w:rsidRPr="00977EA3" w:rsidRDefault="007A1F44" w:rsidP="00A53067">
            <w:pPr>
              <w:pStyle w:val="TableEntry"/>
              <w:rPr>
                <w:noProof w:val="0"/>
              </w:rPr>
            </w:pPr>
            <w:r w:rsidRPr="00977EA3">
              <w:rPr>
                <w:noProof w:val="0"/>
              </w:rPr>
              <w:t>{</w:t>
            </w:r>
            <w:proofErr w:type="spellStart"/>
            <w:r w:rsidRPr="00977EA3">
              <w:rPr>
                <w:noProof w:val="0"/>
              </w:rPr>
              <w:t>CWE:RoleStatus</w:t>
            </w:r>
            <w:proofErr w:type="spellEnd"/>
            <w:r w:rsidRPr="00977EA3">
              <w:rPr>
                <w:noProof w:val="0"/>
              </w:rPr>
              <w:t>}</w:t>
            </w:r>
          </w:p>
        </w:tc>
        <w:tc>
          <w:tcPr>
            <w:tcW w:w="5283" w:type="dxa"/>
          </w:tcPr>
          <w:p w14:paraId="1BC89E5B" w14:textId="77777777" w:rsidR="007A1F44" w:rsidRPr="00977EA3" w:rsidRDefault="007A1F44" w:rsidP="00A53067">
            <w:pPr>
              <w:pStyle w:val="TableEntry"/>
              <w:rPr>
                <w:noProof w:val="0"/>
              </w:rPr>
            </w:pPr>
            <w:r w:rsidRPr="00977EA3">
              <w:rPr>
                <w:noProof w:val="0"/>
              </w:rPr>
              <w:t>A value specifying the state of this personal relationship (based on the RIM Role class state-machine), for example, following divorce a spouse relationship would be "terminated".</w:t>
            </w:r>
          </w:p>
        </w:tc>
      </w:tr>
      <w:tr w:rsidR="007A1F44" w:rsidRPr="00977EA3" w14:paraId="31F13997" w14:textId="77777777">
        <w:tc>
          <w:tcPr>
            <w:tcW w:w="4365" w:type="dxa"/>
          </w:tcPr>
          <w:p w14:paraId="2C83BB3A" w14:textId="77777777" w:rsidR="007A1F44" w:rsidRPr="00977EA3" w:rsidRDefault="007A1F44" w:rsidP="00A063AC">
            <w:pPr>
              <w:pStyle w:val="TableEntry"/>
              <w:rPr>
                <w:noProof w:val="0"/>
              </w:rPr>
            </w:pPr>
            <w:proofErr w:type="spellStart"/>
            <w:r w:rsidRPr="00977EA3">
              <w:rPr>
                <w:noProof w:val="0"/>
              </w:rPr>
              <w:t>effectiveTime</w:t>
            </w:r>
            <w:proofErr w:type="spellEnd"/>
            <w:r w:rsidRPr="00977EA3">
              <w:rPr>
                <w:noProof w:val="0"/>
              </w:rPr>
              <w:t xml:space="preserve"> [0..1]</w:t>
            </w:r>
          </w:p>
          <w:p w14:paraId="54B266E0" w14:textId="77777777" w:rsidR="007A1F44" w:rsidRPr="00977EA3" w:rsidRDefault="007A1F44" w:rsidP="00A53067">
            <w:pPr>
              <w:pStyle w:val="TableEntry"/>
              <w:rPr>
                <w:noProof w:val="0"/>
              </w:rPr>
            </w:pPr>
            <w:r w:rsidRPr="00977EA3">
              <w:rPr>
                <w:noProof w:val="0"/>
              </w:rPr>
              <w:t>Role (IVL&lt;TS&gt;)</w:t>
            </w:r>
          </w:p>
        </w:tc>
        <w:tc>
          <w:tcPr>
            <w:tcW w:w="5283" w:type="dxa"/>
          </w:tcPr>
          <w:p w14:paraId="5B21922A" w14:textId="77777777" w:rsidR="007A1F44" w:rsidRPr="00977EA3" w:rsidRDefault="007A1F44" w:rsidP="00A53067">
            <w:pPr>
              <w:pStyle w:val="TableEntry"/>
              <w:rPr>
                <w:noProof w:val="0"/>
              </w:rPr>
            </w:pPr>
            <w:r w:rsidRPr="00977EA3">
              <w:rPr>
                <w:noProof w:val="0"/>
              </w:rPr>
              <w:t>An interval of time specifying the period during which this personal relationship is in effect, if such time is applicable and known.</w:t>
            </w:r>
          </w:p>
        </w:tc>
      </w:tr>
      <w:tr w:rsidR="007A1F44" w:rsidRPr="00977EA3" w14:paraId="08058B7B" w14:textId="77777777">
        <w:tc>
          <w:tcPr>
            <w:tcW w:w="4365" w:type="dxa"/>
          </w:tcPr>
          <w:p w14:paraId="0E3B11A7" w14:textId="77777777" w:rsidR="007A1F44" w:rsidRPr="00977EA3" w:rsidRDefault="007A1F44" w:rsidP="00A063AC">
            <w:pPr>
              <w:pStyle w:val="TableEntry"/>
              <w:rPr>
                <w:b/>
                <w:bCs/>
                <w:noProof w:val="0"/>
              </w:rPr>
            </w:pPr>
            <w:r w:rsidRPr="00977EA3">
              <w:rPr>
                <w:b/>
                <w:bCs/>
                <w:noProof w:val="0"/>
              </w:rPr>
              <w:t>Citizen</w:t>
            </w:r>
          </w:p>
        </w:tc>
        <w:tc>
          <w:tcPr>
            <w:tcW w:w="5283" w:type="dxa"/>
          </w:tcPr>
          <w:p w14:paraId="0B20E533" w14:textId="77777777" w:rsidR="007A1F44" w:rsidRPr="00977EA3" w:rsidRDefault="007A1F44" w:rsidP="00A53067">
            <w:pPr>
              <w:pStyle w:val="TableEntry"/>
              <w:rPr>
                <w:noProof w:val="0"/>
              </w:rPr>
            </w:pPr>
            <w:r w:rsidRPr="00977EA3">
              <w:rPr>
                <w:noProof w:val="0"/>
              </w:rPr>
              <w:t>Used to capture person information relating to citizenship.</w:t>
            </w:r>
          </w:p>
        </w:tc>
      </w:tr>
      <w:tr w:rsidR="007A1F44" w:rsidRPr="00977EA3" w14:paraId="7A5452B0" w14:textId="77777777">
        <w:tc>
          <w:tcPr>
            <w:tcW w:w="4365" w:type="dxa"/>
          </w:tcPr>
          <w:p w14:paraId="57C498C4" w14:textId="77777777" w:rsidR="007A1F44" w:rsidRPr="00977EA3" w:rsidRDefault="007A1F44" w:rsidP="00A063AC">
            <w:pPr>
              <w:pStyle w:val="TableEntry"/>
              <w:rPr>
                <w:noProof w:val="0"/>
              </w:rPr>
            </w:pPr>
            <w:proofErr w:type="spellStart"/>
            <w:r w:rsidRPr="00977EA3">
              <w:rPr>
                <w:noProof w:val="0"/>
              </w:rPr>
              <w:t>classCode</w:t>
            </w:r>
            <w:proofErr w:type="spellEnd"/>
            <w:r w:rsidRPr="00977EA3">
              <w:rPr>
                <w:noProof w:val="0"/>
              </w:rPr>
              <w:t xml:space="preserve"> [1..1] (M)</w:t>
            </w:r>
          </w:p>
          <w:p w14:paraId="2C25820D" w14:textId="77777777" w:rsidR="007A1F44" w:rsidRPr="00977EA3" w:rsidRDefault="007A1F44" w:rsidP="00A53067">
            <w:pPr>
              <w:pStyle w:val="TableEntry"/>
              <w:rPr>
                <w:noProof w:val="0"/>
              </w:rPr>
            </w:pPr>
            <w:r w:rsidRPr="00977EA3">
              <w:rPr>
                <w:noProof w:val="0"/>
              </w:rPr>
              <w:t>Role (CS) {CNE:CIT, fixed value= "CIT"}</w:t>
            </w:r>
          </w:p>
        </w:tc>
        <w:tc>
          <w:tcPr>
            <w:tcW w:w="5283" w:type="dxa"/>
          </w:tcPr>
          <w:p w14:paraId="35FB0750" w14:textId="77777777" w:rsidR="007A1F44" w:rsidRPr="00977EA3" w:rsidRDefault="007A1F44" w:rsidP="00A53067">
            <w:pPr>
              <w:pStyle w:val="TableEntry"/>
              <w:rPr>
                <w:noProof w:val="0"/>
              </w:rPr>
            </w:pPr>
            <w:r w:rsidRPr="00977EA3">
              <w:rPr>
                <w:noProof w:val="0"/>
              </w:rPr>
              <w:t>Structural attribute; this is a "citizen" role</w:t>
            </w:r>
          </w:p>
        </w:tc>
      </w:tr>
      <w:tr w:rsidR="007A1F44" w:rsidRPr="00977EA3" w14:paraId="77B7CF45" w14:textId="77777777">
        <w:tc>
          <w:tcPr>
            <w:tcW w:w="4365" w:type="dxa"/>
          </w:tcPr>
          <w:p w14:paraId="0FF526D9" w14:textId="77777777" w:rsidR="007A1F44" w:rsidRPr="00977EA3" w:rsidRDefault="007A1F44" w:rsidP="00A063AC">
            <w:pPr>
              <w:pStyle w:val="TableEntry"/>
              <w:rPr>
                <w:noProof w:val="0"/>
              </w:rPr>
            </w:pPr>
            <w:r w:rsidRPr="00977EA3">
              <w:rPr>
                <w:noProof w:val="0"/>
              </w:rPr>
              <w:t>id [0..*]</w:t>
            </w:r>
          </w:p>
          <w:p w14:paraId="4ADFFE84" w14:textId="77777777" w:rsidR="007A1F44" w:rsidRPr="00977EA3" w:rsidRDefault="007A1F44" w:rsidP="00A53067">
            <w:pPr>
              <w:pStyle w:val="TableEntry"/>
              <w:rPr>
                <w:noProof w:val="0"/>
              </w:rPr>
            </w:pPr>
            <w:r w:rsidRPr="00977EA3">
              <w:rPr>
                <w:noProof w:val="0"/>
              </w:rPr>
              <w:t>Role (SET&lt;II&gt;)</w:t>
            </w:r>
          </w:p>
        </w:tc>
        <w:tc>
          <w:tcPr>
            <w:tcW w:w="5283" w:type="dxa"/>
          </w:tcPr>
          <w:p w14:paraId="0E33E3D3" w14:textId="4B4FAE9D" w:rsidR="007A1F44" w:rsidRPr="00977EA3" w:rsidRDefault="007A1F44" w:rsidP="00A53067">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3B70C5E6" w14:textId="77777777">
        <w:tc>
          <w:tcPr>
            <w:tcW w:w="4365" w:type="dxa"/>
          </w:tcPr>
          <w:p w14:paraId="61977E0E" w14:textId="77777777" w:rsidR="007A1F44" w:rsidRPr="00977EA3" w:rsidRDefault="007A1F44" w:rsidP="00A063AC">
            <w:pPr>
              <w:pStyle w:val="TableEntry"/>
              <w:rPr>
                <w:noProof w:val="0"/>
              </w:rPr>
            </w:pPr>
            <w:proofErr w:type="spellStart"/>
            <w:r w:rsidRPr="00977EA3">
              <w:rPr>
                <w:noProof w:val="0"/>
              </w:rPr>
              <w:t>effectiveTime</w:t>
            </w:r>
            <w:proofErr w:type="spellEnd"/>
            <w:r w:rsidRPr="00977EA3">
              <w:rPr>
                <w:noProof w:val="0"/>
              </w:rPr>
              <w:t xml:space="preserve"> [0..1]</w:t>
            </w:r>
          </w:p>
          <w:p w14:paraId="0BCBBFD2" w14:textId="77777777" w:rsidR="007A1F44" w:rsidRPr="00977EA3" w:rsidRDefault="007A1F44" w:rsidP="00A53067">
            <w:pPr>
              <w:pStyle w:val="TableEntry"/>
              <w:rPr>
                <w:noProof w:val="0"/>
              </w:rPr>
            </w:pPr>
            <w:r w:rsidRPr="00977EA3">
              <w:rPr>
                <w:noProof w:val="0"/>
              </w:rPr>
              <w:t>Employee (IVL&lt;TS&gt;)</w:t>
            </w:r>
          </w:p>
        </w:tc>
        <w:tc>
          <w:tcPr>
            <w:tcW w:w="5283" w:type="dxa"/>
          </w:tcPr>
          <w:p w14:paraId="228AA1E0" w14:textId="77777777" w:rsidR="007A1F44" w:rsidRPr="00977EA3" w:rsidRDefault="007A1F44" w:rsidP="00A53067">
            <w:pPr>
              <w:pStyle w:val="TableEntry"/>
              <w:rPr>
                <w:noProof w:val="0"/>
              </w:rPr>
            </w:pPr>
            <w:r w:rsidRPr="00977EA3">
              <w:rPr>
                <w:noProof w:val="0"/>
              </w:rPr>
              <w:t>An interval of time specifying the period during which this employment relationship is in effect, if such time limit is applicable and known.</w:t>
            </w:r>
          </w:p>
        </w:tc>
      </w:tr>
      <w:tr w:rsidR="007A1F44" w:rsidRPr="00977EA3" w14:paraId="479A3FE2" w14:textId="77777777">
        <w:tc>
          <w:tcPr>
            <w:tcW w:w="4365" w:type="dxa"/>
          </w:tcPr>
          <w:p w14:paraId="7064D2E2" w14:textId="77777777" w:rsidR="007A1F44" w:rsidRPr="00977EA3" w:rsidRDefault="007A1F44" w:rsidP="00A063AC">
            <w:pPr>
              <w:pStyle w:val="TableEntry"/>
              <w:rPr>
                <w:b/>
                <w:bCs/>
                <w:noProof w:val="0"/>
              </w:rPr>
            </w:pPr>
            <w:r w:rsidRPr="00977EA3">
              <w:rPr>
                <w:b/>
                <w:bCs/>
                <w:noProof w:val="0"/>
              </w:rPr>
              <w:t>Nation</w:t>
            </w:r>
          </w:p>
        </w:tc>
        <w:tc>
          <w:tcPr>
            <w:tcW w:w="5283" w:type="dxa"/>
          </w:tcPr>
          <w:p w14:paraId="66FB0922" w14:textId="77777777" w:rsidR="007A1F44" w:rsidRPr="00977EA3" w:rsidRDefault="007A1F44" w:rsidP="00A53067">
            <w:pPr>
              <w:pStyle w:val="TableEntry"/>
              <w:rPr>
                <w:noProof w:val="0"/>
              </w:rPr>
            </w:pPr>
            <w:r w:rsidRPr="00977EA3">
              <w:rPr>
                <w:noProof w:val="0"/>
              </w:rPr>
              <w:t>A politically organized body of people bonded by territory and known as a nation.</w:t>
            </w:r>
          </w:p>
        </w:tc>
      </w:tr>
      <w:tr w:rsidR="007A1F44" w:rsidRPr="00977EA3" w14:paraId="38F1AB82" w14:textId="77777777">
        <w:tc>
          <w:tcPr>
            <w:tcW w:w="4365" w:type="dxa"/>
          </w:tcPr>
          <w:p w14:paraId="0391957A" w14:textId="77777777" w:rsidR="007A1F44" w:rsidRPr="00977EA3" w:rsidRDefault="007A1F44" w:rsidP="00A063AC">
            <w:pPr>
              <w:pStyle w:val="TableEntry"/>
              <w:rPr>
                <w:noProof w:val="0"/>
              </w:rPr>
            </w:pPr>
            <w:proofErr w:type="spellStart"/>
            <w:r w:rsidRPr="00977EA3">
              <w:rPr>
                <w:noProof w:val="0"/>
              </w:rPr>
              <w:t>classCode</w:t>
            </w:r>
            <w:proofErr w:type="spellEnd"/>
            <w:r w:rsidRPr="00977EA3">
              <w:rPr>
                <w:noProof w:val="0"/>
              </w:rPr>
              <w:t xml:space="preserve"> [1..1] (M)</w:t>
            </w:r>
          </w:p>
          <w:p w14:paraId="03200AAB" w14:textId="77777777" w:rsidR="007A1F44" w:rsidRPr="00977EA3" w:rsidRDefault="007A1F44" w:rsidP="00A53067">
            <w:pPr>
              <w:pStyle w:val="TableEntry"/>
              <w:rPr>
                <w:noProof w:val="0"/>
              </w:rPr>
            </w:pPr>
            <w:r w:rsidRPr="00977EA3">
              <w:rPr>
                <w:noProof w:val="0"/>
              </w:rPr>
              <w:t>Organization (CS) {CNE:NAT, fixed value= "NAT"}</w:t>
            </w:r>
          </w:p>
        </w:tc>
        <w:tc>
          <w:tcPr>
            <w:tcW w:w="5283" w:type="dxa"/>
          </w:tcPr>
          <w:p w14:paraId="7F45EF13" w14:textId="77777777" w:rsidR="007A1F44" w:rsidRPr="00977EA3" w:rsidRDefault="007A1F44" w:rsidP="00A53067">
            <w:pPr>
              <w:pStyle w:val="TableEntry"/>
              <w:rPr>
                <w:noProof w:val="0"/>
              </w:rPr>
            </w:pPr>
            <w:r w:rsidRPr="00977EA3">
              <w:rPr>
                <w:noProof w:val="0"/>
              </w:rPr>
              <w:t>Structural attribute; this is a 'nation' type of entity</w:t>
            </w:r>
          </w:p>
        </w:tc>
      </w:tr>
      <w:tr w:rsidR="007A1F44" w:rsidRPr="00977EA3" w14:paraId="323E211D" w14:textId="77777777">
        <w:tc>
          <w:tcPr>
            <w:tcW w:w="4365" w:type="dxa"/>
          </w:tcPr>
          <w:p w14:paraId="2A4D7185" w14:textId="77777777" w:rsidR="007A1F44" w:rsidRPr="00977EA3" w:rsidRDefault="007A1F44" w:rsidP="00A063AC">
            <w:pPr>
              <w:pStyle w:val="TableEntry"/>
              <w:rPr>
                <w:noProof w:val="0"/>
              </w:rPr>
            </w:pPr>
            <w:proofErr w:type="spellStart"/>
            <w:r w:rsidRPr="00977EA3">
              <w:rPr>
                <w:noProof w:val="0"/>
              </w:rPr>
              <w:t>determinerCode</w:t>
            </w:r>
            <w:proofErr w:type="spellEnd"/>
            <w:r w:rsidRPr="00977EA3">
              <w:rPr>
                <w:noProof w:val="0"/>
              </w:rPr>
              <w:t xml:space="preserve"> [1..1] (M)</w:t>
            </w:r>
          </w:p>
          <w:p w14:paraId="7808C63E" w14:textId="77777777" w:rsidR="007A1F44" w:rsidRPr="00977EA3" w:rsidRDefault="007A1F44" w:rsidP="00A53067">
            <w:pPr>
              <w:pStyle w:val="TableEntry"/>
              <w:rPr>
                <w:noProof w:val="0"/>
              </w:rPr>
            </w:pPr>
            <w:r w:rsidRPr="00977EA3">
              <w:rPr>
                <w:noProof w:val="0"/>
              </w:rPr>
              <w:t>Organization (CS) {CNE:INSTANCE, fixed value= "INSTANCE"}</w:t>
            </w:r>
          </w:p>
        </w:tc>
        <w:tc>
          <w:tcPr>
            <w:tcW w:w="5283" w:type="dxa"/>
          </w:tcPr>
          <w:p w14:paraId="03AA2AF1" w14:textId="77777777" w:rsidR="007A1F44" w:rsidRPr="00977EA3" w:rsidRDefault="007A1F44" w:rsidP="00A53067">
            <w:pPr>
              <w:pStyle w:val="TableEntry"/>
              <w:rPr>
                <w:noProof w:val="0"/>
              </w:rPr>
            </w:pPr>
            <w:r w:rsidRPr="00977EA3">
              <w:rPr>
                <w:noProof w:val="0"/>
              </w:rPr>
              <w:t>Structural attribute; this is a specific entity</w:t>
            </w:r>
          </w:p>
        </w:tc>
      </w:tr>
      <w:tr w:rsidR="007A1F44" w:rsidRPr="00977EA3" w14:paraId="0927D1CA" w14:textId="77777777">
        <w:tc>
          <w:tcPr>
            <w:tcW w:w="4365" w:type="dxa"/>
          </w:tcPr>
          <w:p w14:paraId="14892CE8" w14:textId="77777777" w:rsidR="007A1F44" w:rsidRPr="00977EA3" w:rsidRDefault="007A1F44" w:rsidP="00A063AC">
            <w:pPr>
              <w:pStyle w:val="TableEntry"/>
              <w:rPr>
                <w:noProof w:val="0"/>
              </w:rPr>
            </w:pPr>
            <w:r w:rsidRPr="00977EA3">
              <w:rPr>
                <w:noProof w:val="0"/>
              </w:rPr>
              <w:t>code [1..1] (M)</w:t>
            </w:r>
          </w:p>
          <w:p w14:paraId="6D8C6BD0" w14:textId="77777777" w:rsidR="007A1F44" w:rsidRPr="00977EA3" w:rsidRDefault="007A1F44" w:rsidP="00A53067">
            <w:pPr>
              <w:pStyle w:val="TableEntry"/>
              <w:rPr>
                <w:noProof w:val="0"/>
              </w:rPr>
            </w:pPr>
            <w:r w:rsidRPr="00977EA3">
              <w:rPr>
                <w:noProof w:val="0"/>
              </w:rPr>
              <w:t>Organization (CD) {</w:t>
            </w:r>
            <w:proofErr w:type="spellStart"/>
            <w:r w:rsidRPr="00977EA3">
              <w:rPr>
                <w:noProof w:val="0"/>
              </w:rPr>
              <w:t>CWE:NationEntityType</w:t>
            </w:r>
            <w:proofErr w:type="spellEnd"/>
            <w:r w:rsidRPr="00977EA3">
              <w:rPr>
                <w:noProof w:val="0"/>
              </w:rPr>
              <w:t>}</w:t>
            </w:r>
          </w:p>
        </w:tc>
        <w:tc>
          <w:tcPr>
            <w:tcW w:w="5283" w:type="dxa"/>
          </w:tcPr>
          <w:p w14:paraId="3F10F8DB" w14:textId="77777777" w:rsidR="007A1F44" w:rsidRPr="00977EA3" w:rsidRDefault="007A1F44" w:rsidP="00A53067">
            <w:pPr>
              <w:pStyle w:val="TableEntry"/>
              <w:rPr>
                <w:noProof w:val="0"/>
              </w:rPr>
            </w:pPr>
            <w:r w:rsidRPr="00977EA3">
              <w:rPr>
                <w:noProof w:val="0"/>
              </w:rPr>
              <w:t>A value that identifies a nation state</w:t>
            </w:r>
          </w:p>
        </w:tc>
      </w:tr>
      <w:tr w:rsidR="007A1F44" w:rsidRPr="00977EA3" w14:paraId="41CA65D2" w14:textId="77777777">
        <w:tc>
          <w:tcPr>
            <w:tcW w:w="4365" w:type="dxa"/>
          </w:tcPr>
          <w:p w14:paraId="57A7D8E5" w14:textId="77777777" w:rsidR="007A1F44" w:rsidRPr="00977EA3" w:rsidRDefault="007A1F44" w:rsidP="00A063AC">
            <w:pPr>
              <w:pStyle w:val="TableEntry"/>
              <w:rPr>
                <w:noProof w:val="0"/>
              </w:rPr>
            </w:pPr>
            <w:r w:rsidRPr="00977EA3">
              <w:rPr>
                <w:noProof w:val="0"/>
              </w:rPr>
              <w:t>name [0..1]</w:t>
            </w:r>
          </w:p>
          <w:p w14:paraId="5D38B0F7" w14:textId="77777777" w:rsidR="007A1F44" w:rsidRPr="00977EA3" w:rsidRDefault="007A1F44" w:rsidP="00A53067">
            <w:pPr>
              <w:pStyle w:val="TableEntry"/>
              <w:rPr>
                <w:noProof w:val="0"/>
              </w:rPr>
            </w:pPr>
            <w:r w:rsidRPr="00977EA3">
              <w:rPr>
                <w:noProof w:val="0"/>
              </w:rPr>
              <w:t>Organization (ON)</w:t>
            </w:r>
          </w:p>
        </w:tc>
        <w:tc>
          <w:tcPr>
            <w:tcW w:w="5283" w:type="dxa"/>
          </w:tcPr>
          <w:p w14:paraId="62E9E386" w14:textId="77777777" w:rsidR="007A1F44" w:rsidRPr="00977EA3" w:rsidRDefault="007A1F44" w:rsidP="00A53067">
            <w:pPr>
              <w:pStyle w:val="TableEntry"/>
              <w:rPr>
                <w:noProof w:val="0"/>
              </w:rPr>
            </w:pPr>
            <w:r w:rsidRPr="00977EA3">
              <w:rPr>
                <w:noProof w:val="0"/>
              </w:rPr>
              <w:t>A non-unique textual identifier or moniker for this nation</w:t>
            </w:r>
          </w:p>
        </w:tc>
      </w:tr>
      <w:tr w:rsidR="007A1F44" w:rsidRPr="00977EA3" w14:paraId="34416003" w14:textId="77777777">
        <w:tc>
          <w:tcPr>
            <w:tcW w:w="4365" w:type="dxa"/>
          </w:tcPr>
          <w:p w14:paraId="0CB0F079" w14:textId="77777777" w:rsidR="007A1F44" w:rsidRPr="00977EA3" w:rsidRDefault="007A1F44" w:rsidP="00A063AC">
            <w:pPr>
              <w:pStyle w:val="TableEntry"/>
              <w:rPr>
                <w:b/>
                <w:noProof w:val="0"/>
              </w:rPr>
            </w:pPr>
            <w:r w:rsidRPr="00977EA3">
              <w:rPr>
                <w:b/>
                <w:noProof w:val="0"/>
              </w:rPr>
              <w:t>Employee</w:t>
            </w:r>
          </w:p>
        </w:tc>
        <w:tc>
          <w:tcPr>
            <w:tcW w:w="5283" w:type="dxa"/>
          </w:tcPr>
          <w:p w14:paraId="7B061ADC" w14:textId="77777777" w:rsidR="007A1F44" w:rsidRPr="00977EA3" w:rsidRDefault="007A1F44" w:rsidP="00A53067">
            <w:pPr>
              <w:pStyle w:val="TableEntry"/>
              <w:rPr>
                <w:noProof w:val="0"/>
              </w:rPr>
            </w:pPr>
            <w:r w:rsidRPr="00977EA3">
              <w:rPr>
                <w:noProof w:val="0"/>
              </w:rPr>
              <w:t xml:space="preserve">A relationship of the focal person with an organization to receive wages or salary. The purpose of this class is to identify the type of </w:t>
            </w:r>
            <w:r w:rsidRPr="00977EA3">
              <w:rPr>
                <w:noProof w:val="0"/>
              </w:rPr>
              <w:lastRenderedPageBreak/>
              <w:t>relationship the employee has to the employer rather than the nature of the work actually performed. For example, it can be used to capture whether the person is a Military Veteran or not..</w:t>
            </w:r>
          </w:p>
        </w:tc>
      </w:tr>
      <w:tr w:rsidR="007A1F44" w:rsidRPr="00977EA3" w14:paraId="709D4001" w14:textId="77777777">
        <w:tc>
          <w:tcPr>
            <w:tcW w:w="4365" w:type="dxa"/>
          </w:tcPr>
          <w:p w14:paraId="4B0D10C1" w14:textId="77777777" w:rsidR="007A1F44" w:rsidRPr="00977EA3" w:rsidRDefault="007A1F44" w:rsidP="00A063AC">
            <w:pPr>
              <w:pStyle w:val="TableEntry"/>
              <w:rPr>
                <w:noProof w:val="0"/>
              </w:rPr>
            </w:pPr>
            <w:proofErr w:type="spellStart"/>
            <w:r w:rsidRPr="00977EA3">
              <w:rPr>
                <w:noProof w:val="0"/>
              </w:rPr>
              <w:t>classCode</w:t>
            </w:r>
            <w:proofErr w:type="spellEnd"/>
            <w:r w:rsidRPr="00977EA3">
              <w:rPr>
                <w:noProof w:val="0"/>
              </w:rPr>
              <w:t xml:space="preserve"> [1..1] (M)</w:t>
            </w:r>
          </w:p>
          <w:p w14:paraId="4F48A8C2" w14:textId="77777777" w:rsidR="007A1F44" w:rsidRPr="00977EA3" w:rsidRDefault="007A1F44" w:rsidP="00A53067">
            <w:pPr>
              <w:pStyle w:val="TableEntry"/>
              <w:rPr>
                <w:noProof w:val="0"/>
              </w:rPr>
            </w:pPr>
            <w:r w:rsidRPr="00977EA3">
              <w:rPr>
                <w:noProof w:val="0"/>
              </w:rPr>
              <w:t>Employee (CS) {CNE:EMP}</w:t>
            </w:r>
          </w:p>
        </w:tc>
        <w:tc>
          <w:tcPr>
            <w:tcW w:w="5283" w:type="dxa"/>
          </w:tcPr>
          <w:p w14:paraId="317F02DA" w14:textId="4AEA880A" w:rsidR="007A1F44" w:rsidRPr="00977EA3" w:rsidRDefault="007A1F44" w:rsidP="00A53067">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5722BDBB" w14:textId="77777777">
        <w:tc>
          <w:tcPr>
            <w:tcW w:w="4365" w:type="dxa"/>
          </w:tcPr>
          <w:p w14:paraId="5BAD6C42" w14:textId="77777777" w:rsidR="007A1F44" w:rsidRPr="00977EA3" w:rsidRDefault="007A1F44" w:rsidP="00A063AC">
            <w:pPr>
              <w:pStyle w:val="TableEntry"/>
              <w:rPr>
                <w:noProof w:val="0"/>
              </w:rPr>
            </w:pPr>
            <w:proofErr w:type="spellStart"/>
            <w:r w:rsidRPr="00977EA3">
              <w:rPr>
                <w:noProof w:val="0"/>
              </w:rPr>
              <w:t>statusCode</w:t>
            </w:r>
            <w:proofErr w:type="spellEnd"/>
            <w:r w:rsidRPr="00977EA3">
              <w:rPr>
                <w:noProof w:val="0"/>
              </w:rPr>
              <w:t xml:space="preserve"> [0..1]</w:t>
            </w:r>
          </w:p>
          <w:p w14:paraId="271F1098" w14:textId="77777777" w:rsidR="007A1F44" w:rsidRPr="00977EA3" w:rsidRDefault="007A1F44" w:rsidP="00A53067">
            <w:pPr>
              <w:pStyle w:val="TableEntry"/>
              <w:rPr>
                <w:noProof w:val="0"/>
              </w:rPr>
            </w:pPr>
            <w:r w:rsidRPr="00977EA3">
              <w:rPr>
                <w:noProof w:val="0"/>
              </w:rPr>
              <w:t>Employee (CS) {</w:t>
            </w:r>
            <w:proofErr w:type="spellStart"/>
            <w:r w:rsidRPr="00977EA3">
              <w:rPr>
                <w:noProof w:val="0"/>
              </w:rPr>
              <w:t>CNE:RoleStatus</w:t>
            </w:r>
            <w:proofErr w:type="spellEnd"/>
            <w:r w:rsidRPr="00977EA3">
              <w:rPr>
                <w:noProof w:val="0"/>
              </w:rPr>
              <w:t>}</w:t>
            </w:r>
          </w:p>
        </w:tc>
        <w:tc>
          <w:tcPr>
            <w:tcW w:w="5283" w:type="dxa"/>
          </w:tcPr>
          <w:p w14:paraId="6DCC7148" w14:textId="77777777" w:rsidR="007A1F44" w:rsidRPr="00977EA3" w:rsidRDefault="007A1F44" w:rsidP="00A53067">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2A58BCD1" w14:textId="77777777">
        <w:tc>
          <w:tcPr>
            <w:tcW w:w="4365" w:type="dxa"/>
          </w:tcPr>
          <w:p w14:paraId="6AD5A265" w14:textId="77777777" w:rsidR="007A1F44" w:rsidRPr="00977EA3" w:rsidRDefault="007A1F44" w:rsidP="00A063AC">
            <w:pPr>
              <w:pStyle w:val="TableEntry"/>
              <w:rPr>
                <w:noProof w:val="0"/>
              </w:rPr>
            </w:pPr>
            <w:proofErr w:type="spellStart"/>
            <w:r w:rsidRPr="00977EA3">
              <w:rPr>
                <w:noProof w:val="0"/>
              </w:rPr>
              <w:t>statusCode</w:t>
            </w:r>
            <w:proofErr w:type="spellEnd"/>
            <w:r w:rsidRPr="00977EA3">
              <w:rPr>
                <w:noProof w:val="0"/>
              </w:rPr>
              <w:t xml:space="preserve"> [0..1]</w:t>
            </w:r>
          </w:p>
          <w:p w14:paraId="20C3F960" w14:textId="77777777" w:rsidR="007A1F44" w:rsidRPr="00977EA3" w:rsidRDefault="007A1F44" w:rsidP="00A53067">
            <w:pPr>
              <w:pStyle w:val="TableEntry"/>
              <w:rPr>
                <w:noProof w:val="0"/>
              </w:rPr>
            </w:pPr>
            <w:r w:rsidRPr="00977EA3">
              <w:rPr>
                <w:noProof w:val="0"/>
              </w:rPr>
              <w:t>Employee (CS) {</w:t>
            </w:r>
            <w:proofErr w:type="spellStart"/>
            <w:r w:rsidRPr="00977EA3">
              <w:rPr>
                <w:noProof w:val="0"/>
              </w:rPr>
              <w:t>CNE:RoleStatus</w:t>
            </w:r>
            <w:proofErr w:type="spellEnd"/>
            <w:r w:rsidRPr="00977EA3">
              <w:rPr>
                <w:noProof w:val="0"/>
              </w:rPr>
              <w:t>}</w:t>
            </w:r>
          </w:p>
        </w:tc>
        <w:tc>
          <w:tcPr>
            <w:tcW w:w="5283" w:type="dxa"/>
          </w:tcPr>
          <w:p w14:paraId="194294F2" w14:textId="77777777" w:rsidR="007A1F44" w:rsidRPr="00977EA3" w:rsidRDefault="007A1F44" w:rsidP="00A53067">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629A8359" w14:textId="77777777">
        <w:tc>
          <w:tcPr>
            <w:tcW w:w="4365" w:type="dxa"/>
          </w:tcPr>
          <w:p w14:paraId="29505A8B" w14:textId="77777777" w:rsidR="007A1F44" w:rsidRPr="00977EA3" w:rsidRDefault="007A1F44" w:rsidP="00A063AC">
            <w:pPr>
              <w:pStyle w:val="TableEntry"/>
              <w:rPr>
                <w:noProof w:val="0"/>
              </w:rPr>
            </w:pPr>
            <w:proofErr w:type="spellStart"/>
            <w:r w:rsidRPr="00977EA3">
              <w:rPr>
                <w:noProof w:val="0"/>
              </w:rPr>
              <w:t>effectiveTime</w:t>
            </w:r>
            <w:proofErr w:type="spellEnd"/>
            <w:r w:rsidRPr="00977EA3">
              <w:rPr>
                <w:noProof w:val="0"/>
              </w:rPr>
              <w:t xml:space="preserve"> [0..1]</w:t>
            </w:r>
          </w:p>
          <w:p w14:paraId="0AAE5E51" w14:textId="77777777" w:rsidR="007A1F44" w:rsidRPr="00977EA3" w:rsidRDefault="007A1F44" w:rsidP="00A53067">
            <w:pPr>
              <w:pStyle w:val="TableEntry"/>
              <w:rPr>
                <w:noProof w:val="0"/>
              </w:rPr>
            </w:pPr>
            <w:r w:rsidRPr="00977EA3">
              <w:rPr>
                <w:noProof w:val="0"/>
              </w:rPr>
              <w:t>Employee (IVL&lt;TS&gt;)</w:t>
            </w:r>
          </w:p>
        </w:tc>
        <w:tc>
          <w:tcPr>
            <w:tcW w:w="5283" w:type="dxa"/>
          </w:tcPr>
          <w:p w14:paraId="5E64F867" w14:textId="77777777" w:rsidR="007A1F44" w:rsidRPr="00977EA3" w:rsidRDefault="007A1F44" w:rsidP="00A53067">
            <w:pPr>
              <w:pStyle w:val="TableEntry"/>
              <w:rPr>
                <w:noProof w:val="0"/>
              </w:rPr>
            </w:pPr>
            <w:r w:rsidRPr="00977EA3">
              <w:rPr>
                <w:noProof w:val="0"/>
              </w:rPr>
              <w:t>An interval of time specifying the period during which this employment relationship is in effect, if such time limit is applicable and known.</w:t>
            </w:r>
          </w:p>
        </w:tc>
      </w:tr>
      <w:tr w:rsidR="007A1F44" w:rsidRPr="00977EA3" w14:paraId="7E9E0C78" w14:textId="77777777">
        <w:tc>
          <w:tcPr>
            <w:tcW w:w="4365" w:type="dxa"/>
          </w:tcPr>
          <w:p w14:paraId="5CADD7CE" w14:textId="77777777" w:rsidR="007A1F44" w:rsidRPr="00E63AF6" w:rsidRDefault="007A1F44" w:rsidP="00A063AC">
            <w:pPr>
              <w:pStyle w:val="TableEntry"/>
              <w:rPr>
                <w:noProof w:val="0"/>
                <w:lang w:val="fr-FR"/>
                <w:rPrChange w:id="2483" w:author="Gregorio Canal" w:date="2019-05-22T14:54:00Z">
                  <w:rPr>
                    <w:noProof w:val="0"/>
                  </w:rPr>
                </w:rPrChange>
              </w:rPr>
            </w:pPr>
            <w:proofErr w:type="spellStart"/>
            <w:r w:rsidRPr="00E63AF6">
              <w:rPr>
                <w:noProof w:val="0"/>
                <w:lang w:val="fr-FR"/>
                <w:rPrChange w:id="2484" w:author="Gregorio Canal" w:date="2019-05-22T14:54:00Z">
                  <w:rPr>
                    <w:noProof w:val="0"/>
                  </w:rPr>
                </w:rPrChange>
              </w:rPr>
              <w:t>occupationCode</w:t>
            </w:r>
            <w:proofErr w:type="spellEnd"/>
            <w:r w:rsidRPr="00E63AF6">
              <w:rPr>
                <w:noProof w:val="0"/>
                <w:lang w:val="fr-FR"/>
                <w:rPrChange w:id="2485" w:author="Gregorio Canal" w:date="2019-05-22T14:54:00Z">
                  <w:rPr>
                    <w:noProof w:val="0"/>
                  </w:rPr>
                </w:rPrChange>
              </w:rPr>
              <w:t xml:space="preserve"> [0..1]</w:t>
            </w:r>
          </w:p>
          <w:p w14:paraId="143CD7F3" w14:textId="77777777" w:rsidR="007A1F44" w:rsidRPr="00E63AF6" w:rsidRDefault="007A1F44" w:rsidP="00A53067">
            <w:pPr>
              <w:pStyle w:val="TableEntry"/>
              <w:rPr>
                <w:noProof w:val="0"/>
                <w:lang w:val="fr-FR"/>
                <w:rPrChange w:id="2486" w:author="Gregorio Canal" w:date="2019-05-22T14:54:00Z">
                  <w:rPr>
                    <w:noProof w:val="0"/>
                  </w:rPr>
                </w:rPrChange>
              </w:rPr>
            </w:pPr>
            <w:proofErr w:type="spellStart"/>
            <w:r w:rsidRPr="00E63AF6">
              <w:rPr>
                <w:noProof w:val="0"/>
                <w:lang w:val="fr-FR"/>
                <w:rPrChange w:id="2487" w:author="Gregorio Canal" w:date="2019-05-22T14:54:00Z">
                  <w:rPr>
                    <w:noProof w:val="0"/>
                  </w:rPr>
                </w:rPrChange>
              </w:rPr>
              <w:t>Employee</w:t>
            </w:r>
            <w:proofErr w:type="spellEnd"/>
            <w:r w:rsidRPr="00E63AF6">
              <w:rPr>
                <w:noProof w:val="0"/>
                <w:lang w:val="fr-FR"/>
                <w:rPrChange w:id="2488" w:author="Gregorio Canal" w:date="2019-05-22T14:54:00Z">
                  <w:rPr>
                    <w:noProof w:val="0"/>
                  </w:rPr>
                </w:rPrChange>
              </w:rPr>
              <w:t xml:space="preserve"> (CE) {</w:t>
            </w:r>
            <w:proofErr w:type="spellStart"/>
            <w:r w:rsidRPr="00E63AF6">
              <w:rPr>
                <w:noProof w:val="0"/>
                <w:lang w:val="fr-FR"/>
                <w:rPrChange w:id="2489" w:author="Gregorio Canal" w:date="2019-05-22T14:54:00Z">
                  <w:rPr>
                    <w:noProof w:val="0"/>
                  </w:rPr>
                </w:rPrChange>
              </w:rPr>
              <w:t>CWE:EmployeeOccupationCode</w:t>
            </w:r>
            <w:proofErr w:type="spellEnd"/>
            <w:r w:rsidRPr="00E63AF6">
              <w:rPr>
                <w:noProof w:val="0"/>
                <w:lang w:val="fr-FR"/>
                <w:rPrChange w:id="2490" w:author="Gregorio Canal" w:date="2019-05-22T14:54:00Z">
                  <w:rPr>
                    <w:noProof w:val="0"/>
                  </w:rPr>
                </w:rPrChange>
              </w:rPr>
              <w:t>}</w:t>
            </w:r>
          </w:p>
        </w:tc>
        <w:tc>
          <w:tcPr>
            <w:tcW w:w="5283" w:type="dxa"/>
          </w:tcPr>
          <w:p w14:paraId="7D353E25" w14:textId="77777777" w:rsidR="007A1F44" w:rsidRPr="00977EA3" w:rsidRDefault="007A1F44" w:rsidP="00A53067">
            <w:pPr>
              <w:pStyle w:val="TableEntry"/>
              <w:rPr>
                <w:noProof w:val="0"/>
              </w:rPr>
            </w:pPr>
            <w:r w:rsidRPr="00977EA3">
              <w:rPr>
                <w:noProof w:val="0"/>
              </w:rPr>
              <w:t xml:space="preserve">A code qualifying the classification of kind-of-work based upon a recognized industry or jurisdictional standard. </w:t>
            </w:r>
            <w:proofErr w:type="spellStart"/>
            <w:r w:rsidRPr="00977EA3">
              <w:rPr>
                <w:noProof w:val="0"/>
              </w:rPr>
              <w:t>OccupationCode</w:t>
            </w:r>
            <w:proofErr w:type="spellEnd"/>
            <w:r w:rsidRPr="00977EA3">
              <w:rPr>
                <w:noProof w:val="0"/>
              </w:rPr>
              <w:t xml:space="preserve"> is used to convey the person's occupation as opposed to </w:t>
            </w:r>
            <w:proofErr w:type="spellStart"/>
            <w:r w:rsidRPr="00977EA3">
              <w:rPr>
                <w:noProof w:val="0"/>
              </w:rPr>
              <w:t>jobClassCode</w:t>
            </w:r>
            <w:proofErr w:type="spellEnd"/>
            <w:r w:rsidRPr="00977EA3">
              <w:rPr>
                <w:noProof w:val="0"/>
              </w:rPr>
              <w:t xml:space="preserve"> (not used in this transaction) which characterizes this particular job. For example, it can be used to capture whether the person is a Military Veteran or not. </w:t>
            </w:r>
          </w:p>
        </w:tc>
      </w:tr>
      <w:tr w:rsidR="007A1F44" w:rsidRPr="00977EA3" w14:paraId="0D09917D" w14:textId="77777777">
        <w:tc>
          <w:tcPr>
            <w:tcW w:w="4365" w:type="dxa"/>
          </w:tcPr>
          <w:p w14:paraId="105161B1" w14:textId="77777777" w:rsidR="007A1F44" w:rsidRPr="00977EA3" w:rsidRDefault="007A1F44" w:rsidP="00A063AC">
            <w:pPr>
              <w:pStyle w:val="TableEntry"/>
              <w:rPr>
                <w:b/>
                <w:bCs/>
                <w:noProof w:val="0"/>
              </w:rPr>
            </w:pPr>
            <w:proofErr w:type="spellStart"/>
            <w:r w:rsidRPr="00977EA3">
              <w:rPr>
                <w:b/>
                <w:bCs/>
                <w:noProof w:val="0"/>
              </w:rPr>
              <w:t>BirthPlace</w:t>
            </w:r>
            <w:proofErr w:type="spellEnd"/>
          </w:p>
        </w:tc>
        <w:tc>
          <w:tcPr>
            <w:tcW w:w="5283" w:type="dxa"/>
          </w:tcPr>
          <w:p w14:paraId="1D1D6DCA" w14:textId="77777777" w:rsidR="007A1F44" w:rsidRPr="00977EA3" w:rsidRDefault="007A1F44" w:rsidP="00A53067">
            <w:pPr>
              <w:pStyle w:val="TableEntry"/>
              <w:rPr>
                <w:noProof w:val="0"/>
              </w:rPr>
            </w:pPr>
            <w:r w:rsidRPr="00977EA3">
              <w:rPr>
                <w:noProof w:val="0"/>
              </w:rPr>
              <w:t>The birthplace of the focal living subject.</w:t>
            </w:r>
          </w:p>
        </w:tc>
      </w:tr>
      <w:tr w:rsidR="007A1F44" w:rsidRPr="00977EA3" w14:paraId="472FB276" w14:textId="77777777">
        <w:tc>
          <w:tcPr>
            <w:tcW w:w="4365" w:type="dxa"/>
          </w:tcPr>
          <w:p w14:paraId="431F173E" w14:textId="77777777" w:rsidR="007A1F44" w:rsidRPr="00977EA3" w:rsidRDefault="007A1F44" w:rsidP="00A063AC">
            <w:pPr>
              <w:pStyle w:val="TableEntry"/>
              <w:rPr>
                <w:noProof w:val="0"/>
              </w:rPr>
            </w:pPr>
            <w:proofErr w:type="spellStart"/>
            <w:r w:rsidRPr="00977EA3">
              <w:rPr>
                <w:noProof w:val="0"/>
              </w:rPr>
              <w:t>classCode</w:t>
            </w:r>
            <w:proofErr w:type="spellEnd"/>
            <w:r w:rsidRPr="00977EA3">
              <w:rPr>
                <w:noProof w:val="0"/>
              </w:rPr>
              <w:t xml:space="preserve"> [1..1] (M)</w:t>
            </w:r>
          </w:p>
          <w:p w14:paraId="1ACB6D28" w14:textId="77777777" w:rsidR="007A1F44" w:rsidRPr="00977EA3" w:rsidRDefault="007A1F44" w:rsidP="00A53067">
            <w:pPr>
              <w:pStyle w:val="TableEntry"/>
              <w:rPr>
                <w:noProof w:val="0"/>
              </w:rPr>
            </w:pPr>
            <w:r w:rsidRPr="00977EA3">
              <w:rPr>
                <w:noProof w:val="0"/>
              </w:rPr>
              <w:t>Birthplace (CS) {CNE:BIRTHPL}</w:t>
            </w:r>
          </w:p>
        </w:tc>
        <w:tc>
          <w:tcPr>
            <w:tcW w:w="5283" w:type="dxa"/>
          </w:tcPr>
          <w:p w14:paraId="092763E3" w14:textId="77777777" w:rsidR="007A1F44" w:rsidRPr="00977EA3" w:rsidRDefault="007A1F44" w:rsidP="00A53067">
            <w:pPr>
              <w:pStyle w:val="TableEntry"/>
              <w:rPr>
                <w:noProof w:val="0"/>
              </w:rPr>
            </w:pPr>
            <w:r w:rsidRPr="00977EA3">
              <w:rPr>
                <w:noProof w:val="0"/>
              </w:rPr>
              <w:t>Structural attribute; this is a "birthplace" role.</w:t>
            </w:r>
          </w:p>
        </w:tc>
      </w:tr>
      <w:tr w:rsidR="007A1F44" w:rsidRPr="00977EA3" w14:paraId="13CCA2CC" w14:textId="77777777">
        <w:tc>
          <w:tcPr>
            <w:tcW w:w="4365" w:type="dxa"/>
          </w:tcPr>
          <w:p w14:paraId="0BDE3F26" w14:textId="77777777" w:rsidR="007A1F44" w:rsidRPr="00977EA3" w:rsidRDefault="007A1F44" w:rsidP="00A063AC">
            <w:pPr>
              <w:pStyle w:val="TableEntry"/>
              <w:rPr>
                <w:noProof w:val="0"/>
              </w:rPr>
            </w:pPr>
            <w:r w:rsidRPr="00977EA3">
              <w:rPr>
                <w:noProof w:val="0"/>
              </w:rPr>
              <w:t xml:space="preserve">id [0..*] </w:t>
            </w:r>
          </w:p>
          <w:p w14:paraId="682945F5" w14:textId="77777777" w:rsidR="007A1F44" w:rsidRPr="00977EA3" w:rsidRDefault="007A1F44" w:rsidP="003462A5">
            <w:pPr>
              <w:pStyle w:val="TableEntry"/>
              <w:rPr>
                <w:noProof w:val="0"/>
                <w:sz w:val="16"/>
              </w:rPr>
            </w:pPr>
            <w:r w:rsidRPr="00977EA3">
              <w:rPr>
                <w:noProof w:val="0"/>
                <w:sz w:val="16"/>
              </w:rPr>
              <w:t>Birth</w:t>
            </w:r>
            <w:r w:rsidRPr="00977EA3">
              <w:rPr>
                <w:noProof w:val="0"/>
              </w:rPr>
              <w:t>place</w:t>
            </w:r>
            <w:r w:rsidRPr="00977EA3">
              <w:rPr>
                <w:noProof w:val="0"/>
                <w:sz w:val="16"/>
              </w:rPr>
              <w:t> (</w:t>
            </w:r>
            <w:hyperlink r:id="rId123" w:anchor="dt-SET" w:history="1">
              <w:r w:rsidRPr="00977EA3">
                <w:rPr>
                  <w:rStyle w:val="Collegamentoipertestuale"/>
                  <w:noProof w:val="0"/>
                  <w:sz w:val="16"/>
                </w:rPr>
                <w:t>SET</w:t>
              </w:r>
            </w:hyperlink>
            <w:r w:rsidRPr="00977EA3">
              <w:rPr>
                <w:noProof w:val="0"/>
                <w:sz w:val="16"/>
              </w:rPr>
              <w:t>&lt;</w:t>
            </w:r>
            <w:hyperlink r:id="rId124" w:anchor="dt-II" w:history="1">
              <w:r w:rsidRPr="00977EA3">
                <w:rPr>
                  <w:rStyle w:val="Collegamentoipertestuale"/>
                  <w:noProof w:val="0"/>
                  <w:sz w:val="16"/>
                </w:rPr>
                <w:t>II</w:t>
              </w:r>
            </w:hyperlink>
            <w:r w:rsidRPr="00977EA3">
              <w:rPr>
                <w:noProof w:val="0"/>
                <w:sz w:val="16"/>
              </w:rPr>
              <w:t xml:space="preserve">&gt;) </w:t>
            </w:r>
          </w:p>
        </w:tc>
        <w:tc>
          <w:tcPr>
            <w:tcW w:w="5283" w:type="dxa"/>
          </w:tcPr>
          <w:p w14:paraId="126DA7D7" w14:textId="77777777" w:rsidR="007A1F44" w:rsidRPr="00977EA3" w:rsidRDefault="007A1F44" w:rsidP="00A53067">
            <w:pPr>
              <w:pStyle w:val="TableEntry"/>
              <w:rPr>
                <w:noProof w:val="0"/>
              </w:rPr>
            </w:pPr>
            <w:r w:rsidRPr="00977EA3">
              <w:rPr>
                <w:noProof w:val="0"/>
              </w:rPr>
              <w:t>A living subject's birth place represented by a unique identifier.</w:t>
            </w:r>
          </w:p>
        </w:tc>
      </w:tr>
      <w:tr w:rsidR="007A1F44" w:rsidRPr="00977EA3" w14:paraId="687A527D" w14:textId="77777777">
        <w:tc>
          <w:tcPr>
            <w:tcW w:w="4365" w:type="dxa"/>
          </w:tcPr>
          <w:p w14:paraId="2C8E2EB9" w14:textId="77777777" w:rsidR="007A1F44" w:rsidRPr="00977EA3" w:rsidRDefault="007A1F44" w:rsidP="00A063AC">
            <w:pPr>
              <w:pStyle w:val="TableEntry"/>
              <w:rPr>
                <w:noProof w:val="0"/>
              </w:rPr>
            </w:pPr>
            <w:proofErr w:type="spellStart"/>
            <w:r w:rsidRPr="00977EA3">
              <w:rPr>
                <w:noProof w:val="0"/>
              </w:rPr>
              <w:t>addr</w:t>
            </w:r>
            <w:proofErr w:type="spellEnd"/>
            <w:r w:rsidRPr="00977EA3">
              <w:rPr>
                <w:noProof w:val="0"/>
              </w:rPr>
              <w:t xml:space="preserve"> [0..*] </w:t>
            </w:r>
          </w:p>
          <w:p w14:paraId="65A3350A" w14:textId="77777777" w:rsidR="007A1F44" w:rsidRPr="00977EA3" w:rsidRDefault="007A1F44" w:rsidP="00A53067">
            <w:pPr>
              <w:pStyle w:val="TableEntry"/>
              <w:rPr>
                <w:noProof w:val="0"/>
              </w:rPr>
            </w:pPr>
            <w:r w:rsidRPr="00977EA3">
              <w:rPr>
                <w:noProof w:val="0"/>
              </w:rPr>
              <w:t>Patient (BAG&lt;AD&gt;)</w:t>
            </w:r>
          </w:p>
        </w:tc>
        <w:tc>
          <w:tcPr>
            <w:tcW w:w="5283" w:type="dxa"/>
          </w:tcPr>
          <w:p w14:paraId="4136A590" w14:textId="77777777" w:rsidR="007A1F44" w:rsidRPr="00977EA3" w:rsidRDefault="007A1F44" w:rsidP="00A53067">
            <w:pPr>
              <w:pStyle w:val="TableEntry"/>
              <w:rPr>
                <w:noProof w:val="0"/>
              </w:rPr>
            </w:pPr>
            <w:r w:rsidRPr="00977EA3">
              <w:rPr>
                <w:noProof w:val="0"/>
              </w:rPr>
              <w:t xml:space="preserve">A living subject's birth place represented as an address. Note: Either </w:t>
            </w:r>
            <w:proofErr w:type="spellStart"/>
            <w:r w:rsidRPr="00977EA3">
              <w:rPr>
                <w:noProof w:val="0"/>
              </w:rPr>
              <w:t>BirthPlace.addr</w:t>
            </w:r>
            <w:proofErr w:type="spellEnd"/>
            <w:r w:rsidRPr="00977EA3">
              <w:rPr>
                <w:noProof w:val="0"/>
              </w:rPr>
              <w:t xml:space="preserve"> or an associated Place.name must be valued.</w:t>
            </w:r>
          </w:p>
        </w:tc>
      </w:tr>
      <w:tr w:rsidR="007A1F44" w:rsidRPr="00977EA3" w14:paraId="68B6812D" w14:textId="77777777">
        <w:tc>
          <w:tcPr>
            <w:tcW w:w="4365" w:type="dxa"/>
          </w:tcPr>
          <w:p w14:paraId="37BB62B2" w14:textId="77777777" w:rsidR="007A1F44" w:rsidRPr="00977EA3" w:rsidRDefault="007A1F44" w:rsidP="00A063AC">
            <w:pPr>
              <w:pStyle w:val="TableEntry"/>
              <w:rPr>
                <w:noProof w:val="0"/>
              </w:rPr>
            </w:pPr>
            <w:proofErr w:type="spellStart"/>
            <w:r w:rsidRPr="00977EA3">
              <w:rPr>
                <w:noProof w:val="0"/>
              </w:rPr>
              <w:t>classCode</w:t>
            </w:r>
            <w:proofErr w:type="spellEnd"/>
            <w:r w:rsidRPr="00977EA3">
              <w:rPr>
                <w:noProof w:val="0"/>
              </w:rPr>
              <w:t xml:space="preserve"> [1..1] (M)</w:t>
            </w:r>
          </w:p>
          <w:p w14:paraId="2AC625F9" w14:textId="77777777" w:rsidR="007A1F44" w:rsidRPr="00977EA3" w:rsidRDefault="007A1F44" w:rsidP="00A53067">
            <w:pPr>
              <w:pStyle w:val="TableEntry"/>
              <w:rPr>
                <w:noProof w:val="0"/>
              </w:rPr>
            </w:pPr>
            <w:r w:rsidRPr="00977EA3">
              <w:rPr>
                <w:noProof w:val="0"/>
              </w:rPr>
              <w:t>Birthplace (CS) {CNE:BIRTHPL}</w:t>
            </w:r>
          </w:p>
        </w:tc>
        <w:tc>
          <w:tcPr>
            <w:tcW w:w="5283" w:type="dxa"/>
          </w:tcPr>
          <w:p w14:paraId="0EAB9D19" w14:textId="77777777" w:rsidR="007A1F44" w:rsidRPr="00977EA3" w:rsidRDefault="007A1F44" w:rsidP="00A53067">
            <w:pPr>
              <w:pStyle w:val="TableEntry"/>
              <w:rPr>
                <w:noProof w:val="0"/>
              </w:rPr>
            </w:pPr>
            <w:r w:rsidRPr="00977EA3">
              <w:rPr>
                <w:noProof w:val="0"/>
              </w:rPr>
              <w:t>Structural attribute; this is a "birthplace" role.</w:t>
            </w:r>
          </w:p>
        </w:tc>
      </w:tr>
      <w:tr w:rsidR="007A1F44" w:rsidRPr="00977EA3" w14:paraId="747DDC99" w14:textId="77777777">
        <w:tc>
          <w:tcPr>
            <w:tcW w:w="4365" w:type="dxa"/>
          </w:tcPr>
          <w:p w14:paraId="3C8684EC" w14:textId="77777777" w:rsidR="007A1F44" w:rsidRPr="00977EA3" w:rsidRDefault="007A1F44" w:rsidP="00A063AC">
            <w:pPr>
              <w:pStyle w:val="TableEntry"/>
              <w:rPr>
                <w:b/>
                <w:noProof w:val="0"/>
              </w:rPr>
            </w:pPr>
            <w:proofErr w:type="spellStart"/>
            <w:r w:rsidRPr="00977EA3">
              <w:rPr>
                <w:b/>
                <w:noProof w:val="0"/>
              </w:rPr>
              <w:t>LanguageCommunication</w:t>
            </w:r>
            <w:proofErr w:type="spellEnd"/>
          </w:p>
        </w:tc>
        <w:tc>
          <w:tcPr>
            <w:tcW w:w="5283" w:type="dxa"/>
          </w:tcPr>
          <w:p w14:paraId="0FA628F4" w14:textId="77777777" w:rsidR="007A1F44" w:rsidRPr="00977EA3" w:rsidRDefault="007A1F44" w:rsidP="00A53067">
            <w:pPr>
              <w:pStyle w:val="TableEntry"/>
              <w:rPr>
                <w:noProof w:val="0"/>
              </w:rPr>
            </w:pPr>
            <w:r w:rsidRPr="00977EA3">
              <w:rPr>
                <w:noProof w:val="0"/>
              </w:rPr>
              <w:t>A language communication capability of the focal person</w:t>
            </w:r>
          </w:p>
        </w:tc>
      </w:tr>
      <w:tr w:rsidR="007A1F44" w:rsidRPr="00977EA3" w14:paraId="49ADEE26" w14:textId="77777777">
        <w:tc>
          <w:tcPr>
            <w:tcW w:w="4365" w:type="dxa"/>
          </w:tcPr>
          <w:p w14:paraId="1B84D01F" w14:textId="77777777" w:rsidR="007A1F44" w:rsidRPr="00E63AF6" w:rsidRDefault="007A1F44" w:rsidP="00A063AC">
            <w:pPr>
              <w:pStyle w:val="TableEntry"/>
              <w:rPr>
                <w:noProof w:val="0"/>
                <w:lang w:val="fr-FR"/>
                <w:rPrChange w:id="2491" w:author="Gregorio Canal" w:date="2019-05-22T14:54:00Z">
                  <w:rPr>
                    <w:noProof w:val="0"/>
                  </w:rPr>
                </w:rPrChange>
              </w:rPr>
            </w:pPr>
            <w:proofErr w:type="spellStart"/>
            <w:r w:rsidRPr="00E63AF6">
              <w:rPr>
                <w:noProof w:val="0"/>
                <w:lang w:val="fr-FR"/>
                <w:rPrChange w:id="2492" w:author="Gregorio Canal" w:date="2019-05-22T14:54:00Z">
                  <w:rPr>
                    <w:noProof w:val="0"/>
                  </w:rPr>
                </w:rPrChange>
              </w:rPr>
              <w:t>languageCode</w:t>
            </w:r>
            <w:proofErr w:type="spellEnd"/>
            <w:r w:rsidRPr="00E63AF6">
              <w:rPr>
                <w:noProof w:val="0"/>
                <w:lang w:val="fr-FR"/>
                <w:rPrChange w:id="2493" w:author="Gregorio Canal" w:date="2019-05-22T14:54:00Z">
                  <w:rPr>
                    <w:noProof w:val="0"/>
                  </w:rPr>
                </w:rPrChange>
              </w:rPr>
              <w:t xml:space="preserve"> [1..1] (M)</w:t>
            </w:r>
          </w:p>
          <w:p w14:paraId="5130F686" w14:textId="77777777" w:rsidR="007A1F44" w:rsidRPr="00E63AF6" w:rsidRDefault="007A1F44" w:rsidP="00A53067">
            <w:pPr>
              <w:pStyle w:val="TableEntry"/>
              <w:rPr>
                <w:noProof w:val="0"/>
                <w:lang w:val="fr-FR"/>
                <w:rPrChange w:id="2494" w:author="Gregorio Canal" w:date="2019-05-22T14:54:00Z">
                  <w:rPr>
                    <w:noProof w:val="0"/>
                  </w:rPr>
                </w:rPrChange>
              </w:rPr>
            </w:pPr>
            <w:proofErr w:type="spellStart"/>
            <w:r w:rsidRPr="00E63AF6">
              <w:rPr>
                <w:noProof w:val="0"/>
                <w:lang w:val="fr-FR"/>
                <w:rPrChange w:id="2495" w:author="Gregorio Canal" w:date="2019-05-22T14:54:00Z">
                  <w:rPr>
                    <w:noProof w:val="0"/>
                  </w:rPr>
                </w:rPrChange>
              </w:rPr>
              <w:t>LanguageCommunication</w:t>
            </w:r>
            <w:proofErr w:type="spellEnd"/>
            <w:r w:rsidRPr="00E63AF6">
              <w:rPr>
                <w:noProof w:val="0"/>
                <w:lang w:val="fr-FR"/>
                <w:rPrChange w:id="2496" w:author="Gregorio Canal" w:date="2019-05-22T14:54:00Z">
                  <w:rPr>
                    <w:noProof w:val="0"/>
                  </w:rPr>
                </w:rPrChange>
              </w:rPr>
              <w:t xml:space="preserve"> (CE) {</w:t>
            </w:r>
            <w:proofErr w:type="spellStart"/>
            <w:r w:rsidRPr="00E63AF6">
              <w:rPr>
                <w:noProof w:val="0"/>
                <w:lang w:val="fr-FR"/>
                <w:rPrChange w:id="2497" w:author="Gregorio Canal" w:date="2019-05-22T14:54:00Z">
                  <w:rPr>
                    <w:noProof w:val="0"/>
                  </w:rPr>
                </w:rPrChange>
              </w:rPr>
              <w:t>CWE:HumanLanguage</w:t>
            </w:r>
            <w:proofErr w:type="spellEnd"/>
            <w:r w:rsidRPr="00E63AF6">
              <w:rPr>
                <w:noProof w:val="0"/>
                <w:lang w:val="fr-FR"/>
                <w:rPrChange w:id="2498" w:author="Gregorio Canal" w:date="2019-05-22T14:54:00Z">
                  <w:rPr>
                    <w:noProof w:val="0"/>
                  </w:rPr>
                </w:rPrChange>
              </w:rPr>
              <w:t>}</w:t>
            </w:r>
          </w:p>
        </w:tc>
        <w:tc>
          <w:tcPr>
            <w:tcW w:w="5283" w:type="dxa"/>
          </w:tcPr>
          <w:p w14:paraId="5E6E5489" w14:textId="77777777" w:rsidR="007A1F44" w:rsidRPr="00977EA3" w:rsidRDefault="007A1F44" w:rsidP="00A53067">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53CE6F1F" w14:textId="77777777">
        <w:tc>
          <w:tcPr>
            <w:tcW w:w="4365" w:type="dxa"/>
          </w:tcPr>
          <w:p w14:paraId="3096149A" w14:textId="77777777" w:rsidR="007A1F44" w:rsidRPr="00977EA3" w:rsidRDefault="007A1F44" w:rsidP="00A063AC">
            <w:pPr>
              <w:pStyle w:val="TableEntry"/>
              <w:rPr>
                <w:noProof w:val="0"/>
              </w:rPr>
            </w:pPr>
            <w:proofErr w:type="spellStart"/>
            <w:r w:rsidRPr="00977EA3">
              <w:rPr>
                <w:noProof w:val="0"/>
              </w:rPr>
              <w:t>preferenceInd</w:t>
            </w:r>
            <w:proofErr w:type="spellEnd"/>
            <w:r w:rsidRPr="00977EA3">
              <w:rPr>
                <w:noProof w:val="0"/>
              </w:rPr>
              <w:t xml:space="preserve"> [0..1]</w:t>
            </w:r>
          </w:p>
          <w:p w14:paraId="08A127E6" w14:textId="77777777" w:rsidR="007A1F44" w:rsidRPr="00977EA3" w:rsidRDefault="007A1F44" w:rsidP="00A53067">
            <w:pPr>
              <w:pStyle w:val="TableEntry"/>
              <w:rPr>
                <w:noProof w:val="0"/>
              </w:rPr>
            </w:pPr>
            <w:proofErr w:type="spellStart"/>
            <w:r w:rsidRPr="00977EA3">
              <w:rPr>
                <w:noProof w:val="0"/>
              </w:rPr>
              <w:t>LanguageCommunication</w:t>
            </w:r>
            <w:proofErr w:type="spellEnd"/>
            <w:r w:rsidRPr="00977EA3">
              <w:rPr>
                <w:noProof w:val="0"/>
              </w:rPr>
              <w:t xml:space="preserve"> (BL)</w:t>
            </w:r>
          </w:p>
        </w:tc>
        <w:tc>
          <w:tcPr>
            <w:tcW w:w="5283" w:type="dxa"/>
          </w:tcPr>
          <w:p w14:paraId="29844EC4" w14:textId="77777777" w:rsidR="007A1F44" w:rsidRPr="00977EA3" w:rsidRDefault="007A1F44" w:rsidP="00A53067">
            <w:pPr>
              <w:pStyle w:val="TableEntry"/>
              <w:rPr>
                <w:noProof w:val="0"/>
              </w:rPr>
            </w:pPr>
            <w:r w:rsidRPr="00977EA3">
              <w:rPr>
                <w:noProof w:val="0"/>
              </w:rPr>
              <w:t>An indicator specifying whether or not this language is preferred by the focal person for the associated mode</w:t>
            </w:r>
          </w:p>
        </w:tc>
      </w:tr>
    </w:tbl>
    <w:p w14:paraId="3189E1C3"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499" w:name="_Toc169692679"/>
      <w:r w:rsidRPr="00977EA3">
        <w:rPr>
          <w:noProof w:val="0"/>
        </w:rPr>
        <w:t>3.44.4.1.2.3 Control Act and Transmission Wrappers</w:t>
      </w:r>
      <w:bookmarkEnd w:id="2499"/>
    </w:p>
    <w:p w14:paraId="11A6C617" w14:textId="5EC7EC08" w:rsidR="007A1F44" w:rsidRPr="00977EA3" w:rsidRDefault="007A1F44" w:rsidP="00A90064">
      <w:pPr>
        <w:pStyle w:val="Corpotesto"/>
      </w:pPr>
      <w:r w:rsidRPr="00977EA3">
        <w:t>Please see ITI TF-2x: Appendix O for details on the IHE guidelines for implementing the wrappers. Table 3.44.4.1.2</w:t>
      </w:r>
      <w:r w:rsidR="00752BB9">
        <w:t>.3</w:t>
      </w:r>
      <w:r w:rsidRPr="00977EA3">
        <w:t>-</w:t>
      </w:r>
      <w:r w:rsidR="00752BB9">
        <w:t>1</w:t>
      </w:r>
      <w:r w:rsidRPr="00977EA3">
        <w:t xml:space="preserve"> contains the Transmission and Control Act wrappers used for the two interactions, and the associated constraints.</w:t>
      </w:r>
    </w:p>
    <w:p w14:paraId="0EBE207D" w14:textId="36B6D9FB" w:rsidR="007A1F44" w:rsidRPr="00977EA3" w:rsidRDefault="007A1F44" w:rsidP="00A90064">
      <w:pPr>
        <w:pStyle w:val="TableTitle"/>
        <w:rPr>
          <w:noProof w:val="0"/>
        </w:rPr>
      </w:pPr>
      <w:r w:rsidRPr="00977EA3">
        <w:rPr>
          <w:noProof w:val="0"/>
        </w:rPr>
        <w:lastRenderedPageBreak/>
        <w:t>Table 3.44.4.1.2</w:t>
      </w:r>
      <w:r w:rsidR="00752BB9">
        <w:rPr>
          <w:noProof w:val="0"/>
        </w:rPr>
        <w:t>.3</w:t>
      </w:r>
      <w:r w:rsidRPr="00977EA3">
        <w:rPr>
          <w:noProof w:val="0"/>
        </w:rPr>
        <w:t>-</w:t>
      </w:r>
      <w:r w:rsidR="00752BB9">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58708D11" w14:textId="77777777">
        <w:trPr>
          <w:jc w:val="center"/>
        </w:trPr>
        <w:tc>
          <w:tcPr>
            <w:tcW w:w="2632" w:type="dxa"/>
            <w:shd w:val="clear" w:color="auto" w:fill="D9D9D9"/>
          </w:tcPr>
          <w:p w14:paraId="2EF1200C"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73672E85"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3AC61EAA" w14:textId="77777777">
        <w:trPr>
          <w:jc w:val="center"/>
        </w:trPr>
        <w:tc>
          <w:tcPr>
            <w:tcW w:w="2632" w:type="dxa"/>
          </w:tcPr>
          <w:p w14:paraId="70E09C9D" w14:textId="77777777" w:rsidR="007A1F44" w:rsidRPr="00977EA3" w:rsidRDefault="007A1F44" w:rsidP="00A063AC">
            <w:pPr>
              <w:pStyle w:val="TableEntry"/>
              <w:rPr>
                <w:noProof w:val="0"/>
              </w:rPr>
            </w:pPr>
            <w:r w:rsidRPr="00977EA3">
              <w:rPr>
                <w:noProof w:val="0"/>
              </w:rPr>
              <w:t>MCCI_MT000100UV01 – Send Message Payload</w:t>
            </w:r>
          </w:p>
        </w:tc>
        <w:tc>
          <w:tcPr>
            <w:tcW w:w="2545" w:type="dxa"/>
          </w:tcPr>
          <w:p w14:paraId="73E53243" w14:textId="77777777" w:rsidR="007A1F44" w:rsidRPr="00977EA3" w:rsidRDefault="007A1F44" w:rsidP="00A53067">
            <w:pPr>
              <w:pStyle w:val="TableEntry"/>
              <w:rPr>
                <w:noProof w:val="0"/>
              </w:rPr>
            </w:pPr>
            <w:r w:rsidRPr="00977EA3">
              <w:rPr>
                <w:noProof w:val="0"/>
              </w:rPr>
              <w:t>MFMI_MT700701UV01 – Master File / Registry Notification Control Act, Role Subject</w:t>
            </w:r>
          </w:p>
        </w:tc>
      </w:tr>
      <w:tr w:rsidR="007A1F44" w:rsidRPr="00977EA3" w14:paraId="275F726F" w14:textId="77777777">
        <w:trPr>
          <w:jc w:val="center"/>
        </w:trPr>
        <w:tc>
          <w:tcPr>
            <w:tcW w:w="2632" w:type="dxa"/>
          </w:tcPr>
          <w:p w14:paraId="5D933001" w14:textId="77777777" w:rsidR="007A1F44" w:rsidRPr="00977EA3" w:rsidRDefault="007A1F44" w:rsidP="00A063AC">
            <w:pPr>
              <w:pStyle w:val="TableEntry"/>
              <w:rPr>
                <w:noProof w:val="0"/>
              </w:rPr>
            </w:pPr>
            <w:r w:rsidRPr="00977EA3">
              <w:rPr>
                <w:noProof w:val="0"/>
              </w:rPr>
              <w:t xml:space="preserve">The value of </w:t>
            </w:r>
            <w:proofErr w:type="spellStart"/>
            <w:r w:rsidRPr="00977EA3">
              <w:rPr>
                <w:noProof w:val="0"/>
              </w:rPr>
              <w:t>interactionId</w:t>
            </w:r>
            <w:proofErr w:type="spellEnd"/>
            <w:r w:rsidRPr="00977EA3">
              <w:rPr>
                <w:noProof w:val="0"/>
              </w:rPr>
              <w:t xml:space="preserve"> SHALL be set to PRPA_IN201301UV02 or PRPA_IN201302UV02</w:t>
            </w:r>
          </w:p>
          <w:p w14:paraId="72A584CE" w14:textId="77777777" w:rsidR="007A1F44" w:rsidRPr="00977EA3" w:rsidRDefault="007A1F44" w:rsidP="00A53067">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52E4C8FF" w14:textId="77777777" w:rsidR="007A1F44" w:rsidRPr="00977EA3" w:rsidRDefault="007A1F44" w:rsidP="00A53067">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AL</w:t>
            </w:r>
          </w:p>
          <w:p w14:paraId="2DFFC9B6" w14:textId="77777777" w:rsidR="007A1F44" w:rsidRPr="00977EA3" w:rsidRDefault="007A1F44" w:rsidP="00A53067">
            <w:pPr>
              <w:pStyle w:val="TableEntry"/>
              <w:rPr>
                <w:noProof w:val="0"/>
              </w:rPr>
            </w:pPr>
            <w:r w:rsidRPr="00977EA3">
              <w:rPr>
                <w:noProof w:val="0"/>
              </w:rPr>
              <w:t>There SHALL be only one receiver Device</w:t>
            </w:r>
          </w:p>
          <w:p w14:paraId="48EA143F" w14:textId="77777777" w:rsidR="007A1F44" w:rsidRPr="00977EA3" w:rsidRDefault="007A1F44" w:rsidP="00A53067">
            <w:pPr>
              <w:pStyle w:val="TableEntry"/>
              <w:rPr>
                <w:noProof w:val="0"/>
              </w:rPr>
            </w:pPr>
          </w:p>
        </w:tc>
        <w:tc>
          <w:tcPr>
            <w:tcW w:w="2545" w:type="dxa"/>
          </w:tcPr>
          <w:p w14:paraId="57179984" w14:textId="77777777" w:rsidR="007A1F44" w:rsidRPr="00977EA3" w:rsidRDefault="007A1F44" w:rsidP="00A53067">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PRPA_TE201301UV02 or PRPA_TE201302UV02 respectively</w:t>
            </w:r>
          </w:p>
          <w:p w14:paraId="3F69349F" w14:textId="77777777" w:rsidR="007A1F44" w:rsidRPr="00977EA3" w:rsidRDefault="007A1F44" w:rsidP="00A53067">
            <w:pPr>
              <w:pStyle w:val="TableEntry"/>
              <w:rPr>
                <w:noProof w:val="0"/>
              </w:rPr>
            </w:pPr>
            <w:proofErr w:type="spellStart"/>
            <w:r w:rsidRPr="00977EA3">
              <w:rPr>
                <w:noProof w:val="0"/>
              </w:rPr>
              <w:t>RegistrationEvent.statusCode</w:t>
            </w:r>
            <w:proofErr w:type="spellEnd"/>
            <w:r w:rsidRPr="00977EA3">
              <w:rPr>
                <w:noProof w:val="0"/>
              </w:rPr>
              <w:t xml:space="preserve"> SHALL be set to “active”</w:t>
            </w:r>
          </w:p>
          <w:p w14:paraId="42147F2B" w14:textId="77777777" w:rsidR="007A1F44" w:rsidRPr="00977EA3" w:rsidRDefault="007A1F44" w:rsidP="00A53067">
            <w:pPr>
              <w:pStyle w:val="TableEntry"/>
              <w:rPr>
                <w:noProof w:val="0"/>
              </w:rPr>
            </w:pPr>
            <w:r w:rsidRPr="00977EA3">
              <w:rPr>
                <w:noProof w:val="0"/>
              </w:rPr>
              <w:t xml:space="preserve">There SHALL be no </w:t>
            </w:r>
            <w:proofErr w:type="spellStart"/>
            <w:r w:rsidRPr="00977EA3">
              <w:rPr>
                <w:noProof w:val="0"/>
              </w:rPr>
              <w:t>InReplacementOf</w:t>
            </w:r>
            <w:proofErr w:type="spellEnd"/>
            <w:r w:rsidRPr="00977EA3">
              <w:rPr>
                <w:noProof w:val="0"/>
              </w:rPr>
              <w:t xml:space="preserve"> act relationship for these interactions.</w:t>
            </w:r>
          </w:p>
        </w:tc>
      </w:tr>
    </w:tbl>
    <w:p w14:paraId="13B5CFB0" w14:textId="77777777" w:rsidR="007A1F44" w:rsidRPr="00977EA3" w:rsidRDefault="007A1F44">
      <w:pPr>
        <w:pStyle w:val="Corpotesto"/>
        <w:rPr>
          <w:rStyle w:val="BodyTextCharChar1"/>
          <w:noProof w:val="0"/>
        </w:rPr>
      </w:pPr>
    </w:p>
    <w:p w14:paraId="40ED51BA" w14:textId="77777777" w:rsidR="007A1F44" w:rsidRPr="00977EA3" w:rsidRDefault="007A1F44" w:rsidP="00A90064">
      <w:pPr>
        <w:pStyle w:val="Corpotesto"/>
        <w:rPr>
          <w:rStyle w:val="Collegamentoipertestuale"/>
        </w:rPr>
      </w:pPr>
      <w:r w:rsidRPr="00977EA3">
        <w:rPr>
          <w:rStyle w:val="BodyTextCharChar1"/>
          <w:noProof w:val="0"/>
        </w:rPr>
        <w:t>The composite message schemas which describe the full payload of these interactions, including the wrappers, can be found online on the IHE FTP site, see ITI TF-2x: Appendix W</w:t>
      </w:r>
      <w:r w:rsidR="00310F4F" w:rsidRPr="00977EA3">
        <w:rPr>
          <w:rStyle w:val="BodyTextCharChar1"/>
          <w:noProof w:val="0"/>
        </w:rPr>
        <w:t>.</w:t>
      </w:r>
      <w:r w:rsidRPr="00977EA3">
        <w:rPr>
          <w:rStyle w:val="BodyTextCharChar1"/>
          <w:noProof w:val="0"/>
        </w:rPr>
        <w:t xml:space="preserve"> </w:t>
      </w:r>
      <w:r w:rsidR="00310F4F" w:rsidRPr="00977EA3">
        <w:rPr>
          <w:rStyle w:val="BodyTextCharChar1"/>
          <w:noProof w:val="0"/>
        </w:rPr>
        <w:t>T</w:t>
      </w:r>
      <w:r w:rsidRPr="00977EA3">
        <w:rPr>
          <w:rStyle w:val="BodyTextCharChar1"/>
          <w:noProof w:val="0"/>
        </w:rPr>
        <w:t>he HL7 V3 2008 Normative Edition schemas are at</w:t>
      </w:r>
      <w:r w:rsidRPr="00977EA3">
        <w:rPr>
          <w:rStyle w:val="Collegamentoipertestuale"/>
        </w:rPr>
        <w:br/>
        <w:t>Edition2008/processable/</w:t>
      </w:r>
      <w:proofErr w:type="spellStart"/>
      <w:r w:rsidRPr="00977EA3">
        <w:rPr>
          <w:rStyle w:val="Collegamentoipertestuale"/>
        </w:rPr>
        <w:t>multicacheschemas</w:t>
      </w:r>
      <w:proofErr w:type="spellEnd"/>
      <w:r w:rsidRPr="00977EA3">
        <w:rPr>
          <w:rStyle w:val="Collegamentoipertestuale"/>
        </w:rPr>
        <w:t>/PRPA_IN201301UV02.xsd</w:t>
      </w:r>
      <w:r w:rsidRPr="00977EA3">
        <w:t xml:space="preserve"> </w:t>
      </w:r>
      <w:r w:rsidRPr="00977EA3">
        <w:rPr>
          <w:rStyle w:val="BodyTextCharChar1"/>
          <w:noProof w:val="0"/>
        </w:rPr>
        <w:t xml:space="preserve">and </w:t>
      </w:r>
      <w:r w:rsidRPr="00977EA3">
        <w:rPr>
          <w:rStyle w:val="Collegamentoipertestuale"/>
        </w:rPr>
        <w:t>Edition2008/processable/multicacheschemas/PRPA_IN201302UV02.xsd</w:t>
      </w:r>
      <w:r w:rsidRPr="00977EA3">
        <w:rPr>
          <w:rStyle w:val="BodyTextCharChar1"/>
          <w:noProof w:val="0"/>
        </w:rPr>
        <w:t>).</w:t>
      </w:r>
    </w:p>
    <w:p w14:paraId="6B652EA6"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00" w:name="_Toc169692680"/>
      <w:r w:rsidRPr="00977EA3">
        <w:rPr>
          <w:noProof w:val="0"/>
        </w:rPr>
        <w:t>3.44.4.1.2.4 Web Services Types and Messages</w:t>
      </w:r>
      <w:bookmarkEnd w:id="2500"/>
    </w:p>
    <w:p w14:paraId="23BB8D98" w14:textId="77777777" w:rsidR="007A1F44" w:rsidRPr="00977EA3" w:rsidRDefault="007A1F44" w:rsidP="00A90064">
      <w:pPr>
        <w:pStyle w:val="Corpotesto"/>
      </w:pPr>
      <w:r w:rsidRPr="00977EA3">
        <w:t xml:space="preserve">The Patient Registry Record Added/Revised messages will be transmitted using Web Services, according to the requirements specified in ITI TF-2x: Appendix V. </w:t>
      </w:r>
    </w:p>
    <w:p w14:paraId="6D33BA49" w14:textId="77777777" w:rsidR="007A1F44" w:rsidRPr="00977EA3" w:rsidRDefault="007A1F44" w:rsidP="00A90064">
      <w:pPr>
        <w:pStyle w:val="Corpotesto"/>
      </w:pPr>
      <w:r w:rsidRPr="00977EA3">
        <w:t>The following WSDL naming conventions SHALL apply:</w:t>
      </w:r>
    </w:p>
    <w:p w14:paraId="747E79F4" w14:textId="77777777" w:rsidR="007A1F44" w:rsidRPr="00977EA3" w:rsidRDefault="007A1F44" w:rsidP="00A90064">
      <w:pPr>
        <w:spacing w:before="0"/>
        <w:rPr>
          <w:rFonts w:ascii="Courier New" w:hAnsi="Courier New"/>
          <w:color w:val="000000"/>
          <w:sz w:val="20"/>
        </w:rPr>
      </w:pPr>
      <w:r w:rsidRPr="00977EA3">
        <w:tab/>
      </w:r>
      <w:r w:rsidRPr="00977EA3">
        <w:rPr>
          <w:rFonts w:ascii="Courier New" w:hAnsi="Courier New"/>
          <w:color w:val="000000"/>
          <w:sz w:val="20"/>
        </w:rPr>
        <w:t>“add” message    -&gt; "</w:t>
      </w:r>
      <w:r w:rsidRPr="00977EA3">
        <w:rPr>
          <w:rStyle w:val="Enfasigrassetto"/>
          <w:rFonts w:ascii="Courier New" w:hAnsi="Courier New" w:cs="Courier New"/>
          <w:b w:val="0"/>
          <w:color w:val="000000"/>
          <w:sz w:val="20"/>
        </w:rPr>
        <w:t>PRPA_IN201301UV02</w:t>
      </w:r>
      <w:r w:rsidRPr="00977EA3">
        <w:rPr>
          <w:rFonts w:ascii="Courier New" w:hAnsi="Courier New"/>
          <w:color w:val="000000"/>
          <w:sz w:val="20"/>
        </w:rPr>
        <w:t>_Message"</w:t>
      </w:r>
    </w:p>
    <w:p w14:paraId="33197429" w14:textId="77777777" w:rsidR="007A1F44" w:rsidRPr="00977EA3" w:rsidRDefault="007A1F44" w:rsidP="00A90064">
      <w:pPr>
        <w:spacing w:before="0"/>
        <w:rPr>
          <w:rFonts w:ascii="Courier New" w:hAnsi="Courier New"/>
          <w:color w:val="000000"/>
          <w:sz w:val="20"/>
        </w:rPr>
      </w:pPr>
      <w:r w:rsidRPr="00977EA3">
        <w:rPr>
          <w:rFonts w:ascii="Courier New" w:hAnsi="Courier New"/>
          <w:color w:val="000000"/>
          <w:sz w:val="20"/>
        </w:rPr>
        <w:tab/>
        <w:t>“revise” message -&gt; "</w:t>
      </w:r>
      <w:r w:rsidRPr="00977EA3">
        <w:rPr>
          <w:rStyle w:val="Enfasigrassetto"/>
          <w:rFonts w:ascii="Courier New" w:hAnsi="Courier New" w:cs="Courier New"/>
          <w:b w:val="0"/>
          <w:color w:val="000000"/>
          <w:sz w:val="20"/>
        </w:rPr>
        <w:t>PRPA_IN201302UV02</w:t>
      </w:r>
      <w:r w:rsidRPr="00977EA3">
        <w:rPr>
          <w:rFonts w:ascii="Courier New" w:hAnsi="Courier New"/>
          <w:color w:val="000000"/>
          <w:sz w:val="20"/>
        </w:rPr>
        <w:t>_Message"</w:t>
      </w:r>
    </w:p>
    <w:p w14:paraId="728A1FBC" w14:textId="77777777" w:rsidR="007A1F44" w:rsidRPr="00977EA3" w:rsidRDefault="007A1F44" w:rsidP="00A90064">
      <w:pPr>
        <w:spacing w:before="0"/>
        <w:rPr>
          <w:rFonts w:ascii="Courier New" w:hAnsi="Courier New"/>
          <w:color w:val="000000"/>
          <w:sz w:val="20"/>
        </w:rPr>
      </w:pPr>
      <w:r w:rsidRPr="00977EA3">
        <w:rPr>
          <w:rFonts w:ascii="Courier New" w:hAnsi="Courier New"/>
          <w:color w:val="000000"/>
          <w:sz w:val="20"/>
        </w:rPr>
        <w:tab/>
        <w:t>acknowledgement  -&gt; "</w:t>
      </w:r>
      <w:r w:rsidRPr="00977EA3">
        <w:rPr>
          <w:rStyle w:val="Enfasigrassetto"/>
          <w:rFonts w:ascii="Courier New" w:hAnsi="Courier New" w:cs="Courier New"/>
          <w:b w:val="0"/>
          <w:color w:val="000000"/>
          <w:sz w:val="20"/>
        </w:rPr>
        <w:t>MCCI_IN000002UV01</w:t>
      </w:r>
      <w:r w:rsidRPr="00977EA3">
        <w:rPr>
          <w:rFonts w:ascii="Courier New" w:hAnsi="Courier New"/>
          <w:color w:val="000000"/>
          <w:sz w:val="20"/>
        </w:rPr>
        <w:t>_Message"</w:t>
      </w:r>
    </w:p>
    <w:p w14:paraId="37F05D25" w14:textId="77777777" w:rsidR="007A1F44" w:rsidRPr="00977EA3" w:rsidRDefault="007A1F44" w:rsidP="00A90064">
      <w:pPr>
        <w:pStyle w:val="Corpotesto"/>
      </w:pPr>
      <w:r w:rsidRPr="00977EA3">
        <w:t>The following WSDL snippet describes the types for these messages:</w:t>
      </w:r>
    </w:p>
    <w:p w14:paraId="1B321302" w14:textId="77777777" w:rsidR="007A1F44" w:rsidRPr="00977EA3" w:rsidRDefault="007A1F44" w:rsidP="00A90064">
      <w:pPr>
        <w:pStyle w:val="Corpotesto"/>
        <w:rPr>
          <w:rFonts w:ascii="Courier New" w:hAnsi="Courier New"/>
          <w:sz w:val="20"/>
        </w:rPr>
      </w:pPr>
      <w:r w:rsidRPr="00977EA3">
        <w:tab/>
      </w:r>
      <w:r w:rsidRPr="00977EA3">
        <w:rPr>
          <w:rFonts w:ascii="Courier New" w:hAnsi="Courier New"/>
          <w:sz w:val="20"/>
        </w:rPr>
        <w:t>…</w:t>
      </w:r>
    </w:p>
    <w:p w14:paraId="6B1000E7" w14:textId="77777777" w:rsidR="007A1F44" w:rsidRPr="00977EA3" w:rsidRDefault="007A1F44" w:rsidP="00A9006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5FFF7B3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ab/>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6726594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453BB50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1E9CF59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schemaLocation="../schema/HL7V3/NE2008/multicacheschemas/PRPA_IN201301UV02.xsd"/&gt;</w:t>
      </w:r>
    </w:p>
    <w:p w14:paraId="06872543"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xsd:element</w:t>
      </w:r>
      <w:proofErr w:type="spellEnd"/>
      <w:r w:rsidRPr="00977EA3">
        <w:rPr>
          <w:rFonts w:ascii="Courier New" w:hAnsi="Courier New" w:cs="Courier New"/>
          <w:sz w:val="20"/>
        </w:rPr>
        <w:t xml:space="preserve"> name="PRPA_IN201301UV02"/&gt;</w:t>
      </w:r>
    </w:p>
    <w:p w14:paraId="09AD28A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&gt;</w:t>
      </w:r>
    </w:p>
    <w:p w14:paraId="52FE243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7ABFB0E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26F3BD0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6FA8A237"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schemaLocation="../schema/HL7V3/NE2008/multicacheschemas/PRPA_IN201302UV02.xsd"/&gt;</w:t>
      </w:r>
    </w:p>
    <w:p w14:paraId="336419E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xsd:element</w:t>
      </w:r>
      <w:proofErr w:type="spellEnd"/>
      <w:r w:rsidRPr="00977EA3">
        <w:rPr>
          <w:rFonts w:ascii="Courier New" w:hAnsi="Courier New" w:cs="Courier New"/>
          <w:sz w:val="20"/>
        </w:rPr>
        <w:t xml:space="preserve"> name="PRPA_IN201302UV02"/&gt;</w:t>
      </w:r>
    </w:p>
    <w:p w14:paraId="2242B1E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&gt;</w:t>
      </w:r>
    </w:p>
    <w:p w14:paraId="73B08000"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552B74F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7F32F00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602F6DF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lastRenderedPageBreak/>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schemaLocation="../schema/HL7V3/NE2008/multicacheschemas/MCCI_IN000002UV01.xsd"/&gt;</w:t>
      </w:r>
    </w:p>
    <w:p w14:paraId="169AC81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xsd:element</w:t>
      </w:r>
      <w:proofErr w:type="spellEnd"/>
      <w:r w:rsidRPr="00977EA3">
        <w:rPr>
          <w:rFonts w:ascii="Courier New" w:hAnsi="Courier New" w:cs="Courier New"/>
          <w:sz w:val="20"/>
        </w:rPr>
        <w:t xml:space="preserve"> name="MCCI_IN000002UV01"/&gt;</w:t>
      </w:r>
    </w:p>
    <w:p w14:paraId="4AFB040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&gt;</w:t>
      </w:r>
    </w:p>
    <w:p w14:paraId="1AD5788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&lt;/types&gt;</w:t>
      </w:r>
    </w:p>
    <w:p w14:paraId="0A7E791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30F72B5D" w14:textId="77777777" w:rsidR="007A1F44" w:rsidRPr="00977EA3" w:rsidRDefault="007A1F44" w:rsidP="00A90064">
      <w:pPr>
        <w:pStyle w:val="Corpotesto"/>
      </w:pPr>
      <w:r w:rsidRPr="00977EA3">
        <w:t>The messages are described by the following snippet:</w:t>
      </w:r>
    </w:p>
    <w:p w14:paraId="15474C61"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6B49E48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&lt;message name="</w:t>
      </w:r>
      <w:r w:rsidRPr="00977EA3">
        <w:rPr>
          <w:rStyle w:val="Enfasigrassetto"/>
          <w:rFonts w:ascii="Courier New" w:hAnsi="Courier New" w:cs="Courier New"/>
          <w:b w:val="0"/>
          <w:sz w:val="20"/>
        </w:rPr>
        <w:t>PRPA_IN201301UV02</w:t>
      </w:r>
      <w:r w:rsidRPr="00977EA3">
        <w:rPr>
          <w:rFonts w:ascii="Courier New" w:hAnsi="Courier New" w:cs="Courier New"/>
          <w:sz w:val="20"/>
        </w:rPr>
        <w:t>_Message"&gt;</w:t>
      </w:r>
    </w:p>
    <w:p w14:paraId="0CD1E1B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w:t>
      </w:r>
      <w:r w:rsidRPr="00977EA3">
        <w:rPr>
          <w:rStyle w:val="Enfasigrassetto"/>
          <w:rFonts w:ascii="Courier New" w:hAnsi="Courier New" w:cs="Courier New"/>
          <w:b w:val="0"/>
          <w:sz w:val="20"/>
        </w:rPr>
        <w:t>PRPA_IN201301UV02</w:t>
      </w:r>
      <w:r w:rsidRPr="00977EA3">
        <w:rPr>
          <w:rFonts w:ascii="Courier New" w:hAnsi="Courier New" w:cs="Courier New"/>
          <w:sz w:val="20"/>
        </w:rPr>
        <w:t>" name="Body"/&gt;</w:t>
      </w:r>
    </w:p>
    <w:p w14:paraId="6ACD2A4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5BDBEF3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name="PRPA_IN201302UV02_Message"&gt;</w:t>
      </w:r>
    </w:p>
    <w:p w14:paraId="1F74C98E"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element="hl7:PRPA_IN201302UV02" name="Body"/&gt;</w:t>
      </w:r>
    </w:p>
    <w:p w14:paraId="5E650561" w14:textId="77777777" w:rsidR="007A1F44" w:rsidRPr="00E63AF6" w:rsidRDefault="007A1F44" w:rsidP="00A90064">
      <w:pPr>
        <w:spacing w:before="0"/>
        <w:rPr>
          <w:rFonts w:ascii="Courier New" w:hAnsi="Courier New" w:cs="Courier New"/>
          <w:sz w:val="20"/>
          <w:lang w:val="de-DE"/>
          <w:rPrChange w:id="2501" w:author="Gregorio Canal" w:date="2019-05-22T14:54:00Z">
            <w:rPr>
              <w:rFonts w:ascii="Courier New" w:hAnsi="Courier New" w:cs="Courier New"/>
              <w:sz w:val="20"/>
            </w:rPr>
          </w:rPrChange>
        </w:rPr>
      </w:pPr>
      <w:r w:rsidRPr="00977EA3">
        <w:rPr>
          <w:rFonts w:ascii="Courier New" w:hAnsi="Courier New" w:cs="Courier New"/>
          <w:sz w:val="20"/>
        </w:rPr>
        <w:t xml:space="preserve">  </w:t>
      </w:r>
      <w:r w:rsidRPr="00E63AF6">
        <w:rPr>
          <w:rFonts w:ascii="Courier New" w:hAnsi="Courier New" w:cs="Courier New"/>
          <w:sz w:val="20"/>
          <w:lang w:val="de-DE"/>
          <w:rPrChange w:id="2502" w:author="Gregorio Canal" w:date="2019-05-22T14:54:00Z">
            <w:rPr>
              <w:rFonts w:ascii="Courier New" w:hAnsi="Courier New" w:cs="Courier New"/>
              <w:sz w:val="20"/>
            </w:rPr>
          </w:rPrChange>
        </w:rPr>
        <w:t>&lt;/</w:t>
      </w:r>
      <w:proofErr w:type="spellStart"/>
      <w:r w:rsidRPr="00E63AF6">
        <w:rPr>
          <w:rFonts w:ascii="Courier New" w:hAnsi="Courier New" w:cs="Courier New"/>
          <w:sz w:val="20"/>
          <w:lang w:val="de-DE"/>
          <w:rPrChange w:id="2503" w:author="Gregorio Canal" w:date="2019-05-22T14:54:00Z">
            <w:rPr>
              <w:rFonts w:ascii="Courier New" w:hAnsi="Courier New" w:cs="Courier New"/>
              <w:sz w:val="20"/>
            </w:rPr>
          </w:rPrChange>
        </w:rPr>
        <w:t>message</w:t>
      </w:r>
      <w:proofErr w:type="spellEnd"/>
      <w:r w:rsidRPr="00E63AF6">
        <w:rPr>
          <w:rFonts w:ascii="Courier New" w:hAnsi="Courier New" w:cs="Courier New"/>
          <w:sz w:val="20"/>
          <w:lang w:val="de-DE"/>
          <w:rPrChange w:id="2504" w:author="Gregorio Canal" w:date="2019-05-22T14:54:00Z">
            <w:rPr>
              <w:rFonts w:ascii="Courier New" w:hAnsi="Courier New" w:cs="Courier New"/>
              <w:sz w:val="20"/>
            </w:rPr>
          </w:rPrChange>
        </w:rPr>
        <w:t>&gt;</w:t>
      </w:r>
    </w:p>
    <w:p w14:paraId="648C4E4D" w14:textId="77777777" w:rsidR="007A1F44" w:rsidRPr="00E63AF6" w:rsidRDefault="007A1F44" w:rsidP="00A90064">
      <w:pPr>
        <w:spacing w:before="0"/>
        <w:rPr>
          <w:rFonts w:ascii="Courier New" w:hAnsi="Courier New" w:cs="Courier New"/>
          <w:sz w:val="20"/>
          <w:lang w:val="de-DE"/>
          <w:rPrChange w:id="2505" w:author="Gregorio Canal" w:date="2019-05-22T14:54:00Z">
            <w:rPr>
              <w:rFonts w:ascii="Courier New" w:hAnsi="Courier New" w:cs="Courier New"/>
              <w:sz w:val="20"/>
            </w:rPr>
          </w:rPrChange>
        </w:rPr>
      </w:pPr>
      <w:r w:rsidRPr="00E63AF6">
        <w:rPr>
          <w:rFonts w:ascii="Courier New" w:hAnsi="Courier New" w:cs="Courier New"/>
          <w:sz w:val="20"/>
          <w:lang w:val="de-DE"/>
          <w:rPrChange w:id="2506" w:author="Gregorio Canal" w:date="2019-05-22T14:54:00Z">
            <w:rPr>
              <w:rFonts w:ascii="Courier New" w:hAnsi="Courier New" w:cs="Courier New"/>
              <w:sz w:val="20"/>
            </w:rPr>
          </w:rPrChange>
        </w:rPr>
        <w:t xml:space="preserve">  &lt;</w:t>
      </w:r>
      <w:proofErr w:type="spellStart"/>
      <w:r w:rsidRPr="00E63AF6">
        <w:rPr>
          <w:rFonts w:ascii="Courier New" w:hAnsi="Courier New" w:cs="Courier New"/>
          <w:sz w:val="20"/>
          <w:lang w:val="de-DE"/>
          <w:rPrChange w:id="2507" w:author="Gregorio Canal" w:date="2019-05-22T14:54:00Z">
            <w:rPr>
              <w:rFonts w:ascii="Courier New" w:hAnsi="Courier New" w:cs="Courier New"/>
              <w:sz w:val="20"/>
            </w:rPr>
          </w:rPrChange>
        </w:rPr>
        <w:t>message</w:t>
      </w:r>
      <w:proofErr w:type="spellEnd"/>
      <w:r w:rsidRPr="00E63AF6">
        <w:rPr>
          <w:rFonts w:ascii="Courier New" w:hAnsi="Courier New" w:cs="Courier New"/>
          <w:sz w:val="20"/>
          <w:lang w:val="de-DE"/>
          <w:rPrChange w:id="2508" w:author="Gregorio Canal" w:date="2019-05-22T14:54:00Z">
            <w:rPr>
              <w:rFonts w:ascii="Courier New" w:hAnsi="Courier New" w:cs="Courier New"/>
              <w:sz w:val="20"/>
            </w:rPr>
          </w:rPrChange>
        </w:rPr>
        <w:t xml:space="preserve"> </w:t>
      </w:r>
      <w:proofErr w:type="spellStart"/>
      <w:r w:rsidRPr="00E63AF6">
        <w:rPr>
          <w:rFonts w:ascii="Courier New" w:hAnsi="Courier New" w:cs="Courier New"/>
          <w:sz w:val="20"/>
          <w:lang w:val="de-DE"/>
          <w:rPrChange w:id="2509" w:author="Gregorio Canal" w:date="2019-05-22T14:54:00Z">
            <w:rPr>
              <w:rFonts w:ascii="Courier New" w:hAnsi="Courier New" w:cs="Courier New"/>
              <w:sz w:val="20"/>
            </w:rPr>
          </w:rPrChange>
        </w:rPr>
        <w:t>name</w:t>
      </w:r>
      <w:proofErr w:type="spellEnd"/>
      <w:r w:rsidRPr="00E63AF6">
        <w:rPr>
          <w:rFonts w:ascii="Courier New" w:hAnsi="Courier New" w:cs="Courier New"/>
          <w:sz w:val="20"/>
          <w:lang w:val="de-DE"/>
          <w:rPrChange w:id="2510" w:author="Gregorio Canal" w:date="2019-05-22T14:54:00Z">
            <w:rPr>
              <w:rFonts w:ascii="Courier New" w:hAnsi="Courier New" w:cs="Courier New"/>
              <w:sz w:val="20"/>
            </w:rPr>
          </w:rPrChange>
        </w:rPr>
        <w:t>="MCCI_IN000002UV01_Message"&gt;</w:t>
      </w:r>
    </w:p>
    <w:p w14:paraId="75A4C7A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element="hl7:MCCI_IN000002UV01" name="Body"/&gt;</w:t>
      </w:r>
    </w:p>
    <w:p w14:paraId="4D8CFA4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346B8709"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1C28320C" w14:textId="77777777" w:rsidR="007A1F44" w:rsidRPr="00977EA3" w:rsidRDefault="007A1F44" w:rsidP="00A90064">
      <w:pPr>
        <w:pStyle w:val="Corpotesto"/>
      </w:pPr>
      <w:r w:rsidRPr="00977EA3">
        <w:t xml:space="preserve">The port types for the WSDL describing the Patient Identity Feed Service are described together with the expected actions of the actors which receive these messages in </w:t>
      </w:r>
      <w:r w:rsidR="00292B01" w:rsidRPr="00977EA3">
        <w:t>S</w:t>
      </w:r>
      <w:r w:rsidRPr="00977EA3">
        <w:t xml:space="preserve">ections 3.44.4.1.3 and 3.44.4.1.4. </w:t>
      </w:r>
    </w:p>
    <w:p w14:paraId="4D14BEAA"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bookmarkStart w:id="2511" w:name="_Toc169692681"/>
      <w:r w:rsidRPr="00977EA3">
        <w:rPr>
          <w:noProof w:val="0"/>
        </w:rPr>
        <w:t>3.44.4.1.3 Expected Actions – PIX Manager</w:t>
      </w:r>
      <w:bookmarkEnd w:id="2511"/>
    </w:p>
    <w:p w14:paraId="2FE36476" w14:textId="0A17749A" w:rsidR="007A1F44" w:rsidRPr="00977EA3" w:rsidRDefault="007A1F44" w:rsidP="00A90064">
      <w:pPr>
        <w:pStyle w:val="Corpotesto"/>
      </w:pPr>
      <w:r w:rsidRPr="00977EA3">
        <w:t>The Patient Identifier Cross-reference Manager shall be capable of accepting attributes specified in Table 3.44.4.1.2</w:t>
      </w:r>
      <w:r w:rsidR="00367AE4">
        <w:t>.2</w:t>
      </w:r>
      <w:r w:rsidRPr="00977EA3">
        <w:t>-1 above. This is to ensure that the Patient Identifier Cross-reference Manager can handle a sufficient set of corroborating information in order to perform its cross-referencing function.</w:t>
      </w:r>
    </w:p>
    <w:p w14:paraId="4191E180" w14:textId="77777777" w:rsidR="007A1F44" w:rsidRPr="00977EA3" w:rsidRDefault="007A1F44" w:rsidP="00A90064">
      <w:pPr>
        <w:pStyle w:val="Corpotesto"/>
      </w:pPr>
      <w:r w:rsidRPr="00977EA3">
        <w:t xml:space="preserve">The Patient Identifier Cross-reference Manager shall only recognize a single Patient Identity Source per domain. </w:t>
      </w:r>
    </w:p>
    <w:p w14:paraId="1484D527" w14:textId="77777777" w:rsidR="007A1F44" w:rsidRPr="00977EA3" w:rsidRDefault="007A1F44" w:rsidP="00A90064">
      <w:pPr>
        <w:pStyle w:val="Corpotesto"/>
      </w:pPr>
      <w:r w:rsidRPr="00977EA3">
        <w:t xml:space="preserve">The cross-referencing process (algorithm, human decisions, etc.) is performed within the Patient Identifier Cross-reference Manager, but its specification is beyond the scope of IHE. </w:t>
      </w:r>
    </w:p>
    <w:p w14:paraId="46F1F0FD" w14:textId="77777777" w:rsidR="007A1F44" w:rsidRPr="00977EA3" w:rsidRDefault="007A1F44" w:rsidP="00A90064">
      <w:pPr>
        <w:pStyle w:val="Corpotesto"/>
      </w:pPr>
      <w:r w:rsidRPr="00977EA3">
        <w:t xml:space="preserve">Once the Patient Identifier Cross-reference Manager has completed its cross-referencing function, it shall make the newly cross-referenced identifiers available to PIX queries and send out notification to any Patient Identifier Cross-reference Consumers that have been configured as being interested in receiving such notifications using the PIX Update Notification HL7 V3 transaction (see </w:t>
      </w:r>
      <w:r w:rsidR="00292B01" w:rsidRPr="00977EA3">
        <w:t>Section</w:t>
      </w:r>
      <w:r w:rsidRPr="00977EA3">
        <w:t xml:space="preserve"> 3.46 for the details of that transaction).</w:t>
      </w:r>
    </w:p>
    <w:p w14:paraId="4AB7001D" w14:textId="2271BAA8"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12" w:name="_Toc169692682"/>
      <w:r w:rsidRPr="00977EA3">
        <w:rPr>
          <w:noProof w:val="0"/>
        </w:rPr>
        <w:t>3.44.4.1.3.1 Web Services Port Type and Binding Definitions</w:t>
      </w:r>
      <w:bookmarkEnd w:id="2512"/>
    </w:p>
    <w:p w14:paraId="698C2915" w14:textId="77777777" w:rsidR="007A1F44" w:rsidRPr="00977EA3" w:rsidRDefault="007A1F44" w:rsidP="00A90064">
      <w:pPr>
        <w:pStyle w:val="Corpotesto"/>
        <w:rPr>
          <w:b/>
        </w:rPr>
      </w:pPr>
      <w:r w:rsidRPr="00977EA3">
        <w:rPr>
          <w:b/>
        </w:rPr>
        <w:t>IHE-</w:t>
      </w:r>
      <w:r w:rsidRPr="00977EA3">
        <w:rPr>
          <w:b/>
          <w:bCs/>
        </w:rPr>
        <w:t>WSP201</w:t>
      </w:r>
      <w:r w:rsidRPr="00977EA3">
        <w:rPr>
          <w:b/>
        </w:rPr>
        <w:t>) The attribute /</w:t>
      </w:r>
      <w:proofErr w:type="spellStart"/>
      <w:r w:rsidRPr="00977EA3">
        <w:rPr>
          <w:b/>
        </w:rPr>
        <w:t>wsdl:definitions</w:t>
      </w:r>
      <w:proofErr w:type="spellEnd"/>
      <w:r w:rsidRPr="00977EA3">
        <w:rPr>
          <w:b/>
        </w:rPr>
        <w:t>/@name SHALL be “</w:t>
      </w:r>
      <w:proofErr w:type="spellStart"/>
      <w:r w:rsidRPr="00977EA3">
        <w:rPr>
          <w:b/>
        </w:rPr>
        <w:t>PIXManager</w:t>
      </w:r>
      <w:proofErr w:type="spellEnd"/>
      <w:r w:rsidRPr="00977EA3">
        <w:rPr>
          <w:b/>
        </w:rPr>
        <w:t>”.</w:t>
      </w:r>
    </w:p>
    <w:p w14:paraId="4110EE95" w14:textId="77777777" w:rsidR="007A1F44" w:rsidRPr="00977EA3" w:rsidRDefault="007A1F44" w:rsidP="00A90064">
      <w:pPr>
        <w:pStyle w:val="Corpotesto"/>
      </w:pPr>
      <w:r w:rsidRPr="00977EA3">
        <w:t>The following WSDL naming conventions SHALL apply:</w:t>
      </w:r>
    </w:p>
    <w:p w14:paraId="419DAFCF" w14:textId="77777777" w:rsidR="007A1F44" w:rsidRPr="00977EA3" w:rsidRDefault="007A1F44" w:rsidP="00A90064">
      <w:pPr>
        <w:spacing w:before="0"/>
        <w:rPr>
          <w:rFonts w:ascii="Courier New" w:hAnsi="Courier New"/>
          <w:sz w:val="20"/>
        </w:rPr>
      </w:pPr>
      <w:r w:rsidRPr="00977EA3">
        <w:tab/>
      </w:r>
      <w:proofErr w:type="spellStart"/>
      <w:r w:rsidRPr="00977EA3">
        <w:rPr>
          <w:rFonts w:ascii="Courier New" w:hAnsi="Courier New"/>
          <w:sz w:val="20"/>
        </w:rPr>
        <w:t>wsdl:definitions</w:t>
      </w:r>
      <w:proofErr w:type="spellEnd"/>
      <w:r w:rsidRPr="00977EA3">
        <w:rPr>
          <w:rFonts w:ascii="Courier New" w:hAnsi="Courier New"/>
          <w:sz w:val="20"/>
        </w:rPr>
        <w:t>/@name="</w:t>
      </w:r>
      <w:proofErr w:type="spellStart"/>
      <w:r w:rsidRPr="00977EA3">
        <w:rPr>
          <w:rFonts w:ascii="Courier New" w:hAnsi="Courier New"/>
          <w:sz w:val="20"/>
        </w:rPr>
        <w:t>PIXManager</w:t>
      </w:r>
      <w:proofErr w:type="spellEnd"/>
      <w:r w:rsidRPr="00977EA3">
        <w:rPr>
          <w:rFonts w:ascii="Courier New" w:hAnsi="Courier New"/>
          <w:sz w:val="20"/>
        </w:rPr>
        <w:t>":</w:t>
      </w:r>
    </w:p>
    <w:p w14:paraId="596E5E55" w14:textId="77777777" w:rsidR="007A1F44" w:rsidRPr="00977EA3" w:rsidRDefault="007A1F44" w:rsidP="00A90064">
      <w:pPr>
        <w:spacing w:before="0"/>
        <w:rPr>
          <w:rFonts w:ascii="Courier New" w:hAnsi="Courier New"/>
          <w:sz w:val="20"/>
        </w:rPr>
      </w:pPr>
      <w:r w:rsidRPr="00977EA3">
        <w:rPr>
          <w:rFonts w:ascii="Courier New" w:hAnsi="Courier New"/>
          <w:sz w:val="20"/>
        </w:rPr>
        <w:tab/>
        <w:t>“add” message    -&gt; "</w:t>
      </w:r>
      <w:r w:rsidRPr="00977EA3">
        <w:rPr>
          <w:rStyle w:val="Enfasigrassetto"/>
          <w:rFonts w:ascii="Courier New" w:hAnsi="Courier New" w:cs="Courier New"/>
          <w:b w:val="0"/>
          <w:bCs/>
          <w:sz w:val="20"/>
        </w:rPr>
        <w:t>PRPA_IN201301UV02</w:t>
      </w:r>
      <w:r w:rsidRPr="00977EA3">
        <w:rPr>
          <w:rFonts w:ascii="Courier New" w:hAnsi="Courier New"/>
          <w:sz w:val="20"/>
        </w:rPr>
        <w:t>_Message"</w:t>
      </w:r>
    </w:p>
    <w:p w14:paraId="7A25BD50"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message -&gt; "</w:t>
      </w:r>
      <w:r w:rsidRPr="00977EA3">
        <w:rPr>
          <w:rStyle w:val="Enfasigrassetto"/>
          <w:rFonts w:ascii="Courier New" w:hAnsi="Courier New" w:cs="Courier New"/>
          <w:b w:val="0"/>
          <w:bCs/>
          <w:sz w:val="20"/>
        </w:rPr>
        <w:t>PRPA_IN201302UV02</w:t>
      </w:r>
      <w:r w:rsidRPr="00977EA3">
        <w:rPr>
          <w:rFonts w:ascii="Courier New" w:hAnsi="Courier New"/>
          <w:sz w:val="20"/>
        </w:rPr>
        <w:t>_Message"</w:t>
      </w:r>
    </w:p>
    <w:p w14:paraId="14DCAF7C"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Enfasigrassetto"/>
          <w:rFonts w:ascii="Courier New" w:hAnsi="Courier New"/>
          <w:b w:val="0"/>
          <w:sz w:val="20"/>
        </w:rPr>
        <w:t>"MCCI_IN000002UV01</w:t>
      </w:r>
      <w:r w:rsidRPr="00977EA3">
        <w:rPr>
          <w:rFonts w:ascii="Courier New" w:hAnsi="Courier New"/>
          <w:sz w:val="20"/>
        </w:rPr>
        <w:t>_Message"</w:t>
      </w:r>
    </w:p>
    <w:p w14:paraId="7144E09D" w14:textId="77777777" w:rsidR="007A1F44" w:rsidRPr="00977EA3" w:rsidRDefault="007A1F44" w:rsidP="00A90064">
      <w:pPr>
        <w:spacing w:before="0"/>
        <w:rPr>
          <w:rFonts w:ascii="Courier New" w:hAnsi="Courier New"/>
          <w:sz w:val="20"/>
        </w:rPr>
      </w:pPr>
      <w:r w:rsidRPr="00977EA3">
        <w:rPr>
          <w:rFonts w:ascii="Courier New" w:hAnsi="Courier New"/>
          <w:sz w:val="20"/>
        </w:rPr>
        <w:tab/>
      </w:r>
      <w:proofErr w:type="spellStart"/>
      <w:r w:rsidRPr="00977EA3">
        <w:rPr>
          <w:rFonts w:ascii="Courier New" w:hAnsi="Courier New"/>
          <w:sz w:val="20"/>
        </w:rPr>
        <w:t>portType</w:t>
      </w:r>
      <w:proofErr w:type="spellEnd"/>
      <w:r w:rsidRPr="00977EA3">
        <w:rPr>
          <w:rFonts w:ascii="Courier New" w:hAnsi="Courier New"/>
          <w:sz w:val="20"/>
        </w:rPr>
        <w:t xml:space="preserve">         -&gt; "</w:t>
      </w:r>
      <w:proofErr w:type="spellStart"/>
      <w:r w:rsidRPr="00977EA3">
        <w:rPr>
          <w:rStyle w:val="Enfasigrassetto"/>
          <w:rFonts w:ascii="Courier New" w:hAnsi="Courier New"/>
          <w:b w:val="0"/>
          <w:sz w:val="20"/>
        </w:rPr>
        <w:t>PIXManager</w:t>
      </w:r>
      <w:r w:rsidRPr="00977EA3">
        <w:rPr>
          <w:rFonts w:ascii="Courier New" w:hAnsi="Courier New"/>
          <w:sz w:val="20"/>
        </w:rPr>
        <w:t>_PortType</w:t>
      </w:r>
      <w:proofErr w:type="spellEnd"/>
      <w:r w:rsidRPr="00977EA3">
        <w:rPr>
          <w:rFonts w:ascii="Courier New" w:hAnsi="Courier New"/>
          <w:sz w:val="20"/>
        </w:rPr>
        <w:t>"</w:t>
      </w:r>
    </w:p>
    <w:p w14:paraId="7A69EC8E" w14:textId="77777777" w:rsidR="007A1F44" w:rsidRPr="00977EA3" w:rsidRDefault="007A1F44" w:rsidP="00A90064">
      <w:pPr>
        <w:spacing w:before="0"/>
        <w:rPr>
          <w:rFonts w:ascii="Courier New" w:hAnsi="Courier New"/>
          <w:sz w:val="20"/>
        </w:rPr>
      </w:pPr>
      <w:r w:rsidRPr="00977EA3">
        <w:rPr>
          <w:rFonts w:ascii="Courier New" w:hAnsi="Courier New"/>
          <w:sz w:val="20"/>
        </w:rPr>
        <w:lastRenderedPageBreak/>
        <w:tab/>
        <w:t>add operation    -&gt; "</w:t>
      </w:r>
      <w:r w:rsidRPr="00977EA3">
        <w:rPr>
          <w:rStyle w:val="Enfasigrassetto"/>
          <w:rFonts w:ascii="Courier New" w:hAnsi="Courier New" w:cs="Courier New"/>
          <w:b w:val="0"/>
          <w:sz w:val="20"/>
        </w:rPr>
        <w:t>PIXManager</w:t>
      </w:r>
      <w:r w:rsidRPr="00977EA3">
        <w:rPr>
          <w:rFonts w:ascii="Courier New" w:hAnsi="Courier New"/>
          <w:sz w:val="20"/>
        </w:rPr>
        <w:t>_PRPA_IN201301UV02"</w:t>
      </w:r>
    </w:p>
    <w:p w14:paraId="4CA4F7CD"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operation -&gt; "</w:t>
      </w:r>
      <w:r w:rsidRPr="00977EA3">
        <w:rPr>
          <w:rStyle w:val="Enfasigrassetto"/>
          <w:rFonts w:ascii="Courier New" w:hAnsi="Courier New" w:cs="Courier New"/>
          <w:b w:val="0"/>
          <w:sz w:val="20"/>
        </w:rPr>
        <w:t>PIXManager</w:t>
      </w:r>
      <w:r w:rsidRPr="00977EA3">
        <w:rPr>
          <w:rFonts w:ascii="Courier New" w:hAnsi="Courier New"/>
          <w:sz w:val="20"/>
        </w:rPr>
        <w:t>_PRPA_IN201302UV02"</w:t>
      </w:r>
    </w:p>
    <w:p w14:paraId="6FC342D2"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Enfasigrassetto"/>
          <w:rFonts w:ascii="Courier New" w:hAnsi="Courier New" w:cs="Courier New"/>
          <w:b w:val="0"/>
          <w:sz w:val="20"/>
        </w:rPr>
        <w:t>PIXManager</w:t>
      </w:r>
      <w:r w:rsidRPr="00977EA3">
        <w:rPr>
          <w:rFonts w:ascii="Courier New" w:hAnsi="Courier New"/>
          <w:sz w:val="20"/>
        </w:rPr>
        <w:t>_Binding_Soap12"</w:t>
      </w:r>
    </w:p>
    <w:p w14:paraId="30E759D7"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Enfasigrassetto"/>
          <w:rFonts w:ascii="Courier New" w:hAnsi="Courier New" w:cs="Courier New"/>
          <w:b w:val="0"/>
          <w:sz w:val="20"/>
        </w:rPr>
        <w:t>PIXManager</w:t>
      </w:r>
      <w:r w:rsidRPr="00977EA3">
        <w:rPr>
          <w:rFonts w:ascii="Courier New" w:hAnsi="Courier New"/>
          <w:sz w:val="20"/>
        </w:rPr>
        <w:t>_Port_Soap12"</w:t>
      </w:r>
    </w:p>
    <w:p w14:paraId="366E6825" w14:textId="77777777" w:rsidR="007A1F44" w:rsidRPr="00977EA3" w:rsidRDefault="007A1F44" w:rsidP="003462A5">
      <w:pPr>
        <w:pStyle w:val="Corpotesto"/>
      </w:pPr>
    </w:p>
    <w:p w14:paraId="449E2184" w14:textId="77777777" w:rsidR="007A1F44" w:rsidRPr="00977EA3" w:rsidRDefault="007A1F44" w:rsidP="00A90064">
      <w:pPr>
        <w:pStyle w:val="Corpotesto"/>
      </w:pPr>
      <w:r w:rsidRPr="00977EA3">
        <w:t xml:space="preserve">The following WSDL snippets specify the Patient Identity Feed Port Type and Binding definitions, according to the requirements specified in ITI TF-2x: Appendix V. </w:t>
      </w:r>
    </w:p>
    <w:p w14:paraId="0178A923" w14:textId="77777777" w:rsidR="007A1F44" w:rsidRPr="00977EA3" w:rsidRDefault="007A1F44" w:rsidP="00A90064">
      <w:pPr>
        <w:pStyle w:val="Titolo7"/>
        <w:numPr>
          <w:ilvl w:val="0"/>
          <w:numId w:val="0"/>
        </w:numPr>
        <w:tabs>
          <w:tab w:val="clear" w:pos="2160"/>
          <w:tab w:val="clear" w:pos="2880"/>
          <w:tab w:val="clear" w:pos="3600"/>
          <w:tab w:val="clear" w:pos="4320"/>
          <w:tab w:val="clear" w:pos="5040"/>
          <w:tab w:val="clear" w:pos="5760"/>
        </w:tabs>
        <w:rPr>
          <w:noProof w:val="0"/>
        </w:rPr>
      </w:pPr>
      <w:bookmarkStart w:id="2513" w:name="_Toc169692683"/>
      <w:r w:rsidRPr="00977EA3">
        <w:rPr>
          <w:noProof w:val="0"/>
        </w:rPr>
        <w:t>3.44.4.1.3.1.1 Port Type</w:t>
      </w:r>
      <w:bookmarkEnd w:id="2513"/>
    </w:p>
    <w:p w14:paraId="0CFD5193" w14:textId="77777777" w:rsidR="007A1F44" w:rsidRPr="00977EA3" w:rsidRDefault="007A1F44" w:rsidP="003462A5">
      <w:pPr>
        <w:pStyle w:val="Corpotesto"/>
      </w:pPr>
    </w:p>
    <w:p w14:paraId="6D2F2E2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 xml:space="preserve"> name="</w:t>
      </w:r>
      <w:proofErr w:type="spellStart"/>
      <w:r w:rsidRPr="00977EA3">
        <w:rPr>
          <w:rFonts w:ascii="Courier New" w:hAnsi="Courier New"/>
          <w:sz w:val="20"/>
        </w:rPr>
        <w:t>PIXManager_PortType</w:t>
      </w:r>
      <w:proofErr w:type="spellEnd"/>
      <w:r w:rsidRPr="00977EA3">
        <w:rPr>
          <w:rFonts w:ascii="Courier New" w:hAnsi="Courier New"/>
          <w:sz w:val="20"/>
        </w:rPr>
        <w:t>"&gt;</w:t>
      </w:r>
    </w:p>
    <w:p w14:paraId="460B350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Enfasigrassetto"/>
          <w:rFonts w:ascii="Courier New" w:hAnsi="Courier New" w:cs="Courier New"/>
          <w:b w:val="0"/>
          <w:sz w:val="20"/>
        </w:rPr>
        <w:t>PIXManager</w:t>
      </w:r>
      <w:r w:rsidRPr="00977EA3">
        <w:rPr>
          <w:rFonts w:ascii="Courier New" w:hAnsi="Courier New"/>
          <w:sz w:val="20"/>
        </w:rPr>
        <w:t>_PRPA_IN201301UV02"&gt;</w:t>
      </w:r>
    </w:p>
    <w:p w14:paraId="36FEF489"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PRPA_IN201301UV02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PRPA_IN201301UV02</w:t>
      </w:r>
      <w:r w:rsidRPr="00977EA3">
        <w:rPr>
          <w:rFonts w:ascii="Courier New" w:hAnsi="Courier New"/>
          <w:sz w:val="20"/>
        </w:rPr>
        <w:t>"/&gt;</w:t>
      </w:r>
    </w:p>
    <w:p w14:paraId="6DF80A2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&lt;output message="tns:MCCI_IN000002UV01_Message" </w:t>
      </w:r>
      <w:proofErr w:type="spellStart"/>
      <w:r w:rsidRPr="00977EA3">
        <w:rPr>
          <w:rFonts w:ascii="Courier New" w:hAnsi="Courier New"/>
          <w:sz w:val="20"/>
        </w:rPr>
        <w:t>wsaw:Action</w:t>
      </w:r>
      <w:proofErr w:type="spellEnd"/>
      <w:r w:rsidRPr="00977EA3">
        <w:rPr>
          <w:rFonts w:ascii="Courier New" w:hAnsi="Courier New"/>
          <w:sz w:val="20"/>
        </w:rPr>
        <w:t>="urn:hl7-org:v3:MCCI_IN000002UV01"/&gt;</w:t>
      </w:r>
    </w:p>
    <w:p w14:paraId="5FAB5B74"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4BE05BC3" w14:textId="77777777" w:rsidR="007A1F44" w:rsidRPr="00977EA3" w:rsidRDefault="007A1F44" w:rsidP="00A90064">
      <w:pPr>
        <w:spacing w:before="0"/>
        <w:rPr>
          <w:rFonts w:ascii="Courier New" w:hAnsi="Courier New"/>
          <w:sz w:val="20"/>
        </w:rPr>
      </w:pPr>
      <w:r w:rsidRPr="00977EA3">
        <w:rPr>
          <w:rFonts w:ascii="Courier New" w:hAnsi="Courier New"/>
          <w:sz w:val="20"/>
        </w:rPr>
        <w:t>&lt;operation name="</w:t>
      </w:r>
      <w:r w:rsidRPr="00977EA3">
        <w:rPr>
          <w:rStyle w:val="Enfasigrassetto"/>
          <w:rFonts w:ascii="Courier New" w:hAnsi="Courier New" w:cs="Courier New"/>
          <w:b w:val="0"/>
          <w:sz w:val="20"/>
        </w:rPr>
        <w:t>PIXManager</w:t>
      </w:r>
      <w:r w:rsidRPr="00977EA3">
        <w:rPr>
          <w:rFonts w:ascii="Courier New" w:hAnsi="Courier New"/>
          <w:sz w:val="20"/>
        </w:rPr>
        <w:t>_PRPA_IN201302UV02"&gt;</w:t>
      </w:r>
    </w:p>
    <w:p w14:paraId="792D33E2"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PRPA_IN201302UV02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PRPA_IN201302UV02</w:t>
      </w:r>
      <w:r w:rsidRPr="00977EA3">
        <w:rPr>
          <w:rFonts w:ascii="Courier New" w:hAnsi="Courier New"/>
          <w:sz w:val="20"/>
        </w:rPr>
        <w:t>"/&gt;</w:t>
      </w:r>
    </w:p>
    <w:p w14:paraId="562C627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&lt;output message="tns:MCCI_IN000002UV01_Message" </w:t>
      </w:r>
      <w:proofErr w:type="spellStart"/>
      <w:r w:rsidRPr="00977EA3">
        <w:rPr>
          <w:rFonts w:ascii="Courier New" w:hAnsi="Courier New"/>
          <w:sz w:val="20"/>
        </w:rPr>
        <w:t>wsaw:Action</w:t>
      </w:r>
      <w:proofErr w:type="spellEnd"/>
      <w:r w:rsidRPr="00977EA3">
        <w:rPr>
          <w:rFonts w:ascii="Courier New" w:hAnsi="Courier New"/>
          <w:sz w:val="20"/>
        </w:rPr>
        <w:t>="urn:hl7-org:v3:MCCI_IN000002UV01"/&gt;</w:t>
      </w:r>
    </w:p>
    <w:p w14:paraId="7FC9F7FE"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23BD52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&gt;</w:t>
      </w:r>
    </w:p>
    <w:p w14:paraId="4C6CA84F" w14:textId="77777777" w:rsidR="007A1F44" w:rsidRPr="00977EA3" w:rsidRDefault="007A1F44" w:rsidP="00A90064">
      <w:pPr>
        <w:pStyle w:val="Titolo7"/>
        <w:numPr>
          <w:ilvl w:val="0"/>
          <w:numId w:val="0"/>
        </w:numPr>
        <w:tabs>
          <w:tab w:val="clear" w:pos="2160"/>
          <w:tab w:val="clear" w:pos="2880"/>
          <w:tab w:val="clear" w:pos="3600"/>
          <w:tab w:val="clear" w:pos="4320"/>
          <w:tab w:val="clear" w:pos="5040"/>
          <w:tab w:val="clear" w:pos="5760"/>
        </w:tabs>
        <w:rPr>
          <w:noProof w:val="0"/>
        </w:rPr>
      </w:pPr>
      <w:bookmarkStart w:id="2514" w:name="_Toc169692684"/>
      <w:r w:rsidRPr="00977EA3">
        <w:rPr>
          <w:noProof w:val="0"/>
        </w:rPr>
        <w:t>3.44.4.1.3.1.2 Bindings</w:t>
      </w:r>
      <w:bookmarkEnd w:id="2514"/>
    </w:p>
    <w:p w14:paraId="7F81BD8F" w14:textId="77777777" w:rsidR="007A1F44" w:rsidRPr="00977EA3" w:rsidRDefault="007A1F44" w:rsidP="00A90064">
      <w:pPr>
        <w:pStyle w:val="Corpotesto"/>
      </w:pPr>
      <w:r w:rsidRPr="00977EA3">
        <w:t>SOAP 1.2 binding:</w:t>
      </w:r>
    </w:p>
    <w:p w14:paraId="2F520625"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78C2823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Enfasigrassetto"/>
          <w:rFonts w:ascii="Courier New" w:hAnsi="Courier New" w:cs="Courier New"/>
          <w:b w:val="0"/>
          <w:sz w:val="20"/>
        </w:rPr>
        <w:t>PIXManager</w:t>
      </w:r>
      <w:r w:rsidRPr="00977EA3">
        <w:rPr>
          <w:rFonts w:ascii="Courier New" w:hAnsi="Courier New"/>
          <w:sz w:val="20"/>
        </w:rPr>
        <w:t>_Binding_Soap12" type="</w:t>
      </w:r>
      <w:proofErr w:type="spellStart"/>
      <w:r w:rsidRPr="00977EA3">
        <w:rPr>
          <w:rFonts w:ascii="Courier New" w:hAnsi="Courier New"/>
          <w:sz w:val="20"/>
        </w:rPr>
        <w:t>PIXManager</w:t>
      </w:r>
      <w:r w:rsidRPr="00977EA3">
        <w:rPr>
          <w:rStyle w:val="Enfasigrassetto"/>
          <w:rFonts w:ascii="Courier New" w:hAnsi="Courier New" w:cs="Courier New"/>
          <w:b w:val="0"/>
          <w:sz w:val="20"/>
        </w:rPr>
        <w:t>_</w:t>
      </w:r>
      <w:r w:rsidRPr="00977EA3">
        <w:rPr>
          <w:rFonts w:ascii="Courier New" w:hAnsi="Courier New"/>
          <w:sz w:val="20"/>
        </w:rPr>
        <w:t>PortType</w:t>
      </w:r>
      <w:proofErr w:type="spellEnd"/>
      <w:r w:rsidRPr="00977EA3">
        <w:rPr>
          <w:rFonts w:ascii="Courier New" w:hAnsi="Courier New"/>
          <w:sz w:val="20"/>
        </w:rPr>
        <w:t>"&gt;</w:t>
      </w:r>
    </w:p>
    <w:p w14:paraId="5909A05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6158097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PIXManager</w:t>
      </w:r>
      <w:r w:rsidRPr="00977EA3">
        <w:rPr>
          <w:rFonts w:ascii="Courier New" w:hAnsi="Courier New"/>
          <w:sz w:val="20"/>
        </w:rPr>
        <w:t>_PRPA_IN201301UV02"&gt;</w:t>
      </w:r>
    </w:p>
    <w:p w14:paraId="0970AD85" w14:textId="33D7D3BC"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proofErr w:type="spellStart"/>
      <w:r w:rsidR="006A5355" w:rsidRPr="00977EA3">
        <w:rPr>
          <w:rFonts w:ascii="Courier New" w:hAnsi="Courier New"/>
          <w:sz w:val="20"/>
        </w:rPr>
        <w:t>soapActionRequired</w:t>
      </w:r>
      <w:proofErr w:type="spellEnd"/>
      <w:r w:rsidR="006A5355" w:rsidRPr="00977EA3">
        <w:rPr>
          <w:rFonts w:ascii="Courier New" w:hAnsi="Courier New"/>
          <w:sz w:val="20"/>
        </w:rPr>
        <w:t>="false"</w:t>
      </w:r>
      <w:r w:rsidRPr="00977EA3">
        <w:rPr>
          <w:rFonts w:ascii="Courier New" w:hAnsi="Courier New"/>
          <w:sz w:val="20"/>
        </w:rPr>
        <w:t>/&gt;</w:t>
      </w:r>
    </w:p>
    <w:p w14:paraId="42BD8821" w14:textId="77777777" w:rsidR="007A1F44" w:rsidRPr="00977EA3" w:rsidRDefault="007A1F44" w:rsidP="00A90064">
      <w:pPr>
        <w:spacing w:before="0"/>
        <w:rPr>
          <w:rFonts w:ascii="Courier New" w:hAnsi="Courier New"/>
          <w:sz w:val="20"/>
        </w:rPr>
      </w:pPr>
      <w:r w:rsidRPr="00977EA3">
        <w:rPr>
          <w:rFonts w:ascii="Courier New" w:hAnsi="Courier New"/>
          <w:sz w:val="20"/>
        </w:rPr>
        <w:tab/>
        <w:t>&lt;input&gt;</w:t>
      </w:r>
    </w:p>
    <w:p w14:paraId="7C1C386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1AC75C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302FFDBC" w14:textId="77777777" w:rsidR="007A1F44" w:rsidRPr="00977EA3" w:rsidRDefault="007A1F44" w:rsidP="00A90064">
      <w:pPr>
        <w:spacing w:before="0"/>
        <w:rPr>
          <w:rFonts w:ascii="Courier New" w:hAnsi="Courier New"/>
          <w:sz w:val="20"/>
        </w:rPr>
      </w:pPr>
      <w:r w:rsidRPr="00977EA3">
        <w:rPr>
          <w:rFonts w:ascii="Courier New" w:hAnsi="Courier New"/>
          <w:sz w:val="20"/>
        </w:rPr>
        <w:tab/>
        <w:t>&lt;output&gt;</w:t>
      </w:r>
    </w:p>
    <w:p w14:paraId="3C25DAF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134EA62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4B49E1C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6C66F8B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PIXManager</w:t>
      </w:r>
      <w:r w:rsidRPr="00977EA3">
        <w:rPr>
          <w:rFonts w:ascii="Courier New" w:hAnsi="Courier New"/>
          <w:sz w:val="20"/>
        </w:rPr>
        <w:t>_PRPA_IN201302UV02"&gt;</w:t>
      </w:r>
    </w:p>
    <w:p w14:paraId="45615103" w14:textId="79E2A27E"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proofErr w:type="spellStart"/>
      <w:r w:rsidR="006A5355" w:rsidRPr="00977EA3">
        <w:rPr>
          <w:rFonts w:ascii="Courier New" w:hAnsi="Courier New"/>
          <w:sz w:val="20"/>
        </w:rPr>
        <w:t>soapActionRequired</w:t>
      </w:r>
      <w:proofErr w:type="spellEnd"/>
      <w:r w:rsidR="006A5355" w:rsidRPr="00977EA3">
        <w:rPr>
          <w:rFonts w:ascii="Courier New" w:hAnsi="Courier New"/>
          <w:sz w:val="20"/>
        </w:rPr>
        <w:t>="false"</w:t>
      </w:r>
      <w:r w:rsidRPr="00977EA3">
        <w:rPr>
          <w:rFonts w:ascii="Courier New" w:hAnsi="Courier New"/>
          <w:sz w:val="20"/>
        </w:rPr>
        <w:t>/&gt;</w:t>
      </w:r>
    </w:p>
    <w:p w14:paraId="416DBEB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A3AA8D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76CB7B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10D1DA3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5DADB39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BD0985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C719A6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6D3C1B1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35E7D609"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1A0AF635" w14:textId="77777777" w:rsidR="007A1F44" w:rsidRPr="00ED4370" w:rsidRDefault="007A1F44" w:rsidP="00ED4370">
      <w:pPr>
        <w:pStyle w:val="Corpotesto"/>
      </w:pPr>
      <w:r w:rsidRPr="00ED4370">
        <w:lastRenderedPageBreak/>
        <w:t>An informative WSDL for the PIX Manager implementing the PIXV3 Profile is available online on the IHE FTP site, see ITI TF-2x: Appendix W.</w:t>
      </w:r>
    </w:p>
    <w:p w14:paraId="3194080D"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15" w:name="_Toc169692685"/>
      <w:r w:rsidRPr="00977EA3">
        <w:rPr>
          <w:noProof w:val="0"/>
        </w:rPr>
        <w:t>3.44.4.1.3.2 Message Examples</w:t>
      </w:r>
      <w:bookmarkEnd w:id="2515"/>
    </w:p>
    <w:p w14:paraId="1705A86D" w14:textId="77777777" w:rsidR="007A1F44" w:rsidRPr="00ED4370" w:rsidRDefault="007A1F44" w:rsidP="00ED4370">
      <w:pPr>
        <w:pStyle w:val="Corpotesto"/>
      </w:pPr>
      <w:r w:rsidRPr="00ED4370">
        <w:t xml:space="preserve">Message examples can be found </w:t>
      </w:r>
      <w:r w:rsidRPr="00977EA3">
        <w:t>online</w:t>
      </w:r>
      <w:r w:rsidRPr="00ED4370">
        <w:t xml:space="preserve"> on the IHE FTP site, see ITI TF-2x: Appendix W.</w:t>
      </w:r>
    </w:p>
    <w:p w14:paraId="4F1B1EEF"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bookmarkStart w:id="2516" w:name="_Toc169692686"/>
      <w:r w:rsidRPr="00977EA3">
        <w:rPr>
          <w:noProof w:val="0"/>
        </w:rPr>
        <w:t>3.44.4.1.4 Expected Actions – Document Registry</w:t>
      </w:r>
      <w:bookmarkEnd w:id="2516"/>
    </w:p>
    <w:p w14:paraId="5E7E9FA6" w14:textId="2140C916" w:rsidR="007A1F44" w:rsidRPr="00977EA3" w:rsidRDefault="007A1F44" w:rsidP="00A90064">
      <w:pPr>
        <w:pStyle w:val="Corpotesto"/>
      </w:pPr>
      <w:r w:rsidRPr="00977EA3">
        <w:t>The Document Registry shall be capable of accepting attributes in the Patient Registry Record Added or Patient Registry Record Revised messages as specified in Table 3.44.4.1.2</w:t>
      </w:r>
      <w:r w:rsidR="00113312">
        <w:t>.2</w:t>
      </w:r>
      <w:r w:rsidRPr="00977EA3">
        <w:t>-1. The Patient Identity Feed transaction contains more than what the XDS Document Registry needs for its operation.</w:t>
      </w:r>
    </w:p>
    <w:p w14:paraId="3ABF8191" w14:textId="77777777" w:rsidR="007A1F44" w:rsidRPr="00977EA3" w:rsidRDefault="007A1F44" w:rsidP="00A90064">
      <w:pPr>
        <w:pStyle w:val="Corpotesto"/>
      </w:pPr>
      <w:r w:rsidRPr="00977EA3">
        <w:t>The Document Registry shall store only the patient identifiers of the patient identification domain designated by the Affinity Domain for document sharing in the registry. Patient identifiers of other patient identification domains, if present in a received message, shall be ignored.</w:t>
      </w:r>
    </w:p>
    <w:p w14:paraId="5FDA5E7B"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17" w:name="_Toc169692687"/>
      <w:r w:rsidRPr="00977EA3">
        <w:rPr>
          <w:noProof w:val="0"/>
        </w:rPr>
        <w:t>3.44.4.1.4.1 Web Services Port Type and Binding Definitions</w:t>
      </w:r>
      <w:bookmarkEnd w:id="2517"/>
    </w:p>
    <w:p w14:paraId="57678779" w14:textId="77777777" w:rsidR="007A1F44" w:rsidRPr="00977EA3" w:rsidRDefault="007A1F44" w:rsidP="00A90064">
      <w:pPr>
        <w:pStyle w:val="Corpotesto"/>
        <w:rPr>
          <w:b/>
        </w:rPr>
      </w:pPr>
      <w:r w:rsidRPr="00977EA3">
        <w:rPr>
          <w:b/>
        </w:rPr>
        <w:t>IHE-</w:t>
      </w:r>
      <w:r w:rsidRPr="00977EA3">
        <w:rPr>
          <w:b/>
          <w:bCs/>
        </w:rPr>
        <w:t>WSP201</w:t>
      </w:r>
      <w:r w:rsidRPr="00977EA3">
        <w:rPr>
          <w:b/>
        </w:rPr>
        <w:t>) The attribute /</w:t>
      </w:r>
      <w:proofErr w:type="spellStart"/>
      <w:r w:rsidRPr="00977EA3">
        <w:rPr>
          <w:b/>
        </w:rPr>
        <w:t>wsdl:definitions</w:t>
      </w:r>
      <w:proofErr w:type="spellEnd"/>
      <w:r w:rsidRPr="00977EA3">
        <w:rPr>
          <w:b/>
        </w:rPr>
        <w:t>/@name SHALL be “</w:t>
      </w:r>
      <w:proofErr w:type="spellStart"/>
      <w:r w:rsidRPr="00977EA3">
        <w:rPr>
          <w:b/>
        </w:rPr>
        <w:t>DocumentRegistry</w:t>
      </w:r>
      <w:proofErr w:type="spellEnd"/>
      <w:r w:rsidRPr="00977EA3">
        <w:rPr>
          <w:b/>
        </w:rPr>
        <w:t>”.</w:t>
      </w:r>
    </w:p>
    <w:p w14:paraId="39C51149" w14:textId="77777777" w:rsidR="007A1F44" w:rsidRPr="00977EA3" w:rsidRDefault="007A1F44" w:rsidP="00A90064">
      <w:pPr>
        <w:pStyle w:val="Corpotesto"/>
      </w:pPr>
      <w:r w:rsidRPr="00977EA3">
        <w:t>The following WSDL naming conventions SHALL apply:</w:t>
      </w:r>
    </w:p>
    <w:p w14:paraId="5834FFAD" w14:textId="77777777" w:rsidR="007A1F44" w:rsidRPr="00977EA3" w:rsidRDefault="007A1F44" w:rsidP="00A90064">
      <w:pPr>
        <w:spacing w:before="0"/>
        <w:rPr>
          <w:rFonts w:ascii="Courier New" w:hAnsi="Courier New"/>
          <w:sz w:val="20"/>
        </w:rPr>
      </w:pPr>
      <w:r w:rsidRPr="00977EA3">
        <w:tab/>
      </w:r>
      <w:proofErr w:type="spellStart"/>
      <w:r w:rsidRPr="00977EA3">
        <w:rPr>
          <w:rFonts w:ascii="Courier New" w:hAnsi="Courier New"/>
          <w:sz w:val="20"/>
        </w:rPr>
        <w:t>wsdl:definitions</w:t>
      </w:r>
      <w:proofErr w:type="spellEnd"/>
      <w:r w:rsidRPr="00977EA3">
        <w:rPr>
          <w:rFonts w:ascii="Courier New" w:hAnsi="Courier New"/>
          <w:sz w:val="20"/>
        </w:rPr>
        <w:t>/@name="</w:t>
      </w:r>
      <w:proofErr w:type="spellStart"/>
      <w:r w:rsidRPr="00977EA3">
        <w:rPr>
          <w:rFonts w:ascii="Courier New" w:hAnsi="Courier New"/>
          <w:sz w:val="20"/>
        </w:rPr>
        <w:t>DocumentRegistry</w:t>
      </w:r>
      <w:proofErr w:type="spellEnd"/>
      <w:r w:rsidRPr="00977EA3">
        <w:rPr>
          <w:rFonts w:ascii="Courier New" w:hAnsi="Courier New"/>
          <w:sz w:val="20"/>
        </w:rPr>
        <w:t>":</w:t>
      </w:r>
    </w:p>
    <w:p w14:paraId="044167BE" w14:textId="77777777" w:rsidR="007A1F44" w:rsidRPr="00977EA3" w:rsidRDefault="007A1F44" w:rsidP="00A90064">
      <w:pPr>
        <w:spacing w:before="0"/>
        <w:rPr>
          <w:rFonts w:ascii="Courier New" w:hAnsi="Courier New"/>
          <w:sz w:val="20"/>
        </w:rPr>
      </w:pPr>
      <w:r w:rsidRPr="00977EA3">
        <w:rPr>
          <w:rFonts w:ascii="Courier New" w:hAnsi="Courier New"/>
          <w:sz w:val="20"/>
        </w:rPr>
        <w:tab/>
        <w:t>"add" message    -&gt; "</w:t>
      </w:r>
      <w:r w:rsidRPr="00977EA3">
        <w:rPr>
          <w:rStyle w:val="Enfasigrassetto"/>
          <w:rFonts w:ascii="Courier New" w:hAnsi="Courier New" w:cs="Courier New"/>
          <w:b w:val="0"/>
          <w:bCs/>
          <w:sz w:val="20"/>
        </w:rPr>
        <w:t>PRPA_IN201301UV02</w:t>
      </w:r>
      <w:r w:rsidRPr="00977EA3">
        <w:rPr>
          <w:rFonts w:ascii="Courier New" w:hAnsi="Courier New"/>
          <w:sz w:val="20"/>
        </w:rPr>
        <w:t>_Message"</w:t>
      </w:r>
    </w:p>
    <w:p w14:paraId="5C3599F8"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message -&gt; "</w:t>
      </w:r>
      <w:r w:rsidRPr="00977EA3">
        <w:rPr>
          <w:rStyle w:val="Enfasigrassetto"/>
          <w:rFonts w:ascii="Courier New" w:hAnsi="Courier New" w:cs="Courier New"/>
          <w:b w:val="0"/>
          <w:bCs/>
          <w:sz w:val="20"/>
        </w:rPr>
        <w:t>PRPA_IN201302UV02</w:t>
      </w:r>
      <w:r w:rsidRPr="00977EA3">
        <w:rPr>
          <w:rFonts w:ascii="Courier New" w:hAnsi="Courier New"/>
          <w:sz w:val="20"/>
        </w:rPr>
        <w:t>_Message"</w:t>
      </w:r>
    </w:p>
    <w:p w14:paraId="0F60B6E8"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Enfasigrassetto"/>
          <w:rFonts w:ascii="Courier New" w:hAnsi="Courier New"/>
          <w:b w:val="0"/>
          <w:sz w:val="20"/>
        </w:rPr>
        <w:t>"MCCI_IN000002UV01</w:t>
      </w:r>
      <w:r w:rsidRPr="00977EA3">
        <w:rPr>
          <w:rFonts w:ascii="Courier New" w:hAnsi="Courier New"/>
          <w:sz w:val="20"/>
        </w:rPr>
        <w:t>_Message"</w:t>
      </w:r>
    </w:p>
    <w:p w14:paraId="0C55A6C5" w14:textId="77777777" w:rsidR="007A1F44" w:rsidRPr="00977EA3" w:rsidRDefault="007A1F44" w:rsidP="00A90064">
      <w:pPr>
        <w:spacing w:before="0"/>
        <w:rPr>
          <w:rFonts w:ascii="Courier New" w:hAnsi="Courier New"/>
          <w:sz w:val="20"/>
        </w:rPr>
      </w:pPr>
      <w:r w:rsidRPr="00977EA3">
        <w:rPr>
          <w:rFonts w:ascii="Courier New" w:hAnsi="Courier New"/>
          <w:sz w:val="20"/>
        </w:rPr>
        <w:tab/>
      </w:r>
      <w:proofErr w:type="spellStart"/>
      <w:r w:rsidRPr="00977EA3">
        <w:rPr>
          <w:rFonts w:ascii="Courier New" w:hAnsi="Courier New"/>
          <w:sz w:val="20"/>
        </w:rPr>
        <w:t>portType</w:t>
      </w:r>
      <w:proofErr w:type="spellEnd"/>
      <w:r w:rsidRPr="00977EA3">
        <w:rPr>
          <w:rFonts w:ascii="Courier New" w:hAnsi="Courier New"/>
          <w:sz w:val="20"/>
        </w:rPr>
        <w:t xml:space="preserve">         -&gt; "</w:t>
      </w:r>
      <w:proofErr w:type="spellStart"/>
      <w:r w:rsidRPr="00977EA3">
        <w:rPr>
          <w:rStyle w:val="Enfasigrassetto"/>
          <w:rFonts w:ascii="Courier New" w:hAnsi="Courier New"/>
          <w:b w:val="0"/>
          <w:sz w:val="20"/>
        </w:rPr>
        <w:t>DocumentRegistry</w:t>
      </w:r>
      <w:r w:rsidRPr="00977EA3">
        <w:rPr>
          <w:rFonts w:ascii="Courier New" w:hAnsi="Courier New"/>
          <w:sz w:val="20"/>
        </w:rPr>
        <w:t>_PortType</w:t>
      </w:r>
      <w:proofErr w:type="spellEnd"/>
      <w:r w:rsidRPr="00977EA3">
        <w:rPr>
          <w:rFonts w:ascii="Courier New" w:hAnsi="Courier New"/>
          <w:sz w:val="20"/>
        </w:rPr>
        <w:t>"</w:t>
      </w:r>
    </w:p>
    <w:p w14:paraId="4CEB87CA" w14:textId="77777777" w:rsidR="007A1F44" w:rsidRPr="00E63AF6" w:rsidRDefault="007A1F44" w:rsidP="00A90064">
      <w:pPr>
        <w:spacing w:before="0"/>
        <w:rPr>
          <w:rFonts w:ascii="Courier New" w:hAnsi="Courier New"/>
          <w:sz w:val="20"/>
          <w:lang w:val="it-IT"/>
          <w:rPrChange w:id="2518" w:author="Gregorio Canal" w:date="2019-05-22T14:54:00Z">
            <w:rPr>
              <w:rFonts w:ascii="Courier New" w:hAnsi="Courier New"/>
              <w:sz w:val="20"/>
            </w:rPr>
          </w:rPrChange>
        </w:rPr>
      </w:pPr>
      <w:r w:rsidRPr="00977EA3">
        <w:rPr>
          <w:rFonts w:ascii="Courier New" w:hAnsi="Courier New"/>
          <w:sz w:val="20"/>
        </w:rPr>
        <w:tab/>
      </w:r>
      <w:proofErr w:type="spellStart"/>
      <w:r w:rsidRPr="00E63AF6">
        <w:rPr>
          <w:rFonts w:ascii="Courier New" w:hAnsi="Courier New"/>
          <w:sz w:val="20"/>
          <w:lang w:val="it-IT"/>
          <w:rPrChange w:id="2519" w:author="Gregorio Canal" w:date="2019-05-22T14:54:00Z">
            <w:rPr>
              <w:rFonts w:ascii="Courier New" w:hAnsi="Courier New"/>
              <w:sz w:val="20"/>
            </w:rPr>
          </w:rPrChange>
        </w:rPr>
        <w:t>add</w:t>
      </w:r>
      <w:proofErr w:type="spellEnd"/>
      <w:r w:rsidRPr="00E63AF6">
        <w:rPr>
          <w:rFonts w:ascii="Courier New" w:hAnsi="Courier New"/>
          <w:sz w:val="20"/>
          <w:lang w:val="it-IT"/>
          <w:rPrChange w:id="2520" w:author="Gregorio Canal" w:date="2019-05-22T14:54:00Z">
            <w:rPr>
              <w:rFonts w:ascii="Courier New" w:hAnsi="Courier New"/>
              <w:sz w:val="20"/>
            </w:rPr>
          </w:rPrChange>
        </w:rPr>
        <w:t xml:space="preserve"> </w:t>
      </w:r>
      <w:proofErr w:type="spellStart"/>
      <w:r w:rsidRPr="00E63AF6">
        <w:rPr>
          <w:rFonts w:ascii="Courier New" w:hAnsi="Courier New"/>
          <w:sz w:val="20"/>
          <w:lang w:val="it-IT"/>
          <w:rPrChange w:id="2521" w:author="Gregorio Canal" w:date="2019-05-22T14:54:00Z">
            <w:rPr>
              <w:rFonts w:ascii="Courier New" w:hAnsi="Courier New"/>
              <w:sz w:val="20"/>
            </w:rPr>
          </w:rPrChange>
        </w:rPr>
        <w:t>operation</w:t>
      </w:r>
      <w:proofErr w:type="spellEnd"/>
      <w:r w:rsidRPr="00E63AF6">
        <w:rPr>
          <w:rFonts w:ascii="Courier New" w:hAnsi="Courier New"/>
          <w:sz w:val="20"/>
          <w:lang w:val="it-IT"/>
          <w:rPrChange w:id="2522" w:author="Gregorio Canal" w:date="2019-05-22T14:54:00Z">
            <w:rPr>
              <w:rFonts w:ascii="Courier New" w:hAnsi="Courier New"/>
              <w:sz w:val="20"/>
            </w:rPr>
          </w:rPrChange>
        </w:rPr>
        <w:t xml:space="preserve">    -&gt; "</w:t>
      </w:r>
      <w:r w:rsidRPr="00E63AF6">
        <w:rPr>
          <w:rStyle w:val="Enfasigrassetto"/>
          <w:rFonts w:ascii="Courier New" w:hAnsi="Courier New" w:cs="Courier New"/>
          <w:b w:val="0"/>
          <w:sz w:val="20"/>
          <w:lang w:val="it-IT"/>
          <w:rPrChange w:id="2523" w:author="Gregorio Canal" w:date="2019-05-22T14:54:00Z">
            <w:rPr>
              <w:rStyle w:val="Enfasigrassetto"/>
              <w:rFonts w:ascii="Courier New" w:hAnsi="Courier New" w:cs="Courier New"/>
              <w:b w:val="0"/>
              <w:sz w:val="20"/>
            </w:rPr>
          </w:rPrChange>
        </w:rPr>
        <w:t>DocumentRegistry</w:t>
      </w:r>
      <w:r w:rsidRPr="00E63AF6">
        <w:rPr>
          <w:rFonts w:ascii="Courier New" w:hAnsi="Courier New"/>
          <w:sz w:val="20"/>
          <w:lang w:val="it-IT"/>
          <w:rPrChange w:id="2524" w:author="Gregorio Canal" w:date="2019-05-22T14:54:00Z">
            <w:rPr>
              <w:rFonts w:ascii="Courier New" w:hAnsi="Courier New"/>
              <w:sz w:val="20"/>
            </w:rPr>
          </w:rPrChange>
        </w:rPr>
        <w:t>_PRPA_IN201301UV02"</w:t>
      </w:r>
    </w:p>
    <w:p w14:paraId="02C54161" w14:textId="77777777" w:rsidR="007A1F44" w:rsidRPr="00E63AF6" w:rsidRDefault="007A1F44" w:rsidP="00A90064">
      <w:pPr>
        <w:spacing w:before="0"/>
        <w:rPr>
          <w:rFonts w:ascii="Courier New" w:hAnsi="Courier New"/>
          <w:sz w:val="20"/>
          <w:lang w:val="it-IT"/>
          <w:rPrChange w:id="2525" w:author="Gregorio Canal" w:date="2019-05-22T14:54:00Z">
            <w:rPr>
              <w:rFonts w:ascii="Courier New" w:hAnsi="Courier New"/>
              <w:sz w:val="20"/>
            </w:rPr>
          </w:rPrChange>
        </w:rPr>
      </w:pPr>
      <w:r w:rsidRPr="00E63AF6">
        <w:rPr>
          <w:rFonts w:ascii="Courier New" w:hAnsi="Courier New"/>
          <w:sz w:val="20"/>
          <w:lang w:val="it-IT"/>
          <w:rPrChange w:id="2526" w:author="Gregorio Canal" w:date="2019-05-22T14:54:00Z">
            <w:rPr>
              <w:rFonts w:ascii="Courier New" w:hAnsi="Courier New"/>
              <w:sz w:val="20"/>
            </w:rPr>
          </w:rPrChange>
        </w:rPr>
        <w:tab/>
      </w:r>
      <w:proofErr w:type="spellStart"/>
      <w:r w:rsidRPr="00E63AF6">
        <w:rPr>
          <w:rFonts w:ascii="Courier New" w:hAnsi="Courier New"/>
          <w:sz w:val="20"/>
          <w:lang w:val="it-IT"/>
          <w:rPrChange w:id="2527" w:author="Gregorio Canal" w:date="2019-05-22T14:54:00Z">
            <w:rPr>
              <w:rFonts w:ascii="Courier New" w:hAnsi="Courier New"/>
              <w:sz w:val="20"/>
            </w:rPr>
          </w:rPrChange>
        </w:rPr>
        <w:t>revise</w:t>
      </w:r>
      <w:proofErr w:type="spellEnd"/>
      <w:r w:rsidRPr="00E63AF6">
        <w:rPr>
          <w:rFonts w:ascii="Courier New" w:hAnsi="Courier New"/>
          <w:sz w:val="20"/>
          <w:lang w:val="it-IT"/>
          <w:rPrChange w:id="2528" w:author="Gregorio Canal" w:date="2019-05-22T14:54:00Z">
            <w:rPr>
              <w:rFonts w:ascii="Courier New" w:hAnsi="Courier New"/>
              <w:sz w:val="20"/>
            </w:rPr>
          </w:rPrChange>
        </w:rPr>
        <w:t xml:space="preserve"> </w:t>
      </w:r>
      <w:proofErr w:type="spellStart"/>
      <w:r w:rsidRPr="00E63AF6">
        <w:rPr>
          <w:rFonts w:ascii="Courier New" w:hAnsi="Courier New"/>
          <w:sz w:val="20"/>
          <w:lang w:val="it-IT"/>
          <w:rPrChange w:id="2529" w:author="Gregorio Canal" w:date="2019-05-22T14:54:00Z">
            <w:rPr>
              <w:rFonts w:ascii="Courier New" w:hAnsi="Courier New"/>
              <w:sz w:val="20"/>
            </w:rPr>
          </w:rPrChange>
        </w:rPr>
        <w:t>operation</w:t>
      </w:r>
      <w:proofErr w:type="spellEnd"/>
      <w:r w:rsidRPr="00E63AF6">
        <w:rPr>
          <w:rFonts w:ascii="Courier New" w:hAnsi="Courier New"/>
          <w:sz w:val="20"/>
          <w:lang w:val="it-IT"/>
          <w:rPrChange w:id="2530" w:author="Gregorio Canal" w:date="2019-05-22T14:54:00Z">
            <w:rPr>
              <w:rFonts w:ascii="Courier New" w:hAnsi="Courier New"/>
              <w:sz w:val="20"/>
            </w:rPr>
          </w:rPrChange>
        </w:rPr>
        <w:t xml:space="preserve"> -&gt; "</w:t>
      </w:r>
      <w:r w:rsidRPr="00E63AF6">
        <w:rPr>
          <w:rStyle w:val="Enfasigrassetto"/>
          <w:rFonts w:ascii="Courier New" w:hAnsi="Courier New" w:cs="Courier New"/>
          <w:b w:val="0"/>
          <w:sz w:val="20"/>
          <w:lang w:val="it-IT"/>
          <w:rPrChange w:id="2531" w:author="Gregorio Canal" w:date="2019-05-22T14:54:00Z">
            <w:rPr>
              <w:rStyle w:val="Enfasigrassetto"/>
              <w:rFonts w:ascii="Courier New" w:hAnsi="Courier New" w:cs="Courier New"/>
              <w:b w:val="0"/>
              <w:sz w:val="20"/>
            </w:rPr>
          </w:rPrChange>
        </w:rPr>
        <w:t>DocumentRegistry</w:t>
      </w:r>
      <w:r w:rsidRPr="00E63AF6">
        <w:rPr>
          <w:rFonts w:ascii="Courier New" w:hAnsi="Courier New"/>
          <w:sz w:val="20"/>
          <w:lang w:val="it-IT"/>
          <w:rPrChange w:id="2532" w:author="Gregorio Canal" w:date="2019-05-22T14:54:00Z">
            <w:rPr>
              <w:rFonts w:ascii="Courier New" w:hAnsi="Courier New"/>
              <w:sz w:val="20"/>
            </w:rPr>
          </w:rPrChange>
        </w:rPr>
        <w:t>_PRPA_IN201302UV02"</w:t>
      </w:r>
    </w:p>
    <w:p w14:paraId="6469D66A" w14:textId="77777777" w:rsidR="007A1F44" w:rsidRPr="00977EA3" w:rsidRDefault="007A1F44" w:rsidP="00A90064">
      <w:pPr>
        <w:spacing w:before="0"/>
        <w:rPr>
          <w:rFonts w:ascii="Courier New" w:hAnsi="Courier New"/>
          <w:sz w:val="20"/>
        </w:rPr>
      </w:pPr>
      <w:r w:rsidRPr="00E63AF6">
        <w:rPr>
          <w:rFonts w:ascii="Courier New" w:hAnsi="Courier New"/>
          <w:sz w:val="20"/>
          <w:lang w:val="it-IT"/>
          <w:rPrChange w:id="2533" w:author="Gregorio Canal" w:date="2019-05-22T14:54:00Z">
            <w:rPr>
              <w:rFonts w:ascii="Courier New" w:hAnsi="Courier New"/>
              <w:sz w:val="20"/>
            </w:rPr>
          </w:rPrChange>
        </w:rPr>
        <w:tab/>
      </w:r>
      <w:r w:rsidRPr="00977EA3">
        <w:rPr>
          <w:rFonts w:ascii="Courier New" w:hAnsi="Courier New"/>
          <w:sz w:val="20"/>
        </w:rPr>
        <w:t>SOAP 1.2 binding -&gt; "</w:t>
      </w:r>
      <w:r w:rsidRPr="00977EA3">
        <w:rPr>
          <w:rStyle w:val="Enfasigrassetto"/>
          <w:rFonts w:ascii="Courier New" w:hAnsi="Courier New" w:cs="Courier New"/>
          <w:b w:val="0"/>
          <w:sz w:val="20"/>
        </w:rPr>
        <w:t>DocumentRegistry</w:t>
      </w:r>
      <w:r w:rsidRPr="00977EA3">
        <w:rPr>
          <w:rFonts w:ascii="Courier New" w:hAnsi="Courier New"/>
          <w:sz w:val="20"/>
        </w:rPr>
        <w:t>_Binding_Soap12"</w:t>
      </w:r>
    </w:p>
    <w:p w14:paraId="4B5398D8"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Enfasigrassetto"/>
          <w:rFonts w:ascii="Courier New" w:hAnsi="Courier New" w:cs="Courier New"/>
          <w:b w:val="0"/>
          <w:sz w:val="20"/>
        </w:rPr>
        <w:t>DocumentRegistry</w:t>
      </w:r>
      <w:r w:rsidRPr="00977EA3">
        <w:rPr>
          <w:rFonts w:ascii="Courier New" w:hAnsi="Courier New"/>
          <w:sz w:val="20"/>
        </w:rPr>
        <w:t>_Port_Soap12"</w:t>
      </w:r>
    </w:p>
    <w:p w14:paraId="767F238C" w14:textId="77777777" w:rsidR="007A1F44" w:rsidRPr="00977EA3" w:rsidRDefault="007A1F44" w:rsidP="00A90064">
      <w:pPr>
        <w:pStyle w:val="Corpotesto"/>
      </w:pPr>
      <w:r w:rsidRPr="00977EA3">
        <w:t xml:space="preserve">The following WSDL snippets specify the Patient Identity Feed Port Type and Binding definitions, according to the requirements specified in ITI TF-2x: Appendix V. </w:t>
      </w:r>
    </w:p>
    <w:p w14:paraId="0683A64D" w14:textId="0680BBC1" w:rsidR="007A1F44" w:rsidRPr="00977EA3" w:rsidRDefault="002A0121" w:rsidP="00A90064">
      <w:pPr>
        <w:pStyle w:val="Titolo7"/>
        <w:numPr>
          <w:ilvl w:val="0"/>
          <w:numId w:val="0"/>
        </w:numPr>
        <w:tabs>
          <w:tab w:val="clear" w:pos="2160"/>
          <w:tab w:val="clear" w:pos="2880"/>
          <w:tab w:val="clear" w:pos="3600"/>
          <w:tab w:val="clear" w:pos="4320"/>
          <w:tab w:val="clear" w:pos="5040"/>
          <w:tab w:val="clear" w:pos="5760"/>
        </w:tabs>
        <w:rPr>
          <w:noProof w:val="0"/>
        </w:rPr>
      </w:pPr>
      <w:bookmarkStart w:id="2534" w:name="_Toc169692688"/>
      <w:r w:rsidRPr="00977EA3">
        <w:rPr>
          <w:noProof w:val="0"/>
        </w:rPr>
        <w:t>3.44.4.1.4.1.1</w:t>
      </w:r>
      <w:r w:rsidR="007A1F44" w:rsidRPr="00977EA3">
        <w:rPr>
          <w:noProof w:val="0"/>
        </w:rPr>
        <w:t xml:space="preserve"> Port Type</w:t>
      </w:r>
      <w:bookmarkEnd w:id="2534"/>
    </w:p>
    <w:p w14:paraId="038F95F1" w14:textId="77777777" w:rsidR="007A1F44" w:rsidRPr="00977EA3" w:rsidRDefault="007A1F44" w:rsidP="003462A5">
      <w:pPr>
        <w:pStyle w:val="Corpotesto"/>
      </w:pPr>
    </w:p>
    <w:p w14:paraId="3677FA5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 xml:space="preserve"> name="</w:t>
      </w:r>
      <w:proofErr w:type="spellStart"/>
      <w:r w:rsidRPr="00977EA3">
        <w:rPr>
          <w:rFonts w:ascii="Courier New" w:hAnsi="Courier New"/>
          <w:sz w:val="20"/>
        </w:rPr>
        <w:t>DocumentRegistry_PortType</w:t>
      </w:r>
      <w:proofErr w:type="spellEnd"/>
      <w:r w:rsidRPr="00977EA3">
        <w:rPr>
          <w:rFonts w:ascii="Courier New" w:hAnsi="Courier New"/>
          <w:sz w:val="20"/>
        </w:rPr>
        <w:t>"&gt;</w:t>
      </w:r>
    </w:p>
    <w:p w14:paraId="33CBD9D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Enfasigrassetto"/>
          <w:rFonts w:ascii="Courier New" w:hAnsi="Courier New" w:cs="Courier New"/>
          <w:b w:val="0"/>
          <w:sz w:val="20"/>
        </w:rPr>
        <w:t>DocumentRegistry</w:t>
      </w:r>
      <w:r w:rsidRPr="00977EA3">
        <w:rPr>
          <w:rFonts w:ascii="Courier New" w:hAnsi="Courier New"/>
          <w:sz w:val="20"/>
        </w:rPr>
        <w:t>_PRPA_IN201301UV02"&gt;</w:t>
      </w:r>
    </w:p>
    <w:p w14:paraId="2E71A93C"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PRPA_IN201301UV02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PRPA_IN201301UV02</w:t>
      </w:r>
      <w:r w:rsidRPr="00977EA3">
        <w:rPr>
          <w:rFonts w:ascii="Courier New" w:hAnsi="Courier New"/>
          <w:sz w:val="20"/>
        </w:rPr>
        <w:t>"/&gt;</w:t>
      </w:r>
    </w:p>
    <w:p w14:paraId="5976343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&lt;output message="tns:MCCI_IN000002UV01_Message" </w:t>
      </w:r>
      <w:proofErr w:type="spellStart"/>
      <w:r w:rsidRPr="00977EA3">
        <w:rPr>
          <w:rFonts w:ascii="Courier New" w:hAnsi="Courier New"/>
          <w:sz w:val="20"/>
        </w:rPr>
        <w:t>wsaw:Action</w:t>
      </w:r>
      <w:proofErr w:type="spellEnd"/>
      <w:r w:rsidRPr="00977EA3">
        <w:rPr>
          <w:rFonts w:ascii="Courier New" w:hAnsi="Courier New"/>
          <w:sz w:val="20"/>
        </w:rPr>
        <w:t>="urn:hl7-org:v3:MCCI_IN000002UV01"/&gt;</w:t>
      </w:r>
    </w:p>
    <w:p w14:paraId="26BF1960"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C3D2C1A" w14:textId="77777777" w:rsidR="007A1F44" w:rsidRPr="00977EA3" w:rsidRDefault="007A1F44" w:rsidP="00A90064">
      <w:pPr>
        <w:spacing w:before="0"/>
        <w:rPr>
          <w:rFonts w:ascii="Courier New" w:hAnsi="Courier New"/>
          <w:sz w:val="20"/>
        </w:rPr>
      </w:pPr>
      <w:r w:rsidRPr="00977EA3">
        <w:rPr>
          <w:rFonts w:ascii="Courier New" w:hAnsi="Courier New"/>
          <w:sz w:val="20"/>
        </w:rPr>
        <w:t>&lt;operation name="</w:t>
      </w:r>
      <w:r w:rsidRPr="00977EA3">
        <w:rPr>
          <w:rStyle w:val="Enfasigrassetto"/>
          <w:rFonts w:ascii="Courier New" w:hAnsi="Courier New" w:cs="Courier New"/>
          <w:b w:val="0"/>
          <w:sz w:val="20"/>
        </w:rPr>
        <w:t>DocumentRegistry</w:t>
      </w:r>
      <w:r w:rsidRPr="00977EA3">
        <w:rPr>
          <w:rFonts w:ascii="Courier New" w:hAnsi="Courier New"/>
          <w:sz w:val="20"/>
        </w:rPr>
        <w:t>_PRPA_IN201302UV02"&gt;</w:t>
      </w:r>
    </w:p>
    <w:p w14:paraId="21D1AC13"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PRPA_IN201302UV02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PRPA_IN201302UV02</w:t>
      </w:r>
      <w:r w:rsidRPr="00977EA3">
        <w:rPr>
          <w:rFonts w:ascii="Courier New" w:hAnsi="Courier New"/>
          <w:sz w:val="20"/>
        </w:rPr>
        <w:t>"/&gt;</w:t>
      </w:r>
    </w:p>
    <w:p w14:paraId="03C32B7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&lt;output message="tns:MCCI_IN000002UV01_Message" </w:t>
      </w:r>
      <w:proofErr w:type="spellStart"/>
      <w:r w:rsidRPr="00977EA3">
        <w:rPr>
          <w:rFonts w:ascii="Courier New" w:hAnsi="Courier New"/>
          <w:sz w:val="20"/>
        </w:rPr>
        <w:t>wsaw:Action</w:t>
      </w:r>
      <w:proofErr w:type="spellEnd"/>
      <w:r w:rsidRPr="00977EA3">
        <w:rPr>
          <w:rFonts w:ascii="Courier New" w:hAnsi="Courier New"/>
          <w:sz w:val="20"/>
        </w:rPr>
        <w:t>="urn:hl7-org:v3:MCCI_IN000002UV01"/&gt;</w:t>
      </w:r>
    </w:p>
    <w:p w14:paraId="71668662"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53E52D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&gt;</w:t>
      </w:r>
    </w:p>
    <w:p w14:paraId="42FDCC77" w14:textId="13AF97E2" w:rsidR="007A1F44" w:rsidRPr="00977EA3" w:rsidRDefault="002A0121" w:rsidP="00A90064">
      <w:pPr>
        <w:pStyle w:val="Titolo7"/>
        <w:numPr>
          <w:ilvl w:val="0"/>
          <w:numId w:val="0"/>
        </w:numPr>
        <w:tabs>
          <w:tab w:val="clear" w:pos="2160"/>
          <w:tab w:val="clear" w:pos="2880"/>
          <w:tab w:val="clear" w:pos="3600"/>
          <w:tab w:val="clear" w:pos="4320"/>
          <w:tab w:val="clear" w:pos="5040"/>
          <w:tab w:val="clear" w:pos="5760"/>
        </w:tabs>
        <w:rPr>
          <w:noProof w:val="0"/>
        </w:rPr>
      </w:pPr>
      <w:bookmarkStart w:id="2535" w:name="_Toc169692689"/>
      <w:r w:rsidRPr="00977EA3">
        <w:rPr>
          <w:noProof w:val="0"/>
        </w:rPr>
        <w:lastRenderedPageBreak/>
        <w:t>3.44.4.1.4.1.2</w:t>
      </w:r>
      <w:r w:rsidR="007A1F44" w:rsidRPr="00977EA3">
        <w:rPr>
          <w:noProof w:val="0"/>
        </w:rPr>
        <w:t xml:space="preserve"> Bindings</w:t>
      </w:r>
      <w:bookmarkEnd w:id="2535"/>
    </w:p>
    <w:p w14:paraId="1D99C574" w14:textId="77777777" w:rsidR="007A1F44" w:rsidRPr="00977EA3" w:rsidRDefault="007A1F44" w:rsidP="00A90064">
      <w:pPr>
        <w:pStyle w:val="Corpotesto"/>
      </w:pPr>
      <w:r w:rsidRPr="00977EA3">
        <w:t>SOAP 1.2 binding:</w:t>
      </w:r>
    </w:p>
    <w:p w14:paraId="2F38ACE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2C4E423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Enfasigrassetto"/>
          <w:rFonts w:ascii="Courier New" w:hAnsi="Courier New" w:cs="Courier New"/>
          <w:b w:val="0"/>
          <w:sz w:val="20"/>
        </w:rPr>
        <w:t>DocumentRegistry</w:t>
      </w:r>
      <w:r w:rsidRPr="00977EA3">
        <w:rPr>
          <w:rFonts w:ascii="Courier New" w:hAnsi="Courier New"/>
          <w:sz w:val="20"/>
        </w:rPr>
        <w:t>_Binding_Soap12" type="</w:t>
      </w:r>
      <w:proofErr w:type="spellStart"/>
      <w:r w:rsidRPr="00977EA3">
        <w:rPr>
          <w:rFonts w:ascii="Courier New" w:hAnsi="Courier New"/>
          <w:sz w:val="20"/>
        </w:rPr>
        <w:t>DocumentRegistry</w:t>
      </w:r>
      <w:r w:rsidRPr="00977EA3">
        <w:rPr>
          <w:rStyle w:val="Enfasigrassetto"/>
          <w:rFonts w:ascii="Courier New" w:hAnsi="Courier New" w:cs="Courier New"/>
          <w:b w:val="0"/>
          <w:sz w:val="20"/>
        </w:rPr>
        <w:t>_</w:t>
      </w:r>
      <w:r w:rsidRPr="00977EA3">
        <w:rPr>
          <w:rFonts w:ascii="Courier New" w:hAnsi="Courier New"/>
          <w:sz w:val="20"/>
        </w:rPr>
        <w:t>PortType</w:t>
      </w:r>
      <w:proofErr w:type="spellEnd"/>
      <w:r w:rsidRPr="00977EA3">
        <w:rPr>
          <w:rFonts w:ascii="Courier New" w:hAnsi="Courier New"/>
          <w:sz w:val="20"/>
        </w:rPr>
        <w:t>"&gt;</w:t>
      </w:r>
    </w:p>
    <w:p w14:paraId="514EC3B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5B83DB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DocumentRegistry</w:t>
      </w:r>
      <w:r w:rsidRPr="00977EA3">
        <w:rPr>
          <w:rFonts w:ascii="Courier New" w:hAnsi="Courier New"/>
          <w:sz w:val="20"/>
        </w:rPr>
        <w:t>_PRPA_IN201301UV02"&gt;</w:t>
      </w:r>
    </w:p>
    <w:p w14:paraId="182492B0" w14:textId="5262787D" w:rsidR="007A1F44" w:rsidRPr="00977EA3" w:rsidRDefault="007A1F44" w:rsidP="00A90064">
      <w:pPr>
        <w:spacing w:before="0"/>
        <w:rPr>
          <w:rFonts w:ascii="Courier New" w:hAnsi="Courier New"/>
          <w:sz w:val="20"/>
        </w:rPr>
      </w:pPr>
      <w:r w:rsidRPr="00977EA3">
        <w:rPr>
          <w:rFonts w:ascii="Courier New" w:hAnsi="Courier New"/>
          <w:sz w:val="20"/>
        </w:rPr>
        <w:t xml:space="preserve">&lt;wsoap12:operation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4E1C316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AA0BAA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732557E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7AAA44C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11E97D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3DB3B01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177BAA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5941418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DocumentRegistry</w:t>
      </w:r>
      <w:r w:rsidRPr="00977EA3">
        <w:rPr>
          <w:rFonts w:ascii="Courier New" w:hAnsi="Courier New"/>
          <w:sz w:val="20"/>
        </w:rPr>
        <w:t>_PRPA_IN201302UV02"&gt;</w:t>
      </w:r>
    </w:p>
    <w:p w14:paraId="377BF192" w14:textId="26B546E0"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28EF4ED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7FB0A861"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3738915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102D8E01"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EAD817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14BDE6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69F4BF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5833027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37F1D204"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5312ADEE" w14:textId="77777777" w:rsidR="007A1F44" w:rsidRPr="00977EA3" w:rsidRDefault="007A1F44" w:rsidP="00A90064">
      <w:pPr>
        <w:rPr>
          <w:rStyle w:val="CorpotestoCarattere"/>
        </w:rPr>
      </w:pPr>
      <w:r w:rsidRPr="00977EA3">
        <w:rPr>
          <w:rStyle w:val="BodyTextCharChar1"/>
          <w:noProof w:val="0"/>
        </w:rPr>
        <w:t xml:space="preserve">An informative WSDL for the Document Registry implementing the </w:t>
      </w:r>
      <w:proofErr w:type="spellStart"/>
      <w:r w:rsidRPr="00977EA3">
        <w:rPr>
          <w:rStyle w:val="BodyTextCharChar1"/>
          <w:noProof w:val="0"/>
        </w:rPr>
        <w:t>XDS.b</w:t>
      </w:r>
      <w:proofErr w:type="spellEnd"/>
      <w:r w:rsidRPr="00977EA3">
        <w:rPr>
          <w:rStyle w:val="BodyTextCharChar1"/>
          <w:noProof w:val="0"/>
        </w:rPr>
        <w:t xml:space="preserve"> Profile is available online on the IHE FTP site, see ITI TF-2x: Appendix W.</w:t>
      </w:r>
    </w:p>
    <w:p w14:paraId="0EA7726F" w14:textId="136CD5B2" w:rsidR="007A1F44" w:rsidRPr="00977EA3" w:rsidRDefault="002A0121" w:rsidP="00A90064">
      <w:pPr>
        <w:pStyle w:val="Titolo6"/>
        <w:numPr>
          <w:ilvl w:val="0"/>
          <w:numId w:val="0"/>
        </w:numPr>
        <w:tabs>
          <w:tab w:val="clear" w:pos="2160"/>
          <w:tab w:val="clear" w:pos="2880"/>
          <w:tab w:val="clear" w:pos="3600"/>
          <w:tab w:val="clear" w:pos="4320"/>
          <w:tab w:val="clear" w:pos="5040"/>
        </w:tabs>
        <w:rPr>
          <w:noProof w:val="0"/>
        </w:rPr>
      </w:pPr>
      <w:bookmarkStart w:id="2536" w:name="_Toc169692690"/>
      <w:r w:rsidRPr="00977EA3">
        <w:rPr>
          <w:noProof w:val="0"/>
        </w:rPr>
        <w:t>3.44.4.1.4.2</w:t>
      </w:r>
      <w:r w:rsidR="007A1F44" w:rsidRPr="00977EA3">
        <w:rPr>
          <w:noProof w:val="0"/>
        </w:rPr>
        <w:t xml:space="preserve"> Message Examples</w:t>
      </w:r>
      <w:bookmarkEnd w:id="2536"/>
    </w:p>
    <w:p w14:paraId="48DDC02D" w14:textId="77777777" w:rsidR="007A1F44" w:rsidRPr="00977EA3" w:rsidRDefault="007A1F44" w:rsidP="003462A5">
      <w:pPr>
        <w:rPr>
          <w:rStyle w:val="BodyTextCharChar1"/>
          <w:noProof w:val="0"/>
        </w:rPr>
      </w:pPr>
      <w:r w:rsidRPr="00977EA3">
        <w:rPr>
          <w:rStyle w:val="BodyTextCharChar1"/>
          <w:noProof w:val="0"/>
        </w:rPr>
        <w:t>Message examples can be found online on the IHE FTP site, see ITI TF-2x: Appendix W.</w:t>
      </w:r>
    </w:p>
    <w:p w14:paraId="7E224C7F" w14:textId="77777777" w:rsidR="007A1F44" w:rsidRPr="00977EA3" w:rsidRDefault="007A1F44" w:rsidP="00A90064">
      <w:pPr>
        <w:pStyle w:val="Titolo4"/>
        <w:numPr>
          <w:ilvl w:val="0"/>
          <w:numId w:val="0"/>
        </w:numPr>
        <w:tabs>
          <w:tab w:val="clear" w:pos="2160"/>
          <w:tab w:val="clear" w:pos="2880"/>
          <w:tab w:val="clear" w:pos="3600"/>
        </w:tabs>
        <w:rPr>
          <w:noProof w:val="0"/>
        </w:rPr>
      </w:pPr>
      <w:bookmarkStart w:id="2537" w:name="_Toc169692691"/>
      <w:bookmarkStart w:id="2538" w:name="_Toc398544334"/>
      <w:r w:rsidRPr="00977EA3">
        <w:rPr>
          <w:noProof w:val="0"/>
        </w:rPr>
        <w:t>3.44.4.2 Patient Identity Management – Patient Identity Merge</w:t>
      </w:r>
      <w:bookmarkEnd w:id="2537"/>
      <w:bookmarkEnd w:id="2538"/>
      <w:r w:rsidRPr="00977EA3">
        <w:rPr>
          <w:noProof w:val="0"/>
        </w:rPr>
        <w:t xml:space="preserve"> </w:t>
      </w:r>
    </w:p>
    <w:p w14:paraId="04DD8F4A"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bookmarkStart w:id="2539" w:name="_Toc169692692"/>
      <w:r w:rsidRPr="00977EA3">
        <w:rPr>
          <w:noProof w:val="0"/>
        </w:rPr>
        <w:t>3.44.4.2.1 Trigger Events</w:t>
      </w:r>
      <w:bookmarkEnd w:id="2539"/>
    </w:p>
    <w:p w14:paraId="42CEB3C5" w14:textId="77777777" w:rsidR="007A1F44" w:rsidRPr="00977EA3" w:rsidRDefault="007A1F44" w:rsidP="00A90064">
      <w:pPr>
        <w:pStyle w:val="Corpotesto"/>
      </w:pPr>
      <w:r w:rsidRPr="00977EA3">
        <w:t>When two patients’ records are found to identify the same patient by a Patient Identity Source in a Patient Identifier Domain, the Patient Identity Source shall indicate this information using the following trigger:</w:t>
      </w:r>
    </w:p>
    <w:p w14:paraId="0ED354A7" w14:textId="77777777" w:rsidR="007A1F44" w:rsidRPr="00977EA3" w:rsidRDefault="007A1F44" w:rsidP="00A90064">
      <w:pPr>
        <w:pStyle w:val="Corpotesto"/>
        <w:rPr>
          <w:b/>
        </w:rPr>
      </w:pPr>
      <w:r w:rsidRPr="00977EA3">
        <w:rPr>
          <w:b/>
        </w:rPr>
        <w:t xml:space="preserve">Patient Registry Duplicates Resolved (PRPA_TE201304UV02) </w:t>
      </w:r>
    </w:p>
    <w:p w14:paraId="5C63341A" w14:textId="77777777" w:rsidR="007A1F44" w:rsidRPr="00977EA3" w:rsidRDefault="007A1F44" w:rsidP="00A90064">
      <w:pPr>
        <w:pStyle w:val="Corpotesto"/>
      </w:pPr>
      <w:r w:rsidRPr="00977EA3">
        <w:t>This trigger event signals that duplicate records were resolved in a patient registry.</w:t>
      </w:r>
    </w:p>
    <w:p w14:paraId="64D2B471" w14:textId="77777777" w:rsidR="007A1F44" w:rsidRPr="00977EA3" w:rsidRDefault="007A1F44" w:rsidP="00A90064">
      <w:pPr>
        <w:pStyle w:val="Corpotesto"/>
      </w:pPr>
      <w:r w:rsidRPr="00977EA3">
        <w:t xml:space="preserve">A Patient Registry Duplicates Resolved message indicates that the Patient Identity Source has done a merge within a specific Patient Identification Domain. That is, the surviving identifier (patient ID) has subsumed a duplicate patient identifier. </w:t>
      </w:r>
    </w:p>
    <w:p w14:paraId="02613B94"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bookmarkStart w:id="2540" w:name="_Toc169692693"/>
      <w:r w:rsidRPr="00977EA3">
        <w:rPr>
          <w:noProof w:val="0"/>
        </w:rPr>
        <w:lastRenderedPageBreak/>
        <w:t>3.44.4.2.2 Message Semantics</w:t>
      </w:r>
      <w:bookmarkEnd w:id="2540"/>
    </w:p>
    <w:p w14:paraId="67375F26" w14:textId="77777777" w:rsidR="007A1F44" w:rsidRPr="00977EA3" w:rsidRDefault="007A1F44" w:rsidP="00A90064">
      <w:pPr>
        <w:pStyle w:val="Corpotesto"/>
      </w:pPr>
      <w:r w:rsidRPr="00977EA3">
        <w:t>The Patient Registry Duplicates Resolved interaction is carried out by the HL7 v3 Patient Demographics message (PRPA_MT201303UV02). The message shall be generated by the system (Patient Identity Source) that performs the update whenever two patient records are found to reference the same person.</w:t>
      </w:r>
    </w:p>
    <w:p w14:paraId="524A3276" w14:textId="77777777" w:rsidR="007A1F44" w:rsidRPr="00977EA3" w:rsidRDefault="007A1F44" w:rsidP="00A90064">
      <w:pPr>
        <w:pStyle w:val="Corpotesto"/>
      </w:pPr>
      <w:r w:rsidRPr="00977EA3">
        <w:t xml:space="preserve">The components of the HL7 </w:t>
      </w:r>
      <w:r w:rsidRPr="00977EA3">
        <w:rPr>
          <w:bCs/>
        </w:rPr>
        <w:t>Merge Patient</w:t>
      </w:r>
      <w:r w:rsidRPr="00977EA3">
        <w:t xml:space="preserve"> message listed below are required, and the detailed description of the message is provided in Sections 3.44.4.2.2.1 to 3.44.4.2.2.4. </w:t>
      </w:r>
    </w:p>
    <w:p w14:paraId="037EBACD" w14:textId="77777777" w:rsidR="007A1F44" w:rsidRPr="00977EA3" w:rsidRDefault="007A1F44" w:rsidP="00A90064">
      <w:pPr>
        <w:pStyle w:val="Corpotesto"/>
      </w:pPr>
      <w:r w:rsidRPr="00977EA3">
        <w:t>Each message shall be acknowledged by the HL7 v3 Accept Acknowledgement (MCCI_MT000200UV01), which is described in ITI TF-2x: Appendix O.</w:t>
      </w:r>
    </w:p>
    <w:p w14:paraId="2FD10D76" w14:textId="00127C67" w:rsidR="007A1F44" w:rsidRPr="00977EA3" w:rsidRDefault="007A1F44" w:rsidP="00A90064">
      <w:pPr>
        <w:pStyle w:val="Corpotesto"/>
      </w:pPr>
      <w:r w:rsidRPr="00977EA3">
        <w:t>When two Patient identifiers are to be merged, the subsumed identifier is referenced in the Registry Trigger Event Control Act Wrapper and the payload is sent for the surviving identifier. For example, if Patients A, B, and C are all to be merged into Patient B, then two messages are</w:t>
      </w:r>
      <w:r w:rsidR="00952DDA" w:rsidRPr="00977EA3">
        <w:t xml:space="preserve"> </w:t>
      </w:r>
      <w:r w:rsidRPr="00977EA3">
        <w:t xml:space="preserve">sent. In the first message Patient A’s identifier is referenced in the Registry Trigger Event Control Act Wrapper via the </w:t>
      </w:r>
      <w:proofErr w:type="spellStart"/>
      <w:r w:rsidRPr="00977EA3">
        <w:rPr>
          <w:rStyle w:val="Enfasicorsivo"/>
          <w:rFonts w:ascii="Arial" w:hAnsi="Arial"/>
          <w:iCs/>
          <w:color w:val="000000"/>
        </w:rPr>
        <w:t>replacementOf</w:t>
      </w:r>
      <w:proofErr w:type="spellEnd"/>
      <w:r w:rsidRPr="00977EA3">
        <w:t xml:space="preserve"> act relationship and Patients B’s identifier is referenced in the </w:t>
      </w:r>
      <w:r w:rsidRPr="00977EA3">
        <w:rPr>
          <w:rStyle w:val="Enfasicorsivo"/>
          <w:rFonts w:ascii="Arial" w:hAnsi="Arial"/>
          <w:iCs/>
          <w:color w:val="000000"/>
        </w:rPr>
        <w:t>Patient</w:t>
      </w:r>
      <w:r w:rsidRPr="00977EA3">
        <w:t xml:space="preserve"> class of the payload. In the second message Patient C’s identifier is referenced in the wrapper, and Patient B’s identifier is, again, in the payload.</w:t>
      </w:r>
    </w:p>
    <w:p w14:paraId="01FE2A2F" w14:textId="77777777" w:rsidR="007A1F44" w:rsidRPr="00977EA3" w:rsidRDefault="007A1F44" w:rsidP="00A90064">
      <w:pPr>
        <w:pStyle w:val="Corpotesto"/>
      </w:pPr>
      <w:r w:rsidRPr="00977EA3">
        <w:t xml:space="preserve">The message information model in </w:t>
      </w:r>
      <w:r w:rsidR="00292B01" w:rsidRPr="00977EA3">
        <w:t>Section</w:t>
      </w:r>
      <w:r w:rsidRPr="00977EA3">
        <w:t xml:space="preserve"> 3.44.4.2.2.2 describes the relevant data elements for this transaction. Specific requirements for the particular actors are found in </w:t>
      </w:r>
      <w:r w:rsidR="00292B01" w:rsidRPr="00977EA3">
        <w:t>Section</w:t>
      </w:r>
      <w:r w:rsidRPr="00977EA3">
        <w:t xml:space="preserve"> 3.44.4.2.3 Expected Actions.</w:t>
      </w:r>
    </w:p>
    <w:p w14:paraId="0EA4F70A"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41" w:name="_Toc169692694"/>
      <w:r w:rsidRPr="00977EA3">
        <w:rPr>
          <w:noProof w:val="0"/>
        </w:rPr>
        <w:t xml:space="preserve">3.44.4.2.2.1 Major Components of the Patient Registry Duplicates Resolved </w:t>
      </w:r>
      <w:bookmarkEnd w:id="2541"/>
    </w:p>
    <w:p w14:paraId="69A5E352" w14:textId="77777777" w:rsidR="007A1F44" w:rsidRPr="00977EA3" w:rsidRDefault="007A1F44" w:rsidP="00A90064">
      <w:pPr>
        <w:pStyle w:val="Corpotesto"/>
        <w:rPr>
          <w:b/>
        </w:rPr>
      </w:pPr>
      <w:r w:rsidRPr="00977EA3">
        <w:rPr>
          <w:rStyle w:val="Enfasigrassetto"/>
        </w:rPr>
        <w:t>Patient</w:t>
      </w:r>
    </w:p>
    <w:p w14:paraId="1C0EA379" w14:textId="77777777" w:rsidR="007A1F44" w:rsidRPr="00977EA3" w:rsidRDefault="007A1F44" w:rsidP="00A90064">
      <w:pPr>
        <w:pStyle w:val="Corpotesto"/>
      </w:pPr>
      <w:r w:rsidRPr="00977EA3">
        <w:t xml:space="preserve">The </w:t>
      </w:r>
      <w:r w:rsidRPr="00977EA3">
        <w:rPr>
          <w:i/>
        </w:rPr>
        <w:t xml:space="preserve">Patient </w:t>
      </w:r>
      <w:r w:rsidRPr="00977EA3">
        <w:t xml:space="preserve">class is the entry point to the R-MIM for the </w:t>
      </w:r>
      <w:r w:rsidRPr="00977EA3">
        <w:rPr>
          <w:i/>
        </w:rPr>
        <w:t>Patient Demographics</w:t>
      </w:r>
      <w:r w:rsidRPr="00977EA3">
        <w:rPr>
          <w:rStyle w:val="Enfasicorsivo"/>
          <w:rFonts w:ascii="Arial" w:hAnsi="Arial"/>
          <w:iCs/>
        </w:rPr>
        <w:t xml:space="preserve"> </w:t>
      </w:r>
      <w:r w:rsidRPr="00977EA3">
        <w:rPr>
          <w:i/>
        </w:rPr>
        <w:t>(PRPA_RM201303UV02)</w:t>
      </w:r>
      <w:r w:rsidRPr="00977EA3">
        <w:t xml:space="preserve"> in the Patient Identity Source. The patient identifier is represented using an Instance Identifier (II) data type. Please see ITI TF-2x: Appendix E for a detailed description about the use of the HL7 V3 II data type for patient identifiers. </w:t>
      </w:r>
    </w:p>
    <w:p w14:paraId="78A214E6" w14:textId="77777777" w:rsidR="007A1F44" w:rsidRPr="00977EA3" w:rsidRDefault="007A1F44" w:rsidP="00A90064">
      <w:pPr>
        <w:pStyle w:val="Corpotesto"/>
        <w:rPr>
          <w:rStyle w:val="Enfasigrassetto"/>
          <w:bCs/>
        </w:rPr>
      </w:pPr>
      <w:r w:rsidRPr="00977EA3">
        <w:rPr>
          <w:rStyle w:val="Enfasigrassetto"/>
          <w:bCs/>
        </w:rPr>
        <w:t>Provider Organization</w:t>
      </w:r>
    </w:p>
    <w:p w14:paraId="7D08A161" w14:textId="77777777" w:rsidR="007A1F44" w:rsidRPr="00977EA3" w:rsidRDefault="007A1F44" w:rsidP="00A90064">
      <w:pPr>
        <w:pStyle w:val="Corpotesto"/>
      </w:pPr>
      <w:r w:rsidRPr="00977EA3">
        <w:t>The Patient class is scoped by the provider organization which is the assigning authority for the patient’s identifier. For this message the provider organization class is optional. The HL7 definition of the CMET requires that the provider organization needs to be identified by an id attribute, and at least one of address, telecommunications address, or contact person to be present. The id attribute SHALL have only a root expressed as an ISO OID, and it shall match the root of the Patient.id attribute</w:t>
      </w:r>
    </w:p>
    <w:p w14:paraId="4F2400BF" w14:textId="77777777" w:rsidR="007A1F44" w:rsidRPr="00977EA3" w:rsidRDefault="007A1F44" w:rsidP="00D372D5">
      <w:pPr>
        <w:pStyle w:val="Corpotesto"/>
        <w:keepNext/>
      </w:pPr>
      <w:r w:rsidRPr="00977EA3">
        <w:rPr>
          <w:rStyle w:val="Enfasigrassetto"/>
          <w:bCs/>
        </w:rPr>
        <w:t>Person</w:t>
      </w:r>
    </w:p>
    <w:p w14:paraId="333D78A1" w14:textId="77777777" w:rsidR="007A1F44" w:rsidRPr="00977EA3" w:rsidRDefault="007A1F44" w:rsidP="00A90064">
      <w:pPr>
        <w:pStyle w:val="Corpotesto"/>
      </w:pPr>
      <w:r w:rsidRPr="00977EA3">
        <w:t xml:space="preserve">The </w:t>
      </w:r>
      <w:r w:rsidRPr="00977EA3">
        <w:rPr>
          <w:i/>
        </w:rPr>
        <w:t xml:space="preserve">Person </w:t>
      </w:r>
      <w:r w:rsidRPr="00977EA3">
        <w:t xml:space="preserve">class contains the name for the focal person (similarly to the requirement for the HL7 v2.x PID segment). </w:t>
      </w:r>
    </w:p>
    <w:p w14:paraId="584978C7"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42" w:name="_Toc169692695"/>
      <w:r w:rsidRPr="00977EA3">
        <w:rPr>
          <w:noProof w:val="0"/>
        </w:rPr>
        <w:lastRenderedPageBreak/>
        <w:t>3.44.4.2.2.2 Message Information Model of the Patient Registry Duplicates Resolved Message</w:t>
      </w:r>
      <w:bookmarkEnd w:id="2542"/>
      <w:r w:rsidRPr="00977EA3">
        <w:rPr>
          <w:noProof w:val="0"/>
        </w:rPr>
        <w:t xml:space="preserve"> </w:t>
      </w:r>
    </w:p>
    <w:p w14:paraId="15AB3E4A" w14:textId="77777777" w:rsidR="007A1F44" w:rsidRPr="00977EA3" w:rsidRDefault="007A1F44" w:rsidP="00A90064">
      <w:pPr>
        <w:pStyle w:val="Corpotesto"/>
      </w:pPr>
      <w:r w:rsidRPr="00977EA3">
        <w:t xml:space="preserve">Below is the Message Information Model for the Duplicates Resolved message, as restricted for this transaction. The purpose of the model is to describe the data elements relevant for this transaction. It is a strict subset of the </w:t>
      </w:r>
      <w:r w:rsidRPr="00977EA3">
        <w:rPr>
          <w:i/>
        </w:rPr>
        <w:t>Patient Demographics (PRPA_RM201303UV02)</w:t>
      </w:r>
      <w:r w:rsidRPr="00977EA3">
        <w:rPr>
          <w:rStyle w:val="Enfasicorsivo"/>
          <w:rFonts w:ascii="Arial" w:hAnsi="Arial"/>
          <w:iCs/>
          <w:color w:val="000000"/>
        </w:rPr>
        <w:t xml:space="preserve"> </w:t>
      </w:r>
      <w:r w:rsidRPr="00977EA3">
        <w:t xml:space="preserve">RMIM. </w:t>
      </w:r>
    </w:p>
    <w:p w14:paraId="6581681C" w14:textId="77777777" w:rsidR="007A1F44" w:rsidRPr="00977EA3" w:rsidRDefault="007A1F44" w:rsidP="00A90064">
      <w:pPr>
        <w:pStyle w:val="Corpotesto"/>
      </w:pPr>
      <w:r w:rsidRPr="00977EA3">
        <w:t xml:space="preserve">The base RMIM can be found on the HL7 V3 2008 Edition CD at </w:t>
      </w:r>
      <w:r w:rsidRPr="00977EA3">
        <w:rPr>
          <w:rStyle w:val="Collegamentoipertestuale"/>
        </w:rPr>
        <w:t>Edition2008/domains/</w:t>
      </w:r>
      <w:proofErr w:type="spellStart"/>
      <w:r w:rsidRPr="00977EA3">
        <w:rPr>
          <w:rStyle w:val="Collegamentoipertestuale"/>
        </w:rPr>
        <w:t>uvpa</w:t>
      </w:r>
      <w:proofErr w:type="spellEnd"/>
      <w:r w:rsidRPr="00977EA3">
        <w:rPr>
          <w:rStyle w:val="Collegamentoipertestuale"/>
        </w:rPr>
        <w:t>/editable/PRPA_RM201303UV.htm</w:t>
      </w:r>
      <w:r w:rsidRPr="00977EA3">
        <w:t>. The following restrictions were made on the original RMIMs to arrive at the restricted model:</w:t>
      </w:r>
    </w:p>
    <w:p w14:paraId="3083E219" w14:textId="77777777" w:rsidR="008E3CF3" w:rsidRPr="00977EA3" w:rsidRDefault="007A1F44" w:rsidP="00EC243F">
      <w:pPr>
        <w:pStyle w:val="Puntoelenco2"/>
      </w:pPr>
      <w:r w:rsidRPr="00977EA3">
        <w:t>The focal entity choice is restricted to be only a person</w:t>
      </w:r>
    </w:p>
    <w:p w14:paraId="4E85B073" w14:textId="77777777" w:rsidR="008E3CF3" w:rsidRPr="00977EA3" w:rsidRDefault="007A1F44" w:rsidP="00EC243F">
      <w:pPr>
        <w:pStyle w:val="Puntoelenco2"/>
      </w:pPr>
      <w:r w:rsidRPr="00977EA3">
        <w:t>All optional classes are removed</w:t>
      </w:r>
    </w:p>
    <w:p w14:paraId="79CEFDAC" w14:textId="77777777" w:rsidR="008E3CF3" w:rsidRPr="00977EA3" w:rsidRDefault="007A1F44" w:rsidP="00EC243F">
      <w:pPr>
        <w:pStyle w:val="Puntoelenco2"/>
      </w:pPr>
      <w:r w:rsidRPr="00977EA3">
        <w:t>All optional attributes in the Patient and Person class are removed</w:t>
      </w:r>
    </w:p>
    <w:p w14:paraId="14E69DC8" w14:textId="77777777" w:rsidR="007A1F44" w:rsidRPr="00977EA3" w:rsidRDefault="007A1F44" w:rsidP="00A90064">
      <w:pPr>
        <w:pStyle w:val="Corpotesto"/>
      </w:pPr>
      <w:r w:rsidRPr="00977EA3">
        <w:t>This restricted model makes clear the purpose of this message – it is to inform about the merge of identities in the Patient Identity Source. If there are any updates to the demographics of the patient in question, this information shall be relayed via a Patient Registry Record Revised message. This follows the semantics of the Patient Identity Feed transaction as defined in ITI TF-2a: 3.8, and is a restriction on the semantics of this message as defined by HL7 (where any demographics information can be updated with the Duplicates Resolved message).</w:t>
      </w:r>
    </w:p>
    <w:p w14:paraId="6E3FC384" w14:textId="77777777" w:rsidR="007A1F44" w:rsidRPr="00977EA3" w:rsidRDefault="007A1F44" w:rsidP="00A90064">
      <w:pPr>
        <w:pStyle w:val="Corpotesto"/>
      </w:pPr>
      <w:r w:rsidRPr="00977EA3">
        <w:t>The provider organization is also optionally available.</w:t>
      </w:r>
    </w:p>
    <w:p w14:paraId="1F3C9232" w14:textId="77777777" w:rsidR="007A1F44" w:rsidRPr="00977EA3" w:rsidRDefault="007A1F44" w:rsidP="00A90064">
      <w:pPr>
        <w:pStyle w:val="Corpotesto"/>
      </w:pPr>
    </w:p>
    <w:p w14:paraId="71C149B9" w14:textId="77777777" w:rsidR="007A1F44" w:rsidRPr="00977EA3" w:rsidRDefault="00D139D9" w:rsidP="00D372D5">
      <w:pPr>
        <w:pStyle w:val="Corpotesto"/>
        <w:jc w:val="center"/>
      </w:pPr>
      <w:r w:rsidRPr="00977EA3">
        <w:rPr>
          <w:noProof/>
        </w:rPr>
        <w:drawing>
          <wp:inline distT="0" distB="0" distL="0" distR="0" wp14:anchorId="6DB537BC" wp14:editId="5C280D59">
            <wp:extent cx="3580130" cy="3284855"/>
            <wp:effectExtent l="0" t="0" r="1270" b="0"/>
            <wp:docPr id="43" name="Picture 46" descr="PRPA_RM201303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PA_RM201303IH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80130" cy="3284855"/>
                    </a:xfrm>
                    <a:prstGeom prst="rect">
                      <a:avLst/>
                    </a:prstGeom>
                    <a:noFill/>
                    <a:ln>
                      <a:noFill/>
                    </a:ln>
                  </pic:spPr>
                </pic:pic>
              </a:graphicData>
            </a:graphic>
          </wp:inline>
        </w:drawing>
      </w:r>
    </w:p>
    <w:p w14:paraId="1F363BF0" w14:textId="70E13352" w:rsidR="007A1F44" w:rsidRPr="00977EA3" w:rsidRDefault="007A1F44" w:rsidP="00A90064">
      <w:pPr>
        <w:pStyle w:val="FigureTitle"/>
        <w:rPr>
          <w:noProof w:val="0"/>
        </w:rPr>
      </w:pPr>
      <w:r w:rsidRPr="00977EA3">
        <w:rPr>
          <w:noProof w:val="0"/>
        </w:rPr>
        <w:t>Figure 3.44.4.2.2</w:t>
      </w:r>
      <w:r w:rsidR="00CD51B1">
        <w:rPr>
          <w:noProof w:val="0"/>
        </w:rPr>
        <w:t>.2</w:t>
      </w:r>
      <w:r w:rsidRPr="00977EA3">
        <w:rPr>
          <w:noProof w:val="0"/>
        </w:rPr>
        <w:t>-1: Message Information Model for Duplicates Resolved Message</w:t>
      </w:r>
    </w:p>
    <w:p w14:paraId="49C82BAA" w14:textId="77777777" w:rsidR="007A1F44" w:rsidRPr="00977EA3" w:rsidRDefault="007A1F44" w:rsidP="00A90064">
      <w:pPr>
        <w:pStyle w:val="Corpotesto"/>
      </w:pPr>
      <w:r w:rsidRPr="00977EA3">
        <w:t xml:space="preserve">The attributes of this model are described in the following table. </w:t>
      </w:r>
    </w:p>
    <w:p w14:paraId="743C1E63" w14:textId="749E85D8" w:rsidR="007A1F44" w:rsidRPr="00977EA3" w:rsidRDefault="007A1F44" w:rsidP="00A90064">
      <w:pPr>
        <w:pStyle w:val="TableTitle"/>
        <w:rPr>
          <w:noProof w:val="0"/>
        </w:rPr>
      </w:pPr>
      <w:r w:rsidRPr="00977EA3">
        <w:rPr>
          <w:noProof w:val="0"/>
        </w:rPr>
        <w:lastRenderedPageBreak/>
        <w:t>Table 3.44.4.2.2</w:t>
      </w:r>
      <w:r w:rsidR="00CD51B1">
        <w:rPr>
          <w:noProof w:val="0"/>
        </w:rPr>
        <w:t>.2</w:t>
      </w:r>
      <w:r w:rsidRPr="00977EA3">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977EA3" w14:paraId="2E8A46AF" w14:textId="77777777" w:rsidTr="00601E92">
        <w:trPr>
          <w:trHeight w:val="525"/>
          <w:tblHeader/>
        </w:trPr>
        <w:tc>
          <w:tcPr>
            <w:tcW w:w="4365" w:type="dxa"/>
            <w:shd w:val="clear" w:color="auto" w:fill="D9D9D9"/>
          </w:tcPr>
          <w:p w14:paraId="4166BAD2" w14:textId="77777777" w:rsidR="007A1F44" w:rsidRPr="00977EA3" w:rsidRDefault="007A1F44" w:rsidP="00A063AC">
            <w:pPr>
              <w:pStyle w:val="TableEntryHeader"/>
              <w:rPr>
                <w:noProof w:val="0"/>
              </w:rPr>
            </w:pPr>
            <w:r w:rsidRPr="00977EA3">
              <w:rPr>
                <w:noProof w:val="0"/>
              </w:rPr>
              <w:t>PRPA_HD201303IHE</w:t>
            </w:r>
            <w:r w:rsidRPr="00977EA3">
              <w:rPr>
                <w:noProof w:val="0"/>
              </w:rPr>
              <w:br/>
              <w:t>Duplicates Resolved</w:t>
            </w:r>
          </w:p>
        </w:tc>
        <w:tc>
          <w:tcPr>
            <w:tcW w:w="5283" w:type="dxa"/>
            <w:shd w:val="clear" w:color="auto" w:fill="D9D9D9"/>
          </w:tcPr>
          <w:p w14:paraId="1D19D1B3" w14:textId="77777777" w:rsidR="007A1F44" w:rsidRPr="00977EA3" w:rsidRDefault="007A1F44" w:rsidP="00A53067">
            <w:pPr>
              <w:pStyle w:val="TableEntryHeader"/>
              <w:rPr>
                <w:noProof w:val="0"/>
              </w:rPr>
            </w:pPr>
            <w:r w:rsidRPr="00977EA3">
              <w:rPr>
                <w:noProof w:val="0"/>
              </w:rPr>
              <w:t>This HMD extract defines the message used to report that two patient identifiers were merged (i.e., a duplicate was resolved).</w:t>
            </w:r>
          </w:p>
          <w:p w14:paraId="028E777A" w14:textId="388ED8F1" w:rsidR="007A1F44" w:rsidRPr="00977EA3" w:rsidRDefault="007A1F44" w:rsidP="00A53067">
            <w:pPr>
              <w:pStyle w:val="TableEntryHeader"/>
              <w:rPr>
                <w:noProof w:val="0"/>
              </w:rPr>
            </w:pPr>
            <w:r w:rsidRPr="00977EA3">
              <w:rPr>
                <w:noProof w:val="0"/>
              </w:rPr>
              <w:t>Derived from Figure 3.44.4.2.2</w:t>
            </w:r>
            <w:r w:rsidR="00CD51B1">
              <w:rPr>
                <w:noProof w:val="0"/>
              </w:rPr>
              <w:t>.2</w:t>
            </w:r>
            <w:r w:rsidRPr="00977EA3">
              <w:rPr>
                <w:noProof w:val="0"/>
              </w:rPr>
              <w:t>-1 (PRPA_RM201303IHE)</w:t>
            </w:r>
          </w:p>
        </w:tc>
      </w:tr>
      <w:tr w:rsidR="007A1F44" w:rsidRPr="00977EA3" w14:paraId="327890DE" w14:textId="77777777">
        <w:tc>
          <w:tcPr>
            <w:tcW w:w="4365" w:type="dxa"/>
          </w:tcPr>
          <w:p w14:paraId="09C6665F" w14:textId="77777777" w:rsidR="007A1F44" w:rsidRPr="00977EA3" w:rsidRDefault="007A1F44" w:rsidP="002B13AC">
            <w:pPr>
              <w:pStyle w:val="TableEntry"/>
              <w:tabs>
                <w:tab w:val="left" w:pos="1460"/>
              </w:tabs>
              <w:rPr>
                <w:b/>
                <w:noProof w:val="0"/>
              </w:rPr>
            </w:pPr>
            <w:r w:rsidRPr="00977EA3">
              <w:rPr>
                <w:b/>
                <w:noProof w:val="0"/>
              </w:rPr>
              <w:t>Patient</w:t>
            </w:r>
            <w:r w:rsidRPr="00977EA3">
              <w:rPr>
                <w:b/>
                <w:noProof w:val="0"/>
              </w:rPr>
              <w:tab/>
            </w:r>
          </w:p>
        </w:tc>
        <w:tc>
          <w:tcPr>
            <w:tcW w:w="5283" w:type="dxa"/>
          </w:tcPr>
          <w:p w14:paraId="1B51F6DF" w14:textId="77777777" w:rsidR="007A1F44" w:rsidRPr="00977EA3" w:rsidRDefault="007A1F44" w:rsidP="00A90064">
            <w:pPr>
              <w:pStyle w:val="TableEntry"/>
              <w:rPr>
                <w:noProof w:val="0"/>
              </w:rPr>
            </w:pPr>
            <w:r w:rsidRPr="00977EA3">
              <w:rPr>
                <w:noProof w:val="0"/>
              </w:rPr>
              <w:t>The primary record for the focal person in a Patient Identity Source</w:t>
            </w:r>
          </w:p>
        </w:tc>
      </w:tr>
      <w:tr w:rsidR="007A1F44" w:rsidRPr="00977EA3" w14:paraId="5FCD101D" w14:textId="77777777">
        <w:tc>
          <w:tcPr>
            <w:tcW w:w="4365" w:type="dxa"/>
          </w:tcPr>
          <w:p w14:paraId="565A75E8" w14:textId="77777777" w:rsidR="007A1F44" w:rsidRPr="00E63AF6" w:rsidRDefault="007A1F44" w:rsidP="00A90064">
            <w:pPr>
              <w:pStyle w:val="TableEntry"/>
              <w:rPr>
                <w:noProof w:val="0"/>
                <w:lang w:val="fr-FR"/>
                <w:rPrChange w:id="2543" w:author="Gregorio Canal" w:date="2019-05-22T14:54:00Z">
                  <w:rPr>
                    <w:noProof w:val="0"/>
                  </w:rPr>
                </w:rPrChange>
              </w:rPr>
            </w:pPr>
            <w:proofErr w:type="spellStart"/>
            <w:r w:rsidRPr="00E63AF6">
              <w:rPr>
                <w:noProof w:val="0"/>
                <w:lang w:val="fr-FR"/>
                <w:rPrChange w:id="2544" w:author="Gregorio Canal" w:date="2019-05-22T14:54:00Z">
                  <w:rPr>
                    <w:noProof w:val="0"/>
                  </w:rPr>
                </w:rPrChange>
              </w:rPr>
              <w:t>classCode</w:t>
            </w:r>
            <w:proofErr w:type="spellEnd"/>
            <w:r w:rsidRPr="00E63AF6">
              <w:rPr>
                <w:noProof w:val="0"/>
                <w:lang w:val="fr-FR"/>
                <w:rPrChange w:id="2545" w:author="Gregorio Canal" w:date="2019-05-22T14:54:00Z">
                  <w:rPr>
                    <w:noProof w:val="0"/>
                  </w:rPr>
                </w:rPrChange>
              </w:rPr>
              <w:t xml:space="preserve"> [1..1] (M)</w:t>
            </w:r>
          </w:p>
          <w:p w14:paraId="676A1647" w14:textId="77777777" w:rsidR="007A1F44" w:rsidRPr="00E63AF6" w:rsidRDefault="007A1F44" w:rsidP="00A90064">
            <w:pPr>
              <w:pStyle w:val="TableEntry"/>
              <w:rPr>
                <w:noProof w:val="0"/>
                <w:lang w:val="fr-FR"/>
                <w:rPrChange w:id="2546" w:author="Gregorio Canal" w:date="2019-05-22T14:54:00Z">
                  <w:rPr>
                    <w:noProof w:val="0"/>
                  </w:rPr>
                </w:rPrChange>
              </w:rPr>
            </w:pPr>
            <w:r w:rsidRPr="00E63AF6">
              <w:rPr>
                <w:noProof w:val="0"/>
                <w:lang w:val="fr-FR"/>
                <w:rPrChange w:id="2547" w:author="Gregorio Canal" w:date="2019-05-22T14:54:00Z">
                  <w:rPr>
                    <w:noProof w:val="0"/>
                  </w:rPr>
                </w:rPrChange>
              </w:rPr>
              <w:t>Patient (CS) {CNE:PAT}</w:t>
            </w:r>
          </w:p>
        </w:tc>
        <w:tc>
          <w:tcPr>
            <w:tcW w:w="5283" w:type="dxa"/>
          </w:tcPr>
          <w:p w14:paraId="6BE58931" w14:textId="77777777" w:rsidR="007A1F44" w:rsidRPr="00977EA3" w:rsidRDefault="007A1F44" w:rsidP="00A90064">
            <w:pPr>
              <w:pStyle w:val="TableEntry"/>
              <w:rPr>
                <w:noProof w:val="0"/>
              </w:rPr>
            </w:pPr>
            <w:r w:rsidRPr="00977EA3">
              <w:rPr>
                <w:noProof w:val="0"/>
              </w:rPr>
              <w:t>Structural attribute; this is a "patient" role</w:t>
            </w:r>
          </w:p>
        </w:tc>
      </w:tr>
      <w:tr w:rsidR="007A1F44" w:rsidRPr="00977EA3" w14:paraId="25500040" w14:textId="77777777">
        <w:tc>
          <w:tcPr>
            <w:tcW w:w="4365" w:type="dxa"/>
          </w:tcPr>
          <w:p w14:paraId="58F0175A" w14:textId="77777777" w:rsidR="007A1F44" w:rsidRPr="00977EA3" w:rsidRDefault="007A1F44" w:rsidP="00A90064">
            <w:pPr>
              <w:pStyle w:val="TableEntry"/>
              <w:rPr>
                <w:noProof w:val="0"/>
              </w:rPr>
            </w:pPr>
            <w:r w:rsidRPr="00977EA3">
              <w:rPr>
                <w:noProof w:val="0"/>
              </w:rPr>
              <w:t xml:space="preserve">id [1..*] (M) </w:t>
            </w:r>
          </w:p>
          <w:p w14:paraId="0DBCCA57" w14:textId="77777777" w:rsidR="007A1F44" w:rsidRPr="00977EA3" w:rsidRDefault="007A1F44" w:rsidP="00A90064">
            <w:pPr>
              <w:pStyle w:val="TableEntry"/>
              <w:rPr>
                <w:noProof w:val="0"/>
              </w:rPr>
            </w:pPr>
            <w:r w:rsidRPr="00977EA3">
              <w:rPr>
                <w:noProof w:val="0"/>
              </w:rPr>
              <w:t>Patient (</w:t>
            </w:r>
            <w:hyperlink r:id="rId126" w:anchor="dt-SET" w:history="1">
              <w:r w:rsidRPr="00977EA3">
                <w:rPr>
                  <w:rStyle w:val="Collegamentoipertestuale"/>
                  <w:rFonts w:ascii="Arial" w:hAnsi="Arial" w:cs="Arial"/>
                  <w:noProof w:val="0"/>
                  <w:szCs w:val="18"/>
                </w:rPr>
                <w:t>SET</w:t>
              </w:r>
            </w:hyperlink>
            <w:r w:rsidRPr="00977EA3">
              <w:rPr>
                <w:noProof w:val="0"/>
              </w:rPr>
              <w:t>&lt;</w:t>
            </w:r>
            <w:hyperlink r:id="rId127" w:anchor="dt-II" w:history="1">
              <w:r w:rsidRPr="00977EA3">
                <w:rPr>
                  <w:rStyle w:val="Collegamentoipertestuale"/>
                  <w:rFonts w:ascii="Arial" w:hAnsi="Arial" w:cs="Arial"/>
                  <w:noProof w:val="0"/>
                  <w:szCs w:val="18"/>
                </w:rPr>
                <w:t>II</w:t>
              </w:r>
            </w:hyperlink>
            <w:r w:rsidRPr="00977EA3">
              <w:rPr>
                <w:noProof w:val="0"/>
              </w:rPr>
              <w:t xml:space="preserve">&gt;) </w:t>
            </w:r>
          </w:p>
        </w:tc>
        <w:tc>
          <w:tcPr>
            <w:tcW w:w="5283" w:type="dxa"/>
          </w:tcPr>
          <w:p w14:paraId="1EAB1BA3" w14:textId="603B25D3" w:rsidR="007A1F44" w:rsidRPr="00977EA3" w:rsidRDefault="007A1F44" w:rsidP="00A90064">
            <w:pPr>
              <w:pStyle w:val="TableEntry"/>
              <w:rPr>
                <w:noProof w:val="0"/>
              </w:rPr>
            </w:pPr>
            <w:r w:rsidRPr="00977EA3">
              <w:rPr>
                <w:noProof w:val="0"/>
              </w:rPr>
              <w:t>Identifiers designated by various patient identity sources for the focal person</w:t>
            </w:r>
            <w:r w:rsidR="00952DDA" w:rsidRPr="00977EA3">
              <w:rPr>
                <w:noProof w:val="0"/>
              </w:rPr>
              <w:t xml:space="preserve"> </w:t>
            </w:r>
          </w:p>
        </w:tc>
      </w:tr>
      <w:tr w:rsidR="007A1F44" w:rsidRPr="00977EA3" w14:paraId="5F8121C0" w14:textId="77777777">
        <w:tc>
          <w:tcPr>
            <w:tcW w:w="4365" w:type="dxa"/>
          </w:tcPr>
          <w:p w14:paraId="09266E65" w14:textId="77777777" w:rsidR="007A1F44" w:rsidRPr="00977EA3" w:rsidRDefault="007A1F44" w:rsidP="00A90064">
            <w:pPr>
              <w:pStyle w:val="TableEntry"/>
              <w:rPr>
                <w:noProof w:val="0"/>
              </w:rPr>
            </w:pPr>
            <w:proofErr w:type="spellStart"/>
            <w:r w:rsidRPr="00977EA3">
              <w:rPr>
                <w:noProof w:val="0"/>
              </w:rPr>
              <w:t>statusCode</w:t>
            </w:r>
            <w:proofErr w:type="spellEnd"/>
            <w:r w:rsidRPr="00977EA3">
              <w:rPr>
                <w:noProof w:val="0"/>
              </w:rPr>
              <w:t xml:space="preserve"> [1..1]</w:t>
            </w:r>
          </w:p>
          <w:p w14:paraId="2265D5AF" w14:textId="77777777" w:rsidR="007A1F44" w:rsidRPr="00977EA3" w:rsidRDefault="007A1F44" w:rsidP="00A90064">
            <w:pPr>
              <w:pStyle w:val="TableEntry"/>
              <w:rPr>
                <w:noProof w:val="0"/>
              </w:rPr>
            </w:pPr>
            <w:r w:rsidRPr="00977EA3">
              <w:rPr>
                <w:noProof w:val="0"/>
              </w:rPr>
              <w:t>Patient (CS) {</w:t>
            </w:r>
            <w:proofErr w:type="spellStart"/>
            <w:r w:rsidRPr="00977EA3">
              <w:rPr>
                <w:noProof w:val="0"/>
              </w:rPr>
              <w:t>CNE:active</w:t>
            </w:r>
            <w:proofErr w:type="spellEnd"/>
            <w:r w:rsidRPr="00977EA3">
              <w:rPr>
                <w:noProof w:val="0"/>
              </w:rPr>
              <w:t>, fixed value= "active"}</w:t>
            </w:r>
          </w:p>
        </w:tc>
        <w:tc>
          <w:tcPr>
            <w:tcW w:w="5283" w:type="dxa"/>
          </w:tcPr>
          <w:p w14:paraId="37C36EDF" w14:textId="77777777" w:rsidR="007A1F44" w:rsidRPr="00977EA3" w:rsidRDefault="007A1F44" w:rsidP="00A9006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234EFBCE" w14:textId="77777777">
        <w:tc>
          <w:tcPr>
            <w:tcW w:w="4365" w:type="dxa"/>
          </w:tcPr>
          <w:p w14:paraId="77F89A30" w14:textId="77777777" w:rsidR="007A1F44" w:rsidRPr="00977EA3" w:rsidRDefault="007A1F44" w:rsidP="00A90064">
            <w:pPr>
              <w:pStyle w:val="TableEntry"/>
              <w:rPr>
                <w:b/>
                <w:noProof w:val="0"/>
              </w:rPr>
            </w:pPr>
            <w:r w:rsidRPr="00977EA3">
              <w:rPr>
                <w:b/>
                <w:noProof w:val="0"/>
              </w:rPr>
              <w:t>Person</w:t>
            </w:r>
          </w:p>
        </w:tc>
        <w:tc>
          <w:tcPr>
            <w:tcW w:w="5283" w:type="dxa"/>
          </w:tcPr>
          <w:p w14:paraId="174022AB" w14:textId="77777777" w:rsidR="007A1F44" w:rsidRPr="00977EA3" w:rsidRDefault="007A1F44" w:rsidP="00A90064">
            <w:pPr>
              <w:pStyle w:val="TableEntry"/>
              <w:rPr>
                <w:noProof w:val="0"/>
              </w:rPr>
            </w:pPr>
            <w:r w:rsidRPr="00977EA3">
              <w:rPr>
                <w:noProof w:val="0"/>
              </w:rPr>
              <w:t xml:space="preserve">A subtype of </w:t>
            </w:r>
            <w:proofErr w:type="spellStart"/>
            <w:r w:rsidRPr="00977EA3">
              <w:rPr>
                <w:noProof w:val="0"/>
              </w:rPr>
              <w:t>LivingSubject</w:t>
            </w:r>
            <w:proofErr w:type="spellEnd"/>
            <w:r w:rsidRPr="00977EA3">
              <w:rPr>
                <w:noProof w:val="0"/>
              </w:rPr>
              <w:t xml:space="preserve"> representing a human being</w:t>
            </w:r>
          </w:p>
          <w:p w14:paraId="127EBE16" w14:textId="77777777" w:rsidR="007A1F44" w:rsidRPr="00977EA3" w:rsidRDefault="007A1F44" w:rsidP="00A90064">
            <w:pPr>
              <w:pStyle w:val="TableEntry"/>
              <w:rPr>
                <w:noProof w:val="0"/>
              </w:rPr>
            </w:pPr>
            <w:r w:rsidRPr="00977EA3">
              <w:rPr>
                <w:noProof w:val="0"/>
              </w:rPr>
              <w:t>Both Person.name and Patient.id must be non-null</w:t>
            </w:r>
          </w:p>
        </w:tc>
      </w:tr>
      <w:tr w:rsidR="007A1F44" w:rsidRPr="00977EA3" w14:paraId="12FE8712" w14:textId="77777777">
        <w:tc>
          <w:tcPr>
            <w:tcW w:w="4365" w:type="dxa"/>
          </w:tcPr>
          <w:p w14:paraId="281ECEF3" w14:textId="77777777" w:rsidR="007A1F44" w:rsidRPr="00977EA3" w:rsidRDefault="007A1F44" w:rsidP="00A90064">
            <w:pPr>
              <w:pStyle w:val="TableEntry"/>
              <w:rPr>
                <w:noProof w:val="0"/>
              </w:rPr>
            </w:pPr>
            <w:proofErr w:type="spellStart"/>
            <w:r w:rsidRPr="00977EA3">
              <w:rPr>
                <w:noProof w:val="0"/>
              </w:rPr>
              <w:t>classCode</w:t>
            </w:r>
            <w:proofErr w:type="spellEnd"/>
            <w:r w:rsidRPr="00977EA3">
              <w:rPr>
                <w:noProof w:val="0"/>
              </w:rPr>
              <w:t xml:space="preserve"> [1..1] (M)</w:t>
            </w:r>
          </w:p>
          <w:p w14:paraId="40F61433" w14:textId="77777777" w:rsidR="007A1F44" w:rsidRPr="00977EA3" w:rsidRDefault="007A1F44" w:rsidP="00A90064">
            <w:pPr>
              <w:pStyle w:val="TableEntry"/>
              <w:rPr>
                <w:noProof w:val="0"/>
              </w:rPr>
            </w:pPr>
            <w:r w:rsidRPr="00977EA3">
              <w:rPr>
                <w:noProof w:val="0"/>
              </w:rPr>
              <w:t>Person (CS) {CNE:PSN, fixed value= "PSN"}</w:t>
            </w:r>
          </w:p>
        </w:tc>
        <w:tc>
          <w:tcPr>
            <w:tcW w:w="5283" w:type="dxa"/>
          </w:tcPr>
          <w:p w14:paraId="3B71ACCA" w14:textId="77777777" w:rsidR="007A1F44" w:rsidRPr="00977EA3" w:rsidRDefault="007A1F44" w:rsidP="00A90064">
            <w:pPr>
              <w:pStyle w:val="TableEntry"/>
              <w:rPr>
                <w:noProof w:val="0"/>
              </w:rPr>
            </w:pPr>
            <w:r w:rsidRPr="00977EA3">
              <w:rPr>
                <w:noProof w:val="0"/>
              </w:rPr>
              <w:t>Structural attribute; this is a "person" entity</w:t>
            </w:r>
          </w:p>
        </w:tc>
      </w:tr>
      <w:tr w:rsidR="007A1F44" w:rsidRPr="00977EA3" w14:paraId="7742A8F8" w14:textId="77777777">
        <w:tc>
          <w:tcPr>
            <w:tcW w:w="4365" w:type="dxa"/>
          </w:tcPr>
          <w:p w14:paraId="49906E2B" w14:textId="77777777" w:rsidR="007A1F44" w:rsidRPr="00977EA3" w:rsidRDefault="007A1F44" w:rsidP="00A90064">
            <w:pPr>
              <w:pStyle w:val="TableEntry"/>
              <w:rPr>
                <w:noProof w:val="0"/>
              </w:rPr>
            </w:pPr>
            <w:proofErr w:type="spellStart"/>
            <w:r w:rsidRPr="00977EA3">
              <w:rPr>
                <w:noProof w:val="0"/>
              </w:rPr>
              <w:t>determinerCode</w:t>
            </w:r>
            <w:proofErr w:type="spellEnd"/>
            <w:r w:rsidRPr="00977EA3">
              <w:rPr>
                <w:noProof w:val="0"/>
              </w:rPr>
              <w:t xml:space="preserve"> [1..1] (M)</w:t>
            </w:r>
          </w:p>
          <w:p w14:paraId="44DF3D0A" w14:textId="77777777" w:rsidR="007A1F44" w:rsidRPr="00977EA3" w:rsidRDefault="007A1F44" w:rsidP="00A90064">
            <w:pPr>
              <w:pStyle w:val="TableEntry"/>
              <w:rPr>
                <w:noProof w:val="0"/>
              </w:rPr>
            </w:pPr>
            <w:r w:rsidRPr="00977EA3">
              <w:rPr>
                <w:noProof w:val="0"/>
              </w:rPr>
              <w:t>Person (CS) {CNE:INSTANCE, fixed value= "INSTANCE"}</w:t>
            </w:r>
          </w:p>
        </w:tc>
        <w:tc>
          <w:tcPr>
            <w:tcW w:w="5283" w:type="dxa"/>
          </w:tcPr>
          <w:p w14:paraId="4335852B" w14:textId="77777777" w:rsidR="007A1F44" w:rsidRPr="00977EA3" w:rsidRDefault="007A1F44" w:rsidP="00A90064">
            <w:pPr>
              <w:pStyle w:val="TableEntry"/>
              <w:rPr>
                <w:noProof w:val="0"/>
              </w:rPr>
            </w:pPr>
            <w:r w:rsidRPr="00977EA3">
              <w:rPr>
                <w:noProof w:val="0"/>
              </w:rPr>
              <w:t>Structural attribute; this is a specific person</w:t>
            </w:r>
          </w:p>
        </w:tc>
      </w:tr>
      <w:tr w:rsidR="007A1F44" w:rsidRPr="00977EA3" w14:paraId="659C6D8B" w14:textId="77777777">
        <w:tc>
          <w:tcPr>
            <w:tcW w:w="4365" w:type="dxa"/>
          </w:tcPr>
          <w:p w14:paraId="535936F1" w14:textId="77777777" w:rsidR="007A1F44" w:rsidRPr="00977EA3" w:rsidRDefault="007A1F44" w:rsidP="00A90064">
            <w:pPr>
              <w:pStyle w:val="TableEntry"/>
              <w:rPr>
                <w:noProof w:val="0"/>
              </w:rPr>
            </w:pPr>
            <w:r w:rsidRPr="00977EA3">
              <w:rPr>
                <w:noProof w:val="0"/>
              </w:rPr>
              <w:t>name [1..*]</w:t>
            </w:r>
          </w:p>
          <w:p w14:paraId="209D9757" w14:textId="77777777" w:rsidR="007A1F44" w:rsidRPr="00977EA3" w:rsidRDefault="007A1F44" w:rsidP="00A90064">
            <w:pPr>
              <w:pStyle w:val="TableEntry"/>
              <w:rPr>
                <w:noProof w:val="0"/>
              </w:rPr>
            </w:pPr>
            <w:r w:rsidRPr="00977EA3">
              <w:rPr>
                <w:noProof w:val="0"/>
              </w:rPr>
              <w:t>Person (BAG&lt;PN&gt;)</w:t>
            </w:r>
          </w:p>
        </w:tc>
        <w:tc>
          <w:tcPr>
            <w:tcW w:w="5283" w:type="dxa"/>
          </w:tcPr>
          <w:p w14:paraId="58C3ABA3" w14:textId="77777777" w:rsidR="007A1F44" w:rsidRPr="00977EA3" w:rsidRDefault="007A1F44" w:rsidP="00A90064">
            <w:pPr>
              <w:pStyle w:val="TableEntry"/>
              <w:rPr>
                <w:noProof w:val="0"/>
              </w:rPr>
            </w:pPr>
            <w:r w:rsidRPr="00977EA3">
              <w:rPr>
                <w:noProof w:val="0"/>
              </w:rPr>
              <w:t>Name(s) for this person</w:t>
            </w:r>
          </w:p>
        </w:tc>
      </w:tr>
    </w:tbl>
    <w:p w14:paraId="3D236BD3"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48" w:name="_Toc169692696"/>
      <w:r w:rsidRPr="00977EA3">
        <w:rPr>
          <w:noProof w:val="0"/>
        </w:rPr>
        <w:t>3.44.4.2.2.3 Control Act and Transmission Wrappers</w:t>
      </w:r>
      <w:bookmarkEnd w:id="2548"/>
    </w:p>
    <w:p w14:paraId="12EC60EF" w14:textId="1FD53B51" w:rsidR="007A1F44" w:rsidRPr="00977EA3" w:rsidRDefault="007A1F44" w:rsidP="00A90064">
      <w:pPr>
        <w:pStyle w:val="Corpotesto"/>
      </w:pPr>
      <w:r w:rsidRPr="00977EA3">
        <w:t>Please see ITI TF-2x: Appendix O for details on the IHE guidelines for implementing the wrappers. Table 3.44</w:t>
      </w:r>
      <w:r w:rsidR="00CD51B1">
        <w:t>.4.2.2.2-1</w:t>
      </w:r>
      <w:r w:rsidRPr="00977EA3">
        <w:t xml:space="preserve"> contains the Transmission and Control Act wrappers used for this interaction, and the associated constraints.</w:t>
      </w:r>
    </w:p>
    <w:p w14:paraId="31A76307" w14:textId="525150B1" w:rsidR="007A1F44" w:rsidRPr="00977EA3" w:rsidRDefault="007A1F44" w:rsidP="00A90064">
      <w:pPr>
        <w:pStyle w:val="TableTitle"/>
        <w:rPr>
          <w:noProof w:val="0"/>
        </w:rPr>
      </w:pPr>
      <w:r w:rsidRPr="00977EA3">
        <w:rPr>
          <w:noProof w:val="0"/>
        </w:rPr>
        <w:t>Table 3.44.4.2.2</w:t>
      </w:r>
      <w:r w:rsidR="00CD51B1">
        <w:rPr>
          <w:noProof w:val="0"/>
        </w:rPr>
        <w:t>.2</w:t>
      </w:r>
      <w:r w:rsidRPr="00977EA3">
        <w:rPr>
          <w:noProof w:val="0"/>
        </w:rPr>
        <w:t>-</w:t>
      </w:r>
      <w:r w:rsidR="00CD51B1">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0A626AF1" w14:textId="77777777" w:rsidTr="00D372D5">
        <w:trPr>
          <w:cantSplit/>
          <w:tblHeader/>
          <w:jc w:val="center"/>
        </w:trPr>
        <w:tc>
          <w:tcPr>
            <w:tcW w:w="2632" w:type="dxa"/>
            <w:shd w:val="clear" w:color="auto" w:fill="D9D9D9"/>
          </w:tcPr>
          <w:p w14:paraId="7D8EDA9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C656F0E"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5A99EF49" w14:textId="77777777" w:rsidTr="00D372D5">
        <w:trPr>
          <w:cantSplit/>
          <w:jc w:val="center"/>
        </w:trPr>
        <w:tc>
          <w:tcPr>
            <w:tcW w:w="2632" w:type="dxa"/>
          </w:tcPr>
          <w:p w14:paraId="7CAD66F4" w14:textId="77777777" w:rsidR="007A1F44" w:rsidRPr="00977EA3" w:rsidRDefault="007A1F44" w:rsidP="00A90064">
            <w:pPr>
              <w:pStyle w:val="TableEntry"/>
              <w:rPr>
                <w:noProof w:val="0"/>
              </w:rPr>
            </w:pPr>
            <w:r w:rsidRPr="00977EA3">
              <w:rPr>
                <w:noProof w:val="0"/>
              </w:rPr>
              <w:t>MCCI_MT000100UV01 – Send Message Payload</w:t>
            </w:r>
          </w:p>
        </w:tc>
        <w:tc>
          <w:tcPr>
            <w:tcW w:w="2545" w:type="dxa"/>
          </w:tcPr>
          <w:p w14:paraId="2353A2D1" w14:textId="77777777" w:rsidR="007A1F44" w:rsidRPr="00977EA3" w:rsidRDefault="007A1F44" w:rsidP="00A90064">
            <w:pPr>
              <w:pStyle w:val="TableEntry"/>
              <w:rPr>
                <w:noProof w:val="0"/>
              </w:rPr>
            </w:pPr>
            <w:r w:rsidRPr="00977EA3">
              <w:rPr>
                <w:noProof w:val="0"/>
              </w:rPr>
              <w:t>MFMI_MT700701UV01 – Master File / Registry Notification Control Act, Role Subject</w:t>
            </w:r>
          </w:p>
        </w:tc>
      </w:tr>
      <w:tr w:rsidR="007A1F44" w:rsidRPr="00977EA3" w14:paraId="1305CBFA" w14:textId="77777777" w:rsidTr="00D372D5">
        <w:trPr>
          <w:cantSplit/>
          <w:jc w:val="center"/>
        </w:trPr>
        <w:tc>
          <w:tcPr>
            <w:tcW w:w="2632" w:type="dxa"/>
          </w:tcPr>
          <w:p w14:paraId="5E7DA8AC" w14:textId="77777777" w:rsidR="007A1F44" w:rsidRPr="00977EA3" w:rsidRDefault="007A1F44" w:rsidP="00A90064">
            <w:pPr>
              <w:pStyle w:val="TableEntry"/>
              <w:rPr>
                <w:noProof w:val="0"/>
              </w:rPr>
            </w:pPr>
            <w:r w:rsidRPr="00977EA3">
              <w:rPr>
                <w:noProof w:val="0"/>
              </w:rPr>
              <w:t xml:space="preserve">The value of </w:t>
            </w:r>
            <w:proofErr w:type="spellStart"/>
            <w:r w:rsidRPr="00977EA3">
              <w:rPr>
                <w:noProof w:val="0"/>
              </w:rPr>
              <w:t>interactionId</w:t>
            </w:r>
            <w:proofErr w:type="spellEnd"/>
            <w:r w:rsidRPr="00977EA3">
              <w:rPr>
                <w:noProof w:val="0"/>
              </w:rPr>
              <w:t xml:space="preserve"> SHALL be set to PRPA_IN201304UV02</w:t>
            </w:r>
          </w:p>
          <w:p w14:paraId="15BCB092" w14:textId="77777777" w:rsidR="007A1F44" w:rsidRPr="00977EA3" w:rsidRDefault="007A1F44" w:rsidP="00A90064">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02CE7B9A" w14:textId="77777777" w:rsidR="007A1F44" w:rsidRPr="00977EA3" w:rsidRDefault="007A1F44" w:rsidP="00A90064">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AL</w:t>
            </w:r>
          </w:p>
          <w:p w14:paraId="46687D04" w14:textId="77777777" w:rsidR="007A1F44" w:rsidRPr="00977EA3" w:rsidRDefault="007A1F44" w:rsidP="00A90064">
            <w:pPr>
              <w:pStyle w:val="TableEntry"/>
              <w:rPr>
                <w:noProof w:val="0"/>
              </w:rPr>
            </w:pPr>
            <w:r w:rsidRPr="00977EA3">
              <w:rPr>
                <w:noProof w:val="0"/>
              </w:rPr>
              <w:t>There SHALL be only one receiver Device</w:t>
            </w:r>
          </w:p>
          <w:p w14:paraId="3190D387" w14:textId="77777777" w:rsidR="007A1F44" w:rsidRPr="00977EA3" w:rsidRDefault="007A1F44" w:rsidP="00A90064">
            <w:pPr>
              <w:pStyle w:val="TableEntry"/>
              <w:rPr>
                <w:noProof w:val="0"/>
              </w:rPr>
            </w:pPr>
          </w:p>
        </w:tc>
        <w:tc>
          <w:tcPr>
            <w:tcW w:w="2545" w:type="dxa"/>
          </w:tcPr>
          <w:p w14:paraId="1C0FC10E" w14:textId="77777777" w:rsidR="007A1F44" w:rsidRPr="00977EA3" w:rsidRDefault="007A1F44" w:rsidP="00A90064">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PRPA_TE201304UV02</w:t>
            </w:r>
          </w:p>
          <w:p w14:paraId="236DF5DA" w14:textId="77777777" w:rsidR="007A1F44" w:rsidRPr="00977EA3" w:rsidRDefault="007A1F44" w:rsidP="00A90064">
            <w:pPr>
              <w:pStyle w:val="TableEntry"/>
              <w:rPr>
                <w:noProof w:val="0"/>
              </w:rPr>
            </w:pPr>
            <w:proofErr w:type="spellStart"/>
            <w:r w:rsidRPr="00977EA3">
              <w:rPr>
                <w:noProof w:val="0"/>
              </w:rPr>
              <w:t>RegistrationEvent.statusCode</w:t>
            </w:r>
            <w:proofErr w:type="spellEnd"/>
            <w:r w:rsidRPr="00977EA3">
              <w:rPr>
                <w:noProof w:val="0"/>
              </w:rPr>
              <w:t xml:space="preserve"> SHALL be set to “active”</w:t>
            </w:r>
          </w:p>
          <w:p w14:paraId="4C7D75C6" w14:textId="77777777" w:rsidR="007A1F44" w:rsidRPr="00977EA3" w:rsidRDefault="007A1F44" w:rsidP="00A90064">
            <w:pPr>
              <w:pStyle w:val="TableEntry"/>
              <w:rPr>
                <w:noProof w:val="0"/>
              </w:rPr>
            </w:pPr>
            <w:r w:rsidRPr="00977EA3">
              <w:rPr>
                <w:noProof w:val="0"/>
              </w:rPr>
              <w:t xml:space="preserve">There SHALL be an </w:t>
            </w:r>
            <w:proofErr w:type="spellStart"/>
            <w:r w:rsidRPr="00977EA3">
              <w:rPr>
                <w:noProof w:val="0"/>
              </w:rPr>
              <w:t>InReplacementOf</w:t>
            </w:r>
            <w:proofErr w:type="spellEnd"/>
            <w:r w:rsidRPr="00977EA3">
              <w:rPr>
                <w:noProof w:val="0"/>
              </w:rPr>
              <w:t xml:space="preserve"> act relationship</w:t>
            </w:r>
          </w:p>
          <w:p w14:paraId="041C1502" w14:textId="77777777" w:rsidR="007A1F44" w:rsidRPr="00977EA3" w:rsidRDefault="007A1F44" w:rsidP="00A90064">
            <w:pPr>
              <w:pStyle w:val="TableEntry"/>
              <w:rPr>
                <w:noProof w:val="0"/>
              </w:rPr>
            </w:pPr>
            <w:r w:rsidRPr="00977EA3">
              <w:rPr>
                <w:noProof w:val="0"/>
              </w:rPr>
              <w:t xml:space="preserve">The value of </w:t>
            </w:r>
            <w:proofErr w:type="spellStart"/>
            <w:r w:rsidRPr="00977EA3">
              <w:rPr>
                <w:noProof w:val="0"/>
              </w:rPr>
              <w:t>PriorRegistration.statusCode</w:t>
            </w:r>
            <w:proofErr w:type="spellEnd"/>
            <w:r w:rsidRPr="00977EA3">
              <w:rPr>
                <w:noProof w:val="0"/>
              </w:rPr>
              <w:t xml:space="preserve"> SHALL be “obsolete”</w:t>
            </w:r>
          </w:p>
          <w:p w14:paraId="445EACAB" w14:textId="77777777" w:rsidR="007A1F44" w:rsidRPr="00977EA3" w:rsidRDefault="007A1F44" w:rsidP="00A90064">
            <w:pPr>
              <w:pStyle w:val="TableEntry"/>
              <w:rPr>
                <w:noProof w:val="0"/>
              </w:rPr>
            </w:pPr>
            <w:r w:rsidRPr="00977EA3">
              <w:rPr>
                <w:noProof w:val="0"/>
              </w:rPr>
              <w:t xml:space="preserve">There SHALL be a </w:t>
            </w:r>
            <w:proofErr w:type="spellStart"/>
            <w:r w:rsidRPr="00977EA3">
              <w:rPr>
                <w:noProof w:val="0"/>
              </w:rPr>
              <w:t>PriorRegisteredRole</w:t>
            </w:r>
            <w:proofErr w:type="spellEnd"/>
            <w:r w:rsidRPr="00977EA3">
              <w:rPr>
                <w:noProof w:val="0"/>
              </w:rPr>
              <w:t xml:space="preserve"> role</w:t>
            </w:r>
          </w:p>
          <w:p w14:paraId="7F12E5C6" w14:textId="77777777" w:rsidR="007A1F44" w:rsidRPr="00977EA3" w:rsidRDefault="007A1F44" w:rsidP="00A90064">
            <w:pPr>
              <w:pStyle w:val="TableEntry"/>
              <w:rPr>
                <w:noProof w:val="0"/>
              </w:rPr>
            </w:pPr>
            <w:r w:rsidRPr="00977EA3">
              <w:rPr>
                <w:noProof w:val="0"/>
              </w:rPr>
              <w:t>There SHALL be a single PriorRegisteredRole.id attribute, representing the subsumed patient identifier.</w:t>
            </w:r>
          </w:p>
        </w:tc>
      </w:tr>
    </w:tbl>
    <w:p w14:paraId="606EF0CA" w14:textId="77777777" w:rsidR="007A1F44" w:rsidRPr="00977EA3" w:rsidRDefault="007A1F44">
      <w:pPr>
        <w:pStyle w:val="Corpotesto"/>
        <w:rPr>
          <w:rStyle w:val="BodyTextCharChar1"/>
          <w:noProof w:val="0"/>
        </w:rPr>
      </w:pPr>
    </w:p>
    <w:p w14:paraId="1B184D5A" w14:textId="14916DF8" w:rsidR="007A1F44" w:rsidRPr="00977EA3" w:rsidRDefault="007A1F44" w:rsidP="00A90064">
      <w:pPr>
        <w:pStyle w:val="Corpotesto"/>
      </w:pPr>
      <w:r w:rsidRPr="00977EA3">
        <w:rPr>
          <w:rStyle w:val="BodyTextCharChar1"/>
          <w:noProof w:val="0"/>
        </w:rPr>
        <w:t>The composite message schemas which describe the full payload of this interaction, including the wrappers, can be found online on the IHE FTP site, see ITI TF-2x: Appendix W</w:t>
      </w:r>
      <w:r w:rsidR="00310F4F" w:rsidRPr="00977EA3">
        <w:rPr>
          <w:rStyle w:val="BodyTextCharChar1"/>
          <w:noProof w:val="0"/>
        </w:rPr>
        <w:t>. T</w:t>
      </w:r>
      <w:r w:rsidRPr="00977EA3">
        <w:rPr>
          <w:rStyle w:val="BodyTextCharChar1"/>
          <w:noProof w:val="0"/>
        </w:rPr>
        <w:t xml:space="preserve">he </w:t>
      </w:r>
      <w:r w:rsidRPr="00977EA3">
        <w:rPr>
          <w:rStyle w:val="BodyTextCharChar1"/>
          <w:noProof w:val="0"/>
        </w:rPr>
        <w:lastRenderedPageBreak/>
        <w:t>schemas from the HL7 V3 2008 Normative Edition can be found at</w:t>
      </w:r>
      <w:r w:rsidR="004425AE">
        <w:rPr>
          <w:rStyle w:val="Collegamentoipertestuale"/>
        </w:rPr>
        <w:t xml:space="preserve"> </w:t>
      </w:r>
      <w:r w:rsidRPr="00977EA3">
        <w:rPr>
          <w:rStyle w:val="Collegamentoipertestuale"/>
        </w:rPr>
        <w:t>Edition2008/processable/multicacheschemas/PRPA_IN201304UV02.xsd</w:t>
      </w:r>
      <w:r w:rsidRPr="00977EA3">
        <w:rPr>
          <w:rStyle w:val="BodyTextCharChar1"/>
          <w:noProof w:val="0"/>
        </w:rPr>
        <w:t>).</w:t>
      </w:r>
      <w:r w:rsidRPr="00977EA3">
        <w:rPr>
          <w:rStyle w:val="Collegamentoipertestuale"/>
        </w:rPr>
        <w:t xml:space="preserve"> </w:t>
      </w:r>
    </w:p>
    <w:p w14:paraId="0E5C329E"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49" w:name="_Toc169692697"/>
      <w:r w:rsidRPr="00977EA3">
        <w:rPr>
          <w:noProof w:val="0"/>
        </w:rPr>
        <w:t>3.44.4.2.2.4 Web Services Types and Messages</w:t>
      </w:r>
      <w:bookmarkEnd w:id="2549"/>
    </w:p>
    <w:p w14:paraId="020E7E5E" w14:textId="2A348A81" w:rsidR="007A1F44" w:rsidRPr="00977EA3" w:rsidRDefault="007A1F44" w:rsidP="00A90064">
      <w:pPr>
        <w:pStyle w:val="Corpotesto"/>
      </w:pPr>
      <w:r w:rsidRPr="00977EA3">
        <w:t xml:space="preserve">The Patient Registry Duplicates </w:t>
      </w:r>
      <w:r w:rsidR="004E45C7" w:rsidRPr="00977EA3">
        <w:t>Resolve</w:t>
      </w:r>
      <w:r w:rsidR="004E45C7">
        <w:t>d</w:t>
      </w:r>
      <w:r w:rsidR="004E45C7" w:rsidRPr="00977EA3">
        <w:t xml:space="preserve"> </w:t>
      </w:r>
      <w:r w:rsidRPr="00977EA3">
        <w:t xml:space="preserve">message will be transmitted using Web Services, according to the requirements specified in ITI TF-2x: Appendix V. </w:t>
      </w:r>
    </w:p>
    <w:p w14:paraId="01127AA6" w14:textId="77777777" w:rsidR="007A1F44" w:rsidRPr="00977EA3" w:rsidRDefault="007A1F44" w:rsidP="00A90064">
      <w:pPr>
        <w:pStyle w:val="Corpotesto"/>
      </w:pPr>
      <w:r w:rsidRPr="00977EA3">
        <w:t>The following WSDL naming conventions SHALL apply:</w:t>
      </w:r>
    </w:p>
    <w:p w14:paraId="3CF7E303" w14:textId="77777777" w:rsidR="007A1F44" w:rsidRPr="00977EA3" w:rsidRDefault="007A1F44" w:rsidP="00A90064">
      <w:pPr>
        <w:pStyle w:val="Corpotesto"/>
        <w:rPr>
          <w:rFonts w:ascii="Courier New" w:hAnsi="Courier New"/>
          <w:sz w:val="20"/>
        </w:rPr>
      </w:pPr>
      <w:r w:rsidRPr="00977EA3">
        <w:tab/>
      </w:r>
      <w:r w:rsidRPr="00977EA3">
        <w:rPr>
          <w:rFonts w:ascii="Courier New" w:hAnsi="Courier New"/>
          <w:sz w:val="20"/>
        </w:rPr>
        <w:t>"resolve duplicates" message -&gt; "</w:t>
      </w:r>
      <w:r w:rsidRPr="00977EA3">
        <w:rPr>
          <w:rStyle w:val="Enfasigrassetto"/>
          <w:rFonts w:ascii="Courier New" w:hAnsi="Courier New" w:cs="Courier New"/>
          <w:b w:val="0"/>
          <w:sz w:val="20"/>
        </w:rPr>
        <w:t>PRPA_IN201304UV02</w:t>
      </w:r>
      <w:r w:rsidRPr="00977EA3">
        <w:rPr>
          <w:rFonts w:ascii="Courier New" w:hAnsi="Courier New"/>
          <w:sz w:val="20"/>
        </w:rPr>
        <w:t>_Message"</w:t>
      </w:r>
    </w:p>
    <w:p w14:paraId="0CCCB71D" w14:textId="77777777" w:rsidR="007A1F44" w:rsidRPr="00977EA3" w:rsidRDefault="007A1F44" w:rsidP="00A90064">
      <w:pPr>
        <w:pStyle w:val="Corpotesto"/>
        <w:rPr>
          <w:rFonts w:ascii="Courier New" w:hAnsi="Courier New"/>
          <w:sz w:val="20"/>
        </w:rPr>
      </w:pPr>
      <w:r w:rsidRPr="00977EA3">
        <w:rPr>
          <w:rFonts w:ascii="Courier New" w:hAnsi="Courier New"/>
          <w:sz w:val="20"/>
        </w:rPr>
        <w:tab/>
        <w:t>Acknowledgement              -&gt; "</w:t>
      </w:r>
      <w:r w:rsidRPr="00977EA3">
        <w:rPr>
          <w:rStyle w:val="Enfasigrassetto"/>
          <w:rFonts w:ascii="Courier New" w:hAnsi="Courier New" w:cs="Courier New"/>
          <w:b w:val="0"/>
          <w:sz w:val="20"/>
        </w:rPr>
        <w:t>MCCI_IN000002UV01</w:t>
      </w:r>
      <w:r w:rsidRPr="00977EA3">
        <w:rPr>
          <w:rFonts w:ascii="Courier New" w:hAnsi="Courier New"/>
          <w:sz w:val="20"/>
        </w:rPr>
        <w:t>_Message"</w:t>
      </w:r>
    </w:p>
    <w:p w14:paraId="24998FC8" w14:textId="77777777" w:rsidR="007A1F44" w:rsidRPr="00977EA3" w:rsidRDefault="007A1F44" w:rsidP="00A90064">
      <w:pPr>
        <w:pStyle w:val="Corpotesto"/>
        <w:tabs>
          <w:tab w:val="left" w:pos="7200"/>
        </w:tabs>
      </w:pPr>
      <w:r w:rsidRPr="00977EA3">
        <w:t>The following WSDL snippet describes the types for these messages:</w:t>
      </w:r>
      <w:r w:rsidRPr="00977EA3">
        <w:tab/>
      </w:r>
    </w:p>
    <w:p w14:paraId="322DA0A2"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t>
      </w:r>
    </w:p>
    <w:p w14:paraId="1B782A7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&lt;types&gt;</w:t>
      </w:r>
    </w:p>
    <w:p w14:paraId="6C00DE61" w14:textId="77777777" w:rsidR="007A1F44" w:rsidRPr="00977EA3" w:rsidRDefault="007A1F44" w:rsidP="00A90064">
      <w:pPr>
        <w:spacing w:before="0"/>
        <w:rPr>
          <w:rFonts w:ascii="Courier New" w:hAnsi="Courier New"/>
          <w:sz w:val="20"/>
        </w:rPr>
      </w:pPr>
      <w:r w:rsidRPr="00977EA3">
        <w:rPr>
          <w:rFonts w:ascii="Courier New" w:hAnsi="Courier New"/>
          <w:sz w:val="20"/>
        </w:rPr>
        <w:tab/>
        <w:t>&lt;</w:t>
      </w:r>
      <w:proofErr w:type="spellStart"/>
      <w:r w:rsidRPr="00977EA3">
        <w:rPr>
          <w:rFonts w:ascii="Courier New" w:hAnsi="Courier New"/>
          <w:sz w:val="20"/>
        </w:rPr>
        <w:t>xsd:schema</w:t>
      </w:r>
      <w:proofErr w:type="spellEnd"/>
      <w:r w:rsidRPr="00977EA3">
        <w:rPr>
          <w:rFonts w:ascii="Courier New" w:hAnsi="Courier New"/>
          <w:sz w:val="20"/>
        </w:rPr>
        <w:t xml:space="preserve"> </w:t>
      </w:r>
      <w:proofErr w:type="spellStart"/>
      <w:r w:rsidRPr="00977EA3">
        <w:rPr>
          <w:rFonts w:ascii="Courier New" w:hAnsi="Courier New"/>
          <w:sz w:val="20"/>
        </w:rPr>
        <w:t>elementFormDefault</w:t>
      </w:r>
      <w:proofErr w:type="spellEnd"/>
      <w:r w:rsidRPr="00977EA3">
        <w:rPr>
          <w:rFonts w:ascii="Courier New" w:hAnsi="Courier New"/>
          <w:sz w:val="20"/>
        </w:rPr>
        <w:t xml:space="preserve">="qualified" </w:t>
      </w:r>
      <w:proofErr w:type="spellStart"/>
      <w:r w:rsidRPr="00977EA3">
        <w:rPr>
          <w:rFonts w:ascii="Courier New" w:hAnsi="Courier New"/>
          <w:sz w:val="20"/>
        </w:rPr>
        <w:t>targetNamespace</w:t>
      </w:r>
      <w:proofErr w:type="spellEnd"/>
      <w:r w:rsidRPr="00977EA3">
        <w:rPr>
          <w:rFonts w:ascii="Courier New" w:hAnsi="Courier New"/>
          <w:sz w:val="20"/>
        </w:rPr>
        <w:t>="urn:hl7-org:v3"</w:t>
      </w:r>
    </w:p>
    <w:p w14:paraId="78602B51" w14:textId="77777777" w:rsidR="007A1F44" w:rsidRPr="00977EA3" w:rsidRDefault="007A1F44" w:rsidP="00A90064">
      <w:pPr>
        <w:spacing w:before="0"/>
        <w:rPr>
          <w:rFonts w:ascii="Courier New" w:hAnsi="Courier New"/>
          <w:sz w:val="20"/>
        </w:rPr>
      </w:pPr>
      <w:r w:rsidRPr="00977EA3">
        <w:rPr>
          <w:rFonts w:ascii="Courier New" w:hAnsi="Courier New"/>
          <w:sz w:val="20"/>
        </w:rPr>
        <w:t>xmlns:hl7="urn:hl7-org:v3"&gt;</w:t>
      </w:r>
    </w:p>
    <w:p w14:paraId="1C6ABAD7" w14:textId="77777777" w:rsidR="007A1F44" w:rsidRPr="00977EA3" w:rsidRDefault="007A1F44" w:rsidP="00A90064">
      <w:pPr>
        <w:spacing w:before="0"/>
        <w:rPr>
          <w:rFonts w:ascii="Courier New" w:hAnsi="Courier New"/>
          <w:sz w:val="20"/>
        </w:rPr>
      </w:pPr>
      <w:r w:rsidRPr="00977EA3">
        <w:rPr>
          <w:rFonts w:ascii="Courier New" w:hAnsi="Courier New"/>
          <w:sz w:val="20"/>
        </w:rPr>
        <w:t>&lt;!-- Include the message schema --&gt;</w:t>
      </w:r>
    </w:p>
    <w:p w14:paraId="458E79AF" w14:textId="77777777" w:rsidR="007A1F44" w:rsidRPr="00977EA3" w:rsidRDefault="007A1F44" w:rsidP="00A90064">
      <w:pPr>
        <w:spacing w:before="0"/>
        <w:rPr>
          <w:rFonts w:ascii="Courier New" w:hAnsi="Courier New"/>
          <w:sz w:val="20"/>
        </w:rPr>
      </w:pPr>
      <w:r w:rsidRPr="00977EA3">
        <w:rPr>
          <w:rFonts w:ascii="Courier New" w:hAnsi="Courier New"/>
          <w:sz w:val="20"/>
        </w:rPr>
        <w:t>&lt;</w:t>
      </w:r>
      <w:proofErr w:type="spellStart"/>
      <w:r w:rsidRPr="00977EA3">
        <w:rPr>
          <w:rFonts w:ascii="Courier New" w:hAnsi="Courier New"/>
          <w:sz w:val="20"/>
        </w:rPr>
        <w:t>xsd:import</w:t>
      </w:r>
      <w:proofErr w:type="spellEnd"/>
      <w:r w:rsidRPr="00977EA3">
        <w:rPr>
          <w:rFonts w:ascii="Courier New" w:hAnsi="Courier New"/>
          <w:sz w:val="20"/>
        </w:rPr>
        <w:t xml:space="preserve"> namespace="urn:hl7-org:v3" schemaLocation="../schema/HL7V3/NE2008/multicacheschemas/PRPA_IN201304UV02.xsd"/&gt;</w:t>
      </w:r>
    </w:p>
    <w:p w14:paraId="05DF1588" w14:textId="77777777" w:rsidR="007A1F44" w:rsidRPr="00977EA3" w:rsidRDefault="007A1F44" w:rsidP="00A90064">
      <w:pPr>
        <w:spacing w:before="0"/>
        <w:rPr>
          <w:rFonts w:ascii="Courier New" w:hAnsi="Courier New"/>
          <w:sz w:val="20"/>
        </w:rPr>
      </w:pPr>
      <w:r w:rsidRPr="00977EA3">
        <w:rPr>
          <w:rFonts w:ascii="Courier New" w:hAnsi="Courier New"/>
          <w:sz w:val="20"/>
        </w:rPr>
        <w:t>&lt;</w:t>
      </w:r>
      <w:proofErr w:type="spellStart"/>
      <w:r w:rsidRPr="00977EA3">
        <w:rPr>
          <w:rFonts w:ascii="Courier New" w:hAnsi="Courier New"/>
          <w:sz w:val="20"/>
        </w:rPr>
        <w:t>xsd:element</w:t>
      </w:r>
      <w:proofErr w:type="spellEnd"/>
      <w:r w:rsidRPr="00977EA3">
        <w:rPr>
          <w:rFonts w:ascii="Courier New" w:hAnsi="Courier New"/>
          <w:sz w:val="20"/>
        </w:rPr>
        <w:t xml:space="preserve"> name="PRPA_IN201304UV02"/&gt;</w:t>
      </w:r>
    </w:p>
    <w:p w14:paraId="5A49A58C" w14:textId="77777777" w:rsidR="007A1F44" w:rsidRPr="00977EA3" w:rsidRDefault="007A1F44" w:rsidP="00A90064">
      <w:pPr>
        <w:spacing w:before="0"/>
        <w:rPr>
          <w:rFonts w:ascii="Courier New" w:hAnsi="Courier New"/>
          <w:sz w:val="20"/>
        </w:rPr>
      </w:pPr>
      <w:r w:rsidRPr="00977EA3">
        <w:rPr>
          <w:rFonts w:ascii="Courier New" w:hAnsi="Courier New"/>
          <w:sz w:val="20"/>
        </w:rPr>
        <w:t>&lt;/</w:t>
      </w:r>
      <w:proofErr w:type="spellStart"/>
      <w:r w:rsidRPr="00977EA3">
        <w:rPr>
          <w:rFonts w:ascii="Courier New" w:hAnsi="Courier New"/>
          <w:sz w:val="20"/>
        </w:rPr>
        <w:t>xsd:schema</w:t>
      </w:r>
      <w:proofErr w:type="spellEnd"/>
      <w:r w:rsidRPr="00977EA3">
        <w:rPr>
          <w:rFonts w:ascii="Courier New" w:hAnsi="Courier New"/>
          <w:sz w:val="20"/>
        </w:rPr>
        <w:t>&gt;</w:t>
      </w:r>
    </w:p>
    <w:p w14:paraId="5660CCF7" w14:textId="77777777" w:rsidR="007A1F44" w:rsidRPr="00977EA3" w:rsidRDefault="007A1F44" w:rsidP="00A90064">
      <w:pPr>
        <w:spacing w:before="0"/>
        <w:rPr>
          <w:rFonts w:ascii="Courier New" w:hAnsi="Courier New"/>
          <w:sz w:val="20"/>
        </w:rPr>
      </w:pPr>
      <w:r w:rsidRPr="00977EA3">
        <w:rPr>
          <w:rFonts w:ascii="Courier New" w:hAnsi="Courier New"/>
          <w:sz w:val="20"/>
        </w:rPr>
        <w:t>&lt;</w:t>
      </w:r>
      <w:proofErr w:type="spellStart"/>
      <w:r w:rsidRPr="00977EA3">
        <w:rPr>
          <w:rFonts w:ascii="Courier New" w:hAnsi="Courier New"/>
          <w:sz w:val="20"/>
        </w:rPr>
        <w:t>xsd:schema</w:t>
      </w:r>
      <w:proofErr w:type="spellEnd"/>
      <w:r w:rsidRPr="00977EA3">
        <w:rPr>
          <w:rFonts w:ascii="Courier New" w:hAnsi="Courier New"/>
          <w:sz w:val="20"/>
        </w:rPr>
        <w:t xml:space="preserve"> </w:t>
      </w:r>
      <w:proofErr w:type="spellStart"/>
      <w:r w:rsidRPr="00977EA3">
        <w:rPr>
          <w:rFonts w:ascii="Courier New" w:hAnsi="Courier New"/>
          <w:sz w:val="20"/>
        </w:rPr>
        <w:t>elementFormDefault</w:t>
      </w:r>
      <w:proofErr w:type="spellEnd"/>
      <w:r w:rsidRPr="00977EA3">
        <w:rPr>
          <w:rFonts w:ascii="Courier New" w:hAnsi="Courier New"/>
          <w:sz w:val="20"/>
        </w:rPr>
        <w:t xml:space="preserve">="qualified" </w:t>
      </w:r>
      <w:proofErr w:type="spellStart"/>
      <w:r w:rsidRPr="00977EA3">
        <w:rPr>
          <w:rFonts w:ascii="Courier New" w:hAnsi="Courier New"/>
          <w:sz w:val="20"/>
        </w:rPr>
        <w:t>targetNamespace</w:t>
      </w:r>
      <w:proofErr w:type="spellEnd"/>
      <w:r w:rsidRPr="00977EA3">
        <w:rPr>
          <w:rFonts w:ascii="Courier New" w:hAnsi="Courier New"/>
          <w:sz w:val="20"/>
        </w:rPr>
        <w:t>="urn:hl7-org:v3"</w:t>
      </w:r>
    </w:p>
    <w:p w14:paraId="5AA40927" w14:textId="77777777" w:rsidR="007A1F44" w:rsidRPr="00977EA3" w:rsidRDefault="007A1F44" w:rsidP="00A90064">
      <w:pPr>
        <w:spacing w:before="0"/>
        <w:rPr>
          <w:rFonts w:ascii="Courier New" w:hAnsi="Courier New"/>
          <w:sz w:val="20"/>
        </w:rPr>
      </w:pPr>
      <w:r w:rsidRPr="00977EA3">
        <w:rPr>
          <w:rFonts w:ascii="Courier New" w:hAnsi="Courier New"/>
          <w:sz w:val="20"/>
        </w:rPr>
        <w:t>xmlns:hl7="urn:hl7-org:v3"&gt;</w:t>
      </w:r>
    </w:p>
    <w:p w14:paraId="62000CCF" w14:textId="77777777" w:rsidR="007A1F44" w:rsidRPr="00977EA3" w:rsidRDefault="007A1F44" w:rsidP="00A90064">
      <w:pPr>
        <w:spacing w:before="0"/>
        <w:rPr>
          <w:rFonts w:ascii="Courier New" w:hAnsi="Courier New"/>
          <w:sz w:val="20"/>
        </w:rPr>
      </w:pPr>
      <w:r w:rsidRPr="00977EA3">
        <w:rPr>
          <w:rFonts w:ascii="Courier New" w:hAnsi="Courier New"/>
          <w:sz w:val="20"/>
        </w:rPr>
        <w:t>&lt;!-- Include the message schema --&gt;</w:t>
      </w:r>
    </w:p>
    <w:p w14:paraId="36F853C4" w14:textId="77777777" w:rsidR="007A1F44" w:rsidRPr="00977EA3" w:rsidRDefault="007A1F44" w:rsidP="00A90064">
      <w:pPr>
        <w:spacing w:before="0"/>
        <w:rPr>
          <w:rFonts w:ascii="Courier New" w:hAnsi="Courier New"/>
          <w:sz w:val="20"/>
        </w:rPr>
      </w:pPr>
      <w:r w:rsidRPr="00977EA3">
        <w:rPr>
          <w:rFonts w:ascii="Courier New" w:hAnsi="Courier New"/>
          <w:sz w:val="20"/>
        </w:rPr>
        <w:t>&lt;</w:t>
      </w:r>
      <w:proofErr w:type="spellStart"/>
      <w:r w:rsidRPr="00977EA3">
        <w:rPr>
          <w:rFonts w:ascii="Courier New" w:hAnsi="Courier New"/>
          <w:sz w:val="20"/>
        </w:rPr>
        <w:t>xsd:import</w:t>
      </w:r>
      <w:proofErr w:type="spellEnd"/>
      <w:r w:rsidRPr="00977EA3">
        <w:rPr>
          <w:rFonts w:ascii="Courier New" w:hAnsi="Courier New"/>
          <w:sz w:val="20"/>
        </w:rPr>
        <w:t xml:space="preserve"> namespace="urn:hl7-org:v3" schemaLocation="../schema/HL7V3/NE2008/multicacheschemas/MCCI_IN000002UV01.xsd"/&gt;</w:t>
      </w:r>
    </w:p>
    <w:p w14:paraId="6FB255A0" w14:textId="77777777" w:rsidR="007A1F44" w:rsidRPr="00E63AF6" w:rsidRDefault="007A1F44" w:rsidP="00A90064">
      <w:pPr>
        <w:spacing w:before="0"/>
        <w:rPr>
          <w:rFonts w:ascii="Courier New" w:hAnsi="Courier New"/>
          <w:sz w:val="20"/>
          <w:lang w:val="de-DE"/>
          <w:rPrChange w:id="2550" w:author="Gregorio Canal" w:date="2019-05-22T14:54:00Z">
            <w:rPr>
              <w:rFonts w:ascii="Courier New" w:hAnsi="Courier New"/>
              <w:sz w:val="20"/>
            </w:rPr>
          </w:rPrChange>
        </w:rPr>
      </w:pPr>
      <w:r w:rsidRPr="00E63AF6">
        <w:rPr>
          <w:rFonts w:ascii="Courier New" w:hAnsi="Courier New"/>
          <w:sz w:val="20"/>
          <w:lang w:val="de-DE"/>
          <w:rPrChange w:id="2551" w:author="Gregorio Canal" w:date="2019-05-22T14:54:00Z">
            <w:rPr>
              <w:rFonts w:ascii="Courier New" w:hAnsi="Courier New"/>
              <w:sz w:val="20"/>
            </w:rPr>
          </w:rPrChange>
        </w:rPr>
        <w:t>&lt;</w:t>
      </w:r>
      <w:proofErr w:type="spellStart"/>
      <w:r w:rsidRPr="00E63AF6">
        <w:rPr>
          <w:rFonts w:ascii="Courier New" w:hAnsi="Courier New"/>
          <w:sz w:val="20"/>
          <w:lang w:val="de-DE"/>
          <w:rPrChange w:id="2552" w:author="Gregorio Canal" w:date="2019-05-22T14:54:00Z">
            <w:rPr>
              <w:rFonts w:ascii="Courier New" w:hAnsi="Courier New"/>
              <w:sz w:val="20"/>
            </w:rPr>
          </w:rPrChange>
        </w:rPr>
        <w:t>xsd:element</w:t>
      </w:r>
      <w:proofErr w:type="spellEnd"/>
      <w:r w:rsidRPr="00E63AF6">
        <w:rPr>
          <w:rFonts w:ascii="Courier New" w:hAnsi="Courier New"/>
          <w:sz w:val="20"/>
          <w:lang w:val="de-DE"/>
          <w:rPrChange w:id="2553" w:author="Gregorio Canal" w:date="2019-05-22T14:54:00Z">
            <w:rPr>
              <w:rFonts w:ascii="Courier New" w:hAnsi="Courier New"/>
              <w:sz w:val="20"/>
            </w:rPr>
          </w:rPrChange>
        </w:rPr>
        <w:t xml:space="preserve"> </w:t>
      </w:r>
      <w:proofErr w:type="spellStart"/>
      <w:r w:rsidRPr="00E63AF6">
        <w:rPr>
          <w:rFonts w:ascii="Courier New" w:hAnsi="Courier New"/>
          <w:sz w:val="20"/>
          <w:lang w:val="de-DE"/>
          <w:rPrChange w:id="2554" w:author="Gregorio Canal" w:date="2019-05-22T14:54:00Z">
            <w:rPr>
              <w:rFonts w:ascii="Courier New" w:hAnsi="Courier New"/>
              <w:sz w:val="20"/>
            </w:rPr>
          </w:rPrChange>
        </w:rPr>
        <w:t>name</w:t>
      </w:r>
      <w:proofErr w:type="spellEnd"/>
      <w:r w:rsidRPr="00E63AF6">
        <w:rPr>
          <w:rFonts w:ascii="Courier New" w:hAnsi="Courier New"/>
          <w:sz w:val="20"/>
          <w:lang w:val="de-DE"/>
          <w:rPrChange w:id="2555" w:author="Gregorio Canal" w:date="2019-05-22T14:54:00Z">
            <w:rPr>
              <w:rFonts w:ascii="Courier New" w:hAnsi="Courier New"/>
              <w:sz w:val="20"/>
            </w:rPr>
          </w:rPrChange>
        </w:rPr>
        <w:t>="MCCI_IN000002UV01"/&gt;</w:t>
      </w:r>
    </w:p>
    <w:p w14:paraId="278BC9A5" w14:textId="77777777" w:rsidR="007A1F44" w:rsidRPr="00E63AF6" w:rsidRDefault="007A1F44" w:rsidP="00A90064">
      <w:pPr>
        <w:spacing w:before="0"/>
        <w:rPr>
          <w:rFonts w:ascii="Courier New" w:hAnsi="Courier New"/>
          <w:sz w:val="20"/>
          <w:lang w:val="de-DE"/>
          <w:rPrChange w:id="2556" w:author="Gregorio Canal" w:date="2019-05-22T14:54:00Z">
            <w:rPr>
              <w:rFonts w:ascii="Courier New" w:hAnsi="Courier New"/>
              <w:sz w:val="20"/>
            </w:rPr>
          </w:rPrChange>
        </w:rPr>
      </w:pPr>
      <w:r w:rsidRPr="00E63AF6">
        <w:rPr>
          <w:rFonts w:ascii="Courier New" w:hAnsi="Courier New"/>
          <w:sz w:val="20"/>
          <w:lang w:val="de-DE"/>
          <w:rPrChange w:id="2557" w:author="Gregorio Canal" w:date="2019-05-22T14:54:00Z">
            <w:rPr>
              <w:rFonts w:ascii="Courier New" w:hAnsi="Courier New"/>
              <w:sz w:val="20"/>
            </w:rPr>
          </w:rPrChange>
        </w:rPr>
        <w:t>&lt;/</w:t>
      </w:r>
      <w:proofErr w:type="spellStart"/>
      <w:r w:rsidRPr="00E63AF6">
        <w:rPr>
          <w:rFonts w:ascii="Courier New" w:hAnsi="Courier New"/>
          <w:sz w:val="20"/>
          <w:lang w:val="de-DE"/>
          <w:rPrChange w:id="2558" w:author="Gregorio Canal" w:date="2019-05-22T14:54:00Z">
            <w:rPr>
              <w:rFonts w:ascii="Courier New" w:hAnsi="Courier New"/>
              <w:sz w:val="20"/>
            </w:rPr>
          </w:rPrChange>
        </w:rPr>
        <w:t>xsd:schema</w:t>
      </w:r>
      <w:proofErr w:type="spellEnd"/>
      <w:r w:rsidRPr="00E63AF6">
        <w:rPr>
          <w:rFonts w:ascii="Courier New" w:hAnsi="Courier New"/>
          <w:sz w:val="20"/>
          <w:lang w:val="de-DE"/>
          <w:rPrChange w:id="2559" w:author="Gregorio Canal" w:date="2019-05-22T14:54:00Z">
            <w:rPr>
              <w:rFonts w:ascii="Courier New" w:hAnsi="Courier New"/>
              <w:sz w:val="20"/>
            </w:rPr>
          </w:rPrChange>
        </w:rPr>
        <w:t>&gt;</w:t>
      </w:r>
    </w:p>
    <w:p w14:paraId="38C395C9" w14:textId="77777777" w:rsidR="007A1F44" w:rsidRPr="00977EA3" w:rsidRDefault="007A1F44" w:rsidP="00A90064">
      <w:pPr>
        <w:spacing w:before="0"/>
        <w:rPr>
          <w:rFonts w:ascii="Courier New" w:hAnsi="Courier New"/>
          <w:sz w:val="20"/>
        </w:rPr>
      </w:pPr>
      <w:r w:rsidRPr="00E63AF6">
        <w:rPr>
          <w:rFonts w:ascii="Courier New" w:hAnsi="Courier New"/>
          <w:sz w:val="20"/>
          <w:lang w:val="de-DE"/>
          <w:rPrChange w:id="2560" w:author="Gregorio Canal" w:date="2019-05-22T14:54:00Z">
            <w:rPr>
              <w:rFonts w:ascii="Courier New" w:hAnsi="Courier New"/>
              <w:sz w:val="20"/>
            </w:rPr>
          </w:rPrChange>
        </w:rPr>
        <w:t xml:space="preserve">  </w:t>
      </w:r>
      <w:r w:rsidRPr="00977EA3">
        <w:rPr>
          <w:rFonts w:ascii="Courier New" w:hAnsi="Courier New"/>
          <w:sz w:val="20"/>
        </w:rPr>
        <w:t>&lt;/types&gt;</w:t>
      </w:r>
    </w:p>
    <w:p w14:paraId="42560780"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96A9E46" w14:textId="77777777" w:rsidR="007A1F44" w:rsidRPr="00977EA3" w:rsidRDefault="007A1F44" w:rsidP="00A90064">
      <w:pPr>
        <w:pStyle w:val="Corpotesto"/>
      </w:pPr>
      <w:r w:rsidRPr="00977EA3">
        <w:t>The messages are described by the following snippet:</w:t>
      </w:r>
    </w:p>
    <w:p w14:paraId="0A46EF66"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t>
      </w:r>
    </w:p>
    <w:p w14:paraId="5E5ADB3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w:t>
      </w:r>
      <w:r w:rsidRPr="00977EA3">
        <w:rPr>
          <w:rStyle w:val="Enfasigrassetto"/>
          <w:rFonts w:ascii="Courier New" w:hAnsi="Courier New" w:cs="Courier New"/>
          <w:b w:val="0"/>
          <w:sz w:val="20"/>
        </w:rPr>
        <w:t>PRPA_IN201304UV02</w:t>
      </w:r>
      <w:r w:rsidRPr="00977EA3">
        <w:rPr>
          <w:rFonts w:ascii="Courier New" w:hAnsi="Courier New" w:cs="Courier New"/>
          <w:sz w:val="20"/>
        </w:rPr>
        <w:t>_Message"&gt;</w:t>
      </w:r>
    </w:p>
    <w:p w14:paraId="5E98D1E7"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w:t>
      </w:r>
      <w:r w:rsidRPr="00977EA3">
        <w:rPr>
          <w:rStyle w:val="Enfasigrassetto"/>
          <w:rFonts w:ascii="Courier New" w:hAnsi="Courier New" w:cs="Courier New"/>
          <w:b w:val="0"/>
          <w:sz w:val="20"/>
        </w:rPr>
        <w:t>PRPA_IN201304UV02</w:t>
      </w:r>
      <w:r w:rsidRPr="00977EA3">
        <w:rPr>
          <w:rFonts w:ascii="Courier New" w:hAnsi="Courier New" w:cs="Courier New"/>
          <w:sz w:val="20"/>
        </w:rPr>
        <w:t>" name="Body"/&gt;</w:t>
      </w:r>
    </w:p>
    <w:p w14:paraId="27B96D9A"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0FAE68E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name="MCCI_IN000002UV01_Message"&gt;</w:t>
      </w:r>
    </w:p>
    <w:p w14:paraId="30FAB24B"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element="hl7:MCCI_IN000002UV01" name="Body"/&gt;</w:t>
      </w:r>
    </w:p>
    <w:p w14:paraId="1C96BB5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5D9CE49F"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66FB8B90" w14:textId="3CB22E50" w:rsidR="007A1F44" w:rsidRPr="00977EA3" w:rsidRDefault="007A1F44" w:rsidP="00A90064">
      <w:pPr>
        <w:pStyle w:val="Corpotesto"/>
      </w:pPr>
      <w:r w:rsidRPr="00977EA3">
        <w:t xml:space="preserve">The port types for the WSDL describing the Duplicates </w:t>
      </w:r>
      <w:r w:rsidR="004E45C7">
        <w:t xml:space="preserve">Resolved </w:t>
      </w:r>
      <w:r w:rsidRPr="00977EA3">
        <w:t xml:space="preserve">Service are described together with the expected actions of the actors which receive these messages in </w:t>
      </w:r>
      <w:r w:rsidR="00292B01" w:rsidRPr="00977EA3">
        <w:t>Section</w:t>
      </w:r>
      <w:r w:rsidRPr="00977EA3">
        <w:t xml:space="preserve"> 3.44.4.2.3 and 3.44.4.2.4. </w:t>
      </w:r>
    </w:p>
    <w:p w14:paraId="5B26116A"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bookmarkStart w:id="2561" w:name="_Toc169692698"/>
      <w:r w:rsidRPr="00977EA3">
        <w:rPr>
          <w:noProof w:val="0"/>
        </w:rPr>
        <w:t>3.44.4.2.3 Expected Actions – PIX Manager</w:t>
      </w:r>
      <w:bookmarkEnd w:id="2561"/>
    </w:p>
    <w:p w14:paraId="5E77043F" w14:textId="1AA7766D" w:rsidR="007A1F44" w:rsidRPr="00977EA3" w:rsidRDefault="007A1F44" w:rsidP="00A90064">
      <w:pPr>
        <w:pStyle w:val="Corpotesto"/>
      </w:pPr>
      <w:r w:rsidRPr="00977EA3">
        <w:t xml:space="preserve">The Patient Identifier Cross-reference Manager shall be capable of accepting attributes in the Duplicates </w:t>
      </w:r>
      <w:r w:rsidR="00CD51B1">
        <w:t xml:space="preserve">Resolved </w:t>
      </w:r>
      <w:r w:rsidRPr="00977EA3">
        <w:t>message as specified in Table 3.44.4.2.2</w:t>
      </w:r>
      <w:r w:rsidR="00CD51B1">
        <w:t>.2</w:t>
      </w:r>
      <w:r w:rsidRPr="00977EA3">
        <w:t>-1.</w:t>
      </w:r>
    </w:p>
    <w:p w14:paraId="16EABE94" w14:textId="77777777" w:rsidR="007A1F44" w:rsidRPr="00977EA3" w:rsidRDefault="007A1F44" w:rsidP="00A90064">
      <w:pPr>
        <w:pStyle w:val="Corpotesto"/>
      </w:pPr>
      <w:r w:rsidRPr="00977EA3">
        <w:lastRenderedPageBreak/>
        <w:t>The Patient Identifier Cross-reference Manager shall perform the Expected Actions similar to the ones specified in ITI TF-2a: 3.8.4.2.3. The particular behavior is described below.</w:t>
      </w:r>
    </w:p>
    <w:p w14:paraId="469DF780" w14:textId="2576F264" w:rsidR="007A1F44" w:rsidRPr="00977EA3" w:rsidRDefault="007A1F44" w:rsidP="00A90064">
      <w:pPr>
        <w:pStyle w:val="Corpotesto"/>
      </w:pPr>
      <w:r w:rsidRPr="00977EA3">
        <w:t xml:space="preserve">When the Patient Identifier Cross-reference Manager receives the Duplicates </w:t>
      </w:r>
      <w:r w:rsidR="00C859C6">
        <w:t xml:space="preserve">Resolved </w:t>
      </w:r>
      <w:r w:rsidRPr="00977EA3">
        <w:t xml:space="preserve">message type of the Patient Identity Feed transaction, it shall cross-reference the patient identifiers provided in the wrapper and the payload of the message by replacing any references it is maintaining internally to the patient ID provided in the wrapper by the patient ID included in the payload. After the identifier references are replaced, the Patient Identifier Cross-reference Manager shall reapply its internal cross-referencing logic/ policies before providing the updated information via either the PIX </w:t>
      </w:r>
      <w:r w:rsidR="004E45C7">
        <w:t xml:space="preserve">V3 </w:t>
      </w:r>
      <w:r w:rsidRPr="00977EA3">
        <w:t>Query</w:t>
      </w:r>
      <w:r w:rsidR="004E45C7">
        <w:t xml:space="preserve"> [ITI-45]</w:t>
      </w:r>
      <w:r w:rsidRPr="00977EA3">
        <w:t xml:space="preserve"> or PIX </w:t>
      </w:r>
      <w:r w:rsidR="004E45C7">
        <w:t xml:space="preserve">V3 Update </w:t>
      </w:r>
      <w:r w:rsidRPr="00977EA3">
        <w:t xml:space="preserve">Notification </w:t>
      </w:r>
      <w:r w:rsidR="004E45C7">
        <w:t xml:space="preserve">[ITI-46] </w:t>
      </w:r>
      <w:r w:rsidR="00E77430" w:rsidRPr="00977EA3">
        <w:t>transaction</w:t>
      </w:r>
      <w:r w:rsidRPr="00977EA3">
        <w:t>s.</w:t>
      </w:r>
    </w:p>
    <w:p w14:paraId="352CCB22" w14:textId="58270883"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62" w:name="_Toc169692699"/>
      <w:r w:rsidRPr="00977EA3">
        <w:rPr>
          <w:noProof w:val="0"/>
        </w:rPr>
        <w:t>3.44.4.2.3.1 Web Services Port Type and Binding Definitions</w:t>
      </w:r>
      <w:bookmarkEnd w:id="2562"/>
    </w:p>
    <w:p w14:paraId="1279A4D5" w14:textId="77777777" w:rsidR="007A1F44" w:rsidRPr="00977EA3" w:rsidRDefault="007A1F44" w:rsidP="00A90064">
      <w:pPr>
        <w:pStyle w:val="Corpotesto"/>
        <w:rPr>
          <w:b/>
        </w:rPr>
      </w:pPr>
      <w:r w:rsidRPr="00977EA3">
        <w:rPr>
          <w:b/>
        </w:rPr>
        <w:t>IHE-</w:t>
      </w:r>
      <w:r w:rsidRPr="00977EA3">
        <w:rPr>
          <w:b/>
          <w:bCs/>
        </w:rPr>
        <w:t>WSP201</w:t>
      </w:r>
      <w:r w:rsidRPr="00977EA3">
        <w:rPr>
          <w:b/>
        </w:rPr>
        <w:t>) The attribute /</w:t>
      </w:r>
      <w:proofErr w:type="spellStart"/>
      <w:r w:rsidRPr="00977EA3">
        <w:rPr>
          <w:b/>
        </w:rPr>
        <w:t>wsdl:definitions</w:t>
      </w:r>
      <w:proofErr w:type="spellEnd"/>
      <w:r w:rsidRPr="00977EA3">
        <w:rPr>
          <w:b/>
        </w:rPr>
        <w:t>/@name SHALL be “</w:t>
      </w:r>
      <w:proofErr w:type="spellStart"/>
      <w:r w:rsidRPr="00977EA3">
        <w:rPr>
          <w:b/>
        </w:rPr>
        <w:t>PIXManager</w:t>
      </w:r>
      <w:proofErr w:type="spellEnd"/>
      <w:r w:rsidRPr="00977EA3">
        <w:rPr>
          <w:b/>
        </w:rPr>
        <w:t>”.</w:t>
      </w:r>
    </w:p>
    <w:p w14:paraId="5FB52BCF" w14:textId="77777777" w:rsidR="007A1F44" w:rsidRPr="00977EA3" w:rsidRDefault="007A1F44" w:rsidP="00A90064">
      <w:pPr>
        <w:pStyle w:val="Corpotesto"/>
      </w:pPr>
      <w:r w:rsidRPr="00977EA3">
        <w:t>The following WSDL naming conventions SHALL apply:</w:t>
      </w:r>
    </w:p>
    <w:p w14:paraId="445E9963" w14:textId="77777777" w:rsidR="007A1F44" w:rsidRPr="00977EA3" w:rsidRDefault="007A1F44" w:rsidP="00A90064">
      <w:pPr>
        <w:spacing w:before="0"/>
        <w:rPr>
          <w:rFonts w:ascii="Courier New" w:hAnsi="Courier New"/>
          <w:sz w:val="20"/>
        </w:rPr>
      </w:pPr>
      <w:r w:rsidRPr="00977EA3">
        <w:tab/>
      </w:r>
      <w:proofErr w:type="spellStart"/>
      <w:r w:rsidRPr="00977EA3">
        <w:rPr>
          <w:rFonts w:ascii="Courier New" w:hAnsi="Courier New"/>
          <w:sz w:val="20"/>
        </w:rPr>
        <w:t>wsdl:definitions</w:t>
      </w:r>
      <w:proofErr w:type="spellEnd"/>
      <w:r w:rsidRPr="00977EA3">
        <w:rPr>
          <w:rFonts w:ascii="Courier New" w:hAnsi="Courier New"/>
          <w:sz w:val="20"/>
        </w:rPr>
        <w:t>/@name="</w:t>
      </w:r>
      <w:proofErr w:type="spellStart"/>
      <w:r w:rsidRPr="00977EA3">
        <w:rPr>
          <w:rFonts w:ascii="Courier New" w:hAnsi="Courier New"/>
          <w:sz w:val="20"/>
        </w:rPr>
        <w:t>PIXManager</w:t>
      </w:r>
      <w:proofErr w:type="spellEnd"/>
      <w:r w:rsidRPr="00977EA3">
        <w:rPr>
          <w:rFonts w:ascii="Courier New" w:hAnsi="Courier New"/>
          <w:sz w:val="20"/>
        </w:rPr>
        <w:t>":</w:t>
      </w:r>
    </w:p>
    <w:p w14:paraId="7C2F4819" w14:textId="77777777" w:rsidR="007A1F44" w:rsidRPr="00977EA3" w:rsidRDefault="007A1F44" w:rsidP="00A90064">
      <w:pPr>
        <w:spacing w:before="0"/>
        <w:rPr>
          <w:rFonts w:ascii="Courier New" w:hAnsi="Courier New"/>
          <w:sz w:val="20"/>
        </w:rPr>
      </w:pPr>
      <w:r w:rsidRPr="00977EA3">
        <w:rPr>
          <w:rFonts w:ascii="Courier New" w:hAnsi="Courier New"/>
          <w:sz w:val="20"/>
        </w:rPr>
        <w:tab/>
        <w:t>“merge” message  -&gt; "</w:t>
      </w:r>
      <w:r w:rsidRPr="00977EA3">
        <w:rPr>
          <w:rStyle w:val="Enfasigrassetto"/>
          <w:rFonts w:ascii="Courier New" w:hAnsi="Courier New" w:cs="Courier New"/>
          <w:b w:val="0"/>
          <w:bCs/>
          <w:sz w:val="20"/>
        </w:rPr>
        <w:t>PRPA_IN201304UV02</w:t>
      </w:r>
      <w:r w:rsidRPr="00977EA3">
        <w:rPr>
          <w:rFonts w:ascii="Courier New" w:hAnsi="Courier New"/>
          <w:sz w:val="20"/>
        </w:rPr>
        <w:t>_Message"</w:t>
      </w:r>
    </w:p>
    <w:p w14:paraId="3CEDDED1"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Enfasigrassetto"/>
          <w:rFonts w:ascii="Courier New" w:hAnsi="Courier New"/>
          <w:b w:val="0"/>
          <w:sz w:val="20"/>
        </w:rPr>
        <w:t>"MCCI_IN000002UV01</w:t>
      </w:r>
      <w:r w:rsidRPr="00977EA3">
        <w:rPr>
          <w:rFonts w:ascii="Courier New" w:hAnsi="Courier New"/>
          <w:sz w:val="20"/>
        </w:rPr>
        <w:t>_Message"</w:t>
      </w:r>
    </w:p>
    <w:p w14:paraId="0C89DBF5" w14:textId="77777777" w:rsidR="007A1F44" w:rsidRPr="00977EA3" w:rsidRDefault="007A1F44" w:rsidP="00A90064">
      <w:pPr>
        <w:spacing w:before="0"/>
        <w:rPr>
          <w:rFonts w:ascii="Courier New" w:hAnsi="Courier New"/>
          <w:sz w:val="20"/>
        </w:rPr>
      </w:pPr>
      <w:r w:rsidRPr="00977EA3">
        <w:rPr>
          <w:rFonts w:ascii="Courier New" w:hAnsi="Courier New"/>
          <w:sz w:val="20"/>
        </w:rPr>
        <w:tab/>
      </w:r>
      <w:proofErr w:type="spellStart"/>
      <w:r w:rsidRPr="00977EA3">
        <w:rPr>
          <w:rFonts w:ascii="Courier New" w:hAnsi="Courier New"/>
          <w:sz w:val="20"/>
        </w:rPr>
        <w:t>portType</w:t>
      </w:r>
      <w:proofErr w:type="spellEnd"/>
      <w:r w:rsidRPr="00977EA3">
        <w:rPr>
          <w:rFonts w:ascii="Courier New" w:hAnsi="Courier New"/>
          <w:sz w:val="20"/>
        </w:rPr>
        <w:t xml:space="preserve">         -&gt; "</w:t>
      </w:r>
      <w:proofErr w:type="spellStart"/>
      <w:r w:rsidRPr="00977EA3">
        <w:rPr>
          <w:rStyle w:val="Enfasigrassetto"/>
          <w:rFonts w:ascii="Courier New" w:hAnsi="Courier New"/>
          <w:b w:val="0"/>
          <w:sz w:val="20"/>
        </w:rPr>
        <w:t>PIXManager</w:t>
      </w:r>
      <w:r w:rsidRPr="00977EA3">
        <w:rPr>
          <w:rFonts w:ascii="Courier New" w:hAnsi="Courier New"/>
          <w:sz w:val="20"/>
        </w:rPr>
        <w:t>_PortType</w:t>
      </w:r>
      <w:proofErr w:type="spellEnd"/>
      <w:r w:rsidRPr="00977EA3">
        <w:rPr>
          <w:rFonts w:ascii="Courier New" w:hAnsi="Courier New"/>
          <w:sz w:val="20"/>
        </w:rPr>
        <w:t>"</w:t>
      </w:r>
    </w:p>
    <w:p w14:paraId="1FC80C4A" w14:textId="77777777" w:rsidR="007A1F44" w:rsidRPr="00977EA3" w:rsidRDefault="007A1F44" w:rsidP="00A90064">
      <w:pPr>
        <w:spacing w:before="0"/>
        <w:rPr>
          <w:rFonts w:ascii="Courier New" w:hAnsi="Courier New"/>
          <w:sz w:val="20"/>
        </w:rPr>
      </w:pPr>
      <w:r w:rsidRPr="00977EA3">
        <w:rPr>
          <w:rFonts w:ascii="Courier New" w:hAnsi="Courier New"/>
          <w:sz w:val="20"/>
        </w:rPr>
        <w:tab/>
        <w:t>merge operation  -&gt; "</w:t>
      </w:r>
      <w:r w:rsidRPr="00977EA3">
        <w:rPr>
          <w:rStyle w:val="Enfasigrassetto"/>
          <w:rFonts w:ascii="Courier New" w:hAnsi="Courier New"/>
          <w:b w:val="0"/>
          <w:sz w:val="20"/>
        </w:rPr>
        <w:t>PIXManager</w:t>
      </w:r>
      <w:r w:rsidRPr="00977EA3">
        <w:rPr>
          <w:rFonts w:ascii="Courier New" w:hAnsi="Courier New"/>
          <w:sz w:val="20"/>
        </w:rPr>
        <w:t>_PRPA_IN201304UV02"</w:t>
      </w:r>
    </w:p>
    <w:p w14:paraId="588C34E5"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Enfasigrassetto"/>
          <w:rFonts w:ascii="Courier New" w:hAnsi="Courier New"/>
          <w:b w:val="0"/>
          <w:sz w:val="20"/>
        </w:rPr>
        <w:t>PIXManager</w:t>
      </w:r>
      <w:r w:rsidRPr="00977EA3">
        <w:rPr>
          <w:rFonts w:ascii="Courier New" w:hAnsi="Courier New"/>
          <w:sz w:val="20"/>
        </w:rPr>
        <w:t>_Binding_Soap12"</w:t>
      </w:r>
    </w:p>
    <w:p w14:paraId="15D61002"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Enfasigrassetto"/>
          <w:rFonts w:ascii="Courier New" w:hAnsi="Courier New"/>
          <w:b w:val="0"/>
          <w:sz w:val="20"/>
        </w:rPr>
        <w:t>PIXManage</w:t>
      </w:r>
      <w:r w:rsidRPr="00977EA3">
        <w:rPr>
          <w:rStyle w:val="Enfasigrassetto"/>
          <w:rFonts w:ascii="Courier New" w:hAnsi="Courier New" w:cs="Courier New"/>
          <w:b w:val="0"/>
          <w:sz w:val="20"/>
        </w:rPr>
        <w:t>r</w:t>
      </w:r>
      <w:r w:rsidRPr="00977EA3">
        <w:rPr>
          <w:rFonts w:ascii="Courier New" w:hAnsi="Courier New"/>
          <w:sz w:val="20"/>
        </w:rPr>
        <w:t>_Port_Soap12"</w:t>
      </w:r>
    </w:p>
    <w:p w14:paraId="7C8AA2BB" w14:textId="77777777" w:rsidR="007A1F44" w:rsidRPr="00977EA3" w:rsidRDefault="007A1F44" w:rsidP="00A90064">
      <w:pPr>
        <w:pStyle w:val="Corpotesto"/>
      </w:pPr>
      <w:r w:rsidRPr="00977EA3">
        <w:t xml:space="preserve">The following WSDL snippets specify the Patient Identity Feed Port Type and Binding definitions, according to the requirements specified in ITI TF-2x: Appendix V. </w:t>
      </w:r>
    </w:p>
    <w:p w14:paraId="6D91D964" w14:textId="77777777" w:rsidR="007A1F44" w:rsidRPr="00977EA3" w:rsidRDefault="007A1F44" w:rsidP="00A90064">
      <w:pPr>
        <w:pStyle w:val="Titolo7"/>
        <w:numPr>
          <w:ilvl w:val="0"/>
          <w:numId w:val="0"/>
        </w:numPr>
        <w:tabs>
          <w:tab w:val="clear" w:pos="2160"/>
          <w:tab w:val="clear" w:pos="2880"/>
          <w:tab w:val="clear" w:pos="3600"/>
          <w:tab w:val="clear" w:pos="4320"/>
          <w:tab w:val="clear" w:pos="5040"/>
          <w:tab w:val="clear" w:pos="5760"/>
        </w:tabs>
        <w:rPr>
          <w:noProof w:val="0"/>
        </w:rPr>
      </w:pPr>
      <w:bookmarkStart w:id="2563" w:name="_Toc169692700"/>
      <w:r w:rsidRPr="00977EA3">
        <w:rPr>
          <w:noProof w:val="0"/>
        </w:rPr>
        <w:t>3.44.4.2.3.1.1 Port Type</w:t>
      </w:r>
      <w:bookmarkEnd w:id="2563"/>
    </w:p>
    <w:p w14:paraId="0F4DBC1B" w14:textId="77777777" w:rsidR="007A1F44" w:rsidRPr="00977EA3" w:rsidRDefault="007A1F44" w:rsidP="003462A5">
      <w:pPr>
        <w:pStyle w:val="Corpotesto"/>
      </w:pPr>
    </w:p>
    <w:p w14:paraId="3436052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 xml:space="preserve"> name="</w:t>
      </w:r>
      <w:proofErr w:type="spellStart"/>
      <w:r w:rsidRPr="00977EA3">
        <w:rPr>
          <w:rFonts w:ascii="Courier New" w:hAnsi="Courier New"/>
          <w:sz w:val="20"/>
        </w:rPr>
        <w:t>PIXManager_PortType</w:t>
      </w:r>
      <w:proofErr w:type="spellEnd"/>
      <w:r w:rsidRPr="00977EA3">
        <w:rPr>
          <w:rFonts w:ascii="Courier New" w:hAnsi="Courier New"/>
          <w:sz w:val="20"/>
        </w:rPr>
        <w:t>"&gt;</w:t>
      </w:r>
    </w:p>
    <w:p w14:paraId="17700BC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Enfasigrassetto"/>
          <w:rFonts w:ascii="Courier New" w:hAnsi="Courier New" w:cs="Courier New"/>
          <w:b w:val="0"/>
          <w:sz w:val="20"/>
        </w:rPr>
        <w:t>PIXManager</w:t>
      </w:r>
      <w:r w:rsidRPr="00977EA3">
        <w:rPr>
          <w:rFonts w:ascii="Courier New" w:hAnsi="Courier New"/>
          <w:sz w:val="20"/>
        </w:rPr>
        <w:t>_PRPA_IN201304UV02"&gt;</w:t>
      </w:r>
    </w:p>
    <w:p w14:paraId="40816328"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PRPA_IN201304UV02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PRPA_IN201304UV02</w:t>
      </w:r>
      <w:r w:rsidRPr="00977EA3">
        <w:rPr>
          <w:rFonts w:ascii="Courier New" w:hAnsi="Courier New"/>
          <w:sz w:val="20"/>
        </w:rPr>
        <w:t>"/&gt;</w:t>
      </w:r>
    </w:p>
    <w:p w14:paraId="3EC5CB66"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&lt;output message="tns:MCCI_IN000002UV01_Message" </w:t>
      </w:r>
      <w:proofErr w:type="spellStart"/>
      <w:r w:rsidRPr="00977EA3">
        <w:rPr>
          <w:rFonts w:ascii="Courier New" w:hAnsi="Courier New"/>
          <w:sz w:val="20"/>
        </w:rPr>
        <w:t>wsaw:Action</w:t>
      </w:r>
      <w:proofErr w:type="spellEnd"/>
      <w:r w:rsidRPr="00977EA3">
        <w:rPr>
          <w:rFonts w:ascii="Courier New" w:hAnsi="Courier New"/>
          <w:sz w:val="20"/>
        </w:rPr>
        <w:t>="urn:hl7-org:v3:MCCI_IN000002UV01"/&gt;</w:t>
      </w:r>
    </w:p>
    <w:p w14:paraId="4518E80A"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678A954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&gt;</w:t>
      </w:r>
    </w:p>
    <w:p w14:paraId="4A8CE5B5" w14:textId="77777777" w:rsidR="007A1F44" w:rsidRPr="00977EA3" w:rsidRDefault="007A1F44" w:rsidP="00A90064">
      <w:pPr>
        <w:pStyle w:val="Titolo7"/>
        <w:numPr>
          <w:ilvl w:val="0"/>
          <w:numId w:val="0"/>
        </w:numPr>
        <w:tabs>
          <w:tab w:val="clear" w:pos="2160"/>
          <w:tab w:val="clear" w:pos="2880"/>
          <w:tab w:val="clear" w:pos="3600"/>
          <w:tab w:val="clear" w:pos="4320"/>
          <w:tab w:val="clear" w:pos="5040"/>
          <w:tab w:val="clear" w:pos="5760"/>
        </w:tabs>
        <w:rPr>
          <w:noProof w:val="0"/>
        </w:rPr>
      </w:pPr>
      <w:bookmarkStart w:id="2564" w:name="_Toc169692701"/>
      <w:r w:rsidRPr="00977EA3">
        <w:rPr>
          <w:noProof w:val="0"/>
        </w:rPr>
        <w:t>3.44.4.2.3.1.2 Bindings</w:t>
      </w:r>
      <w:bookmarkEnd w:id="2564"/>
    </w:p>
    <w:p w14:paraId="1A553DB4" w14:textId="77777777" w:rsidR="007A1F44" w:rsidRPr="00977EA3" w:rsidRDefault="007A1F44" w:rsidP="00A90064">
      <w:pPr>
        <w:pStyle w:val="Corpotesto"/>
      </w:pPr>
      <w:r w:rsidRPr="00977EA3">
        <w:t>SOAP 1.2 binding:</w:t>
      </w:r>
    </w:p>
    <w:p w14:paraId="532CD9E9"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AB0B05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Enfasigrassetto"/>
          <w:rFonts w:ascii="Courier New" w:hAnsi="Courier New" w:cs="Courier New"/>
          <w:b w:val="0"/>
          <w:sz w:val="20"/>
        </w:rPr>
        <w:t>PIXManager</w:t>
      </w:r>
      <w:r w:rsidRPr="00977EA3">
        <w:rPr>
          <w:rFonts w:ascii="Courier New" w:hAnsi="Courier New"/>
          <w:sz w:val="20"/>
        </w:rPr>
        <w:t>_Binding_Soap12" type="</w:t>
      </w:r>
      <w:proofErr w:type="spellStart"/>
      <w:r w:rsidRPr="00977EA3">
        <w:rPr>
          <w:rFonts w:ascii="Courier New" w:hAnsi="Courier New"/>
          <w:sz w:val="20"/>
        </w:rPr>
        <w:t>PIXManager</w:t>
      </w:r>
      <w:r w:rsidRPr="00977EA3">
        <w:rPr>
          <w:rStyle w:val="Enfasigrassetto"/>
          <w:rFonts w:ascii="Courier New" w:hAnsi="Courier New" w:cs="Courier New"/>
          <w:b w:val="0"/>
          <w:sz w:val="20"/>
        </w:rPr>
        <w:t>_</w:t>
      </w:r>
      <w:r w:rsidRPr="00977EA3">
        <w:rPr>
          <w:rFonts w:ascii="Courier New" w:hAnsi="Courier New"/>
          <w:sz w:val="20"/>
        </w:rPr>
        <w:t>PortType</w:t>
      </w:r>
      <w:proofErr w:type="spellEnd"/>
      <w:r w:rsidRPr="00977EA3">
        <w:rPr>
          <w:rFonts w:ascii="Courier New" w:hAnsi="Courier New"/>
          <w:sz w:val="20"/>
        </w:rPr>
        <w:t>"&gt;</w:t>
      </w:r>
    </w:p>
    <w:p w14:paraId="6769B446"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D35C3F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PIXManager</w:t>
      </w:r>
      <w:r w:rsidRPr="00977EA3">
        <w:rPr>
          <w:rFonts w:ascii="Courier New" w:hAnsi="Courier New"/>
          <w:sz w:val="20"/>
        </w:rPr>
        <w:t>_PRPA_IN201304UV02"&gt;</w:t>
      </w:r>
    </w:p>
    <w:p w14:paraId="72AB88BC" w14:textId="514ECABB"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39A9825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36FB238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5B8F6BB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823BAE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DC6C41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4D5E0784" w14:textId="77777777" w:rsidR="007A1F44" w:rsidRPr="00977EA3" w:rsidRDefault="007A1F44" w:rsidP="00A90064">
      <w:pPr>
        <w:spacing w:before="0"/>
        <w:rPr>
          <w:rFonts w:ascii="Courier New" w:hAnsi="Courier New"/>
          <w:sz w:val="20"/>
        </w:rPr>
      </w:pPr>
      <w:r w:rsidRPr="00977EA3">
        <w:rPr>
          <w:rFonts w:ascii="Courier New" w:hAnsi="Courier New"/>
          <w:sz w:val="20"/>
        </w:rPr>
        <w:lastRenderedPageBreak/>
        <w:t xml:space="preserve">      &lt;/output&gt;</w:t>
      </w:r>
    </w:p>
    <w:p w14:paraId="2B53265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2FF3048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190204AB"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D79C220" w14:textId="77777777" w:rsidR="007A1F44" w:rsidRPr="00977EA3" w:rsidRDefault="007A1F44" w:rsidP="003462A5">
      <w:pPr>
        <w:pStyle w:val="Corpotesto"/>
      </w:pPr>
    </w:p>
    <w:p w14:paraId="431933B2" w14:textId="77777777" w:rsidR="007A1F44" w:rsidRPr="00977EA3" w:rsidRDefault="007A1F44" w:rsidP="00ED4370">
      <w:pPr>
        <w:pStyle w:val="Corpotesto"/>
      </w:pPr>
      <w:r w:rsidRPr="00ED4370">
        <w:t>An informative WSDL for the PIX Manager implementing the PIXV3 Profile is available online on the IHE FTP site, see ITI TF-2x: Appendix W.</w:t>
      </w:r>
    </w:p>
    <w:p w14:paraId="38E1070F"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65" w:name="_Toc169692702"/>
      <w:r w:rsidRPr="00977EA3">
        <w:rPr>
          <w:noProof w:val="0"/>
        </w:rPr>
        <w:t>3.44.4.2.3.2 Message Examples</w:t>
      </w:r>
      <w:bookmarkEnd w:id="2565"/>
    </w:p>
    <w:p w14:paraId="2BD8AAA9" w14:textId="77777777" w:rsidR="007A1F44" w:rsidRPr="00ED4370" w:rsidRDefault="007A1F44" w:rsidP="00ED4370">
      <w:pPr>
        <w:pStyle w:val="Corpotesto"/>
      </w:pPr>
      <w:r w:rsidRPr="00ED4370">
        <w:t xml:space="preserve">Message examples can be found </w:t>
      </w:r>
      <w:r w:rsidRPr="00977EA3">
        <w:t>online</w:t>
      </w:r>
      <w:r w:rsidRPr="00ED4370">
        <w:t xml:space="preserve"> on the IHE FTP site, see ITI TF-2x: Appendix W.</w:t>
      </w:r>
    </w:p>
    <w:p w14:paraId="3217D190"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bookmarkStart w:id="2566" w:name="_Toc169692703"/>
      <w:r w:rsidRPr="00977EA3">
        <w:rPr>
          <w:noProof w:val="0"/>
        </w:rPr>
        <w:t>3.44.4.2.4 Expected Actions – Document Registry</w:t>
      </w:r>
      <w:bookmarkEnd w:id="2566"/>
    </w:p>
    <w:p w14:paraId="56CF55AE" w14:textId="5F3DA20B" w:rsidR="007A1F44" w:rsidRPr="00977EA3" w:rsidRDefault="007A1F44" w:rsidP="00A90064">
      <w:pPr>
        <w:pStyle w:val="Corpotesto"/>
      </w:pPr>
      <w:r w:rsidRPr="00977EA3">
        <w:t xml:space="preserve">The Document Registry shall be capable of accepting attributes in the Duplicates </w:t>
      </w:r>
      <w:r w:rsidR="004E45C7">
        <w:t xml:space="preserve">Resolved </w:t>
      </w:r>
      <w:r w:rsidRPr="00977EA3">
        <w:t>message as specified in Table 3.44.4.2.2.2-1. Other attributes may exist, but the Document Registry shall ignore them.</w:t>
      </w:r>
    </w:p>
    <w:p w14:paraId="6B16E247" w14:textId="56C44332" w:rsidR="007A1F44" w:rsidRPr="00977EA3" w:rsidRDefault="007A1F44" w:rsidP="00A90064">
      <w:pPr>
        <w:pStyle w:val="Corpotesto"/>
      </w:pPr>
      <w:r w:rsidRPr="00977EA3">
        <w:t>The Document Registry shall perform the Expected Actions similar to the ones specified in ITI TF-2a: 3.8.4.2.4. The particular behavior is described below.</w:t>
      </w:r>
    </w:p>
    <w:p w14:paraId="67F3B779" w14:textId="5A7E7748" w:rsidR="007A1F44" w:rsidRPr="00977EA3" w:rsidRDefault="007A1F44" w:rsidP="00A90064">
      <w:pPr>
        <w:pStyle w:val="Corpotesto"/>
      </w:pPr>
      <w:r w:rsidRPr="00977EA3">
        <w:t xml:space="preserve">When the Document Registry receives the Duplicates </w:t>
      </w:r>
      <w:r w:rsidR="004E45C7">
        <w:t xml:space="preserve">Resolved </w:t>
      </w:r>
      <w:r w:rsidRPr="00977EA3">
        <w:t xml:space="preserve">message of the Patient Identity Feed transaction, it shall merge the patient identity specified in the </w:t>
      </w:r>
      <w:r w:rsidR="00A736EB" w:rsidRPr="00977EA3">
        <w:t xml:space="preserve">priorRegisteredRole.id </w:t>
      </w:r>
      <w:r w:rsidRPr="00977EA3">
        <w:t>attribute of the Control-Act wrapper (subsumed patient identifier) into the patient identity specified in Patient.id attribute of the message payload (surviving patient identifier) in its registry. After the merge, all Document Submission Sets (including all Documents and Folders beneath them) under the secondary patient identity before the merge shall point to the primary patient identity. The secondary patient identity shall no longer be referenced in the future services provided by the Document Registry.</w:t>
      </w:r>
    </w:p>
    <w:p w14:paraId="0BD29C90" w14:textId="40B2E597" w:rsidR="007A1F44" w:rsidRPr="00977EA3" w:rsidRDefault="007A1F44" w:rsidP="00A90064">
      <w:pPr>
        <w:pStyle w:val="Corpotesto"/>
      </w:pPr>
      <w:r w:rsidRPr="00977EA3">
        <w:t xml:space="preserve">Changes resulting from a Duplicates </w:t>
      </w:r>
      <w:r w:rsidR="004E45C7">
        <w:t xml:space="preserve">Resolved </w:t>
      </w:r>
      <w:r w:rsidRPr="00977EA3">
        <w:t>message are not reversible. No un-resolve message is supported by this transaction.</w:t>
      </w:r>
    </w:p>
    <w:p w14:paraId="389CE7F1" w14:textId="2A1EA2EE" w:rsidR="007A1F44" w:rsidRPr="00977EA3" w:rsidRDefault="007A1F44" w:rsidP="00A90064">
      <w:pPr>
        <w:pStyle w:val="Corpotesto"/>
      </w:pPr>
      <w:r w:rsidRPr="00977EA3">
        <w:t xml:space="preserve">A Duplicates </w:t>
      </w:r>
      <w:r w:rsidR="004E45C7">
        <w:t xml:space="preserve">Resolved </w:t>
      </w:r>
      <w:r w:rsidRPr="00977EA3">
        <w:t xml:space="preserve">message contains two attributes of interest: </w:t>
      </w:r>
    </w:p>
    <w:p w14:paraId="767AD3C7" w14:textId="168DC898" w:rsidR="008E3CF3" w:rsidRPr="00977EA3" w:rsidRDefault="00A736EB" w:rsidP="00EC243F">
      <w:pPr>
        <w:pStyle w:val="Puntoelenco2"/>
      </w:pPr>
      <w:r w:rsidRPr="00977EA3">
        <w:t xml:space="preserve">priorRegisteredRole.id </w:t>
      </w:r>
      <w:r w:rsidR="007A1F44" w:rsidRPr="00977EA3">
        <w:t>– subsumed patient identifier: the patient identifier which is to become obsolete</w:t>
      </w:r>
    </w:p>
    <w:p w14:paraId="611B6138" w14:textId="77777777" w:rsidR="008E3CF3" w:rsidRPr="00977EA3" w:rsidRDefault="007A1F44" w:rsidP="00EC243F">
      <w:pPr>
        <w:pStyle w:val="Puntoelenco2"/>
      </w:pPr>
      <w:r w:rsidRPr="00977EA3">
        <w:t>Patient.id – surviving patient identifier: the patient identifier which is to remain active.</w:t>
      </w:r>
    </w:p>
    <w:p w14:paraId="726D78C8" w14:textId="58551DAC" w:rsidR="007A1F44" w:rsidRPr="00977EA3" w:rsidRDefault="007A1F44" w:rsidP="00A90064">
      <w:pPr>
        <w:pStyle w:val="Corpotesto"/>
      </w:pPr>
      <w:r w:rsidRPr="00977EA3">
        <w:t xml:space="preserve">After a duplicate resolution, the Patient.id attribute represents all records formerly represented by either the Patient.id attribute or the </w:t>
      </w:r>
      <w:r w:rsidR="00A736EB" w:rsidRPr="00977EA3">
        <w:t xml:space="preserve">priorRegisteredRole.id </w:t>
      </w:r>
      <w:r w:rsidRPr="00977EA3">
        <w:t>attribute. All other attributes may be ignored.</w:t>
      </w:r>
    </w:p>
    <w:p w14:paraId="6CBF8FE2" w14:textId="77777777" w:rsidR="007A1F44" w:rsidRPr="00977EA3" w:rsidRDefault="007A1F44" w:rsidP="00A90064">
      <w:pPr>
        <w:pStyle w:val="Corpotesto"/>
      </w:pPr>
      <w:r w:rsidRPr="00977EA3">
        <w:t>The following conditions shall be detected by the Document Registry. Messages containing these conditions shall not update the state of the Document Registry.</w:t>
      </w:r>
    </w:p>
    <w:p w14:paraId="0BFFBB6E" w14:textId="77777777" w:rsidR="008E3CF3" w:rsidRPr="00977EA3" w:rsidRDefault="007A1F44" w:rsidP="00EC243F">
      <w:pPr>
        <w:pStyle w:val="Puntoelenco2"/>
      </w:pPr>
      <w:r w:rsidRPr="00977EA3">
        <w:t>The subsumed patient identifier is not issued by the correct Assigning Authority according to the Affinity Domain configuration.</w:t>
      </w:r>
    </w:p>
    <w:p w14:paraId="6CC614D8" w14:textId="77777777" w:rsidR="008E3CF3" w:rsidRPr="00977EA3" w:rsidRDefault="007A1F44" w:rsidP="00EC243F">
      <w:pPr>
        <w:pStyle w:val="Puntoelenco2"/>
      </w:pPr>
      <w:r w:rsidRPr="00977EA3">
        <w:t>The surviving patient identifier is not issued by the correct Assigning Authority according to the Affinity Domain configuration.</w:t>
      </w:r>
    </w:p>
    <w:p w14:paraId="061A90EB" w14:textId="77777777" w:rsidR="008E3CF3" w:rsidRPr="00977EA3" w:rsidRDefault="007A1F44" w:rsidP="00EC243F">
      <w:pPr>
        <w:pStyle w:val="Puntoelenco2"/>
      </w:pPr>
      <w:r w:rsidRPr="00977EA3">
        <w:lastRenderedPageBreak/>
        <w:t>The subsumed and surviving patient identifiers are the same.</w:t>
      </w:r>
    </w:p>
    <w:p w14:paraId="443630F5" w14:textId="77777777" w:rsidR="008E3CF3" w:rsidRPr="00977EA3" w:rsidRDefault="007A1F44" w:rsidP="00EC243F">
      <w:pPr>
        <w:pStyle w:val="Puntoelenco2"/>
      </w:pPr>
      <w:r w:rsidRPr="00977EA3">
        <w:rPr>
          <w:szCs w:val="24"/>
        </w:rPr>
        <w:t>The subsumed patient identifier has already been subsumed by an earlier message</w:t>
      </w:r>
      <w:r w:rsidRPr="00977EA3">
        <w:t>.</w:t>
      </w:r>
    </w:p>
    <w:p w14:paraId="6E00F993" w14:textId="77777777" w:rsidR="008E3CF3" w:rsidRPr="00977EA3" w:rsidRDefault="007A1F44" w:rsidP="00EC243F">
      <w:pPr>
        <w:pStyle w:val="Puntoelenco2"/>
      </w:pPr>
      <w:r w:rsidRPr="00977EA3">
        <w:t>The surviving patient identifier has already been subsumed by and earlier message.</w:t>
      </w:r>
    </w:p>
    <w:p w14:paraId="36735CB0" w14:textId="77777777" w:rsidR="008E3CF3" w:rsidRPr="00977EA3" w:rsidRDefault="007A1F44" w:rsidP="00EC243F">
      <w:pPr>
        <w:pStyle w:val="Puntoelenco2"/>
      </w:pPr>
      <w:r w:rsidRPr="00977EA3">
        <w:t>The subsumed patient identifier does not convey a currently active patient identifier known to the Document Registry.</w:t>
      </w:r>
    </w:p>
    <w:p w14:paraId="02B78F27" w14:textId="77777777" w:rsidR="007A1F44" w:rsidRPr="00977EA3" w:rsidRDefault="007A1F44" w:rsidP="00A90064">
      <w:pPr>
        <w:pStyle w:val="Corpotesto"/>
      </w:pPr>
      <w:r w:rsidRPr="00977EA3">
        <w:t>If none of the above conditions occur then the Document Registry shall perform the following duties:</w:t>
      </w:r>
    </w:p>
    <w:p w14:paraId="56FB7C05" w14:textId="1F1D0169" w:rsidR="008E3CF3" w:rsidRPr="00977EA3" w:rsidRDefault="007A1F44" w:rsidP="00EC243F">
      <w:pPr>
        <w:pStyle w:val="Numeroelenco2"/>
        <w:numPr>
          <w:ilvl w:val="0"/>
          <w:numId w:val="22"/>
        </w:numPr>
      </w:pPr>
      <w:r w:rsidRPr="00977EA3">
        <w:t xml:space="preserve">Records the merge. Only the subsumed and surviving patient identifiers need be remembered. A patient identifier merge affects the processing of future </w:t>
      </w:r>
      <w:r w:rsidR="00903C21" w:rsidRPr="00977EA3">
        <w:t xml:space="preserve">Registry Stored Query [ITI-18] and </w:t>
      </w:r>
      <w:r w:rsidRPr="00977EA3">
        <w:t>Register Document Set</w:t>
      </w:r>
      <w:r w:rsidR="00903C21" w:rsidRPr="00977EA3">
        <w:t>-b</w:t>
      </w:r>
      <w:r w:rsidRPr="00977EA3">
        <w:t xml:space="preserve"> [ITI-</w:t>
      </w:r>
      <w:r w:rsidR="00903C21" w:rsidRPr="00977EA3">
        <w:t>42</w:t>
      </w:r>
      <w:r w:rsidRPr="00977EA3">
        <w:t xml:space="preserve">] transactions. See ITI TF-2a: </w:t>
      </w:r>
      <w:r w:rsidR="00903C21" w:rsidRPr="00977EA3">
        <w:t xml:space="preserve">3.18.4.1.2.3.9 </w:t>
      </w:r>
      <w:r w:rsidRPr="00977EA3">
        <w:t>for details</w:t>
      </w:r>
      <w:r w:rsidR="00903C21" w:rsidRPr="00977EA3">
        <w:t xml:space="preserve"> of how this message type affects results of a query transaction and Section 3.42.4.1.3.3.2 to see how it affects the Register Document Set-b [ITI-42] transaction</w:t>
      </w:r>
      <w:r w:rsidRPr="00977EA3">
        <w:t>.</w:t>
      </w:r>
    </w:p>
    <w:p w14:paraId="08D1B625" w14:textId="77777777" w:rsidR="008E3CF3" w:rsidRPr="00977EA3" w:rsidRDefault="007A1F44" w:rsidP="00EC243F">
      <w:pPr>
        <w:pStyle w:val="Numeroelenco2"/>
        <w:numPr>
          <w:ilvl w:val="0"/>
          <w:numId w:val="22"/>
        </w:numPr>
      </w:pPr>
      <w:r w:rsidRPr="00977EA3">
        <w:t>Multiple merge transactions can form a recorded merge chain, where the Subsumed identifier of the current merge is the Surviving identifier of a previous merge.</w:t>
      </w:r>
    </w:p>
    <w:p w14:paraId="70456A40" w14:textId="021D86C5" w:rsidR="008E3CF3" w:rsidRPr="00977EA3" w:rsidRDefault="007A1F44" w:rsidP="00EC243F">
      <w:pPr>
        <w:pStyle w:val="Numeroelenco2"/>
        <w:numPr>
          <w:ilvl w:val="0"/>
          <w:numId w:val="22"/>
        </w:numPr>
      </w:pPr>
      <w:r w:rsidRPr="00977EA3">
        <w:t>Register Document Set</w:t>
      </w:r>
      <w:r w:rsidR="00DE346D" w:rsidRPr="00977EA3">
        <w:t>-b</w:t>
      </w:r>
      <w:r w:rsidRPr="00977EA3">
        <w:t xml:space="preserve"> transactions referencing a subsumed identifier are rejected with an </w:t>
      </w:r>
      <w:proofErr w:type="spellStart"/>
      <w:r w:rsidRPr="00977EA3">
        <w:t>XDSUnknownPatientId</w:t>
      </w:r>
      <w:proofErr w:type="spellEnd"/>
      <w:r w:rsidRPr="00977EA3">
        <w:t xml:space="preserve"> error.</w:t>
      </w:r>
    </w:p>
    <w:p w14:paraId="320A1E06" w14:textId="690A33B7" w:rsidR="008E3CF3" w:rsidRPr="00977EA3" w:rsidRDefault="00DE346D" w:rsidP="00EC243F">
      <w:pPr>
        <w:pStyle w:val="Numeroelenco2"/>
        <w:numPr>
          <w:ilvl w:val="0"/>
          <w:numId w:val="22"/>
        </w:numPr>
      </w:pPr>
      <w:r w:rsidRPr="00977EA3">
        <w:t xml:space="preserve">Registry </w:t>
      </w:r>
      <w:r w:rsidR="007A1F44" w:rsidRPr="00977EA3">
        <w:t>Stored Query transactions referencing a subsumed identifier return no content.</w:t>
      </w:r>
    </w:p>
    <w:p w14:paraId="492EA0EC" w14:textId="1A4478C7" w:rsidR="008E3CF3" w:rsidRPr="00977EA3" w:rsidRDefault="00DE346D" w:rsidP="00EC243F">
      <w:pPr>
        <w:pStyle w:val="Numeroelenco2"/>
        <w:numPr>
          <w:ilvl w:val="0"/>
          <w:numId w:val="22"/>
        </w:numPr>
      </w:pPr>
      <w:r w:rsidRPr="00977EA3">
        <w:t xml:space="preserve">Registry </w:t>
      </w:r>
      <w:r w:rsidR="007A1F44" w:rsidRPr="00977EA3">
        <w:t>Stored Query transactions referencing a surviving identifier successfully match the entire recorded merge chain and return appropriate metadata.</w:t>
      </w:r>
    </w:p>
    <w:p w14:paraId="1CE06849" w14:textId="099E1E30" w:rsidR="008E3CF3" w:rsidRPr="00977EA3" w:rsidRDefault="007A1F44" w:rsidP="00EC243F">
      <w:pPr>
        <w:pStyle w:val="Numeroelenco2"/>
        <w:numPr>
          <w:ilvl w:val="0"/>
          <w:numId w:val="22"/>
        </w:numPr>
      </w:pPr>
      <w:r w:rsidRPr="00977EA3">
        <w:t xml:space="preserve">No change in the Registry </w:t>
      </w:r>
      <w:proofErr w:type="spellStart"/>
      <w:r w:rsidR="00DE346D" w:rsidRPr="00977EA3">
        <w:t>Stored</w:t>
      </w:r>
      <w:r w:rsidRPr="00977EA3">
        <w:t>Query</w:t>
      </w:r>
      <w:proofErr w:type="spellEnd"/>
      <w:r w:rsidRPr="00977EA3">
        <w:t xml:space="preserve"> transaction.</w:t>
      </w:r>
    </w:p>
    <w:p w14:paraId="680D773B" w14:textId="3DC42DED" w:rsidR="007A1F44" w:rsidRPr="00977EA3" w:rsidRDefault="007A1F44" w:rsidP="00A90064">
      <w:pPr>
        <w:pStyle w:val="Note"/>
      </w:pPr>
      <w:r w:rsidRPr="00977EA3">
        <w:t xml:space="preserve">Note: This transaction does not specify how the merge is to be implemented. It may or may not change the stored form of the metadata. It only specifies the observable results from the perspective of the Registry Stored Query </w:t>
      </w:r>
      <w:r w:rsidR="00FA20C2" w:rsidRPr="00977EA3">
        <w:t xml:space="preserve">[ITI-18] </w:t>
      </w:r>
      <w:r w:rsidRPr="00977EA3">
        <w:t xml:space="preserve">transaction and the Register Document Set-b </w:t>
      </w:r>
      <w:r w:rsidR="00892228" w:rsidRPr="00977EA3">
        <w:t>[ITI-42].</w:t>
      </w:r>
      <w:r w:rsidRPr="00977EA3">
        <w:t>transaction</w:t>
      </w:r>
      <w:r w:rsidR="00892228" w:rsidRPr="00977EA3">
        <w:t>.</w:t>
      </w:r>
      <w:r w:rsidRPr="00977EA3">
        <w:t xml:space="preserve"> </w:t>
      </w:r>
    </w:p>
    <w:p w14:paraId="67A413E8"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67" w:name="_Toc169692704"/>
      <w:r w:rsidRPr="00977EA3">
        <w:rPr>
          <w:noProof w:val="0"/>
        </w:rPr>
        <w:t>3.44.4.2.4.1 Web Services Port Type and Binding Definitions</w:t>
      </w:r>
      <w:bookmarkEnd w:id="2567"/>
    </w:p>
    <w:p w14:paraId="1C9CA6B1" w14:textId="77777777" w:rsidR="007A1F44" w:rsidRPr="00977EA3" w:rsidRDefault="007A1F44" w:rsidP="00A90064">
      <w:pPr>
        <w:pStyle w:val="Corpotesto"/>
        <w:rPr>
          <w:b/>
        </w:rPr>
      </w:pPr>
      <w:r w:rsidRPr="00977EA3">
        <w:rPr>
          <w:b/>
        </w:rPr>
        <w:t>IHE-</w:t>
      </w:r>
      <w:r w:rsidRPr="00977EA3">
        <w:rPr>
          <w:b/>
          <w:bCs/>
        </w:rPr>
        <w:t>WSP201</w:t>
      </w:r>
      <w:r w:rsidRPr="00977EA3">
        <w:rPr>
          <w:b/>
        </w:rPr>
        <w:t>) The attribute /</w:t>
      </w:r>
      <w:proofErr w:type="spellStart"/>
      <w:r w:rsidRPr="00977EA3">
        <w:rPr>
          <w:b/>
        </w:rPr>
        <w:t>wsdl:definitions</w:t>
      </w:r>
      <w:proofErr w:type="spellEnd"/>
      <w:r w:rsidRPr="00977EA3">
        <w:rPr>
          <w:b/>
        </w:rPr>
        <w:t>/@name SHALL be “</w:t>
      </w:r>
      <w:proofErr w:type="spellStart"/>
      <w:r w:rsidRPr="00977EA3">
        <w:rPr>
          <w:b/>
        </w:rPr>
        <w:t>DocumentRegistry</w:t>
      </w:r>
      <w:proofErr w:type="spellEnd"/>
      <w:r w:rsidRPr="00977EA3">
        <w:rPr>
          <w:b/>
        </w:rPr>
        <w:t>”.</w:t>
      </w:r>
    </w:p>
    <w:p w14:paraId="40B38DFF" w14:textId="77777777" w:rsidR="007A1F44" w:rsidRPr="00977EA3" w:rsidRDefault="007A1F44" w:rsidP="00A90064">
      <w:pPr>
        <w:pStyle w:val="Corpotesto"/>
      </w:pPr>
      <w:r w:rsidRPr="00977EA3">
        <w:t>The following WSDL naming conventions SHALL apply:</w:t>
      </w:r>
    </w:p>
    <w:p w14:paraId="435B443B" w14:textId="77777777" w:rsidR="007A1F44" w:rsidRPr="00977EA3" w:rsidRDefault="007A1F44" w:rsidP="00A90064">
      <w:pPr>
        <w:spacing w:before="0"/>
        <w:rPr>
          <w:rFonts w:ascii="Courier New" w:hAnsi="Courier New"/>
          <w:sz w:val="20"/>
        </w:rPr>
      </w:pPr>
      <w:r w:rsidRPr="00977EA3">
        <w:tab/>
      </w:r>
      <w:proofErr w:type="spellStart"/>
      <w:r w:rsidRPr="00977EA3">
        <w:rPr>
          <w:rFonts w:ascii="Courier New" w:hAnsi="Courier New"/>
          <w:sz w:val="20"/>
        </w:rPr>
        <w:t>wsdl:definitions</w:t>
      </w:r>
      <w:proofErr w:type="spellEnd"/>
      <w:r w:rsidRPr="00977EA3">
        <w:rPr>
          <w:rFonts w:ascii="Courier New" w:hAnsi="Courier New"/>
          <w:sz w:val="20"/>
        </w:rPr>
        <w:t>/@name="</w:t>
      </w:r>
      <w:proofErr w:type="spellStart"/>
      <w:r w:rsidRPr="00977EA3">
        <w:rPr>
          <w:rFonts w:ascii="Courier New" w:hAnsi="Courier New"/>
          <w:sz w:val="20"/>
        </w:rPr>
        <w:t>DocumentRegistry</w:t>
      </w:r>
      <w:proofErr w:type="spellEnd"/>
      <w:r w:rsidRPr="00977EA3">
        <w:rPr>
          <w:rFonts w:ascii="Courier New" w:hAnsi="Courier New"/>
          <w:sz w:val="20"/>
        </w:rPr>
        <w:t>":</w:t>
      </w:r>
    </w:p>
    <w:p w14:paraId="1F55680C" w14:textId="77777777" w:rsidR="007A1F44" w:rsidRPr="00977EA3" w:rsidRDefault="007A1F44" w:rsidP="00A90064">
      <w:pPr>
        <w:spacing w:before="0"/>
        <w:rPr>
          <w:rFonts w:ascii="Courier New" w:hAnsi="Courier New"/>
          <w:sz w:val="20"/>
        </w:rPr>
      </w:pPr>
      <w:r w:rsidRPr="00977EA3">
        <w:rPr>
          <w:rFonts w:ascii="Courier New" w:hAnsi="Courier New"/>
          <w:sz w:val="20"/>
        </w:rPr>
        <w:tab/>
        <w:t>"resolve duplicates" message  -&gt; "</w:t>
      </w:r>
      <w:r w:rsidRPr="00977EA3">
        <w:rPr>
          <w:rStyle w:val="Enfasigrassetto"/>
          <w:rFonts w:ascii="Courier New" w:hAnsi="Courier New" w:cs="Courier New"/>
          <w:b w:val="0"/>
          <w:sz w:val="20"/>
        </w:rPr>
        <w:t>PRPA_IN201304UV02</w:t>
      </w:r>
      <w:r w:rsidRPr="00977EA3">
        <w:rPr>
          <w:rFonts w:ascii="Courier New" w:hAnsi="Courier New"/>
          <w:sz w:val="20"/>
        </w:rPr>
        <w:t>_Message"</w:t>
      </w:r>
    </w:p>
    <w:p w14:paraId="2A855B51"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Enfasigrassetto"/>
          <w:rFonts w:ascii="Courier New" w:hAnsi="Courier New"/>
          <w:b w:val="0"/>
          <w:sz w:val="20"/>
        </w:rPr>
        <w:t>"MCCI_IN000002UV01</w:t>
      </w:r>
      <w:r w:rsidRPr="00977EA3">
        <w:rPr>
          <w:rFonts w:ascii="Courier New" w:hAnsi="Courier New"/>
          <w:sz w:val="20"/>
        </w:rPr>
        <w:t>_Message"</w:t>
      </w:r>
    </w:p>
    <w:p w14:paraId="590D0CCA" w14:textId="77777777" w:rsidR="007A1F44" w:rsidRPr="00977EA3" w:rsidRDefault="007A1F44" w:rsidP="00A90064">
      <w:pPr>
        <w:spacing w:before="0"/>
        <w:rPr>
          <w:rFonts w:ascii="Courier New" w:hAnsi="Courier New"/>
          <w:sz w:val="20"/>
        </w:rPr>
      </w:pPr>
      <w:r w:rsidRPr="00977EA3">
        <w:rPr>
          <w:rFonts w:ascii="Courier New" w:hAnsi="Courier New"/>
          <w:sz w:val="20"/>
        </w:rPr>
        <w:tab/>
      </w:r>
      <w:proofErr w:type="spellStart"/>
      <w:r w:rsidRPr="00977EA3">
        <w:rPr>
          <w:rFonts w:ascii="Courier New" w:hAnsi="Courier New"/>
          <w:sz w:val="20"/>
        </w:rPr>
        <w:t>portType</w:t>
      </w:r>
      <w:proofErr w:type="spellEnd"/>
      <w:r w:rsidRPr="00977EA3">
        <w:rPr>
          <w:rFonts w:ascii="Courier New" w:hAnsi="Courier New"/>
          <w:sz w:val="20"/>
        </w:rPr>
        <w:t xml:space="preserve">                      -&gt; "</w:t>
      </w:r>
      <w:proofErr w:type="spellStart"/>
      <w:r w:rsidRPr="00977EA3">
        <w:rPr>
          <w:rStyle w:val="Enfasigrassetto"/>
          <w:rFonts w:ascii="Courier New" w:hAnsi="Courier New"/>
          <w:b w:val="0"/>
          <w:sz w:val="20"/>
        </w:rPr>
        <w:t>DocumentRegistry</w:t>
      </w:r>
      <w:r w:rsidRPr="00977EA3">
        <w:rPr>
          <w:rFonts w:ascii="Courier New" w:hAnsi="Courier New"/>
          <w:sz w:val="20"/>
        </w:rPr>
        <w:t>_PortType</w:t>
      </w:r>
      <w:proofErr w:type="spellEnd"/>
      <w:r w:rsidRPr="00977EA3">
        <w:rPr>
          <w:rFonts w:ascii="Courier New" w:hAnsi="Courier New"/>
          <w:sz w:val="20"/>
        </w:rPr>
        <w:t>"</w:t>
      </w:r>
    </w:p>
    <w:p w14:paraId="64B07D78" w14:textId="77777777" w:rsidR="007A1F44" w:rsidRPr="00977EA3" w:rsidRDefault="007A1F44" w:rsidP="00A90064">
      <w:pPr>
        <w:spacing w:before="0"/>
        <w:rPr>
          <w:rFonts w:ascii="Courier New" w:hAnsi="Courier New"/>
          <w:sz w:val="20"/>
        </w:rPr>
      </w:pPr>
      <w:r w:rsidRPr="00977EA3">
        <w:rPr>
          <w:rFonts w:ascii="Courier New" w:hAnsi="Courier New"/>
          <w:sz w:val="20"/>
        </w:rPr>
        <w:tab/>
        <w:t>resolve duplicates operation  -&gt; "</w:t>
      </w:r>
      <w:r w:rsidRPr="00977EA3">
        <w:rPr>
          <w:rStyle w:val="Enfasigrassetto"/>
          <w:rFonts w:ascii="Courier New" w:hAnsi="Courier New" w:cs="Courier New"/>
          <w:b w:val="0"/>
          <w:sz w:val="20"/>
        </w:rPr>
        <w:t>DocumentRegistry</w:t>
      </w:r>
      <w:r w:rsidRPr="00977EA3">
        <w:rPr>
          <w:rFonts w:ascii="Courier New" w:hAnsi="Courier New"/>
          <w:sz w:val="20"/>
        </w:rPr>
        <w:t>_PRPA_IN201304UV02"</w:t>
      </w:r>
    </w:p>
    <w:p w14:paraId="61CA477F"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Enfasigrassetto"/>
          <w:rFonts w:ascii="Courier New" w:hAnsi="Courier New" w:cs="Courier New"/>
          <w:b w:val="0"/>
          <w:sz w:val="20"/>
        </w:rPr>
        <w:t>DocumentRegistry</w:t>
      </w:r>
      <w:r w:rsidRPr="00977EA3">
        <w:rPr>
          <w:rFonts w:ascii="Courier New" w:hAnsi="Courier New"/>
          <w:sz w:val="20"/>
        </w:rPr>
        <w:t>_Binding_Soap12"</w:t>
      </w:r>
    </w:p>
    <w:p w14:paraId="2825CA59" w14:textId="77777777" w:rsidR="007A1F44" w:rsidRPr="00E63AF6" w:rsidRDefault="007A1F44" w:rsidP="00A90064">
      <w:pPr>
        <w:spacing w:before="0"/>
        <w:rPr>
          <w:rFonts w:ascii="Courier New" w:hAnsi="Courier New"/>
          <w:sz w:val="20"/>
          <w:lang w:val="fr-FR"/>
          <w:rPrChange w:id="2568" w:author="Gregorio Canal" w:date="2019-05-22T14:54:00Z">
            <w:rPr>
              <w:rFonts w:ascii="Courier New" w:hAnsi="Courier New"/>
              <w:sz w:val="20"/>
            </w:rPr>
          </w:rPrChange>
        </w:rPr>
      </w:pPr>
      <w:r w:rsidRPr="00977EA3">
        <w:rPr>
          <w:rFonts w:ascii="Courier New" w:hAnsi="Courier New"/>
          <w:sz w:val="20"/>
        </w:rPr>
        <w:tab/>
      </w:r>
      <w:r w:rsidRPr="00E63AF6">
        <w:rPr>
          <w:rFonts w:ascii="Courier New" w:hAnsi="Courier New"/>
          <w:sz w:val="20"/>
          <w:lang w:val="fr-FR"/>
          <w:rPrChange w:id="2569" w:author="Gregorio Canal" w:date="2019-05-22T14:54:00Z">
            <w:rPr>
              <w:rFonts w:ascii="Courier New" w:hAnsi="Courier New"/>
              <w:sz w:val="20"/>
            </w:rPr>
          </w:rPrChange>
        </w:rPr>
        <w:t>SOAP 1.2 port                 -&gt; "</w:t>
      </w:r>
      <w:r w:rsidRPr="00E63AF6">
        <w:rPr>
          <w:rStyle w:val="Enfasigrassetto"/>
          <w:rFonts w:ascii="Courier New" w:hAnsi="Courier New" w:cs="Courier New"/>
          <w:b w:val="0"/>
          <w:sz w:val="20"/>
          <w:lang w:val="fr-FR"/>
          <w:rPrChange w:id="2570" w:author="Gregorio Canal" w:date="2019-05-22T14:54:00Z">
            <w:rPr>
              <w:rStyle w:val="Enfasigrassetto"/>
              <w:rFonts w:ascii="Courier New" w:hAnsi="Courier New" w:cs="Courier New"/>
              <w:b w:val="0"/>
              <w:sz w:val="20"/>
            </w:rPr>
          </w:rPrChange>
        </w:rPr>
        <w:t>DocumentRegistry</w:t>
      </w:r>
      <w:r w:rsidRPr="00E63AF6">
        <w:rPr>
          <w:rFonts w:ascii="Courier New" w:hAnsi="Courier New"/>
          <w:sz w:val="20"/>
          <w:lang w:val="fr-FR"/>
          <w:rPrChange w:id="2571" w:author="Gregorio Canal" w:date="2019-05-22T14:54:00Z">
            <w:rPr>
              <w:rFonts w:ascii="Courier New" w:hAnsi="Courier New"/>
              <w:sz w:val="20"/>
            </w:rPr>
          </w:rPrChange>
        </w:rPr>
        <w:t>_Port_Soap12"</w:t>
      </w:r>
    </w:p>
    <w:p w14:paraId="4CD091CC" w14:textId="77777777" w:rsidR="007A1F44" w:rsidRPr="00E63AF6" w:rsidRDefault="007A1F44" w:rsidP="003462A5">
      <w:pPr>
        <w:pStyle w:val="Corpotesto"/>
        <w:rPr>
          <w:lang w:val="fr-FR"/>
          <w:rPrChange w:id="2572" w:author="Gregorio Canal" w:date="2019-05-22T14:54:00Z">
            <w:rPr/>
          </w:rPrChange>
        </w:rPr>
      </w:pPr>
    </w:p>
    <w:p w14:paraId="7876144D" w14:textId="77777777" w:rsidR="007A1F44" w:rsidRPr="00977EA3" w:rsidRDefault="007A1F44" w:rsidP="00A90064">
      <w:pPr>
        <w:pStyle w:val="Corpotesto"/>
      </w:pPr>
      <w:r w:rsidRPr="00977EA3">
        <w:t xml:space="preserve">The following WSDL snippets specify the Patient Identity Feed Port Type and Binding definitions, according to the requirements specified in ITI TF-2x: Appendix V. </w:t>
      </w:r>
    </w:p>
    <w:p w14:paraId="64F5BBF7" w14:textId="77777777" w:rsidR="007A1F44" w:rsidRPr="00977EA3" w:rsidRDefault="007A1F44" w:rsidP="00A90064">
      <w:pPr>
        <w:pStyle w:val="Titolo7"/>
        <w:numPr>
          <w:ilvl w:val="0"/>
          <w:numId w:val="0"/>
        </w:numPr>
        <w:tabs>
          <w:tab w:val="clear" w:pos="2160"/>
          <w:tab w:val="clear" w:pos="2880"/>
          <w:tab w:val="clear" w:pos="3600"/>
          <w:tab w:val="clear" w:pos="4320"/>
          <w:tab w:val="clear" w:pos="5040"/>
          <w:tab w:val="clear" w:pos="5760"/>
        </w:tabs>
        <w:rPr>
          <w:noProof w:val="0"/>
        </w:rPr>
      </w:pPr>
      <w:bookmarkStart w:id="2573" w:name="_Toc169692705"/>
      <w:r w:rsidRPr="00977EA3">
        <w:rPr>
          <w:noProof w:val="0"/>
        </w:rPr>
        <w:lastRenderedPageBreak/>
        <w:t>3.44.4.2.4.1.1 Port Type</w:t>
      </w:r>
      <w:bookmarkEnd w:id="2573"/>
    </w:p>
    <w:p w14:paraId="4238E572" w14:textId="77777777" w:rsidR="007A1F44" w:rsidRPr="00977EA3" w:rsidRDefault="007A1F44" w:rsidP="003462A5">
      <w:pPr>
        <w:pStyle w:val="Corpotesto"/>
      </w:pPr>
    </w:p>
    <w:p w14:paraId="1BC723C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 xml:space="preserve"> name="</w:t>
      </w:r>
      <w:proofErr w:type="spellStart"/>
      <w:r w:rsidRPr="00977EA3">
        <w:rPr>
          <w:rFonts w:ascii="Courier New" w:hAnsi="Courier New"/>
          <w:sz w:val="20"/>
        </w:rPr>
        <w:t>DocumentRegistry_PortType</w:t>
      </w:r>
      <w:proofErr w:type="spellEnd"/>
      <w:r w:rsidRPr="00977EA3">
        <w:rPr>
          <w:rFonts w:ascii="Courier New" w:hAnsi="Courier New"/>
          <w:sz w:val="20"/>
        </w:rPr>
        <w:t>"&gt;</w:t>
      </w:r>
    </w:p>
    <w:p w14:paraId="41B4493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Enfasigrassetto"/>
          <w:rFonts w:ascii="Courier New" w:hAnsi="Courier New" w:cs="Courier New"/>
          <w:b w:val="0"/>
          <w:sz w:val="20"/>
        </w:rPr>
        <w:t>DocumentRegistry</w:t>
      </w:r>
      <w:r w:rsidRPr="00977EA3">
        <w:rPr>
          <w:rFonts w:ascii="Courier New" w:hAnsi="Courier New"/>
          <w:sz w:val="20"/>
        </w:rPr>
        <w:t>_PRPA_IN201304UV02"&gt;</w:t>
      </w:r>
    </w:p>
    <w:p w14:paraId="3C694DC5"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PRPA_IN201304UV02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PRPA_IN201304UV02</w:t>
      </w:r>
      <w:r w:rsidRPr="00977EA3">
        <w:rPr>
          <w:rFonts w:ascii="Courier New" w:hAnsi="Courier New"/>
          <w:sz w:val="20"/>
        </w:rPr>
        <w:t>"/&gt;</w:t>
      </w:r>
    </w:p>
    <w:p w14:paraId="2ED95E6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&lt;output message="tns:MCCI_IN000002UV01_Message" </w:t>
      </w:r>
      <w:proofErr w:type="spellStart"/>
      <w:r w:rsidRPr="00977EA3">
        <w:rPr>
          <w:rFonts w:ascii="Courier New" w:hAnsi="Courier New"/>
          <w:sz w:val="20"/>
        </w:rPr>
        <w:t>wsaw:Action</w:t>
      </w:r>
      <w:proofErr w:type="spellEnd"/>
      <w:r w:rsidRPr="00977EA3">
        <w:rPr>
          <w:rFonts w:ascii="Courier New" w:hAnsi="Courier New"/>
          <w:sz w:val="20"/>
        </w:rPr>
        <w:t>="urn:hl7-org:v3:MCCI_IN000002UV01"/&gt;</w:t>
      </w:r>
    </w:p>
    <w:p w14:paraId="6407551B"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858D5C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&gt;</w:t>
      </w:r>
    </w:p>
    <w:p w14:paraId="530E45DA" w14:textId="77777777" w:rsidR="007A1F44" w:rsidRPr="00977EA3" w:rsidRDefault="007A1F44" w:rsidP="00A90064">
      <w:pPr>
        <w:pStyle w:val="Titolo7"/>
        <w:numPr>
          <w:ilvl w:val="0"/>
          <w:numId w:val="0"/>
        </w:numPr>
        <w:tabs>
          <w:tab w:val="clear" w:pos="2160"/>
          <w:tab w:val="clear" w:pos="2880"/>
          <w:tab w:val="clear" w:pos="3600"/>
          <w:tab w:val="clear" w:pos="4320"/>
          <w:tab w:val="clear" w:pos="5040"/>
          <w:tab w:val="clear" w:pos="5760"/>
        </w:tabs>
        <w:rPr>
          <w:noProof w:val="0"/>
        </w:rPr>
      </w:pPr>
      <w:bookmarkStart w:id="2574" w:name="_Toc169692706"/>
      <w:r w:rsidRPr="00977EA3">
        <w:rPr>
          <w:noProof w:val="0"/>
        </w:rPr>
        <w:t>3.44.4.2.4.1.2 Bindings</w:t>
      </w:r>
      <w:bookmarkEnd w:id="2574"/>
    </w:p>
    <w:p w14:paraId="659AA11F" w14:textId="77777777" w:rsidR="007A1F44" w:rsidRPr="00977EA3" w:rsidRDefault="007A1F44" w:rsidP="00A90064">
      <w:pPr>
        <w:pStyle w:val="Corpotesto"/>
      </w:pPr>
      <w:r w:rsidRPr="00977EA3">
        <w:t>SOAP 1.2 binding:</w:t>
      </w:r>
    </w:p>
    <w:p w14:paraId="782415C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1B6536C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Enfasigrassetto"/>
          <w:rFonts w:ascii="Courier New" w:hAnsi="Courier New" w:cs="Courier New"/>
          <w:b w:val="0"/>
          <w:sz w:val="20"/>
        </w:rPr>
        <w:t>DocumentRegistry</w:t>
      </w:r>
      <w:r w:rsidRPr="00977EA3">
        <w:rPr>
          <w:rFonts w:ascii="Courier New" w:hAnsi="Courier New"/>
          <w:sz w:val="20"/>
        </w:rPr>
        <w:t>_Binding_Soap12" type="</w:t>
      </w:r>
      <w:proofErr w:type="spellStart"/>
      <w:r w:rsidRPr="00977EA3">
        <w:rPr>
          <w:rFonts w:ascii="Courier New" w:hAnsi="Courier New"/>
          <w:sz w:val="20"/>
        </w:rPr>
        <w:t>DocumentRegistry</w:t>
      </w:r>
      <w:r w:rsidRPr="00977EA3">
        <w:rPr>
          <w:rStyle w:val="Enfasigrassetto"/>
          <w:rFonts w:ascii="Courier New" w:hAnsi="Courier New" w:cs="Courier New"/>
          <w:b w:val="0"/>
          <w:sz w:val="20"/>
        </w:rPr>
        <w:t>_</w:t>
      </w:r>
      <w:r w:rsidRPr="00977EA3">
        <w:rPr>
          <w:rFonts w:ascii="Courier New" w:hAnsi="Courier New"/>
          <w:sz w:val="20"/>
        </w:rPr>
        <w:t>PortType</w:t>
      </w:r>
      <w:proofErr w:type="spellEnd"/>
      <w:r w:rsidRPr="00977EA3">
        <w:rPr>
          <w:rFonts w:ascii="Courier New" w:hAnsi="Courier New"/>
          <w:sz w:val="20"/>
        </w:rPr>
        <w:t>"&gt;</w:t>
      </w:r>
    </w:p>
    <w:p w14:paraId="14F28FD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3885CD8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DocumentRegistry</w:t>
      </w:r>
      <w:r w:rsidRPr="00977EA3">
        <w:rPr>
          <w:rFonts w:ascii="Courier New" w:hAnsi="Courier New"/>
          <w:sz w:val="20"/>
        </w:rPr>
        <w:t>_PRPA_IN201304UV02"&gt;</w:t>
      </w:r>
    </w:p>
    <w:p w14:paraId="002A8F63" w14:textId="4453177A" w:rsidR="007A1F44" w:rsidRPr="00977EA3" w:rsidRDefault="007A1F44" w:rsidP="00A90064">
      <w:pPr>
        <w:spacing w:before="0"/>
        <w:rPr>
          <w:rFonts w:ascii="Courier New" w:hAnsi="Courier New"/>
          <w:sz w:val="20"/>
        </w:rPr>
      </w:pPr>
      <w:r w:rsidRPr="00977EA3">
        <w:rPr>
          <w:rFonts w:ascii="Courier New" w:hAnsi="Courier New"/>
          <w:sz w:val="20"/>
        </w:rPr>
        <w:t xml:space="preserve">&lt;wsoap12:operation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7BCB662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451C132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116E38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4623ACA0" w14:textId="77777777" w:rsidR="007A1F44" w:rsidRPr="00977EA3" w:rsidRDefault="007A1F44" w:rsidP="00A90064">
      <w:pPr>
        <w:spacing w:before="0"/>
        <w:rPr>
          <w:rFonts w:ascii="Courier New" w:hAnsi="Courier New"/>
          <w:sz w:val="20"/>
        </w:rPr>
      </w:pPr>
      <w:r w:rsidRPr="00977EA3">
        <w:rPr>
          <w:rFonts w:ascii="Courier New" w:hAnsi="Courier New"/>
          <w:sz w:val="20"/>
        </w:rPr>
        <w:tab/>
        <w:t>&lt;output&gt;</w:t>
      </w:r>
    </w:p>
    <w:p w14:paraId="61A2564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BD3FD8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EB26F9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1E711476"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732AA358"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45C954D0" w14:textId="77777777" w:rsidR="007A1F44" w:rsidRPr="00977EA3" w:rsidRDefault="007A1F44" w:rsidP="00601E92">
      <w:pPr>
        <w:pStyle w:val="Corpotesto"/>
      </w:pPr>
    </w:p>
    <w:p w14:paraId="57C7947D" w14:textId="77777777" w:rsidR="007A1F44" w:rsidRPr="00ED4370" w:rsidRDefault="007A1F44" w:rsidP="00ED4370">
      <w:pPr>
        <w:pStyle w:val="Corpotesto"/>
        <w:rPr>
          <w:rStyle w:val="BodyTextCharChar1"/>
          <w:noProof w:val="0"/>
        </w:rPr>
      </w:pPr>
      <w:r w:rsidRPr="00ED4370">
        <w:rPr>
          <w:rStyle w:val="BodyTextCharChar1"/>
          <w:noProof w:val="0"/>
        </w:rPr>
        <w:t>An i</w:t>
      </w:r>
      <w:r w:rsidRPr="00977EA3">
        <w:rPr>
          <w:rStyle w:val="BodyTextCharChar1"/>
          <w:noProof w:val="0"/>
        </w:rPr>
        <w:t xml:space="preserve">nformative WSDL for the Document Registry implementing the </w:t>
      </w:r>
      <w:proofErr w:type="spellStart"/>
      <w:r w:rsidRPr="00977EA3">
        <w:rPr>
          <w:rStyle w:val="BodyTextCharChar1"/>
          <w:noProof w:val="0"/>
        </w:rPr>
        <w:t>XDS.b</w:t>
      </w:r>
      <w:proofErr w:type="spellEnd"/>
      <w:r w:rsidRPr="00977EA3">
        <w:rPr>
          <w:rStyle w:val="BodyTextCharChar1"/>
          <w:noProof w:val="0"/>
        </w:rPr>
        <w:t xml:space="preserve"> Profile is available online on the IHE FTP site, see ITI TF-2x: Appendix W</w:t>
      </w:r>
      <w:r w:rsidRPr="00ED4370">
        <w:rPr>
          <w:rStyle w:val="BodyTextCharChar1"/>
          <w:noProof w:val="0"/>
        </w:rPr>
        <w:t>.</w:t>
      </w:r>
    </w:p>
    <w:p w14:paraId="1E9872F4" w14:textId="77777777" w:rsidR="007A1F44" w:rsidRPr="00977EA3" w:rsidRDefault="007A1F44" w:rsidP="00A90064">
      <w:pPr>
        <w:pStyle w:val="Titolo6"/>
        <w:numPr>
          <w:ilvl w:val="0"/>
          <w:numId w:val="0"/>
        </w:numPr>
        <w:tabs>
          <w:tab w:val="clear" w:pos="2160"/>
          <w:tab w:val="clear" w:pos="2880"/>
          <w:tab w:val="clear" w:pos="3600"/>
          <w:tab w:val="clear" w:pos="4320"/>
          <w:tab w:val="clear" w:pos="5040"/>
        </w:tabs>
        <w:rPr>
          <w:noProof w:val="0"/>
        </w:rPr>
      </w:pPr>
      <w:bookmarkStart w:id="2575" w:name="_Toc169692707"/>
      <w:r w:rsidRPr="00977EA3">
        <w:rPr>
          <w:noProof w:val="0"/>
        </w:rPr>
        <w:t>3.44.4.2.4.2 Message Examples</w:t>
      </w:r>
      <w:bookmarkEnd w:id="2575"/>
    </w:p>
    <w:p w14:paraId="597EB190" w14:textId="77777777" w:rsidR="007A1F44" w:rsidRPr="00977EA3" w:rsidRDefault="007A1F44" w:rsidP="00ED4370">
      <w:pPr>
        <w:pStyle w:val="Corpotesto"/>
        <w:rPr>
          <w:rStyle w:val="BodyTextCharChar1"/>
          <w:rFonts w:ascii="Arial" w:hAnsi="Arial"/>
          <w:b/>
          <w:noProof w:val="0"/>
          <w:kern w:val="28"/>
        </w:rPr>
      </w:pPr>
      <w:r w:rsidRPr="00977EA3">
        <w:rPr>
          <w:rStyle w:val="BodyTextCharChar1"/>
          <w:noProof w:val="0"/>
        </w:rPr>
        <w:t>Message examples can be found online on the IHE FTP site, see ITI TF-2x: Appendix W.</w:t>
      </w:r>
    </w:p>
    <w:p w14:paraId="6C6EC09E" w14:textId="77777777" w:rsidR="007A1F44" w:rsidRPr="00977EA3" w:rsidRDefault="007A1F44" w:rsidP="00A90064">
      <w:pPr>
        <w:pStyle w:val="Titolo3"/>
        <w:numPr>
          <w:ilvl w:val="0"/>
          <w:numId w:val="0"/>
        </w:numPr>
        <w:tabs>
          <w:tab w:val="clear" w:pos="2160"/>
          <w:tab w:val="clear" w:pos="2880"/>
        </w:tabs>
        <w:rPr>
          <w:noProof w:val="0"/>
        </w:rPr>
      </w:pPr>
      <w:bookmarkStart w:id="2576" w:name="_Ref167765068"/>
      <w:bookmarkStart w:id="2577" w:name="_Toc168280358"/>
      <w:bookmarkStart w:id="2578" w:name="_Toc168486448"/>
      <w:bookmarkStart w:id="2579" w:name="_Toc269052450"/>
      <w:bookmarkStart w:id="2580" w:name="_Toc398544335"/>
      <w:bookmarkStart w:id="2581" w:name="_Toc398717985"/>
      <w:bookmarkStart w:id="2582" w:name="_Toc518634584"/>
      <w:r w:rsidRPr="00977EA3">
        <w:rPr>
          <w:noProof w:val="0"/>
        </w:rPr>
        <w:t>3.44.5 Security Requirements</w:t>
      </w:r>
      <w:bookmarkEnd w:id="2576"/>
      <w:bookmarkEnd w:id="2577"/>
      <w:bookmarkEnd w:id="2578"/>
      <w:bookmarkEnd w:id="2579"/>
      <w:bookmarkEnd w:id="2580"/>
      <w:bookmarkEnd w:id="2581"/>
      <w:bookmarkEnd w:id="2582"/>
    </w:p>
    <w:p w14:paraId="6FE06F65" w14:textId="0F8EF559" w:rsidR="007A1F44" w:rsidRPr="00977EA3" w:rsidRDefault="007A1F44" w:rsidP="00A90064">
      <w:pPr>
        <w:pStyle w:val="Corpotesto"/>
      </w:pPr>
      <w:r w:rsidRPr="00977EA3">
        <w:t xml:space="preserve">This transaction is generally used in profiles that require actors to be grouped with a Secure Node as defined in the Audit Trail and Node Authentication </w:t>
      </w:r>
      <w:r w:rsidR="00C06CE3" w:rsidRPr="00977EA3">
        <w:t xml:space="preserve">(ATNA) </w:t>
      </w:r>
      <w:r w:rsidRPr="00977EA3">
        <w:t>Profile. This use of the ATNA Profile in an XDS Affinity Domain does not require a centralized XDS Affinity Domain Audit Record Repository.</w:t>
      </w:r>
    </w:p>
    <w:p w14:paraId="101E7B97" w14:textId="745D4C77" w:rsidR="007A1F44" w:rsidRPr="00977EA3" w:rsidRDefault="007A1F44" w:rsidP="00A90064">
      <w:pPr>
        <w:pStyle w:val="Corpotesto"/>
      </w:pPr>
      <w:r w:rsidRPr="00977EA3">
        <w:t>The use of ATNA along with XDS does require that each member of the XDS Affinity Domain have audit and security mechanisms in place. See ITI TF-1: Appendix G and ITI</w:t>
      </w:r>
      <w:r w:rsidR="00383577">
        <w:t xml:space="preserve"> </w:t>
      </w:r>
      <w:r w:rsidRPr="00977EA3">
        <w:t>TF-2x: Appendix K.</w:t>
      </w:r>
    </w:p>
    <w:p w14:paraId="7C781A1B" w14:textId="77777777" w:rsidR="007A1F44" w:rsidRPr="00977EA3" w:rsidRDefault="007A1F44" w:rsidP="00A90064">
      <w:pPr>
        <w:pStyle w:val="Corpotesto"/>
      </w:pPr>
      <w:r w:rsidRPr="00977EA3">
        <w:lastRenderedPageBreak/>
        <w:t>The individual actors involved are often members of different secure domains. The data transfers between different secure domains need different protection than transfers within a secure domain and shall be encrypted with TLS authentication of both hosts.</w:t>
      </w:r>
    </w:p>
    <w:p w14:paraId="268E7E3D" w14:textId="77777777" w:rsidR="007A1F44" w:rsidRPr="00977EA3" w:rsidRDefault="007A1F44" w:rsidP="00A90064">
      <w:pPr>
        <w:pStyle w:val="Corpotesto"/>
      </w:pPr>
      <w:r w:rsidRPr="00977EA3">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438DAA86" w14:textId="77777777" w:rsidR="007A1F44" w:rsidRPr="00977EA3" w:rsidRDefault="007A1F44" w:rsidP="00A90064">
      <w:pPr>
        <w:pStyle w:val="Corpotesto"/>
      </w:pPr>
      <w:r w:rsidRPr="00977EA3">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2CD3B1A5" w14:textId="77777777" w:rsidR="007A1F44" w:rsidRPr="00977EA3" w:rsidRDefault="007A1F44" w:rsidP="00A90064">
      <w:pPr>
        <w:pStyle w:val="Titolo4"/>
        <w:numPr>
          <w:ilvl w:val="0"/>
          <w:numId w:val="0"/>
        </w:numPr>
        <w:tabs>
          <w:tab w:val="clear" w:pos="2160"/>
          <w:tab w:val="clear" w:pos="2880"/>
          <w:tab w:val="clear" w:pos="3600"/>
        </w:tabs>
        <w:rPr>
          <w:noProof w:val="0"/>
          <w:lang w:eastAsia="fr-FR"/>
        </w:rPr>
      </w:pPr>
      <w:bookmarkStart w:id="2583" w:name="_Toc398544336"/>
      <w:r w:rsidRPr="00977EA3">
        <w:rPr>
          <w:noProof w:val="0"/>
          <w:lang w:eastAsia="fr-FR"/>
        </w:rPr>
        <w:t>3.44.5.1 Security Audit Record</w:t>
      </w:r>
      <w:bookmarkEnd w:id="2583"/>
    </w:p>
    <w:p w14:paraId="5052CE0C" w14:textId="42B8724B" w:rsidR="007A1F44" w:rsidRPr="00977EA3" w:rsidRDefault="007A1F44" w:rsidP="00A9006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“Patient Record”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13B78AAA" w14:textId="119E2E6C" w:rsidR="007A1F44" w:rsidRDefault="007A1F44" w:rsidP="00A90064">
      <w:r w:rsidRPr="00977EA3">
        <w:t>Logically, a merge operation consists of a delete on one patient record, and an update of another patient record. Separate audit records shall be written for the delete operation and the update operation.</w:t>
      </w:r>
    </w:p>
    <w:p w14:paraId="7C67A31F" w14:textId="77777777" w:rsidR="00A5495B" w:rsidRPr="00977EA3" w:rsidRDefault="00A5495B" w:rsidP="00A90064"/>
    <w:p w14:paraId="034F493E"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r w:rsidRPr="00977EA3">
        <w:rPr>
          <w:noProof w:val="0"/>
        </w:rPr>
        <w:t>3.44.5.1.1 Patient Identity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613C739E" w14:textId="77777777" w:rsidTr="00D372D5">
        <w:trPr>
          <w:cantSplit/>
        </w:trPr>
        <w:tc>
          <w:tcPr>
            <w:tcW w:w="1458" w:type="dxa"/>
            <w:textDirection w:val="btLr"/>
            <w:vAlign w:val="center"/>
          </w:tcPr>
          <w:p w14:paraId="13B98CD1" w14:textId="77777777" w:rsidR="007A1F44" w:rsidRPr="00977EA3" w:rsidRDefault="007A1F44" w:rsidP="00D372D5">
            <w:pPr>
              <w:pStyle w:val="TableEntry"/>
              <w:rPr>
                <w:noProof w:val="0"/>
              </w:rPr>
            </w:pPr>
          </w:p>
        </w:tc>
        <w:tc>
          <w:tcPr>
            <w:tcW w:w="2610" w:type="dxa"/>
            <w:shd w:val="clear" w:color="auto" w:fill="D9D9D9"/>
            <w:vAlign w:val="center"/>
          </w:tcPr>
          <w:p w14:paraId="505BF7BB"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733BAE8D"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shd w:val="clear" w:color="auto" w:fill="D9D9D9"/>
            <w:vAlign w:val="center"/>
          </w:tcPr>
          <w:p w14:paraId="53A44D75" w14:textId="77777777" w:rsidR="007A1F44" w:rsidRPr="00977EA3" w:rsidRDefault="007A1F44" w:rsidP="00A53067">
            <w:pPr>
              <w:pStyle w:val="TableEntryHeader"/>
              <w:rPr>
                <w:noProof w:val="0"/>
              </w:rPr>
            </w:pPr>
            <w:r w:rsidRPr="00977EA3">
              <w:rPr>
                <w:noProof w:val="0"/>
              </w:rPr>
              <w:t>Value Constraints</w:t>
            </w:r>
          </w:p>
        </w:tc>
      </w:tr>
      <w:tr w:rsidR="007A1F44" w:rsidRPr="00977EA3" w14:paraId="0FED85C2" w14:textId="77777777" w:rsidTr="00D372D5">
        <w:trPr>
          <w:cantSplit/>
        </w:trPr>
        <w:tc>
          <w:tcPr>
            <w:tcW w:w="1458" w:type="dxa"/>
            <w:vMerge w:val="restart"/>
          </w:tcPr>
          <w:p w14:paraId="672C66BD" w14:textId="77777777" w:rsidR="007A1F44" w:rsidRPr="00977EA3" w:rsidRDefault="007A1F44" w:rsidP="003462A5">
            <w:pPr>
              <w:pStyle w:val="TableEntryHeader"/>
              <w:rPr>
                <w:noProof w:val="0"/>
              </w:rPr>
            </w:pPr>
            <w:r w:rsidRPr="00977EA3">
              <w:rPr>
                <w:noProof w:val="0"/>
              </w:rPr>
              <w:t>Event</w:t>
            </w:r>
          </w:p>
          <w:p w14:paraId="2D6E418B"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79D54603" w14:textId="77777777" w:rsidR="007A1F44" w:rsidRPr="00977EA3" w:rsidRDefault="007A1F44" w:rsidP="00A90064">
            <w:pPr>
              <w:pStyle w:val="TableEntry"/>
              <w:rPr>
                <w:noProof w:val="0"/>
                <w:sz w:val="16"/>
              </w:rPr>
            </w:pPr>
            <w:proofErr w:type="spellStart"/>
            <w:r w:rsidRPr="00977EA3">
              <w:rPr>
                <w:noProof w:val="0"/>
                <w:sz w:val="16"/>
              </w:rPr>
              <w:t>EventID</w:t>
            </w:r>
            <w:proofErr w:type="spellEnd"/>
          </w:p>
        </w:tc>
        <w:tc>
          <w:tcPr>
            <w:tcW w:w="720" w:type="dxa"/>
            <w:vAlign w:val="center"/>
          </w:tcPr>
          <w:p w14:paraId="05EBDD1A"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48DD33C" w14:textId="77777777" w:rsidR="007A1F44" w:rsidRPr="00977EA3" w:rsidRDefault="007A1F44" w:rsidP="00A90064">
            <w:pPr>
              <w:pStyle w:val="TableEntry"/>
              <w:rPr>
                <w:noProof w:val="0"/>
                <w:sz w:val="16"/>
              </w:rPr>
            </w:pPr>
            <w:r w:rsidRPr="00977EA3">
              <w:rPr>
                <w:noProof w:val="0"/>
                <w:sz w:val="16"/>
              </w:rPr>
              <w:t>EV(110110, DCM, “Patient Record”)</w:t>
            </w:r>
          </w:p>
        </w:tc>
      </w:tr>
      <w:tr w:rsidR="007A1F44" w:rsidRPr="00977EA3" w14:paraId="58F6BA2B" w14:textId="77777777" w:rsidTr="00B6518F">
        <w:trPr>
          <w:cantSplit/>
        </w:trPr>
        <w:tc>
          <w:tcPr>
            <w:tcW w:w="1458" w:type="dxa"/>
            <w:vMerge/>
            <w:vAlign w:val="center"/>
          </w:tcPr>
          <w:p w14:paraId="2631189A" w14:textId="77777777" w:rsidR="007A1F44" w:rsidRPr="00977EA3" w:rsidRDefault="007A1F44" w:rsidP="00A90064">
            <w:pPr>
              <w:pStyle w:val="TableLabel"/>
              <w:rPr>
                <w:noProof w:val="0"/>
                <w:sz w:val="16"/>
              </w:rPr>
            </w:pPr>
          </w:p>
        </w:tc>
        <w:tc>
          <w:tcPr>
            <w:tcW w:w="2610" w:type="dxa"/>
            <w:vAlign w:val="center"/>
          </w:tcPr>
          <w:p w14:paraId="44899D78" w14:textId="77777777" w:rsidR="007A1F44" w:rsidRPr="00977EA3" w:rsidRDefault="007A1F44" w:rsidP="00A90064">
            <w:pPr>
              <w:pStyle w:val="TableEntry"/>
              <w:rPr>
                <w:noProof w:val="0"/>
                <w:sz w:val="16"/>
              </w:rPr>
            </w:pPr>
            <w:proofErr w:type="spellStart"/>
            <w:r w:rsidRPr="00977EA3">
              <w:rPr>
                <w:noProof w:val="0"/>
                <w:sz w:val="16"/>
              </w:rPr>
              <w:t>EventActionCode</w:t>
            </w:r>
            <w:proofErr w:type="spellEnd"/>
          </w:p>
        </w:tc>
        <w:tc>
          <w:tcPr>
            <w:tcW w:w="720" w:type="dxa"/>
            <w:vAlign w:val="center"/>
          </w:tcPr>
          <w:p w14:paraId="6E6AD00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12BC32D4" w14:textId="77777777" w:rsidR="007A1F44" w:rsidRPr="00977EA3" w:rsidRDefault="007A1F44" w:rsidP="00A90064">
            <w:pPr>
              <w:pStyle w:val="TableEntry"/>
              <w:rPr>
                <w:noProof w:val="0"/>
                <w:sz w:val="16"/>
              </w:rPr>
            </w:pPr>
            <w:r w:rsidRPr="00977EA3">
              <w:rPr>
                <w:noProof w:val="0"/>
                <w:sz w:val="16"/>
              </w:rPr>
              <w:t>“C” (create) , “U” (update), or “D” (delete) as appropriate</w:t>
            </w:r>
          </w:p>
        </w:tc>
      </w:tr>
      <w:tr w:rsidR="007A1F44" w:rsidRPr="00977EA3" w14:paraId="26E38217" w14:textId="77777777" w:rsidTr="00B6518F">
        <w:trPr>
          <w:cantSplit/>
        </w:trPr>
        <w:tc>
          <w:tcPr>
            <w:tcW w:w="1458" w:type="dxa"/>
            <w:vMerge/>
            <w:vAlign w:val="center"/>
          </w:tcPr>
          <w:p w14:paraId="0C50E495" w14:textId="77777777" w:rsidR="007A1F44" w:rsidRPr="00977EA3" w:rsidRDefault="007A1F44" w:rsidP="00A90064">
            <w:pPr>
              <w:pStyle w:val="TableLabel"/>
              <w:rPr>
                <w:noProof w:val="0"/>
                <w:sz w:val="16"/>
              </w:rPr>
            </w:pPr>
          </w:p>
        </w:tc>
        <w:tc>
          <w:tcPr>
            <w:tcW w:w="2610" w:type="dxa"/>
            <w:vAlign w:val="center"/>
          </w:tcPr>
          <w:p w14:paraId="165DDD42" w14:textId="77777777" w:rsidR="007A1F44" w:rsidRPr="00977EA3" w:rsidRDefault="007A1F44" w:rsidP="00A90064">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29FDD823"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0A59822C"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67F334AB" w14:textId="77777777" w:rsidTr="00B6518F">
        <w:trPr>
          <w:cantSplit/>
        </w:trPr>
        <w:tc>
          <w:tcPr>
            <w:tcW w:w="1458" w:type="dxa"/>
            <w:vMerge/>
            <w:vAlign w:val="center"/>
          </w:tcPr>
          <w:p w14:paraId="0102775D" w14:textId="77777777" w:rsidR="007A1F44" w:rsidRPr="00977EA3" w:rsidRDefault="007A1F44" w:rsidP="00A90064">
            <w:pPr>
              <w:pStyle w:val="TableLabel"/>
              <w:rPr>
                <w:noProof w:val="0"/>
                <w:sz w:val="16"/>
              </w:rPr>
            </w:pPr>
          </w:p>
        </w:tc>
        <w:tc>
          <w:tcPr>
            <w:tcW w:w="2610" w:type="dxa"/>
            <w:vAlign w:val="center"/>
          </w:tcPr>
          <w:p w14:paraId="56A9D771" w14:textId="77777777" w:rsidR="007A1F44" w:rsidRPr="00977EA3" w:rsidRDefault="007A1F44" w:rsidP="00A90064">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4CBAEDC8"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3A40EDE5"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0B143C98" w14:textId="77777777" w:rsidTr="00B6518F">
        <w:trPr>
          <w:cantSplit/>
        </w:trPr>
        <w:tc>
          <w:tcPr>
            <w:tcW w:w="1458" w:type="dxa"/>
            <w:vMerge/>
            <w:vAlign w:val="center"/>
          </w:tcPr>
          <w:p w14:paraId="78387316" w14:textId="77777777" w:rsidR="007A1F44" w:rsidRPr="00977EA3" w:rsidRDefault="007A1F44" w:rsidP="00A90064">
            <w:pPr>
              <w:pStyle w:val="TableLabel"/>
              <w:rPr>
                <w:noProof w:val="0"/>
                <w:sz w:val="16"/>
              </w:rPr>
            </w:pPr>
          </w:p>
        </w:tc>
        <w:tc>
          <w:tcPr>
            <w:tcW w:w="2610" w:type="dxa"/>
            <w:vAlign w:val="center"/>
          </w:tcPr>
          <w:p w14:paraId="28A41392" w14:textId="77777777" w:rsidR="007A1F44" w:rsidRPr="00977EA3" w:rsidRDefault="007A1F44" w:rsidP="00A90064">
            <w:pPr>
              <w:pStyle w:val="TableEntry"/>
              <w:rPr>
                <w:noProof w:val="0"/>
                <w:sz w:val="16"/>
              </w:rPr>
            </w:pPr>
            <w:proofErr w:type="spellStart"/>
            <w:r w:rsidRPr="00977EA3">
              <w:rPr>
                <w:noProof w:val="0"/>
                <w:sz w:val="16"/>
              </w:rPr>
              <w:t>EventTypeCode</w:t>
            </w:r>
            <w:proofErr w:type="spellEnd"/>
          </w:p>
        </w:tc>
        <w:tc>
          <w:tcPr>
            <w:tcW w:w="720" w:type="dxa"/>
            <w:vAlign w:val="center"/>
          </w:tcPr>
          <w:p w14:paraId="398F9631"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54819A96" w14:textId="77777777" w:rsidR="007A1F44" w:rsidRPr="00977EA3" w:rsidRDefault="007A1F44" w:rsidP="00A90064">
            <w:pPr>
              <w:pStyle w:val="TableEntry"/>
              <w:rPr>
                <w:noProof w:val="0"/>
                <w:sz w:val="16"/>
              </w:rPr>
            </w:pPr>
            <w:r w:rsidRPr="00977EA3">
              <w:rPr>
                <w:noProof w:val="0"/>
                <w:sz w:val="16"/>
              </w:rPr>
              <w:t>EV(“ITI-44”, “IHE Transactions”, “Patient Identity Feed”)</w:t>
            </w:r>
          </w:p>
        </w:tc>
      </w:tr>
      <w:tr w:rsidR="007A1F44" w:rsidRPr="00977EA3" w14:paraId="2355C0D4" w14:textId="77777777" w:rsidTr="00B6518F">
        <w:trPr>
          <w:cantSplit/>
        </w:trPr>
        <w:tc>
          <w:tcPr>
            <w:tcW w:w="9666" w:type="dxa"/>
            <w:gridSpan w:val="4"/>
          </w:tcPr>
          <w:p w14:paraId="22654D5E" w14:textId="77777777" w:rsidR="007A1F44" w:rsidRPr="00977EA3" w:rsidRDefault="007A1F44" w:rsidP="003462A5">
            <w:pPr>
              <w:pStyle w:val="TableEntry"/>
              <w:rPr>
                <w:noProof w:val="0"/>
                <w:sz w:val="16"/>
              </w:rPr>
            </w:pPr>
            <w:r w:rsidRPr="00977EA3">
              <w:rPr>
                <w:noProof w:val="0"/>
                <w:sz w:val="16"/>
              </w:rPr>
              <w:t>Source (Patient Identity Source Actor) (1)</w:t>
            </w:r>
          </w:p>
        </w:tc>
      </w:tr>
      <w:tr w:rsidR="007A1F44" w:rsidRPr="00977EA3" w14:paraId="63A08F1F" w14:textId="77777777" w:rsidTr="00B6518F">
        <w:trPr>
          <w:cantSplit/>
        </w:trPr>
        <w:tc>
          <w:tcPr>
            <w:tcW w:w="9666" w:type="dxa"/>
            <w:gridSpan w:val="4"/>
          </w:tcPr>
          <w:p w14:paraId="2BD348E7" w14:textId="77777777" w:rsidR="007A1F44" w:rsidRPr="00977EA3" w:rsidRDefault="007A1F44" w:rsidP="003462A5">
            <w:pPr>
              <w:pStyle w:val="TableEntry"/>
              <w:rPr>
                <w:noProof w:val="0"/>
                <w:sz w:val="16"/>
              </w:rPr>
            </w:pPr>
            <w:r w:rsidRPr="00977EA3">
              <w:rPr>
                <w:noProof w:val="0"/>
                <w:sz w:val="16"/>
              </w:rPr>
              <w:t>Human Requestor (0..n)</w:t>
            </w:r>
          </w:p>
        </w:tc>
      </w:tr>
      <w:tr w:rsidR="007A1F44" w:rsidRPr="00977EA3" w14:paraId="7F926277" w14:textId="77777777" w:rsidTr="00B6518F">
        <w:trPr>
          <w:cantSplit/>
        </w:trPr>
        <w:tc>
          <w:tcPr>
            <w:tcW w:w="9666" w:type="dxa"/>
            <w:gridSpan w:val="4"/>
          </w:tcPr>
          <w:p w14:paraId="219F83DC" w14:textId="77777777" w:rsidR="007A1F44" w:rsidRPr="00977EA3" w:rsidRDefault="007A1F44" w:rsidP="003462A5">
            <w:pPr>
              <w:pStyle w:val="TableEntry"/>
              <w:rPr>
                <w:noProof w:val="0"/>
                <w:sz w:val="16"/>
              </w:rPr>
            </w:pPr>
            <w:r w:rsidRPr="00977EA3">
              <w:rPr>
                <w:noProof w:val="0"/>
                <w:sz w:val="16"/>
              </w:rPr>
              <w:t>Destination (Patient Identifier Cross-reference Manager or Document Registry) (1)</w:t>
            </w:r>
          </w:p>
        </w:tc>
      </w:tr>
      <w:tr w:rsidR="007A1F44" w:rsidRPr="00977EA3" w14:paraId="60830650" w14:textId="77777777" w:rsidTr="00B6518F">
        <w:trPr>
          <w:cantSplit/>
        </w:trPr>
        <w:tc>
          <w:tcPr>
            <w:tcW w:w="9666" w:type="dxa"/>
            <w:gridSpan w:val="4"/>
          </w:tcPr>
          <w:p w14:paraId="2DD85D60" w14:textId="77777777" w:rsidR="007A1F44" w:rsidRPr="00977EA3" w:rsidRDefault="007A1F44" w:rsidP="003462A5">
            <w:pPr>
              <w:pStyle w:val="TableEntry"/>
              <w:rPr>
                <w:noProof w:val="0"/>
                <w:sz w:val="16"/>
              </w:rPr>
            </w:pPr>
            <w:r w:rsidRPr="00977EA3">
              <w:rPr>
                <w:noProof w:val="0"/>
                <w:sz w:val="16"/>
              </w:rPr>
              <w:t>Audit Source (Patient Identity Source Actor) (1)</w:t>
            </w:r>
          </w:p>
        </w:tc>
      </w:tr>
      <w:tr w:rsidR="007A1F44" w:rsidRPr="00977EA3" w14:paraId="20A873AF" w14:textId="77777777" w:rsidTr="00B6518F">
        <w:trPr>
          <w:cantSplit/>
        </w:trPr>
        <w:tc>
          <w:tcPr>
            <w:tcW w:w="9666" w:type="dxa"/>
            <w:gridSpan w:val="4"/>
          </w:tcPr>
          <w:p w14:paraId="1D960E1F" w14:textId="77777777" w:rsidR="007A1F44" w:rsidRPr="00977EA3" w:rsidRDefault="007A1F44" w:rsidP="003462A5">
            <w:pPr>
              <w:pStyle w:val="TableEntry"/>
              <w:rPr>
                <w:noProof w:val="0"/>
                <w:sz w:val="16"/>
              </w:rPr>
            </w:pPr>
            <w:r w:rsidRPr="00977EA3">
              <w:rPr>
                <w:noProof w:val="0"/>
                <w:sz w:val="16"/>
              </w:rPr>
              <w:t>Patient (1)</w:t>
            </w:r>
          </w:p>
        </w:tc>
      </w:tr>
    </w:tbl>
    <w:p w14:paraId="796AD1CB" w14:textId="77777777" w:rsidR="007A1F44" w:rsidRPr="00977EA3" w:rsidRDefault="007A1F44" w:rsidP="00D372D5">
      <w:pPr>
        <w:pStyle w:val="Corpotesto"/>
        <w:rPr>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6190235" w14:textId="77777777">
        <w:trPr>
          <w:cantSplit/>
        </w:trPr>
        <w:tc>
          <w:tcPr>
            <w:tcW w:w="1548" w:type="dxa"/>
            <w:vMerge w:val="restart"/>
          </w:tcPr>
          <w:p w14:paraId="11FF550E" w14:textId="77777777" w:rsidR="007A1F44" w:rsidRPr="00977EA3" w:rsidRDefault="007A1F44" w:rsidP="003462A5">
            <w:pPr>
              <w:pStyle w:val="TableEntryHeader"/>
              <w:rPr>
                <w:noProof w:val="0"/>
              </w:rPr>
            </w:pPr>
            <w:r w:rsidRPr="00977EA3">
              <w:rPr>
                <w:noProof w:val="0"/>
              </w:rPr>
              <w:t>Source</w:t>
            </w:r>
          </w:p>
          <w:p w14:paraId="0B6EBAC1"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31FF2839" w14:textId="77777777" w:rsidR="007A1F44" w:rsidRPr="00977EA3" w:rsidRDefault="007A1F44" w:rsidP="00A90064">
            <w:pPr>
              <w:pStyle w:val="TableEntry"/>
              <w:rPr>
                <w:i/>
                <w:noProof w:val="0"/>
                <w:sz w:val="16"/>
              </w:rPr>
            </w:pPr>
            <w:proofErr w:type="spellStart"/>
            <w:r w:rsidRPr="00977EA3">
              <w:rPr>
                <w:i/>
                <w:noProof w:val="0"/>
                <w:sz w:val="16"/>
              </w:rPr>
              <w:t>UserID</w:t>
            </w:r>
            <w:proofErr w:type="spellEnd"/>
          </w:p>
        </w:tc>
        <w:tc>
          <w:tcPr>
            <w:tcW w:w="630" w:type="dxa"/>
            <w:vAlign w:val="center"/>
          </w:tcPr>
          <w:p w14:paraId="24B6EFB2"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jc w:val="center"/>
              <w:outlineLvl w:val="5"/>
              <w:rPr>
                <w:rFonts w:ascii="Arial" w:hAnsi="Arial"/>
                <w:b/>
                <w:i/>
                <w:noProof w:val="0"/>
                <w:kern w:val="28"/>
                <w:sz w:val="16"/>
              </w:rPr>
            </w:pPr>
            <w:r w:rsidRPr="00977EA3">
              <w:rPr>
                <w:i/>
                <w:noProof w:val="0"/>
                <w:sz w:val="16"/>
              </w:rPr>
              <w:t>U</w:t>
            </w:r>
          </w:p>
        </w:tc>
        <w:tc>
          <w:tcPr>
            <w:tcW w:w="4968" w:type="dxa"/>
            <w:vAlign w:val="center"/>
          </w:tcPr>
          <w:p w14:paraId="1916431A"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977EA3">
              <w:rPr>
                <w:i/>
                <w:noProof w:val="0"/>
                <w:sz w:val="16"/>
              </w:rPr>
              <w:t>not specialized</w:t>
            </w:r>
          </w:p>
        </w:tc>
      </w:tr>
      <w:tr w:rsidR="007A1F44" w:rsidRPr="00977EA3" w14:paraId="528327A9" w14:textId="77777777">
        <w:trPr>
          <w:cantSplit/>
        </w:trPr>
        <w:tc>
          <w:tcPr>
            <w:tcW w:w="1548" w:type="dxa"/>
            <w:vMerge/>
            <w:textDirection w:val="btLr"/>
            <w:vAlign w:val="center"/>
          </w:tcPr>
          <w:p w14:paraId="087662D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0BB167E" w14:textId="77777777" w:rsidR="007A1F44" w:rsidRPr="00977EA3" w:rsidRDefault="007A1F44" w:rsidP="00A90064">
            <w:pPr>
              <w:pStyle w:val="TableEntry"/>
              <w:rPr>
                <w:noProof w:val="0"/>
                <w:sz w:val="16"/>
              </w:rPr>
            </w:pPr>
            <w:proofErr w:type="spellStart"/>
            <w:r w:rsidRPr="00977EA3">
              <w:rPr>
                <w:noProof w:val="0"/>
                <w:sz w:val="16"/>
              </w:rPr>
              <w:t>AlternativeUserID</w:t>
            </w:r>
            <w:proofErr w:type="spellEnd"/>
          </w:p>
        </w:tc>
        <w:tc>
          <w:tcPr>
            <w:tcW w:w="630" w:type="dxa"/>
            <w:vAlign w:val="center"/>
          </w:tcPr>
          <w:p w14:paraId="645ABCAF"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08056869" w14:textId="77777777" w:rsidR="007A1F44" w:rsidRPr="00977EA3" w:rsidRDefault="007A1F44" w:rsidP="00A9006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DAB8C23" w14:textId="77777777">
        <w:trPr>
          <w:cantSplit/>
        </w:trPr>
        <w:tc>
          <w:tcPr>
            <w:tcW w:w="1548" w:type="dxa"/>
            <w:vMerge/>
            <w:textDirection w:val="btLr"/>
            <w:vAlign w:val="center"/>
          </w:tcPr>
          <w:p w14:paraId="0C955BF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8F68100" w14:textId="77777777" w:rsidR="007A1F44" w:rsidRPr="00977EA3" w:rsidRDefault="007A1F44" w:rsidP="00A9006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03BFCE8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0627EE8"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A93B0FB" w14:textId="77777777">
        <w:trPr>
          <w:cantSplit/>
        </w:trPr>
        <w:tc>
          <w:tcPr>
            <w:tcW w:w="1548" w:type="dxa"/>
            <w:vMerge/>
            <w:textDirection w:val="btLr"/>
            <w:vAlign w:val="center"/>
          </w:tcPr>
          <w:p w14:paraId="092BC5F4"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6F55CDB2"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49C11E60"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10B71455"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276FDE55" w14:textId="77777777">
        <w:trPr>
          <w:cantSplit/>
        </w:trPr>
        <w:tc>
          <w:tcPr>
            <w:tcW w:w="1548" w:type="dxa"/>
            <w:vMerge/>
            <w:textDirection w:val="btLr"/>
            <w:vAlign w:val="center"/>
          </w:tcPr>
          <w:p w14:paraId="6EF97E8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478BA3E" w14:textId="77777777" w:rsidR="007A1F44" w:rsidRPr="00977EA3" w:rsidRDefault="007A1F44" w:rsidP="00A90064">
            <w:pPr>
              <w:pStyle w:val="TableEntry"/>
              <w:rPr>
                <w:noProof w:val="0"/>
                <w:sz w:val="16"/>
              </w:rPr>
            </w:pPr>
            <w:proofErr w:type="spellStart"/>
            <w:r w:rsidRPr="00977EA3">
              <w:rPr>
                <w:noProof w:val="0"/>
                <w:sz w:val="16"/>
              </w:rPr>
              <w:t>RoleIDCode</w:t>
            </w:r>
            <w:proofErr w:type="spellEnd"/>
          </w:p>
        </w:tc>
        <w:tc>
          <w:tcPr>
            <w:tcW w:w="630" w:type="dxa"/>
            <w:vAlign w:val="center"/>
          </w:tcPr>
          <w:p w14:paraId="568DC04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7154E77" w14:textId="77777777" w:rsidR="007A1F44" w:rsidRPr="00977EA3" w:rsidRDefault="007A1F44" w:rsidP="00A90064">
            <w:pPr>
              <w:pStyle w:val="TableEntry"/>
              <w:rPr>
                <w:noProof w:val="0"/>
                <w:sz w:val="16"/>
              </w:rPr>
            </w:pPr>
            <w:r w:rsidRPr="00977EA3">
              <w:rPr>
                <w:noProof w:val="0"/>
                <w:sz w:val="16"/>
              </w:rPr>
              <w:t>EV(110153, DCM, “Source”)</w:t>
            </w:r>
          </w:p>
        </w:tc>
      </w:tr>
      <w:tr w:rsidR="007A1F44" w:rsidRPr="00977EA3" w14:paraId="71839FFB" w14:textId="77777777">
        <w:trPr>
          <w:cantSplit/>
        </w:trPr>
        <w:tc>
          <w:tcPr>
            <w:tcW w:w="1548" w:type="dxa"/>
            <w:vMerge/>
            <w:textDirection w:val="btLr"/>
            <w:vAlign w:val="center"/>
          </w:tcPr>
          <w:p w14:paraId="09B1381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EC0F888" w14:textId="77777777" w:rsidR="007A1F44" w:rsidRPr="00977EA3" w:rsidRDefault="007A1F44" w:rsidP="00A9006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7C0B6C1E"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5D3FBEB2"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5E7C1840" w14:textId="77777777">
        <w:trPr>
          <w:cantSplit/>
        </w:trPr>
        <w:tc>
          <w:tcPr>
            <w:tcW w:w="1548" w:type="dxa"/>
            <w:vMerge/>
            <w:textDirection w:val="btLr"/>
            <w:vAlign w:val="center"/>
          </w:tcPr>
          <w:p w14:paraId="619D60E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D9BA6E1" w14:textId="77777777" w:rsidR="007A1F44" w:rsidRPr="00977EA3" w:rsidRDefault="007A1F44" w:rsidP="00A9006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075DF696"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3AC97AE3" w14:textId="77777777" w:rsidR="007A1F44" w:rsidRPr="00977EA3" w:rsidRDefault="007A1F44" w:rsidP="00A90064">
            <w:pPr>
              <w:pStyle w:val="TableEntry"/>
              <w:rPr>
                <w:noProof w:val="0"/>
                <w:sz w:val="16"/>
              </w:rPr>
            </w:pPr>
            <w:r w:rsidRPr="00977EA3">
              <w:rPr>
                <w:noProof w:val="0"/>
                <w:sz w:val="16"/>
              </w:rPr>
              <w:t>the machine name or IP address.</w:t>
            </w:r>
          </w:p>
        </w:tc>
      </w:tr>
    </w:tbl>
    <w:p w14:paraId="59BB3B85"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6B2716E" w14:textId="77777777" w:rsidTr="00D372D5">
        <w:trPr>
          <w:cantSplit/>
        </w:trPr>
        <w:tc>
          <w:tcPr>
            <w:tcW w:w="1548" w:type="dxa"/>
            <w:vMerge w:val="restart"/>
          </w:tcPr>
          <w:p w14:paraId="7EE74936" w14:textId="77777777" w:rsidR="007A1F44" w:rsidRPr="00977EA3" w:rsidRDefault="007A1F44" w:rsidP="003462A5">
            <w:pPr>
              <w:pStyle w:val="TableEntryHeader"/>
              <w:rPr>
                <w:noProof w:val="0"/>
              </w:rPr>
            </w:pPr>
            <w:r w:rsidRPr="00977EA3">
              <w:rPr>
                <w:noProof w:val="0"/>
              </w:rPr>
              <w:t>Human Requestor (if known)</w:t>
            </w:r>
          </w:p>
          <w:p w14:paraId="09F08C0A"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C391301" w14:textId="77777777" w:rsidR="007A1F44" w:rsidRPr="00977EA3" w:rsidRDefault="007A1F44" w:rsidP="00A90064">
            <w:pPr>
              <w:pStyle w:val="TableEntry"/>
              <w:rPr>
                <w:noProof w:val="0"/>
                <w:sz w:val="16"/>
              </w:rPr>
            </w:pPr>
            <w:proofErr w:type="spellStart"/>
            <w:r w:rsidRPr="00977EA3">
              <w:rPr>
                <w:noProof w:val="0"/>
                <w:sz w:val="16"/>
              </w:rPr>
              <w:t>UserID</w:t>
            </w:r>
            <w:proofErr w:type="spellEnd"/>
          </w:p>
        </w:tc>
        <w:tc>
          <w:tcPr>
            <w:tcW w:w="630" w:type="dxa"/>
            <w:vAlign w:val="center"/>
          </w:tcPr>
          <w:p w14:paraId="649AF01E"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26FA9853" w14:textId="77777777" w:rsidR="007A1F44" w:rsidRPr="00977EA3" w:rsidRDefault="00E77430" w:rsidP="00E77430">
            <w:pPr>
              <w:pStyle w:val="TableEntry"/>
              <w:rPr>
                <w:noProof w:val="0"/>
                <w:sz w:val="16"/>
              </w:rPr>
            </w:pPr>
            <w:r w:rsidRPr="00977EA3">
              <w:rPr>
                <w:noProof w:val="0"/>
                <w:sz w:val="16"/>
              </w:rPr>
              <w:t xml:space="preserve">identity </w:t>
            </w:r>
            <w:r w:rsidR="007A1F44" w:rsidRPr="00977EA3">
              <w:rPr>
                <w:noProof w:val="0"/>
                <w:sz w:val="16"/>
              </w:rPr>
              <w:t>of the human that initiated the transaction.</w:t>
            </w:r>
          </w:p>
        </w:tc>
      </w:tr>
      <w:tr w:rsidR="007A1F44" w:rsidRPr="00977EA3" w14:paraId="33BD6309" w14:textId="77777777">
        <w:trPr>
          <w:cantSplit/>
        </w:trPr>
        <w:tc>
          <w:tcPr>
            <w:tcW w:w="1548" w:type="dxa"/>
            <w:vMerge/>
            <w:textDirection w:val="btLr"/>
            <w:vAlign w:val="center"/>
          </w:tcPr>
          <w:p w14:paraId="36B67B87"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1ADB98C" w14:textId="77777777" w:rsidR="007A1F44" w:rsidRPr="00977EA3" w:rsidRDefault="007A1F44" w:rsidP="00A90064">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50B3D89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E8A1E69"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F17C574" w14:textId="77777777">
        <w:trPr>
          <w:cantSplit/>
        </w:trPr>
        <w:tc>
          <w:tcPr>
            <w:tcW w:w="1548" w:type="dxa"/>
            <w:vMerge/>
            <w:textDirection w:val="btLr"/>
            <w:vAlign w:val="center"/>
          </w:tcPr>
          <w:p w14:paraId="038D0F4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5903424" w14:textId="77777777" w:rsidR="007A1F44" w:rsidRPr="00977EA3" w:rsidRDefault="007A1F44" w:rsidP="00A9006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182D3401"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930C58F"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35E09227" w14:textId="77777777">
        <w:trPr>
          <w:cantSplit/>
        </w:trPr>
        <w:tc>
          <w:tcPr>
            <w:tcW w:w="1548" w:type="dxa"/>
            <w:vMerge/>
            <w:textDirection w:val="btLr"/>
            <w:vAlign w:val="center"/>
          </w:tcPr>
          <w:p w14:paraId="4DFEF06C"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485A2DAF"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4697733B"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3B2C8469"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3FD5B867" w14:textId="77777777">
        <w:trPr>
          <w:cantSplit/>
        </w:trPr>
        <w:tc>
          <w:tcPr>
            <w:tcW w:w="1548" w:type="dxa"/>
            <w:vMerge/>
            <w:textDirection w:val="btLr"/>
            <w:vAlign w:val="center"/>
          </w:tcPr>
          <w:p w14:paraId="0353AC20"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BFF05D1" w14:textId="77777777" w:rsidR="007A1F44" w:rsidRPr="00977EA3" w:rsidRDefault="007A1F44" w:rsidP="00A90064">
            <w:pPr>
              <w:pStyle w:val="TableEntry"/>
              <w:rPr>
                <w:noProof w:val="0"/>
                <w:sz w:val="16"/>
              </w:rPr>
            </w:pPr>
            <w:proofErr w:type="spellStart"/>
            <w:r w:rsidRPr="00977EA3">
              <w:rPr>
                <w:noProof w:val="0"/>
                <w:sz w:val="16"/>
              </w:rPr>
              <w:t>RoleIDCode</w:t>
            </w:r>
            <w:proofErr w:type="spellEnd"/>
          </w:p>
        </w:tc>
        <w:tc>
          <w:tcPr>
            <w:tcW w:w="630" w:type="dxa"/>
            <w:vAlign w:val="center"/>
          </w:tcPr>
          <w:p w14:paraId="418EF3A0" w14:textId="77777777" w:rsidR="007A1F44" w:rsidRPr="00977EA3" w:rsidRDefault="007A1F44" w:rsidP="00A90064">
            <w:pPr>
              <w:pStyle w:val="TableEntry"/>
              <w:jc w:val="center"/>
              <w:rPr>
                <w:noProof w:val="0"/>
                <w:sz w:val="16"/>
              </w:rPr>
            </w:pPr>
            <w:r w:rsidRPr="00977EA3">
              <w:rPr>
                <w:noProof w:val="0"/>
                <w:sz w:val="16"/>
              </w:rPr>
              <w:t>U</w:t>
            </w:r>
          </w:p>
        </w:tc>
        <w:tc>
          <w:tcPr>
            <w:tcW w:w="4968" w:type="dxa"/>
            <w:vAlign w:val="center"/>
          </w:tcPr>
          <w:p w14:paraId="242523A8" w14:textId="77777777" w:rsidR="007A1F44" w:rsidRPr="00977EA3" w:rsidRDefault="007A1F44" w:rsidP="00A90064">
            <w:pPr>
              <w:pStyle w:val="TableEntry"/>
              <w:rPr>
                <w:noProof w:val="0"/>
                <w:sz w:val="16"/>
              </w:rPr>
            </w:pPr>
            <w:r w:rsidRPr="00977EA3">
              <w:rPr>
                <w:noProof w:val="0"/>
                <w:sz w:val="16"/>
              </w:rPr>
              <w:t>Access Control role(s) the user holds that allows this transaction.</w:t>
            </w:r>
          </w:p>
        </w:tc>
      </w:tr>
      <w:tr w:rsidR="00A726AB" w:rsidRPr="00977EA3" w14:paraId="75156C48" w14:textId="77777777">
        <w:trPr>
          <w:cantSplit/>
        </w:trPr>
        <w:tc>
          <w:tcPr>
            <w:tcW w:w="1548" w:type="dxa"/>
            <w:vMerge/>
            <w:textDirection w:val="btLr"/>
            <w:vAlign w:val="center"/>
          </w:tcPr>
          <w:p w14:paraId="05100F2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42111F2" w14:textId="77777777" w:rsidR="00A726AB" w:rsidRPr="00977EA3" w:rsidRDefault="00A726AB" w:rsidP="00A726AB">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13BA4A28" w14:textId="39059252"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6CBBA0D1"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70399E7F" w14:textId="77777777" w:rsidTr="00D372D5">
        <w:trPr>
          <w:cantSplit/>
        </w:trPr>
        <w:tc>
          <w:tcPr>
            <w:tcW w:w="1548" w:type="dxa"/>
            <w:vMerge/>
            <w:textDirection w:val="btLr"/>
            <w:vAlign w:val="center"/>
          </w:tcPr>
          <w:p w14:paraId="51E7F7D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B1B2242" w14:textId="77777777" w:rsidR="00A726AB" w:rsidRPr="00977EA3" w:rsidRDefault="00A726AB" w:rsidP="00A726AB">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6AFE1830" w14:textId="25CB1CE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30F2DDF4"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69C0E689" w14:textId="77777777" w:rsidR="00F75033" w:rsidRPr="00977EA3" w:rsidRDefault="00F75033"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BD71635" w14:textId="77777777" w:rsidTr="00D372D5">
        <w:trPr>
          <w:cantSplit/>
        </w:trPr>
        <w:tc>
          <w:tcPr>
            <w:tcW w:w="1548" w:type="dxa"/>
            <w:vMerge w:val="restart"/>
          </w:tcPr>
          <w:p w14:paraId="3F657636" w14:textId="77777777" w:rsidR="007A1F44" w:rsidRPr="00977EA3" w:rsidRDefault="007A1F44" w:rsidP="003462A5">
            <w:pPr>
              <w:pStyle w:val="TableEntryHeader"/>
              <w:rPr>
                <w:noProof w:val="0"/>
              </w:rPr>
            </w:pPr>
            <w:r w:rsidRPr="00977EA3">
              <w:rPr>
                <w:noProof w:val="0"/>
              </w:rPr>
              <w:t>Destination</w:t>
            </w:r>
          </w:p>
          <w:p w14:paraId="3274DC0C"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482A7773" w14:textId="77777777" w:rsidR="007A1F44" w:rsidRPr="00977EA3" w:rsidRDefault="007A1F44" w:rsidP="00A90064">
            <w:pPr>
              <w:pStyle w:val="TableEntry"/>
              <w:rPr>
                <w:noProof w:val="0"/>
                <w:sz w:val="16"/>
              </w:rPr>
            </w:pPr>
            <w:proofErr w:type="spellStart"/>
            <w:r w:rsidRPr="00977EA3">
              <w:rPr>
                <w:noProof w:val="0"/>
                <w:sz w:val="16"/>
              </w:rPr>
              <w:t>UserID</w:t>
            </w:r>
            <w:proofErr w:type="spellEnd"/>
          </w:p>
        </w:tc>
        <w:tc>
          <w:tcPr>
            <w:tcW w:w="630" w:type="dxa"/>
            <w:vAlign w:val="center"/>
          </w:tcPr>
          <w:p w14:paraId="20354E5F"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80C52F3" w14:textId="77777777" w:rsidR="007A1F44" w:rsidRPr="00977EA3" w:rsidRDefault="007A1F44" w:rsidP="00A90064">
            <w:pPr>
              <w:pStyle w:val="TableEntry"/>
              <w:rPr>
                <w:noProof w:val="0"/>
                <w:sz w:val="16"/>
              </w:rPr>
            </w:pPr>
            <w:r w:rsidRPr="00977EA3">
              <w:rPr>
                <w:noProof w:val="0"/>
                <w:sz w:val="16"/>
              </w:rPr>
              <w:t>SOAP endpoint URI.</w:t>
            </w:r>
          </w:p>
        </w:tc>
      </w:tr>
      <w:tr w:rsidR="007A1F44" w:rsidRPr="00977EA3" w14:paraId="435A48AC" w14:textId="77777777">
        <w:trPr>
          <w:cantSplit/>
        </w:trPr>
        <w:tc>
          <w:tcPr>
            <w:tcW w:w="1548" w:type="dxa"/>
            <w:vMerge/>
            <w:textDirection w:val="btLr"/>
            <w:vAlign w:val="center"/>
          </w:tcPr>
          <w:p w14:paraId="157BD89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B31749F" w14:textId="77777777" w:rsidR="007A1F44" w:rsidRPr="00977EA3" w:rsidRDefault="007A1F44" w:rsidP="00A90064">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4353C816"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02FC30C"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0F7229B" w14:textId="77777777">
        <w:trPr>
          <w:cantSplit/>
        </w:trPr>
        <w:tc>
          <w:tcPr>
            <w:tcW w:w="1548" w:type="dxa"/>
            <w:vMerge/>
            <w:textDirection w:val="btLr"/>
            <w:vAlign w:val="center"/>
          </w:tcPr>
          <w:p w14:paraId="79A2D9D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78C99F2" w14:textId="77777777" w:rsidR="007A1F44" w:rsidRPr="00977EA3" w:rsidRDefault="007A1F44" w:rsidP="00A9006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67FACEA0"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BD5B7C1"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1952BE11" w14:textId="77777777">
        <w:trPr>
          <w:cantSplit/>
        </w:trPr>
        <w:tc>
          <w:tcPr>
            <w:tcW w:w="1548" w:type="dxa"/>
            <w:vMerge/>
            <w:textDirection w:val="btLr"/>
            <w:vAlign w:val="center"/>
          </w:tcPr>
          <w:p w14:paraId="53F776B0"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57912ACF" w14:textId="77777777" w:rsidR="007A1F44" w:rsidRPr="00977EA3" w:rsidRDefault="007A1F44" w:rsidP="00CE0CFD">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77241E1D"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3FA4335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3E1BE422" w14:textId="77777777">
        <w:trPr>
          <w:cantSplit/>
        </w:trPr>
        <w:tc>
          <w:tcPr>
            <w:tcW w:w="1548" w:type="dxa"/>
            <w:vMerge/>
            <w:textDirection w:val="btLr"/>
            <w:vAlign w:val="center"/>
          </w:tcPr>
          <w:p w14:paraId="165258C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023E85C" w14:textId="77777777" w:rsidR="007A1F44" w:rsidRPr="00977EA3" w:rsidRDefault="007A1F44" w:rsidP="00A90064">
            <w:pPr>
              <w:pStyle w:val="TableEntry"/>
              <w:rPr>
                <w:noProof w:val="0"/>
                <w:sz w:val="16"/>
              </w:rPr>
            </w:pPr>
            <w:proofErr w:type="spellStart"/>
            <w:r w:rsidRPr="00977EA3">
              <w:rPr>
                <w:noProof w:val="0"/>
                <w:sz w:val="16"/>
              </w:rPr>
              <w:t>RoleIDCode</w:t>
            </w:r>
            <w:proofErr w:type="spellEnd"/>
          </w:p>
        </w:tc>
        <w:tc>
          <w:tcPr>
            <w:tcW w:w="630" w:type="dxa"/>
            <w:vAlign w:val="center"/>
          </w:tcPr>
          <w:p w14:paraId="2C96021E"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1DBF392" w14:textId="77777777" w:rsidR="007A1F44" w:rsidRPr="00977EA3" w:rsidRDefault="007A1F44" w:rsidP="00A90064">
            <w:pPr>
              <w:pStyle w:val="TableEntry"/>
              <w:rPr>
                <w:noProof w:val="0"/>
                <w:sz w:val="16"/>
              </w:rPr>
            </w:pPr>
            <w:r w:rsidRPr="00977EA3">
              <w:rPr>
                <w:noProof w:val="0"/>
                <w:sz w:val="16"/>
              </w:rPr>
              <w:t>EV(110152, DCM, “Destination”)</w:t>
            </w:r>
          </w:p>
        </w:tc>
      </w:tr>
      <w:tr w:rsidR="007A1F44" w:rsidRPr="00977EA3" w14:paraId="10032C74" w14:textId="77777777">
        <w:trPr>
          <w:cantSplit/>
        </w:trPr>
        <w:tc>
          <w:tcPr>
            <w:tcW w:w="1548" w:type="dxa"/>
            <w:vMerge/>
            <w:textDirection w:val="btLr"/>
            <w:vAlign w:val="center"/>
          </w:tcPr>
          <w:p w14:paraId="4F0BB9C0"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FE1ECF2" w14:textId="77777777" w:rsidR="007A1F44" w:rsidRPr="00977EA3" w:rsidRDefault="007A1F44" w:rsidP="00A9006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694BAC7F"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72560E7"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15DF9BB0" w14:textId="77777777" w:rsidTr="00D372D5">
        <w:trPr>
          <w:cantSplit/>
        </w:trPr>
        <w:tc>
          <w:tcPr>
            <w:tcW w:w="1548" w:type="dxa"/>
            <w:vMerge/>
            <w:textDirection w:val="btLr"/>
            <w:vAlign w:val="center"/>
          </w:tcPr>
          <w:p w14:paraId="64CD09E6"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9019964" w14:textId="77777777" w:rsidR="007A1F44" w:rsidRPr="00977EA3" w:rsidRDefault="007A1F44" w:rsidP="00A9006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3D666D31"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D77BECE" w14:textId="77777777" w:rsidR="007A1F44" w:rsidRPr="00977EA3" w:rsidRDefault="007A1F44" w:rsidP="00A90064">
            <w:pPr>
              <w:pStyle w:val="TableEntry"/>
              <w:rPr>
                <w:noProof w:val="0"/>
                <w:sz w:val="16"/>
              </w:rPr>
            </w:pPr>
            <w:r w:rsidRPr="00977EA3">
              <w:rPr>
                <w:noProof w:val="0"/>
                <w:sz w:val="16"/>
              </w:rPr>
              <w:t>the machine name or IP address.</w:t>
            </w:r>
          </w:p>
        </w:tc>
      </w:tr>
    </w:tbl>
    <w:p w14:paraId="1B4CA3DE" w14:textId="77777777" w:rsidR="00A5495B" w:rsidRPr="00977EA3" w:rsidRDefault="00A5495B"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4F09C182" w14:textId="77777777" w:rsidTr="00775340">
        <w:trPr>
          <w:cantSplit/>
        </w:trPr>
        <w:tc>
          <w:tcPr>
            <w:tcW w:w="1728" w:type="dxa"/>
            <w:vMerge w:val="restart"/>
          </w:tcPr>
          <w:p w14:paraId="2BE6D0C5" w14:textId="77777777" w:rsidR="007A1F44" w:rsidRPr="00977EA3" w:rsidRDefault="007A1F44" w:rsidP="003462A5">
            <w:pPr>
              <w:pStyle w:val="TableEntryHeader"/>
              <w:rPr>
                <w:noProof w:val="0"/>
              </w:rPr>
            </w:pPr>
            <w:r w:rsidRPr="00977EA3">
              <w:rPr>
                <w:noProof w:val="0"/>
              </w:rPr>
              <w:t>Audit Source</w:t>
            </w:r>
          </w:p>
          <w:p w14:paraId="50E3CE49"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4E6DB39D" w14:textId="77777777" w:rsidR="007A1F44" w:rsidRPr="00977EA3" w:rsidRDefault="007A1F44" w:rsidP="00A90064">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619079DB"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E9FAF01"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029C7B2" w14:textId="77777777" w:rsidTr="00775340">
        <w:trPr>
          <w:cantSplit/>
        </w:trPr>
        <w:tc>
          <w:tcPr>
            <w:tcW w:w="1728" w:type="dxa"/>
            <w:vMerge/>
            <w:textDirection w:val="btLr"/>
            <w:vAlign w:val="center"/>
          </w:tcPr>
          <w:p w14:paraId="445173B7"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03D10502" w14:textId="77777777" w:rsidR="007A1F44" w:rsidRPr="00977EA3" w:rsidRDefault="007A1F44" w:rsidP="00A90064">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04B9C2D2"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573A264"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5421B54" w14:textId="77777777" w:rsidTr="00775340">
        <w:trPr>
          <w:cantSplit/>
        </w:trPr>
        <w:tc>
          <w:tcPr>
            <w:tcW w:w="1728" w:type="dxa"/>
            <w:vMerge/>
            <w:textDirection w:val="btLr"/>
            <w:vAlign w:val="center"/>
          </w:tcPr>
          <w:p w14:paraId="7DDECAAE"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67127F4D" w14:textId="77777777" w:rsidR="007A1F44" w:rsidRPr="00977EA3" w:rsidRDefault="007A1F44" w:rsidP="00A90064">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4BAAA42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C697889"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741F2D38"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E4FD2F4" w14:textId="77777777" w:rsidTr="00D372D5">
        <w:trPr>
          <w:cantSplit/>
        </w:trPr>
        <w:tc>
          <w:tcPr>
            <w:tcW w:w="1548" w:type="dxa"/>
            <w:vMerge w:val="restart"/>
          </w:tcPr>
          <w:p w14:paraId="6B16B706" w14:textId="77777777" w:rsidR="007A1F44" w:rsidRPr="00977EA3" w:rsidRDefault="007A1F44" w:rsidP="003462A5">
            <w:pPr>
              <w:pStyle w:val="TableEntryHeader"/>
              <w:rPr>
                <w:noProof w:val="0"/>
              </w:rPr>
            </w:pPr>
            <w:r w:rsidRPr="00977EA3">
              <w:rPr>
                <w:noProof w:val="0"/>
              </w:rPr>
              <w:t>Patient</w:t>
            </w:r>
          </w:p>
          <w:p w14:paraId="617860C8"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6225BF62" w14:textId="77777777" w:rsidR="007A1F44" w:rsidRPr="00977EA3" w:rsidRDefault="007A1F44" w:rsidP="00A9006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5D2BED9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79459AC8" w14:textId="77777777" w:rsidR="007A1F44" w:rsidRPr="00977EA3" w:rsidRDefault="007A1F44" w:rsidP="00A90064">
            <w:pPr>
              <w:pStyle w:val="TableEntry"/>
              <w:rPr>
                <w:noProof w:val="0"/>
                <w:sz w:val="16"/>
              </w:rPr>
            </w:pPr>
            <w:r w:rsidRPr="00977EA3">
              <w:rPr>
                <w:noProof w:val="0"/>
                <w:sz w:val="16"/>
              </w:rPr>
              <w:t>“1” (person)</w:t>
            </w:r>
          </w:p>
        </w:tc>
      </w:tr>
      <w:tr w:rsidR="007A1F44" w:rsidRPr="00977EA3" w14:paraId="4738E3B9" w14:textId="77777777">
        <w:trPr>
          <w:cantSplit/>
        </w:trPr>
        <w:tc>
          <w:tcPr>
            <w:tcW w:w="1548" w:type="dxa"/>
            <w:vMerge/>
            <w:vAlign w:val="center"/>
          </w:tcPr>
          <w:p w14:paraId="575CD4D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F5E6C90" w14:textId="77777777" w:rsidR="007A1F44" w:rsidRPr="00977EA3" w:rsidRDefault="007A1F44" w:rsidP="00A9006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0477A117"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7C6B9B7C" w14:textId="77777777" w:rsidR="007A1F44" w:rsidRPr="00977EA3" w:rsidRDefault="007A1F44" w:rsidP="00A90064">
            <w:pPr>
              <w:pStyle w:val="TableEntry"/>
              <w:rPr>
                <w:b/>
                <w:i/>
                <w:noProof w:val="0"/>
                <w:sz w:val="16"/>
              </w:rPr>
            </w:pPr>
            <w:r w:rsidRPr="00977EA3">
              <w:rPr>
                <w:noProof w:val="0"/>
                <w:sz w:val="16"/>
              </w:rPr>
              <w:t>“1” (patient)</w:t>
            </w:r>
          </w:p>
        </w:tc>
      </w:tr>
      <w:tr w:rsidR="007A1F44" w:rsidRPr="00977EA3" w14:paraId="59E743B1" w14:textId="77777777">
        <w:trPr>
          <w:cantSplit/>
        </w:trPr>
        <w:tc>
          <w:tcPr>
            <w:tcW w:w="1548" w:type="dxa"/>
            <w:vMerge/>
            <w:vAlign w:val="center"/>
          </w:tcPr>
          <w:p w14:paraId="6C851DD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9D61DE4" w14:textId="77777777" w:rsidR="007A1F44" w:rsidRPr="00977EA3" w:rsidRDefault="007A1F44" w:rsidP="00A9006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36457F9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233C431C"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5D5993E3" w14:textId="77777777">
        <w:trPr>
          <w:cantSplit/>
        </w:trPr>
        <w:tc>
          <w:tcPr>
            <w:tcW w:w="1548" w:type="dxa"/>
            <w:vMerge/>
            <w:vAlign w:val="center"/>
          </w:tcPr>
          <w:p w14:paraId="181CB1D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FDE9AEF" w14:textId="77777777" w:rsidR="007A1F44" w:rsidRPr="00977EA3" w:rsidRDefault="007A1F44" w:rsidP="00A90064">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39EA8DE7" w14:textId="77777777" w:rsidR="007A1F44" w:rsidRPr="00977EA3" w:rsidRDefault="007A1F44" w:rsidP="00A90064">
            <w:pPr>
              <w:pStyle w:val="TableEntry"/>
              <w:jc w:val="center"/>
              <w:rPr>
                <w:i/>
                <w:noProof w:val="0"/>
                <w:sz w:val="16"/>
              </w:rPr>
            </w:pPr>
            <w:r w:rsidRPr="00977EA3">
              <w:rPr>
                <w:i/>
                <w:noProof w:val="0"/>
                <w:sz w:val="16"/>
              </w:rPr>
              <w:t>M</w:t>
            </w:r>
          </w:p>
        </w:tc>
        <w:tc>
          <w:tcPr>
            <w:tcW w:w="4968" w:type="dxa"/>
            <w:vAlign w:val="center"/>
          </w:tcPr>
          <w:p w14:paraId="7652B0E7"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4C776B80" w14:textId="77777777">
        <w:trPr>
          <w:cantSplit/>
        </w:trPr>
        <w:tc>
          <w:tcPr>
            <w:tcW w:w="1548" w:type="dxa"/>
            <w:vMerge/>
            <w:vAlign w:val="center"/>
          </w:tcPr>
          <w:p w14:paraId="508B62F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E60DFCC" w14:textId="77777777" w:rsidR="007A1F44" w:rsidRPr="00977EA3" w:rsidRDefault="007A1F44" w:rsidP="00A9006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357659D2"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860966C"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7E1FC805" w14:textId="77777777">
        <w:trPr>
          <w:cantSplit/>
        </w:trPr>
        <w:tc>
          <w:tcPr>
            <w:tcW w:w="1548" w:type="dxa"/>
            <w:vMerge/>
            <w:vAlign w:val="center"/>
          </w:tcPr>
          <w:p w14:paraId="1C63E52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F5B6A07" w14:textId="77777777" w:rsidR="007A1F44" w:rsidRPr="00977EA3" w:rsidRDefault="007A1F44" w:rsidP="00A90064">
            <w:pPr>
              <w:pStyle w:val="TableEntry"/>
              <w:rPr>
                <w:noProof w:val="0"/>
                <w:sz w:val="16"/>
              </w:rPr>
            </w:pPr>
            <w:proofErr w:type="spellStart"/>
            <w:r w:rsidRPr="00977EA3">
              <w:rPr>
                <w:noProof w:val="0"/>
                <w:sz w:val="16"/>
              </w:rPr>
              <w:t>ParticipantObjectID</w:t>
            </w:r>
            <w:proofErr w:type="spellEnd"/>
          </w:p>
        </w:tc>
        <w:tc>
          <w:tcPr>
            <w:tcW w:w="630" w:type="dxa"/>
            <w:vAlign w:val="center"/>
          </w:tcPr>
          <w:p w14:paraId="30FF6C5B"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51ECA26B" w14:textId="7C2147FF" w:rsidR="007A1F44" w:rsidRPr="00977EA3" w:rsidRDefault="007A1F44" w:rsidP="00A90064">
            <w:pPr>
              <w:pStyle w:val="TableEntry"/>
              <w:rPr>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20A51893" w14:textId="77777777">
        <w:trPr>
          <w:cantSplit/>
        </w:trPr>
        <w:tc>
          <w:tcPr>
            <w:tcW w:w="1548" w:type="dxa"/>
            <w:vMerge/>
            <w:vAlign w:val="center"/>
          </w:tcPr>
          <w:p w14:paraId="2449704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0648B57" w14:textId="77777777" w:rsidR="007A1F44" w:rsidRPr="00977EA3" w:rsidRDefault="007A1F44" w:rsidP="00A9006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1C4249A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36100BE5"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157ED937" w14:textId="77777777">
        <w:trPr>
          <w:cantSplit/>
        </w:trPr>
        <w:tc>
          <w:tcPr>
            <w:tcW w:w="1548" w:type="dxa"/>
            <w:vMerge/>
            <w:vAlign w:val="center"/>
          </w:tcPr>
          <w:p w14:paraId="78AC84B5"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D6C14A2" w14:textId="77777777" w:rsidR="007A1F44" w:rsidRPr="00977EA3" w:rsidRDefault="007A1F44" w:rsidP="00A90064">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06604E84"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37B0D241"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0650DD6F" w14:textId="77777777">
        <w:trPr>
          <w:cantSplit/>
        </w:trPr>
        <w:tc>
          <w:tcPr>
            <w:tcW w:w="1548" w:type="dxa"/>
            <w:vMerge/>
            <w:vAlign w:val="center"/>
          </w:tcPr>
          <w:p w14:paraId="3E5FBF0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A30B4FA" w14:textId="77777777" w:rsidR="007A1F44" w:rsidRPr="00977EA3" w:rsidRDefault="007A1F44" w:rsidP="00CE0CFD">
            <w:pPr>
              <w:pStyle w:val="TableEntry"/>
              <w:rPr>
                <w:noProof w:val="0"/>
                <w:sz w:val="16"/>
              </w:rPr>
            </w:pPr>
            <w:proofErr w:type="spellStart"/>
            <w:r w:rsidRPr="00977EA3">
              <w:rPr>
                <w:noProof w:val="0"/>
                <w:sz w:val="16"/>
              </w:rPr>
              <w:t>ParticipantObjectDetail</w:t>
            </w:r>
            <w:proofErr w:type="spellEnd"/>
          </w:p>
        </w:tc>
        <w:tc>
          <w:tcPr>
            <w:tcW w:w="630" w:type="dxa"/>
            <w:vAlign w:val="center"/>
          </w:tcPr>
          <w:p w14:paraId="399BCC9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29037FF7" w14:textId="77777777" w:rsidR="007A1F44" w:rsidRPr="00977EA3" w:rsidRDefault="007A1F44" w:rsidP="00A90064">
            <w:pPr>
              <w:pStyle w:val="TableEntry"/>
              <w:rPr>
                <w:noProof w:val="0"/>
                <w:sz w:val="16"/>
              </w:rPr>
            </w:pPr>
            <w:r w:rsidRPr="00977EA3">
              <w:rPr>
                <w:noProof w:val="0"/>
                <w:sz w:val="16"/>
              </w:rPr>
              <w:t>Type=II (the literal string), Value=the value of message.id</w:t>
            </w:r>
          </w:p>
        </w:tc>
      </w:tr>
    </w:tbl>
    <w:p w14:paraId="674B8F5D"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r w:rsidRPr="00977EA3">
        <w:rPr>
          <w:noProof w:val="0"/>
        </w:rPr>
        <w:t>3.44.5.1.2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108AE10" w14:textId="77777777" w:rsidTr="00D372D5">
        <w:trPr>
          <w:cantSplit/>
        </w:trPr>
        <w:tc>
          <w:tcPr>
            <w:tcW w:w="1458" w:type="dxa"/>
            <w:textDirection w:val="btLr"/>
            <w:vAlign w:val="center"/>
          </w:tcPr>
          <w:p w14:paraId="58C7CAC9" w14:textId="77777777" w:rsidR="007A1F44" w:rsidRPr="00977EA3" w:rsidRDefault="007A1F44" w:rsidP="00D372D5">
            <w:pPr>
              <w:pStyle w:val="TableEntry"/>
              <w:rPr>
                <w:noProof w:val="0"/>
              </w:rPr>
            </w:pPr>
          </w:p>
        </w:tc>
        <w:tc>
          <w:tcPr>
            <w:tcW w:w="2610" w:type="dxa"/>
            <w:shd w:val="clear" w:color="auto" w:fill="D9D9D9"/>
            <w:vAlign w:val="center"/>
          </w:tcPr>
          <w:p w14:paraId="03BB5F5C"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4645F3D6"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shd w:val="clear" w:color="auto" w:fill="D9D9D9"/>
            <w:vAlign w:val="center"/>
          </w:tcPr>
          <w:p w14:paraId="04A8210D" w14:textId="77777777" w:rsidR="007A1F44" w:rsidRPr="00977EA3" w:rsidRDefault="007A1F44" w:rsidP="00A53067">
            <w:pPr>
              <w:pStyle w:val="TableEntryHeader"/>
              <w:rPr>
                <w:noProof w:val="0"/>
              </w:rPr>
            </w:pPr>
            <w:r w:rsidRPr="00977EA3">
              <w:rPr>
                <w:noProof w:val="0"/>
              </w:rPr>
              <w:t>Value Constraints</w:t>
            </w:r>
          </w:p>
        </w:tc>
      </w:tr>
      <w:tr w:rsidR="007A1F44" w:rsidRPr="00977EA3" w14:paraId="1CCAA884" w14:textId="77777777" w:rsidTr="00D372D5">
        <w:trPr>
          <w:cantSplit/>
        </w:trPr>
        <w:tc>
          <w:tcPr>
            <w:tcW w:w="1458" w:type="dxa"/>
            <w:vMerge w:val="restart"/>
          </w:tcPr>
          <w:p w14:paraId="050A7A73" w14:textId="77777777" w:rsidR="007A1F44" w:rsidRPr="00977EA3" w:rsidRDefault="007A1F44" w:rsidP="003462A5">
            <w:pPr>
              <w:pStyle w:val="TableEntryHeader"/>
              <w:rPr>
                <w:noProof w:val="0"/>
              </w:rPr>
            </w:pPr>
            <w:r w:rsidRPr="00977EA3">
              <w:rPr>
                <w:noProof w:val="0"/>
              </w:rPr>
              <w:t>Event</w:t>
            </w:r>
          </w:p>
          <w:p w14:paraId="7E08510F"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201AB100" w14:textId="77777777" w:rsidR="007A1F44" w:rsidRPr="00977EA3" w:rsidRDefault="007A1F44" w:rsidP="00A90064">
            <w:pPr>
              <w:pStyle w:val="TableEntry"/>
              <w:rPr>
                <w:noProof w:val="0"/>
                <w:sz w:val="16"/>
              </w:rPr>
            </w:pPr>
            <w:proofErr w:type="spellStart"/>
            <w:r w:rsidRPr="00977EA3">
              <w:rPr>
                <w:noProof w:val="0"/>
                <w:sz w:val="16"/>
              </w:rPr>
              <w:t>EventID</w:t>
            </w:r>
            <w:proofErr w:type="spellEnd"/>
          </w:p>
        </w:tc>
        <w:tc>
          <w:tcPr>
            <w:tcW w:w="720" w:type="dxa"/>
            <w:vAlign w:val="center"/>
          </w:tcPr>
          <w:p w14:paraId="3B050CEA"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BCD4486" w14:textId="77777777" w:rsidR="007A1F44" w:rsidRPr="00977EA3" w:rsidRDefault="007A1F44" w:rsidP="00A90064">
            <w:pPr>
              <w:pStyle w:val="TableEntry"/>
              <w:rPr>
                <w:noProof w:val="0"/>
                <w:sz w:val="16"/>
              </w:rPr>
            </w:pPr>
            <w:r w:rsidRPr="00977EA3">
              <w:rPr>
                <w:noProof w:val="0"/>
                <w:sz w:val="16"/>
              </w:rPr>
              <w:t>EV(110110, DCM, “Patient Record”)</w:t>
            </w:r>
          </w:p>
        </w:tc>
      </w:tr>
      <w:tr w:rsidR="007A1F44" w:rsidRPr="00977EA3" w14:paraId="2FA8FEBA" w14:textId="77777777">
        <w:trPr>
          <w:cantSplit/>
        </w:trPr>
        <w:tc>
          <w:tcPr>
            <w:tcW w:w="1458" w:type="dxa"/>
            <w:vMerge/>
            <w:vAlign w:val="center"/>
          </w:tcPr>
          <w:p w14:paraId="25AF8FA5"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5B266F8D" w14:textId="77777777" w:rsidR="007A1F44" w:rsidRPr="00977EA3" w:rsidRDefault="007A1F44" w:rsidP="00A90064">
            <w:pPr>
              <w:pStyle w:val="TableEntry"/>
              <w:rPr>
                <w:noProof w:val="0"/>
                <w:sz w:val="16"/>
              </w:rPr>
            </w:pPr>
            <w:proofErr w:type="spellStart"/>
            <w:r w:rsidRPr="00977EA3">
              <w:rPr>
                <w:noProof w:val="0"/>
                <w:sz w:val="16"/>
              </w:rPr>
              <w:t>EventActionCode</w:t>
            </w:r>
            <w:proofErr w:type="spellEnd"/>
          </w:p>
        </w:tc>
        <w:tc>
          <w:tcPr>
            <w:tcW w:w="720" w:type="dxa"/>
            <w:vAlign w:val="center"/>
          </w:tcPr>
          <w:p w14:paraId="6C92606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689CDCD" w14:textId="77777777" w:rsidR="007A1F44" w:rsidRPr="00977EA3" w:rsidRDefault="007A1F44" w:rsidP="00A90064">
            <w:pPr>
              <w:pStyle w:val="TableEntry"/>
              <w:rPr>
                <w:noProof w:val="0"/>
                <w:sz w:val="16"/>
              </w:rPr>
            </w:pPr>
            <w:r w:rsidRPr="00977EA3">
              <w:rPr>
                <w:noProof w:val="0"/>
                <w:sz w:val="16"/>
              </w:rPr>
              <w:t>“C” (create) , “U” (update), or “D” (delete) as appropriate</w:t>
            </w:r>
          </w:p>
        </w:tc>
      </w:tr>
      <w:tr w:rsidR="007A1F44" w:rsidRPr="00977EA3" w14:paraId="202781F9" w14:textId="77777777">
        <w:trPr>
          <w:cantSplit/>
        </w:trPr>
        <w:tc>
          <w:tcPr>
            <w:tcW w:w="1458" w:type="dxa"/>
            <w:vMerge/>
            <w:vAlign w:val="center"/>
          </w:tcPr>
          <w:p w14:paraId="0140E377"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3163010E" w14:textId="77777777" w:rsidR="007A1F44" w:rsidRPr="00977EA3" w:rsidRDefault="007A1F44" w:rsidP="00A90064">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3E2C5219"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45567085"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DA7CEC7" w14:textId="77777777">
        <w:trPr>
          <w:cantSplit/>
        </w:trPr>
        <w:tc>
          <w:tcPr>
            <w:tcW w:w="1458" w:type="dxa"/>
            <w:vMerge/>
            <w:vAlign w:val="center"/>
          </w:tcPr>
          <w:p w14:paraId="26B1F743"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14679BF6" w14:textId="77777777" w:rsidR="007A1F44" w:rsidRPr="00977EA3" w:rsidRDefault="007A1F44" w:rsidP="00A90064">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65D6DEF1"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7F33B4B0"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0CD53EB3" w14:textId="77777777">
        <w:trPr>
          <w:cantSplit/>
        </w:trPr>
        <w:tc>
          <w:tcPr>
            <w:tcW w:w="1458" w:type="dxa"/>
            <w:vMerge/>
            <w:vAlign w:val="center"/>
          </w:tcPr>
          <w:p w14:paraId="29B49876"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1049BD90" w14:textId="77777777" w:rsidR="007A1F44" w:rsidRPr="00977EA3" w:rsidRDefault="007A1F44" w:rsidP="00A90064">
            <w:pPr>
              <w:pStyle w:val="TableEntry"/>
              <w:rPr>
                <w:noProof w:val="0"/>
                <w:sz w:val="16"/>
              </w:rPr>
            </w:pPr>
            <w:proofErr w:type="spellStart"/>
            <w:r w:rsidRPr="00977EA3">
              <w:rPr>
                <w:noProof w:val="0"/>
                <w:sz w:val="16"/>
              </w:rPr>
              <w:t>EventTypeCode</w:t>
            </w:r>
            <w:proofErr w:type="spellEnd"/>
          </w:p>
        </w:tc>
        <w:tc>
          <w:tcPr>
            <w:tcW w:w="720" w:type="dxa"/>
            <w:vAlign w:val="center"/>
          </w:tcPr>
          <w:p w14:paraId="77F9F6D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B801C94" w14:textId="77777777" w:rsidR="007A1F44" w:rsidRPr="00977EA3" w:rsidRDefault="007A1F44" w:rsidP="00A90064">
            <w:pPr>
              <w:pStyle w:val="TableEntry"/>
              <w:rPr>
                <w:noProof w:val="0"/>
                <w:sz w:val="16"/>
              </w:rPr>
            </w:pPr>
            <w:r w:rsidRPr="00977EA3">
              <w:rPr>
                <w:noProof w:val="0"/>
                <w:sz w:val="16"/>
              </w:rPr>
              <w:t>EV(“ITI-44”, “IHE Transactions”, “Patient Identity Feed”)</w:t>
            </w:r>
          </w:p>
        </w:tc>
      </w:tr>
      <w:tr w:rsidR="007A1F44" w:rsidRPr="00977EA3" w14:paraId="18ADB865" w14:textId="77777777">
        <w:trPr>
          <w:cantSplit/>
        </w:trPr>
        <w:tc>
          <w:tcPr>
            <w:tcW w:w="9666" w:type="dxa"/>
            <w:gridSpan w:val="4"/>
          </w:tcPr>
          <w:p w14:paraId="6BD2FFD6" w14:textId="77777777" w:rsidR="007A1F44" w:rsidRPr="00977EA3" w:rsidRDefault="007A1F44" w:rsidP="003462A5">
            <w:pPr>
              <w:pStyle w:val="TableEntry"/>
              <w:rPr>
                <w:noProof w:val="0"/>
                <w:sz w:val="16"/>
              </w:rPr>
            </w:pPr>
            <w:r w:rsidRPr="00977EA3">
              <w:rPr>
                <w:noProof w:val="0"/>
                <w:sz w:val="16"/>
              </w:rPr>
              <w:t>Source (Patient Identity Source Actor) (1)</w:t>
            </w:r>
          </w:p>
        </w:tc>
      </w:tr>
      <w:tr w:rsidR="007A1F44" w:rsidRPr="00977EA3" w14:paraId="00062FBA" w14:textId="77777777">
        <w:trPr>
          <w:cantSplit/>
        </w:trPr>
        <w:tc>
          <w:tcPr>
            <w:tcW w:w="9666" w:type="dxa"/>
            <w:gridSpan w:val="4"/>
          </w:tcPr>
          <w:p w14:paraId="5B87B3B6" w14:textId="77777777" w:rsidR="007A1F44" w:rsidRPr="00977EA3" w:rsidRDefault="007A1F44" w:rsidP="003462A5">
            <w:pPr>
              <w:pStyle w:val="TableEntry"/>
              <w:rPr>
                <w:noProof w:val="0"/>
                <w:sz w:val="16"/>
              </w:rPr>
            </w:pPr>
            <w:r w:rsidRPr="00977EA3">
              <w:rPr>
                <w:noProof w:val="0"/>
                <w:sz w:val="16"/>
              </w:rPr>
              <w:t>Destination (Patient Identifier Cross-reference Manager or Document Registry) (1)</w:t>
            </w:r>
          </w:p>
        </w:tc>
      </w:tr>
      <w:tr w:rsidR="007A1F44" w:rsidRPr="00977EA3" w14:paraId="25656973" w14:textId="77777777">
        <w:trPr>
          <w:cantSplit/>
        </w:trPr>
        <w:tc>
          <w:tcPr>
            <w:tcW w:w="9666" w:type="dxa"/>
            <w:gridSpan w:val="4"/>
          </w:tcPr>
          <w:p w14:paraId="0861A78C" w14:textId="77777777" w:rsidR="007A1F44" w:rsidRPr="00977EA3" w:rsidRDefault="007A1F44" w:rsidP="003462A5">
            <w:pPr>
              <w:pStyle w:val="TableEntry"/>
              <w:rPr>
                <w:noProof w:val="0"/>
                <w:sz w:val="16"/>
              </w:rPr>
            </w:pPr>
            <w:r w:rsidRPr="00977EA3">
              <w:rPr>
                <w:noProof w:val="0"/>
                <w:sz w:val="16"/>
              </w:rPr>
              <w:t>Audit Source (Patient Identifier Cross-reference Manager or Document Registry) (1)</w:t>
            </w:r>
          </w:p>
        </w:tc>
      </w:tr>
      <w:tr w:rsidR="007A1F44" w:rsidRPr="00977EA3" w14:paraId="79B4FE4C" w14:textId="77777777">
        <w:trPr>
          <w:cantSplit/>
        </w:trPr>
        <w:tc>
          <w:tcPr>
            <w:tcW w:w="9666" w:type="dxa"/>
            <w:gridSpan w:val="4"/>
          </w:tcPr>
          <w:p w14:paraId="3E8B1BC4" w14:textId="50C5384F" w:rsidR="007A1F44" w:rsidRPr="00977EA3" w:rsidRDefault="007A1F44" w:rsidP="003462A5">
            <w:pPr>
              <w:pStyle w:val="TableEntry"/>
              <w:rPr>
                <w:noProof w:val="0"/>
                <w:sz w:val="16"/>
              </w:rPr>
            </w:pPr>
            <w:r w:rsidRPr="00977EA3">
              <w:rPr>
                <w:noProof w:val="0"/>
                <w:sz w:val="16"/>
              </w:rPr>
              <w:t>Patient</w:t>
            </w:r>
            <w:r w:rsidR="005720F4" w:rsidRPr="00977EA3">
              <w:rPr>
                <w:noProof w:val="0"/>
                <w:sz w:val="16"/>
              </w:rPr>
              <w:t xml:space="preserve"> </w:t>
            </w:r>
            <w:r w:rsidRPr="00977EA3">
              <w:rPr>
                <w:noProof w:val="0"/>
                <w:sz w:val="16"/>
              </w:rPr>
              <w:t>(1)</w:t>
            </w:r>
          </w:p>
        </w:tc>
      </w:tr>
    </w:tbl>
    <w:p w14:paraId="2F8CB07B" w14:textId="77777777" w:rsidR="007A1F44" w:rsidRPr="00977EA3" w:rsidRDefault="007A1F44" w:rsidP="00D372D5">
      <w:pPr>
        <w:pStyle w:val="Corpotesto"/>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DCF6B61" w14:textId="77777777" w:rsidTr="00775340">
        <w:trPr>
          <w:cantSplit/>
        </w:trPr>
        <w:tc>
          <w:tcPr>
            <w:tcW w:w="1548" w:type="dxa"/>
            <w:vMerge w:val="restart"/>
          </w:tcPr>
          <w:p w14:paraId="435B36B9" w14:textId="77777777" w:rsidR="007A1F44" w:rsidRPr="00977EA3" w:rsidRDefault="007A1F44" w:rsidP="003462A5">
            <w:pPr>
              <w:pStyle w:val="TableEntryHeader"/>
              <w:rPr>
                <w:noProof w:val="0"/>
              </w:rPr>
            </w:pPr>
            <w:r w:rsidRPr="00977EA3">
              <w:rPr>
                <w:noProof w:val="0"/>
              </w:rPr>
              <w:lastRenderedPageBreak/>
              <w:t>Source</w:t>
            </w:r>
          </w:p>
          <w:p w14:paraId="1D4F4175" w14:textId="3A4B606D"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proofErr w:type="spellStart"/>
            <w:r w:rsidR="000776DF" w:rsidRPr="00977EA3">
              <w:rPr>
                <w:bCs/>
                <w:noProof w:val="0"/>
                <w:sz w:val="12"/>
              </w:rPr>
              <w:t>ActiveParticipan</w:t>
            </w:r>
            <w:r w:rsidRPr="00977EA3">
              <w:rPr>
                <w:bCs/>
                <w:noProof w:val="0"/>
                <w:sz w:val="12"/>
              </w:rPr>
              <w:t>t</w:t>
            </w:r>
            <w:proofErr w:type="spellEnd"/>
          </w:p>
        </w:tc>
        <w:tc>
          <w:tcPr>
            <w:tcW w:w="2520" w:type="dxa"/>
            <w:vAlign w:val="center"/>
          </w:tcPr>
          <w:p w14:paraId="048EEEB6" w14:textId="77777777" w:rsidR="007A1F44" w:rsidRPr="00977EA3" w:rsidRDefault="007A1F44" w:rsidP="003462A5">
            <w:pPr>
              <w:pStyle w:val="TableEntry"/>
              <w:rPr>
                <w:i/>
                <w:iCs/>
                <w:noProof w:val="0"/>
                <w:sz w:val="16"/>
              </w:rPr>
            </w:pPr>
            <w:proofErr w:type="spellStart"/>
            <w:r w:rsidRPr="00977EA3">
              <w:rPr>
                <w:i/>
                <w:iCs/>
                <w:noProof w:val="0"/>
                <w:sz w:val="16"/>
              </w:rPr>
              <w:t>UserID</w:t>
            </w:r>
            <w:proofErr w:type="spellEnd"/>
          </w:p>
        </w:tc>
        <w:tc>
          <w:tcPr>
            <w:tcW w:w="630" w:type="dxa"/>
            <w:vAlign w:val="center"/>
          </w:tcPr>
          <w:p w14:paraId="7A688159"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16372D3E"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977EA3">
              <w:rPr>
                <w:i/>
                <w:noProof w:val="0"/>
                <w:sz w:val="16"/>
              </w:rPr>
              <w:t>not specialized</w:t>
            </w:r>
          </w:p>
        </w:tc>
      </w:tr>
      <w:tr w:rsidR="007A1F44" w:rsidRPr="00977EA3" w14:paraId="77210072" w14:textId="77777777" w:rsidTr="00775340">
        <w:trPr>
          <w:cantSplit/>
        </w:trPr>
        <w:tc>
          <w:tcPr>
            <w:tcW w:w="1548" w:type="dxa"/>
            <w:vMerge/>
            <w:textDirection w:val="btLr"/>
            <w:vAlign w:val="center"/>
          </w:tcPr>
          <w:p w14:paraId="7957497E"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4AB5E23" w14:textId="77777777" w:rsidR="007A1F44" w:rsidRPr="00977EA3" w:rsidRDefault="007A1F44" w:rsidP="00A90064">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5D4725D3"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D8309F0"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679D8D6" w14:textId="77777777" w:rsidTr="00775340">
        <w:trPr>
          <w:cantSplit/>
        </w:trPr>
        <w:tc>
          <w:tcPr>
            <w:tcW w:w="1548" w:type="dxa"/>
            <w:vMerge/>
            <w:textDirection w:val="btLr"/>
            <w:vAlign w:val="center"/>
          </w:tcPr>
          <w:p w14:paraId="481B0176"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F13E302" w14:textId="77777777" w:rsidR="007A1F44" w:rsidRPr="00977EA3" w:rsidRDefault="007A1F44" w:rsidP="00A9006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48F8A71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62EA4E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D3BA289" w14:textId="77777777" w:rsidTr="00775340">
        <w:trPr>
          <w:cantSplit/>
        </w:trPr>
        <w:tc>
          <w:tcPr>
            <w:tcW w:w="1548" w:type="dxa"/>
            <w:vMerge/>
            <w:textDirection w:val="btLr"/>
            <w:vAlign w:val="center"/>
          </w:tcPr>
          <w:p w14:paraId="4B80612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71D20F1"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5385815C"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43C08F06" w14:textId="77777777" w:rsidR="007A1F44" w:rsidRPr="00977EA3" w:rsidRDefault="007A1F44" w:rsidP="00A90064">
            <w:pPr>
              <w:pStyle w:val="TableEntry"/>
              <w:rPr>
                <w:iCs/>
                <w:noProof w:val="0"/>
                <w:sz w:val="16"/>
              </w:rPr>
            </w:pPr>
            <w:r w:rsidRPr="00977EA3">
              <w:rPr>
                <w:i/>
                <w:iCs/>
                <w:noProof w:val="0"/>
                <w:sz w:val="16"/>
              </w:rPr>
              <w:t>not specialized</w:t>
            </w:r>
          </w:p>
        </w:tc>
      </w:tr>
      <w:tr w:rsidR="007A1F44" w:rsidRPr="00977EA3" w14:paraId="6F9CDD4A" w14:textId="77777777" w:rsidTr="00775340">
        <w:trPr>
          <w:cantSplit/>
        </w:trPr>
        <w:tc>
          <w:tcPr>
            <w:tcW w:w="1548" w:type="dxa"/>
            <w:vMerge/>
            <w:textDirection w:val="btLr"/>
            <w:vAlign w:val="center"/>
          </w:tcPr>
          <w:p w14:paraId="03D734F2"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216CCDA" w14:textId="77777777" w:rsidR="007A1F44" w:rsidRPr="00977EA3" w:rsidRDefault="007A1F44" w:rsidP="00A90064">
            <w:pPr>
              <w:pStyle w:val="TableEntry"/>
              <w:rPr>
                <w:noProof w:val="0"/>
                <w:sz w:val="16"/>
              </w:rPr>
            </w:pPr>
            <w:proofErr w:type="spellStart"/>
            <w:r w:rsidRPr="00977EA3">
              <w:rPr>
                <w:noProof w:val="0"/>
                <w:sz w:val="16"/>
              </w:rPr>
              <w:t>RoleIDCode</w:t>
            </w:r>
            <w:proofErr w:type="spellEnd"/>
          </w:p>
        </w:tc>
        <w:tc>
          <w:tcPr>
            <w:tcW w:w="630" w:type="dxa"/>
            <w:vAlign w:val="center"/>
          </w:tcPr>
          <w:p w14:paraId="6FBDB616"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5BFF6399" w14:textId="77777777" w:rsidR="007A1F44" w:rsidRPr="00977EA3" w:rsidRDefault="007A1F44" w:rsidP="00A90064">
            <w:pPr>
              <w:pStyle w:val="TableEntry"/>
              <w:rPr>
                <w:noProof w:val="0"/>
                <w:sz w:val="16"/>
              </w:rPr>
            </w:pPr>
            <w:r w:rsidRPr="00977EA3">
              <w:rPr>
                <w:noProof w:val="0"/>
                <w:sz w:val="16"/>
              </w:rPr>
              <w:t>EV(110153, DCM, “Source”)</w:t>
            </w:r>
          </w:p>
        </w:tc>
      </w:tr>
      <w:tr w:rsidR="007A1F44" w:rsidRPr="00977EA3" w14:paraId="202A46BE" w14:textId="77777777" w:rsidTr="00775340">
        <w:trPr>
          <w:cantSplit/>
        </w:trPr>
        <w:tc>
          <w:tcPr>
            <w:tcW w:w="1548" w:type="dxa"/>
            <w:vMerge/>
            <w:textDirection w:val="btLr"/>
            <w:vAlign w:val="center"/>
          </w:tcPr>
          <w:p w14:paraId="6FE2519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86236C6" w14:textId="77777777" w:rsidR="007A1F44" w:rsidRPr="00977EA3" w:rsidRDefault="007A1F44" w:rsidP="00A9006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4ADC2711"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7AD3888B"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49DB778D" w14:textId="77777777" w:rsidTr="00EC243F">
        <w:trPr>
          <w:cantSplit/>
          <w:trHeight w:val="160"/>
        </w:trPr>
        <w:tc>
          <w:tcPr>
            <w:tcW w:w="1548" w:type="dxa"/>
            <w:vMerge/>
            <w:textDirection w:val="btLr"/>
            <w:vAlign w:val="center"/>
          </w:tcPr>
          <w:p w14:paraId="10E89F7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739A9A3" w14:textId="77777777" w:rsidR="007A1F44" w:rsidRPr="00977EA3" w:rsidRDefault="007A1F44" w:rsidP="00A9006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0A2DA829"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498ED7C" w14:textId="77777777" w:rsidR="007A1F44" w:rsidRPr="00977EA3" w:rsidRDefault="007A1F44" w:rsidP="00A90064">
            <w:pPr>
              <w:pStyle w:val="TableEntry"/>
              <w:rPr>
                <w:noProof w:val="0"/>
                <w:sz w:val="16"/>
              </w:rPr>
            </w:pPr>
            <w:r w:rsidRPr="00977EA3">
              <w:rPr>
                <w:noProof w:val="0"/>
                <w:sz w:val="16"/>
              </w:rPr>
              <w:t>the machine name or IP address.</w:t>
            </w:r>
          </w:p>
        </w:tc>
      </w:tr>
    </w:tbl>
    <w:p w14:paraId="03863D55" w14:textId="77777777" w:rsidR="007A1F44" w:rsidRPr="00977EA3" w:rsidRDefault="007A1F44"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081ECB" w14:textId="77777777" w:rsidTr="003462A5">
        <w:trPr>
          <w:cantSplit/>
        </w:trPr>
        <w:tc>
          <w:tcPr>
            <w:tcW w:w="1548" w:type="dxa"/>
            <w:vMerge w:val="restart"/>
          </w:tcPr>
          <w:p w14:paraId="4FEBA8F0" w14:textId="77777777" w:rsidR="007A1F44" w:rsidRPr="00977EA3" w:rsidRDefault="007A1F44" w:rsidP="003462A5">
            <w:pPr>
              <w:pStyle w:val="TableEntryHeader"/>
              <w:rPr>
                <w:noProof w:val="0"/>
              </w:rPr>
            </w:pPr>
            <w:r w:rsidRPr="00977EA3">
              <w:rPr>
                <w:noProof w:val="0"/>
              </w:rPr>
              <w:t>Destination</w:t>
            </w:r>
          </w:p>
          <w:p w14:paraId="1EBCEED5"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51232D95" w14:textId="77777777" w:rsidR="007A1F44" w:rsidRPr="00977EA3" w:rsidRDefault="007A1F44" w:rsidP="00A90064">
            <w:pPr>
              <w:pStyle w:val="TableEntry"/>
              <w:rPr>
                <w:noProof w:val="0"/>
                <w:sz w:val="16"/>
              </w:rPr>
            </w:pPr>
            <w:proofErr w:type="spellStart"/>
            <w:r w:rsidRPr="00977EA3">
              <w:rPr>
                <w:noProof w:val="0"/>
                <w:sz w:val="16"/>
              </w:rPr>
              <w:t>UserID</w:t>
            </w:r>
            <w:proofErr w:type="spellEnd"/>
          </w:p>
        </w:tc>
        <w:tc>
          <w:tcPr>
            <w:tcW w:w="630" w:type="dxa"/>
            <w:vAlign w:val="center"/>
          </w:tcPr>
          <w:p w14:paraId="4D987C8D"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6DEF1BBD" w14:textId="77777777" w:rsidR="007A1F44" w:rsidRPr="00977EA3" w:rsidRDefault="007A1F44" w:rsidP="00A90064">
            <w:pPr>
              <w:pStyle w:val="TableEntry"/>
              <w:rPr>
                <w:noProof w:val="0"/>
                <w:sz w:val="16"/>
              </w:rPr>
            </w:pPr>
            <w:r w:rsidRPr="00977EA3">
              <w:rPr>
                <w:noProof w:val="0"/>
                <w:sz w:val="16"/>
              </w:rPr>
              <w:t>SOAP endpoint URI</w:t>
            </w:r>
          </w:p>
        </w:tc>
      </w:tr>
      <w:tr w:rsidR="007A1F44" w:rsidRPr="00977EA3" w14:paraId="48D8922D" w14:textId="77777777" w:rsidTr="003462A5">
        <w:trPr>
          <w:cantSplit/>
        </w:trPr>
        <w:tc>
          <w:tcPr>
            <w:tcW w:w="1548" w:type="dxa"/>
            <w:vMerge/>
            <w:textDirection w:val="btLr"/>
            <w:vAlign w:val="center"/>
          </w:tcPr>
          <w:p w14:paraId="1792126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9D9169E" w14:textId="77777777" w:rsidR="007A1F44" w:rsidRPr="00977EA3" w:rsidRDefault="007A1F44" w:rsidP="00A90064">
            <w:pPr>
              <w:pStyle w:val="TableEntry"/>
              <w:rPr>
                <w:noProof w:val="0"/>
                <w:sz w:val="16"/>
              </w:rPr>
            </w:pPr>
            <w:proofErr w:type="spellStart"/>
            <w:r w:rsidRPr="00977EA3">
              <w:rPr>
                <w:noProof w:val="0"/>
                <w:sz w:val="16"/>
              </w:rPr>
              <w:t>AlternativeUserID</w:t>
            </w:r>
            <w:proofErr w:type="spellEnd"/>
          </w:p>
        </w:tc>
        <w:tc>
          <w:tcPr>
            <w:tcW w:w="630" w:type="dxa"/>
            <w:vAlign w:val="center"/>
          </w:tcPr>
          <w:p w14:paraId="78458862"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E8E0167" w14:textId="77777777" w:rsidR="007A1F44" w:rsidRPr="00977EA3" w:rsidRDefault="007A1F44" w:rsidP="00A9006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5FD44D2E" w14:textId="77777777" w:rsidTr="003462A5">
        <w:trPr>
          <w:cantSplit/>
        </w:trPr>
        <w:tc>
          <w:tcPr>
            <w:tcW w:w="1548" w:type="dxa"/>
            <w:vMerge/>
            <w:textDirection w:val="btLr"/>
            <w:vAlign w:val="center"/>
          </w:tcPr>
          <w:p w14:paraId="376CA64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E34F5FF" w14:textId="77777777" w:rsidR="007A1F44" w:rsidRPr="00977EA3" w:rsidRDefault="007A1F44" w:rsidP="00A9006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30CE148D"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CF721B0"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88D76C8" w14:textId="77777777" w:rsidTr="003462A5">
        <w:trPr>
          <w:cantSplit/>
        </w:trPr>
        <w:tc>
          <w:tcPr>
            <w:tcW w:w="1548" w:type="dxa"/>
            <w:vMerge/>
            <w:textDirection w:val="btLr"/>
            <w:vAlign w:val="center"/>
          </w:tcPr>
          <w:p w14:paraId="6EA1BB72"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DA0E72B" w14:textId="77777777" w:rsidR="007A1F44" w:rsidRPr="00977EA3" w:rsidRDefault="007A1F44" w:rsidP="00A90064">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30D1460C"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677903A3" w14:textId="77777777" w:rsidR="007A1F44" w:rsidRPr="00977EA3" w:rsidRDefault="007A1F44" w:rsidP="00A90064">
            <w:pPr>
              <w:pStyle w:val="TableEntry"/>
              <w:rPr>
                <w:iCs/>
                <w:noProof w:val="0"/>
                <w:sz w:val="16"/>
              </w:rPr>
            </w:pPr>
            <w:r w:rsidRPr="00977EA3">
              <w:rPr>
                <w:iCs/>
                <w:noProof w:val="0"/>
                <w:sz w:val="16"/>
              </w:rPr>
              <w:t>“false”</w:t>
            </w:r>
          </w:p>
        </w:tc>
      </w:tr>
      <w:tr w:rsidR="007A1F44" w:rsidRPr="00977EA3" w14:paraId="08A48F19" w14:textId="77777777" w:rsidTr="003462A5">
        <w:trPr>
          <w:cantSplit/>
        </w:trPr>
        <w:tc>
          <w:tcPr>
            <w:tcW w:w="1548" w:type="dxa"/>
            <w:vMerge/>
            <w:textDirection w:val="btLr"/>
            <w:vAlign w:val="center"/>
          </w:tcPr>
          <w:p w14:paraId="5612A61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47A3BC9" w14:textId="77777777" w:rsidR="007A1F44" w:rsidRPr="00977EA3" w:rsidRDefault="007A1F44" w:rsidP="00A90064">
            <w:pPr>
              <w:pStyle w:val="TableEntry"/>
              <w:rPr>
                <w:noProof w:val="0"/>
                <w:sz w:val="16"/>
              </w:rPr>
            </w:pPr>
            <w:proofErr w:type="spellStart"/>
            <w:r w:rsidRPr="00977EA3">
              <w:rPr>
                <w:noProof w:val="0"/>
                <w:sz w:val="16"/>
              </w:rPr>
              <w:t>RoleIDCode</w:t>
            </w:r>
            <w:proofErr w:type="spellEnd"/>
          </w:p>
        </w:tc>
        <w:tc>
          <w:tcPr>
            <w:tcW w:w="630" w:type="dxa"/>
            <w:vAlign w:val="center"/>
          </w:tcPr>
          <w:p w14:paraId="005464CA"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40AB59E5" w14:textId="77777777" w:rsidR="007A1F44" w:rsidRPr="00977EA3" w:rsidRDefault="007A1F44" w:rsidP="00A90064">
            <w:pPr>
              <w:pStyle w:val="TableEntry"/>
              <w:rPr>
                <w:noProof w:val="0"/>
                <w:sz w:val="16"/>
              </w:rPr>
            </w:pPr>
            <w:r w:rsidRPr="00977EA3">
              <w:rPr>
                <w:noProof w:val="0"/>
                <w:sz w:val="16"/>
              </w:rPr>
              <w:t>EV(110152, DCM, “Destination”)</w:t>
            </w:r>
          </w:p>
        </w:tc>
      </w:tr>
      <w:tr w:rsidR="007A1F44" w:rsidRPr="00977EA3" w14:paraId="0A086B75" w14:textId="77777777" w:rsidTr="003462A5">
        <w:trPr>
          <w:cantSplit/>
        </w:trPr>
        <w:tc>
          <w:tcPr>
            <w:tcW w:w="1548" w:type="dxa"/>
            <w:vMerge/>
            <w:textDirection w:val="btLr"/>
            <w:vAlign w:val="center"/>
          </w:tcPr>
          <w:p w14:paraId="2C1258F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6EC0659" w14:textId="77777777" w:rsidR="007A1F44" w:rsidRPr="00977EA3" w:rsidRDefault="007A1F44" w:rsidP="00A9006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37BC5F85"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50A94D54"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7898CC17" w14:textId="77777777" w:rsidTr="003462A5">
        <w:trPr>
          <w:cantSplit/>
        </w:trPr>
        <w:tc>
          <w:tcPr>
            <w:tcW w:w="1548" w:type="dxa"/>
            <w:vMerge/>
            <w:textDirection w:val="btLr"/>
            <w:vAlign w:val="center"/>
          </w:tcPr>
          <w:p w14:paraId="000F161D"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DD00943" w14:textId="77777777" w:rsidR="007A1F44" w:rsidRPr="00977EA3" w:rsidRDefault="007A1F44" w:rsidP="00A9006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1100280F"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4E0D8AF6" w14:textId="77777777" w:rsidR="007A1F44" w:rsidRPr="00977EA3" w:rsidRDefault="007A1F44" w:rsidP="00A90064">
            <w:pPr>
              <w:pStyle w:val="TableEntry"/>
              <w:rPr>
                <w:noProof w:val="0"/>
                <w:sz w:val="16"/>
              </w:rPr>
            </w:pPr>
            <w:r w:rsidRPr="00977EA3">
              <w:rPr>
                <w:noProof w:val="0"/>
                <w:sz w:val="16"/>
              </w:rPr>
              <w:t>the machine name or IP address.</w:t>
            </w:r>
          </w:p>
        </w:tc>
      </w:tr>
    </w:tbl>
    <w:p w14:paraId="18DA8E8F" w14:textId="77777777" w:rsidR="007A1F44" w:rsidRPr="00977EA3" w:rsidRDefault="007A1F44" w:rsidP="00A9006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79B0671D" w14:textId="77777777" w:rsidTr="00ED4370">
        <w:trPr>
          <w:cantSplit/>
        </w:trPr>
        <w:tc>
          <w:tcPr>
            <w:tcW w:w="1728" w:type="dxa"/>
            <w:vMerge w:val="restart"/>
          </w:tcPr>
          <w:p w14:paraId="139BD5B3" w14:textId="77777777" w:rsidR="007A1F44" w:rsidRPr="00977EA3" w:rsidRDefault="007A1F44" w:rsidP="003462A5">
            <w:pPr>
              <w:pStyle w:val="TableEntryHeader"/>
              <w:rPr>
                <w:noProof w:val="0"/>
              </w:rPr>
            </w:pPr>
            <w:r w:rsidRPr="00977EA3">
              <w:rPr>
                <w:noProof w:val="0"/>
              </w:rPr>
              <w:t>Audit Source</w:t>
            </w:r>
          </w:p>
          <w:p w14:paraId="5C61EE05"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33F52649" w14:textId="77777777" w:rsidR="007A1F44" w:rsidRPr="00977EA3" w:rsidRDefault="007A1F44" w:rsidP="00A90064">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5ECA8AA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B35CAC3"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58F12E1E" w14:textId="77777777" w:rsidTr="00ED4370">
        <w:trPr>
          <w:cantSplit/>
        </w:trPr>
        <w:tc>
          <w:tcPr>
            <w:tcW w:w="1728" w:type="dxa"/>
            <w:vMerge/>
            <w:textDirection w:val="btLr"/>
            <w:vAlign w:val="center"/>
          </w:tcPr>
          <w:p w14:paraId="7F70C04A"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238DC15C" w14:textId="77777777" w:rsidR="007A1F44" w:rsidRPr="00977EA3" w:rsidRDefault="007A1F44" w:rsidP="00A90064">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103F9E3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3A696B9"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0D3CC2F" w14:textId="77777777" w:rsidTr="00ED4370">
        <w:trPr>
          <w:cantSplit/>
        </w:trPr>
        <w:tc>
          <w:tcPr>
            <w:tcW w:w="1728" w:type="dxa"/>
            <w:vMerge/>
            <w:textDirection w:val="btLr"/>
            <w:vAlign w:val="center"/>
          </w:tcPr>
          <w:p w14:paraId="378318EE"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3B6028BF" w14:textId="77777777" w:rsidR="007A1F44" w:rsidRPr="00977EA3" w:rsidRDefault="007A1F44" w:rsidP="00A90064">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7307E96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191C8DF"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784CF140" w14:textId="77777777" w:rsidR="00826C00" w:rsidRPr="00977EA3" w:rsidRDefault="00826C00"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858362E" w14:textId="77777777" w:rsidTr="00D372D5">
        <w:trPr>
          <w:cantSplit/>
        </w:trPr>
        <w:tc>
          <w:tcPr>
            <w:tcW w:w="1548" w:type="dxa"/>
            <w:vMerge w:val="restart"/>
          </w:tcPr>
          <w:p w14:paraId="3AD01DB6" w14:textId="77777777" w:rsidR="007A1F44" w:rsidRPr="00977EA3" w:rsidRDefault="007A1F44" w:rsidP="003462A5">
            <w:pPr>
              <w:pStyle w:val="TableEntryHeader"/>
              <w:rPr>
                <w:noProof w:val="0"/>
              </w:rPr>
            </w:pPr>
            <w:r w:rsidRPr="00977EA3">
              <w:rPr>
                <w:noProof w:val="0"/>
              </w:rPr>
              <w:t>Patient</w:t>
            </w:r>
          </w:p>
          <w:p w14:paraId="5D109386"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5FF875A9" w14:textId="77777777" w:rsidR="007A1F44" w:rsidRPr="00977EA3" w:rsidRDefault="007A1F44" w:rsidP="00A9006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59C6C982"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A2D5665" w14:textId="77777777" w:rsidR="007A1F44" w:rsidRPr="00977EA3" w:rsidRDefault="007A1F44" w:rsidP="00A90064">
            <w:pPr>
              <w:pStyle w:val="TableEntry"/>
              <w:rPr>
                <w:noProof w:val="0"/>
                <w:sz w:val="16"/>
              </w:rPr>
            </w:pPr>
            <w:r w:rsidRPr="00977EA3">
              <w:rPr>
                <w:noProof w:val="0"/>
                <w:sz w:val="16"/>
              </w:rPr>
              <w:t>“1” (person)</w:t>
            </w:r>
          </w:p>
        </w:tc>
      </w:tr>
      <w:tr w:rsidR="007A1F44" w:rsidRPr="00977EA3" w14:paraId="69914660" w14:textId="77777777">
        <w:trPr>
          <w:cantSplit/>
        </w:trPr>
        <w:tc>
          <w:tcPr>
            <w:tcW w:w="1548" w:type="dxa"/>
            <w:vMerge/>
            <w:vAlign w:val="center"/>
          </w:tcPr>
          <w:p w14:paraId="6B238C9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DD4EBFF" w14:textId="77777777" w:rsidR="007A1F44" w:rsidRPr="00977EA3" w:rsidRDefault="007A1F44" w:rsidP="00A9006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7C6E7491"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47AE433" w14:textId="77777777" w:rsidR="007A1F44" w:rsidRPr="00977EA3" w:rsidRDefault="007A1F44" w:rsidP="00A90064">
            <w:pPr>
              <w:pStyle w:val="TableEntry"/>
              <w:rPr>
                <w:b/>
                <w:i/>
                <w:noProof w:val="0"/>
                <w:sz w:val="16"/>
              </w:rPr>
            </w:pPr>
            <w:r w:rsidRPr="00977EA3">
              <w:rPr>
                <w:noProof w:val="0"/>
                <w:sz w:val="16"/>
              </w:rPr>
              <w:t>“1” (patient)</w:t>
            </w:r>
          </w:p>
        </w:tc>
      </w:tr>
      <w:tr w:rsidR="007A1F44" w:rsidRPr="00977EA3" w14:paraId="6B5C6CFF" w14:textId="77777777">
        <w:trPr>
          <w:cantSplit/>
        </w:trPr>
        <w:tc>
          <w:tcPr>
            <w:tcW w:w="1548" w:type="dxa"/>
            <w:vMerge/>
            <w:vAlign w:val="center"/>
          </w:tcPr>
          <w:p w14:paraId="0545C68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0DD702C" w14:textId="77777777" w:rsidR="007A1F44" w:rsidRPr="00977EA3" w:rsidRDefault="007A1F44" w:rsidP="00A9006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2A2526F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E55C466"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44B3AB59" w14:textId="77777777">
        <w:trPr>
          <w:cantSplit/>
        </w:trPr>
        <w:tc>
          <w:tcPr>
            <w:tcW w:w="1548" w:type="dxa"/>
            <w:vMerge/>
            <w:vAlign w:val="center"/>
          </w:tcPr>
          <w:p w14:paraId="53CE5AD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E809D3D" w14:textId="77777777" w:rsidR="007A1F44" w:rsidRPr="00977EA3" w:rsidRDefault="007A1F44" w:rsidP="00A90064">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171CF58B" w14:textId="77777777" w:rsidR="007A1F44" w:rsidRPr="00977EA3" w:rsidRDefault="007A1F44" w:rsidP="00A90064">
            <w:pPr>
              <w:pStyle w:val="TableEntry"/>
              <w:jc w:val="center"/>
              <w:rPr>
                <w:i/>
                <w:noProof w:val="0"/>
                <w:sz w:val="16"/>
              </w:rPr>
            </w:pPr>
            <w:r w:rsidRPr="00977EA3">
              <w:rPr>
                <w:i/>
                <w:noProof w:val="0"/>
                <w:sz w:val="16"/>
              </w:rPr>
              <w:t>M</w:t>
            </w:r>
          </w:p>
        </w:tc>
        <w:tc>
          <w:tcPr>
            <w:tcW w:w="4968" w:type="dxa"/>
            <w:vAlign w:val="center"/>
          </w:tcPr>
          <w:p w14:paraId="4D049ACE" w14:textId="77777777" w:rsidR="007A1F44" w:rsidRPr="00977EA3" w:rsidRDefault="0015406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63365D52" w14:textId="77777777">
        <w:trPr>
          <w:cantSplit/>
        </w:trPr>
        <w:tc>
          <w:tcPr>
            <w:tcW w:w="1548" w:type="dxa"/>
            <w:vMerge/>
            <w:vAlign w:val="center"/>
          </w:tcPr>
          <w:p w14:paraId="3BC15F5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47400BA" w14:textId="77777777" w:rsidR="007A1F44" w:rsidRPr="00977EA3" w:rsidRDefault="007A1F44" w:rsidP="00A9006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714C8ACD"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2075D342"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77DCA3D9" w14:textId="77777777">
        <w:trPr>
          <w:cantSplit/>
        </w:trPr>
        <w:tc>
          <w:tcPr>
            <w:tcW w:w="1548" w:type="dxa"/>
            <w:vMerge/>
            <w:vAlign w:val="center"/>
          </w:tcPr>
          <w:p w14:paraId="37A70488"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D65A4E8" w14:textId="77777777" w:rsidR="007A1F44" w:rsidRPr="00977EA3" w:rsidRDefault="007A1F44" w:rsidP="00A90064">
            <w:pPr>
              <w:pStyle w:val="TableEntry"/>
              <w:rPr>
                <w:noProof w:val="0"/>
                <w:sz w:val="16"/>
              </w:rPr>
            </w:pPr>
            <w:proofErr w:type="spellStart"/>
            <w:r w:rsidRPr="00977EA3">
              <w:rPr>
                <w:noProof w:val="0"/>
                <w:sz w:val="16"/>
              </w:rPr>
              <w:t>ParticipantObjectID</w:t>
            </w:r>
            <w:proofErr w:type="spellEnd"/>
          </w:p>
        </w:tc>
        <w:tc>
          <w:tcPr>
            <w:tcW w:w="630" w:type="dxa"/>
            <w:vAlign w:val="center"/>
          </w:tcPr>
          <w:p w14:paraId="5F742767"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0618936E" w14:textId="17040AAE" w:rsidR="007A1F44" w:rsidRPr="00977EA3" w:rsidRDefault="007A1F44" w:rsidP="00A90064">
            <w:pPr>
              <w:pStyle w:val="TableEntry"/>
              <w:rPr>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25FA9326" w14:textId="77777777">
        <w:trPr>
          <w:cantSplit/>
        </w:trPr>
        <w:tc>
          <w:tcPr>
            <w:tcW w:w="1548" w:type="dxa"/>
            <w:vMerge/>
            <w:vAlign w:val="center"/>
          </w:tcPr>
          <w:p w14:paraId="6686A135"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5E36550" w14:textId="77777777" w:rsidR="007A1F44" w:rsidRPr="00977EA3" w:rsidRDefault="007A1F44" w:rsidP="00A9006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0FB29FF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52AF3113"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4CAD70AC" w14:textId="77777777">
        <w:trPr>
          <w:cantSplit/>
        </w:trPr>
        <w:tc>
          <w:tcPr>
            <w:tcW w:w="1548" w:type="dxa"/>
            <w:vMerge/>
            <w:vAlign w:val="center"/>
          </w:tcPr>
          <w:p w14:paraId="18EBEC3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DD140BD" w14:textId="77777777" w:rsidR="007A1F44" w:rsidRPr="00977EA3" w:rsidRDefault="007A1F44" w:rsidP="00A90064">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4FAD4ED4"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46B5EF63"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0B662D5D" w14:textId="77777777">
        <w:trPr>
          <w:cantSplit/>
        </w:trPr>
        <w:tc>
          <w:tcPr>
            <w:tcW w:w="1548" w:type="dxa"/>
            <w:vMerge/>
            <w:vAlign w:val="center"/>
          </w:tcPr>
          <w:p w14:paraId="34C849CE"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2C43D14" w14:textId="77777777" w:rsidR="007A1F44" w:rsidRPr="00977EA3" w:rsidRDefault="007A1F44" w:rsidP="00CE0CFD">
            <w:pPr>
              <w:pStyle w:val="TableEntry"/>
              <w:rPr>
                <w:noProof w:val="0"/>
                <w:sz w:val="16"/>
              </w:rPr>
            </w:pPr>
            <w:proofErr w:type="spellStart"/>
            <w:r w:rsidRPr="00977EA3">
              <w:rPr>
                <w:noProof w:val="0"/>
                <w:sz w:val="16"/>
              </w:rPr>
              <w:t>ParticipantObjectDetail</w:t>
            </w:r>
            <w:proofErr w:type="spellEnd"/>
          </w:p>
        </w:tc>
        <w:tc>
          <w:tcPr>
            <w:tcW w:w="630" w:type="dxa"/>
            <w:vAlign w:val="center"/>
          </w:tcPr>
          <w:p w14:paraId="3D67E88E" w14:textId="77777777" w:rsidR="007A1F44" w:rsidRPr="00977EA3" w:rsidRDefault="007A1F44" w:rsidP="00A90064">
            <w:pPr>
              <w:pStyle w:val="TableEntry"/>
              <w:jc w:val="center"/>
              <w:rPr>
                <w:i/>
                <w:iCs/>
                <w:noProof w:val="0"/>
                <w:sz w:val="16"/>
              </w:rPr>
            </w:pPr>
            <w:r w:rsidRPr="00977EA3">
              <w:rPr>
                <w:noProof w:val="0"/>
                <w:sz w:val="16"/>
              </w:rPr>
              <w:t>M</w:t>
            </w:r>
          </w:p>
        </w:tc>
        <w:tc>
          <w:tcPr>
            <w:tcW w:w="4968" w:type="dxa"/>
            <w:vAlign w:val="center"/>
          </w:tcPr>
          <w:p w14:paraId="56516395" w14:textId="77777777" w:rsidR="007A1F44" w:rsidRPr="00977EA3" w:rsidRDefault="007A1F44" w:rsidP="00A90064">
            <w:pPr>
              <w:pStyle w:val="TableEntry"/>
              <w:rPr>
                <w:noProof w:val="0"/>
                <w:sz w:val="16"/>
              </w:rPr>
            </w:pPr>
            <w:r w:rsidRPr="00977EA3">
              <w:rPr>
                <w:noProof w:val="0"/>
                <w:sz w:val="16"/>
              </w:rPr>
              <w:t>Type=II (the literal string), Value=the value of message.id</w:t>
            </w:r>
          </w:p>
        </w:tc>
      </w:tr>
    </w:tbl>
    <w:p w14:paraId="69E70147" w14:textId="77777777" w:rsidR="007A1F44" w:rsidRPr="00977EA3" w:rsidRDefault="007A1F44" w:rsidP="00D372D5">
      <w:pPr>
        <w:pStyle w:val="Corpotesto"/>
      </w:pPr>
    </w:p>
    <w:p w14:paraId="5E28FF58" w14:textId="77777777" w:rsidR="007A1F44" w:rsidRPr="00977EA3" w:rsidRDefault="007A1F44" w:rsidP="00A90064">
      <w:pPr>
        <w:pStyle w:val="Titolo5"/>
        <w:numPr>
          <w:ilvl w:val="0"/>
          <w:numId w:val="0"/>
        </w:numPr>
        <w:tabs>
          <w:tab w:val="clear" w:pos="2160"/>
          <w:tab w:val="clear" w:pos="2880"/>
          <w:tab w:val="clear" w:pos="3600"/>
          <w:tab w:val="clear" w:pos="4320"/>
        </w:tabs>
        <w:rPr>
          <w:noProof w:val="0"/>
        </w:rPr>
      </w:pPr>
      <w:r w:rsidRPr="00977EA3">
        <w:rPr>
          <w:noProof w:val="0"/>
        </w:rPr>
        <w:t>3.44.5.1.3 Document Registry audit message</w:t>
      </w:r>
    </w:p>
    <w:p w14:paraId="65D8CB27" w14:textId="77777777" w:rsidR="007A1F44" w:rsidRPr="00977EA3" w:rsidRDefault="007A1F44" w:rsidP="00A90064">
      <w:r w:rsidRPr="00977EA3">
        <w:t xml:space="preserve">Document Registry audit message are the same as Patient Identifier Cross-reference Manager audit message as presented in </w:t>
      </w:r>
      <w:r w:rsidR="00292B01" w:rsidRPr="00977EA3">
        <w:t>Section</w:t>
      </w:r>
      <w:r w:rsidRPr="00977EA3">
        <w:t xml:space="preserve"> 3.44.5.1.2</w:t>
      </w:r>
      <w:r w:rsidR="00292B01" w:rsidRPr="00977EA3">
        <w:t>.</w:t>
      </w:r>
    </w:p>
    <w:p w14:paraId="48F67E7E" w14:textId="77777777" w:rsidR="007A1F44" w:rsidRPr="00977EA3" w:rsidRDefault="007A1F44" w:rsidP="00971004">
      <w:pPr>
        <w:pStyle w:val="Titolo2"/>
        <w:numPr>
          <w:ilvl w:val="0"/>
          <w:numId w:val="0"/>
        </w:numPr>
        <w:tabs>
          <w:tab w:val="clear" w:pos="2160"/>
        </w:tabs>
        <w:rPr>
          <w:noProof w:val="0"/>
        </w:rPr>
      </w:pPr>
      <w:bookmarkStart w:id="2584" w:name="_Toc169692708"/>
      <w:bookmarkStart w:id="2585" w:name="_Toc174274306"/>
      <w:bookmarkStart w:id="2586" w:name="_Toc174875002"/>
      <w:bookmarkStart w:id="2587" w:name="_Toc174876005"/>
      <w:bookmarkStart w:id="2588" w:name="_Toc237312370"/>
      <w:bookmarkStart w:id="2589" w:name="_Toc269052451"/>
      <w:r w:rsidRPr="00977EA3">
        <w:rPr>
          <w:noProof w:val="0"/>
        </w:rPr>
        <w:br w:type="page"/>
      </w:r>
      <w:bookmarkStart w:id="2590" w:name="_Toc398544337"/>
      <w:bookmarkStart w:id="2591" w:name="_Toc398717986"/>
      <w:bookmarkStart w:id="2592" w:name="_Toc518634585"/>
      <w:r w:rsidRPr="00977EA3">
        <w:rPr>
          <w:noProof w:val="0"/>
        </w:rPr>
        <w:lastRenderedPageBreak/>
        <w:t>3.45 PIXV3 Query</w:t>
      </w:r>
      <w:bookmarkEnd w:id="2584"/>
      <w:bookmarkEnd w:id="2585"/>
      <w:bookmarkEnd w:id="2586"/>
      <w:bookmarkEnd w:id="2587"/>
      <w:bookmarkEnd w:id="2588"/>
      <w:bookmarkEnd w:id="2589"/>
      <w:bookmarkEnd w:id="2590"/>
      <w:bookmarkEnd w:id="2591"/>
      <w:r w:rsidR="00903C21" w:rsidRPr="00977EA3">
        <w:rPr>
          <w:noProof w:val="0"/>
        </w:rPr>
        <w:t xml:space="preserve"> [ITI-45]</w:t>
      </w:r>
      <w:bookmarkEnd w:id="2592"/>
    </w:p>
    <w:p w14:paraId="335F941F" w14:textId="36113019" w:rsidR="007A1F44" w:rsidRPr="00977EA3" w:rsidRDefault="007A1F44" w:rsidP="00971004">
      <w:pPr>
        <w:pStyle w:val="Corpotesto"/>
      </w:pPr>
      <w:r w:rsidRPr="00977EA3">
        <w:t xml:space="preserve">This section corresponds to </w:t>
      </w:r>
      <w:r w:rsidR="00E77430" w:rsidRPr="00977EA3">
        <w:t>transaction</w:t>
      </w:r>
      <w:r w:rsidRPr="00977EA3">
        <w:t xml:space="preserve"> </w:t>
      </w:r>
      <w:r w:rsidR="00383577">
        <w:t>[</w:t>
      </w:r>
      <w:r w:rsidRPr="00977EA3">
        <w:t>ITI-45</w:t>
      </w:r>
      <w:r w:rsidR="00383577">
        <w:t>]</w:t>
      </w:r>
      <w:r w:rsidRPr="00977EA3">
        <w:t xml:space="preserve"> of the IHE IT Infrastructure Technical Framework. Transaction </w:t>
      </w:r>
      <w:r w:rsidR="00383577">
        <w:t>[</w:t>
      </w:r>
      <w:r w:rsidRPr="00977EA3">
        <w:t>ITI-45</w:t>
      </w:r>
      <w:r w:rsidR="00383577">
        <w:t>]</w:t>
      </w:r>
      <w:r w:rsidRPr="00977EA3">
        <w:t xml:space="preserve"> is used by the Patient Identifier Cross-reference Consumer and Patient Identifier Cross-reference Manager </w:t>
      </w:r>
      <w:r w:rsidR="00232E9F" w:rsidRPr="00977EA3">
        <w:t>Actor</w:t>
      </w:r>
      <w:r w:rsidRPr="00977EA3">
        <w:t>s.</w:t>
      </w:r>
    </w:p>
    <w:p w14:paraId="74C235C3" w14:textId="77777777" w:rsidR="007A1F44" w:rsidRPr="00977EA3" w:rsidRDefault="007A1F44" w:rsidP="00971004">
      <w:pPr>
        <w:pStyle w:val="Titolo3"/>
        <w:numPr>
          <w:ilvl w:val="0"/>
          <w:numId w:val="0"/>
        </w:numPr>
        <w:tabs>
          <w:tab w:val="clear" w:pos="2160"/>
          <w:tab w:val="clear" w:pos="2880"/>
        </w:tabs>
        <w:rPr>
          <w:noProof w:val="0"/>
        </w:rPr>
      </w:pPr>
      <w:bookmarkStart w:id="2593" w:name="_Toc169692709"/>
      <w:bookmarkStart w:id="2594" w:name="_Toc269052452"/>
      <w:bookmarkStart w:id="2595" w:name="_Toc398544338"/>
      <w:bookmarkStart w:id="2596" w:name="_Toc398717987"/>
      <w:bookmarkStart w:id="2597" w:name="_Toc518634586"/>
      <w:r w:rsidRPr="00977EA3">
        <w:rPr>
          <w:noProof w:val="0"/>
        </w:rPr>
        <w:t>3.45.1 Scope</w:t>
      </w:r>
      <w:bookmarkEnd w:id="2593"/>
      <w:bookmarkEnd w:id="2594"/>
      <w:bookmarkEnd w:id="2595"/>
      <w:bookmarkEnd w:id="2596"/>
      <w:bookmarkEnd w:id="2597"/>
    </w:p>
    <w:p w14:paraId="59956523" w14:textId="77777777" w:rsidR="007A1F44" w:rsidRPr="00977EA3" w:rsidRDefault="007A1F44" w:rsidP="00971004">
      <w:pPr>
        <w:pStyle w:val="Corpotesto"/>
      </w:pPr>
      <w:r w:rsidRPr="00977EA3">
        <w:t>The scope is identical to ITI TF-2a: 3.9.1, PIX Query Scope.</w:t>
      </w:r>
    </w:p>
    <w:p w14:paraId="5355CDC0" w14:textId="77777777" w:rsidR="007A1F44" w:rsidRPr="00977EA3" w:rsidRDefault="007A1F44" w:rsidP="00971004">
      <w:pPr>
        <w:pStyle w:val="Titolo3"/>
        <w:numPr>
          <w:ilvl w:val="0"/>
          <w:numId w:val="0"/>
        </w:numPr>
        <w:tabs>
          <w:tab w:val="clear" w:pos="2160"/>
          <w:tab w:val="clear" w:pos="2880"/>
        </w:tabs>
        <w:rPr>
          <w:noProof w:val="0"/>
        </w:rPr>
      </w:pPr>
      <w:bookmarkStart w:id="2598" w:name="_Toc169692710"/>
      <w:bookmarkStart w:id="2599" w:name="_Toc269052453"/>
      <w:bookmarkStart w:id="2600" w:name="_Toc398544339"/>
      <w:bookmarkStart w:id="2601" w:name="_Toc398717988"/>
      <w:bookmarkStart w:id="2602" w:name="_Toc518634587"/>
      <w:r w:rsidRPr="00977EA3">
        <w:rPr>
          <w:noProof w:val="0"/>
        </w:rPr>
        <w:t>3.45.2 Use Case Roles</w:t>
      </w:r>
      <w:bookmarkEnd w:id="2598"/>
      <w:bookmarkEnd w:id="2599"/>
      <w:bookmarkEnd w:id="2600"/>
      <w:bookmarkEnd w:id="2601"/>
      <w:bookmarkEnd w:id="2602"/>
    </w:p>
    <w:p w14:paraId="1DC31705" w14:textId="77777777" w:rsidR="007A1F44" w:rsidRPr="00977EA3" w:rsidRDefault="002E21BE" w:rsidP="00D372D5">
      <w:pPr>
        <w:pStyle w:val="Corpotesto"/>
        <w:jc w:val="center"/>
      </w:pPr>
      <w:r w:rsidRPr="00977EA3">
        <w:rPr>
          <w:noProof/>
        </w:rPr>
        <w:object w:dxaOrig="5430" w:dyaOrig="1935" w14:anchorId="0794F876">
          <v:shape id="_x0000_i1057" type="#_x0000_t75" alt="" style="width:279pt;height:96.75pt;mso-width-percent:0;mso-height-percent:0;mso-width-percent:0;mso-height-percent:0" o:ole="" fillcolor="window">
            <v:imagedata r:id="rId128" o:title=""/>
          </v:shape>
          <o:OLEObject Type="Embed" ProgID="Word.Picture.8" ShapeID="_x0000_i1057" DrawAspect="Content" ObjectID="_1620110881" r:id="rId129"/>
        </w:object>
      </w:r>
    </w:p>
    <w:p w14:paraId="00726F9F" w14:textId="77777777" w:rsidR="00F75033" w:rsidRPr="00977EA3" w:rsidRDefault="00F75033" w:rsidP="00971004">
      <w:pPr>
        <w:pStyle w:val="Corpotesto"/>
        <w:rPr>
          <w:b/>
        </w:rPr>
      </w:pPr>
    </w:p>
    <w:p w14:paraId="6056CD3E" w14:textId="77777777" w:rsidR="007A1F44" w:rsidRPr="00977EA3" w:rsidRDefault="007A1F44" w:rsidP="00971004">
      <w:pPr>
        <w:pStyle w:val="Corpotesto"/>
      </w:pPr>
      <w:r w:rsidRPr="00977EA3">
        <w:rPr>
          <w:b/>
        </w:rPr>
        <w:t>Actor:</w:t>
      </w:r>
      <w:r w:rsidRPr="00977EA3">
        <w:t xml:space="preserve"> Patient Identifier Cross-reference Consumer</w:t>
      </w:r>
    </w:p>
    <w:p w14:paraId="7D0CA6BA" w14:textId="77777777" w:rsidR="007A1F44" w:rsidRPr="00977EA3" w:rsidRDefault="007A1F44" w:rsidP="00971004">
      <w:pPr>
        <w:pStyle w:val="Corpotesto"/>
      </w:pPr>
      <w:r w:rsidRPr="00977EA3">
        <w:rPr>
          <w:b/>
        </w:rPr>
        <w:t xml:space="preserve">Role: </w:t>
      </w:r>
      <w:r w:rsidRPr="00977EA3">
        <w:t>Queries the Patient Identifier Cross-reference Manager for a list of corresponding patient identifiers, if any</w:t>
      </w:r>
    </w:p>
    <w:p w14:paraId="69651A4A" w14:textId="77777777" w:rsidR="007A1F44" w:rsidRPr="00977EA3" w:rsidRDefault="007A1F44" w:rsidP="00971004">
      <w:pPr>
        <w:pStyle w:val="Corpotesto"/>
        <w:ind w:left="720"/>
      </w:pPr>
      <w:r w:rsidRPr="00977EA3">
        <w:rPr>
          <w:b/>
        </w:rPr>
        <w:t>Corresponding HL7 v3 Application Roles</w:t>
      </w:r>
      <w:r w:rsidRPr="00977EA3">
        <w:t xml:space="preserve">: </w:t>
      </w:r>
    </w:p>
    <w:p w14:paraId="66AE784D" w14:textId="6C7E708A" w:rsidR="007A1F44" w:rsidRPr="00977EA3" w:rsidRDefault="007A1F44" w:rsidP="00971004">
      <w:pPr>
        <w:pStyle w:val="Corpotesto"/>
        <w:ind w:left="720"/>
      </w:pPr>
      <w:r w:rsidRPr="00977EA3">
        <w:t xml:space="preserve">Patient Registry Query Placer (PRPA_AR201303UV02) </w:t>
      </w:r>
    </w:p>
    <w:p w14:paraId="4E49FFA2" w14:textId="77777777" w:rsidR="007A1F44" w:rsidRPr="00977EA3" w:rsidRDefault="007A1F44" w:rsidP="00971004">
      <w:pPr>
        <w:pStyle w:val="Corpotesto"/>
      </w:pPr>
      <w:r w:rsidRPr="00977EA3">
        <w:rPr>
          <w:b/>
        </w:rPr>
        <w:t>Actor:</w:t>
      </w:r>
      <w:r w:rsidRPr="00977EA3">
        <w:t xml:space="preserve"> Patient Identifier Cross-reference Manager</w:t>
      </w:r>
    </w:p>
    <w:p w14:paraId="07E0C5A4" w14:textId="77777777" w:rsidR="007A1F44" w:rsidRPr="00977EA3" w:rsidRDefault="007A1F44" w:rsidP="00971004">
      <w:pPr>
        <w:pStyle w:val="Corpotesto"/>
      </w:pPr>
      <w:r w:rsidRPr="00977EA3">
        <w:rPr>
          <w:b/>
        </w:rPr>
        <w:t xml:space="preserve">Role: </w:t>
      </w:r>
      <w:r w:rsidRPr="00977EA3">
        <w:t>Manages the cross-referencing of patient identifiers across Patient Identification Domains. Upon request it returns a list of corresponding patient identifiers, if any.</w:t>
      </w:r>
    </w:p>
    <w:p w14:paraId="550AEB9C" w14:textId="77777777" w:rsidR="007A1F44" w:rsidRPr="00977EA3" w:rsidRDefault="007A1F44" w:rsidP="00971004">
      <w:pPr>
        <w:pStyle w:val="Corpotesto"/>
        <w:ind w:left="720"/>
        <w:rPr>
          <w:b/>
        </w:rPr>
      </w:pPr>
      <w:r w:rsidRPr="00977EA3">
        <w:rPr>
          <w:b/>
        </w:rPr>
        <w:t xml:space="preserve">Corresponding HL7 v3 Application Roles: </w:t>
      </w:r>
    </w:p>
    <w:p w14:paraId="1EFDA102" w14:textId="49B04E00" w:rsidR="007A1F44" w:rsidRPr="00977EA3" w:rsidRDefault="007A1F44" w:rsidP="00971004">
      <w:pPr>
        <w:pStyle w:val="Corpotesto"/>
        <w:ind w:left="720"/>
      </w:pPr>
      <w:r w:rsidRPr="00977EA3">
        <w:t xml:space="preserve">Patient Registry Query Fulfiller (PRPA_AR201304UV02) </w:t>
      </w:r>
    </w:p>
    <w:p w14:paraId="03167B55" w14:textId="77777777" w:rsidR="007A1F44" w:rsidRPr="00977EA3" w:rsidRDefault="007A1F44" w:rsidP="00971004">
      <w:pPr>
        <w:pStyle w:val="Titolo3"/>
        <w:numPr>
          <w:ilvl w:val="0"/>
          <w:numId w:val="0"/>
        </w:numPr>
        <w:tabs>
          <w:tab w:val="clear" w:pos="2160"/>
          <w:tab w:val="clear" w:pos="2880"/>
        </w:tabs>
        <w:rPr>
          <w:noProof w:val="0"/>
        </w:rPr>
      </w:pPr>
      <w:bookmarkStart w:id="2603" w:name="_Toc169692711"/>
      <w:bookmarkStart w:id="2604" w:name="_Toc269052454"/>
      <w:bookmarkStart w:id="2605" w:name="_Toc398544340"/>
      <w:bookmarkStart w:id="2606" w:name="_Toc398717989"/>
      <w:bookmarkStart w:id="2607" w:name="_Toc518634588"/>
      <w:r w:rsidRPr="00977EA3">
        <w:rPr>
          <w:noProof w:val="0"/>
        </w:rPr>
        <w:t>3.45.3 Referenced Standards</w:t>
      </w:r>
      <w:bookmarkEnd w:id="2603"/>
      <w:bookmarkEnd w:id="2604"/>
      <w:bookmarkEnd w:id="2605"/>
      <w:bookmarkEnd w:id="2606"/>
      <w:bookmarkEnd w:id="2607"/>
    </w:p>
    <w:p w14:paraId="108628CD" w14:textId="77777777" w:rsidR="007A1F44" w:rsidRPr="00977EA3" w:rsidRDefault="007A1F44" w:rsidP="00971004">
      <w:pPr>
        <w:autoSpaceDE w:val="0"/>
        <w:autoSpaceDN w:val="0"/>
        <w:adjustRightInd w:val="0"/>
        <w:rPr>
          <w:szCs w:val="24"/>
        </w:rPr>
      </w:pPr>
      <w:r w:rsidRPr="00977EA3">
        <w:rPr>
          <w:rStyle w:val="BodyTextCharChar1"/>
          <w:noProof w:val="0"/>
        </w:rPr>
        <w:t xml:space="preserve">HL7 Version 3 Edition 2008 Patient Administration DSTU, Patient Topic (found at </w:t>
      </w:r>
      <w:hyperlink r:id="rId130" w:anchor="V32008" w:history="1">
        <w:r w:rsidRPr="00977EA3">
          <w:rPr>
            <w:rStyle w:val="Collegamentoipertestuale"/>
          </w:rPr>
          <w:t>http://www.hl7.org/memonly/downloads/v3edition.cfm#V32008</w:t>
        </w:r>
      </w:hyperlink>
      <w:r w:rsidRPr="00977EA3">
        <w:t>)</w:t>
      </w:r>
      <w:r w:rsidRPr="00977EA3">
        <w:rPr>
          <w:szCs w:val="24"/>
        </w:rPr>
        <w:t xml:space="preserve"> </w:t>
      </w:r>
    </w:p>
    <w:p w14:paraId="05D7E771" w14:textId="77777777" w:rsidR="007A1F44" w:rsidRPr="00977EA3" w:rsidRDefault="007A1F44" w:rsidP="00971004">
      <w:pPr>
        <w:autoSpaceDE w:val="0"/>
        <w:autoSpaceDN w:val="0"/>
        <w:adjustRightInd w:val="0"/>
        <w:rPr>
          <w:rStyle w:val="CorpotestoCarattere"/>
        </w:rPr>
      </w:pPr>
      <w:r w:rsidRPr="00977EA3">
        <w:rPr>
          <w:szCs w:val="24"/>
        </w:rPr>
        <w:t>Implementers of this transaction shall comply with all requirements described in ITI TF-2x: Appendix V Web Services for IHE Transactions</w:t>
      </w:r>
      <w:r w:rsidRPr="00977EA3">
        <w:rPr>
          <w:rStyle w:val="CorpotestoCarattere"/>
        </w:rPr>
        <w:t>.</w:t>
      </w:r>
    </w:p>
    <w:p w14:paraId="46D68F8D" w14:textId="77777777" w:rsidR="007A1F44" w:rsidRPr="00977EA3" w:rsidRDefault="007A1F44" w:rsidP="00971004">
      <w:pPr>
        <w:pStyle w:val="Titolo3"/>
        <w:numPr>
          <w:ilvl w:val="0"/>
          <w:numId w:val="0"/>
        </w:numPr>
        <w:tabs>
          <w:tab w:val="clear" w:pos="2160"/>
          <w:tab w:val="clear" w:pos="2880"/>
        </w:tabs>
        <w:rPr>
          <w:noProof w:val="0"/>
        </w:rPr>
      </w:pPr>
      <w:bookmarkStart w:id="2608" w:name="_Toc169692712"/>
      <w:bookmarkStart w:id="2609" w:name="_Toc269052455"/>
      <w:bookmarkStart w:id="2610" w:name="_Toc398544341"/>
      <w:bookmarkStart w:id="2611" w:name="_Toc398717990"/>
      <w:bookmarkStart w:id="2612" w:name="_Toc518634589"/>
      <w:r w:rsidRPr="00977EA3">
        <w:rPr>
          <w:noProof w:val="0"/>
        </w:rPr>
        <w:lastRenderedPageBreak/>
        <w:t>3.45.4 Interaction Diagrams</w:t>
      </w:r>
      <w:bookmarkEnd w:id="2608"/>
      <w:bookmarkEnd w:id="2609"/>
      <w:bookmarkEnd w:id="2610"/>
      <w:bookmarkEnd w:id="2611"/>
      <w:bookmarkEnd w:id="2612"/>
    </w:p>
    <w:p w14:paraId="304DE239" w14:textId="4D2E88C2" w:rsidR="007A1F44" w:rsidRPr="00977EA3" w:rsidRDefault="00195AA7" w:rsidP="00D372D5">
      <w:pPr>
        <w:pStyle w:val="Corpotesto"/>
        <w:jc w:val="center"/>
      </w:pPr>
      <w:r w:rsidRPr="00977EA3">
        <w:rPr>
          <w:noProof/>
        </w:rPr>
        <mc:AlternateContent>
          <mc:Choice Requires="wpg">
            <w:drawing>
              <wp:inline distT="0" distB="0" distL="0" distR="0" wp14:anchorId="790C7445" wp14:editId="704CCBAC">
                <wp:extent cx="5943600" cy="2629535"/>
                <wp:effectExtent l="0" t="0" r="0" b="24765"/>
                <wp:docPr id="37" name="Canvas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629535"/>
                          <a:chOff x="0" y="0"/>
                          <a:chExt cx="59436" cy="26295"/>
                        </a:xfrm>
                      </wpg:grpSpPr>
                      <wps:wsp>
                        <wps:cNvPr id="38" name="AutoShape 34"/>
                        <wps:cNvSpPr>
                          <a:spLocks noChangeAspect="1" noChangeArrowheads="1"/>
                        </wps:cNvSpPr>
                        <wps:spPr bwMode="auto">
                          <a:xfrm>
                            <a:off x="0" y="0"/>
                            <a:ext cx="59436" cy="2629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9"/>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647E08B0" w14:textId="77777777" w:rsidR="002511D6" w:rsidRPr="00A9450B" w:rsidRDefault="002511D6" w:rsidP="00971004">
                              <w:pPr>
                                <w:jc w:val="center"/>
                                <w:rPr>
                                  <w:rFonts w:ascii="Arial" w:hAnsi="Arial" w:cs="Arial"/>
                                  <w:sz w:val="20"/>
                                </w:rPr>
                              </w:pPr>
                              <w:r>
                                <w:rPr>
                                  <w:rFonts w:ascii="Arial" w:hAnsi="Arial" w:cs="Arial"/>
                                  <w:sz w:val="20"/>
                                </w:rPr>
                                <w:t>Patient Identity Cross-Reference Consumer</w:t>
                              </w:r>
                            </w:p>
                          </w:txbxContent>
                        </wps:txbx>
                        <wps:bodyPr rot="0" vert="horz" wrap="square" lIns="91440" tIns="45720" rIns="91440" bIns="45720" anchor="t" anchorCtr="0" upright="1">
                          <a:noAutofit/>
                        </wps:bodyPr>
                      </wps:wsp>
                      <wps:wsp>
                        <wps:cNvPr id="40" name="Rectangle 30"/>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3B2EC23E" w14:textId="77777777" w:rsidR="002511D6" w:rsidRPr="00A9450B" w:rsidRDefault="002511D6"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41" name="Line 31"/>
                        <wps:cNvCnPr/>
                        <wps:spPr bwMode="auto">
                          <a:xfrm>
                            <a:off x="6859" y="7999"/>
                            <a:ext cx="9" cy="17155"/>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 name="Line 32"/>
                        <wps:cNvCnPr/>
                        <wps:spPr bwMode="auto">
                          <a:xfrm>
                            <a:off x="49150" y="8007"/>
                            <a:ext cx="8" cy="18288"/>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5" name="Rectangle 33"/>
                        <wps:cNvSpPr>
                          <a:spLocks noChangeArrowheads="1"/>
                        </wps:cNvSpPr>
                        <wps:spPr bwMode="auto">
                          <a:xfrm>
                            <a:off x="4800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Text Box 34"/>
                        <wps:cNvSpPr txBox="1">
                          <a:spLocks noChangeArrowheads="1"/>
                        </wps:cNvSpPr>
                        <wps:spPr bwMode="auto">
                          <a:xfrm>
                            <a:off x="12572" y="9147"/>
                            <a:ext cx="29718"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CA4ED3" w14:textId="77777777" w:rsidR="002511D6" w:rsidRDefault="002511D6" w:rsidP="00971004">
                              <w:pPr>
                                <w:jc w:val="center"/>
                              </w:pPr>
                              <w:r>
                                <w:t>Patient Registry Get Identifiers Query</w:t>
                              </w:r>
                            </w:p>
                          </w:txbxContent>
                        </wps:txbx>
                        <wps:bodyPr rot="0" vert="horz" wrap="square" lIns="91440" tIns="45720" rIns="91440" bIns="45720" anchor="t" anchorCtr="0" upright="1">
                          <a:noAutofit/>
                        </wps:bodyPr>
                      </wps:wsp>
                      <wps:wsp>
                        <wps:cNvPr id="49" name="Text Box 35"/>
                        <wps:cNvSpPr txBox="1">
                          <a:spLocks noChangeArrowheads="1"/>
                        </wps:cNvSpPr>
                        <wps:spPr bwMode="auto">
                          <a:xfrm>
                            <a:off x="10285" y="15998"/>
                            <a:ext cx="33152"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E81FDC" w14:textId="77777777" w:rsidR="002511D6" w:rsidRDefault="002511D6" w:rsidP="00971004">
                              <w:pPr>
                                <w:jc w:val="center"/>
                              </w:pPr>
                              <w:r>
                                <w:t>Patient Registry Get Identifiers Query Response</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12572" y="12577"/>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834D74E" w14:textId="77777777" w:rsidR="002511D6" w:rsidRPr="00F908E2" w:rsidRDefault="002511D6" w:rsidP="00971004">
                              <w:pPr>
                                <w:spacing w:before="0"/>
                                <w:jc w:val="center"/>
                              </w:pPr>
                              <w:r>
                                <w:t>PRPA_IN201309UV02</w:t>
                              </w:r>
                            </w:p>
                          </w:txbxContent>
                        </wps:txbx>
                        <wps:bodyPr rot="0" vert="horz" wrap="square" lIns="91440" tIns="45720" rIns="91440" bIns="45720" anchor="t" anchorCtr="0" upright="1">
                          <a:noAutofit/>
                        </wps:bodyPr>
                      </wps:wsp>
                      <wps:wsp>
                        <wps:cNvPr id="52" name="Line 37"/>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5" name="Text Box 38"/>
                        <wps:cNvSpPr txBox="1">
                          <a:spLocks noChangeArrowheads="1"/>
                        </wps:cNvSpPr>
                        <wps:spPr bwMode="auto">
                          <a:xfrm>
                            <a:off x="12572" y="19428"/>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60ADB2" w14:textId="77777777" w:rsidR="002511D6" w:rsidRPr="00F908E2" w:rsidRDefault="002511D6" w:rsidP="00971004">
                              <w:pPr>
                                <w:spacing w:before="0"/>
                                <w:jc w:val="center"/>
                              </w:pPr>
                              <w:r>
                                <w:t>PRPA_IN201310UV02</w:t>
                              </w:r>
                            </w:p>
                          </w:txbxContent>
                        </wps:txbx>
                        <wps:bodyPr rot="0" vert="horz" wrap="square" lIns="91440" tIns="45720" rIns="91440" bIns="45720" anchor="t" anchorCtr="0" upright="1">
                          <a:noAutofit/>
                        </wps:bodyPr>
                      </wps:wsp>
                      <wps:wsp>
                        <wps:cNvPr id="56" name="Line 39"/>
                        <wps:cNvCnPr/>
                        <wps:spPr bwMode="auto">
                          <a:xfrm>
                            <a:off x="7999" y="19428"/>
                            <a:ext cx="40012" cy="16"/>
                          </a:xfrm>
                          <a:prstGeom prst="line">
                            <a:avLst/>
                          </a:prstGeom>
                          <a:noFill/>
                          <a:ln w="1270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7" name="Rectangle 40"/>
                        <wps:cNvSpPr>
                          <a:spLocks noChangeArrowheads="1"/>
                        </wps:cNvSpPr>
                        <wps:spPr bwMode="auto">
                          <a:xfrm>
                            <a:off x="571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790C7445" id="Canvas 27" o:spid="_x0000_s1047" style="width:468pt;height:207.05pt;mso-position-horizontal-relative:char;mso-position-vertical-relative:line" coordsize="59436,2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">
                <v:rect id="AutoShape 34" o:spid="_x0000_s1048" style="position:absolute;width:59436;height:2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o:lock v:ext="edit" aspectratio="t"/>
                </v:rect>
                <v:rect id="Rectangle 29" o:spid="_x0000_s1049" style="position:absolute;top:1140;width:13711;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647E08B0" w14:textId="77777777" w:rsidR="002511D6" w:rsidRPr="00A9450B" w:rsidRDefault="002511D6" w:rsidP="00971004">
                        <w:pPr>
                          <w:jc w:val="center"/>
                          <w:rPr>
                            <w:rFonts w:ascii="Arial" w:hAnsi="Arial" w:cs="Arial"/>
                            <w:sz w:val="20"/>
                          </w:rPr>
                        </w:pPr>
                        <w:r>
                          <w:rPr>
                            <w:rFonts w:ascii="Arial" w:hAnsi="Arial" w:cs="Arial"/>
                            <w:sz w:val="20"/>
                          </w:rPr>
                          <w:t>Patient Identity Cross-Reference Consumer</w:t>
                        </w:r>
                      </w:p>
                    </w:txbxContent>
                  </v:textbox>
                </v:rect>
                <v:rect id="Rectangle 30" o:spid="_x0000_s1050" style="position:absolute;left:42290;top:1140;width:13720;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3B2EC23E" w14:textId="77777777" w:rsidR="002511D6" w:rsidRPr="00A9450B" w:rsidRDefault="002511D6" w:rsidP="00971004">
                        <w:pPr>
                          <w:jc w:val="center"/>
                          <w:rPr>
                            <w:rFonts w:ascii="Arial" w:hAnsi="Arial" w:cs="Arial"/>
                            <w:sz w:val="20"/>
                          </w:rPr>
                        </w:pPr>
                        <w:r>
                          <w:rPr>
                            <w:rFonts w:ascii="Arial" w:hAnsi="Arial" w:cs="Arial"/>
                            <w:sz w:val="20"/>
                          </w:rPr>
                          <w:t>Patient Identifier Cross-Reference Manager</w:t>
                        </w:r>
                      </w:p>
                    </w:txbxContent>
                  </v:textbox>
                </v:rect>
                <v:line id="Line 31" o:spid="_x0000_s1051" style="position:absolute;visibility:visible;mso-wrap-style:square" from="6859,7999" to="6868,2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" strokeweight="3pt">
                  <v:stroke dashstyle="dash"/>
                </v:line>
                <v:line id="Line 32" o:spid="_x0000_s1052" style="position:absolute;visibility:visible;mso-wrap-style:square" from="49150,8007" to="49158,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" strokeweight="3pt">
                  <v:stroke dashstyle="dash"/>
                </v:line>
                <v:rect id="Rectangle 33" o:spid="_x0000_s1053" style="position:absolute;left:48002;top:10288;width:2287;height:1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shape id="Text Box 34" o:spid="_x0000_s1054" type="#_x0000_t202" style="position:absolute;left:12572;top:914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5CA4ED3" w14:textId="77777777" w:rsidR="002511D6" w:rsidRDefault="002511D6" w:rsidP="00971004">
                        <w:pPr>
                          <w:jc w:val="center"/>
                        </w:pPr>
                        <w:r>
                          <w:t>Patient Registry Get Identifiers Query</w:t>
                        </w:r>
                      </w:p>
                    </w:txbxContent>
                  </v:textbox>
                </v:shape>
                <v:shape id="Text Box 35" o:spid="_x0000_s1055" type="#_x0000_t202" style="position:absolute;left:10285;top:15998;width:3315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14:paraId="23E81FDC" w14:textId="77777777" w:rsidR="002511D6" w:rsidRDefault="002511D6" w:rsidP="00971004">
                        <w:pPr>
                          <w:jc w:val="center"/>
                        </w:pPr>
                        <w:r>
                          <w:t>Patient Registry Get Identifiers Query Response</w:t>
                        </w:r>
                      </w:p>
                    </w:txbxContent>
                  </v:textbox>
                </v:shape>
                <v:shape id="Text Box 36" o:spid="_x0000_s1056" type="#_x0000_t202" style="position:absolute;left:12572;top:12577;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7834D74E" w14:textId="77777777" w:rsidR="002511D6" w:rsidRPr="00F908E2" w:rsidRDefault="002511D6" w:rsidP="00971004">
                        <w:pPr>
                          <w:spacing w:before="0"/>
                          <w:jc w:val="center"/>
                        </w:pPr>
                        <w:r>
                          <w:t>PRPA_IN201309UV02</w:t>
                        </w:r>
                      </w:p>
                    </w:txbxContent>
                  </v:textbox>
                </v:shape>
                <v:line id="Line 37" o:spid="_x0000_s1057" style="position:absolute;visibility:visible;mso-wrap-style:square" from="7999,12577" to="48002,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" strokeweight="1pt">
                  <v:stroke endarrow="block"/>
                </v:line>
                <v:shape id="Text Box 38" o:spid="_x0000_s1058" type="#_x0000_t202" style="position:absolute;left:12572;top:1942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14:paraId="6660ADB2" w14:textId="77777777" w:rsidR="002511D6" w:rsidRPr="00F908E2" w:rsidRDefault="002511D6" w:rsidP="00971004">
                        <w:pPr>
                          <w:spacing w:before="0"/>
                          <w:jc w:val="center"/>
                        </w:pPr>
                        <w:r>
                          <w:t>PRPA_IN201310UV02</w:t>
                        </w:r>
                      </w:p>
                    </w:txbxContent>
                  </v:textbox>
                </v:shape>
                <v:line id="Line 39" o:spid="_x0000_s1059" style="position:absolute;visibility:visible;mso-wrap-style:square" from="7999,19428" to="48011,1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" strokeweight="1pt">
                  <v:stroke startarrow="block"/>
                </v:line>
                <v:rect id="Rectangle 40" o:spid="_x0000_s1060" style="position:absolute;left:5712;top:10288;width:2287;height:1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36EC81EB" w14:textId="77777777" w:rsidR="007A1F44" w:rsidRPr="00977EA3" w:rsidRDefault="000F2220" w:rsidP="00971004">
      <w:pPr>
        <w:pStyle w:val="FigureTitle"/>
        <w:rPr>
          <w:noProof w:val="0"/>
        </w:rPr>
      </w:pPr>
      <w:r w:rsidRPr="00977EA3">
        <w:rPr>
          <w:noProof w:val="0"/>
        </w:rPr>
        <w:t>Figure 3.45.4-1</w:t>
      </w:r>
      <w:r w:rsidR="007A1F44" w:rsidRPr="00977EA3">
        <w:rPr>
          <w:noProof w:val="0"/>
        </w:rPr>
        <w:t>: Get Corresponding Identifiers Sequence</w:t>
      </w:r>
    </w:p>
    <w:p w14:paraId="2A40ECB7" w14:textId="77777777" w:rsidR="007A1F44" w:rsidRPr="00977EA3" w:rsidRDefault="007A1F44" w:rsidP="00971004">
      <w:pPr>
        <w:pStyle w:val="Titolo4"/>
        <w:numPr>
          <w:ilvl w:val="0"/>
          <w:numId w:val="0"/>
        </w:numPr>
        <w:tabs>
          <w:tab w:val="clear" w:pos="2160"/>
          <w:tab w:val="clear" w:pos="2880"/>
          <w:tab w:val="clear" w:pos="3600"/>
        </w:tabs>
        <w:rPr>
          <w:noProof w:val="0"/>
        </w:rPr>
      </w:pPr>
      <w:bookmarkStart w:id="2613" w:name="_Toc169692713"/>
      <w:bookmarkStart w:id="2614" w:name="_Toc398544342"/>
      <w:r w:rsidRPr="00977EA3">
        <w:rPr>
          <w:noProof w:val="0"/>
        </w:rPr>
        <w:t>3.45.4.1 Get Corresponding Identifiers</w:t>
      </w:r>
      <w:bookmarkEnd w:id="2613"/>
      <w:bookmarkEnd w:id="2614"/>
    </w:p>
    <w:p w14:paraId="17C5E1E1"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615" w:name="_Toc169692714"/>
      <w:r w:rsidRPr="00977EA3">
        <w:rPr>
          <w:noProof w:val="0"/>
        </w:rPr>
        <w:t>3.45.4.1.1 Trigger Events</w:t>
      </w:r>
      <w:bookmarkEnd w:id="2615"/>
    </w:p>
    <w:p w14:paraId="1D772D76" w14:textId="0BAD372F" w:rsidR="007A1F44" w:rsidRPr="00977EA3" w:rsidRDefault="007A1F44" w:rsidP="00971004">
      <w:pPr>
        <w:pStyle w:val="Corpotesto"/>
      </w:pPr>
      <w:r w:rsidRPr="00977EA3">
        <w:t>A Patient Identifier Cross-reference Consumer’s need to get the patient identifier associated with a domain for which it needs patient related information will trigger the request for corresponding patient identifiers message based on the following HL7 trigger event:</w:t>
      </w:r>
    </w:p>
    <w:p w14:paraId="0017CE9B" w14:textId="77777777" w:rsidR="007A1F44" w:rsidRPr="00977EA3" w:rsidRDefault="007A1F44" w:rsidP="00971004">
      <w:pPr>
        <w:pStyle w:val="Corpotesto"/>
        <w:rPr>
          <w:b/>
        </w:rPr>
      </w:pPr>
      <w:r w:rsidRPr="00977EA3">
        <w:rPr>
          <w:b/>
        </w:rPr>
        <w:t xml:space="preserve">Patient Registry Get Identifiers Query (PRPA_TE201309UV02) </w:t>
      </w:r>
    </w:p>
    <w:p w14:paraId="2C5DAF68" w14:textId="77777777" w:rsidR="007A1F44" w:rsidRPr="00977EA3" w:rsidRDefault="007A1F44" w:rsidP="00E6386F">
      <w:pPr>
        <w:pStyle w:val="Corpotesto"/>
      </w:pPr>
      <w:r w:rsidRPr="00977EA3">
        <w:t>This query requests all other identifiers associated with a particular person identifier.</w:t>
      </w:r>
    </w:p>
    <w:p w14:paraId="211EEADF"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616" w:name="_Toc169692715"/>
      <w:r w:rsidRPr="00977EA3">
        <w:rPr>
          <w:noProof w:val="0"/>
        </w:rPr>
        <w:t>3.45.4.1.2 Message Semantics</w:t>
      </w:r>
      <w:bookmarkEnd w:id="2616"/>
    </w:p>
    <w:p w14:paraId="3A253611" w14:textId="77777777" w:rsidR="007A1F44" w:rsidRPr="00977EA3" w:rsidRDefault="007A1F44" w:rsidP="00971004">
      <w:pPr>
        <w:pStyle w:val="Corpotesto"/>
      </w:pPr>
      <w:r w:rsidRPr="00977EA3">
        <w:t>The Get Corresponding Identifiers transaction is initiated by the HL7 Patient Registry Query by Identifier (PRPA_MT201307UV02) message. The Patient Identifier Cross-reference Consumer shall generate the query message whenever it needs to obtain corresponding patient identifier(s) from other Patient Identification Domain(s). The components of the message listed below are required, and their detailed descriptions are provided in the following subsections.</w:t>
      </w:r>
    </w:p>
    <w:p w14:paraId="409807D6" w14:textId="77777777" w:rsidR="007A1F44" w:rsidRPr="00977EA3" w:rsidRDefault="007A1F44" w:rsidP="00971004">
      <w:pPr>
        <w:pStyle w:val="Corpotesto"/>
      </w:pPr>
      <w:r w:rsidRPr="00977EA3">
        <w:t>The receiver shall respond to the query by sending the Patient Identifiers message (PRPA_MT201304UV02), which uses the Application Level Acknowledgement transmission wrapper. This satisfies the requirements of original mode acknowledgment; no intermediate Accept Acknowledgement message is to be sent. All appropriate identifiers shall be returned in a single response; therefore no continuation queries are allowed in this transaction.</w:t>
      </w:r>
    </w:p>
    <w:p w14:paraId="23717888"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17" w:name="_Toc169692716"/>
      <w:r w:rsidRPr="00977EA3">
        <w:rPr>
          <w:noProof w:val="0"/>
        </w:rPr>
        <w:lastRenderedPageBreak/>
        <w:t xml:space="preserve">3.45.4.1.2.1 Major Components of the Patient Registry Query by Identifier </w:t>
      </w:r>
      <w:bookmarkEnd w:id="2617"/>
    </w:p>
    <w:p w14:paraId="5329C070" w14:textId="77777777" w:rsidR="007A1F44" w:rsidRPr="00977EA3" w:rsidRDefault="007A1F44" w:rsidP="00D372D5">
      <w:pPr>
        <w:pStyle w:val="Corpotesto"/>
        <w:keepNext/>
      </w:pPr>
      <w:proofErr w:type="spellStart"/>
      <w:r w:rsidRPr="00977EA3">
        <w:rPr>
          <w:rStyle w:val="Enfasigrassetto"/>
          <w:bCs/>
        </w:rPr>
        <w:t>PatientIdentifier</w:t>
      </w:r>
      <w:proofErr w:type="spellEnd"/>
      <w:r w:rsidRPr="00977EA3">
        <w:rPr>
          <w:rStyle w:val="Enfasigrassetto"/>
          <w:bCs/>
        </w:rPr>
        <w:t xml:space="preserve"> Parameter</w:t>
      </w:r>
    </w:p>
    <w:p w14:paraId="03C86A06" w14:textId="7D904F9D" w:rsidR="007A1F44" w:rsidRPr="00977EA3" w:rsidRDefault="007A1F44" w:rsidP="00971004">
      <w:pPr>
        <w:pStyle w:val="Corpotesto"/>
      </w:pPr>
      <w:r w:rsidRPr="00977EA3">
        <w:t xml:space="preserve">This required parameter specifies the identifier associated with the person whose information is being queried. For this parameter item, a single patient identifier is specified in the </w:t>
      </w:r>
      <w:proofErr w:type="spellStart"/>
      <w:r w:rsidRPr="00977EA3">
        <w:t>PatientIdentifier.value</w:t>
      </w:r>
      <w:proofErr w:type="spellEnd"/>
      <w:r w:rsidRPr="00977EA3">
        <w:t xml:space="preserve"> attribute. Please see </w:t>
      </w:r>
      <w:r w:rsidR="000776DF" w:rsidRPr="00977EA3">
        <w:t xml:space="preserve">ITI TF-2x: </w:t>
      </w:r>
      <w:r w:rsidRPr="00977EA3">
        <w:t>Appendix E for the use of the II data type for patient identifiers.</w:t>
      </w:r>
    </w:p>
    <w:p w14:paraId="3A9819C8" w14:textId="77777777" w:rsidR="007A1F44" w:rsidRPr="00977EA3" w:rsidRDefault="007A1F44" w:rsidP="00971004">
      <w:pPr>
        <w:pStyle w:val="Corpotesto"/>
      </w:pPr>
      <w:proofErr w:type="spellStart"/>
      <w:r w:rsidRPr="00977EA3">
        <w:rPr>
          <w:rStyle w:val="Enfasigrassetto"/>
          <w:bCs/>
        </w:rPr>
        <w:t>DataSource</w:t>
      </w:r>
      <w:proofErr w:type="spellEnd"/>
      <w:r w:rsidRPr="00977EA3">
        <w:rPr>
          <w:rStyle w:val="Enfasigrassetto"/>
          <w:bCs/>
        </w:rPr>
        <w:t xml:space="preserve"> Parameter</w:t>
      </w:r>
    </w:p>
    <w:p w14:paraId="7821F0EF" w14:textId="77777777" w:rsidR="007A1F44" w:rsidRPr="00977EA3" w:rsidRDefault="007A1F44" w:rsidP="00971004">
      <w:pPr>
        <w:pStyle w:val="Corpotesto"/>
      </w:pPr>
      <w:r w:rsidRPr="00977EA3">
        <w:t>This optional parameter specifies the assigning authority/authorities of the Patient Identity Domain(s) whose identifiers need to be returned. If no such parameter is supplied, the PIX Manager is required to return the identifiers from all known Patient Identity Domains.</w:t>
      </w:r>
    </w:p>
    <w:p w14:paraId="4924F483"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18" w:name="_Toc169692717"/>
      <w:r w:rsidRPr="00977EA3">
        <w:rPr>
          <w:noProof w:val="0"/>
        </w:rPr>
        <w:t>3.45.4.1.2.2 Message Information Model of the Patient Registry Query by Identifier Message</w:t>
      </w:r>
      <w:bookmarkEnd w:id="2618"/>
    </w:p>
    <w:p w14:paraId="29C530D0" w14:textId="77777777" w:rsidR="007A1F44" w:rsidRPr="00977EA3" w:rsidRDefault="007A1F44" w:rsidP="00971004">
      <w:pPr>
        <w:pStyle w:val="Corpotesto"/>
        <w:rPr>
          <w:i/>
        </w:rPr>
      </w:pPr>
      <w:r w:rsidRPr="00977EA3">
        <w:t xml:space="preserve">Below is the Message Information Model for the Query by Identifier message, as restricted for this transaction. The purpose of the model is to describe the data elements relevant for this transaction. It is a strict subset of the </w:t>
      </w:r>
      <w:r w:rsidRPr="00977EA3">
        <w:rPr>
          <w:i/>
        </w:rPr>
        <w:t xml:space="preserve">Patient Registry Query by Identifier (PRPA_RM201307UV02) RMIM. </w:t>
      </w:r>
    </w:p>
    <w:p w14:paraId="0CEE72A2" w14:textId="77777777" w:rsidR="007A1F44" w:rsidRPr="00977EA3" w:rsidRDefault="007A1F44" w:rsidP="00971004">
      <w:pPr>
        <w:pStyle w:val="Corpotesto"/>
      </w:pPr>
      <w:r w:rsidRPr="00977EA3">
        <w:t xml:space="preserve">The base RMIM can be found on the HL7 V3 2008 Edition CD at </w:t>
      </w:r>
      <w:r w:rsidRPr="00977EA3">
        <w:rPr>
          <w:rStyle w:val="Collegamentoipertestuale"/>
        </w:rPr>
        <w:t>Edition2008/domains/</w:t>
      </w:r>
      <w:proofErr w:type="spellStart"/>
      <w:r w:rsidRPr="00977EA3">
        <w:rPr>
          <w:rStyle w:val="Collegamentoipertestuale"/>
        </w:rPr>
        <w:t>uvpa</w:t>
      </w:r>
      <w:proofErr w:type="spellEnd"/>
      <w:r w:rsidRPr="00977EA3">
        <w:rPr>
          <w:rStyle w:val="Collegamentoipertestuale"/>
        </w:rPr>
        <w:t xml:space="preserve">/editable/PRPA_RM201307UV.htm. </w:t>
      </w:r>
      <w:r w:rsidRPr="00977EA3">
        <w:t>The following restrictions were made on the original RMIMs to arrive at the restricted model:</w:t>
      </w:r>
    </w:p>
    <w:p w14:paraId="32B066E0" w14:textId="77777777" w:rsidR="008E3CF3" w:rsidRPr="00977EA3" w:rsidRDefault="007A1F44" w:rsidP="00EC243F">
      <w:pPr>
        <w:pStyle w:val="Puntoelenco2"/>
      </w:pPr>
      <w:r w:rsidRPr="00977EA3">
        <w:t xml:space="preserve">Exactly one </w:t>
      </w:r>
      <w:proofErr w:type="spellStart"/>
      <w:r w:rsidRPr="00977EA3">
        <w:t>PatientIdentifier</w:t>
      </w:r>
      <w:proofErr w:type="spellEnd"/>
      <w:r w:rsidRPr="00977EA3">
        <w:t xml:space="preserve"> parameter SHALL be present</w:t>
      </w:r>
    </w:p>
    <w:p w14:paraId="346777CB" w14:textId="77777777" w:rsidR="008E3CF3" w:rsidRPr="00977EA3" w:rsidRDefault="007A1F44" w:rsidP="00EC243F">
      <w:pPr>
        <w:pStyle w:val="Puntoelenco2"/>
      </w:pPr>
      <w:r w:rsidRPr="00977EA3">
        <w:t xml:space="preserve">Exactly one </w:t>
      </w:r>
      <w:proofErr w:type="spellStart"/>
      <w:r w:rsidRPr="00977EA3">
        <w:t>PatientIdentifier.value</w:t>
      </w:r>
      <w:proofErr w:type="spellEnd"/>
      <w:r w:rsidRPr="00977EA3">
        <w:t xml:space="preserve"> attribute SHALL be present</w:t>
      </w:r>
    </w:p>
    <w:p w14:paraId="006B671D" w14:textId="77777777" w:rsidR="008E3CF3" w:rsidRPr="00977EA3" w:rsidRDefault="007A1F44" w:rsidP="00EC243F">
      <w:pPr>
        <w:pStyle w:val="Puntoelenco2"/>
      </w:pPr>
      <w:r w:rsidRPr="00977EA3">
        <w:t xml:space="preserve">If one or more </w:t>
      </w:r>
      <w:proofErr w:type="spellStart"/>
      <w:r w:rsidRPr="00977EA3">
        <w:t>DataSource</w:t>
      </w:r>
      <w:proofErr w:type="spellEnd"/>
      <w:r w:rsidRPr="00977EA3">
        <w:t xml:space="preserve"> parameters are present, each SHALL contain exactly one </w:t>
      </w:r>
      <w:proofErr w:type="spellStart"/>
      <w:r w:rsidRPr="00977EA3">
        <w:t>DataSource.value</w:t>
      </w:r>
      <w:proofErr w:type="spellEnd"/>
      <w:r w:rsidRPr="00977EA3">
        <w:t xml:space="preserve"> parameter</w:t>
      </w:r>
    </w:p>
    <w:p w14:paraId="335F7823" w14:textId="77777777" w:rsidR="008E3CF3" w:rsidRPr="00977EA3" w:rsidRDefault="007A1F44" w:rsidP="00EC243F">
      <w:pPr>
        <w:pStyle w:val="Puntoelenco2"/>
      </w:pPr>
      <w:r w:rsidRPr="00977EA3">
        <w:t xml:space="preserve">The optional attributes ParameterList.id, </w:t>
      </w:r>
      <w:proofErr w:type="spellStart"/>
      <w:r w:rsidRPr="00977EA3">
        <w:t>QueryByParameter</w:t>
      </w:r>
      <w:proofErr w:type="spellEnd"/>
      <w:r w:rsidRPr="00977EA3">
        <w:t xml:space="preserve"> </w:t>
      </w:r>
      <w:proofErr w:type="spellStart"/>
      <w:r w:rsidRPr="00977EA3">
        <w:t>responseElementGroupId</w:t>
      </w:r>
      <w:proofErr w:type="spellEnd"/>
      <w:r w:rsidRPr="00977EA3">
        <w:t xml:space="preserve">, </w:t>
      </w:r>
      <w:proofErr w:type="spellStart"/>
      <w:r w:rsidRPr="00977EA3">
        <w:t>QueryByParameter.modifyCode</w:t>
      </w:r>
      <w:proofErr w:type="spellEnd"/>
      <w:r w:rsidRPr="00977EA3">
        <w:t xml:space="preserve">, and </w:t>
      </w:r>
      <w:proofErr w:type="spellStart"/>
      <w:r w:rsidRPr="00977EA3">
        <w:t>QueryByParameter.executionAndDeliveryTime</w:t>
      </w:r>
      <w:proofErr w:type="spellEnd"/>
      <w:r w:rsidRPr="00977EA3">
        <w:t xml:space="preserve"> were removed from the model</w:t>
      </w:r>
    </w:p>
    <w:p w14:paraId="70909DD2" w14:textId="77777777" w:rsidR="008E3CF3" w:rsidRPr="00977EA3" w:rsidRDefault="007A1F44" w:rsidP="00EC243F">
      <w:pPr>
        <w:pStyle w:val="Puntoelenco2"/>
      </w:pPr>
      <w:proofErr w:type="spellStart"/>
      <w:r w:rsidRPr="00977EA3">
        <w:t>QueryByParameter.responsePriorityCode</w:t>
      </w:r>
      <w:proofErr w:type="spellEnd"/>
      <w:r w:rsidRPr="00977EA3">
        <w:t xml:space="preserve"> is required and is fixed to I (Immediate)</w:t>
      </w:r>
    </w:p>
    <w:p w14:paraId="77037516" w14:textId="78BEFE5A" w:rsidR="008E3CF3" w:rsidRPr="00977EA3" w:rsidRDefault="007A1F44" w:rsidP="00EC243F">
      <w:pPr>
        <w:pStyle w:val="Puntoelenco2"/>
      </w:pPr>
      <w:proofErr w:type="spellStart"/>
      <w:r w:rsidRPr="00977EA3">
        <w:t>QueryByParameter.statusCode</w:t>
      </w:r>
      <w:proofErr w:type="spellEnd"/>
      <w:r w:rsidRPr="00977EA3">
        <w:t xml:space="preserve"> is defaulted to "new"</w:t>
      </w:r>
    </w:p>
    <w:p w14:paraId="5AAFD5E3" w14:textId="77777777" w:rsidR="007A1F44" w:rsidRPr="00977EA3" w:rsidRDefault="007A1F44" w:rsidP="00971004"/>
    <w:p w14:paraId="26AD39E9" w14:textId="77777777" w:rsidR="007A1F44" w:rsidRPr="00977EA3" w:rsidRDefault="00D139D9" w:rsidP="00971004">
      <w:pPr>
        <w:keepNext/>
        <w:jc w:val="center"/>
      </w:pPr>
      <w:r w:rsidRPr="00977EA3">
        <w:rPr>
          <w:noProof/>
        </w:rPr>
        <w:lastRenderedPageBreak/>
        <w:drawing>
          <wp:inline distT="0" distB="0" distL="0" distR="0" wp14:anchorId="325412E6" wp14:editId="5E65DED7">
            <wp:extent cx="4311650" cy="4888230"/>
            <wp:effectExtent l="0" t="0" r="6350" b="0"/>
            <wp:docPr id="46" name="Picture 48" descr="PRPA_RM201307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PA_RM201307IH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11650" cy="4888230"/>
                    </a:xfrm>
                    <a:prstGeom prst="rect">
                      <a:avLst/>
                    </a:prstGeom>
                    <a:noFill/>
                    <a:ln>
                      <a:noFill/>
                    </a:ln>
                  </pic:spPr>
                </pic:pic>
              </a:graphicData>
            </a:graphic>
          </wp:inline>
        </w:drawing>
      </w:r>
    </w:p>
    <w:p w14:paraId="5E936E51" w14:textId="19A07D6A" w:rsidR="007A1F44" w:rsidRPr="00977EA3" w:rsidRDefault="007A1F44" w:rsidP="00971004">
      <w:pPr>
        <w:pStyle w:val="FigureTitle"/>
        <w:rPr>
          <w:noProof w:val="0"/>
        </w:rPr>
      </w:pPr>
      <w:r w:rsidRPr="00977EA3">
        <w:rPr>
          <w:noProof w:val="0"/>
        </w:rPr>
        <w:t>Figure 3.45.4.1.2</w:t>
      </w:r>
      <w:r w:rsidR="003D13A0">
        <w:rPr>
          <w:noProof w:val="0"/>
        </w:rPr>
        <w:t>.2</w:t>
      </w:r>
      <w:r w:rsidRPr="00977EA3">
        <w:rPr>
          <w:noProof w:val="0"/>
        </w:rPr>
        <w:t>-1: Message Information Model for the Query by Identifier message</w:t>
      </w:r>
    </w:p>
    <w:p w14:paraId="58D7D986" w14:textId="0F2AD01B" w:rsidR="007A1F44" w:rsidRPr="00977EA3" w:rsidRDefault="007A1F44" w:rsidP="00971004">
      <w:pPr>
        <w:pStyle w:val="Corpotesto"/>
      </w:pPr>
      <w:r w:rsidRPr="00977EA3">
        <w:t xml:space="preserve">The attributes of this model are described in the following table. </w:t>
      </w:r>
    </w:p>
    <w:p w14:paraId="5E7E06F3" w14:textId="7F565A4B" w:rsidR="007A1F44" w:rsidRPr="00977EA3" w:rsidRDefault="007A1F44" w:rsidP="00971004">
      <w:pPr>
        <w:pStyle w:val="TableTitle"/>
        <w:rPr>
          <w:noProof w:val="0"/>
        </w:rPr>
      </w:pPr>
      <w:r w:rsidRPr="00977EA3">
        <w:rPr>
          <w:noProof w:val="0"/>
        </w:rPr>
        <w:t>Table 3.45.4.1.2</w:t>
      </w:r>
      <w:r w:rsidR="003D13A0">
        <w:rPr>
          <w:noProof w:val="0"/>
        </w:rPr>
        <w:t>.2</w:t>
      </w:r>
      <w:r w:rsidRPr="00977EA3">
        <w:rPr>
          <w:noProof w:val="0"/>
        </w:rPr>
        <w:t>-</w:t>
      </w:r>
      <w:r w:rsidR="003D13A0">
        <w:rPr>
          <w:noProof w:val="0"/>
        </w:rPr>
        <w:t>1</w:t>
      </w:r>
      <w:r w:rsidRPr="00977EA3">
        <w:rPr>
          <w:noProof w:val="0"/>
        </w:rPr>
        <w:t xml:space="preserve">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6FEDABEF" w14:textId="77777777" w:rsidTr="003462A5">
        <w:trPr>
          <w:trHeight w:val="525"/>
          <w:tblHeader/>
        </w:trPr>
        <w:tc>
          <w:tcPr>
            <w:tcW w:w="4363" w:type="dxa"/>
            <w:shd w:val="clear" w:color="auto" w:fill="D9D9D9"/>
          </w:tcPr>
          <w:p w14:paraId="23DD8BE5" w14:textId="77777777" w:rsidR="007A1F44" w:rsidRPr="00977EA3" w:rsidRDefault="007A1F44" w:rsidP="00A063AC">
            <w:pPr>
              <w:pStyle w:val="TableEntryHeader"/>
              <w:rPr>
                <w:noProof w:val="0"/>
              </w:rPr>
            </w:pPr>
            <w:r w:rsidRPr="00977EA3">
              <w:rPr>
                <w:noProof w:val="0"/>
              </w:rPr>
              <w:t>PRPA_HD201307IHE</w:t>
            </w:r>
            <w:r w:rsidRPr="00977EA3">
              <w:rPr>
                <w:noProof w:val="0"/>
              </w:rPr>
              <w:br/>
              <w:t>Patient Registry Query by Identifier</w:t>
            </w:r>
          </w:p>
        </w:tc>
        <w:tc>
          <w:tcPr>
            <w:tcW w:w="5280" w:type="dxa"/>
            <w:shd w:val="clear" w:color="auto" w:fill="D9D9D9"/>
          </w:tcPr>
          <w:p w14:paraId="054C8E16" w14:textId="77777777" w:rsidR="007A1F44" w:rsidRPr="00977EA3" w:rsidRDefault="007A1F44" w:rsidP="00A53067">
            <w:pPr>
              <w:pStyle w:val="TableEntryHeader"/>
              <w:rPr>
                <w:noProof w:val="0"/>
              </w:rPr>
            </w:pPr>
            <w:r w:rsidRPr="00977EA3">
              <w:rPr>
                <w:noProof w:val="0"/>
              </w:rPr>
              <w:t>This HMD extract defines the message used to query a patient registry for a list of identifiers.</w:t>
            </w:r>
          </w:p>
          <w:p w14:paraId="64F396D1" w14:textId="3CF7FA7D" w:rsidR="007A1F44" w:rsidRPr="00977EA3" w:rsidRDefault="007A1F44" w:rsidP="00A53067">
            <w:pPr>
              <w:pStyle w:val="TableEntryHeader"/>
              <w:rPr>
                <w:noProof w:val="0"/>
              </w:rPr>
            </w:pPr>
            <w:r w:rsidRPr="00977EA3">
              <w:rPr>
                <w:noProof w:val="0"/>
              </w:rPr>
              <w:t>Derived from Figure 3.45.4.1.2</w:t>
            </w:r>
            <w:r w:rsidR="003D13A0">
              <w:rPr>
                <w:noProof w:val="0"/>
              </w:rPr>
              <w:t>.2</w:t>
            </w:r>
            <w:r w:rsidRPr="00977EA3">
              <w:rPr>
                <w:noProof w:val="0"/>
              </w:rPr>
              <w:t>-1 (PRPA_RM201307IHE)</w:t>
            </w:r>
          </w:p>
        </w:tc>
      </w:tr>
      <w:tr w:rsidR="007A1F44" w:rsidRPr="00977EA3" w14:paraId="2EA6A22E" w14:textId="77777777" w:rsidTr="003462A5">
        <w:tc>
          <w:tcPr>
            <w:tcW w:w="4363" w:type="dxa"/>
          </w:tcPr>
          <w:p w14:paraId="0BE9F221" w14:textId="77777777" w:rsidR="007A1F44" w:rsidRPr="00977EA3" w:rsidRDefault="007A1F44" w:rsidP="00971004">
            <w:pPr>
              <w:pStyle w:val="TableEntry"/>
              <w:rPr>
                <w:b/>
                <w:noProof w:val="0"/>
              </w:rPr>
            </w:pPr>
            <w:proofErr w:type="spellStart"/>
            <w:r w:rsidRPr="00977EA3">
              <w:rPr>
                <w:b/>
                <w:noProof w:val="0"/>
              </w:rPr>
              <w:t>QueryByParameter</w:t>
            </w:r>
            <w:proofErr w:type="spellEnd"/>
          </w:p>
        </w:tc>
        <w:tc>
          <w:tcPr>
            <w:tcW w:w="5280" w:type="dxa"/>
          </w:tcPr>
          <w:p w14:paraId="28FA8AAC" w14:textId="77777777" w:rsidR="007A1F44" w:rsidRPr="00977EA3" w:rsidRDefault="007A1F44" w:rsidP="00971004">
            <w:pPr>
              <w:pStyle w:val="TableEntry"/>
              <w:rPr>
                <w:noProof w:val="0"/>
              </w:rPr>
            </w:pPr>
            <w:r w:rsidRPr="00977EA3">
              <w:rPr>
                <w:noProof w:val="0"/>
              </w:rPr>
              <w:t>The entry point for the domain content in this query</w:t>
            </w:r>
          </w:p>
        </w:tc>
      </w:tr>
      <w:tr w:rsidR="007A1F44" w:rsidRPr="00977EA3" w14:paraId="0EC6783D" w14:textId="77777777" w:rsidTr="003462A5">
        <w:tc>
          <w:tcPr>
            <w:tcW w:w="4363" w:type="dxa"/>
          </w:tcPr>
          <w:p w14:paraId="49A8934E" w14:textId="77777777" w:rsidR="007A1F44" w:rsidRPr="00977EA3" w:rsidRDefault="007A1F44" w:rsidP="00971004">
            <w:pPr>
              <w:pStyle w:val="TableEntry"/>
              <w:rPr>
                <w:noProof w:val="0"/>
              </w:rPr>
            </w:pPr>
            <w:proofErr w:type="spellStart"/>
            <w:r w:rsidRPr="00977EA3">
              <w:rPr>
                <w:noProof w:val="0"/>
              </w:rPr>
              <w:t>queryId</w:t>
            </w:r>
            <w:proofErr w:type="spellEnd"/>
            <w:r w:rsidRPr="00977EA3">
              <w:rPr>
                <w:noProof w:val="0"/>
              </w:rPr>
              <w:t xml:space="preserve"> [1..1]</w:t>
            </w:r>
            <w:r w:rsidRPr="00977EA3">
              <w:rPr>
                <w:noProof w:val="0"/>
              </w:rPr>
              <w:br/>
            </w:r>
            <w:hyperlink r:id="rId132" w:anchor="QueryByParameter-cls" w:history="1">
              <w:proofErr w:type="spellStart"/>
              <w:r w:rsidRPr="00977EA3">
                <w:rPr>
                  <w:noProof w:val="0"/>
                </w:rPr>
                <w:t>QueryByParameter</w:t>
              </w:r>
              <w:proofErr w:type="spellEnd"/>
            </w:hyperlink>
            <w:r w:rsidRPr="00977EA3">
              <w:rPr>
                <w:noProof w:val="0"/>
              </w:rPr>
              <w:t> (</w:t>
            </w:r>
            <w:hyperlink r:id="rId133" w:anchor="dt-II" w:history="1">
              <w:r w:rsidRPr="00977EA3">
                <w:rPr>
                  <w:noProof w:val="0"/>
                </w:rPr>
                <w:t>II</w:t>
              </w:r>
            </w:hyperlink>
            <w:r w:rsidRPr="00977EA3">
              <w:rPr>
                <w:noProof w:val="0"/>
              </w:rPr>
              <w:t>)</w:t>
            </w:r>
          </w:p>
        </w:tc>
        <w:tc>
          <w:tcPr>
            <w:tcW w:w="5280" w:type="dxa"/>
          </w:tcPr>
          <w:p w14:paraId="6327F3F2" w14:textId="77777777" w:rsidR="007A1F44" w:rsidRPr="00977EA3" w:rsidRDefault="007A1F44" w:rsidP="00971004">
            <w:pPr>
              <w:pStyle w:val="TableEntry"/>
              <w:rPr>
                <w:noProof w:val="0"/>
              </w:rPr>
            </w:pPr>
            <w:r w:rsidRPr="00977EA3">
              <w:rPr>
                <w:noProof w:val="0"/>
              </w:rPr>
              <w:t>Unique identifier for the query</w:t>
            </w:r>
          </w:p>
        </w:tc>
      </w:tr>
      <w:tr w:rsidR="007A1F44" w:rsidRPr="00977EA3" w14:paraId="0F58702B" w14:textId="77777777" w:rsidTr="003462A5">
        <w:tc>
          <w:tcPr>
            <w:tcW w:w="4363" w:type="dxa"/>
          </w:tcPr>
          <w:p w14:paraId="6EFF7028" w14:textId="77777777" w:rsidR="007A1F44" w:rsidRPr="00977EA3" w:rsidRDefault="007A1F44" w:rsidP="00971004">
            <w:pPr>
              <w:pStyle w:val="TableEntry"/>
              <w:rPr>
                <w:noProof w:val="0"/>
              </w:rPr>
            </w:pPr>
            <w:proofErr w:type="spellStart"/>
            <w:r w:rsidRPr="00977EA3">
              <w:rPr>
                <w:noProof w:val="0"/>
              </w:rPr>
              <w:t>statusCode</w:t>
            </w:r>
            <w:proofErr w:type="spellEnd"/>
            <w:r w:rsidRPr="00977EA3">
              <w:rPr>
                <w:noProof w:val="0"/>
              </w:rPr>
              <w:t xml:space="preserve"> [1..1] (M)</w:t>
            </w:r>
            <w:r w:rsidRPr="00977EA3">
              <w:rPr>
                <w:noProof w:val="0"/>
              </w:rPr>
              <w:br/>
            </w:r>
            <w:hyperlink r:id="rId134" w:anchor="QueryByParameter-cls" w:history="1">
              <w:proofErr w:type="spellStart"/>
              <w:r w:rsidRPr="00977EA3">
                <w:rPr>
                  <w:noProof w:val="0"/>
                </w:rPr>
                <w:t>QueryByParameter</w:t>
              </w:r>
              <w:proofErr w:type="spellEnd"/>
            </w:hyperlink>
            <w:r w:rsidRPr="00977EA3">
              <w:rPr>
                <w:noProof w:val="0"/>
              </w:rPr>
              <w:t> (</w:t>
            </w:r>
            <w:hyperlink r:id="rId135" w:anchor="dt-CS" w:history="1">
              <w:r w:rsidRPr="00977EA3">
                <w:rPr>
                  <w:noProof w:val="0"/>
                </w:rPr>
                <w:t>CS</w:t>
              </w:r>
            </w:hyperlink>
            <w:r w:rsidRPr="00977EA3">
              <w:rPr>
                <w:noProof w:val="0"/>
              </w:rPr>
              <w:t>) {</w:t>
            </w:r>
            <w:proofErr w:type="spellStart"/>
            <w:r w:rsidRPr="00977EA3">
              <w:rPr>
                <w:noProof w:val="0"/>
              </w:rPr>
              <w:t>CNE:</w:t>
            </w:r>
            <w:hyperlink r:id="rId136" w:anchor="QueryStatusCode" w:history="1">
              <w:r w:rsidRPr="00977EA3">
                <w:rPr>
                  <w:noProof w:val="0"/>
                </w:rPr>
                <w:t>QueryStatusCode</w:t>
              </w:r>
              <w:proofErr w:type="spellEnd"/>
            </w:hyperlink>
            <w:r w:rsidRPr="00977EA3">
              <w:rPr>
                <w:noProof w:val="0"/>
              </w:rPr>
              <w:t>, fixed value="new"}</w:t>
            </w:r>
          </w:p>
        </w:tc>
        <w:tc>
          <w:tcPr>
            <w:tcW w:w="5280" w:type="dxa"/>
          </w:tcPr>
          <w:p w14:paraId="587EB0FB" w14:textId="77777777" w:rsidR="007A1F44" w:rsidRPr="00977EA3" w:rsidRDefault="007A1F44" w:rsidP="00971004">
            <w:pPr>
              <w:pStyle w:val="TableEntry"/>
              <w:rPr>
                <w:noProof w:val="0"/>
              </w:rPr>
            </w:pPr>
            <w:r w:rsidRPr="00977EA3">
              <w:rPr>
                <w:noProof w:val="0"/>
              </w:rPr>
              <w:t>There are no continuations necessary for this type of query, so the status is always "new"</w:t>
            </w:r>
          </w:p>
        </w:tc>
      </w:tr>
      <w:tr w:rsidR="007A1F44" w:rsidRPr="00977EA3" w14:paraId="77B42774" w14:textId="77777777" w:rsidTr="003462A5">
        <w:tc>
          <w:tcPr>
            <w:tcW w:w="4363" w:type="dxa"/>
          </w:tcPr>
          <w:p w14:paraId="4ED3D313" w14:textId="77777777" w:rsidR="007A1F44" w:rsidRPr="00977EA3" w:rsidRDefault="007A1F44" w:rsidP="00971004">
            <w:pPr>
              <w:pStyle w:val="TableEntry"/>
              <w:rPr>
                <w:b/>
                <w:bCs/>
                <w:noProof w:val="0"/>
              </w:rPr>
            </w:pPr>
            <w:proofErr w:type="spellStart"/>
            <w:r w:rsidRPr="00977EA3">
              <w:rPr>
                <w:noProof w:val="0"/>
              </w:rPr>
              <w:t>responsePriorityCode</w:t>
            </w:r>
            <w:proofErr w:type="spellEnd"/>
            <w:r w:rsidRPr="00977EA3">
              <w:rPr>
                <w:noProof w:val="0"/>
              </w:rPr>
              <w:t xml:space="preserve"> [1..1]</w:t>
            </w:r>
            <w:r w:rsidRPr="00977EA3">
              <w:rPr>
                <w:noProof w:val="0"/>
              </w:rPr>
              <w:br/>
            </w:r>
            <w:hyperlink r:id="rId137" w:anchor="QueryByParameter-cls" w:history="1">
              <w:proofErr w:type="spellStart"/>
              <w:r w:rsidRPr="00977EA3">
                <w:rPr>
                  <w:noProof w:val="0"/>
                </w:rPr>
                <w:t>QueryByParameter</w:t>
              </w:r>
              <w:proofErr w:type="spellEnd"/>
            </w:hyperlink>
            <w:r w:rsidRPr="00977EA3">
              <w:rPr>
                <w:noProof w:val="0"/>
              </w:rPr>
              <w:t> (</w:t>
            </w:r>
            <w:hyperlink r:id="rId138" w:anchor="dt-CS" w:history="1">
              <w:r w:rsidRPr="00977EA3">
                <w:rPr>
                  <w:noProof w:val="0"/>
                </w:rPr>
                <w:t>CS</w:t>
              </w:r>
            </w:hyperlink>
            <w:r w:rsidRPr="00977EA3">
              <w:rPr>
                <w:noProof w:val="0"/>
              </w:rPr>
              <w:t>) {</w:t>
            </w:r>
            <w:proofErr w:type="spellStart"/>
            <w:r w:rsidRPr="00977EA3">
              <w:rPr>
                <w:noProof w:val="0"/>
              </w:rPr>
              <w:t>CNE:</w:t>
            </w:r>
            <w:hyperlink r:id="rId139" w:anchor="QueryPriority" w:history="1">
              <w:r w:rsidRPr="00977EA3">
                <w:rPr>
                  <w:noProof w:val="0"/>
                </w:rPr>
                <w:t>QueryPriority</w:t>
              </w:r>
              <w:proofErr w:type="spellEnd"/>
            </w:hyperlink>
            <w:r w:rsidRPr="00977EA3">
              <w:rPr>
                <w:noProof w:val="0"/>
              </w:rPr>
              <w:t>, fixed value="I"}</w:t>
            </w:r>
          </w:p>
        </w:tc>
        <w:tc>
          <w:tcPr>
            <w:tcW w:w="5280" w:type="dxa"/>
          </w:tcPr>
          <w:p w14:paraId="2F55553F" w14:textId="77777777" w:rsidR="007A1F44" w:rsidRPr="00977EA3" w:rsidRDefault="007A1F44" w:rsidP="00971004">
            <w:pPr>
              <w:pStyle w:val="TableEntry"/>
              <w:rPr>
                <w:noProof w:val="0"/>
              </w:rPr>
            </w:pPr>
            <w:r w:rsidRPr="00977EA3">
              <w:rPr>
                <w:noProof w:val="0"/>
              </w:rPr>
              <w:t>The PIX manager is required to send an immediate response.</w:t>
            </w:r>
          </w:p>
        </w:tc>
      </w:tr>
      <w:tr w:rsidR="007A1F44" w:rsidRPr="00977EA3" w14:paraId="752E6A8B" w14:textId="77777777" w:rsidTr="003462A5">
        <w:tc>
          <w:tcPr>
            <w:tcW w:w="4363" w:type="dxa"/>
          </w:tcPr>
          <w:p w14:paraId="555A779D" w14:textId="77777777" w:rsidR="007A1F44" w:rsidRPr="00977EA3" w:rsidRDefault="007A1F44" w:rsidP="00971004">
            <w:pPr>
              <w:pStyle w:val="TableEntry"/>
              <w:rPr>
                <w:b/>
                <w:noProof w:val="0"/>
              </w:rPr>
            </w:pPr>
            <w:bookmarkStart w:id="2619" w:name="DataSource"/>
            <w:proofErr w:type="spellStart"/>
            <w:r w:rsidRPr="00977EA3">
              <w:rPr>
                <w:b/>
                <w:noProof w:val="0"/>
              </w:rPr>
              <w:lastRenderedPageBreak/>
              <w:t>DataSource</w:t>
            </w:r>
            <w:bookmarkEnd w:id="2619"/>
            <w:proofErr w:type="spellEnd"/>
          </w:p>
        </w:tc>
        <w:tc>
          <w:tcPr>
            <w:tcW w:w="5280" w:type="dxa"/>
          </w:tcPr>
          <w:p w14:paraId="0AABA039" w14:textId="77777777" w:rsidR="007A1F44" w:rsidRPr="00977EA3" w:rsidRDefault="007A1F44" w:rsidP="00971004">
            <w:pPr>
              <w:pStyle w:val="TableEntry"/>
              <w:rPr>
                <w:noProof w:val="0"/>
              </w:rPr>
            </w:pPr>
            <w:r w:rsidRPr="00977EA3">
              <w:rPr>
                <w:noProof w:val="0"/>
              </w:rPr>
              <w:t>Optional parameter specifying the assigning authority of a Patient Identity Domain</w:t>
            </w:r>
          </w:p>
        </w:tc>
      </w:tr>
      <w:tr w:rsidR="007A1F44" w:rsidRPr="00977EA3" w14:paraId="4E995BD8" w14:textId="77777777" w:rsidTr="003462A5">
        <w:tc>
          <w:tcPr>
            <w:tcW w:w="4363" w:type="dxa"/>
          </w:tcPr>
          <w:p w14:paraId="10BA4D69" w14:textId="77777777" w:rsidR="007A1F44" w:rsidRPr="00977EA3" w:rsidRDefault="007A1F44" w:rsidP="00971004">
            <w:pPr>
              <w:pStyle w:val="TableEntry"/>
              <w:rPr>
                <w:noProof w:val="0"/>
              </w:rPr>
            </w:pPr>
            <w:r w:rsidRPr="00977EA3">
              <w:rPr>
                <w:noProof w:val="0"/>
              </w:rPr>
              <w:t>value [1..1]</w:t>
            </w:r>
            <w:r w:rsidRPr="00977EA3">
              <w:rPr>
                <w:noProof w:val="0"/>
              </w:rPr>
              <w:br/>
            </w:r>
            <w:hyperlink r:id="rId140" w:anchor="ParameterItem-cls" w:history="1">
              <w:proofErr w:type="spellStart"/>
              <w:r w:rsidRPr="00977EA3">
                <w:rPr>
                  <w:noProof w:val="0"/>
                </w:rPr>
                <w:t>ParameterItem</w:t>
              </w:r>
              <w:proofErr w:type="spellEnd"/>
            </w:hyperlink>
            <w:r w:rsidRPr="00977EA3">
              <w:rPr>
                <w:noProof w:val="0"/>
              </w:rPr>
              <w:t> (</w:t>
            </w:r>
            <w:hyperlink r:id="rId141" w:anchor="dt-II" w:history="1">
              <w:r w:rsidRPr="00977EA3">
                <w:rPr>
                  <w:noProof w:val="0"/>
                </w:rPr>
                <w:t>II</w:t>
              </w:r>
            </w:hyperlink>
            <w:r w:rsidRPr="00977EA3">
              <w:rPr>
                <w:noProof w:val="0"/>
              </w:rPr>
              <w:t xml:space="preserve">) </w:t>
            </w:r>
          </w:p>
        </w:tc>
        <w:tc>
          <w:tcPr>
            <w:tcW w:w="5280" w:type="dxa"/>
          </w:tcPr>
          <w:p w14:paraId="563872CF" w14:textId="77777777" w:rsidR="007A1F44" w:rsidRPr="00977EA3" w:rsidRDefault="007A1F44" w:rsidP="00971004">
            <w:pPr>
              <w:pStyle w:val="TableEntry"/>
              <w:rPr>
                <w:noProof w:val="0"/>
              </w:rPr>
            </w:pPr>
            <w:r w:rsidRPr="00977EA3">
              <w:rPr>
                <w:noProof w:val="0"/>
              </w:rPr>
              <w:t>The identifier for the Patient Identity Domain's assigning authority. IHE restriction:</w:t>
            </w:r>
            <w:r w:rsidRPr="00977EA3">
              <w:rPr>
                <w:noProof w:val="0"/>
              </w:rPr>
              <w:br/>
              <w:t xml:space="preserve">The </w:t>
            </w:r>
            <w:proofErr w:type="spellStart"/>
            <w:r w:rsidRPr="00977EA3">
              <w:rPr>
                <w:noProof w:val="0"/>
              </w:rPr>
              <w:t>value.root</w:t>
            </w:r>
            <w:proofErr w:type="spellEnd"/>
            <w:r w:rsidRPr="00977EA3">
              <w:rPr>
                <w:noProof w:val="0"/>
              </w:rPr>
              <w:t xml:space="preserve"> attribute SHALL be a valid ISO OID</w:t>
            </w:r>
            <w:r w:rsidRPr="00977EA3">
              <w:rPr>
                <w:noProof w:val="0"/>
              </w:rPr>
              <w:br/>
              <w:t xml:space="preserve">The </w:t>
            </w:r>
            <w:proofErr w:type="spellStart"/>
            <w:r w:rsidRPr="00977EA3">
              <w:rPr>
                <w:noProof w:val="0"/>
              </w:rPr>
              <w:t>value.extension</w:t>
            </w:r>
            <w:proofErr w:type="spellEnd"/>
            <w:r w:rsidRPr="00977EA3">
              <w:rPr>
                <w:noProof w:val="0"/>
              </w:rPr>
              <w:t xml:space="preserve"> attribute SHALL NOT be present</w:t>
            </w:r>
          </w:p>
        </w:tc>
      </w:tr>
      <w:tr w:rsidR="007A1F44" w:rsidRPr="00977EA3" w14:paraId="074C1BB2" w14:textId="77777777" w:rsidTr="003462A5">
        <w:tc>
          <w:tcPr>
            <w:tcW w:w="4363" w:type="dxa"/>
          </w:tcPr>
          <w:p w14:paraId="6C6555D7"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42" w:anchor="ParameterItem-cls" w:history="1">
              <w:proofErr w:type="spellStart"/>
              <w:r w:rsidRPr="00977EA3">
                <w:rPr>
                  <w:noProof w:val="0"/>
                </w:rPr>
                <w:t>ParameterItem</w:t>
              </w:r>
              <w:proofErr w:type="spellEnd"/>
            </w:hyperlink>
            <w:r w:rsidRPr="00977EA3">
              <w:rPr>
                <w:noProof w:val="0"/>
              </w:rPr>
              <w:t> (</w:t>
            </w:r>
            <w:hyperlink r:id="rId143" w:anchor="dt-ST" w:history="1">
              <w:r w:rsidRPr="00977EA3">
                <w:rPr>
                  <w:noProof w:val="0"/>
                </w:rPr>
                <w:t>ST</w:t>
              </w:r>
            </w:hyperlink>
            <w:r w:rsidRPr="00977EA3">
              <w:rPr>
                <w:noProof w:val="0"/>
              </w:rPr>
              <w:t>){default= "DataSource.id"}</w:t>
            </w:r>
          </w:p>
        </w:tc>
        <w:tc>
          <w:tcPr>
            <w:tcW w:w="5280" w:type="dxa"/>
          </w:tcPr>
          <w:p w14:paraId="069B1A49" w14:textId="77777777" w:rsidR="007A1F44" w:rsidRPr="00977EA3" w:rsidRDefault="007A1F44" w:rsidP="00971004">
            <w:pPr>
              <w:pStyle w:val="TableEntry"/>
              <w:rPr>
                <w:noProof w:val="0"/>
              </w:rPr>
            </w:pPr>
          </w:p>
        </w:tc>
      </w:tr>
      <w:tr w:rsidR="007A1F44" w:rsidRPr="00977EA3" w14:paraId="7BADB0FD" w14:textId="77777777" w:rsidTr="003462A5">
        <w:tc>
          <w:tcPr>
            <w:tcW w:w="4363" w:type="dxa"/>
          </w:tcPr>
          <w:p w14:paraId="0DCF1F7C" w14:textId="77777777" w:rsidR="007A1F44" w:rsidRPr="00977EA3" w:rsidRDefault="007A1F44" w:rsidP="00971004">
            <w:pPr>
              <w:pStyle w:val="TableEntry"/>
              <w:rPr>
                <w:b/>
                <w:noProof w:val="0"/>
              </w:rPr>
            </w:pPr>
            <w:bookmarkStart w:id="2620" w:name="PatientIdentifier"/>
            <w:proofErr w:type="spellStart"/>
            <w:r w:rsidRPr="00977EA3">
              <w:rPr>
                <w:b/>
                <w:noProof w:val="0"/>
              </w:rPr>
              <w:t>PatientIdentifier</w:t>
            </w:r>
            <w:bookmarkEnd w:id="2620"/>
            <w:proofErr w:type="spellEnd"/>
          </w:p>
        </w:tc>
        <w:tc>
          <w:tcPr>
            <w:tcW w:w="5280" w:type="dxa"/>
          </w:tcPr>
          <w:p w14:paraId="5DF784C7" w14:textId="77777777" w:rsidR="007A1F44" w:rsidRPr="00977EA3" w:rsidRDefault="007A1F44" w:rsidP="00971004">
            <w:pPr>
              <w:pStyle w:val="TableEntry"/>
              <w:rPr>
                <w:noProof w:val="0"/>
              </w:rPr>
            </w:pPr>
          </w:p>
        </w:tc>
      </w:tr>
      <w:tr w:rsidR="007A1F44" w:rsidRPr="00977EA3" w14:paraId="5FC749C1" w14:textId="77777777" w:rsidTr="003462A5">
        <w:tc>
          <w:tcPr>
            <w:tcW w:w="4363" w:type="dxa"/>
          </w:tcPr>
          <w:p w14:paraId="516BCCED" w14:textId="77777777" w:rsidR="007A1F44" w:rsidRPr="00977EA3" w:rsidRDefault="007A1F44" w:rsidP="00971004">
            <w:pPr>
              <w:pStyle w:val="TableEntry"/>
              <w:rPr>
                <w:noProof w:val="0"/>
              </w:rPr>
            </w:pPr>
            <w:r w:rsidRPr="00977EA3">
              <w:rPr>
                <w:noProof w:val="0"/>
              </w:rPr>
              <w:t>value [1..1] (M)</w:t>
            </w:r>
            <w:r w:rsidRPr="00977EA3">
              <w:rPr>
                <w:noProof w:val="0"/>
              </w:rPr>
              <w:br/>
            </w:r>
            <w:hyperlink r:id="rId144" w:anchor="ParameterItem-cls" w:history="1">
              <w:proofErr w:type="spellStart"/>
              <w:r w:rsidRPr="00977EA3">
                <w:rPr>
                  <w:noProof w:val="0"/>
                </w:rPr>
                <w:t>ParameterItem</w:t>
              </w:r>
              <w:proofErr w:type="spellEnd"/>
            </w:hyperlink>
            <w:r w:rsidRPr="00977EA3">
              <w:rPr>
                <w:noProof w:val="0"/>
              </w:rPr>
              <w:t> (</w:t>
            </w:r>
            <w:hyperlink r:id="rId145" w:anchor="dt-II" w:history="1">
              <w:r w:rsidRPr="00977EA3">
                <w:rPr>
                  <w:noProof w:val="0"/>
                </w:rPr>
                <w:t>II</w:t>
              </w:r>
            </w:hyperlink>
            <w:r w:rsidRPr="00977EA3">
              <w:rPr>
                <w:noProof w:val="0"/>
              </w:rPr>
              <w:t>)</w:t>
            </w:r>
          </w:p>
        </w:tc>
        <w:tc>
          <w:tcPr>
            <w:tcW w:w="5280" w:type="dxa"/>
          </w:tcPr>
          <w:p w14:paraId="2FA1730B" w14:textId="77777777" w:rsidR="007A1F44" w:rsidRPr="00977EA3" w:rsidRDefault="007A1F44" w:rsidP="00971004">
            <w:pPr>
              <w:pStyle w:val="TableEntry"/>
              <w:rPr>
                <w:noProof w:val="0"/>
              </w:rPr>
            </w:pPr>
            <w:r w:rsidRPr="00977EA3">
              <w:rPr>
                <w:noProof w:val="0"/>
              </w:rPr>
              <w:t>The patient identifier known to the PIX Consumer</w:t>
            </w:r>
          </w:p>
        </w:tc>
      </w:tr>
      <w:tr w:rsidR="007A1F44" w:rsidRPr="00977EA3" w14:paraId="4F6B05B0" w14:textId="77777777" w:rsidTr="003462A5">
        <w:tc>
          <w:tcPr>
            <w:tcW w:w="4363" w:type="dxa"/>
          </w:tcPr>
          <w:p w14:paraId="7B656C5E"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46" w:anchor="ParameterItem-cls" w:history="1">
              <w:proofErr w:type="spellStart"/>
              <w:r w:rsidRPr="00977EA3">
                <w:rPr>
                  <w:noProof w:val="0"/>
                </w:rPr>
                <w:t>ParameterItem</w:t>
              </w:r>
              <w:proofErr w:type="spellEnd"/>
            </w:hyperlink>
            <w:r w:rsidRPr="00977EA3">
              <w:rPr>
                <w:noProof w:val="0"/>
              </w:rPr>
              <w:t> (</w:t>
            </w:r>
            <w:hyperlink r:id="rId147" w:anchor="dt-ST" w:history="1">
              <w:r w:rsidRPr="00977EA3">
                <w:rPr>
                  <w:noProof w:val="0"/>
                </w:rPr>
                <w:t>ST</w:t>
              </w:r>
            </w:hyperlink>
            <w:r w:rsidRPr="00977EA3">
              <w:rPr>
                <w:noProof w:val="0"/>
              </w:rPr>
              <w:t>){default= "Patient.id"}</w:t>
            </w:r>
          </w:p>
        </w:tc>
        <w:tc>
          <w:tcPr>
            <w:tcW w:w="5280" w:type="dxa"/>
          </w:tcPr>
          <w:p w14:paraId="7CFB4AA1" w14:textId="77777777" w:rsidR="007A1F44" w:rsidRPr="00977EA3" w:rsidRDefault="007A1F44" w:rsidP="00971004">
            <w:pPr>
              <w:pStyle w:val="TableEntry"/>
              <w:rPr>
                <w:noProof w:val="0"/>
              </w:rPr>
            </w:pPr>
          </w:p>
        </w:tc>
      </w:tr>
    </w:tbl>
    <w:p w14:paraId="57C60CE0" w14:textId="77777777" w:rsidR="007A1F44" w:rsidRPr="00977EA3" w:rsidRDefault="007A1F44" w:rsidP="00971004"/>
    <w:p w14:paraId="63E8C258" w14:textId="77777777" w:rsidR="007A1F44" w:rsidRPr="00977EA3" w:rsidRDefault="007A1F44" w:rsidP="00971004">
      <w:pPr>
        <w:pStyle w:val="Corpotesto"/>
      </w:pPr>
      <w:r w:rsidRPr="00977EA3">
        <w:t xml:space="preserve">The Patient Identifier Cross-reference Consumer shall provide the patient identifier in the </w:t>
      </w:r>
      <w:proofErr w:type="spellStart"/>
      <w:r w:rsidRPr="00977EA3">
        <w:t>PatientIdentifier.value</w:t>
      </w:r>
      <w:proofErr w:type="spellEnd"/>
      <w:r w:rsidRPr="00977EA3">
        <w:t xml:space="preserve"> attribute according to the rules specified in ITI TF-2x: Appendix E.</w:t>
      </w:r>
    </w:p>
    <w:p w14:paraId="7374830E" w14:textId="77777777" w:rsidR="007A1F44" w:rsidRPr="00977EA3" w:rsidRDefault="007A1F44" w:rsidP="00971004">
      <w:pPr>
        <w:pStyle w:val="Corpotesto"/>
      </w:pPr>
      <w:r w:rsidRPr="00977EA3">
        <w:t xml:space="preserve">If the requesting system wishes to select the Patient Identity Domains from which patient identifiers are returned, it does so by sending as many </w:t>
      </w:r>
      <w:proofErr w:type="spellStart"/>
      <w:r w:rsidRPr="00977EA3">
        <w:t>DataSource</w:t>
      </w:r>
      <w:proofErr w:type="spellEnd"/>
      <w:r w:rsidRPr="00977EA3">
        <w:t xml:space="preserve"> parameters as domains for which it wants to receive patient identifiers. Each instance of the </w:t>
      </w:r>
      <w:proofErr w:type="spellStart"/>
      <w:r w:rsidRPr="00977EA3">
        <w:t>DataSource</w:t>
      </w:r>
      <w:proofErr w:type="spellEnd"/>
      <w:r w:rsidRPr="00977EA3">
        <w:t xml:space="preserve"> parameter shall provide the Assigning Authority identifier for a specific domain using the </w:t>
      </w:r>
      <w:proofErr w:type="spellStart"/>
      <w:r w:rsidRPr="00977EA3">
        <w:t>DataSource.value</w:t>
      </w:r>
      <w:proofErr w:type="spellEnd"/>
      <w:r w:rsidRPr="00977EA3">
        <w:t xml:space="preserve"> attribute. Note that the </w:t>
      </w:r>
      <w:proofErr w:type="spellStart"/>
      <w:r w:rsidRPr="00977EA3">
        <w:t>DataSource.value.extension</w:t>
      </w:r>
      <w:proofErr w:type="spellEnd"/>
      <w:r w:rsidRPr="00977EA3">
        <w:t xml:space="preserve"> attribute shall not be provided, and the </w:t>
      </w:r>
      <w:proofErr w:type="spellStart"/>
      <w:r w:rsidRPr="00977EA3">
        <w:t>DataSource.value.root</w:t>
      </w:r>
      <w:proofErr w:type="spellEnd"/>
      <w:r w:rsidRPr="00977EA3">
        <w:t xml:space="preserve"> attribute shall contain a valid ISO OID. The responding system shall return the Patient.id value for each requested domain, if a value is known. Note that the value of </w:t>
      </w:r>
      <w:proofErr w:type="spellStart"/>
      <w:r w:rsidRPr="00977EA3">
        <w:t>Patient.id.root</w:t>
      </w:r>
      <w:proofErr w:type="spellEnd"/>
      <w:r w:rsidRPr="00977EA3">
        <w:t xml:space="preserve"> attribute shall match the </w:t>
      </w:r>
      <w:proofErr w:type="spellStart"/>
      <w:r w:rsidRPr="00977EA3">
        <w:t>DataSource.value.root</w:t>
      </w:r>
      <w:proofErr w:type="spellEnd"/>
      <w:r w:rsidRPr="00977EA3">
        <w:t xml:space="preserve"> attribute representing the corresponding Assigning Authority.</w:t>
      </w:r>
    </w:p>
    <w:p w14:paraId="57D4AF2A" w14:textId="77777777" w:rsidR="007A1F44" w:rsidRPr="00977EA3" w:rsidRDefault="007A1F44" w:rsidP="00971004">
      <w:pPr>
        <w:pStyle w:val="Corpotesto"/>
      </w:pPr>
      <w:r w:rsidRPr="00977EA3">
        <w:t xml:space="preserve">If no </w:t>
      </w:r>
      <w:proofErr w:type="spellStart"/>
      <w:r w:rsidRPr="00977EA3">
        <w:t>DataSource</w:t>
      </w:r>
      <w:proofErr w:type="spellEnd"/>
      <w:r w:rsidRPr="00977EA3">
        <w:t xml:space="preserve"> parameter is specified the Patient Identifier Cross-reference Manager shall return patient identifiers for all domains for which it possesses a corresponding identifier (subject to local publication restrictions).</w:t>
      </w:r>
    </w:p>
    <w:p w14:paraId="1550BA7F"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21" w:name="_Toc169692718"/>
      <w:r w:rsidRPr="00977EA3">
        <w:rPr>
          <w:noProof w:val="0"/>
        </w:rPr>
        <w:t>3.45.4.1.2.3 Control Act and Transmission Wrappers</w:t>
      </w:r>
      <w:bookmarkEnd w:id="2621"/>
    </w:p>
    <w:p w14:paraId="550F649D" w14:textId="6F388980" w:rsidR="007A1F44" w:rsidRPr="00977EA3" w:rsidRDefault="007A1F44" w:rsidP="00CE0CFD">
      <w:pPr>
        <w:pStyle w:val="Corpotesto"/>
      </w:pPr>
      <w:r w:rsidRPr="00977EA3">
        <w:t xml:space="preserve">Please see ITI TF-2x: Appendix O for details on the IHE guidelines for implementing the wrappers. Table </w:t>
      </w:r>
      <w:bookmarkStart w:id="2622" w:name="OLE_LINK21"/>
      <w:bookmarkStart w:id="2623" w:name="OLE_LINK22"/>
      <w:r w:rsidRPr="00977EA3">
        <w:t>3.4</w:t>
      </w:r>
      <w:r w:rsidR="001F6AD8">
        <w:t>5</w:t>
      </w:r>
      <w:r w:rsidRPr="00977EA3">
        <w:t>.4.1.2</w:t>
      </w:r>
      <w:r w:rsidR="003D13A0">
        <w:t>.3</w:t>
      </w:r>
      <w:r w:rsidRPr="00977EA3">
        <w:t>-</w:t>
      </w:r>
      <w:r w:rsidR="003D13A0">
        <w:t>1</w:t>
      </w:r>
      <w:bookmarkEnd w:id="2622"/>
      <w:bookmarkEnd w:id="2623"/>
      <w:r w:rsidRPr="00977EA3">
        <w:t xml:space="preserve"> contains the Transmission and Control Act wrappers used for this interaction, and the associated constraints.</w:t>
      </w:r>
    </w:p>
    <w:p w14:paraId="22B96294" w14:textId="66FFF593" w:rsidR="007A1F44" w:rsidRPr="00977EA3" w:rsidRDefault="007A1F44" w:rsidP="00971004">
      <w:pPr>
        <w:pStyle w:val="TableTitle"/>
        <w:rPr>
          <w:noProof w:val="0"/>
        </w:rPr>
      </w:pPr>
      <w:r w:rsidRPr="00977EA3">
        <w:rPr>
          <w:noProof w:val="0"/>
        </w:rPr>
        <w:t>Table 3.45.4.1.2</w:t>
      </w:r>
      <w:r w:rsidR="003D13A0">
        <w:rPr>
          <w:noProof w:val="0"/>
        </w:rPr>
        <w:t>.3</w:t>
      </w:r>
      <w:r w:rsidRPr="00977EA3">
        <w:rPr>
          <w:noProof w:val="0"/>
        </w:rPr>
        <w:t>-</w:t>
      </w:r>
      <w:r w:rsidR="003D13A0">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49DE57A1" w14:textId="77777777" w:rsidTr="00B6518F">
        <w:trPr>
          <w:tblHeader/>
          <w:jc w:val="center"/>
        </w:trPr>
        <w:tc>
          <w:tcPr>
            <w:tcW w:w="2632" w:type="dxa"/>
            <w:shd w:val="clear" w:color="auto" w:fill="D9D9D9"/>
          </w:tcPr>
          <w:p w14:paraId="3D0795E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70F1D27"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0C23A02D" w14:textId="77777777" w:rsidTr="00ED4370">
        <w:trPr>
          <w:cantSplit/>
          <w:jc w:val="center"/>
        </w:trPr>
        <w:tc>
          <w:tcPr>
            <w:tcW w:w="2632" w:type="dxa"/>
          </w:tcPr>
          <w:p w14:paraId="71D49BFE"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04715DAE" w14:textId="77777777" w:rsidR="007A1F44" w:rsidRPr="00977EA3" w:rsidRDefault="007A1F44" w:rsidP="00971004">
            <w:pPr>
              <w:pStyle w:val="TableEntry"/>
              <w:rPr>
                <w:noProof w:val="0"/>
              </w:rPr>
            </w:pPr>
            <w:r w:rsidRPr="00977EA3">
              <w:rPr>
                <w:noProof w:val="0"/>
              </w:rPr>
              <w:t>QUQI_MT021001UV01 – Query Control Act Request: Query By Parameter</w:t>
            </w:r>
          </w:p>
        </w:tc>
      </w:tr>
      <w:tr w:rsidR="007A1F44" w:rsidRPr="00977EA3" w14:paraId="45AA1DA2" w14:textId="77777777" w:rsidTr="00ED4370">
        <w:trPr>
          <w:cantSplit/>
          <w:jc w:val="center"/>
        </w:trPr>
        <w:tc>
          <w:tcPr>
            <w:tcW w:w="2632" w:type="dxa"/>
          </w:tcPr>
          <w:p w14:paraId="4DC48828" w14:textId="77777777" w:rsidR="007A1F44" w:rsidRPr="00977EA3" w:rsidRDefault="007A1F44" w:rsidP="00971004">
            <w:pPr>
              <w:pStyle w:val="TableEntry"/>
              <w:rPr>
                <w:noProof w:val="0"/>
              </w:rPr>
            </w:pPr>
            <w:r w:rsidRPr="00977EA3">
              <w:rPr>
                <w:noProof w:val="0"/>
              </w:rPr>
              <w:lastRenderedPageBreak/>
              <w:t xml:space="preserve">The value of </w:t>
            </w:r>
            <w:proofErr w:type="spellStart"/>
            <w:r w:rsidRPr="00977EA3">
              <w:rPr>
                <w:noProof w:val="0"/>
              </w:rPr>
              <w:t>interactionId</w:t>
            </w:r>
            <w:proofErr w:type="spellEnd"/>
            <w:r w:rsidRPr="00977EA3">
              <w:rPr>
                <w:noProof w:val="0"/>
              </w:rPr>
              <w:t xml:space="preserve"> SHALL be set to PRPA_IN201309UV02</w:t>
            </w:r>
          </w:p>
          <w:p w14:paraId="07A84E03"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5EC576A5" w14:textId="77777777" w:rsidR="007A1F44" w:rsidRPr="00977EA3" w:rsidRDefault="007A1F44" w:rsidP="00971004">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AL</w:t>
            </w:r>
          </w:p>
          <w:p w14:paraId="58658290" w14:textId="77777777" w:rsidR="007A1F44" w:rsidRPr="00977EA3" w:rsidRDefault="007A1F44" w:rsidP="00151BBA">
            <w:pPr>
              <w:pStyle w:val="TableEntry"/>
              <w:rPr>
                <w:noProof w:val="0"/>
              </w:rPr>
            </w:pPr>
            <w:r w:rsidRPr="00977EA3">
              <w:rPr>
                <w:noProof w:val="0"/>
              </w:rPr>
              <w:t>There SHALL be only one receiver Device</w:t>
            </w:r>
          </w:p>
        </w:tc>
        <w:tc>
          <w:tcPr>
            <w:tcW w:w="2545" w:type="dxa"/>
          </w:tcPr>
          <w:p w14:paraId="494EBA5C"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ControlActProcess.moodCode</w:t>
            </w:r>
            <w:proofErr w:type="spellEnd"/>
            <w:r w:rsidRPr="00977EA3">
              <w:rPr>
                <w:noProof w:val="0"/>
              </w:rPr>
              <w:t xml:space="preserve"> SHALL be set to EVN</w:t>
            </w:r>
          </w:p>
          <w:p w14:paraId="6C503269" w14:textId="77777777" w:rsidR="007A1F44" w:rsidRPr="00977EA3" w:rsidRDefault="007A1F44" w:rsidP="00971004">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PRPA_TE201309UV02</w:t>
            </w:r>
          </w:p>
          <w:p w14:paraId="5BAAE1ED" w14:textId="77777777" w:rsidR="007A1F44" w:rsidRPr="00977EA3" w:rsidRDefault="007A1F44" w:rsidP="00044DCB">
            <w:pPr>
              <w:pStyle w:val="TableEntry"/>
              <w:rPr>
                <w:noProof w:val="0"/>
              </w:rPr>
            </w:pPr>
            <w:r w:rsidRPr="00977EA3">
              <w:rPr>
                <w:noProof w:val="0"/>
              </w:rPr>
              <w:t xml:space="preserve">The value of </w:t>
            </w:r>
            <w:proofErr w:type="spellStart"/>
            <w:r w:rsidRPr="00977EA3">
              <w:rPr>
                <w:noProof w:val="0"/>
              </w:rPr>
              <w:t>authorOrPerformer.typeCode</w:t>
            </w:r>
            <w:proofErr w:type="spellEnd"/>
            <w:r w:rsidRPr="00977EA3">
              <w:rPr>
                <w:noProof w:val="0"/>
              </w:rPr>
              <w:t xml:space="preserve"> SHALL be set to AUT</w:t>
            </w:r>
          </w:p>
        </w:tc>
      </w:tr>
    </w:tbl>
    <w:p w14:paraId="2A3FB635" w14:textId="77777777" w:rsidR="007A1F44" w:rsidRPr="00977EA3" w:rsidRDefault="007A1F44" w:rsidP="00CE0CFD">
      <w:pPr>
        <w:pStyle w:val="Corpotesto"/>
        <w:rPr>
          <w:rStyle w:val="BodyTextCharChar1"/>
          <w:noProof w:val="0"/>
        </w:rPr>
      </w:pPr>
    </w:p>
    <w:p w14:paraId="693DC75F" w14:textId="77777777" w:rsidR="007A1F44" w:rsidRPr="00977EA3" w:rsidRDefault="007A1F44" w:rsidP="00971004">
      <w:pPr>
        <w:pStyle w:val="Corpotesto"/>
      </w:pPr>
      <w:r w:rsidRPr="00977EA3">
        <w:rPr>
          <w:rStyle w:val="BodyTextCharChar1"/>
          <w:noProof w:val="0"/>
        </w:rPr>
        <w:t xml:space="preserve">The composite message schemas which describe the full payload of this interaction, including the wrappers, can be found online on the IHE FTP site, see </w:t>
      </w:r>
      <w:r w:rsidRPr="00977EA3">
        <w:t xml:space="preserve">ITI TF-2x: </w:t>
      </w:r>
      <w:r w:rsidRPr="00977EA3">
        <w:rPr>
          <w:rStyle w:val="BodyTextCharChar1"/>
          <w:noProof w:val="0"/>
        </w:rPr>
        <w:t>Appendix W</w:t>
      </w:r>
      <w:r w:rsidR="00957CD8" w:rsidRPr="00977EA3">
        <w:rPr>
          <w:rStyle w:val="BodyTextCharChar1"/>
          <w:noProof w:val="0"/>
        </w:rPr>
        <w:t xml:space="preserve">. </w:t>
      </w:r>
      <w:r w:rsidR="004603C7" w:rsidRPr="00977EA3">
        <w:rPr>
          <w:rStyle w:val="BodyTextCharChar1"/>
          <w:noProof w:val="0"/>
        </w:rPr>
        <w:t>T</w:t>
      </w:r>
      <w:r w:rsidRPr="00977EA3">
        <w:rPr>
          <w:rStyle w:val="BodyTextCharChar1"/>
          <w:noProof w:val="0"/>
        </w:rPr>
        <w:t>he schemas from the HL7 V3 2008 Normative Edition are at</w:t>
      </w:r>
      <w:r w:rsidRPr="00977EA3">
        <w:rPr>
          <w:rStyle w:val="BodyTextCharChar1"/>
          <w:noProof w:val="0"/>
        </w:rPr>
        <w:br/>
      </w:r>
      <w:r w:rsidRPr="00977EA3">
        <w:rPr>
          <w:rStyle w:val="Collegamentoipertestuale"/>
        </w:rPr>
        <w:t>Edition2008/processable/multicacheschemas/PRPA_IN201309UV02.xsd).</w:t>
      </w:r>
      <w:r w:rsidRPr="00977EA3">
        <w:t xml:space="preserve"> </w:t>
      </w:r>
    </w:p>
    <w:p w14:paraId="02168997"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24" w:name="_Toc169692719"/>
      <w:r w:rsidRPr="00977EA3">
        <w:rPr>
          <w:noProof w:val="0"/>
        </w:rPr>
        <w:t>3.45.4.1.2.4 Web Services Types and Messages</w:t>
      </w:r>
      <w:bookmarkEnd w:id="2624"/>
    </w:p>
    <w:p w14:paraId="35A925EC" w14:textId="77777777" w:rsidR="007A1F44" w:rsidRPr="00977EA3" w:rsidRDefault="007A1F44" w:rsidP="00971004">
      <w:pPr>
        <w:pStyle w:val="Corpotesto"/>
      </w:pPr>
      <w:r w:rsidRPr="00977EA3">
        <w:t xml:space="preserve">The Patient Registry Query by Identifier message and response will be transmitted using Web Services, according to the requirements specified in ITI TF-2x: Appendix V. </w:t>
      </w:r>
    </w:p>
    <w:p w14:paraId="35208DD4" w14:textId="77777777" w:rsidR="007A1F44" w:rsidRPr="00977EA3" w:rsidRDefault="007A1F44" w:rsidP="00971004">
      <w:pPr>
        <w:pStyle w:val="Corpotesto"/>
      </w:pPr>
      <w:r w:rsidRPr="00977EA3">
        <w:t>The following WSDL naming conventions SHALL apply:</w:t>
      </w:r>
    </w:p>
    <w:p w14:paraId="3CEDC63F"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by Identifier -&gt; "</w:t>
      </w:r>
      <w:r w:rsidRPr="00977EA3">
        <w:rPr>
          <w:rStyle w:val="Enfasigrassetto"/>
          <w:rFonts w:ascii="Courier New" w:hAnsi="Courier New" w:cs="Courier New"/>
          <w:b w:val="0"/>
          <w:sz w:val="20"/>
        </w:rPr>
        <w:t>PRPA_IN201309UV02</w:t>
      </w:r>
      <w:r w:rsidRPr="00977EA3">
        <w:rPr>
          <w:rFonts w:ascii="Courier New" w:hAnsi="Courier New"/>
          <w:sz w:val="20"/>
        </w:rPr>
        <w:t>_Message"</w:t>
      </w:r>
    </w:p>
    <w:p w14:paraId="08DB3CA0" w14:textId="77777777" w:rsidR="007A1F44" w:rsidRPr="00977EA3" w:rsidRDefault="007A1F44" w:rsidP="00971004">
      <w:pPr>
        <w:spacing w:before="0"/>
        <w:rPr>
          <w:rFonts w:ascii="Courier New" w:hAnsi="Courier New"/>
          <w:sz w:val="20"/>
        </w:rPr>
      </w:pPr>
      <w:r w:rsidRPr="00977EA3">
        <w:rPr>
          <w:rFonts w:ascii="Courier New" w:hAnsi="Courier New"/>
          <w:sz w:val="20"/>
        </w:rPr>
        <w:tab/>
        <w:t>Query Response      -&gt; "</w:t>
      </w:r>
      <w:r w:rsidRPr="00977EA3">
        <w:rPr>
          <w:rStyle w:val="Enfasigrassetto"/>
          <w:rFonts w:ascii="Courier New" w:hAnsi="Courier New" w:cs="Courier New"/>
          <w:b w:val="0"/>
          <w:sz w:val="20"/>
        </w:rPr>
        <w:t>PRPA_IN201310UV02</w:t>
      </w:r>
      <w:r w:rsidRPr="00977EA3">
        <w:rPr>
          <w:rFonts w:ascii="Courier New" w:hAnsi="Courier New"/>
          <w:sz w:val="20"/>
        </w:rPr>
        <w:t>_Message"</w:t>
      </w:r>
    </w:p>
    <w:p w14:paraId="5DB18284" w14:textId="77777777" w:rsidR="007A1F44" w:rsidRPr="00977EA3" w:rsidRDefault="007A1F44" w:rsidP="00971004">
      <w:pPr>
        <w:pStyle w:val="Corpotesto"/>
      </w:pPr>
      <w:r w:rsidRPr="00977EA3">
        <w:t>The following WSDL snippet describes the types for these messages:</w:t>
      </w:r>
    </w:p>
    <w:p w14:paraId="7DE8EB39"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6B94F1C6"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4C0C33B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ab/>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0B29A86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582E9A5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0EE2C48F"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schemaLocation="../schema/HL7V3/NE2008/multicacheschemas/PRPA_IN201309UV02.xsd"/&gt;</w:t>
      </w:r>
    </w:p>
    <w:p w14:paraId="2C9B5F1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xsd:element</w:t>
      </w:r>
      <w:proofErr w:type="spellEnd"/>
      <w:r w:rsidRPr="00977EA3">
        <w:rPr>
          <w:rFonts w:ascii="Courier New" w:hAnsi="Courier New" w:cs="Courier New"/>
          <w:sz w:val="20"/>
        </w:rPr>
        <w:t xml:space="preserve"> name="PRPA_IN201309UV02"/&gt;</w:t>
      </w:r>
    </w:p>
    <w:p w14:paraId="5F9BD79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&gt;</w:t>
      </w:r>
    </w:p>
    <w:p w14:paraId="78AA7459"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3E3E78E3"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7DB06E5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7486ADB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schemaLocation="../schema/HL7V3/NE2008/multicacheschemas/PRPA_IN201310UV02.xsd"/&gt;</w:t>
      </w:r>
    </w:p>
    <w:p w14:paraId="6DC32DB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xsd:element</w:t>
      </w:r>
      <w:proofErr w:type="spellEnd"/>
      <w:r w:rsidRPr="00977EA3">
        <w:rPr>
          <w:rFonts w:ascii="Courier New" w:hAnsi="Courier New" w:cs="Courier New"/>
          <w:sz w:val="20"/>
        </w:rPr>
        <w:t xml:space="preserve"> name="PRPA_IN201310UV02"/&gt;</w:t>
      </w:r>
    </w:p>
    <w:p w14:paraId="73BD45B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&gt;</w:t>
      </w:r>
    </w:p>
    <w:p w14:paraId="3F27F93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7B9058F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6BB1FF74" w14:textId="77777777" w:rsidR="007A1F44" w:rsidRPr="00977EA3" w:rsidRDefault="007A1F44" w:rsidP="00971004">
      <w:pPr>
        <w:pStyle w:val="Corpotesto"/>
      </w:pPr>
      <w:r w:rsidRPr="00977EA3">
        <w:t>The messages are described by the following snippet:</w:t>
      </w:r>
    </w:p>
    <w:p w14:paraId="26A1EB92"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2CD6FF3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w:t>
      </w:r>
      <w:r w:rsidRPr="00977EA3">
        <w:rPr>
          <w:rStyle w:val="Enfasigrassetto"/>
          <w:rFonts w:ascii="Courier New" w:hAnsi="Courier New" w:cs="Courier New"/>
          <w:b w:val="0"/>
          <w:sz w:val="20"/>
        </w:rPr>
        <w:t>PRPA_IN201309UV02</w:t>
      </w:r>
      <w:r w:rsidRPr="00977EA3">
        <w:rPr>
          <w:rFonts w:ascii="Courier New" w:hAnsi="Courier New" w:cs="Courier New"/>
          <w:sz w:val="20"/>
        </w:rPr>
        <w:t>_Message"&gt;</w:t>
      </w:r>
    </w:p>
    <w:p w14:paraId="4F094C73"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w:t>
      </w:r>
      <w:r w:rsidRPr="00977EA3">
        <w:rPr>
          <w:rStyle w:val="Enfasigrassetto"/>
          <w:rFonts w:ascii="Courier New" w:hAnsi="Courier New" w:cs="Courier New"/>
          <w:b w:val="0"/>
          <w:sz w:val="20"/>
        </w:rPr>
        <w:t>PRPA_IN201309UV02</w:t>
      </w:r>
      <w:r w:rsidRPr="00977EA3">
        <w:rPr>
          <w:rFonts w:ascii="Courier New" w:hAnsi="Courier New" w:cs="Courier New"/>
          <w:sz w:val="20"/>
        </w:rPr>
        <w:t>" name="Body"/&gt;</w:t>
      </w:r>
    </w:p>
    <w:p w14:paraId="32C6BA7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0CEBFCD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name="PRPA_IN201310UV02_Message"&gt;</w:t>
      </w:r>
    </w:p>
    <w:p w14:paraId="544E770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element="hl7:PRPA_IN201310UV02" name="Body"/&gt;</w:t>
      </w:r>
    </w:p>
    <w:p w14:paraId="61391B9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66E5283B" w14:textId="77777777" w:rsidR="007A1F44" w:rsidRPr="00977EA3" w:rsidRDefault="007A1F44" w:rsidP="00971004">
      <w:pPr>
        <w:pStyle w:val="Corpotesto"/>
      </w:pPr>
      <w:r w:rsidRPr="00977EA3">
        <w:lastRenderedPageBreak/>
        <w:t xml:space="preserve">The port types for the WSDL describing the Resolved Duplicates Service are described together with the expected actions of the actors which receive these messages in </w:t>
      </w:r>
      <w:r w:rsidR="00292B01" w:rsidRPr="00977EA3">
        <w:t>S</w:t>
      </w:r>
      <w:r w:rsidRPr="00977EA3">
        <w:t xml:space="preserve">ection 3.45.4.1.3. </w:t>
      </w:r>
    </w:p>
    <w:p w14:paraId="0045433E"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625" w:name="_Toc169692720"/>
      <w:r w:rsidRPr="00977EA3">
        <w:rPr>
          <w:noProof w:val="0"/>
        </w:rPr>
        <w:t>3.45.4.1.3 Expected Actions</w:t>
      </w:r>
      <w:bookmarkEnd w:id="2625"/>
      <w:r w:rsidRPr="00977EA3">
        <w:rPr>
          <w:noProof w:val="0"/>
        </w:rPr>
        <w:t xml:space="preserve"> </w:t>
      </w:r>
    </w:p>
    <w:p w14:paraId="7C3152E6" w14:textId="7197E209" w:rsidR="007A1F44" w:rsidRPr="00977EA3" w:rsidRDefault="007A1F44" w:rsidP="00971004">
      <w:pPr>
        <w:pStyle w:val="Corpotesto"/>
      </w:pPr>
      <w:r w:rsidRPr="00977EA3">
        <w:t>The Patient Identifier Cross-reference Manager shall be capable of accepting attributes as specified in Table 3.45.4.1.2</w:t>
      </w:r>
      <w:r w:rsidR="003D13A0">
        <w:t>.2</w:t>
      </w:r>
      <w:r w:rsidRPr="00977EA3">
        <w:t>-1 above.</w:t>
      </w:r>
    </w:p>
    <w:p w14:paraId="0B46364C" w14:textId="0CB3139B" w:rsidR="007A1F44" w:rsidRPr="00977EA3" w:rsidRDefault="007A1F44" w:rsidP="00971004">
      <w:pPr>
        <w:pStyle w:val="Corpotesto"/>
      </w:pPr>
      <w:r w:rsidRPr="00977EA3">
        <w:t xml:space="preserve">The Patient Identifier Cross-reference Manager shall be capable of accepting multiple concurrent PIX </w:t>
      </w:r>
      <w:r w:rsidR="00A14D0E">
        <w:t xml:space="preserve">V3 </w:t>
      </w:r>
      <w:r w:rsidRPr="00977EA3">
        <w:t>Query requests (Get Corresponding Identifiers messages) and responding correctly using the Return Corresponding Identifiers message.</w:t>
      </w:r>
    </w:p>
    <w:p w14:paraId="1F9DC353"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26" w:name="_Toc169692721"/>
      <w:r w:rsidRPr="00977EA3">
        <w:rPr>
          <w:noProof w:val="0"/>
        </w:rPr>
        <w:t>3.45.4.1.3.1 Web Services Port Type and Binding Definitions</w:t>
      </w:r>
      <w:bookmarkEnd w:id="2626"/>
    </w:p>
    <w:p w14:paraId="025B0619" w14:textId="77777777" w:rsidR="007A1F44" w:rsidRPr="00977EA3" w:rsidRDefault="007A1F44" w:rsidP="00971004">
      <w:pPr>
        <w:pStyle w:val="Corpotesto"/>
        <w:rPr>
          <w:b/>
        </w:rPr>
      </w:pPr>
      <w:r w:rsidRPr="00977EA3">
        <w:rPr>
          <w:b/>
        </w:rPr>
        <w:t>IHE-</w:t>
      </w:r>
      <w:r w:rsidRPr="00977EA3">
        <w:rPr>
          <w:b/>
          <w:bCs/>
        </w:rPr>
        <w:t>WSP201</w:t>
      </w:r>
      <w:r w:rsidRPr="00977EA3">
        <w:rPr>
          <w:b/>
        </w:rPr>
        <w:t>) The attribute /</w:t>
      </w:r>
      <w:proofErr w:type="spellStart"/>
      <w:r w:rsidRPr="00977EA3">
        <w:rPr>
          <w:b/>
        </w:rPr>
        <w:t>wsdl:definitions</w:t>
      </w:r>
      <w:proofErr w:type="spellEnd"/>
      <w:r w:rsidRPr="00977EA3">
        <w:rPr>
          <w:b/>
        </w:rPr>
        <w:t>/@name SHALL be “</w:t>
      </w:r>
      <w:proofErr w:type="spellStart"/>
      <w:r w:rsidRPr="00977EA3">
        <w:rPr>
          <w:b/>
        </w:rPr>
        <w:t>PIXManager</w:t>
      </w:r>
      <w:proofErr w:type="spellEnd"/>
      <w:r w:rsidRPr="00977EA3">
        <w:rPr>
          <w:b/>
        </w:rPr>
        <w:t>”.</w:t>
      </w:r>
    </w:p>
    <w:p w14:paraId="7905905F" w14:textId="77777777" w:rsidR="007A1F44" w:rsidRPr="00977EA3" w:rsidRDefault="007A1F44" w:rsidP="00971004">
      <w:pPr>
        <w:pStyle w:val="Corpotesto"/>
      </w:pPr>
      <w:r w:rsidRPr="00977EA3">
        <w:t>The following WSDL naming conventions SHALL apply:</w:t>
      </w:r>
    </w:p>
    <w:p w14:paraId="65807B8E" w14:textId="77777777" w:rsidR="007A1F44" w:rsidRPr="00977EA3" w:rsidRDefault="007A1F44" w:rsidP="00971004">
      <w:pPr>
        <w:spacing w:before="0"/>
        <w:rPr>
          <w:rFonts w:ascii="Courier New" w:hAnsi="Courier New"/>
          <w:sz w:val="20"/>
        </w:rPr>
      </w:pPr>
      <w:r w:rsidRPr="00977EA3">
        <w:tab/>
      </w:r>
      <w:proofErr w:type="spellStart"/>
      <w:r w:rsidRPr="00977EA3">
        <w:rPr>
          <w:rFonts w:ascii="Courier New" w:hAnsi="Courier New"/>
          <w:sz w:val="20"/>
        </w:rPr>
        <w:t>wsdl:definitions</w:t>
      </w:r>
      <w:proofErr w:type="spellEnd"/>
      <w:r w:rsidRPr="00977EA3">
        <w:rPr>
          <w:rFonts w:ascii="Courier New" w:hAnsi="Courier New"/>
          <w:sz w:val="20"/>
        </w:rPr>
        <w:t>/@name="</w:t>
      </w:r>
      <w:proofErr w:type="spellStart"/>
      <w:r w:rsidRPr="00977EA3">
        <w:rPr>
          <w:rFonts w:ascii="Courier New" w:hAnsi="Courier New"/>
          <w:sz w:val="20"/>
        </w:rPr>
        <w:t>PIXManager</w:t>
      </w:r>
      <w:proofErr w:type="spellEnd"/>
      <w:r w:rsidRPr="00977EA3">
        <w:rPr>
          <w:rFonts w:ascii="Courier New" w:hAnsi="Courier New"/>
          <w:sz w:val="20"/>
        </w:rPr>
        <w:t>":</w:t>
      </w:r>
    </w:p>
    <w:p w14:paraId="0D10EED9"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query    -&gt; "</w:t>
      </w:r>
      <w:r w:rsidRPr="00977EA3">
        <w:rPr>
          <w:rStyle w:val="Enfasigrassetto"/>
          <w:rFonts w:ascii="Courier New" w:hAnsi="Courier New" w:cs="Courier New"/>
          <w:b w:val="0"/>
          <w:sz w:val="20"/>
        </w:rPr>
        <w:t>PRPA_IN201309UV02</w:t>
      </w:r>
      <w:r w:rsidRPr="00977EA3">
        <w:rPr>
          <w:rFonts w:ascii="Courier New" w:hAnsi="Courier New"/>
          <w:sz w:val="20"/>
        </w:rPr>
        <w:t>_Message"</w:t>
      </w:r>
    </w:p>
    <w:p w14:paraId="5DA7C2C3"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"get identifiers" response -&gt; </w:t>
      </w:r>
      <w:r w:rsidRPr="00977EA3">
        <w:rPr>
          <w:rStyle w:val="Enfasigrassetto"/>
          <w:rFonts w:ascii="Courier New" w:hAnsi="Courier New"/>
          <w:b w:val="0"/>
          <w:sz w:val="20"/>
        </w:rPr>
        <w:t>"PRPA_IN201310UV02</w:t>
      </w:r>
      <w:r w:rsidRPr="00977EA3">
        <w:rPr>
          <w:rFonts w:ascii="Courier New" w:hAnsi="Courier New"/>
          <w:sz w:val="20"/>
        </w:rPr>
        <w:t>_Message"</w:t>
      </w:r>
    </w:p>
    <w:p w14:paraId="07E79B12" w14:textId="77777777" w:rsidR="007A1F44" w:rsidRPr="00977EA3" w:rsidRDefault="007A1F44" w:rsidP="00971004">
      <w:pPr>
        <w:spacing w:before="0"/>
        <w:rPr>
          <w:rFonts w:ascii="Courier New" w:hAnsi="Courier New"/>
          <w:sz w:val="20"/>
        </w:rPr>
      </w:pPr>
      <w:r w:rsidRPr="00977EA3">
        <w:rPr>
          <w:rFonts w:ascii="Courier New" w:hAnsi="Courier New"/>
          <w:sz w:val="20"/>
        </w:rPr>
        <w:tab/>
      </w:r>
      <w:proofErr w:type="spellStart"/>
      <w:r w:rsidRPr="00977EA3">
        <w:rPr>
          <w:rFonts w:ascii="Courier New" w:hAnsi="Courier New"/>
          <w:sz w:val="20"/>
        </w:rPr>
        <w:t>portType</w:t>
      </w:r>
      <w:proofErr w:type="spellEnd"/>
      <w:r w:rsidRPr="00977EA3">
        <w:rPr>
          <w:rFonts w:ascii="Courier New" w:hAnsi="Courier New"/>
          <w:sz w:val="20"/>
        </w:rPr>
        <w:t xml:space="preserve">                   -&gt; "</w:t>
      </w:r>
      <w:proofErr w:type="spellStart"/>
      <w:r w:rsidRPr="00977EA3">
        <w:rPr>
          <w:rStyle w:val="Enfasigrassetto"/>
          <w:rFonts w:ascii="Courier New" w:hAnsi="Courier New"/>
          <w:b w:val="0"/>
          <w:sz w:val="20"/>
        </w:rPr>
        <w:t>PIXManager</w:t>
      </w:r>
      <w:r w:rsidRPr="00977EA3">
        <w:rPr>
          <w:rFonts w:ascii="Courier New" w:hAnsi="Courier New"/>
          <w:sz w:val="20"/>
        </w:rPr>
        <w:t>_PortType</w:t>
      </w:r>
      <w:proofErr w:type="spellEnd"/>
      <w:r w:rsidRPr="00977EA3">
        <w:rPr>
          <w:rFonts w:ascii="Courier New" w:hAnsi="Courier New"/>
          <w:sz w:val="20"/>
        </w:rPr>
        <w:t>"</w:t>
      </w:r>
    </w:p>
    <w:p w14:paraId="5B34A80D"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operation  -&gt; "</w:t>
      </w:r>
      <w:r w:rsidRPr="00977EA3">
        <w:rPr>
          <w:rStyle w:val="Enfasigrassetto"/>
          <w:rFonts w:ascii="Courier New" w:hAnsi="Courier New" w:cs="Courier New"/>
          <w:b w:val="0"/>
          <w:sz w:val="20"/>
        </w:rPr>
        <w:t>PIXManager</w:t>
      </w:r>
      <w:r w:rsidRPr="00977EA3">
        <w:rPr>
          <w:rFonts w:ascii="Courier New" w:hAnsi="Courier New"/>
          <w:sz w:val="20"/>
        </w:rPr>
        <w:t>_PRPA_IN201309UV02"</w:t>
      </w:r>
    </w:p>
    <w:p w14:paraId="0E1FE280"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Enfasigrassetto"/>
          <w:rFonts w:ascii="Courier New" w:hAnsi="Courier New" w:cs="Courier New"/>
          <w:b w:val="0"/>
          <w:sz w:val="20"/>
        </w:rPr>
        <w:t>PIXManager</w:t>
      </w:r>
      <w:r w:rsidRPr="00977EA3">
        <w:rPr>
          <w:rFonts w:ascii="Courier New" w:hAnsi="Courier New"/>
          <w:sz w:val="20"/>
        </w:rPr>
        <w:t>_Binding_Soap12"</w:t>
      </w:r>
    </w:p>
    <w:p w14:paraId="784111ED"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port              -&gt; "</w:t>
      </w:r>
      <w:r w:rsidRPr="00977EA3">
        <w:rPr>
          <w:rStyle w:val="Enfasigrassetto"/>
          <w:rFonts w:ascii="Courier New" w:hAnsi="Courier New" w:cs="Courier New"/>
          <w:b w:val="0"/>
          <w:sz w:val="20"/>
        </w:rPr>
        <w:t>PIXManager</w:t>
      </w:r>
      <w:r w:rsidRPr="00977EA3">
        <w:rPr>
          <w:rFonts w:ascii="Courier New" w:hAnsi="Courier New"/>
          <w:sz w:val="20"/>
        </w:rPr>
        <w:t>_Port_Soap12"</w:t>
      </w:r>
    </w:p>
    <w:p w14:paraId="7359B199" w14:textId="77777777" w:rsidR="007A1F44" w:rsidRPr="00977EA3" w:rsidRDefault="007A1F44" w:rsidP="003462A5">
      <w:pPr>
        <w:pStyle w:val="Corpotesto"/>
      </w:pPr>
    </w:p>
    <w:p w14:paraId="52FF2834" w14:textId="77777777" w:rsidR="007A1F44" w:rsidRPr="00977EA3" w:rsidRDefault="007A1F44" w:rsidP="00971004">
      <w:pPr>
        <w:pStyle w:val="Corpotesto"/>
      </w:pPr>
      <w:r w:rsidRPr="00977EA3">
        <w:t xml:space="preserve">The following WSDL snippets specify the PIXV3 Query Port Type and Binding definitions, according to the requirements specified in ITI TF-2x: Appendix V. </w:t>
      </w:r>
    </w:p>
    <w:p w14:paraId="21B622D7" w14:textId="77777777" w:rsidR="007A1F44" w:rsidRPr="00977EA3" w:rsidRDefault="007A1F44" w:rsidP="00971004">
      <w:pPr>
        <w:pStyle w:val="Titolo7"/>
        <w:numPr>
          <w:ilvl w:val="0"/>
          <w:numId w:val="0"/>
        </w:numPr>
        <w:tabs>
          <w:tab w:val="clear" w:pos="2160"/>
          <w:tab w:val="clear" w:pos="2880"/>
          <w:tab w:val="clear" w:pos="3600"/>
          <w:tab w:val="clear" w:pos="4320"/>
          <w:tab w:val="clear" w:pos="5040"/>
          <w:tab w:val="clear" w:pos="5760"/>
        </w:tabs>
        <w:rPr>
          <w:noProof w:val="0"/>
        </w:rPr>
      </w:pPr>
      <w:bookmarkStart w:id="2627" w:name="_Toc169692722"/>
      <w:r w:rsidRPr="00977EA3">
        <w:rPr>
          <w:noProof w:val="0"/>
        </w:rPr>
        <w:t>3.45.4.1.3.1.1 Port Type</w:t>
      </w:r>
      <w:bookmarkEnd w:id="2627"/>
    </w:p>
    <w:p w14:paraId="636364AD" w14:textId="77777777" w:rsidR="007A1F44" w:rsidRPr="00977EA3" w:rsidRDefault="007A1F44" w:rsidP="003462A5">
      <w:pPr>
        <w:pStyle w:val="Corpotesto"/>
      </w:pPr>
    </w:p>
    <w:p w14:paraId="771A212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 xml:space="preserve"> name="</w:t>
      </w:r>
      <w:proofErr w:type="spellStart"/>
      <w:r w:rsidRPr="00977EA3">
        <w:rPr>
          <w:rFonts w:ascii="Courier New" w:hAnsi="Courier New"/>
          <w:sz w:val="20"/>
        </w:rPr>
        <w:t>PIXManager_PortType</w:t>
      </w:r>
      <w:proofErr w:type="spellEnd"/>
      <w:r w:rsidRPr="00977EA3">
        <w:rPr>
          <w:rFonts w:ascii="Courier New" w:hAnsi="Courier New"/>
          <w:sz w:val="20"/>
        </w:rPr>
        <w:t>"&gt;</w:t>
      </w:r>
    </w:p>
    <w:p w14:paraId="4075D87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Enfasigrassetto"/>
          <w:rFonts w:ascii="Courier New" w:hAnsi="Courier New" w:cs="Courier New"/>
          <w:b w:val="0"/>
          <w:sz w:val="20"/>
        </w:rPr>
        <w:t>PIXManager</w:t>
      </w:r>
      <w:r w:rsidRPr="00977EA3">
        <w:rPr>
          <w:rFonts w:ascii="Courier New" w:hAnsi="Courier New"/>
          <w:sz w:val="20"/>
        </w:rPr>
        <w:t>_PRPA_IN201309UV02"&gt;</w:t>
      </w:r>
    </w:p>
    <w:p w14:paraId="03FF03AA"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PRPA_IN201309UV02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PRPA_IN201309UV02</w:t>
      </w:r>
      <w:r w:rsidRPr="00977EA3">
        <w:rPr>
          <w:rFonts w:ascii="Courier New" w:hAnsi="Courier New"/>
          <w:sz w:val="20"/>
        </w:rPr>
        <w:t>"/&gt;</w:t>
      </w:r>
    </w:p>
    <w:p w14:paraId="693C3279"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Enfasigrassetto"/>
          <w:rFonts w:ascii="Courier New" w:hAnsi="Courier New" w:cs="Courier New"/>
          <w:b w:val="0"/>
          <w:sz w:val="20"/>
        </w:rPr>
        <w:t>PRPA_IN201310UV02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PRPA_IN201310UV02</w:t>
      </w:r>
      <w:r w:rsidRPr="00977EA3">
        <w:rPr>
          <w:rFonts w:ascii="Courier New" w:hAnsi="Courier New"/>
          <w:sz w:val="20"/>
        </w:rPr>
        <w:t>"/&gt;</w:t>
      </w:r>
    </w:p>
    <w:p w14:paraId="4569421E"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21A63E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&gt;</w:t>
      </w:r>
    </w:p>
    <w:p w14:paraId="797730B7" w14:textId="77777777" w:rsidR="007A1F44" w:rsidRPr="00977EA3" w:rsidRDefault="007A1F44" w:rsidP="00971004">
      <w:pPr>
        <w:pStyle w:val="Titolo7"/>
        <w:numPr>
          <w:ilvl w:val="0"/>
          <w:numId w:val="0"/>
        </w:numPr>
        <w:tabs>
          <w:tab w:val="clear" w:pos="2160"/>
          <w:tab w:val="clear" w:pos="2880"/>
          <w:tab w:val="clear" w:pos="3600"/>
          <w:tab w:val="clear" w:pos="4320"/>
          <w:tab w:val="clear" w:pos="5040"/>
          <w:tab w:val="clear" w:pos="5760"/>
        </w:tabs>
        <w:rPr>
          <w:noProof w:val="0"/>
        </w:rPr>
      </w:pPr>
      <w:bookmarkStart w:id="2628" w:name="_Toc169692723"/>
      <w:r w:rsidRPr="00977EA3">
        <w:rPr>
          <w:noProof w:val="0"/>
        </w:rPr>
        <w:t>3.45.4.1.3.1.2 Bindings</w:t>
      </w:r>
      <w:bookmarkEnd w:id="2628"/>
    </w:p>
    <w:p w14:paraId="6C94C54E" w14:textId="77777777" w:rsidR="007A1F44" w:rsidRPr="00977EA3" w:rsidRDefault="007A1F44" w:rsidP="00971004">
      <w:pPr>
        <w:pStyle w:val="Corpotesto"/>
      </w:pPr>
      <w:r w:rsidRPr="00977EA3">
        <w:t>SOAP 1.2 binding:</w:t>
      </w:r>
    </w:p>
    <w:p w14:paraId="22621FAC"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2965D75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 name="</w:t>
      </w:r>
      <w:r w:rsidRPr="00977EA3">
        <w:rPr>
          <w:rStyle w:val="Enfasigrassetto"/>
          <w:rFonts w:ascii="Courier New" w:hAnsi="Courier New" w:cs="Courier New"/>
          <w:b w:val="0"/>
          <w:sz w:val="20"/>
        </w:rPr>
        <w:t>PIXManager</w:t>
      </w:r>
      <w:r w:rsidRPr="00977EA3">
        <w:rPr>
          <w:rFonts w:ascii="Courier New" w:hAnsi="Courier New"/>
          <w:sz w:val="20"/>
        </w:rPr>
        <w:t>_Binding_Soap12" type="</w:t>
      </w:r>
      <w:proofErr w:type="spellStart"/>
      <w:r w:rsidRPr="00977EA3">
        <w:rPr>
          <w:rFonts w:ascii="Courier New" w:hAnsi="Courier New"/>
          <w:sz w:val="20"/>
        </w:rPr>
        <w:t>PIXManager</w:t>
      </w:r>
      <w:r w:rsidRPr="00977EA3">
        <w:rPr>
          <w:rStyle w:val="Enfasigrassetto"/>
          <w:rFonts w:ascii="Courier New" w:hAnsi="Courier New" w:cs="Courier New"/>
          <w:b w:val="0"/>
          <w:sz w:val="20"/>
        </w:rPr>
        <w:t>_</w:t>
      </w:r>
      <w:r w:rsidRPr="00977EA3">
        <w:rPr>
          <w:rFonts w:ascii="Courier New" w:hAnsi="Courier New"/>
          <w:sz w:val="20"/>
        </w:rPr>
        <w:t>PortType</w:t>
      </w:r>
      <w:proofErr w:type="spellEnd"/>
      <w:r w:rsidRPr="00977EA3">
        <w:rPr>
          <w:rFonts w:ascii="Courier New" w:hAnsi="Courier New"/>
          <w:sz w:val="20"/>
        </w:rPr>
        <w:t>"&gt;</w:t>
      </w:r>
    </w:p>
    <w:p w14:paraId="4302CD8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D93218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PIXManager</w:t>
      </w:r>
      <w:r w:rsidRPr="00977EA3">
        <w:rPr>
          <w:rFonts w:ascii="Courier New" w:hAnsi="Courier New"/>
          <w:sz w:val="20"/>
        </w:rPr>
        <w:t>_PRPA_IN201309UV02"&gt;</w:t>
      </w:r>
    </w:p>
    <w:p w14:paraId="707A63C7" w14:textId="111A7A99"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2252AF6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59208BE3"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50A3728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96CC66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4D04742C" w14:textId="77777777" w:rsidR="007A1F44" w:rsidRPr="00977EA3" w:rsidRDefault="007A1F44" w:rsidP="00971004">
      <w:pPr>
        <w:spacing w:before="0"/>
        <w:rPr>
          <w:rFonts w:ascii="Courier New" w:hAnsi="Courier New"/>
          <w:sz w:val="20"/>
        </w:rPr>
      </w:pPr>
      <w:r w:rsidRPr="00977EA3">
        <w:rPr>
          <w:rFonts w:ascii="Courier New" w:hAnsi="Courier New"/>
          <w:sz w:val="20"/>
        </w:rPr>
        <w:lastRenderedPageBreak/>
        <w:t xml:space="preserve">        &lt;wsoap12:body use="literal"/&gt;</w:t>
      </w:r>
    </w:p>
    <w:p w14:paraId="3EE9A78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4CBF2C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3F2E94B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790CF092"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0076100C" w14:textId="77777777" w:rsidR="007A1F44" w:rsidRPr="00977EA3" w:rsidRDefault="007A1F44" w:rsidP="00D372D5">
      <w:pPr>
        <w:pStyle w:val="Corpotesto"/>
      </w:pPr>
    </w:p>
    <w:p w14:paraId="4C524B57" w14:textId="77777777" w:rsidR="007A1F44" w:rsidRPr="00ED4370" w:rsidRDefault="007A1F44" w:rsidP="00ED4370">
      <w:pPr>
        <w:pStyle w:val="Corpotesto"/>
        <w:rPr>
          <w:rStyle w:val="BodyTextCharChar1"/>
          <w:noProof w:val="0"/>
        </w:rPr>
      </w:pPr>
      <w:r w:rsidRPr="00ED4370">
        <w:rPr>
          <w:rStyle w:val="BodyTextCharChar1"/>
          <w:noProof w:val="0"/>
        </w:rPr>
        <w:t>An</w:t>
      </w:r>
      <w:r w:rsidRPr="00977EA3">
        <w:rPr>
          <w:rStyle w:val="BodyTextCharChar1"/>
          <w:noProof w:val="0"/>
        </w:rPr>
        <w:t xml:space="preserve"> informative WSDL for the PIX Manager implementing the PIXV3 Profile is available online on the IHE FTP site, see ITI TF-2x: Appendix W.</w:t>
      </w:r>
    </w:p>
    <w:p w14:paraId="0C211E2E"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29" w:name="_Toc169692724"/>
      <w:r w:rsidRPr="00977EA3">
        <w:rPr>
          <w:noProof w:val="0"/>
        </w:rPr>
        <w:t>3.45.4.1.3.2 Message Examples</w:t>
      </w:r>
      <w:bookmarkEnd w:id="2629"/>
    </w:p>
    <w:p w14:paraId="6D8F73EB" w14:textId="77777777" w:rsidR="007A1F44" w:rsidRPr="00977EA3" w:rsidRDefault="007A1F44" w:rsidP="00ED4370">
      <w:pPr>
        <w:pStyle w:val="Corpotesto"/>
        <w:rPr>
          <w:rStyle w:val="Collegamentoipertestuale"/>
          <w:rFonts w:ascii="Arial" w:hAnsi="Arial"/>
          <w:b/>
          <w:noProof/>
          <w:kern w:val="28"/>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p>
    <w:p w14:paraId="335EFAD4" w14:textId="77777777" w:rsidR="007A1F44" w:rsidRPr="00977EA3" w:rsidRDefault="007A1F44" w:rsidP="00971004">
      <w:pPr>
        <w:pStyle w:val="Titolo4"/>
        <w:numPr>
          <w:ilvl w:val="0"/>
          <w:numId w:val="0"/>
        </w:numPr>
        <w:tabs>
          <w:tab w:val="clear" w:pos="2160"/>
          <w:tab w:val="clear" w:pos="2880"/>
          <w:tab w:val="clear" w:pos="3600"/>
        </w:tabs>
        <w:rPr>
          <w:noProof w:val="0"/>
        </w:rPr>
      </w:pPr>
      <w:bookmarkStart w:id="2630" w:name="_Toc169692725"/>
      <w:bookmarkStart w:id="2631" w:name="_Toc398544343"/>
      <w:r w:rsidRPr="00977EA3">
        <w:rPr>
          <w:noProof w:val="0"/>
        </w:rPr>
        <w:t>3.45.4.2 Return Corresponding Identifiers</w:t>
      </w:r>
      <w:bookmarkEnd w:id="2630"/>
      <w:bookmarkEnd w:id="2631"/>
    </w:p>
    <w:p w14:paraId="5DC9659D"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632" w:name="_Toc169692726"/>
      <w:r w:rsidRPr="00977EA3">
        <w:rPr>
          <w:noProof w:val="0"/>
        </w:rPr>
        <w:t>3.45.4.2.1 Trigger Events</w:t>
      </w:r>
      <w:bookmarkEnd w:id="2632"/>
    </w:p>
    <w:p w14:paraId="124C26A2" w14:textId="77777777" w:rsidR="007A1F44" w:rsidRPr="00977EA3" w:rsidRDefault="007A1F44" w:rsidP="00971004">
      <w:pPr>
        <w:pStyle w:val="Corpotesto"/>
      </w:pPr>
      <w:r w:rsidRPr="00977EA3">
        <w:t>The Patient Identifier Cross-reference Manager’s response to the Get Corresponding Identifiers message will trigger the following message:</w:t>
      </w:r>
    </w:p>
    <w:p w14:paraId="0E72CC3A" w14:textId="77777777" w:rsidR="007A1F44" w:rsidRPr="00977EA3" w:rsidRDefault="007A1F44" w:rsidP="00971004">
      <w:pPr>
        <w:pStyle w:val="Corpotesto"/>
        <w:rPr>
          <w:b/>
        </w:rPr>
      </w:pPr>
      <w:r w:rsidRPr="00977EA3">
        <w:rPr>
          <w:b/>
        </w:rPr>
        <w:t xml:space="preserve">Patient Registry Get Identifiers Query Response (PRPA_TE201310UV02) </w:t>
      </w:r>
    </w:p>
    <w:p w14:paraId="65118976" w14:textId="77777777" w:rsidR="007A1F44" w:rsidRPr="00977EA3" w:rsidRDefault="007A1F44" w:rsidP="00E6386F">
      <w:pPr>
        <w:pStyle w:val="Corpotesto"/>
      </w:pPr>
      <w:r w:rsidRPr="00977EA3">
        <w:t>This query response returns all other identifiers associated with a particular person identifier.</w:t>
      </w:r>
    </w:p>
    <w:p w14:paraId="6CD35D24"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633" w:name="_Toc169692727"/>
      <w:r w:rsidRPr="00977EA3">
        <w:rPr>
          <w:noProof w:val="0"/>
        </w:rPr>
        <w:t>3.45.4.2.2 Message Semantics</w:t>
      </w:r>
      <w:bookmarkEnd w:id="2633"/>
    </w:p>
    <w:p w14:paraId="03A90FCA" w14:textId="77777777" w:rsidR="007A1F44" w:rsidRPr="00977EA3" w:rsidRDefault="007A1F44" w:rsidP="00971004">
      <w:pPr>
        <w:pStyle w:val="Corpotesto"/>
      </w:pPr>
      <w:r w:rsidRPr="00977EA3">
        <w:t xml:space="preserve">The Return Corresponding Identifiers message is conducted by the HL7 Patient Identifiers message. The Patient Identifier Cross-reference Manager shall generate this message in direct response to the Patient Registry Query by Identifier message previously received. This message satisfies the Application Level, Original Mode Acknowledgement for the query message. </w:t>
      </w:r>
    </w:p>
    <w:p w14:paraId="07CF6678"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34" w:name="_Toc169692728"/>
      <w:r w:rsidRPr="00977EA3">
        <w:rPr>
          <w:noProof w:val="0"/>
        </w:rPr>
        <w:t xml:space="preserve">3.45.4.2.2.1 Major Components of the Get Corresponding Identifiers Query Response </w:t>
      </w:r>
    </w:p>
    <w:bookmarkEnd w:id="2634"/>
    <w:p w14:paraId="3A9AB1E8" w14:textId="77777777" w:rsidR="007A1F44" w:rsidRPr="00977EA3" w:rsidRDefault="007A1F44" w:rsidP="00971004">
      <w:pPr>
        <w:pStyle w:val="Corpotesto"/>
      </w:pPr>
      <w:r w:rsidRPr="00977EA3">
        <w:rPr>
          <w:rStyle w:val="Enfasigrassetto"/>
          <w:bCs/>
        </w:rPr>
        <w:t>Patient</w:t>
      </w:r>
    </w:p>
    <w:p w14:paraId="5BA7E07B" w14:textId="77777777" w:rsidR="007A1F44" w:rsidRPr="00977EA3" w:rsidRDefault="007A1F44" w:rsidP="00971004">
      <w:pPr>
        <w:pStyle w:val="Corpotesto"/>
      </w:pPr>
      <w:r w:rsidRPr="00977EA3">
        <w:t xml:space="preserve">The </w:t>
      </w:r>
      <w:r w:rsidRPr="00977EA3">
        <w:rPr>
          <w:i/>
        </w:rPr>
        <w:t xml:space="preserve">Patient </w:t>
      </w:r>
      <w:r w:rsidRPr="00977EA3">
        <w:t xml:space="preserve">class is the entry point to the R-MIM for the </w:t>
      </w:r>
      <w:r w:rsidRPr="00977EA3">
        <w:rPr>
          <w:i/>
        </w:rPr>
        <w:t>Patient Identifiers</w:t>
      </w:r>
      <w:r w:rsidRPr="00977EA3">
        <w:rPr>
          <w:rStyle w:val="Enfasicorsivo"/>
          <w:rFonts w:ascii="Arial" w:hAnsi="Arial" w:cs="Arial"/>
          <w:iCs/>
        </w:rPr>
        <w:t xml:space="preserve"> </w:t>
      </w:r>
      <w:r w:rsidRPr="00977EA3">
        <w:rPr>
          <w:i/>
        </w:rPr>
        <w:t>(PRPA_RM201304UV02)</w:t>
      </w:r>
      <w:r w:rsidRPr="00977EA3">
        <w:t>. This is where at least one of the requested patient IDs will be listed.</w:t>
      </w:r>
    </w:p>
    <w:p w14:paraId="525BA84C" w14:textId="77777777" w:rsidR="007A1F44" w:rsidRPr="00977EA3" w:rsidRDefault="007A1F44" w:rsidP="00971004">
      <w:pPr>
        <w:pStyle w:val="Corpotesto"/>
      </w:pPr>
      <w:r w:rsidRPr="00977EA3">
        <w:t xml:space="preserve"> </w:t>
      </w:r>
      <w:r w:rsidRPr="00977EA3">
        <w:rPr>
          <w:rStyle w:val="Enfasigrassetto"/>
          <w:bCs/>
        </w:rPr>
        <w:t>Person</w:t>
      </w:r>
    </w:p>
    <w:p w14:paraId="21544EBE" w14:textId="77777777" w:rsidR="007A1F44" w:rsidRPr="00977EA3" w:rsidRDefault="007A1F44" w:rsidP="00971004">
      <w:pPr>
        <w:pStyle w:val="Corpotesto"/>
      </w:pPr>
      <w:r w:rsidRPr="00977EA3">
        <w:t xml:space="preserve">The </w:t>
      </w:r>
      <w:r w:rsidRPr="00977EA3">
        <w:rPr>
          <w:i/>
        </w:rPr>
        <w:t>Person</w:t>
      </w:r>
      <w:r w:rsidRPr="00977EA3">
        <w:t xml:space="preserve"> class contains the name of the patient for additional verification purposes. </w:t>
      </w:r>
    </w:p>
    <w:p w14:paraId="3A5D8E6A" w14:textId="77777777" w:rsidR="007A1F44" w:rsidRPr="00977EA3" w:rsidRDefault="007A1F44" w:rsidP="00971004">
      <w:pPr>
        <w:pStyle w:val="Corpotesto"/>
        <w:rPr>
          <w:rStyle w:val="Enfasigrassetto"/>
          <w:bCs/>
        </w:rPr>
      </w:pPr>
      <w:r w:rsidRPr="00977EA3">
        <w:rPr>
          <w:rStyle w:val="Enfasigrassetto"/>
          <w:bCs/>
        </w:rPr>
        <w:t>Provider Organization</w:t>
      </w:r>
    </w:p>
    <w:p w14:paraId="322D459C" w14:textId="77777777" w:rsidR="007A1F44" w:rsidRPr="00977EA3" w:rsidRDefault="007A1F44" w:rsidP="00971004">
      <w:pPr>
        <w:pStyle w:val="Corpotesto"/>
      </w:pPr>
      <w:r w:rsidRPr="00977EA3">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w:t>
      </w:r>
      <w:r w:rsidR="004603C7" w:rsidRPr="00977EA3">
        <w:t>S</w:t>
      </w:r>
      <w:r w:rsidRPr="00977EA3">
        <w:t xml:space="preserve">ee ITI TF-2x: Appendix E on the use of the II data type for patient identifiers. </w:t>
      </w:r>
    </w:p>
    <w:p w14:paraId="0DD447FE" w14:textId="77777777" w:rsidR="007A1F44" w:rsidRPr="00977EA3" w:rsidRDefault="007A1F44" w:rsidP="00ED4370">
      <w:pPr>
        <w:pStyle w:val="Corpotesto"/>
        <w:keepNext/>
        <w:rPr>
          <w:rStyle w:val="Enfasigrassetto"/>
          <w:bCs/>
        </w:rPr>
      </w:pPr>
      <w:r w:rsidRPr="00977EA3">
        <w:rPr>
          <w:rStyle w:val="Enfasigrassetto"/>
          <w:bCs/>
        </w:rPr>
        <w:lastRenderedPageBreak/>
        <w:t>Other Identifiers</w:t>
      </w:r>
    </w:p>
    <w:p w14:paraId="23DA9858" w14:textId="05F5B845" w:rsidR="007A1F44" w:rsidRPr="00977EA3" w:rsidRDefault="007A1F44" w:rsidP="00971004">
      <w:pPr>
        <w:pStyle w:val="Corpotesto"/>
      </w:pPr>
      <w:r w:rsidRPr="00977EA3">
        <w:t xml:space="preserve">The </w:t>
      </w:r>
      <w:proofErr w:type="spellStart"/>
      <w:r w:rsidRPr="00977EA3">
        <w:rPr>
          <w:i/>
        </w:rPr>
        <w:t>OtherIDs</w:t>
      </w:r>
      <w:proofErr w:type="spellEnd"/>
      <w:r w:rsidRPr="00977EA3">
        <w:rPr>
          <w:i/>
        </w:rPr>
        <w:t xml:space="preserve"> </w:t>
      </w:r>
      <w:r w:rsidRPr="00977EA3">
        <w:t xml:space="preserve">class can optionally be used to capture other identifiers associated with the person such as </w:t>
      </w:r>
      <w:r w:rsidRPr="00977EA3">
        <w:rPr>
          <w:vanish/>
        </w:rPr>
        <w:t>identifiers required to support all of the HL7 v3 messages corresponding to the PIX/PDQ Transactions (e</w:t>
      </w:r>
      <w:r w:rsidR="004D6A78" w:rsidRPr="00977EA3">
        <w:rPr>
          <w:vanish/>
        </w:rPr>
        <w:t>.</w:t>
      </w:r>
      <w:r w:rsidRPr="00977EA3">
        <w:rPr>
          <w:vanish/>
        </w:rPr>
        <w:t>g.</w:t>
      </w:r>
      <w:r w:rsidR="004D6A78" w:rsidRPr="00977EA3">
        <w:rPr>
          <w:vanish/>
        </w:rPr>
        <w:t>,</w:t>
      </w:r>
      <w:r w:rsidRPr="00977EA3">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w:t>
      </w:r>
      <w:proofErr w:type="spellStart"/>
      <w:r w:rsidRPr="00977EA3">
        <w:t>OtherIDs</w:t>
      </w:r>
      <w:proofErr w:type="spellEnd"/>
      <w:r w:rsidRPr="00977EA3">
        <w:t xml:space="preserve"> class shall not be used. For the purposes of interoperability where both HL7 V3 and HL7 v2.x based transactions are used, and the </w:t>
      </w:r>
      <w:proofErr w:type="spellStart"/>
      <w:r w:rsidRPr="00977EA3">
        <w:t>OtherIDs</w:t>
      </w:r>
      <w:proofErr w:type="spellEnd"/>
      <w:r w:rsidRPr="00977EA3">
        <w:t xml:space="preserve"> class is present, the following requirement is imposed on the OtherIDs.id attribute and on the scopingOrganization.id attribute:</w:t>
      </w:r>
    </w:p>
    <w:p w14:paraId="14131CDF" w14:textId="77777777" w:rsidR="007A1F44" w:rsidRPr="00977EA3" w:rsidRDefault="007A1F44" w:rsidP="00971004">
      <w:pPr>
        <w:pStyle w:val="Corpotesto"/>
        <w:ind w:left="720"/>
      </w:pPr>
      <w:proofErr w:type="spellStart"/>
      <w:r w:rsidRPr="00977EA3">
        <w:t>OtherIDs.id.root</w:t>
      </w:r>
      <w:proofErr w:type="spellEnd"/>
      <w:r w:rsidRPr="00977EA3">
        <w:t xml:space="preserve"> SHALL be identical to </w:t>
      </w:r>
      <w:proofErr w:type="spellStart"/>
      <w:r w:rsidRPr="00977EA3">
        <w:t>scopingOrganization.id.root</w:t>
      </w:r>
      <w:proofErr w:type="spellEnd"/>
    </w:p>
    <w:p w14:paraId="3C4753A1" w14:textId="77777777" w:rsidR="007A1F44" w:rsidRPr="00977EA3" w:rsidRDefault="007A1F44" w:rsidP="00971004">
      <w:pPr>
        <w:pStyle w:val="Corpotesto"/>
        <w:ind w:left="720"/>
      </w:pPr>
      <w:proofErr w:type="spellStart"/>
      <w:r w:rsidRPr="00977EA3">
        <w:t>scopingOrganization.id.extension</w:t>
      </w:r>
      <w:proofErr w:type="spellEnd"/>
      <w:r w:rsidRPr="00977EA3">
        <w:t xml:space="preserve"> SHALL NOT have any value</w:t>
      </w:r>
    </w:p>
    <w:p w14:paraId="17601F4F"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35" w:name="_Toc169692729"/>
      <w:r w:rsidRPr="00977EA3">
        <w:rPr>
          <w:noProof w:val="0"/>
        </w:rPr>
        <w:t>3.45.4.2.2.2 Message Information Model of the Patient Identifiers Message</w:t>
      </w:r>
      <w:bookmarkEnd w:id="2635"/>
      <w:r w:rsidRPr="00977EA3">
        <w:rPr>
          <w:noProof w:val="0"/>
        </w:rPr>
        <w:t xml:space="preserve"> </w:t>
      </w:r>
    </w:p>
    <w:p w14:paraId="5D9DC8AE" w14:textId="77777777" w:rsidR="007A1F44" w:rsidRPr="00977EA3" w:rsidRDefault="007A1F44" w:rsidP="00971004">
      <w:pPr>
        <w:pStyle w:val="Corpotesto"/>
      </w:pPr>
      <w:r w:rsidRPr="00977EA3">
        <w:t xml:space="preserve">Below is the Message Information Model for the Patient Identifiers message, as restricted for this transaction. The purpose of the model is to describe the data elements relevant for this transaction. It is a strict subset of the </w:t>
      </w:r>
      <w:r w:rsidRPr="00977EA3">
        <w:rPr>
          <w:rStyle w:val="Enfasicorsivo"/>
          <w:rFonts w:ascii="Arial" w:hAnsi="Arial" w:cs="Arial"/>
          <w:iCs/>
          <w:color w:val="000000"/>
        </w:rPr>
        <w:t>Patient Identifiers (PRPA_RM201304UV02)</w:t>
      </w:r>
      <w:r w:rsidRPr="00977EA3">
        <w:rPr>
          <w:rStyle w:val="Enfasicorsivo"/>
          <w:rFonts w:ascii="Arial" w:hAnsi="Arial"/>
          <w:iCs/>
          <w:color w:val="000000"/>
        </w:rPr>
        <w:t xml:space="preserve"> </w:t>
      </w:r>
      <w:r w:rsidRPr="00977EA3">
        <w:t xml:space="preserve">RMIM. </w:t>
      </w:r>
    </w:p>
    <w:p w14:paraId="092890C8" w14:textId="77777777" w:rsidR="007A1F44" w:rsidRPr="00977EA3" w:rsidRDefault="007A1F44" w:rsidP="00971004">
      <w:pPr>
        <w:pStyle w:val="Corpotesto"/>
      </w:pPr>
      <w:r w:rsidRPr="00977EA3">
        <w:t xml:space="preserve">The base RMIM can be found on the HL7 V3 2008 Edition CD at </w:t>
      </w:r>
      <w:r w:rsidRPr="00977EA3">
        <w:rPr>
          <w:rStyle w:val="Collegamentoipertestuale"/>
        </w:rPr>
        <w:t>Edition2008/domains/</w:t>
      </w:r>
      <w:proofErr w:type="spellStart"/>
      <w:r w:rsidRPr="00977EA3">
        <w:rPr>
          <w:rStyle w:val="Collegamentoipertestuale"/>
        </w:rPr>
        <w:t>uvpa</w:t>
      </w:r>
      <w:proofErr w:type="spellEnd"/>
      <w:r w:rsidRPr="00977EA3">
        <w:rPr>
          <w:rStyle w:val="Collegamentoipertestuale"/>
        </w:rPr>
        <w:t>/editable/PRPA_RM201304UV.htm.</w:t>
      </w:r>
      <w:r w:rsidRPr="00977EA3">
        <w:t xml:space="preserve"> The following restrictions were made on the original RMIMs to arrive at the restricted model:</w:t>
      </w:r>
    </w:p>
    <w:p w14:paraId="74470CC3" w14:textId="77777777" w:rsidR="008E3CF3" w:rsidRPr="00977EA3" w:rsidRDefault="007A1F44" w:rsidP="00EC243F">
      <w:pPr>
        <w:pStyle w:val="Puntoelenco2"/>
      </w:pPr>
      <w:r w:rsidRPr="00977EA3">
        <w:t>The focal entity choice is restricted to be only a person</w:t>
      </w:r>
    </w:p>
    <w:p w14:paraId="64C19950" w14:textId="77777777" w:rsidR="008E3CF3" w:rsidRPr="00977EA3" w:rsidRDefault="007A1F44" w:rsidP="00EC243F">
      <w:pPr>
        <w:pStyle w:val="Puntoelenco2"/>
      </w:pPr>
      <w:r w:rsidRPr="00977EA3">
        <w:t>All optional classes are removed, except for the provider organization, and other identifiers</w:t>
      </w:r>
    </w:p>
    <w:p w14:paraId="7223714B" w14:textId="77777777" w:rsidR="008E3CF3" w:rsidRPr="00977EA3" w:rsidRDefault="007A1F44" w:rsidP="00EC243F">
      <w:pPr>
        <w:pStyle w:val="Puntoelenco2"/>
      </w:pPr>
      <w:r w:rsidRPr="00977EA3">
        <w:t>All optional attributes in the Patient and Person class are removed</w:t>
      </w:r>
    </w:p>
    <w:p w14:paraId="54BE4547" w14:textId="77777777" w:rsidR="007A1F44" w:rsidRPr="00977EA3" w:rsidRDefault="007A1F44" w:rsidP="00971004"/>
    <w:p w14:paraId="22749886" w14:textId="77777777" w:rsidR="007A1F44" w:rsidRPr="00977EA3" w:rsidRDefault="007A1F44" w:rsidP="00971004"/>
    <w:p w14:paraId="6E0C1D73" w14:textId="77777777" w:rsidR="007A1F44" w:rsidRPr="00977EA3" w:rsidRDefault="00D139D9" w:rsidP="00D372D5">
      <w:pPr>
        <w:pStyle w:val="Corpotesto"/>
        <w:jc w:val="center"/>
      </w:pPr>
      <w:r w:rsidRPr="00977EA3">
        <w:rPr>
          <w:noProof/>
        </w:rPr>
        <w:lastRenderedPageBreak/>
        <w:drawing>
          <wp:inline distT="0" distB="0" distL="0" distR="0" wp14:anchorId="0522BD6B" wp14:editId="20C96726">
            <wp:extent cx="5641340" cy="3847465"/>
            <wp:effectExtent l="0" t="0" r="0" b="0"/>
            <wp:docPr id="47" name="Picture 49" descr="PRPA_RM201304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PA_RM201304IH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1340" cy="3847465"/>
                    </a:xfrm>
                    <a:prstGeom prst="rect">
                      <a:avLst/>
                    </a:prstGeom>
                    <a:noFill/>
                    <a:ln>
                      <a:noFill/>
                    </a:ln>
                  </pic:spPr>
                </pic:pic>
              </a:graphicData>
            </a:graphic>
          </wp:inline>
        </w:drawing>
      </w:r>
    </w:p>
    <w:p w14:paraId="61D2BDA3" w14:textId="583719CA" w:rsidR="007A1F44" w:rsidRPr="00977EA3" w:rsidRDefault="007A1F44" w:rsidP="00971004">
      <w:pPr>
        <w:pStyle w:val="FigureTitle"/>
        <w:rPr>
          <w:noProof w:val="0"/>
        </w:rPr>
      </w:pPr>
      <w:r w:rsidRPr="00977EA3">
        <w:rPr>
          <w:noProof w:val="0"/>
        </w:rPr>
        <w:t>Figure 3.45.4.2.2</w:t>
      </w:r>
      <w:r w:rsidR="00A14D0E">
        <w:rPr>
          <w:noProof w:val="0"/>
        </w:rPr>
        <w:t>.2</w:t>
      </w:r>
      <w:r w:rsidRPr="00977EA3">
        <w:rPr>
          <w:noProof w:val="0"/>
        </w:rPr>
        <w:t>-1: Message Information Model for the Patient Identifiers Message</w:t>
      </w:r>
    </w:p>
    <w:p w14:paraId="6711DB88" w14:textId="77777777" w:rsidR="007A1F44" w:rsidRPr="00977EA3" w:rsidRDefault="007A1F44" w:rsidP="00971004">
      <w:r w:rsidRPr="00977EA3">
        <w:rPr>
          <w:rStyle w:val="BodyTextCharChar1"/>
          <w:noProof w:val="0"/>
        </w:rPr>
        <w:t>The attributes of this model are described in the following table</w:t>
      </w:r>
      <w:r w:rsidRPr="00977EA3">
        <w:t xml:space="preserve">. </w:t>
      </w:r>
    </w:p>
    <w:p w14:paraId="6941FAA8" w14:textId="047CEED5" w:rsidR="007A1F44" w:rsidRPr="00977EA3" w:rsidRDefault="007A1F44" w:rsidP="00971004">
      <w:pPr>
        <w:pStyle w:val="TableTitle"/>
        <w:rPr>
          <w:noProof w:val="0"/>
        </w:rPr>
      </w:pPr>
      <w:r w:rsidRPr="00977EA3">
        <w:rPr>
          <w:noProof w:val="0"/>
        </w:rPr>
        <w:t>Table 3.45.4.2.2</w:t>
      </w:r>
      <w:r w:rsidR="00A14D0E">
        <w:rPr>
          <w:noProof w:val="0"/>
        </w:rPr>
        <w:t>.2</w:t>
      </w:r>
      <w:r w:rsidRPr="00977EA3">
        <w:rPr>
          <w:noProof w:val="0"/>
        </w:rPr>
        <w:t>-</w:t>
      </w:r>
      <w:r w:rsidR="00A14D0E">
        <w:rPr>
          <w:noProof w:val="0"/>
        </w:rPr>
        <w:t>1</w:t>
      </w:r>
      <w:r w:rsidRPr="00977EA3">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18F2318" w14:textId="77777777" w:rsidTr="003462A5">
        <w:trPr>
          <w:cantSplit/>
          <w:trHeight w:val="525"/>
          <w:tblHeader/>
        </w:trPr>
        <w:tc>
          <w:tcPr>
            <w:tcW w:w="4363" w:type="dxa"/>
            <w:shd w:val="clear" w:color="auto" w:fill="D9D9D9"/>
          </w:tcPr>
          <w:p w14:paraId="2339DFEA" w14:textId="5C8E75AF" w:rsidR="007A1F44" w:rsidRPr="00977EA3" w:rsidRDefault="007A1F44" w:rsidP="00A063AC">
            <w:pPr>
              <w:pStyle w:val="TableEntryHeader"/>
              <w:rPr>
                <w:noProof w:val="0"/>
              </w:rPr>
            </w:pPr>
            <w:r w:rsidRPr="00977EA3">
              <w:rPr>
                <w:noProof w:val="0"/>
              </w:rPr>
              <w:t>PRPA_HD201304IHE</w:t>
            </w:r>
            <w:r w:rsidRPr="00977EA3">
              <w:rPr>
                <w:noProof w:val="0"/>
              </w:rPr>
              <w:br/>
              <w:t>Patient</w:t>
            </w:r>
            <w:r w:rsidR="00A14D0E">
              <w:rPr>
                <w:noProof w:val="0"/>
              </w:rPr>
              <w:t xml:space="preserve"> </w:t>
            </w:r>
            <w:r w:rsidRPr="00977EA3">
              <w:rPr>
                <w:noProof w:val="0"/>
              </w:rPr>
              <w:t>Identifiers</w:t>
            </w:r>
          </w:p>
        </w:tc>
        <w:tc>
          <w:tcPr>
            <w:tcW w:w="5280" w:type="dxa"/>
            <w:shd w:val="clear" w:color="auto" w:fill="D9D9D9"/>
          </w:tcPr>
          <w:p w14:paraId="7E4FE886" w14:textId="77777777" w:rsidR="007A1F44" w:rsidRPr="00977EA3" w:rsidRDefault="007A1F44" w:rsidP="00A53067">
            <w:pPr>
              <w:pStyle w:val="TableEntryHeader"/>
              <w:rPr>
                <w:noProof w:val="0"/>
              </w:rPr>
            </w:pPr>
            <w:r w:rsidRPr="00977EA3">
              <w:rPr>
                <w:noProof w:val="0"/>
              </w:rPr>
              <w:t>This HMD extract defines the message used to respond to the Patient Registry Query By Identifier</w:t>
            </w:r>
          </w:p>
          <w:p w14:paraId="5A9858AF" w14:textId="54E53EB6" w:rsidR="007A1F44" w:rsidRPr="00977EA3" w:rsidRDefault="007A1F44" w:rsidP="00A53067">
            <w:pPr>
              <w:pStyle w:val="TableEntryHeader"/>
              <w:rPr>
                <w:noProof w:val="0"/>
              </w:rPr>
            </w:pPr>
            <w:r w:rsidRPr="00977EA3">
              <w:rPr>
                <w:noProof w:val="0"/>
              </w:rPr>
              <w:t>Derived from Figure 3.45.4.2.2</w:t>
            </w:r>
            <w:r w:rsidR="00A14D0E">
              <w:rPr>
                <w:noProof w:val="0"/>
              </w:rPr>
              <w:t>.2</w:t>
            </w:r>
            <w:r w:rsidRPr="00977EA3">
              <w:rPr>
                <w:noProof w:val="0"/>
              </w:rPr>
              <w:t>-1 (PRPA_RM201304IHE)</w:t>
            </w:r>
          </w:p>
        </w:tc>
      </w:tr>
      <w:tr w:rsidR="007A1F44" w:rsidRPr="00977EA3" w14:paraId="317444BF" w14:textId="77777777" w:rsidTr="003462A5">
        <w:trPr>
          <w:cantSplit/>
        </w:trPr>
        <w:tc>
          <w:tcPr>
            <w:tcW w:w="4363" w:type="dxa"/>
          </w:tcPr>
          <w:p w14:paraId="0B420A51" w14:textId="77777777" w:rsidR="007A1F44" w:rsidRPr="00977EA3" w:rsidRDefault="007A1F44" w:rsidP="00971004">
            <w:pPr>
              <w:pStyle w:val="TableEntry"/>
              <w:rPr>
                <w:b/>
                <w:noProof w:val="0"/>
              </w:rPr>
            </w:pPr>
            <w:r w:rsidRPr="00977EA3">
              <w:rPr>
                <w:b/>
                <w:noProof w:val="0"/>
              </w:rPr>
              <w:t>Patient</w:t>
            </w:r>
          </w:p>
        </w:tc>
        <w:tc>
          <w:tcPr>
            <w:tcW w:w="5280" w:type="dxa"/>
          </w:tcPr>
          <w:p w14:paraId="7F927A8C" w14:textId="77777777" w:rsidR="007A1F44" w:rsidRPr="00977EA3" w:rsidRDefault="007A1F44" w:rsidP="00971004">
            <w:pPr>
              <w:pStyle w:val="TableEntry"/>
              <w:rPr>
                <w:noProof w:val="0"/>
              </w:rPr>
            </w:pPr>
            <w:r w:rsidRPr="00977EA3">
              <w:rPr>
                <w:noProof w:val="0"/>
              </w:rPr>
              <w:t>The primary record for the focal person in a Patient Identity Cross-Reference Manager</w:t>
            </w:r>
          </w:p>
        </w:tc>
      </w:tr>
      <w:tr w:rsidR="007A1F44" w:rsidRPr="00977EA3" w14:paraId="158B46CE" w14:textId="77777777" w:rsidTr="003462A5">
        <w:trPr>
          <w:cantSplit/>
        </w:trPr>
        <w:tc>
          <w:tcPr>
            <w:tcW w:w="4363" w:type="dxa"/>
          </w:tcPr>
          <w:p w14:paraId="547E1ED7" w14:textId="77777777" w:rsidR="007A1F44" w:rsidRPr="00E63AF6" w:rsidRDefault="007A1F44" w:rsidP="00971004">
            <w:pPr>
              <w:pStyle w:val="TableEntry"/>
              <w:rPr>
                <w:noProof w:val="0"/>
                <w:lang w:val="fr-FR"/>
                <w:rPrChange w:id="2636" w:author="Gregorio Canal" w:date="2019-05-22T14:54:00Z">
                  <w:rPr>
                    <w:noProof w:val="0"/>
                  </w:rPr>
                </w:rPrChange>
              </w:rPr>
            </w:pPr>
            <w:proofErr w:type="spellStart"/>
            <w:r w:rsidRPr="00E63AF6">
              <w:rPr>
                <w:noProof w:val="0"/>
                <w:lang w:val="fr-FR"/>
                <w:rPrChange w:id="2637" w:author="Gregorio Canal" w:date="2019-05-22T14:54:00Z">
                  <w:rPr>
                    <w:noProof w:val="0"/>
                  </w:rPr>
                </w:rPrChange>
              </w:rPr>
              <w:t>classCode</w:t>
            </w:r>
            <w:proofErr w:type="spellEnd"/>
            <w:r w:rsidRPr="00E63AF6">
              <w:rPr>
                <w:noProof w:val="0"/>
                <w:lang w:val="fr-FR"/>
                <w:rPrChange w:id="2638" w:author="Gregorio Canal" w:date="2019-05-22T14:54:00Z">
                  <w:rPr>
                    <w:noProof w:val="0"/>
                  </w:rPr>
                </w:rPrChange>
              </w:rPr>
              <w:t xml:space="preserve"> [1..1] (M)</w:t>
            </w:r>
          </w:p>
          <w:p w14:paraId="0571F494" w14:textId="77777777" w:rsidR="007A1F44" w:rsidRPr="00E63AF6" w:rsidRDefault="007A1F44" w:rsidP="00971004">
            <w:pPr>
              <w:pStyle w:val="TableEntry"/>
              <w:rPr>
                <w:noProof w:val="0"/>
                <w:lang w:val="fr-FR"/>
                <w:rPrChange w:id="2639" w:author="Gregorio Canal" w:date="2019-05-22T14:54:00Z">
                  <w:rPr>
                    <w:noProof w:val="0"/>
                  </w:rPr>
                </w:rPrChange>
              </w:rPr>
            </w:pPr>
            <w:r w:rsidRPr="00E63AF6">
              <w:rPr>
                <w:noProof w:val="0"/>
                <w:lang w:val="fr-FR"/>
                <w:rPrChange w:id="2640" w:author="Gregorio Canal" w:date="2019-05-22T14:54:00Z">
                  <w:rPr>
                    <w:noProof w:val="0"/>
                  </w:rPr>
                </w:rPrChange>
              </w:rPr>
              <w:t>Patient (CS) {CNE:PAT}</w:t>
            </w:r>
          </w:p>
        </w:tc>
        <w:tc>
          <w:tcPr>
            <w:tcW w:w="5280" w:type="dxa"/>
          </w:tcPr>
          <w:p w14:paraId="7FC07667"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537D17ED" w14:textId="77777777" w:rsidTr="003462A5">
        <w:trPr>
          <w:cantSplit/>
        </w:trPr>
        <w:tc>
          <w:tcPr>
            <w:tcW w:w="4363" w:type="dxa"/>
          </w:tcPr>
          <w:p w14:paraId="1B280A34" w14:textId="77777777" w:rsidR="007A1F44" w:rsidRPr="00977EA3" w:rsidRDefault="007A1F44" w:rsidP="00971004">
            <w:pPr>
              <w:pStyle w:val="TableEntry"/>
              <w:rPr>
                <w:noProof w:val="0"/>
              </w:rPr>
            </w:pPr>
            <w:r w:rsidRPr="00977EA3">
              <w:rPr>
                <w:noProof w:val="0"/>
              </w:rPr>
              <w:t xml:space="preserve">id [1..*] (M) </w:t>
            </w:r>
          </w:p>
          <w:p w14:paraId="6A1C3DA9" w14:textId="77777777" w:rsidR="007A1F44" w:rsidRPr="00977EA3" w:rsidRDefault="007A1F44" w:rsidP="00971004">
            <w:pPr>
              <w:pStyle w:val="TableEntry"/>
              <w:rPr>
                <w:noProof w:val="0"/>
              </w:rPr>
            </w:pPr>
            <w:r w:rsidRPr="00977EA3">
              <w:rPr>
                <w:noProof w:val="0"/>
              </w:rPr>
              <w:t>Patient (</w:t>
            </w:r>
            <w:hyperlink r:id="rId149" w:anchor="dt-SET" w:history="1">
              <w:r w:rsidRPr="00977EA3">
                <w:rPr>
                  <w:rStyle w:val="Collegamentoipertestuale"/>
                  <w:noProof w:val="0"/>
                  <w:szCs w:val="18"/>
                </w:rPr>
                <w:t>SET</w:t>
              </w:r>
            </w:hyperlink>
            <w:r w:rsidRPr="00977EA3">
              <w:rPr>
                <w:noProof w:val="0"/>
              </w:rPr>
              <w:t>&lt;</w:t>
            </w:r>
            <w:hyperlink r:id="rId150" w:anchor="dt-II" w:history="1">
              <w:r w:rsidRPr="00977EA3">
                <w:rPr>
                  <w:rStyle w:val="Collegamentoipertestuale"/>
                  <w:noProof w:val="0"/>
                  <w:szCs w:val="18"/>
                </w:rPr>
                <w:t>II</w:t>
              </w:r>
            </w:hyperlink>
            <w:r w:rsidRPr="00977EA3">
              <w:rPr>
                <w:noProof w:val="0"/>
              </w:rPr>
              <w:t xml:space="preserve">&gt;) </w:t>
            </w:r>
          </w:p>
        </w:tc>
        <w:tc>
          <w:tcPr>
            <w:tcW w:w="5280" w:type="dxa"/>
          </w:tcPr>
          <w:p w14:paraId="58767541" w14:textId="77777777" w:rsidR="007A1F44" w:rsidRPr="00977EA3" w:rsidRDefault="007A1F44" w:rsidP="00971004">
            <w:pPr>
              <w:pStyle w:val="TableEntry"/>
              <w:rPr>
                <w:noProof w:val="0"/>
              </w:rPr>
            </w:pPr>
            <w:r w:rsidRPr="00977EA3">
              <w:rPr>
                <w:noProof w:val="0"/>
              </w:rPr>
              <w:t>Linked patient identifiers from one or more Patient Identity Domains</w:t>
            </w:r>
          </w:p>
        </w:tc>
      </w:tr>
      <w:tr w:rsidR="007A1F44" w:rsidRPr="00977EA3" w14:paraId="18661949" w14:textId="77777777" w:rsidTr="003462A5">
        <w:trPr>
          <w:cantSplit/>
        </w:trPr>
        <w:tc>
          <w:tcPr>
            <w:tcW w:w="4363" w:type="dxa"/>
          </w:tcPr>
          <w:p w14:paraId="010BCCB9" w14:textId="77777777" w:rsidR="007A1F44" w:rsidRPr="00977EA3" w:rsidRDefault="007A1F44" w:rsidP="00971004">
            <w:pPr>
              <w:pStyle w:val="TableEntry"/>
              <w:rPr>
                <w:noProof w:val="0"/>
              </w:rPr>
            </w:pPr>
            <w:proofErr w:type="spellStart"/>
            <w:r w:rsidRPr="00977EA3">
              <w:rPr>
                <w:noProof w:val="0"/>
              </w:rPr>
              <w:t>statusCode</w:t>
            </w:r>
            <w:proofErr w:type="spellEnd"/>
            <w:r w:rsidRPr="00977EA3">
              <w:rPr>
                <w:noProof w:val="0"/>
              </w:rPr>
              <w:t xml:space="preserve"> [1..1]</w:t>
            </w:r>
          </w:p>
          <w:p w14:paraId="3CB97EB8" w14:textId="77777777" w:rsidR="007A1F44" w:rsidRPr="00977EA3" w:rsidRDefault="007A1F44" w:rsidP="00971004">
            <w:pPr>
              <w:pStyle w:val="TableEntry"/>
              <w:rPr>
                <w:noProof w:val="0"/>
              </w:rPr>
            </w:pPr>
            <w:r w:rsidRPr="00977EA3">
              <w:rPr>
                <w:noProof w:val="0"/>
              </w:rPr>
              <w:t>Patient (CS) {</w:t>
            </w:r>
            <w:proofErr w:type="spellStart"/>
            <w:r w:rsidRPr="00977EA3">
              <w:rPr>
                <w:noProof w:val="0"/>
              </w:rPr>
              <w:t>CNE:active</w:t>
            </w:r>
            <w:proofErr w:type="spellEnd"/>
            <w:r w:rsidRPr="00977EA3">
              <w:rPr>
                <w:noProof w:val="0"/>
              </w:rPr>
              <w:t>, fixed value= "active"}</w:t>
            </w:r>
          </w:p>
        </w:tc>
        <w:tc>
          <w:tcPr>
            <w:tcW w:w="5280" w:type="dxa"/>
          </w:tcPr>
          <w:p w14:paraId="333F2473"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5443743F" w14:textId="77777777" w:rsidTr="003462A5">
        <w:trPr>
          <w:cantSplit/>
        </w:trPr>
        <w:tc>
          <w:tcPr>
            <w:tcW w:w="4363" w:type="dxa"/>
          </w:tcPr>
          <w:p w14:paraId="1FE4C044" w14:textId="77777777" w:rsidR="007A1F44" w:rsidRPr="00977EA3" w:rsidRDefault="007A1F44" w:rsidP="00971004">
            <w:pPr>
              <w:pStyle w:val="TableEntry"/>
              <w:rPr>
                <w:b/>
                <w:noProof w:val="0"/>
              </w:rPr>
            </w:pPr>
            <w:r w:rsidRPr="00977EA3">
              <w:rPr>
                <w:b/>
                <w:noProof w:val="0"/>
              </w:rPr>
              <w:t>Person</w:t>
            </w:r>
          </w:p>
        </w:tc>
        <w:tc>
          <w:tcPr>
            <w:tcW w:w="5280" w:type="dxa"/>
          </w:tcPr>
          <w:p w14:paraId="25B0B3C4" w14:textId="77777777" w:rsidR="007A1F44" w:rsidRPr="00977EA3" w:rsidRDefault="007A1F44" w:rsidP="00971004">
            <w:pPr>
              <w:pStyle w:val="TableEntry"/>
              <w:rPr>
                <w:noProof w:val="0"/>
              </w:rPr>
            </w:pPr>
            <w:r w:rsidRPr="00977EA3">
              <w:rPr>
                <w:noProof w:val="0"/>
              </w:rPr>
              <w:t xml:space="preserve">A subtype of </w:t>
            </w:r>
            <w:proofErr w:type="spellStart"/>
            <w:r w:rsidRPr="00977EA3">
              <w:rPr>
                <w:noProof w:val="0"/>
              </w:rPr>
              <w:t>LivingSubject</w:t>
            </w:r>
            <w:proofErr w:type="spellEnd"/>
            <w:r w:rsidRPr="00977EA3">
              <w:rPr>
                <w:noProof w:val="0"/>
              </w:rPr>
              <w:t xml:space="preserve"> representing a human being</w:t>
            </w:r>
          </w:p>
          <w:p w14:paraId="06ED2F7D" w14:textId="77777777" w:rsidR="007A1F44" w:rsidRPr="00977EA3" w:rsidRDefault="007A1F44" w:rsidP="00971004">
            <w:pPr>
              <w:pStyle w:val="TableEntry"/>
              <w:rPr>
                <w:noProof w:val="0"/>
              </w:rPr>
            </w:pPr>
            <w:r w:rsidRPr="00977EA3">
              <w:rPr>
                <w:noProof w:val="0"/>
              </w:rPr>
              <w:t>Both Person.name and Patient.id must be non-null</w:t>
            </w:r>
          </w:p>
        </w:tc>
      </w:tr>
      <w:tr w:rsidR="007A1F44" w:rsidRPr="00977EA3" w14:paraId="543A90DD" w14:textId="77777777" w:rsidTr="003462A5">
        <w:trPr>
          <w:cantSplit/>
        </w:trPr>
        <w:tc>
          <w:tcPr>
            <w:tcW w:w="4363" w:type="dxa"/>
          </w:tcPr>
          <w:p w14:paraId="3ACF8AAD" w14:textId="77777777" w:rsidR="007A1F44" w:rsidRPr="00977EA3" w:rsidRDefault="007A1F44" w:rsidP="00971004">
            <w:pPr>
              <w:pStyle w:val="TableEntry"/>
              <w:rPr>
                <w:noProof w:val="0"/>
              </w:rPr>
            </w:pPr>
            <w:proofErr w:type="spellStart"/>
            <w:r w:rsidRPr="00977EA3">
              <w:rPr>
                <w:noProof w:val="0"/>
              </w:rPr>
              <w:t>classCode</w:t>
            </w:r>
            <w:proofErr w:type="spellEnd"/>
            <w:r w:rsidRPr="00977EA3">
              <w:rPr>
                <w:noProof w:val="0"/>
              </w:rPr>
              <w:t xml:space="preserve"> [1..1] (M)</w:t>
            </w:r>
          </w:p>
          <w:p w14:paraId="4707D701" w14:textId="77777777" w:rsidR="007A1F44" w:rsidRPr="00977EA3" w:rsidRDefault="007A1F44" w:rsidP="00971004">
            <w:pPr>
              <w:pStyle w:val="TableEntry"/>
              <w:rPr>
                <w:noProof w:val="0"/>
              </w:rPr>
            </w:pPr>
            <w:r w:rsidRPr="00977EA3">
              <w:rPr>
                <w:noProof w:val="0"/>
              </w:rPr>
              <w:t>Person (CS) {CNE:PSN, fixed value= "PSN"}</w:t>
            </w:r>
          </w:p>
        </w:tc>
        <w:tc>
          <w:tcPr>
            <w:tcW w:w="5280" w:type="dxa"/>
          </w:tcPr>
          <w:p w14:paraId="12D01822"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34F69CFB" w14:textId="77777777" w:rsidTr="003462A5">
        <w:trPr>
          <w:cantSplit/>
        </w:trPr>
        <w:tc>
          <w:tcPr>
            <w:tcW w:w="4363" w:type="dxa"/>
          </w:tcPr>
          <w:p w14:paraId="65D4572F" w14:textId="77777777" w:rsidR="007A1F44" w:rsidRPr="00977EA3" w:rsidRDefault="007A1F44" w:rsidP="00971004">
            <w:pPr>
              <w:pStyle w:val="TableEntry"/>
              <w:rPr>
                <w:noProof w:val="0"/>
              </w:rPr>
            </w:pPr>
            <w:proofErr w:type="spellStart"/>
            <w:r w:rsidRPr="00977EA3">
              <w:rPr>
                <w:noProof w:val="0"/>
              </w:rPr>
              <w:t>determinerCode</w:t>
            </w:r>
            <w:proofErr w:type="spellEnd"/>
            <w:r w:rsidRPr="00977EA3">
              <w:rPr>
                <w:noProof w:val="0"/>
              </w:rPr>
              <w:t xml:space="preserve"> [1..1] (M)</w:t>
            </w:r>
          </w:p>
          <w:p w14:paraId="1E218B4E" w14:textId="77777777" w:rsidR="007A1F44" w:rsidRPr="00977EA3" w:rsidRDefault="007A1F44" w:rsidP="00971004">
            <w:pPr>
              <w:pStyle w:val="TableEntry"/>
              <w:rPr>
                <w:noProof w:val="0"/>
              </w:rPr>
            </w:pPr>
            <w:r w:rsidRPr="00977EA3">
              <w:rPr>
                <w:noProof w:val="0"/>
              </w:rPr>
              <w:t>Person (CS) {CNE:INSTANCE, fixed value= "INSTANCE"}</w:t>
            </w:r>
          </w:p>
        </w:tc>
        <w:tc>
          <w:tcPr>
            <w:tcW w:w="5280" w:type="dxa"/>
          </w:tcPr>
          <w:p w14:paraId="07E9F207"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55ED9D72" w14:textId="77777777" w:rsidTr="003462A5">
        <w:trPr>
          <w:cantSplit/>
        </w:trPr>
        <w:tc>
          <w:tcPr>
            <w:tcW w:w="4363" w:type="dxa"/>
          </w:tcPr>
          <w:p w14:paraId="73F129FD" w14:textId="77777777" w:rsidR="007A1F44" w:rsidRPr="00977EA3" w:rsidRDefault="007A1F44" w:rsidP="00971004">
            <w:pPr>
              <w:pStyle w:val="TableEntry"/>
              <w:rPr>
                <w:noProof w:val="0"/>
              </w:rPr>
            </w:pPr>
            <w:r w:rsidRPr="00977EA3">
              <w:rPr>
                <w:noProof w:val="0"/>
              </w:rPr>
              <w:lastRenderedPageBreak/>
              <w:t>name [1..*]</w:t>
            </w:r>
          </w:p>
          <w:p w14:paraId="05E4C2D4" w14:textId="77777777" w:rsidR="007A1F44" w:rsidRPr="00977EA3" w:rsidRDefault="007A1F44" w:rsidP="00971004">
            <w:pPr>
              <w:pStyle w:val="TableEntry"/>
              <w:rPr>
                <w:noProof w:val="0"/>
              </w:rPr>
            </w:pPr>
            <w:r w:rsidRPr="00977EA3">
              <w:rPr>
                <w:noProof w:val="0"/>
              </w:rPr>
              <w:t>Person (BAG&lt;PN&gt;)</w:t>
            </w:r>
          </w:p>
        </w:tc>
        <w:tc>
          <w:tcPr>
            <w:tcW w:w="5280" w:type="dxa"/>
          </w:tcPr>
          <w:p w14:paraId="3412F27E" w14:textId="77777777" w:rsidR="007A1F44" w:rsidRPr="00977EA3" w:rsidRDefault="007A1F44" w:rsidP="00971004">
            <w:pPr>
              <w:pStyle w:val="TableEntry"/>
              <w:rPr>
                <w:noProof w:val="0"/>
              </w:rPr>
            </w:pPr>
            <w:r w:rsidRPr="00977EA3">
              <w:rPr>
                <w:noProof w:val="0"/>
              </w:rPr>
              <w:t>Name(s) for this person</w:t>
            </w:r>
          </w:p>
        </w:tc>
      </w:tr>
      <w:tr w:rsidR="007A1F44" w:rsidRPr="00977EA3" w14:paraId="221CF991" w14:textId="77777777" w:rsidTr="003462A5">
        <w:trPr>
          <w:cantSplit/>
        </w:trPr>
        <w:tc>
          <w:tcPr>
            <w:tcW w:w="4363" w:type="dxa"/>
          </w:tcPr>
          <w:p w14:paraId="17BDF7CE" w14:textId="77777777" w:rsidR="007A1F44" w:rsidRPr="00977EA3" w:rsidRDefault="007A1F44" w:rsidP="00971004">
            <w:pPr>
              <w:pStyle w:val="TableEntry"/>
              <w:rPr>
                <w:b/>
                <w:noProof w:val="0"/>
              </w:rPr>
            </w:pPr>
            <w:proofErr w:type="spellStart"/>
            <w:r w:rsidRPr="00977EA3">
              <w:rPr>
                <w:b/>
                <w:noProof w:val="0"/>
              </w:rPr>
              <w:t>OtherIDs</w:t>
            </w:r>
            <w:proofErr w:type="spellEnd"/>
          </w:p>
        </w:tc>
        <w:tc>
          <w:tcPr>
            <w:tcW w:w="5280" w:type="dxa"/>
          </w:tcPr>
          <w:p w14:paraId="6DD8680F"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3DA9E5DF" w14:textId="77777777" w:rsidTr="003462A5">
        <w:trPr>
          <w:cantSplit/>
        </w:trPr>
        <w:tc>
          <w:tcPr>
            <w:tcW w:w="4363" w:type="dxa"/>
          </w:tcPr>
          <w:p w14:paraId="4C9EFBBA" w14:textId="77777777" w:rsidR="007A1F44" w:rsidRPr="00E63AF6" w:rsidRDefault="007A1F44" w:rsidP="00971004">
            <w:pPr>
              <w:pStyle w:val="TableEntry"/>
              <w:rPr>
                <w:noProof w:val="0"/>
                <w:lang w:val="fr-FR"/>
                <w:rPrChange w:id="2641" w:author="Gregorio Canal" w:date="2019-05-22T14:54:00Z">
                  <w:rPr>
                    <w:noProof w:val="0"/>
                  </w:rPr>
                </w:rPrChange>
              </w:rPr>
            </w:pPr>
            <w:proofErr w:type="spellStart"/>
            <w:r w:rsidRPr="00E63AF6">
              <w:rPr>
                <w:noProof w:val="0"/>
                <w:lang w:val="fr-FR"/>
                <w:rPrChange w:id="2642" w:author="Gregorio Canal" w:date="2019-05-22T14:54:00Z">
                  <w:rPr>
                    <w:noProof w:val="0"/>
                  </w:rPr>
                </w:rPrChange>
              </w:rPr>
              <w:t>classCode</w:t>
            </w:r>
            <w:proofErr w:type="spellEnd"/>
            <w:r w:rsidRPr="00E63AF6">
              <w:rPr>
                <w:noProof w:val="0"/>
                <w:lang w:val="fr-FR"/>
                <w:rPrChange w:id="2643" w:author="Gregorio Canal" w:date="2019-05-22T14:54:00Z">
                  <w:rPr>
                    <w:noProof w:val="0"/>
                  </w:rPr>
                </w:rPrChange>
              </w:rPr>
              <w:t xml:space="preserve"> [1..1] (M)</w:t>
            </w:r>
          </w:p>
          <w:p w14:paraId="0A2BF66D" w14:textId="77777777" w:rsidR="007A1F44" w:rsidRPr="00E63AF6" w:rsidRDefault="007A1F44" w:rsidP="00971004">
            <w:pPr>
              <w:pStyle w:val="TableEntry"/>
              <w:rPr>
                <w:noProof w:val="0"/>
                <w:lang w:val="fr-FR"/>
                <w:rPrChange w:id="2644" w:author="Gregorio Canal" w:date="2019-05-22T14:54:00Z">
                  <w:rPr>
                    <w:noProof w:val="0"/>
                  </w:rPr>
                </w:rPrChange>
              </w:rPr>
            </w:pPr>
            <w:proofErr w:type="spellStart"/>
            <w:r w:rsidRPr="00E63AF6">
              <w:rPr>
                <w:noProof w:val="0"/>
                <w:lang w:val="fr-FR"/>
                <w:rPrChange w:id="2645" w:author="Gregorio Canal" w:date="2019-05-22T14:54:00Z">
                  <w:rPr>
                    <w:noProof w:val="0"/>
                  </w:rPr>
                </w:rPrChange>
              </w:rPr>
              <w:t>Role</w:t>
            </w:r>
            <w:proofErr w:type="spellEnd"/>
            <w:r w:rsidRPr="00E63AF6">
              <w:rPr>
                <w:noProof w:val="0"/>
                <w:lang w:val="fr-FR"/>
                <w:rPrChange w:id="2646" w:author="Gregorio Canal" w:date="2019-05-22T14:54:00Z">
                  <w:rPr>
                    <w:noProof w:val="0"/>
                  </w:rPr>
                </w:rPrChange>
              </w:rPr>
              <w:t xml:space="preserve"> (CS) {CNE:ROL}</w:t>
            </w:r>
          </w:p>
        </w:tc>
        <w:tc>
          <w:tcPr>
            <w:tcW w:w="5280" w:type="dxa"/>
          </w:tcPr>
          <w:p w14:paraId="53995DA2" w14:textId="77777777" w:rsidR="007A1F44" w:rsidRPr="00977EA3" w:rsidRDefault="007A1F44" w:rsidP="00971004">
            <w:pPr>
              <w:pStyle w:val="TableEntry"/>
              <w:rPr>
                <w:noProof w:val="0"/>
              </w:rPr>
            </w:pPr>
            <w:r w:rsidRPr="00977EA3">
              <w:rPr>
                <w:noProof w:val="0"/>
              </w:rPr>
              <w:t>Structural attribute. This can be any specialization of "role"</w:t>
            </w:r>
          </w:p>
        </w:tc>
      </w:tr>
      <w:tr w:rsidR="007A1F44" w:rsidRPr="00977EA3" w14:paraId="29A76762" w14:textId="77777777" w:rsidTr="003462A5">
        <w:trPr>
          <w:cantSplit/>
        </w:trPr>
        <w:tc>
          <w:tcPr>
            <w:tcW w:w="4363" w:type="dxa"/>
          </w:tcPr>
          <w:p w14:paraId="39E46392" w14:textId="77777777" w:rsidR="007A1F44" w:rsidRPr="00977EA3" w:rsidRDefault="007A1F44" w:rsidP="00971004">
            <w:pPr>
              <w:pStyle w:val="TableEntry"/>
              <w:rPr>
                <w:noProof w:val="0"/>
              </w:rPr>
            </w:pPr>
            <w:r w:rsidRPr="00977EA3">
              <w:rPr>
                <w:noProof w:val="0"/>
              </w:rPr>
              <w:t>id [1..*] (M)</w:t>
            </w:r>
          </w:p>
          <w:p w14:paraId="09CC9D6D" w14:textId="77777777" w:rsidR="007A1F44" w:rsidRPr="00977EA3" w:rsidRDefault="007A1F44" w:rsidP="00971004">
            <w:pPr>
              <w:pStyle w:val="TableEntry"/>
              <w:rPr>
                <w:noProof w:val="0"/>
              </w:rPr>
            </w:pPr>
            <w:r w:rsidRPr="00977EA3">
              <w:rPr>
                <w:noProof w:val="0"/>
              </w:rPr>
              <w:t>Role (SET&lt;II&gt;)</w:t>
            </w:r>
          </w:p>
        </w:tc>
        <w:tc>
          <w:tcPr>
            <w:tcW w:w="5280" w:type="dxa"/>
          </w:tcPr>
          <w:p w14:paraId="09C019B8" w14:textId="77777777" w:rsidR="007A1F44" w:rsidRPr="00977EA3" w:rsidRDefault="007A1F44" w:rsidP="00971004">
            <w:pPr>
              <w:pStyle w:val="TableEntry"/>
              <w:rPr>
                <w:noProof w:val="0"/>
              </w:rPr>
            </w:pPr>
            <w:r w:rsidRPr="00977EA3">
              <w:rPr>
                <w:noProof w:val="0"/>
              </w:rPr>
              <w:t xml:space="preserve">One or more identifiers issued to the focal person by the associated </w:t>
            </w:r>
            <w:proofErr w:type="spellStart"/>
            <w:r w:rsidRPr="00977EA3">
              <w:rPr>
                <w:noProof w:val="0"/>
              </w:rPr>
              <w:t>scopingOrganization</w:t>
            </w:r>
            <w:proofErr w:type="spellEnd"/>
            <w:r w:rsidRPr="00977EA3">
              <w:rPr>
                <w:noProof w:val="0"/>
              </w:rPr>
              <w:t xml:space="preserve"> (e.g., a Driver’s License number issued by a DMV)</w:t>
            </w:r>
          </w:p>
        </w:tc>
      </w:tr>
    </w:tbl>
    <w:p w14:paraId="1635F5A4"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47" w:name="_Toc169692730"/>
      <w:r w:rsidRPr="00977EA3">
        <w:rPr>
          <w:noProof w:val="0"/>
        </w:rPr>
        <w:t>3.45.4.2.2.3 Control Act and Transmission Wrappers</w:t>
      </w:r>
      <w:bookmarkEnd w:id="2647"/>
    </w:p>
    <w:p w14:paraId="2F1D62A8" w14:textId="088CB8E1" w:rsidR="007A1F44" w:rsidRPr="00977EA3" w:rsidRDefault="007A1F44" w:rsidP="00971004">
      <w:pPr>
        <w:pStyle w:val="Corpotesto"/>
      </w:pPr>
      <w:r w:rsidRPr="00977EA3">
        <w:t xml:space="preserve">Please see </w:t>
      </w:r>
      <w:r w:rsidRPr="00977EA3">
        <w:rPr>
          <w:rStyle w:val="BodyTextCharChar1"/>
          <w:noProof w:val="0"/>
        </w:rPr>
        <w:t xml:space="preserve">ITI TF-2x: </w:t>
      </w:r>
      <w:r w:rsidRPr="00977EA3">
        <w:t>Appendix O for details on the IHE guidelines for implementing the wrappers. Table 3.</w:t>
      </w:r>
      <w:r w:rsidR="001F6AD8" w:rsidRPr="00977EA3">
        <w:t>4</w:t>
      </w:r>
      <w:r w:rsidR="001F6AD8">
        <w:t>5</w:t>
      </w:r>
      <w:r w:rsidRPr="00977EA3">
        <w:t>.4.</w:t>
      </w:r>
      <w:r w:rsidR="00A14D0E">
        <w:t>4.3</w:t>
      </w:r>
      <w:r w:rsidRPr="00977EA3">
        <w:t>-</w:t>
      </w:r>
      <w:r w:rsidR="00A14D0E">
        <w:t>1</w:t>
      </w:r>
      <w:r w:rsidRPr="00977EA3">
        <w:t xml:space="preserve"> contains the Transmission and Control Act wrappers used for this interaction, and the associated constraints.</w:t>
      </w:r>
    </w:p>
    <w:p w14:paraId="661B4D0D" w14:textId="425ED8AF" w:rsidR="007A1F44" w:rsidRPr="00977EA3" w:rsidRDefault="007A1F44" w:rsidP="00971004">
      <w:pPr>
        <w:pStyle w:val="TableTitle"/>
        <w:rPr>
          <w:noProof w:val="0"/>
        </w:rPr>
      </w:pPr>
      <w:r w:rsidRPr="00977EA3">
        <w:rPr>
          <w:noProof w:val="0"/>
        </w:rPr>
        <w:t>Table 3.45.4.4.</w:t>
      </w:r>
      <w:r w:rsidR="00A14D0E">
        <w:rPr>
          <w:noProof w:val="0"/>
        </w:rPr>
        <w:t>3</w:t>
      </w:r>
      <w:r w:rsidRPr="00977EA3">
        <w:rPr>
          <w:noProof w:val="0"/>
        </w:rPr>
        <w:t>-</w:t>
      </w:r>
      <w:r w:rsidR="00A14D0E">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69B4B9C0" w14:textId="77777777" w:rsidTr="00B6518F">
        <w:trPr>
          <w:tblHeader/>
          <w:jc w:val="center"/>
        </w:trPr>
        <w:tc>
          <w:tcPr>
            <w:tcW w:w="2632" w:type="dxa"/>
            <w:shd w:val="clear" w:color="auto" w:fill="D9D9D9"/>
          </w:tcPr>
          <w:p w14:paraId="4067CBD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9046C1E"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4BF18F75" w14:textId="77777777">
        <w:trPr>
          <w:jc w:val="center"/>
        </w:trPr>
        <w:tc>
          <w:tcPr>
            <w:tcW w:w="2632" w:type="dxa"/>
          </w:tcPr>
          <w:p w14:paraId="5546E872" w14:textId="77777777" w:rsidR="007A1F44" w:rsidRPr="00977EA3" w:rsidRDefault="007A1F44" w:rsidP="00971004">
            <w:pPr>
              <w:pStyle w:val="TableEntry"/>
              <w:rPr>
                <w:noProof w:val="0"/>
              </w:rPr>
            </w:pPr>
            <w:r w:rsidRPr="00977EA3">
              <w:rPr>
                <w:noProof w:val="0"/>
              </w:rPr>
              <w:t>MCCI_MT000300UV01 – Send Application Acknowledgement</w:t>
            </w:r>
          </w:p>
        </w:tc>
        <w:tc>
          <w:tcPr>
            <w:tcW w:w="2545" w:type="dxa"/>
          </w:tcPr>
          <w:p w14:paraId="1C503442" w14:textId="77777777" w:rsidR="007A1F44" w:rsidRPr="00977EA3" w:rsidRDefault="007A1F44" w:rsidP="00971004">
            <w:pPr>
              <w:pStyle w:val="TableEntry"/>
              <w:rPr>
                <w:noProof w:val="0"/>
              </w:rPr>
            </w:pPr>
            <w:r w:rsidRPr="00977EA3">
              <w:rPr>
                <w:noProof w:val="0"/>
              </w:rPr>
              <w:t>MFMI_MT700711UV01 – Master File/Registry Query Response Control Act (Role Subject)</w:t>
            </w:r>
          </w:p>
        </w:tc>
      </w:tr>
      <w:tr w:rsidR="007A1F44" w:rsidRPr="00977EA3" w14:paraId="0DB11165" w14:textId="77777777">
        <w:trPr>
          <w:jc w:val="center"/>
        </w:trPr>
        <w:tc>
          <w:tcPr>
            <w:tcW w:w="2632" w:type="dxa"/>
          </w:tcPr>
          <w:p w14:paraId="0D196049"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interactionId</w:t>
            </w:r>
            <w:proofErr w:type="spellEnd"/>
            <w:r w:rsidRPr="00977EA3">
              <w:rPr>
                <w:noProof w:val="0"/>
              </w:rPr>
              <w:t xml:space="preserve"> SHALL be set to PRPA_IN201310UV02</w:t>
            </w:r>
          </w:p>
          <w:p w14:paraId="218F8FC3"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1B8AEB02" w14:textId="77777777" w:rsidR="007A1F44" w:rsidRPr="00977EA3" w:rsidRDefault="007A1F44" w:rsidP="00971004">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NE</w:t>
            </w:r>
          </w:p>
          <w:p w14:paraId="3B6663EC" w14:textId="77777777" w:rsidR="007A1F44" w:rsidRPr="00977EA3" w:rsidRDefault="007A1F44" w:rsidP="00971004">
            <w:pPr>
              <w:pStyle w:val="TableEntry"/>
              <w:rPr>
                <w:noProof w:val="0"/>
              </w:rPr>
            </w:pPr>
            <w:r w:rsidRPr="00977EA3">
              <w:rPr>
                <w:noProof w:val="0"/>
              </w:rPr>
              <w:t>There SHALL be only one receiver Device</w:t>
            </w:r>
          </w:p>
          <w:p w14:paraId="6214376A" w14:textId="77777777" w:rsidR="007A1F44" w:rsidRPr="00977EA3" w:rsidRDefault="007A1F44" w:rsidP="00971004">
            <w:pPr>
              <w:pStyle w:val="TableEntry"/>
              <w:rPr>
                <w:noProof w:val="0"/>
              </w:rPr>
            </w:pPr>
          </w:p>
        </w:tc>
        <w:tc>
          <w:tcPr>
            <w:tcW w:w="2545" w:type="dxa"/>
          </w:tcPr>
          <w:p w14:paraId="3C9EBFD0"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ControlActProcess.moodCode</w:t>
            </w:r>
            <w:proofErr w:type="spellEnd"/>
            <w:r w:rsidRPr="00977EA3">
              <w:rPr>
                <w:noProof w:val="0"/>
              </w:rPr>
              <w:t xml:space="preserve"> SHALL be set to EVN</w:t>
            </w:r>
          </w:p>
          <w:p w14:paraId="31317464" w14:textId="77777777" w:rsidR="007A1F44" w:rsidRPr="00977EA3" w:rsidRDefault="007A1F44" w:rsidP="00971004">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PRPA_TE201310UV02</w:t>
            </w:r>
          </w:p>
          <w:p w14:paraId="514AF466" w14:textId="77777777" w:rsidR="007A1F44" w:rsidRPr="00977EA3" w:rsidRDefault="007A1F44" w:rsidP="00971004">
            <w:pPr>
              <w:pStyle w:val="TableEntry"/>
              <w:rPr>
                <w:noProof w:val="0"/>
              </w:rPr>
            </w:pPr>
            <w:r w:rsidRPr="00977EA3">
              <w:rPr>
                <w:noProof w:val="0"/>
              </w:rPr>
              <w:t xml:space="preserve">There SHALL be zero or one </w:t>
            </w:r>
            <w:proofErr w:type="spellStart"/>
            <w:r w:rsidRPr="00977EA3">
              <w:rPr>
                <w:noProof w:val="0"/>
              </w:rPr>
              <w:t>RegistrationEvents</w:t>
            </w:r>
            <w:proofErr w:type="spellEnd"/>
            <w:r w:rsidRPr="00977EA3">
              <w:rPr>
                <w:noProof w:val="0"/>
              </w:rPr>
              <w:t xml:space="preserve"> present in this message.</w:t>
            </w:r>
          </w:p>
          <w:p w14:paraId="438EBF40" w14:textId="77777777" w:rsidR="007A1F44" w:rsidRPr="00977EA3" w:rsidRDefault="007A1F44" w:rsidP="00971004">
            <w:pPr>
              <w:pStyle w:val="TableEntry"/>
              <w:rPr>
                <w:noProof w:val="0"/>
              </w:rPr>
            </w:pPr>
            <w:r w:rsidRPr="00977EA3">
              <w:rPr>
                <w:noProof w:val="0"/>
              </w:rPr>
              <w:t xml:space="preserve">If a </w:t>
            </w:r>
            <w:proofErr w:type="spellStart"/>
            <w:r w:rsidRPr="00977EA3">
              <w:rPr>
                <w:noProof w:val="0"/>
              </w:rPr>
              <w:t>RegistrationEvent</w:t>
            </w:r>
            <w:proofErr w:type="spellEnd"/>
            <w:r w:rsidRPr="00977EA3">
              <w:rPr>
                <w:noProof w:val="0"/>
              </w:rPr>
              <w:t xml:space="preserve"> is part of the message, there SHALL be exactly one Patient role present in the payload.</w:t>
            </w:r>
          </w:p>
          <w:p w14:paraId="564BDE0E" w14:textId="77777777" w:rsidR="007A1F44" w:rsidRPr="00977EA3" w:rsidRDefault="007A1F44" w:rsidP="00971004">
            <w:pPr>
              <w:pStyle w:val="TableEntry"/>
              <w:rPr>
                <w:noProof w:val="0"/>
              </w:rPr>
            </w:pPr>
            <w:r w:rsidRPr="00977EA3">
              <w:rPr>
                <w:noProof w:val="0"/>
              </w:rPr>
              <w:t xml:space="preserve">There SHALL be no </w:t>
            </w:r>
            <w:proofErr w:type="spellStart"/>
            <w:r w:rsidRPr="00977EA3">
              <w:rPr>
                <w:noProof w:val="0"/>
              </w:rPr>
              <w:t>replacementOf</w:t>
            </w:r>
            <w:proofErr w:type="spellEnd"/>
            <w:r w:rsidRPr="00977EA3">
              <w:rPr>
                <w:noProof w:val="0"/>
              </w:rPr>
              <w:t xml:space="preserve"> act-relationship present in this message</w:t>
            </w:r>
          </w:p>
          <w:p w14:paraId="379296D4" w14:textId="77777777" w:rsidR="007A1F44" w:rsidRPr="00977EA3" w:rsidRDefault="007A1F44" w:rsidP="00971004">
            <w:pPr>
              <w:pStyle w:val="TableEntry"/>
              <w:rPr>
                <w:noProof w:val="0"/>
              </w:rPr>
            </w:pPr>
            <w:r w:rsidRPr="00977EA3">
              <w:rPr>
                <w:noProof w:val="0"/>
              </w:rPr>
              <w:t xml:space="preserve">There SHALL be a </w:t>
            </w:r>
            <w:proofErr w:type="spellStart"/>
            <w:r w:rsidRPr="00977EA3">
              <w:rPr>
                <w:noProof w:val="0"/>
              </w:rPr>
              <w:t>QueryByParameter</w:t>
            </w:r>
            <w:proofErr w:type="spellEnd"/>
            <w:r w:rsidRPr="00977EA3">
              <w:rPr>
                <w:noProof w:val="0"/>
              </w:rPr>
              <w:t xml:space="preserve"> copy of the original query.</w:t>
            </w:r>
          </w:p>
        </w:tc>
      </w:tr>
    </w:tbl>
    <w:p w14:paraId="5CF50304" w14:textId="77777777" w:rsidR="007A1F44" w:rsidRPr="00977EA3" w:rsidRDefault="007A1F44" w:rsidP="00971004">
      <w:pPr>
        <w:pStyle w:val="Corpotesto"/>
        <w:rPr>
          <w:rStyle w:val="BodyTextCharChar1"/>
          <w:noProof w:val="0"/>
        </w:rPr>
      </w:pPr>
    </w:p>
    <w:p w14:paraId="3E819A8D" w14:textId="77777777" w:rsidR="007A1F44" w:rsidRPr="00977EA3" w:rsidRDefault="007A1F44" w:rsidP="00971004">
      <w:pPr>
        <w:pStyle w:val="Corpotesto"/>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4603C7" w:rsidRPr="00977EA3">
        <w:rPr>
          <w:rStyle w:val="BodyTextCharChar1"/>
          <w:noProof w:val="0"/>
        </w:rPr>
        <w:t>T</w:t>
      </w:r>
      <w:r w:rsidRPr="00977EA3">
        <w:rPr>
          <w:rStyle w:val="BodyTextCharChar1"/>
          <w:noProof w:val="0"/>
        </w:rPr>
        <w:t>he schema from the HL7 V3 2008 Normative Edition are at</w:t>
      </w:r>
      <w:r w:rsidRPr="00977EA3">
        <w:rPr>
          <w:rStyle w:val="BodyTextCharChar1"/>
          <w:noProof w:val="0"/>
        </w:rPr>
        <w:br/>
      </w:r>
      <w:r w:rsidRPr="00977EA3">
        <w:rPr>
          <w:rStyle w:val="Collegamentoipertestuale"/>
        </w:rPr>
        <w:t>Edition2008/processable/multicacheschemas/PRPA_IN201310UV02.xsd).</w:t>
      </w:r>
    </w:p>
    <w:p w14:paraId="0D12F4DC"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48" w:name="_Toc169692731"/>
      <w:r w:rsidRPr="00977EA3">
        <w:rPr>
          <w:noProof w:val="0"/>
        </w:rPr>
        <w:t>3.45.4.2.2.4 Web Services Types and Messages</w:t>
      </w:r>
      <w:bookmarkEnd w:id="2648"/>
    </w:p>
    <w:p w14:paraId="2B484309" w14:textId="77777777" w:rsidR="007A1F44" w:rsidRPr="00977EA3" w:rsidRDefault="007A1F44" w:rsidP="00971004">
      <w:pPr>
        <w:pStyle w:val="Corpotesto"/>
      </w:pPr>
      <w:r w:rsidRPr="00977EA3">
        <w:t xml:space="preserve">Since this is a response to a query, please see </w:t>
      </w:r>
      <w:r w:rsidR="00292B01" w:rsidRPr="00977EA3">
        <w:t>Section</w:t>
      </w:r>
      <w:r w:rsidRPr="00977EA3">
        <w:t xml:space="preserve"> 3.45.4.1.2.4 for the web services components of this message.</w:t>
      </w:r>
    </w:p>
    <w:p w14:paraId="0E408312"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649" w:name="_Toc169692732"/>
      <w:r w:rsidRPr="00977EA3">
        <w:rPr>
          <w:noProof w:val="0"/>
        </w:rPr>
        <w:lastRenderedPageBreak/>
        <w:t xml:space="preserve">3.45.4.2.3 Expected Actions - Patient Identifier Cross-reference Manager </w:t>
      </w:r>
      <w:bookmarkEnd w:id="2649"/>
    </w:p>
    <w:p w14:paraId="5BF0F200" w14:textId="6D549B04" w:rsidR="007A1F44" w:rsidRPr="00977EA3" w:rsidRDefault="007A1F44" w:rsidP="00971004">
      <w:pPr>
        <w:pStyle w:val="Corpotesto"/>
      </w:pPr>
      <w:r w:rsidRPr="00977EA3">
        <w:t>The Patient Identifier Cross-reference Manager shall return the attributes within the message that are required by the HL7 standard, as shown in Figure 3.45.4.2.2</w:t>
      </w:r>
      <w:r w:rsidR="00A14D0E">
        <w:t>.2</w:t>
      </w:r>
      <w:r w:rsidRPr="00977EA3">
        <w:t>-1.</w:t>
      </w:r>
    </w:p>
    <w:p w14:paraId="4580C723" w14:textId="77777777" w:rsidR="007A1F44" w:rsidRPr="00977EA3" w:rsidRDefault="007A1F44" w:rsidP="00971004">
      <w:pPr>
        <w:pStyle w:val="Corpotesto"/>
      </w:pPr>
      <w:r w:rsidRPr="00977EA3">
        <w:t xml:space="preserve">A </w:t>
      </w:r>
      <w:proofErr w:type="spellStart"/>
      <w:r w:rsidRPr="00977EA3">
        <w:t>RegistrationEvent</w:t>
      </w:r>
      <w:proofErr w:type="spellEnd"/>
      <w:r w:rsidRPr="00977EA3">
        <w:t xml:space="preserve">, and the associated Patient class are returned only when the Patient Identifier Cross-reference Manager recognizes the specified Patient ID in the query parameter, and an identifier exists for the specified patient in at least one other domain. </w:t>
      </w:r>
      <w:r w:rsidRPr="00977EA3">
        <w:rPr>
          <w:iCs/>
        </w:rPr>
        <w:t xml:space="preserve">The Patient Identifier Cross-reference Manager </w:t>
      </w:r>
      <w:r w:rsidRPr="00977EA3">
        <w:t>shall use at one or more Patient.id attributes (and, optionally, zero or more OtherIDs.id attributes) to convey the patient IDs which uniquely identify the patient within each Patient Identification Domain. The identifiers are captured using an Instance Identifier (II) data type. See ITI TF-2x: Appendix E for a detailed description of the use of the II data type for patient identifiers.</w:t>
      </w:r>
    </w:p>
    <w:p w14:paraId="78645B15" w14:textId="787E60F7" w:rsidR="007A1F44" w:rsidRPr="00977EA3" w:rsidRDefault="007A1F44" w:rsidP="00971004">
      <w:pPr>
        <w:pStyle w:val="Corpotesto"/>
      </w:pPr>
      <w:r w:rsidRPr="00977EA3">
        <w:t xml:space="preserve">It is wholly the responsibility of the Patient Identifier Cross-reference Manager to perform the matching of patient identifiers based on the patient identifier it receives. The information provided by the Patient Identifier Cross-reference Manager to the Patient Identifier Cross-reference Consumer is a list of cross-referenced identifiers in one or more of the domains managed by the Patient Identifier Cross-reference Manager, in addition to the original identifier used in the query. The identifier used in the query is returned only in the copy of the </w:t>
      </w:r>
      <w:proofErr w:type="spellStart"/>
      <w:r w:rsidRPr="00977EA3">
        <w:t>QueryByParameter</w:t>
      </w:r>
      <w:proofErr w:type="spellEnd"/>
      <w:r w:rsidRPr="00977EA3">
        <w:t xml:space="preserve"> parameter list. 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framework. Possible matches should not be communicated until the healthcare institution policies and processes embodied in the Patient Identifier Cross-reference Manager reach a positive matching decision.</w:t>
      </w:r>
    </w:p>
    <w:p w14:paraId="3D073EDF" w14:textId="77777777" w:rsidR="007A1F44" w:rsidRPr="00977EA3" w:rsidRDefault="007A1F44" w:rsidP="00971004">
      <w:pPr>
        <w:pStyle w:val="Corpotesto"/>
      </w:pPr>
      <w:r w:rsidRPr="00977EA3">
        <w:t>The Patient Identifier Cross-reference Manager shall respond to the query request as described by the following 6 cases:</w:t>
      </w:r>
    </w:p>
    <w:p w14:paraId="5A03CFCB" w14:textId="77777777" w:rsidR="007A1F44" w:rsidRPr="00977EA3" w:rsidRDefault="007A1F44" w:rsidP="00971004">
      <w:pPr>
        <w:pStyle w:val="Corpotesto"/>
      </w:pPr>
      <w:r w:rsidRPr="00977EA3">
        <w:rPr>
          <w:b/>
          <w:bCs/>
        </w:rPr>
        <w:t>Case 1</w:t>
      </w:r>
      <w:r w:rsidRPr="00977EA3">
        <w:t xml:space="preserve">: The Patient Identifier Cross-reference Manager recognizes the specified Patient ID sent by the Patient Identifier Cross-reference Consumer in </w:t>
      </w:r>
      <w:proofErr w:type="spellStart"/>
      <w:r w:rsidRPr="00977EA3">
        <w:t>PatientIdentifier.value</w:t>
      </w:r>
      <w:proofErr w:type="spellEnd"/>
      <w:r w:rsidRPr="00977EA3">
        <w:t xml:space="preserve">, and corresponding identifiers exist for the specified patient in at least one of the domains requested in </w:t>
      </w:r>
      <w:proofErr w:type="spellStart"/>
      <w:r w:rsidRPr="00977EA3">
        <w:t>DataSource.value</w:t>
      </w:r>
      <w:proofErr w:type="spellEnd"/>
      <w:r w:rsidRPr="00977EA3">
        <w:t xml:space="preserve"> (one identifier per domain). (See Case 6 below for the required behavior if there are multiple identifiers recognized within a given Identifier Domain by the Patient Identifier Cross-reference Manager.)</w:t>
      </w:r>
    </w:p>
    <w:p w14:paraId="5F479654" w14:textId="77777777" w:rsidR="007A1F44" w:rsidRPr="00977EA3" w:rsidRDefault="007A1F44" w:rsidP="00971004">
      <w:pPr>
        <w:pStyle w:val="Corpotesto"/>
      </w:pPr>
      <w:r w:rsidRPr="00977EA3">
        <w:rPr>
          <w:b/>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585F10D2" w14:textId="77777777" w:rsidR="007A1F44" w:rsidRPr="00977EA3" w:rsidRDefault="007A1F44" w:rsidP="00971004">
      <w:pPr>
        <w:pStyle w:val="Corpotesto"/>
      </w:pPr>
      <w:r w:rsidRPr="00977EA3">
        <w:rPr>
          <w:b/>
          <w:bCs/>
        </w:rPr>
        <w:t>OK</w:t>
      </w:r>
      <w:r w:rsidRPr="00977EA3">
        <w:t xml:space="preserve"> (data found, no errors) is returned in </w:t>
      </w:r>
      <w:proofErr w:type="spellStart"/>
      <w:r w:rsidRPr="00977EA3">
        <w:t>QueryAck.queryResponseCode</w:t>
      </w:r>
      <w:proofErr w:type="spellEnd"/>
      <w:r w:rsidRPr="00977EA3">
        <w:t xml:space="preserve"> (control act wrapper).</w:t>
      </w:r>
    </w:p>
    <w:p w14:paraId="52152F3D" w14:textId="77777777" w:rsidR="007A1F44" w:rsidRPr="00977EA3" w:rsidRDefault="007A1F44" w:rsidP="00971004">
      <w:pPr>
        <w:pStyle w:val="Corpotesto"/>
      </w:pPr>
      <w:r w:rsidRPr="00977EA3">
        <w:t xml:space="preserve">A single </w:t>
      </w:r>
      <w:proofErr w:type="spellStart"/>
      <w:r w:rsidRPr="00977EA3">
        <w:t>RegistrationEvent</w:t>
      </w:r>
      <w:proofErr w:type="spellEnd"/>
      <w:r w:rsidRPr="00977EA3">
        <w:t xml:space="preserve">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w:t>
      </w:r>
      <w:proofErr w:type="spellStart"/>
      <w:r w:rsidRPr="00977EA3">
        <w:t>QueryByParameter</w:t>
      </w:r>
      <w:proofErr w:type="spellEnd"/>
      <w:r w:rsidRPr="00977EA3">
        <w:t xml:space="preserve"> parameter list (control act wrapper). </w:t>
      </w:r>
    </w:p>
    <w:p w14:paraId="11C22708" w14:textId="77777777" w:rsidR="007A1F44" w:rsidRPr="00977EA3" w:rsidRDefault="007A1F44" w:rsidP="00971004">
      <w:pPr>
        <w:pStyle w:val="Corpotesto"/>
      </w:pPr>
      <w:r w:rsidRPr="00977EA3">
        <w:rPr>
          <w:b/>
          <w:bCs/>
        </w:rPr>
        <w:t>Case 2</w:t>
      </w:r>
      <w:r w:rsidRPr="00977EA3">
        <w:t xml:space="preserve">: The Patient Identifier Cross-reference Manager recognizes the specified Patient ID sent by the Patient Identifier Cross-reference Consumer in </w:t>
      </w:r>
      <w:proofErr w:type="spellStart"/>
      <w:r w:rsidRPr="00977EA3">
        <w:t>PatientIdentifier.value</w:t>
      </w:r>
      <w:proofErr w:type="spellEnd"/>
      <w:r w:rsidRPr="00977EA3">
        <w:t xml:space="preserve">, there are no </w:t>
      </w:r>
      <w:r w:rsidRPr="00977EA3">
        <w:lastRenderedPageBreak/>
        <w:t xml:space="preserve">specific domains requested in the query (no </w:t>
      </w:r>
      <w:proofErr w:type="spellStart"/>
      <w:r w:rsidRPr="00977EA3">
        <w:t>DataSource</w:t>
      </w:r>
      <w:proofErr w:type="spellEnd"/>
      <w:r w:rsidRPr="00977EA3">
        <w:t xml:space="preserve"> parameters are present), and corresponding identifiers exist for the specified patient in at least one other domain known to the Patient Identifier Cross-reference Manager (one identifier per domain).</w:t>
      </w:r>
    </w:p>
    <w:p w14:paraId="606018A6" w14:textId="77777777" w:rsidR="007A1F44" w:rsidRPr="00977EA3" w:rsidRDefault="007A1F44" w:rsidP="00971004">
      <w:pPr>
        <w:pStyle w:val="Corpotesto"/>
      </w:pPr>
      <w:r w:rsidRPr="00977EA3">
        <w:rPr>
          <w:b/>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619E81BA" w14:textId="77777777" w:rsidR="007A1F44" w:rsidRPr="00977EA3" w:rsidRDefault="007A1F44" w:rsidP="00971004">
      <w:pPr>
        <w:pStyle w:val="Corpotesto"/>
      </w:pPr>
      <w:r w:rsidRPr="00977EA3">
        <w:rPr>
          <w:b/>
          <w:bCs/>
        </w:rPr>
        <w:t>OK</w:t>
      </w:r>
      <w:r w:rsidRPr="00977EA3">
        <w:t xml:space="preserve"> (data found, no errors) is returned in </w:t>
      </w:r>
      <w:proofErr w:type="spellStart"/>
      <w:r w:rsidRPr="00977EA3">
        <w:t>QueryAck.queryResponseCode</w:t>
      </w:r>
      <w:proofErr w:type="spellEnd"/>
      <w:r w:rsidRPr="00977EA3">
        <w:t xml:space="preserve"> (control act wrapper).</w:t>
      </w:r>
    </w:p>
    <w:p w14:paraId="18E3AC37" w14:textId="77777777" w:rsidR="007A1F44" w:rsidRPr="00977EA3" w:rsidRDefault="007A1F44" w:rsidP="00971004">
      <w:pPr>
        <w:pStyle w:val="Corpotesto"/>
      </w:pPr>
      <w:r w:rsidRPr="00977EA3">
        <w:t xml:space="preserve">A single </w:t>
      </w:r>
      <w:proofErr w:type="spellStart"/>
      <w:r w:rsidRPr="00977EA3">
        <w:t>RegistrationEvent</w:t>
      </w:r>
      <w:proofErr w:type="spellEnd"/>
      <w:r w:rsidRPr="00977EA3">
        <w:t xml:space="preserve"> class is returned, where at least one of the identifiers, which the Patient Identifier Cross-reference Manager did recognize as belonging to a domain different from the domain of the queried-for patient identifier, is returned in Patient.id. Subsequent such identifiers, if any, are returned in either Patient.id or OtherIDs.id, not including the queried-for patient identifier, which is returned in the </w:t>
      </w:r>
      <w:proofErr w:type="spellStart"/>
      <w:r w:rsidRPr="00977EA3">
        <w:t>QueryByParameter</w:t>
      </w:r>
      <w:proofErr w:type="spellEnd"/>
      <w:r w:rsidRPr="00977EA3">
        <w:t xml:space="preserve"> parameter list (control act wrapper).</w:t>
      </w:r>
    </w:p>
    <w:p w14:paraId="7152862E" w14:textId="77777777" w:rsidR="007A1F44" w:rsidRPr="00977EA3" w:rsidRDefault="007A1F44" w:rsidP="00971004">
      <w:pPr>
        <w:pStyle w:val="Corpotesto"/>
      </w:pPr>
      <w:r w:rsidRPr="00977EA3">
        <w:rPr>
          <w:b/>
          <w:bCs/>
        </w:rPr>
        <w:t>Case 3</w:t>
      </w:r>
      <w:r w:rsidRPr="00977EA3">
        <w:t xml:space="preserve">: The Patient Identifier Cross-reference Manager recognizes the specified Patient ID sent in </w:t>
      </w:r>
      <w:proofErr w:type="spellStart"/>
      <w:r w:rsidRPr="00977EA3">
        <w:t>PatientIdentifier.value</w:t>
      </w:r>
      <w:proofErr w:type="spellEnd"/>
      <w:r w:rsidRPr="00977EA3">
        <w:t xml:space="preserve">, but no identifier exists for that patient in any of the domains sent in </w:t>
      </w:r>
      <w:proofErr w:type="spellStart"/>
      <w:r w:rsidRPr="00977EA3">
        <w:t>DataSource.value</w:t>
      </w:r>
      <w:proofErr w:type="spellEnd"/>
      <w:r w:rsidRPr="00977EA3">
        <w:t xml:space="preserve">. </w:t>
      </w:r>
    </w:p>
    <w:p w14:paraId="05F28881" w14:textId="77777777" w:rsidR="007A1F44" w:rsidRPr="00977EA3" w:rsidRDefault="007A1F44" w:rsidP="00971004">
      <w:pPr>
        <w:pStyle w:val="Corpotesto"/>
      </w:pPr>
      <w:r w:rsidRPr="00977EA3">
        <w:rPr>
          <w:b/>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446B5EA8" w14:textId="77777777" w:rsidR="007A1F44" w:rsidRPr="00977EA3" w:rsidRDefault="007A1F44" w:rsidP="00971004">
      <w:pPr>
        <w:pStyle w:val="Corpotesto"/>
      </w:pPr>
      <w:r w:rsidRPr="00977EA3">
        <w:rPr>
          <w:b/>
          <w:bCs/>
        </w:rPr>
        <w:t>NF</w:t>
      </w:r>
      <w:r w:rsidRPr="00977EA3">
        <w:t xml:space="preserve"> (no data found, no errors) is returned in </w:t>
      </w:r>
      <w:proofErr w:type="spellStart"/>
      <w:r w:rsidRPr="00977EA3">
        <w:t>QueryAck.queryResponseCode</w:t>
      </w:r>
      <w:proofErr w:type="spellEnd"/>
      <w:r w:rsidRPr="00977EA3">
        <w:t xml:space="preserve"> (control act wrapper).</w:t>
      </w:r>
    </w:p>
    <w:p w14:paraId="661B29CC" w14:textId="77777777" w:rsidR="007A1F44" w:rsidRPr="00977EA3" w:rsidRDefault="007A1F44" w:rsidP="00971004">
      <w:pPr>
        <w:pStyle w:val="Corpotesto"/>
      </w:pPr>
      <w:r w:rsidRPr="00977EA3">
        <w:t xml:space="preserve">No </w:t>
      </w:r>
      <w:proofErr w:type="spellStart"/>
      <w:r w:rsidRPr="00977EA3">
        <w:t>RegistrationEvent</w:t>
      </w:r>
      <w:proofErr w:type="spellEnd"/>
      <w:r w:rsidRPr="00977EA3">
        <w:t xml:space="preserve"> is returned.</w:t>
      </w:r>
    </w:p>
    <w:p w14:paraId="3B1F5DFD" w14:textId="77777777" w:rsidR="007A1F44" w:rsidRPr="00977EA3" w:rsidRDefault="007A1F44" w:rsidP="00971004">
      <w:pPr>
        <w:pStyle w:val="Corpotesto"/>
      </w:pPr>
      <w:r w:rsidRPr="00977EA3">
        <w:t xml:space="preserve">The queried-for patient identifier is returned in the </w:t>
      </w:r>
      <w:proofErr w:type="spellStart"/>
      <w:r w:rsidRPr="00977EA3">
        <w:t>QueryByParameter</w:t>
      </w:r>
      <w:proofErr w:type="spellEnd"/>
      <w:r w:rsidRPr="00977EA3">
        <w:t xml:space="preserve"> parameter list (control act wrapper). </w:t>
      </w:r>
    </w:p>
    <w:p w14:paraId="3D657572" w14:textId="77777777" w:rsidR="007A1F44" w:rsidRPr="00977EA3" w:rsidRDefault="007A1F44" w:rsidP="00971004">
      <w:pPr>
        <w:pStyle w:val="Corpotesto"/>
      </w:pPr>
      <w:r w:rsidRPr="00977EA3">
        <w:rPr>
          <w:b/>
          <w:bCs/>
        </w:rPr>
        <w:t>Case 4</w:t>
      </w:r>
      <w:r w:rsidRPr="00977EA3">
        <w:t xml:space="preserve">: The Patient Identifier Cross-reference Manager does not recognize the Patient ID sent in the </w:t>
      </w:r>
      <w:proofErr w:type="spellStart"/>
      <w:r w:rsidRPr="00977EA3">
        <w:t>PatientIdentifier.value</w:t>
      </w:r>
      <w:proofErr w:type="spellEnd"/>
      <w:r w:rsidRPr="00977EA3">
        <w:t>.</w:t>
      </w:r>
    </w:p>
    <w:p w14:paraId="78577BA4" w14:textId="77777777" w:rsidR="007A1F44" w:rsidRPr="00977EA3" w:rsidRDefault="007A1F44" w:rsidP="00971004">
      <w:pPr>
        <w:pStyle w:val="Corpotesto"/>
      </w:pPr>
      <w:r w:rsidRPr="00977EA3">
        <w:rPr>
          <w:b/>
          <w:bCs/>
        </w:rPr>
        <w:t>AE</w:t>
      </w:r>
      <w:r w:rsidRPr="00977EA3">
        <w:t xml:space="preserve"> (application error) is returned in </w:t>
      </w:r>
      <w:proofErr w:type="spellStart"/>
      <w:r w:rsidRPr="00977EA3">
        <w:t>Acknowledgement.typeCode</w:t>
      </w:r>
      <w:proofErr w:type="spellEnd"/>
      <w:r w:rsidRPr="00977EA3">
        <w:t xml:space="preserve"> (transmission wrapper) and in </w:t>
      </w:r>
      <w:proofErr w:type="spellStart"/>
      <w:r w:rsidRPr="00977EA3">
        <w:t>QueryAck.queryResponseCode</w:t>
      </w:r>
      <w:proofErr w:type="spellEnd"/>
      <w:r w:rsidRPr="00977EA3">
        <w:t xml:space="preserve"> (control act wrapper).</w:t>
      </w:r>
    </w:p>
    <w:p w14:paraId="4F2F2BA1" w14:textId="77777777" w:rsidR="007A1F44" w:rsidRPr="00977EA3" w:rsidRDefault="007A1F44" w:rsidP="00971004">
      <w:pPr>
        <w:pStyle w:val="Corpotesto"/>
      </w:pPr>
      <w:r w:rsidRPr="00977EA3">
        <w:t xml:space="preserve">No </w:t>
      </w:r>
      <w:proofErr w:type="spellStart"/>
      <w:r w:rsidRPr="00977EA3">
        <w:t>RegistrationEvent</w:t>
      </w:r>
      <w:proofErr w:type="spellEnd"/>
      <w:r w:rsidRPr="00977EA3">
        <w:t xml:space="preserve"> is returned.</w:t>
      </w:r>
    </w:p>
    <w:p w14:paraId="5FA98C70" w14:textId="77777777" w:rsidR="007A1F44" w:rsidRPr="00977EA3" w:rsidRDefault="007A1F44" w:rsidP="00971004">
      <w:pPr>
        <w:pStyle w:val="Corpotesto"/>
      </w:pPr>
      <w:r w:rsidRPr="00977EA3">
        <w:t xml:space="preserve">The queried-for patient identifier is returned in the </w:t>
      </w:r>
      <w:proofErr w:type="spellStart"/>
      <w:r w:rsidRPr="00977EA3">
        <w:t>QueryByParameter</w:t>
      </w:r>
      <w:proofErr w:type="spellEnd"/>
      <w:r w:rsidRPr="00977EA3">
        <w:t xml:space="preserve"> parameter list (control act wrapper).</w:t>
      </w:r>
    </w:p>
    <w:p w14:paraId="067D936F" w14:textId="77777777" w:rsidR="007A1F44" w:rsidRPr="00977EA3" w:rsidRDefault="007A1F44" w:rsidP="00971004">
      <w:pPr>
        <w:pStyle w:val="Corpotesto"/>
      </w:pPr>
      <w:r w:rsidRPr="00977EA3">
        <w:t xml:space="preserve">An </w:t>
      </w:r>
      <w:proofErr w:type="spellStart"/>
      <w:r w:rsidRPr="00977EA3">
        <w:t>AcknowledgmentDetail</w:t>
      </w:r>
      <w:proofErr w:type="spellEnd"/>
      <w:r w:rsidRPr="00977EA3">
        <w:t xml:space="preserve"> class is returned in which the attributes </w:t>
      </w:r>
      <w:proofErr w:type="spellStart"/>
      <w:r w:rsidRPr="00977EA3">
        <w:t>typeCode</w:t>
      </w:r>
      <w:proofErr w:type="spellEnd"/>
      <w:r w:rsidRPr="00977EA3">
        <w:t>, code, and location are valued as follows.</w:t>
      </w:r>
    </w:p>
    <w:p w14:paraId="1A8DCEA3" w14:textId="77777777" w:rsidR="007A1F44" w:rsidRPr="00977EA3" w:rsidRDefault="007A1F44" w:rsidP="00971004">
      <w:pPr>
        <w:pStyle w:val="Corpotes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634"/>
      </w:tblGrid>
      <w:tr w:rsidR="007A1F44" w:rsidRPr="00977EA3" w14:paraId="605BA3DC" w14:textId="77777777">
        <w:trPr>
          <w:cantSplit/>
          <w:trHeight w:val="305"/>
          <w:tblHeader/>
          <w:jc w:val="center"/>
        </w:trPr>
        <w:tc>
          <w:tcPr>
            <w:tcW w:w="0" w:type="auto"/>
            <w:shd w:val="clear" w:color="auto" w:fill="D9D9D9"/>
          </w:tcPr>
          <w:p w14:paraId="4D3CF75D"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36EA94CF" w14:textId="77777777" w:rsidR="007A1F44" w:rsidRPr="00977EA3" w:rsidRDefault="007A1F44" w:rsidP="00A53067">
            <w:pPr>
              <w:pStyle w:val="TableEntryHeader"/>
              <w:rPr>
                <w:noProof w:val="0"/>
              </w:rPr>
            </w:pPr>
            <w:r w:rsidRPr="00977EA3">
              <w:rPr>
                <w:noProof w:val="0"/>
              </w:rPr>
              <w:t>VALUE</w:t>
            </w:r>
          </w:p>
        </w:tc>
      </w:tr>
      <w:tr w:rsidR="007A1F44" w:rsidRPr="00977EA3" w14:paraId="4CDCAD07" w14:textId="77777777">
        <w:trPr>
          <w:jc w:val="center"/>
        </w:trPr>
        <w:tc>
          <w:tcPr>
            <w:tcW w:w="0" w:type="auto"/>
          </w:tcPr>
          <w:p w14:paraId="36AA26E2" w14:textId="77777777" w:rsidR="007A1F44" w:rsidRPr="00977EA3" w:rsidRDefault="007A1F44" w:rsidP="00971004">
            <w:pPr>
              <w:pStyle w:val="TableEntry"/>
              <w:rPr>
                <w:noProof w:val="0"/>
              </w:rPr>
            </w:pPr>
            <w:proofErr w:type="spellStart"/>
            <w:r w:rsidRPr="00977EA3">
              <w:rPr>
                <w:noProof w:val="0"/>
              </w:rPr>
              <w:t>typeCode</w:t>
            </w:r>
            <w:proofErr w:type="spellEnd"/>
          </w:p>
        </w:tc>
        <w:tc>
          <w:tcPr>
            <w:tcW w:w="0" w:type="auto"/>
          </w:tcPr>
          <w:p w14:paraId="38A27E86" w14:textId="77777777" w:rsidR="007A1F44" w:rsidRPr="00977EA3" w:rsidRDefault="007A1F44" w:rsidP="00971004">
            <w:pPr>
              <w:pStyle w:val="TableEntry"/>
              <w:rPr>
                <w:noProof w:val="0"/>
              </w:rPr>
            </w:pPr>
            <w:r w:rsidRPr="00977EA3">
              <w:rPr>
                <w:noProof w:val="0"/>
              </w:rPr>
              <w:t>E</w:t>
            </w:r>
          </w:p>
        </w:tc>
      </w:tr>
      <w:tr w:rsidR="007A1F44" w:rsidRPr="00977EA3" w14:paraId="7F5455EB" w14:textId="77777777">
        <w:trPr>
          <w:jc w:val="center"/>
        </w:trPr>
        <w:tc>
          <w:tcPr>
            <w:tcW w:w="0" w:type="auto"/>
          </w:tcPr>
          <w:p w14:paraId="48E6B0EC" w14:textId="77777777" w:rsidR="007A1F44" w:rsidRPr="00977EA3" w:rsidRDefault="007A1F44" w:rsidP="00971004">
            <w:pPr>
              <w:pStyle w:val="TableEntry"/>
              <w:rPr>
                <w:noProof w:val="0"/>
              </w:rPr>
            </w:pPr>
            <w:r w:rsidRPr="00977EA3">
              <w:rPr>
                <w:noProof w:val="0"/>
              </w:rPr>
              <w:t>code</w:t>
            </w:r>
          </w:p>
        </w:tc>
        <w:tc>
          <w:tcPr>
            <w:tcW w:w="0" w:type="auto"/>
          </w:tcPr>
          <w:p w14:paraId="551E1D3B"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310D89A9" w14:textId="77777777">
        <w:trPr>
          <w:jc w:val="center"/>
        </w:trPr>
        <w:tc>
          <w:tcPr>
            <w:tcW w:w="0" w:type="auto"/>
          </w:tcPr>
          <w:p w14:paraId="61711161" w14:textId="77777777" w:rsidR="007A1F44" w:rsidRPr="00977EA3" w:rsidRDefault="007A1F44" w:rsidP="00971004">
            <w:pPr>
              <w:pStyle w:val="TableEntry"/>
              <w:rPr>
                <w:noProof w:val="0"/>
              </w:rPr>
            </w:pPr>
            <w:r w:rsidRPr="00977EA3">
              <w:rPr>
                <w:noProof w:val="0"/>
              </w:rPr>
              <w:t>location</w:t>
            </w:r>
          </w:p>
        </w:tc>
        <w:tc>
          <w:tcPr>
            <w:tcW w:w="0" w:type="auto"/>
          </w:tcPr>
          <w:p w14:paraId="49B49D90" w14:textId="77777777" w:rsidR="007A1F44" w:rsidRPr="00977EA3" w:rsidRDefault="007A1F44" w:rsidP="00971004">
            <w:pPr>
              <w:pStyle w:val="TableEntry"/>
              <w:rPr>
                <w:noProof w:val="0"/>
              </w:rPr>
            </w:pPr>
            <w:r w:rsidRPr="00977EA3">
              <w:rPr>
                <w:noProof w:val="0"/>
              </w:rPr>
              <w:t xml:space="preserve">XPath expression for the value element of the </w:t>
            </w:r>
            <w:proofErr w:type="spellStart"/>
            <w:r w:rsidRPr="00977EA3">
              <w:rPr>
                <w:noProof w:val="0"/>
              </w:rPr>
              <w:t>PatientIdentifier</w:t>
            </w:r>
            <w:proofErr w:type="spellEnd"/>
            <w:r w:rsidRPr="00977EA3">
              <w:rPr>
                <w:noProof w:val="0"/>
              </w:rPr>
              <w:t xml:space="preserve"> parameter</w:t>
            </w:r>
          </w:p>
        </w:tc>
      </w:tr>
    </w:tbl>
    <w:p w14:paraId="6AE64410" w14:textId="77777777" w:rsidR="00841D4C" w:rsidRPr="00ED4370" w:rsidRDefault="00841D4C" w:rsidP="00841D4C">
      <w:pPr>
        <w:pStyle w:val="Corpotesto"/>
      </w:pPr>
    </w:p>
    <w:p w14:paraId="6F66E4E5" w14:textId="590333C7" w:rsidR="007A1F44" w:rsidRPr="00977EA3" w:rsidRDefault="007A1F44" w:rsidP="00971004">
      <w:pPr>
        <w:pStyle w:val="Corpotesto"/>
      </w:pPr>
      <w:r w:rsidRPr="00977EA3">
        <w:rPr>
          <w:b/>
          <w:bCs/>
        </w:rPr>
        <w:t>Case 5</w:t>
      </w:r>
      <w:r w:rsidRPr="00977EA3">
        <w:t>: The Patient Identifier Cross-reference Manager does not recognize one or more of the Patient Identification Domains for which an identifier has been requested.</w:t>
      </w:r>
    </w:p>
    <w:p w14:paraId="5968107D" w14:textId="77777777" w:rsidR="007A1F44" w:rsidRPr="00977EA3" w:rsidRDefault="007A1F44" w:rsidP="00971004">
      <w:pPr>
        <w:pStyle w:val="Corpotesto"/>
      </w:pPr>
      <w:r w:rsidRPr="00977EA3">
        <w:rPr>
          <w:b/>
          <w:bCs/>
        </w:rPr>
        <w:lastRenderedPageBreak/>
        <w:t>AE</w:t>
      </w:r>
      <w:r w:rsidRPr="00977EA3">
        <w:t xml:space="preserve"> (application error) is returned in </w:t>
      </w:r>
      <w:proofErr w:type="spellStart"/>
      <w:r w:rsidRPr="00977EA3">
        <w:t>Acknowledgement.typeCode</w:t>
      </w:r>
      <w:proofErr w:type="spellEnd"/>
      <w:r w:rsidRPr="00977EA3">
        <w:t xml:space="preserve"> (transmission wrapper) and in </w:t>
      </w:r>
      <w:proofErr w:type="spellStart"/>
      <w:r w:rsidRPr="00977EA3">
        <w:t>QueryAck.queryResponseCode</w:t>
      </w:r>
      <w:proofErr w:type="spellEnd"/>
      <w:r w:rsidRPr="00977EA3">
        <w:t xml:space="preserve"> (control act wrapper).</w:t>
      </w:r>
    </w:p>
    <w:p w14:paraId="084D6973" w14:textId="77777777" w:rsidR="007A1F44" w:rsidRPr="00977EA3" w:rsidRDefault="007A1F44" w:rsidP="00971004">
      <w:pPr>
        <w:pStyle w:val="Corpotesto"/>
      </w:pPr>
      <w:r w:rsidRPr="00977EA3">
        <w:t xml:space="preserve">No </w:t>
      </w:r>
      <w:proofErr w:type="spellStart"/>
      <w:r w:rsidRPr="00977EA3">
        <w:t>RegistrationEvent</w:t>
      </w:r>
      <w:proofErr w:type="spellEnd"/>
      <w:r w:rsidRPr="00977EA3">
        <w:t xml:space="preserve"> is returned.</w:t>
      </w:r>
    </w:p>
    <w:p w14:paraId="1CD312AF" w14:textId="77777777" w:rsidR="007A1F44" w:rsidRPr="00977EA3" w:rsidRDefault="007A1F44" w:rsidP="00971004">
      <w:pPr>
        <w:pStyle w:val="Corpotesto"/>
      </w:pPr>
      <w:r w:rsidRPr="00977EA3">
        <w:t xml:space="preserve">The queried-for patient identification domains are returned in the </w:t>
      </w:r>
      <w:proofErr w:type="spellStart"/>
      <w:r w:rsidRPr="00977EA3">
        <w:t>QueryByParameter</w:t>
      </w:r>
      <w:proofErr w:type="spellEnd"/>
      <w:r w:rsidRPr="00977EA3">
        <w:t xml:space="preserve"> parameter list (control act wrapper).</w:t>
      </w:r>
    </w:p>
    <w:p w14:paraId="68807600" w14:textId="77777777" w:rsidR="007A1F44" w:rsidRPr="00977EA3" w:rsidRDefault="007A1F44" w:rsidP="00971004">
      <w:pPr>
        <w:pStyle w:val="Corpotesto"/>
      </w:pPr>
      <w:r w:rsidRPr="00977EA3">
        <w:t xml:space="preserve">For each domain that was not recognized, an </w:t>
      </w:r>
      <w:proofErr w:type="spellStart"/>
      <w:r w:rsidRPr="00977EA3">
        <w:t>AcknowledgmentDetail</w:t>
      </w:r>
      <w:proofErr w:type="spellEnd"/>
      <w:r w:rsidRPr="00977EA3">
        <w:t xml:space="preserve"> class is returned in which the attributes </w:t>
      </w:r>
      <w:proofErr w:type="spellStart"/>
      <w:r w:rsidRPr="00977EA3">
        <w:t>typeCode</w:t>
      </w:r>
      <w:proofErr w:type="spellEnd"/>
      <w:r w:rsidRPr="00977EA3">
        <w:t>, code, and location are valued as follows:</w:t>
      </w:r>
    </w:p>
    <w:p w14:paraId="233BC135" w14:textId="77777777" w:rsidR="007A1F44" w:rsidRPr="00977EA3"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304"/>
      </w:tblGrid>
      <w:tr w:rsidR="007A1F44" w:rsidRPr="00977EA3" w14:paraId="646FF425" w14:textId="77777777" w:rsidTr="00ED4370">
        <w:trPr>
          <w:cantSplit/>
          <w:tblHeader/>
          <w:jc w:val="center"/>
        </w:trPr>
        <w:tc>
          <w:tcPr>
            <w:tcW w:w="0" w:type="auto"/>
            <w:shd w:val="clear" w:color="auto" w:fill="D9D9D9"/>
          </w:tcPr>
          <w:p w14:paraId="466FD49D"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4B3C5404" w14:textId="77777777" w:rsidR="007A1F44" w:rsidRPr="00977EA3" w:rsidRDefault="007A1F44" w:rsidP="00A53067">
            <w:pPr>
              <w:pStyle w:val="TableEntryHeader"/>
              <w:rPr>
                <w:noProof w:val="0"/>
              </w:rPr>
            </w:pPr>
            <w:r w:rsidRPr="00977EA3">
              <w:rPr>
                <w:noProof w:val="0"/>
              </w:rPr>
              <w:t>VALUE</w:t>
            </w:r>
          </w:p>
        </w:tc>
      </w:tr>
      <w:tr w:rsidR="007A1F44" w:rsidRPr="00977EA3" w14:paraId="11DB7F8D" w14:textId="77777777" w:rsidTr="00ED4370">
        <w:trPr>
          <w:jc w:val="center"/>
        </w:trPr>
        <w:tc>
          <w:tcPr>
            <w:tcW w:w="0" w:type="auto"/>
          </w:tcPr>
          <w:p w14:paraId="35F60F5A" w14:textId="77777777" w:rsidR="007A1F44" w:rsidRPr="00977EA3" w:rsidRDefault="007A1F44" w:rsidP="00971004">
            <w:pPr>
              <w:pStyle w:val="TableEntry"/>
              <w:rPr>
                <w:noProof w:val="0"/>
              </w:rPr>
            </w:pPr>
            <w:proofErr w:type="spellStart"/>
            <w:r w:rsidRPr="00977EA3">
              <w:rPr>
                <w:noProof w:val="0"/>
              </w:rPr>
              <w:t>typeCode</w:t>
            </w:r>
            <w:proofErr w:type="spellEnd"/>
          </w:p>
        </w:tc>
        <w:tc>
          <w:tcPr>
            <w:tcW w:w="0" w:type="auto"/>
          </w:tcPr>
          <w:p w14:paraId="3BB7B65A" w14:textId="77777777" w:rsidR="007A1F44" w:rsidRPr="00977EA3" w:rsidRDefault="007A1F44" w:rsidP="00971004">
            <w:pPr>
              <w:pStyle w:val="TableEntry"/>
              <w:rPr>
                <w:noProof w:val="0"/>
              </w:rPr>
            </w:pPr>
            <w:r w:rsidRPr="00977EA3">
              <w:rPr>
                <w:noProof w:val="0"/>
              </w:rPr>
              <w:t>E</w:t>
            </w:r>
          </w:p>
        </w:tc>
      </w:tr>
      <w:tr w:rsidR="007A1F44" w:rsidRPr="00977EA3" w14:paraId="003E9816" w14:textId="77777777" w:rsidTr="00ED4370">
        <w:trPr>
          <w:jc w:val="center"/>
        </w:trPr>
        <w:tc>
          <w:tcPr>
            <w:tcW w:w="0" w:type="auto"/>
          </w:tcPr>
          <w:p w14:paraId="2CB90A6F" w14:textId="77777777" w:rsidR="007A1F44" w:rsidRPr="00977EA3" w:rsidRDefault="007A1F44" w:rsidP="00971004">
            <w:pPr>
              <w:pStyle w:val="TableEntry"/>
              <w:rPr>
                <w:noProof w:val="0"/>
              </w:rPr>
            </w:pPr>
            <w:r w:rsidRPr="00977EA3">
              <w:rPr>
                <w:noProof w:val="0"/>
              </w:rPr>
              <w:t>Code</w:t>
            </w:r>
          </w:p>
        </w:tc>
        <w:tc>
          <w:tcPr>
            <w:tcW w:w="0" w:type="auto"/>
          </w:tcPr>
          <w:p w14:paraId="51D1FF5E"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1D081ECB" w14:textId="77777777" w:rsidTr="00ED4370">
        <w:trPr>
          <w:jc w:val="center"/>
        </w:trPr>
        <w:tc>
          <w:tcPr>
            <w:tcW w:w="0" w:type="auto"/>
          </w:tcPr>
          <w:p w14:paraId="7C5D3CC9" w14:textId="77777777" w:rsidR="007A1F44" w:rsidRPr="00977EA3" w:rsidRDefault="007A1F44" w:rsidP="00971004">
            <w:pPr>
              <w:pStyle w:val="TableEntry"/>
              <w:rPr>
                <w:noProof w:val="0"/>
              </w:rPr>
            </w:pPr>
            <w:r w:rsidRPr="00977EA3">
              <w:rPr>
                <w:noProof w:val="0"/>
              </w:rPr>
              <w:t>Location</w:t>
            </w:r>
          </w:p>
        </w:tc>
        <w:tc>
          <w:tcPr>
            <w:tcW w:w="0" w:type="auto"/>
          </w:tcPr>
          <w:p w14:paraId="1FF1DF16" w14:textId="77777777" w:rsidR="007A1F44" w:rsidRPr="00977EA3" w:rsidRDefault="007A1F44" w:rsidP="00971004">
            <w:pPr>
              <w:pStyle w:val="TableEntry"/>
              <w:rPr>
                <w:noProof w:val="0"/>
              </w:rPr>
            </w:pPr>
            <w:r w:rsidRPr="00977EA3">
              <w:rPr>
                <w:noProof w:val="0"/>
              </w:rPr>
              <w:t xml:space="preserve">XPath expression for the value element of the </w:t>
            </w:r>
            <w:proofErr w:type="spellStart"/>
            <w:r w:rsidRPr="00977EA3">
              <w:rPr>
                <w:noProof w:val="0"/>
              </w:rPr>
              <w:t>DataSource</w:t>
            </w:r>
            <w:proofErr w:type="spellEnd"/>
            <w:r w:rsidRPr="00977EA3">
              <w:rPr>
                <w:noProof w:val="0"/>
              </w:rPr>
              <w:t xml:space="preserve"> parameter</w:t>
            </w:r>
            <w:r w:rsidRPr="00977EA3">
              <w:rPr>
                <w:noProof w:val="0"/>
              </w:rPr>
              <w:br/>
              <w:t>(which includes the repetition number of the parameter)</w:t>
            </w:r>
          </w:p>
        </w:tc>
      </w:tr>
    </w:tbl>
    <w:p w14:paraId="0F4A236E" w14:textId="77777777" w:rsidR="00841D4C" w:rsidRPr="00ED4370" w:rsidRDefault="00841D4C" w:rsidP="00841D4C">
      <w:pPr>
        <w:pStyle w:val="Corpotesto"/>
      </w:pPr>
    </w:p>
    <w:p w14:paraId="5B921661" w14:textId="354ABD3A" w:rsidR="007A1F44" w:rsidRPr="00977EA3" w:rsidRDefault="007A1F44" w:rsidP="00971004">
      <w:pPr>
        <w:pStyle w:val="Corpotesto"/>
      </w:pPr>
      <w:r w:rsidRPr="00977EA3">
        <w:rPr>
          <w:b/>
          <w:bCs/>
        </w:rPr>
        <w:t>Case 6</w:t>
      </w:r>
      <w:r w:rsidRPr="00977EA3">
        <w:t xml:space="preserve">: The Patient Identifier Cross-reference Manager recognizes the specified Patient ID sent by the Patient Identifier Cross-reference Consumer in </w:t>
      </w:r>
      <w:proofErr w:type="spellStart"/>
      <w:r w:rsidRPr="00977EA3">
        <w:t>PatientIdentifier.value</w:t>
      </w:r>
      <w:proofErr w:type="spellEnd"/>
      <w:r w:rsidRPr="00977EA3">
        <w:t xml:space="preserve">, and corresponding identifiers exist for the specified patient in at least one of the domains requested in </w:t>
      </w:r>
      <w:proofErr w:type="spellStart"/>
      <w:r w:rsidRPr="00977EA3">
        <w:t>DataSource.value</w:t>
      </w:r>
      <w:proofErr w:type="spellEnd"/>
      <w:r w:rsidRPr="00977EA3">
        <w:t>, and there are multiple identifiers within at least one of the requested domains.</w:t>
      </w:r>
    </w:p>
    <w:p w14:paraId="0E716FC4" w14:textId="77777777" w:rsidR="007A1F44" w:rsidRPr="00977EA3" w:rsidRDefault="007A1F44" w:rsidP="00971004">
      <w:pPr>
        <w:pStyle w:val="Corpotesto"/>
      </w:pPr>
      <w:r w:rsidRPr="00977EA3">
        <w:rPr>
          <w:b/>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30D97497" w14:textId="77777777" w:rsidR="007A1F44" w:rsidRPr="00977EA3" w:rsidRDefault="007A1F44" w:rsidP="00971004">
      <w:pPr>
        <w:pStyle w:val="Corpotesto"/>
      </w:pPr>
      <w:r w:rsidRPr="00977EA3">
        <w:rPr>
          <w:b/>
          <w:bCs/>
        </w:rPr>
        <w:t>OK</w:t>
      </w:r>
      <w:r w:rsidRPr="00977EA3">
        <w:t xml:space="preserve"> (data found, no errors) is returned in </w:t>
      </w:r>
      <w:proofErr w:type="spellStart"/>
      <w:r w:rsidRPr="00977EA3">
        <w:t>QueryAck.queryResponseCode</w:t>
      </w:r>
      <w:proofErr w:type="spellEnd"/>
      <w:r w:rsidRPr="00977EA3">
        <w:t xml:space="preserve"> (control act wrapper)</w:t>
      </w:r>
    </w:p>
    <w:p w14:paraId="215A9C26" w14:textId="77777777" w:rsidR="007A1F44" w:rsidRPr="00977EA3" w:rsidRDefault="007A1F44" w:rsidP="00971004">
      <w:pPr>
        <w:pStyle w:val="Corpotesto"/>
      </w:pPr>
      <w:r w:rsidRPr="00977EA3">
        <w:t xml:space="preserve">A single </w:t>
      </w:r>
      <w:proofErr w:type="spellStart"/>
      <w:r w:rsidRPr="00977EA3">
        <w:t>RegistrationEvent</w:t>
      </w:r>
      <w:proofErr w:type="spellEnd"/>
      <w:r w:rsidRPr="00977EA3">
        <w:t xml:space="preserve">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w:t>
      </w:r>
      <w:proofErr w:type="spellStart"/>
      <w:r w:rsidRPr="00977EA3">
        <w:t>QueryByParameter</w:t>
      </w:r>
      <w:proofErr w:type="spellEnd"/>
      <w:r w:rsidRPr="00977EA3">
        <w:t xml:space="preserve"> parameter list (control act wrapper). </w:t>
      </w:r>
    </w:p>
    <w:p w14:paraId="2C2528BC" w14:textId="77777777" w:rsidR="007A1F44" w:rsidRPr="00977EA3" w:rsidRDefault="007A1F44" w:rsidP="00971004">
      <w:pPr>
        <w:pStyle w:val="Corpotesto"/>
      </w:pPr>
      <w:r w:rsidRPr="00977EA3">
        <w:t xml:space="preserve"> If the Patient Identifier Cross-reference Manager chooses to return multiple identifiers associated with the same domain, it shall return these identifiers either grouped in a single instance of the </w:t>
      </w:r>
      <w:proofErr w:type="spellStart"/>
      <w:r w:rsidRPr="00977EA3">
        <w:t>OtherIDs</w:t>
      </w:r>
      <w:proofErr w:type="spellEnd"/>
      <w:r w:rsidRPr="00977EA3">
        <w:t xml:space="preserve"> class, or all represented via repetitions of the Patient.id attribute.</w:t>
      </w:r>
    </w:p>
    <w:p w14:paraId="2898805A"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50" w:name="_Toc169692733"/>
      <w:r w:rsidRPr="00977EA3">
        <w:rPr>
          <w:noProof w:val="0"/>
        </w:rPr>
        <w:t>3.45.4.2.3.1 Web Services Port Type and Binding Definitions</w:t>
      </w:r>
      <w:bookmarkEnd w:id="2650"/>
    </w:p>
    <w:p w14:paraId="7D80BE2E" w14:textId="77777777" w:rsidR="007A1F44" w:rsidRPr="00977EA3" w:rsidRDefault="007A1F44" w:rsidP="00971004">
      <w:pPr>
        <w:pStyle w:val="Corpotesto"/>
      </w:pPr>
      <w:r w:rsidRPr="00977EA3">
        <w:t xml:space="preserve">The WSDL snippets for this message are shown in </w:t>
      </w:r>
      <w:r w:rsidR="00292B01" w:rsidRPr="00977EA3">
        <w:t>Section</w:t>
      </w:r>
      <w:r w:rsidRPr="00977EA3">
        <w:t xml:space="preserve"> 3.45.4.1.3.1</w:t>
      </w:r>
    </w:p>
    <w:p w14:paraId="4F0CE179"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651" w:name="_Toc169692734"/>
      <w:r w:rsidRPr="00977EA3">
        <w:rPr>
          <w:noProof w:val="0"/>
        </w:rPr>
        <w:t>3.45.4.2.3.2 Message Examples</w:t>
      </w:r>
      <w:bookmarkEnd w:id="2651"/>
    </w:p>
    <w:p w14:paraId="3C32B50D" w14:textId="77777777" w:rsidR="007A1F44" w:rsidRPr="00977EA3" w:rsidRDefault="007A1F44" w:rsidP="00971004">
      <w:pPr>
        <w:rPr>
          <w:rStyle w:val="Collegamentoipertestuale"/>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p>
    <w:p w14:paraId="00588240"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652" w:name="_Toc169692735"/>
      <w:r w:rsidRPr="00977EA3">
        <w:rPr>
          <w:noProof w:val="0"/>
        </w:rPr>
        <w:t xml:space="preserve">3.45.4.2.4 Expected Actions - Patient Identifier Cross-reference Consumer </w:t>
      </w:r>
      <w:bookmarkEnd w:id="2652"/>
    </w:p>
    <w:p w14:paraId="5E899283" w14:textId="77777777" w:rsidR="007A1F44" w:rsidRPr="00977EA3" w:rsidRDefault="007A1F44" w:rsidP="00971004">
      <w:pPr>
        <w:pStyle w:val="Corpotesto"/>
      </w:pPr>
      <w:r w:rsidRPr="00977EA3">
        <w:t xml:space="preserve">The Patient Identifier Cross-reference Consumer will use the list of patient identifier aliases provided by the Patient Identifier Cross-reference Manger to perform the functions, for which it requested the list. The identifiers found in both Patient.id and OtherIDs.id attributes shall be </w:t>
      </w:r>
      <w:r w:rsidRPr="00977EA3">
        <w:lastRenderedPageBreak/>
        <w:t>considered together to form a complete list of patient identifiers from the different Patient Identity domains (either requested or available).</w:t>
      </w:r>
    </w:p>
    <w:p w14:paraId="5EC68D72" w14:textId="77777777" w:rsidR="007A1F44" w:rsidRPr="00977EA3" w:rsidRDefault="007A1F44" w:rsidP="00971004">
      <w:pPr>
        <w:pStyle w:val="Corpotesto"/>
      </w:pPr>
      <w:r w:rsidRPr="00977EA3">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022D3F2F" w14:textId="77777777" w:rsidR="007A1F44" w:rsidRPr="00977EA3" w:rsidRDefault="007A1F44" w:rsidP="00971004">
      <w:pPr>
        <w:pStyle w:val="Corpotesto"/>
      </w:pPr>
      <w:r w:rsidRPr="00977EA3">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1CDDAFB7" w14:textId="77777777" w:rsidR="007A1F44" w:rsidRPr="00977EA3" w:rsidRDefault="007A1F44" w:rsidP="00971004">
      <w:pPr>
        <w:pStyle w:val="Titolo3"/>
        <w:numPr>
          <w:ilvl w:val="0"/>
          <w:numId w:val="0"/>
        </w:numPr>
        <w:tabs>
          <w:tab w:val="clear" w:pos="2160"/>
          <w:tab w:val="clear" w:pos="2880"/>
        </w:tabs>
        <w:rPr>
          <w:noProof w:val="0"/>
        </w:rPr>
      </w:pPr>
      <w:bookmarkStart w:id="2653" w:name="_Toc269052456"/>
      <w:bookmarkStart w:id="2654" w:name="_Toc398544344"/>
      <w:bookmarkStart w:id="2655" w:name="_Toc398717991"/>
      <w:bookmarkStart w:id="2656" w:name="_Toc518634590"/>
      <w:r w:rsidRPr="00977EA3">
        <w:rPr>
          <w:noProof w:val="0"/>
        </w:rPr>
        <w:t>3.45.5 Security Requirements</w:t>
      </w:r>
      <w:bookmarkEnd w:id="2653"/>
      <w:bookmarkEnd w:id="2654"/>
      <w:bookmarkEnd w:id="2655"/>
      <w:bookmarkEnd w:id="2656"/>
    </w:p>
    <w:p w14:paraId="7FAAB773" w14:textId="77777777" w:rsidR="007A1F44" w:rsidRPr="00977EA3" w:rsidRDefault="007A1F44" w:rsidP="00971004">
      <w:pPr>
        <w:autoSpaceDE w:val="0"/>
        <w:autoSpaceDN w:val="0"/>
        <w:adjustRightInd w:val="0"/>
        <w:spacing w:before="0"/>
      </w:pPr>
      <w:r w:rsidRPr="00977EA3">
        <w:t>No transaction specific security considerations.</w:t>
      </w:r>
    </w:p>
    <w:p w14:paraId="534CC1EB" w14:textId="77777777" w:rsidR="007A1F44" w:rsidRPr="00977EA3" w:rsidRDefault="007A1F44" w:rsidP="00D64843">
      <w:pPr>
        <w:pStyle w:val="Titolo4"/>
        <w:tabs>
          <w:tab w:val="clear" w:pos="432"/>
          <w:tab w:val="clear" w:pos="2160"/>
          <w:tab w:val="clear" w:pos="2880"/>
          <w:tab w:val="clear" w:pos="3600"/>
        </w:tabs>
        <w:rPr>
          <w:noProof w:val="0"/>
        </w:rPr>
      </w:pPr>
      <w:bookmarkStart w:id="2657" w:name="_Toc398544345"/>
      <w:r w:rsidRPr="00977EA3">
        <w:rPr>
          <w:noProof w:val="0"/>
        </w:rPr>
        <w:t>3.45.5.1 Audit Record Considerations</w:t>
      </w:r>
      <w:bookmarkEnd w:id="2657"/>
    </w:p>
    <w:p w14:paraId="42B83A0D" w14:textId="3FDDFAB3" w:rsidR="007A1F44" w:rsidRPr="00977EA3" w:rsidRDefault="007A1F44" w:rsidP="0097100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“Query Information”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3097CADB" w14:textId="77777777" w:rsidR="007A1F44" w:rsidRPr="00977EA3" w:rsidRDefault="007A1F44" w:rsidP="00971004">
      <w:pPr>
        <w:pStyle w:val="Titolo5"/>
        <w:tabs>
          <w:tab w:val="clear" w:pos="432"/>
          <w:tab w:val="clear" w:pos="2160"/>
          <w:tab w:val="clear" w:pos="2880"/>
          <w:tab w:val="clear" w:pos="3600"/>
          <w:tab w:val="clear" w:pos="4320"/>
        </w:tabs>
        <w:rPr>
          <w:noProof w:val="0"/>
        </w:rPr>
      </w:pPr>
      <w:r w:rsidRPr="00977EA3">
        <w:rPr>
          <w:noProof w:val="0"/>
        </w:rPr>
        <w:t>3.45.5.1.1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63803EC" w14:textId="77777777" w:rsidTr="00ED437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4A4E0DFF"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7BD2B1" w14:textId="77777777" w:rsidR="007A1F44" w:rsidRPr="00977EA3" w:rsidRDefault="007A1F44" w:rsidP="003462A5">
            <w:pPr>
              <w:pStyle w:val="TableEntryHeader"/>
              <w:rPr>
                <w:noProof w:val="0"/>
              </w:rPr>
            </w:pPr>
            <w:r w:rsidRPr="00977EA3">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4EAF16" w14:textId="77777777" w:rsidR="007A1F44" w:rsidRPr="00977EA3" w:rsidRDefault="007A1F44" w:rsidP="003462A5">
            <w:pPr>
              <w:pStyle w:val="TableEntryHeader"/>
              <w:rPr>
                <w:noProof w:val="0"/>
              </w:rPr>
            </w:pPr>
            <w:proofErr w:type="spellStart"/>
            <w:r w:rsidRPr="00977EA3">
              <w:rPr>
                <w:noProof w:val="0"/>
              </w:rPr>
              <w:t>Opt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9FB037" w14:textId="77777777" w:rsidR="007A1F44" w:rsidRPr="00977EA3" w:rsidRDefault="007A1F44" w:rsidP="003462A5">
            <w:pPr>
              <w:pStyle w:val="TableEntryHeader"/>
              <w:rPr>
                <w:noProof w:val="0"/>
              </w:rPr>
            </w:pPr>
            <w:r w:rsidRPr="00977EA3">
              <w:rPr>
                <w:noProof w:val="0"/>
              </w:rPr>
              <w:t>Value Constraints</w:t>
            </w:r>
          </w:p>
        </w:tc>
      </w:tr>
      <w:tr w:rsidR="007A1F44" w:rsidRPr="00977EA3" w14:paraId="058963BA" w14:textId="77777777" w:rsidTr="00ED437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DFB5BB0" w14:textId="77777777" w:rsidR="007A1F44" w:rsidRPr="00977EA3" w:rsidRDefault="007A1F44" w:rsidP="00A53067">
            <w:pPr>
              <w:pStyle w:val="TableEntryHeader"/>
              <w:rPr>
                <w:noProof w:val="0"/>
              </w:rPr>
            </w:pPr>
            <w:r w:rsidRPr="00977EA3">
              <w:rPr>
                <w:noProof w:val="0"/>
              </w:rPr>
              <w:t>Event</w:t>
            </w:r>
          </w:p>
          <w:p w14:paraId="6EF93871"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69F72828" w14:textId="77777777" w:rsidR="007A1F44" w:rsidRPr="00977EA3" w:rsidRDefault="007A1F44" w:rsidP="00971004">
            <w:pPr>
              <w:pStyle w:val="TableEntry"/>
              <w:rPr>
                <w:noProof w:val="0"/>
                <w:sz w:val="16"/>
              </w:rPr>
            </w:pPr>
            <w:proofErr w:type="spellStart"/>
            <w:r w:rsidRPr="00977EA3">
              <w:rPr>
                <w:noProof w:val="0"/>
                <w:sz w:val="16"/>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9CC6FF5"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2EFD349"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60205E80"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2C37FA3"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1043202" w14:textId="77777777" w:rsidR="007A1F44" w:rsidRPr="00977EA3" w:rsidRDefault="007A1F44" w:rsidP="00971004">
            <w:pPr>
              <w:pStyle w:val="TableEntry"/>
              <w:rPr>
                <w:noProof w:val="0"/>
                <w:sz w:val="16"/>
              </w:rPr>
            </w:pPr>
            <w:proofErr w:type="spellStart"/>
            <w:r w:rsidRPr="00977EA3">
              <w:rPr>
                <w:noProof w:val="0"/>
                <w:sz w:val="16"/>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8FF4D7F"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354CD8A7"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669E45DF"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54D63A8D"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9911C33" w14:textId="77777777" w:rsidR="007A1F44" w:rsidRPr="00977EA3" w:rsidRDefault="007A1F44" w:rsidP="00971004">
            <w:pPr>
              <w:pStyle w:val="TableEntry"/>
              <w:rPr>
                <w:i/>
                <w:iCs/>
                <w:noProof w:val="0"/>
                <w:sz w:val="16"/>
              </w:rPr>
            </w:pPr>
            <w:proofErr w:type="spellStart"/>
            <w:r w:rsidRPr="00977EA3">
              <w:rPr>
                <w:i/>
                <w:iCs/>
                <w:noProof w:val="0"/>
                <w:sz w:val="16"/>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EF3965D"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31DC2C5A"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926CEA6"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60EB594C"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FCD97EB" w14:textId="77777777" w:rsidR="007A1F44" w:rsidRPr="00977EA3" w:rsidRDefault="007A1F44" w:rsidP="00971004">
            <w:pPr>
              <w:pStyle w:val="TableEntry"/>
              <w:rPr>
                <w:i/>
                <w:iCs/>
                <w:noProof w:val="0"/>
                <w:sz w:val="16"/>
              </w:rPr>
            </w:pPr>
            <w:proofErr w:type="spellStart"/>
            <w:r w:rsidRPr="00977EA3">
              <w:rPr>
                <w:i/>
                <w:iCs/>
                <w:noProof w:val="0"/>
                <w:sz w:val="16"/>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D49EE0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283CA23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E63AF6" w14:paraId="4B5D6DFD"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0D28D86"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488C11A4" w14:textId="77777777" w:rsidR="007A1F44" w:rsidRPr="00977EA3" w:rsidRDefault="007A1F44" w:rsidP="00971004">
            <w:pPr>
              <w:pStyle w:val="TableEntry"/>
              <w:rPr>
                <w:noProof w:val="0"/>
                <w:sz w:val="16"/>
              </w:rPr>
            </w:pPr>
            <w:proofErr w:type="spellStart"/>
            <w:r w:rsidRPr="00977EA3">
              <w:rPr>
                <w:noProof w:val="0"/>
                <w:sz w:val="16"/>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08D90C0"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1F6FD3B" w14:textId="77777777" w:rsidR="007A1F44" w:rsidRPr="00E63AF6" w:rsidRDefault="007A1F44" w:rsidP="00971004">
            <w:pPr>
              <w:pStyle w:val="TableEntry"/>
              <w:rPr>
                <w:noProof w:val="0"/>
                <w:sz w:val="16"/>
                <w:lang w:val="fr-FR"/>
                <w:rPrChange w:id="2658" w:author="Gregorio Canal" w:date="2019-05-22T14:54:00Z">
                  <w:rPr>
                    <w:noProof w:val="0"/>
                    <w:sz w:val="16"/>
                  </w:rPr>
                </w:rPrChange>
              </w:rPr>
            </w:pPr>
            <w:r w:rsidRPr="00E63AF6">
              <w:rPr>
                <w:noProof w:val="0"/>
                <w:sz w:val="16"/>
                <w:lang w:val="fr-FR"/>
                <w:rPrChange w:id="2659" w:author="Gregorio Canal" w:date="2019-05-22T14:54:00Z">
                  <w:rPr>
                    <w:noProof w:val="0"/>
                    <w:sz w:val="16"/>
                  </w:rPr>
                </w:rPrChange>
              </w:rPr>
              <w:t xml:space="preserve">EV(“ITI-45”, “IHE Transactions”, “PIX </w:t>
            </w:r>
            <w:proofErr w:type="spellStart"/>
            <w:r w:rsidRPr="00E63AF6">
              <w:rPr>
                <w:noProof w:val="0"/>
                <w:sz w:val="16"/>
                <w:lang w:val="fr-FR"/>
                <w:rPrChange w:id="2660" w:author="Gregorio Canal" w:date="2019-05-22T14:54:00Z">
                  <w:rPr>
                    <w:noProof w:val="0"/>
                    <w:sz w:val="16"/>
                  </w:rPr>
                </w:rPrChange>
              </w:rPr>
              <w:t>Query</w:t>
            </w:r>
            <w:proofErr w:type="spellEnd"/>
            <w:r w:rsidRPr="00E63AF6">
              <w:rPr>
                <w:noProof w:val="0"/>
                <w:sz w:val="16"/>
                <w:lang w:val="fr-FR"/>
                <w:rPrChange w:id="2661" w:author="Gregorio Canal" w:date="2019-05-22T14:54:00Z">
                  <w:rPr>
                    <w:noProof w:val="0"/>
                    <w:sz w:val="16"/>
                  </w:rPr>
                </w:rPrChange>
              </w:rPr>
              <w:t>”)</w:t>
            </w:r>
          </w:p>
        </w:tc>
      </w:tr>
      <w:tr w:rsidR="007A1F44" w:rsidRPr="00977EA3" w14:paraId="00E3E67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A516D88" w14:textId="77777777" w:rsidR="007A1F44" w:rsidRPr="00977EA3" w:rsidRDefault="007A1F44" w:rsidP="003462A5">
            <w:pPr>
              <w:pStyle w:val="TableEntry"/>
              <w:rPr>
                <w:noProof w:val="0"/>
              </w:rPr>
            </w:pPr>
            <w:r w:rsidRPr="00977EA3">
              <w:rPr>
                <w:noProof w:val="0"/>
              </w:rPr>
              <w:t>Source (Patient Identifier Cross-reference Consumer) (1)</w:t>
            </w:r>
          </w:p>
        </w:tc>
      </w:tr>
      <w:tr w:rsidR="007A1F44" w:rsidRPr="00977EA3" w14:paraId="7F4038C4"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420CC722" w14:textId="77777777" w:rsidR="007A1F44" w:rsidRPr="00977EA3" w:rsidRDefault="007A1F44" w:rsidP="003462A5">
            <w:pPr>
              <w:pStyle w:val="TableEntry"/>
              <w:rPr>
                <w:noProof w:val="0"/>
              </w:rPr>
            </w:pPr>
            <w:r w:rsidRPr="00977EA3">
              <w:rPr>
                <w:noProof w:val="0"/>
              </w:rPr>
              <w:t>Human Requestor (0..n)</w:t>
            </w:r>
          </w:p>
        </w:tc>
      </w:tr>
      <w:tr w:rsidR="007A1F44" w:rsidRPr="00977EA3" w14:paraId="607E2A02"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DCEC591" w14:textId="77777777" w:rsidR="007A1F44" w:rsidRPr="00977EA3" w:rsidRDefault="007A1F44" w:rsidP="003462A5">
            <w:pPr>
              <w:pStyle w:val="TableEntry"/>
              <w:rPr>
                <w:noProof w:val="0"/>
              </w:rPr>
            </w:pPr>
            <w:r w:rsidRPr="00977EA3">
              <w:rPr>
                <w:noProof w:val="0"/>
              </w:rPr>
              <w:t>Destination (Patient Identifier Cross-reference Manager) (1)</w:t>
            </w:r>
          </w:p>
        </w:tc>
      </w:tr>
      <w:tr w:rsidR="007A1F44" w:rsidRPr="00977EA3" w14:paraId="248F46F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631E82DD" w14:textId="77777777" w:rsidR="007A1F44" w:rsidRPr="00977EA3" w:rsidRDefault="007A1F44" w:rsidP="003462A5">
            <w:pPr>
              <w:pStyle w:val="TableEntry"/>
              <w:rPr>
                <w:noProof w:val="0"/>
              </w:rPr>
            </w:pPr>
            <w:r w:rsidRPr="00977EA3">
              <w:rPr>
                <w:noProof w:val="0"/>
              </w:rPr>
              <w:t>Audit Source (Patient Identity Cross-reference Consumer) (1)</w:t>
            </w:r>
          </w:p>
        </w:tc>
      </w:tr>
      <w:tr w:rsidR="007A1F44" w:rsidRPr="00977EA3" w14:paraId="089B859B"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27A1E359" w14:textId="77777777" w:rsidR="007A1F44" w:rsidRPr="00977EA3" w:rsidRDefault="007A1F44" w:rsidP="003462A5">
            <w:pPr>
              <w:pStyle w:val="TableEntry"/>
              <w:rPr>
                <w:noProof w:val="0"/>
              </w:rPr>
            </w:pPr>
            <w:r w:rsidRPr="00977EA3">
              <w:rPr>
                <w:noProof w:val="0"/>
              </w:rPr>
              <w:t>Patient (0..n)</w:t>
            </w:r>
          </w:p>
        </w:tc>
      </w:tr>
      <w:tr w:rsidR="007A1F44" w:rsidRPr="00977EA3" w14:paraId="1D10FB68"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1614E98" w14:textId="45FA4A6D" w:rsidR="007A1F44" w:rsidRPr="00977EA3" w:rsidRDefault="007A1F44" w:rsidP="003462A5">
            <w:pPr>
              <w:pStyle w:val="TableEntry"/>
              <w:rPr>
                <w:noProof w:val="0"/>
              </w:rPr>
            </w:pPr>
            <w:r w:rsidRPr="00977EA3">
              <w:rPr>
                <w:noProof w:val="0"/>
              </w:rPr>
              <w:t>Query Parameters</w:t>
            </w:r>
            <w:r w:rsidR="00A43F9C" w:rsidRPr="00977EA3">
              <w:rPr>
                <w:noProof w:val="0"/>
              </w:rPr>
              <w:t xml:space="preserve"> </w:t>
            </w:r>
            <w:r w:rsidRPr="00977EA3">
              <w:rPr>
                <w:noProof w:val="0"/>
              </w:rPr>
              <w:t>(1)</w:t>
            </w:r>
          </w:p>
        </w:tc>
      </w:tr>
    </w:tbl>
    <w:p w14:paraId="3D2CF2A7" w14:textId="77777777" w:rsidR="007A1F44" w:rsidRPr="00977EA3" w:rsidRDefault="007A1F44" w:rsidP="00D372D5">
      <w:pPr>
        <w:pStyle w:val="Corpotesto"/>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69E5D54" w14:textId="77777777">
        <w:trPr>
          <w:cantSplit/>
        </w:trPr>
        <w:tc>
          <w:tcPr>
            <w:tcW w:w="1548" w:type="dxa"/>
            <w:vMerge w:val="restart"/>
          </w:tcPr>
          <w:p w14:paraId="0065D65A" w14:textId="77777777" w:rsidR="007A1F44" w:rsidRPr="00977EA3" w:rsidRDefault="007A1F44" w:rsidP="00A53067">
            <w:pPr>
              <w:pStyle w:val="TableEntryHeader"/>
              <w:rPr>
                <w:noProof w:val="0"/>
              </w:rPr>
            </w:pPr>
            <w:r w:rsidRPr="00977EA3">
              <w:rPr>
                <w:noProof w:val="0"/>
              </w:rPr>
              <w:t>Source</w:t>
            </w:r>
          </w:p>
          <w:p w14:paraId="5DDCDA77"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7CB5E1AB" w14:textId="77777777" w:rsidR="007A1F44" w:rsidRPr="00977EA3" w:rsidRDefault="007A1F44" w:rsidP="00B20954">
            <w:pPr>
              <w:pStyle w:val="TableEntry"/>
              <w:rPr>
                <w:i/>
                <w:noProof w:val="0"/>
                <w:sz w:val="16"/>
              </w:rPr>
            </w:pPr>
            <w:proofErr w:type="spellStart"/>
            <w:r w:rsidRPr="00977EA3">
              <w:rPr>
                <w:i/>
                <w:noProof w:val="0"/>
                <w:sz w:val="16"/>
              </w:rPr>
              <w:t>UserID</w:t>
            </w:r>
            <w:proofErr w:type="spellEnd"/>
          </w:p>
        </w:tc>
        <w:tc>
          <w:tcPr>
            <w:tcW w:w="630" w:type="dxa"/>
            <w:vAlign w:val="center"/>
          </w:tcPr>
          <w:p w14:paraId="689F4E8F"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4295C474" w14:textId="77777777" w:rsidR="007A1F44" w:rsidRPr="00977EA3" w:rsidRDefault="007A1F44" w:rsidP="00B20954">
            <w:pPr>
              <w:pStyle w:val="TableEntry"/>
              <w:rPr>
                <w:noProof w:val="0"/>
                <w:sz w:val="16"/>
              </w:rPr>
            </w:pPr>
            <w:r w:rsidRPr="00977EA3">
              <w:rPr>
                <w:i/>
                <w:noProof w:val="0"/>
                <w:sz w:val="16"/>
              </w:rPr>
              <w:t>not specialized</w:t>
            </w:r>
          </w:p>
        </w:tc>
      </w:tr>
      <w:tr w:rsidR="007A1F44" w:rsidRPr="00977EA3" w14:paraId="4468E0AC" w14:textId="77777777">
        <w:trPr>
          <w:cantSplit/>
        </w:trPr>
        <w:tc>
          <w:tcPr>
            <w:tcW w:w="1548" w:type="dxa"/>
            <w:vMerge/>
            <w:textDirection w:val="btLr"/>
            <w:vAlign w:val="center"/>
          </w:tcPr>
          <w:p w14:paraId="046F021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1AEC92D" w14:textId="77777777" w:rsidR="007A1F44" w:rsidRPr="00977EA3" w:rsidRDefault="007A1F44" w:rsidP="00952DDA">
            <w:pPr>
              <w:pStyle w:val="TableEntry"/>
              <w:rPr>
                <w:noProof w:val="0"/>
                <w:sz w:val="16"/>
              </w:rPr>
            </w:pPr>
            <w:proofErr w:type="spellStart"/>
            <w:r w:rsidRPr="00977EA3">
              <w:rPr>
                <w:noProof w:val="0"/>
                <w:sz w:val="16"/>
              </w:rPr>
              <w:t>AlternativeUserID</w:t>
            </w:r>
            <w:proofErr w:type="spellEnd"/>
          </w:p>
        </w:tc>
        <w:tc>
          <w:tcPr>
            <w:tcW w:w="630" w:type="dxa"/>
            <w:vAlign w:val="center"/>
          </w:tcPr>
          <w:p w14:paraId="19688104" w14:textId="77777777" w:rsidR="007A1F44" w:rsidRPr="00977EA3" w:rsidRDefault="007A1F44" w:rsidP="003462A5">
            <w:pPr>
              <w:pStyle w:val="TableEntry"/>
              <w:rPr>
                <w:noProof w:val="0"/>
                <w:sz w:val="16"/>
              </w:rPr>
            </w:pPr>
            <w:r w:rsidRPr="00977EA3">
              <w:rPr>
                <w:noProof w:val="0"/>
                <w:sz w:val="16"/>
              </w:rPr>
              <w:t>M</w:t>
            </w:r>
          </w:p>
        </w:tc>
        <w:tc>
          <w:tcPr>
            <w:tcW w:w="4968" w:type="dxa"/>
            <w:vAlign w:val="center"/>
          </w:tcPr>
          <w:p w14:paraId="592A3CBC" w14:textId="77777777" w:rsidR="007A1F44" w:rsidRPr="00977EA3" w:rsidRDefault="007A1F44" w:rsidP="00952DDA">
            <w:pPr>
              <w:pStyle w:val="TableEntry"/>
              <w:rPr>
                <w:noProof w:val="0"/>
                <w:sz w:val="16"/>
              </w:rPr>
            </w:pPr>
            <w:r w:rsidRPr="00977EA3">
              <w:rPr>
                <w:noProof w:val="0"/>
                <w:sz w:val="16"/>
              </w:rPr>
              <w:t>the process ID as used within the local operating system in the local system logs.</w:t>
            </w:r>
          </w:p>
        </w:tc>
      </w:tr>
      <w:tr w:rsidR="007A1F44" w:rsidRPr="00977EA3" w14:paraId="4106A700" w14:textId="77777777">
        <w:trPr>
          <w:cantSplit/>
        </w:trPr>
        <w:tc>
          <w:tcPr>
            <w:tcW w:w="1548" w:type="dxa"/>
            <w:vMerge/>
            <w:textDirection w:val="btLr"/>
            <w:vAlign w:val="center"/>
          </w:tcPr>
          <w:p w14:paraId="0680014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BEA024"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6712759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37280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FF3A7B1" w14:textId="77777777">
        <w:trPr>
          <w:cantSplit/>
        </w:trPr>
        <w:tc>
          <w:tcPr>
            <w:tcW w:w="1548" w:type="dxa"/>
            <w:vMerge/>
            <w:textDirection w:val="btLr"/>
            <w:vAlign w:val="center"/>
          </w:tcPr>
          <w:p w14:paraId="37416F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45BE2C3"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341747F4"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7C3031CE"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C8B410F" w14:textId="77777777">
        <w:trPr>
          <w:cantSplit/>
        </w:trPr>
        <w:tc>
          <w:tcPr>
            <w:tcW w:w="1548" w:type="dxa"/>
            <w:vMerge/>
            <w:textDirection w:val="btLr"/>
            <w:vAlign w:val="center"/>
          </w:tcPr>
          <w:p w14:paraId="217514E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3AEE4F1"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0791A5E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974DA9"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18ACD26E" w14:textId="77777777">
        <w:trPr>
          <w:cantSplit/>
        </w:trPr>
        <w:tc>
          <w:tcPr>
            <w:tcW w:w="1548" w:type="dxa"/>
            <w:vMerge/>
            <w:textDirection w:val="btLr"/>
            <w:vAlign w:val="center"/>
          </w:tcPr>
          <w:p w14:paraId="454BAF3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8ED2B7"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19366D41"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80A27FC"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450F1DC" w14:textId="77777777">
        <w:trPr>
          <w:cantSplit/>
        </w:trPr>
        <w:tc>
          <w:tcPr>
            <w:tcW w:w="1548" w:type="dxa"/>
            <w:vMerge/>
            <w:textDirection w:val="btLr"/>
            <w:vAlign w:val="center"/>
          </w:tcPr>
          <w:p w14:paraId="39117E4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F2766F3"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55A578B4"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814781E"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05B7264" w14:textId="2D823961" w:rsidR="007A1F44" w:rsidRDefault="007A1F44" w:rsidP="00D372D5">
      <w:pPr>
        <w:pStyle w:val="Corpotesto"/>
      </w:pPr>
    </w:p>
    <w:p w14:paraId="77E01527" w14:textId="74C016EA" w:rsidR="00A5495B" w:rsidRDefault="00A5495B" w:rsidP="00D372D5">
      <w:pPr>
        <w:pStyle w:val="Corpotesto"/>
      </w:pPr>
    </w:p>
    <w:p w14:paraId="083BFBF5" w14:textId="77777777" w:rsidR="00A5495B" w:rsidRPr="00977EA3" w:rsidRDefault="00A5495B"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4961C2" w14:textId="77777777" w:rsidTr="00D372D5">
        <w:trPr>
          <w:cantSplit/>
        </w:trPr>
        <w:tc>
          <w:tcPr>
            <w:tcW w:w="1548" w:type="dxa"/>
            <w:vMerge w:val="restart"/>
          </w:tcPr>
          <w:p w14:paraId="0F404EA2" w14:textId="77777777" w:rsidR="007A1F44" w:rsidRPr="00977EA3" w:rsidRDefault="007A1F44" w:rsidP="00A53067">
            <w:pPr>
              <w:pStyle w:val="TableEntryHeader"/>
              <w:rPr>
                <w:noProof w:val="0"/>
              </w:rPr>
            </w:pPr>
            <w:r w:rsidRPr="00977EA3">
              <w:rPr>
                <w:noProof w:val="0"/>
              </w:rPr>
              <w:t>Human Requestor (if known)</w:t>
            </w:r>
          </w:p>
          <w:p w14:paraId="31154A56" w14:textId="77777777" w:rsidR="007A1F44" w:rsidRPr="00977EA3" w:rsidRDefault="007A1F44" w:rsidP="00D372D5">
            <w:pPr>
              <w:pStyle w:val="TableEntry"/>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18D18289" w14:textId="77777777" w:rsidR="007A1F44" w:rsidRPr="00977EA3" w:rsidRDefault="007A1F44" w:rsidP="00971004">
            <w:pPr>
              <w:pStyle w:val="TableEntry"/>
              <w:rPr>
                <w:noProof w:val="0"/>
                <w:sz w:val="16"/>
              </w:rPr>
            </w:pPr>
            <w:proofErr w:type="spellStart"/>
            <w:r w:rsidRPr="00977EA3">
              <w:rPr>
                <w:noProof w:val="0"/>
                <w:sz w:val="16"/>
              </w:rPr>
              <w:t>UserID</w:t>
            </w:r>
            <w:proofErr w:type="spellEnd"/>
          </w:p>
        </w:tc>
        <w:tc>
          <w:tcPr>
            <w:tcW w:w="630" w:type="dxa"/>
            <w:vAlign w:val="center"/>
          </w:tcPr>
          <w:p w14:paraId="38898B9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FBC5D06" w14:textId="77777777" w:rsidR="007A1F44" w:rsidRPr="00977EA3" w:rsidRDefault="007A1F44" w:rsidP="00971004">
            <w:pPr>
              <w:pStyle w:val="TableEntry"/>
              <w:rPr>
                <w:noProof w:val="0"/>
                <w:sz w:val="16"/>
              </w:rPr>
            </w:pPr>
            <w:r w:rsidRPr="00977EA3">
              <w:rPr>
                <w:noProof w:val="0"/>
                <w:sz w:val="16"/>
              </w:rPr>
              <w:t>identity of the human that initiated the transaction.</w:t>
            </w:r>
          </w:p>
        </w:tc>
      </w:tr>
      <w:tr w:rsidR="007A1F44" w:rsidRPr="00977EA3" w14:paraId="7F2487A8" w14:textId="77777777">
        <w:trPr>
          <w:cantSplit/>
        </w:trPr>
        <w:tc>
          <w:tcPr>
            <w:tcW w:w="1548" w:type="dxa"/>
            <w:vMerge/>
            <w:textDirection w:val="btLr"/>
            <w:vAlign w:val="center"/>
          </w:tcPr>
          <w:p w14:paraId="42381A4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541417" w14:textId="77777777" w:rsidR="007A1F44" w:rsidRPr="00977EA3" w:rsidRDefault="007A1F44" w:rsidP="00971004">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1D93A67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465596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4065DE0" w14:textId="77777777">
        <w:trPr>
          <w:cantSplit/>
        </w:trPr>
        <w:tc>
          <w:tcPr>
            <w:tcW w:w="1548" w:type="dxa"/>
            <w:vMerge/>
            <w:textDirection w:val="btLr"/>
            <w:vAlign w:val="center"/>
          </w:tcPr>
          <w:p w14:paraId="377528C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4AB0230"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4F7FAA6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FB814E4"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D84ECE0" w14:textId="77777777">
        <w:trPr>
          <w:cantSplit/>
        </w:trPr>
        <w:tc>
          <w:tcPr>
            <w:tcW w:w="1548" w:type="dxa"/>
            <w:vMerge/>
            <w:textDirection w:val="btLr"/>
            <w:vAlign w:val="center"/>
          </w:tcPr>
          <w:p w14:paraId="034C155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8DBA8F0"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3DECBC1B"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3DF93C2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416D715" w14:textId="77777777">
        <w:trPr>
          <w:cantSplit/>
        </w:trPr>
        <w:tc>
          <w:tcPr>
            <w:tcW w:w="1548" w:type="dxa"/>
            <w:vMerge/>
            <w:textDirection w:val="btLr"/>
            <w:vAlign w:val="center"/>
          </w:tcPr>
          <w:p w14:paraId="0F7FFEE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C62C03B"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337568E2" w14:textId="77777777" w:rsidR="007A1F44" w:rsidRPr="00977EA3" w:rsidRDefault="007A1F44" w:rsidP="00971004">
            <w:pPr>
              <w:pStyle w:val="TableEntry"/>
              <w:jc w:val="center"/>
              <w:rPr>
                <w:noProof w:val="0"/>
                <w:sz w:val="16"/>
              </w:rPr>
            </w:pPr>
            <w:r w:rsidRPr="00977EA3">
              <w:rPr>
                <w:noProof w:val="0"/>
                <w:sz w:val="16"/>
              </w:rPr>
              <w:t>U</w:t>
            </w:r>
          </w:p>
        </w:tc>
        <w:tc>
          <w:tcPr>
            <w:tcW w:w="4968" w:type="dxa"/>
            <w:vAlign w:val="center"/>
          </w:tcPr>
          <w:p w14:paraId="3A456A96" w14:textId="77777777" w:rsidR="007A1F44" w:rsidRPr="00977EA3" w:rsidRDefault="007A1F44" w:rsidP="00971004">
            <w:pPr>
              <w:pStyle w:val="TableEntry"/>
              <w:rPr>
                <w:noProof w:val="0"/>
                <w:sz w:val="16"/>
              </w:rPr>
            </w:pPr>
            <w:r w:rsidRPr="00977EA3">
              <w:rPr>
                <w:noProof w:val="0"/>
                <w:sz w:val="16"/>
              </w:rPr>
              <w:t>Access Control role(s) the user holds that allows this transaction.</w:t>
            </w:r>
          </w:p>
        </w:tc>
      </w:tr>
      <w:tr w:rsidR="00A726AB" w:rsidRPr="00977EA3" w14:paraId="52AB6AC2" w14:textId="77777777">
        <w:trPr>
          <w:cantSplit/>
        </w:trPr>
        <w:tc>
          <w:tcPr>
            <w:tcW w:w="1548" w:type="dxa"/>
            <w:vMerge/>
            <w:textDirection w:val="btLr"/>
            <w:vAlign w:val="center"/>
          </w:tcPr>
          <w:p w14:paraId="4B460B4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92AB984" w14:textId="77777777" w:rsidR="00A726AB" w:rsidRPr="00977EA3" w:rsidRDefault="00A726AB" w:rsidP="00A726AB">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571BF549" w14:textId="41E78AEE"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669DE6C8"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54ED5CC3" w14:textId="77777777" w:rsidTr="00D372D5">
        <w:trPr>
          <w:cantSplit/>
        </w:trPr>
        <w:tc>
          <w:tcPr>
            <w:tcW w:w="1548" w:type="dxa"/>
            <w:vMerge/>
            <w:textDirection w:val="btLr"/>
            <w:vAlign w:val="center"/>
          </w:tcPr>
          <w:p w14:paraId="152B8818"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210BE9C" w14:textId="77777777" w:rsidR="00A726AB" w:rsidRPr="00977EA3" w:rsidRDefault="00A726AB" w:rsidP="00A726AB">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176D41DD" w14:textId="6AC9A77F"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558470EF"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310C79CF"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3606717" w14:textId="77777777" w:rsidTr="00D372D5">
        <w:trPr>
          <w:cantSplit/>
        </w:trPr>
        <w:tc>
          <w:tcPr>
            <w:tcW w:w="1548" w:type="dxa"/>
            <w:vMerge w:val="restart"/>
          </w:tcPr>
          <w:p w14:paraId="46A9D34A" w14:textId="77777777" w:rsidR="007A1F44" w:rsidRPr="00977EA3" w:rsidRDefault="007A1F44" w:rsidP="00A53067">
            <w:pPr>
              <w:pStyle w:val="TableEntryHeader"/>
              <w:rPr>
                <w:noProof w:val="0"/>
              </w:rPr>
            </w:pPr>
            <w:r w:rsidRPr="00977EA3">
              <w:rPr>
                <w:noProof w:val="0"/>
              </w:rPr>
              <w:t>Destination</w:t>
            </w:r>
          </w:p>
          <w:p w14:paraId="7C1B9698" w14:textId="77777777" w:rsidR="007A1F44" w:rsidRPr="00977EA3" w:rsidRDefault="007A1F44" w:rsidP="00D372D5">
            <w:pPr>
              <w:pStyle w:val="TableEntry"/>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496D47D2" w14:textId="77777777" w:rsidR="007A1F44" w:rsidRPr="00977EA3" w:rsidRDefault="007A1F44" w:rsidP="00971004">
            <w:pPr>
              <w:pStyle w:val="TableEntry"/>
              <w:rPr>
                <w:noProof w:val="0"/>
                <w:sz w:val="16"/>
              </w:rPr>
            </w:pPr>
            <w:proofErr w:type="spellStart"/>
            <w:r w:rsidRPr="00977EA3">
              <w:rPr>
                <w:noProof w:val="0"/>
                <w:sz w:val="16"/>
              </w:rPr>
              <w:t>UserID</w:t>
            </w:r>
            <w:proofErr w:type="spellEnd"/>
          </w:p>
        </w:tc>
        <w:tc>
          <w:tcPr>
            <w:tcW w:w="630" w:type="dxa"/>
            <w:vAlign w:val="center"/>
          </w:tcPr>
          <w:p w14:paraId="00690DD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944E70B"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54307AA5" w14:textId="77777777">
        <w:trPr>
          <w:cantSplit/>
        </w:trPr>
        <w:tc>
          <w:tcPr>
            <w:tcW w:w="1548" w:type="dxa"/>
            <w:vMerge/>
            <w:textDirection w:val="btLr"/>
            <w:vAlign w:val="center"/>
          </w:tcPr>
          <w:p w14:paraId="645FBA4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779A589" w14:textId="77777777" w:rsidR="007A1F44" w:rsidRPr="00977EA3" w:rsidRDefault="007A1F44" w:rsidP="00971004">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20D042A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099B7E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A7D1774" w14:textId="77777777">
        <w:trPr>
          <w:cantSplit/>
        </w:trPr>
        <w:tc>
          <w:tcPr>
            <w:tcW w:w="1548" w:type="dxa"/>
            <w:vMerge/>
            <w:textDirection w:val="btLr"/>
            <w:vAlign w:val="center"/>
          </w:tcPr>
          <w:p w14:paraId="62DDFD7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515275"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3FD5545B"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611F8A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0E36DB8" w14:textId="77777777">
        <w:trPr>
          <w:cantSplit/>
        </w:trPr>
        <w:tc>
          <w:tcPr>
            <w:tcW w:w="1548" w:type="dxa"/>
            <w:vMerge/>
            <w:textDirection w:val="btLr"/>
            <w:vAlign w:val="center"/>
          </w:tcPr>
          <w:p w14:paraId="1BF98F7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00279CA" w14:textId="77777777" w:rsidR="007A1F44" w:rsidRPr="00977EA3" w:rsidRDefault="007A1F44" w:rsidP="00971004">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0A0709E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B12F23A"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22CF35B2" w14:textId="77777777">
        <w:trPr>
          <w:cantSplit/>
        </w:trPr>
        <w:tc>
          <w:tcPr>
            <w:tcW w:w="1548" w:type="dxa"/>
            <w:vMerge/>
            <w:textDirection w:val="btLr"/>
            <w:vAlign w:val="center"/>
          </w:tcPr>
          <w:p w14:paraId="1FF4ECB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22AA751"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096178B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B5FBC7E"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28B22FDA" w14:textId="77777777">
        <w:trPr>
          <w:cantSplit/>
        </w:trPr>
        <w:tc>
          <w:tcPr>
            <w:tcW w:w="1548" w:type="dxa"/>
            <w:vMerge/>
            <w:textDirection w:val="btLr"/>
            <w:vAlign w:val="center"/>
          </w:tcPr>
          <w:p w14:paraId="024BB45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D5192A5"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2D738A2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487CC37"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75F44C60" w14:textId="77777777" w:rsidTr="00D372D5">
        <w:trPr>
          <w:cantSplit/>
        </w:trPr>
        <w:tc>
          <w:tcPr>
            <w:tcW w:w="1548" w:type="dxa"/>
            <w:vMerge/>
            <w:textDirection w:val="btLr"/>
            <w:vAlign w:val="center"/>
          </w:tcPr>
          <w:p w14:paraId="56E277D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91B5A8D"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396DB3F5"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09D8496" w14:textId="77777777" w:rsidR="007A1F44" w:rsidRPr="00977EA3" w:rsidRDefault="007A1F44" w:rsidP="00971004">
            <w:pPr>
              <w:pStyle w:val="TableEntry"/>
              <w:rPr>
                <w:noProof w:val="0"/>
                <w:sz w:val="16"/>
              </w:rPr>
            </w:pPr>
            <w:r w:rsidRPr="00977EA3">
              <w:rPr>
                <w:noProof w:val="0"/>
                <w:sz w:val="16"/>
              </w:rPr>
              <w:t>the machine name or IP address.</w:t>
            </w:r>
          </w:p>
        </w:tc>
      </w:tr>
    </w:tbl>
    <w:p w14:paraId="3822EF91"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061AD14E" w14:textId="77777777">
        <w:trPr>
          <w:cantSplit/>
        </w:trPr>
        <w:tc>
          <w:tcPr>
            <w:tcW w:w="1728" w:type="dxa"/>
            <w:vMerge w:val="restart"/>
          </w:tcPr>
          <w:p w14:paraId="2F4D6EB6" w14:textId="77777777" w:rsidR="007A1F44" w:rsidRPr="00977EA3" w:rsidRDefault="007A1F44" w:rsidP="00A53067">
            <w:pPr>
              <w:pStyle w:val="TableEntryHeader"/>
              <w:rPr>
                <w:noProof w:val="0"/>
              </w:rPr>
            </w:pPr>
            <w:r w:rsidRPr="00977EA3">
              <w:rPr>
                <w:noProof w:val="0"/>
              </w:rPr>
              <w:t>Audit Source</w:t>
            </w:r>
          </w:p>
          <w:p w14:paraId="489CF836" w14:textId="77777777" w:rsidR="007A1F44" w:rsidRPr="00977EA3" w:rsidRDefault="007A1F44" w:rsidP="00D372D5">
            <w:pPr>
              <w:pStyle w:val="TableEntry"/>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48EAFD05" w14:textId="77777777" w:rsidR="007A1F44" w:rsidRPr="00977EA3" w:rsidRDefault="007A1F44" w:rsidP="00971004">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79F974A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1FCB0E2"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14D86D8" w14:textId="77777777">
        <w:trPr>
          <w:cantSplit/>
        </w:trPr>
        <w:tc>
          <w:tcPr>
            <w:tcW w:w="1728" w:type="dxa"/>
            <w:vMerge/>
            <w:textDirection w:val="btLr"/>
            <w:vAlign w:val="center"/>
          </w:tcPr>
          <w:p w14:paraId="4DDC52E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1865899E" w14:textId="77777777" w:rsidR="007A1F44" w:rsidRPr="00977EA3" w:rsidRDefault="007A1F44" w:rsidP="00971004">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0A5D252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266155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53A7A78D" w14:textId="77777777">
        <w:trPr>
          <w:cantSplit/>
        </w:trPr>
        <w:tc>
          <w:tcPr>
            <w:tcW w:w="1728" w:type="dxa"/>
            <w:vMerge/>
            <w:textDirection w:val="btLr"/>
            <w:vAlign w:val="center"/>
          </w:tcPr>
          <w:p w14:paraId="663AD6F2"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7A54F0E1" w14:textId="77777777" w:rsidR="007A1F44" w:rsidRPr="00977EA3" w:rsidRDefault="007A1F44" w:rsidP="00971004">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27A9E85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423994"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61D39C52"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631ABBB" w14:textId="77777777" w:rsidTr="00ED4370">
        <w:trPr>
          <w:cantSplit/>
        </w:trPr>
        <w:tc>
          <w:tcPr>
            <w:tcW w:w="1548" w:type="dxa"/>
            <w:vMerge w:val="restart"/>
          </w:tcPr>
          <w:p w14:paraId="0E20D64D" w14:textId="77777777" w:rsidR="007A1F44" w:rsidRPr="00977EA3" w:rsidRDefault="007A1F44" w:rsidP="00A53067">
            <w:pPr>
              <w:pStyle w:val="TableEntryHeader"/>
              <w:rPr>
                <w:noProof w:val="0"/>
              </w:rPr>
            </w:pPr>
            <w:r w:rsidRPr="00977EA3">
              <w:rPr>
                <w:noProof w:val="0"/>
              </w:rPr>
              <w:t>Patient</w:t>
            </w:r>
          </w:p>
          <w:p w14:paraId="1CC9F9A7" w14:textId="77777777" w:rsidR="007A1F44" w:rsidRPr="00977EA3" w:rsidRDefault="007A1F44" w:rsidP="00D372D5">
            <w:pPr>
              <w:pStyle w:val="TableEntry"/>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0B7B3F8E"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1241F3C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73277FC"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4CA0386B" w14:textId="77777777" w:rsidTr="00ED4370">
        <w:trPr>
          <w:cantSplit/>
        </w:trPr>
        <w:tc>
          <w:tcPr>
            <w:tcW w:w="1548" w:type="dxa"/>
            <w:vMerge/>
            <w:vAlign w:val="center"/>
          </w:tcPr>
          <w:p w14:paraId="2A95ECB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4A702C5"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262214B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480649B"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63BAACA7" w14:textId="77777777" w:rsidTr="00ED4370">
        <w:trPr>
          <w:cantSplit/>
        </w:trPr>
        <w:tc>
          <w:tcPr>
            <w:tcW w:w="1548" w:type="dxa"/>
            <w:vMerge/>
            <w:vAlign w:val="center"/>
          </w:tcPr>
          <w:p w14:paraId="39A13DD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CEE45B"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111B632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2B8B9BF"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E2A5BA9" w14:textId="77777777" w:rsidTr="00ED4370">
        <w:trPr>
          <w:cantSplit/>
        </w:trPr>
        <w:tc>
          <w:tcPr>
            <w:tcW w:w="1548" w:type="dxa"/>
            <w:vMerge/>
            <w:vAlign w:val="center"/>
          </w:tcPr>
          <w:p w14:paraId="0B7E5B7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9877AB6" w14:textId="77777777" w:rsidR="007A1F44" w:rsidRPr="00977EA3" w:rsidRDefault="007A1F44" w:rsidP="00971004">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2D7B5E7A"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70E4374C"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2BCA912" w14:textId="77777777" w:rsidTr="00ED4370">
        <w:trPr>
          <w:cantSplit/>
        </w:trPr>
        <w:tc>
          <w:tcPr>
            <w:tcW w:w="1548" w:type="dxa"/>
            <w:vMerge/>
            <w:vAlign w:val="center"/>
          </w:tcPr>
          <w:p w14:paraId="3A0B68B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2BE0EB9"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3047B6E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40CB1B"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D52961D" w14:textId="77777777" w:rsidTr="00ED4370">
        <w:trPr>
          <w:cantSplit/>
        </w:trPr>
        <w:tc>
          <w:tcPr>
            <w:tcW w:w="1548" w:type="dxa"/>
            <w:vMerge/>
            <w:vAlign w:val="center"/>
          </w:tcPr>
          <w:p w14:paraId="0AAEDE5A"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7194C8C2"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73E69ECD"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71672710" w14:textId="552BA793"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0776DF" w:rsidRPr="00977EA3">
              <w:rPr>
                <w:noProof w:val="0"/>
                <w:sz w:val="16"/>
              </w:rPr>
              <w:t>A</w:t>
            </w:r>
            <w:r w:rsidRPr="00977EA3">
              <w:rPr>
                <w:noProof w:val="0"/>
                <w:sz w:val="16"/>
              </w:rPr>
              <w:t>ppendix E).</w:t>
            </w:r>
          </w:p>
        </w:tc>
      </w:tr>
      <w:tr w:rsidR="007A1F44" w:rsidRPr="00977EA3" w14:paraId="7BCDC2B6" w14:textId="77777777" w:rsidTr="00ED4370">
        <w:trPr>
          <w:cantSplit/>
        </w:trPr>
        <w:tc>
          <w:tcPr>
            <w:tcW w:w="1548" w:type="dxa"/>
            <w:vMerge/>
            <w:vAlign w:val="center"/>
          </w:tcPr>
          <w:p w14:paraId="04558F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16B5D73"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6EECE85B"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19AD44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D9FA2C6" w14:textId="77777777" w:rsidTr="00ED4370">
        <w:trPr>
          <w:cantSplit/>
        </w:trPr>
        <w:tc>
          <w:tcPr>
            <w:tcW w:w="1548" w:type="dxa"/>
            <w:vMerge/>
            <w:vAlign w:val="center"/>
          </w:tcPr>
          <w:p w14:paraId="1FB3BF0C"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DB4FDCF"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3379CED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3018D8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765EB44" w14:textId="77777777" w:rsidTr="00ED4370">
        <w:trPr>
          <w:cantSplit/>
        </w:trPr>
        <w:tc>
          <w:tcPr>
            <w:tcW w:w="1548" w:type="dxa"/>
            <w:vMerge/>
            <w:vAlign w:val="center"/>
          </w:tcPr>
          <w:p w14:paraId="0034764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A93370" w14:textId="77777777" w:rsidR="007A1F44" w:rsidRPr="00977EA3" w:rsidRDefault="007A1F44" w:rsidP="0097100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312746C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D20DBD" w14:textId="77777777" w:rsidR="007A1F44" w:rsidRPr="00977EA3" w:rsidRDefault="007A1F44" w:rsidP="00971004">
            <w:pPr>
              <w:pStyle w:val="TableEntry"/>
              <w:rPr>
                <w:noProof w:val="0"/>
                <w:sz w:val="16"/>
              </w:rPr>
            </w:pPr>
            <w:r w:rsidRPr="00977EA3">
              <w:rPr>
                <w:i/>
                <w:iCs/>
                <w:noProof w:val="0"/>
                <w:sz w:val="16"/>
              </w:rPr>
              <w:t>not specialized</w:t>
            </w:r>
          </w:p>
        </w:tc>
      </w:tr>
    </w:tbl>
    <w:p w14:paraId="34F31808" w14:textId="77777777" w:rsidR="00154060" w:rsidRPr="00977EA3" w:rsidRDefault="00154060"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8DCC99D" w14:textId="77777777" w:rsidTr="00D372D5">
        <w:trPr>
          <w:cantSplit/>
        </w:trPr>
        <w:tc>
          <w:tcPr>
            <w:tcW w:w="1548" w:type="dxa"/>
            <w:vMerge w:val="restart"/>
          </w:tcPr>
          <w:p w14:paraId="6CEDB695" w14:textId="77777777" w:rsidR="007A1F44" w:rsidRPr="00977EA3" w:rsidRDefault="007A1F44" w:rsidP="00A53067">
            <w:pPr>
              <w:pStyle w:val="TableEntryHeader"/>
              <w:rPr>
                <w:noProof w:val="0"/>
              </w:rPr>
            </w:pPr>
            <w:r w:rsidRPr="00977EA3">
              <w:rPr>
                <w:noProof w:val="0"/>
              </w:rPr>
              <w:t>Query Parameters</w:t>
            </w:r>
          </w:p>
          <w:p w14:paraId="76825D80" w14:textId="77777777" w:rsidR="007A1F44" w:rsidRPr="00977EA3" w:rsidRDefault="007A1F44" w:rsidP="00D372D5">
            <w:pPr>
              <w:pStyle w:val="TableEntry"/>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0249DC95"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669FF4F4"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18510A8"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5B786303" w14:textId="77777777">
        <w:trPr>
          <w:cantSplit/>
        </w:trPr>
        <w:tc>
          <w:tcPr>
            <w:tcW w:w="1548" w:type="dxa"/>
            <w:vMerge/>
            <w:vAlign w:val="center"/>
          </w:tcPr>
          <w:p w14:paraId="192F319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28DAE51"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50653211"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53E8B71"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021A4EF6" w14:textId="77777777">
        <w:trPr>
          <w:cantSplit/>
        </w:trPr>
        <w:tc>
          <w:tcPr>
            <w:tcW w:w="1548" w:type="dxa"/>
            <w:vMerge/>
            <w:vAlign w:val="center"/>
          </w:tcPr>
          <w:p w14:paraId="347B58A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B060F4E"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32862C7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064479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E63AF6" w14:paraId="5BCC8C51" w14:textId="77777777">
        <w:trPr>
          <w:cantSplit/>
        </w:trPr>
        <w:tc>
          <w:tcPr>
            <w:tcW w:w="1548" w:type="dxa"/>
            <w:vMerge/>
            <w:vAlign w:val="center"/>
          </w:tcPr>
          <w:p w14:paraId="4653D93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C095AF" w14:textId="77777777" w:rsidR="007A1F44" w:rsidRPr="00977EA3" w:rsidRDefault="007A1F44" w:rsidP="00971004">
            <w:pPr>
              <w:pStyle w:val="TableEntry"/>
              <w:rPr>
                <w:noProof w:val="0"/>
                <w:sz w:val="16"/>
              </w:rPr>
            </w:pPr>
            <w:proofErr w:type="spellStart"/>
            <w:r w:rsidRPr="00977EA3">
              <w:rPr>
                <w:noProof w:val="0"/>
                <w:sz w:val="16"/>
              </w:rPr>
              <w:t>ParticipantObjectIDTypeCode</w:t>
            </w:r>
            <w:proofErr w:type="spellEnd"/>
          </w:p>
        </w:tc>
        <w:tc>
          <w:tcPr>
            <w:tcW w:w="630" w:type="dxa"/>
            <w:vAlign w:val="center"/>
          </w:tcPr>
          <w:p w14:paraId="0C3B136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162F136" w14:textId="77777777" w:rsidR="007A1F44" w:rsidRPr="00E63AF6" w:rsidRDefault="007A1F44" w:rsidP="00971004">
            <w:pPr>
              <w:pStyle w:val="TableEntry"/>
              <w:rPr>
                <w:noProof w:val="0"/>
                <w:sz w:val="16"/>
                <w:lang w:val="fr-FR"/>
                <w:rPrChange w:id="2662" w:author="Gregorio Canal" w:date="2019-05-22T14:54:00Z">
                  <w:rPr>
                    <w:noProof w:val="0"/>
                    <w:sz w:val="16"/>
                  </w:rPr>
                </w:rPrChange>
              </w:rPr>
            </w:pPr>
            <w:r w:rsidRPr="00E63AF6">
              <w:rPr>
                <w:noProof w:val="0"/>
                <w:sz w:val="16"/>
                <w:lang w:val="fr-FR"/>
                <w:rPrChange w:id="2663" w:author="Gregorio Canal" w:date="2019-05-22T14:54:00Z">
                  <w:rPr>
                    <w:noProof w:val="0"/>
                    <w:sz w:val="16"/>
                  </w:rPr>
                </w:rPrChange>
              </w:rPr>
              <w:t xml:space="preserve">EV(“ITI-45”, “IHE Transactions”, “PIX </w:t>
            </w:r>
            <w:proofErr w:type="spellStart"/>
            <w:r w:rsidRPr="00E63AF6">
              <w:rPr>
                <w:noProof w:val="0"/>
                <w:sz w:val="16"/>
                <w:lang w:val="fr-FR"/>
                <w:rPrChange w:id="2664" w:author="Gregorio Canal" w:date="2019-05-22T14:54:00Z">
                  <w:rPr>
                    <w:noProof w:val="0"/>
                    <w:sz w:val="16"/>
                  </w:rPr>
                </w:rPrChange>
              </w:rPr>
              <w:t>Query</w:t>
            </w:r>
            <w:proofErr w:type="spellEnd"/>
            <w:r w:rsidRPr="00E63AF6">
              <w:rPr>
                <w:noProof w:val="0"/>
                <w:sz w:val="16"/>
                <w:lang w:val="fr-FR"/>
                <w:rPrChange w:id="2665" w:author="Gregorio Canal" w:date="2019-05-22T14:54:00Z">
                  <w:rPr>
                    <w:noProof w:val="0"/>
                    <w:sz w:val="16"/>
                  </w:rPr>
                </w:rPrChange>
              </w:rPr>
              <w:t>”)</w:t>
            </w:r>
          </w:p>
        </w:tc>
      </w:tr>
      <w:tr w:rsidR="007A1F44" w:rsidRPr="00977EA3" w14:paraId="00F74D04" w14:textId="77777777">
        <w:trPr>
          <w:cantSplit/>
        </w:trPr>
        <w:tc>
          <w:tcPr>
            <w:tcW w:w="1548" w:type="dxa"/>
            <w:vMerge/>
            <w:vAlign w:val="center"/>
          </w:tcPr>
          <w:p w14:paraId="512FE840" w14:textId="77777777" w:rsidR="007A1F44" w:rsidRPr="00E63AF6" w:rsidRDefault="007A1F44" w:rsidP="00971004">
            <w:pPr>
              <w:pStyle w:val="TableLabel"/>
              <w:rPr>
                <w:rFonts w:ascii="Times New Roman" w:hAnsi="Times New Roman"/>
                <w:noProof w:val="0"/>
                <w:sz w:val="16"/>
                <w:lang w:val="fr-FR"/>
                <w:rPrChange w:id="2666" w:author="Gregorio Canal" w:date="2019-05-22T14:54:00Z">
                  <w:rPr>
                    <w:rFonts w:ascii="Times New Roman" w:hAnsi="Times New Roman"/>
                    <w:noProof w:val="0"/>
                    <w:sz w:val="16"/>
                  </w:rPr>
                </w:rPrChange>
              </w:rPr>
            </w:pPr>
          </w:p>
        </w:tc>
        <w:tc>
          <w:tcPr>
            <w:tcW w:w="2520" w:type="dxa"/>
            <w:vAlign w:val="center"/>
          </w:tcPr>
          <w:p w14:paraId="35EDBD83"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7C8C116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484427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B58084A" w14:textId="77777777">
        <w:trPr>
          <w:cantSplit/>
        </w:trPr>
        <w:tc>
          <w:tcPr>
            <w:tcW w:w="1548" w:type="dxa"/>
            <w:vMerge/>
            <w:vAlign w:val="center"/>
          </w:tcPr>
          <w:p w14:paraId="2A524E3F"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2909EC8" w14:textId="77777777" w:rsidR="007A1F44" w:rsidRPr="00977EA3" w:rsidRDefault="007A1F44" w:rsidP="003E066E">
            <w:pPr>
              <w:pStyle w:val="TableEntry"/>
              <w:rPr>
                <w:i/>
                <w:iCs/>
                <w:noProof w:val="0"/>
                <w:sz w:val="16"/>
              </w:rPr>
            </w:pPr>
            <w:proofErr w:type="spellStart"/>
            <w:r w:rsidRPr="00977EA3">
              <w:rPr>
                <w:i/>
                <w:iCs/>
                <w:noProof w:val="0"/>
                <w:sz w:val="16"/>
              </w:rPr>
              <w:t>ParticipantObjectID</w:t>
            </w:r>
            <w:proofErr w:type="spellEnd"/>
          </w:p>
        </w:tc>
        <w:tc>
          <w:tcPr>
            <w:tcW w:w="630" w:type="dxa"/>
            <w:vAlign w:val="center"/>
          </w:tcPr>
          <w:p w14:paraId="7128201A"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2B648BE8"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E5706B6" w14:textId="77777777">
        <w:trPr>
          <w:cantSplit/>
        </w:trPr>
        <w:tc>
          <w:tcPr>
            <w:tcW w:w="1548" w:type="dxa"/>
            <w:vMerge/>
            <w:vAlign w:val="center"/>
          </w:tcPr>
          <w:p w14:paraId="0B42E3E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02D4F9D" w14:textId="77777777" w:rsidR="007A1F44" w:rsidRPr="00977EA3" w:rsidRDefault="007A1F44" w:rsidP="003E066E">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0553ECD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FB1AD6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91101D8" w14:textId="77777777">
        <w:trPr>
          <w:cantSplit/>
        </w:trPr>
        <w:tc>
          <w:tcPr>
            <w:tcW w:w="1548" w:type="dxa"/>
            <w:vMerge/>
            <w:vAlign w:val="center"/>
          </w:tcPr>
          <w:p w14:paraId="4BA96555"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CA15954" w14:textId="77777777" w:rsidR="007A1F44" w:rsidRPr="00977EA3" w:rsidRDefault="007A1F44" w:rsidP="003E066E">
            <w:pPr>
              <w:pStyle w:val="TableEntry"/>
              <w:rPr>
                <w:noProof w:val="0"/>
                <w:sz w:val="16"/>
              </w:rPr>
            </w:pPr>
            <w:proofErr w:type="spellStart"/>
            <w:r w:rsidRPr="00977EA3">
              <w:rPr>
                <w:noProof w:val="0"/>
                <w:sz w:val="16"/>
              </w:rPr>
              <w:t>ParticipantObjectQuery</w:t>
            </w:r>
            <w:proofErr w:type="spellEnd"/>
          </w:p>
        </w:tc>
        <w:tc>
          <w:tcPr>
            <w:tcW w:w="630" w:type="dxa"/>
            <w:vAlign w:val="center"/>
          </w:tcPr>
          <w:p w14:paraId="14ECB121"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753E8A6" w14:textId="77777777" w:rsidR="007A1F44" w:rsidRPr="00977EA3" w:rsidRDefault="007A1F44" w:rsidP="00971004">
            <w:pPr>
              <w:pStyle w:val="TableEntry"/>
              <w:rPr>
                <w:iCs/>
                <w:noProof w:val="0"/>
                <w:sz w:val="16"/>
              </w:rPr>
            </w:pPr>
            <w:r w:rsidRPr="00977EA3">
              <w:rPr>
                <w:noProof w:val="0"/>
                <w:sz w:val="16"/>
              </w:rPr>
              <w:t xml:space="preserve">the </w:t>
            </w:r>
            <w:proofErr w:type="spellStart"/>
            <w:r w:rsidRPr="00977EA3">
              <w:rPr>
                <w:noProof w:val="0"/>
                <w:sz w:val="16"/>
              </w:rPr>
              <w:t>QueryByParameter</w:t>
            </w:r>
            <w:proofErr w:type="spellEnd"/>
            <w:r w:rsidRPr="00977EA3">
              <w:rPr>
                <w:noProof w:val="0"/>
                <w:sz w:val="16"/>
              </w:rPr>
              <w:t xml:space="preserve"> segment of the query, base64 encoded</w:t>
            </w:r>
          </w:p>
        </w:tc>
      </w:tr>
      <w:tr w:rsidR="007A1F44" w:rsidRPr="00977EA3" w14:paraId="383B11A2" w14:textId="77777777">
        <w:trPr>
          <w:cantSplit/>
        </w:trPr>
        <w:tc>
          <w:tcPr>
            <w:tcW w:w="1548" w:type="dxa"/>
            <w:vMerge/>
            <w:vAlign w:val="center"/>
          </w:tcPr>
          <w:p w14:paraId="2C8097A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C45E55C" w14:textId="77777777" w:rsidR="007A1F44" w:rsidRPr="00977EA3" w:rsidRDefault="007A1F44" w:rsidP="0097100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007CED84" w14:textId="77777777" w:rsidR="007A1F44" w:rsidRPr="00977EA3" w:rsidRDefault="007A1F44" w:rsidP="003E066E">
            <w:pPr>
              <w:pStyle w:val="TableEntry"/>
              <w:jc w:val="center"/>
              <w:rPr>
                <w:i/>
                <w:iCs/>
                <w:noProof w:val="0"/>
                <w:sz w:val="16"/>
              </w:rPr>
            </w:pPr>
            <w:r w:rsidRPr="00977EA3">
              <w:rPr>
                <w:i/>
                <w:iCs/>
                <w:noProof w:val="0"/>
                <w:sz w:val="16"/>
              </w:rPr>
              <w:t>U</w:t>
            </w:r>
          </w:p>
        </w:tc>
        <w:tc>
          <w:tcPr>
            <w:tcW w:w="4968" w:type="dxa"/>
            <w:vAlign w:val="center"/>
          </w:tcPr>
          <w:p w14:paraId="53B0946E" w14:textId="77777777" w:rsidR="007A1F44" w:rsidRPr="00977EA3" w:rsidRDefault="007A1F44" w:rsidP="003E066E">
            <w:pPr>
              <w:pStyle w:val="TableEntry"/>
              <w:rPr>
                <w:i/>
                <w:iCs/>
                <w:noProof w:val="0"/>
                <w:sz w:val="16"/>
              </w:rPr>
            </w:pPr>
            <w:r w:rsidRPr="00977EA3">
              <w:rPr>
                <w:i/>
                <w:iCs/>
                <w:noProof w:val="0"/>
                <w:sz w:val="16"/>
              </w:rPr>
              <w:t>not specialized</w:t>
            </w:r>
          </w:p>
        </w:tc>
      </w:tr>
    </w:tbl>
    <w:p w14:paraId="4417D646" w14:textId="1244FBFC" w:rsidR="00A5495B" w:rsidRDefault="00A5495B" w:rsidP="00A5495B">
      <w:pPr>
        <w:pStyle w:val="Corpotesto"/>
      </w:pPr>
    </w:p>
    <w:p w14:paraId="7B839D7A" w14:textId="77777777" w:rsidR="00A5495B" w:rsidRDefault="00A5495B" w:rsidP="00ED4370">
      <w:pPr>
        <w:pStyle w:val="Corpotesto"/>
      </w:pPr>
    </w:p>
    <w:p w14:paraId="4D2058B4" w14:textId="6C7448C0" w:rsidR="007A1F44" w:rsidRPr="00977EA3" w:rsidRDefault="007A1F44" w:rsidP="00971004">
      <w:pPr>
        <w:pStyle w:val="Titolo5"/>
        <w:tabs>
          <w:tab w:val="clear" w:pos="432"/>
          <w:tab w:val="clear" w:pos="2160"/>
          <w:tab w:val="clear" w:pos="2880"/>
          <w:tab w:val="clear" w:pos="3600"/>
          <w:tab w:val="clear" w:pos="4320"/>
        </w:tabs>
        <w:rPr>
          <w:noProof w:val="0"/>
        </w:rPr>
      </w:pPr>
      <w:r w:rsidRPr="00977EA3">
        <w:rPr>
          <w:noProof w:val="0"/>
        </w:rPr>
        <w:t>3.45.5.1.2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F5B28FC" w14:textId="77777777" w:rsidTr="00D372D5">
        <w:trPr>
          <w:cantSplit/>
        </w:trPr>
        <w:tc>
          <w:tcPr>
            <w:tcW w:w="1458" w:type="dxa"/>
            <w:textDirection w:val="btLr"/>
            <w:vAlign w:val="center"/>
          </w:tcPr>
          <w:p w14:paraId="6CF7DDF6" w14:textId="77777777" w:rsidR="007A1F44" w:rsidRPr="00977EA3" w:rsidRDefault="007A1F44" w:rsidP="00D372D5">
            <w:pPr>
              <w:pStyle w:val="TableEntry"/>
              <w:rPr>
                <w:noProof w:val="0"/>
              </w:rPr>
            </w:pPr>
          </w:p>
        </w:tc>
        <w:tc>
          <w:tcPr>
            <w:tcW w:w="2610" w:type="dxa"/>
            <w:vAlign w:val="center"/>
          </w:tcPr>
          <w:p w14:paraId="7C0B07C5"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4E3615DD" w14:textId="77777777" w:rsidR="007A1F44" w:rsidRPr="00977EA3" w:rsidRDefault="007A1F44" w:rsidP="00D372D5">
            <w:pPr>
              <w:pStyle w:val="TableEntry"/>
              <w:rPr>
                <w:bCs/>
                <w:noProof w:val="0"/>
              </w:rPr>
            </w:pPr>
            <w:proofErr w:type="spellStart"/>
            <w:r w:rsidRPr="00977EA3">
              <w:rPr>
                <w:bCs/>
                <w:noProof w:val="0"/>
              </w:rPr>
              <w:t>Opt</w:t>
            </w:r>
            <w:proofErr w:type="spellEnd"/>
          </w:p>
        </w:tc>
        <w:tc>
          <w:tcPr>
            <w:tcW w:w="4878" w:type="dxa"/>
            <w:vAlign w:val="center"/>
          </w:tcPr>
          <w:p w14:paraId="0BF19E86"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1DB1A963" w14:textId="77777777" w:rsidTr="00D372D5">
        <w:trPr>
          <w:cantSplit/>
        </w:trPr>
        <w:tc>
          <w:tcPr>
            <w:tcW w:w="1458" w:type="dxa"/>
            <w:vMerge w:val="restart"/>
          </w:tcPr>
          <w:p w14:paraId="77402F20" w14:textId="77777777" w:rsidR="007A1F44" w:rsidRPr="00977EA3" w:rsidRDefault="007A1F44" w:rsidP="003462A5">
            <w:pPr>
              <w:pStyle w:val="TableEntryHeader"/>
              <w:rPr>
                <w:noProof w:val="0"/>
              </w:rPr>
            </w:pPr>
            <w:r w:rsidRPr="00977EA3">
              <w:rPr>
                <w:noProof w:val="0"/>
              </w:rPr>
              <w:t>Event</w:t>
            </w:r>
          </w:p>
          <w:p w14:paraId="745CC7D2"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266AC464" w14:textId="77777777" w:rsidR="007A1F44" w:rsidRPr="00977EA3" w:rsidRDefault="007A1F44" w:rsidP="00971004">
            <w:pPr>
              <w:pStyle w:val="TableEntry"/>
              <w:rPr>
                <w:noProof w:val="0"/>
                <w:sz w:val="16"/>
              </w:rPr>
            </w:pPr>
            <w:proofErr w:type="spellStart"/>
            <w:r w:rsidRPr="00977EA3">
              <w:rPr>
                <w:noProof w:val="0"/>
                <w:sz w:val="16"/>
              </w:rPr>
              <w:t>EventID</w:t>
            </w:r>
            <w:proofErr w:type="spellEnd"/>
          </w:p>
        </w:tc>
        <w:tc>
          <w:tcPr>
            <w:tcW w:w="720" w:type="dxa"/>
            <w:vAlign w:val="center"/>
          </w:tcPr>
          <w:p w14:paraId="68FD08F7"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4E4DE75D"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545A792A" w14:textId="77777777">
        <w:trPr>
          <w:cantSplit/>
        </w:trPr>
        <w:tc>
          <w:tcPr>
            <w:tcW w:w="1458" w:type="dxa"/>
            <w:vMerge/>
            <w:vAlign w:val="center"/>
          </w:tcPr>
          <w:p w14:paraId="43BC0332"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ED372E7" w14:textId="77777777" w:rsidR="007A1F44" w:rsidRPr="00977EA3" w:rsidRDefault="007A1F44" w:rsidP="00971004">
            <w:pPr>
              <w:pStyle w:val="TableEntry"/>
              <w:rPr>
                <w:noProof w:val="0"/>
                <w:sz w:val="16"/>
              </w:rPr>
            </w:pPr>
            <w:proofErr w:type="spellStart"/>
            <w:r w:rsidRPr="00977EA3">
              <w:rPr>
                <w:noProof w:val="0"/>
                <w:sz w:val="16"/>
              </w:rPr>
              <w:t>EventActionCode</w:t>
            </w:r>
            <w:proofErr w:type="spellEnd"/>
          </w:p>
        </w:tc>
        <w:tc>
          <w:tcPr>
            <w:tcW w:w="720" w:type="dxa"/>
            <w:vAlign w:val="center"/>
          </w:tcPr>
          <w:p w14:paraId="30EBC450"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5FD6F3F9"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5FE4198A" w14:textId="77777777">
        <w:trPr>
          <w:cantSplit/>
        </w:trPr>
        <w:tc>
          <w:tcPr>
            <w:tcW w:w="1458" w:type="dxa"/>
            <w:vMerge/>
            <w:vAlign w:val="center"/>
          </w:tcPr>
          <w:p w14:paraId="2DE714B4"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5120C11" w14:textId="77777777" w:rsidR="007A1F44" w:rsidRPr="00977EA3" w:rsidRDefault="007A1F44" w:rsidP="00971004">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7065B75F"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0938B77E"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C7668A6" w14:textId="77777777">
        <w:trPr>
          <w:cantSplit/>
        </w:trPr>
        <w:tc>
          <w:tcPr>
            <w:tcW w:w="1458" w:type="dxa"/>
            <w:vMerge/>
            <w:vAlign w:val="center"/>
          </w:tcPr>
          <w:p w14:paraId="4CB4A8E3"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9BFD991" w14:textId="77777777" w:rsidR="007A1F44" w:rsidRPr="00977EA3" w:rsidRDefault="007A1F44" w:rsidP="00971004">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600A65FE"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09F7A4B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E63AF6" w14:paraId="12C6220E" w14:textId="77777777">
        <w:trPr>
          <w:cantSplit/>
        </w:trPr>
        <w:tc>
          <w:tcPr>
            <w:tcW w:w="1458" w:type="dxa"/>
            <w:vMerge/>
            <w:vAlign w:val="center"/>
          </w:tcPr>
          <w:p w14:paraId="6599B1A5"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54410532" w14:textId="77777777" w:rsidR="007A1F44" w:rsidRPr="00977EA3" w:rsidRDefault="007A1F44" w:rsidP="00971004">
            <w:pPr>
              <w:pStyle w:val="TableEntry"/>
              <w:rPr>
                <w:noProof w:val="0"/>
                <w:sz w:val="16"/>
              </w:rPr>
            </w:pPr>
            <w:proofErr w:type="spellStart"/>
            <w:r w:rsidRPr="00977EA3">
              <w:rPr>
                <w:noProof w:val="0"/>
                <w:sz w:val="16"/>
              </w:rPr>
              <w:t>EventTypeCode</w:t>
            </w:r>
            <w:proofErr w:type="spellEnd"/>
          </w:p>
        </w:tc>
        <w:tc>
          <w:tcPr>
            <w:tcW w:w="720" w:type="dxa"/>
            <w:vAlign w:val="center"/>
          </w:tcPr>
          <w:p w14:paraId="5D712B79"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99DB8C4" w14:textId="77777777" w:rsidR="007A1F44" w:rsidRPr="00E63AF6" w:rsidRDefault="007A1F44" w:rsidP="00971004">
            <w:pPr>
              <w:pStyle w:val="TableEntry"/>
              <w:rPr>
                <w:noProof w:val="0"/>
                <w:sz w:val="16"/>
                <w:lang w:val="fr-FR"/>
                <w:rPrChange w:id="2667" w:author="Gregorio Canal" w:date="2019-05-22T14:54:00Z">
                  <w:rPr>
                    <w:noProof w:val="0"/>
                    <w:sz w:val="16"/>
                  </w:rPr>
                </w:rPrChange>
              </w:rPr>
            </w:pPr>
            <w:r w:rsidRPr="00E63AF6">
              <w:rPr>
                <w:noProof w:val="0"/>
                <w:sz w:val="16"/>
                <w:lang w:val="fr-FR"/>
                <w:rPrChange w:id="2668" w:author="Gregorio Canal" w:date="2019-05-22T14:54:00Z">
                  <w:rPr>
                    <w:noProof w:val="0"/>
                    <w:sz w:val="16"/>
                  </w:rPr>
                </w:rPrChange>
              </w:rPr>
              <w:t xml:space="preserve">EV(“ITI-45”, “IHE Transactions”, “PIX </w:t>
            </w:r>
            <w:proofErr w:type="spellStart"/>
            <w:r w:rsidRPr="00E63AF6">
              <w:rPr>
                <w:noProof w:val="0"/>
                <w:sz w:val="16"/>
                <w:lang w:val="fr-FR"/>
                <w:rPrChange w:id="2669" w:author="Gregorio Canal" w:date="2019-05-22T14:54:00Z">
                  <w:rPr>
                    <w:noProof w:val="0"/>
                    <w:sz w:val="16"/>
                  </w:rPr>
                </w:rPrChange>
              </w:rPr>
              <w:t>Query</w:t>
            </w:r>
            <w:proofErr w:type="spellEnd"/>
            <w:r w:rsidRPr="00E63AF6">
              <w:rPr>
                <w:noProof w:val="0"/>
                <w:sz w:val="16"/>
                <w:lang w:val="fr-FR"/>
                <w:rPrChange w:id="2670" w:author="Gregorio Canal" w:date="2019-05-22T14:54:00Z">
                  <w:rPr>
                    <w:noProof w:val="0"/>
                    <w:sz w:val="16"/>
                  </w:rPr>
                </w:rPrChange>
              </w:rPr>
              <w:t>”)</w:t>
            </w:r>
          </w:p>
        </w:tc>
      </w:tr>
      <w:tr w:rsidR="007A1F44" w:rsidRPr="00977EA3" w14:paraId="0491F2B2" w14:textId="77777777">
        <w:trPr>
          <w:cantSplit/>
        </w:trPr>
        <w:tc>
          <w:tcPr>
            <w:tcW w:w="9666" w:type="dxa"/>
            <w:gridSpan w:val="4"/>
          </w:tcPr>
          <w:p w14:paraId="5615274F" w14:textId="77777777" w:rsidR="007A1F44" w:rsidRPr="00977EA3" w:rsidRDefault="007A1F44" w:rsidP="003462A5">
            <w:pPr>
              <w:pStyle w:val="TableEntry"/>
              <w:rPr>
                <w:noProof w:val="0"/>
              </w:rPr>
            </w:pPr>
            <w:r w:rsidRPr="00977EA3">
              <w:rPr>
                <w:noProof w:val="0"/>
              </w:rPr>
              <w:t>Source (Patient Identifier Cross-reference Manager) (1)</w:t>
            </w:r>
          </w:p>
        </w:tc>
      </w:tr>
      <w:tr w:rsidR="007A1F44" w:rsidRPr="00977EA3" w14:paraId="34629E71" w14:textId="77777777">
        <w:trPr>
          <w:cantSplit/>
        </w:trPr>
        <w:tc>
          <w:tcPr>
            <w:tcW w:w="9666" w:type="dxa"/>
            <w:gridSpan w:val="4"/>
          </w:tcPr>
          <w:p w14:paraId="6E1846D7" w14:textId="77777777" w:rsidR="007A1F44" w:rsidRPr="00977EA3" w:rsidRDefault="007A1F44" w:rsidP="003462A5">
            <w:pPr>
              <w:pStyle w:val="TableEntry"/>
              <w:rPr>
                <w:noProof w:val="0"/>
              </w:rPr>
            </w:pPr>
            <w:r w:rsidRPr="00977EA3">
              <w:rPr>
                <w:noProof w:val="0"/>
              </w:rPr>
              <w:t>Destination (Patient Identifier Cross-reference Consumer) (1)</w:t>
            </w:r>
          </w:p>
        </w:tc>
      </w:tr>
      <w:tr w:rsidR="007A1F44" w:rsidRPr="00977EA3" w14:paraId="3126C520" w14:textId="77777777">
        <w:trPr>
          <w:cantSplit/>
        </w:trPr>
        <w:tc>
          <w:tcPr>
            <w:tcW w:w="9666" w:type="dxa"/>
            <w:gridSpan w:val="4"/>
          </w:tcPr>
          <w:p w14:paraId="4665241A" w14:textId="77777777" w:rsidR="007A1F44" w:rsidRPr="00977EA3" w:rsidRDefault="007A1F44" w:rsidP="003462A5">
            <w:pPr>
              <w:pStyle w:val="TableEntry"/>
              <w:rPr>
                <w:noProof w:val="0"/>
              </w:rPr>
            </w:pPr>
            <w:r w:rsidRPr="00977EA3">
              <w:rPr>
                <w:noProof w:val="0"/>
              </w:rPr>
              <w:t>Audit Source (Patient Identifier Cross-reference Manager) (1)</w:t>
            </w:r>
          </w:p>
        </w:tc>
      </w:tr>
      <w:tr w:rsidR="007A1F44" w:rsidRPr="00977EA3" w14:paraId="3DC828DB" w14:textId="77777777">
        <w:trPr>
          <w:cantSplit/>
        </w:trPr>
        <w:tc>
          <w:tcPr>
            <w:tcW w:w="9666" w:type="dxa"/>
            <w:gridSpan w:val="4"/>
          </w:tcPr>
          <w:p w14:paraId="376521A3" w14:textId="77777777" w:rsidR="007A1F44" w:rsidRPr="00977EA3" w:rsidRDefault="007A1F44" w:rsidP="003462A5">
            <w:pPr>
              <w:pStyle w:val="TableEntry"/>
              <w:rPr>
                <w:noProof w:val="0"/>
              </w:rPr>
            </w:pPr>
            <w:r w:rsidRPr="00977EA3">
              <w:rPr>
                <w:noProof w:val="0"/>
              </w:rPr>
              <w:t>Patient (0..n)</w:t>
            </w:r>
          </w:p>
        </w:tc>
      </w:tr>
      <w:tr w:rsidR="007A1F44" w:rsidRPr="00977EA3" w14:paraId="60EA2B8E" w14:textId="77777777">
        <w:trPr>
          <w:cantSplit/>
        </w:trPr>
        <w:tc>
          <w:tcPr>
            <w:tcW w:w="9666" w:type="dxa"/>
            <w:gridSpan w:val="4"/>
          </w:tcPr>
          <w:p w14:paraId="42D42DB4" w14:textId="760F3266" w:rsidR="007A1F44" w:rsidRPr="00977EA3" w:rsidRDefault="007A1F44" w:rsidP="003462A5">
            <w:pPr>
              <w:pStyle w:val="TableEntry"/>
              <w:rPr>
                <w:noProof w:val="0"/>
              </w:rPr>
            </w:pPr>
            <w:r w:rsidRPr="00977EA3">
              <w:rPr>
                <w:noProof w:val="0"/>
              </w:rPr>
              <w:t>Query Parameters</w:t>
            </w:r>
            <w:r w:rsidR="00A43F9C" w:rsidRPr="00977EA3">
              <w:rPr>
                <w:noProof w:val="0"/>
              </w:rPr>
              <w:t xml:space="preserve"> </w:t>
            </w:r>
            <w:r w:rsidRPr="00977EA3">
              <w:rPr>
                <w:noProof w:val="0"/>
              </w:rPr>
              <w:t>(1)</w:t>
            </w:r>
          </w:p>
        </w:tc>
      </w:tr>
    </w:tbl>
    <w:p w14:paraId="1295C646" w14:textId="77777777" w:rsidR="007A1F44" w:rsidRPr="00977EA3" w:rsidRDefault="007A1F44" w:rsidP="00D372D5">
      <w:pPr>
        <w:pStyle w:val="Corpotesto"/>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DBEEEEF" w14:textId="77777777" w:rsidTr="00D372D5">
        <w:trPr>
          <w:cantSplit/>
        </w:trPr>
        <w:tc>
          <w:tcPr>
            <w:tcW w:w="1548" w:type="dxa"/>
            <w:vMerge w:val="restart"/>
          </w:tcPr>
          <w:p w14:paraId="16E41D2F" w14:textId="77777777" w:rsidR="007A1F44" w:rsidRPr="00977EA3" w:rsidRDefault="007A1F44" w:rsidP="003462A5">
            <w:pPr>
              <w:pStyle w:val="TableEntryHeader"/>
              <w:rPr>
                <w:noProof w:val="0"/>
              </w:rPr>
            </w:pPr>
            <w:r w:rsidRPr="00977EA3">
              <w:rPr>
                <w:noProof w:val="0"/>
              </w:rPr>
              <w:t>Source</w:t>
            </w:r>
          </w:p>
          <w:p w14:paraId="48405EED"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886958B" w14:textId="77777777" w:rsidR="007A1F44" w:rsidRPr="00977EA3" w:rsidRDefault="007A1F44" w:rsidP="003462A5">
            <w:pPr>
              <w:pStyle w:val="TableEntry"/>
              <w:rPr>
                <w:i/>
                <w:iCs/>
                <w:noProof w:val="0"/>
                <w:sz w:val="16"/>
              </w:rPr>
            </w:pPr>
            <w:proofErr w:type="spellStart"/>
            <w:r w:rsidRPr="00977EA3">
              <w:rPr>
                <w:i/>
                <w:iCs/>
                <w:noProof w:val="0"/>
                <w:sz w:val="16"/>
              </w:rPr>
              <w:t>UserID</w:t>
            </w:r>
            <w:proofErr w:type="spellEnd"/>
          </w:p>
        </w:tc>
        <w:tc>
          <w:tcPr>
            <w:tcW w:w="630" w:type="dxa"/>
            <w:vAlign w:val="center"/>
          </w:tcPr>
          <w:p w14:paraId="0E23E179"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118D889F" w14:textId="77777777" w:rsidR="007A1F44" w:rsidRPr="00977EA3" w:rsidRDefault="007A1F44" w:rsidP="00B20954">
            <w:pPr>
              <w:pStyle w:val="TableEntry"/>
              <w:rPr>
                <w:noProof w:val="0"/>
                <w:sz w:val="16"/>
              </w:rPr>
            </w:pPr>
            <w:r w:rsidRPr="00977EA3">
              <w:rPr>
                <w:i/>
                <w:noProof w:val="0"/>
                <w:sz w:val="16"/>
              </w:rPr>
              <w:t>not specialized</w:t>
            </w:r>
          </w:p>
        </w:tc>
      </w:tr>
      <w:tr w:rsidR="007A1F44" w:rsidRPr="00977EA3" w14:paraId="7C4B9112" w14:textId="77777777" w:rsidTr="00D372D5">
        <w:trPr>
          <w:cantSplit/>
        </w:trPr>
        <w:tc>
          <w:tcPr>
            <w:tcW w:w="1548" w:type="dxa"/>
            <w:vMerge/>
            <w:textDirection w:val="btLr"/>
            <w:vAlign w:val="center"/>
          </w:tcPr>
          <w:p w14:paraId="20E149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C7C55A" w14:textId="77777777" w:rsidR="007A1F44" w:rsidRPr="00977EA3" w:rsidRDefault="007A1F44" w:rsidP="00952DDA">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73EB0EB8"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BA0A0F5"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1B9D86F1" w14:textId="77777777" w:rsidTr="00D372D5">
        <w:trPr>
          <w:cantSplit/>
        </w:trPr>
        <w:tc>
          <w:tcPr>
            <w:tcW w:w="1548" w:type="dxa"/>
            <w:vMerge/>
            <w:textDirection w:val="btLr"/>
            <w:vAlign w:val="center"/>
          </w:tcPr>
          <w:p w14:paraId="7A0956F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35A7CFA"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517959A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71963E"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789E96C" w14:textId="77777777" w:rsidTr="00D372D5">
        <w:trPr>
          <w:cantSplit/>
        </w:trPr>
        <w:tc>
          <w:tcPr>
            <w:tcW w:w="1548" w:type="dxa"/>
            <w:vMerge/>
            <w:textDirection w:val="btLr"/>
            <w:vAlign w:val="center"/>
          </w:tcPr>
          <w:p w14:paraId="054E8AC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12F4CE9" w14:textId="77777777" w:rsidR="007A1F44" w:rsidRPr="00977EA3" w:rsidRDefault="007A1F44" w:rsidP="00971004">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7EA6653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0855E92"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EE77666" w14:textId="77777777" w:rsidTr="00D372D5">
        <w:trPr>
          <w:cantSplit/>
        </w:trPr>
        <w:tc>
          <w:tcPr>
            <w:tcW w:w="1548" w:type="dxa"/>
            <w:vMerge/>
            <w:textDirection w:val="btLr"/>
            <w:vAlign w:val="center"/>
          </w:tcPr>
          <w:p w14:paraId="70CC9AA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4566211"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30FD1F3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A23566"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760EAC6A" w14:textId="77777777" w:rsidTr="00D372D5">
        <w:trPr>
          <w:cantSplit/>
        </w:trPr>
        <w:tc>
          <w:tcPr>
            <w:tcW w:w="1548" w:type="dxa"/>
            <w:vMerge/>
            <w:textDirection w:val="btLr"/>
            <w:vAlign w:val="center"/>
          </w:tcPr>
          <w:p w14:paraId="70B61A1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512F76A"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13AA4D1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075C2BF3"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0B77627" w14:textId="77777777" w:rsidTr="00D372D5">
        <w:trPr>
          <w:cantSplit/>
        </w:trPr>
        <w:tc>
          <w:tcPr>
            <w:tcW w:w="1548" w:type="dxa"/>
            <w:vMerge/>
            <w:textDirection w:val="btLr"/>
            <w:vAlign w:val="center"/>
          </w:tcPr>
          <w:p w14:paraId="2BF965F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CA113F"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7804672A"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BF6A8D2" w14:textId="77777777" w:rsidR="007A1F44" w:rsidRPr="00977EA3" w:rsidRDefault="007A1F44" w:rsidP="00971004">
            <w:pPr>
              <w:pStyle w:val="TableEntry"/>
              <w:rPr>
                <w:noProof w:val="0"/>
                <w:sz w:val="16"/>
              </w:rPr>
            </w:pPr>
            <w:r w:rsidRPr="00977EA3">
              <w:rPr>
                <w:noProof w:val="0"/>
                <w:sz w:val="16"/>
              </w:rPr>
              <w:t>the machine name or IP address.</w:t>
            </w:r>
          </w:p>
        </w:tc>
      </w:tr>
    </w:tbl>
    <w:p w14:paraId="393C854B"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031625B" w14:textId="77777777" w:rsidTr="00D372D5">
        <w:trPr>
          <w:cantSplit/>
        </w:trPr>
        <w:tc>
          <w:tcPr>
            <w:tcW w:w="1548" w:type="dxa"/>
            <w:vMerge w:val="restart"/>
          </w:tcPr>
          <w:p w14:paraId="61D260E4" w14:textId="77777777" w:rsidR="007A1F44" w:rsidRPr="00977EA3" w:rsidRDefault="007A1F44" w:rsidP="003462A5">
            <w:pPr>
              <w:pStyle w:val="TableEntryHeader"/>
              <w:rPr>
                <w:noProof w:val="0"/>
              </w:rPr>
            </w:pPr>
            <w:r w:rsidRPr="00977EA3">
              <w:rPr>
                <w:noProof w:val="0"/>
              </w:rPr>
              <w:t>Destination</w:t>
            </w:r>
          </w:p>
          <w:p w14:paraId="5EDBF214"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36E2CEA5" w14:textId="77777777" w:rsidR="007A1F44" w:rsidRPr="00977EA3" w:rsidRDefault="007A1F44" w:rsidP="00971004">
            <w:pPr>
              <w:pStyle w:val="TableEntry"/>
              <w:rPr>
                <w:noProof w:val="0"/>
                <w:sz w:val="16"/>
              </w:rPr>
            </w:pPr>
            <w:proofErr w:type="spellStart"/>
            <w:r w:rsidRPr="00977EA3">
              <w:rPr>
                <w:noProof w:val="0"/>
                <w:sz w:val="16"/>
              </w:rPr>
              <w:t>UserID</w:t>
            </w:r>
            <w:proofErr w:type="spellEnd"/>
          </w:p>
        </w:tc>
        <w:tc>
          <w:tcPr>
            <w:tcW w:w="630" w:type="dxa"/>
            <w:vAlign w:val="center"/>
          </w:tcPr>
          <w:p w14:paraId="361E6091"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66B5F3C"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088B7D46" w14:textId="77777777">
        <w:trPr>
          <w:cantSplit/>
        </w:trPr>
        <w:tc>
          <w:tcPr>
            <w:tcW w:w="1548" w:type="dxa"/>
            <w:vMerge/>
            <w:textDirection w:val="btLr"/>
            <w:vAlign w:val="center"/>
          </w:tcPr>
          <w:p w14:paraId="2197039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970A898" w14:textId="77777777" w:rsidR="007A1F44" w:rsidRPr="00977EA3" w:rsidRDefault="007A1F44" w:rsidP="00A53067">
            <w:pPr>
              <w:pStyle w:val="TableEntry"/>
              <w:rPr>
                <w:noProof w:val="0"/>
                <w:sz w:val="16"/>
              </w:rPr>
            </w:pPr>
            <w:proofErr w:type="spellStart"/>
            <w:r w:rsidRPr="00977EA3">
              <w:rPr>
                <w:noProof w:val="0"/>
                <w:sz w:val="16"/>
              </w:rPr>
              <w:t>AlternativeUserID</w:t>
            </w:r>
            <w:proofErr w:type="spellEnd"/>
          </w:p>
        </w:tc>
        <w:tc>
          <w:tcPr>
            <w:tcW w:w="630" w:type="dxa"/>
            <w:vAlign w:val="center"/>
          </w:tcPr>
          <w:p w14:paraId="32009D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CAD89C7"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55B0054" w14:textId="77777777">
        <w:trPr>
          <w:cantSplit/>
        </w:trPr>
        <w:tc>
          <w:tcPr>
            <w:tcW w:w="1548" w:type="dxa"/>
            <w:vMerge/>
            <w:textDirection w:val="btLr"/>
            <w:vAlign w:val="center"/>
          </w:tcPr>
          <w:p w14:paraId="6A51A21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8C37CDB"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5E99C21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BB8A33C"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2E64AC8" w14:textId="77777777">
        <w:trPr>
          <w:cantSplit/>
        </w:trPr>
        <w:tc>
          <w:tcPr>
            <w:tcW w:w="1548" w:type="dxa"/>
            <w:vMerge/>
            <w:textDirection w:val="btLr"/>
            <w:vAlign w:val="center"/>
          </w:tcPr>
          <w:p w14:paraId="0F284D9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83560BE" w14:textId="77777777" w:rsidR="007A1F44" w:rsidRPr="00977EA3" w:rsidRDefault="007A1F44" w:rsidP="00971004">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52CD060E"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1E6E274C"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32CA98F4" w14:textId="77777777">
        <w:trPr>
          <w:cantSplit/>
        </w:trPr>
        <w:tc>
          <w:tcPr>
            <w:tcW w:w="1548" w:type="dxa"/>
            <w:vMerge/>
            <w:textDirection w:val="btLr"/>
            <w:vAlign w:val="center"/>
          </w:tcPr>
          <w:p w14:paraId="57CF88A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FBAA977"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4704248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4FB2BC3"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5BEFFBF7" w14:textId="77777777">
        <w:trPr>
          <w:cantSplit/>
        </w:trPr>
        <w:tc>
          <w:tcPr>
            <w:tcW w:w="1548" w:type="dxa"/>
            <w:vMerge/>
            <w:textDirection w:val="btLr"/>
            <w:vAlign w:val="center"/>
          </w:tcPr>
          <w:p w14:paraId="215A9C9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350493"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08FD411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6B6BFF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718D992D" w14:textId="77777777" w:rsidTr="00D372D5">
        <w:trPr>
          <w:cantSplit/>
        </w:trPr>
        <w:tc>
          <w:tcPr>
            <w:tcW w:w="1548" w:type="dxa"/>
            <w:vMerge/>
            <w:textDirection w:val="btLr"/>
            <w:vAlign w:val="center"/>
          </w:tcPr>
          <w:p w14:paraId="20A20F4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4308A0F"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552D1992"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E3AD1C0" w14:textId="77777777" w:rsidR="007A1F44" w:rsidRPr="00977EA3" w:rsidRDefault="007A1F44" w:rsidP="00971004">
            <w:pPr>
              <w:pStyle w:val="TableEntry"/>
              <w:rPr>
                <w:noProof w:val="0"/>
                <w:sz w:val="16"/>
              </w:rPr>
            </w:pPr>
            <w:r w:rsidRPr="00977EA3">
              <w:rPr>
                <w:noProof w:val="0"/>
                <w:sz w:val="16"/>
              </w:rPr>
              <w:t>the machine name or IP address.</w:t>
            </w:r>
          </w:p>
        </w:tc>
      </w:tr>
    </w:tbl>
    <w:p w14:paraId="603A38CD"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6854FB0" w14:textId="77777777">
        <w:trPr>
          <w:cantSplit/>
        </w:trPr>
        <w:tc>
          <w:tcPr>
            <w:tcW w:w="1728" w:type="dxa"/>
            <w:vMerge w:val="restart"/>
          </w:tcPr>
          <w:p w14:paraId="34A1E837" w14:textId="77777777" w:rsidR="007A1F44" w:rsidRPr="00977EA3" w:rsidRDefault="007A1F44" w:rsidP="003462A5">
            <w:pPr>
              <w:pStyle w:val="TableEntryHeader"/>
              <w:rPr>
                <w:noProof w:val="0"/>
              </w:rPr>
            </w:pPr>
            <w:r w:rsidRPr="00977EA3">
              <w:rPr>
                <w:noProof w:val="0"/>
              </w:rPr>
              <w:t>Audit Source</w:t>
            </w:r>
          </w:p>
          <w:p w14:paraId="4256545B"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04EF00C0" w14:textId="77777777" w:rsidR="007A1F44" w:rsidRPr="00977EA3" w:rsidRDefault="007A1F44" w:rsidP="00971004">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5FFC897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6333B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79A4837" w14:textId="77777777">
        <w:trPr>
          <w:cantSplit/>
        </w:trPr>
        <w:tc>
          <w:tcPr>
            <w:tcW w:w="1728" w:type="dxa"/>
            <w:vMerge/>
            <w:textDirection w:val="btLr"/>
            <w:vAlign w:val="center"/>
          </w:tcPr>
          <w:p w14:paraId="634EE5E2"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64D5EBDC" w14:textId="77777777" w:rsidR="007A1F44" w:rsidRPr="00977EA3" w:rsidRDefault="007A1F44" w:rsidP="00971004">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7DC6522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4B80D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60D9E1B" w14:textId="77777777">
        <w:trPr>
          <w:cantSplit/>
        </w:trPr>
        <w:tc>
          <w:tcPr>
            <w:tcW w:w="1728" w:type="dxa"/>
            <w:vMerge/>
            <w:textDirection w:val="btLr"/>
            <w:vAlign w:val="center"/>
          </w:tcPr>
          <w:p w14:paraId="34D141D8"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5AD7C978" w14:textId="77777777" w:rsidR="007A1F44" w:rsidRPr="00977EA3" w:rsidRDefault="007A1F44" w:rsidP="00971004">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2358DDC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342002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FC8AC60" w14:textId="77777777" w:rsidR="003F6CDB" w:rsidRPr="00977EA3" w:rsidRDefault="003F6CDB"/>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B253123" w14:textId="77777777" w:rsidTr="00D372D5">
        <w:trPr>
          <w:cantSplit/>
        </w:trPr>
        <w:tc>
          <w:tcPr>
            <w:tcW w:w="1548" w:type="dxa"/>
            <w:vMerge w:val="restart"/>
          </w:tcPr>
          <w:p w14:paraId="437750E5" w14:textId="77777777" w:rsidR="007A1F44" w:rsidRPr="00977EA3" w:rsidRDefault="007A1F44" w:rsidP="003462A5">
            <w:pPr>
              <w:pStyle w:val="TableEntryHeader"/>
              <w:rPr>
                <w:noProof w:val="0"/>
              </w:rPr>
            </w:pPr>
            <w:r w:rsidRPr="00977EA3">
              <w:rPr>
                <w:noProof w:val="0"/>
              </w:rPr>
              <w:t>Patient</w:t>
            </w:r>
          </w:p>
          <w:p w14:paraId="536727EC"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3773748F"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634B540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BE3BF0D"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6E870E22" w14:textId="77777777">
        <w:trPr>
          <w:cantSplit/>
        </w:trPr>
        <w:tc>
          <w:tcPr>
            <w:tcW w:w="1548" w:type="dxa"/>
            <w:vMerge/>
            <w:vAlign w:val="center"/>
          </w:tcPr>
          <w:p w14:paraId="6CDAD64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25AE4A4"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14023DD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50A7DC0"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75DF23DF" w14:textId="77777777">
        <w:trPr>
          <w:cantSplit/>
        </w:trPr>
        <w:tc>
          <w:tcPr>
            <w:tcW w:w="1548" w:type="dxa"/>
            <w:vMerge/>
            <w:vAlign w:val="center"/>
          </w:tcPr>
          <w:p w14:paraId="4E3610F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B356258"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1A0A8D8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1E5544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1F9306D" w14:textId="77777777">
        <w:trPr>
          <w:cantSplit/>
        </w:trPr>
        <w:tc>
          <w:tcPr>
            <w:tcW w:w="1548" w:type="dxa"/>
            <w:vMerge/>
            <w:vAlign w:val="center"/>
          </w:tcPr>
          <w:p w14:paraId="0C701A6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3B2772D" w14:textId="77777777" w:rsidR="007A1F44" w:rsidRPr="00977EA3" w:rsidRDefault="007A1F44" w:rsidP="00971004">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3092E04D"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0DB3B37B"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CDE85E3" w14:textId="77777777">
        <w:trPr>
          <w:cantSplit/>
        </w:trPr>
        <w:tc>
          <w:tcPr>
            <w:tcW w:w="1548" w:type="dxa"/>
            <w:vMerge/>
            <w:vAlign w:val="center"/>
          </w:tcPr>
          <w:p w14:paraId="0FC3AF0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11E4275"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60E8751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0E002F6"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7B3D141" w14:textId="77777777">
        <w:trPr>
          <w:cantSplit/>
        </w:trPr>
        <w:tc>
          <w:tcPr>
            <w:tcW w:w="1548" w:type="dxa"/>
            <w:vMerge/>
            <w:vAlign w:val="center"/>
          </w:tcPr>
          <w:p w14:paraId="3FC32C3B"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D84BA50"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27EC519A"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30033FD0" w14:textId="06C896BC"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0776DF" w:rsidRPr="00977EA3">
              <w:rPr>
                <w:noProof w:val="0"/>
                <w:sz w:val="16"/>
              </w:rPr>
              <w:t>A</w:t>
            </w:r>
            <w:r w:rsidRPr="00977EA3">
              <w:rPr>
                <w:noProof w:val="0"/>
                <w:sz w:val="16"/>
              </w:rPr>
              <w:t>ppendix E)</w:t>
            </w:r>
            <w:r w:rsidRPr="00977EA3">
              <w:rPr>
                <w:iCs/>
                <w:noProof w:val="0"/>
                <w:sz w:val="16"/>
              </w:rPr>
              <w:t xml:space="preserve">. </w:t>
            </w:r>
          </w:p>
        </w:tc>
      </w:tr>
      <w:tr w:rsidR="007A1F44" w:rsidRPr="00977EA3" w14:paraId="572909CF" w14:textId="77777777">
        <w:trPr>
          <w:cantSplit/>
        </w:trPr>
        <w:tc>
          <w:tcPr>
            <w:tcW w:w="1548" w:type="dxa"/>
            <w:vMerge/>
            <w:vAlign w:val="center"/>
          </w:tcPr>
          <w:p w14:paraId="186F510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1854089"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70096EF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F286C5"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5B932DB" w14:textId="77777777">
        <w:trPr>
          <w:cantSplit/>
        </w:trPr>
        <w:tc>
          <w:tcPr>
            <w:tcW w:w="1548" w:type="dxa"/>
            <w:vMerge/>
            <w:vAlign w:val="center"/>
          </w:tcPr>
          <w:p w14:paraId="5C6A26A9"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F5A00C7"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6ADCB4E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14B6E5"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0B9151B" w14:textId="77777777">
        <w:trPr>
          <w:cantSplit/>
        </w:trPr>
        <w:tc>
          <w:tcPr>
            <w:tcW w:w="1548" w:type="dxa"/>
            <w:vMerge/>
            <w:vAlign w:val="center"/>
          </w:tcPr>
          <w:p w14:paraId="4CE0AFD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2C75C84" w14:textId="77777777" w:rsidR="007A1F44" w:rsidRPr="00977EA3" w:rsidRDefault="007A1F44" w:rsidP="0097100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15352CB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022102" w14:textId="77777777" w:rsidR="007A1F44" w:rsidRPr="00977EA3" w:rsidRDefault="007A1F44" w:rsidP="00971004">
            <w:pPr>
              <w:pStyle w:val="TableEntry"/>
              <w:rPr>
                <w:noProof w:val="0"/>
                <w:sz w:val="16"/>
              </w:rPr>
            </w:pPr>
            <w:r w:rsidRPr="00977EA3">
              <w:rPr>
                <w:i/>
                <w:iCs/>
                <w:noProof w:val="0"/>
                <w:sz w:val="16"/>
              </w:rPr>
              <w:t>not specialized</w:t>
            </w:r>
          </w:p>
        </w:tc>
      </w:tr>
    </w:tbl>
    <w:p w14:paraId="676B7C4E"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5C87925" w14:textId="77777777" w:rsidTr="00D372D5">
        <w:trPr>
          <w:cantSplit/>
        </w:trPr>
        <w:tc>
          <w:tcPr>
            <w:tcW w:w="1548" w:type="dxa"/>
            <w:vMerge w:val="restart"/>
          </w:tcPr>
          <w:p w14:paraId="218CB1D3" w14:textId="77777777" w:rsidR="007A1F44" w:rsidRPr="00977EA3" w:rsidRDefault="007A1F44" w:rsidP="003462A5">
            <w:pPr>
              <w:pStyle w:val="TableEntryHeader"/>
              <w:rPr>
                <w:noProof w:val="0"/>
              </w:rPr>
            </w:pPr>
            <w:r w:rsidRPr="00977EA3">
              <w:rPr>
                <w:noProof w:val="0"/>
              </w:rPr>
              <w:t>Query Parameters</w:t>
            </w:r>
          </w:p>
          <w:p w14:paraId="2D8EBE4D"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582750DC"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7755ED4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67D7399"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56DE2F65" w14:textId="77777777">
        <w:trPr>
          <w:cantSplit/>
        </w:trPr>
        <w:tc>
          <w:tcPr>
            <w:tcW w:w="1548" w:type="dxa"/>
            <w:vMerge/>
            <w:vAlign w:val="center"/>
          </w:tcPr>
          <w:p w14:paraId="76DC3BA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E8A2B8"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6CB76A3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371FC05"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70CFEB1D" w14:textId="77777777">
        <w:trPr>
          <w:cantSplit/>
        </w:trPr>
        <w:tc>
          <w:tcPr>
            <w:tcW w:w="1548" w:type="dxa"/>
            <w:vMerge/>
            <w:vAlign w:val="center"/>
          </w:tcPr>
          <w:p w14:paraId="24CD1EE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C26EB90"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2C27F23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38502FA"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E63AF6" w14:paraId="1F0EA1F2" w14:textId="77777777">
        <w:trPr>
          <w:cantSplit/>
        </w:trPr>
        <w:tc>
          <w:tcPr>
            <w:tcW w:w="1548" w:type="dxa"/>
            <w:vMerge/>
            <w:vAlign w:val="center"/>
          </w:tcPr>
          <w:p w14:paraId="737B9D8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68CAB" w14:textId="77777777" w:rsidR="007A1F44" w:rsidRPr="00977EA3" w:rsidRDefault="007A1F44" w:rsidP="00971004">
            <w:pPr>
              <w:pStyle w:val="TableEntry"/>
              <w:rPr>
                <w:noProof w:val="0"/>
                <w:sz w:val="16"/>
              </w:rPr>
            </w:pPr>
            <w:proofErr w:type="spellStart"/>
            <w:r w:rsidRPr="00977EA3">
              <w:rPr>
                <w:noProof w:val="0"/>
                <w:sz w:val="16"/>
              </w:rPr>
              <w:t>ParticipantObjectIDTypeCode</w:t>
            </w:r>
            <w:proofErr w:type="spellEnd"/>
          </w:p>
        </w:tc>
        <w:tc>
          <w:tcPr>
            <w:tcW w:w="630" w:type="dxa"/>
            <w:vAlign w:val="center"/>
          </w:tcPr>
          <w:p w14:paraId="5B5F737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7DE1D15" w14:textId="77777777" w:rsidR="007A1F44" w:rsidRPr="00E63AF6" w:rsidRDefault="007A1F44" w:rsidP="00971004">
            <w:pPr>
              <w:pStyle w:val="TableEntry"/>
              <w:rPr>
                <w:noProof w:val="0"/>
                <w:sz w:val="16"/>
                <w:lang w:val="fr-FR"/>
                <w:rPrChange w:id="2671" w:author="Gregorio Canal" w:date="2019-05-22T14:54:00Z">
                  <w:rPr>
                    <w:noProof w:val="0"/>
                    <w:sz w:val="16"/>
                  </w:rPr>
                </w:rPrChange>
              </w:rPr>
            </w:pPr>
            <w:r w:rsidRPr="00E63AF6">
              <w:rPr>
                <w:noProof w:val="0"/>
                <w:sz w:val="16"/>
                <w:lang w:val="fr-FR"/>
                <w:rPrChange w:id="2672" w:author="Gregorio Canal" w:date="2019-05-22T14:54:00Z">
                  <w:rPr>
                    <w:noProof w:val="0"/>
                    <w:sz w:val="16"/>
                  </w:rPr>
                </w:rPrChange>
              </w:rPr>
              <w:t xml:space="preserve">EV(“ITI-45”, “IHE Transactions”, “PIX </w:t>
            </w:r>
            <w:proofErr w:type="spellStart"/>
            <w:r w:rsidRPr="00E63AF6">
              <w:rPr>
                <w:noProof w:val="0"/>
                <w:sz w:val="16"/>
                <w:lang w:val="fr-FR"/>
                <w:rPrChange w:id="2673" w:author="Gregorio Canal" w:date="2019-05-22T14:54:00Z">
                  <w:rPr>
                    <w:noProof w:val="0"/>
                    <w:sz w:val="16"/>
                  </w:rPr>
                </w:rPrChange>
              </w:rPr>
              <w:t>Query</w:t>
            </w:r>
            <w:proofErr w:type="spellEnd"/>
            <w:r w:rsidRPr="00E63AF6">
              <w:rPr>
                <w:noProof w:val="0"/>
                <w:sz w:val="16"/>
                <w:lang w:val="fr-FR"/>
                <w:rPrChange w:id="2674" w:author="Gregorio Canal" w:date="2019-05-22T14:54:00Z">
                  <w:rPr>
                    <w:noProof w:val="0"/>
                    <w:sz w:val="16"/>
                  </w:rPr>
                </w:rPrChange>
              </w:rPr>
              <w:t>”)</w:t>
            </w:r>
          </w:p>
        </w:tc>
      </w:tr>
      <w:tr w:rsidR="007A1F44" w:rsidRPr="00977EA3" w14:paraId="320A1FA9" w14:textId="77777777">
        <w:trPr>
          <w:cantSplit/>
        </w:trPr>
        <w:tc>
          <w:tcPr>
            <w:tcW w:w="1548" w:type="dxa"/>
            <w:vMerge/>
            <w:vAlign w:val="center"/>
          </w:tcPr>
          <w:p w14:paraId="0F67895F" w14:textId="77777777" w:rsidR="007A1F44" w:rsidRPr="00E63AF6" w:rsidRDefault="007A1F44" w:rsidP="00971004">
            <w:pPr>
              <w:pStyle w:val="TableLabel"/>
              <w:rPr>
                <w:rFonts w:ascii="Times New Roman" w:hAnsi="Times New Roman"/>
                <w:noProof w:val="0"/>
                <w:sz w:val="16"/>
                <w:lang w:val="fr-FR"/>
                <w:rPrChange w:id="2675" w:author="Gregorio Canal" w:date="2019-05-22T14:54:00Z">
                  <w:rPr>
                    <w:rFonts w:ascii="Times New Roman" w:hAnsi="Times New Roman"/>
                    <w:noProof w:val="0"/>
                    <w:sz w:val="16"/>
                  </w:rPr>
                </w:rPrChange>
              </w:rPr>
            </w:pPr>
          </w:p>
        </w:tc>
        <w:tc>
          <w:tcPr>
            <w:tcW w:w="2520" w:type="dxa"/>
            <w:vAlign w:val="center"/>
          </w:tcPr>
          <w:p w14:paraId="120DCDCB"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369C94C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045A5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871459F" w14:textId="77777777">
        <w:trPr>
          <w:cantSplit/>
        </w:trPr>
        <w:tc>
          <w:tcPr>
            <w:tcW w:w="1548" w:type="dxa"/>
            <w:vMerge/>
            <w:vAlign w:val="center"/>
          </w:tcPr>
          <w:p w14:paraId="496D5363"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24D143" w14:textId="77777777" w:rsidR="007A1F44" w:rsidRPr="00977EA3" w:rsidRDefault="007A1F44" w:rsidP="00631CA0">
            <w:pPr>
              <w:pStyle w:val="TableEntry"/>
              <w:rPr>
                <w:i/>
                <w:iCs/>
                <w:noProof w:val="0"/>
                <w:sz w:val="16"/>
              </w:rPr>
            </w:pPr>
            <w:proofErr w:type="spellStart"/>
            <w:r w:rsidRPr="00977EA3">
              <w:rPr>
                <w:i/>
                <w:iCs/>
                <w:noProof w:val="0"/>
                <w:sz w:val="16"/>
              </w:rPr>
              <w:t>ParticipantObjectID</w:t>
            </w:r>
            <w:proofErr w:type="spellEnd"/>
          </w:p>
        </w:tc>
        <w:tc>
          <w:tcPr>
            <w:tcW w:w="630" w:type="dxa"/>
            <w:vAlign w:val="center"/>
          </w:tcPr>
          <w:p w14:paraId="597CB814"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20AEAEB6"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43D97B4B" w14:textId="77777777">
        <w:trPr>
          <w:cantSplit/>
        </w:trPr>
        <w:tc>
          <w:tcPr>
            <w:tcW w:w="1548" w:type="dxa"/>
            <w:vMerge/>
            <w:vAlign w:val="center"/>
          </w:tcPr>
          <w:p w14:paraId="5C88C5D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61BBF14"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717E052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A99A84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ADB92E4" w14:textId="77777777">
        <w:trPr>
          <w:cantSplit/>
        </w:trPr>
        <w:tc>
          <w:tcPr>
            <w:tcW w:w="1548" w:type="dxa"/>
            <w:vMerge/>
            <w:vAlign w:val="center"/>
          </w:tcPr>
          <w:p w14:paraId="095BBB60"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F2FFE29" w14:textId="77777777" w:rsidR="007A1F44" w:rsidRPr="00977EA3" w:rsidRDefault="007A1F44" w:rsidP="00631CA0">
            <w:pPr>
              <w:pStyle w:val="TableEntry"/>
              <w:rPr>
                <w:noProof w:val="0"/>
                <w:sz w:val="16"/>
              </w:rPr>
            </w:pPr>
            <w:proofErr w:type="spellStart"/>
            <w:r w:rsidRPr="00977EA3">
              <w:rPr>
                <w:noProof w:val="0"/>
                <w:sz w:val="16"/>
              </w:rPr>
              <w:t>ParticipantObjectQuery</w:t>
            </w:r>
            <w:proofErr w:type="spellEnd"/>
          </w:p>
        </w:tc>
        <w:tc>
          <w:tcPr>
            <w:tcW w:w="630" w:type="dxa"/>
            <w:vAlign w:val="center"/>
          </w:tcPr>
          <w:p w14:paraId="0F362BC9"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2C3A7D09" w14:textId="77777777" w:rsidR="007A1F44" w:rsidRPr="00977EA3" w:rsidRDefault="007A1F44" w:rsidP="00971004">
            <w:pPr>
              <w:pStyle w:val="TableEntry"/>
              <w:rPr>
                <w:iCs/>
                <w:noProof w:val="0"/>
                <w:sz w:val="16"/>
              </w:rPr>
            </w:pPr>
            <w:r w:rsidRPr="00977EA3">
              <w:rPr>
                <w:noProof w:val="0"/>
                <w:sz w:val="16"/>
              </w:rPr>
              <w:t xml:space="preserve">the </w:t>
            </w:r>
            <w:proofErr w:type="spellStart"/>
            <w:r w:rsidRPr="00977EA3">
              <w:rPr>
                <w:noProof w:val="0"/>
                <w:sz w:val="16"/>
              </w:rPr>
              <w:t>QueryByParameter</w:t>
            </w:r>
            <w:proofErr w:type="spellEnd"/>
            <w:r w:rsidRPr="00977EA3">
              <w:rPr>
                <w:noProof w:val="0"/>
                <w:sz w:val="16"/>
              </w:rPr>
              <w:t xml:space="preserve"> segment of the query, base64 encoded</w:t>
            </w:r>
          </w:p>
        </w:tc>
      </w:tr>
      <w:tr w:rsidR="007A1F44" w:rsidRPr="00977EA3" w14:paraId="2F35E570" w14:textId="77777777">
        <w:trPr>
          <w:cantSplit/>
        </w:trPr>
        <w:tc>
          <w:tcPr>
            <w:tcW w:w="1548" w:type="dxa"/>
            <w:vMerge/>
            <w:vAlign w:val="center"/>
          </w:tcPr>
          <w:p w14:paraId="349F1FC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791EA4E" w14:textId="77777777" w:rsidR="007A1F44" w:rsidRPr="00977EA3" w:rsidRDefault="007A1F44" w:rsidP="0097100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13D69F36" w14:textId="77777777" w:rsidR="007A1F44" w:rsidRPr="00977EA3" w:rsidRDefault="007A1F44" w:rsidP="00971004">
            <w:pPr>
              <w:pStyle w:val="TableEntry"/>
              <w:jc w:val="center"/>
              <w:rPr>
                <w:i/>
                <w:iCs/>
                <w:noProof w:val="0"/>
                <w:sz w:val="16"/>
              </w:rPr>
            </w:pPr>
            <w:r w:rsidRPr="00977EA3">
              <w:rPr>
                <w:noProof w:val="0"/>
                <w:sz w:val="16"/>
              </w:rPr>
              <w:t>U</w:t>
            </w:r>
          </w:p>
        </w:tc>
        <w:tc>
          <w:tcPr>
            <w:tcW w:w="4968" w:type="dxa"/>
            <w:vAlign w:val="center"/>
          </w:tcPr>
          <w:p w14:paraId="2BA68B2C"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41AFB3FB" w14:textId="77777777" w:rsidR="007A1F44" w:rsidRPr="00977EA3" w:rsidRDefault="007A1F44" w:rsidP="00971004">
      <w:pPr>
        <w:autoSpaceDE w:val="0"/>
        <w:autoSpaceDN w:val="0"/>
        <w:adjustRightInd w:val="0"/>
        <w:spacing w:before="0"/>
      </w:pPr>
    </w:p>
    <w:p w14:paraId="0C988A2A" w14:textId="77777777" w:rsidR="007A1F44" w:rsidRPr="00977EA3" w:rsidRDefault="007A1F44" w:rsidP="00971004">
      <w:pPr>
        <w:pStyle w:val="Titolo2"/>
        <w:numPr>
          <w:ilvl w:val="0"/>
          <w:numId w:val="0"/>
        </w:numPr>
        <w:tabs>
          <w:tab w:val="clear" w:pos="2160"/>
        </w:tabs>
        <w:rPr>
          <w:noProof w:val="0"/>
        </w:rPr>
      </w:pPr>
      <w:bookmarkStart w:id="2676" w:name="_Toc169692736"/>
      <w:bookmarkStart w:id="2677" w:name="_Toc174274307"/>
      <w:bookmarkStart w:id="2678" w:name="_Toc174875003"/>
      <w:bookmarkStart w:id="2679" w:name="_Toc174876006"/>
      <w:bookmarkStart w:id="2680" w:name="_Toc237312371"/>
      <w:bookmarkStart w:id="2681" w:name="_Toc269052457"/>
      <w:r w:rsidRPr="00977EA3">
        <w:rPr>
          <w:noProof w:val="0"/>
        </w:rPr>
        <w:br w:type="page"/>
      </w:r>
      <w:bookmarkStart w:id="2682" w:name="_Toc398544346"/>
      <w:bookmarkStart w:id="2683" w:name="_Toc398717992"/>
      <w:bookmarkStart w:id="2684" w:name="_Toc518634591"/>
      <w:r w:rsidRPr="00977EA3">
        <w:rPr>
          <w:noProof w:val="0"/>
        </w:rPr>
        <w:lastRenderedPageBreak/>
        <w:t>3.46 PIXV3 Update Notification</w:t>
      </w:r>
      <w:bookmarkEnd w:id="2676"/>
      <w:bookmarkEnd w:id="2677"/>
      <w:bookmarkEnd w:id="2678"/>
      <w:bookmarkEnd w:id="2679"/>
      <w:bookmarkEnd w:id="2680"/>
      <w:bookmarkEnd w:id="2681"/>
      <w:bookmarkEnd w:id="2682"/>
      <w:bookmarkEnd w:id="2683"/>
      <w:r w:rsidR="00903C21" w:rsidRPr="00977EA3">
        <w:rPr>
          <w:noProof w:val="0"/>
        </w:rPr>
        <w:t xml:space="preserve"> [ITI-46]</w:t>
      </w:r>
      <w:bookmarkEnd w:id="2684"/>
    </w:p>
    <w:p w14:paraId="52F928E6" w14:textId="02B3F2CB" w:rsidR="007A1F44" w:rsidRPr="00977EA3" w:rsidRDefault="007A1F44" w:rsidP="00971004">
      <w:pPr>
        <w:pStyle w:val="Corpotesto"/>
      </w:pPr>
      <w:r w:rsidRPr="00977EA3">
        <w:t xml:space="preserve">This section corresponds to </w:t>
      </w:r>
      <w:r w:rsidR="00E77430" w:rsidRPr="00977EA3">
        <w:t>transaction</w:t>
      </w:r>
      <w:r w:rsidRPr="00977EA3">
        <w:t xml:space="preserve"> </w:t>
      </w:r>
      <w:r w:rsidR="00383577">
        <w:t>[</w:t>
      </w:r>
      <w:r w:rsidRPr="00977EA3">
        <w:t>ITI-46</w:t>
      </w:r>
      <w:r w:rsidR="00383577">
        <w:t>]</w:t>
      </w:r>
      <w:r w:rsidRPr="00977EA3">
        <w:t xml:space="preserve"> of the IHE IT Infrastructure Technical Framework. Transaction </w:t>
      </w:r>
      <w:r w:rsidR="00383577">
        <w:t>[</w:t>
      </w:r>
      <w:r w:rsidRPr="00977EA3">
        <w:t>ITI-46</w:t>
      </w:r>
      <w:r w:rsidR="00383577">
        <w:t>]</w:t>
      </w:r>
      <w:r w:rsidRPr="00977EA3">
        <w:t xml:space="preserve"> is used by the Patient Identifier Cross-reference Consumer and Patient Identifier Cross-reference Manager Actors.</w:t>
      </w:r>
    </w:p>
    <w:p w14:paraId="3BA2EFDF" w14:textId="77777777" w:rsidR="007A1F44" w:rsidRPr="00977EA3" w:rsidRDefault="007A1F44" w:rsidP="00971004">
      <w:pPr>
        <w:pStyle w:val="Titolo3"/>
        <w:numPr>
          <w:ilvl w:val="0"/>
          <w:numId w:val="0"/>
        </w:numPr>
        <w:tabs>
          <w:tab w:val="clear" w:pos="2160"/>
          <w:tab w:val="clear" w:pos="2880"/>
        </w:tabs>
        <w:rPr>
          <w:noProof w:val="0"/>
        </w:rPr>
      </w:pPr>
      <w:bookmarkStart w:id="2685" w:name="_Toc169692737"/>
      <w:bookmarkStart w:id="2686" w:name="_Toc269052458"/>
      <w:bookmarkStart w:id="2687" w:name="_Toc398544347"/>
      <w:bookmarkStart w:id="2688" w:name="_Toc398717993"/>
      <w:bookmarkStart w:id="2689" w:name="_Toc518634592"/>
      <w:r w:rsidRPr="00977EA3">
        <w:rPr>
          <w:noProof w:val="0"/>
        </w:rPr>
        <w:t>3.46.1 Scope</w:t>
      </w:r>
      <w:bookmarkEnd w:id="2685"/>
      <w:bookmarkEnd w:id="2686"/>
      <w:bookmarkEnd w:id="2687"/>
      <w:bookmarkEnd w:id="2688"/>
      <w:bookmarkEnd w:id="2689"/>
    </w:p>
    <w:p w14:paraId="74D92290" w14:textId="7CD0661D" w:rsidR="007A1F44" w:rsidRPr="00977EA3" w:rsidRDefault="007A1F44" w:rsidP="00971004">
      <w:pPr>
        <w:pStyle w:val="Corpotesto"/>
      </w:pPr>
      <w:r w:rsidRPr="00977EA3">
        <w:t xml:space="preserve">The scope is identical to the scope of transaction </w:t>
      </w:r>
      <w:r w:rsidR="00383577">
        <w:t>[</w:t>
      </w:r>
      <w:r w:rsidRPr="00977EA3">
        <w:t>ITI-10</w:t>
      </w:r>
      <w:r w:rsidR="00383577">
        <w:t>]</w:t>
      </w:r>
      <w:r w:rsidRPr="00977EA3">
        <w:t>, described in ITI TF-2a: 3.10.1.</w:t>
      </w:r>
    </w:p>
    <w:p w14:paraId="490FE560" w14:textId="77777777" w:rsidR="007A1F44" w:rsidRPr="00977EA3" w:rsidRDefault="007A1F44" w:rsidP="00971004">
      <w:pPr>
        <w:pStyle w:val="Titolo3"/>
        <w:numPr>
          <w:ilvl w:val="0"/>
          <w:numId w:val="0"/>
        </w:numPr>
        <w:tabs>
          <w:tab w:val="clear" w:pos="2160"/>
          <w:tab w:val="clear" w:pos="2880"/>
        </w:tabs>
        <w:rPr>
          <w:noProof w:val="0"/>
        </w:rPr>
      </w:pPr>
      <w:bookmarkStart w:id="2690" w:name="_Toc169692738"/>
      <w:bookmarkStart w:id="2691" w:name="_Toc269052459"/>
      <w:bookmarkStart w:id="2692" w:name="_Toc398544348"/>
      <w:bookmarkStart w:id="2693" w:name="_Toc398717994"/>
      <w:bookmarkStart w:id="2694" w:name="_Toc518634593"/>
      <w:r w:rsidRPr="00977EA3">
        <w:rPr>
          <w:noProof w:val="0"/>
        </w:rPr>
        <w:t>3.46.2 Use Case Roles</w:t>
      </w:r>
      <w:bookmarkEnd w:id="2690"/>
      <w:bookmarkEnd w:id="2691"/>
      <w:bookmarkEnd w:id="2692"/>
      <w:bookmarkEnd w:id="2693"/>
      <w:bookmarkEnd w:id="2694"/>
    </w:p>
    <w:p w14:paraId="01DF5F7B" w14:textId="77777777" w:rsidR="007A1F44" w:rsidRPr="00977EA3" w:rsidRDefault="002E21BE" w:rsidP="00971004">
      <w:pPr>
        <w:jc w:val="center"/>
      </w:pPr>
      <w:r w:rsidRPr="00977EA3">
        <w:rPr>
          <w:noProof/>
        </w:rPr>
        <w:object w:dxaOrig="5430" w:dyaOrig="1935" w14:anchorId="6986D5E6">
          <v:shape id="_x0000_i1058" type="#_x0000_t75" alt="" style="width:279pt;height:96.75pt;mso-width-percent:0;mso-height-percent:0;mso-width-percent:0;mso-height-percent:0" o:ole="" fillcolor="window">
            <v:imagedata r:id="rId151" o:title=""/>
          </v:shape>
          <o:OLEObject Type="Embed" ProgID="Word.Picture.8" ShapeID="_x0000_i1058" DrawAspect="Content" ObjectID="_1620110882" r:id="rId152"/>
        </w:object>
      </w:r>
    </w:p>
    <w:p w14:paraId="715EAFB9" w14:textId="77777777" w:rsidR="007A1F44" w:rsidRPr="00977EA3" w:rsidRDefault="007A1F44" w:rsidP="00971004">
      <w:pPr>
        <w:pStyle w:val="Corpotesto"/>
      </w:pPr>
      <w:r w:rsidRPr="00977EA3">
        <w:rPr>
          <w:b/>
        </w:rPr>
        <w:t>Actor:</w:t>
      </w:r>
      <w:r w:rsidRPr="00977EA3">
        <w:t xml:space="preserve"> Patient Identifier Cross-reference Manager</w:t>
      </w:r>
    </w:p>
    <w:p w14:paraId="58883555" w14:textId="77777777" w:rsidR="007A1F44" w:rsidRPr="00977EA3" w:rsidRDefault="007A1F44" w:rsidP="00971004">
      <w:pPr>
        <w:pStyle w:val="Corpotesto"/>
      </w:pPr>
      <w:r w:rsidRPr="00977EA3">
        <w:rPr>
          <w:b/>
        </w:rPr>
        <w:t xml:space="preserve">Role: </w:t>
      </w:r>
      <w:r w:rsidRPr="00977EA3">
        <w:t>It serves a well-defined set of Patient Identification Domains. The Patient Identifier Cross-reference Manager manages the cross-referencing of patient identifiers across Patient Identification Domains by providing a list of patient ID “aliases” via notification to a configured list of interested Patient Identifier Cross-reference Consumers.</w:t>
      </w:r>
    </w:p>
    <w:p w14:paraId="7C72E8A6" w14:textId="77777777" w:rsidR="007A1F44" w:rsidRPr="00977EA3" w:rsidRDefault="007A1F44" w:rsidP="00971004">
      <w:pPr>
        <w:pStyle w:val="Corpotesto"/>
        <w:ind w:left="720"/>
        <w:rPr>
          <w:b/>
        </w:rPr>
      </w:pPr>
      <w:r w:rsidRPr="00977EA3">
        <w:rPr>
          <w:b/>
        </w:rPr>
        <w:t xml:space="preserve">Corresponding HL7 v3 Application Roles: </w:t>
      </w:r>
    </w:p>
    <w:p w14:paraId="5F542249" w14:textId="77777777" w:rsidR="007A1F44" w:rsidRPr="00977EA3" w:rsidRDefault="007A1F44" w:rsidP="00971004">
      <w:pPr>
        <w:pStyle w:val="Corpotesto"/>
        <w:ind w:left="720"/>
      </w:pPr>
      <w:r w:rsidRPr="00977EA3">
        <w:t>Patient Registry Informer (PRPA_AR201301UV02)</w:t>
      </w:r>
    </w:p>
    <w:p w14:paraId="39B43FA2" w14:textId="77777777" w:rsidR="007A1F44" w:rsidRPr="00977EA3" w:rsidRDefault="007A1F44" w:rsidP="00971004">
      <w:pPr>
        <w:pStyle w:val="Corpotesto"/>
      </w:pPr>
      <w:r w:rsidRPr="00977EA3">
        <w:rPr>
          <w:b/>
        </w:rPr>
        <w:t>Actor:</w:t>
      </w:r>
      <w:r w:rsidRPr="00977EA3">
        <w:t xml:space="preserve"> Patient Identifier Cross-reference Consumer</w:t>
      </w:r>
    </w:p>
    <w:p w14:paraId="52FA0005" w14:textId="77777777" w:rsidR="007A1F44" w:rsidRPr="00977EA3" w:rsidRDefault="007A1F44" w:rsidP="00971004">
      <w:pPr>
        <w:pStyle w:val="Corpotesto"/>
      </w:pPr>
      <w:r w:rsidRPr="00977EA3">
        <w:rPr>
          <w:b/>
        </w:rPr>
        <w:t xml:space="preserve">Role: </w:t>
      </w:r>
      <w:r w:rsidRPr="00977EA3">
        <w:t>Receives notifications from the Patient Identifier Cross-reference Manager of changes to patient ID aliases. Typically the Patient Identifier Cross-reference Consumer uses this information to maintain information links about patients in a different patient ID domain.</w:t>
      </w:r>
    </w:p>
    <w:p w14:paraId="5BDF954F" w14:textId="77777777" w:rsidR="007A1F44" w:rsidRPr="00977EA3" w:rsidRDefault="007A1F44" w:rsidP="00971004">
      <w:pPr>
        <w:pStyle w:val="Corpotesto"/>
        <w:ind w:left="720"/>
        <w:rPr>
          <w:b/>
          <w:bCs/>
          <w:szCs w:val="24"/>
        </w:rPr>
      </w:pPr>
      <w:r w:rsidRPr="00977EA3">
        <w:rPr>
          <w:b/>
          <w:bCs/>
          <w:szCs w:val="24"/>
        </w:rPr>
        <w:t xml:space="preserve">Corresponding HL7 v3 Application Roles: </w:t>
      </w:r>
    </w:p>
    <w:p w14:paraId="2B6FDB35" w14:textId="77777777" w:rsidR="007A1F44" w:rsidRPr="00977EA3" w:rsidRDefault="007A1F44" w:rsidP="00971004">
      <w:pPr>
        <w:pStyle w:val="Corpotesto"/>
        <w:ind w:left="720"/>
        <w:rPr>
          <w:bCs/>
          <w:szCs w:val="24"/>
        </w:rPr>
      </w:pPr>
      <w:r w:rsidRPr="00977EA3">
        <w:rPr>
          <w:bCs/>
          <w:szCs w:val="24"/>
        </w:rPr>
        <w:t xml:space="preserve">Patient Registry Tracker (PRPA_AR201302UV02) </w:t>
      </w:r>
    </w:p>
    <w:p w14:paraId="7D393C1E" w14:textId="77777777" w:rsidR="007A1F44" w:rsidRPr="00977EA3" w:rsidRDefault="007A1F44" w:rsidP="00971004">
      <w:pPr>
        <w:pStyle w:val="Titolo3"/>
        <w:numPr>
          <w:ilvl w:val="0"/>
          <w:numId w:val="0"/>
        </w:numPr>
        <w:tabs>
          <w:tab w:val="clear" w:pos="2160"/>
          <w:tab w:val="clear" w:pos="2880"/>
        </w:tabs>
        <w:rPr>
          <w:noProof w:val="0"/>
        </w:rPr>
      </w:pPr>
      <w:bookmarkStart w:id="2695" w:name="_Toc169692739"/>
      <w:bookmarkStart w:id="2696" w:name="_Toc269052460"/>
      <w:bookmarkStart w:id="2697" w:name="_Toc398544349"/>
      <w:bookmarkStart w:id="2698" w:name="_Toc398717995"/>
      <w:bookmarkStart w:id="2699" w:name="_Toc518634594"/>
      <w:r w:rsidRPr="00977EA3">
        <w:rPr>
          <w:noProof w:val="0"/>
        </w:rPr>
        <w:t>3.46.3 Referenced Standards</w:t>
      </w:r>
      <w:bookmarkEnd w:id="2695"/>
      <w:bookmarkEnd w:id="2696"/>
      <w:bookmarkEnd w:id="2697"/>
      <w:bookmarkEnd w:id="2698"/>
      <w:bookmarkEnd w:id="2699"/>
    </w:p>
    <w:p w14:paraId="17C45020" w14:textId="77777777" w:rsidR="007A1F44" w:rsidRPr="00977EA3" w:rsidRDefault="007A1F44" w:rsidP="00971004">
      <w:r w:rsidRPr="00977EA3">
        <w:rPr>
          <w:rStyle w:val="BodyTextCharChar1"/>
          <w:noProof w:val="0"/>
        </w:rPr>
        <w:t xml:space="preserve">HL7 Version 3 Edition 2008 Patient Administration DSTU, Patient Topic (found at </w:t>
      </w:r>
      <w:hyperlink r:id="rId153" w:anchor="V32008" w:history="1">
        <w:r w:rsidRPr="00977EA3">
          <w:rPr>
            <w:rStyle w:val="Collegamentoipertestuale"/>
          </w:rPr>
          <w:t>http://www.hl7.org/memonly/downloads/v3edition.cfm#V32008</w:t>
        </w:r>
      </w:hyperlink>
      <w:r w:rsidRPr="00977EA3">
        <w:t xml:space="preserve">) </w:t>
      </w:r>
    </w:p>
    <w:p w14:paraId="61428D9A" w14:textId="77777777" w:rsidR="007A1F44" w:rsidRPr="00977EA3" w:rsidRDefault="007A1F44" w:rsidP="00971004">
      <w:pPr>
        <w:autoSpaceDE w:val="0"/>
        <w:autoSpaceDN w:val="0"/>
        <w:adjustRightInd w:val="0"/>
        <w:rPr>
          <w:rStyle w:val="CorpotestoCarattere"/>
        </w:rPr>
      </w:pPr>
      <w:r w:rsidRPr="00977EA3">
        <w:rPr>
          <w:szCs w:val="24"/>
        </w:rPr>
        <w:t>Implementers of this transaction shall comply with all requirements described in ITI TF-2x: Appendix V Web Services for IHE Transactions</w:t>
      </w:r>
      <w:r w:rsidRPr="00977EA3">
        <w:rPr>
          <w:rStyle w:val="CorpotestoCarattere"/>
        </w:rPr>
        <w:t>.</w:t>
      </w:r>
    </w:p>
    <w:p w14:paraId="513F2CB4" w14:textId="77777777" w:rsidR="007A1F44" w:rsidRPr="00977EA3" w:rsidRDefault="007A1F44" w:rsidP="00971004">
      <w:pPr>
        <w:pStyle w:val="Titolo3"/>
        <w:numPr>
          <w:ilvl w:val="0"/>
          <w:numId w:val="0"/>
        </w:numPr>
        <w:tabs>
          <w:tab w:val="clear" w:pos="2160"/>
          <w:tab w:val="clear" w:pos="2880"/>
        </w:tabs>
        <w:rPr>
          <w:noProof w:val="0"/>
        </w:rPr>
      </w:pPr>
      <w:bookmarkStart w:id="2700" w:name="_Toc169692740"/>
      <w:bookmarkStart w:id="2701" w:name="_Toc269052461"/>
      <w:bookmarkStart w:id="2702" w:name="_Toc398544350"/>
      <w:bookmarkStart w:id="2703" w:name="_Toc398717996"/>
      <w:bookmarkStart w:id="2704" w:name="_Toc518634595"/>
      <w:r w:rsidRPr="00977EA3">
        <w:rPr>
          <w:noProof w:val="0"/>
        </w:rPr>
        <w:lastRenderedPageBreak/>
        <w:t>3.46.4 Interaction Diagrams</w:t>
      </w:r>
      <w:bookmarkEnd w:id="2700"/>
      <w:bookmarkEnd w:id="2701"/>
      <w:bookmarkEnd w:id="2702"/>
      <w:bookmarkEnd w:id="2703"/>
      <w:bookmarkEnd w:id="2704"/>
    </w:p>
    <w:p w14:paraId="7FA2D479" w14:textId="287B7CB1" w:rsidR="007A1F44" w:rsidRPr="00977EA3" w:rsidRDefault="00195AA7" w:rsidP="00D372D5">
      <w:pPr>
        <w:pStyle w:val="Corpotesto"/>
        <w:jc w:val="center"/>
      </w:pPr>
      <w:r w:rsidRPr="00977EA3">
        <w:rPr>
          <w:noProof/>
        </w:rPr>
        <mc:AlternateContent>
          <mc:Choice Requires="wpg">
            <w:drawing>
              <wp:inline distT="0" distB="0" distL="0" distR="0" wp14:anchorId="74C8C220" wp14:editId="13F13B45">
                <wp:extent cx="5943600" cy="2514600"/>
                <wp:effectExtent l="0" t="0" r="0" b="0"/>
                <wp:docPr id="24"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514600"/>
                          <a:chOff x="0" y="0"/>
                          <a:chExt cx="59436" cy="25146"/>
                        </a:xfrm>
                      </wpg:grpSpPr>
                      <wps:wsp>
                        <wps:cNvPr id="25" name="AutoShape 48"/>
                        <wps:cNvSpPr>
                          <a:spLocks noChangeAspect="1" noChangeArrowheads="1"/>
                        </wps:cNvSpPr>
                        <wps:spPr bwMode="auto">
                          <a:xfrm>
                            <a:off x="0" y="0"/>
                            <a:ext cx="59436" cy="2514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3"/>
                        <wps:cNvSpPr>
                          <a:spLocks noChangeArrowheads="1"/>
                        </wps:cNvSpPr>
                        <wps:spPr bwMode="auto">
                          <a:xfrm>
                            <a:off x="0" y="4568"/>
                            <a:ext cx="13711" cy="6856"/>
                          </a:xfrm>
                          <a:prstGeom prst="rect">
                            <a:avLst/>
                          </a:prstGeom>
                          <a:solidFill>
                            <a:srgbClr val="FFFFFF"/>
                          </a:solidFill>
                          <a:ln w="9525">
                            <a:solidFill>
                              <a:srgbClr val="000000"/>
                            </a:solidFill>
                            <a:miter lim="800000"/>
                            <a:headEnd/>
                            <a:tailEnd/>
                          </a:ln>
                        </wps:spPr>
                        <wps:txbx>
                          <w:txbxContent>
                            <w:p w14:paraId="2B5405C9" w14:textId="77777777" w:rsidR="002511D6" w:rsidRPr="00A9450B" w:rsidRDefault="002511D6" w:rsidP="00971004">
                              <w:pPr>
                                <w:jc w:val="center"/>
                                <w:rPr>
                                  <w:rFonts w:ascii="Arial" w:hAnsi="Arial" w:cs="Arial"/>
                                  <w:sz w:val="20"/>
                                </w:rPr>
                              </w:pPr>
                              <w:r>
                                <w:rPr>
                                  <w:rFonts w:ascii="Arial" w:hAnsi="Arial" w:cs="Arial"/>
                                  <w:sz w:val="20"/>
                                </w:rPr>
                                <w:t>Patient Identifier Cross-Reference Consumer</w:t>
                              </w:r>
                            </w:p>
                            <w:p w14:paraId="516EC4FD" w14:textId="77777777" w:rsidR="002511D6" w:rsidRPr="00761D59" w:rsidRDefault="002511D6" w:rsidP="00971004"/>
                          </w:txbxContent>
                        </wps:txbx>
                        <wps:bodyPr rot="0" vert="horz" wrap="square" lIns="91440" tIns="45720" rIns="91440" bIns="45720" anchor="t" anchorCtr="0" upright="1">
                          <a:noAutofit/>
                        </wps:bodyPr>
                      </wps:wsp>
                      <wps:wsp>
                        <wps:cNvPr id="27" name="Rectangle 44"/>
                        <wps:cNvSpPr>
                          <a:spLocks noChangeArrowheads="1"/>
                        </wps:cNvSpPr>
                        <wps:spPr bwMode="auto">
                          <a:xfrm>
                            <a:off x="42290" y="4568"/>
                            <a:ext cx="13720" cy="6873"/>
                          </a:xfrm>
                          <a:prstGeom prst="rect">
                            <a:avLst/>
                          </a:prstGeom>
                          <a:solidFill>
                            <a:srgbClr val="FFFFFF"/>
                          </a:solidFill>
                          <a:ln w="9525">
                            <a:solidFill>
                              <a:srgbClr val="000000"/>
                            </a:solidFill>
                            <a:miter lim="800000"/>
                            <a:headEnd/>
                            <a:tailEnd/>
                          </a:ln>
                        </wps:spPr>
                        <wps:txbx>
                          <w:txbxContent>
                            <w:p w14:paraId="781B93B6" w14:textId="77777777" w:rsidR="002511D6" w:rsidRPr="00A9450B" w:rsidRDefault="002511D6"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28" name="Line 45"/>
                        <wps:cNvCnPr/>
                        <wps:spPr bwMode="auto">
                          <a:xfrm>
                            <a:off x="6859" y="11424"/>
                            <a:ext cx="9" cy="9145"/>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 name="Line 46"/>
                        <wps:cNvCnPr/>
                        <wps:spPr bwMode="auto">
                          <a:xfrm>
                            <a:off x="49150" y="11432"/>
                            <a:ext cx="8" cy="10285"/>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 name="Rectangle 47"/>
                        <wps:cNvSpPr>
                          <a:spLocks noChangeArrowheads="1"/>
                        </wps:cNvSpPr>
                        <wps:spPr bwMode="auto">
                          <a:xfrm>
                            <a:off x="5712" y="13713"/>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48"/>
                        <wps:cNvSpPr>
                          <a:spLocks noChangeArrowheads="1"/>
                        </wps:cNvSpPr>
                        <wps:spPr bwMode="auto">
                          <a:xfrm>
                            <a:off x="48002" y="13713"/>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Text Box 49"/>
                        <wps:cNvSpPr txBox="1">
                          <a:spLocks noChangeArrowheads="1"/>
                        </wps:cNvSpPr>
                        <wps:spPr bwMode="auto">
                          <a:xfrm>
                            <a:off x="12572" y="12573"/>
                            <a:ext cx="29718" cy="342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A7F066" w14:textId="77777777" w:rsidR="002511D6" w:rsidRDefault="002511D6" w:rsidP="00971004">
                              <w:pPr>
                                <w:jc w:val="center"/>
                              </w:pPr>
                              <w:r>
                                <w:t>Patient Registry Record Revised</w:t>
                              </w:r>
                            </w:p>
                          </w:txbxContent>
                        </wps:txbx>
                        <wps:bodyPr rot="0" vert="horz" wrap="square" lIns="91440" tIns="45720" rIns="91440" bIns="45720" anchor="t" anchorCtr="0" upright="1">
                          <a:noAutofit/>
                        </wps:bodyPr>
                      </wps:wsp>
                      <wps:wsp>
                        <wps:cNvPr id="35" name="Text Box 50"/>
                        <wps:cNvSpPr txBox="1">
                          <a:spLocks noChangeArrowheads="1"/>
                        </wps:cNvSpPr>
                        <wps:spPr bwMode="auto">
                          <a:xfrm>
                            <a:off x="12572" y="16001"/>
                            <a:ext cx="29718" cy="342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0F51E96" w14:textId="77777777" w:rsidR="002511D6" w:rsidRPr="00F908E2" w:rsidRDefault="002511D6" w:rsidP="00971004">
                              <w:pPr>
                                <w:spacing w:before="0"/>
                                <w:jc w:val="center"/>
                              </w:pPr>
                              <w:r>
                                <w:t>PRPA_IN201302UV02</w:t>
                              </w:r>
                            </w:p>
                          </w:txbxContent>
                        </wps:txbx>
                        <wps:bodyPr rot="0" vert="horz" wrap="square" lIns="91440" tIns="45720" rIns="91440" bIns="45720" anchor="t" anchorCtr="0" upright="1">
                          <a:noAutofit/>
                        </wps:bodyPr>
                      </wps:wsp>
                      <wps:wsp>
                        <wps:cNvPr id="36" name="Line 51"/>
                        <wps:cNvCnPr/>
                        <wps:spPr bwMode="auto">
                          <a:xfrm>
                            <a:off x="7999" y="16001"/>
                            <a:ext cx="40003" cy="0"/>
                          </a:xfrm>
                          <a:prstGeom prst="line">
                            <a:avLst/>
                          </a:prstGeom>
                          <a:noFill/>
                          <a:ln w="1270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74C8C220" id="Canvas 41" o:spid="_x0000_s1061" style="width:468pt;height:198pt;mso-position-horizontal-relative:char;mso-position-vertical-relative:line" coordsize="59436,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">
                <v:rect id="AutoShape 48" o:spid="_x0000_s1062" style="position:absolute;width:59436;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o:lock v:ext="edit" aspectratio="t"/>
                </v:rect>
                <v:rect id="Rectangle 43" o:spid="_x0000_s1063" style="position:absolute;top:4568;width:13711;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2B5405C9" w14:textId="77777777" w:rsidR="002511D6" w:rsidRPr="00A9450B" w:rsidRDefault="002511D6" w:rsidP="00971004">
                        <w:pPr>
                          <w:jc w:val="center"/>
                          <w:rPr>
                            <w:rFonts w:ascii="Arial" w:hAnsi="Arial" w:cs="Arial"/>
                            <w:sz w:val="20"/>
                          </w:rPr>
                        </w:pPr>
                        <w:r>
                          <w:rPr>
                            <w:rFonts w:ascii="Arial" w:hAnsi="Arial" w:cs="Arial"/>
                            <w:sz w:val="20"/>
                          </w:rPr>
                          <w:t>Patient Identifier Cross-Reference Consumer</w:t>
                        </w:r>
                      </w:p>
                      <w:p w14:paraId="516EC4FD" w14:textId="77777777" w:rsidR="002511D6" w:rsidRPr="00761D59" w:rsidRDefault="002511D6" w:rsidP="00971004"/>
                    </w:txbxContent>
                  </v:textbox>
                </v:rect>
                <v:rect id="Rectangle 44" o:spid="_x0000_s1064" style="position:absolute;left:42290;top:4568;width:13720;height:6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781B93B6" w14:textId="77777777" w:rsidR="002511D6" w:rsidRPr="00A9450B" w:rsidRDefault="002511D6" w:rsidP="00971004">
                        <w:pPr>
                          <w:jc w:val="center"/>
                          <w:rPr>
                            <w:rFonts w:ascii="Arial" w:hAnsi="Arial" w:cs="Arial"/>
                            <w:sz w:val="20"/>
                          </w:rPr>
                        </w:pPr>
                        <w:r>
                          <w:rPr>
                            <w:rFonts w:ascii="Arial" w:hAnsi="Arial" w:cs="Arial"/>
                            <w:sz w:val="20"/>
                          </w:rPr>
                          <w:t>Patient Identifier Cross-Reference Manager</w:t>
                        </w:r>
                      </w:p>
                    </w:txbxContent>
                  </v:textbox>
                </v:rect>
                <v:line id="Line 45" o:spid="_x0000_s1065" style="position:absolute;visibility:visible;mso-wrap-style:square" from="6859,11424" to="6868,2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" strokeweight="3pt">
                  <v:stroke dashstyle="dash"/>
                </v:line>
                <v:line id="Line 46" o:spid="_x0000_s1066" style="position:absolute;visibility:visible;mso-wrap-style:square" from="49150,11432" to="49158,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" strokeweight="3pt">
                  <v:stroke dashstyle="dash"/>
                </v:line>
                <v:rect id="Rectangle 47" o:spid="_x0000_s1067" style="position:absolute;left:5712;top:13713;width:2295;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rect id="Rectangle 48" o:spid="_x0000_s1068" style="position:absolute;left:48002;top:13713;width:228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shape id="Text Box 49" o:spid="_x0000_s1069" type="#_x0000_t202" style="position:absolute;left:12572;top:12573;width:2971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49A7F066" w14:textId="77777777" w:rsidR="002511D6" w:rsidRDefault="002511D6" w:rsidP="00971004">
                        <w:pPr>
                          <w:jc w:val="center"/>
                        </w:pPr>
                        <w:r>
                          <w:t>Patient Registry Record Revised</w:t>
                        </w:r>
                      </w:p>
                    </w:txbxContent>
                  </v:textbox>
                </v:shape>
                <v:shape id="Text Box 50" o:spid="_x0000_s1070" type="#_x0000_t202" style="position:absolute;left:12572;top:16001;width:2971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00F51E96" w14:textId="77777777" w:rsidR="002511D6" w:rsidRPr="00F908E2" w:rsidRDefault="002511D6" w:rsidP="00971004">
                        <w:pPr>
                          <w:spacing w:before="0"/>
                          <w:jc w:val="center"/>
                        </w:pPr>
                        <w:r>
                          <w:t>PRPA_IN201302UV02</w:t>
                        </w:r>
                      </w:p>
                    </w:txbxContent>
                  </v:textbox>
                </v:shape>
                <v:line id="Line 51" o:spid="_x0000_s1071" style="position:absolute;visibility:visible;mso-wrap-style:square" from="7999,16001" to="48002,16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" strokeweight="1pt">
                  <v:stroke startarrow="block"/>
                </v:line>
                <w10:anchorlock/>
              </v:group>
            </w:pict>
          </mc:Fallback>
        </mc:AlternateContent>
      </w:r>
    </w:p>
    <w:p w14:paraId="24BE130E" w14:textId="23ACC317" w:rsidR="007A1F44" w:rsidRPr="00E63AF6" w:rsidRDefault="004C2AEB" w:rsidP="002624F2">
      <w:pPr>
        <w:pStyle w:val="FigureTitle"/>
        <w:rPr>
          <w:rStyle w:val="FigureTitleChar1"/>
          <w:noProof w:val="0"/>
          <w:lang w:val="fr-FR"/>
          <w:rPrChange w:id="2705" w:author="Gregorio Canal" w:date="2019-05-22T14:54:00Z">
            <w:rPr>
              <w:rStyle w:val="FigureTitleChar1"/>
              <w:noProof w:val="0"/>
            </w:rPr>
          </w:rPrChange>
        </w:rPr>
      </w:pPr>
      <w:r w:rsidRPr="00E63AF6">
        <w:rPr>
          <w:noProof w:val="0"/>
          <w:lang w:val="fr-FR"/>
          <w:rPrChange w:id="2706" w:author="Gregorio Canal" w:date="2019-05-22T14:54:00Z">
            <w:rPr>
              <w:noProof w:val="0"/>
            </w:rPr>
          </w:rPrChange>
        </w:rPr>
        <w:t xml:space="preserve">Figure </w:t>
      </w:r>
      <w:r w:rsidR="007A1F44" w:rsidRPr="00E63AF6">
        <w:rPr>
          <w:noProof w:val="0"/>
          <w:lang w:val="fr-FR"/>
          <w:rPrChange w:id="2707" w:author="Gregorio Canal" w:date="2019-05-22T14:54:00Z">
            <w:rPr>
              <w:noProof w:val="0"/>
            </w:rPr>
          </w:rPrChange>
        </w:rPr>
        <w:t>3.46</w:t>
      </w:r>
      <w:r w:rsidR="00A97392" w:rsidRPr="00E63AF6">
        <w:rPr>
          <w:noProof w:val="0"/>
          <w:lang w:val="fr-FR"/>
          <w:rPrChange w:id="2708" w:author="Gregorio Canal" w:date="2019-05-22T14:54:00Z">
            <w:rPr>
              <w:noProof w:val="0"/>
            </w:rPr>
          </w:rPrChange>
        </w:rPr>
        <w:t>.4</w:t>
      </w:r>
      <w:r w:rsidR="007A1F44" w:rsidRPr="00E63AF6">
        <w:rPr>
          <w:noProof w:val="0"/>
          <w:lang w:val="fr-FR"/>
          <w:rPrChange w:id="2709" w:author="Gregorio Canal" w:date="2019-05-22T14:54:00Z">
            <w:rPr>
              <w:noProof w:val="0"/>
            </w:rPr>
          </w:rPrChange>
        </w:rPr>
        <w:t xml:space="preserve">-1: Update Patient Information </w:t>
      </w:r>
      <w:proofErr w:type="spellStart"/>
      <w:r w:rsidR="007A1F44" w:rsidRPr="00E63AF6">
        <w:rPr>
          <w:noProof w:val="0"/>
          <w:lang w:val="fr-FR"/>
          <w:rPrChange w:id="2710" w:author="Gregorio Canal" w:date="2019-05-22T14:54:00Z">
            <w:rPr>
              <w:noProof w:val="0"/>
            </w:rPr>
          </w:rPrChange>
        </w:rPr>
        <w:t>Sequence</w:t>
      </w:r>
      <w:proofErr w:type="spellEnd"/>
    </w:p>
    <w:p w14:paraId="2AEDC58C" w14:textId="77777777" w:rsidR="007A1F44" w:rsidRPr="00E63AF6" w:rsidRDefault="007A1F44" w:rsidP="00971004">
      <w:pPr>
        <w:pStyle w:val="Titolo4"/>
        <w:numPr>
          <w:ilvl w:val="0"/>
          <w:numId w:val="0"/>
        </w:numPr>
        <w:tabs>
          <w:tab w:val="clear" w:pos="2160"/>
          <w:tab w:val="clear" w:pos="2880"/>
          <w:tab w:val="clear" w:pos="3600"/>
        </w:tabs>
        <w:rPr>
          <w:noProof w:val="0"/>
          <w:lang w:val="fr-FR"/>
          <w:rPrChange w:id="2711" w:author="Gregorio Canal" w:date="2019-05-22T14:54:00Z">
            <w:rPr>
              <w:noProof w:val="0"/>
            </w:rPr>
          </w:rPrChange>
        </w:rPr>
      </w:pPr>
      <w:bookmarkStart w:id="2712" w:name="_Toc169692741"/>
      <w:bookmarkStart w:id="2713" w:name="_Toc398544351"/>
      <w:r w:rsidRPr="00E63AF6">
        <w:rPr>
          <w:noProof w:val="0"/>
          <w:lang w:val="fr-FR"/>
          <w:rPrChange w:id="2714" w:author="Gregorio Canal" w:date="2019-05-22T14:54:00Z">
            <w:rPr>
              <w:noProof w:val="0"/>
            </w:rPr>
          </w:rPrChange>
        </w:rPr>
        <w:t>3.46.4.1 Update Patient Information</w:t>
      </w:r>
      <w:bookmarkEnd w:id="2712"/>
      <w:bookmarkEnd w:id="2713"/>
    </w:p>
    <w:p w14:paraId="7EC04DF1"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715" w:name="_Toc169692742"/>
      <w:r w:rsidRPr="00977EA3">
        <w:rPr>
          <w:noProof w:val="0"/>
        </w:rPr>
        <w:t>3.46.4.1.1 Trigger Events</w:t>
      </w:r>
      <w:bookmarkEnd w:id="2715"/>
    </w:p>
    <w:p w14:paraId="327B1EB2" w14:textId="77777777" w:rsidR="007A1F44" w:rsidRPr="00977EA3" w:rsidRDefault="007A1F44" w:rsidP="00971004">
      <w:pPr>
        <w:pStyle w:val="Corpotesto"/>
      </w:pPr>
      <w:r w:rsidRPr="00977EA3">
        <w:t>The Patient Identifier Cross-reference Manager shall notify a Patient Identifier Cross-reference Consumer when there is a change in a set of cross-referenced patient identifiers for any of the patient identifiers belonging to Patient Identifier Domains of interest to the consumer. The configuration of the domains of interest to a Patient Cross-reference Consumer is maintained by the Patient Cross-reference Manager.</w:t>
      </w:r>
    </w:p>
    <w:p w14:paraId="38556E27" w14:textId="77777777" w:rsidR="007A1F44" w:rsidRPr="00977EA3" w:rsidRDefault="007A1F44" w:rsidP="00971004">
      <w:pPr>
        <w:pStyle w:val="Corpotesto"/>
      </w:pPr>
      <w:r w:rsidRPr="00977EA3">
        <w:t>Several notifications may have to be issued to communicate a single update to a set of cross-reference patient identifiers as required to reflect all the changes on the resulting sets of cross-reference patient Identifiers belonging to Patient Identifier Domains of interest to the Patient Identifier Cross-referencing Consumer.</w:t>
      </w:r>
    </w:p>
    <w:p w14:paraId="406F9FB1" w14:textId="77777777" w:rsidR="007A1F44" w:rsidRPr="00977EA3" w:rsidRDefault="007A1F44" w:rsidP="00971004">
      <w:pPr>
        <w:pStyle w:val="Corpotesto"/>
      </w:pPr>
      <w:r w:rsidRPr="00977EA3">
        <w:t>The following HL7 trigger event will be used to update to the list of patient identifiers:</w:t>
      </w:r>
    </w:p>
    <w:p w14:paraId="154E14C2" w14:textId="77777777" w:rsidR="007A1F44" w:rsidRPr="00977EA3" w:rsidRDefault="007A1F44" w:rsidP="00971004">
      <w:pPr>
        <w:pStyle w:val="Corpotesto"/>
        <w:rPr>
          <w:b/>
        </w:rPr>
      </w:pPr>
      <w:r w:rsidRPr="00977EA3">
        <w:rPr>
          <w:b/>
        </w:rPr>
        <w:t xml:space="preserve">Patient Registry Record Revised (PRPA_TE201302UV02) </w:t>
      </w:r>
    </w:p>
    <w:p w14:paraId="6F7F0694" w14:textId="77777777" w:rsidR="007A1F44" w:rsidRPr="00977EA3" w:rsidRDefault="007A1F44" w:rsidP="00971004">
      <w:pPr>
        <w:pStyle w:val="Corpotesto"/>
      </w:pPr>
      <w:r w:rsidRPr="00977EA3">
        <w:t>This trigger event signals that patient information was revised in a patient registry.</w:t>
      </w:r>
    </w:p>
    <w:p w14:paraId="772C4D21"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716" w:name="_Toc169692743"/>
      <w:r w:rsidRPr="00977EA3">
        <w:rPr>
          <w:noProof w:val="0"/>
        </w:rPr>
        <w:t>3.46.4.1.2 Message Semantics</w:t>
      </w:r>
      <w:bookmarkEnd w:id="2716"/>
    </w:p>
    <w:p w14:paraId="7997E472" w14:textId="77777777" w:rsidR="007A1F44" w:rsidRPr="00977EA3" w:rsidRDefault="007A1F44" w:rsidP="00971004">
      <w:pPr>
        <w:pStyle w:val="Corpotesto"/>
      </w:pPr>
      <w:r w:rsidRPr="00977EA3">
        <w:t>The PIX Update Notification transaction is conducted by the Patient Revise (PRPA_MT201302UV02) message. The Patient Identifier Cross-reference Manager initiates this transaction whenever identifier list information is updated for a patient.</w:t>
      </w:r>
    </w:p>
    <w:p w14:paraId="5323D430" w14:textId="77777777" w:rsidR="007A1F44" w:rsidRPr="00977EA3" w:rsidRDefault="007A1F44" w:rsidP="00971004">
      <w:pPr>
        <w:pStyle w:val="Corpotesto"/>
      </w:pPr>
      <w:r w:rsidRPr="00977EA3">
        <w:t xml:space="preserve">Each message shall be acknowledged by the HL7 V3 Accept Acknowledgement (MCCI_MT000200UV01), which is described in </w:t>
      </w:r>
      <w:r w:rsidRPr="00977EA3">
        <w:rPr>
          <w:rStyle w:val="BodyTextCharChar1"/>
          <w:noProof w:val="0"/>
        </w:rPr>
        <w:t xml:space="preserve">ITI TF-2x: </w:t>
      </w:r>
      <w:r w:rsidRPr="00977EA3">
        <w:t>Appendix O.</w:t>
      </w:r>
    </w:p>
    <w:p w14:paraId="20900922" w14:textId="77777777" w:rsidR="007A1F44" w:rsidRPr="00977EA3" w:rsidRDefault="007A1F44" w:rsidP="00971004">
      <w:pPr>
        <w:pStyle w:val="Corpotesto"/>
      </w:pPr>
      <w:r w:rsidRPr="00977EA3">
        <w:t xml:space="preserve">It is wholly the responsibility of the Patient Identifier Cross-reference Manager to perform the matching of patient identifiers based on the patient traits it receives. The information provided by </w:t>
      </w:r>
      <w:r w:rsidRPr="00977EA3">
        <w:lastRenderedPageBreak/>
        <w:t>the Patient Identifier Cross-reference Manager to Patient Identifier Cross-reference Consumer Actors shall only contain a list of cross-referenced identifiers for the domains of interest as configured with the Patient Identifier Cross-reference Manager in two or more of the domains managed by the Patient Identifier Cross-reference Manager. Multiple notifications may need to be sent. For example:</w:t>
      </w:r>
    </w:p>
    <w:p w14:paraId="50BB3312" w14:textId="77777777" w:rsidR="007A1F44" w:rsidRPr="00977EA3" w:rsidRDefault="007A1F44" w:rsidP="00971004">
      <w:pPr>
        <w:pStyle w:val="Corpotesto"/>
      </w:pPr>
      <w:r w:rsidRPr="00977EA3">
        <w:t>Consumer CON_A is configured to receive update notifications for domains DOM_A and DOM_AD. Notifications are sent as follows:</w:t>
      </w:r>
    </w:p>
    <w:p w14:paraId="38A30B96" w14:textId="77777777" w:rsidR="007A1F44" w:rsidRPr="00977EA3" w:rsidRDefault="007A1F44" w:rsidP="003462A5">
      <w:pPr>
        <w:pStyle w:val="Puntoelenco2"/>
      </w:pPr>
      <w:r w:rsidRPr="00977EA3">
        <w:t>A PIXV3 Patient Registry Record Add message is sent for a patient for DOM_A. The update notification shall contain the patient identifier for DOM_A.</w:t>
      </w:r>
    </w:p>
    <w:p w14:paraId="62004F5C" w14:textId="77777777" w:rsidR="007A1F44" w:rsidRPr="00977EA3" w:rsidRDefault="007A1F44" w:rsidP="003462A5">
      <w:pPr>
        <w:pStyle w:val="Puntoelenco2"/>
      </w:pPr>
      <w:r w:rsidRPr="00977EA3">
        <w:t>A PIXV3 Patient Registry Record Add message is processed for DOM_AD. The Patient Identifier Cross-reference Manager cross references this patient with DOM_A. The update notification shall contain the patient identifiers for both DOM_A and DOM_AD.</w:t>
      </w:r>
    </w:p>
    <w:p w14:paraId="40F15C68" w14:textId="77777777" w:rsidR="007A1F44" w:rsidRPr="00977EA3" w:rsidRDefault="007A1F44" w:rsidP="003462A5">
      <w:pPr>
        <w:pStyle w:val="Puntoelenco2"/>
      </w:pPr>
      <w:r w:rsidRPr="00977EA3">
        <w:t>A PIXV3 Patient Registry Record Revise message is processed for DOM_AD changing the patient address. The Patient Identifier Cross-reference Manager cross references determines this patient is no longer the same patient as DOM_A. Two update notifications shall be sent. One containing the patient identifier for DOM_A. The other one containing the patient identifier for DOM_AD.</w:t>
      </w:r>
    </w:p>
    <w:p w14:paraId="0672CF69" w14:textId="77777777" w:rsidR="007A1F44" w:rsidRPr="00977EA3" w:rsidRDefault="007A1F44" w:rsidP="00971004">
      <w:pPr>
        <w:pStyle w:val="Corpotesto"/>
      </w:pPr>
      <w:r w:rsidRPr="00977EA3">
        <w:t>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transaction. Possible matches should not be communicated until the healthcare institution policies and processes embodied in the Patient Identifier Cross-reference Manager reach a positive matching decision.</w:t>
      </w:r>
    </w:p>
    <w:p w14:paraId="7D8BA983" w14:textId="77777777" w:rsidR="007A1F44" w:rsidRPr="00977EA3" w:rsidRDefault="007A1F44" w:rsidP="00971004">
      <w:pPr>
        <w:pStyle w:val="Corpotesto"/>
      </w:pPr>
      <w:r w:rsidRPr="00977EA3">
        <w:t xml:space="preserve">The Patient Identifier Cross-reference Manager shall have configuration indicating which Identity Consumers are interested in receiving the PIXV3 Update Notification </w:t>
      </w:r>
      <w:r w:rsidR="00E77430" w:rsidRPr="00977EA3">
        <w:t>transaction</w:t>
      </w:r>
      <w:r w:rsidRPr="00977EA3">
        <w:t>s. This configuration information shall include identification of the identity consumer systems interested in receiving notifications and, for each of those systems, a list of the patient identifier domains of interest. The Patient Identifier Cross-reference Manager should account for consumers interested in all domains.</w:t>
      </w:r>
    </w:p>
    <w:p w14:paraId="71F2F388" w14:textId="77777777" w:rsidR="007A1F44" w:rsidRPr="00977EA3" w:rsidRDefault="007A1F44" w:rsidP="00971004">
      <w:pPr>
        <w:pStyle w:val="Corpotesto"/>
      </w:pPr>
      <w:r w:rsidRPr="00977EA3">
        <w:t>Each message shall be acknowledged by the Accept Acknowledgment message sent by the receiver of the Patient Registry Record Revise message to its sender.</w:t>
      </w:r>
    </w:p>
    <w:p w14:paraId="1075ACCF"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717" w:name="_Toc169692744"/>
      <w:r w:rsidRPr="00977EA3">
        <w:rPr>
          <w:noProof w:val="0"/>
        </w:rPr>
        <w:t xml:space="preserve">3.46.4.1.2.1 Major Components of the Patient Registry Record Revised </w:t>
      </w:r>
      <w:bookmarkEnd w:id="2717"/>
    </w:p>
    <w:p w14:paraId="0D73332E" w14:textId="77777777" w:rsidR="007A1F44" w:rsidRPr="00977EA3" w:rsidRDefault="007A1F44" w:rsidP="00971004">
      <w:pPr>
        <w:pStyle w:val="Corpotesto"/>
      </w:pPr>
      <w:r w:rsidRPr="00977EA3">
        <w:rPr>
          <w:rStyle w:val="Enfasigrassetto"/>
          <w:bCs/>
        </w:rPr>
        <w:t>Patient</w:t>
      </w:r>
    </w:p>
    <w:p w14:paraId="177F251C" w14:textId="77777777" w:rsidR="007A1F44" w:rsidRPr="00977EA3" w:rsidRDefault="007A1F44" w:rsidP="00971004">
      <w:pPr>
        <w:pStyle w:val="Corpotesto"/>
      </w:pPr>
      <w:r w:rsidRPr="00977EA3">
        <w:t xml:space="preserve">The </w:t>
      </w:r>
      <w:r w:rsidRPr="00977EA3">
        <w:rPr>
          <w:i/>
        </w:rPr>
        <w:t>Patient</w:t>
      </w:r>
      <w:r w:rsidRPr="00977EA3">
        <w:t xml:space="preserve"> class is the entry point to the R-MIM for the </w:t>
      </w:r>
      <w:r w:rsidRPr="00977EA3">
        <w:rPr>
          <w:i/>
        </w:rPr>
        <w:t>Patient Revise</w:t>
      </w:r>
      <w:r w:rsidRPr="00977EA3">
        <w:rPr>
          <w:rStyle w:val="Enfasicorsivo"/>
          <w:rFonts w:ascii="Arial" w:hAnsi="Arial" w:cs="Arial"/>
          <w:iCs/>
        </w:rPr>
        <w:t xml:space="preserve"> </w:t>
      </w:r>
      <w:r w:rsidRPr="00977EA3">
        <w:rPr>
          <w:i/>
        </w:rPr>
        <w:t>(PRPA_RM201302UV02)</w:t>
      </w:r>
      <w:r w:rsidRPr="00977EA3">
        <w:t>. This is where the updated list of patient identifiers will be present.</w:t>
      </w:r>
    </w:p>
    <w:p w14:paraId="03BF5BE6" w14:textId="77777777" w:rsidR="007A1F44" w:rsidRPr="00977EA3" w:rsidRDefault="007A1F44" w:rsidP="003462A5">
      <w:pPr>
        <w:pStyle w:val="Corpotesto"/>
        <w:keepNext/>
      </w:pPr>
      <w:r w:rsidRPr="00977EA3">
        <w:rPr>
          <w:rStyle w:val="Enfasigrassetto"/>
          <w:bCs/>
        </w:rPr>
        <w:t>Person</w:t>
      </w:r>
    </w:p>
    <w:p w14:paraId="5F3526EC" w14:textId="77777777" w:rsidR="007A1F44" w:rsidRPr="00977EA3" w:rsidRDefault="007A1F44" w:rsidP="00971004">
      <w:pPr>
        <w:pStyle w:val="Corpotesto"/>
      </w:pPr>
      <w:r w:rsidRPr="00977EA3">
        <w:t xml:space="preserve">The </w:t>
      </w:r>
      <w:r w:rsidRPr="00977EA3">
        <w:rPr>
          <w:i/>
        </w:rPr>
        <w:t>Person</w:t>
      </w:r>
      <w:r w:rsidRPr="00977EA3">
        <w:t xml:space="preserve"> class contains the name of the patient for additional verification purposes. </w:t>
      </w:r>
    </w:p>
    <w:p w14:paraId="1523178F" w14:textId="77777777" w:rsidR="007A1F44" w:rsidRPr="00977EA3" w:rsidRDefault="007A1F44" w:rsidP="00D372D5">
      <w:pPr>
        <w:pStyle w:val="Corpotesto"/>
        <w:keepNext/>
        <w:rPr>
          <w:rStyle w:val="Enfasigrassetto"/>
          <w:bCs/>
        </w:rPr>
      </w:pPr>
      <w:r w:rsidRPr="00977EA3">
        <w:rPr>
          <w:rStyle w:val="Enfasigrassetto"/>
          <w:bCs/>
        </w:rPr>
        <w:lastRenderedPageBreak/>
        <w:t>Provider Organization</w:t>
      </w:r>
    </w:p>
    <w:p w14:paraId="7E4B8B08" w14:textId="235AD6AC" w:rsidR="007A1F44" w:rsidRPr="00977EA3" w:rsidRDefault="007A1F44" w:rsidP="00971004">
      <w:pPr>
        <w:pStyle w:val="Corpotesto"/>
      </w:pPr>
      <w:r w:rsidRPr="00977EA3">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(see </w:t>
      </w:r>
      <w:r w:rsidRPr="00977EA3">
        <w:rPr>
          <w:rStyle w:val="BodyTextCharChar1"/>
          <w:noProof w:val="0"/>
        </w:rPr>
        <w:t>ITI TF-2x: A</w:t>
      </w:r>
      <w:r w:rsidRPr="00977EA3">
        <w:t xml:space="preserve">ppendix E on the use of the II data type for patient identifiers). </w:t>
      </w:r>
    </w:p>
    <w:p w14:paraId="3321BA0D" w14:textId="77777777" w:rsidR="007A1F44" w:rsidRPr="00977EA3" w:rsidRDefault="007A1F44" w:rsidP="00971004">
      <w:pPr>
        <w:pStyle w:val="Corpotesto"/>
        <w:rPr>
          <w:rStyle w:val="Enfasigrassetto"/>
          <w:bCs/>
        </w:rPr>
      </w:pPr>
      <w:r w:rsidRPr="00977EA3">
        <w:rPr>
          <w:rStyle w:val="Enfasigrassetto"/>
          <w:bCs/>
        </w:rPr>
        <w:t>Other Identifiers</w:t>
      </w:r>
    </w:p>
    <w:p w14:paraId="2FEB6036" w14:textId="2F1783E0" w:rsidR="007A1F44" w:rsidRPr="00977EA3" w:rsidRDefault="007A1F44" w:rsidP="00971004">
      <w:pPr>
        <w:pStyle w:val="Corpotesto"/>
      </w:pPr>
      <w:r w:rsidRPr="00977EA3">
        <w:t xml:space="preserve">The </w:t>
      </w:r>
      <w:proofErr w:type="spellStart"/>
      <w:r w:rsidRPr="00977EA3">
        <w:rPr>
          <w:i/>
        </w:rPr>
        <w:t>OtherIDs</w:t>
      </w:r>
      <w:proofErr w:type="spellEnd"/>
      <w:r w:rsidRPr="00977EA3">
        <w:rPr>
          <w:i/>
        </w:rPr>
        <w:t xml:space="preserve"> </w:t>
      </w:r>
      <w:r w:rsidRPr="00977EA3">
        <w:t xml:space="preserve">class can be optionally used to capture other identifiers associated with the person such as </w:t>
      </w:r>
      <w:r w:rsidRPr="00977EA3">
        <w:rPr>
          <w:vanish/>
        </w:rPr>
        <w:t>identifiers required to support all of the HL7 v3 messages corresponding to the PIX/PDQ Transactions (e</w:t>
      </w:r>
      <w:r w:rsidR="00073088">
        <w:rPr>
          <w:vanish/>
        </w:rPr>
        <w:t>.</w:t>
      </w:r>
      <w:r w:rsidRPr="00977EA3">
        <w:rPr>
          <w:vanish/>
        </w:rPr>
        <w:t>g.</w:t>
      </w:r>
      <w:r w:rsidR="00073088">
        <w:rPr>
          <w:vanish/>
        </w:rPr>
        <w:t>,</w:t>
      </w:r>
      <w:r w:rsidRPr="00977EA3">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w:t>
      </w:r>
      <w:proofErr w:type="spellStart"/>
      <w:r w:rsidRPr="00977EA3">
        <w:t>OtherIDs</w:t>
      </w:r>
      <w:proofErr w:type="spellEnd"/>
      <w:r w:rsidRPr="00977EA3">
        <w:t xml:space="preserve"> class shall not be used. For the purposes of interoperability where both HL7 V3 and HL7 v2.x based transactions are used, and the </w:t>
      </w:r>
      <w:proofErr w:type="spellStart"/>
      <w:r w:rsidRPr="00977EA3">
        <w:t>OtherIDs</w:t>
      </w:r>
      <w:proofErr w:type="spellEnd"/>
      <w:r w:rsidRPr="00977EA3">
        <w:t xml:space="preserve"> class is present, the following requirement is imposed on the OtherIDs.id attribute and on the scopingOrganization.id attribute:</w:t>
      </w:r>
    </w:p>
    <w:p w14:paraId="73D6C923" w14:textId="77777777" w:rsidR="007A1F44" w:rsidRPr="00977EA3" w:rsidRDefault="007A1F44" w:rsidP="00971004">
      <w:pPr>
        <w:pStyle w:val="Corpotesto"/>
        <w:ind w:left="720"/>
      </w:pPr>
      <w:proofErr w:type="spellStart"/>
      <w:r w:rsidRPr="00977EA3">
        <w:t>OtherIDs.id.root</w:t>
      </w:r>
      <w:proofErr w:type="spellEnd"/>
      <w:r w:rsidRPr="00977EA3">
        <w:t xml:space="preserve"> SHALL be identical to </w:t>
      </w:r>
      <w:proofErr w:type="spellStart"/>
      <w:r w:rsidRPr="00977EA3">
        <w:t>scopingOrganization.id.root</w:t>
      </w:r>
      <w:proofErr w:type="spellEnd"/>
    </w:p>
    <w:p w14:paraId="11EF3589" w14:textId="77777777" w:rsidR="007A1F44" w:rsidRPr="00977EA3" w:rsidRDefault="007A1F44" w:rsidP="00971004">
      <w:pPr>
        <w:pStyle w:val="Corpotesto"/>
        <w:ind w:left="720"/>
      </w:pPr>
      <w:proofErr w:type="spellStart"/>
      <w:r w:rsidRPr="00977EA3">
        <w:t>scopingOrganization.id.extension</w:t>
      </w:r>
      <w:proofErr w:type="spellEnd"/>
      <w:r w:rsidRPr="00977EA3">
        <w:t xml:space="preserve"> SHALL NOT have any value</w:t>
      </w:r>
    </w:p>
    <w:p w14:paraId="20E578F3"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718" w:name="_Toc169692745"/>
      <w:r w:rsidRPr="00977EA3">
        <w:rPr>
          <w:noProof w:val="0"/>
        </w:rPr>
        <w:t>3.46.4.1.2.2 Message Information Model of the Patient Registry Record Revise Message</w:t>
      </w:r>
      <w:bookmarkEnd w:id="2718"/>
      <w:r w:rsidRPr="00977EA3">
        <w:rPr>
          <w:noProof w:val="0"/>
        </w:rPr>
        <w:t xml:space="preserve"> </w:t>
      </w:r>
    </w:p>
    <w:p w14:paraId="1E5DD440" w14:textId="77777777" w:rsidR="007A1F44" w:rsidRPr="00977EA3" w:rsidRDefault="007A1F44" w:rsidP="00971004">
      <w:pPr>
        <w:pStyle w:val="Corpotesto"/>
      </w:pPr>
      <w:r w:rsidRPr="00977EA3">
        <w:t xml:space="preserve">Below is the Message Information Model for the Patient Identifiers message, as restricted for this transaction. The purpose of the model is to describe the data elements relevant for this transaction. It is a strict subset of the </w:t>
      </w:r>
      <w:r w:rsidRPr="00977EA3">
        <w:rPr>
          <w:i/>
        </w:rPr>
        <w:t>Patient Revise (PRPA_RM201302UV02)</w:t>
      </w:r>
      <w:r w:rsidRPr="00977EA3">
        <w:rPr>
          <w:rStyle w:val="Enfasicorsivo"/>
          <w:rFonts w:ascii="Arial" w:hAnsi="Arial"/>
          <w:iCs/>
          <w:color w:val="000000"/>
        </w:rPr>
        <w:t xml:space="preserve"> </w:t>
      </w:r>
      <w:r w:rsidRPr="00977EA3">
        <w:t xml:space="preserve">RMIM. </w:t>
      </w:r>
    </w:p>
    <w:p w14:paraId="10A46A27" w14:textId="77777777" w:rsidR="007A1F44" w:rsidRPr="00977EA3" w:rsidRDefault="007A1F44" w:rsidP="00971004">
      <w:pPr>
        <w:pStyle w:val="Corpotesto"/>
      </w:pPr>
      <w:r w:rsidRPr="00977EA3">
        <w:t xml:space="preserve">The base RMIM can be found on the HL7 V3 2008 Edition CD at </w:t>
      </w:r>
      <w:r w:rsidRPr="00977EA3">
        <w:rPr>
          <w:rStyle w:val="Collegamentoipertestuale"/>
        </w:rPr>
        <w:t>Edition2008/domains/</w:t>
      </w:r>
      <w:proofErr w:type="spellStart"/>
      <w:r w:rsidRPr="00977EA3">
        <w:rPr>
          <w:rStyle w:val="Collegamentoipertestuale"/>
        </w:rPr>
        <w:t>uvpa</w:t>
      </w:r>
      <w:proofErr w:type="spellEnd"/>
      <w:r w:rsidRPr="00977EA3">
        <w:rPr>
          <w:rStyle w:val="Collegamentoipertestuale"/>
        </w:rPr>
        <w:t>/editable/PRPA_RM201302UV.htm.</w:t>
      </w:r>
      <w:r w:rsidRPr="00977EA3">
        <w:t xml:space="preserve"> The following restrictions were made on the original RMIMs to arrive at the restricted model (note that the resulting model is identical to the one described in </w:t>
      </w:r>
      <w:r w:rsidR="00292B01" w:rsidRPr="00977EA3">
        <w:t>Section</w:t>
      </w:r>
      <w:r w:rsidRPr="00977EA3">
        <w:t xml:space="preserve"> 3.45.4.2.2.2):</w:t>
      </w:r>
    </w:p>
    <w:p w14:paraId="0E8917EA" w14:textId="77777777" w:rsidR="007A1F44" w:rsidRPr="00977EA3" w:rsidRDefault="007A1F44" w:rsidP="00971004">
      <w:pPr>
        <w:pStyle w:val="Puntoelenco2"/>
        <w:tabs>
          <w:tab w:val="clear" w:pos="720"/>
          <w:tab w:val="num" w:pos="1080"/>
        </w:tabs>
        <w:ind w:left="1080"/>
      </w:pPr>
      <w:r w:rsidRPr="00977EA3">
        <w:t>The focal entity choice is restricted to be only a person</w:t>
      </w:r>
    </w:p>
    <w:p w14:paraId="3C6712E5" w14:textId="77777777" w:rsidR="007A1F44" w:rsidRPr="00977EA3" w:rsidRDefault="007A1F44" w:rsidP="00971004">
      <w:pPr>
        <w:pStyle w:val="Puntoelenco2"/>
        <w:tabs>
          <w:tab w:val="clear" w:pos="720"/>
          <w:tab w:val="num" w:pos="1080"/>
        </w:tabs>
        <w:ind w:left="1080"/>
      </w:pPr>
      <w:r w:rsidRPr="00977EA3">
        <w:t>All optional classes are removed, except for the provider organization, and other identifiers</w:t>
      </w:r>
    </w:p>
    <w:p w14:paraId="594CBF72" w14:textId="77777777" w:rsidR="007A1F44" w:rsidRPr="00977EA3" w:rsidRDefault="007A1F44" w:rsidP="00971004">
      <w:pPr>
        <w:pStyle w:val="Puntoelenco2"/>
        <w:tabs>
          <w:tab w:val="clear" w:pos="720"/>
          <w:tab w:val="num" w:pos="1080"/>
        </w:tabs>
        <w:ind w:left="1080"/>
      </w:pPr>
      <w:r w:rsidRPr="00977EA3">
        <w:t>All optional attributes in the Patient and Person class are removed</w:t>
      </w:r>
    </w:p>
    <w:p w14:paraId="70595399" w14:textId="77777777" w:rsidR="007A1F44" w:rsidRPr="00977EA3" w:rsidRDefault="007A1F44" w:rsidP="00971004"/>
    <w:p w14:paraId="2DE916F5" w14:textId="77777777" w:rsidR="007A1F44" w:rsidRPr="00977EA3" w:rsidRDefault="00D139D9" w:rsidP="00971004">
      <w:pPr>
        <w:keepNext/>
        <w:jc w:val="center"/>
      </w:pPr>
      <w:r w:rsidRPr="00977EA3">
        <w:rPr>
          <w:noProof/>
        </w:rPr>
        <w:lastRenderedPageBreak/>
        <w:drawing>
          <wp:inline distT="0" distB="0" distL="0" distR="0" wp14:anchorId="3B3B0C37" wp14:editId="63506A27">
            <wp:extent cx="5570855" cy="3439795"/>
            <wp:effectExtent l="0" t="0" r="0" b="0"/>
            <wp:docPr id="50" name="Picture 51" descr="PRPA_RM201302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PA_RM201302IH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70855" cy="3439795"/>
                    </a:xfrm>
                    <a:prstGeom prst="rect">
                      <a:avLst/>
                    </a:prstGeom>
                    <a:noFill/>
                    <a:ln>
                      <a:noFill/>
                    </a:ln>
                  </pic:spPr>
                </pic:pic>
              </a:graphicData>
            </a:graphic>
          </wp:inline>
        </w:drawing>
      </w:r>
    </w:p>
    <w:p w14:paraId="622290F0" w14:textId="4BAB9A40" w:rsidR="007A1F44" w:rsidRPr="00977EA3" w:rsidRDefault="007A1F44" w:rsidP="00971004">
      <w:pPr>
        <w:pStyle w:val="FigureTitle"/>
        <w:rPr>
          <w:noProof w:val="0"/>
        </w:rPr>
      </w:pPr>
      <w:r w:rsidRPr="00977EA3">
        <w:rPr>
          <w:noProof w:val="0"/>
        </w:rPr>
        <w:t>Figure 3.46.4.1.2</w:t>
      </w:r>
      <w:r w:rsidR="00A97392">
        <w:rPr>
          <w:noProof w:val="0"/>
        </w:rPr>
        <w:t>.2</w:t>
      </w:r>
      <w:r w:rsidRPr="00977EA3">
        <w:rPr>
          <w:noProof w:val="0"/>
        </w:rPr>
        <w:t xml:space="preserve">-1: Message Information Model for the Patient </w:t>
      </w:r>
      <w:r w:rsidR="00A97392">
        <w:rPr>
          <w:noProof w:val="0"/>
        </w:rPr>
        <w:t>Revise</w:t>
      </w:r>
      <w:r w:rsidR="00A97392" w:rsidRPr="00977EA3">
        <w:rPr>
          <w:noProof w:val="0"/>
        </w:rPr>
        <w:t xml:space="preserve"> </w:t>
      </w:r>
      <w:r w:rsidRPr="00977EA3">
        <w:rPr>
          <w:noProof w:val="0"/>
        </w:rPr>
        <w:t>Message</w:t>
      </w:r>
    </w:p>
    <w:p w14:paraId="78D38B7E" w14:textId="2E207F9F" w:rsidR="007A1F44" w:rsidRPr="00977EA3" w:rsidRDefault="007A1F44" w:rsidP="00971004">
      <w:pPr>
        <w:pStyle w:val="Corpotesto"/>
      </w:pPr>
      <w:r w:rsidRPr="00977EA3">
        <w:t>The attributes of this model are described in the following table.</w:t>
      </w:r>
    </w:p>
    <w:p w14:paraId="669B635F" w14:textId="11495994" w:rsidR="007A1F44" w:rsidRPr="00977EA3" w:rsidRDefault="007A1F44" w:rsidP="00971004">
      <w:pPr>
        <w:pStyle w:val="TableTitle"/>
        <w:rPr>
          <w:noProof w:val="0"/>
        </w:rPr>
      </w:pPr>
      <w:r w:rsidRPr="00977EA3">
        <w:rPr>
          <w:noProof w:val="0"/>
        </w:rPr>
        <w:t>Table 3.46.4.1.2</w:t>
      </w:r>
      <w:r w:rsidR="00A97392">
        <w:rPr>
          <w:noProof w:val="0"/>
        </w:rPr>
        <w:t>.1</w:t>
      </w:r>
      <w:r w:rsidRPr="00977EA3">
        <w:rPr>
          <w:noProof w:val="0"/>
        </w:rPr>
        <w:t>-</w:t>
      </w:r>
      <w:r w:rsidR="00A97392">
        <w:rPr>
          <w:noProof w:val="0"/>
        </w:rPr>
        <w:t>1</w:t>
      </w:r>
      <w:r w:rsidRPr="00977EA3">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4CE00C8D" w14:textId="77777777" w:rsidTr="00B6518F">
        <w:trPr>
          <w:trHeight w:val="525"/>
          <w:tblHeader/>
        </w:trPr>
        <w:tc>
          <w:tcPr>
            <w:tcW w:w="4363" w:type="dxa"/>
            <w:shd w:val="clear" w:color="auto" w:fill="D9D9D9"/>
          </w:tcPr>
          <w:p w14:paraId="7240246D" w14:textId="5B9E09D0" w:rsidR="007A1F44" w:rsidRPr="00977EA3" w:rsidRDefault="007A1F44" w:rsidP="00A063AC">
            <w:pPr>
              <w:pStyle w:val="TableEntryHeader"/>
              <w:rPr>
                <w:noProof w:val="0"/>
              </w:rPr>
            </w:pPr>
            <w:r w:rsidRPr="00977EA3">
              <w:rPr>
                <w:noProof w:val="0"/>
              </w:rPr>
              <w:t>PRPA_HD201302IHE</w:t>
            </w:r>
            <w:r w:rsidRPr="00977EA3">
              <w:rPr>
                <w:noProof w:val="0"/>
              </w:rPr>
              <w:br/>
              <w:t>Patient</w:t>
            </w:r>
            <w:r w:rsidR="00A97392">
              <w:rPr>
                <w:noProof w:val="0"/>
              </w:rPr>
              <w:t xml:space="preserve"> </w:t>
            </w:r>
            <w:r w:rsidRPr="00977EA3">
              <w:rPr>
                <w:noProof w:val="0"/>
              </w:rPr>
              <w:t>Revise</w:t>
            </w:r>
          </w:p>
        </w:tc>
        <w:tc>
          <w:tcPr>
            <w:tcW w:w="5280" w:type="dxa"/>
            <w:shd w:val="clear" w:color="auto" w:fill="D9D9D9"/>
          </w:tcPr>
          <w:p w14:paraId="21C25F89" w14:textId="77777777" w:rsidR="007A1F44" w:rsidRPr="00977EA3" w:rsidRDefault="007A1F44" w:rsidP="00A53067">
            <w:pPr>
              <w:pStyle w:val="TableEntryHeader"/>
              <w:rPr>
                <w:noProof w:val="0"/>
              </w:rPr>
            </w:pPr>
            <w:r w:rsidRPr="00977EA3">
              <w:rPr>
                <w:noProof w:val="0"/>
              </w:rPr>
              <w:t>This HMD extract defines the message used to send a Patient Update Notification</w:t>
            </w:r>
          </w:p>
          <w:p w14:paraId="38D7E103" w14:textId="6EC84941" w:rsidR="007A1F44" w:rsidRPr="00977EA3" w:rsidRDefault="007A1F44" w:rsidP="00A53067">
            <w:pPr>
              <w:pStyle w:val="TableEntryHeader"/>
              <w:rPr>
                <w:noProof w:val="0"/>
              </w:rPr>
            </w:pPr>
            <w:r w:rsidRPr="00977EA3">
              <w:rPr>
                <w:noProof w:val="0"/>
              </w:rPr>
              <w:t>Derived from Figure 3.46.4.1.2</w:t>
            </w:r>
            <w:r w:rsidR="00A97392">
              <w:rPr>
                <w:noProof w:val="0"/>
              </w:rPr>
              <w:t>.2</w:t>
            </w:r>
            <w:r w:rsidRPr="00977EA3">
              <w:rPr>
                <w:noProof w:val="0"/>
              </w:rPr>
              <w:t>-1 (PRPA_RM201302IHE)</w:t>
            </w:r>
          </w:p>
        </w:tc>
      </w:tr>
      <w:tr w:rsidR="007A1F44" w:rsidRPr="00977EA3" w14:paraId="28E85459" w14:textId="77777777">
        <w:tc>
          <w:tcPr>
            <w:tcW w:w="4363" w:type="dxa"/>
          </w:tcPr>
          <w:p w14:paraId="4A4E5C9B" w14:textId="77777777" w:rsidR="007A1F44" w:rsidRPr="00977EA3" w:rsidRDefault="007A1F44" w:rsidP="00971004">
            <w:pPr>
              <w:pStyle w:val="TableEntry"/>
              <w:rPr>
                <w:b/>
                <w:noProof w:val="0"/>
              </w:rPr>
            </w:pPr>
            <w:r w:rsidRPr="00977EA3">
              <w:rPr>
                <w:b/>
                <w:noProof w:val="0"/>
              </w:rPr>
              <w:t>Patient</w:t>
            </w:r>
          </w:p>
        </w:tc>
        <w:tc>
          <w:tcPr>
            <w:tcW w:w="5280" w:type="dxa"/>
          </w:tcPr>
          <w:p w14:paraId="3B4388EA" w14:textId="77777777" w:rsidR="007A1F44" w:rsidRPr="00977EA3" w:rsidRDefault="007A1F44" w:rsidP="00971004">
            <w:pPr>
              <w:pStyle w:val="TableEntry"/>
              <w:rPr>
                <w:noProof w:val="0"/>
              </w:rPr>
            </w:pPr>
            <w:r w:rsidRPr="00977EA3">
              <w:rPr>
                <w:noProof w:val="0"/>
              </w:rPr>
              <w:t>The primary record for the focal person in a Patient Identity Cross-Reference Manager</w:t>
            </w:r>
          </w:p>
        </w:tc>
      </w:tr>
      <w:tr w:rsidR="007A1F44" w:rsidRPr="00977EA3" w14:paraId="2388F41C" w14:textId="77777777">
        <w:tc>
          <w:tcPr>
            <w:tcW w:w="4363" w:type="dxa"/>
          </w:tcPr>
          <w:p w14:paraId="73F89DEA" w14:textId="77777777" w:rsidR="007A1F44" w:rsidRPr="00E63AF6" w:rsidRDefault="007A1F44" w:rsidP="00971004">
            <w:pPr>
              <w:pStyle w:val="TableEntry"/>
              <w:rPr>
                <w:noProof w:val="0"/>
                <w:lang w:val="fr-FR"/>
                <w:rPrChange w:id="2719" w:author="Gregorio Canal" w:date="2019-05-22T14:54:00Z">
                  <w:rPr>
                    <w:noProof w:val="0"/>
                  </w:rPr>
                </w:rPrChange>
              </w:rPr>
            </w:pPr>
            <w:proofErr w:type="spellStart"/>
            <w:r w:rsidRPr="00E63AF6">
              <w:rPr>
                <w:noProof w:val="0"/>
                <w:lang w:val="fr-FR"/>
                <w:rPrChange w:id="2720" w:author="Gregorio Canal" w:date="2019-05-22T14:54:00Z">
                  <w:rPr>
                    <w:noProof w:val="0"/>
                  </w:rPr>
                </w:rPrChange>
              </w:rPr>
              <w:t>classCode</w:t>
            </w:r>
            <w:proofErr w:type="spellEnd"/>
            <w:r w:rsidRPr="00E63AF6">
              <w:rPr>
                <w:noProof w:val="0"/>
                <w:lang w:val="fr-FR"/>
                <w:rPrChange w:id="2721" w:author="Gregorio Canal" w:date="2019-05-22T14:54:00Z">
                  <w:rPr>
                    <w:noProof w:val="0"/>
                  </w:rPr>
                </w:rPrChange>
              </w:rPr>
              <w:t xml:space="preserve"> [1..1] (M)</w:t>
            </w:r>
          </w:p>
          <w:p w14:paraId="23CF1411" w14:textId="77777777" w:rsidR="007A1F44" w:rsidRPr="00E63AF6" w:rsidRDefault="007A1F44" w:rsidP="00971004">
            <w:pPr>
              <w:pStyle w:val="TableEntry"/>
              <w:rPr>
                <w:noProof w:val="0"/>
                <w:lang w:val="fr-FR"/>
                <w:rPrChange w:id="2722" w:author="Gregorio Canal" w:date="2019-05-22T14:54:00Z">
                  <w:rPr>
                    <w:noProof w:val="0"/>
                  </w:rPr>
                </w:rPrChange>
              </w:rPr>
            </w:pPr>
            <w:r w:rsidRPr="00E63AF6">
              <w:rPr>
                <w:noProof w:val="0"/>
                <w:lang w:val="fr-FR"/>
                <w:rPrChange w:id="2723" w:author="Gregorio Canal" w:date="2019-05-22T14:54:00Z">
                  <w:rPr>
                    <w:noProof w:val="0"/>
                  </w:rPr>
                </w:rPrChange>
              </w:rPr>
              <w:t>Patient (CS) {CNE:PAT}</w:t>
            </w:r>
          </w:p>
        </w:tc>
        <w:tc>
          <w:tcPr>
            <w:tcW w:w="5280" w:type="dxa"/>
          </w:tcPr>
          <w:p w14:paraId="5A41A5F8"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72272DC2" w14:textId="77777777">
        <w:tc>
          <w:tcPr>
            <w:tcW w:w="4363" w:type="dxa"/>
          </w:tcPr>
          <w:p w14:paraId="5809A7EB" w14:textId="77777777" w:rsidR="007A1F44" w:rsidRPr="00977EA3" w:rsidRDefault="007A1F44" w:rsidP="00971004">
            <w:pPr>
              <w:pStyle w:val="TableEntry"/>
              <w:rPr>
                <w:noProof w:val="0"/>
              </w:rPr>
            </w:pPr>
            <w:r w:rsidRPr="00977EA3">
              <w:rPr>
                <w:noProof w:val="0"/>
              </w:rPr>
              <w:t xml:space="preserve">id [1..*] (M) </w:t>
            </w:r>
          </w:p>
          <w:p w14:paraId="057BC2BC" w14:textId="77777777" w:rsidR="007A1F44" w:rsidRPr="00977EA3" w:rsidRDefault="007A1F44" w:rsidP="00971004">
            <w:pPr>
              <w:pStyle w:val="TableEntry"/>
              <w:rPr>
                <w:noProof w:val="0"/>
              </w:rPr>
            </w:pPr>
            <w:r w:rsidRPr="00977EA3">
              <w:rPr>
                <w:noProof w:val="0"/>
              </w:rPr>
              <w:t>Patient (</w:t>
            </w:r>
            <w:hyperlink r:id="rId155" w:anchor="dt-SET" w:history="1">
              <w:r w:rsidRPr="00977EA3">
                <w:rPr>
                  <w:rStyle w:val="Collegamentoipertestuale"/>
                  <w:rFonts w:ascii="Arial" w:hAnsi="Arial" w:cs="Arial"/>
                  <w:noProof w:val="0"/>
                  <w:szCs w:val="18"/>
                </w:rPr>
                <w:t>SET</w:t>
              </w:r>
            </w:hyperlink>
            <w:r w:rsidRPr="00977EA3">
              <w:rPr>
                <w:noProof w:val="0"/>
              </w:rPr>
              <w:t>&lt;</w:t>
            </w:r>
            <w:hyperlink r:id="rId156" w:anchor="dt-II" w:history="1">
              <w:r w:rsidRPr="00977EA3">
                <w:rPr>
                  <w:rStyle w:val="Collegamentoipertestuale"/>
                  <w:rFonts w:ascii="Arial" w:hAnsi="Arial" w:cs="Arial"/>
                  <w:noProof w:val="0"/>
                  <w:szCs w:val="18"/>
                </w:rPr>
                <w:t>II</w:t>
              </w:r>
            </w:hyperlink>
            <w:r w:rsidRPr="00977EA3">
              <w:rPr>
                <w:noProof w:val="0"/>
              </w:rPr>
              <w:t xml:space="preserve">&gt;) </w:t>
            </w:r>
          </w:p>
        </w:tc>
        <w:tc>
          <w:tcPr>
            <w:tcW w:w="5280" w:type="dxa"/>
          </w:tcPr>
          <w:p w14:paraId="77EA4A09" w14:textId="77777777" w:rsidR="007A1F44" w:rsidRPr="00977EA3" w:rsidRDefault="007A1F44" w:rsidP="00971004">
            <w:pPr>
              <w:pStyle w:val="TableEntry"/>
              <w:rPr>
                <w:noProof w:val="0"/>
              </w:rPr>
            </w:pPr>
            <w:r w:rsidRPr="00977EA3">
              <w:rPr>
                <w:noProof w:val="0"/>
              </w:rPr>
              <w:t>Linked identifiers from one or more Identity Domains</w:t>
            </w:r>
          </w:p>
        </w:tc>
      </w:tr>
      <w:tr w:rsidR="007A1F44" w:rsidRPr="00977EA3" w14:paraId="503600D9" w14:textId="77777777">
        <w:tc>
          <w:tcPr>
            <w:tcW w:w="4363" w:type="dxa"/>
          </w:tcPr>
          <w:p w14:paraId="64135A4B" w14:textId="77777777" w:rsidR="007A1F44" w:rsidRPr="00977EA3" w:rsidRDefault="007A1F44" w:rsidP="00971004">
            <w:pPr>
              <w:pStyle w:val="TableEntry"/>
              <w:rPr>
                <w:noProof w:val="0"/>
              </w:rPr>
            </w:pPr>
            <w:proofErr w:type="spellStart"/>
            <w:r w:rsidRPr="00977EA3">
              <w:rPr>
                <w:noProof w:val="0"/>
              </w:rPr>
              <w:t>statusCode</w:t>
            </w:r>
            <w:proofErr w:type="spellEnd"/>
            <w:r w:rsidRPr="00977EA3">
              <w:rPr>
                <w:noProof w:val="0"/>
              </w:rPr>
              <w:t xml:space="preserve"> [1..1]</w:t>
            </w:r>
          </w:p>
          <w:p w14:paraId="557BE1F6" w14:textId="77777777" w:rsidR="007A1F44" w:rsidRPr="00977EA3" w:rsidRDefault="007A1F44" w:rsidP="00971004">
            <w:pPr>
              <w:pStyle w:val="TableEntry"/>
              <w:rPr>
                <w:noProof w:val="0"/>
              </w:rPr>
            </w:pPr>
            <w:r w:rsidRPr="00977EA3">
              <w:rPr>
                <w:noProof w:val="0"/>
              </w:rPr>
              <w:t>Patient (CS) {</w:t>
            </w:r>
            <w:proofErr w:type="spellStart"/>
            <w:r w:rsidRPr="00977EA3">
              <w:rPr>
                <w:noProof w:val="0"/>
              </w:rPr>
              <w:t>CNE:active</w:t>
            </w:r>
            <w:proofErr w:type="spellEnd"/>
            <w:r w:rsidRPr="00977EA3">
              <w:rPr>
                <w:noProof w:val="0"/>
              </w:rPr>
              <w:t>, fixed value= "active"}</w:t>
            </w:r>
          </w:p>
        </w:tc>
        <w:tc>
          <w:tcPr>
            <w:tcW w:w="5280" w:type="dxa"/>
          </w:tcPr>
          <w:p w14:paraId="0C9877BB"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37A2BEAD" w14:textId="77777777">
        <w:tc>
          <w:tcPr>
            <w:tcW w:w="4363" w:type="dxa"/>
          </w:tcPr>
          <w:p w14:paraId="42CB5C59" w14:textId="77777777" w:rsidR="007A1F44" w:rsidRPr="00977EA3" w:rsidRDefault="007A1F44" w:rsidP="00971004">
            <w:pPr>
              <w:pStyle w:val="TableEntry"/>
              <w:rPr>
                <w:b/>
                <w:noProof w:val="0"/>
              </w:rPr>
            </w:pPr>
            <w:r w:rsidRPr="00977EA3">
              <w:rPr>
                <w:b/>
                <w:noProof w:val="0"/>
              </w:rPr>
              <w:t>Person</w:t>
            </w:r>
          </w:p>
        </w:tc>
        <w:tc>
          <w:tcPr>
            <w:tcW w:w="5280" w:type="dxa"/>
          </w:tcPr>
          <w:p w14:paraId="0EA2A22B" w14:textId="77777777" w:rsidR="007A1F44" w:rsidRPr="00977EA3" w:rsidRDefault="007A1F44" w:rsidP="00971004">
            <w:pPr>
              <w:pStyle w:val="TableEntry"/>
              <w:rPr>
                <w:noProof w:val="0"/>
              </w:rPr>
            </w:pPr>
            <w:r w:rsidRPr="00977EA3">
              <w:rPr>
                <w:noProof w:val="0"/>
              </w:rPr>
              <w:t xml:space="preserve">A subtype of </w:t>
            </w:r>
            <w:proofErr w:type="spellStart"/>
            <w:r w:rsidRPr="00977EA3">
              <w:rPr>
                <w:noProof w:val="0"/>
              </w:rPr>
              <w:t>LivingSubject</w:t>
            </w:r>
            <w:proofErr w:type="spellEnd"/>
            <w:r w:rsidRPr="00977EA3">
              <w:rPr>
                <w:noProof w:val="0"/>
              </w:rPr>
              <w:t xml:space="preserve"> representing a human being</w:t>
            </w:r>
          </w:p>
          <w:p w14:paraId="10340B50" w14:textId="77777777" w:rsidR="007A1F44" w:rsidRPr="00977EA3" w:rsidRDefault="007A1F44" w:rsidP="00971004">
            <w:pPr>
              <w:pStyle w:val="TableEntry"/>
              <w:rPr>
                <w:noProof w:val="0"/>
              </w:rPr>
            </w:pPr>
            <w:r w:rsidRPr="00977EA3">
              <w:rPr>
                <w:noProof w:val="0"/>
              </w:rPr>
              <w:t>Both Person.name and Patient.id must be non-null</w:t>
            </w:r>
          </w:p>
        </w:tc>
      </w:tr>
      <w:tr w:rsidR="007A1F44" w:rsidRPr="00977EA3" w14:paraId="61F2F4C5" w14:textId="77777777">
        <w:tc>
          <w:tcPr>
            <w:tcW w:w="4363" w:type="dxa"/>
          </w:tcPr>
          <w:p w14:paraId="7979B8AD" w14:textId="77777777" w:rsidR="007A1F44" w:rsidRPr="00977EA3" w:rsidRDefault="007A1F44" w:rsidP="00971004">
            <w:pPr>
              <w:pStyle w:val="TableEntry"/>
              <w:rPr>
                <w:noProof w:val="0"/>
              </w:rPr>
            </w:pPr>
            <w:proofErr w:type="spellStart"/>
            <w:r w:rsidRPr="00977EA3">
              <w:rPr>
                <w:noProof w:val="0"/>
              </w:rPr>
              <w:t>classCode</w:t>
            </w:r>
            <w:proofErr w:type="spellEnd"/>
            <w:r w:rsidRPr="00977EA3">
              <w:rPr>
                <w:noProof w:val="0"/>
              </w:rPr>
              <w:t xml:space="preserve"> [1..1] (M)</w:t>
            </w:r>
          </w:p>
          <w:p w14:paraId="4DAED024" w14:textId="77777777" w:rsidR="007A1F44" w:rsidRPr="00977EA3" w:rsidRDefault="007A1F44" w:rsidP="00971004">
            <w:pPr>
              <w:pStyle w:val="TableEntry"/>
              <w:rPr>
                <w:noProof w:val="0"/>
              </w:rPr>
            </w:pPr>
            <w:r w:rsidRPr="00977EA3">
              <w:rPr>
                <w:noProof w:val="0"/>
              </w:rPr>
              <w:t>Person (CS) {CNE:PSN, fixed value= "PSN"}</w:t>
            </w:r>
          </w:p>
        </w:tc>
        <w:tc>
          <w:tcPr>
            <w:tcW w:w="5280" w:type="dxa"/>
          </w:tcPr>
          <w:p w14:paraId="4673C254"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6E253047" w14:textId="77777777">
        <w:tc>
          <w:tcPr>
            <w:tcW w:w="4363" w:type="dxa"/>
          </w:tcPr>
          <w:p w14:paraId="40A504C1" w14:textId="77777777" w:rsidR="007A1F44" w:rsidRPr="00977EA3" w:rsidRDefault="007A1F44" w:rsidP="00971004">
            <w:pPr>
              <w:pStyle w:val="TableEntry"/>
              <w:rPr>
                <w:noProof w:val="0"/>
              </w:rPr>
            </w:pPr>
            <w:proofErr w:type="spellStart"/>
            <w:r w:rsidRPr="00977EA3">
              <w:rPr>
                <w:noProof w:val="0"/>
              </w:rPr>
              <w:t>determinerCode</w:t>
            </w:r>
            <w:proofErr w:type="spellEnd"/>
            <w:r w:rsidRPr="00977EA3">
              <w:rPr>
                <w:noProof w:val="0"/>
              </w:rPr>
              <w:t xml:space="preserve"> [1..1] (M)</w:t>
            </w:r>
          </w:p>
          <w:p w14:paraId="15B43C21" w14:textId="77777777" w:rsidR="007A1F44" w:rsidRPr="00977EA3" w:rsidRDefault="007A1F44" w:rsidP="00971004">
            <w:pPr>
              <w:pStyle w:val="TableEntry"/>
              <w:rPr>
                <w:noProof w:val="0"/>
              </w:rPr>
            </w:pPr>
            <w:r w:rsidRPr="00977EA3">
              <w:rPr>
                <w:noProof w:val="0"/>
              </w:rPr>
              <w:t>Person (CS) {CNE:INSTANCE, fixed value= "INSTANCE"}</w:t>
            </w:r>
          </w:p>
        </w:tc>
        <w:tc>
          <w:tcPr>
            <w:tcW w:w="5280" w:type="dxa"/>
          </w:tcPr>
          <w:p w14:paraId="3E737390"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24E71F72" w14:textId="77777777">
        <w:tc>
          <w:tcPr>
            <w:tcW w:w="4363" w:type="dxa"/>
          </w:tcPr>
          <w:p w14:paraId="23BA1340" w14:textId="77777777" w:rsidR="007A1F44" w:rsidRPr="00977EA3" w:rsidRDefault="007A1F44" w:rsidP="00971004">
            <w:pPr>
              <w:pStyle w:val="TableEntry"/>
              <w:rPr>
                <w:noProof w:val="0"/>
              </w:rPr>
            </w:pPr>
            <w:r w:rsidRPr="00977EA3">
              <w:rPr>
                <w:noProof w:val="0"/>
              </w:rPr>
              <w:t>name [1..*]</w:t>
            </w:r>
          </w:p>
          <w:p w14:paraId="348130AE" w14:textId="77777777" w:rsidR="007A1F44" w:rsidRPr="00977EA3" w:rsidRDefault="007A1F44" w:rsidP="00971004">
            <w:pPr>
              <w:pStyle w:val="TableEntry"/>
              <w:rPr>
                <w:noProof w:val="0"/>
              </w:rPr>
            </w:pPr>
            <w:r w:rsidRPr="00977EA3">
              <w:rPr>
                <w:noProof w:val="0"/>
              </w:rPr>
              <w:t>Person (BAG&lt;PN&gt;)</w:t>
            </w:r>
          </w:p>
        </w:tc>
        <w:tc>
          <w:tcPr>
            <w:tcW w:w="5280" w:type="dxa"/>
          </w:tcPr>
          <w:p w14:paraId="5B35400D" w14:textId="77777777" w:rsidR="007A1F44" w:rsidRPr="00977EA3" w:rsidRDefault="007A1F44" w:rsidP="00971004">
            <w:pPr>
              <w:pStyle w:val="TableEntry"/>
              <w:rPr>
                <w:noProof w:val="0"/>
              </w:rPr>
            </w:pPr>
            <w:r w:rsidRPr="00977EA3">
              <w:rPr>
                <w:noProof w:val="0"/>
              </w:rPr>
              <w:t>Name(s) for this person</w:t>
            </w:r>
          </w:p>
        </w:tc>
      </w:tr>
      <w:tr w:rsidR="007A1F44" w:rsidRPr="00977EA3" w14:paraId="6A4FED82" w14:textId="77777777">
        <w:tc>
          <w:tcPr>
            <w:tcW w:w="4363" w:type="dxa"/>
          </w:tcPr>
          <w:p w14:paraId="51AE2165" w14:textId="77777777" w:rsidR="007A1F44" w:rsidRPr="00977EA3" w:rsidRDefault="007A1F44" w:rsidP="00971004">
            <w:pPr>
              <w:pStyle w:val="TableEntry"/>
              <w:rPr>
                <w:b/>
                <w:noProof w:val="0"/>
              </w:rPr>
            </w:pPr>
            <w:proofErr w:type="spellStart"/>
            <w:r w:rsidRPr="00977EA3">
              <w:rPr>
                <w:b/>
                <w:noProof w:val="0"/>
              </w:rPr>
              <w:lastRenderedPageBreak/>
              <w:t>OtherIDs</w:t>
            </w:r>
            <w:proofErr w:type="spellEnd"/>
          </w:p>
        </w:tc>
        <w:tc>
          <w:tcPr>
            <w:tcW w:w="5280" w:type="dxa"/>
          </w:tcPr>
          <w:p w14:paraId="2043F663"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6932DDD7" w14:textId="77777777">
        <w:tc>
          <w:tcPr>
            <w:tcW w:w="4363" w:type="dxa"/>
          </w:tcPr>
          <w:p w14:paraId="17578140" w14:textId="77777777" w:rsidR="007A1F44" w:rsidRPr="00E63AF6" w:rsidRDefault="007A1F44" w:rsidP="00971004">
            <w:pPr>
              <w:pStyle w:val="TableEntry"/>
              <w:rPr>
                <w:noProof w:val="0"/>
                <w:lang w:val="fr-FR"/>
                <w:rPrChange w:id="2724" w:author="Gregorio Canal" w:date="2019-05-22T14:54:00Z">
                  <w:rPr>
                    <w:noProof w:val="0"/>
                  </w:rPr>
                </w:rPrChange>
              </w:rPr>
            </w:pPr>
            <w:proofErr w:type="spellStart"/>
            <w:r w:rsidRPr="00E63AF6">
              <w:rPr>
                <w:noProof w:val="0"/>
                <w:lang w:val="fr-FR"/>
                <w:rPrChange w:id="2725" w:author="Gregorio Canal" w:date="2019-05-22T14:54:00Z">
                  <w:rPr>
                    <w:noProof w:val="0"/>
                  </w:rPr>
                </w:rPrChange>
              </w:rPr>
              <w:t>classCode</w:t>
            </w:r>
            <w:proofErr w:type="spellEnd"/>
            <w:r w:rsidRPr="00E63AF6">
              <w:rPr>
                <w:noProof w:val="0"/>
                <w:lang w:val="fr-FR"/>
                <w:rPrChange w:id="2726" w:author="Gregorio Canal" w:date="2019-05-22T14:54:00Z">
                  <w:rPr>
                    <w:noProof w:val="0"/>
                  </w:rPr>
                </w:rPrChange>
              </w:rPr>
              <w:t xml:space="preserve"> [1..1] (M)</w:t>
            </w:r>
          </w:p>
          <w:p w14:paraId="130632BE" w14:textId="77777777" w:rsidR="007A1F44" w:rsidRPr="00E63AF6" w:rsidRDefault="007A1F44" w:rsidP="00971004">
            <w:pPr>
              <w:pStyle w:val="TableEntry"/>
              <w:rPr>
                <w:noProof w:val="0"/>
                <w:lang w:val="fr-FR"/>
                <w:rPrChange w:id="2727" w:author="Gregorio Canal" w:date="2019-05-22T14:54:00Z">
                  <w:rPr>
                    <w:noProof w:val="0"/>
                  </w:rPr>
                </w:rPrChange>
              </w:rPr>
            </w:pPr>
            <w:proofErr w:type="spellStart"/>
            <w:r w:rsidRPr="00E63AF6">
              <w:rPr>
                <w:noProof w:val="0"/>
                <w:lang w:val="fr-FR"/>
                <w:rPrChange w:id="2728" w:author="Gregorio Canal" w:date="2019-05-22T14:54:00Z">
                  <w:rPr>
                    <w:noProof w:val="0"/>
                  </w:rPr>
                </w:rPrChange>
              </w:rPr>
              <w:t>Role</w:t>
            </w:r>
            <w:proofErr w:type="spellEnd"/>
            <w:r w:rsidRPr="00E63AF6">
              <w:rPr>
                <w:noProof w:val="0"/>
                <w:lang w:val="fr-FR"/>
                <w:rPrChange w:id="2729" w:author="Gregorio Canal" w:date="2019-05-22T14:54:00Z">
                  <w:rPr>
                    <w:noProof w:val="0"/>
                  </w:rPr>
                </w:rPrChange>
              </w:rPr>
              <w:t xml:space="preserve"> (CS) {CNE:ROL}</w:t>
            </w:r>
          </w:p>
        </w:tc>
        <w:tc>
          <w:tcPr>
            <w:tcW w:w="5280" w:type="dxa"/>
          </w:tcPr>
          <w:p w14:paraId="6FD5693B" w14:textId="77777777" w:rsidR="007A1F44" w:rsidRPr="00977EA3" w:rsidRDefault="007A1F44" w:rsidP="00971004">
            <w:pPr>
              <w:pStyle w:val="TableEntry"/>
              <w:rPr>
                <w:noProof w:val="0"/>
              </w:rPr>
            </w:pPr>
            <w:r w:rsidRPr="00977EA3">
              <w:rPr>
                <w:noProof w:val="0"/>
              </w:rPr>
              <w:t>Structural attribute. This can be any specialization of "role"</w:t>
            </w:r>
          </w:p>
        </w:tc>
      </w:tr>
      <w:tr w:rsidR="007A1F44" w:rsidRPr="00977EA3" w14:paraId="1040601E" w14:textId="77777777">
        <w:tc>
          <w:tcPr>
            <w:tcW w:w="4363" w:type="dxa"/>
          </w:tcPr>
          <w:p w14:paraId="5F75600A" w14:textId="77777777" w:rsidR="007A1F44" w:rsidRPr="00977EA3" w:rsidRDefault="007A1F44" w:rsidP="00971004">
            <w:pPr>
              <w:pStyle w:val="TableEntry"/>
              <w:rPr>
                <w:noProof w:val="0"/>
              </w:rPr>
            </w:pPr>
            <w:r w:rsidRPr="00977EA3">
              <w:rPr>
                <w:noProof w:val="0"/>
              </w:rPr>
              <w:t>id [1..*] (M)</w:t>
            </w:r>
          </w:p>
          <w:p w14:paraId="34F23ECB" w14:textId="77777777" w:rsidR="007A1F44" w:rsidRPr="00977EA3" w:rsidRDefault="007A1F44" w:rsidP="00971004">
            <w:pPr>
              <w:pStyle w:val="TableEntry"/>
              <w:rPr>
                <w:noProof w:val="0"/>
              </w:rPr>
            </w:pPr>
            <w:r w:rsidRPr="00977EA3">
              <w:rPr>
                <w:noProof w:val="0"/>
              </w:rPr>
              <w:t>Role (SET&lt;II&gt;)</w:t>
            </w:r>
          </w:p>
        </w:tc>
        <w:tc>
          <w:tcPr>
            <w:tcW w:w="5280" w:type="dxa"/>
          </w:tcPr>
          <w:p w14:paraId="4C5FBF72" w14:textId="77777777" w:rsidR="007A1F44" w:rsidRPr="00977EA3" w:rsidRDefault="007A1F44" w:rsidP="00971004">
            <w:pPr>
              <w:pStyle w:val="TableEntry"/>
              <w:rPr>
                <w:noProof w:val="0"/>
              </w:rPr>
            </w:pPr>
            <w:r w:rsidRPr="00977EA3">
              <w:rPr>
                <w:noProof w:val="0"/>
              </w:rPr>
              <w:t xml:space="preserve">One or more identifiers issued to the focal person by the associated </w:t>
            </w:r>
            <w:proofErr w:type="spellStart"/>
            <w:r w:rsidRPr="00977EA3">
              <w:rPr>
                <w:noProof w:val="0"/>
              </w:rPr>
              <w:t>scopingOrganization</w:t>
            </w:r>
            <w:proofErr w:type="spellEnd"/>
            <w:r w:rsidRPr="00977EA3">
              <w:rPr>
                <w:noProof w:val="0"/>
              </w:rPr>
              <w:t xml:space="preserve"> (e.g., a Driver’s License number issued by a DMV)</w:t>
            </w:r>
          </w:p>
        </w:tc>
      </w:tr>
    </w:tbl>
    <w:p w14:paraId="10B4215D"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730" w:name="_Toc169692746"/>
      <w:r w:rsidRPr="00977EA3">
        <w:rPr>
          <w:noProof w:val="0"/>
        </w:rPr>
        <w:t>3.46.4.1.2.3 Control Act and Transmission Wrappers</w:t>
      </w:r>
      <w:bookmarkEnd w:id="2730"/>
    </w:p>
    <w:p w14:paraId="216A9462" w14:textId="45FE2B74" w:rsidR="007A1F44" w:rsidRPr="00977EA3" w:rsidRDefault="007A1F44" w:rsidP="00971004">
      <w:pPr>
        <w:pStyle w:val="Corpotesto"/>
      </w:pPr>
      <w:r w:rsidRPr="00977EA3">
        <w:t xml:space="preserve">Please see </w:t>
      </w:r>
      <w:r w:rsidRPr="00977EA3">
        <w:rPr>
          <w:rStyle w:val="BodyTextCharChar1"/>
          <w:noProof w:val="0"/>
        </w:rPr>
        <w:t xml:space="preserve">ITI TF-2x: </w:t>
      </w:r>
      <w:r w:rsidRPr="00977EA3">
        <w:t>Appendix O for details on the IHE guidelines for implementing the wrappers. Table 3.46.4.1.2</w:t>
      </w:r>
      <w:r w:rsidR="009C28BF">
        <w:t>.3</w:t>
      </w:r>
      <w:r w:rsidRPr="00977EA3">
        <w:t>-</w:t>
      </w:r>
      <w:r w:rsidR="009C28BF">
        <w:t>1</w:t>
      </w:r>
      <w:r w:rsidRPr="00977EA3">
        <w:t xml:space="preserve"> contains the Transmission and Control Act wrappers used for the two interactions, and the associated constraints.</w:t>
      </w:r>
    </w:p>
    <w:p w14:paraId="10CB4008" w14:textId="1F1F594D" w:rsidR="007A1F44" w:rsidRPr="00977EA3" w:rsidRDefault="007A1F44" w:rsidP="00971004">
      <w:pPr>
        <w:pStyle w:val="TableTitle"/>
        <w:rPr>
          <w:noProof w:val="0"/>
        </w:rPr>
      </w:pPr>
      <w:r w:rsidRPr="00977EA3">
        <w:rPr>
          <w:noProof w:val="0"/>
        </w:rPr>
        <w:t>Table 3.46.4.1.</w:t>
      </w:r>
      <w:r w:rsidR="009C28BF">
        <w:rPr>
          <w:noProof w:val="0"/>
        </w:rPr>
        <w:t>3</w:t>
      </w:r>
      <w:r w:rsidRPr="00977EA3">
        <w:rPr>
          <w:noProof w:val="0"/>
        </w:rPr>
        <w:t>-</w:t>
      </w:r>
      <w:r w:rsidR="009C28BF">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506CF283" w14:textId="77777777">
        <w:trPr>
          <w:jc w:val="center"/>
        </w:trPr>
        <w:tc>
          <w:tcPr>
            <w:tcW w:w="2632" w:type="dxa"/>
            <w:shd w:val="clear" w:color="auto" w:fill="D9D9D9"/>
          </w:tcPr>
          <w:p w14:paraId="606430DF"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7EB3BD2A"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25127687" w14:textId="77777777">
        <w:trPr>
          <w:jc w:val="center"/>
        </w:trPr>
        <w:tc>
          <w:tcPr>
            <w:tcW w:w="2632" w:type="dxa"/>
          </w:tcPr>
          <w:p w14:paraId="7EA067F9"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6AC1BA3C" w14:textId="77777777" w:rsidR="007A1F44" w:rsidRPr="00977EA3" w:rsidRDefault="007A1F44" w:rsidP="00971004">
            <w:pPr>
              <w:pStyle w:val="TableEntry"/>
              <w:rPr>
                <w:noProof w:val="0"/>
              </w:rPr>
            </w:pPr>
            <w:r w:rsidRPr="00977EA3">
              <w:rPr>
                <w:noProof w:val="0"/>
              </w:rPr>
              <w:t>MFMI_MT700701UV01 – Master File / Registry Notification Control Act, Role Subject</w:t>
            </w:r>
          </w:p>
        </w:tc>
      </w:tr>
      <w:tr w:rsidR="007A1F44" w:rsidRPr="00977EA3" w14:paraId="5DC3131C" w14:textId="77777777">
        <w:trPr>
          <w:jc w:val="center"/>
        </w:trPr>
        <w:tc>
          <w:tcPr>
            <w:tcW w:w="2632" w:type="dxa"/>
          </w:tcPr>
          <w:p w14:paraId="5059CDA4"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interactionId</w:t>
            </w:r>
            <w:proofErr w:type="spellEnd"/>
            <w:r w:rsidRPr="00977EA3">
              <w:rPr>
                <w:noProof w:val="0"/>
              </w:rPr>
              <w:t xml:space="preserve"> SHALL be set to PRPA_IN201302UV02</w:t>
            </w:r>
          </w:p>
          <w:p w14:paraId="2032FA0D"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5EAF86A8" w14:textId="77777777" w:rsidR="007A1F44" w:rsidRPr="00977EA3" w:rsidRDefault="007A1F44" w:rsidP="00971004">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AL</w:t>
            </w:r>
          </w:p>
          <w:p w14:paraId="0ECDD53E" w14:textId="77777777" w:rsidR="007A1F44" w:rsidRPr="00977EA3" w:rsidRDefault="007A1F44" w:rsidP="00971004">
            <w:pPr>
              <w:pStyle w:val="TableEntry"/>
              <w:rPr>
                <w:noProof w:val="0"/>
              </w:rPr>
            </w:pPr>
            <w:r w:rsidRPr="00977EA3">
              <w:rPr>
                <w:noProof w:val="0"/>
              </w:rPr>
              <w:t>There SHALL be only one receiver Device</w:t>
            </w:r>
          </w:p>
          <w:p w14:paraId="097A68D2" w14:textId="77777777" w:rsidR="007A1F44" w:rsidRPr="00977EA3" w:rsidRDefault="007A1F44" w:rsidP="00971004">
            <w:pPr>
              <w:pStyle w:val="TableEntry"/>
              <w:rPr>
                <w:noProof w:val="0"/>
              </w:rPr>
            </w:pPr>
          </w:p>
        </w:tc>
        <w:tc>
          <w:tcPr>
            <w:tcW w:w="2545" w:type="dxa"/>
          </w:tcPr>
          <w:p w14:paraId="3813E3BB" w14:textId="77777777" w:rsidR="007A1F44" w:rsidRPr="00977EA3" w:rsidRDefault="007A1F44" w:rsidP="00971004">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PRPA_TE201302UV02 </w:t>
            </w:r>
          </w:p>
          <w:p w14:paraId="6E14538C" w14:textId="77777777" w:rsidR="007A1F44" w:rsidRPr="00977EA3" w:rsidRDefault="007A1F44" w:rsidP="00971004">
            <w:pPr>
              <w:pStyle w:val="TableEntry"/>
              <w:rPr>
                <w:noProof w:val="0"/>
              </w:rPr>
            </w:pPr>
            <w:proofErr w:type="spellStart"/>
            <w:r w:rsidRPr="00977EA3">
              <w:rPr>
                <w:noProof w:val="0"/>
              </w:rPr>
              <w:t>RegistrationEvent.statusCode</w:t>
            </w:r>
            <w:proofErr w:type="spellEnd"/>
            <w:r w:rsidRPr="00977EA3">
              <w:rPr>
                <w:noProof w:val="0"/>
              </w:rPr>
              <w:t xml:space="preserve"> SHALL be set to “active”</w:t>
            </w:r>
          </w:p>
          <w:p w14:paraId="1CD6212A" w14:textId="77777777" w:rsidR="007A1F44" w:rsidRPr="00977EA3" w:rsidRDefault="007A1F44" w:rsidP="00971004">
            <w:pPr>
              <w:pStyle w:val="TableEntry"/>
              <w:rPr>
                <w:noProof w:val="0"/>
              </w:rPr>
            </w:pPr>
            <w:r w:rsidRPr="00977EA3">
              <w:rPr>
                <w:noProof w:val="0"/>
              </w:rPr>
              <w:t xml:space="preserve">There SHALL be no </w:t>
            </w:r>
            <w:proofErr w:type="spellStart"/>
            <w:r w:rsidRPr="00977EA3">
              <w:rPr>
                <w:noProof w:val="0"/>
              </w:rPr>
              <w:t>InReplacementOf</w:t>
            </w:r>
            <w:proofErr w:type="spellEnd"/>
            <w:r w:rsidRPr="00977EA3">
              <w:rPr>
                <w:noProof w:val="0"/>
              </w:rPr>
              <w:t xml:space="preserve"> act relationship for these interactions.</w:t>
            </w:r>
          </w:p>
        </w:tc>
      </w:tr>
    </w:tbl>
    <w:p w14:paraId="1FC1049F" w14:textId="77777777" w:rsidR="007A1F44" w:rsidRPr="00977EA3" w:rsidRDefault="007A1F44">
      <w:pPr>
        <w:pStyle w:val="Corpotesto"/>
        <w:rPr>
          <w:rStyle w:val="BodyTextCharChar1"/>
          <w:noProof w:val="0"/>
        </w:rPr>
      </w:pPr>
    </w:p>
    <w:p w14:paraId="4ADB0D5F" w14:textId="77777777" w:rsidR="007A1F44" w:rsidRPr="00977EA3" w:rsidRDefault="007A1F44" w:rsidP="00971004">
      <w:pPr>
        <w:pStyle w:val="Corpotesto"/>
      </w:pPr>
      <w:r w:rsidRPr="00977EA3">
        <w:rPr>
          <w:rStyle w:val="BodyTextCharChar1"/>
          <w:noProof w:val="0"/>
        </w:rPr>
        <w:t>The composite message schemas which describe the full payload of these interactions, including the wrappers, can be found online on the IHE FTP site, see ITI TF-2x: Appendix W</w:t>
      </w:r>
      <w:r w:rsidR="00957CD8" w:rsidRPr="00977EA3">
        <w:rPr>
          <w:rStyle w:val="BodyTextCharChar1"/>
          <w:noProof w:val="0"/>
        </w:rPr>
        <w:t xml:space="preserve">. </w:t>
      </w:r>
      <w:r w:rsidR="00E8768E" w:rsidRPr="00977EA3">
        <w:rPr>
          <w:rStyle w:val="BodyTextCharChar1"/>
          <w:noProof w:val="0"/>
        </w:rPr>
        <w:t>T</w:t>
      </w:r>
      <w:r w:rsidRPr="00977EA3">
        <w:rPr>
          <w:rStyle w:val="BodyTextCharChar1"/>
          <w:noProof w:val="0"/>
        </w:rPr>
        <w:t>he schema from the HL7 V3 2008 Normative Edition can be found at</w:t>
      </w:r>
      <w:r w:rsidRPr="00977EA3">
        <w:rPr>
          <w:rStyle w:val="BodyTextCharChar1"/>
          <w:noProof w:val="0"/>
        </w:rPr>
        <w:br/>
      </w:r>
      <w:r w:rsidRPr="00977EA3">
        <w:rPr>
          <w:rStyle w:val="Collegamentoipertestuale"/>
        </w:rPr>
        <w:t>Edition2008/processable/</w:t>
      </w:r>
      <w:proofErr w:type="spellStart"/>
      <w:r w:rsidRPr="00977EA3">
        <w:rPr>
          <w:rStyle w:val="Collegamentoipertestuale"/>
        </w:rPr>
        <w:t>multicacheschemas</w:t>
      </w:r>
      <w:proofErr w:type="spellEnd"/>
      <w:r w:rsidRPr="00977EA3">
        <w:rPr>
          <w:rStyle w:val="Collegamentoipertestuale"/>
        </w:rPr>
        <w:t>/PRPA_IN201302UV02.xsd</w:t>
      </w:r>
      <w:r w:rsidRPr="00977EA3">
        <w:rPr>
          <w:rStyle w:val="BodyTextCharChar1"/>
          <w:noProof w:val="0"/>
        </w:rPr>
        <w:t>)</w:t>
      </w:r>
    </w:p>
    <w:p w14:paraId="509CC589"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731" w:name="_Toc169692747"/>
      <w:r w:rsidRPr="00977EA3">
        <w:rPr>
          <w:noProof w:val="0"/>
        </w:rPr>
        <w:t>3.46.4.1.2.4 Web Services Types and Messages</w:t>
      </w:r>
      <w:bookmarkEnd w:id="2731"/>
    </w:p>
    <w:p w14:paraId="2952F250" w14:textId="77777777" w:rsidR="007A1F44" w:rsidRPr="00977EA3" w:rsidRDefault="007A1F44" w:rsidP="00971004">
      <w:pPr>
        <w:pStyle w:val="Corpotesto"/>
      </w:pPr>
      <w:r w:rsidRPr="00977EA3">
        <w:t xml:space="preserve">The Patient Registry Record Revised message will be transmitted using Web Services, according to the requirements specified in </w:t>
      </w:r>
      <w:r w:rsidRPr="00977EA3">
        <w:rPr>
          <w:rStyle w:val="BodyTextCharChar1"/>
          <w:noProof w:val="0"/>
        </w:rPr>
        <w:t xml:space="preserve">ITI TF-2x: </w:t>
      </w:r>
      <w:r w:rsidRPr="00977EA3">
        <w:t xml:space="preserve">Appendix V. </w:t>
      </w:r>
    </w:p>
    <w:p w14:paraId="6E269CDC" w14:textId="77777777" w:rsidR="007A1F44" w:rsidRPr="00977EA3" w:rsidRDefault="007A1F44" w:rsidP="00971004">
      <w:pPr>
        <w:pStyle w:val="Corpotesto"/>
      </w:pPr>
      <w:r w:rsidRPr="00977EA3">
        <w:t>The following WSDL naming conventions SHALL apply:</w:t>
      </w:r>
    </w:p>
    <w:p w14:paraId="5A5C8DCB"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“revise” message -&gt; "</w:t>
      </w:r>
      <w:r w:rsidRPr="00977EA3">
        <w:rPr>
          <w:rStyle w:val="Enfasigrassetto"/>
          <w:rFonts w:ascii="Courier New" w:hAnsi="Courier New" w:cs="Courier New"/>
          <w:b w:val="0"/>
          <w:bCs/>
          <w:sz w:val="20"/>
        </w:rPr>
        <w:t>PRPA_IN201302UV02</w:t>
      </w:r>
      <w:r w:rsidRPr="00977EA3">
        <w:rPr>
          <w:rFonts w:ascii="Courier New" w:hAnsi="Courier New"/>
          <w:sz w:val="20"/>
        </w:rPr>
        <w:t>_Message"</w:t>
      </w:r>
    </w:p>
    <w:p w14:paraId="2BB897EA" w14:textId="77777777" w:rsidR="007A1F44" w:rsidRPr="00977EA3" w:rsidRDefault="007A1F44" w:rsidP="00971004">
      <w:pPr>
        <w:spacing w:before="0"/>
        <w:rPr>
          <w:rFonts w:ascii="Courier New" w:hAnsi="Courier New"/>
          <w:sz w:val="20"/>
        </w:rPr>
      </w:pPr>
      <w:r w:rsidRPr="00977EA3">
        <w:rPr>
          <w:rFonts w:ascii="Courier New" w:hAnsi="Courier New"/>
          <w:sz w:val="20"/>
        </w:rPr>
        <w:tab/>
        <w:t>acknowledgement  -&gt; "</w:t>
      </w:r>
      <w:r w:rsidRPr="00977EA3">
        <w:rPr>
          <w:rStyle w:val="Enfasigrassetto"/>
          <w:rFonts w:ascii="Courier New" w:hAnsi="Courier New" w:cs="Courier New"/>
          <w:b w:val="0"/>
          <w:sz w:val="20"/>
        </w:rPr>
        <w:t>MCCI_IN000002UV01</w:t>
      </w:r>
      <w:r w:rsidRPr="00977EA3">
        <w:rPr>
          <w:rFonts w:ascii="Courier New" w:hAnsi="Courier New"/>
          <w:sz w:val="20"/>
        </w:rPr>
        <w:t>_Message"</w:t>
      </w:r>
    </w:p>
    <w:p w14:paraId="63A8A673" w14:textId="77777777" w:rsidR="007A1F44" w:rsidRPr="00977EA3" w:rsidRDefault="007A1F44" w:rsidP="00971004">
      <w:pPr>
        <w:pStyle w:val="Corpotesto"/>
      </w:pPr>
      <w:r w:rsidRPr="00977EA3">
        <w:t>The following WSDL snippet describes the types for these messages:</w:t>
      </w:r>
    </w:p>
    <w:p w14:paraId="58067DB1"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0C10C912"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7AFE5BE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0B17A44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2504F91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4AD529B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lastRenderedPageBreak/>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schemaLocation="../schema/HL7V3/NE2008/multicacheschemas/PRPA_IN201302UV02.xsd"/&gt;</w:t>
      </w:r>
    </w:p>
    <w:p w14:paraId="6EAE586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xsd:element</w:t>
      </w:r>
      <w:proofErr w:type="spellEnd"/>
      <w:r w:rsidRPr="00977EA3">
        <w:rPr>
          <w:rFonts w:ascii="Courier New" w:hAnsi="Courier New" w:cs="Courier New"/>
          <w:sz w:val="20"/>
        </w:rPr>
        <w:t xml:space="preserve"> name="PRPA_IN201302UV02"/&gt;</w:t>
      </w:r>
    </w:p>
    <w:p w14:paraId="31832C9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&gt;</w:t>
      </w:r>
    </w:p>
    <w:p w14:paraId="10531C7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5F76BE4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696E1EC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409F9D99"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schemaLocation="../schema/HL7V3/NE2008/multicacheschemas/MCCI_IN000002UV01.xsd"/&gt;</w:t>
      </w:r>
    </w:p>
    <w:p w14:paraId="466DC03D" w14:textId="77777777" w:rsidR="007A1F44" w:rsidRPr="00E63AF6" w:rsidRDefault="007A1F44" w:rsidP="00971004">
      <w:pPr>
        <w:spacing w:before="0"/>
        <w:rPr>
          <w:rFonts w:ascii="Courier New" w:hAnsi="Courier New" w:cs="Courier New"/>
          <w:sz w:val="20"/>
          <w:lang w:val="de-DE"/>
          <w:rPrChange w:id="2732" w:author="Gregorio Canal" w:date="2019-05-22T14:54:00Z">
            <w:rPr>
              <w:rFonts w:ascii="Courier New" w:hAnsi="Courier New" w:cs="Courier New"/>
              <w:sz w:val="20"/>
            </w:rPr>
          </w:rPrChange>
        </w:rPr>
      </w:pPr>
      <w:r w:rsidRPr="00E63AF6">
        <w:rPr>
          <w:rFonts w:ascii="Courier New" w:hAnsi="Courier New" w:cs="Courier New"/>
          <w:sz w:val="20"/>
          <w:lang w:val="de-DE"/>
          <w:rPrChange w:id="2733" w:author="Gregorio Canal" w:date="2019-05-22T14:54:00Z">
            <w:rPr>
              <w:rFonts w:ascii="Courier New" w:hAnsi="Courier New" w:cs="Courier New"/>
              <w:sz w:val="20"/>
            </w:rPr>
          </w:rPrChange>
        </w:rPr>
        <w:t>&lt;</w:t>
      </w:r>
      <w:proofErr w:type="spellStart"/>
      <w:r w:rsidRPr="00E63AF6">
        <w:rPr>
          <w:rFonts w:ascii="Courier New" w:hAnsi="Courier New" w:cs="Courier New"/>
          <w:sz w:val="20"/>
          <w:lang w:val="de-DE"/>
          <w:rPrChange w:id="2734" w:author="Gregorio Canal" w:date="2019-05-22T14:54:00Z">
            <w:rPr>
              <w:rFonts w:ascii="Courier New" w:hAnsi="Courier New" w:cs="Courier New"/>
              <w:sz w:val="20"/>
            </w:rPr>
          </w:rPrChange>
        </w:rPr>
        <w:t>xsd:element</w:t>
      </w:r>
      <w:proofErr w:type="spellEnd"/>
      <w:r w:rsidRPr="00E63AF6">
        <w:rPr>
          <w:rFonts w:ascii="Courier New" w:hAnsi="Courier New" w:cs="Courier New"/>
          <w:sz w:val="20"/>
          <w:lang w:val="de-DE"/>
          <w:rPrChange w:id="2735" w:author="Gregorio Canal" w:date="2019-05-22T14:54:00Z">
            <w:rPr>
              <w:rFonts w:ascii="Courier New" w:hAnsi="Courier New" w:cs="Courier New"/>
              <w:sz w:val="20"/>
            </w:rPr>
          </w:rPrChange>
        </w:rPr>
        <w:t xml:space="preserve"> </w:t>
      </w:r>
      <w:proofErr w:type="spellStart"/>
      <w:r w:rsidRPr="00E63AF6">
        <w:rPr>
          <w:rFonts w:ascii="Courier New" w:hAnsi="Courier New" w:cs="Courier New"/>
          <w:sz w:val="20"/>
          <w:lang w:val="de-DE"/>
          <w:rPrChange w:id="2736" w:author="Gregorio Canal" w:date="2019-05-22T14:54:00Z">
            <w:rPr>
              <w:rFonts w:ascii="Courier New" w:hAnsi="Courier New" w:cs="Courier New"/>
              <w:sz w:val="20"/>
            </w:rPr>
          </w:rPrChange>
        </w:rPr>
        <w:t>name</w:t>
      </w:r>
      <w:proofErr w:type="spellEnd"/>
      <w:r w:rsidRPr="00E63AF6">
        <w:rPr>
          <w:rFonts w:ascii="Courier New" w:hAnsi="Courier New" w:cs="Courier New"/>
          <w:sz w:val="20"/>
          <w:lang w:val="de-DE"/>
          <w:rPrChange w:id="2737" w:author="Gregorio Canal" w:date="2019-05-22T14:54:00Z">
            <w:rPr>
              <w:rFonts w:ascii="Courier New" w:hAnsi="Courier New" w:cs="Courier New"/>
              <w:sz w:val="20"/>
            </w:rPr>
          </w:rPrChange>
        </w:rPr>
        <w:t>="MCCI_IN000002UV01"/&gt;</w:t>
      </w:r>
    </w:p>
    <w:p w14:paraId="7B74ACD6" w14:textId="77777777" w:rsidR="007A1F44" w:rsidRPr="00E63AF6" w:rsidRDefault="007A1F44" w:rsidP="00971004">
      <w:pPr>
        <w:spacing w:before="0"/>
        <w:rPr>
          <w:rFonts w:ascii="Courier New" w:hAnsi="Courier New" w:cs="Courier New"/>
          <w:sz w:val="20"/>
          <w:lang w:val="de-DE"/>
          <w:rPrChange w:id="2738" w:author="Gregorio Canal" w:date="2019-05-22T14:54:00Z">
            <w:rPr>
              <w:rFonts w:ascii="Courier New" w:hAnsi="Courier New" w:cs="Courier New"/>
              <w:sz w:val="20"/>
            </w:rPr>
          </w:rPrChange>
        </w:rPr>
      </w:pPr>
      <w:r w:rsidRPr="00E63AF6">
        <w:rPr>
          <w:rFonts w:ascii="Courier New" w:hAnsi="Courier New" w:cs="Courier New"/>
          <w:sz w:val="20"/>
          <w:lang w:val="de-DE"/>
          <w:rPrChange w:id="2739" w:author="Gregorio Canal" w:date="2019-05-22T14:54:00Z">
            <w:rPr>
              <w:rFonts w:ascii="Courier New" w:hAnsi="Courier New" w:cs="Courier New"/>
              <w:sz w:val="20"/>
            </w:rPr>
          </w:rPrChange>
        </w:rPr>
        <w:t>&lt;/</w:t>
      </w:r>
      <w:proofErr w:type="spellStart"/>
      <w:r w:rsidRPr="00E63AF6">
        <w:rPr>
          <w:rFonts w:ascii="Courier New" w:hAnsi="Courier New" w:cs="Courier New"/>
          <w:sz w:val="20"/>
          <w:lang w:val="de-DE"/>
          <w:rPrChange w:id="2740" w:author="Gregorio Canal" w:date="2019-05-22T14:54:00Z">
            <w:rPr>
              <w:rFonts w:ascii="Courier New" w:hAnsi="Courier New" w:cs="Courier New"/>
              <w:sz w:val="20"/>
            </w:rPr>
          </w:rPrChange>
        </w:rPr>
        <w:t>xsd:schema</w:t>
      </w:r>
      <w:proofErr w:type="spellEnd"/>
      <w:r w:rsidRPr="00E63AF6">
        <w:rPr>
          <w:rFonts w:ascii="Courier New" w:hAnsi="Courier New" w:cs="Courier New"/>
          <w:sz w:val="20"/>
          <w:lang w:val="de-DE"/>
          <w:rPrChange w:id="2741" w:author="Gregorio Canal" w:date="2019-05-22T14:54:00Z">
            <w:rPr>
              <w:rFonts w:ascii="Courier New" w:hAnsi="Courier New" w:cs="Courier New"/>
              <w:sz w:val="20"/>
            </w:rPr>
          </w:rPrChange>
        </w:rPr>
        <w:t>&gt;</w:t>
      </w:r>
    </w:p>
    <w:p w14:paraId="4617954A" w14:textId="77777777" w:rsidR="007A1F44" w:rsidRPr="00977EA3" w:rsidRDefault="007A1F44" w:rsidP="00971004">
      <w:pPr>
        <w:spacing w:before="0"/>
        <w:rPr>
          <w:rFonts w:ascii="Courier New" w:hAnsi="Courier New" w:cs="Courier New"/>
          <w:sz w:val="20"/>
        </w:rPr>
      </w:pPr>
      <w:r w:rsidRPr="00E63AF6">
        <w:rPr>
          <w:rFonts w:ascii="Courier New" w:hAnsi="Courier New" w:cs="Courier New"/>
          <w:sz w:val="20"/>
          <w:lang w:val="de-DE"/>
          <w:rPrChange w:id="2742" w:author="Gregorio Canal" w:date="2019-05-22T14:54:00Z">
            <w:rPr>
              <w:rFonts w:ascii="Courier New" w:hAnsi="Courier New" w:cs="Courier New"/>
              <w:sz w:val="20"/>
            </w:rPr>
          </w:rPrChange>
        </w:rPr>
        <w:t xml:space="preserve">  </w:t>
      </w:r>
      <w:r w:rsidRPr="00977EA3">
        <w:rPr>
          <w:rFonts w:ascii="Courier New" w:hAnsi="Courier New" w:cs="Courier New"/>
          <w:sz w:val="20"/>
        </w:rPr>
        <w:t>&lt;/types&gt;</w:t>
      </w:r>
    </w:p>
    <w:p w14:paraId="11C701F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1AA4130A" w14:textId="77777777" w:rsidR="007A1F44" w:rsidRPr="00977EA3" w:rsidRDefault="007A1F44" w:rsidP="00971004">
      <w:pPr>
        <w:pStyle w:val="Corpotesto"/>
      </w:pPr>
      <w:r w:rsidRPr="00977EA3">
        <w:t>The messages are described by the following snippet:</w:t>
      </w:r>
    </w:p>
    <w:p w14:paraId="237B2F17"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47CA51A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name="PRPA_IN201302UV02_Message"&gt;</w:t>
      </w:r>
    </w:p>
    <w:p w14:paraId="37AA8A3F"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element="hl7:PRPA_IN201302UV02" name="Body"/&gt;</w:t>
      </w:r>
    </w:p>
    <w:p w14:paraId="248656E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50C172E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name="MCCI_IN000002UV01_Message"&gt;</w:t>
      </w:r>
    </w:p>
    <w:p w14:paraId="2860DEB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element="hl7:MCCI_IN000002UV01" name="Body"/&gt;</w:t>
      </w:r>
    </w:p>
    <w:p w14:paraId="274D803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633D182B"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39D5276D" w14:textId="77777777" w:rsidR="007A1F44" w:rsidRPr="00977EA3" w:rsidRDefault="007A1F44" w:rsidP="00971004">
      <w:pPr>
        <w:pStyle w:val="Corpotesto"/>
      </w:pPr>
      <w:r w:rsidRPr="00977EA3">
        <w:t>The port types for the WSDL describing the Patient Identity Feed Service are described together with the expected actions of the actors which receive these messages in Section</w:t>
      </w:r>
      <w:r w:rsidR="00292B01" w:rsidRPr="00977EA3">
        <w:t xml:space="preserve"> </w:t>
      </w:r>
      <w:r w:rsidRPr="00977EA3">
        <w:t xml:space="preserve">3.46.4.1.3. </w:t>
      </w:r>
    </w:p>
    <w:p w14:paraId="41565976"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743" w:name="_Toc169692748"/>
      <w:r w:rsidRPr="00977EA3">
        <w:rPr>
          <w:noProof w:val="0"/>
        </w:rPr>
        <w:t>3.46.4.1.3 Expected Actions - Patient Identifier Cross-reference Consumer</w:t>
      </w:r>
      <w:bookmarkEnd w:id="2743"/>
    </w:p>
    <w:p w14:paraId="28B2EE0B" w14:textId="77777777" w:rsidR="007A1F44" w:rsidRPr="00977EA3" w:rsidRDefault="007A1F44" w:rsidP="00971004">
      <w:pPr>
        <w:pStyle w:val="Corpotesto"/>
      </w:pPr>
      <w:r w:rsidRPr="00977EA3">
        <w:t>Whenever the Patient Identifier Cross-reference Consumer receives updated identifier information in a Patient Revise message that results in a change to the cross-referencing of a patient, the actor shall update its internal identifier information for the affected patient(s) in all domains in which it is interested. The identifiers found in both Patient.id and OtherIDs.id attributes shall be considered together to form a complete list of patient identifiers from the different Patient Identity domains in which this actor is interested.</w:t>
      </w:r>
    </w:p>
    <w:p w14:paraId="7362DE3B" w14:textId="77777777" w:rsidR="007A1F44" w:rsidRPr="00977EA3" w:rsidRDefault="007A1F44" w:rsidP="00971004">
      <w:pPr>
        <w:pStyle w:val="Corpotesto"/>
      </w:pPr>
      <w:r w:rsidRPr="00977EA3">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32F46D27" w14:textId="5E0705A7" w:rsidR="007A1F44" w:rsidRPr="00977EA3" w:rsidRDefault="007A1F44" w:rsidP="00971004">
      <w:pPr>
        <w:pStyle w:val="Corpotesto"/>
      </w:pPr>
      <w:r w:rsidRPr="00977EA3">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660C4469" w14:textId="4E70BD58"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744" w:name="_Toc169692749"/>
      <w:r w:rsidRPr="00977EA3">
        <w:rPr>
          <w:noProof w:val="0"/>
        </w:rPr>
        <w:t>3.46.4.1.3.1 Web Services Port Type and Binding Definitions</w:t>
      </w:r>
      <w:bookmarkEnd w:id="2744"/>
    </w:p>
    <w:p w14:paraId="7FA968C7" w14:textId="77777777" w:rsidR="007A1F44" w:rsidRPr="00977EA3" w:rsidRDefault="007A1F44" w:rsidP="00971004">
      <w:pPr>
        <w:pStyle w:val="Corpotesto"/>
        <w:rPr>
          <w:b/>
        </w:rPr>
      </w:pPr>
      <w:r w:rsidRPr="00977EA3">
        <w:rPr>
          <w:b/>
        </w:rPr>
        <w:t>IHE-</w:t>
      </w:r>
      <w:r w:rsidRPr="00977EA3">
        <w:rPr>
          <w:b/>
          <w:bCs/>
        </w:rPr>
        <w:t>WSP201</w:t>
      </w:r>
      <w:r w:rsidRPr="00977EA3">
        <w:rPr>
          <w:b/>
        </w:rPr>
        <w:t>) The attribute /</w:t>
      </w:r>
      <w:proofErr w:type="spellStart"/>
      <w:r w:rsidRPr="00977EA3">
        <w:rPr>
          <w:b/>
        </w:rPr>
        <w:t>wsdl:definitions</w:t>
      </w:r>
      <w:proofErr w:type="spellEnd"/>
      <w:r w:rsidRPr="00977EA3">
        <w:rPr>
          <w:b/>
        </w:rPr>
        <w:t>/@name SHALL be “</w:t>
      </w:r>
      <w:proofErr w:type="spellStart"/>
      <w:r w:rsidRPr="00977EA3">
        <w:rPr>
          <w:b/>
        </w:rPr>
        <w:t>PIXConsumer</w:t>
      </w:r>
      <w:proofErr w:type="spellEnd"/>
      <w:r w:rsidRPr="00977EA3">
        <w:rPr>
          <w:b/>
        </w:rPr>
        <w:t>”.</w:t>
      </w:r>
    </w:p>
    <w:p w14:paraId="21258511" w14:textId="77777777" w:rsidR="007A1F44" w:rsidRPr="00977EA3" w:rsidRDefault="007A1F44" w:rsidP="00971004">
      <w:pPr>
        <w:pStyle w:val="Corpotesto"/>
      </w:pPr>
      <w:r w:rsidRPr="00977EA3">
        <w:t>The following WSDL naming conventions SHALL apply:</w:t>
      </w:r>
    </w:p>
    <w:p w14:paraId="376EB0DF" w14:textId="77777777" w:rsidR="007A1F44" w:rsidRPr="00977EA3" w:rsidRDefault="007A1F44" w:rsidP="00971004">
      <w:pPr>
        <w:spacing w:before="0"/>
        <w:rPr>
          <w:rFonts w:ascii="Courier New" w:hAnsi="Courier New"/>
          <w:sz w:val="20"/>
        </w:rPr>
      </w:pPr>
      <w:r w:rsidRPr="00977EA3">
        <w:tab/>
      </w:r>
      <w:proofErr w:type="spellStart"/>
      <w:r w:rsidRPr="00977EA3">
        <w:rPr>
          <w:rFonts w:ascii="Courier New" w:hAnsi="Courier New"/>
          <w:sz w:val="20"/>
        </w:rPr>
        <w:t>wsdl:definitions</w:t>
      </w:r>
      <w:proofErr w:type="spellEnd"/>
      <w:r w:rsidRPr="00977EA3">
        <w:rPr>
          <w:rFonts w:ascii="Courier New" w:hAnsi="Courier New"/>
          <w:sz w:val="20"/>
        </w:rPr>
        <w:t>/@name="</w:t>
      </w:r>
      <w:proofErr w:type="spellStart"/>
      <w:r w:rsidRPr="00977EA3">
        <w:rPr>
          <w:rFonts w:ascii="Courier New" w:hAnsi="Courier New"/>
          <w:sz w:val="20"/>
        </w:rPr>
        <w:t>PIXConsumer</w:t>
      </w:r>
      <w:proofErr w:type="spellEnd"/>
      <w:r w:rsidRPr="00977EA3">
        <w:rPr>
          <w:rFonts w:ascii="Courier New" w:hAnsi="Courier New"/>
          <w:sz w:val="20"/>
        </w:rPr>
        <w:t>":</w:t>
      </w:r>
    </w:p>
    <w:p w14:paraId="2C8430BB" w14:textId="77777777" w:rsidR="007A1F44" w:rsidRPr="00977EA3" w:rsidRDefault="007A1F44" w:rsidP="00971004">
      <w:pPr>
        <w:spacing w:before="0"/>
        <w:rPr>
          <w:rFonts w:ascii="Courier New" w:hAnsi="Courier New"/>
          <w:sz w:val="20"/>
        </w:rPr>
      </w:pPr>
      <w:r w:rsidRPr="00977EA3">
        <w:rPr>
          <w:rFonts w:ascii="Courier New" w:hAnsi="Courier New"/>
          <w:sz w:val="20"/>
        </w:rPr>
        <w:lastRenderedPageBreak/>
        <w:tab/>
        <w:t xml:space="preserve">PIX update message         -&gt; </w:t>
      </w:r>
      <w:r w:rsidRPr="00977EA3">
        <w:rPr>
          <w:rFonts w:ascii="Courier New" w:hAnsi="Courier New"/>
          <w:b/>
          <w:sz w:val="20"/>
        </w:rPr>
        <w:t>"</w:t>
      </w:r>
      <w:r w:rsidRPr="00977EA3">
        <w:rPr>
          <w:rStyle w:val="Enfasigrassetto"/>
          <w:rFonts w:ascii="Courier New" w:hAnsi="Courier New" w:cs="Courier New"/>
          <w:b w:val="0"/>
          <w:bCs/>
          <w:sz w:val="20"/>
        </w:rPr>
        <w:t>PRPA_IN201302UV02</w:t>
      </w:r>
      <w:r w:rsidRPr="00977EA3">
        <w:rPr>
          <w:rFonts w:ascii="Courier New" w:hAnsi="Courier New"/>
          <w:sz w:val="20"/>
        </w:rPr>
        <w:t>_Message"</w:t>
      </w:r>
    </w:p>
    <w:p w14:paraId="664E47FA"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acknowledgement            -&gt; </w:t>
      </w:r>
      <w:r w:rsidRPr="00977EA3">
        <w:rPr>
          <w:rStyle w:val="Enfasigrassetto"/>
          <w:rFonts w:ascii="Courier New" w:hAnsi="Courier New"/>
          <w:b w:val="0"/>
          <w:sz w:val="20"/>
        </w:rPr>
        <w:t>"MCCI_IN000002UV01</w:t>
      </w:r>
      <w:r w:rsidRPr="00977EA3">
        <w:rPr>
          <w:rFonts w:ascii="Courier New" w:hAnsi="Courier New"/>
          <w:sz w:val="20"/>
        </w:rPr>
        <w:t>_Message"</w:t>
      </w:r>
    </w:p>
    <w:p w14:paraId="642C3E0D" w14:textId="77777777" w:rsidR="007A1F44" w:rsidRPr="00977EA3" w:rsidRDefault="007A1F44" w:rsidP="00971004">
      <w:pPr>
        <w:spacing w:before="0"/>
        <w:rPr>
          <w:rFonts w:ascii="Courier New" w:hAnsi="Courier New"/>
          <w:sz w:val="20"/>
        </w:rPr>
      </w:pPr>
      <w:r w:rsidRPr="00977EA3">
        <w:rPr>
          <w:rFonts w:ascii="Courier New" w:hAnsi="Courier New"/>
          <w:sz w:val="20"/>
        </w:rPr>
        <w:tab/>
      </w:r>
      <w:proofErr w:type="spellStart"/>
      <w:r w:rsidRPr="00977EA3">
        <w:rPr>
          <w:rFonts w:ascii="Courier New" w:hAnsi="Courier New"/>
          <w:sz w:val="20"/>
        </w:rPr>
        <w:t>portType</w:t>
      </w:r>
      <w:proofErr w:type="spellEnd"/>
      <w:r w:rsidRPr="00977EA3">
        <w:rPr>
          <w:rFonts w:ascii="Courier New" w:hAnsi="Courier New"/>
          <w:sz w:val="20"/>
        </w:rPr>
        <w:t xml:space="preserve">                   -&gt; "</w:t>
      </w:r>
      <w:proofErr w:type="spellStart"/>
      <w:r w:rsidRPr="00977EA3">
        <w:rPr>
          <w:rStyle w:val="Enfasigrassetto"/>
          <w:rFonts w:ascii="Courier New" w:hAnsi="Courier New"/>
          <w:b w:val="0"/>
          <w:sz w:val="20"/>
        </w:rPr>
        <w:t>PIXConsumer</w:t>
      </w:r>
      <w:r w:rsidRPr="00977EA3">
        <w:rPr>
          <w:rFonts w:ascii="Courier New" w:hAnsi="Courier New"/>
          <w:sz w:val="20"/>
        </w:rPr>
        <w:t>_PortType</w:t>
      </w:r>
      <w:proofErr w:type="spellEnd"/>
      <w:r w:rsidRPr="00977EA3">
        <w:rPr>
          <w:rFonts w:ascii="Courier New" w:hAnsi="Courier New"/>
          <w:sz w:val="20"/>
        </w:rPr>
        <w:t>"</w:t>
      </w:r>
    </w:p>
    <w:p w14:paraId="105558B6"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operation  -&gt; "</w:t>
      </w:r>
      <w:r w:rsidRPr="00977EA3">
        <w:rPr>
          <w:rStyle w:val="Enfasigrassetto"/>
          <w:rFonts w:ascii="Courier New" w:hAnsi="Courier New" w:cs="Courier New"/>
          <w:b w:val="0"/>
          <w:sz w:val="20"/>
        </w:rPr>
        <w:t>PIXConsumer</w:t>
      </w:r>
      <w:r w:rsidRPr="00977EA3">
        <w:rPr>
          <w:rFonts w:ascii="Courier New" w:hAnsi="Courier New"/>
          <w:sz w:val="20"/>
        </w:rPr>
        <w:t>_PRPA_IN201302UV02"</w:t>
      </w:r>
    </w:p>
    <w:p w14:paraId="3538E561"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Enfasigrassetto"/>
          <w:rFonts w:ascii="Courier New" w:hAnsi="Courier New" w:cs="Courier New"/>
          <w:b w:val="0"/>
          <w:sz w:val="20"/>
        </w:rPr>
        <w:t>PIXConsumer</w:t>
      </w:r>
      <w:r w:rsidRPr="00977EA3">
        <w:rPr>
          <w:rFonts w:ascii="Courier New" w:hAnsi="Courier New"/>
          <w:sz w:val="20"/>
        </w:rPr>
        <w:t>_Binding_Soap12"</w:t>
      </w:r>
    </w:p>
    <w:p w14:paraId="62C49AF8"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port              -&gt; "</w:t>
      </w:r>
      <w:r w:rsidRPr="00977EA3">
        <w:rPr>
          <w:rStyle w:val="Enfasigrassetto"/>
          <w:rFonts w:ascii="Courier New" w:hAnsi="Courier New" w:cs="Courier New"/>
          <w:b w:val="0"/>
          <w:sz w:val="20"/>
        </w:rPr>
        <w:t>PIXConsumer</w:t>
      </w:r>
      <w:r w:rsidRPr="00977EA3">
        <w:rPr>
          <w:rFonts w:ascii="Courier New" w:hAnsi="Courier New"/>
          <w:sz w:val="20"/>
        </w:rPr>
        <w:t>_Port_Soap12"</w:t>
      </w:r>
    </w:p>
    <w:p w14:paraId="2B7A090B" w14:textId="77777777" w:rsidR="007A1F44" w:rsidRPr="00977EA3" w:rsidRDefault="007A1F44" w:rsidP="003462A5">
      <w:pPr>
        <w:pStyle w:val="Corpotesto"/>
      </w:pPr>
    </w:p>
    <w:p w14:paraId="03B9A286" w14:textId="77777777" w:rsidR="007A1F44" w:rsidRPr="00977EA3" w:rsidRDefault="007A1F44" w:rsidP="00971004">
      <w:pPr>
        <w:pStyle w:val="Corpotesto"/>
      </w:pPr>
      <w:r w:rsidRPr="00977EA3">
        <w:t xml:space="preserve">The following WSDL snippets specify the Patient Update Port Type and Binding definitions, according to the requirements specified in </w:t>
      </w:r>
      <w:r w:rsidRPr="00977EA3">
        <w:rPr>
          <w:rStyle w:val="BodyTextCharChar1"/>
          <w:noProof w:val="0"/>
        </w:rPr>
        <w:t xml:space="preserve">ITI TF-2x: </w:t>
      </w:r>
      <w:r w:rsidRPr="00977EA3">
        <w:t xml:space="preserve">Appendix V. </w:t>
      </w:r>
    </w:p>
    <w:p w14:paraId="039C92A6" w14:textId="77777777" w:rsidR="007A1F44" w:rsidRPr="00977EA3" w:rsidRDefault="007A1F44" w:rsidP="00971004">
      <w:pPr>
        <w:pStyle w:val="Titolo7"/>
        <w:numPr>
          <w:ilvl w:val="0"/>
          <w:numId w:val="0"/>
        </w:numPr>
        <w:tabs>
          <w:tab w:val="clear" w:pos="2160"/>
          <w:tab w:val="clear" w:pos="2880"/>
          <w:tab w:val="clear" w:pos="3600"/>
          <w:tab w:val="clear" w:pos="4320"/>
          <w:tab w:val="clear" w:pos="5040"/>
          <w:tab w:val="clear" w:pos="5760"/>
        </w:tabs>
        <w:rPr>
          <w:noProof w:val="0"/>
        </w:rPr>
      </w:pPr>
      <w:bookmarkStart w:id="2745" w:name="_Toc169692750"/>
      <w:r w:rsidRPr="00977EA3">
        <w:rPr>
          <w:noProof w:val="0"/>
        </w:rPr>
        <w:t>3.46.4.1.3.1.1 Port Type</w:t>
      </w:r>
      <w:bookmarkEnd w:id="2745"/>
    </w:p>
    <w:p w14:paraId="28B2A4FA" w14:textId="77777777" w:rsidR="007A1F44" w:rsidRPr="00977EA3" w:rsidRDefault="007A1F44" w:rsidP="003462A5">
      <w:pPr>
        <w:pStyle w:val="Corpotesto"/>
      </w:pPr>
    </w:p>
    <w:p w14:paraId="686FC6E9" w14:textId="77777777" w:rsidR="007A1F44" w:rsidRPr="00977EA3" w:rsidRDefault="007A1F44" w:rsidP="00971004">
      <w:pPr>
        <w:spacing w:before="0"/>
        <w:rPr>
          <w:rFonts w:ascii="Courier New" w:hAnsi="Courier New"/>
          <w:sz w:val="20"/>
        </w:rPr>
      </w:pPr>
      <w:r w:rsidRPr="00977EA3">
        <w:t xml:space="preserve">  </w:t>
      </w:r>
      <w:r w:rsidRPr="00977EA3">
        <w:rPr>
          <w:rFonts w:ascii="Courier New" w:hAnsi="Courier New"/>
          <w:sz w:val="20"/>
        </w:rPr>
        <w:t>&lt;</w:t>
      </w:r>
      <w:proofErr w:type="spellStart"/>
      <w:r w:rsidRPr="00977EA3">
        <w:rPr>
          <w:rFonts w:ascii="Courier New" w:hAnsi="Courier New"/>
          <w:sz w:val="20"/>
        </w:rPr>
        <w:t>portType</w:t>
      </w:r>
      <w:proofErr w:type="spellEnd"/>
      <w:r w:rsidRPr="00977EA3">
        <w:rPr>
          <w:rFonts w:ascii="Courier New" w:hAnsi="Courier New"/>
          <w:sz w:val="20"/>
        </w:rPr>
        <w:t xml:space="preserve"> name="</w:t>
      </w:r>
      <w:proofErr w:type="spellStart"/>
      <w:r w:rsidRPr="00977EA3">
        <w:rPr>
          <w:rFonts w:ascii="Courier New" w:hAnsi="Courier New"/>
          <w:sz w:val="20"/>
        </w:rPr>
        <w:t>PIXConsumer_PortType</w:t>
      </w:r>
      <w:proofErr w:type="spellEnd"/>
      <w:r w:rsidRPr="00977EA3">
        <w:rPr>
          <w:rFonts w:ascii="Courier New" w:hAnsi="Courier New"/>
          <w:sz w:val="20"/>
        </w:rPr>
        <w:t>"&gt;</w:t>
      </w:r>
    </w:p>
    <w:p w14:paraId="232ECC6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Enfasigrassetto"/>
          <w:rFonts w:ascii="Courier New" w:hAnsi="Courier New" w:cs="Courier New"/>
          <w:b w:val="0"/>
          <w:sz w:val="20"/>
        </w:rPr>
        <w:t>PIXConsumer</w:t>
      </w:r>
      <w:r w:rsidRPr="00977EA3">
        <w:rPr>
          <w:rFonts w:ascii="Courier New" w:hAnsi="Courier New"/>
          <w:sz w:val="20"/>
        </w:rPr>
        <w:t>_PRPA_IN201302UV02"&gt;</w:t>
      </w:r>
    </w:p>
    <w:p w14:paraId="5564A3F9"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PRPA_IN201302UV02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PRPA_IN201302UV02</w:t>
      </w:r>
      <w:r w:rsidRPr="00977EA3">
        <w:rPr>
          <w:rFonts w:ascii="Courier New" w:hAnsi="Courier New"/>
          <w:sz w:val="20"/>
        </w:rPr>
        <w:t>"/&gt;</w:t>
      </w:r>
    </w:p>
    <w:p w14:paraId="10F35A68"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Enfasigrassetto"/>
          <w:rFonts w:ascii="Courier New" w:hAnsi="Courier New" w:cs="Courier New"/>
          <w:b w:val="0"/>
          <w:sz w:val="20"/>
        </w:rPr>
        <w:t>MCCI_IN000002UV01_Message</w:t>
      </w:r>
      <w:r w:rsidRPr="00977EA3">
        <w:rPr>
          <w:rFonts w:ascii="Courier New" w:hAnsi="Courier New"/>
          <w:sz w:val="20"/>
        </w:rPr>
        <w:t xml:space="preserv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MCCI_IN000002UV01</w:t>
      </w:r>
      <w:r w:rsidRPr="00977EA3">
        <w:rPr>
          <w:rFonts w:ascii="Courier New" w:hAnsi="Courier New"/>
          <w:sz w:val="20"/>
        </w:rPr>
        <w:t>"/&gt;</w:t>
      </w:r>
    </w:p>
    <w:p w14:paraId="62DFFE2D"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4626FF9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&gt;</w:t>
      </w:r>
    </w:p>
    <w:p w14:paraId="6128AF6E" w14:textId="77777777" w:rsidR="007A1F44" w:rsidRPr="00977EA3" w:rsidRDefault="007A1F44" w:rsidP="00971004">
      <w:pPr>
        <w:pStyle w:val="Titolo7"/>
        <w:numPr>
          <w:ilvl w:val="0"/>
          <w:numId w:val="0"/>
        </w:numPr>
        <w:tabs>
          <w:tab w:val="clear" w:pos="2160"/>
          <w:tab w:val="clear" w:pos="2880"/>
          <w:tab w:val="clear" w:pos="3600"/>
          <w:tab w:val="clear" w:pos="4320"/>
          <w:tab w:val="clear" w:pos="5040"/>
          <w:tab w:val="clear" w:pos="5760"/>
        </w:tabs>
        <w:rPr>
          <w:noProof w:val="0"/>
        </w:rPr>
      </w:pPr>
      <w:bookmarkStart w:id="2746" w:name="_Toc169692751"/>
      <w:r w:rsidRPr="00977EA3">
        <w:rPr>
          <w:noProof w:val="0"/>
        </w:rPr>
        <w:t>3.46.4.1.3.1.2 Bindings</w:t>
      </w:r>
      <w:bookmarkEnd w:id="2746"/>
    </w:p>
    <w:p w14:paraId="70DEEBCB" w14:textId="77777777" w:rsidR="007A1F44" w:rsidRPr="00977EA3" w:rsidRDefault="007A1F44" w:rsidP="00971004">
      <w:pPr>
        <w:pStyle w:val="Corpotesto"/>
      </w:pPr>
      <w:r w:rsidRPr="00977EA3">
        <w:t>SOAP 1.2 binding:</w:t>
      </w:r>
    </w:p>
    <w:p w14:paraId="3308CCF9"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73AC3A9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3 &lt;binding name="</w:t>
      </w:r>
      <w:r w:rsidRPr="00977EA3">
        <w:rPr>
          <w:rStyle w:val="Enfasigrassetto"/>
          <w:rFonts w:ascii="Courier New" w:hAnsi="Courier New" w:cs="Courier New"/>
          <w:b w:val="0"/>
          <w:sz w:val="20"/>
        </w:rPr>
        <w:t>PIXConsumer</w:t>
      </w:r>
      <w:r w:rsidRPr="00977EA3">
        <w:rPr>
          <w:rFonts w:ascii="Courier New" w:hAnsi="Courier New"/>
          <w:sz w:val="20"/>
        </w:rPr>
        <w:t>_Binding_Soap12" type="</w:t>
      </w:r>
      <w:proofErr w:type="spellStart"/>
      <w:r w:rsidRPr="00977EA3">
        <w:rPr>
          <w:rFonts w:ascii="Courier New" w:hAnsi="Courier New"/>
          <w:sz w:val="20"/>
        </w:rPr>
        <w:t>PIXConsumer</w:t>
      </w:r>
      <w:r w:rsidRPr="00977EA3">
        <w:rPr>
          <w:rStyle w:val="Enfasigrassetto"/>
          <w:rFonts w:ascii="Courier New" w:hAnsi="Courier New" w:cs="Courier New"/>
          <w:b w:val="0"/>
          <w:sz w:val="20"/>
        </w:rPr>
        <w:t>_</w:t>
      </w:r>
      <w:r w:rsidRPr="00977EA3">
        <w:rPr>
          <w:rFonts w:ascii="Courier New" w:hAnsi="Courier New"/>
          <w:sz w:val="20"/>
        </w:rPr>
        <w:t>PortType</w:t>
      </w:r>
      <w:proofErr w:type="spellEnd"/>
      <w:r w:rsidRPr="00977EA3">
        <w:rPr>
          <w:rFonts w:ascii="Courier New" w:hAnsi="Courier New"/>
          <w:sz w:val="20"/>
        </w:rPr>
        <w:t>"&gt;</w:t>
      </w:r>
    </w:p>
    <w:p w14:paraId="3151377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13C953C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PIXConsumer</w:t>
      </w:r>
      <w:r w:rsidRPr="00977EA3">
        <w:rPr>
          <w:rFonts w:ascii="Courier New" w:hAnsi="Courier New"/>
          <w:sz w:val="20"/>
        </w:rPr>
        <w:t>_PRPA_IN201302UV02"&gt;</w:t>
      </w:r>
    </w:p>
    <w:p w14:paraId="2D9EDB32" w14:textId="584B6617"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424BDCF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7368B45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12DC3C5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6028B87"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4AAF71F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47B2F15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36E222D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1C5FC32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20CEDE0E"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3B29709D" w14:textId="12CC781E" w:rsidR="007A1F44" w:rsidRPr="00977EA3" w:rsidRDefault="007A1F44" w:rsidP="00ED4370">
      <w:pPr>
        <w:pStyle w:val="Corpotesto"/>
      </w:pPr>
      <w:r w:rsidRPr="00ED4370">
        <w:t>An informative WSDL for the PIX Consumer implementing the PIX</w:t>
      </w:r>
      <w:r w:rsidR="009C28BF">
        <w:t xml:space="preserve"> </w:t>
      </w:r>
      <w:r w:rsidRPr="00ED4370">
        <w:t>V3 Profile is available online on the IHE FTP site, see ITI TF-2x: Appendix W.</w:t>
      </w:r>
    </w:p>
    <w:p w14:paraId="3FD21359"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747" w:name="_Toc169692752"/>
      <w:r w:rsidRPr="00977EA3">
        <w:rPr>
          <w:noProof w:val="0"/>
        </w:rPr>
        <w:t>3.46.4.1.3.2 Message Examples</w:t>
      </w:r>
      <w:bookmarkEnd w:id="2747"/>
    </w:p>
    <w:p w14:paraId="793D0EC7" w14:textId="77777777" w:rsidR="007A1F44" w:rsidRPr="00977EA3" w:rsidRDefault="007A1F44" w:rsidP="003462A5">
      <w:pPr>
        <w:pStyle w:val="Corpotesto"/>
      </w:pPr>
      <w:r w:rsidRPr="00977EA3">
        <w:t>Message examples can be found online on the IHE FTP site, see ITI TF-2x: Appendix W.</w:t>
      </w:r>
    </w:p>
    <w:p w14:paraId="366CD324" w14:textId="77777777" w:rsidR="007A1F44" w:rsidRPr="00977EA3" w:rsidRDefault="007A1F44" w:rsidP="00971004">
      <w:pPr>
        <w:pStyle w:val="Titolo3"/>
        <w:numPr>
          <w:ilvl w:val="0"/>
          <w:numId w:val="0"/>
        </w:numPr>
        <w:tabs>
          <w:tab w:val="clear" w:pos="2160"/>
          <w:tab w:val="clear" w:pos="2880"/>
        </w:tabs>
        <w:rPr>
          <w:noProof w:val="0"/>
        </w:rPr>
      </w:pPr>
      <w:bookmarkStart w:id="2748" w:name="_Toc269052462"/>
      <w:bookmarkStart w:id="2749" w:name="_Toc398544352"/>
      <w:bookmarkStart w:id="2750" w:name="_Toc398717997"/>
      <w:bookmarkStart w:id="2751" w:name="_Toc518634596"/>
      <w:r w:rsidRPr="00977EA3">
        <w:rPr>
          <w:noProof w:val="0"/>
        </w:rPr>
        <w:t>3.46.5 Security Requirements</w:t>
      </w:r>
      <w:bookmarkEnd w:id="2748"/>
      <w:bookmarkEnd w:id="2749"/>
      <w:bookmarkEnd w:id="2750"/>
      <w:bookmarkEnd w:id="2751"/>
    </w:p>
    <w:p w14:paraId="07ECE6D2" w14:textId="77777777" w:rsidR="007A1F44" w:rsidRPr="00977EA3" w:rsidRDefault="007A1F44" w:rsidP="00971004">
      <w:pPr>
        <w:autoSpaceDE w:val="0"/>
        <w:autoSpaceDN w:val="0"/>
        <w:adjustRightInd w:val="0"/>
        <w:spacing w:before="0"/>
      </w:pPr>
      <w:r w:rsidRPr="00977EA3">
        <w:t>No transaction specific security considerations.</w:t>
      </w:r>
    </w:p>
    <w:p w14:paraId="265FB87E" w14:textId="77777777" w:rsidR="007A1F44" w:rsidRPr="00977EA3" w:rsidRDefault="007A1F44" w:rsidP="00971004">
      <w:pPr>
        <w:pStyle w:val="Titolo4"/>
        <w:tabs>
          <w:tab w:val="clear" w:pos="432"/>
          <w:tab w:val="clear" w:pos="2160"/>
          <w:tab w:val="clear" w:pos="2880"/>
          <w:tab w:val="clear" w:pos="3600"/>
        </w:tabs>
        <w:rPr>
          <w:noProof w:val="0"/>
        </w:rPr>
      </w:pPr>
      <w:bookmarkStart w:id="2752" w:name="_Toc398544353"/>
      <w:r w:rsidRPr="00977EA3">
        <w:rPr>
          <w:noProof w:val="0"/>
        </w:rPr>
        <w:lastRenderedPageBreak/>
        <w:t>3.46.5.1 Audit Record Considerations</w:t>
      </w:r>
      <w:bookmarkEnd w:id="2752"/>
      <w:r w:rsidRPr="00977EA3">
        <w:rPr>
          <w:noProof w:val="0"/>
        </w:rPr>
        <w:t xml:space="preserve"> </w:t>
      </w:r>
    </w:p>
    <w:p w14:paraId="41358813" w14:textId="5F98583F" w:rsidR="007A1F44" w:rsidRPr="00977EA3" w:rsidRDefault="007A1F44" w:rsidP="0097100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“Patient Record”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3DB213A0" w14:textId="77777777" w:rsidR="007A1F44" w:rsidRPr="00977EA3" w:rsidRDefault="007A1F44" w:rsidP="00971004">
      <w:pPr>
        <w:pStyle w:val="Titolo5"/>
        <w:tabs>
          <w:tab w:val="clear" w:pos="432"/>
          <w:tab w:val="clear" w:pos="2160"/>
          <w:tab w:val="clear" w:pos="2880"/>
          <w:tab w:val="clear" w:pos="3600"/>
          <w:tab w:val="clear" w:pos="4320"/>
        </w:tabs>
        <w:rPr>
          <w:noProof w:val="0"/>
        </w:rPr>
      </w:pPr>
      <w:r w:rsidRPr="00977EA3">
        <w:rPr>
          <w:noProof w:val="0"/>
        </w:rPr>
        <w:t>3.46.5.1.1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30A05594" w14:textId="77777777" w:rsidTr="00D372D5">
        <w:trPr>
          <w:cantSplit/>
        </w:trPr>
        <w:tc>
          <w:tcPr>
            <w:tcW w:w="1458" w:type="dxa"/>
            <w:textDirection w:val="btLr"/>
            <w:vAlign w:val="center"/>
          </w:tcPr>
          <w:p w14:paraId="73A7A8FA" w14:textId="77777777" w:rsidR="007A1F44" w:rsidRPr="00977EA3" w:rsidRDefault="007A1F44" w:rsidP="00D372D5">
            <w:pPr>
              <w:pStyle w:val="TableEntry"/>
              <w:rPr>
                <w:noProof w:val="0"/>
              </w:rPr>
            </w:pPr>
          </w:p>
        </w:tc>
        <w:tc>
          <w:tcPr>
            <w:tcW w:w="2610" w:type="dxa"/>
            <w:vAlign w:val="center"/>
          </w:tcPr>
          <w:p w14:paraId="020A8672"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68D46E32"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vAlign w:val="center"/>
          </w:tcPr>
          <w:p w14:paraId="38946981" w14:textId="77777777" w:rsidR="007A1F44" w:rsidRPr="00977EA3" w:rsidRDefault="007A1F44" w:rsidP="00A53067">
            <w:pPr>
              <w:pStyle w:val="TableEntryHeader"/>
              <w:rPr>
                <w:noProof w:val="0"/>
              </w:rPr>
            </w:pPr>
            <w:r w:rsidRPr="00977EA3">
              <w:rPr>
                <w:noProof w:val="0"/>
              </w:rPr>
              <w:t>Value Constraints</w:t>
            </w:r>
          </w:p>
        </w:tc>
      </w:tr>
      <w:tr w:rsidR="007A1F44" w:rsidRPr="00977EA3" w14:paraId="210838B0" w14:textId="77777777" w:rsidTr="00D372D5">
        <w:trPr>
          <w:cantSplit/>
        </w:trPr>
        <w:tc>
          <w:tcPr>
            <w:tcW w:w="1458" w:type="dxa"/>
            <w:vMerge w:val="restart"/>
          </w:tcPr>
          <w:p w14:paraId="11FFCED5" w14:textId="77777777" w:rsidR="007A1F44" w:rsidRPr="00977EA3" w:rsidRDefault="007A1F44" w:rsidP="003462A5">
            <w:pPr>
              <w:pStyle w:val="TableEntryHeader"/>
              <w:rPr>
                <w:noProof w:val="0"/>
              </w:rPr>
            </w:pPr>
            <w:r w:rsidRPr="00977EA3">
              <w:rPr>
                <w:noProof w:val="0"/>
              </w:rPr>
              <w:t>Event</w:t>
            </w:r>
          </w:p>
          <w:p w14:paraId="1DAE8079"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4A83532F" w14:textId="77777777" w:rsidR="007A1F44" w:rsidRPr="00977EA3" w:rsidRDefault="007A1F44" w:rsidP="00971004">
            <w:pPr>
              <w:pStyle w:val="TableEntry"/>
              <w:rPr>
                <w:noProof w:val="0"/>
                <w:sz w:val="16"/>
              </w:rPr>
            </w:pPr>
            <w:proofErr w:type="spellStart"/>
            <w:r w:rsidRPr="00977EA3">
              <w:rPr>
                <w:noProof w:val="0"/>
                <w:sz w:val="16"/>
              </w:rPr>
              <w:t>EventID</w:t>
            </w:r>
            <w:proofErr w:type="spellEnd"/>
          </w:p>
        </w:tc>
        <w:tc>
          <w:tcPr>
            <w:tcW w:w="720" w:type="dxa"/>
            <w:vAlign w:val="center"/>
          </w:tcPr>
          <w:p w14:paraId="2B1B18E1"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49962B4E" w14:textId="77777777" w:rsidR="007A1F44" w:rsidRPr="00977EA3" w:rsidRDefault="007A1F44" w:rsidP="00971004">
            <w:pPr>
              <w:pStyle w:val="TableEntry"/>
              <w:rPr>
                <w:noProof w:val="0"/>
                <w:sz w:val="16"/>
              </w:rPr>
            </w:pPr>
            <w:r w:rsidRPr="00977EA3">
              <w:rPr>
                <w:noProof w:val="0"/>
                <w:sz w:val="16"/>
              </w:rPr>
              <w:t>EV(110110, DCM, “Patient Record”)</w:t>
            </w:r>
          </w:p>
        </w:tc>
      </w:tr>
      <w:tr w:rsidR="007A1F44" w:rsidRPr="00977EA3" w14:paraId="646D394C" w14:textId="77777777">
        <w:trPr>
          <w:cantSplit/>
        </w:trPr>
        <w:tc>
          <w:tcPr>
            <w:tcW w:w="1458" w:type="dxa"/>
            <w:vMerge/>
            <w:vAlign w:val="center"/>
          </w:tcPr>
          <w:p w14:paraId="53737A40"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025B994" w14:textId="77777777" w:rsidR="007A1F44" w:rsidRPr="00977EA3" w:rsidRDefault="007A1F44" w:rsidP="00971004">
            <w:pPr>
              <w:pStyle w:val="TableEntry"/>
              <w:rPr>
                <w:noProof w:val="0"/>
                <w:sz w:val="16"/>
              </w:rPr>
            </w:pPr>
            <w:proofErr w:type="spellStart"/>
            <w:r w:rsidRPr="00977EA3">
              <w:rPr>
                <w:noProof w:val="0"/>
                <w:sz w:val="16"/>
              </w:rPr>
              <w:t>EventActionCode</w:t>
            </w:r>
            <w:proofErr w:type="spellEnd"/>
          </w:p>
        </w:tc>
        <w:tc>
          <w:tcPr>
            <w:tcW w:w="720" w:type="dxa"/>
            <w:vAlign w:val="center"/>
          </w:tcPr>
          <w:p w14:paraId="124D0B74"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30BD2CD2" w14:textId="77777777" w:rsidR="007A1F44" w:rsidRPr="00977EA3" w:rsidRDefault="007A1F44" w:rsidP="00971004">
            <w:pPr>
              <w:pStyle w:val="TableEntry"/>
              <w:rPr>
                <w:noProof w:val="0"/>
                <w:sz w:val="16"/>
              </w:rPr>
            </w:pPr>
            <w:r w:rsidRPr="00977EA3">
              <w:rPr>
                <w:noProof w:val="0"/>
                <w:sz w:val="16"/>
              </w:rPr>
              <w:t xml:space="preserve">“R” (Read) </w:t>
            </w:r>
          </w:p>
        </w:tc>
      </w:tr>
      <w:tr w:rsidR="007A1F44" w:rsidRPr="00977EA3" w14:paraId="784EDD90" w14:textId="77777777">
        <w:trPr>
          <w:cantSplit/>
        </w:trPr>
        <w:tc>
          <w:tcPr>
            <w:tcW w:w="1458" w:type="dxa"/>
            <w:vMerge/>
            <w:vAlign w:val="center"/>
          </w:tcPr>
          <w:p w14:paraId="4D3BFD9D"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17D442F" w14:textId="77777777" w:rsidR="007A1F44" w:rsidRPr="00977EA3" w:rsidRDefault="007A1F44" w:rsidP="00971004">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0DAD71E1"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51F67E0F"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AC351DE" w14:textId="77777777">
        <w:trPr>
          <w:cantSplit/>
        </w:trPr>
        <w:tc>
          <w:tcPr>
            <w:tcW w:w="1458" w:type="dxa"/>
            <w:vMerge/>
            <w:vAlign w:val="center"/>
          </w:tcPr>
          <w:p w14:paraId="0496CE88"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287DFC91" w14:textId="77777777" w:rsidR="007A1F44" w:rsidRPr="00977EA3" w:rsidRDefault="007A1F44" w:rsidP="00971004">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044F134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68A2708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C2CD89F" w14:textId="77777777">
        <w:trPr>
          <w:cantSplit/>
        </w:trPr>
        <w:tc>
          <w:tcPr>
            <w:tcW w:w="1458" w:type="dxa"/>
            <w:vMerge/>
            <w:vAlign w:val="center"/>
          </w:tcPr>
          <w:p w14:paraId="72288A49"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84E0E27" w14:textId="77777777" w:rsidR="007A1F44" w:rsidRPr="00977EA3" w:rsidRDefault="007A1F44" w:rsidP="00971004">
            <w:pPr>
              <w:pStyle w:val="TableEntry"/>
              <w:rPr>
                <w:noProof w:val="0"/>
                <w:sz w:val="16"/>
              </w:rPr>
            </w:pPr>
            <w:proofErr w:type="spellStart"/>
            <w:r w:rsidRPr="00977EA3">
              <w:rPr>
                <w:noProof w:val="0"/>
                <w:sz w:val="16"/>
              </w:rPr>
              <w:t>EventTypeCode</w:t>
            </w:r>
            <w:proofErr w:type="spellEnd"/>
          </w:p>
        </w:tc>
        <w:tc>
          <w:tcPr>
            <w:tcW w:w="720" w:type="dxa"/>
            <w:vAlign w:val="center"/>
          </w:tcPr>
          <w:p w14:paraId="0581BCEC"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D39598A" w14:textId="77777777" w:rsidR="007A1F44" w:rsidRPr="00977EA3" w:rsidRDefault="007A1F44" w:rsidP="00971004">
            <w:pPr>
              <w:pStyle w:val="TableEntry"/>
              <w:rPr>
                <w:noProof w:val="0"/>
                <w:sz w:val="16"/>
              </w:rPr>
            </w:pPr>
            <w:r w:rsidRPr="00977EA3">
              <w:rPr>
                <w:noProof w:val="0"/>
                <w:sz w:val="16"/>
              </w:rPr>
              <w:t>EV(“ITI-46”, “IHE Transactions”, “PIX Update Notification”)</w:t>
            </w:r>
          </w:p>
        </w:tc>
      </w:tr>
      <w:tr w:rsidR="007A1F44" w:rsidRPr="00977EA3" w14:paraId="3304E3B8" w14:textId="77777777">
        <w:trPr>
          <w:cantSplit/>
        </w:trPr>
        <w:tc>
          <w:tcPr>
            <w:tcW w:w="9666" w:type="dxa"/>
            <w:gridSpan w:val="4"/>
          </w:tcPr>
          <w:p w14:paraId="5F7F55A1" w14:textId="77777777" w:rsidR="007A1F44" w:rsidRPr="00977EA3" w:rsidRDefault="007A1F44" w:rsidP="003462A5">
            <w:pPr>
              <w:pStyle w:val="TableEntry"/>
              <w:rPr>
                <w:noProof w:val="0"/>
                <w:sz w:val="16"/>
              </w:rPr>
            </w:pPr>
            <w:r w:rsidRPr="00977EA3">
              <w:rPr>
                <w:noProof w:val="0"/>
                <w:sz w:val="16"/>
              </w:rPr>
              <w:t>Source (Patient Identifier Cross-reference Manager) (1)</w:t>
            </w:r>
          </w:p>
        </w:tc>
      </w:tr>
      <w:tr w:rsidR="007A1F44" w:rsidRPr="00977EA3" w14:paraId="010C1996" w14:textId="77777777">
        <w:trPr>
          <w:cantSplit/>
        </w:trPr>
        <w:tc>
          <w:tcPr>
            <w:tcW w:w="9666" w:type="dxa"/>
            <w:gridSpan w:val="4"/>
          </w:tcPr>
          <w:p w14:paraId="5DA0E8B4" w14:textId="77777777" w:rsidR="007A1F44" w:rsidRPr="00977EA3" w:rsidRDefault="007A1F44" w:rsidP="003462A5">
            <w:pPr>
              <w:pStyle w:val="TableEntry"/>
              <w:rPr>
                <w:noProof w:val="0"/>
                <w:sz w:val="16"/>
              </w:rPr>
            </w:pPr>
            <w:r w:rsidRPr="00977EA3">
              <w:rPr>
                <w:noProof w:val="0"/>
                <w:sz w:val="16"/>
              </w:rPr>
              <w:t>Human Requestor (0..n)</w:t>
            </w:r>
          </w:p>
        </w:tc>
      </w:tr>
      <w:tr w:rsidR="007A1F44" w:rsidRPr="00977EA3" w14:paraId="1668639C" w14:textId="77777777">
        <w:trPr>
          <w:cantSplit/>
        </w:trPr>
        <w:tc>
          <w:tcPr>
            <w:tcW w:w="9666" w:type="dxa"/>
            <w:gridSpan w:val="4"/>
          </w:tcPr>
          <w:p w14:paraId="483E3AF3" w14:textId="77777777" w:rsidR="007A1F44" w:rsidRPr="00977EA3" w:rsidRDefault="007A1F44" w:rsidP="003462A5">
            <w:pPr>
              <w:pStyle w:val="TableEntry"/>
              <w:rPr>
                <w:noProof w:val="0"/>
                <w:sz w:val="16"/>
              </w:rPr>
            </w:pPr>
            <w:r w:rsidRPr="00977EA3">
              <w:rPr>
                <w:noProof w:val="0"/>
                <w:sz w:val="16"/>
              </w:rPr>
              <w:t>Destination (Patient Identifier Cross-reference Consumer) (1)</w:t>
            </w:r>
          </w:p>
        </w:tc>
      </w:tr>
      <w:tr w:rsidR="007A1F44" w:rsidRPr="00977EA3" w14:paraId="56F090F6" w14:textId="77777777">
        <w:trPr>
          <w:cantSplit/>
        </w:trPr>
        <w:tc>
          <w:tcPr>
            <w:tcW w:w="9666" w:type="dxa"/>
            <w:gridSpan w:val="4"/>
          </w:tcPr>
          <w:p w14:paraId="3DC202C2" w14:textId="77777777" w:rsidR="007A1F44" w:rsidRPr="00977EA3" w:rsidRDefault="007A1F44" w:rsidP="003462A5">
            <w:pPr>
              <w:pStyle w:val="TableEntry"/>
              <w:rPr>
                <w:noProof w:val="0"/>
                <w:sz w:val="16"/>
              </w:rPr>
            </w:pPr>
            <w:r w:rsidRPr="00977EA3">
              <w:rPr>
                <w:noProof w:val="0"/>
                <w:sz w:val="16"/>
              </w:rPr>
              <w:t>Audit Source (Patient Identifier Cross-reference Manager) (1)</w:t>
            </w:r>
          </w:p>
        </w:tc>
      </w:tr>
      <w:tr w:rsidR="007A1F44" w:rsidRPr="00977EA3" w14:paraId="2A9C0CA2" w14:textId="77777777">
        <w:trPr>
          <w:cantSplit/>
        </w:trPr>
        <w:tc>
          <w:tcPr>
            <w:tcW w:w="9666" w:type="dxa"/>
            <w:gridSpan w:val="4"/>
          </w:tcPr>
          <w:p w14:paraId="65F607F4" w14:textId="6F6D53F9" w:rsidR="007A1F44" w:rsidRPr="00977EA3" w:rsidRDefault="007A1F44" w:rsidP="003462A5">
            <w:pPr>
              <w:pStyle w:val="TableEntry"/>
              <w:rPr>
                <w:noProof w:val="0"/>
                <w:sz w:val="16"/>
              </w:rPr>
            </w:pPr>
            <w:r w:rsidRPr="00977EA3">
              <w:rPr>
                <w:noProof w:val="0"/>
                <w:sz w:val="16"/>
              </w:rPr>
              <w:t>Patient IDs</w:t>
            </w:r>
            <w:r w:rsidR="00A43F9C" w:rsidRPr="00977EA3">
              <w:rPr>
                <w:noProof w:val="0"/>
                <w:sz w:val="16"/>
              </w:rPr>
              <w:t xml:space="preserve"> </w:t>
            </w:r>
            <w:r w:rsidRPr="00977EA3">
              <w:rPr>
                <w:noProof w:val="0"/>
                <w:sz w:val="16"/>
              </w:rPr>
              <w:t xml:space="preserve">(1..n) (represents the components of PID-3) </w:t>
            </w:r>
          </w:p>
        </w:tc>
      </w:tr>
    </w:tbl>
    <w:p w14:paraId="3F9D7965" w14:textId="77777777" w:rsidR="007A1F44" w:rsidRPr="00977EA3" w:rsidRDefault="007A1F44" w:rsidP="00D372D5">
      <w:pPr>
        <w:pStyle w:val="Corpotesto"/>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3E7FEBD" w14:textId="77777777">
        <w:trPr>
          <w:cantSplit/>
        </w:trPr>
        <w:tc>
          <w:tcPr>
            <w:tcW w:w="1548" w:type="dxa"/>
            <w:vMerge w:val="restart"/>
          </w:tcPr>
          <w:p w14:paraId="1746E9AA" w14:textId="77777777" w:rsidR="007A1F44" w:rsidRPr="00977EA3" w:rsidRDefault="007A1F44" w:rsidP="003462A5">
            <w:pPr>
              <w:pStyle w:val="TableEntryHeader"/>
              <w:rPr>
                <w:noProof w:val="0"/>
              </w:rPr>
            </w:pPr>
            <w:r w:rsidRPr="00977EA3">
              <w:rPr>
                <w:noProof w:val="0"/>
              </w:rPr>
              <w:t>Source</w:t>
            </w:r>
          </w:p>
          <w:p w14:paraId="167EEDA9"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1E702A23" w14:textId="77777777" w:rsidR="007A1F44" w:rsidRPr="00977EA3" w:rsidRDefault="007A1F44" w:rsidP="00A42D84">
            <w:pPr>
              <w:pStyle w:val="TableEntry"/>
              <w:rPr>
                <w:noProof w:val="0"/>
                <w:sz w:val="16"/>
              </w:rPr>
            </w:pPr>
            <w:proofErr w:type="spellStart"/>
            <w:r w:rsidRPr="00977EA3">
              <w:rPr>
                <w:noProof w:val="0"/>
                <w:sz w:val="16"/>
              </w:rPr>
              <w:t>UserID</w:t>
            </w:r>
            <w:proofErr w:type="spellEnd"/>
          </w:p>
        </w:tc>
        <w:tc>
          <w:tcPr>
            <w:tcW w:w="630" w:type="dxa"/>
            <w:vAlign w:val="center"/>
          </w:tcPr>
          <w:p w14:paraId="500D4DF7"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2974E0FC"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3AF75BDD" w14:textId="77777777">
        <w:trPr>
          <w:cantSplit/>
        </w:trPr>
        <w:tc>
          <w:tcPr>
            <w:tcW w:w="1548" w:type="dxa"/>
            <w:vMerge/>
            <w:textDirection w:val="btLr"/>
            <w:vAlign w:val="center"/>
          </w:tcPr>
          <w:p w14:paraId="76244E4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9DD08A2" w14:textId="77777777" w:rsidR="007A1F44" w:rsidRPr="00977EA3" w:rsidRDefault="007A1F44" w:rsidP="00971004">
            <w:pPr>
              <w:pStyle w:val="TableEntry"/>
              <w:rPr>
                <w:noProof w:val="0"/>
                <w:sz w:val="16"/>
              </w:rPr>
            </w:pPr>
            <w:proofErr w:type="spellStart"/>
            <w:r w:rsidRPr="00977EA3">
              <w:rPr>
                <w:noProof w:val="0"/>
                <w:sz w:val="16"/>
              </w:rPr>
              <w:t>AlternativeUserID</w:t>
            </w:r>
            <w:proofErr w:type="spellEnd"/>
          </w:p>
        </w:tc>
        <w:tc>
          <w:tcPr>
            <w:tcW w:w="630" w:type="dxa"/>
            <w:vAlign w:val="center"/>
          </w:tcPr>
          <w:p w14:paraId="5FA12A4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4DF0609"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0C32079" w14:textId="77777777">
        <w:trPr>
          <w:cantSplit/>
        </w:trPr>
        <w:tc>
          <w:tcPr>
            <w:tcW w:w="1548" w:type="dxa"/>
            <w:vMerge/>
            <w:textDirection w:val="btLr"/>
            <w:vAlign w:val="center"/>
          </w:tcPr>
          <w:p w14:paraId="3E8C09E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D648384"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341612F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DE1F6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529AD18" w14:textId="77777777">
        <w:trPr>
          <w:cantSplit/>
        </w:trPr>
        <w:tc>
          <w:tcPr>
            <w:tcW w:w="1548" w:type="dxa"/>
            <w:vMerge/>
            <w:textDirection w:val="btLr"/>
            <w:vAlign w:val="center"/>
          </w:tcPr>
          <w:p w14:paraId="08C1B92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AE9802A"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3AE6810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F1DFF6"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60DA8771" w14:textId="77777777">
        <w:trPr>
          <w:cantSplit/>
        </w:trPr>
        <w:tc>
          <w:tcPr>
            <w:tcW w:w="1548" w:type="dxa"/>
            <w:vMerge/>
            <w:textDirection w:val="btLr"/>
            <w:vAlign w:val="center"/>
          </w:tcPr>
          <w:p w14:paraId="3AE24B8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6797EA0"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4DFB7327"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27D6D65"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0CDF2181" w14:textId="77777777">
        <w:trPr>
          <w:cantSplit/>
        </w:trPr>
        <w:tc>
          <w:tcPr>
            <w:tcW w:w="1548" w:type="dxa"/>
            <w:vMerge/>
            <w:textDirection w:val="btLr"/>
            <w:vAlign w:val="center"/>
          </w:tcPr>
          <w:p w14:paraId="3A8AEC6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E9B9935"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3251812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BD3F15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6870933" w14:textId="77777777">
        <w:trPr>
          <w:cantSplit/>
        </w:trPr>
        <w:tc>
          <w:tcPr>
            <w:tcW w:w="1548" w:type="dxa"/>
            <w:vMerge/>
            <w:textDirection w:val="btLr"/>
            <w:vAlign w:val="center"/>
          </w:tcPr>
          <w:p w14:paraId="671505A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862BC3"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3249A0BF"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DA88F1C" w14:textId="77777777" w:rsidR="007A1F44" w:rsidRPr="00977EA3" w:rsidRDefault="007A1F44" w:rsidP="00971004">
            <w:pPr>
              <w:pStyle w:val="TableEntry"/>
              <w:rPr>
                <w:noProof w:val="0"/>
                <w:sz w:val="16"/>
              </w:rPr>
            </w:pPr>
            <w:r w:rsidRPr="00977EA3">
              <w:rPr>
                <w:noProof w:val="0"/>
                <w:sz w:val="16"/>
              </w:rPr>
              <w:t>the machine name or IP address.</w:t>
            </w:r>
          </w:p>
        </w:tc>
      </w:tr>
    </w:tbl>
    <w:p w14:paraId="1578D62D" w14:textId="77777777" w:rsidR="00A726AB" w:rsidRPr="00977EA3" w:rsidRDefault="00A726AB"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977EA3" w14:paraId="7888E331" w14:textId="77777777" w:rsidTr="00A726AB">
        <w:trPr>
          <w:cantSplit/>
        </w:trPr>
        <w:tc>
          <w:tcPr>
            <w:tcW w:w="1548" w:type="dxa"/>
            <w:vMerge w:val="restart"/>
          </w:tcPr>
          <w:p w14:paraId="57BD3E5C" w14:textId="77777777" w:rsidR="00A726AB" w:rsidRPr="00977EA3" w:rsidRDefault="00A726AB" w:rsidP="003462A5">
            <w:pPr>
              <w:pStyle w:val="TableEntryHeader"/>
              <w:rPr>
                <w:noProof w:val="0"/>
              </w:rPr>
            </w:pPr>
            <w:r w:rsidRPr="00977EA3">
              <w:rPr>
                <w:noProof w:val="0"/>
              </w:rPr>
              <w:t>Human Requestor (if known)</w:t>
            </w:r>
          </w:p>
          <w:p w14:paraId="120E2A3D" w14:textId="77777777" w:rsidR="00A726AB" w:rsidRPr="00977EA3" w:rsidRDefault="00A726AB"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44771F55" w14:textId="77777777" w:rsidR="00A726AB" w:rsidRPr="00977EA3" w:rsidRDefault="00A726AB" w:rsidP="00A726AB">
            <w:pPr>
              <w:pStyle w:val="TableEntry"/>
              <w:rPr>
                <w:noProof w:val="0"/>
                <w:sz w:val="16"/>
              </w:rPr>
            </w:pPr>
            <w:proofErr w:type="spellStart"/>
            <w:r w:rsidRPr="00977EA3">
              <w:rPr>
                <w:noProof w:val="0"/>
                <w:sz w:val="16"/>
              </w:rPr>
              <w:t>UserID</w:t>
            </w:r>
            <w:proofErr w:type="spellEnd"/>
          </w:p>
        </w:tc>
        <w:tc>
          <w:tcPr>
            <w:tcW w:w="630" w:type="dxa"/>
            <w:vAlign w:val="center"/>
          </w:tcPr>
          <w:p w14:paraId="28F9CA0F"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11C9748C" w14:textId="77777777" w:rsidR="00A726AB" w:rsidRPr="00977EA3" w:rsidRDefault="00A726AB" w:rsidP="00A726AB">
            <w:pPr>
              <w:pStyle w:val="TableEntry"/>
              <w:rPr>
                <w:noProof w:val="0"/>
                <w:sz w:val="16"/>
              </w:rPr>
            </w:pPr>
            <w:r w:rsidRPr="00977EA3">
              <w:rPr>
                <w:noProof w:val="0"/>
                <w:sz w:val="16"/>
              </w:rPr>
              <w:t>identity of the human that initiated the transaction.</w:t>
            </w:r>
          </w:p>
        </w:tc>
      </w:tr>
      <w:tr w:rsidR="00A726AB" w:rsidRPr="00977EA3" w14:paraId="601EF4C6" w14:textId="77777777" w:rsidTr="00A726AB">
        <w:trPr>
          <w:cantSplit/>
        </w:trPr>
        <w:tc>
          <w:tcPr>
            <w:tcW w:w="1548" w:type="dxa"/>
            <w:vMerge/>
            <w:textDirection w:val="btLr"/>
            <w:vAlign w:val="center"/>
          </w:tcPr>
          <w:p w14:paraId="3680C1D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49841E0" w14:textId="77777777" w:rsidR="00A726AB" w:rsidRPr="00977EA3" w:rsidRDefault="00A726AB" w:rsidP="00A726AB">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6023E4C5"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5C0C54D2"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15F7524B" w14:textId="77777777" w:rsidTr="00A726AB">
        <w:trPr>
          <w:cantSplit/>
        </w:trPr>
        <w:tc>
          <w:tcPr>
            <w:tcW w:w="1548" w:type="dxa"/>
            <w:vMerge/>
            <w:textDirection w:val="btLr"/>
            <w:vAlign w:val="center"/>
          </w:tcPr>
          <w:p w14:paraId="1EA12CC5"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283F3711" w14:textId="77777777" w:rsidR="00A726AB" w:rsidRPr="00977EA3" w:rsidRDefault="00A726AB" w:rsidP="00A726AB">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1C30552E"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05407C90"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6A2BA4E2" w14:textId="77777777" w:rsidTr="00A726AB">
        <w:trPr>
          <w:cantSplit/>
        </w:trPr>
        <w:tc>
          <w:tcPr>
            <w:tcW w:w="1548" w:type="dxa"/>
            <w:vMerge/>
            <w:textDirection w:val="btLr"/>
            <w:vAlign w:val="center"/>
          </w:tcPr>
          <w:p w14:paraId="4C1CC0A4"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61732AA" w14:textId="77777777" w:rsidR="00A726AB" w:rsidRPr="00977EA3" w:rsidRDefault="00A726AB" w:rsidP="00A726A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42FF6A7E"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5BA5293B" w14:textId="77777777" w:rsidR="00A726AB" w:rsidRPr="00977EA3" w:rsidRDefault="00A726AB" w:rsidP="00A726AB">
            <w:pPr>
              <w:pStyle w:val="TableEntry"/>
              <w:rPr>
                <w:noProof w:val="0"/>
                <w:sz w:val="16"/>
              </w:rPr>
            </w:pPr>
            <w:r w:rsidRPr="00977EA3">
              <w:rPr>
                <w:i/>
                <w:iCs/>
                <w:noProof w:val="0"/>
                <w:sz w:val="16"/>
              </w:rPr>
              <w:t>not specialized</w:t>
            </w:r>
          </w:p>
        </w:tc>
      </w:tr>
      <w:tr w:rsidR="00A726AB" w:rsidRPr="00977EA3" w14:paraId="398A7291" w14:textId="77777777" w:rsidTr="00A726AB">
        <w:trPr>
          <w:cantSplit/>
        </w:trPr>
        <w:tc>
          <w:tcPr>
            <w:tcW w:w="1548" w:type="dxa"/>
            <w:vMerge/>
            <w:textDirection w:val="btLr"/>
            <w:vAlign w:val="center"/>
          </w:tcPr>
          <w:p w14:paraId="276153E3"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BDBE083" w14:textId="77777777" w:rsidR="00A726AB" w:rsidRPr="00977EA3" w:rsidRDefault="00A726AB" w:rsidP="00A726AB">
            <w:pPr>
              <w:pStyle w:val="TableEntry"/>
              <w:rPr>
                <w:noProof w:val="0"/>
                <w:sz w:val="16"/>
              </w:rPr>
            </w:pPr>
            <w:proofErr w:type="spellStart"/>
            <w:r w:rsidRPr="00977EA3">
              <w:rPr>
                <w:noProof w:val="0"/>
                <w:sz w:val="16"/>
              </w:rPr>
              <w:t>RoleIDCode</w:t>
            </w:r>
            <w:proofErr w:type="spellEnd"/>
          </w:p>
        </w:tc>
        <w:tc>
          <w:tcPr>
            <w:tcW w:w="630" w:type="dxa"/>
            <w:vAlign w:val="center"/>
          </w:tcPr>
          <w:p w14:paraId="1D40F282" w14:textId="77777777" w:rsidR="00A726AB" w:rsidRPr="00977EA3" w:rsidRDefault="00A726AB" w:rsidP="00A726AB">
            <w:pPr>
              <w:pStyle w:val="TableEntry"/>
              <w:jc w:val="center"/>
              <w:rPr>
                <w:noProof w:val="0"/>
                <w:sz w:val="16"/>
              </w:rPr>
            </w:pPr>
            <w:r w:rsidRPr="00977EA3">
              <w:rPr>
                <w:noProof w:val="0"/>
                <w:sz w:val="16"/>
              </w:rPr>
              <w:t>U</w:t>
            </w:r>
          </w:p>
        </w:tc>
        <w:tc>
          <w:tcPr>
            <w:tcW w:w="4968" w:type="dxa"/>
            <w:vAlign w:val="center"/>
          </w:tcPr>
          <w:p w14:paraId="5FA434CC" w14:textId="77777777" w:rsidR="00A726AB" w:rsidRPr="00977EA3" w:rsidRDefault="00A726AB" w:rsidP="00A726AB">
            <w:pPr>
              <w:pStyle w:val="TableEntry"/>
              <w:rPr>
                <w:noProof w:val="0"/>
                <w:sz w:val="16"/>
              </w:rPr>
            </w:pPr>
            <w:r w:rsidRPr="00977EA3">
              <w:rPr>
                <w:noProof w:val="0"/>
                <w:sz w:val="16"/>
              </w:rPr>
              <w:t>Access Control role(s) the user holds that allows this transaction.</w:t>
            </w:r>
          </w:p>
        </w:tc>
      </w:tr>
      <w:tr w:rsidR="00A726AB" w:rsidRPr="00977EA3" w14:paraId="67D52BBE" w14:textId="77777777" w:rsidTr="00A726AB">
        <w:trPr>
          <w:cantSplit/>
        </w:trPr>
        <w:tc>
          <w:tcPr>
            <w:tcW w:w="1548" w:type="dxa"/>
            <w:vMerge/>
            <w:textDirection w:val="btLr"/>
            <w:vAlign w:val="center"/>
          </w:tcPr>
          <w:p w14:paraId="0F59F334"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8D3D328" w14:textId="77777777" w:rsidR="00A726AB" w:rsidRPr="00977EA3" w:rsidRDefault="00A726AB" w:rsidP="00A726AB">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41586106" w14:textId="77777777"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68F058F"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08C13321" w14:textId="77777777" w:rsidTr="00A726AB">
        <w:trPr>
          <w:cantSplit/>
        </w:trPr>
        <w:tc>
          <w:tcPr>
            <w:tcW w:w="1548" w:type="dxa"/>
            <w:vMerge/>
            <w:textDirection w:val="btLr"/>
            <w:vAlign w:val="center"/>
          </w:tcPr>
          <w:p w14:paraId="77FC0E55"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1BBECBD1" w14:textId="77777777" w:rsidR="00A726AB" w:rsidRPr="00977EA3" w:rsidRDefault="00A726AB" w:rsidP="00A726AB">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019DCB00" w14:textId="77777777"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1D8169B6"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591485F9" w14:textId="77777777" w:rsidR="00BA7C04" w:rsidRPr="00977EA3" w:rsidRDefault="00BA7C0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977EA3" w14:paraId="2E14CAAE" w14:textId="77777777" w:rsidTr="00A726AB">
        <w:trPr>
          <w:cantSplit/>
        </w:trPr>
        <w:tc>
          <w:tcPr>
            <w:tcW w:w="1548" w:type="dxa"/>
            <w:vMerge w:val="restart"/>
          </w:tcPr>
          <w:p w14:paraId="6007EA74" w14:textId="77777777" w:rsidR="00A726AB" w:rsidRPr="00977EA3" w:rsidRDefault="00A726AB" w:rsidP="003462A5">
            <w:pPr>
              <w:pStyle w:val="TableEntryHeader"/>
              <w:rPr>
                <w:noProof w:val="0"/>
              </w:rPr>
            </w:pPr>
            <w:r w:rsidRPr="00977EA3">
              <w:rPr>
                <w:noProof w:val="0"/>
              </w:rPr>
              <w:t>Destination</w:t>
            </w:r>
          </w:p>
          <w:p w14:paraId="2ABA5AD4" w14:textId="77777777" w:rsidR="00A726AB" w:rsidRPr="00977EA3" w:rsidRDefault="00A726AB"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4A3B4611" w14:textId="77777777" w:rsidR="00A726AB" w:rsidRPr="00977EA3" w:rsidRDefault="00A726AB" w:rsidP="00A726AB">
            <w:pPr>
              <w:pStyle w:val="TableEntry"/>
              <w:rPr>
                <w:noProof w:val="0"/>
                <w:sz w:val="16"/>
              </w:rPr>
            </w:pPr>
            <w:proofErr w:type="spellStart"/>
            <w:r w:rsidRPr="00977EA3">
              <w:rPr>
                <w:noProof w:val="0"/>
                <w:sz w:val="16"/>
              </w:rPr>
              <w:t>UserID</w:t>
            </w:r>
            <w:proofErr w:type="spellEnd"/>
          </w:p>
        </w:tc>
        <w:tc>
          <w:tcPr>
            <w:tcW w:w="630" w:type="dxa"/>
            <w:vAlign w:val="center"/>
          </w:tcPr>
          <w:p w14:paraId="5EFBC5DA"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7BE22790" w14:textId="77777777" w:rsidR="00A726AB" w:rsidRPr="00977EA3" w:rsidRDefault="00A726AB" w:rsidP="00A726AB">
            <w:pPr>
              <w:pStyle w:val="TableEntry"/>
              <w:rPr>
                <w:noProof w:val="0"/>
                <w:sz w:val="16"/>
              </w:rPr>
            </w:pPr>
            <w:r w:rsidRPr="00977EA3">
              <w:rPr>
                <w:noProof w:val="0"/>
                <w:sz w:val="16"/>
              </w:rPr>
              <w:t>SOAP endpoint URI.</w:t>
            </w:r>
          </w:p>
        </w:tc>
      </w:tr>
      <w:tr w:rsidR="00A726AB" w:rsidRPr="00977EA3" w14:paraId="7302D6EB" w14:textId="77777777" w:rsidTr="00A726AB">
        <w:trPr>
          <w:cantSplit/>
        </w:trPr>
        <w:tc>
          <w:tcPr>
            <w:tcW w:w="1548" w:type="dxa"/>
            <w:vMerge/>
            <w:textDirection w:val="btLr"/>
            <w:vAlign w:val="center"/>
          </w:tcPr>
          <w:p w14:paraId="6EB0495A"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7BFB0138" w14:textId="77777777" w:rsidR="00A726AB" w:rsidRPr="00977EA3" w:rsidRDefault="00A726AB" w:rsidP="00A726AB">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676AC78A"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0675DF44"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6CB35C18" w14:textId="77777777" w:rsidTr="00A726AB">
        <w:trPr>
          <w:cantSplit/>
        </w:trPr>
        <w:tc>
          <w:tcPr>
            <w:tcW w:w="1548" w:type="dxa"/>
            <w:vMerge/>
            <w:textDirection w:val="btLr"/>
            <w:vAlign w:val="center"/>
          </w:tcPr>
          <w:p w14:paraId="4EFBDD7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2F6B43CB" w14:textId="77777777" w:rsidR="00A726AB" w:rsidRPr="00977EA3" w:rsidRDefault="00A726AB" w:rsidP="00A726AB">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4114935F"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4D666812"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50B78A72" w14:textId="77777777" w:rsidTr="00A726AB">
        <w:trPr>
          <w:cantSplit/>
        </w:trPr>
        <w:tc>
          <w:tcPr>
            <w:tcW w:w="1548" w:type="dxa"/>
            <w:vMerge/>
            <w:textDirection w:val="btLr"/>
            <w:vAlign w:val="center"/>
          </w:tcPr>
          <w:p w14:paraId="37E0F197"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BA104D9" w14:textId="77777777" w:rsidR="00A726AB" w:rsidRPr="00977EA3" w:rsidRDefault="00A726AB" w:rsidP="00A726AB">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7B43CE3F"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734C49C9" w14:textId="77777777" w:rsidR="00A726AB" w:rsidRPr="00977EA3" w:rsidRDefault="00A726AB" w:rsidP="00A726AB">
            <w:pPr>
              <w:pStyle w:val="TableEntry"/>
              <w:rPr>
                <w:iCs/>
                <w:noProof w:val="0"/>
                <w:sz w:val="16"/>
              </w:rPr>
            </w:pPr>
            <w:r w:rsidRPr="00977EA3">
              <w:rPr>
                <w:iCs/>
                <w:noProof w:val="0"/>
                <w:sz w:val="16"/>
              </w:rPr>
              <w:t>“false”</w:t>
            </w:r>
          </w:p>
        </w:tc>
      </w:tr>
      <w:tr w:rsidR="00A726AB" w:rsidRPr="00977EA3" w14:paraId="48EDC954" w14:textId="77777777" w:rsidTr="00A726AB">
        <w:trPr>
          <w:cantSplit/>
        </w:trPr>
        <w:tc>
          <w:tcPr>
            <w:tcW w:w="1548" w:type="dxa"/>
            <w:vMerge/>
            <w:textDirection w:val="btLr"/>
            <w:vAlign w:val="center"/>
          </w:tcPr>
          <w:p w14:paraId="2C471CF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3F2E281C" w14:textId="77777777" w:rsidR="00A726AB" w:rsidRPr="00977EA3" w:rsidRDefault="00A726AB" w:rsidP="00A726AB">
            <w:pPr>
              <w:pStyle w:val="TableEntry"/>
              <w:rPr>
                <w:noProof w:val="0"/>
                <w:sz w:val="16"/>
              </w:rPr>
            </w:pPr>
            <w:proofErr w:type="spellStart"/>
            <w:r w:rsidRPr="00977EA3">
              <w:rPr>
                <w:noProof w:val="0"/>
                <w:sz w:val="16"/>
              </w:rPr>
              <w:t>RoleIDCode</w:t>
            </w:r>
            <w:proofErr w:type="spellEnd"/>
          </w:p>
        </w:tc>
        <w:tc>
          <w:tcPr>
            <w:tcW w:w="630" w:type="dxa"/>
            <w:vAlign w:val="center"/>
          </w:tcPr>
          <w:p w14:paraId="68C59CDA"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001F3981" w14:textId="77777777" w:rsidR="00A726AB" w:rsidRPr="00977EA3" w:rsidRDefault="00A726AB" w:rsidP="00A726AB">
            <w:pPr>
              <w:pStyle w:val="TableEntry"/>
              <w:rPr>
                <w:noProof w:val="0"/>
                <w:sz w:val="16"/>
              </w:rPr>
            </w:pPr>
            <w:r w:rsidRPr="00977EA3">
              <w:rPr>
                <w:noProof w:val="0"/>
                <w:sz w:val="16"/>
              </w:rPr>
              <w:t>EV(110152, DCM, “Destination”)</w:t>
            </w:r>
          </w:p>
        </w:tc>
      </w:tr>
      <w:tr w:rsidR="00A726AB" w:rsidRPr="00977EA3" w14:paraId="79C828E4" w14:textId="77777777" w:rsidTr="00A726AB">
        <w:trPr>
          <w:cantSplit/>
        </w:trPr>
        <w:tc>
          <w:tcPr>
            <w:tcW w:w="1548" w:type="dxa"/>
            <w:vMerge/>
            <w:textDirection w:val="btLr"/>
            <w:vAlign w:val="center"/>
          </w:tcPr>
          <w:p w14:paraId="65516F96"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032AE14" w14:textId="77777777" w:rsidR="00A726AB" w:rsidRPr="00977EA3" w:rsidRDefault="00A726AB" w:rsidP="00A726AB">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334CEDEA"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294FE9C6" w14:textId="77777777" w:rsidR="00A726AB" w:rsidRPr="00977EA3" w:rsidRDefault="00A726AB" w:rsidP="00A726AB">
            <w:pPr>
              <w:pStyle w:val="TableEntry"/>
              <w:rPr>
                <w:noProof w:val="0"/>
                <w:sz w:val="16"/>
              </w:rPr>
            </w:pPr>
            <w:r w:rsidRPr="00977EA3">
              <w:rPr>
                <w:noProof w:val="0"/>
                <w:sz w:val="16"/>
              </w:rPr>
              <w:t>“1” for machine (DNS) name, “2” for IP address</w:t>
            </w:r>
          </w:p>
        </w:tc>
      </w:tr>
      <w:tr w:rsidR="00A726AB" w:rsidRPr="00977EA3" w14:paraId="234A00ED" w14:textId="77777777" w:rsidTr="00A726AB">
        <w:trPr>
          <w:cantSplit/>
        </w:trPr>
        <w:tc>
          <w:tcPr>
            <w:tcW w:w="1548" w:type="dxa"/>
            <w:vMerge/>
            <w:textDirection w:val="btLr"/>
            <w:vAlign w:val="center"/>
          </w:tcPr>
          <w:p w14:paraId="0ED5BC7A"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38AC3B5C" w14:textId="77777777" w:rsidR="00A726AB" w:rsidRPr="00977EA3" w:rsidRDefault="00A726AB" w:rsidP="00A726AB">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426E0440"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11A5DE33" w14:textId="77777777" w:rsidR="00A726AB" w:rsidRPr="00977EA3" w:rsidRDefault="00A726AB" w:rsidP="00A726AB">
            <w:pPr>
              <w:pStyle w:val="TableEntry"/>
              <w:rPr>
                <w:noProof w:val="0"/>
                <w:sz w:val="16"/>
              </w:rPr>
            </w:pPr>
            <w:r w:rsidRPr="00977EA3">
              <w:rPr>
                <w:noProof w:val="0"/>
                <w:sz w:val="16"/>
              </w:rPr>
              <w:t>the machine name or IP address.</w:t>
            </w:r>
          </w:p>
        </w:tc>
      </w:tr>
    </w:tbl>
    <w:p w14:paraId="7FECDA64"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805348A" w14:textId="77777777">
        <w:trPr>
          <w:cantSplit/>
        </w:trPr>
        <w:tc>
          <w:tcPr>
            <w:tcW w:w="1728" w:type="dxa"/>
            <w:vMerge w:val="restart"/>
          </w:tcPr>
          <w:p w14:paraId="3C833187" w14:textId="77777777" w:rsidR="007A1F44" w:rsidRPr="00977EA3" w:rsidRDefault="007A1F44" w:rsidP="003462A5">
            <w:pPr>
              <w:pStyle w:val="TableEntryHeader"/>
              <w:rPr>
                <w:noProof w:val="0"/>
              </w:rPr>
            </w:pPr>
            <w:r w:rsidRPr="00977EA3">
              <w:rPr>
                <w:noProof w:val="0"/>
              </w:rPr>
              <w:lastRenderedPageBreak/>
              <w:t>Audit Source</w:t>
            </w:r>
          </w:p>
          <w:p w14:paraId="100FE3FC" w14:textId="77777777" w:rsidR="007A1F44" w:rsidRPr="00977EA3" w:rsidRDefault="007A1F44" w:rsidP="00D372D5">
            <w:pPr>
              <w:pStyle w:val="TableEntry"/>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rStyle w:val="TableEntryHeaderChar"/>
                <w:noProof w:val="0"/>
                <w:sz w:val="12"/>
              </w:rPr>
              <w:t>AuditSourceIdentification</w:t>
            </w:r>
            <w:proofErr w:type="spellEnd"/>
          </w:p>
        </w:tc>
        <w:tc>
          <w:tcPr>
            <w:tcW w:w="2340" w:type="dxa"/>
            <w:vAlign w:val="center"/>
          </w:tcPr>
          <w:p w14:paraId="4CA9E927" w14:textId="77777777" w:rsidR="007A1F44" w:rsidRPr="00977EA3" w:rsidRDefault="007A1F44" w:rsidP="00971004">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2D62564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93FAB1"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503E2D57" w14:textId="77777777">
        <w:trPr>
          <w:cantSplit/>
        </w:trPr>
        <w:tc>
          <w:tcPr>
            <w:tcW w:w="1728" w:type="dxa"/>
            <w:vMerge/>
            <w:textDirection w:val="btLr"/>
            <w:vAlign w:val="center"/>
          </w:tcPr>
          <w:p w14:paraId="3ABD5C9D"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D96BBA5" w14:textId="77777777" w:rsidR="007A1F44" w:rsidRPr="00977EA3" w:rsidRDefault="007A1F44" w:rsidP="00971004">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6AA95CC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E59A5E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6F6AA52" w14:textId="77777777">
        <w:trPr>
          <w:cantSplit/>
        </w:trPr>
        <w:tc>
          <w:tcPr>
            <w:tcW w:w="1728" w:type="dxa"/>
            <w:vMerge/>
            <w:textDirection w:val="btLr"/>
            <w:vAlign w:val="center"/>
          </w:tcPr>
          <w:p w14:paraId="7C5E32DA"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44D1C3A4" w14:textId="77777777" w:rsidR="007A1F44" w:rsidRPr="00977EA3" w:rsidRDefault="007A1F44" w:rsidP="00971004">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3E4B3A8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7111F9D"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0FF0CEEE"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001D62B" w14:textId="77777777" w:rsidTr="00D372D5">
        <w:trPr>
          <w:cantSplit/>
        </w:trPr>
        <w:tc>
          <w:tcPr>
            <w:tcW w:w="1548" w:type="dxa"/>
            <w:vMerge w:val="restart"/>
          </w:tcPr>
          <w:p w14:paraId="243F2A59" w14:textId="77777777" w:rsidR="007A1F44" w:rsidRPr="00977EA3" w:rsidRDefault="007A1F44" w:rsidP="003462A5">
            <w:pPr>
              <w:pStyle w:val="TableEntryHeader"/>
              <w:rPr>
                <w:noProof w:val="0"/>
              </w:rPr>
            </w:pPr>
            <w:r w:rsidRPr="00977EA3">
              <w:rPr>
                <w:noProof w:val="0"/>
              </w:rPr>
              <w:t>Patient IDs</w:t>
            </w:r>
          </w:p>
          <w:p w14:paraId="2648606A" w14:textId="77777777" w:rsidR="007A1F44" w:rsidRPr="00977EA3" w:rsidRDefault="007A1F44" w:rsidP="00D372D5">
            <w:pPr>
              <w:pStyle w:val="TableEntry"/>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rStyle w:val="TableEntryHeaderChar"/>
                <w:noProof w:val="0"/>
                <w:sz w:val="12"/>
              </w:rPr>
              <w:t>ParticipantObjectIdentification</w:t>
            </w:r>
            <w:proofErr w:type="spellEnd"/>
            <w:r w:rsidRPr="00977EA3">
              <w:rPr>
                <w:rStyle w:val="TableEntryHeaderChar"/>
                <w:noProof w:val="0"/>
                <w:sz w:val="12"/>
              </w:rPr>
              <w:t>)</w:t>
            </w:r>
          </w:p>
        </w:tc>
        <w:tc>
          <w:tcPr>
            <w:tcW w:w="2520" w:type="dxa"/>
            <w:vAlign w:val="center"/>
          </w:tcPr>
          <w:p w14:paraId="41A7924F"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54A4A5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B679667"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05AFE7A4" w14:textId="77777777">
        <w:trPr>
          <w:cantSplit/>
        </w:trPr>
        <w:tc>
          <w:tcPr>
            <w:tcW w:w="1548" w:type="dxa"/>
            <w:vMerge/>
            <w:vAlign w:val="center"/>
          </w:tcPr>
          <w:p w14:paraId="418206E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45009F0"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7D9A083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93AF403"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746860F0" w14:textId="77777777">
        <w:trPr>
          <w:cantSplit/>
        </w:trPr>
        <w:tc>
          <w:tcPr>
            <w:tcW w:w="1548" w:type="dxa"/>
            <w:vMerge/>
            <w:vAlign w:val="center"/>
          </w:tcPr>
          <w:p w14:paraId="48563C2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F4F234D"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0A0A071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DBF713F"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93C39E5" w14:textId="77777777">
        <w:trPr>
          <w:cantSplit/>
        </w:trPr>
        <w:tc>
          <w:tcPr>
            <w:tcW w:w="1548" w:type="dxa"/>
            <w:vMerge/>
            <w:vAlign w:val="center"/>
          </w:tcPr>
          <w:p w14:paraId="635BDC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620A08A" w14:textId="77777777" w:rsidR="007A1F44" w:rsidRPr="00977EA3" w:rsidRDefault="007A1F44" w:rsidP="00971004">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3CBBAB0B"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069DA7D5"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212D7DAE" w14:textId="77777777">
        <w:trPr>
          <w:cantSplit/>
        </w:trPr>
        <w:tc>
          <w:tcPr>
            <w:tcW w:w="1548" w:type="dxa"/>
            <w:vMerge/>
            <w:vAlign w:val="center"/>
          </w:tcPr>
          <w:p w14:paraId="4685E3C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801E1D"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631009B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95085E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0683FBA" w14:textId="77777777">
        <w:trPr>
          <w:cantSplit/>
        </w:trPr>
        <w:tc>
          <w:tcPr>
            <w:tcW w:w="1548" w:type="dxa"/>
            <w:vMerge/>
            <w:vAlign w:val="center"/>
          </w:tcPr>
          <w:p w14:paraId="693B4DC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2324D09F"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5664361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D7C9B8C" w14:textId="727E4532" w:rsidR="007A1F44" w:rsidRPr="00977EA3" w:rsidRDefault="007A1F44" w:rsidP="00971004">
            <w:pPr>
              <w:pStyle w:val="TableEntry"/>
              <w:rPr>
                <w:iCs/>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040C34BB" w14:textId="77777777">
        <w:trPr>
          <w:cantSplit/>
        </w:trPr>
        <w:tc>
          <w:tcPr>
            <w:tcW w:w="1548" w:type="dxa"/>
            <w:vMerge/>
            <w:vAlign w:val="center"/>
          </w:tcPr>
          <w:p w14:paraId="0A616B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65F6E86"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261FF1E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2911CD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D88F78E" w14:textId="77777777">
        <w:trPr>
          <w:cantSplit/>
        </w:trPr>
        <w:tc>
          <w:tcPr>
            <w:tcW w:w="1548" w:type="dxa"/>
            <w:vMerge/>
            <w:vAlign w:val="center"/>
          </w:tcPr>
          <w:p w14:paraId="634FAE7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E5F956"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4B9AF86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337C4E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71BE19D" w14:textId="77777777">
        <w:trPr>
          <w:cantSplit/>
        </w:trPr>
        <w:tc>
          <w:tcPr>
            <w:tcW w:w="1548" w:type="dxa"/>
            <w:vMerge/>
            <w:vAlign w:val="center"/>
          </w:tcPr>
          <w:p w14:paraId="6A8DDA2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EF7D726" w14:textId="77777777" w:rsidR="007A1F44" w:rsidRPr="00977EA3" w:rsidRDefault="007A1F44" w:rsidP="00631CA0">
            <w:pPr>
              <w:pStyle w:val="TableEntry"/>
              <w:rPr>
                <w:noProof w:val="0"/>
                <w:sz w:val="16"/>
              </w:rPr>
            </w:pPr>
            <w:proofErr w:type="spellStart"/>
            <w:r w:rsidRPr="00977EA3">
              <w:rPr>
                <w:noProof w:val="0"/>
                <w:sz w:val="16"/>
              </w:rPr>
              <w:t>ParticipantObjectDetail</w:t>
            </w:r>
            <w:proofErr w:type="spellEnd"/>
          </w:p>
        </w:tc>
        <w:tc>
          <w:tcPr>
            <w:tcW w:w="630" w:type="dxa"/>
            <w:vAlign w:val="center"/>
          </w:tcPr>
          <w:p w14:paraId="6505AEBC" w14:textId="77777777" w:rsidR="007A1F44" w:rsidRPr="00977EA3" w:rsidRDefault="007A1F44" w:rsidP="00971004">
            <w:pPr>
              <w:pStyle w:val="TableEntry"/>
              <w:jc w:val="center"/>
              <w:rPr>
                <w:i/>
                <w:iCs/>
                <w:noProof w:val="0"/>
                <w:sz w:val="16"/>
              </w:rPr>
            </w:pPr>
            <w:r w:rsidRPr="00977EA3">
              <w:rPr>
                <w:noProof w:val="0"/>
                <w:sz w:val="16"/>
              </w:rPr>
              <w:t>M</w:t>
            </w:r>
          </w:p>
        </w:tc>
        <w:tc>
          <w:tcPr>
            <w:tcW w:w="4968" w:type="dxa"/>
            <w:vAlign w:val="center"/>
          </w:tcPr>
          <w:p w14:paraId="260D4BA6" w14:textId="77777777" w:rsidR="007A1F44" w:rsidRPr="00977EA3" w:rsidRDefault="007A1F44" w:rsidP="00971004">
            <w:pPr>
              <w:pStyle w:val="TableEntry"/>
              <w:rPr>
                <w:noProof w:val="0"/>
                <w:sz w:val="16"/>
              </w:rPr>
            </w:pPr>
            <w:r w:rsidRPr="00977EA3">
              <w:rPr>
                <w:noProof w:val="0"/>
                <w:sz w:val="16"/>
              </w:rPr>
              <w:t>Type=II (the literal string), Value=the value of message.id</w:t>
            </w:r>
            <w:r w:rsidRPr="00977EA3">
              <w:rPr>
                <w:rStyle w:val="Rimandocommento"/>
                <w:noProof w:val="0"/>
                <w:szCs w:val="16"/>
              </w:rPr>
              <w:t xml:space="preserve"> </w:t>
            </w:r>
          </w:p>
        </w:tc>
      </w:tr>
    </w:tbl>
    <w:p w14:paraId="33AB3AB9" w14:textId="77777777" w:rsidR="007A1F44" w:rsidRPr="00977EA3" w:rsidRDefault="007A1F44" w:rsidP="00971004">
      <w:pPr>
        <w:pStyle w:val="Titolo5"/>
        <w:tabs>
          <w:tab w:val="clear" w:pos="432"/>
          <w:tab w:val="clear" w:pos="2160"/>
          <w:tab w:val="clear" w:pos="2880"/>
          <w:tab w:val="clear" w:pos="3600"/>
          <w:tab w:val="clear" w:pos="4320"/>
        </w:tabs>
        <w:rPr>
          <w:noProof w:val="0"/>
        </w:rPr>
      </w:pPr>
      <w:r w:rsidRPr="00977EA3">
        <w:rPr>
          <w:noProof w:val="0"/>
        </w:rPr>
        <w:t>3.46.5.1.2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6CC1BC5B" w14:textId="77777777" w:rsidTr="00D372D5">
        <w:trPr>
          <w:cantSplit/>
        </w:trPr>
        <w:tc>
          <w:tcPr>
            <w:tcW w:w="1458" w:type="dxa"/>
            <w:textDirection w:val="btLr"/>
            <w:vAlign w:val="center"/>
          </w:tcPr>
          <w:p w14:paraId="4AF89A42" w14:textId="77777777" w:rsidR="007A1F44" w:rsidRPr="00977EA3" w:rsidRDefault="007A1F44" w:rsidP="00D372D5">
            <w:pPr>
              <w:pStyle w:val="TableEntry"/>
              <w:rPr>
                <w:noProof w:val="0"/>
              </w:rPr>
            </w:pPr>
          </w:p>
        </w:tc>
        <w:tc>
          <w:tcPr>
            <w:tcW w:w="2610" w:type="dxa"/>
            <w:vAlign w:val="center"/>
          </w:tcPr>
          <w:p w14:paraId="3E42A1A8"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1D406F0B" w14:textId="77777777" w:rsidR="007A1F44" w:rsidRPr="00977EA3" w:rsidRDefault="007A1F44" w:rsidP="00D372D5">
            <w:pPr>
              <w:pStyle w:val="TableEntry"/>
              <w:rPr>
                <w:bCs/>
                <w:noProof w:val="0"/>
              </w:rPr>
            </w:pPr>
            <w:proofErr w:type="spellStart"/>
            <w:r w:rsidRPr="00977EA3">
              <w:rPr>
                <w:bCs/>
                <w:noProof w:val="0"/>
              </w:rPr>
              <w:t>Opt</w:t>
            </w:r>
            <w:proofErr w:type="spellEnd"/>
          </w:p>
        </w:tc>
        <w:tc>
          <w:tcPr>
            <w:tcW w:w="4878" w:type="dxa"/>
            <w:vAlign w:val="center"/>
          </w:tcPr>
          <w:p w14:paraId="4BF0B7A3"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34CBDE7C" w14:textId="77777777" w:rsidTr="00D372D5">
        <w:trPr>
          <w:cantSplit/>
        </w:trPr>
        <w:tc>
          <w:tcPr>
            <w:tcW w:w="1458" w:type="dxa"/>
            <w:vMerge w:val="restart"/>
          </w:tcPr>
          <w:p w14:paraId="5F63EE96" w14:textId="77777777" w:rsidR="007A1F44" w:rsidRPr="00977EA3" w:rsidRDefault="007A1F44" w:rsidP="003462A5">
            <w:pPr>
              <w:pStyle w:val="TableEntryHeader"/>
              <w:rPr>
                <w:noProof w:val="0"/>
              </w:rPr>
            </w:pPr>
            <w:r w:rsidRPr="00977EA3">
              <w:rPr>
                <w:noProof w:val="0"/>
              </w:rPr>
              <w:t>Event</w:t>
            </w:r>
          </w:p>
          <w:p w14:paraId="17C4D054"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7478E634" w14:textId="77777777" w:rsidR="007A1F44" w:rsidRPr="00977EA3" w:rsidRDefault="007A1F44" w:rsidP="00971004">
            <w:pPr>
              <w:pStyle w:val="TableEntry"/>
              <w:rPr>
                <w:noProof w:val="0"/>
                <w:sz w:val="16"/>
              </w:rPr>
            </w:pPr>
            <w:proofErr w:type="spellStart"/>
            <w:r w:rsidRPr="00977EA3">
              <w:rPr>
                <w:noProof w:val="0"/>
                <w:sz w:val="16"/>
              </w:rPr>
              <w:t>EventID</w:t>
            </w:r>
            <w:proofErr w:type="spellEnd"/>
          </w:p>
        </w:tc>
        <w:tc>
          <w:tcPr>
            <w:tcW w:w="720" w:type="dxa"/>
            <w:vAlign w:val="center"/>
          </w:tcPr>
          <w:p w14:paraId="5D2441DD"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2FFA78E" w14:textId="77777777" w:rsidR="007A1F44" w:rsidRPr="00977EA3" w:rsidRDefault="007A1F44" w:rsidP="00971004">
            <w:pPr>
              <w:pStyle w:val="TableEntry"/>
              <w:rPr>
                <w:noProof w:val="0"/>
                <w:sz w:val="16"/>
              </w:rPr>
            </w:pPr>
            <w:r w:rsidRPr="00977EA3">
              <w:rPr>
                <w:noProof w:val="0"/>
                <w:sz w:val="16"/>
              </w:rPr>
              <w:t>EV(110110, DCM, “Patient Record”)</w:t>
            </w:r>
          </w:p>
        </w:tc>
      </w:tr>
      <w:tr w:rsidR="007A1F44" w:rsidRPr="00977EA3" w14:paraId="2F833E5E" w14:textId="77777777">
        <w:trPr>
          <w:cantSplit/>
        </w:trPr>
        <w:tc>
          <w:tcPr>
            <w:tcW w:w="1458" w:type="dxa"/>
            <w:vMerge/>
            <w:vAlign w:val="center"/>
          </w:tcPr>
          <w:p w14:paraId="0C23041B"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661371B" w14:textId="77777777" w:rsidR="007A1F44" w:rsidRPr="00977EA3" w:rsidRDefault="007A1F44" w:rsidP="00971004">
            <w:pPr>
              <w:pStyle w:val="TableEntry"/>
              <w:rPr>
                <w:noProof w:val="0"/>
                <w:sz w:val="16"/>
              </w:rPr>
            </w:pPr>
            <w:proofErr w:type="spellStart"/>
            <w:r w:rsidRPr="00977EA3">
              <w:rPr>
                <w:noProof w:val="0"/>
                <w:sz w:val="16"/>
              </w:rPr>
              <w:t>EventActionCode</w:t>
            </w:r>
            <w:proofErr w:type="spellEnd"/>
          </w:p>
        </w:tc>
        <w:tc>
          <w:tcPr>
            <w:tcW w:w="720" w:type="dxa"/>
            <w:vAlign w:val="center"/>
          </w:tcPr>
          <w:p w14:paraId="4A8BE298"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7380CE9C" w14:textId="77777777" w:rsidR="007A1F44" w:rsidRPr="00977EA3" w:rsidRDefault="007A1F44" w:rsidP="00971004">
            <w:pPr>
              <w:pStyle w:val="TableEntry"/>
              <w:rPr>
                <w:noProof w:val="0"/>
                <w:sz w:val="16"/>
              </w:rPr>
            </w:pPr>
            <w:r w:rsidRPr="00977EA3">
              <w:rPr>
                <w:noProof w:val="0"/>
                <w:sz w:val="16"/>
              </w:rPr>
              <w:t xml:space="preserve"> “U” (update)</w:t>
            </w:r>
          </w:p>
        </w:tc>
      </w:tr>
      <w:tr w:rsidR="007A1F44" w:rsidRPr="00977EA3" w14:paraId="30F53C65" w14:textId="77777777">
        <w:trPr>
          <w:cantSplit/>
        </w:trPr>
        <w:tc>
          <w:tcPr>
            <w:tcW w:w="1458" w:type="dxa"/>
            <w:vMerge/>
            <w:vAlign w:val="center"/>
          </w:tcPr>
          <w:p w14:paraId="58FC7430"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68023FAF" w14:textId="77777777" w:rsidR="007A1F44" w:rsidRPr="00977EA3" w:rsidRDefault="007A1F44" w:rsidP="00971004">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39520C25"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1BA8AC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F75FDCE" w14:textId="77777777">
        <w:trPr>
          <w:cantSplit/>
        </w:trPr>
        <w:tc>
          <w:tcPr>
            <w:tcW w:w="1458" w:type="dxa"/>
            <w:vMerge/>
            <w:vAlign w:val="center"/>
          </w:tcPr>
          <w:p w14:paraId="4B1AB679"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5AD71A3F" w14:textId="77777777" w:rsidR="007A1F44" w:rsidRPr="00977EA3" w:rsidRDefault="007A1F44" w:rsidP="00971004">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0916B80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479DE564"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4B326061" w14:textId="77777777">
        <w:trPr>
          <w:cantSplit/>
        </w:trPr>
        <w:tc>
          <w:tcPr>
            <w:tcW w:w="1458" w:type="dxa"/>
            <w:vMerge/>
            <w:vAlign w:val="center"/>
          </w:tcPr>
          <w:p w14:paraId="3C967E76"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747E384D" w14:textId="77777777" w:rsidR="007A1F44" w:rsidRPr="00977EA3" w:rsidRDefault="007A1F44" w:rsidP="00971004">
            <w:pPr>
              <w:pStyle w:val="TableEntry"/>
              <w:rPr>
                <w:noProof w:val="0"/>
                <w:sz w:val="16"/>
              </w:rPr>
            </w:pPr>
            <w:proofErr w:type="spellStart"/>
            <w:r w:rsidRPr="00977EA3">
              <w:rPr>
                <w:noProof w:val="0"/>
                <w:sz w:val="16"/>
              </w:rPr>
              <w:t>EventTypeCode</w:t>
            </w:r>
            <w:proofErr w:type="spellEnd"/>
          </w:p>
        </w:tc>
        <w:tc>
          <w:tcPr>
            <w:tcW w:w="720" w:type="dxa"/>
            <w:vAlign w:val="center"/>
          </w:tcPr>
          <w:p w14:paraId="2942CE19"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02E94CC2" w14:textId="77777777" w:rsidR="007A1F44" w:rsidRPr="00977EA3" w:rsidRDefault="007A1F44" w:rsidP="00971004">
            <w:pPr>
              <w:pStyle w:val="TableEntry"/>
              <w:rPr>
                <w:noProof w:val="0"/>
                <w:sz w:val="16"/>
              </w:rPr>
            </w:pPr>
            <w:r w:rsidRPr="00977EA3">
              <w:rPr>
                <w:noProof w:val="0"/>
                <w:sz w:val="16"/>
              </w:rPr>
              <w:t>EV(“ITI-46”, “IHE Transactions”, “PIX Update Notification”)</w:t>
            </w:r>
          </w:p>
        </w:tc>
      </w:tr>
      <w:tr w:rsidR="007A1F44" w:rsidRPr="00977EA3" w14:paraId="5FFA00C0" w14:textId="77777777">
        <w:trPr>
          <w:cantSplit/>
        </w:trPr>
        <w:tc>
          <w:tcPr>
            <w:tcW w:w="9666" w:type="dxa"/>
            <w:gridSpan w:val="4"/>
          </w:tcPr>
          <w:p w14:paraId="66A84207" w14:textId="77777777" w:rsidR="007A1F44" w:rsidRPr="00977EA3" w:rsidRDefault="007A1F44" w:rsidP="003462A5">
            <w:pPr>
              <w:pStyle w:val="TableEntry"/>
              <w:rPr>
                <w:noProof w:val="0"/>
                <w:sz w:val="16"/>
              </w:rPr>
            </w:pPr>
            <w:r w:rsidRPr="00977EA3">
              <w:rPr>
                <w:noProof w:val="0"/>
                <w:sz w:val="16"/>
              </w:rPr>
              <w:t>Source (Patient Identifier Cross-reference Manager) (1)</w:t>
            </w:r>
          </w:p>
        </w:tc>
      </w:tr>
      <w:tr w:rsidR="007A1F44" w:rsidRPr="00977EA3" w14:paraId="159EC497" w14:textId="77777777">
        <w:trPr>
          <w:cantSplit/>
        </w:trPr>
        <w:tc>
          <w:tcPr>
            <w:tcW w:w="9666" w:type="dxa"/>
            <w:gridSpan w:val="4"/>
          </w:tcPr>
          <w:p w14:paraId="14FBA968" w14:textId="77777777" w:rsidR="007A1F44" w:rsidRPr="00977EA3" w:rsidRDefault="007A1F44" w:rsidP="003462A5">
            <w:pPr>
              <w:pStyle w:val="TableEntry"/>
              <w:rPr>
                <w:noProof w:val="0"/>
                <w:sz w:val="16"/>
              </w:rPr>
            </w:pPr>
            <w:r w:rsidRPr="00977EA3">
              <w:rPr>
                <w:noProof w:val="0"/>
                <w:sz w:val="16"/>
              </w:rPr>
              <w:t>Destination (Patient Identifier Cross-reference Consumer) (1)</w:t>
            </w:r>
          </w:p>
        </w:tc>
      </w:tr>
      <w:tr w:rsidR="007A1F44" w:rsidRPr="00977EA3" w14:paraId="21475C1D" w14:textId="77777777">
        <w:trPr>
          <w:cantSplit/>
        </w:trPr>
        <w:tc>
          <w:tcPr>
            <w:tcW w:w="9666" w:type="dxa"/>
            <w:gridSpan w:val="4"/>
          </w:tcPr>
          <w:p w14:paraId="06E8851D" w14:textId="77777777" w:rsidR="007A1F44" w:rsidRPr="00977EA3" w:rsidRDefault="007A1F44" w:rsidP="003462A5">
            <w:pPr>
              <w:pStyle w:val="TableEntry"/>
              <w:rPr>
                <w:noProof w:val="0"/>
                <w:sz w:val="16"/>
              </w:rPr>
            </w:pPr>
            <w:r w:rsidRPr="00977EA3">
              <w:rPr>
                <w:noProof w:val="0"/>
                <w:sz w:val="16"/>
              </w:rPr>
              <w:t>Audit Source (Patient Identifier Cross-reference Consumer) (1)</w:t>
            </w:r>
          </w:p>
        </w:tc>
      </w:tr>
      <w:tr w:rsidR="007A1F44" w:rsidRPr="00977EA3" w14:paraId="6F77D48A" w14:textId="77777777">
        <w:trPr>
          <w:cantSplit/>
        </w:trPr>
        <w:tc>
          <w:tcPr>
            <w:tcW w:w="9666" w:type="dxa"/>
            <w:gridSpan w:val="4"/>
          </w:tcPr>
          <w:p w14:paraId="49A58F50" w14:textId="0D7F61ED" w:rsidR="007A1F44" w:rsidRPr="00977EA3" w:rsidRDefault="007A1F44" w:rsidP="003462A5">
            <w:pPr>
              <w:pStyle w:val="TableEntry"/>
              <w:rPr>
                <w:noProof w:val="0"/>
                <w:sz w:val="16"/>
              </w:rPr>
            </w:pPr>
            <w:r w:rsidRPr="00977EA3">
              <w:rPr>
                <w:noProof w:val="0"/>
                <w:sz w:val="16"/>
              </w:rPr>
              <w:t>Patient IDs</w:t>
            </w:r>
            <w:r w:rsidR="00A43F9C" w:rsidRPr="00977EA3">
              <w:rPr>
                <w:noProof w:val="0"/>
                <w:sz w:val="16"/>
              </w:rPr>
              <w:t xml:space="preserve"> </w:t>
            </w:r>
            <w:r w:rsidRPr="00977EA3">
              <w:rPr>
                <w:noProof w:val="0"/>
                <w:sz w:val="16"/>
              </w:rPr>
              <w:t>(1..n) (represents the components of PID-3)</w:t>
            </w:r>
          </w:p>
        </w:tc>
      </w:tr>
    </w:tbl>
    <w:p w14:paraId="6321A239" w14:textId="77777777" w:rsidR="007A1F44" w:rsidRPr="00977EA3" w:rsidRDefault="007A1F44" w:rsidP="00A063AC">
      <w:pPr>
        <w:pStyle w:val="Corpotesto"/>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B43F170" w14:textId="77777777">
        <w:trPr>
          <w:cantSplit/>
        </w:trPr>
        <w:tc>
          <w:tcPr>
            <w:tcW w:w="1548" w:type="dxa"/>
            <w:vMerge w:val="restart"/>
          </w:tcPr>
          <w:p w14:paraId="1C595AB9" w14:textId="77777777" w:rsidR="007A1F44" w:rsidRPr="00977EA3" w:rsidRDefault="007A1F44" w:rsidP="003462A5">
            <w:pPr>
              <w:pStyle w:val="TableEntryHeader"/>
              <w:rPr>
                <w:noProof w:val="0"/>
              </w:rPr>
            </w:pPr>
            <w:r w:rsidRPr="00977EA3">
              <w:rPr>
                <w:noProof w:val="0"/>
              </w:rPr>
              <w:t>Source</w:t>
            </w:r>
          </w:p>
          <w:p w14:paraId="2AFA21E8"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58F38BAF" w14:textId="77777777" w:rsidR="007A1F44" w:rsidRPr="00977EA3" w:rsidRDefault="007A1F44" w:rsidP="00A42D84">
            <w:pPr>
              <w:pStyle w:val="TableEntry"/>
              <w:rPr>
                <w:i/>
                <w:noProof w:val="0"/>
                <w:sz w:val="16"/>
              </w:rPr>
            </w:pPr>
            <w:proofErr w:type="spellStart"/>
            <w:r w:rsidRPr="00977EA3">
              <w:rPr>
                <w:i/>
                <w:noProof w:val="0"/>
                <w:sz w:val="16"/>
              </w:rPr>
              <w:t>UserID</w:t>
            </w:r>
            <w:proofErr w:type="spellEnd"/>
          </w:p>
        </w:tc>
        <w:tc>
          <w:tcPr>
            <w:tcW w:w="630" w:type="dxa"/>
            <w:vAlign w:val="center"/>
          </w:tcPr>
          <w:p w14:paraId="1242A094"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211705BD"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7E279090" w14:textId="77777777">
        <w:trPr>
          <w:cantSplit/>
        </w:trPr>
        <w:tc>
          <w:tcPr>
            <w:tcW w:w="1548" w:type="dxa"/>
            <w:vMerge/>
            <w:textDirection w:val="btLr"/>
            <w:vAlign w:val="center"/>
          </w:tcPr>
          <w:p w14:paraId="48921DF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8957DFB" w14:textId="77777777" w:rsidR="007A1F44" w:rsidRPr="00977EA3" w:rsidRDefault="007A1F44" w:rsidP="00971004">
            <w:pPr>
              <w:pStyle w:val="TableEntry"/>
              <w:rPr>
                <w:i/>
                <w:noProof w:val="0"/>
                <w:sz w:val="16"/>
              </w:rPr>
            </w:pPr>
            <w:proofErr w:type="spellStart"/>
            <w:r w:rsidRPr="00977EA3">
              <w:rPr>
                <w:i/>
                <w:noProof w:val="0"/>
                <w:sz w:val="16"/>
              </w:rPr>
              <w:t>AlternativeUserID</w:t>
            </w:r>
            <w:proofErr w:type="spellEnd"/>
          </w:p>
        </w:tc>
        <w:tc>
          <w:tcPr>
            <w:tcW w:w="630" w:type="dxa"/>
            <w:vAlign w:val="center"/>
          </w:tcPr>
          <w:p w14:paraId="0A0EBE7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2AD51C9"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BC8F1EB" w14:textId="77777777">
        <w:trPr>
          <w:cantSplit/>
        </w:trPr>
        <w:tc>
          <w:tcPr>
            <w:tcW w:w="1548" w:type="dxa"/>
            <w:vMerge/>
            <w:textDirection w:val="btLr"/>
            <w:vAlign w:val="center"/>
          </w:tcPr>
          <w:p w14:paraId="4EE1F0F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CE5983B"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1F0DF63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5AC3D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436C4DC" w14:textId="77777777">
        <w:trPr>
          <w:cantSplit/>
        </w:trPr>
        <w:tc>
          <w:tcPr>
            <w:tcW w:w="1548" w:type="dxa"/>
            <w:vMerge/>
            <w:textDirection w:val="btLr"/>
            <w:vAlign w:val="center"/>
          </w:tcPr>
          <w:p w14:paraId="16F5AD3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A02357F"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71CB3D46"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1CFA951A"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19498CE8" w14:textId="77777777">
        <w:trPr>
          <w:cantSplit/>
        </w:trPr>
        <w:tc>
          <w:tcPr>
            <w:tcW w:w="1548" w:type="dxa"/>
            <w:vMerge/>
            <w:textDirection w:val="btLr"/>
            <w:vAlign w:val="center"/>
          </w:tcPr>
          <w:p w14:paraId="542B118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34C2736"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6B88FAD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10AE03F"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06C4E283" w14:textId="77777777">
        <w:trPr>
          <w:cantSplit/>
        </w:trPr>
        <w:tc>
          <w:tcPr>
            <w:tcW w:w="1548" w:type="dxa"/>
            <w:vMerge/>
            <w:textDirection w:val="btLr"/>
            <w:vAlign w:val="center"/>
          </w:tcPr>
          <w:p w14:paraId="35AF66B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50455EF"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32616CB8"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E949FD7"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0CC01F1D" w14:textId="77777777">
        <w:trPr>
          <w:cantSplit/>
        </w:trPr>
        <w:tc>
          <w:tcPr>
            <w:tcW w:w="1548" w:type="dxa"/>
            <w:vMerge/>
            <w:textDirection w:val="btLr"/>
            <w:vAlign w:val="center"/>
          </w:tcPr>
          <w:p w14:paraId="4A32622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9ED4718"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6ECD290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FABCC0E"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1764FD6" w14:textId="77777777" w:rsidR="007A1F44" w:rsidRPr="00977EA3" w:rsidRDefault="007A1F44" w:rsidP="00D372D5">
      <w:pPr>
        <w:pStyle w:val="Corpotesto"/>
      </w:pPr>
    </w:p>
    <w:p w14:paraId="72E19656"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DBFD7BD" w14:textId="77777777" w:rsidTr="00D372D5">
        <w:trPr>
          <w:cantSplit/>
        </w:trPr>
        <w:tc>
          <w:tcPr>
            <w:tcW w:w="1548" w:type="dxa"/>
            <w:vMerge w:val="restart"/>
          </w:tcPr>
          <w:p w14:paraId="53515A07" w14:textId="77777777" w:rsidR="007A1F44" w:rsidRPr="00977EA3" w:rsidRDefault="007A1F44" w:rsidP="003462A5">
            <w:pPr>
              <w:pStyle w:val="TableEntryHeader"/>
              <w:rPr>
                <w:noProof w:val="0"/>
              </w:rPr>
            </w:pPr>
            <w:r w:rsidRPr="00977EA3">
              <w:rPr>
                <w:noProof w:val="0"/>
              </w:rPr>
              <w:lastRenderedPageBreak/>
              <w:t>Destination</w:t>
            </w:r>
          </w:p>
          <w:p w14:paraId="72F790E3"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1E7E4635" w14:textId="77777777" w:rsidR="007A1F44" w:rsidRPr="00977EA3" w:rsidRDefault="007A1F44" w:rsidP="00971004">
            <w:pPr>
              <w:pStyle w:val="TableEntry"/>
              <w:rPr>
                <w:noProof w:val="0"/>
                <w:sz w:val="16"/>
              </w:rPr>
            </w:pPr>
            <w:proofErr w:type="spellStart"/>
            <w:r w:rsidRPr="00977EA3">
              <w:rPr>
                <w:noProof w:val="0"/>
                <w:sz w:val="16"/>
              </w:rPr>
              <w:t>UserID</w:t>
            </w:r>
            <w:proofErr w:type="spellEnd"/>
          </w:p>
        </w:tc>
        <w:tc>
          <w:tcPr>
            <w:tcW w:w="630" w:type="dxa"/>
            <w:vAlign w:val="center"/>
          </w:tcPr>
          <w:p w14:paraId="6D582EE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6B0C30FA"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26E4C404" w14:textId="77777777">
        <w:trPr>
          <w:cantSplit/>
        </w:trPr>
        <w:tc>
          <w:tcPr>
            <w:tcW w:w="1548" w:type="dxa"/>
            <w:vMerge/>
            <w:textDirection w:val="btLr"/>
            <w:vAlign w:val="center"/>
          </w:tcPr>
          <w:p w14:paraId="53C43D4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A70DCC3" w14:textId="77777777" w:rsidR="007A1F44" w:rsidRPr="00977EA3" w:rsidRDefault="007A1F44" w:rsidP="00631CA0">
            <w:pPr>
              <w:pStyle w:val="TableEntry"/>
              <w:rPr>
                <w:noProof w:val="0"/>
                <w:sz w:val="16"/>
              </w:rPr>
            </w:pPr>
            <w:proofErr w:type="spellStart"/>
            <w:r w:rsidRPr="00977EA3">
              <w:rPr>
                <w:noProof w:val="0"/>
                <w:sz w:val="16"/>
              </w:rPr>
              <w:t>AlternativeUserID</w:t>
            </w:r>
            <w:proofErr w:type="spellEnd"/>
          </w:p>
        </w:tc>
        <w:tc>
          <w:tcPr>
            <w:tcW w:w="630" w:type="dxa"/>
            <w:vAlign w:val="center"/>
          </w:tcPr>
          <w:p w14:paraId="46D1EF3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ED40585"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4BC574E3" w14:textId="77777777">
        <w:trPr>
          <w:cantSplit/>
        </w:trPr>
        <w:tc>
          <w:tcPr>
            <w:tcW w:w="1548" w:type="dxa"/>
            <w:vMerge/>
            <w:textDirection w:val="btLr"/>
            <w:vAlign w:val="center"/>
          </w:tcPr>
          <w:p w14:paraId="31409B4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692CE9D"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190D174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641F7A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E642A1E" w14:textId="77777777">
        <w:trPr>
          <w:cantSplit/>
        </w:trPr>
        <w:tc>
          <w:tcPr>
            <w:tcW w:w="1548" w:type="dxa"/>
            <w:vMerge/>
            <w:textDirection w:val="btLr"/>
            <w:vAlign w:val="center"/>
          </w:tcPr>
          <w:p w14:paraId="7122186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40F35DB" w14:textId="77777777" w:rsidR="007A1F44" w:rsidRPr="00977EA3" w:rsidRDefault="007A1F44" w:rsidP="00971004">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1691F7F0"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8E182CF"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6373993" w14:textId="77777777">
        <w:trPr>
          <w:cantSplit/>
        </w:trPr>
        <w:tc>
          <w:tcPr>
            <w:tcW w:w="1548" w:type="dxa"/>
            <w:vMerge/>
            <w:textDirection w:val="btLr"/>
            <w:vAlign w:val="center"/>
          </w:tcPr>
          <w:p w14:paraId="63B0C8E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017C6BF"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7B3040C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5325017"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29C04885" w14:textId="77777777">
        <w:trPr>
          <w:cantSplit/>
        </w:trPr>
        <w:tc>
          <w:tcPr>
            <w:tcW w:w="1548" w:type="dxa"/>
            <w:vMerge/>
            <w:textDirection w:val="btLr"/>
            <w:vAlign w:val="center"/>
          </w:tcPr>
          <w:p w14:paraId="3FA8B79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97C0A5"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46C65AE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29A050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2E0F082" w14:textId="77777777" w:rsidTr="00D372D5">
        <w:trPr>
          <w:cantSplit/>
        </w:trPr>
        <w:tc>
          <w:tcPr>
            <w:tcW w:w="1548" w:type="dxa"/>
            <w:vMerge/>
            <w:textDirection w:val="btLr"/>
            <w:vAlign w:val="center"/>
          </w:tcPr>
          <w:p w14:paraId="50AAE1C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A41909"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2061394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CDF0573" w14:textId="77777777" w:rsidR="007A1F44" w:rsidRPr="00977EA3" w:rsidRDefault="007A1F44" w:rsidP="00971004">
            <w:pPr>
              <w:pStyle w:val="TableEntry"/>
              <w:rPr>
                <w:noProof w:val="0"/>
                <w:sz w:val="16"/>
              </w:rPr>
            </w:pPr>
            <w:r w:rsidRPr="00977EA3">
              <w:rPr>
                <w:noProof w:val="0"/>
                <w:sz w:val="16"/>
              </w:rPr>
              <w:t>the machine name or IP address.</w:t>
            </w:r>
          </w:p>
        </w:tc>
      </w:tr>
    </w:tbl>
    <w:p w14:paraId="2A777C00"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6EA8C3F5" w14:textId="77777777">
        <w:trPr>
          <w:cantSplit/>
        </w:trPr>
        <w:tc>
          <w:tcPr>
            <w:tcW w:w="1728" w:type="dxa"/>
            <w:vMerge w:val="restart"/>
          </w:tcPr>
          <w:p w14:paraId="44DCDE7F" w14:textId="77777777" w:rsidR="007A1F44" w:rsidRPr="00977EA3" w:rsidRDefault="007A1F44" w:rsidP="003462A5">
            <w:pPr>
              <w:pStyle w:val="TableEntryHeader"/>
              <w:rPr>
                <w:noProof w:val="0"/>
              </w:rPr>
            </w:pPr>
            <w:r w:rsidRPr="00977EA3">
              <w:rPr>
                <w:noProof w:val="0"/>
              </w:rPr>
              <w:t>Audit Source</w:t>
            </w:r>
          </w:p>
          <w:p w14:paraId="68508773"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74693465" w14:textId="77777777" w:rsidR="007A1F44" w:rsidRPr="00977EA3" w:rsidRDefault="007A1F44" w:rsidP="00971004">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030BFCE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DF30236"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36180A7" w14:textId="77777777">
        <w:trPr>
          <w:cantSplit/>
        </w:trPr>
        <w:tc>
          <w:tcPr>
            <w:tcW w:w="1728" w:type="dxa"/>
            <w:vMerge/>
            <w:textDirection w:val="btLr"/>
            <w:vAlign w:val="center"/>
          </w:tcPr>
          <w:p w14:paraId="5B7285F6"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538A273A" w14:textId="77777777" w:rsidR="007A1F44" w:rsidRPr="00977EA3" w:rsidRDefault="007A1F44" w:rsidP="00971004">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760FB56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3AE5E3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2D588F6" w14:textId="77777777">
        <w:trPr>
          <w:cantSplit/>
        </w:trPr>
        <w:tc>
          <w:tcPr>
            <w:tcW w:w="1728" w:type="dxa"/>
            <w:vMerge/>
            <w:textDirection w:val="btLr"/>
            <w:vAlign w:val="center"/>
          </w:tcPr>
          <w:p w14:paraId="2E917F9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1ED9173B" w14:textId="77777777" w:rsidR="007A1F44" w:rsidRPr="00977EA3" w:rsidRDefault="007A1F44" w:rsidP="00971004">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095CF59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E45B249"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34F43B88"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031DECE" w14:textId="77777777" w:rsidTr="00D372D5">
        <w:trPr>
          <w:cantSplit/>
        </w:trPr>
        <w:tc>
          <w:tcPr>
            <w:tcW w:w="1548" w:type="dxa"/>
            <w:vMerge w:val="restart"/>
          </w:tcPr>
          <w:p w14:paraId="189C950B" w14:textId="77777777" w:rsidR="007A1F44" w:rsidRPr="00977EA3" w:rsidRDefault="007A1F44" w:rsidP="003462A5">
            <w:pPr>
              <w:pStyle w:val="TableEntryHeader"/>
              <w:rPr>
                <w:noProof w:val="0"/>
              </w:rPr>
            </w:pPr>
            <w:r w:rsidRPr="00977EA3">
              <w:rPr>
                <w:noProof w:val="0"/>
              </w:rPr>
              <w:t>Patient IDs</w:t>
            </w:r>
          </w:p>
          <w:p w14:paraId="4A0E8928"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2AB0AC48"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56CE1D7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C4C8FB5"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616CD0C6" w14:textId="77777777">
        <w:trPr>
          <w:cantSplit/>
        </w:trPr>
        <w:tc>
          <w:tcPr>
            <w:tcW w:w="1548" w:type="dxa"/>
            <w:vMerge/>
            <w:vAlign w:val="center"/>
          </w:tcPr>
          <w:p w14:paraId="743D6CA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37F6C55"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7A6BF5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AAFB2D8"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38945409" w14:textId="77777777">
        <w:trPr>
          <w:cantSplit/>
        </w:trPr>
        <w:tc>
          <w:tcPr>
            <w:tcW w:w="1548" w:type="dxa"/>
            <w:vMerge/>
            <w:vAlign w:val="center"/>
          </w:tcPr>
          <w:p w14:paraId="269220A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EFAC57C"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05770FB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3A1FDD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015BECE" w14:textId="77777777">
        <w:trPr>
          <w:cantSplit/>
        </w:trPr>
        <w:tc>
          <w:tcPr>
            <w:tcW w:w="1548" w:type="dxa"/>
            <w:vMerge/>
            <w:vAlign w:val="center"/>
          </w:tcPr>
          <w:p w14:paraId="2D68ADD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3E10EE2" w14:textId="77777777" w:rsidR="007A1F44" w:rsidRPr="00977EA3" w:rsidRDefault="007A1F44" w:rsidP="00971004">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0C04B36B"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2B63D601"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17B56967" w14:textId="77777777">
        <w:trPr>
          <w:cantSplit/>
        </w:trPr>
        <w:tc>
          <w:tcPr>
            <w:tcW w:w="1548" w:type="dxa"/>
            <w:vMerge/>
            <w:vAlign w:val="center"/>
          </w:tcPr>
          <w:p w14:paraId="4D45A18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5296D5"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1271143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7223E1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036AE7D" w14:textId="77777777">
        <w:trPr>
          <w:cantSplit/>
        </w:trPr>
        <w:tc>
          <w:tcPr>
            <w:tcW w:w="1548" w:type="dxa"/>
            <w:vMerge/>
            <w:vAlign w:val="center"/>
          </w:tcPr>
          <w:p w14:paraId="259954DC"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9377E"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27B29FC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0AA7BE28" w14:textId="713186F9" w:rsidR="007A1F44" w:rsidRPr="00977EA3" w:rsidRDefault="007A1F44" w:rsidP="00971004">
            <w:pPr>
              <w:pStyle w:val="TableEntry"/>
              <w:rPr>
                <w:iCs/>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47C695BD" w14:textId="77777777">
        <w:trPr>
          <w:cantSplit/>
        </w:trPr>
        <w:tc>
          <w:tcPr>
            <w:tcW w:w="1548" w:type="dxa"/>
            <w:vMerge/>
            <w:vAlign w:val="center"/>
          </w:tcPr>
          <w:p w14:paraId="2CD0E6D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533F854"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15CA99E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87E7E7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07581E2" w14:textId="77777777">
        <w:trPr>
          <w:cantSplit/>
        </w:trPr>
        <w:tc>
          <w:tcPr>
            <w:tcW w:w="1548" w:type="dxa"/>
            <w:vMerge/>
            <w:vAlign w:val="center"/>
          </w:tcPr>
          <w:p w14:paraId="286B4CD4"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76F1A56"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3C522D5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A2ED4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A62452B" w14:textId="77777777">
        <w:trPr>
          <w:cantSplit/>
        </w:trPr>
        <w:tc>
          <w:tcPr>
            <w:tcW w:w="1548" w:type="dxa"/>
            <w:vMerge/>
            <w:vAlign w:val="center"/>
          </w:tcPr>
          <w:p w14:paraId="37045A5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D0AD85B" w14:textId="77777777" w:rsidR="007A1F44" w:rsidRPr="00977EA3" w:rsidRDefault="007A1F44" w:rsidP="00631CA0">
            <w:pPr>
              <w:pStyle w:val="TableEntry"/>
              <w:rPr>
                <w:noProof w:val="0"/>
                <w:sz w:val="16"/>
              </w:rPr>
            </w:pPr>
            <w:proofErr w:type="spellStart"/>
            <w:r w:rsidRPr="00977EA3">
              <w:rPr>
                <w:noProof w:val="0"/>
                <w:sz w:val="16"/>
              </w:rPr>
              <w:t>ParticipantObjectDetail</w:t>
            </w:r>
            <w:proofErr w:type="spellEnd"/>
          </w:p>
        </w:tc>
        <w:tc>
          <w:tcPr>
            <w:tcW w:w="630" w:type="dxa"/>
            <w:vAlign w:val="center"/>
          </w:tcPr>
          <w:p w14:paraId="641B000F" w14:textId="77777777" w:rsidR="007A1F44" w:rsidRPr="00977EA3" w:rsidRDefault="007A1F44" w:rsidP="00971004">
            <w:pPr>
              <w:pStyle w:val="TableEntry"/>
              <w:jc w:val="center"/>
              <w:rPr>
                <w:i/>
                <w:iCs/>
                <w:noProof w:val="0"/>
                <w:sz w:val="16"/>
              </w:rPr>
            </w:pPr>
            <w:r w:rsidRPr="00977EA3">
              <w:rPr>
                <w:noProof w:val="0"/>
                <w:sz w:val="16"/>
              </w:rPr>
              <w:t>M</w:t>
            </w:r>
          </w:p>
        </w:tc>
        <w:tc>
          <w:tcPr>
            <w:tcW w:w="4968" w:type="dxa"/>
            <w:vAlign w:val="center"/>
          </w:tcPr>
          <w:p w14:paraId="7ADE39F4" w14:textId="77777777" w:rsidR="007A1F44" w:rsidRPr="00977EA3" w:rsidRDefault="007A1F44" w:rsidP="00971004">
            <w:pPr>
              <w:pStyle w:val="TableEntry"/>
              <w:rPr>
                <w:noProof w:val="0"/>
                <w:sz w:val="16"/>
              </w:rPr>
            </w:pPr>
            <w:r w:rsidRPr="00977EA3">
              <w:rPr>
                <w:noProof w:val="0"/>
                <w:sz w:val="16"/>
              </w:rPr>
              <w:t>Type=II (the literal string), Value=the value of message.id</w:t>
            </w:r>
          </w:p>
        </w:tc>
      </w:tr>
    </w:tbl>
    <w:p w14:paraId="67046274" w14:textId="77777777" w:rsidR="007A1F44" w:rsidRPr="00977EA3" w:rsidRDefault="007A1F44" w:rsidP="00D372D5">
      <w:pPr>
        <w:pStyle w:val="Corpotesto"/>
      </w:pPr>
    </w:p>
    <w:p w14:paraId="2E41E232" w14:textId="77777777" w:rsidR="007A1F44" w:rsidRPr="00977EA3" w:rsidRDefault="007A1F44" w:rsidP="00971004">
      <w:pPr>
        <w:pStyle w:val="Titolo2"/>
        <w:numPr>
          <w:ilvl w:val="0"/>
          <w:numId w:val="0"/>
        </w:numPr>
        <w:tabs>
          <w:tab w:val="clear" w:pos="2160"/>
        </w:tabs>
        <w:rPr>
          <w:noProof w:val="0"/>
        </w:rPr>
      </w:pPr>
      <w:bookmarkStart w:id="2753" w:name="_Toc169692753"/>
      <w:bookmarkStart w:id="2754" w:name="_Toc174274308"/>
      <w:bookmarkStart w:id="2755" w:name="_Toc174875004"/>
      <w:bookmarkStart w:id="2756" w:name="_Toc174876007"/>
      <w:bookmarkStart w:id="2757" w:name="_Toc237312372"/>
      <w:bookmarkStart w:id="2758" w:name="_Toc269052463"/>
      <w:bookmarkStart w:id="2759" w:name="_Toc398544354"/>
      <w:bookmarkStart w:id="2760" w:name="_Toc398717998"/>
      <w:bookmarkStart w:id="2761" w:name="_Toc518634597"/>
      <w:r w:rsidRPr="00977EA3">
        <w:rPr>
          <w:noProof w:val="0"/>
        </w:rPr>
        <w:t>3.47 Patient Demographics Query HL7 V3</w:t>
      </w:r>
      <w:bookmarkEnd w:id="2753"/>
      <w:bookmarkEnd w:id="2754"/>
      <w:bookmarkEnd w:id="2755"/>
      <w:bookmarkEnd w:id="2756"/>
      <w:bookmarkEnd w:id="2757"/>
      <w:bookmarkEnd w:id="2758"/>
      <w:bookmarkEnd w:id="2759"/>
      <w:bookmarkEnd w:id="2760"/>
      <w:r w:rsidR="00903C21" w:rsidRPr="00977EA3">
        <w:rPr>
          <w:noProof w:val="0"/>
        </w:rPr>
        <w:t xml:space="preserve"> [ITI-47]</w:t>
      </w:r>
      <w:bookmarkEnd w:id="2761"/>
    </w:p>
    <w:p w14:paraId="308F5AC7" w14:textId="6F3BD9D4" w:rsidR="007A1F44" w:rsidRPr="00977EA3" w:rsidRDefault="007A1F44" w:rsidP="00971004">
      <w:pPr>
        <w:pStyle w:val="Corpotesto"/>
      </w:pPr>
      <w:r w:rsidRPr="00977EA3">
        <w:t xml:space="preserve">This section corresponds to </w:t>
      </w:r>
      <w:r w:rsidR="00E77430" w:rsidRPr="00977EA3">
        <w:t>transaction</w:t>
      </w:r>
      <w:r w:rsidRPr="00977EA3">
        <w:t xml:space="preserve"> </w:t>
      </w:r>
      <w:r w:rsidR="00383577">
        <w:t>[</w:t>
      </w:r>
      <w:r w:rsidRPr="00977EA3">
        <w:t>ITI-47</w:t>
      </w:r>
      <w:r w:rsidR="00383577">
        <w:t>]</w:t>
      </w:r>
      <w:r w:rsidRPr="00977EA3">
        <w:t xml:space="preserve"> of the IHE Technical Framework. Transaction </w:t>
      </w:r>
      <w:r w:rsidR="00383577">
        <w:t>[</w:t>
      </w:r>
      <w:r w:rsidRPr="00977EA3">
        <w:t>ITI-47</w:t>
      </w:r>
      <w:r w:rsidR="00383577">
        <w:t>]</w:t>
      </w:r>
      <w:r w:rsidRPr="00977EA3">
        <w:t xml:space="preserve"> is used by the Patient Demographics Consumer and Patient Demographics Supplier </w:t>
      </w:r>
      <w:r w:rsidR="00232E9F" w:rsidRPr="00977EA3">
        <w:t>Actor</w:t>
      </w:r>
      <w:r w:rsidRPr="00977EA3">
        <w:t xml:space="preserve">s. Additional components to be included if the Pediatric Demographics Option is supported are also indicated in </w:t>
      </w:r>
      <w:r w:rsidR="00292B01" w:rsidRPr="00977EA3">
        <w:t>Sections</w:t>
      </w:r>
      <w:r w:rsidRPr="00977EA3">
        <w:t xml:space="preserve"> 3.47.4.1.2.1 to 3.47.4.1.2.4.</w:t>
      </w:r>
    </w:p>
    <w:p w14:paraId="069A4A21" w14:textId="77777777" w:rsidR="007A1F44" w:rsidRPr="00977EA3" w:rsidRDefault="007A1F44" w:rsidP="00971004">
      <w:pPr>
        <w:pStyle w:val="Titolo3"/>
        <w:numPr>
          <w:ilvl w:val="0"/>
          <w:numId w:val="0"/>
        </w:numPr>
        <w:tabs>
          <w:tab w:val="clear" w:pos="2160"/>
          <w:tab w:val="clear" w:pos="2880"/>
        </w:tabs>
        <w:rPr>
          <w:noProof w:val="0"/>
        </w:rPr>
      </w:pPr>
      <w:bookmarkStart w:id="2762" w:name="_Toc169692754"/>
      <w:bookmarkStart w:id="2763" w:name="_Toc269052464"/>
      <w:bookmarkStart w:id="2764" w:name="_Toc398544355"/>
      <w:bookmarkStart w:id="2765" w:name="_Toc398717999"/>
      <w:bookmarkStart w:id="2766" w:name="_Toc518634598"/>
      <w:r w:rsidRPr="00977EA3">
        <w:rPr>
          <w:noProof w:val="0"/>
        </w:rPr>
        <w:t>3.47.1 Scope</w:t>
      </w:r>
      <w:bookmarkEnd w:id="2762"/>
      <w:bookmarkEnd w:id="2763"/>
      <w:bookmarkEnd w:id="2764"/>
      <w:bookmarkEnd w:id="2765"/>
      <w:bookmarkEnd w:id="2766"/>
    </w:p>
    <w:p w14:paraId="681A928D" w14:textId="77777777" w:rsidR="007A1F44" w:rsidRPr="00977EA3" w:rsidRDefault="007A1F44" w:rsidP="00971004">
      <w:pPr>
        <w:pStyle w:val="Corpotesto"/>
      </w:pPr>
      <w:r w:rsidRPr="00977EA3">
        <w:t>The scope is identical to ITI TF-2a: 3.21.1.</w:t>
      </w:r>
    </w:p>
    <w:p w14:paraId="5E751EC3" w14:textId="77777777" w:rsidR="007A1F44" w:rsidRPr="00977EA3" w:rsidRDefault="007A1F44" w:rsidP="00971004">
      <w:pPr>
        <w:pStyle w:val="Titolo3"/>
        <w:numPr>
          <w:ilvl w:val="0"/>
          <w:numId w:val="0"/>
        </w:numPr>
        <w:tabs>
          <w:tab w:val="clear" w:pos="2160"/>
          <w:tab w:val="clear" w:pos="2880"/>
        </w:tabs>
        <w:rPr>
          <w:noProof w:val="0"/>
        </w:rPr>
      </w:pPr>
      <w:bookmarkStart w:id="2767" w:name="_Toc169692755"/>
      <w:bookmarkStart w:id="2768" w:name="_Toc269052465"/>
      <w:bookmarkStart w:id="2769" w:name="_Toc398544356"/>
      <w:bookmarkStart w:id="2770" w:name="_Toc398718000"/>
      <w:bookmarkStart w:id="2771" w:name="_Toc518634599"/>
      <w:r w:rsidRPr="00977EA3">
        <w:rPr>
          <w:noProof w:val="0"/>
        </w:rPr>
        <w:t>3.47.2 Use Case Roles</w:t>
      </w:r>
      <w:bookmarkEnd w:id="2767"/>
      <w:bookmarkEnd w:id="2768"/>
      <w:bookmarkEnd w:id="2769"/>
      <w:bookmarkEnd w:id="2770"/>
      <w:bookmarkEnd w:id="2771"/>
    </w:p>
    <w:p w14:paraId="4E29FC20" w14:textId="77777777" w:rsidR="007A1F44" w:rsidRPr="00977EA3" w:rsidRDefault="002E21BE" w:rsidP="00D372D5">
      <w:pPr>
        <w:pStyle w:val="Corpotesto"/>
        <w:jc w:val="center"/>
      </w:pPr>
      <w:r w:rsidRPr="00977EA3">
        <w:rPr>
          <w:noProof/>
        </w:rPr>
        <w:object w:dxaOrig="5385" w:dyaOrig="2355" w14:anchorId="1F0541A5">
          <v:shape id="_x0000_i1059" type="#_x0000_t75" alt="" style="width:273.75pt;height:119.25pt;mso-width-percent:0;mso-height-percent:0;mso-width-percent:0;mso-height-percent:0" o:ole="" fillcolor="window">
            <v:imagedata r:id="rId157" o:title=""/>
          </v:shape>
          <o:OLEObject Type="Embed" ProgID="Word.Picture.8" ShapeID="_x0000_i1059" DrawAspect="Content" ObjectID="_1620110883" r:id="rId158"/>
        </w:object>
      </w:r>
    </w:p>
    <w:p w14:paraId="3BBA36EF" w14:textId="77777777" w:rsidR="007A1F44" w:rsidRPr="00977EA3" w:rsidRDefault="007A1F44" w:rsidP="00971004">
      <w:pPr>
        <w:pStyle w:val="Corpotesto"/>
      </w:pPr>
      <w:r w:rsidRPr="00977EA3">
        <w:rPr>
          <w:b/>
        </w:rPr>
        <w:lastRenderedPageBreak/>
        <w:t>Actor:</w:t>
      </w:r>
      <w:r w:rsidRPr="00977EA3">
        <w:t xml:space="preserve"> Patient Demographics Consumer</w:t>
      </w:r>
    </w:p>
    <w:p w14:paraId="71DA4A75" w14:textId="77777777" w:rsidR="007A1F44" w:rsidRPr="00977EA3" w:rsidRDefault="007A1F44" w:rsidP="00971004">
      <w:pPr>
        <w:pStyle w:val="Corpotesto"/>
      </w:pPr>
      <w:r w:rsidRPr="00977EA3">
        <w:rPr>
          <w:b/>
        </w:rPr>
        <w:t xml:space="preserve">Role: </w:t>
      </w:r>
      <w:r w:rsidRPr="00977EA3">
        <w:t>Requests a list of patients matching a minimal set of demographic criteria (</w:t>
      </w:r>
      <w:r w:rsidRPr="00977EA3">
        <w:rPr>
          <w:iCs/>
        </w:rPr>
        <w:t>e.g.</w:t>
      </w:r>
      <w:r w:rsidRPr="00977EA3">
        <w:t>, ID or partial name) from the Patient Demographics Supplier. Populates its attributes with demographic information received from the Patient Demographics Supplier.</w:t>
      </w:r>
    </w:p>
    <w:p w14:paraId="5E677053" w14:textId="77777777" w:rsidR="007A1F44" w:rsidRPr="00977EA3" w:rsidRDefault="007A1F44" w:rsidP="00971004">
      <w:pPr>
        <w:pStyle w:val="Corpotesto"/>
        <w:ind w:left="720"/>
        <w:rPr>
          <w:b/>
          <w:bCs/>
          <w:szCs w:val="24"/>
        </w:rPr>
      </w:pPr>
      <w:r w:rsidRPr="00977EA3">
        <w:rPr>
          <w:b/>
          <w:bCs/>
          <w:szCs w:val="24"/>
        </w:rPr>
        <w:t xml:space="preserve">Corresponding HL7 v3 Application Roles: </w:t>
      </w:r>
    </w:p>
    <w:p w14:paraId="414D09E0" w14:textId="561CC577" w:rsidR="007A1F44" w:rsidRPr="00977EA3" w:rsidRDefault="007A1F44" w:rsidP="00971004">
      <w:pPr>
        <w:pStyle w:val="Corpotesto"/>
        <w:ind w:left="720"/>
        <w:rPr>
          <w:bCs/>
          <w:szCs w:val="24"/>
        </w:rPr>
      </w:pPr>
      <w:r w:rsidRPr="00977EA3">
        <w:rPr>
          <w:bCs/>
          <w:szCs w:val="24"/>
        </w:rPr>
        <w:t xml:space="preserve">Person Registry Query Placer (PRPA_AR201303UV02) </w:t>
      </w:r>
    </w:p>
    <w:p w14:paraId="4380BB87" w14:textId="77777777" w:rsidR="007A1F44" w:rsidRPr="00977EA3" w:rsidRDefault="007A1F44" w:rsidP="00971004">
      <w:pPr>
        <w:pStyle w:val="Corpotesto"/>
      </w:pPr>
      <w:r w:rsidRPr="00977EA3">
        <w:rPr>
          <w:b/>
        </w:rPr>
        <w:t>Actor:</w:t>
      </w:r>
      <w:r w:rsidRPr="00977EA3">
        <w:t xml:space="preserve"> Patient Demographics Supplier</w:t>
      </w:r>
    </w:p>
    <w:p w14:paraId="3CA70C20" w14:textId="77777777" w:rsidR="007A1F44" w:rsidRPr="00977EA3" w:rsidRDefault="007A1F44" w:rsidP="00971004">
      <w:pPr>
        <w:pStyle w:val="Corpotesto"/>
      </w:pPr>
      <w:r w:rsidRPr="00977EA3">
        <w:rPr>
          <w:b/>
        </w:rPr>
        <w:t xml:space="preserve">Role: </w:t>
      </w:r>
      <w:r w:rsidRPr="00977EA3">
        <w:t>Returns demographic information for all patients matching the demographic criteria provided by the Patient Demographics Consumer.</w:t>
      </w:r>
    </w:p>
    <w:p w14:paraId="6F88F88C" w14:textId="77777777" w:rsidR="007A1F44" w:rsidRPr="00977EA3" w:rsidRDefault="007A1F44" w:rsidP="00971004">
      <w:pPr>
        <w:pStyle w:val="Corpotesto"/>
        <w:ind w:left="720"/>
        <w:rPr>
          <w:b/>
          <w:bCs/>
          <w:szCs w:val="24"/>
        </w:rPr>
      </w:pPr>
      <w:r w:rsidRPr="00977EA3">
        <w:rPr>
          <w:b/>
          <w:bCs/>
          <w:szCs w:val="24"/>
        </w:rPr>
        <w:t xml:space="preserve">Corresponding HL7 v3 Application Roles: </w:t>
      </w:r>
    </w:p>
    <w:p w14:paraId="74B3F34A" w14:textId="28D040AC" w:rsidR="007A1F44" w:rsidRPr="00977EA3" w:rsidRDefault="007A1F44" w:rsidP="00971004">
      <w:pPr>
        <w:pStyle w:val="Corpotesto"/>
        <w:ind w:left="720"/>
        <w:rPr>
          <w:bCs/>
          <w:szCs w:val="24"/>
        </w:rPr>
      </w:pPr>
      <w:r w:rsidRPr="00977EA3">
        <w:rPr>
          <w:bCs/>
          <w:szCs w:val="24"/>
        </w:rPr>
        <w:t xml:space="preserve">Person Registry Query Fulfiller (PRPA_AR201304UV02) </w:t>
      </w:r>
    </w:p>
    <w:p w14:paraId="36895565" w14:textId="77777777" w:rsidR="007A1F44" w:rsidRPr="00977EA3" w:rsidRDefault="007A1F44" w:rsidP="00971004">
      <w:pPr>
        <w:pStyle w:val="Titolo3"/>
        <w:numPr>
          <w:ilvl w:val="0"/>
          <w:numId w:val="0"/>
        </w:numPr>
        <w:tabs>
          <w:tab w:val="clear" w:pos="2160"/>
          <w:tab w:val="clear" w:pos="2880"/>
        </w:tabs>
        <w:rPr>
          <w:noProof w:val="0"/>
        </w:rPr>
      </w:pPr>
      <w:bookmarkStart w:id="2772" w:name="_Toc169692756"/>
      <w:bookmarkStart w:id="2773" w:name="_Toc269052466"/>
      <w:bookmarkStart w:id="2774" w:name="_Toc398544357"/>
      <w:bookmarkStart w:id="2775" w:name="_Toc398718001"/>
      <w:bookmarkStart w:id="2776" w:name="_Toc518634600"/>
      <w:r w:rsidRPr="00977EA3">
        <w:rPr>
          <w:noProof w:val="0"/>
        </w:rPr>
        <w:t>3.47.3 Referenced Standards</w:t>
      </w:r>
      <w:bookmarkEnd w:id="2772"/>
      <w:bookmarkEnd w:id="2773"/>
      <w:bookmarkEnd w:id="2774"/>
      <w:bookmarkEnd w:id="2775"/>
      <w:bookmarkEnd w:id="2776"/>
    </w:p>
    <w:p w14:paraId="4D9DD2BE" w14:textId="77777777" w:rsidR="007A1F44" w:rsidRPr="00977EA3" w:rsidRDefault="007A1F44" w:rsidP="00971004">
      <w:pPr>
        <w:autoSpaceDE w:val="0"/>
        <w:autoSpaceDN w:val="0"/>
        <w:adjustRightInd w:val="0"/>
      </w:pPr>
      <w:r w:rsidRPr="00977EA3">
        <w:rPr>
          <w:rStyle w:val="BodyTextCharChar1"/>
          <w:noProof w:val="0"/>
        </w:rPr>
        <w:t xml:space="preserve">HL7 Version 3 Edition 2008, Patient Administration DSTU, Patient Topic (found at </w:t>
      </w:r>
      <w:hyperlink r:id="rId159" w:anchor="V32008" w:history="1">
        <w:r w:rsidRPr="00977EA3">
          <w:rPr>
            <w:rStyle w:val="Collegamentoipertestuale"/>
          </w:rPr>
          <w:t>http://www.hl7.org/memonly/downloads/v3edition.cfm#V32008</w:t>
        </w:r>
      </w:hyperlink>
      <w:r w:rsidRPr="00977EA3">
        <w:t>)</w:t>
      </w:r>
    </w:p>
    <w:p w14:paraId="3C315466" w14:textId="10B19D9E" w:rsidR="007A1F44" w:rsidRPr="00977EA3" w:rsidRDefault="007A1F44" w:rsidP="003462A5">
      <w:pPr>
        <w:pStyle w:val="Corpotesto"/>
      </w:pPr>
      <w:r w:rsidRPr="00977EA3">
        <w:t>Implementers of this transaction shall comply with all requirements described in ITI TF-2x: Appendix V Web Services for IHE Transactions.</w:t>
      </w:r>
    </w:p>
    <w:p w14:paraId="4B7FB20F" w14:textId="77777777" w:rsidR="007A1F44" w:rsidRPr="00977EA3" w:rsidRDefault="007A1F44" w:rsidP="00971004">
      <w:pPr>
        <w:pStyle w:val="Titolo3"/>
        <w:numPr>
          <w:ilvl w:val="0"/>
          <w:numId w:val="0"/>
        </w:numPr>
        <w:tabs>
          <w:tab w:val="clear" w:pos="2160"/>
          <w:tab w:val="clear" w:pos="2880"/>
        </w:tabs>
        <w:rPr>
          <w:noProof w:val="0"/>
        </w:rPr>
      </w:pPr>
      <w:bookmarkStart w:id="2777" w:name="_Toc169692757"/>
      <w:bookmarkStart w:id="2778" w:name="_Toc269052467"/>
      <w:bookmarkStart w:id="2779" w:name="_Toc398544358"/>
      <w:bookmarkStart w:id="2780" w:name="_Toc398718002"/>
      <w:bookmarkStart w:id="2781" w:name="_Toc518634601"/>
      <w:r w:rsidRPr="00977EA3">
        <w:rPr>
          <w:noProof w:val="0"/>
        </w:rPr>
        <w:t>3.47.4 Interaction Diagrams</w:t>
      </w:r>
      <w:bookmarkEnd w:id="2777"/>
      <w:bookmarkEnd w:id="2778"/>
      <w:bookmarkEnd w:id="2779"/>
      <w:bookmarkEnd w:id="2780"/>
      <w:bookmarkEnd w:id="2781"/>
    </w:p>
    <w:p w14:paraId="7CDEBD97" w14:textId="68089F97" w:rsidR="007A1F44" w:rsidRPr="00977EA3" w:rsidRDefault="00195AA7" w:rsidP="00D372D5">
      <w:pPr>
        <w:pStyle w:val="Corpotesto"/>
        <w:jc w:val="center"/>
      </w:pPr>
      <w:r w:rsidRPr="00977EA3">
        <w:rPr>
          <w:b/>
          <w:bCs/>
          <w:i/>
          <w:iCs/>
          <w:noProof/>
        </w:rPr>
        <mc:AlternateContent>
          <mc:Choice Requires="wpg">
            <w:drawing>
              <wp:inline distT="0" distB="0" distL="0" distR="0" wp14:anchorId="27B42ADD" wp14:editId="4F2C0D57">
                <wp:extent cx="5943600" cy="3657600"/>
                <wp:effectExtent l="0" t="0" r="0" b="25400"/>
                <wp:docPr id="2" name="Canvas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57600"/>
                          <a:chOff x="0" y="0"/>
                          <a:chExt cx="59436" cy="36576"/>
                        </a:xfrm>
                      </wpg:grpSpPr>
                      <wps:wsp>
                        <wps:cNvPr id="3" name="AutoShape 59"/>
                        <wps:cNvSpPr>
                          <a:spLocks noChangeAspect="1" noChangeArrowheads="1"/>
                        </wps:cNvSpPr>
                        <wps:spPr bwMode="auto">
                          <a:xfrm>
                            <a:off x="0" y="0"/>
                            <a:ext cx="59436" cy="3657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54"/>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478FD64B" w14:textId="77777777" w:rsidR="002511D6" w:rsidRPr="00A9450B" w:rsidRDefault="002511D6" w:rsidP="00971004">
                              <w:pPr>
                                <w:jc w:val="center"/>
                                <w:rPr>
                                  <w:rFonts w:ascii="Arial" w:hAnsi="Arial" w:cs="Arial"/>
                                  <w:sz w:val="20"/>
                                </w:rPr>
                              </w:pPr>
                              <w:r>
                                <w:rPr>
                                  <w:rFonts w:ascii="Arial" w:hAnsi="Arial" w:cs="Arial"/>
                                  <w:sz w:val="20"/>
                                </w:rPr>
                                <w:t>Patient Demographics Consumer</w:t>
                              </w:r>
                            </w:p>
                          </w:txbxContent>
                        </wps:txbx>
                        <wps:bodyPr rot="0" vert="horz" wrap="square" lIns="91440" tIns="45720" rIns="91440" bIns="45720" anchor="t" anchorCtr="0" upright="1">
                          <a:noAutofit/>
                        </wps:bodyPr>
                      </wps:wsp>
                      <wps:wsp>
                        <wps:cNvPr id="5" name="Rectangle 55"/>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1412DD0B" w14:textId="77777777" w:rsidR="002511D6" w:rsidRPr="00A9450B" w:rsidRDefault="002511D6" w:rsidP="00971004">
                              <w:pPr>
                                <w:jc w:val="center"/>
                                <w:rPr>
                                  <w:rFonts w:ascii="Arial" w:hAnsi="Arial" w:cs="Arial"/>
                                  <w:sz w:val="20"/>
                                </w:rPr>
                              </w:pPr>
                              <w:r>
                                <w:rPr>
                                  <w:rFonts w:ascii="Arial" w:hAnsi="Arial" w:cs="Arial"/>
                                  <w:sz w:val="20"/>
                                </w:rPr>
                                <w:t>Patient Demographics Supplier</w:t>
                              </w:r>
                            </w:p>
                          </w:txbxContent>
                        </wps:txbx>
                        <wps:bodyPr rot="0" vert="horz" wrap="square" lIns="91440" tIns="45720" rIns="91440" bIns="45720" anchor="t" anchorCtr="0" upright="1">
                          <a:noAutofit/>
                        </wps:bodyPr>
                      </wps:wsp>
                      <wps:wsp>
                        <wps:cNvPr id="6" name="Line 56"/>
                        <wps:cNvCnPr/>
                        <wps:spPr bwMode="auto">
                          <a:xfrm>
                            <a:off x="6859" y="7999"/>
                            <a:ext cx="9" cy="28577"/>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 name="Line 57"/>
                        <wps:cNvCnPr/>
                        <wps:spPr bwMode="auto">
                          <a:xfrm>
                            <a:off x="49150" y="8007"/>
                            <a:ext cx="8" cy="28569"/>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 name="Rectangle 58"/>
                        <wps:cNvSpPr>
                          <a:spLocks noChangeArrowheads="1"/>
                        </wps:cNvSpPr>
                        <wps:spPr bwMode="auto">
                          <a:xfrm>
                            <a:off x="4800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59"/>
                        <wps:cNvSpPr txBox="1">
                          <a:spLocks noChangeArrowheads="1"/>
                        </wps:cNvSpPr>
                        <wps:spPr bwMode="auto">
                          <a:xfrm>
                            <a:off x="12572" y="9148"/>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DFC97E" w14:textId="77777777" w:rsidR="002511D6" w:rsidRDefault="002511D6" w:rsidP="00971004">
                              <w:pPr>
                                <w:jc w:val="center"/>
                              </w:pPr>
                              <w:r>
                                <w:t>Patient Registry Find Candidates Query</w:t>
                              </w:r>
                            </w:p>
                          </w:txbxContent>
                        </wps:txbx>
                        <wps:bodyPr rot="0" vert="horz" wrap="square" lIns="91440" tIns="45720" rIns="91440" bIns="45720" anchor="t" anchorCtr="0" upright="1">
                          <a:noAutofit/>
                        </wps:bodyPr>
                      </wps:wsp>
                      <wps:wsp>
                        <wps:cNvPr id="11" name="Text Box 60"/>
                        <wps:cNvSpPr txBox="1">
                          <a:spLocks noChangeArrowheads="1"/>
                        </wps:cNvSpPr>
                        <wps:spPr bwMode="auto">
                          <a:xfrm>
                            <a:off x="10285" y="14858"/>
                            <a:ext cx="33152"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F1F675" w14:textId="77777777" w:rsidR="002511D6" w:rsidRDefault="002511D6" w:rsidP="00971004">
                              <w:pPr>
                                <w:jc w:val="center"/>
                              </w:pPr>
                              <w:r>
                                <w:t>Patient Registry Find Candidates Query Response</w:t>
                              </w:r>
                            </w:p>
                          </w:txbxContent>
                        </wps:txbx>
                        <wps:bodyPr rot="0" vert="horz" wrap="square" lIns="91440" tIns="45720" rIns="91440" bIns="45720" anchor="t" anchorCtr="0" upright="1">
                          <a:noAutofit/>
                        </wps:bodyPr>
                      </wps:wsp>
                      <wps:wsp>
                        <wps:cNvPr id="12" name="Text Box 61"/>
                        <wps:cNvSpPr txBox="1">
                          <a:spLocks noChangeArrowheads="1"/>
                        </wps:cNvSpPr>
                        <wps:spPr bwMode="auto">
                          <a:xfrm>
                            <a:off x="12572" y="12577"/>
                            <a:ext cx="29718"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C79809" w14:textId="77777777" w:rsidR="002511D6" w:rsidRPr="00F908E2" w:rsidRDefault="002511D6" w:rsidP="00971004">
                              <w:pPr>
                                <w:spacing w:before="0"/>
                                <w:jc w:val="center"/>
                              </w:pPr>
                              <w:r>
                                <w:t>PRPA_IN201305UV02</w:t>
                              </w:r>
                            </w:p>
                          </w:txbxContent>
                        </wps:txbx>
                        <wps:bodyPr rot="0" vert="horz" wrap="square" lIns="91440" tIns="45720" rIns="91440" bIns="45720" anchor="t" anchorCtr="0" upright="1">
                          <a:noAutofit/>
                        </wps:bodyPr>
                      </wps:wsp>
                      <wps:wsp>
                        <wps:cNvPr id="14" name="Line 62"/>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 name="Text Box 63"/>
                        <wps:cNvSpPr txBox="1">
                          <a:spLocks noChangeArrowheads="1"/>
                        </wps:cNvSpPr>
                        <wps:spPr bwMode="auto">
                          <a:xfrm>
                            <a:off x="12572" y="18288"/>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1F6EE2B" w14:textId="77777777" w:rsidR="002511D6" w:rsidRPr="00F908E2" w:rsidRDefault="002511D6" w:rsidP="00971004">
                              <w:pPr>
                                <w:spacing w:before="0"/>
                                <w:jc w:val="center"/>
                              </w:pPr>
                              <w:r>
                                <w:t>PRPA_IN201306UV02</w:t>
                              </w:r>
                            </w:p>
                          </w:txbxContent>
                        </wps:txbx>
                        <wps:bodyPr rot="0" vert="horz" wrap="square" lIns="91440" tIns="45720" rIns="91440" bIns="45720" anchor="t" anchorCtr="0" upright="1">
                          <a:noAutofit/>
                        </wps:bodyPr>
                      </wps:wsp>
                      <wps:wsp>
                        <wps:cNvPr id="16" name="Line 64"/>
                        <wps:cNvCnPr/>
                        <wps:spPr bwMode="auto">
                          <a:xfrm>
                            <a:off x="7999" y="18288"/>
                            <a:ext cx="40012" cy="16"/>
                          </a:xfrm>
                          <a:prstGeom prst="line">
                            <a:avLst/>
                          </a:prstGeom>
                          <a:noFill/>
                          <a:ln w="1270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7" name="Rectangle 65"/>
                        <wps:cNvSpPr>
                          <a:spLocks noChangeArrowheads="1"/>
                        </wps:cNvSpPr>
                        <wps:spPr bwMode="auto">
                          <a:xfrm>
                            <a:off x="571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66"/>
                        <wps:cNvSpPr txBox="1">
                          <a:spLocks noChangeArrowheads="1"/>
                        </wps:cNvSpPr>
                        <wps:spPr bwMode="auto">
                          <a:xfrm>
                            <a:off x="12572" y="22857"/>
                            <a:ext cx="29718"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8B43F39" w14:textId="77777777" w:rsidR="002511D6" w:rsidRDefault="002511D6" w:rsidP="00971004">
                              <w:pPr>
                                <w:jc w:val="center"/>
                              </w:pPr>
                              <w:r>
                                <w:t>General Query Activate Query Continue</w:t>
                              </w:r>
                            </w:p>
                          </w:txbxContent>
                        </wps:txbx>
                        <wps:bodyPr rot="0" vert="horz" wrap="square" lIns="91440" tIns="45720" rIns="91440" bIns="45720" anchor="t" anchorCtr="0" upright="1">
                          <a:noAutofit/>
                        </wps:bodyPr>
                      </wps:wsp>
                      <wps:wsp>
                        <wps:cNvPr id="19" name="Text Box 67"/>
                        <wps:cNvSpPr txBox="1">
                          <a:spLocks noChangeArrowheads="1"/>
                        </wps:cNvSpPr>
                        <wps:spPr bwMode="auto">
                          <a:xfrm>
                            <a:off x="10285" y="28568"/>
                            <a:ext cx="33152" cy="341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43E2046" w14:textId="77777777" w:rsidR="002511D6" w:rsidRDefault="002511D6" w:rsidP="00971004">
                              <w:pPr>
                                <w:jc w:val="center"/>
                              </w:pPr>
                              <w:r>
                                <w:t>Patient Registry Find Candidates Query Response</w:t>
                              </w:r>
                            </w:p>
                          </w:txbxContent>
                        </wps:txbx>
                        <wps:bodyPr rot="0" vert="horz" wrap="square" lIns="91440" tIns="45720" rIns="91440" bIns="45720" anchor="t" anchorCtr="0" upright="1">
                          <a:noAutofit/>
                        </wps:bodyPr>
                      </wps:wsp>
                      <wps:wsp>
                        <wps:cNvPr id="20" name="Text Box 68"/>
                        <wps:cNvSpPr txBox="1">
                          <a:spLocks noChangeArrowheads="1"/>
                        </wps:cNvSpPr>
                        <wps:spPr bwMode="auto">
                          <a:xfrm>
                            <a:off x="12572" y="26287"/>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235178" w14:textId="77777777" w:rsidR="002511D6" w:rsidRPr="00F908E2" w:rsidRDefault="002511D6" w:rsidP="00971004">
                              <w:pPr>
                                <w:spacing w:before="0"/>
                                <w:jc w:val="center"/>
                              </w:pPr>
                              <w:r>
                                <w:t>QUQI_IN000003UV01</w:t>
                              </w:r>
                            </w:p>
                          </w:txbxContent>
                        </wps:txbx>
                        <wps:bodyPr rot="0" vert="horz" wrap="square" lIns="91440" tIns="45720" rIns="91440" bIns="45720" anchor="t" anchorCtr="0" upright="1">
                          <a:noAutofit/>
                        </wps:bodyPr>
                      </wps:wsp>
                      <wps:wsp>
                        <wps:cNvPr id="21" name="Line 69"/>
                        <wps:cNvCnPr/>
                        <wps:spPr bwMode="auto">
                          <a:xfrm>
                            <a:off x="7999" y="26287"/>
                            <a:ext cx="40003" cy="25"/>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2" name="Text Box 70"/>
                        <wps:cNvSpPr txBox="1">
                          <a:spLocks noChangeArrowheads="1"/>
                        </wps:cNvSpPr>
                        <wps:spPr bwMode="auto">
                          <a:xfrm>
                            <a:off x="12572" y="31981"/>
                            <a:ext cx="29718" cy="343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B1EAE17" w14:textId="77777777" w:rsidR="002511D6" w:rsidRPr="00F908E2" w:rsidRDefault="002511D6" w:rsidP="00971004">
                              <w:pPr>
                                <w:spacing w:before="0"/>
                                <w:jc w:val="center"/>
                              </w:pPr>
                              <w:r>
                                <w:t>PRPA_IN201306UV02</w:t>
                              </w:r>
                            </w:p>
                          </w:txbxContent>
                        </wps:txbx>
                        <wps:bodyPr rot="0" vert="horz" wrap="square" lIns="91440" tIns="45720" rIns="91440" bIns="45720" anchor="t" anchorCtr="0" upright="1">
                          <a:noAutofit/>
                        </wps:bodyPr>
                      </wps:wsp>
                      <wps:wsp>
                        <wps:cNvPr id="23" name="Line 71"/>
                        <wps:cNvCnPr/>
                        <wps:spPr bwMode="auto">
                          <a:xfrm>
                            <a:off x="7999" y="31981"/>
                            <a:ext cx="40012" cy="25"/>
                          </a:xfrm>
                          <a:prstGeom prst="line">
                            <a:avLst/>
                          </a:prstGeom>
                          <a:noFill/>
                          <a:ln w="1270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27B42ADD" id="Canvas 52" o:spid="_x0000_s1072" style="width:468pt;height:4in;mso-position-horizontal-relative:char;mso-position-vertical-relative:line" coordsize="59436,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">
                <v:rect id="AutoShape 59" o:spid="_x0000_s1073" style="position:absolute;width:59436;height:3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rect id="Rectangle 54" o:spid="_x0000_s1074" style="position:absolute;top:1140;width:13711;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478FD64B" w14:textId="77777777" w:rsidR="002511D6" w:rsidRPr="00A9450B" w:rsidRDefault="002511D6" w:rsidP="00971004">
                        <w:pPr>
                          <w:jc w:val="center"/>
                          <w:rPr>
                            <w:rFonts w:ascii="Arial" w:hAnsi="Arial" w:cs="Arial"/>
                            <w:sz w:val="20"/>
                          </w:rPr>
                        </w:pPr>
                        <w:r>
                          <w:rPr>
                            <w:rFonts w:ascii="Arial" w:hAnsi="Arial" w:cs="Arial"/>
                            <w:sz w:val="20"/>
                          </w:rPr>
                          <w:t>Patient Demographics Consumer</w:t>
                        </w:r>
                      </w:p>
                    </w:txbxContent>
                  </v:textbox>
                </v:rect>
                <v:rect id="Rectangle 55" o:spid="_x0000_s1075" style="position:absolute;left:42290;top:1140;width:13720;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1412DD0B" w14:textId="77777777" w:rsidR="002511D6" w:rsidRPr="00A9450B" w:rsidRDefault="002511D6" w:rsidP="00971004">
                        <w:pPr>
                          <w:jc w:val="center"/>
                          <w:rPr>
                            <w:rFonts w:ascii="Arial" w:hAnsi="Arial" w:cs="Arial"/>
                            <w:sz w:val="20"/>
                          </w:rPr>
                        </w:pPr>
                        <w:r>
                          <w:rPr>
                            <w:rFonts w:ascii="Arial" w:hAnsi="Arial" w:cs="Arial"/>
                            <w:sz w:val="20"/>
                          </w:rPr>
                          <w:t>Patient Demographics Supplier</w:t>
                        </w:r>
                      </w:p>
                    </w:txbxContent>
                  </v:textbox>
                </v:rect>
                <v:line id="Line 56" o:spid="_x0000_s1076" style="position:absolute;visibility:visible;mso-wrap-style:square" from="6859,7999" to="686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" strokeweight="3pt">
                  <v:stroke dashstyle="dash"/>
                </v:line>
                <v:line id="Line 57" o:spid="_x0000_s1077" style="position:absolute;visibility:visible;mso-wrap-style:square" from="49150,8007" to="4915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" strokeweight="3pt">
                  <v:stroke dashstyle="dash"/>
                </v:line>
                <v:rect id="Rectangle 58" o:spid="_x0000_s1078" style="position:absolute;left:48002;top:10288;width:2287;height:2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shape id="Text Box 59" o:spid="_x0000_s1079" type="#_x0000_t202" style="position:absolute;left:12572;top:914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23DFC97E" w14:textId="77777777" w:rsidR="002511D6" w:rsidRDefault="002511D6" w:rsidP="00971004">
                        <w:pPr>
                          <w:jc w:val="center"/>
                        </w:pPr>
                        <w:r>
                          <w:t>Patient Registry Find Candidates Query</w:t>
                        </w:r>
                      </w:p>
                    </w:txbxContent>
                  </v:textbox>
                </v:shape>
                <v:shape id="Text Box 60" o:spid="_x0000_s1080" type="#_x0000_t202" style="position:absolute;left:10285;top:14858;width:3315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01F1F675" w14:textId="77777777" w:rsidR="002511D6" w:rsidRDefault="002511D6" w:rsidP="00971004">
                        <w:pPr>
                          <w:jc w:val="center"/>
                        </w:pPr>
                        <w:r>
                          <w:t>Patient Registry Find Candidates Query Response</w:t>
                        </w:r>
                      </w:p>
                    </w:txbxContent>
                  </v:textbox>
                </v:shape>
                <v:shape id="Text Box 61" o:spid="_x0000_s1081" type="#_x0000_t202" style="position:absolute;left:12572;top:1257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23C79809" w14:textId="77777777" w:rsidR="002511D6" w:rsidRPr="00F908E2" w:rsidRDefault="002511D6" w:rsidP="00971004">
                        <w:pPr>
                          <w:spacing w:before="0"/>
                          <w:jc w:val="center"/>
                        </w:pPr>
                        <w:r>
                          <w:t>PRPA_IN201305UV02</w:t>
                        </w:r>
                      </w:p>
                    </w:txbxContent>
                  </v:textbox>
                </v:shape>
                <v:line id="Line 62" o:spid="_x0000_s1082" style="position:absolute;visibility:visible;mso-wrap-style:square" from="7999,12577" to="48002,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" strokeweight="1pt">
                  <v:stroke endarrow="block"/>
                </v:line>
                <v:shape id="Text Box 63" o:spid="_x0000_s1083" type="#_x0000_t202" style="position:absolute;left:12572;top:1828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61F6EE2B" w14:textId="77777777" w:rsidR="002511D6" w:rsidRPr="00F908E2" w:rsidRDefault="002511D6" w:rsidP="00971004">
                        <w:pPr>
                          <w:spacing w:before="0"/>
                          <w:jc w:val="center"/>
                        </w:pPr>
                        <w:r>
                          <w:t>PRPA_IN201306UV02</w:t>
                        </w:r>
                      </w:p>
                    </w:txbxContent>
                  </v:textbox>
                </v:shape>
                <v:line id="Line 64" o:spid="_x0000_s1084" style="position:absolute;visibility:visible;mso-wrap-style:square" from="7999,18288" to="48011,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" strokeweight="1pt">
                  <v:stroke startarrow="block"/>
                </v:line>
                <v:rect id="Rectangle 65" o:spid="_x0000_s1085" style="position:absolute;left:5712;top:10288;width:2287;height:2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66" o:spid="_x0000_s1086" type="#_x0000_t202" style="position:absolute;left:12572;top:2285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18B43F39" w14:textId="77777777" w:rsidR="002511D6" w:rsidRDefault="002511D6" w:rsidP="00971004">
                        <w:pPr>
                          <w:jc w:val="center"/>
                        </w:pPr>
                        <w:r>
                          <w:t>General Query Activate Query Continue</w:t>
                        </w:r>
                      </w:p>
                    </w:txbxContent>
                  </v:textbox>
                </v:shape>
                <v:shape id="Text Box 67" o:spid="_x0000_s1087" type="#_x0000_t202" style="position:absolute;left:10285;top:28568;width:33152;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143E2046" w14:textId="77777777" w:rsidR="002511D6" w:rsidRDefault="002511D6" w:rsidP="00971004">
                        <w:pPr>
                          <w:jc w:val="center"/>
                        </w:pPr>
                        <w:r>
                          <w:t>Patient Registry Find Candidates Query Response</w:t>
                        </w:r>
                      </w:p>
                    </w:txbxContent>
                  </v:textbox>
                </v:shape>
                <v:shape id="Text Box 68" o:spid="_x0000_s1088" type="#_x0000_t202" style="position:absolute;left:12572;top:26287;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5235178" w14:textId="77777777" w:rsidR="002511D6" w:rsidRPr="00F908E2" w:rsidRDefault="002511D6" w:rsidP="00971004">
                        <w:pPr>
                          <w:spacing w:before="0"/>
                          <w:jc w:val="center"/>
                        </w:pPr>
                        <w:r>
                          <w:t>QUQI_IN000003UV01</w:t>
                        </w:r>
                      </w:p>
                    </w:txbxContent>
                  </v:textbox>
                </v:shape>
                <v:line id="Line 69" o:spid="_x0000_s1089" style="position:absolute;visibility:visible;mso-wrap-style:square" from="7999,26287" to="48002,2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" strokeweight="1pt">
                  <v:stroke endarrow="block"/>
                </v:line>
                <v:shape id="Text Box 70" o:spid="_x0000_s1090" type="#_x0000_t202" style="position:absolute;left:12572;top:31981;width:29718;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0B1EAE17" w14:textId="77777777" w:rsidR="002511D6" w:rsidRPr="00F908E2" w:rsidRDefault="002511D6" w:rsidP="00971004">
                        <w:pPr>
                          <w:spacing w:before="0"/>
                          <w:jc w:val="center"/>
                        </w:pPr>
                        <w:r>
                          <w:t>PRPA_IN201306UV02</w:t>
                        </w:r>
                      </w:p>
                    </w:txbxContent>
                  </v:textbox>
                </v:shape>
                <v:line id="Line 71" o:spid="_x0000_s1091" style="position:absolute;visibility:visible;mso-wrap-style:square" from="7999,31981" to="48011,3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" strokeweight="1pt">
                  <v:stroke startarrow="block"/>
                </v:line>
                <w10:anchorlock/>
              </v:group>
            </w:pict>
          </mc:Fallback>
        </mc:AlternateContent>
      </w:r>
    </w:p>
    <w:p w14:paraId="081C4963" w14:textId="77777777" w:rsidR="007A1F44" w:rsidRPr="00977EA3" w:rsidRDefault="007A1F44" w:rsidP="00971004">
      <w:pPr>
        <w:pStyle w:val="FigureTitle"/>
        <w:rPr>
          <w:noProof w:val="0"/>
        </w:rPr>
      </w:pPr>
      <w:r w:rsidRPr="00977EA3">
        <w:rPr>
          <w:noProof w:val="0"/>
        </w:rPr>
        <w:t>Figure 3.46.4-1: Find Candidates Query</w:t>
      </w:r>
    </w:p>
    <w:p w14:paraId="4038146F" w14:textId="77777777" w:rsidR="007A1F44" w:rsidRPr="00977EA3" w:rsidRDefault="007A1F44" w:rsidP="00971004">
      <w:pPr>
        <w:pStyle w:val="Titolo4"/>
        <w:numPr>
          <w:ilvl w:val="0"/>
          <w:numId w:val="0"/>
        </w:numPr>
        <w:tabs>
          <w:tab w:val="clear" w:pos="2160"/>
          <w:tab w:val="clear" w:pos="2880"/>
          <w:tab w:val="clear" w:pos="3600"/>
        </w:tabs>
        <w:rPr>
          <w:noProof w:val="0"/>
        </w:rPr>
      </w:pPr>
      <w:bookmarkStart w:id="2782" w:name="_Toc169692758"/>
      <w:bookmarkStart w:id="2783" w:name="_Toc398544359"/>
      <w:r w:rsidRPr="00977EA3">
        <w:rPr>
          <w:noProof w:val="0"/>
        </w:rPr>
        <w:lastRenderedPageBreak/>
        <w:t>3.47.4.1 Patient Demographics Query</w:t>
      </w:r>
      <w:bookmarkEnd w:id="2782"/>
      <w:bookmarkEnd w:id="2783"/>
    </w:p>
    <w:p w14:paraId="4274CC60"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784" w:name="_Toc169692759"/>
      <w:r w:rsidRPr="00977EA3">
        <w:rPr>
          <w:noProof w:val="0"/>
        </w:rPr>
        <w:t>3.47.4.1.1 Trigger Events</w:t>
      </w:r>
      <w:bookmarkEnd w:id="2784"/>
    </w:p>
    <w:p w14:paraId="15D167DA" w14:textId="77777777" w:rsidR="007A1F44" w:rsidRPr="00977EA3" w:rsidRDefault="007A1F44" w:rsidP="00971004">
      <w:pPr>
        <w:pStyle w:val="Corpotesto"/>
      </w:pPr>
      <w:r w:rsidRPr="00977EA3">
        <w:t>A Patient Demographics Consumer’s need to select a patient based on demographic information about patients whose information matches a set of known data will trigger the Patient Demographics Query based on the following HL7 trigger event:</w:t>
      </w:r>
    </w:p>
    <w:p w14:paraId="1D89DC08" w14:textId="77777777" w:rsidR="007A1F44" w:rsidRPr="00977EA3" w:rsidRDefault="007A1F44" w:rsidP="00971004">
      <w:pPr>
        <w:pStyle w:val="Corpotesto"/>
        <w:rPr>
          <w:b/>
        </w:rPr>
      </w:pPr>
      <w:r w:rsidRPr="00977EA3">
        <w:rPr>
          <w:b/>
        </w:rPr>
        <w:t xml:space="preserve">Find Candidates Query (PRPA_TE201305UV02) </w:t>
      </w:r>
    </w:p>
    <w:p w14:paraId="4CCADD79" w14:textId="77777777" w:rsidR="007A1F44" w:rsidRPr="00977EA3" w:rsidRDefault="007A1F44" w:rsidP="00971004">
      <w:pPr>
        <w:pStyle w:val="Corpotesto"/>
      </w:pPr>
      <w:r w:rsidRPr="00977EA3">
        <w:t xml:space="preserve">An application, in the role of Query Placer, sends a query-by-parameter message to request that the application return </w:t>
      </w:r>
      <w:r w:rsidRPr="00977EA3">
        <w:rPr>
          <w:rStyle w:val="Enfasicorsivo"/>
          <w:iCs/>
          <w:color w:val="000000"/>
        </w:rPr>
        <w:t>all</w:t>
      </w:r>
      <w:r w:rsidRPr="00977EA3">
        <w:t xml:space="preserve"> person records that match the demographic information sent in the query parameters.</w:t>
      </w:r>
    </w:p>
    <w:p w14:paraId="1D9F3823"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785" w:name="_Toc169692760"/>
      <w:r w:rsidRPr="00977EA3">
        <w:rPr>
          <w:noProof w:val="0"/>
        </w:rPr>
        <w:t>3.47.4.1.2 Message Semantics</w:t>
      </w:r>
      <w:bookmarkEnd w:id="2785"/>
    </w:p>
    <w:p w14:paraId="00394DA4" w14:textId="77777777" w:rsidR="007A1F44" w:rsidRPr="00977EA3" w:rsidRDefault="007A1F44" w:rsidP="00971004">
      <w:pPr>
        <w:pStyle w:val="Corpotesto"/>
      </w:pPr>
      <w:r w:rsidRPr="00977EA3">
        <w:t>The Find Candidates Query is supported by the Patient Registry Query by Demographics (PRPA_MT201306UV02) message. The Patient Demographics Consumer shall generate the query message whenever it needs to select from a list of patients whose information matches a set of demographic data.</w:t>
      </w:r>
    </w:p>
    <w:p w14:paraId="31644586" w14:textId="77777777" w:rsidR="007A1F44" w:rsidRPr="00977EA3" w:rsidRDefault="007A1F44" w:rsidP="00971004">
      <w:pPr>
        <w:pStyle w:val="Corpotesto"/>
      </w:pPr>
      <w:r w:rsidRPr="00977EA3">
        <w:t xml:space="preserve">The components of the Patient Registry Query by Demographics message with cardinality greater than 0 (as shown below) are required, and the detailed description of the message is provided in </w:t>
      </w:r>
      <w:r w:rsidR="00292B01" w:rsidRPr="00977EA3">
        <w:t>Sections</w:t>
      </w:r>
      <w:r w:rsidRPr="00977EA3">
        <w:t xml:space="preserve"> 3.47.4.1.2.1 to 3.47.4.1.2.4. Additional components to be included if the Pediatric Demographics Option is supported are also indicated in </w:t>
      </w:r>
      <w:r w:rsidR="00292B01" w:rsidRPr="00977EA3">
        <w:t>Section</w:t>
      </w:r>
      <w:r w:rsidRPr="00977EA3">
        <w:t xml:space="preserve"> 3.47.4.1.2.1 to 3.47.4.1.2.4.</w:t>
      </w:r>
    </w:p>
    <w:p w14:paraId="6ECC0151" w14:textId="77777777" w:rsidR="007A1F44" w:rsidRPr="00977EA3" w:rsidRDefault="007A1F44" w:rsidP="00971004">
      <w:pPr>
        <w:pStyle w:val="Corpotesto"/>
      </w:pPr>
      <w:r w:rsidRPr="00977EA3">
        <w:t>The receiver shall respond to the query by sending the Patient Registry Find Candidates Response message (PRPA_MT201310UV02), which uses the Application Level Acknowledgement transmission wrapper. This satisfies the requirements of original mode acknowledgment; no intermediate Accept Acknowledgement is to be sent. The response message shall contain demographic records that reflect the best fit to all of the search criteria received in the Patient Registry Query by Demographics message.</w:t>
      </w:r>
    </w:p>
    <w:p w14:paraId="235B6E46"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786" w:name="_Toc169692761"/>
      <w:r w:rsidRPr="00977EA3">
        <w:rPr>
          <w:noProof w:val="0"/>
        </w:rPr>
        <w:t xml:space="preserve">3.47.4.1.2.1 Major Components of the Patient Registry Query by Demographics </w:t>
      </w:r>
      <w:bookmarkEnd w:id="2786"/>
    </w:p>
    <w:p w14:paraId="05A23200" w14:textId="77777777" w:rsidR="007A1F44" w:rsidRPr="00977EA3" w:rsidRDefault="007A1F44" w:rsidP="00971004">
      <w:pPr>
        <w:pStyle w:val="Corpotesto"/>
      </w:pPr>
      <w:proofErr w:type="spellStart"/>
      <w:r w:rsidRPr="00977EA3">
        <w:rPr>
          <w:rStyle w:val="Enfasigrassetto"/>
          <w:bCs/>
        </w:rPr>
        <w:t>LivingSubjectName</w:t>
      </w:r>
      <w:proofErr w:type="spellEnd"/>
      <w:r w:rsidRPr="00977EA3">
        <w:rPr>
          <w:rStyle w:val="Enfasigrassetto"/>
          <w:bCs/>
        </w:rPr>
        <w:t xml:space="preserve"> Parameter</w:t>
      </w:r>
    </w:p>
    <w:p w14:paraId="3A64D0D0" w14:textId="77777777" w:rsidR="007A1F44" w:rsidRPr="00977EA3" w:rsidRDefault="007A1F44" w:rsidP="00971004">
      <w:pPr>
        <w:pStyle w:val="Corpotesto"/>
      </w:pPr>
      <w:r w:rsidRPr="00977EA3">
        <w:t xml:space="preserve">This optional parameter specifies the name of the person whose information is being queried. For this parameter item, a single person name (PN) data item shall be specified in the </w:t>
      </w:r>
      <w:proofErr w:type="spellStart"/>
      <w:r w:rsidRPr="00977EA3">
        <w:t>LivingSubjectName.value</w:t>
      </w:r>
      <w:proofErr w:type="spellEnd"/>
      <w:r w:rsidRPr="00977EA3">
        <w:t xml:space="preserve"> attribute. Only certain name parts within the PN data type (e.g., family name) may be specified. If the sender needs to indicate that the name parts specified are not limited to an exact match, then the </w:t>
      </w:r>
      <w:r w:rsidRPr="00977EA3">
        <w:rPr>
          <w:i/>
        </w:rPr>
        <w:t>use</w:t>
      </w:r>
      <w:r w:rsidRPr="00977EA3">
        <w:t xml:space="preserve"> attribute of the </w:t>
      </w:r>
      <w:r w:rsidRPr="00977EA3">
        <w:rPr>
          <w:i/>
        </w:rPr>
        <w:t>value</w:t>
      </w:r>
      <w:r w:rsidRPr="00977EA3">
        <w:t xml:space="preserve"> element shall be set to "SRCH". 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however, the </w:t>
      </w:r>
      <w:proofErr w:type="spellStart"/>
      <w:r w:rsidRPr="00977EA3">
        <w:t>MatchAlgorithm</w:t>
      </w:r>
      <w:proofErr w:type="spellEnd"/>
      <w:r w:rsidRPr="00977EA3">
        <w:t xml:space="preserve"> parameter may be used to indicate more specific requirements for the Supplier, based on an existing agreement on allowable values for </w:t>
      </w:r>
      <w:proofErr w:type="spellStart"/>
      <w:r w:rsidRPr="00977EA3">
        <w:t>MatchAlgorithm.value</w:t>
      </w:r>
      <w:proofErr w:type="spellEnd"/>
      <w:r w:rsidRPr="00977EA3">
        <w:t xml:space="preserve">. </w:t>
      </w:r>
    </w:p>
    <w:p w14:paraId="48AB98D9" w14:textId="77777777" w:rsidR="007A1F44" w:rsidRPr="00977EA3" w:rsidRDefault="007A1F44" w:rsidP="00971004">
      <w:pPr>
        <w:pStyle w:val="Corpotesto"/>
      </w:pPr>
      <w:proofErr w:type="spellStart"/>
      <w:r w:rsidRPr="00977EA3">
        <w:rPr>
          <w:rStyle w:val="Enfasigrassetto"/>
          <w:bCs/>
        </w:rPr>
        <w:lastRenderedPageBreak/>
        <w:t>LivingSubjectAdministrativeGender</w:t>
      </w:r>
      <w:proofErr w:type="spellEnd"/>
      <w:r w:rsidRPr="00977EA3">
        <w:rPr>
          <w:rStyle w:val="Enfasigrassetto"/>
          <w:bCs/>
        </w:rPr>
        <w:t xml:space="preserve"> Parameter</w:t>
      </w:r>
    </w:p>
    <w:p w14:paraId="7A139C23" w14:textId="77777777" w:rsidR="007A1F44" w:rsidRPr="00977EA3" w:rsidRDefault="007A1F44" w:rsidP="00971004">
      <w:pPr>
        <w:pStyle w:val="Corpotesto"/>
      </w:pPr>
      <w:r w:rsidRPr="00977EA3">
        <w:t xml:space="preserve">This optional parameter specifies the administrative gender of the person whose information is being queried. For this parameter item, a single administrative gender code shall be specified in the </w:t>
      </w:r>
      <w:proofErr w:type="spellStart"/>
      <w:r w:rsidRPr="00977EA3">
        <w:t>LivingSubjectAdministrativeGender.value</w:t>
      </w:r>
      <w:proofErr w:type="spellEnd"/>
      <w:r w:rsidRPr="00977EA3">
        <w:t xml:space="preserve"> attribute. </w:t>
      </w:r>
    </w:p>
    <w:p w14:paraId="5D59ECB7" w14:textId="77777777" w:rsidR="007A1F44" w:rsidRPr="00977EA3" w:rsidRDefault="007A1F44" w:rsidP="00971004">
      <w:pPr>
        <w:pStyle w:val="Corpotesto"/>
      </w:pPr>
      <w:proofErr w:type="spellStart"/>
      <w:r w:rsidRPr="00977EA3">
        <w:rPr>
          <w:rStyle w:val="Enfasigrassetto"/>
          <w:bCs/>
        </w:rPr>
        <w:t>LivingSubjectBirthTime</w:t>
      </w:r>
      <w:proofErr w:type="spellEnd"/>
      <w:r w:rsidRPr="00977EA3">
        <w:rPr>
          <w:rStyle w:val="Enfasigrassetto"/>
          <w:bCs/>
        </w:rPr>
        <w:t xml:space="preserve"> Parameter</w:t>
      </w:r>
    </w:p>
    <w:p w14:paraId="5DDB0803" w14:textId="77777777" w:rsidR="007A1F44" w:rsidRPr="00977EA3" w:rsidRDefault="007A1F44" w:rsidP="00971004">
      <w:pPr>
        <w:pStyle w:val="Corpotesto"/>
      </w:pPr>
      <w:r w:rsidRPr="00977EA3">
        <w:t>This optional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36CF4BA2" w14:textId="77777777" w:rsidR="007A1F44" w:rsidRPr="00977EA3" w:rsidRDefault="007A1F44" w:rsidP="00971004">
      <w:pPr>
        <w:pStyle w:val="Corpotesto"/>
      </w:pPr>
      <w:proofErr w:type="spellStart"/>
      <w:r w:rsidRPr="00977EA3">
        <w:rPr>
          <w:rStyle w:val="Enfasigrassetto"/>
          <w:bCs/>
        </w:rPr>
        <w:t>PatientAddress</w:t>
      </w:r>
      <w:proofErr w:type="spellEnd"/>
      <w:r w:rsidRPr="00977EA3">
        <w:rPr>
          <w:rStyle w:val="Enfasigrassetto"/>
          <w:bCs/>
        </w:rPr>
        <w:t xml:space="preserve"> Parameter</w:t>
      </w:r>
    </w:p>
    <w:p w14:paraId="499558F2" w14:textId="77777777" w:rsidR="007A1F44" w:rsidRPr="00977EA3" w:rsidRDefault="007A1F44" w:rsidP="00971004">
      <w:pPr>
        <w:pStyle w:val="Corpotesto"/>
      </w:pPr>
      <w:r w:rsidRPr="00977EA3">
        <w:t>This optional parameter specifies one or more addresses associated with the person whose information is being queried.</w:t>
      </w:r>
    </w:p>
    <w:p w14:paraId="0182269E" w14:textId="77777777" w:rsidR="007A1F44" w:rsidRPr="00977EA3" w:rsidRDefault="007A1F44" w:rsidP="00040336">
      <w:pPr>
        <w:pStyle w:val="Corpotesto"/>
        <w:keepNext/>
      </w:pPr>
      <w:proofErr w:type="spellStart"/>
      <w:r w:rsidRPr="00977EA3">
        <w:rPr>
          <w:rStyle w:val="Enfasigrassetto"/>
          <w:bCs/>
        </w:rPr>
        <w:t>LivingSubjectId</w:t>
      </w:r>
      <w:proofErr w:type="spellEnd"/>
      <w:r w:rsidRPr="00977EA3">
        <w:rPr>
          <w:rStyle w:val="Enfasigrassetto"/>
          <w:bCs/>
        </w:rPr>
        <w:t xml:space="preserve"> Parameter</w:t>
      </w:r>
    </w:p>
    <w:p w14:paraId="791021AF" w14:textId="265B179C" w:rsidR="007A1F44" w:rsidRPr="00977EA3" w:rsidRDefault="007A1F44" w:rsidP="00971004">
      <w:pPr>
        <w:pStyle w:val="Corpotesto"/>
      </w:pPr>
      <w:r w:rsidRPr="00977EA3">
        <w:t xml:space="preserve">This optional repeating parameter specifies an identifier associated with the patient whose information is being queried (e.g., a local identifier, or an account identifier). If multiple instances of this parameter are provided in the query, all of the associated identifiers must match. The identifier specified in the </w:t>
      </w:r>
      <w:proofErr w:type="spellStart"/>
      <w:r w:rsidRPr="00977EA3">
        <w:t>LivingSubjectId.value</w:t>
      </w:r>
      <w:proofErr w:type="spellEnd"/>
      <w:r w:rsidRPr="00977EA3">
        <w:t xml:space="preserve"> attribute is expressed using the II data type. Please see </w:t>
      </w:r>
      <w:r w:rsidR="00C06CE3" w:rsidRPr="00977EA3">
        <w:t xml:space="preserve">ITI TF-2x: </w:t>
      </w:r>
      <w:r w:rsidRPr="00977EA3">
        <w:t>Appendix E for the use of the II data type for patient identifiers.</w:t>
      </w:r>
    </w:p>
    <w:p w14:paraId="7AE92FCE" w14:textId="77777777" w:rsidR="007A1F44" w:rsidRPr="00977EA3" w:rsidRDefault="007A1F44" w:rsidP="00971004">
      <w:pPr>
        <w:pStyle w:val="Corpotesto"/>
      </w:pPr>
      <w:proofErr w:type="spellStart"/>
      <w:r w:rsidRPr="00977EA3">
        <w:rPr>
          <w:rStyle w:val="Enfasigrassetto"/>
          <w:bCs/>
        </w:rPr>
        <w:t>OtherIDsScopingOrganization</w:t>
      </w:r>
      <w:proofErr w:type="spellEnd"/>
      <w:r w:rsidRPr="00977EA3">
        <w:rPr>
          <w:rStyle w:val="Enfasigrassetto"/>
          <w:bCs/>
        </w:rPr>
        <w:t xml:space="preserve"> Parameter</w:t>
      </w:r>
    </w:p>
    <w:p w14:paraId="5EDBF988" w14:textId="77777777" w:rsidR="007A1F44" w:rsidRPr="00977EA3" w:rsidRDefault="007A1F44" w:rsidP="00971004">
      <w:pPr>
        <w:pStyle w:val="Corpotesto"/>
      </w:pPr>
      <w:r w:rsidRPr="00977EA3">
        <w:t xml:space="preserve">This optional repeating parameter specifies the assigning authority/authorities of the Patient Identity Domain(s) for which identifiers are to be returned. The identifier specified in the </w:t>
      </w:r>
      <w:proofErr w:type="spellStart"/>
      <w:r w:rsidRPr="00977EA3">
        <w:t>OtherIDsScopingOrganization.value</w:t>
      </w:r>
      <w:proofErr w:type="spellEnd"/>
      <w:r w:rsidRPr="00977EA3">
        <w:t xml:space="preserve"> attribute shall be expressed using the II data type, where the </w:t>
      </w:r>
      <w:r w:rsidRPr="00977EA3">
        <w:rPr>
          <w:i/>
        </w:rPr>
        <w:t>root</w:t>
      </w:r>
      <w:r w:rsidRPr="00977EA3">
        <w:t xml:space="preserve"> element contains a valid ISO OID, and there is no </w:t>
      </w:r>
      <w:r w:rsidRPr="00977EA3">
        <w:rPr>
          <w:i/>
        </w:rPr>
        <w:t>extension</w:t>
      </w:r>
      <w:r w:rsidRPr="00977EA3">
        <w:t xml:space="preserve"> element. If no such parameter is supplied, the patient demographics supplier is required to return the identifiers from all Patient Identity Domains known to it. Any parameter value which is not recognized by the target patient information source shall cause an error condition.</w:t>
      </w:r>
    </w:p>
    <w:p w14:paraId="3800AE73" w14:textId="77777777" w:rsidR="007A1F44" w:rsidRPr="00977EA3" w:rsidRDefault="007A1F44" w:rsidP="00971004">
      <w:pPr>
        <w:pStyle w:val="Corpotesto"/>
      </w:pPr>
      <w:r w:rsidRPr="00977EA3">
        <w:t>Additional components to be included if the Pediatric Demographics Option is supported are also indicated below:</w:t>
      </w:r>
    </w:p>
    <w:p w14:paraId="0D3135AA" w14:textId="77777777" w:rsidR="007A1F44" w:rsidRPr="00977EA3" w:rsidRDefault="007A1F44" w:rsidP="00971004">
      <w:pPr>
        <w:pStyle w:val="Corpotesto"/>
        <w:rPr>
          <w:b/>
        </w:rPr>
      </w:pPr>
      <w:proofErr w:type="spellStart"/>
      <w:r w:rsidRPr="00977EA3">
        <w:rPr>
          <w:b/>
        </w:rPr>
        <w:t>MothersMaidenName</w:t>
      </w:r>
      <w:proofErr w:type="spellEnd"/>
      <w:r w:rsidRPr="00977EA3">
        <w:rPr>
          <w:b/>
        </w:rPr>
        <w:t xml:space="preserve"> Parameter</w:t>
      </w:r>
    </w:p>
    <w:p w14:paraId="33E483F7" w14:textId="77777777" w:rsidR="007A1F44" w:rsidRPr="00977EA3" w:rsidRDefault="007A1F44" w:rsidP="00971004">
      <w:pPr>
        <w:pStyle w:val="Corpotesto"/>
      </w:pPr>
      <w:r w:rsidRPr="00977EA3">
        <w:t xml:space="preserve">This optional parameter specifies the maiden name of the mother of the person whose information is being queried. For this parameter item, a single person name (PN) data item shall be specified in the </w:t>
      </w:r>
      <w:proofErr w:type="spellStart"/>
      <w:r w:rsidRPr="00977EA3">
        <w:t>Person.value</w:t>
      </w:r>
      <w:proofErr w:type="spellEnd"/>
      <w:r w:rsidRPr="00977EA3">
        <w:t xml:space="preserve"> attribute. Within the PN data type, the given name and family name may be specified. If the sender needs to indicate that the name parts specified are not limited to an exact match, then the use attribute of the value element shall be set to "SRCH". </w:t>
      </w:r>
    </w:p>
    <w:p w14:paraId="60A75FF6" w14:textId="77777777" w:rsidR="007A1F44" w:rsidRPr="00977EA3" w:rsidRDefault="007A1F44" w:rsidP="00971004">
      <w:pPr>
        <w:pStyle w:val="Corpotesto"/>
        <w:rPr>
          <w:b/>
        </w:rPr>
      </w:pPr>
      <w:proofErr w:type="spellStart"/>
      <w:r w:rsidRPr="00977EA3">
        <w:rPr>
          <w:b/>
        </w:rPr>
        <w:t>PatientTelecom</w:t>
      </w:r>
      <w:proofErr w:type="spellEnd"/>
      <w:r w:rsidRPr="00977EA3">
        <w:rPr>
          <w:b/>
        </w:rPr>
        <w:t xml:space="preserve"> Parameter</w:t>
      </w:r>
    </w:p>
    <w:p w14:paraId="10195A47" w14:textId="77777777" w:rsidR="007A1F44" w:rsidRPr="00977EA3" w:rsidRDefault="007A1F44" w:rsidP="00971004">
      <w:pPr>
        <w:pStyle w:val="Corpotesto"/>
      </w:pPr>
      <w:r w:rsidRPr="00977EA3">
        <w:t xml:space="preserve">This optional parameter specifies the primary telephone number or email address of the person whose information is being queried. </w:t>
      </w:r>
    </w:p>
    <w:p w14:paraId="37A91D93" w14:textId="77777777" w:rsidR="007A1F44" w:rsidRPr="00977EA3" w:rsidRDefault="007A1F44" w:rsidP="00635278">
      <w:pPr>
        <w:pStyle w:val="Corpotesto"/>
      </w:pPr>
      <w:r w:rsidRPr="00977EA3">
        <w:t>Additional components to be included if the Pediatric Demographics Option is supported are also indicated below:</w:t>
      </w:r>
    </w:p>
    <w:p w14:paraId="6DE06AB0" w14:textId="77777777" w:rsidR="007A1F44" w:rsidRPr="00977EA3" w:rsidRDefault="007A1F44" w:rsidP="00635278">
      <w:pPr>
        <w:pStyle w:val="Corpotesto"/>
      </w:pPr>
      <w:proofErr w:type="spellStart"/>
      <w:r w:rsidRPr="00977EA3">
        <w:rPr>
          <w:rStyle w:val="Enfasigrassetto"/>
          <w:bCs/>
        </w:rPr>
        <w:lastRenderedPageBreak/>
        <w:t>MothersMaidenName</w:t>
      </w:r>
      <w:proofErr w:type="spellEnd"/>
      <w:r w:rsidRPr="00977EA3">
        <w:rPr>
          <w:rStyle w:val="Enfasigrassetto"/>
          <w:bCs/>
        </w:rPr>
        <w:t xml:space="preserve"> Parameter</w:t>
      </w:r>
    </w:p>
    <w:p w14:paraId="5569DD6B" w14:textId="77777777" w:rsidR="007A1F44" w:rsidRPr="00977EA3" w:rsidRDefault="007A1F44" w:rsidP="00635278">
      <w:pPr>
        <w:pStyle w:val="Corpotesto"/>
      </w:pPr>
      <w:r w:rsidRPr="00977EA3">
        <w:t xml:space="preserve">This optional parameter specifies the maiden name of the mother of the person whose information is being queried. For this parameter item, a single person name (PN) data item shall be specified in the </w:t>
      </w:r>
      <w:proofErr w:type="spellStart"/>
      <w:r w:rsidRPr="00977EA3">
        <w:t>Person.value</w:t>
      </w:r>
      <w:proofErr w:type="spellEnd"/>
      <w:r w:rsidRPr="00977EA3">
        <w:t xml:space="preserve"> attribute. Within the PN data type, the given name and family name may be specified. If the sender needs to indicate that the name parts specified are not limited to an exact match, then the </w:t>
      </w:r>
      <w:r w:rsidRPr="00977EA3">
        <w:rPr>
          <w:i/>
        </w:rPr>
        <w:t>use</w:t>
      </w:r>
      <w:r w:rsidRPr="00977EA3">
        <w:t xml:space="preserve"> attribute of the </w:t>
      </w:r>
      <w:r w:rsidRPr="00977EA3">
        <w:rPr>
          <w:i/>
        </w:rPr>
        <w:t>value</w:t>
      </w:r>
      <w:r w:rsidRPr="00977EA3">
        <w:t xml:space="preserve"> element shall be set to "SRCH". </w:t>
      </w:r>
    </w:p>
    <w:p w14:paraId="596038E5" w14:textId="77777777" w:rsidR="007A1F44" w:rsidRPr="00977EA3" w:rsidRDefault="007A1F44" w:rsidP="00635278">
      <w:pPr>
        <w:pStyle w:val="Corpotesto"/>
      </w:pPr>
      <w:proofErr w:type="spellStart"/>
      <w:r w:rsidRPr="00977EA3">
        <w:rPr>
          <w:rStyle w:val="Enfasigrassetto"/>
          <w:bCs/>
        </w:rPr>
        <w:t>PatientTelecom</w:t>
      </w:r>
      <w:proofErr w:type="spellEnd"/>
      <w:r w:rsidRPr="00977EA3">
        <w:rPr>
          <w:rStyle w:val="Enfasigrassetto"/>
          <w:bCs/>
        </w:rPr>
        <w:t xml:space="preserve"> Parameter</w:t>
      </w:r>
    </w:p>
    <w:p w14:paraId="5B73A007" w14:textId="77777777" w:rsidR="007A1F44" w:rsidRPr="00977EA3" w:rsidRDefault="007A1F44" w:rsidP="00971004">
      <w:pPr>
        <w:pStyle w:val="Corpotesto"/>
      </w:pPr>
      <w:r w:rsidRPr="00977EA3">
        <w:t xml:space="preserve">This optional parameter specifies the primary telephone number or email address of the person whose information is being queried. </w:t>
      </w:r>
    </w:p>
    <w:p w14:paraId="7DCF0987"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787" w:name="_Toc169692762"/>
      <w:r w:rsidRPr="00977EA3">
        <w:rPr>
          <w:noProof w:val="0"/>
        </w:rPr>
        <w:t>3.47.4.1.2.2 Message Information Model of the Patient Registry Query by Demographics Message</w:t>
      </w:r>
      <w:bookmarkEnd w:id="2787"/>
    </w:p>
    <w:p w14:paraId="0AAD69D8" w14:textId="77777777" w:rsidR="007A1F44" w:rsidRPr="00977EA3" w:rsidRDefault="007A1F44" w:rsidP="00971004">
      <w:pPr>
        <w:pStyle w:val="Corpotesto"/>
        <w:rPr>
          <w:i/>
        </w:rPr>
      </w:pPr>
      <w:r w:rsidRPr="00977EA3">
        <w:t xml:space="preserve">Below is the Message Information Model for the Query by Demographics message, as restricted for this transaction. The purpose of the model is to describe the data elements relevant for this transaction. It is a strict subset of the </w:t>
      </w:r>
      <w:r w:rsidRPr="00977EA3">
        <w:rPr>
          <w:i/>
        </w:rPr>
        <w:t xml:space="preserve">Patient Registry Query by Demographics (PRPA_RM201306UV02) RMIM. </w:t>
      </w:r>
      <w:r w:rsidRPr="00977EA3">
        <w:t>If the Pediatric Demographics Option is supported, there are somewhat fewer constraints on the RMIM; these are also indicated.</w:t>
      </w:r>
    </w:p>
    <w:p w14:paraId="39C2493A" w14:textId="77777777" w:rsidR="007A1F44" w:rsidRPr="00977EA3" w:rsidRDefault="007A1F44" w:rsidP="00971004">
      <w:pPr>
        <w:pStyle w:val="Corpotesto"/>
      </w:pPr>
      <w:r w:rsidRPr="00977EA3">
        <w:t xml:space="preserve">The base RMIM can be found on the HL7 V3 2008 Edition CD at </w:t>
      </w:r>
      <w:r w:rsidRPr="00977EA3">
        <w:rPr>
          <w:rStyle w:val="Collegamentoipertestuale"/>
        </w:rPr>
        <w:t>Edition2008/domains/</w:t>
      </w:r>
      <w:proofErr w:type="spellStart"/>
      <w:r w:rsidRPr="00977EA3">
        <w:rPr>
          <w:rStyle w:val="Collegamentoipertestuale"/>
        </w:rPr>
        <w:t>uvpa</w:t>
      </w:r>
      <w:proofErr w:type="spellEnd"/>
      <w:r w:rsidRPr="00977EA3">
        <w:rPr>
          <w:rStyle w:val="Collegamentoipertestuale"/>
        </w:rPr>
        <w:t>/editable/PRPA_RM201306UV.htm</w:t>
      </w:r>
      <w:r w:rsidRPr="00977EA3">
        <w:t>. The following restrictions were made on the original RMIMs to arrive at the restricted model:</w:t>
      </w:r>
    </w:p>
    <w:p w14:paraId="6D801407" w14:textId="77777777" w:rsidR="008E3CF3" w:rsidRPr="00977EA3" w:rsidRDefault="007A1F44" w:rsidP="00EC243F">
      <w:pPr>
        <w:pStyle w:val="Puntoelenco2"/>
      </w:pPr>
      <w:r w:rsidRPr="00977EA3">
        <w:t>Exactly one value attribute shall be present in each parameter</w:t>
      </w:r>
    </w:p>
    <w:p w14:paraId="658D4834" w14:textId="77777777" w:rsidR="008E3CF3" w:rsidRPr="00977EA3" w:rsidRDefault="007A1F44" w:rsidP="00EC243F">
      <w:pPr>
        <w:pStyle w:val="Puntoelenco2"/>
      </w:pPr>
      <w:r w:rsidRPr="00977EA3">
        <w:t xml:space="preserve">Only the </w:t>
      </w:r>
      <w:proofErr w:type="spellStart"/>
      <w:r w:rsidRPr="00977EA3">
        <w:t>LivingSubjectId</w:t>
      </w:r>
      <w:proofErr w:type="spellEnd"/>
      <w:r w:rsidRPr="00977EA3">
        <w:t xml:space="preserve">, </w:t>
      </w:r>
      <w:proofErr w:type="spellStart"/>
      <w:r w:rsidRPr="00977EA3">
        <w:t>OtherIDsScopingOrganization</w:t>
      </w:r>
      <w:proofErr w:type="spellEnd"/>
      <w:r w:rsidRPr="00977EA3">
        <w:t xml:space="preserve">, and </w:t>
      </w:r>
      <w:proofErr w:type="spellStart"/>
      <w:r w:rsidRPr="00977EA3">
        <w:t>LivingSubjectName</w:t>
      </w:r>
      <w:proofErr w:type="spellEnd"/>
      <w:r w:rsidRPr="00977EA3">
        <w:t xml:space="preserve"> parameters can have more than one instance </w:t>
      </w:r>
    </w:p>
    <w:p w14:paraId="7817CFE0" w14:textId="77777777" w:rsidR="008E3CF3" w:rsidRPr="00977EA3" w:rsidRDefault="007A1F44" w:rsidP="00EC243F">
      <w:pPr>
        <w:pStyle w:val="Puntoelenco2"/>
      </w:pPr>
      <w:r w:rsidRPr="00977EA3">
        <w:t xml:space="preserve">The optional attributes ParameterList.id, MatchCriterionList.id, </w:t>
      </w:r>
      <w:proofErr w:type="spellStart"/>
      <w:r w:rsidRPr="00977EA3">
        <w:t>QueryByParameter</w:t>
      </w:r>
      <w:proofErr w:type="spellEnd"/>
      <w:r w:rsidRPr="00977EA3">
        <w:t xml:space="preserve"> </w:t>
      </w:r>
      <w:proofErr w:type="spellStart"/>
      <w:r w:rsidRPr="00977EA3">
        <w:t>responseElementGroupId</w:t>
      </w:r>
      <w:proofErr w:type="spellEnd"/>
      <w:r w:rsidRPr="00977EA3">
        <w:t xml:space="preserve">, </w:t>
      </w:r>
      <w:proofErr w:type="spellStart"/>
      <w:r w:rsidRPr="00977EA3">
        <w:t>QueryByParameter.modifyCode</w:t>
      </w:r>
      <w:proofErr w:type="spellEnd"/>
      <w:r w:rsidRPr="00977EA3">
        <w:t xml:space="preserve">, and </w:t>
      </w:r>
      <w:proofErr w:type="spellStart"/>
      <w:r w:rsidRPr="00977EA3">
        <w:t>QueryByParameter.executionAndDeliveryTime</w:t>
      </w:r>
      <w:proofErr w:type="spellEnd"/>
      <w:r w:rsidRPr="00977EA3">
        <w:t xml:space="preserve"> were omitted from the model</w:t>
      </w:r>
    </w:p>
    <w:p w14:paraId="448EAE2C" w14:textId="77777777" w:rsidR="008E3CF3" w:rsidRPr="00977EA3" w:rsidRDefault="007A1F44" w:rsidP="00EC243F">
      <w:pPr>
        <w:pStyle w:val="Puntoelenco2"/>
      </w:pPr>
      <w:proofErr w:type="spellStart"/>
      <w:r w:rsidRPr="00977EA3">
        <w:t>QueryByParameter.responsePriorityCode</w:t>
      </w:r>
      <w:proofErr w:type="spellEnd"/>
      <w:r w:rsidRPr="00977EA3">
        <w:t xml:space="preserve"> is required and is fixed to I (Immediate)</w:t>
      </w:r>
    </w:p>
    <w:p w14:paraId="30BCBA1B" w14:textId="77777777" w:rsidR="008E3CF3" w:rsidRPr="00977EA3" w:rsidRDefault="007A1F44" w:rsidP="00EC243F">
      <w:pPr>
        <w:pStyle w:val="Puntoelenco2"/>
      </w:pPr>
      <w:proofErr w:type="spellStart"/>
      <w:r w:rsidRPr="00977EA3">
        <w:t>QueryByParameter.responseModalityCode</w:t>
      </w:r>
      <w:proofErr w:type="spellEnd"/>
      <w:r w:rsidRPr="00977EA3">
        <w:t xml:space="preserve"> is required and is fixed to R (Real Time)</w:t>
      </w:r>
    </w:p>
    <w:p w14:paraId="533C7BC5" w14:textId="77777777" w:rsidR="008E3CF3" w:rsidRPr="00977EA3" w:rsidRDefault="007A1F44" w:rsidP="00EC243F">
      <w:pPr>
        <w:pStyle w:val="Puntoelenco2"/>
      </w:pPr>
      <w:proofErr w:type="spellStart"/>
      <w:r w:rsidRPr="00977EA3">
        <w:t>QueryByParameter.statusCode</w:t>
      </w:r>
      <w:proofErr w:type="spellEnd"/>
      <w:r w:rsidRPr="00977EA3">
        <w:t xml:space="preserve"> is defaulted to "new".</w:t>
      </w:r>
    </w:p>
    <w:p w14:paraId="526505DD" w14:textId="77777777" w:rsidR="008E3CF3" w:rsidRPr="00977EA3" w:rsidRDefault="007A1F44" w:rsidP="00EC243F">
      <w:pPr>
        <w:pStyle w:val="Puntoelenco2"/>
      </w:pPr>
      <w:r w:rsidRPr="00977EA3">
        <w:t xml:space="preserve">The data type of </w:t>
      </w:r>
      <w:proofErr w:type="spellStart"/>
      <w:r w:rsidRPr="00977EA3">
        <w:t>MatchAlgorithm.value</w:t>
      </w:r>
      <w:proofErr w:type="spellEnd"/>
      <w:r w:rsidRPr="00977EA3">
        <w:t xml:space="preserve"> is constrained to ST</w:t>
      </w:r>
    </w:p>
    <w:p w14:paraId="089ECC33" w14:textId="77777777" w:rsidR="008E3CF3" w:rsidRPr="00977EA3" w:rsidRDefault="007A1F44" w:rsidP="00EC243F">
      <w:pPr>
        <w:pStyle w:val="Puntoelenco2"/>
      </w:pPr>
      <w:r w:rsidRPr="00977EA3">
        <w:t xml:space="preserve">The data type of </w:t>
      </w:r>
      <w:proofErr w:type="spellStart"/>
      <w:r w:rsidRPr="00977EA3">
        <w:t>MinimumDegreeMatch.value</w:t>
      </w:r>
      <w:proofErr w:type="spellEnd"/>
      <w:r w:rsidRPr="00977EA3">
        <w:t xml:space="preserve"> is constrained to INT</w:t>
      </w:r>
    </w:p>
    <w:p w14:paraId="4F0C7CFE" w14:textId="77777777" w:rsidR="008E3CF3" w:rsidRPr="00977EA3" w:rsidRDefault="007A1F44" w:rsidP="00EC243F">
      <w:pPr>
        <w:pStyle w:val="Puntoelenco2"/>
      </w:pPr>
      <w:r w:rsidRPr="00977EA3">
        <w:t xml:space="preserve">The data type of </w:t>
      </w:r>
      <w:proofErr w:type="spellStart"/>
      <w:r w:rsidRPr="00977EA3">
        <w:t>LivingSubjectName.value</w:t>
      </w:r>
      <w:proofErr w:type="spellEnd"/>
      <w:r w:rsidRPr="00977EA3">
        <w:t xml:space="preserve"> is constrained to PN</w:t>
      </w:r>
    </w:p>
    <w:p w14:paraId="2D240C84" w14:textId="77777777" w:rsidR="008E3CF3" w:rsidRPr="00977EA3" w:rsidRDefault="007A1F44" w:rsidP="00EC243F">
      <w:pPr>
        <w:pStyle w:val="Puntoelenco2"/>
      </w:pPr>
      <w:r w:rsidRPr="00977EA3">
        <w:t xml:space="preserve">The optional </w:t>
      </w:r>
      <w:proofErr w:type="spellStart"/>
      <w:r w:rsidRPr="00977EA3">
        <w:t>SortControl</w:t>
      </w:r>
      <w:proofErr w:type="spellEnd"/>
      <w:r w:rsidRPr="00977EA3">
        <w:t xml:space="preserve"> was omitted from the model</w:t>
      </w:r>
    </w:p>
    <w:p w14:paraId="5B01018A" w14:textId="77777777" w:rsidR="008E3CF3" w:rsidRPr="00977EA3" w:rsidRDefault="007A1F44" w:rsidP="00EC243F">
      <w:pPr>
        <w:pStyle w:val="Puntoelenco2"/>
      </w:pPr>
      <w:r w:rsidRPr="00977EA3">
        <w:t xml:space="preserve">The optional </w:t>
      </w:r>
      <w:proofErr w:type="spellStart"/>
      <w:r w:rsidRPr="00977EA3">
        <w:t>MatchWeight</w:t>
      </w:r>
      <w:proofErr w:type="spellEnd"/>
      <w:r w:rsidRPr="00977EA3">
        <w:t xml:space="preserve"> was omitted from the model</w:t>
      </w:r>
    </w:p>
    <w:p w14:paraId="50A4DFF3" w14:textId="77777777" w:rsidR="008E3CF3" w:rsidRPr="00977EA3" w:rsidRDefault="007A1F44" w:rsidP="00EC243F">
      <w:pPr>
        <w:pStyle w:val="Puntoelenco2"/>
      </w:pPr>
      <w:r w:rsidRPr="00977EA3">
        <w:t>The following optional parameters were omitted from the model:</w:t>
      </w:r>
    </w:p>
    <w:p w14:paraId="60305ECB" w14:textId="77777777" w:rsidR="008E3CF3" w:rsidRPr="00977EA3" w:rsidRDefault="007A1F44" w:rsidP="00EC243F">
      <w:pPr>
        <w:pStyle w:val="Puntoelenco3"/>
        <w:numPr>
          <w:ilvl w:val="0"/>
          <w:numId w:val="17"/>
        </w:numPr>
      </w:pPr>
      <w:proofErr w:type="spellStart"/>
      <w:r w:rsidRPr="00977EA3">
        <w:t>PatientTelecom</w:t>
      </w:r>
      <w:proofErr w:type="spellEnd"/>
      <w:r w:rsidRPr="00977EA3">
        <w:t xml:space="preserve"> (not omitted if Pediatric Demographics Option is supported)</w:t>
      </w:r>
    </w:p>
    <w:p w14:paraId="3AB172B4" w14:textId="77777777" w:rsidR="008E3CF3" w:rsidRPr="00977EA3" w:rsidRDefault="007A1F44" w:rsidP="00EC243F">
      <w:pPr>
        <w:pStyle w:val="Puntoelenco3"/>
        <w:numPr>
          <w:ilvl w:val="0"/>
          <w:numId w:val="17"/>
        </w:numPr>
      </w:pPr>
      <w:proofErr w:type="spellStart"/>
      <w:r w:rsidRPr="00977EA3">
        <w:lastRenderedPageBreak/>
        <w:t>PrincipalCareProviderId</w:t>
      </w:r>
      <w:proofErr w:type="spellEnd"/>
    </w:p>
    <w:p w14:paraId="448A3EE1" w14:textId="77777777" w:rsidR="008E3CF3" w:rsidRPr="00977EA3" w:rsidRDefault="007A1F44" w:rsidP="00EC243F">
      <w:pPr>
        <w:pStyle w:val="Puntoelenco3"/>
        <w:numPr>
          <w:ilvl w:val="0"/>
          <w:numId w:val="17"/>
        </w:numPr>
      </w:pPr>
      <w:proofErr w:type="spellStart"/>
      <w:r w:rsidRPr="00977EA3">
        <w:t>PrinicpalCareProvisionId</w:t>
      </w:r>
      <w:proofErr w:type="spellEnd"/>
    </w:p>
    <w:p w14:paraId="069B0F44" w14:textId="77777777" w:rsidR="008E3CF3" w:rsidRPr="00977EA3" w:rsidRDefault="007A1F44" w:rsidP="00EC243F">
      <w:pPr>
        <w:pStyle w:val="Puntoelenco3"/>
        <w:numPr>
          <w:ilvl w:val="0"/>
          <w:numId w:val="17"/>
        </w:numPr>
      </w:pPr>
      <w:proofErr w:type="spellStart"/>
      <w:r w:rsidRPr="00977EA3">
        <w:t>MothersMaidenName</w:t>
      </w:r>
      <w:proofErr w:type="spellEnd"/>
      <w:r w:rsidRPr="00977EA3">
        <w:t xml:space="preserve"> (not omitted if Pediatric Demographics Option is supported)</w:t>
      </w:r>
    </w:p>
    <w:p w14:paraId="05A548CC" w14:textId="77777777" w:rsidR="008E3CF3" w:rsidRPr="00977EA3" w:rsidRDefault="007A1F44" w:rsidP="00EC243F">
      <w:pPr>
        <w:pStyle w:val="Puntoelenco3"/>
        <w:numPr>
          <w:ilvl w:val="0"/>
          <w:numId w:val="17"/>
        </w:numPr>
      </w:pPr>
      <w:proofErr w:type="spellStart"/>
      <w:r w:rsidRPr="00977EA3">
        <w:t>LivingSubjectDeceasedTime</w:t>
      </w:r>
      <w:proofErr w:type="spellEnd"/>
    </w:p>
    <w:p w14:paraId="30E66A37" w14:textId="77777777" w:rsidR="008E3CF3" w:rsidRPr="00977EA3" w:rsidRDefault="007A1F44" w:rsidP="00EC243F">
      <w:pPr>
        <w:pStyle w:val="Puntoelenco3"/>
        <w:numPr>
          <w:ilvl w:val="0"/>
          <w:numId w:val="17"/>
        </w:numPr>
      </w:pPr>
      <w:proofErr w:type="spellStart"/>
      <w:r w:rsidRPr="00977EA3">
        <w:t>PatientStatusCode</w:t>
      </w:r>
      <w:proofErr w:type="spellEnd"/>
    </w:p>
    <w:p w14:paraId="12858AFD" w14:textId="77777777" w:rsidR="008E3CF3" w:rsidRPr="00977EA3" w:rsidRDefault="007A1F44" w:rsidP="00EC243F">
      <w:pPr>
        <w:pStyle w:val="Puntoelenco3"/>
        <w:numPr>
          <w:ilvl w:val="0"/>
          <w:numId w:val="17"/>
        </w:numPr>
      </w:pPr>
      <w:proofErr w:type="spellStart"/>
      <w:r w:rsidRPr="00977EA3">
        <w:t>LivingSubjectBirthPlaceName</w:t>
      </w:r>
      <w:proofErr w:type="spellEnd"/>
    </w:p>
    <w:p w14:paraId="2831B892" w14:textId="77777777" w:rsidR="008E3CF3" w:rsidRPr="00977EA3" w:rsidRDefault="007A1F44" w:rsidP="00EC243F">
      <w:pPr>
        <w:pStyle w:val="Puntoelenco3"/>
        <w:numPr>
          <w:ilvl w:val="0"/>
          <w:numId w:val="17"/>
        </w:numPr>
      </w:pPr>
      <w:proofErr w:type="spellStart"/>
      <w:r w:rsidRPr="00977EA3">
        <w:t>LivingSubjectBirthPlaceAddress</w:t>
      </w:r>
      <w:proofErr w:type="spellEnd"/>
    </w:p>
    <w:p w14:paraId="16827668" w14:textId="77777777" w:rsidR="007A1F44" w:rsidRPr="00977EA3" w:rsidRDefault="007A1F44" w:rsidP="00971004"/>
    <w:p w14:paraId="2605448E" w14:textId="77777777" w:rsidR="007A1F44" w:rsidRPr="00977EA3" w:rsidRDefault="00D139D9" w:rsidP="00971004">
      <w:pPr>
        <w:keepNext/>
      </w:pPr>
      <w:r w:rsidRPr="00977EA3">
        <w:rPr>
          <w:noProof/>
        </w:rPr>
        <w:drawing>
          <wp:inline distT="0" distB="0" distL="0" distR="0" wp14:anchorId="4FCFD48B" wp14:editId="7319AF7C">
            <wp:extent cx="5507355" cy="3101975"/>
            <wp:effectExtent l="0" t="0" r="4445" b="0"/>
            <wp:docPr id="53" name="Picture 53" descr="PDQ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DQ V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07355" cy="3101975"/>
                    </a:xfrm>
                    <a:prstGeom prst="rect">
                      <a:avLst/>
                    </a:prstGeom>
                    <a:noFill/>
                    <a:ln>
                      <a:noFill/>
                    </a:ln>
                  </pic:spPr>
                </pic:pic>
              </a:graphicData>
            </a:graphic>
          </wp:inline>
        </w:drawing>
      </w:r>
    </w:p>
    <w:p w14:paraId="3323CE15" w14:textId="1A51DEE3" w:rsidR="007A1F44" w:rsidRPr="00977EA3" w:rsidRDefault="007A1F44" w:rsidP="00971004">
      <w:pPr>
        <w:pStyle w:val="FigureTitle"/>
        <w:rPr>
          <w:noProof w:val="0"/>
        </w:rPr>
      </w:pPr>
      <w:r w:rsidRPr="00977EA3">
        <w:rPr>
          <w:noProof w:val="0"/>
        </w:rPr>
        <w:t>Figure 3.47.4.1.2</w:t>
      </w:r>
      <w:r w:rsidR="009C28BF">
        <w:rPr>
          <w:noProof w:val="0"/>
        </w:rPr>
        <w:t>.2</w:t>
      </w:r>
      <w:r w:rsidRPr="00977EA3">
        <w:rPr>
          <w:noProof w:val="0"/>
        </w:rPr>
        <w:t>-1: Message Information Model for the Query by Demographics Message</w:t>
      </w:r>
    </w:p>
    <w:p w14:paraId="17E70F2C" w14:textId="77777777" w:rsidR="007A1F44" w:rsidRPr="00977EA3" w:rsidRDefault="007A1F44" w:rsidP="00971004">
      <w:pPr>
        <w:pStyle w:val="Corpotesto"/>
      </w:pPr>
      <w:r w:rsidRPr="00977EA3">
        <w:t>The attributes of this model are described in the following table:</w:t>
      </w:r>
    </w:p>
    <w:p w14:paraId="5E04D565" w14:textId="26F3DE90" w:rsidR="007A1F44" w:rsidRPr="00977EA3" w:rsidRDefault="007A1F44" w:rsidP="00971004">
      <w:pPr>
        <w:pStyle w:val="TableTitle"/>
        <w:rPr>
          <w:noProof w:val="0"/>
        </w:rPr>
      </w:pPr>
      <w:r w:rsidRPr="00977EA3">
        <w:rPr>
          <w:noProof w:val="0"/>
        </w:rPr>
        <w:t>Table 3.47.4.1.2</w:t>
      </w:r>
      <w:r w:rsidR="009C28BF">
        <w:rPr>
          <w:noProof w:val="0"/>
        </w:rPr>
        <w:t>.2</w:t>
      </w:r>
      <w:r w:rsidRPr="00977EA3">
        <w:rPr>
          <w:noProof w:val="0"/>
        </w:rPr>
        <w:t>-1: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E6340B2" w14:textId="77777777" w:rsidTr="00B6518F">
        <w:trPr>
          <w:trHeight w:val="525"/>
          <w:tblHeader/>
        </w:trPr>
        <w:tc>
          <w:tcPr>
            <w:tcW w:w="4363" w:type="dxa"/>
            <w:shd w:val="clear" w:color="auto" w:fill="D9D9D9"/>
          </w:tcPr>
          <w:p w14:paraId="7A7B63F9" w14:textId="77777777" w:rsidR="007A1F44" w:rsidRPr="00977EA3" w:rsidRDefault="007A1F44" w:rsidP="00A063AC">
            <w:pPr>
              <w:pStyle w:val="TableEntryHeader"/>
              <w:rPr>
                <w:noProof w:val="0"/>
              </w:rPr>
            </w:pPr>
            <w:r w:rsidRPr="00977EA3">
              <w:rPr>
                <w:noProof w:val="0"/>
              </w:rPr>
              <w:t>PRPA_HD201306IHE</w:t>
            </w:r>
            <w:r w:rsidRPr="00977EA3">
              <w:rPr>
                <w:noProof w:val="0"/>
              </w:rPr>
              <w:br/>
              <w:t>Patient Registry Query by Demographics</w:t>
            </w:r>
          </w:p>
        </w:tc>
        <w:tc>
          <w:tcPr>
            <w:tcW w:w="5280" w:type="dxa"/>
            <w:shd w:val="clear" w:color="auto" w:fill="D9D9D9"/>
          </w:tcPr>
          <w:p w14:paraId="6AB730F4" w14:textId="77777777" w:rsidR="007A1F44" w:rsidRPr="00977EA3" w:rsidRDefault="007A1F44" w:rsidP="00A53067">
            <w:pPr>
              <w:pStyle w:val="TableEntryHeader"/>
              <w:rPr>
                <w:noProof w:val="0"/>
              </w:rPr>
            </w:pPr>
            <w:r w:rsidRPr="00977EA3">
              <w:rPr>
                <w:noProof w:val="0"/>
              </w:rPr>
              <w:t>This HMD extract defines the message used to query a patient registry for records matching a set of demographics information.</w:t>
            </w:r>
          </w:p>
          <w:p w14:paraId="10DDF741" w14:textId="51E05A45" w:rsidR="007A1F44" w:rsidRPr="00977EA3" w:rsidRDefault="007A1F44" w:rsidP="00A53067">
            <w:pPr>
              <w:pStyle w:val="TableEntryHeader"/>
              <w:rPr>
                <w:noProof w:val="0"/>
              </w:rPr>
            </w:pPr>
            <w:r w:rsidRPr="00977EA3">
              <w:rPr>
                <w:noProof w:val="0"/>
              </w:rPr>
              <w:t>Derived from Figure 3.47.4.1.2</w:t>
            </w:r>
            <w:r w:rsidR="009C28BF">
              <w:rPr>
                <w:noProof w:val="0"/>
              </w:rPr>
              <w:t>.2</w:t>
            </w:r>
            <w:r w:rsidRPr="00977EA3">
              <w:rPr>
                <w:noProof w:val="0"/>
              </w:rPr>
              <w:t>-1 (PRPA_RM201306IHE)</w:t>
            </w:r>
          </w:p>
        </w:tc>
      </w:tr>
      <w:tr w:rsidR="007A1F44" w:rsidRPr="00977EA3" w14:paraId="2E7E37D0" w14:textId="77777777" w:rsidTr="003462A5">
        <w:trPr>
          <w:cantSplit/>
        </w:trPr>
        <w:tc>
          <w:tcPr>
            <w:tcW w:w="4363" w:type="dxa"/>
          </w:tcPr>
          <w:p w14:paraId="30B5BC77" w14:textId="77777777" w:rsidR="007A1F44" w:rsidRPr="00977EA3" w:rsidRDefault="007A1F44" w:rsidP="00971004">
            <w:pPr>
              <w:pStyle w:val="TableEntry"/>
              <w:rPr>
                <w:b/>
                <w:noProof w:val="0"/>
              </w:rPr>
            </w:pPr>
            <w:proofErr w:type="spellStart"/>
            <w:r w:rsidRPr="00977EA3">
              <w:rPr>
                <w:b/>
                <w:noProof w:val="0"/>
              </w:rPr>
              <w:t>QueryByParameter</w:t>
            </w:r>
            <w:proofErr w:type="spellEnd"/>
          </w:p>
        </w:tc>
        <w:tc>
          <w:tcPr>
            <w:tcW w:w="5280" w:type="dxa"/>
          </w:tcPr>
          <w:p w14:paraId="470BE5DD" w14:textId="77777777" w:rsidR="007A1F44" w:rsidRPr="00977EA3" w:rsidRDefault="007A1F44" w:rsidP="00971004">
            <w:pPr>
              <w:pStyle w:val="TableEntry"/>
              <w:rPr>
                <w:noProof w:val="0"/>
              </w:rPr>
            </w:pPr>
            <w:r w:rsidRPr="00977EA3">
              <w:rPr>
                <w:noProof w:val="0"/>
              </w:rPr>
              <w:t>The entry point for the domain content in this query</w:t>
            </w:r>
          </w:p>
        </w:tc>
      </w:tr>
      <w:tr w:rsidR="007A1F44" w:rsidRPr="00977EA3" w14:paraId="3A9270F8" w14:textId="77777777" w:rsidTr="003462A5">
        <w:trPr>
          <w:cantSplit/>
        </w:trPr>
        <w:tc>
          <w:tcPr>
            <w:tcW w:w="4363" w:type="dxa"/>
          </w:tcPr>
          <w:p w14:paraId="3B2FE8F3" w14:textId="77777777" w:rsidR="007A1F44" w:rsidRPr="00977EA3" w:rsidRDefault="007A1F44" w:rsidP="00971004">
            <w:pPr>
              <w:pStyle w:val="TableEntry"/>
              <w:rPr>
                <w:noProof w:val="0"/>
              </w:rPr>
            </w:pPr>
            <w:proofErr w:type="spellStart"/>
            <w:r w:rsidRPr="00977EA3">
              <w:rPr>
                <w:noProof w:val="0"/>
              </w:rPr>
              <w:t>queryId</w:t>
            </w:r>
            <w:proofErr w:type="spellEnd"/>
            <w:r w:rsidRPr="00977EA3">
              <w:rPr>
                <w:noProof w:val="0"/>
              </w:rPr>
              <w:t xml:space="preserve"> [1..1]</w:t>
            </w:r>
            <w:r w:rsidRPr="00977EA3">
              <w:rPr>
                <w:noProof w:val="0"/>
              </w:rPr>
              <w:br/>
            </w:r>
            <w:hyperlink r:id="rId161" w:anchor="QueryByParameter-cls" w:history="1">
              <w:proofErr w:type="spellStart"/>
              <w:r w:rsidRPr="00977EA3">
                <w:rPr>
                  <w:noProof w:val="0"/>
                </w:rPr>
                <w:t>QueryByParameter</w:t>
              </w:r>
              <w:proofErr w:type="spellEnd"/>
            </w:hyperlink>
            <w:r w:rsidRPr="00977EA3">
              <w:rPr>
                <w:noProof w:val="0"/>
              </w:rPr>
              <w:t> (</w:t>
            </w:r>
            <w:hyperlink r:id="rId162" w:anchor="dt-II" w:history="1">
              <w:r w:rsidRPr="00977EA3">
                <w:rPr>
                  <w:noProof w:val="0"/>
                </w:rPr>
                <w:t>II</w:t>
              </w:r>
            </w:hyperlink>
            <w:r w:rsidRPr="00977EA3">
              <w:rPr>
                <w:noProof w:val="0"/>
              </w:rPr>
              <w:t>)</w:t>
            </w:r>
          </w:p>
        </w:tc>
        <w:tc>
          <w:tcPr>
            <w:tcW w:w="5280" w:type="dxa"/>
          </w:tcPr>
          <w:p w14:paraId="38088992" w14:textId="77777777" w:rsidR="007A1F44" w:rsidRPr="00977EA3" w:rsidRDefault="007A1F44" w:rsidP="00971004">
            <w:pPr>
              <w:pStyle w:val="TableEntry"/>
              <w:rPr>
                <w:noProof w:val="0"/>
              </w:rPr>
            </w:pPr>
            <w:r w:rsidRPr="00977EA3">
              <w:rPr>
                <w:noProof w:val="0"/>
              </w:rPr>
              <w:t>Unique identifier for the query</w:t>
            </w:r>
          </w:p>
        </w:tc>
      </w:tr>
      <w:tr w:rsidR="007A1F44" w:rsidRPr="00977EA3" w14:paraId="51122AA5" w14:textId="77777777" w:rsidTr="003462A5">
        <w:trPr>
          <w:cantSplit/>
        </w:trPr>
        <w:tc>
          <w:tcPr>
            <w:tcW w:w="4363" w:type="dxa"/>
          </w:tcPr>
          <w:p w14:paraId="1F04A626" w14:textId="77777777" w:rsidR="007A1F44" w:rsidRPr="00977EA3" w:rsidRDefault="007A1F44" w:rsidP="00971004">
            <w:pPr>
              <w:pStyle w:val="TableEntry"/>
              <w:rPr>
                <w:noProof w:val="0"/>
              </w:rPr>
            </w:pPr>
            <w:proofErr w:type="spellStart"/>
            <w:r w:rsidRPr="00977EA3">
              <w:rPr>
                <w:noProof w:val="0"/>
              </w:rPr>
              <w:t>statusCode</w:t>
            </w:r>
            <w:proofErr w:type="spellEnd"/>
            <w:r w:rsidRPr="00977EA3">
              <w:rPr>
                <w:noProof w:val="0"/>
              </w:rPr>
              <w:t xml:space="preserve"> [1..1] (M)</w:t>
            </w:r>
            <w:r w:rsidRPr="00977EA3">
              <w:rPr>
                <w:noProof w:val="0"/>
              </w:rPr>
              <w:br/>
            </w:r>
            <w:hyperlink r:id="rId163" w:anchor="QueryByParameter-cls" w:history="1">
              <w:proofErr w:type="spellStart"/>
              <w:r w:rsidRPr="00977EA3">
                <w:rPr>
                  <w:noProof w:val="0"/>
                </w:rPr>
                <w:t>QueryByParameter</w:t>
              </w:r>
              <w:proofErr w:type="spellEnd"/>
            </w:hyperlink>
            <w:r w:rsidRPr="00977EA3">
              <w:rPr>
                <w:noProof w:val="0"/>
              </w:rPr>
              <w:t> (</w:t>
            </w:r>
            <w:hyperlink r:id="rId164" w:anchor="dt-CS" w:history="1">
              <w:r w:rsidRPr="00977EA3">
                <w:rPr>
                  <w:noProof w:val="0"/>
                </w:rPr>
                <w:t>CS</w:t>
              </w:r>
            </w:hyperlink>
            <w:r w:rsidRPr="00977EA3">
              <w:rPr>
                <w:noProof w:val="0"/>
              </w:rPr>
              <w:t>) {</w:t>
            </w:r>
            <w:proofErr w:type="spellStart"/>
            <w:r w:rsidRPr="00977EA3">
              <w:rPr>
                <w:noProof w:val="0"/>
              </w:rPr>
              <w:t>CNE:</w:t>
            </w:r>
            <w:hyperlink r:id="rId165" w:anchor="QueryStatusCode" w:history="1">
              <w:r w:rsidRPr="00977EA3">
                <w:rPr>
                  <w:noProof w:val="0"/>
                </w:rPr>
                <w:t>QueryStatusCode</w:t>
              </w:r>
              <w:proofErr w:type="spellEnd"/>
            </w:hyperlink>
            <w:r w:rsidRPr="00977EA3">
              <w:rPr>
                <w:noProof w:val="0"/>
              </w:rPr>
              <w:t>, default="new"}</w:t>
            </w:r>
          </w:p>
        </w:tc>
        <w:tc>
          <w:tcPr>
            <w:tcW w:w="5280" w:type="dxa"/>
          </w:tcPr>
          <w:p w14:paraId="1066C14C" w14:textId="77777777" w:rsidR="007A1F44" w:rsidRPr="00977EA3" w:rsidRDefault="007A1F44" w:rsidP="00971004">
            <w:pPr>
              <w:pStyle w:val="TableEntry"/>
              <w:rPr>
                <w:noProof w:val="0"/>
              </w:rPr>
            </w:pPr>
            <w:r w:rsidRPr="00977EA3">
              <w:rPr>
                <w:noProof w:val="0"/>
              </w:rPr>
              <w:t>The status of the query, default is "new"</w:t>
            </w:r>
          </w:p>
        </w:tc>
      </w:tr>
      <w:tr w:rsidR="007A1F44" w:rsidRPr="00977EA3" w14:paraId="7ACBF67A" w14:textId="77777777" w:rsidTr="003462A5">
        <w:trPr>
          <w:cantSplit/>
        </w:trPr>
        <w:tc>
          <w:tcPr>
            <w:tcW w:w="4363" w:type="dxa"/>
          </w:tcPr>
          <w:p w14:paraId="40FAD1F6" w14:textId="77777777" w:rsidR="007A1F44" w:rsidRPr="00977EA3" w:rsidRDefault="007A1F44" w:rsidP="00971004">
            <w:pPr>
              <w:pStyle w:val="TableEntry"/>
              <w:rPr>
                <w:noProof w:val="0"/>
              </w:rPr>
            </w:pPr>
            <w:proofErr w:type="spellStart"/>
            <w:r w:rsidRPr="00977EA3">
              <w:rPr>
                <w:noProof w:val="0"/>
              </w:rPr>
              <w:lastRenderedPageBreak/>
              <w:t>responseModalityCode</w:t>
            </w:r>
            <w:proofErr w:type="spellEnd"/>
            <w:r w:rsidRPr="00977EA3">
              <w:rPr>
                <w:noProof w:val="0"/>
              </w:rPr>
              <w:t xml:space="preserve"> [1..1]</w:t>
            </w:r>
            <w:r w:rsidRPr="00977EA3">
              <w:rPr>
                <w:noProof w:val="0"/>
              </w:rPr>
              <w:br/>
            </w:r>
            <w:hyperlink r:id="rId166" w:anchor="QueryByParameter-cls" w:history="1">
              <w:proofErr w:type="spellStart"/>
              <w:r w:rsidRPr="00977EA3">
                <w:rPr>
                  <w:noProof w:val="0"/>
                </w:rPr>
                <w:t>QueryByParameter</w:t>
              </w:r>
              <w:proofErr w:type="spellEnd"/>
            </w:hyperlink>
            <w:r w:rsidRPr="00977EA3">
              <w:rPr>
                <w:noProof w:val="0"/>
              </w:rPr>
              <w:t> (</w:t>
            </w:r>
            <w:hyperlink r:id="rId167" w:anchor="dt-CS" w:history="1">
              <w:r w:rsidRPr="00977EA3">
                <w:rPr>
                  <w:noProof w:val="0"/>
                </w:rPr>
                <w:t>CS</w:t>
              </w:r>
            </w:hyperlink>
            <w:r w:rsidRPr="00977EA3">
              <w:rPr>
                <w:noProof w:val="0"/>
              </w:rPr>
              <w:t>) {</w:t>
            </w:r>
            <w:proofErr w:type="spellStart"/>
            <w:r w:rsidRPr="00977EA3">
              <w:rPr>
                <w:noProof w:val="0"/>
              </w:rPr>
              <w:t>CNE:</w:t>
            </w:r>
            <w:hyperlink r:id="rId168" w:anchor="ResponseModality" w:history="1">
              <w:r w:rsidRPr="00977EA3">
                <w:rPr>
                  <w:noProof w:val="0"/>
                </w:rPr>
                <w:t>ResponseModality</w:t>
              </w:r>
              <w:proofErr w:type="spellEnd"/>
            </w:hyperlink>
            <w:r w:rsidRPr="00977EA3">
              <w:rPr>
                <w:noProof w:val="0"/>
              </w:rPr>
              <w:t>, fixed value="R"}</w:t>
            </w:r>
          </w:p>
        </w:tc>
        <w:tc>
          <w:tcPr>
            <w:tcW w:w="5280" w:type="dxa"/>
          </w:tcPr>
          <w:p w14:paraId="715591EC" w14:textId="77777777" w:rsidR="007A1F44" w:rsidRPr="00977EA3" w:rsidRDefault="007A1F44" w:rsidP="00971004">
            <w:pPr>
              <w:pStyle w:val="TableEntry"/>
              <w:rPr>
                <w:noProof w:val="0"/>
              </w:rPr>
            </w:pPr>
            <w:r w:rsidRPr="00977EA3">
              <w:rPr>
                <w:noProof w:val="0"/>
              </w:rPr>
              <w:t>The mode of the response – always real-time.</w:t>
            </w:r>
          </w:p>
        </w:tc>
      </w:tr>
      <w:tr w:rsidR="007A1F44" w:rsidRPr="00977EA3" w14:paraId="40B31EA9" w14:textId="77777777" w:rsidTr="003462A5">
        <w:trPr>
          <w:cantSplit/>
        </w:trPr>
        <w:tc>
          <w:tcPr>
            <w:tcW w:w="4363" w:type="dxa"/>
          </w:tcPr>
          <w:p w14:paraId="7DBBAE50" w14:textId="77777777" w:rsidR="007A1F44" w:rsidRPr="00977EA3" w:rsidRDefault="007A1F44" w:rsidP="00971004">
            <w:pPr>
              <w:pStyle w:val="TableEntry"/>
              <w:rPr>
                <w:noProof w:val="0"/>
              </w:rPr>
            </w:pPr>
            <w:proofErr w:type="spellStart"/>
            <w:r w:rsidRPr="00977EA3">
              <w:rPr>
                <w:noProof w:val="0"/>
              </w:rPr>
              <w:t>responsePriorityCode</w:t>
            </w:r>
            <w:proofErr w:type="spellEnd"/>
            <w:r w:rsidRPr="00977EA3">
              <w:rPr>
                <w:noProof w:val="0"/>
              </w:rPr>
              <w:t xml:space="preserve"> [1..1]</w:t>
            </w:r>
            <w:r w:rsidRPr="00977EA3">
              <w:rPr>
                <w:noProof w:val="0"/>
              </w:rPr>
              <w:br/>
            </w:r>
            <w:hyperlink r:id="rId169" w:anchor="QueryByParameter-cls" w:history="1">
              <w:proofErr w:type="spellStart"/>
              <w:r w:rsidRPr="00977EA3">
                <w:rPr>
                  <w:noProof w:val="0"/>
                </w:rPr>
                <w:t>QueryByParameter</w:t>
              </w:r>
              <w:proofErr w:type="spellEnd"/>
            </w:hyperlink>
            <w:r w:rsidRPr="00977EA3">
              <w:rPr>
                <w:noProof w:val="0"/>
              </w:rPr>
              <w:t> (</w:t>
            </w:r>
            <w:hyperlink r:id="rId170" w:anchor="dt-CS" w:history="1">
              <w:r w:rsidRPr="00977EA3">
                <w:rPr>
                  <w:noProof w:val="0"/>
                </w:rPr>
                <w:t>CS</w:t>
              </w:r>
            </w:hyperlink>
            <w:r w:rsidRPr="00977EA3">
              <w:rPr>
                <w:noProof w:val="0"/>
              </w:rPr>
              <w:t>) {</w:t>
            </w:r>
            <w:proofErr w:type="spellStart"/>
            <w:r w:rsidRPr="00977EA3">
              <w:rPr>
                <w:noProof w:val="0"/>
              </w:rPr>
              <w:t>CNE:</w:t>
            </w:r>
            <w:hyperlink r:id="rId171" w:anchor="QueryPriority" w:history="1">
              <w:r w:rsidRPr="00977EA3">
                <w:rPr>
                  <w:noProof w:val="0"/>
                </w:rPr>
                <w:t>QueryPriority</w:t>
              </w:r>
              <w:proofErr w:type="spellEnd"/>
            </w:hyperlink>
            <w:r w:rsidRPr="00977EA3">
              <w:rPr>
                <w:noProof w:val="0"/>
              </w:rPr>
              <w:t>, fixed value="I"}</w:t>
            </w:r>
          </w:p>
        </w:tc>
        <w:tc>
          <w:tcPr>
            <w:tcW w:w="5280" w:type="dxa"/>
          </w:tcPr>
          <w:p w14:paraId="241B26FB" w14:textId="77777777" w:rsidR="007A1F44" w:rsidRPr="00977EA3" w:rsidRDefault="007A1F44" w:rsidP="00971004">
            <w:pPr>
              <w:pStyle w:val="TableEntry"/>
              <w:rPr>
                <w:noProof w:val="0"/>
              </w:rPr>
            </w:pPr>
            <w:r w:rsidRPr="00977EA3">
              <w:rPr>
                <w:noProof w:val="0"/>
              </w:rPr>
              <w:t>The Patient Demographics Supplier is required to send an immediate response.</w:t>
            </w:r>
          </w:p>
        </w:tc>
      </w:tr>
      <w:tr w:rsidR="007A1F44" w:rsidRPr="00977EA3" w14:paraId="3AEBDCE7" w14:textId="77777777" w:rsidTr="003462A5">
        <w:trPr>
          <w:cantSplit/>
        </w:trPr>
        <w:tc>
          <w:tcPr>
            <w:tcW w:w="4363" w:type="dxa"/>
          </w:tcPr>
          <w:p w14:paraId="32AC0B11" w14:textId="77777777" w:rsidR="007A1F44" w:rsidRPr="00977EA3" w:rsidRDefault="007A1F44" w:rsidP="00971004">
            <w:pPr>
              <w:pStyle w:val="TableEntry"/>
              <w:rPr>
                <w:rFonts w:ascii="Arial" w:hAnsi="Arial" w:cs="Arial"/>
                <w:noProof w:val="0"/>
                <w:szCs w:val="18"/>
              </w:rPr>
            </w:pPr>
            <w:proofErr w:type="spellStart"/>
            <w:r w:rsidRPr="00977EA3">
              <w:rPr>
                <w:noProof w:val="0"/>
              </w:rPr>
              <w:t>initialQuantity</w:t>
            </w:r>
            <w:proofErr w:type="spellEnd"/>
            <w:r w:rsidRPr="00977EA3">
              <w:rPr>
                <w:noProof w:val="0"/>
              </w:rPr>
              <w:t xml:space="preserve"> [0..1]</w:t>
            </w:r>
            <w:r w:rsidRPr="00977EA3">
              <w:rPr>
                <w:noProof w:val="0"/>
              </w:rPr>
              <w:br/>
            </w:r>
            <w:hyperlink r:id="rId172" w:anchor="QueryByParameter-cls" w:history="1">
              <w:proofErr w:type="spellStart"/>
              <w:r w:rsidRPr="00977EA3">
                <w:rPr>
                  <w:noProof w:val="0"/>
                </w:rPr>
                <w:t>QueryByParameter</w:t>
              </w:r>
              <w:proofErr w:type="spellEnd"/>
            </w:hyperlink>
            <w:r w:rsidRPr="00977EA3">
              <w:rPr>
                <w:noProof w:val="0"/>
              </w:rPr>
              <w:t> (</w:t>
            </w:r>
            <w:hyperlink r:id="rId173" w:anchor="dt-INT" w:history="1">
              <w:r w:rsidRPr="00977EA3">
                <w:rPr>
                  <w:noProof w:val="0"/>
                </w:rPr>
                <w:t>INT</w:t>
              </w:r>
            </w:hyperlink>
            <w:r w:rsidRPr="00977EA3">
              <w:rPr>
                <w:noProof w:val="0"/>
              </w:rPr>
              <w:t>)</w:t>
            </w:r>
          </w:p>
        </w:tc>
        <w:tc>
          <w:tcPr>
            <w:tcW w:w="5280" w:type="dxa"/>
          </w:tcPr>
          <w:p w14:paraId="0D316492" w14:textId="77777777" w:rsidR="007A1F44" w:rsidRPr="00977EA3" w:rsidRDefault="007A1F44" w:rsidP="001C4245">
            <w:pPr>
              <w:pStyle w:val="TableEntry"/>
              <w:rPr>
                <w:noProof w:val="0"/>
              </w:rPr>
            </w:pPr>
            <w:r w:rsidRPr="00977EA3">
              <w:rPr>
                <w:noProof w:val="0"/>
              </w:rPr>
              <w:t>Defines the maximum size of the response that can be accepted by the requesting application</w:t>
            </w:r>
          </w:p>
        </w:tc>
      </w:tr>
      <w:tr w:rsidR="007A1F44" w:rsidRPr="00977EA3" w14:paraId="200756C0" w14:textId="77777777" w:rsidTr="003462A5">
        <w:trPr>
          <w:cantSplit/>
        </w:trPr>
        <w:tc>
          <w:tcPr>
            <w:tcW w:w="4363" w:type="dxa"/>
          </w:tcPr>
          <w:p w14:paraId="058655AD" w14:textId="77777777" w:rsidR="007A1F44" w:rsidRPr="00E63AF6" w:rsidRDefault="007A1F44" w:rsidP="003E0FA7">
            <w:pPr>
              <w:pStyle w:val="TableEntry"/>
              <w:rPr>
                <w:noProof w:val="0"/>
                <w:lang w:val="fr-FR"/>
                <w:rPrChange w:id="2788" w:author="Gregorio Canal" w:date="2019-05-22T14:54:00Z">
                  <w:rPr>
                    <w:noProof w:val="0"/>
                  </w:rPr>
                </w:rPrChange>
              </w:rPr>
            </w:pPr>
            <w:proofErr w:type="spellStart"/>
            <w:r w:rsidRPr="00E63AF6">
              <w:rPr>
                <w:noProof w:val="0"/>
                <w:lang w:val="fr-FR"/>
                <w:rPrChange w:id="2789" w:author="Gregorio Canal" w:date="2019-05-22T14:54:00Z">
                  <w:rPr>
                    <w:noProof w:val="0"/>
                  </w:rPr>
                </w:rPrChange>
              </w:rPr>
              <w:t>initialQuantityCode</w:t>
            </w:r>
            <w:proofErr w:type="spellEnd"/>
            <w:r w:rsidRPr="00E63AF6">
              <w:rPr>
                <w:noProof w:val="0"/>
                <w:lang w:val="fr-FR"/>
                <w:rPrChange w:id="2790" w:author="Gregorio Canal" w:date="2019-05-22T14:54:00Z">
                  <w:rPr>
                    <w:noProof w:val="0"/>
                  </w:rPr>
                </w:rPrChange>
              </w:rPr>
              <w:t xml:space="preserve"> [0..1]</w:t>
            </w:r>
            <w:r w:rsidRPr="00E63AF6">
              <w:rPr>
                <w:noProof w:val="0"/>
                <w:lang w:val="fr-FR"/>
                <w:rPrChange w:id="2791" w:author="Gregorio Canal" w:date="2019-05-22T14:54:00Z">
                  <w:rPr>
                    <w:noProof w:val="0"/>
                  </w:rPr>
                </w:rPrChange>
              </w:rPr>
              <w:br/>
            </w:r>
            <w:r w:rsidR="00E63AF6">
              <w:fldChar w:fldCharType="begin"/>
            </w:r>
            <w:r w:rsidR="00E63AF6" w:rsidRPr="00E63AF6">
              <w:rPr>
                <w:lang w:val="fr-FR"/>
                <w:rPrChange w:id="2792" w:author="Gregorio Canal" w:date="2019-05-22T14:54:00Z">
                  <w:rPr/>
                </w:rPrChange>
              </w:rPr>
              <w:instrText xml:space="preserve"> HYPERLINK "http://hl7.org/v3ballot2007may/html/infrastructure/rim/rim.htm" \l "QueryByParameter-cls" </w:instrText>
            </w:r>
            <w:r w:rsidR="00E63AF6">
              <w:fldChar w:fldCharType="separate"/>
            </w:r>
            <w:proofErr w:type="spellStart"/>
            <w:r w:rsidRPr="00E63AF6">
              <w:rPr>
                <w:noProof w:val="0"/>
                <w:lang w:val="fr-FR"/>
                <w:rPrChange w:id="2793" w:author="Gregorio Canal" w:date="2019-05-22T14:54:00Z">
                  <w:rPr>
                    <w:noProof w:val="0"/>
                  </w:rPr>
                </w:rPrChange>
              </w:rPr>
              <w:t>QueryByParameter</w:t>
            </w:r>
            <w:proofErr w:type="spellEnd"/>
            <w:r w:rsidR="00E63AF6">
              <w:rPr>
                <w:noProof w:val="0"/>
              </w:rPr>
              <w:fldChar w:fldCharType="end"/>
            </w:r>
            <w:r w:rsidRPr="00E63AF6">
              <w:rPr>
                <w:noProof w:val="0"/>
                <w:lang w:val="fr-FR"/>
                <w:rPrChange w:id="2794" w:author="Gregorio Canal" w:date="2019-05-22T14:54:00Z">
                  <w:rPr>
                    <w:noProof w:val="0"/>
                  </w:rPr>
                </w:rPrChange>
              </w:rPr>
              <w:t> (</w:t>
            </w:r>
            <w:r w:rsidR="00E63AF6">
              <w:fldChar w:fldCharType="begin"/>
            </w:r>
            <w:r w:rsidR="00E63AF6" w:rsidRPr="00E63AF6">
              <w:rPr>
                <w:lang w:val="fr-FR"/>
                <w:rPrChange w:id="2795" w:author="Gregorio Canal" w:date="2019-05-22T14:54:00Z">
                  <w:rPr/>
                </w:rPrChange>
              </w:rPr>
              <w:instrText xml:space="preserve"> HYPERLINK "http://hl7.org/v3ballot2007may/html/infrastructure/datatypes/datatypes.htm" \l "dt-CE" </w:instrText>
            </w:r>
            <w:r w:rsidR="00E63AF6">
              <w:fldChar w:fldCharType="separate"/>
            </w:r>
            <w:r w:rsidRPr="00E63AF6">
              <w:rPr>
                <w:noProof w:val="0"/>
                <w:lang w:val="fr-FR"/>
                <w:rPrChange w:id="2796" w:author="Gregorio Canal" w:date="2019-05-22T14:54:00Z">
                  <w:rPr>
                    <w:noProof w:val="0"/>
                  </w:rPr>
                </w:rPrChange>
              </w:rPr>
              <w:t>CE</w:t>
            </w:r>
            <w:r w:rsidR="00E63AF6">
              <w:rPr>
                <w:noProof w:val="0"/>
              </w:rPr>
              <w:fldChar w:fldCharType="end"/>
            </w:r>
            <w:r w:rsidRPr="00E63AF6">
              <w:rPr>
                <w:noProof w:val="0"/>
                <w:lang w:val="fr-FR"/>
                <w:rPrChange w:id="2797" w:author="Gregorio Canal" w:date="2019-05-22T14:54:00Z">
                  <w:rPr>
                    <w:noProof w:val="0"/>
                  </w:rPr>
                </w:rPrChange>
              </w:rPr>
              <w:t>) {</w:t>
            </w:r>
            <w:proofErr w:type="spellStart"/>
            <w:r w:rsidRPr="00E63AF6">
              <w:rPr>
                <w:noProof w:val="0"/>
                <w:lang w:val="fr-FR"/>
                <w:rPrChange w:id="2798" w:author="Gregorio Canal" w:date="2019-05-22T14:54:00Z">
                  <w:rPr>
                    <w:noProof w:val="0"/>
                  </w:rPr>
                </w:rPrChange>
              </w:rPr>
              <w:t>CWE:</w:t>
            </w:r>
            <w:r w:rsidR="00E63AF6">
              <w:fldChar w:fldCharType="begin"/>
            </w:r>
            <w:r w:rsidR="00E63AF6" w:rsidRPr="00E63AF6">
              <w:rPr>
                <w:lang w:val="fr-FR"/>
                <w:rPrChange w:id="2799" w:author="Gregorio Canal" w:date="2019-05-22T14:54:00Z">
                  <w:rPr/>
                </w:rPrChange>
              </w:rPr>
              <w:instrText xml:space="preserve"> HYPERLINK "http://hl7.org/v3ballot2007may/html/infrastructure/vocabulary/QueryRequestLimit.htm" \l "QueryRequestLimit" </w:instrText>
            </w:r>
            <w:r w:rsidR="00E63AF6">
              <w:fldChar w:fldCharType="separate"/>
            </w:r>
            <w:r w:rsidRPr="00E63AF6">
              <w:rPr>
                <w:noProof w:val="0"/>
                <w:lang w:val="fr-FR"/>
                <w:rPrChange w:id="2800" w:author="Gregorio Canal" w:date="2019-05-22T14:54:00Z">
                  <w:rPr>
                    <w:noProof w:val="0"/>
                  </w:rPr>
                </w:rPrChange>
              </w:rPr>
              <w:t>QueryRequestLimit</w:t>
            </w:r>
            <w:proofErr w:type="spellEnd"/>
            <w:r w:rsidR="00E63AF6">
              <w:rPr>
                <w:noProof w:val="0"/>
              </w:rPr>
              <w:fldChar w:fldCharType="end"/>
            </w:r>
            <w:r w:rsidRPr="00E63AF6">
              <w:rPr>
                <w:noProof w:val="0"/>
                <w:lang w:val="fr-FR"/>
                <w:rPrChange w:id="2801" w:author="Gregorio Canal" w:date="2019-05-22T14:54:00Z">
                  <w:rPr>
                    <w:noProof w:val="0"/>
                  </w:rPr>
                </w:rPrChange>
              </w:rPr>
              <w:t>, default="RD"}</w:t>
            </w:r>
          </w:p>
        </w:tc>
        <w:tc>
          <w:tcPr>
            <w:tcW w:w="5280" w:type="dxa"/>
          </w:tcPr>
          <w:p w14:paraId="0D917377" w14:textId="77777777" w:rsidR="007A1F44" w:rsidRPr="00977EA3" w:rsidRDefault="007A1F44" w:rsidP="003E0FA7">
            <w:pPr>
              <w:pStyle w:val="TableEntry"/>
              <w:rPr>
                <w:noProof w:val="0"/>
              </w:rPr>
            </w:pPr>
            <w:r w:rsidRPr="00977EA3">
              <w:rPr>
                <w:noProof w:val="0"/>
              </w:rPr>
              <w:t xml:space="preserve">Defines the units associated with the </w:t>
            </w:r>
            <w:proofErr w:type="spellStart"/>
            <w:r w:rsidRPr="00977EA3">
              <w:rPr>
                <w:noProof w:val="0"/>
              </w:rPr>
              <w:t>initialQuantity</w:t>
            </w:r>
            <w:proofErr w:type="spellEnd"/>
            <w:r w:rsidRPr="00977EA3">
              <w:rPr>
                <w:noProof w:val="0"/>
              </w:rPr>
              <w:t>; default is "records".</w:t>
            </w:r>
          </w:p>
        </w:tc>
      </w:tr>
      <w:tr w:rsidR="007A1F44" w:rsidRPr="00977EA3" w14:paraId="10CBA533" w14:textId="77777777" w:rsidTr="003462A5">
        <w:trPr>
          <w:cantSplit/>
        </w:trPr>
        <w:tc>
          <w:tcPr>
            <w:tcW w:w="4363" w:type="dxa"/>
          </w:tcPr>
          <w:p w14:paraId="5497D845" w14:textId="77777777" w:rsidR="007A1F44" w:rsidRPr="00977EA3" w:rsidRDefault="007A1F44" w:rsidP="00971004">
            <w:pPr>
              <w:pStyle w:val="TableEntry"/>
              <w:rPr>
                <w:b/>
                <w:noProof w:val="0"/>
              </w:rPr>
            </w:pPr>
            <w:proofErr w:type="spellStart"/>
            <w:r w:rsidRPr="00977EA3">
              <w:rPr>
                <w:b/>
                <w:noProof w:val="0"/>
              </w:rPr>
              <w:t>MatchAlgorithm</w:t>
            </w:r>
            <w:proofErr w:type="spellEnd"/>
          </w:p>
        </w:tc>
        <w:tc>
          <w:tcPr>
            <w:tcW w:w="5280" w:type="dxa"/>
          </w:tcPr>
          <w:p w14:paraId="6050A4B5" w14:textId="584DC32D" w:rsidR="007A1F44" w:rsidRPr="00977EA3" w:rsidRDefault="007A1F44" w:rsidP="00971004">
            <w:pPr>
              <w:pStyle w:val="TableEntry"/>
              <w:rPr>
                <w:noProof w:val="0"/>
              </w:rPr>
            </w:pPr>
            <w:r w:rsidRPr="00977EA3">
              <w:rPr>
                <w:noProof w:val="0"/>
              </w:rPr>
              <w:t>This parameter conveys instructions to the patient demographics supplier specifying the preferred matching algorithm to use</w:t>
            </w:r>
            <w:r w:rsidR="00952DDA" w:rsidRPr="00977EA3">
              <w:rPr>
                <w:noProof w:val="0"/>
              </w:rPr>
              <w:t xml:space="preserve"> </w:t>
            </w:r>
          </w:p>
        </w:tc>
      </w:tr>
      <w:tr w:rsidR="007A1F44" w:rsidRPr="00977EA3" w14:paraId="13F46F71" w14:textId="77777777" w:rsidTr="003462A5">
        <w:trPr>
          <w:cantSplit/>
        </w:trPr>
        <w:tc>
          <w:tcPr>
            <w:tcW w:w="4363" w:type="dxa"/>
          </w:tcPr>
          <w:p w14:paraId="6F8D4926" w14:textId="77777777" w:rsidR="007A1F44" w:rsidRPr="00977EA3" w:rsidRDefault="007A1F44" w:rsidP="00971004">
            <w:pPr>
              <w:pStyle w:val="TableEntry"/>
              <w:rPr>
                <w:noProof w:val="0"/>
              </w:rPr>
            </w:pPr>
            <w:r w:rsidRPr="00977EA3">
              <w:rPr>
                <w:noProof w:val="0"/>
              </w:rPr>
              <w:t>value [1..1]</w:t>
            </w:r>
            <w:r w:rsidRPr="00977EA3">
              <w:rPr>
                <w:noProof w:val="0"/>
              </w:rPr>
              <w:br/>
            </w:r>
            <w:hyperlink r:id="rId174" w:anchor="ParameterItem-cls" w:history="1">
              <w:proofErr w:type="spellStart"/>
              <w:r w:rsidRPr="00977EA3">
                <w:rPr>
                  <w:noProof w:val="0"/>
                </w:rPr>
                <w:t>ParameterItem</w:t>
              </w:r>
              <w:proofErr w:type="spellEnd"/>
            </w:hyperlink>
            <w:r w:rsidRPr="00977EA3">
              <w:rPr>
                <w:noProof w:val="0"/>
              </w:rPr>
              <w:t xml:space="preserve"> (ST) </w:t>
            </w:r>
          </w:p>
        </w:tc>
        <w:tc>
          <w:tcPr>
            <w:tcW w:w="5280" w:type="dxa"/>
          </w:tcPr>
          <w:p w14:paraId="1A3C3CC7" w14:textId="77777777" w:rsidR="007A1F44" w:rsidRPr="00977EA3" w:rsidRDefault="007A1F44" w:rsidP="00971004">
            <w:pPr>
              <w:pStyle w:val="TableEntry"/>
              <w:rPr>
                <w:noProof w:val="0"/>
              </w:rPr>
            </w:pPr>
            <w:r w:rsidRPr="00977EA3">
              <w:rPr>
                <w:noProof w:val="0"/>
              </w:rPr>
              <w:t>The name of the algorithm</w:t>
            </w:r>
          </w:p>
        </w:tc>
      </w:tr>
      <w:tr w:rsidR="007A1F44" w:rsidRPr="00977EA3" w14:paraId="553FCCBE" w14:textId="77777777" w:rsidTr="003462A5">
        <w:trPr>
          <w:cantSplit/>
        </w:trPr>
        <w:tc>
          <w:tcPr>
            <w:tcW w:w="4363" w:type="dxa"/>
          </w:tcPr>
          <w:p w14:paraId="23641107"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75" w:anchor="ParameterItem-cls" w:history="1">
              <w:proofErr w:type="spellStart"/>
              <w:r w:rsidRPr="00977EA3">
                <w:rPr>
                  <w:noProof w:val="0"/>
                </w:rPr>
                <w:t>ParameterItem</w:t>
              </w:r>
              <w:proofErr w:type="spellEnd"/>
            </w:hyperlink>
            <w:r w:rsidRPr="00977EA3">
              <w:rPr>
                <w:noProof w:val="0"/>
              </w:rPr>
              <w:t> (</w:t>
            </w:r>
            <w:hyperlink r:id="rId176" w:anchor="dt-ST" w:history="1">
              <w:r w:rsidRPr="00977EA3">
                <w:rPr>
                  <w:noProof w:val="0"/>
                </w:rPr>
                <w:t>ST</w:t>
              </w:r>
            </w:hyperlink>
            <w:r w:rsidRPr="00977EA3">
              <w:rPr>
                <w:noProof w:val="0"/>
              </w:rPr>
              <w:t>){default= "</w:t>
            </w:r>
            <w:proofErr w:type="spellStart"/>
            <w:r w:rsidRPr="00977EA3">
              <w:rPr>
                <w:noProof w:val="0"/>
              </w:rPr>
              <w:t>MatchAlgorithm</w:t>
            </w:r>
            <w:proofErr w:type="spellEnd"/>
            <w:r w:rsidRPr="00977EA3">
              <w:rPr>
                <w:noProof w:val="0"/>
              </w:rPr>
              <w:t>"}</w:t>
            </w:r>
          </w:p>
        </w:tc>
        <w:tc>
          <w:tcPr>
            <w:tcW w:w="5280" w:type="dxa"/>
          </w:tcPr>
          <w:p w14:paraId="50EDFE40" w14:textId="77777777" w:rsidR="007A1F44" w:rsidRPr="00977EA3" w:rsidRDefault="007A1F44" w:rsidP="00971004">
            <w:pPr>
              <w:pStyle w:val="TableEntry"/>
              <w:rPr>
                <w:noProof w:val="0"/>
              </w:rPr>
            </w:pPr>
          </w:p>
        </w:tc>
      </w:tr>
      <w:tr w:rsidR="007A1F44" w:rsidRPr="00977EA3" w14:paraId="7C9151A5" w14:textId="77777777" w:rsidTr="003462A5">
        <w:trPr>
          <w:cantSplit/>
        </w:trPr>
        <w:tc>
          <w:tcPr>
            <w:tcW w:w="4363" w:type="dxa"/>
          </w:tcPr>
          <w:p w14:paraId="0B9E79A8" w14:textId="77777777" w:rsidR="007A1F44" w:rsidRPr="00977EA3" w:rsidRDefault="007A1F44" w:rsidP="00971004">
            <w:pPr>
              <w:pStyle w:val="TableEntry"/>
              <w:rPr>
                <w:b/>
                <w:noProof w:val="0"/>
              </w:rPr>
            </w:pPr>
            <w:proofErr w:type="spellStart"/>
            <w:r w:rsidRPr="00977EA3">
              <w:rPr>
                <w:b/>
                <w:noProof w:val="0"/>
              </w:rPr>
              <w:t>MinimumDegreeMatch</w:t>
            </w:r>
            <w:proofErr w:type="spellEnd"/>
          </w:p>
        </w:tc>
        <w:tc>
          <w:tcPr>
            <w:tcW w:w="5280" w:type="dxa"/>
          </w:tcPr>
          <w:p w14:paraId="59ADD355" w14:textId="3A457422" w:rsidR="007A1F44" w:rsidRPr="00977EA3" w:rsidRDefault="007A1F44" w:rsidP="00971004">
            <w:pPr>
              <w:pStyle w:val="TableEntry"/>
              <w:rPr>
                <w:noProof w:val="0"/>
              </w:rPr>
            </w:pPr>
            <w:r w:rsidRPr="00977EA3">
              <w:rPr>
                <w:noProof w:val="0"/>
              </w:rPr>
              <w:t>This parameter conveys instructions to the patient demographics supplier specifying minimum degree of match to use in filtering results</w:t>
            </w:r>
            <w:r w:rsidR="00952DDA" w:rsidRPr="00977EA3">
              <w:rPr>
                <w:noProof w:val="0"/>
              </w:rPr>
              <w:t xml:space="preserve"> </w:t>
            </w:r>
          </w:p>
        </w:tc>
      </w:tr>
      <w:tr w:rsidR="007A1F44" w:rsidRPr="00977EA3" w14:paraId="292E8635" w14:textId="77777777" w:rsidTr="003462A5">
        <w:trPr>
          <w:cantSplit/>
        </w:trPr>
        <w:tc>
          <w:tcPr>
            <w:tcW w:w="4363" w:type="dxa"/>
          </w:tcPr>
          <w:p w14:paraId="6DF62B1D" w14:textId="77777777" w:rsidR="007A1F44" w:rsidRPr="00977EA3" w:rsidRDefault="007A1F44" w:rsidP="00971004">
            <w:pPr>
              <w:pStyle w:val="TableEntry"/>
              <w:rPr>
                <w:noProof w:val="0"/>
              </w:rPr>
            </w:pPr>
            <w:r w:rsidRPr="00977EA3">
              <w:rPr>
                <w:noProof w:val="0"/>
              </w:rPr>
              <w:t>value [1..1]</w:t>
            </w:r>
            <w:r w:rsidRPr="00977EA3">
              <w:rPr>
                <w:noProof w:val="0"/>
              </w:rPr>
              <w:br/>
            </w:r>
            <w:hyperlink r:id="rId177" w:anchor="ParameterItem-cls" w:history="1">
              <w:proofErr w:type="spellStart"/>
              <w:r w:rsidRPr="00977EA3">
                <w:rPr>
                  <w:noProof w:val="0"/>
                </w:rPr>
                <w:t>ParameterItem</w:t>
              </w:r>
              <w:proofErr w:type="spellEnd"/>
            </w:hyperlink>
            <w:r w:rsidRPr="00977EA3">
              <w:rPr>
                <w:noProof w:val="0"/>
              </w:rPr>
              <w:t xml:space="preserve"> (INT) </w:t>
            </w:r>
          </w:p>
        </w:tc>
        <w:tc>
          <w:tcPr>
            <w:tcW w:w="5280" w:type="dxa"/>
          </w:tcPr>
          <w:p w14:paraId="17E0E143" w14:textId="77777777" w:rsidR="007A1F44" w:rsidRPr="00977EA3" w:rsidRDefault="007A1F44" w:rsidP="00971004">
            <w:pPr>
              <w:pStyle w:val="TableEntry"/>
              <w:rPr>
                <w:noProof w:val="0"/>
              </w:rPr>
            </w:pPr>
            <w:r w:rsidRPr="00977EA3">
              <w:rPr>
                <w:noProof w:val="0"/>
              </w:rPr>
              <w:t>The numeric value of the degree of match</w:t>
            </w:r>
          </w:p>
        </w:tc>
      </w:tr>
      <w:tr w:rsidR="007A1F44" w:rsidRPr="00977EA3" w14:paraId="6F9B8893" w14:textId="77777777" w:rsidTr="003462A5">
        <w:trPr>
          <w:cantSplit/>
        </w:trPr>
        <w:tc>
          <w:tcPr>
            <w:tcW w:w="4363" w:type="dxa"/>
          </w:tcPr>
          <w:p w14:paraId="78DF61F0"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78" w:anchor="ParameterItem-cls" w:history="1">
              <w:proofErr w:type="spellStart"/>
              <w:r w:rsidRPr="00977EA3">
                <w:rPr>
                  <w:noProof w:val="0"/>
                </w:rPr>
                <w:t>ParameterItem</w:t>
              </w:r>
              <w:proofErr w:type="spellEnd"/>
            </w:hyperlink>
            <w:r w:rsidRPr="00977EA3">
              <w:rPr>
                <w:noProof w:val="0"/>
              </w:rPr>
              <w:t> (</w:t>
            </w:r>
            <w:hyperlink r:id="rId179" w:anchor="dt-ST" w:history="1">
              <w:r w:rsidRPr="00977EA3">
                <w:rPr>
                  <w:noProof w:val="0"/>
                </w:rPr>
                <w:t>ST</w:t>
              </w:r>
            </w:hyperlink>
            <w:r w:rsidRPr="00977EA3">
              <w:rPr>
                <w:noProof w:val="0"/>
              </w:rPr>
              <w:t>){default= "</w:t>
            </w:r>
            <w:proofErr w:type="spellStart"/>
            <w:r w:rsidRPr="00977EA3">
              <w:rPr>
                <w:noProof w:val="0"/>
              </w:rPr>
              <w:t>MatchAlgorithm</w:t>
            </w:r>
            <w:proofErr w:type="spellEnd"/>
            <w:r w:rsidRPr="00977EA3">
              <w:rPr>
                <w:noProof w:val="0"/>
              </w:rPr>
              <w:t>"}</w:t>
            </w:r>
          </w:p>
        </w:tc>
        <w:tc>
          <w:tcPr>
            <w:tcW w:w="5280" w:type="dxa"/>
          </w:tcPr>
          <w:p w14:paraId="2CBD275B" w14:textId="77777777" w:rsidR="007A1F44" w:rsidRPr="00977EA3" w:rsidRDefault="007A1F44" w:rsidP="00971004">
            <w:pPr>
              <w:pStyle w:val="TableEntry"/>
              <w:rPr>
                <w:noProof w:val="0"/>
              </w:rPr>
            </w:pPr>
          </w:p>
        </w:tc>
      </w:tr>
      <w:tr w:rsidR="007A1F44" w:rsidRPr="00977EA3" w14:paraId="675A3E55" w14:textId="77777777" w:rsidTr="003462A5">
        <w:trPr>
          <w:cantSplit/>
        </w:trPr>
        <w:tc>
          <w:tcPr>
            <w:tcW w:w="4363" w:type="dxa"/>
          </w:tcPr>
          <w:p w14:paraId="3CD36A49" w14:textId="77777777" w:rsidR="007A1F44" w:rsidRPr="00977EA3" w:rsidRDefault="007A1F44" w:rsidP="00971004">
            <w:pPr>
              <w:pStyle w:val="TableEntry"/>
              <w:rPr>
                <w:b/>
                <w:noProof w:val="0"/>
              </w:rPr>
            </w:pPr>
            <w:proofErr w:type="spellStart"/>
            <w:r w:rsidRPr="00977EA3">
              <w:rPr>
                <w:b/>
                <w:noProof w:val="0"/>
              </w:rPr>
              <w:t>LivingSubjectAdministrativeGender</w:t>
            </w:r>
            <w:proofErr w:type="spellEnd"/>
          </w:p>
        </w:tc>
        <w:tc>
          <w:tcPr>
            <w:tcW w:w="5280" w:type="dxa"/>
          </w:tcPr>
          <w:p w14:paraId="15A1482A" w14:textId="77777777" w:rsidR="007A1F44" w:rsidRPr="00977EA3" w:rsidRDefault="007A1F44" w:rsidP="00971004">
            <w:pPr>
              <w:pStyle w:val="TableEntry"/>
              <w:rPr>
                <w:noProof w:val="0"/>
              </w:rPr>
            </w:pPr>
            <w:r w:rsidRPr="00977EA3">
              <w:rPr>
                <w:noProof w:val="0"/>
              </w:rPr>
              <w:t>This query parameter is a code representing the administrative gender of a person in a patient registry.</w:t>
            </w:r>
          </w:p>
        </w:tc>
      </w:tr>
      <w:tr w:rsidR="007A1F44" w:rsidRPr="00977EA3" w14:paraId="150D8D25" w14:textId="77777777" w:rsidTr="003462A5">
        <w:trPr>
          <w:cantSplit/>
        </w:trPr>
        <w:tc>
          <w:tcPr>
            <w:tcW w:w="4363" w:type="dxa"/>
          </w:tcPr>
          <w:p w14:paraId="0C16433C" w14:textId="77777777" w:rsidR="007A1F44" w:rsidRPr="00977EA3" w:rsidRDefault="007A1F44" w:rsidP="00971004">
            <w:pPr>
              <w:pStyle w:val="TableEntry"/>
              <w:rPr>
                <w:noProof w:val="0"/>
              </w:rPr>
            </w:pPr>
            <w:r w:rsidRPr="00977EA3">
              <w:rPr>
                <w:noProof w:val="0"/>
              </w:rPr>
              <w:t>value [1..1]</w:t>
            </w:r>
            <w:r w:rsidRPr="00977EA3">
              <w:rPr>
                <w:noProof w:val="0"/>
              </w:rPr>
              <w:br/>
            </w:r>
            <w:hyperlink r:id="rId180" w:anchor="ParameterItem-cls" w:history="1">
              <w:proofErr w:type="spellStart"/>
              <w:r w:rsidRPr="00977EA3">
                <w:rPr>
                  <w:noProof w:val="0"/>
                </w:rPr>
                <w:t>ParameterItem</w:t>
              </w:r>
              <w:proofErr w:type="spellEnd"/>
            </w:hyperlink>
            <w:r w:rsidRPr="00977EA3">
              <w:rPr>
                <w:noProof w:val="0"/>
              </w:rPr>
              <w:t> (</w:t>
            </w:r>
            <w:hyperlink r:id="rId181" w:anchor="dt-CE" w:history="1">
              <w:r w:rsidRPr="00977EA3">
                <w:rPr>
                  <w:noProof w:val="0"/>
                </w:rPr>
                <w:t>CE</w:t>
              </w:r>
            </w:hyperlink>
            <w:r w:rsidRPr="00977EA3">
              <w:rPr>
                <w:noProof w:val="0"/>
              </w:rPr>
              <w:t>) {</w:t>
            </w:r>
            <w:proofErr w:type="spellStart"/>
            <w:r w:rsidRPr="00977EA3">
              <w:rPr>
                <w:noProof w:val="0"/>
              </w:rPr>
              <w:t>CWE:</w:t>
            </w:r>
            <w:hyperlink r:id="rId182" w:anchor="AdministrativeGender" w:history="1">
              <w:r w:rsidRPr="00977EA3">
                <w:rPr>
                  <w:noProof w:val="0"/>
                </w:rPr>
                <w:t>AdministrativeGender</w:t>
              </w:r>
              <w:proofErr w:type="spellEnd"/>
            </w:hyperlink>
            <w:r w:rsidRPr="00977EA3">
              <w:rPr>
                <w:noProof w:val="0"/>
              </w:rPr>
              <w:t>}</w:t>
            </w:r>
          </w:p>
        </w:tc>
        <w:tc>
          <w:tcPr>
            <w:tcW w:w="5280" w:type="dxa"/>
          </w:tcPr>
          <w:p w14:paraId="4D1E0E0B" w14:textId="77777777" w:rsidR="007A1F44" w:rsidRPr="00977EA3" w:rsidRDefault="007A1F44" w:rsidP="00971004">
            <w:pPr>
              <w:pStyle w:val="TableEntry"/>
              <w:rPr>
                <w:noProof w:val="0"/>
              </w:rPr>
            </w:pPr>
          </w:p>
        </w:tc>
      </w:tr>
      <w:tr w:rsidR="007A1F44" w:rsidRPr="00977EA3" w14:paraId="654E0142" w14:textId="77777777" w:rsidTr="003462A5">
        <w:trPr>
          <w:cantSplit/>
        </w:trPr>
        <w:tc>
          <w:tcPr>
            <w:tcW w:w="4363" w:type="dxa"/>
          </w:tcPr>
          <w:p w14:paraId="43EC936A"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83" w:anchor="ParameterItem-cls" w:history="1">
              <w:proofErr w:type="spellStart"/>
              <w:r w:rsidRPr="00977EA3">
                <w:rPr>
                  <w:noProof w:val="0"/>
                </w:rPr>
                <w:t>ParameterItem</w:t>
              </w:r>
              <w:proofErr w:type="spellEnd"/>
            </w:hyperlink>
            <w:r w:rsidRPr="00977EA3">
              <w:rPr>
                <w:noProof w:val="0"/>
              </w:rPr>
              <w:t> (</w:t>
            </w:r>
            <w:hyperlink r:id="rId184" w:anchor="dt-ST" w:history="1">
              <w:r w:rsidRPr="00977EA3">
                <w:rPr>
                  <w:noProof w:val="0"/>
                </w:rPr>
                <w:t>ST</w:t>
              </w:r>
            </w:hyperlink>
            <w:r w:rsidRPr="00977EA3">
              <w:rPr>
                <w:noProof w:val="0"/>
              </w:rPr>
              <w:t>){default= "</w:t>
            </w:r>
            <w:proofErr w:type="spellStart"/>
            <w:r w:rsidRPr="00977EA3">
              <w:rPr>
                <w:noProof w:val="0"/>
              </w:rPr>
              <w:t>LivingSubject.administrativeGender</w:t>
            </w:r>
            <w:proofErr w:type="spellEnd"/>
            <w:r w:rsidRPr="00977EA3">
              <w:rPr>
                <w:noProof w:val="0"/>
              </w:rPr>
              <w:t>"}</w:t>
            </w:r>
          </w:p>
        </w:tc>
        <w:tc>
          <w:tcPr>
            <w:tcW w:w="5280" w:type="dxa"/>
          </w:tcPr>
          <w:p w14:paraId="65E03494" w14:textId="77777777" w:rsidR="007A1F44" w:rsidRPr="00977EA3" w:rsidRDefault="007A1F44" w:rsidP="00971004">
            <w:pPr>
              <w:pStyle w:val="TableEntry"/>
              <w:rPr>
                <w:noProof w:val="0"/>
              </w:rPr>
            </w:pPr>
          </w:p>
        </w:tc>
      </w:tr>
      <w:tr w:rsidR="007A1F44" w:rsidRPr="00977EA3" w14:paraId="5EAB7860" w14:textId="77777777" w:rsidTr="003462A5">
        <w:trPr>
          <w:cantSplit/>
        </w:trPr>
        <w:tc>
          <w:tcPr>
            <w:tcW w:w="4363" w:type="dxa"/>
          </w:tcPr>
          <w:p w14:paraId="7C93259A" w14:textId="77777777" w:rsidR="007A1F44" w:rsidRPr="00977EA3" w:rsidRDefault="007A1F44" w:rsidP="00971004">
            <w:pPr>
              <w:pStyle w:val="TableEntry"/>
              <w:rPr>
                <w:b/>
                <w:noProof w:val="0"/>
              </w:rPr>
            </w:pPr>
            <w:proofErr w:type="spellStart"/>
            <w:r w:rsidRPr="00977EA3">
              <w:rPr>
                <w:b/>
                <w:noProof w:val="0"/>
              </w:rPr>
              <w:t>LivingSubjectBirthTime</w:t>
            </w:r>
            <w:proofErr w:type="spellEnd"/>
          </w:p>
        </w:tc>
        <w:tc>
          <w:tcPr>
            <w:tcW w:w="5280" w:type="dxa"/>
          </w:tcPr>
          <w:p w14:paraId="341682FA" w14:textId="77777777" w:rsidR="007A1F44" w:rsidRPr="00977EA3" w:rsidRDefault="007A1F44" w:rsidP="00971004">
            <w:pPr>
              <w:pStyle w:val="TableEntry"/>
              <w:rPr>
                <w:noProof w:val="0"/>
              </w:rPr>
            </w:pPr>
            <w:r w:rsidRPr="00977EA3">
              <w:rPr>
                <w:noProof w:val="0"/>
              </w:rPr>
              <w:t xml:space="preserve">This query parameter is the birth date of a living subject. </w:t>
            </w:r>
          </w:p>
        </w:tc>
      </w:tr>
      <w:tr w:rsidR="007A1F44" w:rsidRPr="00977EA3" w14:paraId="44698780" w14:textId="77777777" w:rsidTr="003462A5">
        <w:trPr>
          <w:cantSplit/>
        </w:trPr>
        <w:tc>
          <w:tcPr>
            <w:tcW w:w="4363" w:type="dxa"/>
          </w:tcPr>
          <w:p w14:paraId="7335E69E" w14:textId="77777777" w:rsidR="007A1F44" w:rsidRPr="00977EA3" w:rsidRDefault="007A1F44" w:rsidP="00971004">
            <w:pPr>
              <w:pStyle w:val="TableEntry"/>
              <w:rPr>
                <w:noProof w:val="0"/>
              </w:rPr>
            </w:pPr>
            <w:r w:rsidRPr="00977EA3">
              <w:rPr>
                <w:noProof w:val="0"/>
              </w:rPr>
              <w:t>value [1..1]</w:t>
            </w:r>
            <w:r w:rsidRPr="00977EA3">
              <w:rPr>
                <w:noProof w:val="0"/>
              </w:rPr>
              <w:br/>
            </w:r>
            <w:hyperlink r:id="rId185" w:anchor="ParameterItem-cls" w:history="1">
              <w:proofErr w:type="spellStart"/>
              <w:r w:rsidRPr="00977EA3">
                <w:rPr>
                  <w:noProof w:val="0"/>
                </w:rPr>
                <w:t>ParameterItem</w:t>
              </w:r>
              <w:proofErr w:type="spellEnd"/>
            </w:hyperlink>
            <w:r w:rsidRPr="00977EA3">
              <w:rPr>
                <w:noProof w:val="0"/>
              </w:rPr>
              <w:t> (</w:t>
            </w:r>
            <w:hyperlink r:id="rId186" w:anchor="dt-IVL" w:history="1">
              <w:r w:rsidRPr="00977EA3">
                <w:rPr>
                  <w:noProof w:val="0"/>
                </w:rPr>
                <w:t>IVL</w:t>
              </w:r>
            </w:hyperlink>
            <w:r w:rsidRPr="00977EA3">
              <w:rPr>
                <w:noProof w:val="0"/>
              </w:rPr>
              <w:t>&lt;</w:t>
            </w:r>
            <w:hyperlink r:id="rId187" w:anchor="dt-TS" w:history="1">
              <w:r w:rsidRPr="00977EA3">
                <w:rPr>
                  <w:noProof w:val="0"/>
                </w:rPr>
                <w:t>TS</w:t>
              </w:r>
            </w:hyperlink>
            <w:r w:rsidRPr="00977EA3">
              <w:rPr>
                <w:noProof w:val="0"/>
              </w:rPr>
              <w:t>&gt;)</w:t>
            </w:r>
          </w:p>
        </w:tc>
        <w:tc>
          <w:tcPr>
            <w:tcW w:w="5280" w:type="dxa"/>
          </w:tcPr>
          <w:p w14:paraId="75DD433E" w14:textId="77777777" w:rsidR="007A1F44" w:rsidRPr="00977EA3" w:rsidRDefault="007A1F44" w:rsidP="00971004">
            <w:pPr>
              <w:pStyle w:val="TableEntry"/>
              <w:rPr>
                <w:noProof w:val="0"/>
              </w:rPr>
            </w:pPr>
            <w:r w:rsidRPr="00977EA3">
              <w:rPr>
                <w:noProof w:val="0"/>
              </w:rPr>
              <w:t>A date or date range. This parameter can convey an exact moment (e.g., January 1, 1960 @ 03:00:00 EST), an approximate date (e.g., January 1960), or even a range of dates (e.g., December 1, 1959 through March 31, 1960).</w:t>
            </w:r>
          </w:p>
        </w:tc>
      </w:tr>
      <w:tr w:rsidR="007A1F44" w:rsidRPr="00977EA3" w14:paraId="22D57728" w14:textId="77777777" w:rsidTr="003462A5">
        <w:trPr>
          <w:cantSplit/>
        </w:trPr>
        <w:tc>
          <w:tcPr>
            <w:tcW w:w="4363" w:type="dxa"/>
          </w:tcPr>
          <w:p w14:paraId="1F801B95"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88" w:anchor="ParameterItem-cls" w:history="1">
              <w:proofErr w:type="spellStart"/>
              <w:r w:rsidRPr="00977EA3">
                <w:rPr>
                  <w:noProof w:val="0"/>
                </w:rPr>
                <w:t>ParameterItem</w:t>
              </w:r>
              <w:proofErr w:type="spellEnd"/>
            </w:hyperlink>
            <w:r w:rsidRPr="00977EA3">
              <w:rPr>
                <w:noProof w:val="0"/>
              </w:rPr>
              <w:t> (</w:t>
            </w:r>
            <w:hyperlink r:id="rId189" w:anchor="dt-ST" w:history="1">
              <w:r w:rsidRPr="00977EA3">
                <w:rPr>
                  <w:noProof w:val="0"/>
                </w:rPr>
                <w:t>ST</w:t>
              </w:r>
            </w:hyperlink>
            <w:r w:rsidRPr="00977EA3">
              <w:rPr>
                <w:noProof w:val="0"/>
              </w:rPr>
              <w:t>){default= "</w:t>
            </w:r>
            <w:proofErr w:type="spellStart"/>
            <w:r w:rsidRPr="00977EA3">
              <w:rPr>
                <w:noProof w:val="0"/>
              </w:rPr>
              <w:t>LivingSubject.birthTime</w:t>
            </w:r>
            <w:proofErr w:type="spellEnd"/>
            <w:r w:rsidRPr="00977EA3">
              <w:rPr>
                <w:noProof w:val="0"/>
              </w:rPr>
              <w:t>"}</w:t>
            </w:r>
          </w:p>
        </w:tc>
        <w:tc>
          <w:tcPr>
            <w:tcW w:w="5280" w:type="dxa"/>
          </w:tcPr>
          <w:p w14:paraId="10AEF40E" w14:textId="77777777" w:rsidR="007A1F44" w:rsidRPr="00977EA3" w:rsidRDefault="007A1F44" w:rsidP="00971004">
            <w:pPr>
              <w:pStyle w:val="TableEntry"/>
              <w:rPr>
                <w:noProof w:val="0"/>
              </w:rPr>
            </w:pPr>
          </w:p>
        </w:tc>
      </w:tr>
      <w:tr w:rsidR="007A1F44" w:rsidRPr="00977EA3" w14:paraId="6D348054" w14:textId="77777777" w:rsidTr="003462A5">
        <w:trPr>
          <w:cantSplit/>
        </w:trPr>
        <w:tc>
          <w:tcPr>
            <w:tcW w:w="4363" w:type="dxa"/>
          </w:tcPr>
          <w:p w14:paraId="72490A9A" w14:textId="77777777" w:rsidR="007A1F44" w:rsidRPr="00977EA3" w:rsidRDefault="007A1F44" w:rsidP="00971004">
            <w:pPr>
              <w:pStyle w:val="TableEntry"/>
              <w:rPr>
                <w:b/>
                <w:noProof w:val="0"/>
              </w:rPr>
            </w:pPr>
            <w:proofErr w:type="spellStart"/>
            <w:r w:rsidRPr="00977EA3">
              <w:rPr>
                <w:b/>
                <w:noProof w:val="0"/>
              </w:rPr>
              <w:t>LivingSubjectId</w:t>
            </w:r>
            <w:proofErr w:type="spellEnd"/>
          </w:p>
        </w:tc>
        <w:tc>
          <w:tcPr>
            <w:tcW w:w="5280" w:type="dxa"/>
          </w:tcPr>
          <w:p w14:paraId="7728A450" w14:textId="77777777" w:rsidR="007A1F44" w:rsidRPr="00977EA3" w:rsidRDefault="007A1F44" w:rsidP="00971004">
            <w:pPr>
              <w:pStyle w:val="TableEntry"/>
              <w:rPr>
                <w:noProof w:val="0"/>
              </w:rPr>
            </w:pPr>
          </w:p>
        </w:tc>
      </w:tr>
      <w:tr w:rsidR="007A1F44" w:rsidRPr="00977EA3" w14:paraId="79A7ADDC" w14:textId="77777777" w:rsidTr="003462A5">
        <w:trPr>
          <w:cantSplit/>
        </w:trPr>
        <w:tc>
          <w:tcPr>
            <w:tcW w:w="4363" w:type="dxa"/>
          </w:tcPr>
          <w:p w14:paraId="122C0CAE" w14:textId="77777777" w:rsidR="007A1F44" w:rsidRPr="00977EA3" w:rsidRDefault="007A1F44" w:rsidP="00971004">
            <w:pPr>
              <w:pStyle w:val="TableEntry"/>
              <w:rPr>
                <w:noProof w:val="0"/>
              </w:rPr>
            </w:pPr>
            <w:r w:rsidRPr="00977EA3">
              <w:rPr>
                <w:noProof w:val="0"/>
              </w:rPr>
              <w:t>value [1..1] (M)</w:t>
            </w:r>
            <w:r w:rsidRPr="00977EA3">
              <w:rPr>
                <w:noProof w:val="0"/>
              </w:rPr>
              <w:br/>
            </w:r>
            <w:hyperlink r:id="rId190" w:anchor="ParameterItem-cls" w:history="1">
              <w:proofErr w:type="spellStart"/>
              <w:r w:rsidRPr="00977EA3">
                <w:rPr>
                  <w:noProof w:val="0"/>
                </w:rPr>
                <w:t>ParameterItem</w:t>
              </w:r>
              <w:proofErr w:type="spellEnd"/>
            </w:hyperlink>
            <w:r w:rsidRPr="00977EA3">
              <w:rPr>
                <w:noProof w:val="0"/>
              </w:rPr>
              <w:t> (</w:t>
            </w:r>
            <w:hyperlink r:id="rId191" w:anchor="dt-II" w:history="1">
              <w:r w:rsidRPr="00977EA3">
                <w:rPr>
                  <w:noProof w:val="0"/>
                </w:rPr>
                <w:t>II</w:t>
              </w:r>
            </w:hyperlink>
            <w:r w:rsidRPr="00977EA3">
              <w:rPr>
                <w:noProof w:val="0"/>
              </w:rPr>
              <w:t>)</w:t>
            </w:r>
          </w:p>
        </w:tc>
        <w:tc>
          <w:tcPr>
            <w:tcW w:w="5280" w:type="dxa"/>
          </w:tcPr>
          <w:p w14:paraId="3EEF33EC" w14:textId="77777777" w:rsidR="007A1F44" w:rsidRPr="00977EA3" w:rsidRDefault="007A1F44" w:rsidP="00971004">
            <w:pPr>
              <w:pStyle w:val="TableEntry"/>
              <w:rPr>
                <w:noProof w:val="0"/>
              </w:rPr>
            </w:pPr>
            <w:r w:rsidRPr="00977EA3">
              <w:rPr>
                <w:noProof w:val="0"/>
              </w:rPr>
              <w:t>A patient identifier, used to assist in finding a match for the query.</w:t>
            </w:r>
          </w:p>
        </w:tc>
      </w:tr>
      <w:tr w:rsidR="007A1F44" w:rsidRPr="00977EA3" w14:paraId="5B08CF20" w14:textId="77777777" w:rsidTr="003462A5">
        <w:trPr>
          <w:cantSplit/>
        </w:trPr>
        <w:tc>
          <w:tcPr>
            <w:tcW w:w="4363" w:type="dxa"/>
          </w:tcPr>
          <w:p w14:paraId="30C5DBEA"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92" w:anchor="ParameterItem-cls" w:history="1">
              <w:proofErr w:type="spellStart"/>
              <w:r w:rsidRPr="00977EA3">
                <w:rPr>
                  <w:noProof w:val="0"/>
                </w:rPr>
                <w:t>ParameterItem</w:t>
              </w:r>
              <w:proofErr w:type="spellEnd"/>
            </w:hyperlink>
            <w:r w:rsidRPr="00977EA3">
              <w:rPr>
                <w:noProof w:val="0"/>
              </w:rPr>
              <w:t> (</w:t>
            </w:r>
            <w:hyperlink r:id="rId193" w:anchor="dt-ST" w:history="1">
              <w:r w:rsidRPr="00977EA3">
                <w:rPr>
                  <w:noProof w:val="0"/>
                </w:rPr>
                <w:t>ST</w:t>
              </w:r>
            </w:hyperlink>
            <w:r w:rsidRPr="00977EA3">
              <w:rPr>
                <w:noProof w:val="0"/>
              </w:rPr>
              <w:t>){default= "LivingSubject.id"}</w:t>
            </w:r>
          </w:p>
        </w:tc>
        <w:tc>
          <w:tcPr>
            <w:tcW w:w="5280" w:type="dxa"/>
          </w:tcPr>
          <w:p w14:paraId="319277C0" w14:textId="77777777" w:rsidR="007A1F44" w:rsidRPr="00977EA3" w:rsidRDefault="007A1F44" w:rsidP="00971004">
            <w:pPr>
              <w:pStyle w:val="TableEntry"/>
              <w:rPr>
                <w:noProof w:val="0"/>
              </w:rPr>
            </w:pPr>
          </w:p>
        </w:tc>
      </w:tr>
      <w:tr w:rsidR="007A1F44" w:rsidRPr="00977EA3" w14:paraId="4DF88987" w14:textId="77777777" w:rsidTr="003462A5">
        <w:trPr>
          <w:cantSplit/>
        </w:trPr>
        <w:tc>
          <w:tcPr>
            <w:tcW w:w="4363" w:type="dxa"/>
          </w:tcPr>
          <w:p w14:paraId="7BFED850" w14:textId="77777777" w:rsidR="007A1F44" w:rsidRPr="00977EA3" w:rsidRDefault="007A1F44" w:rsidP="00971004">
            <w:pPr>
              <w:pStyle w:val="TableEntry"/>
              <w:rPr>
                <w:b/>
                <w:noProof w:val="0"/>
              </w:rPr>
            </w:pPr>
            <w:proofErr w:type="spellStart"/>
            <w:r w:rsidRPr="00977EA3">
              <w:rPr>
                <w:b/>
                <w:noProof w:val="0"/>
              </w:rPr>
              <w:t>LivingSubjectName</w:t>
            </w:r>
            <w:proofErr w:type="spellEnd"/>
          </w:p>
        </w:tc>
        <w:tc>
          <w:tcPr>
            <w:tcW w:w="5280" w:type="dxa"/>
          </w:tcPr>
          <w:p w14:paraId="7ABD5F28" w14:textId="77777777" w:rsidR="007A1F44" w:rsidRPr="00977EA3" w:rsidRDefault="007A1F44" w:rsidP="00971004">
            <w:pPr>
              <w:pStyle w:val="TableEntry"/>
              <w:rPr>
                <w:noProof w:val="0"/>
              </w:rPr>
            </w:pPr>
            <w:r w:rsidRPr="00977EA3">
              <w:rPr>
                <w:noProof w:val="0"/>
              </w:rPr>
              <w:t xml:space="preserve">This query parameter is the name of a person. If multiple instances of </w:t>
            </w:r>
            <w:proofErr w:type="spellStart"/>
            <w:r w:rsidRPr="00977EA3">
              <w:rPr>
                <w:noProof w:val="0"/>
              </w:rPr>
              <w:t>LivingSubjectName</w:t>
            </w:r>
            <w:proofErr w:type="spellEnd"/>
            <w:r w:rsidRPr="00977EA3">
              <w:rPr>
                <w:noProof w:val="0"/>
              </w:rPr>
              <w:t xml:space="preserve"> are provided, the receiver must consider them as possible alternatives, logically connected with an "or".</w:t>
            </w:r>
          </w:p>
        </w:tc>
      </w:tr>
      <w:tr w:rsidR="007A1F44" w:rsidRPr="00977EA3" w14:paraId="049DA341" w14:textId="77777777" w:rsidTr="003462A5">
        <w:trPr>
          <w:cantSplit/>
        </w:trPr>
        <w:tc>
          <w:tcPr>
            <w:tcW w:w="4363" w:type="dxa"/>
          </w:tcPr>
          <w:p w14:paraId="52C0CD98" w14:textId="77777777" w:rsidR="007A1F44" w:rsidRPr="00977EA3" w:rsidRDefault="007A1F44" w:rsidP="00971004">
            <w:pPr>
              <w:pStyle w:val="TableEntry"/>
              <w:rPr>
                <w:noProof w:val="0"/>
              </w:rPr>
            </w:pPr>
            <w:r w:rsidRPr="00977EA3">
              <w:rPr>
                <w:noProof w:val="0"/>
              </w:rPr>
              <w:lastRenderedPageBreak/>
              <w:t>value [1..1]</w:t>
            </w:r>
            <w:r w:rsidRPr="00977EA3">
              <w:rPr>
                <w:noProof w:val="0"/>
              </w:rPr>
              <w:br/>
            </w:r>
            <w:hyperlink r:id="rId194" w:anchor="ParameterItem-cls" w:history="1">
              <w:proofErr w:type="spellStart"/>
              <w:r w:rsidRPr="00977EA3">
                <w:rPr>
                  <w:noProof w:val="0"/>
                </w:rPr>
                <w:t>ParameterItem</w:t>
              </w:r>
              <w:proofErr w:type="spellEnd"/>
            </w:hyperlink>
            <w:r w:rsidRPr="00977EA3">
              <w:rPr>
                <w:noProof w:val="0"/>
              </w:rPr>
              <w:t xml:space="preserve"> (PN) </w:t>
            </w:r>
          </w:p>
        </w:tc>
        <w:tc>
          <w:tcPr>
            <w:tcW w:w="5280" w:type="dxa"/>
          </w:tcPr>
          <w:p w14:paraId="499C19FC" w14:textId="77777777" w:rsidR="007A1F44" w:rsidRPr="00977EA3" w:rsidRDefault="007A1F44" w:rsidP="00971004">
            <w:pPr>
              <w:pStyle w:val="TableEntry"/>
              <w:rPr>
                <w:noProof w:val="0"/>
              </w:rPr>
            </w:pPr>
            <w:r w:rsidRPr="00977EA3">
              <w:rPr>
                <w:noProof w:val="0"/>
              </w:rPr>
              <w:t>The name "use" attribute can convey that a name is to be matched using "fuzzy" matching, and does not require exact match. Only some of the name parts may be populated. If, for example, only a family name part of a person's name is sent, then the query would match all persons with that family name regardless of their given names or initials.</w:t>
            </w:r>
          </w:p>
        </w:tc>
      </w:tr>
      <w:tr w:rsidR="007A1F44" w:rsidRPr="00977EA3" w14:paraId="3200C693" w14:textId="77777777" w:rsidTr="003462A5">
        <w:trPr>
          <w:cantSplit/>
        </w:trPr>
        <w:tc>
          <w:tcPr>
            <w:tcW w:w="4363" w:type="dxa"/>
          </w:tcPr>
          <w:p w14:paraId="2E8CABC3"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95" w:anchor="ParameterItem-cls" w:history="1">
              <w:proofErr w:type="spellStart"/>
              <w:r w:rsidRPr="00977EA3">
                <w:rPr>
                  <w:noProof w:val="0"/>
                </w:rPr>
                <w:t>ParameterItem</w:t>
              </w:r>
              <w:proofErr w:type="spellEnd"/>
            </w:hyperlink>
            <w:r w:rsidRPr="00977EA3">
              <w:rPr>
                <w:noProof w:val="0"/>
              </w:rPr>
              <w:t> (</w:t>
            </w:r>
            <w:hyperlink r:id="rId196" w:anchor="dt-ST" w:history="1">
              <w:r w:rsidRPr="00977EA3">
                <w:rPr>
                  <w:noProof w:val="0"/>
                </w:rPr>
                <w:t>ST</w:t>
              </w:r>
            </w:hyperlink>
            <w:r w:rsidRPr="00977EA3">
              <w:rPr>
                <w:noProof w:val="0"/>
              </w:rPr>
              <w:t>){default= "LivingSubject.name"}</w:t>
            </w:r>
          </w:p>
        </w:tc>
        <w:tc>
          <w:tcPr>
            <w:tcW w:w="5280" w:type="dxa"/>
          </w:tcPr>
          <w:p w14:paraId="65A625B0" w14:textId="77777777" w:rsidR="007A1F44" w:rsidRPr="00977EA3" w:rsidRDefault="007A1F44" w:rsidP="00971004">
            <w:pPr>
              <w:pStyle w:val="TableEntry"/>
              <w:rPr>
                <w:noProof w:val="0"/>
              </w:rPr>
            </w:pPr>
          </w:p>
        </w:tc>
      </w:tr>
      <w:tr w:rsidR="007A1F44" w:rsidRPr="00977EA3" w14:paraId="333944B7" w14:textId="77777777" w:rsidTr="003462A5">
        <w:trPr>
          <w:cantSplit/>
        </w:trPr>
        <w:tc>
          <w:tcPr>
            <w:tcW w:w="4363" w:type="dxa"/>
          </w:tcPr>
          <w:p w14:paraId="62CED5FC" w14:textId="77777777" w:rsidR="007A1F44" w:rsidRPr="00977EA3" w:rsidRDefault="007A1F44" w:rsidP="00971004">
            <w:pPr>
              <w:pStyle w:val="TableEntry"/>
              <w:rPr>
                <w:b/>
                <w:noProof w:val="0"/>
              </w:rPr>
            </w:pPr>
            <w:proofErr w:type="spellStart"/>
            <w:r w:rsidRPr="00977EA3">
              <w:rPr>
                <w:b/>
                <w:noProof w:val="0"/>
              </w:rPr>
              <w:t>PatientAddress</w:t>
            </w:r>
            <w:proofErr w:type="spellEnd"/>
          </w:p>
        </w:tc>
        <w:tc>
          <w:tcPr>
            <w:tcW w:w="5280" w:type="dxa"/>
          </w:tcPr>
          <w:p w14:paraId="33F4038F" w14:textId="77777777" w:rsidR="007A1F44" w:rsidRPr="00977EA3" w:rsidRDefault="007A1F44" w:rsidP="00971004">
            <w:pPr>
              <w:pStyle w:val="TableEntry"/>
              <w:rPr>
                <w:noProof w:val="0"/>
              </w:rPr>
            </w:pPr>
            <w:r w:rsidRPr="00977EA3">
              <w:rPr>
                <w:noProof w:val="0"/>
              </w:rPr>
              <w:t xml:space="preserve">This query parameter is a postal address for corresponding with a patient. There shall be only a single </w:t>
            </w:r>
            <w:proofErr w:type="spellStart"/>
            <w:r w:rsidRPr="00977EA3">
              <w:rPr>
                <w:noProof w:val="0"/>
              </w:rPr>
              <w:t>PatientAddress</w:t>
            </w:r>
            <w:proofErr w:type="spellEnd"/>
            <w:r w:rsidRPr="00977EA3">
              <w:rPr>
                <w:noProof w:val="0"/>
              </w:rPr>
              <w:t xml:space="preserve"> element</w:t>
            </w:r>
          </w:p>
        </w:tc>
      </w:tr>
      <w:tr w:rsidR="007A1F44" w:rsidRPr="00977EA3" w14:paraId="451ADEFC" w14:textId="77777777" w:rsidTr="003462A5">
        <w:trPr>
          <w:cantSplit/>
        </w:trPr>
        <w:tc>
          <w:tcPr>
            <w:tcW w:w="4363" w:type="dxa"/>
          </w:tcPr>
          <w:p w14:paraId="370DEA10" w14:textId="77777777" w:rsidR="007A1F44" w:rsidRPr="00977EA3" w:rsidRDefault="007A1F44" w:rsidP="0090367F">
            <w:pPr>
              <w:pStyle w:val="TableEntry"/>
              <w:rPr>
                <w:noProof w:val="0"/>
              </w:rPr>
            </w:pPr>
            <w:r w:rsidRPr="00977EA3">
              <w:rPr>
                <w:noProof w:val="0"/>
              </w:rPr>
              <w:t>value [1..*]</w:t>
            </w:r>
            <w:r w:rsidRPr="00977EA3">
              <w:rPr>
                <w:noProof w:val="0"/>
              </w:rPr>
              <w:br/>
            </w:r>
            <w:hyperlink r:id="rId197" w:anchor="ParameterItem-cls" w:history="1">
              <w:proofErr w:type="spellStart"/>
              <w:r w:rsidRPr="00977EA3">
                <w:rPr>
                  <w:noProof w:val="0"/>
                </w:rPr>
                <w:t>ParameterItem</w:t>
              </w:r>
              <w:proofErr w:type="spellEnd"/>
            </w:hyperlink>
            <w:r w:rsidRPr="00977EA3">
              <w:rPr>
                <w:noProof w:val="0"/>
              </w:rPr>
              <w:t> (</w:t>
            </w:r>
            <w:hyperlink r:id="rId198" w:anchor="dt-II" w:history="1">
              <w:r w:rsidRPr="00977EA3">
                <w:rPr>
                  <w:noProof w:val="0"/>
                </w:rPr>
                <w:t>AD</w:t>
              </w:r>
            </w:hyperlink>
            <w:r w:rsidRPr="00977EA3">
              <w:rPr>
                <w:noProof w:val="0"/>
              </w:rPr>
              <w:t xml:space="preserve">) </w:t>
            </w:r>
          </w:p>
        </w:tc>
        <w:tc>
          <w:tcPr>
            <w:tcW w:w="5280" w:type="dxa"/>
          </w:tcPr>
          <w:p w14:paraId="2BD92987" w14:textId="77777777" w:rsidR="007A1F44" w:rsidRPr="00977EA3" w:rsidRDefault="007A1F44" w:rsidP="00971004">
            <w:pPr>
              <w:pStyle w:val="TableEntry"/>
              <w:rPr>
                <w:noProof w:val="0"/>
              </w:rPr>
            </w:pPr>
            <w:r w:rsidRPr="00977EA3">
              <w:rPr>
                <w:noProof w:val="0"/>
              </w:rPr>
              <w:t>Multiple instances of the value element within a Patient Address may be specified and are combined with OR logic.</w:t>
            </w:r>
          </w:p>
        </w:tc>
      </w:tr>
      <w:tr w:rsidR="007A1F44" w:rsidRPr="00977EA3" w14:paraId="302E3439" w14:textId="77777777" w:rsidTr="003462A5">
        <w:trPr>
          <w:cantSplit/>
        </w:trPr>
        <w:tc>
          <w:tcPr>
            <w:tcW w:w="4363" w:type="dxa"/>
          </w:tcPr>
          <w:p w14:paraId="32E93334"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199" w:anchor="ParameterItem-cls" w:history="1">
              <w:proofErr w:type="spellStart"/>
              <w:r w:rsidRPr="00977EA3">
                <w:rPr>
                  <w:noProof w:val="0"/>
                </w:rPr>
                <w:t>ParameterItem</w:t>
              </w:r>
              <w:proofErr w:type="spellEnd"/>
            </w:hyperlink>
            <w:r w:rsidRPr="00977EA3">
              <w:rPr>
                <w:noProof w:val="0"/>
              </w:rPr>
              <w:t> (</w:t>
            </w:r>
            <w:hyperlink r:id="rId200" w:anchor="dt-ST" w:history="1">
              <w:r w:rsidRPr="00977EA3">
                <w:rPr>
                  <w:noProof w:val="0"/>
                </w:rPr>
                <w:t>ST</w:t>
              </w:r>
            </w:hyperlink>
            <w:r w:rsidRPr="00977EA3">
              <w:rPr>
                <w:noProof w:val="0"/>
              </w:rPr>
              <w:t>){default= "</w:t>
            </w:r>
            <w:proofErr w:type="spellStart"/>
            <w:r w:rsidRPr="00977EA3">
              <w:rPr>
                <w:noProof w:val="0"/>
              </w:rPr>
              <w:t>Patient.addr</w:t>
            </w:r>
            <w:proofErr w:type="spellEnd"/>
            <w:r w:rsidRPr="00977EA3">
              <w:rPr>
                <w:noProof w:val="0"/>
              </w:rPr>
              <w:t>"}</w:t>
            </w:r>
          </w:p>
        </w:tc>
        <w:tc>
          <w:tcPr>
            <w:tcW w:w="5280" w:type="dxa"/>
          </w:tcPr>
          <w:p w14:paraId="375E1A92" w14:textId="77777777" w:rsidR="007A1F44" w:rsidRPr="00977EA3" w:rsidRDefault="007A1F44" w:rsidP="00971004">
            <w:pPr>
              <w:pStyle w:val="TableEntry"/>
              <w:rPr>
                <w:noProof w:val="0"/>
              </w:rPr>
            </w:pPr>
          </w:p>
        </w:tc>
      </w:tr>
      <w:tr w:rsidR="007A1F44" w:rsidRPr="00977EA3" w14:paraId="26CD97F1" w14:textId="77777777" w:rsidTr="003462A5">
        <w:trPr>
          <w:cantSplit/>
        </w:trPr>
        <w:tc>
          <w:tcPr>
            <w:tcW w:w="4363" w:type="dxa"/>
          </w:tcPr>
          <w:p w14:paraId="779638BC" w14:textId="77777777" w:rsidR="007A1F44" w:rsidRPr="00977EA3" w:rsidRDefault="007A1F44" w:rsidP="00971004">
            <w:pPr>
              <w:pStyle w:val="TableEntry"/>
              <w:rPr>
                <w:noProof w:val="0"/>
              </w:rPr>
            </w:pPr>
            <w:proofErr w:type="spellStart"/>
            <w:r w:rsidRPr="00977EA3">
              <w:rPr>
                <w:noProof w:val="0"/>
              </w:rPr>
              <w:t>OtherIDsScopingOrganization</w:t>
            </w:r>
            <w:proofErr w:type="spellEnd"/>
          </w:p>
        </w:tc>
        <w:tc>
          <w:tcPr>
            <w:tcW w:w="5280" w:type="dxa"/>
          </w:tcPr>
          <w:p w14:paraId="590B6FD1" w14:textId="77777777" w:rsidR="007A1F44" w:rsidRPr="00977EA3" w:rsidRDefault="007A1F44" w:rsidP="00971004">
            <w:pPr>
              <w:pStyle w:val="TableEntry"/>
              <w:rPr>
                <w:noProof w:val="0"/>
              </w:rPr>
            </w:pPr>
            <w:r w:rsidRPr="00977EA3">
              <w:rPr>
                <w:noProof w:val="0"/>
              </w:rPr>
              <w:t>Optional parameter specifying the assigning authority of a Patient Identity Domain</w:t>
            </w:r>
          </w:p>
        </w:tc>
      </w:tr>
      <w:tr w:rsidR="007A1F44" w:rsidRPr="00977EA3" w14:paraId="22EF198F" w14:textId="77777777" w:rsidTr="003462A5">
        <w:trPr>
          <w:cantSplit/>
        </w:trPr>
        <w:tc>
          <w:tcPr>
            <w:tcW w:w="4363" w:type="dxa"/>
          </w:tcPr>
          <w:p w14:paraId="384ACB6C" w14:textId="77777777" w:rsidR="007A1F44" w:rsidRPr="00977EA3" w:rsidRDefault="007A1F44" w:rsidP="00971004">
            <w:pPr>
              <w:pStyle w:val="TableEntry"/>
              <w:rPr>
                <w:noProof w:val="0"/>
              </w:rPr>
            </w:pPr>
            <w:r w:rsidRPr="00977EA3">
              <w:rPr>
                <w:noProof w:val="0"/>
              </w:rPr>
              <w:t>value [1..1]</w:t>
            </w:r>
            <w:r w:rsidRPr="00977EA3">
              <w:rPr>
                <w:noProof w:val="0"/>
              </w:rPr>
              <w:br/>
            </w:r>
            <w:hyperlink r:id="rId201" w:anchor="ParameterItem-cls" w:history="1">
              <w:proofErr w:type="spellStart"/>
              <w:r w:rsidRPr="00977EA3">
                <w:rPr>
                  <w:noProof w:val="0"/>
                </w:rPr>
                <w:t>ParameterItem</w:t>
              </w:r>
              <w:proofErr w:type="spellEnd"/>
            </w:hyperlink>
            <w:r w:rsidRPr="00977EA3">
              <w:rPr>
                <w:noProof w:val="0"/>
              </w:rPr>
              <w:t> (</w:t>
            </w:r>
            <w:hyperlink r:id="rId202" w:anchor="dt-II" w:history="1">
              <w:r w:rsidRPr="00977EA3">
                <w:rPr>
                  <w:noProof w:val="0"/>
                </w:rPr>
                <w:t>II</w:t>
              </w:r>
            </w:hyperlink>
            <w:r w:rsidRPr="00977EA3">
              <w:rPr>
                <w:noProof w:val="0"/>
              </w:rPr>
              <w:t xml:space="preserve">) </w:t>
            </w:r>
          </w:p>
        </w:tc>
        <w:tc>
          <w:tcPr>
            <w:tcW w:w="5280" w:type="dxa"/>
          </w:tcPr>
          <w:p w14:paraId="286AC407" w14:textId="77777777" w:rsidR="007A1F44" w:rsidRPr="00977EA3" w:rsidRDefault="007A1F44" w:rsidP="00971004">
            <w:pPr>
              <w:pStyle w:val="TableEntry"/>
              <w:rPr>
                <w:noProof w:val="0"/>
              </w:rPr>
            </w:pPr>
            <w:r w:rsidRPr="00977EA3">
              <w:rPr>
                <w:noProof w:val="0"/>
              </w:rPr>
              <w:t>The identifier for a Patient Identity Domain's assigning authority. IHE restriction:</w:t>
            </w:r>
            <w:r w:rsidRPr="00977EA3">
              <w:rPr>
                <w:noProof w:val="0"/>
              </w:rPr>
              <w:br/>
              <w:t xml:space="preserve">The </w:t>
            </w:r>
            <w:proofErr w:type="spellStart"/>
            <w:r w:rsidRPr="00977EA3">
              <w:rPr>
                <w:noProof w:val="0"/>
              </w:rPr>
              <w:t>value.root</w:t>
            </w:r>
            <w:proofErr w:type="spellEnd"/>
            <w:r w:rsidRPr="00977EA3">
              <w:rPr>
                <w:noProof w:val="0"/>
              </w:rPr>
              <w:t xml:space="preserve"> attribute SHALL be a valid ISO OID</w:t>
            </w:r>
            <w:r w:rsidRPr="00977EA3">
              <w:rPr>
                <w:noProof w:val="0"/>
              </w:rPr>
              <w:br/>
              <w:t xml:space="preserve">The </w:t>
            </w:r>
            <w:proofErr w:type="spellStart"/>
            <w:r w:rsidRPr="00977EA3">
              <w:rPr>
                <w:noProof w:val="0"/>
              </w:rPr>
              <w:t>value.extension</w:t>
            </w:r>
            <w:proofErr w:type="spellEnd"/>
            <w:r w:rsidRPr="00977EA3">
              <w:rPr>
                <w:noProof w:val="0"/>
              </w:rPr>
              <w:t xml:space="preserve"> attribute SHALL NOT be present</w:t>
            </w:r>
          </w:p>
        </w:tc>
      </w:tr>
      <w:tr w:rsidR="007A1F44" w:rsidRPr="00977EA3" w14:paraId="03F3DD4A" w14:textId="77777777" w:rsidTr="003462A5">
        <w:trPr>
          <w:cantSplit/>
        </w:trPr>
        <w:tc>
          <w:tcPr>
            <w:tcW w:w="4363" w:type="dxa"/>
          </w:tcPr>
          <w:p w14:paraId="49B454B2"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203" w:anchor="ParameterItem-cls" w:history="1">
              <w:proofErr w:type="spellStart"/>
              <w:r w:rsidRPr="00977EA3">
                <w:rPr>
                  <w:noProof w:val="0"/>
                </w:rPr>
                <w:t>ParameterItem</w:t>
              </w:r>
              <w:proofErr w:type="spellEnd"/>
            </w:hyperlink>
            <w:r w:rsidRPr="00977EA3">
              <w:rPr>
                <w:noProof w:val="0"/>
              </w:rPr>
              <w:t> (</w:t>
            </w:r>
            <w:hyperlink r:id="rId204" w:anchor="dt-ST" w:history="1">
              <w:r w:rsidRPr="00977EA3">
                <w:rPr>
                  <w:noProof w:val="0"/>
                </w:rPr>
                <w:t>ST</w:t>
              </w:r>
            </w:hyperlink>
            <w:r w:rsidRPr="00977EA3">
              <w:rPr>
                <w:noProof w:val="0"/>
              </w:rPr>
              <w:t>){default= "OtherIDs.scopingOrganization.id"}</w:t>
            </w:r>
          </w:p>
        </w:tc>
        <w:tc>
          <w:tcPr>
            <w:tcW w:w="5280" w:type="dxa"/>
          </w:tcPr>
          <w:p w14:paraId="26221106" w14:textId="77777777" w:rsidR="007A1F44" w:rsidRPr="00977EA3" w:rsidRDefault="007A1F44" w:rsidP="00971004">
            <w:pPr>
              <w:pStyle w:val="TableEntry"/>
              <w:rPr>
                <w:noProof w:val="0"/>
              </w:rPr>
            </w:pPr>
          </w:p>
        </w:tc>
      </w:tr>
    </w:tbl>
    <w:p w14:paraId="3D7D05A6" w14:textId="77777777" w:rsidR="007A1F44" w:rsidRPr="00977EA3" w:rsidRDefault="007A1F44" w:rsidP="00D372D5">
      <w:pPr>
        <w:pStyle w:val="Corpotesto"/>
      </w:pPr>
      <w:bookmarkStart w:id="2802" w:name="_Toc169692763"/>
    </w:p>
    <w:p w14:paraId="004E79C4" w14:textId="48BA5D7A" w:rsidR="007A1F44" w:rsidRPr="00977EA3" w:rsidRDefault="007A1F44" w:rsidP="00971004">
      <w:r w:rsidRPr="00977EA3">
        <w:t xml:space="preserve">When </w:t>
      </w:r>
      <w:r w:rsidR="00D57CF5" w:rsidRPr="00977EA3">
        <w:t xml:space="preserve">the </w:t>
      </w:r>
      <w:r w:rsidRPr="00977EA3">
        <w:t>Pediatric Demographics Option is supported, the following sections may be included.</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2C13AAB" w14:textId="77777777">
        <w:tc>
          <w:tcPr>
            <w:tcW w:w="4363" w:type="dxa"/>
          </w:tcPr>
          <w:p w14:paraId="5DA1FA1E" w14:textId="77777777" w:rsidR="007A1F44" w:rsidRPr="00977EA3" w:rsidRDefault="007A1F44" w:rsidP="00971004">
            <w:pPr>
              <w:pStyle w:val="TableEntry"/>
              <w:rPr>
                <w:b/>
                <w:noProof w:val="0"/>
              </w:rPr>
            </w:pPr>
            <w:proofErr w:type="spellStart"/>
            <w:r w:rsidRPr="00977EA3">
              <w:rPr>
                <w:b/>
                <w:noProof w:val="0"/>
              </w:rPr>
              <w:t>MothersMaidenName</w:t>
            </w:r>
            <w:proofErr w:type="spellEnd"/>
          </w:p>
        </w:tc>
        <w:tc>
          <w:tcPr>
            <w:tcW w:w="5280" w:type="dxa"/>
          </w:tcPr>
          <w:p w14:paraId="2A05274B" w14:textId="77777777" w:rsidR="007A1F44" w:rsidRPr="00977EA3" w:rsidRDefault="007A1F44" w:rsidP="00971004">
            <w:pPr>
              <w:pStyle w:val="TableEntry"/>
              <w:rPr>
                <w:noProof w:val="0"/>
              </w:rPr>
            </w:pPr>
            <w:r w:rsidRPr="00977EA3">
              <w:rPr>
                <w:noProof w:val="0"/>
              </w:rPr>
              <w:t xml:space="preserve">Design Comments: 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w:t>
            </w:r>
            <w:proofErr w:type="spellStart"/>
            <w:r w:rsidRPr="00977EA3">
              <w:rPr>
                <w:noProof w:val="0"/>
              </w:rPr>
              <w:t>EntityNamePartQualifier</w:t>
            </w:r>
            <w:proofErr w:type="spellEnd"/>
            <w:r w:rsidRPr="00977EA3">
              <w:rPr>
                <w:noProof w:val="0"/>
              </w:rPr>
              <w:t xml:space="preserve"> of "birth" for the person who is the player in a </w:t>
            </w:r>
            <w:proofErr w:type="spellStart"/>
            <w:r w:rsidRPr="00977EA3">
              <w:rPr>
                <w:noProof w:val="0"/>
              </w:rPr>
              <w:t>PersonalRelationship</w:t>
            </w:r>
            <w:proofErr w:type="spellEnd"/>
            <w:r w:rsidRPr="00977EA3">
              <w:rPr>
                <w:noProof w:val="0"/>
              </w:rPr>
              <w:t xml:space="preserve"> of type of "mother" to the focal person. </w:t>
            </w:r>
          </w:p>
        </w:tc>
      </w:tr>
      <w:tr w:rsidR="007A1F44" w:rsidRPr="00977EA3" w14:paraId="0F3ED322" w14:textId="77777777">
        <w:tc>
          <w:tcPr>
            <w:tcW w:w="4363" w:type="dxa"/>
          </w:tcPr>
          <w:p w14:paraId="69F48477" w14:textId="77777777" w:rsidR="007A1F44" w:rsidRPr="00977EA3" w:rsidRDefault="007A1F44" w:rsidP="00971004">
            <w:pPr>
              <w:pStyle w:val="TableEntry"/>
              <w:rPr>
                <w:noProof w:val="0"/>
              </w:rPr>
            </w:pPr>
            <w:r w:rsidRPr="00977EA3">
              <w:rPr>
                <w:noProof w:val="0"/>
              </w:rPr>
              <w:t>value [1..1]</w:t>
            </w:r>
          </w:p>
          <w:p w14:paraId="648ABAF8" w14:textId="77777777" w:rsidR="007A1F44" w:rsidRPr="00977EA3" w:rsidRDefault="007A1F44" w:rsidP="00971004">
            <w:pPr>
              <w:pStyle w:val="TableEntry"/>
              <w:rPr>
                <w:noProof w:val="0"/>
              </w:rPr>
            </w:pPr>
            <w:proofErr w:type="spellStart"/>
            <w:r w:rsidRPr="00977EA3">
              <w:rPr>
                <w:noProof w:val="0"/>
              </w:rPr>
              <w:t>ParameterItem</w:t>
            </w:r>
            <w:proofErr w:type="spellEnd"/>
            <w:r w:rsidRPr="00977EA3">
              <w:rPr>
                <w:noProof w:val="0"/>
              </w:rPr>
              <w:t> (PN)</w:t>
            </w:r>
          </w:p>
        </w:tc>
        <w:tc>
          <w:tcPr>
            <w:tcW w:w="5280" w:type="dxa"/>
          </w:tcPr>
          <w:p w14:paraId="3933B1F5" w14:textId="77777777" w:rsidR="007A1F44" w:rsidRPr="00977EA3" w:rsidRDefault="007A1F44" w:rsidP="00971004">
            <w:pPr>
              <w:pStyle w:val="TableEntry"/>
              <w:rPr>
                <w:noProof w:val="0"/>
              </w:rPr>
            </w:pPr>
            <w:r w:rsidRPr="00977EA3">
              <w:rPr>
                <w:noProof w:val="0"/>
              </w:rPr>
              <w:t>Design Comments: A person name. In this case it may consist of only the given name part, the family name part, or both.</w:t>
            </w:r>
          </w:p>
        </w:tc>
      </w:tr>
      <w:tr w:rsidR="007A1F44" w:rsidRPr="00977EA3" w14:paraId="1116C605" w14:textId="77777777">
        <w:tc>
          <w:tcPr>
            <w:tcW w:w="4363" w:type="dxa"/>
          </w:tcPr>
          <w:p w14:paraId="78366BA2" w14:textId="77777777" w:rsidR="007A1F44" w:rsidRPr="00977EA3" w:rsidRDefault="007A1F44" w:rsidP="00971004">
            <w:pPr>
              <w:pStyle w:val="TableEntry"/>
              <w:rPr>
                <w:noProof w:val="0"/>
              </w:rPr>
            </w:pPr>
            <w:proofErr w:type="spellStart"/>
            <w:r w:rsidRPr="00977EA3">
              <w:rPr>
                <w:noProof w:val="0"/>
              </w:rPr>
              <w:t>semanticsText</w:t>
            </w:r>
            <w:proofErr w:type="spellEnd"/>
            <w:r w:rsidRPr="00977EA3">
              <w:rPr>
                <w:noProof w:val="0"/>
              </w:rPr>
              <w:t xml:space="preserve"> [1..1]</w:t>
            </w:r>
          </w:p>
          <w:p w14:paraId="5ACC0D1A" w14:textId="77777777" w:rsidR="007A1F44" w:rsidRPr="00977EA3" w:rsidRDefault="007A1F44" w:rsidP="00971004">
            <w:pPr>
              <w:pStyle w:val="TableEntry"/>
              <w:rPr>
                <w:noProof w:val="0"/>
              </w:rPr>
            </w:pPr>
            <w:proofErr w:type="spellStart"/>
            <w:r w:rsidRPr="00977EA3">
              <w:rPr>
                <w:noProof w:val="0"/>
              </w:rPr>
              <w:t>ParameterItem</w:t>
            </w:r>
            <w:proofErr w:type="spellEnd"/>
            <w:r w:rsidRPr="00977EA3">
              <w:rPr>
                <w:noProof w:val="0"/>
              </w:rPr>
              <w:t> (ST){default= "</w:t>
            </w:r>
            <w:proofErr w:type="spellStart"/>
            <w:r w:rsidRPr="00977EA3">
              <w:rPr>
                <w:noProof w:val="0"/>
              </w:rPr>
              <w:t>Person.MothersMaidenName</w:t>
            </w:r>
            <w:proofErr w:type="spellEnd"/>
            <w:r w:rsidRPr="00977EA3">
              <w:rPr>
                <w:noProof w:val="0"/>
              </w:rPr>
              <w:t>"}</w:t>
            </w:r>
          </w:p>
        </w:tc>
        <w:tc>
          <w:tcPr>
            <w:tcW w:w="5280" w:type="dxa"/>
          </w:tcPr>
          <w:p w14:paraId="611F83F9" w14:textId="77777777" w:rsidR="007A1F44" w:rsidRPr="00977EA3" w:rsidRDefault="007A1F44" w:rsidP="00971004">
            <w:pPr>
              <w:pStyle w:val="TableEntry"/>
              <w:rPr>
                <w:noProof w:val="0"/>
              </w:rPr>
            </w:pPr>
          </w:p>
        </w:tc>
      </w:tr>
      <w:tr w:rsidR="007A1F44" w:rsidRPr="00977EA3" w14:paraId="240E1EDC" w14:textId="77777777">
        <w:tc>
          <w:tcPr>
            <w:tcW w:w="4363" w:type="dxa"/>
          </w:tcPr>
          <w:p w14:paraId="31B76A23" w14:textId="77777777" w:rsidR="007A1F44" w:rsidRPr="00977EA3" w:rsidRDefault="007A1F44" w:rsidP="00971004">
            <w:pPr>
              <w:pStyle w:val="TableEntry"/>
              <w:rPr>
                <w:b/>
                <w:noProof w:val="0"/>
              </w:rPr>
            </w:pPr>
            <w:proofErr w:type="spellStart"/>
            <w:r w:rsidRPr="00977EA3">
              <w:rPr>
                <w:b/>
                <w:noProof w:val="0"/>
              </w:rPr>
              <w:t>PatientTelecom</w:t>
            </w:r>
            <w:proofErr w:type="spellEnd"/>
          </w:p>
        </w:tc>
        <w:tc>
          <w:tcPr>
            <w:tcW w:w="5280" w:type="dxa"/>
          </w:tcPr>
          <w:p w14:paraId="646F7CA8" w14:textId="77777777" w:rsidR="007A1F44" w:rsidRPr="00977EA3" w:rsidRDefault="007A1F44" w:rsidP="00971004">
            <w:pPr>
              <w:pStyle w:val="TableEntry"/>
              <w:rPr>
                <w:noProof w:val="0"/>
              </w:rPr>
            </w:pPr>
            <w:r w:rsidRPr="00977EA3">
              <w:rPr>
                <w:noProof w:val="0"/>
              </w:rPr>
              <w:t xml:space="preserve">Design Comments: This query parameter is a telecommunications address for communicating with a living subject in the context of the target patient registry. It could be a telephone number, fax number or even an email address. There shall be only a single </w:t>
            </w:r>
            <w:proofErr w:type="spellStart"/>
            <w:r w:rsidRPr="00977EA3">
              <w:rPr>
                <w:noProof w:val="0"/>
              </w:rPr>
              <w:t>PatientTelecom</w:t>
            </w:r>
            <w:proofErr w:type="spellEnd"/>
            <w:r w:rsidRPr="00977EA3">
              <w:rPr>
                <w:noProof w:val="0"/>
              </w:rPr>
              <w:t xml:space="preserve"> element.</w:t>
            </w:r>
          </w:p>
        </w:tc>
      </w:tr>
      <w:tr w:rsidR="007A1F44" w:rsidRPr="00977EA3" w14:paraId="11500ACD" w14:textId="77777777" w:rsidTr="00775340">
        <w:trPr>
          <w:cantSplit/>
        </w:trPr>
        <w:tc>
          <w:tcPr>
            <w:tcW w:w="4363" w:type="dxa"/>
          </w:tcPr>
          <w:p w14:paraId="4CC2B1FE" w14:textId="77777777" w:rsidR="007A1F44" w:rsidRPr="00977EA3" w:rsidRDefault="007A1F44" w:rsidP="00971004">
            <w:pPr>
              <w:pStyle w:val="TableEntry"/>
              <w:rPr>
                <w:noProof w:val="0"/>
              </w:rPr>
            </w:pPr>
            <w:r w:rsidRPr="00977EA3">
              <w:rPr>
                <w:noProof w:val="0"/>
              </w:rPr>
              <w:t>value [1..*]</w:t>
            </w:r>
          </w:p>
          <w:p w14:paraId="64332F78" w14:textId="77777777" w:rsidR="007A1F44" w:rsidRPr="00977EA3" w:rsidRDefault="007A1F44" w:rsidP="00971004">
            <w:pPr>
              <w:pStyle w:val="TableEntry"/>
              <w:rPr>
                <w:noProof w:val="0"/>
              </w:rPr>
            </w:pPr>
            <w:proofErr w:type="spellStart"/>
            <w:r w:rsidRPr="00977EA3">
              <w:rPr>
                <w:noProof w:val="0"/>
              </w:rPr>
              <w:t>ParameterItem</w:t>
            </w:r>
            <w:proofErr w:type="spellEnd"/>
            <w:r w:rsidRPr="00977EA3">
              <w:rPr>
                <w:noProof w:val="0"/>
              </w:rPr>
              <w:t> (TEL)</w:t>
            </w:r>
          </w:p>
        </w:tc>
        <w:tc>
          <w:tcPr>
            <w:tcW w:w="5280" w:type="dxa"/>
          </w:tcPr>
          <w:p w14:paraId="1AB0F267" w14:textId="77777777" w:rsidR="007A1F44" w:rsidRPr="00977EA3" w:rsidRDefault="007A1F44" w:rsidP="00971004">
            <w:pPr>
              <w:pStyle w:val="TableEntry"/>
              <w:rPr>
                <w:noProof w:val="0"/>
              </w:rPr>
            </w:pPr>
            <w:r w:rsidRPr="00977EA3">
              <w:rPr>
                <w:noProof w:val="0"/>
              </w:rPr>
              <w:t xml:space="preserve">Design Comments: A telecommunications address. The scheme attribute specifies whether this is a telephone number, fax number, email address, etc. Multiple instances of the value element within a </w:t>
            </w:r>
            <w:proofErr w:type="spellStart"/>
            <w:r w:rsidRPr="00977EA3">
              <w:rPr>
                <w:noProof w:val="0"/>
              </w:rPr>
              <w:t>PatientTelecom</w:t>
            </w:r>
            <w:proofErr w:type="spellEnd"/>
            <w:r w:rsidRPr="00977EA3">
              <w:rPr>
                <w:noProof w:val="0"/>
              </w:rPr>
              <w:t xml:space="preserve"> may be specified and are combined with OR logic.</w:t>
            </w:r>
          </w:p>
        </w:tc>
      </w:tr>
    </w:tbl>
    <w:p w14:paraId="46BB027C"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r w:rsidRPr="00977EA3">
        <w:rPr>
          <w:noProof w:val="0"/>
        </w:rPr>
        <w:lastRenderedPageBreak/>
        <w:t>3.47.4.1.2.3 Control Act and Transmission Wrappers</w:t>
      </w:r>
      <w:bookmarkEnd w:id="2802"/>
    </w:p>
    <w:p w14:paraId="37369E65" w14:textId="68429E0E" w:rsidR="007A1F44" w:rsidRPr="00977EA3" w:rsidRDefault="007A1F44" w:rsidP="00971004">
      <w:pPr>
        <w:pStyle w:val="Corpotesto"/>
      </w:pPr>
      <w:r w:rsidRPr="00977EA3">
        <w:t xml:space="preserve">Please see </w:t>
      </w:r>
      <w:r w:rsidRPr="00977EA3">
        <w:rPr>
          <w:rStyle w:val="BodyTextCharChar1"/>
          <w:noProof w:val="0"/>
        </w:rPr>
        <w:t xml:space="preserve">ITI TF-2x: </w:t>
      </w:r>
      <w:r w:rsidRPr="00977EA3">
        <w:t>Appendix O for details on the IHE guidelines for implementing the wrappers. Table 3.</w:t>
      </w:r>
      <w:r w:rsidR="001F6AD8" w:rsidRPr="00977EA3">
        <w:t>4</w:t>
      </w:r>
      <w:r w:rsidR="001F6AD8">
        <w:t>7</w:t>
      </w:r>
      <w:r w:rsidRPr="00977EA3">
        <w:t>.4.1.2</w:t>
      </w:r>
      <w:r w:rsidR="009C28BF">
        <w:t>.3</w:t>
      </w:r>
      <w:r w:rsidRPr="00977EA3">
        <w:t>-</w:t>
      </w:r>
      <w:r w:rsidR="009C28BF">
        <w:t>1</w:t>
      </w:r>
      <w:r w:rsidRPr="00977EA3">
        <w:t xml:space="preserve"> contains the Transmission and Control Act wrappers used for this interaction, and the associated constraints.</w:t>
      </w:r>
    </w:p>
    <w:p w14:paraId="45676A53" w14:textId="19FBEE88" w:rsidR="007A1F44" w:rsidRPr="00977EA3" w:rsidRDefault="007A1F44" w:rsidP="00971004">
      <w:pPr>
        <w:pStyle w:val="TableTitle"/>
        <w:rPr>
          <w:noProof w:val="0"/>
        </w:rPr>
      </w:pPr>
      <w:r w:rsidRPr="00977EA3">
        <w:rPr>
          <w:noProof w:val="0"/>
        </w:rPr>
        <w:t>Table 3.47.4.1.</w:t>
      </w:r>
      <w:r w:rsidR="00866930">
        <w:rPr>
          <w:noProof w:val="0"/>
        </w:rPr>
        <w:t>2.</w:t>
      </w:r>
      <w:r w:rsidR="009C28BF">
        <w:rPr>
          <w:noProof w:val="0"/>
        </w:rPr>
        <w:t>3</w:t>
      </w:r>
      <w:r w:rsidRPr="00977EA3">
        <w:rPr>
          <w:noProof w:val="0"/>
        </w:rPr>
        <w:t>-</w:t>
      </w:r>
      <w:r w:rsidR="009C28BF">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6344FD58" w14:textId="77777777" w:rsidTr="00B6518F">
        <w:trPr>
          <w:tblHeader/>
          <w:jc w:val="center"/>
        </w:trPr>
        <w:tc>
          <w:tcPr>
            <w:tcW w:w="2632" w:type="dxa"/>
            <w:shd w:val="clear" w:color="auto" w:fill="D9D9D9"/>
          </w:tcPr>
          <w:p w14:paraId="2B66BFA1"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1FD25649"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04103798" w14:textId="77777777">
        <w:trPr>
          <w:jc w:val="center"/>
        </w:trPr>
        <w:tc>
          <w:tcPr>
            <w:tcW w:w="2632" w:type="dxa"/>
          </w:tcPr>
          <w:p w14:paraId="68B7F61A"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74693B2E" w14:textId="77777777" w:rsidR="007A1F44" w:rsidRPr="00977EA3" w:rsidRDefault="007A1F44" w:rsidP="00971004">
            <w:pPr>
              <w:pStyle w:val="TableEntry"/>
              <w:rPr>
                <w:noProof w:val="0"/>
              </w:rPr>
            </w:pPr>
            <w:r w:rsidRPr="00977EA3">
              <w:rPr>
                <w:noProof w:val="0"/>
              </w:rPr>
              <w:t>QUQI_MT021001UV01 – Query Control Act Request: Query By Parameter</w:t>
            </w:r>
          </w:p>
        </w:tc>
      </w:tr>
      <w:tr w:rsidR="007A1F44" w:rsidRPr="00977EA3" w14:paraId="5D0BF41F" w14:textId="77777777">
        <w:trPr>
          <w:jc w:val="center"/>
        </w:trPr>
        <w:tc>
          <w:tcPr>
            <w:tcW w:w="2632" w:type="dxa"/>
          </w:tcPr>
          <w:p w14:paraId="7D317AA3"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interactionId</w:t>
            </w:r>
            <w:proofErr w:type="spellEnd"/>
            <w:r w:rsidRPr="00977EA3">
              <w:rPr>
                <w:noProof w:val="0"/>
              </w:rPr>
              <w:t xml:space="preserve"> SHALL be set to PRPA_IN201305UV02</w:t>
            </w:r>
          </w:p>
          <w:p w14:paraId="6E3AB6CC"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5D83AC6A" w14:textId="77777777" w:rsidR="007A1F44" w:rsidRPr="00977EA3" w:rsidRDefault="007A1F44" w:rsidP="00971004">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AL</w:t>
            </w:r>
          </w:p>
          <w:p w14:paraId="1F7A4589" w14:textId="77777777" w:rsidR="007A1F44" w:rsidRPr="00977EA3" w:rsidRDefault="007A1F44" w:rsidP="00971004">
            <w:pPr>
              <w:pStyle w:val="TableEntry"/>
              <w:rPr>
                <w:noProof w:val="0"/>
              </w:rPr>
            </w:pPr>
            <w:r w:rsidRPr="00977EA3">
              <w:rPr>
                <w:noProof w:val="0"/>
              </w:rPr>
              <w:t>There SHALL be only one receiver Device</w:t>
            </w:r>
          </w:p>
          <w:p w14:paraId="30CA693E" w14:textId="77777777" w:rsidR="007A1F44" w:rsidRPr="00977EA3" w:rsidRDefault="007A1F44" w:rsidP="00971004">
            <w:pPr>
              <w:pStyle w:val="TableEntry"/>
              <w:rPr>
                <w:noProof w:val="0"/>
              </w:rPr>
            </w:pPr>
          </w:p>
        </w:tc>
        <w:tc>
          <w:tcPr>
            <w:tcW w:w="2545" w:type="dxa"/>
          </w:tcPr>
          <w:p w14:paraId="60344C82"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ControlActProcess.moodCode</w:t>
            </w:r>
            <w:proofErr w:type="spellEnd"/>
            <w:r w:rsidRPr="00977EA3">
              <w:rPr>
                <w:noProof w:val="0"/>
              </w:rPr>
              <w:t xml:space="preserve"> SHALL be set to EVN</w:t>
            </w:r>
          </w:p>
          <w:p w14:paraId="51680106" w14:textId="77777777" w:rsidR="007A1F44" w:rsidRPr="00977EA3" w:rsidRDefault="007A1F44" w:rsidP="00971004">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PRPA_TE201305UV02</w:t>
            </w:r>
          </w:p>
          <w:p w14:paraId="1DFC2F4E" w14:textId="77777777" w:rsidR="007A1F44" w:rsidRPr="00977EA3" w:rsidRDefault="007A1F44" w:rsidP="00971004">
            <w:pPr>
              <w:pStyle w:val="TableEntry"/>
              <w:rPr>
                <w:noProof w:val="0"/>
              </w:rPr>
            </w:pPr>
            <w:r w:rsidRPr="00977EA3">
              <w:rPr>
                <w:noProof w:val="0"/>
              </w:rPr>
              <w:t xml:space="preserve">If an </w:t>
            </w:r>
            <w:proofErr w:type="spellStart"/>
            <w:r w:rsidRPr="00977EA3">
              <w:rPr>
                <w:noProof w:val="0"/>
              </w:rPr>
              <w:t>authorOrPerformer</w:t>
            </w:r>
            <w:proofErr w:type="spellEnd"/>
            <w:r w:rsidRPr="00977EA3">
              <w:rPr>
                <w:noProof w:val="0"/>
              </w:rPr>
              <w:t xml:space="preserve"> participation is present, the value of </w:t>
            </w:r>
            <w:proofErr w:type="spellStart"/>
            <w:r w:rsidRPr="00977EA3">
              <w:rPr>
                <w:noProof w:val="0"/>
              </w:rPr>
              <w:t>authorOrPerformer.typeCode</w:t>
            </w:r>
            <w:proofErr w:type="spellEnd"/>
            <w:r w:rsidRPr="00977EA3">
              <w:rPr>
                <w:noProof w:val="0"/>
              </w:rPr>
              <w:t xml:space="preserve"> SHALL be set to AUT</w:t>
            </w:r>
          </w:p>
          <w:p w14:paraId="6EAF7AEE" w14:textId="77777777" w:rsidR="007A1F44" w:rsidRPr="00977EA3" w:rsidRDefault="007A1F44" w:rsidP="00971004">
            <w:pPr>
              <w:pStyle w:val="TableEntry"/>
              <w:rPr>
                <w:noProof w:val="0"/>
              </w:rPr>
            </w:pPr>
          </w:p>
        </w:tc>
      </w:tr>
    </w:tbl>
    <w:p w14:paraId="2EA12640" w14:textId="77777777" w:rsidR="007A1F44" w:rsidRPr="00977EA3" w:rsidRDefault="007A1F44" w:rsidP="00971004">
      <w:pPr>
        <w:pStyle w:val="Corpotesto"/>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D94CC8"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Collegamentoipertestuale"/>
        </w:rPr>
        <w:t>Edition2008/processable/</w:t>
      </w:r>
      <w:proofErr w:type="spellStart"/>
      <w:r w:rsidRPr="00977EA3">
        <w:rPr>
          <w:rStyle w:val="Collegamentoipertestuale"/>
        </w:rPr>
        <w:t>multicacheschemas</w:t>
      </w:r>
      <w:proofErr w:type="spellEnd"/>
      <w:r w:rsidRPr="00977EA3">
        <w:rPr>
          <w:rStyle w:val="Collegamentoipertestuale"/>
        </w:rPr>
        <w:t>/PRPA_IN201305UV02.xsd)</w:t>
      </w:r>
      <w:r w:rsidRPr="00977EA3">
        <w:t xml:space="preserve"> </w:t>
      </w:r>
    </w:p>
    <w:p w14:paraId="774528AF"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803" w:name="_Toc169692764"/>
      <w:r w:rsidRPr="00977EA3">
        <w:rPr>
          <w:noProof w:val="0"/>
        </w:rPr>
        <w:t>3.47.4.1.2.4 Web Services Types and Messages</w:t>
      </w:r>
      <w:bookmarkEnd w:id="2803"/>
    </w:p>
    <w:p w14:paraId="3336ADB2" w14:textId="77777777" w:rsidR="007A1F44" w:rsidRPr="00977EA3" w:rsidRDefault="007A1F44" w:rsidP="00971004">
      <w:pPr>
        <w:pStyle w:val="Corpotesto"/>
      </w:pPr>
      <w:r w:rsidRPr="00977EA3">
        <w:t xml:space="preserve">The Patient Registry Query by Demographics message will be transmitted using Web Services, according to the requirements specified in </w:t>
      </w:r>
      <w:r w:rsidRPr="00977EA3">
        <w:rPr>
          <w:rStyle w:val="BodyTextCharChar1"/>
          <w:noProof w:val="0"/>
        </w:rPr>
        <w:t xml:space="preserve">ITI TF-2x: </w:t>
      </w:r>
      <w:r w:rsidRPr="00977EA3">
        <w:t xml:space="preserve">Appendix V. </w:t>
      </w:r>
    </w:p>
    <w:p w14:paraId="53B263B3" w14:textId="77777777" w:rsidR="007A1F44" w:rsidRPr="00977EA3" w:rsidRDefault="007A1F44" w:rsidP="00971004">
      <w:pPr>
        <w:pStyle w:val="Corpotesto"/>
      </w:pPr>
      <w:r w:rsidRPr="00977EA3">
        <w:t>The following WSDL naming conventions SHALL apply:</w:t>
      </w:r>
    </w:p>
    <w:p w14:paraId="7DA7A24A"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message    -&gt; "</w:t>
      </w:r>
      <w:r w:rsidRPr="00977EA3">
        <w:rPr>
          <w:rStyle w:val="Enfasigrassetto"/>
          <w:rFonts w:ascii="Courier New" w:hAnsi="Courier New" w:cs="Courier New"/>
          <w:b w:val="0"/>
          <w:sz w:val="20"/>
        </w:rPr>
        <w:t>PRPA_IN201305UV02</w:t>
      </w:r>
      <w:r w:rsidRPr="00977EA3">
        <w:rPr>
          <w:rFonts w:ascii="Courier New" w:hAnsi="Courier New"/>
          <w:sz w:val="20"/>
        </w:rPr>
        <w:t>_Message"</w:t>
      </w:r>
    </w:p>
    <w:p w14:paraId="2309F00A" w14:textId="77777777" w:rsidR="007A1F44" w:rsidRPr="00977EA3" w:rsidRDefault="007A1F44" w:rsidP="00971004">
      <w:pPr>
        <w:pStyle w:val="Corpotesto"/>
      </w:pPr>
      <w:r w:rsidRPr="00977EA3">
        <w:t>The following WSDL snippet describes the type for this message:</w:t>
      </w:r>
    </w:p>
    <w:p w14:paraId="4F4A6C8D"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75332A8C"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46F4281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1FB284C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1E9C5CE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6FA59E0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schemaLocation="../schema/HL7V3/NE2008/multicacheschemas/PRPA_IN201305UV02.xsd"/&gt;</w:t>
      </w:r>
    </w:p>
    <w:p w14:paraId="3FAC59A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xsd:element</w:t>
      </w:r>
      <w:proofErr w:type="spellEnd"/>
      <w:r w:rsidRPr="00977EA3">
        <w:rPr>
          <w:rFonts w:ascii="Courier New" w:hAnsi="Courier New" w:cs="Courier New"/>
          <w:sz w:val="20"/>
        </w:rPr>
        <w:t xml:space="preserve"> name="PRPA_IN201305UV02"/&gt;</w:t>
      </w:r>
    </w:p>
    <w:p w14:paraId="51F7E66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&gt;</w:t>
      </w:r>
    </w:p>
    <w:p w14:paraId="2E4E167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04C0BD6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712F0104" w14:textId="77777777" w:rsidR="007A1F44" w:rsidRPr="00977EA3" w:rsidRDefault="007A1F44" w:rsidP="00971004">
      <w:pPr>
        <w:pStyle w:val="Corpotesto"/>
      </w:pPr>
      <w:r w:rsidRPr="00977EA3">
        <w:t>The message is described by the following snippet:</w:t>
      </w:r>
    </w:p>
    <w:p w14:paraId="3346E62C"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41F8F93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name="PRPA_IN201305UV02_Message"&gt;</w:t>
      </w:r>
    </w:p>
    <w:p w14:paraId="077E1EB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element="hl7:PRPA_IN201305UV02" name="Body"/&gt;</w:t>
      </w:r>
    </w:p>
    <w:p w14:paraId="0C6CCA2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449480E1"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1021067E" w14:textId="77777777" w:rsidR="007A1F44" w:rsidRPr="00977EA3" w:rsidRDefault="007A1F44" w:rsidP="00971004">
      <w:pPr>
        <w:pStyle w:val="Corpotesto"/>
      </w:pPr>
      <w:r w:rsidRPr="00977EA3">
        <w:lastRenderedPageBreak/>
        <w:t>The port types for the WSDL describing the Patient Demographics Service are described together with the expected actions of the actors which receive these messages in Section</w:t>
      </w:r>
      <w:r w:rsidR="00292B01" w:rsidRPr="00977EA3">
        <w:t xml:space="preserve"> </w:t>
      </w:r>
      <w:r w:rsidRPr="00977EA3">
        <w:t xml:space="preserve">3.47.4.2.3. </w:t>
      </w:r>
    </w:p>
    <w:p w14:paraId="5E02BF94" w14:textId="77777777" w:rsidR="007A1F44" w:rsidRPr="00977EA3" w:rsidRDefault="007A1F44" w:rsidP="003462A5">
      <w:pPr>
        <w:pStyle w:val="Titolo5"/>
        <w:rPr>
          <w:noProof w:val="0"/>
        </w:rPr>
      </w:pPr>
      <w:bookmarkStart w:id="2804" w:name="_Toc169692765"/>
      <w:r w:rsidRPr="00977EA3">
        <w:rPr>
          <w:noProof w:val="0"/>
        </w:rPr>
        <w:t>3.47.4.1.3 Expected Actions</w:t>
      </w:r>
      <w:bookmarkEnd w:id="2804"/>
    </w:p>
    <w:p w14:paraId="2A7C6643"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bCs/>
          <w:noProof w:val="0"/>
        </w:rPr>
      </w:pPr>
      <w:bookmarkStart w:id="2805" w:name="_Toc169692766"/>
      <w:r w:rsidRPr="00977EA3">
        <w:rPr>
          <w:bCs/>
          <w:noProof w:val="0"/>
        </w:rPr>
        <w:t>3.47.4.1.3.1 Immediate Response</w:t>
      </w:r>
      <w:bookmarkEnd w:id="2805"/>
    </w:p>
    <w:p w14:paraId="016BD57C" w14:textId="77777777" w:rsidR="007A1F44" w:rsidRPr="00977EA3" w:rsidRDefault="007A1F44" w:rsidP="00971004">
      <w:pPr>
        <w:pStyle w:val="Corpotesto"/>
      </w:pPr>
      <w:r w:rsidRPr="00977EA3">
        <w:t xml:space="preserve">The Patient Demographics Supplier shall immediately return a Find Candidates Response message as specified below in </w:t>
      </w:r>
      <w:r w:rsidR="00292B01" w:rsidRPr="00977EA3">
        <w:t>Section</w:t>
      </w:r>
      <w:r w:rsidRPr="00977EA3">
        <w:t xml:space="preserve"> 3.47.4.2. The response message uses the Application Acknowledgement transmission wrapper, as specified in </w:t>
      </w:r>
      <w:r w:rsidRPr="00977EA3">
        <w:rPr>
          <w:rStyle w:val="BodyTextCharChar1"/>
          <w:noProof w:val="0"/>
        </w:rPr>
        <w:t xml:space="preserve">ITI TF-2x: </w:t>
      </w:r>
      <w:r w:rsidRPr="00977EA3">
        <w:t>Appendix O.1.3, and no other acknowledgments are part of this transaction.</w:t>
      </w:r>
    </w:p>
    <w:p w14:paraId="20E9B1EB" w14:textId="77777777" w:rsidR="007A1F44" w:rsidRPr="00977EA3" w:rsidRDefault="007A1F44" w:rsidP="003462A5">
      <w:pPr>
        <w:pStyle w:val="Titolo6"/>
        <w:rPr>
          <w:noProof w:val="0"/>
        </w:rPr>
      </w:pPr>
      <w:bookmarkStart w:id="2806" w:name="_Toc169692767"/>
      <w:r w:rsidRPr="00977EA3">
        <w:rPr>
          <w:noProof w:val="0"/>
        </w:rPr>
        <w:t>3.47.4.1.3.2 Query Parameter Processing</w:t>
      </w:r>
      <w:bookmarkEnd w:id="2806"/>
    </w:p>
    <w:p w14:paraId="405B3CDE" w14:textId="77777777" w:rsidR="007A1F44" w:rsidRPr="00977EA3" w:rsidRDefault="007A1F44" w:rsidP="00971004">
      <w:pPr>
        <w:pStyle w:val="Corpotesto"/>
      </w:pPr>
      <w:r w:rsidRPr="00977EA3">
        <w:t>The Patient Demographics Supplier shall be capable of accepting, searching on, and responding with attributes in the Query Person by Demographics message.</w:t>
      </w:r>
    </w:p>
    <w:p w14:paraId="073AF458" w14:textId="77777777" w:rsidR="007A1F44" w:rsidRPr="00977EA3" w:rsidRDefault="007A1F44" w:rsidP="00971004">
      <w:pPr>
        <w:pStyle w:val="Corpotesto"/>
      </w:pPr>
      <w:r w:rsidRPr="00977EA3">
        <w:t xml:space="preserve">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except as already discussed in the </w:t>
      </w:r>
      <w:proofErr w:type="spellStart"/>
      <w:r w:rsidRPr="00977EA3">
        <w:t>LivingSubjectName</w:t>
      </w:r>
      <w:proofErr w:type="spellEnd"/>
      <w:r w:rsidRPr="00977EA3">
        <w:t xml:space="preserve"> parameter description.</w:t>
      </w:r>
    </w:p>
    <w:p w14:paraId="7BBC8E1C"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bCs/>
          <w:noProof w:val="0"/>
        </w:rPr>
      </w:pPr>
      <w:bookmarkStart w:id="2807" w:name="_Toc169692768"/>
      <w:r w:rsidRPr="00977EA3">
        <w:rPr>
          <w:bCs/>
          <w:noProof w:val="0"/>
        </w:rPr>
        <w:t>3.47.4.1.3.3 Incremental Response Processing</w:t>
      </w:r>
      <w:bookmarkEnd w:id="2807"/>
    </w:p>
    <w:p w14:paraId="0BA4C694" w14:textId="77777777" w:rsidR="007A1F44" w:rsidRPr="00977EA3" w:rsidRDefault="007A1F44" w:rsidP="00971004">
      <w:pPr>
        <w:pStyle w:val="Corpotesto"/>
      </w:pPr>
      <w:r w:rsidRPr="00977EA3">
        <w:t xml:space="preserve">The Patient Demographics Supplier, which supports the Continuation Option, shall be capable of accepting and processing the </w:t>
      </w:r>
      <w:proofErr w:type="spellStart"/>
      <w:r w:rsidRPr="00977EA3">
        <w:rPr>
          <w:i/>
        </w:rPr>
        <w:t>QueryByParameter.responsePriorityCode</w:t>
      </w:r>
      <w:proofErr w:type="spellEnd"/>
      <w:r w:rsidRPr="00977EA3">
        <w:t xml:space="preserve"> attribute. In particular, the Patient Demographics Supplier shall respond in immediate mode.</w:t>
      </w:r>
    </w:p>
    <w:p w14:paraId="4B62DFBA" w14:textId="77777777" w:rsidR="007A1F44" w:rsidRPr="00977EA3" w:rsidRDefault="007A1F44" w:rsidP="00971004">
      <w:pPr>
        <w:pStyle w:val="Corpotesto"/>
      </w:pPr>
      <w:r w:rsidRPr="00977EA3">
        <w:t xml:space="preserve">Also, the Patient Demographics Supplier shall be able to interpret </w:t>
      </w:r>
      <w:proofErr w:type="spellStart"/>
      <w:r w:rsidRPr="00977EA3">
        <w:rPr>
          <w:i/>
          <w:iCs/>
        </w:rPr>
        <w:t>QueryByParameter.initialQuantity</w:t>
      </w:r>
      <w:proofErr w:type="spellEnd"/>
      <w:r w:rsidRPr="00977EA3">
        <w:t xml:space="preserve"> to return successive responses of partial lists of records. When processing incremental responses, the Patient Demographics Consumer shall request additional responses using the Query Control Act Request Continue/Cancel message (QUQI_MT000001UV01), as described in </w:t>
      </w:r>
      <w:r w:rsidR="00292B01" w:rsidRPr="00977EA3">
        <w:t>Section</w:t>
      </w:r>
      <w:r w:rsidRPr="00977EA3">
        <w:t xml:space="preserve"> 3.47.4.3.</w:t>
      </w:r>
    </w:p>
    <w:p w14:paraId="2B2DB2BF"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808" w:name="_Toc169692769"/>
      <w:r w:rsidRPr="00977EA3">
        <w:rPr>
          <w:noProof w:val="0"/>
        </w:rPr>
        <w:t>3.47.4.1.3.4 Web Services Port Type and Binding Definitions</w:t>
      </w:r>
      <w:bookmarkEnd w:id="2808"/>
    </w:p>
    <w:p w14:paraId="132F0A81" w14:textId="77777777" w:rsidR="007A1F44" w:rsidRPr="00977EA3" w:rsidRDefault="007A1F44" w:rsidP="00971004">
      <w:pPr>
        <w:pStyle w:val="Corpotesto"/>
      </w:pPr>
      <w:r w:rsidRPr="00977EA3">
        <w:t xml:space="preserve">These definitions are part of the query response message. Please see </w:t>
      </w:r>
      <w:r w:rsidR="00650E60" w:rsidRPr="00977EA3">
        <w:t>S</w:t>
      </w:r>
      <w:r w:rsidR="00292B01" w:rsidRPr="00977EA3">
        <w:t xml:space="preserve">ection </w:t>
      </w:r>
      <w:r w:rsidRPr="00977EA3">
        <w:t>3.47.4.2.3 for more information.</w:t>
      </w:r>
    </w:p>
    <w:p w14:paraId="0EB2A46C"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r w:rsidRPr="00977EA3">
        <w:rPr>
          <w:noProof w:val="0"/>
        </w:rPr>
        <w:t xml:space="preserve"> </w:t>
      </w:r>
      <w:bookmarkStart w:id="2809" w:name="_Toc169692770"/>
      <w:r w:rsidRPr="00977EA3">
        <w:rPr>
          <w:noProof w:val="0"/>
        </w:rPr>
        <w:t>3.47.4.1.3.5 Message Examples</w:t>
      </w:r>
      <w:bookmarkEnd w:id="2809"/>
    </w:p>
    <w:p w14:paraId="765A877E" w14:textId="77777777" w:rsidR="007A1F44" w:rsidRPr="00977EA3" w:rsidRDefault="007A1F44" w:rsidP="00971004">
      <w:pPr>
        <w:autoSpaceDE w:val="0"/>
        <w:autoSpaceDN w:val="0"/>
        <w:adjustRightInd w:val="0"/>
        <w:rPr>
          <w:rStyle w:val="CorpotestoCarattere"/>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r w:rsidRPr="00977EA3">
        <w:rPr>
          <w:rStyle w:val="CorpotestoCarattere"/>
        </w:rPr>
        <w:t>.</w:t>
      </w:r>
    </w:p>
    <w:p w14:paraId="0A0CD8D3" w14:textId="77777777" w:rsidR="007A1F44" w:rsidRPr="00977EA3" w:rsidRDefault="007A1F44" w:rsidP="00971004">
      <w:pPr>
        <w:pStyle w:val="Titolo4"/>
        <w:numPr>
          <w:ilvl w:val="0"/>
          <w:numId w:val="0"/>
        </w:numPr>
        <w:tabs>
          <w:tab w:val="clear" w:pos="2160"/>
          <w:tab w:val="clear" w:pos="2880"/>
          <w:tab w:val="clear" w:pos="3600"/>
        </w:tabs>
        <w:rPr>
          <w:noProof w:val="0"/>
        </w:rPr>
      </w:pPr>
      <w:bookmarkStart w:id="2810" w:name="_Toc169692771"/>
      <w:bookmarkStart w:id="2811" w:name="_Toc398544360"/>
      <w:r w:rsidRPr="00977EA3">
        <w:rPr>
          <w:noProof w:val="0"/>
        </w:rPr>
        <w:t>3.47.4.2 Patient Demographics Query Response</w:t>
      </w:r>
      <w:bookmarkEnd w:id="2810"/>
      <w:bookmarkEnd w:id="2811"/>
    </w:p>
    <w:p w14:paraId="29E6C76F"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812" w:name="_Toc169692772"/>
      <w:r w:rsidRPr="00977EA3">
        <w:rPr>
          <w:noProof w:val="0"/>
        </w:rPr>
        <w:t>3.47.4.2.1 Trigger Events</w:t>
      </w:r>
      <w:bookmarkEnd w:id="2812"/>
    </w:p>
    <w:p w14:paraId="157DAA52" w14:textId="77777777" w:rsidR="007A1F44" w:rsidRPr="00977EA3" w:rsidRDefault="007A1F44" w:rsidP="00971004">
      <w:pPr>
        <w:pStyle w:val="Corpotesto"/>
      </w:pPr>
      <w:r w:rsidRPr="00977EA3">
        <w:t>The Patient Demographics Supplier’s response to the Find Candidates Query message is triggered by the following trigger:</w:t>
      </w:r>
    </w:p>
    <w:p w14:paraId="10FBB9B9" w14:textId="77777777" w:rsidR="007A1F44" w:rsidRPr="00977EA3" w:rsidRDefault="007A1F44" w:rsidP="00971004">
      <w:pPr>
        <w:pStyle w:val="Corpotesto"/>
        <w:rPr>
          <w:b/>
        </w:rPr>
      </w:pPr>
      <w:r w:rsidRPr="00977EA3">
        <w:rPr>
          <w:b/>
        </w:rPr>
        <w:lastRenderedPageBreak/>
        <w:t xml:space="preserve">Find Candidates Response (PRPA_TE201306UV02) </w:t>
      </w:r>
    </w:p>
    <w:p w14:paraId="2410AEF2" w14:textId="77777777" w:rsidR="007A1F44" w:rsidRPr="00977EA3" w:rsidRDefault="007A1F44" w:rsidP="00971004">
      <w:pPr>
        <w:pStyle w:val="Corpotesto"/>
      </w:pPr>
      <w:r w:rsidRPr="00977EA3">
        <w:t xml:space="preserve">An application returns a Patient Registry Find Candidates Response message populated with information it holds for </w:t>
      </w:r>
      <w:r w:rsidRPr="00977EA3">
        <w:rPr>
          <w:rStyle w:val="Enfasicorsivo"/>
          <w:iCs/>
          <w:color w:val="000000"/>
        </w:rPr>
        <w:t>each</w:t>
      </w:r>
      <w:r w:rsidRPr="00977EA3">
        <w:t xml:space="preserve"> person whose record matches the demographic information sent as parameters in a query-by-parameter message.</w:t>
      </w:r>
    </w:p>
    <w:p w14:paraId="2F14515B"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813" w:name="_Toc169692773"/>
      <w:r w:rsidRPr="00977EA3">
        <w:rPr>
          <w:noProof w:val="0"/>
        </w:rPr>
        <w:t>3.47.4.2.2 Message Semantics</w:t>
      </w:r>
      <w:bookmarkEnd w:id="2813"/>
    </w:p>
    <w:p w14:paraId="3981E8ED" w14:textId="77777777" w:rsidR="007A1F44" w:rsidRPr="00977EA3" w:rsidRDefault="007A1F44" w:rsidP="00971004">
      <w:pPr>
        <w:pStyle w:val="Corpotesto"/>
      </w:pPr>
      <w:r w:rsidRPr="00977EA3">
        <w:t xml:space="preserve">The Patient Registry Find Candidates Response message (PRPA_MT201310UV02) is sent by the Patient Demographics Supplier in direct response to the query (PRPA_MT201306UV02) or, if the Continuation Option is supported, the query continuation (QUQI_MT000001UV01) message previously received. The components of the message with cardinality greater than 0 (as shown below) are required, and the detailed description of the message is provided in </w:t>
      </w:r>
      <w:r w:rsidR="00292B01" w:rsidRPr="00977EA3">
        <w:t xml:space="preserve">Sections </w:t>
      </w:r>
      <w:r w:rsidRPr="00977EA3">
        <w:t>3.47.4.2.2.1 to 3.47.4.2.2.4. All other attributes of the message are optional.</w:t>
      </w:r>
    </w:p>
    <w:p w14:paraId="47D18FE8"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814" w:name="_Toc169692774"/>
      <w:r w:rsidRPr="00977EA3">
        <w:rPr>
          <w:noProof w:val="0"/>
        </w:rPr>
        <w:t>3.47.4.2.2.1 Major Components of the Patient Registry Find Candidates Response Message</w:t>
      </w:r>
      <w:bookmarkEnd w:id="2814"/>
    </w:p>
    <w:p w14:paraId="4D8A9FE1" w14:textId="77777777" w:rsidR="007A1F44" w:rsidRPr="00977EA3" w:rsidRDefault="007A1F44" w:rsidP="00971004">
      <w:pPr>
        <w:pStyle w:val="Corpotesto"/>
      </w:pPr>
      <w:r w:rsidRPr="00977EA3">
        <w:t xml:space="preserve">This message shares all the major components of the Patient Activate/Revise messages, as described in </w:t>
      </w:r>
      <w:r w:rsidR="00292B01" w:rsidRPr="00977EA3">
        <w:t>Section</w:t>
      </w:r>
      <w:r w:rsidRPr="00977EA3">
        <w:t xml:space="preserve"> 3.44.4.1.2.1. The only additional component is the </w:t>
      </w:r>
      <w:proofErr w:type="spellStart"/>
      <w:r w:rsidRPr="00977EA3">
        <w:t>QueryMatchObservation</w:t>
      </w:r>
      <w:proofErr w:type="spellEnd"/>
      <w:r w:rsidRPr="00977EA3">
        <w:t xml:space="preserve"> class.</w:t>
      </w:r>
    </w:p>
    <w:p w14:paraId="5A246A75" w14:textId="77777777" w:rsidR="007A1F44" w:rsidRPr="00977EA3" w:rsidRDefault="007A1F44" w:rsidP="00971004">
      <w:pPr>
        <w:pStyle w:val="Corpotesto"/>
      </w:pPr>
      <w:r w:rsidRPr="00977EA3">
        <w:rPr>
          <w:rStyle w:val="Enfasigrassetto"/>
          <w:bCs/>
        </w:rPr>
        <w:t>Query Match Observation</w:t>
      </w:r>
    </w:p>
    <w:p w14:paraId="4214DDAD" w14:textId="77777777" w:rsidR="007A1F44" w:rsidRPr="00977EA3" w:rsidRDefault="007A1F44" w:rsidP="00971004">
      <w:pPr>
        <w:pStyle w:val="Corpotesto"/>
      </w:pPr>
      <w:r w:rsidRPr="00977EA3">
        <w:t xml:space="preserve">The </w:t>
      </w:r>
      <w:proofErr w:type="spellStart"/>
      <w:r w:rsidRPr="00977EA3">
        <w:rPr>
          <w:i/>
        </w:rPr>
        <w:t>QueryMatchObservation</w:t>
      </w:r>
      <w:proofErr w:type="spellEnd"/>
      <w:r w:rsidRPr="00977EA3">
        <w:rPr>
          <w:i/>
        </w:rPr>
        <w:t xml:space="preserve"> </w:t>
      </w:r>
      <w:r w:rsidRPr="00977EA3">
        <w:t xml:space="preserve">class is used to convey information about the quality of the match for each record returned by the query response. </w:t>
      </w:r>
    </w:p>
    <w:p w14:paraId="35890127"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815" w:name="_Toc169692775"/>
      <w:r w:rsidRPr="00977EA3">
        <w:rPr>
          <w:noProof w:val="0"/>
        </w:rPr>
        <w:t>3.47.4.2.2.2 Message Information Model of the Patient Registry Find Candidates Response Message</w:t>
      </w:r>
      <w:bookmarkEnd w:id="2815"/>
    </w:p>
    <w:p w14:paraId="63FDFDB2" w14:textId="77777777" w:rsidR="007A1F44" w:rsidRPr="00977EA3" w:rsidRDefault="007A1F44" w:rsidP="00971004">
      <w:pPr>
        <w:pStyle w:val="Corpotesto"/>
      </w:pPr>
      <w:r w:rsidRPr="00977EA3">
        <w:t xml:space="preserve">Below is the Message Information Model for the Patient Registry Find Candidates Response message, as restricted for this transaction. The purpose of the model is to describe the data elements relevant for this transaction. It is a strict common subset of the </w:t>
      </w:r>
      <w:r w:rsidRPr="00977EA3">
        <w:rPr>
          <w:i/>
        </w:rPr>
        <w:t>Patient Registry Find Candidates Response (PRPA_RM201310UV02)</w:t>
      </w:r>
      <w:r w:rsidRPr="00977EA3">
        <w:t xml:space="preserve"> RMIM. </w:t>
      </w:r>
    </w:p>
    <w:p w14:paraId="21FA8F46" w14:textId="77777777" w:rsidR="007A1F44" w:rsidRPr="00977EA3" w:rsidRDefault="007A1F44" w:rsidP="00971004">
      <w:pPr>
        <w:rPr>
          <w:rStyle w:val="BodyTextCharChar1"/>
          <w:noProof w:val="0"/>
        </w:rPr>
      </w:pPr>
      <w:r w:rsidRPr="00977EA3">
        <w:rPr>
          <w:rStyle w:val="BodyTextCharChar1"/>
          <w:noProof w:val="0"/>
        </w:rPr>
        <w:t xml:space="preserve">The base RMIM can be found </w:t>
      </w:r>
      <w:r w:rsidRPr="00977EA3">
        <w:t>on the HL7 V3 2008 Edition CD</w:t>
      </w:r>
      <w:r w:rsidRPr="00977EA3">
        <w:rPr>
          <w:rStyle w:val="BodyTextCharChar1"/>
          <w:noProof w:val="0"/>
        </w:rPr>
        <w:t xml:space="preserve"> at</w:t>
      </w:r>
      <w:r w:rsidRPr="00977EA3">
        <w:t xml:space="preserve"> </w:t>
      </w:r>
      <w:r w:rsidRPr="00977EA3">
        <w:rPr>
          <w:rStyle w:val="Collegamentoipertestuale"/>
        </w:rPr>
        <w:t>Edition2008/domains/</w:t>
      </w:r>
      <w:proofErr w:type="spellStart"/>
      <w:r w:rsidRPr="00977EA3">
        <w:rPr>
          <w:rStyle w:val="Collegamentoipertestuale"/>
        </w:rPr>
        <w:t>uvpa</w:t>
      </w:r>
      <w:proofErr w:type="spellEnd"/>
      <w:r w:rsidRPr="00977EA3">
        <w:rPr>
          <w:rStyle w:val="Collegamentoipertestuale"/>
        </w:rPr>
        <w:t>/editable/PRPA_RM201310UV.htm</w:t>
      </w:r>
      <w:r w:rsidRPr="00977EA3">
        <w:t xml:space="preserve">. </w:t>
      </w:r>
      <w:r w:rsidRPr="00977EA3">
        <w:rPr>
          <w:rStyle w:val="BodyTextCharChar1"/>
          <w:noProof w:val="0"/>
        </w:rPr>
        <w:t>The following restrictions were made on the original RMIMs to arrive at the restricted model:</w:t>
      </w:r>
    </w:p>
    <w:p w14:paraId="245742B4" w14:textId="77777777" w:rsidR="008E3CF3" w:rsidRPr="00977EA3" w:rsidRDefault="007A1F44" w:rsidP="00EC243F">
      <w:pPr>
        <w:pStyle w:val="Puntoelenco2"/>
      </w:pPr>
      <w:r w:rsidRPr="00977EA3">
        <w:t>The focal entity choice is restricted to be only a person</w:t>
      </w:r>
    </w:p>
    <w:p w14:paraId="42A6B7CD" w14:textId="77777777" w:rsidR="008E3CF3" w:rsidRPr="00977EA3" w:rsidRDefault="007A1F44" w:rsidP="00EC243F">
      <w:pPr>
        <w:pStyle w:val="Puntoelenco2"/>
      </w:pPr>
      <w:r w:rsidRPr="00977EA3">
        <w:t xml:space="preserve">The relationship holder of the personal relationship is restricted to be a person (using CMET COCT_MT030207UV) </w:t>
      </w:r>
    </w:p>
    <w:p w14:paraId="10E60719" w14:textId="77777777" w:rsidR="008E3CF3" w:rsidRPr="00977EA3" w:rsidRDefault="007A1F44" w:rsidP="00EC243F">
      <w:pPr>
        <w:pStyle w:val="Puntoelenco2"/>
      </w:pPr>
      <w:r w:rsidRPr="00977EA3">
        <w:t>The following roles are omitted:</w:t>
      </w:r>
    </w:p>
    <w:p w14:paraId="63AAF277" w14:textId="77777777" w:rsidR="008E3CF3" w:rsidRPr="00977EA3" w:rsidRDefault="007A1F44" w:rsidP="00EC243F">
      <w:pPr>
        <w:pStyle w:val="Puntoelenco3"/>
        <w:numPr>
          <w:ilvl w:val="0"/>
          <w:numId w:val="17"/>
        </w:numPr>
      </w:pPr>
      <w:proofErr w:type="spellStart"/>
      <w:r w:rsidRPr="00977EA3">
        <w:t>asPatientOfOtherProvider</w:t>
      </w:r>
      <w:proofErr w:type="spellEnd"/>
    </w:p>
    <w:p w14:paraId="3024BBC3" w14:textId="77777777" w:rsidR="008E3CF3" w:rsidRPr="00977EA3" w:rsidRDefault="007A1F44" w:rsidP="00EC243F">
      <w:pPr>
        <w:pStyle w:val="Puntoelenco3"/>
        <w:numPr>
          <w:ilvl w:val="0"/>
          <w:numId w:val="17"/>
        </w:numPr>
      </w:pPr>
      <w:proofErr w:type="spellStart"/>
      <w:r w:rsidRPr="00977EA3">
        <w:t>birthPlace</w:t>
      </w:r>
      <w:proofErr w:type="spellEnd"/>
    </w:p>
    <w:p w14:paraId="0C43FD56" w14:textId="77777777" w:rsidR="008E3CF3" w:rsidRPr="00977EA3" w:rsidRDefault="007A1F44" w:rsidP="00EC243F">
      <w:pPr>
        <w:pStyle w:val="Puntoelenco3"/>
        <w:numPr>
          <w:ilvl w:val="0"/>
          <w:numId w:val="17"/>
        </w:numPr>
      </w:pPr>
      <w:r w:rsidRPr="00977EA3">
        <w:t>guarantor</w:t>
      </w:r>
    </w:p>
    <w:p w14:paraId="275A8963" w14:textId="77777777" w:rsidR="008E3CF3" w:rsidRPr="00977EA3" w:rsidRDefault="007A1F44" w:rsidP="00EC243F">
      <w:pPr>
        <w:pStyle w:val="Puntoelenco3"/>
        <w:numPr>
          <w:ilvl w:val="0"/>
          <w:numId w:val="17"/>
        </w:numPr>
      </w:pPr>
      <w:r w:rsidRPr="00977EA3">
        <w:t>guardian</w:t>
      </w:r>
    </w:p>
    <w:p w14:paraId="575556D5" w14:textId="77777777" w:rsidR="008E3CF3" w:rsidRPr="00977EA3" w:rsidRDefault="007A1F44" w:rsidP="00EC243F">
      <w:pPr>
        <w:pStyle w:val="Puntoelenco3"/>
        <w:numPr>
          <w:ilvl w:val="0"/>
          <w:numId w:val="17"/>
        </w:numPr>
      </w:pPr>
      <w:proofErr w:type="spellStart"/>
      <w:r w:rsidRPr="00977EA3">
        <w:lastRenderedPageBreak/>
        <w:t>contactParty</w:t>
      </w:r>
      <w:proofErr w:type="spellEnd"/>
    </w:p>
    <w:p w14:paraId="7FF1083C" w14:textId="77777777" w:rsidR="008E3CF3" w:rsidRPr="00977EA3" w:rsidRDefault="007A1F44" w:rsidP="00EC243F">
      <w:pPr>
        <w:pStyle w:val="Puntoelenco3"/>
        <w:numPr>
          <w:ilvl w:val="0"/>
          <w:numId w:val="17"/>
        </w:numPr>
      </w:pPr>
      <w:proofErr w:type="spellStart"/>
      <w:r w:rsidRPr="00977EA3">
        <w:t>asMember</w:t>
      </w:r>
      <w:proofErr w:type="spellEnd"/>
    </w:p>
    <w:p w14:paraId="5CD5E459" w14:textId="77777777" w:rsidR="008E3CF3" w:rsidRPr="00977EA3" w:rsidRDefault="007A1F44" w:rsidP="00EC243F">
      <w:pPr>
        <w:pStyle w:val="Puntoelenco3"/>
        <w:numPr>
          <w:ilvl w:val="0"/>
          <w:numId w:val="17"/>
        </w:numPr>
      </w:pPr>
      <w:proofErr w:type="spellStart"/>
      <w:r w:rsidRPr="00977EA3">
        <w:t>careGiver</w:t>
      </w:r>
      <w:proofErr w:type="spellEnd"/>
    </w:p>
    <w:p w14:paraId="14A62298" w14:textId="77777777" w:rsidR="008E3CF3" w:rsidRPr="00977EA3" w:rsidRDefault="007A1F44" w:rsidP="00EC243F">
      <w:pPr>
        <w:pStyle w:val="Puntoelenco3"/>
        <w:numPr>
          <w:ilvl w:val="0"/>
          <w:numId w:val="17"/>
        </w:numPr>
      </w:pPr>
      <w:proofErr w:type="spellStart"/>
      <w:r w:rsidRPr="00977EA3">
        <w:t>asStudent</w:t>
      </w:r>
      <w:proofErr w:type="spellEnd"/>
    </w:p>
    <w:p w14:paraId="4489E926" w14:textId="77777777" w:rsidR="008E3CF3" w:rsidRPr="00977EA3" w:rsidRDefault="007A1F44" w:rsidP="00EC243F">
      <w:pPr>
        <w:pStyle w:val="Puntoelenco2"/>
      </w:pPr>
      <w:r w:rsidRPr="00977EA3">
        <w:t>The following participations are omitted:</w:t>
      </w:r>
    </w:p>
    <w:p w14:paraId="79C23F07" w14:textId="77777777" w:rsidR="008E3CF3" w:rsidRPr="00977EA3" w:rsidRDefault="007A1F44" w:rsidP="00EC243F">
      <w:pPr>
        <w:pStyle w:val="Puntoelenco3"/>
        <w:numPr>
          <w:ilvl w:val="0"/>
          <w:numId w:val="17"/>
        </w:numPr>
      </w:pPr>
      <w:proofErr w:type="spellStart"/>
      <w:r w:rsidRPr="00977EA3">
        <w:t>subjectOf</w:t>
      </w:r>
      <w:proofErr w:type="spellEnd"/>
      <w:r w:rsidRPr="00977EA3">
        <w:t xml:space="preserve"> (</w:t>
      </w:r>
      <w:proofErr w:type="spellStart"/>
      <w:r w:rsidRPr="00977EA3">
        <w:t>administrativeObservation</w:t>
      </w:r>
      <w:proofErr w:type="spellEnd"/>
      <w:r w:rsidRPr="00977EA3">
        <w:t>)</w:t>
      </w:r>
    </w:p>
    <w:p w14:paraId="2BF8E2C9" w14:textId="77777777" w:rsidR="008E3CF3" w:rsidRPr="00977EA3" w:rsidRDefault="007A1F44" w:rsidP="00EC243F">
      <w:pPr>
        <w:pStyle w:val="Puntoelenco3"/>
        <w:numPr>
          <w:ilvl w:val="0"/>
          <w:numId w:val="17"/>
        </w:numPr>
      </w:pPr>
      <w:proofErr w:type="spellStart"/>
      <w:r w:rsidRPr="00977EA3">
        <w:t>coveredPartyOf</w:t>
      </w:r>
      <w:proofErr w:type="spellEnd"/>
      <w:r w:rsidRPr="00977EA3">
        <w:t xml:space="preserve"> (coverage)</w:t>
      </w:r>
    </w:p>
    <w:p w14:paraId="0620FA96" w14:textId="77777777" w:rsidR="007A1F44" w:rsidRPr="00977EA3" w:rsidRDefault="007A1F44" w:rsidP="00601E92">
      <w:pPr>
        <w:pStyle w:val="Corpotesto"/>
      </w:pPr>
    </w:p>
    <w:p w14:paraId="3A39FD7F" w14:textId="77777777" w:rsidR="007A1F44" w:rsidRPr="00977EA3" w:rsidRDefault="00D139D9" w:rsidP="00971004">
      <w:pPr>
        <w:keepNext/>
      </w:pPr>
      <w:r w:rsidRPr="00977EA3">
        <w:rPr>
          <w:noProof/>
        </w:rPr>
        <w:drawing>
          <wp:inline distT="0" distB="0" distL="0" distR="0" wp14:anchorId="3B6E23D4" wp14:editId="0B61588E">
            <wp:extent cx="5866130" cy="4677410"/>
            <wp:effectExtent l="0" t="0" r="1270" b="0"/>
            <wp:docPr id="54" name="Picture 55" descr="PRPA_RM201310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PA_RM201310IHE"/>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866130" cy="4677410"/>
                    </a:xfrm>
                    <a:prstGeom prst="rect">
                      <a:avLst/>
                    </a:prstGeom>
                    <a:noFill/>
                    <a:ln>
                      <a:noFill/>
                    </a:ln>
                  </pic:spPr>
                </pic:pic>
              </a:graphicData>
            </a:graphic>
          </wp:inline>
        </w:drawing>
      </w:r>
    </w:p>
    <w:p w14:paraId="5DBEC308" w14:textId="2D1ACE47" w:rsidR="007A1F44" w:rsidRPr="00977EA3" w:rsidRDefault="007A1F44" w:rsidP="00971004">
      <w:pPr>
        <w:pStyle w:val="FigureTitle"/>
        <w:rPr>
          <w:noProof w:val="0"/>
        </w:rPr>
      </w:pPr>
      <w:r w:rsidRPr="00977EA3">
        <w:rPr>
          <w:noProof w:val="0"/>
        </w:rPr>
        <w:t>Figure 3.47.4.2.2</w:t>
      </w:r>
      <w:r w:rsidR="009C28BF">
        <w:rPr>
          <w:noProof w:val="0"/>
        </w:rPr>
        <w:t>.2</w:t>
      </w:r>
      <w:r w:rsidRPr="00977EA3">
        <w:rPr>
          <w:noProof w:val="0"/>
        </w:rPr>
        <w:t>-1: Message Information Model for the Patient Registry Find Candidates Response Message</w:t>
      </w:r>
    </w:p>
    <w:p w14:paraId="7A4CF833" w14:textId="70FA9C7D" w:rsidR="007A1F44" w:rsidRPr="00977EA3" w:rsidRDefault="007A1F44" w:rsidP="00971004">
      <w:pPr>
        <w:pStyle w:val="Corpotesto"/>
      </w:pPr>
      <w:r w:rsidRPr="00977EA3">
        <w:t xml:space="preserve">The attributes of this model are described in the following table. Note that CMETs are not discussed, as the HL7 definitions for them are being used. </w:t>
      </w:r>
    </w:p>
    <w:p w14:paraId="5FEF4D10" w14:textId="59525361" w:rsidR="007A1F44" w:rsidRPr="00977EA3" w:rsidRDefault="007A1F44" w:rsidP="00971004">
      <w:pPr>
        <w:pStyle w:val="TableTitle"/>
        <w:rPr>
          <w:noProof w:val="0"/>
        </w:rPr>
      </w:pPr>
      <w:r w:rsidRPr="00977EA3">
        <w:rPr>
          <w:noProof w:val="0"/>
        </w:rPr>
        <w:lastRenderedPageBreak/>
        <w:t>Table 3.47.4.2.2</w:t>
      </w:r>
      <w:r w:rsidR="009C28BF">
        <w:rPr>
          <w:noProof w:val="0"/>
        </w:rPr>
        <w:t>.2</w:t>
      </w:r>
      <w:r w:rsidRPr="00977EA3">
        <w:rPr>
          <w:noProof w:val="0"/>
        </w:rPr>
        <w:t>-</w:t>
      </w:r>
      <w:r w:rsidR="009C28BF">
        <w:rPr>
          <w:noProof w:val="0"/>
        </w:rPr>
        <w:t>1</w:t>
      </w:r>
      <w:r w:rsidRPr="00977EA3">
        <w:rPr>
          <w:noProof w:val="0"/>
        </w:rPr>
        <w:t>: Model Attributes</w:t>
      </w:r>
    </w:p>
    <w:tbl>
      <w:tblPr>
        <w:tblW w:w="928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3"/>
        <w:gridCol w:w="3870"/>
      </w:tblGrid>
      <w:tr w:rsidR="007A1F44" w:rsidRPr="00977EA3" w14:paraId="67AF4760" w14:textId="77777777" w:rsidTr="006C18FA">
        <w:trPr>
          <w:trHeight w:val="525"/>
          <w:tblHeader/>
        </w:trPr>
        <w:tc>
          <w:tcPr>
            <w:tcW w:w="5413" w:type="dxa"/>
            <w:shd w:val="clear" w:color="auto" w:fill="D9D9D9"/>
          </w:tcPr>
          <w:p w14:paraId="7A6C4DA1" w14:textId="77777777" w:rsidR="007A1F44" w:rsidRPr="00977EA3" w:rsidRDefault="007A1F44" w:rsidP="00A063AC">
            <w:pPr>
              <w:pStyle w:val="TableEntryHeader"/>
              <w:rPr>
                <w:noProof w:val="0"/>
              </w:rPr>
            </w:pPr>
            <w:r w:rsidRPr="00977EA3">
              <w:rPr>
                <w:noProof w:val="0"/>
              </w:rPr>
              <w:t>PRPA_HD201310IHE</w:t>
            </w:r>
            <w:r w:rsidRPr="00977EA3">
              <w:rPr>
                <w:noProof w:val="0"/>
              </w:rPr>
              <w:br/>
              <w:t>Patient Registry Find Candidates Response</w:t>
            </w:r>
          </w:p>
        </w:tc>
        <w:tc>
          <w:tcPr>
            <w:tcW w:w="3870" w:type="dxa"/>
            <w:shd w:val="clear" w:color="auto" w:fill="D9D9D9"/>
          </w:tcPr>
          <w:p w14:paraId="27EB0C21" w14:textId="77777777" w:rsidR="007A1F44" w:rsidRPr="00977EA3" w:rsidRDefault="007A1F44" w:rsidP="00A53067">
            <w:pPr>
              <w:pStyle w:val="TableEntryHeader"/>
              <w:rPr>
                <w:noProof w:val="0"/>
              </w:rPr>
            </w:pPr>
            <w:r w:rsidRPr="00977EA3">
              <w:rPr>
                <w:noProof w:val="0"/>
              </w:rPr>
              <w:t>This HMD extract defines the message used to return records from a patient registry in response to a Find Candidates Query.</w:t>
            </w:r>
          </w:p>
          <w:p w14:paraId="7F3D2487" w14:textId="50B24E6E" w:rsidR="007A1F44" w:rsidRPr="00977EA3" w:rsidRDefault="007A1F44" w:rsidP="00A53067">
            <w:pPr>
              <w:pStyle w:val="TableEntryHeader"/>
              <w:rPr>
                <w:noProof w:val="0"/>
              </w:rPr>
            </w:pPr>
            <w:r w:rsidRPr="00977EA3">
              <w:rPr>
                <w:noProof w:val="0"/>
              </w:rPr>
              <w:t>Derived from Figure 3.47.4.2.2</w:t>
            </w:r>
            <w:r w:rsidR="009C28BF">
              <w:rPr>
                <w:noProof w:val="0"/>
              </w:rPr>
              <w:t>.2</w:t>
            </w:r>
            <w:r w:rsidRPr="00977EA3">
              <w:rPr>
                <w:noProof w:val="0"/>
              </w:rPr>
              <w:t>-1 (PRPA_RM201310IHE)</w:t>
            </w:r>
          </w:p>
        </w:tc>
      </w:tr>
      <w:tr w:rsidR="007A1F44" w:rsidRPr="00977EA3" w14:paraId="19AFEE53" w14:textId="77777777" w:rsidTr="003462A5">
        <w:trPr>
          <w:cantSplit/>
        </w:trPr>
        <w:tc>
          <w:tcPr>
            <w:tcW w:w="5413" w:type="dxa"/>
          </w:tcPr>
          <w:p w14:paraId="4A52234A" w14:textId="77777777" w:rsidR="007A1F44" w:rsidRPr="00977EA3" w:rsidRDefault="007A1F44" w:rsidP="00971004">
            <w:pPr>
              <w:pStyle w:val="TableEntry"/>
              <w:rPr>
                <w:b/>
                <w:noProof w:val="0"/>
              </w:rPr>
            </w:pPr>
            <w:r w:rsidRPr="00977EA3">
              <w:rPr>
                <w:b/>
                <w:noProof w:val="0"/>
              </w:rPr>
              <w:t>Patient</w:t>
            </w:r>
          </w:p>
        </w:tc>
        <w:tc>
          <w:tcPr>
            <w:tcW w:w="3870" w:type="dxa"/>
          </w:tcPr>
          <w:p w14:paraId="4C20998F" w14:textId="77777777" w:rsidR="007A1F44" w:rsidRPr="00977EA3" w:rsidRDefault="007A1F44" w:rsidP="00971004">
            <w:pPr>
              <w:pStyle w:val="TableEntry"/>
              <w:rPr>
                <w:noProof w:val="0"/>
              </w:rPr>
            </w:pPr>
            <w:r w:rsidRPr="00977EA3">
              <w:rPr>
                <w:noProof w:val="0"/>
              </w:rPr>
              <w:t>The primary record for the focal person in a Patient Demographics Supplier</w:t>
            </w:r>
          </w:p>
        </w:tc>
      </w:tr>
      <w:tr w:rsidR="007A1F44" w:rsidRPr="00977EA3" w14:paraId="5801B1F5" w14:textId="77777777" w:rsidTr="003462A5">
        <w:trPr>
          <w:cantSplit/>
        </w:trPr>
        <w:tc>
          <w:tcPr>
            <w:tcW w:w="5413" w:type="dxa"/>
          </w:tcPr>
          <w:p w14:paraId="0D56A4CC" w14:textId="77777777" w:rsidR="007A1F44" w:rsidRPr="00E63AF6" w:rsidRDefault="007A1F44" w:rsidP="00971004">
            <w:pPr>
              <w:pStyle w:val="TableEntry"/>
              <w:rPr>
                <w:noProof w:val="0"/>
                <w:lang w:val="fr-FR"/>
                <w:rPrChange w:id="2816" w:author="Gregorio Canal" w:date="2019-05-22T14:54:00Z">
                  <w:rPr>
                    <w:noProof w:val="0"/>
                  </w:rPr>
                </w:rPrChange>
              </w:rPr>
            </w:pPr>
            <w:proofErr w:type="spellStart"/>
            <w:r w:rsidRPr="00E63AF6">
              <w:rPr>
                <w:noProof w:val="0"/>
                <w:lang w:val="fr-FR"/>
                <w:rPrChange w:id="2817" w:author="Gregorio Canal" w:date="2019-05-22T14:54:00Z">
                  <w:rPr>
                    <w:noProof w:val="0"/>
                  </w:rPr>
                </w:rPrChange>
              </w:rPr>
              <w:t>classCode</w:t>
            </w:r>
            <w:proofErr w:type="spellEnd"/>
            <w:r w:rsidRPr="00E63AF6">
              <w:rPr>
                <w:noProof w:val="0"/>
                <w:lang w:val="fr-FR"/>
                <w:rPrChange w:id="2818" w:author="Gregorio Canal" w:date="2019-05-22T14:54:00Z">
                  <w:rPr>
                    <w:noProof w:val="0"/>
                  </w:rPr>
                </w:rPrChange>
              </w:rPr>
              <w:t xml:space="preserve"> [1..1] (M)</w:t>
            </w:r>
          </w:p>
          <w:p w14:paraId="4FFCD3E4" w14:textId="77777777" w:rsidR="007A1F44" w:rsidRPr="00E63AF6" w:rsidRDefault="007A1F44" w:rsidP="00971004">
            <w:pPr>
              <w:pStyle w:val="TableEntry"/>
              <w:rPr>
                <w:noProof w:val="0"/>
                <w:lang w:val="fr-FR"/>
                <w:rPrChange w:id="2819" w:author="Gregorio Canal" w:date="2019-05-22T14:54:00Z">
                  <w:rPr>
                    <w:noProof w:val="0"/>
                  </w:rPr>
                </w:rPrChange>
              </w:rPr>
            </w:pPr>
            <w:r w:rsidRPr="00E63AF6">
              <w:rPr>
                <w:noProof w:val="0"/>
                <w:lang w:val="fr-FR"/>
                <w:rPrChange w:id="2820" w:author="Gregorio Canal" w:date="2019-05-22T14:54:00Z">
                  <w:rPr>
                    <w:noProof w:val="0"/>
                  </w:rPr>
                </w:rPrChange>
              </w:rPr>
              <w:t>Patient (CS) {CNE:PAT}</w:t>
            </w:r>
          </w:p>
        </w:tc>
        <w:tc>
          <w:tcPr>
            <w:tcW w:w="3870" w:type="dxa"/>
          </w:tcPr>
          <w:p w14:paraId="3159AAFE"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75131C27" w14:textId="77777777" w:rsidTr="003462A5">
        <w:trPr>
          <w:cantSplit/>
        </w:trPr>
        <w:tc>
          <w:tcPr>
            <w:tcW w:w="5413" w:type="dxa"/>
          </w:tcPr>
          <w:p w14:paraId="5414DC1E" w14:textId="77777777" w:rsidR="007A1F44" w:rsidRPr="00977EA3" w:rsidRDefault="007A1F44" w:rsidP="00971004">
            <w:pPr>
              <w:pStyle w:val="TableEntry"/>
              <w:rPr>
                <w:noProof w:val="0"/>
              </w:rPr>
            </w:pPr>
            <w:r w:rsidRPr="00977EA3">
              <w:rPr>
                <w:noProof w:val="0"/>
              </w:rPr>
              <w:t xml:space="preserve">id [1..*] (M) </w:t>
            </w:r>
          </w:p>
          <w:p w14:paraId="3F4D5C1E" w14:textId="77777777" w:rsidR="007A1F44" w:rsidRPr="00977EA3" w:rsidRDefault="007A1F44" w:rsidP="00971004">
            <w:pPr>
              <w:pStyle w:val="TableEntry"/>
              <w:rPr>
                <w:noProof w:val="0"/>
              </w:rPr>
            </w:pPr>
            <w:r w:rsidRPr="00977EA3">
              <w:rPr>
                <w:noProof w:val="0"/>
              </w:rPr>
              <w:t>Patient (</w:t>
            </w:r>
            <w:hyperlink r:id="rId206" w:anchor="dt-SET" w:history="1">
              <w:r w:rsidRPr="00977EA3">
                <w:rPr>
                  <w:rStyle w:val="Collegamentoipertestuale"/>
                  <w:noProof w:val="0"/>
                  <w:szCs w:val="18"/>
                </w:rPr>
                <w:t>SET</w:t>
              </w:r>
            </w:hyperlink>
            <w:r w:rsidRPr="00977EA3">
              <w:rPr>
                <w:noProof w:val="0"/>
              </w:rPr>
              <w:t>&lt;</w:t>
            </w:r>
            <w:hyperlink r:id="rId207" w:anchor="dt-II" w:history="1">
              <w:r w:rsidRPr="00977EA3">
                <w:rPr>
                  <w:rStyle w:val="Collegamentoipertestuale"/>
                  <w:noProof w:val="0"/>
                  <w:szCs w:val="18"/>
                </w:rPr>
                <w:t>II</w:t>
              </w:r>
            </w:hyperlink>
            <w:r w:rsidRPr="00977EA3">
              <w:rPr>
                <w:noProof w:val="0"/>
              </w:rPr>
              <w:t xml:space="preserve">&gt;) </w:t>
            </w:r>
          </w:p>
        </w:tc>
        <w:tc>
          <w:tcPr>
            <w:tcW w:w="3870" w:type="dxa"/>
          </w:tcPr>
          <w:p w14:paraId="15D3AFFC" w14:textId="77777777" w:rsidR="007A1F44" w:rsidRPr="00977EA3" w:rsidRDefault="007A1F44" w:rsidP="00971004">
            <w:pPr>
              <w:pStyle w:val="TableEntry"/>
              <w:rPr>
                <w:noProof w:val="0"/>
              </w:rPr>
            </w:pPr>
            <w:r w:rsidRPr="00977EA3">
              <w:rPr>
                <w:noProof w:val="0"/>
              </w:rPr>
              <w:t>Patient identifiers. Patient Identifiers from different Identity Domains may be contained either here, or in the OtherIDs.id attributes, but not in both places. At least one Patient Identifier shall be present in this attribute</w:t>
            </w:r>
          </w:p>
        </w:tc>
      </w:tr>
      <w:tr w:rsidR="007A1F44" w:rsidRPr="00977EA3" w14:paraId="75B65EC3" w14:textId="77777777" w:rsidTr="003462A5">
        <w:trPr>
          <w:cantSplit/>
        </w:trPr>
        <w:tc>
          <w:tcPr>
            <w:tcW w:w="5413" w:type="dxa"/>
          </w:tcPr>
          <w:p w14:paraId="792BFA8D" w14:textId="77777777" w:rsidR="007A1F44" w:rsidRPr="00977EA3" w:rsidRDefault="007A1F44" w:rsidP="00971004">
            <w:pPr>
              <w:pStyle w:val="TableEntry"/>
              <w:rPr>
                <w:noProof w:val="0"/>
              </w:rPr>
            </w:pPr>
            <w:proofErr w:type="spellStart"/>
            <w:r w:rsidRPr="00977EA3">
              <w:rPr>
                <w:noProof w:val="0"/>
              </w:rPr>
              <w:t>statusCode</w:t>
            </w:r>
            <w:proofErr w:type="spellEnd"/>
            <w:r w:rsidRPr="00977EA3">
              <w:rPr>
                <w:noProof w:val="0"/>
              </w:rPr>
              <w:t xml:space="preserve"> [1..1]</w:t>
            </w:r>
          </w:p>
          <w:p w14:paraId="2737F321" w14:textId="77777777" w:rsidR="007A1F44" w:rsidRPr="00977EA3" w:rsidRDefault="007A1F44" w:rsidP="00971004">
            <w:pPr>
              <w:pStyle w:val="TableEntry"/>
              <w:rPr>
                <w:noProof w:val="0"/>
              </w:rPr>
            </w:pPr>
            <w:r w:rsidRPr="00977EA3">
              <w:rPr>
                <w:noProof w:val="0"/>
              </w:rPr>
              <w:t>Patient (CS) {</w:t>
            </w:r>
            <w:proofErr w:type="spellStart"/>
            <w:r w:rsidRPr="00977EA3">
              <w:rPr>
                <w:noProof w:val="0"/>
              </w:rPr>
              <w:t>CNE:active</w:t>
            </w:r>
            <w:proofErr w:type="spellEnd"/>
            <w:r w:rsidRPr="00977EA3">
              <w:rPr>
                <w:noProof w:val="0"/>
              </w:rPr>
              <w:t>, fixed value= "active"}</w:t>
            </w:r>
          </w:p>
        </w:tc>
        <w:tc>
          <w:tcPr>
            <w:tcW w:w="3870" w:type="dxa"/>
          </w:tcPr>
          <w:p w14:paraId="2876EEDD"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140FEA05" w14:textId="77777777" w:rsidTr="003462A5">
        <w:trPr>
          <w:cantSplit/>
        </w:trPr>
        <w:tc>
          <w:tcPr>
            <w:tcW w:w="5413" w:type="dxa"/>
          </w:tcPr>
          <w:p w14:paraId="705E4DCE" w14:textId="77777777" w:rsidR="007A1F44" w:rsidRPr="00977EA3" w:rsidRDefault="007A1F44" w:rsidP="00971004">
            <w:pPr>
              <w:pStyle w:val="TableEntry"/>
              <w:rPr>
                <w:noProof w:val="0"/>
              </w:rPr>
            </w:pPr>
            <w:proofErr w:type="spellStart"/>
            <w:r w:rsidRPr="00977EA3">
              <w:rPr>
                <w:noProof w:val="0"/>
              </w:rPr>
              <w:t>confidentialityCode</w:t>
            </w:r>
            <w:proofErr w:type="spellEnd"/>
            <w:r w:rsidRPr="00977EA3">
              <w:rPr>
                <w:noProof w:val="0"/>
              </w:rPr>
              <w:t xml:space="preserve"> [0..*]</w:t>
            </w:r>
          </w:p>
          <w:p w14:paraId="6CDBD87C" w14:textId="77777777" w:rsidR="007A1F44" w:rsidRPr="00977EA3" w:rsidRDefault="007A1F44" w:rsidP="00971004">
            <w:pPr>
              <w:pStyle w:val="TableEntry"/>
              <w:rPr>
                <w:noProof w:val="0"/>
              </w:rPr>
            </w:pPr>
            <w:r w:rsidRPr="00977EA3">
              <w:rPr>
                <w:noProof w:val="0"/>
              </w:rPr>
              <w:t>Patient (SET&lt;CE&gt;) {</w:t>
            </w:r>
            <w:proofErr w:type="spellStart"/>
            <w:r w:rsidRPr="00977EA3">
              <w:rPr>
                <w:noProof w:val="0"/>
              </w:rPr>
              <w:t>CWE:Confidentiality</w:t>
            </w:r>
            <w:proofErr w:type="spellEnd"/>
            <w:r w:rsidRPr="00977EA3">
              <w:rPr>
                <w:noProof w:val="0"/>
              </w:rPr>
              <w:t>}</w:t>
            </w:r>
          </w:p>
        </w:tc>
        <w:tc>
          <w:tcPr>
            <w:tcW w:w="3870" w:type="dxa"/>
          </w:tcPr>
          <w:p w14:paraId="490D089A" w14:textId="2C669659" w:rsidR="007A1F44" w:rsidRPr="00977EA3" w:rsidRDefault="007A1F44" w:rsidP="00971004">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5388DC6D" w14:textId="77777777" w:rsidTr="003462A5">
        <w:trPr>
          <w:cantSplit/>
        </w:trPr>
        <w:tc>
          <w:tcPr>
            <w:tcW w:w="5413" w:type="dxa"/>
          </w:tcPr>
          <w:p w14:paraId="41916EC6" w14:textId="77777777" w:rsidR="007A1F44" w:rsidRPr="00E63AF6" w:rsidRDefault="007A1F44" w:rsidP="00971004">
            <w:pPr>
              <w:pStyle w:val="TableEntry"/>
              <w:rPr>
                <w:noProof w:val="0"/>
                <w:lang w:val="fr-FR"/>
                <w:rPrChange w:id="2821" w:author="Gregorio Canal" w:date="2019-05-22T14:54:00Z">
                  <w:rPr>
                    <w:noProof w:val="0"/>
                  </w:rPr>
                </w:rPrChange>
              </w:rPr>
            </w:pPr>
            <w:proofErr w:type="spellStart"/>
            <w:r w:rsidRPr="00E63AF6">
              <w:rPr>
                <w:noProof w:val="0"/>
                <w:lang w:val="fr-FR"/>
                <w:rPrChange w:id="2822" w:author="Gregorio Canal" w:date="2019-05-22T14:54:00Z">
                  <w:rPr>
                    <w:noProof w:val="0"/>
                  </w:rPr>
                </w:rPrChange>
              </w:rPr>
              <w:t>veryImportantPersonCode</w:t>
            </w:r>
            <w:proofErr w:type="spellEnd"/>
            <w:r w:rsidRPr="00E63AF6">
              <w:rPr>
                <w:noProof w:val="0"/>
                <w:lang w:val="fr-FR"/>
                <w:rPrChange w:id="2823" w:author="Gregorio Canal" w:date="2019-05-22T14:54:00Z">
                  <w:rPr>
                    <w:noProof w:val="0"/>
                  </w:rPr>
                </w:rPrChange>
              </w:rPr>
              <w:t xml:space="preserve"> [0..1]</w:t>
            </w:r>
          </w:p>
          <w:p w14:paraId="03537B2C" w14:textId="77777777" w:rsidR="007A1F44" w:rsidRPr="00E63AF6" w:rsidRDefault="007A1F44" w:rsidP="00971004">
            <w:pPr>
              <w:pStyle w:val="TableEntry"/>
              <w:rPr>
                <w:noProof w:val="0"/>
                <w:lang w:val="fr-FR"/>
                <w:rPrChange w:id="2824" w:author="Gregorio Canal" w:date="2019-05-22T14:54:00Z">
                  <w:rPr>
                    <w:noProof w:val="0"/>
                  </w:rPr>
                </w:rPrChange>
              </w:rPr>
            </w:pPr>
            <w:r w:rsidRPr="00E63AF6">
              <w:rPr>
                <w:noProof w:val="0"/>
                <w:lang w:val="fr-FR"/>
                <w:rPrChange w:id="2825" w:author="Gregorio Canal" w:date="2019-05-22T14:54:00Z">
                  <w:rPr>
                    <w:noProof w:val="0"/>
                  </w:rPr>
                </w:rPrChange>
              </w:rPr>
              <w:t>Patient (CE) {</w:t>
            </w:r>
            <w:proofErr w:type="spellStart"/>
            <w:r w:rsidRPr="00E63AF6">
              <w:rPr>
                <w:noProof w:val="0"/>
                <w:lang w:val="fr-FR"/>
                <w:rPrChange w:id="2826" w:author="Gregorio Canal" w:date="2019-05-22T14:54:00Z">
                  <w:rPr>
                    <w:noProof w:val="0"/>
                  </w:rPr>
                </w:rPrChange>
              </w:rPr>
              <w:t>CWE:PatientImportance</w:t>
            </w:r>
            <w:proofErr w:type="spellEnd"/>
            <w:r w:rsidRPr="00E63AF6">
              <w:rPr>
                <w:noProof w:val="0"/>
                <w:lang w:val="fr-FR"/>
                <w:rPrChange w:id="2827" w:author="Gregorio Canal" w:date="2019-05-22T14:54:00Z">
                  <w:rPr>
                    <w:noProof w:val="0"/>
                  </w:rPr>
                </w:rPrChange>
              </w:rPr>
              <w:t>}</w:t>
            </w:r>
          </w:p>
        </w:tc>
        <w:tc>
          <w:tcPr>
            <w:tcW w:w="3870" w:type="dxa"/>
          </w:tcPr>
          <w:p w14:paraId="34A90746" w14:textId="77777777" w:rsidR="007A1F44" w:rsidRPr="00977EA3" w:rsidRDefault="007A1F44" w:rsidP="00971004">
            <w:pPr>
              <w:pStyle w:val="TableEntry"/>
              <w:rPr>
                <w:noProof w:val="0"/>
              </w:rPr>
            </w:pPr>
            <w:r w:rsidRPr="00977EA3">
              <w:rPr>
                <w:noProof w:val="0"/>
              </w:rPr>
              <w:t xml:space="preserve">A code specifying the patient's special status granted by the </w:t>
            </w:r>
            <w:proofErr w:type="spellStart"/>
            <w:r w:rsidRPr="00977EA3">
              <w:rPr>
                <w:noProof w:val="0"/>
              </w:rPr>
              <w:t>scoper</w:t>
            </w:r>
            <w:proofErr w:type="spellEnd"/>
            <w:r w:rsidRPr="00977EA3">
              <w:rPr>
                <w:noProof w:val="0"/>
              </w:rPr>
              <w:t xml:space="preserve"> organization, often resulting in preferred treatment and special considerations. Examples include board member, diplomat.</w:t>
            </w:r>
          </w:p>
        </w:tc>
      </w:tr>
      <w:tr w:rsidR="007A1F44" w:rsidRPr="00977EA3" w14:paraId="38C15B80" w14:textId="77777777" w:rsidTr="003462A5">
        <w:trPr>
          <w:cantSplit/>
        </w:trPr>
        <w:tc>
          <w:tcPr>
            <w:tcW w:w="5413" w:type="dxa"/>
          </w:tcPr>
          <w:p w14:paraId="447D23D4" w14:textId="77777777" w:rsidR="007A1F44" w:rsidRPr="00977EA3" w:rsidRDefault="007A1F44" w:rsidP="00971004">
            <w:pPr>
              <w:pStyle w:val="TableEntry"/>
              <w:rPr>
                <w:b/>
                <w:noProof w:val="0"/>
              </w:rPr>
            </w:pPr>
            <w:r w:rsidRPr="00977EA3">
              <w:rPr>
                <w:b/>
                <w:noProof w:val="0"/>
              </w:rPr>
              <w:t>Person</w:t>
            </w:r>
          </w:p>
        </w:tc>
        <w:tc>
          <w:tcPr>
            <w:tcW w:w="3870" w:type="dxa"/>
          </w:tcPr>
          <w:p w14:paraId="0FD45AE1" w14:textId="77777777" w:rsidR="007A1F44" w:rsidRPr="00977EA3" w:rsidRDefault="007A1F44" w:rsidP="00971004">
            <w:pPr>
              <w:pStyle w:val="TableEntry"/>
              <w:rPr>
                <w:noProof w:val="0"/>
              </w:rPr>
            </w:pPr>
            <w:r w:rsidRPr="00977EA3">
              <w:rPr>
                <w:noProof w:val="0"/>
              </w:rPr>
              <w:t xml:space="preserve">A subtype of </w:t>
            </w:r>
            <w:proofErr w:type="spellStart"/>
            <w:r w:rsidRPr="00977EA3">
              <w:rPr>
                <w:noProof w:val="0"/>
              </w:rPr>
              <w:t>LivingSubject</w:t>
            </w:r>
            <w:proofErr w:type="spellEnd"/>
            <w:r w:rsidRPr="00977EA3">
              <w:rPr>
                <w:noProof w:val="0"/>
              </w:rPr>
              <w:t xml:space="preserve"> representing a human being</w:t>
            </w:r>
          </w:p>
          <w:p w14:paraId="60AF1B90" w14:textId="77777777" w:rsidR="007A1F44" w:rsidRPr="00977EA3" w:rsidRDefault="007A1F44" w:rsidP="00971004">
            <w:pPr>
              <w:pStyle w:val="TableEntry"/>
              <w:rPr>
                <w:noProof w:val="0"/>
              </w:rPr>
            </w:pPr>
            <w:r w:rsidRPr="00977EA3">
              <w:rPr>
                <w:noProof w:val="0"/>
              </w:rPr>
              <w:t>Either Person.name or Patient.id must be non-null</w:t>
            </w:r>
          </w:p>
        </w:tc>
      </w:tr>
      <w:tr w:rsidR="007A1F44" w:rsidRPr="00977EA3" w14:paraId="128C64BA" w14:textId="77777777" w:rsidTr="003462A5">
        <w:trPr>
          <w:cantSplit/>
        </w:trPr>
        <w:tc>
          <w:tcPr>
            <w:tcW w:w="5413" w:type="dxa"/>
          </w:tcPr>
          <w:p w14:paraId="6CDFFE76" w14:textId="77777777" w:rsidR="007A1F44" w:rsidRPr="00977EA3" w:rsidRDefault="007A1F44" w:rsidP="00971004">
            <w:pPr>
              <w:pStyle w:val="TableEntry"/>
              <w:rPr>
                <w:noProof w:val="0"/>
              </w:rPr>
            </w:pPr>
            <w:proofErr w:type="spellStart"/>
            <w:r w:rsidRPr="00977EA3">
              <w:rPr>
                <w:noProof w:val="0"/>
              </w:rPr>
              <w:t>classCode</w:t>
            </w:r>
            <w:proofErr w:type="spellEnd"/>
            <w:r w:rsidRPr="00977EA3">
              <w:rPr>
                <w:noProof w:val="0"/>
              </w:rPr>
              <w:t xml:space="preserve"> [1..1] (M)</w:t>
            </w:r>
          </w:p>
          <w:p w14:paraId="6831E136" w14:textId="77777777" w:rsidR="007A1F44" w:rsidRPr="00977EA3" w:rsidRDefault="007A1F44" w:rsidP="00971004">
            <w:pPr>
              <w:pStyle w:val="TableEntry"/>
              <w:rPr>
                <w:noProof w:val="0"/>
              </w:rPr>
            </w:pPr>
            <w:r w:rsidRPr="00977EA3">
              <w:rPr>
                <w:noProof w:val="0"/>
              </w:rPr>
              <w:t>Person (CS) {CNE:PSN, fixed value= "PSN"}</w:t>
            </w:r>
          </w:p>
        </w:tc>
        <w:tc>
          <w:tcPr>
            <w:tcW w:w="3870" w:type="dxa"/>
          </w:tcPr>
          <w:p w14:paraId="5C99C7A1"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427E33E3" w14:textId="77777777" w:rsidTr="003462A5">
        <w:trPr>
          <w:cantSplit/>
        </w:trPr>
        <w:tc>
          <w:tcPr>
            <w:tcW w:w="5413" w:type="dxa"/>
          </w:tcPr>
          <w:p w14:paraId="2F00E300" w14:textId="77777777" w:rsidR="007A1F44" w:rsidRPr="00977EA3" w:rsidRDefault="007A1F44" w:rsidP="00971004">
            <w:pPr>
              <w:pStyle w:val="TableEntry"/>
              <w:rPr>
                <w:noProof w:val="0"/>
              </w:rPr>
            </w:pPr>
            <w:proofErr w:type="spellStart"/>
            <w:r w:rsidRPr="00977EA3">
              <w:rPr>
                <w:noProof w:val="0"/>
              </w:rPr>
              <w:t>determinerCode</w:t>
            </w:r>
            <w:proofErr w:type="spellEnd"/>
            <w:r w:rsidRPr="00977EA3">
              <w:rPr>
                <w:noProof w:val="0"/>
              </w:rPr>
              <w:t xml:space="preserve"> [1..1] (M)</w:t>
            </w:r>
          </w:p>
          <w:p w14:paraId="50115004" w14:textId="77777777" w:rsidR="007A1F44" w:rsidRPr="00977EA3" w:rsidRDefault="007A1F44" w:rsidP="00971004">
            <w:pPr>
              <w:pStyle w:val="TableEntry"/>
              <w:rPr>
                <w:noProof w:val="0"/>
              </w:rPr>
            </w:pPr>
            <w:r w:rsidRPr="00977EA3">
              <w:rPr>
                <w:noProof w:val="0"/>
              </w:rPr>
              <w:t>Person (CS) {CNE:INSTANCE, fixed value= "INSTANCE"}</w:t>
            </w:r>
          </w:p>
        </w:tc>
        <w:tc>
          <w:tcPr>
            <w:tcW w:w="3870" w:type="dxa"/>
          </w:tcPr>
          <w:p w14:paraId="43377B33"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19015B8C" w14:textId="77777777" w:rsidTr="003462A5">
        <w:trPr>
          <w:cantSplit/>
        </w:trPr>
        <w:tc>
          <w:tcPr>
            <w:tcW w:w="5413" w:type="dxa"/>
          </w:tcPr>
          <w:p w14:paraId="7E995591" w14:textId="77777777" w:rsidR="007A1F44" w:rsidRPr="00977EA3" w:rsidRDefault="007A1F44" w:rsidP="00971004">
            <w:pPr>
              <w:pStyle w:val="TableEntry"/>
              <w:rPr>
                <w:noProof w:val="0"/>
              </w:rPr>
            </w:pPr>
            <w:r w:rsidRPr="00977EA3">
              <w:rPr>
                <w:noProof w:val="0"/>
              </w:rPr>
              <w:t>name [1..*]</w:t>
            </w:r>
          </w:p>
          <w:p w14:paraId="5B748E2A" w14:textId="77777777" w:rsidR="007A1F44" w:rsidRPr="00977EA3" w:rsidRDefault="007A1F44" w:rsidP="00971004">
            <w:pPr>
              <w:pStyle w:val="TableEntry"/>
              <w:rPr>
                <w:noProof w:val="0"/>
              </w:rPr>
            </w:pPr>
            <w:r w:rsidRPr="00977EA3">
              <w:rPr>
                <w:noProof w:val="0"/>
              </w:rPr>
              <w:t>Person (BAG&lt;PN&gt;)</w:t>
            </w:r>
          </w:p>
        </w:tc>
        <w:tc>
          <w:tcPr>
            <w:tcW w:w="3870" w:type="dxa"/>
          </w:tcPr>
          <w:p w14:paraId="217ED014" w14:textId="77777777" w:rsidR="007A1F44" w:rsidRPr="00977EA3" w:rsidRDefault="007A1F44" w:rsidP="00971004">
            <w:pPr>
              <w:pStyle w:val="TableEntry"/>
              <w:rPr>
                <w:noProof w:val="0"/>
              </w:rPr>
            </w:pPr>
            <w:r w:rsidRPr="00977EA3">
              <w:rPr>
                <w:noProof w:val="0"/>
              </w:rPr>
              <w:t>Name(s) for this person</w:t>
            </w:r>
          </w:p>
        </w:tc>
      </w:tr>
      <w:tr w:rsidR="007A1F44" w:rsidRPr="00977EA3" w14:paraId="24ECB508" w14:textId="77777777" w:rsidTr="003462A5">
        <w:trPr>
          <w:cantSplit/>
        </w:trPr>
        <w:tc>
          <w:tcPr>
            <w:tcW w:w="5413" w:type="dxa"/>
          </w:tcPr>
          <w:p w14:paraId="6421B9E3" w14:textId="77777777" w:rsidR="007A1F44" w:rsidRPr="00977EA3" w:rsidRDefault="007A1F44" w:rsidP="00971004">
            <w:pPr>
              <w:pStyle w:val="TableEntry"/>
              <w:rPr>
                <w:noProof w:val="0"/>
              </w:rPr>
            </w:pPr>
            <w:r w:rsidRPr="00977EA3">
              <w:rPr>
                <w:noProof w:val="0"/>
              </w:rPr>
              <w:t>telecom [0..*]</w:t>
            </w:r>
          </w:p>
          <w:p w14:paraId="7CE523DC" w14:textId="77777777" w:rsidR="007A1F44" w:rsidRPr="00977EA3" w:rsidRDefault="007A1F44" w:rsidP="00971004">
            <w:pPr>
              <w:pStyle w:val="TableEntry"/>
              <w:rPr>
                <w:noProof w:val="0"/>
              </w:rPr>
            </w:pPr>
            <w:r w:rsidRPr="00977EA3">
              <w:rPr>
                <w:noProof w:val="0"/>
              </w:rPr>
              <w:t>Person (BAG&lt;TEL&gt;)</w:t>
            </w:r>
          </w:p>
        </w:tc>
        <w:tc>
          <w:tcPr>
            <w:tcW w:w="3870" w:type="dxa"/>
          </w:tcPr>
          <w:p w14:paraId="7D9DAC6C" w14:textId="77777777" w:rsidR="007A1F44" w:rsidRPr="00977EA3" w:rsidRDefault="007A1F44" w:rsidP="00971004">
            <w:pPr>
              <w:pStyle w:val="TableEntry"/>
              <w:rPr>
                <w:noProof w:val="0"/>
              </w:rPr>
            </w:pPr>
            <w:r w:rsidRPr="00977EA3">
              <w:rPr>
                <w:noProof w:val="0"/>
              </w:rPr>
              <w:t>Telecommunication address(es) for communicating with this person</w:t>
            </w:r>
          </w:p>
        </w:tc>
      </w:tr>
      <w:tr w:rsidR="007A1F44" w:rsidRPr="00977EA3" w14:paraId="783E5491" w14:textId="77777777" w:rsidTr="003462A5">
        <w:trPr>
          <w:cantSplit/>
        </w:trPr>
        <w:tc>
          <w:tcPr>
            <w:tcW w:w="5413" w:type="dxa"/>
          </w:tcPr>
          <w:p w14:paraId="27E9A8E2" w14:textId="77777777" w:rsidR="007A1F44" w:rsidRPr="00E63AF6" w:rsidRDefault="007A1F44" w:rsidP="00971004">
            <w:pPr>
              <w:pStyle w:val="TableEntry"/>
              <w:rPr>
                <w:noProof w:val="0"/>
                <w:lang w:val="fr-FR"/>
                <w:rPrChange w:id="2828" w:author="Gregorio Canal" w:date="2019-05-22T14:54:00Z">
                  <w:rPr>
                    <w:noProof w:val="0"/>
                  </w:rPr>
                </w:rPrChange>
              </w:rPr>
            </w:pPr>
            <w:proofErr w:type="spellStart"/>
            <w:r w:rsidRPr="00E63AF6">
              <w:rPr>
                <w:noProof w:val="0"/>
                <w:lang w:val="fr-FR"/>
                <w:rPrChange w:id="2829" w:author="Gregorio Canal" w:date="2019-05-22T14:54:00Z">
                  <w:rPr>
                    <w:noProof w:val="0"/>
                  </w:rPr>
                </w:rPrChange>
              </w:rPr>
              <w:t>administrativeGenderCode</w:t>
            </w:r>
            <w:proofErr w:type="spellEnd"/>
            <w:r w:rsidRPr="00E63AF6">
              <w:rPr>
                <w:noProof w:val="0"/>
                <w:lang w:val="fr-FR"/>
                <w:rPrChange w:id="2830" w:author="Gregorio Canal" w:date="2019-05-22T14:54:00Z">
                  <w:rPr>
                    <w:noProof w:val="0"/>
                  </w:rPr>
                </w:rPrChange>
              </w:rPr>
              <w:t xml:space="preserve"> [0..1]</w:t>
            </w:r>
          </w:p>
          <w:p w14:paraId="4A00A9B0" w14:textId="77777777" w:rsidR="007A1F44" w:rsidRPr="00E63AF6" w:rsidRDefault="007A1F44" w:rsidP="00971004">
            <w:pPr>
              <w:pStyle w:val="TableEntry"/>
              <w:rPr>
                <w:noProof w:val="0"/>
                <w:lang w:val="fr-FR"/>
                <w:rPrChange w:id="2831" w:author="Gregorio Canal" w:date="2019-05-22T14:54:00Z">
                  <w:rPr>
                    <w:noProof w:val="0"/>
                  </w:rPr>
                </w:rPrChange>
              </w:rPr>
            </w:pPr>
            <w:r w:rsidRPr="00E63AF6">
              <w:rPr>
                <w:noProof w:val="0"/>
                <w:lang w:val="fr-FR"/>
                <w:rPrChange w:id="2832" w:author="Gregorio Canal" w:date="2019-05-22T14:54:00Z">
                  <w:rPr>
                    <w:noProof w:val="0"/>
                  </w:rPr>
                </w:rPrChange>
              </w:rPr>
              <w:t>Person (CE) {</w:t>
            </w:r>
            <w:proofErr w:type="spellStart"/>
            <w:r w:rsidRPr="00E63AF6">
              <w:rPr>
                <w:noProof w:val="0"/>
                <w:lang w:val="fr-FR"/>
                <w:rPrChange w:id="2833" w:author="Gregorio Canal" w:date="2019-05-22T14:54:00Z">
                  <w:rPr>
                    <w:noProof w:val="0"/>
                  </w:rPr>
                </w:rPrChange>
              </w:rPr>
              <w:t>CWE:AdministrativeGender</w:t>
            </w:r>
            <w:proofErr w:type="spellEnd"/>
            <w:r w:rsidRPr="00E63AF6">
              <w:rPr>
                <w:noProof w:val="0"/>
                <w:lang w:val="fr-FR"/>
                <w:rPrChange w:id="2834" w:author="Gregorio Canal" w:date="2019-05-22T14:54:00Z">
                  <w:rPr>
                    <w:noProof w:val="0"/>
                  </w:rPr>
                </w:rPrChange>
              </w:rPr>
              <w:t>}</w:t>
            </w:r>
          </w:p>
        </w:tc>
        <w:tc>
          <w:tcPr>
            <w:tcW w:w="3870" w:type="dxa"/>
          </w:tcPr>
          <w:p w14:paraId="167A98A3" w14:textId="77777777" w:rsidR="007A1F44" w:rsidRPr="00977EA3" w:rsidRDefault="007A1F44" w:rsidP="00971004">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694212CC" w14:textId="77777777" w:rsidTr="003462A5">
        <w:trPr>
          <w:cantSplit/>
        </w:trPr>
        <w:tc>
          <w:tcPr>
            <w:tcW w:w="5413" w:type="dxa"/>
          </w:tcPr>
          <w:p w14:paraId="0A3F3717" w14:textId="77777777" w:rsidR="007A1F44" w:rsidRPr="00977EA3" w:rsidRDefault="007A1F44" w:rsidP="00971004">
            <w:pPr>
              <w:pStyle w:val="TableEntry"/>
              <w:rPr>
                <w:noProof w:val="0"/>
              </w:rPr>
            </w:pPr>
            <w:proofErr w:type="spellStart"/>
            <w:r w:rsidRPr="00977EA3">
              <w:rPr>
                <w:noProof w:val="0"/>
              </w:rPr>
              <w:t>birthTime</w:t>
            </w:r>
            <w:proofErr w:type="spellEnd"/>
            <w:r w:rsidRPr="00977EA3">
              <w:rPr>
                <w:noProof w:val="0"/>
              </w:rPr>
              <w:t xml:space="preserve"> [0..1]</w:t>
            </w:r>
          </w:p>
          <w:p w14:paraId="36311CF0" w14:textId="77777777" w:rsidR="007A1F44" w:rsidRPr="00977EA3" w:rsidRDefault="007A1F44" w:rsidP="00971004">
            <w:pPr>
              <w:pStyle w:val="TableEntry"/>
              <w:rPr>
                <w:noProof w:val="0"/>
              </w:rPr>
            </w:pPr>
            <w:r w:rsidRPr="00977EA3">
              <w:rPr>
                <w:noProof w:val="0"/>
              </w:rPr>
              <w:t>Person (TS)</w:t>
            </w:r>
          </w:p>
        </w:tc>
        <w:tc>
          <w:tcPr>
            <w:tcW w:w="3870" w:type="dxa"/>
          </w:tcPr>
          <w:p w14:paraId="152FE3C7" w14:textId="77777777" w:rsidR="007A1F44" w:rsidRPr="00977EA3" w:rsidRDefault="007A1F44" w:rsidP="00971004">
            <w:pPr>
              <w:pStyle w:val="TableEntry"/>
              <w:rPr>
                <w:noProof w:val="0"/>
              </w:rPr>
            </w:pPr>
            <w:r w:rsidRPr="00977EA3">
              <w:rPr>
                <w:noProof w:val="0"/>
              </w:rPr>
              <w:t>The date and time this person was born</w:t>
            </w:r>
          </w:p>
        </w:tc>
      </w:tr>
      <w:tr w:rsidR="007A1F44" w:rsidRPr="00977EA3" w14:paraId="2BBE4504" w14:textId="77777777" w:rsidTr="003462A5">
        <w:trPr>
          <w:cantSplit/>
        </w:trPr>
        <w:tc>
          <w:tcPr>
            <w:tcW w:w="5413" w:type="dxa"/>
          </w:tcPr>
          <w:p w14:paraId="26D7FD38" w14:textId="77777777" w:rsidR="007A1F44" w:rsidRPr="00977EA3" w:rsidRDefault="007A1F44" w:rsidP="00971004">
            <w:pPr>
              <w:pStyle w:val="TableEntry"/>
              <w:rPr>
                <w:noProof w:val="0"/>
              </w:rPr>
            </w:pPr>
            <w:proofErr w:type="spellStart"/>
            <w:r w:rsidRPr="00977EA3">
              <w:rPr>
                <w:noProof w:val="0"/>
              </w:rPr>
              <w:t>deceasedInd</w:t>
            </w:r>
            <w:proofErr w:type="spellEnd"/>
            <w:r w:rsidRPr="00977EA3">
              <w:rPr>
                <w:noProof w:val="0"/>
              </w:rPr>
              <w:t xml:space="preserve"> [0..1]</w:t>
            </w:r>
          </w:p>
          <w:p w14:paraId="471A1068" w14:textId="77777777" w:rsidR="007A1F44" w:rsidRPr="00977EA3" w:rsidRDefault="007A1F44" w:rsidP="00971004">
            <w:pPr>
              <w:pStyle w:val="TableEntry"/>
              <w:rPr>
                <w:noProof w:val="0"/>
              </w:rPr>
            </w:pPr>
            <w:r w:rsidRPr="00977EA3">
              <w:rPr>
                <w:noProof w:val="0"/>
              </w:rPr>
              <w:t>Person (BL)</w:t>
            </w:r>
          </w:p>
        </w:tc>
        <w:tc>
          <w:tcPr>
            <w:tcW w:w="3870" w:type="dxa"/>
          </w:tcPr>
          <w:p w14:paraId="4DF42F10" w14:textId="77777777" w:rsidR="007A1F44" w:rsidRPr="00977EA3" w:rsidRDefault="007A1F44" w:rsidP="00971004">
            <w:pPr>
              <w:pStyle w:val="TableEntry"/>
              <w:rPr>
                <w:noProof w:val="0"/>
              </w:rPr>
            </w:pPr>
            <w:r w:rsidRPr="00977EA3">
              <w:rPr>
                <w:noProof w:val="0"/>
              </w:rPr>
              <w:t>An indication that this person is dead</w:t>
            </w:r>
          </w:p>
        </w:tc>
      </w:tr>
      <w:tr w:rsidR="007A1F44" w:rsidRPr="00977EA3" w14:paraId="03FDDCE2" w14:textId="77777777" w:rsidTr="003462A5">
        <w:trPr>
          <w:cantSplit/>
        </w:trPr>
        <w:tc>
          <w:tcPr>
            <w:tcW w:w="5413" w:type="dxa"/>
          </w:tcPr>
          <w:p w14:paraId="3D6A79E1" w14:textId="77777777" w:rsidR="007A1F44" w:rsidRPr="00977EA3" w:rsidRDefault="007A1F44" w:rsidP="00971004">
            <w:pPr>
              <w:pStyle w:val="TableEntry"/>
              <w:rPr>
                <w:noProof w:val="0"/>
              </w:rPr>
            </w:pPr>
            <w:proofErr w:type="spellStart"/>
            <w:r w:rsidRPr="00977EA3">
              <w:rPr>
                <w:noProof w:val="0"/>
              </w:rPr>
              <w:t>deceasedTime</w:t>
            </w:r>
            <w:proofErr w:type="spellEnd"/>
            <w:r w:rsidRPr="00977EA3">
              <w:rPr>
                <w:noProof w:val="0"/>
              </w:rPr>
              <w:t xml:space="preserve"> [0..1]</w:t>
            </w:r>
          </w:p>
          <w:p w14:paraId="38D274E5" w14:textId="77777777" w:rsidR="007A1F44" w:rsidRPr="00977EA3" w:rsidRDefault="007A1F44" w:rsidP="00971004">
            <w:pPr>
              <w:pStyle w:val="TableEntry"/>
              <w:rPr>
                <w:noProof w:val="0"/>
              </w:rPr>
            </w:pPr>
            <w:r w:rsidRPr="00977EA3">
              <w:rPr>
                <w:noProof w:val="0"/>
              </w:rPr>
              <w:t>Person (TS)</w:t>
            </w:r>
          </w:p>
        </w:tc>
        <w:tc>
          <w:tcPr>
            <w:tcW w:w="3870" w:type="dxa"/>
          </w:tcPr>
          <w:p w14:paraId="7CDB4BF4" w14:textId="77777777" w:rsidR="007A1F44" w:rsidRPr="00977EA3" w:rsidRDefault="007A1F44" w:rsidP="00971004">
            <w:pPr>
              <w:pStyle w:val="TableEntry"/>
              <w:rPr>
                <w:noProof w:val="0"/>
              </w:rPr>
            </w:pPr>
            <w:r w:rsidRPr="00977EA3">
              <w:rPr>
                <w:noProof w:val="0"/>
              </w:rPr>
              <w:t>The date and time this person died</w:t>
            </w:r>
          </w:p>
        </w:tc>
      </w:tr>
      <w:tr w:rsidR="007A1F44" w:rsidRPr="00977EA3" w14:paraId="2CC99873" w14:textId="77777777" w:rsidTr="003462A5">
        <w:trPr>
          <w:cantSplit/>
        </w:trPr>
        <w:tc>
          <w:tcPr>
            <w:tcW w:w="5413" w:type="dxa"/>
          </w:tcPr>
          <w:p w14:paraId="3D0F8CB7" w14:textId="77777777" w:rsidR="007A1F44" w:rsidRPr="00977EA3" w:rsidRDefault="007A1F44" w:rsidP="00971004">
            <w:pPr>
              <w:pStyle w:val="TableEntry"/>
              <w:rPr>
                <w:noProof w:val="0"/>
              </w:rPr>
            </w:pPr>
            <w:proofErr w:type="spellStart"/>
            <w:r w:rsidRPr="00977EA3">
              <w:rPr>
                <w:noProof w:val="0"/>
              </w:rPr>
              <w:lastRenderedPageBreak/>
              <w:t>multipleBirthInd</w:t>
            </w:r>
            <w:proofErr w:type="spellEnd"/>
            <w:r w:rsidRPr="00977EA3">
              <w:rPr>
                <w:noProof w:val="0"/>
              </w:rPr>
              <w:t xml:space="preserve"> [0..1]</w:t>
            </w:r>
          </w:p>
          <w:p w14:paraId="18960E51" w14:textId="77777777" w:rsidR="007A1F44" w:rsidRPr="00977EA3" w:rsidRDefault="007A1F44" w:rsidP="00971004">
            <w:pPr>
              <w:pStyle w:val="TableEntry"/>
              <w:rPr>
                <w:noProof w:val="0"/>
              </w:rPr>
            </w:pPr>
            <w:r w:rsidRPr="00977EA3">
              <w:rPr>
                <w:noProof w:val="0"/>
              </w:rPr>
              <w:t>Person (BL)</w:t>
            </w:r>
          </w:p>
        </w:tc>
        <w:tc>
          <w:tcPr>
            <w:tcW w:w="3870" w:type="dxa"/>
          </w:tcPr>
          <w:p w14:paraId="4FAFF7FE" w14:textId="77777777" w:rsidR="007A1F44" w:rsidRPr="00977EA3" w:rsidRDefault="007A1F44" w:rsidP="00971004">
            <w:pPr>
              <w:pStyle w:val="TableEntry"/>
              <w:rPr>
                <w:noProof w:val="0"/>
              </w:rPr>
            </w:pPr>
            <w:r w:rsidRPr="00977EA3">
              <w:rPr>
                <w:noProof w:val="0"/>
              </w:rPr>
              <w:t>An indication that this person was part of a multiple birth</w:t>
            </w:r>
          </w:p>
        </w:tc>
      </w:tr>
      <w:tr w:rsidR="007A1F44" w:rsidRPr="00977EA3" w14:paraId="5C549903" w14:textId="77777777" w:rsidTr="003462A5">
        <w:trPr>
          <w:cantSplit/>
        </w:trPr>
        <w:tc>
          <w:tcPr>
            <w:tcW w:w="5413" w:type="dxa"/>
          </w:tcPr>
          <w:p w14:paraId="4CEA5110" w14:textId="77777777" w:rsidR="007A1F44" w:rsidRPr="00977EA3" w:rsidRDefault="007A1F44" w:rsidP="00971004">
            <w:pPr>
              <w:pStyle w:val="TableEntry"/>
              <w:rPr>
                <w:noProof w:val="0"/>
              </w:rPr>
            </w:pPr>
            <w:proofErr w:type="spellStart"/>
            <w:r w:rsidRPr="00977EA3">
              <w:rPr>
                <w:noProof w:val="0"/>
              </w:rPr>
              <w:t>multipleBirthOrderNumber</w:t>
            </w:r>
            <w:proofErr w:type="spellEnd"/>
            <w:r w:rsidRPr="00977EA3">
              <w:rPr>
                <w:noProof w:val="0"/>
              </w:rPr>
              <w:t xml:space="preserve"> [0..1]</w:t>
            </w:r>
          </w:p>
          <w:p w14:paraId="5434B21F" w14:textId="77777777" w:rsidR="007A1F44" w:rsidRPr="00977EA3" w:rsidRDefault="007A1F44" w:rsidP="00971004">
            <w:pPr>
              <w:pStyle w:val="TableEntry"/>
              <w:rPr>
                <w:noProof w:val="0"/>
              </w:rPr>
            </w:pPr>
            <w:r w:rsidRPr="00977EA3">
              <w:rPr>
                <w:noProof w:val="0"/>
              </w:rPr>
              <w:t>Person (INT)</w:t>
            </w:r>
          </w:p>
        </w:tc>
        <w:tc>
          <w:tcPr>
            <w:tcW w:w="3870" w:type="dxa"/>
          </w:tcPr>
          <w:p w14:paraId="04A22AE7" w14:textId="77777777" w:rsidR="007A1F44" w:rsidRPr="00977EA3" w:rsidRDefault="007A1F44" w:rsidP="00971004">
            <w:pPr>
              <w:pStyle w:val="TableEntry"/>
              <w:rPr>
                <w:noProof w:val="0"/>
              </w:rPr>
            </w:pPr>
            <w:r w:rsidRPr="00977EA3">
              <w:rPr>
                <w:noProof w:val="0"/>
              </w:rPr>
              <w:t>The order in which this person was born if part of a multiple birth</w:t>
            </w:r>
          </w:p>
        </w:tc>
      </w:tr>
      <w:tr w:rsidR="007A1F44" w:rsidRPr="00977EA3" w14:paraId="10ED5FD5" w14:textId="77777777" w:rsidTr="003462A5">
        <w:trPr>
          <w:cantSplit/>
        </w:trPr>
        <w:tc>
          <w:tcPr>
            <w:tcW w:w="5413" w:type="dxa"/>
          </w:tcPr>
          <w:p w14:paraId="347EF1AA" w14:textId="77777777" w:rsidR="007A1F44" w:rsidRPr="00977EA3" w:rsidRDefault="007A1F44" w:rsidP="00971004">
            <w:pPr>
              <w:pStyle w:val="TableEntry"/>
              <w:rPr>
                <w:noProof w:val="0"/>
              </w:rPr>
            </w:pPr>
            <w:proofErr w:type="spellStart"/>
            <w:r w:rsidRPr="00977EA3">
              <w:rPr>
                <w:noProof w:val="0"/>
              </w:rPr>
              <w:t>addr</w:t>
            </w:r>
            <w:proofErr w:type="spellEnd"/>
            <w:r w:rsidRPr="00977EA3">
              <w:rPr>
                <w:noProof w:val="0"/>
              </w:rPr>
              <w:t xml:space="preserve"> [0..*]</w:t>
            </w:r>
          </w:p>
          <w:p w14:paraId="0509DDFA" w14:textId="77777777" w:rsidR="007A1F44" w:rsidRPr="00977EA3" w:rsidRDefault="007A1F44" w:rsidP="00971004">
            <w:pPr>
              <w:pStyle w:val="TableEntry"/>
              <w:rPr>
                <w:noProof w:val="0"/>
              </w:rPr>
            </w:pPr>
            <w:r w:rsidRPr="00977EA3">
              <w:rPr>
                <w:noProof w:val="0"/>
              </w:rPr>
              <w:t>Person (BAG&lt;AD&gt;)</w:t>
            </w:r>
          </w:p>
        </w:tc>
        <w:tc>
          <w:tcPr>
            <w:tcW w:w="3870" w:type="dxa"/>
          </w:tcPr>
          <w:p w14:paraId="669583C7" w14:textId="77777777" w:rsidR="007A1F44" w:rsidRPr="00977EA3" w:rsidRDefault="007A1F44" w:rsidP="00971004">
            <w:pPr>
              <w:pStyle w:val="TableEntry"/>
              <w:rPr>
                <w:noProof w:val="0"/>
              </w:rPr>
            </w:pPr>
            <w:r w:rsidRPr="00977EA3">
              <w:rPr>
                <w:noProof w:val="0"/>
              </w:rPr>
              <w:t>Address(es) for corresponding with this person</w:t>
            </w:r>
          </w:p>
        </w:tc>
      </w:tr>
      <w:tr w:rsidR="007A1F44" w:rsidRPr="00977EA3" w14:paraId="77ED01C7" w14:textId="77777777" w:rsidTr="003462A5">
        <w:trPr>
          <w:cantSplit/>
        </w:trPr>
        <w:tc>
          <w:tcPr>
            <w:tcW w:w="5413" w:type="dxa"/>
          </w:tcPr>
          <w:p w14:paraId="7D822F7D" w14:textId="77777777" w:rsidR="007A1F44" w:rsidRPr="00E63AF6" w:rsidRDefault="007A1F44" w:rsidP="00971004">
            <w:pPr>
              <w:pStyle w:val="TableEntry"/>
              <w:rPr>
                <w:noProof w:val="0"/>
                <w:lang w:val="fr-FR"/>
                <w:rPrChange w:id="2835" w:author="Gregorio Canal" w:date="2019-05-22T14:54:00Z">
                  <w:rPr>
                    <w:noProof w:val="0"/>
                  </w:rPr>
                </w:rPrChange>
              </w:rPr>
            </w:pPr>
            <w:proofErr w:type="spellStart"/>
            <w:r w:rsidRPr="00E63AF6">
              <w:rPr>
                <w:noProof w:val="0"/>
                <w:lang w:val="fr-FR"/>
                <w:rPrChange w:id="2836" w:author="Gregorio Canal" w:date="2019-05-22T14:54:00Z">
                  <w:rPr>
                    <w:noProof w:val="0"/>
                  </w:rPr>
                </w:rPrChange>
              </w:rPr>
              <w:t>maritalStatusCode</w:t>
            </w:r>
            <w:proofErr w:type="spellEnd"/>
            <w:r w:rsidRPr="00E63AF6">
              <w:rPr>
                <w:noProof w:val="0"/>
                <w:lang w:val="fr-FR"/>
                <w:rPrChange w:id="2837" w:author="Gregorio Canal" w:date="2019-05-22T14:54:00Z">
                  <w:rPr>
                    <w:noProof w:val="0"/>
                  </w:rPr>
                </w:rPrChange>
              </w:rPr>
              <w:t xml:space="preserve"> [0..1]</w:t>
            </w:r>
          </w:p>
          <w:p w14:paraId="0664C8B2" w14:textId="77777777" w:rsidR="007A1F44" w:rsidRPr="00E63AF6" w:rsidRDefault="007A1F44" w:rsidP="00971004">
            <w:pPr>
              <w:pStyle w:val="TableEntry"/>
              <w:rPr>
                <w:noProof w:val="0"/>
                <w:lang w:val="fr-FR"/>
                <w:rPrChange w:id="2838" w:author="Gregorio Canal" w:date="2019-05-22T14:54:00Z">
                  <w:rPr>
                    <w:noProof w:val="0"/>
                  </w:rPr>
                </w:rPrChange>
              </w:rPr>
            </w:pPr>
            <w:r w:rsidRPr="00E63AF6">
              <w:rPr>
                <w:noProof w:val="0"/>
                <w:lang w:val="fr-FR"/>
                <w:rPrChange w:id="2839" w:author="Gregorio Canal" w:date="2019-05-22T14:54:00Z">
                  <w:rPr>
                    <w:noProof w:val="0"/>
                  </w:rPr>
                </w:rPrChange>
              </w:rPr>
              <w:t>Person (CE) {</w:t>
            </w:r>
            <w:proofErr w:type="spellStart"/>
            <w:r w:rsidRPr="00E63AF6">
              <w:rPr>
                <w:noProof w:val="0"/>
                <w:lang w:val="fr-FR"/>
                <w:rPrChange w:id="2840" w:author="Gregorio Canal" w:date="2019-05-22T14:54:00Z">
                  <w:rPr>
                    <w:noProof w:val="0"/>
                  </w:rPr>
                </w:rPrChange>
              </w:rPr>
              <w:t>CWE:MaritalStatus</w:t>
            </w:r>
            <w:proofErr w:type="spellEnd"/>
            <w:r w:rsidRPr="00E63AF6">
              <w:rPr>
                <w:noProof w:val="0"/>
                <w:lang w:val="fr-FR"/>
                <w:rPrChange w:id="2841" w:author="Gregorio Canal" w:date="2019-05-22T14:54:00Z">
                  <w:rPr>
                    <w:noProof w:val="0"/>
                  </w:rPr>
                </w:rPrChange>
              </w:rPr>
              <w:t>}</w:t>
            </w:r>
          </w:p>
        </w:tc>
        <w:tc>
          <w:tcPr>
            <w:tcW w:w="3870" w:type="dxa"/>
          </w:tcPr>
          <w:p w14:paraId="637418EC" w14:textId="77777777" w:rsidR="007A1F44" w:rsidRPr="00977EA3" w:rsidRDefault="007A1F44" w:rsidP="00971004">
            <w:pPr>
              <w:pStyle w:val="TableEntry"/>
              <w:rPr>
                <w:noProof w:val="0"/>
              </w:rPr>
            </w:pPr>
            <w:r w:rsidRPr="00977EA3">
              <w:rPr>
                <w:noProof w:val="0"/>
              </w:rPr>
              <w:t>A value representing the domestic partnership status of this person</w:t>
            </w:r>
          </w:p>
        </w:tc>
      </w:tr>
      <w:tr w:rsidR="007A1F44" w:rsidRPr="00977EA3" w14:paraId="19FAE345" w14:textId="77777777" w:rsidTr="003462A5">
        <w:trPr>
          <w:cantSplit/>
        </w:trPr>
        <w:tc>
          <w:tcPr>
            <w:tcW w:w="5413" w:type="dxa"/>
          </w:tcPr>
          <w:p w14:paraId="5A6A2CA6" w14:textId="77777777" w:rsidR="007A1F44" w:rsidRPr="00E63AF6" w:rsidRDefault="007A1F44" w:rsidP="00971004">
            <w:pPr>
              <w:pStyle w:val="TableEntry"/>
              <w:rPr>
                <w:noProof w:val="0"/>
                <w:lang w:val="fr-FR"/>
                <w:rPrChange w:id="2842" w:author="Gregorio Canal" w:date="2019-05-22T14:54:00Z">
                  <w:rPr>
                    <w:noProof w:val="0"/>
                  </w:rPr>
                </w:rPrChange>
              </w:rPr>
            </w:pPr>
            <w:proofErr w:type="spellStart"/>
            <w:r w:rsidRPr="00E63AF6">
              <w:rPr>
                <w:noProof w:val="0"/>
                <w:lang w:val="fr-FR"/>
                <w:rPrChange w:id="2843" w:author="Gregorio Canal" w:date="2019-05-22T14:54:00Z">
                  <w:rPr>
                    <w:noProof w:val="0"/>
                  </w:rPr>
                </w:rPrChange>
              </w:rPr>
              <w:t>religiousAffiliationCode</w:t>
            </w:r>
            <w:proofErr w:type="spellEnd"/>
            <w:r w:rsidRPr="00E63AF6">
              <w:rPr>
                <w:noProof w:val="0"/>
                <w:lang w:val="fr-FR"/>
                <w:rPrChange w:id="2844" w:author="Gregorio Canal" w:date="2019-05-22T14:54:00Z">
                  <w:rPr>
                    <w:noProof w:val="0"/>
                  </w:rPr>
                </w:rPrChange>
              </w:rPr>
              <w:t xml:space="preserve"> [0..1]</w:t>
            </w:r>
          </w:p>
          <w:p w14:paraId="363FB1CC" w14:textId="77777777" w:rsidR="007A1F44" w:rsidRPr="00E63AF6" w:rsidRDefault="007A1F44" w:rsidP="00971004">
            <w:pPr>
              <w:pStyle w:val="TableEntry"/>
              <w:rPr>
                <w:noProof w:val="0"/>
                <w:lang w:val="fr-FR"/>
                <w:rPrChange w:id="2845" w:author="Gregorio Canal" w:date="2019-05-22T14:54:00Z">
                  <w:rPr>
                    <w:noProof w:val="0"/>
                  </w:rPr>
                </w:rPrChange>
              </w:rPr>
            </w:pPr>
            <w:r w:rsidRPr="00E63AF6">
              <w:rPr>
                <w:noProof w:val="0"/>
                <w:lang w:val="fr-FR"/>
                <w:rPrChange w:id="2846" w:author="Gregorio Canal" w:date="2019-05-22T14:54:00Z">
                  <w:rPr>
                    <w:noProof w:val="0"/>
                  </w:rPr>
                </w:rPrChange>
              </w:rPr>
              <w:t>Person (CE) {</w:t>
            </w:r>
            <w:proofErr w:type="spellStart"/>
            <w:r w:rsidRPr="00E63AF6">
              <w:rPr>
                <w:noProof w:val="0"/>
                <w:lang w:val="fr-FR"/>
                <w:rPrChange w:id="2847" w:author="Gregorio Canal" w:date="2019-05-22T14:54:00Z">
                  <w:rPr>
                    <w:noProof w:val="0"/>
                  </w:rPr>
                </w:rPrChange>
              </w:rPr>
              <w:t>CWE:ReligiousAffiliation</w:t>
            </w:r>
            <w:proofErr w:type="spellEnd"/>
            <w:r w:rsidRPr="00E63AF6">
              <w:rPr>
                <w:noProof w:val="0"/>
                <w:lang w:val="fr-FR"/>
                <w:rPrChange w:id="2848" w:author="Gregorio Canal" w:date="2019-05-22T14:54:00Z">
                  <w:rPr>
                    <w:noProof w:val="0"/>
                  </w:rPr>
                </w:rPrChange>
              </w:rPr>
              <w:t>}</w:t>
            </w:r>
          </w:p>
        </w:tc>
        <w:tc>
          <w:tcPr>
            <w:tcW w:w="3870" w:type="dxa"/>
          </w:tcPr>
          <w:p w14:paraId="4494C29D" w14:textId="77777777" w:rsidR="007A1F44" w:rsidRPr="00977EA3" w:rsidRDefault="007A1F44" w:rsidP="00971004">
            <w:pPr>
              <w:pStyle w:val="TableEntry"/>
              <w:rPr>
                <w:noProof w:val="0"/>
              </w:rPr>
            </w:pPr>
            <w:r w:rsidRPr="00977EA3">
              <w:rPr>
                <w:noProof w:val="0"/>
              </w:rPr>
              <w:t>A value representing the primary religious preference of this person</w:t>
            </w:r>
          </w:p>
        </w:tc>
      </w:tr>
      <w:tr w:rsidR="007A1F44" w:rsidRPr="00977EA3" w14:paraId="768F58E6" w14:textId="77777777" w:rsidTr="003462A5">
        <w:trPr>
          <w:cantSplit/>
        </w:trPr>
        <w:tc>
          <w:tcPr>
            <w:tcW w:w="5413" w:type="dxa"/>
          </w:tcPr>
          <w:p w14:paraId="48ED8690" w14:textId="77777777" w:rsidR="007A1F44" w:rsidRPr="00E63AF6" w:rsidRDefault="007A1F44" w:rsidP="00971004">
            <w:pPr>
              <w:pStyle w:val="TableEntry"/>
              <w:rPr>
                <w:noProof w:val="0"/>
                <w:lang w:val="fr-FR"/>
                <w:rPrChange w:id="2849" w:author="Gregorio Canal" w:date="2019-05-22T14:54:00Z">
                  <w:rPr>
                    <w:noProof w:val="0"/>
                  </w:rPr>
                </w:rPrChange>
              </w:rPr>
            </w:pPr>
            <w:proofErr w:type="spellStart"/>
            <w:r w:rsidRPr="00E63AF6">
              <w:rPr>
                <w:noProof w:val="0"/>
                <w:lang w:val="fr-FR"/>
                <w:rPrChange w:id="2850" w:author="Gregorio Canal" w:date="2019-05-22T14:54:00Z">
                  <w:rPr>
                    <w:noProof w:val="0"/>
                  </w:rPr>
                </w:rPrChange>
              </w:rPr>
              <w:t>raceCode</w:t>
            </w:r>
            <w:proofErr w:type="spellEnd"/>
            <w:r w:rsidRPr="00E63AF6">
              <w:rPr>
                <w:noProof w:val="0"/>
                <w:lang w:val="fr-FR"/>
                <w:rPrChange w:id="2851" w:author="Gregorio Canal" w:date="2019-05-22T14:54:00Z">
                  <w:rPr>
                    <w:noProof w:val="0"/>
                  </w:rPr>
                </w:rPrChange>
              </w:rPr>
              <w:t xml:space="preserve"> [0..*]</w:t>
            </w:r>
          </w:p>
          <w:p w14:paraId="5B501A80" w14:textId="77777777" w:rsidR="007A1F44" w:rsidRPr="00E63AF6" w:rsidRDefault="007A1F44" w:rsidP="00971004">
            <w:pPr>
              <w:pStyle w:val="TableEntry"/>
              <w:rPr>
                <w:noProof w:val="0"/>
                <w:lang w:val="fr-FR"/>
                <w:rPrChange w:id="2852" w:author="Gregorio Canal" w:date="2019-05-22T14:54:00Z">
                  <w:rPr>
                    <w:noProof w:val="0"/>
                  </w:rPr>
                </w:rPrChange>
              </w:rPr>
            </w:pPr>
            <w:r w:rsidRPr="00E63AF6">
              <w:rPr>
                <w:noProof w:val="0"/>
                <w:lang w:val="fr-FR"/>
                <w:rPrChange w:id="2853" w:author="Gregorio Canal" w:date="2019-05-22T14:54:00Z">
                  <w:rPr>
                    <w:noProof w:val="0"/>
                  </w:rPr>
                </w:rPrChange>
              </w:rPr>
              <w:t>Person (SET&lt;CE&gt;) {</w:t>
            </w:r>
            <w:proofErr w:type="spellStart"/>
            <w:r w:rsidRPr="00E63AF6">
              <w:rPr>
                <w:noProof w:val="0"/>
                <w:lang w:val="fr-FR"/>
                <w:rPrChange w:id="2854" w:author="Gregorio Canal" w:date="2019-05-22T14:54:00Z">
                  <w:rPr>
                    <w:noProof w:val="0"/>
                  </w:rPr>
                </w:rPrChange>
              </w:rPr>
              <w:t>CWE:Race</w:t>
            </w:r>
            <w:proofErr w:type="spellEnd"/>
            <w:r w:rsidRPr="00E63AF6">
              <w:rPr>
                <w:noProof w:val="0"/>
                <w:lang w:val="fr-FR"/>
                <w:rPrChange w:id="2855" w:author="Gregorio Canal" w:date="2019-05-22T14:54:00Z">
                  <w:rPr>
                    <w:noProof w:val="0"/>
                  </w:rPr>
                </w:rPrChange>
              </w:rPr>
              <w:t>}</w:t>
            </w:r>
          </w:p>
        </w:tc>
        <w:tc>
          <w:tcPr>
            <w:tcW w:w="3870" w:type="dxa"/>
          </w:tcPr>
          <w:p w14:paraId="2B1598B0" w14:textId="77777777" w:rsidR="007A1F44" w:rsidRPr="00977EA3" w:rsidRDefault="007A1F44" w:rsidP="00971004">
            <w:pPr>
              <w:pStyle w:val="TableEntry"/>
              <w:rPr>
                <w:noProof w:val="0"/>
              </w:rPr>
            </w:pPr>
            <w:r w:rsidRPr="00977EA3">
              <w:rPr>
                <w:noProof w:val="0"/>
              </w:rPr>
              <w:t>A set of values representing the races of this person</w:t>
            </w:r>
          </w:p>
        </w:tc>
      </w:tr>
      <w:tr w:rsidR="007A1F44" w:rsidRPr="00977EA3" w14:paraId="2A8FA84F" w14:textId="77777777" w:rsidTr="003462A5">
        <w:trPr>
          <w:cantSplit/>
        </w:trPr>
        <w:tc>
          <w:tcPr>
            <w:tcW w:w="5413" w:type="dxa"/>
          </w:tcPr>
          <w:p w14:paraId="74525BE6" w14:textId="77777777" w:rsidR="007A1F44" w:rsidRPr="00E63AF6" w:rsidRDefault="007A1F44" w:rsidP="00971004">
            <w:pPr>
              <w:pStyle w:val="TableEntry"/>
              <w:rPr>
                <w:noProof w:val="0"/>
                <w:lang w:val="fr-FR"/>
                <w:rPrChange w:id="2856" w:author="Gregorio Canal" w:date="2019-05-22T14:54:00Z">
                  <w:rPr>
                    <w:noProof w:val="0"/>
                  </w:rPr>
                </w:rPrChange>
              </w:rPr>
            </w:pPr>
            <w:proofErr w:type="spellStart"/>
            <w:r w:rsidRPr="00E63AF6">
              <w:rPr>
                <w:noProof w:val="0"/>
                <w:lang w:val="fr-FR"/>
                <w:rPrChange w:id="2857" w:author="Gregorio Canal" w:date="2019-05-22T14:54:00Z">
                  <w:rPr>
                    <w:noProof w:val="0"/>
                  </w:rPr>
                </w:rPrChange>
              </w:rPr>
              <w:t>ethnicGroupCode</w:t>
            </w:r>
            <w:proofErr w:type="spellEnd"/>
            <w:r w:rsidRPr="00E63AF6">
              <w:rPr>
                <w:noProof w:val="0"/>
                <w:lang w:val="fr-FR"/>
                <w:rPrChange w:id="2858" w:author="Gregorio Canal" w:date="2019-05-22T14:54:00Z">
                  <w:rPr>
                    <w:noProof w:val="0"/>
                  </w:rPr>
                </w:rPrChange>
              </w:rPr>
              <w:t xml:space="preserve"> [0..*]</w:t>
            </w:r>
          </w:p>
          <w:p w14:paraId="169C7993" w14:textId="77777777" w:rsidR="007A1F44" w:rsidRPr="00E63AF6" w:rsidRDefault="007A1F44" w:rsidP="00971004">
            <w:pPr>
              <w:pStyle w:val="TableEntry"/>
              <w:rPr>
                <w:noProof w:val="0"/>
                <w:lang w:val="fr-FR"/>
                <w:rPrChange w:id="2859" w:author="Gregorio Canal" w:date="2019-05-22T14:54:00Z">
                  <w:rPr>
                    <w:noProof w:val="0"/>
                  </w:rPr>
                </w:rPrChange>
              </w:rPr>
            </w:pPr>
            <w:r w:rsidRPr="00E63AF6">
              <w:rPr>
                <w:noProof w:val="0"/>
                <w:lang w:val="fr-FR"/>
                <w:rPrChange w:id="2860" w:author="Gregorio Canal" w:date="2019-05-22T14:54:00Z">
                  <w:rPr>
                    <w:noProof w:val="0"/>
                  </w:rPr>
                </w:rPrChange>
              </w:rPr>
              <w:t>Person (SET&lt;CE&gt;) {</w:t>
            </w:r>
            <w:proofErr w:type="spellStart"/>
            <w:r w:rsidRPr="00E63AF6">
              <w:rPr>
                <w:noProof w:val="0"/>
                <w:lang w:val="fr-FR"/>
                <w:rPrChange w:id="2861" w:author="Gregorio Canal" w:date="2019-05-22T14:54:00Z">
                  <w:rPr>
                    <w:noProof w:val="0"/>
                  </w:rPr>
                </w:rPrChange>
              </w:rPr>
              <w:t>CWE:Ethnicity</w:t>
            </w:r>
            <w:proofErr w:type="spellEnd"/>
            <w:r w:rsidRPr="00E63AF6">
              <w:rPr>
                <w:noProof w:val="0"/>
                <w:lang w:val="fr-FR"/>
                <w:rPrChange w:id="2862" w:author="Gregorio Canal" w:date="2019-05-22T14:54:00Z">
                  <w:rPr>
                    <w:noProof w:val="0"/>
                  </w:rPr>
                </w:rPrChange>
              </w:rPr>
              <w:t>}</w:t>
            </w:r>
          </w:p>
        </w:tc>
        <w:tc>
          <w:tcPr>
            <w:tcW w:w="3870" w:type="dxa"/>
          </w:tcPr>
          <w:p w14:paraId="0BF0A8FD" w14:textId="77777777" w:rsidR="007A1F44" w:rsidRPr="00977EA3" w:rsidRDefault="007A1F44" w:rsidP="00971004">
            <w:pPr>
              <w:pStyle w:val="TableEntry"/>
              <w:rPr>
                <w:noProof w:val="0"/>
              </w:rPr>
            </w:pPr>
            <w:r w:rsidRPr="00977EA3">
              <w:rPr>
                <w:noProof w:val="0"/>
              </w:rPr>
              <w:t>A set of values representing the ethnic groups of this person</w:t>
            </w:r>
          </w:p>
        </w:tc>
      </w:tr>
      <w:tr w:rsidR="007A1F44" w:rsidRPr="00977EA3" w14:paraId="596A0671" w14:textId="77777777" w:rsidTr="003462A5">
        <w:trPr>
          <w:cantSplit/>
        </w:trPr>
        <w:tc>
          <w:tcPr>
            <w:tcW w:w="5413" w:type="dxa"/>
          </w:tcPr>
          <w:p w14:paraId="6438B397" w14:textId="77777777" w:rsidR="007A1F44" w:rsidRPr="00977EA3" w:rsidRDefault="007A1F44" w:rsidP="00971004">
            <w:pPr>
              <w:pStyle w:val="TableEntry"/>
              <w:rPr>
                <w:b/>
                <w:noProof w:val="0"/>
              </w:rPr>
            </w:pPr>
            <w:proofErr w:type="spellStart"/>
            <w:r w:rsidRPr="00977EA3">
              <w:rPr>
                <w:b/>
                <w:noProof w:val="0"/>
              </w:rPr>
              <w:t>OtherIDs</w:t>
            </w:r>
            <w:proofErr w:type="spellEnd"/>
          </w:p>
        </w:tc>
        <w:tc>
          <w:tcPr>
            <w:tcW w:w="3870" w:type="dxa"/>
          </w:tcPr>
          <w:p w14:paraId="6E4EA056"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2AF1F3BB" w14:textId="77777777" w:rsidTr="003462A5">
        <w:trPr>
          <w:cantSplit/>
        </w:trPr>
        <w:tc>
          <w:tcPr>
            <w:tcW w:w="5413" w:type="dxa"/>
          </w:tcPr>
          <w:p w14:paraId="5385F8FD" w14:textId="77777777" w:rsidR="007A1F44" w:rsidRPr="00E63AF6" w:rsidRDefault="007A1F44" w:rsidP="00971004">
            <w:pPr>
              <w:pStyle w:val="TableEntry"/>
              <w:rPr>
                <w:noProof w:val="0"/>
                <w:lang w:val="fr-FR"/>
                <w:rPrChange w:id="2863" w:author="Gregorio Canal" w:date="2019-05-22T14:54:00Z">
                  <w:rPr>
                    <w:noProof w:val="0"/>
                  </w:rPr>
                </w:rPrChange>
              </w:rPr>
            </w:pPr>
            <w:proofErr w:type="spellStart"/>
            <w:r w:rsidRPr="00E63AF6">
              <w:rPr>
                <w:noProof w:val="0"/>
                <w:lang w:val="fr-FR"/>
                <w:rPrChange w:id="2864" w:author="Gregorio Canal" w:date="2019-05-22T14:54:00Z">
                  <w:rPr>
                    <w:noProof w:val="0"/>
                  </w:rPr>
                </w:rPrChange>
              </w:rPr>
              <w:t>classCode</w:t>
            </w:r>
            <w:proofErr w:type="spellEnd"/>
            <w:r w:rsidRPr="00E63AF6">
              <w:rPr>
                <w:noProof w:val="0"/>
                <w:lang w:val="fr-FR"/>
                <w:rPrChange w:id="2865" w:author="Gregorio Canal" w:date="2019-05-22T14:54:00Z">
                  <w:rPr>
                    <w:noProof w:val="0"/>
                  </w:rPr>
                </w:rPrChange>
              </w:rPr>
              <w:t xml:space="preserve"> [1..1] (M)</w:t>
            </w:r>
          </w:p>
          <w:p w14:paraId="55ADD6E1" w14:textId="77777777" w:rsidR="007A1F44" w:rsidRPr="00E63AF6" w:rsidRDefault="007A1F44" w:rsidP="00971004">
            <w:pPr>
              <w:pStyle w:val="TableEntry"/>
              <w:rPr>
                <w:noProof w:val="0"/>
                <w:lang w:val="fr-FR"/>
                <w:rPrChange w:id="2866" w:author="Gregorio Canal" w:date="2019-05-22T14:54:00Z">
                  <w:rPr>
                    <w:noProof w:val="0"/>
                  </w:rPr>
                </w:rPrChange>
              </w:rPr>
            </w:pPr>
            <w:proofErr w:type="spellStart"/>
            <w:r w:rsidRPr="00E63AF6">
              <w:rPr>
                <w:noProof w:val="0"/>
                <w:lang w:val="fr-FR"/>
                <w:rPrChange w:id="2867" w:author="Gregorio Canal" w:date="2019-05-22T14:54:00Z">
                  <w:rPr>
                    <w:noProof w:val="0"/>
                  </w:rPr>
                </w:rPrChange>
              </w:rPr>
              <w:t>Role</w:t>
            </w:r>
            <w:proofErr w:type="spellEnd"/>
            <w:r w:rsidRPr="00E63AF6">
              <w:rPr>
                <w:noProof w:val="0"/>
                <w:lang w:val="fr-FR"/>
                <w:rPrChange w:id="2868" w:author="Gregorio Canal" w:date="2019-05-22T14:54:00Z">
                  <w:rPr>
                    <w:noProof w:val="0"/>
                  </w:rPr>
                </w:rPrChange>
              </w:rPr>
              <w:t xml:space="preserve"> (CS) {CNE:ROL}</w:t>
            </w:r>
          </w:p>
        </w:tc>
        <w:tc>
          <w:tcPr>
            <w:tcW w:w="3870" w:type="dxa"/>
          </w:tcPr>
          <w:p w14:paraId="09194ED5" w14:textId="77777777" w:rsidR="007A1F44" w:rsidRPr="00977EA3" w:rsidRDefault="007A1F44" w:rsidP="00971004">
            <w:pPr>
              <w:pStyle w:val="TableEntry"/>
              <w:rPr>
                <w:noProof w:val="0"/>
              </w:rPr>
            </w:pPr>
            <w:r w:rsidRPr="00977EA3">
              <w:rPr>
                <w:noProof w:val="0"/>
              </w:rPr>
              <w:t>Structural attribute. This can be any specialization of "role" except for Citizen, or Employee.,</w:t>
            </w:r>
          </w:p>
        </w:tc>
      </w:tr>
      <w:tr w:rsidR="007A1F44" w:rsidRPr="00977EA3" w14:paraId="36D4B3F5" w14:textId="77777777" w:rsidTr="003462A5">
        <w:trPr>
          <w:cantSplit/>
        </w:trPr>
        <w:tc>
          <w:tcPr>
            <w:tcW w:w="5413" w:type="dxa"/>
          </w:tcPr>
          <w:p w14:paraId="1F20292C" w14:textId="77777777" w:rsidR="007A1F44" w:rsidRPr="00977EA3" w:rsidRDefault="007A1F44" w:rsidP="00971004">
            <w:pPr>
              <w:pStyle w:val="TableEntry"/>
              <w:rPr>
                <w:noProof w:val="0"/>
              </w:rPr>
            </w:pPr>
            <w:r w:rsidRPr="00977EA3">
              <w:rPr>
                <w:noProof w:val="0"/>
              </w:rPr>
              <w:t>id [1..*] (M)</w:t>
            </w:r>
          </w:p>
          <w:p w14:paraId="2FD84777" w14:textId="77777777" w:rsidR="007A1F44" w:rsidRPr="00977EA3" w:rsidRDefault="007A1F44" w:rsidP="00971004">
            <w:pPr>
              <w:pStyle w:val="TableEntry"/>
              <w:rPr>
                <w:noProof w:val="0"/>
              </w:rPr>
            </w:pPr>
            <w:r w:rsidRPr="00977EA3">
              <w:rPr>
                <w:noProof w:val="0"/>
              </w:rPr>
              <w:t>Role (SET&lt;II&gt;)</w:t>
            </w:r>
          </w:p>
        </w:tc>
        <w:tc>
          <w:tcPr>
            <w:tcW w:w="3870" w:type="dxa"/>
          </w:tcPr>
          <w:p w14:paraId="173A68D7" w14:textId="77777777" w:rsidR="007A1F44" w:rsidRPr="00977EA3" w:rsidRDefault="007A1F44" w:rsidP="00971004">
            <w:pPr>
              <w:pStyle w:val="TableEntry"/>
              <w:rPr>
                <w:noProof w:val="0"/>
              </w:rPr>
            </w:pPr>
            <w:r w:rsidRPr="00977EA3">
              <w:rPr>
                <w:noProof w:val="0"/>
              </w:rPr>
              <w:t xml:space="preserve">One or more identifiers issued to the focal person by the associated </w:t>
            </w:r>
            <w:proofErr w:type="spellStart"/>
            <w:r w:rsidRPr="00977EA3">
              <w:rPr>
                <w:noProof w:val="0"/>
              </w:rPr>
              <w:t>scopingOrganization</w:t>
            </w:r>
            <w:proofErr w:type="spellEnd"/>
            <w:r w:rsidRPr="00977EA3">
              <w:rPr>
                <w:noProof w:val="0"/>
              </w:rPr>
              <w:t xml:space="preserve"> (e.g., identifiers from a different Patient Identity Domain). </w:t>
            </w:r>
          </w:p>
        </w:tc>
      </w:tr>
      <w:tr w:rsidR="007A1F44" w:rsidRPr="00977EA3" w14:paraId="24EDB687" w14:textId="77777777" w:rsidTr="003462A5">
        <w:trPr>
          <w:cantSplit/>
        </w:trPr>
        <w:tc>
          <w:tcPr>
            <w:tcW w:w="5413" w:type="dxa"/>
          </w:tcPr>
          <w:p w14:paraId="19088C28" w14:textId="77777777" w:rsidR="007A1F44" w:rsidRPr="00977EA3" w:rsidRDefault="007A1F44" w:rsidP="00971004">
            <w:pPr>
              <w:pStyle w:val="TableEntry"/>
              <w:rPr>
                <w:b/>
                <w:noProof w:val="0"/>
              </w:rPr>
            </w:pPr>
            <w:proofErr w:type="spellStart"/>
            <w:r w:rsidRPr="00977EA3">
              <w:rPr>
                <w:b/>
                <w:noProof w:val="0"/>
              </w:rPr>
              <w:t>PersonalRelationship</w:t>
            </w:r>
            <w:proofErr w:type="spellEnd"/>
          </w:p>
        </w:tc>
        <w:tc>
          <w:tcPr>
            <w:tcW w:w="3870" w:type="dxa"/>
          </w:tcPr>
          <w:p w14:paraId="77F59F50" w14:textId="77777777" w:rsidR="007A1F44" w:rsidRPr="00977EA3" w:rsidRDefault="007A1F44" w:rsidP="00971004">
            <w:pPr>
              <w:pStyle w:val="TableEntry"/>
              <w:rPr>
                <w:noProof w:val="0"/>
              </w:rPr>
            </w:pPr>
            <w:r w:rsidRPr="00977EA3">
              <w:rPr>
                <w:noProof w:val="0"/>
              </w:rPr>
              <w:t>A personal relationship between the focal living subject and another living subject</w:t>
            </w:r>
          </w:p>
        </w:tc>
      </w:tr>
      <w:tr w:rsidR="007A1F44" w:rsidRPr="00977EA3" w14:paraId="1EE89473" w14:textId="77777777" w:rsidTr="003462A5">
        <w:trPr>
          <w:cantSplit/>
        </w:trPr>
        <w:tc>
          <w:tcPr>
            <w:tcW w:w="5413" w:type="dxa"/>
          </w:tcPr>
          <w:p w14:paraId="4E801343" w14:textId="77777777" w:rsidR="007A1F44" w:rsidRPr="00977EA3" w:rsidRDefault="007A1F44" w:rsidP="00971004">
            <w:pPr>
              <w:pStyle w:val="TableEntry"/>
              <w:rPr>
                <w:noProof w:val="0"/>
              </w:rPr>
            </w:pPr>
            <w:proofErr w:type="spellStart"/>
            <w:r w:rsidRPr="00977EA3">
              <w:rPr>
                <w:noProof w:val="0"/>
              </w:rPr>
              <w:t>classCode</w:t>
            </w:r>
            <w:proofErr w:type="spellEnd"/>
            <w:r w:rsidRPr="00977EA3">
              <w:rPr>
                <w:noProof w:val="0"/>
              </w:rPr>
              <w:t xml:space="preserve"> [1..1] (M)</w:t>
            </w:r>
          </w:p>
          <w:p w14:paraId="226FD05A" w14:textId="77777777" w:rsidR="007A1F44" w:rsidRPr="00977EA3" w:rsidRDefault="007A1F44" w:rsidP="00971004">
            <w:pPr>
              <w:pStyle w:val="TableEntry"/>
              <w:rPr>
                <w:noProof w:val="0"/>
              </w:rPr>
            </w:pPr>
            <w:r w:rsidRPr="00977EA3">
              <w:rPr>
                <w:noProof w:val="0"/>
              </w:rPr>
              <w:t>Role (CS) {CNE:PRS, fixed value= "PRS"}</w:t>
            </w:r>
          </w:p>
        </w:tc>
        <w:tc>
          <w:tcPr>
            <w:tcW w:w="3870" w:type="dxa"/>
          </w:tcPr>
          <w:p w14:paraId="3698CC76" w14:textId="77777777" w:rsidR="007A1F44" w:rsidRPr="00977EA3" w:rsidRDefault="007A1F44" w:rsidP="00971004">
            <w:pPr>
              <w:pStyle w:val="TableEntry"/>
              <w:rPr>
                <w:noProof w:val="0"/>
              </w:rPr>
            </w:pPr>
            <w:r w:rsidRPr="00977EA3">
              <w:rPr>
                <w:noProof w:val="0"/>
              </w:rPr>
              <w:t>Structural attribute; this is a "personal relationship" role</w:t>
            </w:r>
          </w:p>
        </w:tc>
      </w:tr>
      <w:tr w:rsidR="007A1F44" w:rsidRPr="00977EA3" w14:paraId="41510A65" w14:textId="77777777" w:rsidTr="003462A5">
        <w:trPr>
          <w:cantSplit/>
        </w:trPr>
        <w:tc>
          <w:tcPr>
            <w:tcW w:w="5413" w:type="dxa"/>
          </w:tcPr>
          <w:p w14:paraId="5B93C17D" w14:textId="77777777" w:rsidR="007A1F44" w:rsidRPr="00977EA3" w:rsidRDefault="007A1F44" w:rsidP="00971004">
            <w:pPr>
              <w:pStyle w:val="TableEntry"/>
              <w:rPr>
                <w:noProof w:val="0"/>
              </w:rPr>
            </w:pPr>
            <w:r w:rsidRPr="00977EA3">
              <w:rPr>
                <w:noProof w:val="0"/>
              </w:rPr>
              <w:t>id [0..*]</w:t>
            </w:r>
          </w:p>
          <w:p w14:paraId="4E72BDB6" w14:textId="77777777" w:rsidR="007A1F44" w:rsidRPr="00977EA3" w:rsidRDefault="00E63AF6" w:rsidP="00971004">
            <w:pPr>
              <w:pStyle w:val="TableEntry"/>
              <w:rPr>
                <w:noProof w:val="0"/>
              </w:rPr>
            </w:pPr>
            <w:hyperlink r:id="rId208" w:anchor="Role-cls" w:history="1">
              <w:r w:rsidR="007A1F44" w:rsidRPr="00977EA3">
                <w:rPr>
                  <w:rStyle w:val="Collegamentoipertestuale"/>
                  <w:noProof w:val="0"/>
                  <w:szCs w:val="18"/>
                </w:rPr>
                <w:t>Role</w:t>
              </w:r>
            </w:hyperlink>
            <w:r w:rsidR="007A1F44" w:rsidRPr="00977EA3">
              <w:rPr>
                <w:noProof w:val="0"/>
              </w:rPr>
              <w:t> (</w:t>
            </w:r>
            <w:hyperlink r:id="rId209" w:anchor="dt-SET" w:history="1">
              <w:r w:rsidR="007A1F44" w:rsidRPr="00977EA3">
                <w:rPr>
                  <w:rStyle w:val="Collegamentoipertestuale"/>
                  <w:noProof w:val="0"/>
                  <w:szCs w:val="18"/>
                </w:rPr>
                <w:t>SET</w:t>
              </w:r>
            </w:hyperlink>
            <w:r w:rsidR="007A1F44" w:rsidRPr="00977EA3">
              <w:rPr>
                <w:noProof w:val="0"/>
              </w:rPr>
              <w:t>&lt;</w:t>
            </w:r>
            <w:hyperlink r:id="rId210" w:anchor="dt-II" w:history="1">
              <w:r w:rsidR="007A1F44" w:rsidRPr="00977EA3">
                <w:rPr>
                  <w:rStyle w:val="Collegamentoipertestuale"/>
                  <w:noProof w:val="0"/>
                  <w:szCs w:val="18"/>
                </w:rPr>
                <w:t>II</w:t>
              </w:r>
            </w:hyperlink>
            <w:r w:rsidR="007A1F44" w:rsidRPr="00977EA3">
              <w:rPr>
                <w:noProof w:val="0"/>
              </w:rPr>
              <w:t xml:space="preserve">&gt;) </w:t>
            </w:r>
          </w:p>
        </w:tc>
        <w:tc>
          <w:tcPr>
            <w:tcW w:w="3870" w:type="dxa"/>
          </w:tcPr>
          <w:p w14:paraId="22E4DF23" w14:textId="77777777" w:rsidR="007A1F44" w:rsidRPr="00977EA3" w:rsidRDefault="007A1F44" w:rsidP="00971004">
            <w:pPr>
              <w:pStyle w:val="TableEntry"/>
              <w:rPr>
                <w:noProof w:val="0"/>
              </w:rPr>
            </w:pPr>
            <w:r w:rsidRPr="00977EA3">
              <w:rPr>
                <w:noProof w:val="0"/>
              </w:rPr>
              <w:t>Identifier(s) for this personal relationship</w:t>
            </w:r>
          </w:p>
        </w:tc>
      </w:tr>
      <w:tr w:rsidR="007A1F44" w:rsidRPr="00977EA3" w14:paraId="30814821" w14:textId="77777777" w:rsidTr="003462A5">
        <w:trPr>
          <w:cantSplit/>
        </w:trPr>
        <w:tc>
          <w:tcPr>
            <w:tcW w:w="5413" w:type="dxa"/>
          </w:tcPr>
          <w:p w14:paraId="5D08A5DF" w14:textId="77777777" w:rsidR="007A1F44" w:rsidRPr="00E63AF6" w:rsidRDefault="007A1F44" w:rsidP="00971004">
            <w:pPr>
              <w:pStyle w:val="TableEntry"/>
              <w:rPr>
                <w:noProof w:val="0"/>
                <w:lang w:val="fr-FR"/>
                <w:rPrChange w:id="2869" w:author="Gregorio Canal" w:date="2019-05-22T14:54:00Z">
                  <w:rPr>
                    <w:noProof w:val="0"/>
                  </w:rPr>
                </w:rPrChange>
              </w:rPr>
            </w:pPr>
            <w:r w:rsidRPr="00E63AF6">
              <w:rPr>
                <w:noProof w:val="0"/>
                <w:lang w:val="fr-FR"/>
                <w:rPrChange w:id="2870" w:author="Gregorio Canal" w:date="2019-05-22T14:54:00Z">
                  <w:rPr>
                    <w:noProof w:val="0"/>
                  </w:rPr>
                </w:rPrChange>
              </w:rPr>
              <w:t>code [1..1] (M)</w:t>
            </w:r>
          </w:p>
          <w:p w14:paraId="2FD04C68" w14:textId="77777777" w:rsidR="007A1F44" w:rsidRPr="00E63AF6" w:rsidRDefault="007A1F44" w:rsidP="00971004">
            <w:pPr>
              <w:pStyle w:val="TableEntry"/>
              <w:rPr>
                <w:noProof w:val="0"/>
                <w:lang w:val="fr-FR"/>
                <w:rPrChange w:id="2871" w:author="Gregorio Canal" w:date="2019-05-22T14:54:00Z">
                  <w:rPr>
                    <w:noProof w:val="0"/>
                  </w:rPr>
                </w:rPrChange>
              </w:rPr>
            </w:pPr>
            <w:proofErr w:type="spellStart"/>
            <w:r w:rsidRPr="00E63AF6">
              <w:rPr>
                <w:noProof w:val="0"/>
                <w:lang w:val="fr-FR"/>
                <w:rPrChange w:id="2872" w:author="Gregorio Canal" w:date="2019-05-22T14:54:00Z">
                  <w:rPr>
                    <w:noProof w:val="0"/>
                  </w:rPr>
                </w:rPrChange>
              </w:rPr>
              <w:t>Role</w:t>
            </w:r>
            <w:proofErr w:type="spellEnd"/>
            <w:r w:rsidRPr="00E63AF6">
              <w:rPr>
                <w:noProof w:val="0"/>
                <w:lang w:val="fr-FR"/>
                <w:rPrChange w:id="2873" w:author="Gregorio Canal" w:date="2019-05-22T14:54:00Z">
                  <w:rPr>
                    <w:noProof w:val="0"/>
                  </w:rPr>
                </w:rPrChange>
              </w:rPr>
              <w:t xml:space="preserve"> (CE) {</w:t>
            </w:r>
            <w:proofErr w:type="spellStart"/>
            <w:r w:rsidRPr="00E63AF6">
              <w:rPr>
                <w:noProof w:val="0"/>
                <w:lang w:val="fr-FR"/>
                <w:rPrChange w:id="2874" w:author="Gregorio Canal" w:date="2019-05-22T14:54:00Z">
                  <w:rPr>
                    <w:noProof w:val="0"/>
                  </w:rPr>
                </w:rPrChange>
              </w:rPr>
              <w:t>CWE:PersonalRelationshipRoleType</w:t>
            </w:r>
            <w:proofErr w:type="spellEnd"/>
            <w:r w:rsidRPr="00E63AF6">
              <w:rPr>
                <w:noProof w:val="0"/>
                <w:lang w:val="fr-FR"/>
                <w:rPrChange w:id="2875" w:author="Gregorio Canal" w:date="2019-05-22T14:54:00Z">
                  <w:rPr>
                    <w:noProof w:val="0"/>
                  </w:rPr>
                </w:rPrChange>
              </w:rPr>
              <w:t>}</w:t>
            </w:r>
          </w:p>
        </w:tc>
        <w:tc>
          <w:tcPr>
            <w:tcW w:w="3870" w:type="dxa"/>
          </w:tcPr>
          <w:p w14:paraId="650FF6F0" w14:textId="76A294EB" w:rsidR="007A1F44" w:rsidRPr="00977EA3" w:rsidRDefault="007A1F44" w:rsidP="00971004">
            <w:pPr>
              <w:pStyle w:val="TableEntry"/>
              <w:rPr>
                <w:noProof w:val="0"/>
              </w:rPr>
            </w:pPr>
            <w:r w:rsidRPr="00977EA3">
              <w:rPr>
                <w:noProof w:val="0"/>
              </w:rPr>
              <w:t xml:space="preserve">A required value specifying the type of personal relationship between the </w:t>
            </w:r>
            <w:proofErr w:type="spellStart"/>
            <w:r w:rsidRPr="00977EA3">
              <w:rPr>
                <w:noProof w:val="0"/>
              </w:rPr>
              <w:t>relationshipHolder</w:t>
            </w:r>
            <w:proofErr w:type="spellEnd"/>
            <w:r w:rsidRPr="00977EA3">
              <w:rPr>
                <w:noProof w:val="0"/>
              </w:rPr>
              <w:t xml:space="preserve"> and the scoping living subject drawn from the </w:t>
            </w:r>
            <w:proofErr w:type="spellStart"/>
            <w:r w:rsidRPr="00977EA3">
              <w:rPr>
                <w:noProof w:val="0"/>
              </w:rPr>
              <w:t>PersonalRelationshipRoleType</w:t>
            </w:r>
            <w:proofErr w:type="spellEnd"/>
            <w:r w:rsidRPr="00977EA3">
              <w:rPr>
                <w:noProof w:val="0"/>
              </w:rPr>
              <w:t xml:space="preserve"> domain, for example, spouse, parent, unrelated friend</w:t>
            </w:r>
            <w:r w:rsidR="00952DDA" w:rsidRPr="00977EA3">
              <w:rPr>
                <w:noProof w:val="0"/>
              </w:rPr>
              <w:t xml:space="preserve"> </w:t>
            </w:r>
          </w:p>
        </w:tc>
      </w:tr>
      <w:tr w:rsidR="007A1F44" w:rsidRPr="00977EA3" w14:paraId="1D1292AB" w14:textId="77777777" w:rsidTr="003462A5">
        <w:trPr>
          <w:cantSplit/>
        </w:trPr>
        <w:tc>
          <w:tcPr>
            <w:tcW w:w="5413" w:type="dxa"/>
          </w:tcPr>
          <w:p w14:paraId="6AB8E5E3" w14:textId="77777777" w:rsidR="007A1F44" w:rsidRPr="00977EA3" w:rsidRDefault="007A1F44" w:rsidP="00971004">
            <w:pPr>
              <w:pStyle w:val="TableEntry"/>
              <w:rPr>
                <w:b/>
                <w:noProof w:val="0"/>
              </w:rPr>
            </w:pPr>
            <w:r w:rsidRPr="00977EA3">
              <w:rPr>
                <w:b/>
                <w:noProof w:val="0"/>
              </w:rPr>
              <w:t>Citizen</w:t>
            </w:r>
          </w:p>
        </w:tc>
        <w:tc>
          <w:tcPr>
            <w:tcW w:w="3870" w:type="dxa"/>
          </w:tcPr>
          <w:p w14:paraId="525835BE" w14:textId="77777777" w:rsidR="007A1F44" w:rsidRPr="00977EA3" w:rsidRDefault="007A1F44" w:rsidP="00971004">
            <w:pPr>
              <w:pStyle w:val="TableEntry"/>
              <w:rPr>
                <w:noProof w:val="0"/>
              </w:rPr>
            </w:pPr>
            <w:r w:rsidRPr="00977EA3">
              <w:rPr>
                <w:noProof w:val="0"/>
              </w:rPr>
              <w:t>Used to capture person information relating to citizenship.</w:t>
            </w:r>
          </w:p>
        </w:tc>
      </w:tr>
      <w:tr w:rsidR="007A1F44" w:rsidRPr="00977EA3" w14:paraId="0E125B18" w14:textId="77777777" w:rsidTr="003462A5">
        <w:trPr>
          <w:cantSplit/>
        </w:trPr>
        <w:tc>
          <w:tcPr>
            <w:tcW w:w="5413" w:type="dxa"/>
          </w:tcPr>
          <w:p w14:paraId="6C915906" w14:textId="77777777" w:rsidR="007A1F44" w:rsidRPr="00977EA3" w:rsidRDefault="007A1F44" w:rsidP="00971004">
            <w:pPr>
              <w:pStyle w:val="TableEntry"/>
              <w:rPr>
                <w:bCs/>
                <w:noProof w:val="0"/>
              </w:rPr>
            </w:pPr>
            <w:proofErr w:type="spellStart"/>
            <w:r w:rsidRPr="00977EA3">
              <w:rPr>
                <w:bCs/>
                <w:noProof w:val="0"/>
              </w:rPr>
              <w:t>classCode</w:t>
            </w:r>
            <w:proofErr w:type="spellEnd"/>
            <w:r w:rsidRPr="00977EA3">
              <w:rPr>
                <w:bCs/>
                <w:noProof w:val="0"/>
              </w:rPr>
              <w:t xml:space="preserve"> [1..1] (M)</w:t>
            </w:r>
          </w:p>
          <w:p w14:paraId="1F113025" w14:textId="77777777" w:rsidR="007A1F44" w:rsidRPr="00977EA3" w:rsidRDefault="007A1F44" w:rsidP="00971004">
            <w:pPr>
              <w:pStyle w:val="TableEntry"/>
              <w:rPr>
                <w:bCs/>
                <w:noProof w:val="0"/>
              </w:rPr>
            </w:pPr>
            <w:r w:rsidRPr="00977EA3">
              <w:rPr>
                <w:bCs/>
                <w:noProof w:val="0"/>
              </w:rPr>
              <w:t>Role (CS) {CNE:CIT, fixed value= "CIT"}</w:t>
            </w:r>
          </w:p>
        </w:tc>
        <w:tc>
          <w:tcPr>
            <w:tcW w:w="3870" w:type="dxa"/>
          </w:tcPr>
          <w:p w14:paraId="7170C3BF" w14:textId="77777777" w:rsidR="007A1F44" w:rsidRPr="00977EA3" w:rsidRDefault="007A1F44" w:rsidP="00971004">
            <w:pPr>
              <w:pStyle w:val="TableEntry"/>
              <w:rPr>
                <w:noProof w:val="0"/>
              </w:rPr>
            </w:pPr>
            <w:r w:rsidRPr="00977EA3">
              <w:rPr>
                <w:noProof w:val="0"/>
              </w:rPr>
              <w:t>Structural attribute; this is a "citizen" role</w:t>
            </w:r>
          </w:p>
        </w:tc>
      </w:tr>
      <w:tr w:rsidR="007A1F44" w:rsidRPr="00977EA3" w14:paraId="50EEE04B" w14:textId="77777777" w:rsidTr="003462A5">
        <w:trPr>
          <w:cantSplit/>
        </w:trPr>
        <w:tc>
          <w:tcPr>
            <w:tcW w:w="5413" w:type="dxa"/>
          </w:tcPr>
          <w:p w14:paraId="713D5FFD" w14:textId="77777777" w:rsidR="007A1F44" w:rsidRPr="00977EA3" w:rsidRDefault="007A1F44" w:rsidP="00971004">
            <w:pPr>
              <w:pStyle w:val="TableEntry"/>
              <w:rPr>
                <w:noProof w:val="0"/>
              </w:rPr>
            </w:pPr>
            <w:r w:rsidRPr="00977EA3">
              <w:rPr>
                <w:noProof w:val="0"/>
              </w:rPr>
              <w:t>id [0..*]</w:t>
            </w:r>
          </w:p>
          <w:p w14:paraId="5A98568F" w14:textId="77777777" w:rsidR="007A1F44" w:rsidRPr="00977EA3" w:rsidRDefault="007A1F44" w:rsidP="00971004">
            <w:pPr>
              <w:pStyle w:val="TableEntry"/>
              <w:rPr>
                <w:noProof w:val="0"/>
              </w:rPr>
            </w:pPr>
            <w:r w:rsidRPr="00977EA3">
              <w:rPr>
                <w:noProof w:val="0"/>
              </w:rPr>
              <w:t>Role (SET&lt;II&gt;)</w:t>
            </w:r>
          </w:p>
        </w:tc>
        <w:tc>
          <w:tcPr>
            <w:tcW w:w="3870" w:type="dxa"/>
          </w:tcPr>
          <w:p w14:paraId="213D8A49" w14:textId="5637EB3D" w:rsidR="007A1F44" w:rsidRPr="00977EA3" w:rsidRDefault="007A1F44" w:rsidP="00971004">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205548C1" w14:textId="77777777" w:rsidTr="003462A5">
        <w:trPr>
          <w:cantSplit/>
        </w:trPr>
        <w:tc>
          <w:tcPr>
            <w:tcW w:w="5413" w:type="dxa"/>
          </w:tcPr>
          <w:p w14:paraId="771F8BEA" w14:textId="77777777" w:rsidR="007A1F44" w:rsidRPr="00977EA3" w:rsidRDefault="007A1F44" w:rsidP="00971004">
            <w:pPr>
              <w:pStyle w:val="TableEntry"/>
              <w:rPr>
                <w:b/>
                <w:noProof w:val="0"/>
              </w:rPr>
            </w:pPr>
            <w:r w:rsidRPr="00977EA3">
              <w:rPr>
                <w:b/>
                <w:bCs/>
                <w:noProof w:val="0"/>
              </w:rPr>
              <w:t>Nation</w:t>
            </w:r>
          </w:p>
        </w:tc>
        <w:tc>
          <w:tcPr>
            <w:tcW w:w="3870" w:type="dxa"/>
          </w:tcPr>
          <w:p w14:paraId="104774B7" w14:textId="77777777" w:rsidR="007A1F44" w:rsidRPr="00977EA3" w:rsidRDefault="007A1F44" w:rsidP="00971004">
            <w:pPr>
              <w:pStyle w:val="TableEntry"/>
              <w:rPr>
                <w:noProof w:val="0"/>
              </w:rPr>
            </w:pPr>
            <w:r w:rsidRPr="00977EA3">
              <w:rPr>
                <w:noProof w:val="0"/>
              </w:rPr>
              <w:t>A politically organized body of people bonded by territory and known as a nation.</w:t>
            </w:r>
          </w:p>
        </w:tc>
      </w:tr>
      <w:tr w:rsidR="007A1F44" w:rsidRPr="00977EA3" w14:paraId="6D9E4B55" w14:textId="77777777" w:rsidTr="003462A5">
        <w:trPr>
          <w:cantSplit/>
        </w:trPr>
        <w:tc>
          <w:tcPr>
            <w:tcW w:w="5413" w:type="dxa"/>
          </w:tcPr>
          <w:p w14:paraId="02D4D767" w14:textId="77777777" w:rsidR="007A1F44" w:rsidRPr="00977EA3" w:rsidRDefault="007A1F44" w:rsidP="00971004">
            <w:pPr>
              <w:pStyle w:val="TableEntry"/>
              <w:rPr>
                <w:noProof w:val="0"/>
              </w:rPr>
            </w:pPr>
            <w:proofErr w:type="spellStart"/>
            <w:r w:rsidRPr="00977EA3">
              <w:rPr>
                <w:noProof w:val="0"/>
              </w:rPr>
              <w:lastRenderedPageBreak/>
              <w:t>classCode</w:t>
            </w:r>
            <w:proofErr w:type="spellEnd"/>
            <w:r w:rsidRPr="00977EA3">
              <w:rPr>
                <w:noProof w:val="0"/>
              </w:rPr>
              <w:t xml:space="preserve"> [1..1] (M)</w:t>
            </w:r>
          </w:p>
          <w:p w14:paraId="3A58423D" w14:textId="77777777" w:rsidR="007A1F44" w:rsidRPr="00977EA3" w:rsidRDefault="007A1F44" w:rsidP="00971004">
            <w:pPr>
              <w:pStyle w:val="TableEntry"/>
              <w:rPr>
                <w:noProof w:val="0"/>
              </w:rPr>
            </w:pPr>
            <w:r w:rsidRPr="00977EA3">
              <w:rPr>
                <w:noProof w:val="0"/>
              </w:rPr>
              <w:t>Organization (CS) {CNE:NAT, fixed value= "NAT"}</w:t>
            </w:r>
          </w:p>
        </w:tc>
        <w:tc>
          <w:tcPr>
            <w:tcW w:w="3870" w:type="dxa"/>
          </w:tcPr>
          <w:p w14:paraId="66F2045D" w14:textId="77777777" w:rsidR="007A1F44" w:rsidRPr="00977EA3" w:rsidRDefault="007A1F44" w:rsidP="00971004">
            <w:pPr>
              <w:pStyle w:val="TableEntry"/>
              <w:rPr>
                <w:noProof w:val="0"/>
              </w:rPr>
            </w:pPr>
            <w:r w:rsidRPr="00977EA3">
              <w:rPr>
                <w:noProof w:val="0"/>
              </w:rPr>
              <w:t>Structural attribute; this is a 'nation' type of entity</w:t>
            </w:r>
          </w:p>
        </w:tc>
      </w:tr>
      <w:tr w:rsidR="007A1F44" w:rsidRPr="00977EA3" w14:paraId="78933C9B" w14:textId="77777777" w:rsidTr="003462A5">
        <w:trPr>
          <w:cantSplit/>
        </w:trPr>
        <w:tc>
          <w:tcPr>
            <w:tcW w:w="5413" w:type="dxa"/>
          </w:tcPr>
          <w:p w14:paraId="6CBCFD21" w14:textId="77777777" w:rsidR="007A1F44" w:rsidRPr="00977EA3" w:rsidRDefault="007A1F44" w:rsidP="00971004">
            <w:pPr>
              <w:pStyle w:val="TableEntry"/>
              <w:rPr>
                <w:noProof w:val="0"/>
              </w:rPr>
            </w:pPr>
            <w:proofErr w:type="spellStart"/>
            <w:r w:rsidRPr="00977EA3">
              <w:rPr>
                <w:noProof w:val="0"/>
              </w:rPr>
              <w:t>determinerCode</w:t>
            </w:r>
            <w:proofErr w:type="spellEnd"/>
            <w:r w:rsidRPr="00977EA3">
              <w:rPr>
                <w:noProof w:val="0"/>
              </w:rPr>
              <w:t xml:space="preserve"> [1..1] (M)</w:t>
            </w:r>
          </w:p>
          <w:p w14:paraId="2947C191" w14:textId="77777777" w:rsidR="007A1F44" w:rsidRPr="00977EA3" w:rsidRDefault="007A1F44" w:rsidP="00971004">
            <w:pPr>
              <w:pStyle w:val="TableEntry"/>
              <w:rPr>
                <w:noProof w:val="0"/>
              </w:rPr>
            </w:pPr>
            <w:r w:rsidRPr="00977EA3">
              <w:rPr>
                <w:noProof w:val="0"/>
              </w:rPr>
              <w:t>Organization (CS) {CNE:INSTANCE, fixed value= "INSTANCE"}</w:t>
            </w:r>
          </w:p>
        </w:tc>
        <w:tc>
          <w:tcPr>
            <w:tcW w:w="3870" w:type="dxa"/>
          </w:tcPr>
          <w:p w14:paraId="40D9A4C7" w14:textId="77777777" w:rsidR="007A1F44" w:rsidRPr="00977EA3" w:rsidRDefault="007A1F44" w:rsidP="00971004">
            <w:pPr>
              <w:pStyle w:val="TableEntry"/>
              <w:rPr>
                <w:noProof w:val="0"/>
              </w:rPr>
            </w:pPr>
            <w:r w:rsidRPr="00977EA3">
              <w:rPr>
                <w:noProof w:val="0"/>
              </w:rPr>
              <w:t>Structural attribute; this is a specific entity</w:t>
            </w:r>
          </w:p>
        </w:tc>
      </w:tr>
      <w:tr w:rsidR="007A1F44" w:rsidRPr="00977EA3" w14:paraId="4B583827" w14:textId="77777777" w:rsidTr="003462A5">
        <w:trPr>
          <w:cantSplit/>
        </w:trPr>
        <w:tc>
          <w:tcPr>
            <w:tcW w:w="5413" w:type="dxa"/>
          </w:tcPr>
          <w:p w14:paraId="4389101A" w14:textId="77777777" w:rsidR="007A1F44" w:rsidRPr="00977EA3" w:rsidRDefault="007A1F44" w:rsidP="00971004">
            <w:pPr>
              <w:pStyle w:val="TableEntry"/>
              <w:rPr>
                <w:noProof w:val="0"/>
              </w:rPr>
            </w:pPr>
            <w:r w:rsidRPr="00977EA3">
              <w:rPr>
                <w:noProof w:val="0"/>
              </w:rPr>
              <w:t>code [1..1] (M)</w:t>
            </w:r>
          </w:p>
          <w:p w14:paraId="7C3B90C8" w14:textId="77777777" w:rsidR="007A1F44" w:rsidRPr="00977EA3" w:rsidRDefault="007A1F44" w:rsidP="00971004">
            <w:pPr>
              <w:pStyle w:val="TableEntry"/>
              <w:rPr>
                <w:noProof w:val="0"/>
              </w:rPr>
            </w:pPr>
            <w:r w:rsidRPr="00977EA3">
              <w:rPr>
                <w:noProof w:val="0"/>
              </w:rPr>
              <w:t>Organization (CD) {</w:t>
            </w:r>
            <w:proofErr w:type="spellStart"/>
            <w:r w:rsidRPr="00977EA3">
              <w:rPr>
                <w:noProof w:val="0"/>
              </w:rPr>
              <w:t>CWE:NationEntityType</w:t>
            </w:r>
            <w:proofErr w:type="spellEnd"/>
            <w:r w:rsidRPr="00977EA3">
              <w:rPr>
                <w:noProof w:val="0"/>
              </w:rPr>
              <w:t>}</w:t>
            </w:r>
          </w:p>
        </w:tc>
        <w:tc>
          <w:tcPr>
            <w:tcW w:w="3870" w:type="dxa"/>
          </w:tcPr>
          <w:p w14:paraId="142E329C" w14:textId="77777777" w:rsidR="007A1F44" w:rsidRPr="00977EA3" w:rsidRDefault="007A1F44" w:rsidP="00971004">
            <w:pPr>
              <w:pStyle w:val="TableEntry"/>
              <w:rPr>
                <w:noProof w:val="0"/>
              </w:rPr>
            </w:pPr>
            <w:r w:rsidRPr="00977EA3">
              <w:rPr>
                <w:noProof w:val="0"/>
              </w:rPr>
              <w:t>A value that identifies a nation state</w:t>
            </w:r>
          </w:p>
        </w:tc>
      </w:tr>
      <w:tr w:rsidR="007A1F44" w:rsidRPr="00977EA3" w14:paraId="79DD0833" w14:textId="77777777" w:rsidTr="003462A5">
        <w:trPr>
          <w:cantSplit/>
        </w:trPr>
        <w:tc>
          <w:tcPr>
            <w:tcW w:w="5413" w:type="dxa"/>
          </w:tcPr>
          <w:p w14:paraId="126F13D3" w14:textId="77777777" w:rsidR="007A1F44" w:rsidRPr="00977EA3" w:rsidRDefault="007A1F44" w:rsidP="00971004">
            <w:pPr>
              <w:pStyle w:val="TableEntry"/>
              <w:rPr>
                <w:noProof w:val="0"/>
              </w:rPr>
            </w:pPr>
            <w:r w:rsidRPr="00977EA3">
              <w:rPr>
                <w:noProof w:val="0"/>
              </w:rPr>
              <w:t>name [0..1]</w:t>
            </w:r>
          </w:p>
          <w:p w14:paraId="4A584F75" w14:textId="77777777" w:rsidR="007A1F44" w:rsidRPr="00977EA3" w:rsidRDefault="007A1F44" w:rsidP="00971004">
            <w:pPr>
              <w:pStyle w:val="TableEntry"/>
              <w:rPr>
                <w:noProof w:val="0"/>
              </w:rPr>
            </w:pPr>
            <w:r w:rsidRPr="00977EA3">
              <w:rPr>
                <w:noProof w:val="0"/>
              </w:rPr>
              <w:t>Organization (ON)</w:t>
            </w:r>
          </w:p>
        </w:tc>
        <w:tc>
          <w:tcPr>
            <w:tcW w:w="3870" w:type="dxa"/>
          </w:tcPr>
          <w:p w14:paraId="38ED121F" w14:textId="77777777" w:rsidR="007A1F44" w:rsidRPr="00977EA3" w:rsidRDefault="007A1F44" w:rsidP="00971004">
            <w:pPr>
              <w:pStyle w:val="TableEntry"/>
              <w:rPr>
                <w:noProof w:val="0"/>
              </w:rPr>
            </w:pPr>
            <w:r w:rsidRPr="00977EA3">
              <w:rPr>
                <w:noProof w:val="0"/>
              </w:rPr>
              <w:t>A non-unique textual identifier or moniker for this nation</w:t>
            </w:r>
          </w:p>
        </w:tc>
      </w:tr>
      <w:tr w:rsidR="007A1F44" w:rsidRPr="00977EA3" w14:paraId="777AB66A" w14:textId="77777777" w:rsidTr="003462A5">
        <w:trPr>
          <w:cantSplit/>
        </w:trPr>
        <w:tc>
          <w:tcPr>
            <w:tcW w:w="5413" w:type="dxa"/>
          </w:tcPr>
          <w:p w14:paraId="2F907DAC" w14:textId="77777777" w:rsidR="007A1F44" w:rsidRPr="00977EA3" w:rsidRDefault="007A1F44" w:rsidP="00971004">
            <w:pPr>
              <w:pStyle w:val="TableEntry"/>
              <w:rPr>
                <w:b/>
                <w:noProof w:val="0"/>
              </w:rPr>
            </w:pPr>
            <w:r w:rsidRPr="00977EA3">
              <w:rPr>
                <w:b/>
                <w:bCs/>
                <w:noProof w:val="0"/>
              </w:rPr>
              <w:t>Employee</w:t>
            </w:r>
          </w:p>
        </w:tc>
        <w:tc>
          <w:tcPr>
            <w:tcW w:w="3870" w:type="dxa"/>
          </w:tcPr>
          <w:p w14:paraId="5531EDC0" w14:textId="77777777" w:rsidR="007A1F44" w:rsidRPr="00977EA3" w:rsidRDefault="007A1F44" w:rsidP="00971004">
            <w:pPr>
              <w:pStyle w:val="TableEntry"/>
              <w:rPr>
                <w:noProof w:val="0"/>
              </w:rPr>
            </w:pPr>
            <w:r w:rsidRPr="00977EA3">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977EA3" w14:paraId="4037C72A" w14:textId="77777777" w:rsidTr="003462A5">
        <w:trPr>
          <w:cantSplit/>
        </w:trPr>
        <w:tc>
          <w:tcPr>
            <w:tcW w:w="5413" w:type="dxa"/>
          </w:tcPr>
          <w:p w14:paraId="39B4EE47" w14:textId="77777777" w:rsidR="007A1F44" w:rsidRPr="00977EA3" w:rsidRDefault="007A1F44" w:rsidP="00971004">
            <w:pPr>
              <w:pStyle w:val="TableEntry"/>
              <w:rPr>
                <w:bCs/>
                <w:noProof w:val="0"/>
              </w:rPr>
            </w:pPr>
            <w:proofErr w:type="spellStart"/>
            <w:r w:rsidRPr="00977EA3">
              <w:rPr>
                <w:bCs/>
                <w:noProof w:val="0"/>
              </w:rPr>
              <w:t>classCode</w:t>
            </w:r>
            <w:proofErr w:type="spellEnd"/>
            <w:r w:rsidRPr="00977EA3">
              <w:rPr>
                <w:bCs/>
                <w:noProof w:val="0"/>
              </w:rPr>
              <w:t xml:space="preserve"> [1..1] (M)</w:t>
            </w:r>
          </w:p>
          <w:p w14:paraId="6D25F7AD" w14:textId="77777777" w:rsidR="007A1F44" w:rsidRPr="00977EA3" w:rsidRDefault="007A1F44" w:rsidP="00971004">
            <w:pPr>
              <w:pStyle w:val="TableEntry"/>
              <w:rPr>
                <w:bCs/>
                <w:noProof w:val="0"/>
              </w:rPr>
            </w:pPr>
            <w:r w:rsidRPr="00977EA3">
              <w:rPr>
                <w:bCs/>
                <w:noProof w:val="0"/>
              </w:rPr>
              <w:t>Employee (CS) {CNE:EMP}</w:t>
            </w:r>
          </w:p>
        </w:tc>
        <w:tc>
          <w:tcPr>
            <w:tcW w:w="3870" w:type="dxa"/>
          </w:tcPr>
          <w:p w14:paraId="649B988A" w14:textId="3A486458" w:rsidR="007A1F44" w:rsidRPr="00977EA3" w:rsidRDefault="007A1F44" w:rsidP="00971004">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4C05FB68" w14:textId="77777777" w:rsidTr="003462A5">
        <w:trPr>
          <w:cantSplit/>
        </w:trPr>
        <w:tc>
          <w:tcPr>
            <w:tcW w:w="5413" w:type="dxa"/>
          </w:tcPr>
          <w:p w14:paraId="36E078B7" w14:textId="77777777" w:rsidR="007A1F44" w:rsidRPr="00977EA3" w:rsidRDefault="007A1F44" w:rsidP="00971004">
            <w:pPr>
              <w:pStyle w:val="TableEntry"/>
              <w:rPr>
                <w:noProof w:val="0"/>
              </w:rPr>
            </w:pPr>
            <w:proofErr w:type="spellStart"/>
            <w:r w:rsidRPr="00977EA3">
              <w:rPr>
                <w:noProof w:val="0"/>
              </w:rPr>
              <w:t>statusCode</w:t>
            </w:r>
            <w:proofErr w:type="spellEnd"/>
            <w:r w:rsidRPr="00977EA3">
              <w:rPr>
                <w:noProof w:val="0"/>
              </w:rPr>
              <w:t xml:space="preserve"> [0..1]</w:t>
            </w:r>
          </w:p>
          <w:p w14:paraId="5C83D1E1" w14:textId="77777777" w:rsidR="007A1F44" w:rsidRPr="00977EA3" w:rsidRDefault="007A1F44" w:rsidP="00971004">
            <w:pPr>
              <w:pStyle w:val="TableEntry"/>
              <w:rPr>
                <w:noProof w:val="0"/>
              </w:rPr>
            </w:pPr>
            <w:r w:rsidRPr="00977EA3">
              <w:rPr>
                <w:noProof w:val="0"/>
              </w:rPr>
              <w:t>Employee (CS) {</w:t>
            </w:r>
            <w:proofErr w:type="spellStart"/>
            <w:r w:rsidRPr="00977EA3">
              <w:rPr>
                <w:noProof w:val="0"/>
              </w:rPr>
              <w:t>CNE:RoleStatus</w:t>
            </w:r>
            <w:proofErr w:type="spellEnd"/>
            <w:r w:rsidRPr="00977EA3">
              <w:rPr>
                <w:noProof w:val="0"/>
              </w:rPr>
              <w:t>}</w:t>
            </w:r>
          </w:p>
        </w:tc>
        <w:tc>
          <w:tcPr>
            <w:tcW w:w="3870" w:type="dxa"/>
          </w:tcPr>
          <w:p w14:paraId="481796EE" w14:textId="77777777" w:rsidR="007A1F44" w:rsidRPr="00977EA3" w:rsidRDefault="007A1F44" w:rsidP="00971004">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627BC49D" w14:textId="77777777" w:rsidTr="003462A5">
        <w:trPr>
          <w:cantSplit/>
        </w:trPr>
        <w:tc>
          <w:tcPr>
            <w:tcW w:w="5413" w:type="dxa"/>
          </w:tcPr>
          <w:p w14:paraId="1C8AA18C" w14:textId="77777777" w:rsidR="007A1F44" w:rsidRPr="00E63AF6" w:rsidRDefault="007A1F44" w:rsidP="00971004">
            <w:pPr>
              <w:pStyle w:val="TableEntry"/>
              <w:rPr>
                <w:noProof w:val="0"/>
                <w:lang w:val="fr-FR"/>
                <w:rPrChange w:id="2876" w:author="Gregorio Canal" w:date="2019-05-22T14:54:00Z">
                  <w:rPr>
                    <w:noProof w:val="0"/>
                  </w:rPr>
                </w:rPrChange>
              </w:rPr>
            </w:pPr>
            <w:proofErr w:type="spellStart"/>
            <w:r w:rsidRPr="00E63AF6">
              <w:rPr>
                <w:noProof w:val="0"/>
                <w:lang w:val="fr-FR"/>
                <w:rPrChange w:id="2877" w:author="Gregorio Canal" w:date="2019-05-22T14:54:00Z">
                  <w:rPr>
                    <w:noProof w:val="0"/>
                  </w:rPr>
                </w:rPrChange>
              </w:rPr>
              <w:t>occupationCode</w:t>
            </w:r>
            <w:proofErr w:type="spellEnd"/>
            <w:r w:rsidRPr="00E63AF6">
              <w:rPr>
                <w:noProof w:val="0"/>
                <w:lang w:val="fr-FR"/>
                <w:rPrChange w:id="2878" w:author="Gregorio Canal" w:date="2019-05-22T14:54:00Z">
                  <w:rPr>
                    <w:noProof w:val="0"/>
                  </w:rPr>
                </w:rPrChange>
              </w:rPr>
              <w:t xml:space="preserve"> [0..1]</w:t>
            </w:r>
          </w:p>
          <w:p w14:paraId="0D642665" w14:textId="77777777" w:rsidR="007A1F44" w:rsidRPr="00E63AF6" w:rsidRDefault="007A1F44" w:rsidP="00971004">
            <w:pPr>
              <w:pStyle w:val="TableEntry"/>
              <w:rPr>
                <w:noProof w:val="0"/>
                <w:lang w:val="fr-FR"/>
                <w:rPrChange w:id="2879" w:author="Gregorio Canal" w:date="2019-05-22T14:54:00Z">
                  <w:rPr>
                    <w:noProof w:val="0"/>
                  </w:rPr>
                </w:rPrChange>
              </w:rPr>
            </w:pPr>
            <w:proofErr w:type="spellStart"/>
            <w:r w:rsidRPr="00E63AF6">
              <w:rPr>
                <w:noProof w:val="0"/>
                <w:lang w:val="fr-FR"/>
                <w:rPrChange w:id="2880" w:author="Gregorio Canal" w:date="2019-05-22T14:54:00Z">
                  <w:rPr>
                    <w:noProof w:val="0"/>
                  </w:rPr>
                </w:rPrChange>
              </w:rPr>
              <w:t>Employee</w:t>
            </w:r>
            <w:proofErr w:type="spellEnd"/>
            <w:r w:rsidRPr="00E63AF6">
              <w:rPr>
                <w:noProof w:val="0"/>
                <w:lang w:val="fr-FR"/>
                <w:rPrChange w:id="2881" w:author="Gregorio Canal" w:date="2019-05-22T14:54:00Z">
                  <w:rPr>
                    <w:noProof w:val="0"/>
                  </w:rPr>
                </w:rPrChange>
              </w:rPr>
              <w:t xml:space="preserve"> (CE) {</w:t>
            </w:r>
            <w:proofErr w:type="spellStart"/>
            <w:r w:rsidRPr="00E63AF6">
              <w:rPr>
                <w:noProof w:val="0"/>
                <w:lang w:val="fr-FR"/>
                <w:rPrChange w:id="2882" w:author="Gregorio Canal" w:date="2019-05-22T14:54:00Z">
                  <w:rPr>
                    <w:noProof w:val="0"/>
                  </w:rPr>
                </w:rPrChange>
              </w:rPr>
              <w:t>CWE:EmployeeOccupationCode</w:t>
            </w:r>
            <w:proofErr w:type="spellEnd"/>
            <w:r w:rsidRPr="00E63AF6">
              <w:rPr>
                <w:noProof w:val="0"/>
                <w:lang w:val="fr-FR"/>
                <w:rPrChange w:id="2883" w:author="Gregorio Canal" w:date="2019-05-22T14:54:00Z">
                  <w:rPr>
                    <w:noProof w:val="0"/>
                  </w:rPr>
                </w:rPrChange>
              </w:rPr>
              <w:t>}</w:t>
            </w:r>
          </w:p>
        </w:tc>
        <w:tc>
          <w:tcPr>
            <w:tcW w:w="3870" w:type="dxa"/>
          </w:tcPr>
          <w:p w14:paraId="56219C73" w14:textId="77777777" w:rsidR="007A1F44" w:rsidRPr="00977EA3" w:rsidRDefault="007A1F44" w:rsidP="00971004">
            <w:pPr>
              <w:pStyle w:val="TableEntry"/>
              <w:rPr>
                <w:noProof w:val="0"/>
              </w:rPr>
            </w:pPr>
            <w:r w:rsidRPr="00977EA3">
              <w:rPr>
                <w:noProof w:val="0"/>
              </w:rPr>
              <w:t xml:space="preserve">A code qualifying the classification of kind-of-work based upon a recognized industry or jurisdictional standard. </w:t>
            </w:r>
            <w:proofErr w:type="spellStart"/>
            <w:r w:rsidRPr="00977EA3">
              <w:rPr>
                <w:noProof w:val="0"/>
              </w:rPr>
              <w:t>OccupationCode</w:t>
            </w:r>
            <w:proofErr w:type="spellEnd"/>
            <w:r w:rsidRPr="00977EA3">
              <w:rPr>
                <w:noProof w:val="0"/>
              </w:rPr>
              <w:t xml:space="preserve"> is used to convey the person's occupation as opposed to </w:t>
            </w:r>
            <w:proofErr w:type="spellStart"/>
            <w:r w:rsidRPr="00977EA3">
              <w:rPr>
                <w:noProof w:val="0"/>
              </w:rPr>
              <w:t>jobClassCode</w:t>
            </w:r>
            <w:proofErr w:type="spellEnd"/>
            <w:r w:rsidRPr="00977EA3">
              <w:rPr>
                <w:noProof w:val="0"/>
              </w:rPr>
              <w:t xml:space="preserve"> (not used in this transaction) which characterizes this particular job. For example, it can be used to capture whether the person is a Military Veteran or not. </w:t>
            </w:r>
          </w:p>
        </w:tc>
      </w:tr>
      <w:tr w:rsidR="007A1F44" w:rsidRPr="00977EA3" w14:paraId="7301FBCB" w14:textId="77777777" w:rsidTr="003462A5">
        <w:trPr>
          <w:cantSplit/>
        </w:trPr>
        <w:tc>
          <w:tcPr>
            <w:tcW w:w="5413" w:type="dxa"/>
          </w:tcPr>
          <w:p w14:paraId="413296E6" w14:textId="77777777" w:rsidR="007A1F44" w:rsidRPr="00977EA3" w:rsidRDefault="007A1F44" w:rsidP="00971004">
            <w:pPr>
              <w:pStyle w:val="TableEntry"/>
              <w:rPr>
                <w:b/>
                <w:noProof w:val="0"/>
              </w:rPr>
            </w:pPr>
            <w:proofErr w:type="spellStart"/>
            <w:r w:rsidRPr="00977EA3">
              <w:rPr>
                <w:b/>
                <w:noProof w:val="0"/>
              </w:rPr>
              <w:t>LanguageCommunication</w:t>
            </w:r>
            <w:proofErr w:type="spellEnd"/>
          </w:p>
        </w:tc>
        <w:tc>
          <w:tcPr>
            <w:tcW w:w="3870" w:type="dxa"/>
          </w:tcPr>
          <w:p w14:paraId="4CD3C38E" w14:textId="77777777" w:rsidR="007A1F44" w:rsidRPr="00977EA3" w:rsidRDefault="007A1F44" w:rsidP="00971004">
            <w:pPr>
              <w:pStyle w:val="TableEntry"/>
              <w:rPr>
                <w:noProof w:val="0"/>
              </w:rPr>
            </w:pPr>
            <w:r w:rsidRPr="00977EA3">
              <w:rPr>
                <w:noProof w:val="0"/>
              </w:rPr>
              <w:t>A language communication capability of the focal person</w:t>
            </w:r>
          </w:p>
        </w:tc>
      </w:tr>
      <w:tr w:rsidR="007A1F44" w:rsidRPr="00977EA3" w14:paraId="64904054" w14:textId="77777777" w:rsidTr="003462A5">
        <w:trPr>
          <w:cantSplit/>
        </w:trPr>
        <w:tc>
          <w:tcPr>
            <w:tcW w:w="5413" w:type="dxa"/>
          </w:tcPr>
          <w:p w14:paraId="2E259974" w14:textId="77777777" w:rsidR="007A1F44" w:rsidRPr="00E63AF6" w:rsidRDefault="007A1F44" w:rsidP="00971004">
            <w:pPr>
              <w:pStyle w:val="TableEntry"/>
              <w:rPr>
                <w:noProof w:val="0"/>
                <w:lang w:val="fr-FR"/>
                <w:rPrChange w:id="2884" w:author="Gregorio Canal" w:date="2019-05-22T14:54:00Z">
                  <w:rPr>
                    <w:noProof w:val="0"/>
                  </w:rPr>
                </w:rPrChange>
              </w:rPr>
            </w:pPr>
            <w:proofErr w:type="spellStart"/>
            <w:r w:rsidRPr="00E63AF6">
              <w:rPr>
                <w:noProof w:val="0"/>
                <w:lang w:val="fr-FR"/>
                <w:rPrChange w:id="2885" w:author="Gregorio Canal" w:date="2019-05-22T14:54:00Z">
                  <w:rPr>
                    <w:noProof w:val="0"/>
                  </w:rPr>
                </w:rPrChange>
              </w:rPr>
              <w:t>languageCode</w:t>
            </w:r>
            <w:proofErr w:type="spellEnd"/>
            <w:r w:rsidRPr="00E63AF6">
              <w:rPr>
                <w:noProof w:val="0"/>
                <w:lang w:val="fr-FR"/>
                <w:rPrChange w:id="2886" w:author="Gregorio Canal" w:date="2019-05-22T14:54:00Z">
                  <w:rPr>
                    <w:noProof w:val="0"/>
                  </w:rPr>
                </w:rPrChange>
              </w:rPr>
              <w:t xml:space="preserve"> [1..1] (M)</w:t>
            </w:r>
          </w:p>
          <w:p w14:paraId="737CB09C" w14:textId="77777777" w:rsidR="007A1F44" w:rsidRPr="00E63AF6" w:rsidRDefault="007A1F44" w:rsidP="00971004">
            <w:pPr>
              <w:pStyle w:val="TableEntry"/>
              <w:rPr>
                <w:noProof w:val="0"/>
                <w:lang w:val="fr-FR"/>
                <w:rPrChange w:id="2887" w:author="Gregorio Canal" w:date="2019-05-22T14:54:00Z">
                  <w:rPr>
                    <w:noProof w:val="0"/>
                  </w:rPr>
                </w:rPrChange>
              </w:rPr>
            </w:pPr>
            <w:proofErr w:type="spellStart"/>
            <w:r w:rsidRPr="00E63AF6">
              <w:rPr>
                <w:noProof w:val="0"/>
                <w:lang w:val="fr-FR"/>
                <w:rPrChange w:id="2888" w:author="Gregorio Canal" w:date="2019-05-22T14:54:00Z">
                  <w:rPr>
                    <w:noProof w:val="0"/>
                  </w:rPr>
                </w:rPrChange>
              </w:rPr>
              <w:t>LanguageCommunication</w:t>
            </w:r>
            <w:proofErr w:type="spellEnd"/>
            <w:r w:rsidRPr="00E63AF6">
              <w:rPr>
                <w:noProof w:val="0"/>
                <w:lang w:val="fr-FR"/>
                <w:rPrChange w:id="2889" w:author="Gregorio Canal" w:date="2019-05-22T14:54:00Z">
                  <w:rPr>
                    <w:noProof w:val="0"/>
                  </w:rPr>
                </w:rPrChange>
              </w:rPr>
              <w:t xml:space="preserve"> (CE) {</w:t>
            </w:r>
            <w:proofErr w:type="spellStart"/>
            <w:r w:rsidRPr="00E63AF6">
              <w:rPr>
                <w:noProof w:val="0"/>
                <w:lang w:val="fr-FR"/>
                <w:rPrChange w:id="2890" w:author="Gregorio Canal" w:date="2019-05-22T14:54:00Z">
                  <w:rPr>
                    <w:noProof w:val="0"/>
                  </w:rPr>
                </w:rPrChange>
              </w:rPr>
              <w:t>CWE:HumanLanguage</w:t>
            </w:r>
            <w:proofErr w:type="spellEnd"/>
            <w:r w:rsidRPr="00E63AF6">
              <w:rPr>
                <w:noProof w:val="0"/>
                <w:lang w:val="fr-FR"/>
                <w:rPrChange w:id="2891" w:author="Gregorio Canal" w:date="2019-05-22T14:54:00Z">
                  <w:rPr>
                    <w:noProof w:val="0"/>
                  </w:rPr>
                </w:rPrChange>
              </w:rPr>
              <w:t>}</w:t>
            </w:r>
          </w:p>
        </w:tc>
        <w:tc>
          <w:tcPr>
            <w:tcW w:w="3870" w:type="dxa"/>
          </w:tcPr>
          <w:p w14:paraId="119036BA" w14:textId="77777777" w:rsidR="007A1F44" w:rsidRPr="00977EA3" w:rsidRDefault="007A1F44" w:rsidP="00971004">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4D73CCC5" w14:textId="77777777" w:rsidTr="003462A5">
        <w:trPr>
          <w:cantSplit/>
        </w:trPr>
        <w:tc>
          <w:tcPr>
            <w:tcW w:w="5413" w:type="dxa"/>
          </w:tcPr>
          <w:p w14:paraId="0D00D0A7" w14:textId="77777777" w:rsidR="007A1F44" w:rsidRPr="00977EA3" w:rsidRDefault="007A1F44" w:rsidP="00971004">
            <w:pPr>
              <w:pStyle w:val="TableEntry"/>
              <w:rPr>
                <w:noProof w:val="0"/>
              </w:rPr>
            </w:pPr>
            <w:proofErr w:type="spellStart"/>
            <w:r w:rsidRPr="00977EA3">
              <w:rPr>
                <w:noProof w:val="0"/>
              </w:rPr>
              <w:t>preferenceInd</w:t>
            </w:r>
            <w:proofErr w:type="spellEnd"/>
            <w:r w:rsidRPr="00977EA3">
              <w:rPr>
                <w:noProof w:val="0"/>
              </w:rPr>
              <w:t xml:space="preserve"> [0..1]</w:t>
            </w:r>
          </w:p>
          <w:p w14:paraId="73514CFD" w14:textId="77777777" w:rsidR="007A1F44" w:rsidRPr="00977EA3" w:rsidRDefault="007A1F44" w:rsidP="00971004">
            <w:pPr>
              <w:pStyle w:val="TableEntry"/>
              <w:rPr>
                <w:noProof w:val="0"/>
              </w:rPr>
            </w:pPr>
            <w:proofErr w:type="spellStart"/>
            <w:r w:rsidRPr="00977EA3">
              <w:rPr>
                <w:noProof w:val="0"/>
              </w:rPr>
              <w:t>LanguageCommunication</w:t>
            </w:r>
            <w:proofErr w:type="spellEnd"/>
            <w:r w:rsidRPr="00977EA3">
              <w:rPr>
                <w:noProof w:val="0"/>
              </w:rPr>
              <w:t xml:space="preserve"> (BL)</w:t>
            </w:r>
          </w:p>
        </w:tc>
        <w:tc>
          <w:tcPr>
            <w:tcW w:w="3870" w:type="dxa"/>
          </w:tcPr>
          <w:p w14:paraId="11037A34" w14:textId="77777777" w:rsidR="007A1F44" w:rsidRPr="00977EA3" w:rsidRDefault="007A1F44" w:rsidP="00971004">
            <w:pPr>
              <w:pStyle w:val="TableEntry"/>
              <w:rPr>
                <w:noProof w:val="0"/>
              </w:rPr>
            </w:pPr>
            <w:r w:rsidRPr="00977EA3">
              <w:rPr>
                <w:noProof w:val="0"/>
              </w:rPr>
              <w:t>An indicator specifying whether or not this language is preferred by the focal person for the associated mode</w:t>
            </w:r>
          </w:p>
        </w:tc>
      </w:tr>
      <w:tr w:rsidR="007A1F44" w:rsidRPr="00977EA3" w14:paraId="5B64B3C7" w14:textId="77777777" w:rsidTr="003462A5">
        <w:trPr>
          <w:cantSplit/>
        </w:trPr>
        <w:tc>
          <w:tcPr>
            <w:tcW w:w="5413" w:type="dxa"/>
          </w:tcPr>
          <w:p w14:paraId="6E837E07" w14:textId="77777777" w:rsidR="007A1F44" w:rsidRPr="00977EA3" w:rsidRDefault="007A1F44" w:rsidP="00971004">
            <w:pPr>
              <w:pStyle w:val="TableEntry"/>
              <w:rPr>
                <w:noProof w:val="0"/>
              </w:rPr>
            </w:pPr>
            <w:proofErr w:type="spellStart"/>
            <w:r w:rsidRPr="00977EA3">
              <w:rPr>
                <w:noProof w:val="0"/>
              </w:rPr>
              <w:t>QueryMatchObservation</w:t>
            </w:r>
            <w:proofErr w:type="spellEnd"/>
          </w:p>
        </w:tc>
        <w:tc>
          <w:tcPr>
            <w:tcW w:w="3870" w:type="dxa"/>
          </w:tcPr>
          <w:p w14:paraId="4586B1ED" w14:textId="77777777" w:rsidR="007A1F44" w:rsidRPr="00977EA3" w:rsidRDefault="007A1F44" w:rsidP="00971004">
            <w:pPr>
              <w:pStyle w:val="TableEntry"/>
              <w:rPr>
                <w:noProof w:val="0"/>
              </w:rPr>
            </w:pPr>
            <w:r w:rsidRPr="00977EA3">
              <w:rPr>
                <w:noProof w:val="0"/>
              </w:rPr>
              <w:t>Used to convey information about the quality of the match for each record.</w:t>
            </w:r>
          </w:p>
        </w:tc>
      </w:tr>
      <w:tr w:rsidR="007A1F44" w:rsidRPr="00977EA3" w14:paraId="6DAD0A36" w14:textId="77777777" w:rsidTr="003462A5">
        <w:trPr>
          <w:cantSplit/>
        </w:trPr>
        <w:tc>
          <w:tcPr>
            <w:tcW w:w="5413" w:type="dxa"/>
          </w:tcPr>
          <w:p w14:paraId="4151BB99" w14:textId="6DB51EBC" w:rsidR="007A1F44" w:rsidRPr="00977EA3" w:rsidRDefault="007A1F44" w:rsidP="00971004">
            <w:pPr>
              <w:pStyle w:val="TableEntry"/>
              <w:rPr>
                <w:noProof w:val="0"/>
              </w:rPr>
            </w:pPr>
            <w:proofErr w:type="spellStart"/>
            <w:r w:rsidRPr="00977EA3">
              <w:rPr>
                <w:noProof w:val="0"/>
              </w:rPr>
              <w:lastRenderedPageBreak/>
              <w:t>classCode</w:t>
            </w:r>
            <w:proofErr w:type="spellEnd"/>
            <w:r w:rsidRPr="00977EA3">
              <w:rPr>
                <w:noProof w:val="0"/>
              </w:rPr>
              <w:t xml:space="preserve"> [1..1] (M)</w:t>
            </w:r>
            <w:r w:rsidRPr="00977EA3">
              <w:rPr>
                <w:noProof w:val="0"/>
              </w:rPr>
              <w:br/>
            </w:r>
            <w:hyperlink r:id="rId211" w:anchor="Observation-cls" w:history="1">
              <w:r w:rsidRPr="00977EA3">
                <w:rPr>
                  <w:noProof w:val="0"/>
                </w:rPr>
                <w:t>Observation</w:t>
              </w:r>
            </w:hyperlink>
            <w:r w:rsidRPr="00977EA3">
              <w:rPr>
                <w:noProof w:val="0"/>
              </w:rPr>
              <w:t> (</w:t>
            </w:r>
            <w:hyperlink r:id="rId212" w:anchor="dt-CS" w:history="1">
              <w:r w:rsidRPr="00977EA3">
                <w:rPr>
                  <w:noProof w:val="0"/>
                </w:rPr>
                <w:t>CS</w:t>
              </w:r>
            </w:hyperlink>
            <w:r w:rsidRPr="00977EA3">
              <w:rPr>
                <w:noProof w:val="0"/>
              </w:rPr>
              <w:t>) {CNE:</w:t>
            </w:r>
            <w:r w:rsidRPr="00977EA3">
              <w:rPr>
                <w:noProof w:val="0"/>
                <w:sz w:val="24"/>
              </w:rPr>
              <w:t xml:space="preserve">http://hl7.org/v3ballot2007may/html/infrastructure/vocabulary/ActClass.htm - </w:t>
            </w:r>
            <w:proofErr w:type="spellStart"/>
            <w:r w:rsidRPr="00977EA3">
              <w:rPr>
                <w:noProof w:val="0"/>
                <w:sz w:val="24"/>
              </w:rPr>
              <w:t>ActClass</w:t>
            </w:r>
            <w:proofErr w:type="spellEnd"/>
            <w:r w:rsidRPr="00977EA3">
              <w:rPr>
                <w:noProof w:val="0"/>
              </w:rPr>
              <w:t>, default= "OBS"}</w:t>
            </w:r>
          </w:p>
        </w:tc>
        <w:tc>
          <w:tcPr>
            <w:tcW w:w="3870" w:type="dxa"/>
          </w:tcPr>
          <w:p w14:paraId="7796C268" w14:textId="77777777" w:rsidR="007A1F44" w:rsidRPr="00977EA3" w:rsidRDefault="007A1F44" w:rsidP="00971004">
            <w:pPr>
              <w:pStyle w:val="TableEntry"/>
              <w:rPr>
                <w:noProof w:val="0"/>
              </w:rPr>
            </w:pPr>
            <w:r w:rsidRPr="00977EA3">
              <w:rPr>
                <w:noProof w:val="0"/>
              </w:rPr>
              <w:t>Structural attribute – this is an observation</w:t>
            </w:r>
          </w:p>
        </w:tc>
      </w:tr>
      <w:tr w:rsidR="007A1F44" w:rsidRPr="00977EA3" w14:paraId="0A5AFF91" w14:textId="77777777" w:rsidTr="003462A5">
        <w:trPr>
          <w:cantSplit/>
          <w:trHeight w:val="648"/>
        </w:trPr>
        <w:tc>
          <w:tcPr>
            <w:tcW w:w="5413" w:type="dxa"/>
          </w:tcPr>
          <w:p w14:paraId="226DB254" w14:textId="521448F4" w:rsidR="007A1F44" w:rsidRPr="00977EA3" w:rsidRDefault="007A1F44" w:rsidP="00971004">
            <w:pPr>
              <w:pStyle w:val="TableEntry"/>
              <w:rPr>
                <w:noProof w:val="0"/>
              </w:rPr>
            </w:pPr>
            <w:proofErr w:type="spellStart"/>
            <w:r w:rsidRPr="00977EA3">
              <w:rPr>
                <w:noProof w:val="0"/>
              </w:rPr>
              <w:t>moodCode</w:t>
            </w:r>
            <w:proofErr w:type="spellEnd"/>
            <w:r w:rsidRPr="00977EA3">
              <w:rPr>
                <w:noProof w:val="0"/>
              </w:rPr>
              <w:t xml:space="preserve"> [1..1] (M)</w:t>
            </w:r>
            <w:r w:rsidRPr="00977EA3">
              <w:rPr>
                <w:noProof w:val="0"/>
              </w:rPr>
              <w:br/>
            </w:r>
            <w:hyperlink r:id="rId213" w:anchor="Observation-cls" w:history="1">
              <w:r w:rsidRPr="00977EA3">
                <w:rPr>
                  <w:noProof w:val="0"/>
                </w:rPr>
                <w:t>Observation</w:t>
              </w:r>
            </w:hyperlink>
            <w:r w:rsidRPr="00977EA3">
              <w:rPr>
                <w:noProof w:val="0"/>
              </w:rPr>
              <w:t> (</w:t>
            </w:r>
            <w:hyperlink r:id="rId214" w:anchor="dt-CS" w:history="1">
              <w:r w:rsidRPr="00977EA3">
                <w:rPr>
                  <w:noProof w:val="0"/>
                </w:rPr>
                <w:t>CS</w:t>
              </w:r>
            </w:hyperlink>
            <w:r w:rsidRPr="00977EA3">
              <w:rPr>
                <w:noProof w:val="0"/>
              </w:rPr>
              <w:t>) {CNE:</w:t>
            </w:r>
            <w:r w:rsidRPr="00977EA3">
              <w:rPr>
                <w:noProof w:val="0"/>
                <w:sz w:val="24"/>
              </w:rPr>
              <w:t xml:space="preserve">http://hl7.org/v3ballot2007may/html/infrastructure/vocabulary/ActMood.htm - </w:t>
            </w:r>
            <w:proofErr w:type="spellStart"/>
            <w:r w:rsidRPr="00977EA3">
              <w:rPr>
                <w:noProof w:val="0"/>
                <w:sz w:val="24"/>
              </w:rPr>
              <w:t>ActMood</w:t>
            </w:r>
            <w:proofErr w:type="spellEnd"/>
            <w:r w:rsidRPr="00977EA3">
              <w:rPr>
                <w:noProof w:val="0"/>
              </w:rPr>
              <w:t>, default= "EVN"}</w:t>
            </w:r>
          </w:p>
        </w:tc>
        <w:tc>
          <w:tcPr>
            <w:tcW w:w="3870" w:type="dxa"/>
          </w:tcPr>
          <w:p w14:paraId="655F0BF7" w14:textId="77777777" w:rsidR="007A1F44" w:rsidRPr="00977EA3" w:rsidRDefault="007A1F44" w:rsidP="00971004">
            <w:pPr>
              <w:pStyle w:val="TableEntry"/>
              <w:rPr>
                <w:noProof w:val="0"/>
              </w:rPr>
            </w:pPr>
            <w:r w:rsidRPr="00977EA3">
              <w:rPr>
                <w:noProof w:val="0"/>
              </w:rPr>
              <w:t>Structural attribute – this is an event</w:t>
            </w:r>
          </w:p>
        </w:tc>
      </w:tr>
      <w:tr w:rsidR="007A1F44" w:rsidRPr="00977EA3" w14:paraId="2ED1E925" w14:textId="77777777" w:rsidTr="003462A5">
        <w:trPr>
          <w:cantSplit/>
        </w:trPr>
        <w:tc>
          <w:tcPr>
            <w:tcW w:w="5413" w:type="dxa"/>
          </w:tcPr>
          <w:p w14:paraId="600B0250" w14:textId="77777777" w:rsidR="007A1F44" w:rsidRPr="00977EA3" w:rsidRDefault="007A1F44" w:rsidP="00971004">
            <w:pPr>
              <w:pStyle w:val="TableEntry"/>
              <w:rPr>
                <w:noProof w:val="0"/>
              </w:rPr>
            </w:pPr>
            <w:r w:rsidRPr="00977EA3">
              <w:rPr>
                <w:noProof w:val="0"/>
              </w:rPr>
              <w:t>code [1..1] (M)</w:t>
            </w:r>
            <w:r w:rsidRPr="00977EA3">
              <w:rPr>
                <w:noProof w:val="0"/>
              </w:rPr>
              <w:br/>
            </w:r>
            <w:hyperlink r:id="rId215" w:anchor="Observation-cls" w:history="1">
              <w:r w:rsidRPr="00977EA3">
                <w:rPr>
                  <w:noProof w:val="0"/>
                </w:rPr>
                <w:t>Observation</w:t>
              </w:r>
            </w:hyperlink>
            <w:r w:rsidRPr="00977EA3">
              <w:rPr>
                <w:noProof w:val="0"/>
              </w:rPr>
              <w:t> (</w:t>
            </w:r>
            <w:hyperlink r:id="rId216" w:anchor="dt-CD" w:history="1">
              <w:r w:rsidRPr="00977EA3">
                <w:rPr>
                  <w:noProof w:val="0"/>
                </w:rPr>
                <w:t>CD</w:t>
              </w:r>
            </w:hyperlink>
            <w:r w:rsidRPr="00977EA3">
              <w:rPr>
                <w:noProof w:val="0"/>
              </w:rPr>
              <w:t>) {</w:t>
            </w:r>
            <w:proofErr w:type="spellStart"/>
            <w:r w:rsidRPr="00977EA3">
              <w:rPr>
                <w:noProof w:val="0"/>
              </w:rPr>
              <w:t>CWE:QueryMatchObservationType</w:t>
            </w:r>
            <w:proofErr w:type="spellEnd"/>
            <w:r w:rsidRPr="00977EA3">
              <w:rPr>
                <w:noProof w:val="0"/>
              </w:rPr>
              <w:t>}</w:t>
            </w:r>
          </w:p>
        </w:tc>
        <w:tc>
          <w:tcPr>
            <w:tcW w:w="3870" w:type="dxa"/>
          </w:tcPr>
          <w:p w14:paraId="2164B073" w14:textId="77777777" w:rsidR="007A1F44" w:rsidRPr="00977EA3" w:rsidRDefault="007A1F44" w:rsidP="00971004">
            <w:pPr>
              <w:pStyle w:val="TableEntry"/>
              <w:rPr>
                <w:noProof w:val="0"/>
              </w:rPr>
            </w:pPr>
            <w:r w:rsidRPr="00977EA3">
              <w:rPr>
                <w:noProof w:val="0"/>
              </w:rPr>
              <w:t>A code, identifying this observation as a query match observation.</w:t>
            </w:r>
          </w:p>
        </w:tc>
      </w:tr>
      <w:tr w:rsidR="007A1F44" w:rsidRPr="00977EA3" w14:paraId="789DBAA2" w14:textId="77777777" w:rsidTr="003462A5">
        <w:trPr>
          <w:cantSplit/>
        </w:trPr>
        <w:tc>
          <w:tcPr>
            <w:tcW w:w="5413" w:type="dxa"/>
          </w:tcPr>
          <w:p w14:paraId="45EA0137" w14:textId="77777777" w:rsidR="007A1F44" w:rsidRPr="00977EA3" w:rsidRDefault="007A1F44" w:rsidP="00971004">
            <w:pPr>
              <w:pStyle w:val="TableEntry"/>
              <w:rPr>
                <w:noProof w:val="0"/>
              </w:rPr>
            </w:pPr>
            <w:r w:rsidRPr="00977EA3">
              <w:rPr>
                <w:noProof w:val="0"/>
              </w:rPr>
              <w:t>value [1..1] (M)</w:t>
            </w:r>
            <w:r w:rsidRPr="00977EA3">
              <w:rPr>
                <w:noProof w:val="0"/>
              </w:rPr>
              <w:br/>
            </w:r>
            <w:proofErr w:type="spellStart"/>
            <w:r w:rsidRPr="00977EA3">
              <w:rPr>
                <w:noProof w:val="0"/>
              </w:rPr>
              <w:t>QueryMatch</w:t>
            </w:r>
            <w:hyperlink r:id="rId217" w:anchor="Observation-cls" w:history="1">
              <w:r w:rsidRPr="00977EA3">
                <w:rPr>
                  <w:noProof w:val="0"/>
                </w:rPr>
                <w:t>Observation</w:t>
              </w:r>
              <w:proofErr w:type="spellEnd"/>
            </w:hyperlink>
            <w:r w:rsidRPr="00977EA3">
              <w:rPr>
                <w:noProof w:val="0"/>
              </w:rPr>
              <w:t> (INT)</w:t>
            </w:r>
          </w:p>
        </w:tc>
        <w:tc>
          <w:tcPr>
            <w:tcW w:w="3870" w:type="dxa"/>
          </w:tcPr>
          <w:p w14:paraId="3D3D6D7A" w14:textId="77777777" w:rsidR="007A1F44" w:rsidRPr="00977EA3" w:rsidRDefault="007A1F44" w:rsidP="00971004">
            <w:pPr>
              <w:pStyle w:val="TableEntry"/>
              <w:rPr>
                <w:noProof w:val="0"/>
              </w:rPr>
            </w:pPr>
            <w:r w:rsidRPr="00977EA3">
              <w:rPr>
                <w:noProof w:val="0"/>
              </w:rPr>
              <w:t xml:space="preserve">A numeric value indicating the quality of match for this record. It shall correspond to the </w:t>
            </w:r>
            <w:proofErr w:type="spellStart"/>
            <w:r w:rsidRPr="00977EA3">
              <w:rPr>
                <w:noProof w:val="0"/>
              </w:rPr>
              <w:t>MinimumDegreeMatch.value</w:t>
            </w:r>
            <w:proofErr w:type="spellEnd"/>
            <w:r w:rsidRPr="00977EA3">
              <w:rPr>
                <w:noProof w:val="0"/>
              </w:rPr>
              <w:t xml:space="preserve"> attribute of the original query, and it shall have the same meaning (e.g., percentage, indicating confidence in the match).</w:t>
            </w:r>
          </w:p>
        </w:tc>
      </w:tr>
    </w:tbl>
    <w:p w14:paraId="560DC678"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892" w:name="_Toc169692776"/>
      <w:r w:rsidRPr="00977EA3">
        <w:rPr>
          <w:noProof w:val="0"/>
        </w:rPr>
        <w:t>3.47.4.2.2.3 Control Act and Transmission Wrappers</w:t>
      </w:r>
      <w:bookmarkEnd w:id="2892"/>
    </w:p>
    <w:p w14:paraId="033199DB" w14:textId="5EE90189" w:rsidR="007A1F44" w:rsidRPr="00977EA3" w:rsidRDefault="007A1F44" w:rsidP="00971004">
      <w:pPr>
        <w:pStyle w:val="Corpotesto"/>
      </w:pPr>
      <w:r w:rsidRPr="00977EA3">
        <w:t xml:space="preserve">Please see </w:t>
      </w:r>
      <w:r w:rsidRPr="00977EA3">
        <w:rPr>
          <w:rStyle w:val="BodyTextCharChar1"/>
          <w:noProof w:val="0"/>
        </w:rPr>
        <w:t xml:space="preserve">ITI TF-2x: </w:t>
      </w:r>
      <w:r w:rsidRPr="00977EA3">
        <w:t xml:space="preserve">Appendix O for details on the IHE guidelines for implementing the wrappers. Table </w:t>
      </w:r>
      <w:bookmarkStart w:id="2893" w:name="OLE_LINK17"/>
      <w:r w:rsidRPr="00977EA3">
        <w:t>3.</w:t>
      </w:r>
      <w:r w:rsidR="001F6AD8" w:rsidRPr="00977EA3">
        <w:t>4</w:t>
      </w:r>
      <w:r w:rsidR="001F6AD8">
        <w:t>7</w:t>
      </w:r>
      <w:r w:rsidRPr="00977EA3">
        <w:t>.4.</w:t>
      </w:r>
      <w:r w:rsidR="009C28BF">
        <w:t>2.2.3-1</w:t>
      </w:r>
      <w:bookmarkEnd w:id="2893"/>
      <w:r w:rsidRPr="00977EA3">
        <w:t xml:space="preserve"> contains the Transmission and Control Act wrappers used for this interaction, and the associated constraints.</w:t>
      </w:r>
    </w:p>
    <w:p w14:paraId="20E8207B" w14:textId="2BECBCD0" w:rsidR="007A1F44" w:rsidRPr="00977EA3" w:rsidRDefault="007A1F44" w:rsidP="00971004">
      <w:pPr>
        <w:pStyle w:val="TableTitle"/>
        <w:rPr>
          <w:noProof w:val="0"/>
        </w:rPr>
      </w:pPr>
      <w:r w:rsidRPr="00977EA3">
        <w:rPr>
          <w:noProof w:val="0"/>
        </w:rPr>
        <w:t>Table 3.47.4.4.2</w:t>
      </w:r>
      <w:r w:rsidR="009C28BF">
        <w:rPr>
          <w:noProof w:val="0"/>
        </w:rPr>
        <w:t>.3</w:t>
      </w:r>
      <w:r w:rsidRPr="00977EA3">
        <w:rPr>
          <w:noProof w:val="0"/>
        </w:rPr>
        <w:t>-</w:t>
      </w:r>
      <w:r w:rsidR="009C28BF">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977EA3" w14:paraId="4F8D2F83" w14:textId="77777777" w:rsidTr="00B6518F">
        <w:trPr>
          <w:tblHeader/>
          <w:jc w:val="center"/>
        </w:trPr>
        <w:tc>
          <w:tcPr>
            <w:tcW w:w="4098" w:type="dxa"/>
            <w:shd w:val="clear" w:color="auto" w:fill="D9D9D9"/>
          </w:tcPr>
          <w:p w14:paraId="0432D1D3"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2CA84C8B"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762CB6C3" w14:textId="77777777" w:rsidTr="003462A5">
        <w:trPr>
          <w:cantSplit/>
          <w:jc w:val="center"/>
        </w:trPr>
        <w:tc>
          <w:tcPr>
            <w:tcW w:w="4098" w:type="dxa"/>
          </w:tcPr>
          <w:p w14:paraId="76648536" w14:textId="77777777" w:rsidR="007A1F44" w:rsidRPr="00977EA3" w:rsidRDefault="007A1F44" w:rsidP="00971004">
            <w:pPr>
              <w:pStyle w:val="TableEntry"/>
              <w:rPr>
                <w:noProof w:val="0"/>
              </w:rPr>
            </w:pPr>
            <w:r w:rsidRPr="00977EA3">
              <w:rPr>
                <w:noProof w:val="0"/>
              </w:rPr>
              <w:t>MCCI_MT000300UV01 – Send Application Acknowledgement</w:t>
            </w:r>
          </w:p>
        </w:tc>
        <w:tc>
          <w:tcPr>
            <w:tcW w:w="4711" w:type="dxa"/>
          </w:tcPr>
          <w:p w14:paraId="0957538B" w14:textId="77777777" w:rsidR="007A1F44" w:rsidRPr="00977EA3" w:rsidRDefault="007A1F44" w:rsidP="00971004">
            <w:pPr>
              <w:pStyle w:val="TableEntry"/>
              <w:rPr>
                <w:noProof w:val="0"/>
              </w:rPr>
            </w:pPr>
            <w:r w:rsidRPr="00977EA3">
              <w:rPr>
                <w:noProof w:val="0"/>
              </w:rPr>
              <w:t>MFMI_MT700711UV01 – Master File/Registry Query Response Control Act (Role Subject)</w:t>
            </w:r>
          </w:p>
        </w:tc>
      </w:tr>
      <w:tr w:rsidR="007A1F44" w:rsidRPr="00977EA3" w14:paraId="2AE08154" w14:textId="77777777" w:rsidTr="003462A5">
        <w:trPr>
          <w:cantSplit/>
          <w:jc w:val="center"/>
        </w:trPr>
        <w:tc>
          <w:tcPr>
            <w:tcW w:w="4098" w:type="dxa"/>
          </w:tcPr>
          <w:p w14:paraId="2C6C4AAE" w14:textId="77777777" w:rsidR="007A1F44" w:rsidRPr="00977EA3" w:rsidRDefault="007A1F44" w:rsidP="00971004">
            <w:pPr>
              <w:pStyle w:val="TableEntry"/>
              <w:rPr>
                <w:noProof w:val="0"/>
              </w:rPr>
            </w:pPr>
            <w:r w:rsidRPr="00977EA3">
              <w:rPr>
                <w:noProof w:val="0"/>
              </w:rPr>
              <w:lastRenderedPageBreak/>
              <w:t xml:space="preserve">The value of </w:t>
            </w:r>
            <w:proofErr w:type="spellStart"/>
            <w:r w:rsidRPr="00977EA3">
              <w:rPr>
                <w:noProof w:val="0"/>
              </w:rPr>
              <w:t>interactionId</w:t>
            </w:r>
            <w:proofErr w:type="spellEnd"/>
            <w:r w:rsidRPr="00977EA3">
              <w:rPr>
                <w:noProof w:val="0"/>
              </w:rPr>
              <w:t xml:space="preserve"> SHALL be set to PRPA_IN201306UV02</w:t>
            </w:r>
          </w:p>
          <w:p w14:paraId="5179C828"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4800834B" w14:textId="77777777" w:rsidR="007A1F44" w:rsidRPr="00977EA3" w:rsidRDefault="007A1F44" w:rsidP="00971004">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NE</w:t>
            </w:r>
          </w:p>
          <w:p w14:paraId="56B9A924" w14:textId="77777777" w:rsidR="007A1F44" w:rsidRPr="00977EA3" w:rsidRDefault="007A1F44" w:rsidP="00971004">
            <w:pPr>
              <w:pStyle w:val="TableEntry"/>
              <w:rPr>
                <w:noProof w:val="0"/>
              </w:rPr>
            </w:pPr>
            <w:r w:rsidRPr="00977EA3">
              <w:rPr>
                <w:noProof w:val="0"/>
              </w:rPr>
              <w:t>There SHALL be only one receiver Device</w:t>
            </w:r>
          </w:p>
          <w:p w14:paraId="2B9A9C33" w14:textId="77777777" w:rsidR="007A1F44" w:rsidRPr="00977EA3" w:rsidRDefault="007A1F44" w:rsidP="00971004">
            <w:pPr>
              <w:pStyle w:val="TableEntry"/>
              <w:rPr>
                <w:noProof w:val="0"/>
              </w:rPr>
            </w:pPr>
          </w:p>
        </w:tc>
        <w:tc>
          <w:tcPr>
            <w:tcW w:w="4711" w:type="dxa"/>
          </w:tcPr>
          <w:p w14:paraId="65672D5D"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ControlActProcess.moodCode</w:t>
            </w:r>
            <w:proofErr w:type="spellEnd"/>
            <w:r w:rsidRPr="00977EA3">
              <w:rPr>
                <w:noProof w:val="0"/>
              </w:rPr>
              <w:t xml:space="preserve"> SHALL be set to EVN</w:t>
            </w:r>
          </w:p>
          <w:p w14:paraId="424424A6" w14:textId="77777777" w:rsidR="007A1F44" w:rsidRPr="00977EA3" w:rsidRDefault="007A1F44" w:rsidP="00971004">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PRPA_TE201306UV02</w:t>
            </w:r>
          </w:p>
          <w:p w14:paraId="4B3EC24E" w14:textId="77777777" w:rsidR="007A1F44" w:rsidRPr="00977EA3" w:rsidRDefault="007A1F44" w:rsidP="00971004">
            <w:pPr>
              <w:pStyle w:val="TableEntry"/>
              <w:rPr>
                <w:noProof w:val="0"/>
              </w:rPr>
            </w:pPr>
            <w:r w:rsidRPr="00977EA3">
              <w:rPr>
                <w:noProof w:val="0"/>
              </w:rPr>
              <w:t xml:space="preserve">There SHALL be zero or more </w:t>
            </w:r>
            <w:proofErr w:type="spellStart"/>
            <w:r w:rsidRPr="00977EA3">
              <w:rPr>
                <w:noProof w:val="0"/>
              </w:rPr>
              <w:t>RegistrationEvents</w:t>
            </w:r>
            <w:proofErr w:type="spellEnd"/>
            <w:r w:rsidRPr="00977EA3">
              <w:rPr>
                <w:noProof w:val="0"/>
              </w:rPr>
              <w:t xml:space="preserve"> present in this message.</w:t>
            </w:r>
          </w:p>
          <w:p w14:paraId="41B1078C" w14:textId="77777777" w:rsidR="007A1F44" w:rsidRPr="00977EA3" w:rsidRDefault="007A1F44" w:rsidP="00971004">
            <w:pPr>
              <w:pStyle w:val="TableEntry"/>
              <w:rPr>
                <w:noProof w:val="0"/>
              </w:rPr>
            </w:pPr>
            <w:r w:rsidRPr="00977EA3">
              <w:rPr>
                <w:noProof w:val="0"/>
              </w:rPr>
              <w:t xml:space="preserve">For each matching record returned, there SHALL be exactly one </w:t>
            </w:r>
            <w:proofErr w:type="spellStart"/>
            <w:r w:rsidRPr="00977EA3">
              <w:rPr>
                <w:noProof w:val="0"/>
              </w:rPr>
              <w:t>RegistrationEvent</w:t>
            </w:r>
            <w:proofErr w:type="spellEnd"/>
            <w:r w:rsidRPr="00977EA3">
              <w:rPr>
                <w:noProof w:val="0"/>
              </w:rPr>
              <w:t xml:space="preserve"> present in this message.</w:t>
            </w:r>
          </w:p>
          <w:p w14:paraId="3F7B5E33" w14:textId="77777777" w:rsidR="007A1F44" w:rsidRPr="00977EA3" w:rsidRDefault="007A1F44" w:rsidP="00971004">
            <w:pPr>
              <w:pStyle w:val="TableEntry"/>
              <w:rPr>
                <w:noProof w:val="0"/>
              </w:rPr>
            </w:pPr>
            <w:r w:rsidRPr="00977EA3">
              <w:rPr>
                <w:noProof w:val="0"/>
              </w:rPr>
              <w:t xml:space="preserve">If a </w:t>
            </w:r>
            <w:proofErr w:type="spellStart"/>
            <w:r w:rsidRPr="00977EA3">
              <w:rPr>
                <w:noProof w:val="0"/>
              </w:rPr>
              <w:t>RegistrationEvent</w:t>
            </w:r>
            <w:proofErr w:type="spellEnd"/>
            <w:r w:rsidRPr="00977EA3">
              <w:rPr>
                <w:noProof w:val="0"/>
              </w:rPr>
              <w:t xml:space="preserve"> is part of the message, there SHALL be exactly one Patient role present in the payload.</w:t>
            </w:r>
          </w:p>
          <w:p w14:paraId="7AD9AA48" w14:textId="77777777" w:rsidR="007A1F44" w:rsidRPr="00977EA3" w:rsidRDefault="007A1F44" w:rsidP="00971004">
            <w:pPr>
              <w:pStyle w:val="TableEntry"/>
              <w:rPr>
                <w:noProof w:val="0"/>
              </w:rPr>
            </w:pPr>
            <w:r w:rsidRPr="00977EA3">
              <w:rPr>
                <w:noProof w:val="0"/>
              </w:rPr>
              <w:t xml:space="preserve">There SHALL be no </w:t>
            </w:r>
            <w:proofErr w:type="spellStart"/>
            <w:r w:rsidRPr="00977EA3">
              <w:rPr>
                <w:noProof w:val="0"/>
              </w:rPr>
              <w:t>replacementOf</w:t>
            </w:r>
            <w:proofErr w:type="spellEnd"/>
            <w:r w:rsidRPr="00977EA3">
              <w:rPr>
                <w:noProof w:val="0"/>
              </w:rPr>
              <w:t xml:space="preserve"> act-relationship present in this message</w:t>
            </w:r>
          </w:p>
          <w:p w14:paraId="0B66919B" w14:textId="77777777" w:rsidR="007A1F44" w:rsidRPr="00977EA3" w:rsidRDefault="007A1F44" w:rsidP="00971004">
            <w:pPr>
              <w:pStyle w:val="TableEntry"/>
              <w:rPr>
                <w:noProof w:val="0"/>
              </w:rPr>
            </w:pPr>
            <w:r w:rsidRPr="00977EA3">
              <w:rPr>
                <w:noProof w:val="0"/>
              </w:rPr>
              <w:t xml:space="preserve">There SHALL be a </w:t>
            </w:r>
            <w:proofErr w:type="spellStart"/>
            <w:r w:rsidRPr="00977EA3">
              <w:rPr>
                <w:noProof w:val="0"/>
              </w:rPr>
              <w:t>QueryByParameter</w:t>
            </w:r>
            <w:proofErr w:type="spellEnd"/>
            <w:r w:rsidRPr="00977EA3">
              <w:rPr>
                <w:noProof w:val="0"/>
              </w:rPr>
              <w:t xml:space="preserve"> copy of the original query.</w:t>
            </w:r>
          </w:p>
          <w:p w14:paraId="78ECAE1D" w14:textId="77777777" w:rsidR="007A1F44" w:rsidRPr="00977EA3" w:rsidRDefault="007A1F44" w:rsidP="00971004">
            <w:pPr>
              <w:pStyle w:val="TableEntry"/>
              <w:rPr>
                <w:noProof w:val="0"/>
              </w:rPr>
            </w:pPr>
            <w:r w:rsidRPr="00977EA3">
              <w:rPr>
                <w:noProof w:val="0"/>
              </w:rPr>
              <w:t xml:space="preserve">The </w:t>
            </w:r>
            <w:proofErr w:type="spellStart"/>
            <w:r w:rsidRPr="00977EA3">
              <w:rPr>
                <w:noProof w:val="0"/>
              </w:rPr>
              <w:t>QueryAck.resultTotalQuantity</w:t>
            </w:r>
            <w:proofErr w:type="spellEnd"/>
            <w:r w:rsidRPr="00977EA3">
              <w:rPr>
                <w:noProof w:val="0"/>
              </w:rPr>
              <w:t xml:space="preserve">, </w:t>
            </w:r>
            <w:proofErr w:type="spellStart"/>
            <w:r w:rsidRPr="00977EA3">
              <w:rPr>
                <w:noProof w:val="0"/>
              </w:rPr>
              <w:t>QueryAck.resultCurrentQuantity</w:t>
            </w:r>
            <w:proofErr w:type="spellEnd"/>
            <w:r w:rsidRPr="00977EA3">
              <w:rPr>
                <w:noProof w:val="0"/>
              </w:rPr>
              <w:t xml:space="preserve">, and </w:t>
            </w:r>
            <w:proofErr w:type="spellStart"/>
            <w:r w:rsidRPr="00977EA3">
              <w:rPr>
                <w:noProof w:val="0"/>
              </w:rPr>
              <w:t>QueryAck.resultRemainingQuantity</w:t>
            </w:r>
            <w:proofErr w:type="spellEnd"/>
            <w:r w:rsidRPr="00977EA3">
              <w:rPr>
                <w:noProof w:val="0"/>
              </w:rPr>
              <w:t xml:space="preserve"> attributes SHALL have the appropriate values populated.</w:t>
            </w:r>
          </w:p>
        </w:tc>
      </w:tr>
    </w:tbl>
    <w:p w14:paraId="01CE317C" w14:textId="77777777" w:rsidR="007A1F44" w:rsidRPr="00977EA3" w:rsidRDefault="007A1F44" w:rsidP="00971004">
      <w:pPr>
        <w:pStyle w:val="Corpotesto"/>
        <w:rPr>
          <w:rStyle w:val="BodyTextCharChar1"/>
          <w:noProof w:val="0"/>
        </w:rPr>
      </w:pPr>
    </w:p>
    <w:p w14:paraId="5E4D1DD7" w14:textId="77777777" w:rsidR="007A1F44" w:rsidRPr="00977EA3" w:rsidRDefault="007A1F44" w:rsidP="00971004">
      <w:pPr>
        <w:pStyle w:val="Corpotesto"/>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650E60"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Collegamentoipertestuale"/>
        </w:rPr>
        <w:t>Edition2008/processable/multicacheschemas/PRPA_IN201306UV02.xsd).</w:t>
      </w:r>
    </w:p>
    <w:p w14:paraId="4F7E9900"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894" w:name="_Toc169692777"/>
      <w:r w:rsidRPr="00977EA3">
        <w:rPr>
          <w:noProof w:val="0"/>
        </w:rPr>
        <w:t>3.47.4.2.2.4 Web Services Types and Messages</w:t>
      </w:r>
      <w:bookmarkEnd w:id="2894"/>
    </w:p>
    <w:p w14:paraId="46C061F4" w14:textId="77777777" w:rsidR="007A1F44" w:rsidRPr="00977EA3" w:rsidRDefault="007A1F44" w:rsidP="00971004">
      <w:pPr>
        <w:pStyle w:val="Corpotesto"/>
      </w:pPr>
      <w:r w:rsidRPr="00977EA3">
        <w:t xml:space="preserve">The Patient Registry Query by Demographics message will be transmitted using Web Services, according to the requirements specified in </w:t>
      </w:r>
      <w:r w:rsidRPr="00977EA3">
        <w:rPr>
          <w:rStyle w:val="BodyTextCharChar1"/>
          <w:noProof w:val="0"/>
        </w:rPr>
        <w:t xml:space="preserve">ITI TF-2x: </w:t>
      </w:r>
      <w:r w:rsidRPr="00977EA3">
        <w:t xml:space="preserve">Appendix V. </w:t>
      </w:r>
    </w:p>
    <w:p w14:paraId="5D7A9605" w14:textId="77777777" w:rsidR="007A1F44" w:rsidRPr="00977EA3" w:rsidRDefault="007A1F44" w:rsidP="00971004">
      <w:pPr>
        <w:pStyle w:val="Corpotesto"/>
      </w:pPr>
      <w:r w:rsidRPr="00977EA3">
        <w:t>The following WSDL naming conventions SHALL apply:</w:t>
      </w:r>
    </w:p>
    <w:p w14:paraId="42DA297D" w14:textId="77777777" w:rsidR="007A1F44" w:rsidRPr="00E63AF6" w:rsidRDefault="007A1F44" w:rsidP="00D372D5">
      <w:pPr>
        <w:pStyle w:val="XMLExample"/>
        <w:rPr>
          <w:lang w:val="it-IT"/>
          <w:rPrChange w:id="2895" w:author="Gregorio Canal" w:date="2019-05-22T14:54:00Z">
            <w:rPr>
              <w:lang w:val="en-US"/>
            </w:rPr>
          </w:rPrChange>
        </w:rPr>
      </w:pPr>
      <w:r w:rsidRPr="00977EA3">
        <w:rPr>
          <w:lang w:val="en-US"/>
        </w:rPr>
        <w:tab/>
      </w:r>
      <w:proofErr w:type="spellStart"/>
      <w:r w:rsidRPr="00E63AF6">
        <w:rPr>
          <w:lang w:val="it-IT"/>
          <w:rPrChange w:id="2896" w:author="Gregorio Canal" w:date="2019-05-22T14:54:00Z">
            <w:rPr>
              <w:lang w:val="en-US"/>
            </w:rPr>
          </w:rPrChange>
        </w:rPr>
        <w:t>response</w:t>
      </w:r>
      <w:proofErr w:type="spellEnd"/>
      <w:r w:rsidRPr="00E63AF6">
        <w:rPr>
          <w:lang w:val="it-IT"/>
          <w:rPrChange w:id="2897" w:author="Gregorio Canal" w:date="2019-05-22T14:54:00Z">
            <w:rPr>
              <w:lang w:val="en-US"/>
            </w:rPr>
          </w:rPrChange>
        </w:rPr>
        <w:t xml:space="preserve"> </w:t>
      </w:r>
      <w:proofErr w:type="spellStart"/>
      <w:r w:rsidRPr="00E63AF6">
        <w:rPr>
          <w:lang w:val="it-IT"/>
          <w:rPrChange w:id="2898" w:author="Gregorio Canal" w:date="2019-05-22T14:54:00Z">
            <w:rPr>
              <w:lang w:val="en-US"/>
            </w:rPr>
          </w:rPrChange>
        </w:rPr>
        <w:t>message</w:t>
      </w:r>
      <w:proofErr w:type="spellEnd"/>
      <w:r w:rsidRPr="00E63AF6">
        <w:rPr>
          <w:lang w:val="it-IT"/>
          <w:rPrChange w:id="2899" w:author="Gregorio Canal" w:date="2019-05-22T14:54:00Z">
            <w:rPr>
              <w:lang w:val="en-US"/>
            </w:rPr>
          </w:rPrChange>
        </w:rPr>
        <w:t xml:space="preserve">    -&gt; "</w:t>
      </w:r>
      <w:r w:rsidRPr="00E63AF6">
        <w:rPr>
          <w:rStyle w:val="Enfasigrassetto"/>
          <w:rFonts w:cs="Courier New"/>
          <w:b w:val="0"/>
          <w:sz w:val="20"/>
          <w:lang w:val="it-IT"/>
          <w:rPrChange w:id="2900" w:author="Gregorio Canal" w:date="2019-05-22T14:54:00Z">
            <w:rPr>
              <w:rStyle w:val="Enfasigrassetto"/>
              <w:rFonts w:cs="Courier New"/>
              <w:b w:val="0"/>
              <w:sz w:val="20"/>
              <w:lang w:val="en-US"/>
            </w:rPr>
          </w:rPrChange>
        </w:rPr>
        <w:t>PRPA_IN201306UV02</w:t>
      </w:r>
      <w:r w:rsidRPr="00E63AF6">
        <w:rPr>
          <w:lang w:val="it-IT"/>
          <w:rPrChange w:id="2901" w:author="Gregorio Canal" w:date="2019-05-22T14:54:00Z">
            <w:rPr>
              <w:lang w:val="en-US"/>
            </w:rPr>
          </w:rPrChange>
        </w:rPr>
        <w:t>_Message"</w:t>
      </w:r>
    </w:p>
    <w:p w14:paraId="46767AEC" w14:textId="77777777" w:rsidR="007A1F44" w:rsidRPr="00977EA3" w:rsidRDefault="007A1F44" w:rsidP="00971004">
      <w:pPr>
        <w:pStyle w:val="Corpotesto"/>
      </w:pPr>
      <w:r w:rsidRPr="00977EA3">
        <w:t>The following WSDL snippet describes the type for these message:</w:t>
      </w:r>
    </w:p>
    <w:p w14:paraId="4A5699C2" w14:textId="77777777" w:rsidR="007A1F44" w:rsidRPr="00977EA3" w:rsidRDefault="007A1F44" w:rsidP="00D372D5">
      <w:pPr>
        <w:pStyle w:val="XMLExample"/>
        <w:rPr>
          <w:lang w:val="en-US"/>
        </w:rPr>
      </w:pPr>
      <w:r w:rsidRPr="00977EA3">
        <w:rPr>
          <w:lang w:val="en-US"/>
        </w:rPr>
        <w:tab/>
        <w:t>…</w:t>
      </w:r>
    </w:p>
    <w:p w14:paraId="77558223" w14:textId="77777777" w:rsidR="007A1F44" w:rsidRPr="00977EA3" w:rsidRDefault="007A1F44" w:rsidP="00D372D5">
      <w:pPr>
        <w:pStyle w:val="XMLExample"/>
        <w:rPr>
          <w:lang w:val="en-US"/>
        </w:rPr>
      </w:pPr>
      <w:r w:rsidRPr="00977EA3">
        <w:rPr>
          <w:lang w:val="en-US"/>
        </w:rPr>
        <w:t xml:space="preserve"> &lt;types&gt;</w:t>
      </w:r>
    </w:p>
    <w:p w14:paraId="266E70AD" w14:textId="77777777" w:rsidR="007A1F44" w:rsidRPr="00977EA3" w:rsidRDefault="007A1F44" w:rsidP="00D372D5">
      <w:pPr>
        <w:pStyle w:val="XMLExample"/>
        <w:rPr>
          <w:lang w:val="en-US"/>
        </w:rPr>
      </w:pPr>
      <w:r w:rsidRPr="00977EA3">
        <w:rPr>
          <w:lang w:val="en-US"/>
        </w:rPr>
        <w:t>&lt;</w:t>
      </w:r>
      <w:proofErr w:type="spellStart"/>
      <w:r w:rsidRPr="00977EA3">
        <w:rPr>
          <w:lang w:val="en-US"/>
        </w:rPr>
        <w:t>xsd:schema</w:t>
      </w:r>
      <w:proofErr w:type="spellEnd"/>
      <w:r w:rsidRPr="00977EA3">
        <w:rPr>
          <w:lang w:val="en-US"/>
        </w:rPr>
        <w:t xml:space="preserve"> </w:t>
      </w:r>
      <w:proofErr w:type="spellStart"/>
      <w:r w:rsidRPr="00977EA3">
        <w:rPr>
          <w:lang w:val="en-US"/>
        </w:rPr>
        <w:t>elementFormDefault</w:t>
      </w:r>
      <w:proofErr w:type="spellEnd"/>
      <w:r w:rsidRPr="00977EA3">
        <w:rPr>
          <w:lang w:val="en-US"/>
        </w:rPr>
        <w:t xml:space="preserve">="qualified" </w:t>
      </w:r>
      <w:proofErr w:type="spellStart"/>
      <w:r w:rsidRPr="00977EA3">
        <w:rPr>
          <w:lang w:val="en-US"/>
        </w:rPr>
        <w:t>targetNamespace</w:t>
      </w:r>
      <w:proofErr w:type="spellEnd"/>
      <w:r w:rsidRPr="00977EA3">
        <w:rPr>
          <w:lang w:val="en-US"/>
        </w:rPr>
        <w:t>="urn:hl7-org:v3"</w:t>
      </w:r>
    </w:p>
    <w:p w14:paraId="75E56F57" w14:textId="77777777" w:rsidR="007A1F44" w:rsidRPr="00977EA3" w:rsidRDefault="007A1F44" w:rsidP="00D372D5">
      <w:pPr>
        <w:pStyle w:val="XMLExample"/>
        <w:rPr>
          <w:lang w:val="en-US"/>
        </w:rPr>
      </w:pPr>
      <w:r w:rsidRPr="00977EA3">
        <w:rPr>
          <w:lang w:val="en-US"/>
        </w:rPr>
        <w:t>xmlns:hl7="urn:hl7-org:v3"&gt;</w:t>
      </w:r>
    </w:p>
    <w:p w14:paraId="7DED5C48" w14:textId="77777777" w:rsidR="007A1F44" w:rsidRPr="00977EA3" w:rsidRDefault="007A1F44" w:rsidP="00D372D5">
      <w:pPr>
        <w:pStyle w:val="XMLExample"/>
        <w:rPr>
          <w:lang w:val="en-US"/>
        </w:rPr>
      </w:pPr>
      <w:r w:rsidRPr="00977EA3">
        <w:rPr>
          <w:lang w:val="en-US"/>
        </w:rPr>
        <w:t>&lt;!-- Include the message schema --&gt;</w:t>
      </w:r>
    </w:p>
    <w:p w14:paraId="15FA23C7" w14:textId="77777777" w:rsidR="007A1F44" w:rsidRPr="00977EA3" w:rsidRDefault="007A1F44" w:rsidP="00D372D5">
      <w:pPr>
        <w:pStyle w:val="XMLExample"/>
        <w:rPr>
          <w:lang w:val="en-US"/>
        </w:rPr>
      </w:pPr>
      <w:r w:rsidRPr="00977EA3">
        <w:rPr>
          <w:lang w:val="en-US"/>
        </w:rPr>
        <w:t>&lt;</w:t>
      </w:r>
      <w:proofErr w:type="spellStart"/>
      <w:r w:rsidRPr="00977EA3">
        <w:rPr>
          <w:lang w:val="en-US"/>
        </w:rPr>
        <w:t>xsd:import</w:t>
      </w:r>
      <w:proofErr w:type="spellEnd"/>
      <w:r w:rsidRPr="00977EA3">
        <w:rPr>
          <w:lang w:val="en-US"/>
        </w:rPr>
        <w:t xml:space="preserve"> namespace="urn:hl7-org:v3" schemaLocation="../schema/HL7V3/NE2008/multicacheschemas/PRPA_IN201306UV02.xsd"/&gt;</w:t>
      </w:r>
    </w:p>
    <w:p w14:paraId="383B593E" w14:textId="77777777" w:rsidR="007A1F44" w:rsidRPr="00977EA3" w:rsidRDefault="007A1F44" w:rsidP="00D372D5">
      <w:pPr>
        <w:pStyle w:val="XMLExample"/>
        <w:rPr>
          <w:lang w:val="en-US"/>
        </w:rPr>
      </w:pPr>
      <w:r w:rsidRPr="00977EA3">
        <w:rPr>
          <w:lang w:val="en-US"/>
        </w:rPr>
        <w:t>&lt;</w:t>
      </w:r>
      <w:proofErr w:type="spellStart"/>
      <w:r w:rsidRPr="00977EA3">
        <w:rPr>
          <w:lang w:val="en-US"/>
        </w:rPr>
        <w:t>xsd:element</w:t>
      </w:r>
      <w:proofErr w:type="spellEnd"/>
      <w:r w:rsidRPr="00977EA3">
        <w:rPr>
          <w:lang w:val="en-US"/>
        </w:rPr>
        <w:t xml:space="preserve"> name="PRPA_IN201306UV02"/&gt;</w:t>
      </w:r>
    </w:p>
    <w:p w14:paraId="57DB7218" w14:textId="77777777" w:rsidR="007A1F44" w:rsidRPr="00977EA3" w:rsidRDefault="007A1F44" w:rsidP="00D372D5">
      <w:pPr>
        <w:pStyle w:val="XMLExample"/>
        <w:rPr>
          <w:lang w:val="en-US"/>
        </w:rPr>
      </w:pPr>
      <w:r w:rsidRPr="00977EA3">
        <w:rPr>
          <w:lang w:val="en-US"/>
        </w:rPr>
        <w:t>&lt;/</w:t>
      </w:r>
      <w:proofErr w:type="spellStart"/>
      <w:r w:rsidRPr="00977EA3">
        <w:rPr>
          <w:lang w:val="en-US"/>
        </w:rPr>
        <w:t>xsd:schema</w:t>
      </w:r>
      <w:proofErr w:type="spellEnd"/>
      <w:r w:rsidRPr="00977EA3">
        <w:rPr>
          <w:lang w:val="en-US"/>
        </w:rPr>
        <w:t>&gt;</w:t>
      </w:r>
    </w:p>
    <w:p w14:paraId="18B4E301" w14:textId="77777777" w:rsidR="007A1F44" w:rsidRPr="00977EA3" w:rsidRDefault="007A1F44" w:rsidP="00D372D5">
      <w:pPr>
        <w:pStyle w:val="XMLExample"/>
        <w:rPr>
          <w:lang w:val="en-US"/>
        </w:rPr>
      </w:pPr>
      <w:r w:rsidRPr="00977EA3">
        <w:rPr>
          <w:lang w:val="en-US"/>
        </w:rPr>
        <w:t xml:space="preserve">  &lt;/types&gt;</w:t>
      </w:r>
    </w:p>
    <w:p w14:paraId="6E75607F" w14:textId="77777777" w:rsidR="007A1F44" w:rsidRPr="00977EA3" w:rsidRDefault="007A1F44" w:rsidP="00D372D5">
      <w:pPr>
        <w:pStyle w:val="XMLExample"/>
        <w:rPr>
          <w:lang w:val="en-US"/>
        </w:rPr>
      </w:pPr>
      <w:r w:rsidRPr="00977EA3">
        <w:rPr>
          <w:lang w:val="en-US"/>
        </w:rPr>
        <w:t>…</w:t>
      </w:r>
    </w:p>
    <w:p w14:paraId="2803DEC0" w14:textId="77777777" w:rsidR="007A1F44" w:rsidRPr="00977EA3" w:rsidRDefault="007A1F44" w:rsidP="00971004">
      <w:pPr>
        <w:pStyle w:val="Corpotesto"/>
      </w:pPr>
      <w:r w:rsidRPr="00977EA3">
        <w:t>The message is described by the following snippet:</w:t>
      </w:r>
    </w:p>
    <w:p w14:paraId="378533E8" w14:textId="77777777" w:rsidR="007A1F44" w:rsidRPr="00977EA3" w:rsidRDefault="007A1F44" w:rsidP="00D372D5">
      <w:pPr>
        <w:pStyle w:val="XMLExample"/>
        <w:rPr>
          <w:lang w:val="en-US"/>
        </w:rPr>
      </w:pPr>
      <w:r w:rsidRPr="00977EA3">
        <w:rPr>
          <w:lang w:val="en-US"/>
        </w:rPr>
        <w:tab/>
        <w:t>…</w:t>
      </w:r>
    </w:p>
    <w:p w14:paraId="0C25220D" w14:textId="77777777" w:rsidR="007A1F44" w:rsidRPr="00977EA3" w:rsidRDefault="007A1F44" w:rsidP="00D372D5">
      <w:pPr>
        <w:pStyle w:val="XMLExample"/>
        <w:rPr>
          <w:lang w:val="en-US"/>
        </w:rPr>
      </w:pPr>
      <w:r w:rsidRPr="00977EA3">
        <w:rPr>
          <w:lang w:val="en-US"/>
        </w:rPr>
        <w:t xml:space="preserve">  &lt;message name="PRPA_IN201306UV02_Message"&gt;</w:t>
      </w:r>
    </w:p>
    <w:p w14:paraId="07980D3D" w14:textId="77777777" w:rsidR="007A1F44" w:rsidRPr="00977EA3" w:rsidRDefault="007A1F44" w:rsidP="00D372D5">
      <w:pPr>
        <w:pStyle w:val="XMLExample"/>
        <w:rPr>
          <w:lang w:val="en-US"/>
        </w:rPr>
      </w:pPr>
      <w:r w:rsidRPr="00977EA3">
        <w:rPr>
          <w:lang w:val="en-US"/>
        </w:rPr>
        <w:t>&lt;part element="hl7:PRPA_IN201306UV02" name="Body"/&gt;</w:t>
      </w:r>
    </w:p>
    <w:p w14:paraId="6F409FB2" w14:textId="77777777" w:rsidR="007A1F44" w:rsidRPr="00977EA3" w:rsidRDefault="007A1F44" w:rsidP="00D372D5">
      <w:pPr>
        <w:pStyle w:val="XMLExample"/>
        <w:rPr>
          <w:lang w:val="en-US"/>
        </w:rPr>
      </w:pPr>
      <w:r w:rsidRPr="00977EA3">
        <w:rPr>
          <w:lang w:val="en-US"/>
        </w:rPr>
        <w:t xml:space="preserve">  &lt;/message&gt;</w:t>
      </w:r>
    </w:p>
    <w:p w14:paraId="1D3B54E5" w14:textId="77777777" w:rsidR="007A1F44" w:rsidRPr="00977EA3" w:rsidRDefault="007A1F44" w:rsidP="00D372D5">
      <w:pPr>
        <w:pStyle w:val="XMLExample"/>
        <w:rPr>
          <w:lang w:val="en-US"/>
        </w:rPr>
      </w:pPr>
      <w:r w:rsidRPr="00977EA3">
        <w:rPr>
          <w:lang w:val="en-US"/>
        </w:rPr>
        <w:tab/>
        <w:t>…</w:t>
      </w:r>
    </w:p>
    <w:p w14:paraId="083497F5"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902" w:name="_Toc169692778"/>
      <w:r w:rsidRPr="00977EA3">
        <w:rPr>
          <w:noProof w:val="0"/>
        </w:rPr>
        <w:lastRenderedPageBreak/>
        <w:t>3.47.4.2.3 Expected Actions</w:t>
      </w:r>
      <w:bookmarkEnd w:id="2902"/>
    </w:p>
    <w:p w14:paraId="64B63F69" w14:textId="77777777" w:rsidR="007A1F44" w:rsidRPr="00977EA3" w:rsidRDefault="007A1F44" w:rsidP="00971004">
      <w:pPr>
        <w:pStyle w:val="Corpotesto"/>
      </w:pPr>
      <w:r w:rsidRPr="00977EA3">
        <w:t xml:space="preserve">The Patient Demographics Supplier shall perform the matching of patient data based on the query parameter values it receives. The information provided by the Patient Demographics Supplier to Patient Demographics Consumers is a list of possible matching patients from the patient information source associated with the value that the Consumer sent in the </w:t>
      </w:r>
      <w:r w:rsidRPr="00977EA3">
        <w:rPr>
          <w:i/>
        </w:rPr>
        <w:t>Device</w:t>
      </w:r>
      <w:r w:rsidRPr="00977EA3">
        <w:t xml:space="preserve"> class of the transmission wrapper of the query message.</w:t>
      </w:r>
    </w:p>
    <w:p w14:paraId="3EAB7BD5" w14:textId="77777777" w:rsidR="007A1F44" w:rsidRPr="00977EA3" w:rsidRDefault="007A1F44" w:rsidP="00971004">
      <w:pPr>
        <w:pStyle w:val="Corpotesto"/>
      </w:pPr>
      <w:r w:rsidRPr="00977EA3">
        <w:t xml:space="preserve">If </w:t>
      </w:r>
      <w:proofErr w:type="spellStart"/>
      <w:r w:rsidRPr="00977EA3">
        <w:rPr>
          <w:i/>
        </w:rPr>
        <w:t>OtherIDsScopingOrganization</w:t>
      </w:r>
      <w:proofErr w:type="spellEnd"/>
      <w:r w:rsidRPr="00977EA3">
        <w:t xml:space="preserve"> parameters were part of the query, and they were recognized by the Patient Demographics Supplier as identifying known Patient Identity Domains, the response will also, for each patient, contain any Patient ID values found in the specified domains.</w:t>
      </w:r>
    </w:p>
    <w:p w14:paraId="53BA684E" w14:textId="77777777" w:rsidR="007A1F44" w:rsidRPr="00977EA3" w:rsidRDefault="007A1F44" w:rsidP="00971004">
      <w:pPr>
        <w:pStyle w:val="Corpotesto"/>
      </w:pPr>
      <w:r w:rsidRPr="00977EA3">
        <w:t xml:space="preserve">The mechanics of the matching algorithms used are internal to the Patient Demographics Supplier and are outside of the scope of this framework. </w:t>
      </w:r>
    </w:p>
    <w:p w14:paraId="31404E94" w14:textId="77777777" w:rsidR="007A1F44" w:rsidRPr="00977EA3" w:rsidRDefault="007A1F44" w:rsidP="00971004">
      <w:pPr>
        <w:pStyle w:val="Corpotesto"/>
      </w:pPr>
      <w:r w:rsidRPr="00977EA3">
        <w:t>The Patient Demographics Supplier shall respond to the query request as described by the following 3 cases:</w:t>
      </w:r>
    </w:p>
    <w:p w14:paraId="0B13603B" w14:textId="77777777" w:rsidR="007A1F44" w:rsidRPr="00977EA3" w:rsidRDefault="007A1F44" w:rsidP="00971004">
      <w:pPr>
        <w:pStyle w:val="Corpotesto"/>
      </w:pPr>
      <w:r w:rsidRPr="00977EA3">
        <w:rPr>
          <w:b/>
          <w:bCs/>
        </w:rPr>
        <w:t>Case 1</w:t>
      </w:r>
      <w:r w:rsidRPr="00977EA3">
        <w:t xml:space="preserve"> The Patient Demographics Supplier finds (in the patient information source associated with </w:t>
      </w:r>
      <w:proofErr w:type="spellStart"/>
      <w:r w:rsidRPr="00977EA3">
        <w:rPr>
          <w:i/>
          <w:iCs/>
        </w:rPr>
        <w:t>Receiver.Device</w:t>
      </w:r>
      <w:proofErr w:type="spellEnd"/>
      <w:r w:rsidRPr="00977EA3">
        <w:rPr>
          <w:i/>
          <w:iCs/>
        </w:rPr>
        <w:t xml:space="preserve"> </w:t>
      </w:r>
      <w:r w:rsidRPr="00977EA3">
        <w:rPr>
          <w:iCs/>
        </w:rPr>
        <w:t>in the query transmission wrapper</w:t>
      </w:r>
      <w:r w:rsidRPr="00977EA3">
        <w:t xml:space="preserve">) at least one patient record matching the criteria sent in the query parameters. There were no </w:t>
      </w:r>
      <w:proofErr w:type="spellStart"/>
      <w:r w:rsidRPr="00977EA3">
        <w:rPr>
          <w:i/>
          <w:iCs/>
        </w:rPr>
        <w:t>OtherIDsScopingOrganization</w:t>
      </w:r>
      <w:proofErr w:type="spellEnd"/>
      <w:r w:rsidRPr="00977EA3">
        <w:t xml:space="preserve"> parameters in the query. </w:t>
      </w:r>
    </w:p>
    <w:p w14:paraId="015F7075" w14:textId="77777777" w:rsidR="007A1F44" w:rsidRPr="00977EA3" w:rsidRDefault="007A1F44" w:rsidP="00971004">
      <w:pPr>
        <w:pStyle w:val="Corpotesto"/>
      </w:pPr>
      <w:r w:rsidRPr="00977EA3">
        <w:rPr>
          <w:b/>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4569F4BF" w14:textId="77777777" w:rsidR="007A1F44" w:rsidRPr="00977EA3" w:rsidRDefault="007A1F44" w:rsidP="00971004">
      <w:pPr>
        <w:pStyle w:val="Corpotesto"/>
      </w:pPr>
      <w:r w:rsidRPr="00977EA3">
        <w:rPr>
          <w:b/>
          <w:bCs/>
        </w:rPr>
        <w:t>OK</w:t>
      </w:r>
      <w:r w:rsidRPr="00977EA3">
        <w:t xml:space="preserve"> (data found, no errors) is returned in </w:t>
      </w:r>
      <w:proofErr w:type="spellStart"/>
      <w:r w:rsidRPr="00977EA3">
        <w:t>QueryAck.queryResponseCode</w:t>
      </w:r>
      <w:proofErr w:type="spellEnd"/>
      <w:r w:rsidRPr="00977EA3">
        <w:t xml:space="preserve"> (control act wrapper)</w:t>
      </w:r>
    </w:p>
    <w:p w14:paraId="0CDF1EBB" w14:textId="77777777" w:rsidR="007A1F44" w:rsidRPr="00977EA3" w:rsidRDefault="007A1F44" w:rsidP="00971004">
      <w:pPr>
        <w:pStyle w:val="Corpotesto"/>
      </w:pPr>
      <w:r w:rsidRPr="00977EA3">
        <w:t xml:space="preserve">One </w:t>
      </w:r>
      <w:proofErr w:type="spellStart"/>
      <w:r w:rsidRPr="00977EA3">
        <w:t>RegistrationEvent</w:t>
      </w:r>
      <w:proofErr w:type="spellEnd"/>
      <w:r w:rsidRPr="00977EA3">
        <w:t xml:space="preserve"> (and the associated Patient role, subject of that event) is returned from the patient information source for each patient record found. If the Patient Demographics Supplier returns data for multiple patients, it shall return these data in successive occurrences of the </w:t>
      </w:r>
      <w:proofErr w:type="spellStart"/>
      <w:r w:rsidRPr="00977EA3">
        <w:t>RegistrationEvent</w:t>
      </w:r>
      <w:proofErr w:type="spellEnd"/>
      <w:r w:rsidRPr="00977EA3">
        <w:t xml:space="preserve"> class within the transmission wrapper.</w:t>
      </w:r>
    </w:p>
    <w:p w14:paraId="66AA949E" w14:textId="77777777" w:rsidR="007A1F44" w:rsidRPr="00977EA3" w:rsidRDefault="007A1F44" w:rsidP="00971004">
      <w:pPr>
        <w:pStyle w:val="Corpotesto"/>
      </w:pPr>
      <w:r w:rsidRPr="00977EA3">
        <w:t xml:space="preserve">For each patient, one or more identifiers from the Patient ID Domain associated with the target patient information source identified by </w:t>
      </w:r>
      <w:proofErr w:type="spellStart"/>
      <w:r w:rsidRPr="00977EA3">
        <w:rPr>
          <w:i/>
          <w:iCs/>
        </w:rPr>
        <w:t>Receiver.Device</w:t>
      </w:r>
      <w:proofErr w:type="spellEnd"/>
      <w:r w:rsidRPr="00977EA3">
        <w:t xml:space="preserve"> are represented as Patient.id attributes.</w:t>
      </w:r>
    </w:p>
    <w:p w14:paraId="39146371" w14:textId="77777777" w:rsidR="007A1F44" w:rsidRPr="00977EA3" w:rsidRDefault="007A1F44" w:rsidP="00971004">
      <w:pPr>
        <w:pStyle w:val="Corpotesto"/>
      </w:pPr>
      <w:r w:rsidRPr="00977EA3">
        <w:t xml:space="preserve">If an incremental number of records are specified in </w:t>
      </w:r>
      <w:proofErr w:type="spellStart"/>
      <w:r w:rsidRPr="00977EA3">
        <w:rPr>
          <w:i/>
          <w:iCs/>
        </w:rPr>
        <w:t>QueryByParamter.initialQuantity</w:t>
      </w:r>
      <w:proofErr w:type="spellEnd"/>
      <w:r w:rsidRPr="00977EA3">
        <w:rPr>
          <w:i/>
          <w:iCs/>
        </w:rPr>
        <w:t xml:space="preserve"> </w:t>
      </w:r>
      <w:r w:rsidRPr="00977EA3">
        <w:rPr>
          <w:iCs/>
        </w:rPr>
        <w:t>(i.e., the Consumer supports the Continuation Option)</w:t>
      </w:r>
      <w:r w:rsidRPr="00977EA3">
        <w:t xml:space="preserve">, and the number of records to be sent exceeds that incremental number, the Supplier shall return only up to the incremental number of records. If the Supplier supports the Continuation Option, it shall correctly populate the </w:t>
      </w:r>
      <w:proofErr w:type="spellStart"/>
      <w:r w:rsidRPr="00977EA3">
        <w:rPr>
          <w:i/>
        </w:rPr>
        <w:t>resultTotalQuantity</w:t>
      </w:r>
      <w:proofErr w:type="spellEnd"/>
      <w:r w:rsidRPr="00977EA3">
        <w:t xml:space="preserve">, </w:t>
      </w:r>
      <w:proofErr w:type="spellStart"/>
      <w:r w:rsidRPr="00977EA3">
        <w:rPr>
          <w:i/>
        </w:rPr>
        <w:t>resultCurrentQuantity</w:t>
      </w:r>
      <w:proofErr w:type="spellEnd"/>
      <w:r w:rsidRPr="00977EA3">
        <w:t xml:space="preserve">, and </w:t>
      </w:r>
      <w:proofErr w:type="spellStart"/>
      <w:r w:rsidRPr="00977EA3">
        <w:rPr>
          <w:i/>
        </w:rPr>
        <w:t>resultRemainingQuantity</w:t>
      </w:r>
      <w:proofErr w:type="spellEnd"/>
      <w:r w:rsidRPr="00977EA3">
        <w:t xml:space="preserve"> attributes of the </w:t>
      </w:r>
      <w:proofErr w:type="spellStart"/>
      <w:r w:rsidRPr="00977EA3">
        <w:rPr>
          <w:i/>
        </w:rPr>
        <w:t>QueryAck</w:t>
      </w:r>
      <w:proofErr w:type="spellEnd"/>
      <w:r w:rsidRPr="00977EA3">
        <w:t xml:space="preserve"> class in the control act wrapper. If the Supplier does not support the Continuation Option, in addition to returning only up to the incremental number of records requested, it shall return AE (application error in the </w:t>
      </w:r>
      <w:proofErr w:type="spellStart"/>
      <w:r w:rsidRPr="00977EA3">
        <w:t>Acknowledgement.typeCode</w:t>
      </w:r>
      <w:proofErr w:type="spellEnd"/>
      <w:r w:rsidRPr="00977EA3">
        <w:t xml:space="preserve"> (transmission wrapper) and AE (application error) is returned in </w:t>
      </w:r>
      <w:proofErr w:type="spellStart"/>
      <w:r w:rsidRPr="00977EA3">
        <w:t>QueryAck.queryResponseCode</w:t>
      </w:r>
      <w:proofErr w:type="spellEnd"/>
      <w:r w:rsidRPr="00977EA3">
        <w:t xml:space="preserve"> (control act wrapper).</w:t>
      </w:r>
    </w:p>
    <w:p w14:paraId="5E37AB0F" w14:textId="77777777" w:rsidR="007A1F44" w:rsidRPr="00977EA3" w:rsidRDefault="007A1F44" w:rsidP="00971004">
      <w:pPr>
        <w:pStyle w:val="Corpotesto"/>
      </w:pPr>
      <w:r w:rsidRPr="00977EA3">
        <w:t xml:space="preserve">The Consumer may then send a query continuation message as a subsequent query request for the next increment of responses. </w:t>
      </w:r>
    </w:p>
    <w:p w14:paraId="18AA4375" w14:textId="77777777" w:rsidR="007A1F44" w:rsidRPr="00977EA3" w:rsidRDefault="007A1F44" w:rsidP="00971004">
      <w:pPr>
        <w:pStyle w:val="Corpotesto"/>
      </w:pPr>
      <w:r w:rsidRPr="00977EA3">
        <w:rPr>
          <w:b/>
          <w:bCs/>
        </w:rPr>
        <w:t>Case 2</w:t>
      </w:r>
      <w:r w:rsidRPr="00977EA3">
        <w:t xml:space="preserve">: The Patient Demographics Supplier finds (in the patient information source associated with </w:t>
      </w:r>
      <w:proofErr w:type="spellStart"/>
      <w:r w:rsidRPr="00977EA3">
        <w:rPr>
          <w:i/>
          <w:iCs/>
        </w:rPr>
        <w:t>Receiver.Device</w:t>
      </w:r>
      <w:proofErr w:type="spellEnd"/>
      <w:r w:rsidRPr="00977EA3">
        <w:rPr>
          <w:i/>
          <w:iCs/>
        </w:rPr>
        <w:t xml:space="preserve"> </w:t>
      </w:r>
      <w:r w:rsidRPr="00977EA3">
        <w:rPr>
          <w:iCs/>
        </w:rPr>
        <w:t>in the query transmission wrapper</w:t>
      </w:r>
      <w:r w:rsidRPr="00977EA3">
        <w:t xml:space="preserve">) at least one patient record matching the criteria sent in the query parameters. One or more </w:t>
      </w:r>
      <w:proofErr w:type="spellStart"/>
      <w:r w:rsidRPr="00977EA3">
        <w:rPr>
          <w:i/>
          <w:iCs/>
        </w:rPr>
        <w:t>OtherIDsScopingOrganization</w:t>
      </w:r>
      <w:proofErr w:type="spellEnd"/>
      <w:r w:rsidRPr="00977EA3">
        <w:t xml:space="preserve"> parameters are present in the query; the Supplier recognizes all the requested domains.</w:t>
      </w:r>
    </w:p>
    <w:p w14:paraId="56EA8D49" w14:textId="77777777" w:rsidR="007A1F44" w:rsidRPr="00977EA3" w:rsidRDefault="007A1F44" w:rsidP="00971004">
      <w:pPr>
        <w:pStyle w:val="Corpotesto"/>
      </w:pPr>
      <w:r w:rsidRPr="00977EA3">
        <w:rPr>
          <w:b/>
          <w:bCs/>
        </w:rPr>
        <w:lastRenderedPageBreak/>
        <w:t>AA</w:t>
      </w:r>
      <w:r w:rsidRPr="00977EA3">
        <w:t xml:space="preserve"> (application accept) is returned in </w:t>
      </w:r>
      <w:proofErr w:type="spellStart"/>
      <w:r w:rsidRPr="00977EA3">
        <w:rPr>
          <w:i/>
        </w:rPr>
        <w:t>Acknowledgement.typeCode</w:t>
      </w:r>
      <w:proofErr w:type="spellEnd"/>
      <w:r w:rsidRPr="00977EA3">
        <w:t xml:space="preserve"> (transmission wrapper).</w:t>
      </w:r>
    </w:p>
    <w:p w14:paraId="7F3B02AE" w14:textId="77777777" w:rsidR="007A1F44" w:rsidRPr="00977EA3" w:rsidRDefault="007A1F44" w:rsidP="00971004">
      <w:pPr>
        <w:pStyle w:val="Corpotesto"/>
      </w:pPr>
      <w:r w:rsidRPr="00977EA3">
        <w:rPr>
          <w:b/>
          <w:bCs/>
        </w:rPr>
        <w:t>OK</w:t>
      </w:r>
      <w:r w:rsidRPr="00977EA3">
        <w:t xml:space="preserve"> (data found, no errors) is returned in </w:t>
      </w:r>
      <w:proofErr w:type="spellStart"/>
      <w:r w:rsidRPr="00977EA3">
        <w:rPr>
          <w:i/>
        </w:rPr>
        <w:t>QueryAck.queryResponseCode</w:t>
      </w:r>
      <w:proofErr w:type="spellEnd"/>
      <w:r w:rsidRPr="00977EA3">
        <w:t xml:space="preserve"> (control act wrapper)</w:t>
      </w:r>
    </w:p>
    <w:p w14:paraId="15E2D343" w14:textId="77777777" w:rsidR="007A1F44" w:rsidRPr="00977EA3" w:rsidRDefault="007A1F44" w:rsidP="00971004">
      <w:pPr>
        <w:pStyle w:val="Corpotesto"/>
      </w:pPr>
      <w:r w:rsidRPr="00977EA3">
        <w:t xml:space="preserve">One </w:t>
      </w:r>
      <w:proofErr w:type="spellStart"/>
      <w:r w:rsidRPr="00977EA3">
        <w:rPr>
          <w:i/>
        </w:rPr>
        <w:t>RegistrationEvent</w:t>
      </w:r>
      <w:proofErr w:type="spellEnd"/>
      <w:r w:rsidRPr="00977EA3">
        <w:t xml:space="preserve"> (and the associated </w:t>
      </w:r>
      <w:r w:rsidRPr="00977EA3">
        <w:rPr>
          <w:i/>
        </w:rPr>
        <w:t>Patient</w:t>
      </w:r>
      <w:r w:rsidRPr="00977EA3">
        <w:t xml:space="preserve"> role, subject of that event) is returned from the patient information source for each patient record found. If the Patient Demographics Supplier returns data for multiple patients, it shall return these data in successive occurrences of the </w:t>
      </w:r>
      <w:proofErr w:type="spellStart"/>
      <w:r w:rsidRPr="00977EA3">
        <w:rPr>
          <w:i/>
        </w:rPr>
        <w:t>RegistrationEvent</w:t>
      </w:r>
      <w:proofErr w:type="spellEnd"/>
      <w:r w:rsidRPr="00977EA3">
        <w:t xml:space="preserve"> class within the transmission wrapper.</w:t>
      </w:r>
    </w:p>
    <w:p w14:paraId="39CF632B" w14:textId="77777777" w:rsidR="007A1F44" w:rsidRPr="00977EA3" w:rsidRDefault="007A1F44" w:rsidP="00971004">
      <w:pPr>
        <w:pStyle w:val="Corpotesto"/>
      </w:pPr>
      <w:r w:rsidRPr="00977EA3">
        <w:t xml:space="preserve">For each patient, the identifiers from all the Patient ID Domains requested via the </w:t>
      </w:r>
      <w:proofErr w:type="spellStart"/>
      <w:r w:rsidRPr="00977EA3">
        <w:rPr>
          <w:i/>
        </w:rPr>
        <w:t>OtherIDsScopingOrganization</w:t>
      </w:r>
      <w:proofErr w:type="spellEnd"/>
      <w:r w:rsidRPr="00977EA3">
        <w:t xml:space="preserve"> parameter are returned either as values of the </w:t>
      </w:r>
      <w:r w:rsidRPr="00977EA3">
        <w:rPr>
          <w:i/>
        </w:rPr>
        <w:t>Patient.id</w:t>
      </w:r>
      <w:r w:rsidRPr="00977EA3">
        <w:t xml:space="preserve"> attribute, or as values of the </w:t>
      </w:r>
      <w:r w:rsidRPr="00977EA3">
        <w:rPr>
          <w:i/>
        </w:rPr>
        <w:t>OtherIDs.id</w:t>
      </w:r>
      <w:r w:rsidRPr="00977EA3">
        <w:t xml:space="preserve"> </w:t>
      </w:r>
      <w:r w:rsidRPr="00977EA3">
        <w:rPr>
          <w:szCs w:val="24"/>
        </w:rPr>
        <w:t>attribute. The same patient identifier value shall not appear in both the Patient.id and OtherIDs.id attributes. The Patient Demographics consumer shall consider the identifiers from both places as equivalently</w:t>
      </w:r>
      <w:r w:rsidRPr="00977EA3">
        <w:t xml:space="preserve"> valid. If the Patient Demographics supplier cannot provide a patient ID for some of the requested Patient ID Domains, then an </w:t>
      </w:r>
      <w:r w:rsidRPr="00977EA3">
        <w:rPr>
          <w:i/>
        </w:rPr>
        <w:t>OtherIDs.id</w:t>
      </w:r>
      <w:r w:rsidRPr="00977EA3">
        <w:t xml:space="preserve"> attribute shall have an appropriate null value, and the </w:t>
      </w:r>
      <w:proofErr w:type="spellStart"/>
      <w:r w:rsidRPr="00977EA3">
        <w:rPr>
          <w:i/>
        </w:rPr>
        <w:t>ScopingOrganization</w:t>
      </w:r>
      <w:proofErr w:type="spellEnd"/>
      <w:r w:rsidRPr="00977EA3">
        <w:t xml:space="preserve"> class shall identify the corresponding domain. </w:t>
      </w:r>
    </w:p>
    <w:p w14:paraId="641C3A71" w14:textId="34143B73" w:rsidR="007A1F44" w:rsidRPr="00977EA3" w:rsidRDefault="007A1F44" w:rsidP="00971004">
      <w:pPr>
        <w:pStyle w:val="Corpotesto"/>
      </w:pPr>
      <w:r w:rsidRPr="00977EA3">
        <w:t xml:space="preserve">If an incremental number of records are specified in </w:t>
      </w:r>
      <w:proofErr w:type="spellStart"/>
      <w:r w:rsidRPr="00977EA3">
        <w:rPr>
          <w:i/>
          <w:iCs/>
        </w:rPr>
        <w:t>QueryByParamter.initialQuantity</w:t>
      </w:r>
      <w:proofErr w:type="spellEnd"/>
      <w:r w:rsidRPr="00977EA3">
        <w:t xml:space="preserve">, and the number of records to be sent exceeds that incremental number, and the Patient Demographics Supplier supports the Continuation Option, the Supplier returns only the incremental number of records, correctly populating the </w:t>
      </w:r>
      <w:proofErr w:type="spellStart"/>
      <w:r w:rsidRPr="00977EA3">
        <w:rPr>
          <w:i/>
        </w:rPr>
        <w:t>resultTotalQuantity</w:t>
      </w:r>
      <w:proofErr w:type="spellEnd"/>
      <w:r w:rsidRPr="00977EA3">
        <w:t xml:space="preserve">, </w:t>
      </w:r>
      <w:proofErr w:type="spellStart"/>
      <w:r w:rsidRPr="00977EA3">
        <w:rPr>
          <w:i/>
        </w:rPr>
        <w:t>resultCurrentQuantity</w:t>
      </w:r>
      <w:proofErr w:type="spellEnd"/>
      <w:r w:rsidRPr="00977EA3">
        <w:t xml:space="preserve">, and </w:t>
      </w:r>
      <w:proofErr w:type="spellStart"/>
      <w:r w:rsidRPr="00977EA3">
        <w:rPr>
          <w:i/>
        </w:rPr>
        <w:t>resultRemainingQuantity</w:t>
      </w:r>
      <w:proofErr w:type="spellEnd"/>
      <w:r w:rsidRPr="00977EA3">
        <w:t xml:space="preserve"> attributes of the </w:t>
      </w:r>
      <w:proofErr w:type="spellStart"/>
      <w:r w:rsidRPr="00977EA3">
        <w:rPr>
          <w:i/>
        </w:rPr>
        <w:t>QueryAck</w:t>
      </w:r>
      <w:proofErr w:type="spellEnd"/>
      <w:r w:rsidRPr="00977EA3">
        <w:t xml:space="preserve"> class in the control act wrapper. The consumer will sen</w:t>
      </w:r>
      <w:r w:rsidR="00073088">
        <w:t>d</w:t>
      </w:r>
      <w:r w:rsidRPr="00977EA3">
        <w:t xml:space="preserve"> a query continuation message as a subsequent query request for the next increment of responses. If the Supplier does not support the Continuation Option, then AE (application error) is returned in the </w:t>
      </w:r>
      <w:proofErr w:type="spellStart"/>
      <w:r w:rsidRPr="00977EA3">
        <w:t>Acknowledgement.typeCode</w:t>
      </w:r>
      <w:proofErr w:type="spellEnd"/>
      <w:r w:rsidRPr="00977EA3">
        <w:t xml:space="preserve"> (transmission wrapper) and AE (application error) is returned in </w:t>
      </w:r>
      <w:proofErr w:type="spellStart"/>
      <w:r w:rsidRPr="00977EA3">
        <w:t>QueryAck.queryResponseCode</w:t>
      </w:r>
      <w:proofErr w:type="spellEnd"/>
      <w:r w:rsidRPr="00977EA3">
        <w:t xml:space="preserve"> (control act wrapper).</w:t>
      </w:r>
    </w:p>
    <w:p w14:paraId="29FAE861" w14:textId="77777777" w:rsidR="007A1F44" w:rsidRPr="00977EA3" w:rsidRDefault="007A1F44" w:rsidP="00971004">
      <w:pPr>
        <w:pStyle w:val="Corpotesto"/>
      </w:pPr>
      <w:r w:rsidRPr="00977EA3">
        <w:rPr>
          <w:b/>
          <w:bCs/>
        </w:rPr>
        <w:t>Case 3</w:t>
      </w:r>
      <w:r w:rsidRPr="00977EA3">
        <w:t xml:space="preserve">: The Patient Demographics Supplier does not recognize one or more </w:t>
      </w:r>
      <w:proofErr w:type="spellStart"/>
      <w:r w:rsidRPr="00977EA3">
        <w:rPr>
          <w:i/>
          <w:iCs/>
        </w:rPr>
        <w:t>OtherIDsScopingOrganization</w:t>
      </w:r>
      <w:proofErr w:type="spellEnd"/>
      <w:r w:rsidRPr="00977EA3">
        <w:t xml:space="preserve"> parameters as representing valid Patient Identity Domains.</w:t>
      </w:r>
    </w:p>
    <w:p w14:paraId="19B19739" w14:textId="77777777" w:rsidR="007A1F44" w:rsidRPr="00977EA3" w:rsidRDefault="007A1F44" w:rsidP="00971004">
      <w:pPr>
        <w:pStyle w:val="Corpotesto"/>
      </w:pPr>
      <w:r w:rsidRPr="00977EA3">
        <w:rPr>
          <w:b/>
          <w:bCs/>
        </w:rPr>
        <w:t>AE</w:t>
      </w:r>
      <w:r w:rsidRPr="00977EA3">
        <w:t xml:space="preserve"> (application error) is returned in </w:t>
      </w:r>
      <w:proofErr w:type="spellStart"/>
      <w:r w:rsidRPr="00977EA3">
        <w:rPr>
          <w:i/>
        </w:rPr>
        <w:t>Acknowledgement.typeCode</w:t>
      </w:r>
      <w:proofErr w:type="spellEnd"/>
      <w:r w:rsidRPr="00977EA3">
        <w:t xml:space="preserve"> (transmission wrapper) and in </w:t>
      </w:r>
      <w:proofErr w:type="spellStart"/>
      <w:r w:rsidRPr="00977EA3">
        <w:rPr>
          <w:i/>
        </w:rPr>
        <w:t>QueryAck.queryResponseCode</w:t>
      </w:r>
      <w:proofErr w:type="spellEnd"/>
      <w:r w:rsidRPr="00977EA3">
        <w:t xml:space="preserve"> (control act wrapper).</w:t>
      </w:r>
    </w:p>
    <w:p w14:paraId="4D033235" w14:textId="77777777" w:rsidR="007A1F44" w:rsidRPr="00977EA3" w:rsidRDefault="007A1F44" w:rsidP="00971004">
      <w:pPr>
        <w:pStyle w:val="Corpotesto"/>
      </w:pPr>
      <w:r w:rsidRPr="00977EA3">
        <w:t xml:space="preserve">No </w:t>
      </w:r>
      <w:proofErr w:type="spellStart"/>
      <w:r w:rsidRPr="00977EA3">
        <w:rPr>
          <w:i/>
        </w:rPr>
        <w:t>RegistrationEvent</w:t>
      </w:r>
      <w:proofErr w:type="spellEnd"/>
      <w:r w:rsidRPr="00977EA3">
        <w:t xml:space="preserve"> is returned.</w:t>
      </w:r>
    </w:p>
    <w:p w14:paraId="0EAA068E" w14:textId="77777777" w:rsidR="007A1F44" w:rsidRPr="00977EA3" w:rsidRDefault="007A1F44" w:rsidP="00971004">
      <w:pPr>
        <w:pStyle w:val="Corpotesto"/>
      </w:pPr>
      <w:r w:rsidRPr="00977EA3">
        <w:t xml:space="preserve">The queried-for patient identification domains are returned in the </w:t>
      </w:r>
      <w:proofErr w:type="spellStart"/>
      <w:r w:rsidRPr="00977EA3">
        <w:rPr>
          <w:i/>
        </w:rPr>
        <w:t>QueryByParameter</w:t>
      </w:r>
      <w:proofErr w:type="spellEnd"/>
      <w:r w:rsidRPr="00977EA3">
        <w:t xml:space="preserve"> parameter list (control act wrapper).</w:t>
      </w:r>
    </w:p>
    <w:p w14:paraId="2BCA2D42" w14:textId="77777777" w:rsidR="007A1F44" w:rsidRPr="00977EA3" w:rsidRDefault="007A1F44" w:rsidP="00971004">
      <w:pPr>
        <w:pStyle w:val="Corpotesto"/>
      </w:pPr>
      <w:r w:rsidRPr="00977EA3">
        <w:t xml:space="preserve">For each domain that was not recognized, an </w:t>
      </w:r>
      <w:proofErr w:type="spellStart"/>
      <w:r w:rsidRPr="00977EA3">
        <w:t>AcknowledgmentDetail</w:t>
      </w:r>
      <w:proofErr w:type="spellEnd"/>
      <w:r w:rsidRPr="00977EA3">
        <w:t xml:space="preserve"> class is returned in which the attributes </w:t>
      </w:r>
      <w:proofErr w:type="spellStart"/>
      <w:r w:rsidRPr="00977EA3">
        <w:t>typeCode</w:t>
      </w:r>
      <w:proofErr w:type="spellEnd"/>
      <w:r w:rsidRPr="00977EA3">
        <w:t>, code, and location are valued as follows:</w:t>
      </w:r>
    </w:p>
    <w:p w14:paraId="0637153F" w14:textId="77777777" w:rsidR="007A1F44" w:rsidRPr="00977EA3"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6663"/>
      </w:tblGrid>
      <w:tr w:rsidR="007A1F44" w:rsidRPr="00977EA3" w14:paraId="5414616C" w14:textId="77777777">
        <w:trPr>
          <w:cantSplit/>
          <w:tblHeader/>
          <w:jc w:val="center"/>
        </w:trPr>
        <w:tc>
          <w:tcPr>
            <w:tcW w:w="0" w:type="auto"/>
            <w:shd w:val="clear" w:color="auto" w:fill="D9D9D9"/>
          </w:tcPr>
          <w:p w14:paraId="0A36C451"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72161444" w14:textId="77777777" w:rsidR="007A1F44" w:rsidRPr="00977EA3" w:rsidRDefault="007A1F44" w:rsidP="00A53067">
            <w:pPr>
              <w:pStyle w:val="TableEntryHeader"/>
              <w:rPr>
                <w:noProof w:val="0"/>
              </w:rPr>
            </w:pPr>
            <w:r w:rsidRPr="00977EA3">
              <w:rPr>
                <w:noProof w:val="0"/>
              </w:rPr>
              <w:t>VALUE</w:t>
            </w:r>
          </w:p>
        </w:tc>
      </w:tr>
      <w:tr w:rsidR="007A1F44" w:rsidRPr="00977EA3" w14:paraId="45E5B94E" w14:textId="77777777" w:rsidTr="003462A5">
        <w:trPr>
          <w:cantSplit/>
          <w:jc w:val="center"/>
        </w:trPr>
        <w:tc>
          <w:tcPr>
            <w:tcW w:w="0" w:type="auto"/>
          </w:tcPr>
          <w:p w14:paraId="2CEA5BA7" w14:textId="77777777" w:rsidR="007A1F44" w:rsidRPr="00977EA3" w:rsidRDefault="007A1F44" w:rsidP="00971004">
            <w:pPr>
              <w:pStyle w:val="TableEntry"/>
              <w:rPr>
                <w:noProof w:val="0"/>
              </w:rPr>
            </w:pPr>
            <w:proofErr w:type="spellStart"/>
            <w:r w:rsidRPr="00977EA3">
              <w:rPr>
                <w:noProof w:val="0"/>
              </w:rPr>
              <w:t>typeCode</w:t>
            </w:r>
            <w:proofErr w:type="spellEnd"/>
          </w:p>
        </w:tc>
        <w:tc>
          <w:tcPr>
            <w:tcW w:w="0" w:type="auto"/>
          </w:tcPr>
          <w:p w14:paraId="35CAF354" w14:textId="77777777" w:rsidR="007A1F44" w:rsidRPr="00977EA3" w:rsidRDefault="007A1F44" w:rsidP="00971004">
            <w:pPr>
              <w:pStyle w:val="TableEntry"/>
              <w:rPr>
                <w:noProof w:val="0"/>
              </w:rPr>
            </w:pPr>
            <w:r w:rsidRPr="00977EA3">
              <w:rPr>
                <w:noProof w:val="0"/>
              </w:rPr>
              <w:t>E</w:t>
            </w:r>
          </w:p>
        </w:tc>
      </w:tr>
      <w:tr w:rsidR="007A1F44" w:rsidRPr="00977EA3" w14:paraId="64AA0DA6" w14:textId="77777777" w:rsidTr="003462A5">
        <w:trPr>
          <w:cantSplit/>
          <w:jc w:val="center"/>
        </w:trPr>
        <w:tc>
          <w:tcPr>
            <w:tcW w:w="0" w:type="auto"/>
          </w:tcPr>
          <w:p w14:paraId="1902AC5F" w14:textId="77777777" w:rsidR="007A1F44" w:rsidRPr="00977EA3" w:rsidRDefault="007A1F44" w:rsidP="00971004">
            <w:pPr>
              <w:pStyle w:val="TableEntry"/>
              <w:rPr>
                <w:noProof w:val="0"/>
              </w:rPr>
            </w:pPr>
            <w:r w:rsidRPr="00977EA3">
              <w:rPr>
                <w:noProof w:val="0"/>
              </w:rPr>
              <w:t>code</w:t>
            </w:r>
          </w:p>
        </w:tc>
        <w:tc>
          <w:tcPr>
            <w:tcW w:w="0" w:type="auto"/>
          </w:tcPr>
          <w:p w14:paraId="169B737C"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6A9E6425" w14:textId="77777777" w:rsidTr="003462A5">
        <w:trPr>
          <w:cantSplit/>
          <w:jc w:val="center"/>
        </w:trPr>
        <w:tc>
          <w:tcPr>
            <w:tcW w:w="0" w:type="auto"/>
          </w:tcPr>
          <w:p w14:paraId="6ADA7C95" w14:textId="77777777" w:rsidR="007A1F44" w:rsidRPr="00977EA3" w:rsidRDefault="007A1F44" w:rsidP="00971004">
            <w:pPr>
              <w:pStyle w:val="TableEntry"/>
              <w:rPr>
                <w:noProof w:val="0"/>
              </w:rPr>
            </w:pPr>
            <w:r w:rsidRPr="00977EA3">
              <w:rPr>
                <w:noProof w:val="0"/>
              </w:rPr>
              <w:t>location</w:t>
            </w:r>
          </w:p>
        </w:tc>
        <w:tc>
          <w:tcPr>
            <w:tcW w:w="0" w:type="auto"/>
          </w:tcPr>
          <w:p w14:paraId="5AEA53D1" w14:textId="77777777" w:rsidR="007A1F44" w:rsidRPr="00977EA3" w:rsidRDefault="007A1F44" w:rsidP="00971004">
            <w:pPr>
              <w:pStyle w:val="TableEntry"/>
              <w:rPr>
                <w:noProof w:val="0"/>
              </w:rPr>
            </w:pPr>
            <w:r w:rsidRPr="00977EA3">
              <w:rPr>
                <w:noProof w:val="0"/>
              </w:rPr>
              <w:t xml:space="preserve">XPath expression for the value element of the </w:t>
            </w:r>
            <w:proofErr w:type="spellStart"/>
            <w:r w:rsidRPr="00977EA3">
              <w:rPr>
                <w:noProof w:val="0"/>
              </w:rPr>
              <w:t>OtherIDsScopingOrganization</w:t>
            </w:r>
            <w:proofErr w:type="spellEnd"/>
            <w:r w:rsidRPr="00977EA3">
              <w:rPr>
                <w:noProof w:val="0"/>
              </w:rPr>
              <w:t xml:space="preserve"> parameter</w:t>
            </w:r>
            <w:r w:rsidRPr="00977EA3">
              <w:rPr>
                <w:noProof w:val="0"/>
              </w:rPr>
              <w:br/>
              <w:t>(which includes the repetition number of the parameter)</w:t>
            </w:r>
          </w:p>
        </w:tc>
      </w:tr>
    </w:tbl>
    <w:p w14:paraId="5974DCDF" w14:textId="1F431B29"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903" w:name="_Toc169692779"/>
      <w:r w:rsidRPr="00977EA3">
        <w:rPr>
          <w:noProof w:val="0"/>
        </w:rPr>
        <w:lastRenderedPageBreak/>
        <w:t>3.47.4.2.3.1 Web Services Port Type and Binding Definitions</w:t>
      </w:r>
      <w:bookmarkEnd w:id="2903"/>
    </w:p>
    <w:p w14:paraId="734A3365" w14:textId="77777777" w:rsidR="007A1F44" w:rsidRPr="00977EA3" w:rsidRDefault="007A1F44" w:rsidP="00971004">
      <w:pPr>
        <w:pStyle w:val="Corpotesto"/>
        <w:rPr>
          <w:b/>
        </w:rPr>
      </w:pPr>
      <w:r w:rsidRPr="00977EA3">
        <w:rPr>
          <w:b/>
        </w:rPr>
        <w:t>IHE-WSP201) The attribute /</w:t>
      </w:r>
      <w:proofErr w:type="spellStart"/>
      <w:r w:rsidRPr="00977EA3">
        <w:rPr>
          <w:b/>
        </w:rPr>
        <w:t>wsdl:definitions</w:t>
      </w:r>
      <w:proofErr w:type="spellEnd"/>
      <w:r w:rsidRPr="00977EA3">
        <w:rPr>
          <w:b/>
        </w:rPr>
        <w:t>/@name SHALL be “</w:t>
      </w:r>
      <w:proofErr w:type="spellStart"/>
      <w:r w:rsidRPr="00977EA3">
        <w:rPr>
          <w:b/>
        </w:rPr>
        <w:t>PDSupplier</w:t>
      </w:r>
      <w:proofErr w:type="spellEnd"/>
      <w:r w:rsidRPr="00977EA3">
        <w:rPr>
          <w:b/>
        </w:rPr>
        <w:t>”.</w:t>
      </w:r>
    </w:p>
    <w:p w14:paraId="00A2A879" w14:textId="77777777" w:rsidR="007A1F44" w:rsidRPr="00977EA3" w:rsidRDefault="007A1F44" w:rsidP="00971004">
      <w:pPr>
        <w:pStyle w:val="Corpotesto"/>
      </w:pPr>
      <w:r w:rsidRPr="00977EA3">
        <w:t>The following WSDL naming conventions SHALL apply:</w:t>
      </w:r>
    </w:p>
    <w:p w14:paraId="7B25EA51" w14:textId="77777777" w:rsidR="007A1F44" w:rsidRPr="00977EA3" w:rsidRDefault="007A1F44" w:rsidP="00971004">
      <w:pPr>
        <w:spacing w:before="0"/>
        <w:rPr>
          <w:rFonts w:ascii="Courier New" w:hAnsi="Courier New"/>
          <w:sz w:val="20"/>
        </w:rPr>
      </w:pPr>
      <w:r w:rsidRPr="00977EA3">
        <w:tab/>
      </w:r>
      <w:proofErr w:type="spellStart"/>
      <w:r w:rsidRPr="00977EA3">
        <w:rPr>
          <w:rFonts w:ascii="Courier New" w:hAnsi="Courier New"/>
          <w:sz w:val="20"/>
        </w:rPr>
        <w:t>wsdl:definitions</w:t>
      </w:r>
      <w:proofErr w:type="spellEnd"/>
      <w:r w:rsidRPr="00977EA3">
        <w:rPr>
          <w:rFonts w:ascii="Courier New" w:hAnsi="Courier New"/>
          <w:sz w:val="20"/>
        </w:rPr>
        <w:t>/@name="</w:t>
      </w:r>
      <w:proofErr w:type="spellStart"/>
      <w:r w:rsidRPr="00977EA3">
        <w:rPr>
          <w:rFonts w:ascii="Courier New" w:hAnsi="Courier New"/>
          <w:sz w:val="20"/>
        </w:rPr>
        <w:t>PDSupplier</w:t>
      </w:r>
      <w:proofErr w:type="spellEnd"/>
      <w:r w:rsidRPr="00977EA3">
        <w:rPr>
          <w:rFonts w:ascii="Courier New" w:hAnsi="Courier New"/>
          <w:sz w:val="20"/>
        </w:rPr>
        <w:t>":</w:t>
      </w:r>
    </w:p>
    <w:p w14:paraId="789B26C0" w14:textId="77777777" w:rsidR="007A1F44" w:rsidRPr="00977EA3" w:rsidRDefault="007A1F44" w:rsidP="00971004">
      <w:pPr>
        <w:spacing w:before="0"/>
        <w:rPr>
          <w:rFonts w:ascii="Courier New" w:hAnsi="Courier New"/>
          <w:sz w:val="20"/>
        </w:rPr>
      </w:pPr>
      <w:r w:rsidRPr="00977EA3">
        <w:rPr>
          <w:rFonts w:ascii="Courier New" w:hAnsi="Courier New"/>
          <w:sz w:val="20"/>
        </w:rPr>
        <w:tab/>
        <w:t>patient demographics query    -&gt; "</w:t>
      </w:r>
      <w:r w:rsidRPr="00977EA3">
        <w:rPr>
          <w:rStyle w:val="Enfasigrassetto"/>
          <w:rFonts w:ascii="Courier New" w:hAnsi="Courier New" w:cs="Courier New"/>
          <w:b w:val="0"/>
          <w:sz w:val="20"/>
        </w:rPr>
        <w:t>PRPA_IN201305UV02</w:t>
      </w:r>
      <w:r w:rsidRPr="00977EA3">
        <w:rPr>
          <w:rFonts w:ascii="Courier New" w:hAnsi="Courier New"/>
          <w:sz w:val="20"/>
        </w:rPr>
        <w:t>_Message"</w:t>
      </w:r>
    </w:p>
    <w:p w14:paraId="732A8CC2" w14:textId="77777777" w:rsidR="007A1F44" w:rsidRPr="00E63AF6" w:rsidRDefault="007A1F44" w:rsidP="00971004">
      <w:pPr>
        <w:spacing w:before="0"/>
        <w:rPr>
          <w:rFonts w:ascii="Courier New" w:hAnsi="Courier New"/>
          <w:sz w:val="20"/>
          <w:lang w:val="fr-FR"/>
          <w:rPrChange w:id="2904" w:author="Gregorio Canal" w:date="2019-05-22T14:54:00Z">
            <w:rPr>
              <w:rFonts w:ascii="Courier New" w:hAnsi="Courier New"/>
              <w:sz w:val="20"/>
            </w:rPr>
          </w:rPrChange>
        </w:rPr>
      </w:pPr>
      <w:r w:rsidRPr="00977EA3">
        <w:rPr>
          <w:rFonts w:ascii="Courier New" w:hAnsi="Courier New"/>
          <w:sz w:val="20"/>
        </w:rPr>
        <w:tab/>
      </w:r>
      <w:r w:rsidRPr="00E63AF6">
        <w:rPr>
          <w:rFonts w:ascii="Courier New" w:hAnsi="Courier New"/>
          <w:sz w:val="20"/>
          <w:lang w:val="fr-FR"/>
          <w:rPrChange w:id="2905" w:author="Gregorio Canal" w:date="2019-05-22T14:54:00Z">
            <w:rPr>
              <w:rFonts w:ascii="Courier New" w:hAnsi="Courier New"/>
              <w:sz w:val="20"/>
            </w:rPr>
          </w:rPrChange>
        </w:rPr>
        <w:t xml:space="preserve">patient </w:t>
      </w:r>
      <w:proofErr w:type="spellStart"/>
      <w:r w:rsidRPr="00E63AF6">
        <w:rPr>
          <w:rFonts w:ascii="Courier New" w:hAnsi="Courier New"/>
          <w:sz w:val="20"/>
          <w:lang w:val="fr-FR"/>
          <w:rPrChange w:id="2906" w:author="Gregorio Canal" w:date="2019-05-22T14:54:00Z">
            <w:rPr>
              <w:rFonts w:ascii="Courier New" w:hAnsi="Courier New"/>
              <w:sz w:val="20"/>
            </w:rPr>
          </w:rPrChange>
        </w:rPr>
        <w:t>demographics</w:t>
      </w:r>
      <w:proofErr w:type="spellEnd"/>
      <w:r w:rsidRPr="00E63AF6">
        <w:rPr>
          <w:rFonts w:ascii="Courier New" w:hAnsi="Courier New"/>
          <w:sz w:val="20"/>
          <w:lang w:val="fr-FR"/>
          <w:rPrChange w:id="2907" w:author="Gregorio Canal" w:date="2019-05-22T14:54:00Z">
            <w:rPr>
              <w:rFonts w:ascii="Courier New" w:hAnsi="Courier New"/>
              <w:sz w:val="20"/>
            </w:rPr>
          </w:rPrChange>
        </w:rPr>
        <w:t xml:space="preserve"> </w:t>
      </w:r>
      <w:proofErr w:type="spellStart"/>
      <w:r w:rsidRPr="00E63AF6">
        <w:rPr>
          <w:rFonts w:ascii="Courier New" w:hAnsi="Courier New"/>
          <w:sz w:val="20"/>
          <w:lang w:val="fr-FR"/>
          <w:rPrChange w:id="2908" w:author="Gregorio Canal" w:date="2019-05-22T14:54:00Z">
            <w:rPr>
              <w:rFonts w:ascii="Courier New" w:hAnsi="Courier New"/>
              <w:sz w:val="20"/>
            </w:rPr>
          </w:rPrChange>
        </w:rPr>
        <w:t>response</w:t>
      </w:r>
      <w:proofErr w:type="spellEnd"/>
      <w:r w:rsidRPr="00E63AF6">
        <w:rPr>
          <w:rFonts w:ascii="Courier New" w:hAnsi="Courier New"/>
          <w:sz w:val="20"/>
          <w:lang w:val="fr-FR"/>
          <w:rPrChange w:id="2909" w:author="Gregorio Canal" w:date="2019-05-22T14:54:00Z">
            <w:rPr>
              <w:rFonts w:ascii="Courier New" w:hAnsi="Courier New"/>
              <w:sz w:val="20"/>
            </w:rPr>
          </w:rPrChange>
        </w:rPr>
        <w:t xml:space="preserve"> -&gt; </w:t>
      </w:r>
      <w:r w:rsidRPr="00E63AF6">
        <w:rPr>
          <w:rStyle w:val="Enfasigrassetto"/>
          <w:rFonts w:ascii="Courier New" w:hAnsi="Courier New"/>
          <w:b w:val="0"/>
          <w:sz w:val="20"/>
          <w:lang w:val="fr-FR"/>
          <w:rPrChange w:id="2910" w:author="Gregorio Canal" w:date="2019-05-22T14:54:00Z">
            <w:rPr>
              <w:rStyle w:val="Enfasigrassetto"/>
              <w:rFonts w:ascii="Courier New" w:hAnsi="Courier New"/>
              <w:b w:val="0"/>
              <w:sz w:val="20"/>
            </w:rPr>
          </w:rPrChange>
        </w:rPr>
        <w:t>"PRPA_IN201306UV02</w:t>
      </w:r>
      <w:r w:rsidRPr="00E63AF6">
        <w:rPr>
          <w:rFonts w:ascii="Courier New" w:hAnsi="Courier New"/>
          <w:sz w:val="20"/>
          <w:lang w:val="fr-FR"/>
          <w:rPrChange w:id="2911" w:author="Gregorio Canal" w:date="2019-05-22T14:54:00Z">
            <w:rPr>
              <w:rFonts w:ascii="Courier New" w:hAnsi="Courier New"/>
              <w:sz w:val="20"/>
            </w:rPr>
          </w:rPrChange>
        </w:rPr>
        <w:t>_Message"</w:t>
      </w:r>
    </w:p>
    <w:p w14:paraId="4266D5CE" w14:textId="77777777" w:rsidR="007A1F44" w:rsidRPr="00E63AF6" w:rsidRDefault="007A1F44" w:rsidP="00971004">
      <w:pPr>
        <w:spacing w:before="0"/>
        <w:rPr>
          <w:rFonts w:ascii="Courier New" w:hAnsi="Courier New"/>
          <w:sz w:val="20"/>
          <w:lang w:val="fr-FR"/>
          <w:rPrChange w:id="2912" w:author="Gregorio Canal" w:date="2019-05-22T14:54:00Z">
            <w:rPr>
              <w:rFonts w:ascii="Courier New" w:hAnsi="Courier New"/>
              <w:sz w:val="20"/>
            </w:rPr>
          </w:rPrChange>
        </w:rPr>
      </w:pPr>
      <w:r w:rsidRPr="00E63AF6">
        <w:rPr>
          <w:rFonts w:ascii="Courier New" w:hAnsi="Courier New"/>
          <w:sz w:val="20"/>
          <w:lang w:val="fr-FR"/>
          <w:rPrChange w:id="2913" w:author="Gregorio Canal" w:date="2019-05-22T14:54:00Z">
            <w:rPr>
              <w:rFonts w:ascii="Courier New" w:hAnsi="Courier New"/>
              <w:sz w:val="20"/>
            </w:rPr>
          </w:rPrChange>
        </w:rPr>
        <w:tab/>
        <w:t xml:space="preserve">continuation </w:t>
      </w:r>
      <w:proofErr w:type="spellStart"/>
      <w:r w:rsidRPr="00E63AF6">
        <w:rPr>
          <w:rFonts w:ascii="Courier New" w:hAnsi="Courier New"/>
          <w:sz w:val="20"/>
          <w:lang w:val="fr-FR"/>
          <w:rPrChange w:id="2914" w:author="Gregorio Canal" w:date="2019-05-22T14:54:00Z">
            <w:rPr>
              <w:rFonts w:ascii="Courier New" w:hAnsi="Courier New"/>
              <w:sz w:val="20"/>
            </w:rPr>
          </w:rPrChange>
        </w:rPr>
        <w:t>query</w:t>
      </w:r>
      <w:proofErr w:type="spellEnd"/>
      <w:r w:rsidRPr="00E63AF6">
        <w:rPr>
          <w:rFonts w:ascii="Courier New" w:hAnsi="Courier New"/>
          <w:sz w:val="20"/>
          <w:lang w:val="fr-FR"/>
          <w:rPrChange w:id="2915" w:author="Gregorio Canal" w:date="2019-05-22T14:54:00Z">
            <w:rPr>
              <w:rFonts w:ascii="Courier New" w:hAnsi="Courier New"/>
              <w:sz w:val="20"/>
            </w:rPr>
          </w:rPrChange>
        </w:rPr>
        <w:t xml:space="preserve">            -&gt; </w:t>
      </w:r>
      <w:r w:rsidRPr="00E63AF6">
        <w:rPr>
          <w:rStyle w:val="Enfasigrassetto"/>
          <w:rFonts w:ascii="Courier New" w:hAnsi="Courier New"/>
          <w:b w:val="0"/>
          <w:sz w:val="20"/>
          <w:lang w:val="fr-FR"/>
          <w:rPrChange w:id="2916" w:author="Gregorio Canal" w:date="2019-05-22T14:54:00Z">
            <w:rPr>
              <w:rStyle w:val="Enfasigrassetto"/>
              <w:rFonts w:ascii="Courier New" w:hAnsi="Courier New"/>
              <w:b w:val="0"/>
              <w:sz w:val="20"/>
            </w:rPr>
          </w:rPrChange>
        </w:rPr>
        <w:t>"QUQI_IN000003UV01</w:t>
      </w:r>
      <w:r w:rsidRPr="00E63AF6">
        <w:rPr>
          <w:rFonts w:ascii="Courier New" w:hAnsi="Courier New"/>
          <w:sz w:val="20"/>
          <w:lang w:val="fr-FR"/>
          <w:rPrChange w:id="2917" w:author="Gregorio Canal" w:date="2019-05-22T14:54:00Z">
            <w:rPr>
              <w:rFonts w:ascii="Courier New" w:hAnsi="Courier New"/>
              <w:sz w:val="20"/>
            </w:rPr>
          </w:rPrChange>
        </w:rPr>
        <w:t>_Message"</w:t>
      </w:r>
    </w:p>
    <w:p w14:paraId="7E2505E4" w14:textId="77777777" w:rsidR="007A1F44" w:rsidRPr="00E63AF6" w:rsidRDefault="007A1F44" w:rsidP="00971004">
      <w:pPr>
        <w:spacing w:before="0"/>
        <w:rPr>
          <w:rFonts w:ascii="Courier New" w:hAnsi="Courier New"/>
          <w:sz w:val="20"/>
          <w:lang w:val="fr-FR"/>
          <w:rPrChange w:id="2918" w:author="Gregorio Canal" w:date="2019-05-22T14:54:00Z">
            <w:rPr>
              <w:rFonts w:ascii="Courier New" w:hAnsi="Courier New"/>
              <w:sz w:val="20"/>
            </w:rPr>
          </w:rPrChange>
        </w:rPr>
      </w:pPr>
      <w:r w:rsidRPr="00E63AF6">
        <w:rPr>
          <w:rFonts w:ascii="Courier New" w:hAnsi="Courier New"/>
          <w:sz w:val="20"/>
          <w:lang w:val="fr-FR"/>
          <w:rPrChange w:id="2919" w:author="Gregorio Canal" w:date="2019-05-22T14:54:00Z">
            <w:rPr>
              <w:rFonts w:ascii="Courier New" w:hAnsi="Courier New"/>
              <w:sz w:val="20"/>
            </w:rPr>
          </w:rPrChange>
        </w:rPr>
        <w:tab/>
      </w:r>
      <w:proofErr w:type="spellStart"/>
      <w:r w:rsidRPr="00E63AF6">
        <w:rPr>
          <w:rFonts w:ascii="Courier New" w:hAnsi="Courier New"/>
          <w:sz w:val="20"/>
          <w:lang w:val="fr-FR"/>
          <w:rPrChange w:id="2920" w:author="Gregorio Canal" w:date="2019-05-22T14:54:00Z">
            <w:rPr>
              <w:rFonts w:ascii="Courier New" w:hAnsi="Courier New"/>
              <w:sz w:val="20"/>
            </w:rPr>
          </w:rPrChange>
        </w:rPr>
        <w:t>accept</w:t>
      </w:r>
      <w:proofErr w:type="spellEnd"/>
      <w:r w:rsidRPr="00E63AF6">
        <w:rPr>
          <w:rFonts w:ascii="Courier New" w:hAnsi="Courier New"/>
          <w:sz w:val="20"/>
          <w:lang w:val="fr-FR"/>
          <w:rPrChange w:id="2921" w:author="Gregorio Canal" w:date="2019-05-22T14:54:00Z">
            <w:rPr>
              <w:rFonts w:ascii="Courier New" w:hAnsi="Courier New"/>
              <w:sz w:val="20"/>
            </w:rPr>
          </w:rPrChange>
        </w:rPr>
        <w:t xml:space="preserve"> </w:t>
      </w:r>
      <w:proofErr w:type="spellStart"/>
      <w:r w:rsidRPr="00E63AF6">
        <w:rPr>
          <w:rFonts w:ascii="Courier New" w:hAnsi="Courier New"/>
          <w:sz w:val="20"/>
          <w:lang w:val="fr-FR"/>
          <w:rPrChange w:id="2922" w:author="Gregorio Canal" w:date="2019-05-22T14:54:00Z">
            <w:rPr>
              <w:rFonts w:ascii="Courier New" w:hAnsi="Courier New"/>
              <w:sz w:val="20"/>
            </w:rPr>
          </w:rPrChange>
        </w:rPr>
        <w:t>acknowledgement</w:t>
      </w:r>
      <w:proofErr w:type="spellEnd"/>
      <w:r w:rsidRPr="00E63AF6">
        <w:rPr>
          <w:rFonts w:ascii="Courier New" w:hAnsi="Courier New"/>
          <w:sz w:val="20"/>
          <w:lang w:val="fr-FR"/>
          <w:rPrChange w:id="2923" w:author="Gregorio Canal" w:date="2019-05-22T14:54:00Z">
            <w:rPr>
              <w:rFonts w:ascii="Courier New" w:hAnsi="Courier New"/>
              <w:sz w:val="20"/>
            </w:rPr>
          </w:rPrChange>
        </w:rPr>
        <w:t xml:space="preserve">        -&gt; "</w:t>
      </w:r>
      <w:r w:rsidRPr="00E63AF6">
        <w:rPr>
          <w:rStyle w:val="Enfasigrassetto"/>
          <w:rFonts w:ascii="Courier New" w:hAnsi="Courier New"/>
          <w:b w:val="0"/>
          <w:sz w:val="20"/>
          <w:lang w:val="fr-FR"/>
          <w:rPrChange w:id="2924" w:author="Gregorio Canal" w:date="2019-05-22T14:54:00Z">
            <w:rPr>
              <w:rStyle w:val="Enfasigrassetto"/>
              <w:rFonts w:ascii="Courier New" w:hAnsi="Courier New"/>
              <w:b w:val="0"/>
              <w:sz w:val="20"/>
            </w:rPr>
          </w:rPrChange>
        </w:rPr>
        <w:t>MCCI_IN000002UV01</w:t>
      </w:r>
      <w:r w:rsidRPr="00E63AF6">
        <w:rPr>
          <w:rFonts w:ascii="Courier New" w:hAnsi="Courier New"/>
          <w:sz w:val="20"/>
          <w:lang w:val="fr-FR"/>
          <w:rPrChange w:id="2925" w:author="Gregorio Canal" w:date="2019-05-22T14:54:00Z">
            <w:rPr>
              <w:rFonts w:ascii="Courier New" w:hAnsi="Courier New"/>
              <w:sz w:val="20"/>
            </w:rPr>
          </w:rPrChange>
        </w:rPr>
        <w:t>_Message"</w:t>
      </w:r>
    </w:p>
    <w:p w14:paraId="6D5FF5A9" w14:textId="77777777" w:rsidR="007A1F44" w:rsidRPr="00E63AF6" w:rsidRDefault="007A1F44" w:rsidP="00971004">
      <w:pPr>
        <w:spacing w:before="0"/>
        <w:rPr>
          <w:rFonts w:ascii="Courier New" w:hAnsi="Courier New"/>
          <w:sz w:val="20"/>
          <w:lang w:val="fr-FR"/>
          <w:rPrChange w:id="2926" w:author="Gregorio Canal" w:date="2019-05-22T14:54:00Z">
            <w:rPr>
              <w:rFonts w:ascii="Courier New" w:hAnsi="Courier New"/>
              <w:sz w:val="20"/>
            </w:rPr>
          </w:rPrChange>
        </w:rPr>
      </w:pPr>
      <w:r w:rsidRPr="00E63AF6">
        <w:rPr>
          <w:rFonts w:ascii="Courier New" w:hAnsi="Courier New"/>
          <w:sz w:val="20"/>
          <w:lang w:val="fr-FR"/>
          <w:rPrChange w:id="2927" w:author="Gregorio Canal" w:date="2019-05-22T14:54:00Z">
            <w:rPr>
              <w:rFonts w:ascii="Courier New" w:hAnsi="Courier New"/>
              <w:sz w:val="20"/>
            </w:rPr>
          </w:rPrChange>
        </w:rPr>
        <w:tab/>
      </w:r>
      <w:proofErr w:type="spellStart"/>
      <w:r w:rsidRPr="00E63AF6">
        <w:rPr>
          <w:rFonts w:ascii="Courier New" w:hAnsi="Courier New"/>
          <w:sz w:val="20"/>
          <w:lang w:val="fr-FR"/>
          <w:rPrChange w:id="2928" w:author="Gregorio Canal" w:date="2019-05-22T14:54:00Z">
            <w:rPr>
              <w:rFonts w:ascii="Courier New" w:hAnsi="Courier New"/>
              <w:sz w:val="20"/>
            </w:rPr>
          </w:rPrChange>
        </w:rPr>
        <w:t>portType</w:t>
      </w:r>
      <w:proofErr w:type="spellEnd"/>
      <w:r w:rsidRPr="00E63AF6">
        <w:rPr>
          <w:rFonts w:ascii="Courier New" w:hAnsi="Courier New"/>
          <w:sz w:val="20"/>
          <w:lang w:val="fr-FR"/>
          <w:rPrChange w:id="2929" w:author="Gregorio Canal" w:date="2019-05-22T14:54:00Z">
            <w:rPr>
              <w:rFonts w:ascii="Courier New" w:hAnsi="Courier New"/>
              <w:sz w:val="20"/>
            </w:rPr>
          </w:rPrChange>
        </w:rPr>
        <w:t xml:space="preserve">                      -&gt; "</w:t>
      </w:r>
      <w:proofErr w:type="spellStart"/>
      <w:r w:rsidRPr="00E63AF6">
        <w:rPr>
          <w:rStyle w:val="Enfasigrassetto"/>
          <w:rFonts w:ascii="Courier New" w:hAnsi="Courier New"/>
          <w:b w:val="0"/>
          <w:sz w:val="20"/>
          <w:lang w:val="fr-FR"/>
          <w:rPrChange w:id="2930" w:author="Gregorio Canal" w:date="2019-05-22T14:54:00Z">
            <w:rPr>
              <w:rStyle w:val="Enfasigrassetto"/>
              <w:rFonts w:ascii="Courier New" w:hAnsi="Courier New"/>
              <w:b w:val="0"/>
              <w:sz w:val="20"/>
            </w:rPr>
          </w:rPrChange>
        </w:rPr>
        <w:t>PDSupplier</w:t>
      </w:r>
      <w:r w:rsidRPr="00E63AF6">
        <w:rPr>
          <w:rFonts w:ascii="Courier New" w:hAnsi="Courier New"/>
          <w:sz w:val="20"/>
          <w:lang w:val="fr-FR"/>
          <w:rPrChange w:id="2931" w:author="Gregorio Canal" w:date="2019-05-22T14:54:00Z">
            <w:rPr>
              <w:rFonts w:ascii="Courier New" w:hAnsi="Courier New"/>
              <w:sz w:val="20"/>
            </w:rPr>
          </w:rPrChange>
        </w:rPr>
        <w:t>_PortType</w:t>
      </w:r>
      <w:proofErr w:type="spellEnd"/>
      <w:r w:rsidRPr="00E63AF6">
        <w:rPr>
          <w:rFonts w:ascii="Courier New" w:hAnsi="Courier New"/>
          <w:sz w:val="20"/>
          <w:lang w:val="fr-FR"/>
          <w:rPrChange w:id="2932" w:author="Gregorio Canal" w:date="2019-05-22T14:54:00Z">
            <w:rPr>
              <w:rFonts w:ascii="Courier New" w:hAnsi="Courier New"/>
              <w:sz w:val="20"/>
            </w:rPr>
          </w:rPrChange>
        </w:rPr>
        <w:t>"</w:t>
      </w:r>
    </w:p>
    <w:p w14:paraId="15603BB9" w14:textId="77777777" w:rsidR="007A1F44" w:rsidRPr="00E63AF6" w:rsidRDefault="007A1F44" w:rsidP="00971004">
      <w:pPr>
        <w:spacing w:before="0"/>
        <w:rPr>
          <w:rFonts w:ascii="Courier New" w:hAnsi="Courier New"/>
          <w:sz w:val="20"/>
          <w:lang w:val="fr-FR"/>
          <w:rPrChange w:id="2933" w:author="Gregorio Canal" w:date="2019-05-22T14:54:00Z">
            <w:rPr>
              <w:rFonts w:ascii="Courier New" w:hAnsi="Courier New"/>
              <w:sz w:val="20"/>
            </w:rPr>
          </w:rPrChange>
        </w:rPr>
      </w:pPr>
      <w:r w:rsidRPr="00E63AF6">
        <w:rPr>
          <w:rFonts w:ascii="Courier New" w:hAnsi="Courier New"/>
          <w:sz w:val="20"/>
          <w:lang w:val="fr-FR"/>
          <w:rPrChange w:id="2934" w:author="Gregorio Canal" w:date="2019-05-22T14:54:00Z">
            <w:rPr>
              <w:rFonts w:ascii="Courier New" w:hAnsi="Courier New"/>
              <w:sz w:val="20"/>
            </w:rPr>
          </w:rPrChange>
        </w:rPr>
        <w:tab/>
      </w:r>
      <w:proofErr w:type="spellStart"/>
      <w:r w:rsidRPr="00E63AF6">
        <w:rPr>
          <w:rFonts w:ascii="Courier New" w:hAnsi="Courier New"/>
          <w:sz w:val="20"/>
          <w:lang w:val="fr-FR"/>
          <w:rPrChange w:id="2935" w:author="Gregorio Canal" w:date="2019-05-22T14:54:00Z">
            <w:rPr>
              <w:rFonts w:ascii="Courier New" w:hAnsi="Courier New"/>
              <w:sz w:val="20"/>
            </w:rPr>
          </w:rPrChange>
        </w:rPr>
        <w:t>get</w:t>
      </w:r>
      <w:proofErr w:type="spellEnd"/>
      <w:r w:rsidRPr="00E63AF6">
        <w:rPr>
          <w:rFonts w:ascii="Courier New" w:hAnsi="Courier New"/>
          <w:sz w:val="20"/>
          <w:lang w:val="fr-FR"/>
          <w:rPrChange w:id="2936" w:author="Gregorio Canal" w:date="2019-05-22T14:54:00Z">
            <w:rPr>
              <w:rFonts w:ascii="Courier New" w:hAnsi="Courier New"/>
              <w:sz w:val="20"/>
            </w:rPr>
          </w:rPrChange>
        </w:rPr>
        <w:t xml:space="preserve"> candidates </w:t>
      </w:r>
      <w:proofErr w:type="spellStart"/>
      <w:r w:rsidRPr="00E63AF6">
        <w:rPr>
          <w:rFonts w:ascii="Courier New" w:hAnsi="Courier New"/>
          <w:sz w:val="20"/>
          <w:lang w:val="fr-FR"/>
          <w:rPrChange w:id="2937" w:author="Gregorio Canal" w:date="2019-05-22T14:54:00Z">
            <w:rPr>
              <w:rFonts w:ascii="Courier New" w:hAnsi="Courier New"/>
              <w:sz w:val="20"/>
            </w:rPr>
          </w:rPrChange>
        </w:rPr>
        <w:t>operation</w:t>
      </w:r>
      <w:proofErr w:type="spellEnd"/>
      <w:r w:rsidRPr="00E63AF6">
        <w:rPr>
          <w:rFonts w:ascii="Courier New" w:hAnsi="Courier New"/>
          <w:sz w:val="20"/>
          <w:lang w:val="fr-FR"/>
          <w:rPrChange w:id="2938" w:author="Gregorio Canal" w:date="2019-05-22T14:54:00Z">
            <w:rPr>
              <w:rFonts w:ascii="Courier New" w:hAnsi="Courier New"/>
              <w:sz w:val="20"/>
            </w:rPr>
          </w:rPrChange>
        </w:rPr>
        <w:t xml:space="preserve">      -&gt; "</w:t>
      </w:r>
      <w:r w:rsidRPr="00E63AF6">
        <w:rPr>
          <w:rStyle w:val="Enfasigrassetto"/>
          <w:rFonts w:ascii="Courier New" w:hAnsi="Courier New" w:cs="Courier New"/>
          <w:b w:val="0"/>
          <w:sz w:val="20"/>
          <w:lang w:val="fr-FR"/>
          <w:rPrChange w:id="2939" w:author="Gregorio Canal" w:date="2019-05-22T14:54:00Z">
            <w:rPr>
              <w:rStyle w:val="Enfasigrassetto"/>
              <w:rFonts w:ascii="Courier New" w:hAnsi="Courier New" w:cs="Courier New"/>
              <w:b w:val="0"/>
              <w:sz w:val="20"/>
            </w:rPr>
          </w:rPrChange>
        </w:rPr>
        <w:t>PDSupplier</w:t>
      </w:r>
      <w:r w:rsidRPr="00E63AF6">
        <w:rPr>
          <w:rFonts w:ascii="Courier New" w:hAnsi="Courier New"/>
          <w:sz w:val="20"/>
          <w:lang w:val="fr-FR"/>
          <w:rPrChange w:id="2940" w:author="Gregorio Canal" w:date="2019-05-22T14:54:00Z">
            <w:rPr>
              <w:rFonts w:ascii="Courier New" w:hAnsi="Courier New"/>
              <w:sz w:val="20"/>
            </w:rPr>
          </w:rPrChange>
        </w:rPr>
        <w:t>_PRPA_IN201305UV02"</w:t>
      </w:r>
    </w:p>
    <w:p w14:paraId="27DFEE44" w14:textId="77777777" w:rsidR="007A1F44" w:rsidRPr="00E63AF6" w:rsidRDefault="007A1F44" w:rsidP="00971004">
      <w:pPr>
        <w:spacing w:before="0"/>
        <w:rPr>
          <w:rFonts w:ascii="Courier New" w:hAnsi="Courier New"/>
          <w:sz w:val="20"/>
          <w:lang w:val="fr-FR"/>
          <w:rPrChange w:id="2941" w:author="Gregorio Canal" w:date="2019-05-22T14:54:00Z">
            <w:rPr>
              <w:rFonts w:ascii="Courier New" w:hAnsi="Courier New"/>
              <w:sz w:val="20"/>
            </w:rPr>
          </w:rPrChange>
        </w:rPr>
      </w:pPr>
      <w:r w:rsidRPr="00E63AF6">
        <w:rPr>
          <w:rFonts w:ascii="Courier New" w:hAnsi="Courier New"/>
          <w:sz w:val="20"/>
          <w:lang w:val="fr-FR"/>
          <w:rPrChange w:id="2942" w:author="Gregorio Canal" w:date="2019-05-22T14:54:00Z">
            <w:rPr>
              <w:rFonts w:ascii="Courier New" w:hAnsi="Courier New"/>
              <w:sz w:val="20"/>
            </w:rPr>
          </w:rPrChange>
        </w:rPr>
        <w:tab/>
        <w:t xml:space="preserve">continuation </w:t>
      </w:r>
      <w:proofErr w:type="spellStart"/>
      <w:r w:rsidRPr="00E63AF6">
        <w:rPr>
          <w:rFonts w:ascii="Courier New" w:hAnsi="Courier New"/>
          <w:sz w:val="20"/>
          <w:lang w:val="fr-FR"/>
          <w:rPrChange w:id="2943" w:author="Gregorio Canal" w:date="2019-05-22T14:54:00Z">
            <w:rPr>
              <w:rFonts w:ascii="Courier New" w:hAnsi="Courier New"/>
              <w:sz w:val="20"/>
            </w:rPr>
          </w:rPrChange>
        </w:rPr>
        <w:t>operation</w:t>
      </w:r>
      <w:proofErr w:type="spellEnd"/>
      <w:r w:rsidRPr="00E63AF6">
        <w:rPr>
          <w:rFonts w:ascii="Courier New" w:hAnsi="Courier New"/>
          <w:sz w:val="20"/>
          <w:lang w:val="fr-FR"/>
          <w:rPrChange w:id="2944" w:author="Gregorio Canal" w:date="2019-05-22T14:54:00Z">
            <w:rPr>
              <w:rFonts w:ascii="Courier New" w:hAnsi="Courier New"/>
              <w:sz w:val="20"/>
            </w:rPr>
          </w:rPrChange>
        </w:rPr>
        <w:t xml:space="preserve">        -&gt; "</w:t>
      </w:r>
      <w:r w:rsidRPr="00E63AF6">
        <w:rPr>
          <w:rStyle w:val="Enfasigrassetto"/>
          <w:rFonts w:ascii="Courier New" w:hAnsi="Courier New" w:cs="Courier New"/>
          <w:b w:val="0"/>
          <w:sz w:val="20"/>
          <w:lang w:val="fr-FR"/>
          <w:rPrChange w:id="2945" w:author="Gregorio Canal" w:date="2019-05-22T14:54:00Z">
            <w:rPr>
              <w:rStyle w:val="Enfasigrassetto"/>
              <w:rFonts w:ascii="Courier New" w:hAnsi="Courier New" w:cs="Courier New"/>
              <w:b w:val="0"/>
              <w:sz w:val="20"/>
            </w:rPr>
          </w:rPrChange>
        </w:rPr>
        <w:t>PDSupplier</w:t>
      </w:r>
      <w:r w:rsidRPr="00E63AF6">
        <w:rPr>
          <w:rFonts w:ascii="Courier New" w:hAnsi="Courier New"/>
          <w:sz w:val="20"/>
          <w:lang w:val="fr-FR"/>
          <w:rPrChange w:id="2946" w:author="Gregorio Canal" w:date="2019-05-22T14:54:00Z">
            <w:rPr>
              <w:rFonts w:ascii="Courier New" w:hAnsi="Courier New"/>
              <w:sz w:val="20"/>
            </w:rPr>
          </w:rPrChange>
        </w:rPr>
        <w:t>_PRPA_IN201305UV02_Continue"</w:t>
      </w:r>
    </w:p>
    <w:p w14:paraId="54C47A2C" w14:textId="77777777" w:rsidR="007A1F44" w:rsidRPr="00977EA3" w:rsidRDefault="007A1F44" w:rsidP="00971004">
      <w:pPr>
        <w:spacing w:before="0"/>
        <w:rPr>
          <w:rFonts w:ascii="Courier New" w:hAnsi="Courier New"/>
          <w:sz w:val="20"/>
        </w:rPr>
      </w:pPr>
      <w:r w:rsidRPr="00E63AF6">
        <w:rPr>
          <w:rFonts w:ascii="Courier New" w:hAnsi="Courier New"/>
          <w:sz w:val="20"/>
          <w:lang w:val="fr-FR"/>
          <w:rPrChange w:id="2947" w:author="Gregorio Canal" w:date="2019-05-22T14:54:00Z">
            <w:rPr>
              <w:rFonts w:ascii="Courier New" w:hAnsi="Courier New"/>
              <w:sz w:val="20"/>
            </w:rPr>
          </w:rPrChange>
        </w:rPr>
        <w:tab/>
      </w:r>
      <w:r w:rsidRPr="00977EA3">
        <w:rPr>
          <w:rFonts w:ascii="Courier New" w:hAnsi="Courier New"/>
          <w:sz w:val="20"/>
        </w:rPr>
        <w:t>cancel operation              -&gt; "</w:t>
      </w:r>
      <w:r w:rsidRPr="00977EA3">
        <w:rPr>
          <w:rStyle w:val="Enfasigrassetto"/>
          <w:rFonts w:ascii="Courier New" w:hAnsi="Courier New" w:cs="Courier New"/>
          <w:b w:val="0"/>
          <w:sz w:val="20"/>
        </w:rPr>
        <w:t>PDSupplier</w:t>
      </w:r>
      <w:r w:rsidRPr="00977EA3">
        <w:rPr>
          <w:rFonts w:ascii="Courier New" w:hAnsi="Courier New"/>
          <w:sz w:val="20"/>
        </w:rPr>
        <w:t>_PRPA_IN201305UV02_Cancel"</w:t>
      </w:r>
    </w:p>
    <w:p w14:paraId="108FD12A"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Enfasigrassetto"/>
          <w:rFonts w:ascii="Courier New" w:hAnsi="Courier New" w:cs="Courier New"/>
          <w:b w:val="0"/>
          <w:sz w:val="20"/>
        </w:rPr>
        <w:t>PDSupplier</w:t>
      </w:r>
      <w:r w:rsidRPr="00977EA3">
        <w:rPr>
          <w:rFonts w:ascii="Courier New" w:hAnsi="Courier New"/>
          <w:sz w:val="20"/>
        </w:rPr>
        <w:t>_Binding_Soap12"</w:t>
      </w:r>
    </w:p>
    <w:p w14:paraId="7857F04D" w14:textId="77777777" w:rsidR="007A1F44" w:rsidRPr="00E63AF6" w:rsidRDefault="007A1F44" w:rsidP="00971004">
      <w:pPr>
        <w:spacing w:before="0"/>
        <w:rPr>
          <w:rFonts w:ascii="Courier New" w:hAnsi="Courier New"/>
          <w:sz w:val="20"/>
          <w:lang w:val="fr-FR"/>
          <w:rPrChange w:id="2948" w:author="Gregorio Canal" w:date="2019-05-22T14:54:00Z">
            <w:rPr>
              <w:rFonts w:ascii="Courier New" w:hAnsi="Courier New"/>
              <w:sz w:val="20"/>
            </w:rPr>
          </w:rPrChange>
        </w:rPr>
      </w:pPr>
      <w:r w:rsidRPr="00977EA3">
        <w:rPr>
          <w:rFonts w:ascii="Courier New" w:hAnsi="Courier New"/>
          <w:sz w:val="20"/>
        </w:rPr>
        <w:tab/>
      </w:r>
      <w:r w:rsidRPr="00E63AF6">
        <w:rPr>
          <w:rFonts w:ascii="Courier New" w:hAnsi="Courier New"/>
          <w:sz w:val="20"/>
          <w:lang w:val="fr-FR"/>
          <w:rPrChange w:id="2949" w:author="Gregorio Canal" w:date="2019-05-22T14:54:00Z">
            <w:rPr>
              <w:rFonts w:ascii="Courier New" w:hAnsi="Courier New"/>
              <w:sz w:val="20"/>
            </w:rPr>
          </w:rPrChange>
        </w:rPr>
        <w:t>SOAP 1.2 port                 -&gt; "</w:t>
      </w:r>
      <w:r w:rsidRPr="00E63AF6">
        <w:rPr>
          <w:rStyle w:val="Enfasigrassetto"/>
          <w:rFonts w:ascii="Courier New" w:hAnsi="Courier New" w:cs="Courier New"/>
          <w:b w:val="0"/>
          <w:sz w:val="20"/>
          <w:lang w:val="fr-FR"/>
          <w:rPrChange w:id="2950" w:author="Gregorio Canal" w:date="2019-05-22T14:54:00Z">
            <w:rPr>
              <w:rStyle w:val="Enfasigrassetto"/>
              <w:rFonts w:ascii="Courier New" w:hAnsi="Courier New" w:cs="Courier New"/>
              <w:b w:val="0"/>
              <w:sz w:val="20"/>
            </w:rPr>
          </w:rPrChange>
        </w:rPr>
        <w:t>PDSupplier</w:t>
      </w:r>
      <w:r w:rsidRPr="00E63AF6">
        <w:rPr>
          <w:rFonts w:ascii="Courier New" w:hAnsi="Courier New"/>
          <w:sz w:val="20"/>
          <w:lang w:val="fr-FR"/>
          <w:rPrChange w:id="2951" w:author="Gregorio Canal" w:date="2019-05-22T14:54:00Z">
            <w:rPr>
              <w:rFonts w:ascii="Courier New" w:hAnsi="Courier New"/>
              <w:sz w:val="20"/>
            </w:rPr>
          </w:rPrChange>
        </w:rPr>
        <w:t>_Port_Soap12"</w:t>
      </w:r>
    </w:p>
    <w:p w14:paraId="60AAB514" w14:textId="77777777" w:rsidR="007A1F44" w:rsidRPr="00E63AF6" w:rsidRDefault="007A1F44" w:rsidP="003462A5">
      <w:pPr>
        <w:pStyle w:val="Corpotesto"/>
        <w:rPr>
          <w:lang w:val="fr-FR"/>
          <w:rPrChange w:id="2952" w:author="Gregorio Canal" w:date="2019-05-22T14:54:00Z">
            <w:rPr/>
          </w:rPrChange>
        </w:rPr>
      </w:pPr>
    </w:p>
    <w:p w14:paraId="0FF1AAE4" w14:textId="77777777" w:rsidR="007A1F44" w:rsidRPr="00977EA3" w:rsidRDefault="007A1F44" w:rsidP="00971004">
      <w:pPr>
        <w:pStyle w:val="Corpotesto"/>
      </w:pPr>
      <w:r w:rsidRPr="00977EA3">
        <w:t xml:space="preserve">The following WSDL snippets specify the Patient Demographics Query Port Type and Binding definitions, according to the requirements specified in ITI TF-2x: Appendix V. </w:t>
      </w:r>
    </w:p>
    <w:p w14:paraId="4535B283" w14:textId="77777777" w:rsidR="007A1F44" w:rsidRPr="00E63AF6" w:rsidRDefault="007A1F44" w:rsidP="00971004">
      <w:pPr>
        <w:pStyle w:val="Titolo7"/>
        <w:numPr>
          <w:ilvl w:val="0"/>
          <w:numId w:val="0"/>
        </w:numPr>
        <w:tabs>
          <w:tab w:val="clear" w:pos="2160"/>
          <w:tab w:val="clear" w:pos="2880"/>
          <w:tab w:val="clear" w:pos="3600"/>
          <w:tab w:val="clear" w:pos="4320"/>
          <w:tab w:val="clear" w:pos="5040"/>
          <w:tab w:val="clear" w:pos="5760"/>
        </w:tabs>
        <w:rPr>
          <w:noProof w:val="0"/>
          <w:lang w:val="fr-FR"/>
          <w:rPrChange w:id="2953" w:author="Gregorio Canal" w:date="2019-05-22T14:54:00Z">
            <w:rPr>
              <w:noProof w:val="0"/>
            </w:rPr>
          </w:rPrChange>
        </w:rPr>
      </w:pPr>
      <w:bookmarkStart w:id="2954" w:name="_Toc169692780"/>
      <w:r w:rsidRPr="00E63AF6">
        <w:rPr>
          <w:noProof w:val="0"/>
          <w:lang w:val="fr-FR"/>
          <w:rPrChange w:id="2955" w:author="Gregorio Canal" w:date="2019-05-22T14:54:00Z">
            <w:rPr>
              <w:noProof w:val="0"/>
            </w:rPr>
          </w:rPrChange>
        </w:rPr>
        <w:t>3.47.4.2.3.1.1 Port Type</w:t>
      </w:r>
      <w:bookmarkEnd w:id="2954"/>
    </w:p>
    <w:p w14:paraId="380E2295" w14:textId="77777777" w:rsidR="007A1F44" w:rsidRPr="00E63AF6" w:rsidRDefault="007A1F44" w:rsidP="003462A5">
      <w:pPr>
        <w:pStyle w:val="Corpotesto"/>
        <w:rPr>
          <w:lang w:val="fr-FR"/>
          <w:rPrChange w:id="2956" w:author="Gregorio Canal" w:date="2019-05-22T14:54:00Z">
            <w:rPr/>
          </w:rPrChange>
        </w:rPr>
      </w:pPr>
    </w:p>
    <w:p w14:paraId="1151838D" w14:textId="77777777" w:rsidR="007A1F44" w:rsidRPr="00E63AF6" w:rsidRDefault="007A1F44" w:rsidP="00971004">
      <w:pPr>
        <w:spacing w:before="0"/>
        <w:rPr>
          <w:rFonts w:ascii="Courier New" w:hAnsi="Courier New"/>
          <w:sz w:val="20"/>
          <w:lang w:val="fr-FR"/>
          <w:rPrChange w:id="2957" w:author="Gregorio Canal" w:date="2019-05-22T14:54:00Z">
            <w:rPr>
              <w:rFonts w:ascii="Courier New" w:hAnsi="Courier New"/>
              <w:sz w:val="20"/>
            </w:rPr>
          </w:rPrChange>
        </w:rPr>
      </w:pPr>
      <w:r w:rsidRPr="00E63AF6">
        <w:rPr>
          <w:lang w:val="fr-FR"/>
          <w:rPrChange w:id="2958" w:author="Gregorio Canal" w:date="2019-05-22T14:54:00Z">
            <w:rPr/>
          </w:rPrChange>
        </w:rPr>
        <w:t xml:space="preserve">  </w:t>
      </w:r>
      <w:r w:rsidRPr="00E63AF6">
        <w:rPr>
          <w:rFonts w:ascii="Courier New" w:hAnsi="Courier New"/>
          <w:sz w:val="20"/>
          <w:lang w:val="fr-FR"/>
          <w:rPrChange w:id="2959" w:author="Gregorio Canal" w:date="2019-05-22T14:54:00Z">
            <w:rPr>
              <w:rFonts w:ascii="Courier New" w:hAnsi="Courier New"/>
              <w:sz w:val="20"/>
            </w:rPr>
          </w:rPrChange>
        </w:rPr>
        <w:t>&lt;</w:t>
      </w:r>
      <w:proofErr w:type="spellStart"/>
      <w:r w:rsidRPr="00E63AF6">
        <w:rPr>
          <w:rFonts w:ascii="Courier New" w:hAnsi="Courier New"/>
          <w:sz w:val="20"/>
          <w:lang w:val="fr-FR"/>
          <w:rPrChange w:id="2960" w:author="Gregorio Canal" w:date="2019-05-22T14:54:00Z">
            <w:rPr>
              <w:rFonts w:ascii="Courier New" w:hAnsi="Courier New"/>
              <w:sz w:val="20"/>
            </w:rPr>
          </w:rPrChange>
        </w:rPr>
        <w:t>portType</w:t>
      </w:r>
      <w:proofErr w:type="spellEnd"/>
      <w:r w:rsidRPr="00E63AF6">
        <w:rPr>
          <w:rFonts w:ascii="Courier New" w:hAnsi="Courier New"/>
          <w:sz w:val="20"/>
          <w:lang w:val="fr-FR"/>
          <w:rPrChange w:id="2961" w:author="Gregorio Canal" w:date="2019-05-22T14:54:00Z">
            <w:rPr>
              <w:rFonts w:ascii="Courier New" w:hAnsi="Courier New"/>
              <w:sz w:val="20"/>
            </w:rPr>
          </w:rPrChange>
        </w:rPr>
        <w:t xml:space="preserve"> </w:t>
      </w:r>
      <w:proofErr w:type="spellStart"/>
      <w:r w:rsidRPr="00E63AF6">
        <w:rPr>
          <w:rFonts w:ascii="Courier New" w:hAnsi="Courier New"/>
          <w:sz w:val="20"/>
          <w:lang w:val="fr-FR"/>
          <w:rPrChange w:id="2962" w:author="Gregorio Canal" w:date="2019-05-22T14:54:00Z">
            <w:rPr>
              <w:rFonts w:ascii="Courier New" w:hAnsi="Courier New"/>
              <w:sz w:val="20"/>
            </w:rPr>
          </w:rPrChange>
        </w:rPr>
        <w:t>name</w:t>
      </w:r>
      <w:proofErr w:type="spellEnd"/>
      <w:r w:rsidRPr="00E63AF6">
        <w:rPr>
          <w:rFonts w:ascii="Courier New" w:hAnsi="Courier New"/>
          <w:sz w:val="20"/>
          <w:lang w:val="fr-FR"/>
          <w:rPrChange w:id="2963" w:author="Gregorio Canal" w:date="2019-05-22T14:54:00Z">
            <w:rPr>
              <w:rFonts w:ascii="Courier New" w:hAnsi="Courier New"/>
              <w:sz w:val="20"/>
            </w:rPr>
          </w:rPrChange>
        </w:rPr>
        <w:t>="</w:t>
      </w:r>
      <w:proofErr w:type="spellStart"/>
      <w:r w:rsidRPr="00E63AF6">
        <w:rPr>
          <w:rFonts w:ascii="Courier New" w:hAnsi="Courier New"/>
          <w:sz w:val="20"/>
          <w:lang w:val="fr-FR"/>
          <w:rPrChange w:id="2964" w:author="Gregorio Canal" w:date="2019-05-22T14:54:00Z">
            <w:rPr>
              <w:rFonts w:ascii="Courier New" w:hAnsi="Courier New"/>
              <w:sz w:val="20"/>
            </w:rPr>
          </w:rPrChange>
        </w:rPr>
        <w:t>PDSupplier_PortType</w:t>
      </w:r>
      <w:proofErr w:type="spellEnd"/>
      <w:r w:rsidRPr="00E63AF6">
        <w:rPr>
          <w:rFonts w:ascii="Courier New" w:hAnsi="Courier New"/>
          <w:sz w:val="20"/>
          <w:lang w:val="fr-FR"/>
          <w:rPrChange w:id="2965" w:author="Gregorio Canal" w:date="2019-05-22T14:54:00Z">
            <w:rPr>
              <w:rFonts w:ascii="Courier New" w:hAnsi="Courier New"/>
              <w:sz w:val="20"/>
            </w:rPr>
          </w:rPrChange>
        </w:rPr>
        <w:t>"&gt;</w:t>
      </w:r>
    </w:p>
    <w:p w14:paraId="7F306E64" w14:textId="77777777" w:rsidR="007A1F44" w:rsidRPr="00977EA3" w:rsidRDefault="007A1F44" w:rsidP="00971004">
      <w:pPr>
        <w:spacing w:before="0"/>
        <w:rPr>
          <w:rFonts w:ascii="Courier New" w:hAnsi="Courier New"/>
          <w:sz w:val="20"/>
        </w:rPr>
      </w:pPr>
      <w:r w:rsidRPr="00E63AF6">
        <w:rPr>
          <w:rFonts w:ascii="Courier New" w:hAnsi="Courier New"/>
          <w:sz w:val="20"/>
          <w:lang w:val="fr-FR"/>
          <w:rPrChange w:id="2966" w:author="Gregorio Canal" w:date="2019-05-22T14:54:00Z">
            <w:rPr>
              <w:rFonts w:ascii="Courier New" w:hAnsi="Courier New"/>
              <w:sz w:val="20"/>
            </w:rPr>
          </w:rPrChange>
        </w:rPr>
        <w:t xml:space="preserve"> </w:t>
      </w:r>
      <w:r w:rsidRPr="00E63AF6">
        <w:rPr>
          <w:rFonts w:ascii="Courier New" w:hAnsi="Courier New"/>
          <w:sz w:val="20"/>
          <w:lang w:val="fr-FR"/>
          <w:rPrChange w:id="2967" w:author="Gregorio Canal" w:date="2019-05-22T14:54:00Z">
            <w:rPr>
              <w:rFonts w:ascii="Courier New" w:hAnsi="Courier New"/>
              <w:sz w:val="20"/>
            </w:rPr>
          </w:rPrChange>
        </w:rPr>
        <w:tab/>
      </w:r>
      <w:r w:rsidRPr="00977EA3">
        <w:rPr>
          <w:rFonts w:ascii="Courier New" w:hAnsi="Courier New"/>
          <w:sz w:val="20"/>
        </w:rPr>
        <w:t>&lt;operation name="</w:t>
      </w:r>
      <w:r w:rsidRPr="00977EA3">
        <w:rPr>
          <w:rStyle w:val="Enfasigrassetto"/>
          <w:rFonts w:ascii="Courier New" w:hAnsi="Courier New" w:cs="Courier New"/>
          <w:b w:val="0"/>
          <w:sz w:val="20"/>
        </w:rPr>
        <w:t>PDSupplier</w:t>
      </w:r>
      <w:r w:rsidRPr="00977EA3">
        <w:rPr>
          <w:rFonts w:ascii="Courier New" w:hAnsi="Courier New"/>
          <w:sz w:val="20"/>
        </w:rPr>
        <w:t>_PRPA_IN201305UV02"&gt;</w:t>
      </w:r>
    </w:p>
    <w:p w14:paraId="0007FF0C"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PRPA_IN201305UV02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PRPA_IN201305UV02</w:t>
      </w:r>
      <w:r w:rsidRPr="00977EA3">
        <w:rPr>
          <w:rFonts w:ascii="Courier New" w:hAnsi="Courier New"/>
          <w:sz w:val="20"/>
        </w:rPr>
        <w:t>"/&gt;</w:t>
      </w:r>
    </w:p>
    <w:p w14:paraId="4DD027A1"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Enfasigrassetto"/>
          <w:rFonts w:ascii="Courier New" w:hAnsi="Courier New" w:cs="Courier New"/>
          <w:b w:val="0"/>
          <w:sz w:val="20"/>
        </w:rPr>
        <w:t>PRPA_IN201306UV02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PRPA_IN201306UV02</w:t>
      </w:r>
      <w:r w:rsidRPr="00977EA3">
        <w:rPr>
          <w:rFonts w:ascii="Courier New" w:hAnsi="Courier New"/>
          <w:sz w:val="20"/>
        </w:rPr>
        <w:t>"/&gt;</w:t>
      </w:r>
    </w:p>
    <w:p w14:paraId="458D3523"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553C6B89" w14:textId="77777777" w:rsidR="007A1F44" w:rsidRPr="00977EA3" w:rsidRDefault="007A1F44" w:rsidP="00971004">
      <w:pPr>
        <w:spacing w:before="0"/>
        <w:rPr>
          <w:rFonts w:ascii="Courier New" w:hAnsi="Courier New"/>
          <w:sz w:val="20"/>
        </w:rPr>
      </w:pPr>
      <w:r w:rsidRPr="00977EA3">
        <w:rPr>
          <w:rFonts w:ascii="Courier New" w:hAnsi="Courier New"/>
          <w:sz w:val="20"/>
        </w:rPr>
        <w:tab/>
        <w:t>&lt;operation name="</w:t>
      </w:r>
      <w:r w:rsidRPr="00977EA3">
        <w:rPr>
          <w:rStyle w:val="Enfasigrassetto"/>
          <w:rFonts w:ascii="Courier New" w:hAnsi="Courier New" w:cs="Courier New"/>
          <w:b w:val="0"/>
          <w:sz w:val="20"/>
        </w:rPr>
        <w:t>PDSupplier</w:t>
      </w:r>
      <w:r w:rsidRPr="00977EA3">
        <w:rPr>
          <w:rFonts w:ascii="Courier New" w:hAnsi="Courier New"/>
          <w:sz w:val="20"/>
        </w:rPr>
        <w:t>_</w:t>
      </w:r>
      <w:r w:rsidRPr="00977EA3">
        <w:rPr>
          <w:rStyle w:val="Enfasigrassetto"/>
          <w:rFonts w:ascii="Courier New" w:hAnsi="Courier New" w:cs="Courier New"/>
          <w:b w:val="0"/>
          <w:sz w:val="20"/>
        </w:rPr>
        <w:t>QUQI_IN000003UV01</w:t>
      </w:r>
      <w:r w:rsidRPr="00977EA3">
        <w:rPr>
          <w:rFonts w:ascii="Courier New" w:hAnsi="Courier New"/>
          <w:sz w:val="20"/>
        </w:rPr>
        <w:t>_Continue"&gt;</w:t>
      </w:r>
    </w:p>
    <w:p w14:paraId="09F64F39"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QUQI_IN000003UV01</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QUQI_IN000003UV01_Continue</w:t>
      </w:r>
      <w:r w:rsidRPr="00977EA3">
        <w:rPr>
          <w:rFonts w:ascii="Courier New" w:hAnsi="Courier New"/>
          <w:sz w:val="20"/>
        </w:rPr>
        <w:t>"/&gt;</w:t>
      </w:r>
    </w:p>
    <w:p w14:paraId="4949F920"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Enfasigrassetto"/>
          <w:rFonts w:ascii="Courier New" w:hAnsi="Courier New" w:cs="Courier New"/>
          <w:b w:val="0"/>
          <w:sz w:val="20"/>
        </w:rPr>
        <w:t>PRPA_IN201306UV02</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PRPA_IN201306UV02</w:t>
      </w:r>
      <w:r w:rsidRPr="00977EA3">
        <w:rPr>
          <w:rFonts w:ascii="Courier New" w:hAnsi="Courier New"/>
          <w:sz w:val="20"/>
        </w:rPr>
        <w:t>"/&gt;</w:t>
      </w:r>
    </w:p>
    <w:p w14:paraId="35E71C0A"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E2B762F" w14:textId="77777777" w:rsidR="007A1F44" w:rsidRPr="00977EA3" w:rsidRDefault="007A1F44" w:rsidP="00971004">
      <w:pPr>
        <w:spacing w:before="0"/>
        <w:rPr>
          <w:rFonts w:ascii="Courier New" w:hAnsi="Courier New"/>
          <w:sz w:val="20"/>
        </w:rPr>
      </w:pPr>
      <w:r w:rsidRPr="00977EA3">
        <w:rPr>
          <w:rFonts w:ascii="Courier New" w:hAnsi="Courier New"/>
          <w:sz w:val="20"/>
        </w:rPr>
        <w:tab/>
        <w:t>&lt;operation name="</w:t>
      </w:r>
      <w:r w:rsidRPr="00977EA3">
        <w:rPr>
          <w:rStyle w:val="Enfasigrassetto"/>
          <w:rFonts w:ascii="Courier New" w:hAnsi="Courier New" w:cs="Courier New"/>
          <w:b w:val="0"/>
          <w:sz w:val="20"/>
        </w:rPr>
        <w:t>PIXManager</w:t>
      </w:r>
      <w:r w:rsidRPr="00977EA3">
        <w:rPr>
          <w:rFonts w:ascii="Courier New" w:hAnsi="Courier New" w:cs="Courier New"/>
          <w:sz w:val="20"/>
        </w:rPr>
        <w:t>_</w:t>
      </w:r>
      <w:r w:rsidRPr="00977EA3">
        <w:rPr>
          <w:rStyle w:val="Enfasigrassetto"/>
          <w:rFonts w:ascii="Courier New" w:hAnsi="Courier New" w:cs="Courier New"/>
          <w:b w:val="0"/>
          <w:sz w:val="20"/>
        </w:rPr>
        <w:t>QUQI_IN000003UV01</w:t>
      </w:r>
      <w:r w:rsidRPr="00977EA3">
        <w:rPr>
          <w:rFonts w:ascii="Courier New" w:hAnsi="Courier New"/>
          <w:sz w:val="20"/>
        </w:rPr>
        <w:t>_Cancel"&gt;</w:t>
      </w:r>
    </w:p>
    <w:p w14:paraId="6461DF02"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Enfasigrassetto"/>
          <w:rFonts w:ascii="Courier New" w:hAnsi="Courier New" w:cs="Courier New"/>
          <w:b w:val="0"/>
          <w:sz w:val="20"/>
        </w:rPr>
        <w:t>QUQI_IN000003UV01</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 xml:space="preserve"> QUQI_IN000003UV01_Cancel</w:t>
      </w:r>
      <w:r w:rsidRPr="00977EA3">
        <w:rPr>
          <w:rFonts w:ascii="Courier New" w:hAnsi="Courier New"/>
          <w:sz w:val="20"/>
        </w:rPr>
        <w:t>"/&gt;</w:t>
      </w:r>
    </w:p>
    <w:p w14:paraId="19B54C56"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message="tns:MCCI_</w:t>
      </w:r>
      <w:r w:rsidRPr="00977EA3">
        <w:rPr>
          <w:rStyle w:val="Enfasigrassetto"/>
          <w:rFonts w:ascii="Courier New" w:hAnsi="Courier New" w:cs="Courier New"/>
          <w:b w:val="0"/>
          <w:sz w:val="20"/>
        </w:rPr>
        <w:t>IN000002UV01</w:t>
      </w:r>
      <w:r w:rsidRPr="00977EA3">
        <w:rPr>
          <w:rFonts w:ascii="Courier New" w:hAnsi="Courier New"/>
          <w:sz w:val="20"/>
        </w:rPr>
        <w:t xml:space="preserve">_Message" </w:t>
      </w:r>
      <w:proofErr w:type="spellStart"/>
      <w:r w:rsidRPr="00977EA3">
        <w:rPr>
          <w:rFonts w:ascii="Courier New" w:hAnsi="Courier New"/>
          <w:sz w:val="20"/>
        </w:rPr>
        <w:t>wsaw:Action</w:t>
      </w:r>
      <w:proofErr w:type="spellEnd"/>
      <w:r w:rsidRPr="00977EA3">
        <w:rPr>
          <w:rFonts w:ascii="Courier New" w:hAnsi="Courier New"/>
          <w:sz w:val="20"/>
        </w:rPr>
        <w:t>="urn:hl7-org:v3:</w:t>
      </w:r>
      <w:r w:rsidRPr="00977EA3">
        <w:rPr>
          <w:rStyle w:val="Enfasigrassetto"/>
          <w:rFonts w:ascii="Courier New" w:hAnsi="Courier New" w:cs="Courier New"/>
          <w:b w:val="0"/>
          <w:sz w:val="20"/>
        </w:rPr>
        <w:t>MCCI_IN000002UV01</w:t>
      </w:r>
      <w:r w:rsidRPr="00977EA3">
        <w:rPr>
          <w:rFonts w:ascii="Courier New" w:hAnsi="Courier New"/>
          <w:sz w:val="20"/>
        </w:rPr>
        <w:t>"/&gt;</w:t>
      </w:r>
    </w:p>
    <w:p w14:paraId="5B3E3557"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C9129F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t>
      </w:r>
      <w:proofErr w:type="spellStart"/>
      <w:r w:rsidRPr="00977EA3">
        <w:rPr>
          <w:rFonts w:ascii="Courier New" w:hAnsi="Courier New"/>
          <w:sz w:val="20"/>
        </w:rPr>
        <w:t>portType</w:t>
      </w:r>
      <w:proofErr w:type="spellEnd"/>
      <w:r w:rsidRPr="00977EA3">
        <w:rPr>
          <w:rFonts w:ascii="Courier New" w:hAnsi="Courier New"/>
          <w:sz w:val="20"/>
        </w:rPr>
        <w:t>&gt;</w:t>
      </w:r>
    </w:p>
    <w:p w14:paraId="6804B183" w14:textId="77777777" w:rsidR="007A1F44" w:rsidRPr="00977EA3" w:rsidRDefault="007A1F44" w:rsidP="00971004">
      <w:pPr>
        <w:pStyle w:val="Titolo7"/>
        <w:numPr>
          <w:ilvl w:val="0"/>
          <w:numId w:val="0"/>
        </w:numPr>
        <w:tabs>
          <w:tab w:val="clear" w:pos="2160"/>
          <w:tab w:val="clear" w:pos="2880"/>
          <w:tab w:val="clear" w:pos="3600"/>
          <w:tab w:val="clear" w:pos="4320"/>
          <w:tab w:val="clear" w:pos="5040"/>
          <w:tab w:val="clear" w:pos="5760"/>
        </w:tabs>
        <w:rPr>
          <w:noProof w:val="0"/>
        </w:rPr>
      </w:pPr>
      <w:bookmarkStart w:id="2968" w:name="_Toc169692781"/>
      <w:r w:rsidRPr="00977EA3">
        <w:rPr>
          <w:noProof w:val="0"/>
        </w:rPr>
        <w:t>3.47.4.2.3.1.2 Bindings</w:t>
      </w:r>
      <w:bookmarkEnd w:id="2968"/>
    </w:p>
    <w:p w14:paraId="171AF04B" w14:textId="77777777" w:rsidR="007A1F44" w:rsidRPr="00977EA3" w:rsidRDefault="007A1F44" w:rsidP="00971004">
      <w:pPr>
        <w:pStyle w:val="Corpotesto"/>
      </w:pPr>
      <w:r w:rsidRPr="00977EA3">
        <w:t>SOAP 1.2 binding:</w:t>
      </w:r>
    </w:p>
    <w:p w14:paraId="7F8130D4"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1A3B2F1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 name="</w:t>
      </w:r>
      <w:r w:rsidRPr="00977EA3">
        <w:rPr>
          <w:rStyle w:val="Enfasigrassetto"/>
          <w:rFonts w:ascii="Courier New" w:hAnsi="Courier New" w:cs="Courier New"/>
          <w:b w:val="0"/>
          <w:sz w:val="20"/>
        </w:rPr>
        <w:t>PDSupplier</w:t>
      </w:r>
      <w:r w:rsidRPr="00977EA3">
        <w:rPr>
          <w:rFonts w:ascii="Courier New" w:hAnsi="Courier New"/>
          <w:sz w:val="20"/>
        </w:rPr>
        <w:t>_Binding_Soap12" type="</w:t>
      </w:r>
      <w:proofErr w:type="spellStart"/>
      <w:r w:rsidRPr="00977EA3">
        <w:rPr>
          <w:rFonts w:ascii="Courier New" w:hAnsi="Courier New"/>
          <w:sz w:val="20"/>
        </w:rPr>
        <w:t>PDSupplier</w:t>
      </w:r>
      <w:r w:rsidRPr="00977EA3">
        <w:rPr>
          <w:rStyle w:val="Enfasigrassetto"/>
          <w:rFonts w:ascii="Courier New" w:hAnsi="Courier New" w:cs="Courier New"/>
          <w:b w:val="0"/>
          <w:sz w:val="20"/>
        </w:rPr>
        <w:t>_</w:t>
      </w:r>
      <w:r w:rsidRPr="00977EA3">
        <w:rPr>
          <w:rFonts w:ascii="Courier New" w:hAnsi="Courier New"/>
          <w:sz w:val="20"/>
        </w:rPr>
        <w:t>PortType</w:t>
      </w:r>
      <w:proofErr w:type="spellEnd"/>
      <w:r w:rsidRPr="00977EA3">
        <w:rPr>
          <w:rFonts w:ascii="Courier New" w:hAnsi="Courier New"/>
          <w:sz w:val="20"/>
        </w:rPr>
        <w:t>"&gt;</w:t>
      </w:r>
    </w:p>
    <w:p w14:paraId="6B89C1B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1ED8A2A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PDSupplier</w:t>
      </w:r>
      <w:r w:rsidRPr="00977EA3">
        <w:rPr>
          <w:rFonts w:ascii="Courier New" w:hAnsi="Courier New"/>
          <w:sz w:val="20"/>
        </w:rPr>
        <w:t>_PRPA_IN201305UV02"&gt;</w:t>
      </w:r>
    </w:p>
    <w:p w14:paraId="77E5BEF4" w14:textId="1413E962"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43DB9D5D" w14:textId="77777777" w:rsidR="007A1F44" w:rsidRPr="00977EA3" w:rsidRDefault="007A1F44" w:rsidP="00971004">
      <w:pPr>
        <w:spacing w:before="0"/>
        <w:rPr>
          <w:rFonts w:ascii="Courier New" w:hAnsi="Courier New"/>
          <w:sz w:val="20"/>
        </w:rPr>
      </w:pPr>
      <w:r w:rsidRPr="00977EA3">
        <w:rPr>
          <w:rFonts w:ascii="Courier New" w:hAnsi="Courier New"/>
          <w:sz w:val="20"/>
        </w:rPr>
        <w:lastRenderedPageBreak/>
        <w:tab/>
        <w:t>&lt;input&gt;</w:t>
      </w:r>
    </w:p>
    <w:p w14:paraId="5B30C30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78B730B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6D4033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E8D2EA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7942867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082C807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2E49CA0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PDSupplier</w:t>
      </w:r>
      <w:r w:rsidRPr="00977EA3">
        <w:rPr>
          <w:rFonts w:ascii="Courier New" w:hAnsi="Courier New"/>
          <w:sz w:val="20"/>
        </w:rPr>
        <w:t>_QUQI_IN000003UV01_Continue"&gt;</w:t>
      </w:r>
    </w:p>
    <w:p w14:paraId="5FD80BC3" w14:textId="5386AB7D"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7E4831E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32AF1A4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028FC17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5FFE3B3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3731806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011893D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6ED5CF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7B13C40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Enfasigrassetto"/>
          <w:rFonts w:ascii="Courier New" w:hAnsi="Courier New" w:cs="Courier New"/>
          <w:b w:val="0"/>
          <w:sz w:val="20"/>
        </w:rPr>
        <w:t>PDSupplier</w:t>
      </w:r>
      <w:r w:rsidRPr="00977EA3">
        <w:rPr>
          <w:rFonts w:ascii="Courier New" w:hAnsi="Courier New"/>
          <w:sz w:val="20"/>
        </w:rPr>
        <w:t>_QUQI_IN000003UV01_Cancel"&gt;</w:t>
      </w:r>
    </w:p>
    <w:p w14:paraId="4054E9AC" w14:textId="706DAD34"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proofErr w:type="spellStart"/>
      <w:r w:rsidR="002A0121" w:rsidRPr="00977EA3">
        <w:rPr>
          <w:rFonts w:ascii="Courier New" w:hAnsi="Courier New"/>
          <w:sz w:val="20"/>
        </w:rPr>
        <w:t>soapActionRequired</w:t>
      </w:r>
      <w:proofErr w:type="spellEnd"/>
      <w:r w:rsidR="002A0121" w:rsidRPr="00977EA3">
        <w:rPr>
          <w:rFonts w:ascii="Courier New" w:hAnsi="Courier New"/>
          <w:sz w:val="20"/>
        </w:rPr>
        <w:t>="false"</w:t>
      </w:r>
      <w:r w:rsidRPr="00977EA3">
        <w:rPr>
          <w:rFonts w:ascii="Courier New" w:hAnsi="Courier New"/>
          <w:sz w:val="20"/>
        </w:rPr>
        <w:t>/&gt;</w:t>
      </w:r>
    </w:p>
    <w:p w14:paraId="14953D8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3C66604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3E883D6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0BA8D923" w14:textId="77777777" w:rsidR="007A1F44" w:rsidRPr="00977EA3" w:rsidRDefault="007A1F44" w:rsidP="00971004">
      <w:pPr>
        <w:spacing w:before="0"/>
        <w:rPr>
          <w:rFonts w:ascii="Courier New" w:hAnsi="Courier New"/>
          <w:sz w:val="20"/>
        </w:rPr>
      </w:pPr>
      <w:r w:rsidRPr="00977EA3">
        <w:rPr>
          <w:rFonts w:ascii="Courier New" w:hAnsi="Courier New"/>
          <w:sz w:val="20"/>
        </w:rPr>
        <w:tab/>
        <w:t>&lt;output&gt;</w:t>
      </w:r>
    </w:p>
    <w:p w14:paraId="679ECE1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5254E893"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1E6B2D4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10B53A37"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13870AA7"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3EB064C3" w14:textId="77777777" w:rsidR="007A1F44" w:rsidRPr="00977EA3" w:rsidRDefault="007A1F44" w:rsidP="00A53067">
      <w:pPr>
        <w:pStyle w:val="Corpotesto"/>
      </w:pPr>
    </w:p>
    <w:p w14:paraId="10165A3E" w14:textId="77777777" w:rsidR="007A1F44" w:rsidRPr="00977EA3" w:rsidRDefault="007A1F44" w:rsidP="003462A5">
      <w:pPr>
        <w:pStyle w:val="Corpotesto"/>
      </w:pPr>
      <w:r w:rsidRPr="00977EA3">
        <w:t>An i</w:t>
      </w:r>
      <w:r w:rsidRPr="00977EA3">
        <w:rPr>
          <w:rStyle w:val="BodyTextCharChar1"/>
          <w:noProof w:val="0"/>
        </w:rPr>
        <w:t>nformative WSDL for the Patient Demographics Supplier implementing the PDQV3 Profile is available online on the IHE FTP site, see ITI TF-2x: Appendix W.</w:t>
      </w:r>
    </w:p>
    <w:p w14:paraId="4490C85A"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969" w:name="_Toc169692782"/>
      <w:r w:rsidRPr="00977EA3">
        <w:rPr>
          <w:noProof w:val="0"/>
        </w:rPr>
        <w:t>3.47.4.2.3.2 Message Examples</w:t>
      </w:r>
      <w:bookmarkEnd w:id="2969"/>
    </w:p>
    <w:p w14:paraId="0162F7A5" w14:textId="77777777" w:rsidR="007A1F44" w:rsidRPr="00977EA3" w:rsidRDefault="007A1F44" w:rsidP="003462A5">
      <w:pPr>
        <w:pStyle w:val="Corpotesto"/>
      </w:pPr>
      <w:r w:rsidRPr="00977EA3">
        <w:t>Message examples can be found online on the IHE FTP site, see ITI TF-2x: Appendix W.</w:t>
      </w:r>
    </w:p>
    <w:p w14:paraId="4CC32B57" w14:textId="77777777" w:rsidR="007A1F44" w:rsidRPr="00977EA3" w:rsidRDefault="007A1F44" w:rsidP="00971004">
      <w:pPr>
        <w:pStyle w:val="Titolo4"/>
        <w:numPr>
          <w:ilvl w:val="0"/>
          <w:numId w:val="0"/>
        </w:numPr>
        <w:tabs>
          <w:tab w:val="clear" w:pos="2160"/>
          <w:tab w:val="clear" w:pos="2880"/>
          <w:tab w:val="clear" w:pos="3600"/>
        </w:tabs>
        <w:rPr>
          <w:noProof w:val="0"/>
        </w:rPr>
      </w:pPr>
      <w:bookmarkStart w:id="2970" w:name="_Toc169692783"/>
      <w:bookmarkStart w:id="2971" w:name="_Toc398544361"/>
      <w:r w:rsidRPr="00977EA3">
        <w:rPr>
          <w:noProof w:val="0"/>
        </w:rPr>
        <w:t>3.47.4.3 Patient Demographics Query HL7V3 Continuation</w:t>
      </w:r>
      <w:bookmarkEnd w:id="2970"/>
      <w:bookmarkEnd w:id="2971"/>
    </w:p>
    <w:p w14:paraId="76627D7F"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972" w:name="_Toc169692784"/>
      <w:r w:rsidRPr="00977EA3">
        <w:rPr>
          <w:noProof w:val="0"/>
        </w:rPr>
        <w:t>3.47.4.3.1 Trigger Events</w:t>
      </w:r>
      <w:bookmarkEnd w:id="2972"/>
    </w:p>
    <w:p w14:paraId="3B757516" w14:textId="77777777" w:rsidR="007A1F44" w:rsidRPr="00977EA3" w:rsidRDefault="007A1F44" w:rsidP="00971004">
      <w:pPr>
        <w:pStyle w:val="Corpotesto"/>
      </w:pPr>
      <w:r w:rsidRPr="00977EA3">
        <w:t>A Patient Demographics Consumer’s need to get another set of matching records to a previously sent Patient Demographics query will trigger the Patient Demographics Query Continuation based on the following HL7 trigger event:</w:t>
      </w:r>
    </w:p>
    <w:p w14:paraId="2419A1E3" w14:textId="77777777" w:rsidR="007A1F44" w:rsidRPr="00E63AF6" w:rsidRDefault="007A1F44" w:rsidP="00971004">
      <w:pPr>
        <w:pStyle w:val="Corpotesto"/>
        <w:rPr>
          <w:b/>
          <w:lang w:val="fr-FR"/>
          <w:rPrChange w:id="2973" w:author="Gregorio Canal" w:date="2019-05-22T14:54:00Z">
            <w:rPr>
              <w:b/>
            </w:rPr>
          </w:rPrChange>
        </w:rPr>
      </w:pPr>
      <w:proofErr w:type="spellStart"/>
      <w:r w:rsidRPr="00E63AF6">
        <w:rPr>
          <w:b/>
          <w:lang w:val="fr-FR"/>
          <w:rPrChange w:id="2974" w:author="Gregorio Canal" w:date="2019-05-22T14:54:00Z">
            <w:rPr>
              <w:b/>
            </w:rPr>
          </w:rPrChange>
        </w:rPr>
        <w:t>Query</w:t>
      </w:r>
      <w:proofErr w:type="spellEnd"/>
      <w:r w:rsidRPr="00E63AF6">
        <w:rPr>
          <w:b/>
          <w:lang w:val="fr-FR"/>
          <w:rPrChange w:id="2975" w:author="Gregorio Canal" w:date="2019-05-22T14:54:00Z">
            <w:rPr>
              <w:b/>
            </w:rPr>
          </w:rPrChange>
        </w:rPr>
        <w:t xml:space="preserve"> General </w:t>
      </w:r>
      <w:proofErr w:type="spellStart"/>
      <w:r w:rsidRPr="00E63AF6">
        <w:rPr>
          <w:b/>
          <w:lang w:val="fr-FR"/>
          <w:rPrChange w:id="2976" w:author="Gregorio Canal" w:date="2019-05-22T14:54:00Z">
            <w:rPr>
              <w:b/>
            </w:rPr>
          </w:rPrChange>
        </w:rPr>
        <w:t>Activate</w:t>
      </w:r>
      <w:proofErr w:type="spellEnd"/>
      <w:r w:rsidRPr="00E63AF6">
        <w:rPr>
          <w:b/>
          <w:lang w:val="fr-FR"/>
          <w:rPrChange w:id="2977" w:author="Gregorio Canal" w:date="2019-05-22T14:54:00Z">
            <w:rPr>
              <w:b/>
            </w:rPr>
          </w:rPrChange>
        </w:rPr>
        <w:t xml:space="preserve"> </w:t>
      </w:r>
      <w:proofErr w:type="spellStart"/>
      <w:r w:rsidRPr="00E63AF6">
        <w:rPr>
          <w:b/>
          <w:lang w:val="fr-FR"/>
          <w:rPrChange w:id="2978" w:author="Gregorio Canal" w:date="2019-05-22T14:54:00Z">
            <w:rPr>
              <w:b/>
            </w:rPr>
          </w:rPrChange>
        </w:rPr>
        <w:t>Query</w:t>
      </w:r>
      <w:proofErr w:type="spellEnd"/>
      <w:r w:rsidRPr="00E63AF6">
        <w:rPr>
          <w:b/>
          <w:lang w:val="fr-FR"/>
          <w:rPrChange w:id="2979" w:author="Gregorio Canal" w:date="2019-05-22T14:54:00Z">
            <w:rPr>
              <w:b/>
            </w:rPr>
          </w:rPrChange>
        </w:rPr>
        <w:t xml:space="preserve"> Continuation (QUQI_TE000003UV01) </w:t>
      </w:r>
    </w:p>
    <w:p w14:paraId="06645397" w14:textId="77777777" w:rsidR="007A1F44" w:rsidRPr="00977EA3" w:rsidRDefault="007A1F44" w:rsidP="00E6386F">
      <w:pPr>
        <w:pStyle w:val="Corpotesto"/>
      </w:pPr>
      <w:r w:rsidRPr="00977EA3">
        <w:t>An application, in the role of Query Placer, sends a query continuation message to request that the application return up to a specified number of matching records based on a previous demographics query.</w:t>
      </w:r>
    </w:p>
    <w:p w14:paraId="51E77E54" w14:textId="77777777" w:rsidR="007A1F44" w:rsidRPr="00977EA3" w:rsidRDefault="007A1F44" w:rsidP="00971004">
      <w:pPr>
        <w:pStyle w:val="Titolo5"/>
        <w:numPr>
          <w:ilvl w:val="0"/>
          <w:numId w:val="0"/>
        </w:numPr>
        <w:tabs>
          <w:tab w:val="clear" w:pos="2160"/>
          <w:tab w:val="clear" w:pos="2880"/>
          <w:tab w:val="clear" w:pos="3600"/>
          <w:tab w:val="clear" w:pos="4320"/>
        </w:tabs>
        <w:rPr>
          <w:noProof w:val="0"/>
        </w:rPr>
      </w:pPr>
      <w:bookmarkStart w:id="2980" w:name="_Toc169692785"/>
      <w:r w:rsidRPr="00977EA3">
        <w:rPr>
          <w:noProof w:val="0"/>
        </w:rPr>
        <w:lastRenderedPageBreak/>
        <w:t>3.47.4.3.2 Message Semantics</w:t>
      </w:r>
      <w:bookmarkEnd w:id="2980"/>
    </w:p>
    <w:p w14:paraId="38E63861" w14:textId="77777777" w:rsidR="007A1F44" w:rsidRPr="00977EA3" w:rsidRDefault="007A1F44" w:rsidP="00971004">
      <w:pPr>
        <w:pStyle w:val="Corpotesto"/>
      </w:pPr>
      <w:r w:rsidRPr="00977EA3">
        <w:t>The Query continuation is supported by the Query Control Act Request Continue / Cancel (QUQI_MT000001UV01) message. The Patient Demographics Consumer shall generate the continuation message whenever it needs to receive another set of matching records based on the results of a previously sent query.</w:t>
      </w:r>
    </w:p>
    <w:p w14:paraId="730DAF3C" w14:textId="77777777" w:rsidR="007A1F44" w:rsidRPr="00977EA3" w:rsidRDefault="007A1F44" w:rsidP="00971004">
      <w:pPr>
        <w:pStyle w:val="Corpotesto"/>
      </w:pPr>
      <w:r w:rsidRPr="00977EA3">
        <w:t>If the Supplier supports the Continuation Option, it shall respond to the continuation request by sending the Patient Registry Find Candidates Response message (PRPA_MT201310), which uses the Application Level Acknowledgement transmission wrapper. This satisfies the requirements of original mode acknowledgment; no intermediate Accept Acknowledgement is to be sent.</w:t>
      </w:r>
    </w:p>
    <w:p w14:paraId="6F08945E" w14:textId="77777777" w:rsidR="007A1F44" w:rsidRPr="00977EA3" w:rsidRDefault="007A1F44" w:rsidP="00971004">
      <w:pPr>
        <w:pStyle w:val="Corpotesto"/>
      </w:pPr>
      <w:r w:rsidRPr="00977EA3">
        <w:t xml:space="preserve">If a cancellation request is sent by the Patient Demographics Consumer, then the receiver shall respond by sending an Accept Acknowledgement (see </w:t>
      </w:r>
      <w:r w:rsidRPr="00977EA3">
        <w:rPr>
          <w:rStyle w:val="BodyTextCharChar1"/>
          <w:noProof w:val="0"/>
        </w:rPr>
        <w:t xml:space="preserve">ITI TF-2x: </w:t>
      </w:r>
      <w:r w:rsidRPr="00977EA3">
        <w:t>Appendix O for the descriptions of the Accept Acknowledgement transmission wrapper).</w:t>
      </w:r>
    </w:p>
    <w:p w14:paraId="3730D8DA"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981" w:name="_Toc169692786"/>
      <w:r w:rsidRPr="00977EA3">
        <w:rPr>
          <w:noProof w:val="0"/>
        </w:rPr>
        <w:t>3.47.4.3.2.1 Major Components of the Query Continuation Message</w:t>
      </w:r>
      <w:bookmarkEnd w:id="2981"/>
    </w:p>
    <w:p w14:paraId="67FC0307" w14:textId="77777777" w:rsidR="007A1F44" w:rsidRPr="00977EA3" w:rsidRDefault="007A1F44" w:rsidP="00971004">
      <w:pPr>
        <w:pStyle w:val="Corpotesto"/>
      </w:pPr>
      <w:r w:rsidRPr="00977EA3">
        <w:t>This message contains no domain payload, it is built from a transmission and control act wrappers.</w:t>
      </w:r>
    </w:p>
    <w:p w14:paraId="4A0D0998"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982" w:name="_Toc169692787"/>
      <w:r w:rsidRPr="00977EA3">
        <w:rPr>
          <w:noProof w:val="0"/>
        </w:rPr>
        <w:t>3.47.4.3.2.2 Message Information Model of the Query Continuation Message</w:t>
      </w:r>
      <w:bookmarkEnd w:id="2982"/>
    </w:p>
    <w:p w14:paraId="7135F531" w14:textId="77777777" w:rsidR="007A1F44" w:rsidRPr="00977EA3" w:rsidRDefault="007A1F44" w:rsidP="00971004">
      <w:pPr>
        <w:pStyle w:val="Corpotesto"/>
      </w:pPr>
      <w:r w:rsidRPr="00977EA3">
        <w:t xml:space="preserve">Please see </w:t>
      </w:r>
      <w:r w:rsidRPr="00977EA3">
        <w:rPr>
          <w:rStyle w:val="BodyTextCharChar1"/>
          <w:noProof w:val="0"/>
        </w:rPr>
        <w:t xml:space="preserve">ITI TF-2x: </w:t>
      </w:r>
      <w:r w:rsidRPr="00977EA3">
        <w:t>Appendix O for the description of the transmission and control act wrappers used by this message. The next section discusses the wrappers, and the specific constraints relevant to this transaction.</w:t>
      </w:r>
    </w:p>
    <w:p w14:paraId="3E0C44FF"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983" w:name="_Toc169692788"/>
      <w:r w:rsidRPr="00977EA3">
        <w:rPr>
          <w:noProof w:val="0"/>
        </w:rPr>
        <w:t>3.47.4.3.2.3 Control Act and Transmission Wrappers</w:t>
      </w:r>
      <w:bookmarkEnd w:id="2983"/>
    </w:p>
    <w:p w14:paraId="148ABADB" w14:textId="517D96ED" w:rsidR="007A1F44" w:rsidRPr="00977EA3" w:rsidRDefault="007A1F44" w:rsidP="00971004">
      <w:pPr>
        <w:pStyle w:val="Corpotesto"/>
      </w:pPr>
      <w:r w:rsidRPr="00977EA3">
        <w:t xml:space="preserve">Please see </w:t>
      </w:r>
      <w:r w:rsidRPr="00977EA3">
        <w:rPr>
          <w:rStyle w:val="BodyTextCharChar1"/>
          <w:noProof w:val="0"/>
        </w:rPr>
        <w:t xml:space="preserve">ITI TF-2x: </w:t>
      </w:r>
      <w:r w:rsidRPr="00977EA3">
        <w:t>Appendix O for details on the IHE guidelines for implementing the wrappers. Table 3.47.4.3.2</w:t>
      </w:r>
      <w:r w:rsidR="00336A1A">
        <w:t>.3</w:t>
      </w:r>
      <w:r w:rsidRPr="00977EA3">
        <w:t>-1 contains the Transmission and Control Act wrappers used for this interaction, and the associated constraints.</w:t>
      </w:r>
    </w:p>
    <w:p w14:paraId="292F1AA2" w14:textId="35CAF46D" w:rsidR="007A1F44" w:rsidRPr="00977EA3" w:rsidRDefault="007A1F44" w:rsidP="00971004">
      <w:pPr>
        <w:pStyle w:val="TableTitle"/>
        <w:rPr>
          <w:noProof w:val="0"/>
        </w:rPr>
      </w:pPr>
      <w:r w:rsidRPr="00977EA3">
        <w:rPr>
          <w:noProof w:val="0"/>
        </w:rPr>
        <w:t>Table 3.47.4.3.2</w:t>
      </w:r>
      <w:r w:rsidR="00336A1A">
        <w:rPr>
          <w:noProof w:val="0"/>
        </w:rPr>
        <w:t>.3</w:t>
      </w:r>
      <w:r w:rsidRPr="00977EA3">
        <w:rPr>
          <w:noProof w:val="0"/>
        </w:rPr>
        <w:t>-1: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74D1C081" w14:textId="77777777" w:rsidTr="00D372D5">
        <w:trPr>
          <w:cantSplit/>
          <w:tblHeader/>
          <w:jc w:val="center"/>
        </w:trPr>
        <w:tc>
          <w:tcPr>
            <w:tcW w:w="4381" w:type="dxa"/>
            <w:shd w:val="clear" w:color="auto" w:fill="D9D9D9"/>
          </w:tcPr>
          <w:p w14:paraId="0F1D7FBD" w14:textId="77777777" w:rsidR="007A1F44" w:rsidRPr="00977EA3" w:rsidRDefault="007A1F44" w:rsidP="00A063AC">
            <w:pPr>
              <w:pStyle w:val="TableEntryHeader"/>
              <w:rPr>
                <w:noProof w:val="0"/>
              </w:rPr>
            </w:pPr>
            <w:r w:rsidRPr="00977EA3">
              <w:rPr>
                <w:noProof w:val="0"/>
              </w:rPr>
              <w:t>Transmission Wrapper</w:t>
            </w:r>
          </w:p>
        </w:tc>
        <w:tc>
          <w:tcPr>
            <w:tcW w:w="4237" w:type="dxa"/>
            <w:shd w:val="clear" w:color="auto" w:fill="D9D9D9"/>
          </w:tcPr>
          <w:p w14:paraId="79BA22B0"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2BB77F69" w14:textId="77777777" w:rsidTr="003462A5">
        <w:trPr>
          <w:cantSplit/>
          <w:jc w:val="center"/>
        </w:trPr>
        <w:tc>
          <w:tcPr>
            <w:tcW w:w="4381" w:type="dxa"/>
          </w:tcPr>
          <w:p w14:paraId="2DD31DC2" w14:textId="77777777" w:rsidR="007A1F44" w:rsidRPr="00977EA3" w:rsidRDefault="007A1F44" w:rsidP="00971004">
            <w:pPr>
              <w:pStyle w:val="TableEntry"/>
              <w:rPr>
                <w:noProof w:val="0"/>
              </w:rPr>
            </w:pPr>
            <w:r w:rsidRPr="00977EA3">
              <w:rPr>
                <w:noProof w:val="0"/>
              </w:rPr>
              <w:t>MCCI_MT000300UV01 – Send Application Acknowledgement</w:t>
            </w:r>
          </w:p>
        </w:tc>
        <w:tc>
          <w:tcPr>
            <w:tcW w:w="4237" w:type="dxa"/>
          </w:tcPr>
          <w:p w14:paraId="17296FEC" w14:textId="77777777" w:rsidR="007A1F44" w:rsidRPr="00977EA3" w:rsidRDefault="007A1F44" w:rsidP="00971004">
            <w:pPr>
              <w:pStyle w:val="TableEntry"/>
              <w:rPr>
                <w:noProof w:val="0"/>
              </w:rPr>
            </w:pPr>
            <w:r w:rsidRPr="00977EA3">
              <w:rPr>
                <w:noProof w:val="0"/>
              </w:rPr>
              <w:t>QUQI_MT000001UV01 – Query Control Act Request Continue / Cancel</w:t>
            </w:r>
          </w:p>
        </w:tc>
      </w:tr>
      <w:tr w:rsidR="007A1F44" w:rsidRPr="00977EA3" w14:paraId="56E1FF53" w14:textId="77777777" w:rsidTr="003462A5">
        <w:trPr>
          <w:cantSplit/>
          <w:jc w:val="center"/>
        </w:trPr>
        <w:tc>
          <w:tcPr>
            <w:tcW w:w="4381" w:type="dxa"/>
          </w:tcPr>
          <w:p w14:paraId="399FAE58"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interactionId</w:t>
            </w:r>
            <w:proofErr w:type="spellEnd"/>
            <w:r w:rsidRPr="00977EA3">
              <w:rPr>
                <w:noProof w:val="0"/>
              </w:rPr>
              <w:t xml:space="preserve"> SHALL be set to QUQI_IN000003UV01</w:t>
            </w:r>
          </w:p>
          <w:p w14:paraId="3DF03F95" w14:textId="77777777" w:rsidR="007A1F44" w:rsidRPr="00977EA3" w:rsidRDefault="007A1F44" w:rsidP="00971004">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44C41A42" w14:textId="77777777" w:rsidR="007A1F44" w:rsidRPr="00977EA3" w:rsidRDefault="007A1F44" w:rsidP="00971004">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AL</w:t>
            </w:r>
          </w:p>
          <w:p w14:paraId="32303BBB" w14:textId="77777777" w:rsidR="007A1F44" w:rsidRPr="00977EA3" w:rsidRDefault="007A1F44" w:rsidP="00971004">
            <w:pPr>
              <w:pStyle w:val="TableEntry"/>
              <w:rPr>
                <w:noProof w:val="0"/>
              </w:rPr>
            </w:pPr>
            <w:r w:rsidRPr="00977EA3">
              <w:rPr>
                <w:noProof w:val="0"/>
              </w:rPr>
              <w:t>There SHALL be only one receiver Device</w:t>
            </w:r>
          </w:p>
          <w:p w14:paraId="7F704208" w14:textId="77777777" w:rsidR="007A1F44" w:rsidRPr="00977EA3" w:rsidRDefault="007A1F44" w:rsidP="00971004">
            <w:pPr>
              <w:pStyle w:val="TableEntry"/>
              <w:rPr>
                <w:noProof w:val="0"/>
              </w:rPr>
            </w:pPr>
            <w:r w:rsidRPr="00977EA3">
              <w:rPr>
                <w:noProof w:val="0"/>
              </w:rPr>
              <w:t xml:space="preserve">The </w:t>
            </w:r>
            <w:proofErr w:type="spellStart"/>
            <w:r w:rsidRPr="00977EA3">
              <w:rPr>
                <w:noProof w:val="0"/>
              </w:rPr>
              <w:t>Acknowledgement.typeCode</w:t>
            </w:r>
            <w:proofErr w:type="spellEnd"/>
            <w:r w:rsidRPr="00977EA3">
              <w:rPr>
                <w:noProof w:val="0"/>
              </w:rPr>
              <w:t xml:space="preserve"> SHALL be set to AA</w:t>
            </w:r>
          </w:p>
          <w:p w14:paraId="10A22997" w14:textId="77777777" w:rsidR="007A1F44" w:rsidRPr="00977EA3" w:rsidRDefault="007A1F44" w:rsidP="00971004">
            <w:pPr>
              <w:pStyle w:val="TableEntry"/>
              <w:rPr>
                <w:noProof w:val="0"/>
              </w:rPr>
            </w:pPr>
            <w:r w:rsidRPr="00977EA3">
              <w:rPr>
                <w:noProof w:val="0"/>
              </w:rPr>
              <w:t>The TargetMessage.id SHALL be the message ID of the immediately preceding Query response message</w:t>
            </w:r>
          </w:p>
          <w:p w14:paraId="382242EC" w14:textId="77777777" w:rsidR="007A1F44" w:rsidRPr="00977EA3" w:rsidRDefault="007A1F44" w:rsidP="00971004">
            <w:pPr>
              <w:pStyle w:val="TableEntry"/>
              <w:rPr>
                <w:noProof w:val="0"/>
              </w:rPr>
            </w:pPr>
          </w:p>
        </w:tc>
        <w:tc>
          <w:tcPr>
            <w:tcW w:w="4237" w:type="dxa"/>
          </w:tcPr>
          <w:p w14:paraId="156E3300" w14:textId="77777777" w:rsidR="007A1F44" w:rsidRPr="00977EA3" w:rsidRDefault="007A1F44" w:rsidP="00971004">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PRPA_TE000003UV01</w:t>
            </w:r>
          </w:p>
          <w:p w14:paraId="3FA7439E" w14:textId="77777777" w:rsidR="007A1F44" w:rsidRPr="00977EA3" w:rsidRDefault="007A1F44" w:rsidP="00971004">
            <w:pPr>
              <w:pStyle w:val="TableEntry"/>
              <w:rPr>
                <w:noProof w:val="0"/>
              </w:rPr>
            </w:pPr>
            <w:proofErr w:type="spellStart"/>
            <w:r w:rsidRPr="00977EA3">
              <w:rPr>
                <w:noProof w:val="0"/>
              </w:rPr>
              <w:t>QueryContinuation.queryId</w:t>
            </w:r>
            <w:proofErr w:type="spellEnd"/>
            <w:r w:rsidRPr="00977EA3">
              <w:rPr>
                <w:noProof w:val="0"/>
              </w:rPr>
              <w:t xml:space="preserve"> SHALL be set to the original query identifier</w:t>
            </w:r>
          </w:p>
          <w:p w14:paraId="0ED9DC38" w14:textId="77777777" w:rsidR="007A1F44" w:rsidRPr="00977EA3" w:rsidRDefault="007A1F44" w:rsidP="00971004">
            <w:pPr>
              <w:pStyle w:val="TableEntry"/>
              <w:rPr>
                <w:noProof w:val="0"/>
              </w:rPr>
            </w:pPr>
          </w:p>
        </w:tc>
      </w:tr>
    </w:tbl>
    <w:p w14:paraId="1D8D872E" w14:textId="77777777" w:rsidR="007A05F5" w:rsidRDefault="007A05F5" w:rsidP="00971004">
      <w:pPr>
        <w:pStyle w:val="Corpotesto"/>
        <w:rPr>
          <w:rStyle w:val="BodyTextCharChar1"/>
          <w:noProof w:val="0"/>
        </w:rPr>
      </w:pPr>
    </w:p>
    <w:p w14:paraId="370CE8B9" w14:textId="096FB55E" w:rsidR="007A1F44" w:rsidRPr="00977EA3" w:rsidRDefault="007A1F44" w:rsidP="00971004">
      <w:pPr>
        <w:pStyle w:val="Corpotesto"/>
      </w:pPr>
      <w:r w:rsidRPr="00977EA3">
        <w:rPr>
          <w:rStyle w:val="BodyTextCharChar1"/>
          <w:noProof w:val="0"/>
        </w:rPr>
        <w:lastRenderedPageBreak/>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650E60"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Collegamentoipertestuale"/>
        </w:rPr>
        <w:t>Edition2008/processable/</w:t>
      </w:r>
      <w:proofErr w:type="spellStart"/>
      <w:r w:rsidRPr="00977EA3">
        <w:rPr>
          <w:rStyle w:val="Collegamentoipertestuale"/>
        </w:rPr>
        <w:t>multicacheschemas</w:t>
      </w:r>
      <w:proofErr w:type="spellEnd"/>
      <w:r w:rsidRPr="00977EA3">
        <w:rPr>
          <w:rStyle w:val="Collegamentoipertestuale"/>
        </w:rPr>
        <w:t>/QUQI_IN000003UV01.xsd)</w:t>
      </w:r>
      <w:r w:rsidRPr="00977EA3">
        <w:t xml:space="preserve"> </w:t>
      </w:r>
    </w:p>
    <w:p w14:paraId="0548C552"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984" w:name="_Toc169692789"/>
      <w:r w:rsidRPr="00977EA3">
        <w:rPr>
          <w:noProof w:val="0"/>
        </w:rPr>
        <w:t>3.47.4.3.2.4 Web Services Types and Messages</w:t>
      </w:r>
      <w:bookmarkEnd w:id="2984"/>
    </w:p>
    <w:p w14:paraId="53C69289" w14:textId="77777777" w:rsidR="007A1F44" w:rsidRPr="00977EA3" w:rsidRDefault="007A1F44" w:rsidP="00971004">
      <w:pPr>
        <w:pStyle w:val="Corpotesto"/>
      </w:pPr>
      <w:r w:rsidRPr="00977EA3">
        <w:t xml:space="preserve">The Query Continuation message will be transmitted using Web Services, according to the requirements specified in </w:t>
      </w:r>
      <w:r w:rsidRPr="00977EA3">
        <w:rPr>
          <w:rStyle w:val="BodyTextCharChar1"/>
          <w:noProof w:val="0"/>
        </w:rPr>
        <w:t xml:space="preserve">ITI TF-2x: </w:t>
      </w:r>
      <w:r w:rsidRPr="00977EA3">
        <w:t xml:space="preserve">Appendix V. </w:t>
      </w:r>
    </w:p>
    <w:p w14:paraId="03F07102" w14:textId="77777777" w:rsidR="007A1F44" w:rsidRPr="00977EA3" w:rsidRDefault="007A1F44" w:rsidP="00971004">
      <w:pPr>
        <w:pStyle w:val="Corpotesto"/>
      </w:pPr>
      <w:r w:rsidRPr="00977EA3">
        <w:t>The following WSDL naming conventions SHALL apply:</w:t>
      </w:r>
    </w:p>
    <w:p w14:paraId="3A2C0808"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continuation    -&gt; "</w:t>
      </w:r>
      <w:r w:rsidRPr="00977EA3">
        <w:rPr>
          <w:rStyle w:val="Enfasigrassetto"/>
          <w:rFonts w:ascii="Courier New" w:hAnsi="Courier New" w:cs="Courier New"/>
          <w:b w:val="0"/>
          <w:sz w:val="20"/>
        </w:rPr>
        <w:t>QUQI_IN000003UV01</w:t>
      </w:r>
      <w:r w:rsidRPr="00977EA3">
        <w:rPr>
          <w:rFonts w:ascii="Courier New" w:hAnsi="Courier New"/>
          <w:sz w:val="20"/>
        </w:rPr>
        <w:t>_Message"</w:t>
      </w:r>
    </w:p>
    <w:p w14:paraId="463CFE7C" w14:textId="77777777" w:rsidR="007A1F44" w:rsidRPr="00977EA3" w:rsidRDefault="007A1F44" w:rsidP="00971004">
      <w:pPr>
        <w:pStyle w:val="Corpotesto"/>
      </w:pPr>
      <w:r w:rsidRPr="00977EA3">
        <w:t>The following WSDL snippet describes the type for this message:</w:t>
      </w:r>
    </w:p>
    <w:p w14:paraId="2CFBC43F"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51A47FA0"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2EC0F5B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 xml:space="preserve"> </w:t>
      </w:r>
      <w:proofErr w:type="spellStart"/>
      <w:r w:rsidRPr="00977EA3">
        <w:rPr>
          <w:rFonts w:ascii="Courier New" w:hAnsi="Courier New" w:cs="Courier New"/>
          <w:sz w:val="20"/>
        </w:rPr>
        <w:t>elementFormDefault</w:t>
      </w:r>
      <w:proofErr w:type="spellEnd"/>
      <w:r w:rsidRPr="00977EA3">
        <w:rPr>
          <w:rFonts w:ascii="Courier New" w:hAnsi="Courier New" w:cs="Courier New"/>
          <w:sz w:val="20"/>
        </w:rPr>
        <w:t xml:space="preserve">="qualified" </w:t>
      </w:r>
      <w:proofErr w:type="spellStart"/>
      <w:r w:rsidRPr="00977EA3">
        <w:rPr>
          <w:rFonts w:ascii="Courier New" w:hAnsi="Courier New" w:cs="Courier New"/>
          <w:sz w:val="20"/>
        </w:rPr>
        <w:t>targetNamespace</w:t>
      </w:r>
      <w:proofErr w:type="spellEnd"/>
      <w:r w:rsidRPr="00977EA3">
        <w:rPr>
          <w:rFonts w:ascii="Courier New" w:hAnsi="Courier New" w:cs="Courier New"/>
          <w:sz w:val="20"/>
        </w:rPr>
        <w:t>="urn:hl7-org:v3"</w:t>
      </w:r>
    </w:p>
    <w:p w14:paraId="3B9E559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4446C7A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6A66B2F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xsd:import</w:t>
      </w:r>
      <w:proofErr w:type="spellEnd"/>
      <w:r w:rsidRPr="00977EA3">
        <w:rPr>
          <w:rFonts w:ascii="Courier New" w:hAnsi="Courier New" w:cs="Courier New"/>
          <w:sz w:val="20"/>
        </w:rPr>
        <w:t xml:space="preserve"> namespace="urn:hl7-org:v3" schemaLocation="../schema/HL7V3/NE2008/multicacheschemas/QUQI_IN000003UV01.xsd"/&gt;</w:t>
      </w:r>
    </w:p>
    <w:p w14:paraId="00ED021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xsd:element</w:t>
      </w:r>
      <w:proofErr w:type="spellEnd"/>
      <w:r w:rsidRPr="00977EA3">
        <w:rPr>
          <w:rFonts w:ascii="Courier New" w:hAnsi="Courier New" w:cs="Courier New"/>
          <w:sz w:val="20"/>
        </w:rPr>
        <w:t xml:space="preserve"> name="QUQI_IN000003UV01"/&gt;</w:t>
      </w:r>
    </w:p>
    <w:p w14:paraId="1F758A4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w:t>
      </w:r>
      <w:proofErr w:type="spellStart"/>
      <w:r w:rsidRPr="00977EA3">
        <w:rPr>
          <w:rFonts w:ascii="Courier New" w:hAnsi="Courier New" w:cs="Courier New"/>
          <w:sz w:val="20"/>
        </w:rPr>
        <w:t>xsd:schema</w:t>
      </w:r>
      <w:proofErr w:type="spellEnd"/>
      <w:r w:rsidRPr="00977EA3">
        <w:rPr>
          <w:rFonts w:ascii="Courier New" w:hAnsi="Courier New" w:cs="Courier New"/>
          <w:sz w:val="20"/>
        </w:rPr>
        <w:t>&gt;</w:t>
      </w:r>
    </w:p>
    <w:p w14:paraId="7B4613B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4A70387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4E337776" w14:textId="77777777" w:rsidR="007A1F44" w:rsidRPr="00977EA3" w:rsidRDefault="007A1F44" w:rsidP="00971004">
      <w:pPr>
        <w:pStyle w:val="Corpotesto"/>
      </w:pPr>
      <w:r w:rsidRPr="00977EA3">
        <w:t>The message is described by the following snippet:</w:t>
      </w:r>
    </w:p>
    <w:p w14:paraId="277ACD39"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2D1FD80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name="QUQI_IN000003UV01_Message"&gt;</w:t>
      </w:r>
    </w:p>
    <w:p w14:paraId="39AE5F1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element="hl7:QUQI_IN000003UV01" name="Body"/&gt;</w:t>
      </w:r>
    </w:p>
    <w:p w14:paraId="71833FE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5336C054"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767D40D6" w14:textId="77777777" w:rsidR="007A1F44" w:rsidRPr="00977EA3" w:rsidRDefault="007A1F44" w:rsidP="00971004">
      <w:pPr>
        <w:pStyle w:val="Corpotesto"/>
      </w:pPr>
      <w:r w:rsidRPr="00977EA3">
        <w:t>The port types for the WSDL describing the Patient Demographics Service are described together with the expected actions of the actors which receive these messages in Section</w:t>
      </w:r>
      <w:r w:rsidR="00292B01" w:rsidRPr="00977EA3">
        <w:t xml:space="preserve"> </w:t>
      </w:r>
      <w:r w:rsidRPr="00977EA3">
        <w:t xml:space="preserve">3.47.4.2.3. </w:t>
      </w:r>
    </w:p>
    <w:p w14:paraId="3E2D4847" w14:textId="77777777" w:rsidR="007A1F44" w:rsidRPr="00977EA3" w:rsidRDefault="007A1F44" w:rsidP="003462A5">
      <w:pPr>
        <w:pStyle w:val="Titolo5"/>
        <w:rPr>
          <w:noProof w:val="0"/>
        </w:rPr>
      </w:pPr>
      <w:bookmarkStart w:id="2985" w:name="_Toc169692790"/>
      <w:r w:rsidRPr="00977EA3">
        <w:rPr>
          <w:noProof w:val="0"/>
        </w:rPr>
        <w:t>3.47.4.3.3 Expected Actions</w:t>
      </w:r>
      <w:bookmarkEnd w:id="2985"/>
    </w:p>
    <w:p w14:paraId="6A3AB36B" w14:textId="7C65ADDB" w:rsidR="007A1F44" w:rsidRPr="00977EA3" w:rsidRDefault="007A1F44" w:rsidP="00971004">
      <w:pPr>
        <w:pStyle w:val="Corpotesto"/>
      </w:pPr>
      <w:r w:rsidRPr="00977EA3">
        <w:t xml:space="preserve">If a number of records is specified in the </w:t>
      </w:r>
      <w:proofErr w:type="spellStart"/>
      <w:r w:rsidRPr="00977EA3">
        <w:rPr>
          <w:i/>
          <w:iCs/>
        </w:rPr>
        <w:t>initialQuantity</w:t>
      </w:r>
      <w:proofErr w:type="spellEnd"/>
      <w:r w:rsidRPr="00977EA3">
        <w:t xml:space="preserve"> of the original quantity, and the Patient Demographics Supplier supports the Continuation Option, the Patient Demographics Supplier shall return an incremental response of that number of records when the number of matching records it finds exceeds the number of records specified. In subsequent query continuation messages, the Patient Demographics Consumer may specify a different number of records to be returned from now on for this query session by populating the </w:t>
      </w:r>
      <w:proofErr w:type="spellStart"/>
      <w:r w:rsidRPr="00977EA3">
        <w:rPr>
          <w:i/>
        </w:rPr>
        <w:t>continuationQuantity</w:t>
      </w:r>
      <w:proofErr w:type="spellEnd"/>
      <w:r w:rsidRPr="00977EA3">
        <w:t xml:space="preserve"> attribute. In addition, the consumer may specify from which record the next set of matches should start by populating the </w:t>
      </w:r>
      <w:proofErr w:type="spellStart"/>
      <w:r w:rsidRPr="00977EA3">
        <w:rPr>
          <w:i/>
        </w:rPr>
        <w:t>startResultNumber</w:t>
      </w:r>
      <w:proofErr w:type="spellEnd"/>
      <w:r w:rsidRPr="00977EA3">
        <w:t xml:space="preserve"> attribute. If the Patient Demographics Supplier does not support the Continuation Option and the number of matching records to the original query exceeds the number specified, then, in addition to returning up to that number of records, the Supplier shall return AE (application error) in the </w:t>
      </w:r>
      <w:proofErr w:type="spellStart"/>
      <w:r w:rsidRPr="00977EA3">
        <w:t>Acknowledgement.typeCode</w:t>
      </w:r>
      <w:proofErr w:type="spellEnd"/>
      <w:r w:rsidRPr="00977EA3">
        <w:t xml:space="preserve"> (transmission wrapper) and AE (application error) in </w:t>
      </w:r>
      <w:proofErr w:type="spellStart"/>
      <w:r w:rsidRPr="00977EA3">
        <w:t>QueryAck.queryResponseCode</w:t>
      </w:r>
      <w:proofErr w:type="spellEnd"/>
      <w:r w:rsidRPr="00977EA3">
        <w:t xml:space="preserve"> (control act wrapper).</w:t>
      </w:r>
    </w:p>
    <w:p w14:paraId="6901F1BA" w14:textId="77777777" w:rsidR="007A1F44" w:rsidRPr="00977EA3" w:rsidRDefault="007A1F44" w:rsidP="00971004">
      <w:pPr>
        <w:pStyle w:val="Corpotesto"/>
      </w:pPr>
      <w:r w:rsidRPr="00977EA3">
        <w:lastRenderedPageBreak/>
        <w:t xml:space="preserve">The Patient Demographics Supplier shall always populate the </w:t>
      </w:r>
      <w:proofErr w:type="spellStart"/>
      <w:r w:rsidRPr="00977EA3">
        <w:rPr>
          <w:i/>
        </w:rPr>
        <w:t>resultTotalQuantity</w:t>
      </w:r>
      <w:proofErr w:type="spellEnd"/>
      <w:r w:rsidRPr="00977EA3">
        <w:t xml:space="preserve">, </w:t>
      </w:r>
      <w:proofErr w:type="spellStart"/>
      <w:r w:rsidRPr="00977EA3">
        <w:rPr>
          <w:i/>
        </w:rPr>
        <w:t>resultCurrentQuantity</w:t>
      </w:r>
      <w:proofErr w:type="spellEnd"/>
      <w:r w:rsidRPr="00977EA3">
        <w:t xml:space="preserve">, and </w:t>
      </w:r>
      <w:proofErr w:type="spellStart"/>
      <w:r w:rsidRPr="00977EA3">
        <w:rPr>
          <w:i/>
        </w:rPr>
        <w:t>resultRemainingQuantity</w:t>
      </w:r>
      <w:proofErr w:type="spellEnd"/>
      <w:r w:rsidRPr="00977EA3">
        <w:t xml:space="preserve"> in the </w:t>
      </w:r>
      <w:proofErr w:type="spellStart"/>
      <w:r w:rsidRPr="00977EA3">
        <w:rPr>
          <w:i/>
        </w:rPr>
        <w:t>QueryAck</w:t>
      </w:r>
      <w:proofErr w:type="spellEnd"/>
      <w:r w:rsidRPr="00977EA3">
        <w:t xml:space="preserve"> class. This information will indicate to the Patient Demographics Consumer whether there are any remaining records to be returned in subsequent continuations.</w:t>
      </w:r>
    </w:p>
    <w:p w14:paraId="0AA34EF4" w14:textId="77777777" w:rsidR="007A1F44" w:rsidRPr="00977EA3" w:rsidRDefault="007A1F44" w:rsidP="00971004">
      <w:pPr>
        <w:pStyle w:val="Corpotesto"/>
      </w:pPr>
      <w:r w:rsidRPr="00977EA3">
        <w:t xml:space="preserve">The Patient Demographics Consumer shall indicate a query session cancellation by sending a continuation message, and setting the </w:t>
      </w:r>
      <w:proofErr w:type="spellStart"/>
      <w:r w:rsidRPr="00977EA3">
        <w:t>continuationQuantity</w:t>
      </w:r>
      <w:proofErr w:type="spellEnd"/>
      <w:r w:rsidRPr="00977EA3">
        <w:t xml:space="preserve"> attribute to 0, and setting the </w:t>
      </w:r>
      <w:proofErr w:type="spellStart"/>
      <w:r w:rsidRPr="00977EA3">
        <w:t>statusCode</w:t>
      </w:r>
      <w:proofErr w:type="spellEnd"/>
      <w:r w:rsidRPr="00977EA3">
        <w:t xml:space="preserve"> to "aborted". In such case, the Patient Demographics Supplier shall respond with an Accept Acknowledgement (as described in </w:t>
      </w:r>
      <w:r w:rsidRPr="00ED4370">
        <w:t xml:space="preserve">ITI TF-2x: </w:t>
      </w:r>
      <w:r w:rsidRPr="00977EA3">
        <w:t>Appendix O).</w:t>
      </w:r>
    </w:p>
    <w:p w14:paraId="3618AD13" w14:textId="77777777" w:rsidR="007A1F44" w:rsidRPr="00977EA3" w:rsidRDefault="007A1F44" w:rsidP="00971004">
      <w:pPr>
        <w:pStyle w:val="Corpotesto"/>
      </w:pPr>
      <w:r w:rsidRPr="00977EA3">
        <w:t xml:space="preserve">Sending a query cancellation message is optional. The Patient Demographics Supplier may simply not send any continuation messages once a record has been selected. </w:t>
      </w:r>
      <w:r w:rsidRPr="00977EA3">
        <w:rPr>
          <w:bCs/>
          <w:szCs w:val="24"/>
        </w:rPr>
        <w:t>How long the Patient Demographic Supplier retains query results (for incremental response) is an implementation decision and therefore beyond the scope of IHE.</w:t>
      </w:r>
    </w:p>
    <w:p w14:paraId="6BB481D9"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986" w:name="_Toc169692791"/>
      <w:r w:rsidRPr="00977EA3">
        <w:rPr>
          <w:noProof w:val="0"/>
        </w:rPr>
        <w:t>3.47.4.3.3.1 Web Services Port Type and Binding Definitions</w:t>
      </w:r>
      <w:bookmarkEnd w:id="2986"/>
    </w:p>
    <w:p w14:paraId="06E65AC5" w14:textId="77777777" w:rsidR="007A1F44" w:rsidRPr="00977EA3" w:rsidRDefault="007A1F44" w:rsidP="00A53067">
      <w:pPr>
        <w:pStyle w:val="Corpotesto"/>
      </w:pPr>
      <w:r w:rsidRPr="00977EA3">
        <w:t xml:space="preserve">This information is part of the specification of the Patient Demographics Query response in </w:t>
      </w:r>
      <w:r w:rsidR="00292B01" w:rsidRPr="00977EA3">
        <w:t>Section</w:t>
      </w:r>
      <w:r w:rsidRPr="00977EA3">
        <w:t xml:space="preserve"> 3.47.4.2.3.1.</w:t>
      </w:r>
    </w:p>
    <w:p w14:paraId="4E34F1A3" w14:textId="77777777" w:rsidR="007A1F44" w:rsidRPr="00977EA3" w:rsidRDefault="007A1F44" w:rsidP="00A53067">
      <w:pPr>
        <w:pStyle w:val="Corpotesto"/>
      </w:pPr>
      <w:r w:rsidRPr="00977EA3">
        <w:t>An informative WSDL for the Patient Demographics Supplier implementing the PDQV3 Profile is available online on the IHE FTP site, see ITI TF-2x: Appendix W.</w:t>
      </w:r>
    </w:p>
    <w:p w14:paraId="6026CB49" w14:textId="77777777" w:rsidR="007A1F44" w:rsidRPr="00977EA3" w:rsidRDefault="007A1F44" w:rsidP="00971004">
      <w:pPr>
        <w:pStyle w:val="Titolo6"/>
        <w:numPr>
          <w:ilvl w:val="0"/>
          <w:numId w:val="0"/>
        </w:numPr>
        <w:tabs>
          <w:tab w:val="clear" w:pos="2160"/>
          <w:tab w:val="clear" w:pos="2880"/>
          <w:tab w:val="clear" w:pos="3600"/>
          <w:tab w:val="clear" w:pos="4320"/>
          <w:tab w:val="clear" w:pos="5040"/>
        </w:tabs>
        <w:rPr>
          <w:noProof w:val="0"/>
        </w:rPr>
      </w:pPr>
      <w:bookmarkStart w:id="2987" w:name="_Toc169692792"/>
      <w:r w:rsidRPr="00977EA3">
        <w:rPr>
          <w:noProof w:val="0"/>
        </w:rPr>
        <w:t>3.47.4.2.3.2 Message Examples</w:t>
      </w:r>
      <w:bookmarkEnd w:id="2987"/>
    </w:p>
    <w:p w14:paraId="4B519DE3" w14:textId="77777777" w:rsidR="007A1F44" w:rsidRPr="00977EA3" w:rsidRDefault="007A1F44" w:rsidP="003462A5">
      <w:pPr>
        <w:pStyle w:val="Corpotesto"/>
      </w:pPr>
      <w:r w:rsidRPr="00977EA3">
        <w:t>Message examples can be found online on the IHE FTP site, see ITI TF-2x: Appendix W.</w:t>
      </w:r>
    </w:p>
    <w:p w14:paraId="1522FCA9" w14:textId="77777777" w:rsidR="007A1F44" w:rsidRPr="00977EA3" w:rsidRDefault="007A1F44" w:rsidP="00971004">
      <w:pPr>
        <w:pStyle w:val="Titolo3"/>
        <w:numPr>
          <w:ilvl w:val="0"/>
          <w:numId w:val="0"/>
        </w:numPr>
        <w:tabs>
          <w:tab w:val="clear" w:pos="2160"/>
          <w:tab w:val="clear" w:pos="2880"/>
        </w:tabs>
        <w:rPr>
          <w:noProof w:val="0"/>
        </w:rPr>
      </w:pPr>
      <w:bookmarkStart w:id="2988" w:name="_Toc269052468"/>
      <w:bookmarkStart w:id="2989" w:name="_Toc398544362"/>
      <w:bookmarkStart w:id="2990" w:name="_Toc398718003"/>
      <w:bookmarkStart w:id="2991" w:name="_Toc518634602"/>
      <w:r w:rsidRPr="00977EA3">
        <w:rPr>
          <w:noProof w:val="0"/>
        </w:rPr>
        <w:t>3.47.5 Security Requirements</w:t>
      </w:r>
      <w:bookmarkEnd w:id="2988"/>
      <w:bookmarkEnd w:id="2989"/>
      <w:bookmarkEnd w:id="2990"/>
      <w:bookmarkEnd w:id="2991"/>
    </w:p>
    <w:p w14:paraId="7A43A826" w14:textId="77777777" w:rsidR="007A1F44" w:rsidRPr="00977EA3" w:rsidRDefault="007A1F44" w:rsidP="00601E92">
      <w:pPr>
        <w:pStyle w:val="Corpotesto"/>
      </w:pPr>
      <w:r w:rsidRPr="00977EA3">
        <w:t>No transaction specific security considerations.</w:t>
      </w:r>
    </w:p>
    <w:p w14:paraId="1096A1F5" w14:textId="77777777" w:rsidR="007A1F44" w:rsidRPr="00977EA3" w:rsidRDefault="007A1F44" w:rsidP="00971004">
      <w:pPr>
        <w:pStyle w:val="Titolo4"/>
        <w:tabs>
          <w:tab w:val="clear" w:pos="432"/>
          <w:tab w:val="clear" w:pos="2160"/>
          <w:tab w:val="clear" w:pos="2880"/>
          <w:tab w:val="clear" w:pos="3600"/>
        </w:tabs>
        <w:rPr>
          <w:noProof w:val="0"/>
        </w:rPr>
      </w:pPr>
      <w:bookmarkStart w:id="2992" w:name="_Toc398544363"/>
      <w:r w:rsidRPr="00977EA3">
        <w:rPr>
          <w:noProof w:val="0"/>
        </w:rPr>
        <w:t>3.47.5.1 Audit Record Considerations</w:t>
      </w:r>
      <w:bookmarkEnd w:id="2992"/>
      <w:r w:rsidRPr="00977EA3">
        <w:rPr>
          <w:noProof w:val="0"/>
        </w:rPr>
        <w:t xml:space="preserve"> </w:t>
      </w:r>
    </w:p>
    <w:p w14:paraId="5998F90B" w14:textId="3AC0433D" w:rsidR="0024701A" w:rsidRPr="00977EA3" w:rsidRDefault="007A1F44" w:rsidP="00601E92">
      <w:pPr>
        <w:pStyle w:val="Corpotesto"/>
        <w:rPr>
          <w:lang w:eastAsia="fr-FR"/>
        </w:rPr>
      </w:pPr>
      <w:r w:rsidRPr="00977EA3">
        <w:rPr>
          <w:lang w:eastAsia="fr-FR"/>
        </w:rPr>
        <w:t xml:space="preserve">When grouped with ATNA Secure Node or Secure Application </w:t>
      </w:r>
      <w:r w:rsidR="00232E9F" w:rsidRPr="00977EA3">
        <w:rPr>
          <w:lang w:eastAsia="fr-FR"/>
        </w:rPr>
        <w:t>Actor</w:t>
      </w:r>
      <w:r w:rsidRPr="00977EA3">
        <w:rPr>
          <w:lang w:eastAsia="fr-FR"/>
        </w:rPr>
        <w:t xml:space="preserve">s, this transaction is to be audited as “Query Information” event, as defined in ITI TF-2a: </w:t>
      </w:r>
      <w:r w:rsidR="00D370AE" w:rsidRPr="00977EA3">
        <w:rPr>
          <w:lang w:eastAsia="fr-FR"/>
        </w:rPr>
        <w:t>Table 3.20.4.1.1.1-1</w:t>
      </w:r>
      <w:r w:rsidRPr="00977EA3">
        <w:rPr>
          <w:lang w:eastAsia="fr-FR"/>
        </w:rPr>
        <w:t>. The following tables show items that are required to be part of the audit record for this transaction.</w:t>
      </w:r>
    </w:p>
    <w:p w14:paraId="5C96FB21" w14:textId="77777777" w:rsidR="007A1F44" w:rsidRPr="00E63AF6" w:rsidRDefault="007A1F44" w:rsidP="00971004">
      <w:pPr>
        <w:pStyle w:val="Titolo5"/>
        <w:tabs>
          <w:tab w:val="clear" w:pos="432"/>
          <w:tab w:val="clear" w:pos="2160"/>
          <w:tab w:val="clear" w:pos="2880"/>
          <w:tab w:val="clear" w:pos="3600"/>
          <w:tab w:val="clear" w:pos="4320"/>
        </w:tabs>
        <w:rPr>
          <w:noProof w:val="0"/>
          <w:lang w:val="fr-FR"/>
          <w:rPrChange w:id="2993" w:author="Gregorio Canal" w:date="2019-05-22T14:54:00Z">
            <w:rPr>
              <w:noProof w:val="0"/>
            </w:rPr>
          </w:rPrChange>
        </w:rPr>
      </w:pPr>
      <w:r w:rsidRPr="00E63AF6">
        <w:rPr>
          <w:noProof w:val="0"/>
          <w:lang w:val="fr-FR"/>
          <w:rPrChange w:id="2994" w:author="Gregorio Canal" w:date="2019-05-22T14:54:00Z">
            <w:rPr>
              <w:noProof w:val="0"/>
            </w:rPr>
          </w:rPrChange>
        </w:rPr>
        <w:t xml:space="preserve">3.47.5.1.1 Patient </w:t>
      </w:r>
      <w:proofErr w:type="spellStart"/>
      <w:r w:rsidRPr="00E63AF6">
        <w:rPr>
          <w:noProof w:val="0"/>
          <w:lang w:val="fr-FR"/>
          <w:rPrChange w:id="2995" w:author="Gregorio Canal" w:date="2019-05-22T14:54:00Z">
            <w:rPr>
              <w:noProof w:val="0"/>
            </w:rPr>
          </w:rPrChange>
        </w:rPr>
        <w:t>Demographics</w:t>
      </w:r>
      <w:proofErr w:type="spellEnd"/>
      <w:r w:rsidRPr="00E63AF6">
        <w:rPr>
          <w:noProof w:val="0"/>
          <w:lang w:val="fr-FR"/>
          <w:rPrChange w:id="2996" w:author="Gregorio Canal" w:date="2019-05-22T14:54:00Z">
            <w:rPr>
              <w:noProof w:val="0"/>
            </w:rPr>
          </w:rPrChange>
        </w:rPr>
        <w:t xml:space="preserv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71EBBB56" w14:textId="77777777" w:rsidTr="003462A5">
        <w:trPr>
          <w:cantSplit/>
        </w:trPr>
        <w:tc>
          <w:tcPr>
            <w:tcW w:w="1458" w:type="dxa"/>
            <w:textDirection w:val="btLr"/>
            <w:vAlign w:val="center"/>
          </w:tcPr>
          <w:p w14:paraId="272CFC8D" w14:textId="77777777" w:rsidR="007A1F44" w:rsidRPr="00E63AF6" w:rsidRDefault="007A1F44" w:rsidP="00D372D5">
            <w:pPr>
              <w:pStyle w:val="TableEntryHeader"/>
              <w:rPr>
                <w:noProof w:val="0"/>
                <w:sz w:val="20"/>
                <w:lang w:val="fr-FR"/>
                <w:rPrChange w:id="2997" w:author="Gregorio Canal" w:date="2019-05-22T14:54:00Z">
                  <w:rPr>
                    <w:noProof w:val="0"/>
                    <w:sz w:val="20"/>
                  </w:rPr>
                </w:rPrChange>
              </w:rPr>
            </w:pPr>
          </w:p>
        </w:tc>
        <w:tc>
          <w:tcPr>
            <w:tcW w:w="2610" w:type="dxa"/>
            <w:shd w:val="clear" w:color="auto" w:fill="D9D9D9" w:themeFill="background1" w:themeFillShade="D9"/>
            <w:vAlign w:val="center"/>
          </w:tcPr>
          <w:p w14:paraId="03E185B8"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7DD384CF"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shd w:val="clear" w:color="auto" w:fill="D9D9D9" w:themeFill="background1" w:themeFillShade="D9"/>
            <w:vAlign w:val="center"/>
          </w:tcPr>
          <w:p w14:paraId="369AF668" w14:textId="77777777" w:rsidR="007A1F44" w:rsidRPr="00977EA3" w:rsidRDefault="007A1F44" w:rsidP="00A53067">
            <w:pPr>
              <w:pStyle w:val="TableEntryHeader"/>
              <w:rPr>
                <w:noProof w:val="0"/>
              </w:rPr>
            </w:pPr>
            <w:r w:rsidRPr="00977EA3">
              <w:rPr>
                <w:noProof w:val="0"/>
              </w:rPr>
              <w:t>Value Constraints</w:t>
            </w:r>
          </w:p>
        </w:tc>
      </w:tr>
      <w:tr w:rsidR="007A1F44" w:rsidRPr="00977EA3" w14:paraId="2B4D261A" w14:textId="77777777" w:rsidTr="00D372D5">
        <w:trPr>
          <w:cantSplit/>
        </w:trPr>
        <w:tc>
          <w:tcPr>
            <w:tcW w:w="1458" w:type="dxa"/>
            <w:vMerge w:val="restart"/>
          </w:tcPr>
          <w:p w14:paraId="7B7EBDFC" w14:textId="77777777" w:rsidR="007A1F44" w:rsidRPr="00977EA3" w:rsidRDefault="007A1F44" w:rsidP="00A53067">
            <w:pPr>
              <w:pStyle w:val="TableEntryHeader"/>
              <w:rPr>
                <w:noProof w:val="0"/>
              </w:rPr>
            </w:pPr>
            <w:r w:rsidRPr="00977EA3">
              <w:rPr>
                <w:noProof w:val="0"/>
              </w:rPr>
              <w:t>Event</w:t>
            </w:r>
          </w:p>
          <w:p w14:paraId="484B748B"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11C2C60D" w14:textId="77777777" w:rsidR="007A1F44" w:rsidRPr="00977EA3" w:rsidRDefault="007A1F44" w:rsidP="00971004">
            <w:pPr>
              <w:pStyle w:val="TableEntry"/>
              <w:rPr>
                <w:noProof w:val="0"/>
                <w:sz w:val="16"/>
              </w:rPr>
            </w:pPr>
            <w:proofErr w:type="spellStart"/>
            <w:r w:rsidRPr="00977EA3">
              <w:rPr>
                <w:noProof w:val="0"/>
                <w:sz w:val="16"/>
              </w:rPr>
              <w:t>EventID</w:t>
            </w:r>
            <w:proofErr w:type="spellEnd"/>
          </w:p>
        </w:tc>
        <w:tc>
          <w:tcPr>
            <w:tcW w:w="720" w:type="dxa"/>
            <w:vAlign w:val="center"/>
          </w:tcPr>
          <w:p w14:paraId="7834941F"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14235A55"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31D2A893" w14:textId="77777777">
        <w:trPr>
          <w:cantSplit/>
        </w:trPr>
        <w:tc>
          <w:tcPr>
            <w:tcW w:w="1458" w:type="dxa"/>
            <w:vMerge/>
            <w:vAlign w:val="center"/>
          </w:tcPr>
          <w:p w14:paraId="49BB8844"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A6763DB" w14:textId="77777777" w:rsidR="007A1F44" w:rsidRPr="00977EA3" w:rsidRDefault="007A1F44" w:rsidP="00971004">
            <w:pPr>
              <w:pStyle w:val="TableEntry"/>
              <w:rPr>
                <w:noProof w:val="0"/>
                <w:sz w:val="16"/>
              </w:rPr>
            </w:pPr>
            <w:proofErr w:type="spellStart"/>
            <w:r w:rsidRPr="00977EA3">
              <w:rPr>
                <w:noProof w:val="0"/>
                <w:sz w:val="16"/>
              </w:rPr>
              <w:t>EventActionCode</w:t>
            </w:r>
            <w:proofErr w:type="spellEnd"/>
          </w:p>
        </w:tc>
        <w:tc>
          <w:tcPr>
            <w:tcW w:w="720" w:type="dxa"/>
            <w:vAlign w:val="center"/>
          </w:tcPr>
          <w:p w14:paraId="2B6EA984"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4F6A0871"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4E7EF966" w14:textId="77777777">
        <w:trPr>
          <w:cantSplit/>
        </w:trPr>
        <w:tc>
          <w:tcPr>
            <w:tcW w:w="1458" w:type="dxa"/>
            <w:vMerge/>
            <w:vAlign w:val="center"/>
          </w:tcPr>
          <w:p w14:paraId="7999DAD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E6DDA07" w14:textId="77777777" w:rsidR="007A1F44" w:rsidRPr="00977EA3" w:rsidRDefault="007A1F44" w:rsidP="00971004">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775209B1"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214AD2A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344F638" w14:textId="77777777">
        <w:trPr>
          <w:cantSplit/>
        </w:trPr>
        <w:tc>
          <w:tcPr>
            <w:tcW w:w="1458" w:type="dxa"/>
            <w:vMerge/>
            <w:vAlign w:val="center"/>
          </w:tcPr>
          <w:p w14:paraId="78329D83"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8D1942A" w14:textId="77777777" w:rsidR="007A1F44" w:rsidRPr="00977EA3" w:rsidRDefault="007A1F44" w:rsidP="00971004">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2B2DE68D"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1AF27A2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E63AF6" w14:paraId="250E0C13" w14:textId="77777777">
        <w:trPr>
          <w:cantSplit/>
        </w:trPr>
        <w:tc>
          <w:tcPr>
            <w:tcW w:w="1458" w:type="dxa"/>
            <w:vMerge/>
            <w:vAlign w:val="center"/>
          </w:tcPr>
          <w:p w14:paraId="67A6AA31"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7FDC108F" w14:textId="77777777" w:rsidR="007A1F44" w:rsidRPr="00977EA3" w:rsidRDefault="007A1F44" w:rsidP="00971004">
            <w:pPr>
              <w:pStyle w:val="TableEntry"/>
              <w:rPr>
                <w:noProof w:val="0"/>
                <w:sz w:val="16"/>
              </w:rPr>
            </w:pPr>
            <w:proofErr w:type="spellStart"/>
            <w:r w:rsidRPr="00977EA3">
              <w:rPr>
                <w:noProof w:val="0"/>
                <w:sz w:val="16"/>
              </w:rPr>
              <w:t>EventTypeCode</w:t>
            </w:r>
            <w:proofErr w:type="spellEnd"/>
          </w:p>
        </w:tc>
        <w:tc>
          <w:tcPr>
            <w:tcW w:w="720" w:type="dxa"/>
            <w:vAlign w:val="center"/>
          </w:tcPr>
          <w:p w14:paraId="38743A55"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DEE966F" w14:textId="77777777" w:rsidR="007A1F44" w:rsidRPr="00E63AF6" w:rsidRDefault="007A1F44" w:rsidP="00971004">
            <w:pPr>
              <w:pStyle w:val="TableEntry"/>
              <w:rPr>
                <w:noProof w:val="0"/>
                <w:sz w:val="16"/>
                <w:lang w:val="fr-FR"/>
                <w:rPrChange w:id="2998" w:author="Gregorio Canal" w:date="2019-05-22T14:54:00Z">
                  <w:rPr>
                    <w:noProof w:val="0"/>
                    <w:sz w:val="16"/>
                  </w:rPr>
                </w:rPrChange>
              </w:rPr>
            </w:pPr>
            <w:r w:rsidRPr="00E63AF6">
              <w:rPr>
                <w:noProof w:val="0"/>
                <w:sz w:val="16"/>
                <w:lang w:val="fr-FR"/>
                <w:rPrChange w:id="2999" w:author="Gregorio Canal" w:date="2019-05-22T14:54:00Z">
                  <w:rPr>
                    <w:noProof w:val="0"/>
                    <w:sz w:val="16"/>
                  </w:rPr>
                </w:rPrChange>
              </w:rPr>
              <w:t xml:space="preserve">EV(“ITI-47”, “IHE Transactions”, “Patient </w:t>
            </w:r>
            <w:proofErr w:type="spellStart"/>
            <w:r w:rsidRPr="00E63AF6">
              <w:rPr>
                <w:noProof w:val="0"/>
                <w:sz w:val="16"/>
                <w:lang w:val="fr-FR"/>
                <w:rPrChange w:id="3000" w:author="Gregorio Canal" w:date="2019-05-22T14:54:00Z">
                  <w:rPr>
                    <w:noProof w:val="0"/>
                    <w:sz w:val="16"/>
                  </w:rPr>
                </w:rPrChange>
              </w:rPr>
              <w:t>Demographics</w:t>
            </w:r>
            <w:proofErr w:type="spellEnd"/>
            <w:r w:rsidRPr="00E63AF6">
              <w:rPr>
                <w:noProof w:val="0"/>
                <w:sz w:val="16"/>
                <w:lang w:val="fr-FR"/>
                <w:rPrChange w:id="3001" w:author="Gregorio Canal" w:date="2019-05-22T14:54:00Z">
                  <w:rPr>
                    <w:noProof w:val="0"/>
                    <w:sz w:val="16"/>
                  </w:rPr>
                </w:rPrChange>
              </w:rPr>
              <w:t xml:space="preserve"> </w:t>
            </w:r>
            <w:proofErr w:type="spellStart"/>
            <w:r w:rsidRPr="00E63AF6">
              <w:rPr>
                <w:noProof w:val="0"/>
                <w:sz w:val="16"/>
                <w:lang w:val="fr-FR"/>
                <w:rPrChange w:id="3002" w:author="Gregorio Canal" w:date="2019-05-22T14:54:00Z">
                  <w:rPr>
                    <w:noProof w:val="0"/>
                    <w:sz w:val="16"/>
                  </w:rPr>
                </w:rPrChange>
              </w:rPr>
              <w:t>Query</w:t>
            </w:r>
            <w:proofErr w:type="spellEnd"/>
            <w:r w:rsidRPr="00E63AF6">
              <w:rPr>
                <w:noProof w:val="0"/>
                <w:sz w:val="16"/>
                <w:lang w:val="fr-FR"/>
                <w:rPrChange w:id="3003" w:author="Gregorio Canal" w:date="2019-05-22T14:54:00Z">
                  <w:rPr>
                    <w:noProof w:val="0"/>
                    <w:sz w:val="16"/>
                  </w:rPr>
                </w:rPrChange>
              </w:rPr>
              <w:t>”)</w:t>
            </w:r>
          </w:p>
        </w:tc>
      </w:tr>
      <w:tr w:rsidR="007A1F44" w:rsidRPr="00977EA3" w14:paraId="2A91D5B8" w14:textId="77777777">
        <w:trPr>
          <w:cantSplit/>
        </w:trPr>
        <w:tc>
          <w:tcPr>
            <w:tcW w:w="9666" w:type="dxa"/>
            <w:gridSpan w:val="4"/>
          </w:tcPr>
          <w:p w14:paraId="26F1F006" w14:textId="77777777" w:rsidR="007A1F44" w:rsidRPr="00977EA3" w:rsidRDefault="007A1F44" w:rsidP="003462A5">
            <w:pPr>
              <w:pStyle w:val="TableEntry"/>
              <w:rPr>
                <w:b/>
                <w:noProof w:val="0"/>
                <w:sz w:val="16"/>
              </w:rPr>
            </w:pPr>
            <w:r w:rsidRPr="00977EA3">
              <w:rPr>
                <w:noProof w:val="0"/>
                <w:sz w:val="16"/>
              </w:rPr>
              <w:t>Source (Patient Demographics Consumer) (1)</w:t>
            </w:r>
          </w:p>
        </w:tc>
      </w:tr>
      <w:tr w:rsidR="007A1F44" w:rsidRPr="00977EA3" w14:paraId="7ACD822C" w14:textId="77777777">
        <w:trPr>
          <w:cantSplit/>
        </w:trPr>
        <w:tc>
          <w:tcPr>
            <w:tcW w:w="9666" w:type="dxa"/>
            <w:gridSpan w:val="4"/>
          </w:tcPr>
          <w:p w14:paraId="37C0CEE2" w14:textId="77777777" w:rsidR="007A1F44" w:rsidRPr="00977EA3" w:rsidRDefault="007A1F44" w:rsidP="003462A5">
            <w:pPr>
              <w:pStyle w:val="TableEntry"/>
              <w:rPr>
                <w:b/>
                <w:noProof w:val="0"/>
                <w:sz w:val="16"/>
                <w:szCs w:val="16"/>
              </w:rPr>
            </w:pPr>
            <w:r w:rsidRPr="00977EA3">
              <w:rPr>
                <w:noProof w:val="0"/>
                <w:sz w:val="16"/>
                <w:szCs w:val="16"/>
              </w:rPr>
              <w:t>Human Requestor (0..n)</w:t>
            </w:r>
          </w:p>
        </w:tc>
      </w:tr>
      <w:tr w:rsidR="007A1F44" w:rsidRPr="00977EA3" w14:paraId="7DA3FB55" w14:textId="77777777">
        <w:trPr>
          <w:cantSplit/>
        </w:trPr>
        <w:tc>
          <w:tcPr>
            <w:tcW w:w="9666" w:type="dxa"/>
            <w:gridSpan w:val="4"/>
          </w:tcPr>
          <w:p w14:paraId="3907DC87" w14:textId="77777777" w:rsidR="007A1F44" w:rsidRPr="00977EA3" w:rsidRDefault="007A1F44" w:rsidP="003462A5">
            <w:pPr>
              <w:pStyle w:val="TableEntry"/>
              <w:rPr>
                <w:b/>
                <w:noProof w:val="0"/>
                <w:sz w:val="16"/>
              </w:rPr>
            </w:pPr>
            <w:r w:rsidRPr="00977EA3">
              <w:rPr>
                <w:noProof w:val="0"/>
                <w:sz w:val="16"/>
              </w:rPr>
              <w:t>Destination (Patient Demographics Supplier) (1)</w:t>
            </w:r>
          </w:p>
        </w:tc>
      </w:tr>
      <w:tr w:rsidR="007A1F44" w:rsidRPr="00E63AF6" w14:paraId="42837C69" w14:textId="77777777">
        <w:trPr>
          <w:cantSplit/>
        </w:trPr>
        <w:tc>
          <w:tcPr>
            <w:tcW w:w="9666" w:type="dxa"/>
            <w:gridSpan w:val="4"/>
          </w:tcPr>
          <w:p w14:paraId="16EDF959" w14:textId="77777777" w:rsidR="007A1F44" w:rsidRPr="00E63AF6" w:rsidRDefault="007A1F44" w:rsidP="003462A5">
            <w:pPr>
              <w:pStyle w:val="TableEntry"/>
              <w:rPr>
                <w:b/>
                <w:noProof w:val="0"/>
                <w:sz w:val="16"/>
                <w:lang w:val="fr-FR"/>
                <w:rPrChange w:id="3004" w:author="Gregorio Canal" w:date="2019-05-22T14:54:00Z">
                  <w:rPr>
                    <w:b/>
                    <w:noProof w:val="0"/>
                    <w:sz w:val="16"/>
                  </w:rPr>
                </w:rPrChange>
              </w:rPr>
            </w:pPr>
            <w:r w:rsidRPr="00E63AF6">
              <w:rPr>
                <w:noProof w:val="0"/>
                <w:sz w:val="16"/>
                <w:lang w:val="fr-FR"/>
                <w:rPrChange w:id="3005" w:author="Gregorio Canal" w:date="2019-05-22T14:54:00Z">
                  <w:rPr>
                    <w:noProof w:val="0"/>
                    <w:sz w:val="16"/>
                  </w:rPr>
                </w:rPrChange>
              </w:rPr>
              <w:t xml:space="preserve">Audit Source (Patient </w:t>
            </w:r>
            <w:proofErr w:type="spellStart"/>
            <w:r w:rsidRPr="00E63AF6">
              <w:rPr>
                <w:noProof w:val="0"/>
                <w:sz w:val="16"/>
                <w:lang w:val="fr-FR"/>
                <w:rPrChange w:id="3006" w:author="Gregorio Canal" w:date="2019-05-22T14:54:00Z">
                  <w:rPr>
                    <w:noProof w:val="0"/>
                    <w:sz w:val="16"/>
                  </w:rPr>
                </w:rPrChange>
              </w:rPr>
              <w:t>Demographics</w:t>
            </w:r>
            <w:proofErr w:type="spellEnd"/>
            <w:r w:rsidRPr="00E63AF6">
              <w:rPr>
                <w:noProof w:val="0"/>
                <w:sz w:val="16"/>
                <w:lang w:val="fr-FR"/>
                <w:rPrChange w:id="3007" w:author="Gregorio Canal" w:date="2019-05-22T14:54:00Z">
                  <w:rPr>
                    <w:noProof w:val="0"/>
                    <w:sz w:val="16"/>
                  </w:rPr>
                </w:rPrChange>
              </w:rPr>
              <w:t xml:space="preserve"> Consumer) (1)</w:t>
            </w:r>
          </w:p>
        </w:tc>
      </w:tr>
      <w:tr w:rsidR="007A1F44" w:rsidRPr="00977EA3" w14:paraId="0255B3E7" w14:textId="77777777">
        <w:trPr>
          <w:cantSplit/>
        </w:trPr>
        <w:tc>
          <w:tcPr>
            <w:tcW w:w="9666" w:type="dxa"/>
            <w:gridSpan w:val="4"/>
          </w:tcPr>
          <w:p w14:paraId="4948A102" w14:textId="77777777" w:rsidR="007A1F44" w:rsidRPr="00977EA3" w:rsidRDefault="007A1F44" w:rsidP="003462A5">
            <w:pPr>
              <w:pStyle w:val="TableEntry"/>
              <w:rPr>
                <w:b/>
                <w:noProof w:val="0"/>
                <w:sz w:val="16"/>
              </w:rPr>
            </w:pPr>
            <w:r w:rsidRPr="00977EA3">
              <w:rPr>
                <w:noProof w:val="0"/>
                <w:sz w:val="16"/>
              </w:rPr>
              <w:t>Patient (0..n)</w:t>
            </w:r>
          </w:p>
        </w:tc>
      </w:tr>
      <w:tr w:rsidR="007A1F44" w:rsidRPr="00977EA3" w14:paraId="2AF932E4" w14:textId="77777777">
        <w:trPr>
          <w:cantSplit/>
        </w:trPr>
        <w:tc>
          <w:tcPr>
            <w:tcW w:w="9666" w:type="dxa"/>
            <w:gridSpan w:val="4"/>
          </w:tcPr>
          <w:p w14:paraId="2CE36728" w14:textId="22CA28C0" w:rsidR="007A1F44" w:rsidRPr="00977EA3" w:rsidRDefault="007A1F44" w:rsidP="003462A5">
            <w:pPr>
              <w:pStyle w:val="TableEntry"/>
              <w:rPr>
                <w:b/>
                <w:noProof w:val="0"/>
                <w:sz w:val="16"/>
              </w:rPr>
            </w:pPr>
            <w:r w:rsidRPr="00977EA3">
              <w:rPr>
                <w:noProof w:val="0"/>
                <w:sz w:val="16"/>
              </w:rPr>
              <w:lastRenderedPageBreak/>
              <w:t>Query Parameters</w:t>
            </w:r>
            <w:r w:rsidR="00515506" w:rsidRPr="00977EA3">
              <w:rPr>
                <w:noProof w:val="0"/>
                <w:sz w:val="16"/>
              </w:rPr>
              <w:t xml:space="preserve"> </w:t>
            </w:r>
            <w:r w:rsidRPr="00977EA3">
              <w:rPr>
                <w:noProof w:val="0"/>
                <w:sz w:val="16"/>
              </w:rPr>
              <w:t>(1)</w:t>
            </w:r>
          </w:p>
        </w:tc>
      </w:tr>
    </w:tbl>
    <w:p w14:paraId="352218A4" w14:textId="77777777" w:rsidR="007A1F44" w:rsidRPr="00977EA3" w:rsidRDefault="007A1F44" w:rsidP="00D372D5">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E6329BD" w14:textId="77777777">
        <w:trPr>
          <w:cantSplit/>
        </w:trPr>
        <w:tc>
          <w:tcPr>
            <w:tcW w:w="1548" w:type="dxa"/>
            <w:vMerge w:val="restart"/>
          </w:tcPr>
          <w:p w14:paraId="78180DD0" w14:textId="77777777" w:rsidR="007A1F44" w:rsidRPr="00977EA3" w:rsidRDefault="007A1F44" w:rsidP="00A53067">
            <w:pPr>
              <w:pStyle w:val="TableEntryHeader"/>
              <w:rPr>
                <w:noProof w:val="0"/>
              </w:rPr>
            </w:pPr>
            <w:r w:rsidRPr="00977EA3">
              <w:rPr>
                <w:noProof w:val="0"/>
              </w:rPr>
              <w:t>Source</w:t>
            </w:r>
          </w:p>
          <w:p w14:paraId="4DD6D448"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459AA167" w14:textId="77777777" w:rsidR="007A1F44" w:rsidRPr="00977EA3" w:rsidRDefault="007A1F44" w:rsidP="00A42D84">
            <w:pPr>
              <w:pStyle w:val="TableEntry"/>
              <w:rPr>
                <w:i/>
                <w:noProof w:val="0"/>
                <w:sz w:val="16"/>
              </w:rPr>
            </w:pPr>
            <w:proofErr w:type="spellStart"/>
            <w:r w:rsidRPr="00977EA3">
              <w:rPr>
                <w:i/>
                <w:noProof w:val="0"/>
                <w:sz w:val="16"/>
              </w:rPr>
              <w:t>UserID</w:t>
            </w:r>
            <w:proofErr w:type="spellEnd"/>
          </w:p>
        </w:tc>
        <w:tc>
          <w:tcPr>
            <w:tcW w:w="630" w:type="dxa"/>
            <w:vAlign w:val="center"/>
          </w:tcPr>
          <w:p w14:paraId="582EBEB0"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145650B7"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1AC87576" w14:textId="77777777">
        <w:trPr>
          <w:cantSplit/>
        </w:trPr>
        <w:tc>
          <w:tcPr>
            <w:tcW w:w="1548" w:type="dxa"/>
            <w:vMerge/>
            <w:textDirection w:val="btLr"/>
            <w:vAlign w:val="center"/>
          </w:tcPr>
          <w:p w14:paraId="4D4506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C13C04F" w14:textId="77777777" w:rsidR="007A1F44" w:rsidRPr="00977EA3" w:rsidRDefault="007A1F44" w:rsidP="00971004">
            <w:pPr>
              <w:pStyle w:val="TableEntry"/>
              <w:rPr>
                <w:noProof w:val="0"/>
                <w:sz w:val="16"/>
              </w:rPr>
            </w:pPr>
            <w:proofErr w:type="spellStart"/>
            <w:r w:rsidRPr="00977EA3">
              <w:rPr>
                <w:noProof w:val="0"/>
                <w:sz w:val="16"/>
              </w:rPr>
              <w:t>AlternativeUserID</w:t>
            </w:r>
            <w:proofErr w:type="spellEnd"/>
          </w:p>
        </w:tc>
        <w:tc>
          <w:tcPr>
            <w:tcW w:w="630" w:type="dxa"/>
            <w:vAlign w:val="center"/>
          </w:tcPr>
          <w:p w14:paraId="4CC5928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294352A"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BBE69F9" w14:textId="77777777">
        <w:trPr>
          <w:cantSplit/>
        </w:trPr>
        <w:tc>
          <w:tcPr>
            <w:tcW w:w="1548" w:type="dxa"/>
            <w:vMerge/>
            <w:textDirection w:val="btLr"/>
            <w:vAlign w:val="center"/>
          </w:tcPr>
          <w:p w14:paraId="174EE43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896F717"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6291FBA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702EC1"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3B52C59" w14:textId="77777777">
        <w:trPr>
          <w:cantSplit/>
        </w:trPr>
        <w:tc>
          <w:tcPr>
            <w:tcW w:w="1548" w:type="dxa"/>
            <w:vMerge/>
            <w:textDirection w:val="btLr"/>
            <w:vAlign w:val="center"/>
          </w:tcPr>
          <w:p w14:paraId="22F430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CEFBDB2" w14:textId="77777777" w:rsidR="007A1F44" w:rsidRPr="00977EA3" w:rsidRDefault="007A1F44" w:rsidP="00952DDA">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644D16B3" w14:textId="77777777" w:rsidR="007A1F44" w:rsidRPr="00977EA3" w:rsidRDefault="007A1F44" w:rsidP="00971004">
            <w:pPr>
              <w:pStyle w:val="TableEntry"/>
              <w:jc w:val="center"/>
              <w:rPr>
                <w:iCs/>
                <w:noProof w:val="0"/>
                <w:sz w:val="16"/>
              </w:rPr>
            </w:pPr>
            <w:r w:rsidRPr="00977EA3">
              <w:rPr>
                <w:iCs/>
                <w:noProof w:val="0"/>
                <w:sz w:val="16"/>
              </w:rPr>
              <w:t>U</w:t>
            </w:r>
          </w:p>
        </w:tc>
        <w:tc>
          <w:tcPr>
            <w:tcW w:w="4968" w:type="dxa"/>
            <w:vAlign w:val="center"/>
          </w:tcPr>
          <w:p w14:paraId="7C6CC457"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2B74B61" w14:textId="77777777">
        <w:trPr>
          <w:cantSplit/>
        </w:trPr>
        <w:tc>
          <w:tcPr>
            <w:tcW w:w="1548" w:type="dxa"/>
            <w:vMerge/>
            <w:textDirection w:val="btLr"/>
            <w:vAlign w:val="center"/>
          </w:tcPr>
          <w:p w14:paraId="08733E2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82446B1"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32B8DD0D"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051303"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39E59E0F" w14:textId="77777777">
        <w:trPr>
          <w:cantSplit/>
        </w:trPr>
        <w:tc>
          <w:tcPr>
            <w:tcW w:w="1548" w:type="dxa"/>
            <w:vMerge/>
            <w:textDirection w:val="btLr"/>
            <w:vAlign w:val="center"/>
          </w:tcPr>
          <w:p w14:paraId="5CD3BAA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1AC8085"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11CB3EB8"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D31C880"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152A5461" w14:textId="77777777">
        <w:trPr>
          <w:cantSplit/>
        </w:trPr>
        <w:tc>
          <w:tcPr>
            <w:tcW w:w="1548" w:type="dxa"/>
            <w:vMerge/>
            <w:textDirection w:val="btLr"/>
            <w:vAlign w:val="center"/>
          </w:tcPr>
          <w:p w14:paraId="38ED6AD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7284EDD"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306633D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BDF00B0" w14:textId="77777777" w:rsidR="007A1F44" w:rsidRPr="00977EA3" w:rsidRDefault="007A1F44" w:rsidP="00971004">
            <w:pPr>
              <w:pStyle w:val="TableEntry"/>
              <w:rPr>
                <w:noProof w:val="0"/>
                <w:sz w:val="16"/>
              </w:rPr>
            </w:pPr>
            <w:r w:rsidRPr="00977EA3">
              <w:rPr>
                <w:noProof w:val="0"/>
                <w:sz w:val="16"/>
              </w:rPr>
              <w:t>the machine name or IP address.</w:t>
            </w:r>
          </w:p>
        </w:tc>
      </w:tr>
    </w:tbl>
    <w:p w14:paraId="13F3CB0F"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7781F6E" w14:textId="77777777" w:rsidTr="00D372D5">
        <w:tc>
          <w:tcPr>
            <w:tcW w:w="1548" w:type="dxa"/>
            <w:vMerge w:val="restart"/>
          </w:tcPr>
          <w:p w14:paraId="0AC1AC4F" w14:textId="77777777" w:rsidR="007A1F44" w:rsidRPr="00977EA3" w:rsidRDefault="007A1F44" w:rsidP="00A53067">
            <w:pPr>
              <w:pStyle w:val="TableEntryHeader"/>
              <w:rPr>
                <w:noProof w:val="0"/>
              </w:rPr>
            </w:pPr>
            <w:r w:rsidRPr="00977EA3">
              <w:rPr>
                <w:noProof w:val="0"/>
              </w:rPr>
              <w:t>Human Requestor (if known)</w:t>
            </w:r>
          </w:p>
          <w:p w14:paraId="42FC0C78"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5A773328" w14:textId="77777777" w:rsidR="007A1F44" w:rsidRPr="00977EA3" w:rsidRDefault="007A1F44" w:rsidP="00971004">
            <w:pPr>
              <w:pStyle w:val="TableEntry"/>
              <w:rPr>
                <w:noProof w:val="0"/>
                <w:sz w:val="16"/>
              </w:rPr>
            </w:pPr>
            <w:proofErr w:type="spellStart"/>
            <w:r w:rsidRPr="00977EA3">
              <w:rPr>
                <w:noProof w:val="0"/>
                <w:sz w:val="16"/>
              </w:rPr>
              <w:t>UserID</w:t>
            </w:r>
            <w:proofErr w:type="spellEnd"/>
          </w:p>
        </w:tc>
        <w:tc>
          <w:tcPr>
            <w:tcW w:w="630" w:type="dxa"/>
            <w:vAlign w:val="center"/>
          </w:tcPr>
          <w:p w14:paraId="29F25E0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20DD383" w14:textId="77777777" w:rsidR="007A1F44" w:rsidRPr="00977EA3" w:rsidRDefault="007A1F44" w:rsidP="00971004">
            <w:pPr>
              <w:pStyle w:val="TableEntry"/>
              <w:rPr>
                <w:noProof w:val="0"/>
                <w:sz w:val="16"/>
              </w:rPr>
            </w:pPr>
            <w:r w:rsidRPr="00977EA3">
              <w:rPr>
                <w:noProof w:val="0"/>
                <w:sz w:val="16"/>
              </w:rPr>
              <w:t>identity of the human that initiated the transaction.</w:t>
            </w:r>
          </w:p>
        </w:tc>
      </w:tr>
      <w:tr w:rsidR="007A1F44" w:rsidRPr="00977EA3" w14:paraId="3C4488BB" w14:textId="77777777">
        <w:trPr>
          <w:cantSplit/>
        </w:trPr>
        <w:tc>
          <w:tcPr>
            <w:tcW w:w="1548" w:type="dxa"/>
            <w:vMerge/>
            <w:textDirection w:val="btLr"/>
            <w:vAlign w:val="center"/>
          </w:tcPr>
          <w:p w14:paraId="565AACC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FA43FC3" w14:textId="77777777" w:rsidR="007A1F44" w:rsidRPr="00977EA3" w:rsidRDefault="007A1F44" w:rsidP="00971004">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0B2F0F6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76DD9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FC8178E" w14:textId="77777777">
        <w:trPr>
          <w:cantSplit/>
        </w:trPr>
        <w:tc>
          <w:tcPr>
            <w:tcW w:w="1548" w:type="dxa"/>
            <w:vMerge/>
            <w:textDirection w:val="btLr"/>
            <w:vAlign w:val="center"/>
          </w:tcPr>
          <w:p w14:paraId="2C3E41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B5D13B9"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6CCA82B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06611B"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163E2F1" w14:textId="77777777">
        <w:trPr>
          <w:cantSplit/>
        </w:trPr>
        <w:tc>
          <w:tcPr>
            <w:tcW w:w="1548" w:type="dxa"/>
            <w:vMerge/>
            <w:textDirection w:val="btLr"/>
            <w:vAlign w:val="center"/>
          </w:tcPr>
          <w:p w14:paraId="3A3C9F1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2B1178B" w14:textId="77777777" w:rsidR="007A1F44" w:rsidRPr="00977EA3" w:rsidRDefault="007A1F44" w:rsidP="00FD765B">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1EE0FA94"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37F9B36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8931CC5" w14:textId="77777777">
        <w:trPr>
          <w:cantSplit/>
        </w:trPr>
        <w:tc>
          <w:tcPr>
            <w:tcW w:w="1548" w:type="dxa"/>
            <w:vMerge/>
            <w:textDirection w:val="btLr"/>
            <w:vAlign w:val="center"/>
          </w:tcPr>
          <w:p w14:paraId="7005E2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C8CC38"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2E4F5098" w14:textId="77777777" w:rsidR="007A1F44" w:rsidRPr="00977EA3" w:rsidRDefault="007A1F44" w:rsidP="00971004">
            <w:pPr>
              <w:pStyle w:val="TableEntry"/>
              <w:jc w:val="center"/>
              <w:rPr>
                <w:noProof w:val="0"/>
                <w:sz w:val="16"/>
              </w:rPr>
            </w:pPr>
            <w:r w:rsidRPr="00977EA3">
              <w:rPr>
                <w:noProof w:val="0"/>
                <w:sz w:val="16"/>
              </w:rPr>
              <w:t>U</w:t>
            </w:r>
          </w:p>
        </w:tc>
        <w:tc>
          <w:tcPr>
            <w:tcW w:w="4968" w:type="dxa"/>
            <w:vAlign w:val="center"/>
          </w:tcPr>
          <w:p w14:paraId="33D39F4D" w14:textId="77777777" w:rsidR="007A1F44" w:rsidRPr="00977EA3" w:rsidRDefault="007A1F44" w:rsidP="00971004">
            <w:pPr>
              <w:pStyle w:val="TableEntry"/>
              <w:rPr>
                <w:noProof w:val="0"/>
                <w:sz w:val="16"/>
              </w:rPr>
            </w:pPr>
            <w:r w:rsidRPr="00977EA3">
              <w:rPr>
                <w:noProof w:val="0"/>
                <w:sz w:val="16"/>
              </w:rPr>
              <w:t>Access Control role(s) the user holds that allows this transaction.</w:t>
            </w:r>
          </w:p>
        </w:tc>
      </w:tr>
      <w:tr w:rsidR="00A726AB" w:rsidRPr="00977EA3" w14:paraId="39F09E1B" w14:textId="77777777">
        <w:trPr>
          <w:cantSplit/>
        </w:trPr>
        <w:tc>
          <w:tcPr>
            <w:tcW w:w="1548" w:type="dxa"/>
            <w:vMerge/>
            <w:textDirection w:val="btLr"/>
            <w:vAlign w:val="center"/>
          </w:tcPr>
          <w:p w14:paraId="1EC39C9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15A28D6" w14:textId="77777777" w:rsidR="00A726AB" w:rsidRPr="00977EA3" w:rsidRDefault="00A726AB" w:rsidP="00A726AB">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0ADD827F" w14:textId="7CE04A81"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6EE3F310"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1577EF33" w14:textId="77777777" w:rsidTr="00D372D5">
        <w:trPr>
          <w:cantSplit/>
        </w:trPr>
        <w:tc>
          <w:tcPr>
            <w:tcW w:w="1548" w:type="dxa"/>
            <w:vMerge/>
            <w:textDirection w:val="btLr"/>
            <w:vAlign w:val="center"/>
          </w:tcPr>
          <w:p w14:paraId="5EEE3DDC"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74C808C5" w14:textId="77777777" w:rsidR="00A726AB" w:rsidRPr="00977EA3" w:rsidRDefault="00A726AB" w:rsidP="00A726AB">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39056454" w14:textId="439744C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1EE6C09C"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14DC8549" w14:textId="77777777" w:rsidR="00BA7C04" w:rsidRPr="00977EA3" w:rsidRDefault="00BA7C0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95727C4" w14:textId="77777777" w:rsidTr="00D372D5">
        <w:trPr>
          <w:cantSplit/>
        </w:trPr>
        <w:tc>
          <w:tcPr>
            <w:tcW w:w="1548" w:type="dxa"/>
            <w:vMerge w:val="restart"/>
          </w:tcPr>
          <w:p w14:paraId="302F7F3E" w14:textId="77777777" w:rsidR="007A1F44" w:rsidRPr="00977EA3" w:rsidRDefault="007A1F44" w:rsidP="00A53067">
            <w:pPr>
              <w:pStyle w:val="TableEntryHeader"/>
              <w:rPr>
                <w:noProof w:val="0"/>
              </w:rPr>
            </w:pPr>
            <w:r w:rsidRPr="00977EA3">
              <w:rPr>
                <w:noProof w:val="0"/>
              </w:rPr>
              <w:t>Destination</w:t>
            </w:r>
          </w:p>
          <w:p w14:paraId="2931298B"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5E137FED" w14:textId="77777777" w:rsidR="007A1F44" w:rsidRPr="00977EA3" w:rsidRDefault="007A1F44" w:rsidP="00971004">
            <w:pPr>
              <w:pStyle w:val="TableEntry"/>
              <w:rPr>
                <w:noProof w:val="0"/>
                <w:sz w:val="16"/>
              </w:rPr>
            </w:pPr>
            <w:proofErr w:type="spellStart"/>
            <w:r w:rsidRPr="00977EA3">
              <w:rPr>
                <w:noProof w:val="0"/>
                <w:sz w:val="16"/>
              </w:rPr>
              <w:t>UserID</w:t>
            </w:r>
            <w:proofErr w:type="spellEnd"/>
          </w:p>
        </w:tc>
        <w:tc>
          <w:tcPr>
            <w:tcW w:w="630" w:type="dxa"/>
            <w:vAlign w:val="center"/>
          </w:tcPr>
          <w:p w14:paraId="2D1F9D6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0E697B7"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19947FE0" w14:textId="77777777">
        <w:trPr>
          <w:cantSplit/>
        </w:trPr>
        <w:tc>
          <w:tcPr>
            <w:tcW w:w="1548" w:type="dxa"/>
            <w:vMerge/>
            <w:textDirection w:val="btLr"/>
            <w:vAlign w:val="center"/>
          </w:tcPr>
          <w:p w14:paraId="3F9D4D5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0ACD2DB" w14:textId="77777777" w:rsidR="007A1F44" w:rsidRPr="00977EA3" w:rsidRDefault="007A1F44" w:rsidP="00971004">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5121E3A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C26DA61"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47D85C7" w14:textId="77777777">
        <w:trPr>
          <w:cantSplit/>
        </w:trPr>
        <w:tc>
          <w:tcPr>
            <w:tcW w:w="1548" w:type="dxa"/>
            <w:vMerge/>
            <w:textDirection w:val="btLr"/>
            <w:vAlign w:val="center"/>
          </w:tcPr>
          <w:p w14:paraId="70FA768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3A24E85"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14AB1BC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354BA58"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8D68F65" w14:textId="77777777">
        <w:trPr>
          <w:cantSplit/>
        </w:trPr>
        <w:tc>
          <w:tcPr>
            <w:tcW w:w="1548" w:type="dxa"/>
            <w:vMerge/>
            <w:textDirection w:val="btLr"/>
            <w:vAlign w:val="center"/>
          </w:tcPr>
          <w:p w14:paraId="3E820BE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E0F308D" w14:textId="77777777" w:rsidR="007A1F44" w:rsidRPr="00977EA3" w:rsidRDefault="007A1F44" w:rsidP="00971004">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47C65B54"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1FAA71A5"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D650BF0" w14:textId="77777777">
        <w:trPr>
          <w:cantSplit/>
        </w:trPr>
        <w:tc>
          <w:tcPr>
            <w:tcW w:w="1548" w:type="dxa"/>
            <w:vMerge/>
            <w:textDirection w:val="btLr"/>
            <w:vAlign w:val="center"/>
          </w:tcPr>
          <w:p w14:paraId="0A4808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8747B46"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77A9F07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D7ADC5F"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4E7F65C0" w14:textId="77777777">
        <w:trPr>
          <w:cantSplit/>
        </w:trPr>
        <w:tc>
          <w:tcPr>
            <w:tcW w:w="1548" w:type="dxa"/>
            <w:vMerge/>
            <w:textDirection w:val="btLr"/>
            <w:vAlign w:val="center"/>
          </w:tcPr>
          <w:p w14:paraId="2887F7D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3AC9B2"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0158710F"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8F5F331"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8DFF464" w14:textId="77777777" w:rsidTr="00D372D5">
        <w:trPr>
          <w:cantSplit/>
        </w:trPr>
        <w:tc>
          <w:tcPr>
            <w:tcW w:w="1548" w:type="dxa"/>
            <w:vMerge/>
            <w:textDirection w:val="btLr"/>
            <w:vAlign w:val="center"/>
          </w:tcPr>
          <w:p w14:paraId="086F646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46A6063"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70008191"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E777C14"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79AB67E" w14:textId="77777777" w:rsidR="0024701A" w:rsidRPr="00977EA3" w:rsidRDefault="0024701A"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6092BEB" w14:textId="77777777">
        <w:trPr>
          <w:cantSplit/>
        </w:trPr>
        <w:tc>
          <w:tcPr>
            <w:tcW w:w="1728" w:type="dxa"/>
            <w:vMerge w:val="restart"/>
          </w:tcPr>
          <w:p w14:paraId="1557D605" w14:textId="77777777" w:rsidR="007A1F44" w:rsidRPr="00977EA3" w:rsidRDefault="007A1F44" w:rsidP="00A53067">
            <w:pPr>
              <w:pStyle w:val="TableEntryHeader"/>
              <w:rPr>
                <w:noProof w:val="0"/>
              </w:rPr>
            </w:pPr>
            <w:r w:rsidRPr="00977EA3">
              <w:rPr>
                <w:noProof w:val="0"/>
              </w:rPr>
              <w:t>Audit Source</w:t>
            </w:r>
          </w:p>
          <w:p w14:paraId="65BA33EA"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33667765" w14:textId="77777777" w:rsidR="007A1F44" w:rsidRPr="00977EA3" w:rsidRDefault="007A1F44" w:rsidP="00971004">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7CFF19E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192C12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03925D7" w14:textId="77777777">
        <w:trPr>
          <w:cantSplit/>
        </w:trPr>
        <w:tc>
          <w:tcPr>
            <w:tcW w:w="1728" w:type="dxa"/>
            <w:vMerge/>
            <w:textDirection w:val="btLr"/>
            <w:vAlign w:val="center"/>
          </w:tcPr>
          <w:p w14:paraId="38E6B10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52277DF" w14:textId="77777777" w:rsidR="007A1F44" w:rsidRPr="00977EA3" w:rsidRDefault="007A1F44" w:rsidP="00971004">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165D521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224EE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AA63846" w14:textId="77777777">
        <w:trPr>
          <w:cantSplit/>
        </w:trPr>
        <w:tc>
          <w:tcPr>
            <w:tcW w:w="1728" w:type="dxa"/>
            <w:vMerge/>
            <w:textDirection w:val="btLr"/>
            <w:vAlign w:val="center"/>
          </w:tcPr>
          <w:p w14:paraId="0B6D9EF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7785F39" w14:textId="77777777" w:rsidR="007A1F44" w:rsidRPr="00977EA3" w:rsidRDefault="007A1F44" w:rsidP="00971004">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2FE9B9F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91062A"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5C9A60E"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7AFCD28" w14:textId="77777777" w:rsidTr="00D372D5">
        <w:trPr>
          <w:cantSplit/>
        </w:trPr>
        <w:tc>
          <w:tcPr>
            <w:tcW w:w="1548" w:type="dxa"/>
            <w:vMerge w:val="restart"/>
          </w:tcPr>
          <w:p w14:paraId="73F42BA4" w14:textId="77777777" w:rsidR="007A1F44" w:rsidRPr="00977EA3" w:rsidRDefault="007A1F44" w:rsidP="00A53067">
            <w:pPr>
              <w:pStyle w:val="TableEntryHeader"/>
              <w:rPr>
                <w:noProof w:val="0"/>
              </w:rPr>
            </w:pPr>
            <w:r w:rsidRPr="00977EA3">
              <w:rPr>
                <w:noProof w:val="0"/>
              </w:rPr>
              <w:t>Patient</w:t>
            </w:r>
          </w:p>
          <w:p w14:paraId="793B3A7F"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70400728"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635F6E7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F1D721E"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37153DEB" w14:textId="77777777">
        <w:trPr>
          <w:cantSplit/>
        </w:trPr>
        <w:tc>
          <w:tcPr>
            <w:tcW w:w="1548" w:type="dxa"/>
            <w:vMerge/>
            <w:vAlign w:val="center"/>
          </w:tcPr>
          <w:p w14:paraId="7E5E2C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D87B11"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74F63D7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5A1465E"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2127E859" w14:textId="77777777">
        <w:trPr>
          <w:cantSplit/>
        </w:trPr>
        <w:tc>
          <w:tcPr>
            <w:tcW w:w="1548" w:type="dxa"/>
            <w:vMerge/>
            <w:vAlign w:val="center"/>
          </w:tcPr>
          <w:p w14:paraId="44F53BE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F091851"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6AF6A2C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2CEC352"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46372E3" w14:textId="77777777">
        <w:trPr>
          <w:cantSplit/>
        </w:trPr>
        <w:tc>
          <w:tcPr>
            <w:tcW w:w="1548" w:type="dxa"/>
            <w:vMerge/>
            <w:vAlign w:val="center"/>
          </w:tcPr>
          <w:p w14:paraId="130963B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A4344F6" w14:textId="77777777" w:rsidR="007A1F44" w:rsidRPr="00977EA3" w:rsidRDefault="007A1F44" w:rsidP="00971004">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31B97745"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33216D1B"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7299F451" w14:textId="77777777">
        <w:trPr>
          <w:cantSplit/>
        </w:trPr>
        <w:tc>
          <w:tcPr>
            <w:tcW w:w="1548" w:type="dxa"/>
            <w:vMerge/>
            <w:vAlign w:val="center"/>
          </w:tcPr>
          <w:p w14:paraId="163B2C4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1E9A5F"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6C15350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49F695E"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6CFDC80" w14:textId="77777777">
        <w:trPr>
          <w:cantSplit/>
        </w:trPr>
        <w:tc>
          <w:tcPr>
            <w:tcW w:w="1548" w:type="dxa"/>
            <w:vMerge/>
            <w:vAlign w:val="center"/>
          </w:tcPr>
          <w:p w14:paraId="173EB7F9"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C247856"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7E2973E0"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174F4327" w14:textId="1D366155"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4B1A0A" w:rsidRPr="00977EA3">
              <w:rPr>
                <w:noProof w:val="0"/>
                <w:sz w:val="16"/>
              </w:rPr>
              <w:t>A</w:t>
            </w:r>
            <w:r w:rsidRPr="00977EA3">
              <w:rPr>
                <w:noProof w:val="0"/>
                <w:sz w:val="16"/>
              </w:rPr>
              <w:t>ppendix E)</w:t>
            </w:r>
            <w:r w:rsidRPr="00977EA3">
              <w:rPr>
                <w:iCs/>
                <w:noProof w:val="0"/>
                <w:sz w:val="16"/>
              </w:rPr>
              <w:t xml:space="preserve">. </w:t>
            </w:r>
          </w:p>
        </w:tc>
      </w:tr>
      <w:tr w:rsidR="007A1F44" w:rsidRPr="00977EA3" w14:paraId="14EFCF45" w14:textId="77777777">
        <w:trPr>
          <w:cantSplit/>
        </w:trPr>
        <w:tc>
          <w:tcPr>
            <w:tcW w:w="1548" w:type="dxa"/>
            <w:vMerge/>
            <w:vAlign w:val="center"/>
          </w:tcPr>
          <w:p w14:paraId="7F4AF03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8EE6663"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6CDAE04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3DA9E1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11A0CFE" w14:textId="77777777">
        <w:trPr>
          <w:cantSplit/>
        </w:trPr>
        <w:tc>
          <w:tcPr>
            <w:tcW w:w="1548" w:type="dxa"/>
            <w:vMerge/>
            <w:vAlign w:val="center"/>
          </w:tcPr>
          <w:p w14:paraId="4EEF47A8"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C9CDDB5"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38F2554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3BD52B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E9BBDBA" w14:textId="77777777">
        <w:trPr>
          <w:cantSplit/>
        </w:trPr>
        <w:tc>
          <w:tcPr>
            <w:tcW w:w="1548" w:type="dxa"/>
            <w:vMerge/>
            <w:vAlign w:val="center"/>
          </w:tcPr>
          <w:p w14:paraId="6F714B0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94FAB" w14:textId="77777777" w:rsidR="007A1F44" w:rsidRPr="00977EA3" w:rsidRDefault="007A1F44" w:rsidP="0097100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45524F6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1BDEF8E" w14:textId="77777777" w:rsidR="007A1F44" w:rsidRPr="00977EA3" w:rsidRDefault="007A1F44" w:rsidP="00971004">
            <w:pPr>
              <w:pStyle w:val="TableEntry"/>
              <w:rPr>
                <w:noProof w:val="0"/>
                <w:sz w:val="16"/>
              </w:rPr>
            </w:pPr>
            <w:r w:rsidRPr="00977EA3">
              <w:rPr>
                <w:i/>
                <w:iCs/>
                <w:noProof w:val="0"/>
                <w:sz w:val="16"/>
              </w:rPr>
              <w:t>not specialized</w:t>
            </w:r>
          </w:p>
        </w:tc>
      </w:tr>
    </w:tbl>
    <w:p w14:paraId="67CA69AD"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FE42AA" w14:textId="77777777" w:rsidTr="00D372D5">
        <w:trPr>
          <w:cantSplit/>
        </w:trPr>
        <w:tc>
          <w:tcPr>
            <w:tcW w:w="1548" w:type="dxa"/>
            <w:vMerge w:val="restart"/>
          </w:tcPr>
          <w:p w14:paraId="5B451259" w14:textId="77777777" w:rsidR="007A1F44" w:rsidRPr="00977EA3" w:rsidRDefault="007A1F44" w:rsidP="00A53067">
            <w:pPr>
              <w:pStyle w:val="TableEntryHeader"/>
              <w:rPr>
                <w:noProof w:val="0"/>
              </w:rPr>
            </w:pPr>
            <w:r w:rsidRPr="00977EA3">
              <w:rPr>
                <w:noProof w:val="0"/>
              </w:rPr>
              <w:lastRenderedPageBreak/>
              <w:t>Query Parameters</w:t>
            </w:r>
          </w:p>
          <w:p w14:paraId="03DDCDE2"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6F2FF9A4"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1E88FE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89EA3CA"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7BA24D0F" w14:textId="77777777">
        <w:trPr>
          <w:cantSplit/>
        </w:trPr>
        <w:tc>
          <w:tcPr>
            <w:tcW w:w="1548" w:type="dxa"/>
            <w:vMerge/>
            <w:vAlign w:val="center"/>
          </w:tcPr>
          <w:p w14:paraId="5D505C2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EEB5F2A"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56AEADCA"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64E0F01"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30AC150C" w14:textId="77777777">
        <w:trPr>
          <w:cantSplit/>
        </w:trPr>
        <w:tc>
          <w:tcPr>
            <w:tcW w:w="1548" w:type="dxa"/>
            <w:vMerge/>
            <w:vAlign w:val="center"/>
          </w:tcPr>
          <w:p w14:paraId="1C73456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D39DA6F"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7F7D844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D487B3A"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E63AF6" w14:paraId="482A17BE" w14:textId="77777777">
        <w:trPr>
          <w:cantSplit/>
        </w:trPr>
        <w:tc>
          <w:tcPr>
            <w:tcW w:w="1548" w:type="dxa"/>
            <w:vMerge/>
            <w:vAlign w:val="center"/>
          </w:tcPr>
          <w:p w14:paraId="54B030F2"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2879D" w14:textId="77777777" w:rsidR="007A1F44" w:rsidRPr="00977EA3" w:rsidRDefault="007A1F44" w:rsidP="00601E92">
            <w:pPr>
              <w:pStyle w:val="TableEntry"/>
              <w:rPr>
                <w:noProof w:val="0"/>
                <w:sz w:val="16"/>
              </w:rPr>
            </w:pPr>
            <w:proofErr w:type="spellStart"/>
            <w:r w:rsidRPr="00977EA3">
              <w:rPr>
                <w:noProof w:val="0"/>
                <w:sz w:val="16"/>
              </w:rPr>
              <w:t>ParticipantObjectIDTypeCode</w:t>
            </w:r>
            <w:proofErr w:type="spellEnd"/>
          </w:p>
        </w:tc>
        <w:tc>
          <w:tcPr>
            <w:tcW w:w="630" w:type="dxa"/>
            <w:vAlign w:val="center"/>
          </w:tcPr>
          <w:p w14:paraId="27294164" w14:textId="77777777" w:rsidR="007A1F44" w:rsidRPr="00977EA3" w:rsidRDefault="007A1F44" w:rsidP="00601E92">
            <w:pPr>
              <w:pStyle w:val="TableEntry"/>
              <w:jc w:val="center"/>
              <w:rPr>
                <w:noProof w:val="0"/>
                <w:sz w:val="16"/>
              </w:rPr>
            </w:pPr>
            <w:r w:rsidRPr="00977EA3">
              <w:rPr>
                <w:noProof w:val="0"/>
                <w:sz w:val="16"/>
              </w:rPr>
              <w:t>M</w:t>
            </w:r>
          </w:p>
        </w:tc>
        <w:tc>
          <w:tcPr>
            <w:tcW w:w="4968" w:type="dxa"/>
          </w:tcPr>
          <w:p w14:paraId="74BE6B5F" w14:textId="77777777" w:rsidR="007A1F44" w:rsidRPr="00E63AF6" w:rsidRDefault="007A1F44" w:rsidP="00971004">
            <w:pPr>
              <w:pStyle w:val="TableEntry"/>
              <w:rPr>
                <w:noProof w:val="0"/>
                <w:sz w:val="16"/>
                <w:lang w:val="fr-FR"/>
                <w:rPrChange w:id="3008" w:author="Gregorio Canal" w:date="2019-05-22T14:54:00Z">
                  <w:rPr>
                    <w:noProof w:val="0"/>
                    <w:sz w:val="16"/>
                  </w:rPr>
                </w:rPrChange>
              </w:rPr>
            </w:pPr>
            <w:r w:rsidRPr="00E63AF6">
              <w:rPr>
                <w:noProof w:val="0"/>
                <w:sz w:val="16"/>
                <w:lang w:val="fr-FR"/>
                <w:rPrChange w:id="3009" w:author="Gregorio Canal" w:date="2019-05-22T14:54:00Z">
                  <w:rPr>
                    <w:noProof w:val="0"/>
                    <w:sz w:val="16"/>
                  </w:rPr>
                </w:rPrChange>
              </w:rPr>
              <w:t xml:space="preserve">EV(“ITI-47”, “IHE Transactions”, “Patient </w:t>
            </w:r>
            <w:proofErr w:type="spellStart"/>
            <w:r w:rsidRPr="00E63AF6">
              <w:rPr>
                <w:noProof w:val="0"/>
                <w:sz w:val="16"/>
                <w:lang w:val="fr-FR"/>
                <w:rPrChange w:id="3010" w:author="Gregorio Canal" w:date="2019-05-22T14:54:00Z">
                  <w:rPr>
                    <w:noProof w:val="0"/>
                    <w:sz w:val="16"/>
                  </w:rPr>
                </w:rPrChange>
              </w:rPr>
              <w:t>Demographics</w:t>
            </w:r>
            <w:proofErr w:type="spellEnd"/>
            <w:r w:rsidRPr="00E63AF6">
              <w:rPr>
                <w:noProof w:val="0"/>
                <w:sz w:val="16"/>
                <w:lang w:val="fr-FR"/>
                <w:rPrChange w:id="3011" w:author="Gregorio Canal" w:date="2019-05-22T14:54:00Z">
                  <w:rPr>
                    <w:noProof w:val="0"/>
                    <w:sz w:val="16"/>
                  </w:rPr>
                </w:rPrChange>
              </w:rPr>
              <w:t xml:space="preserve"> </w:t>
            </w:r>
            <w:proofErr w:type="spellStart"/>
            <w:r w:rsidRPr="00E63AF6">
              <w:rPr>
                <w:noProof w:val="0"/>
                <w:sz w:val="16"/>
                <w:lang w:val="fr-FR"/>
                <w:rPrChange w:id="3012" w:author="Gregorio Canal" w:date="2019-05-22T14:54:00Z">
                  <w:rPr>
                    <w:noProof w:val="0"/>
                    <w:sz w:val="16"/>
                  </w:rPr>
                </w:rPrChange>
              </w:rPr>
              <w:t>Query</w:t>
            </w:r>
            <w:proofErr w:type="spellEnd"/>
            <w:r w:rsidRPr="00E63AF6">
              <w:rPr>
                <w:noProof w:val="0"/>
                <w:sz w:val="16"/>
                <w:lang w:val="fr-FR"/>
                <w:rPrChange w:id="3013" w:author="Gregorio Canal" w:date="2019-05-22T14:54:00Z">
                  <w:rPr>
                    <w:noProof w:val="0"/>
                    <w:sz w:val="16"/>
                  </w:rPr>
                </w:rPrChange>
              </w:rPr>
              <w:t>”)</w:t>
            </w:r>
          </w:p>
        </w:tc>
      </w:tr>
      <w:tr w:rsidR="007A1F44" w:rsidRPr="00977EA3" w14:paraId="7629E195" w14:textId="77777777">
        <w:trPr>
          <w:cantSplit/>
        </w:trPr>
        <w:tc>
          <w:tcPr>
            <w:tcW w:w="1548" w:type="dxa"/>
            <w:vMerge/>
            <w:vAlign w:val="center"/>
          </w:tcPr>
          <w:p w14:paraId="11DDB429" w14:textId="77777777" w:rsidR="007A1F44" w:rsidRPr="00E63AF6" w:rsidRDefault="007A1F44" w:rsidP="00971004">
            <w:pPr>
              <w:pStyle w:val="TableLabel"/>
              <w:rPr>
                <w:rFonts w:ascii="Times New Roman" w:hAnsi="Times New Roman"/>
                <w:noProof w:val="0"/>
                <w:sz w:val="16"/>
                <w:lang w:val="fr-FR"/>
                <w:rPrChange w:id="3014" w:author="Gregorio Canal" w:date="2019-05-22T14:54:00Z">
                  <w:rPr>
                    <w:rFonts w:ascii="Times New Roman" w:hAnsi="Times New Roman"/>
                    <w:noProof w:val="0"/>
                    <w:sz w:val="16"/>
                  </w:rPr>
                </w:rPrChange>
              </w:rPr>
            </w:pPr>
          </w:p>
        </w:tc>
        <w:tc>
          <w:tcPr>
            <w:tcW w:w="2520" w:type="dxa"/>
            <w:vAlign w:val="center"/>
          </w:tcPr>
          <w:p w14:paraId="01553E19"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3E3BF73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D8799F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65FD669" w14:textId="77777777">
        <w:trPr>
          <w:cantSplit/>
        </w:trPr>
        <w:tc>
          <w:tcPr>
            <w:tcW w:w="1548" w:type="dxa"/>
            <w:vMerge/>
            <w:vAlign w:val="center"/>
          </w:tcPr>
          <w:p w14:paraId="3FBFF6F5"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271E926" w14:textId="77777777" w:rsidR="007A1F44" w:rsidRPr="00977EA3" w:rsidRDefault="007A1F44" w:rsidP="00601E92">
            <w:pPr>
              <w:pStyle w:val="TableEntry"/>
              <w:rPr>
                <w:i/>
                <w:noProof w:val="0"/>
                <w:sz w:val="16"/>
              </w:rPr>
            </w:pPr>
            <w:proofErr w:type="spellStart"/>
            <w:r w:rsidRPr="00977EA3">
              <w:rPr>
                <w:i/>
                <w:noProof w:val="0"/>
                <w:sz w:val="16"/>
              </w:rPr>
              <w:t>ParticipantObjectID</w:t>
            </w:r>
            <w:proofErr w:type="spellEnd"/>
          </w:p>
        </w:tc>
        <w:tc>
          <w:tcPr>
            <w:tcW w:w="630" w:type="dxa"/>
            <w:vAlign w:val="center"/>
          </w:tcPr>
          <w:p w14:paraId="270A2FF9"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4CDF1CC7"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4EBC01A2" w14:textId="77777777">
        <w:trPr>
          <w:cantSplit/>
        </w:trPr>
        <w:tc>
          <w:tcPr>
            <w:tcW w:w="1548" w:type="dxa"/>
            <w:vMerge/>
            <w:vAlign w:val="center"/>
          </w:tcPr>
          <w:p w14:paraId="45B144F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CB0D616"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6711CF9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15616F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0AE37A5" w14:textId="77777777">
        <w:trPr>
          <w:cantSplit/>
        </w:trPr>
        <w:tc>
          <w:tcPr>
            <w:tcW w:w="1548" w:type="dxa"/>
            <w:vMerge/>
            <w:vAlign w:val="center"/>
          </w:tcPr>
          <w:p w14:paraId="1D978004"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816DCF6" w14:textId="77777777" w:rsidR="007A1F44" w:rsidRPr="00977EA3" w:rsidRDefault="007A1F44" w:rsidP="00A53067">
            <w:pPr>
              <w:pStyle w:val="TableEntry"/>
              <w:rPr>
                <w:noProof w:val="0"/>
                <w:sz w:val="16"/>
              </w:rPr>
            </w:pPr>
            <w:proofErr w:type="spellStart"/>
            <w:r w:rsidRPr="00977EA3">
              <w:rPr>
                <w:noProof w:val="0"/>
                <w:sz w:val="16"/>
              </w:rPr>
              <w:t>ParticipantObjectQuery</w:t>
            </w:r>
            <w:proofErr w:type="spellEnd"/>
          </w:p>
        </w:tc>
        <w:tc>
          <w:tcPr>
            <w:tcW w:w="630" w:type="dxa"/>
            <w:vAlign w:val="center"/>
          </w:tcPr>
          <w:p w14:paraId="0027BC7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F75AE59" w14:textId="77777777" w:rsidR="007A1F44" w:rsidRPr="00977EA3" w:rsidRDefault="007A1F44" w:rsidP="00971004">
            <w:pPr>
              <w:pStyle w:val="TableEntry"/>
              <w:rPr>
                <w:noProof w:val="0"/>
                <w:sz w:val="16"/>
              </w:rPr>
            </w:pPr>
            <w:r w:rsidRPr="00977EA3">
              <w:rPr>
                <w:noProof w:val="0"/>
                <w:sz w:val="16"/>
              </w:rPr>
              <w:t xml:space="preserve">the </w:t>
            </w:r>
            <w:proofErr w:type="spellStart"/>
            <w:r w:rsidRPr="00977EA3">
              <w:rPr>
                <w:noProof w:val="0"/>
                <w:sz w:val="16"/>
              </w:rPr>
              <w:t>QueryByParameter</w:t>
            </w:r>
            <w:proofErr w:type="spellEnd"/>
            <w:r w:rsidRPr="00977EA3">
              <w:rPr>
                <w:noProof w:val="0"/>
                <w:sz w:val="16"/>
              </w:rPr>
              <w:t xml:space="preserve"> segment of the query, base64 encoded</w:t>
            </w:r>
          </w:p>
        </w:tc>
      </w:tr>
      <w:tr w:rsidR="007A1F44" w:rsidRPr="00977EA3" w14:paraId="577CF3E5" w14:textId="77777777">
        <w:trPr>
          <w:cantSplit/>
        </w:trPr>
        <w:tc>
          <w:tcPr>
            <w:tcW w:w="1548" w:type="dxa"/>
            <w:vMerge/>
            <w:vAlign w:val="center"/>
          </w:tcPr>
          <w:p w14:paraId="269976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D928A" w14:textId="77777777" w:rsidR="007A1F44" w:rsidRPr="00977EA3" w:rsidRDefault="007A1F44" w:rsidP="0097100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68CB950B"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6521A9D3"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6FA575C6" w14:textId="77777777" w:rsidR="007A1F44" w:rsidRPr="00977EA3" w:rsidRDefault="007A1F44" w:rsidP="00971004"/>
    <w:p w14:paraId="39A4281D" w14:textId="77777777" w:rsidR="007A1F44" w:rsidRPr="00E63AF6" w:rsidRDefault="007A1F44" w:rsidP="00D372D5">
      <w:pPr>
        <w:pStyle w:val="Titolo5"/>
        <w:tabs>
          <w:tab w:val="clear" w:pos="432"/>
          <w:tab w:val="clear" w:pos="2160"/>
          <w:tab w:val="clear" w:pos="2880"/>
          <w:tab w:val="clear" w:pos="3600"/>
          <w:tab w:val="clear" w:pos="4320"/>
        </w:tabs>
        <w:rPr>
          <w:noProof w:val="0"/>
          <w:lang w:val="fr-FR"/>
          <w:rPrChange w:id="3015" w:author="Gregorio Canal" w:date="2019-05-22T14:54:00Z">
            <w:rPr>
              <w:noProof w:val="0"/>
            </w:rPr>
          </w:rPrChange>
        </w:rPr>
      </w:pPr>
      <w:r w:rsidRPr="00E63AF6">
        <w:rPr>
          <w:noProof w:val="0"/>
          <w:lang w:val="fr-FR"/>
          <w:rPrChange w:id="3016" w:author="Gregorio Canal" w:date="2019-05-22T14:54:00Z">
            <w:rPr>
              <w:noProof w:val="0"/>
            </w:rPr>
          </w:rPrChange>
        </w:rPr>
        <w:t xml:space="preserve">3.47.5.1.2 Patient </w:t>
      </w:r>
      <w:proofErr w:type="spellStart"/>
      <w:r w:rsidRPr="00E63AF6">
        <w:rPr>
          <w:noProof w:val="0"/>
          <w:lang w:val="fr-FR"/>
          <w:rPrChange w:id="3017" w:author="Gregorio Canal" w:date="2019-05-22T14:54:00Z">
            <w:rPr>
              <w:noProof w:val="0"/>
            </w:rPr>
          </w:rPrChange>
        </w:rPr>
        <w:t>Demographics</w:t>
      </w:r>
      <w:proofErr w:type="spellEnd"/>
      <w:r w:rsidRPr="00E63AF6">
        <w:rPr>
          <w:noProof w:val="0"/>
          <w:lang w:val="fr-FR"/>
          <w:rPrChange w:id="3018" w:author="Gregorio Canal" w:date="2019-05-22T14:54:00Z">
            <w:rPr>
              <w:noProof w:val="0"/>
            </w:rPr>
          </w:rPrChange>
        </w:rPr>
        <w:t xml:space="preserve">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7D732C0" w14:textId="77777777" w:rsidTr="00D372D5">
        <w:trPr>
          <w:cantSplit/>
        </w:trPr>
        <w:tc>
          <w:tcPr>
            <w:tcW w:w="1458" w:type="dxa"/>
            <w:textDirection w:val="btLr"/>
            <w:vAlign w:val="center"/>
          </w:tcPr>
          <w:p w14:paraId="69A3ABB0" w14:textId="77777777" w:rsidR="007A1F44" w:rsidRPr="00E63AF6" w:rsidRDefault="007A1F44" w:rsidP="00D372D5">
            <w:pPr>
              <w:pStyle w:val="TableEntry"/>
              <w:rPr>
                <w:noProof w:val="0"/>
                <w:lang w:val="fr-FR"/>
                <w:rPrChange w:id="3019" w:author="Gregorio Canal" w:date="2019-05-22T14:54:00Z">
                  <w:rPr>
                    <w:noProof w:val="0"/>
                  </w:rPr>
                </w:rPrChange>
              </w:rPr>
            </w:pPr>
          </w:p>
        </w:tc>
        <w:tc>
          <w:tcPr>
            <w:tcW w:w="2610" w:type="dxa"/>
            <w:vAlign w:val="center"/>
          </w:tcPr>
          <w:p w14:paraId="46FE5FE5"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27B1AFAE"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vAlign w:val="center"/>
          </w:tcPr>
          <w:p w14:paraId="66AD77BB" w14:textId="77777777" w:rsidR="007A1F44" w:rsidRPr="00977EA3" w:rsidRDefault="007A1F44" w:rsidP="00A53067">
            <w:pPr>
              <w:pStyle w:val="TableEntryHeader"/>
              <w:rPr>
                <w:noProof w:val="0"/>
              </w:rPr>
            </w:pPr>
            <w:r w:rsidRPr="00977EA3">
              <w:rPr>
                <w:noProof w:val="0"/>
              </w:rPr>
              <w:t>Value Constraints</w:t>
            </w:r>
          </w:p>
        </w:tc>
      </w:tr>
      <w:tr w:rsidR="007A1F44" w:rsidRPr="00977EA3" w14:paraId="6063B702" w14:textId="77777777" w:rsidTr="00D372D5">
        <w:trPr>
          <w:cantSplit/>
        </w:trPr>
        <w:tc>
          <w:tcPr>
            <w:tcW w:w="1458" w:type="dxa"/>
            <w:vMerge w:val="restart"/>
          </w:tcPr>
          <w:p w14:paraId="05C2C639" w14:textId="77777777" w:rsidR="007A1F44" w:rsidRPr="00977EA3" w:rsidRDefault="007A1F44" w:rsidP="00A53067">
            <w:pPr>
              <w:pStyle w:val="TableEntryHeader"/>
              <w:rPr>
                <w:noProof w:val="0"/>
              </w:rPr>
            </w:pPr>
            <w:r w:rsidRPr="00977EA3">
              <w:rPr>
                <w:noProof w:val="0"/>
              </w:rPr>
              <w:t>Event</w:t>
            </w:r>
          </w:p>
          <w:p w14:paraId="1C3B1D59"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22E1B25B" w14:textId="77777777" w:rsidR="007A1F44" w:rsidRPr="00977EA3" w:rsidRDefault="007A1F44" w:rsidP="00971004">
            <w:pPr>
              <w:pStyle w:val="TableEntry"/>
              <w:rPr>
                <w:noProof w:val="0"/>
                <w:sz w:val="16"/>
              </w:rPr>
            </w:pPr>
            <w:proofErr w:type="spellStart"/>
            <w:r w:rsidRPr="00977EA3">
              <w:rPr>
                <w:noProof w:val="0"/>
                <w:sz w:val="16"/>
              </w:rPr>
              <w:t>EventID</w:t>
            </w:r>
            <w:proofErr w:type="spellEnd"/>
          </w:p>
        </w:tc>
        <w:tc>
          <w:tcPr>
            <w:tcW w:w="720" w:type="dxa"/>
            <w:vAlign w:val="center"/>
          </w:tcPr>
          <w:p w14:paraId="47840A6D"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2F90C85F"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4BCA1389" w14:textId="77777777">
        <w:trPr>
          <w:cantSplit/>
        </w:trPr>
        <w:tc>
          <w:tcPr>
            <w:tcW w:w="1458" w:type="dxa"/>
            <w:vMerge/>
            <w:vAlign w:val="center"/>
          </w:tcPr>
          <w:p w14:paraId="6C70A10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7DEEA41" w14:textId="77777777" w:rsidR="007A1F44" w:rsidRPr="00977EA3" w:rsidRDefault="007A1F44" w:rsidP="00971004">
            <w:pPr>
              <w:pStyle w:val="TableEntry"/>
              <w:rPr>
                <w:noProof w:val="0"/>
                <w:sz w:val="16"/>
              </w:rPr>
            </w:pPr>
            <w:proofErr w:type="spellStart"/>
            <w:r w:rsidRPr="00977EA3">
              <w:rPr>
                <w:noProof w:val="0"/>
                <w:sz w:val="16"/>
              </w:rPr>
              <w:t>EventActionCode</w:t>
            </w:r>
            <w:proofErr w:type="spellEnd"/>
          </w:p>
        </w:tc>
        <w:tc>
          <w:tcPr>
            <w:tcW w:w="720" w:type="dxa"/>
            <w:vAlign w:val="center"/>
          </w:tcPr>
          <w:p w14:paraId="7DCD8F8F"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520959E2"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48DFEBE2" w14:textId="77777777">
        <w:trPr>
          <w:cantSplit/>
        </w:trPr>
        <w:tc>
          <w:tcPr>
            <w:tcW w:w="1458" w:type="dxa"/>
            <w:vMerge/>
            <w:vAlign w:val="center"/>
          </w:tcPr>
          <w:p w14:paraId="225C3FD8"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80A097A" w14:textId="77777777" w:rsidR="007A1F44" w:rsidRPr="00977EA3" w:rsidRDefault="007A1F44" w:rsidP="00971004">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441A5627"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4167DEEC"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C89F53A" w14:textId="77777777">
        <w:trPr>
          <w:cantSplit/>
        </w:trPr>
        <w:tc>
          <w:tcPr>
            <w:tcW w:w="1458" w:type="dxa"/>
            <w:vMerge/>
            <w:vAlign w:val="center"/>
          </w:tcPr>
          <w:p w14:paraId="5169295F"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A650D68" w14:textId="77777777" w:rsidR="007A1F44" w:rsidRPr="00977EA3" w:rsidRDefault="007A1F44" w:rsidP="00971004">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21C03E34"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671F083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E63AF6" w14:paraId="235F1D4E" w14:textId="77777777">
        <w:trPr>
          <w:cantSplit/>
        </w:trPr>
        <w:tc>
          <w:tcPr>
            <w:tcW w:w="1458" w:type="dxa"/>
            <w:vMerge/>
            <w:vAlign w:val="center"/>
          </w:tcPr>
          <w:p w14:paraId="4391791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EDFBBC7" w14:textId="77777777" w:rsidR="007A1F44" w:rsidRPr="00977EA3" w:rsidRDefault="007A1F44" w:rsidP="00971004">
            <w:pPr>
              <w:pStyle w:val="TableEntry"/>
              <w:rPr>
                <w:noProof w:val="0"/>
                <w:sz w:val="16"/>
              </w:rPr>
            </w:pPr>
            <w:proofErr w:type="spellStart"/>
            <w:r w:rsidRPr="00977EA3">
              <w:rPr>
                <w:noProof w:val="0"/>
                <w:sz w:val="16"/>
              </w:rPr>
              <w:t>EventTypeCode</w:t>
            </w:r>
            <w:proofErr w:type="spellEnd"/>
          </w:p>
        </w:tc>
        <w:tc>
          <w:tcPr>
            <w:tcW w:w="720" w:type="dxa"/>
            <w:vAlign w:val="center"/>
          </w:tcPr>
          <w:p w14:paraId="28339943"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E8B5C41" w14:textId="77777777" w:rsidR="007A1F44" w:rsidRPr="00E63AF6" w:rsidRDefault="007A1F44" w:rsidP="00971004">
            <w:pPr>
              <w:pStyle w:val="TableEntry"/>
              <w:rPr>
                <w:noProof w:val="0"/>
                <w:sz w:val="16"/>
                <w:lang w:val="fr-FR"/>
                <w:rPrChange w:id="3020" w:author="Gregorio Canal" w:date="2019-05-22T14:54:00Z">
                  <w:rPr>
                    <w:noProof w:val="0"/>
                    <w:sz w:val="16"/>
                  </w:rPr>
                </w:rPrChange>
              </w:rPr>
            </w:pPr>
            <w:r w:rsidRPr="00E63AF6">
              <w:rPr>
                <w:noProof w:val="0"/>
                <w:sz w:val="16"/>
                <w:lang w:val="fr-FR"/>
                <w:rPrChange w:id="3021" w:author="Gregorio Canal" w:date="2019-05-22T14:54:00Z">
                  <w:rPr>
                    <w:noProof w:val="0"/>
                    <w:sz w:val="16"/>
                  </w:rPr>
                </w:rPrChange>
              </w:rPr>
              <w:t xml:space="preserve">EV(“ITI-47”, “IHE Transactions”, “Patient </w:t>
            </w:r>
            <w:proofErr w:type="spellStart"/>
            <w:r w:rsidRPr="00E63AF6">
              <w:rPr>
                <w:noProof w:val="0"/>
                <w:sz w:val="16"/>
                <w:lang w:val="fr-FR"/>
                <w:rPrChange w:id="3022" w:author="Gregorio Canal" w:date="2019-05-22T14:54:00Z">
                  <w:rPr>
                    <w:noProof w:val="0"/>
                    <w:sz w:val="16"/>
                  </w:rPr>
                </w:rPrChange>
              </w:rPr>
              <w:t>Demographics</w:t>
            </w:r>
            <w:proofErr w:type="spellEnd"/>
            <w:r w:rsidRPr="00E63AF6">
              <w:rPr>
                <w:noProof w:val="0"/>
                <w:sz w:val="16"/>
                <w:lang w:val="fr-FR"/>
                <w:rPrChange w:id="3023" w:author="Gregorio Canal" w:date="2019-05-22T14:54:00Z">
                  <w:rPr>
                    <w:noProof w:val="0"/>
                    <w:sz w:val="16"/>
                  </w:rPr>
                </w:rPrChange>
              </w:rPr>
              <w:t xml:space="preserve"> </w:t>
            </w:r>
            <w:proofErr w:type="spellStart"/>
            <w:r w:rsidRPr="00E63AF6">
              <w:rPr>
                <w:noProof w:val="0"/>
                <w:sz w:val="16"/>
                <w:lang w:val="fr-FR"/>
                <w:rPrChange w:id="3024" w:author="Gregorio Canal" w:date="2019-05-22T14:54:00Z">
                  <w:rPr>
                    <w:noProof w:val="0"/>
                    <w:sz w:val="16"/>
                  </w:rPr>
                </w:rPrChange>
              </w:rPr>
              <w:t>Query</w:t>
            </w:r>
            <w:proofErr w:type="spellEnd"/>
            <w:r w:rsidRPr="00E63AF6">
              <w:rPr>
                <w:noProof w:val="0"/>
                <w:sz w:val="16"/>
                <w:lang w:val="fr-FR"/>
                <w:rPrChange w:id="3025" w:author="Gregorio Canal" w:date="2019-05-22T14:54:00Z">
                  <w:rPr>
                    <w:noProof w:val="0"/>
                    <w:sz w:val="16"/>
                  </w:rPr>
                </w:rPrChange>
              </w:rPr>
              <w:t>”)</w:t>
            </w:r>
          </w:p>
        </w:tc>
      </w:tr>
      <w:tr w:rsidR="007A1F44" w:rsidRPr="00977EA3" w14:paraId="356B9B3B" w14:textId="77777777">
        <w:trPr>
          <w:cantSplit/>
        </w:trPr>
        <w:tc>
          <w:tcPr>
            <w:tcW w:w="9666" w:type="dxa"/>
            <w:gridSpan w:val="4"/>
          </w:tcPr>
          <w:p w14:paraId="12F3FE33" w14:textId="77777777" w:rsidR="007A1F44" w:rsidRPr="00977EA3" w:rsidRDefault="007A1F44" w:rsidP="003462A5">
            <w:pPr>
              <w:pStyle w:val="TableEntry"/>
              <w:rPr>
                <w:noProof w:val="0"/>
              </w:rPr>
            </w:pPr>
            <w:r w:rsidRPr="00977EA3">
              <w:rPr>
                <w:noProof w:val="0"/>
              </w:rPr>
              <w:t>Source (Patient Demographics Consumer) (1)</w:t>
            </w:r>
          </w:p>
        </w:tc>
      </w:tr>
      <w:tr w:rsidR="007A1F44" w:rsidRPr="00977EA3" w14:paraId="328C0AB5" w14:textId="77777777">
        <w:trPr>
          <w:cantSplit/>
        </w:trPr>
        <w:tc>
          <w:tcPr>
            <w:tcW w:w="9666" w:type="dxa"/>
            <w:gridSpan w:val="4"/>
          </w:tcPr>
          <w:p w14:paraId="7C2F02D1" w14:textId="77777777" w:rsidR="007A1F44" w:rsidRPr="00977EA3" w:rsidRDefault="007A1F44" w:rsidP="003462A5">
            <w:pPr>
              <w:pStyle w:val="TableEntry"/>
              <w:rPr>
                <w:noProof w:val="0"/>
              </w:rPr>
            </w:pPr>
            <w:r w:rsidRPr="00977EA3">
              <w:rPr>
                <w:noProof w:val="0"/>
              </w:rPr>
              <w:t>Destination (Patient Demographics Supplier) (1)</w:t>
            </w:r>
          </w:p>
        </w:tc>
      </w:tr>
      <w:tr w:rsidR="007A1F44" w:rsidRPr="00E63AF6" w14:paraId="6D2393DC" w14:textId="77777777">
        <w:trPr>
          <w:cantSplit/>
        </w:trPr>
        <w:tc>
          <w:tcPr>
            <w:tcW w:w="9666" w:type="dxa"/>
            <w:gridSpan w:val="4"/>
          </w:tcPr>
          <w:p w14:paraId="4183821E" w14:textId="77777777" w:rsidR="007A1F44" w:rsidRPr="00E63AF6" w:rsidRDefault="007A1F44" w:rsidP="003462A5">
            <w:pPr>
              <w:pStyle w:val="TableEntry"/>
              <w:rPr>
                <w:noProof w:val="0"/>
                <w:lang w:val="fr-FR"/>
                <w:rPrChange w:id="3026" w:author="Gregorio Canal" w:date="2019-05-22T14:54:00Z">
                  <w:rPr>
                    <w:noProof w:val="0"/>
                  </w:rPr>
                </w:rPrChange>
              </w:rPr>
            </w:pPr>
            <w:r w:rsidRPr="00E63AF6">
              <w:rPr>
                <w:noProof w:val="0"/>
                <w:lang w:val="fr-FR"/>
                <w:rPrChange w:id="3027" w:author="Gregorio Canal" w:date="2019-05-22T14:54:00Z">
                  <w:rPr>
                    <w:noProof w:val="0"/>
                  </w:rPr>
                </w:rPrChange>
              </w:rPr>
              <w:t xml:space="preserve">Audit Source (Patient </w:t>
            </w:r>
            <w:proofErr w:type="spellStart"/>
            <w:r w:rsidRPr="00E63AF6">
              <w:rPr>
                <w:noProof w:val="0"/>
                <w:lang w:val="fr-FR"/>
                <w:rPrChange w:id="3028" w:author="Gregorio Canal" w:date="2019-05-22T14:54:00Z">
                  <w:rPr>
                    <w:noProof w:val="0"/>
                  </w:rPr>
                </w:rPrChange>
              </w:rPr>
              <w:t>Demographics</w:t>
            </w:r>
            <w:proofErr w:type="spellEnd"/>
            <w:r w:rsidRPr="00E63AF6">
              <w:rPr>
                <w:noProof w:val="0"/>
                <w:lang w:val="fr-FR"/>
                <w:rPrChange w:id="3029" w:author="Gregorio Canal" w:date="2019-05-22T14:54:00Z">
                  <w:rPr>
                    <w:noProof w:val="0"/>
                  </w:rPr>
                </w:rPrChange>
              </w:rPr>
              <w:t xml:space="preserve"> Supplier) (1)</w:t>
            </w:r>
          </w:p>
        </w:tc>
      </w:tr>
      <w:tr w:rsidR="007A1F44" w:rsidRPr="00977EA3" w14:paraId="6C3B80B3" w14:textId="77777777">
        <w:trPr>
          <w:cantSplit/>
        </w:trPr>
        <w:tc>
          <w:tcPr>
            <w:tcW w:w="9666" w:type="dxa"/>
            <w:gridSpan w:val="4"/>
          </w:tcPr>
          <w:p w14:paraId="08EC4C65" w14:textId="77777777" w:rsidR="007A1F44" w:rsidRPr="00977EA3" w:rsidRDefault="007A1F44" w:rsidP="003462A5">
            <w:pPr>
              <w:pStyle w:val="TableEntry"/>
              <w:rPr>
                <w:noProof w:val="0"/>
              </w:rPr>
            </w:pPr>
            <w:r w:rsidRPr="00977EA3">
              <w:rPr>
                <w:noProof w:val="0"/>
              </w:rPr>
              <w:t>Patient (0..n)</w:t>
            </w:r>
          </w:p>
        </w:tc>
      </w:tr>
      <w:tr w:rsidR="007A1F44" w:rsidRPr="00977EA3" w14:paraId="4A3C2E6D" w14:textId="77777777">
        <w:trPr>
          <w:cantSplit/>
        </w:trPr>
        <w:tc>
          <w:tcPr>
            <w:tcW w:w="9666" w:type="dxa"/>
            <w:gridSpan w:val="4"/>
          </w:tcPr>
          <w:p w14:paraId="41C55434" w14:textId="581E44D5" w:rsidR="007A1F44" w:rsidRPr="00977EA3" w:rsidRDefault="007A1F44" w:rsidP="003462A5">
            <w:pPr>
              <w:pStyle w:val="TableEntry"/>
              <w:rPr>
                <w:noProof w:val="0"/>
              </w:rPr>
            </w:pPr>
            <w:r w:rsidRPr="00977EA3">
              <w:rPr>
                <w:noProof w:val="0"/>
              </w:rPr>
              <w:t>Query Parameters</w:t>
            </w:r>
            <w:r w:rsidR="00515506" w:rsidRPr="00977EA3">
              <w:rPr>
                <w:noProof w:val="0"/>
              </w:rPr>
              <w:t xml:space="preserve"> </w:t>
            </w:r>
            <w:r w:rsidRPr="00977EA3">
              <w:rPr>
                <w:noProof w:val="0"/>
              </w:rPr>
              <w:t>(1)</w:t>
            </w:r>
          </w:p>
        </w:tc>
      </w:tr>
    </w:tbl>
    <w:p w14:paraId="6474D369" w14:textId="77777777" w:rsidR="007A1F44" w:rsidRPr="00977EA3" w:rsidRDefault="007A1F44" w:rsidP="00D372D5">
      <w:pPr>
        <w:pStyle w:val="Corpotesto"/>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3225C6D" w14:textId="77777777">
        <w:trPr>
          <w:cantSplit/>
        </w:trPr>
        <w:tc>
          <w:tcPr>
            <w:tcW w:w="1548" w:type="dxa"/>
            <w:vMerge w:val="restart"/>
          </w:tcPr>
          <w:p w14:paraId="70DF534F" w14:textId="77777777" w:rsidR="007A1F44" w:rsidRPr="00977EA3" w:rsidRDefault="007A1F44" w:rsidP="00A063AC">
            <w:pPr>
              <w:pStyle w:val="TableEntryHeader"/>
              <w:rPr>
                <w:noProof w:val="0"/>
              </w:rPr>
            </w:pPr>
            <w:r w:rsidRPr="00977EA3">
              <w:rPr>
                <w:noProof w:val="0"/>
              </w:rPr>
              <w:t>Source</w:t>
            </w:r>
          </w:p>
          <w:p w14:paraId="428BFAAE"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0F1CBE27" w14:textId="77777777" w:rsidR="007A1F44" w:rsidRPr="00977EA3" w:rsidRDefault="007A1F44" w:rsidP="00A42D84">
            <w:pPr>
              <w:pStyle w:val="TableEntry"/>
              <w:rPr>
                <w:i/>
                <w:noProof w:val="0"/>
                <w:sz w:val="16"/>
              </w:rPr>
            </w:pPr>
            <w:proofErr w:type="spellStart"/>
            <w:r w:rsidRPr="00977EA3">
              <w:rPr>
                <w:i/>
                <w:noProof w:val="0"/>
                <w:sz w:val="16"/>
              </w:rPr>
              <w:t>UserID</w:t>
            </w:r>
            <w:proofErr w:type="spellEnd"/>
          </w:p>
        </w:tc>
        <w:tc>
          <w:tcPr>
            <w:tcW w:w="630" w:type="dxa"/>
            <w:vAlign w:val="center"/>
          </w:tcPr>
          <w:p w14:paraId="5CB7A8F2"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0CD93065"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48ED1A76" w14:textId="77777777">
        <w:trPr>
          <w:cantSplit/>
        </w:trPr>
        <w:tc>
          <w:tcPr>
            <w:tcW w:w="1548" w:type="dxa"/>
            <w:vMerge/>
            <w:textDirection w:val="btLr"/>
            <w:vAlign w:val="center"/>
          </w:tcPr>
          <w:p w14:paraId="58406AE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A513D2A" w14:textId="77777777" w:rsidR="007A1F44" w:rsidRPr="00977EA3" w:rsidRDefault="007A1F44" w:rsidP="00FD765B">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59A455A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07739B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133385B2" w14:textId="77777777">
        <w:trPr>
          <w:cantSplit/>
        </w:trPr>
        <w:tc>
          <w:tcPr>
            <w:tcW w:w="1548" w:type="dxa"/>
            <w:vMerge/>
            <w:textDirection w:val="btLr"/>
            <w:vAlign w:val="center"/>
          </w:tcPr>
          <w:p w14:paraId="4B1CEE9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FF91861"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022903B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A7FC849"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C721851" w14:textId="77777777">
        <w:trPr>
          <w:cantSplit/>
        </w:trPr>
        <w:tc>
          <w:tcPr>
            <w:tcW w:w="1548" w:type="dxa"/>
            <w:vMerge/>
            <w:textDirection w:val="btLr"/>
            <w:vAlign w:val="center"/>
          </w:tcPr>
          <w:p w14:paraId="3A9CBAB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9B47333" w14:textId="77777777" w:rsidR="007A1F44" w:rsidRPr="00977EA3" w:rsidRDefault="007A1F44" w:rsidP="00971004">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0AB4282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74EB42"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4225A46" w14:textId="77777777">
        <w:trPr>
          <w:cantSplit/>
        </w:trPr>
        <w:tc>
          <w:tcPr>
            <w:tcW w:w="1548" w:type="dxa"/>
            <w:vMerge/>
            <w:textDirection w:val="btLr"/>
            <w:vAlign w:val="center"/>
          </w:tcPr>
          <w:p w14:paraId="701BD75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21A8AE"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615107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C9325E9"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7FFA8A99" w14:textId="77777777">
        <w:trPr>
          <w:cantSplit/>
        </w:trPr>
        <w:tc>
          <w:tcPr>
            <w:tcW w:w="1548" w:type="dxa"/>
            <w:vMerge/>
            <w:textDirection w:val="btLr"/>
            <w:vAlign w:val="center"/>
          </w:tcPr>
          <w:p w14:paraId="24EE085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AC3EF4A"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29BFCE5D"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E5C8F84"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1ADBDE12" w14:textId="77777777">
        <w:trPr>
          <w:cantSplit/>
        </w:trPr>
        <w:tc>
          <w:tcPr>
            <w:tcW w:w="1548" w:type="dxa"/>
            <w:vMerge/>
            <w:textDirection w:val="btLr"/>
            <w:vAlign w:val="center"/>
          </w:tcPr>
          <w:p w14:paraId="49A4130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679FE48"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011CDFBC"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BBFDF07" w14:textId="77777777" w:rsidR="007A1F44" w:rsidRPr="00977EA3" w:rsidRDefault="007A1F44" w:rsidP="00971004">
            <w:pPr>
              <w:pStyle w:val="TableEntry"/>
              <w:rPr>
                <w:noProof w:val="0"/>
                <w:sz w:val="16"/>
              </w:rPr>
            </w:pPr>
            <w:r w:rsidRPr="00977EA3">
              <w:rPr>
                <w:noProof w:val="0"/>
                <w:sz w:val="16"/>
              </w:rPr>
              <w:t>the machine name or IP address.</w:t>
            </w:r>
          </w:p>
        </w:tc>
      </w:tr>
    </w:tbl>
    <w:p w14:paraId="7FE32543"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64E4BBB" w14:textId="77777777" w:rsidTr="00ED4370">
        <w:trPr>
          <w:cantSplit/>
        </w:trPr>
        <w:tc>
          <w:tcPr>
            <w:tcW w:w="1548" w:type="dxa"/>
            <w:vMerge w:val="restart"/>
          </w:tcPr>
          <w:p w14:paraId="48197B8B" w14:textId="77777777" w:rsidR="007A1F44" w:rsidRPr="00977EA3" w:rsidRDefault="007A1F44" w:rsidP="00A063AC">
            <w:pPr>
              <w:pStyle w:val="TableEntryHeader"/>
              <w:rPr>
                <w:noProof w:val="0"/>
              </w:rPr>
            </w:pPr>
            <w:r w:rsidRPr="00977EA3">
              <w:rPr>
                <w:noProof w:val="0"/>
              </w:rPr>
              <w:t>Destination</w:t>
            </w:r>
          </w:p>
          <w:p w14:paraId="14A5553F" w14:textId="77777777" w:rsidR="007A1F44" w:rsidRPr="00977EA3" w:rsidRDefault="0003509E" w:rsidP="003462A5">
            <w:pPr>
              <w:pStyle w:val="TableEntry"/>
              <w:rPr>
                <w:rStyle w:val="TableEntryHeaderCha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rStyle w:val="TableEntryHeaderChar"/>
                <w:bCs/>
                <w:noProof w:val="0"/>
                <w:sz w:val="12"/>
              </w:rPr>
              <w:t>ActiveParticipant</w:t>
            </w:r>
            <w:proofErr w:type="spellEnd"/>
          </w:p>
          <w:p w14:paraId="25C40BE2" w14:textId="77777777" w:rsidR="007A1F44" w:rsidRPr="00977EA3" w:rsidRDefault="007A1F44" w:rsidP="00767840"/>
        </w:tc>
        <w:tc>
          <w:tcPr>
            <w:tcW w:w="2520" w:type="dxa"/>
            <w:vAlign w:val="center"/>
          </w:tcPr>
          <w:p w14:paraId="6D08A734" w14:textId="77777777" w:rsidR="007A1F44" w:rsidRPr="00977EA3" w:rsidRDefault="007A1F44" w:rsidP="00971004">
            <w:pPr>
              <w:pStyle w:val="TableEntry"/>
              <w:rPr>
                <w:noProof w:val="0"/>
                <w:sz w:val="16"/>
              </w:rPr>
            </w:pPr>
            <w:proofErr w:type="spellStart"/>
            <w:r w:rsidRPr="00977EA3">
              <w:rPr>
                <w:noProof w:val="0"/>
                <w:sz w:val="16"/>
              </w:rPr>
              <w:t>UserID</w:t>
            </w:r>
            <w:proofErr w:type="spellEnd"/>
          </w:p>
        </w:tc>
        <w:tc>
          <w:tcPr>
            <w:tcW w:w="630" w:type="dxa"/>
            <w:vAlign w:val="center"/>
          </w:tcPr>
          <w:p w14:paraId="0003686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DC8400F"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6E5F7017" w14:textId="77777777" w:rsidTr="00ED4370">
        <w:trPr>
          <w:cantSplit/>
        </w:trPr>
        <w:tc>
          <w:tcPr>
            <w:tcW w:w="1548" w:type="dxa"/>
            <w:vMerge/>
            <w:textDirection w:val="btLr"/>
            <w:vAlign w:val="center"/>
          </w:tcPr>
          <w:p w14:paraId="24BC02C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BC3C3E7" w14:textId="77777777" w:rsidR="007A1F44" w:rsidRPr="00977EA3" w:rsidRDefault="007A1F44" w:rsidP="00971004">
            <w:pPr>
              <w:pStyle w:val="TableEntry"/>
              <w:rPr>
                <w:iCs/>
                <w:noProof w:val="0"/>
                <w:sz w:val="16"/>
              </w:rPr>
            </w:pPr>
            <w:proofErr w:type="spellStart"/>
            <w:r w:rsidRPr="00977EA3">
              <w:rPr>
                <w:iCs/>
                <w:noProof w:val="0"/>
                <w:sz w:val="16"/>
              </w:rPr>
              <w:t>AlternativeUserID</w:t>
            </w:r>
            <w:proofErr w:type="spellEnd"/>
          </w:p>
        </w:tc>
        <w:tc>
          <w:tcPr>
            <w:tcW w:w="630" w:type="dxa"/>
            <w:vAlign w:val="center"/>
          </w:tcPr>
          <w:p w14:paraId="003F662D"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B3F81B3"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DC1DF09" w14:textId="77777777" w:rsidTr="00ED4370">
        <w:trPr>
          <w:cantSplit/>
        </w:trPr>
        <w:tc>
          <w:tcPr>
            <w:tcW w:w="1548" w:type="dxa"/>
            <w:vMerge/>
            <w:textDirection w:val="btLr"/>
            <w:vAlign w:val="center"/>
          </w:tcPr>
          <w:p w14:paraId="5E5C163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DCC4F1D" w14:textId="77777777" w:rsidR="007A1F44" w:rsidRPr="00977EA3" w:rsidRDefault="007A1F44" w:rsidP="00971004">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7203C1E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33C2B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07A6090" w14:textId="77777777" w:rsidTr="00ED4370">
        <w:trPr>
          <w:cantSplit/>
        </w:trPr>
        <w:tc>
          <w:tcPr>
            <w:tcW w:w="1548" w:type="dxa"/>
            <w:vMerge/>
            <w:textDirection w:val="btLr"/>
            <w:vAlign w:val="center"/>
          </w:tcPr>
          <w:p w14:paraId="1196667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1E4AE6E" w14:textId="77777777" w:rsidR="007A1F44" w:rsidRPr="00977EA3" w:rsidRDefault="007A1F44" w:rsidP="00971004">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4D04805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0BC3CEE"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1986EDB" w14:textId="77777777" w:rsidTr="00ED4370">
        <w:trPr>
          <w:cantSplit/>
        </w:trPr>
        <w:tc>
          <w:tcPr>
            <w:tcW w:w="1548" w:type="dxa"/>
            <w:vMerge/>
            <w:textDirection w:val="btLr"/>
            <w:vAlign w:val="center"/>
          </w:tcPr>
          <w:p w14:paraId="41D72F9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49349A" w14:textId="77777777" w:rsidR="007A1F44" w:rsidRPr="00977EA3" w:rsidRDefault="007A1F44" w:rsidP="00971004">
            <w:pPr>
              <w:pStyle w:val="TableEntry"/>
              <w:rPr>
                <w:noProof w:val="0"/>
                <w:sz w:val="16"/>
              </w:rPr>
            </w:pPr>
            <w:proofErr w:type="spellStart"/>
            <w:r w:rsidRPr="00977EA3">
              <w:rPr>
                <w:noProof w:val="0"/>
                <w:sz w:val="16"/>
              </w:rPr>
              <w:t>RoleIDCode</w:t>
            </w:r>
            <w:proofErr w:type="spellEnd"/>
          </w:p>
        </w:tc>
        <w:tc>
          <w:tcPr>
            <w:tcW w:w="630" w:type="dxa"/>
            <w:vAlign w:val="center"/>
          </w:tcPr>
          <w:p w14:paraId="4E73F11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0F567B5"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18ED3E00" w14:textId="77777777" w:rsidTr="00ED4370">
        <w:trPr>
          <w:cantSplit/>
        </w:trPr>
        <w:tc>
          <w:tcPr>
            <w:tcW w:w="1548" w:type="dxa"/>
            <w:vMerge/>
            <w:textDirection w:val="btLr"/>
            <w:vAlign w:val="center"/>
          </w:tcPr>
          <w:p w14:paraId="7FE1BB2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1D66B51" w14:textId="77777777" w:rsidR="007A1F44" w:rsidRPr="00977EA3" w:rsidRDefault="007A1F44" w:rsidP="00971004">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69DFBE4B"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794221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BC809BE" w14:textId="77777777" w:rsidTr="00ED4370">
        <w:trPr>
          <w:cantSplit/>
        </w:trPr>
        <w:tc>
          <w:tcPr>
            <w:tcW w:w="1548" w:type="dxa"/>
            <w:vMerge/>
            <w:textDirection w:val="btLr"/>
            <w:vAlign w:val="center"/>
          </w:tcPr>
          <w:p w14:paraId="607057D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0E5FA9D" w14:textId="77777777" w:rsidR="007A1F44" w:rsidRPr="00977EA3" w:rsidRDefault="007A1F44" w:rsidP="00971004">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21CC4562"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48E8D1B" w14:textId="77777777" w:rsidR="007A1F44" w:rsidRPr="00977EA3" w:rsidRDefault="007A1F44" w:rsidP="00971004">
            <w:pPr>
              <w:pStyle w:val="TableEntry"/>
              <w:rPr>
                <w:noProof w:val="0"/>
                <w:sz w:val="16"/>
              </w:rPr>
            </w:pPr>
            <w:r w:rsidRPr="00977EA3">
              <w:rPr>
                <w:noProof w:val="0"/>
                <w:sz w:val="16"/>
              </w:rPr>
              <w:t>the machine name or IP address.</w:t>
            </w:r>
          </w:p>
        </w:tc>
      </w:tr>
    </w:tbl>
    <w:p w14:paraId="242A9C0F" w14:textId="0F023F83" w:rsidR="007A1F44" w:rsidRDefault="007A1F44" w:rsidP="00971004"/>
    <w:p w14:paraId="55DF00DD" w14:textId="2C6F93F6" w:rsidR="00A5495B" w:rsidRDefault="00A5495B" w:rsidP="00971004"/>
    <w:p w14:paraId="4F8BFEF6" w14:textId="77777777" w:rsidR="00A5495B" w:rsidRPr="00977EA3" w:rsidRDefault="00A5495B"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DBA757A" w14:textId="77777777">
        <w:trPr>
          <w:cantSplit/>
        </w:trPr>
        <w:tc>
          <w:tcPr>
            <w:tcW w:w="1728" w:type="dxa"/>
            <w:vMerge w:val="restart"/>
          </w:tcPr>
          <w:p w14:paraId="11B1C3B8" w14:textId="77777777" w:rsidR="007A1F44" w:rsidRPr="00977EA3" w:rsidRDefault="007A1F44" w:rsidP="00A063AC">
            <w:pPr>
              <w:pStyle w:val="TableEntryHeader"/>
              <w:rPr>
                <w:noProof w:val="0"/>
              </w:rPr>
            </w:pPr>
            <w:r w:rsidRPr="00977EA3">
              <w:rPr>
                <w:noProof w:val="0"/>
              </w:rPr>
              <w:t>Audit Source</w:t>
            </w:r>
          </w:p>
          <w:p w14:paraId="6BAE1C45"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117F6646" w14:textId="77777777" w:rsidR="007A1F44" w:rsidRPr="00977EA3" w:rsidRDefault="007A1F44" w:rsidP="00971004">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5F8351C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BE57B5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F8C356E" w14:textId="77777777">
        <w:trPr>
          <w:cantSplit/>
        </w:trPr>
        <w:tc>
          <w:tcPr>
            <w:tcW w:w="1728" w:type="dxa"/>
            <w:vMerge/>
            <w:textDirection w:val="btLr"/>
            <w:vAlign w:val="center"/>
          </w:tcPr>
          <w:p w14:paraId="3539A93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01E0318" w14:textId="77777777" w:rsidR="007A1F44" w:rsidRPr="00977EA3" w:rsidRDefault="007A1F44" w:rsidP="00971004">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1A696E3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9B5D3D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B72DD5A" w14:textId="77777777">
        <w:trPr>
          <w:cantSplit/>
        </w:trPr>
        <w:tc>
          <w:tcPr>
            <w:tcW w:w="1728" w:type="dxa"/>
            <w:vMerge/>
            <w:textDirection w:val="btLr"/>
            <w:vAlign w:val="center"/>
          </w:tcPr>
          <w:p w14:paraId="30EA789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2E219C44" w14:textId="77777777" w:rsidR="007A1F44" w:rsidRPr="00977EA3" w:rsidRDefault="007A1F44" w:rsidP="00971004">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5A749AE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66713E4"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00A2C980"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3F64A79" w14:textId="77777777" w:rsidTr="00D372D5">
        <w:trPr>
          <w:cantSplit/>
        </w:trPr>
        <w:tc>
          <w:tcPr>
            <w:tcW w:w="1548" w:type="dxa"/>
            <w:vMerge w:val="restart"/>
          </w:tcPr>
          <w:p w14:paraId="0018D419" w14:textId="77777777" w:rsidR="007A1F44" w:rsidRPr="00977EA3" w:rsidRDefault="007A1F44" w:rsidP="00A063AC">
            <w:pPr>
              <w:pStyle w:val="TableEntryHeader"/>
              <w:rPr>
                <w:noProof w:val="0"/>
              </w:rPr>
            </w:pPr>
            <w:r w:rsidRPr="00977EA3">
              <w:rPr>
                <w:noProof w:val="0"/>
              </w:rPr>
              <w:t>Patient</w:t>
            </w:r>
          </w:p>
          <w:p w14:paraId="538D7715"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751E4836"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25C542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B9B6820"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7C38A2DD" w14:textId="77777777">
        <w:trPr>
          <w:cantSplit/>
        </w:trPr>
        <w:tc>
          <w:tcPr>
            <w:tcW w:w="1548" w:type="dxa"/>
            <w:vMerge/>
            <w:vAlign w:val="center"/>
          </w:tcPr>
          <w:p w14:paraId="0A93DC4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5772F5E"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2861083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D85AC88"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2A33682F" w14:textId="77777777">
        <w:trPr>
          <w:cantSplit/>
        </w:trPr>
        <w:tc>
          <w:tcPr>
            <w:tcW w:w="1548" w:type="dxa"/>
            <w:vMerge/>
            <w:vAlign w:val="center"/>
          </w:tcPr>
          <w:p w14:paraId="23CCE0B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5D66E3B"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0E4F906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D64418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66A7A9B" w14:textId="77777777">
        <w:trPr>
          <w:cantSplit/>
        </w:trPr>
        <w:tc>
          <w:tcPr>
            <w:tcW w:w="1548" w:type="dxa"/>
            <w:vMerge/>
            <w:vAlign w:val="center"/>
          </w:tcPr>
          <w:p w14:paraId="1130A22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1C8714E" w14:textId="77777777" w:rsidR="007A1F44" w:rsidRPr="00977EA3" w:rsidRDefault="007A1F44" w:rsidP="00971004">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51AF8258"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55284EF9" w14:textId="63CBAAE9" w:rsidR="007A1F44" w:rsidRPr="00977EA3" w:rsidRDefault="003570EE" w:rsidP="003570EE">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0578AE8E" w14:textId="77777777">
        <w:trPr>
          <w:cantSplit/>
        </w:trPr>
        <w:tc>
          <w:tcPr>
            <w:tcW w:w="1548" w:type="dxa"/>
            <w:vMerge/>
            <w:vAlign w:val="center"/>
          </w:tcPr>
          <w:p w14:paraId="3DEE3F1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F7F4DA"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7E794DA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EA5B0B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FD45CBF" w14:textId="77777777">
        <w:trPr>
          <w:cantSplit/>
        </w:trPr>
        <w:tc>
          <w:tcPr>
            <w:tcW w:w="1548" w:type="dxa"/>
            <w:vMerge/>
            <w:vAlign w:val="center"/>
          </w:tcPr>
          <w:p w14:paraId="01CD23C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5E33B60"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6969ABCA"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15F05407" w14:textId="4A40C7F4"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4B1A0A" w:rsidRPr="00977EA3">
              <w:rPr>
                <w:noProof w:val="0"/>
                <w:sz w:val="16"/>
              </w:rPr>
              <w:t>A</w:t>
            </w:r>
            <w:r w:rsidRPr="00977EA3">
              <w:rPr>
                <w:noProof w:val="0"/>
                <w:sz w:val="16"/>
              </w:rPr>
              <w:t>ppendix E)</w:t>
            </w:r>
            <w:r w:rsidRPr="00977EA3">
              <w:rPr>
                <w:iCs/>
                <w:noProof w:val="0"/>
                <w:sz w:val="16"/>
              </w:rPr>
              <w:t xml:space="preserve">. </w:t>
            </w:r>
          </w:p>
        </w:tc>
      </w:tr>
      <w:tr w:rsidR="007A1F44" w:rsidRPr="00977EA3" w14:paraId="2B0AD8D6" w14:textId="77777777">
        <w:trPr>
          <w:cantSplit/>
        </w:trPr>
        <w:tc>
          <w:tcPr>
            <w:tcW w:w="1548" w:type="dxa"/>
            <w:vMerge/>
            <w:vAlign w:val="center"/>
          </w:tcPr>
          <w:p w14:paraId="50F6DAC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93525B8"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76F4DA9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A73798D"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DD2EED2" w14:textId="77777777">
        <w:trPr>
          <w:cantSplit/>
        </w:trPr>
        <w:tc>
          <w:tcPr>
            <w:tcW w:w="1548" w:type="dxa"/>
            <w:vMerge/>
            <w:vAlign w:val="center"/>
          </w:tcPr>
          <w:p w14:paraId="5A2D4F93"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7529F55" w14:textId="77777777" w:rsidR="007A1F44" w:rsidRPr="00977EA3" w:rsidRDefault="007A1F44" w:rsidP="00601E9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57B74D0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E13EF6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754095D" w14:textId="77777777">
        <w:trPr>
          <w:cantSplit/>
        </w:trPr>
        <w:tc>
          <w:tcPr>
            <w:tcW w:w="1548" w:type="dxa"/>
            <w:vMerge/>
            <w:vAlign w:val="center"/>
          </w:tcPr>
          <w:p w14:paraId="3020C9E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4EF688E" w14:textId="77777777" w:rsidR="007A1F44" w:rsidRPr="00977EA3" w:rsidRDefault="007A1F44" w:rsidP="0097100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1F8AF92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1857130" w14:textId="77777777" w:rsidR="007A1F44" w:rsidRPr="00977EA3" w:rsidRDefault="007A1F44" w:rsidP="00971004">
            <w:pPr>
              <w:pStyle w:val="TableEntry"/>
              <w:rPr>
                <w:noProof w:val="0"/>
                <w:sz w:val="16"/>
              </w:rPr>
            </w:pPr>
            <w:r w:rsidRPr="00977EA3">
              <w:rPr>
                <w:i/>
                <w:iCs/>
                <w:noProof w:val="0"/>
                <w:sz w:val="16"/>
              </w:rPr>
              <w:t>not specialized</w:t>
            </w:r>
          </w:p>
        </w:tc>
      </w:tr>
    </w:tbl>
    <w:p w14:paraId="5A671B88" w14:textId="77777777" w:rsidR="00BA7C04" w:rsidRPr="00977EA3" w:rsidRDefault="00BA7C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0A78867" w14:textId="77777777" w:rsidTr="00D372D5">
        <w:trPr>
          <w:cantSplit/>
        </w:trPr>
        <w:tc>
          <w:tcPr>
            <w:tcW w:w="1548" w:type="dxa"/>
            <w:vMerge w:val="restart"/>
          </w:tcPr>
          <w:p w14:paraId="5404B761" w14:textId="77777777" w:rsidR="007A1F44" w:rsidRPr="00977EA3" w:rsidRDefault="007A1F44" w:rsidP="00A063AC">
            <w:pPr>
              <w:pStyle w:val="TableEntryHeader"/>
              <w:rPr>
                <w:noProof w:val="0"/>
              </w:rPr>
            </w:pPr>
            <w:r w:rsidRPr="00977EA3">
              <w:rPr>
                <w:noProof w:val="0"/>
              </w:rPr>
              <w:t>Query Parameters</w:t>
            </w:r>
          </w:p>
          <w:p w14:paraId="53FBD4A3"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7F19473B" w14:textId="77777777" w:rsidR="007A1F44" w:rsidRPr="00977EA3" w:rsidRDefault="007A1F44" w:rsidP="00971004">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07CE905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A84B885"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220410E6" w14:textId="77777777">
        <w:trPr>
          <w:cantSplit/>
        </w:trPr>
        <w:tc>
          <w:tcPr>
            <w:tcW w:w="1548" w:type="dxa"/>
            <w:vMerge/>
            <w:vAlign w:val="center"/>
          </w:tcPr>
          <w:p w14:paraId="6628B93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355B504" w14:textId="77777777" w:rsidR="007A1F44" w:rsidRPr="00977EA3" w:rsidRDefault="007A1F44" w:rsidP="00971004">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4A0E2BFA"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CB9E147"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6BF1A217" w14:textId="77777777">
        <w:trPr>
          <w:cantSplit/>
        </w:trPr>
        <w:tc>
          <w:tcPr>
            <w:tcW w:w="1548" w:type="dxa"/>
            <w:vMerge/>
            <w:vAlign w:val="center"/>
          </w:tcPr>
          <w:p w14:paraId="1109129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419CAF9" w14:textId="77777777" w:rsidR="007A1F44" w:rsidRPr="00977EA3" w:rsidRDefault="007A1F44" w:rsidP="00971004">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0C8C6FD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2AAC26E"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E63AF6" w14:paraId="1F4EF351" w14:textId="77777777">
        <w:trPr>
          <w:cantSplit/>
        </w:trPr>
        <w:tc>
          <w:tcPr>
            <w:tcW w:w="1548" w:type="dxa"/>
            <w:vMerge/>
            <w:vAlign w:val="center"/>
          </w:tcPr>
          <w:p w14:paraId="2FE44C0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445D39A" w14:textId="77777777" w:rsidR="007A1F44" w:rsidRPr="00977EA3" w:rsidRDefault="007A1F44" w:rsidP="00971004">
            <w:pPr>
              <w:pStyle w:val="TableEntry"/>
              <w:rPr>
                <w:noProof w:val="0"/>
                <w:sz w:val="16"/>
              </w:rPr>
            </w:pPr>
            <w:proofErr w:type="spellStart"/>
            <w:r w:rsidRPr="00977EA3">
              <w:rPr>
                <w:noProof w:val="0"/>
                <w:sz w:val="16"/>
              </w:rPr>
              <w:t>ParticipantObjectIDTypeCode</w:t>
            </w:r>
            <w:proofErr w:type="spellEnd"/>
          </w:p>
        </w:tc>
        <w:tc>
          <w:tcPr>
            <w:tcW w:w="630" w:type="dxa"/>
            <w:vAlign w:val="center"/>
          </w:tcPr>
          <w:p w14:paraId="65D3AF15" w14:textId="77777777" w:rsidR="007A1F44" w:rsidRPr="00977EA3" w:rsidRDefault="007A1F44" w:rsidP="00D372D5">
            <w:pPr>
              <w:pStyle w:val="TableEntry"/>
              <w:jc w:val="center"/>
              <w:rPr>
                <w:noProof w:val="0"/>
                <w:sz w:val="16"/>
              </w:rPr>
            </w:pPr>
            <w:r w:rsidRPr="00977EA3">
              <w:rPr>
                <w:noProof w:val="0"/>
                <w:sz w:val="16"/>
              </w:rPr>
              <w:t>M</w:t>
            </w:r>
          </w:p>
        </w:tc>
        <w:tc>
          <w:tcPr>
            <w:tcW w:w="4968" w:type="dxa"/>
          </w:tcPr>
          <w:p w14:paraId="04F0A74D" w14:textId="77777777" w:rsidR="007A1F44" w:rsidRPr="00E63AF6" w:rsidRDefault="007A1F44" w:rsidP="00971004">
            <w:pPr>
              <w:pStyle w:val="TableEntry"/>
              <w:rPr>
                <w:noProof w:val="0"/>
                <w:sz w:val="16"/>
                <w:lang w:val="fr-FR"/>
                <w:rPrChange w:id="3030" w:author="Gregorio Canal" w:date="2019-05-22T14:54:00Z">
                  <w:rPr>
                    <w:noProof w:val="0"/>
                    <w:sz w:val="16"/>
                  </w:rPr>
                </w:rPrChange>
              </w:rPr>
            </w:pPr>
            <w:r w:rsidRPr="00E63AF6">
              <w:rPr>
                <w:noProof w:val="0"/>
                <w:sz w:val="16"/>
                <w:lang w:val="fr-FR"/>
                <w:rPrChange w:id="3031" w:author="Gregorio Canal" w:date="2019-05-22T14:54:00Z">
                  <w:rPr>
                    <w:noProof w:val="0"/>
                    <w:sz w:val="16"/>
                  </w:rPr>
                </w:rPrChange>
              </w:rPr>
              <w:t xml:space="preserve">EV(“ITI-47”, “IHE Transactions”, “Patient </w:t>
            </w:r>
            <w:proofErr w:type="spellStart"/>
            <w:r w:rsidRPr="00E63AF6">
              <w:rPr>
                <w:noProof w:val="0"/>
                <w:sz w:val="16"/>
                <w:lang w:val="fr-FR"/>
                <w:rPrChange w:id="3032" w:author="Gregorio Canal" w:date="2019-05-22T14:54:00Z">
                  <w:rPr>
                    <w:noProof w:val="0"/>
                    <w:sz w:val="16"/>
                  </w:rPr>
                </w:rPrChange>
              </w:rPr>
              <w:t>Demographics</w:t>
            </w:r>
            <w:proofErr w:type="spellEnd"/>
            <w:r w:rsidRPr="00E63AF6">
              <w:rPr>
                <w:noProof w:val="0"/>
                <w:sz w:val="16"/>
                <w:lang w:val="fr-FR"/>
                <w:rPrChange w:id="3033" w:author="Gregorio Canal" w:date="2019-05-22T14:54:00Z">
                  <w:rPr>
                    <w:noProof w:val="0"/>
                    <w:sz w:val="16"/>
                  </w:rPr>
                </w:rPrChange>
              </w:rPr>
              <w:t xml:space="preserve"> </w:t>
            </w:r>
            <w:proofErr w:type="spellStart"/>
            <w:r w:rsidRPr="00E63AF6">
              <w:rPr>
                <w:noProof w:val="0"/>
                <w:sz w:val="16"/>
                <w:lang w:val="fr-FR"/>
                <w:rPrChange w:id="3034" w:author="Gregorio Canal" w:date="2019-05-22T14:54:00Z">
                  <w:rPr>
                    <w:noProof w:val="0"/>
                    <w:sz w:val="16"/>
                  </w:rPr>
                </w:rPrChange>
              </w:rPr>
              <w:t>Query</w:t>
            </w:r>
            <w:proofErr w:type="spellEnd"/>
            <w:r w:rsidRPr="00E63AF6">
              <w:rPr>
                <w:noProof w:val="0"/>
                <w:sz w:val="16"/>
                <w:lang w:val="fr-FR"/>
                <w:rPrChange w:id="3035" w:author="Gregorio Canal" w:date="2019-05-22T14:54:00Z">
                  <w:rPr>
                    <w:noProof w:val="0"/>
                    <w:sz w:val="16"/>
                  </w:rPr>
                </w:rPrChange>
              </w:rPr>
              <w:t>”)</w:t>
            </w:r>
          </w:p>
        </w:tc>
      </w:tr>
      <w:tr w:rsidR="007A1F44" w:rsidRPr="00977EA3" w14:paraId="7F3380E6" w14:textId="77777777">
        <w:trPr>
          <w:cantSplit/>
        </w:trPr>
        <w:tc>
          <w:tcPr>
            <w:tcW w:w="1548" w:type="dxa"/>
            <w:vMerge/>
            <w:vAlign w:val="center"/>
          </w:tcPr>
          <w:p w14:paraId="32D922B3" w14:textId="77777777" w:rsidR="007A1F44" w:rsidRPr="00E63AF6" w:rsidRDefault="007A1F44" w:rsidP="00971004">
            <w:pPr>
              <w:pStyle w:val="TableLabel"/>
              <w:rPr>
                <w:rFonts w:ascii="Times New Roman" w:hAnsi="Times New Roman"/>
                <w:noProof w:val="0"/>
                <w:sz w:val="16"/>
                <w:lang w:val="fr-FR"/>
                <w:rPrChange w:id="3036" w:author="Gregorio Canal" w:date="2019-05-22T14:54:00Z">
                  <w:rPr>
                    <w:rFonts w:ascii="Times New Roman" w:hAnsi="Times New Roman"/>
                    <w:noProof w:val="0"/>
                    <w:sz w:val="16"/>
                  </w:rPr>
                </w:rPrChange>
              </w:rPr>
            </w:pPr>
          </w:p>
        </w:tc>
        <w:tc>
          <w:tcPr>
            <w:tcW w:w="2520" w:type="dxa"/>
            <w:vAlign w:val="center"/>
          </w:tcPr>
          <w:p w14:paraId="4F14F050" w14:textId="77777777" w:rsidR="007A1F44" w:rsidRPr="00977EA3" w:rsidRDefault="007A1F44" w:rsidP="00971004">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71540B3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040561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CE51F0F" w14:textId="77777777">
        <w:trPr>
          <w:cantSplit/>
        </w:trPr>
        <w:tc>
          <w:tcPr>
            <w:tcW w:w="1548" w:type="dxa"/>
            <w:vMerge/>
            <w:vAlign w:val="center"/>
          </w:tcPr>
          <w:p w14:paraId="75E501DF"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D85ADD6" w14:textId="77777777" w:rsidR="007A1F44" w:rsidRPr="00977EA3" w:rsidRDefault="007A1F44" w:rsidP="00631CA0">
            <w:pPr>
              <w:pStyle w:val="TableEntry"/>
              <w:rPr>
                <w:i/>
                <w:iCs/>
                <w:noProof w:val="0"/>
                <w:sz w:val="16"/>
              </w:rPr>
            </w:pPr>
            <w:proofErr w:type="spellStart"/>
            <w:r w:rsidRPr="00977EA3">
              <w:rPr>
                <w:i/>
                <w:iCs/>
                <w:noProof w:val="0"/>
                <w:sz w:val="16"/>
              </w:rPr>
              <w:t>ParticipantObjectID</w:t>
            </w:r>
            <w:proofErr w:type="spellEnd"/>
          </w:p>
        </w:tc>
        <w:tc>
          <w:tcPr>
            <w:tcW w:w="630" w:type="dxa"/>
            <w:vAlign w:val="center"/>
          </w:tcPr>
          <w:p w14:paraId="3C6AE540"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6BE9A17D"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977F417" w14:textId="77777777">
        <w:trPr>
          <w:cantSplit/>
        </w:trPr>
        <w:tc>
          <w:tcPr>
            <w:tcW w:w="1548" w:type="dxa"/>
            <w:vMerge/>
            <w:vAlign w:val="center"/>
          </w:tcPr>
          <w:p w14:paraId="7CE57CF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AF79C3F" w14:textId="77777777" w:rsidR="007A1F44" w:rsidRPr="00977EA3" w:rsidRDefault="007A1F44" w:rsidP="0097100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5831DD4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C01BB3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75B26E1" w14:textId="77777777">
        <w:trPr>
          <w:cantSplit/>
        </w:trPr>
        <w:tc>
          <w:tcPr>
            <w:tcW w:w="1548" w:type="dxa"/>
            <w:vMerge/>
            <w:vAlign w:val="center"/>
          </w:tcPr>
          <w:p w14:paraId="49DBD84B"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2058918" w14:textId="77777777" w:rsidR="007A1F44" w:rsidRPr="00977EA3" w:rsidRDefault="007A1F44" w:rsidP="003570EE">
            <w:pPr>
              <w:pStyle w:val="TableEntry"/>
              <w:rPr>
                <w:noProof w:val="0"/>
                <w:sz w:val="16"/>
              </w:rPr>
            </w:pPr>
            <w:proofErr w:type="spellStart"/>
            <w:r w:rsidRPr="00977EA3">
              <w:rPr>
                <w:noProof w:val="0"/>
                <w:sz w:val="16"/>
              </w:rPr>
              <w:t>ParticipantObjectQuery</w:t>
            </w:r>
            <w:proofErr w:type="spellEnd"/>
          </w:p>
        </w:tc>
        <w:tc>
          <w:tcPr>
            <w:tcW w:w="630" w:type="dxa"/>
            <w:vAlign w:val="center"/>
          </w:tcPr>
          <w:p w14:paraId="79691B0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03E0BE5" w14:textId="77777777" w:rsidR="007A1F44" w:rsidRPr="00977EA3" w:rsidRDefault="007A1F44" w:rsidP="00971004">
            <w:pPr>
              <w:pStyle w:val="TableEntry"/>
              <w:rPr>
                <w:noProof w:val="0"/>
                <w:sz w:val="16"/>
              </w:rPr>
            </w:pPr>
            <w:r w:rsidRPr="00977EA3">
              <w:rPr>
                <w:noProof w:val="0"/>
                <w:sz w:val="16"/>
              </w:rPr>
              <w:t xml:space="preserve">the </w:t>
            </w:r>
            <w:proofErr w:type="spellStart"/>
            <w:r w:rsidRPr="00977EA3">
              <w:rPr>
                <w:noProof w:val="0"/>
                <w:sz w:val="16"/>
              </w:rPr>
              <w:t>QueryByParameter</w:t>
            </w:r>
            <w:proofErr w:type="spellEnd"/>
            <w:r w:rsidRPr="00977EA3">
              <w:rPr>
                <w:noProof w:val="0"/>
                <w:sz w:val="16"/>
              </w:rPr>
              <w:t xml:space="preserve"> segment of the query, base64 encoded</w:t>
            </w:r>
          </w:p>
        </w:tc>
      </w:tr>
      <w:tr w:rsidR="007A1F44" w:rsidRPr="00977EA3" w14:paraId="768F2E3A" w14:textId="77777777">
        <w:trPr>
          <w:cantSplit/>
        </w:trPr>
        <w:tc>
          <w:tcPr>
            <w:tcW w:w="1548" w:type="dxa"/>
            <w:vMerge/>
            <w:vAlign w:val="center"/>
          </w:tcPr>
          <w:p w14:paraId="7EEF8C0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DB15BF" w14:textId="77777777" w:rsidR="007A1F44" w:rsidRPr="00977EA3" w:rsidRDefault="007A1F44" w:rsidP="0097100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5DDE2550"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2E4A619A"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6DED6CBD" w14:textId="77777777" w:rsidR="007A1F44" w:rsidRPr="00977EA3" w:rsidRDefault="007A1F44" w:rsidP="00971004">
      <w:pPr>
        <w:pStyle w:val="Intestazione"/>
        <w:tabs>
          <w:tab w:val="clear" w:pos="4320"/>
          <w:tab w:val="clear" w:pos="8640"/>
        </w:tabs>
      </w:pPr>
    </w:p>
    <w:p w14:paraId="487190A9" w14:textId="77777777" w:rsidR="007A1F44" w:rsidRPr="00977EA3" w:rsidRDefault="007A1F44" w:rsidP="0055376D">
      <w:pPr>
        <w:pStyle w:val="Titolo2"/>
        <w:numPr>
          <w:ilvl w:val="0"/>
          <w:numId w:val="0"/>
        </w:numPr>
        <w:tabs>
          <w:tab w:val="clear" w:pos="2160"/>
        </w:tabs>
        <w:rPr>
          <w:noProof w:val="0"/>
        </w:rPr>
      </w:pPr>
      <w:bookmarkStart w:id="3037" w:name="_Toc199868252"/>
      <w:bookmarkStart w:id="3038" w:name="_Toc206311479"/>
      <w:bookmarkStart w:id="3039" w:name="_Toc237305090"/>
      <w:bookmarkStart w:id="3040" w:name="_Toc237305558"/>
      <w:bookmarkStart w:id="3041" w:name="_Toc269214500"/>
      <w:bookmarkStart w:id="3042" w:name="_Toc398544364"/>
      <w:bookmarkStart w:id="3043" w:name="_Toc398718004"/>
      <w:bookmarkStart w:id="3044" w:name="_Toc518634603"/>
      <w:r w:rsidRPr="00977EA3">
        <w:rPr>
          <w:noProof w:val="0"/>
        </w:rPr>
        <w:t>3.48 Retrieve Value Set</w:t>
      </w:r>
      <w:bookmarkEnd w:id="3037"/>
      <w:bookmarkEnd w:id="3038"/>
      <w:bookmarkEnd w:id="3039"/>
      <w:bookmarkEnd w:id="3040"/>
      <w:bookmarkEnd w:id="3041"/>
      <w:bookmarkEnd w:id="3042"/>
      <w:bookmarkEnd w:id="3043"/>
      <w:r w:rsidR="00903C21" w:rsidRPr="00977EA3">
        <w:rPr>
          <w:noProof w:val="0"/>
        </w:rPr>
        <w:t xml:space="preserve"> [ITI-48]</w:t>
      </w:r>
      <w:bookmarkEnd w:id="3044"/>
    </w:p>
    <w:p w14:paraId="47C782EE" w14:textId="663BD3C0" w:rsidR="007A1F44" w:rsidRPr="00977EA3" w:rsidRDefault="007A1F44" w:rsidP="0055376D">
      <w:pPr>
        <w:pStyle w:val="Corpotesto"/>
      </w:pPr>
      <w:r w:rsidRPr="00977EA3">
        <w:t xml:space="preserve">This section corresponds to </w:t>
      </w:r>
      <w:r w:rsidR="00E77430" w:rsidRPr="00977EA3">
        <w:t>transaction</w:t>
      </w:r>
      <w:r w:rsidRPr="00977EA3">
        <w:t xml:space="preserve"> </w:t>
      </w:r>
      <w:r w:rsidR="00383577">
        <w:t>[</w:t>
      </w:r>
      <w:r w:rsidRPr="00977EA3">
        <w:t>ITI-48</w:t>
      </w:r>
      <w:r w:rsidR="00383577">
        <w:t>]</w:t>
      </w:r>
      <w:r w:rsidRPr="00977EA3">
        <w:t xml:space="preserve"> of the IHE IT Infrastructure Technical Framework. The Value Set Consumer and Value Set Repository Actors use transaction </w:t>
      </w:r>
      <w:r w:rsidR="00383577">
        <w:t>[</w:t>
      </w:r>
      <w:r w:rsidRPr="00977EA3">
        <w:t>ITI-48</w:t>
      </w:r>
      <w:r w:rsidR="00383577">
        <w:t>]</w:t>
      </w:r>
      <w:r w:rsidRPr="00977EA3">
        <w:t>.</w:t>
      </w:r>
    </w:p>
    <w:p w14:paraId="4BF6AEA4" w14:textId="77777777" w:rsidR="007A1F44" w:rsidRPr="00977EA3" w:rsidRDefault="007A1F44" w:rsidP="0055376D">
      <w:pPr>
        <w:pStyle w:val="Titolo3"/>
        <w:numPr>
          <w:ilvl w:val="0"/>
          <w:numId w:val="0"/>
        </w:numPr>
        <w:tabs>
          <w:tab w:val="clear" w:pos="2160"/>
          <w:tab w:val="clear" w:pos="2880"/>
        </w:tabs>
        <w:rPr>
          <w:noProof w:val="0"/>
        </w:rPr>
      </w:pPr>
      <w:bookmarkStart w:id="3045" w:name="_Toc199868253"/>
      <w:bookmarkStart w:id="3046" w:name="_Toc237305559"/>
      <w:bookmarkStart w:id="3047" w:name="_Toc269214501"/>
      <w:bookmarkStart w:id="3048" w:name="_Toc398544365"/>
      <w:bookmarkStart w:id="3049" w:name="_Toc398718005"/>
      <w:bookmarkStart w:id="3050" w:name="_Toc518634604"/>
      <w:r w:rsidRPr="00977EA3">
        <w:rPr>
          <w:noProof w:val="0"/>
        </w:rPr>
        <w:t>3.48.1 Scope</w:t>
      </w:r>
      <w:bookmarkEnd w:id="3045"/>
      <w:bookmarkEnd w:id="3046"/>
      <w:bookmarkEnd w:id="3047"/>
      <w:bookmarkEnd w:id="3048"/>
      <w:bookmarkEnd w:id="3049"/>
      <w:bookmarkEnd w:id="3050"/>
    </w:p>
    <w:p w14:paraId="51969CAC" w14:textId="17688C55" w:rsidR="007A1F44" w:rsidRPr="00977EA3" w:rsidRDefault="007A1F44" w:rsidP="0055376D">
      <w:pPr>
        <w:pStyle w:val="Corpotesto"/>
      </w:pPr>
      <w:r w:rsidRPr="00977EA3">
        <w:t>This transaction is used by the Value Set Consumer to retrieve an Expanded Value Set from the Value Set Repository. The Value Set Consumer has previously obtained the Expanded Value Set OID by means outside of the scope of this transaction. ITI TF-2x: Appendix B has further information about obtaining and managing OIDs which are used as the Value Set Unique ID.</w:t>
      </w:r>
    </w:p>
    <w:p w14:paraId="1A055D2F" w14:textId="77777777" w:rsidR="007A1F44" w:rsidRPr="00977EA3" w:rsidRDefault="007A1F44" w:rsidP="0055376D">
      <w:pPr>
        <w:pStyle w:val="Titolo3"/>
        <w:numPr>
          <w:ilvl w:val="0"/>
          <w:numId w:val="0"/>
        </w:numPr>
        <w:tabs>
          <w:tab w:val="clear" w:pos="2160"/>
          <w:tab w:val="clear" w:pos="2880"/>
        </w:tabs>
        <w:rPr>
          <w:noProof w:val="0"/>
        </w:rPr>
      </w:pPr>
      <w:bookmarkStart w:id="3051" w:name="_Toc199868254"/>
      <w:bookmarkStart w:id="3052" w:name="_Toc237305560"/>
      <w:bookmarkStart w:id="3053" w:name="_Toc269214502"/>
      <w:bookmarkStart w:id="3054" w:name="_Toc398544366"/>
      <w:bookmarkStart w:id="3055" w:name="_Toc398718006"/>
      <w:bookmarkStart w:id="3056" w:name="_Toc518634605"/>
      <w:r w:rsidRPr="00977EA3">
        <w:rPr>
          <w:noProof w:val="0"/>
        </w:rPr>
        <w:t>3.48.2 Use case roles</w:t>
      </w:r>
      <w:bookmarkEnd w:id="3051"/>
      <w:bookmarkEnd w:id="3052"/>
      <w:bookmarkEnd w:id="3053"/>
      <w:bookmarkEnd w:id="3054"/>
      <w:bookmarkEnd w:id="3055"/>
      <w:bookmarkEnd w:id="3056"/>
    </w:p>
    <w:p w14:paraId="5AD4A0B9" w14:textId="77777777" w:rsidR="007A1F44" w:rsidRPr="00977EA3" w:rsidRDefault="007A1F44" w:rsidP="00ED4370">
      <w:pPr>
        <w:pStyle w:val="Corpotesto"/>
      </w:pPr>
    </w:p>
    <w:bookmarkStart w:id="3057" w:name="_MON_1592304133"/>
    <w:bookmarkEnd w:id="3057"/>
    <w:p w14:paraId="2A26D271" w14:textId="7CBDEDD5" w:rsidR="007A1F44" w:rsidRPr="00977EA3" w:rsidRDefault="002E21BE" w:rsidP="00D372D5">
      <w:pPr>
        <w:pStyle w:val="Corpotesto"/>
        <w:jc w:val="center"/>
      </w:pPr>
      <w:r w:rsidRPr="00977EA3">
        <w:rPr>
          <w:noProof/>
        </w:rPr>
        <w:object w:dxaOrig="4169" w:dyaOrig="2369" w14:anchorId="308EFF93">
          <v:shape id="_x0000_i1060" type="#_x0000_t75" alt="" style="width:261pt;height:108.75pt;mso-width-percent:0;mso-height-percent:0;mso-width-percent:0;mso-height-percent:0" o:ole="" filled="t">
            <v:fill color2="black"/>
            <v:imagedata r:id="rId218" o:title=""/>
          </v:shape>
          <o:OLEObject Type="Embed" ProgID="Word.Picture.8" ShapeID="_x0000_i1060" DrawAspect="Content" ObjectID="_1620110884" r:id="rId219"/>
        </w:object>
      </w:r>
    </w:p>
    <w:p w14:paraId="2E640ED8" w14:textId="77777777" w:rsidR="007A1F44" w:rsidRPr="00977EA3" w:rsidRDefault="007A1F44" w:rsidP="00ED4370">
      <w:pPr>
        <w:pStyle w:val="Corpotesto"/>
      </w:pPr>
    </w:p>
    <w:p w14:paraId="4F9A4D7C" w14:textId="77777777" w:rsidR="007A1F44" w:rsidRPr="00977EA3" w:rsidRDefault="007A1F44" w:rsidP="0055376D">
      <w:pPr>
        <w:pStyle w:val="FigureTitle"/>
        <w:rPr>
          <w:noProof w:val="0"/>
        </w:rPr>
      </w:pPr>
      <w:r w:rsidRPr="00977EA3">
        <w:rPr>
          <w:noProof w:val="0"/>
        </w:rPr>
        <w:t>Figure 3.48.2-1: Use Case Roles</w:t>
      </w:r>
    </w:p>
    <w:p w14:paraId="6D9B5FCB" w14:textId="77777777" w:rsidR="007A1F44" w:rsidRPr="00977EA3" w:rsidRDefault="007A1F44" w:rsidP="0055376D">
      <w:pPr>
        <w:pStyle w:val="Corpotesto"/>
        <w:rPr>
          <w:b/>
        </w:rPr>
      </w:pPr>
      <w:r w:rsidRPr="00977EA3">
        <w:rPr>
          <w:b/>
        </w:rPr>
        <w:t>SVS Actors:</w:t>
      </w:r>
    </w:p>
    <w:p w14:paraId="7CB6CF1A" w14:textId="77777777" w:rsidR="007A1F44" w:rsidRPr="00977EA3" w:rsidRDefault="007A1F44" w:rsidP="0055376D">
      <w:pPr>
        <w:pStyle w:val="Corpotesto"/>
        <w:ind w:left="720"/>
      </w:pPr>
      <w:r w:rsidRPr="00977EA3">
        <w:rPr>
          <w:b/>
        </w:rPr>
        <w:t>Actor:</w:t>
      </w:r>
      <w:r w:rsidRPr="00977EA3">
        <w:t xml:space="preserve"> Value Set Consumer</w:t>
      </w:r>
    </w:p>
    <w:p w14:paraId="0C340911" w14:textId="77777777" w:rsidR="007A1F44" w:rsidRPr="00977EA3" w:rsidRDefault="007A1F44" w:rsidP="0055376D">
      <w:pPr>
        <w:pStyle w:val="Corpotesto"/>
        <w:ind w:left="720"/>
      </w:pPr>
      <w:r w:rsidRPr="00977EA3">
        <w:rPr>
          <w:b/>
        </w:rPr>
        <w:t xml:space="preserve">Role: </w:t>
      </w:r>
      <w:r w:rsidRPr="00977EA3">
        <w:t xml:space="preserve">Obtains </w:t>
      </w:r>
      <w:r w:rsidR="00154060" w:rsidRPr="00977EA3">
        <w:t>an Expanded</w:t>
      </w:r>
      <w:r w:rsidRPr="00977EA3">
        <w:t xml:space="preserve"> Value Set</w:t>
      </w:r>
    </w:p>
    <w:p w14:paraId="434C84F4" w14:textId="77777777" w:rsidR="007A1F44" w:rsidRPr="00977EA3" w:rsidRDefault="007A1F44" w:rsidP="0055376D">
      <w:pPr>
        <w:pStyle w:val="Corpotesto"/>
        <w:ind w:left="720"/>
      </w:pPr>
      <w:r w:rsidRPr="00977EA3">
        <w:rPr>
          <w:b/>
        </w:rPr>
        <w:t>Actor:</w:t>
      </w:r>
      <w:r w:rsidRPr="00977EA3">
        <w:t xml:space="preserve"> Value Set Repository</w:t>
      </w:r>
    </w:p>
    <w:p w14:paraId="69954BD2" w14:textId="77777777" w:rsidR="007A1F44" w:rsidRPr="00977EA3" w:rsidRDefault="007A1F44" w:rsidP="0055376D">
      <w:pPr>
        <w:pStyle w:val="Corpotesto"/>
        <w:ind w:left="720"/>
      </w:pPr>
      <w:r w:rsidRPr="00977EA3">
        <w:rPr>
          <w:b/>
        </w:rPr>
        <w:t xml:space="preserve">Role: </w:t>
      </w:r>
      <w:r w:rsidRPr="00977EA3">
        <w:t xml:space="preserve">Provides </w:t>
      </w:r>
      <w:r w:rsidR="00154060" w:rsidRPr="00977EA3">
        <w:t>an Expanded</w:t>
      </w:r>
      <w:r w:rsidRPr="00977EA3">
        <w:t xml:space="preserve"> Value Set</w:t>
      </w:r>
    </w:p>
    <w:p w14:paraId="25248BAD" w14:textId="77777777" w:rsidR="007A1F44" w:rsidRPr="00977EA3" w:rsidRDefault="007A1F44" w:rsidP="0055376D">
      <w:pPr>
        <w:pStyle w:val="Titolo3"/>
        <w:numPr>
          <w:ilvl w:val="0"/>
          <w:numId w:val="0"/>
        </w:numPr>
        <w:tabs>
          <w:tab w:val="clear" w:pos="2160"/>
          <w:tab w:val="clear" w:pos="2880"/>
        </w:tabs>
        <w:rPr>
          <w:noProof w:val="0"/>
        </w:rPr>
      </w:pPr>
      <w:bookmarkStart w:id="3058" w:name="_Toc199868255"/>
      <w:bookmarkStart w:id="3059" w:name="_Toc237305561"/>
      <w:bookmarkStart w:id="3060" w:name="_Toc269214503"/>
      <w:bookmarkStart w:id="3061" w:name="_Toc398544367"/>
      <w:bookmarkStart w:id="3062" w:name="_Toc398718007"/>
      <w:bookmarkStart w:id="3063" w:name="_Toc518634606"/>
      <w:r w:rsidRPr="00977EA3">
        <w:rPr>
          <w:noProof w:val="0"/>
        </w:rPr>
        <w:t>3.48.3 Referenced Standard</w:t>
      </w:r>
      <w:bookmarkEnd w:id="3058"/>
      <w:r w:rsidRPr="00977EA3">
        <w:rPr>
          <w:noProof w:val="0"/>
        </w:rPr>
        <w:t>s</w:t>
      </w:r>
      <w:bookmarkEnd w:id="3059"/>
      <w:bookmarkEnd w:id="3060"/>
      <w:bookmarkEnd w:id="3061"/>
      <w:bookmarkEnd w:id="3062"/>
      <w:bookmarkEnd w:id="3063"/>
    </w:p>
    <w:p w14:paraId="3AE54BCC" w14:textId="3DBE0013" w:rsidR="007A1F44" w:rsidRPr="00977EA3" w:rsidRDefault="007A1F44" w:rsidP="003462A5">
      <w:pPr>
        <w:pStyle w:val="Corpotesto"/>
      </w:pPr>
    </w:p>
    <w:tbl>
      <w:tblPr>
        <w:tblW w:w="95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7051"/>
      </w:tblGrid>
      <w:tr w:rsidR="00C06CE3" w:rsidRPr="00977EA3" w14:paraId="752235B6" w14:textId="77777777" w:rsidTr="00C06CE3">
        <w:tc>
          <w:tcPr>
            <w:tcW w:w="2543" w:type="dxa"/>
          </w:tcPr>
          <w:p w14:paraId="0999B0A6" w14:textId="77777777" w:rsidR="007A1F44" w:rsidRPr="00977EA3" w:rsidRDefault="007A1F44" w:rsidP="0055376D">
            <w:pPr>
              <w:pStyle w:val="TableEntry"/>
              <w:rPr>
                <w:noProof w:val="0"/>
              </w:rPr>
            </w:pPr>
            <w:r w:rsidRPr="00977EA3">
              <w:rPr>
                <w:noProof w:val="0"/>
              </w:rPr>
              <w:t>Appendix V</w:t>
            </w:r>
          </w:p>
          <w:p w14:paraId="681A741E" w14:textId="77777777" w:rsidR="007A1F44" w:rsidRPr="00977EA3" w:rsidRDefault="007A1F44" w:rsidP="0055376D">
            <w:pPr>
              <w:pStyle w:val="TableEntry"/>
              <w:rPr>
                <w:noProof w:val="0"/>
              </w:rPr>
            </w:pPr>
          </w:p>
          <w:p w14:paraId="59E59C5B" w14:textId="77777777" w:rsidR="007A1F44" w:rsidRPr="00977EA3" w:rsidRDefault="007A1F44" w:rsidP="0055376D">
            <w:pPr>
              <w:pStyle w:val="TableEntry"/>
              <w:rPr>
                <w:noProof w:val="0"/>
              </w:rPr>
            </w:pPr>
          </w:p>
        </w:tc>
        <w:tc>
          <w:tcPr>
            <w:tcW w:w="7051" w:type="dxa"/>
          </w:tcPr>
          <w:p w14:paraId="58AC39C1" w14:textId="77777777" w:rsidR="007A1F44" w:rsidRPr="00977EA3" w:rsidRDefault="007A1F44" w:rsidP="0055376D">
            <w:pPr>
              <w:pStyle w:val="TableEntry"/>
              <w:rPr>
                <w:noProof w:val="0"/>
              </w:rPr>
            </w:pPr>
            <w:r w:rsidRPr="00977EA3">
              <w:rPr>
                <w:noProof w:val="0"/>
              </w:rPr>
              <w:t>ITI TF-2x: Appendix V Web Services for IHE Transactions</w:t>
            </w:r>
          </w:p>
          <w:p w14:paraId="62309420" w14:textId="77777777" w:rsidR="007A1F44" w:rsidRPr="00977EA3" w:rsidRDefault="007A1F44" w:rsidP="0055376D">
            <w:pPr>
              <w:pStyle w:val="TableEntry"/>
              <w:rPr>
                <w:noProof w:val="0"/>
              </w:rPr>
            </w:pPr>
            <w:r w:rsidRPr="00977EA3">
              <w:rPr>
                <w:noProof w:val="0"/>
              </w:rPr>
              <w:t>Contains references to all Web Services standards and requirements of use</w:t>
            </w:r>
          </w:p>
          <w:p w14:paraId="7CAF88DB" w14:textId="77777777" w:rsidR="007A1F44" w:rsidRPr="00977EA3" w:rsidRDefault="007A1F44" w:rsidP="00C06CE3">
            <w:pPr>
              <w:pStyle w:val="TableEntry"/>
              <w:rPr>
                <w:noProof w:val="0"/>
              </w:rPr>
            </w:pPr>
          </w:p>
        </w:tc>
      </w:tr>
      <w:tr w:rsidR="00C06CE3" w:rsidRPr="00977EA3" w14:paraId="58E21338" w14:textId="77777777" w:rsidTr="00C06CE3">
        <w:tc>
          <w:tcPr>
            <w:tcW w:w="2543" w:type="dxa"/>
          </w:tcPr>
          <w:p w14:paraId="3C738692" w14:textId="77777777" w:rsidR="007A1F44" w:rsidRPr="00977EA3" w:rsidRDefault="007A1F44" w:rsidP="0055376D">
            <w:pPr>
              <w:pStyle w:val="TableEntry"/>
              <w:rPr>
                <w:noProof w:val="0"/>
              </w:rPr>
            </w:pPr>
            <w:r w:rsidRPr="00977EA3">
              <w:rPr>
                <w:noProof w:val="0"/>
              </w:rPr>
              <w:t>HL7 v3 Data Type XML ITS</w:t>
            </w:r>
          </w:p>
        </w:tc>
        <w:tc>
          <w:tcPr>
            <w:tcW w:w="7051" w:type="dxa"/>
          </w:tcPr>
          <w:p w14:paraId="36FE67D4" w14:textId="77777777" w:rsidR="007A1F44" w:rsidRPr="00977EA3" w:rsidRDefault="007A1F44" w:rsidP="0055376D">
            <w:pPr>
              <w:pStyle w:val="TableEntry"/>
              <w:rPr>
                <w:noProof w:val="0"/>
              </w:rPr>
            </w:pPr>
            <w:r w:rsidRPr="00977EA3">
              <w:rPr>
                <w:noProof w:val="0"/>
              </w:rPr>
              <w:t>HL7 Version 3 Standard: XML Implementation Technology Specifications – Data Types, R1</w:t>
            </w:r>
          </w:p>
        </w:tc>
      </w:tr>
      <w:tr w:rsidR="00C06CE3" w:rsidRPr="00977EA3" w14:paraId="2A0EAE60" w14:textId="77777777" w:rsidTr="00C06CE3">
        <w:tc>
          <w:tcPr>
            <w:tcW w:w="2543" w:type="dxa"/>
          </w:tcPr>
          <w:p w14:paraId="74083810" w14:textId="77777777" w:rsidR="007A1F44" w:rsidRPr="00977EA3" w:rsidRDefault="007A1F44" w:rsidP="0055376D">
            <w:pPr>
              <w:pStyle w:val="TableEntry"/>
              <w:rPr>
                <w:noProof w:val="0"/>
              </w:rPr>
            </w:pPr>
            <w:r w:rsidRPr="00977EA3">
              <w:rPr>
                <w:noProof w:val="0"/>
              </w:rPr>
              <w:t>HTTP 1.1</w:t>
            </w:r>
          </w:p>
        </w:tc>
        <w:tc>
          <w:tcPr>
            <w:tcW w:w="7051" w:type="dxa"/>
          </w:tcPr>
          <w:p w14:paraId="7A5BAD27" w14:textId="38780B4C" w:rsidR="007A1F44" w:rsidRPr="00977EA3" w:rsidRDefault="007A1F44" w:rsidP="0055376D">
            <w:pPr>
              <w:pStyle w:val="TableEntry"/>
              <w:rPr>
                <w:noProof w:val="0"/>
              </w:rPr>
            </w:pPr>
            <w:r w:rsidRPr="00977EA3">
              <w:rPr>
                <w:noProof w:val="0"/>
              </w:rPr>
              <w:t>IETF RFC2616: Hypertext Transfer Protocol – HTTP 1.1</w:t>
            </w:r>
          </w:p>
        </w:tc>
      </w:tr>
    </w:tbl>
    <w:p w14:paraId="1044606F" w14:textId="77777777" w:rsidR="007A1F44" w:rsidRPr="00977EA3" w:rsidRDefault="007A1F44" w:rsidP="0055376D">
      <w:pPr>
        <w:pStyle w:val="Titolo3"/>
        <w:numPr>
          <w:ilvl w:val="0"/>
          <w:numId w:val="0"/>
        </w:numPr>
        <w:tabs>
          <w:tab w:val="clear" w:pos="2160"/>
          <w:tab w:val="clear" w:pos="2880"/>
        </w:tabs>
        <w:rPr>
          <w:noProof w:val="0"/>
        </w:rPr>
      </w:pPr>
      <w:bookmarkStart w:id="3064" w:name="_Toc199868257"/>
      <w:bookmarkStart w:id="3065" w:name="_Toc237305562"/>
      <w:bookmarkStart w:id="3066" w:name="_Toc269214504"/>
      <w:bookmarkStart w:id="3067" w:name="_Toc398544368"/>
      <w:bookmarkStart w:id="3068" w:name="_Toc398718008"/>
      <w:bookmarkStart w:id="3069" w:name="_Toc518634607"/>
      <w:r w:rsidRPr="00977EA3">
        <w:rPr>
          <w:noProof w:val="0"/>
        </w:rPr>
        <w:t>3.48.4 Interaction Diagram</w:t>
      </w:r>
      <w:bookmarkEnd w:id="3064"/>
      <w:bookmarkEnd w:id="3065"/>
      <w:bookmarkEnd w:id="3066"/>
      <w:bookmarkEnd w:id="3067"/>
      <w:bookmarkEnd w:id="3068"/>
      <w:bookmarkEnd w:id="3069"/>
    </w:p>
    <w:p w14:paraId="2A3447B6" w14:textId="77777777" w:rsidR="007A1F44" w:rsidRPr="00977EA3" w:rsidRDefault="007A1F44" w:rsidP="0055376D">
      <w:pPr>
        <w:jc w:val="center"/>
      </w:pPr>
    </w:p>
    <w:p w14:paraId="32AFCC3D" w14:textId="77777777" w:rsidR="007A1F44" w:rsidRPr="00977EA3" w:rsidRDefault="002E21BE" w:rsidP="0055376D">
      <w:pPr>
        <w:jc w:val="center"/>
      </w:pPr>
      <w:r w:rsidRPr="00977EA3">
        <w:rPr>
          <w:noProof/>
        </w:rPr>
        <w:object w:dxaOrig="5609" w:dyaOrig="2624" w14:anchorId="78EF88E2">
          <v:shape id="_x0000_i1061" type="#_x0000_t75" alt="" style="width:274.5pt;height:143.25pt;mso-width-percent:0;mso-height-percent:0;mso-width-percent:0;mso-height-percent:0" o:ole="" filled="t">
            <v:fill color2="black"/>
            <v:imagedata r:id="rId220" o:title=""/>
          </v:shape>
          <o:OLEObject Type="Embed" ProgID="Word.Picture.8" ShapeID="_x0000_i1061" DrawAspect="Content" ObjectID="_1620110885" r:id="rId221"/>
        </w:object>
      </w:r>
    </w:p>
    <w:p w14:paraId="1D3AFFB4" w14:textId="77777777" w:rsidR="007A1F44" w:rsidRPr="00977EA3" w:rsidRDefault="007A1F44" w:rsidP="0055376D">
      <w:pPr>
        <w:pStyle w:val="FigureTitle"/>
        <w:rPr>
          <w:noProof w:val="0"/>
        </w:rPr>
      </w:pPr>
      <w:r w:rsidRPr="00977EA3">
        <w:rPr>
          <w:noProof w:val="0"/>
        </w:rPr>
        <w:t>Figure 3.48.4-1: Interaction Diagram</w:t>
      </w:r>
    </w:p>
    <w:p w14:paraId="7B705110"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3070" w:name="_Toc398544369"/>
      <w:r w:rsidRPr="00977EA3">
        <w:rPr>
          <w:noProof w:val="0"/>
        </w:rPr>
        <w:lastRenderedPageBreak/>
        <w:t>3.48.4.1 Retrieve Value Set Request</w:t>
      </w:r>
      <w:bookmarkEnd w:id="3070"/>
      <w:r w:rsidRPr="00977EA3">
        <w:rPr>
          <w:noProof w:val="0"/>
        </w:rPr>
        <w:t xml:space="preserve"> </w:t>
      </w:r>
    </w:p>
    <w:p w14:paraId="1EE2C741"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3.48.4.1.1 Trigger Events</w:t>
      </w:r>
    </w:p>
    <w:p w14:paraId="7D02C693" w14:textId="77777777" w:rsidR="007A1F44" w:rsidRPr="00977EA3" w:rsidRDefault="007A1F44" w:rsidP="0055376D">
      <w:pPr>
        <w:pStyle w:val="Corpotesto"/>
      </w:pPr>
      <w:r w:rsidRPr="00977EA3">
        <w:t>Having obtained the Value Set OID, the Value Set Consumer will send the Retrieve Value Set Request to the Value Set Repository.</w:t>
      </w:r>
    </w:p>
    <w:p w14:paraId="6E88FDEB"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3.48.4.1.2 Message Semantics</w:t>
      </w:r>
    </w:p>
    <w:p w14:paraId="18821EC7" w14:textId="77777777" w:rsidR="007A1F44" w:rsidRPr="00977EA3" w:rsidRDefault="007A1F44" w:rsidP="0055376D">
      <w:pPr>
        <w:pStyle w:val="Corpotesto"/>
      </w:pPr>
      <w:r w:rsidRPr="00977EA3">
        <w:t>The Retrieve Value Set Request shall carry the following information:</w:t>
      </w:r>
    </w:p>
    <w:p w14:paraId="52E37C41" w14:textId="77777777" w:rsidR="008E3CF3" w:rsidRPr="00977EA3" w:rsidRDefault="007A1F44" w:rsidP="00EC243F">
      <w:pPr>
        <w:pStyle w:val="Puntoelenco2"/>
      </w:pPr>
      <w:r w:rsidRPr="00977EA3">
        <w:t xml:space="preserve">A required </w:t>
      </w:r>
      <w:r w:rsidRPr="00977EA3">
        <w:rPr>
          <w:rFonts w:ascii="Courier New" w:hAnsi="Courier New" w:cs="Courier New"/>
        </w:rPr>
        <w:t>id</w:t>
      </w:r>
      <w:r w:rsidRPr="00977EA3">
        <w:t>, representing the Value Set OID that identifies the Expanded Value Set within the Repository.</w:t>
      </w:r>
    </w:p>
    <w:p w14:paraId="7C2299C9" w14:textId="3E27F3B5" w:rsidR="008E3CF3" w:rsidRPr="00977EA3" w:rsidRDefault="007A1F44" w:rsidP="00EC243F">
      <w:pPr>
        <w:pStyle w:val="Puntoelenco2"/>
      </w:pPr>
      <w:r w:rsidRPr="00977EA3">
        <w:t xml:space="preserve">An optional </w:t>
      </w:r>
      <w:r w:rsidRPr="00977EA3">
        <w:rPr>
          <w:rFonts w:ascii="Courier New" w:hAnsi="Courier New" w:cs="Courier New"/>
        </w:rPr>
        <w:t>version</w:t>
      </w:r>
      <w:r w:rsidRPr="00977EA3">
        <w:t xml:space="preserve"> that identifies a specific version of the Expanded Value Set. If no version is specified, the Value Set Consumer is requesting the most recent version of the Value Set</w:t>
      </w:r>
    </w:p>
    <w:p w14:paraId="56729B7F" w14:textId="77777777" w:rsidR="008E3CF3" w:rsidRPr="00977EA3" w:rsidRDefault="007A1F44" w:rsidP="00EC243F">
      <w:pPr>
        <w:pStyle w:val="Puntoelenco2"/>
      </w:pPr>
      <w:r w:rsidRPr="00977EA3">
        <w:t xml:space="preserve">An optional </w:t>
      </w:r>
      <w:proofErr w:type="spellStart"/>
      <w:r w:rsidRPr="00977EA3">
        <w:rPr>
          <w:rFonts w:ascii="Courier New" w:hAnsi="Courier New" w:cs="Courier New"/>
        </w:rPr>
        <w:t>lang</w:t>
      </w:r>
      <w:proofErr w:type="spellEnd"/>
      <w:r w:rsidRPr="00977EA3">
        <w:t xml:space="preserve"> parameter indicating the requested language locale for the </w:t>
      </w:r>
      <w:proofErr w:type="spellStart"/>
      <w:r w:rsidRPr="00977EA3">
        <w:rPr>
          <w:rFonts w:ascii="Courier New" w:hAnsi="Courier New" w:cs="Courier New"/>
        </w:rPr>
        <w:t>displayName</w:t>
      </w:r>
      <w:proofErr w:type="spellEnd"/>
      <w:r w:rsidRPr="00977EA3">
        <w:t xml:space="preserve"> of the Value Set Concepts. (Note: in the SOAP binding, this parameter is represented via the </w:t>
      </w:r>
      <w:proofErr w:type="spellStart"/>
      <w:r w:rsidRPr="00977EA3">
        <w:rPr>
          <w:rFonts w:ascii="Courier New" w:hAnsi="Courier New" w:cs="Courier New"/>
        </w:rPr>
        <w:t>xml:lang</w:t>
      </w:r>
      <w:proofErr w:type="spellEnd"/>
      <w:r w:rsidRPr="00977EA3">
        <w:t xml:space="preserve"> XML attribute)</w:t>
      </w:r>
    </w:p>
    <w:p w14:paraId="05C42B23" w14:textId="77777777" w:rsidR="007A1F44" w:rsidRPr="00977EA3" w:rsidRDefault="00292B01" w:rsidP="0055376D">
      <w:pPr>
        <w:pStyle w:val="Corpotesto"/>
      </w:pPr>
      <w:r w:rsidRPr="00977EA3">
        <w:t>Section</w:t>
      </w:r>
      <w:r w:rsidR="007A1F44" w:rsidRPr="00977EA3">
        <w:t xml:space="preserve"> 3.48.5 describes the Web Services protocol requirements and the format of the message in full detail. </w:t>
      </w:r>
    </w:p>
    <w:p w14:paraId="51B78294"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3.48.4.1.3 Expected Actions</w:t>
      </w:r>
    </w:p>
    <w:p w14:paraId="08194FB2" w14:textId="77777777" w:rsidR="007A1F44" w:rsidRPr="00977EA3" w:rsidRDefault="007A1F44" w:rsidP="0055376D">
      <w:pPr>
        <w:pStyle w:val="Corpotesto"/>
      </w:pPr>
      <w:r w:rsidRPr="00977EA3">
        <w:t>When receiving a Retrieve Value Set Request, a Value Set Repository shall generate a Retrieve Value Set Response containing the Expanded Value Set that corresponds to the request parameters or an error code if the Value Set could not be retrieved. If no version is specified in the Request, then the most recent version shall be returned.</w:t>
      </w:r>
    </w:p>
    <w:p w14:paraId="4E1310AB" w14:textId="77777777" w:rsidR="007A1F44" w:rsidRPr="00977EA3" w:rsidRDefault="007A1F44" w:rsidP="0055376D">
      <w:pPr>
        <w:pStyle w:val="Corpotesto"/>
      </w:pPr>
      <w:r w:rsidRPr="00977EA3">
        <w:t>The Value Set Repository shall support both the SOAP and HTTP bindings for this transaction. If the Value Set Consumer sends the request using the SOAP binding, the Value Set Repository shall respond using the SOAP binding. If the Value Set Consumer sends the request using the HTTP binding, the Value Set Repository shall respond using the HTTP binding.</w:t>
      </w:r>
    </w:p>
    <w:p w14:paraId="4C734204"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3071" w:name="_Toc398544370"/>
      <w:r w:rsidRPr="00977EA3">
        <w:rPr>
          <w:noProof w:val="0"/>
        </w:rPr>
        <w:t>3.48.4.2 Retrieve Value Set Response</w:t>
      </w:r>
      <w:bookmarkEnd w:id="3071"/>
    </w:p>
    <w:p w14:paraId="7CB881BF"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3.48.4.2.1 Trigger Events</w:t>
      </w:r>
    </w:p>
    <w:p w14:paraId="4D56649D" w14:textId="77777777" w:rsidR="007A1F44" w:rsidRPr="00977EA3" w:rsidRDefault="007A1F44" w:rsidP="0055376D">
      <w:pPr>
        <w:pStyle w:val="Corpotesto"/>
      </w:pPr>
      <w:r w:rsidRPr="00977EA3">
        <w:t>This message will be triggered by a Retrieve Value Set Request Message.</w:t>
      </w:r>
    </w:p>
    <w:p w14:paraId="065EA7FE"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3.48.4.2.2 Message Semantics</w:t>
      </w:r>
    </w:p>
    <w:p w14:paraId="785F5D4A" w14:textId="77777777" w:rsidR="007A1F44" w:rsidRPr="00977EA3" w:rsidRDefault="007A1F44" w:rsidP="0055376D">
      <w:pPr>
        <w:pStyle w:val="Corpotesto"/>
      </w:pPr>
      <w:r w:rsidRPr="00977EA3">
        <w:t>The Retrieve Value Set Response Message shall carry the following information for the returned Expanded Value Set:</w:t>
      </w:r>
    </w:p>
    <w:p w14:paraId="7D8ACB8D" w14:textId="77777777" w:rsidR="008E3CF3" w:rsidRPr="00977EA3" w:rsidRDefault="007A1F44" w:rsidP="00EC243F">
      <w:pPr>
        <w:pStyle w:val="Puntoelenco2"/>
      </w:pPr>
      <w:r w:rsidRPr="00977EA3">
        <w:t xml:space="preserve">A required </w:t>
      </w:r>
      <w:r w:rsidRPr="00977EA3">
        <w:rPr>
          <w:rFonts w:ascii="Courier New" w:hAnsi="Courier New"/>
        </w:rPr>
        <w:t>id</w:t>
      </w:r>
      <w:r w:rsidRPr="00977EA3">
        <w:t xml:space="preserve">, representing the Value Set OID that identifies the Value Set within the Value Set Repository. This OID shall be the same as the Value Set OID in the received Retrieve Value Set Request Message. </w:t>
      </w:r>
    </w:p>
    <w:p w14:paraId="50AFE12C" w14:textId="77777777" w:rsidR="008E3CF3" w:rsidRPr="00977EA3" w:rsidRDefault="007A1F44" w:rsidP="00EC243F">
      <w:pPr>
        <w:pStyle w:val="Puntoelenco2"/>
      </w:pPr>
      <w:r w:rsidRPr="00977EA3">
        <w:lastRenderedPageBreak/>
        <w:t xml:space="preserve">A required </w:t>
      </w:r>
      <w:proofErr w:type="spellStart"/>
      <w:r w:rsidRPr="00977EA3">
        <w:rPr>
          <w:rFonts w:ascii="Courier New" w:hAnsi="Courier New"/>
        </w:rPr>
        <w:t>displayName</w:t>
      </w:r>
      <w:proofErr w:type="spellEnd"/>
      <w:r w:rsidRPr="00977EA3">
        <w:t xml:space="preserve"> that can be used for display purposes.</w:t>
      </w:r>
    </w:p>
    <w:p w14:paraId="065E460E" w14:textId="77777777" w:rsidR="008E3CF3" w:rsidRPr="00977EA3" w:rsidRDefault="007A1F44" w:rsidP="00EC243F">
      <w:pPr>
        <w:pStyle w:val="Puntoelenco2"/>
      </w:pPr>
      <w:r w:rsidRPr="00977EA3">
        <w:t>An optional version that shall be present if the Expanded Value Set has a version, that identifies the specific version of the Value Set returned.</w:t>
      </w:r>
    </w:p>
    <w:p w14:paraId="69B23E3B" w14:textId="54604100" w:rsidR="008E3CF3" w:rsidRPr="00977EA3" w:rsidRDefault="007A1F44" w:rsidP="00EC243F">
      <w:pPr>
        <w:pStyle w:val="Puntoelenco2"/>
      </w:pPr>
      <w:r w:rsidRPr="00977EA3">
        <w:t xml:space="preserve">An optional </w:t>
      </w:r>
      <w:proofErr w:type="spellStart"/>
      <w:r w:rsidRPr="00977EA3">
        <w:rPr>
          <w:rFonts w:ascii="Courier New" w:hAnsi="Courier New"/>
        </w:rPr>
        <w:t>cacheExpirationHint</w:t>
      </w:r>
      <w:proofErr w:type="spellEnd"/>
      <w:r w:rsidRPr="00977EA3">
        <w:t xml:space="preserve"> indicating that the Value Set Consumer is not expected to change before this date and time. If the request and the response use the HTTP binding, this information shall be also present in the HTTP </w:t>
      </w:r>
      <w:r w:rsidRPr="00977EA3">
        <w:rPr>
          <w:i/>
        </w:rPr>
        <w:t>Expire</w:t>
      </w:r>
      <w:r w:rsidRPr="00977EA3">
        <w:t xml:space="preserve"> header of the response. For details, please see Sec</w:t>
      </w:r>
      <w:r w:rsidR="00D57CF5" w:rsidRPr="00977EA3">
        <w:t>tion</w:t>
      </w:r>
      <w:r w:rsidRPr="00977EA3">
        <w:t xml:space="preserve"> 14.21 of IETF RFC2616.</w:t>
      </w:r>
    </w:p>
    <w:p w14:paraId="760A51A5" w14:textId="77777777" w:rsidR="008E3CF3" w:rsidRPr="00977EA3" w:rsidRDefault="007A1F44" w:rsidP="00EC243F">
      <w:pPr>
        <w:pStyle w:val="Puntoelenco2"/>
      </w:pPr>
      <w:r w:rsidRPr="00977EA3">
        <w:t xml:space="preserve">One or more </w:t>
      </w:r>
      <w:proofErr w:type="spellStart"/>
      <w:r w:rsidRPr="00977EA3">
        <w:rPr>
          <w:rFonts w:ascii="Courier New" w:hAnsi="Courier New"/>
        </w:rPr>
        <w:t>ConceptList</w:t>
      </w:r>
      <w:proofErr w:type="spellEnd"/>
      <w:r w:rsidRPr="00977EA3">
        <w:t xml:space="preserve">, which provides the Concepts of the Expanded Value Set. If there are multiple translations of the Value Set, each translation is returned as a separate </w:t>
      </w:r>
      <w:proofErr w:type="spellStart"/>
      <w:r w:rsidRPr="00977EA3">
        <w:rPr>
          <w:rFonts w:ascii="Courier New" w:hAnsi="Courier New"/>
        </w:rPr>
        <w:t>ConceptList</w:t>
      </w:r>
      <w:proofErr w:type="spellEnd"/>
      <w:r w:rsidRPr="00977EA3">
        <w:t xml:space="preserve">, where only the </w:t>
      </w:r>
      <w:proofErr w:type="spellStart"/>
      <w:r w:rsidRPr="00977EA3">
        <w:rPr>
          <w:rFonts w:ascii="Courier New" w:hAnsi="Courier New" w:cs="Courier New"/>
        </w:rPr>
        <w:t>displayName</w:t>
      </w:r>
      <w:proofErr w:type="spellEnd"/>
      <w:r w:rsidRPr="00977EA3">
        <w:t xml:space="preserve"> of each Concept, and the language locale represented by </w:t>
      </w:r>
      <w:proofErr w:type="spellStart"/>
      <w:r w:rsidRPr="00977EA3">
        <w:rPr>
          <w:rFonts w:ascii="Courier New" w:hAnsi="Courier New" w:cs="Courier New"/>
        </w:rPr>
        <w:t>xml:lang</w:t>
      </w:r>
      <w:proofErr w:type="spellEnd"/>
      <w:r w:rsidRPr="00977EA3">
        <w:t xml:space="preserve"> are different.</w:t>
      </w:r>
    </w:p>
    <w:p w14:paraId="04EB1C95" w14:textId="77777777" w:rsidR="007A1F44" w:rsidRPr="00977EA3" w:rsidRDefault="007A1F44" w:rsidP="0055376D">
      <w:pPr>
        <w:pStyle w:val="Corpotesto"/>
      </w:pPr>
      <w:r w:rsidRPr="00977EA3">
        <w:t>For each Value Set Concept, the following is returned. These requirements override the requirements of the HL7 schema rules for the CE data type where they conflict.</w:t>
      </w:r>
    </w:p>
    <w:p w14:paraId="4AB43A7F" w14:textId="77777777" w:rsidR="008E3CF3" w:rsidRPr="00977EA3" w:rsidRDefault="007A1F44" w:rsidP="00EC243F">
      <w:pPr>
        <w:pStyle w:val="Puntoelenco2"/>
      </w:pPr>
      <w:r w:rsidRPr="00977EA3">
        <w:t xml:space="preserve">A required </w:t>
      </w:r>
      <w:r w:rsidRPr="00977EA3">
        <w:rPr>
          <w:rFonts w:ascii="Courier New" w:hAnsi="Courier New"/>
        </w:rPr>
        <w:t>code</w:t>
      </w:r>
      <w:r w:rsidRPr="00977EA3">
        <w:t xml:space="preserve"> (</w:t>
      </w:r>
      <w:r w:rsidRPr="00977EA3">
        <w:rPr>
          <w:iCs/>
        </w:rPr>
        <w:t>a code that uniquely identifies a class or concept within the context of a code system)</w:t>
      </w:r>
    </w:p>
    <w:p w14:paraId="7F350714" w14:textId="77777777" w:rsidR="008E3CF3" w:rsidRPr="00977EA3" w:rsidRDefault="007A1F44" w:rsidP="00EC243F">
      <w:pPr>
        <w:pStyle w:val="Puntoelenco2"/>
      </w:pPr>
      <w:r w:rsidRPr="00977EA3">
        <w:t xml:space="preserve">A required </w:t>
      </w:r>
      <w:proofErr w:type="spellStart"/>
      <w:r w:rsidRPr="00977EA3">
        <w:rPr>
          <w:rFonts w:ascii="Courier New" w:hAnsi="Courier New"/>
        </w:rPr>
        <w:t>displayName</w:t>
      </w:r>
      <w:proofErr w:type="spellEnd"/>
      <w:r w:rsidRPr="00977EA3">
        <w:t xml:space="preserve"> (the name of the concept)</w:t>
      </w:r>
    </w:p>
    <w:p w14:paraId="305D8E84" w14:textId="77777777" w:rsidR="008E3CF3" w:rsidRPr="00977EA3" w:rsidRDefault="007A1F44" w:rsidP="00EC243F">
      <w:pPr>
        <w:pStyle w:val="Puntoelenco2"/>
      </w:pPr>
      <w:r w:rsidRPr="00977EA3">
        <w:t xml:space="preserve">A required </w:t>
      </w:r>
      <w:proofErr w:type="spellStart"/>
      <w:r w:rsidRPr="00977EA3">
        <w:rPr>
          <w:rFonts w:ascii="Courier New" w:hAnsi="Courier New"/>
        </w:rPr>
        <w:t>codeSystem</w:t>
      </w:r>
      <w:proofErr w:type="spellEnd"/>
      <w:r w:rsidRPr="00977EA3">
        <w:rPr>
          <w:rFonts w:ascii="Courier New" w:hAnsi="Courier New"/>
        </w:rPr>
        <w:t xml:space="preserve"> </w:t>
      </w:r>
      <w:r w:rsidRPr="00977EA3">
        <w:t>(the terminology the concept comes from)</w:t>
      </w:r>
    </w:p>
    <w:p w14:paraId="1031285C" w14:textId="77777777" w:rsidR="008E3CF3" w:rsidRPr="00977EA3" w:rsidRDefault="007A1F44" w:rsidP="00EC243F">
      <w:pPr>
        <w:pStyle w:val="Puntoelenco2"/>
      </w:pPr>
      <w:r w:rsidRPr="00977EA3">
        <w:t xml:space="preserve">An optional </w:t>
      </w:r>
      <w:proofErr w:type="spellStart"/>
      <w:r w:rsidRPr="00977EA3">
        <w:rPr>
          <w:rFonts w:ascii="Courier New" w:hAnsi="Courier New"/>
        </w:rPr>
        <w:t>codeSystemVersion</w:t>
      </w:r>
      <w:proofErr w:type="spellEnd"/>
      <w:r w:rsidRPr="00977EA3">
        <w:t>. (the version of the terminology the concept comes from)</w:t>
      </w:r>
    </w:p>
    <w:p w14:paraId="48E6130F" w14:textId="77777777" w:rsidR="007A1F44" w:rsidRPr="00977EA3" w:rsidRDefault="007A1F44" w:rsidP="0055376D">
      <w:pPr>
        <w:pStyle w:val="Corpotesto"/>
      </w:pPr>
      <w:r w:rsidRPr="00977EA3">
        <w:t xml:space="preserve">Section 3.48.5 describes the Web Services requirements and the format of the message in full detail. </w:t>
      </w:r>
    </w:p>
    <w:p w14:paraId="3D7604C9"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3.48.4.2.3 Expected Actions</w:t>
      </w:r>
    </w:p>
    <w:p w14:paraId="73A260CB" w14:textId="77777777" w:rsidR="007A1F44" w:rsidRPr="00977EA3" w:rsidRDefault="007A1F44" w:rsidP="0055376D">
      <w:pPr>
        <w:pStyle w:val="Corpotesto"/>
      </w:pPr>
      <w:r w:rsidRPr="00977EA3">
        <w:t>A Value Set Repository shall return the Expanded Value Set indicated in the request.</w:t>
      </w:r>
    </w:p>
    <w:p w14:paraId="37683A6B" w14:textId="1DBD2BD7" w:rsidR="007A1F44" w:rsidRPr="00977EA3" w:rsidRDefault="007A1F44" w:rsidP="0055376D">
      <w:pPr>
        <w:pStyle w:val="Intestazione"/>
      </w:pPr>
      <w:r w:rsidRPr="00977EA3">
        <w:t xml:space="preserve">If the Value Set Consumer requested a specific language locale, the Value Set Repository shall return only the requested translation of the Expanded Value Set. If the Value Set Consumer did not request a specific language locale, the Value Set Repository shall return all known translations of the Expanded Value Set. This is the only case where more than one </w:t>
      </w:r>
      <w:proofErr w:type="spellStart"/>
      <w:r w:rsidRPr="00977EA3">
        <w:rPr>
          <w:rStyle w:val="CorpotestoCarattere"/>
        </w:rPr>
        <w:t>ConceptList</w:t>
      </w:r>
      <w:proofErr w:type="spellEnd"/>
      <w:r w:rsidRPr="00977EA3">
        <w:rPr>
          <w:rStyle w:val="CorpotestoCarattere"/>
        </w:rPr>
        <w:t xml:space="preserve"> XML el</w:t>
      </w:r>
      <w:r w:rsidRPr="00977EA3">
        <w:t xml:space="preserve">ement shall be permitted. The </w:t>
      </w:r>
      <w:proofErr w:type="spellStart"/>
      <w:r w:rsidRPr="00977EA3">
        <w:t>ConceptList</w:t>
      </w:r>
      <w:proofErr w:type="spellEnd"/>
      <w:r w:rsidRPr="00977EA3">
        <w:t xml:space="preserve"> shall have the same code values for the Value Set in question; the </w:t>
      </w:r>
      <w:proofErr w:type="spellStart"/>
      <w:r w:rsidRPr="00977EA3">
        <w:t>displayName</w:t>
      </w:r>
      <w:proofErr w:type="spellEnd"/>
      <w:r w:rsidRPr="00977EA3">
        <w:t xml:space="preserve"> may have a different value appropriate to the locale.</w:t>
      </w:r>
    </w:p>
    <w:p w14:paraId="3495D94A" w14:textId="77777777" w:rsidR="007A1F44" w:rsidRPr="00977EA3" w:rsidRDefault="007A1F44" w:rsidP="0055376D">
      <w:pPr>
        <w:pStyle w:val="Corpotesto"/>
      </w:pPr>
      <w:r w:rsidRPr="00977EA3">
        <w:t>The Value Set Repository shall return the Expanded Value Set or an error code in case the Value Set could not be expanded. The following error responses may be returned:</w:t>
      </w:r>
    </w:p>
    <w:p w14:paraId="73BDAB1F" w14:textId="77777777" w:rsidR="008E3CF3" w:rsidRPr="00977EA3" w:rsidRDefault="007A1F44" w:rsidP="00EC243F">
      <w:pPr>
        <w:pStyle w:val="Numeroelenco2"/>
        <w:numPr>
          <w:ilvl w:val="0"/>
          <w:numId w:val="23"/>
        </w:numPr>
        <w:rPr>
          <w:b/>
        </w:rPr>
      </w:pPr>
      <w:r w:rsidRPr="00977EA3">
        <w:rPr>
          <w:b/>
        </w:rPr>
        <w:t>For the SOAP binding:</w:t>
      </w:r>
    </w:p>
    <w:p w14:paraId="4E5AA9CA" w14:textId="77777777" w:rsidR="008E3CF3" w:rsidRPr="00977EA3" w:rsidRDefault="007A1F44" w:rsidP="00EC243F">
      <w:pPr>
        <w:pStyle w:val="Corpotesto"/>
        <w:numPr>
          <w:ilvl w:val="1"/>
          <w:numId w:val="15"/>
        </w:numPr>
      </w:pPr>
      <w:r w:rsidRPr="00977EA3">
        <w:t>A SOAP fault, whose code value is NAV, with the reason being: “Unknown value set”.</w:t>
      </w:r>
    </w:p>
    <w:p w14:paraId="07308905" w14:textId="77777777" w:rsidR="008E3CF3" w:rsidRPr="00977EA3" w:rsidRDefault="007A1F44" w:rsidP="00EC243F">
      <w:pPr>
        <w:pStyle w:val="Corpotesto"/>
        <w:numPr>
          <w:ilvl w:val="1"/>
          <w:numId w:val="15"/>
        </w:numPr>
      </w:pPr>
      <w:r w:rsidRPr="00977EA3">
        <w:t>A SOAP fault, whose code value is VERUNK, with the reason being: “Version unknown”.</w:t>
      </w:r>
    </w:p>
    <w:p w14:paraId="6C05481A" w14:textId="77777777" w:rsidR="008E3CF3" w:rsidRPr="00977EA3" w:rsidRDefault="007A1F44" w:rsidP="00EC243F">
      <w:pPr>
        <w:pStyle w:val="Numeroelenco2"/>
        <w:numPr>
          <w:ilvl w:val="0"/>
          <w:numId w:val="19"/>
        </w:numPr>
        <w:rPr>
          <w:b/>
          <w:bCs/>
        </w:rPr>
      </w:pPr>
      <w:r w:rsidRPr="00977EA3">
        <w:rPr>
          <w:b/>
          <w:bCs/>
        </w:rPr>
        <w:lastRenderedPageBreak/>
        <w:t>For the HTTP binding:</w:t>
      </w:r>
    </w:p>
    <w:p w14:paraId="21ABEBA2" w14:textId="381790EA" w:rsidR="008E3CF3" w:rsidRPr="00977EA3" w:rsidRDefault="007A1F44" w:rsidP="00EC243F">
      <w:pPr>
        <w:pStyle w:val="Corpotesto"/>
        <w:numPr>
          <w:ilvl w:val="0"/>
          <w:numId w:val="24"/>
        </w:numPr>
      </w:pPr>
      <w:r w:rsidRPr="00977EA3">
        <w:t>An HTTP status code of 404, with an HTTP Warning header containing warn-code of 111, and warn-text of “NAV: Unknown value set”. See sections 10.4.5 and 14.46 of IETF RFC2616 for more information.</w:t>
      </w:r>
    </w:p>
    <w:p w14:paraId="5B7B65C4" w14:textId="7B1F36F3" w:rsidR="008E3CF3" w:rsidRPr="00977EA3" w:rsidRDefault="007A1F44" w:rsidP="00EC243F">
      <w:pPr>
        <w:pStyle w:val="Corpotesto"/>
        <w:numPr>
          <w:ilvl w:val="0"/>
          <w:numId w:val="24"/>
        </w:numPr>
      </w:pPr>
      <w:r w:rsidRPr="00977EA3">
        <w:t>An HTTP status code of 404, with an HTTP Warning header containing warn-code of 112, and warn-text of “VERUNK: Version unknown”. See sections 10.4.5 and 14.46 of IETF RFC2616 for more information.</w:t>
      </w:r>
    </w:p>
    <w:p w14:paraId="27FBE7B9" w14:textId="77777777" w:rsidR="007A1F44" w:rsidRPr="00977EA3" w:rsidRDefault="007A1F44" w:rsidP="0055376D">
      <w:pPr>
        <w:pStyle w:val="Titolo3"/>
        <w:numPr>
          <w:ilvl w:val="0"/>
          <w:numId w:val="0"/>
        </w:numPr>
        <w:tabs>
          <w:tab w:val="clear" w:pos="2160"/>
          <w:tab w:val="clear" w:pos="2880"/>
        </w:tabs>
        <w:rPr>
          <w:noProof w:val="0"/>
        </w:rPr>
      </w:pPr>
      <w:bookmarkStart w:id="3072" w:name="_Toc237305563"/>
      <w:bookmarkStart w:id="3073" w:name="_Toc269214505"/>
      <w:bookmarkStart w:id="3074" w:name="_Toc398544371"/>
      <w:bookmarkStart w:id="3075" w:name="_Toc398718009"/>
      <w:bookmarkStart w:id="3076" w:name="_Toc518634608"/>
      <w:r w:rsidRPr="00977EA3">
        <w:rPr>
          <w:noProof w:val="0"/>
        </w:rPr>
        <w:t>3.48.5 Protocol Requirements</w:t>
      </w:r>
      <w:bookmarkEnd w:id="3072"/>
      <w:bookmarkEnd w:id="3073"/>
      <w:bookmarkEnd w:id="3074"/>
      <w:bookmarkEnd w:id="3075"/>
      <w:bookmarkEnd w:id="3076"/>
      <w:r w:rsidRPr="00977EA3">
        <w:rPr>
          <w:noProof w:val="0"/>
        </w:rPr>
        <w:t xml:space="preserve"> </w:t>
      </w:r>
    </w:p>
    <w:p w14:paraId="05F55DAE" w14:textId="77777777" w:rsidR="007A1F44" w:rsidRPr="00977EA3" w:rsidRDefault="007A1F44" w:rsidP="0055376D">
      <w:pPr>
        <w:pStyle w:val="Corpotesto"/>
      </w:pPr>
      <w:r w:rsidRPr="00977EA3">
        <w:t>The protocol for the Retrieve Value Set transaction describes two bindings. The first is based on SOAP 1.2, and the second is an HTTP binding. The relevant XML namespace definitions can be seen in Table 3.48.5-1 WSDL Namespace Definitions.</w:t>
      </w:r>
    </w:p>
    <w:p w14:paraId="31179BE7" w14:textId="77777777" w:rsidR="007A1F44" w:rsidRPr="00977EA3" w:rsidRDefault="007A1F44" w:rsidP="0055376D">
      <w:pPr>
        <w:pStyle w:val="TableTitle"/>
        <w:rPr>
          <w:noProof w:val="0"/>
        </w:rPr>
      </w:pPr>
      <w:r w:rsidRPr="00977EA3">
        <w:rPr>
          <w:noProof w:val="0"/>
        </w:rPr>
        <w:t>Table 3.48.5-1: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977EA3" w14:paraId="7B8B9B16" w14:textId="77777777" w:rsidTr="003462A5">
        <w:trPr>
          <w:cantSplit/>
          <w:jc w:val="center"/>
        </w:trPr>
        <w:tc>
          <w:tcPr>
            <w:tcW w:w="1998" w:type="dxa"/>
          </w:tcPr>
          <w:p w14:paraId="71C4AF87" w14:textId="77777777" w:rsidR="007A1F44" w:rsidRPr="00977EA3" w:rsidRDefault="007A1F44" w:rsidP="0055376D">
            <w:pPr>
              <w:pStyle w:val="TableEntry"/>
              <w:rPr>
                <w:noProof w:val="0"/>
              </w:rPr>
            </w:pPr>
            <w:r w:rsidRPr="00977EA3">
              <w:rPr>
                <w:noProof w:val="0"/>
              </w:rPr>
              <w:t>soap12</w:t>
            </w:r>
          </w:p>
        </w:tc>
        <w:tc>
          <w:tcPr>
            <w:tcW w:w="6220" w:type="dxa"/>
          </w:tcPr>
          <w:p w14:paraId="218EBA3E" w14:textId="77777777" w:rsidR="007A1F44" w:rsidRPr="00977EA3" w:rsidRDefault="007A1F44" w:rsidP="0055376D">
            <w:pPr>
              <w:pStyle w:val="TableEntry"/>
              <w:rPr>
                <w:noProof w:val="0"/>
              </w:rPr>
            </w:pPr>
            <w:r w:rsidRPr="00977EA3">
              <w:rPr>
                <w:noProof w:val="0"/>
              </w:rPr>
              <w:t>http://schemas.xmlsoap.org/wsdl/soap12/</w:t>
            </w:r>
          </w:p>
        </w:tc>
      </w:tr>
      <w:tr w:rsidR="007A1F44" w:rsidRPr="00977EA3" w14:paraId="608B2959" w14:textId="77777777" w:rsidTr="003462A5">
        <w:trPr>
          <w:cantSplit/>
          <w:jc w:val="center"/>
        </w:trPr>
        <w:tc>
          <w:tcPr>
            <w:tcW w:w="1998" w:type="dxa"/>
          </w:tcPr>
          <w:p w14:paraId="35C98E88" w14:textId="77777777" w:rsidR="007A1F44" w:rsidRPr="00977EA3" w:rsidRDefault="007A1F44" w:rsidP="0055376D">
            <w:pPr>
              <w:pStyle w:val="TableEntry"/>
              <w:rPr>
                <w:noProof w:val="0"/>
              </w:rPr>
            </w:pPr>
            <w:proofErr w:type="spellStart"/>
            <w:r w:rsidRPr="00977EA3">
              <w:rPr>
                <w:noProof w:val="0"/>
              </w:rPr>
              <w:t>wsaw</w:t>
            </w:r>
            <w:proofErr w:type="spellEnd"/>
          </w:p>
        </w:tc>
        <w:tc>
          <w:tcPr>
            <w:tcW w:w="6220" w:type="dxa"/>
          </w:tcPr>
          <w:p w14:paraId="106DD4D8" w14:textId="77777777" w:rsidR="007A1F44" w:rsidRPr="00977EA3" w:rsidRDefault="007A1F44" w:rsidP="0055376D">
            <w:pPr>
              <w:pStyle w:val="TableEntry"/>
              <w:rPr>
                <w:noProof w:val="0"/>
              </w:rPr>
            </w:pPr>
            <w:r w:rsidRPr="00977EA3">
              <w:rPr>
                <w:noProof w:val="0"/>
              </w:rPr>
              <w:t>http://www.w3.org/2006/05/addressing/wsdl/</w:t>
            </w:r>
          </w:p>
        </w:tc>
      </w:tr>
      <w:tr w:rsidR="007A1F44" w:rsidRPr="00977EA3" w14:paraId="26B4DDD8" w14:textId="77777777" w:rsidTr="003462A5">
        <w:trPr>
          <w:cantSplit/>
          <w:jc w:val="center"/>
        </w:trPr>
        <w:tc>
          <w:tcPr>
            <w:tcW w:w="1998" w:type="dxa"/>
          </w:tcPr>
          <w:p w14:paraId="55BE3517" w14:textId="77777777" w:rsidR="007A1F44" w:rsidRPr="00977EA3" w:rsidRDefault="007A1F44" w:rsidP="0055376D">
            <w:pPr>
              <w:pStyle w:val="TableEntry"/>
              <w:rPr>
                <w:noProof w:val="0"/>
              </w:rPr>
            </w:pPr>
            <w:proofErr w:type="spellStart"/>
            <w:r w:rsidRPr="00977EA3">
              <w:rPr>
                <w:noProof w:val="0"/>
              </w:rPr>
              <w:t>xsd</w:t>
            </w:r>
            <w:proofErr w:type="spellEnd"/>
          </w:p>
        </w:tc>
        <w:tc>
          <w:tcPr>
            <w:tcW w:w="6220" w:type="dxa"/>
          </w:tcPr>
          <w:p w14:paraId="7D07938F" w14:textId="77777777" w:rsidR="007A1F44" w:rsidRPr="00977EA3" w:rsidRDefault="00E63AF6" w:rsidP="0055376D">
            <w:pPr>
              <w:pStyle w:val="TableEntry"/>
              <w:rPr>
                <w:noProof w:val="0"/>
              </w:rPr>
            </w:pPr>
            <w:hyperlink r:id="rId222" w:history="1">
              <w:r w:rsidR="007A1F44" w:rsidRPr="00977EA3">
                <w:rPr>
                  <w:rStyle w:val="Collegamentoipertestuale"/>
                  <w:noProof w:val="0"/>
                </w:rPr>
                <w:t>http://www.w3.org/2001/XMLSchema</w:t>
              </w:r>
            </w:hyperlink>
          </w:p>
        </w:tc>
      </w:tr>
      <w:tr w:rsidR="007A1F44" w:rsidRPr="00977EA3" w14:paraId="4E3B9EC6" w14:textId="77777777" w:rsidTr="003462A5">
        <w:trPr>
          <w:cantSplit/>
          <w:jc w:val="center"/>
        </w:trPr>
        <w:tc>
          <w:tcPr>
            <w:tcW w:w="1998" w:type="dxa"/>
          </w:tcPr>
          <w:p w14:paraId="03AF7BEB" w14:textId="77777777" w:rsidR="007A1F44" w:rsidRPr="00977EA3" w:rsidRDefault="007A1F44" w:rsidP="0055376D">
            <w:pPr>
              <w:pStyle w:val="TableEntry"/>
              <w:rPr>
                <w:noProof w:val="0"/>
              </w:rPr>
            </w:pPr>
            <w:proofErr w:type="spellStart"/>
            <w:r w:rsidRPr="00977EA3">
              <w:rPr>
                <w:noProof w:val="0"/>
              </w:rPr>
              <w:t>ihe</w:t>
            </w:r>
            <w:proofErr w:type="spellEnd"/>
          </w:p>
        </w:tc>
        <w:tc>
          <w:tcPr>
            <w:tcW w:w="6220" w:type="dxa"/>
          </w:tcPr>
          <w:p w14:paraId="7E318EAE" w14:textId="77777777" w:rsidR="007A1F44" w:rsidRPr="00977EA3" w:rsidRDefault="007A1F44" w:rsidP="0055376D">
            <w:pPr>
              <w:pStyle w:val="TableEntry"/>
              <w:rPr>
                <w:noProof w:val="0"/>
              </w:rPr>
            </w:pPr>
            <w:r w:rsidRPr="00977EA3">
              <w:rPr>
                <w:noProof w:val="0"/>
              </w:rPr>
              <w:t>urn:ihe:iti:svs:2008</w:t>
            </w:r>
          </w:p>
        </w:tc>
      </w:tr>
    </w:tbl>
    <w:p w14:paraId="6046EB9E"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3077" w:name="_Toc398544372"/>
      <w:r w:rsidRPr="00977EA3">
        <w:rPr>
          <w:noProof w:val="0"/>
        </w:rPr>
        <w:t>3.48.5.1 SOAP Binding</w:t>
      </w:r>
      <w:bookmarkEnd w:id="3077"/>
    </w:p>
    <w:p w14:paraId="1BC9F680" w14:textId="77777777" w:rsidR="007A1F44" w:rsidRPr="00977EA3" w:rsidRDefault="007A1F44" w:rsidP="0055376D">
      <w:pPr>
        <w:pStyle w:val="Corpotesto"/>
      </w:pPr>
      <w:r w:rsidRPr="00977EA3">
        <w:t>Value Set Consumers which support the SOAP Binding Option shall follow the rules for Web Services transactions outlined in ITI TF-2x: Appendix V. These are the requirements for the Retrieve Value Set transaction presented in the order in which they would appear in the WSDL definition:</w:t>
      </w:r>
    </w:p>
    <w:p w14:paraId="2E0247C5" w14:textId="77777777" w:rsidR="007A1F44" w:rsidRPr="00977EA3" w:rsidRDefault="007A1F44" w:rsidP="0055376D">
      <w:pPr>
        <w:pStyle w:val="Corpotesto"/>
      </w:pPr>
      <w:r w:rsidRPr="00977EA3">
        <w:t>The following types shall be imported (</w:t>
      </w:r>
      <w:proofErr w:type="spellStart"/>
      <w:r w:rsidRPr="00977EA3">
        <w:t>xsd:import</w:t>
      </w:r>
      <w:proofErr w:type="spellEnd"/>
      <w:r w:rsidRPr="00977EA3">
        <w:t>) in the /definitions/types section:</w:t>
      </w:r>
    </w:p>
    <w:p w14:paraId="28881E0B" w14:textId="77777777" w:rsidR="007A1F44" w:rsidRPr="00977EA3" w:rsidRDefault="007A1F44" w:rsidP="0055376D">
      <w:pPr>
        <w:pStyle w:val="Corpotesto"/>
      </w:pPr>
      <w:r w:rsidRPr="00977EA3">
        <w:t>namespace="</w:t>
      </w:r>
      <w:r w:rsidRPr="00977EA3">
        <w:rPr>
          <w:rFonts w:ascii="Courier New" w:hAnsi="Courier New" w:cs="Courier New"/>
        </w:rPr>
        <w:t>urn:ihe:iti:svs:2008</w:t>
      </w:r>
      <w:r w:rsidRPr="00977EA3">
        <w:t>", schema="SVS.xsd"</w:t>
      </w:r>
    </w:p>
    <w:p w14:paraId="08F55ECC" w14:textId="77777777" w:rsidR="007A1F44" w:rsidRPr="00977EA3" w:rsidRDefault="007A1F44" w:rsidP="0055376D">
      <w:pPr>
        <w:pStyle w:val="Corpotesto"/>
      </w:pPr>
      <w:r w:rsidRPr="00977EA3">
        <w:t xml:space="preserve">The </w:t>
      </w:r>
      <w:r w:rsidRPr="00977EA3">
        <w:rPr>
          <w:rFonts w:ascii="Courier New" w:hAnsi="Courier New" w:cs="Courier New"/>
        </w:rPr>
        <w:t>/definitions/message/part/@element</w:t>
      </w:r>
      <w:r w:rsidRPr="00977EA3">
        <w:t xml:space="preserve"> attribute of the Retrie3ve Value Set Request message shall be defined as “</w:t>
      </w:r>
      <w:proofErr w:type="spellStart"/>
      <w:r w:rsidRPr="00977EA3">
        <w:rPr>
          <w:rFonts w:ascii="Courier New" w:hAnsi="Courier New" w:cs="Courier New"/>
          <w:color w:val="000000"/>
          <w:shd w:val="clear" w:color="auto" w:fill="FFFFFF"/>
        </w:rPr>
        <w:t>ihe:RetrieveValueSetRequest</w:t>
      </w:r>
      <w:proofErr w:type="spellEnd"/>
      <w:r w:rsidRPr="00977EA3">
        <w:t>”</w:t>
      </w:r>
    </w:p>
    <w:p w14:paraId="48426092" w14:textId="77777777" w:rsidR="007A1F44" w:rsidRPr="00977EA3" w:rsidRDefault="007A1F44" w:rsidP="0055376D">
      <w:pPr>
        <w:pStyle w:val="Corpotesto"/>
      </w:pPr>
      <w:r w:rsidRPr="00977EA3">
        <w:t xml:space="preserve">The </w:t>
      </w:r>
      <w:r w:rsidRPr="00977EA3">
        <w:rPr>
          <w:rFonts w:ascii="Courier New" w:hAnsi="Courier New" w:cs="Courier New"/>
        </w:rPr>
        <w:t>/definitions/message/part/@element</w:t>
      </w:r>
      <w:r w:rsidRPr="00977EA3">
        <w:t xml:space="preserve"> attribute of the Retrieve Value Set Response message shall be defined as “</w:t>
      </w:r>
      <w:proofErr w:type="spellStart"/>
      <w:r w:rsidRPr="00977EA3">
        <w:rPr>
          <w:rFonts w:ascii="Courier New" w:hAnsi="Courier New" w:cs="Courier New"/>
          <w:color w:val="000000"/>
          <w:shd w:val="clear" w:color="auto" w:fill="FFFFFF"/>
        </w:rPr>
        <w:t>ihe:RetrieveValueSet</w:t>
      </w:r>
      <w:r w:rsidRPr="00977EA3">
        <w:rPr>
          <w:rFonts w:ascii="Courier New" w:hAnsi="Courier New" w:cs="Courier New"/>
          <w:color w:val="000000"/>
        </w:rPr>
        <w:t>Response</w:t>
      </w:r>
      <w:proofErr w:type="spellEnd"/>
      <w:r w:rsidRPr="00977EA3">
        <w:t>”</w:t>
      </w:r>
    </w:p>
    <w:p w14:paraId="357F9E2D" w14:textId="77777777" w:rsidR="007A1F44" w:rsidRPr="00977EA3" w:rsidRDefault="007A1F44" w:rsidP="0055376D">
      <w:pPr>
        <w:pStyle w:val="Corpotesto"/>
      </w:pPr>
      <w:r w:rsidRPr="00977EA3">
        <w:t xml:space="preserve">The </w:t>
      </w:r>
      <w:r w:rsidRPr="00977EA3">
        <w:rPr>
          <w:rFonts w:ascii="Courier New" w:hAnsi="Courier New" w:cs="Courier New"/>
        </w:rPr>
        <w:t>/definitions/</w:t>
      </w:r>
      <w:proofErr w:type="spellStart"/>
      <w:r w:rsidRPr="00977EA3">
        <w:rPr>
          <w:rFonts w:ascii="Courier New" w:hAnsi="Courier New" w:cs="Courier New"/>
        </w:rPr>
        <w:t>portType</w:t>
      </w:r>
      <w:proofErr w:type="spellEnd"/>
      <w:r w:rsidRPr="00977EA3">
        <w:rPr>
          <w:rFonts w:ascii="Courier New" w:hAnsi="Courier New" w:cs="Courier New"/>
        </w:rPr>
        <w:t>/operation/input/@</w:t>
      </w:r>
      <w:proofErr w:type="spellStart"/>
      <w:r w:rsidRPr="00977EA3">
        <w:rPr>
          <w:rFonts w:ascii="Courier New" w:hAnsi="Courier New" w:cs="Courier New"/>
        </w:rPr>
        <w:t>wsaw:Action</w:t>
      </w:r>
      <w:proofErr w:type="spellEnd"/>
      <w:r w:rsidRPr="00977EA3">
        <w:t xml:space="preserve"> attribute for the Retrieve Value Set Request message shall be defined as “</w:t>
      </w:r>
      <w:r w:rsidRPr="00977EA3">
        <w:rPr>
          <w:rFonts w:ascii="Courier New" w:hAnsi="Courier New" w:cs="Courier New"/>
          <w:color w:val="000000"/>
          <w:shd w:val="clear" w:color="auto" w:fill="FFFFFF"/>
        </w:rPr>
        <w:t>urn:ihe:iti:2008:</w:t>
      </w:r>
      <w:r w:rsidRPr="00977EA3">
        <w:rPr>
          <w:rFonts w:ascii="Courier New" w:hAnsi="Courier New" w:cs="Courier New"/>
        </w:rPr>
        <w:t>RetrieveValue</w:t>
      </w:r>
      <w:r w:rsidRPr="00977EA3">
        <w:rPr>
          <w:rFonts w:ascii="Courier New" w:hAnsi="Courier New" w:cs="Courier New"/>
          <w:color w:val="000000"/>
          <w:shd w:val="clear" w:color="auto" w:fill="FFFFFF"/>
        </w:rPr>
        <w:t>Set</w:t>
      </w:r>
      <w:r w:rsidRPr="00977EA3">
        <w:t>”</w:t>
      </w:r>
    </w:p>
    <w:p w14:paraId="7BE3F5B7" w14:textId="77777777" w:rsidR="007A1F44" w:rsidRPr="00977EA3" w:rsidRDefault="007A1F44" w:rsidP="0055376D">
      <w:pPr>
        <w:pStyle w:val="Corpotesto"/>
      </w:pPr>
      <w:r w:rsidRPr="00977EA3">
        <w:t xml:space="preserve">The </w:t>
      </w:r>
      <w:r w:rsidRPr="00977EA3">
        <w:rPr>
          <w:rFonts w:ascii="Courier New" w:hAnsi="Courier New" w:cs="Courier New"/>
        </w:rPr>
        <w:t>/definitions/</w:t>
      </w:r>
      <w:proofErr w:type="spellStart"/>
      <w:r w:rsidRPr="00977EA3">
        <w:rPr>
          <w:rFonts w:ascii="Courier New" w:hAnsi="Courier New" w:cs="Courier New"/>
        </w:rPr>
        <w:t>portType</w:t>
      </w:r>
      <w:proofErr w:type="spellEnd"/>
      <w:r w:rsidRPr="00977EA3">
        <w:rPr>
          <w:rFonts w:ascii="Courier New" w:hAnsi="Courier New" w:cs="Courier New"/>
        </w:rPr>
        <w:t>/operation/output/@</w:t>
      </w:r>
      <w:proofErr w:type="spellStart"/>
      <w:r w:rsidRPr="00977EA3">
        <w:rPr>
          <w:rFonts w:ascii="Courier New" w:hAnsi="Courier New" w:cs="Courier New"/>
        </w:rPr>
        <w:t>wsaw:Action</w:t>
      </w:r>
      <w:proofErr w:type="spellEnd"/>
      <w:r w:rsidRPr="00977EA3">
        <w:t xml:space="preserve"> attribute for the Retrieve Value Set Response message shall be defined as “</w:t>
      </w:r>
      <w:r w:rsidRPr="00977EA3">
        <w:rPr>
          <w:rFonts w:ascii="Courier New" w:hAnsi="Courier New" w:cs="Courier New"/>
          <w:color w:val="000000"/>
          <w:shd w:val="clear" w:color="auto" w:fill="FFFFFF"/>
        </w:rPr>
        <w:t>urn:ihe:iti:2008:</w:t>
      </w:r>
      <w:r w:rsidRPr="00977EA3">
        <w:rPr>
          <w:rFonts w:ascii="Courier New" w:hAnsi="Courier New" w:cs="Courier New"/>
        </w:rPr>
        <w:t>RetrieveValue</w:t>
      </w:r>
      <w:r w:rsidRPr="00977EA3">
        <w:rPr>
          <w:rFonts w:ascii="Courier New" w:hAnsi="Courier New" w:cs="Courier New"/>
          <w:color w:val="000000"/>
          <w:shd w:val="clear" w:color="auto" w:fill="FFFFFF"/>
        </w:rPr>
        <w:t>Set</w:t>
      </w:r>
      <w:r w:rsidRPr="00977EA3">
        <w:rPr>
          <w:rFonts w:ascii="Courier New" w:hAnsi="Courier New" w:cs="Courier New"/>
          <w:color w:val="000000"/>
        </w:rPr>
        <w:t>Response</w:t>
      </w:r>
      <w:r w:rsidRPr="00977EA3">
        <w:t>”</w:t>
      </w:r>
    </w:p>
    <w:p w14:paraId="735677B8" w14:textId="414696DA" w:rsidR="007A1F44" w:rsidRPr="00977EA3" w:rsidRDefault="00202769" w:rsidP="0055376D">
      <w:pPr>
        <w:pStyle w:val="Corpotesto"/>
      </w:pPr>
      <w:r w:rsidRPr="00977EA3">
        <w:t xml:space="preserve">The </w:t>
      </w:r>
      <w:r w:rsidR="007F429B" w:rsidRPr="00977EA3">
        <w:rPr>
          <w:rFonts w:ascii="Courier New" w:hAnsi="Courier New" w:cs="Courier New"/>
        </w:rPr>
        <w:t>/definitions/binding/operation/soap12:operation/@soapActionRequired</w:t>
      </w:r>
      <w:r w:rsidRPr="00977EA3">
        <w:t xml:space="preserve"> attribute shall be defined as “</w:t>
      </w:r>
      <w:r w:rsidR="007F429B" w:rsidRPr="00977EA3">
        <w:rPr>
          <w:rFonts w:ascii="Courier New" w:hAnsi="Courier New" w:cs="Courier New"/>
        </w:rPr>
        <w:t>false</w:t>
      </w:r>
      <w:r w:rsidRPr="00977EA3">
        <w:t>”</w:t>
      </w:r>
    </w:p>
    <w:p w14:paraId="573BD2FE" w14:textId="77777777" w:rsidR="007A1F44" w:rsidRPr="00977EA3" w:rsidRDefault="007A1F44" w:rsidP="0055376D">
      <w:pPr>
        <w:pStyle w:val="Corpotesto"/>
      </w:pPr>
      <w:r w:rsidRPr="00977EA3">
        <w:lastRenderedPageBreak/>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 xml:space="preserve">Section </w:t>
      </w:r>
      <w:r w:rsidRPr="00977EA3">
        <w:t>3.48.5.3 Sample SOAP Message.</w:t>
      </w:r>
    </w:p>
    <w:p w14:paraId="2D1A2B92" w14:textId="77777777" w:rsidR="007A1F44" w:rsidRPr="00977EA3" w:rsidRDefault="007A1F44" w:rsidP="0055376D">
      <w:pPr>
        <w:pStyle w:val="Corpotesto"/>
      </w:pPr>
      <w:r w:rsidRPr="00977EA3">
        <w:t xml:space="preserve">Within the request message payload the </w:t>
      </w:r>
      <w:r w:rsidRPr="00977EA3">
        <w:rPr>
          <w:rFonts w:ascii="Courier New" w:hAnsi="Courier New" w:cs="Courier New"/>
        </w:rPr>
        <w:t>&lt;</w:t>
      </w:r>
      <w:proofErr w:type="spellStart"/>
      <w:r w:rsidRPr="00977EA3">
        <w:rPr>
          <w:rFonts w:ascii="Courier New" w:hAnsi="Courier New" w:cs="Courier New"/>
        </w:rPr>
        <w:t>ihe:RetrieveValueSetRequest</w:t>
      </w:r>
      <w:proofErr w:type="spellEnd"/>
      <w:r w:rsidRPr="00977EA3">
        <w:rPr>
          <w:rFonts w:ascii="Courier New" w:hAnsi="Courier New" w:cs="Courier New"/>
        </w:rPr>
        <w:t>/&gt;</w:t>
      </w:r>
      <w:r w:rsidRPr="00977EA3">
        <w:t xml:space="preserve"> element is defined as:</w:t>
      </w:r>
    </w:p>
    <w:p w14:paraId="60065CF3" w14:textId="77777777" w:rsidR="008E3CF3" w:rsidRPr="00977EA3" w:rsidRDefault="007A1F44" w:rsidP="00EC243F">
      <w:pPr>
        <w:pStyle w:val="Puntoelenco2"/>
      </w:pPr>
      <w:r w:rsidRPr="00977EA3">
        <w:t xml:space="preserve">A required </w:t>
      </w:r>
      <w:r w:rsidRPr="00977EA3">
        <w:rPr>
          <w:rFonts w:ascii="Courier New" w:hAnsi="Courier New" w:cs="Courier New"/>
        </w:rPr>
        <w:t>/</w:t>
      </w:r>
      <w:proofErr w:type="spellStart"/>
      <w:r w:rsidRPr="00977EA3">
        <w:rPr>
          <w:rFonts w:ascii="Courier New" w:hAnsi="Courier New" w:cs="Courier New"/>
        </w:rPr>
        <w:t>ihe:RetrieveValueSetRequest</w:t>
      </w:r>
      <w:proofErr w:type="spellEnd"/>
      <w:r w:rsidRPr="00977EA3">
        <w:rPr>
          <w:rFonts w:ascii="Courier New" w:hAnsi="Courier New" w:cs="Courier New"/>
        </w:rPr>
        <w:t>/</w:t>
      </w:r>
      <w:proofErr w:type="spellStart"/>
      <w:r w:rsidRPr="00977EA3">
        <w:rPr>
          <w:rFonts w:ascii="Courier New" w:hAnsi="Courier New" w:cs="Courier New"/>
        </w:rPr>
        <w:t>ihe:ValueSet</w:t>
      </w:r>
      <w:proofErr w:type="spellEnd"/>
      <w:r w:rsidRPr="00977EA3">
        <w:t xml:space="preserve"> element</w:t>
      </w:r>
    </w:p>
    <w:p w14:paraId="6F28B91B" w14:textId="77777777" w:rsidR="008E3CF3" w:rsidRPr="00977EA3" w:rsidRDefault="007A1F44" w:rsidP="00EC243F">
      <w:pPr>
        <w:pStyle w:val="Puntoelenco2"/>
      </w:pPr>
      <w:r w:rsidRPr="00977EA3">
        <w:t xml:space="preserve">A required </w:t>
      </w:r>
      <w:r w:rsidRPr="00977EA3">
        <w:rPr>
          <w:rFonts w:ascii="Courier New" w:hAnsi="Courier New" w:cs="Courier New"/>
        </w:rPr>
        <w:t>/</w:t>
      </w:r>
      <w:proofErr w:type="spellStart"/>
      <w:r w:rsidRPr="00977EA3">
        <w:rPr>
          <w:rFonts w:ascii="Courier New" w:hAnsi="Courier New" w:cs="Courier New"/>
        </w:rPr>
        <w:t>ihe:RetrieveValueSetRequest</w:t>
      </w:r>
      <w:proofErr w:type="spellEnd"/>
      <w:r w:rsidRPr="00977EA3">
        <w:rPr>
          <w:rFonts w:ascii="Courier New" w:hAnsi="Courier New" w:cs="Courier New"/>
        </w:rPr>
        <w:t>/</w:t>
      </w:r>
      <w:proofErr w:type="spellStart"/>
      <w:r w:rsidRPr="00977EA3">
        <w:rPr>
          <w:rFonts w:ascii="Courier New" w:hAnsi="Courier New" w:cs="Courier New"/>
        </w:rPr>
        <w:t>ihe:ValueSet@id</w:t>
      </w:r>
      <w:proofErr w:type="spellEnd"/>
      <w:r w:rsidRPr="00977EA3">
        <w:t xml:space="preserve"> attribute that contains the ID of the requested Value Set within the Value Set Repository. The Value Set ID shall be formatted as an ISO OID.</w:t>
      </w:r>
    </w:p>
    <w:p w14:paraId="0852310E"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ihe:RetrieveValueSetRequest</w:t>
      </w:r>
      <w:proofErr w:type="spellEnd"/>
      <w:r w:rsidRPr="00977EA3">
        <w:rPr>
          <w:rFonts w:ascii="Courier New" w:hAnsi="Courier New" w:cs="Courier New"/>
        </w:rPr>
        <w:t>/</w:t>
      </w:r>
      <w:proofErr w:type="spellStart"/>
      <w:r w:rsidRPr="00977EA3">
        <w:rPr>
          <w:rFonts w:ascii="Courier New" w:hAnsi="Courier New" w:cs="Courier New"/>
        </w:rPr>
        <w:t>ihe:ValueSet@displayName</w:t>
      </w:r>
      <w:proofErr w:type="spellEnd"/>
      <w:r w:rsidRPr="00977EA3">
        <w:t xml:space="preserve"> attribute</w:t>
      </w:r>
    </w:p>
    <w:p w14:paraId="54309D75"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ihe:RetrieveValueSetRequest</w:t>
      </w:r>
      <w:proofErr w:type="spellEnd"/>
      <w:r w:rsidRPr="00977EA3">
        <w:rPr>
          <w:rFonts w:ascii="Courier New" w:hAnsi="Courier New" w:cs="Courier New"/>
        </w:rPr>
        <w:t>/</w:t>
      </w:r>
      <w:proofErr w:type="spellStart"/>
      <w:r w:rsidRPr="00977EA3">
        <w:rPr>
          <w:rFonts w:ascii="Courier New" w:hAnsi="Courier New" w:cs="Courier New"/>
        </w:rPr>
        <w:t>ihe:ValueSet@version</w:t>
      </w:r>
      <w:proofErr w:type="spellEnd"/>
      <w:r w:rsidRPr="00977EA3">
        <w:t xml:space="preserve"> attribute.</w:t>
      </w:r>
    </w:p>
    <w:p w14:paraId="68157442"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ihe:RetrieveValueSetRequest</w:t>
      </w:r>
      <w:proofErr w:type="spellEnd"/>
      <w:r w:rsidRPr="00977EA3">
        <w:rPr>
          <w:rFonts w:ascii="Courier New" w:hAnsi="Courier New" w:cs="Courier New"/>
        </w:rPr>
        <w:t>/</w:t>
      </w:r>
      <w:proofErr w:type="spellStart"/>
      <w:r w:rsidRPr="00977EA3">
        <w:rPr>
          <w:rFonts w:ascii="Courier New" w:hAnsi="Courier New" w:cs="Courier New"/>
        </w:rPr>
        <w:t>ihe:ValueSet@xml:lang</w:t>
      </w:r>
      <w:proofErr w:type="spellEnd"/>
      <w:r w:rsidRPr="00977EA3">
        <w:t xml:space="preserve"> attribute.</w:t>
      </w:r>
    </w:p>
    <w:p w14:paraId="1A19F141" w14:textId="77777777" w:rsidR="007A1F44" w:rsidRPr="00977EA3" w:rsidRDefault="007A1F44" w:rsidP="0055376D">
      <w:pPr>
        <w:pStyle w:val="Corpotesto"/>
      </w:pPr>
      <w:r w:rsidRPr="00977EA3">
        <w:t xml:space="preserve">Value Set Repositories shall include within the response message payload for the SOAP Binding Option the </w:t>
      </w:r>
      <w:r w:rsidRPr="00977EA3">
        <w:rPr>
          <w:rFonts w:ascii="Courier New" w:hAnsi="Courier New" w:cs="Courier New"/>
        </w:rPr>
        <w:t>&lt;</w:t>
      </w:r>
      <w:proofErr w:type="spellStart"/>
      <w:r w:rsidRPr="00977EA3">
        <w:rPr>
          <w:rFonts w:ascii="Courier New" w:hAnsi="Courier New" w:cs="Courier New"/>
        </w:rPr>
        <w:t>ihe:RetrieveValueSetResponse</w:t>
      </w:r>
      <w:proofErr w:type="spellEnd"/>
      <w:r w:rsidRPr="00977EA3">
        <w:rPr>
          <w:rFonts w:ascii="Courier New" w:hAnsi="Courier New" w:cs="Courier New"/>
        </w:rPr>
        <w:t>/&gt;</w:t>
      </w:r>
      <w:r w:rsidRPr="00977EA3">
        <w:t xml:space="preserve"> element which contains:</w:t>
      </w:r>
    </w:p>
    <w:p w14:paraId="704905F4" w14:textId="77777777" w:rsidR="007A1F44" w:rsidRPr="00977EA3" w:rsidRDefault="007A1F44" w:rsidP="0055376D">
      <w:pPr>
        <w:pStyle w:val="Corpotesto"/>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ihe:RetrieveValueSetResponse@cacheExpirationHint</w:t>
      </w:r>
      <w:proofErr w:type="spellEnd"/>
      <w:r w:rsidRPr="00977EA3">
        <w:t xml:space="preserve"> attribute, indicating that the Value Set Consumer should obtain a new copy before this date and time.</w:t>
      </w:r>
    </w:p>
    <w:p w14:paraId="3C765C73" w14:textId="77777777" w:rsidR="007A1F44" w:rsidRPr="00977EA3" w:rsidRDefault="007A1F44" w:rsidP="0055376D">
      <w:pPr>
        <w:pStyle w:val="Corpotesto"/>
      </w:pPr>
      <w:r w:rsidRPr="00977EA3">
        <w:t xml:space="preserve">A required </w:t>
      </w:r>
      <w:r w:rsidRPr="00977EA3">
        <w:rPr>
          <w:rFonts w:ascii="Courier New" w:hAnsi="Courier New" w:cs="Courier New"/>
        </w:rPr>
        <w:t>/</w:t>
      </w:r>
      <w:proofErr w:type="spellStart"/>
      <w:r w:rsidRPr="00977EA3">
        <w:rPr>
          <w:rFonts w:ascii="Courier New" w:hAnsi="Courier New" w:cs="Courier New"/>
        </w:rPr>
        <w:t>ihe:RetrieveValueSetResponse</w:t>
      </w:r>
      <w:proofErr w:type="spellEnd"/>
      <w:r w:rsidRPr="00977EA3">
        <w:rPr>
          <w:rFonts w:ascii="Courier New" w:hAnsi="Courier New" w:cs="Courier New"/>
        </w:rPr>
        <w:t>/</w:t>
      </w:r>
      <w:proofErr w:type="spellStart"/>
      <w:r w:rsidRPr="00977EA3">
        <w:rPr>
          <w:rFonts w:ascii="Courier New" w:hAnsi="Courier New" w:cs="Courier New"/>
        </w:rPr>
        <w:t>ihe:ValueSet</w:t>
      </w:r>
      <w:proofErr w:type="spellEnd"/>
      <w:r w:rsidRPr="00977EA3">
        <w:t xml:space="preserve"> element, containing</w:t>
      </w:r>
    </w:p>
    <w:p w14:paraId="23C57687" w14:textId="77777777" w:rsidR="008E3CF3" w:rsidRPr="00977EA3" w:rsidRDefault="007A1F44" w:rsidP="00EC243F">
      <w:pPr>
        <w:pStyle w:val="Puntoelenco2"/>
        <w:rPr>
          <w:szCs w:val="24"/>
        </w:rPr>
      </w:pPr>
      <w:r w:rsidRPr="00977EA3">
        <w:rPr>
          <w:szCs w:val="24"/>
        </w:rPr>
        <w:t xml:space="preserve">a required </w:t>
      </w:r>
      <w:r w:rsidRPr="00977EA3">
        <w:rPr>
          <w:rFonts w:ascii="Courier New" w:hAnsi="Courier New" w:cs="Courier New"/>
          <w:szCs w:val="24"/>
        </w:rPr>
        <w:t>/</w:t>
      </w:r>
      <w:proofErr w:type="spellStart"/>
      <w:r w:rsidRPr="00977EA3">
        <w:rPr>
          <w:rFonts w:ascii="Courier New" w:hAnsi="Courier New" w:cs="Courier New"/>
          <w:szCs w:val="24"/>
        </w:rPr>
        <w:t>ihe:RetrieveValueSetResponse</w:t>
      </w:r>
      <w:proofErr w:type="spellEnd"/>
      <w:r w:rsidRPr="00977EA3">
        <w:rPr>
          <w:rFonts w:ascii="Courier New" w:hAnsi="Courier New" w:cs="Courier New"/>
          <w:szCs w:val="24"/>
        </w:rPr>
        <w:t>/</w:t>
      </w:r>
      <w:proofErr w:type="spellStart"/>
      <w:r w:rsidRPr="00977EA3">
        <w:rPr>
          <w:rFonts w:ascii="Courier New" w:hAnsi="Courier New" w:cs="Courier New"/>
          <w:szCs w:val="24"/>
        </w:rPr>
        <w:t>ihe:ValueSet@id</w:t>
      </w:r>
      <w:proofErr w:type="spellEnd"/>
      <w:r w:rsidRPr="00977EA3">
        <w:rPr>
          <w:szCs w:val="24"/>
        </w:rPr>
        <w:t xml:space="preserve"> attribute</w:t>
      </w:r>
    </w:p>
    <w:p w14:paraId="6960EF35" w14:textId="77777777" w:rsidR="008E3CF3" w:rsidRPr="00977EA3" w:rsidRDefault="007A1F44" w:rsidP="00EC243F">
      <w:pPr>
        <w:pStyle w:val="Puntoelenco2"/>
        <w:rPr>
          <w:szCs w:val="24"/>
        </w:rPr>
      </w:pPr>
      <w:r w:rsidRPr="00977EA3">
        <w:rPr>
          <w:szCs w:val="24"/>
        </w:rPr>
        <w:t xml:space="preserve">a required </w:t>
      </w:r>
      <w:r w:rsidRPr="00977EA3">
        <w:rPr>
          <w:rFonts w:ascii="Courier New" w:hAnsi="Courier New" w:cs="Courier New"/>
          <w:szCs w:val="24"/>
        </w:rPr>
        <w:t>/</w:t>
      </w:r>
      <w:proofErr w:type="spellStart"/>
      <w:r w:rsidRPr="00977EA3">
        <w:rPr>
          <w:rFonts w:ascii="Courier New" w:hAnsi="Courier New" w:cs="Courier New"/>
          <w:szCs w:val="24"/>
        </w:rPr>
        <w:t>ihe:RetrieveValueSetResponse</w:t>
      </w:r>
      <w:proofErr w:type="spellEnd"/>
      <w:r w:rsidRPr="00977EA3">
        <w:rPr>
          <w:rFonts w:ascii="Courier New" w:hAnsi="Courier New" w:cs="Courier New"/>
          <w:szCs w:val="24"/>
        </w:rPr>
        <w:t>/</w:t>
      </w:r>
      <w:proofErr w:type="spellStart"/>
      <w:r w:rsidRPr="00977EA3">
        <w:rPr>
          <w:rFonts w:ascii="Courier New" w:hAnsi="Courier New" w:cs="Courier New"/>
          <w:szCs w:val="24"/>
        </w:rPr>
        <w:t>ihe:ValueSet@displayName</w:t>
      </w:r>
      <w:proofErr w:type="spellEnd"/>
      <w:r w:rsidRPr="00977EA3">
        <w:rPr>
          <w:szCs w:val="24"/>
        </w:rPr>
        <w:t xml:space="preserve"> attribute</w:t>
      </w:r>
    </w:p>
    <w:p w14:paraId="46C5C01C" w14:textId="77777777" w:rsidR="008E3CF3" w:rsidRPr="00977EA3" w:rsidRDefault="007A1F44" w:rsidP="00EC243F">
      <w:pPr>
        <w:pStyle w:val="Puntoelenco2"/>
        <w:rPr>
          <w:szCs w:val="24"/>
        </w:rPr>
      </w:pPr>
      <w:r w:rsidRPr="00977EA3">
        <w:rPr>
          <w:szCs w:val="24"/>
        </w:rPr>
        <w:t xml:space="preserve">an optional </w:t>
      </w:r>
      <w:r w:rsidRPr="00977EA3">
        <w:rPr>
          <w:rFonts w:ascii="Courier New" w:hAnsi="Courier New" w:cs="Courier New"/>
          <w:szCs w:val="24"/>
        </w:rPr>
        <w:t>/</w:t>
      </w:r>
      <w:proofErr w:type="spellStart"/>
      <w:r w:rsidRPr="00977EA3">
        <w:rPr>
          <w:rFonts w:ascii="Courier New" w:hAnsi="Courier New" w:cs="Courier New"/>
          <w:szCs w:val="24"/>
        </w:rPr>
        <w:t>ihe:RetrieveValueSetResponse</w:t>
      </w:r>
      <w:proofErr w:type="spellEnd"/>
      <w:r w:rsidRPr="00977EA3">
        <w:rPr>
          <w:rFonts w:ascii="Courier New" w:hAnsi="Courier New" w:cs="Courier New"/>
          <w:szCs w:val="24"/>
        </w:rPr>
        <w:t>/</w:t>
      </w:r>
      <w:proofErr w:type="spellStart"/>
      <w:r w:rsidRPr="00977EA3">
        <w:rPr>
          <w:rFonts w:ascii="Courier New" w:hAnsi="Courier New" w:cs="Courier New"/>
          <w:szCs w:val="24"/>
        </w:rPr>
        <w:t>ihe:ValueSet@version</w:t>
      </w:r>
      <w:proofErr w:type="spellEnd"/>
      <w:r w:rsidRPr="00977EA3">
        <w:rPr>
          <w:szCs w:val="24"/>
        </w:rPr>
        <w:t xml:space="preserve"> attribute</w:t>
      </w:r>
    </w:p>
    <w:p w14:paraId="2B67D5AE" w14:textId="77777777" w:rsidR="008E3CF3" w:rsidRPr="00977EA3" w:rsidRDefault="007A1F44" w:rsidP="00EC243F">
      <w:pPr>
        <w:pStyle w:val="Puntoelenco2"/>
        <w:rPr>
          <w:szCs w:val="24"/>
        </w:rPr>
      </w:pPr>
      <w:r w:rsidRPr="00977EA3">
        <w:rPr>
          <w:szCs w:val="24"/>
        </w:rPr>
        <w:t xml:space="preserve">one or more </w:t>
      </w:r>
      <w:r w:rsidRPr="00977EA3">
        <w:rPr>
          <w:rFonts w:ascii="Courier New" w:hAnsi="Courier New" w:cs="Courier New"/>
          <w:szCs w:val="24"/>
        </w:rPr>
        <w:t>/</w:t>
      </w:r>
      <w:proofErr w:type="spellStart"/>
      <w:r w:rsidRPr="00977EA3">
        <w:rPr>
          <w:rFonts w:ascii="Courier New" w:hAnsi="Courier New" w:cs="Courier New"/>
          <w:szCs w:val="24"/>
        </w:rPr>
        <w:t>ihe:RetrieveValueSetResponse</w:t>
      </w:r>
      <w:proofErr w:type="spellEnd"/>
      <w:r w:rsidRPr="00977EA3">
        <w:rPr>
          <w:rFonts w:ascii="Courier New" w:hAnsi="Courier New" w:cs="Courier New"/>
          <w:szCs w:val="24"/>
        </w:rPr>
        <w:t>/</w:t>
      </w:r>
      <w:proofErr w:type="spellStart"/>
      <w:r w:rsidRPr="00977EA3">
        <w:rPr>
          <w:rFonts w:ascii="Courier New" w:hAnsi="Courier New" w:cs="Courier New"/>
          <w:szCs w:val="24"/>
        </w:rPr>
        <w:t>ihe:ValueSet</w:t>
      </w:r>
      <w:proofErr w:type="spellEnd"/>
      <w:r w:rsidRPr="00977EA3">
        <w:rPr>
          <w:rFonts w:ascii="Courier New" w:hAnsi="Courier New" w:cs="Courier New"/>
          <w:szCs w:val="24"/>
        </w:rPr>
        <w:t>/</w:t>
      </w:r>
      <w:proofErr w:type="spellStart"/>
      <w:r w:rsidRPr="00977EA3">
        <w:rPr>
          <w:rFonts w:ascii="Courier New" w:hAnsi="Courier New" w:cs="Courier New"/>
          <w:szCs w:val="24"/>
        </w:rPr>
        <w:t>ihe:ConceptList</w:t>
      </w:r>
      <w:proofErr w:type="spellEnd"/>
      <w:r w:rsidRPr="00977EA3">
        <w:rPr>
          <w:szCs w:val="24"/>
        </w:rPr>
        <w:t xml:space="preserve"> element, containing:</w:t>
      </w:r>
    </w:p>
    <w:p w14:paraId="497D3014" w14:textId="77777777" w:rsidR="008E3CF3" w:rsidRPr="00977EA3" w:rsidRDefault="007A1F44" w:rsidP="00EC243F">
      <w:pPr>
        <w:pStyle w:val="Puntoelenco2"/>
        <w:rPr>
          <w:szCs w:val="24"/>
        </w:rPr>
      </w:pPr>
      <w:r w:rsidRPr="00977EA3">
        <w:rPr>
          <w:rFonts w:ascii="Courier New" w:hAnsi="Courier New" w:cs="Courier New"/>
          <w:szCs w:val="24"/>
        </w:rPr>
        <w:t>/ihe:RetrieveValueSetResponse/ihe:ValueSet/ihe:ConceptList/xml:lang</w:t>
      </w:r>
      <w:r w:rsidRPr="00977EA3">
        <w:rPr>
          <w:szCs w:val="24"/>
        </w:rPr>
        <w:t xml:space="preserve"> attribute, representing the language locale of the Concept’s display names</w:t>
      </w:r>
    </w:p>
    <w:p w14:paraId="62AA4E20" w14:textId="77777777" w:rsidR="008E3CF3" w:rsidRPr="00977EA3" w:rsidRDefault="007A1F44" w:rsidP="00EC243F">
      <w:pPr>
        <w:pStyle w:val="Puntoelenco2"/>
        <w:rPr>
          <w:szCs w:val="24"/>
        </w:rPr>
      </w:pPr>
      <w:r w:rsidRPr="00977EA3">
        <w:rPr>
          <w:szCs w:val="24"/>
        </w:rPr>
        <w:t xml:space="preserve"> one or more </w:t>
      </w:r>
      <w:r w:rsidRPr="00977EA3">
        <w:rPr>
          <w:rFonts w:ascii="Courier New" w:hAnsi="Courier New" w:cs="Courier New"/>
          <w:szCs w:val="24"/>
        </w:rPr>
        <w:t>/ihe:RetrieveValueSetResponse/ihe:ValueSet/ihe:ConceptList/ihe:Concept</w:t>
      </w:r>
      <w:r w:rsidRPr="00977EA3">
        <w:rPr>
          <w:szCs w:val="24"/>
        </w:rPr>
        <w:t xml:space="preserve"> elements, representing the concepts within the value set.</w:t>
      </w:r>
    </w:p>
    <w:p w14:paraId="3A83F9D1" w14:textId="77777777" w:rsidR="007A1F44" w:rsidRPr="00977EA3" w:rsidRDefault="007A1F44" w:rsidP="0055376D">
      <w:pPr>
        <w:pStyle w:val="Corpotesto"/>
      </w:pPr>
      <w:r w:rsidRPr="00977EA3">
        <w:t>The &lt;</w:t>
      </w:r>
      <w:proofErr w:type="spellStart"/>
      <w:r w:rsidRPr="00977EA3">
        <w:t>ihe:Concept</w:t>
      </w:r>
      <w:proofErr w:type="spellEnd"/>
      <w:r w:rsidRPr="00977EA3">
        <w:t>/&gt; element is defined as being of the HL7 V3 CE data type.</w:t>
      </w:r>
    </w:p>
    <w:p w14:paraId="741398BF" w14:textId="77777777" w:rsidR="007A1F44" w:rsidRPr="00977EA3" w:rsidRDefault="007A1F44" w:rsidP="0055376D">
      <w:pPr>
        <w:pStyle w:val="Corpotesto"/>
      </w:pPr>
      <w:r w:rsidRPr="00977EA3">
        <w:t xml:space="preserve">The only occurrence of more than one </w:t>
      </w:r>
      <w:proofErr w:type="spellStart"/>
      <w:r w:rsidRPr="00977EA3">
        <w:rPr>
          <w:rFonts w:ascii="Courier New" w:hAnsi="Courier New" w:cs="Courier New"/>
        </w:rPr>
        <w:t>ConceptList</w:t>
      </w:r>
      <w:proofErr w:type="spellEnd"/>
      <w:r w:rsidRPr="00977EA3">
        <w:t xml:space="preserve"> element in a response message shall be for the purpose of returning multiple language representations of the same value set. </w:t>
      </w:r>
    </w:p>
    <w:p w14:paraId="2ED7BEB7" w14:textId="77777777" w:rsidR="007A1F44" w:rsidRPr="00977EA3" w:rsidRDefault="007A1F44" w:rsidP="0055376D">
      <w:pPr>
        <w:pStyle w:val="Corpotesto"/>
      </w:pPr>
      <w:r w:rsidRPr="00977EA3">
        <w:lastRenderedPageBreak/>
        <w:t>A full XML Schema Document for the SVS types is available on the IHE ftp site (see ITI TF-2x: Appendix W).</w:t>
      </w:r>
    </w:p>
    <w:p w14:paraId="25BC388A"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3078" w:name="_Toc398544373"/>
      <w:r w:rsidRPr="00977EA3">
        <w:rPr>
          <w:noProof w:val="0"/>
        </w:rPr>
        <w:t>3.48.5.2 HTTP Binding</w:t>
      </w:r>
      <w:bookmarkEnd w:id="3078"/>
    </w:p>
    <w:p w14:paraId="40D1D99A" w14:textId="073973FC" w:rsidR="007A1F44" w:rsidRPr="00977EA3" w:rsidRDefault="007A1F44" w:rsidP="0055376D">
      <w:pPr>
        <w:pStyle w:val="Corpotesto"/>
      </w:pPr>
      <w:r w:rsidRPr="00977EA3">
        <w:t xml:space="preserve">Value Set Consumers which support the HTTP Binding Option shall use the GET method as defined in RFC2616 for the Retrieve Value Set Request. </w:t>
      </w:r>
    </w:p>
    <w:p w14:paraId="4D95D01F"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3.48.5.2.1 Request Parameters</w:t>
      </w:r>
    </w:p>
    <w:p w14:paraId="075E13AD" w14:textId="77777777" w:rsidR="007A1F44" w:rsidRPr="00977EA3" w:rsidRDefault="007A1F44" w:rsidP="0055376D">
      <w:pPr>
        <w:pStyle w:val="Corpotesto"/>
      </w:pPr>
      <w:r w:rsidRPr="00977EA3">
        <w:t>There are three input parameters, to be provided as part of the URL in the GET request. The parameter values have identical meaning to the ones described in the SOAP binding. These are described in Table 3.48.5.2.1-1.</w:t>
      </w:r>
    </w:p>
    <w:p w14:paraId="1D01D59F" w14:textId="77777777" w:rsidR="007A1F44" w:rsidRPr="00977EA3" w:rsidRDefault="007A1F44" w:rsidP="0055376D">
      <w:pPr>
        <w:pStyle w:val="TableTitle"/>
        <w:rPr>
          <w:noProof w:val="0"/>
        </w:rPr>
      </w:pPr>
      <w:r w:rsidRPr="00977EA3">
        <w:rPr>
          <w:noProof w:val="0"/>
        </w:rPr>
        <w:t xml:space="preserve">Table 3.48.5.2.1-1: The Request Parameters in the </w:t>
      </w:r>
      <w:proofErr w:type="spellStart"/>
      <w:r w:rsidRPr="00977EA3">
        <w:rPr>
          <w:noProof w:val="0"/>
        </w:rPr>
        <w:t>RetrieveMultipleValueSets</w:t>
      </w:r>
      <w:proofErr w:type="spellEnd"/>
      <w:r w:rsidRPr="00977EA3">
        <w:rPr>
          <w:noProof w:val="0"/>
        </w:rPr>
        <w:t xml:space="preserv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0"/>
        <w:gridCol w:w="1398"/>
        <w:gridCol w:w="5784"/>
      </w:tblGrid>
      <w:tr w:rsidR="007A1F44" w:rsidRPr="00977EA3" w14:paraId="34BB6B48" w14:textId="77777777" w:rsidTr="00D372D5">
        <w:trPr>
          <w:cantSplit/>
          <w:tblHeader/>
          <w:jc w:val="center"/>
        </w:trPr>
        <w:tc>
          <w:tcPr>
            <w:tcW w:w="1680" w:type="dxa"/>
            <w:shd w:val="clear" w:color="auto" w:fill="E6E6E6"/>
          </w:tcPr>
          <w:p w14:paraId="6A6CF379" w14:textId="77777777" w:rsidR="007A1F44" w:rsidRPr="00977EA3" w:rsidRDefault="007A1F44" w:rsidP="00A063AC">
            <w:pPr>
              <w:pStyle w:val="TableEntryHeader"/>
              <w:rPr>
                <w:noProof w:val="0"/>
              </w:rPr>
            </w:pPr>
            <w:r w:rsidRPr="00977EA3">
              <w:rPr>
                <w:noProof w:val="0"/>
              </w:rPr>
              <w:t>Parameter</w:t>
            </w:r>
          </w:p>
        </w:tc>
        <w:tc>
          <w:tcPr>
            <w:tcW w:w="1398" w:type="dxa"/>
            <w:shd w:val="clear" w:color="auto" w:fill="E6E6E6"/>
          </w:tcPr>
          <w:p w14:paraId="70C56A6E" w14:textId="77777777" w:rsidR="007A1F44" w:rsidRPr="00977EA3" w:rsidRDefault="007A1F44" w:rsidP="00A53067">
            <w:pPr>
              <w:pStyle w:val="TableEntryHeader"/>
              <w:rPr>
                <w:noProof w:val="0"/>
              </w:rPr>
            </w:pPr>
            <w:r w:rsidRPr="00977EA3">
              <w:rPr>
                <w:noProof w:val="0"/>
              </w:rPr>
              <w:t>Optionality</w:t>
            </w:r>
          </w:p>
        </w:tc>
        <w:tc>
          <w:tcPr>
            <w:tcW w:w="5784" w:type="dxa"/>
            <w:shd w:val="clear" w:color="auto" w:fill="E6E6E6"/>
          </w:tcPr>
          <w:p w14:paraId="6090F95E" w14:textId="77777777" w:rsidR="007A1F44" w:rsidRPr="00977EA3" w:rsidRDefault="007A1F44" w:rsidP="00A53067">
            <w:pPr>
              <w:pStyle w:val="TableEntryHeader"/>
              <w:rPr>
                <w:noProof w:val="0"/>
              </w:rPr>
            </w:pPr>
            <w:r w:rsidRPr="00977EA3">
              <w:rPr>
                <w:noProof w:val="0"/>
              </w:rPr>
              <w:t>Note</w:t>
            </w:r>
          </w:p>
        </w:tc>
      </w:tr>
      <w:tr w:rsidR="007A1F44" w:rsidRPr="00977EA3" w14:paraId="15DA373F" w14:textId="77777777" w:rsidTr="0055376D">
        <w:trPr>
          <w:jc w:val="center"/>
        </w:trPr>
        <w:tc>
          <w:tcPr>
            <w:tcW w:w="1680" w:type="dxa"/>
          </w:tcPr>
          <w:p w14:paraId="150F84B9" w14:textId="77777777" w:rsidR="007A1F44" w:rsidRPr="00977EA3" w:rsidRDefault="007A1F44" w:rsidP="0055376D">
            <w:pPr>
              <w:pStyle w:val="TableEntry"/>
              <w:rPr>
                <w:noProof w:val="0"/>
              </w:rPr>
            </w:pPr>
            <w:r w:rsidRPr="00977EA3">
              <w:rPr>
                <w:noProof w:val="0"/>
              </w:rPr>
              <w:t>Id</w:t>
            </w:r>
          </w:p>
        </w:tc>
        <w:tc>
          <w:tcPr>
            <w:tcW w:w="1398" w:type="dxa"/>
          </w:tcPr>
          <w:p w14:paraId="0F635F56" w14:textId="77777777" w:rsidR="007A1F44" w:rsidRPr="00977EA3" w:rsidRDefault="007A1F44" w:rsidP="0055376D">
            <w:pPr>
              <w:pStyle w:val="TableEntry"/>
              <w:rPr>
                <w:noProof w:val="0"/>
              </w:rPr>
            </w:pPr>
            <w:r w:rsidRPr="00977EA3">
              <w:rPr>
                <w:noProof w:val="0"/>
              </w:rPr>
              <w:t>Required</w:t>
            </w:r>
          </w:p>
        </w:tc>
        <w:tc>
          <w:tcPr>
            <w:tcW w:w="5784" w:type="dxa"/>
          </w:tcPr>
          <w:p w14:paraId="724D2D92" w14:textId="77777777" w:rsidR="007A1F44" w:rsidRPr="00977EA3" w:rsidRDefault="007A1F44" w:rsidP="0055376D">
            <w:pPr>
              <w:pStyle w:val="TableEntry"/>
              <w:rPr>
                <w:noProof w:val="0"/>
              </w:rPr>
            </w:pPr>
            <w:r w:rsidRPr="00977EA3">
              <w:rPr>
                <w:noProof w:val="0"/>
              </w:rPr>
              <w:t>Unique identifier of the Value Set.</w:t>
            </w:r>
          </w:p>
        </w:tc>
      </w:tr>
      <w:tr w:rsidR="007A1F44" w:rsidRPr="00977EA3" w14:paraId="75DD367F" w14:textId="77777777" w:rsidTr="0055376D">
        <w:trPr>
          <w:jc w:val="center"/>
        </w:trPr>
        <w:tc>
          <w:tcPr>
            <w:tcW w:w="1680" w:type="dxa"/>
          </w:tcPr>
          <w:p w14:paraId="6F863371" w14:textId="77777777" w:rsidR="007A1F44" w:rsidRPr="00977EA3" w:rsidRDefault="007A1F44" w:rsidP="0055376D">
            <w:pPr>
              <w:pStyle w:val="TableEntry"/>
              <w:rPr>
                <w:noProof w:val="0"/>
              </w:rPr>
            </w:pPr>
            <w:r w:rsidRPr="00977EA3">
              <w:rPr>
                <w:noProof w:val="0"/>
              </w:rPr>
              <w:t>Version</w:t>
            </w:r>
          </w:p>
        </w:tc>
        <w:tc>
          <w:tcPr>
            <w:tcW w:w="1398" w:type="dxa"/>
          </w:tcPr>
          <w:p w14:paraId="0A7061CD" w14:textId="77777777" w:rsidR="007A1F44" w:rsidRPr="00977EA3" w:rsidRDefault="007A1F44" w:rsidP="0055376D">
            <w:pPr>
              <w:pStyle w:val="TableEntry"/>
              <w:rPr>
                <w:noProof w:val="0"/>
              </w:rPr>
            </w:pPr>
            <w:r w:rsidRPr="00977EA3">
              <w:rPr>
                <w:noProof w:val="0"/>
              </w:rPr>
              <w:t>Optional</w:t>
            </w:r>
          </w:p>
        </w:tc>
        <w:tc>
          <w:tcPr>
            <w:tcW w:w="5784" w:type="dxa"/>
          </w:tcPr>
          <w:p w14:paraId="1464B0BE" w14:textId="77777777" w:rsidR="007A1F44" w:rsidRPr="00977EA3" w:rsidRDefault="007A1F44" w:rsidP="0055376D">
            <w:pPr>
              <w:pStyle w:val="TableEntry"/>
              <w:rPr>
                <w:noProof w:val="0"/>
              </w:rPr>
            </w:pPr>
            <w:r w:rsidRPr="00977EA3">
              <w:rPr>
                <w:noProof w:val="0"/>
              </w:rPr>
              <w:t>The Value Set version.</w:t>
            </w:r>
          </w:p>
        </w:tc>
      </w:tr>
      <w:tr w:rsidR="007A1F44" w:rsidRPr="00977EA3" w14:paraId="0A9A6A22" w14:textId="77777777" w:rsidTr="0055376D">
        <w:trPr>
          <w:jc w:val="center"/>
        </w:trPr>
        <w:tc>
          <w:tcPr>
            <w:tcW w:w="1680" w:type="dxa"/>
          </w:tcPr>
          <w:p w14:paraId="42809F4C" w14:textId="77777777" w:rsidR="007A1F44" w:rsidRPr="00977EA3" w:rsidRDefault="007A1F44" w:rsidP="0055376D">
            <w:pPr>
              <w:pStyle w:val="TableEntry"/>
              <w:rPr>
                <w:noProof w:val="0"/>
              </w:rPr>
            </w:pPr>
            <w:proofErr w:type="spellStart"/>
            <w:r w:rsidRPr="00977EA3">
              <w:rPr>
                <w:noProof w:val="0"/>
              </w:rPr>
              <w:t>lang</w:t>
            </w:r>
            <w:proofErr w:type="spellEnd"/>
          </w:p>
        </w:tc>
        <w:tc>
          <w:tcPr>
            <w:tcW w:w="1398" w:type="dxa"/>
          </w:tcPr>
          <w:p w14:paraId="5B6BF582" w14:textId="77777777" w:rsidR="007A1F44" w:rsidRPr="00977EA3" w:rsidRDefault="007A1F44" w:rsidP="0055376D">
            <w:pPr>
              <w:pStyle w:val="TableEntry"/>
              <w:rPr>
                <w:noProof w:val="0"/>
              </w:rPr>
            </w:pPr>
            <w:r w:rsidRPr="00977EA3">
              <w:rPr>
                <w:noProof w:val="0"/>
              </w:rPr>
              <w:t>Optional</w:t>
            </w:r>
          </w:p>
        </w:tc>
        <w:tc>
          <w:tcPr>
            <w:tcW w:w="5784" w:type="dxa"/>
          </w:tcPr>
          <w:p w14:paraId="57B66054" w14:textId="3F53E881" w:rsidR="007A1F44" w:rsidRPr="00977EA3" w:rsidRDefault="007A1F44" w:rsidP="004D6A78">
            <w:pPr>
              <w:pStyle w:val="TableEntry"/>
              <w:rPr>
                <w:noProof w:val="0"/>
              </w:rPr>
            </w:pPr>
            <w:r w:rsidRPr="00977EA3">
              <w:rPr>
                <w:noProof w:val="0"/>
              </w:rPr>
              <w:t xml:space="preserve">The language locale of the Value Set. If present, it shall be encoded as a string from the set of languages listed in IETF RFC5646 (identical to the values of </w:t>
            </w:r>
            <w:proofErr w:type="spellStart"/>
            <w:r w:rsidRPr="00977EA3">
              <w:rPr>
                <w:noProof w:val="0"/>
              </w:rPr>
              <w:t>xml:lang</w:t>
            </w:r>
            <w:proofErr w:type="spellEnd"/>
            <w:r w:rsidRPr="00977EA3">
              <w:rPr>
                <w:noProof w:val="0"/>
              </w:rPr>
              <w:t>, described in the SOAP binding). If present, the Accept-Language field of the HTTP Header may also contain the same value (see Section 14.4 of IETF RFC2616).</w:t>
            </w:r>
          </w:p>
        </w:tc>
      </w:tr>
    </w:tbl>
    <w:p w14:paraId="60E6583E" w14:textId="77777777" w:rsidR="007A1F44" w:rsidRPr="00977EA3" w:rsidRDefault="007A1F44" w:rsidP="0055376D">
      <w:pPr>
        <w:pStyle w:val="Corpotesto"/>
      </w:pPr>
    </w:p>
    <w:p w14:paraId="7FD41DB5" w14:textId="77777777" w:rsidR="007A1F44" w:rsidRPr="00977EA3" w:rsidRDefault="007A1F44" w:rsidP="0055376D">
      <w:pPr>
        <w:pStyle w:val="Corpotesto"/>
      </w:pPr>
      <w:r w:rsidRPr="00977EA3">
        <w:t>The full URL for the HTTP binding looks as follows:</w:t>
      </w:r>
    </w:p>
    <w:p w14:paraId="0784AB22" w14:textId="77777777" w:rsidR="007A1F44" w:rsidRPr="00977EA3" w:rsidRDefault="007A1F44" w:rsidP="0055376D">
      <w:pPr>
        <w:pStyle w:val="Corpotesto"/>
        <w:rPr>
          <w:rFonts w:ascii="Courier New" w:hAnsi="Courier New" w:cs="Courier New"/>
          <w:szCs w:val="24"/>
        </w:rPr>
      </w:pPr>
      <w:r w:rsidRPr="00977EA3">
        <w:tab/>
      </w:r>
      <w:r w:rsidRPr="00977EA3">
        <w:rPr>
          <w:rFonts w:ascii="Courier New" w:hAnsi="Courier New" w:cs="Courier New"/>
          <w:szCs w:val="24"/>
        </w:rPr>
        <w:t>https://example.com/RetrieveValueSet?id=1.2.840.10008.6.1.308&amp;version=20061023&amp;lang=en-US</w:t>
      </w:r>
    </w:p>
    <w:p w14:paraId="07A5ECEE" w14:textId="77777777" w:rsidR="007A1F44" w:rsidRPr="00977EA3" w:rsidRDefault="007A1F44" w:rsidP="0055376D">
      <w:pPr>
        <w:pStyle w:val="Note"/>
      </w:pPr>
      <w:r w:rsidRPr="00977EA3">
        <w:t xml:space="preserve">Note: </w:t>
      </w:r>
      <w:r w:rsidRPr="00977EA3">
        <w:tab/>
        <w:t>“</w:t>
      </w:r>
      <w:proofErr w:type="spellStart"/>
      <w:r w:rsidRPr="00977EA3">
        <w:t>en</w:t>
      </w:r>
      <w:proofErr w:type="spellEnd"/>
      <w:r w:rsidRPr="00977EA3">
        <w:t>-US” will not match “</w:t>
      </w:r>
      <w:proofErr w:type="spellStart"/>
      <w:r w:rsidRPr="00977EA3">
        <w:t>en</w:t>
      </w:r>
      <w:proofErr w:type="spellEnd"/>
      <w:r w:rsidRPr="00977EA3">
        <w:t xml:space="preserve">”. For applications that need a more sophisticated user sensitive language matching capability, omitting the </w:t>
      </w:r>
      <w:proofErr w:type="spellStart"/>
      <w:r w:rsidRPr="00977EA3">
        <w:t>lang</w:t>
      </w:r>
      <w:proofErr w:type="spellEnd"/>
      <w:r w:rsidRPr="00977EA3">
        <w:t xml:space="preserve"> parameter will return all languages so that the application can make a determination of which language best fits the current user.</w:t>
      </w:r>
    </w:p>
    <w:p w14:paraId="037F1512"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3.48.5.2.2 HTTP Response</w:t>
      </w:r>
    </w:p>
    <w:p w14:paraId="3D580644" w14:textId="59049D52" w:rsidR="007A1F44" w:rsidRPr="00977EA3" w:rsidRDefault="007A1F44" w:rsidP="0055376D">
      <w:pPr>
        <w:pStyle w:val="Corpotesto"/>
      </w:pPr>
      <w:r w:rsidRPr="00977EA3">
        <w:t>Value Set Repositories shall format the response to the HTTP GET operation as an HTTP response message as defined in IETF RFC2616.</w:t>
      </w:r>
    </w:p>
    <w:p w14:paraId="74F5376A" w14:textId="21143F10" w:rsidR="007A1F44" w:rsidRPr="00977EA3" w:rsidRDefault="007A1F44" w:rsidP="0055376D">
      <w:pPr>
        <w:pStyle w:val="Corpotesto"/>
      </w:pPr>
      <w:r w:rsidRPr="00977EA3">
        <w:t>The Content-Type field of the HTTP header shall be “text/xml” (see Section 14.4 of IETF RFC2616).</w:t>
      </w:r>
    </w:p>
    <w:p w14:paraId="7E5BE01B" w14:textId="77777777" w:rsidR="007A1F44" w:rsidRPr="00977EA3" w:rsidRDefault="007A1F44" w:rsidP="0055376D">
      <w:pPr>
        <w:pStyle w:val="Corpotesto"/>
      </w:pPr>
      <w:r w:rsidRPr="00977EA3">
        <w:t xml:space="preserve">The content of the HTTP response message shall be an XML encoded Expanded Value Set that complies with the SVS schema. The XML format shall be identical to the body of the SOAP response described in the SOAP binding. The Expanded Value Set shall correspond to the Values Set identified by the Value Set Unique ID in the </w:t>
      </w:r>
      <w:r w:rsidRPr="00977EA3">
        <w:rPr>
          <w:i/>
        </w:rPr>
        <w:t>id</w:t>
      </w:r>
      <w:r w:rsidRPr="00977EA3">
        <w:t xml:space="preserve"> parameter, the Value Set Version in the </w:t>
      </w:r>
      <w:r w:rsidRPr="00977EA3">
        <w:rPr>
          <w:i/>
        </w:rPr>
        <w:t>version</w:t>
      </w:r>
      <w:r w:rsidRPr="00977EA3">
        <w:t xml:space="preserve"> parameter, and the language in the </w:t>
      </w:r>
      <w:proofErr w:type="spellStart"/>
      <w:r w:rsidRPr="00977EA3">
        <w:rPr>
          <w:i/>
        </w:rPr>
        <w:t>lang</w:t>
      </w:r>
      <w:proofErr w:type="spellEnd"/>
      <w:r w:rsidRPr="00977EA3">
        <w:t xml:space="preserve"> parameter. </w:t>
      </w:r>
    </w:p>
    <w:p w14:paraId="25B15CBA" w14:textId="110B7668" w:rsidR="007A1F44" w:rsidRPr="00977EA3" w:rsidRDefault="007A1F44" w:rsidP="0055376D">
      <w:pPr>
        <w:pStyle w:val="Corpotesto"/>
      </w:pPr>
      <w:r w:rsidRPr="00977EA3">
        <w:t>An informative WSDL file containing both SOAP and HTTP bindings for the Value Set Repository can be found on the IHE ftp site (see ITI TF-2x: Appendix W).</w:t>
      </w:r>
    </w:p>
    <w:p w14:paraId="203F1B39"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3079" w:name="_Toc398544374"/>
      <w:r w:rsidRPr="00977EA3">
        <w:rPr>
          <w:noProof w:val="0"/>
        </w:rPr>
        <w:lastRenderedPageBreak/>
        <w:t>3.48.5.3 Sample SOAP Messages</w:t>
      </w:r>
      <w:bookmarkEnd w:id="3079"/>
    </w:p>
    <w:p w14:paraId="30041068" w14:textId="77777777" w:rsidR="007A1F44" w:rsidRPr="00977EA3" w:rsidRDefault="007A1F44" w:rsidP="0055376D">
      <w:pPr>
        <w:pStyle w:val="Corpotesto"/>
      </w:pPr>
      <w:r w:rsidRPr="00977EA3">
        <w:t>The samples in the following two sections show a typical SOAP request and its corresponding SOAP response. The sample messages also show the WS-Addressing headers &lt;Action/&gt;, &lt;</w:t>
      </w:r>
      <w:proofErr w:type="spellStart"/>
      <w:r w:rsidRPr="00977EA3">
        <w:t>MessageID</w:t>
      </w:r>
      <w:proofErr w:type="spellEnd"/>
      <w:r w:rsidRPr="00977EA3">
        <w:t>/&gt;, &lt;</w:t>
      </w:r>
      <w:proofErr w:type="spellStart"/>
      <w:r w:rsidRPr="00977EA3">
        <w:t>ReplyTo</w:t>
      </w:r>
      <w:proofErr w:type="spellEnd"/>
      <w:r w:rsidRPr="00977EA3">
        <w:t xml:space="preserve">/&gt;…; these WS-Addressing headers are populated according to the W3C WS-Addressing standard. </w:t>
      </w:r>
    </w:p>
    <w:p w14:paraId="26F63030" w14:textId="77777777" w:rsidR="007A1F44" w:rsidRPr="00977EA3" w:rsidRDefault="007A1F44" w:rsidP="0055376D">
      <w:pPr>
        <w:pStyle w:val="Corpotesto"/>
      </w:pPr>
      <w:r w:rsidRPr="00977EA3">
        <w:t>All of the samples presented in this section are also available online on the IHE FTP site (see ITI TF-2x: Appendix W).</w:t>
      </w:r>
    </w:p>
    <w:p w14:paraId="4DA36313"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3.48.5.3.1 Sample Retrieve Value Set SOAP Request</w:t>
      </w:r>
    </w:p>
    <w:p w14:paraId="101CAE3E" w14:textId="77777777" w:rsidR="007A1F44" w:rsidRPr="00977EA3" w:rsidRDefault="007A1F44" w:rsidP="003462A5">
      <w:pPr>
        <w:pStyle w:val="Corpotesto"/>
      </w:pPr>
    </w:p>
    <w:p w14:paraId="375527F0" w14:textId="77777777" w:rsidR="007A1F44" w:rsidRPr="00977EA3" w:rsidRDefault="007A1F44" w:rsidP="0063062C">
      <w:pPr>
        <w:pStyle w:val="XMLExample"/>
        <w:rPr>
          <w:lang w:val="en-US"/>
        </w:rPr>
      </w:pPr>
      <w:r w:rsidRPr="00977EA3">
        <w:rPr>
          <w:lang w:val="en-US"/>
        </w:rPr>
        <w:t>&lt;?xml version="1.0" encoding="UTF-8"?&gt;</w:t>
      </w:r>
      <w:r w:rsidRPr="00977EA3">
        <w:rPr>
          <w:lang w:val="en-US"/>
        </w:rPr>
        <w:br/>
        <w:t>&lt;</w:t>
      </w:r>
      <w:proofErr w:type="spellStart"/>
      <w:r w:rsidRPr="00977EA3">
        <w:rPr>
          <w:lang w:val="en-US"/>
        </w:rPr>
        <w:t>s:Envelope</w:t>
      </w:r>
      <w:proofErr w:type="spellEnd"/>
      <w:r w:rsidRPr="00977EA3">
        <w:rPr>
          <w:lang w:val="en-US"/>
        </w:rPr>
        <w:t xml:space="preserve"> </w:t>
      </w:r>
      <w:proofErr w:type="spellStart"/>
      <w:r w:rsidRPr="00977EA3">
        <w:rPr>
          <w:lang w:val="en-US"/>
        </w:rPr>
        <w:t>xmlns:s</w:t>
      </w:r>
      <w:proofErr w:type="spellEnd"/>
      <w:r w:rsidRPr="00977EA3">
        <w:rPr>
          <w:lang w:val="en-US"/>
        </w:rPr>
        <w:t>="http://www.w3.org/2003/05/soap-envelope"</w:t>
      </w:r>
      <w:r w:rsidRPr="00977EA3">
        <w:rPr>
          <w:lang w:val="en-US"/>
        </w:rPr>
        <w:br/>
        <w:t xml:space="preserve">    </w:t>
      </w:r>
      <w:proofErr w:type="spellStart"/>
      <w:r w:rsidRPr="00977EA3">
        <w:rPr>
          <w:lang w:val="en-US"/>
        </w:rPr>
        <w:t>xmlns:a</w:t>
      </w:r>
      <w:proofErr w:type="spellEnd"/>
      <w:r w:rsidRPr="00977EA3">
        <w:rPr>
          <w:lang w:val="en-US"/>
        </w:rPr>
        <w:t>="http://www.w3.org/2005/08/addressing"&gt;</w:t>
      </w:r>
      <w:r w:rsidRPr="00977EA3">
        <w:rPr>
          <w:lang w:val="en-US"/>
        </w:rPr>
        <w:br/>
        <w:t xml:space="preserve">    &lt;</w:t>
      </w:r>
      <w:proofErr w:type="spellStart"/>
      <w:r w:rsidRPr="00977EA3">
        <w:rPr>
          <w:lang w:val="en-US"/>
        </w:rPr>
        <w:t>s:Header</w:t>
      </w:r>
      <w:proofErr w:type="spellEnd"/>
      <w:r w:rsidRPr="00977EA3">
        <w:rPr>
          <w:lang w:val="en-US"/>
        </w:rPr>
        <w:t>&gt;</w:t>
      </w:r>
      <w:r w:rsidRPr="00977EA3">
        <w:rPr>
          <w:lang w:val="en-US"/>
        </w:rPr>
        <w:br/>
        <w:t xml:space="preserve">        &lt;</w:t>
      </w:r>
      <w:proofErr w:type="spellStart"/>
      <w:r w:rsidRPr="00977EA3">
        <w:rPr>
          <w:lang w:val="en-US"/>
        </w:rPr>
        <w:t>a:Action</w:t>
      </w:r>
      <w:proofErr w:type="spellEnd"/>
      <w:r w:rsidRPr="00977EA3">
        <w:rPr>
          <w:lang w:val="en-US"/>
        </w:rPr>
        <w:t xml:space="preserve"> s:mustUnderstand="1"&gt;urn:ihe:iti:2008:RetrieveValueSet&lt;/a:Action&gt;</w:t>
      </w:r>
      <w:r w:rsidRPr="00977EA3">
        <w:rPr>
          <w:lang w:val="en-US"/>
        </w:rPr>
        <w:br/>
        <w:t xml:space="preserve">        &lt;a:MessageID&gt;urn:uuid:0fbfdced-6c01-4d09-a110-2201afedaa02&lt;/a:MessageID&gt;</w:t>
      </w:r>
      <w:r w:rsidRPr="00977EA3">
        <w:rPr>
          <w:lang w:val="en-US"/>
        </w:rPr>
        <w:br/>
        <w:t xml:space="preserve">        &lt;</w:t>
      </w:r>
      <w:proofErr w:type="spellStart"/>
      <w:r w:rsidRPr="00977EA3">
        <w:rPr>
          <w:lang w:val="en-US"/>
        </w:rPr>
        <w:t>a:ReplyTo</w:t>
      </w:r>
      <w:proofErr w:type="spellEnd"/>
      <w:r w:rsidRPr="00977EA3">
        <w:rPr>
          <w:lang w:val="en-US"/>
        </w:rPr>
        <w:t>&gt;</w:t>
      </w:r>
      <w:r w:rsidRPr="00977EA3">
        <w:rPr>
          <w:lang w:val="en-US"/>
        </w:rPr>
        <w:br/>
        <w:t xml:space="preserve">            &lt;a:Address&gt;http://www.w3.org/2005/08/addressing/anonymous&lt;/a:Address&gt;</w:t>
      </w:r>
      <w:r w:rsidRPr="00977EA3">
        <w:rPr>
          <w:lang w:val="en-US"/>
        </w:rPr>
        <w:br/>
        <w:t xml:space="preserve">        &lt;/</w:t>
      </w:r>
      <w:proofErr w:type="spellStart"/>
      <w:r w:rsidRPr="00977EA3">
        <w:rPr>
          <w:lang w:val="en-US"/>
        </w:rPr>
        <w:t>a:ReplyTo</w:t>
      </w:r>
      <w:proofErr w:type="spellEnd"/>
      <w:r w:rsidRPr="00977EA3">
        <w:rPr>
          <w:lang w:val="en-US"/>
        </w:rPr>
        <w:t>&gt;</w:t>
      </w:r>
      <w:r w:rsidRPr="00977EA3">
        <w:rPr>
          <w:lang w:val="en-US"/>
        </w:rPr>
        <w:br/>
        <w:t xml:space="preserve">        &lt;</w:t>
      </w:r>
      <w:proofErr w:type="spellStart"/>
      <w:r w:rsidRPr="00977EA3">
        <w:rPr>
          <w:lang w:val="en-US"/>
        </w:rPr>
        <w:t>a:To</w:t>
      </w:r>
      <w:proofErr w:type="spellEnd"/>
      <w:r w:rsidRPr="00977EA3">
        <w:rPr>
          <w:lang w:val="en-US"/>
        </w:rPr>
        <w:t xml:space="preserve"> s:mustUnderstand="1"&gt;http://valuesetrepository/&lt;/a:To&gt;</w:t>
      </w:r>
      <w:r w:rsidRPr="00977EA3">
        <w:rPr>
          <w:lang w:val="en-US"/>
        </w:rPr>
        <w:br/>
        <w:t xml:space="preserve">    &lt;/</w:t>
      </w:r>
      <w:proofErr w:type="spellStart"/>
      <w:r w:rsidRPr="00977EA3">
        <w:rPr>
          <w:lang w:val="en-US"/>
        </w:rPr>
        <w:t>s:Header</w:t>
      </w:r>
      <w:proofErr w:type="spellEnd"/>
      <w:r w:rsidRPr="00977EA3">
        <w:rPr>
          <w:lang w:val="en-US"/>
        </w:rPr>
        <w:t>&gt;</w:t>
      </w:r>
      <w:r w:rsidRPr="00977EA3">
        <w:rPr>
          <w:lang w:val="en-US"/>
        </w:rPr>
        <w:br/>
        <w:t xml:space="preserve">    &lt;</w:t>
      </w:r>
      <w:proofErr w:type="spellStart"/>
      <w:r w:rsidRPr="00977EA3">
        <w:rPr>
          <w:lang w:val="en-US"/>
        </w:rPr>
        <w:t>s:Body</w:t>
      </w:r>
      <w:proofErr w:type="spellEnd"/>
      <w:r w:rsidRPr="00977EA3">
        <w:rPr>
          <w:lang w:val="en-US"/>
        </w:rPr>
        <w:t>&gt;</w:t>
      </w:r>
      <w:r w:rsidRPr="00977EA3">
        <w:rPr>
          <w:lang w:val="en-US"/>
        </w:rPr>
        <w:br/>
        <w:t xml:space="preserve">        &lt;</w:t>
      </w:r>
      <w:proofErr w:type="spellStart"/>
      <w:r w:rsidRPr="00977EA3">
        <w:rPr>
          <w:lang w:val="en-US"/>
        </w:rPr>
        <w:t>RetrieveValueSetRequest</w:t>
      </w:r>
      <w:proofErr w:type="spellEnd"/>
      <w:r w:rsidRPr="00977EA3">
        <w:rPr>
          <w:lang w:val="en-US"/>
        </w:rPr>
        <w:t xml:space="preserve"> </w:t>
      </w:r>
      <w:proofErr w:type="spellStart"/>
      <w:r w:rsidRPr="00977EA3">
        <w:rPr>
          <w:lang w:val="en-US"/>
        </w:rPr>
        <w:t>xmlns:xsi</w:t>
      </w:r>
      <w:proofErr w:type="spellEnd"/>
      <w:r w:rsidRPr="00977EA3">
        <w:rPr>
          <w:lang w:val="en-US"/>
        </w:rPr>
        <w:t>="http://www.w3.org/2001/XMLSchema-instance"</w:t>
      </w:r>
      <w:r w:rsidRPr="00977EA3">
        <w:rPr>
          <w:lang w:val="en-US"/>
        </w:rPr>
        <w:br/>
        <w:t xml:space="preserve">             </w:t>
      </w:r>
      <w:proofErr w:type="spellStart"/>
      <w:r w:rsidRPr="00977EA3">
        <w:rPr>
          <w:lang w:val="en-US"/>
        </w:rPr>
        <w:t>xmlns</w:t>
      </w:r>
      <w:proofErr w:type="spellEnd"/>
      <w:r w:rsidRPr="00977EA3">
        <w:rPr>
          <w:lang w:val="en-US"/>
        </w:rPr>
        <w:t>="urn:ihe:iti:svs:2008"&gt;</w:t>
      </w:r>
      <w:r w:rsidRPr="00977EA3">
        <w:rPr>
          <w:lang w:val="en-US"/>
        </w:rPr>
        <w:br/>
        <w:t xml:space="preserve">            &lt;</w:t>
      </w:r>
      <w:proofErr w:type="spellStart"/>
      <w:r w:rsidRPr="00977EA3">
        <w:rPr>
          <w:lang w:val="en-US"/>
        </w:rPr>
        <w:t>ValueSet</w:t>
      </w:r>
      <w:proofErr w:type="spellEnd"/>
      <w:r w:rsidRPr="00977EA3">
        <w:rPr>
          <w:lang w:val="en-US"/>
        </w:rPr>
        <w:t xml:space="preserve"> id="1.2.840.10008.6.1.308" </w:t>
      </w:r>
      <w:proofErr w:type="spellStart"/>
      <w:r w:rsidRPr="00977EA3">
        <w:rPr>
          <w:lang w:val="en-US"/>
        </w:rPr>
        <w:t>xml:lang</w:t>
      </w:r>
      <w:proofErr w:type="spellEnd"/>
      <w:r w:rsidRPr="00977EA3">
        <w:rPr>
          <w:lang w:val="en-US"/>
        </w:rPr>
        <w:t>="</w:t>
      </w:r>
      <w:proofErr w:type="spellStart"/>
      <w:r w:rsidRPr="00977EA3">
        <w:rPr>
          <w:lang w:val="en-US"/>
        </w:rPr>
        <w:t>en</w:t>
      </w:r>
      <w:proofErr w:type="spellEnd"/>
      <w:r w:rsidRPr="00977EA3">
        <w:rPr>
          <w:lang w:val="en-US"/>
        </w:rPr>
        <w:t>-EN"/&gt;</w:t>
      </w:r>
      <w:r w:rsidRPr="00977EA3">
        <w:rPr>
          <w:lang w:val="en-US"/>
        </w:rPr>
        <w:br/>
        <w:t xml:space="preserve">        &lt;/</w:t>
      </w:r>
      <w:proofErr w:type="spellStart"/>
      <w:r w:rsidRPr="00977EA3">
        <w:rPr>
          <w:lang w:val="en-US"/>
        </w:rPr>
        <w:t>RetrieveValueSetRequest</w:t>
      </w:r>
      <w:proofErr w:type="spellEnd"/>
      <w:r w:rsidRPr="00977EA3">
        <w:rPr>
          <w:lang w:val="en-US"/>
        </w:rPr>
        <w:t>&gt;</w:t>
      </w:r>
      <w:r w:rsidRPr="00977EA3">
        <w:rPr>
          <w:lang w:val="en-US"/>
        </w:rPr>
        <w:br/>
        <w:t xml:space="preserve">    &lt;/</w:t>
      </w:r>
      <w:proofErr w:type="spellStart"/>
      <w:r w:rsidRPr="00977EA3">
        <w:rPr>
          <w:lang w:val="en-US"/>
        </w:rPr>
        <w:t>s:Body</w:t>
      </w:r>
      <w:proofErr w:type="spellEnd"/>
      <w:r w:rsidRPr="00977EA3">
        <w:rPr>
          <w:lang w:val="en-US"/>
        </w:rPr>
        <w:t>&gt;</w:t>
      </w:r>
      <w:r w:rsidRPr="00977EA3">
        <w:rPr>
          <w:lang w:val="en-US"/>
        </w:rPr>
        <w:br/>
        <w:t>&lt;/</w:t>
      </w:r>
      <w:proofErr w:type="spellStart"/>
      <w:r w:rsidRPr="00977EA3">
        <w:rPr>
          <w:lang w:val="en-US"/>
        </w:rPr>
        <w:t>s:Envelope</w:t>
      </w:r>
      <w:proofErr w:type="spellEnd"/>
      <w:r w:rsidRPr="00977EA3">
        <w:rPr>
          <w:lang w:val="en-US"/>
        </w:rPr>
        <w:t>&gt;</w:t>
      </w:r>
    </w:p>
    <w:p w14:paraId="58E9EA7E"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3.48.5.3.2 Sample Retrieve Value Set SOAP Response</w:t>
      </w:r>
    </w:p>
    <w:p w14:paraId="20D5C87B" w14:textId="77777777" w:rsidR="007A1F44" w:rsidRPr="00977EA3" w:rsidRDefault="007A1F44" w:rsidP="003462A5">
      <w:pPr>
        <w:pStyle w:val="Corpotesto"/>
      </w:pPr>
    </w:p>
    <w:p w14:paraId="4478CEF4" w14:textId="77777777" w:rsidR="007A1F44" w:rsidRPr="00977EA3" w:rsidRDefault="007A1F44" w:rsidP="00601E92">
      <w:pPr>
        <w:pStyle w:val="XMLExample"/>
        <w:rPr>
          <w:lang w:val="en-US"/>
        </w:rPr>
      </w:pPr>
      <w:r w:rsidRPr="00977EA3">
        <w:rPr>
          <w:lang w:val="en-US"/>
        </w:rPr>
        <w:t>&lt;?xml version="1.0" encoding="UTF-8"?&gt;</w:t>
      </w:r>
    </w:p>
    <w:p w14:paraId="69A8504A" w14:textId="77777777" w:rsidR="007A1F44" w:rsidRPr="00977EA3" w:rsidRDefault="007A1F44" w:rsidP="00601E92">
      <w:pPr>
        <w:pStyle w:val="XMLExample"/>
        <w:rPr>
          <w:lang w:val="en-US"/>
        </w:rPr>
      </w:pPr>
      <w:r w:rsidRPr="00977EA3">
        <w:rPr>
          <w:lang w:val="en-US"/>
        </w:rPr>
        <w:t>&lt;</w:t>
      </w:r>
      <w:proofErr w:type="spellStart"/>
      <w:r w:rsidRPr="00977EA3">
        <w:rPr>
          <w:lang w:val="en-US"/>
        </w:rPr>
        <w:t>s:Envelope</w:t>
      </w:r>
      <w:proofErr w:type="spellEnd"/>
      <w:r w:rsidRPr="00977EA3">
        <w:rPr>
          <w:lang w:val="en-US"/>
        </w:rPr>
        <w:t xml:space="preserve"> </w:t>
      </w:r>
      <w:proofErr w:type="spellStart"/>
      <w:r w:rsidRPr="00977EA3">
        <w:rPr>
          <w:lang w:val="en-US"/>
        </w:rPr>
        <w:t>xmlns:a</w:t>
      </w:r>
      <w:proofErr w:type="spellEnd"/>
      <w:r w:rsidRPr="00977EA3">
        <w:rPr>
          <w:lang w:val="en-US"/>
        </w:rPr>
        <w:t>="http://www.w3.org/2005/08/addressing"</w:t>
      </w:r>
    </w:p>
    <w:p w14:paraId="791D0511" w14:textId="77777777" w:rsidR="007A1F44" w:rsidRPr="00977EA3" w:rsidRDefault="007A1F44" w:rsidP="00601E92">
      <w:pPr>
        <w:pStyle w:val="XMLExample"/>
        <w:rPr>
          <w:lang w:val="en-US"/>
        </w:rPr>
      </w:pPr>
      <w:r w:rsidRPr="00977EA3">
        <w:rPr>
          <w:lang w:val="en-US"/>
        </w:rPr>
        <w:t xml:space="preserve"> </w:t>
      </w:r>
      <w:proofErr w:type="spellStart"/>
      <w:r w:rsidRPr="00977EA3">
        <w:rPr>
          <w:lang w:val="en-US"/>
        </w:rPr>
        <w:t>xmlns:s</w:t>
      </w:r>
      <w:proofErr w:type="spellEnd"/>
      <w:r w:rsidRPr="00977EA3">
        <w:rPr>
          <w:lang w:val="en-US"/>
        </w:rPr>
        <w:t>="http://www.w3.org/2003/05/soap-envelope"&gt;</w:t>
      </w:r>
    </w:p>
    <w:p w14:paraId="69584360"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s:Header</w:t>
      </w:r>
      <w:proofErr w:type="spellEnd"/>
      <w:r w:rsidRPr="00977EA3">
        <w:rPr>
          <w:lang w:val="en-US"/>
        </w:rPr>
        <w:t>&gt;</w:t>
      </w:r>
    </w:p>
    <w:p w14:paraId="7A1DB0C8"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a:Action</w:t>
      </w:r>
      <w:proofErr w:type="spellEnd"/>
      <w:r w:rsidRPr="00977EA3">
        <w:rPr>
          <w:lang w:val="en-US"/>
        </w:rPr>
        <w:t xml:space="preserve"> s:mustUnderstand="1"&gt;urn:ihe:iti:2008:RetrieveValueSetResponse&lt;/a:Action&gt;</w:t>
      </w:r>
    </w:p>
    <w:p w14:paraId="6013F2F9" w14:textId="77777777" w:rsidR="007A1F44" w:rsidRPr="00977EA3" w:rsidRDefault="007A1F44" w:rsidP="00601E92">
      <w:pPr>
        <w:pStyle w:val="XMLExample"/>
        <w:rPr>
          <w:lang w:val="en-US"/>
        </w:rPr>
      </w:pPr>
      <w:r w:rsidRPr="00977EA3">
        <w:rPr>
          <w:lang w:val="en-US"/>
        </w:rPr>
        <w:t xml:space="preserve">        &lt;a:RelatesTo&gt;urn:uuid:0fbfdced-6c01-4d09-a110-2201afedaa02&lt;/a:RelatesTo&gt;</w:t>
      </w:r>
    </w:p>
    <w:p w14:paraId="785D2048"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s:Header</w:t>
      </w:r>
      <w:proofErr w:type="spellEnd"/>
      <w:r w:rsidRPr="00977EA3">
        <w:rPr>
          <w:lang w:val="en-US"/>
        </w:rPr>
        <w:t>&gt;</w:t>
      </w:r>
    </w:p>
    <w:p w14:paraId="27AC6497"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s:Body</w:t>
      </w:r>
      <w:proofErr w:type="spellEnd"/>
      <w:r w:rsidRPr="00977EA3">
        <w:rPr>
          <w:lang w:val="en-US"/>
        </w:rPr>
        <w:t>&gt;</w:t>
      </w:r>
    </w:p>
    <w:p w14:paraId="1B9BC734"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RetrieveValueSetResponse</w:t>
      </w:r>
      <w:proofErr w:type="spellEnd"/>
      <w:r w:rsidRPr="00977EA3">
        <w:rPr>
          <w:lang w:val="en-US"/>
        </w:rPr>
        <w:t xml:space="preserve"> </w:t>
      </w:r>
      <w:proofErr w:type="spellStart"/>
      <w:r w:rsidRPr="00977EA3">
        <w:rPr>
          <w:lang w:val="en-US"/>
        </w:rPr>
        <w:t>xmlns:xsi</w:t>
      </w:r>
      <w:proofErr w:type="spellEnd"/>
      <w:r w:rsidRPr="00977EA3">
        <w:rPr>
          <w:lang w:val="en-US"/>
        </w:rPr>
        <w:t>="http://www.w3.org/2001/XMLSchema-instance"</w:t>
      </w:r>
    </w:p>
    <w:p w14:paraId="4235E145" w14:textId="77777777" w:rsidR="007A1F44" w:rsidRPr="00977EA3" w:rsidRDefault="007A1F44" w:rsidP="00601E92">
      <w:pPr>
        <w:pStyle w:val="XMLExample"/>
        <w:rPr>
          <w:lang w:val="en-US"/>
        </w:rPr>
      </w:pPr>
      <w:r w:rsidRPr="00977EA3">
        <w:rPr>
          <w:lang w:val="en-US"/>
        </w:rPr>
        <w:t xml:space="preserve">            </w:t>
      </w:r>
      <w:proofErr w:type="spellStart"/>
      <w:r w:rsidRPr="00977EA3">
        <w:rPr>
          <w:lang w:val="en-US"/>
        </w:rPr>
        <w:t>xmlns</w:t>
      </w:r>
      <w:proofErr w:type="spellEnd"/>
      <w:r w:rsidRPr="00977EA3">
        <w:rPr>
          <w:lang w:val="en-US"/>
        </w:rPr>
        <w:t xml:space="preserve">="urn:ihe:iti:svs:2008" </w:t>
      </w:r>
      <w:proofErr w:type="spellStart"/>
      <w:r w:rsidRPr="00977EA3">
        <w:rPr>
          <w:lang w:val="en-US"/>
        </w:rPr>
        <w:t>cacheExpirationHint</w:t>
      </w:r>
      <w:proofErr w:type="spellEnd"/>
      <w:r w:rsidRPr="00977EA3">
        <w:rPr>
          <w:lang w:val="en-US"/>
        </w:rPr>
        <w:t>="2008-08-15T00:00:00-05:00"&gt;</w:t>
      </w:r>
    </w:p>
    <w:p w14:paraId="280FE391"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ValueSet</w:t>
      </w:r>
      <w:proofErr w:type="spellEnd"/>
      <w:r w:rsidRPr="00977EA3">
        <w:rPr>
          <w:lang w:val="en-US"/>
        </w:rPr>
        <w:t xml:space="preserve"> id="1.2.840.10008.6.1.308"</w:t>
      </w:r>
    </w:p>
    <w:p w14:paraId="049A00CE" w14:textId="77777777" w:rsidR="007A1F44" w:rsidRPr="00977EA3" w:rsidRDefault="007A1F44" w:rsidP="00601E92">
      <w:pPr>
        <w:pStyle w:val="XMLExample"/>
        <w:rPr>
          <w:lang w:val="en-US"/>
        </w:rPr>
      </w:pPr>
      <w:r w:rsidRPr="00977EA3">
        <w:rPr>
          <w:lang w:val="en-US"/>
        </w:rPr>
        <w:t xml:space="preserve">                </w:t>
      </w:r>
      <w:proofErr w:type="spellStart"/>
      <w:r w:rsidRPr="00977EA3">
        <w:rPr>
          <w:lang w:val="en-US"/>
        </w:rPr>
        <w:t>displayName</w:t>
      </w:r>
      <w:proofErr w:type="spellEnd"/>
      <w:r w:rsidRPr="00977EA3">
        <w:rPr>
          <w:lang w:val="en-US"/>
        </w:rPr>
        <w:t>="Common Anatomic Regions Context ID 4031" version="20061023"&gt;</w:t>
      </w:r>
    </w:p>
    <w:p w14:paraId="231D8B1F" w14:textId="77777777" w:rsidR="007A1F44" w:rsidRPr="00E63AF6" w:rsidRDefault="007A1F44" w:rsidP="00601E92">
      <w:pPr>
        <w:pStyle w:val="XMLExample"/>
        <w:rPr>
          <w:lang w:val="nl-NL"/>
          <w:rPrChange w:id="3080" w:author="Gregorio Canal" w:date="2019-05-22T14:54:00Z">
            <w:rPr>
              <w:lang w:val="en-US"/>
            </w:rPr>
          </w:rPrChange>
        </w:rPr>
      </w:pPr>
      <w:r w:rsidRPr="00977EA3">
        <w:rPr>
          <w:lang w:val="en-US"/>
        </w:rPr>
        <w:t xml:space="preserve">                </w:t>
      </w:r>
      <w:r w:rsidRPr="00E63AF6">
        <w:rPr>
          <w:lang w:val="nl-NL"/>
          <w:rPrChange w:id="3081" w:author="Gregorio Canal" w:date="2019-05-22T14:54:00Z">
            <w:rPr>
              <w:lang w:val="en-US"/>
            </w:rPr>
          </w:rPrChange>
        </w:rPr>
        <w:t>&lt;</w:t>
      </w:r>
      <w:proofErr w:type="spellStart"/>
      <w:r w:rsidRPr="00E63AF6">
        <w:rPr>
          <w:lang w:val="nl-NL"/>
          <w:rPrChange w:id="3082" w:author="Gregorio Canal" w:date="2019-05-22T14:54:00Z">
            <w:rPr>
              <w:lang w:val="en-US"/>
            </w:rPr>
          </w:rPrChange>
        </w:rPr>
        <w:t>ConceptList</w:t>
      </w:r>
      <w:proofErr w:type="spellEnd"/>
      <w:r w:rsidRPr="00E63AF6">
        <w:rPr>
          <w:lang w:val="nl-NL"/>
          <w:rPrChange w:id="3083" w:author="Gregorio Canal" w:date="2019-05-22T14:54:00Z">
            <w:rPr>
              <w:lang w:val="en-US"/>
            </w:rPr>
          </w:rPrChange>
        </w:rPr>
        <w:t xml:space="preserve"> </w:t>
      </w:r>
      <w:proofErr w:type="spellStart"/>
      <w:r w:rsidRPr="00E63AF6">
        <w:rPr>
          <w:lang w:val="nl-NL"/>
          <w:rPrChange w:id="3084" w:author="Gregorio Canal" w:date="2019-05-22T14:54:00Z">
            <w:rPr>
              <w:lang w:val="en-US"/>
            </w:rPr>
          </w:rPrChange>
        </w:rPr>
        <w:t>xml:lang</w:t>
      </w:r>
      <w:proofErr w:type="spellEnd"/>
      <w:r w:rsidRPr="00E63AF6">
        <w:rPr>
          <w:lang w:val="nl-NL"/>
          <w:rPrChange w:id="3085" w:author="Gregorio Canal" w:date="2019-05-22T14:54:00Z">
            <w:rPr>
              <w:lang w:val="en-US"/>
            </w:rPr>
          </w:rPrChange>
        </w:rPr>
        <w:t>="en-US"&gt;</w:t>
      </w:r>
    </w:p>
    <w:p w14:paraId="3F6EE526" w14:textId="77777777" w:rsidR="007A1F44" w:rsidRPr="00E63AF6" w:rsidRDefault="007A1F44" w:rsidP="00601E92">
      <w:pPr>
        <w:pStyle w:val="XMLExample"/>
        <w:rPr>
          <w:rPrChange w:id="3086" w:author="Gregorio Canal" w:date="2019-05-22T14:54:00Z">
            <w:rPr>
              <w:lang w:val="en-US"/>
            </w:rPr>
          </w:rPrChange>
        </w:rPr>
      </w:pPr>
      <w:r w:rsidRPr="00E63AF6">
        <w:rPr>
          <w:lang w:val="nl-NL"/>
          <w:rPrChange w:id="3087" w:author="Gregorio Canal" w:date="2019-05-22T14:54:00Z">
            <w:rPr>
              <w:lang w:val="en-US"/>
            </w:rPr>
          </w:rPrChange>
        </w:rPr>
        <w:t xml:space="preserve">                    </w:t>
      </w:r>
      <w:r w:rsidRPr="00E63AF6">
        <w:rPr>
          <w:rPrChange w:id="3088" w:author="Gregorio Canal" w:date="2019-05-22T14:54:00Z">
            <w:rPr>
              <w:lang w:val="en-US"/>
            </w:rPr>
          </w:rPrChange>
        </w:rPr>
        <w:t xml:space="preserve">&lt;Concept code="T-D4000" </w:t>
      </w:r>
      <w:proofErr w:type="spellStart"/>
      <w:r w:rsidRPr="00E63AF6">
        <w:rPr>
          <w:rPrChange w:id="3089" w:author="Gregorio Canal" w:date="2019-05-22T14:54:00Z">
            <w:rPr>
              <w:lang w:val="en-US"/>
            </w:rPr>
          </w:rPrChange>
        </w:rPr>
        <w:t>displayName</w:t>
      </w:r>
      <w:proofErr w:type="spellEnd"/>
      <w:r w:rsidRPr="00E63AF6">
        <w:rPr>
          <w:rPrChange w:id="3090" w:author="Gregorio Canal" w:date="2019-05-22T14:54:00Z">
            <w:rPr>
              <w:lang w:val="en-US"/>
            </w:rPr>
          </w:rPrChange>
        </w:rPr>
        <w:t xml:space="preserve">="Abdomen" </w:t>
      </w:r>
      <w:proofErr w:type="spellStart"/>
      <w:r w:rsidRPr="00E63AF6">
        <w:rPr>
          <w:rPrChange w:id="3091" w:author="Gregorio Canal" w:date="2019-05-22T14:54:00Z">
            <w:rPr>
              <w:lang w:val="en-US"/>
            </w:rPr>
          </w:rPrChange>
        </w:rPr>
        <w:t>codeSystem</w:t>
      </w:r>
      <w:proofErr w:type="spellEnd"/>
      <w:r w:rsidRPr="00E63AF6">
        <w:rPr>
          <w:rPrChange w:id="3092" w:author="Gregorio Canal" w:date="2019-05-22T14:54:00Z">
            <w:rPr>
              <w:lang w:val="en-US"/>
            </w:rPr>
          </w:rPrChange>
        </w:rPr>
        <w:t>="2.16.840.1.113883.6.5"/&gt;</w:t>
      </w:r>
    </w:p>
    <w:p w14:paraId="1C59C82F" w14:textId="77777777" w:rsidR="007A1F44" w:rsidRPr="00977EA3" w:rsidRDefault="007A1F44" w:rsidP="00601E92">
      <w:pPr>
        <w:pStyle w:val="XMLExample"/>
        <w:rPr>
          <w:lang w:val="en-US"/>
        </w:rPr>
      </w:pPr>
      <w:r w:rsidRPr="00E63AF6">
        <w:rPr>
          <w:rPrChange w:id="3093" w:author="Gregorio Canal" w:date="2019-05-22T14:54:00Z">
            <w:rPr>
              <w:lang w:val="en-US"/>
            </w:rPr>
          </w:rPrChange>
        </w:rPr>
        <w:t xml:space="preserve">                    </w:t>
      </w:r>
      <w:r w:rsidRPr="00977EA3">
        <w:rPr>
          <w:lang w:val="en-US"/>
        </w:rPr>
        <w:t xml:space="preserve">&lt;Concept code="R-FAB57" </w:t>
      </w:r>
      <w:proofErr w:type="spellStart"/>
      <w:r w:rsidRPr="00977EA3">
        <w:rPr>
          <w:lang w:val="en-US"/>
        </w:rPr>
        <w:t>displayName</w:t>
      </w:r>
      <w:proofErr w:type="spellEnd"/>
      <w:r w:rsidRPr="00977EA3">
        <w:rPr>
          <w:lang w:val="en-US"/>
        </w:rPr>
        <w:t xml:space="preserve">="Abdomen and Pelvis" </w:t>
      </w:r>
      <w:proofErr w:type="spellStart"/>
      <w:r w:rsidRPr="00977EA3">
        <w:rPr>
          <w:lang w:val="en-US"/>
        </w:rPr>
        <w:t>codeSystem</w:t>
      </w:r>
      <w:proofErr w:type="spellEnd"/>
      <w:r w:rsidRPr="00977EA3">
        <w:rPr>
          <w:lang w:val="en-US"/>
        </w:rPr>
        <w:t>="2.16.840.1.113883.6.5"/&gt;</w:t>
      </w:r>
    </w:p>
    <w:p w14:paraId="3B6183B3" w14:textId="77777777" w:rsidR="007A1F44" w:rsidRPr="00E63AF6" w:rsidRDefault="007A1F44" w:rsidP="00601E92">
      <w:pPr>
        <w:pStyle w:val="XMLExample"/>
        <w:rPr>
          <w:rPrChange w:id="3094" w:author="Gregorio Canal" w:date="2019-05-22T14:54:00Z">
            <w:rPr>
              <w:lang w:val="en-US"/>
            </w:rPr>
          </w:rPrChange>
        </w:rPr>
      </w:pPr>
      <w:r w:rsidRPr="00977EA3">
        <w:rPr>
          <w:lang w:val="en-US"/>
        </w:rPr>
        <w:t xml:space="preserve">                    </w:t>
      </w:r>
      <w:r w:rsidRPr="00E63AF6">
        <w:rPr>
          <w:rPrChange w:id="3095" w:author="Gregorio Canal" w:date="2019-05-22T14:54:00Z">
            <w:rPr>
              <w:lang w:val="en-US"/>
            </w:rPr>
          </w:rPrChange>
        </w:rPr>
        <w:t xml:space="preserve">&lt;Concept code="T-15420" </w:t>
      </w:r>
      <w:proofErr w:type="spellStart"/>
      <w:r w:rsidRPr="00E63AF6">
        <w:rPr>
          <w:rPrChange w:id="3096" w:author="Gregorio Canal" w:date="2019-05-22T14:54:00Z">
            <w:rPr>
              <w:lang w:val="en-US"/>
            </w:rPr>
          </w:rPrChange>
        </w:rPr>
        <w:t>displayName</w:t>
      </w:r>
      <w:proofErr w:type="spellEnd"/>
      <w:r w:rsidRPr="00E63AF6">
        <w:rPr>
          <w:rPrChange w:id="3097" w:author="Gregorio Canal" w:date="2019-05-22T14:54:00Z">
            <w:rPr>
              <w:lang w:val="en-US"/>
            </w:rPr>
          </w:rPrChange>
        </w:rPr>
        <w:t>="</w:t>
      </w:r>
      <w:proofErr w:type="spellStart"/>
      <w:r w:rsidRPr="00E63AF6">
        <w:rPr>
          <w:rPrChange w:id="3098" w:author="Gregorio Canal" w:date="2019-05-22T14:54:00Z">
            <w:rPr>
              <w:lang w:val="en-US"/>
            </w:rPr>
          </w:rPrChange>
        </w:rPr>
        <w:t>Acromioclavicular</w:t>
      </w:r>
      <w:proofErr w:type="spellEnd"/>
      <w:r w:rsidRPr="00E63AF6">
        <w:rPr>
          <w:rPrChange w:id="3099" w:author="Gregorio Canal" w:date="2019-05-22T14:54:00Z">
            <w:rPr>
              <w:lang w:val="en-US"/>
            </w:rPr>
          </w:rPrChange>
        </w:rPr>
        <w:t xml:space="preserve"> joint" </w:t>
      </w:r>
      <w:proofErr w:type="spellStart"/>
      <w:r w:rsidRPr="00E63AF6">
        <w:rPr>
          <w:rPrChange w:id="3100" w:author="Gregorio Canal" w:date="2019-05-22T14:54:00Z">
            <w:rPr>
              <w:lang w:val="en-US"/>
            </w:rPr>
          </w:rPrChange>
        </w:rPr>
        <w:t>codeSystem</w:t>
      </w:r>
      <w:proofErr w:type="spellEnd"/>
      <w:r w:rsidRPr="00E63AF6">
        <w:rPr>
          <w:rPrChange w:id="3101" w:author="Gregorio Canal" w:date="2019-05-22T14:54:00Z">
            <w:rPr>
              <w:lang w:val="en-US"/>
            </w:rPr>
          </w:rPrChange>
        </w:rPr>
        <w:t>="2.16.840.1.113883.6.5"/&gt;</w:t>
      </w:r>
    </w:p>
    <w:p w14:paraId="27062E97" w14:textId="77777777" w:rsidR="007A1F44" w:rsidRPr="00E63AF6" w:rsidRDefault="007A1F44" w:rsidP="00601E92">
      <w:pPr>
        <w:pStyle w:val="XMLExample"/>
        <w:rPr>
          <w:rPrChange w:id="3102" w:author="Gregorio Canal" w:date="2019-05-22T14:54:00Z">
            <w:rPr>
              <w:lang w:val="en-US"/>
            </w:rPr>
          </w:rPrChange>
        </w:rPr>
      </w:pPr>
      <w:r w:rsidRPr="00E63AF6">
        <w:rPr>
          <w:rPrChange w:id="3103" w:author="Gregorio Canal" w:date="2019-05-22T14:54:00Z">
            <w:rPr>
              <w:lang w:val="en-US"/>
            </w:rPr>
          </w:rPrChange>
        </w:rPr>
        <w:lastRenderedPageBreak/>
        <w:t xml:space="preserve">                    &lt;Concept code="T-15750" </w:t>
      </w:r>
      <w:proofErr w:type="spellStart"/>
      <w:r w:rsidRPr="00E63AF6">
        <w:rPr>
          <w:rPrChange w:id="3104" w:author="Gregorio Canal" w:date="2019-05-22T14:54:00Z">
            <w:rPr>
              <w:lang w:val="en-US"/>
            </w:rPr>
          </w:rPrChange>
        </w:rPr>
        <w:t>displayName</w:t>
      </w:r>
      <w:proofErr w:type="spellEnd"/>
      <w:r w:rsidRPr="00E63AF6">
        <w:rPr>
          <w:rPrChange w:id="3105" w:author="Gregorio Canal" w:date="2019-05-22T14:54:00Z">
            <w:rPr>
              <w:lang w:val="en-US"/>
            </w:rPr>
          </w:rPrChange>
        </w:rPr>
        <w:t>="</w:t>
      </w:r>
      <w:proofErr w:type="spellStart"/>
      <w:r w:rsidRPr="00E63AF6">
        <w:rPr>
          <w:rPrChange w:id="3106" w:author="Gregorio Canal" w:date="2019-05-22T14:54:00Z">
            <w:rPr>
              <w:lang w:val="en-US"/>
            </w:rPr>
          </w:rPrChange>
        </w:rPr>
        <w:t>Ankle</w:t>
      </w:r>
      <w:proofErr w:type="spellEnd"/>
      <w:r w:rsidRPr="00E63AF6">
        <w:rPr>
          <w:rPrChange w:id="3107" w:author="Gregorio Canal" w:date="2019-05-22T14:54:00Z">
            <w:rPr>
              <w:lang w:val="en-US"/>
            </w:rPr>
          </w:rPrChange>
        </w:rPr>
        <w:t xml:space="preserve"> joint " </w:t>
      </w:r>
      <w:proofErr w:type="spellStart"/>
      <w:r w:rsidRPr="00E63AF6">
        <w:rPr>
          <w:rPrChange w:id="3108" w:author="Gregorio Canal" w:date="2019-05-22T14:54:00Z">
            <w:rPr>
              <w:lang w:val="en-US"/>
            </w:rPr>
          </w:rPrChange>
        </w:rPr>
        <w:t>codeSystem</w:t>
      </w:r>
      <w:proofErr w:type="spellEnd"/>
      <w:r w:rsidRPr="00E63AF6">
        <w:rPr>
          <w:rPrChange w:id="3109" w:author="Gregorio Canal" w:date="2019-05-22T14:54:00Z">
            <w:rPr>
              <w:lang w:val="en-US"/>
            </w:rPr>
          </w:rPrChange>
        </w:rPr>
        <w:t>="2.16.840.1.113883.6.5"/&gt;</w:t>
      </w:r>
    </w:p>
    <w:p w14:paraId="3336120D" w14:textId="77777777" w:rsidR="007A1F44" w:rsidRPr="00E63AF6" w:rsidRDefault="007A1F44" w:rsidP="00601E92">
      <w:pPr>
        <w:pStyle w:val="XMLExample"/>
        <w:rPr>
          <w:rPrChange w:id="3110" w:author="Gregorio Canal" w:date="2019-05-22T14:54:00Z">
            <w:rPr>
              <w:lang w:val="en-US"/>
            </w:rPr>
          </w:rPrChange>
        </w:rPr>
      </w:pPr>
      <w:r w:rsidRPr="00E63AF6">
        <w:rPr>
          <w:rPrChange w:id="3111" w:author="Gregorio Canal" w:date="2019-05-22T14:54:00Z">
            <w:rPr>
              <w:lang w:val="en-US"/>
            </w:rPr>
          </w:rPrChange>
        </w:rPr>
        <w:t xml:space="preserve">                    &lt;Concept code="T-280A0" </w:t>
      </w:r>
      <w:proofErr w:type="spellStart"/>
      <w:r w:rsidRPr="00E63AF6">
        <w:rPr>
          <w:rPrChange w:id="3112" w:author="Gregorio Canal" w:date="2019-05-22T14:54:00Z">
            <w:rPr>
              <w:lang w:val="en-US"/>
            </w:rPr>
          </w:rPrChange>
        </w:rPr>
        <w:t>displayName</w:t>
      </w:r>
      <w:proofErr w:type="spellEnd"/>
      <w:r w:rsidRPr="00E63AF6">
        <w:rPr>
          <w:rPrChange w:id="3113" w:author="Gregorio Canal" w:date="2019-05-22T14:54:00Z">
            <w:rPr>
              <w:lang w:val="en-US"/>
            </w:rPr>
          </w:rPrChange>
        </w:rPr>
        <w:t xml:space="preserve">="Apex of Lung" </w:t>
      </w:r>
      <w:proofErr w:type="spellStart"/>
      <w:r w:rsidRPr="00E63AF6">
        <w:rPr>
          <w:rPrChange w:id="3114" w:author="Gregorio Canal" w:date="2019-05-22T14:54:00Z">
            <w:rPr>
              <w:lang w:val="en-US"/>
            </w:rPr>
          </w:rPrChange>
        </w:rPr>
        <w:t>codeSystem</w:t>
      </w:r>
      <w:proofErr w:type="spellEnd"/>
      <w:r w:rsidRPr="00E63AF6">
        <w:rPr>
          <w:rPrChange w:id="3115" w:author="Gregorio Canal" w:date="2019-05-22T14:54:00Z">
            <w:rPr>
              <w:lang w:val="en-US"/>
            </w:rPr>
          </w:rPrChange>
        </w:rPr>
        <w:t>="2.16.840.1.113883.6.5"/&gt;</w:t>
      </w:r>
    </w:p>
    <w:p w14:paraId="3C5F433B" w14:textId="77777777" w:rsidR="007A1F44" w:rsidRPr="00E63AF6" w:rsidRDefault="007A1F44" w:rsidP="00601E92">
      <w:pPr>
        <w:pStyle w:val="XMLExample"/>
        <w:rPr>
          <w:rPrChange w:id="3116" w:author="Gregorio Canal" w:date="2019-05-22T14:54:00Z">
            <w:rPr>
              <w:lang w:val="en-US"/>
            </w:rPr>
          </w:rPrChange>
        </w:rPr>
      </w:pPr>
      <w:r w:rsidRPr="00E63AF6">
        <w:rPr>
          <w:rPrChange w:id="3117" w:author="Gregorio Canal" w:date="2019-05-22T14:54:00Z">
            <w:rPr>
              <w:lang w:val="en-US"/>
            </w:rPr>
          </w:rPrChange>
        </w:rPr>
        <w:t xml:space="preserve">                    &lt;Concept code="T-D8200" </w:t>
      </w:r>
      <w:proofErr w:type="spellStart"/>
      <w:r w:rsidRPr="00E63AF6">
        <w:rPr>
          <w:rPrChange w:id="3118" w:author="Gregorio Canal" w:date="2019-05-22T14:54:00Z">
            <w:rPr>
              <w:lang w:val="en-US"/>
            </w:rPr>
          </w:rPrChange>
        </w:rPr>
        <w:t>displayName</w:t>
      </w:r>
      <w:proofErr w:type="spellEnd"/>
      <w:r w:rsidRPr="00E63AF6">
        <w:rPr>
          <w:rPrChange w:id="3119" w:author="Gregorio Canal" w:date="2019-05-22T14:54:00Z">
            <w:rPr>
              <w:lang w:val="en-US"/>
            </w:rPr>
          </w:rPrChange>
        </w:rPr>
        <w:t xml:space="preserve">="Arm" </w:t>
      </w:r>
      <w:proofErr w:type="spellStart"/>
      <w:r w:rsidRPr="00E63AF6">
        <w:rPr>
          <w:rPrChange w:id="3120" w:author="Gregorio Canal" w:date="2019-05-22T14:54:00Z">
            <w:rPr>
              <w:lang w:val="en-US"/>
            </w:rPr>
          </w:rPrChange>
        </w:rPr>
        <w:t>codeSystem</w:t>
      </w:r>
      <w:proofErr w:type="spellEnd"/>
      <w:r w:rsidRPr="00E63AF6">
        <w:rPr>
          <w:rPrChange w:id="3121" w:author="Gregorio Canal" w:date="2019-05-22T14:54:00Z">
            <w:rPr>
              <w:lang w:val="en-US"/>
            </w:rPr>
          </w:rPrChange>
        </w:rPr>
        <w:t>="2.16.840.1.113883.6.5"/&gt;</w:t>
      </w:r>
    </w:p>
    <w:p w14:paraId="2DA3055A" w14:textId="77777777" w:rsidR="007A1F44" w:rsidRPr="00E63AF6" w:rsidRDefault="007A1F44" w:rsidP="00601E92">
      <w:pPr>
        <w:pStyle w:val="XMLExample"/>
        <w:rPr>
          <w:rPrChange w:id="3122" w:author="Gregorio Canal" w:date="2019-05-22T14:54:00Z">
            <w:rPr>
              <w:lang w:val="en-US"/>
            </w:rPr>
          </w:rPrChange>
        </w:rPr>
      </w:pPr>
      <w:r w:rsidRPr="00E63AF6">
        <w:rPr>
          <w:rPrChange w:id="3123" w:author="Gregorio Canal" w:date="2019-05-22T14:54:00Z">
            <w:rPr>
              <w:lang w:val="en-US"/>
            </w:rPr>
          </w:rPrChange>
        </w:rPr>
        <w:t xml:space="preserve">                    &lt;Concept code="T-60610" </w:t>
      </w:r>
      <w:proofErr w:type="spellStart"/>
      <w:r w:rsidRPr="00E63AF6">
        <w:rPr>
          <w:rPrChange w:id="3124" w:author="Gregorio Canal" w:date="2019-05-22T14:54:00Z">
            <w:rPr>
              <w:lang w:val="en-US"/>
            </w:rPr>
          </w:rPrChange>
        </w:rPr>
        <w:t>displayName</w:t>
      </w:r>
      <w:proofErr w:type="spellEnd"/>
      <w:r w:rsidRPr="00E63AF6">
        <w:rPr>
          <w:rPrChange w:id="3125" w:author="Gregorio Canal" w:date="2019-05-22T14:54:00Z">
            <w:rPr>
              <w:lang w:val="en-US"/>
            </w:rPr>
          </w:rPrChange>
        </w:rPr>
        <w:t xml:space="preserve">="Bile </w:t>
      </w:r>
      <w:proofErr w:type="spellStart"/>
      <w:r w:rsidRPr="00E63AF6">
        <w:rPr>
          <w:rPrChange w:id="3126" w:author="Gregorio Canal" w:date="2019-05-22T14:54:00Z">
            <w:rPr>
              <w:lang w:val="en-US"/>
            </w:rPr>
          </w:rPrChange>
        </w:rPr>
        <w:t>Duct</w:t>
      </w:r>
      <w:proofErr w:type="spellEnd"/>
      <w:r w:rsidRPr="00E63AF6">
        <w:rPr>
          <w:rPrChange w:id="3127" w:author="Gregorio Canal" w:date="2019-05-22T14:54:00Z">
            <w:rPr>
              <w:lang w:val="en-US"/>
            </w:rPr>
          </w:rPrChange>
        </w:rPr>
        <w:t xml:space="preserve">" </w:t>
      </w:r>
      <w:proofErr w:type="spellStart"/>
      <w:r w:rsidRPr="00E63AF6">
        <w:rPr>
          <w:rPrChange w:id="3128" w:author="Gregorio Canal" w:date="2019-05-22T14:54:00Z">
            <w:rPr>
              <w:lang w:val="en-US"/>
            </w:rPr>
          </w:rPrChange>
        </w:rPr>
        <w:t>codeSystem</w:t>
      </w:r>
      <w:proofErr w:type="spellEnd"/>
      <w:r w:rsidRPr="00E63AF6">
        <w:rPr>
          <w:rPrChange w:id="3129" w:author="Gregorio Canal" w:date="2019-05-22T14:54:00Z">
            <w:rPr>
              <w:lang w:val="en-US"/>
            </w:rPr>
          </w:rPrChange>
        </w:rPr>
        <w:t>="2.16.840.1.113883.6.5"/&gt;</w:t>
      </w:r>
    </w:p>
    <w:p w14:paraId="62111C25" w14:textId="77777777" w:rsidR="007A1F44" w:rsidRPr="00E63AF6" w:rsidRDefault="007A1F44" w:rsidP="00601E92">
      <w:pPr>
        <w:pStyle w:val="XMLExample"/>
        <w:rPr>
          <w:rPrChange w:id="3130" w:author="Gregorio Canal" w:date="2019-05-22T14:54:00Z">
            <w:rPr>
              <w:lang w:val="en-US"/>
            </w:rPr>
          </w:rPrChange>
        </w:rPr>
      </w:pPr>
      <w:r w:rsidRPr="00E63AF6">
        <w:rPr>
          <w:rPrChange w:id="3131" w:author="Gregorio Canal" w:date="2019-05-22T14:54:00Z">
            <w:rPr>
              <w:lang w:val="en-US"/>
            </w:rPr>
          </w:rPrChange>
        </w:rPr>
        <w:t xml:space="preserve">                    &lt;Concept code="T-74000" </w:t>
      </w:r>
      <w:proofErr w:type="spellStart"/>
      <w:r w:rsidRPr="00E63AF6">
        <w:rPr>
          <w:rPrChange w:id="3132" w:author="Gregorio Canal" w:date="2019-05-22T14:54:00Z">
            <w:rPr>
              <w:lang w:val="en-US"/>
            </w:rPr>
          </w:rPrChange>
        </w:rPr>
        <w:t>displayName</w:t>
      </w:r>
      <w:proofErr w:type="spellEnd"/>
      <w:r w:rsidRPr="00E63AF6">
        <w:rPr>
          <w:rPrChange w:id="3133" w:author="Gregorio Canal" w:date="2019-05-22T14:54:00Z">
            <w:rPr>
              <w:lang w:val="en-US"/>
            </w:rPr>
          </w:rPrChange>
        </w:rPr>
        <w:t>="</w:t>
      </w:r>
      <w:proofErr w:type="spellStart"/>
      <w:r w:rsidRPr="00E63AF6">
        <w:rPr>
          <w:rPrChange w:id="3134" w:author="Gregorio Canal" w:date="2019-05-22T14:54:00Z">
            <w:rPr>
              <w:lang w:val="en-US"/>
            </w:rPr>
          </w:rPrChange>
        </w:rPr>
        <w:t>Bladder</w:t>
      </w:r>
      <w:proofErr w:type="spellEnd"/>
      <w:r w:rsidRPr="00E63AF6">
        <w:rPr>
          <w:rPrChange w:id="3135" w:author="Gregorio Canal" w:date="2019-05-22T14:54:00Z">
            <w:rPr>
              <w:lang w:val="en-US"/>
            </w:rPr>
          </w:rPrChange>
        </w:rPr>
        <w:t xml:space="preserve">" </w:t>
      </w:r>
      <w:proofErr w:type="spellStart"/>
      <w:r w:rsidRPr="00E63AF6">
        <w:rPr>
          <w:rPrChange w:id="3136" w:author="Gregorio Canal" w:date="2019-05-22T14:54:00Z">
            <w:rPr>
              <w:lang w:val="en-US"/>
            </w:rPr>
          </w:rPrChange>
        </w:rPr>
        <w:t>codeSystem</w:t>
      </w:r>
      <w:proofErr w:type="spellEnd"/>
      <w:r w:rsidRPr="00E63AF6">
        <w:rPr>
          <w:rPrChange w:id="3137" w:author="Gregorio Canal" w:date="2019-05-22T14:54:00Z">
            <w:rPr>
              <w:lang w:val="en-US"/>
            </w:rPr>
          </w:rPrChange>
        </w:rPr>
        <w:t>="2.16.840.1.113883.6.5"/&gt;</w:t>
      </w:r>
    </w:p>
    <w:p w14:paraId="45719819" w14:textId="77777777" w:rsidR="007A1F44" w:rsidRPr="00E63AF6" w:rsidRDefault="007A1F44" w:rsidP="00601E92">
      <w:pPr>
        <w:pStyle w:val="XMLExample"/>
        <w:rPr>
          <w:rPrChange w:id="3138" w:author="Gregorio Canal" w:date="2019-05-22T14:54:00Z">
            <w:rPr>
              <w:lang w:val="en-US"/>
            </w:rPr>
          </w:rPrChange>
        </w:rPr>
      </w:pPr>
      <w:r w:rsidRPr="00E63AF6">
        <w:rPr>
          <w:rPrChange w:id="3139" w:author="Gregorio Canal" w:date="2019-05-22T14:54:00Z">
            <w:rPr>
              <w:lang w:val="en-US"/>
            </w:rPr>
          </w:rPrChange>
        </w:rPr>
        <w:t xml:space="preserve">                    &lt;Concept code="T-04000" </w:t>
      </w:r>
      <w:proofErr w:type="spellStart"/>
      <w:r w:rsidRPr="00E63AF6">
        <w:rPr>
          <w:rPrChange w:id="3140" w:author="Gregorio Canal" w:date="2019-05-22T14:54:00Z">
            <w:rPr>
              <w:lang w:val="en-US"/>
            </w:rPr>
          </w:rPrChange>
        </w:rPr>
        <w:t>displayName</w:t>
      </w:r>
      <w:proofErr w:type="spellEnd"/>
      <w:r w:rsidRPr="00E63AF6">
        <w:rPr>
          <w:rPrChange w:id="3141" w:author="Gregorio Canal" w:date="2019-05-22T14:54:00Z">
            <w:rPr>
              <w:lang w:val="en-US"/>
            </w:rPr>
          </w:rPrChange>
        </w:rPr>
        <w:t>="</w:t>
      </w:r>
      <w:proofErr w:type="spellStart"/>
      <w:r w:rsidRPr="00E63AF6">
        <w:rPr>
          <w:rPrChange w:id="3142" w:author="Gregorio Canal" w:date="2019-05-22T14:54:00Z">
            <w:rPr>
              <w:lang w:val="en-US"/>
            </w:rPr>
          </w:rPrChange>
        </w:rPr>
        <w:t>Breast</w:t>
      </w:r>
      <w:proofErr w:type="spellEnd"/>
      <w:r w:rsidRPr="00E63AF6">
        <w:rPr>
          <w:rPrChange w:id="3143" w:author="Gregorio Canal" w:date="2019-05-22T14:54:00Z">
            <w:rPr>
              <w:lang w:val="en-US"/>
            </w:rPr>
          </w:rPrChange>
        </w:rPr>
        <w:t xml:space="preserve">" </w:t>
      </w:r>
      <w:proofErr w:type="spellStart"/>
      <w:r w:rsidRPr="00E63AF6">
        <w:rPr>
          <w:rPrChange w:id="3144" w:author="Gregorio Canal" w:date="2019-05-22T14:54:00Z">
            <w:rPr>
              <w:lang w:val="en-US"/>
            </w:rPr>
          </w:rPrChange>
        </w:rPr>
        <w:t>codeSystem</w:t>
      </w:r>
      <w:proofErr w:type="spellEnd"/>
      <w:r w:rsidRPr="00E63AF6">
        <w:rPr>
          <w:rPrChange w:id="3145" w:author="Gregorio Canal" w:date="2019-05-22T14:54:00Z">
            <w:rPr>
              <w:lang w:val="en-US"/>
            </w:rPr>
          </w:rPrChange>
        </w:rPr>
        <w:t>="2.16.840.1.113883.6.5"/&gt;</w:t>
      </w:r>
    </w:p>
    <w:p w14:paraId="31E4DD10" w14:textId="77777777" w:rsidR="007A1F44" w:rsidRPr="00E63AF6" w:rsidRDefault="007A1F44" w:rsidP="00601E92">
      <w:pPr>
        <w:pStyle w:val="XMLExample"/>
        <w:rPr>
          <w:rPrChange w:id="3146" w:author="Gregorio Canal" w:date="2019-05-22T14:54:00Z">
            <w:rPr>
              <w:lang w:val="en-US"/>
            </w:rPr>
          </w:rPrChange>
        </w:rPr>
      </w:pPr>
      <w:r w:rsidRPr="00E63AF6">
        <w:rPr>
          <w:rPrChange w:id="3147" w:author="Gregorio Canal" w:date="2019-05-22T14:54:00Z">
            <w:rPr>
              <w:lang w:val="en-US"/>
            </w:rPr>
          </w:rPrChange>
        </w:rPr>
        <w:t xml:space="preserve">                    &lt;Concept code="T-26000" </w:t>
      </w:r>
      <w:proofErr w:type="spellStart"/>
      <w:r w:rsidRPr="00E63AF6">
        <w:rPr>
          <w:rPrChange w:id="3148" w:author="Gregorio Canal" w:date="2019-05-22T14:54:00Z">
            <w:rPr>
              <w:lang w:val="en-US"/>
            </w:rPr>
          </w:rPrChange>
        </w:rPr>
        <w:t>displayName</w:t>
      </w:r>
      <w:proofErr w:type="spellEnd"/>
      <w:r w:rsidRPr="00E63AF6">
        <w:rPr>
          <w:rPrChange w:id="3149" w:author="Gregorio Canal" w:date="2019-05-22T14:54:00Z">
            <w:rPr>
              <w:lang w:val="en-US"/>
            </w:rPr>
          </w:rPrChange>
        </w:rPr>
        <w:t>="</w:t>
      </w:r>
      <w:proofErr w:type="spellStart"/>
      <w:r w:rsidRPr="00E63AF6">
        <w:rPr>
          <w:rPrChange w:id="3150" w:author="Gregorio Canal" w:date="2019-05-22T14:54:00Z">
            <w:rPr>
              <w:lang w:val="en-US"/>
            </w:rPr>
          </w:rPrChange>
        </w:rPr>
        <w:t>Bronchus</w:t>
      </w:r>
      <w:proofErr w:type="spellEnd"/>
      <w:r w:rsidRPr="00E63AF6">
        <w:rPr>
          <w:rPrChange w:id="3151" w:author="Gregorio Canal" w:date="2019-05-22T14:54:00Z">
            <w:rPr>
              <w:lang w:val="en-US"/>
            </w:rPr>
          </w:rPrChange>
        </w:rPr>
        <w:t xml:space="preserve">" </w:t>
      </w:r>
      <w:proofErr w:type="spellStart"/>
      <w:r w:rsidRPr="00E63AF6">
        <w:rPr>
          <w:rPrChange w:id="3152" w:author="Gregorio Canal" w:date="2019-05-22T14:54:00Z">
            <w:rPr>
              <w:lang w:val="en-US"/>
            </w:rPr>
          </w:rPrChange>
        </w:rPr>
        <w:t>codeSystem</w:t>
      </w:r>
      <w:proofErr w:type="spellEnd"/>
      <w:r w:rsidRPr="00E63AF6">
        <w:rPr>
          <w:rPrChange w:id="3153" w:author="Gregorio Canal" w:date="2019-05-22T14:54:00Z">
            <w:rPr>
              <w:lang w:val="en-US"/>
            </w:rPr>
          </w:rPrChange>
        </w:rPr>
        <w:t>="2.16.840.1.113883.6.5"/&gt;</w:t>
      </w:r>
    </w:p>
    <w:p w14:paraId="34016A75" w14:textId="77777777" w:rsidR="007A1F44" w:rsidRPr="00E63AF6" w:rsidRDefault="007A1F44" w:rsidP="00601E92">
      <w:pPr>
        <w:pStyle w:val="XMLExample"/>
        <w:rPr>
          <w:rPrChange w:id="3154" w:author="Gregorio Canal" w:date="2019-05-22T14:54:00Z">
            <w:rPr>
              <w:lang w:val="en-US"/>
            </w:rPr>
          </w:rPrChange>
        </w:rPr>
      </w:pPr>
      <w:r w:rsidRPr="00E63AF6">
        <w:rPr>
          <w:rPrChange w:id="3155" w:author="Gregorio Canal" w:date="2019-05-22T14:54:00Z">
            <w:rPr>
              <w:lang w:val="en-US"/>
            </w:rPr>
          </w:rPrChange>
        </w:rPr>
        <w:t xml:space="preserve">                    &lt;Concept code="T-12770" </w:t>
      </w:r>
      <w:proofErr w:type="spellStart"/>
      <w:r w:rsidRPr="00E63AF6">
        <w:rPr>
          <w:rPrChange w:id="3156" w:author="Gregorio Canal" w:date="2019-05-22T14:54:00Z">
            <w:rPr>
              <w:lang w:val="en-US"/>
            </w:rPr>
          </w:rPrChange>
        </w:rPr>
        <w:t>displayName</w:t>
      </w:r>
      <w:proofErr w:type="spellEnd"/>
      <w:r w:rsidRPr="00E63AF6">
        <w:rPr>
          <w:rPrChange w:id="3157" w:author="Gregorio Canal" w:date="2019-05-22T14:54:00Z">
            <w:rPr>
              <w:lang w:val="en-US"/>
            </w:rPr>
          </w:rPrChange>
        </w:rPr>
        <w:t>="</w:t>
      </w:r>
      <w:proofErr w:type="spellStart"/>
      <w:r w:rsidRPr="00E63AF6">
        <w:rPr>
          <w:rPrChange w:id="3158" w:author="Gregorio Canal" w:date="2019-05-22T14:54:00Z">
            <w:rPr>
              <w:lang w:val="en-US"/>
            </w:rPr>
          </w:rPrChange>
        </w:rPr>
        <w:t>Calcaneus</w:t>
      </w:r>
      <w:proofErr w:type="spellEnd"/>
      <w:r w:rsidRPr="00E63AF6">
        <w:rPr>
          <w:rPrChange w:id="3159" w:author="Gregorio Canal" w:date="2019-05-22T14:54:00Z">
            <w:rPr>
              <w:lang w:val="en-US"/>
            </w:rPr>
          </w:rPrChange>
        </w:rPr>
        <w:t xml:space="preserve">" </w:t>
      </w:r>
      <w:proofErr w:type="spellStart"/>
      <w:r w:rsidRPr="00E63AF6">
        <w:rPr>
          <w:rPrChange w:id="3160" w:author="Gregorio Canal" w:date="2019-05-22T14:54:00Z">
            <w:rPr>
              <w:lang w:val="en-US"/>
            </w:rPr>
          </w:rPrChange>
        </w:rPr>
        <w:t>codeSystem</w:t>
      </w:r>
      <w:proofErr w:type="spellEnd"/>
      <w:r w:rsidRPr="00E63AF6">
        <w:rPr>
          <w:rPrChange w:id="3161" w:author="Gregorio Canal" w:date="2019-05-22T14:54:00Z">
            <w:rPr>
              <w:lang w:val="en-US"/>
            </w:rPr>
          </w:rPrChange>
        </w:rPr>
        <w:t>="2.16.840.1.113883.6.5"/&gt;</w:t>
      </w:r>
    </w:p>
    <w:p w14:paraId="355DD476" w14:textId="77777777" w:rsidR="007A1F44" w:rsidRPr="00E63AF6" w:rsidRDefault="007A1F44" w:rsidP="00601E92">
      <w:pPr>
        <w:pStyle w:val="XMLExample"/>
        <w:rPr>
          <w:rPrChange w:id="3162" w:author="Gregorio Canal" w:date="2019-05-22T14:54:00Z">
            <w:rPr>
              <w:lang w:val="en-US"/>
            </w:rPr>
          </w:rPrChange>
        </w:rPr>
      </w:pPr>
      <w:r w:rsidRPr="00E63AF6">
        <w:rPr>
          <w:rPrChange w:id="3163" w:author="Gregorio Canal" w:date="2019-05-22T14:54:00Z">
            <w:rPr>
              <w:lang w:val="en-US"/>
            </w:rPr>
          </w:rPrChange>
        </w:rPr>
        <w:t xml:space="preserve">                    &lt;Concept code="T-11501" </w:t>
      </w:r>
      <w:proofErr w:type="spellStart"/>
      <w:r w:rsidRPr="00E63AF6">
        <w:rPr>
          <w:rPrChange w:id="3164" w:author="Gregorio Canal" w:date="2019-05-22T14:54:00Z">
            <w:rPr>
              <w:lang w:val="en-US"/>
            </w:rPr>
          </w:rPrChange>
        </w:rPr>
        <w:t>displayName</w:t>
      </w:r>
      <w:proofErr w:type="spellEnd"/>
      <w:r w:rsidRPr="00E63AF6">
        <w:rPr>
          <w:rPrChange w:id="3165" w:author="Gregorio Canal" w:date="2019-05-22T14:54:00Z">
            <w:rPr>
              <w:lang w:val="en-US"/>
            </w:rPr>
          </w:rPrChange>
        </w:rPr>
        <w:t xml:space="preserve">="Cervical </w:t>
      </w:r>
      <w:proofErr w:type="spellStart"/>
      <w:r w:rsidRPr="00E63AF6">
        <w:rPr>
          <w:rPrChange w:id="3166" w:author="Gregorio Canal" w:date="2019-05-22T14:54:00Z">
            <w:rPr>
              <w:lang w:val="en-US"/>
            </w:rPr>
          </w:rPrChange>
        </w:rPr>
        <w:t>spine</w:t>
      </w:r>
      <w:proofErr w:type="spellEnd"/>
      <w:r w:rsidRPr="00E63AF6">
        <w:rPr>
          <w:rPrChange w:id="3167" w:author="Gregorio Canal" w:date="2019-05-22T14:54:00Z">
            <w:rPr>
              <w:lang w:val="en-US"/>
            </w:rPr>
          </w:rPrChange>
        </w:rPr>
        <w:t xml:space="preserve">" </w:t>
      </w:r>
      <w:proofErr w:type="spellStart"/>
      <w:r w:rsidRPr="00E63AF6">
        <w:rPr>
          <w:rPrChange w:id="3168" w:author="Gregorio Canal" w:date="2019-05-22T14:54:00Z">
            <w:rPr>
              <w:lang w:val="en-US"/>
            </w:rPr>
          </w:rPrChange>
        </w:rPr>
        <w:t>codeSystem</w:t>
      </w:r>
      <w:proofErr w:type="spellEnd"/>
      <w:r w:rsidRPr="00E63AF6">
        <w:rPr>
          <w:rPrChange w:id="3169" w:author="Gregorio Canal" w:date="2019-05-22T14:54:00Z">
            <w:rPr>
              <w:lang w:val="en-US"/>
            </w:rPr>
          </w:rPrChange>
        </w:rPr>
        <w:t>="2.16.840.1.113883.6.5"/&gt;</w:t>
      </w:r>
    </w:p>
    <w:p w14:paraId="6BAC710E" w14:textId="77777777" w:rsidR="007A1F44" w:rsidRPr="00977EA3" w:rsidRDefault="007A1F44" w:rsidP="00601E92">
      <w:pPr>
        <w:pStyle w:val="XMLExample"/>
        <w:rPr>
          <w:lang w:val="en-US"/>
        </w:rPr>
      </w:pPr>
      <w:r w:rsidRPr="00E63AF6">
        <w:rPr>
          <w:rPrChange w:id="3170" w:author="Gregorio Canal" w:date="2019-05-22T14:54:00Z">
            <w:rPr>
              <w:lang w:val="en-US"/>
            </w:rPr>
          </w:rPrChange>
        </w:rPr>
        <w:t xml:space="preserve">                </w:t>
      </w:r>
      <w:r w:rsidRPr="00977EA3">
        <w:rPr>
          <w:lang w:val="en-US"/>
        </w:rPr>
        <w:t>&lt;/</w:t>
      </w:r>
      <w:proofErr w:type="spellStart"/>
      <w:r w:rsidRPr="00977EA3">
        <w:rPr>
          <w:lang w:val="en-US"/>
        </w:rPr>
        <w:t>ConceptList</w:t>
      </w:r>
      <w:proofErr w:type="spellEnd"/>
      <w:r w:rsidRPr="00977EA3">
        <w:rPr>
          <w:lang w:val="en-US"/>
        </w:rPr>
        <w:t>&gt;</w:t>
      </w:r>
    </w:p>
    <w:p w14:paraId="517A1D25"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ValueSet</w:t>
      </w:r>
      <w:proofErr w:type="spellEnd"/>
      <w:r w:rsidRPr="00977EA3">
        <w:rPr>
          <w:lang w:val="en-US"/>
        </w:rPr>
        <w:t>&gt;</w:t>
      </w:r>
    </w:p>
    <w:p w14:paraId="54BD0668"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RetrieveValueSetResponse</w:t>
      </w:r>
      <w:proofErr w:type="spellEnd"/>
      <w:r w:rsidRPr="00977EA3">
        <w:rPr>
          <w:lang w:val="en-US"/>
        </w:rPr>
        <w:t>&gt;</w:t>
      </w:r>
    </w:p>
    <w:p w14:paraId="72ABA82F" w14:textId="77777777" w:rsidR="007A1F44" w:rsidRPr="00977EA3" w:rsidRDefault="007A1F44" w:rsidP="00601E92">
      <w:pPr>
        <w:pStyle w:val="XMLExample"/>
        <w:rPr>
          <w:lang w:val="en-US"/>
        </w:rPr>
      </w:pPr>
      <w:r w:rsidRPr="00977EA3">
        <w:rPr>
          <w:lang w:val="en-US"/>
        </w:rPr>
        <w:t xml:space="preserve">    &lt;/</w:t>
      </w:r>
      <w:proofErr w:type="spellStart"/>
      <w:r w:rsidRPr="00977EA3">
        <w:rPr>
          <w:lang w:val="en-US"/>
        </w:rPr>
        <w:t>s:Body</w:t>
      </w:r>
      <w:proofErr w:type="spellEnd"/>
      <w:r w:rsidRPr="00977EA3">
        <w:rPr>
          <w:lang w:val="en-US"/>
        </w:rPr>
        <w:t>&gt;</w:t>
      </w:r>
    </w:p>
    <w:p w14:paraId="035B0460" w14:textId="0229E48E" w:rsidR="007A1F44" w:rsidRPr="00977EA3" w:rsidRDefault="007A1F44" w:rsidP="00601E92">
      <w:pPr>
        <w:pStyle w:val="XMLExample"/>
        <w:rPr>
          <w:lang w:val="en-US"/>
        </w:rPr>
      </w:pPr>
      <w:r w:rsidRPr="00977EA3">
        <w:rPr>
          <w:lang w:val="en-US"/>
        </w:rPr>
        <w:t>&lt;/</w:t>
      </w:r>
      <w:proofErr w:type="spellStart"/>
      <w:r w:rsidRPr="00977EA3">
        <w:rPr>
          <w:lang w:val="en-US"/>
        </w:rPr>
        <w:t>s:Envelope</w:t>
      </w:r>
      <w:proofErr w:type="spellEnd"/>
      <w:r w:rsidRPr="00977EA3">
        <w:rPr>
          <w:lang w:val="en-US"/>
        </w:rPr>
        <w:t>&gt;</w:t>
      </w:r>
    </w:p>
    <w:p w14:paraId="55C3942A" w14:textId="2012894C" w:rsidR="007A1F44" w:rsidRPr="00977EA3" w:rsidRDefault="00D35055" w:rsidP="0055376D">
      <w:pPr>
        <w:pStyle w:val="Titolo3"/>
        <w:numPr>
          <w:ilvl w:val="0"/>
          <w:numId w:val="0"/>
        </w:numPr>
        <w:tabs>
          <w:tab w:val="clear" w:pos="2160"/>
          <w:tab w:val="clear" w:pos="2880"/>
        </w:tabs>
        <w:rPr>
          <w:noProof w:val="0"/>
        </w:rPr>
      </w:pPr>
      <w:bookmarkStart w:id="3171" w:name="_Toc199868258"/>
      <w:bookmarkStart w:id="3172" w:name="_Toc237305564"/>
      <w:bookmarkStart w:id="3173" w:name="_Toc269214506"/>
      <w:bookmarkStart w:id="3174" w:name="_Toc398544375"/>
      <w:bookmarkStart w:id="3175" w:name="_Toc398718010"/>
      <w:bookmarkStart w:id="3176" w:name="_Toc518634609"/>
      <w:r w:rsidRPr="00977EA3">
        <w:rPr>
          <w:noProof w:val="0"/>
        </w:rPr>
        <w:t>3.48.6 Security Requirem</w:t>
      </w:r>
      <w:r w:rsidR="007A1F44" w:rsidRPr="00977EA3">
        <w:rPr>
          <w:noProof w:val="0"/>
        </w:rPr>
        <w:t>ents</w:t>
      </w:r>
      <w:bookmarkEnd w:id="3171"/>
      <w:bookmarkEnd w:id="3172"/>
      <w:bookmarkEnd w:id="3173"/>
      <w:bookmarkEnd w:id="3174"/>
      <w:bookmarkEnd w:id="3175"/>
      <w:bookmarkEnd w:id="3176"/>
    </w:p>
    <w:p w14:paraId="4B17FF6D" w14:textId="77777777" w:rsidR="007A1F44" w:rsidRPr="00977EA3" w:rsidRDefault="007A1F44" w:rsidP="0055376D">
      <w:pPr>
        <w:pStyle w:val="Corpotesto"/>
      </w:pPr>
      <w:r w:rsidRPr="00977EA3">
        <w:t>For security considerations please consult ITI TF-1: 21.4.</w:t>
      </w:r>
    </w:p>
    <w:p w14:paraId="72AECF36" w14:textId="77777777" w:rsidR="007A1F44" w:rsidRPr="00977EA3" w:rsidRDefault="007A1F44" w:rsidP="0055376D">
      <w:pPr>
        <w:pStyle w:val="Corpotesto"/>
      </w:pPr>
      <w:r w:rsidRPr="00977EA3">
        <w:t>Audit trails shall be configurable to record access to a selected list of Value Sets.</w:t>
      </w:r>
    </w:p>
    <w:p w14:paraId="375049EC"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3177" w:name="_Toc398544376"/>
      <w:r w:rsidRPr="00977EA3">
        <w:rPr>
          <w:noProof w:val="0"/>
        </w:rPr>
        <w:t>3.48.6.1 Audit Record Considerations</w:t>
      </w:r>
      <w:bookmarkEnd w:id="3177"/>
      <w:r w:rsidRPr="00977EA3">
        <w:rPr>
          <w:noProof w:val="0"/>
        </w:rPr>
        <w:t xml:space="preserve"> </w:t>
      </w:r>
    </w:p>
    <w:p w14:paraId="4C803EF0" w14:textId="11434B63" w:rsidR="007A1F44" w:rsidRPr="00977EA3" w:rsidRDefault="007A1F44" w:rsidP="0055376D">
      <w:pPr>
        <w:pStyle w:val="Corpotesto"/>
      </w:pPr>
      <w:r w:rsidRPr="00977EA3">
        <w:t xml:space="preserve">The Retrieve Value Set </w:t>
      </w:r>
      <w:r w:rsidR="00E77430" w:rsidRPr="00977EA3">
        <w:t>transaction</w:t>
      </w:r>
      <w:r w:rsidRPr="00977EA3">
        <w:t xml:space="preserve"> is an Import/Export event </w:t>
      </w:r>
      <w:r w:rsidR="00C06CE3" w:rsidRPr="00977EA3">
        <w:rPr>
          <w:lang w:eastAsia="fr-FR"/>
        </w:rPr>
        <w:t>as defined in ITI TF-2a: Table 3.20.4.1.1.1-1</w:t>
      </w:r>
      <w:r w:rsidRPr="00977EA3">
        <w:t xml:space="preserve">with the following exceptions. </w:t>
      </w:r>
    </w:p>
    <w:p w14:paraId="6EFB6928" w14:textId="77777777" w:rsidR="007A1F44" w:rsidRPr="00977EA3" w:rsidRDefault="007A1F44" w:rsidP="00B10D4B">
      <w:pPr>
        <w:pStyle w:val="Titolo5"/>
        <w:numPr>
          <w:ilvl w:val="0"/>
          <w:numId w:val="0"/>
        </w:numPr>
        <w:tabs>
          <w:tab w:val="clear" w:pos="2160"/>
          <w:tab w:val="clear" w:pos="2880"/>
          <w:tab w:val="clear" w:pos="3600"/>
          <w:tab w:val="clear" w:pos="4320"/>
        </w:tabs>
        <w:rPr>
          <w:noProof w:val="0"/>
        </w:rPr>
      </w:pPr>
      <w:r w:rsidRPr="00977EA3">
        <w:rPr>
          <w:noProof w:val="0"/>
        </w:rPr>
        <w:t>3.48.6.1.1 Value Set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0E61E9D9" w14:textId="77777777" w:rsidTr="00D372D5">
        <w:trPr>
          <w:cantSplit/>
        </w:trPr>
        <w:tc>
          <w:tcPr>
            <w:tcW w:w="1458" w:type="dxa"/>
            <w:shd w:val="clear" w:color="auto" w:fill="E6E6E6"/>
            <w:textDirection w:val="btLr"/>
            <w:vAlign w:val="center"/>
          </w:tcPr>
          <w:p w14:paraId="3DFE19EB" w14:textId="77777777" w:rsidR="007A1F44" w:rsidRPr="00977EA3" w:rsidRDefault="007A1F44" w:rsidP="00D372D5">
            <w:pPr>
              <w:pStyle w:val="TableEntryHeader"/>
              <w:rPr>
                <w:noProof w:val="0"/>
                <w:sz w:val="20"/>
              </w:rPr>
            </w:pPr>
          </w:p>
        </w:tc>
        <w:tc>
          <w:tcPr>
            <w:tcW w:w="2610" w:type="dxa"/>
            <w:shd w:val="clear" w:color="auto" w:fill="E6E6E6"/>
            <w:vAlign w:val="center"/>
          </w:tcPr>
          <w:p w14:paraId="583525E9"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E6E6E6"/>
            <w:vAlign w:val="center"/>
          </w:tcPr>
          <w:p w14:paraId="09FC37CF"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shd w:val="clear" w:color="auto" w:fill="E6E6E6"/>
            <w:vAlign w:val="center"/>
          </w:tcPr>
          <w:p w14:paraId="2BF5C3B6" w14:textId="77777777" w:rsidR="007A1F44" w:rsidRPr="00977EA3" w:rsidRDefault="007A1F44" w:rsidP="00A53067">
            <w:pPr>
              <w:pStyle w:val="TableEntryHeader"/>
              <w:rPr>
                <w:noProof w:val="0"/>
              </w:rPr>
            </w:pPr>
            <w:r w:rsidRPr="00977EA3">
              <w:rPr>
                <w:noProof w:val="0"/>
              </w:rPr>
              <w:t>Value Constraints</w:t>
            </w:r>
          </w:p>
        </w:tc>
      </w:tr>
      <w:tr w:rsidR="007A1F44" w:rsidRPr="00977EA3" w14:paraId="1224DB25" w14:textId="77777777" w:rsidTr="00D372D5">
        <w:trPr>
          <w:cantSplit/>
        </w:trPr>
        <w:tc>
          <w:tcPr>
            <w:tcW w:w="1458" w:type="dxa"/>
            <w:vMerge w:val="restart"/>
          </w:tcPr>
          <w:p w14:paraId="5D54DD4E" w14:textId="77777777" w:rsidR="007A1F44" w:rsidRPr="00977EA3" w:rsidRDefault="007A1F44" w:rsidP="003462A5">
            <w:pPr>
              <w:pStyle w:val="TableEntryHeader"/>
              <w:rPr>
                <w:noProof w:val="0"/>
              </w:rPr>
            </w:pPr>
            <w:r w:rsidRPr="00977EA3">
              <w:rPr>
                <w:noProof w:val="0"/>
              </w:rPr>
              <w:t>Event</w:t>
            </w:r>
          </w:p>
          <w:p w14:paraId="1BBAF160"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6DCAA2E6" w14:textId="77777777" w:rsidR="007A1F44" w:rsidRPr="00977EA3" w:rsidRDefault="007A1F44" w:rsidP="0055376D">
            <w:pPr>
              <w:pStyle w:val="TableEntry"/>
              <w:rPr>
                <w:noProof w:val="0"/>
                <w:sz w:val="16"/>
                <w:szCs w:val="16"/>
              </w:rPr>
            </w:pPr>
            <w:proofErr w:type="spellStart"/>
            <w:r w:rsidRPr="00977EA3">
              <w:rPr>
                <w:noProof w:val="0"/>
                <w:sz w:val="16"/>
                <w:szCs w:val="16"/>
              </w:rPr>
              <w:t>EventID</w:t>
            </w:r>
            <w:proofErr w:type="spellEnd"/>
          </w:p>
        </w:tc>
        <w:tc>
          <w:tcPr>
            <w:tcW w:w="720" w:type="dxa"/>
            <w:vAlign w:val="center"/>
          </w:tcPr>
          <w:p w14:paraId="11D84625"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3107C532" w14:textId="77777777" w:rsidR="007A1F44" w:rsidRPr="00977EA3" w:rsidRDefault="007A1F44" w:rsidP="0055376D">
            <w:pPr>
              <w:pStyle w:val="TableEntry"/>
              <w:rPr>
                <w:noProof w:val="0"/>
                <w:sz w:val="16"/>
                <w:szCs w:val="16"/>
              </w:rPr>
            </w:pPr>
            <w:r w:rsidRPr="00977EA3">
              <w:rPr>
                <w:noProof w:val="0"/>
                <w:sz w:val="16"/>
                <w:szCs w:val="16"/>
              </w:rPr>
              <w:t>EV(110107, DCM, “Import”)</w:t>
            </w:r>
          </w:p>
        </w:tc>
      </w:tr>
      <w:tr w:rsidR="007A1F44" w:rsidRPr="00977EA3" w14:paraId="126C18B5" w14:textId="77777777" w:rsidTr="0055376D">
        <w:trPr>
          <w:cantSplit/>
        </w:trPr>
        <w:tc>
          <w:tcPr>
            <w:tcW w:w="1458" w:type="dxa"/>
            <w:vMerge/>
            <w:vAlign w:val="center"/>
          </w:tcPr>
          <w:p w14:paraId="2AF7D4F6" w14:textId="77777777" w:rsidR="007A1F44" w:rsidRPr="00977EA3" w:rsidRDefault="007A1F44" w:rsidP="0055376D">
            <w:pPr>
              <w:pStyle w:val="TableLabel"/>
              <w:rPr>
                <w:noProof w:val="0"/>
                <w:sz w:val="16"/>
              </w:rPr>
            </w:pPr>
          </w:p>
        </w:tc>
        <w:tc>
          <w:tcPr>
            <w:tcW w:w="2610" w:type="dxa"/>
            <w:vAlign w:val="center"/>
          </w:tcPr>
          <w:p w14:paraId="00B1B5E4" w14:textId="77777777" w:rsidR="007A1F44" w:rsidRPr="00977EA3" w:rsidRDefault="007A1F44" w:rsidP="0055376D">
            <w:pPr>
              <w:pStyle w:val="TableEntry"/>
              <w:rPr>
                <w:noProof w:val="0"/>
                <w:sz w:val="16"/>
                <w:szCs w:val="16"/>
              </w:rPr>
            </w:pPr>
            <w:proofErr w:type="spellStart"/>
            <w:r w:rsidRPr="00977EA3">
              <w:rPr>
                <w:noProof w:val="0"/>
                <w:sz w:val="16"/>
                <w:szCs w:val="16"/>
              </w:rPr>
              <w:t>EventActionCode</w:t>
            </w:r>
            <w:proofErr w:type="spellEnd"/>
          </w:p>
        </w:tc>
        <w:tc>
          <w:tcPr>
            <w:tcW w:w="720" w:type="dxa"/>
            <w:vAlign w:val="center"/>
          </w:tcPr>
          <w:p w14:paraId="3C9B9B1C"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tcPr>
          <w:p w14:paraId="389A4C41" w14:textId="7FCA2994" w:rsidR="007A1F44" w:rsidRPr="00977EA3" w:rsidRDefault="007A1F44" w:rsidP="004D6A78">
            <w:pPr>
              <w:pStyle w:val="TableEntry"/>
              <w:rPr>
                <w:noProof w:val="0"/>
                <w:sz w:val="16"/>
                <w:szCs w:val="16"/>
              </w:rPr>
            </w:pPr>
            <w:r w:rsidRPr="00977EA3">
              <w:rPr>
                <w:noProof w:val="0"/>
                <w:sz w:val="16"/>
                <w:szCs w:val="16"/>
              </w:rPr>
              <w:t>“C” (Create) or “U” (Update)</w:t>
            </w:r>
          </w:p>
        </w:tc>
      </w:tr>
      <w:tr w:rsidR="007A1F44" w:rsidRPr="00977EA3" w14:paraId="578D79F2" w14:textId="77777777" w:rsidTr="0055376D">
        <w:trPr>
          <w:cantSplit/>
        </w:trPr>
        <w:tc>
          <w:tcPr>
            <w:tcW w:w="1458" w:type="dxa"/>
            <w:vMerge/>
            <w:vAlign w:val="center"/>
          </w:tcPr>
          <w:p w14:paraId="57FC88FB" w14:textId="77777777" w:rsidR="007A1F44" w:rsidRPr="00977EA3" w:rsidRDefault="007A1F44" w:rsidP="0055376D">
            <w:pPr>
              <w:pStyle w:val="TableLabel"/>
              <w:rPr>
                <w:noProof w:val="0"/>
                <w:sz w:val="16"/>
              </w:rPr>
            </w:pPr>
          </w:p>
        </w:tc>
        <w:tc>
          <w:tcPr>
            <w:tcW w:w="2610" w:type="dxa"/>
            <w:vAlign w:val="center"/>
          </w:tcPr>
          <w:p w14:paraId="0E1FEBFD" w14:textId="77777777" w:rsidR="007A1F44" w:rsidRPr="00977EA3" w:rsidRDefault="007A1F44" w:rsidP="00631CA0">
            <w:pPr>
              <w:pStyle w:val="TableEntry"/>
              <w:rPr>
                <w:i/>
                <w:iCs/>
                <w:noProof w:val="0"/>
                <w:sz w:val="16"/>
                <w:szCs w:val="16"/>
              </w:rPr>
            </w:pPr>
            <w:proofErr w:type="spellStart"/>
            <w:r w:rsidRPr="00977EA3">
              <w:rPr>
                <w:i/>
                <w:iCs/>
                <w:noProof w:val="0"/>
                <w:sz w:val="16"/>
                <w:szCs w:val="16"/>
              </w:rPr>
              <w:t>EventDateTime</w:t>
            </w:r>
            <w:proofErr w:type="spellEnd"/>
          </w:p>
        </w:tc>
        <w:tc>
          <w:tcPr>
            <w:tcW w:w="720" w:type="dxa"/>
            <w:vAlign w:val="center"/>
          </w:tcPr>
          <w:p w14:paraId="79AD047A" w14:textId="77777777" w:rsidR="007A1F44" w:rsidRPr="00977EA3" w:rsidRDefault="007A1F44" w:rsidP="0055376D">
            <w:pPr>
              <w:pStyle w:val="TableEntry"/>
              <w:rPr>
                <w:i/>
                <w:iCs/>
                <w:noProof w:val="0"/>
                <w:sz w:val="16"/>
                <w:szCs w:val="16"/>
              </w:rPr>
            </w:pPr>
            <w:r w:rsidRPr="00977EA3">
              <w:rPr>
                <w:i/>
                <w:iCs/>
                <w:noProof w:val="0"/>
                <w:sz w:val="16"/>
                <w:szCs w:val="16"/>
              </w:rPr>
              <w:t>M</w:t>
            </w:r>
          </w:p>
        </w:tc>
        <w:tc>
          <w:tcPr>
            <w:tcW w:w="4878" w:type="dxa"/>
            <w:vAlign w:val="center"/>
          </w:tcPr>
          <w:p w14:paraId="7D91A5AB" w14:textId="77777777" w:rsidR="007A1F44" w:rsidRPr="00977EA3" w:rsidRDefault="007A1F44" w:rsidP="0055376D">
            <w:pPr>
              <w:pStyle w:val="TableEntry"/>
              <w:rPr>
                <w:i/>
                <w:iCs/>
                <w:noProof w:val="0"/>
                <w:sz w:val="16"/>
                <w:szCs w:val="16"/>
              </w:rPr>
            </w:pPr>
            <w:r w:rsidRPr="00977EA3">
              <w:rPr>
                <w:i/>
                <w:iCs/>
                <w:noProof w:val="0"/>
                <w:sz w:val="16"/>
                <w:szCs w:val="16"/>
              </w:rPr>
              <w:t>not specialized</w:t>
            </w:r>
          </w:p>
        </w:tc>
      </w:tr>
      <w:tr w:rsidR="007A1F44" w:rsidRPr="00977EA3" w14:paraId="058DBF68" w14:textId="77777777" w:rsidTr="0055376D">
        <w:trPr>
          <w:cantSplit/>
        </w:trPr>
        <w:tc>
          <w:tcPr>
            <w:tcW w:w="1458" w:type="dxa"/>
            <w:vMerge/>
            <w:vAlign w:val="center"/>
          </w:tcPr>
          <w:p w14:paraId="698C173F" w14:textId="77777777" w:rsidR="007A1F44" w:rsidRPr="00977EA3" w:rsidRDefault="007A1F44" w:rsidP="0055376D">
            <w:pPr>
              <w:pStyle w:val="TableLabel"/>
              <w:rPr>
                <w:noProof w:val="0"/>
                <w:sz w:val="16"/>
              </w:rPr>
            </w:pPr>
          </w:p>
        </w:tc>
        <w:tc>
          <w:tcPr>
            <w:tcW w:w="2610" w:type="dxa"/>
            <w:vAlign w:val="center"/>
          </w:tcPr>
          <w:p w14:paraId="3E64C007" w14:textId="77777777" w:rsidR="007A1F44" w:rsidRPr="00977EA3" w:rsidRDefault="007A1F44" w:rsidP="00631CA0">
            <w:pPr>
              <w:pStyle w:val="TableEntry"/>
              <w:rPr>
                <w:i/>
                <w:iCs/>
                <w:noProof w:val="0"/>
                <w:sz w:val="16"/>
                <w:szCs w:val="16"/>
              </w:rPr>
            </w:pPr>
            <w:proofErr w:type="spellStart"/>
            <w:r w:rsidRPr="00977EA3">
              <w:rPr>
                <w:i/>
                <w:iCs/>
                <w:noProof w:val="0"/>
                <w:sz w:val="16"/>
                <w:szCs w:val="16"/>
              </w:rPr>
              <w:t>EventOutcomeIndicator</w:t>
            </w:r>
            <w:proofErr w:type="spellEnd"/>
          </w:p>
        </w:tc>
        <w:tc>
          <w:tcPr>
            <w:tcW w:w="720" w:type="dxa"/>
            <w:vAlign w:val="center"/>
          </w:tcPr>
          <w:p w14:paraId="3A2794D9" w14:textId="77777777" w:rsidR="007A1F44" w:rsidRPr="00977EA3" w:rsidRDefault="007A1F44" w:rsidP="0055376D">
            <w:pPr>
              <w:pStyle w:val="TableEntry"/>
              <w:rPr>
                <w:i/>
                <w:iCs/>
                <w:noProof w:val="0"/>
                <w:sz w:val="16"/>
                <w:szCs w:val="16"/>
              </w:rPr>
            </w:pPr>
            <w:r w:rsidRPr="00977EA3">
              <w:rPr>
                <w:i/>
                <w:iCs/>
                <w:noProof w:val="0"/>
                <w:sz w:val="16"/>
                <w:szCs w:val="16"/>
              </w:rPr>
              <w:t>M</w:t>
            </w:r>
          </w:p>
        </w:tc>
        <w:tc>
          <w:tcPr>
            <w:tcW w:w="4878" w:type="dxa"/>
            <w:vAlign w:val="center"/>
          </w:tcPr>
          <w:p w14:paraId="1B862D8A" w14:textId="77777777" w:rsidR="007A1F44" w:rsidRPr="00977EA3" w:rsidRDefault="007A1F44" w:rsidP="0055376D">
            <w:pPr>
              <w:pStyle w:val="TableEntry"/>
              <w:rPr>
                <w:i/>
                <w:iCs/>
                <w:noProof w:val="0"/>
                <w:sz w:val="16"/>
                <w:szCs w:val="16"/>
              </w:rPr>
            </w:pPr>
            <w:r w:rsidRPr="00977EA3">
              <w:rPr>
                <w:i/>
                <w:iCs/>
                <w:noProof w:val="0"/>
                <w:sz w:val="16"/>
                <w:szCs w:val="16"/>
              </w:rPr>
              <w:t>not specialized</w:t>
            </w:r>
          </w:p>
        </w:tc>
      </w:tr>
      <w:tr w:rsidR="007A1F44" w:rsidRPr="00977EA3" w14:paraId="66850B5D" w14:textId="77777777" w:rsidTr="0055376D">
        <w:trPr>
          <w:cantSplit/>
        </w:trPr>
        <w:tc>
          <w:tcPr>
            <w:tcW w:w="1458" w:type="dxa"/>
            <w:vMerge/>
            <w:vAlign w:val="center"/>
          </w:tcPr>
          <w:p w14:paraId="29F4BC12" w14:textId="77777777" w:rsidR="007A1F44" w:rsidRPr="00977EA3" w:rsidRDefault="007A1F44" w:rsidP="0055376D">
            <w:pPr>
              <w:pStyle w:val="TableLabel"/>
              <w:rPr>
                <w:noProof w:val="0"/>
                <w:sz w:val="16"/>
              </w:rPr>
            </w:pPr>
          </w:p>
        </w:tc>
        <w:tc>
          <w:tcPr>
            <w:tcW w:w="2610" w:type="dxa"/>
            <w:vAlign w:val="center"/>
          </w:tcPr>
          <w:p w14:paraId="2CDFB65D" w14:textId="77777777" w:rsidR="007A1F44" w:rsidRPr="00977EA3" w:rsidRDefault="007A1F44" w:rsidP="0055376D">
            <w:pPr>
              <w:pStyle w:val="TableEntry"/>
              <w:rPr>
                <w:noProof w:val="0"/>
                <w:sz w:val="16"/>
                <w:szCs w:val="16"/>
              </w:rPr>
            </w:pPr>
            <w:proofErr w:type="spellStart"/>
            <w:r w:rsidRPr="00977EA3">
              <w:rPr>
                <w:noProof w:val="0"/>
                <w:sz w:val="16"/>
                <w:szCs w:val="16"/>
              </w:rPr>
              <w:t>EventTypeCode</w:t>
            </w:r>
            <w:proofErr w:type="spellEnd"/>
          </w:p>
        </w:tc>
        <w:tc>
          <w:tcPr>
            <w:tcW w:w="720" w:type="dxa"/>
            <w:vAlign w:val="center"/>
          </w:tcPr>
          <w:p w14:paraId="1D63CDA0"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18D443AD" w14:textId="77777777" w:rsidR="007A1F44" w:rsidRPr="00977EA3" w:rsidRDefault="007A1F44" w:rsidP="0055376D">
            <w:pPr>
              <w:pStyle w:val="TableEntry"/>
              <w:rPr>
                <w:noProof w:val="0"/>
                <w:sz w:val="16"/>
                <w:szCs w:val="16"/>
              </w:rPr>
            </w:pPr>
            <w:r w:rsidRPr="00977EA3">
              <w:rPr>
                <w:noProof w:val="0"/>
                <w:sz w:val="16"/>
                <w:szCs w:val="16"/>
              </w:rPr>
              <w:t>EV(“ITI-48”, “IHE Transactions”, “Retrieve Value Sets”) or</w:t>
            </w:r>
          </w:p>
          <w:p w14:paraId="22350171" w14:textId="77777777" w:rsidR="007A1F44" w:rsidRPr="00977EA3" w:rsidRDefault="007A1F44" w:rsidP="0055376D">
            <w:pPr>
              <w:pStyle w:val="TableEntry"/>
              <w:rPr>
                <w:noProof w:val="0"/>
                <w:sz w:val="16"/>
                <w:szCs w:val="16"/>
              </w:rPr>
            </w:pPr>
            <w:r w:rsidRPr="00977EA3">
              <w:rPr>
                <w:noProof w:val="0"/>
                <w:sz w:val="16"/>
                <w:szCs w:val="16"/>
              </w:rPr>
              <w:t xml:space="preserve">EV(“ITI-60”,”IHE </w:t>
            </w:r>
            <w:proofErr w:type="spellStart"/>
            <w:r w:rsidRPr="00977EA3">
              <w:rPr>
                <w:noProof w:val="0"/>
                <w:sz w:val="16"/>
                <w:szCs w:val="16"/>
              </w:rPr>
              <w:t>Transactions”,”Retrieve</w:t>
            </w:r>
            <w:proofErr w:type="spellEnd"/>
            <w:r w:rsidRPr="00977EA3">
              <w:rPr>
                <w:noProof w:val="0"/>
                <w:sz w:val="16"/>
                <w:szCs w:val="16"/>
              </w:rPr>
              <w:t xml:space="preserve"> Multiple Value Sets”)</w:t>
            </w:r>
          </w:p>
        </w:tc>
      </w:tr>
      <w:tr w:rsidR="007A1F44" w:rsidRPr="00977EA3" w14:paraId="5D163398" w14:textId="77777777" w:rsidTr="0055376D">
        <w:trPr>
          <w:cantSplit/>
        </w:trPr>
        <w:tc>
          <w:tcPr>
            <w:tcW w:w="9666" w:type="dxa"/>
            <w:gridSpan w:val="4"/>
          </w:tcPr>
          <w:p w14:paraId="1911DB49" w14:textId="77777777" w:rsidR="007A1F44" w:rsidRPr="00977EA3" w:rsidRDefault="007A1F44" w:rsidP="00A53067">
            <w:pPr>
              <w:pStyle w:val="TableEntry"/>
              <w:rPr>
                <w:noProof w:val="0"/>
              </w:rPr>
            </w:pPr>
            <w:r w:rsidRPr="00977EA3">
              <w:rPr>
                <w:noProof w:val="0"/>
              </w:rPr>
              <w:t>Source (Value Set Repository) (1)</w:t>
            </w:r>
          </w:p>
        </w:tc>
      </w:tr>
      <w:tr w:rsidR="007A1F44" w:rsidRPr="00977EA3" w14:paraId="495D2937" w14:textId="77777777" w:rsidTr="0055376D">
        <w:trPr>
          <w:cantSplit/>
        </w:trPr>
        <w:tc>
          <w:tcPr>
            <w:tcW w:w="9666" w:type="dxa"/>
            <w:gridSpan w:val="4"/>
          </w:tcPr>
          <w:p w14:paraId="37C63146" w14:textId="77777777" w:rsidR="007A1F44" w:rsidRPr="00977EA3" w:rsidRDefault="007A1F44" w:rsidP="00A53067">
            <w:pPr>
              <w:pStyle w:val="TableEntry"/>
              <w:rPr>
                <w:noProof w:val="0"/>
              </w:rPr>
            </w:pPr>
            <w:r w:rsidRPr="00977EA3">
              <w:rPr>
                <w:noProof w:val="0"/>
              </w:rPr>
              <w:t>Human Requestor (0..n)</w:t>
            </w:r>
          </w:p>
        </w:tc>
      </w:tr>
      <w:tr w:rsidR="007A1F44" w:rsidRPr="00977EA3" w14:paraId="0A5F44D6" w14:textId="77777777" w:rsidTr="0055376D">
        <w:trPr>
          <w:cantSplit/>
        </w:trPr>
        <w:tc>
          <w:tcPr>
            <w:tcW w:w="9666" w:type="dxa"/>
            <w:gridSpan w:val="4"/>
          </w:tcPr>
          <w:p w14:paraId="1602F435" w14:textId="77777777" w:rsidR="007A1F44" w:rsidRPr="00977EA3" w:rsidRDefault="007A1F44" w:rsidP="00A53067">
            <w:pPr>
              <w:pStyle w:val="TableEntry"/>
              <w:rPr>
                <w:noProof w:val="0"/>
              </w:rPr>
            </w:pPr>
            <w:r w:rsidRPr="00977EA3">
              <w:rPr>
                <w:noProof w:val="0"/>
              </w:rPr>
              <w:t>Destination (Value Set Consumer) (1)</w:t>
            </w:r>
          </w:p>
        </w:tc>
      </w:tr>
      <w:tr w:rsidR="007A1F44" w:rsidRPr="00977EA3" w14:paraId="578E3462" w14:textId="77777777" w:rsidTr="0055376D">
        <w:trPr>
          <w:cantSplit/>
        </w:trPr>
        <w:tc>
          <w:tcPr>
            <w:tcW w:w="9666" w:type="dxa"/>
            <w:gridSpan w:val="4"/>
          </w:tcPr>
          <w:p w14:paraId="03E08656" w14:textId="77777777" w:rsidR="007A1F44" w:rsidRPr="00977EA3" w:rsidRDefault="007A1F44" w:rsidP="00A53067">
            <w:pPr>
              <w:pStyle w:val="TableEntry"/>
              <w:rPr>
                <w:noProof w:val="0"/>
              </w:rPr>
            </w:pPr>
            <w:r w:rsidRPr="00977EA3">
              <w:rPr>
                <w:noProof w:val="0"/>
              </w:rPr>
              <w:t>Audit Source (Value Set Consumer) (1)</w:t>
            </w:r>
          </w:p>
        </w:tc>
      </w:tr>
      <w:tr w:rsidR="007A1F44" w:rsidRPr="00977EA3" w14:paraId="12962D2E" w14:textId="77777777" w:rsidTr="0055376D">
        <w:trPr>
          <w:cantSplit/>
        </w:trPr>
        <w:tc>
          <w:tcPr>
            <w:tcW w:w="9666" w:type="dxa"/>
            <w:gridSpan w:val="4"/>
          </w:tcPr>
          <w:p w14:paraId="057C74B6" w14:textId="77777777" w:rsidR="007A1F44" w:rsidRPr="00977EA3" w:rsidRDefault="007A1F44" w:rsidP="00A53067">
            <w:pPr>
              <w:pStyle w:val="TableEntry"/>
              <w:rPr>
                <w:noProof w:val="0"/>
              </w:rPr>
            </w:pPr>
            <w:proofErr w:type="spellStart"/>
            <w:r w:rsidRPr="00977EA3">
              <w:rPr>
                <w:noProof w:val="0"/>
              </w:rPr>
              <w:t>ValueSetInstance</w:t>
            </w:r>
            <w:proofErr w:type="spellEnd"/>
            <w:r w:rsidRPr="00977EA3">
              <w:rPr>
                <w:noProof w:val="0"/>
              </w:rPr>
              <w:t xml:space="preserve"> (1)</w:t>
            </w:r>
          </w:p>
        </w:tc>
      </w:tr>
    </w:tbl>
    <w:p w14:paraId="30EF5BFA" w14:textId="77777777" w:rsidR="00BF0E97" w:rsidRDefault="00BF0E97" w:rsidP="00D372D5">
      <w:pPr>
        <w:pStyle w:val="Corpotesto"/>
      </w:pPr>
    </w:p>
    <w:p w14:paraId="3E22DD4F" w14:textId="77777777" w:rsidR="00BF0E97" w:rsidRDefault="00BF0E97" w:rsidP="00D372D5">
      <w:pPr>
        <w:pStyle w:val="Corpotesto"/>
      </w:pPr>
    </w:p>
    <w:p w14:paraId="464B5508" w14:textId="77777777" w:rsidR="00BF0E97" w:rsidRDefault="00BF0E97" w:rsidP="00D372D5">
      <w:pPr>
        <w:pStyle w:val="Corpotesto"/>
      </w:pPr>
    </w:p>
    <w:p w14:paraId="2C83B9BF" w14:textId="6F8E6F28" w:rsidR="007A1F44" w:rsidRDefault="007A1F44" w:rsidP="00D372D5">
      <w:pPr>
        <w:pStyle w:val="Corpotesto"/>
      </w:pPr>
      <w:r w:rsidRPr="00977EA3">
        <w:lastRenderedPageBreak/>
        <w:t>Where:</w:t>
      </w:r>
    </w:p>
    <w:p w14:paraId="54880DC1" w14:textId="77777777" w:rsidR="00BF0E97" w:rsidRPr="00977EA3" w:rsidRDefault="00BF0E97"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977EA3" w14:paraId="551B2AC7" w14:textId="77777777" w:rsidTr="003462A5">
        <w:trPr>
          <w:cantSplit/>
        </w:trPr>
        <w:tc>
          <w:tcPr>
            <w:tcW w:w="1548" w:type="dxa"/>
            <w:vMerge w:val="restart"/>
            <w:shd w:val="clear" w:color="auto" w:fill="FFFFFF" w:themeFill="background1"/>
          </w:tcPr>
          <w:p w14:paraId="54799C8B" w14:textId="77777777" w:rsidR="007A1F44" w:rsidRPr="00977EA3" w:rsidRDefault="007A1F44" w:rsidP="003462A5">
            <w:pPr>
              <w:pStyle w:val="TableEntryHeader"/>
              <w:rPr>
                <w:noProof w:val="0"/>
              </w:rPr>
            </w:pPr>
            <w:r w:rsidRPr="00977EA3">
              <w:rPr>
                <w:noProof w:val="0"/>
              </w:rPr>
              <w:t>Source</w:t>
            </w:r>
          </w:p>
          <w:p w14:paraId="58775743" w14:textId="77777777" w:rsidR="007A1F44" w:rsidRPr="00977EA3" w:rsidRDefault="007A1F44" w:rsidP="00D372D5">
            <w:pPr>
              <w:pStyle w:val="TableEntry"/>
              <w:rPr>
                <w:bCs/>
                <w:noProof w:val="0"/>
                <w:sz w:val="12"/>
              </w:rPr>
            </w:pPr>
            <w:proofErr w:type="spellStart"/>
            <w:r w:rsidRPr="00977EA3">
              <w:rPr>
                <w:bCs/>
                <w:noProof w:val="0"/>
                <w:sz w:val="12"/>
              </w:rPr>
              <w:t>A</w:t>
            </w:r>
            <w:r w:rsidRPr="00977EA3">
              <w:rPr>
                <w:rStyle w:val="TableEntryHeaderChar"/>
                <w:noProof w:val="0"/>
                <w:sz w:val="12"/>
              </w:rPr>
              <w:t>uditMessage</w:t>
            </w:r>
            <w:proofErr w:type="spellEnd"/>
            <w:r w:rsidRPr="00977EA3">
              <w:rPr>
                <w:rStyle w:val="TableEntryHeaderChar"/>
                <w:noProof w:val="0"/>
                <w:sz w:val="12"/>
              </w:rPr>
              <w:t>/</w:t>
            </w:r>
            <w:r w:rsidRPr="00977EA3">
              <w:rPr>
                <w:rStyle w:val="TableEntryHeaderChar"/>
                <w:noProof w:val="0"/>
                <w:sz w:val="12"/>
              </w:rPr>
              <w:br/>
            </w:r>
            <w:proofErr w:type="spellStart"/>
            <w:r w:rsidRPr="00977EA3">
              <w:rPr>
                <w:rStyle w:val="TableEntryHeaderChar"/>
                <w:noProof w:val="0"/>
                <w:sz w:val="12"/>
              </w:rPr>
              <w:t>ActiveParticipant</w:t>
            </w:r>
            <w:proofErr w:type="spellEnd"/>
          </w:p>
        </w:tc>
        <w:tc>
          <w:tcPr>
            <w:tcW w:w="2700" w:type="dxa"/>
            <w:vAlign w:val="center"/>
          </w:tcPr>
          <w:p w14:paraId="755B8C37" w14:textId="77777777" w:rsidR="007A1F44" w:rsidRPr="00977EA3" w:rsidRDefault="007A1F44" w:rsidP="0055376D">
            <w:pPr>
              <w:pStyle w:val="TableEntry"/>
              <w:rPr>
                <w:noProof w:val="0"/>
                <w:sz w:val="16"/>
                <w:szCs w:val="16"/>
              </w:rPr>
            </w:pPr>
            <w:proofErr w:type="spellStart"/>
            <w:r w:rsidRPr="00977EA3">
              <w:rPr>
                <w:noProof w:val="0"/>
                <w:sz w:val="16"/>
                <w:szCs w:val="16"/>
              </w:rPr>
              <w:t>UserID</w:t>
            </w:r>
            <w:proofErr w:type="spellEnd"/>
          </w:p>
        </w:tc>
        <w:tc>
          <w:tcPr>
            <w:tcW w:w="720" w:type="dxa"/>
            <w:vAlign w:val="center"/>
          </w:tcPr>
          <w:p w14:paraId="541F02E1"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4BE56F7" w14:textId="77777777" w:rsidR="007A1F44" w:rsidRPr="00977EA3" w:rsidRDefault="007A1F44" w:rsidP="0055376D">
            <w:pPr>
              <w:pStyle w:val="TableEntry"/>
              <w:rPr>
                <w:noProof w:val="0"/>
                <w:sz w:val="16"/>
                <w:szCs w:val="16"/>
              </w:rPr>
            </w:pPr>
            <w:r w:rsidRPr="00977EA3">
              <w:rPr>
                <w:noProof w:val="0"/>
                <w:sz w:val="16"/>
                <w:szCs w:val="16"/>
              </w:rPr>
              <w:t>Repository HTTP or SOAP endpoint URI</w:t>
            </w:r>
          </w:p>
        </w:tc>
      </w:tr>
      <w:tr w:rsidR="007A1F44" w:rsidRPr="00977EA3" w14:paraId="4806C12D" w14:textId="77777777" w:rsidTr="003462A5">
        <w:trPr>
          <w:cantSplit/>
        </w:trPr>
        <w:tc>
          <w:tcPr>
            <w:tcW w:w="1548" w:type="dxa"/>
            <w:vMerge/>
            <w:shd w:val="clear" w:color="auto" w:fill="FFFFFF" w:themeFill="background1"/>
            <w:textDirection w:val="btLr"/>
            <w:vAlign w:val="center"/>
          </w:tcPr>
          <w:p w14:paraId="0E450776" w14:textId="77777777" w:rsidR="007A1F44" w:rsidRPr="00977EA3" w:rsidRDefault="007A1F44" w:rsidP="0055376D">
            <w:pPr>
              <w:pStyle w:val="TableLabel"/>
              <w:rPr>
                <w:noProof w:val="0"/>
                <w:sz w:val="16"/>
              </w:rPr>
            </w:pPr>
          </w:p>
        </w:tc>
        <w:tc>
          <w:tcPr>
            <w:tcW w:w="2700" w:type="dxa"/>
            <w:vAlign w:val="center"/>
          </w:tcPr>
          <w:p w14:paraId="093BF451" w14:textId="77777777" w:rsidR="007A1F44" w:rsidRPr="00977EA3" w:rsidRDefault="007A1F44" w:rsidP="00FD765B">
            <w:pPr>
              <w:pStyle w:val="TableEntry"/>
              <w:rPr>
                <w:i/>
                <w:iCs/>
                <w:noProof w:val="0"/>
                <w:sz w:val="16"/>
                <w:szCs w:val="16"/>
              </w:rPr>
            </w:pPr>
            <w:proofErr w:type="spellStart"/>
            <w:r w:rsidRPr="00977EA3">
              <w:rPr>
                <w:i/>
                <w:iCs/>
                <w:noProof w:val="0"/>
                <w:sz w:val="16"/>
                <w:szCs w:val="16"/>
              </w:rPr>
              <w:t>AlternativeUserID</w:t>
            </w:r>
            <w:proofErr w:type="spellEnd"/>
          </w:p>
        </w:tc>
        <w:tc>
          <w:tcPr>
            <w:tcW w:w="720" w:type="dxa"/>
            <w:vAlign w:val="center"/>
          </w:tcPr>
          <w:p w14:paraId="5C186E9D"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305856CD"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5254C3F7" w14:textId="77777777" w:rsidTr="003462A5">
        <w:trPr>
          <w:cantSplit/>
        </w:trPr>
        <w:tc>
          <w:tcPr>
            <w:tcW w:w="1548" w:type="dxa"/>
            <w:vMerge/>
            <w:shd w:val="clear" w:color="auto" w:fill="FFFFFF" w:themeFill="background1"/>
            <w:textDirection w:val="btLr"/>
            <w:vAlign w:val="center"/>
          </w:tcPr>
          <w:p w14:paraId="462DB8DC" w14:textId="77777777" w:rsidR="007A1F44" w:rsidRPr="00977EA3" w:rsidRDefault="007A1F44" w:rsidP="0055376D">
            <w:pPr>
              <w:pStyle w:val="TableLabel"/>
              <w:rPr>
                <w:noProof w:val="0"/>
                <w:sz w:val="16"/>
              </w:rPr>
            </w:pPr>
          </w:p>
        </w:tc>
        <w:tc>
          <w:tcPr>
            <w:tcW w:w="2700" w:type="dxa"/>
            <w:vAlign w:val="center"/>
          </w:tcPr>
          <w:p w14:paraId="63199DC5" w14:textId="77777777" w:rsidR="007A1F44" w:rsidRPr="00977EA3" w:rsidRDefault="007A1F44" w:rsidP="00FD765B">
            <w:pPr>
              <w:pStyle w:val="TableEntry"/>
              <w:rPr>
                <w:i/>
                <w:iCs/>
                <w:noProof w:val="0"/>
                <w:sz w:val="16"/>
                <w:szCs w:val="16"/>
              </w:rPr>
            </w:pPr>
            <w:proofErr w:type="spellStart"/>
            <w:r w:rsidRPr="00977EA3">
              <w:rPr>
                <w:i/>
                <w:iCs/>
                <w:noProof w:val="0"/>
                <w:sz w:val="16"/>
                <w:szCs w:val="16"/>
              </w:rPr>
              <w:t>UserName</w:t>
            </w:r>
            <w:proofErr w:type="spellEnd"/>
          </w:p>
        </w:tc>
        <w:tc>
          <w:tcPr>
            <w:tcW w:w="720" w:type="dxa"/>
            <w:vAlign w:val="center"/>
          </w:tcPr>
          <w:p w14:paraId="68C68434"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22CA9F7A"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50267068" w14:textId="77777777" w:rsidTr="003462A5">
        <w:trPr>
          <w:cantSplit/>
        </w:trPr>
        <w:tc>
          <w:tcPr>
            <w:tcW w:w="1548" w:type="dxa"/>
            <w:vMerge/>
            <w:shd w:val="clear" w:color="auto" w:fill="FFFFFF" w:themeFill="background1"/>
            <w:textDirection w:val="btLr"/>
            <w:vAlign w:val="center"/>
          </w:tcPr>
          <w:p w14:paraId="18EEC0DC" w14:textId="77777777" w:rsidR="007A1F44" w:rsidRPr="00977EA3" w:rsidRDefault="007A1F44" w:rsidP="0055376D">
            <w:pPr>
              <w:pStyle w:val="TableLabel"/>
              <w:rPr>
                <w:noProof w:val="0"/>
                <w:sz w:val="16"/>
              </w:rPr>
            </w:pPr>
          </w:p>
        </w:tc>
        <w:tc>
          <w:tcPr>
            <w:tcW w:w="2700" w:type="dxa"/>
            <w:vAlign w:val="center"/>
          </w:tcPr>
          <w:p w14:paraId="1A698181" w14:textId="77777777" w:rsidR="007A1F44" w:rsidRPr="00977EA3" w:rsidRDefault="007A1F44" w:rsidP="0055376D">
            <w:pPr>
              <w:pStyle w:val="TableEntry"/>
              <w:rPr>
                <w:noProof w:val="0"/>
                <w:sz w:val="16"/>
                <w:szCs w:val="16"/>
              </w:rPr>
            </w:pPr>
            <w:proofErr w:type="spellStart"/>
            <w:r w:rsidRPr="00977EA3">
              <w:rPr>
                <w:noProof w:val="0"/>
                <w:sz w:val="16"/>
                <w:szCs w:val="16"/>
              </w:rPr>
              <w:t>UserIsRequestor</w:t>
            </w:r>
            <w:proofErr w:type="spellEnd"/>
          </w:p>
        </w:tc>
        <w:tc>
          <w:tcPr>
            <w:tcW w:w="720" w:type="dxa"/>
            <w:vAlign w:val="center"/>
          </w:tcPr>
          <w:p w14:paraId="5C99F39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192233B5" w14:textId="77777777" w:rsidR="007A1F44" w:rsidRPr="00977EA3" w:rsidRDefault="007A1F44" w:rsidP="0055376D">
            <w:pPr>
              <w:pStyle w:val="TableEntry"/>
              <w:rPr>
                <w:noProof w:val="0"/>
                <w:sz w:val="16"/>
                <w:szCs w:val="16"/>
              </w:rPr>
            </w:pPr>
            <w:r w:rsidRPr="00977EA3">
              <w:rPr>
                <w:noProof w:val="0"/>
                <w:sz w:val="16"/>
                <w:szCs w:val="16"/>
              </w:rPr>
              <w:t>“false”</w:t>
            </w:r>
          </w:p>
        </w:tc>
      </w:tr>
      <w:tr w:rsidR="007A1F44" w:rsidRPr="00977EA3" w14:paraId="2EBE97D3" w14:textId="77777777" w:rsidTr="003462A5">
        <w:trPr>
          <w:cantSplit/>
        </w:trPr>
        <w:tc>
          <w:tcPr>
            <w:tcW w:w="1548" w:type="dxa"/>
            <w:vMerge/>
            <w:shd w:val="clear" w:color="auto" w:fill="FFFFFF" w:themeFill="background1"/>
            <w:textDirection w:val="btLr"/>
            <w:vAlign w:val="center"/>
          </w:tcPr>
          <w:p w14:paraId="6DB334D3" w14:textId="77777777" w:rsidR="007A1F44" w:rsidRPr="00977EA3" w:rsidRDefault="007A1F44" w:rsidP="0055376D">
            <w:pPr>
              <w:pStyle w:val="TableLabel"/>
              <w:rPr>
                <w:noProof w:val="0"/>
                <w:sz w:val="16"/>
              </w:rPr>
            </w:pPr>
          </w:p>
        </w:tc>
        <w:tc>
          <w:tcPr>
            <w:tcW w:w="2700" w:type="dxa"/>
            <w:vAlign w:val="center"/>
          </w:tcPr>
          <w:p w14:paraId="0EFE63D6" w14:textId="77777777" w:rsidR="007A1F44" w:rsidRPr="00977EA3" w:rsidRDefault="007A1F44" w:rsidP="0055376D">
            <w:pPr>
              <w:pStyle w:val="TableEntry"/>
              <w:rPr>
                <w:noProof w:val="0"/>
                <w:sz w:val="16"/>
                <w:szCs w:val="16"/>
              </w:rPr>
            </w:pPr>
            <w:proofErr w:type="spellStart"/>
            <w:r w:rsidRPr="00977EA3">
              <w:rPr>
                <w:noProof w:val="0"/>
                <w:sz w:val="16"/>
                <w:szCs w:val="16"/>
              </w:rPr>
              <w:t>RoleIDCode</w:t>
            </w:r>
            <w:proofErr w:type="spellEnd"/>
          </w:p>
        </w:tc>
        <w:tc>
          <w:tcPr>
            <w:tcW w:w="720" w:type="dxa"/>
            <w:vAlign w:val="center"/>
          </w:tcPr>
          <w:p w14:paraId="5048D2D8"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14CD9AF6" w14:textId="77777777" w:rsidR="007A1F44" w:rsidRPr="00977EA3" w:rsidRDefault="007A1F44" w:rsidP="0055376D">
            <w:pPr>
              <w:pStyle w:val="TableEntry"/>
              <w:rPr>
                <w:noProof w:val="0"/>
                <w:sz w:val="16"/>
                <w:szCs w:val="16"/>
              </w:rPr>
            </w:pPr>
            <w:r w:rsidRPr="00977EA3">
              <w:rPr>
                <w:noProof w:val="0"/>
                <w:sz w:val="16"/>
                <w:szCs w:val="16"/>
              </w:rPr>
              <w:t>EV(110153, DCM, “Source”)</w:t>
            </w:r>
          </w:p>
        </w:tc>
      </w:tr>
      <w:tr w:rsidR="007A1F44" w:rsidRPr="00977EA3" w14:paraId="027AE4C8" w14:textId="77777777" w:rsidTr="003462A5">
        <w:trPr>
          <w:cantSplit/>
        </w:trPr>
        <w:tc>
          <w:tcPr>
            <w:tcW w:w="1548" w:type="dxa"/>
            <w:vMerge/>
            <w:shd w:val="clear" w:color="auto" w:fill="FFFFFF" w:themeFill="background1"/>
            <w:textDirection w:val="btLr"/>
            <w:vAlign w:val="center"/>
          </w:tcPr>
          <w:p w14:paraId="60D345ED" w14:textId="77777777" w:rsidR="007A1F44" w:rsidRPr="00977EA3" w:rsidRDefault="007A1F44" w:rsidP="0055376D">
            <w:pPr>
              <w:pStyle w:val="TableLabel"/>
              <w:rPr>
                <w:noProof w:val="0"/>
                <w:sz w:val="16"/>
              </w:rPr>
            </w:pPr>
          </w:p>
        </w:tc>
        <w:tc>
          <w:tcPr>
            <w:tcW w:w="2700" w:type="dxa"/>
            <w:vAlign w:val="center"/>
          </w:tcPr>
          <w:p w14:paraId="242E91DB" w14:textId="77777777" w:rsidR="007A1F44" w:rsidRPr="00977EA3" w:rsidRDefault="007A1F44" w:rsidP="0055376D">
            <w:pPr>
              <w:pStyle w:val="TableEntry"/>
              <w:rPr>
                <w:noProof w:val="0"/>
                <w:sz w:val="16"/>
                <w:szCs w:val="16"/>
              </w:rPr>
            </w:pPr>
            <w:proofErr w:type="spellStart"/>
            <w:r w:rsidRPr="00977EA3">
              <w:rPr>
                <w:noProof w:val="0"/>
                <w:sz w:val="16"/>
                <w:szCs w:val="16"/>
              </w:rPr>
              <w:t>NetworkAccessPointTypeCode</w:t>
            </w:r>
            <w:proofErr w:type="spellEnd"/>
          </w:p>
        </w:tc>
        <w:tc>
          <w:tcPr>
            <w:tcW w:w="720" w:type="dxa"/>
            <w:vAlign w:val="center"/>
          </w:tcPr>
          <w:p w14:paraId="299E4298"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376D985C"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15D45396" w14:textId="77777777" w:rsidTr="003462A5">
        <w:trPr>
          <w:cantSplit/>
        </w:trPr>
        <w:tc>
          <w:tcPr>
            <w:tcW w:w="1548" w:type="dxa"/>
            <w:vMerge/>
            <w:shd w:val="clear" w:color="auto" w:fill="FFFFFF" w:themeFill="background1"/>
            <w:textDirection w:val="btLr"/>
            <w:vAlign w:val="center"/>
          </w:tcPr>
          <w:p w14:paraId="3FA77A96" w14:textId="77777777" w:rsidR="007A1F44" w:rsidRPr="00977EA3" w:rsidRDefault="007A1F44" w:rsidP="0055376D">
            <w:pPr>
              <w:pStyle w:val="TableLabel"/>
              <w:rPr>
                <w:noProof w:val="0"/>
                <w:sz w:val="16"/>
              </w:rPr>
            </w:pPr>
          </w:p>
        </w:tc>
        <w:tc>
          <w:tcPr>
            <w:tcW w:w="2700" w:type="dxa"/>
            <w:vAlign w:val="center"/>
          </w:tcPr>
          <w:p w14:paraId="1716B399" w14:textId="77777777" w:rsidR="007A1F44" w:rsidRPr="00977EA3" w:rsidRDefault="007A1F44" w:rsidP="0055376D">
            <w:pPr>
              <w:pStyle w:val="TableEntry"/>
              <w:rPr>
                <w:noProof w:val="0"/>
                <w:sz w:val="16"/>
                <w:szCs w:val="16"/>
              </w:rPr>
            </w:pPr>
            <w:proofErr w:type="spellStart"/>
            <w:r w:rsidRPr="00977EA3">
              <w:rPr>
                <w:noProof w:val="0"/>
                <w:sz w:val="16"/>
                <w:szCs w:val="16"/>
              </w:rPr>
              <w:t>NetworkAccessPointID</w:t>
            </w:r>
            <w:proofErr w:type="spellEnd"/>
          </w:p>
        </w:tc>
        <w:tc>
          <w:tcPr>
            <w:tcW w:w="720" w:type="dxa"/>
            <w:vAlign w:val="center"/>
          </w:tcPr>
          <w:p w14:paraId="5CF4BCA9"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33F6958F"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51868B8C" w14:textId="77777777" w:rsidR="003570EE" w:rsidRPr="00977EA3" w:rsidRDefault="003570EE"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977EA3" w14:paraId="755EF2BC" w14:textId="77777777" w:rsidTr="00ED4370">
        <w:trPr>
          <w:cantSplit/>
        </w:trPr>
        <w:tc>
          <w:tcPr>
            <w:tcW w:w="1548" w:type="dxa"/>
            <w:vMerge w:val="restart"/>
            <w:shd w:val="clear" w:color="auto" w:fill="FFFFFF" w:themeFill="background1"/>
          </w:tcPr>
          <w:p w14:paraId="03D6E66C" w14:textId="77777777" w:rsidR="007A1F44" w:rsidRPr="00977EA3" w:rsidRDefault="007A1F44" w:rsidP="00ED4370">
            <w:pPr>
              <w:pStyle w:val="TableEntryHeader"/>
            </w:pPr>
            <w:r w:rsidRPr="00977EA3">
              <w:t>Destination</w:t>
            </w:r>
          </w:p>
          <w:p w14:paraId="66526E29"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700" w:type="dxa"/>
            <w:vAlign w:val="center"/>
          </w:tcPr>
          <w:p w14:paraId="03590C31" w14:textId="77777777" w:rsidR="007A1F44" w:rsidRPr="00977EA3" w:rsidRDefault="007A1F44" w:rsidP="00A42D84">
            <w:pPr>
              <w:pStyle w:val="TableEntry"/>
              <w:rPr>
                <w:i/>
                <w:noProof w:val="0"/>
                <w:sz w:val="16"/>
                <w:szCs w:val="16"/>
              </w:rPr>
            </w:pPr>
            <w:proofErr w:type="spellStart"/>
            <w:r w:rsidRPr="00977EA3">
              <w:rPr>
                <w:i/>
                <w:noProof w:val="0"/>
                <w:sz w:val="16"/>
                <w:szCs w:val="16"/>
              </w:rPr>
              <w:t>UserID</w:t>
            </w:r>
            <w:proofErr w:type="spellEnd"/>
          </w:p>
        </w:tc>
        <w:tc>
          <w:tcPr>
            <w:tcW w:w="720" w:type="dxa"/>
            <w:vAlign w:val="center"/>
          </w:tcPr>
          <w:p w14:paraId="0A35597E" w14:textId="77777777" w:rsidR="007A1F44" w:rsidRPr="00977EA3" w:rsidRDefault="007A1F44" w:rsidP="00A42D84">
            <w:pPr>
              <w:pStyle w:val="TableEntry"/>
              <w:jc w:val="center"/>
              <w:rPr>
                <w:noProof w:val="0"/>
                <w:sz w:val="16"/>
                <w:szCs w:val="16"/>
              </w:rPr>
            </w:pPr>
            <w:r w:rsidRPr="00977EA3">
              <w:rPr>
                <w:i/>
                <w:noProof w:val="0"/>
                <w:sz w:val="16"/>
                <w:szCs w:val="16"/>
              </w:rPr>
              <w:t>U</w:t>
            </w:r>
          </w:p>
        </w:tc>
        <w:tc>
          <w:tcPr>
            <w:tcW w:w="4698" w:type="dxa"/>
            <w:vAlign w:val="center"/>
          </w:tcPr>
          <w:p w14:paraId="3BB6F843" w14:textId="77777777" w:rsidR="007A1F44" w:rsidRPr="00977EA3" w:rsidRDefault="007A1F44" w:rsidP="00A42D84">
            <w:pPr>
              <w:pStyle w:val="TableEntry"/>
              <w:rPr>
                <w:noProof w:val="0"/>
                <w:sz w:val="16"/>
                <w:szCs w:val="16"/>
              </w:rPr>
            </w:pPr>
            <w:r w:rsidRPr="00977EA3">
              <w:rPr>
                <w:i/>
                <w:noProof w:val="0"/>
                <w:sz w:val="16"/>
                <w:szCs w:val="16"/>
              </w:rPr>
              <w:t>not specialized.</w:t>
            </w:r>
          </w:p>
        </w:tc>
      </w:tr>
      <w:tr w:rsidR="007A1F44" w:rsidRPr="00977EA3" w14:paraId="3A6C4561" w14:textId="77777777" w:rsidTr="00ED4370">
        <w:trPr>
          <w:cantSplit/>
        </w:trPr>
        <w:tc>
          <w:tcPr>
            <w:tcW w:w="1548" w:type="dxa"/>
            <w:vMerge/>
            <w:shd w:val="clear" w:color="auto" w:fill="FFFFFF" w:themeFill="background1"/>
            <w:textDirection w:val="btLr"/>
            <w:vAlign w:val="center"/>
          </w:tcPr>
          <w:p w14:paraId="569312AD" w14:textId="77777777" w:rsidR="007A1F44" w:rsidRPr="00977EA3" w:rsidRDefault="007A1F44" w:rsidP="0055376D">
            <w:pPr>
              <w:pStyle w:val="TableLabel"/>
              <w:rPr>
                <w:noProof w:val="0"/>
                <w:sz w:val="16"/>
              </w:rPr>
            </w:pPr>
          </w:p>
        </w:tc>
        <w:tc>
          <w:tcPr>
            <w:tcW w:w="2700" w:type="dxa"/>
            <w:vAlign w:val="center"/>
          </w:tcPr>
          <w:p w14:paraId="634064C4" w14:textId="77777777" w:rsidR="007A1F44" w:rsidRPr="00977EA3" w:rsidRDefault="007A1F44" w:rsidP="0055376D">
            <w:pPr>
              <w:pStyle w:val="TableEntry"/>
              <w:rPr>
                <w:noProof w:val="0"/>
                <w:sz w:val="16"/>
                <w:szCs w:val="16"/>
              </w:rPr>
            </w:pPr>
            <w:proofErr w:type="spellStart"/>
            <w:r w:rsidRPr="00977EA3">
              <w:rPr>
                <w:noProof w:val="0"/>
                <w:sz w:val="16"/>
                <w:szCs w:val="16"/>
              </w:rPr>
              <w:t>AlternativeUserID</w:t>
            </w:r>
            <w:proofErr w:type="spellEnd"/>
          </w:p>
        </w:tc>
        <w:tc>
          <w:tcPr>
            <w:tcW w:w="720" w:type="dxa"/>
            <w:vAlign w:val="center"/>
          </w:tcPr>
          <w:p w14:paraId="38669EF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53ECB1C2" w14:textId="77777777" w:rsidR="007A1F44" w:rsidRPr="00977EA3" w:rsidRDefault="007A1F44" w:rsidP="0055376D">
            <w:pPr>
              <w:pStyle w:val="TableEntry"/>
              <w:rPr>
                <w:noProof w:val="0"/>
                <w:sz w:val="16"/>
                <w:szCs w:val="16"/>
              </w:rPr>
            </w:pPr>
            <w:r w:rsidRPr="00977EA3">
              <w:rPr>
                <w:noProof w:val="0"/>
                <w:sz w:val="16"/>
                <w:szCs w:val="16"/>
              </w:rPr>
              <w:t>the process ID as used within the local operating system in the local system logs.</w:t>
            </w:r>
          </w:p>
        </w:tc>
      </w:tr>
      <w:tr w:rsidR="007A1F44" w:rsidRPr="00977EA3" w14:paraId="7C0294ED" w14:textId="77777777" w:rsidTr="00ED4370">
        <w:trPr>
          <w:cantSplit/>
        </w:trPr>
        <w:tc>
          <w:tcPr>
            <w:tcW w:w="1548" w:type="dxa"/>
            <w:vMerge/>
            <w:shd w:val="clear" w:color="auto" w:fill="FFFFFF" w:themeFill="background1"/>
            <w:textDirection w:val="btLr"/>
            <w:vAlign w:val="center"/>
          </w:tcPr>
          <w:p w14:paraId="66AE7546" w14:textId="77777777" w:rsidR="007A1F44" w:rsidRPr="00977EA3" w:rsidRDefault="007A1F44" w:rsidP="0055376D">
            <w:pPr>
              <w:pStyle w:val="TableLabel"/>
              <w:rPr>
                <w:noProof w:val="0"/>
                <w:sz w:val="16"/>
              </w:rPr>
            </w:pPr>
          </w:p>
        </w:tc>
        <w:tc>
          <w:tcPr>
            <w:tcW w:w="2700" w:type="dxa"/>
            <w:vAlign w:val="center"/>
          </w:tcPr>
          <w:p w14:paraId="4DD5F2DE" w14:textId="77777777" w:rsidR="007A1F44" w:rsidRPr="00977EA3" w:rsidRDefault="007A1F44" w:rsidP="00FD765B">
            <w:pPr>
              <w:pStyle w:val="TableEntry"/>
              <w:rPr>
                <w:i/>
                <w:iCs/>
                <w:noProof w:val="0"/>
                <w:sz w:val="16"/>
                <w:szCs w:val="16"/>
              </w:rPr>
            </w:pPr>
            <w:proofErr w:type="spellStart"/>
            <w:r w:rsidRPr="00977EA3">
              <w:rPr>
                <w:i/>
                <w:iCs/>
                <w:noProof w:val="0"/>
                <w:sz w:val="16"/>
                <w:szCs w:val="16"/>
              </w:rPr>
              <w:t>UserName</w:t>
            </w:r>
            <w:proofErr w:type="spellEnd"/>
          </w:p>
        </w:tc>
        <w:tc>
          <w:tcPr>
            <w:tcW w:w="720" w:type="dxa"/>
            <w:vAlign w:val="center"/>
          </w:tcPr>
          <w:p w14:paraId="23D312D4"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7386233B"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2DBED1B2" w14:textId="77777777" w:rsidTr="00ED4370">
        <w:trPr>
          <w:cantSplit/>
        </w:trPr>
        <w:tc>
          <w:tcPr>
            <w:tcW w:w="1548" w:type="dxa"/>
            <w:vMerge/>
            <w:shd w:val="clear" w:color="auto" w:fill="FFFFFF" w:themeFill="background1"/>
            <w:textDirection w:val="btLr"/>
            <w:vAlign w:val="center"/>
          </w:tcPr>
          <w:p w14:paraId="0A184A1A" w14:textId="77777777" w:rsidR="007A1F44" w:rsidRPr="00977EA3" w:rsidRDefault="007A1F44" w:rsidP="0098263A">
            <w:pPr>
              <w:pStyle w:val="TableLabel"/>
              <w:rPr>
                <w:noProof w:val="0"/>
                <w:sz w:val="16"/>
              </w:rPr>
            </w:pPr>
          </w:p>
        </w:tc>
        <w:tc>
          <w:tcPr>
            <w:tcW w:w="2700" w:type="dxa"/>
            <w:vAlign w:val="center"/>
          </w:tcPr>
          <w:p w14:paraId="60DF809D" w14:textId="77777777" w:rsidR="007A1F44" w:rsidRPr="00977EA3" w:rsidRDefault="007A1F44" w:rsidP="00FD765B">
            <w:pPr>
              <w:pStyle w:val="TableEntry"/>
              <w:rPr>
                <w:i/>
                <w:iCs/>
                <w:noProof w:val="0"/>
                <w:sz w:val="16"/>
                <w:szCs w:val="16"/>
              </w:rPr>
            </w:pPr>
            <w:proofErr w:type="spellStart"/>
            <w:r w:rsidRPr="00977EA3">
              <w:rPr>
                <w:i/>
                <w:iCs/>
                <w:noProof w:val="0"/>
                <w:sz w:val="16"/>
                <w:szCs w:val="16"/>
              </w:rPr>
              <w:t>UserIsRequestor</w:t>
            </w:r>
            <w:proofErr w:type="spellEnd"/>
          </w:p>
        </w:tc>
        <w:tc>
          <w:tcPr>
            <w:tcW w:w="720" w:type="dxa"/>
            <w:vAlign w:val="center"/>
          </w:tcPr>
          <w:p w14:paraId="7955F793"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7207BBDC" w14:textId="77777777" w:rsidR="007A1F44" w:rsidRPr="00977EA3" w:rsidRDefault="007A1F44" w:rsidP="0098263A">
            <w:pPr>
              <w:pStyle w:val="TableEntry"/>
              <w:rPr>
                <w:noProof w:val="0"/>
                <w:sz w:val="16"/>
                <w:szCs w:val="16"/>
              </w:rPr>
            </w:pPr>
            <w:r w:rsidRPr="00977EA3">
              <w:rPr>
                <w:i/>
                <w:iCs/>
                <w:noProof w:val="0"/>
                <w:sz w:val="16"/>
                <w:szCs w:val="16"/>
              </w:rPr>
              <w:t>not specialized</w:t>
            </w:r>
          </w:p>
        </w:tc>
      </w:tr>
      <w:tr w:rsidR="007A1F44" w:rsidRPr="00977EA3" w14:paraId="44F585C2" w14:textId="77777777" w:rsidTr="00ED4370">
        <w:trPr>
          <w:cantSplit/>
        </w:trPr>
        <w:tc>
          <w:tcPr>
            <w:tcW w:w="1548" w:type="dxa"/>
            <w:vMerge/>
            <w:shd w:val="clear" w:color="auto" w:fill="FFFFFF" w:themeFill="background1"/>
            <w:textDirection w:val="btLr"/>
            <w:vAlign w:val="center"/>
          </w:tcPr>
          <w:p w14:paraId="0C7F6D5D" w14:textId="77777777" w:rsidR="007A1F44" w:rsidRPr="00977EA3" w:rsidRDefault="007A1F44" w:rsidP="0055376D">
            <w:pPr>
              <w:pStyle w:val="TableLabel"/>
              <w:rPr>
                <w:noProof w:val="0"/>
                <w:sz w:val="16"/>
              </w:rPr>
            </w:pPr>
          </w:p>
        </w:tc>
        <w:tc>
          <w:tcPr>
            <w:tcW w:w="2700" w:type="dxa"/>
            <w:vAlign w:val="center"/>
          </w:tcPr>
          <w:p w14:paraId="0F933825" w14:textId="77777777" w:rsidR="007A1F44" w:rsidRPr="00977EA3" w:rsidRDefault="007A1F44" w:rsidP="0055376D">
            <w:pPr>
              <w:pStyle w:val="TableEntry"/>
              <w:rPr>
                <w:noProof w:val="0"/>
                <w:sz w:val="16"/>
                <w:szCs w:val="16"/>
              </w:rPr>
            </w:pPr>
            <w:proofErr w:type="spellStart"/>
            <w:r w:rsidRPr="00977EA3">
              <w:rPr>
                <w:noProof w:val="0"/>
                <w:sz w:val="16"/>
                <w:szCs w:val="16"/>
              </w:rPr>
              <w:t>RoleIDCode</w:t>
            </w:r>
            <w:proofErr w:type="spellEnd"/>
          </w:p>
        </w:tc>
        <w:tc>
          <w:tcPr>
            <w:tcW w:w="720" w:type="dxa"/>
            <w:vAlign w:val="center"/>
          </w:tcPr>
          <w:p w14:paraId="1DDD8F21"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57C8947E" w14:textId="77777777" w:rsidR="007A1F44" w:rsidRPr="00977EA3" w:rsidRDefault="007A1F44" w:rsidP="0055376D">
            <w:pPr>
              <w:pStyle w:val="TableEntry"/>
              <w:rPr>
                <w:noProof w:val="0"/>
                <w:sz w:val="16"/>
                <w:szCs w:val="16"/>
              </w:rPr>
            </w:pPr>
            <w:r w:rsidRPr="00977EA3">
              <w:rPr>
                <w:noProof w:val="0"/>
                <w:sz w:val="16"/>
                <w:szCs w:val="16"/>
              </w:rPr>
              <w:t>EV(110152, DCM, “Destination”)</w:t>
            </w:r>
          </w:p>
        </w:tc>
      </w:tr>
      <w:tr w:rsidR="007A1F44" w:rsidRPr="00977EA3" w14:paraId="48D1D3AE" w14:textId="77777777" w:rsidTr="00ED4370">
        <w:trPr>
          <w:cantSplit/>
        </w:trPr>
        <w:tc>
          <w:tcPr>
            <w:tcW w:w="1548" w:type="dxa"/>
            <w:vMerge/>
            <w:shd w:val="clear" w:color="auto" w:fill="FFFFFF" w:themeFill="background1"/>
            <w:textDirection w:val="btLr"/>
            <w:vAlign w:val="center"/>
          </w:tcPr>
          <w:p w14:paraId="1A19311B" w14:textId="77777777" w:rsidR="007A1F44" w:rsidRPr="00977EA3" w:rsidRDefault="007A1F44" w:rsidP="0055376D">
            <w:pPr>
              <w:pStyle w:val="TableLabel"/>
              <w:rPr>
                <w:noProof w:val="0"/>
                <w:sz w:val="16"/>
              </w:rPr>
            </w:pPr>
          </w:p>
        </w:tc>
        <w:tc>
          <w:tcPr>
            <w:tcW w:w="2700" w:type="dxa"/>
            <w:vAlign w:val="center"/>
          </w:tcPr>
          <w:p w14:paraId="537D932D" w14:textId="77777777" w:rsidR="007A1F44" w:rsidRPr="00977EA3" w:rsidRDefault="007A1F44" w:rsidP="0055376D">
            <w:pPr>
              <w:pStyle w:val="TableEntry"/>
              <w:rPr>
                <w:noProof w:val="0"/>
                <w:sz w:val="16"/>
                <w:szCs w:val="16"/>
              </w:rPr>
            </w:pPr>
            <w:proofErr w:type="spellStart"/>
            <w:r w:rsidRPr="00977EA3">
              <w:rPr>
                <w:noProof w:val="0"/>
                <w:sz w:val="16"/>
                <w:szCs w:val="16"/>
              </w:rPr>
              <w:t>NetworkAccessPointTypeCode</w:t>
            </w:r>
            <w:proofErr w:type="spellEnd"/>
          </w:p>
        </w:tc>
        <w:tc>
          <w:tcPr>
            <w:tcW w:w="720" w:type="dxa"/>
            <w:vAlign w:val="center"/>
          </w:tcPr>
          <w:p w14:paraId="1384124C"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CBEA521"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3C212BBC" w14:textId="77777777" w:rsidTr="00ED4370">
        <w:trPr>
          <w:cantSplit/>
        </w:trPr>
        <w:tc>
          <w:tcPr>
            <w:tcW w:w="1548" w:type="dxa"/>
            <w:vMerge/>
            <w:shd w:val="clear" w:color="auto" w:fill="FFFFFF" w:themeFill="background1"/>
            <w:textDirection w:val="btLr"/>
            <w:vAlign w:val="center"/>
          </w:tcPr>
          <w:p w14:paraId="34B29B3E" w14:textId="77777777" w:rsidR="007A1F44" w:rsidRPr="00977EA3" w:rsidRDefault="007A1F44" w:rsidP="0055376D">
            <w:pPr>
              <w:pStyle w:val="TableLabel"/>
              <w:rPr>
                <w:noProof w:val="0"/>
                <w:sz w:val="16"/>
              </w:rPr>
            </w:pPr>
          </w:p>
        </w:tc>
        <w:tc>
          <w:tcPr>
            <w:tcW w:w="2700" w:type="dxa"/>
            <w:vAlign w:val="center"/>
          </w:tcPr>
          <w:p w14:paraId="42FA7BFB" w14:textId="77777777" w:rsidR="007A1F44" w:rsidRPr="00977EA3" w:rsidRDefault="007A1F44" w:rsidP="0055376D">
            <w:pPr>
              <w:pStyle w:val="TableEntry"/>
              <w:rPr>
                <w:noProof w:val="0"/>
                <w:sz w:val="16"/>
                <w:szCs w:val="16"/>
              </w:rPr>
            </w:pPr>
            <w:proofErr w:type="spellStart"/>
            <w:r w:rsidRPr="00977EA3">
              <w:rPr>
                <w:noProof w:val="0"/>
                <w:sz w:val="16"/>
                <w:szCs w:val="16"/>
              </w:rPr>
              <w:t>NetworkAccessPointID</w:t>
            </w:r>
            <w:proofErr w:type="spellEnd"/>
          </w:p>
        </w:tc>
        <w:tc>
          <w:tcPr>
            <w:tcW w:w="720" w:type="dxa"/>
            <w:vAlign w:val="center"/>
          </w:tcPr>
          <w:p w14:paraId="1E731996"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0A95B52"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5F97A80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A726AB" w:rsidRPr="00977EA3" w14:paraId="272C9E6E" w14:textId="77777777" w:rsidTr="00ED4370">
        <w:trPr>
          <w:cantSplit/>
        </w:trPr>
        <w:tc>
          <w:tcPr>
            <w:tcW w:w="1548" w:type="dxa"/>
            <w:vMerge w:val="restart"/>
            <w:shd w:val="clear" w:color="auto" w:fill="FFFFFF" w:themeFill="background1"/>
          </w:tcPr>
          <w:p w14:paraId="58171C58" w14:textId="77777777" w:rsidR="00A726AB" w:rsidRPr="00977EA3" w:rsidRDefault="00A726AB" w:rsidP="00ED4370">
            <w:pPr>
              <w:pStyle w:val="TableEntryHeader"/>
            </w:pPr>
            <w:r w:rsidRPr="00977EA3">
              <w:t>Human Requestor (if known)</w:t>
            </w:r>
          </w:p>
          <w:p w14:paraId="09A72E18" w14:textId="77777777" w:rsidR="00A726AB" w:rsidRPr="00977EA3" w:rsidRDefault="00A726AB"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700" w:type="dxa"/>
            <w:vAlign w:val="center"/>
          </w:tcPr>
          <w:p w14:paraId="6DA00530" w14:textId="77777777" w:rsidR="00A726AB" w:rsidRPr="00977EA3" w:rsidRDefault="00A726AB" w:rsidP="0055376D">
            <w:pPr>
              <w:pStyle w:val="TableEntry"/>
              <w:rPr>
                <w:noProof w:val="0"/>
                <w:sz w:val="16"/>
                <w:szCs w:val="16"/>
              </w:rPr>
            </w:pPr>
            <w:proofErr w:type="spellStart"/>
            <w:r w:rsidRPr="00977EA3">
              <w:rPr>
                <w:noProof w:val="0"/>
                <w:sz w:val="16"/>
                <w:szCs w:val="16"/>
              </w:rPr>
              <w:t>UserID</w:t>
            </w:r>
            <w:proofErr w:type="spellEnd"/>
          </w:p>
        </w:tc>
        <w:tc>
          <w:tcPr>
            <w:tcW w:w="720" w:type="dxa"/>
            <w:vAlign w:val="center"/>
          </w:tcPr>
          <w:p w14:paraId="2EF404AA" w14:textId="77777777" w:rsidR="00A726AB" w:rsidRPr="00977EA3" w:rsidRDefault="00A726AB" w:rsidP="00D372D5">
            <w:pPr>
              <w:pStyle w:val="TableEntry"/>
              <w:jc w:val="center"/>
              <w:rPr>
                <w:noProof w:val="0"/>
                <w:sz w:val="16"/>
                <w:szCs w:val="16"/>
              </w:rPr>
            </w:pPr>
            <w:r w:rsidRPr="00977EA3">
              <w:rPr>
                <w:noProof w:val="0"/>
                <w:sz w:val="16"/>
                <w:szCs w:val="16"/>
              </w:rPr>
              <w:t>M</w:t>
            </w:r>
          </w:p>
        </w:tc>
        <w:tc>
          <w:tcPr>
            <w:tcW w:w="4698" w:type="dxa"/>
            <w:vAlign w:val="center"/>
          </w:tcPr>
          <w:p w14:paraId="6263BBE8" w14:textId="77777777" w:rsidR="00A726AB" w:rsidRPr="00977EA3" w:rsidRDefault="00A726AB" w:rsidP="0055376D">
            <w:pPr>
              <w:pStyle w:val="TableEntry"/>
              <w:rPr>
                <w:noProof w:val="0"/>
                <w:sz w:val="16"/>
                <w:szCs w:val="16"/>
              </w:rPr>
            </w:pPr>
            <w:r w:rsidRPr="00977EA3">
              <w:rPr>
                <w:noProof w:val="0"/>
                <w:sz w:val="16"/>
                <w:szCs w:val="16"/>
              </w:rPr>
              <w:t>Identity of the human that initiated the transaction.</w:t>
            </w:r>
          </w:p>
        </w:tc>
      </w:tr>
      <w:tr w:rsidR="00A726AB" w:rsidRPr="00977EA3" w14:paraId="7795BE17" w14:textId="77777777" w:rsidTr="00ED4370">
        <w:trPr>
          <w:cantSplit/>
        </w:trPr>
        <w:tc>
          <w:tcPr>
            <w:tcW w:w="1548" w:type="dxa"/>
            <w:vMerge/>
            <w:shd w:val="clear" w:color="auto" w:fill="FFFFFF" w:themeFill="background1"/>
            <w:textDirection w:val="btLr"/>
            <w:vAlign w:val="center"/>
          </w:tcPr>
          <w:p w14:paraId="75C6B20E" w14:textId="77777777" w:rsidR="00A726AB" w:rsidRPr="00977EA3" w:rsidRDefault="00A726AB" w:rsidP="0055376D">
            <w:pPr>
              <w:pStyle w:val="TableLabel"/>
              <w:rPr>
                <w:noProof w:val="0"/>
                <w:sz w:val="16"/>
              </w:rPr>
            </w:pPr>
          </w:p>
        </w:tc>
        <w:tc>
          <w:tcPr>
            <w:tcW w:w="2700" w:type="dxa"/>
            <w:vAlign w:val="center"/>
          </w:tcPr>
          <w:p w14:paraId="62A9C9F4" w14:textId="77777777" w:rsidR="00A726AB" w:rsidRPr="00977EA3" w:rsidRDefault="00A726AB" w:rsidP="00FD765B">
            <w:pPr>
              <w:pStyle w:val="TableEntry"/>
              <w:rPr>
                <w:i/>
                <w:iCs/>
                <w:noProof w:val="0"/>
                <w:sz w:val="16"/>
                <w:szCs w:val="16"/>
              </w:rPr>
            </w:pPr>
            <w:proofErr w:type="spellStart"/>
            <w:r w:rsidRPr="00977EA3">
              <w:rPr>
                <w:i/>
                <w:iCs/>
                <w:noProof w:val="0"/>
                <w:sz w:val="16"/>
                <w:szCs w:val="16"/>
              </w:rPr>
              <w:t>AlternativeUserID</w:t>
            </w:r>
            <w:proofErr w:type="spellEnd"/>
          </w:p>
        </w:tc>
        <w:tc>
          <w:tcPr>
            <w:tcW w:w="720" w:type="dxa"/>
            <w:vAlign w:val="center"/>
          </w:tcPr>
          <w:p w14:paraId="26B5940C" w14:textId="77777777" w:rsidR="00A726AB" w:rsidRPr="00977EA3" w:rsidRDefault="00A726AB"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1EFD543F" w14:textId="77777777" w:rsidR="00A726AB" w:rsidRPr="00977EA3" w:rsidRDefault="00A726AB" w:rsidP="00FD765B">
            <w:pPr>
              <w:pStyle w:val="TableEntry"/>
              <w:rPr>
                <w:i/>
                <w:iCs/>
                <w:noProof w:val="0"/>
                <w:sz w:val="16"/>
                <w:szCs w:val="16"/>
              </w:rPr>
            </w:pPr>
            <w:r w:rsidRPr="00977EA3">
              <w:rPr>
                <w:i/>
                <w:iCs/>
                <w:noProof w:val="0"/>
                <w:sz w:val="16"/>
                <w:szCs w:val="16"/>
              </w:rPr>
              <w:t>not specialized</w:t>
            </w:r>
          </w:p>
        </w:tc>
      </w:tr>
      <w:tr w:rsidR="00A726AB" w:rsidRPr="00977EA3" w14:paraId="0A9AEA0C" w14:textId="77777777" w:rsidTr="00ED4370">
        <w:trPr>
          <w:cantSplit/>
        </w:trPr>
        <w:tc>
          <w:tcPr>
            <w:tcW w:w="1548" w:type="dxa"/>
            <w:vMerge/>
            <w:shd w:val="clear" w:color="auto" w:fill="FFFFFF" w:themeFill="background1"/>
            <w:textDirection w:val="btLr"/>
            <w:vAlign w:val="center"/>
          </w:tcPr>
          <w:p w14:paraId="46AA63F4" w14:textId="77777777" w:rsidR="00A726AB" w:rsidRPr="00977EA3" w:rsidRDefault="00A726AB" w:rsidP="0055376D">
            <w:pPr>
              <w:pStyle w:val="TableLabel"/>
              <w:rPr>
                <w:noProof w:val="0"/>
                <w:sz w:val="16"/>
              </w:rPr>
            </w:pPr>
          </w:p>
        </w:tc>
        <w:tc>
          <w:tcPr>
            <w:tcW w:w="2700" w:type="dxa"/>
            <w:vAlign w:val="center"/>
          </w:tcPr>
          <w:p w14:paraId="11C95B30" w14:textId="77777777" w:rsidR="00A726AB" w:rsidRPr="00977EA3" w:rsidRDefault="00A726AB" w:rsidP="00FD765B">
            <w:pPr>
              <w:pStyle w:val="TableEntry"/>
              <w:rPr>
                <w:i/>
                <w:iCs/>
                <w:noProof w:val="0"/>
                <w:sz w:val="16"/>
                <w:szCs w:val="16"/>
              </w:rPr>
            </w:pPr>
            <w:proofErr w:type="spellStart"/>
            <w:r w:rsidRPr="00977EA3">
              <w:rPr>
                <w:i/>
                <w:iCs/>
                <w:noProof w:val="0"/>
                <w:sz w:val="16"/>
                <w:szCs w:val="16"/>
              </w:rPr>
              <w:t>UserName</w:t>
            </w:r>
            <w:proofErr w:type="spellEnd"/>
          </w:p>
        </w:tc>
        <w:tc>
          <w:tcPr>
            <w:tcW w:w="720" w:type="dxa"/>
            <w:vAlign w:val="center"/>
          </w:tcPr>
          <w:p w14:paraId="74BC0837" w14:textId="77777777" w:rsidR="00A726AB" w:rsidRPr="00977EA3" w:rsidRDefault="00A726AB"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6C9426A1" w14:textId="77777777" w:rsidR="00A726AB" w:rsidRPr="00977EA3" w:rsidRDefault="00A726AB" w:rsidP="00FD765B">
            <w:pPr>
              <w:pStyle w:val="TableEntry"/>
              <w:rPr>
                <w:i/>
                <w:iCs/>
                <w:noProof w:val="0"/>
                <w:sz w:val="16"/>
                <w:szCs w:val="16"/>
              </w:rPr>
            </w:pPr>
            <w:r w:rsidRPr="00977EA3">
              <w:rPr>
                <w:i/>
                <w:iCs/>
                <w:noProof w:val="0"/>
                <w:sz w:val="16"/>
                <w:szCs w:val="16"/>
              </w:rPr>
              <w:t>not specialized</w:t>
            </w:r>
          </w:p>
        </w:tc>
      </w:tr>
      <w:tr w:rsidR="00A726AB" w:rsidRPr="00977EA3" w14:paraId="213F8E0A" w14:textId="77777777" w:rsidTr="00ED4370">
        <w:trPr>
          <w:cantSplit/>
        </w:trPr>
        <w:tc>
          <w:tcPr>
            <w:tcW w:w="1548" w:type="dxa"/>
            <w:vMerge/>
            <w:shd w:val="clear" w:color="auto" w:fill="FFFFFF" w:themeFill="background1"/>
            <w:textDirection w:val="btLr"/>
            <w:vAlign w:val="center"/>
          </w:tcPr>
          <w:p w14:paraId="74119610" w14:textId="77777777" w:rsidR="00A726AB" w:rsidRPr="00977EA3" w:rsidRDefault="00A726AB" w:rsidP="0055376D">
            <w:pPr>
              <w:pStyle w:val="TableLabel"/>
              <w:rPr>
                <w:noProof w:val="0"/>
                <w:sz w:val="16"/>
              </w:rPr>
            </w:pPr>
          </w:p>
        </w:tc>
        <w:tc>
          <w:tcPr>
            <w:tcW w:w="2700" w:type="dxa"/>
            <w:vAlign w:val="center"/>
          </w:tcPr>
          <w:p w14:paraId="61B6DD7F" w14:textId="77777777" w:rsidR="00A726AB" w:rsidRPr="00977EA3" w:rsidRDefault="00A726AB" w:rsidP="0055376D">
            <w:pPr>
              <w:pStyle w:val="TableEntry"/>
              <w:rPr>
                <w:noProof w:val="0"/>
                <w:sz w:val="16"/>
                <w:szCs w:val="16"/>
              </w:rPr>
            </w:pPr>
            <w:proofErr w:type="spellStart"/>
            <w:r w:rsidRPr="00977EA3">
              <w:rPr>
                <w:noProof w:val="0"/>
                <w:sz w:val="16"/>
                <w:szCs w:val="16"/>
              </w:rPr>
              <w:t>UserIsRequestor</w:t>
            </w:r>
            <w:proofErr w:type="spellEnd"/>
          </w:p>
        </w:tc>
        <w:tc>
          <w:tcPr>
            <w:tcW w:w="720" w:type="dxa"/>
            <w:vAlign w:val="center"/>
          </w:tcPr>
          <w:p w14:paraId="3F5C2A60" w14:textId="77777777" w:rsidR="00A726AB" w:rsidRPr="00977EA3" w:rsidRDefault="00A726AB" w:rsidP="00D372D5">
            <w:pPr>
              <w:pStyle w:val="TableEntry"/>
              <w:jc w:val="center"/>
              <w:rPr>
                <w:noProof w:val="0"/>
                <w:sz w:val="16"/>
                <w:szCs w:val="16"/>
              </w:rPr>
            </w:pPr>
            <w:r w:rsidRPr="00977EA3">
              <w:rPr>
                <w:noProof w:val="0"/>
                <w:sz w:val="16"/>
                <w:szCs w:val="16"/>
              </w:rPr>
              <w:t>M</w:t>
            </w:r>
          </w:p>
        </w:tc>
        <w:tc>
          <w:tcPr>
            <w:tcW w:w="4698" w:type="dxa"/>
            <w:vAlign w:val="center"/>
          </w:tcPr>
          <w:p w14:paraId="4DD28B87" w14:textId="77777777" w:rsidR="00A726AB" w:rsidRPr="00977EA3" w:rsidRDefault="00A726AB" w:rsidP="0055376D">
            <w:pPr>
              <w:pStyle w:val="TableEntry"/>
              <w:rPr>
                <w:noProof w:val="0"/>
                <w:sz w:val="16"/>
                <w:szCs w:val="16"/>
              </w:rPr>
            </w:pPr>
            <w:r w:rsidRPr="00977EA3">
              <w:rPr>
                <w:noProof w:val="0"/>
                <w:sz w:val="16"/>
                <w:szCs w:val="16"/>
              </w:rPr>
              <w:t>“false”</w:t>
            </w:r>
          </w:p>
        </w:tc>
      </w:tr>
      <w:tr w:rsidR="00A726AB" w:rsidRPr="00977EA3" w14:paraId="2C457288" w14:textId="77777777" w:rsidTr="00ED4370">
        <w:trPr>
          <w:cantSplit/>
        </w:trPr>
        <w:tc>
          <w:tcPr>
            <w:tcW w:w="1548" w:type="dxa"/>
            <w:vMerge/>
            <w:shd w:val="clear" w:color="auto" w:fill="FFFFFF" w:themeFill="background1"/>
            <w:textDirection w:val="btLr"/>
            <w:vAlign w:val="center"/>
          </w:tcPr>
          <w:p w14:paraId="1E38E0DD" w14:textId="77777777" w:rsidR="00A726AB" w:rsidRPr="00977EA3" w:rsidRDefault="00A726AB" w:rsidP="0055376D">
            <w:pPr>
              <w:pStyle w:val="TableLabel"/>
              <w:rPr>
                <w:noProof w:val="0"/>
                <w:sz w:val="16"/>
              </w:rPr>
            </w:pPr>
          </w:p>
        </w:tc>
        <w:tc>
          <w:tcPr>
            <w:tcW w:w="2700" w:type="dxa"/>
            <w:vAlign w:val="center"/>
          </w:tcPr>
          <w:p w14:paraId="07173FDA" w14:textId="77777777" w:rsidR="00A726AB" w:rsidRPr="00977EA3" w:rsidRDefault="00A726AB" w:rsidP="00FD765B">
            <w:pPr>
              <w:pStyle w:val="TableEntry"/>
              <w:rPr>
                <w:iCs/>
                <w:noProof w:val="0"/>
                <w:sz w:val="16"/>
                <w:szCs w:val="16"/>
              </w:rPr>
            </w:pPr>
            <w:proofErr w:type="spellStart"/>
            <w:r w:rsidRPr="00977EA3">
              <w:rPr>
                <w:iCs/>
                <w:noProof w:val="0"/>
                <w:sz w:val="16"/>
                <w:szCs w:val="16"/>
              </w:rPr>
              <w:t>RoleIDCode</w:t>
            </w:r>
            <w:proofErr w:type="spellEnd"/>
          </w:p>
        </w:tc>
        <w:tc>
          <w:tcPr>
            <w:tcW w:w="720" w:type="dxa"/>
            <w:vAlign w:val="center"/>
          </w:tcPr>
          <w:p w14:paraId="21F93F33" w14:textId="77777777" w:rsidR="00A726AB" w:rsidRPr="00977EA3" w:rsidRDefault="00A726AB" w:rsidP="00D372D5">
            <w:pPr>
              <w:pStyle w:val="TableEntry"/>
              <w:jc w:val="center"/>
              <w:rPr>
                <w:iCs/>
                <w:noProof w:val="0"/>
                <w:sz w:val="16"/>
                <w:szCs w:val="16"/>
              </w:rPr>
            </w:pPr>
            <w:r w:rsidRPr="00977EA3">
              <w:rPr>
                <w:iCs/>
                <w:noProof w:val="0"/>
                <w:sz w:val="16"/>
                <w:szCs w:val="16"/>
              </w:rPr>
              <w:t>U</w:t>
            </w:r>
          </w:p>
        </w:tc>
        <w:tc>
          <w:tcPr>
            <w:tcW w:w="4698" w:type="dxa"/>
            <w:vAlign w:val="center"/>
          </w:tcPr>
          <w:p w14:paraId="71FA596C" w14:textId="77777777" w:rsidR="00A726AB" w:rsidRPr="00977EA3" w:rsidRDefault="00A726AB" w:rsidP="0055376D">
            <w:pPr>
              <w:pStyle w:val="TableEntry"/>
              <w:rPr>
                <w:noProof w:val="0"/>
                <w:sz w:val="16"/>
                <w:szCs w:val="16"/>
              </w:rPr>
            </w:pPr>
            <w:r w:rsidRPr="00977EA3">
              <w:rPr>
                <w:noProof w:val="0"/>
                <w:sz w:val="16"/>
                <w:szCs w:val="16"/>
              </w:rPr>
              <w:t>Access Control role(s) the user holds that allows this transaction.</w:t>
            </w:r>
          </w:p>
        </w:tc>
      </w:tr>
      <w:tr w:rsidR="00A726AB" w:rsidRPr="00977EA3" w14:paraId="20310DB5" w14:textId="77777777" w:rsidTr="00ED4370">
        <w:trPr>
          <w:cantSplit/>
        </w:trPr>
        <w:tc>
          <w:tcPr>
            <w:tcW w:w="1548" w:type="dxa"/>
            <w:vMerge/>
            <w:shd w:val="clear" w:color="auto" w:fill="FFFFFF" w:themeFill="background1"/>
            <w:textDirection w:val="btLr"/>
            <w:vAlign w:val="center"/>
          </w:tcPr>
          <w:p w14:paraId="7F478D44" w14:textId="77777777" w:rsidR="00A726AB" w:rsidRPr="00977EA3" w:rsidRDefault="00A726AB" w:rsidP="00A726AB">
            <w:pPr>
              <w:pStyle w:val="TableLabel"/>
              <w:rPr>
                <w:noProof w:val="0"/>
                <w:sz w:val="16"/>
              </w:rPr>
            </w:pPr>
          </w:p>
        </w:tc>
        <w:tc>
          <w:tcPr>
            <w:tcW w:w="2700" w:type="dxa"/>
            <w:vAlign w:val="center"/>
          </w:tcPr>
          <w:p w14:paraId="77035CF1" w14:textId="77777777" w:rsidR="00A726AB" w:rsidRPr="00977EA3" w:rsidRDefault="00A726AB" w:rsidP="00A726AB">
            <w:pPr>
              <w:pStyle w:val="TableEntry"/>
              <w:rPr>
                <w:i/>
                <w:iCs/>
                <w:noProof w:val="0"/>
                <w:sz w:val="16"/>
                <w:szCs w:val="16"/>
              </w:rPr>
            </w:pPr>
            <w:proofErr w:type="spellStart"/>
            <w:r w:rsidRPr="00977EA3">
              <w:rPr>
                <w:i/>
                <w:noProof w:val="0"/>
                <w:sz w:val="16"/>
                <w:szCs w:val="16"/>
              </w:rPr>
              <w:t>NetworkAccessPointTypeCode</w:t>
            </w:r>
            <w:proofErr w:type="spellEnd"/>
          </w:p>
        </w:tc>
        <w:tc>
          <w:tcPr>
            <w:tcW w:w="720" w:type="dxa"/>
            <w:vAlign w:val="center"/>
          </w:tcPr>
          <w:p w14:paraId="5711717A" w14:textId="77777777" w:rsidR="00A726AB" w:rsidRPr="00977EA3" w:rsidRDefault="00A726AB" w:rsidP="00A726AB">
            <w:pPr>
              <w:pStyle w:val="TableEntry"/>
              <w:jc w:val="center"/>
              <w:rPr>
                <w:i/>
                <w:iCs/>
                <w:noProof w:val="0"/>
                <w:sz w:val="16"/>
                <w:szCs w:val="16"/>
              </w:rPr>
            </w:pPr>
            <w:r w:rsidRPr="00977EA3">
              <w:rPr>
                <w:i/>
                <w:iCs/>
                <w:noProof w:val="0"/>
                <w:sz w:val="16"/>
                <w:szCs w:val="16"/>
              </w:rPr>
              <w:t>U</w:t>
            </w:r>
          </w:p>
        </w:tc>
        <w:tc>
          <w:tcPr>
            <w:tcW w:w="4698" w:type="dxa"/>
            <w:vAlign w:val="center"/>
          </w:tcPr>
          <w:p w14:paraId="533B2CC3"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r w:rsidR="00A726AB" w:rsidRPr="00977EA3" w14:paraId="2CA0EE4F" w14:textId="77777777" w:rsidTr="00ED4370">
        <w:trPr>
          <w:cantSplit/>
        </w:trPr>
        <w:tc>
          <w:tcPr>
            <w:tcW w:w="1548" w:type="dxa"/>
            <w:vMerge/>
            <w:shd w:val="clear" w:color="auto" w:fill="FFFFFF" w:themeFill="background1"/>
            <w:textDirection w:val="btLr"/>
            <w:vAlign w:val="center"/>
          </w:tcPr>
          <w:p w14:paraId="14E79C91" w14:textId="77777777" w:rsidR="00A726AB" w:rsidRPr="00977EA3" w:rsidRDefault="00A726AB" w:rsidP="00A726AB">
            <w:pPr>
              <w:pStyle w:val="TableLabel"/>
              <w:rPr>
                <w:noProof w:val="0"/>
                <w:sz w:val="16"/>
              </w:rPr>
            </w:pPr>
          </w:p>
        </w:tc>
        <w:tc>
          <w:tcPr>
            <w:tcW w:w="2700" w:type="dxa"/>
            <w:vAlign w:val="center"/>
          </w:tcPr>
          <w:p w14:paraId="146E28EA" w14:textId="77777777" w:rsidR="00A726AB" w:rsidRPr="00977EA3" w:rsidRDefault="00A726AB" w:rsidP="00A726AB">
            <w:pPr>
              <w:pStyle w:val="TableEntry"/>
              <w:rPr>
                <w:i/>
                <w:noProof w:val="0"/>
                <w:sz w:val="16"/>
                <w:szCs w:val="16"/>
              </w:rPr>
            </w:pPr>
            <w:proofErr w:type="spellStart"/>
            <w:r w:rsidRPr="00977EA3">
              <w:rPr>
                <w:i/>
                <w:noProof w:val="0"/>
                <w:sz w:val="16"/>
                <w:szCs w:val="16"/>
              </w:rPr>
              <w:t>NetworkAccessPointID</w:t>
            </w:r>
            <w:proofErr w:type="spellEnd"/>
          </w:p>
        </w:tc>
        <w:tc>
          <w:tcPr>
            <w:tcW w:w="720" w:type="dxa"/>
            <w:vAlign w:val="center"/>
          </w:tcPr>
          <w:p w14:paraId="6124625C" w14:textId="77777777" w:rsidR="00A726AB" w:rsidRPr="00977EA3" w:rsidRDefault="00A726AB" w:rsidP="00A726AB">
            <w:pPr>
              <w:pStyle w:val="TableEntry"/>
              <w:jc w:val="center"/>
              <w:rPr>
                <w:i/>
                <w:iCs/>
                <w:noProof w:val="0"/>
                <w:sz w:val="16"/>
                <w:szCs w:val="16"/>
              </w:rPr>
            </w:pPr>
            <w:r w:rsidRPr="00977EA3">
              <w:rPr>
                <w:i/>
                <w:iCs/>
                <w:noProof w:val="0"/>
                <w:sz w:val="16"/>
                <w:szCs w:val="16"/>
              </w:rPr>
              <w:t>U</w:t>
            </w:r>
          </w:p>
        </w:tc>
        <w:tc>
          <w:tcPr>
            <w:tcW w:w="4698" w:type="dxa"/>
            <w:vAlign w:val="center"/>
          </w:tcPr>
          <w:p w14:paraId="4BDE5CF5"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bl>
    <w:p w14:paraId="34E3153B"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503C43A" w14:textId="77777777" w:rsidTr="003462A5">
        <w:trPr>
          <w:cantSplit/>
        </w:trPr>
        <w:tc>
          <w:tcPr>
            <w:tcW w:w="1728" w:type="dxa"/>
            <w:vMerge w:val="restart"/>
            <w:shd w:val="clear" w:color="auto" w:fill="FFFFFF" w:themeFill="background1"/>
          </w:tcPr>
          <w:p w14:paraId="06B24BAF" w14:textId="77777777" w:rsidR="007A1F44" w:rsidRPr="00977EA3" w:rsidRDefault="007A1F44" w:rsidP="00ED4370">
            <w:pPr>
              <w:pStyle w:val="TableEntryHeader"/>
            </w:pPr>
            <w:r w:rsidRPr="00977EA3">
              <w:t>Audit Source</w:t>
            </w:r>
          </w:p>
          <w:p w14:paraId="010E247D"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169A6D76" w14:textId="77777777" w:rsidR="007A1F44" w:rsidRPr="00977EA3" w:rsidRDefault="007A1F44" w:rsidP="0055376D">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3D65F520"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0B79A6E1" w14:textId="77777777" w:rsidR="007A1F44" w:rsidRPr="00977EA3" w:rsidRDefault="007A1F44" w:rsidP="00B10D4B">
            <w:pPr>
              <w:pStyle w:val="TableEntry"/>
              <w:rPr>
                <w:i/>
                <w:iCs/>
                <w:noProof w:val="0"/>
                <w:sz w:val="16"/>
              </w:rPr>
            </w:pPr>
            <w:r w:rsidRPr="00977EA3">
              <w:rPr>
                <w:i/>
                <w:iCs/>
                <w:noProof w:val="0"/>
                <w:sz w:val="16"/>
              </w:rPr>
              <w:t>not specialized</w:t>
            </w:r>
          </w:p>
        </w:tc>
      </w:tr>
      <w:tr w:rsidR="007A1F44" w:rsidRPr="00977EA3" w14:paraId="3AF01C0A" w14:textId="77777777" w:rsidTr="003462A5">
        <w:trPr>
          <w:cantSplit/>
        </w:trPr>
        <w:tc>
          <w:tcPr>
            <w:tcW w:w="1728" w:type="dxa"/>
            <w:vMerge/>
            <w:shd w:val="clear" w:color="auto" w:fill="FFFFFF" w:themeFill="background1"/>
            <w:textDirection w:val="btLr"/>
            <w:vAlign w:val="center"/>
          </w:tcPr>
          <w:p w14:paraId="0C8BD1A5" w14:textId="77777777" w:rsidR="007A1F44" w:rsidRPr="00977EA3" w:rsidRDefault="007A1F44" w:rsidP="0055376D">
            <w:pPr>
              <w:pStyle w:val="TableLabel"/>
              <w:rPr>
                <w:noProof w:val="0"/>
                <w:sz w:val="16"/>
              </w:rPr>
            </w:pPr>
          </w:p>
        </w:tc>
        <w:tc>
          <w:tcPr>
            <w:tcW w:w="2340" w:type="dxa"/>
            <w:vAlign w:val="center"/>
          </w:tcPr>
          <w:p w14:paraId="6AF661FC" w14:textId="77777777" w:rsidR="007A1F44" w:rsidRPr="00977EA3" w:rsidRDefault="007A1F44" w:rsidP="0055376D">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0919DF7C"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409F50EB" w14:textId="77777777" w:rsidR="007A1F44" w:rsidRPr="00977EA3" w:rsidRDefault="007A1F44" w:rsidP="0055376D">
            <w:pPr>
              <w:pStyle w:val="TableEntry"/>
              <w:rPr>
                <w:i/>
                <w:iCs/>
                <w:noProof w:val="0"/>
                <w:sz w:val="16"/>
              </w:rPr>
            </w:pPr>
            <w:r w:rsidRPr="00977EA3">
              <w:rPr>
                <w:i/>
                <w:iCs/>
                <w:noProof w:val="0"/>
                <w:sz w:val="16"/>
              </w:rPr>
              <w:t>not specialized</w:t>
            </w:r>
          </w:p>
        </w:tc>
      </w:tr>
      <w:tr w:rsidR="007A1F44" w:rsidRPr="00977EA3" w14:paraId="0B325EF5" w14:textId="77777777" w:rsidTr="003462A5">
        <w:trPr>
          <w:cantSplit/>
        </w:trPr>
        <w:tc>
          <w:tcPr>
            <w:tcW w:w="1728" w:type="dxa"/>
            <w:vMerge/>
            <w:shd w:val="clear" w:color="auto" w:fill="FFFFFF" w:themeFill="background1"/>
            <w:textDirection w:val="btLr"/>
            <w:vAlign w:val="center"/>
          </w:tcPr>
          <w:p w14:paraId="28708F37" w14:textId="77777777" w:rsidR="007A1F44" w:rsidRPr="00977EA3" w:rsidRDefault="007A1F44" w:rsidP="0055376D">
            <w:pPr>
              <w:pStyle w:val="TableLabel"/>
              <w:rPr>
                <w:noProof w:val="0"/>
                <w:sz w:val="16"/>
              </w:rPr>
            </w:pPr>
          </w:p>
        </w:tc>
        <w:tc>
          <w:tcPr>
            <w:tcW w:w="2340" w:type="dxa"/>
            <w:vAlign w:val="center"/>
          </w:tcPr>
          <w:p w14:paraId="0132F3D2" w14:textId="77777777" w:rsidR="007A1F44" w:rsidRPr="00977EA3" w:rsidRDefault="007A1F44" w:rsidP="0055376D">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1AC073AB"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64221953"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C8E69D9" w14:textId="71BE635F" w:rsidR="00BF0E97" w:rsidRDefault="00BF0E97" w:rsidP="0055376D"/>
    <w:p w14:paraId="2FF7166B" w14:textId="3523D7B8" w:rsidR="00BF0E97" w:rsidRDefault="00BF0E97" w:rsidP="0055376D"/>
    <w:p w14:paraId="3B17874F" w14:textId="10AEB6E5" w:rsidR="00BF0E97" w:rsidRDefault="00BF0E97" w:rsidP="0055376D"/>
    <w:p w14:paraId="19AB36D3" w14:textId="6A5D48B9" w:rsidR="00BF0E97" w:rsidRDefault="00BF0E97" w:rsidP="0055376D"/>
    <w:p w14:paraId="17BBC77D" w14:textId="5CEEEF25" w:rsidR="00BF0E97" w:rsidRDefault="00BF0E97" w:rsidP="0055376D"/>
    <w:p w14:paraId="5559447E" w14:textId="53FC5195" w:rsidR="00BF0E97" w:rsidRDefault="00BF0E97" w:rsidP="0055376D"/>
    <w:p w14:paraId="11D2A60F" w14:textId="77777777" w:rsidR="00BF0E97" w:rsidRPr="00977EA3" w:rsidRDefault="00BF0E97" w:rsidP="0055376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C034401" w14:textId="77777777" w:rsidTr="00ED4370">
        <w:trPr>
          <w:cantSplit/>
        </w:trPr>
        <w:tc>
          <w:tcPr>
            <w:tcW w:w="1548" w:type="dxa"/>
            <w:vMerge w:val="restart"/>
            <w:shd w:val="clear" w:color="auto" w:fill="FFFFFF" w:themeFill="background1"/>
          </w:tcPr>
          <w:p w14:paraId="6EE2E34A" w14:textId="77777777" w:rsidR="007A1F44" w:rsidRPr="00977EA3" w:rsidRDefault="007A1F44" w:rsidP="00ED4370">
            <w:pPr>
              <w:pStyle w:val="TableEntryHeader"/>
            </w:pPr>
            <w:r w:rsidRPr="00977EA3">
              <w:lastRenderedPageBreak/>
              <w:t>Value Set Instance</w:t>
            </w:r>
          </w:p>
          <w:p w14:paraId="11369369" w14:textId="77777777" w:rsidR="007A1F44" w:rsidRPr="00977EA3" w:rsidRDefault="007A1F44"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75C1CAA1" w14:textId="77777777" w:rsidR="007A1F44" w:rsidRPr="00977EA3" w:rsidRDefault="007A1F44" w:rsidP="0055376D">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26877821" w14:textId="77777777" w:rsidR="007A1F44" w:rsidRPr="00977EA3" w:rsidRDefault="007A1F44" w:rsidP="0055376D">
            <w:pPr>
              <w:pStyle w:val="TableEntry"/>
              <w:jc w:val="center"/>
              <w:rPr>
                <w:noProof w:val="0"/>
                <w:sz w:val="16"/>
              </w:rPr>
            </w:pPr>
            <w:r w:rsidRPr="00977EA3">
              <w:rPr>
                <w:noProof w:val="0"/>
                <w:sz w:val="16"/>
              </w:rPr>
              <w:t>M</w:t>
            </w:r>
          </w:p>
        </w:tc>
        <w:tc>
          <w:tcPr>
            <w:tcW w:w="4968" w:type="dxa"/>
            <w:vAlign w:val="center"/>
          </w:tcPr>
          <w:p w14:paraId="3618445C" w14:textId="77777777" w:rsidR="007A1F44" w:rsidRPr="00977EA3" w:rsidRDefault="007A1F44" w:rsidP="0055376D">
            <w:pPr>
              <w:pStyle w:val="TableEntry"/>
              <w:rPr>
                <w:noProof w:val="0"/>
                <w:sz w:val="16"/>
              </w:rPr>
            </w:pPr>
            <w:r w:rsidRPr="00977EA3">
              <w:rPr>
                <w:noProof w:val="0"/>
                <w:sz w:val="16"/>
              </w:rPr>
              <w:t>“2” (System)</w:t>
            </w:r>
          </w:p>
        </w:tc>
      </w:tr>
      <w:tr w:rsidR="007A1F44" w:rsidRPr="00977EA3" w14:paraId="2469C73B" w14:textId="77777777" w:rsidTr="00ED4370">
        <w:trPr>
          <w:cantSplit/>
        </w:trPr>
        <w:tc>
          <w:tcPr>
            <w:tcW w:w="1548" w:type="dxa"/>
            <w:vMerge/>
            <w:shd w:val="clear" w:color="auto" w:fill="FFFFFF" w:themeFill="background1"/>
            <w:vAlign w:val="center"/>
          </w:tcPr>
          <w:p w14:paraId="0454B841" w14:textId="77777777" w:rsidR="007A1F44" w:rsidRPr="00977EA3" w:rsidRDefault="007A1F44" w:rsidP="0055376D">
            <w:pPr>
              <w:pStyle w:val="TableLabel"/>
              <w:rPr>
                <w:noProof w:val="0"/>
                <w:sz w:val="16"/>
              </w:rPr>
            </w:pPr>
          </w:p>
        </w:tc>
        <w:tc>
          <w:tcPr>
            <w:tcW w:w="2520" w:type="dxa"/>
            <w:vAlign w:val="center"/>
          </w:tcPr>
          <w:p w14:paraId="412D3994" w14:textId="77777777" w:rsidR="007A1F44" w:rsidRPr="00977EA3" w:rsidRDefault="007A1F44" w:rsidP="0055376D">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7F06C3CB" w14:textId="77777777" w:rsidR="007A1F44" w:rsidRPr="00977EA3" w:rsidRDefault="007A1F44" w:rsidP="0055376D">
            <w:pPr>
              <w:pStyle w:val="TableEntry"/>
              <w:jc w:val="center"/>
              <w:rPr>
                <w:noProof w:val="0"/>
                <w:sz w:val="16"/>
              </w:rPr>
            </w:pPr>
            <w:r w:rsidRPr="00977EA3">
              <w:rPr>
                <w:noProof w:val="0"/>
                <w:sz w:val="16"/>
              </w:rPr>
              <w:t>M</w:t>
            </w:r>
          </w:p>
        </w:tc>
        <w:tc>
          <w:tcPr>
            <w:tcW w:w="4968" w:type="dxa"/>
            <w:vAlign w:val="center"/>
          </w:tcPr>
          <w:p w14:paraId="41924B91" w14:textId="77777777" w:rsidR="007A1F44" w:rsidRPr="00977EA3" w:rsidRDefault="007A1F44" w:rsidP="0055376D">
            <w:pPr>
              <w:pStyle w:val="TableEntry"/>
              <w:rPr>
                <w:b/>
                <w:i/>
                <w:noProof w:val="0"/>
                <w:sz w:val="16"/>
              </w:rPr>
            </w:pPr>
            <w:r w:rsidRPr="00977EA3">
              <w:rPr>
                <w:noProof w:val="0"/>
                <w:sz w:val="16"/>
              </w:rPr>
              <w:t>“3” (Report)</w:t>
            </w:r>
          </w:p>
        </w:tc>
      </w:tr>
      <w:tr w:rsidR="007A1F44" w:rsidRPr="00977EA3" w14:paraId="30DED98D" w14:textId="77777777" w:rsidTr="00ED4370">
        <w:trPr>
          <w:cantSplit/>
        </w:trPr>
        <w:tc>
          <w:tcPr>
            <w:tcW w:w="1548" w:type="dxa"/>
            <w:vMerge/>
            <w:shd w:val="clear" w:color="auto" w:fill="FFFFFF" w:themeFill="background1"/>
            <w:vAlign w:val="center"/>
          </w:tcPr>
          <w:p w14:paraId="090CD5D7" w14:textId="77777777" w:rsidR="007A1F44" w:rsidRPr="00977EA3" w:rsidRDefault="007A1F44" w:rsidP="0055376D">
            <w:pPr>
              <w:pStyle w:val="TableLabel"/>
              <w:rPr>
                <w:noProof w:val="0"/>
                <w:sz w:val="16"/>
              </w:rPr>
            </w:pPr>
          </w:p>
        </w:tc>
        <w:tc>
          <w:tcPr>
            <w:tcW w:w="2520" w:type="dxa"/>
            <w:vAlign w:val="center"/>
          </w:tcPr>
          <w:p w14:paraId="4C743D72" w14:textId="77777777" w:rsidR="007A1F44" w:rsidRPr="00977EA3" w:rsidRDefault="007A1F44" w:rsidP="0055376D">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22661BED" w14:textId="77777777" w:rsidR="007A1F44" w:rsidRPr="00977EA3" w:rsidRDefault="007A1F44" w:rsidP="0055376D">
            <w:pPr>
              <w:pStyle w:val="TableEntry"/>
              <w:jc w:val="center"/>
              <w:rPr>
                <w:i/>
                <w:iCs/>
                <w:noProof w:val="0"/>
                <w:sz w:val="16"/>
              </w:rPr>
            </w:pPr>
            <w:r w:rsidRPr="00977EA3">
              <w:rPr>
                <w:i/>
                <w:iCs/>
                <w:noProof w:val="0"/>
                <w:sz w:val="16"/>
              </w:rPr>
              <w:t>U</w:t>
            </w:r>
          </w:p>
        </w:tc>
        <w:tc>
          <w:tcPr>
            <w:tcW w:w="4968" w:type="dxa"/>
            <w:vAlign w:val="center"/>
          </w:tcPr>
          <w:p w14:paraId="424A20F3"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154C52F9" w14:textId="77777777" w:rsidTr="00ED4370">
        <w:trPr>
          <w:cantSplit/>
        </w:trPr>
        <w:tc>
          <w:tcPr>
            <w:tcW w:w="1548" w:type="dxa"/>
            <w:vMerge/>
            <w:shd w:val="clear" w:color="auto" w:fill="FFFFFF" w:themeFill="background1"/>
            <w:vAlign w:val="center"/>
          </w:tcPr>
          <w:p w14:paraId="704CD6CD" w14:textId="77777777" w:rsidR="007A1F44" w:rsidRPr="00977EA3" w:rsidRDefault="007A1F44" w:rsidP="0055376D">
            <w:pPr>
              <w:pStyle w:val="TableLabel"/>
              <w:rPr>
                <w:noProof w:val="0"/>
                <w:sz w:val="16"/>
              </w:rPr>
            </w:pPr>
          </w:p>
        </w:tc>
        <w:tc>
          <w:tcPr>
            <w:tcW w:w="2520" w:type="dxa"/>
            <w:vAlign w:val="center"/>
          </w:tcPr>
          <w:p w14:paraId="4ED97BD8" w14:textId="77777777" w:rsidR="007A1F44" w:rsidRPr="00977EA3" w:rsidRDefault="007A1F44" w:rsidP="0055376D">
            <w:pPr>
              <w:pStyle w:val="TableEntry"/>
              <w:rPr>
                <w:i/>
                <w:noProof w:val="0"/>
                <w:sz w:val="16"/>
              </w:rPr>
            </w:pPr>
            <w:proofErr w:type="spellStart"/>
            <w:r w:rsidRPr="00977EA3">
              <w:rPr>
                <w:i/>
                <w:noProof w:val="0"/>
                <w:sz w:val="16"/>
              </w:rPr>
              <w:t>ParticipantObjectIDTypeCode</w:t>
            </w:r>
            <w:proofErr w:type="spellEnd"/>
          </w:p>
        </w:tc>
        <w:tc>
          <w:tcPr>
            <w:tcW w:w="630" w:type="dxa"/>
            <w:vAlign w:val="center"/>
          </w:tcPr>
          <w:p w14:paraId="0870F39A" w14:textId="77777777" w:rsidR="007A1F44" w:rsidRPr="00977EA3" w:rsidRDefault="007A1F44" w:rsidP="0055376D">
            <w:pPr>
              <w:pStyle w:val="TableEntry"/>
              <w:jc w:val="center"/>
              <w:rPr>
                <w:i/>
                <w:noProof w:val="0"/>
                <w:sz w:val="16"/>
              </w:rPr>
            </w:pPr>
            <w:r w:rsidRPr="00977EA3">
              <w:rPr>
                <w:i/>
                <w:noProof w:val="0"/>
                <w:sz w:val="16"/>
              </w:rPr>
              <w:t>M</w:t>
            </w:r>
          </w:p>
        </w:tc>
        <w:tc>
          <w:tcPr>
            <w:tcW w:w="4968" w:type="dxa"/>
            <w:vAlign w:val="center"/>
          </w:tcPr>
          <w:p w14:paraId="703DFE29" w14:textId="77777777" w:rsidR="007A1F44" w:rsidRPr="00977EA3" w:rsidRDefault="0015406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4DC026A5" w14:textId="77777777" w:rsidTr="00ED4370">
        <w:trPr>
          <w:cantSplit/>
        </w:trPr>
        <w:tc>
          <w:tcPr>
            <w:tcW w:w="1548" w:type="dxa"/>
            <w:vMerge/>
            <w:shd w:val="clear" w:color="auto" w:fill="FFFFFF" w:themeFill="background1"/>
            <w:vAlign w:val="center"/>
          </w:tcPr>
          <w:p w14:paraId="2C17D979" w14:textId="77777777" w:rsidR="007A1F44" w:rsidRPr="00977EA3" w:rsidRDefault="007A1F44" w:rsidP="0055376D">
            <w:pPr>
              <w:pStyle w:val="TableLabel"/>
              <w:rPr>
                <w:noProof w:val="0"/>
                <w:sz w:val="16"/>
              </w:rPr>
            </w:pPr>
          </w:p>
        </w:tc>
        <w:tc>
          <w:tcPr>
            <w:tcW w:w="2520" w:type="dxa"/>
            <w:vAlign w:val="center"/>
          </w:tcPr>
          <w:p w14:paraId="29FEC795" w14:textId="77777777" w:rsidR="007A1F44" w:rsidRPr="00977EA3" w:rsidRDefault="007A1F44" w:rsidP="0055376D">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2E3B63B1" w14:textId="77777777" w:rsidR="007A1F44" w:rsidRPr="00977EA3" w:rsidRDefault="007A1F44" w:rsidP="0055376D">
            <w:pPr>
              <w:pStyle w:val="TableEntry"/>
              <w:jc w:val="center"/>
              <w:rPr>
                <w:i/>
                <w:iCs/>
                <w:noProof w:val="0"/>
                <w:sz w:val="16"/>
              </w:rPr>
            </w:pPr>
            <w:r w:rsidRPr="00977EA3">
              <w:rPr>
                <w:i/>
                <w:iCs/>
                <w:noProof w:val="0"/>
                <w:sz w:val="16"/>
              </w:rPr>
              <w:t>U</w:t>
            </w:r>
          </w:p>
        </w:tc>
        <w:tc>
          <w:tcPr>
            <w:tcW w:w="4968" w:type="dxa"/>
            <w:vAlign w:val="center"/>
          </w:tcPr>
          <w:p w14:paraId="376C387F"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6DC1CB96" w14:textId="77777777" w:rsidTr="00ED4370">
        <w:trPr>
          <w:cantSplit/>
        </w:trPr>
        <w:tc>
          <w:tcPr>
            <w:tcW w:w="1548" w:type="dxa"/>
            <w:vMerge/>
            <w:shd w:val="clear" w:color="auto" w:fill="FFFFFF" w:themeFill="background1"/>
            <w:vAlign w:val="center"/>
          </w:tcPr>
          <w:p w14:paraId="5F975EDB" w14:textId="77777777" w:rsidR="007A1F44" w:rsidRPr="00977EA3" w:rsidRDefault="007A1F44" w:rsidP="0055376D">
            <w:pPr>
              <w:pStyle w:val="AppendixHeading3"/>
              <w:rPr>
                <w:noProof w:val="0"/>
                <w:sz w:val="16"/>
              </w:rPr>
            </w:pPr>
            <w:bookmarkStart w:id="3178" w:name="_Toc398544377"/>
            <w:bookmarkEnd w:id="3178"/>
          </w:p>
        </w:tc>
        <w:tc>
          <w:tcPr>
            <w:tcW w:w="2520" w:type="dxa"/>
            <w:vAlign w:val="center"/>
          </w:tcPr>
          <w:p w14:paraId="4D1EEC5F" w14:textId="77777777" w:rsidR="007A1F44" w:rsidRPr="00977EA3" w:rsidRDefault="007A1F44" w:rsidP="00601E92">
            <w:pPr>
              <w:pStyle w:val="TableEntry"/>
              <w:rPr>
                <w:noProof w:val="0"/>
                <w:sz w:val="16"/>
              </w:rPr>
            </w:pPr>
            <w:proofErr w:type="spellStart"/>
            <w:r w:rsidRPr="00977EA3">
              <w:rPr>
                <w:noProof w:val="0"/>
                <w:sz w:val="16"/>
              </w:rPr>
              <w:t>ParticipantObjectID</w:t>
            </w:r>
            <w:proofErr w:type="spellEnd"/>
          </w:p>
        </w:tc>
        <w:tc>
          <w:tcPr>
            <w:tcW w:w="630" w:type="dxa"/>
            <w:vAlign w:val="center"/>
          </w:tcPr>
          <w:p w14:paraId="365ED92C" w14:textId="77777777" w:rsidR="007A1F44" w:rsidRPr="00977EA3" w:rsidRDefault="007A1F44" w:rsidP="0055376D">
            <w:pPr>
              <w:pStyle w:val="TableEntry"/>
              <w:jc w:val="center"/>
              <w:rPr>
                <w:iCs/>
                <w:noProof w:val="0"/>
                <w:sz w:val="16"/>
              </w:rPr>
            </w:pPr>
            <w:r w:rsidRPr="00977EA3">
              <w:rPr>
                <w:iCs/>
                <w:noProof w:val="0"/>
                <w:sz w:val="16"/>
              </w:rPr>
              <w:t>M</w:t>
            </w:r>
          </w:p>
        </w:tc>
        <w:tc>
          <w:tcPr>
            <w:tcW w:w="4968" w:type="dxa"/>
          </w:tcPr>
          <w:p w14:paraId="6FBE2C99" w14:textId="77777777" w:rsidR="007A1F44" w:rsidRPr="00977EA3" w:rsidRDefault="007A1F44" w:rsidP="0055376D">
            <w:pPr>
              <w:pStyle w:val="TableEntry"/>
              <w:rPr>
                <w:iCs/>
                <w:noProof w:val="0"/>
                <w:sz w:val="16"/>
              </w:rPr>
            </w:pPr>
            <w:r w:rsidRPr="00977EA3">
              <w:rPr>
                <w:iCs/>
                <w:noProof w:val="0"/>
                <w:sz w:val="16"/>
              </w:rPr>
              <w:t>The value of &lt;Value Set Unique ID&gt;</w:t>
            </w:r>
          </w:p>
        </w:tc>
      </w:tr>
      <w:tr w:rsidR="007A1F44" w:rsidRPr="00977EA3" w14:paraId="5B85BCBC" w14:textId="77777777" w:rsidTr="00ED4370">
        <w:trPr>
          <w:cantSplit/>
        </w:trPr>
        <w:tc>
          <w:tcPr>
            <w:tcW w:w="1548" w:type="dxa"/>
            <w:vMerge/>
            <w:shd w:val="clear" w:color="auto" w:fill="FFFFFF" w:themeFill="background1"/>
            <w:vAlign w:val="center"/>
          </w:tcPr>
          <w:p w14:paraId="3EAC29CF" w14:textId="77777777" w:rsidR="007A1F44" w:rsidRPr="00977EA3" w:rsidRDefault="007A1F44" w:rsidP="0055376D">
            <w:pPr>
              <w:pStyle w:val="TableLabel"/>
              <w:rPr>
                <w:noProof w:val="0"/>
                <w:sz w:val="16"/>
              </w:rPr>
            </w:pPr>
          </w:p>
        </w:tc>
        <w:tc>
          <w:tcPr>
            <w:tcW w:w="2520" w:type="dxa"/>
            <w:vAlign w:val="center"/>
          </w:tcPr>
          <w:p w14:paraId="6DCCCED3" w14:textId="77777777" w:rsidR="007A1F44" w:rsidRPr="00977EA3" w:rsidRDefault="007A1F44" w:rsidP="00631CA0">
            <w:pPr>
              <w:pStyle w:val="TableEntry"/>
              <w:rPr>
                <w:noProof w:val="0"/>
                <w:sz w:val="16"/>
              </w:rPr>
            </w:pPr>
            <w:proofErr w:type="spellStart"/>
            <w:r w:rsidRPr="00977EA3">
              <w:rPr>
                <w:noProof w:val="0"/>
                <w:sz w:val="16"/>
              </w:rPr>
              <w:t>ParticipantObjectName</w:t>
            </w:r>
            <w:proofErr w:type="spellEnd"/>
          </w:p>
        </w:tc>
        <w:tc>
          <w:tcPr>
            <w:tcW w:w="630" w:type="dxa"/>
            <w:vAlign w:val="center"/>
          </w:tcPr>
          <w:p w14:paraId="652772AE" w14:textId="77777777" w:rsidR="007A1F44" w:rsidRPr="00977EA3" w:rsidRDefault="007A1F44" w:rsidP="0055376D">
            <w:pPr>
              <w:pStyle w:val="TableEntry"/>
              <w:jc w:val="center"/>
              <w:rPr>
                <w:iCs/>
                <w:noProof w:val="0"/>
                <w:sz w:val="16"/>
              </w:rPr>
            </w:pPr>
            <w:r w:rsidRPr="00977EA3">
              <w:rPr>
                <w:iCs/>
                <w:noProof w:val="0"/>
                <w:sz w:val="16"/>
              </w:rPr>
              <w:t>O</w:t>
            </w:r>
          </w:p>
        </w:tc>
        <w:tc>
          <w:tcPr>
            <w:tcW w:w="4968" w:type="dxa"/>
            <w:vAlign w:val="center"/>
          </w:tcPr>
          <w:p w14:paraId="35676B22" w14:textId="77777777" w:rsidR="007A1F44" w:rsidRPr="00977EA3" w:rsidRDefault="007A1F44" w:rsidP="0055376D">
            <w:pPr>
              <w:pStyle w:val="TableEntry"/>
              <w:rPr>
                <w:iCs/>
                <w:noProof w:val="0"/>
                <w:sz w:val="16"/>
              </w:rPr>
            </w:pPr>
            <w:r w:rsidRPr="00977EA3">
              <w:rPr>
                <w:iCs/>
                <w:noProof w:val="0"/>
                <w:sz w:val="16"/>
              </w:rPr>
              <w:t>The value of &lt;Value Set name&gt;</w:t>
            </w:r>
          </w:p>
        </w:tc>
      </w:tr>
      <w:tr w:rsidR="007A1F44" w:rsidRPr="00977EA3" w14:paraId="492221C8" w14:textId="77777777" w:rsidTr="00ED4370">
        <w:trPr>
          <w:cantSplit/>
        </w:trPr>
        <w:tc>
          <w:tcPr>
            <w:tcW w:w="1548" w:type="dxa"/>
            <w:vMerge/>
            <w:shd w:val="clear" w:color="auto" w:fill="FFFFFF" w:themeFill="background1"/>
            <w:vAlign w:val="center"/>
          </w:tcPr>
          <w:p w14:paraId="34A659C8" w14:textId="77777777" w:rsidR="007A1F44" w:rsidRPr="00977EA3" w:rsidRDefault="007A1F44" w:rsidP="0055376D">
            <w:pPr>
              <w:pStyle w:val="AppendixHeading3"/>
              <w:rPr>
                <w:noProof w:val="0"/>
                <w:sz w:val="16"/>
              </w:rPr>
            </w:pPr>
            <w:bookmarkStart w:id="3179" w:name="_Toc398544378"/>
            <w:bookmarkEnd w:id="3179"/>
          </w:p>
        </w:tc>
        <w:tc>
          <w:tcPr>
            <w:tcW w:w="2520" w:type="dxa"/>
            <w:vAlign w:val="center"/>
          </w:tcPr>
          <w:p w14:paraId="6CCF0D31" w14:textId="77777777" w:rsidR="007A1F44" w:rsidRPr="00977EA3" w:rsidRDefault="007A1F44" w:rsidP="00631CA0">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5E3A1233"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74D9230A" w14:textId="77777777" w:rsidR="007A1F44" w:rsidRPr="00977EA3" w:rsidRDefault="007A1F44" w:rsidP="00631CA0">
            <w:pPr>
              <w:pStyle w:val="TableEntry"/>
              <w:rPr>
                <w:i/>
                <w:iCs/>
                <w:noProof w:val="0"/>
                <w:sz w:val="16"/>
              </w:rPr>
            </w:pPr>
            <w:r w:rsidRPr="00977EA3">
              <w:rPr>
                <w:i/>
                <w:iCs/>
                <w:noProof w:val="0"/>
                <w:sz w:val="16"/>
              </w:rPr>
              <w:t>not specialized</w:t>
            </w:r>
          </w:p>
        </w:tc>
      </w:tr>
      <w:tr w:rsidR="007A1F44" w:rsidRPr="00977EA3" w14:paraId="62C41F26" w14:textId="77777777" w:rsidTr="00ED4370">
        <w:trPr>
          <w:cantSplit/>
        </w:trPr>
        <w:tc>
          <w:tcPr>
            <w:tcW w:w="1548" w:type="dxa"/>
            <w:vMerge/>
            <w:shd w:val="clear" w:color="auto" w:fill="FFFFFF" w:themeFill="background1"/>
            <w:vAlign w:val="center"/>
          </w:tcPr>
          <w:p w14:paraId="3D76C5E8" w14:textId="77777777" w:rsidR="007A1F44" w:rsidRPr="00977EA3" w:rsidRDefault="007A1F44" w:rsidP="0055376D">
            <w:pPr>
              <w:pStyle w:val="TableLabel"/>
              <w:rPr>
                <w:noProof w:val="0"/>
                <w:sz w:val="16"/>
              </w:rPr>
            </w:pPr>
          </w:p>
        </w:tc>
        <w:tc>
          <w:tcPr>
            <w:tcW w:w="2520" w:type="dxa"/>
            <w:vAlign w:val="center"/>
          </w:tcPr>
          <w:p w14:paraId="10931D5E" w14:textId="77777777" w:rsidR="007A1F44" w:rsidRPr="00977EA3" w:rsidRDefault="007A1F44" w:rsidP="00631CA0">
            <w:pPr>
              <w:pStyle w:val="TableEntry"/>
              <w:rPr>
                <w:noProof w:val="0"/>
                <w:sz w:val="16"/>
              </w:rPr>
            </w:pPr>
            <w:proofErr w:type="spellStart"/>
            <w:r w:rsidRPr="00977EA3">
              <w:rPr>
                <w:noProof w:val="0"/>
                <w:sz w:val="16"/>
              </w:rPr>
              <w:t>ParticipantObjectDetail</w:t>
            </w:r>
            <w:proofErr w:type="spellEnd"/>
          </w:p>
        </w:tc>
        <w:tc>
          <w:tcPr>
            <w:tcW w:w="630" w:type="dxa"/>
            <w:vAlign w:val="center"/>
          </w:tcPr>
          <w:p w14:paraId="76DA4895" w14:textId="77777777" w:rsidR="007A1F44" w:rsidRPr="00977EA3" w:rsidRDefault="007A1F44" w:rsidP="0055376D">
            <w:pPr>
              <w:pStyle w:val="TableEntry"/>
              <w:jc w:val="center"/>
              <w:rPr>
                <w:iCs/>
                <w:noProof w:val="0"/>
                <w:sz w:val="16"/>
              </w:rPr>
            </w:pPr>
            <w:r w:rsidRPr="00977EA3">
              <w:rPr>
                <w:iCs/>
                <w:noProof w:val="0"/>
                <w:sz w:val="16"/>
              </w:rPr>
              <w:t>O</w:t>
            </w:r>
          </w:p>
        </w:tc>
        <w:tc>
          <w:tcPr>
            <w:tcW w:w="4968" w:type="dxa"/>
            <w:vAlign w:val="center"/>
          </w:tcPr>
          <w:p w14:paraId="2F1F6721" w14:textId="77777777" w:rsidR="007A1F44" w:rsidRPr="00977EA3" w:rsidRDefault="007A1F44" w:rsidP="0055376D">
            <w:pPr>
              <w:pStyle w:val="TableEntry"/>
              <w:rPr>
                <w:iCs/>
                <w:noProof w:val="0"/>
                <w:sz w:val="16"/>
              </w:rPr>
            </w:pPr>
            <w:r w:rsidRPr="00977EA3">
              <w:rPr>
                <w:iCs/>
                <w:noProof w:val="0"/>
                <w:sz w:val="16"/>
              </w:rPr>
              <w:t>The value of &lt;Value Set Version&gt;</w:t>
            </w:r>
          </w:p>
        </w:tc>
      </w:tr>
    </w:tbl>
    <w:p w14:paraId="1D60EDAB"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3.48.6.1.2 Value Set 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2BC77A4" w14:textId="77777777" w:rsidTr="00D372D5">
        <w:trPr>
          <w:cantSplit/>
        </w:trPr>
        <w:tc>
          <w:tcPr>
            <w:tcW w:w="1458" w:type="dxa"/>
            <w:shd w:val="clear" w:color="auto" w:fill="E6E6E6"/>
            <w:textDirection w:val="btLr"/>
            <w:vAlign w:val="center"/>
          </w:tcPr>
          <w:p w14:paraId="2A8A852D" w14:textId="77777777" w:rsidR="007A1F44" w:rsidRPr="00977EA3" w:rsidRDefault="007A1F44">
            <w:pPr>
              <w:pStyle w:val="TableEntryHeader"/>
              <w:rPr>
                <w:noProof w:val="0"/>
                <w:sz w:val="20"/>
              </w:rPr>
            </w:pPr>
          </w:p>
        </w:tc>
        <w:tc>
          <w:tcPr>
            <w:tcW w:w="2610" w:type="dxa"/>
            <w:shd w:val="clear" w:color="auto" w:fill="E6E6E6"/>
            <w:vAlign w:val="center"/>
          </w:tcPr>
          <w:p w14:paraId="1F23D0D6"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E6E6E6"/>
            <w:vAlign w:val="center"/>
          </w:tcPr>
          <w:p w14:paraId="3C0F7224"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shd w:val="clear" w:color="auto" w:fill="E6E6E6"/>
            <w:vAlign w:val="center"/>
          </w:tcPr>
          <w:p w14:paraId="379AA519" w14:textId="77777777" w:rsidR="007A1F44" w:rsidRPr="00977EA3" w:rsidRDefault="007A1F44" w:rsidP="00A53067">
            <w:pPr>
              <w:pStyle w:val="TableEntryHeader"/>
              <w:rPr>
                <w:noProof w:val="0"/>
              </w:rPr>
            </w:pPr>
            <w:r w:rsidRPr="00977EA3">
              <w:rPr>
                <w:noProof w:val="0"/>
              </w:rPr>
              <w:t>Value Constraints</w:t>
            </w:r>
          </w:p>
        </w:tc>
      </w:tr>
      <w:tr w:rsidR="007A1F44" w:rsidRPr="00977EA3" w14:paraId="48211AC1" w14:textId="77777777" w:rsidTr="003462A5">
        <w:trPr>
          <w:cantSplit/>
        </w:trPr>
        <w:tc>
          <w:tcPr>
            <w:tcW w:w="1458" w:type="dxa"/>
            <w:vMerge w:val="restart"/>
            <w:shd w:val="clear" w:color="auto" w:fill="FFFFFF" w:themeFill="background1"/>
          </w:tcPr>
          <w:p w14:paraId="534693F6" w14:textId="77777777" w:rsidR="007A1F44" w:rsidRPr="00977EA3" w:rsidRDefault="007A1F44" w:rsidP="003462A5">
            <w:pPr>
              <w:pStyle w:val="TableEntryHeader"/>
              <w:rPr>
                <w:noProof w:val="0"/>
              </w:rPr>
            </w:pPr>
            <w:r w:rsidRPr="00977EA3">
              <w:rPr>
                <w:noProof w:val="0"/>
              </w:rPr>
              <w:t>Event</w:t>
            </w:r>
          </w:p>
          <w:p w14:paraId="55A725D9"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0863DBBD" w14:textId="77777777" w:rsidR="007A1F44" w:rsidRPr="00977EA3" w:rsidRDefault="007A1F44" w:rsidP="0055376D">
            <w:pPr>
              <w:pStyle w:val="TableEntry"/>
              <w:rPr>
                <w:noProof w:val="0"/>
                <w:sz w:val="16"/>
                <w:szCs w:val="16"/>
              </w:rPr>
            </w:pPr>
            <w:proofErr w:type="spellStart"/>
            <w:r w:rsidRPr="00977EA3">
              <w:rPr>
                <w:noProof w:val="0"/>
                <w:sz w:val="16"/>
                <w:szCs w:val="16"/>
              </w:rPr>
              <w:t>EventID</w:t>
            </w:r>
            <w:proofErr w:type="spellEnd"/>
          </w:p>
        </w:tc>
        <w:tc>
          <w:tcPr>
            <w:tcW w:w="720" w:type="dxa"/>
            <w:vAlign w:val="center"/>
          </w:tcPr>
          <w:p w14:paraId="79F19655"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vAlign w:val="center"/>
          </w:tcPr>
          <w:p w14:paraId="44212F51" w14:textId="77777777" w:rsidR="007A1F44" w:rsidRPr="00977EA3" w:rsidRDefault="007A1F44" w:rsidP="0055376D">
            <w:pPr>
              <w:pStyle w:val="TableEntry"/>
              <w:rPr>
                <w:noProof w:val="0"/>
                <w:sz w:val="16"/>
                <w:szCs w:val="16"/>
              </w:rPr>
            </w:pPr>
            <w:r w:rsidRPr="00977EA3">
              <w:rPr>
                <w:noProof w:val="0"/>
                <w:sz w:val="16"/>
                <w:szCs w:val="16"/>
              </w:rPr>
              <w:t>EV(110106, DCM, “Export”)</w:t>
            </w:r>
          </w:p>
        </w:tc>
      </w:tr>
      <w:tr w:rsidR="007A1F44" w:rsidRPr="00977EA3" w14:paraId="560E8AEF" w14:textId="77777777" w:rsidTr="003462A5">
        <w:trPr>
          <w:cantSplit/>
        </w:trPr>
        <w:tc>
          <w:tcPr>
            <w:tcW w:w="1458" w:type="dxa"/>
            <w:vMerge/>
            <w:shd w:val="clear" w:color="auto" w:fill="FFFFFF" w:themeFill="background1"/>
            <w:vAlign w:val="center"/>
          </w:tcPr>
          <w:p w14:paraId="390C4045" w14:textId="77777777" w:rsidR="007A1F44" w:rsidRPr="00977EA3" w:rsidRDefault="007A1F44" w:rsidP="0055376D">
            <w:pPr>
              <w:pStyle w:val="TableLabel"/>
              <w:rPr>
                <w:noProof w:val="0"/>
                <w:sz w:val="16"/>
              </w:rPr>
            </w:pPr>
          </w:p>
        </w:tc>
        <w:tc>
          <w:tcPr>
            <w:tcW w:w="2610" w:type="dxa"/>
            <w:vAlign w:val="center"/>
          </w:tcPr>
          <w:p w14:paraId="260A6EF6" w14:textId="77777777" w:rsidR="007A1F44" w:rsidRPr="00977EA3" w:rsidRDefault="007A1F44" w:rsidP="0055376D">
            <w:pPr>
              <w:pStyle w:val="TableEntry"/>
              <w:rPr>
                <w:noProof w:val="0"/>
                <w:sz w:val="16"/>
                <w:szCs w:val="16"/>
              </w:rPr>
            </w:pPr>
            <w:proofErr w:type="spellStart"/>
            <w:r w:rsidRPr="00977EA3">
              <w:rPr>
                <w:noProof w:val="0"/>
                <w:sz w:val="16"/>
                <w:szCs w:val="16"/>
              </w:rPr>
              <w:t>EventActionCode</w:t>
            </w:r>
            <w:proofErr w:type="spellEnd"/>
          </w:p>
        </w:tc>
        <w:tc>
          <w:tcPr>
            <w:tcW w:w="720" w:type="dxa"/>
            <w:vAlign w:val="center"/>
          </w:tcPr>
          <w:p w14:paraId="794F8950"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tcPr>
          <w:p w14:paraId="7B53B9DF" w14:textId="09A9FCA5" w:rsidR="007A1F44" w:rsidRPr="00977EA3" w:rsidRDefault="007A1F44" w:rsidP="0055376D">
            <w:pPr>
              <w:pStyle w:val="TableEntry"/>
              <w:rPr>
                <w:noProof w:val="0"/>
                <w:sz w:val="16"/>
                <w:szCs w:val="16"/>
              </w:rPr>
            </w:pPr>
            <w:r w:rsidRPr="00977EA3">
              <w:rPr>
                <w:noProof w:val="0"/>
                <w:sz w:val="16"/>
                <w:szCs w:val="16"/>
              </w:rPr>
              <w:t>“R” (Read)</w:t>
            </w:r>
            <w:r w:rsidR="00952DDA" w:rsidRPr="00977EA3">
              <w:rPr>
                <w:noProof w:val="0"/>
                <w:sz w:val="16"/>
                <w:szCs w:val="16"/>
              </w:rPr>
              <w:t xml:space="preserve"> </w:t>
            </w:r>
          </w:p>
        </w:tc>
      </w:tr>
      <w:tr w:rsidR="007A1F44" w:rsidRPr="00977EA3" w14:paraId="582229BB" w14:textId="77777777" w:rsidTr="003462A5">
        <w:trPr>
          <w:cantSplit/>
        </w:trPr>
        <w:tc>
          <w:tcPr>
            <w:tcW w:w="1458" w:type="dxa"/>
            <w:vMerge/>
            <w:shd w:val="clear" w:color="auto" w:fill="FFFFFF" w:themeFill="background1"/>
            <w:vAlign w:val="center"/>
          </w:tcPr>
          <w:p w14:paraId="06F4D476" w14:textId="77777777" w:rsidR="007A1F44" w:rsidRPr="00977EA3" w:rsidRDefault="007A1F44" w:rsidP="0055376D">
            <w:pPr>
              <w:pStyle w:val="TableLabel"/>
              <w:rPr>
                <w:noProof w:val="0"/>
                <w:sz w:val="16"/>
              </w:rPr>
            </w:pPr>
          </w:p>
        </w:tc>
        <w:tc>
          <w:tcPr>
            <w:tcW w:w="2610" w:type="dxa"/>
            <w:vAlign w:val="center"/>
          </w:tcPr>
          <w:p w14:paraId="798759FA" w14:textId="77777777" w:rsidR="007A1F44" w:rsidRPr="00977EA3" w:rsidRDefault="007A1F44" w:rsidP="00631CA0">
            <w:pPr>
              <w:pStyle w:val="TableEntry"/>
              <w:rPr>
                <w:i/>
                <w:iCs/>
                <w:noProof w:val="0"/>
                <w:sz w:val="16"/>
                <w:szCs w:val="16"/>
              </w:rPr>
            </w:pPr>
            <w:proofErr w:type="spellStart"/>
            <w:r w:rsidRPr="00977EA3">
              <w:rPr>
                <w:i/>
                <w:iCs/>
                <w:noProof w:val="0"/>
                <w:sz w:val="16"/>
                <w:szCs w:val="16"/>
              </w:rPr>
              <w:t>EventDateTime</w:t>
            </w:r>
            <w:proofErr w:type="spellEnd"/>
          </w:p>
        </w:tc>
        <w:tc>
          <w:tcPr>
            <w:tcW w:w="720" w:type="dxa"/>
            <w:vAlign w:val="center"/>
          </w:tcPr>
          <w:p w14:paraId="5893C4FA" w14:textId="77777777" w:rsidR="007A1F44" w:rsidRPr="00977EA3" w:rsidRDefault="007A1F44" w:rsidP="00D372D5">
            <w:pPr>
              <w:pStyle w:val="TableEntry"/>
              <w:jc w:val="center"/>
              <w:rPr>
                <w:i/>
                <w:iCs/>
                <w:noProof w:val="0"/>
                <w:sz w:val="16"/>
                <w:szCs w:val="16"/>
              </w:rPr>
            </w:pPr>
            <w:r w:rsidRPr="00977EA3">
              <w:rPr>
                <w:i/>
                <w:iCs/>
                <w:noProof w:val="0"/>
                <w:sz w:val="16"/>
                <w:szCs w:val="16"/>
              </w:rPr>
              <w:t>M</w:t>
            </w:r>
          </w:p>
        </w:tc>
        <w:tc>
          <w:tcPr>
            <w:tcW w:w="4878" w:type="dxa"/>
            <w:vAlign w:val="center"/>
          </w:tcPr>
          <w:p w14:paraId="37F8A015" w14:textId="77777777" w:rsidR="007A1F44" w:rsidRPr="00977EA3" w:rsidRDefault="007A1F44" w:rsidP="00631CA0">
            <w:pPr>
              <w:pStyle w:val="TableEntry"/>
              <w:rPr>
                <w:i/>
                <w:iCs/>
                <w:noProof w:val="0"/>
                <w:sz w:val="16"/>
                <w:szCs w:val="16"/>
              </w:rPr>
            </w:pPr>
            <w:r w:rsidRPr="00977EA3">
              <w:rPr>
                <w:i/>
                <w:iCs/>
                <w:noProof w:val="0"/>
                <w:sz w:val="16"/>
                <w:szCs w:val="16"/>
              </w:rPr>
              <w:t>not specialized</w:t>
            </w:r>
          </w:p>
        </w:tc>
      </w:tr>
      <w:tr w:rsidR="007A1F44" w:rsidRPr="00977EA3" w14:paraId="1E590548" w14:textId="77777777" w:rsidTr="003462A5">
        <w:trPr>
          <w:cantSplit/>
        </w:trPr>
        <w:tc>
          <w:tcPr>
            <w:tcW w:w="1458" w:type="dxa"/>
            <w:vMerge/>
            <w:shd w:val="clear" w:color="auto" w:fill="FFFFFF" w:themeFill="background1"/>
            <w:vAlign w:val="center"/>
          </w:tcPr>
          <w:p w14:paraId="31A7DE8D" w14:textId="77777777" w:rsidR="007A1F44" w:rsidRPr="00977EA3" w:rsidRDefault="007A1F44" w:rsidP="0055376D">
            <w:pPr>
              <w:pStyle w:val="TableLabel"/>
              <w:rPr>
                <w:noProof w:val="0"/>
                <w:sz w:val="16"/>
              </w:rPr>
            </w:pPr>
          </w:p>
        </w:tc>
        <w:tc>
          <w:tcPr>
            <w:tcW w:w="2610" w:type="dxa"/>
            <w:vAlign w:val="center"/>
          </w:tcPr>
          <w:p w14:paraId="1011851E" w14:textId="77777777" w:rsidR="007A1F44" w:rsidRPr="00977EA3" w:rsidRDefault="007A1F44" w:rsidP="00631CA0">
            <w:pPr>
              <w:pStyle w:val="TableEntry"/>
              <w:rPr>
                <w:i/>
                <w:iCs/>
                <w:noProof w:val="0"/>
                <w:sz w:val="16"/>
                <w:szCs w:val="16"/>
              </w:rPr>
            </w:pPr>
            <w:proofErr w:type="spellStart"/>
            <w:r w:rsidRPr="00977EA3">
              <w:rPr>
                <w:i/>
                <w:iCs/>
                <w:noProof w:val="0"/>
                <w:sz w:val="16"/>
                <w:szCs w:val="16"/>
              </w:rPr>
              <w:t>EventOutcomeIndicator</w:t>
            </w:r>
            <w:proofErr w:type="spellEnd"/>
          </w:p>
        </w:tc>
        <w:tc>
          <w:tcPr>
            <w:tcW w:w="720" w:type="dxa"/>
            <w:vAlign w:val="center"/>
          </w:tcPr>
          <w:p w14:paraId="0B2C84BA" w14:textId="77777777" w:rsidR="007A1F44" w:rsidRPr="00977EA3" w:rsidRDefault="007A1F44" w:rsidP="00D372D5">
            <w:pPr>
              <w:pStyle w:val="TableEntry"/>
              <w:jc w:val="center"/>
              <w:rPr>
                <w:i/>
                <w:iCs/>
                <w:noProof w:val="0"/>
                <w:sz w:val="16"/>
                <w:szCs w:val="16"/>
              </w:rPr>
            </w:pPr>
            <w:r w:rsidRPr="00977EA3">
              <w:rPr>
                <w:i/>
                <w:iCs/>
                <w:noProof w:val="0"/>
                <w:sz w:val="16"/>
                <w:szCs w:val="16"/>
              </w:rPr>
              <w:t>M</w:t>
            </w:r>
          </w:p>
        </w:tc>
        <w:tc>
          <w:tcPr>
            <w:tcW w:w="4878" w:type="dxa"/>
            <w:vAlign w:val="center"/>
          </w:tcPr>
          <w:p w14:paraId="45EC8938" w14:textId="77777777" w:rsidR="007A1F44" w:rsidRPr="00977EA3" w:rsidRDefault="007A1F44" w:rsidP="00631CA0">
            <w:pPr>
              <w:pStyle w:val="TableEntry"/>
              <w:rPr>
                <w:i/>
                <w:iCs/>
                <w:noProof w:val="0"/>
                <w:sz w:val="16"/>
                <w:szCs w:val="16"/>
              </w:rPr>
            </w:pPr>
            <w:r w:rsidRPr="00977EA3">
              <w:rPr>
                <w:i/>
                <w:iCs/>
                <w:noProof w:val="0"/>
                <w:sz w:val="16"/>
                <w:szCs w:val="16"/>
              </w:rPr>
              <w:t>not specialized</w:t>
            </w:r>
          </w:p>
        </w:tc>
      </w:tr>
      <w:tr w:rsidR="007A1F44" w:rsidRPr="00977EA3" w14:paraId="06CA8C2A" w14:textId="77777777" w:rsidTr="003462A5">
        <w:trPr>
          <w:cantSplit/>
        </w:trPr>
        <w:tc>
          <w:tcPr>
            <w:tcW w:w="1458" w:type="dxa"/>
            <w:vMerge/>
            <w:shd w:val="clear" w:color="auto" w:fill="FFFFFF" w:themeFill="background1"/>
            <w:vAlign w:val="center"/>
          </w:tcPr>
          <w:p w14:paraId="582C7020" w14:textId="77777777" w:rsidR="007A1F44" w:rsidRPr="00977EA3" w:rsidRDefault="007A1F44" w:rsidP="0055376D">
            <w:pPr>
              <w:pStyle w:val="TableLabel"/>
              <w:rPr>
                <w:noProof w:val="0"/>
                <w:sz w:val="16"/>
              </w:rPr>
            </w:pPr>
          </w:p>
        </w:tc>
        <w:tc>
          <w:tcPr>
            <w:tcW w:w="2610" w:type="dxa"/>
            <w:vAlign w:val="center"/>
          </w:tcPr>
          <w:p w14:paraId="3BD654B7" w14:textId="77777777" w:rsidR="007A1F44" w:rsidRPr="00977EA3" w:rsidRDefault="007A1F44" w:rsidP="0055376D">
            <w:pPr>
              <w:pStyle w:val="TableEntry"/>
              <w:rPr>
                <w:noProof w:val="0"/>
                <w:sz w:val="16"/>
                <w:szCs w:val="16"/>
              </w:rPr>
            </w:pPr>
            <w:proofErr w:type="spellStart"/>
            <w:r w:rsidRPr="00977EA3">
              <w:rPr>
                <w:noProof w:val="0"/>
                <w:sz w:val="16"/>
                <w:szCs w:val="16"/>
              </w:rPr>
              <w:t>EventTypeCode</w:t>
            </w:r>
            <w:proofErr w:type="spellEnd"/>
          </w:p>
        </w:tc>
        <w:tc>
          <w:tcPr>
            <w:tcW w:w="720" w:type="dxa"/>
            <w:vAlign w:val="center"/>
          </w:tcPr>
          <w:p w14:paraId="287CC93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vAlign w:val="center"/>
          </w:tcPr>
          <w:p w14:paraId="563F5F66" w14:textId="77777777" w:rsidR="007A1F44" w:rsidRPr="00977EA3" w:rsidRDefault="007A1F44" w:rsidP="0055376D">
            <w:pPr>
              <w:pStyle w:val="TableEntry"/>
              <w:rPr>
                <w:noProof w:val="0"/>
                <w:sz w:val="16"/>
                <w:szCs w:val="16"/>
              </w:rPr>
            </w:pPr>
            <w:r w:rsidRPr="00977EA3">
              <w:rPr>
                <w:noProof w:val="0"/>
                <w:sz w:val="16"/>
                <w:szCs w:val="16"/>
              </w:rPr>
              <w:t>EV(“ITI-48”, “IHE Transactions”, “Retrieve Value Sets”) or</w:t>
            </w:r>
          </w:p>
          <w:p w14:paraId="583BBCE5" w14:textId="77777777" w:rsidR="007A1F44" w:rsidRPr="00977EA3" w:rsidRDefault="007A1F44" w:rsidP="0055376D">
            <w:pPr>
              <w:pStyle w:val="TableEntry"/>
              <w:rPr>
                <w:noProof w:val="0"/>
                <w:sz w:val="16"/>
                <w:szCs w:val="16"/>
              </w:rPr>
            </w:pPr>
            <w:r w:rsidRPr="00977EA3">
              <w:rPr>
                <w:noProof w:val="0"/>
                <w:sz w:val="16"/>
                <w:szCs w:val="16"/>
              </w:rPr>
              <w:t xml:space="preserve">EV(“ITI-60”,”IHE </w:t>
            </w:r>
            <w:proofErr w:type="spellStart"/>
            <w:r w:rsidRPr="00977EA3">
              <w:rPr>
                <w:noProof w:val="0"/>
                <w:sz w:val="16"/>
                <w:szCs w:val="16"/>
              </w:rPr>
              <w:t>Transactions”,”Retrieve</w:t>
            </w:r>
            <w:proofErr w:type="spellEnd"/>
            <w:r w:rsidRPr="00977EA3">
              <w:rPr>
                <w:noProof w:val="0"/>
                <w:sz w:val="16"/>
                <w:szCs w:val="16"/>
              </w:rPr>
              <w:t xml:space="preserve"> Multiple Value Sets”)</w:t>
            </w:r>
          </w:p>
        </w:tc>
      </w:tr>
      <w:tr w:rsidR="007A1F44" w:rsidRPr="00977EA3" w14:paraId="15358F53" w14:textId="77777777" w:rsidTr="0055376D">
        <w:trPr>
          <w:cantSplit/>
        </w:trPr>
        <w:tc>
          <w:tcPr>
            <w:tcW w:w="9666" w:type="dxa"/>
            <w:gridSpan w:val="4"/>
          </w:tcPr>
          <w:p w14:paraId="236FDB1C" w14:textId="77777777" w:rsidR="007A1F44" w:rsidRPr="00977EA3" w:rsidRDefault="007A1F44" w:rsidP="0055376D">
            <w:pPr>
              <w:pStyle w:val="TableEntry"/>
              <w:rPr>
                <w:noProof w:val="0"/>
              </w:rPr>
            </w:pPr>
            <w:r w:rsidRPr="00977EA3">
              <w:rPr>
                <w:noProof w:val="0"/>
              </w:rPr>
              <w:t>Source (Value Set Repository) (1)</w:t>
            </w:r>
          </w:p>
        </w:tc>
      </w:tr>
      <w:tr w:rsidR="007A1F44" w:rsidRPr="00977EA3" w14:paraId="13B0F24A" w14:textId="77777777" w:rsidTr="0055376D">
        <w:trPr>
          <w:cantSplit/>
        </w:trPr>
        <w:tc>
          <w:tcPr>
            <w:tcW w:w="9666" w:type="dxa"/>
            <w:gridSpan w:val="4"/>
          </w:tcPr>
          <w:p w14:paraId="42C827F0" w14:textId="77777777" w:rsidR="007A1F44" w:rsidRPr="00977EA3" w:rsidRDefault="007A1F44" w:rsidP="0055376D">
            <w:pPr>
              <w:pStyle w:val="TableEntry"/>
              <w:rPr>
                <w:noProof w:val="0"/>
                <w:szCs w:val="16"/>
              </w:rPr>
            </w:pPr>
            <w:r w:rsidRPr="00977EA3">
              <w:rPr>
                <w:noProof w:val="0"/>
                <w:szCs w:val="16"/>
              </w:rPr>
              <w:t>Human Requestor (0..n)</w:t>
            </w:r>
          </w:p>
        </w:tc>
      </w:tr>
      <w:tr w:rsidR="007A1F44" w:rsidRPr="00977EA3" w14:paraId="2252D396" w14:textId="77777777" w:rsidTr="0055376D">
        <w:trPr>
          <w:cantSplit/>
        </w:trPr>
        <w:tc>
          <w:tcPr>
            <w:tcW w:w="9666" w:type="dxa"/>
            <w:gridSpan w:val="4"/>
          </w:tcPr>
          <w:p w14:paraId="064BBB08" w14:textId="77777777" w:rsidR="007A1F44" w:rsidRPr="00977EA3" w:rsidRDefault="007A1F44" w:rsidP="0055376D">
            <w:pPr>
              <w:pStyle w:val="TableEntry"/>
              <w:rPr>
                <w:noProof w:val="0"/>
              </w:rPr>
            </w:pPr>
            <w:r w:rsidRPr="00977EA3">
              <w:rPr>
                <w:noProof w:val="0"/>
              </w:rPr>
              <w:t>Destination (Value Set Consumer) (1)</w:t>
            </w:r>
          </w:p>
        </w:tc>
      </w:tr>
      <w:tr w:rsidR="007A1F44" w:rsidRPr="00977EA3" w14:paraId="37EB8372" w14:textId="77777777" w:rsidTr="0055376D">
        <w:trPr>
          <w:cantSplit/>
        </w:trPr>
        <w:tc>
          <w:tcPr>
            <w:tcW w:w="9666" w:type="dxa"/>
            <w:gridSpan w:val="4"/>
          </w:tcPr>
          <w:p w14:paraId="5E8BE560" w14:textId="77777777" w:rsidR="007A1F44" w:rsidRPr="00977EA3" w:rsidRDefault="007A1F44" w:rsidP="0055376D">
            <w:pPr>
              <w:pStyle w:val="TableEntry"/>
              <w:rPr>
                <w:noProof w:val="0"/>
              </w:rPr>
            </w:pPr>
            <w:r w:rsidRPr="00977EA3">
              <w:rPr>
                <w:noProof w:val="0"/>
              </w:rPr>
              <w:t>Audit Source (Value Set Source) (1)</w:t>
            </w:r>
          </w:p>
        </w:tc>
      </w:tr>
      <w:tr w:rsidR="007A1F44" w:rsidRPr="00977EA3" w14:paraId="67FAC0D9" w14:textId="77777777" w:rsidTr="0055376D">
        <w:trPr>
          <w:cantSplit/>
        </w:trPr>
        <w:tc>
          <w:tcPr>
            <w:tcW w:w="9666" w:type="dxa"/>
            <w:gridSpan w:val="4"/>
          </w:tcPr>
          <w:p w14:paraId="611E71A5" w14:textId="77777777" w:rsidR="007A1F44" w:rsidRPr="00977EA3" w:rsidRDefault="007A1F44" w:rsidP="0055376D">
            <w:pPr>
              <w:pStyle w:val="TableEntry"/>
              <w:rPr>
                <w:noProof w:val="0"/>
              </w:rPr>
            </w:pPr>
            <w:proofErr w:type="spellStart"/>
            <w:r w:rsidRPr="00977EA3">
              <w:rPr>
                <w:noProof w:val="0"/>
              </w:rPr>
              <w:t>ValueSetInstance</w:t>
            </w:r>
            <w:proofErr w:type="spellEnd"/>
            <w:r w:rsidRPr="00977EA3">
              <w:rPr>
                <w:noProof w:val="0"/>
              </w:rPr>
              <w:t xml:space="preserve"> (1)</w:t>
            </w:r>
          </w:p>
        </w:tc>
      </w:tr>
    </w:tbl>
    <w:p w14:paraId="19C532FB" w14:textId="77777777" w:rsidR="007A1F44" w:rsidRPr="00977EA3" w:rsidRDefault="007A1F44" w:rsidP="0055376D">
      <w:pPr>
        <w:pStyle w:val="Corpotesto"/>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35230E7" w14:textId="77777777" w:rsidTr="003462A5">
        <w:trPr>
          <w:cantSplit/>
        </w:trPr>
        <w:tc>
          <w:tcPr>
            <w:tcW w:w="1548" w:type="dxa"/>
            <w:vMerge w:val="restart"/>
            <w:shd w:val="clear" w:color="auto" w:fill="FFFFFF" w:themeFill="background1"/>
          </w:tcPr>
          <w:p w14:paraId="3D417B1C" w14:textId="77777777" w:rsidR="007A1F44" w:rsidRPr="00977EA3" w:rsidRDefault="007A1F44" w:rsidP="003462A5">
            <w:pPr>
              <w:pStyle w:val="TableEntryHeader"/>
              <w:rPr>
                <w:noProof w:val="0"/>
              </w:rPr>
            </w:pPr>
            <w:r w:rsidRPr="00977EA3">
              <w:rPr>
                <w:noProof w:val="0"/>
              </w:rPr>
              <w:t>Source</w:t>
            </w:r>
          </w:p>
          <w:p w14:paraId="141CB64B"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2C8A1BE9" w14:textId="77777777" w:rsidR="007A1F44" w:rsidRPr="00977EA3" w:rsidRDefault="007A1F44" w:rsidP="0055376D">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495D8A1E"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24887DE3" w14:textId="77777777" w:rsidR="007A1F44" w:rsidRPr="00977EA3" w:rsidRDefault="007A1F44" w:rsidP="0055376D">
            <w:pPr>
              <w:pStyle w:val="TableEntry"/>
              <w:rPr>
                <w:noProof w:val="0"/>
                <w:sz w:val="16"/>
                <w:szCs w:val="16"/>
              </w:rPr>
            </w:pPr>
            <w:r w:rsidRPr="00977EA3">
              <w:rPr>
                <w:noProof w:val="0"/>
                <w:sz w:val="16"/>
                <w:szCs w:val="16"/>
              </w:rPr>
              <w:t>the process ID as used within the local operating system in the local system logs.</w:t>
            </w:r>
          </w:p>
        </w:tc>
      </w:tr>
      <w:tr w:rsidR="007A1F44" w:rsidRPr="00977EA3" w14:paraId="32791B31" w14:textId="77777777" w:rsidTr="003462A5">
        <w:trPr>
          <w:cantSplit/>
        </w:trPr>
        <w:tc>
          <w:tcPr>
            <w:tcW w:w="1548" w:type="dxa"/>
            <w:vMerge/>
            <w:shd w:val="clear" w:color="auto" w:fill="FFFFFF" w:themeFill="background1"/>
            <w:textDirection w:val="btLr"/>
            <w:vAlign w:val="center"/>
          </w:tcPr>
          <w:p w14:paraId="232AD3AE" w14:textId="77777777" w:rsidR="007A1F44" w:rsidRPr="00977EA3" w:rsidRDefault="007A1F44" w:rsidP="0055376D">
            <w:pPr>
              <w:pStyle w:val="TableLabel"/>
              <w:rPr>
                <w:noProof w:val="0"/>
                <w:sz w:val="16"/>
              </w:rPr>
            </w:pPr>
          </w:p>
        </w:tc>
        <w:tc>
          <w:tcPr>
            <w:tcW w:w="2520" w:type="dxa"/>
            <w:vAlign w:val="center"/>
          </w:tcPr>
          <w:p w14:paraId="3D0771CF" w14:textId="77777777" w:rsidR="007A1F44" w:rsidRPr="00977EA3" w:rsidRDefault="007A1F44" w:rsidP="0055376D">
            <w:pPr>
              <w:pStyle w:val="TableEntry"/>
              <w:rPr>
                <w:noProof w:val="0"/>
                <w:sz w:val="16"/>
                <w:szCs w:val="16"/>
              </w:rPr>
            </w:pPr>
            <w:proofErr w:type="spellStart"/>
            <w:r w:rsidRPr="00977EA3">
              <w:rPr>
                <w:noProof w:val="0"/>
                <w:sz w:val="16"/>
                <w:szCs w:val="16"/>
              </w:rPr>
              <w:t>AlternativeUserID</w:t>
            </w:r>
            <w:proofErr w:type="spellEnd"/>
          </w:p>
        </w:tc>
        <w:tc>
          <w:tcPr>
            <w:tcW w:w="630" w:type="dxa"/>
            <w:vAlign w:val="center"/>
          </w:tcPr>
          <w:p w14:paraId="61A5E37F" w14:textId="77777777" w:rsidR="007A1F44" w:rsidRPr="00977EA3" w:rsidRDefault="007A1F44" w:rsidP="0055376D">
            <w:pPr>
              <w:pStyle w:val="TableEntry"/>
              <w:rPr>
                <w:noProof w:val="0"/>
                <w:sz w:val="16"/>
                <w:szCs w:val="16"/>
              </w:rPr>
            </w:pPr>
            <w:r w:rsidRPr="00977EA3">
              <w:rPr>
                <w:noProof w:val="0"/>
                <w:sz w:val="16"/>
                <w:szCs w:val="16"/>
              </w:rPr>
              <w:t>U</w:t>
            </w:r>
          </w:p>
        </w:tc>
        <w:tc>
          <w:tcPr>
            <w:tcW w:w="4968" w:type="dxa"/>
            <w:vAlign w:val="center"/>
          </w:tcPr>
          <w:p w14:paraId="34155C0D" w14:textId="77777777" w:rsidR="007A1F44" w:rsidRPr="00977EA3" w:rsidRDefault="007A1F44" w:rsidP="0055376D">
            <w:pPr>
              <w:pStyle w:val="TableEntry"/>
              <w:rPr>
                <w:noProof w:val="0"/>
                <w:sz w:val="16"/>
                <w:szCs w:val="16"/>
              </w:rPr>
            </w:pPr>
            <w:r w:rsidRPr="00977EA3">
              <w:rPr>
                <w:noProof w:val="0"/>
                <w:sz w:val="16"/>
                <w:szCs w:val="16"/>
              </w:rPr>
              <w:t>Repository HTTP or SOAP endpoint URI</w:t>
            </w:r>
          </w:p>
        </w:tc>
      </w:tr>
      <w:tr w:rsidR="007A1F44" w:rsidRPr="00977EA3" w14:paraId="30AF08E2" w14:textId="77777777" w:rsidTr="003462A5">
        <w:trPr>
          <w:cantSplit/>
        </w:trPr>
        <w:tc>
          <w:tcPr>
            <w:tcW w:w="1548" w:type="dxa"/>
            <w:vMerge/>
            <w:shd w:val="clear" w:color="auto" w:fill="FFFFFF" w:themeFill="background1"/>
            <w:textDirection w:val="btLr"/>
            <w:vAlign w:val="center"/>
          </w:tcPr>
          <w:p w14:paraId="6B14F0AE" w14:textId="77777777" w:rsidR="007A1F44" w:rsidRPr="00977EA3" w:rsidRDefault="007A1F44" w:rsidP="0055376D">
            <w:pPr>
              <w:pStyle w:val="TableLabel"/>
              <w:rPr>
                <w:noProof w:val="0"/>
                <w:sz w:val="16"/>
              </w:rPr>
            </w:pPr>
          </w:p>
        </w:tc>
        <w:tc>
          <w:tcPr>
            <w:tcW w:w="2520" w:type="dxa"/>
            <w:vAlign w:val="center"/>
          </w:tcPr>
          <w:p w14:paraId="1D6220CC" w14:textId="77777777" w:rsidR="007A1F44" w:rsidRPr="00977EA3" w:rsidRDefault="007A1F44" w:rsidP="00FD765B">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58910701" w14:textId="77777777" w:rsidR="007A1F44" w:rsidRPr="00977EA3" w:rsidRDefault="007A1F44" w:rsidP="006C18FA">
            <w:pPr>
              <w:pStyle w:val="TableEntry"/>
              <w:rPr>
                <w:i/>
                <w:iCs/>
                <w:noProof w:val="0"/>
                <w:sz w:val="16"/>
                <w:szCs w:val="16"/>
              </w:rPr>
            </w:pPr>
            <w:r w:rsidRPr="00977EA3">
              <w:rPr>
                <w:i/>
                <w:iCs/>
                <w:noProof w:val="0"/>
                <w:sz w:val="16"/>
                <w:szCs w:val="16"/>
              </w:rPr>
              <w:t>U</w:t>
            </w:r>
          </w:p>
        </w:tc>
        <w:tc>
          <w:tcPr>
            <w:tcW w:w="4968" w:type="dxa"/>
            <w:vAlign w:val="center"/>
          </w:tcPr>
          <w:p w14:paraId="4EC6837C"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6AFB906A" w14:textId="77777777" w:rsidTr="003462A5">
        <w:trPr>
          <w:cantSplit/>
        </w:trPr>
        <w:tc>
          <w:tcPr>
            <w:tcW w:w="1548" w:type="dxa"/>
            <w:vMerge/>
            <w:shd w:val="clear" w:color="auto" w:fill="FFFFFF" w:themeFill="background1"/>
            <w:textDirection w:val="btLr"/>
            <w:vAlign w:val="center"/>
          </w:tcPr>
          <w:p w14:paraId="45F4A1F7" w14:textId="77777777" w:rsidR="007A1F44" w:rsidRPr="00977EA3" w:rsidRDefault="007A1F44" w:rsidP="0055376D">
            <w:pPr>
              <w:pStyle w:val="TableLabel"/>
              <w:rPr>
                <w:noProof w:val="0"/>
                <w:sz w:val="16"/>
              </w:rPr>
            </w:pPr>
          </w:p>
        </w:tc>
        <w:tc>
          <w:tcPr>
            <w:tcW w:w="2520" w:type="dxa"/>
            <w:vAlign w:val="center"/>
          </w:tcPr>
          <w:p w14:paraId="54F64EBB" w14:textId="77777777" w:rsidR="007A1F44" w:rsidRPr="00977EA3" w:rsidRDefault="007A1F44" w:rsidP="0055376D">
            <w:pPr>
              <w:pStyle w:val="TableEntry"/>
              <w:rPr>
                <w:noProof w:val="0"/>
                <w:sz w:val="16"/>
                <w:szCs w:val="16"/>
              </w:rPr>
            </w:pPr>
            <w:proofErr w:type="spellStart"/>
            <w:r w:rsidRPr="00977EA3">
              <w:rPr>
                <w:noProof w:val="0"/>
                <w:sz w:val="16"/>
                <w:szCs w:val="16"/>
              </w:rPr>
              <w:t>UserIsRequestor</w:t>
            </w:r>
            <w:proofErr w:type="spellEnd"/>
          </w:p>
        </w:tc>
        <w:tc>
          <w:tcPr>
            <w:tcW w:w="630" w:type="dxa"/>
            <w:vAlign w:val="center"/>
          </w:tcPr>
          <w:p w14:paraId="08373926"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499818C8" w14:textId="77777777" w:rsidR="007A1F44" w:rsidRPr="00977EA3" w:rsidRDefault="007A1F44" w:rsidP="0055376D">
            <w:pPr>
              <w:pStyle w:val="TableEntry"/>
              <w:rPr>
                <w:noProof w:val="0"/>
                <w:sz w:val="16"/>
                <w:szCs w:val="16"/>
              </w:rPr>
            </w:pPr>
            <w:r w:rsidRPr="00977EA3">
              <w:rPr>
                <w:noProof w:val="0"/>
                <w:sz w:val="16"/>
                <w:szCs w:val="16"/>
              </w:rPr>
              <w:t>“false”</w:t>
            </w:r>
          </w:p>
        </w:tc>
      </w:tr>
      <w:tr w:rsidR="007A1F44" w:rsidRPr="00977EA3" w14:paraId="5E1D6664" w14:textId="77777777" w:rsidTr="003462A5">
        <w:trPr>
          <w:cantSplit/>
        </w:trPr>
        <w:tc>
          <w:tcPr>
            <w:tcW w:w="1548" w:type="dxa"/>
            <w:vMerge/>
            <w:shd w:val="clear" w:color="auto" w:fill="FFFFFF" w:themeFill="background1"/>
            <w:textDirection w:val="btLr"/>
            <w:vAlign w:val="center"/>
          </w:tcPr>
          <w:p w14:paraId="4FE01197" w14:textId="77777777" w:rsidR="007A1F44" w:rsidRPr="00977EA3" w:rsidRDefault="007A1F44" w:rsidP="0055376D">
            <w:pPr>
              <w:pStyle w:val="TableLabel"/>
              <w:rPr>
                <w:noProof w:val="0"/>
                <w:sz w:val="16"/>
              </w:rPr>
            </w:pPr>
          </w:p>
        </w:tc>
        <w:tc>
          <w:tcPr>
            <w:tcW w:w="2520" w:type="dxa"/>
            <w:vAlign w:val="center"/>
          </w:tcPr>
          <w:p w14:paraId="620FBB06" w14:textId="77777777" w:rsidR="007A1F44" w:rsidRPr="00977EA3" w:rsidRDefault="007A1F44" w:rsidP="0055376D">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1086C7F9"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1DB2596D" w14:textId="77777777" w:rsidR="007A1F44" w:rsidRPr="00977EA3" w:rsidRDefault="007A1F44" w:rsidP="0055376D">
            <w:pPr>
              <w:pStyle w:val="TableEntry"/>
              <w:rPr>
                <w:noProof w:val="0"/>
                <w:sz w:val="16"/>
                <w:szCs w:val="16"/>
              </w:rPr>
            </w:pPr>
            <w:r w:rsidRPr="00977EA3">
              <w:rPr>
                <w:noProof w:val="0"/>
                <w:sz w:val="16"/>
                <w:szCs w:val="16"/>
              </w:rPr>
              <w:t>EV(110153, DCM, “Source”)</w:t>
            </w:r>
          </w:p>
        </w:tc>
      </w:tr>
      <w:tr w:rsidR="007A1F44" w:rsidRPr="00977EA3" w14:paraId="37E3035C" w14:textId="77777777" w:rsidTr="003462A5">
        <w:trPr>
          <w:cantSplit/>
        </w:trPr>
        <w:tc>
          <w:tcPr>
            <w:tcW w:w="1548" w:type="dxa"/>
            <w:vMerge/>
            <w:shd w:val="clear" w:color="auto" w:fill="FFFFFF" w:themeFill="background1"/>
            <w:textDirection w:val="btLr"/>
            <w:vAlign w:val="center"/>
          </w:tcPr>
          <w:p w14:paraId="28EDE239" w14:textId="77777777" w:rsidR="007A1F44" w:rsidRPr="00977EA3" w:rsidRDefault="007A1F44" w:rsidP="0055376D">
            <w:pPr>
              <w:pStyle w:val="TableLabel"/>
              <w:rPr>
                <w:noProof w:val="0"/>
                <w:sz w:val="16"/>
              </w:rPr>
            </w:pPr>
          </w:p>
        </w:tc>
        <w:tc>
          <w:tcPr>
            <w:tcW w:w="2520" w:type="dxa"/>
            <w:vAlign w:val="center"/>
          </w:tcPr>
          <w:p w14:paraId="490C5AA8" w14:textId="77777777" w:rsidR="007A1F44" w:rsidRPr="00977EA3" w:rsidRDefault="007A1F44" w:rsidP="0055376D">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79FEB07A"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3AC5232B"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57530733" w14:textId="77777777" w:rsidTr="003462A5">
        <w:trPr>
          <w:cantSplit/>
        </w:trPr>
        <w:tc>
          <w:tcPr>
            <w:tcW w:w="1548" w:type="dxa"/>
            <w:vMerge/>
            <w:shd w:val="clear" w:color="auto" w:fill="FFFFFF" w:themeFill="background1"/>
            <w:textDirection w:val="btLr"/>
            <w:vAlign w:val="center"/>
          </w:tcPr>
          <w:p w14:paraId="1B04B8FD" w14:textId="77777777" w:rsidR="007A1F44" w:rsidRPr="00977EA3" w:rsidRDefault="007A1F44" w:rsidP="0055376D">
            <w:pPr>
              <w:pStyle w:val="TableLabel"/>
              <w:rPr>
                <w:noProof w:val="0"/>
                <w:sz w:val="16"/>
              </w:rPr>
            </w:pPr>
          </w:p>
        </w:tc>
        <w:tc>
          <w:tcPr>
            <w:tcW w:w="2520" w:type="dxa"/>
            <w:vAlign w:val="center"/>
          </w:tcPr>
          <w:p w14:paraId="1F399036" w14:textId="77777777" w:rsidR="007A1F44" w:rsidRPr="00977EA3" w:rsidRDefault="007A1F44" w:rsidP="0055376D">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7E5E3A56"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7FF0E375"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27480792"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977EA3" w14:paraId="455C4EB8" w14:textId="77777777" w:rsidTr="003462A5">
        <w:trPr>
          <w:cantSplit/>
        </w:trPr>
        <w:tc>
          <w:tcPr>
            <w:tcW w:w="1548" w:type="dxa"/>
            <w:vMerge w:val="restart"/>
            <w:shd w:val="clear" w:color="auto" w:fill="FFFFFF" w:themeFill="background1"/>
          </w:tcPr>
          <w:p w14:paraId="11572FED" w14:textId="77777777" w:rsidR="007A1F44" w:rsidRPr="00977EA3" w:rsidRDefault="007A1F44" w:rsidP="003462A5">
            <w:pPr>
              <w:pStyle w:val="TableEntryHeader"/>
              <w:rPr>
                <w:noProof w:val="0"/>
              </w:rPr>
            </w:pPr>
            <w:r w:rsidRPr="00977EA3">
              <w:rPr>
                <w:noProof w:val="0"/>
              </w:rPr>
              <w:t>Destination</w:t>
            </w:r>
          </w:p>
          <w:p w14:paraId="58D6604D" w14:textId="77777777" w:rsidR="007A1F44" w:rsidRPr="00977EA3" w:rsidRDefault="007A1F44"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33395592" w14:textId="77777777" w:rsidR="007A1F44" w:rsidRPr="00977EA3" w:rsidRDefault="007A1F44" w:rsidP="009C1BE2">
            <w:pPr>
              <w:pStyle w:val="TableEntry"/>
              <w:rPr>
                <w:i/>
                <w:iCs/>
                <w:noProof w:val="0"/>
                <w:sz w:val="16"/>
                <w:szCs w:val="16"/>
              </w:rPr>
            </w:pPr>
            <w:proofErr w:type="spellStart"/>
            <w:r w:rsidRPr="00977EA3">
              <w:rPr>
                <w:i/>
                <w:iCs/>
                <w:noProof w:val="0"/>
                <w:sz w:val="16"/>
                <w:szCs w:val="16"/>
              </w:rPr>
              <w:t>UserID</w:t>
            </w:r>
            <w:proofErr w:type="spellEnd"/>
          </w:p>
        </w:tc>
        <w:tc>
          <w:tcPr>
            <w:tcW w:w="720" w:type="dxa"/>
            <w:vAlign w:val="center"/>
          </w:tcPr>
          <w:p w14:paraId="39949596" w14:textId="77777777" w:rsidR="007A1F44" w:rsidRPr="00977EA3" w:rsidRDefault="007A1F44" w:rsidP="008D6116">
            <w:pPr>
              <w:pStyle w:val="TableEntry"/>
              <w:rPr>
                <w:i/>
                <w:iCs/>
                <w:noProof w:val="0"/>
                <w:sz w:val="16"/>
                <w:szCs w:val="16"/>
              </w:rPr>
            </w:pPr>
            <w:r w:rsidRPr="00977EA3">
              <w:rPr>
                <w:i/>
                <w:iCs/>
                <w:noProof w:val="0"/>
                <w:sz w:val="16"/>
                <w:szCs w:val="16"/>
              </w:rPr>
              <w:t>U</w:t>
            </w:r>
          </w:p>
        </w:tc>
        <w:tc>
          <w:tcPr>
            <w:tcW w:w="4878" w:type="dxa"/>
            <w:vAlign w:val="center"/>
          </w:tcPr>
          <w:p w14:paraId="143B6347" w14:textId="77777777" w:rsidR="007A1F44" w:rsidRPr="00977EA3" w:rsidRDefault="007A1F44" w:rsidP="001F0489">
            <w:pPr>
              <w:pStyle w:val="TableEntry"/>
              <w:rPr>
                <w:i/>
                <w:iCs/>
                <w:noProof w:val="0"/>
                <w:sz w:val="16"/>
                <w:szCs w:val="16"/>
              </w:rPr>
            </w:pPr>
            <w:r w:rsidRPr="00977EA3">
              <w:rPr>
                <w:i/>
                <w:iCs/>
                <w:noProof w:val="0"/>
                <w:sz w:val="16"/>
                <w:szCs w:val="16"/>
              </w:rPr>
              <w:t>not specialized</w:t>
            </w:r>
          </w:p>
        </w:tc>
      </w:tr>
      <w:tr w:rsidR="007A1F44" w:rsidRPr="00977EA3" w14:paraId="494E7489" w14:textId="77777777" w:rsidTr="003462A5">
        <w:trPr>
          <w:cantSplit/>
        </w:trPr>
        <w:tc>
          <w:tcPr>
            <w:tcW w:w="1548" w:type="dxa"/>
            <w:vMerge/>
            <w:shd w:val="clear" w:color="auto" w:fill="FFFFFF" w:themeFill="background1"/>
            <w:textDirection w:val="btLr"/>
            <w:vAlign w:val="center"/>
          </w:tcPr>
          <w:p w14:paraId="0144BDF7" w14:textId="77777777" w:rsidR="007A1F44" w:rsidRPr="00977EA3" w:rsidRDefault="007A1F44" w:rsidP="0055376D">
            <w:pPr>
              <w:pStyle w:val="TableLabel"/>
              <w:rPr>
                <w:noProof w:val="0"/>
                <w:sz w:val="16"/>
              </w:rPr>
            </w:pPr>
          </w:p>
        </w:tc>
        <w:tc>
          <w:tcPr>
            <w:tcW w:w="2520" w:type="dxa"/>
            <w:vAlign w:val="center"/>
          </w:tcPr>
          <w:p w14:paraId="45386D65" w14:textId="77777777" w:rsidR="007A1F44" w:rsidRPr="00977EA3" w:rsidRDefault="007A1F44" w:rsidP="00FD765B">
            <w:pPr>
              <w:pStyle w:val="TableEntry"/>
              <w:rPr>
                <w:i/>
                <w:iCs/>
                <w:noProof w:val="0"/>
                <w:sz w:val="16"/>
                <w:szCs w:val="16"/>
              </w:rPr>
            </w:pPr>
            <w:proofErr w:type="spellStart"/>
            <w:r w:rsidRPr="00977EA3">
              <w:rPr>
                <w:i/>
                <w:iCs/>
                <w:noProof w:val="0"/>
                <w:sz w:val="16"/>
                <w:szCs w:val="16"/>
              </w:rPr>
              <w:t>AlternativeUserID</w:t>
            </w:r>
            <w:proofErr w:type="spellEnd"/>
          </w:p>
        </w:tc>
        <w:tc>
          <w:tcPr>
            <w:tcW w:w="720" w:type="dxa"/>
            <w:vAlign w:val="center"/>
          </w:tcPr>
          <w:p w14:paraId="20C98C2B" w14:textId="77777777" w:rsidR="007A1F44" w:rsidRPr="00977EA3" w:rsidRDefault="007A1F44" w:rsidP="00D530C1">
            <w:pPr>
              <w:pStyle w:val="TableEntry"/>
              <w:rPr>
                <w:i/>
                <w:iCs/>
                <w:noProof w:val="0"/>
                <w:sz w:val="16"/>
                <w:szCs w:val="16"/>
              </w:rPr>
            </w:pPr>
            <w:r w:rsidRPr="00977EA3">
              <w:rPr>
                <w:i/>
                <w:iCs/>
                <w:noProof w:val="0"/>
                <w:sz w:val="16"/>
                <w:szCs w:val="16"/>
              </w:rPr>
              <w:t>U</w:t>
            </w:r>
          </w:p>
        </w:tc>
        <w:tc>
          <w:tcPr>
            <w:tcW w:w="4878" w:type="dxa"/>
            <w:vAlign w:val="center"/>
          </w:tcPr>
          <w:p w14:paraId="6F130FB5" w14:textId="77777777" w:rsidR="007A1F44" w:rsidRPr="00977EA3" w:rsidRDefault="007A1F44" w:rsidP="00A74D2C">
            <w:pPr>
              <w:pStyle w:val="TableEntry"/>
              <w:rPr>
                <w:i/>
                <w:iCs/>
                <w:noProof w:val="0"/>
                <w:sz w:val="16"/>
                <w:szCs w:val="16"/>
              </w:rPr>
            </w:pPr>
            <w:r w:rsidRPr="00977EA3">
              <w:rPr>
                <w:i/>
                <w:iCs/>
                <w:noProof w:val="0"/>
                <w:sz w:val="16"/>
                <w:szCs w:val="16"/>
              </w:rPr>
              <w:t>not specialized</w:t>
            </w:r>
          </w:p>
        </w:tc>
      </w:tr>
      <w:tr w:rsidR="007A1F44" w:rsidRPr="00977EA3" w14:paraId="3B01891F" w14:textId="77777777" w:rsidTr="003462A5">
        <w:trPr>
          <w:cantSplit/>
        </w:trPr>
        <w:tc>
          <w:tcPr>
            <w:tcW w:w="1548" w:type="dxa"/>
            <w:vMerge/>
            <w:shd w:val="clear" w:color="auto" w:fill="FFFFFF" w:themeFill="background1"/>
            <w:textDirection w:val="btLr"/>
            <w:vAlign w:val="center"/>
          </w:tcPr>
          <w:p w14:paraId="61D98741" w14:textId="77777777" w:rsidR="007A1F44" w:rsidRPr="00977EA3" w:rsidRDefault="007A1F44" w:rsidP="0055376D">
            <w:pPr>
              <w:pStyle w:val="TableLabel"/>
              <w:rPr>
                <w:noProof w:val="0"/>
                <w:sz w:val="16"/>
              </w:rPr>
            </w:pPr>
          </w:p>
        </w:tc>
        <w:tc>
          <w:tcPr>
            <w:tcW w:w="2520" w:type="dxa"/>
            <w:vAlign w:val="center"/>
          </w:tcPr>
          <w:p w14:paraId="7126C07F" w14:textId="77777777" w:rsidR="007A1F44" w:rsidRPr="00977EA3" w:rsidRDefault="007A1F44" w:rsidP="00FD765B">
            <w:pPr>
              <w:pStyle w:val="TableEntry"/>
              <w:rPr>
                <w:i/>
                <w:iCs/>
                <w:noProof w:val="0"/>
                <w:sz w:val="16"/>
                <w:szCs w:val="16"/>
              </w:rPr>
            </w:pPr>
            <w:proofErr w:type="spellStart"/>
            <w:r w:rsidRPr="00977EA3">
              <w:rPr>
                <w:i/>
                <w:iCs/>
                <w:noProof w:val="0"/>
                <w:sz w:val="16"/>
                <w:szCs w:val="16"/>
              </w:rPr>
              <w:t>UserName</w:t>
            </w:r>
            <w:proofErr w:type="spellEnd"/>
          </w:p>
        </w:tc>
        <w:tc>
          <w:tcPr>
            <w:tcW w:w="720" w:type="dxa"/>
            <w:vAlign w:val="center"/>
          </w:tcPr>
          <w:p w14:paraId="76B3B9F3" w14:textId="77777777" w:rsidR="007A1F44" w:rsidRPr="00977EA3" w:rsidRDefault="007A1F44" w:rsidP="00D530C1">
            <w:pPr>
              <w:pStyle w:val="TableEntry"/>
              <w:rPr>
                <w:i/>
                <w:iCs/>
                <w:noProof w:val="0"/>
                <w:sz w:val="16"/>
                <w:szCs w:val="16"/>
              </w:rPr>
            </w:pPr>
            <w:r w:rsidRPr="00977EA3">
              <w:rPr>
                <w:i/>
                <w:iCs/>
                <w:noProof w:val="0"/>
                <w:sz w:val="16"/>
                <w:szCs w:val="16"/>
              </w:rPr>
              <w:t>U</w:t>
            </w:r>
          </w:p>
        </w:tc>
        <w:tc>
          <w:tcPr>
            <w:tcW w:w="4878" w:type="dxa"/>
            <w:vAlign w:val="center"/>
          </w:tcPr>
          <w:p w14:paraId="67F19C2E" w14:textId="77777777" w:rsidR="007A1F44" w:rsidRPr="00977EA3" w:rsidRDefault="007A1F44" w:rsidP="00A74D2C">
            <w:pPr>
              <w:pStyle w:val="TableEntry"/>
              <w:rPr>
                <w:i/>
                <w:iCs/>
                <w:noProof w:val="0"/>
                <w:sz w:val="16"/>
                <w:szCs w:val="16"/>
              </w:rPr>
            </w:pPr>
            <w:r w:rsidRPr="00977EA3">
              <w:rPr>
                <w:i/>
                <w:iCs/>
                <w:noProof w:val="0"/>
                <w:sz w:val="16"/>
                <w:szCs w:val="16"/>
              </w:rPr>
              <w:t>not specialized</w:t>
            </w:r>
          </w:p>
        </w:tc>
      </w:tr>
      <w:tr w:rsidR="007A1F44" w:rsidRPr="00977EA3" w14:paraId="23BBC75F" w14:textId="77777777" w:rsidTr="003462A5">
        <w:trPr>
          <w:cantSplit/>
        </w:trPr>
        <w:tc>
          <w:tcPr>
            <w:tcW w:w="1548" w:type="dxa"/>
            <w:vMerge/>
            <w:shd w:val="clear" w:color="auto" w:fill="FFFFFF" w:themeFill="background1"/>
            <w:textDirection w:val="btLr"/>
            <w:vAlign w:val="center"/>
          </w:tcPr>
          <w:p w14:paraId="44F64021" w14:textId="77777777" w:rsidR="007A1F44" w:rsidRPr="00977EA3" w:rsidRDefault="007A1F44" w:rsidP="0098263A">
            <w:pPr>
              <w:pStyle w:val="TableLabel"/>
              <w:rPr>
                <w:noProof w:val="0"/>
                <w:sz w:val="16"/>
              </w:rPr>
            </w:pPr>
          </w:p>
        </w:tc>
        <w:tc>
          <w:tcPr>
            <w:tcW w:w="2520" w:type="dxa"/>
            <w:vAlign w:val="center"/>
          </w:tcPr>
          <w:p w14:paraId="360711F9" w14:textId="77777777" w:rsidR="007A1F44" w:rsidRPr="00977EA3" w:rsidRDefault="007A1F44" w:rsidP="00FD765B">
            <w:pPr>
              <w:pStyle w:val="TableEntry"/>
              <w:rPr>
                <w:i/>
                <w:iCs/>
                <w:noProof w:val="0"/>
                <w:sz w:val="16"/>
                <w:szCs w:val="16"/>
              </w:rPr>
            </w:pPr>
            <w:proofErr w:type="spellStart"/>
            <w:r w:rsidRPr="00977EA3">
              <w:rPr>
                <w:i/>
                <w:iCs/>
                <w:noProof w:val="0"/>
                <w:sz w:val="16"/>
                <w:szCs w:val="16"/>
              </w:rPr>
              <w:t>UserIsRequestor</w:t>
            </w:r>
            <w:proofErr w:type="spellEnd"/>
          </w:p>
        </w:tc>
        <w:tc>
          <w:tcPr>
            <w:tcW w:w="720" w:type="dxa"/>
            <w:vAlign w:val="center"/>
          </w:tcPr>
          <w:p w14:paraId="48494B15" w14:textId="77777777" w:rsidR="007A1F44" w:rsidRPr="00977EA3" w:rsidRDefault="007A1F44" w:rsidP="0098263A">
            <w:pPr>
              <w:pStyle w:val="TableEntry"/>
              <w:rPr>
                <w:noProof w:val="0"/>
                <w:sz w:val="16"/>
                <w:szCs w:val="16"/>
              </w:rPr>
            </w:pPr>
            <w:r w:rsidRPr="00977EA3">
              <w:rPr>
                <w:i/>
                <w:iCs/>
                <w:noProof w:val="0"/>
                <w:sz w:val="16"/>
                <w:szCs w:val="16"/>
              </w:rPr>
              <w:t>U</w:t>
            </w:r>
          </w:p>
        </w:tc>
        <w:tc>
          <w:tcPr>
            <w:tcW w:w="4878" w:type="dxa"/>
            <w:vAlign w:val="center"/>
          </w:tcPr>
          <w:p w14:paraId="3ED2455D" w14:textId="77777777" w:rsidR="007A1F44" w:rsidRPr="00977EA3" w:rsidRDefault="007A1F44" w:rsidP="0098263A">
            <w:pPr>
              <w:pStyle w:val="TableEntry"/>
              <w:rPr>
                <w:noProof w:val="0"/>
                <w:sz w:val="16"/>
                <w:szCs w:val="16"/>
              </w:rPr>
            </w:pPr>
            <w:r w:rsidRPr="00977EA3">
              <w:rPr>
                <w:i/>
                <w:iCs/>
                <w:noProof w:val="0"/>
                <w:sz w:val="16"/>
                <w:szCs w:val="16"/>
              </w:rPr>
              <w:t>not specialized</w:t>
            </w:r>
          </w:p>
        </w:tc>
      </w:tr>
      <w:tr w:rsidR="007A1F44" w:rsidRPr="00977EA3" w14:paraId="70E9B02C" w14:textId="77777777" w:rsidTr="003462A5">
        <w:trPr>
          <w:cantSplit/>
        </w:trPr>
        <w:tc>
          <w:tcPr>
            <w:tcW w:w="1548" w:type="dxa"/>
            <w:vMerge/>
            <w:shd w:val="clear" w:color="auto" w:fill="FFFFFF" w:themeFill="background1"/>
            <w:textDirection w:val="btLr"/>
            <w:vAlign w:val="center"/>
          </w:tcPr>
          <w:p w14:paraId="75DC3F08" w14:textId="77777777" w:rsidR="007A1F44" w:rsidRPr="00977EA3" w:rsidRDefault="007A1F44" w:rsidP="0055376D">
            <w:pPr>
              <w:pStyle w:val="TableLabel"/>
              <w:rPr>
                <w:noProof w:val="0"/>
                <w:sz w:val="16"/>
              </w:rPr>
            </w:pPr>
          </w:p>
        </w:tc>
        <w:tc>
          <w:tcPr>
            <w:tcW w:w="2520" w:type="dxa"/>
            <w:vAlign w:val="center"/>
          </w:tcPr>
          <w:p w14:paraId="1D6B069A" w14:textId="77777777" w:rsidR="007A1F44" w:rsidRPr="00977EA3" w:rsidRDefault="007A1F44" w:rsidP="0055376D">
            <w:pPr>
              <w:pStyle w:val="TableEntry"/>
              <w:rPr>
                <w:noProof w:val="0"/>
                <w:sz w:val="16"/>
                <w:szCs w:val="16"/>
              </w:rPr>
            </w:pPr>
            <w:proofErr w:type="spellStart"/>
            <w:r w:rsidRPr="00977EA3">
              <w:rPr>
                <w:noProof w:val="0"/>
                <w:sz w:val="16"/>
                <w:szCs w:val="16"/>
              </w:rPr>
              <w:t>RoleIDCode</w:t>
            </w:r>
            <w:proofErr w:type="spellEnd"/>
          </w:p>
        </w:tc>
        <w:tc>
          <w:tcPr>
            <w:tcW w:w="720" w:type="dxa"/>
            <w:vAlign w:val="center"/>
          </w:tcPr>
          <w:p w14:paraId="2DE8FC9E"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5E2FF57D" w14:textId="77777777" w:rsidR="007A1F44" w:rsidRPr="00977EA3" w:rsidRDefault="007A1F44" w:rsidP="0055376D">
            <w:pPr>
              <w:pStyle w:val="TableEntry"/>
              <w:rPr>
                <w:noProof w:val="0"/>
                <w:sz w:val="16"/>
                <w:szCs w:val="16"/>
              </w:rPr>
            </w:pPr>
            <w:r w:rsidRPr="00977EA3">
              <w:rPr>
                <w:noProof w:val="0"/>
                <w:sz w:val="16"/>
                <w:szCs w:val="16"/>
              </w:rPr>
              <w:t>EV(110152, DCM, “Destination”)</w:t>
            </w:r>
          </w:p>
        </w:tc>
      </w:tr>
      <w:tr w:rsidR="007A1F44" w:rsidRPr="00977EA3" w14:paraId="29A97BE3" w14:textId="77777777" w:rsidTr="003462A5">
        <w:trPr>
          <w:cantSplit/>
        </w:trPr>
        <w:tc>
          <w:tcPr>
            <w:tcW w:w="1548" w:type="dxa"/>
            <w:vMerge/>
            <w:shd w:val="clear" w:color="auto" w:fill="FFFFFF" w:themeFill="background1"/>
            <w:textDirection w:val="btLr"/>
            <w:vAlign w:val="center"/>
          </w:tcPr>
          <w:p w14:paraId="50187A2D" w14:textId="77777777" w:rsidR="007A1F44" w:rsidRPr="00977EA3" w:rsidRDefault="007A1F44" w:rsidP="0055376D">
            <w:pPr>
              <w:pStyle w:val="TableLabel"/>
              <w:rPr>
                <w:noProof w:val="0"/>
                <w:sz w:val="16"/>
              </w:rPr>
            </w:pPr>
          </w:p>
        </w:tc>
        <w:tc>
          <w:tcPr>
            <w:tcW w:w="2520" w:type="dxa"/>
            <w:vAlign w:val="center"/>
          </w:tcPr>
          <w:p w14:paraId="5613E34B" w14:textId="77777777" w:rsidR="007A1F44" w:rsidRPr="00977EA3" w:rsidRDefault="007A1F44" w:rsidP="0055376D">
            <w:pPr>
              <w:pStyle w:val="TableEntry"/>
              <w:rPr>
                <w:noProof w:val="0"/>
                <w:sz w:val="16"/>
                <w:szCs w:val="16"/>
              </w:rPr>
            </w:pPr>
            <w:proofErr w:type="spellStart"/>
            <w:r w:rsidRPr="00977EA3">
              <w:rPr>
                <w:noProof w:val="0"/>
                <w:sz w:val="16"/>
                <w:szCs w:val="16"/>
              </w:rPr>
              <w:t>NetworkAccessPointTypeCode</w:t>
            </w:r>
            <w:proofErr w:type="spellEnd"/>
          </w:p>
        </w:tc>
        <w:tc>
          <w:tcPr>
            <w:tcW w:w="720" w:type="dxa"/>
            <w:vAlign w:val="center"/>
          </w:tcPr>
          <w:p w14:paraId="54039102"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27DECE9F"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5776F736" w14:textId="77777777" w:rsidTr="003462A5">
        <w:trPr>
          <w:cantSplit/>
        </w:trPr>
        <w:tc>
          <w:tcPr>
            <w:tcW w:w="1548" w:type="dxa"/>
            <w:vMerge/>
            <w:shd w:val="clear" w:color="auto" w:fill="FFFFFF" w:themeFill="background1"/>
            <w:textDirection w:val="btLr"/>
            <w:vAlign w:val="center"/>
          </w:tcPr>
          <w:p w14:paraId="660269F0" w14:textId="77777777" w:rsidR="007A1F44" w:rsidRPr="00977EA3" w:rsidRDefault="007A1F44" w:rsidP="0055376D">
            <w:pPr>
              <w:pStyle w:val="TableLabel"/>
              <w:rPr>
                <w:noProof w:val="0"/>
                <w:sz w:val="16"/>
              </w:rPr>
            </w:pPr>
          </w:p>
        </w:tc>
        <w:tc>
          <w:tcPr>
            <w:tcW w:w="2520" w:type="dxa"/>
            <w:vAlign w:val="center"/>
          </w:tcPr>
          <w:p w14:paraId="05A6F80E" w14:textId="77777777" w:rsidR="007A1F44" w:rsidRPr="00977EA3" w:rsidRDefault="007A1F44" w:rsidP="0055376D">
            <w:pPr>
              <w:pStyle w:val="TableEntry"/>
              <w:rPr>
                <w:noProof w:val="0"/>
                <w:sz w:val="16"/>
                <w:szCs w:val="16"/>
              </w:rPr>
            </w:pPr>
            <w:proofErr w:type="spellStart"/>
            <w:r w:rsidRPr="00977EA3">
              <w:rPr>
                <w:noProof w:val="0"/>
                <w:sz w:val="16"/>
                <w:szCs w:val="16"/>
              </w:rPr>
              <w:t>NetworkAccessPointID</w:t>
            </w:r>
            <w:proofErr w:type="spellEnd"/>
          </w:p>
        </w:tc>
        <w:tc>
          <w:tcPr>
            <w:tcW w:w="720" w:type="dxa"/>
            <w:vAlign w:val="center"/>
          </w:tcPr>
          <w:p w14:paraId="7186D8B8"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5D350E6B"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61393BDF" w14:textId="35F044EB" w:rsidR="0003509E" w:rsidRDefault="0003509E"/>
    <w:p w14:paraId="5D90B1BA" w14:textId="12FF1BEB" w:rsidR="00BF0E97" w:rsidRDefault="00BF0E97"/>
    <w:p w14:paraId="5FDEB6B3" w14:textId="77777777" w:rsidR="00BF0E97" w:rsidRPr="00977EA3" w:rsidRDefault="00BF0E97"/>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610"/>
        <w:gridCol w:w="630"/>
        <w:gridCol w:w="4878"/>
      </w:tblGrid>
      <w:tr w:rsidR="00A726AB" w:rsidRPr="00977EA3" w14:paraId="50307E8F" w14:textId="77777777" w:rsidTr="003462A5">
        <w:trPr>
          <w:cantSplit/>
        </w:trPr>
        <w:tc>
          <w:tcPr>
            <w:tcW w:w="1548" w:type="dxa"/>
            <w:vMerge w:val="restart"/>
            <w:shd w:val="clear" w:color="auto" w:fill="FFFFFF" w:themeFill="background1"/>
          </w:tcPr>
          <w:p w14:paraId="6BBACAED" w14:textId="77777777" w:rsidR="00A726AB" w:rsidRPr="00977EA3" w:rsidRDefault="00A726AB" w:rsidP="003462A5">
            <w:pPr>
              <w:pStyle w:val="TableEntryHeader"/>
              <w:rPr>
                <w:noProof w:val="0"/>
              </w:rPr>
            </w:pPr>
            <w:r w:rsidRPr="00977EA3">
              <w:rPr>
                <w:noProof w:val="0"/>
              </w:rPr>
              <w:lastRenderedPageBreak/>
              <w:t>Human Requestor (if known such as through XUA)</w:t>
            </w:r>
          </w:p>
          <w:p w14:paraId="7807E77F" w14:textId="77777777" w:rsidR="00A726AB" w:rsidRPr="00977EA3" w:rsidRDefault="00A726AB"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610" w:type="dxa"/>
            <w:vAlign w:val="center"/>
          </w:tcPr>
          <w:p w14:paraId="6248E7A6" w14:textId="77777777" w:rsidR="00A726AB" w:rsidRPr="00977EA3" w:rsidRDefault="00A726AB" w:rsidP="0055376D">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21EBB687" w14:textId="77777777" w:rsidR="00A726AB" w:rsidRPr="00977EA3" w:rsidRDefault="00A726AB" w:rsidP="0055376D">
            <w:pPr>
              <w:pStyle w:val="TableEntry"/>
              <w:rPr>
                <w:noProof w:val="0"/>
                <w:sz w:val="16"/>
                <w:szCs w:val="16"/>
              </w:rPr>
            </w:pPr>
            <w:r w:rsidRPr="00977EA3">
              <w:rPr>
                <w:noProof w:val="0"/>
                <w:sz w:val="16"/>
                <w:szCs w:val="16"/>
              </w:rPr>
              <w:t>M</w:t>
            </w:r>
          </w:p>
        </w:tc>
        <w:tc>
          <w:tcPr>
            <w:tcW w:w="4878" w:type="dxa"/>
            <w:vAlign w:val="center"/>
          </w:tcPr>
          <w:p w14:paraId="6AC6301B" w14:textId="77777777" w:rsidR="00A726AB" w:rsidRPr="00977EA3" w:rsidRDefault="00A726AB" w:rsidP="0055376D">
            <w:pPr>
              <w:pStyle w:val="TableEntry"/>
              <w:rPr>
                <w:noProof w:val="0"/>
                <w:sz w:val="16"/>
                <w:szCs w:val="16"/>
              </w:rPr>
            </w:pPr>
            <w:r w:rsidRPr="00977EA3">
              <w:rPr>
                <w:noProof w:val="0"/>
                <w:sz w:val="16"/>
                <w:szCs w:val="16"/>
              </w:rPr>
              <w:t>Identity of the human that initiated the transaction.</w:t>
            </w:r>
          </w:p>
        </w:tc>
      </w:tr>
      <w:tr w:rsidR="00A726AB" w:rsidRPr="00977EA3" w14:paraId="6690B1F8" w14:textId="77777777" w:rsidTr="003462A5">
        <w:trPr>
          <w:cantSplit/>
        </w:trPr>
        <w:tc>
          <w:tcPr>
            <w:tcW w:w="1548" w:type="dxa"/>
            <w:vMerge/>
            <w:shd w:val="clear" w:color="auto" w:fill="FFFFFF" w:themeFill="background1"/>
            <w:textDirection w:val="btLr"/>
            <w:vAlign w:val="center"/>
          </w:tcPr>
          <w:p w14:paraId="6F740C70" w14:textId="77777777" w:rsidR="00A726AB" w:rsidRPr="00977EA3" w:rsidRDefault="00A726AB" w:rsidP="0055376D">
            <w:pPr>
              <w:pStyle w:val="TableLabel"/>
              <w:rPr>
                <w:noProof w:val="0"/>
                <w:sz w:val="16"/>
              </w:rPr>
            </w:pPr>
          </w:p>
        </w:tc>
        <w:tc>
          <w:tcPr>
            <w:tcW w:w="2610" w:type="dxa"/>
            <w:vAlign w:val="center"/>
          </w:tcPr>
          <w:p w14:paraId="520E1262" w14:textId="77777777" w:rsidR="00A726AB" w:rsidRPr="00977EA3" w:rsidRDefault="00A726AB" w:rsidP="00FD765B">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00E41073" w14:textId="77777777" w:rsidR="00A726AB" w:rsidRPr="00977EA3" w:rsidRDefault="00A726AB" w:rsidP="00D530C1">
            <w:pPr>
              <w:pStyle w:val="TableEntry"/>
              <w:rPr>
                <w:i/>
                <w:iCs/>
                <w:noProof w:val="0"/>
                <w:sz w:val="16"/>
                <w:szCs w:val="16"/>
              </w:rPr>
            </w:pPr>
            <w:r w:rsidRPr="00977EA3">
              <w:rPr>
                <w:i/>
                <w:iCs/>
                <w:noProof w:val="0"/>
                <w:sz w:val="16"/>
                <w:szCs w:val="16"/>
              </w:rPr>
              <w:t>U</w:t>
            </w:r>
          </w:p>
        </w:tc>
        <w:tc>
          <w:tcPr>
            <w:tcW w:w="4878" w:type="dxa"/>
            <w:vAlign w:val="center"/>
          </w:tcPr>
          <w:p w14:paraId="4857ACE5" w14:textId="77777777" w:rsidR="00A726AB" w:rsidRPr="00977EA3" w:rsidRDefault="00A726AB" w:rsidP="00A74D2C">
            <w:pPr>
              <w:pStyle w:val="TableEntry"/>
              <w:rPr>
                <w:i/>
                <w:iCs/>
                <w:noProof w:val="0"/>
                <w:sz w:val="16"/>
                <w:szCs w:val="16"/>
              </w:rPr>
            </w:pPr>
            <w:r w:rsidRPr="00977EA3">
              <w:rPr>
                <w:i/>
                <w:iCs/>
                <w:noProof w:val="0"/>
                <w:sz w:val="16"/>
                <w:szCs w:val="16"/>
              </w:rPr>
              <w:t>not specialized</w:t>
            </w:r>
          </w:p>
        </w:tc>
      </w:tr>
      <w:tr w:rsidR="00A726AB" w:rsidRPr="00977EA3" w14:paraId="5BD35735" w14:textId="77777777" w:rsidTr="003462A5">
        <w:trPr>
          <w:cantSplit/>
        </w:trPr>
        <w:tc>
          <w:tcPr>
            <w:tcW w:w="1548" w:type="dxa"/>
            <w:vMerge/>
            <w:shd w:val="clear" w:color="auto" w:fill="FFFFFF" w:themeFill="background1"/>
            <w:textDirection w:val="btLr"/>
            <w:vAlign w:val="center"/>
          </w:tcPr>
          <w:p w14:paraId="58086829" w14:textId="77777777" w:rsidR="00A726AB" w:rsidRPr="00977EA3" w:rsidRDefault="00A726AB" w:rsidP="0055376D">
            <w:pPr>
              <w:pStyle w:val="TableLabel"/>
              <w:rPr>
                <w:noProof w:val="0"/>
                <w:sz w:val="16"/>
              </w:rPr>
            </w:pPr>
          </w:p>
        </w:tc>
        <w:tc>
          <w:tcPr>
            <w:tcW w:w="2610" w:type="dxa"/>
            <w:vAlign w:val="center"/>
          </w:tcPr>
          <w:p w14:paraId="5590CA67" w14:textId="77777777" w:rsidR="00A726AB" w:rsidRPr="00977EA3" w:rsidRDefault="00A726AB" w:rsidP="00FD765B">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2EB1C5A2" w14:textId="77777777" w:rsidR="00A726AB" w:rsidRPr="00977EA3" w:rsidRDefault="00A726AB" w:rsidP="00D530C1">
            <w:pPr>
              <w:pStyle w:val="TableEntry"/>
              <w:rPr>
                <w:i/>
                <w:iCs/>
                <w:noProof w:val="0"/>
                <w:sz w:val="16"/>
                <w:szCs w:val="16"/>
              </w:rPr>
            </w:pPr>
            <w:r w:rsidRPr="00977EA3">
              <w:rPr>
                <w:i/>
                <w:iCs/>
                <w:noProof w:val="0"/>
                <w:sz w:val="16"/>
                <w:szCs w:val="16"/>
              </w:rPr>
              <w:t>U</w:t>
            </w:r>
          </w:p>
        </w:tc>
        <w:tc>
          <w:tcPr>
            <w:tcW w:w="4878" w:type="dxa"/>
            <w:vAlign w:val="center"/>
          </w:tcPr>
          <w:p w14:paraId="74F7A71F" w14:textId="77777777" w:rsidR="00A726AB" w:rsidRPr="00977EA3" w:rsidRDefault="00A726AB" w:rsidP="00A74D2C">
            <w:pPr>
              <w:pStyle w:val="TableEntry"/>
              <w:rPr>
                <w:i/>
                <w:iCs/>
                <w:noProof w:val="0"/>
                <w:sz w:val="16"/>
                <w:szCs w:val="16"/>
              </w:rPr>
            </w:pPr>
            <w:r w:rsidRPr="00977EA3">
              <w:rPr>
                <w:i/>
                <w:iCs/>
                <w:noProof w:val="0"/>
                <w:sz w:val="16"/>
                <w:szCs w:val="16"/>
              </w:rPr>
              <w:t>not specialized</w:t>
            </w:r>
          </w:p>
        </w:tc>
      </w:tr>
      <w:tr w:rsidR="00A726AB" w:rsidRPr="00977EA3" w14:paraId="718B341E" w14:textId="77777777" w:rsidTr="003462A5">
        <w:trPr>
          <w:cantSplit/>
        </w:trPr>
        <w:tc>
          <w:tcPr>
            <w:tcW w:w="1548" w:type="dxa"/>
            <w:vMerge/>
            <w:shd w:val="clear" w:color="auto" w:fill="FFFFFF" w:themeFill="background1"/>
            <w:textDirection w:val="btLr"/>
            <w:vAlign w:val="center"/>
          </w:tcPr>
          <w:p w14:paraId="55C56B56" w14:textId="77777777" w:rsidR="00A726AB" w:rsidRPr="00977EA3" w:rsidRDefault="00A726AB" w:rsidP="0055376D">
            <w:pPr>
              <w:pStyle w:val="TableLabel"/>
              <w:rPr>
                <w:noProof w:val="0"/>
                <w:sz w:val="16"/>
              </w:rPr>
            </w:pPr>
          </w:p>
        </w:tc>
        <w:tc>
          <w:tcPr>
            <w:tcW w:w="2610" w:type="dxa"/>
            <w:vAlign w:val="center"/>
          </w:tcPr>
          <w:p w14:paraId="11B3AF57" w14:textId="77777777" w:rsidR="00A726AB" w:rsidRPr="00977EA3" w:rsidRDefault="00A726AB" w:rsidP="0055376D">
            <w:pPr>
              <w:pStyle w:val="TableEntry"/>
              <w:rPr>
                <w:noProof w:val="0"/>
                <w:sz w:val="16"/>
                <w:szCs w:val="16"/>
              </w:rPr>
            </w:pPr>
            <w:proofErr w:type="spellStart"/>
            <w:r w:rsidRPr="00977EA3">
              <w:rPr>
                <w:noProof w:val="0"/>
                <w:sz w:val="16"/>
                <w:szCs w:val="16"/>
              </w:rPr>
              <w:t>UserIsRequestor</w:t>
            </w:r>
            <w:proofErr w:type="spellEnd"/>
          </w:p>
        </w:tc>
        <w:tc>
          <w:tcPr>
            <w:tcW w:w="630" w:type="dxa"/>
            <w:vAlign w:val="center"/>
          </w:tcPr>
          <w:p w14:paraId="355A6211" w14:textId="77777777" w:rsidR="00A726AB" w:rsidRPr="00977EA3" w:rsidRDefault="00A726AB" w:rsidP="0055376D">
            <w:pPr>
              <w:pStyle w:val="TableEntry"/>
              <w:rPr>
                <w:noProof w:val="0"/>
                <w:sz w:val="16"/>
                <w:szCs w:val="16"/>
              </w:rPr>
            </w:pPr>
            <w:r w:rsidRPr="00977EA3">
              <w:rPr>
                <w:noProof w:val="0"/>
                <w:sz w:val="16"/>
                <w:szCs w:val="16"/>
              </w:rPr>
              <w:t>M</w:t>
            </w:r>
          </w:p>
        </w:tc>
        <w:tc>
          <w:tcPr>
            <w:tcW w:w="4878" w:type="dxa"/>
            <w:vAlign w:val="center"/>
          </w:tcPr>
          <w:p w14:paraId="6770E843" w14:textId="77777777" w:rsidR="00A726AB" w:rsidRPr="00977EA3" w:rsidRDefault="00A726AB" w:rsidP="0055376D">
            <w:pPr>
              <w:pStyle w:val="TableEntry"/>
              <w:rPr>
                <w:noProof w:val="0"/>
                <w:sz w:val="16"/>
                <w:szCs w:val="16"/>
              </w:rPr>
            </w:pPr>
            <w:r w:rsidRPr="00977EA3">
              <w:rPr>
                <w:noProof w:val="0"/>
                <w:sz w:val="16"/>
                <w:szCs w:val="16"/>
              </w:rPr>
              <w:t>“false”</w:t>
            </w:r>
          </w:p>
        </w:tc>
      </w:tr>
      <w:tr w:rsidR="00A726AB" w:rsidRPr="00977EA3" w14:paraId="5F4157AC" w14:textId="77777777" w:rsidTr="003462A5">
        <w:trPr>
          <w:cantSplit/>
        </w:trPr>
        <w:tc>
          <w:tcPr>
            <w:tcW w:w="1548" w:type="dxa"/>
            <w:vMerge/>
            <w:shd w:val="clear" w:color="auto" w:fill="FFFFFF" w:themeFill="background1"/>
            <w:textDirection w:val="btLr"/>
            <w:vAlign w:val="center"/>
          </w:tcPr>
          <w:p w14:paraId="045B64AE" w14:textId="77777777" w:rsidR="00A726AB" w:rsidRPr="00977EA3" w:rsidRDefault="00A726AB" w:rsidP="0055376D">
            <w:pPr>
              <w:pStyle w:val="TableLabel"/>
              <w:rPr>
                <w:noProof w:val="0"/>
                <w:sz w:val="16"/>
              </w:rPr>
            </w:pPr>
          </w:p>
        </w:tc>
        <w:tc>
          <w:tcPr>
            <w:tcW w:w="2610" w:type="dxa"/>
            <w:vAlign w:val="center"/>
          </w:tcPr>
          <w:p w14:paraId="41320B67" w14:textId="77777777" w:rsidR="00A726AB" w:rsidRPr="00977EA3" w:rsidRDefault="00A726AB" w:rsidP="0055376D">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37EC3DFE" w14:textId="77777777" w:rsidR="00A726AB" w:rsidRPr="00977EA3" w:rsidRDefault="00A726AB" w:rsidP="0055376D">
            <w:pPr>
              <w:pStyle w:val="TableEntry"/>
              <w:rPr>
                <w:noProof w:val="0"/>
                <w:sz w:val="16"/>
                <w:szCs w:val="16"/>
              </w:rPr>
            </w:pPr>
            <w:r w:rsidRPr="00977EA3">
              <w:rPr>
                <w:noProof w:val="0"/>
                <w:sz w:val="16"/>
                <w:szCs w:val="16"/>
              </w:rPr>
              <w:t>U</w:t>
            </w:r>
          </w:p>
        </w:tc>
        <w:tc>
          <w:tcPr>
            <w:tcW w:w="4878" w:type="dxa"/>
            <w:vAlign w:val="center"/>
          </w:tcPr>
          <w:p w14:paraId="7D130F5D" w14:textId="77777777" w:rsidR="00A726AB" w:rsidRPr="00977EA3" w:rsidRDefault="00A726AB" w:rsidP="0055376D">
            <w:pPr>
              <w:pStyle w:val="TableEntry"/>
              <w:rPr>
                <w:noProof w:val="0"/>
                <w:sz w:val="16"/>
                <w:szCs w:val="16"/>
              </w:rPr>
            </w:pPr>
            <w:r w:rsidRPr="00977EA3">
              <w:rPr>
                <w:noProof w:val="0"/>
                <w:sz w:val="16"/>
                <w:szCs w:val="16"/>
              </w:rPr>
              <w:t>Access Control role(s) the user holds that allows this transaction.</w:t>
            </w:r>
          </w:p>
        </w:tc>
      </w:tr>
      <w:tr w:rsidR="00A726AB" w:rsidRPr="00977EA3" w14:paraId="623AEE5A" w14:textId="77777777" w:rsidTr="003462A5">
        <w:trPr>
          <w:cantSplit/>
        </w:trPr>
        <w:tc>
          <w:tcPr>
            <w:tcW w:w="1548" w:type="dxa"/>
            <w:vMerge/>
            <w:shd w:val="clear" w:color="auto" w:fill="FFFFFF" w:themeFill="background1"/>
            <w:textDirection w:val="btLr"/>
            <w:vAlign w:val="center"/>
          </w:tcPr>
          <w:p w14:paraId="68CD491C" w14:textId="77777777" w:rsidR="00A726AB" w:rsidRPr="00977EA3" w:rsidRDefault="00A726AB" w:rsidP="00A726AB">
            <w:pPr>
              <w:pStyle w:val="TableLabel"/>
              <w:rPr>
                <w:noProof w:val="0"/>
                <w:sz w:val="16"/>
              </w:rPr>
            </w:pPr>
          </w:p>
        </w:tc>
        <w:tc>
          <w:tcPr>
            <w:tcW w:w="2610" w:type="dxa"/>
            <w:vAlign w:val="center"/>
          </w:tcPr>
          <w:p w14:paraId="267A9908" w14:textId="77777777" w:rsidR="00A726AB" w:rsidRPr="00977EA3" w:rsidRDefault="00A726AB" w:rsidP="00A726AB">
            <w:pPr>
              <w:pStyle w:val="TableEntry"/>
              <w:rPr>
                <w:i/>
                <w:noProof w:val="0"/>
                <w:sz w:val="16"/>
                <w:szCs w:val="16"/>
              </w:rPr>
            </w:pPr>
            <w:proofErr w:type="spellStart"/>
            <w:r w:rsidRPr="00977EA3">
              <w:rPr>
                <w:i/>
                <w:noProof w:val="0"/>
                <w:sz w:val="16"/>
                <w:szCs w:val="16"/>
              </w:rPr>
              <w:t>NetworkAccessPointTypeCode</w:t>
            </w:r>
            <w:proofErr w:type="spellEnd"/>
          </w:p>
        </w:tc>
        <w:tc>
          <w:tcPr>
            <w:tcW w:w="630" w:type="dxa"/>
            <w:vAlign w:val="center"/>
          </w:tcPr>
          <w:p w14:paraId="484D83EC" w14:textId="77777777" w:rsidR="00A726AB" w:rsidRPr="00977EA3" w:rsidRDefault="00A726AB" w:rsidP="00A726AB">
            <w:pPr>
              <w:pStyle w:val="TableEntry"/>
              <w:rPr>
                <w:noProof w:val="0"/>
                <w:sz w:val="16"/>
                <w:szCs w:val="16"/>
              </w:rPr>
            </w:pPr>
            <w:r w:rsidRPr="00977EA3">
              <w:rPr>
                <w:i/>
                <w:iCs/>
                <w:noProof w:val="0"/>
                <w:sz w:val="16"/>
                <w:szCs w:val="16"/>
              </w:rPr>
              <w:t>U</w:t>
            </w:r>
          </w:p>
        </w:tc>
        <w:tc>
          <w:tcPr>
            <w:tcW w:w="4878" w:type="dxa"/>
            <w:vAlign w:val="center"/>
          </w:tcPr>
          <w:p w14:paraId="60CAE187" w14:textId="77777777" w:rsidR="00A726AB" w:rsidRPr="00977EA3" w:rsidRDefault="00A726AB" w:rsidP="00A726AB">
            <w:pPr>
              <w:pStyle w:val="TableEntry"/>
              <w:rPr>
                <w:noProof w:val="0"/>
                <w:sz w:val="16"/>
                <w:szCs w:val="16"/>
              </w:rPr>
            </w:pPr>
            <w:r w:rsidRPr="00977EA3">
              <w:rPr>
                <w:i/>
                <w:noProof w:val="0"/>
                <w:sz w:val="16"/>
                <w:szCs w:val="16"/>
              </w:rPr>
              <w:t>not specialized</w:t>
            </w:r>
          </w:p>
        </w:tc>
      </w:tr>
      <w:tr w:rsidR="00A726AB" w:rsidRPr="00977EA3" w14:paraId="01598BAF" w14:textId="77777777" w:rsidTr="003462A5">
        <w:trPr>
          <w:cantSplit/>
        </w:trPr>
        <w:tc>
          <w:tcPr>
            <w:tcW w:w="1548" w:type="dxa"/>
            <w:vMerge/>
            <w:shd w:val="clear" w:color="auto" w:fill="FFFFFF" w:themeFill="background1"/>
            <w:textDirection w:val="btLr"/>
            <w:vAlign w:val="center"/>
          </w:tcPr>
          <w:p w14:paraId="09D6EBA2" w14:textId="77777777" w:rsidR="00A726AB" w:rsidRPr="00977EA3" w:rsidRDefault="00A726AB" w:rsidP="00A726AB">
            <w:pPr>
              <w:pStyle w:val="TableLabel"/>
              <w:rPr>
                <w:noProof w:val="0"/>
                <w:sz w:val="16"/>
              </w:rPr>
            </w:pPr>
          </w:p>
        </w:tc>
        <w:tc>
          <w:tcPr>
            <w:tcW w:w="2610" w:type="dxa"/>
            <w:vAlign w:val="center"/>
          </w:tcPr>
          <w:p w14:paraId="151A5FC6" w14:textId="77777777" w:rsidR="00A726AB" w:rsidRPr="00977EA3" w:rsidRDefault="00A726AB" w:rsidP="00A726AB">
            <w:pPr>
              <w:pStyle w:val="TableEntry"/>
              <w:rPr>
                <w:i/>
                <w:noProof w:val="0"/>
                <w:sz w:val="16"/>
                <w:szCs w:val="16"/>
              </w:rPr>
            </w:pPr>
            <w:proofErr w:type="spellStart"/>
            <w:r w:rsidRPr="00977EA3">
              <w:rPr>
                <w:i/>
                <w:noProof w:val="0"/>
                <w:sz w:val="16"/>
                <w:szCs w:val="16"/>
              </w:rPr>
              <w:t>NetworkAccessPointID</w:t>
            </w:r>
            <w:proofErr w:type="spellEnd"/>
          </w:p>
        </w:tc>
        <w:tc>
          <w:tcPr>
            <w:tcW w:w="630" w:type="dxa"/>
            <w:vAlign w:val="center"/>
          </w:tcPr>
          <w:p w14:paraId="2FD8F211" w14:textId="77777777" w:rsidR="00A726AB" w:rsidRPr="00977EA3" w:rsidRDefault="00A726AB" w:rsidP="00A726AB">
            <w:pPr>
              <w:pStyle w:val="TableEntry"/>
              <w:rPr>
                <w:i/>
                <w:iCs/>
                <w:noProof w:val="0"/>
                <w:sz w:val="16"/>
                <w:szCs w:val="16"/>
              </w:rPr>
            </w:pPr>
            <w:r w:rsidRPr="00977EA3">
              <w:rPr>
                <w:i/>
                <w:iCs/>
                <w:noProof w:val="0"/>
                <w:sz w:val="16"/>
                <w:szCs w:val="16"/>
              </w:rPr>
              <w:t>U</w:t>
            </w:r>
          </w:p>
        </w:tc>
        <w:tc>
          <w:tcPr>
            <w:tcW w:w="4878" w:type="dxa"/>
            <w:vAlign w:val="center"/>
          </w:tcPr>
          <w:p w14:paraId="30CB466D"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bl>
    <w:p w14:paraId="63506202"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720"/>
        <w:gridCol w:w="4878"/>
      </w:tblGrid>
      <w:tr w:rsidR="007A1F44" w:rsidRPr="00977EA3" w14:paraId="3E7D4846" w14:textId="77777777" w:rsidTr="003462A5">
        <w:trPr>
          <w:cantSplit/>
        </w:trPr>
        <w:tc>
          <w:tcPr>
            <w:tcW w:w="1728" w:type="dxa"/>
            <w:vMerge w:val="restart"/>
            <w:shd w:val="clear" w:color="auto" w:fill="FFFFFF" w:themeFill="background1"/>
          </w:tcPr>
          <w:p w14:paraId="1DCCD1BA" w14:textId="77777777" w:rsidR="007A1F44" w:rsidRPr="00977EA3" w:rsidRDefault="007A1F44" w:rsidP="003462A5">
            <w:pPr>
              <w:pStyle w:val="TableEntryHeader"/>
              <w:rPr>
                <w:noProof w:val="0"/>
              </w:rPr>
            </w:pPr>
            <w:r w:rsidRPr="00977EA3">
              <w:rPr>
                <w:noProof w:val="0"/>
              </w:rPr>
              <w:t>Audit Source</w:t>
            </w:r>
          </w:p>
          <w:p w14:paraId="55969A32" w14:textId="77777777" w:rsidR="007A1F44" w:rsidRPr="00977EA3" w:rsidRDefault="007A1F44" w:rsidP="00FD765B">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0DA650E6" w14:textId="77777777" w:rsidR="007A1F44" w:rsidRPr="00977EA3" w:rsidRDefault="007A1F44" w:rsidP="0055376D">
            <w:pPr>
              <w:pStyle w:val="TableEntry"/>
              <w:rPr>
                <w:i/>
                <w:iCs/>
                <w:noProof w:val="0"/>
                <w:sz w:val="16"/>
              </w:rPr>
            </w:pPr>
            <w:proofErr w:type="spellStart"/>
            <w:r w:rsidRPr="00977EA3">
              <w:rPr>
                <w:i/>
                <w:iCs/>
                <w:noProof w:val="0"/>
                <w:sz w:val="16"/>
              </w:rPr>
              <w:t>AuditSourceID</w:t>
            </w:r>
            <w:proofErr w:type="spellEnd"/>
          </w:p>
        </w:tc>
        <w:tc>
          <w:tcPr>
            <w:tcW w:w="720" w:type="dxa"/>
            <w:vAlign w:val="center"/>
          </w:tcPr>
          <w:p w14:paraId="407A4E23"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2F14729A"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CCBBC73" w14:textId="77777777" w:rsidTr="003462A5">
        <w:trPr>
          <w:cantSplit/>
        </w:trPr>
        <w:tc>
          <w:tcPr>
            <w:tcW w:w="1728" w:type="dxa"/>
            <w:vMerge/>
            <w:shd w:val="clear" w:color="auto" w:fill="FFFFFF" w:themeFill="background1"/>
            <w:textDirection w:val="btLr"/>
            <w:vAlign w:val="center"/>
          </w:tcPr>
          <w:p w14:paraId="674A8676" w14:textId="77777777" w:rsidR="007A1F44" w:rsidRPr="00977EA3" w:rsidRDefault="007A1F44" w:rsidP="0055376D">
            <w:pPr>
              <w:pStyle w:val="TableEntry"/>
              <w:rPr>
                <w:noProof w:val="0"/>
                <w:sz w:val="16"/>
              </w:rPr>
            </w:pPr>
          </w:p>
        </w:tc>
        <w:tc>
          <w:tcPr>
            <w:tcW w:w="2340" w:type="dxa"/>
            <w:vAlign w:val="center"/>
          </w:tcPr>
          <w:p w14:paraId="31153F53" w14:textId="77777777" w:rsidR="007A1F44" w:rsidRPr="00977EA3" w:rsidRDefault="007A1F44" w:rsidP="0055376D">
            <w:pPr>
              <w:pStyle w:val="TableEntry"/>
              <w:rPr>
                <w:i/>
                <w:iCs/>
                <w:noProof w:val="0"/>
                <w:sz w:val="16"/>
              </w:rPr>
            </w:pPr>
            <w:proofErr w:type="spellStart"/>
            <w:r w:rsidRPr="00977EA3">
              <w:rPr>
                <w:i/>
                <w:iCs/>
                <w:noProof w:val="0"/>
                <w:sz w:val="16"/>
              </w:rPr>
              <w:t>AuditEnterpriseSiteID</w:t>
            </w:r>
            <w:proofErr w:type="spellEnd"/>
          </w:p>
        </w:tc>
        <w:tc>
          <w:tcPr>
            <w:tcW w:w="720" w:type="dxa"/>
            <w:vAlign w:val="center"/>
          </w:tcPr>
          <w:p w14:paraId="172B208E"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6C8CB369" w14:textId="77777777" w:rsidR="007A1F44" w:rsidRPr="00977EA3" w:rsidRDefault="007A1F44" w:rsidP="0055376D">
            <w:pPr>
              <w:pStyle w:val="TableEntry"/>
              <w:rPr>
                <w:i/>
                <w:iCs/>
                <w:noProof w:val="0"/>
                <w:sz w:val="16"/>
              </w:rPr>
            </w:pPr>
            <w:r w:rsidRPr="00977EA3">
              <w:rPr>
                <w:i/>
                <w:iCs/>
                <w:noProof w:val="0"/>
                <w:sz w:val="16"/>
              </w:rPr>
              <w:t>not specialized</w:t>
            </w:r>
          </w:p>
        </w:tc>
      </w:tr>
      <w:tr w:rsidR="007A1F44" w:rsidRPr="00977EA3" w14:paraId="1E204695" w14:textId="77777777" w:rsidTr="003462A5">
        <w:trPr>
          <w:cantSplit/>
        </w:trPr>
        <w:tc>
          <w:tcPr>
            <w:tcW w:w="1728" w:type="dxa"/>
            <w:vMerge/>
            <w:shd w:val="clear" w:color="auto" w:fill="FFFFFF" w:themeFill="background1"/>
            <w:textDirection w:val="btLr"/>
            <w:vAlign w:val="center"/>
          </w:tcPr>
          <w:p w14:paraId="5F098AFA" w14:textId="77777777" w:rsidR="007A1F44" w:rsidRPr="00977EA3" w:rsidRDefault="007A1F44" w:rsidP="0055376D">
            <w:pPr>
              <w:pStyle w:val="TableEntry"/>
              <w:rPr>
                <w:noProof w:val="0"/>
                <w:sz w:val="16"/>
              </w:rPr>
            </w:pPr>
          </w:p>
        </w:tc>
        <w:tc>
          <w:tcPr>
            <w:tcW w:w="2340" w:type="dxa"/>
            <w:vAlign w:val="center"/>
          </w:tcPr>
          <w:p w14:paraId="0C2574C3" w14:textId="77777777" w:rsidR="007A1F44" w:rsidRPr="00977EA3" w:rsidRDefault="007A1F44" w:rsidP="0055376D">
            <w:pPr>
              <w:pStyle w:val="TableEntry"/>
              <w:rPr>
                <w:i/>
                <w:iCs/>
                <w:noProof w:val="0"/>
                <w:sz w:val="16"/>
              </w:rPr>
            </w:pPr>
            <w:proofErr w:type="spellStart"/>
            <w:r w:rsidRPr="00977EA3">
              <w:rPr>
                <w:i/>
                <w:iCs/>
                <w:noProof w:val="0"/>
                <w:sz w:val="16"/>
              </w:rPr>
              <w:t>AuditSourceTypeCode</w:t>
            </w:r>
            <w:proofErr w:type="spellEnd"/>
          </w:p>
        </w:tc>
        <w:tc>
          <w:tcPr>
            <w:tcW w:w="720" w:type="dxa"/>
            <w:vAlign w:val="center"/>
          </w:tcPr>
          <w:p w14:paraId="13FD0B73"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6DACED80" w14:textId="77777777" w:rsidR="007A1F44" w:rsidRPr="00977EA3" w:rsidRDefault="007A1F44" w:rsidP="0055376D">
            <w:pPr>
              <w:pStyle w:val="TableEntry"/>
              <w:rPr>
                <w:i/>
                <w:iCs/>
                <w:noProof w:val="0"/>
                <w:sz w:val="16"/>
              </w:rPr>
            </w:pPr>
            <w:r w:rsidRPr="00977EA3">
              <w:rPr>
                <w:i/>
                <w:iCs/>
                <w:noProof w:val="0"/>
                <w:sz w:val="16"/>
              </w:rPr>
              <w:t>not specialized</w:t>
            </w:r>
          </w:p>
        </w:tc>
      </w:tr>
    </w:tbl>
    <w:p w14:paraId="57407800" w14:textId="77777777" w:rsidR="007A1F44" w:rsidRPr="00977EA3" w:rsidRDefault="007A1F44" w:rsidP="0055376D">
      <w:pPr>
        <w:pStyle w:val="TableEntry"/>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977EA3" w14:paraId="10CB9055" w14:textId="77777777" w:rsidTr="003462A5">
        <w:trPr>
          <w:cantSplit/>
        </w:trPr>
        <w:tc>
          <w:tcPr>
            <w:tcW w:w="1548" w:type="dxa"/>
            <w:vMerge w:val="restart"/>
            <w:shd w:val="clear" w:color="auto" w:fill="FFFFFF" w:themeFill="background1"/>
          </w:tcPr>
          <w:p w14:paraId="5F4888D7" w14:textId="77777777" w:rsidR="007A1F44" w:rsidRPr="00977EA3" w:rsidRDefault="007A1F44" w:rsidP="003462A5">
            <w:pPr>
              <w:pStyle w:val="TableEntryHeader"/>
              <w:rPr>
                <w:noProof w:val="0"/>
              </w:rPr>
            </w:pPr>
            <w:r w:rsidRPr="00977EA3">
              <w:rPr>
                <w:noProof w:val="0"/>
              </w:rPr>
              <w:t>Value Set Instance</w:t>
            </w:r>
          </w:p>
          <w:p w14:paraId="7CB68F12" w14:textId="77777777" w:rsidR="007A1F44" w:rsidRPr="00977EA3" w:rsidRDefault="007A1F44">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029BA61F" w14:textId="77777777" w:rsidR="007A1F44" w:rsidRPr="00977EA3" w:rsidRDefault="007A1F44" w:rsidP="0055376D">
            <w:pPr>
              <w:pStyle w:val="TableEntry"/>
              <w:rPr>
                <w:noProof w:val="0"/>
                <w:sz w:val="16"/>
              </w:rPr>
            </w:pPr>
            <w:proofErr w:type="spellStart"/>
            <w:r w:rsidRPr="00977EA3">
              <w:rPr>
                <w:noProof w:val="0"/>
                <w:sz w:val="16"/>
              </w:rPr>
              <w:t>ParticipantObjectTypeCode</w:t>
            </w:r>
            <w:proofErr w:type="spellEnd"/>
          </w:p>
        </w:tc>
        <w:tc>
          <w:tcPr>
            <w:tcW w:w="720" w:type="dxa"/>
            <w:vAlign w:val="center"/>
          </w:tcPr>
          <w:p w14:paraId="28409B0D" w14:textId="77777777" w:rsidR="007A1F44" w:rsidRPr="00977EA3" w:rsidRDefault="007A1F44" w:rsidP="00D372D5">
            <w:pPr>
              <w:pStyle w:val="TableEntry"/>
              <w:jc w:val="center"/>
              <w:rPr>
                <w:noProof w:val="0"/>
                <w:sz w:val="16"/>
              </w:rPr>
            </w:pPr>
            <w:r w:rsidRPr="00977EA3">
              <w:rPr>
                <w:noProof w:val="0"/>
                <w:sz w:val="16"/>
              </w:rPr>
              <w:t>M</w:t>
            </w:r>
          </w:p>
        </w:tc>
        <w:tc>
          <w:tcPr>
            <w:tcW w:w="4878" w:type="dxa"/>
            <w:vAlign w:val="center"/>
          </w:tcPr>
          <w:p w14:paraId="51890682" w14:textId="77777777" w:rsidR="007A1F44" w:rsidRPr="00977EA3" w:rsidRDefault="007A1F44" w:rsidP="0055376D">
            <w:pPr>
              <w:pStyle w:val="TableEntry"/>
              <w:rPr>
                <w:noProof w:val="0"/>
                <w:sz w:val="16"/>
              </w:rPr>
            </w:pPr>
            <w:r w:rsidRPr="00977EA3">
              <w:rPr>
                <w:noProof w:val="0"/>
                <w:sz w:val="16"/>
              </w:rPr>
              <w:t>“2” (System)</w:t>
            </w:r>
          </w:p>
        </w:tc>
      </w:tr>
      <w:tr w:rsidR="007A1F44" w:rsidRPr="00977EA3" w14:paraId="2FD3DDF7" w14:textId="77777777" w:rsidTr="003462A5">
        <w:trPr>
          <w:cantSplit/>
        </w:trPr>
        <w:tc>
          <w:tcPr>
            <w:tcW w:w="1548" w:type="dxa"/>
            <w:vMerge/>
            <w:shd w:val="clear" w:color="auto" w:fill="FFFFFF" w:themeFill="background1"/>
            <w:vAlign w:val="center"/>
          </w:tcPr>
          <w:p w14:paraId="6C6CBDF4" w14:textId="77777777" w:rsidR="007A1F44" w:rsidRPr="00977EA3" w:rsidRDefault="007A1F44" w:rsidP="0055376D">
            <w:pPr>
              <w:pStyle w:val="TableEntry"/>
              <w:rPr>
                <w:noProof w:val="0"/>
                <w:sz w:val="16"/>
              </w:rPr>
            </w:pPr>
          </w:p>
        </w:tc>
        <w:tc>
          <w:tcPr>
            <w:tcW w:w="2520" w:type="dxa"/>
            <w:vAlign w:val="center"/>
          </w:tcPr>
          <w:p w14:paraId="22C038DF" w14:textId="77777777" w:rsidR="007A1F44" w:rsidRPr="00977EA3" w:rsidRDefault="007A1F44" w:rsidP="0055376D">
            <w:pPr>
              <w:pStyle w:val="TableEntry"/>
              <w:rPr>
                <w:noProof w:val="0"/>
                <w:sz w:val="16"/>
              </w:rPr>
            </w:pPr>
            <w:proofErr w:type="spellStart"/>
            <w:r w:rsidRPr="00977EA3">
              <w:rPr>
                <w:noProof w:val="0"/>
                <w:sz w:val="16"/>
              </w:rPr>
              <w:t>ParticipantObjectTypeCodeRole</w:t>
            </w:r>
            <w:proofErr w:type="spellEnd"/>
          </w:p>
        </w:tc>
        <w:tc>
          <w:tcPr>
            <w:tcW w:w="720" w:type="dxa"/>
            <w:vAlign w:val="center"/>
          </w:tcPr>
          <w:p w14:paraId="435286F9" w14:textId="77777777" w:rsidR="007A1F44" w:rsidRPr="00977EA3" w:rsidRDefault="007A1F44" w:rsidP="00D372D5">
            <w:pPr>
              <w:pStyle w:val="TableEntry"/>
              <w:jc w:val="center"/>
              <w:rPr>
                <w:noProof w:val="0"/>
                <w:sz w:val="16"/>
              </w:rPr>
            </w:pPr>
            <w:r w:rsidRPr="00977EA3">
              <w:rPr>
                <w:noProof w:val="0"/>
                <w:sz w:val="16"/>
              </w:rPr>
              <w:t>M</w:t>
            </w:r>
          </w:p>
        </w:tc>
        <w:tc>
          <w:tcPr>
            <w:tcW w:w="4878" w:type="dxa"/>
            <w:vAlign w:val="center"/>
          </w:tcPr>
          <w:p w14:paraId="5010CEA1" w14:textId="77777777" w:rsidR="007A1F44" w:rsidRPr="00977EA3" w:rsidRDefault="007A1F44" w:rsidP="0055376D">
            <w:pPr>
              <w:pStyle w:val="TableEntry"/>
              <w:rPr>
                <w:i/>
                <w:noProof w:val="0"/>
                <w:sz w:val="16"/>
              </w:rPr>
            </w:pPr>
            <w:r w:rsidRPr="00977EA3">
              <w:rPr>
                <w:noProof w:val="0"/>
                <w:sz w:val="16"/>
              </w:rPr>
              <w:t>“3” (Report)</w:t>
            </w:r>
          </w:p>
        </w:tc>
      </w:tr>
      <w:tr w:rsidR="007A1F44" w:rsidRPr="00977EA3" w14:paraId="05837DA3" w14:textId="77777777" w:rsidTr="003462A5">
        <w:trPr>
          <w:cantSplit/>
        </w:trPr>
        <w:tc>
          <w:tcPr>
            <w:tcW w:w="1548" w:type="dxa"/>
            <w:vMerge/>
            <w:shd w:val="clear" w:color="auto" w:fill="FFFFFF" w:themeFill="background1"/>
            <w:vAlign w:val="center"/>
          </w:tcPr>
          <w:p w14:paraId="6DF720A6" w14:textId="77777777" w:rsidR="007A1F44" w:rsidRPr="00977EA3" w:rsidRDefault="007A1F44" w:rsidP="0055376D">
            <w:pPr>
              <w:pStyle w:val="TableEntry"/>
              <w:rPr>
                <w:noProof w:val="0"/>
                <w:sz w:val="16"/>
              </w:rPr>
            </w:pPr>
          </w:p>
        </w:tc>
        <w:tc>
          <w:tcPr>
            <w:tcW w:w="2520" w:type="dxa"/>
            <w:vAlign w:val="center"/>
          </w:tcPr>
          <w:p w14:paraId="3CAC6AEE" w14:textId="77777777" w:rsidR="007A1F44" w:rsidRPr="00977EA3" w:rsidRDefault="007A1F44" w:rsidP="0055376D">
            <w:pPr>
              <w:pStyle w:val="TableEntry"/>
              <w:rPr>
                <w:i/>
                <w:iCs/>
                <w:noProof w:val="0"/>
                <w:sz w:val="16"/>
              </w:rPr>
            </w:pPr>
            <w:proofErr w:type="spellStart"/>
            <w:r w:rsidRPr="00977EA3">
              <w:rPr>
                <w:i/>
                <w:iCs/>
                <w:noProof w:val="0"/>
                <w:sz w:val="16"/>
              </w:rPr>
              <w:t>ParticipantObjectDataLifeCycle</w:t>
            </w:r>
            <w:proofErr w:type="spellEnd"/>
          </w:p>
        </w:tc>
        <w:tc>
          <w:tcPr>
            <w:tcW w:w="720" w:type="dxa"/>
            <w:vAlign w:val="center"/>
          </w:tcPr>
          <w:p w14:paraId="3D8EF238"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2FEF2C4E"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70B46D67" w14:textId="77777777" w:rsidTr="003462A5">
        <w:trPr>
          <w:cantSplit/>
        </w:trPr>
        <w:tc>
          <w:tcPr>
            <w:tcW w:w="1548" w:type="dxa"/>
            <w:vMerge/>
            <w:shd w:val="clear" w:color="auto" w:fill="FFFFFF" w:themeFill="background1"/>
            <w:vAlign w:val="center"/>
          </w:tcPr>
          <w:p w14:paraId="20778CC4" w14:textId="77777777" w:rsidR="007A1F44" w:rsidRPr="00977EA3" w:rsidRDefault="007A1F44" w:rsidP="0055376D">
            <w:pPr>
              <w:pStyle w:val="TableEntry"/>
              <w:rPr>
                <w:noProof w:val="0"/>
                <w:sz w:val="16"/>
              </w:rPr>
            </w:pPr>
          </w:p>
        </w:tc>
        <w:tc>
          <w:tcPr>
            <w:tcW w:w="2520" w:type="dxa"/>
            <w:vAlign w:val="center"/>
          </w:tcPr>
          <w:p w14:paraId="255FF7AC" w14:textId="77777777" w:rsidR="007A1F44" w:rsidRPr="00977EA3" w:rsidRDefault="007A1F44" w:rsidP="0055376D">
            <w:pPr>
              <w:pStyle w:val="TableEntry"/>
              <w:rPr>
                <w:i/>
                <w:noProof w:val="0"/>
                <w:sz w:val="16"/>
              </w:rPr>
            </w:pPr>
            <w:proofErr w:type="spellStart"/>
            <w:r w:rsidRPr="00977EA3">
              <w:rPr>
                <w:i/>
                <w:noProof w:val="0"/>
                <w:sz w:val="16"/>
              </w:rPr>
              <w:t>ParticipantObjectIDTypeCode</w:t>
            </w:r>
            <w:proofErr w:type="spellEnd"/>
          </w:p>
        </w:tc>
        <w:tc>
          <w:tcPr>
            <w:tcW w:w="720" w:type="dxa"/>
            <w:vAlign w:val="center"/>
          </w:tcPr>
          <w:p w14:paraId="6DAD4B5C" w14:textId="77777777" w:rsidR="007A1F44" w:rsidRPr="00977EA3" w:rsidRDefault="007A1F44" w:rsidP="00D372D5">
            <w:pPr>
              <w:pStyle w:val="TableEntry"/>
              <w:jc w:val="center"/>
              <w:rPr>
                <w:i/>
                <w:noProof w:val="0"/>
                <w:sz w:val="16"/>
              </w:rPr>
            </w:pPr>
            <w:r w:rsidRPr="00977EA3">
              <w:rPr>
                <w:i/>
                <w:noProof w:val="0"/>
                <w:sz w:val="16"/>
              </w:rPr>
              <w:t>M</w:t>
            </w:r>
          </w:p>
        </w:tc>
        <w:tc>
          <w:tcPr>
            <w:tcW w:w="4878" w:type="dxa"/>
            <w:vAlign w:val="center"/>
          </w:tcPr>
          <w:p w14:paraId="2C310C5F" w14:textId="77777777" w:rsidR="007A1F44" w:rsidRPr="00977EA3" w:rsidRDefault="00383381">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2132AA81" w14:textId="77777777" w:rsidTr="003462A5">
        <w:trPr>
          <w:cantSplit/>
        </w:trPr>
        <w:tc>
          <w:tcPr>
            <w:tcW w:w="1548" w:type="dxa"/>
            <w:vMerge/>
            <w:shd w:val="clear" w:color="auto" w:fill="FFFFFF" w:themeFill="background1"/>
            <w:vAlign w:val="center"/>
          </w:tcPr>
          <w:p w14:paraId="54D600E7" w14:textId="77777777" w:rsidR="007A1F44" w:rsidRPr="00977EA3" w:rsidRDefault="007A1F44" w:rsidP="0055376D">
            <w:pPr>
              <w:pStyle w:val="TableEntry"/>
              <w:rPr>
                <w:noProof w:val="0"/>
                <w:sz w:val="16"/>
              </w:rPr>
            </w:pPr>
          </w:p>
        </w:tc>
        <w:tc>
          <w:tcPr>
            <w:tcW w:w="2520" w:type="dxa"/>
            <w:vAlign w:val="center"/>
          </w:tcPr>
          <w:p w14:paraId="30ED7AC1" w14:textId="77777777" w:rsidR="007A1F44" w:rsidRPr="00977EA3" w:rsidRDefault="007A1F44" w:rsidP="0055376D">
            <w:pPr>
              <w:pStyle w:val="TableEntry"/>
              <w:rPr>
                <w:i/>
                <w:iCs/>
                <w:noProof w:val="0"/>
                <w:sz w:val="16"/>
              </w:rPr>
            </w:pPr>
            <w:proofErr w:type="spellStart"/>
            <w:r w:rsidRPr="00977EA3">
              <w:rPr>
                <w:i/>
                <w:iCs/>
                <w:noProof w:val="0"/>
                <w:sz w:val="16"/>
              </w:rPr>
              <w:t>ParticipantObjectSensitivity</w:t>
            </w:r>
            <w:proofErr w:type="spellEnd"/>
          </w:p>
        </w:tc>
        <w:tc>
          <w:tcPr>
            <w:tcW w:w="720" w:type="dxa"/>
            <w:vAlign w:val="center"/>
          </w:tcPr>
          <w:p w14:paraId="218B19FA"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707059D1"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7F64AD57" w14:textId="77777777" w:rsidTr="003462A5">
        <w:trPr>
          <w:cantSplit/>
        </w:trPr>
        <w:tc>
          <w:tcPr>
            <w:tcW w:w="1548" w:type="dxa"/>
            <w:vMerge/>
            <w:shd w:val="clear" w:color="auto" w:fill="FFFFFF" w:themeFill="background1"/>
            <w:vAlign w:val="center"/>
          </w:tcPr>
          <w:p w14:paraId="2FC3C8D7" w14:textId="77777777" w:rsidR="007A1F44" w:rsidRPr="00977EA3" w:rsidRDefault="007A1F44" w:rsidP="0055376D">
            <w:pPr>
              <w:pStyle w:val="TableEntry"/>
              <w:rPr>
                <w:noProof w:val="0"/>
                <w:sz w:val="16"/>
              </w:rPr>
            </w:pPr>
          </w:p>
        </w:tc>
        <w:tc>
          <w:tcPr>
            <w:tcW w:w="2520" w:type="dxa"/>
            <w:vAlign w:val="center"/>
          </w:tcPr>
          <w:p w14:paraId="04FCBFDE" w14:textId="77777777" w:rsidR="007A1F44" w:rsidRPr="00977EA3" w:rsidRDefault="007A1F44" w:rsidP="0055376D">
            <w:pPr>
              <w:pStyle w:val="TableEntry"/>
              <w:rPr>
                <w:noProof w:val="0"/>
                <w:sz w:val="16"/>
              </w:rPr>
            </w:pPr>
            <w:proofErr w:type="spellStart"/>
            <w:r w:rsidRPr="00977EA3">
              <w:rPr>
                <w:noProof w:val="0"/>
                <w:sz w:val="16"/>
              </w:rPr>
              <w:t>ParticipantObjectID</w:t>
            </w:r>
            <w:proofErr w:type="spellEnd"/>
          </w:p>
        </w:tc>
        <w:tc>
          <w:tcPr>
            <w:tcW w:w="720" w:type="dxa"/>
            <w:vAlign w:val="center"/>
          </w:tcPr>
          <w:p w14:paraId="6F59605E" w14:textId="77777777" w:rsidR="007A1F44" w:rsidRPr="00977EA3" w:rsidRDefault="007A1F44" w:rsidP="00D372D5">
            <w:pPr>
              <w:pStyle w:val="TableEntry"/>
              <w:jc w:val="center"/>
              <w:rPr>
                <w:iCs/>
                <w:noProof w:val="0"/>
                <w:sz w:val="16"/>
              </w:rPr>
            </w:pPr>
            <w:r w:rsidRPr="00977EA3">
              <w:rPr>
                <w:iCs/>
                <w:noProof w:val="0"/>
                <w:sz w:val="16"/>
              </w:rPr>
              <w:t>M</w:t>
            </w:r>
          </w:p>
        </w:tc>
        <w:tc>
          <w:tcPr>
            <w:tcW w:w="4878" w:type="dxa"/>
          </w:tcPr>
          <w:p w14:paraId="52D2E33E" w14:textId="77777777" w:rsidR="007A1F44" w:rsidRPr="00977EA3" w:rsidRDefault="007A1F44" w:rsidP="0055376D">
            <w:pPr>
              <w:pStyle w:val="TableEntry"/>
              <w:rPr>
                <w:iCs/>
                <w:noProof w:val="0"/>
                <w:sz w:val="16"/>
              </w:rPr>
            </w:pPr>
            <w:r w:rsidRPr="00977EA3">
              <w:rPr>
                <w:iCs/>
                <w:noProof w:val="0"/>
                <w:sz w:val="16"/>
              </w:rPr>
              <w:t>The value of &lt;Value Set Unique ID&gt;</w:t>
            </w:r>
          </w:p>
        </w:tc>
      </w:tr>
      <w:tr w:rsidR="007A1F44" w:rsidRPr="00977EA3" w14:paraId="4C457021" w14:textId="77777777" w:rsidTr="003462A5">
        <w:trPr>
          <w:cantSplit/>
        </w:trPr>
        <w:tc>
          <w:tcPr>
            <w:tcW w:w="1548" w:type="dxa"/>
            <w:vMerge/>
            <w:shd w:val="clear" w:color="auto" w:fill="FFFFFF" w:themeFill="background1"/>
            <w:vAlign w:val="center"/>
          </w:tcPr>
          <w:p w14:paraId="545AF16B" w14:textId="77777777" w:rsidR="007A1F44" w:rsidRPr="00977EA3" w:rsidRDefault="007A1F44" w:rsidP="0055376D">
            <w:pPr>
              <w:pStyle w:val="TableEntry"/>
              <w:rPr>
                <w:noProof w:val="0"/>
                <w:sz w:val="16"/>
              </w:rPr>
            </w:pPr>
          </w:p>
        </w:tc>
        <w:tc>
          <w:tcPr>
            <w:tcW w:w="2520" w:type="dxa"/>
            <w:vAlign w:val="center"/>
          </w:tcPr>
          <w:p w14:paraId="3FEC77CD" w14:textId="77777777" w:rsidR="007A1F44" w:rsidRPr="00977EA3" w:rsidRDefault="007A1F44" w:rsidP="00752AB9">
            <w:pPr>
              <w:pStyle w:val="TableEntry"/>
              <w:rPr>
                <w:noProof w:val="0"/>
                <w:sz w:val="16"/>
              </w:rPr>
            </w:pPr>
            <w:proofErr w:type="spellStart"/>
            <w:r w:rsidRPr="00977EA3">
              <w:rPr>
                <w:noProof w:val="0"/>
                <w:sz w:val="16"/>
              </w:rPr>
              <w:t>ParticipantObjectName</w:t>
            </w:r>
            <w:proofErr w:type="spellEnd"/>
          </w:p>
        </w:tc>
        <w:tc>
          <w:tcPr>
            <w:tcW w:w="720" w:type="dxa"/>
            <w:vAlign w:val="center"/>
          </w:tcPr>
          <w:p w14:paraId="6DBCDCD2" w14:textId="77777777" w:rsidR="007A1F44" w:rsidRPr="00977EA3" w:rsidRDefault="007A1F44" w:rsidP="00D372D5">
            <w:pPr>
              <w:pStyle w:val="TableEntry"/>
              <w:jc w:val="center"/>
              <w:rPr>
                <w:iCs/>
                <w:noProof w:val="0"/>
                <w:sz w:val="16"/>
              </w:rPr>
            </w:pPr>
            <w:r w:rsidRPr="00977EA3">
              <w:rPr>
                <w:iCs/>
                <w:noProof w:val="0"/>
                <w:sz w:val="16"/>
              </w:rPr>
              <w:t>O</w:t>
            </w:r>
          </w:p>
        </w:tc>
        <w:tc>
          <w:tcPr>
            <w:tcW w:w="4878" w:type="dxa"/>
            <w:vAlign w:val="center"/>
          </w:tcPr>
          <w:p w14:paraId="01704CF8" w14:textId="77777777" w:rsidR="007A1F44" w:rsidRPr="00977EA3" w:rsidRDefault="007A1F44" w:rsidP="0055376D">
            <w:pPr>
              <w:pStyle w:val="TableEntry"/>
              <w:rPr>
                <w:iCs/>
                <w:noProof w:val="0"/>
                <w:sz w:val="16"/>
              </w:rPr>
            </w:pPr>
            <w:r w:rsidRPr="00977EA3">
              <w:rPr>
                <w:iCs/>
                <w:noProof w:val="0"/>
                <w:sz w:val="16"/>
              </w:rPr>
              <w:t>The value of &lt;Value Set name&gt;</w:t>
            </w:r>
          </w:p>
        </w:tc>
      </w:tr>
      <w:tr w:rsidR="007A1F44" w:rsidRPr="00977EA3" w14:paraId="0877B9FC" w14:textId="77777777" w:rsidTr="003462A5">
        <w:trPr>
          <w:cantSplit/>
        </w:trPr>
        <w:tc>
          <w:tcPr>
            <w:tcW w:w="1548" w:type="dxa"/>
            <w:vMerge/>
            <w:shd w:val="clear" w:color="auto" w:fill="FFFFFF" w:themeFill="background1"/>
            <w:vAlign w:val="center"/>
          </w:tcPr>
          <w:p w14:paraId="1EEB7802" w14:textId="77777777" w:rsidR="007A1F44" w:rsidRPr="00977EA3" w:rsidRDefault="007A1F44" w:rsidP="0055376D">
            <w:pPr>
              <w:pStyle w:val="TableEntry"/>
              <w:rPr>
                <w:noProof w:val="0"/>
                <w:sz w:val="16"/>
              </w:rPr>
            </w:pPr>
          </w:p>
        </w:tc>
        <w:tc>
          <w:tcPr>
            <w:tcW w:w="2520" w:type="dxa"/>
            <w:vAlign w:val="center"/>
          </w:tcPr>
          <w:p w14:paraId="4A67B7BF" w14:textId="77777777" w:rsidR="007A1F44" w:rsidRPr="00977EA3" w:rsidRDefault="007A1F44" w:rsidP="0055376D">
            <w:pPr>
              <w:pStyle w:val="TableEntry"/>
              <w:rPr>
                <w:i/>
                <w:iCs/>
                <w:noProof w:val="0"/>
                <w:sz w:val="16"/>
              </w:rPr>
            </w:pPr>
            <w:proofErr w:type="spellStart"/>
            <w:r w:rsidRPr="00977EA3">
              <w:rPr>
                <w:i/>
                <w:iCs/>
                <w:noProof w:val="0"/>
                <w:sz w:val="16"/>
              </w:rPr>
              <w:t>ParticipantObjectQuery</w:t>
            </w:r>
            <w:proofErr w:type="spellEnd"/>
          </w:p>
        </w:tc>
        <w:tc>
          <w:tcPr>
            <w:tcW w:w="720" w:type="dxa"/>
            <w:vAlign w:val="center"/>
          </w:tcPr>
          <w:p w14:paraId="0800FE1F"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292195AC" w14:textId="77777777" w:rsidR="007A1F44" w:rsidRPr="00977EA3" w:rsidRDefault="007A1F44" w:rsidP="00752AB9">
            <w:pPr>
              <w:pStyle w:val="TableEntry"/>
              <w:rPr>
                <w:i/>
                <w:iCs/>
                <w:noProof w:val="0"/>
                <w:sz w:val="16"/>
              </w:rPr>
            </w:pPr>
            <w:r w:rsidRPr="00977EA3">
              <w:rPr>
                <w:i/>
                <w:iCs/>
                <w:noProof w:val="0"/>
                <w:sz w:val="16"/>
              </w:rPr>
              <w:t>not specialized</w:t>
            </w:r>
          </w:p>
        </w:tc>
      </w:tr>
      <w:tr w:rsidR="007A1F44" w:rsidRPr="00977EA3" w14:paraId="56BDAFE7" w14:textId="77777777" w:rsidTr="003462A5">
        <w:trPr>
          <w:cantSplit/>
        </w:trPr>
        <w:tc>
          <w:tcPr>
            <w:tcW w:w="1548" w:type="dxa"/>
            <w:vMerge/>
            <w:shd w:val="clear" w:color="auto" w:fill="FFFFFF" w:themeFill="background1"/>
            <w:vAlign w:val="center"/>
          </w:tcPr>
          <w:p w14:paraId="7426AB7F" w14:textId="77777777" w:rsidR="007A1F44" w:rsidRPr="00977EA3" w:rsidRDefault="007A1F44" w:rsidP="0055376D">
            <w:pPr>
              <w:pStyle w:val="TableEntry"/>
              <w:rPr>
                <w:noProof w:val="0"/>
                <w:sz w:val="16"/>
              </w:rPr>
            </w:pPr>
          </w:p>
        </w:tc>
        <w:tc>
          <w:tcPr>
            <w:tcW w:w="2520" w:type="dxa"/>
            <w:vAlign w:val="center"/>
          </w:tcPr>
          <w:p w14:paraId="0A8E14C3" w14:textId="77777777" w:rsidR="007A1F44" w:rsidRPr="00977EA3" w:rsidRDefault="007A1F44" w:rsidP="00752AB9">
            <w:pPr>
              <w:pStyle w:val="TableEntry"/>
              <w:rPr>
                <w:noProof w:val="0"/>
                <w:sz w:val="16"/>
              </w:rPr>
            </w:pPr>
            <w:proofErr w:type="spellStart"/>
            <w:r w:rsidRPr="00977EA3">
              <w:rPr>
                <w:noProof w:val="0"/>
                <w:sz w:val="16"/>
              </w:rPr>
              <w:t>ParticipantObjectDetail</w:t>
            </w:r>
            <w:proofErr w:type="spellEnd"/>
          </w:p>
        </w:tc>
        <w:tc>
          <w:tcPr>
            <w:tcW w:w="720" w:type="dxa"/>
            <w:vAlign w:val="center"/>
          </w:tcPr>
          <w:p w14:paraId="07BF266E" w14:textId="77777777" w:rsidR="007A1F44" w:rsidRPr="00977EA3" w:rsidRDefault="007A1F44" w:rsidP="00D372D5">
            <w:pPr>
              <w:pStyle w:val="TableEntry"/>
              <w:jc w:val="center"/>
              <w:rPr>
                <w:iCs/>
                <w:noProof w:val="0"/>
                <w:sz w:val="16"/>
              </w:rPr>
            </w:pPr>
            <w:r w:rsidRPr="00977EA3">
              <w:rPr>
                <w:iCs/>
                <w:noProof w:val="0"/>
                <w:sz w:val="16"/>
              </w:rPr>
              <w:t>M</w:t>
            </w:r>
          </w:p>
        </w:tc>
        <w:tc>
          <w:tcPr>
            <w:tcW w:w="4878" w:type="dxa"/>
            <w:vAlign w:val="center"/>
          </w:tcPr>
          <w:p w14:paraId="4B31F62B" w14:textId="77777777" w:rsidR="007A1F44" w:rsidRPr="00977EA3" w:rsidRDefault="007A1F44" w:rsidP="0055376D">
            <w:pPr>
              <w:pStyle w:val="TableEntry"/>
              <w:rPr>
                <w:iCs/>
                <w:noProof w:val="0"/>
                <w:sz w:val="16"/>
              </w:rPr>
            </w:pPr>
            <w:r w:rsidRPr="00977EA3">
              <w:rPr>
                <w:iCs/>
                <w:noProof w:val="0"/>
                <w:sz w:val="16"/>
              </w:rPr>
              <w:t>The value of &lt;Value Set Version&gt;</w:t>
            </w:r>
          </w:p>
        </w:tc>
      </w:tr>
    </w:tbl>
    <w:p w14:paraId="46121A6B" w14:textId="77777777" w:rsidR="007A1F44" w:rsidRPr="00977EA3" w:rsidRDefault="007A1F44" w:rsidP="00601E92">
      <w:pPr>
        <w:pStyle w:val="Corpotesto"/>
      </w:pPr>
    </w:p>
    <w:p w14:paraId="3F8C4B1F" w14:textId="77777777" w:rsidR="007A1F44" w:rsidRPr="00977EA3" w:rsidRDefault="007A1F44" w:rsidP="00FB0853">
      <w:pPr>
        <w:pStyle w:val="Titolo2"/>
        <w:numPr>
          <w:ilvl w:val="0"/>
          <w:numId w:val="0"/>
        </w:numPr>
        <w:tabs>
          <w:tab w:val="clear" w:pos="2160"/>
        </w:tabs>
        <w:rPr>
          <w:noProof w:val="0"/>
        </w:rPr>
      </w:pPr>
      <w:bookmarkStart w:id="3180" w:name="_Toc398544379"/>
      <w:bookmarkStart w:id="3181" w:name="_Toc398718011"/>
      <w:bookmarkStart w:id="3182" w:name="_Toc518634610"/>
      <w:r w:rsidRPr="00977EA3">
        <w:rPr>
          <w:noProof w:val="0"/>
        </w:rPr>
        <w:t>3.49</w:t>
      </w:r>
      <w:r w:rsidRPr="00977EA3">
        <w:rPr>
          <w:noProof w:val="0"/>
        </w:rPr>
        <w:tab/>
        <w:t>Convey Printed Referral Request</w:t>
      </w:r>
      <w:bookmarkEnd w:id="3180"/>
      <w:bookmarkEnd w:id="3181"/>
      <w:r w:rsidR="00903C21" w:rsidRPr="00977EA3">
        <w:rPr>
          <w:noProof w:val="0"/>
        </w:rPr>
        <w:t xml:space="preserve"> [ITI-49]</w:t>
      </w:r>
      <w:bookmarkEnd w:id="3182"/>
    </w:p>
    <w:p w14:paraId="042AAC59" w14:textId="77777777" w:rsidR="007A1F44" w:rsidRPr="00977EA3" w:rsidRDefault="007A1F44" w:rsidP="00FB0853">
      <w:pPr>
        <w:pStyle w:val="Corpotesto"/>
      </w:pPr>
      <w:r w:rsidRPr="00977EA3">
        <w:t>This transaction has been retired in favor of use of the Cross-Enterprise Document Workflow (XDW) Profile.</w:t>
      </w:r>
    </w:p>
    <w:p w14:paraId="74227BC4" w14:textId="77777777" w:rsidR="007A1F44" w:rsidRPr="00977EA3" w:rsidRDefault="007A1F44" w:rsidP="00FB0853">
      <w:pPr>
        <w:pStyle w:val="Titolo2"/>
        <w:numPr>
          <w:ilvl w:val="0"/>
          <w:numId w:val="0"/>
        </w:numPr>
        <w:tabs>
          <w:tab w:val="clear" w:pos="2160"/>
        </w:tabs>
        <w:rPr>
          <w:noProof w:val="0"/>
        </w:rPr>
      </w:pPr>
      <w:bookmarkStart w:id="3183" w:name="_Toc206653297"/>
      <w:bookmarkStart w:id="3184" w:name="_Toc207200553"/>
      <w:bookmarkStart w:id="3185" w:name="_Toc207200678"/>
      <w:bookmarkStart w:id="3186" w:name="_Toc207202034"/>
      <w:bookmarkStart w:id="3187" w:name="_Toc237344054"/>
      <w:bookmarkStart w:id="3188" w:name="_Toc398544380"/>
      <w:bookmarkStart w:id="3189" w:name="_Toc398718012"/>
      <w:bookmarkStart w:id="3190" w:name="_Toc518634611"/>
      <w:r w:rsidRPr="00977EA3">
        <w:rPr>
          <w:noProof w:val="0"/>
        </w:rPr>
        <w:t>3.50</w:t>
      </w:r>
      <w:r w:rsidRPr="00977EA3">
        <w:rPr>
          <w:noProof w:val="0"/>
        </w:rPr>
        <w:tab/>
        <w:t>Request Referral</w:t>
      </w:r>
      <w:bookmarkEnd w:id="3183"/>
      <w:bookmarkEnd w:id="3184"/>
      <w:bookmarkEnd w:id="3185"/>
      <w:bookmarkEnd w:id="3186"/>
      <w:bookmarkEnd w:id="3187"/>
      <w:bookmarkEnd w:id="3188"/>
      <w:bookmarkEnd w:id="3189"/>
      <w:r w:rsidR="00903C21" w:rsidRPr="00977EA3">
        <w:rPr>
          <w:noProof w:val="0"/>
        </w:rPr>
        <w:t xml:space="preserve"> [ITI-50]</w:t>
      </w:r>
      <w:bookmarkEnd w:id="3190"/>
    </w:p>
    <w:p w14:paraId="69F2F933" w14:textId="77777777" w:rsidR="007A1F44" w:rsidRPr="00977EA3" w:rsidRDefault="007A1F44" w:rsidP="00FB0853">
      <w:pPr>
        <w:pStyle w:val="Corpotesto"/>
      </w:pPr>
      <w:r w:rsidRPr="00977EA3">
        <w:t>This transaction has been retired in favor of use of the Cross-Enterprise Document Workflow (XDW) Profile.</w:t>
      </w:r>
    </w:p>
    <w:p w14:paraId="294F020E" w14:textId="77777777" w:rsidR="007A1F44" w:rsidRPr="00977EA3" w:rsidRDefault="007A1F44" w:rsidP="00775A5C">
      <w:pPr>
        <w:pStyle w:val="Titolo2"/>
        <w:numPr>
          <w:ilvl w:val="0"/>
          <w:numId w:val="0"/>
        </w:numPr>
        <w:tabs>
          <w:tab w:val="clear" w:pos="2160"/>
        </w:tabs>
        <w:rPr>
          <w:noProof w:val="0"/>
        </w:rPr>
      </w:pPr>
      <w:bookmarkStart w:id="3191" w:name="_Toc398544381"/>
      <w:bookmarkStart w:id="3192" w:name="_Toc398718013"/>
      <w:bookmarkStart w:id="3193" w:name="_Toc518634612"/>
      <w:r w:rsidRPr="00977EA3">
        <w:rPr>
          <w:noProof w:val="0"/>
        </w:rPr>
        <w:t>3.51 Multi-Patient Stored Query</w:t>
      </w:r>
      <w:bookmarkEnd w:id="2381"/>
      <w:bookmarkEnd w:id="2382"/>
      <w:bookmarkEnd w:id="2383"/>
      <w:bookmarkEnd w:id="3191"/>
      <w:bookmarkEnd w:id="3192"/>
      <w:r w:rsidR="00903C21" w:rsidRPr="00977EA3">
        <w:rPr>
          <w:noProof w:val="0"/>
        </w:rPr>
        <w:t xml:space="preserve"> [ITI-51]</w:t>
      </w:r>
      <w:bookmarkEnd w:id="3193"/>
    </w:p>
    <w:p w14:paraId="570E9579" w14:textId="018000DF" w:rsidR="007A1F44" w:rsidRPr="00977EA3" w:rsidRDefault="007A1F44" w:rsidP="00775A5C">
      <w:pPr>
        <w:pStyle w:val="Corpotesto"/>
        <w:rPr>
          <w:lang w:eastAsia="ar-SA"/>
        </w:rPr>
      </w:pPr>
      <w:r w:rsidRPr="00977EA3">
        <w:rPr>
          <w:lang w:eastAsia="ar-SA"/>
        </w:rPr>
        <w:t xml:space="preserve">This section corresponds to </w:t>
      </w:r>
      <w:r w:rsidR="00E77430" w:rsidRPr="00977EA3">
        <w:rPr>
          <w:lang w:eastAsia="ar-SA"/>
        </w:rPr>
        <w:t>transaction</w:t>
      </w:r>
      <w:r w:rsidRPr="00977EA3">
        <w:rPr>
          <w:lang w:eastAsia="ar-SA"/>
        </w:rPr>
        <w:t xml:space="preserve"> </w:t>
      </w:r>
      <w:r w:rsidR="00383577">
        <w:rPr>
          <w:lang w:eastAsia="ar-SA"/>
        </w:rPr>
        <w:t>[</w:t>
      </w:r>
      <w:r w:rsidRPr="00977EA3">
        <w:rPr>
          <w:lang w:eastAsia="ar-SA"/>
        </w:rPr>
        <w:t>ITI-51</w:t>
      </w:r>
      <w:r w:rsidR="00383577">
        <w:rPr>
          <w:lang w:eastAsia="ar-SA"/>
        </w:rPr>
        <w:t>]</w:t>
      </w:r>
      <w:r w:rsidRPr="00977EA3">
        <w:rPr>
          <w:lang w:eastAsia="ar-SA"/>
        </w:rPr>
        <w:t xml:space="preserve"> of the IHE Technical Framework. Transaction </w:t>
      </w:r>
      <w:r w:rsidR="00383577">
        <w:rPr>
          <w:lang w:eastAsia="ar-SA"/>
        </w:rPr>
        <w:t>[</w:t>
      </w:r>
      <w:r w:rsidRPr="00977EA3">
        <w:rPr>
          <w:lang w:eastAsia="ar-SA"/>
        </w:rPr>
        <w:t>ITI-51</w:t>
      </w:r>
      <w:r w:rsidR="00383577">
        <w:rPr>
          <w:lang w:eastAsia="ar-SA"/>
        </w:rPr>
        <w:t>]</w:t>
      </w:r>
      <w:r w:rsidRPr="00977EA3">
        <w:rPr>
          <w:lang w:eastAsia="ar-SA"/>
        </w:rPr>
        <w:t xml:space="preserve"> is used by the Document Consumer and Document Registry </w:t>
      </w:r>
      <w:r w:rsidR="00232E9F" w:rsidRPr="00977EA3">
        <w:rPr>
          <w:lang w:eastAsia="ar-SA"/>
        </w:rPr>
        <w:t>Actor</w:t>
      </w:r>
      <w:r w:rsidRPr="00977EA3">
        <w:rPr>
          <w:lang w:eastAsia="ar-SA"/>
        </w:rPr>
        <w:t>s.</w:t>
      </w:r>
    </w:p>
    <w:p w14:paraId="65891A3F" w14:textId="77777777" w:rsidR="007A1F44" w:rsidRPr="00977EA3" w:rsidRDefault="007A1F44" w:rsidP="00775A5C">
      <w:pPr>
        <w:pStyle w:val="Titolo3"/>
        <w:numPr>
          <w:ilvl w:val="0"/>
          <w:numId w:val="0"/>
        </w:numPr>
        <w:tabs>
          <w:tab w:val="clear" w:pos="2160"/>
          <w:tab w:val="clear" w:pos="2880"/>
        </w:tabs>
        <w:rPr>
          <w:noProof w:val="0"/>
        </w:rPr>
      </w:pPr>
      <w:bookmarkStart w:id="3194" w:name="_Toc268877332"/>
      <w:bookmarkStart w:id="3195" w:name="_Toc268877406"/>
      <w:bookmarkStart w:id="3196" w:name="_Toc269212455"/>
      <w:bookmarkStart w:id="3197" w:name="_Toc398544382"/>
      <w:bookmarkStart w:id="3198" w:name="_Toc398718014"/>
      <w:bookmarkStart w:id="3199" w:name="_Toc518634613"/>
      <w:r w:rsidRPr="00977EA3">
        <w:rPr>
          <w:noProof w:val="0"/>
        </w:rPr>
        <w:t>3.51.1 Scope</w:t>
      </w:r>
      <w:bookmarkEnd w:id="3194"/>
      <w:bookmarkEnd w:id="3195"/>
      <w:bookmarkEnd w:id="3196"/>
      <w:bookmarkEnd w:id="3197"/>
      <w:bookmarkEnd w:id="3198"/>
      <w:bookmarkEnd w:id="3199"/>
    </w:p>
    <w:p w14:paraId="57C0D42D" w14:textId="3A63232F" w:rsidR="007A1F44" w:rsidRPr="00977EA3" w:rsidRDefault="007A1F44" w:rsidP="00775A5C">
      <w:pPr>
        <w:pStyle w:val="Corpotesto"/>
        <w:rPr>
          <w:iCs/>
          <w:lang w:eastAsia="ar-SA"/>
        </w:rPr>
      </w:pPr>
      <w:r w:rsidRPr="00977EA3">
        <w:rPr>
          <w:iCs/>
          <w:lang w:eastAsia="ar-SA"/>
        </w:rPr>
        <w:t xml:space="preserve">The Multi-Patient Stored Query supports a variety of queries for multiple patients. It is based on the Registry Stored Query </w:t>
      </w:r>
      <w:r w:rsidR="00A74233" w:rsidRPr="00977EA3">
        <w:rPr>
          <w:iCs/>
          <w:lang w:eastAsia="ar-SA"/>
        </w:rPr>
        <w:t>[ITI-18] transaction</w:t>
      </w:r>
      <w:r w:rsidRPr="00977EA3">
        <w:rPr>
          <w:iCs/>
          <w:lang w:eastAsia="ar-SA"/>
        </w:rPr>
        <w:t>. The main difference is the set of queries, which is specified in this transaction.</w:t>
      </w:r>
    </w:p>
    <w:p w14:paraId="1B98B4C4" w14:textId="77777777" w:rsidR="007A1F44" w:rsidRPr="00977EA3" w:rsidRDefault="007A1F44" w:rsidP="00775A5C">
      <w:pPr>
        <w:pStyle w:val="Titolo3"/>
        <w:numPr>
          <w:ilvl w:val="0"/>
          <w:numId w:val="0"/>
        </w:numPr>
        <w:tabs>
          <w:tab w:val="clear" w:pos="2160"/>
          <w:tab w:val="clear" w:pos="2880"/>
        </w:tabs>
        <w:rPr>
          <w:noProof w:val="0"/>
        </w:rPr>
      </w:pPr>
      <w:bookmarkStart w:id="3200" w:name="_Toc268877333"/>
      <w:bookmarkStart w:id="3201" w:name="_Toc268877407"/>
      <w:bookmarkStart w:id="3202" w:name="_Toc269212456"/>
      <w:bookmarkStart w:id="3203" w:name="_Toc398544383"/>
      <w:bookmarkStart w:id="3204" w:name="_Toc398718015"/>
      <w:bookmarkStart w:id="3205" w:name="_Toc518634614"/>
      <w:r w:rsidRPr="00977EA3">
        <w:rPr>
          <w:noProof w:val="0"/>
        </w:rPr>
        <w:lastRenderedPageBreak/>
        <w:t>3.51.2 Use Case Roles</w:t>
      </w:r>
      <w:bookmarkEnd w:id="3200"/>
      <w:bookmarkEnd w:id="3201"/>
      <w:bookmarkEnd w:id="3202"/>
      <w:bookmarkEnd w:id="3203"/>
      <w:bookmarkEnd w:id="3204"/>
      <w:bookmarkEnd w:id="3205"/>
    </w:p>
    <w:bookmarkStart w:id="3206" w:name="_1015741368"/>
    <w:bookmarkStart w:id="3207" w:name="_1298098152"/>
    <w:bookmarkStart w:id="3208" w:name="_1299359874"/>
    <w:bookmarkStart w:id="3209" w:name="_1299395278"/>
    <w:bookmarkStart w:id="3210" w:name="_1303064480"/>
    <w:bookmarkEnd w:id="3206"/>
    <w:bookmarkEnd w:id="3207"/>
    <w:bookmarkEnd w:id="3208"/>
    <w:bookmarkEnd w:id="3209"/>
    <w:bookmarkEnd w:id="3210"/>
    <w:p w14:paraId="4C5B84B1" w14:textId="77777777" w:rsidR="007A1F44" w:rsidRPr="00977EA3" w:rsidRDefault="002E21BE" w:rsidP="00775A5C">
      <w:pPr>
        <w:pStyle w:val="Corpotesto"/>
        <w:jc w:val="center"/>
        <w:rPr>
          <w:b/>
        </w:rPr>
      </w:pPr>
      <w:r w:rsidRPr="00977EA3">
        <w:rPr>
          <w:noProof/>
        </w:rPr>
        <w:object w:dxaOrig="5430" w:dyaOrig="1935" w14:anchorId="1863482E">
          <v:shape id="_x0000_i1062" type="#_x0000_t75" alt="" style="width:277.5pt;height:96.75pt;mso-width-percent:0;mso-height-percent:0;mso-width-percent:0;mso-height-percent:0" o:ole="" filled="t">
            <v:fill color2="black"/>
            <v:imagedata r:id="rId223" o:title=""/>
          </v:shape>
          <o:OLEObject Type="Embed" ProgID="Word.Picture.8" ShapeID="_x0000_i1062" DrawAspect="Content" ObjectID="_1620110886" r:id="rId224"/>
        </w:object>
      </w:r>
    </w:p>
    <w:p w14:paraId="6DFE4AB2" w14:textId="77777777" w:rsidR="007A1F44" w:rsidRPr="00977EA3" w:rsidRDefault="007A1F44" w:rsidP="00775A5C">
      <w:pPr>
        <w:pStyle w:val="Corpotesto"/>
      </w:pPr>
      <w:r w:rsidRPr="00977EA3">
        <w:rPr>
          <w:b/>
        </w:rPr>
        <w:t>Actor:</w:t>
      </w:r>
      <w:r w:rsidRPr="00977EA3">
        <w:t xml:space="preserve"> Document Consumer</w:t>
      </w:r>
    </w:p>
    <w:p w14:paraId="4F848B0B" w14:textId="26AEFB7E" w:rsidR="007A1F44" w:rsidRPr="00977EA3" w:rsidRDefault="007A1F44" w:rsidP="00775A5C">
      <w:pPr>
        <w:pStyle w:val="Corpotesto"/>
      </w:pPr>
      <w:r w:rsidRPr="00977EA3">
        <w:rPr>
          <w:b/>
        </w:rPr>
        <w:t xml:space="preserve">Role: </w:t>
      </w:r>
      <w:r w:rsidRPr="00977EA3">
        <w:t xml:space="preserve">Issues a Multi-Patient Stored Query to retrieve metadata </w:t>
      </w:r>
      <w:r w:rsidR="00CA62C9" w:rsidRPr="00977EA3">
        <w:t>or object references associated</w:t>
      </w:r>
      <w:r w:rsidR="00EB1E3A" w:rsidRPr="00977EA3">
        <w:t xml:space="preserve"> with multiple patients based on query parameters</w:t>
      </w:r>
    </w:p>
    <w:p w14:paraId="2AD712EB" w14:textId="77777777" w:rsidR="007A1F44" w:rsidRPr="00977EA3" w:rsidRDefault="007A1F44" w:rsidP="00775A5C">
      <w:r w:rsidRPr="00977EA3">
        <w:rPr>
          <w:b/>
        </w:rPr>
        <w:t>Actor:</w:t>
      </w:r>
      <w:r w:rsidRPr="00977EA3">
        <w:t xml:space="preserve"> Document Registry</w:t>
      </w:r>
    </w:p>
    <w:p w14:paraId="17FD86C2" w14:textId="77777777" w:rsidR="007A1F44" w:rsidRPr="00977EA3" w:rsidRDefault="007A1F44" w:rsidP="00775A5C">
      <w:pPr>
        <w:pStyle w:val="Corpotesto"/>
      </w:pPr>
      <w:r w:rsidRPr="00977EA3">
        <w:rPr>
          <w:b/>
        </w:rPr>
        <w:t xml:space="preserve">Role: </w:t>
      </w:r>
      <w:r w:rsidRPr="00977EA3">
        <w:t>Responds to a Multi-Patient Stored Query by providing the metadata or object references of registry objects which satisfy the query parameters</w:t>
      </w:r>
    </w:p>
    <w:p w14:paraId="74277B98" w14:textId="77777777" w:rsidR="007A1F44" w:rsidRPr="00977EA3" w:rsidRDefault="007A1F44" w:rsidP="00775A5C">
      <w:pPr>
        <w:pStyle w:val="Titolo3"/>
        <w:numPr>
          <w:ilvl w:val="0"/>
          <w:numId w:val="0"/>
        </w:numPr>
        <w:tabs>
          <w:tab w:val="clear" w:pos="2160"/>
          <w:tab w:val="clear" w:pos="2880"/>
        </w:tabs>
        <w:rPr>
          <w:bCs/>
          <w:noProof w:val="0"/>
          <w:kern w:val="1"/>
          <w:lang w:eastAsia="ar-SA"/>
        </w:rPr>
      </w:pPr>
      <w:bookmarkStart w:id="3211" w:name="_Toc268877334"/>
      <w:bookmarkStart w:id="3212" w:name="_Toc268877408"/>
      <w:bookmarkStart w:id="3213" w:name="_Toc269212457"/>
      <w:bookmarkStart w:id="3214" w:name="_Toc398544384"/>
      <w:bookmarkStart w:id="3215" w:name="_Toc398718016"/>
      <w:bookmarkStart w:id="3216" w:name="_Toc518634615"/>
      <w:r w:rsidRPr="00977EA3">
        <w:rPr>
          <w:bCs/>
          <w:noProof w:val="0"/>
          <w:kern w:val="1"/>
          <w:lang w:eastAsia="ar-SA"/>
        </w:rPr>
        <w:t>3.51.3 Referenced Standard</w:t>
      </w:r>
      <w:bookmarkEnd w:id="3211"/>
      <w:bookmarkEnd w:id="3212"/>
      <w:bookmarkEnd w:id="3213"/>
      <w:bookmarkEnd w:id="3214"/>
      <w:bookmarkEnd w:id="3215"/>
      <w:bookmarkEnd w:id="3216"/>
    </w:p>
    <w:p w14:paraId="29BD5C1F" w14:textId="6CBC6495" w:rsidR="007A1F44" w:rsidRPr="00977EA3" w:rsidDel="00386915" w:rsidRDefault="007A1F44" w:rsidP="00775A5C">
      <w:pPr>
        <w:pStyle w:val="Corpotesto"/>
        <w:rPr>
          <w:del w:id="3217" w:author="Gregorio Canal" w:date="2019-05-22T15:24:00Z"/>
          <w:lang w:eastAsia="ar-SA"/>
        </w:rPr>
      </w:pPr>
      <w:commentRangeStart w:id="3218"/>
      <w:del w:id="3219" w:author="Gregorio Canal" w:date="2019-05-22T15:24:00Z">
        <w:r w:rsidRPr="00977EA3" w:rsidDel="00386915">
          <w:rPr>
            <w:lang w:eastAsia="ar-SA"/>
          </w:rPr>
          <w:delText>Implementers of this transaction shall comply with all requirements described in ITI TF-2x: Appendix V Web Services for IHE Transactions.</w:delText>
        </w:r>
      </w:del>
    </w:p>
    <w:p w14:paraId="6083EC4C" w14:textId="49BE7928" w:rsidR="007A1F44" w:rsidRPr="00977EA3" w:rsidDel="00386915" w:rsidRDefault="007A1F44" w:rsidP="001518E3">
      <w:pPr>
        <w:pStyle w:val="Corpotesto"/>
        <w:rPr>
          <w:del w:id="3220" w:author="Gregorio Canal" w:date="2019-05-22T15:24:00Z"/>
        </w:rPr>
      </w:pPr>
      <w:del w:id="3221" w:author="Gregorio Canal" w:date="2019-05-22T15:24:00Z">
        <w:r w:rsidRPr="00977EA3" w:rsidDel="00386915">
          <w:delText>ebRIM</w:delText>
        </w:r>
        <w:r w:rsidRPr="00977EA3" w:rsidDel="00386915">
          <w:tab/>
        </w:r>
        <w:r w:rsidRPr="00977EA3" w:rsidDel="00386915">
          <w:tab/>
          <w:delText>OASIS ebXML Registry Information Model v3.0</w:delText>
        </w:r>
      </w:del>
    </w:p>
    <w:p w14:paraId="400D140C" w14:textId="09A64A08" w:rsidR="007A1F44" w:rsidRPr="00977EA3" w:rsidDel="00386915" w:rsidRDefault="007A1F44" w:rsidP="001518E3">
      <w:pPr>
        <w:pStyle w:val="Corpotesto"/>
        <w:rPr>
          <w:del w:id="3222" w:author="Gregorio Canal" w:date="2019-05-22T15:24:00Z"/>
        </w:rPr>
      </w:pPr>
      <w:del w:id="3223" w:author="Gregorio Canal" w:date="2019-05-22T15:24:00Z">
        <w:r w:rsidRPr="00977EA3" w:rsidDel="00386915">
          <w:delText>ebRS</w:delText>
        </w:r>
        <w:r w:rsidRPr="00977EA3" w:rsidDel="00386915">
          <w:tab/>
        </w:r>
        <w:r w:rsidRPr="00977EA3" w:rsidDel="00386915">
          <w:tab/>
          <w:delText>OASIS ebXML Registry Services Specifications v3.0</w:delText>
        </w:r>
      </w:del>
    </w:p>
    <w:p w14:paraId="50C6F48A" w14:textId="0E661A04" w:rsidR="007A1F44" w:rsidRPr="00977EA3" w:rsidDel="00386915" w:rsidRDefault="007A1F44" w:rsidP="001518E3">
      <w:pPr>
        <w:pStyle w:val="Corpotesto"/>
        <w:rPr>
          <w:del w:id="3224" w:author="Gregorio Canal" w:date="2019-05-22T15:24:00Z"/>
        </w:rPr>
      </w:pPr>
      <w:del w:id="3225" w:author="Gregorio Canal" w:date="2019-05-22T15:24:00Z">
        <w:r w:rsidRPr="00977EA3" w:rsidDel="00386915">
          <w:delText>ITI TF-2a: 3.18 Registry Stored Query</w:delText>
        </w:r>
        <w:r w:rsidR="004B1A0A" w:rsidRPr="00977EA3" w:rsidDel="00386915">
          <w:delText xml:space="preserve"> [ITI-18]</w:delText>
        </w:r>
      </w:del>
    </w:p>
    <w:p w14:paraId="7BA02659" w14:textId="203C316C" w:rsidR="007A1F44" w:rsidDel="00386915" w:rsidRDefault="007A1F44" w:rsidP="00D372D5">
      <w:pPr>
        <w:pStyle w:val="Corpotesto"/>
        <w:rPr>
          <w:del w:id="3226" w:author="Gregorio Canal" w:date="2019-05-22T15:24:00Z"/>
        </w:rPr>
      </w:pPr>
      <w:del w:id="3227" w:author="Gregorio Canal" w:date="2019-05-22T15:24:00Z">
        <w:r w:rsidRPr="00977EA3" w:rsidDel="00386915">
          <w:delText>ITI TF-3: 4</w:delText>
        </w:r>
        <w:r w:rsidRPr="00977EA3" w:rsidDel="00386915">
          <w:tab/>
          <w:delText>Metadata used in Document Sharing profiles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386915" w:rsidRPr="00016895" w14:paraId="58949AB3" w14:textId="77777777" w:rsidTr="002511D6">
        <w:trPr>
          <w:jc w:val="center"/>
          <w:ins w:id="3228" w:author="Gregorio Canal" w:date="2019-05-22T15:24:00Z"/>
        </w:trPr>
        <w:tc>
          <w:tcPr>
            <w:tcW w:w="1420" w:type="dxa"/>
          </w:tcPr>
          <w:p w14:paraId="2E912BB9" w14:textId="77777777" w:rsidR="00386915" w:rsidRPr="00F54850" w:rsidRDefault="00386915" w:rsidP="002511D6">
            <w:pPr>
              <w:pStyle w:val="TableEntry"/>
              <w:rPr>
                <w:ins w:id="3229" w:author="Gregorio Canal" w:date="2019-05-22T15:24:00Z"/>
                <w:b/>
                <w:bCs/>
                <w:u w:val="single"/>
              </w:rPr>
            </w:pPr>
            <w:ins w:id="3230" w:author="Gregorio Canal" w:date="2019-05-22T15:24:00Z">
              <w:r w:rsidRPr="00F54850">
                <w:rPr>
                  <w:b/>
                  <w:bCs/>
                  <w:u w:val="single"/>
                </w:rPr>
                <w:t>ebRIM</w:t>
              </w:r>
            </w:ins>
          </w:p>
        </w:tc>
        <w:tc>
          <w:tcPr>
            <w:tcW w:w="7930" w:type="dxa"/>
          </w:tcPr>
          <w:p w14:paraId="12473067" w14:textId="77777777" w:rsidR="00386915" w:rsidRPr="00F54850" w:rsidRDefault="00386915" w:rsidP="002511D6">
            <w:pPr>
              <w:pStyle w:val="TableEntry"/>
              <w:rPr>
                <w:ins w:id="3231" w:author="Gregorio Canal" w:date="2019-05-22T15:24:00Z"/>
                <w:b/>
                <w:bCs/>
                <w:u w:val="single"/>
              </w:rPr>
            </w:pPr>
            <w:ins w:id="3232" w:author="Gregorio Canal" w:date="2019-05-22T15:24:00Z">
              <w:r w:rsidRPr="00F54850">
                <w:rPr>
                  <w:b/>
                  <w:bCs/>
                  <w:u w:val="single"/>
                </w:rPr>
                <w:t>OASIS/ebXML Registry Information Model v3.0</w:t>
              </w:r>
            </w:ins>
          </w:p>
          <w:p w14:paraId="50188AE0" w14:textId="77777777" w:rsidR="00386915" w:rsidRPr="00F54850" w:rsidRDefault="00386915" w:rsidP="002511D6">
            <w:pPr>
              <w:pStyle w:val="TableEntry"/>
              <w:rPr>
                <w:ins w:id="3233" w:author="Gregorio Canal" w:date="2019-05-22T15:24:00Z"/>
                <w:b/>
                <w:bCs/>
                <w:u w:val="single"/>
              </w:rPr>
            </w:pPr>
            <w:ins w:id="3234" w:author="Gregorio Canal" w:date="2019-05-22T15:24:00Z">
              <w:r w:rsidRPr="00F54850">
                <w:rPr>
                  <w:b/>
                  <w:bCs/>
                  <w:u w:val="single"/>
                </w:rPr>
                <w:t>This model defines the types of metadata and content that can be stored in an ebXML Registry, a basis for and subset of Document Sharing metadata.</w:t>
              </w:r>
            </w:ins>
          </w:p>
        </w:tc>
      </w:tr>
      <w:tr w:rsidR="00386915" w:rsidRPr="00016895" w14:paraId="49E42805" w14:textId="77777777" w:rsidTr="002511D6">
        <w:trPr>
          <w:jc w:val="center"/>
          <w:ins w:id="3235" w:author="Gregorio Canal" w:date="2019-05-22T15:24:00Z"/>
        </w:trPr>
        <w:tc>
          <w:tcPr>
            <w:tcW w:w="1420" w:type="dxa"/>
          </w:tcPr>
          <w:p w14:paraId="57FFB15F" w14:textId="77777777" w:rsidR="00386915" w:rsidRPr="00F54850" w:rsidRDefault="00386915" w:rsidP="002511D6">
            <w:pPr>
              <w:pStyle w:val="TableEntry"/>
              <w:rPr>
                <w:ins w:id="3236" w:author="Gregorio Canal" w:date="2019-05-22T15:24:00Z"/>
                <w:b/>
                <w:bCs/>
                <w:u w:val="single"/>
              </w:rPr>
            </w:pPr>
            <w:ins w:id="3237" w:author="Gregorio Canal" w:date="2019-05-22T15:24:00Z">
              <w:r w:rsidRPr="00F54850">
                <w:rPr>
                  <w:b/>
                  <w:bCs/>
                  <w:u w:val="single"/>
                </w:rPr>
                <w:t>ebRS</w:t>
              </w:r>
            </w:ins>
          </w:p>
        </w:tc>
        <w:tc>
          <w:tcPr>
            <w:tcW w:w="7930" w:type="dxa"/>
          </w:tcPr>
          <w:p w14:paraId="07447C61" w14:textId="77777777" w:rsidR="00386915" w:rsidRPr="00F54850" w:rsidRDefault="00386915" w:rsidP="002511D6">
            <w:pPr>
              <w:pStyle w:val="TableEntry"/>
              <w:rPr>
                <w:ins w:id="3238" w:author="Gregorio Canal" w:date="2019-05-22T15:24:00Z"/>
                <w:b/>
                <w:bCs/>
                <w:u w:val="single"/>
              </w:rPr>
            </w:pPr>
            <w:ins w:id="3239" w:author="Gregorio Canal" w:date="2019-05-22T15:24:00Z">
              <w:r w:rsidRPr="00F54850">
                <w:rPr>
                  <w:b/>
                  <w:bCs/>
                  <w:u w:val="single"/>
                </w:rPr>
                <w:t>OASIS/ebXML Registry Services Specifications v3.0</w:t>
              </w:r>
            </w:ins>
          </w:p>
          <w:p w14:paraId="69645A2C" w14:textId="77777777" w:rsidR="00386915" w:rsidRPr="00F54850" w:rsidRDefault="00386915" w:rsidP="002511D6">
            <w:pPr>
              <w:pStyle w:val="TableEntry"/>
              <w:rPr>
                <w:ins w:id="3240" w:author="Gregorio Canal" w:date="2019-05-22T15:24:00Z"/>
                <w:b/>
                <w:bCs/>
                <w:u w:val="single"/>
              </w:rPr>
            </w:pPr>
            <w:ins w:id="3241" w:author="Gregorio Canal" w:date="2019-05-22T15:24:00Z">
              <w:r w:rsidRPr="00F54850">
                <w:rPr>
                  <w:b/>
                  <w:bCs/>
                  <w:u w:val="single"/>
                </w:rPr>
                <w:t xml:space="preserve">This defines the services and protocols for an ebXML Registry, used as the basis for the XDS Document Registry </w:t>
              </w:r>
            </w:ins>
          </w:p>
        </w:tc>
      </w:tr>
      <w:tr w:rsidR="00386915" w:rsidRPr="00016895" w14:paraId="5D0E8F9F" w14:textId="77777777" w:rsidTr="002511D6">
        <w:trPr>
          <w:jc w:val="center"/>
          <w:ins w:id="3242" w:author="Gregorio Canal" w:date="2019-05-22T15:24:00Z"/>
        </w:trPr>
        <w:tc>
          <w:tcPr>
            <w:tcW w:w="9350" w:type="dxa"/>
            <w:gridSpan w:val="2"/>
          </w:tcPr>
          <w:p w14:paraId="50E02015" w14:textId="77777777" w:rsidR="00386915" w:rsidRDefault="00386915" w:rsidP="002511D6">
            <w:pPr>
              <w:pStyle w:val="TableEntry"/>
              <w:rPr>
                <w:ins w:id="3243" w:author="Gregorio Canal" w:date="2019-05-22T15:24:00Z"/>
                <w:b/>
                <w:bCs/>
                <w:u w:val="single"/>
              </w:rPr>
            </w:pPr>
            <w:ins w:id="3244" w:author="Gregorio Canal" w:date="2019-05-22T15:24:00Z">
              <w:r w:rsidRPr="00F54850">
                <w:rPr>
                  <w:b/>
                  <w:bCs/>
                  <w:u w:val="single"/>
                </w:rPr>
                <w:t>See ITI TF-2x: Appendix V for other referenced standards for SOAP encoding.</w:t>
              </w:r>
            </w:ins>
          </w:p>
          <w:p w14:paraId="413B9E6B" w14:textId="77777777" w:rsidR="00386915" w:rsidRDefault="00386915" w:rsidP="002511D6">
            <w:pPr>
              <w:pStyle w:val="TableEntry"/>
              <w:rPr>
                <w:ins w:id="3245" w:author="Gregorio Canal" w:date="2019-05-22T15:24:00Z"/>
                <w:b/>
                <w:bCs/>
                <w:u w:val="single"/>
              </w:rPr>
            </w:pPr>
            <w:ins w:id="3246" w:author="Gregorio Canal" w:date="2019-05-22T15:24:00Z">
              <w:r w:rsidRPr="00087408">
                <w:rPr>
                  <w:b/>
                  <w:bCs/>
                  <w:u w:val="single"/>
                </w:rPr>
                <w:t>See ITI TF-2a: 3.18 for the Registry Stored Query [ITI-18] transaction.</w:t>
              </w:r>
            </w:ins>
          </w:p>
          <w:p w14:paraId="27395214" w14:textId="77777777" w:rsidR="00386915" w:rsidRPr="00F54850" w:rsidRDefault="00386915" w:rsidP="002511D6">
            <w:pPr>
              <w:pStyle w:val="TableEntry"/>
              <w:rPr>
                <w:ins w:id="3247" w:author="Gregorio Canal" w:date="2019-05-22T15:24:00Z"/>
                <w:b/>
                <w:bCs/>
                <w:u w:val="single"/>
              </w:rPr>
            </w:pPr>
            <w:ins w:id="3248" w:author="Gregorio Canal" w:date="2019-05-22T15:24:00Z">
              <w:r w:rsidRPr="00F54850">
                <w:rPr>
                  <w:b/>
                  <w:bCs/>
                  <w:u w:val="single"/>
                </w:rPr>
                <w:t>See ITI TF-3: 4.2 for other referenced standards for metadata element encoding.</w:t>
              </w:r>
            </w:ins>
          </w:p>
        </w:tc>
      </w:tr>
    </w:tbl>
    <w:commentRangeEnd w:id="3218"/>
    <w:p w14:paraId="4040C152" w14:textId="77777777" w:rsidR="00386915" w:rsidRPr="00977EA3" w:rsidRDefault="00386915" w:rsidP="00D372D5">
      <w:pPr>
        <w:pStyle w:val="Corpotesto"/>
        <w:rPr>
          <w:ins w:id="3249" w:author="Gregorio Canal" w:date="2019-05-22T15:24:00Z"/>
        </w:rPr>
      </w:pPr>
      <w:ins w:id="3250" w:author="Gregorio Canal" w:date="2019-05-22T15:25:00Z">
        <w:r>
          <w:rPr>
            <w:rStyle w:val="Rimandocommento"/>
          </w:rPr>
          <w:commentReference w:id="3218"/>
        </w:r>
      </w:ins>
    </w:p>
    <w:p w14:paraId="49EC2AD4" w14:textId="77777777" w:rsidR="007A1F44" w:rsidRPr="00977EA3" w:rsidRDefault="007A1F44" w:rsidP="00775A5C">
      <w:pPr>
        <w:pStyle w:val="Titolo3"/>
        <w:numPr>
          <w:ilvl w:val="0"/>
          <w:numId w:val="0"/>
        </w:numPr>
        <w:tabs>
          <w:tab w:val="clear" w:pos="2160"/>
          <w:tab w:val="clear" w:pos="2880"/>
        </w:tabs>
        <w:rPr>
          <w:bCs/>
          <w:noProof w:val="0"/>
          <w:kern w:val="1"/>
          <w:lang w:eastAsia="ar-SA"/>
        </w:rPr>
      </w:pPr>
      <w:bookmarkStart w:id="3251" w:name="_Toc268877335"/>
      <w:bookmarkStart w:id="3252" w:name="_Toc268877409"/>
      <w:bookmarkStart w:id="3253" w:name="_Toc269212458"/>
      <w:bookmarkStart w:id="3254" w:name="_Toc398544385"/>
      <w:bookmarkStart w:id="3255" w:name="_Toc398718017"/>
      <w:bookmarkStart w:id="3256" w:name="_Toc518634616"/>
      <w:r w:rsidRPr="00977EA3">
        <w:rPr>
          <w:bCs/>
          <w:noProof w:val="0"/>
          <w:kern w:val="1"/>
          <w:lang w:eastAsia="ar-SA"/>
        </w:rPr>
        <w:lastRenderedPageBreak/>
        <w:t>3.51.4 Interaction Diagram</w:t>
      </w:r>
      <w:bookmarkEnd w:id="3251"/>
      <w:bookmarkEnd w:id="3252"/>
      <w:bookmarkEnd w:id="3253"/>
      <w:bookmarkEnd w:id="3254"/>
      <w:bookmarkEnd w:id="3255"/>
      <w:bookmarkEnd w:id="3256"/>
    </w:p>
    <w:bookmarkStart w:id="3257" w:name="_1298098389"/>
    <w:bookmarkStart w:id="3258" w:name="_1299395126"/>
    <w:bookmarkStart w:id="3259" w:name="_1299395307"/>
    <w:bookmarkStart w:id="3260" w:name="_1303158900"/>
    <w:bookmarkEnd w:id="3257"/>
    <w:bookmarkEnd w:id="3258"/>
    <w:bookmarkEnd w:id="3259"/>
    <w:bookmarkEnd w:id="3260"/>
    <w:bookmarkStart w:id="3261" w:name="_MON_1559121690"/>
    <w:bookmarkEnd w:id="3261"/>
    <w:p w14:paraId="0433E2A8" w14:textId="57DF9091" w:rsidR="007A1F44" w:rsidRPr="00977EA3" w:rsidRDefault="002E21BE" w:rsidP="00775A5C">
      <w:pPr>
        <w:pStyle w:val="Corpotesto"/>
      </w:pPr>
      <w:r w:rsidRPr="00977EA3">
        <w:rPr>
          <w:noProof/>
        </w:rPr>
        <w:object w:dxaOrig="8080" w:dyaOrig="3600" w14:anchorId="33D4CCC7">
          <v:shape id="_x0000_i1063" type="#_x0000_t75" alt="" style="width:399.75pt;height:180.75pt;mso-width-percent:0;mso-height-percent:0;mso-width-percent:0;mso-height-percent:0" o:ole="" filled="t">
            <v:fill color2="black"/>
            <v:imagedata r:id="rId225" o:title=""/>
          </v:shape>
          <o:OLEObject Type="Embed" ProgID="Word.Picture.8" ShapeID="_x0000_i1063" DrawAspect="Content" ObjectID="_1620110887" r:id="rId226"/>
        </w:object>
      </w:r>
    </w:p>
    <w:p w14:paraId="558B0020" w14:textId="77777777" w:rsidR="007A1F44" w:rsidRPr="00977EA3" w:rsidRDefault="007A1F44" w:rsidP="00775A5C">
      <w:pPr>
        <w:pStyle w:val="Titolo4"/>
        <w:numPr>
          <w:ilvl w:val="0"/>
          <w:numId w:val="0"/>
        </w:numPr>
        <w:tabs>
          <w:tab w:val="clear" w:pos="2160"/>
          <w:tab w:val="clear" w:pos="2880"/>
          <w:tab w:val="clear" w:pos="3600"/>
        </w:tabs>
        <w:rPr>
          <w:noProof w:val="0"/>
        </w:rPr>
      </w:pPr>
      <w:bookmarkStart w:id="3262" w:name="_Toc398544386"/>
      <w:r w:rsidRPr="00977EA3">
        <w:rPr>
          <w:noProof w:val="0"/>
        </w:rPr>
        <w:t>3.51.4.1 Multi-Patient Stored Query Request</w:t>
      </w:r>
      <w:bookmarkEnd w:id="3262"/>
    </w:p>
    <w:p w14:paraId="5090B533" w14:textId="77777777" w:rsidR="007A1F44" w:rsidRPr="00977EA3" w:rsidRDefault="007A1F44" w:rsidP="00775A5C">
      <w:pPr>
        <w:pStyle w:val="Corpotesto"/>
        <w:rPr>
          <w:iCs/>
          <w:lang w:eastAsia="ar-SA"/>
        </w:rPr>
      </w:pPr>
      <w:r w:rsidRPr="00977EA3">
        <w:rPr>
          <w:iCs/>
          <w:lang w:eastAsia="ar-SA"/>
        </w:rPr>
        <w:t>This is a query request from the Document Consumer to the Document Registry. The query request contains:</w:t>
      </w:r>
    </w:p>
    <w:p w14:paraId="5A843CBE" w14:textId="77777777" w:rsidR="008E3CF3" w:rsidRPr="00977EA3" w:rsidRDefault="007A1F44" w:rsidP="00EC243F">
      <w:pPr>
        <w:pStyle w:val="Puntoelenco2"/>
        <w:rPr>
          <w:lang w:eastAsia="ar-SA"/>
        </w:rPr>
      </w:pPr>
      <w:r w:rsidRPr="00977EA3">
        <w:rPr>
          <w:lang w:eastAsia="ar-SA"/>
        </w:rPr>
        <w:t>A reference to a pre-defined query stored on the Document Registry Actor</w:t>
      </w:r>
    </w:p>
    <w:p w14:paraId="1E1B2F59" w14:textId="77777777" w:rsidR="008E3CF3" w:rsidRPr="00977EA3" w:rsidRDefault="007A1F44" w:rsidP="00EC243F">
      <w:pPr>
        <w:pStyle w:val="Puntoelenco2"/>
        <w:rPr>
          <w:lang w:eastAsia="ar-SA"/>
        </w:rPr>
      </w:pPr>
      <w:r w:rsidRPr="00977EA3">
        <w:rPr>
          <w:lang w:eastAsia="ar-SA"/>
        </w:rPr>
        <w:t>Parameters to the query</w:t>
      </w:r>
    </w:p>
    <w:p w14:paraId="13F43982" w14:textId="77777777" w:rsidR="007A1F44" w:rsidRPr="00977EA3" w:rsidRDefault="007A1F44" w:rsidP="00775A5C">
      <w:pPr>
        <w:pStyle w:val="Titolo5"/>
        <w:numPr>
          <w:ilvl w:val="0"/>
          <w:numId w:val="0"/>
        </w:numPr>
        <w:tabs>
          <w:tab w:val="clear" w:pos="2160"/>
          <w:tab w:val="clear" w:pos="2880"/>
          <w:tab w:val="clear" w:pos="3600"/>
          <w:tab w:val="clear" w:pos="4320"/>
        </w:tabs>
        <w:rPr>
          <w:noProof w:val="0"/>
        </w:rPr>
      </w:pPr>
      <w:r w:rsidRPr="00977EA3">
        <w:rPr>
          <w:noProof w:val="0"/>
        </w:rPr>
        <w:t>3.51.4.1.1 Trigger Events</w:t>
      </w:r>
    </w:p>
    <w:p w14:paraId="1B4EF158" w14:textId="77777777" w:rsidR="007A1F44" w:rsidRPr="00977EA3" w:rsidRDefault="007A1F44" w:rsidP="00775A5C">
      <w:pPr>
        <w:pStyle w:val="Corpotesto"/>
        <w:rPr>
          <w:iCs/>
          <w:lang w:eastAsia="ar-SA"/>
        </w:rPr>
      </w:pPr>
      <w:r w:rsidRPr="00977EA3">
        <w:rPr>
          <w:iCs/>
          <w:lang w:eastAsia="ar-SA"/>
        </w:rPr>
        <w:t>The message is initiated when a Document Consumer wants to query for metadata based on criteria spanning multiple patients (multiple Patient IDs).</w:t>
      </w:r>
    </w:p>
    <w:p w14:paraId="3E8D6A87" w14:textId="77777777" w:rsidR="007A1F44" w:rsidRPr="00977EA3" w:rsidRDefault="007A1F44" w:rsidP="00775A5C">
      <w:pPr>
        <w:pStyle w:val="Titolo5"/>
        <w:numPr>
          <w:ilvl w:val="0"/>
          <w:numId w:val="0"/>
        </w:numPr>
        <w:tabs>
          <w:tab w:val="clear" w:pos="2160"/>
          <w:tab w:val="clear" w:pos="2880"/>
          <w:tab w:val="clear" w:pos="3600"/>
          <w:tab w:val="clear" w:pos="4320"/>
        </w:tabs>
        <w:rPr>
          <w:noProof w:val="0"/>
        </w:rPr>
      </w:pPr>
      <w:r w:rsidRPr="00977EA3">
        <w:rPr>
          <w:noProof w:val="0"/>
        </w:rPr>
        <w:t>3.51.4.1.2 Message Semantics</w:t>
      </w:r>
    </w:p>
    <w:p w14:paraId="523C814D" w14:textId="77777777" w:rsidR="007A1F44" w:rsidRPr="00977EA3" w:rsidRDefault="007A1F44" w:rsidP="00775A5C">
      <w:pPr>
        <w:pStyle w:val="Corpotesto"/>
        <w:rPr>
          <w:iCs/>
          <w:lang w:eastAsia="ar-SA"/>
        </w:rPr>
      </w:pPr>
      <w:r w:rsidRPr="00977EA3">
        <w:rPr>
          <w:iCs/>
          <w:lang w:eastAsia="ar-SA"/>
        </w:rPr>
        <w:t>The message semantics are identical to those documented for the Registry Stored Query [ITI-18] transaction except where noted below. The following sections document the differences.</w:t>
      </w:r>
    </w:p>
    <w:p w14:paraId="76395304" w14:textId="4B6B4980" w:rsidR="007A1F44" w:rsidRPr="00977EA3" w:rsidRDefault="007A1F44" w:rsidP="00775A5C">
      <w:pPr>
        <w:pStyle w:val="Corpotesto"/>
      </w:pPr>
      <w:r w:rsidRPr="00977EA3">
        <w:rPr>
          <w:rFonts w:cs="Helvetica"/>
          <w:szCs w:val="24"/>
        </w:rPr>
        <w:t xml:space="preserve">Document </w:t>
      </w:r>
      <w:r w:rsidR="00DE053B" w:rsidRPr="00977EA3">
        <w:rPr>
          <w:rFonts w:cs="Helvetica"/>
          <w:szCs w:val="24"/>
        </w:rPr>
        <w:t xml:space="preserve">Consumer </w:t>
      </w:r>
      <w:r w:rsidRPr="00977EA3">
        <w:rPr>
          <w:rFonts w:cs="Helvetica"/>
          <w:szCs w:val="24"/>
        </w:rPr>
        <w:t xml:space="preserve">and Document Registry </w:t>
      </w:r>
      <w:r w:rsidR="00232E9F" w:rsidRPr="00977EA3">
        <w:rPr>
          <w:rFonts w:cs="Helvetica"/>
          <w:szCs w:val="24"/>
        </w:rPr>
        <w:t>Actor</w:t>
      </w:r>
      <w:r w:rsidRPr="00977EA3">
        <w:rPr>
          <w:rFonts w:cs="Helvetica"/>
          <w:szCs w:val="24"/>
        </w:rPr>
        <w:t xml:space="preserve">s that support the Asynchronous Web Services </w:t>
      </w:r>
      <w:r w:rsidRPr="00977EA3">
        <w:t>Exchange Option shall support</w:t>
      </w:r>
      <w:ins w:id="3263" w:author="Gregorio Canal" w:date="2019-05-22T15:25:00Z">
        <w:r w:rsidR="00386915">
          <w:t xml:space="preserve"> </w:t>
        </w:r>
        <w:commentRangeStart w:id="3264"/>
        <w:r w:rsidR="00386915">
          <w:t>WS-Addressing based</w:t>
        </w:r>
      </w:ins>
      <w:r w:rsidRPr="00977EA3">
        <w:t xml:space="preserve"> Asynchronous Web Services requirements as defined in ITI TF-2x: V.</w:t>
      </w:r>
      <w:ins w:id="3265" w:author="Gregorio Canal" w:date="2019-05-22T15:25:00Z">
        <w:r w:rsidR="00386915">
          <w:t>3</w:t>
        </w:r>
      </w:ins>
      <w:del w:id="3266" w:author="Gregorio Canal" w:date="2019-05-22T15:25:00Z">
        <w:r w:rsidRPr="00977EA3" w:rsidDel="00386915">
          <w:delText>5</w:delText>
        </w:r>
      </w:del>
      <w:commentRangeEnd w:id="3264"/>
      <w:r w:rsidR="00386915">
        <w:rPr>
          <w:rStyle w:val="Rimandocommento"/>
        </w:rPr>
        <w:commentReference w:id="3264"/>
      </w:r>
      <w:r w:rsidRPr="00977EA3">
        <w:t>.</w:t>
      </w:r>
    </w:p>
    <w:p w14:paraId="1032BDD0" w14:textId="77777777" w:rsidR="007A1F44" w:rsidRPr="00977EA3" w:rsidRDefault="007A1F44" w:rsidP="00775A5C">
      <w:pPr>
        <w:pStyle w:val="Titolo6"/>
        <w:numPr>
          <w:ilvl w:val="0"/>
          <w:numId w:val="0"/>
        </w:numPr>
        <w:tabs>
          <w:tab w:val="clear" w:pos="2160"/>
          <w:tab w:val="clear" w:pos="2880"/>
          <w:tab w:val="clear" w:pos="3600"/>
          <w:tab w:val="clear" w:pos="4320"/>
          <w:tab w:val="clear" w:pos="5040"/>
        </w:tabs>
        <w:rPr>
          <w:noProof w:val="0"/>
          <w:kern w:val="1"/>
          <w:lang w:eastAsia="ar-SA"/>
        </w:rPr>
      </w:pPr>
      <w:r w:rsidRPr="00977EA3">
        <w:rPr>
          <w:noProof w:val="0"/>
          <w:kern w:val="1"/>
          <w:lang w:eastAsia="ar-SA"/>
        </w:rPr>
        <w:t>3.51.4.1.2.1 Query Definitions</w:t>
      </w:r>
    </w:p>
    <w:p w14:paraId="05A883B2" w14:textId="77777777" w:rsidR="007A1F44" w:rsidRPr="00977EA3" w:rsidRDefault="007A1F44" w:rsidP="00775A5C">
      <w:pPr>
        <w:pStyle w:val="Corpotesto"/>
        <w:rPr>
          <w:iCs/>
          <w:lang w:eastAsia="ar-SA"/>
        </w:rPr>
      </w:pPr>
      <w:r w:rsidRPr="00977EA3">
        <w:rPr>
          <w:iCs/>
          <w:lang w:eastAsia="ar-SA"/>
        </w:rPr>
        <w:t>This transaction defines the following Stored Queries that may query for multiple Patient Ids.</w:t>
      </w:r>
    </w:p>
    <w:p w14:paraId="2CD100CF" w14:textId="77777777" w:rsidR="007A1F44" w:rsidRPr="00977EA3" w:rsidRDefault="007A1F44" w:rsidP="00775A5C">
      <w:pPr>
        <w:pStyle w:val="Titolo7"/>
        <w:numPr>
          <w:ilvl w:val="0"/>
          <w:numId w:val="0"/>
        </w:numPr>
        <w:tabs>
          <w:tab w:val="clear" w:pos="2160"/>
          <w:tab w:val="clear" w:pos="2880"/>
          <w:tab w:val="clear" w:pos="3600"/>
          <w:tab w:val="clear" w:pos="4320"/>
          <w:tab w:val="clear" w:pos="5040"/>
          <w:tab w:val="clear" w:pos="5760"/>
        </w:tabs>
        <w:rPr>
          <w:noProof w:val="0"/>
          <w:kern w:val="1"/>
          <w:lang w:eastAsia="ar-SA"/>
        </w:rPr>
      </w:pPr>
      <w:r w:rsidRPr="00977EA3">
        <w:rPr>
          <w:noProof w:val="0"/>
          <w:kern w:val="1"/>
          <w:lang w:eastAsia="ar-SA"/>
        </w:rPr>
        <w:t xml:space="preserve">3.51.4.1.2.1.1 </w:t>
      </w:r>
      <w:proofErr w:type="spellStart"/>
      <w:r w:rsidRPr="00977EA3">
        <w:rPr>
          <w:noProof w:val="0"/>
          <w:kern w:val="1"/>
          <w:lang w:eastAsia="ar-SA"/>
        </w:rPr>
        <w:t>FindDocumentsForMultiplePatients</w:t>
      </w:r>
      <w:proofErr w:type="spellEnd"/>
    </w:p>
    <w:p w14:paraId="6918C111" w14:textId="77777777" w:rsidR="007A1F44" w:rsidRPr="00977EA3" w:rsidRDefault="007A1F44" w:rsidP="00775A5C">
      <w:pPr>
        <w:widowControl w:val="0"/>
        <w:autoSpaceDE w:val="0"/>
        <w:autoSpaceDN w:val="0"/>
        <w:adjustRightInd w:val="0"/>
        <w:rPr>
          <w:rStyle w:val="CorpotestoCarattere"/>
        </w:rPr>
      </w:pPr>
      <w:r w:rsidRPr="00977EA3">
        <w:rPr>
          <w:iCs/>
          <w:lang w:eastAsia="ar-SA"/>
        </w:rPr>
        <w:t>This Multi-</w:t>
      </w:r>
      <w:r w:rsidRPr="00977EA3">
        <w:rPr>
          <w:rStyle w:val="CorpotestoCarattere"/>
        </w:rPr>
        <w:t xml:space="preserve">Patient Query is semantically identical to the </w:t>
      </w:r>
      <w:proofErr w:type="spellStart"/>
      <w:r w:rsidRPr="00977EA3">
        <w:rPr>
          <w:rStyle w:val="CorpotestoCarattere"/>
        </w:rPr>
        <w:t>FindDocuments</w:t>
      </w:r>
      <w:proofErr w:type="spellEnd"/>
      <w:r w:rsidRPr="00977EA3">
        <w:rPr>
          <w:rStyle w:val="CorpotestoCarattere"/>
        </w:rPr>
        <w:t xml:space="preserve"> Stored Query (see ITI TF-2a: 3.18.4.1.2.3.7.1) except:</w:t>
      </w:r>
    </w:p>
    <w:p w14:paraId="75B38808" w14:textId="77777777" w:rsidR="008E3CF3" w:rsidRPr="00977EA3" w:rsidRDefault="007A1F44" w:rsidP="00EC243F">
      <w:pPr>
        <w:pStyle w:val="Puntoelenco2"/>
        <w:rPr>
          <w:lang w:eastAsia="ar-SA"/>
        </w:rPr>
      </w:pPr>
      <w:r w:rsidRPr="00977EA3">
        <w:rPr>
          <w:lang w:eastAsia="ar-SA"/>
        </w:rPr>
        <w:t>$</w:t>
      </w:r>
      <w:proofErr w:type="spellStart"/>
      <w:r w:rsidRPr="00977EA3">
        <w:rPr>
          <w:lang w:eastAsia="ar-SA"/>
        </w:rPr>
        <w:t>XDSDocumentEntryPatientId</w:t>
      </w:r>
      <w:proofErr w:type="spellEnd"/>
      <w:r w:rsidRPr="00977EA3">
        <w:rPr>
          <w:lang w:eastAsia="ar-SA"/>
        </w:rPr>
        <w:t xml:space="preserve"> is optional (may have zero values).</w:t>
      </w:r>
    </w:p>
    <w:p w14:paraId="03769977" w14:textId="77777777" w:rsidR="008E3CF3" w:rsidRPr="00977EA3" w:rsidRDefault="007A1F44" w:rsidP="00EC243F">
      <w:pPr>
        <w:pStyle w:val="Puntoelenco2"/>
        <w:rPr>
          <w:lang w:eastAsia="ar-SA"/>
        </w:rPr>
      </w:pPr>
      <w:r w:rsidRPr="00977EA3">
        <w:rPr>
          <w:lang w:eastAsia="ar-SA"/>
        </w:rPr>
        <w:t>$</w:t>
      </w:r>
      <w:proofErr w:type="spellStart"/>
      <w:r w:rsidRPr="00977EA3">
        <w:rPr>
          <w:lang w:eastAsia="ar-SA"/>
        </w:rPr>
        <w:t>XDSDocumentEntryPatientId</w:t>
      </w:r>
      <w:proofErr w:type="spellEnd"/>
      <w:r w:rsidRPr="00977EA3">
        <w:rPr>
          <w:lang w:eastAsia="ar-SA"/>
        </w:rPr>
        <w:t xml:space="preserve"> may contain multiple values.</w:t>
      </w:r>
    </w:p>
    <w:p w14:paraId="77EA15C3" w14:textId="7DE0490F" w:rsidR="008E3CF3" w:rsidRPr="00977EA3" w:rsidRDefault="007A1F44" w:rsidP="00EC243F">
      <w:pPr>
        <w:pStyle w:val="Puntoelenco2"/>
        <w:rPr>
          <w:lang w:eastAsia="ar-SA"/>
        </w:rPr>
      </w:pPr>
      <w:r w:rsidRPr="00977EA3">
        <w:rPr>
          <w:lang w:eastAsia="ar-SA"/>
        </w:rPr>
        <w:lastRenderedPageBreak/>
        <w:t xml:space="preserve">At least one of </w:t>
      </w:r>
      <w:r w:rsidR="00EB1E3A" w:rsidRPr="00977EA3">
        <w:rPr>
          <w:lang w:eastAsia="ar-SA"/>
        </w:rPr>
        <w:t>$</w:t>
      </w:r>
      <w:proofErr w:type="spellStart"/>
      <w:r w:rsidR="00EB1E3A" w:rsidRPr="00977EA3">
        <w:rPr>
          <w:lang w:eastAsia="ar-SA"/>
        </w:rPr>
        <w:t>XDSDocumentEntryPatientId</w:t>
      </w:r>
      <w:proofErr w:type="spellEnd"/>
      <w:r w:rsidR="00EB1E3A" w:rsidRPr="00977EA3">
        <w:rPr>
          <w:lang w:eastAsia="ar-SA"/>
        </w:rPr>
        <w:t>, $</w:t>
      </w:r>
      <w:proofErr w:type="spellStart"/>
      <w:r w:rsidR="00EB1E3A" w:rsidRPr="00977EA3">
        <w:rPr>
          <w:lang w:eastAsia="ar-SA"/>
        </w:rPr>
        <w:t>XDSDocumentEntryClassCode</w:t>
      </w:r>
      <w:proofErr w:type="spellEnd"/>
      <w:r w:rsidR="00EB1E3A" w:rsidRPr="00977EA3">
        <w:rPr>
          <w:lang w:eastAsia="ar-SA"/>
        </w:rPr>
        <w:t>, $</w:t>
      </w:r>
      <w:proofErr w:type="spellStart"/>
      <w:r w:rsidR="00EB1E3A" w:rsidRPr="00977EA3">
        <w:rPr>
          <w:lang w:eastAsia="ar-SA"/>
        </w:rPr>
        <w:t>XDSDocumentEntryEventCodeList</w:t>
      </w:r>
      <w:proofErr w:type="spellEnd"/>
      <w:r w:rsidR="00EB1E3A" w:rsidRPr="00977EA3">
        <w:rPr>
          <w:lang w:eastAsia="ar-SA"/>
        </w:rPr>
        <w:t>, or $</w:t>
      </w:r>
      <w:proofErr w:type="spellStart"/>
      <w:r w:rsidR="00EB1E3A" w:rsidRPr="00977EA3">
        <w:rPr>
          <w:lang w:eastAsia="ar-SA"/>
        </w:rPr>
        <w:t>XDSDocumentEntryHealthcareFacilityTypeCode</w:t>
      </w:r>
      <w:proofErr w:type="spellEnd"/>
      <w:r w:rsidRPr="00977EA3">
        <w:rPr>
          <w:lang w:eastAsia="ar-SA"/>
        </w:rPr>
        <w:t xml:space="preserve"> shall be specified in the provided set of parameters.</w:t>
      </w:r>
    </w:p>
    <w:p w14:paraId="6A51C822" w14:textId="77777777" w:rsidR="007A1F44" w:rsidRPr="00977EA3" w:rsidRDefault="007A1F44" w:rsidP="00775A5C">
      <w:pPr>
        <w:pStyle w:val="Corpotesto"/>
      </w:pPr>
      <w:r w:rsidRPr="00977EA3">
        <w:rPr>
          <w:b/>
          <w:bCs/>
        </w:rPr>
        <w:t>Returns:</w:t>
      </w:r>
      <w:r w:rsidRPr="00977EA3">
        <w:t xml:space="preserve"> </w:t>
      </w:r>
      <w:proofErr w:type="spellStart"/>
      <w:r w:rsidRPr="00977EA3">
        <w:t>XDSDocumentEntry</w:t>
      </w:r>
      <w:proofErr w:type="spellEnd"/>
      <w:r w:rsidRPr="00977EA3">
        <w:t xml:space="preserve"> or </w:t>
      </w:r>
      <w:proofErr w:type="spellStart"/>
      <w:r w:rsidRPr="00977EA3">
        <w:t>ObjectRef</w:t>
      </w:r>
      <w:proofErr w:type="spellEnd"/>
      <w:r w:rsidRPr="00977EA3">
        <w:t xml:space="preserve"> objects matching the query parameters</w:t>
      </w:r>
    </w:p>
    <w:p w14:paraId="5E77A893" w14:textId="77777777" w:rsidR="007A1F44" w:rsidRPr="00977EA3" w:rsidRDefault="007A1F44" w:rsidP="00775A5C">
      <w:pPr>
        <w:pStyle w:val="Corpotesto"/>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977EA3" w14:paraId="3251F569"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2F8B02A5" w14:textId="77777777" w:rsidR="007A1F44" w:rsidRPr="00977EA3" w:rsidRDefault="007A1F44" w:rsidP="003462A5">
            <w:pPr>
              <w:pStyle w:val="TableEntryHeader"/>
              <w:rPr>
                <w:noProof w:val="0"/>
              </w:rPr>
            </w:pPr>
            <w:r w:rsidRPr="00977EA3">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02F1355C" w14:textId="77777777" w:rsidR="007A1F44" w:rsidRPr="00977EA3" w:rsidRDefault="007A1F44" w:rsidP="003462A5">
            <w:pPr>
              <w:pStyle w:val="TableEntryHeader"/>
              <w:rPr>
                <w:noProof w:val="0"/>
              </w:rPr>
            </w:pPr>
            <w:r w:rsidRPr="00977EA3">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7A98AD7C" w14:textId="77777777" w:rsidR="007A1F44" w:rsidRPr="00977EA3" w:rsidRDefault="007A1F44" w:rsidP="003462A5">
            <w:pPr>
              <w:pStyle w:val="TableEntryHeader"/>
              <w:rPr>
                <w:noProof w:val="0"/>
              </w:rPr>
            </w:pPr>
            <w:proofErr w:type="spellStart"/>
            <w:r w:rsidRPr="00977EA3">
              <w:rPr>
                <w:noProof w:val="0"/>
              </w:rPr>
              <w:t>Opt</w:t>
            </w:r>
            <w:proofErr w:type="spellEnd"/>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4E446E8D" w14:textId="77777777" w:rsidR="007A1F44" w:rsidRPr="00977EA3" w:rsidRDefault="007A1F44" w:rsidP="003462A5">
            <w:pPr>
              <w:pStyle w:val="TableEntryHeader"/>
              <w:rPr>
                <w:noProof w:val="0"/>
              </w:rPr>
            </w:pPr>
            <w:proofErr w:type="spellStart"/>
            <w:r w:rsidRPr="00977EA3">
              <w:rPr>
                <w:noProof w:val="0"/>
              </w:rPr>
              <w:t>Mult</w:t>
            </w:r>
            <w:proofErr w:type="spellEnd"/>
          </w:p>
        </w:tc>
      </w:tr>
      <w:tr w:rsidR="007A1F44" w:rsidRPr="00977EA3" w14:paraId="7050C921" w14:textId="77777777" w:rsidTr="003462A5">
        <w:trPr>
          <w:cantSplit/>
        </w:trPr>
        <w:tc>
          <w:tcPr>
            <w:tcW w:w="4608" w:type="dxa"/>
            <w:tcBorders>
              <w:left w:val="single" w:sz="4" w:space="0" w:color="000000"/>
              <w:bottom w:val="single" w:sz="4" w:space="0" w:color="000000"/>
            </w:tcBorders>
            <w:vAlign w:val="center"/>
          </w:tcPr>
          <w:p w14:paraId="0D407CFD" w14:textId="37440EE9" w:rsidR="007A1F44" w:rsidRPr="00977EA3" w:rsidRDefault="007A1F44" w:rsidP="00A90064">
            <w:pPr>
              <w:pStyle w:val="TableEntry"/>
              <w:snapToGrid w:val="0"/>
              <w:rPr>
                <w:rFonts w:cs="Tahoma"/>
                <w:noProof w:val="0"/>
              </w:rPr>
            </w:pPr>
            <w:r w:rsidRPr="00977EA3">
              <w:rPr>
                <w:rFonts w:cs="Tahoma"/>
                <w:noProof w:val="0"/>
              </w:rPr>
              <w:t>$XDSDocumentEntryPatientId</w:t>
            </w:r>
            <w:r w:rsidR="00EB1E3A" w:rsidRPr="00977EA3">
              <w:rPr>
                <w:rFonts w:cs="Tahoma"/>
                <w:noProof w:val="0"/>
                <w:vertAlign w:val="superscript"/>
              </w:rPr>
              <w:t>2</w:t>
            </w:r>
          </w:p>
        </w:tc>
        <w:tc>
          <w:tcPr>
            <w:tcW w:w="2880" w:type="dxa"/>
            <w:tcBorders>
              <w:left w:val="single" w:sz="4" w:space="0" w:color="000000"/>
              <w:bottom w:val="single" w:sz="4" w:space="0" w:color="000000"/>
            </w:tcBorders>
          </w:tcPr>
          <w:p w14:paraId="7E07A017" w14:textId="1C673564" w:rsidR="007A1F44" w:rsidRPr="00977EA3" w:rsidRDefault="007A1F44" w:rsidP="00A90064">
            <w:pPr>
              <w:pStyle w:val="TableEntry"/>
              <w:snapToGrid w:val="0"/>
              <w:rPr>
                <w:rFonts w:cs="Tahoma"/>
                <w:noProof w:val="0"/>
              </w:rPr>
            </w:pPr>
            <w:proofErr w:type="spellStart"/>
            <w:r w:rsidRPr="00977EA3">
              <w:rPr>
                <w:rFonts w:cs="Tahoma"/>
                <w:noProof w:val="0"/>
              </w:rPr>
              <w:t>XDSDocumentEntry.patientId</w:t>
            </w:r>
            <w:proofErr w:type="spellEnd"/>
          </w:p>
        </w:tc>
        <w:tc>
          <w:tcPr>
            <w:tcW w:w="720" w:type="dxa"/>
            <w:tcBorders>
              <w:left w:val="single" w:sz="4" w:space="0" w:color="000000"/>
              <w:bottom w:val="single" w:sz="4" w:space="0" w:color="000000"/>
            </w:tcBorders>
          </w:tcPr>
          <w:p w14:paraId="05959CA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7A85850"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34A95545" w14:textId="77777777" w:rsidTr="003462A5">
        <w:trPr>
          <w:cantSplit/>
        </w:trPr>
        <w:tc>
          <w:tcPr>
            <w:tcW w:w="4608" w:type="dxa"/>
            <w:tcBorders>
              <w:left w:val="single" w:sz="4" w:space="0" w:color="000000"/>
              <w:bottom w:val="single" w:sz="4" w:space="0" w:color="000000"/>
            </w:tcBorders>
            <w:vAlign w:val="center"/>
          </w:tcPr>
          <w:p w14:paraId="6640EF8C"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$XDSDocumentEntryClassCode</w:t>
            </w:r>
            <w:r w:rsidRPr="00977EA3">
              <w:rPr>
                <w:rFonts w:cs="Tahoma"/>
                <w:noProof w:val="0"/>
                <w:vertAlign w:val="superscript"/>
              </w:rPr>
              <w:t>1 2</w:t>
            </w:r>
          </w:p>
        </w:tc>
        <w:tc>
          <w:tcPr>
            <w:tcW w:w="2880" w:type="dxa"/>
            <w:tcBorders>
              <w:left w:val="single" w:sz="4" w:space="0" w:color="000000"/>
              <w:bottom w:val="single" w:sz="4" w:space="0" w:color="000000"/>
            </w:tcBorders>
          </w:tcPr>
          <w:p w14:paraId="6432B1BD" w14:textId="3E77F4A0" w:rsidR="007A1F44" w:rsidRPr="00977EA3" w:rsidRDefault="007A1F44" w:rsidP="00A90064">
            <w:pPr>
              <w:pStyle w:val="TableEntry"/>
              <w:snapToGrid w:val="0"/>
              <w:rPr>
                <w:rFonts w:cs="Tahoma"/>
                <w:noProof w:val="0"/>
              </w:rPr>
            </w:pPr>
            <w:proofErr w:type="spellStart"/>
            <w:r w:rsidRPr="00977EA3">
              <w:rPr>
                <w:rFonts w:cs="Tahoma"/>
                <w:noProof w:val="0"/>
              </w:rPr>
              <w:t>XDSDocumentEntry.classCode</w:t>
            </w:r>
            <w:proofErr w:type="spellEnd"/>
          </w:p>
        </w:tc>
        <w:tc>
          <w:tcPr>
            <w:tcW w:w="720" w:type="dxa"/>
            <w:tcBorders>
              <w:left w:val="single" w:sz="4" w:space="0" w:color="000000"/>
              <w:bottom w:val="single" w:sz="4" w:space="0" w:color="000000"/>
            </w:tcBorders>
          </w:tcPr>
          <w:p w14:paraId="07D97E60"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3DD1CCC4"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A408CE8" w14:textId="77777777" w:rsidTr="003462A5">
        <w:trPr>
          <w:cantSplit/>
        </w:trPr>
        <w:tc>
          <w:tcPr>
            <w:tcW w:w="4608" w:type="dxa"/>
            <w:tcBorders>
              <w:left w:val="single" w:sz="4" w:space="0" w:color="000000"/>
              <w:bottom w:val="single" w:sz="4" w:space="0" w:color="000000"/>
            </w:tcBorders>
            <w:vAlign w:val="center"/>
          </w:tcPr>
          <w:p w14:paraId="5F38F847"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$XDSDocumentEntryTypeCode</w:t>
            </w:r>
            <w:r w:rsidRPr="00977EA3">
              <w:rPr>
                <w:rFonts w:cs="Tahoma"/>
                <w:noProof w:val="0"/>
                <w:vertAlign w:val="superscript"/>
              </w:rPr>
              <w:t>1</w:t>
            </w:r>
          </w:p>
        </w:tc>
        <w:tc>
          <w:tcPr>
            <w:tcW w:w="2880" w:type="dxa"/>
            <w:tcBorders>
              <w:left w:val="single" w:sz="4" w:space="0" w:color="000000"/>
              <w:bottom w:val="single" w:sz="4" w:space="0" w:color="000000"/>
            </w:tcBorders>
          </w:tcPr>
          <w:p w14:paraId="2799AF2F" w14:textId="77777777" w:rsidR="007A1F44" w:rsidRPr="00977EA3" w:rsidRDefault="007A1F44" w:rsidP="00A90064">
            <w:pPr>
              <w:pStyle w:val="TableEntry"/>
              <w:snapToGrid w:val="0"/>
              <w:rPr>
                <w:rFonts w:cs="Tahoma"/>
                <w:noProof w:val="0"/>
              </w:rPr>
            </w:pPr>
            <w:proofErr w:type="spellStart"/>
            <w:r w:rsidRPr="00977EA3">
              <w:rPr>
                <w:rFonts w:cs="Tahoma"/>
                <w:noProof w:val="0"/>
              </w:rPr>
              <w:t>XDSDocumentEntry.typeCode</w:t>
            </w:r>
            <w:proofErr w:type="spellEnd"/>
          </w:p>
        </w:tc>
        <w:tc>
          <w:tcPr>
            <w:tcW w:w="720" w:type="dxa"/>
            <w:tcBorders>
              <w:left w:val="single" w:sz="4" w:space="0" w:color="000000"/>
              <w:bottom w:val="single" w:sz="4" w:space="0" w:color="000000"/>
            </w:tcBorders>
          </w:tcPr>
          <w:p w14:paraId="4DE26D6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28CAFC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7776D69D" w14:textId="77777777" w:rsidTr="003462A5">
        <w:trPr>
          <w:cantSplit/>
        </w:trPr>
        <w:tc>
          <w:tcPr>
            <w:tcW w:w="4608" w:type="dxa"/>
            <w:tcBorders>
              <w:left w:val="single" w:sz="4" w:space="0" w:color="000000"/>
              <w:bottom w:val="single" w:sz="4" w:space="0" w:color="000000"/>
            </w:tcBorders>
            <w:vAlign w:val="center"/>
          </w:tcPr>
          <w:p w14:paraId="496A86C9"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$XDSDocumentEntryPracticeSettingCode</w:t>
            </w:r>
            <w:r w:rsidRPr="00977EA3">
              <w:rPr>
                <w:rFonts w:cs="Tahoma"/>
                <w:noProof w:val="0"/>
                <w:vertAlign w:val="superscript"/>
              </w:rPr>
              <w:t>1</w:t>
            </w:r>
          </w:p>
        </w:tc>
        <w:tc>
          <w:tcPr>
            <w:tcW w:w="2880" w:type="dxa"/>
            <w:tcBorders>
              <w:left w:val="single" w:sz="4" w:space="0" w:color="000000"/>
              <w:bottom w:val="single" w:sz="4" w:space="0" w:color="000000"/>
            </w:tcBorders>
          </w:tcPr>
          <w:p w14:paraId="16C1AA15" w14:textId="50DDD6D4" w:rsidR="007A1F44" w:rsidRPr="00977EA3" w:rsidRDefault="00515506" w:rsidP="00A90064">
            <w:pPr>
              <w:pStyle w:val="TableEntry"/>
              <w:snapToGrid w:val="0"/>
              <w:rPr>
                <w:rFonts w:cs="Tahoma"/>
                <w:noProof w:val="0"/>
              </w:rPr>
            </w:pPr>
            <w:proofErr w:type="spellStart"/>
            <w:r w:rsidRPr="00977EA3">
              <w:rPr>
                <w:rFonts w:cs="Tahoma"/>
                <w:noProof w:val="0"/>
              </w:rPr>
              <w:t>XDSDocumentEntry.</w:t>
            </w:r>
            <w:r w:rsidR="007A1F44" w:rsidRPr="00977EA3">
              <w:rPr>
                <w:rFonts w:cs="Tahoma"/>
                <w:noProof w:val="0"/>
              </w:rPr>
              <w:t>practiceSettingCode</w:t>
            </w:r>
            <w:proofErr w:type="spellEnd"/>
          </w:p>
        </w:tc>
        <w:tc>
          <w:tcPr>
            <w:tcW w:w="720" w:type="dxa"/>
            <w:tcBorders>
              <w:left w:val="single" w:sz="4" w:space="0" w:color="000000"/>
              <w:bottom w:val="single" w:sz="4" w:space="0" w:color="000000"/>
            </w:tcBorders>
          </w:tcPr>
          <w:p w14:paraId="1EA6B209"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7C08C4E7"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AA215A9" w14:textId="77777777" w:rsidTr="003462A5">
        <w:trPr>
          <w:cantSplit/>
        </w:trPr>
        <w:tc>
          <w:tcPr>
            <w:tcW w:w="4608" w:type="dxa"/>
            <w:tcBorders>
              <w:left w:val="single" w:sz="4" w:space="0" w:color="000000"/>
              <w:bottom w:val="single" w:sz="4" w:space="0" w:color="000000"/>
            </w:tcBorders>
            <w:vAlign w:val="center"/>
          </w:tcPr>
          <w:p w14:paraId="25143940"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XDSDocumentEntryCreationTimeFrom</w:t>
            </w:r>
            <w:proofErr w:type="spellEnd"/>
          </w:p>
        </w:tc>
        <w:tc>
          <w:tcPr>
            <w:tcW w:w="2880" w:type="dxa"/>
            <w:tcBorders>
              <w:left w:val="single" w:sz="4" w:space="0" w:color="000000"/>
              <w:bottom w:val="single" w:sz="4" w:space="0" w:color="000000"/>
            </w:tcBorders>
          </w:tcPr>
          <w:p w14:paraId="13E51B9A" w14:textId="1AF079EA" w:rsidR="007A1F44" w:rsidRPr="00977EA3" w:rsidRDefault="007A1F44" w:rsidP="00A90064">
            <w:pPr>
              <w:pStyle w:val="TableEntry"/>
              <w:snapToGrid w:val="0"/>
              <w:rPr>
                <w:rFonts w:cs="Tahoma"/>
                <w:noProof w:val="0"/>
              </w:rPr>
            </w:pPr>
            <w:r w:rsidRPr="00977EA3">
              <w:rPr>
                <w:rFonts w:cs="Tahoma"/>
                <w:noProof w:val="0"/>
              </w:rPr>
              <w:t xml:space="preserve">Lower value of </w:t>
            </w:r>
            <w:proofErr w:type="spellStart"/>
            <w:r w:rsidRPr="00977EA3">
              <w:rPr>
                <w:rFonts w:cs="Tahoma"/>
                <w:noProof w:val="0"/>
              </w:rPr>
              <w:t>XDSDocumentEntry.creationTime</w:t>
            </w:r>
            <w:proofErr w:type="spellEnd"/>
          </w:p>
        </w:tc>
        <w:tc>
          <w:tcPr>
            <w:tcW w:w="720" w:type="dxa"/>
            <w:tcBorders>
              <w:left w:val="single" w:sz="4" w:space="0" w:color="000000"/>
              <w:bottom w:val="single" w:sz="4" w:space="0" w:color="000000"/>
            </w:tcBorders>
          </w:tcPr>
          <w:p w14:paraId="5760A422"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3185873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7D7C7531" w14:textId="77777777" w:rsidTr="003462A5">
        <w:trPr>
          <w:cantSplit/>
        </w:trPr>
        <w:tc>
          <w:tcPr>
            <w:tcW w:w="4608" w:type="dxa"/>
            <w:tcBorders>
              <w:left w:val="single" w:sz="4" w:space="0" w:color="000000"/>
              <w:bottom w:val="single" w:sz="4" w:space="0" w:color="000000"/>
            </w:tcBorders>
            <w:vAlign w:val="center"/>
          </w:tcPr>
          <w:p w14:paraId="6725E0D0"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XDSDocumentEntryCreationTimeTo</w:t>
            </w:r>
            <w:proofErr w:type="spellEnd"/>
          </w:p>
        </w:tc>
        <w:tc>
          <w:tcPr>
            <w:tcW w:w="2880" w:type="dxa"/>
            <w:tcBorders>
              <w:left w:val="single" w:sz="4" w:space="0" w:color="000000"/>
              <w:bottom w:val="single" w:sz="4" w:space="0" w:color="000000"/>
            </w:tcBorders>
          </w:tcPr>
          <w:p w14:paraId="332E8566" w14:textId="1681CD0B" w:rsidR="007A1F44" w:rsidRPr="00977EA3" w:rsidRDefault="007A1F44" w:rsidP="00A90064">
            <w:pPr>
              <w:pStyle w:val="TableEntry"/>
              <w:snapToGrid w:val="0"/>
              <w:rPr>
                <w:rFonts w:cs="Tahoma"/>
                <w:noProof w:val="0"/>
              </w:rPr>
            </w:pPr>
            <w:r w:rsidRPr="00977EA3">
              <w:rPr>
                <w:rFonts w:cs="Tahoma"/>
                <w:noProof w:val="0"/>
              </w:rPr>
              <w:t xml:space="preserve">Upper value of </w:t>
            </w:r>
            <w:proofErr w:type="spellStart"/>
            <w:r w:rsidRPr="00977EA3">
              <w:rPr>
                <w:rFonts w:cs="Tahoma"/>
                <w:noProof w:val="0"/>
              </w:rPr>
              <w:t>XDSDocumentEntry.creationTime</w:t>
            </w:r>
            <w:proofErr w:type="spellEnd"/>
          </w:p>
        </w:tc>
        <w:tc>
          <w:tcPr>
            <w:tcW w:w="720" w:type="dxa"/>
            <w:tcBorders>
              <w:left w:val="single" w:sz="4" w:space="0" w:color="000000"/>
              <w:bottom w:val="single" w:sz="4" w:space="0" w:color="000000"/>
            </w:tcBorders>
          </w:tcPr>
          <w:p w14:paraId="1AC05AD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606AD50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27225E5B" w14:textId="77777777" w:rsidTr="003462A5">
        <w:trPr>
          <w:cantSplit/>
        </w:trPr>
        <w:tc>
          <w:tcPr>
            <w:tcW w:w="4608" w:type="dxa"/>
            <w:tcBorders>
              <w:left w:val="single" w:sz="4" w:space="0" w:color="000000"/>
              <w:bottom w:val="single" w:sz="4" w:space="0" w:color="000000"/>
            </w:tcBorders>
            <w:vAlign w:val="center"/>
          </w:tcPr>
          <w:p w14:paraId="2AA8C35A"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XDSDocumentEntryServiceStartTimeFrom</w:t>
            </w:r>
            <w:proofErr w:type="spellEnd"/>
          </w:p>
        </w:tc>
        <w:tc>
          <w:tcPr>
            <w:tcW w:w="2880" w:type="dxa"/>
            <w:tcBorders>
              <w:left w:val="single" w:sz="4" w:space="0" w:color="000000"/>
              <w:bottom w:val="single" w:sz="4" w:space="0" w:color="000000"/>
            </w:tcBorders>
          </w:tcPr>
          <w:p w14:paraId="275B1290" w14:textId="0CA3D9F8" w:rsidR="007A1F44" w:rsidRPr="00977EA3" w:rsidRDefault="007A1F44" w:rsidP="00A90064">
            <w:pPr>
              <w:pStyle w:val="TableEntry"/>
              <w:snapToGrid w:val="0"/>
              <w:rPr>
                <w:rFonts w:cs="Tahoma"/>
                <w:noProof w:val="0"/>
              </w:rPr>
            </w:pPr>
            <w:r w:rsidRPr="00977EA3">
              <w:rPr>
                <w:rFonts w:cs="Tahoma"/>
                <w:noProof w:val="0"/>
              </w:rPr>
              <w:t xml:space="preserve">Lower value of </w:t>
            </w:r>
            <w:proofErr w:type="spellStart"/>
            <w:r w:rsidRPr="00977EA3">
              <w:rPr>
                <w:rFonts w:cs="Tahoma"/>
                <w:noProof w:val="0"/>
              </w:rPr>
              <w:t>XDSDocumentEntry.serviceStartTime</w:t>
            </w:r>
            <w:proofErr w:type="spellEnd"/>
          </w:p>
        </w:tc>
        <w:tc>
          <w:tcPr>
            <w:tcW w:w="720" w:type="dxa"/>
            <w:tcBorders>
              <w:left w:val="single" w:sz="4" w:space="0" w:color="000000"/>
              <w:bottom w:val="single" w:sz="4" w:space="0" w:color="000000"/>
            </w:tcBorders>
          </w:tcPr>
          <w:p w14:paraId="6BE3E0F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203B89C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7C788529" w14:textId="77777777" w:rsidTr="003462A5">
        <w:trPr>
          <w:cantSplit/>
        </w:trPr>
        <w:tc>
          <w:tcPr>
            <w:tcW w:w="4608" w:type="dxa"/>
            <w:tcBorders>
              <w:left w:val="single" w:sz="4" w:space="0" w:color="000000"/>
              <w:bottom w:val="single" w:sz="4" w:space="0" w:color="000000"/>
            </w:tcBorders>
            <w:vAlign w:val="center"/>
          </w:tcPr>
          <w:p w14:paraId="6C8A9D93"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XDSDocumentEntryServiceStartTimeTo</w:t>
            </w:r>
            <w:proofErr w:type="spellEnd"/>
          </w:p>
        </w:tc>
        <w:tc>
          <w:tcPr>
            <w:tcW w:w="2880" w:type="dxa"/>
            <w:tcBorders>
              <w:left w:val="single" w:sz="4" w:space="0" w:color="000000"/>
              <w:bottom w:val="single" w:sz="4" w:space="0" w:color="000000"/>
            </w:tcBorders>
          </w:tcPr>
          <w:p w14:paraId="1CCC0C69" w14:textId="04EDB0B3" w:rsidR="007A1F44" w:rsidRPr="00977EA3" w:rsidRDefault="007A1F44" w:rsidP="00A90064">
            <w:pPr>
              <w:pStyle w:val="TableEntry"/>
              <w:snapToGrid w:val="0"/>
              <w:rPr>
                <w:rFonts w:cs="Tahoma"/>
                <w:noProof w:val="0"/>
              </w:rPr>
            </w:pPr>
            <w:r w:rsidRPr="00977EA3">
              <w:rPr>
                <w:rFonts w:cs="Tahoma"/>
                <w:noProof w:val="0"/>
              </w:rPr>
              <w:t xml:space="preserve">Upper value of </w:t>
            </w:r>
            <w:proofErr w:type="spellStart"/>
            <w:r w:rsidRPr="00977EA3">
              <w:rPr>
                <w:rFonts w:cs="Tahoma"/>
                <w:noProof w:val="0"/>
              </w:rPr>
              <w:t>XDSDocumentEntry.serviceStartTime</w:t>
            </w:r>
            <w:proofErr w:type="spellEnd"/>
          </w:p>
        </w:tc>
        <w:tc>
          <w:tcPr>
            <w:tcW w:w="720" w:type="dxa"/>
            <w:tcBorders>
              <w:left w:val="single" w:sz="4" w:space="0" w:color="000000"/>
              <w:bottom w:val="single" w:sz="4" w:space="0" w:color="000000"/>
            </w:tcBorders>
          </w:tcPr>
          <w:p w14:paraId="5B04E34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6590BB91"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3A046626" w14:textId="77777777" w:rsidTr="003462A5">
        <w:trPr>
          <w:cantSplit/>
        </w:trPr>
        <w:tc>
          <w:tcPr>
            <w:tcW w:w="4608" w:type="dxa"/>
            <w:tcBorders>
              <w:left w:val="single" w:sz="4" w:space="0" w:color="000000"/>
              <w:bottom w:val="single" w:sz="4" w:space="0" w:color="000000"/>
            </w:tcBorders>
            <w:vAlign w:val="center"/>
          </w:tcPr>
          <w:p w14:paraId="36996DC8"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XDSDocumentEntryServiceStopTimeFrom</w:t>
            </w:r>
            <w:proofErr w:type="spellEnd"/>
          </w:p>
        </w:tc>
        <w:tc>
          <w:tcPr>
            <w:tcW w:w="2880" w:type="dxa"/>
            <w:tcBorders>
              <w:left w:val="single" w:sz="4" w:space="0" w:color="000000"/>
              <w:bottom w:val="single" w:sz="4" w:space="0" w:color="000000"/>
            </w:tcBorders>
          </w:tcPr>
          <w:p w14:paraId="37155D1C" w14:textId="2DA07FF2" w:rsidR="007A1F44" w:rsidRPr="00977EA3" w:rsidRDefault="007A1F44" w:rsidP="00A90064">
            <w:pPr>
              <w:pStyle w:val="TableEntry"/>
              <w:snapToGrid w:val="0"/>
              <w:rPr>
                <w:rFonts w:cs="Tahoma"/>
                <w:noProof w:val="0"/>
              </w:rPr>
            </w:pPr>
            <w:r w:rsidRPr="00977EA3">
              <w:rPr>
                <w:rFonts w:cs="Tahoma"/>
                <w:noProof w:val="0"/>
              </w:rPr>
              <w:t xml:space="preserve">Lower value of </w:t>
            </w:r>
            <w:proofErr w:type="spellStart"/>
            <w:r w:rsidRPr="00977EA3">
              <w:rPr>
                <w:rFonts w:cs="Tahoma"/>
                <w:noProof w:val="0"/>
              </w:rPr>
              <w:t>XDSDocumentEntry.serviceStopTime</w:t>
            </w:r>
            <w:proofErr w:type="spellEnd"/>
          </w:p>
        </w:tc>
        <w:tc>
          <w:tcPr>
            <w:tcW w:w="720" w:type="dxa"/>
            <w:tcBorders>
              <w:left w:val="single" w:sz="4" w:space="0" w:color="000000"/>
              <w:bottom w:val="single" w:sz="4" w:space="0" w:color="000000"/>
            </w:tcBorders>
          </w:tcPr>
          <w:p w14:paraId="49A1D1A4"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FF44B94"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1FB12E1D" w14:textId="77777777" w:rsidTr="003462A5">
        <w:trPr>
          <w:cantSplit/>
        </w:trPr>
        <w:tc>
          <w:tcPr>
            <w:tcW w:w="4608" w:type="dxa"/>
            <w:tcBorders>
              <w:left w:val="single" w:sz="4" w:space="0" w:color="000000"/>
              <w:bottom w:val="single" w:sz="4" w:space="0" w:color="000000"/>
            </w:tcBorders>
            <w:vAlign w:val="center"/>
          </w:tcPr>
          <w:p w14:paraId="55CFA389"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XDSDocumentEntryServiceStopTimeTo</w:t>
            </w:r>
            <w:proofErr w:type="spellEnd"/>
          </w:p>
        </w:tc>
        <w:tc>
          <w:tcPr>
            <w:tcW w:w="2880" w:type="dxa"/>
            <w:tcBorders>
              <w:left w:val="single" w:sz="4" w:space="0" w:color="000000"/>
              <w:bottom w:val="single" w:sz="4" w:space="0" w:color="000000"/>
            </w:tcBorders>
          </w:tcPr>
          <w:p w14:paraId="19C18F8B" w14:textId="0159343F" w:rsidR="007A1F44" w:rsidRPr="00977EA3" w:rsidRDefault="007A1F44" w:rsidP="00A90064">
            <w:pPr>
              <w:pStyle w:val="TableEntry"/>
              <w:snapToGrid w:val="0"/>
              <w:rPr>
                <w:rFonts w:cs="Tahoma"/>
                <w:noProof w:val="0"/>
              </w:rPr>
            </w:pPr>
            <w:r w:rsidRPr="00977EA3">
              <w:rPr>
                <w:rFonts w:cs="Tahoma"/>
                <w:noProof w:val="0"/>
              </w:rPr>
              <w:t xml:space="preserve">Upper value of </w:t>
            </w:r>
            <w:proofErr w:type="spellStart"/>
            <w:r w:rsidRPr="00977EA3">
              <w:rPr>
                <w:rFonts w:cs="Tahoma"/>
                <w:noProof w:val="0"/>
              </w:rPr>
              <w:t>XDSDocumentEntry.serviceStopTime</w:t>
            </w:r>
            <w:proofErr w:type="spellEnd"/>
          </w:p>
        </w:tc>
        <w:tc>
          <w:tcPr>
            <w:tcW w:w="720" w:type="dxa"/>
            <w:tcBorders>
              <w:left w:val="single" w:sz="4" w:space="0" w:color="000000"/>
              <w:bottom w:val="single" w:sz="4" w:space="0" w:color="000000"/>
            </w:tcBorders>
          </w:tcPr>
          <w:p w14:paraId="31AC99FE"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459C7E97"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562C0AC2" w14:textId="77777777" w:rsidTr="003462A5">
        <w:trPr>
          <w:cantSplit/>
        </w:trPr>
        <w:tc>
          <w:tcPr>
            <w:tcW w:w="4608" w:type="dxa"/>
            <w:tcBorders>
              <w:left w:val="single" w:sz="4" w:space="0" w:color="000000"/>
              <w:bottom w:val="single" w:sz="4" w:space="0" w:color="000000"/>
            </w:tcBorders>
            <w:vAlign w:val="center"/>
          </w:tcPr>
          <w:p w14:paraId="6B42DE68"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$XDSDocumentEntryHealthcareFacilityTypeCode</w:t>
            </w:r>
            <w:r w:rsidRPr="00977EA3">
              <w:rPr>
                <w:rFonts w:cs="Tahoma"/>
                <w:noProof w:val="0"/>
                <w:vertAlign w:val="superscript"/>
              </w:rPr>
              <w:t>1 2</w:t>
            </w:r>
          </w:p>
        </w:tc>
        <w:tc>
          <w:tcPr>
            <w:tcW w:w="2880" w:type="dxa"/>
            <w:tcBorders>
              <w:left w:val="single" w:sz="4" w:space="0" w:color="000000"/>
              <w:bottom w:val="single" w:sz="4" w:space="0" w:color="000000"/>
            </w:tcBorders>
          </w:tcPr>
          <w:p w14:paraId="7F5B2DBE" w14:textId="5635F362" w:rsidR="007A1F44" w:rsidRPr="00977EA3" w:rsidRDefault="007A1F44" w:rsidP="00A90064">
            <w:pPr>
              <w:pStyle w:val="TableEntry"/>
              <w:snapToGrid w:val="0"/>
              <w:rPr>
                <w:rFonts w:cs="Tahoma"/>
                <w:noProof w:val="0"/>
              </w:rPr>
            </w:pPr>
            <w:proofErr w:type="spellStart"/>
            <w:r w:rsidRPr="00977EA3">
              <w:rPr>
                <w:rFonts w:cs="Tahoma"/>
                <w:noProof w:val="0"/>
              </w:rPr>
              <w:t>XDSDocumentEntry.healthcareFacilityTypeCode</w:t>
            </w:r>
            <w:proofErr w:type="spellEnd"/>
          </w:p>
        </w:tc>
        <w:tc>
          <w:tcPr>
            <w:tcW w:w="720" w:type="dxa"/>
            <w:tcBorders>
              <w:left w:val="single" w:sz="4" w:space="0" w:color="000000"/>
              <w:bottom w:val="single" w:sz="4" w:space="0" w:color="000000"/>
            </w:tcBorders>
          </w:tcPr>
          <w:p w14:paraId="67F6DCD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483FA75"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D62D12D" w14:textId="77777777" w:rsidTr="003462A5">
        <w:trPr>
          <w:cantSplit/>
        </w:trPr>
        <w:tc>
          <w:tcPr>
            <w:tcW w:w="4608" w:type="dxa"/>
            <w:tcBorders>
              <w:left w:val="single" w:sz="4" w:space="0" w:color="000000"/>
              <w:bottom w:val="single" w:sz="4" w:space="0" w:color="000000"/>
            </w:tcBorders>
            <w:vAlign w:val="center"/>
          </w:tcPr>
          <w:p w14:paraId="72A58D6A"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$XDSDocumentEntryEventCodeList</w:t>
            </w:r>
            <w:r w:rsidRPr="00977EA3">
              <w:rPr>
                <w:rFonts w:cs="Tahoma"/>
                <w:noProof w:val="0"/>
                <w:vertAlign w:val="superscript"/>
              </w:rPr>
              <w:t>1 2</w:t>
            </w:r>
          </w:p>
        </w:tc>
        <w:tc>
          <w:tcPr>
            <w:tcW w:w="2880" w:type="dxa"/>
            <w:tcBorders>
              <w:left w:val="single" w:sz="4" w:space="0" w:color="000000"/>
              <w:bottom w:val="single" w:sz="4" w:space="0" w:color="000000"/>
            </w:tcBorders>
          </w:tcPr>
          <w:p w14:paraId="542F0CA6" w14:textId="6EC6CDAB" w:rsidR="007A1F44" w:rsidRPr="00977EA3" w:rsidRDefault="007A1F44" w:rsidP="00A90064">
            <w:pPr>
              <w:pStyle w:val="TableEntry"/>
              <w:snapToGrid w:val="0"/>
              <w:rPr>
                <w:rFonts w:cs="Tahoma"/>
                <w:noProof w:val="0"/>
                <w:vertAlign w:val="superscript"/>
              </w:rPr>
            </w:pPr>
            <w:r w:rsidRPr="00977EA3">
              <w:rPr>
                <w:rFonts w:cs="Tahoma"/>
                <w:noProof w:val="0"/>
              </w:rPr>
              <w:t>XDSDocumentEntry.eventCodeList</w:t>
            </w:r>
            <w:r w:rsidRPr="00977EA3">
              <w:rPr>
                <w:rFonts w:cs="Tahoma"/>
                <w:noProof w:val="0"/>
                <w:vertAlign w:val="superscript"/>
              </w:rPr>
              <w:t>3</w:t>
            </w:r>
          </w:p>
        </w:tc>
        <w:tc>
          <w:tcPr>
            <w:tcW w:w="720" w:type="dxa"/>
            <w:tcBorders>
              <w:left w:val="single" w:sz="4" w:space="0" w:color="000000"/>
              <w:bottom w:val="single" w:sz="4" w:space="0" w:color="000000"/>
            </w:tcBorders>
          </w:tcPr>
          <w:p w14:paraId="2C0520E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BCD487D"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43F426AA" w14:textId="77777777" w:rsidTr="003462A5">
        <w:trPr>
          <w:cantSplit/>
        </w:trPr>
        <w:tc>
          <w:tcPr>
            <w:tcW w:w="4608" w:type="dxa"/>
            <w:tcBorders>
              <w:left w:val="single" w:sz="4" w:space="0" w:color="000000"/>
              <w:bottom w:val="single" w:sz="4" w:space="0" w:color="000000"/>
            </w:tcBorders>
            <w:vAlign w:val="center"/>
          </w:tcPr>
          <w:p w14:paraId="02FFAF86"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$XDSDocumentEntryConfidentialityCode</w:t>
            </w:r>
            <w:r w:rsidRPr="00977EA3">
              <w:rPr>
                <w:rFonts w:cs="Tahoma"/>
                <w:noProof w:val="0"/>
                <w:vertAlign w:val="superscript"/>
              </w:rPr>
              <w:t>1</w:t>
            </w:r>
          </w:p>
        </w:tc>
        <w:tc>
          <w:tcPr>
            <w:tcW w:w="2880" w:type="dxa"/>
            <w:tcBorders>
              <w:left w:val="single" w:sz="4" w:space="0" w:color="000000"/>
              <w:bottom w:val="single" w:sz="4" w:space="0" w:color="000000"/>
            </w:tcBorders>
          </w:tcPr>
          <w:p w14:paraId="25FD6B0B" w14:textId="5BCD00F8" w:rsidR="007A1F44" w:rsidRPr="00977EA3" w:rsidRDefault="007A1F44" w:rsidP="00A90064">
            <w:pPr>
              <w:pStyle w:val="TableEntry"/>
              <w:snapToGrid w:val="0"/>
              <w:rPr>
                <w:rFonts w:cs="Tahoma"/>
                <w:noProof w:val="0"/>
                <w:vertAlign w:val="superscript"/>
              </w:rPr>
            </w:pPr>
            <w:r w:rsidRPr="00977EA3">
              <w:rPr>
                <w:rFonts w:cs="Tahoma"/>
                <w:noProof w:val="0"/>
              </w:rPr>
              <w:t>XDSDocumentEntry.confidentialityCode</w:t>
            </w:r>
            <w:r w:rsidRPr="00977EA3">
              <w:rPr>
                <w:rFonts w:cs="Tahoma"/>
                <w:noProof w:val="0"/>
                <w:vertAlign w:val="superscript"/>
              </w:rPr>
              <w:t>3</w:t>
            </w:r>
          </w:p>
        </w:tc>
        <w:tc>
          <w:tcPr>
            <w:tcW w:w="720" w:type="dxa"/>
            <w:tcBorders>
              <w:left w:val="single" w:sz="4" w:space="0" w:color="000000"/>
              <w:bottom w:val="single" w:sz="4" w:space="0" w:color="000000"/>
            </w:tcBorders>
          </w:tcPr>
          <w:p w14:paraId="060043CB"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3356F1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7039523" w14:textId="77777777" w:rsidTr="003462A5">
        <w:trPr>
          <w:cantSplit/>
        </w:trPr>
        <w:tc>
          <w:tcPr>
            <w:tcW w:w="4608" w:type="dxa"/>
            <w:tcBorders>
              <w:left w:val="single" w:sz="4" w:space="0" w:color="000000"/>
              <w:bottom w:val="single" w:sz="4" w:space="0" w:color="000000"/>
            </w:tcBorders>
            <w:vAlign w:val="center"/>
          </w:tcPr>
          <w:p w14:paraId="087C2905"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$XDSDocumentEntryAuthorPerson</w:t>
            </w:r>
            <w:r w:rsidRPr="00977EA3">
              <w:rPr>
                <w:rFonts w:cs="Tahoma"/>
                <w:noProof w:val="0"/>
                <w:vertAlign w:val="superscript"/>
              </w:rPr>
              <w:t>4</w:t>
            </w:r>
          </w:p>
        </w:tc>
        <w:tc>
          <w:tcPr>
            <w:tcW w:w="2880" w:type="dxa"/>
            <w:tcBorders>
              <w:left w:val="single" w:sz="4" w:space="0" w:color="000000"/>
              <w:bottom w:val="single" w:sz="4" w:space="0" w:color="000000"/>
            </w:tcBorders>
          </w:tcPr>
          <w:p w14:paraId="1E3E4F74" w14:textId="62AB2101" w:rsidR="007A1F44" w:rsidRPr="00977EA3" w:rsidRDefault="007A1F44" w:rsidP="00A90064">
            <w:pPr>
              <w:pStyle w:val="TableEntry"/>
              <w:snapToGrid w:val="0"/>
              <w:rPr>
                <w:rFonts w:cs="Tahoma"/>
                <w:noProof w:val="0"/>
              </w:rPr>
            </w:pPr>
            <w:proofErr w:type="spellStart"/>
            <w:r w:rsidRPr="00977EA3">
              <w:rPr>
                <w:rFonts w:cs="Tahoma"/>
                <w:noProof w:val="0"/>
              </w:rPr>
              <w:t>XDSDocumentEntry.author</w:t>
            </w:r>
            <w:proofErr w:type="spellEnd"/>
          </w:p>
        </w:tc>
        <w:tc>
          <w:tcPr>
            <w:tcW w:w="720" w:type="dxa"/>
            <w:tcBorders>
              <w:left w:val="single" w:sz="4" w:space="0" w:color="000000"/>
              <w:bottom w:val="single" w:sz="4" w:space="0" w:color="000000"/>
            </w:tcBorders>
          </w:tcPr>
          <w:p w14:paraId="577AD62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1E776FA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1A00A773" w14:textId="77777777" w:rsidTr="003462A5">
        <w:trPr>
          <w:cantSplit/>
        </w:trPr>
        <w:tc>
          <w:tcPr>
            <w:tcW w:w="4608" w:type="dxa"/>
            <w:tcBorders>
              <w:top w:val="single" w:sz="4" w:space="0" w:color="000000"/>
              <w:left w:val="single" w:sz="4" w:space="0" w:color="000000"/>
              <w:bottom w:val="single" w:sz="4" w:space="0" w:color="000000"/>
            </w:tcBorders>
            <w:vAlign w:val="center"/>
          </w:tcPr>
          <w:p w14:paraId="0F7D4B64"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$XDSDocumentEntryFormatCode</w:t>
            </w:r>
            <w:r w:rsidRPr="00977EA3">
              <w:rPr>
                <w:rFonts w:cs="Tahoma"/>
                <w:noProof w:val="0"/>
                <w:vertAlign w:val="superscript"/>
              </w:rPr>
              <w:t>1</w:t>
            </w:r>
          </w:p>
        </w:tc>
        <w:tc>
          <w:tcPr>
            <w:tcW w:w="2880" w:type="dxa"/>
            <w:tcBorders>
              <w:top w:val="single" w:sz="4" w:space="0" w:color="000000"/>
              <w:left w:val="single" w:sz="4" w:space="0" w:color="000000"/>
              <w:bottom w:val="single" w:sz="4" w:space="0" w:color="000000"/>
            </w:tcBorders>
          </w:tcPr>
          <w:p w14:paraId="54C1EF7A" w14:textId="5A1E0751" w:rsidR="007A1F44" w:rsidRPr="00977EA3" w:rsidRDefault="007A1F44" w:rsidP="00A90064">
            <w:pPr>
              <w:pStyle w:val="TableEntry"/>
              <w:snapToGrid w:val="0"/>
              <w:rPr>
                <w:rFonts w:cs="Tahoma"/>
                <w:noProof w:val="0"/>
              </w:rPr>
            </w:pPr>
            <w:proofErr w:type="spellStart"/>
            <w:r w:rsidRPr="00977EA3">
              <w:rPr>
                <w:rFonts w:cs="Tahoma"/>
                <w:noProof w:val="0"/>
              </w:rPr>
              <w:t>XDSDocumentEntry.formatCode</w:t>
            </w:r>
            <w:proofErr w:type="spellEnd"/>
          </w:p>
        </w:tc>
        <w:tc>
          <w:tcPr>
            <w:tcW w:w="720" w:type="dxa"/>
            <w:tcBorders>
              <w:top w:val="single" w:sz="4" w:space="0" w:color="000000"/>
              <w:left w:val="single" w:sz="4" w:space="0" w:color="000000"/>
              <w:bottom w:val="single" w:sz="4" w:space="0" w:color="000000"/>
            </w:tcBorders>
          </w:tcPr>
          <w:p w14:paraId="2F0D0558"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2192DBA2"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3061D829"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2624B933"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XDSDocumentEntryStatus</w:t>
            </w:r>
            <w:proofErr w:type="spellEnd"/>
          </w:p>
        </w:tc>
        <w:tc>
          <w:tcPr>
            <w:tcW w:w="2880" w:type="dxa"/>
            <w:tcBorders>
              <w:top w:val="single" w:sz="4" w:space="0" w:color="000000"/>
              <w:left w:val="single" w:sz="4" w:space="0" w:color="000000"/>
              <w:bottom w:val="single" w:sz="4" w:space="0" w:color="000000"/>
              <w:right w:val="single" w:sz="4" w:space="0" w:color="000000"/>
            </w:tcBorders>
          </w:tcPr>
          <w:p w14:paraId="69E1ABDF" w14:textId="4D0B941A" w:rsidR="007A1F44" w:rsidRPr="00977EA3" w:rsidRDefault="007A1F44" w:rsidP="00A90064">
            <w:pPr>
              <w:pStyle w:val="TableEntry"/>
              <w:snapToGrid w:val="0"/>
              <w:rPr>
                <w:rFonts w:cs="Tahoma"/>
                <w:noProof w:val="0"/>
              </w:rPr>
            </w:pPr>
            <w:proofErr w:type="spellStart"/>
            <w:r w:rsidRPr="00977EA3">
              <w:rPr>
                <w:rFonts w:cs="Tahoma"/>
                <w:noProof w:val="0"/>
              </w:rPr>
              <w:t>XDSDocumentEntry.status</w:t>
            </w:r>
            <w:proofErr w:type="spellEnd"/>
          </w:p>
        </w:tc>
        <w:tc>
          <w:tcPr>
            <w:tcW w:w="720" w:type="dxa"/>
            <w:tcBorders>
              <w:top w:val="single" w:sz="4" w:space="0" w:color="000000"/>
              <w:left w:val="single" w:sz="4" w:space="0" w:color="000000"/>
              <w:bottom w:val="single" w:sz="4" w:space="0" w:color="000000"/>
              <w:right w:val="single" w:sz="4" w:space="0" w:color="000000"/>
            </w:tcBorders>
          </w:tcPr>
          <w:p w14:paraId="118B7BC2" w14:textId="77777777" w:rsidR="007A1F44" w:rsidRPr="00977EA3" w:rsidRDefault="007A1F44" w:rsidP="00A90064">
            <w:pPr>
              <w:pStyle w:val="TableEntry"/>
              <w:snapToGrid w:val="0"/>
              <w:rPr>
                <w:rFonts w:cs="Tahoma"/>
                <w:noProof w:val="0"/>
              </w:rPr>
            </w:pPr>
            <w:r w:rsidRPr="00977EA3">
              <w:rPr>
                <w:rFonts w:cs="Tahoma"/>
                <w:noProof w:val="0"/>
              </w:rPr>
              <w:t>R</w:t>
            </w:r>
          </w:p>
        </w:tc>
        <w:tc>
          <w:tcPr>
            <w:tcW w:w="930" w:type="dxa"/>
            <w:tcBorders>
              <w:top w:val="single" w:sz="4" w:space="0" w:color="000000"/>
              <w:left w:val="single" w:sz="4" w:space="0" w:color="000000"/>
              <w:bottom w:val="single" w:sz="4" w:space="0" w:color="000000"/>
              <w:right w:val="single" w:sz="4" w:space="0" w:color="000000"/>
            </w:tcBorders>
          </w:tcPr>
          <w:p w14:paraId="2F176A9D"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2DB81EC3"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34AE6F8B" w14:textId="77777777" w:rsidR="007A1F44" w:rsidRPr="00977EA3" w:rsidRDefault="007A1F44" w:rsidP="00B703A5">
            <w:pPr>
              <w:pStyle w:val="TableEntry"/>
              <w:keepNext/>
              <w:tabs>
                <w:tab w:val="num" w:pos="2160"/>
                <w:tab w:val="num" w:pos="2880"/>
                <w:tab w:val="num" w:pos="3600"/>
                <w:tab w:val="num" w:pos="4320"/>
                <w:tab w:val="num" w:pos="5040"/>
              </w:tabs>
              <w:snapToGrid w:val="0"/>
              <w:outlineLvl w:val="5"/>
              <w:rPr>
                <w:rFonts w:cs="Tahoma"/>
                <w:noProof w:val="0"/>
                <w:vertAlign w:val="superscript"/>
              </w:rPr>
            </w:pPr>
            <w:r w:rsidRPr="00977EA3">
              <w:rPr>
                <w:noProof w:val="0"/>
              </w:rPr>
              <w:t>$XDSDocumentEntryType</w:t>
            </w:r>
            <w:r w:rsidRPr="00977EA3">
              <w:rPr>
                <w:noProof w:val="0"/>
                <w:vertAlign w:val="superscript"/>
              </w:rPr>
              <w:t>5</w:t>
            </w:r>
          </w:p>
        </w:tc>
        <w:tc>
          <w:tcPr>
            <w:tcW w:w="2880" w:type="dxa"/>
            <w:tcBorders>
              <w:top w:val="single" w:sz="4" w:space="0" w:color="000000"/>
              <w:left w:val="single" w:sz="4" w:space="0" w:color="000000"/>
              <w:bottom w:val="single" w:sz="4" w:space="0" w:color="000000"/>
              <w:right w:val="single" w:sz="4" w:space="0" w:color="000000"/>
            </w:tcBorders>
          </w:tcPr>
          <w:p w14:paraId="22F9E863" w14:textId="77777777" w:rsidR="007A1F44" w:rsidRPr="00977EA3" w:rsidRDefault="007A1F44" w:rsidP="00A90064">
            <w:pPr>
              <w:pStyle w:val="TableEntry"/>
              <w:snapToGrid w:val="0"/>
              <w:rPr>
                <w:rFonts w:cs="Tahoma"/>
                <w:noProof w:val="0"/>
              </w:rPr>
            </w:pPr>
            <w:proofErr w:type="spellStart"/>
            <w:r w:rsidRPr="00977EA3">
              <w:rPr>
                <w:noProof w:val="0"/>
              </w:rPr>
              <w:t>XDSDocumentEntry.objectType</w:t>
            </w:r>
            <w:proofErr w:type="spellEnd"/>
          </w:p>
        </w:tc>
        <w:tc>
          <w:tcPr>
            <w:tcW w:w="720" w:type="dxa"/>
            <w:tcBorders>
              <w:top w:val="single" w:sz="4" w:space="0" w:color="000000"/>
              <w:left w:val="single" w:sz="4" w:space="0" w:color="000000"/>
              <w:bottom w:val="single" w:sz="4" w:space="0" w:color="000000"/>
              <w:right w:val="single" w:sz="4" w:space="0" w:color="000000"/>
            </w:tcBorders>
          </w:tcPr>
          <w:p w14:paraId="6854DCFA" w14:textId="77777777" w:rsidR="007A1F44" w:rsidRPr="00977EA3" w:rsidRDefault="007A1F44" w:rsidP="00A90064">
            <w:pPr>
              <w:pStyle w:val="TableEntry"/>
              <w:snapToGrid w:val="0"/>
              <w:rPr>
                <w:rFonts w:cs="Tahoma"/>
                <w:noProof w:val="0"/>
              </w:rPr>
            </w:pPr>
            <w:r w:rsidRPr="00977EA3">
              <w:rPr>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1AAE59CF" w14:textId="77777777" w:rsidR="007A1F44" w:rsidRPr="00977EA3" w:rsidRDefault="007A1F44" w:rsidP="00A90064">
            <w:pPr>
              <w:pStyle w:val="TableEntry"/>
              <w:snapToGrid w:val="0"/>
              <w:rPr>
                <w:rFonts w:cs="Tahoma"/>
                <w:noProof w:val="0"/>
              </w:rPr>
            </w:pPr>
            <w:r w:rsidRPr="00977EA3">
              <w:rPr>
                <w:noProof w:val="0"/>
              </w:rPr>
              <w:t>M</w:t>
            </w:r>
          </w:p>
        </w:tc>
      </w:tr>
    </w:tbl>
    <w:p w14:paraId="0B80DA09" w14:textId="77777777" w:rsidR="007A1F44" w:rsidRPr="00977EA3" w:rsidRDefault="007A1F44" w:rsidP="00775A5C">
      <w:pPr>
        <w:pStyle w:val="Corpotesto"/>
      </w:pPr>
      <w:r w:rsidRPr="00977EA3">
        <w:rPr>
          <w:vertAlign w:val="superscript"/>
        </w:rPr>
        <w:t>1</w:t>
      </w:r>
      <w:r w:rsidRPr="00977EA3">
        <w:t>Shall be coded according to specification in ITI TF-2a: 3.18.4.1.2.3.4 Coding of Code/Code-Scheme.</w:t>
      </w:r>
    </w:p>
    <w:p w14:paraId="693951C6" w14:textId="32CC3741" w:rsidR="007A1F44" w:rsidRPr="00977EA3" w:rsidRDefault="007A1F44" w:rsidP="00775A5C">
      <w:pPr>
        <w:pStyle w:val="Corpotesto"/>
      </w:pPr>
      <w:r w:rsidRPr="00977EA3">
        <w:rPr>
          <w:vertAlign w:val="superscript"/>
        </w:rPr>
        <w:t>2</w:t>
      </w:r>
      <w:r w:rsidRPr="00977EA3">
        <w:t xml:space="preserve">At least one of </w:t>
      </w:r>
      <w:r w:rsidR="00EB1E3A" w:rsidRPr="00977EA3">
        <w:t>$</w:t>
      </w:r>
      <w:proofErr w:type="spellStart"/>
      <w:r w:rsidR="00EB1E3A" w:rsidRPr="00977EA3">
        <w:t>XDSDocumentEntryPatientId</w:t>
      </w:r>
      <w:proofErr w:type="spellEnd"/>
      <w:r w:rsidR="00EB1E3A" w:rsidRPr="00977EA3">
        <w:t xml:space="preserve">, </w:t>
      </w:r>
      <w:r w:rsidRPr="00977EA3">
        <w:t>$</w:t>
      </w:r>
      <w:proofErr w:type="spellStart"/>
      <w:r w:rsidRPr="00977EA3">
        <w:t>XDSDocumentEntryClassCode</w:t>
      </w:r>
      <w:proofErr w:type="spellEnd"/>
      <w:r w:rsidRPr="00977EA3">
        <w:t>, $</w:t>
      </w:r>
      <w:proofErr w:type="spellStart"/>
      <w:r w:rsidRPr="00977EA3">
        <w:t>XDSDocumentEntryEventCodeList</w:t>
      </w:r>
      <w:proofErr w:type="spellEnd"/>
      <w:r w:rsidRPr="00977EA3">
        <w:t>, or $</w:t>
      </w:r>
      <w:proofErr w:type="spellStart"/>
      <w:r w:rsidRPr="00977EA3">
        <w:t>XDSDocumentEntryHealthcareFacilityTypeCode</w:t>
      </w:r>
      <w:proofErr w:type="spellEnd"/>
      <w:r w:rsidRPr="00977EA3">
        <w:t xml:space="preserve"> shall be specified.</w:t>
      </w:r>
    </w:p>
    <w:p w14:paraId="57031635" w14:textId="77777777" w:rsidR="007A1F44" w:rsidRPr="00977EA3" w:rsidRDefault="007A1F44" w:rsidP="00775A5C">
      <w:pPr>
        <w:pStyle w:val="Corpotesto"/>
      </w:pPr>
      <w:r w:rsidRPr="00977EA3">
        <w:rPr>
          <w:vertAlign w:val="superscript"/>
        </w:rPr>
        <w:t>3</w:t>
      </w:r>
      <w:r w:rsidRPr="00977EA3">
        <w:t>Supports AND/OR semantics as specified in ITI TF-2a: 3.18.4.1.2.3.5.</w:t>
      </w:r>
    </w:p>
    <w:p w14:paraId="2C77E412" w14:textId="77777777" w:rsidR="007A1F44" w:rsidRPr="00977EA3" w:rsidRDefault="007A1F44" w:rsidP="00775A5C">
      <w:pPr>
        <w:pStyle w:val="Corpotesto"/>
      </w:pPr>
      <w:r w:rsidRPr="00977EA3">
        <w:rPr>
          <w:vertAlign w:val="superscript"/>
        </w:rPr>
        <w:lastRenderedPageBreak/>
        <w:t>4</w:t>
      </w:r>
      <w:r w:rsidRPr="00977EA3">
        <w:t xml:space="preserve">The value for this parameter is a pattern compatible with the SQL keyword LIKE which allows the use of the following wildcard characters: % to match any (or no) characters and _ to match a single character. The match shall be applied to the text contained in the Value elements of the </w:t>
      </w:r>
      <w:proofErr w:type="spellStart"/>
      <w:r w:rsidRPr="00977EA3">
        <w:t>authorPerson</w:t>
      </w:r>
      <w:proofErr w:type="spellEnd"/>
      <w:r w:rsidRPr="00977EA3">
        <w:t xml:space="preserve"> Slot on the author Classification (value strings of the </w:t>
      </w:r>
      <w:proofErr w:type="spellStart"/>
      <w:r w:rsidRPr="00977EA3">
        <w:t>authorPerson</w:t>
      </w:r>
      <w:proofErr w:type="spellEnd"/>
      <w:r w:rsidRPr="00977EA3">
        <w:t xml:space="preserve"> sub-attribute)</w:t>
      </w:r>
    </w:p>
    <w:p w14:paraId="0E7540D6" w14:textId="40486C9D" w:rsidR="007A1F44" w:rsidRPr="00977EA3" w:rsidRDefault="007A1F44" w:rsidP="00775A5C">
      <w:pPr>
        <w:pStyle w:val="Corpotesto"/>
        <w:rPr>
          <w:bCs/>
          <w:vertAlign w:val="superscript"/>
        </w:rPr>
      </w:pPr>
      <w:r w:rsidRPr="00977EA3">
        <w:rPr>
          <w:bCs/>
          <w:vertAlign w:val="superscript"/>
        </w:rPr>
        <w:t>5</w:t>
      </w:r>
      <w:r w:rsidRPr="00977EA3">
        <w:rPr>
          <w:bCs/>
        </w:rPr>
        <w:t xml:space="preserve"> </w:t>
      </w:r>
      <w:r w:rsidRPr="00977EA3">
        <w:rPr>
          <w:rStyle w:val="InsertText"/>
          <w:b w:val="0"/>
          <w:bCs/>
          <w:u w:val="none"/>
        </w:rPr>
        <w:t>See ITI TF-2a:</w:t>
      </w:r>
      <w:r w:rsidR="004B1A0A" w:rsidRPr="00977EA3">
        <w:rPr>
          <w:rStyle w:val="InsertText"/>
          <w:b w:val="0"/>
          <w:bCs/>
          <w:u w:val="none"/>
        </w:rPr>
        <w:t xml:space="preserve"> </w:t>
      </w:r>
      <w:r w:rsidRPr="00977EA3">
        <w:rPr>
          <w:bCs/>
        </w:rPr>
        <w:t>3.18.4.1.2.3.6.2</w:t>
      </w:r>
    </w:p>
    <w:p w14:paraId="4345115B" w14:textId="77777777" w:rsidR="007A1F44" w:rsidRPr="00977EA3" w:rsidRDefault="007A1F44" w:rsidP="00775A5C">
      <w:pPr>
        <w:pStyle w:val="Titolo7"/>
        <w:numPr>
          <w:ilvl w:val="0"/>
          <w:numId w:val="0"/>
        </w:numPr>
        <w:tabs>
          <w:tab w:val="clear" w:pos="2160"/>
          <w:tab w:val="clear" w:pos="2880"/>
          <w:tab w:val="clear" w:pos="3600"/>
          <w:tab w:val="clear" w:pos="4320"/>
          <w:tab w:val="clear" w:pos="5040"/>
          <w:tab w:val="clear" w:pos="5760"/>
        </w:tabs>
        <w:rPr>
          <w:noProof w:val="0"/>
        </w:rPr>
      </w:pPr>
      <w:r w:rsidRPr="00977EA3">
        <w:rPr>
          <w:noProof w:val="0"/>
        </w:rPr>
        <w:t xml:space="preserve">3.51.4.1.2.1.2 </w:t>
      </w:r>
      <w:proofErr w:type="spellStart"/>
      <w:r w:rsidRPr="00977EA3">
        <w:rPr>
          <w:noProof w:val="0"/>
        </w:rPr>
        <w:t>FindFoldersForMultiplePatients</w:t>
      </w:r>
      <w:proofErr w:type="spellEnd"/>
    </w:p>
    <w:p w14:paraId="4BB7B210" w14:textId="77777777" w:rsidR="007A1F44" w:rsidRPr="00977EA3" w:rsidRDefault="007A1F44" w:rsidP="00601E92">
      <w:pPr>
        <w:pStyle w:val="Corpotesto"/>
      </w:pPr>
      <w:r w:rsidRPr="00977EA3">
        <w:t xml:space="preserve">This Multi-Patient Query is semantically identical to the </w:t>
      </w:r>
      <w:proofErr w:type="spellStart"/>
      <w:r w:rsidRPr="00977EA3">
        <w:t>FindFolders</w:t>
      </w:r>
      <w:proofErr w:type="spellEnd"/>
      <w:r w:rsidRPr="00977EA3">
        <w:t xml:space="preserve"> Stored Query (see ITI TF-2a: 3.18.4.1.2.3.7.3) except:</w:t>
      </w:r>
    </w:p>
    <w:p w14:paraId="61370021" w14:textId="77777777" w:rsidR="008E3CF3" w:rsidRPr="00977EA3" w:rsidRDefault="007A1F44" w:rsidP="00EC243F">
      <w:pPr>
        <w:pStyle w:val="Numeroelenco2"/>
        <w:numPr>
          <w:ilvl w:val="0"/>
          <w:numId w:val="25"/>
        </w:numPr>
        <w:rPr>
          <w:lang w:eastAsia="ar-SA"/>
        </w:rPr>
      </w:pPr>
      <w:r w:rsidRPr="00977EA3">
        <w:rPr>
          <w:lang w:eastAsia="ar-SA"/>
        </w:rPr>
        <w:t>$</w:t>
      </w:r>
      <w:proofErr w:type="spellStart"/>
      <w:r w:rsidRPr="00977EA3">
        <w:rPr>
          <w:lang w:eastAsia="ar-SA"/>
        </w:rPr>
        <w:t>XDSFolderPatientId</w:t>
      </w:r>
      <w:proofErr w:type="spellEnd"/>
      <w:r w:rsidRPr="00977EA3">
        <w:rPr>
          <w:lang w:eastAsia="ar-SA"/>
        </w:rPr>
        <w:t xml:space="preserve"> is optional (may have zero values). </w:t>
      </w:r>
    </w:p>
    <w:p w14:paraId="160CD68C" w14:textId="77777777" w:rsidR="008E3CF3" w:rsidRPr="00977EA3" w:rsidRDefault="007A1F44" w:rsidP="00EC243F">
      <w:pPr>
        <w:pStyle w:val="Numeroelenco2"/>
        <w:numPr>
          <w:ilvl w:val="0"/>
          <w:numId w:val="25"/>
        </w:numPr>
        <w:rPr>
          <w:lang w:eastAsia="ar-SA"/>
        </w:rPr>
      </w:pPr>
      <w:r w:rsidRPr="00977EA3">
        <w:rPr>
          <w:lang w:eastAsia="ar-SA"/>
        </w:rPr>
        <w:t>$</w:t>
      </w:r>
      <w:proofErr w:type="spellStart"/>
      <w:r w:rsidRPr="00977EA3">
        <w:rPr>
          <w:lang w:eastAsia="ar-SA"/>
        </w:rPr>
        <w:t>XDSFolderPatientId</w:t>
      </w:r>
      <w:proofErr w:type="spellEnd"/>
      <w:r w:rsidRPr="00977EA3">
        <w:rPr>
          <w:lang w:eastAsia="ar-SA"/>
        </w:rPr>
        <w:t xml:space="preserve"> may contain multiple values.</w:t>
      </w:r>
    </w:p>
    <w:p w14:paraId="058F6333" w14:textId="1486B250" w:rsidR="008E3CF3" w:rsidRPr="00977EA3" w:rsidRDefault="00CC3C2B" w:rsidP="00EC243F">
      <w:pPr>
        <w:pStyle w:val="Numeroelenco2"/>
        <w:numPr>
          <w:ilvl w:val="0"/>
          <w:numId w:val="25"/>
        </w:numPr>
        <w:rPr>
          <w:lang w:eastAsia="ar-SA"/>
        </w:rPr>
      </w:pPr>
      <w:r w:rsidRPr="00977EA3">
        <w:rPr>
          <w:lang w:eastAsia="ar-SA"/>
        </w:rPr>
        <w:t>At least one of $</w:t>
      </w:r>
      <w:proofErr w:type="spellStart"/>
      <w:r w:rsidRPr="00977EA3">
        <w:rPr>
          <w:lang w:eastAsia="ar-SA"/>
        </w:rPr>
        <w:t>XDSFolderPatientId</w:t>
      </w:r>
      <w:proofErr w:type="spellEnd"/>
      <w:r w:rsidRPr="00977EA3">
        <w:rPr>
          <w:lang w:eastAsia="ar-SA"/>
        </w:rPr>
        <w:t xml:space="preserve"> or </w:t>
      </w:r>
      <w:r w:rsidR="007A1F44" w:rsidRPr="00977EA3">
        <w:rPr>
          <w:lang w:eastAsia="ar-SA"/>
        </w:rPr>
        <w:t>$</w:t>
      </w:r>
      <w:proofErr w:type="spellStart"/>
      <w:r w:rsidR="007A1F44" w:rsidRPr="00977EA3">
        <w:rPr>
          <w:lang w:eastAsia="ar-SA"/>
        </w:rPr>
        <w:t>XDSFolderCodeList</w:t>
      </w:r>
      <w:proofErr w:type="spellEnd"/>
      <w:r w:rsidR="007A1F44" w:rsidRPr="00977EA3">
        <w:rPr>
          <w:lang w:eastAsia="ar-SA"/>
        </w:rPr>
        <w:t xml:space="preserve"> shall be </w:t>
      </w:r>
      <w:r w:rsidRPr="00977EA3">
        <w:rPr>
          <w:lang w:eastAsia="ar-SA"/>
        </w:rPr>
        <w:t>specified in the provided set of parameters.</w:t>
      </w:r>
    </w:p>
    <w:p w14:paraId="68DD40B1" w14:textId="77777777" w:rsidR="007A1F44" w:rsidRPr="00977EA3" w:rsidRDefault="007A1F44" w:rsidP="00775A5C">
      <w:pPr>
        <w:pStyle w:val="Corpotesto"/>
      </w:pPr>
      <w:r w:rsidRPr="00977EA3">
        <w:rPr>
          <w:b/>
        </w:rPr>
        <w:t xml:space="preserve">Returns: </w:t>
      </w:r>
      <w:proofErr w:type="spellStart"/>
      <w:r w:rsidRPr="00977EA3">
        <w:t>XDSFolder</w:t>
      </w:r>
      <w:proofErr w:type="spellEnd"/>
      <w:r w:rsidRPr="00977EA3">
        <w:t xml:space="preserve"> or </w:t>
      </w:r>
      <w:proofErr w:type="spellStart"/>
      <w:r w:rsidRPr="00977EA3">
        <w:t>ObjectRef</w:t>
      </w:r>
      <w:proofErr w:type="spellEnd"/>
      <w:r w:rsidRPr="00977EA3">
        <w:t xml:space="preserve"> objects matching the query parameters</w:t>
      </w:r>
    </w:p>
    <w:p w14:paraId="0B07A3BD" w14:textId="77777777" w:rsidR="007A1F44" w:rsidRPr="00977EA3" w:rsidRDefault="007A1F44" w:rsidP="00775A5C">
      <w:pPr>
        <w:pStyle w:val="Corpotesto"/>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977EA3" w14:paraId="3CAA31D8"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3F21508B" w14:textId="77777777" w:rsidR="007A1F44" w:rsidRPr="00977EA3" w:rsidRDefault="007A1F44" w:rsidP="003462A5">
            <w:pPr>
              <w:pStyle w:val="TableEntryHeader"/>
              <w:rPr>
                <w:noProof w:val="0"/>
              </w:rPr>
            </w:pPr>
            <w:r w:rsidRPr="00977EA3">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7C1BB7E3" w14:textId="77777777" w:rsidR="007A1F44" w:rsidRPr="00977EA3" w:rsidRDefault="007A1F44" w:rsidP="003462A5">
            <w:pPr>
              <w:pStyle w:val="TableEntryHeader"/>
              <w:rPr>
                <w:noProof w:val="0"/>
              </w:rPr>
            </w:pPr>
            <w:r w:rsidRPr="00977EA3">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4E6A8609" w14:textId="77777777" w:rsidR="007A1F44" w:rsidRPr="00977EA3" w:rsidRDefault="007A1F44" w:rsidP="003462A5">
            <w:pPr>
              <w:pStyle w:val="TableEntryHeader"/>
              <w:rPr>
                <w:noProof w:val="0"/>
              </w:rPr>
            </w:pPr>
            <w:proofErr w:type="spellStart"/>
            <w:r w:rsidRPr="00977EA3">
              <w:rPr>
                <w:noProof w:val="0"/>
              </w:rPr>
              <w:t>Opt</w:t>
            </w:r>
            <w:proofErr w:type="spellEnd"/>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67A4E9CC" w14:textId="77777777" w:rsidR="007A1F44" w:rsidRPr="00977EA3" w:rsidRDefault="007A1F44" w:rsidP="003462A5">
            <w:pPr>
              <w:pStyle w:val="TableEntryHeader"/>
              <w:rPr>
                <w:noProof w:val="0"/>
              </w:rPr>
            </w:pPr>
            <w:proofErr w:type="spellStart"/>
            <w:r w:rsidRPr="00977EA3">
              <w:rPr>
                <w:noProof w:val="0"/>
              </w:rPr>
              <w:t>Mult</w:t>
            </w:r>
            <w:proofErr w:type="spellEnd"/>
          </w:p>
        </w:tc>
      </w:tr>
      <w:tr w:rsidR="007A1F44" w:rsidRPr="00977EA3" w14:paraId="4AC6D5E6" w14:textId="77777777">
        <w:tc>
          <w:tcPr>
            <w:tcW w:w="4608" w:type="dxa"/>
            <w:tcBorders>
              <w:left w:val="single" w:sz="4" w:space="0" w:color="000000"/>
              <w:bottom w:val="single" w:sz="4" w:space="0" w:color="000000"/>
            </w:tcBorders>
            <w:vAlign w:val="center"/>
          </w:tcPr>
          <w:p w14:paraId="6846F32C" w14:textId="00FD8C09" w:rsidR="007A1F44" w:rsidRPr="00977EA3" w:rsidRDefault="007A1F44" w:rsidP="00A90064">
            <w:pPr>
              <w:pStyle w:val="TableEntry"/>
              <w:snapToGrid w:val="0"/>
              <w:rPr>
                <w:rFonts w:cs="Tahoma"/>
                <w:noProof w:val="0"/>
              </w:rPr>
            </w:pPr>
            <w:r w:rsidRPr="00977EA3">
              <w:rPr>
                <w:rFonts w:cs="Tahoma"/>
                <w:noProof w:val="0"/>
              </w:rPr>
              <w:t>$XDSFolderPatientId</w:t>
            </w:r>
            <w:r w:rsidR="00EB1E3A" w:rsidRPr="00977EA3">
              <w:rPr>
                <w:rFonts w:cs="Tahoma"/>
                <w:noProof w:val="0"/>
                <w:vertAlign w:val="superscript"/>
              </w:rPr>
              <w:t>2</w:t>
            </w:r>
          </w:p>
        </w:tc>
        <w:tc>
          <w:tcPr>
            <w:tcW w:w="2880" w:type="dxa"/>
            <w:tcBorders>
              <w:left w:val="single" w:sz="4" w:space="0" w:color="000000"/>
              <w:bottom w:val="single" w:sz="4" w:space="0" w:color="000000"/>
            </w:tcBorders>
          </w:tcPr>
          <w:p w14:paraId="04EBD8AC" w14:textId="77777777" w:rsidR="007A1F44" w:rsidRPr="00977EA3" w:rsidRDefault="007A1F44" w:rsidP="00A90064">
            <w:pPr>
              <w:pStyle w:val="TableEntry"/>
              <w:snapToGrid w:val="0"/>
              <w:rPr>
                <w:rFonts w:cs="Tahoma"/>
                <w:noProof w:val="0"/>
              </w:rPr>
            </w:pPr>
            <w:proofErr w:type="spellStart"/>
            <w:r w:rsidRPr="00977EA3">
              <w:rPr>
                <w:rFonts w:cs="Tahoma"/>
                <w:noProof w:val="0"/>
              </w:rPr>
              <w:t>XDSFolder.patientId</w:t>
            </w:r>
            <w:proofErr w:type="spellEnd"/>
          </w:p>
        </w:tc>
        <w:tc>
          <w:tcPr>
            <w:tcW w:w="720" w:type="dxa"/>
            <w:tcBorders>
              <w:left w:val="single" w:sz="4" w:space="0" w:color="000000"/>
              <w:bottom w:val="single" w:sz="4" w:space="0" w:color="000000"/>
            </w:tcBorders>
          </w:tcPr>
          <w:p w14:paraId="66E3F15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1AF3D13"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2AD648F2" w14:textId="77777777">
        <w:tc>
          <w:tcPr>
            <w:tcW w:w="4608" w:type="dxa"/>
            <w:tcBorders>
              <w:left w:val="single" w:sz="4" w:space="0" w:color="000000"/>
              <w:bottom w:val="single" w:sz="4" w:space="0" w:color="000000"/>
            </w:tcBorders>
            <w:vAlign w:val="center"/>
          </w:tcPr>
          <w:p w14:paraId="4908A3C8"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XDSFolderLastUpdateTimeFrom</w:t>
            </w:r>
            <w:proofErr w:type="spellEnd"/>
          </w:p>
        </w:tc>
        <w:tc>
          <w:tcPr>
            <w:tcW w:w="2880" w:type="dxa"/>
            <w:tcBorders>
              <w:left w:val="single" w:sz="4" w:space="0" w:color="000000"/>
              <w:bottom w:val="single" w:sz="4" w:space="0" w:color="000000"/>
            </w:tcBorders>
          </w:tcPr>
          <w:p w14:paraId="6B801794" w14:textId="503D95F1" w:rsidR="007A1F44" w:rsidRPr="00977EA3" w:rsidRDefault="007A1F44" w:rsidP="00A90064">
            <w:pPr>
              <w:pStyle w:val="TableEntry"/>
              <w:snapToGrid w:val="0"/>
              <w:rPr>
                <w:rFonts w:cs="Tahoma"/>
                <w:noProof w:val="0"/>
              </w:rPr>
            </w:pPr>
            <w:proofErr w:type="spellStart"/>
            <w:r w:rsidRPr="00977EA3">
              <w:rPr>
                <w:rFonts w:cs="Tahoma"/>
                <w:noProof w:val="0"/>
              </w:rPr>
              <w:t>XDSFolder.lastUpdateTime</w:t>
            </w:r>
            <w:proofErr w:type="spellEnd"/>
            <w:r w:rsidRPr="00977EA3">
              <w:rPr>
                <w:rFonts w:cs="Tahoma"/>
                <w:noProof w:val="0"/>
              </w:rPr>
              <w:t xml:space="preserve"> lower value</w:t>
            </w:r>
          </w:p>
        </w:tc>
        <w:tc>
          <w:tcPr>
            <w:tcW w:w="720" w:type="dxa"/>
            <w:tcBorders>
              <w:left w:val="single" w:sz="4" w:space="0" w:color="000000"/>
              <w:bottom w:val="single" w:sz="4" w:space="0" w:color="000000"/>
            </w:tcBorders>
          </w:tcPr>
          <w:p w14:paraId="2C15867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0D5882F"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1A1D2799" w14:textId="77777777">
        <w:tc>
          <w:tcPr>
            <w:tcW w:w="4608" w:type="dxa"/>
            <w:tcBorders>
              <w:left w:val="single" w:sz="4" w:space="0" w:color="000000"/>
              <w:bottom w:val="single" w:sz="4" w:space="0" w:color="000000"/>
            </w:tcBorders>
            <w:vAlign w:val="center"/>
          </w:tcPr>
          <w:p w14:paraId="79B92588"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XDSFolderLastUpdateTimeTo</w:t>
            </w:r>
            <w:proofErr w:type="spellEnd"/>
          </w:p>
        </w:tc>
        <w:tc>
          <w:tcPr>
            <w:tcW w:w="2880" w:type="dxa"/>
            <w:tcBorders>
              <w:left w:val="single" w:sz="4" w:space="0" w:color="000000"/>
              <w:bottom w:val="single" w:sz="4" w:space="0" w:color="000000"/>
            </w:tcBorders>
          </w:tcPr>
          <w:p w14:paraId="4EE1C665" w14:textId="65AE18FD" w:rsidR="007A1F44" w:rsidRPr="00977EA3" w:rsidRDefault="007A1F44" w:rsidP="00A90064">
            <w:pPr>
              <w:pStyle w:val="TableEntry"/>
              <w:snapToGrid w:val="0"/>
              <w:rPr>
                <w:rFonts w:cs="Tahoma"/>
                <w:noProof w:val="0"/>
              </w:rPr>
            </w:pPr>
            <w:proofErr w:type="spellStart"/>
            <w:r w:rsidRPr="00977EA3">
              <w:rPr>
                <w:rFonts w:cs="Tahoma"/>
                <w:noProof w:val="0"/>
              </w:rPr>
              <w:t>XDSFolder.lastUpdateTime</w:t>
            </w:r>
            <w:proofErr w:type="spellEnd"/>
            <w:r w:rsidRPr="00977EA3">
              <w:rPr>
                <w:rFonts w:cs="Tahoma"/>
                <w:noProof w:val="0"/>
              </w:rPr>
              <w:t xml:space="preserve"> upper bound</w:t>
            </w:r>
          </w:p>
        </w:tc>
        <w:tc>
          <w:tcPr>
            <w:tcW w:w="720" w:type="dxa"/>
            <w:tcBorders>
              <w:left w:val="single" w:sz="4" w:space="0" w:color="000000"/>
              <w:bottom w:val="single" w:sz="4" w:space="0" w:color="000000"/>
            </w:tcBorders>
          </w:tcPr>
          <w:p w14:paraId="4684F16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752EA92D"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337A5EDC" w14:textId="77777777">
        <w:tc>
          <w:tcPr>
            <w:tcW w:w="4608" w:type="dxa"/>
            <w:tcBorders>
              <w:left w:val="single" w:sz="4" w:space="0" w:color="000000"/>
              <w:bottom w:val="single" w:sz="4" w:space="0" w:color="000000"/>
            </w:tcBorders>
            <w:vAlign w:val="center"/>
          </w:tcPr>
          <w:p w14:paraId="6B84E2FC" w14:textId="4554E669" w:rsidR="007A1F44" w:rsidRPr="00977EA3" w:rsidRDefault="007A1F44" w:rsidP="00A90064">
            <w:pPr>
              <w:pStyle w:val="TableEntry"/>
              <w:snapToGrid w:val="0"/>
              <w:rPr>
                <w:rFonts w:cs="Tahoma"/>
                <w:noProof w:val="0"/>
              </w:rPr>
            </w:pPr>
            <w:r w:rsidRPr="00977EA3">
              <w:rPr>
                <w:rFonts w:cs="Tahoma"/>
                <w:noProof w:val="0"/>
              </w:rPr>
              <w:t>$XDSFolderCodeList</w:t>
            </w:r>
            <w:r w:rsidRPr="00977EA3">
              <w:rPr>
                <w:rFonts w:cs="Tahoma"/>
                <w:noProof w:val="0"/>
                <w:vertAlign w:val="superscript"/>
              </w:rPr>
              <w:t>1,</w:t>
            </w:r>
            <w:r w:rsidR="00EB1E3A" w:rsidRPr="00977EA3">
              <w:rPr>
                <w:rFonts w:cs="Tahoma"/>
                <w:noProof w:val="0"/>
                <w:vertAlign w:val="superscript"/>
              </w:rPr>
              <w:t>2,</w:t>
            </w:r>
            <w:r w:rsidRPr="00977EA3">
              <w:rPr>
                <w:rFonts w:cs="Tahoma"/>
                <w:noProof w:val="0"/>
                <w:vertAlign w:val="superscript"/>
              </w:rPr>
              <w:t>3</w:t>
            </w:r>
            <w:r w:rsidRPr="00977EA3">
              <w:rPr>
                <w:rFonts w:cs="Tahoma"/>
                <w:noProof w:val="0"/>
              </w:rPr>
              <w:t xml:space="preserve"> </w:t>
            </w:r>
          </w:p>
        </w:tc>
        <w:tc>
          <w:tcPr>
            <w:tcW w:w="2880" w:type="dxa"/>
            <w:tcBorders>
              <w:left w:val="single" w:sz="4" w:space="0" w:color="000000"/>
              <w:bottom w:val="single" w:sz="4" w:space="0" w:color="000000"/>
            </w:tcBorders>
          </w:tcPr>
          <w:p w14:paraId="6404C58C" w14:textId="630184F7" w:rsidR="007A1F44" w:rsidRPr="00977EA3" w:rsidRDefault="007A1F44" w:rsidP="00A90064">
            <w:pPr>
              <w:pStyle w:val="TableEntry"/>
              <w:snapToGrid w:val="0"/>
              <w:rPr>
                <w:rFonts w:cs="Tahoma"/>
                <w:noProof w:val="0"/>
              </w:rPr>
            </w:pPr>
            <w:proofErr w:type="spellStart"/>
            <w:r w:rsidRPr="00977EA3">
              <w:rPr>
                <w:rFonts w:cs="Tahoma"/>
                <w:noProof w:val="0"/>
              </w:rPr>
              <w:t>XDSFolder.codeList</w:t>
            </w:r>
            <w:proofErr w:type="spellEnd"/>
          </w:p>
        </w:tc>
        <w:tc>
          <w:tcPr>
            <w:tcW w:w="720" w:type="dxa"/>
            <w:tcBorders>
              <w:left w:val="single" w:sz="4" w:space="0" w:color="000000"/>
              <w:bottom w:val="single" w:sz="4" w:space="0" w:color="000000"/>
            </w:tcBorders>
          </w:tcPr>
          <w:p w14:paraId="261B6A32" w14:textId="0E7361A9" w:rsidR="007A1F44" w:rsidRPr="00977EA3" w:rsidRDefault="00EB1E3A"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4C5CDF2"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7904B35D" w14:textId="77777777">
        <w:tc>
          <w:tcPr>
            <w:tcW w:w="4608" w:type="dxa"/>
            <w:tcBorders>
              <w:left w:val="single" w:sz="4" w:space="0" w:color="000000"/>
              <w:bottom w:val="single" w:sz="4" w:space="0" w:color="000000"/>
            </w:tcBorders>
            <w:vAlign w:val="center"/>
          </w:tcPr>
          <w:p w14:paraId="7895DC42" w14:textId="77777777" w:rsidR="007A1F44" w:rsidRPr="00977EA3" w:rsidRDefault="007A1F44" w:rsidP="00A90064">
            <w:pPr>
              <w:pStyle w:val="TableEntry"/>
              <w:snapToGrid w:val="0"/>
              <w:rPr>
                <w:rFonts w:cs="Tahoma"/>
                <w:noProof w:val="0"/>
              </w:rPr>
            </w:pPr>
            <w:r w:rsidRPr="00977EA3">
              <w:rPr>
                <w:rFonts w:cs="Tahoma"/>
                <w:noProof w:val="0"/>
              </w:rPr>
              <w:t>$</w:t>
            </w:r>
            <w:proofErr w:type="spellStart"/>
            <w:r w:rsidRPr="00977EA3">
              <w:rPr>
                <w:rFonts w:cs="Tahoma"/>
                <w:noProof w:val="0"/>
              </w:rPr>
              <w:t>XDSFolderStatus</w:t>
            </w:r>
            <w:proofErr w:type="spellEnd"/>
          </w:p>
        </w:tc>
        <w:tc>
          <w:tcPr>
            <w:tcW w:w="2880" w:type="dxa"/>
            <w:tcBorders>
              <w:left w:val="single" w:sz="4" w:space="0" w:color="000000"/>
              <w:bottom w:val="single" w:sz="4" w:space="0" w:color="000000"/>
            </w:tcBorders>
          </w:tcPr>
          <w:p w14:paraId="282FD4FA" w14:textId="77777777" w:rsidR="007A1F44" w:rsidRPr="00977EA3" w:rsidRDefault="007A1F44" w:rsidP="00A90064">
            <w:pPr>
              <w:pStyle w:val="TableEntry"/>
              <w:snapToGrid w:val="0"/>
              <w:rPr>
                <w:rFonts w:cs="Tahoma"/>
                <w:noProof w:val="0"/>
              </w:rPr>
            </w:pPr>
            <w:proofErr w:type="spellStart"/>
            <w:r w:rsidRPr="00977EA3">
              <w:rPr>
                <w:rFonts w:cs="Tahoma"/>
                <w:noProof w:val="0"/>
              </w:rPr>
              <w:t>XDSFolder.status</w:t>
            </w:r>
            <w:proofErr w:type="spellEnd"/>
          </w:p>
        </w:tc>
        <w:tc>
          <w:tcPr>
            <w:tcW w:w="720" w:type="dxa"/>
            <w:tcBorders>
              <w:left w:val="single" w:sz="4" w:space="0" w:color="000000"/>
              <w:bottom w:val="single" w:sz="4" w:space="0" w:color="000000"/>
            </w:tcBorders>
          </w:tcPr>
          <w:p w14:paraId="4E0A3E2E" w14:textId="77777777" w:rsidR="007A1F44" w:rsidRPr="00977EA3" w:rsidRDefault="007A1F44" w:rsidP="00A90064">
            <w:pPr>
              <w:pStyle w:val="TableEntry"/>
              <w:snapToGrid w:val="0"/>
              <w:rPr>
                <w:rFonts w:cs="Tahoma"/>
                <w:noProof w:val="0"/>
              </w:rPr>
            </w:pPr>
            <w:r w:rsidRPr="00977EA3">
              <w:rPr>
                <w:rFonts w:cs="Tahoma"/>
                <w:noProof w:val="0"/>
              </w:rPr>
              <w:t>R</w:t>
            </w:r>
          </w:p>
        </w:tc>
        <w:tc>
          <w:tcPr>
            <w:tcW w:w="930" w:type="dxa"/>
            <w:tcBorders>
              <w:left w:val="single" w:sz="4" w:space="0" w:color="000000"/>
              <w:bottom w:val="single" w:sz="4" w:space="0" w:color="000000"/>
              <w:right w:val="single" w:sz="4" w:space="0" w:color="000000"/>
            </w:tcBorders>
          </w:tcPr>
          <w:p w14:paraId="7A004FDC" w14:textId="77777777" w:rsidR="007A1F44" w:rsidRPr="00977EA3" w:rsidRDefault="007A1F44" w:rsidP="00A90064">
            <w:pPr>
              <w:pStyle w:val="TableEntry"/>
              <w:snapToGrid w:val="0"/>
              <w:rPr>
                <w:rFonts w:cs="Tahoma"/>
                <w:noProof w:val="0"/>
              </w:rPr>
            </w:pPr>
            <w:r w:rsidRPr="00977EA3">
              <w:rPr>
                <w:rFonts w:cs="Tahoma"/>
                <w:noProof w:val="0"/>
              </w:rPr>
              <w:t>M</w:t>
            </w:r>
          </w:p>
        </w:tc>
      </w:tr>
    </w:tbl>
    <w:p w14:paraId="4461EE25" w14:textId="6A5A2A05" w:rsidR="007A1F44" w:rsidRPr="00977EA3" w:rsidRDefault="007A1F44" w:rsidP="00775A5C">
      <w:pPr>
        <w:pStyle w:val="Corpotesto"/>
      </w:pPr>
      <w:r w:rsidRPr="00977EA3">
        <w:rPr>
          <w:vertAlign w:val="superscript"/>
        </w:rPr>
        <w:t>1</w:t>
      </w:r>
      <w:r w:rsidRPr="00977EA3">
        <w:t>Shall be coded according to specification in ITI TF-2a: 3.18.4.1.2.3.4 Coding of Code/Code-Scheme.</w:t>
      </w:r>
    </w:p>
    <w:p w14:paraId="200AE1E0" w14:textId="49368845" w:rsidR="00EB1E3A" w:rsidRPr="00977EA3" w:rsidRDefault="00EB1E3A" w:rsidP="00775A5C">
      <w:pPr>
        <w:pStyle w:val="Corpotesto"/>
      </w:pPr>
      <w:r w:rsidRPr="00977EA3">
        <w:rPr>
          <w:rFonts w:cs="Tahoma"/>
          <w:vertAlign w:val="superscript"/>
        </w:rPr>
        <w:t>2</w:t>
      </w:r>
      <w:r w:rsidRPr="00977EA3">
        <w:t>At least one of $</w:t>
      </w:r>
      <w:proofErr w:type="spellStart"/>
      <w:r w:rsidRPr="00977EA3">
        <w:t>XDSFolderPatientId</w:t>
      </w:r>
      <w:proofErr w:type="spellEnd"/>
      <w:r w:rsidRPr="00977EA3">
        <w:t xml:space="preserve"> or $</w:t>
      </w:r>
      <w:proofErr w:type="spellStart"/>
      <w:r w:rsidRPr="00977EA3">
        <w:t>XDSFolderCodeList</w:t>
      </w:r>
      <w:proofErr w:type="spellEnd"/>
      <w:r w:rsidRPr="00977EA3">
        <w:t xml:space="preserve"> shall be specified</w:t>
      </w:r>
      <w:r w:rsidR="00FF380B" w:rsidRPr="00977EA3">
        <w:t>.</w:t>
      </w:r>
    </w:p>
    <w:p w14:paraId="7BF9E8EA" w14:textId="77777777" w:rsidR="007A1F44" w:rsidRPr="00977EA3" w:rsidRDefault="007A1F44" w:rsidP="00B6518F">
      <w:pPr>
        <w:pStyle w:val="Corpotesto"/>
      </w:pPr>
      <w:r w:rsidRPr="00977EA3">
        <w:rPr>
          <w:vertAlign w:val="superscript"/>
        </w:rPr>
        <w:t>3</w:t>
      </w:r>
      <w:r w:rsidRPr="00977EA3">
        <w:t>Supports AND/OR semantics as specified in ITI TF-2a: 3.18.4.1.2.3.5.</w:t>
      </w:r>
    </w:p>
    <w:p w14:paraId="3D69534B" w14:textId="77777777" w:rsidR="007A1F44" w:rsidRPr="00977EA3" w:rsidRDefault="007A1F44" w:rsidP="00775A5C">
      <w:pPr>
        <w:pStyle w:val="Titolo6"/>
        <w:numPr>
          <w:ilvl w:val="0"/>
          <w:numId w:val="0"/>
        </w:numPr>
        <w:tabs>
          <w:tab w:val="clear" w:pos="2160"/>
          <w:tab w:val="clear" w:pos="2880"/>
          <w:tab w:val="clear" w:pos="3600"/>
          <w:tab w:val="clear" w:pos="4320"/>
          <w:tab w:val="clear" w:pos="5040"/>
        </w:tabs>
        <w:rPr>
          <w:noProof w:val="0"/>
        </w:rPr>
      </w:pPr>
      <w:r w:rsidRPr="00977EA3">
        <w:rPr>
          <w:noProof w:val="0"/>
        </w:rPr>
        <w:t>3.51.4.1.2.2 Multi-Patient Stored Query IDs</w:t>
      </w:r>
    </w:p>
    <w:p w14:paraId="0CAD2882" w14:textId="77777777" w:rsidR="007A1F44" w:rsidRPr="00977EA3" w:rsidRDefault="007A1F44" w:rsidP="00775A5C">
      <w:pPr>
        <w:pStyle w:val="Corpotesto"/>
      </w:pPr>
      <w:r w:rsidRPr="00977EA3">
        <w:t>The following Query Ids shall be used to represent these queries.</w:t>
      </w:r>
    </w:p>
    <w:p w14:paraId="69F7C8E8" w14:textId="77777777" w:rsidR="007A1F44" w:rsidRPr="00977EA3" w:rsidRDefault="007A1F44" w:rsidP="00775A5C">
      <w:pPr>
        <w:pStyle w:val="Note"/>
      </w:pPr>
    </w:p>
    <w:tbl>
      <w:tblPr>
        <w:tblW w:w="0" w:type="auto"/>
        <w:tblInd w:w="-35" w:type="dxa"/>
        <w:tblLayout w:type="fixed"/>
        <w:tblLook w:val="0000" w:firstRow="0" w:lastRow="0" w:firstColumn="0" w:lastColumn="0" w:noHBand="0" w:noVBand="0"/>
      </w:tblPr>
      <w:tblGrid>
        <w:gridCol w:w="3023"/>
        <w:gridCol w:w="5903"/>
      </w:tblGrid>
      <w:tr w:rsidR="007A1F44" w:rsidRPr="00977EA3" w14:paraId="168C8E64" w14:textId="77777777" w:rsidTr="00EC243F">
        <w:trPr>
          <w:tblHeader/>
        </w:trPr>
        <w:tc>
          <w:tcPr>
            <w:tcW w:w="3023" w:type="dxa"/>
            <w:tcBorders>
              <w:top w:val="single" w:sz="4" w:space="0" w:color="000000"/>
              <w:left w:val="single" w:sz="4" w:space="0" w:color="000000"/>
              <w:bottom w:val="single" w:sz="4" w:space="0" w:color="000000"/>
            </w:tcBorders>
            <w:shd w:val="clear" w:color="auto" w:fill="E6E6E6"/>
          </w:tcPr>
          <w:p w14:paraId="61E369A2" w14:textId="77777777" w:rsidR="007A1F44" w:rsidRPr="00977EA3" w:rsidRDefault="007A1F44" w:rsidP="00A063AC">
            <w:pPr>
              <w:pStyle w:val="TableEntryHeader"/>
              <w:rPr>
                <w:noProof w:val="0"/>
              </w:rPr>
            </w:pPr>
            <w:r w:rsidRPr="00977EA3">
              <w:rPr>
                <w:noProof w:val="0"/>
              </w:rPr>
              <w:t xml:space="preserve"> Query Name</w:t>
            </w:r>
          </w:p>
        </w:tc>
        <w:tc>
          <w:tcPr>
            <w:tcW w:w="5903" w:type="dxa"/>
            <w:tcBorders>
              <w:top w:val="single" w:sz="4" w:space="0" w:color="000000"/>
              <w:left w:val="single" w:sz="4" w:space="0" w:color="000000"/>
              <w:bottom w:val="single" w:sz="4" w:space="0" w:color="000000"/>
              <w:right w:val="single" w:sz="4" w:space="0" w:color="000000"/>
            </w:tcBorders>
            <w:shd w:val="clear" w:color="auto" w:fill="E6E6E6"/>
          </w:tcPr>
          <w:p w14:paraId="6C5867A1" w14:textId="77777777" w:rsidR="007A1F44" w:rsidRPr="00977EA3" w:rsidRDefault="007A1F44" w:rsidP="00A53067">
            <w:pPr>
              <w:pStyle w:val="TableEntryHeader"/>
              <w:rPr>
                <w:noProof w:val="0"/>
              </w:rPr>
            </w:pPr>
            <w:r w:rsidRPr="00977EA3">
              <w:rPr>
                <w:noProof w:val="0"/>
              </w:rPr>
              <w:t>Query ID</w:t>
            </w:r>
          </w:p>
        </w:tc>
      </w:tr>
      <w:tr w:rsidR="007A1F44" w:rsidRPr="00977EA3" w14:paraId="67F2EF3F" w14:textId="77777777" w:rsidTr="00EC243F">
        <w:tc>
          <w:tcPr>
            <w:tcW w:w="3023" w:type="dxa"/>
            <w:tcBorders>
              <w:left w:val="single" w:sz="4" w:space="0" w:color="000000"/>
              <w:bottom w:val="single" w:sz="4" w:space="0" w:color="000000"/>
            </w:tcBorders>
          </w:tcPr>
          <w:p w14:paraId="293F5265" w14:textId="77777777" w:rsidR="007A1F44" w:rsidRPr="00977EA3" w:rsidRDefault="007A1F44" w:rsidP="00A90064">
            <w:pPr>
              <w:pStyle w:val="TableEntry"/>
              <w:rPr>
                <w:noProof w:val="0"/>
                <w:lang w:eastAsia="ar-SA"/>
              </w:rPr>
            </w:pPr>
            <w:proofErr w:type="spellStart"/>
            <w:r w:rsidRPr="00977EA3">
              <w:rPr>
                <w:noProof w:val="0"/>
                <w:lang w:eastAsia="ar-SA"/>
              </w:rPr>
              <w:t>FindDocumentsForMultiplePatients</w:t>
            </w:r>
            <w:proofErr w:type="spellEnd"/>
          </w:p>
        </w:tc>
        <w:tc>
          <w:tcPr>
            <w:tcW w:w="5903" w:type="dxa"/>
            <w:tcBorders>
              <w:left w:val="single" w:sz="4" w:space="0" w:color="000000"/>
              <w:bottom w:val="single" w:sz="4" w:space="0" w:color="000000"/>
              <w:right w:val="single" w:sz="4" w:space="0" w:color="000000"/>
            </w:tcBorders>
          </w:tcPr>
          <w:p w14:paraId="7D48ABC7" w14:textId="77777777" w:rsidR="007A1F44" w:rsidRPr="00977EA3" w:rsidRDefault="007A1F44" w:rsidP="00A90064">
            <w:pPr>
              <w:pStyle w:val="TableEntry"/>
              <w:rPr>
                <w:rFonts w:ascii="Courier New" w:hAnsi="Courier New" w:cs="Courier New"/>
                <w:noProof w:val="0"/>
                <w:sz w:val="20"/>
                <w:lang w:eastAsia="ar-SA"/>
              </w:rPr>
            </w:pPr>
            <w:r w:rsidRPr="00977EA3">
              <w:rPr>
                <w:rFonts w:ascii="Courier New" w:hAnsi="Courier New" w:cs="Courier New"/>
                <w:noProof w:val="0"/>
                <w:sz w:val="20"/>
                <w:lang w:eastAsia="ar-SA"/>
              </w:rPr>
              <w:t>urn:uuid:3d1bdb10-39a2-11de-89c2-2f44d94eaa9f</w:t>
            </w:r>
          </w:p>
        </w:tc>
      </w:tr>
      <w:tr w:rsidR="007A1F44" w:rsidRPr="00977EA3" w14:paraId="35992EE4" w14:textId="77777777" w:rsidTr="00EC243F">
        <w:tc>
          <w:tcPr>
            <w:tcW w:w="3023" w:type="dxa"/>
            <w:tcBorders>
              <w:left w:val="single" w:sz="4" w:space="0" w:color="000000"/>
              <w:bottom w:val="single" w:sz="4" w:space="0" w:color="000000"/>
            </w:tcBorders>
          </w:tcPr>
          <w:p w14:paraId="6DD12AC3" w14:textId="77777777" w:rsidR="007A1F44" w:rsidRPr="00977EA3" w:rsidRDefault="007A1F44" w:rsidP="00A90064">
            <w:pPr>
              <w:pStyle w:val="TableEntry"/>
              <w:rPr>
                <w:noProof w:val="0"/>
                <w:lang w:eastAsia="ar-SA"/>
              </w:rPr>
            </w:pPr>
            <w:proofErr w:type="spellStart"/>
            <w:r w:rsidRPr="00977EA3">
              <w:rPr>
                <w:noProof w:val="0"/>
                <w:lang w:eastAsia="ar-SA"/>
              </w:rPr>
              <w:t>FindFoldersForMultiplePatients</w:t>
            </w:r>
            <w:proofErr w:type="spellEnd"/>
          </w:p>
        </w:tc>
        <w:tc>
          <w:tcPr>
            <w:tcW w:w="5903" w:type="dxa"/>
            <w:tcBorders>
              <w:left w:val="single" w:sz="4" w:space="0" w:color="000000"/>
              <w:bottom w:val="single" w:sz="4" w:space="0" w:color="000000"/>
              <w:right w:val="single" w:sz="4" w:space="0" w:color="000000"/>
            </w:tcBorders>
          </w:tcPr>
          <w:p w14:paraId="0C6263BE" w14:textId="77777777" w:rsidR="007A1F44" w:rsidRPr="00977EA3" w:rsidRDefault="007A1F44" w:rsidP="00A90064">
            <w:pPr>
              <w:pStyle w:val="TableEntry"/>
              <w:rPr>
                <w:rFonts w:ascii="Courier New" w:hAnsi="Courier New" w:cs="Courier New"/>
                <w:noProof w:val="0"/>
                <w:sz w:val="20"/>
                <w:lang w:eastAsia="ar-SA"/>
              </w:rPr>
            </w:pPr>
            <w:r w:rsidRPr="00977EA3">
              <w:rPr>
                <w:rFonts w:ascii="Courier New" w:hAnsi="Courier New" w:cs="Courier New"/>
                <w:noProof w:val="0"/>
                <w:sz w:val="20"/>
                <w:lang w:eastAsia="ar-SA"/>
              </w:rPr>
              <w:t>urn:uuid:50d3f5ac-39a2-11de-a1ca-b366239e58df</w:t>
            </w:r>
          </w:p>
        </w:tc>
      </w:tr>
    </w:tbl>
    <w:p w14:paraId="50A8A383" w14:textId="77777777" w:rsidR="007A1F44" w:rsidRPr="00977EA3" w:rsidRDefault="007A1F44" w:rsidP="00775A5C">
      <w:pPr>
        <w:pStyle w:val="Titolo6"/>
        <w:numPr>
          <w:ilvl w:val="0"/>
          <w:numId w:val="0"/>
        </w:numPr>
        <w:tabs>
          <w:tab w:val="clear" w:pos="2160"/>
          <w:tab w:val="clear" w:pos="2880"/>
          <w:tab w:val="clear" w:pos="3600"/>
          <w:tab w:val="clear" w:pos="4320"/>
          <w:tab w:val="clear" w:pos="5040"/>
        </w:tabs>
        <w:rPr>
          <w:noProof w:val="0"/>
        </w:rPr>
      </w:pPr>
      <w:r w:rsidRPr="00977EA3">
        <w:rPr>
          <w:noProof w:val="0"/>
        </w:rPr>
        <w:t>3.51.4.1.2.3 Web Services Transport</w:t>
      </w:r>
    </w:p>
    <w:p w14:paraId="420A08EA" w14:textId="77777777" w:rsidR="00386915" w:rsidRPr="00386915" w:rsidRDefault="00386915" w:rsidP="00386915">
      <w:pPr>
        <w:pStyle w:val="Corpotesto"/>
        <w:rPr>
          <w:ins w:id="3267" w:author="Gregorio Canal" w:date="2019-05-22T15:26:00Z"/>
          <w:rPrChange w:id="3268" w:author="Gregorio Canal" w:date="2019-05-22T15:26:00Z">
            <w:rPr>
              <w:ins w:id="3269" w:author="Gregorio Canal" w:date="2019-05-22T15:26:00Z"/>
              <w:b/>
              <w:u w:val="single"/>
            </w:rPr>
          </w:rPrChange>
        </w:rPr>
      </w:pPr>
      <w:commentRangeStart w:id="3270"/>
      <w:ins w:id="3271" w:author="Gregorio Canal" w:date="2019-05-22T15:26:00Z">
        <w:r w:rsidRPr="00386915">
          <w:rPr>
            <w:rPrChange w:id="3272" w:author="Gregorio Canal" w:date="2019-05-22T15:26:00Z">
              <w:rPr>
                <w:b/>
                <w:u w:val="single"/>
              </w:rPr>
            </w:rPrChange>
          </w:rPr>
          <w:t>The requirements for Web Services transport for Synchronous and WS-Addressing based Asynchronous are described in this section.</w:t>
        </w:r>
      </w:ins>
    </w:p>
    <w:p w14:paraId="005F97AA" w14:textId="77777777" w:rsidR="00386915" w:rsidRPr="00386915" w:rsidRDefault="00386915" w:rsidP="00386915">
      <w:pPr>
        <w:pStyle w:val="Corpotesto"/>
        <w:rPr>
          <w:ins w:id="3273" w:author="Gregorio Canal" w:date="2019-05-22T15:26:00Z"/>
          <w:rPrChange w:id="3274" w:author="Gregorio Canal" w:date="2019-05-22T15:26:00Z">
            <w:rPr>
              <w:ins w:id="3275" w:author="Gregorio Canal" w:date="2019-05-22T15:26:00Z"/>
              <w:b/>
              <w:u w:val="single"/>
            </w:rPr>
          </w:rPrChange>
        </w:rPr>
      </w:pPr>
      <w:ins w:id="3276" w:author="Gregorio Canal" w:date="2019-05-22T15:26:00Z">
        <w:r w:rsidRPr="00386915">
          <w:rPr>
            <w:rPrChange w:id="3277" w:author="Gregorio Canal" w:date="2019-05-22T15:26:00Z">
              <w:rPr>
                <w:b/>
                <w:u w:val="single"/>
              </w:rPr>
            </w:rPrChange>
          </w:rPr>
          <w:lastRenderedPageBreak/>
          <w:t xml:space="preserve">For the support of both Synchronous and WS-Addressing based Asynchronous web service exchange cases the requirements are the </w:t>
        </w:r>
        <w:proofErr w:type="spellStart"/>
        <w:r w:rsidRPr="00386915">
          <w:rPr>
            <w:rPrChange w:id="3278" w:author="Gregorio Canal" w:date="2019-05-22T15:26:00Z">
              <w:rPr>
                <w:b/>
                <w:u w:val="single"/>
              </w:rPr>
            </w:rPrChange>
          </w:rPr>
          <w:t>following.</w:t>
        </w:r>
      </w:ins>
    </w:p>
    <w:p w14:paraId="7095CBC1" w14:textId="3F36FC0D" w:rsidR="007A1F44" w:rsidRPr="00977EA3" w:rsidRDefault="007A1F44" w:rsidP="00386915">
      <w:pPr>
        <w:pStyle w:val="Corpotesto"/>
      </w:pPr>
      <w:r w:rsidRPr="00977EA3">
        <w:t>Th</w:t>
      </w:r>
      <w:proofErr w:type="spellEnd"/>
      <w:r w:rsidRPr="00977EA3">
        <w:t>e query request and response shall be transmitted using Web Services, according to the requirements specified in ITI TF-2x: Appendix V</w:t>
      </w:r>
      <w:ins w:id="3279" w:author="Gregorio Canal" w:date="2019-05-22T15:27:00Z">
        <w:r w:rsidR="00386915">
          <w:t>.3</w:t>
        </w:r>
      </w:ins>
      <w:r w:rsidRPr="00977EA3">
        <w:t xml:space="preserve">. </w:t>
      </w:r>
      <w:commentRangeEnd w:id="3270"/>
      <w:r w:rsidR="00386915">
        <w:rPr>
          <w:rStyle w:val="Rimandocommento"/>
        </w:rPr>
        <w:commentReference w:id="3270"/>
      </w:r>
      <w:r w:rsidRPr="00977EA3">
        <w:t>The specific values for the WSDL describing the Multi-Patient Stored Query Service are described in this section.</w:t>
      </w:r>
    </w:p>
    <w:p w14:paraId="3DB68BEC" w14:textId="3DDF1507" w:rsidR="007A1F44" w:rsidRPr="00977EA3" w:rsidRDefault="007A1F44" w:rsidP="00775A5C">
      <w:pPr>
        <w:pStyle w:val="Corpotesto"/>
      </w:pPr>
      <w:r w:rsidRPr="00977EA3">
        <w:t>The Document Registry shall accept a Multi-Patient Stored Query Request formatted as a SIMPLE SOAP message and respond with a Multi-Patient Stored Query Response formatted as a SIMPLE SOAP message. The Document Consumer shall generate the Multi-Patient Stored Query Request formatted as a SIMPLE SOAP message and accept a Multi-Patient Stored Query Response formatted as a SIMPLE SOAP message.</w:t>
      </w:r>
    </w:p>
    <w:p w14:paraId="1F22AA4A" w14:textId="77777777" w:rsidR="007A1F44" w:rsidRPr="00977EA3" w:rsidRDefault="007A1F44" w:rsidP="00775A5C">
      <w:pPr>
        <w:pStyle w:val="Corpotesto"/>
        <w:rPr>
          <w:b/>
          <w:bCs/>
        </w:rPr>
      </w:pPr>
      <w:r w:rsidRPr="00977EA3">
        <w:rPr>
          <w:b/>
          <w:lang w:eastAsia="ar-SA"/>
        </w:rPr>
        <w:t>IHE-WSP201) The attribute /</w:t>
      </w:r>
      <w:proofErr w:type="spellStart"/>
      <w:r w:rsidRPr="00977EA3">
        <w:rPr>
          <w:b/>
          <w:lang w:eastAsia="ar-SA"/>
        </w:rPr>
        <w:t>wsdl:definitions</w:t>
      </w:r>
      <w:proofErr w:type="spellEnd"/>
      <w:r w:rsidRPr="00977EA3">
        <w:rPr>
          <w:b/>
          <w:lang w:eastAsia="ar-SA"/>
        </w:rPr>
        <w:t xml:space="preserve">/@name </w:t>
      </w:r>
      <w:r w:rsidRPr="00977EA3">
        <w:rPr>
          <w:b/>
          <w:bCs/>
        </w:rPr>
        <w:t>shall be “</w:t>
      </w:r>
      <w:proofErr w:type="spellStart"/>
      <w:r w:rsidRPr="00977EA3">
        <w:rPr>
          <w:b/>
          <w:bCs/>
        </w:rPr>
        <w:t>DocumentRegistry</w:t>
      </w:r>
      <w:proofErr w:type="spellEnd"/>
      <w:r w:rsidRPr="00977EA3">
        <w:rPr>
          <w:b/>
          <w:bCs/>
        </w:rPr>
        <w:t>”.</w:t>
      </w:r>
    </w:p>
    <w:p w14:paraId="0FEB8C49" w14:textId="77777777" w:rsidR="007A1F44" w:rsidRPr="00977EA3" w:rsidRDefault="007A1F44" w:rsidP="00775A5C">
      <w:pPr>
        <w:pStyle w:val="Corpotesto"/>
      </w:pPr>
      <w:r w:rsidRPr="00977EA3">
        <w:t>The following WSDL naming conventions shall apply:</w:t>
      </w:r>
    </w:p>
    <w:p w14:paraId="5A719739" w14:textId="77777777" w:rsidR="007A1F44" w:rsidRPr="00977EA3" w:rsidRDefault="007A1F44" w:rsidP="00775A5C">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sz w:val="20"/>
          <w:lang w:eastAsia="ar-SA"/>
        </w:rPr>
      </w:pPr>
      <w:r w:rsidRPr="00977EA3">
        <w:rPr>
          <w:rFonts w:ascii="Courier New" w:hAnsi="Courier New"/>
          <w:sz w:val="20"/>
          <w:lang w:eastAsia="ar-SA"/>
        </w:rPr>
        <w:tab/>
      </w:r>
      <w:proofErr w:type="spellStart"/>
      <w:r w:rsidRPr="00977EA3">
        <w:rPr>
          <w:rFonts w:ascii="Courier New" w:hAnsi="Courier New"/>
          <w:sz w:val="20"/>
          <w:lang w:eastAsia="ar-SA"/>
        </w:rPr>
        <w:t>wsdl:definitions</w:t>
      </w:r>
      <w:proofErr w:type="spellEnd"/>
      <w:r w:rsidRPr="00977EA3">
        <w:rPr>
          <w:rFonts w:ascii="Courier New" w:hAnsi="Courier New"/>
          <w:sz w:val="20"/>
          <w:lang w:eastAsia="ar-SA"/>
        </w:rPr>
        <w:t>/@name="</w:t>
      </w:r>
      <w:proofErr w:type="spellStart"/>
      <w:r w:rsidRPr="00977EA3">
        <w:rPr>
          <w:rStyle w:val="Enfasigrassetto"/>
          <w:rFonts w:ascii="Courier New" w:hAnsi="Courier New"/>
          <w:b w:val="0"/>
          <w:bCs/>
          <w:sz w:val="20"/>
          <w:lang w:eastAsia="ar-SA"/>
        </w:rPr>
        <w:t>DocumentRegistry</w:t>
      </w:r>
      <w:proofErr w:type="spellEnd"/>
      <w:r w:rsidRPr="00977EA3">
        <w:rPr>
          <w:rFonts w:ascii="Courier New" w:hAnsi="Courier New"/>
          <w:b/>
          <w:sz w:val="20"/>
          <w:lang w:eastAsia="ar-SA"/>
        </w:rPr>
        <w:t>":</w:t>
      </w:r>
    </w:p>
    <w:p w14:paraId="52C34337" w14:textId="77777777" w:rsidR="007A1F44" w:rsidRPr="00977EA3" w:rsidRDefault="007A1F44" w:rsidP="00775A5C">
      <w:pPr>
        <w:tabs>
          <w:tab w:val="left" w:pos="720"/>
        </w:tabs>
        <w:spacing w:before="0"/>
        <w:ind w:left="720"/>
        <w:rPr>
          <w:rFonts w:ascii="Courier New" w:hAnsi="Courier New"/>
          <w:sz w:val="20"/>
          <w:lang w:eastAsia="ar-SA"/>
        </w:rPr>
      </w:pPr>
      <w:r w:rsidRPr="00977EA3">
        <w:rPr>
          <w:rFonts w:ascii="Courier New" w:hAnsi="Courier New"/>
          <w:sz w:val="20"/>
          <w:lang w:eastAsia="ar-SA"/>
        </w:rPr>
        <w:t>query message    -&gt; "</w:t>
      </w:r>
      <w:proofErr w:type="spellStart"/>
      <w:r w:rsidRPr="00977EA3">
        <w:rPr>
          <w:rStyle w:val="Enfasigrassetto"/>
          <w:rFonts w:ascii="Courier New" w:hAnsi="Courier New"/>
          <w:b w:val="0"/>
          <w:bCs/>
          <w:sz w:val="20"/>
          <w:lang w:eastAsia="ar-SA"/>
        </w:rPr>
        <w:t>MultiPatient</w:t>
      </w:r>
      <w:r w:rsidRPr="00977EA3">
        <w:rPr>
          <w:rFonts w:ascii="Courier New" w:hAnsi="Courier New"/>
          <w:sz w:val="20"/>
          <w:lang w:eastAsia="ar-SA"/>
        </w:rPr>
        <w:t>Stored</w:t>
      </w:r>
      <w:r w:rsidRPr="00977EA3">
        <w:rPr>
          <w:rStyle w:val="Enfasigrassetto"/>
          <w:rFonts w:ascii="Courier New" w:hAnsi="Courier New"/>
          <w:b w:val="0"/>
          <w:bCs/>
          <w:sz w:val="20"/>
          <w:lang w:eastAsia="ar-SA"/>
        </w:rPr>
        <w:t>Query</w:t>
      </w:r>
      <w:r w:rsidRPr="00977EA3">
        <w:rPr>
          <w:rFonts w:ascii="Courier New" w:hAnsi="Courier New"/>
          <w:sz w:val="20"/>
          <w:lang w:eastAsia="ar-SA"/>
        </w:rPr>
        <w:t>_Message</w:t>
      </w:r>
      <w:proofErr w:type="spellEnd"/>
      <w:r w:rsidRPr="00977EA3">
        <w:rPr>
          <w:rFonts w:ascii="Courier New" w:hAnsi="Courier New"/>
          <w:sz w:val="20"/>
          <w:lang w:eastAsia="ar-SA"/>
        </w:rPr>
        <w:t>"</w:t>
      </w:r>
    </w:p>
    <w:p w14:paraId="27F68932"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query response   -&gt; "</w:t>
      </w:r>
      <w:proofErr w:type="spellStart"/>
      <w:r w:rsidRPr="00977EA3">
        <w:rPr>
          <w:rStyle w:val="Enfasigrassetto"/>
          <w:rFonts w:ascii="Courier New" w:hAnsi="Courier New"/>
          <w:b w:val="0"/>
          <w:bCs/>
          <w:sz w:val="20"/>
          <w:lang w:eastAsia="ar-SA"/>
        </w:rPr>
        <w:t>MultiPatient</w:t>
      </w:r>
      <w:r w:rsidRPr="00977EA3">
        <w:rPr>
          <w:rFonts w:ascii="Courier New" w:hAnsi="Courier New"/>
          <w:sz w:val="20"/>
          <w:lang w:eastAsia="ar-SA"/>
        </w:rPr>
        <w:t>Stored</w:t>
      </w:r>
      <w:r w:rsidRPr="00977EA3">
        <w:rPr>
          <w:rStyle w:val="Enfasigrassetto"/>
          <w:rFonts w:ascii="Courier New" w:hAnsi="Courier New"/>
          <w:b w:val="0"/>
          <w:bCs/>
          <w:sz w:val="20"/>
          <w:lang w:eastAsia="ar-SA"/>
        </w:rPr>
        <w:t>QueryResponse</w:t>
      </w:r>
      <w:r w:rsidRPr="00977EA3">
        <w:rPr>
          <w:rFonts w:ascii="Courier New" w:hAnsi="Courier New"/>
          <w:sz w:val="20"/>
          <w:lang w:eastAsia="ar-SA"/>
        </w:rPr>
        <w:t>_Message</w:t>
      </w:r>
      <w:proofErr w:type="spellEnd"/>
      <w:r w:rsidRPr="00977EA3">
        <w:rPr>
          <w:rFonts w:ascii="Courier New" w:hAnsi="Courier New"/>
          <w:sz w:val="20"/>
          <w:lang w:eastAsia="ar-SA"/>
        </w:rPr>
        <w:t>"</w:t>
      </w:r>
    </w:p>
    <w:p w14:paraId="37FA1270"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r>
      <w:proofErr w:type="spellStart"/>
      <w:r w:rsidRPr="00977EA3">
        <w:rPr>
          <w:rFonts w:ascii="Courier New" w:hAnsi="Courier New"/>
          <w:sz w:val="20"/>
          <w:lang w:eastAsia="ar-SA"/>
        </w:rPr>
        <w:t>portType</w:t>
      </w:r>
      <w:proofErr w:type="spellEnd"/>
      <w:r w:rsidRPr="00977EA3">
        <w:rPr>
          <w:rFonts w:ascii="Courier New" w:hAnsi="Courier New"/>
          <w:sz w:val="20"/>
          <w:lang w:eastAsia="ar-SA"/>
        </w:rPr>
        <w:t xml:space="preserve">         -&gt; "</w:t>
      </w:r>
      <w:proofErr w:type="spellStart"/>
      <w:r w:rsidRPr="00977EA3">
        <w:rPr>
          <w:rStyle w:val="Enfasigrassetto"/>
          <w:rFonts w:ascii="Courier New" w:hAnsi="Courier New"/>
          <w:b w:val="0"/>
          <w:bCs/>
          <w:sz w:val="20"/>
          <w:lang w:eastAsia="ar-SA"/>
        </w:rPr>
        <w:t>DocumentRegistry</w:t>
      </w:r>
      <w:r w:rsidRPr="00977EA3">
        <w:rPr>
          <w:rFonts w:ascii="Courier New" w:hAnsi="Courier New"/>
          <w:sz w:val="20"/>
          <w:lang w:eastAsia="ar-SA"/>
        </w:rPr>
        <w:t>_PortType</w:t>
      </w:r>
      <w:proofErr w:type="spellEnd"/>
      <w:r w:rsidRPr="00977EA3">
        <w:rPr>
          <w:rFonts w:ascii="Courier New" w:hAnsi="Courier New"/>
          <w:sz w:val="20"/>
          <w:lang w:eastAsia="ar-SA"/>
        </w:rPr>
        <w:t>"</w:t>
      </w:r>
    </w:p>
    <w:p w14:paraId="0FA23346"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operation        -&gt; "</w:t>
      </w:r>
      <w:proofErr w:type="spellStart"/>
      <w:r w:rsidRPr="00977EA3">
        <w:rPr>
          <w:rFonts w:ascii="Courier New" w:hAnsi="Courier New"/>
          <w:sz w:val="20"/>
          <w:lang w:eastAsia="ar-SA"/>
        </w:rPr>
        <w:t>DocumentRegistry_</w:t>
      </w:r>
      <w:r w:rsidRPr="00977EA3">
        <w:rPr>
          <w:rStyle w:val="Enfasigrassetto"/>
          <w:rFonts w:ascii="Courier New" w:hAnsi="Courier New"/>
          <w:b w:val="0"/>
          <w:bCs/>
          <w:sz w:val="20"/>
          <w:lang w:eastAsia="ar-SA"/>
        </w:rPr>
        <w:t>MultiPatient</w:t>
      </w:r>
      <w:r w:rsidRPr="00977EA3">
        <w:rPr>
          <w:rFonts w:ascii="Courier New" w:hAnsi="Courier New"/>
          <w:sz w:val="20"/>
          <w:lang w:eastAsia="ar-SA"/>
        </w:rPr>
        <w:t>StoredQuery</w:t>
      </w:r>
      <w:proofErr w:type="spellEnd"/>
      <w:r w:rsidRPr="00977EA3">
        <w:rPr>
          <w:rFonts w:ascii="Courier New" w:hAnsi="Courier New"/>
          <w:sz w:val="20"/>
          <w:lang w:eastAsia="ar-SA"/>
        </w:rPr>
        <w:t>"</w:t>
      </w:r>
    </w:p>
    <w:p w14:paraId="5C95BD13"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SOAP 1.2 binding -&gt; "</w:t>
      </w:r>
      <w:r w:rsidRPr="00977EA3">
        <w:rPr>
          <w:rStyle w:val="Enfasigrassetto"/>
          <w:rFonts w:ascii="Courier New" w:hAnsi="Courier New"/>
          <w:b w:val="0"/>
          <w:bCs/>
          <w:sz w:val="20"/>
          <w:lang w:eastAsia="ar-SA"/>
        </w:rPr>
        <w:t>DocumentRegistry</w:t>
      </w:r>
      <w:r w:rsidRPr="00977EA3">
        <w:rPr>
          <w:rFonts w:ascii="Courier New" w:hAnsi="Courier New"/>
          <w:sz w:val="20"/>
          <w:lang w:eastAsia="ar-SA"/>
        </w:rPr>
        <w:t>_Binding_Soap12"</w:t>
      </w:r>
    </w:p>
    <w:p w14:paraId="77836807" w14:textId="77777777" w:rsidR="007A1F44" w:rsidRPr="00E63AF6" w:rsidRDefault="007A1F44" w:rsidP="00775A5C">
      <w:pPr>
        <w:tabs>
          <w:tab w:val="left" w:pos="720"/>
        </w:tabs>
        <w:spacing w:before="0"/>
        <w:rPr>
          <w:rFonts w:ascii="Courier New" w:hAnsi="Courier New"/>
          <w:sz w:val="20"/>
          <w:lang w:val="fr-FR" w:eastAsia="ar-SA"/>
          <w:rPrChange w:id="3280" w:author="Gregorio Canal" w:date="2019-05-22T14:54:00Z">
            <w:rPr>
              <w:rFonts w:ascii="Courier New" w:hAnsi="Courier New"/>
              <w:sz w:val="20"/>
              <w:lang w:eastAsia="ar-SA"/>
            </w:rPr>
          </w:rPrChange>
        </w:rPr>
      </w:pPr>
      <w:r w:rsidRPr="00977EA3">
        <w:rPr>
          <w:rFonts w:ascii="Courier New" w:hAnsi="Courier New"/>
          <w:sz w:val="20"/>
          <w:lang w:eastAsia="ar-SA"/>
        </w:rPr>
        <w:tab/>
      </w:r>
      <w:r w:rsidRPr="00E63AF6">
        <w:rPr>
          <w:rFonts w:ascii="Courier New" w:hAnsi="Courier New"/>
          <w:sz w:val="20"/>
          <w:lang w:val="fr-FR" w:eastAsia="ar-SA"/>
          <w:rPrChange w:id="3281" w:author="Gregorio Canal" w:date="2019-05-22T14:54:00Z">
            <w:rPr>
              <w:rFonts w:ascii="Courier New" w:hAnsi="Courier New"/>
              <w:sz w:val="20"/>
              <w:lang w:eastAsia="ar-SA"/>
            </w:rPr>
          </w:rPrChange>
        </w:rPr>
        <w:t>SOAP 1.2 port    -&gt; "</w:t>
      </w:r>
      <w:r w:rsidRPr="00E63AF6">
        <w:rPr>
          <w:rStyle w:val="Enfasigrassetto"/>
          <w:rFonts w:ascii="Courier New" w:hAnsi="Courier New"/>
          <w:b w:val="0"/>
          <w:bCs/>
          <w:sz w:val="20"/>
          <w:lang w:val="fr-FR" w:eastAsia="ar-SA"/>
          <w:rPrChange w:id="3282" w:author="Gregorio Canal" w:date="2019-05-22T14:54:00Z">
            <w:rPr>
              <w:rStyle w:val="Enfasigrassetto"/>
              <w:rFonts w:ascii="Courier New" w:hAnsi="Courier New"/>
              <w:b w:val="0"/>
              <w:bCs/>
              <w:sz w:val="20"/>
              <w:lang w:eastAsia="ar-SA"/>
            </w:rPr>
          </w:rPrChange>
        </w:rPr>
        <w:t>DocumentRegistry</w:t>
      </w:r>
      <w:r w:rsidRPr="00E63AF6">
        <w:rPr>
          <w:rFonts w:ascii="Courier New" w:hAnsi="Courier New"/>
          <w:sz w:val="20"/>
          <w:lang w:val="fr-FR" w:eastAsia="ar-SA"/>
          <w:rPrChange w:id="3283" w:author="Gregorio Canal" w:date="2019-05-22T14:54:00Z">
            <w:rPr>
              <w:rFonts w:ascii="Courier New" w:hAnsi="Courier New"/>
              <w:sz w:val="20"/>
              <w:lang w:eastAsia="ar-SA"/>
            </w:rPr>
          </w:rPrChange>
        </w:rPr>
        <w:t>_Port_Soap12"</w:t>
      </w:r>
    </w:p>
    <w:p w14:paraId="073AC47D" w14:textId="77777777" w:rsidR="007A1F44" w:rsidRPr="00977EA3" w:rsidRDefault="007A1F44" w:rsidP="00775A5C">
      <w:pPr>
        <w:pStyle w:val="Corpotesto"/>
        <w:rPr>
          <w:b/>
          <w:bCs/>
        </w:rPr>
      </w:pPr>
      <w:r w:rsidRPr="00E63AF6">
        <w:rPr>
          <w:b/>
          <w:lang w:val="fr-FR"/>
          <w:rPrChange w:id="3284" w:author="Gregorio Canal" w:date="2019-05-22T14:54:00Z">
            <w:rPr>
              <w:b/>
            </w:rPr>
          </w:rPrChange>
        </w:rPr>
        <w:t xml:space="preserve"> </w:t>
      </w:r>
      <w:r w:rsidRPr="00977EA3">
        <w:rPr>
          <w:b/>
        </w:rPr>
        <w:t xml:space="preserve">IHE-WSP202) The </w:t>
      </w:r>
      <w:proofErr w:type="spellStart"/>
      <w:r w:rsidRPr="00977EA3">
        <w:rPr>
          <w:b/>
        </w:rPr>
        <w:t>targetNamespace</w:t>
      </w:r>
      <w:proofErr w:type="spellEnd"/>
      <w:r w:rsidRPr="00977EA3">
        <w:rPr>
          <w:b/>
        </w:rPr>
        <w:t xml:space="preserve"> of the WSDL </w:t>
      </w:r>
      <w:r w:rsidRPr="00977EA3">
        <w:rPr>
          <w:b/>
          <w:bCs/>
        </w:rPr>
        <w:t>shall be “urn:ihe:iti:xds-b:2007”</w:t>
      </w:r>
    </w:p>
    <w:p w14:paraId="7490B145" w14:textId="77777777" w:rsidR="007A1F44" w:rsidRPr="00977EA3" w:rsidRDefault="007A1F44" w:rsidP="00775A5C">
      <w:pPr>
        <w:pStyle w:val="Corpotesto"/>
      </w:pPr>
      <w:r w:rsidRPr="00977EA3">
        <w:t>These are the requirements for the Multi-Patient Stored Query transaction presented in the order in which they would appear in the WSDL definition:</w:t>
      </w:r>
    </w:p>
    <w:p w14:paraId="6DED974E" w14:textId="77777777" w:rsidR="008E3CF3" w:rsidRPr="00977EA3" w:rsidRDefault="007A1F44" w:rsidP="00EC243F">
      <w:pPr>
        <w:pStyle w:val="Numeroelenco2"/>
        <w:numPr>
          <w:ilvl w:val="0"/>
          <w:numId w:val="26"/>
        </w:numPr>
        <w:rPr>
          <w:lang w:eastAsia="ar-SA"/>
        </w:rPr>
      </w:pPr>
      <w:r w:rsidRPr="00977EA3">
        <w:rPr>
          <w:lang w:eastAsia="ar-SA"/>
        </w:rPr>
        <w:t>The following types shall be imported (</w:t>
      </w:r>
      <w:proofErr w:type="spellStart"/>
      <w:r w:rsidRPr="00977EA3">
        <w:rPr>
          <w:lang w:eastAsia="ar-SA"/>
        </w:rPr>
        <w:t>xsd:import</w:t>
      </w:r>
      <w:proofErr w:type="spellEnd"/>
      <w:r w:rsidRPr="00977EA3">
        <w:rPr>
          <w:lang w:eastAsia="ar-SA"/>
        </w:rPr>
        <w:t>) in the /definitions/types section:</w:t>
      </w:r>
    </w:p>
    <w:p w14:paraId="4ED27343" w14:textId="77777777" w:rsidR="008E3CF3" w:rsidRPr="00977EA3" w:rsidRDefault="007A1F44" w:rsidP="00EC243F">
      <w:pPr>
        <w:pStyle w:val="Numeroelenco3"/>
        <w:numPr>
          <w:ilvl w:val="0"/>
          <w:numId w:val="44"/>
        </w:numPr>
        <w:rPr>
          <w:lang w:eastAsia="ar-SA"/>
        </w:rPr>
      </w:pPr>
      <w:r w:rsidRPr="00977EA3">
        <w:rPr>
          <w:lang w:eastAsia="ar-SA"/>
        </w:rPr>
        <w:t xml:space="preserve">namespace=" urn:oasis:names:tc:ebxml-regrep:xsd:query:3.0", </w:t>
      </w:r>
      <w:proofErr w:type="spellStart"/>
      <w:r w:rsidRPr="00977EA3">
        <w:rPr>
          <w:lang w:eastAsia="ar-SA"/>
        </w:rPr>
        <w:t>schemaLocation</w:t>
      </w:r>
      <w:proofErr w:type="spellEnd"/>
      <w:r w:rsidRPr="00977EA3">
        <w:rPr>
          <w:lang w:eastAsia="ar-SA"/>
        </w:rPr>
        <w:t>="query.xsd"</w:t>
      </w:r>
    </w:p>
    <w:p w14:paraId="7A9CA8C7" w14:textId="77777777" w:rsidR="008E3CF3" w:rsidRPr="00977EA3" w:rsidRDefault="007A1F44" w:rsidP="00EC243F">
      <w:pPr>
        <w:pStyle w:val="Numeroelenco2"/>
        <w:numPr>
          <w:ilvl w:val="0"/>
          <w:numId w:val="26"/>
        </w:numPr>
        <w:rPr>
          <w:lang w:eastAsia="ar-SA"/>
        </w:rPr>
      </w:pPr>
      <w:r w:rsidRPr="00977EA3">
        <w:rPr>
          <w:lang w:eastAsia="ar-SA"/>
        </w:rPr>
        <w:t>The /definitions/message/part/@element attribute of the Multi-Patient Stored Query Request message shall be defined as “</w:t>
      </w:r>
      <w:proofErr w:type="spellStart"/>
      <w:r w:rsidRPr="00977EA3">
        <w:rPr>
          <w:color w:val="000000"/>
          <w:lang w:eastAsia="ar-SA"/>
        </w:rPr>
        <w:t>query:AdhocQueryRequest</w:t>
      </w:r>
      <w:proofErr w:type="spellEnd"/>
      <w:r w:rsidRPr="00977EA3">
        <w:rPr>
          <w:lang w:eastAsia="ar-SA"/>
        </w:rPr>
        <w:t>”</w:t>
      </w:r>
    </w:p>
    <w:p w14:paraId="6703D985" w14:textId="77777777" w:rsidR="008E3CF3" w:rsidRPr="00977EA3" w:rsidRDefault="007A1F44" w:rsidP="00EC243F">
      <w:pPr>
        <w:pStyle w:val="Numeroelenco2"/>
        <w:numPr>
          <w:ilvl w:val="0"/>
          <w:numId w:val="26"/>
        </w:numPr>
        <w:rPr>
          <w:lang w:eastAsia="ar-SA"/>
        </w:rPr>
      </w:pPr>
      <w:r w:rsidRPr="00977EA3">
        <w:rPr>
          <w:lang w:eastAsia="ar-SA"/>
        </w:rPr>
        <w:t>The /definitions/message/part/@element attribute of the Multi-Patient Stored Query Response message shall be defined as “</w:t>
      </w:r>
      <w:proofErr w:type="spellStart"/>
      <w:r w:rsidRPr="00977EA3">
        <w:rPr>
          <w:lang w:eastAsia="ar-SA"/>
        </w:rPr>
        <w:t>query:AdhocQueryResponse</w:t>
      </w:r>
      <w:proofErr w:type="spellEnd"/>
      <w:r w:rsidRPr="00977EA3">
        <w:rPr>
          <w:lang w:eastAsia="ar-SA"/>
        </w:rPr>
        <w:t>”</w:t>
      </w:r>
    </w:p>
    <w:p w14:paraId="19BCADA4" w14:textId="77777777" w:rsidR="008E3CF3" w:rsidRPr="00977EA3" w:rsidRDefault="007A1F44" w:rsidP="00EC243F">
      <w:pPr>
        <w:pStyle w:val="Numeroelenco2"/>
        <w:numPr>
          <w:ilvl w:val="0"/>
          <w:numId w:val="26"/>
        </w:numPr>
        <w:rPr>
          <w:lang w:eastAsia="ar-SA"/>
        </w:rPr>
      </w:pPr>
      <w:r w:rsidRPr="00977EA3">
        <w:rPr>
          <w:lang w:eastAsia="ar-SA"/>
        </w:rPr>
        <w:t>The /definitions/</w:t>
      </w:r>
      <w:proofErr w:type="spellStart"/>
      <w:r w:rsidRPr="00977EA3">
        <w:rPr>
          <w:lang w:eastAsia="ar-SA"/>
        </w:rPr>
        <w:t>portType</w:t>
      </w:r>
      <w:proofErr w:type="spellEnd"/>
      <w:r w:rsidRPr="00977EA3">
        <w:rPr>
          <w:lang w:eastAsia="ar-SA"/>
        </w:rPr>
        <w:t>/operation/input/@</w:t>
      </w:r>
      <w:proofErr w:type="spellStart"/>
      <w:r w:rsidRPr="00977EA3">
        <w:rPr>
          <w:lang w:eastAsia="ar-SA"/>
        </w:rPr>
        <w:t>wsaw:Action</w:t>
      </w:r>
      <w:proofErr w:type="spellEnd"/>
      <w:r w:rsidRPr="00977EA3">
        <w:rPr>
          <w:lang w:eastAsia="ar-SA"/>
        </w:rPr>
        <w:t xml:space="preserve"> attribute for the Multi-Patient Stored Query Request message shall be defined as “</w:t>
      </w:r>
      <w:r w:rsidRPr="00977EA3">
        <w:rPr>
          <w:color w:val="000000"/>
          <w:lang w:eastAsia="ar-SA"/>
        </w:rPr>
        <w:t>urn:ihe:iti:2009:MultiPatientStoredQuery</w:t>
      </w:r>
      <w:r w:rsidRPr="00977EA3">
        <w:rPr>
          <w:lang w:eastAsia="ar-SA"/>
        </w:rPr>
        <w:t>”</w:t>
      </w:r>
    </w:p>
    <w:p w14:paraId="765E3CC0" w14:textId="77777777" w:rsidR="008E3CF3" w:rsidRPr="00977EA3" w:rsidRDefault="007A1F44" w:rsidP="00EC243F">
      <w:pPr>
        <w:pStyle w:val="Numeroelenco2"/>
        <w:numPr>
          <w:ilvl w:val="0"/>
          <w:numId w:val="26"/>
        </w:numPr>
        <w:rPr>
          <w:lang w:eastAsia="ar-SA"/>
        </w:rPr>
      </w:pPr>
      <w:r w:rsidRPr="00977EA3">
        <w:rPr>
          <w:lang w:eastAsia="ar-SA"/>
        </w:rPr>
        <w:t>The /definitions/</w:t>
      </w:r>
      <w:proofErr w:type="spellStart"/>
      <w:r w:rsidRPr="00977EA3">
        <w:rPr>
          <w:lang w:eastAsia="ar-SA"/>
        </w:rPr>
        <w:t>portType</w:t>
      </w:r>
      <w:proofErr w:type="spellEnd"/>
      <w:r w:rsidRPr="00977EA3">
        <w:rPr>
          <w:lang w:eastAsia="ar-SA"/>
        </w:rPr>
        <w:t>/operation/output/@</w:t>
      </w:r>
      <w:proofErr w:type="spellStart"/>
      <w:r w:rsidRPr="00977EA3">
        <w:rPr>
          <w:lang w:eastAsia="ar-SA"/>
        </w:rPr>
        <w:t>wsaw:Action</w:t>
      </w:r>
      <w:proofErr w:type="spellEnd"/>
      <w:r w:rsidRPr="00977EA3">
        <w:rPr>
          <w:lang w:eastAsia="ar-SA"/>
        </w:rPr>
        <w:t xml:space="preserve"> attribute for the Multi-Patient Stored Query Response message shall be defined as “</w:t>
      </w:r>
      <w:r w:rsidRPr="00977EA3">
        <w:rPr>
          <w:color w:val="000000"/>
          <w:lang w:eastAsia="ar-SA"/>
        </w:rPr>
        <w:t>urn:ihe:iti:2009:MultiPatientStoredQueryResponse</w:t>
      </w:r>
      <w:r w:rsidRPr="00977EA3">
        <w:rPr>
          <w:lang w:eastAsia="ar-SA"/>
        </w:rPr>
        <w:t>”</w:t>
      </w:r>
    </w:p>
    <w:p w14:paraId="184D793B" w14:textId="3236952C" w:rsidR="008E3CF3" w:rsidRPr="00977EA3" w:rsidRDefault="00202769" w:rsidP="00EC243F">
      <w:pPr>
        <w:pStyle w:val="Numeroelenco2"/>
        <w:numPr>
          <w:ilvl w:val="0"/>
          <w:numId w:val="26"/>
        </w:numPr>
        <w:rPr>
          <w:lang w:eastAsia="ar-SA"/>
        </w:rPr>
      </w:pPr>
      <w:r w:rsidRPr="00977EA3">
        <w:rPr>
          <w:lang w:eastAsia="ar-SA"/>
        </w:rPr>
        <w:t>The /definitions/binding/operation/soap12:operation/@soapActionRequired attribute sh</w:t>
      </w:r>
      <w:r w:rsidR="006B79E9" w:rsidRPr="00977EA3">
        <w:rPr>
          <w:lang w:eastAsia="ar-SA"/>
        </w:rPr>
        <w:t>all</w:t>
      </w:r>
      <w:r w:rsidRPr="00977EA3">
        <w:rPr>
          <w:lang w:eastAsia="ar-SA"/>
        </w:rPr>
        <w:t xml:space="preserve"> be defined as “false”</w:t>
      </w:r>
    </w:p>
    <w:p w14:paraId="6F307A10" w14:textId="77777777" w:rsidR="007A1F44" w:rsidRPr="00977EA3" w:rsidRDefault="007A1F44" w:rsidP="00775A5C">
      <w:pPr>
        <w:pStyle w:val="Corpotesto"/>
      </w:pPr>
      <w:r w:rsidRPr="00977EA3">
        <w:t>The following WSDL fragment shows an example of Multi-Patient Stored Query transaction definition:</w:t>
      </w:r>
    </w:p>
    <w:p w14:paraId="31C7A968" w14:textId="77777777" w:rsidR="007A1F44" w:rsidRPr="00977EA3"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8080"/>
          <w:sz w:val="16"/>
          <w:szCs w:val="16"/>
          <w:shd w:val="clear" w:color="auto" w:fill="FFFFFF"/>
          <w:lang w:eastAsia="ar-SA"/>
        </w:rPr>
      </w:pPr>
    </w:p>
    <w:p w14:paraId="53BABC5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sz w:val="16"/>
          <w:szCs w:val="16"/>
          <w:lang w:eastAsia="ar-SA"/>
        </w:rPr>
      </w:pPr>
      <w:r w:rsidRPr="00977EA3">
        <w:rPr>
          <w:rFonts w:ascii="Courier New" w:hAnsi="Courier New"/>
          <w:sz w:val="16"/>
          <w:szCs w:val="16"/>
          <w:lang w:eastAsia="ar-SA"/>
        </w:rPr>
        <w:t>&lt;?xml version="1.0" encoding="utf-8"?&gt;</w:t>
      </w:r>
    </w:p>
    <w:p w14:paraId="3DD85356" w14:textId="77777777" w:rsidR="007A1F44" w:rsidRPr="00977EA3"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00FF"/>
          <w:sz w:val="16"/>
          <w:szCs w:val="16"/>
          <w:shd w:val="clear" w:color="auto" w:fill="FFFFFF"/>
          <w:lang w:eastAsia="ar-SA"/>
        </w:rPr>
      </w:pPr>
      <w:r w:rsidRPr="00977EA3">
        <w:rPr>
          <w:rFonts w:ascii="Courier New" w:hAnsi="Courier New"/>
          <w:color w:val="0000FF"/>
          <w:sz w:val="16"/>
          <w:szCs w:val="16"/>
          <w:shd w:val="clear" w:color="auto" w:fill="FFFFFF"/>
          <w:lang w:eastAsia="ar-SA"/>
        </w:rPr>
        <w:lastRenderedPageBreak/>
        <w:t>&lt;</w:t>
      </w:r>
      <w:r w:rsidRPr="00977EA3">
        <w:rPr>
          <w:rFonts w:ascii="Courier New" w:hAnsi="Courier New"/>
          <w:color w:val="800000"/>
          <w:sz w:val="16"/>
          <w:szCs w:val="16"/>
          <w:shd w:val="clear" w:color="auto" w:fill="FFFFFF"/>
          <w:lang w:eastAsia="ar-SA"/>
        </w:rPr>
        <w:t>definitions</w:t>
      </w:r>
      <w:r w:rsidRPr="00977EA3">
        <w:rPr>
          <w:rFonts w:ascii="Courier New" w:hAnsi="Courier New"/>
          <w:color w:val="FF0000"/>
          <w:sz w:val="16"/>
          <w:szCs w:val="16"/>
          <w:shd w:val="clear" w:color="auto" w:fill="FFFFFF"/>
          <w:lang w:eastAsia="ar-SA"/>
        </w:rPr>
        <w:t xml:space="preserve"> ...</w:t>
      </w:r>
      <w:r w:rsidRPr="00977EA3">
        <w:rPr>
          <w:rFonts w:ascii="Courier New" w:hAnsi="Courier New"/>
          <w:color w:val="0000FF"/>
          <w:sz w:val="16"/>
          <w:szCs w:val="16"/>
          <w:shd w:val="clear" w:color="auto" w:fill="FFFFFF"/>
          <w:lang w:eastAsia="ar-SA"/>
        </w:rPr>
        <w:t>&gt;</w:t>
      </w:r>
    </w:p>
    <w:p w14:paraId="2F01DC24"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7567190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types</w:t>
      </w:r>
      <w:r w:rsidRPr="00977EA3">
        <w:rPr>
          <w:rFonts w:ascii="Courier New" w:hAnsi="Courier New"/>
          <w:color w:val="0000FF"/>
          <w:sz w:val="16"/>
          <w:szCs w:val="16"/>
          <w:shd w:val="clear" w:color="auto" w:fill="FFFFFF"/>
          <w:lang w:eastAsia="ar-SA"/>
        </w:rPr>
        <w:t>&gt;</w:t>
      </w:r>
    </w:p>
    <w:p w14:paraId="0F3749F5"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proofErr w:type="spellStart"/>
      <w:r w:rsidRPr="00977EA3">
        <w:rPr>
          <w:rFonts w:ascii="Courier New" w:hAnsi="Courier New"/>
          <w:color w:val="800000"/>
          <w:sz w:val="16"/>
          <w:szCs w:val="16"/>
          <w:shd w:val="clear" w:color="auto" w:fill="FFFFFF"/>
          <w:lang w:eastAsia="ar-SA"/>
        </w:rPr>
        <w:t>xsd:schema</w:t>
      </w:r>
      <w:proofErr w:type="spellEnd"/>
      <w:r w:rsidRPr="00977EA3">
        <w:rPr>
          <w:rFonts w:ascii="Courier New" w:hAnsi="Courier New"/>
          <w:color w:val="FF0000"/>
          <w:sz w:val="16"/>
          <w:szCs w:val="16"/>
          <w:shd w:val="clear" w:color="auto" w:fill="FFFFFF"/>
          <w:lang w:eastAsia="ar-SA"/>
        </w:rPr>
        <w:t xml:space="preserve"> </w:t>
      </w:r>
      <w:proofErr w:type="spellStart"/>
      <w:r w:rsidRPr="00977EA3">
        <w:rPr>
          <w:rFonts w:ascii="Courier New" w:hAnsi="Courier New"/>
          <w:color w:val="FF0000"/>
          <w:sz w:val="16"/>
          <w:szCs w:val="16"/>
          <w:shd w:val="clear" w:color="auto" w:fill="FFFFFF"/>
          <w:lang w:eastAsia="ar-SA"/>
        </w:rPr>
        <w:t>elementFormDefault</w:t>
      </w:r>
      <w:proofErr w:type="spellEnd"/>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qualified</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w:t>
      </w:r>
      <w:proofErr w:type="spellStart"/>
      <w:r w:rsidRPr="00977EA3">
        <w:rPr>
          <w:rFonts w:ascii="Courier New" w:hAnsi="Courier New"/>
          <w:color w:val="FF0000"/>
          <w:sz w:val="16"/>
          <w:szCs w:val="16"/>
          <w:shd w:val="clear" w:color="auto" w:fill="FFFFFF"/>
          <w:lang w:eastAsia="ar-SA"/>
        </w:rPr>
        <w:t>targetNamespace</w:t>
      </w:r>
      <w:proofErr w:type="spellEnd"/>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urn:ihe:iti:xds-b:2007</w:t>
      </w:r>
      <w:r w:rsidRPr="00977EA3">
        <w:rPr>
          <w:rFonts w:ascii="Courier New" w:hAnsi="Courier New"/>
          <w:color w:val="0000FF"/>
          <w:sz w:val="16"/>
          <w:szCs w:val="16"/>
          <w:shd w:val="clear" w:color="auto" w:fill="FFFFFF"/>
          <w:lang w:eastAsia="ar-SA"/>
        </w:rPr>
        <w:t>"&gt;</w:t>
      </w:r>
    </w:p>
    <w:p w14:paraId="571CE297"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FF0000"/>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proofErr w:type="spellStart"/>
      <w:r w:rsidRPr="00977EA3">
        <w:rPr>
          <w:rFonts w:ascii="Courier New" w:hAnsi="Courier New"/>
          <w:color w:val="800000"/>
          <w:sz w:val="16"/>
          <w:szCs w:val="16"/>
          <w:shd w:val="clear" w:color="auto" w:fill="FFFFFF"/>
          <w:lang w:eastAsia="ar-SA"/>
        </w:rPr>
        <w:t>xsd:import</w:t>
      </w:r>
      <w:proofErr w:type="spellEnd"/>
      <w:r w:rsidRPr="00977EA3">
        <w:rPr>
          <w:rFonts w:ascii="Courier New" w:hAnsi="Courier New"/>
          <w:color w:val="FF0000"/>
          <w:sz w:val="16"/>
          <w:szCs w:val="16"/>
          <w:shd w:val="clear" w:color="auto" w:fill="FFFFFF"/>
          <w:lang w:eastAsia="ar-SA"/>
        </w:rPr>
        <w:t xml:space="preserve"> </w:t>
      </w:r>
    </w:p>
    <w:p w14:paraId="0A2DA99A"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t>namespace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urn:oasis:names:tc:ebxml-regrep:xsd:query:3.0</w:t>
      </w:r>
      <w:r w:rsidRPr="00977EA3">
        <w:rPr>
          <w:rFonts w:ascii="Courier New" w:hAnsi="Courier New"/>
          <w:color w:val="0000FF"/>
          <w:sz w:val="16"/>
          <w:szCs w:val="16"/>
          <w:shd w:val="clear" w:color="auto" w:fill="FFFFFF"/>
          <w:lang w:eastAsia="ar-SA"/>
        </w:rPr>
        <w:t>"</w:t>
      </w:r>
    </w:p>
    <w:p w14:paraId="14D03E42" w14:textId="77777777" w:rsidR="007A1F44" w:rsidRPr="00E63AF6"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val="de-DE" w:eastAsia="ar-SA"/>
          <w:rPrChange w:id="3285" w:author="Gregorio Canal" w:date="2019-05-22T14:54:00Z">
            <w:rPr>
              <w:rFonts w:ascii="Courier New" w:hAnsi="Courier New"/>
              <w:color w:val="0000FF"/>
              <w:sz w:val="16"/>
              <w:szCs w:val="16"/>
              <w:shd w:val="clear" w:color="auto" w:fill="FFFFFF"/>
              <w:lang w:eastAsia="ar-SA"/>
            </w:rPr>
          </w:rPrChange>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proofErr w:type="spellStart"/>
      <w:r w:rsidRPr="00E63AF6">
        <w:rPr>
          <w:rFonts w:ascii="Courier New" w:hAnsi="Courier New"/>
          <w:color w:val="FF0000"/>
          <w:sz w:val="16"/>
          <w:szCs w:val="16"/>
          <w:shd w:val="clear" w:color="auto" w:fill="FFFFFF"/>
          <w:lang w:val="de-DE" w:eastAsia="ar-SA"/>
          <w:rPrChange w:id="3286" w:author="Gregorio Canal" w:date="2019-05-22T14:54:00Z">
            <w:rPr>
              <w:rFonts w:ascii="Courier New" w:hAnsi="Courier New"/>
              <w:color w:val="FF0000"/>
              <w:sz w:val="16"/>
              <w:szCs w:val="16"/>
              <w:shd w:val="clear" w:color="auto" w:fill="FFFFFF"/>
              <w:lang w:eastAsia="ar-SA"/>
            </w:rPr>
          </w:rPrChange>
        </w:rPr>
        <w:t>schemaLocation</w:t>
      </w:r>
      <w:proofErr w:type="spellEnd"/>
      <w:r w:rsidRPr="00E63AF6">
        <w:rPr>
          <w:rFonts w:ascii="Courier New" w:hAnsi="Courier New"/>
          <w:color w:val="0000FF"/>
          <w:sz w:val="16"/>
          <w:szCs w:val="16"/>
          <w:shd w:val="clear" w:color="auto" w:fill="FFFFFF"/>
          <w:lang w:val="de-DE" w:eastAsia="ar-SA"/>
          <w:rPrChange w:id="3287" w:author="Gregorio Canal" w:date="2019-05-22T14:54:00Z">
            <w:rPr>
              <w:rFonts w:ascii="Courier New" w:hAnsi="Courier New"/>
              <w:color w:val="0000FF"/>
              <w:sz w:val="16"/>
              <w:szCs w:val="16"/>
              <w:shd w:val="clear" w:color="auto" w:fill="FFFFFF"/>
              <w:lang w:eastAsia="ar-SA"/>
            </w:rPr>
          </w:rPrChange>
        </w:rPr>
        <w:t>="</w:t>
      </w:r>
      <w:proofErr w:type="spellStart"/>
      <w:r w:rsidRPr="00E63AF6">
        <w:rPr>
          <w:rFonts w:ascii="Courier New" w:hAnsi="Courier New"/>
          <w:color w:val="000000"/>
          <w:sz w:val="16"/>
          <w:szCs w:val="16"/>
          <w:shd w:val="clear" w:color="auto" w:fill="FFFFFF"/>
          <w:lang w:val="de-DE" w:eastAsia="ar-SA"/>
          <w:rPrChange w:id="3288" w:author="Gregorio Canal" w:date="2019-05-22T14:54:00Z">
            <w:rPr>
              <w:rFonts w:ascii="Courier New" w:hAnsi="Courier New"/>
              <w:color w:val="000000"/>
              <w:sz w:val="16"/>
              <w:szCs w:val="16"/>
              <w:shd w:val="clear" w:color="auto" w:fill="FFFFFF"/>
              <w:lang w:eastAsia="ar-SA"/>
            </w:rPr>
          </w:rPrChange>
        </w:rPr>
        <w:t>schema</w:t>
      </w:r>
      <w:proofErr w:type="spellEnd"/>
      <w:r w:rsidRPr="00E63AF6">
        <w:rPr>
          <w:rFonts w:ascii="Courier New" w:hAnsi="Courier New"/>
          <w:color w:val="000000"/>
          <w:sz w:val="16"/>
          <w:szCs w:val="16"/>
          <w:shd w:val="clear" w:color="auto" w:fill="FFFFFF"/>
          <w:lang w:val="de-DE" w:eastAsia="ar-SA"/>
          <w:rPrChange w:id="3289" w:author="Gregorio Canal" w:date="2019-05-22T14:54:00Z">
            <w:rPr>
              <w:rFonts w:ascii="Courier New" w:hAnsi="Courier New"/>
              <w:color w:val="000000"/>
              <w:sz w:val="16"/>
              <w:szCs w:val="16"/>
              <w:shd w:val="clear" w:color="auto" w:fill="FFFFFF"/>
              <w:lang w:eastAsia="ar-SA"/>
            </w:rPr>
          </w:rPrChange>
        </w:rPr>
        <w:t>\query.xsd</w:t>
      </w:r>
      <w:r w:rsidRPr="00E63AF6">
        <w:rPr>
          <w:rFonts w:ascii="Courier New" w:hAnsi="Courier New"/>
          <w:color w:val="0000FF"/>
          <w:sz w:val="16"/>
          <w:szCs w:val="16"/>
          <w:shd w:val="clear" w:color="auto" w:fill="FFFFFF"/>
          <w:lang w:val="de-DE" w:eastAsia="ar-SA"/>
          <w:rPrChange w:id="3290" w:author="Gregorio Canal" w:date="2019-05-22T14:54:00Z">
            <w:rPr>
              <w:rFonts w:ascii="Courier New" w:hAnsi="Courier New"/>
              <w:color w:val="0000FF"/>
              <w:sz w:val="16"/>
              <w:szCs w:val="16"/>
              <w:shd w:val="clear" w:color="auto" w:fill="FFFFFF"/>
              <w:lang w:eastAsia="ar-SA"/>
            </w:rPr>
          </w:rPrChange>
        </w:rPr>
        <w:t>"/&gt;</w:t>
      </w:r>
    </w:p>
    <w:p w14:paraId="13F11E21" w14:textId="77777777" w:rsidR="007A1F44" w:rsidRPr="00E63AF6"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val="de-DE" w:eastAsia="ar-SA"/>
          <w:rPrChange w:id="3291" w:author="Gregorio Canal" w:date="2019-05-22T14:54:00Z">
            <w:rPr>
              <w:rFonts w:ascii="Courier New" w:hAnsi="Courier New"/>
              <w:color w:val="0000FF"/>
              <w:sz w:val="16"/>
              <w:szCs w:val="16"/>
              <w:shd w:val="clear" w:color="auto" w:fill="FFFFFF"/>
              <w:lang w:eastAsia="ar-SA"/>
            </w:rPr>
          </w:rPrChange>
        </w:rPr>
      </w:pPr>
      <w:r w:rsidRPr="00E63AF6">
        <w:rPr>
          <w:rFonts w:ascii="Courier New" w:hAnsi="Courier New"/>
          <w:color w:val="000000"/>
          <w:sz w:val="16"/>
          <w:szCs w:val="16"/>
          <w:shd w:val="clear" w:color="auto" w:fill="FFFFFF"/>
          <w:lang w:val="de-DE" w:eastAsia="ar-SA"/>
          <w:rPrChange w:id="3292"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00"/>
          <w:sz w:val="16"/>
          <w:szCs w:val="16"/>
          <w:shd w:val="clear" w:color="auto" w:fill="FFFFFF"/>
          <w:lang w:val="de-DE" w:eastAsia="ar-SA"/>
          <w:rPrChange w:id="3293"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00"/>
          <w:sz w:val="16"/>
          <w:szCs w:val="16"/>
          <w:shd w:val="clear" w:color="auto" w:fill="FFFFFF"/>
          <w:lang w:val="de-DE" w:eastAsia="ar-SA"/>
          <w:rPrChange w:id="3294"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FF"/>
          <w:sz w:val="16"/>
          <w:szCs w:val="16"/>
          <w:shd w:val="clear" w:color="auto" w:fill="FFFFFF"/>
          <w:lang w:val="de-DE" w:eastAsia="ar-SA"/>
          <w:rPrChange w:id="3295" w:author="Gregorio Canal" w:date="2019-05-22T14:54:00Z">
            <w:rPr>
              <w:rFonts w:ascii="Courier New" w:hAnsi="Courier New"/>
              <w:color w:val="0000FF"/>
              <w:sz w:val="16"/>
              <w:szCs w:val="16"/>
              <w:shd w:val="clear" w:color="auto" w:fill="FFFFFF"/>
              <w:lang w:eastAsia="ar-SA"/>
            </w:rPr>
          </w:rPrChange>
        </w:rPr>
        <w:t>...</w:t>
      </w:r>
    </w:p>
    <w:p w14:paraId="241D9BA7" w14:textId="77777777" w:rsidR="007A1F44" w:rsidRPr="00E63AF6"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val="de-DE" w:eastAsia="ar-SA"/>
          <w:rPrChange w:id="3296" w:author="Gregorio Canal" w:date="2019-05-22T14:54:00Z">
            <w:rPr>
              <w:rFonts w:ascii="Courier New" w:hAnsi="Courier New"/>
              <w:color w:val="0000FF"/>
              <w:sz w:val="16"/>
              <w:szCs w:val="16"/>
              <w:shd w:val="clear" w:color="auto" w:fill="FFFFFF"/>
              <w:lang w:eastAsia="ar-SA"/>
            </w:rPr>
          </w:rPrChange>
        </w:rPr>
      </w:pPr>
      <w:r w:rsidRPr="00E63AF6">
        <w:rPr>
          <w:rFonts w:ascii="Courier New" w:hAnsi="Courier New"/>
          <w:color w:val="000000"/>
          <w:sz w:val="16"/>
          <w:szCs w:val="16"/>
          <w:shd w:val="clear" w:color="auto" w:fill="FFFFFF"/>
          <w:lang w:val="de-DE" w:eastAsia="ar-SA"/>
          <w:rPrChange w:id="3297"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00"/>
          <w:sz w:val="16"/>
          <w:szCs w:val="16"/>
          <w:shd w:val="clear" w:color="auto" w:fill="FFFFFF"/>
          <w:lang w:val="de-DE" w:eastAsia="ar-SA"/>
          <w:rPrChange w:id="3298" w:author="Gregorio Canal" w:date="2019-05-22T14:54:00Z">
            <w:rPr>
              <w:rFonts w:ascii="Courier New" w:hAnsi="Courier New"/>
              <w:color w:val="000000"/>
              <w:sz w:val="16"/>
              <w:szCs w:val="16"/>
              <w:shd w:val="clear" w:color="auto" w:fill="FFFFFF"/>
              <w:lang w:eastAsia="ar-SA"/>
            </w:rPr>
          </w:rPrChange>
        </w:rPr>
        <w:tab/>
      </w:r>
      <w:r w:rsidRPr="00E63AF6">
        <w:rPr>
          <w:rFonts w:ascii="Courier New" w:hAnsi="Courier New"/>
          <w:color w:val="0000FF"/>
          <w:sz w:val="16"/>
          <w:szCs w:val="16"/>
          <w:shd w:val="clear" w:color="auto" w:fill="FFFFFF"/>
          <w:lang w:val="de-DE" w:eastAsia="ar-SA"/>
          <w:rPrChange w:id="3299" w:author="Gregorio Canal" w:date="2019-05-22T14:54:00Z">
            <w:rPr>
              <w:rFonts w:ascii="Courier New" w:hAnsi="Courier New"/>
              <w:color w:val="0000FF"/>
              <w:sz w:val="16"/>
              <w:szCs w:val="16"/>
              <w:shd w:val="clear" w:color="auto" w:fill="FFFFFF"/>
              <w:lang w:eastAsia="ar-SA"/>
            </w:rPr>
          </w:rPrChange>
        </w:rPr>
        <w:t>&lt;/</w:t>
      </w:r>
      <w:proofErr w:type="spellStart"/>
      <w:r w:rsidRPr="00E63AF6">
        <w:rPr>
          <w:rFonts w:ascii="Courier New" w:hAnsi="Courier New"/>
          <w:color w:val="800000"/>
          <w:sz w:val="16"/>
          <w:szCs w:val="16"/>
          <w:shd w:val="clear" w:color="auto" w:fill="FFFFFF"/>
          <w:lang w:val="de-DE" w:eastAsia="ar-SA"/>
          <w:rPrChange w:id="3300" w:author="Gregorio Canal" w:date="2019-05-22T14:54:00Z">
            <w:rPr>
              <w:rFonts w:ascii="Courier New" w:hAnsi="Courier New"/>
              <w:color w:val="800000"/>
              <w:sz w:val="16"/>
              <w:szCs w:val="16"/>
              <w:shd w:val="clear" w:color="auto" w:fill="FFFFFF"/>
              <w:lang w:eastAsia="ar-SA"/>
            </w:rPr>
          </w:rPrChange>
        </w:rPr>
        <w:t>xsd:schema</w:t>
      </w:r>
      <w:proofErr w:type="spellEnd"/>
      <w:r w:rsidRPr="00E63AF6">
        <w:rPr>
          <w:rFonts w:ascii="Courier New" w:hAnsi="Courier New"/>
          <w:color w:val="0000FF"/>
          <w:sz w:val="16"/>
          <w:szCs w:val="16"/>
          <w:shd w:val="clear" w:color="auto" w:fill="FFFFFF"/>
          <w:lang w:val="de-DE" w:eastAsia="ar-SA"/>
          <w:rPrChange w:id="3301" w:author="Gregorio Canal" w:date="2019-05-22T14:54:00Z">
            <w:rPr>
              <w:rFonts w:ascii="Courier New" w:hAnsi="Courier New"/>
              <w:color w:val="0000FF"/>
              <w:sz w:val="16"/>
              <w:szCs w:val="16"/>
              <w:shd w:val="clear" w:color="auto" w:fill="FFFFFF"/>
              <w:lang w:eastAsia="ar-SA"/>
            </w:rPr>
          </w:rPrChange>
        </w:rPr>
        <w:t>&gt;</w:t>
      </w:r>
    </w:p>
    <w:p w14:paraId="1EE909F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E63AF6">
        <w:rPr>
          <w:rFonts w:ascii="Courier New" w:hAnsi="Courier New"/>
          <w:color w:val="000000"/>
          <w:sz w:val="16"/>
          <w:szCs w:val="16"/>
          <w:shd w:val="clear" w:color="auto" w:fill="FFFFFF"/>
          <w:lang w:val="de-DE" w:eastAsia="ar-SA"/>
          <w:rPrChange w:id="3302" w:author="Gregorio Canal" w:date="2019-05-22T14:54:00Z">
            <w:rPr>
              <w:rFonts w:ascii="Courier New" w:hAnsi="Courier New"/>
              <w:color w:val="000000"/>
              <w:sz w:val="16"/>
              <w:szCs w:val="16"/>
              <w:shd w:val="clear" w:color="auto" w:fill="FFFFFF"/>
              <w:lang w:eastAsia="ar-SA"/>
            </w:rPr>
          </w:rPrChange>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types</w:t>
      </w:r>
      <w:r w:rsidRPr="00977EA3">
        <w:rPr>
          <w:rFonts w:ascii="Courier New" w:hAnsi="Courier New"/>
          <w:color w:val="0000FF"/>
          <w:sz w:val="16"/>
          <w:szCs w:val="16"/>
          <w:shd w:val="clear" w:color="auto" w:fill="FFFFFF"/>
          <w:lang w:eastAsia="ar-SA"/>
        </w:rPr>
        <w:t>&gt;</w:t>
      </w:r>
    </w:p>
    <w:p w14:paraId="6D3040B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proofErr w:type="spellStart"/>
      <w:r w:rsidRPr="00977EA3">
        <w:rPr>
          <w:rFonts w:ascii="Courier New" w:hAnsi="Courier New"/>
          <w:color w:val="000000"/>
          <w:sz w:val="16"/>
          <w:szCs w:val="16"/>
          <w:shd w:val="clear" w:color="auto" w:fill="FFFFFF"/>
          <w:lang w:eastAsia="ar-SA"/>
        </w:rPr>
        <w:t>RegistryStoredQuery_Message</w:t>
      </w:r>
      <w:proofErr w:type="spellEnd"/>
      <w:r w:rsidRPr="00977EA3">
        <w:rPr>
          <w:rFonts w:ascii="Courier New" w:hAnsi="Courier New"/>
          <w:color w:val="0000FF"/>
          <w:sz w:val="16"/>
          <w:szCs w:val="16"/>
          <w:shd w:val="clear" w:color="auto" w:fill="FFFFFF"/>
          <w:lang w:eastAsia="ar-SA"/>
        </w:rPr>
        <w:t>"&gt;</w:t>
      </w:r>
    </w:p>
    <w:p w14:paraId="6F2E98B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r w:rsidRPr="00977EA3">
        <w:rPr>
          <w:rFonts w:ascii="Courier New" w:hAnsi="Courier New"/>
          <w:color w:val="000000"/>
          <w:sz w:val="16"/>
          <w:szCs w:val="16"/>
          <w:shd w:val="clear" w:color="auto" w:fill="FFFFFF"/>
          <w:lang w:eastAsia="ar-SA"/>
        </w:rPr>
        <w:t>Multi-Patient Stored Query</w:t>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p>
    <w:p w14:paraId="69A5C38D"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part</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body</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element</w:t>
      </w:r>
      <w:r w:rsidRPr="00977EA3">
        <w:rPr>
          <w:rFonts w:ascii="Courier New" w:hAnsi="Courier New"/>
          <w:color w:val="0000FF"/>
          <w:sz w:val="16"/>
          <w:szCs w:val="16"/>
          <w:shd w:val="clear" w:color="auto" w:fill="FFFFFF"/>
          <w:lang w:eastAsia="ar-SA"/>
        </w:rPr>
        <w:t>="</w:t>
      </w:r>
      <w:proofErr w:type="spellStart"/>
      <w:r w:rsidRPr="00977EA3">
        <w:rPr>
          <w:rFonts w:ascii="Courier New" w:hAnsi="Courier New"/>
          <w:color w:val="000000"/>
          <w:sz w:val="16"/>
          <w:szCs w:val="16"/>
          <w:shd w:val="clear" w:color="auto" w:fill="FFFFFF"/>
          <w:lang w:eastAsia="ar-SA"/>
        </w:rPr>
        <w:t>query:AdhocQueryRequest</w:t>
      </w:r>
      <w:proofErr w:type="spellEnd"/>
      <w:r w:rsidRPr="00977EA3">
        <w:rPr>
          <w:rFonts w:ascii="Courier New" w:hAnsi="Courier New"/>
          <w:color w:val="0000FF"/>
          <w:sz w:val="16"/>
          <w:szCs w:val="16"/>
          <w:shd w:val="clear" w:color="auto" w:fill="FFFFFF"/>
          <w:lang w:eastAsia="ar-SA"/>
        </w:rPr>
        <w:t>"/&gt;</w:t>
      </w:r>
    </w:p>
    <w:p w14:paraId="174BEA0B"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0000FF"/>
          <w:sz w:val="16"/>
          <w:szCs w:val="16"/>
          <w:shd w:val="clear" w:color="auto" w:fill="FFFFFF"/>
          <w:lang w:eastAsia="ar-SA"/>
        </w:rPr>
        <w:t>&gt;</w:t>
      </w:r>
    </w:p>
    <w:p w14:paraId="565E5819"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proofErr w:type="spellStart"/>
      <w:r w:rsidRPr="00977EA3">
        <w:rPr>
          <w:rFonts w:ascii="Courier New" w:hAnsi="Courier New"/>
          <w:color w:val="000000"/>
          <w:sz w:val="16"/>
          <w:szCs w:val="16"/>
          <w:shd w:val="clear" w:color="auto" w:fill="FFFFFF"/>
          <w:lang w:eastAsia="ar-SA"/>
        </w:rPr>
        <w:t>RegistryStoredQueryResponse_Message</w:t>
      </w:r>
      <w:proofErr w:type="spellEnd"/>
      <w:r w:rsidRPr="00977EA3">
        <w:rPr>
          <w:rFonts w:ascii="Courier New" w:hAnsi="Courier New"/>
          <w:color w:val="0000FF"/>
          <w:sz w:val="16"/>
          <w:szCs w:val="16"/>
          <w:shd w:val="clear" w:color="auto" w:fill="FFFFFF"/>
          <w:lang w:eastAsia="ar-SA"/>
        </w:rPr>
        <w:t>"&gt;</w:t>
      </w:r>
    </w:p>
    <w:p w14:paraId="7C66A87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r w:rsidRPr="00977EA3">
        <w:rPr>
          <w:rFonts w:ascii="Courier New" w:hAnsi="Courier New"/>
          <w:color w:val="000000"/>
          <w:sz w:val="16"/>
          <w:szCs w:val="16"/>
          <w:shd w:val="clear" w:color="auto" w:fill="FFFFFF"/>
          <w:lang w:eastAsia="ar-SA"/>
        </w:rPr>
        <w:t>Multi-Patient Stored Query Response</w:t>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p>
    <w:p w14:paraId="095916CD"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part</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body</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element</w:t>
      </w:r>
      <w:r w:rsidRPr="00977EA3">
        <w:rPr>
          <w:rFonts w:ascii="Courier New" w:hAnsi="Courier New"/>
          <w:color w:val="0000FF"/>
          <w:sz w:val="16"/>
          <w:szCs w:val="16"/>
          <w:shd w:val="clear" w:color="auto" w:fill="FFFFFF"/>
          <w:lang w:eastAsia="ar-SA"/>
        </w:rPr>
        <w:t>="</w:t>
      </w:r>
      <w:proofErr w:type="spellStart"/>
      <w:r w:rsidRPr="00977EA3">
        <w:rPr>
          <w:rFonts w:ascii="Courier New" w:hAnsi="Courier New"/>
          <w:color w:val="000000"/>
          <w:sz w:val="16"/>
          <w:szCs w:val="16"/>
          <w:shd w:val="clear" w:color="auto" w:fill="FFFFFF"/>
          <w:lang w:eastAsia="ar-SA"/>
        </w:rPr>
        <w:t>query:AdhocQueryResponse</w:t>
      </w:r>
      <w:proofErr w:type="spellEnd"/>
      <w:r w:rsidRPr="00977EA3">
        <w:rPr>
          <w:rFonts w:ascii="Courier New" w:hAnsi="Courier New"/>
          <w:color w:val="0000FF"/>
          <w:sz w:val="16"/>
          <w:szCs w:val="16"/>
          <w:shd w:val="clear" w:color="auto" w:fill="FFFFFF"/>
          <w:lang w:eastAsia="ar-SA"/>
        </w:rPr>
        <w:t>"/&gt;</w:t>
      </w:r>
    </w:p>
    <w:p w14:paraId="39CC73D7"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0000FF"/>
          <w:sz w:val="16"/>
          <w:szCs w:val="16"/>
          <w:shd w:val="clear" w:color="auto" w:fill="FFFFFF"/>
          <w:lang w:eastAsia="ar-SA"/>
        </w:rPr>
        <w:t>&gt;</w:t>
      </w:r>
    </w:p>
    <w:p w14:paraId="7384CFE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4927BD3C"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proofErr w:type="spellStart"/>
      <w:r w:rsidRPr="00977EA3">
        <w:rPr>
          <w:rFonts w:ascii="Courier New" w:hAnsi="Courier New"/>
          <w:color w:val="800000"/>
          <w:sz w:val="16"/>
          <w:szCs w:val="16"/>
          <w:shd w:val="clear" w:color="auto" w:fill="FFFFFF"/>
          <w:lang w:eastAsia="ar-SA"/>
        </w:rPr>
        <w:t>portType</w:t>
      </w:r>
      <w:proofErr w:type="spellEnd"/>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proofErr w:type="spellStart"/>
      <w:r w:rsidRPr="00977EA3">
        <w:rPr>
          <w:rFonts w:ascii="Courier New" w:hAnsi="Courier New"/>
          <w:color w:val="000000"/>
          <w:sz w:val="16"/>
          <w:szCs w:val="16"/>
          <w:shd w:val="clear" w:color="auto" w:fill="FFFFFF"/>
          <w:lang w:eastAsia="ar-SA"/>
        </w:rPr>
        <w:t>MPQRegistry_PortType</w:t>
      </w:r>
      <w:proofErr w:type="spellEnd"/>
      <w:r w:rsidRPr="00977EA3">
        <w:rPr>
          <w:rFonts w:ascii="Courier New" w:hAnsi="Courier New"/>
          <w:color w:val="0000FF"/>
          <w:sz w:val="16"/>
          <w:szCs w:val="16"/>
          <w:shd w:val="clear" w:color="auto" w:fill="FFFFFF"/>
          <w:lang w:eastAsia="ar-SA"/>
        </w:rPr>
        <w:t>"&gt;</w:t>
      </w:r>
    </w:p>
    <w:p w14:paraId="1493803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operation</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proofErr w:type="spellStart"/>
      <w:r w:rsidRPr="00977EA3">
        <w:rPr>
          <w:rFonts w:ascii="Courier New" w:hAnsi="Courier New"/>
          <w:color w:val="000000"/>
          <w:sz w:val="16"/>
          <w:szCs w:val="16"/>
          <w:shd w:val="clear" w:color="auto" w:fill="FFFFFF"/>
          <w:lang w:eastAsia="ar-SA"/>
        </w:rPr>
        <w:t>MultiPatientStoredQuery</w:t>
      </w:r>
      <w:proofErr w:type="spellEnd"/>
      <w:r w:rsidRPr="00977EA3">
        <w:rPr>
          <w:rFonts w:ascii="Courier New" w:hAnsi="Courier New"/>
          <w:color w:val="0000FF"/>
          <w:sz w:val="16"/>
          <w:szCs w:val="16"/>
          <w:shd w:val="clear" w:color="auto" w:fill="FFFFFF"/>
          <w:lang w:eastAsia="ar-SA"/>
        </w:rPr>
        <w:t>"&gt;</w:t>
      </w:r>
    </w:p>
    <w:p w14:paraId="79A97FA9"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input</w:t>
      </w:r>
      <w:r w:rsidRPr="00977EA3">
        <w:rPr>
          <w:rFonts w:ascii="Courier New" w:hAnsi="Courier New"/>
          <w:color w:val="FF0000"/>
          <w:sz w:val="16"/>
          <w:szCs w:val="16"/>
          <w:shd w:val="clear" w:color="auto" w:fill="FFFFFF"/>
          <w:lang w:eastAsia="ar-SA"/>
        </w:rPr>
        <w:t xml:space="preserve"> message</w:t>
      </w:r>
      <w:r w:rsidRPr="00977EA3">
        <w:rPr>
          <w:rFonts w:ascii="Courier New" w:hAnsi="Courier New"/>
          <w:color w:val="0000FF"/>
          <w:sz w:val="16"/>
          <w:szCs w:val="16"/>
          <w:shd w:val="clear" w:color="auto" w:fill="FFFFFF"/>
          <w:lang w:eastAsia="ar-SA"/>
        </w:rPr>
        <w:t>="</w:t>
      </w:r>
      <w:proofErr w:type="spellStart"/>
      <w:r w:rsidRPr="00977EA3">
        <w:rPr>
          <w:rFonts w:ascii="Courier New" w:hAnsi="Courier New"/>
          <w:color w:val="000000"/>
          <w:sz w:val="16"/>
          <w:szCs w:val="16"/>
          <w:shd w:val="clear" w:color="auto" w:fill="FFFFFF"/>
          <w:lang w:eastAsia="ar-SA"/>
        </w:rPr>
        <w:t>ihe:RegistryStoredQuery_Message</w:t>
      </w:r>
      <w:proofErr w:type="spellEnd"/>
      <w:r w:rsidRPr="00977EA3">
        <w:rPr>
          <w:rFonts w:ascii="Courier New" w:hAnsi="Courier New"/>
          <w:color w:val="0000FF"/>
          <w:sz w:val="16"/>
          <w:szCs w:val="16"/>
          <w:shd w:val="clear" w:color="auto" w:fill="FFFFFF"/>
          <w:lang w:eastAsia="ar-SA"/>
        </w:rPr>
        <w:t>"</w:t>
      </w:r>
    </w:p>
    <w:p w14:paraId="7693688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proofErr w:type="spellStart"/>
      <w:r w:rsidRPr="00977EA3">
        <w:rPr>
          <w:rFonts w:ascii="Courier New" w:hAnsi="Courier New"/>
          <w:color w:val="FF0000"/>
          <w:sz w:val="16"/>
          <w:szCs w:val="16"/>
          <w:shd w:val="clear" w:color="auto" w:fill="FFFFFF"/>
          <w:lang w:eastAsia="ar-SA"/>
        </w:rPr>
        <w:t>wsaw:Action</w:t>
      </w:r>
      <w:proofErr w:type="spellEnd"/>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urn:ihe:iti:2009:MultiPatientStoredQuery</w:t>
      </w:r>
      <w:r w:rsidRPr="00977EA3">
        <w:rPr>
          <w:rFonts w:ascii="Courier New" w:hAnsi="Courier New"/>
          <w:color w:val="0000FF"/>
          <w:sz w:val="16"/>
          <w:szCs w:val="16"/>
          <w:shd w:val="clear" w:color="auto" w:fill="FFFFFF"/>
          <w:lang w:eastAsia="ar-SA"/>
        </w:rPr>
        <w:t>"/&gt;</w:t>
      </w:r>
    </w:p>
    <w:p w14:paraId="101D35A5"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output</w:t>
      </w:r>
      <w:r w:rsidRPr="00977EA3">
        <w:rPr>
          <w:rFonts w:ascii="Courier New" w:hAnsi="Courier New"/>
          <w:color w:val="FF0000"/>
          <w:sz w:val="16"/>
          <w:szCs w:val="16"/>
          <w:shd w:val="clear" w:color="auto" w:fill="FFFFFF"/>
          <w:lang w:eastAsia="ar-SA"/>
        </w:rPr>
        <w:t xml:space="preserve"> message</w:t>
      </w:r>
      <w:r w:rsidRPr="00977EA3">
        <w:rPr>
          <w:rFonts w:ascii="Courier New" w:hAnsi="Courier New"/>
          <w:color w:val="0000FF"/>
          <w:sz w:val="16"/>
          <w:szCs w:val="16"/>
          <w:shd w:val="clear" w:color="auto" w:fill="FFFFFF"/>
          <w:lang w:eastAsia="ar-SA"/>
        </w:rPr>
        <w:t>="</w:t>
      </w:r>
      <w:proofErr w:type="spellStart"/>
      <w:r w:rsidRPr="00977EA3">
        <w:rPr>
          <w:rFonts w:ascii="Courier New" w:hAnsi="Courier New"/>
          <w:color w:val="000000"/>
          <w:sz w:val="16"/>
          <w:szCs w:val="16"/>
          <w:shd w:val="clear" w:color="auto" w:fill="FFFFFF"/>
          <w:lang w:eastAsia="ar-SA"/>
        </w:rPr>
        <w:t>ihe:RegistryStoredQueryResponse_Message</w:t>
      </w:r>
      <w:proofErr w:type="spellEnd"/>
      <w:r w:rsidRPr="00977EA3">
        <w:rPr>
          <w:rFonts w:ascii="Courier New" w:hAnsi="Courier New"/>
          <w:color w:val="0000FF"/>
          <w:sz w:val="16"/>
          <w:szCs w:val="16"/>
          <w:shd w:val="clear" w:color="auto" w:fill="FFFFFF"/>
          <w:lang w:eastAsia="ar-SA"/>
        </w:rPr>
        <w:t>"</w:t>
      </w:r>
    </w:p>
    <w:p w14:paraId="4B9FBC81"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proofErr w:type="spellStart"/>
      <w:r w:rsidRPr="00977EA3">
        <w:rPr>
          <w:rFonts w:ascii="Courier New" w:hAnsi="Courier New"/>
          <w:color w:val="FF0000"/>
          <w:sz w:val="16"/>
          <w:szCs w:val="16"/>
          <w:shd w:val="clear" w:color="auto" w:fill="FFFFFF"/>
          <w:lang w:eastAsia="ar-SA"/>
        </w:rPr>
        <w:t>wsaw:Action</w:t>
      </w:r>
      <w:proofErr w:type="spellEnd"/>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urn:ihe:iti:2009:MultiPatientStoredQueryResponse</w:t>
      </w:r>
      <w:r w:rsidRPr="00977EA3">
        <w:rPr>
          <w:rFonts w:ascii="Courier New" w:hAnsi="Courier New"/>
          <w:color w:val="0000FF"/>
          <w:sz w:val="16"/>
          <w:szCs w:val="16"/>
          <w:shd w:val="clear" w:color="auto" w:fill="FFFFFF"/>
          <w:lang w:eastAsia="ar-SA"/>
        </w:rPr>
        <w:t>"/&gt;</w:t>
      </w:r>
    </w:p>
    <w:p w14:paraId="4A0F783B"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operation</w:t>
      </w:r>
      <w:r w:rsidRPr="00977EA3">
        <w:rPr>
          <w:rFonts w:ascii="Courier New" w:hAnsi="Courier New"/>
          <w:color w:val="0000FF"/>
          <w:sz w:val="16"/>
          <w:szCs w:val="16"/>
          <w:shd w:val="clear" w:color="auto" w:fill="FFFFFF"/>
          <w:lang w:eastAsia="ar-SA"/>
        </w:rPr>
        <w:t>&gt;</w:t>
      </w:r>
    </w:p>
    <w:p w14:paraId="4E844154"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42CB21CF"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proofErr w:type="spellStart"/>
      <w:r w:rsidRPr="00977EA3">
        <w:rPr>
          <w:rFonts w:ascii="Courier New" w:hAnsi="Courier New"/>
          <w:color w:val="800000"/>
          <w:sz w:val="16"/>
          <w:szCs w:val="16"/>
          <w:shd w:val="clear" w:color="auto" w:fill="FFFFFF"/>
          <w:lang w:eastAsia="ar-SA"/>
        </w:rPr>
        <w:t>portType</w:t>
      </w:r>
      <w:proofErr w:type="spellEnd"/>
      <w:r w:rsidRPr="00977EA3">
        <w:rPr>
          <w:rFonts w:ascii="Courier New" w:hAnsi="Courier New"/>
          <w:color w:val="0000FF"/>
          <w:sz w:val="16"/>
          <w:szCs w:val="16"/>
          <w:shd w:val="clear" w:color="auto" w:fill="FFFFFF"/>
          <w:lang w:eastAsia="ar-SA"/>
        </w:rPr>
        <w:t>&gt;</w:t>
      </w:r>
    </w:p>
    <w:p w14:paraId="05DCEA6E"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071A247A"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definitions</w:t>
      </w:r>
      <w:r w:rsidRPr="00977EA3">
        <w:rPr>
          <w:rFonts w:ascii="Courier New" w:hAnsi="Courier New"/>
          <w:color w:val="0000FF"/>
          <w:sz w:val="16"/>
          <w:szCs w:val="16"/>
          <w:shd w:val="clear" w:color="auto" w:fill="FFFFFF"/>
          <w:lang w:eastAsia="ar-SA"/>
        </w:rPr>
        <w:t>&gt;</w:t>
      </w:r>
    </w:p>
    <w:p w14:paraId="10F61DBC" w14:textId="77777777" w:rsidR="007A1F44" w:rsidRPr="00977EA3" w:rsidRDefault="007A1F44" w:rsidP="00775A5C">
      <w:pPr>
        <w:pStyle w:val="Corpotesto"/>
      </w:pPr>
      <w:r w:rsidRPr="00977EA3">
        <w:t xml:space="preserve">A full WSDL for the Document Consumer and Document Registry </w:t>
      </w:r>
      <w:r w:rsidR="00232E9F" w:rsidRPr="00977EA3">
        <w:t>Actor</w:t>
      </w:r>
      <w:r w:rsidRPr="00977EA3">
        <w:t>s is found in ITI TF-2x: Appendix W.</w:t>
      </w:r>
    </w:p>
    <w:p w14:paraId="4CDF7EBA" w14:textId="77777777" w:rsidR="007A1F44" w:rsidRPr="00977EA3" w:rsidRDefault="007A1F44" w:rsidP="00775A5C">
      <w:pPr>
        <w:pStyle w:val="Titolo6"/>
        <w:numPr>
          <w:ilvl w:val="0"/>
          <w:numId w:val="0"/>
        </w:numPr>
        <w:tabs>
          <w:tab w:val="clear" w:pos="2160"/>
          <w:tab w:val="clear" w:pos="2880"/>
          <w:tab w:val="clear" w:pos="3600"/>
          <w:tab w:val="clear" w:pos="4320"/>
          <w:tab w:val="clear" w:pos="5040"/>
        </w:tabs>
        <w:rPr>
          <w:noProof w:val="0"/>
        </w:rPr>
      </w:pPr>
      <w:r w:rsidRPr="00977EA3">
        <w:rPr>
          <w:noProof w:val="0"/>
        </w:rPr>
        <w:t>3.51.4.1.2.4 Sample SOAP Messages</w:t>
      </w:r>
    </w:p>
    <w:p w14:paraId="350D7FB6" w14:textId="31E9DED0" w:rsidR="007A1F44" w:rsidRPr="00977EA3" w:rsidRDefault="007A1F44" w:rsidP="00775A5C">
      <w:pPr>
        <w:pStyle w:val="Corpotesto"/>
      </w:pPr>
      <w:r w:rsidRPr="00977EA3">
        <w:t>The samples in the following two sections show a typical SOAP request and its relative SOAP response. The sample messages also show the WS-Addressing headers &lt;</w:t>
      </w:r>
      <w:proofErr w:type="spellStart"/>
      <w:r w:rsidRPr="00977EA3">
        <w:t>a:Action</w:t>
      </w:r>
      <w:proofErr w:type="spellEnd"/>
      <w:r w:rsidRPr="00977EA3">
        <w:t>/&gt;, &lt;</w:t>
      </w:r>
      <w:proofErr w:type="spellStart"/>
      <w:r w:rsidRPr="00977EA3">
        <w:t>a:MessageID</w:t>
      </w:r>
      <w:proofErr w:type="spellEnd"/>
      <w:r w:rsidRPr="00977EA3">
        <w:t>/&gt;, &lt;</w:t>
      </w:r>
      <w:proofErr w:type="spellStart"/>
      <w:r w:rsidRPr="00977EA3">
        <w:t>a:ReplyTo</w:t>
      </w:r>
      <w:proofErr w:type="spellEnd"/>
      <w:r w:rsidRPr="00977EA3">
        <w:t>/&gt;…; these WS-Addressing headers are populated according to</w:t>
      </w:r>
      <w:r w:rsidR="00952DDA" w:rsidRPr="00977EA3">
        <w:t xml:space="preserve"> </w:t>
      </w:r>
      <w:r w:rsidRPr="00977EA3">
        <w:t>ITI TF-2x: Appendix V</w:t>
      </w:r>
      <w:commentRangeStart w:id="3303"/>
      <w:ins w:id="3304" w:author="Gregorio Canal" w:date="2019-05-22T15:28:00Z">
        <w:r w:rsidR="00386915">
          <w:t>.3</w:t>
        </w:r>
      </w:ins>
      <w:del w:id="3305" w:author="Gregorio Canal" w:date="2019-05-22T15:29:00Z">
        <w:r w:rsidRPr="00977EA3" w:rsidDel="00386915">
          <w:delText>: Web Services for IHE Transactions</w:delText>
        </w:r>
      </w:del>
      <w:commentRangeEnd w:id="3303"/>
      <w:r w:rsidR="00386915">
        <w:rPr>
          <w:rStyle w:val="Rimandocommento"/>
        </w:rPr>
        <w:commentReference w:id="3303"/>
      </w:r>
      <w:r w:rsidRPr="00977EA3">
        <w:t>. The body of the SOAP message is omitted for brevity; in a real scenario the empty element will be populated with the appropriate metadata.</w:t>
      </w:r>
    </w:p>
    <w:p w14:paraId="61E9304C" w14:textId="77777777" w:rsidR="007A1F44" w:rsidRPr="00977EA3" w:rsidRDefault="007A1F44" w:rsidP="00775A5C">
      <w:pPr>
        <w:pStyle w:val="Corpotesto"/>
      </w:pPr>
      <w:r w:rsidRPr="00977EA3">
        <w:t>Samples presented in this section are also available online on the IHE FTP site, see ITI TF-2x: Appendix W.</w:t>
      </w:r>
    </w:p>
    <w:p w14:paraId="49EEC2E1" w14:textId="36A43F58" w:rsidR="007A1F44" w:rsidRPr="00977EA3" w:rsidRDefault="007A1F44" w:rsidP="00775A5C">
      <w:pPr>
        <w:pStyle w:val="Titolo7"/>
        <w:numPr>
          <w:ilvl w:val="0"/>
          <w:numId w:val="0"/>
        </w:numPr>
        <w:tabs>
          <w:tab w:val="clear" w:pos="2160"/>
          <w:tab w:val="clear" w:pos="2880"/>
          <w:tab w:val="clear" w:pos="3600"/>
          <w:tab w:val="clear" w:pos="4320"/>
          <w:tab w:val="clear" w:pos="5040"/>
          <w:tab w:val="clear" w:pos="5760"/>
        </w:tabs>
        <w:rPr>
          <w:noProof w:val="0"/>
          <w:kern w:val="1"/>
          <w:lang w:eastAsia="ar-SA"/>
        </w:rPr>
      </w:pPr>
      <w:r w:rsidRPr="00977EA3">
        <w:rPr>
          <w:noProof w:val="0"/>
          <w:kern w:val="1"/>
          <w:lang w:eastAsia="ar-SA"/>
        </w:rPr>
        <w:t>3.51.4.1.2.4.1 Sample Multi-Patient Stored Query SOAP Request</w:t>
      </w:r>
      <w:ins w:id="3306" w:author="Gregorio Canal" w:date="2019-05-22T15:29:00Z">
        <w:r w:rsidR="00386915">
          <w:rPr>
            <w:noProof w:val="0"/>
            <w:kern w:val="1"/>
            <w:lang w:eastAsia="ar-SA"/>
          </w:rPr>
          <w:t xml:space="preserve"> </w:t>
        </w:r>
        <w:commentRangeStart w:id="3307"/>
        <w:r w:rsidR="00386915">
          <w:rPr>
            <w:noProof w:val="0"/>
            <w:kern w:val="1"/>
            <w:lang w:eastAsia="ar-SA"/>
          </w:rPr>
          <w:t>(WS-Addressing based)</w:t>
        </w:r>
      </w:ins>
      <w:commentRangeEnd w:id="3307"/>
      <w:ins w:id="3308" w:author="Gregorio Canal" w:date="2019-05-22T15:31:00Z">
        <w:r w:rsidR="00386915">
          <w:rPr>
            <w:rStyle w:val="Rimandocommento"/>
            <w:rFonts w:ascii="Times New Roman" w:hAnsi="Times New Roman"/>
            <w:b w:val="0"/>
            <w:noProof w:val="0"/>
            <w:kern w:val="0"/>
          </w:rPr>
          <w:commentReference w:id="3307"/>
        </w:r>
      </w:ins>
    </w:p>
    <w:p w14:paraId="67B70176"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s:Envelope</w:t>
      </w:r>
      <w:proofErr w:type="spellEnd"/>
      <w:r w:rsidRPr="00977EA3">
        <w:rPr>
          <w:rFonts w:ascii="Courier New" w:hAnsi="Courier New"/>
          <w:color w:val="F5844C"/>
          <w:sz w:val="16"/>
          <w:szCs w:val="16"/>
          <w:shd w:val="clear" w:color="auto" w:fill="FFFFFF"/>
        </w:rPr>
        <w:t xml:space="preserve"> </w:t>
      </w:r>
      <w:proofErr w:type="spellStart"/>
      <w:r w:rsidRPr="00977EA3">
        <w:rPr>
          <w:rFonts w:ascii="Courier New" w:hAnsi="Courier New"/>
          <w:color w:val="F5844C"/>
          <w:sz w:val="16"/>
          <w:szCs w:val="16"/>
          <w:shd w:val="clear" w:color="auto" w:fill="FFFFFF"/>
        </w:rPr>
        <w:t>xmlns:s</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"http://www.w3.org/2003/05/soap-envelope"</w:t>
      </w:r>
      <w:r w:rsidRPr="00977EA3">
        <w:rPr>
          <w:rFonts w:ascii="Courier New" w:hAnsi="Courier New"/>
          <w:color w:val="F5844C"/>
          <w:sz w:val="16"/>
          <w:szCs w:val="16"/>
          <w:shd w:val="clear" w:color="auto" w:fill="FFFFFF"/>
        </w:rPr>
        <w:t xml:space="preserve"> </w:t>
      </w:r>
      <w:proofErr w:type="spellStart"/>
      <w:r w:rsidRPr="00977EA3">
        <w:rPr>
          <w:rFonts w:ascii="Courier New" w:hAnsi="Courier New"/>
          <w:color w:val="F5844C"/>
          <w:sz w:val="16"/>
          <w:szCs w:val="16"/>
          <w:shd w:val="clear" w:color="auto" w:fill="FFFFFF"/>
        </w:rPr>
        <w:t>xmlns:a</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"http://www.w3.org/2005/08/addressing"</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s:Header</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a:Action</w:t>
      </w:r>
      <w:proofErr w:type="spellEnd"/>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urn:ihe:iti:2009:MultiPatientStoredQuery</w:t>
      </w:r>
      <w:r w:rsidRPr="00977EA3">
        <w:rPr>
          <w:rFonts w:ascii="Courier New" w:hAnsi="Courier New"/>
          <w:color w:val="000096"/>
          <w:sz w:val="16"/>
          <w:szCs w:val="16"/>
          <w:shd w:val="clear" w:color="auto" w:fill="FFFFFF"/>
        </w:rPr>
        <w:t>&lt;/a:Action&gt;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&lt;a:MessageID&gt;</w:t>
      </w:r>
      <w:r w:rsidRPr="00977EA3">
        <w:rPr>
          <w:rFonts w:ascii="Courier New" w:hAnsi="Courier New"/>
          <w:color w:val="000000"/>
          <w:sz w:val="16"/>
          <w:szCs w:val="16"/>
          <w:shd w:val="clear" w:color="auto" w:fill="FFFFFF"/>
        </w:rPr>
        <w:t>urn:uuid:def119ad-dc13-49c1-a3c7-e3742531f9b3</w:t>
      </w:r>
      <w:r w:rsidRPr="00977EA3">
        <w:rPr>
          <w:rFonts w:ascii="Courier New" w:hAnsi="Courier New"/>
          <w:color w:val="000096"/>
          <w:sz w:val="16"/>
          <w:szCs w:val="16"/>
          <w:shd w:val="clear" w:color="auto" w:fill="FFFFFF"/>
        </w:rPr>
        <w:t>&lt;/a:MessageID&gt;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a:ReplyTo</w:t>
      </w:r>
      <w:proofErr w:type="spellEnd"/>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&lt;a:Address&gt;</w:t>
      </w:r>
      <w:r w:rsidRPr="00977EA3">
        <w:rPr>
          <w:rFonts w:ascii="Courier New" w:hAnsi="Courier New"/>
          <w:color w:val="000000"/>
          <w:sz w:val="16"/>
          <w:szCs w:val="16"/>
          <w:shd w:val="clear" w:color="auto" w:fill="FFFFFF"/>
        </w:rPr>
        <w:t>http://www.w3.org/2005/08/addressing/anonymous</w:t>
      </w:r>
      <w:r w:rsidRPr="00977EA3">
        <w:rPr>
          <w:rFonts w:ascii="Courier New" w:hAnsi="Courier New"/>
          <w:color w:val="000096"/>
          <w:sz w:val="16"/>
          <w:szCs w:val="16"/>
          <w:shd w:val="clear" w:color="auto" w:fill="FFFFFF"/>
        </w:rPr>
        <w:t>&lt;/a:Address&gt;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a:ReplyTo</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a:To</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http://localhost/service/IHEMPQRegistry.svc</w:t>
      </w:r>
      <w:r w:rsidRPr="00977EA3">
        <w:rPr>
          <w:rFonts w:ascii="Courier New" w:hAnsi="Courier New"/>
          <w:color w:val="000096"/>
          <w:sz w:val="16"/>
          <w:szCs w:val="16"/>
          <w:shd w:val="clear" w:color="auto" w:fill="FFFFFF"/>
        </w:rPr>
        <w:t>&lt;/a:To&gt;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s:Header</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s:Body</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query:AdhocQueryRequest</w:t>
      </w:r>
      <w:proofErr w:type="spellEnd"/>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t xml:space="preserve">            </w:t>
      </w:r>
      <w:proofErr w:type="spellStart"/>
      <w:r w:rsidRPr="00977EA3">
        <w:rPr>
          <w:rFonts w:ascii="Courier New" w:hAnsi="Courier New"/>
          <w:color w:val="F5844C"/>
          <w:sz w:val="16"/>
          <w:szCs w:val="16"/>
          <w:shd w:val="clear" w:color="auto" w:fill="FFFFFF"/>
        </w:rPr>
        <w:t>xmlns:query</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"urn:oasis:names:tc:ebxml-regrep:xsd:query:3.0"</w:t>
      </w:r>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t xml:space="preserve">            </w:t>
      </w:r>
      <w:proofErr w:type="spellStart"/>
      <w:r w:rsidRPr="00977EA3">
        <w:rPr>
          <w:rFonts w:ascii="Courier New" w:hAnsi="Courier New"/>
          <w:color w:val="F5844C"/>
          <w:sz w:val="16"/>
          <w:szCs w:val="16"/>
          <w:shd w:val="clear" w:color="auto" w:fill="FFFFFF"/>
        </w:rPr>
        <w:t>xmlns:rim</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"urn:oasis:names:tc:ebxml-regrep:xsd:rim:3.0"</w:t>
      </w:r>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r>
      <w:r w:rsidRPr="00977EA3">
        <w:rPr>
          <w:rFonts w:ascii="Courier New" w:hAnsi="Courier New"/>
          <w:color w:val="F5844C"/>
          <w:sz w:val="16"/>
          <w:szCs w:val="16"/>
          <w:shd w:val="clear" w:color="auto" w:fill="FFFFFF"/>
        </w:rPr>
        <w:lastRenderedPageBreak/>
        <w:t xml:space="preserve">            </w:t>
      </w:r>
      <w:proofErr w:type="spellStart"/>
      <w:r w:rsidRPr="00977EA3">
        <w:rPr>
          <w:rFonts w:ascii="Courier New" w:hAnsi="Courier New"/>
          <w:color w:val="F5844C"/>
          <w:sz w:val="16"/>
          <w:szCs w:val="16"/>
          <w:shd w:val="clear" w:color="auto" w:fill="FFFFFF"/>
        </w:rPr>
        <w:t>xmlns:rs</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"urn:oasis:names:tc:ebxml-regrep:xsd:rs:3.0"</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query:ResponseOption</w:t>
      </w:r>
      <w:proofErr w:type="spellEnd"/>
      <w:r w:rsidRPr="00977EA3">
        <w:rPr>
          <w:rFonts w:ascii="Courier New" w:hAnsi="Courier New"/>
          <w:color w:val="F5844C"/>
          <w:sz w:val="16"/>
          <w:szCs w:val="16"/>
          <w:shd w:val="clear" w:color="auto" w:fill="FFFFFF"/>
        </w:rPr>
        <w:t xml:space="preserve"> </w:t>
      </w:r>
      <w:proofErr w:type="spellStart"/>
      <w:r w:rsidRPr="00977EA3">
        <w:rPr>
          <w:rFonts w:ascii="Courier New" w:hAnsi="Courier New"/>
          <w:color w:val="F5844C"/>
          <w:sz w:val="16"/>
          <w:szCs w:val="16"/>
          <w:shd w:val="clear" w:color="auto" w:fill="FFFFFF"/>
        </w:rPr>
        <w:t>returnComposedObjects</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"true"</w:t>
      </w:r>
      <w:r w:rsidRPr="00977EA3">
        <w:rPr>
          <w:rFonts w:ascii="Courier New" w:hAnsi="Courier New"/>
          <w:color w:val="F5844C"/>
          <w:sz w:val="16"/>
          <w:szCs w:val="16"/>
          <w:shd w:val="clear" w:color="auto" w:fill="FFFFFF"/>
        </w:rPr>
        <w:t xml:space="preserve"> </w:t>
      </w:r>
      <w:proofErr w:type="spellStart"/>
      <w:r w:rsidRPr="00977EA3">
        <w:rPr>
          <w:rFonts w:ascii="Courier New" w:hAnsi="Courier New"/>
          <w:color w:val="F5844C"/>
          <w:sz w:val="16"/>
          <w:szCs w:val="16"/>
          <w:shd w:val="clear" w:color="auto" w:fill="FFFFFF"/>
        </w:rPr>
        <w:t>returnType</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w:t>
      </w:r>
      <w:proofErr w:type="spellStart"/>
      <w:r w:rsidRPr="00977EA3">
        <w:rPr>
          <w:rFonts w:ascii="Courier New" w:hAnsi="Courier New"/>
          <w:color w:val="993300"/>
          <w:sz w:val="16"/>
          <w:szCs w:val="16"/>
          <w:shd w:val="clear" w:color="auto" w:fill="FFFFFF"/>
        </w:rPr>
        <w:t>LeafClass</w:t>
      </w:r>
      <w:proofErr w:type="spellEnd"/>
      <w:r w:rsidRPr="00977EA3">
        <w:rPr>
          <w:rFonts w:ascii="Courier New" w:hAnsi="Courier New"/>
          <w:color w:val="993300"/>
          <w:sz w:val="16"/>
          <w:szCs w:val="16"/>
          <w:shd w:val="clear" w:color="auto" w:fill="FFFFFF"/>
        </w:rPr>
        <w:t>"</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 xml:space="preserve">&lt;!-- </w:t>
      </w:r>
      <w:proofErr w:type="spellStart"/>
      <w:r w:rsidRPr="00977EA3">
        <w:rPr>
          <w:rFonts w:ascii="Courier New" w:hAnsi="Courier New"/>
          <w:color w:val="006400"/>
          <w:sz w:val="16"/>
          <w:szCs w:val="16"/>
          <w:shd w:val="clear" w:color="auto" w:fill="FFFFFF"/>
        </w:rPr>
        <w:t>FindDocumentsForMultiplePatients</w:t>
      </w:r>
      <w:proofErr w:type="spellEnd"/>
      <w:r w:rsidRPr="00977EA3">
        <w:rPr>
          <w:rFonts w:ascii="Courier New" w:hAnsi="Courier New"/>
          <w:color w:val="006400"/>
          <w:sz w:val="16"/>
          <w:szCs w:val="16"/>
          <w:shd w:val="clear" w:color="auto" w:fill="FFFFFF"/>
        </w:rPr>
        <w:t xml:space="preserve"> --&gt;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rim:AdhocQuery</w:t>
      </w:r>
      <w:proofErr w:type="spellEnd"/>
      <w:r w:rsidRPr="00977EA3">
        <w:rPr>
          <w:rFonts w:ascii="Courier New" w:hAnsi="Courier New"/>
          <w:color w:val="F5844C"/>
          <w:sz w:val="16"/>
          <w:szCs w:val="16"/>
          <w:shd w:val="clear" w:color="auto" w:fill="FFFFFF"/>
        </w:rPr>
        <w:t xml:space="preserve"> id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"urn:uuid:3d1bdb10-39a2-11de-89c2-2f44d94eaa9f"</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rim:Slot</w:t>
      </w:r>
      <w:proofErr w:type="spellEnd"/>
      <w:r w:rsidRPr="00977EA3">
        <w:rPr>
          <w:rFonts w:ascii="Courier New" w:hAnsi="Courier New"/>
          <w:color w:val="F5844C"/>
          <w:sz w:val="16"/>
          <w:szCs w:val="16"/>
          <w:shd w:val="clear" w:color="auto" w:fill="FFFFFF"/>
        </w:rPr>
        <w:t xml:space="preserve"> name</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w:t>
      </w:r>
      <w:proofErr w:type="spellStart"/>
      <w:r w:rsidRPr="00977EA3">
        <w:rPr>
          <w:rFonts w:ascii="Courier New" w:hAnsi="Courier New"/>
          <w:color w:val="993300"/>
          <w:sz w:val="16"/>
          <w:szCs w:val="16"/>
          <w:shd w:val="clear" w:color="auto" w:fill="FFFFFF"/>
        </w:rPr>
        <w:t>XDSDocumentEntryStatus</w:t>
      </w:r>
      <w:proofErr w:type="spellEnd"/>
      <w:r w:rsidRPr="00977EA3">
        <w:rPr>
          <w:rFonts w:ascii="Courier New" w:hAnsi="Courier New"/>
          <w:color w:val="993300"/>
          <w:sz w:val="16"/>
          <w:szCs w:val="16"/>
          <w:shd w:val="clear" w:color="auto" w:fill="FFFFFF"/>
        </w:rPr>
        <w:t>"</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rim:ValueList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&lt;rim:Value&gt;</w:t>
      </w:r>
      <w:r w:rsidRPr="00977EA3">
        <w:rPr>
          <w:rFonts w:ascii="Courier New" w:hAnsi="Courier New"/>
          <w:color w:val="000000"/>
          <w:sz w:val="16"/>
          <w:szCs w:val="16"/>
          <w:shd w:val="clear" w:color="auto" w:fill="FFFFFF"/>
        </w:rPr>
        <w:t>('urn:oasis:names:tc:ebxml-regrep:ResponseStatusType:Approved')</w:t>
      </w:r>
      <w:r w:rsidRPr="00977EA3">
        <w:rPr>
          <w:rFonts w:ascii="Courier New" w:hAnsi="Courier New"/>
          <w:color w:val="000096"/>
          <w:sz w:val="16"/>
          <w:szCs w:val="16"/>
          <w:shd w:val="clear" w:color="auto" w:fill="FFFFFF"/>
        </w:rPr>
        <w:t>&lt;/rim:Value&gt;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rim:ValueList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rim:Slot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&lt;!-- Note the lack of a specification of the $</w:t>
      </w:r>
      <w:proofErr w:type="spellStart"/>
      <w:r w:rsidRPr="00977EA3">
        <w:rPr>
          <w:rFonts w:ascii="Courier New" w:hAnsi="Courier New"/>
          <w:color w:val="006400"/>
          <w:sz w:val="16"/>
          <w:szCs w:val="16"/>
          <w:shd w:val="clear" w:color="auto" w:fill="FFFFFF"/>
        </w:rPr>
        <w:t>XDSDocumentEntryPatientId</w:t>
      </w:r>
      <w:proofErr w:type="spellEnd"/>
      <w:r w:rsidRPr="00977EA3">
        <w:rPr>
          <w:rFonts w:ascii="Courier New" w:hAnsi="Courier New"/>
          <w:color w:val="006400"/>
          <w:sz w:val="16"/>
          <w:szCs w:val="16"/>
          <w:shd w:val="clear" w:color="auto" w:fill="FFFFFF"/>
        </w:rPr>
        <w:t xml:space="preserve"> parameter --&gt;</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rim:AdhocQuery</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query:AdhocQueryRequest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s:Body</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s:Envelope</w:t>
      </w:r>
      <w:proofErr w:type="spellEnd"/>
      <w:r w:rsidRPr="00977EA3">
        <w:rPr>
          <w:rFonts w:ascii="Courier New" w:hAnsi="Courier New"/>
          <w:color w:val="000096"/>
          <w:sz w:val="16"/>
          <w:szCs w:val="16"/>
          <w:shd w:val="clear" w:color="auto" w:fill="FFFFFF"/>
        </w:rPr>
        <w:t>&gt;</w:t>
      </w:r>
    </w:p>
    <w:p w14:paraId="72BFEFE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p>
    <w:p w14:paraId="486310D6" w14:textId="4278EF58" w:rsidR="007A1F44" w:rsidRPr="00977EA3" w:rsidRDefault="007A1F44" w:rsidP="00775A5C">
      <w:pPr>
        <w:pStyle w:val="Titolo7"/>
        <w:numPr>
          <w:ilvl w:val="0"/>
          <w:numId w:val="0"/>
        </w:numPr>
        <w:tabs>
          <w:tab w:val="clear" w:pos="2160"/>
          <w:tab w:val="clear" w:pos="2880"/>
          <w:tab w:val="clear" w:pos="3600"/>
          <w:tab w:val="clear" w:pos="4320"/>
          <w:tab w:val="clear" w:pos="5040"/>
          <w:tab w:val="clear" w:pos="5760"/>
        </w:tabs>
        <w:rPr>
          <w:noProof w:val="0"/>
        </w:rPr>
      </w:pPr>
      <w:r w:rsidRPr="00977EA3">
        <w:rPr>
          <w:noProof w:val="0"/>
        </w:rPr>
        <w:t>3.51.4.1.2.4.2 Sample Multi-Patient Stored Query SOAP Response</w:t>
      </w:r>
      <w:ins w:id="3309" w:author="Gregorio Canal" w:date="2019-05-22T15:30:00Z">
        <w:r w:rsidR="00386915">
          <w:rPr>
            <w:noProof w:val="0"/>
          </w:rPr>
          <w:t xml:space="preserve"> </w:t>
        </w:r>
        <w:commentRangeStart w:id="3310"/>
        <w:r w:rsidR="00386915">
          <w:rPr>
            <w:noProof w:val="0"/>
          </w:rPr>
          <w:t>(WS-Addressing based)</w:t>
        </w:r>
      </w:ins>
      <w:commentRangeEnd w:id="3310"/>
      <w:ins w:id="3311" w:author="Gregorio Canal" w:date="2019-05-22T15:31:00Z">
        <w:r w:rsidR="00386915">
          <w:rPr>
            <w:rStyle w:val="Rimandocommento"/>
            <w:rFonts w:ascii="Times New Roman" w:hAnsi="Times New Roman"/>
            <w:b w:val="0"/>
            <w:noProof w:val="0"/>
            <w:kern w:val="0"/>
          </w:rPr>
          <w:commentReference w:id="3310"/>
        </w:r>
      </w:ins>
    </w:p>
    <w:p w14:paraId="1B89CA4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96"/>
          <w:sz w:val="16"/>
          <w:szCs w:val="16"/>
          <w:shd w:val="clear" w:color="auto" w:fill="FFFFFF"/>
        </w:rPr>
      </w:pP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s:Envelope</w:t>
      </w:r>
      <w:proofErr w:type="spellEnd"/>
      <w:r w:rsidRPr="00977EA3">
        <w:rPr>
          <w:rFonts w:ascii="Courier New" w:hAnsi="Courier New"/>
          <w:color w:val="F5844C"/>
          <w:sz w:val="16"/>
          <w:szCs w:val="16"/>
          <w:shd w:val="clear" w:color="auto" w:fill="FFFFFF"/>
        </w:rPr>
        <w:t xml:space="preserve"> </w:t>
      </w:r>
      <w:proofErr w:type="spellStart"/>
      <w:r w:rsidRPr="00977EA3">
        <w:rPr>
          <w:rFonts w:ascii="Courier New" w:hAnsi="Courier New"/>
          <w:color w:val="F5844C"/>
          <w:sz w:val="16"/>
          <w:szCs w:val="16"/>
          <w:shd w:val="clear" w:color="auto" w:fill="FFFFFF"/>
        </w:rPr>
        <w:t>xmlns:s</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"http://www.w3.org/2003/05/soap-envelope"</w:t>
      </w:r>
      <w:r w:rsidRPr="00977EA3">
        <w:rPr>
          <w:rFonts w:ascii="Courier New" w:hAnsi="Courier New"/>
          <w:color w:val="F5844C"/>
          <w:sz w:val="16"/>
          <w:szCs w:val="16"/>
          <w:shd w:val="clear" w:color="auto" w:fill="FFFFFF"/>
        </w:rPr>
        <w:t xml:space="preserve"> </w:t>
      </w:r>
      <w:proofErr w:type="spellStart"/>
      <w:r w:rsidRPr="00977EA3">
        <w:rPr>
          <w:rFonts w:ascii="Courier New" w:hAnsi="Courier New"/>
          <w:color w:val="F5844C"/>
          <w:sz w:val="16"/>
          <w:szCs w:val="16"/>
          <w:shd w:val="clear" w:color="auto" w:fill="FFFFFF"/>
        </w:rPr>
        <w:t>xmlns:a</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"http://www.w3.org/2005/08/addressing"</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s:Header</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a:Action</w:t>
      </w:r>
      <w:proofErr w:type="spellEnd"/>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urn:ihe:iti:2009:MultiPatientStoredQueryResponse</w:t>
      </w:r>
      <w:r w:rsidRPr="00977EA3">
        <w:rPr>
          <w:rFonts w:ascii="Courier New" w:hAnsi="Courier New"/>
          <w:color w:val="000096"/>
          <w:sz w:val="16"/>
          <w:szCs w:val="16"/>
          <w:shd w:val="clear" w:color="auto" w:fill="FFFFFF"/>
        </w:rPr>
        <w:t>&lt;/a:Action&gt;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&lt;a:RelatesTo&gt;</w:t>
      </w:r>
      <w:r w:rsidRPr="00977EA3">
        <w:rPr>
          <w:rFonts w:ascii="Courier New" w:hAnsi="Courier New"/>
          <w:color w:val="000000"/>
          <w:sz w:val="16"/>
          <w:szCs w:val="16"/>
          <w:shd w:val="clear" w:color="auto" w:fill="FFFFFF"/>
        </w:rPr>
        <w:t>urn:uuid:def119ad-dc13-49c1-a3c7-e3742531f9b3</w:t>
      </w:r>
      <w:r w:rsidRPr="00977EA3">
        <w:rPr>
          <w:rFonts w:ascii="Courier New" w:hAnsi="Courier New"/>
          <w:color w:val="000096"/>
          <w:sz w:val="16"/>
          <w:szCs w:val="16"/>
          <w:shd w:val="clear" w:color="auto" w:fill="FFFFFF"/>
        </w:rPr>
        <w:t>&lt;/a:RelatesTo&gt;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s:Header</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s:Body</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query:AdhocQueryResponse</w:t>
      </w:r>
      <w:proofErr w:type="spellEnd"/>
      <w:r w:rsidRPr="00977EA3">
        <w:rPr>
          <w:rFonts w:ascii="Courier New" w:hAnsi="Courier New"/>
          <w:color w:val="000096"/>
          <w:sz w:val="16"/>
          <w:szCs w:val="16"/>
          <w:shd w:val="clear" w:color="auto" w:fill="FFFFFF"/>
        </w:rPr>
        <w:br/>
      </w:r>
      <w:r w:rsidRPr="00977EA3">
        <w:rPr>
          <w:rFonts w:ascii="Courier New" w:hAnsi="Courier New"/>
          <w:color w:val="F5844C"/>
          <w:sz w:val="16"/>
          <w:szCs w:val="16"/>
          <w:shd w:val="clear" w:color="auto" w:fill="FFFFFF"/>
        </w:rPr>
        <w:t xml:space="preserve">            </w:t>
      </w:r>
      <w:proofErr w:type="spellStart"/>
      <w:r w:rsidRPr="00977EA3">
        <w:rPr>
          <w:rFonts w:ascii="Courier New" w:hAnsi="Courier New"/>
          <w:color w:val="F5844C"/>
          <w:sz w:val="16"/>
          <w:szCs w:val="16"/>
          <w:shd w:val="clear" w:color="auto" w:fill="FFFFFF"/>
        </w:rPr>
        <w:t>xmlns:query</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"urn:oasis:names:tc:ebxml-regrep:xsd:query:3.0"</w:t>
      </w:r>
      <w:r w:rsidRPr="00977EA3">
        <w:rPr>
          <w:rFonts w:ascii="Courier New" w:hAnsi="Courier New"/>
          <w:color w:val="F5844C"/>
          <w:sz w:val="16"/>
          <w:szCs w:val="16"/>
          <w:shd w:val="clear" w:color="auto" w:fill="FFFFFF"/>
        </w:rPr>
        <w:br/>
        <w:t xml:space="preserve">            status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"urn:oasis:names:tc:ebxml-regrep:ResponseStatusType:Success"</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rim:RegistryObjectList</w:t>
      </w:r>
      <w:proofErr w:type="spellEnd"/>
      <w:r w:rsidRPr="00977EA3">
        <w:rPr>
          <w:rFonts w:ascii="Courier New" w:hAnsi="Courier New"/>
          <w:color w:val="F5844C"/>
          <w:sz w:val="16"/>
          <w:szCs w:val="16"/>
          <w:shd w:val="clear" w:color="auto" w:fill="FFFFFF"/>
        </w:rPr>
        <w:t xml:space="preserve"> </w:t>
      </w:r>
      <w:proofErr w:type="spellStart"/>
      <w:r w:rsidRPr="00977EA3">
        <w:rPr>
          <w:rFonts w:ascii="Courier New" w:hAnsi="Courier New"/>
          <w:color w:val="F5844C"/>
          <w:sz w:val="16"/>
          <w:szCs w:val="16"/>
          <w:shd w:val="clear" w:color="auto" w:fill="FFFFFF"/>
        </w:rPr>
        <w:t>xmlns:rim</w:t>
      </w:r>
      <w:proofErr w:type="spellEnd"/>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"urn:oasis:names:tc:ebxml-regrep:xsd:rim:3.0"</w:t>
      </w:r>
      <w:r w:rsidRPr="00977EA3">
        <w:rPr>
          <w:rFonts w:ascii="Courier New" w:hAnsi="Courier New"/>
          <w:color w:val="000096"/>
          <w:sz w:val="16"/>
          <w:szCs w:val="16"/>
          <w:shd w:val="clear" w:color="auto" w:fill="FFFFFF"/>
        </w:rPr>
        <w:t>&gt;</w:t>
      </w:r>
    </w:p>
    <w:p w14:paraId="10217B7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6400"/>
          <w:sz w:val="16"/>
          <w:szCs w:val="16"/>
          <w:shd w:val="clear" w:color="auto" w:fill="FFFFFF"/>
        </w:rPr>
      </w:pP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 xml:space="preserve">&lt;!-- Internal details of </w:t>
      </w:r>
      <w:proofErr w:type="spellStart"/>
      <w:r w:rsidRPr="00977EA3">
        <w:rPr>
          <w:rFonts w:ascii="Courier New" w:hAnsi="Courier New"/>
          <w:color w:val="006400"/>
          <w:sz w:val="16"/>
          <w:szCs w:val="16"/>
          <w:shd w:val="clear" w:color="auto" w:fill="FFFFFF"/>
        </w:rPr>
        <w:t>ExtrinsicObjects</w:t>
      </w:r>
      <w:proofErr w:type="spellEnd"/>
      <w:r w:rsidRPr="00977EA3">
        <w:rPr>
          <w:rFonts w:ascii="Courier New" w:hAnsi="Courier New"/>
          <w:color w:val="006400"/>
          <w:sz w:val="16"/>
          <w:szCs w:val="16"/>
          <w:shd w:val="clear" w:color="auto" w:fill="FFFFFF"/>
        </w:rPr>
        <w:t xml:space="preserve"> are not shown --&gt;</w:t>
      </w:r>
    </w:p>
    <w:p w14:paraId="6F89E86E"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00"/>
          <w:sz w:val="16"/>
          <w:szCs w:val="16"/>
          <w:shd w:val="clear" w:color="auto" w:fill="FFFFFF"/>
        </w:rPr>
      </w:pP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rim:ExtrinsicObject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rim:ExtrinsicObject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rim:ExtrinsicObject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rim:ExtrinsicObject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rim:ExtrinsicObject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rim:ExtrinsicObject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rim:RegistryObjectList</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query:AdhocQueryResponse</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s:Body</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r>
      <w:r w:rsidRPr="00977EA3">
        <w:rPr>
          <w:rFonts w:ascii="Courier New" w:hAnsi="Courier New"/>
          <w:color w:val="000096"/>
          <w:sz w:val="16"/>
          <w:szCs w:val="16"/>
          <w:shd w:val="clear" w:color="auto" w:fill="FFFFFF"/>
        </w:rPr>
        <w:t>&lt;/</w:t>
      </w:r>
      <w:proofErr w:type="spellStart"/>
      <w:r w:rsidRPr="00977EA3">
        <w:rPr>
          <w:rFonts w:ascii="Courier New" w:hAnsi="Courier New"/>
          <w:color w:val="000096"/>
          <w:sz w:val="16"/>
          <w:szCs w:val="16"/>
          <w:shd w:val="clear" w:color="auto" w:fill="FFFFFF"/>
        </w:rPr>
        <w:t>s:Envelope</w:t>
      </w:r>
      <w:proofErr w:type="spellEnd"/>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 xml:space="preserve"> </w:t>
      </w:r>
    </w:p>
    <w:p w14:paraId="18A6B541" w14:textId="77777777" w:rsidR="007A1F44" w:rsidRPr="00977EA3" w:rsidRDefault="007A1F44" w:rsidP="00775A5C">
      <w:pPr>
        <w:pStyle w:val="Titolo5"/>
        <w:numPr>
          <w:ilvl w:val="0"/>
          <w:numId w:val="0"/>
        </w:numPr>
        <w:tabs>
          <w:tab w:val="clear" w:pos="2160"/>
          <w:tab w:val="clear" w:pos="2880"/>
          <w:tab w:val="clear" w:pos="3600"/>
          <w:tab w:val="clear" w:pos="4320"/>
        </w:tabs>
        <w:rPr>
          <w:noProof w:val="0"/>
        </w:rPr>
      </w:pPr>
      <w:r w:rsidRPr="00977EA3">
        <w:rPr>
          <w:noProof w:val="0"/>
        </w:rPr>
        <w:t>3.51.4.1.3 Expected Actions</w:t>
      </w:r>
    </w:p>
    <w:p w14:paraId="177A4BA4" w14:textId="50AECC04" w:rsidR="00CC3C2B" w:rsidRPr="00977EA3" w:rsidRDefault="00CC3C2B" w:rsidP="00CC3C2B">
      <w:pPr>
        <w:pStyle w:val="Corpotesto"/>
      </w:pPr>
      <w:r w:rsidRPr="00977EA3">
        <w:t xml:space="preserve">A Document Registry that supports the </w:t>
      </w:r>
      <w:proofErr w:type="spellStart"/>
      <w:r w:rsidRPr="00977EA3">
        <w:t>PatientId</w:t>
      </w:r>
      <w:proofErr w:type="spellEnd"/>
      <w:r w:rsidRPr="00977EA3">
        <w:t xml:space="preserve"> Only Option shall be able to process messages that include one or mo</w:t>
      </w:r>
      <w:r w:rsidRPr="008C3C96">
        <w:t xml:space="preserve">re </w:t>
      </w:r>
      <w:r w:rsidRPr="00ED4370">
        <w:t>$</w:t>
      </w:r>
      <w:proofErr w:type="spellStart"/>
      <w:r w:rsidRPr="00ED4370">
        <w:t>XDSDocumentEntryPatientId</w:t>
      </w:r>
      <w:proofErr w:type="spellEnd"/>
      <w:r w:rsidRPr="008C3C96">
        <w:t xml:space="preserve"> valu</w:t>
      </w:r>
      <w:r w:rsidRPr="00977EA3">
        <w:t>es and do not include $</w:t>
      </w:r>
      <w:proofErr w:type="spellStart"/>
      <w:r w:rsidRPr="00977EA3">
        <w:t>XDSDocumentEntryClassCode</w:t>
      </w:r>
      <w:proofErr w:type="spellEnd"/>
      <w:r w:rsidRPr="00977EA3">
        <w:t>, $</w:t>
      </w:r>
      <w:proofErr w:type="spellStart"/>
      <w:r w:rsidRPr="00977EA3">
        <w:t>XDSDocumentEntryEventCodeList</w:t>
      </w:r>
      <w:proofErr w:type="spellEnd"/>
      <w:r w:rsidRPr="00977EA3">
        <w:t>, or $</w:t>
      </w:r>
      <w:proofErr w:type="spellStart"/>
      <w:r w:rsidRPr="00977EA3">
        <w:t>XDSDocumentEntryHealthcareFacilityTypeCode</w:t>
      </w:r>
      <w:proofErr w:type="spellEnd"/>
      <w:r w:rsidRPr="00977EA3">
        <w:t xml:space="preserve"> values (for the </w:t>
      </w:r>
      <w:proofErr w:type="spellStart"/>
      <w:r w:rsidRPr="00977EA3">
        <w:t>FindDocumentsForMultiplePatients</w:t>
      </w:r>
      <w:proofErr w:type="spellEnd"/>
      <w:r w:rsidRPr="00977EA3">
        <w:t xml:space="preserve"> query) or $</w:t>
      </w:r>
      <w:proofErr w:type="spellStart"/>
      <w:r w:rsidRPr="00977EA3">
        <w:t>XDSFolderCodeList</w:t>
      </w:r>
      <w:proofErr w:type="spellEnd"/>
      <w:r w:rsidRPr="00977EA3">
        <w:t xml:space="preserve"> values (for the </w:t>
      </w:r>
      <w:proofErr w:type="spellStart"/>
      <w:r w:rsidRPr="00977EA3">
        <w:t>FindFoldersForMultiplePatients</w:t>
      </w:r>
      <w:proofErr w:type="spellEnd"/>
      <w:r w:rsidRPr="00977EA3">
        <w:t xml:space="preserve"> query)</w:t>
      </w:r>
      <w:r w:rsidR="00977EA3" w:rsidRPr="00977EA3">
        <w:t xml:space="preserve">. </w:t>
      </w:r>
    </w:p>
    <w:p w14:paraId="49B4866E" w14:textId="5547ACDE" w:rsidR="00CC3C2B" w:rsidRPr="00977EA3" w:rsidRDefault="00CC3C2B" w:rsidP="00CC3C2B">
      <w:pPr>
        <w:pStyle w:val="Corpotesto"/>
      </w:pPr>
      <w:r w:rsidRPr="00977EA3">
        <w:lastRenderedPageBreak/>
        <w:t xml:space="preserve">A Document Registry that does NOT support the </w:t>
      </w:r>
      <w:proofErr w:type="spellStart"/>
      <w:r w:rsidRPr="00977EA3">
        <w:t>PatientId</w:t>
      </w:r>
      <w:proofErr w:type="spellEnd"/>
      <w:r w:rsidRPr="00977EA3">
        <w:t xml:space="preserve"> Only Option may return an </w:t>
      </w:r>
      <w:proofErr w:type="spellStart"/>
      <w:r w:rsidRPr="00977EA3">
        <w:t>XDSStoredQueryParamNumber</w:t>
      </w:r>
      <w:proofErr w:type="spellEnd"/>
      <w:r w:rsidRPr="00977EA3">
        <w:t xml:space="preserve"> error in this case.</w:t>
      </w:r>
    </w:p>
    <w:p w14:paraId="4E844AAA" w14:textId="5E80974D" w:rsidR="007A1F44" w:rsidRPr="00977EA3" w:rsidRDefault="007A1F44" w:rsidP="00775A5C">
      <w:pPr>
        <w:pStyle w:val="Corpotesto"/>
        <w:rPr>
          <w:lang w:eastAsia="ar-SA"/>
        </w:rPr>
      </w:pPr>
      <w:r w:rsidRPr="00977EA3">
        <w:rPr>
          <w:lang w:eastAsia="ar-SA"/>
        </w:rPr>
        <w:t xml:space="preserve">See Registry Stored Query [ITI-18] for </w:t>
      </w:r>
      <w:r w:rsidR="00CC3C2B" w:rsidRPr="00977EA3">
        <w:rPr>
          <w:lang w:eastAsia="ar-SA"/>
        </w:rPr>
        <w:t xml:space="preserve">additional </w:t>
      </w:r>
      <w:r w:rsidRPr="00977EA3">
        <w:rPr>
          <w:lang w:eastAsia="ar-SA"/>
        </w:rPr>
        <w:t>Expected Actions</w:t>
      </w:r>
      <w:r w:rsidR="00FA31E0" w:rsidRPr="00977EA3">
        <w:rPr>
          <w:lang w:eastAsia="ar-SA"/>
        </w:rPr>
        <w:t xml:space="preserve"> – ITI TF-2a: 3.18.4.1.3</w:t>
      </w:r>
      <w:r w:rsidRPr="00977EA3">
        <w:rPr>
          <w:lang w:eastAsia="ar-SA"/>
        </w:rPr>
        <w:t>.</w:t>
      </w:r>
    </w:p>
    <w:p w14:paraId="4431439C" w14:textId="77777777" w:rsidR="007A1F44" w:rsidRPr="00977EA3" w:rsidRDefault="007A1F44" w:rsidP="00B10D4B">
      <w:pPr>
        <w:pStyle w:val="Titolo3"/>
        <w:numPr>
          <w:ilvl w:val="0"/>
          <w:numId w:val="0"/>
        </w:numPr>
        <w:tabs>
          <w:tab w:val="clear" w:pos="2160"/>
          <w:tab w:val="clear" w:pos="2880"/>
        </w:tabs>
        <w:rPr>
          <w:bCs/>
          <w:noProof w:val="0"/>
          <w:kern w:val="1"/>
          <w:lang w:eastAsia="ar-SA"/>
        </w:rPr>
      </w:pPr>
      <w:bookmarkStart w:id="3312" w:name="_Toc268877336"/>
      <w:bookmarkStart w:id="3313" w:name="_Toc268877410"/>
      <w:bookmarkStart w:id="3314" w:name="_Toc269212459"/>
      <w:bookmarkStart w:id="3315" w:name="_Toc398544387"/>
      <w:bookmarkStart w:id="3316" w:name="_Toc398718018"/>
      <w:bookmarkStart w:id="3317" w:name="_Toc518634617"/>
      <w:r w:rsidRPr="00977EA3">
        <w:rPr>
          <w:bCs/>
          <w:noProof w:val="0"/>
          <w:kern w:val="1"/>
          <w:lang w:eastAsia="ar-SA"/>
        </w:rPr>
        <w:t>3.51.5 Security Considerations</w:t>
      </w:r>
      <w:bookmarkEnd w:id="3312"/>
      <w:bookmarkEnd w:id="3313"/>
      <w:bookmarkEnd w:id="3314"/>
      <w:bookmarkEnd w:id="3315"/>
      <w:bookmarkEnd w:id="3316"/>
      <w:bookmarkEnd w:id="3317"/>
    </w:p>
    <w:p w14:paraId="30FB8812" w14:textId="0F522549" w:rsidR="007A1F44" w:rsidRPr="00977EA3" w:rsidRDefault="007A1F44" w:rsidP="00775A5C">
      <w:pPr>
        <w:pStyle w:val="Corpotesto"/>
      </w:pPr>
      <w:r w:rsidRPr="00977EA3">
        <w:t xml:space="preserve">All of the Security Considerations found in </w:t>
      </w:r>
      <w:r w:rsidR="008E21EF" w:rsidRPr="00977EA3">
        <w:t>[</w:t>
      </w:r>
      <w:r w:rsidRPr="00977EA3">
        <w:t>ITI-18</w:t>
      </w:r>
      <w:r w:rsidR="008E21EF" w:rsidRPr="00977EA3">
        <w:t>]</w:t>
      </w:r>
      <w:r w:rsidRPr="00977EA3">
        <w:t xml:space="preserve"> apply with the following further profiling.</w:t>
      </w:r>
    </w:p>
    <w:p w14:paraId="3C9FF08F" w14:textId="3A70572D" w:rsidR="007A1F44" w:rsidRPr="00977EA3" w:rsidRDefault="007A1F44" w:rsidP="00775A5C">
      <w:pPr>
        <w:pStyle w:val="Corpotesto"/>
      </w:pPr>
      <w:r w:rsidRPr="00977EA3">
        <w:t>It is expected that the ATNA authentication would be used to restrict access to the M</w:t>
      </w:r>
      <w:r w:rsidR="008E21EF" w:rsidRPr="00977EA3">
        <w:t>ulti-Patient Query [ITI-51]</w:t>
      </w:r>
      <w:r w:rsidRPr="00977EA3">
        <w:t xml:space="preserve"> transaction. It is expected that few systems would be allowed to request the </w:t>
      </w:r>
      <w:proofErr w:type="spellStart"/>
      <w:r w:rsidRPr="00977EA3">
        <w:t>LeafClass</w:t>
      </w:r>
      <w:proofErr w:type="spellEnd"/>
      <w:r w:rsidRPr="00977EA3">
        <w:t xml:space="preserve"> return result.</w:t>
      </w:r>
    </w:p>
    <w:p w14:paraId="5EDC6581" w14:textId="77777777" w:rsidR="007A1F44" w:rsidRPr="00977EA3" w:rsidRDefault="007A1F44" w:rsidP="00775A5C">
      <w:pPr>
        <w:pStyle w:val="Titolo4"/>
        <w:numPr>
          <w:ilvl w:val="0"/>
          <w:numId w:val="0"/>
        </w:numPr>
        <w:tabs>
          <w:tab w:val="clear" w:pos="2160"/>
          <w:tab w:val="clear" w:pos="2880"/>
          <w:tab w:val="clear" w:pos="3600"/>
        </w:tabs>
        <w:rPr>
          <w:noProof w:val="0"/>
          <w:kern w:val="1"/>
          <w:lang w:eastAsia="ar-SA"/>
        </w:rPr>
      </w:pPr>
      <w:bookmarkStart w:id="3318" w:name="_Toc398544388"/>
      <w:r w:rsidRPr="00977EA3">
        <w:rPr>
          <w:noProof w:val="0"/>
          <w:kern w:val="1"/>
          <w:lang w:eastAsia="ar-SA"/>
        </w:rPr>
        <w:t>3.51.5.1 Security Audit Considerations</w:t>
      </w:r>
      <w:bookmarkEnd w:id="3318"/>
    </w:p>
    <w:p w14:paraId="482EF19C" w14:textId="705D71B7" w:rsidR="007A1F44" w:rsidRDefault="00383381" w:rsidP="00E63AF7">
      <w:pPr>
        <w:rPr>
          <w:bCs/>
          <w:lang w:eastAsia="ar-SA"/>
        </w:rPr>
      </w:pPr>
      <w:r w:rsidRPr="00977EA3">
        <w:rPr>
          <w:lang w:eastAsia="ar-SA"/>
        </w:rPr>
        <w:t>The actors</w:t>
      </w:r>
      <w:r w:rsidR="007A1F44" w:rsidRPr="00977EA3">
        <w:rPr>
          <w:lang w:eastAsia="ar-SA"/>
        </w:rPr>
        <w:t xml:space="preserve"> involved shall record one audit event for each patient identity that has been included in the query according to the following. It is important for security auditing that the audit message contain only one patient identity to better handle these messages in the Audit Record Repository. </w:t>
      </w:r>
      <w:r w:rsidR="007A1F44" w:rsidRPr="00977EA3">
        <w:rPr>
          <w:bCs/>
          <w:lang w:eastAsia="ar-SA"/>
        </w:rPr>
        <w:t>If the query includes no patient identities, both Actors shall record a single audit event with no Patient participant.</w:t>
      </w:r>
    </w:p>
    <w:p w14:paraId="4BE07689" w14:textId="3FF0CABD" w:rsidR="00BF0E97" w:rsidRDefault="00BF0E97" w:rsidP="00E63AF7">
      <w:pPr>
        <w:rPr>
          <w:lang w:eastAsia="ar-SA"/>
        </w:rPr>
      </w:pPr>
    </w:p>
    <w:p w14:paraId="139E9565" w14:textId="3F54FD51" w:rsidR="00BF0E97" w:rsidRDefault="00BF0E97" w:rsidP="00E63AF7">
      <w:pPr>
        <w:rPr>
          <w:lang w:eastAsia="ar-SA"/>
        </w:rPr>
      </w:pPr>
    </w:p>
    <w:p w14:paraId="3A86D6C1" w14:textId="77777777" w:rsidR="00BF0E97" w:rsidRPr="00977EA3" w:rsidRDefault="00BF0E97" w:rsidP="00E63AF7">
      <w:pPr>
        <w:rPr>
          <w:lang w:eastAsia="ar-SA"/>
        </w:rPr>
      </w:pPr>
    </w:p>
    <w:p w14:paraId="4BF7CF27" w14:textId="77777777" w:rsidR="007A1F44" w:rsidRPr="00977EA3" w:rsidRDefault="007A1F44" w:rsidP="003462A5">
      <w:pPr>
        <w:pStyle w:val="Titolo5"/>
        <w:rPr>
          <w:noProof w:val="0"/>
        </w:rPr>
      </w:pPr>
      <w:r w:rsidRPr="00977EA3">
        <w:rPr>
          <w:noProof w:val="0"/>
        </w:rPr>
        <w:t>3.51.5.1.1 Document Consumer audit message:</w:t>
      </w:r>
    </w:p>
    <w:tbl>
      <w:tblPr>
        <w:tblW w:w="9726" w:type="dxa"/>
        <w:tblInd w:w="-30" w:type="dxa"/>
        <w:tblLayout w:type="fixed"/>
        <w:tblLook w:val="0000" w:firstRow="0" w:lastRow="0" w:firstColumn="0" w:lastColumn="0" w:noHBand="0" w:noVBand="0"/>
      </w:tblPr>
      <w:tblGrid>
        <w:gridCol w:w="1458"/>
        <w:gridCol w:w="2610"/>
        <w:gridCol w:w="720"/>
        <w:gridCol w:w="4938"/>
      </w:tblGrid>
      <w:tr w:rsidR="007A1F44" w:rsidRPr="00977EA3" w14:paraId="4D52EFA1" w14:textId="77777777" w:rsidTr="00D372D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CD2F111" w14:textId="77777777" w:rsidR="007A1F44" w:rsidRPr="00977EA3" w:rsidRDefault="007A1F44" w:rsidP="00D372D5">
            <w:pPr>
              <w:pStyle w:val="TableEntry"/>
              <w:rPr>
                <w:noProof w:val="0"/>
                <w:lang w:eastAsia="ar-SA"/>
              </w:rPr>
            </w:pPr>
          </w:p>
        </w:tc>
        <w:tc>
          <w:tcPr>
            <w:tcW w:w="2610" w:type="dxa"/>
            <w:tcBorders>
              <w:top w:val="single" w:sz="4" w:space="0" w:color="auto"/>
              <w:left w:val="single" w:sz="4" w:space="0" w:color="auto"/>
              <w:bottom w:val="single" w:sz="4" w:space="0" w:color="auto"/>
              <w:right w:val="single" w:sz="4" w:space="0" w:color="auto"/>
            </w:tcBorders>
            <w:vAlign w:val="center"/>
          </w:tcPr>
          <w:p w14:paraId="43771A94" w14:textId="77777777" w:rsidR="007A1F44" w:rsidRPr="00977EA3" w:rsidRDefault="007A1F44" w:rsidP="00A063AC">
            <w:pPr>
              <w:pStyle w:val="TableEntryHeader"/>
              <w:rPr>
                <w:noProof w:val="0"/>
                <w:lang w:eastAsia="ar-SA"/>
              </w:rPr>
            </w:pPr>
            <w:r w:rsidRPr="00977EA3">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4B436DEA" w14:textId="77777777" w:rsidR="007A1F44" w:rsidRPr="00977EA3" w:rsidRDefault="007A1F44" w:rsidP="00A53067">
            <w:pPr>
              <w:pStyle w:val="TableEntryHeader"/>
              <w:rPr>
                <w:noProof w:val="0"/>
                <w:lang w:eastAsia="ar-SA"/>
              </w:rPr>
            </w:pPr>
            <w:proofErr w:type="spellStart"/>
            <w:r w:rsidRPr="00977EA3">
              <w:rPr>
                <w:noProof w:val="0"/>
                <w:lang w:eastAsia="ar-SA"/>
              </w:rPr>
              <w:t>Opt</w:t>
            </w:r>
            <w:proofErr w:type="spellEnd"/>
          </w:p>
        </w:tc>
        <w:tc>
          <w:tcPr>
            <w:tcW w:w="4938" w:type="dxa"/>
            <w:tcBorders>
              <w:top w:val="single" w:sz="4" w:space="0" w:color="auto"/>
              <w:left w:val="single" w:sz="4" w:space="0" w:color="auto"/>
              <w:bottom w:val="single" w:sz="4" w:space="0" w:color="auto"/>
              <w:right w:val="single" w:sz="4" w:space="0" w:color="auto"/>
            </w:tcBorders>
            <w:vAlign w:val="center"/>
          </w:tcPr>
          <w:p w14:paraId="74DC9527" w14:textId="77777777" w:rsidR="007A1F44" w:rsidRPr="00977EA3" w:rsidRDefault="007A1F44" w:rsidP="00A53067">
            <w:pPr>
              <w:pStyle w:val="TableEntryHeader"/>
              <w:rPr>
                <w:noProof w:val="0"/>
                <w:lang w:eastAsia="ar-SA"/>
              </w:rPr>
            </w:pPr>
            <w:r w:rsidRPr="00977EA3">
              <w:rPr>
                <w:noProof w:val="0"/>
                <w:lang w:eastAsia="ar-SA"/>
              </w:rPr>
              <w:t>Value Constraints</w:t>
            </w:r>
          </w:p>
        </w:tc>
      </w:tr>
      <w:tr w:rsidR="007A1F44" w:rsidRPr="00977EA3" w14:paraId="6C333DC8"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01BFD413" w14:textId="77777777" w:rsidR="007A1F44" w:rsidRPr="00977EA3" w:rsidRDefault="007A1F44" w:rsidP="003462A5">
            <w:pPr>
              <w:pStyle w:val="TableEntryHeader"/>
              <w:rPr>
                <w:noProof w:val="0"/>
              </w:rPr>
            </w:pPr>
            <w:r w:rsidRPr="00977EA3">
              <w:rPr>
                <w:noProof w:val="0"/>
              </w:rPr>
              <w:t>Event</w:t>
            </w:r>
          </w:p>
          <w:p w14:paraId="3737958D" w14:textId="77777777" w:rsidR="007A1F44" w:rsidRPr="00977EA3" w:rsidRDefault="007A1F44" w:rsidP="003462A5">
            <w:pPr>
              <w:pStyle w:val="TableEntryHeader"/>
              <w:rPr>
                <w:bCs/>
                <w:noProof w:val="0"/>
                <w:sz w:val="12"/>
                <w:lang w:eastAsia="ar-SA"/>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6A7101FD"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C66277F"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4605EBC8" w14:textId="77777777" w:rsidR="007A1F44" w:rsidRPr="00977EA3" w:rsidRDefault="007A1F44" w:rsidP="00A90064">
            <w:pPr>
              <w:pStyle w:val="TableEntry"/>
              <w:snapToGrid w:val="0"/>
              <w:rPr>
                <w:noProof w:val="0"/>
                <w:sz w:val="16"/>
                <w:lang w:eastAsia="ar-SA"/>
              </w:rPr>
            </w:pPr>
            <w:r w:rsidRPr="00977EA3">
              <w:rPr>
                <w:noProof w:val="0"/>
                <w:sz w:val="16"/>
                <w:lang w:eastAsia="ar-SA"/>
              </w:rPr>
              <w:t>EV(110112, DCM, “Query”)</w:t>
            </w:r>
          </w:p>
        </w:tc>
      </w:tr>
      <w:tr w:rsidR="007A1F44" w:rsidRPr="00977EA3" w14:paraId="6C8788A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04D6119A"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36E02CF"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E6E8C13"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02009CAF" w14:textId="77777777" w:rsidR="007A1F44" w:rsidRPr="00977EA3" w:rsidRDefault="007A1F44" w:rsidP="00A90064">
            <w:pPr>
              <w:pStyle w:val="TableEntry"/>
              <w:snapToGrid w:val="0"/>
              <w:rPr>
                <w:noProof w:val="0"/>
                <w:sz w:val="16"/>
                <w:lang w:eastAsia="ar-SA"/>
              </w:rPr>
            </w:pPr>
            <w:r w:rsidRPr="00977EA3">
              <w:rPr>
                <w:noProof w:val="0"/>
                <w:sz w:val="16"/>
                <w:lang w:eastAsia="ar-SA"/>
              </w:rPr>
              <w:t xml:space="preserve">“E” (Execute) </w:t>
            </w:r>
          </w:p>
        </w:tc>
      </w:tr>
      <w:tr w:rsidR="007A1F44" w:rsidRPr="00977EA3" w14:paraId="442923C7"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691D5B9"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3C0D207"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57463CBE" w14:textId="02CD2F4B" w:rsidR="007A1F44" w:rsidRPr="00977EA3" w:rsidRDefault="00DE053B"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3C953BEF"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FBAD7C1"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794E6EF8"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51040C97"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2363D74C" w14:textId="149C10D6" w:rsidR="007A1F44" w:rsidRPr="00977EA3" w:rsidRDefault="00DE053B"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48473B4D"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32258949"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6DF3FEB2"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47EEEF8" w14:textId="77777777" w:rsidR="007A1F44" w:rsidRPr="00977EA3" w:rsidRDefault="007A1F44" w:rsidP="00A90064">
            <w:pPr>
              <w:pStyle w:val="TableEntry"/>
              <w:snapToGrid w:val="0"/>
              <w:rPr>
                <w:i/>
                <w:iCs/>
                <w:noProof w:val="0"/>
                <w:sz w:val="16"/>
                <w:lang w:eastAsia="ar-SA"/>
              </w:rPr>
            </w:pPr>
            <w:proofErr w:type="spellStart"/>
            <w:r w:rsidRPr="00977EA3">
              <w:rPr>
                <w:noProof w:val="0"/>
                <w:sz w:val="16"/>
                <w:lang w:eastAsia="ar-SA"/>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54A2871F" w14:textId="77777777" w:rsidR="007A1F44" w:rsidRPr="00977EA3" w:rsidRDefault="007A1F44" w:rsidP="00A90064">
            <w:pPr>
              <w:pStyle w:val="TableEntry"/>
              <w:snapToGrid w:val="0"/>
              <w:jc w:val="center"/>
              <w:rPr>
                <w:i/>
                <w:iCs/>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7A2680BB" w14:textId="37B6FCDC" w:rsidR="007A1F44" w:rsidRPr="00977EA3" w:rsidRDefault="007A1F44" w:rsidP="00A90064">
            <w:pPr>
              <w:pStyle w:val="TableEntry"/>
              <w:snapToGrid w:val="0"/>
              <w:rPr>
                <w:iCs/>
                <w:noProof w:val="0"/>
                <w:sz w:val="16"/>
                <w:lang w:eastAsia="ar-SA"/>
              </w:rPr>
            </w:pPr>
            <w:r w:rsidRPr="00977EA3">
              <w:rPr>
                <w:iCs/>
                <w:noProof w:val="0"/>
                <w:sz w:val="16"/>
                <w:lang w:eastAsia="ar-SA"/>
              </w:rPr>
              <w:t xml:space="preserve">EV(“ITI-51”,“IHE </w:t>
            </w:r>
            <w:proofErr w:type="spellStart"/>
            <w:r w:rsidRPr="00977EA3">
              <w:rPr>
                <w:iCs/>
                <w:noProof w:val="0"/>
                <w:sz w:val="16"/>
                <w:lang w:eastAsia="ar-SA"/>
              </w:rPr>
              <w:t>Transactions”,“Multi</w:t>
            </w:r>
            <w:proofErr w:type="spellEnd"/>
            <w:r w:rsidRPr="00977EA3">
              <w:rPr>
                <w:iCs/>
                <w:noProof w:val="0"/>
                <w:sz w:val="16"/>
                <w:lang w:eastAsia="ar-SA"/>
              </w:rPr>
              <w:t xml:space="preserve">-Patient </w:t>
            </w:r>
            <w:r w:rsidR="00DE053B" w:rsidRPr="00977EA3">
              <w:rPr>
                <w:iCs/>
                <w:noProof w:val="0"/>
                <w:sz w:val="16"/>
                <w:lang w:eastAsia="ar-SA"/>
              </w:rPr>
              <w:t xml:space="preserve">Stored </w:t>
            </w:r>
            <w:r w:rsidRPr="00977EA3">
              <w:rPr>
                <w:iCs/>
                <w:noProof w:val="0"/>
                <w:sz w:val="16"/>
                <w:lang w:eastAsia="ar-SA"/>
              </w:rPr>
              <w:t>Query”)</w:t>
            </w:r>
          </w:p>
        </w:tc>
      </w:tr>
      <w:tr w:rsidR="007A1F44" w:rsidRPr="00977EA3" w14:paraId="43FFF4A2"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5107907" w14:textId="77777777" w:rsidR="007A1F44" w:rsidRPr="00977EA3" w:rsidRDefault="007A1F44" w:rsidP="003462A5">
            <w:pPr>
              <w:pStyle w:val="TableEntry"/>
              <w:rPr>
                <w:b/>
                <w:noProof w:val="0"/>
              </w:rPr>
            </w:pPr>
            <w:r w:rsidRPr="00977EA3">
              <w:rPr>
                <w:noProof w:val="0"/>
              </w:rPr>
              <w:t>Source (Document Consumer) (1)</w:t>
            </w:r>
          </w:p>
        </w:tc>
      </w:tr>
      <w:tr w:rsidR="007A1F44" w:rsidRPr="00977EA3" w14:paraId="617E8BF9"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D58C4B1" w14:textId="77777777" w:rsidR="007A1F44" w:rsidRPr="00977EA3" w:rsidRDefault="007A1F44" w:rsidP="003462A5">
            <w:pPr>
              <w:pStyle w:val="TableEntry"/>
              <w:rPr>
                <w:b/>
                <w:noProof w:val="0"/>
              </w:rPr>
            </w:pPr>
            <w:r w:rsidRPr="00977EA3">
              <w:rPr>
                <w:noProof w:val="0"/>
              </w:rPr>
              <w:t>Human Requestor (0..n)</w:t>
            </w:r>
          </w:p>
        </w:tc>
      </w:tr>
      <w:tr w:rsidR="007A1F44" w:rsidRPr="00977EA3" w14:paraId="1C765B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ECCA8D9" w14:textId="77777777" w:rsidR="007A1F44" w:rsidRPr="00977EA3" w:rsidRDefault="007A1F44" w:rsidP="003462A5">
            <w:pPr>
              <w:pStyle w:val="TableEntry"/>
              <w:rPr>
                <w:b/>
                <w:noProof w:val="0"/>
              </w:rPr>
            </w:pPr>
            <w:r w:rsidRPr="00977EA3">
              <w:rPr>
                <w:noProof w:val="0"/>
              </w:rPr>
              <w:t>Destination (Document Registry) (1)</w:t>
            </w:r>
          </w:p>
        </w:tc>
      </w:tr>
      <w:tr w:rsidR="007A1F44" w:rsidRPr="00977EA3" w14:paraId="4A4A08DE"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03901A35" w14:textId="77777777" w:rsidR="007A1F44" w:rsidRPr="00977EA3" w:rsidRDefault="007A1F44" w:rsidP="003462A5">
            <w:pPr>
              <w:pStyle w:val="TableEntry"/>
              <w:rPr>
                <w:b/>
                <w:noProof w:val="0"/>
              </w:rPr>
            </w:pPr>
            <w:r w:rsidRPr="00977EA3">
              <w:rPr>
                <w:noProof w:val="0"/>
              </w:rPr>
              <w:t>Audit Source (Document Consumer) (1)</w:t>
            </w:r>
          </w:p>
        </w:tc>
      </w:tr>
      <w:tr w:rsidR="007A1F44" w:rsidRPr="00977EA3" w14:paraId="486AEEE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15430D89" w14:textId="423EAB40" w:rsidR="007A1F44" w:rsidRPr="00977EA3" w:rsidRDefault="007A1F44" w:rsidP="003462A5">
            <w:pPr>
              <w:pStyle w:val="TableEntry"/>
              <w:rPr>
                <w:b/>
                <w:noProof w:val="0"/>
              </w:rPr>
            </w:pPr>
            <w:r w:rsidRPr="00977EA3">
              <w:rPr>
                <w:noProof w:val="0"/>
              </w:rPr>
              <w:t>Patient (0..</w:t>
            </w:r>
            <w:r w:rsidR="00DE053B" w:rsidRPr="00977EA3">
              <w:rPr>
                <w:noProof w:val="0"/>
              </w:rPr>
              <w:t>n</w:t>
            </w:r>
            <w:r w:rsidRPr="00977EA3">
              <w:rPr>
                <w:noProof w:val="0"/>
              </w:rPr>
              <w:t>)</w:t>
            </w:r>
          </w:p>
        </w:tc>
      </w:tr>
      <w:tr w:rsidR="007A1F44" w:rsidRPr="00977EA3" w14:paraId="089A771B"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5CCFBE" w14:textId="2FC89870" w:rsidR="007A1F44" w:rsidRPr="00977EA3" w:rsidRDefault="007A1F44" w:rsidP="003462A5">
            <w:pPr>
              <w:pStyle w:val="TableEntry"/>
              <w:rPr>
                <w:b/>
                <w:noProof w:val="0"/>
              </w:rPr>
            </w:pPr>
            <w:r w:rsidRPr="00977EA3">
              <w:rPr>
                <w:noProof w:val="0"/>
              </w:rPr>
              <w:t>Query Parameters</w:t>
            </w:r>
            <w:r w:rsidR="00BA4EF3" w:rsidRPr="00977EA3">
              <w:rPr>
                <w:noProof w:val="0"/>
              </w:rPr>
              <w:t xml:space="preserve"> </w:t>
            </w:r>
            <w:r w:rsidRPr="00977EA3">
              <w:rPr>
                <w:noProof w:val="0"/>
              </w:rPr>
              <w:t>(1)</w:t>
            </w:r>
          </w:p>
        </w:tc>
      </w:tr>
    </w:tbl>
    <w:p w14:paraId="5072DD65" w14:textId="77777777" w:rsidR="001B7A7E" w:rsidRPr="00977EA3" w:rsidRDefault="001B7A7E" w:rsidP="00D372D5">
      <w:pPr>
        <w:pStyle w:val="Corpotesto"/>
      </w:pPr>
    </w:p>
    <w:p w14:paraId="02F88D6C" w14:textId="580824CC" w:rsidR="000B2B4C" w:rsidRPr="00977EA3" w:rsidRDefault="000B2B4C" w:rsidP="00D372D5">
      <w:pPr>
        <w:pStyle w:val="Corpotesto"/>
      </w:pPr>
      <w:r w:rsidRPr="00977EA3">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1"/>
        <w:gridCol w:w="2596"/>
        <w:gridCol w:w="707"/>
        <w:gridCol w:w="4576"/>
      </w:tblGrid>
      <w:tr w:rsidR="007A1F44" w:rsidRPr="00977EA3" w14:paraId="367192F5" w14:textId="77777777" w:rsidTr="00A42D84">
        <w:tc>
          <w:tcPr>
            <w:tcW w:w="1480" w:type="dxa"/>
            <w:vMerge w:val="restart"/>
          </w:tcPr>
          <w:p w14:paraId="00AF53F0" w14:textId="77777777" w:rsidR="007A1F44" w:rsidRPr="00977EA3" w:rsidRDefault="007A1F44" w:rsidP="00A063AC">
            <w:pPr>
              <w:pStyle w:val="TableEntryHeader"/>
              <w:rPr>
                <w:noProof w:val="0"/>
                <w:lang w:eastAsia="ar-SA"/>
              </w:rPr>
            </w:pPr>
            <w:r w:rsidRPr="00977EA3">
              <w:rPr>
                <w:noProof w:val="0"/>
                <w:lang w:eastAsia="ar-SA"/>
              </w:rPr>
              <w:t>Source</w:t>
            </w:r>
          </w:p>
          <w:p w14:paraId="6133C8F8" w14:textId="77777777" w:rsidR="007A1F44" w:rsidRPr="00977EA3" w:rsidRDefault="007A1F44" w:rsidP="003462A5">
            <w:pPr>
              <w:pStyle w:val="TableEntryHeader"/>
              <w:rPr>
                <w:bCs/>
                <w:noProof w:val="0"/>
                <w:sz w:val="12"/>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ActiveParticipant</w:t>
            </w:r>
            <w:proofErr w:type="spellEnd"/>
          </w:p>
        </w:tc>
        <w:tc>
          <w:tcPr>
            <w:tcW w:w="2609" w:type="dxa"/>
            <w:vAlign w:val="center"/>
          </w:tcPr>
          <w:p w14:paraId="1AB1C76F" w14:textId="77777777" w:rsidR="007A1F44" w:rsidRPr="00977EA3" w:rsidRDefault="007A1F44" w:rsidP="00A42D84">
            <w:pPr>
              <w:pStyle w:val="TableEntry"/>
              <w:rPr>
                <w:noProof w:val="0"/>
                <w:sz w:val="16"/>
              </w:rPr>
            </w:pPr>
            <w:proofErr w:type="spellStart"/>
            <w:r w:rsidRPr="00977EA3">
              <w:rPr>
                <w:noProof w:val="0"/>
                <w:sz w:val="16"/>
                <w:lang w:eastAsia="ar-SA"/>
              </w:rPr>
              <w:t>UserID</w:t>
            </w:r>
            <w:proofErr w:type="spellEnd"/>
          </w:p>
        </w:tc>
        <w:tc>
          <w:tcPr>
            <w:tcW w:w="719" w:type="dxa"/>
            <w:vAlign w:val="center"/>
          </w:tcPr>
          <w:p w14:paraId="313CBD80" w14:textId="223A21FF" w:rsidR="007A1F44" w:rsidRPr="00977EA3" w:rsidRDefault="00DE053B" w:rsidP="00DE053B">
            <w:pPr>
              <w:pStyle w:val="TableEntry"/>
              <w:rPr>
                <w:noProof w:val="0"/>
                <w:sz w:val="16"/>
              </w:rPr>
            </w:pPr>
            <w:r w:rsidRPr="00977EA3">
              <w:rPr>
                <w:noProof w:val="0"/>
                <w:sz w:val="16"/>
                <w:lang w:eastAsia="ar-SA"/>
              </w:rPr>
              <w:t>C</w:t>
            </w:r>
          </w:p>
        </w:tc>
        <w:tc>
          <w:tcPr>
            <w:tcW w:w="4768" w:type="dxa"/>
            <w:vAlign w:val="center"/>
          </w:tcPr>
          <w:p w14:paraId="023E989E" w14:textId="64B22840" w:rsidR="007A1F44" w:rsidRPr="00977EA3" w:rsidRDefault="00DE053B" w:rsidP="00A42D84">
            <w:pPr>
              <w:pStyle w:val="TableEntry"/>
              <w:rPr>
                <w:noProof w:val="0"/>
                <w:sz w:val="16"/>
              </w:rPr>
            </w:pPr>
            <w:r w:rsidRPr="00977EA3">
              <w:rPr>
                <w:noProof w:val="0"/>
              </w:rPr>
              <w:t xml:space="preserve"> </w:t>
            </w:r>
            <w:r w:rsidRPr="00977EA3">
              <w:rPr>
                <w:noProof w:val="0"/>
                <w:sz w:val="16"/>
              </w:rPr>
              <w:t xml:space="preserve">If </w:t>
            </w:r>
            <w:commentRangeStart w:id="3319"/>
            <w:ins w:id="3320" w:author="Gregorio Canal" w:date="2019-05-22T15:30:00Z">
              <w:r w:rsidR="00386915">
                <w:rPr>
                  <w:noProof w:val="0"/>
                  <w:sz w:val="16"/>
                </w:rPr>
                <w:t xml:space="preserve">WS-Addressing based </w:t>
              </w:r>
            </w:ins>
            <w:commentRangeEnd w:id="3319"/>
            <w:ins w:id="3321" w:author="Gregorio Canal" w:date="2019-05-22T15:31:00Z">
              <w:r w:rsidR="00386915">
                <w:rPr>
                  <w:rStyle w:val="Rimandocommento"/>
                  <w:noProof w:val="0"/>
                </w:rPr>
                <w:commentReference w:id="3319"/>
              </w:r>
            </w:ins>
            <w:r w:rsidRPr="00977EA3">
              <w:rPr>
                <w:noProof w:val="0"/>
                <w:sz w:val="16"/>
              </w:rPr>
              <w:t>Asynchronous Web Services Exchange is being used, the content of the &lt;</w:t>
            </w:r>
            <w:proofErr w:type="spellStart"/>
            <w:r w:rsidRPr="00977EA3">
              <w:rPr>
                <w:noProof w:val="0"/>
                <w:sz w:val="16"/>
              </w:rPr>
              <w:t>wsa:ReplyTo</w:t>
            </w:r>
            <w:proofErr w:type="spellEnd"/>
            <w:r w:rsidRPr="00977EA3">
              <w:rPr>
                <w:noProof w:val="0"/>
                <w:sz w:val="16"/>
              </w:rPr>
              <w:t>/&gt; element. Otherwise, not specialized.</w:t>
            </w:r>
          </w:p>
        </w:tc>
      </w:tr>
      <w:tr w:rsidR="007A1F44" w:rsidRPr="00977EA3" w14:paraId="16008506" w14:textId="77777777" w:rsidTr="00A42D84">
        <w:tc>
          <w:tcPr>
            <w:tcW w:w="1480" w:type="dxa"/>
            <w:vMerge/>
          </w:tcPr>
          <w:p w14:paraId="3E1F8544" w14:textId="77777777" w:rsidR="007A1F44" w:rsidRPr="00977EA3" w:rsidRDefault="007A1F44" w:rsidP="00D372D5">
            <w:pPr>
              <w:pStyle w:val="TableEntry"/>
              <w:rPr>
                <w:noProof w:val="0"/>
                <w:sz w:val="16"/>
              </w:rPr>
            </w:pPr>
          </w:p>
        </w:tc>
        <w:tc>
          <w:tcPr>
            <w:tcW w:w="2609" w:type="dxa"/>
            <w:vAlign w:val="center"/>
          </w:tcPr>
          <w:p w14:paraId="5A485E63" w14:textId="77777777" w:rsidR="007A1F44" w:rsidRPr="00977EA3" w:rsidRDefault="007A1F44" w:rsidP="00D372D5">
            <w:pPr>
              <w:pStyle w:val="TableEntry"/>
              <w:rPr>
                <w:noProof w:val="0"/>
                <w:sz w:val="16"/>
              </w:rPr>
            </w:pPr>
            <w:proofErr w:type="spellStart"/>
            <w:r w:rsidRPr="00977EA3">
              <w:rPr>
                <w:noProof w:val="0"/>
                <w:sz w:val="16"/>
                <w:lang w:eastAsia="ar-SA"/>
              </w:rPr>
              <w:t>AlternativeUserID</w:t>
            </w:r>
            <w:proofErr w:type="spellEnd"/>
          </w:p>
        </w:tc>
        <w:tc>
          <w:tcPr>
            <w:tcW w:w="719" w:type="dxa"/>
            <w:vAlign w:val="center"/>
          </w:tcPr>
          <w:p w14:paraId="2559F041"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0662C3DC" w14:textId="77B6EDE4" w:rsidR="007A1F44" w:rsidRPr="00977EA3" w:rsidRDefault="00DE053B" w:rsidP="00D372D5">
            <w:pPr>
              <w:pStyle w:val="TableEntry"/>
              <w:rPr>
                <w:noProof w:val="0"/>
                <w:sz w:val="16"/>
              </w:rPr>
            </w:pPr>
            <w:r w:rsidRPr="00977EA3">
              <w:rPr>
                <w:noProof w:val="0"/>
                <w:sz w:val="16"/>
                <w:lang w:eastAsia="ar-SA"/>
              </w:rPr>
              <w:t xml:space="preserve">The </w:t>
            </w:r>
            <w:r w:rsidR="007A1F44" w:rsidRPr="00977EA3">
              <w:rPr>
                <w:noProof w:val="0"/>
                <w:sz w:val="16"/>
                <w:lang w:eastAsia="ar-SA"/>
              </w:rPr>
              <w:t>process ID as used within the local operating system in the local system logs.</w:t>
            </w:r>
          </w:p>
        </w:tc>
      </w:tr>
      <w:tr w:rsidR="007A1F44" w:rsidRPr="00977EA3" w14:paraId="08E6BB2A" w14:textId="77777777" w:rsidTr="00A42D84">
        <w:tc>
          <w:tcPr>
            <w:tcW w:w="1480" w:type="dxa"/>
            <w:vMerge/>
          </w:tcPr>
          <w:p w14:paraId="2CFBF034" w14:textId="77777777" w:rsidR="007A1F44" w:rsidRPr="00977EA3" w:rsidRDefault="007A1F44" w:rsidP="00D372D5">
            <w:pPr>
              <w:pStyle w:val="TableEntry"/>
              <w:rPr>
                <w:noProof w:val="0"/>
                <w:sz w:val="16"/>
              </w:rPr>
            </w:pPr>
          </w:p>
        </w:tc>
        <w:tc>
          <w:tcPr>
            <w:tcW w:w="2609" w:type="dxa"/>
            <w:vAlign w:val="center"/>
          </w:tcPr>
          <w:p w14:paraId="583AB722" w14:textId="77777777" w:rsidR="007A1F44" w:rsidRPr="00977EA3" w:rsidRDefault="007A1F44" w:rsidP="00D372D5">
            <w:pPr>
              <w:pStyle w:val="TableEntry"/>
              <w:rPr>
                <w:i/>
                <w:iCs/>
                <w:noProof w:val="0"/>
                <w:sz w:val="16"/>
              </w:rPr>
            </w:pPr>
            <w:proofErr w:type="spellStart"/>
            <w:r w:rsidRPr="00977EA3">
              <w:rPr>
                <w:i/>
                <w:iCs/>
                <w:noProof w:val="0"/>
                <w:sz w:val="16"/>
                <w:lang w:eastAsia="ar-SA"/>
              </w:rPr>
              <w:t>UserName</w:t>
            </w:r>
            <w:proofErr w:type="spellEnd"/>
          </w:p>
        </w:tc>
        <w:tc>
          <w:tcPr>
            <w:tcW w:w="719" w:type="dxa"/>
            <w:vAlign w:val="center"/>
          </w:tcPr>
          <w:p w14:paraId="5F906EB0"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768" w:type="dxa"/>
            <w:vAlign w:val="center"/>
          </w:tcPr>
          <w:p w14:paraId="42F33FE3"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r w:rsidR="007A1F44" w:rsidRPr="00977EA3" w14:paraId="1134C3E4" w14:textId="77777777" w:rsidTr="00A42D84">
        <w:tc>
          <w:tcPr>
            <w:tcW w:w="1480" w:type="dxa"/>
            <w:vMerge/>
          </w:tcPr>
          <w:p w14:paraId="16A6E99E" w14:textId="77777777" w:rsidR="007A1F44" w:rsidRPr="00977EA3" w:rsidRDefault="007A1F44" w:rsidP="00D372D5">
            <w:pPr>
              <w:pStyle w:val="TableEntry"/>
              <w:rPr>
                <w:noProof w:val="0"/>
                <w:sz w:val="16"/>
              </w:rPr>
            </w:pPr>
          </w:p>
        </w:tc>
        <w:tc>
          <w:tcPr>
            <w:tcW w:w="2609" w:type="dxa"/>
            <w:vAlign w:val="center"/>
          </w:tcPr>
          <w:p w14:paraId="1C5CFE16" w14:textId="77777777" w:rsidR="007A1F44" w:rsidRPr="00977EA3" w:rsidRDefault="007A1F44" w:rsidP="00D372D5">
            <w:pPr>
              <w:pStyle w:val="TableEntry"/>
              <w:rPr>
                <w:i/>
                <w:noProof w:val="0"/>
                <w:sz w:val="16"/>
              </w:rPr>
            </w:pPr>
            <w:proofErr w:type="spellStart"/>
            <w:r w:rsidRPr="00977EA3">
              <w:rPr>
                <w:i/>
                <w:noProof w:val="0"/>
                <w:sz w:val="16"/>
                <w:lang w:eastAsia="ar-SA"/>
              </w:rPr>
              <w:t>UserIsRequestor</w:t>
            </w:r>
            <w:proofErr w:type="spellEnd"/>
          </w:p>
        </w:tc>
        <w:tc>
          <w:tcPr>
            <w:tcW w:w="719" w:type="dxa"/>
            <w:vAlign w:val="center"/>
          </w:tcPr>
          <w:p w14:paraId="368C417F" w14:textId="3FD12A68" w:rsidR="007A1F44" w:rsidRPr="00977EA3" w:rsidRDefault="00180B10" w:rsidP="00D372D5">
            <w:pPr>
              <w:pStyle w:val="TableEntry"/>
              <w:rPr>
                <w:noProof w:val="0"/>
                <w:sz w:val="16"/>
              </w:rPr>
            </w:pPr>
            <w:r w:rsidRPr="00977EA3">
              <w:rPr>
                <w:i/>
                <w:iCs/>
                <w:noProof w:val="0"/>
                <w:sz w:val="16"/>
                <w:lang w:eastAsia="ar-SA"/>
              </w:rPr>
              <w:t>U</w:t>
            </w:r>
          </w:p>
        </w:tc>
        <w:tc>
          <w:tcPr>
            <w:tcW w:w="4768" w:type="dxa"/>
            <w:vAlign w:val="center"/>
          </w:tcPr>
          <w:p w14:paraId="3DB9851F" w14:textId="79719EEA" w:rsidR="007A1F44" w:rsidRPr="00977EA3" w:rsidRDefault="00180B10" w:rsidP="00D372D5">
            <w:pPr>
              <w:pStyle w:val="TableEntry"/>
              <w:rPr>
                <w:noProof w:val="0"/>
                <w:sz w:val="16"/>
              </w:rPr>
            </w:pPr>
            <w:r w:rsidRPr="00977EA3">
              <w:rPr>
                <w:i/>
                <w:iCs/>
                <w:noProof w:val="0"/>
                <w:sz w:val="16"/>
                <w:lang w:eastAsia="ar-SA"/>
              </w:rPr>
              <w:t>not specialized</w:t>
            </w:r>
          </w:p>
        </w:tc>
      </w:tr>
      <w:tr w:rsidR="007A1F44" w:rsidRPr="00977EA3" w14:paraId="06A31B54" w14:textId="77777777" w:rsidTr="00A42D84">
        <w:tc>
          <w:tcPr>
            <w:tcW w:w="1480" w:type="dxa"/>
            <w:vMerge/>
          </w:tcPr>
          <w:p w14:paraId="304BBC33" w14:textId="77777777" w:rsidR="007A1F44" w:rsidRPr="00977EA3" w:rsidRDefault="007A1F44" w:rsidP="00D372D5">
            <w:pPr>
              <w:pStyle w:val="TableEntry"/>
              <w:rPr>
                <w:noProof w:val="0"/>
                <w:sz w:val="16"/>
              </w:rPr>
            </w:pPr>
          </w:p>
        </w:tc>
        <w:tc>
          <w:tcPr>
            <w:tcW w:w="2609" w:type="dxa"/>
            <w:vAlign w:val="center"/>
          </w:tcPr>
          <w:p w14:paraId="647FB71C" w14:textId="77777777" w:rsidR="007A1F44" w:rsidRPr="00977EA3" w:rsidRDefault="007A1F44" w:rsidP="00D372D5">
            <w:pPr>
              <w:pStyle w:val="TableEntry"/>
              <w:rPr>
                <w:noProof w:val="0"/>
                <w:sz w:val="16"/>
              </w:rPr>
            </w:pPr>
            <w:proofErr w:type="spellStart"/>
            <w:r w:rsidRPr="00977EA3">
              <w:rPr>
                <w:noProof w:val="0"/>
                <w:sz w:val="16"/>
                <w:lang w:eastAsia="ar-SA"/>
              </w:rPr>
              <w:t>RoleIDCode</w:t>
            </w:r>
            <w:proofErr w:type="spellEnd"/>
          </w:p>
        </w:tc>
        <w:tc>
          <w:tcPr>
            <w:tcW w:w="719" w:type="dxa"/>
            <w:vAlign w:val="center"/>
          </w:tcPr>
          <w:p w14:paraId="12A08B0F"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340388C7" w14:textId="77777777" w:rsidR="007A1F44" w:rsidRPr="00977EA3" w:rsidRDefault="007A1F44" w:rsidP="00D372D5">
            <w:pPr>
              <w:pStyle w:val="TableEntry"/>
              <w:rPr>
                <w:noProof w:val="0"/>
                <w:sz w:val="16"/>
              </w:rPr>
            </w:pPr>
            <w:r w:rsidRPr="00977EA3">
              <w:rPr>
                <w:noProof w:val="0"/>
                <w:sz w:val="16"/>
                <w:lang w:eastAsia="ar-SA"/>
              </w:rPr>
              <w:t>EV(110153, DCM, “Source”)</w:t>
            </w:r>
          </w:p>
        </w:tc>
      </w:tr>
      <w:tr w:rsidR="007A1F44" w:rsidRPr="00977EA3" w14:paraId="3C93A780" w14:textId="77777777" w:rsidTr="00A42D84">
        <w:tc>
          <w:tcPr>
            <w:tcW w:w="1480" w:type="dxa"/>
            <w:vMerge/>
          </w:tcPr>
          <w:p w14:paraId="3A5C219C" w14:textId="77777777" w:rsidR="007A1F44" w:rsidRPr="00977EA3" w:rsidRDefault="007A1F44" w:rsidP="00D372D5">
            <w:pPr>
              <w:pStyle w:val="TableEntry"/>
              <w:rPr>
                <w:noProof w:val="0"/>
                <w:sz w:val="16"/>
              </w:rPr>
            </w:pPr>
          </w:p>
        </w:tc>
        <w:tc>
          <w:tcPr>
            <w:tcW w:w="2609" w:type="dxa"/>
            <w:vAlign w:val="center"/>
          </w:tcPr>
          <w:p w14:paraId="7B822B12" w14:textId="77777777" w:rsidR="007A1F44" w:rsidRPr="00977EA3" w:rsidRDefault="007A1F44" w:rsidP="00D372D5">
            <w:pPr>
              <w:pStyle w:val="TableEntry"/>
              <w:rPr>
                <w:noProof w:val="0"/>
                <w:sz w:val="16"/>
              </w:rPr>
            </w:pPr>
            <w:proofErr w:type="spellStart"/>
            <w:r w:rsidRPr="00977EA3">
              <w:rPr>
                <w:noProof w:val="0"/>
                <w:sz w:val="16"/>
                <w:lang w:eastAsia="ar-SA"/>
              </w:rPr>
              <w:t>NetworkAccessPointTypeCode</w:t>
            </w:r>
            <w:proofErr w:type="spellEnd"/>
          </w:p>
        </w:tc>
        <w:tc>
          <w:tcPr>
            <w:tcW w:w="719" w:type="dxa"/>
            <w:vAlign w:val="center"/>
          </w:tcPr>
          <w:p w14:paraId="4BBB43BB"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6A222FE1" w14:textId="77777777" w:rsidR="007A1F44" w:rsidRPr="00977EA3" w:rsidRDefault="007A1F44" w:rsidP="00D372D5">
            <w:pPr>
              <w:pStyle w:val="TableEntry"/>
              <w:rPr>
                <w:noProof w:val="0"/>
                <w:sz w:val="16"/>
              </w:rPr>
            </w:pPr>
            <w:r w:rsidRPr="00977EA3">
              <w:rPr>
                <w:noProof w:val="0"/>
                <w:sz w:val="16"/>
                <w:lang w:eastAsia="ar-SA"/>
              </w:rPr>
              <w:t>“1” for machine (DNS) name, “2” for IP address</w:t>
            </w:r>
          </w:p>
        </w:tc>
      </w:tr>
      <w:tr w:rsidR="007A1F44" w:rsidRPr="00977EA3" w14:paraId="57143385" w14:textId="77777777" w:rsidTr="00A42D84">
        <w:tc>
          <w:tcPr>
            <w:tcW w:w="1480" w:type="dxa"/>
            <w:vMerge/>
          </w:tcPr>
          <w:p w14:paraId="078DAE66" w14:textId="77777777" w:rsidR="007A1F44" w:rsidRPr="00977EA3" w:rsidRDefault="007A1F44" w:rsidP="00D372D5">
            <w:pPr>
              <w:pStyle w:val="TableEntry"/>
              <w:rPr>
                <w:noProof w:val="0"/>
                <w:sz w:val="16"/>
              </w:rPr>
            </w:pPr>
          </w:p>
        </w:tc>
        <w:tc>
          <w:tcPr>
            <w:tcW w:w="2609" w:type="dxa"/>
            <w:vAlign w:val="center"/>
          </w:tcPr>
          <w:p w14:paraId="61682AD0" w14:textId="77777777" w:rsidR="007A1F44" w:rsidRPr="00977EA3" w:rsidRDefault="007A1F44" w:rsidP="00D372D5">
            <w:pPr>
              <w:pStyle w:val="TableEntry"/>
              <w:rPr>
                <w:noProof w:val="0"/>
                <w:sz w:val="16"/>
              </w:rPr>
            </w:pPr>
            <w:proofErr w:type="spellStart"/>
            <w:r w:rsidRPr="00977EA3">
              <w:rPr>
                <w:noProof w:val="0"/>
                <w:sz w:val="16"/>
                <w:lang w:eastAsia="ar-SA"/>
              </w:rPr>
              <w:t>NetworkAccessPointID</w:t>
            </w:r>
            <w:proofErr w:type="spellEnd"/>
          </w:p>
        </w:tc>
        <w:tc>
          <w:tcPr>
            <w:tcW w:w="719" w:type="dxa"/>
            <w:vAlign w:val="center"/>
          </w:tcPr>
          <w:p w14:paraId="743F4A65"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3B1606EB" w14:textId="77777777" w:rsidR="007A1F44" w:rsidRPr="00977EA3" w:rsidRDefault="007A1F44" w:rsidP="00D372D5">
            <w:pPr>
              <w:pStyle w:val="TableEntry"/>
              <w:rPr>
                <w:noProof w:val="0"/>
                <w:sz w:val="16"/>
              </w:rPr>
            </w:pPr>
            <w:r w:rsidRPr="00977EA3">
              <w:rPr>
                <w:noProof w:val="0"/>
                <w:sz w:val="16"/>
                <w:lang w:eastAsia="ar-SA"/>
              </w:rPr>
              <w:t>The machine name or IP address.</w:t>
            </w:r>
          </w:p>
        </w:tc>
      </w:tr>
    </w:tbl>
    <w:p w14:paraId="3D096077" w14:textId="77777777" w:rsidR="007A1F44" w:rsidRPr="00977EA3" w:rsidRDefault="007A1F44" w:rsidP="00D372D5">
      <w:pPr>
        <w:pStyle w:val="Corpo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2"/>
        <w:gridCol w:w="2595"/>
        <w:gridCol w:w="709"/>
        <w:gridCol w:w="4594"/>
      </w:tblGrid>
      <w:tr w:rsidR="007A1F44" w:rsidRPr="00977EA3" w14:paraId="2FD410B9" w14:textId="77777777" w:rsidTr="00D372D5">
        <w:tc>
          <w:tcPr>
            <w:tcW w:w="1458" w:type="dxa"/>
            <w:vMerge w:val="restart"/>
          </w:tcPr>
          <w:p w14:paraId="2BC68555" w14:textId="77777777" w:rsidR="007A1F44" w:rsidRPr="00977EA3" w:rsidRDefault="007A1F44" w:rsidP="00A063AC">
            <w:pPr>
              <w:pStyle w:val="TableEntryHeader"/>
              <w:rPr>
                <w:noProof w:val="0"/>
                <w:lang w:eastAsia="ar-SA"/>
              </w:rPr>
            </w:pPr>
            <w:r w:rsidRPr="00977EA3">
              <w:rPr>
                <w:noProof w:val="0"/>
                <w:lang w:eastAsia="ar-SA"/>
              </w:rPr>
              <w:t>Human Requestor (if known)</w:t>
            </w:r>
          </w:p>
          <w:p w14:paraId="79F5C805" w14:textId="77777777" w:rsidR="007A1F44" w:rsidRPr="00977EA3" w:rsidRDefault="007A1F44" w:rsidP="00D372D5">
            <w:pPr>
              <w:pStyle w:val="TableEntryHeader"/>
              <w:rPr>
                <w:bCs/>
                <w:noProof w:val="0"/>
                <w:sz w:val="12"/>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ActiveParticipant</w:t>
            </w:r>
            <w:proofErr w:type="spellEnd"/>
          </w:p>
        </w:tc>
        <w:tc>
          <w:tcPr>
            <w:tcW w:w="2610" w:type="dxa"/>
            <w:vAlign w:val="center"/>
          </w:tcPr>
          <w:p w14:paraId="65076638" w14:textId="77777777" w:rsidR="007A1F44" w:rsidRPr="00977EA3" w:rsidRDefault="007A1F44" w:rsidP="00D372D5">
            <w:pPr>
              <w:pStyle w:val="TableEntry"/>
              <w:snapToGrid w:val="0"/>
              <w:rPr>
                <w:noProof w:val="0"/>
                <w:sz w:val="16"/>
                <w:lang w:eastAsia="ar-SA"/>
              </w:rPr>
            </w:pPr>
            <w:proofErr w:type="spellStart"/>
            <w:r w:rsidRPr="00977EA3">
              <w:rPr>
                <w:noProof w:val="0"/>
                <w:sz w:val="16"/>
                <w:lang w:eastAsia="ar-SA"/>
              </w:rPr>
              <w:t>UserID</w:t>
            </w:r>
            <w:proofErr w:type="spellEnd"/>
          </w:p>
        </w:tc>
        <w:tc>
          <w:tcPr>
            <w:tcW w:w="720" w:type="dxa"/>
            <w:vAlign w:val="center"/>
          </w:tcPr>
          <w:p w14:paraId="67E95CAA" w14:textId="77777777" w:rsidR="007A1F44" w:rsidRPr="00977EA3" w:rsidRDefault="007A1F44" w:rsidP="00D372D5">
            <w:pPr>
              <w:pStyle w:val="TableEntry"/>
              <w:snapToGrid w:val="0"/>
              <w:rPr>
                <w:noProof w:val="0"/>
                <w:sz w:val="16"/>
                <w:lang w:eastAsia="ar-SA"/>
              </w:rPr>
            </w:pPr>
            <w:r w:rsidRPr="00977EA3">
              <w:rPr>
                <w:noProof w:val="0"/>
                <w:sz w:val="16"/>
                <w:lang w:eastAsia="ar-SA"/>
              </w:rPr>
              <w:t>M</w:t>
            </w:r>
          </w:p>
        </w:tc>
        <w:tc>
          <w:tcPr>
            <w:tcW w:w="4788" w:type="dxa"/>
            <w:vAlign w:val="center"/>
          </w:tcPr>
          <w:p w14:paraId="7E94DC4A" w14:textId="77777777" w:rsidR="007A1F44" w:rsidRPr="00977EA3" w:rsidRDefault="007A1F44" w:rsidP="00D372D5">
            <w:pPr>
              <w:pStyle w:val="TableEntry"/>
              <w:snapToGrid w:val="0"/>
              <w:rPr>
                <w:noProof w:val="0"/>
                <w:sz w:val="16"/>
                <w:lang w:eastAsia="ar-SA"/>
              </w:rPr>
            </w:pPr>
            <w:r w:rsidRPr="00977EA3">
              <w:rPr>
                <w:noProof w:val="0"/>
                <w:sz w:val="16"/>
                <w:lang w:eastAsia="ar-SA"/>
              </w:rPr>
              <w:t>Identity of the human that initiated the transaction.</w:t>
            </w:r>
          </w:p>
        </w:tc>
      </w:tr>
      <w:tr w:rsidR="007A1F44" w:rsidRPr="00977EA3" w14:paraId="052F60B8" w14:textId="77777777" w:rsidTr="00D372D5">
        <w:tc>
          <w:tcPr>
            <w:tcW w:w="1458" w:type="dxa"/>
            <w:vMerge/>
          </w:tcPr>
          <w:p w14:paraId="75925D33" w14:textId="77777777" w:rsidR="007A1F44" w:rsidRPr="00977EA3" w:rsidRDefault="007A1F44" w:rsidP="00130AAC">
            <w:pPr>
              <w:pStyle w:val="Corpotesto"/>
            </w:pPr>
          </w:p>
        </w:tc>
        <w:tc>
          <w:tcPr>
            <w:tcW w:w="2610" w:type="dxa"/>
            <w:vAlign w:val="center"/>
          </w:tcPr>
          <w:p w14:paraId="0B0E5F1F" w14:textId="77777777" w:rsidR="007A1F44" w:rsidRPr="00977EA3" w:rsidRDefault="007A1F44" w:rsidP="00D372D5">
            <w:pPr>
              <w:pStyle w:val="TableEntry"/>
              <w:rPr>
                <w:i/>
                <w:iCs/>
                <w:noProof w:val="0"/>
                <w:sz w:val="16"/>
                <w:lang w:eastAsia="ar-SA"/>
              </w:rPr>
            </w:pPr>
            <w:proofErr w:type="spellStart"/>
            <w:r w:rsidRPr="00977EA3">
              <w:rPr>
                <w:i/>
                <w:iCs/>
                <w:noProof w:val="0"/>
                <w:sz w:val="16"/>
                <w:lang w:eastAsia="ar-SA"/>
              </w:rPr>
              <w:t>AlternativeUserID</w:t>
            </w:r>
            <w:proofErr w:type="spellEnd"/>
          </w:p>
        </w:tc>
        <w:tc>
          <w:tcPr>
            <w:tcW w:w="720" w:type="dxa"/>
            <w:vAlign w:val="center"/>
          </w:tcPr>
          <w:p w14:paraId="4163E9D3"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788" w:type="dxa"/>
            <w:vAlign w:val="center"/>
          </w:tcPr>
          <w:p w14:paraId="310E1B05"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AF38474" w14:textId="77777777" w:rsidTr="00D372D5">
        <w:tc>
          <w:tcPr>
            <w:tcW w:w="1458" w:type="dxa"/>
            <w:vMerge/>
          </w:tcPr>
          <w:p w14:paraId="059E146A" w14:textId="77777777" w:rsidR="007A1F44" w:rsidRPr="00977EA3" w:rsidRDefault="007A1F44" w:rsidP="00130AAC">
            <w:pPr>
              <w:pStyle w:val="Corpotesto"/>
            </w:pPr>
          </w:p>
        </w:tc>
        <w:tc>
          <w:tcPr>
            <w:tcW w:w="2610" w:type="dxa"/>
            <w:vAlign w:val="center"/>
          </w:tcPr>
          <w:p w14:paraId="1C81E85F" w14:textId="77777777" w:rsidR="007A1F44" w:rsidRPr="00977EA3" w:rsidRDefault="007A1F44" w:rsidP="00D372D5">
            <w:pPr>
              <w:pStyle w:val="TableEntry"/>
              <w:rPr>
                <w:i/>
                <w:iCs/>
                <w:noProof w:val="0"/>
                <w:sz w:val="16"/>
                <w:lang w:eastAsia="ar-SA"/>
              </w:rPr>
            </w:pPr>
            <w:proofErr w:type="spellStart"/>
            <w:r w:rsidRPr="00977EA3">
              <w:rPr>
                <w:i/>
                <w:iCs/>
                <w:noProof w:val="0"/>
                <w:sz w:val="16"/>
                <w:lang w:eastAsia="ar-SA"/>
              </w:rPr>
              <w:t>UserName</w:t>
            </w:r>
            <w:proofErr w:type="spellEnd"/>
          </w:p>
        </w:tc>
        <w:tc>
          <w:tcPr>
            <w:tcW w:w="720" w:type="dxa"/>
            <w:vAlign w:val="center"/>
          </w:tcPr>
          <w:p w14:paraId="3EBC5163"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788" w:type="dxa"/>
            <w:vAlign w:val="center"/>
          </w:tcPr>
          <w:p w14:paraId="598B2ABD"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5A76A8DF" w14:textId="77777777" w:rsidTr="00D372D5">
        <w:tc>
          <w:tcPr>
            <w:tcW w:w="1458" w:type="dxa"/>
            <w:vMerge/>
          </w:tcPr>
          <w:p w14:paraId="7B2D3047" w14:textId="77777777" w:rsidR="007A1F44" w:rsidRPr="00977EA3" w:rsidRDefault="007A1F44" w:rsidP="00130AAC">
            <w:pPr>
              <w:pStyle w:val="Corpotesto"/>
            </w:pPr>
          </w:p>
        </w:tc>
        <w:tc>
          <w:tcPr>
            <w:tcW w:w="2610" w:type="dxa"/>
            <w:vAlign w:val="center"/>
          </w:tcPr>
          <w:p w14:paraId="0FA20157" w14:textId="77777777" w:rsidR="007A1F44" w:rsidRPr="00977EA3" w:rsidRDefault="007A1F44" w:rsidP="00D372D5">
            <w:pPr>
              <w:pStyle w:val="TableEntry"/>
              <w:snapToGrid w:val="0"/>
              <w:rPr>
                <w:i/>
                <w:noProof w:val="0"/>
                <w:sz w:val="16"/>
                <w:lang w:eastAsia="ar-SA"/>
              </w:rPr>
            </w:pPr>
            <w:proofErr w:type="spellStart"/>
            <w:r w:rsidRPr="00977EA3">
              <w:rPr>
                <w:i/>
                <w:noProof w:val="0"/>
                <w:sz w:val="16"/>
                <w:lang w:eastAsia="ar-SA"/>
              </w:rPr>
              <w:t>UserIsRequestor</w:t>
            </w:r>
            <w:proofErr w:type="spellEnd"/>
          </w:p>
        </w:tc>
        <w:tc>
          <w:tcPr>
            <w:tcW w:w="720" w:type="dxa"/>
            <w:vAlign w:val="center"/>
          </w:tcPr>
          <w:p w14:paraId="551A2FA9" w14:textId="0846486C" w:rsidR="007A1F44" w:rsidRPr="00977EA3" w:rsidRDefault="00180B10"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68A3440E" w14:textId="33524EB4" w:rsidR="007A1F44" w:rsidRPr="00977EA3" w:rsidRDefault="00180B10" w:rsidP="00D372D5">
            <w:pPr>
              <w:pStyle w:val="TableEntry"/>
              <w:snapToGrid w:val="0"/>
              <w:rPr>
                <w:noProof w:val="0"/>
                <w:sz w:val="16"/>
                <w:lang w:eastAsia="ar-SA"/>
              </w:rPr>
            </w:pPr>
            <w:r w:rsidRPr="00977EA3">
              <w:rPr>
                <w:i/>
                <w:iCs/>
                <w:noProof w:val="0"/>
                <w:sz w:val="16"/>
                <w:lang w:eastAsia="ar-SA"/>
              </w:rPr>
              <w:t>not specialized</w:t>
            </w:r>
          </w:p>
        </w:tc>
      </w:tr>
      <w:tr w:rsidR="007A1F44" w:rsidRPr="00977EA3" w14:paraId="3C4355FC" w14:textId="77777777" w:rsidTr="00D372D5">
        <w:tc>
          <w:tcPr>
            <w:tcW w:w="1458" w:type="dxa"/>
            <w:vMerge/>
          </w:tcPr>
          <w:p w14:paraId="15396069" w14:textId="77777777" w:rsidR="007A1F44" w:rsidRPr="00977EA3" w:rsidRDefault="007A1F44" w:rsidP="00130AAC">
            <w:pPr>
              <w:pStyle w:val="Corpotesto"/>
            </w:pPr>
          </w:p>
        </w:tc>
        <w:tc>
          <w:tcPr>
            <w:tcW w:w="2610" w:type="dxa"/>
            <w:vAlign w:val="center"/>
          </w:tcPr>
          <w:p w14:paraId="5534571D" w14:textId="77777777" w:rsidR="007A1F44" w:rsidRPr="00977EA3" w:rsidRDefault="007A1F44" w:rsidP="00D372D5">
            <w:pPr>
              <w:pStyle w:val="TableEntry"/>
              <w:snapToGrid w:val="0"/>
              <w:rPr>
                <w:i/>
                <w:noProof w:val="0"/>
                <w:sz w:val="16"/>
                <w:lang w:eastAsia="ar-SA"/>
              </w:rPr>
            </w:pPr>
            <w:proofErr w:type="spellStart"/>
            <w:r w:rsidRPr="00977EA3">
              <w:rPr>
                <w:i/>
                <w:noProof w:val="0"/>
                <w:sz w:val="16"/>
                <w:lang w:eastAsia="ar-SA"/>
              </w:rPr>
              <w:t>RoleIDCode</w:t>
            </w:r>
            <w:proofErr w:type="spellEnd"/>
          </w:p>
        </w:tc>
        <w:tc>
          <w:tcPr>
            <w:tcW w:w="720" w:type="dxa"/>
            <w:vAlign w:val="center"/>
          </w:tcPr>
          <w:p w14:paraId="53FECB80" w14:textId="77777777" w:rsidR="007A1F44" w:rsidRPr="00977EA3" w:rsidRDefault="007A1F44" w:rsidP="00D372D5">
            <w:pPr>
              <w:pStyle w:val="TableEntry"/>
              <w:snapToGrid w:val="0"/>
              <w:rPr>
                <w:i/>
                <w:noProof w:val="0"/>
                <w:sz w:val="16"/>
                <w:lang w:eastAsia="ar-SA"/>
              </w:rPr>
            </w:pPr>
            <w:r w:rsidRPr="00977EA3">
              <w:rPr>
                <w:i/>
                <w:noProof w:val="0"/>
                <w:sz w:val="16"/>
                <w:lang w:eastAsia="ar-SA"/>
              </w:rPr>
              <w:t>U</w:t>
            </w:r>
          </w:p>
        </w:tc>
        <w:tc>
          <w:tcPr>
            <w:tcW w:w="4788" w:type="dxa"/>
            <w:vAlign w:val="center"/>
          </w:tcPr>
          <w:p w14:paraId="70D1D0C7" w14:textId="77777777" w:rsidR="007A1F44" w:rsidRPr="00977EA3" w:rsidRDefault="007A1F44" w:rsidP="00D372D5">
            <w:pPr>
              <w:pStyle w:val="TableEntry"/>
              <w:snapToGrid w:val="0"/>
              <w:rPr>
                <w:noProof w:val="0"/>
                <w:sz w:val="16"/>
                <w:lang w:eastAsia="ar-SA"/>
              </w:rPr>
            </w:pPr>
            <w:r w:rsidRPr="00977EA3">
              <w:rPr>
                <w:noProof w:val="0"/>
                <w:sz w:val="16"/>
                <w:lang w:eastAsia="ar-SA"/>
              </w:rPr>
              <w:t>Access Control role(s) the user holds that allows this transaction.</w:t>
            </w:r>
          </w:p>
        </w:tc>
      </w:tr>
      <w:tr w:rsidR="00A726AB" w:rsidRPr="00977EA3" w14:paraId="773F76DA" w14:textId="77777777" w:rsidTr="00D372D5">
        <w:tc>
          <w:tcPr>
            <w:tcW w:w="1458" w:type="dxa"/>
            <w:vMerge/>
          </w:tcPr>
          <w:p w14:paraId="7E466967" w14:textId="77777777" w:rsidR="00A726AB" w:rsidRPr="00977EA3" w:rsidRDefault="00A726AB" w:rsidP="00130AAC">
            <w:pPr>
              <w:pStyle w:val="Corpotesto"/>
            </w:pPr>
          </w:p>
        </w:tc>
        <w:tc>
          <w:tcPr>
            <w:tcW w:w="2610" w:type="dxa"/>
            <w:vAlign w:val="center"/>
          </w:tcPr>
          <w:p w14:paraId="6E4691D8" w14:textId="77777777" w:rsidR="00A726AB" w:rsidRPr="00977EA3" w:rsidRDefault="00A726AB" w:rsidP="00D372D5">
            <w:pPr>
              <w:pStyle w:val="TableEntry"/>
              <w:snapToGrid w:val="0"/>
              <w:rPr>
                <w:i/>
                <w:noProof w:val="0"/>
                <w:sz w:val="16"/>
                <w:lang w:eastAsia="ar-SA"/>
              </w:rPr>
            </w:pPr>
            <w:proofErr w:type="spellStart"/>
            <w:r w:rsidRPr="00977EA3">
              <w:rPr>
                <w:i/>
                <w:noProof w:val="0"/>
                <w:sz w:val="16"/>
                <w:lang w:eastAsia="ar-SA"/>
              </w:rPr>
              <w:t>NetworkAccessPointTypeCode</w:t>
            </w:r>
            <w:proofErr w:type="spellEnd"/>
          </w:p>
        </w:tc>
        <w:tc>
          <w:tcPr>
            <w:tcW w:w="720" w:type="dxa"/>
            <w:vAlign w:val="center"/>
          </w:tcPr>
          <w:p w14:paraId="24560E5F" w14:textId="0B509A12" w:rsidR="00A726AB" w:rsidRPr="00977EA3" w:rsidRDefault="00A726AB"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14721294" w14:textId="77777777" w:rsidR="00A726AB" w:rsidRPr="00977EA3" w:rsidRDefault="00A726AB" w:rsidP="00D372D5">
            <w:pPr>
              <w:pStyle w:val="TableEntry"/>
              <w:snapToGrid w:val="0"/>
              <w:rPr>
                <w:noProof w:val="0"/>
                <w:sz w:val="16"/>
                <w:lang w:eastAsia="ar-SA"/>
              </w:rPr>
            </w:pPr>
            <w:r w:rsidRPr="00977EA3">
              <w:rPr>
                <w:i/>
                <w:iCs/>
                <w:noProof w:val="0"/>
                <w:sz w:val="16"/>
                <w:lang w:eastAsia="ar-SA"/>
              </w:rPr>
              <w:t>not specialized</w:t>
            </w:r>
          </w:p>
        </w:tc>
      </w:tr>
      <w:tr w:rsidR="00A726AB" w:rsidRPr="00977EA3" w14:paraId="512E981B" w14:textId="77777777" w:rsidTr="00D372D5">
        <w:tc>
          <w:tcPr>
            <w:tcW w:w="1458" w:type="dxa"/>
            <w:vMerge/>
          </w:tcPr>
          <w:p w14:paraId="58BF8726" w14:textId="77777777" w:rsidR="00A726AB" w:rsidRPr="00977EA3" w:rsidRDefault="00A726AB" w:rsidP="00130AAC">
            <w:pPr>
              <w:pStyle w:val="Corpotesto"/>
            </w:pPr>
          </w:p>
        </w:tc>
        <w:tc>
          <w:tcPr>
            <w:tcW w:w="2610" w:type="dxa"/>
            <w:vAlign w:val="center"/>
          </w:tcPr>
          <w:p w14:paraId="46B0A3AE" w14:textId="77777777" w:rsidR="00A726AB" w:rsidRPr="00977EA3" w:rsidRDefault="00A726AB" w:rsidP="00D372D5">
            <w:pPr>
              <w:pStyle w:val="TableEntry"/>
              <w:snapToGrid w:val="0"/>
              <w:rPr>
                <w:i/>
                <w:noProof w:val="0"/>
                <w:sz w:val="16"/>
                <w:lang w:eastAsia="ar-SA"/>
              </w:rPr>
            </w:pPr>
            <w:proofErr w:type="spellStart"/>
            <w:r w:rsidRPr="00977EA3">
              <w:rPr>
                <w:i/>
                <w:noProof w:val="0"/>
                <w:sz w:val="16"/>
                <w:lang w:eastAsia="ar-SA"/>
              </w:rPr>
              <w:t>NetworkAccessPointID</w:t>
            </w:r>
            <w:proofErr w:type="spellEnd"/>
          </w:p>
        </w:tc>
        <w:tc>
          <w:tcPr>
            <w:tcW w:w="720" w:type="dxa"/>
            <w:vAlign w:val="center"/>
          </w:tcPr>
          <w:p w14:paraId="0184331D" w14:textId="2E3353AC" w:rsidR="00A726AB" w:rsidRPr="00977EA3" w:rsidRDefault="00A726AB"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47A99E66" w14:textId="77777777" w:rsidR="00A726AB" w:rsidRPr="00977EA3" w:rsidRDefault="00A726AB" w:rsidP="00D372D5">
            <w:pPr>
              <w:pStyle w:val="TableEntry"/>
              <w:snapToGrid w:val="0"/>
              <w:rPr>
                <w:noProof w:val="0"/>
                <w:sz w:val="16"/>
                <w:lang w:eastAsia="ar-SA"/>
              </w:rPr>
            </w:pPr>
            <w:r w:rsidRPr="00977EA3">
              <w:rPr>
                <w:i/>
                <w:iCs/>
                <w:noProof w:val="0"/>
                <w:sz w:val="16"/>
                <w:lang w:eastAsia="ar-SA"/>
              </w:rPr>
              <w:t>not specialized</w:t>
            </w:r>
          </w:p>
        </w:tc>
      </w:tr>
    </w:tbl>
    <w:p w14:paraId="038E1C14" w14:textId="793C87FE" w:rsidR="007A1F44" w:rsidRPr="00977EA3" w:rsidRDefault="007A1F44" w:rsidP="00775A5C">
      <w:pPr>
        <w:rPr>
          <w:lang w:eastAsia="ar-SA"/>
        </w:rPr>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13550A37" w14:textId="77777777" w:rsidTr="00D372D5">
        <w:trPr>
          <w:cantSplit/>
          <w:trHeight w:hRule="exact" w:val="287"/>
        </w:trPr>
        <w:tc>
          <w:tcPr>
            <w:tcW w:w="1548" w:type="dxa"/>
            <w:vMerge w:val="restart"/>
          </w:tcPr>
          <w:p w14:paraId="7DD7DDB0" w14:textId="77777777" w:rsidR="007A1F44" w:rsidRPr="00977EA3" w:rsidRDefault="007A1F44" w:rsidP="00A063AC">
            <w:pPr>
              <w:pStyle w:val="TableEntryHeader"/>
              <w:rPr>
                <w:noProof w:val="0"/>
                <w:lang w:eastAsia="ar-SA"/>
              </w:rPr>
            </w:pPr>
            <w:r w:rsidRPr="00977EA3">
              <w:rPr>
                <w:noProof w:val="0"/>
                <w:lang w:eastAsia="ar-SA"/>
              </w:rPr>
              <w:t>Destination</w:t>
            </w:r>
          </w:p>
          <w:p w14:paraId="5D60B281" w14:textId="77777777" w:rsidR="007A1F44" w:rsidRPr="00977EA3" w:rsidRDefault="007A1F44" w:rsidP="00D372D5">
            <w:pPr>
              <w:pStyle w:val="TableEntryHeader"/>
              <w:rPr>
                <w:bCs/>
                <w:noProof w:val="0"/>
                <w:sz w:val="12"/>
                <w:lang w:eastAsia="ar-SA"/>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ActiveParticipant</w:t>
            </w:r>
            <w:proofErr w:type="spellEnd"/>
          </w:p>
        </w:tc>
        <w:tc>
          <w:tcPr>
            <w:tcW w:w="2520" w:type="dxa"/>
            <w:vAlign w:val="center"/>
          </w:tcPr>
          <w:p w14:paraId="61ACEB95"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UserID</w:t>
            </w:r>
            <w:proofErr w:type="spellEnd"/>
          </w:p>
        </w:tc>
        <w:tc>
          <w:tcPr>
            <w:tcW w:w="630" w:type="dxa"/>
            <w:vAlign w:val="center"/>
          </w:tcPr>
          <w:p w14:paraId="41D6A279"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223D2A6" w14:textId="77777777" w:rsidR="007A1F44" w:rsidRPr="00977EA3" w:rsidRDefault="007A1F44" w:rsidP="00A90064">
            <w:pPr>
              <w:pStyle w:val="TableEntry"/>
              <w:snapToGrid w:val="0"/>
              <w:rPr>
                <w:noProof w:val="0"/>
                <w:sz w:val="16"/>
                <w:lang w:eastAsia="ar-SA"/>
              </w:rPr>
            </w:pPr>
            <w:r w:rsidRPr="00977EA3">
              <w:rPr>
                <w:noProof w:val="0"/>
                <w:sz w:val="16"/>
                <w:lang w:eastAsia="ar-SA"/>
              </w:rPr>
              <w:t>SOAP endpoint URI.</w:t>
            </w:r>
          </w:p>
        </w:tc>
      </w:tr>
      <w:tr w:rsidR="007A1F44" w:rsidRPr="00977EA3" w14:paraId="50A0028D" w14:textId="77777777" w:rsidTr="00D372D5">
        <w:trPr>
          <w:cantSplit/>
          <w:trHeight w:hRule="exact" w:val="275"/>
        </w:trPr>
        <w:tc>
          <w:tcPr>
            <w:tcW w:w="1548" w:type="dxa"/>
            <w:vMerge/>
          </w:tcPr>
          <w:p w14:paraId="4075A6A3" w14:textId="77777777" w:rsidR="007A1F44" w:rsidRPr="00977EA3" w:rsidRDefault="007A1F44" w:rsidP="00A90064"/>
        </w:tc>
        <w:tc>
          <w:tcPr>
            <w:tcW w:w="2520" w:type="dxa"/>
            <w:vAlign w:val="center"/>
          </w:tcPr>
          <w:p w14:paraId="7C86A011"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AlternativeUserID</w:t>
            </w:r>
            <w:proofErr w:type="spellEnd"/>
          </w:p>
        </w:tc>
        <w:tc>
          <w:tcPr>
            <w:tcW w:w="630" w:type="dxa"/>
            <w:vAlign w:val="center"/>
          </w:tcPr>
          <w:p w14:paraId="53B798BF"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56BB8DE"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48BFE69C" w14:textId="77777777" w:rsidTr="00D372D5">
        <w:trPr>
          <w:cantSplit/>
          <w:trHeight w:hRule="exact" w:val="275"/>
        </w:trPr>
        <w:tc>
          <w:tcPr>
            <w:tcW w:w="1548" w:type="dxa"/>
            <w:vMerge/>
          </w:tcPr>
          <w:p w14:paraId="258EB643" w14:textId="77777777" w:rsidR="007A1F44" w:rsidRPr="00977EA3" w:rsidRDefault="007A1F44" w:rsidP="00A90064"/>
        </w:tc>
        <w:tc>
          <w:tcPr>
            <w:tcW w:w="2520" w:type="dxa"/>
            <w:vAlign w:val="center"/>
          </w:tcPr>
          <w:p w14:paraId="6EF2F66A"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UserName</w:t>
            </w:r>
            <w:proofErr w:type="spellEnd"/>
          </w:p>
        </w:tc>
        <w:tc>
          <w:tcPr>
            <w:tcW w:w="630" w:type="dxa"/>
            <w:vAlign w:val="center"/>
          </w:tcPr>
          <w:p w14:paraId="79E424AF"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060483B"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5360827" w14:textId="77777777" w:rsidTr="00D372D5">
        <w:trPr>
          <w:cantSplit/>
          <w:trHeight w:hRule="exact" w:val="275"/>
        </w:trPr>
        <w:tc>
          <w:tcPr>
            <w:tcW w:w="1548" w:type="dxa"/>
            <w:vMerge/>
          </w:tcPr>
          <w:p w14:paraId="04FECD16" w14:textId="77777777" w:rsidR="007A1F44" w:rsidRPr="00977EA3" w:rsidRDefault="007A1F44" w:rsidP="00A90064"/>
        </w:tc>
        <w:tc>
          <w:tcPr>
            <w:tcW w:w="2520" w:type="dxa"/>
            <w:vAlign w:val="center"/>
          </w:tcPr>
          <w:p w14:paraId="3E0E7360"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UserIsRequestor</w:t>
            </w:r>
            <w:proofErr w:type="spellEnd"/>
          </w:p>
        </w:tc>
        <w:tc>
          <w:tcPr>
            <w:tcW w:w="630" w:type="dxa"/>
            <w:vAlign w:val="center"/>
          </w:tcPr>
          <w:p w14:paraId="4B6CEE0F" w14:textId="59F8A93C" w:rsidR="007A1F44" w:rsidRPr="00977EA3" w:rsidRDefault="00180B10" w:rsidP="00A90064">
            <w:pPr>
              <w:pStyle w:val="TableEntry"/>
              <w:snapToGrid w:val="0"/>
              <w:jc w:val="center"/>
              <w:rPr>
                <w:iCs/>
                <w:noProof w:val="0"/>
                <w:sz w:val="16"/>
                <w:lang w:eastAsia="ar-SA"/>
              </w:rPr>
            </w:pPr>
            <w:r w:rsidRPr="00977EA3">
              <w:rPr>
                <w:i/>
                <w:iCs/>
                <w:noProof w:val="0"/>
                <w:sz w:val="16"/>
                <w:lang w:eastAsia="ar-SA"/>
              </w:rPr>
              <w:t>U</w:t>
            </w:r>
          </w:p>
        </w:tc>
        <w:tc>
          <w:tcPr>
            <w:tcW w:w="5028" w:type="dxa"/>
            <w:vAlign w:val="center"/>
          </w:tcPr>
          <w:p w14:paraId="2CF59A87" w14:textId="338145C7" w:rsidR="007A1F44" w:rsidRPr="00977EA3" w:rsidRDefault="00180B10" w:rsidP="00A90064">
            <w:pPr>
              <w:pStyle w:val="TableEntry"/>
              <w:snapToGrid w:val="0"/>
              <w:rPr>
                <w:iCs/>
                <w:noProof w:val="0"/>
                <w:sz w:val="16"/>
                <w:lang w:eastAsia="ar-SA"/>
              </w:rPr>
            </w:pPr>
            <w:r w:rsidRPr="00977EA3">
              <w:rPr>
                <w:i/>
                <w:iCs/>
                <w:noProof w:val="0"/>
                <w:sz w:val="16"/>
                <w:lang w:eastAsia="ar-SA"/>
              </w:rPr>
              <w:t>not specialized</w:t>
            </w:r>
          </w:p>
        </w:tc>
      </w:tr>
      <w:tr w:rsidR="007A1F44" w:rsidRPr="00977EA3" w14:paraId="1BD4BDA5" w14:textId="77777777" w:rsidTr="00D372D5">
        <w:trPr>
          <w:cantSplit/>
          <w:trHeight w:hRule="exact" w:val="275"/>
        </w:trPr>
        <w:tc>
          <w:tcPr>
            <w:tcW w:w="1548" w:type="dxa"/>
            <w:vMerge/>
          </w:tcPr>
          <w:p w14:paraId="64E3BB93" w14:textId="77777777" w:rsidR="007A1F44" w:rsidRPr="00977EA3" w:rsidRDefault="007A1F44" w:rsidP="00A90064"/>
        </w:tc>
        <w:tc>
          <w:tcPr>
            <w:tcW w:w="2520" w:type="dxa"/>
            <w:vAlign w:val="center"/>
          </w:tcPr>
          <w:p w14:paraId="0F9FD677"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RoleIDCode</w:t>
            </w:r>
            <w:proofErr w:type="spellEnd"/>
          </w:p>
        </w:tc>
        <w:tc>
          <w:tcPr>
            <w:tcW w:w="630" w:type="dxa"/>
            <w:vAlign w:val="center"/>
          </w:tcPr>
          <w:p w14:paraId="01F34177"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C23287A" w14:textId="77777777" w:rsidR="007A1F44" w:rsidRPr="00977EA3" w:rsidRDefault="007A1F44" w:rsidP="00A90064">
            <w:pPr>
              <w:pStyle w:val="TableEntry"/>
              <w:snapToGrid w:val="0"/>
              <w:rPr>
                <w:noProof w:val="0"/>
                <w:sz w:val="16"/>
                <w:lang w:eastAsia="ar-SA"/>
              </w:rPr>
            </w:pPr>
            <w:r w:rsidRPr="00977EA3">
              <w:rPr>
                <w:noProof w:val="0"/>
                <w:sz w:val="16"/>
                <w:lang w:eastAsia="ar-SA"/>
              </w:rPr>
              <w:t>EV(110152, DCM, “Destination”)</w:t>
            </w:r>
          </w:p>
        </w:tc>
      </w:tr>
      <w:tr w:rsidR="007A1F44" w:rsidRPr="00977EA3" w14:paraId="59D2B2CA" w14:textId="77777777" w:rsidTr="00D372D5">
        <w:trPr>
          <w:cantSplit/>
          <w:trHeight w:hRule="exact" w:val="275"/>
        </w:trPr>
        <w:tc>
          <w:tcPr>
            <w:tcW w:w="1548" w:type="dxa"/>
            <w:vMerge/>
          </w:tcPr>
          <w:p w14:paraId="4B7C2DF2" w14:textId="77777777" w:rsidR="007A1F44" w:rsidRPr="00977EA3" w:rsidRDefault="007A1F44" w:rsidP="00A90064"/>
        </w:tc>
        <w:tc>
          <w:tcPr>
            <w:tcW w:w="2520" w:type="dxa"/>
            <w:vAlign w:val="center"/>
          </w:tcPr>
          <w:p w14:paraId="75FB6FEF" w14:textId="77777777" w:rsidR="007A1F44" w:rsidRPr="00977EA3" w:rsidRDefault="007A1F44" w:rsidP="00A90064">
            <w:pPr>
              <w:pStyle w:val="TableEntry"/>
              <w:snapToGrid w:val="0"/>
              <w:rPr>
                <w:iCs/>
                <w:noProof w:val="0"/>
                <w:sz w:val="16"/>
                <w:lang w:eastAsia="ar-SA"/>
              </w:rPr>
            </w:pPr>
            <w:proofErr w:type="spellStart"/>
            <w:r w:rsidRPr="00977EA3">
              <w:rPr>
                <w:iCs/>
                <w:noProof w:val="0"/>
                <w:sz w:val="16"/>
                <w:lang w:eastAsia="ar-SA"/>
              </w:rPr>
              <w:t>NetworkAccessPointTypeCode</w:t>
            </w:r>
            <w:proofErr w:type="spellEnd"/>
          </w:p>
        </w:tc>
        <w:tc>
          <w:tcPr>
            <w:tcW w:w="630" w:type="dxa"/>
            <w:vAlign w:val="center"/>
          </w:tcPr>
          <w:p w14:paraId="4A02078E"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vAlign w:val="center"/>
          </w:tcPr>
          <w:p w14:paraId="4AE8A36F" w14:textId="77777777" w:rsidR="007A1F44" w:rsidRPr="00977EA3" w:rsidRDefault="007A1F44" w:rsidP="00A90064">
            <w:pPr>
              <w:pStyle w:val="TableEntry"/>
              <w:snapToGrid w:val="0"/>
              <w:rPr>
                <w:noProof w:val="0"/>
                <w:sz w:val="16"/>
                <w:lang w:eastAsia="ar-SA"/>
              </w:rPr>
            </w:pPr>
            <w:r w:rsidRPr="00977EA3">
              <w:rPr>
                <w:noProof w:val="0"/>
                <w:sz w:val="16"/>
                <w:lang w:eastAsia="ar-SA"/>
              </w:rPr>
              <w:t>“1” for machine (DNS) name, “2” for IP address</w:t>
            </w:r>
          </w:p>
        </w:tc>
      </w:tr>
      <w:tr w:rsidR="007A1F44" w:rsidRPr="00977EA3" w14:paraId="4AFDD4A7" w14:textId="77777777" w:rsidTr="00D372D5">
        <w:trPr>
          <w:cantSplit/>
          <w:trHeight w:val="350"/>
        </w:trPr>
        <w:tc>
          <w:tcPr>
            <w:tcW w:w="1548" w:type="dxa"/>
            <w:vMerge/>
          </w:tcPr>
          <w:p w14:paraId="0321C495" w14:textId="77777777" w:rsidR="007A1F44" w:rsidRPr="00977EA3" w:rsidRDefault="007A1F44" w:rsidP="00A90064"/>
        </w:tc>
        <w:tc>
          <w:tcPr>
            <w:tcW w:w="2520" w:type="dxa"/>
            <w:vAlign w:val="center"/>
          </w:tcPr>
          <w:p w14:paraId="417F2966" w14:textId="77777777" w:rsidR="007A1F44" w:rsidRPr="00977EA3" w:rsidRDefault="007A1F44" w:rsidP="00A90064">
            <w:pPr>
              <w:pStyle w:val="TableEntry"/>
              <w:snapToGrid w:val="0"/>
              <w:rPr>
                <w:iCs/>
                <w:noProof w:val="0"/>
                <w:sz w:val="16"/>
                <w:lang w:eastAsia="ar-SA"/>
              </w:rPr>
            </w:pPr>
            <w:proofErr w:type="spellStart"/>
            <w:r w:rsidRPr="00977EA3">
              <w:rPr>
                <w:iCs/>
                <w:noProof w:val="0"/>
                <w:sz w:val="16"/>
                <w:lang w:eastAsia="ar-SA"/>
              </w:rPr>
              <w:t>NetworkAccessPointID</w:t>
            </w:r>
            <w:proofErr w:type="spellEnd"/>
          </w:p>
        </w:tc>
        <w:tc>
          <w:tcPr>
            <w:tcW w:w="630" w:type="dxa"/>
            <w:vAlign w:val="center"/>
          </w:tcPr>
          <w:p w14:paraId="4663FA69"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vAlign w:val="center"/>
          </w:tcPr>
          <w:p w14:paraId="048A5C26" w14:textId="77777777" w:rsidR="007A1F44" w:rsidRPr="00977EA3" w:rsidRDefault="007A1F44" w:rsidP="00A90064">
            <w:pPr>
              <w:pStyle w:val="TableEntry"/>
              <w:snapToGrid w:val="0"/>
              <w:rPr>
                <w:noProof w:val="0"/>
                <w:sz w:val="16"/>
                <w:lang w:eastAsia="ar-SA"/>
              </w:rPr>
            </w:pPr>
            <w:r w:rsidRPr="00977EA3">
              <w:rPr>
                <w:noProof w:val="0"/>
                <w:sz w:val="16"/>
                <w:lang w:eastAsia="ar-SA"/>
              </w:rPr>
              <w:t>The machine name or IP address.</w:t>
            </w:r>
          </w:p>
        </w:tc>
      </w:tr>
    </w:tbl>
    <w:p w14:paraId="06D3E303" w14:textId="77777777" w:rsidR="007A1F44" w:rsidRPr="00977EA3" w:rsidRDefault="007A1F44" w:rsidP="00775A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1"/>
        <w:gridCol w:w="2224"/>
        <w:gridCol w:w="537"/>
        <w:gridCol w:w="4768"/>
      </w:tblGrid>
      <w:tr w:rsidR="007A1F44" w:rsidRPr="00977EA3" w14:paraId="3218F601" w14:textId="77777777" w:rsidTr="002F7992">
        <w:tc>
          <w:tcPr>
            <w:tcW w:w="1821" w:type="dxa"/>
            <w:vMerge w:val="restart"/>
          </w:tcPr>
          <w:p w14:paraId="09B8A37D" w14:textId="77777777" w:rsidR="007A1F44" w:rsidRPr="00977EA3" w:rsidRDefault="007A1F44" w:rsidP="00A063AC">
            <w:pPr>
              <w:pStyle w:val="TableEntryHeader"/>
              <w:rPr>
                <w:noProof w:val="0"/>
                <w:lang w:eastAsia="ar-SA"/>
              </w:rPr>
            </w:pPr>
            <w:r w:rsidRPr="00977EA3">
              <w:rPr>
                <w:noProof w:val="0"/>
                <w:lang w:eastAsia="ar-SA"/>
              </w:rPr>
              <w:t>Audit Source</w:t>
            </w:r>
          </w:p>
          <w:p w14:paraId="0B64AB22" w14:textId="77777777" w:rsidR="007A1F44" w:rsidRPr="00977EA3" w:rsidRDefault="007A1F44" w:rsidP="00D372D5">
            <w:pPr>
              <w:pStyle w:val="TableEntryHeader"/>
              <w:rPr>
                <w:bCs/>
                <w:noProof w:val="0"/>
                <w:sz w:val="12"/>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AuditSourceIdentification</w:t>
            </w:r>
            <w:proofErr w:type="spellEnd"/>
          </w:p>
        </w:tc>
        <w:tc>
          <w:tcPr>
            <w:tcW w:w="2247" w:type="dxa"/>
            <w:vAlign w:val="center"/>
          </w:tcPr>
          <w:p w14:paraId="3005FE16" w14:textId="77777777" w:rsidR="007A1F44" w:rsidRPr="00977EA3" w:rsidRDefault="007A1F44" w:rsidP="006C18FA">
            <w:pPr>
              <w:pStyle w:val="TableEntry"/>
              <w:rPr>
                <w:i/>
                <w:iCs/>
                <w:noProof w:val="0"/>
                <w:sz w:val="16"/>
              </w:rPr>
            </w:pPr>
            <w:proofErr w:type="spellStart"/>
            <w:r w:rsidRPr="00977EA3">
              <w:rPr>
                <w:i/>
                <w:iCs/>
                <w:noProof w:val="0"/>
                <w:sz w:val="16"/>
                <w:lang w:eastAsia="ar-SA"/>
              </w:rPr>
              <w:t>AuditSourceID</w:t>
            </w:r>
            <w:proofErr w:type="spellEnd"/>
          </w:p>
        </w:tc>
        <w:tc>
          <w:tcPr>
            <w:tcW w:w="540" w:type="dxa"/>
            <w:vAlign w:val="center"/>
          </w:tcPr>
          <w:p w14:paraId="70F15773"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75B4BF39"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r w:rsidR="007A1F44" w:rsidRPr="00977EA3" w14:paraId="7FBCDB45" w14:textId="77777777" w:rsidTr="002F7992">
        <w:tc>
          <w:tcPr>
            <w:tcW w:w="1821" w:type="dxa"/>
            <w:vMerge/>
          </w:tcPr>
          <w:p w14:paraId="02A2476E" w14:textId="77777777" w:rsidR="007A1F44" w:rsidRPr="00977EA3" w:rsidRDefault="007A1F44" w:rsidP="00775A5C"/>
        </w:tc>
        <w:tc>
          <w:tcPr>
            <w:tcW w:w="2247" w:type="dxa"/>
            <w:vAlign w:val="center"/>
          </w:tcPr>
          <w:p w14:paraId="269AE9E1" w14:textId="77777777" w:rsidR="007A1F44" w:rsidRPr="00977EA3" w:rsidRDefault="007A1F44" w:rsidP="006C18FA">
            <w:pPr>
              <w:pStyle w:val="TableEntry"/>
              <w:rPr>
                <w:i/>
                <w:iCs/>
                <w:noProof w:val="0"/>
                <w:sz w:val="16"/>
              </w:rPr>
            </w:pPr>
            <w:proofErr w:type="spellStart"/>
            <w:r w:rsidRPr="00977EA3">
              <w:rPr>
                <w:i/>
                <w:iCs/>
                <w:noProof w:val="0"/>
                <w:sz w:val="16"/>
                <w:lang w:eastAsia="ar-SA"/>
              </w:rPr>
              <w:t>AuditEnterpriseSiteID</w:t>
            </w:r>
            <w:proofErr w:type="spellEnd"/>
          </w:p>
        </w:tc>
        <w:tc>
          <w:tcPr>
            <w:tcW w:w="540" w:type="dxa"/>
            <w:vAlign w:val="center"/>
          </w:tcPr>
          <w:p w14:paraId="200B28F2"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672E8BFA"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r w:rsidR="007A1F44" w:rsidRPr="00977EA3" w14:paraId="2EBD232A" w14:textId="77777777" w:rsidTr="002F7992">
        <w:tc>
          <w:tcPr>
            <w:tcW w:w="1821" w:type="dxa"/>
            <w:vMerge/>
          </w:tcPr>
          <w:p w14:paraId="0B34E406" w14:textId="77777777" w:rsidR="007A1F44" w:rsidRPr="00977EA3" w:rsidRDefault="007A1F44" w:rsidP="00775A5C"/>
        </w:tc>
        <w:tc>
          <w:tcPr>
            <w:tcW w:w="2247" w:type="dxa"/>
            <w:vAlign w:val="center"/>
          </w:tcPr>
          <w:p w14:paraId="071C7AB2" w14:textId="77777777" w:rsidR="007A1F44" w:rsidRPr="00977EA3" w:rsidRDefault="007A1F44" w:rsidP="006C18FA">
            <w:pPr>
              <w:pStyle w:val="TableEntry"/>
              <w:rPr>
                <w:i/>
                <w:iCs/>
                <w:noProof w:val="0"/>
                <w:sz w:val="16"/>
              </w:rPr>
            </w:pPr>
            <w:proofErr w:type="spellStart"/>
            <w:r w:rsidRPr="00977EA3">
              <w:rPr>
                <w:i/>
                <w:iCs/>
                <w:noProof w:val="0"/>
                <w:sz w:val="16"/>
                <w:lang w:eastAsia="ar-SA"/>
              </w:rPr>
              <w:t>AuditSourceTypeCode</w:t>
            </w:r>
            <w:proofErr w:type="spellEnd"/>
          </w:p>
        </w:tc>
        <w:tc>
          <w:tcPr>
            <w:tcW w:w="540" w:type="dxa"/>
            <w:vAlign w:val="center"/>
          </w:tcPr>
          <w:p w14:paraId="6A9BC133"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744FA6C1"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bl>
    <w:p w14:paraId="53A1AC4F" w14:textId="77777777" w:rsidR="0003509E" w:rsidRPr="00977EA3" w:rsidRDefault="0003509E" w:rsidP="00775A5C">
      <w:pPr>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7C5D9D03" w14:textId="77777777" w:rsidTr="00D372D5">
        <w:trPr>
          <w:cantSplit/>
          <w:trHeight w:hRule="exact" w:val="287"/>
        </w:trPr>
        <w:tc>
          <w:tcPr>
            <w:tcW w:w="1548" w:type="dxa"/>
            <w:vMerge w:val="restart"/>
          </w:tcPr>
          <w:p w14:paraId="7C5C2D36" w14:textId="015EBB1D" w:rsidR="007A1F44" w:rsidRPr="00977EA3" w:rsidRDefault="007A1F44" w:rsidP="003462A5">
            <w:pPr>
              <w:pStyle w:val="TableEntryHeader"/>
              <w:rPr>
                <w:noProof w:val="0"/>
              </w:rPr>
            </w:pPr>
            <w:r w:rsidRPr="00977EA3">
              <w:rPr>
                <w:noProof w:val="0"/>
              </w:rPr>
              <w:t xml:space="preserve">Patient (if </w:t>
            </w:r>
            <w:r w:rsidR="00180B10" w:rsidRPr="00977EA3">
              <w:rPr>
                <w:noProof w:val="0"/>
              </w:rPr>
              <w:t>known</w:t>
            </w:r>
            <w:r w:rsidRPr="00977EA3">
              <w:rPr>
                <w:noProof w:val="0"/>
              </w:rPr>
              <w:t>)</w:t>
            </w:r>
          </w:p>
          <w:p w14:paraId="773F5AA3" w14:textId="77777777" w:rsidR="007A1F44" w:rsidRPr="00977EA3" w:rsidRDefault="007A1F44" w:rsidP="003462A5">
            <w:pPr>
              <w:pStyle w:val="TableEntryHeader"/>
              <w:rPr>
                <w:bCs/>
                <w:noProof w:val="0"/>
                <w:sz w:val="12"/>
                <w:lang w:eastAsia="ar-SA"/>
              </w:rPr>
            </w:pPr>
            <w:r w:rsidRPr="00977EA3">
              <w:rPr>
                <w:bCs/>
                <w:noProof w:val="0"/>
                <w:sz w:val="12"/>
                <w:lang w:eastAsia="ar-SA"/>
              </w:rPr>
              <w:t>(</w:t>
            </w: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ParticipantObjectIdentification</w:t>
            </w:r>
            <w:proofErr w:type="spellEnd"/>
            <w:r w:rsidRPr="00977EA3">
              <w:rPr>
                <w:bCs/>
                <w:noProof w:val="0"/>
                <w:sz w:val="12"/>
                <w:lang w:eastAsia="ar-SA"/>
              </w:rPr>
              <w:t>)</w:t>
            </w:r>
          </w:p>
        </w:tc>
        <w:tc>
          <w:tcPr>
            <w:tcW w:w="2520" w:type="dxa"/>
            <w:vAlign w:val="center"/>
          </w:tcPr>
          <w:p w14:paraId="54852051"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ParticipantObjectTypeCode</w:t>
            </w:r>
            <w:proofErr w:type="spellEnd"/>
          </w:p>
        </w:tc>
        <w:tc>
          <w:tcPr>
            <w:tcW w:w="630" w:type="dxa"/>
            <w:vAlign w:val="center"/>
          </w:tcPr>
          <w:p w14:paraId="12359C12"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2DB10D72" w14:textId="77777777" w:rsidR="007A1F44" w:rsidRPr="00977EA3" w:rsidRDefault="007A1F44" w:rsidP="00A90064">
            <w:pPr>
              <w:pStyle w:val="TableEntry"/>
              <w:snapToGrid w:val="0"/>
              <w:rPr>
                <w:noProof w:val="0"/>
                <w:sz w:val="16"/>
                <w:lang w:eastAsia="ar-SA"/>
              </w:rPr>
            </w:pPr>
            <w:r w:rsidRPr="00977EA3">
              <w:rPr>
                <w:noProof w:val="0"/>
                <w:sz w:val="16"/>
                <w:lang w:eastAsia="ar-SA"/>
              </w:rPr>
              <w:t>“1” (Person)</w:t>
            </w:r>
          </w:p>
        </w:tc>
      </w:tr>
      <w:tr w:rsidR="007A1F44" w:rsidRPr="00977EA3" w14:paraId="38E34137" w14:textId="77777777" w:rsidTr="00D372D5">
        <w:trPr>
          <w:cantSplit/>
          <w:trHeight w:hRule="exact" w:val="275"/>
        </w:trPr>
        <w:tc>
          <w:tcPr>
            <w:tcW w:w="1548" w:type="dxa"/>
            <w:vMerge/>
          </w:tcPr>
          <w:p w14:paraId="2E5D6AAF" w14:textId="77777777" w:rsidR="007A1F44" w:rsidRPr="00977EA3" w:rsidRDefault="007A1F44" w:rsidP="00A90064"/>
        </w:tc>
        <w:tc>
          <w:tcPr>
            <w:tcW w:w="2520" w:type="dxa"/>
            <w:vAlign w:val="center"/>
          </w:tcPr>
          <w:p w14:paraId="50D2994F"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ParticipantObjectTypeCodeRole</w:t>
            </w:r>
            <w:proofErr w:type="spellEnd"/>
          </w:p>
        </w:tc>
        <w:tc>
          <w:tcPr>
            <w:tcW w:w="630" w:type="dxa"/>
            <w:vAlign w:val="center"/>
          </w:tcPr>
          <w:p w14:paraId="3A504E75"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35DEA16A" w14:textId="77777777" w:rsidR="007A1F44" w:rsidRPr="00977EA3" w:rsidRDefault="007A1F44" w:rsidP="00A90064">
            <w:pPr>
              <w:pStyle w:val="TableEntry"/>
              <w:snapToGrid w:val="0"/>
              <w:rPr>
                <w:noProof w:val="0"/>
                <w:sz w:val="16"/>
                <w:lang w:eastAsia="ar-SA"/>
              </w:rPr>
            </w:pPr>
            <w:r w:rsidRPr="00977EA3">
              <w:rPr>
                <w:noProof w:val="0"/>
                <w:sz w:val="16"/>
                <w:lang w:eastAsia="ar-SA"/>
              </w:rPr>
              <w:t>“1” (Patient)</w:t>
            </w:r>
          </w:p>
        </w:tc>
      </w:tr>
      <w:tr w:rsidR="007A1F44" w:rsidRPr="00977EA3" w14:paraId="2CFDFEC3" w14:textId="77777777" w:rsidTr="00D372D5">
        <w:trPr>
          <w:cantSplit/>
          <w:trHeight w:hRule="exact" w:val="275"/>
        </w:trPr>
        <w:tc>
          <w:tcPr>
            <w:tcW w:w="1548" w:type="dxa"/>
            <w:vMerge/>
          </w:tcPr>
          <w:p w14:paraId="0149AF6E" w14:textId="77777777" w:rsidR="007A1F44" w:rsidRPr="00977EA3" w:rsidRDefault="007A1F44" w:rsidP="00A90064"/>
        </w:tc>
        <w:tc>
          <w:tcPr>
            <w:tcW w:w="2520" w:type="dxa"/>
            <w:vAlign w:val="center"/>
          </w:tcPr>
          <w:p w14:paraId="02DBB747"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ParticipantObjectDataLifeCycle</w:t>
            </w:r>
            <w:proofErr w:type="spellEnd"/>
          </w:p>
        </w:tc>
        <w:tc>
          <w:tcPr>
            <w:tcW w:w="630" w:type="dxa"/>
            <w:vAlign w:val="center"/>
          </w:tcPr>
          <w:p w14:paraId="4212C7A1"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581509A"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3FAEE9DF" w14:textId="77777777" w:rsidTr="00D372D5">
        <w:trPr>
          <w:cantSplit/>
          <w:trHeight w:hRule="exact" w:val="275"/>
        </w:trPr>
        <w:tc>
          <w:tcPr>
            <w:tcW w:w="1548" w:type="dxa"/>
            <w:vMerge/>
          </w:tcPr>
          <w:p w14:paraId="27233803" w14:textId="77777777" w:rsidR="007A1F44" w:rsidRPr="00977EA3" w:rsidRDefault="007A1F44" w:rsidP="00A90064"/>
        </w:tc>
        <w:tc>
          <w:tcPr>
            <w:tcW w:w="2520" w:type="dxa"/>
            <w:vAlign w:val="center"/>
          </w:tcPr>
          <w:p w14:paraId="0D289546" w14:textId="77777777" w:rsidR="007A1F44" w:rsidRPr="00977EA3" w:rsidRDefault="007A1F44" w:rsidP="00A90064">
            <w:pPr>
              <w:pStyle w:val="TableEntry"/>
              <w:snapToGrid w:val="0"/>
              <w:rPr>
                <w:i/>
                <w:noProof w:val="0"/>
                <w:sz w:val="16"/>
                <w:lang w:eastAsia="ar-SA"/>
              </w:rPr>
            </w:pPr>
            <w:proofErr w:type="spellStart"/>
            <w:r w:rsidRPr="00977EA3">
              <w:rPr>
                <w:i/>
                <w:noProof w:val="0"/>
                <w:sz w:val="16"/>
                <w:lang w:eastAsia="ar-SA"/>
              </w:rPr>
              <w:t>ParticipantObjectIDTypeCode</w:t>
            </w:r>
            <w:proofErr w:type="spellEnd"/>
          </w:p>
        </w:tc>
        <w:tc>
          <w:tcPr>
            <w:tcW w:w="630" w:type="dxa"/>
            <w:vAlign w:val="center"/>
          </w:tcPr>
          <w:p w14:paraId="68F34B29" w14:textId="2A3CF684" w:rsidR="007A1F44" w:rsidRPr="00977EA3" w:rsidRDefault="00180B10" w:rsidP="00A90064">
            <w:pPr>
              <w:pStyle w:val="TableEntry"/>
              <w:snapToGrid w:val="0"/>
              <w:jc w:val="center"/>
              <w:rPr>
                <w:i/>
                <w:noProof w:val="0"/>
                <w:sz w:val="16"/>
                <w:lang w:eastAsia="ar-SA"/>
              </w:rPr>
            </w:pPr>
            <w:r w:rsidRPr="00977EA3">
              <w:rPr>
                <w:i/>
                <w:iCs/>
                <w:noProof w:val="0"/>
                <w:sz w:val="16"/>
                <w:lang w:eastAsia="ar-SA"/>
              </w:rPr>
              <w:t>U</w:t>
            </w:r>
          </w:p>
        </w:tc>
        <w:tc>
          <w:tcPr>
            <w:tcW w:w="5028" w:type="dxa"/>
            <w:vAlign w:val="center"/>
          </w:tcPr>
          <w:p w14:paraId="58974E97" w14:textId="77777777" w:rsidR="007A1F44" w:rsidRPr="00977EA3" w:rsidRDefault="00383381">
            <w:pPr>
              <w:pStyle w:val="TableEntry"/>
              <w:snapToGrid w:val="0"/>
              <w:rPr>
                <w:iCs/>
                <w:noProof w:val="0"/>
                <w:sz w:val="16"/>
                <w:lang w:eastAsia="ar-SA"/>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44A9B25C" w14:textId="77777777" w:rsidTr="00D372D5">
        <w:trPr>
          <w:cantSplit/>
          <w:trHeight w:hRule="exact" w:val="275"/>
        </w:trPr>
        <w:tc>
          <w:tcPr>
            <w:tcW w:w="1548" w:type="dxa"/>
            <w:vMerge/>
          </w:tcPr>
          <w:p w14:paraId="344EE2E2" w14:textId="77777777" w:rsidR="007A1F44" w:rsidRPr="00977EA3" w:rsidRDefault="007A1F44" w:rsidP="00A90064"/>
        </w:tc>
        <w:tc>
          <w:tcPr>
            <w:tcW w:w="2520" w:type="dxa"/>
            <w:vAlign w:val="center"/>
          </w:tcPr>
          <w:p w14:paraId="5162CDE5"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ParticipantObjectSensitivity</w:t>
            </w:r>
            <w:proofErr w:type="spellEnd"/>
          </w:p>
        </w:tc>
        <w:tc>
          <w:tcPr>
            <w:tcW w:w="630" w:type="dxa"/>
            <w:vAlign w:val="center"/>
          </w:tcPr>
          <w:p w14:paraId="5681A33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65EFA00"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684ABE9" w14:textId="77777777" w:rsidTr="00D372D5">
        <w:trPr>
          <w:cantSplit/>
          <w:trHeight w:hRule="exact" w:val="275"/>
        </w:trPr>
        <w:tc>
          <w:tcPr>
            <w:tcW w:w="1548" w:type="dxa"/>
            <w:vMerge/>
          </w:tcPr>
          <w:p w14:paraId="3D2C3D87" w14:textId="77777777" w:rsidR="007A1F44" w:rsidRPr="00977EA3" w:rsidRDefault="007A1F44" w:rsidP="00A90064"/>
        </w:tc>
        <w:tc>
          <w:tcPr>
            <w:tcW w:w="2520" w:type="dxa"/>
            <w:vAlign w:val="center"/>
          </w:tcPr>
          <w:p w14:paraId="6541302B" w14:textId="77777777" w:rsidR="007A1F44" w:rsidRPr="00977EA3" w:rsidRDefault="007A1F44" w:rsidP="00601E92">
            <w:pPr>
              <w:pStyle w:val="TableEntry"/>
              <w:rPr>
                <w:noProof w:val="0"/>
                <w:sz w:val="16"/>
                <w:lang w:eastAsia="ar-SA"/>
              </w:rPr>
            </w:pPr>
            <w:proofErr w:type="spellStart"/>
            <w:r w:rsidRPr="00977EA3">
              <w:rPr>
                <w:noProof w:val="0"/>
                <w:sz w:val="16"/>
                <w:lang w:eastAsia="ar-SA"/>
              </w:rPr>
              <w:t>ParticipantObjectID</w:t>
            </w:r>
            <w:proofErr w:type="spellEnd"/>
          </w:p>
        </w:tc>
        <w:tc>
          <w:tcPr>
            <w:tcW w:w="630" w:type="dxa"/>
            <w:vAlign w:val="center"/>
          </w:tcPr>
          <w:p w14:paraId="10E1D071" w14:textId="77777777" w:rsidR="007A1F44" w:rsidRPr="00977EA3" w:rsidRDefault="007A1F44" w:rsidP="00D372D5">
            <w:pPr>
              <w:pStyle w:val="TableEntry"/>
              <w:jc w:val="center"/>
              <w:rPr>
                <w:iCs/>
                <w:noProof w:val="0"/>
                <w:sz w:val="16"/>
                <w:lang w:eastAsia="ar-SA"/>
              </w:rPr>
            </w:pPr>
            <w:r w:rsidRPr="00977EA3">
              <w:rPr>
                <w:iCs/>
                <w:noProof w:val="0"/>
                <w:sz w:val="16"/>
                <w:lang w:eastAsia="ar-SA"/>
              </w:rPr>
              <w:t>M</w:t>
            </w:r>
          </w:p>
        </w:tc>
        <w:tc>
          <w:tcPr>
            <w:tcW w:w="5028" w:type="dxa"/>
          </w:tcPr>
          <w:p w14:paraId="42064B54"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 xml:space="preserve">The patient ID in HL7 CX format. </w:t>
            </w:r>
          </w:p>
        </w:tc>
      </w:tr>
      <w:tr w:rsidR="007A1F44" w:rsidRPr="00977EA3" w14:paraId="1F731A8F" w14:textId="77777777" w:rsidTr="00D372D5">
        <w:trPr>
          <w:cantSplit/>
          <w:trHeight w:hRule="exact" w:val="275"/>
        </w:trPr>
        <w:tc>
          <w:tcPr>
            <w:tcW w:w="1548" w:type="dxa"/>
            <w:vMerge/>
          </w:tcPr>
          <w:p w14:paraId="2AC3CDAE" w14:textId="77777777" w:rsidR="007A1F44" w:rsidRPr="00977EA3" w:rsidRDefault="007A1F44" w:rsidP="00A90064"/>
        </w:tc>
        <w:tc>
          <w:tcPr>
            <w:tcW w:w="2520" w:type="dxa"/>
            <w:vAlign w:val="center"/>
          </w:tcPr>
          <w:p w14:paraId="34B6635B"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ParticipantObjectName</w:t>
            </w:r>
            <w:proofErr w:type="spellEnd"/>
          </w:p>
        </w:tc>
        <w:tc>
          <w:tcPr>
            <w:tcW w:w="630" w:type="dxa"/>
            <w:vAlign w:val="center"/>
          </w:tcPr>
          <w:p w14:paraId="540E570D"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52E6204"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1B5099E1" w14:textId="77777777" w:rsidTr="00D372D5">
        <w:trPr>
          <w:cantSplit/>
          <w:trHeight w:hRule="exact" w:val="275"/>
        </w:trPr>
        <w:tc>
          <w:tcPr>
            <w:tcW w:w="1548" w:type="dxa"/>
            <w:vMerge/>
          </w:tcPr>
          <w:p w14:paraId="1DCE9108" w14:textId="77777777" w:rsidR="007A1F44" w:rsidRPr="00977EA3" w:rsidRDefault="007A1F44" w:rsidP="00A90064"/>
        </w:tc>
        <w:tc>
          <w:tcPr>
            <w:tcW w:w="2520" w:type="dxa"/>
            <w:vAlign w:val="center"/>
          </w:tcPr>
          <w:p w14:paraId="189E9269" w14:textId="77777777" w:rsidR="007A1F44" w:rsidRPr="00977EA3" w:rsidRDefault="007A1F44" w:rsidP="00601E92">
            <w:pPr>
              <w:pStyle w:val="TableEntry"/>
              <w:rPr>
                <w:i/>
                <w:iCs/>
                <w:noProof w:val="0"/>
                <w:sz w:val="16"/>
                <w:lang w:eastAsia="ar-SA"/>
              </w:rPr>
            </w:pPr>
            <w:proofErr w:type="spellStart"/>
            <w:r w:rsidRPr="00977EA3">
              <w:rPr>
                <w:i/>
                <w:iCs/>
                <w:noProof w:val="0"/>
                <w:sz w:val="16"/>
                <w:lang w:eastAsia="ar-SA"/>
              </w:rPr>
              <w:t>ParticipantObjectQuery</w:t>
            </w:r>
            <w:proofErr w:type="spellEnd"/>
          </w:p>
        </w:tc>
        <w:tc>
          <w:tcPr>
            <w:tcW w:w="630" w:type="dxa"/>
            <w:vAlign w:val="center"/>
          </w:tcPr>
          <w:p w14:paraId="166389F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03B03E3F"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2C3C373" w14:textId="77777777" w:rsidTr="00D372D5">
        <w:trPr>
          <w:cantSplit/>
        </w:trPr>
        <w:tc>
          <w:tcPr>
            <w:tcW w:w="1548" w:type="dxa"/>
            <w:vMerge/>
          </w:tcPr>
          <w:p w14:paraId="7E2C1FE8" w14:textId="77777777" w:rsidR="007A1F44" w:rsidRPr="00977EA3" w:rsidRDefault="007A1F44" w:rsidP="00A90064"/>
        </w:tc>
        <w:tc>
          <w:tcPr>
            <w:tcW w:w="2520" w:type="dxa"/>
            <w:vAlign w:val="center"/>
          </w:tcPr>
          <w:p w14:paraId="7DD0F8F2"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ParticipantObjectDetail</w:t>
            </w:r>
            <w:proofErr w:type="spellEnd"/>
          </w:p>
        </w:tc>
        <w:tc>
          <w:tcPr>
            <w:tcW w:w="630" w:type="dxa"/>
            <w:vAlign w:val="center"/>
          </w:tcPr>
          <w:p w14:paraId="54EB4AE2"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1A49A63"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bl>
    <w:p w14:paraId="201836A9" w14:textId="77777777" w:rsidR="001B7A7E" w:rsidRPr="00977EA3" w:rsidRDefault="001B7A7E"/>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714B960F" w14:textId="77777777" w:rsidTr="00D372D5">
        <w:trPr>
          <w:cantSplit/>
          <w:trHeight w:hRule="exact" w:val="287"/>
        </w:trPr>
        <w:tc>
          <w:tcPr>
            <w:tcW w:w="1548" w:type="dxa"/>
            <w:vMerge w:val="restart"/>
          </w:tcPr>
          <w:p w14:paraId="18156687" w14:textId="77777777" w:rsidR="007A1F44" w:rsidRPr="00977EA3" w:rsidRDefault="007A1F44" w:rsidP="003462A5">
            <w:pPr>
              <w:pStyle w:val="TableEntryHeader"/>
              <w:rPr>
                <w:noProof w:val="0"/>
              </w:rPr>
            </w:pPr>
            <w:r w:rsidRPr="00977EA3">
              <w:rPr>
                <w:noProof w:val="0"/>
              </w:rPr>
              <w:t>Query Parameters</w:t>
            </w:r>
          </w:p>
          <w:p w14:paraId="080B16AC" w14:textId="77777777" w:rsidR="007A1F44" w:rsidRPr="00977EA3" w:rsidRDefault="007A1F44" w:rsidP="003462A5">
            <w:pPr>
              <w:pStyle w:val="TableEntryHeader"/>
              <w:rPr>
                <w:bCs/>
                <w:noProof w:val="0"/>
                <w:sz w:val="12"/>
                <w:lang w:eastAsia="ar-SA"/>
              </w:rPr>
            </w:pPr>
            <w:r w:rsidRPr="00977EA3">
              <w:rPr>
                <w:bCs/>
                <w:noProof w:val="0"/>
                <w:sz w:val="12"/>
                <w:lang w:eastAsia="ar-SA"/>
              </w:rPr>
              <w:t>(</w:t>
            </w: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ParticipantObjectIdentification</w:t>
            </w:r>
            <w:proofErr w:type="spellEnd"/>
            <w:r w:rsidRPr="00977EA3">
              <w:rPr>
                <w:bCs/>
                <w:noProof w:val="0"/>
                <w:sz w:val="12"/>
                <w:lang w:eastAsia="ar-SA"/>
              </w:rPr>
              <w:t>)</w:t>
            </w:r>
          </w:p>
        </w:tc>
        <w:tc>
          <w:tcPr>
            <w:tcW w:w="2520" w:type="dxa"/>
            <w:vAlign w:val="center"/>
          </w:tcPr>
          <w:p w14:paraId="2C717EDB"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ParticipantObjectTypeCode</w:t>
            </w:r>
            <w:proofErr w:type="spellEnd"/>
          </w:p>
        </w:tc>
        <w:tc>
          <w:tcPr>
            <w:tcW w:w="630" w:type="dxa"/>
            <w:vAlign w:val="center"/>
          </w:tcPr>
          <w:p w14:paraId="191C5E25"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705468F6" w14:textId="77777777" w:rsidR="007A1F44" w:rsidRPr="00977EA3" w:rsidRDefault="007A1F44" w:rsidP="00A90064">
            <w:pPr>
              <w:pStyle w:val="TableEntry"/>
              <w:snapToGrid w:val="0"/>
              <w:rPr>
                <w:noProof w:val="0"/>
                <w:sz w:val="16"/>
                <w:lang w:eastAsia="ar-SA"/>
              </w:rPr>
            </w:pPr>
            <w:r w:rsidRPr="00977EA3">
              <w:rPr>
                <w:noProof w:val="0"/>
                <w:sz w:val="16"/>
                <w:lang w:eastAsia="ar-SA"/>
              </w:rPr>
              <w:t>“2” (system object)</w:t>
            </w:r>
          </w:p>
        </w:tc>
      </w:tr>
      <w:tr w:rsidR="007A1F44" w:rsidRPr="00977EA3" w14:paraId="501A15A1" w14:textId="77777777" w:rsidTr="00D372D5">
        <w:trPr>
          <w:cantSplit/>
          <w:trHeight w:hRule="exact" w:val="275"/>
        </w:trPr>
        <w:tc>
          <w:tcPr>
            <w:tcW w:w="1548" w:type="dxa"/>
            <w:vMerge/>
          </w:tcPr>
          <w:p w14:paraId="7BC89E7A" w14:textId="77777777" w:rsidR="007A1F44" w:rsidRPr="00977EA3" w:rsidRDefault="007A1F44" w:rsidP="00A90064"/>
        </w:tc>
        <w:tc>
          <w:tcPr>
            <w:tcW w:w="2520" w:type="dxa"/>
            <w:vAlign w:val="center"/>
          </w:tcPr>
          <w:p w14:paraId="5A74B737"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ParticipantObjectTypeCodeRole</w:t>
            </w:r>
            <w:proofErr w:type="spellEnd"/>
          </w:p>
        </w:tc>
        <w:tc>
          <w:tcPr>
            <w:tcW w:w="630" w:type="dxa"/>
            <w:vAlign w:val="center"/>
          </w:tcPr>
          <w:p w14:paraId="4AA58D6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4C2F5D46" w14:textId="77777777" w:rsidR="007A1F44" w:rsidRPr="00977EA3" w:rsidRDefault="007A1F44" w:rsidP="00A90064">
            <w:pPr>
              <w:pStyle w:val="TableEntry"/>
              <w:snapToGrid w:val="0"/>
              <w:rPr>
                <w:noProof w:val="0"/>
                <w:sz w:val="16"/>
                <w:lang w:eastAsia="ar-SA"/>
              </w:rPr>
            </w:pPr>
            <w:r w:rsidRPr="00977EA3">
              <w:rPr>
                <w:noProof w:val="0"/>
                <w:sz w:val="16"/>
                <w:lang w:eastAsia="ar-SA"/>
              </w:rPr>
              <w:t>“24” (query)</w:t>
            </w:r>
          </w:p>
        </w:tc>
      </w:tr>
      <w:tr w:rsidR="007A1F44" w:rsidRPr="00977EA3" w14:paraId="006B642C" w14:textId="77777777" w:rsidTr="00D372D5">
        <w:trPr>
          <w:cantSplit/>
          <w:trHeight w:hRule="exact" w:val="275"/>
        </w:trPr>
        <w:tc>
          <w:tcPr>
            <w:tcW w:w="1548" w:type="dxa"/>
            <w:vMerge/>
          </w:tcPr>
          <w:p w14:paraId="13BC9B1B" w14:textId="77777777" w:rsidR="007A1F44" w:rsidRPr="00977EA3" w:rsidRDefault="007A1F44" w:rsidP="00A90064"/>
        </w:tc>
        <w:tc>
          <w:tcPr>
            <w:tcW w:w="2520" w:type="dxa"/>
            <w:vAlign w:val="center"/>
          </w:tcPr>
          <w:p w14:paraId="45971793"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ParticipantObjectDataLifeCycle</w:t>
            </w:r>
            <w:proofErr w:type="spellEnd"/>
          </w:p>
        </w:tc>
        <w:tc>
          <w:tcPr>
            <w:tcW w:w="630" w:type="dxa"/>
            <w:vAlign w:val="center"/>
          </w:tcPr>
          <w:p w14:paraId="50704827"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7E8CF3A1"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0B12571" w14:textId="77777777" w:rsidTr="00D372D5">
        <w:trPr>
          <w:cantSplit/>
          <w:trHeight w:hRule="exact" w:val="275"/>
        </w:trPr>
        <w:tc>
          <w:tcPr>
            <w:tcW w:w="1548" w:type="dxa"/>
            <w:vMerge/>
          </w:tcPr>
          <w:p w14:paraId="32EEA90D" w14:textId="77777777" w:rsidR="007A1F44" w:rsidRPr="00977EA3" w:rsidRDefault="007A1F44" w:rsidP="00A90064"/>
        </w:tc>
        <w:tc>
          <w:tcPr>
            <w:tcW w:w="2520" w:type="dxa"/>
            <w:vAlign w:val="center"/>
          </w:tcPr>
          <w:p w14:paraId="08D832FD" w14:textId="77777777" w:rsidR="007A1F44" w:rsidRPr="00977EA3" w:rsidRDefault="007A1F44" w:rsidP="00601E92">
            <w:pPr>
              <w:pStyle w:val="TableEntry"/>
              <w:rPr>
                <w:noProof w:val="0"/>
                <w:sz w:val="16"/>
                <w:lang w:eastAsia="ar-SA"/>
              </w:rPr>
            </w:pPr>
            <w:proofErr w:type="spellStart"/>
            <w:r w:rsidRPr="00977EA3">
              <w:rPr>
                <w:noProof w:val="0"/>
                <w:sz w:val="16"/>
                <w:lang w:eastAsia="ar-SA"/>
              </w:rPr>
              <w:t>ParticipantObjectIDTypeCode</w:t>
            </w:r>
            <w:proofErr w:type="spellEnd"/>
          </w:p>
        </w:tc>
        <w:tc>
          <w:tcPr>
            <w:tcW w:w="630" w:type="dxa"/>
            <w:vAlign w:val="center"/>
          </w:tcPr>
          <w:p w14:paraId="6928DC07" w14:textId="77777777" w:rsidR="007A1F44" w:rsidRPr="00977EA3" w:rsidRDefault="007A1F44" w:rsidP="00D372D5">
            <w:pPr>
              <w:pStyle w:val="TableEntry"/>
              <w:snapToGrid w:val="0"/>
              <w:jc w:val="center"/>
              <w:rPr>
                <w:noProof w:val="0"/>
                <w:sz w:val="16"/>
                <w:lang w:eastAsia="ar-SA"/>
              </w:rPr>
            </w:pPr>
            <w:r w:rsidRPr="00977EA3">
              <w:rPr>
                <w:noProof w:val="0"/>
                <w:sz w:val="16"/>
                <w:lang w:eastAsia="ar-SA"/>
              </w:rPr>
              <w:t>M</w:t>
            </w:r>
          </w:p>
        </w:tc>
        <w:tc>
          <w:tcPr>
            <w:tcW w:w="5028" w:type="dxa"/>
          </w:tcPr>
          <w:p w14:paraId="5F8DDF01" w14:textId="01E922B9" w:rsidR="007A1F44" w:rsidRPr="00977EA3" w:rsidRDefault="007A1F44" w:rsidP="00A90064">
            <w:pPr>
              <w:pStyle w:val="TableEntry"/>
              <w:snapToGrid w:val="0"/>
              <w:rPr>
                <w:noProof w:val="0"/>
                <w:sz w:val="16"/>
                <w:lang w:eastAsia="ar-SA"/>
              </w:rPr>
            </w:pPr>
            <w:r w:rsidRPr="00977EA3">
              <w:rPr>
                <w:noProof w:val="0"/>
                <w:sz w:val="16"/>
                <w:lang w:eastAsia="ar-SA"/>
              </w:rPr>
              <w:t>EV(“ITI-51”, “IHE Transactions”, “Multi-Patient</w:t>
            </w:r>
            <w:r w:rsidR="00180B10" w:rsidRPr="00977EA3">
              <w:rPr>
                <w:noProof w:val="0"/>
                <w:sz w:val="16"/>
                <w:lang w:eastAsia="ar-SA"/>
              </w:rPr>
              <w:t xml:space="preserve"> Stored</w:t>
            </w:r>
            <w:r w:rsidRPr="00977EA3">
              <w:rPr>
                <w:noProof w:val="0"/>
                <w:sz w:val="16"/>
                <w:lang w:eastAsia="ar-SA"/>
              </w:rPr>
              <w:t xml:space="preserve"> Query”)</w:t>
            </w:r>
          </w:p>
        </w:tc>
      </w:tr>
      <w:tr w:rsidR="007A1F44" w:rsidRPr="00977EA3" w14:paraId="7F7B8C63" w14:textId="77777777" w:rsidTr="00D372D5">
        <w:trPr>
          <w:cantSplit/>
          <w:trHeight w:hRule="exact" w:val="275"/>
        </w:trPr>
        <w:tc>
          <w:tcPr>
            <w:tcW w:w="1548" w:type="dxa"/>
            <w:vMerge/>
          </w:tcPr>
          <w:p w14:paraId="06F65877" w14:textId="77777777" w:rsidR="007A1F44" w:rsidRPr="00977EA3" w:rsidRDefault="007A1F44" w:rsidP="00A90064"/>
        </w:tc>
        <w:tc>
          <w:tcPr>
            <w:tcW w:w="2520" w:type="dxa"/>
            <w:vAlign w:val="center"/>
          </w:tcPr>
          <w:p w14:paraId="33AC7CBC"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ParticipantObjectSensitivity</w:t>
            </w:r>
            <w:proofErr w:type="spellEnd"/>
          </w:p>
        </w:tc>
        <w:tc>
          <w:tcPr>
            <w:tcW w:w="630" w:type="dxa"/>
            <w:vAlign w:val="center"/>
          </w:tcPr>
          <w:p w14:paraId="7B3A1847"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7EC24FC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22BF029F" w14:textId="77777777" w:rsidTr="00D372D5">
        <w:trPr>
          <w:cantSplit/>
          <w:trHeight w:hRule="exact" w:val="275"/>
        </w:trPr>
        <w:tc>
          <w:tcPr>
            <w:tcW w:w="1548" w:type="dxa"/>
            <w:vMerge/>
          </w:tcPr>
          <w:p w14:paraId="41C59EFC" w14:textId="77777777" w:rsidR="007A1F44" w:rsidRPr="00977EA3" w:rsidRDefault="007A1F44" w:rsidP="00A90064"/>
        </w:tc>
        <w:tc>
          <w:tcPr>
            <w:tcW w:w="2520" w:type="dxa"/>
            <w:vAlign w:val="center"/>
          </w:tcPr>
          <w:p w14:paraId="55710E79" w14:textId="77777777" w:rsidR="007A1F44" w:rsidRPr="00977EA3" w:rsidRDefault="007A1F44" w:rsidP="00601E92">
            <w:pPr>
              <w:pStyle w:val="TableEntry"/>
              <w:rPr>
                <w:noProof w:val="0"/>
                <w:sz w:val="16"/>
                <w:lang w:eastAsia="ar-SA"/>
              </w:rPr>
            </w:pPr>
            <w:proofErr w:type="spellStart"/>
            <w:r w:rsidRPr="00977EA3">
              <w:rPr>
                <w:noProof w:val="0"/>
                <w:sz w:val="16"/>
                <w:lang w:eastAsia="ar-SA"/>
              </w:rPr>
              <w:t>ParticipantObjectID</w:t>
            </w:r>
            <w:proofErr w:type="spellEnd"/>
          </w:p>
        </w:tc>
        <w:tc>
          <w:tcPr>
            <w:tcW w:w="630" w:type="dxa"/>
            <w:vAlign w:val="center"/>
          </w:tcPr>
          <w:p w14:paraId="6D452B7E"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tcPr>
          <w:p w14:paraId="11A2846D"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Stored Query ID (UUID)</w:t>
            </w:r>
          </w:p>
        </w:tc>
      </w:tr>
      <w:tr w:rsidR="007A1F44" w:rsidRPr="00977EA3" w14:paraId="0D7F8AAD" w14:textId="77777777" w:rsidTr="00D372D5">
        <w:trPr>
          <w:cantSplit/>
          <w:trHeight w:hRule="exact" w:val="275"/>
        </w:trPr>
        <w:tc>
          <w:tcPr>
            <w:tcW w:w="1548" w:type="dxa"/>
            <w:vMerge/>
          </w:tcPr>
          <w:p w14:paraId="14D44A02" w14:textId="77777777" w:rsidR="007A1F44" w:rsidRPr="00977EA3" w:rsidRDefault="007A1F44" w:rsidP="00A90064"/>
        </w:tc>
        <w:tc>
          <w:tcPr>
            <w:tcW w:w="2520" w:type="dxa"/>
            <w:vAlign w:val="center"/>
          </w:tcPr>
          <w:p w14:paraId="2F27E3B4"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ParticipantObjectName</w:t>
            </w:r>
            <w:proofErr w:type="spellEnd"/>
          </w:p>
        </w:tc>
        <w:tc>
          <w:tcPr>
            <w:tcW w:w="630" w:type="dxa"/>
            <w:vAlign w:val="center"/>
          </w:tcPr>
          <w:p w14:paraId="285733FA" w14:textId="77777777" w:rsidR="007A1F44" w:rsidRPr="00977EA3" w:rsidRDefault="007A1F44" w:rsidP="00A90064">
            <w:pPr>
              <w:pStyle w:val="TableEntry"/>
              <w:snapToGrid w:val="0"/>
              <w:jc w:val="center"/>
              <w:rPr>
                <w:noProof w:val="0"/>
                <w:sz w:val="16"/>
                <w:lang w:eastAsia="ar-SA"/>
              </w:rPr>
            </w:pPr>
            <w:r w:rsidRPr="00977EA3">
              <w:rPr>
                <w:i/>
                <w:iCs/>
                <w:noProof w:val="0"/>
                <w:sz w:val="16"/>
                <w:lang w:eastAsia="ar-SA"/>
              </w:rPr>
              <w:t>U</w:t>
            </w:r>
          </w:p>
        </w:tc>
        <w:tc>
          <w:tcPr>
            <w:tcW w:w="5028" w:type="dxa"/>
            <w:vAlign w:val="center"/>
          </w:tcPr>
          <w:p w14:paraId="3471D184" w14:textId="77777777" w:rsidR="007A1F44" w:rsidRPr="00977EA3" w:rsidRDefault="007A1F44" w:rsidP="00A90064">
            <w:pPr>
              <w:pStyle w:val="TableEntry"/>
              <w:snapToGrid w:val="0"/>
              <w:rPr>
                <w:noProof w:val="0"/>
                <w:sz w:val="16"/>
                <w:lang w:eastAsia="ar-SA"/>
              </w:rPr>
            </w:pPr>
            <w:r w:rsidRPr="00977EA3">
              <w:rPr>
                <w:i/>
                <w:iCs/>
                <w:noProof w:val="0"/>
                <w:sz w:val="16"/>
                <w:lang w:eastAsia="ar-SA"/>
              </w:rPr>
              <w:t>not specialized</w:t>
            </w:r>
          </w:p>
        </w:tc>
      </w:tr>
      <w:tr w:rsidR="007A1F44" w:rsidRPr="00977EA3" w14:paraId="70DEAEDD" w14:textId="77777777" w:rsidTr="00D372D5">
        <w:trPr>
          <w:cantSplit/>
          <w:trHeight w:hRule="exact" w:val="275"/>
        </w:trPr>
        <w:tc>
          <w:tcPr>
            <w:tcW w:w="1548" w:type="dxa"/>
            <w:vMerge/>
          </w:tcPr>
          <w:p w14:paraId="70F7BA87" w14:textId="77777777" w:rsidR="007A1F44" w:rsidRPr="00977EA3" w:rsidRDefault="007A1F44" w:rsidP="00A90064"/>
        </w:tc>
        <w:tc>
          <w:tcPr>
            <w:tcW w:w="2520" w:type="dxa"/>
            <w:vAlign w:val="center"/>
          </w:tcPr>
          <w:p w14:paraId="6ABBC946" w14:textId="77777777" w:rsidR="007A1F44" w:rsidRPr="00977EA3" w:rsidRDefault="007A1F44" w:rsidP="00752AB9">
            <w:pPr>
              <w:pStyle w:val="TableEntry"/>
              <w:rPr>
                <w:noProof w:val="0"/>
                <w:sz w:val="16"/>
                <w:lang w:eastAsia="ar-SA"/>
              </w:rPr>
            </w:pPr>
            <w:proofErr w:type="spellStart"/>
            <w:r w:rsidRPr="00977EA3">
              <w:rPr>
                <w:noProof w:val="0"/>
                <w:sz w:val="16"/>
                <w:lang w:eastAsia="ar-SA"/>
              </w:rPr>
              <w:t>ParticipantObjectQuery</w:t>
            </w:r>
            <w:proofErr w:type="spellEnd"/>
          </w:p>
        </w:tc>
        <w:tc>
          <w:tcPr>
            <w:tcW w:w="630" w:type="dxa"/>
            <w:vAlign w:val="center"/>
          </w:tcPr>
          <w:p w14:paraId="41256290"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524309E0" w14:textId="77777777" w:rsidR="007A1F44" w:rsidRPr="00977EA3" w:rsidRDefault="007A1F44" w:rsidP="00A90064">
            <w:pPr>
              <w:pStyle w:val="TableEntry"/>
              <w:snapToGrid w:val="0"/>
              <w:rPr>
                <w:noProof w:val="0"/>
                <w:sz w:val="16"/>
                <w:lang w:eastAsia="ar-SA"/>
              </w:rPr>
            </w:pPr>
            <w:r w:rsidRPr="00977EA3">
              <w:rPr>
                <w:noProof w:val="0"/>
                <w:sz w:val="16"/>
                <w:lang w:eastAsia="ar-SA"/>
              </w:rPr>
              <w:t xml:space="preserve">the </w:t>
            </w:r>
            <w:proofErr w:type="spellStart"/>
            <w:r w:rsidRPr="00977EA3">
              <w:rPr>
                <w:noProof w:val="0"/>
                <w:sz w:val="16"/>
                <w:lang w:eastAsia="ar-SA"/>
              </w:rPr>
              <w:t>AdhocQueryRequest</w:t>
            </w:r>
            <w:proofErr w:type="spellEnd"/>
            <w:r w:rsidRPr="00977EA3">
              <w:rPr>
                <w:noProof w:val="0"/>
                <w:sz w:val="16"/>
                <w:lang w:eastAsia="ar-SA"/>
              </w:rPr>
              <w:t>, base64 encoded.3</w:t>
            </w:r>
          </w:p>
        </w:tc>
      </w:tr>
      <w:tr w:rsidR="007A1F44" w:rsidRPr="00977EA3" w14:paraId="0A1EC79C" w14:textId="77777777" w:rsidTr="00D372D5">
        <w:trPr>
          <w:cantSplit/>
        </w:trPr>
        <w:tc>
          <w:tcPr>
            <w:tcW w:w="1548" w:type="dxa"/>
            <w:vMerge/>
          </w:tcPr>
          <w:p w14:paraId="29E741FB" w14:textId="77777777" w:rsidR="007A1F44" w:rsidRPr="00977EA3" w:rsidRDefault="007A1F44" w:rsidP="00A90064"/>
        </w:tc>
        <w:tc>
          <w:tcPr>
            <w:tcW w:w="2520" w:type="dxa"/>
            <w:vAlign w:val="center"/>
          </w:tcPr>
          <w:p w14:paraId="27DB1107" w14:textId="77777777" w:rsidR="007A1F44" w:rsidRPr="00977EA3" w:rsidRDefault="007A1F44" w:rsidP="00A90064">
            <w:pPr>
              <w:pStyle w:val="TableEntry"/>
              <w:snapToGrid w:val="0"/>
              <w:rPr>
                <w:iCs/>
                <w:noProof w:val="0"/>
                <w:sz w:val="16"/>
                <w:lang w:eastAsia="ar-SA"/>
              </w:rPr>
            </w:pPr>
            <w:proofErr w:type="spellStart"/>
            <w:r w:rsidRPr="00977EA3">
              <w:rPr>
                <w:iCs/>
                <w:noProof w:val="0"/>
                <w:sz w:val="16"/>
                <w:lang w:eastAsia="ar-SA"/>
              </w:rPr>
              <w:t>ParticipantObjectDetail</w:t>
            </w:r>
            <w:proofErr w:type="spellEnd"/>
          </w:p>
        </w:tc>
        <w:tc>
          <w:tcPr>
            <w:tcW w:w="630" w:type="dxa"/>
            <w:vAlign w:val="center"/>
          </w:tcPr>
          <w:p w14:paraId="1A290107" w14:textId="7FC9FB85" w:rsidR="007A1F44" w:rsidRPr="00977EA3" w:rsidRDefault="00180B10" w:rsidP="00A90064">
            <w:pPr>
              <w:pStyle w:val="TableEntry"/>
              <w:snapToGrid w:val="0"/>
              <w:jc w:val="center"/>
              <w:rPr>
                <w:i/>
                <w:iCs/>
                <w:noProof w:val="0"/>
                <w:sz w:val="16"/>
                <w:lang w:eastAsia="ar-SA"/>
              </w:rPr>
            </w:pPr>
            <w:r w:rsidRPr="00977EA3">
              <w:rPr>
                <w:iCs/>
                <w:noProof w:val="0"/>
                <w:sz w:val="16"/>
                <w:lang w:eastAsia="ar-SA"/>
              </w:rPr>
              <w:t>M</w:t>
            </w:r>
          </w:p>
        </w:tc>
        <w:tc>
          <w:tcPr>
            <w:tcW w:w="5028" w:type="dxa"/>
            <w:vAlign w:val="center"/>
          </w:tcPr>
          <w:p w14:paraId="1575BE22" w14:textId="6085C508" w:rsidR="00180B10" w:rsidRPr="00977EA3" w:rsidRDefault="00180B10" w:rsidP="00180B10">
            <w:pPr>
              <w:pStyle w:val="TableEntry"/>
              <w:snapToGrid w:val="0"/>
              <w:rPr>
                <w:iCs/>
                <w:noProof w:val="0"/>
                <w:sz w:val="16"/>
                <w:lang w:eastAsia="ar-SA"/>
              </w:rPr>
            </w:pPr>
            <w:r w:rsidRPr="00977EA3">
              <w:rPr>
                <w:iCs/>
                <w:noProof w:val="0"/>
                <w:sz w:val="16"/>
                <w:lang w:eastAsia="ar-SA"/>
              </w:rPr>
              <w:t xml:space="preserve">The </w:t>
            </w:r>
            <w:proofErr w:type="spellStart"/>
            <w:r w:rsidRPr="00977EA3">
              <w:rPr>
                <w:iCs/>
                <w:noProof w:val="0"/>
                <w:sz w:val="16"/>
                <w:lang w:eastAsia="ar-SA"/>
              </w:rPr>
              <w:t>ParticipantObjectDetail</w:t>
            </w:r>
            <w:proofErr w:type="spellEnd"/>
            <w:r w:rsidRPr="00977EA3">
              <w:rPr>
                <w:iCs/>
                <w:noProof w:val="0"/>
                <w:sz w:val="16"/>
                <w:lang w:eastAsia="ar-SA"/>
              </w:rPr>
              <w:t xml:space="preserve"> element shall occur at least once. </w:t>
            </w:r>
          </w:p>
          <w:p w14:paraId="610BDABE" w14:textId="77777777" w:rsidR="00180B10" w:rsidRPr="00977EA3" w:rsidRDefault="00180B10" w:rsidP="00180B10">
            <w:pPr>
              <w:pStyle w:val="TableEntry"/>
              <w:snapToGrid w:val="0"/>
              <w:rPr>
                <w:iCs/>
                <w:noProof w:val="0"/>
                <w:sz w:val="16"/>
                <w:lang w:eastAsia="ar-SA"/>
              </w:rPr>
            </w:pPr>
            <w:r w:rsidRPr="00977EA3">
              <w:rPr>
                <w:iCs/>
                <w:noProof w:val="0"/>
                <w:sz w:val="16"/>
                <w:lang w:eastAsia="ar-SA"/>
              </w:rPr>
              <w:t>The first element shall contain:</w:t>
            </w:r>
          </w:p>
          <w:p w14:paraId="1ED3944D"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Type: “</w:t>
            </w:r>
            <w:proofErr w:type="spellStart"/>
            <w:r w:rsidRPr="00977EA3">
              <w:rPr>
                <w:iCs/>
                <w:noProof w:val="0"/>
                <w:sz w:val="16"/>
                <w:lang w:eastAsia="ar-SA"/>
              </w:rPr>
              <w:t>QueryEncoding</w:t>
            </w:r>
            <w:proofErr w:type="spellEnd"/>
            <w:r w:rsidRPr="00977EA3">
              <w:rPr>
                <w:iCs/>
                <w:noProof w:val="0"/>
                <w:sz w:val="16"/>
                <w:lang w:eastAsia="ar-SA"/>
              </w:rPr>
              <w:t>” (literal string)</w:t>
            </w:r>
          </w:p>
          <w:p w14:paraId="35ED0951"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 xml:space="preserve">Value: the character encoding, such as “UTF-8”, used to encode the </w:t>
            </w:r>
            <w:proofErr w:type="spellStart"/>
            <w:r w:rsidRPr="00977EA3">
              <w:rPr>
                <w:iCs/>
                <w:noProof w:val="0"/>
                <w:sz w:val="16"/>
                <w:lang w:eastAsia="ar-SA"/>
              </w:rPr>
              <w:t>ParticipantObjectQuery</w:t>
            </w:r>
            <w:proofErr w:type="spellEnd"/>
            <w:r w:rsidRPr="00977EA3">
              <w:rPr>
                <w:iCs/>
                <w:noProof w:val="0"/>
                <w:sz w:val="16"/>
                <w:lang w:eastAsia="ar-SA"/>
              </w:rPr>
              <w:t xml:space="preserve"> before base64 encoding </w:t>
            </w:r>
          </w:p>
          <w:p w14:paraId="618B3CDE" w14:textId="77777777" w:rsidR="00180B10" w:rsidRPr="00977EA3" w:rsidRDefault="00180B10" w:rsidP="00180B10">
            <w:pPr>
              <w:pStyle w:val="TableEntry"/>
              <w:snapToGrid w:val="0"/>
              <w:rPr>
                <w:iCs/>
                <w:noProof w:val="0"/>
                <w:sz w:val="16"/>
                <w:lang w:eastAsia="ar-SA"/>
              </w:rPr>
            </w:pPr>
            <w:r w:rsidRPr="00977EA3">
              <w:rPr>
                <w:iCs/>
                <w:noProof w:val="0"/>
                <w:sz w:val="16"/>
                <w:lang w:eastAsia="ar-SA"/>
              </w:rPr>
              <w:t xml:space="preserve">If the </w:t>
            </w:r>
            <w:proofErr w:type="spellStart"/>
            <w:r w:rsidRPr="00977EA3">
              <w:rPr>
                <w:iCs/>
                <w:noProof w:val="0"/>
                <w:sz w:val="16"/>
                <w:lang w:eastAsia="ar-SA"/>
              </w:rPr>
              <w:t>homeCommunityId</w:t>
            </w:r>
            <w:proofErr w:type="spellEnd"/>
            <w:r w:rsidRPr="00977EA3">
              <w:rPr>
                <w:iCs/>
                <w:noProof w:val="0"/>
                <w:sz w:val="16"/>
                <w:lang w:eastAsia="ar-SA"/>
              </w:rPr>
              <w:t xml:space="preserve"> is known, the second element shall contain:</w:t>
            </w:r>
          </w:p>
          <w:p w14:paraId="35AB05B0"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Type: “urn:ihe:iti:xca:2010:homeCommunityId” (literal string)</w:t>
            </w:r>
          </w:p>
          <w:p w14:paraId="321927F6" w14:textId="7D060022" w:rsidR="007A1F44" w:rsidRPr="00977EA3" w:rsidRDefault="00180B10" w:rsidP="00BA4EF3">
            <w:pPr>
              <w:pStyle w:val="TableEntry"/>
              <w:snapToGrid w:val="0"/>
              <w:ind w:left="720"/>
              <w:rPr>
                <w:iCs/>
                <w:noProof w:val="0"/>
                <w:sz w:val="16"/>
                <w:lang w:eastAsia="ar-SA"/>
              </w:rPr>
            </w:pPr>
            <w:r w:rsidRPr="00977EA3">
              <w:rPr>
                <w:iCs/>
                <w:noProof w:val="0"/>
                <w:sz w:val="16"/>
                <w:lang w:eastAsia="ar-SA"/>
              </w:rPr>
              <w:t xml:space="preserve">Value: value of the </w:t>
            </w:r>
            <w:proofErr w:type="spellStart"/>
            <w:r w:rsidRPr="00977EA3">
              <w:rPr>
                <w:iCs/>
                <w:noProof w:val="0"/>
                <w:sz w:val="16"/>
                <w:lang w:eastAsia="ar-SA"/>
              </w:rPr>
              <w:t>homeCommunityId</w:t>
            </w:r>
            <w:proofErr w:type="spellEnd"/>
          </w:p>
        </w:tc>
      </w:tr>
    </w:tbl>
    <w:p w14:paraId="59DC6AD6" w14:textId="77A215E5" w:rsidR="007A1F44" w:rsidRPr="00977EA3" w:rsidRDefault="007A1F44" w:rsidP="00775A5C">
      <w:pPr>
        <w:pStyle w:val="Titolo5"/>
        <w:numPr>
          <w:ilvl w:val="0"/>
          <w:numId w:val="0"/>
        </w:numPr>
        <w:tabs>
          <w:tab w:val="clear" w:pos="2160"/>
          <w:tab w:val="clear" w:pos="2880"/>
          <w:tab w:val="clear" w:pos="3600"/>
          <w:tab w:val="clear" w:pos="4320"/>
        </w:tabs>
        <w:rPr>
          <w:noProof w:val="0"/>
          <w:kern w:val="1"/>
          <w:lang w:eastAsia="ar-SA"/>
        </w:rPr>
      </w:pPr>
      <w:r w:rsidRPr="00977EA3">
        <w:rPr>
          <w:bCs/>
          <w:noProof w:val="0"/>
          <w:kern w:val="1"/>
          <w:lang w:eastAsia="ar-SA"/>
        </w:rPr>
        <w:t>3.51.5.1.2 Document Registry audit message</w:t>
      </w:r>
      <w:r w:rsidRPr="00977EA3">
        <w:rPr>
          <w:noProof w:val="0"/>
          <w:kern w:val="1"/>
          <w:lang w:eastAsia="ar-SA"/>
        </w:rPr>
        <w:t>:</w:t>
      </w:r>
    </w:p>
    <w:tbl>
      <w:tblPr>
        <w:tblW w:w="0" w:type="auto"/>
        <w:tblInd w:w="-30" w:type="dxa"/>
        <w:tblLayout w:type="fixed"/>
        <w:tblLook w:val="0000" w:firstRow="0" w:lastRow="0" w:firstColumn="0" w:lastColumn="0" w:noHBand="0" w:noVBand="0"/>
      </w:tblPr>
      <w:tblGrid>
        <w:gridCol w:w="1458"/>
        <w:gridCol w:w="2610"/>
        <w:gridCol w:w="720"/>
        <w:gridCol w:w="4938"/>
      </w:tblGrid>
      <w:tr w:rsidR="007A1F44" w:rsidRPr="00977EA3" w14:paraId="42AB227B" w14:textId="77777777" w:rsidTr="003462A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7FB724C" w14:textId="77777777" w:rsidR="007A1F44" w:rsidRPr="00977EA3" w:rsidRDefault="007A1F44" w:rsidP="00A90064">
            <w:pPr>
              <w:pStyle w:val="TableLabel"/>
              <w:snapToGrid w:val="0"/>
              <w:rPr>
                <w:noProof w:val="0"/>
                <w:sz w:val="16"/>
                <w:lang w:eastAsia="ar-SA"/>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5CD6A8" w14:textId="77777777" w:rsidR="007A1F44" w:rsidRPr="00977EA3" w:rsidRDefault="007A1F44" w:rsidP="003462A5">
            <w:pPr>
              <w:pStyle w:val="TableEntryHeader"/>
              <w:rPr>
                <w:noProof w:val="0"/>
                <w:lang w:eastAsia="ar-SA"/>
              </w:rPr>
            </w:pPr>
            <w:r w:rsidRPr="00977EA3">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A3A70C" w14:textId="77777777" w:rsidR="007A1F44" w:rsidRPr="00977EA3" w:rsidRDefault="007A1F44" w:rsidP="003462A5">
            <w:pPr>
              <w:pStyle w:val="TableEntryHeader"/>
              <w:rPr>
                <w:noProof w:val="0"/>
                <w:lang w:eastAsia="ar-SA"/>
              </w:rPr>
            </w:pPr>
            <w:proofErr w:type="spellStart"/>
            <w:r w:rsidRPr="00977EA3">
              <w:rPr>
                <w:noProof w:val="0"/>
                <w:lang w:eastAsia="ar-SA"/>
              </w:rPr>
              <w:t>Opt</w:t>
            </w:r>
            <w:proofErr w:type="spellEnd"/>
          </w:p>
        </w:tc>
        <w:tc>
          <w:tcPr>
            <w:tcW w:w="4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4C6428" w14:textId="77777777" w:rsidR="007A1F44" w:rsidRPr="00977EA3" w:rsidRDefault="007A1F44" w:rsidP="003462A5">
            <w:pPr>
              <w:pStyle w:val="TableEntryHeader"/>
              <w:rPr>
                <w:noProof w:val="0"/>
                <w:lang w:eastAsia="ar-SA"/>
              </w:rPr>
            </w:pPr>
            <w:r w:rsidRPr="00977EA3">
              <w:rPr>
                <w:noProof w:val="0"/>
                <w:lang w:eastAsia="ar-SA"/>
              </w:rPr>
              <w:t>Value Constraints</w:t>
            </w:r>
          </w:p>
        </w:tc>
      </w:tr>
      <w:tr w:rsidR="007A1F44" w:rsidRPr="00977EA3" w14:paraId="0D3F7923"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3A569B41" w14:textId="77777777" w:rsidR="007A1F44" w:rsidRPr="00977EA3" w:rsidRDefault="007A1F44" w:rsidP="003462A5">
            <w:pPr>
              <w:pStyle w:val="TableEntryHeader"/>
              <w:rPr>
                <w:noProof w:val="0"/>
              </w:rPr>
            </w:pPr>
            <w:r w:rsidRPr="00977EA3">
              <w:rPr>
                <w:noProof w:val="0"/>
              </w:rPr>
              <w:t>Event</w:t>
            </w:r>
          </w:p>
          <w:p w14:paraId="278EECE6" w14:textId="77777777" w:rsidR="007A1F44" w:rsidRPr="00977EA3" w:rsidRDefault="007A1F44" w:rsidP="003462A5">
            <w:pPr>
              <w:pStyle w:val="TableEntryHeader"/>
              <w:rPr>
                <w:bCs/>
                <w:noProof w:val="0"/>
                <w:sz w:val="12"/>
                <w:lang w:eastAsia="ar-SA"/>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3122F6B1"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255EB48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3D414D4E" w14:textId="77777777" w:rsidR="007A1F44" w:rsidRPr="00977EA3" w:rsidRDefault="007A1F44" w:rsidP="00A90064">
            <w:pPr>
              <w:pStyle w:val="TableEntry"/>
              <w:snapToGrid w:val="0"/>
              <w:rPr>
                <w:noProof w:val="0"/>
                <w:sz w:val="16"/>
                <w:lang w:eastAsia="ar-SA"/>
              </w:rPr>
            </w:pPr>
            <w:r w:rsidRPr="00977EA3">
              <w:rPr>
                <w:noProof w:val="0"/>
                <w:sz w:val="16"/>
                <w:lang w:eastAsia="ar-SA"/>
              </w:rPr>
              <w:t>EV(110112, DCM, “Query”)</w:t>
            </w:r>
          </w:p>
        </w:tc>
      </w:tr>
      <w:tr w:rsidR="007A1F44" w:rsidRPr="00977EA3" w14:paraId="758C6C3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5716F859"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74256DC"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70AF84F"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3AE4C5FE" w14:textId="77777777" w:rsidR="007A1F44" w:rsidRPr="00977EA3" w:rsidRDefault="007A1F44" w:rsidP="00A90064">
            <w:pPr>
              <w:pStyle w:val="TableEntry"/>
              <w:snapToGrid w:val="0"/>
              <w:rPr>
                <w:noProof w:val="0"/>
                <w:sz w:val="16"/>
                <w:lang w:eastAsia="ar-SA"/>
              </w:rPr>
            </w:pPr>
            <w:r w:rsidRPr="00977EA3">
              <w:rPr>
                <w:noProof w:val="0"/>
                <w:sz w:val="16"/>
                <w:lang w:eastAsia="ar-SA"/>
              </w:rPr>
              <w:t xml:space="preserve">“E” (Execute) </w:t>
            </w:r>
          </w:p>
        </w:tc>
      </w:tr>
      <w:tr w:rsidR="007A1F44" w:rsidRPr="00977EA3" w14:paraId="215788A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71FD2F2"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0AEC4F7B"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26B1D2B0" w14:textId="06E4A95D" w:rsidR="007A1F44" w:rsidRPr="00977EA3" w:rsidRDefault="00180B10"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0EEC7BD6"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5FCBE62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362316B6"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7B2B10FE"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E37C80D" w14:textId="0D420604" w:rsidR="007A1F44" w:rsidRPr="00977EA3" w:rsidRDefault="00180B10"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7D026439"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5EE9C8A3" w14:textId="77777777" w:rsidTr="00D372D5">
        <w:trPr>
          <w:cantSplit/>
        </w:trPr>
        <w:tc>
          <w:tcPr>
            <w:tcW w:w="1458" w:type="dxa"/>
            <w:vMerge/>
            <w:tcBorders>
              <w:top w:val="single" w:sz="4" w:space="0" w:color="auto"/>
              <w:left w:val="single" w:sz="4" w:space="0" w:color="auto"/>
              <w:bottom w:val="single" w:sz="4" w:space="0" w:color="auto"/>
              <w:right w:val="single" w:sz="4" w:space="0" w:color="auto"/>
            </w:tcBorders>
          </w:tcPr>
          <w:p w14:paraId="2C4A35C6"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35FDB636"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14401D1"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0906A4B7" w14:textId="75E2B970" w:rsidR="007A1F44" w:rsidRPr="00977EA3" w:rsidRDefault="007A1F44" w:rsidP="00A90064">
            <w:pPr>
              <w:pStyle w:val="TableEntry"/>
              <w:snapToGrid w:val="0"/>
              <w:rPr>
                <w:noProof w:val="0"/>
                <w:sz w:val="16"/>
                <w:lang w:eastAsia="ar-SA"/>
              </w:rPr>
            </w:pPr>
            <w:r w:rsidRPr="00977EA3">
              <w:rPr>
                <w:noProof w:val="0"/>
                <w:sz w:val="16"/>
                <w:lang w:eastAsia="ar-SA"/>
              </w:rPr>
              <w:t xml:space="preserve">EV(“ITI-51”, “IHE Transactions”, “Multi-Patient </w:t>
            </w:r>
            <w:r w:rsidR="00180B10" w:rsidRPr="00977EA3">
              <w:rPr>
                <w:noProof w:val="0"/>
                <w:sz w:val="16"/>
                <w:lang w:eastAsia="ar-SA"/>
              </w:rPr>
              <w:t xml:space="preserve">Stored </w:t>
            </w:r>
            <w:r w:rsidRPr="00977EA3">
              <w:rPr>
                <w:noProof w:val="0"/>
                <w:sz w:val="16"/>
                <w:lang w:eastAsia="ar-SA"/>
              </w:rPr>
              <w:t>Query”)</w:t>
            </w:r>
          </w:p>
        </w:tc>
      </w:tr>
      <w:tr w:rsidR="007A1F44" w:rsidRPr="00977EA3" w14:paraId="55E3E3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C2EBFB" w14:textId="77777777" w:rsidR="007A1F44" w:rsidRPr="00977EA3" w:rsidRDefault="007A1F44" w:rsidP="003462A5">
            <w:pPr>
              <w:pStyle w:val="TableEntry"/>
              <w:rPr>
                <w:b/>
                <w:noProof w:val="0"/>
                <w:sz w:val="16"/>
                <w:lang w:eastAsia="ar-SA"/>
              </w:rPr>
            </w:pPr>
            <w:r w:rsidRPr="00977EA3">
              <w:rPr>
                <w:noProof w:val="0"/>
                <w:sz w:val="16"/>
                <w:lang w:eastAsia="ar-SA"/>
              </w:rPr>
              <w:t>Source (Document Consumer) (1)</w:t>
            </w:r>
          </w:p>
        </w:tc>
      </w:tr>
      <w:tr w:rsidR="007A1F44" w:rsidRPr="00977EA3" w14:paraId="3B0FFE90"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228A9F5A" w14:textId="77777777" w:rsidR="007A1F44" w:rsidRPr="00977EA3" w:rsidRDefault="007A1F44" w:rsidP="003462A5">
            <w:pPr>
              <w:pStyle w:val="TableEntry"/>
              <w:rPr>
                <w:b/>
                <w:noProof w:val="0"/>
                <w:sz w:val="16"/>
                <w:lang w:eastAsia="ar-SA"/>
              </w:rPr>
            </w:pPr>
            <w:r w:rsidRPr="00977EA3">
              <w:rPr>
                <w:noProof w:val="0"/>
                <w:sz w:val="16"/>
                <w:lang w:eastAsia="ar-SA"/>
              </w:rPr>
              <w:t>Destination (Document Registry) (1)</w:t>
            </w:r>
          </w:p>
        </w:tc>
      </w:tr>
      <w:tr w:rsidR="007A1F44" w:rsidRPr="00977EA3" w14:paraId="3F84D5C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FA59CFF" w14:textId="77777777" w:rsidR="007A1F44" w:rsidRPr="00977EA3" w:rsidRDefault="007A1F44" w:rsidP="003462A5">
            <w:pPr>
              <w:pStyle w:val="TableEntry"/>
              <w:rPr>
                <w:b/>
                <w:noProof w:val="0"/>
                <w:sz w:val="16"/>
                <w:lang w:eastAsia="ar-SA"/>
              </w:rPr>
            </w:pPr>
            <w:r w:rsidRPr="00977EA3">
              <w:rPr>
                <w:noProof w:val="0"/>
                <w:sz w:val="16"/>
                <w:lang w:eastAsia="ar-SA"/>
              </w:rPr>
              <w:t>Audit Source (Document Registry) (1)</w:t>
            </w:r>
          </w:p>
        </w:tc>
      </w:tr>
      <w:tr w:rsidR="007A1F44" w:rsidRPr="00977EA3" w14:paraId="4E334994"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60AFA5A" w14:textId="38ED87E4" w:rsidR="007A1F44" w:rsidRPr="00977EA3" w:rsidRDefault="007A1F44" w:rsidP="003462A5">
            <w:pPr>
              <w:pStyle w:val="TableEntry"/>
              <w:rPr>
                <w:b/>
                <w:noProof w:val="0"/>
                <w:sz w:val="16"/>
                <w:lang w:eastAsia="ar-SA"/>
              </w:rPr>
            </w:pPr>
            <w:r w:rsidRPr="00977EA3">
              <w:rPr>
                <w:noProof w:val="0"/>
                <w:sz w:val="16"/>
                <w:lang w:eastAsia="ar-SA"/>
              </w:rPr>
              <w:t>Patient (0..</w:t>
            </w:r>
            <w:r w:rsidR="00180B10" w:rsidRPr="00977EA3">
              <w:rPr>
                <w:noProof w:val="0"/>
                <w:sz w:val="16"/>
                <w:lang w:eastAsia="ar-SA"/>
              </w:rPr>
              <w:t>n</w:t>
            </w:r>
            <w:r w:rsidRPr="00977EA3">
              <w:rPr>
                <w:noProof w:val="0"/>
                <w:sz w:val="16"/>
                <w:lang w:eastAsia="ar-SA"/>
              </w:rPr>
              <w:t>)</w:t>
            </w:r>
          </w:p>
        </w:tc>
      </w:tr>
      <w:tr w:rsidR="007A1F44" w:rsidRPr="00977EA3" w14:paraId="636FEF39" w14:textId="77777777" w:rsidTr="00BA4EF3">
        <w:trPr>
          <w:cantSplit/>
          <w:trHeight w:val="143"/>
        </w:trPr>
        <w:tc>
          <w:tcPr>
            <w:tcW w:w="9726" w:type="dxa"/>
            <w:gridSpan w:val="4"/>
            <w:tcBorders>
              <w:top w:val="single" w:sz="4" w:space="0" w:color="auto"/>
              <w:left w:val="single" w:sz="4" w:space="0" w:color="auto"/>
              <w:bottom w:val="single" w:sz="4" w:space="0" w:color="auto"/>
              <w:right w:val="single" w:sz="4" w:space="0" w:color="auto"/>
            </w:tcBorders>
          </w:tcPr>
          <w:p w14:paraId="209A8869" w14:textId="34C63674" w:rsidR="007A1F44" w:rsidRPr="00977EA3" w:rsidRDefault="007A1F44" w:rsidP="003462A5">
            <w:pPr>
              <w:pStyle w:val="TableEntry"/>
              <w:rPr>
                <w:b/>
                <w:noProof w:val="0"/>
                <w:sz w:val="16"/>
                <w:lang w:eastAsia="ar-SA"/>
              </w:rPr>
            </w:pPr>
            <w:r w:rsidRPr="00977EA3">
              <w:rPr>
                <w:noProof w:val="0"/>
                <w:sz w:val="16"/>
                <w:lang w:eastAsia="ar-SA"/>
              </w:rPr>
              <w:t>Query Parameters</w:t>
            </w:r>
            <w:r w:rsidR="00BA4EF3" w:rsidRPr="00977EA3">
              <w:rPr>
                <w:noProof w:val="0"/>
                <w:sz w:val="16"/>
                <w:lang w:eastAsia="ar-SA"/>
              </w:rPr>
              <w:t xml:space="preserve"> </w:t>
            </w:r>
            <w:r w:rsidRPr="00977EA3">
              <w:rPr>
                <w:noProof w:val="0"/>
                <w:sz w:val="16"/>
                <w:lang w:eastAsia="ar-SA"/>
              </w:rPr>
              <w:t>(1)</w:t>
            </w:r>
          </w:p>
        </w:tc>
      </w:tr>
    </w:tbl>
    <w:p w14:paraId="583937B2" w14:textId="77777777" w:rsidR="007A1F44" w:rsidRPr="00977EA3" w:rsidRDefault="007A1F44" w:rsidP="00775A5C">
      <w:pPr>
        <w:rPr>
          <w:lang w:eastAsia="ar-SA"/>
        </w:rPr>
      </w:pPr>
    </w:p>
    <w:p w14:paraId="261A8746" w14:textId="77777777" w:rsidR="007A1F44" w:rsidRPr="00977EA3" w:rsidRDefault="007A1F44" w:rsidP="00D372D5">
      <w:pPr>
        <w:pStyle w:val="Corpotesto"/>
        <w:rPr>
          <w:lang w:eastAsia="ar-SA"/>
        </w:rPr>
      </w:pPr>
      <w:r w:rsidRPr="00977EA3">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4"/>
        <w:gridCol w:w="2599"/>
        <w:gridCol w:w="708"/>
        <w:gridCol w:w="4589"/>
      </w:tblGrid>
      <w:tr w:rsidR="007A1F44" w:rsidRPr="00977EA3" w14:paraId="06E549D1" w14:textId="77777777" w:rsidTr="005B36A6">
        <w:tc>
          <w:tcPr>
            <w:tcW w:w="1457" w:type="dxa"/>
            <w:vMerge w:val="restart"/>
          </w:tcPr>
          <w:p w14:paraId="62C45993" w14:textId="77777777" w:rsidR="007A1F44" w:rsidRPr="00977EA3" w:rsidRDefault="007A1F44" w:rsidP="00A063AC">
            <w:pPr>
              <w:pStyle w:val="TableEntryHeader"/>
              <w:rPr>
                <w:noProof w:val="0"/>
                <w:lang w:eastAsia="ar-SA"/>
              </w:rPr>
            </w:pPr>
            <w:r w:rsidRPr="00977EA3">
              <w:rPr>
                <w:noProof w:val="0"/>
                <w:lang w:eastAsia="ar-SA"/>
              </w:rPr>
              <w:t>Source</w:t>
            </w:r>
          </w:p>
          <w:p w14:paraId="21AD51BE" w14:textId="77777777" w:rsidR="007A1F44" w:rsidRPr="00977EA3" w:rsidRDefault="007A1F44" w:rsidP="00A53067">
            <w:pPr>
              <w:pStyle w:val="TableEntryHeader"/>
              <w:rPr>
                <w:bCs/>
                <w:noProof w:val="0"/>
                <w:sz w:val="12"/>
                <w:lang w:eastAsia="ar-SA"/>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ActiveParticipant</w:t>
            </w:r>
            <w:proofErr w:type="spellEnd"/>
          </w:p>
        </w:tc>
        <w:tc>
          <w:tcPr>
            <w:tcW w:w="2604" w:type="dxa"/>
            <w:vAlign w:val="center"/>
          </w:tcPr>
          <w:p w14:paraId="1125AABC" w14:textId="77777777" w:rsidR="007A1F44" w:rsidRPr="00977EA3" w:rsidRDefault="007A1F44" w:rsidP="00A42D84">
            <w:pPr>
              <w:pStyle w:val="TableEntry"/>
              <w:rPr>
                <w:noProof w:val="0"/>
                <w:sz w:val="16"/>
                <w:lang w:eastAsia="ar-SA"/>
              </w:rPr>
            </w:pPr>
            <w:proofErr w:type="spellStart"/>
            <w:r w:rsidRPr="00977EA3">
              <w:rPr>
                <w:noProof w:val="0"/>
                <w:sz w:val="16"/>
                <w:lang w:eastAsia="ar-SA"/>
              </w:rPr>
              <w:t>UserID</w:t>
            </w:r>
            <w:proofErr w:type="spellEnd"/>
          </w:p>
        </w:tc>
        <w:tc>
          <w:tcPr>
            <w:tcW w:w="712" w:type="dxa"/>
            <w:vAlign w:val="center"/>
          </w:tcPr>
          <w:p w14:paraId="6D13B76D" w14:textId="0B8317C3" w:rsidR="007A1F44" w:rsidRPr="00977EA3" w:rsidRDefault="00180B10" w:rsidP="00A42D84">
            <w:pPr>
              <w:pStyle w:val="TableEntry"/>
              <w:rPr>
                <w:noProof w:val="0"/>
                <w:sz w:val="16"/>
                <w:lang w:eastAsia="ar-SA"/>
              </w:rPr>
            </w:pPr>
            <w:r w:rsidRPr="00977EA3">
              <w:rPr>
                <w:noProof w:val="0"/>
                <w:sz w:val="16"/>
                <w:lang w:eastAsia="ar-SA"/>
              </w:rPr>
              <w:t>C</w:t>
            </w:r>
          </w:p>
        </w:tc>
        <w:tc>
          <w:tcPr>
            <w:tcW w:w="4658" w:type="dxa"/>
            <w:vAlign w:val="center"/>
          </w:tcPr>
          <w:p w14:paraId="2870B53A" w14:textId="6FB3B5DC" w:rsidR="007A1F44" w:rsidRPr="00977EA3" w:rsidRDefault="00180B10" w:rsidP="00A42D84">
            <w:pPr>
              <w:pStyle w:val="TableEntry"/>
              <w:rPr>
                <w:noProof w:val="0"/>
                <w:sz w:val="16"/>
                <w:lang w:eastAsia="ar-SA"/>
              </w:rPr>
            </w:pPr>
            <w:r w:rsidRPr="00977EA3">
              <w:rPr>
                <w:noProof w:val="0"/>
                <w:sz w:val="16"/>
              </w:rPr>
              <w:t>If</w:t>
            </w:r>
            <w:ins w:id="3322" w:author="Gregorio Canal" w:date="2019-05-22T15:31:00Z">
              <w:r w:rsidR="00C73A81">
                <w:rPr>
                  <w:noProof w:val="0"/>
                  <w:sz w:val="16"/>
                </w:rPr>
                <w:t xml:space="preserve"> WS-</w:t>
              </w:r>
              <w:commentRangeStart w:id="3323"/>
              <w:r w:rsidR="00C73A81">
                <w:rPr>
                  <w:noProof w:val="0"/>
                  <w:sz w:val="16"/>
                </w:rPr>
                <w:t xml:space="preserve">Addressing </w:t>
              </w:r>
            </w:ins>
            <w:commentRangeEnd w:id="3323"/>
            <w:ins w:id="3324" w:author="Gregorio Canal" w:date="2019-05-22T15:32:00Z">
              <w:r w:rsidR="00C73A81">
                <w:rPr>
                  <w:rStyle w:val="Rimandocommento"/>
                  <w:noProof w:val="0"/>
                </w:rPr>
                <w:commentReference w:id="3323"/>
              </w:r>
            </w:ins>
            <w:ins w:id="3325" w:author="Gregorio Canal" w:date="2019-05-22T15:31:00Z">
              <w:r w:rsidR="00C73A81">
                <w:rPr>
                  <w:noProof w:val="0"/>
                  <w:sz w:val="16"/>
                </w:rPr>
                <w:t>based</w:t>
              </w:r>
            </w:ins>
            <w:r w:rsidRPr="00977EA3">
              <w:rPr>
                <w:noProof w:val="0"/>
                <w:sz w:val="16"/>
              </w:rPr>
              <w:t xml:space="preserve"> Asynchronous Web Services Exchange is being used, the content of the &lt;</w:t>
            </w:r>
            <w:proofErr w:type="spellStart"/>
            <w:r w:rsidRPr="00977EA3">
              <w:rPr>
                <w:noProof w:val="0"/>
                <w:sz w:val="16"/>
              </w:rPr>
              <w:t>wsa:ReplyTo</w:t>
            </w:r>
            <w:proofErr w:type="spellEnd"/>
            <w:r w:rsidRPr="00977EA3">
              <w:rPr>
                <w:noProof w:val="0"/>
                <w:sz w:val="16"/>
              </w:rPr>
              <w:t>/&gt; element. Otherwise, not specialized.</w:t>
            </w:r>
          </w:p>
        </w:tc>
      </w:tr>
      <w:tr w:rsidR="007A1F44" w:rsidRPr="00977EA3" w14:paraId="79910654" w14:textId="77777777" w:rsidTr="005B36A6">
        <w:tc>
          <w:tcPr>
            <w:tcW w:w="1457" w:type="dxa"/>
            <w:vMerge/>
          </w:tcPr>
          <w:p w14:paraId="254D7EF0" w14:textId="77777777" w:rsidR="007A1F44" w:rsidRPr="00977EA3" w:rsidRDefault="007A1F44" w:rsidP="00D372D5">
            <w:pPr>
              <w:pStyle w:val="TableEntry"/>
              <w:rPr>
                <w:noProof w:val="0"/>
                <w:sz w:val="16"/>
                <w:lang w:eastAsia="ar-SA"/>
              </w:rPr>
            </w:pPr>
          </w:p>
        </w:tc>
        <w:tc>
          <w:tcPr>
            <w:tcW w:w="2604" w:type="dxa"/>
            <w:vAlign w:val="center"/>
          </w:tcPr>
          <w:p w14:paraId="290B96E1" w14:textId="77777777" w:rsidR="007A1F44" w:rsidRPr="00977EA3" w:rsidRDefault="007A1F44" w:rsidP="00D372D5">
            <w:pPr>
              <w:pStyle w:val="TableEntry"/>
              <w:rPr>
                <w:i/>
                <w:iCs/>
                <w:noProof w:val="0"/>
                <w:sz w:val="16"/>
                <w:lang w:eastAsia="ar-SA"/>
              </w:rPr>
            </w:pPr>
            <w:proofErr w:type="spellStart"/>
            <w:r w:rsidRPr="00977EA3">
              <w:rPr>
                <w:i/>
                <w:iCs/>
                <w:noProof w:val="0"/>
                <w:sz w:val="16"/>
                <w:lang w:eastAsia="ar-SA"/>
              </w:rPr>
              <w:t>AlternativeUserID</w:t>
            </w:r>
            <w:proofErr w:type="spellEnd"/>
          </w:p>
        </w:tc>
        <w:tc>
          <w:tcPr>
            <w:tcW w:w="712" w:type="dxa"/>
            <w:vAlign w:val="center"/>
          </w:tcPr>
          <w:p w14:paraId="3CA7F979" w14:textId="461CF7D7" w:rsidR="007A1F44" w:rsidRPr="00977EA3" w:rsidRDefault="00180B10" w:rsidP="00D372D5">
            <w:pPr>
              <w:pStyle w:val="TableEntry"/>
              <w:rPr>
                <w:i/>
                <w:iCs/>
                <w:noProof w:val="0"/>
                <w:sz w:val="16"/>
                <w:lang w:eastAsia="ar-SA"/>
              </w:rPr>
            </w:pPr>
            <w:r w:rsidRPr="00977EA3">
              <w:rPr>
                <w:noProof w:val="0"/>
                <w:sz w:val="16"/>
                <w:lang w:eastAsia="ar-SA"/>
              </w:rPr>
              <w:t>M</w:t>
            </w:r>
          </w:p>
        </w:tc>
        <w:tc>
          <w:tcPr>
            <w:tcW w:w="4658" w:type="dxa"/>
            <w:vAlign w:val="center"/>
          </w:tcPr>
          <w:p w14:paraId="131A7897" w14:textId="61914435" w:rsidR="007A1F44" w:rsidRPr="00977EA3" w:rsidRDefault="00180B10" w:rsidP="00D372D5">
            <w:pPr>
              <w:pStyle w:val="TableEntry"/>
              <w:rPr>
                <w:iCs/>
                <w:noProof w:val="0"/>
                <w:sz w:val="16"/>
                <w:lang w:eastAsia="ar-SA"/>
              </w:rPr>
            </w:pPr>
            <w:r w:rsidRPr="00977EA3">
              <w:rPr>
                <w:iCs/>
                <w:noProof w:val="0"/>
                <w:sz w:val="16"/>
                <w:lang w:eastAsia="ar-SA"/>
              </w:rPr>
              <w:t>The process ID as used within the local operating system in the local system logs.</w:t>
            </w:r>
          </w:p>
        </w:tc>
      </w:tr>
      <w:tr w:rsidR="007A1F44" w:rsidRPr="00977EA3" w14:paraId="32C42C6F" w14:textId="77777777" w:rsidTr="005B36A6">
        <w:tc>
          <w:tcPr>
            <w:tcW w:w="1457" w:type="dxa"/>
            <w:vMerge/>
          </w:tcPr>
          <w:p w14:paraId="4BACBDAD" w14:textId="77777777" w:rsidR="007A1F44" w:rsidRPr="00977EA3" w:rsidRDefault="007A1F44" w:rsidP="00D372D5">
            <w:pPr>
              <w:pStyle w:val="TableEntry"/>
              <w:rPr>
                <w:noProof w:val="0"/>
                <w:sz w:val="16"/>
                <w:lang w:eastAsia="ar-SA"/>
              </w:rPr>
            </w:pPr>
          </w:p>
        </w:tc>
        <w:tc>
          <w:tcPr>
            <w:tcW w:w="2604" w:type="dxa"/>
            <w:vAlign w:val="center"/>
          </w:tcPr>
          <w:p w14:paraId="3CF564BF" w14:textId="77777777" w:rsidR="007A1F44" w:rsidRPr="00977EA3" w:rsidRDefault="007A1F44" w:rsidP="00D372D5">
            <w:pPr>
              <w:pStyle w:val="TableEntry"/>
              <w:rPr>
                <w:i/>
                <w:iCs/>
                <w:noProof w:val="0"/>
                <w:sz w:val="16"/>
                <w:lang w:eastAsia="ar-SA"/>
              </w:rPr>
            </w:pPr>
            <w:proofErr w:type="spellStart"/>
            <w:r w:rsidRPr="00977EA3">
              <w:rPr>
                <w:i/>
                <w:iCs/>
                <w:noProof w:val="0"/>
                <w:sz w:val="16"/>
                <w:lang w:eastAsia="ar-SA"/>
              </w:rPr>
              <w:t>UserName</w:t>
            </w:r>
            <w:proofErr w:type="spellEnd"/>
          </w:p>
        </w:tc>
        <w:tc>
          <w:tcPr>
            <w:tcW w:w="712" w:type="dxa"/>
            <w:vAlign w:val="center"/>
          </w:tcPr>
          <w:p w14:paraId="2D26D77E"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658" w:type="dxa"/>
            <w:vAlign w:val="center"/>
          </w:tcPr>
          <w:p w14:paraId="4625CA06"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19D773A2" w14:textId="77777777" w:rsidTr="005B36A6">
        <w:tc>
          <w:tcPr>
            <w:tcW w:w="1457" w:type="dxa"/>
            <w:vMerge/>
          </w:tcPr>
          <w:p w14:paraId="2AE97983" w14:textId="77777777" w:rsidR="007A1F44" w:rsidRPr="00977EA3" w:rsidRDefault="007A1F44" w:rsidP="00D372D5">
            <w:pPr>
              <w:pStyle w:val="TableEntry"/>
              <w:rPr>
                <w:noProof w:val="0"/>
                <w:sz w:val="16"/>
                <w:lang w:eastAsia="ar-SA"/>
              </w:rPr>
            </w:pPr>
          </w:p>
        </w:tc>
        <w:tc>
          <w:tcPr>
            <w:tcW w:w="2604" w:type="dxa"/>
            <w:vAlign w:val="center"/>
          </w:tcPr>
          <w:p w14:paraId="59E7729A" w14:textId="77777777" w:rsidR="007A1F44" w:rsidRPr="00977EA3" w:rsidRDefault="007A1F44" w:rsidP="00D372D5">
            <w:pPr>
              <w:pStyle w:val="TableEntry"/>
              <w:rPr>
                <w:i/>
                <w:noProof w:val="0"/>
                <w:sz w:val="16"/>
                <w:lang w:eastAsia="ar-SA"/>
              </w:rPr>
            </w:pPr>
            <w:proofErr w:type="spellStart"/>
            <w:r w:rsidRPr="00977EA3">
              <w:rPr>
                <w:i/>
                <w:noProof w:val="0"/>
                <w:sz w:val="16"/>
                <w:lang w:eastAsia="ar-SA"/>
              </w:rPr>
              <w:t>UserIsRequestor</w:t>
            </w:r>
            <w:proofErr w:type="spellEnd"/>
          </w:p>
        </w:tc>
        <w:tc>
          <w:tcPr>
            <w:tcW w:w="712" w:type="dxa"/>
            <w:vAlign w:val="center"/>
          </w:tcPr>
          <w:p w14:paraId="1F2459E2" w14:textId="1CF290A1" w:rsidR="007A1F44" w:rsidRPr="00977EA3" w:rsidRDefault="00180B10" w:rsidP="00D372D5">
            <w:pPr>
              <w:pStyle w:val="TableEntry"/>
              <w:rPr>
                <w:noProof w:val="0"/>
                <w:sz w:val="16"/>
                <w:lang w:eastAsia="ar-SA"/>
              </w:rPr>
            </w:pPr>
            <w:r w:rsidRPr="00977EA3">
              <w:rPr>
                <w:i/>
                <w:iCs/>
                <w:noProof w:val="0"/>
                <w:sz w:val="16"/>
                <w:lang w:eastAsia="ar-SA"/>
              </w:rPr>
              <w:t>U</w:t>
            </w:r>
          </w:p>
        </w:tc>
        <w:tc>
          <w:tcPr>
            <w:tcW w:w="4658" w:type="dxa"/>
            <w:vAlign w:val="center"/>
          </w:tcPr>
          <w:p w14:paraId="50990812" w14:textId="2F53D922" w:rsidR="007A1F44" w:rsidRPr="00977EA3" w:rsidRDefault="00180B10" w:rsidP="00180B10">
            <w:pPr>
              <w:pStyle w:val="TableEntry"/>
              <w:rPr>
                <w:noProof w:val="0"/>
                <w:sz w:val="16"/>
                <w:lang w:eastAsia="ar-SA"/>
              </w:rPr>
            </w:pPr>
            <w:r w:rsidRPr="00977EA3">
              <w:rPr>
                <w:i/>
                <w:iCs/>
                <w:noProof w:val="0"/>
                <w:sz w:val="16"/>
                <w:lang w:eastAsia="ar-SA"/>
              </w:rPr>
              <w:t>not specialized</w:t>
            </w:r>
          </w:p>
        </w:tc>
      </w:tr>
      <w:tr w:rsidR="007A1F44" w:rsidRPr="00977EA3" w14:paraId="587FBBA2" w14:textId="77777777" w:rsidTr="005B36A6">
        <w:tc>
          <w:tcPr>
            <w:tcW w:w="1457" w:type="dxa"/>
            <w:vMerge/>
          </w:tcPr>
          <w:p w14:paraId="797BC033" w14:textId="77777777" w:rsidR="007A1F44" w:rsidRPr="00977EA3" w:rsidRDefault="007A1F44" w:rsidP="00D372D5">
            <w:pPr>
              <w:pStyle w:val="TableEntry"/>
              <w:rPr>
                <w:noProof w:val="0"/>
                <w:sz w:val="16"/>
                <w:lang w:eastAsia="ar-SA"/>
              </w:rPr>
            </w:pPr>
          </w:p>
        </w:tc>
        <w:tc>
          <w:tcPr>
            <w:tcW w:w="2604" w:type="dxa"/>
            <w:vAlign w:val="center"/>
          </w:tcPr>
          <w:p w14:paraId="1B896721" w14:textId="77777777" w:rsidR="007A1F44" w:rsidRPr="00977EA3" w:rsidRDefault="007A1F44" w:rsidP="00D372D5">
            <w:pPr>
              <w:pStyle w:val="TableEntry"/>
              <w:rPr>
                <w:noProof w:val="0"/>
                <w:sz w:val="16"/>
                <w:lang w:eastAsia="ar-SA"/>
              </w:rPr>
            </w:pPr>
            <w:proofErr w:type="spellStart"/>
            <w:r w:rsidRPr="00977EA3">
              <w:rPr>
                <w:noProof w:val="0"/>
                <w:sz w:val="16"/>
                <w:lang w:eastAsia="ar-SA"/>
              </w:rPr>
              <w:t>RoleIDCode</w:t>
            </w:r>
            <w:proofErr w:type="spellEnd"/>
          </w:p>
        </w:tc>
        <w:tc>
          <w:tcPr>
            <w:tcW w:w="712" w:type="dxa"/>
            <w:vAlign w:val="center"/>
          </w:tcPr>
          <w:p w14:paraId="0146278C"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7B67CF11" w14:textId="77777777" w:rsidR="007A1F44" w:rsidRPr="00977EA3" w:rsidRDefault="007A1F44" w:rsidP="00D372D5">
            <w:pPr>
              <w:pStyle w:val="TableEntry"/>
              <w:rPr>
                <w:noProof w:val="0"/>
                <w:sz w:val="16"/>
                <w:lang w:eastAsia="ar-SA"/>
              </w:rPr>
            </w:pPr>
            <w:r w:rsidRPr="00977EA3">
              <w:rPr>
                <w:noProof w:val="0"/>
                <w:sz w:val="16"/>
                <w:lang w:eastAsia="ar-SA"/>
              </w:rPr>
              <w:t>EV(110153, DCM, “Source”)</w:t>
            </w:r>
          </w:p>
        </w:tc>
      </w:tr>
      <w:tr w:rsidR="007A1F44" w:rsidRPr="00977EA3" w14:paraId="3082B2AE" w14:textId="77777777" w:rsidTr="005B36A6">
        <w:tc>
          <w:tcPr>
            <w:tcW w:w="1457" w:type="dxa"/>
            <w:vMerge/>
          </w:tcPr>
          <w:p w14:paraId="374E0FFE" w14:textId="77777777" w:rsidR="007A1F44" w:rsidRPr="00977EA3" w:rsidRDefault="007A1F44" w:rsidP="00D372D5">
            <w:pPr>
              <w:pStyle w:val="TableEntry"/>
              <w:rPr>
                <w:noProof w:val="0"/>
                <w:sz w:val="16"/>
                <w:lang w:eastAsia="ar-SA"/>
              </w:rPr>
            </w:pPr>
          </w:p>
        </w:tc>
        <w:tc>
          <w:tcPr>
            <w:tcW w:w="2604" w:type="dxa"/>
            <w:vAlign w:val="center"/>
          </w:tcPr>
          <w:p w14:paraId="48C84A75" w14:textId="77777777" w:rsidR="007A1F44" w:rsidRPr="00977EA3" w:rsidRDefault="007A1F44" w:rsidP="00D372D5">
            <w:pPr>
              <w:pStyle w:val="TableEntry"/>
              <w:rPr>
                <w:noProof w:val="0"/>
                <w:sz w:val="16"/>
                <w:lang w:eastAsia="ar-SA"/>
              </w:rPr>
            </w:pPr>
            <w:proofErr w:type="spellStart"/>
            <w:r w:rsidRPr="00977EA3">
              <w:rPr>
                <w:noProof w:val="0"/>
                <w:sz w:val="16"/>
                <w:lang w:eastAsia="ar-SA"/>
              </w:rPr>
              <w:t>NetworkAccessPointTypeCode</w:t>
            </w:r>
            <w:proofErr w:type="spellEnd"/>
          </w:p>
        </w:tc>
        <w:tc>
          <w:tcPr>
            <w:tcW w:w="712" w:type="dxa"/>
            <w:vAlign w:val="center"/>
          </w:tcPr>
          <w:p w14:paraId="46DD3369"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2F0A12DF" w14:textId="77777777" w:rsidR="007A1F44" w:rsidRPr="00977EA3" w:rsidRDefault="007A1F44" w:rsidP="00D372D5">
            <w:pPr>
              <w:pStyle w:val="TableEntry"/>
              <w:rPr>
                <w:noProof w:val="0"/>
                <w:sz w:val="16"/>
                <w:lang w:eastAsia="ar-SA"/>
              </w:rPr>
            </w:pPr>
            <w:r w:rsidRPr="00977EA3">
              <w:rPr>
                <w:noProof w:val="0"/>
                <w:sz w:val="16"/>
                <w:lang w:eastAsia="ar-SA"/>
              </w:rPr>
              <w:t>“1” for machine (DNS) name, “2” for IP address</w:t>
            </w:r>
          </w:p>
        </w:tc>
      </w:tr>
      <w:tr w:rsidR="007A1F44" w:rsidRPr="00977EA3" w14:paraId="72574800" w14:textId="77777777" w:rsidTr="005B36A6">
        <w:tc>
          <w:tcPr>
            <w:tcW w:w="1457" w:type="dxa"/>
            <w:vMerge/>
          </w:tcPr>
          <w:p w14:paraId="210D837F" w14:textId="77777777" w:rsidR="007A1F44" w:rsidRPr="00977EA3" w:rsidRDefault="007A1F44" w:rsidP="00D372D5">
            <w:pPr>
              <w:pStyle w:val="TableEntry"/>
              <w:rPr>
                <w:noProof w:val="0"/>
                <w:sz w:val="16"/>
                <w:lang w:eastAsia="ar-SA"/>
              </w:rPr>
            </w:pPr>
          </w:p>
        </w:tc>
        <w:tc>
          <w:tcPr>
            <w:tcW w:w="2604" w:type="dxa"/>
            <w:vAlign w:val="center"/>
          </w:tcPr>
          <w:p w14:paraId="1E7A6127" w14:textId="77777777" w:rsidR="007A1F44" w:rsidRPr="00977EA3" w:rsidRDefault="007A1F44" w:rsidP="00D372D5">
            <w:pPr>
              <w:pStyle w:val="TableEntry"/>
              <w:rPr>
                <w:noProof w:val="0"/>
                <w:sz w:val="16"/>
                <w:lang w:eastAsia="ar-SA"/>
              </w:rPr>
            </w:pPr>
            <w:proofErr w:type="spellStart"/>
            <w:r w:rsidRPr="00977EA3">
              <w:rPr>
                <w:noProof w:val="0"/>
                <w:sz w:val="16"/>
                <w:lang w:eastAsia="ar-SA"/>
              </w:rPr>
              <w:t>NetworkAccessPointID</w:t>
            </w:r>
            <w:proofErr w:type="spellEnd"/>
          </w:p>
        </w:tc>
        <w:tc>
          <w:tcPr>
            <w:tcW w:w="712" w:type="dxa"/>
            <w:vAlign w:val="center"/>
          </w:tcPr>
          <w:p w14:paraId="57EDC99E"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585C91EE" w14:textId="77777777" w:rsidR="007A1F44" w:rsidRPr="00977EA3" w:rsidRDefault="007A1F44" w:rsidP="00D372D5">
            <w:pPr>
              <w:pStyle w:val="TableEntry"/>
              <w:rPr>
                <w:noProof w:val="0"/>
                <w:sz w:val="16"/>
                <w:lang w:eastAsia="ar-SA"/>
              </w:rPr>
            </w:pPr>
            <w:r w:rsidRPr="00977EA3">
              <w:rPr>
                <w:noProof w:val="0"/>
                <w:sz w:val="16"/>
                <w:lang w:eastAsia="ar-SA"/>
              </w:rPr>
              <w:t>The machine name or IP address.</w:t>
            </w:r>
          </w:p>
        </w:tc>
      </w:tr>
    </w:tbl>
    <w:p w14:paraId="791828B8" w14:textId="77777777" w:rsidR="001B7A7E" w:rsidRPr="00977EA3" w:rsidRDefault="001B7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6"/>
        <w:gridCol w:w="2506"/>
        <w:gridCol w:w="618"/>
        <w:gridCol w:w="4690"/>
      </w:tblGrid>
      <w:tr w:rsidR="00EC397E" w:rsidRPr="00977EA3" w14:paraId="5B96AEEF" w14:textId="77777777" w:rsidTr="005B36A6">
        <w:trPr>
          <w:trHeight w:hRule="exact" w:val="287"/>
        </w:trPr>
        <w:tc>
          <w:tcPr>
            <w:tcW w:w="1547" w:type="dxa"/>
            <w:vMerge w:val="restart"/>
          </w:tcPr>
          <w:p w14:paraId="19722176" w14:textId="77777777" w:rsidR="00EC397E" w:rsidRPr="00977EA3" w:rsidRDefault="00EC397E" w:rsidP="00A063AC">
            <w:pPr>
              <w:pStyle w:val="TableEntryHeader"/>
              <w:rPr>
                <w:noProof w:val="0"/>
                <w:lang w:eastAsia="ar-SA"/>
              </w:rPr>
            </w:pPr>
            <w:r w:rsidRPr="00977EA3">
              <w:rPr>
                <w:noProof w:val="0"/>
                <w:lang w:eastAsia="ar-SA"/>
              </w:rPr>
              <w:t>Destination</w:t>
            </w:r>
          </w:p>
          <w:p w14:paraId="4A7A7047" w14:textId="77777777" w:rsidR="00EC397E" w:rsidRPr="00977EA3" w:rsidRDefault="00EC397E" w:rsidP="00D372D5">
            <w:pPr>
              <w:pStyle w:val="TableEntryHeader"/>
              <w:rPr>
                <w:bCs/>
                <w:noProof w:val="0"/>
                <w:sz w:val="12"/>
                <w:lang w:eastAsia="ar-SA"/>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ActiveParticipant</w:t>
            </w:r>
            <w:proofErr w:type="spellEnd"/>
          </w:p>
        </w:tc>
        <w:tc>
          <w:tcPr>
            <w:tcW w:w="2514" w:type="dxa"/>
          </w:tcPr>
          <w:p w14:paraId="56322769" w14:textId="77777777" w:rsidR="00EC397E" w:rsidRPr="00977EA3" w:rsidRDefault="00EC397E" w:rsidP="00D372D5">
            <w:pPr>
              <w:pStyle w:val="TableEntry"/>
              <w:rPr>
                <w:noProof w:val="0"/>
                <w:sz w:val="16"/>
                <w:lang w:eastAsia="ar-SA"/>
              </w:rPr>
            </w:pPr>
            <w:proofErr w:type="spellStart"/>
            <w:r w:rsidRPr="00977EA3">
              <w:rPr>
                <w:noProof w:val="0"/>
                <w:sz w:val="16"/>
                <w:lang w:eastAsia="ar-SA"/>
              </w:rPr>
              <w:t>UserID</w:t>
            </w:r>
            <w:proofErr w:type="spellEnd"/>
          </w:p>
        </w:tc>
        <w:tc>
          <w:tcPr>
            <w:tcW w:w="625" w:type="dxa"/>
          </w:tcPr>
          <w:p w14:paraId="5D1EDC42"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03F4A626" w14:textId="77777777" w:rsidR="00EC397E" w:rsidRPr="00977EA3" w:rsidRDefault="00EC397E" w:rsidP="00D372D5">
            <w:pPr>
              <w:pStyle w:val="TableEntry"/>
              <w:rPr>
                <w:noProof w:val="0"/>
                <w:sz w:val="16"/>
                <w:lang w:eastAsia="ar-SA"/>
              </w:rPr>
            </w:pPr>
            <w:r w:rsidRPr="00977EA3">
              <w:rPr>
                <w:noProof w:val="0"/>
                <w:sz w:val="16"/>
                <w:lang w:eastAsia="ar-SA"/>
              </w:rPr>
              <w:t>SOAP endpoint URI.</w:t>
            </w:r>
          </w:p>
        </w:tc>
      </w:tr>
      <w:tr w:rsidR="00EC397E" w:rsidRPr="00977EA3" w14:paraId="0F4DA617" w14:textId="77777777" w:rsidTr="005B36A6">
        <w:trPr>
          <w:trHeight w:hRule="exact" w:val="460"/>
        </w:trPr>
        <w:tc>
          <w:tcPr>
            <w:tcW w:w="1547" w:type="dxa"/>
            <w:vMerge/>
          </w:tcPr>
          <w:p w14:paraId="3EC1EA54" w14:textId="77777777" w:rsidR="00EC397E" w:rsidRPr="00977EA3" w:rsidRDefault="00EC397E" w:rsidP="00A90064"/>
        </w:tc>
        <w:tc>
          <w:tcPr>
            <w:tcW w:w="2514" w:type="dxa"/>
          </w:tcPr>
          <w:p w14:paraId="30477ABF" w14:textId="77777777" w:rsidR="00EC397E" w:rsidRPr="00977EA3" w:rsidRDefault="00EC397E" w:rsidP="00D372D5">
            <w:pPr>
              <w:pStyle w:val="TableEntry"/>
              <w:rPr>
                <w:noProof w:val="0"/>
                <w:sz w:val="16"/>
                <w:lang w:eastAsia="ar-SA"/>
              </w:rPr>
            </w:pPr>
            <w:proofErr w:type="spellStart"/>
            <w:r w:rsidRPr="00977EA3">
              <w:rPr>
                <w:noProof w:val="0"/>
                <w:sz w:val="16"/>
                <w:lang w:eastAsia="ar-SA"/>
              </w:rPr>
              <w:t>AlternativeUserID</w:t>
            </w:r>
            <w:proofErr w:type="spellEnd"/>
          </w:p>
        </w:tc>
        <w:tc>
          <w:tcPr>
            <w:tcW w:w="625" w:type="dxa"/>
          </w:tcPr>
          <w:p w14:paraId="413CD03F"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550DD914" w14:textId="3EBDC684" w:rsidR="00EC397E" w:rsidRPr="00977EA3" w:rsidRDefault="00EC397E" w:rsidP="00D372D5">
            <w:pPr>
              <w:pStyle w:val="TableEntry"/>
              <w:rPr>
                <w:noProof w:val="0"/>
                <w:sz w:val="16"/>
                <w:lang w:eastAsia="ar-SA"/>
              </w:rPr>
            </w:pPr>
            <w:r w:rsidRPr="00977EA3">
              <w:rPr>
                <w:noProof w:val="0"/>
                <w:sz w:val="16"/>
                <w:lang w:eastAsia="ar-SA"/>
              </w:rPr>
              <w:t>The process ID as used within the local operating system in the local system logs.</w:t>
            </w:r>
          </w:p>
        </w:tc>
      </w:tr>
      <w:tr w:rsidR="00EC397E" w:rsidRPr="00977EA3" w14:paraId="02BE0104" w14:textId="77777777" w:rsidTr="005B36A6">
        <w:trPr>
          <w:trHeight w:hRule="exact" w:val="275"/>
        </w:trPr>
        <w:tc>
          <w:tcPr>
            <w:tcW w:w="1547" w:type="dxa"/>
            <w:vMerge/>
          </w:tcPr>
          <w:p w14:paraId="30E98152" w14:textId="77777777" w:rsidR="00EC397E" w:rsidRPr="00977EA3" w:rsidRDefault="00EC397E" w:rsidP="00A90064"/>
        </w:tc>
        <w:tc>
          <w:tcPr>
            <w:tcW w:w="2514" w:type="dxa"/>
          </w:tcPr>
          <w:p w14:paraId="0912ECC7" w14:textId="77777777" w:rsidR="00EC397E" w:rsidRPr="00977EA3" w:rsidRDefault="00EC397E" w:rsidP="00D372D5">
            <w:pPr>
              <w:pStyle w:val="TableEntry"/>
              <w:rPr>
                <w:i/>
                <w:iCs/>
                <w:noProof w:val="0"/>
                <w:sz w:val="16"/>
                <w:lang w:eastAsia="ar-SA"/>
              </w:rPr>
            </w:pPr>
            <w:proofErr w:type="spellStart"/>
            <w:r w:rsidRPr="00977EA3">
              <w:rPr>
                <w:i/>
                <w:iCs/>
                <w:noProof w:val="0"/>
                <w:sz w:val="16"/>
                <w:lang w:eastAsia="ar-SA"/>
              </w:rPr>
              <w:t>UserName</w:t>
            </w:r>
            <w:proofErr w:type="spellEnd"/>
          </w:p>
        </w:tc>
        <w:tc>
          <w:tcPr>
            <w:tcW w:w="625" w:type="dxa"/>
          </w:tcPr>
          <w:p w14:paraId="3612346F" w14:textId="77777777" w:rsidR="00EC397E" w:rsidRPr="00977EA3" w:rsidRDefault="00EC397E" w:rsidP="00D372D5">
            <w:pPr>
              <w:pStyle w:val="TableEntry"/>
              <w:jc w:val="center"/>
              <w:rPr>
                <w:i/>
                <w:iCs/>
                <w:noProof w:val="0"/>
                <w:sz w:val="16"/>
                <w:lang w:eastAsia="ar-SA"/>
              </w:rPr>
            </w:pPr>
            <w:r w:rsidRPr="00977EA3">
              <w:rPr>
                <w:i/>
                <w:iCs/>
                <w:noProof w:val="0"/>
                <w:sz w:val="16"/>
                <w:lang w:eastAsia="ar-SA"/>
              </w:rPr>
              <w:t>U</w:t>
            </w:r>
          </w:p>
        </w:tc>
        <w:tc>
          <w:tcPr>
            <w:tcW w:w="4890" w:type="dxa"/>
          </w:tcPr>
          <w:p w14:paraId="73724B41" w14:textId="77777777" w:rsidR="00EC397E" w:rsidRPr="00977EA3" w:rsidRDefault="00EC397E" w:rsidP="00D372D5">
            <w:pPr>
              <w:pStyle w:val="TableEntry"/>
              <w:rPr>
                <w:i/>
                <w:iCs/>
                <w:noProof w:val="0"/>
                <w:sz w:val="16"/>
                <w:lang w:eastAsia="ar-SA"/>
              </w:rPr>
            </w:pPr>
            <w:r w:rsidRPr="00977EA3">
              <w:rPr>
                <w:i/>
                <w:iCs/>
                <w:noProof w:val="0"/>
                <w:sz w:val="16"/>
                <w:lang w:eastAsia="ar-SA"/>
              </w:rPr>
              <w:t>not specialized</w:t>
            </w:r>
          </w:p>
        </w:tc>
      </w:tr>
      <w:tr w:rsidR="00EC397E" w:rsidRPr="00977EA3" w14:paraId="6F66F50E" w14:textId="77777777" w:rsidTr="005B36A6">
        <w:trPr>
          <w:trHeight w:hRule="exact" w:val="275"/>
        </w:trPr>
        <w:tc>
          <w:tcPr>
            <w:tcW w:w="1547" w:type="dxa"/>
            <w:vMerge/>
          </w:tcPr>
          <w:p w14:paraId="4E39A86E" w14:textId="77777777" w:rsidR="00EC397E" w:rsidRPr="00977EA3" w:rsidRDefault="00EC397E" w:rsidP="00A90064"/>
        </w:tc>
        <w:tc>
          <w:tcPr>
            <w:tcW w:w="2514" w:type="dxa"/>
          </w:tcPr>
          <w:p w14:paraId="14FF63B9" w14:textId="77777777" w:rsidR="00EC397E" w:rsidRPr="00977EA3" w:rsidRDefault="00EC397E" w:rsidP="00D372D5">
            <w:pPr>
              <w:pStyle w:val="TableEntry"/>
              <w:rPr>
                <w:i/>
                <w:noProof w:val="0"/>
                <w:sz w:val="16"/>
                <w:lang w:eastAsia="ar-SA"/>
              </w:rPr>
            </w:pPr>
            <w:proofErr w:type="spellStart"/>
            <w:r w:rsidRPr="00977EA3">
              <w:rPr>
                <w:i/>
                <w:noProof w:val="0"/>
                <w:sz w:val="16"/>
                <w:lang w:eastAsia="ar-SA"/>
              </w:rPr>
              <w:t>UserIsRequestor</w:t>
            </w:r>
            <w:proofErr w:type="spellEnd"/>
          </w:p>
        </w:tc>
        <w:tc>
          <w:tcPr>
            <w:tcW w:w="625" w:type="dxa"/>
          </w:tcPr>
          <w:p w14:paraId="24A17FEF" w14:textId="117595A4" w:rsidR="00EC397E" w:rsidRPr="00977EA3" w:rsidRDefault="00EC397E" w:rsidP="00D372D5">
            <w:pPr>
              <w:pStyle w:val="TableEntry"/>
              <w:jc w:val="center"/>
              <w:rPr>
                <w:noProof w:val="0"/>
                <w:sz w:val="16"/>
                <w:lang w:eastAsia="ar-SA"/>
              </w:rPr>
            </w:pPr>
            <w:r w:rsidRPr="00977EA3">
              <w:rPr>
                <w:i/>
                <w:iCs/>
                <w:noProof w:val="0"/>
                <w:sz w:val="16"/>
                <w:lang w:eastAsia="ar-SA"/>
              </w:rPr>
              <w:t>U</w:t>
            </w:r>
          </w:p>
        </w:tc>
        <w:tc>
          <w:tcPr>
            <w:tcW w:w="4890" w:type="dxa"/>
          </w:tcPr>
          <w:p w14:paraId="62B5B17D" w14:textId="2F3495BC" w:rsidR="00EC397E" w:rsidRPr="00977EA3" w:rsidRDefault="00EC397E" w:rsidP="00D372D5">
            <w:pPr>
              <w:pStyle w:val="TableEntry"/>
              <w:rPr>
                <w:noProof w:val="0"/>
                <w:sz w:val="16"/>
                <w:lang w:eastAsia="ar-SA"/>
              </w:rPr>
            </w:pPr>
            <w:r w:rsidRPr="00977EA3">
              <w:rPr>
                <w:i/>
                <w:iCs/>
                <w:noProof w:val="0"/>
                <w:sz w:val="16"/>
                <w:lang w:eastAsia="ar-SA"/>
              </w:rPr>
              <w:t>not specialized</w:t>
            </w:r>
          </w:p>
        </w:tc>
      </w:tr>
      <w:tr w:rsidR="00EC397E" w:rsidRPr="00977EA3" w14:paraId="14D253FA" w14:textId="77777777" w:rsidTr="005B36A6">
        <w:trPr>
          <w:trHeight w:hRule="exact" w:val="275"/>
        </w:trPr>
        <w:tc>
          <w:tcPr>
            <w:tcW w:w="1547" w:type="dxa"/>
            <w:vMerge/>
          </w:tcPr>
          <w:p w14:paraId="5BD40276" w14:textId="77777777" w:rsidR="00EC397E" w:rsidRPr="00977EA3" w:rsidRDefault="00EC397E" w:rsidP="00A90064"/>
        </w:tc>
        <w:tc>
          <w:tcPr>
            <w:tcW w:w="2514" w:type="dxa"/>
          </w:tcPr>
          <w:p w14:paraId="6F6F43C1" w14:textId="77777777" w:rsidR="00EC397E" w:rsidRPr="00977EA3" w:rsidRDefault="00EC397E" w:rsidP="00D372D5">
            <w:pPr>
              <w:pStyle w:val="TableEntry"/>
              <w:rPr>
                <w:noProof w:val="0"/>
                <w:sz w:val="16"/>
                <w:lang w:eastAsia="ar-SA"/>
              </w:rPr>
            </w:pPr>
            <w:proofErr w:type="spellStart"/>
            <w:r w:rsidRPr="00977EA3">
              <w:rPr>
                <w:noProof w:val="0"/>
                <w:sz w:val="16"/>
                <w:lang w:eastAsia="ar-SA"/>
              </w:rPr>
              <w:t>RoleIDCode</w:t>
            </w:r>
            <w:proofErr w:type="spellEnd"/>
          </w:p>
        </w:tc>
        <w:tc>
          <w:tcPr>
            <w:tcW w:w="625" w:type="dxa"/>
          </w:tcPr>
          <w:p w14:paraId="1A87299E"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E545875" w14:textId="77777777" w:rsidR="00EC397E" w:rsidRPr="00977EA3" w:rsidRDefault="00EC397E" w:rsidP="00D372D5">
            <w:pPr>
              <w:pStyle w:val="TableEntry"/>
              <w:rPr>
                <w:noProof w:val="0"/>
                <w:sz w:val="16"/>
                <w:lang w:eastAsia="ar-SA"/>
              </w:rPr>
            </w:pPr>
            <w:r w:rsidRPr="00977EA3">
              <w:rPr>
                <w:noProof w:val="0"/>
                <w:sz w:val="16"/>
                <w:lang w:eastAsia="ar-SA"/>
              </w:rPr>
              <w:t>EV(110152, DCM, “Destination”)</w:t>
            </w:r>
          </w:p>
        </w:tc>
      </w:tr>
      <w:tr w:rsidR="00EC397E" w:rsidRPr="00977EA3" w14:paraId="5450E14C" w14:textId="77777777" w:rsidTr="005B36A6">
        <w:trPr>
          <w:trHeight w:hRule="exact" w:val="275"/>
        </w:trPr>
        <w:tc>
          <w:tcPr>
            <w:tcW w:w="1547" w:type="dxa"/>
            <w:vMerge/>
          </w:tcPr>
          <w:p w14:paraId="63EC5EA2" w14:textId="77777777" w:rsidR="00EC397E" w:rsidRPr="00977EA3" w:rsidRDefault="00EC397E" w:rsidP="00A90064"/>
        </w:tc>
        <w:tc>
          <w:tcPr>
            <w:tcW w:w="2514" w:type="dxa"/>
          </w:tcPr>
          <w:p w14:paraId="7DF74B42" w14:textId="77777777" w:rsidR="00EC397E" w:rsidRPr="00977EA3" w:rsidRDefault="00EC397E" w:rsidP="00D372D5">
            <w:pPr>
              <w:pStyle w:val="TableEntry"/>
              <w:rPr>
                <w:noProof w:val="0"/>
                <w:sz w:val="16"/>
                <w:lang w:eastAsia="ar-SA"/>
              </w:rPr>
            </w:pPr>
            <w:proofErr w:type="spellStart"/>
            <w:r w:rsidRPr="00977EA3">
              <w:rPr>
                <w:noProof w:val="0"/>
                <w:sz w:val="16"/>
                <w:lang w:eastAsia="ar-SA"/>
              </w:rPr>
              <w:t>NetworkAccessPointTypeCode</w:t>
            </w:r>
            <w:proofErr w:type="spellEnd"/>
          </w:p>
        </w:tc>
        <w:tc>
          <w:tcPr>
            <w:tcW w:w="625" w:type="dxa"/>
          </w:tcPr>
          <w:p w14:paraId="130F1E16"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601F640" w14:textId="77777777" w:rsidR="00EC397E" w:rsidRPr="00977EA3" w:rsidRDefault="00EC397E" w:rsidP="00D372D5">
            <w:pPr>
              <w:pStyle w:val="TableEntry"/>
              <w:rPr>
                <w:noProof w:val="0"/>
                <w:sz w:val="16"/>
                <w:lang w:eastAsia="ar-SA"/>
              </w:rPr>
            </w:pPr>
            <w:r w:rsidRPr="00977EA3">
              <w:rPr>
                <w:noProof w:val="0"/>
                <w:sz w:val="16"/>
                <w:lang w:eastAsia="ar-SA"/>
              </w:rPr>
              <w:t>“1” for machine (DNS) name, “2” for IP address</w:t>
            </w:r>
          </w:p>
        </w:tc>
      </w:tr>
      <w:tr w:rsidR="00EC397E" w:rsidRPr="00977EA3" w14:paraId="11F701DC" w14:textId="77777777" w:rsidTr="005B36A6">
        <w:trPr>
          <w:trHeight w:hRule="exact" w:val="275"/>
        </w:trPr>
        <w:tc>
          <w:tcPr>
            <w:tcW w:w="1547" w:type="dxa"/>
            <w:vMerge/>
          </w:tcPr>
          <w:p w14:paraId="421B9AAC" w14:textId="77777777" w:rsidR="00EC397E" w:rsidRPr="00977EA3" w:rsidRDefault="00EC397E" w:rsidP="00A90064"/>
        </w:tc>
        <w:tc>
          <w:tcPr>
            <w:tcW w:w="2514" w:type="dxa"/>
          </w:tcPr>
          <w:p w14:paraId="3809934C" w14:textId="67DB0BB5" w:rsidR="00EC397E" w:rsidRPr="00977EA3" w:rsidRDefault="00EC397E" w:rsidP="00D372D5">
            <w:pPr>
              <w:pStyle w:val="TableEntry"/>
              <w:rPr>
                <w:noProof w:val="0"/>
                <w:sz w:val="16"/>
                <w:lang w:eastAsia="ar-SA"/>
              </w:rPr>
            </w:pPr>
            <w:proofErr w:type="spellStart"/>
            <w:r w:rsidRPr="00977EA3">
              <w:rPr>
                <w:noProof w:val="0"/>
                <w:sz w:val="16"/>
                <w:lang w:eastAsia="ar-SA"/>
              </w:rPr>
              <w:t>NetworkAccessPointID</w:t>
            </w:r>
            <w:proofErr w:type="spellEnd"/>
          </w:p>
        </w:tc>
        <w:tc>
          <w:tcPr>
            <w:tcW w:w="625" w:type="dxa"/>
          </w:tcPr>
          <w:p w14:paraId="6264AA24" w14:textId="5C8D8C95"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AE0179F" w14:textId="631F8C3C" w:rsidR="00EC397E" w:rsidRPr="00977EA3" w:rsidRDefault="00EC397E" w:rsidP="00D372D5">
            <w:pPr>
              <w:pStyle w:val="TableEntry"/>
              <w:rPr>
                <w:noProof w:val="0"/>
                <w:sz w:val="16"/>
                <w:lang w:eastAsia="ar-SA"/>
              </w:rPr>
            </w:pPr>
            <w:r w:rsidRPr="00977EA3">
              <w:rPr>
                <w:noProof w:val="0"/>
                <w:sz w:val="16"/>
                <w:lang w:eastAsia="ar-SA"/>
              </w:rPr>
              <w:t>The machine name or IP address.</w:t>
            </w:r>
          </w:p>
        </w:tc>
      </w:tr>
    </w:tbl>
    <w:p w14:paraId="3DDFF79A" w14:textId="77777777" w:rsidR="007A1F44" w:rsidRPr="00977EA3" w:rsidRDefault="007A1F44" w:rsidP="00D372D5">
      <w:pPr>
        <w:pStyle w:val="Corpotesto"/>
      </w:pPr>
    </w:p>
    <w:tbl>
      <w:tblPr>
        <w:tblW w:w="95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23"/>
        <w:gridCol w:w="2340"/>
        <w:gridCol w:w="630"/>
        <w:gridCol w:w="4878"/>
      </w:tblGrid>
      <w:tr w:rsidR="007A1F44" w:rsidRPr="00977EA3" w14:paraId="324CDFE8" w14:textId="77777777" w:rsidTr="00D372D5">
        <w:tc>
          <w:tcPr>
            <w:tcW w:w="1723" w:type="dxa"/>
            <w:vMerge w:val="restart"/>
          </w:tcPr>
          <w:p w14:paraId="542AA45D" w14:textId="77777777" w:rsidR="007A1F44" w:rsidRPr="00977EA3" w:rsidRDefault="007A1F44" w:rsidP="00A063AC">
            <w:pPr>
              <w:pStyle w:val="TableEntryHeader"/>
              <w:rPr>
                <w:noProof w:val="0"/>
                <w:lang w:eastAsia="ar-SA"/>
              </w:rPr>
            </w:pPr>
            <w:r w:rsidRPr="00977EA3">
              <w:rPr>
                <w:noProof w:val="0"/>
                <w:lang w:eastAsia="ar-SA"/>
              </w:rPr>
              <w:t>Audit Source</w:t>
            </w:r>
          </w:p>
          <w:p w14:paraId="02F06053" w14:textId="77777777" w:rsidR="007A1F44" w:rsidRPr="00977EA3" w:rsidRDefault="007A1F44" w:rsidP="00D372D5">
            <w:pPr>
              <w:pStyle w:val="TableEntryHeader"/>
              <w:rPr>
                <w:bCs/>
                <w:noProof w:val="0"/>
                <w:sz w:val="12"/>
              </w:rPr>
            </w:pP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AuditSourceIdentification</w:t>
            </w:r>
            <w:proofErr w:type="spellEnd"/>
          </w:p>
        </w:tc>
        <w:tc>
          <w:tcPr>
            <w:tcW w:w="2340" w:type="dxa"/>
            <w:vAlign w:val="center"/>
          </w:tcPr>
          <w:p w14:paraId="5AAC1024" w14:textId="77777777" w:rsidR="007A1F44" w:rsidRPr="00977EA3" w:rsidRDefault="007A1F44" w:rsidP="00D372D5">
            <w:pPr>
              <w:pStyle w:val="TableEntry"/>
              <w:rPr>
                <w:i/>
                <w:iCs/>
                <w:noProof w:val="0"/>
                <w:sz w:val="16"/>
              </w:rPr>
            </w:pPr>
            <w:proofErr w:type="spellStart"/>
            <w:r w:rsidRPr="00977EA3">
              <w:rPr>
                <w:i/>
                <w:iCs/>
                <w:noProof w:val="0"/>
                <w:sz w:val="16"/>
                <w:lang w:eastAsia="ar-SA"/>
              </w:rPr>
              <w:t>AuditSourceID</w:t>
            </w:r>
            <w:proofErr w:type="spellEnd"/>
          </w:p>
        </w:tc>
        <w:tc>
          <w:tcPr>
            <w:tcW w:w="630" w:type="dxa"/>
            <w:vAlign w:val="center"/>
          </w:tcPr>
          <w:p w14:paraId="15F41391"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4F9F6E07" w14:textId="77777777" w:rsidR="007A1F44" w:rsidRPr="00977EA3" w:rsidRDefault="00383381">
            <w:pPr>
              <w:pStyle w:val="TableEntry"/>
              <w:rPr>
                <w:i/>
                <w:iCs/>
                <w:noProof w:val="0"/>
                <w:sz w:val="16"/>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57BE3C55" w14:textId="77777777" w:rsidTr="00D372D5">
        <w:tc>
          <w:tcPr>
            <w:tcW w:w="1723" w:type="dxa"/>
            <w:vMerge/>
          </w:tcPr>
          <w:p w14:paraId="4A368732" w14:textId="77777777" w:rsidR="007A1F44" w:rsidRPr="00977EA3" w:rsidRDefault="007A1F44" w:rsidP="00D372D5">
            <w:pPr>
              <w:pStyle w:val="TableEntry"/>
              <w:rPr>
                <w:noProof w:val="0"/>
                <w:sz w:val="16"/>
              </w:rPr>
            </w:pPr>
          </w:p>
        </w:tc>
        <w:tc>
          <w:tcPr>
            <w:tcW w:w="2340" w:type="dxa"/>
            <w:vAlign w:val="center"/>
          </w:tcPr>
          <w:p w14:paraId="28ED60AF" w14:textId="77777777" w:rsidR="007A1F44" w:rsidRPr="00977EA3" w:rsidRDefault="007A1F44" w:rsidP="00D372D5">
            <w:pPr>
              <w:pStyle w:val="TableEntry"/>
              <w:rPr>
                <w:i/>
                <w:iCs/>
                <w:noProof w:val="0"/>
                <w:sz w:val="16"/>
              </w:rPr>
            </w:pPr>
            <w:proofErr w:type="spellStart"/>
            <w:r w:rsidRPr="00977EA3">
              <w:rPr>
                <w:i/>
                <w:iCs/>
                <w:noProof w:val="0"/>
                <w:sz w:val="16"/>
                <w:lang w:eastAsia="ar-SA"/>
              </w:rPr>
              <w:t>AuditEnterpriseSiteID</w:t>
            </w:r>
            <w:proofErr w:type="spellEnd"/>
          </w:p>
        </w:tc>
        <w:tc>
          <w:tcPr>
            <w:tcW w:w="630" w:type="dxa"/>
            <w:vAlign w:val="center"/>
          </w:tcPr>
          <w:p w14:paraId="35A2D30C"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4287330C"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r w:rsidR="007A1F44" w:rsidRPr="00977EA3" w14:paraId="0DF80C53" w14:textId="77777777" w:rsidTr="00D372D5">
        <w:tc>
          <w:tcPr>
            <w:tcW w:w="1723" w:type="dxa"/>
            <w:vMerge/>
          </w:tcPr>
          <w:p w14:paraId="381D7513" w14:textId="77777777" w:rsidR="007A1F44" w:rsidRPr="00977EA3" w:rsidRDefault="007A1F44" w:rsidP="00D372D5">
            <w:pPr>
              <w:pStyle w:val="TableEntry"/>
              <w:rPr>
                <w:noProof w:val="0"/>
                <w:sz w:val="16"/>
              </w:rPr>
            </w:pPr>
          </w:p>
        </w:tc>
        <w:tc>
          <w:tcPr>
            <w:tcW w:w="2340" w:type="dxa"/>
            <w:vAlign w:val="center"/>
          </w:tcPr>
          <w:p w14:paraId="5D213ED4" w14:textId="77777777" w:rsidR="007A1F44" w:rsidRPr="00977EA3" w:rsidRDefault="007A1F44" w:rsidP="00D372D5">
            <w:pPr>
              <w:pStyle w:val="TableEntry"/>
              <w:rPr>
                <w:i/>
                <w:iCs/>
                <w:noProof w:val="0"/>
                <w:sz w:val="16"/>
              </w:rPr>
            </w:pPr>
            <w:proofErr w:type="spellStart"/>
            <w:r w:rsidRPr="00977EA3">
              <w:rPr>
                <w:i/>
                <w:iCs/>
                <w:noProof w:val="0"/>
                <w:sz w:val="16"/>
                <w:lang w:eastAsia="ar-SA"/>
              </w:rPr>
              <w:t>AuditSourceTypeCode</w:t>
            </w:r>
            <w:proofErr w:type="spellEnd"/>
          </w:p>
        </w:tc>
        <w:tc>
          <w:tcPr>
            <w:tcW w:w="630" w:type="dxa"/>
            <w:vAlign w:val="center"/>
          </w:tcPr>
          <w:p w14:paraId="5F743E8E"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0990AAE0"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bl>
    <w:p w14:paraId="7FFD816C" w14:textId="77777777" w:rsidR="007A1F44" w:rsidRPr="00977EA3" w:rsidRDefault="007A1F44" w:rsidP="00D372D5">
      <w:pPr>
        <w:pStyle w:val="Corpotesto"/>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5522E15C" w14:textId="77777777" w:rsidTr="00D372D5">
        <w:trPr>
          <w:cantSplit/>
          <w:trHeight w:hRule="exact" w:val="287"/>
        </w:trPr>
        <w:tc>
          <w:tcPr>
            <w:tcW w:w="1548" w:type="dxa"/>
            <w:vMerge w:val="restart"/>
          </w:tcPr>
          <w:p w14:paraId="3B5B120F" w14:textId="1A0AFF36" w:rsidR="007A1F44" w:rsidRPr="00977EA3" w:rsidRDefault="007A1F44" w:rsidP="003462A5">
            <w:pPr>
              <w:pStyle w:val="TableEntryHeader"/>
              <w:rPr>
                <w:noProof w:val="0"/>
              </w:rPr>
            </w:pPr>
            <w:r w:rsidRPr="00977EA3">
              <w:rPr>
                <w:noProof w:val="0"/>
              </w:rPr>
              <w:t>Patient</w:t>
            </w:r>
          </w:p>
          <w:p w14:paraId="2FD08CD0" w14:textId="77777777" w:rsidR="007A1F44" w:rsidRPr="00977EA3" w:rsidRDefault="007A1F44" w:rsidP="003462A5">
            <w:pPr>
              <w:pStyle w:val="TableEntryHeader"/>
              <w:rPr>
                <w:b w:val="0"/>
                <w:bCs/>
                <w:noProof w:val="0"/>
                <w:sz w:val="12"/>
                <w:lang w:eastAsia="ar-SA"/>
              </w:rPr>
            </w:pPr>
            <w:r w:rsidRPr="00977EA3">
              <w:rPr>
                <w:bCs/>
                <w:noProof w:val="0"/>
                <w:sz w:val="12"/>
                <w:lang w:eastAsia="ar-SA"/>
              </w:rPr>
              <w:t>(</w:t>
            </w: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ParticipantObjectIdentification</w:t>
            </w:r>
            <w:proofErr w:type="spellEnd"/>
            <w:r w:rsidRPr="00977EA3">
              <w:rPr>
                <w:bCs/>
                <w:noProof w:val="0"/>
                <w:sz w:val="12"/>
                <w:lang w:eastAsia="ar-SA"/>
              </w:rPr>
              <w:t>)</w:t>
            </w:r>
          </w:p>
        </w:tc>
        <w:tc>
          <w:tcPr>
            <w:tcW w:w="2520" w:type="dxa"/>
            <w:vAlign w:val="center"/>
          </w:tcPr>
          <w:p w14:paraId="6EB6C65A" w14:textId="77777777" w:rsidR="007A1F44" w:rsidRPr="00977EA3" w:rsidRDefault="007A1F44" w:rsidP="00D372D5">
            <w:pPr>
              <w:pStyle w:val="TableEntry"/>
              <w:rPr>
                <w:noProof w:val="0"/>
                <w:sz w:val="16"/>
                <w:lang w:eastAsia="ar-SA"/>
              </w:rPr>
            </w:pPr>
            <w:proofErr w:type="spellStart"/>
            <w:r w:rsidRPr="00977EA3">
              <w:rPr>
                <w:noProof w:val="0"/>
                <w:sz w:val="16"/>
                <w:lang w:eastAsia="ar-SA"/>
              </w:rPr>
              <w:t>ParticipantObjectTypeCode</w:t>
            </w:r>
            <w:proofErr w:type="spellEnd"/>
          </w:p>
        </w:tc>
        <w:tc>
          <w:tcPr>
            <w:tcW w:w="630" w:type="dxa"/>
            <w:vAlign w:val="center"/>
          </w:tcPr>
          <w:p w14:paraId="74E44CC6"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vAlign w:val="center"/>
          </w:tcPr>
          <w:p w14:paraId="75623F4A" w14:textId="77777777" w:rsidR="007A1F44" w:rsidRPr="00977EA3" w:rsidRDefault="007A1F44" w:rsidP="00D372D5">
            <w:pPr>
              <w:pStyle w:val="TableEntry"/>
              <w:rPr>
                <w:noProof w:val="0"/>
                <w:sz w:val="16"/>
                <w:lang w:eastAsia="ar-SA"/>
              </w:rPr>
            </w:pPr>
            <w:r w:rsidRPr="00977EA3">
              <w:rPr>
                <w:noProof w:val="0"/>
                <w:sz w:val="16"/>
                <w:lang w:eastAsia="ar-SA"/>
              </w:rPr>
              <w:t>“1” (Person)</w:t>
            </w:r>
          </w:p>
        </w:tc>
      </w:tr>
      <w:tr w:rsidR="007A1F44" w:rsidRPr="00977EA3" w14:paraId="22283B9E" w14:textId="77777777" w:rsidTr="00D372D5">
        <w:trPr>
          <w:cantSplit/>
          <w:trHeight w:hRule="exact" w:val="275"/>
        </w:trPr>
        <w:tc>
          <w:tcPr>
            <w:tcW w:w="1548" w:type="dxa"/>
            <w:vMerge/>
          </w:tcPr>
          <w:p w14:paraId="362C5A6B" w14:textId="77777777" w:rsidR="007A1F44" w:rsidRPr="00977EA3" w:rsidRDefault="007A1F44" w:rsidP="00A90064"/>
        </w:tc>
        <w:tc>
          <w:tcPr>
            <w:tcW w:w="2520" w:type="dxa"/>
            <w:vAlign w:val="center"/>
          </w:tcPr>
          <w:p w14:paraId="5E958619" w14:textId="77777777" w:rsidR="007A1F44" w:rsidRPr="00977EA3" w:rsidRDefault="007A1F44" w:rsidP="00D372D5">
            <w:pPr>
              <w:pStyle w:val="TableEntry"/>
              <w:rPr>
                <w:noProof w:val="0"/>
                <w:sz w:val="16"/>
                <w:lang w:eastAsia="ar-SA"/>
              </w:rPr>
            </w:pPr>
            <w:proofErr w:type="spellStart"/>
            <w:r w:rsidRPr="00977EA3">
              <w:rPr>
                <w:noProof w:val="0"/>
                <w:sz w:val="16"/>
                <w:lang w:eastAsia="ar-SA"/>
              </w:rPr>
              <w:t>ParticipantObjectTypeCodeRole</w:t>
            </w:r>
            <w:proofErr w:type="spellEnd"/>
          </w:p>
        </w:tc>
        <w:tc>
          <w:tcPr>
            <w:tcW w:w="630" w:type="dxa"/>
            <w:vAlign w:val="center"/>
          </w:tcPr>
          <w:p w14:paraId="29465502"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vAlign w:val="center"/>
          </w:tcPr>
          <w:p w14:paraId="0A380519" w14:textId="77777777" w:rsidR="007A1F44" w:rsidRPr="00977EA3" w:rsidRDefault="007A1F44" w:rsidP="00D372D5">
            <w:pPr>
              <w:pStyle w:val="TableEntry"/>
              <w:rPr>
                <w:noProof w:val="0"/>
                <w:sz w:val="16"/>
                <w:lang w:eastAsia="ar-SA"/>
              </w:rPr>
            </w:pPr>
            <w:r w:rsidRPr="00977EA3">
              <w:rPr>
                <w:noProof w:val="0"/>
                <w:sz w:val="16"/>
                <w:lang w:eastAsia="ar-SA"/>
              </w:rPr>
              <w:t>“1” (Patient)</w:t>
            </w:r>
          </w:p>
        </w:tc>
      </w:tr>
      <w:tr w:rsidR="007A1F44" w:rsidRPr="00977EA3" w14:paraId="3C631A25" w14:textId="77777777" w:rsidTr="00D372D5">
        <w:trPr>
          <w:cantSplit/>
          <w:trHeight w:hRule="exact" w:val="275"/>
        </w:trPr>
        <w:tc>
          <w:tcPr>
            <w:tcW w:w="1548" w:type="dxa"/>
            <w:vMerge/>
          </w:tcPr>
          <w:p w14:paraId="7C83E454" w14:textId="77777777" w:rsidR="007A1F44" w:rsidRPr="00977EA3" w:rsidRDefault="007A1F44" w:rsidP="00A90064"/>
        </w:tc>
        <w:tc>
          <w:tcPr>
            <w:tcW w:w="2520" w:type="dxa"/>
            <w:vAlign w:val="center"/>
          </w:tcPr>
          <w:p w14:paraId="6ADB52BD" w14:textId="77777777" w:rsidR="007A1F44" w:rsidRPr="00977EA3" w:rsidRDefault="007A1F44" w:rsidP="00D372D5">
            <w:pPr>
              <w:pStyle w:val="TableEntry"/>
              <w:rPr>
                <w:noProof w:val="0"/>
                <w:sz w:val="16"/>
                <w:lang w:eastAsia="ar-SA"/>
              </w:rPr>
            </w:pPr>
            <w:proofErr w:type="spellStart"/>
            <w:r w:rsidRPr="00977EA3">
              <w:rPr>
                <w:noProof w:val="0"/>
                <w:sz w:val="16"/>
                <w:lang w:eastAsia="ar-SA"/>
              </w:rPr>
              <w:t>P</w:t>
            </w:r>
            <w:r w:rsidRPr="00977EA3">
              <w:rPr>
                <w:i/>
                <w:iCs/>
                <w:noProof w:val="0"/>
                <w:sz w:val="16"/>
              </w:rPr>
              <w:t>articipantObjectDataLifeCycle</w:t>
            </w:r>
            <w:proofErr w:type="spellEnd"/>
          </w:p>
        </w:tc>
        <w:tc>
          <w:tcPr>
            <w:tcW w:w="630" w:type="dxa"/>
            <w:vAlign w:val="center"/>
          </w:tcPr>
          <w:p w14:paraId="7B020FF9"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92BB247"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07792E6" w14:textId="77777777" w:rsidTr="00D372D5">
        <w:trPr>
          <w:cantSplit/>
          <w:trHeight w:hRule="exact" w:val="275"/>
        </w:trPr>
        <w:tc>
          <w:tcPr>
            <w:tcW w:w="1548" w:type="dxa"/>
            <w:vMerge/>
          </w:tcPr>
          <w:p w14:paraId="40EEDACD" w14:textId="77777777" w:rsidR="007A1F44" w:rsidRPr="00977EA3" w:rsidRDefault="007A1F44" w:rsidP="00A90064"/>
        </w:tc>
        <w:tc>
          <w:tcPr>
            <w:tcW w:w="2520" w:type="dxa"/>
            <w:vAlign w:val="center"/>
          </w:tcPr>
          <w:p w14:paraId="264CD0C0" w14:textId="77777777" w:rsidR="007A1F44" w:rsidRPr="00977EA3" w:rsidRDefault="007A1F44" w:rsidP="00D372D5">
            <w:pPr>
              <w:pStyle w:val="TableEntry"/>
              <w:rPr>
                <w:i/>
                <w:noProof w:val="0"/>
                <w:sz w:val="16"/>
                <w:lang w:eastAsia="ar-SA"/>
              </w:rPr>
            </w:pPr>
            <w:proofErr w:type="spellStart"/>
            <w:r w:rsidRPr="00977EA3">
              <w:rPr>
                <w:i/>
                <w:noProof w:val="0"/>
                <w:sz w:val="16"/>
                <w:lang w:eastAsia="ar-SA"/>
              </w:rPr>
              <w:t>ParticipantObjectIDTypeCode</w:t>
            </w:r>
            <w:proofErr w:type="spellEnd"/>
          </w:p>
        </w:tc>
        <w:tc>
          <w:tcPr>
            <w:tcW w:w="630" w:type="dxa"/>
            <w:vAlign w:val="center"/>
          </w:tcPr>
          <w:p w14:paraId="6BF12D44" w14:textId="5DEC8F1E" w:rsidR="007A1F44" w:rsidRPr="00977EA3" w:rsidRDefault="00EC397E" w:rsidP="003462A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E62698A" w14:textId="77777777" w:rsidR="007A1F44" w:rsidRPr="00977EA3" w:rsidRDefault="00383381">
            <w:pPr>
              <w:pStyle w:val="TableEntry"/>
              <w:rPr>
                <w:noProof w:val="0"/>
                <w:sz w:val="16"/>
                <w:lang w:eastAsia="ar-SA"/>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4E690015" w14:textId="77777777" w:rsidTr="00D372D5">
        <w:trPr>
          <w:cantSplit/>
          <w:trHeight w:hRule="exact" w:val="275"/>
        </w:trPr>
        <w:tc>
          <w:tcPr>
            <w:tcW w:w="1548" w:type="dxa"/>
            <w:vMerge/>
          </w:tcPr>
          <w:p w14:paraId="464B4B22" w14:textId="77777777" w:rsidR="007A1F44" w:rsidRPr="00977EA3" w:rsidRDefault="007A1F44" w:rsidP="00A90064"/>
        </w:tc>
        <w:tc>
          <w:tcPr>
            <w:tcW w:w="2520" w:type="dxa"/>
            <w:vAlign w:val="center"/>
          </w:tcPr>
          <w:p w14:paraId="518E3F6D" w14:textId="77777777" w:rsidR="007A1F44" w:rsidRPr="00977EA3" w:rsidRDefault="007A1F44" w:rsidP="00D372D5">
            <w:pPr>
              <w:pStyle w:val="TableEntry"/>
              <w:rPr>
                <w:i/>
                <w:iCs/>
                <w:noProof w:val="0"/>
                <w:sz w:val="16"/>
                <w:lang w:eastAsia="ar-SA"/>
              </w:rPr>
            </w:pPr>
            <w:proofErr w:type="spellStart"/>
            <w:r w:rsidRPr="00977EA3">
              <w:rPr>
                <w:i/>
                <w:iCs/>
                <w:noProof w:val="0"/>
                <w:sz w:val="16"/>
                <w:lang w:eastAsia="ar-SA"/>
              </w:rPr>
              <w:t>ParticipantObjectSensitivity</w:t>
            </w:r>
            <w:proofErr w:type="spellEnd"/>
          </w:p>
        </w:tc>
        <w:tc>
          <w:tcPr>
            <w:tcW w:w="630" w:type="dxa"/>
            <w:vAlign w:val="center"/>
          </w:tcPr>
          <w:p w14:paraId="59241DE6" w14:textId="77777777" w:rsidR="007A1F44" w:rsidRPr="00977EA3" w:rsidRDefault="007A1F44" w:rsidP="00D372D5">
            <w:pPr>
              <w:pStyle w:val="TableEntry"/>
              <w:jc w:val="center"/>
              <w:rPr>
                <w:noProof w:val="0"/>
                <w:sz w:val="16"/>
                <w:lang w:eastAsia="ar-SA"/>
              </w:rPr>
            </w:pPr>
            <w:r w:rsidRPr="00977EA3">
              <w:rPr>
                <w:noProof w:val="0"/>
                <w:sz w:val="16"/>
                <w:lang w:eastAsia="ar-SA"/>
              </w:rPr>
              <w:t>U</w:t>
            </w:r>
          </w:p>
        </w:tc>
        <w:tc>
          <w:tcPr>
            <w:tcW w:w="5028" w:type="dxa"/>
            <w:vAlign w:val="center"/>
          </w:tcPr>
          <w:p w14:paraId="599BF092"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FF499D4" w14:textId="77777777" w:rsidTr="00D372D5">
        <w:trPr>
          <w:cantSplit/>
          <w:trHeight w:hRule="exact" w:val="275"/>
        </w:trPr>
        <w:tc>
          <w:tcPr>
            <w:tcW w:w="1548" w:type="dxa"/>
            <w:vMerge/>
          </w:tcPr>
          <w:p w14:paraId="2D3506D0" w14:textId="77777777" w:rsidR="007A1F44" w:rsidRPr="00977EA3" w:rsidRDefault="007A1F44" w:rsidP="00A90064"/>
        </w:tc>
        <w:tc>
          <w:tcPr>
            <w:tcW w:w="2520" w:type="dxa"/>
            <w:vAlign w:val="center"/>
          </w:tcPr>
          <w:p w14:paraId="66532397" w14:textId="77777777" w:rsidR="007A1F44" w:rsidRPr="00977EA3" w:rsidRDefault="007A1F44" w:rsidP="007058FF">
            <w:pPr>
              <w:pStyle w:val="TableEntry"/>
              <w:rPr>
                <w:noProof w:val="0"/>
                <w:sz w:val="16"/>
                <w:lang w:eastAsia="ar-SA"/>
              </w:rPr>
            </w:pPr>
            <w:proofErr w:type="spellStart"/>
            <w:r w:rsidRPr="00977EA3">
              <w:rPr>
                <w:noProof w:val="0"/>
                <w:sz w:val="16"/>
                <w:lang w:eastAsia="ar-SA"/>
              </w:rPr>
              <w:t>ParticipantObjectID</w:t>
            </w:r>
            <w:proofErr w:type="spellEnd"/>
          </w:p>
        </w:tc>
        <w:tc>
          <w:tcPr>
            <w:tcW w:w="630" w:type="dxa"/>
            <w:vAlign w:val="center"/>
          </w:tcPr>
          <w:p w14:paraId="1E894361"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tcPr>
          <w:p w14:paraId="12EAACD1" w14:textId="77777777" w:rsidR="007A1F44" w:rsidRPr="00977EA3" w:rsidRDefault="007A1F44" w:rsidP="00D372D5">
            <w:pPr>
              <w:pStyle w:val="TableEntry"/>
              <w:rPr>
                <w:noProof w:val="0"/>
                <w:sz w:val="16"/>
                <w:lang w:eastAsia="ar-SA"/>
              </w:rPr>
            </w:pPr>
            <w:r w:rsidRPr="00977EA3">
              <w:rPr>
                <w:noProof w:val="0"/>
                <w:sz w:val="16"/>
                <w:lang w:eastAsia="ar-SA"/>
              </w:rPr>
              <w:t xml:space="preserve">The patient ID in HL7 CX format. </w:t>
            </w:r>
          </w:p>
        </w:tc>
      </w:tr>
      <w:tr w:rsidR="007A1F44" w:rsidRPr="00977EA3" w14:paraId="2D4102C0" w14:textId="77777777" w:rsidTr="00D372D5">
        <w:trPr>
          <w:cantSplit/>
          <w:trHeight w:hRule="exact" w:val="275"/>
        </w:trPr>
        <w:tc>
          <w:tcPr>
            <w:tcW w:w="1548" w:type="dxa"/>
            <w:vMerge/>
          </w:tcPr>
          <w:p w14:paraId="75BE33ED" w14:textId="77777777" w:rsidR="007A1F44" w:rsidRPr="00977EA3" w:rsidRDefault="007A1F44" w:rsidP="00A90064"/>
        </w:tc>
        <w:tc>
          <w:tcPr>
            <w:tcW w:w="2520" w:type="dxa"/>
            <w:vAlign w:val="center"/>
          </w:tcPr>
          <w:p w14:paraId="1CDB0A1B" w14:textId="77777777" w:rsidR="007A1F44" w:rsidRPr="00977EA3" w:rsidRDefault="007A1F44" w:rsidP="00D372D5">
            <w:pPr>
              <w:pStyle w:val="TableEntry"/>
              <w:rPr>
                <w:i/>
                <w:iCs/>
                <w:noProof w:val="0"/>
                <w:sz w:val="16"/>
                <w:lang w:eastAsia="ar-SA"/>
              </w:rPr>
            </w:pPr>
            <w:proofErr w:type="spellStart"/>
            <w:r w:rsidRPr="00977EA3">
              <w:rPr>
                <w:i/>
                <w:iCs/>
                <w:noProof w:val="0"/>
                <w:sz w:val="16"/>
                <w:lang w:eastAsia="ar-SA"/>
              </w:rPr>
              <w:t>ParticipantObjectName</w:t>
            </w:r>
            <w:proofErr w:type="spellEnd"/>
          </w:p>
        </w:tc>
        <w:tc>
          <w:tcPr>
            <w:tcW w:w="630" w:type="dxa"/>
            <w:vAlign w:val="center"/>
          </w:tcPr>
          <w:p w14:paraId="1A1F5CCB"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403786F4"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6B5C2801" w14:textId="77777777" w:rsidTr="00D372D5">
        <w:trPr>
          <w:cantSplit/>
          <w:trHeight w:hRule="exact" w:val="275"/>
        </w:trPr>
        <w:tc>
          <w:tcPr>
            <w:tcW w:w="1548" w:type="dxa"/>
            <w:vMerge/>
          </w:tcPr>
          <w:p w14:paraId="32135DDC" w14:textId="77777777" w:rsidR="007A1F44" w:rsidRPr="00977EA3" w:rsidRDefault="007A1F44" w:rsidP="00A90064"/>
        </w:tc>
        <w:tc>
          <w:tcPr>
            <w:tcW w:w="2520" w:type="dxa"/>
            <w:vAlign w:val="center"/>
          </w:tcPr>
          <w:p w14:paraId="2C04A028" w14:textId="77777777" w:rsidR="007A1F44" w:rsidRPr="00977EA3" w:rsidRDefault="007A1F44" w:rsidP="007058FF">
            <w:pPr>
              <w:pStyle w:val="TableEntry"/>
              <w:rPr>
                <w:i/>
                <w:iCs/>
                <w:noProof w:val="0"/>
                <w:sz w:val="16"/>
                <w:lang w:eastAsia="ar-SA"/>
              </w:rPr>
            </w:pPr>
            <w:proofErr w:type="spellStart"/>
            <w:r w:rsidRPr="00977EA3">
              <w:rPr>
                <w:i/>
                <w:iCs/>
                <w:noProof w:val="0"/>
                <w:sz w:val="16"/>
                <w:lang w:eastAsia="ar-SA"/>
              </w:rPr>
              <w:t>ParticipantObjectQuery</w:t>
            </w:r>
            <w:proofErr w:type="spellEnd"/>
          </w:p>
        </w:tc>
        <w:tc>
          <w:tcPr>
            <w:tcW w:w="630" w:type="dxa"/>
            <w:vAlign w:val="center"/>
          </w:tcPr>
          <w:p w14:paraId="4880F333"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5FECF1C"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7BC92B5" w14:textId="77777777" w:rsidTr="00D372D5">
        <w:trPr>
          <w:cantSplit/>
        </w:trPr>
        <w:tc>
          <w:tcPr>
            <w:tcW w:w="1548" w:type="dxa"/>
            <w:vMerge/>
          </w:tcPr>
          <w:p w14:paraId="4977AF77" w14:textId="77777777" w:rsidR="007A1F44" w:rsidRPr="00977EA3" w:rsidRDefault="007A1F44" w:rsidP="00A90064"/>
        </w:tc>
        <w:tc>
          <w:tcPr>
            <w:tcW w:w="2520" w:type="dxa"/>
            <w:vAlign w:val="center"/>
          </w:tcPr>
          <w:p w14:paraId="0F9340E0" w14:textId="77777777" w:rsidR="007A1F44" w:rsidRPr="00977EA3" w:rsidRDefault="007A1F44" w:rsidP="00D372D5">
            <w:pPr>
              <w:pStyle w:val="TableEntry"/>
              <w:rPr>
                <w:i/>
                <w:iCs/>
                <w:noProof w:val="0"/>
                <w:sz w:val="16"/>
                <w:lang w:eastAsia="ar-SA"/>
              </w:rPr>
            </w:pPr>
            <w:proofErr w:type="spellStart"/>
            <w:r w:rsidRPr="00977EA3">
              <w:rPr>
                <w:i/>
                <w:iCs/>
                <w:noProof w:val="0"/>
                <w:sz w:val="16"/>
                <w:lang w:eastAsia="ar-SA"/>
              </w:rPr>
              <w:t>ParticipantObjectDetail</w:t>
            </w:r>
            <w:proofErr w:type="spellEnd"/>
          </w:p>
        </w:tc>
        <w:tc>
          <w:tcPr>
            <w:tcW w:w="630" w:type="dxa"/>
            <w:vAlign w:val="center"/>
          </w:tcPr>
          <w:p w14:paraId="1F2C8048"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094218C2"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bl>
    <w:p w14:paraId="6885874F" w14:textId="77777777" w:rsidR="003570EE" w:rsidRPr="00977EA3" w:rsidRDefault="003570EE" w:rsidP="00D372D5">
      <w:pPr>
        <w:pStyle w:val="Corpotesto"/>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2D3AEA1F" w14:textId="77777777" w:rsidTr="00ED4370">
        <w:trPr>
          <w:cantSplit/>
          <w:trHeight w:hRule="exact" w:val="287"/>
        </w:trPr>
        <w:tc>
          <w:tcPr>
            <w:tcW w:w="1548" w:type="dxa"/>
            <w:vMerge w:val="restart"/>
          </w:tcPr>
          <w:p w14:paraId="610D292A" w14:textId="77777777" w:rsidR="007A1F44" w:rsidRPr="00977EA3" w:rsidRDefault="007A1F44" w:rsidP="003462A5">
            <w:pPr>
              <w:pStyle w:val="TableEntryHeader"/>
              <w:rPr>
                <w:noProof w:val="0"/>
              </w:rPr>
            </w:pPr>
            <w:r w:rsidRPr="00977EA3">
              <w:rPr>
                <w:noProof w:val="0"/>
              </w:rPr>
              <w:t>Query Parameters</w:t>
            </w:r>
          </w:p>
          <w:p w14:paraId="50F11988" w14:textId="77777777" w:rsidR="007A1F44" w:rsidRPr="00977EA3" w:rsidRDefault="007A1F44" w:rsidP="003462A5">
            <w:pPr>
              <w:pStyle w:val="TableEntryHeader"/>
              <w:rPr>
                <w:b w:val="0"/>
                <w:bCs/>
                <w:noProof w:val="0"/>
                <w:sz w:val="12"/>
                <w:lang w:eastAsia="ar-SA"/>
              </w:rPr>
            </w:pPr>
            <w:r w:rsidRPr="00977EA3">
              <w:rPr>
                <w:bCs/>
                <w:noProof w:val="0"/>
                <w:sz w:val="12"/>
                <w:lang w:eastAsia="ar-SA"/>
              </w:rPr>
              <w:t>(</w:t>
            </w:r>
            <w:proofErr w:type="spellStart"/>
            <w:r w:rsidRPr="00977EA3">
              <w:rPr>
                <w:bCs/>
                <w:noProof w:val="0"/>
                <w:sz w:val="12"/>
                <w:lang w:eastAsia="ar-SA"/>
              </w:rPr>
              <w:t>AuditMessage</w:t>
            </w:r>
            <w:proofErr w:type="spellEnd"/>
            <w:r w:rsidRPr="00977EA3">
              <w:rPr>
                <w:bCs/>
                <w:noProof w:val="0"/>
                <w:sz w:val="12"/>
                <w:lang w:eastAsia="ar-SA"/>
              </w:rPr>
              <w:t>/</w:t>
            </w:r>
            <w:r w:rsidRPr="00977EA3">
              <w:rPr>
                <w:bCs/>
                <w:noProof w:val="0"/>
                <w:sz w:val="12"/>
                <w:lang w:eastAsia="ar-SA"/>
              </w:rPr>
              <w:br/>
            </w:r>
            <w:proofErr w:type="spellStart"/>
            <w:r w:rsidRPr="00977EA3">
              <w:rPr>
                <w:bCs/>
                <w:noProof w:val="0"/>
                <w:sz w:val="12"/>
                <w:lang w:eastAsia="ar-SA"/>
              </w:rPr>
              <w:t>ParticipantObjectIdentification</w:t>
            </w:r>
            <w:proofErr w:type="spellEnd"/>
            <w:r w:rsidRPr="00977EA3">
              <w:rPr>
                <w:bCs/>
                <w:noProof w:val="0"/>
                <w:sz w:val="12"/>
                <w:lang w:eastAsia="ar-SA"/>
              </w:rPr>
              <w:t>)</w:t>
            </w:r>
          </w:p>
        </w:tc>
        <w:tc>
          <w:tcPr>
            <w:tcW w:w="2520" w:type="dxa"/>
            <w:vAlign w:val="center"/>
          </w:tcPr>
          <w:p w14:paraId="4C6D581D"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ParticipantObjectTypeCode</w:t>
            </w:r>
            <w:proofErr w:type="spellEnd"/>
          </w:p>
        </w:tc>
        <w:tc>
          <w:tcPr>
            <w:tcW w:w="630" w:type="dxa"/>
            <w:vAlign w:val="center"/>
          </w:tcPr>
          <w:p w14:paraId="19DA24FB"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0C97FDB" w14:textId="77777777" w:rsidR="007A1F44" w:rsidRPr="00977EA3" w:rsidRDefault="007A1F44" w:rsidP="00A90064">
            <w:pPr>
              <w:pStyle w:val="TableEntry"/>
              <w:snapToGrid w:val="0"/>
              <w:rPr>
                <w:noProof w:val="0"/>
                <w:sz w:val="16"/>
                <w:lang w:eastAsia="ar-SA"/>
              </w:rPr>
            </w:pPr>
            <w:r w:rsidRPr="00977EA3">
              <w:rPr>
                <w:noProof w:val="0"/>
                <w:sz w:val="16"/>
                <w:lang w:eastAsia="ar-SA"/>
              </w:rPr>
              <w:t>“2” (system object)</w:t>
            </w:r>
          </w:p>
        </w:tc>
      </w:tr>
      <w:tr w:rsidR="007A1F44" w:rsidRPr="00977EA3" w14:paraId="3F80A4D1" w14:textId="77777777" w:rsidTr="00ED4370">
        <w:trPr>
          <w:cantSplit/>
          <w:trHeight w:hRule="exact" w:val="275"/>
        </w:trPr>
        <w:tc>
          <w:tcPr>
            <w:tcW w:w="1548" w:type="dxa"/>
            <w:vMerge/>
          </w:tcPr>
          <w:p w14:paraId="483480E0" w14:textId="77777777" w:rsidR="007A1F44" w:rsidRPr="00977EA3" w:rsidRDefault="007A1F44" w:rsidP="00A90064"/>
        </w:tc>
        <w:tc>
          <w:tcPr>
            <w:tcW w:w="2520" w:type="dxa"/>
            <w:vAlign w:val="center"/>
          </w:tcPr>
          <w:p w14:paraId="2140F482"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ParticipantObjectTypeCodeRole</w:t>
            </w:r>
            <w:proofErr w:type="spellEnd"/>
          </w:p>
        </w:tc>
        <w:tc>
          <w:tcPr>
            <w:tcW w:w="630" w:type="dxa"/>
            <w:vAlign w:val="center"/>
          </w:tcPr>
          <w:p w14:paraId="53F0DE9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5A992080" w14:textId="77777777" w:rsidR="007A1F44" w:rsidRPr="00977EA3" w:rsidRDefault="007A1F44" w:rsidP="00A90064">
            <w:pPr>
              <w:pStyle w:val="TableEntry"/>
              <w:snapToGrid w:val="0"/>
              <w:rPr>
                <w:noProof w:val="0"/>
                <w:sz w:val="16"/>
                <w:lang w:eastAsia="ar-SA"/>
              </w:rPr>
            </w:pPr>
            <w:r w:rsidRPr="00977EA3">
              <w:rPr>
                <w:noProof w:val="0"/>
                <w:sz w:val="16"/>
                <w:lang w:eastAsia="ar-SA"/>
              </w:rPr>
              <w:t>“24” (query)</w:t>
            </w:r>
          </w:p>
        </w:tc>
      </w:tr>
      <w:tr w:rsidR="007A1F44" w:rsidRPr="00977EA3" w14:paraId="5A7368F2" w14:textId="77777777" w:rsidTr="00ED4370">
        <w:trPr>
          <w:cantSplit/>
          <w:trHeight w:hRule="exact" w:val="275"/>
        </w:trPr>
        <w:tc>
          <w:tcPr>
            <w:tcW w:w="1548" w:type="dxa"/>
            <w:vMerge/>
          </w:tcPr>
          <w:p w14:paraId="453FC95B" w14:textId="77777777" w:rsidR="007A1F44" w:rsidRPr="00977EA3" w:rsidRDefault="007A1F44" w:rsidP="00A90064"/>
        </w:tc>
        <w:tc>
          <w:tcPr>
            <w:tcW w:w="2520" w:type="dxa"/>
            <w:vAlign w:val="center"/>
          </w:tcPr>
          <w:p w14:paraId="3B1C8352"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ParticipantObjectDataLifeCycle</w:t>
            </w:r>
            <w:proofErr w:type="spellEnd"/>
          </w:p>
        </w:tc>
        <w:tc>
          <w:tcPr>
            <w:tcW w:w="630" w:type="dxa"/>
            <w:vAlign w:val="center"/>
          </w:tcPr>
          <w:p w14:paraId="4FE6C3C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2F13461"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7A6D943B" w14:textId="77777777" w:rsidTr="00ED4370">
        <w:trPr>
          <w:cantSplit/>
          <w:trHeight w:hRule="exact" w:val="275"/>
        </w:trPr>
        <w:tc>
          <w:tcPr>
            <w:tcW w:w="1548" w:type="dxa"/>
            <w:vMerge/>
          </w:tcPr>
          <w:p w14:paraId="188DE17C" w14:textId="77777777" w:rsidR="007A1F44" w:rsidRPr="00977EA3" w:rsidRDefault="007A1F44" w:rsidP="00A90064"/>
        </w:tc>
        <w:tc>
          <w:tcPr>
            <w:tcW w:w="2520" w:type="dxa"/>
            <w:vAlign w:val="center"/>
          </w:tcPr>
          <w:p w14:paraId="16101629" w14:textId="77777777" w:rsidR="007A1F44" w:rsidRPr="00977EA3" w:rsidRDefault="007A1F44" w:rsidP="00A90064">
            <w:pPr>
              <w:pStyle w:val="TableEntry"/>
              <w:snapToGrid w:val="0"/>
              <w:rPr>
                <w:noProof w:val="0"/>
                <w:sz w:val="16"/>
                <w:lang w:eastAsia="ar-SA"/>
              </w:rPr>
            </w:pPr>
            <w:proofErr w:type="spellStart"/>
            <w:r w:rsidRPr="00977EA3">
              <w:rPr>
                <w:noProof w:val="0"/>
                <w:sz w:val="16"/>
                <w:lang w:eastAsia="ar-SA"/>
              </w:rPr>
              <w:t>ParticipantObjectIDTypeCode</w:t>
            </w:r>
            <w:proofErr w:type="spellEnd"/>
          </w:p>
        </w:tc>
        <w:tc>
          <w:tcPr>
            <w:tcW w:w="630" w:type="dxa"/>
            <w:vAlign w:val="center"/>
          </w:tcPr>
          <w:p w14:paraId="022EDAA5" w14:textId="77777777" w:rsidR="007A1F44" w:rsidRPr="00977EA3" w:rsidRDefault="007A1F44" w:rsidP="00D372D5">
            <w:pPr>
              <w:pStyle w:val="TableEntry"/>
              <w:snapToGrid w:val="0"/>
              <w:jc w:val="center"/>
              <w:rPr>
                <w:noProof w:val="0"/>
                <w:sz w:val="16"/>
                <w:lang w:eastAsia="ar-SA"/>
              </w:rPr>
            </w:pPr>
            <w:r w:rsidRPr="00977EA3">
              <w:rPr>
                <w:noProof w:val="0"/>
                <w:sz w:val="16"/>
                <w:lang w:eastAsia="ar-SA"/>
              </w:rPr>
              <w:t>M</w:t>
            </w:r>
          </w:p>
        </w:tc>
        <w:tc>
          <w:tcPr>
            <w:tcW w:w="5028" w:type="dxa"/>
          </w:tcPr>
          <w:p w14:paraId="5A86A4D0" w14:textId="1899BF2E" w:rsidR="007A1F44" w:rsidRPr="00977EA3" w:rsidRDefault="007A1F44" w:rsidP="00A90064">
            <w:pPr>
              <w:pStyle w:val="TableEntry"/>
              <w:snapToGrid w:val="0"/>
              <w:rPr>
                <w:noProof w:val="0"/>
                <w:sz w:val="16"/>
                <w:lang w:eastAsia="ar-SA"/>
              </w:rPr>
            </w:pPr>
            <w:r w:rsidRPr="00977EA3">
              <w:rPr>
                <w:noProof w:val="0"/>
                <w:sz w:val="16"/>
                <w:lang w:eastAsia="ar-SA"/>
              </w:rPr>
              <w:t xml:space="preserve">EV(“ITI-51”, “IHE Transactions”, “Multi-Patient </w:t>
            </w:r>
            <w:r w:rsidR="00EC397E" w:rsidRPr="00977EA3">
              <w:rPr>
                <w:noProof w:val="0"/>
                <w:sz w:val="16"/>
                <w:lang w:eastAsia="ar-SA"/>
              </w:rPr>
              <w:t xml:space="preserve">Stored </w:t>
            </w:r>
            <w:r w:rsidRPr="00977EA3">
              <w:rPr>
                <w:noProof w:val="0"/>
                <w:sz w:val="16"/>
                <w:lang w:eastAsia="ar-SA"/>
              </w:rPr>
              <w:t>Query”)</w:t>
            </w:r>
          </w:p>
        </w:tc>
      </w:tr>
      <w:tr w:rsidR="007A1F44" w:rsidRPr="00977EA3" w14:paraId="0BCEDB2D" w14:textId="77777777" w:rsidTr="00ED4370">
        <w:trPr>
          <w:cantSplit/>
          <w:trHeight w:hRule="exact" w:val="275"/>
        </w:trPr>
        <w:tc>
          <w:tcPr>
            <w:tcW w:w="1548" w:type="dxa"/>
            <w:vMerge/>
          </w:tcPr>
          <w:p w14:paraId="58DC9604" w14:textId="77777777" w:rsidR="007A1F44" w:rsidRPr="00977EA3" w:rsidRDefault="007A1F44" w:rsidP="00A90064"/>
        </w:tc>
        <w:tc>
          <w:tcPr>
            <w:tcW w:w="2520" w:type="dxa"/>
            <w:vAlign w:val="center"/>
          </w:tcPr>
          <w:p w14:paraId="2173F797"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ParticipantObjectSensitivity</w:t>
            </w:r>
            <w:proofErr w:type="spellEnd"/>
          </w:p>
        </w:tc>
        <w:tc>
          <w:tcPr>
            <w:tcW w:w="630" w:type="dxa"/>
            <w:vAlign w:val="center"/>
          </w:tcPr>
          <w:p w14:paraId="78EE110D"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0111E93"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A817685" w14:textId="77777777" w:rsidTr="00ED4370">
        <w:trPr>
          <w:cantSplit/>
          <w:trHeight w:hRule="exact" w:val="275"/>
        </w:trPr>
        <w:tc>
          <w:tcPr>
            <w:tcW w:w="1548" w:type="dxa"/>
            <w:vMerge/>
          </w:tcPr>
          <w:p w14:paraId="19BB04CC" w14:textId="77777777" w:rsidR="007A1F44" w:rsidRPr="00977EA3" w:rsidRDefault="007A1F44" w:rsidP="00A90064"/>
        </w:tc>
        <w:tc>
          <w:tcPr>
            <w:tcW w:w="2520" w:type="dxa"/>
            <w:vAlign w:val="center"/>
          </w:tcPr>
          <w:p w14:paraId="36B3C979" w14:textId="77777777" w:rsidR="007A1F44" w:rsidRPr="00977EA3" w:rsidRDefault="007A1F44" w:rsidP="00601E92">
            <w:pPr>
              <w:pStyle w:val="TableEntry"/>
              <w:rPr>
                <w:noProof w:val="0"/>
                <w:sz w:val="16"/>
                <w:lang w:eastAsia="ar-SA"/>
              </w:rPr>
            </w:pPr>
            <w:proofErr w:type="spellStart"/>
            <w:r w:rsidRPr="00977EA3">
              <w:rPr>
                <w:noProof w:val="0"/>
                <w:sz w:val="16"/>
                <w:lang w:eastAsia="ar-SA"/>
              </w:rPr>
              <w:t>ParticipantObjectID</w:t>
            </w:r>
            <w:proofErr w:type="spellEnd"/>
          </w:p>
        </w:tc>
        <w:tc>
          <w:tcPr>
            <w:tcW w:w="630" w:type="dxa"/>
            <w:vAlign w:val="center"/>
          </w:tcPr>
          <w:p w14:paraId="2A44E5C0" w14:textId="77777777" w:rsidR="007A1F44" w:rsidRPr="00977EA3" w:rsidRDefault="007A1F44" w:rsidP="00A90064">
            <w:pPr>
              <w:pStyle w:val="TableEntry"/>
              <w:snapToGrid w:val="0"/>
              <w:jc w:val="center"/>
              <w:rPr>
                <w:iCs/>
                <w:noProof w:val="0"/>
                <w:sz w:val="16"/>
                <w:lang w:eastAsia="ar-SA"/>
              </w:rPr>
            </w:pPr>
            <w:r w:rsidRPr="00977EA3">
              <w:rPr>
                <w:noProof w:val="0"/>
                <w:sz w:val="16"/>
                <w:lang w:eastAsia="ar-SA"/>
              </w:rPr>
              <w:t>M</w:t>
            </w:r>
          </w:p>
        </w:tc>
        <w:tc>
          <w:tcPr>
            <w:tcW w:w="5028" w:type="dxa"/>
          </w:tcPr>
          <w:p w14:paraId="302EB278"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Stored Query ID (UUID)</w:t>
            </w:r>
          </w:p>
        </w:tc>
      </w:tr>
      <w:tr w:rsidR="007A1F44" w:rsidRPr="00977EA3" w14:paraId="55BD58E6" w14:textId="77777777" w:rsidTr="00ED4370">
        <w:trPr>
          <w:cantSplit/>
          <w:trHeight w:hRule="exact" w:val="275"/>
        </w:trPr>
        <w:tc>
          <w:tcPr>
            <w:tcW w:w="1548" w:type="dxa"/>
            <w:vMerge/>
          </w:tcPr>
          <w:p w14:paraId="23AC8663" w14:textId="77777777" w:rsidR="007A1F44" w:rsidRPr="00977EA3" w:rsidRDefault="007A1F44" w:rsidP="00A90064"/>
        </w:tc>
        <w:tc>
          <w:tcPr>
            <w:tcW w:w="2520" w:type="dxa"/>
            <w:vAlign w:val="center"/>
          </w:tcPr>
          <w:p w14:paraId="2CAC550A" w14:textId="77777777" w:rsidR="007A1F44" w:rsidRPr="00977EA3" w:rsidRDefault="007A1F44" w:rsidP="00A90064">
            <w:pPr>
              <w:pStyle w:val="TableEntry"/>
              <w:snapToGrid w:val="0"/>
              <w:rPr>
                <w:i/>
                <w:iCs/>
                <w:noProof w:val="0"/>
                <w:sz w:val="16"/>
                <w:lang w:eastAsia="ar-SA"/>
              </w:rPr>
            </w:pPr>
            <w:proofErr w:type="spellStart"/>
            <w:r w:rsidRPr="00977EA3">
              <w:rPr>
                <w:i/>
                <w:iCs/>
                <w:noProof w:val="0"/>
                <w:sz w:val="16"/>
                <w:lang w:eastAsia="ar-SA"/>
              </w:rPr>
              <w:t>ParticipantObjectName</w:t>
            </w:r>
            <w:proofErr w:type="spellEnd"/>
          </w:p>
        </w:tc>
        <w:tc>
          <w:tcPr>
            <w:tcW w:w="630" w:type="dxa"/>
            <w:vAlign w:val="center"/>
          </w:tcPr>
          <w:p w14:paraId="6A4728A3" w14:textId="77777777" w:rsidR="007A1F44" w:rsidRPr="00977EA3" w:rsidRDefault="007A1F44" w:rsidP="00A90064">
            <w:pPr>
              <w:pStyle w:val="TableEntry"/>
              <w:snapToGrid w:val="0"/>
              <w:jc w:val="center"/>
              <w:rPr>
                <w:noProof w:val="0"/>
                <w:sz w:val="16"/>
                <w:lang w:eastAsia="ar-SA"/>
              </w:rPr>
            </w:pPr>
            <w:r w:rsidRPr="00977EA3">
              <w:rPr>
                <w:i/>
                <w:iCs/>
                <w:noProof w:val="0"/>
                <w:sz w:val="16"/>
                <w:lang w:eastAsia="ar-SA"/>
              </w:rPr>
              <w:t>U</w:t>
            </w:r>
          </w:p>
        </w:tc>
        <w:tc>
          <w:tcPr>
            <w:tcW w:w="5028" w:type="dxa"/>
            <w:vAlign w:val="center"/>
          </w:tcPr>
          <w:p w14:paraId="46EEE469" w14:textId="77777777" w:rsidR="007A1F44" w:rsidRPr="00977EA3" w:rsidRDefault="007A1F44" w:rsidP="00A90064">
            <w:pPr>
              <w:pStyle w:val="TableEntry"/>
              <w:snapToGrid w:val="0"/>
              <w:rPr>
                <w:noProof w:val="0"/>
                <w:sz w:val="16"/>
                <w:lang w:eastAsia="ar-SA"/>
              </w:rPr>
            </w:pPr>
            <w:r w:rsidRPr="00977EA3">
              <w:rPr>
                <w:i/>
                <w:iCs/>
                <w:noProof w:val="0"/>
                <w:sz w:val="16"/>
                <w:lang w:eastAsia="ar-SA"/>
              </w:rPr>
              <w:t>not specialized</w:t>
            </w:r>
          </w:p>
        </w:tc>
      </w:tr>
      <w:tr w:rsidR="007A1F44" w:rsidRPr="00977EA3" w14:paraId="61C08CA2" w14:textId="77777777" w:rsidTr="00ED4370">
        <w:trPr>
          <w:cantSplit/>
          <w:trHeight w:hRule="exact" w:val="275"/>
        </w:trPr>
        <w:tc>
          <w:tcPr>
            <w:tcW w:w="1548" w:type="dxa"/>
            <w:vMerge/>
          </w:tcPr>
          <w:p w14:paraId="5C0857B4" w14:textId="77777777" w:rsidR="007A1F44" w:rsidRPr="00977EA3" w:rsidRDefault="007A1F44" w:rsidP="00A90064"/>
        </w:tc>
        <w:tc>
          <w:tcPr>
            <w:tcW w:w="2520" w:type="dxa"/>
            <w:vAlign w:val="center"/>
          </w:tcPr>
          <w:p w14:paraId="471980A9" w14:textId="77777777" w:rsidR="007A1F44" w:rsidRPr="00977EA3" w:rsidRDefault="007A1F44" w:rsidP="007058FF">
            <w:pPr>
              <w:pStyle w:val="TableEntry"/>
              <w:rPr>
                <w:noProof w:val="0"/>
                <w:sz w:val="16"/>
                <w:lang w:eastAsia="ar-SA"/>
              </w:rPr>
            </w:pPr>
            <w:proofErr w:type="spellStart"/>
            <w:r w:rsidRPr="00977EA3">
              <w:rPr>
                <w:noProof w:val="0"/>
                <w:sz w:val="16"/>
                <w:lang w:eastAsia="ar-SA"/>
              </w:rPr>
              <w:t>ParticipantObjectQuery</w:t>
            </w:r>
            <w:proofErr w:type="spellEnd"/>
          </w:p>
        </w:tc>
        <w:tc>
          <w:tcPr>
            <w:tcW w:w="630" w:type="dxa"/>
            <w:vAlign w:val="center"/>
          </w:tcPr>
          <w:p w14:paraId="3869BF4B"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4BDC694D" w14:textId="77777777" w:rsidR="007A1F44" w:rsidRPr="00977EA3" w:rsidRDefault="007A1F44" w:rsidP="00A90064">
            <w:pPr>
              <w:pStyle w:val="TableEntry"/>
              <w:snapToGrid w:val="0"/>
              <w:rPr>
                <w:noProof w:val="0"/>
                <w:sz w:val="16"/>
                <w:lang w:eastAsia="ar-SA"/>
              </w:rPr>
            </w:pPr>
            <w:r w:rsidRPr="00977EA3">
              <w:rPr>
                <w:noProof w:val="0"/>
                <w:sz w:val="16"/>
                <w:lang w:eastAsia="ar-SA"/>
              </w:rPr>
              <w:t xml:space="preserve">the </w:t>
            </w:r>
            <w:proofErr w:type="spellStart"/>
            <w:r w:rsidRPr="00977EA3">
              <w:rPr>
                <w:noProof w:val="0"/>
                <w:sz w:val="16"/>
                <w:lang w:eastAsia="ar-SA"/>
              </w:rPr>
              <w:t>AdhocQueryRequest</w:t>
            </w:r>
            <w:proofErr w:type="spellEnd"/>
            <w:r w:rsidRPr="00977EA3">
              <w:rPr>
                <w:noProof w:val="0"/>
                <w:sz w:val="16"/>
                <w:lang w:eastAsia="ar-SA"/>
              </w:rPr>
              <w:t>, base64 encoded.</w:t>
            </w:r>
          </w:p>
        </w:tc>
      </w:tr>
      <w:tr w:rsidR="007A1F44" w:rsidRPr="00977EA3" w14:paraId="7AD2B1CB" w14:textId="77777777" w:rsidTr="00ED4370">
        <w:trPr>
          <w:cantSplit/>
        </w:trPr>
        <w:tc>
          <w:tcPr>
            <w:tcW w:w="1548" w:type="dxa"/>
            <w:vMerge/>
          </w:tcPr>
          <w:p w14:paraId="32DFFEA4" w14:textId="77777777" w:rsidR="007A1F44" w:rsidRPr="00977EA3" w:rsidRDefault="007A1F44" w:rsidP="00A90064"/>
        </w:tc>
        <w:tc>
          <w:tcPr>
            <w:tcW w:w="2520" w:type="dxa"/>
            <w:vAlign w:val="center"/>
          </w:tcPr>
          <w:p w14:paraId="5638A09C" w14:textId="77777777" w:rsidR="007A1F44" w:rsidRPr="00977EA3" w:rsidRDefault="007A1F44" w:rsidP="00A90064">
            <w:pPr>
              <w:pStyle w:val="TableEntry"/>
              <w:snapToGrid w:val="0"/>
              <w:rPr>
                <w:iCs/>
                <w:noProof w:val="0"/>
                <w:sz w:val="16"/>
                <w:lang w:eastAsia="ar-SA"/>
              </w:rPr>
            </w:pPr>
            <w:proofErr w:type="spellStart"/>
            <w:r w:rsidRPr="00977EA3">
              <w:rPr>
                <w:iCs/>
                <w:noProof w:val="0"/>
                <w:sz w:val="16"/>
                <w:lang w:eastAsia="ar-SA"/>
              </w:rPr>
              <w:t>ParticipantObjectDetail</w:t>
            </w:r>
            <w:proofErr w:type="spellEnd"/>
          </w:p>
        </w:tc>
        <w:tc>
          <w:tcPr>
            <w:tcW w:w="630" w:type="dxa"/>
            <w:vAlign w:val="center"/>
          </w:tcPr>
          <w:p w14:paraId="55766201" w14:textId="573B4E0F" w:rsidR="007A1F44" w:rsidRPr="00977EA3" w:rsidRDefault="00EC397E" w:rsidP="003462A5">
            <w:pPr>
              <w:pStyle w:val="TableEntry"/>
              <w:jc w:val="center"/>
              <w:rPr>
                <w:i/>
                <w:iCs/>
                <w:noProof w:val="0"/>
                <w:sz w:val="16"/>
                <w:lang w:eastAsia="ar-SA"/>
              </w:rPr>
            </w:pPr>
            <w:r w:rsidRPr="00977EA3">
              <w:rPr>
                <w:i/>
                <w:iCs/>
                <w:noProof w:val="0"/>
                <w:sz w:val="16"/>
                <w:lang w:eastAsia="ar-SA"/>
              </w:rPr>
              <w:t>M</w:t>
            </w:r>
          </w:p>
        </w:tc>
        <w:tc>
          <w:tcPr>
            <w:tcW w:w="5028" w:type="dxa"/>
            <w:vAlign w:val="center"/>
          </w:tcPr>
          <w:p w14:paraId="4D7C9327" w14:textId="27D75FE1" w:rsidR="00EC397E" w:rsidRPr="00977EA3" w:rsidRDefault="00EC397E" w:rsidP="00EC397E">
            <w:pPr>
              <w:pStyle w:val="TableEntry"/>
              <w:snapToGrid w:val="0"/>
              <w:rPr>
                <w:iCs/>
                <w:noProof w:val="0"/>
                <w:sz w:val="16"/>
                <w:lang w:eastAsia="ar-SA"/>
              </w:rPr>
            </w:pPr>
            <w:r w:rsidRPr="00977EA3">
              <w:rPr>
                <w:iCs/>
                <w:noProof w:val="0"/>
                <w:sz w:val="16"/>
                <w:lang w:eastAsia="ar-SA"/>
              </w:rPr>
              <w:t xml:space="preserve">The </w:t>
            </w:r>
            <w:proofErr w:type="spellStart"/>
            <w:r w:rsidRPr="00977EA3">
              <w:rPr>
                <w:iCs/>
                <w:noProof w:val="0"/>
                <w:sz w:val="16"/>
                <w:lang w:eastAsia="ar-SA"/>
              </w:rPr>
              <w:t>ParticipantObjectDetail</w:t>
            </w:r>
            <w:proofErr w:type="spellEnd"/>
            <w:r w:rsidRPr="00977EA3">
              <w:rPr>
                <w:iCs/>
                <w:noProof w:val="0"/>
                <w:sz w:val="16"/>
                <w:lang w:eastAsia="ar-SA"/>
              </w:rPr>
              <w:t xml:space="preserve"> element shall occur at least once. </w:t>
            </w:r>
          </w:p>
          <w:p w14:paraId="3F2613EA" w14:textId="77777777" w:rsidR="00EC397E" w:rsidRPr="00977EA3" w:rsidRDefault="00EC397E" w:rsidP="00EC397E">
            <w:pPr>
              <w:pStyle w:val="TableEntry"/>
              <w:snapToGrid w:val="0"/>
              <w:rPr>
                <w:iCs/>
                <w:noProof w:val="0"/>
                <w:sz w:val="16"/>
                <w:lang w:eastAsia="ar-SA"/>
              </w:rPr>
            </w:pPr>
            <w:r w:rsidRPr="00977EA3">
              <w:rPr>
                <w:iCs/>
                <w:noProof w:val="0"/>
                <w:sz w:val="16"/>
                <w:lang w:eastAsia="ar-SA"/>
              </w:rPr>
              <w:t>The first element shall contain:</w:t>
            </w:r>
          </w:p>
          <w:p w14:paraId="32D6BC32"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Type: “</w:t>
            </w:r>
            <w:proofErr w:type="spellStart"/>
            <w:r w:rsidRPr="00977EA3">
              <w:rPr>
                <w:iCs/>
                <w:noProof w:val="0"/>
                <w:sz w:val="16"/>
                <w:lang w:eastAsia="ar-SA"/>
              </w:rPr>
              <w:t>QueryEncoding</w:t>
            </w:r>
            <w:proofErr w:type="spellEnd"/>
            <w:r w:rsidRPr="00977EA3">
              <w:rPr>
                <w:iCs/>
                <w:noProof w:val="0"/>
                <w:sz w:val="16"/>
                <w:lang w:eastAsia="ar-SA"/>
              </w:rPr>
              <w:t>” (literal string)</w:t>
            </w:r>
          </w:p>
          <w:p w14:paraId="72FE88E0"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 xml:space="preserve">Value: the character encoding, such as “UTF-8”, used to encode the </w:t>
            </w:r>
            <w:proofErr w:type="spellStart"/>
            <w:r w:rsidRPr="00977EA3">
              <w:rPr>
                <w:iCs/>
                <w:noProof w:val="0"/>
                <w:sz w:val="16"/>
                <w:lang w:eastAsia="ar-SA"/>
              </w:rPr>
              <w:t>ParticipantObjectQuery</w:t>
            </w:r>
            <w:proofErr w:type="spellEnd"/>
            <w:r w:rsidRPr="00977EA3">
              <w:rPr>
                <w:iCs/>
                <w:noProof w:val="0"/>
                <w:sz w:val="16"/>
                <w:lang w:eastAsia="ar-SA"/>
              </w:rPr>
              <w:t xml:space="preserve"> before base64 encoding </w:t>
            </w:r>
          </w:p>
          <w:p w14:paraId="29D5FADA" w14:textId="77777777" w:rsidR="00EC397E" w:rsidRPr="00977EA3" w:rsidRDefault="00EC397E" w:rsidP="00EC397E">
            <w:pPr>
              <w:pStyle w:val="TableEntry"/>
              <w:snapToGrid w:val="0"/>
              <w:rPr>
                <w:iCs/>
                <w:noProof w:val="0"/>
                <w:sz w:val="16"/>
                <w:lang w:eastAsia="ar-SA"/>
              </w:rPr>
            </w:pPr>
            <w:r w:rsidRPr="00977EA3">
              <w:rPr>
                <w:iCs/>
                <w:noProof w:val="0"/>
                <w:sz w:val="16"/>
                <w:lang w:eastAsia="ar-SA"/>
              </w:rPr>
              <w:t xml:space="preserve">If the </w:t>
            </w:r>
            <w:proofErr w:type="spellStart"/>
            <w:r w:rsidRPr="00977EA3">
              <w:rPr>
                <w:iCs/>
                <w:noProof w:val="0"/>
                <w:sz w:val="16"/>
                <w:lang w:eastAsia="ar-SA"/>
              </w:rPr>
              <w:t>homeCommunityId</w:t>
            </w:r>
            <w:proofErr w:type="spellEnd"/>
            <w:r w:rsidRPr="00977EA3">
              <w:rPr>
                <w:iCs/>
                <w:noProof w:val="0"/>
                <w:sz w:val="16"/>
                <w:lang w:eastAsia="ar-SA"/>
              </w:rPr>
              <w:t xml:space="preserve"> is known, the second element shall contain:</w:t>
            </w:r>
          </w:p>
          <w:p w14:paraId="1105523E"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Type: “urn:ihe:iti:xca:2010:homeCommunityId” (literal string)</w:t>
            </w:r>
          </w:p>
          <w:p w14:paraId="399A9854" w14:textId="1430CE39" w:rsidR="007A1F44" w:rsidRPr="00977EA3" w:rsidRDefault="00EC397E" w:rsidP="00BA4EF3">
            <w:pPr>
              <w:pStyle w:val="TableEntry"/>
              <w:snapToGrid w:val="0"/>
              <w:ind w:left="720"/>
              <w:rPr>
                <w:iCs/>
                <w:noProof w:val="0"/>
                <w:sz w:val="16"/>
                <w:lang w:eastAsia="ar-SA"/>
              </w:rPr>
            </w:pPr>
            <w:r w:rsidRPr="00977EA3">
              <w:rPr>
                <w:iCs/>
                <w:noProof w:val="0"/>
                <w:sz w:val="16"/>
                <w:lang w:eastAsia="ar-SA"/>
              </w:rPr>
              <w:t xml:space="preserve">Value: value of the </w:t>
            </w:r>
            <w:proofErr w:type="spellStart"/>
            <w:r w:rsidRPr="00977EA3">
              <w:rPr>
                <w:iCs/>
                <w:noProof w:val="0"/>
                <w:sz w:val="16"/>
                <w:lang w:eastAsia="ar-SA"/>
              </w:rPr>
              <w:t>homeCommunityId</w:t>
            </w:r>
            <w:proofErr w:type="spellEnd"/>
          </w:p>
        </w:tc>
      </w:tr>
    </w:tbl>
    <w:p w14:paraId="7FFBAC6F" w14:textId="77777777" w:rsidR="007A1F44" w:rsidRPr="00977EA3" w:rsidRDefault="007A1F44" w:rsidP="00151BBA"/>
    <w:p w14:paraId="7513098B" w14:textId="77777777" w:rsidR="006E7B7A" w:rsidRPr="00977EA3" w:rsidRDefault="006E7B7A" w:rsidP="006E7B7A">
      <w:pPr>
        <w:pStyle w:val="Titolo2"/>
        <w:numPr>
          <w:ilvl w:val="0"/>
          <w:numId w:val="0"/>
        </w:numPr>
        <w:rPr>
          <w:noProof w:val="0"/>
        </w:rPr>
      </w:pPr>
      <w:bookmarkStart w:id="3326" w:name="_Toc200785852"/>
      <w:bookmarkStart w:id="3327" w:name="_Toc200785899"/>
      <w:bookmarkStart w:id="3328" w:name="_Toc206763652"/>
      <w:bookmarkStart w:id="3329" w:name="_Toc206820770"/>
      <w:bookmarkStart w:id="3330" w:name="_Toc207203309"/>
      <w:bookmarkStart w:id="3331" w:name="_Toc207206362"/>
      <w:bookmarkStart w:id="3332" w:name="_Toc231117695"/>
      <w:bookmarkStart w:id="3333" w:name="_Toc237684756"/>
      <w:bookmarkStart w:id="3334" w:name="_Toc237767182"/>
      <w:bookmarkStart w:id="3335" w:name="_Toc363803010"/>
      <w:bookmarkStart w:id="3336" w:name="_Toc428454144"/>
      <w:bookmarkStart w:id="3337" w:name="_Toc331085219"/>
      <w:bookmarkStart w:id="3338" w:name="_Toc518634618"/>
      <w:r w:rsidRPr="00977EA3">
        <w:rPr>
          <w:noProof w:val="0"/>
        </w:rPr>
        <w:t>3.52 Document Metadata Subscribe</w:t>
      </w:r>
      <w:bookmarkEnd w:id="3326"/>
      <w:bookmarkEnd w:id="3327"/>
      <w:bookmarkEnd w:id="3328"/>
      <w:bookmarkEnd w:id="3329"/>
      <w:bookmarkEnd w:id="3330"/>
      <w:bookmarkEnd w:id="3331"/>
      <w:bookmarkEnd w:id="3332"/>
      <w:bookmarkEnd w:id="3333"/>
      <w:bookmarkEnd w:id="3334"/>
      <w:bookmarkEnd w:id="3335"/>
      <w:bookmarkEnd w:id="3336"/>
      <w:bookmarkEnd w:id="3337"/>
      <w:r w:rsidR="00903C21" w:rsidRPr="00977EA3">
        <w:rPr>
          <w:noProof w:val="0"/>
        </w:rPr>
        <w:t xml:space="preserve"> [ITI-52]</w:t>
      </w:r>
      <w:bookmarkEnd w:id="3338"/>
    </w:p>
    <w:p w14:paraId="766216FF" w14:textId="16EA7E42" w:rsidR="006E7B7A" w:rsidRPr="00977EA3" w:rsidRDefault="006E7B7A" w:rsidP="006E7B7A">
      <w:pPr>
        <w:pStyle w:val="Corpotesto"/>
      </w:pPr>
      <w:r w:rsidRPr="00977EA3">
        <w:t xml:space="preserve">This section corresponds to </w:t>
      </w:r>
      <w:r w:rsidR="00EC3194">
        <w:t>t</w:t>
      </w:r>
      <w:r w:rsidRPr="00977EA3">
        <w:t xml:space="preserve">ransaction </w:t>
      </w:r>
      <w:r w:rsidR="00383577">
        <w:t>[</w:t>
      </w:r>
      <w:r w:rsidRPr="00977EA3">
        <w:t>ITI-52</w:t>
      </w:r>
      <w:r w:rsidR="00383577">
        <w:t>]</w:t>
      </w:r>
      <w:r w:rsidRPr="00977EA3">
        <w:t xml:space="preserve"> of the IHE IT Infrastructure Technical Framework. Transaction </w:t>
      </w:r>
      <w:r w:rsidR="00383577">
        <w:t>[</w:t>
      </w:r>
      <w:r w:rsidRPr="00977EA3">
        <w:t>ITI-52</w:t>
      </w:r>
      <w:r w:rsidR="00383577">
        <w:t>]</w:t>
      </w:r>
      <w:r w:rsidRPr="00977EA3">
        <w:t xml:space="preserve"> is used by the Document Metadata Subscriber and the Document Metadata Notification Broker </w:t>
      </w:r>
      <w:r w:rsidR="00022B42" w:rsidRPr="00977EA3">
        <w:t>Actor</w:t>
      </w:r>
      <w:r w:rsidRPr="00977EA3">
        <w:t>s.</w:t>
      </w:r>
    </w:p>
    <w:p w14:paraId="2C193E6E" w14:textId="77777777" w:rsidR="006E7B7A" w:rsidRPr="00977EA3" w:rsidRDefault="006E7B7A" w:rsidP="006E7B7A">
      <w:pPr>
        <w:pStyle w:val="Titolo3"/>
        <w:numPr>
          <w:ilvl w:val="0"/>
          <w:numId w:val="0"/>
        </w:numPr>
        <w:rPr>
          <w:noProof w:val="0"/>
        </w:rPr>
      </w:pPr>
      <w:bookmarkStart w:id="3339" w:name="Scope"/>
      <w:bookmarkStart w:id="3340" w:name="_Toc200785853"/>
      <w:bookmarkStart w:id="3341" w:name="_Toc200785900"/>
      <w:bookmarkStart w:id="3342" w:name="_Toc206763653"/>
      <w:bookmarkStart w:id="3343" w:name="_Toc206820771"/>
      <w:bookmarkStart w:id="3344" w:name="_Toc207203310"/>
      <w:bookmarkStart w:id="3345" w:name="_Toc207206363"/>
      <w:bookmarkStart w:id="3346" w:name="_Toc231117696"/>
      <w:bookmarkStart w:id="3347" w:name="_Toc237684757"/>
      <w:bookmarkStart w:id="3348" w:name="_Toc237767183"/>
      <w:bookmarkStart w:id="3349" w:name="_Toc363803011"/>
      <w:bookmarkStart w:id="3350" w:name="_Toc428454145"/>
      <w:bookmarkStart w:id="3351" w:name="_Toc331085220"/>
      <w:bookmarkStart w:id="3352" w:name="_Toc518634619"/>
      <w:bookmarkEnd w:id="3339"/>
      <w:r w:rsidRPr="00977EA3">
        <w:rPr>
          <w:noProof w:val="0"/>
        </w:rPr>
        <w:t>3.52.1 Scope</w:t>
      </w:r>
      <w:bookmarkEnd w:id="3340"/>
      <w:bookmarkEnd w:id="3341"/>
      <w:bookmarkEnd w:id="3342"/>
      <w:bookmarkEnd w:id="3343"/>
      <w:bookmarkEnd w:id="3344"/>
      <w:bookmarkEnd w:id="3345"/>
      <w:bookmarkEnd w:id="3346"/>
      <w:bookmarkEnd w:id="3347"/>
      <w:bookmarkEnd w:id="3348"/>
      <w:bookmarkEnd w:id="3349"/>
      <w:bookmarkEnd w:id="3350"/>
      <w:bookmarkEnd w:id="3351"/>
      <w:bookmarkEnd w:id="3352"/>
    </w:p>
    <w:p w14:paraId="5F7CDD4C" w14:textId="77777777" w:rsidR="006E7B7A" w:rsidRPr="00977EA3" w:rsidRDefault="006E7B7A" w:rsidP="006E7B7A">
      <w:pPr>
        <w:pStyle w:val="Corpotesto"/>
      </w:pPr>
      <w:r w:rsidRPr="00977EA3">
        <w:t xml:space="preserve">This transaction involves a request by the Document Metadata Subscriber to the Document Metadata Notification Broker to start a subscription using a particular set of filters, or to cancel an existing subscription. </w:t>
      </w:r>
    </w:p>
    <w:p w14:paraId="5442968F" w14:textId="77777777" w:rsidR="006E7B7A" w:rsidRPr="00977EA3" w:rsidRDefault="006E7B7A" w:rsidP="006E7B7A">
      <w:pPr>
        <w:pStyle w:val="Titolo3"/>
        <w:numPr>
          <w:ilvl w:val="0"/>
          <w:numId w:val="0"/>
        </w:numPr>
        <w:rPr>
          <w:noProof w:val="0"/>
        </w:rPr>
      </w:pPr>
      <w:bookmarkStart w:id="3353" w:name="Use_Case_Roles"/>
      <w:bookmarkStart w:id="3354" w:name="_Toc200785854"/>
      <w:bookmarkStart w:id="3355" w:name="_Toc200785901"/>
      <w:bookmarkStart w:id="3356" w:name="_Toc206763654"/>
      <w:bookmarkStart w:id="3357" w:name="_Toc206820772"/>
      <w:bookmarkStart w:id="3358" w:name="_Toc207203311"/>
      <w:bookmarkStart w:id="3359" w:name="_Toc207206364"/>
      <w:bookmarkStart w:id="3360" w:name="_Toc231117697"/>
      <w:bookmarkStart w:id="3361" w:name="_Toc237684758"/>
      <w:bookmarkStart w:id="3362" w:name="_Toc237767184"/>
      <w:bookmarkStart w:id="3363" w:name="_Toc363803012"/>
      <w:bookmarkStart w:id="3364" w:name="_Toc428454146"/>
      <w:bookmarkStart w:id="3365" w:name="_Toc331085221"/>
      <w:bookmarkStart w:id="3366" w:name="_Toc518634620"/>
      <w:bookmarkEnd w:id="3353"/>
      <w:r w:rsidRPr="00977EA3">
        <w:rPr>
          <w:noProof w:val="0"/>
        </w:rPr>
        <w:lastRenderedPageBreak/>
        <w:t>3.52.2 Use Case Roles</w:t>
      </w:r>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14:paraId="1996BFA6" w14:textId="77777777" w:rsidR="006E7B7A" w:rsidRPr="00977EA3" w:rsidRDefault="008E3CF3" w:rsidP="006E7B7A">
      <w:pPr>
        <w:pStyle w:val="Corpotesto"/>
        <w:jc w:val="center"/>
      </w:pPr>
      <w:r w:rsidRPr="00977EA3">
        <w:rPr>
          <w:noProof/>
        </w:rPr>
        <w:drawing>
          <wp:inline distT="0" distB="0" distL="0" distR="0" wp14:anchorId="05C0AD63" wp14:editId="4BC86031">
            <wp:extent cx="4241165" cy="1913255"/>
            <wp:effectExtent l="0" t="0" r="635" b="0"/>
            <wp:docPr id="89" name="Immagine 89" descr="dsub_u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ub_ucr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241165" cy="1913255"/>
                    </a:xfrm>
                    <a:prstGeom prst="rect">
                      <a:avLst/>
                    </a:prstGeom>
                    <a:noFill/>
                    <a:ln>
                      <a:noFill/>
                    </a:ln>
                  </pic:spPr>
                </pic:pic>
              </a:graphicData>
            </a:graphic>
          </wp:inline>
        </w:drawing>
      </w:r>
    </w:p>
    <w:p w14:paraId="4742F2A9" w14:textId="77777777" w:rsidR="006E7B7A" w:rsidRPr="00977EA3" w:rsidRDefault="006E7B7A" w:rsidP="006E7B7A">
      <w:pPr>
        <w:pStyle w:val="Corpotesto"/>
      </w:pPr>
    </w:p>
    <w:p w14:paraId="6E640F70" w14:textId="021DAAA1" w:rsidR="006E7B7A" w:rsidRPr="00977EA3" w:rsidRDefault="006E7B7A" w:rsidP="00EC243F">
      <w:pPr>
        <w:rPr>
          <w:b/>
        </w:rPr>
      </w:pPr>
      <w:r w:rsidRPr="00977EA3">
        <w:rPr>
          <w:b/>
        </w:rPr>
        <w:t>Actor:</w:t>
      </w:r>
      <w:r w:rsidRPr="00977EA3">
        <w:t xml:space="preserve"> Document Metadata Subscriber</w:t>
      </w:r>
    </w:p>
    <w:p w14:paraId="0FB137EC" w14:textId="47279E5B" w:rsidR="006E7B7A" w:rsidRPr="00977EA3" w:rsidRDefault="006E7B7A" w:rsidP="006E7B7A">
      <w:pPr>
        <w:rPr>
          <w:b/>
        </w:rPr>
      </w:pPr>
      <w:r w:rsidRPr="00977EA3">
        <w:rPr>
          <w:b/>
        </w:rPr>
        <w:t xml:space="preserve">Role: </w:t>
      </w:r>
      <w:r w:rsidRPr="00977EA3">
        <w:t>Sends, on the behalf of Document Metadata Notification Recipients, subscription requests, or subscription cancellation messages to the Document Metadata Notification Broker</w:t>
      </w:r>
    </w:p>
    <w:p w14:paraId="1CBB1282" w14:textId="77777777" w:rsidR="006E7B7A" w:rsidRPr="00977EA3" w:rsidRDefault="006E7B7A" w:rsidP="006E7B7A">
      <w:pPr>
        <w:rPr>
          <w:b/>
        </w:rPr>
      </w:pPr>
      <w:r w:rsidRPr="00977EA3">
        <w:rPr>
          <w:b/>
        </w:rPr>
        <w:t xml:space="preserve">Actor: </w:t>
      </w:r>
      <w:r w:rsidRPr="00977EA3">
        <w:t xml:space="preserve">Document Metadata Notification Broker </w:t>
      </w:r>
    </w:p>
    <w:p w14:paraId="4FC1BA6D" w14:textId="77777777" w:rsidR="006E7B7A" w:rsidRPr="00977EA3" w:rsidRDefault="006E7B7A" w:rsidP="006E7B7A">
      <w:r w:rsidRPr="00977EA3">
        <w:rPr>
          <w:b/>
        </w:rPr>
        <w:t>Role:</w:t>
      </w:r>
      <w:r w:rsidRPr="00977EA3">
        <w:t xml:space="preserve"> Manages subscriptions of Document Metadata Notification Recipients</w:t>
      </w:r>
    </w:p>
    <w:p w14:paraId="5619C016" w14:textId="77777777" w:rsidR="006E7B7A" w:rsidRPr="00977EA3" w:rsidRDefault="006E7B7A" w:rsidP="006E7B7A">
      <w:pPr>
        <w:pStyle w:val="Titolo3"/>
        <w:numPr>
          <w:ilvl w:val="0"/>
          <w:numId w:val="0"/>
        </w:numPr>
        <w:rPr>
          <w:noProof w:val="0"/>
        </w:rPr>
      </w:pPr>
      <w:bookmarkStart w:id="3367" w:name="Referenced_Standards"/>
      <w:bookmarkStart w:id="3368" w:name="_Toc200785855"/>
      <w:bookmarkStart w:id="3369" w:name="_Toc200785902"/>
      <w:bookmarkStart w:id="3370" w:name="_Toc206763655"/>
      <w:bookmarkStart w:id="3371" w:name="_Toc206820773"/>
      <w:bookmarkStart w:id="3372" w:name="_Toc207203312"/>
      <w:bookmarkStart w:id="3373" w:name="_Toc207206365"/>
      <w:bookmarkStart w:id="3374" w:name="_Toc231117698"/>
      <w:bookmarkStart w:id="3375" w:name="_Toc237684759"/>
      <w:bookmarkStart w:id="3376" w:name="_Toc237767185"/>
      <w:bookmarkStart w:id="3377" w:name="_Toc363803013"/>
      <w:bookmarkStart w:id="3378" w:name="_Toc428454147"/>
      <w:bookmarkStart w:id="3379" w:name="_Toc331085222"/>
      <w:bookmarkStart w:id="3380" w:name="_Toc518634621"/>
      <w:bookmarkEnd w:id="3367"/>
      <w:r w:rsidRPr="00977EA3">
        <w:rPr>
          <w:noProof w:val="0"/>
        </w:rPr>
        <w:t>3.52.3 Referenced Standards</w:t>
      </w:r>
      <w:bookmarkEnd w:id="3368"/>
      <w:bookmarkEnd w:id="3369"/>
      <w:bookmarkEnd w:id="3370"/>
      <w:bookmarkEnd w:id="3371"/>
      <w:bookmarkEnd w:id="3372"/>
      <w:bookmarkEnd w:id="3373"/>
      <w:bookmarkEnd w:id="3374"/>
      <w:bookmarkEnd w:id="3375"/>
      <w:bookmarkEnd w:id="3376"/>
      <w:bookmarkEnd w:id="3377"/>
      <w:bookmarkEnd w:id="3378"/>
      <w:bookmarkEnd w:id="3379"/>
      <w:bookmarkEnd w:id="3380"/>
    </w:p>
    <w:p w14:paraId="34EAF9B0" w14:textId="77777777" w:rsidR="008E3CF3" w:rsidRPr="00977EA3" w:rsidRDefault="00E63AF6" w:rsidP="00EC243F">
      <w:pPr>
        <w:pStyle w:val="Puntoelenco2"/>
        <w:numPr>
          <w:ilvl w:val="0"/>
          <w:numId w:val="2"/>
        </w:numPr>
        <w:rPr>
          <w:rStyle w:val="Collegamentoipertestuale"/>
          <w:rFonts w:eastAsiaTheme="majorEastAsia"/>
        </w:rPr>
      </w:pPr>
      <w:hyperlink r:id="rId228" w:history="1">
        <w:r w:rsidR="006E7B7A" w:rsidRPr="00977EA3">
          <w:rPr>
            <w:rStyle w:val="Collegamentoipertestuale"/>
            <w:rFonts w:eastAsiaTheme="majorEastAsia"/>
          </w:rPr>
          <w:t>OASIS Web Services Notification Family of Standards</w:t>
        </w:r>
      </w:hyperlink>
    </w:p>
    <w:p w14:paraId="3579ABC8" w14:textId="77777777" w:rsidR="008E3CF3" w:rsidRPr="00977EA3" w:rsidRDefault="00E63AF6" w:rsidP="00EC243F">
      <w:pPr>
        <w:pStyle w:val="Puntoelenco2"/>
        <w:numPr>
          <w:ilvl w:val="0"/>
          <w:numId w:val="2"/>
        </w:numPr>
        <w:rPr>
          <w:rStyle w:val="Collegamentoipertestuale"/>
          <w:rFonts w:eastAsiaTheme="majorEastAsia"/>
        </w:rPr>
      </w:pPr>
      <w:hyperlink r:id="rId229" w:history="1">
        <w:r w:rsidR="006E7B7A" w:rsidRPr="00977EA3">
          <w:rPr>
            <w:rStyle w:val="Collegamentoipertestuale"/>
            <w:rFonts w:eastAsiaTheme="majorEastAsia"/>
          </w:rPr>
          <w:t>WS-</w:t>
        </w:r>
        <w:proofErr w:type="spellStart"/>
        <w:r w:rsidR="006E7B7A" w:rsidRPr="00977EA3">
          <w:rPr>
            <w:rStyle w:val="Collegamentoipertestuale"/>
            <w:rFonts w:eastAsiaTheme="majorEastAsia"/>
          </w:rPr>
          <w:t>BaseNotification</w:t>
        </w:r>
        <w:proofErr w:type="spellEnd"/>
        <w:r w:rsidR="006E7B7A" w:rsidRPr="00977EA3">
          <w:rPr>
            <w:rStyle w:val="Collegamentoipertestuale"/>
            <w:rFonts w:eastAsiaTheme="majorEastAsia"/>
          </w:rPr>
          <w:t xml:space="preserve"> 1.3 OASIS Standard</w:t>
        </w:r>
      </w:hyperlink>
      <w:r w:rsidR="006E7B7A" w:rsidRPr="00977EA3">
        <w:rPr>
          <w:rStyle w:val="Collegamentoipertestuale"/>
          <w:rFonts w:eastAsiaTheme="majorEastAsia"/>
        </w:rPr>
        <w:t xml:space="preserve"> </w:t>
      </w:r>
    </w:p>
    <w:p w14:paraId="17BFDF24" w14:textId="77777777" w:rsidR="008E3CF3" w:rsidRPr="00977EA3" w:rsidRDefault="00E63AF6" w:rsidP="00EC243F">
      <w:pPr>
        <w:pStyle w:val="Puntoelenco2"/>
        <w:numPr>
          <w:ilvl w:val="0"/>
          <w:numId w:val="2"/>
        </w:numPr>
        <w:rPr>
          <w:rStyle w:val="Collegamentoipertestuale"/>
          <w:rFonts w:eastAsiaTheme="majorEastAsia"/>
        </w:rPr>
      </w:pPr>
      <w:hyperlink r:id="rId230" w:history="1">
        <w:r w:rsidR="006E7B7A" w:rsidRPr="00977EA3">
          <w:rPr>
            <w:rStyle w:val="Collegamentoipertestuale"/>
            <w:rFonts w:eastAsiaTheme="majorEastAsia"/>
          </w:rPr>
          <w:t>WS-</w:t>
        </w:r>
        <w:proofErr w:type="spellStart"/>
        <w:r w:rsidR="006E7B7A" w:rsidRPr="00977EA3">
          <w:rPr>
            <w:rStyle w:val="Collegamentoipertestuale"/>
            <w:rFonts w:eastAsiaTheme="majorEastAsia"/>
          </w:rPr>
          <w:t>BrokeredNotification</w:t>
        </w:r>
        <w:proofErr w:type="spellEnd"/>
        <w:r w:rsidR="006E7B7A" w:rsidRPr="00977EA3">
          <w:rPr>
            <w:rStyle w:val="Collegamentoipertestuale"/>
            <w:rFonts w:eastAsiaTheme="majorEastAsia"/>
          </w:rPr>
          <w:t xml:space="preserve"> 1.3 OASIS Standard</w:t>
        </w:r>
      </w:hyperlink>
      <w:r w:rsidR="006E7B7A" w:rsidRPr="00977EA3">
        <w:rPr>
          <w:rStyle w:val="Collegamentoipertestuale"/>
          <w:rFonts w:eastAsiaTheme="majorEastAsia"/>
        </w:rPr>
        <w:t xml:space="preserve"> </w:t>
      </w:r>
    </w:p>
    <w:p w14:paraId="36E0267F" w14:textId="77777777" w:rsidR="008E3CF3" w:rsidRPr="00977EA3" w:rsidRDefault="00E63AF6" w:rsidP="00EC243F">
      <w:pPr>
        <w:pStyle w:val="Puntoelenco2"/>
        <w:numPr>
          <w:ilvl w:val="0"/>
          <w:numId w:val="2"/>
        </w:numPr>
        <w:rPr>
          <w:rStyle w:val="Collegamentoipertestuale"/>
          <w:rFonts w:eastAsiaTheme="majorEastAsia"/>
        </w:rPr>
      </w:pPr>
      <w:hyperlink r:id="rId231" w:history="1">
        <w:r w:rsidR="006E7B7A" w:rsidRPr="00977EA3">
          <w:rPr>
            <w:rStyle w:val="Collegamentoipertestuale"/>
            <w:rFonts w:eastAsiaTheme="majorEastAsia"/>
          </w:rPr>
          <w:t>WS-Topics 1.3 OASIS Standard</w:t>
        </w:r>
      </w:hyperlink>
      <w:r w:rsidR="006E7B7A" w:rsidRPr="00977EA3">
        <w:rPr>
          <w:rStyle w:val="Collegamentoipertestuale"/>
          <w:rFonts w:eastAsiaTheme="majorEastAsia"/>
        </w:rPr>
        <w:t xml:space="preserve"> </w:t>
      </w:r>
    </w:p>
    <w:p w14:paraId="50319560" w14:textId="43A5C368" w:rsidR="008E3CF3" w:rsidRPr="00977EA3" w:rsidRDefault="006E7B7A" w:rsidP="00EC243F">
      <w:pPr>
        <w:pStyle w:val="Puntoelenco2"/>
        <w:numPr>
          <w:ilvl w:val="0"/>
          <w:numId w:val="2"/>
        </w:numPr>
        <w:rPr>
          <w:rStyle w:val="Collegamentoipertestuale"/>
          <w:rFonts w:eastAsiaTheme="majorEastAsia"/>
        </w:rPr>
      </w:pPr>
      <w:r w:rsidRPr="00977EA3">
        <w:t>ITI TF-2a: 3.18 - Registry Stored Query Transaction</w:t>
      </w:r>
    </w:p>
    <w:p w14:paraId="193C6968" w14:textId="62DE758A" w:rsidR="008E3CF3" w:rsidRPr="00977EA3" w:rsidRDefault="006E7B7A" w:rsidP="00EC243F">
      <w:pPr>
        <w:pStyle w:val="Puntoelenco2"/>
        <w:numPr>
          <w:ilvl w:val="0"/>
          <w:numId w:val="2"/>
        </w:numPr>
        <w:rPr>
          <w:rStyle w:val="Collegamentoipertestuale"/>
          <w:rFonts w:eastAsiaTheme="majorEastAsia"/>
        </w:rPr>
      </w:pPr>
      <w:r w:rsidRPr="00977EA3">
        <w:rPr>
          <w:rStyle w:val="Collegamentoipertestuale"/>
          <w:rFonts w:eastAsiaTheme="majorEastAsia"/>
        </w:rPr>
        <w:t>ITI TF-2x: Appendix V</w:t>
      </w:r>
    </w:p>
    <w:p w14:paraId="3DA472FA" w14:textId="77777777" w:rsidR="006E7B7A" w:rsidRPr="00977EA3" w:rsidRDefault="006E7B7A" w:rsidP="006E7B7A">
      <w:pPr>
        <w:pStyle w:val="Titolo3"/>
        <w:numPr>
          <w:ilvl w:val="0"/>
          <w:numId w:val="0"/>
        </w:numPr>
        <w:rPr>
          <w:noProof w:val="0"/>
        </w:rPr>
      </w:pPr>
      <w:bookmarkStart w:id="3381" w:name="Interaction_Diagram"/>
      <w:bookmarkStart w:id="3382" w:name="_Toc200785856"/>
      <w:bookmarkStart w:id="3383" w:name="_Toc200785903"/>
      <w:bookmarkStart w:id="3384" w:name="_Toc206763656"/>
      <w:bookmarkStart w:id="3385" w:name="_Toc206820774"/>
      <w:bookmarkStart w:id="3386" w:name="_Toc207203313"/>
      <w:bookmarkStart w:id="3387" w:name="_Toc207206366"/>
      <w:bookmarkStart w:id="3388" w:name="_Toc231117699"/>
      <w:bookmarkStart w:id="3389" w:name="_Toc237684760"/>
      <w:bookmarkStart w:id="3390" w:name="_Toc237767186"/>
      <w:bookmarkStart w:id="3391" w:name="_Toc363803014"/>
      <w:bookmarkStart w:id="3392" w:name="_Toc428454148"/>
      <w:bookmarkStart w:id="3393" w:name="_Toc331085223"/>
      <w:bookmarkStart w:id="3394" w:name="_Toc518634622"/>
      <w:bookmarkEnd w:id="3381"/>
      <w:r w:rsidRPr="00977EA3">
        <w:rPr>
          <w:noProof w:val="0"/>
        </w:rPr>
        <w:lastRenderedPageBreak/>
        <w:t>3.52.4 Interaction Diagram</w:t>
      </w:r>
      <w:bookmarkEnd w:id="3382"/>
      <w:bookmarkEnd w:id="3383"/>
      <w:bookmarkEnd w:id="3384"/>
      <w:bookmarkEnd w:id="3385"/>
      <w:bookmarkEnd w:id="3386"/>
      <w:bookmarkEnd w:id="3387"/>
      <w:bookmarkEnd w:id="3388"/>
      <w:bookmarkEnd w:id="3389"/>
      <w:bookmarkEnd w:id="3390"/>
      <w:bookmarkEnd w:id="3391"/>
      <w:bookmarkEnd w:id="3392"/>
      <w:bookmarkEnd w:id="3393"/>
      <w:bookmarkEnd w:id="3394"/>
    </w:p>
    <w:p w14:paraId="68DBC380" w14:textId="77777777" w:rsidR="006E7B7A" w:rsidRPr="00977EA3" w:rsidRDefault="008E3CF3" w:rsidP="006E7B7A">
      <w:pPr>
        <w:pStyle w:val="Corpotesto"/>
        <w:jc w:val="center"/>
      </w:pPr>
      <w:r w:rsidRPr="00977EA3">
        <w:rPr>
          <w:noProof/>
        </w:rPr>
        <w:drawing>
          <wp:inline distT="0" distB="0" distL="0" distR="0" wp14:anchorId="611F1E9A" wp14:editId="01E5DBE1">
            <wp:extent cx="3601085" cy="3172460"/>
            <wp:effectExtent l="0" t="0" r="5715" b="2540"/>
            <wp:docPr id="90" name="Immagine 90" descr="DSubscribe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scribe_ID"/>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601085" cy="3172460"/>
                    </a:xfrm>
                    <a:prstGeom prst="rect">
                      <a:avLst/>
                    </a:prstGeom>
                    <a:noFill/>
                    <a:ln>
                      <a:noFill/>
                    </a:ln>
                  </pic:spPr>
                </pic:pic>
              </a:graphicData>
            </a:graphic>
          </wp:inline>
        </w:drawing>
      </w:r>
    </w:p>
    <w:p w14:paraId="51E7E7CE" w14:textId="77777777" w:rsidR="006E7B7A" w:rsidRPr="00977EA3" w:rsidRDefault="006E7B7A" w:rsidP="00EC243F">
      <w:pPr>
        <w:pStyle w:val="FigureTitle"/>
        <w:rPr>
          <w:noProof w:val="0"/>
        </w:rPr>
      </w:pPr>
      <w:r w:rsidRPr="00977EA3">
        <w:rPr>
          <w:noProof w:val="0"/>
        </w:rPr>
        <w:t>Figure 3.52.4</w:t>
      </w:r>
      <w:r w:rsidRPr="00977EA3">
        <w:rPr>
          <w:noProof w:val="0"/>
        </w:rPr>
        <w:noBreakHyphen/>
      </w:r>
      <w:r w:rsidR="007F429B" w:rsidRPr="00977EA3">
        <w:rPr>
          <w:noProof w:val="0"/>
        </w:rPr>
        <w:fldChar w:fldCharType="begin"/>
      </w:r>
      <w:r w:rsidRPr="00977EA3">
        <w:rPr>
          <w:noProof w:val="0"/>
        </w:rPr>
        <w:instrText xml:space="preserve"> SEQ Figure \* ARABIC \s 1 </w:instrText>
      </w:r>
      <w:r w:rsidR="007F429B" w:rsidRPr="00977EA3">
        <w:rPr>
          <w:noProof w:val="0"/>
        </w:rPr>
        <w:fldChar w:fldCharType="separate"/>
      </w:r>
      <w:r w:rsidR="00531CD4" w:rsidRPr="00977EA3">
        <w:rPr>
          <w:noProof w:val="0"/>
        </w:rPr>
        <w:t>1</w:t>
      </w:r>
      <w:r w:rsidR="007F429B" w:rsidRPr="00977EA3">
        <w:rPr>
          <w:noProof w:val="0"/>
        </w:rPr>
        <w:fldChar w:fldCharType="end"/>
      </w:r>
      <w:r w:rsidRPr="00977EA3">
        <w:rPr>
          <w:noProof w:val="0"/>
        </w:rPr>
        <w:t>: Document Metadata Subscribe Sequence</w:t>
      </w:r>
    </w:p>
    <w:p w14:paraId="56C3E0D4" w14:textId="77777777" w:rsidR="006E7B7A" w:rsidRPr="00977EA3" w:rsidRDefault="006E7B7A" w:rsidP="006E7B7A">
      <w:pPr>
        <w:pStyle w:val="Titolo4"/>
        <w:numPr>
          <w:ilvl w:val="0"/>
          <w:numId w:val="0"/>
        </w:numPr>
        <w:rPr>
          <w:noProof w:val="0"/>
        </w:rPr>
      </w:pPr>
      <w:bookmarkStart w:id="3395" w:name="Subscription_Request"/>
      <w:bookmarkStart w:id="3396" w:name="_Toc200785857"/>
      <w:bookmarkStart w:id="3397" w:name="_Toc200785904"/>
      <w:bookmarkStart w:id="3398" w:name="_Toc206763657"/>
      <w:bookmarkStart w:id="3399" w:name="_Toc231117700"/>
      <w:bookmarkStart w:id="3400" w:name="_Toc363803015"/>
      <w:bookmarkStart w:id="3401" w:name="_Toc428454149"/>
      <w:bookmarkEnd w:id="3395"/>
      <w:r w:rsidRPr="00977EA3">
        <w:rPr>
          <w:noProof w:val="0"/>
        </w:rPr>
        <w:t>3.52.4.1 Subscribe Request</w:t>
      </w:r>
      <w:bookmarkEnd w:id="3396"/>
      <w:bookmarkEnd w:id="3397"/>
      <w:bookmarkEnd w:id="3398"/>
      <w:bookmarkEnd w:id="3399"/>
      <w:r w:rsidRPr="00977EA3">
        <w:rPr>
          <w:noProof w:val="0"/>
        </w:rPr>
        <w:t xml:space="preserve"> Message</w:t>
      </w:r>
      <w:bookmarkEnd w:id="3400"/>
      <w:bookmarkEnd w:id="3401"/>
    </w:p>
    <w:p w14:paraId="3394F737" w14:textId="77777777" w:rsidR="006E7B7A" w:rsidRPr="00977EA3" w:rsidRDefault="006E7B7A" w:rsidP="006E7B7A">
      <w:pPr>
        <w:pStyle w:val="Titolo5"/>
        <w:numPr>
          <w:ilvl w:val="0"/>
          <w:numId w:val="0"/>
        </w:numPr>
        <w:rPr>
          <w:noProof w:val="0"/>
        </w:rPr>
      </w:pPr>
      <w:bookmarkStart w:id="3402" w:name="Trigger"/>
      <w:bookmarkStart w:id="3403" w:name="_Toc231117701"/>
      <w:bookmarkStart w:id="3404" w:name="_Toc363803016"/>
      <w:bookmarkEnd w:id="3402"/>
      <w:r w:rsidRPr="00977EA3">
        <w:rPr>
          <w:noProof w:val="0"/>
        </w:rPr>
        <w:t>3.52.4.1.1 Trigger</w:t>
      </w:r>
      <w:bookmarkEnd w:id="3403"/>
      <w:bookmarkEnd w:id="3404"/>
    </w:p>
    <w:p w14:paraId="74DCB66B" w14:textId="77777777" w:rsidR="006E7B7A" w:rsidRPr="00977EA3" w:rsidRDefault="006E7B7A" w:rsidP="006E7B7A">
      <w:pPr>
        <w:pStyle w:val="Corpotesto"/>
      </w:pPr>
      <w:r w:rsidRPr="00977EA3">
        <w:t xml:space="preserve">A Document Metadata Notification Recipient's need to initiate a subscription will cause the Document Metadata Subscriber to trigger a Subscribe Request message. </w:t>
      </w:r>
    </w:p>
    <w:p w14:paraId="524F24FA" w14:textId="77777777" w:rsidR="006E7B7A" w:rsidRPr="00977EA3" w:rsidRDefault="006E7B7A" w:rsidP="006E7B7A">
      <w:pPr>
        <w:pStyle w:val="Titolo5"/>
        <w:numPr>
          <w:ilvl w:val="0"/>
          <w:numId w:val="0"/>
        </w:numPr>
        <w:rPr>
          <w:noProof w:val="0"/>
        </w:rPr>
      </w:pPr>
      <w:bookmarkStart w:id="3405" w:name="Message_Semantics"/>
      <w:bookmarkStart w:id="3406" w:name="_Toc231117702"/>
      <w:bookmarkStart w:id="3407" w:name="_Toc363803017"/>
      <w:bookmarkEnd w:id="3405"/>
      <w:r w:rsidRPr="00977EA3">
        <w:rPr>
          <w:noProof w:val="0"/>
        </w:rPr>
        <w:t>3.52.4.1.2 Message Semantics</w:t>
      </w:r>
      <w:bookmarkEnd w:id="3406"/>
      <w:bookmarkEnd w:id="3407"/>
    </w:p>
    <w:p w14:paraId="414A5945" w14:textId="77777777" w:rsidR="006E7B7A" w:rsidRPr="00977EA3" w:rsidRDefault="006E7B7A" w:rsidP="006E7B7A">
      <w:pPr>
        <w:pStyle w:val="Corpotesto"/>
      </w:pPr>
      <w:r w:rsidRPr="00977EA3">
        <w:t>The Subscribe Request message shall comply with the requirements in the WS-</w:t>
      </w:r>
      <w:proofErr w:type="spellStart"/>
      <w:r w:rsidRPr="00977EA3">
        <w:t>BaseNotification</w:t>
      </w:r>
      <w:proofErr w:type="spellEnd"/>
      <w:r w:rsidRPr="00977EA3">
        <w:t xml:space="preserve"> standard. Note that the value of the WS-Addressing Action element is prescribed in the standard, and differs from the requirements of Appendix V. The </w:t>
      </w:r>
      <w:proofErr w:type="spellStart"/>
      <w:r w:rsidRPr="00977EA3">
        <w:rPr>
          <w:i/>
          <w:iCs/>
        </w:rPr>
        <w:t>wsnt:ConsumerReference</w:t>
      </w:r>
      <w:proofErr w:type="spellEnd"/>
      <w:r w:rsidRPr="00977EA3">
        <w:t xml:space="preserve"> element describes the Web Service endpoint where notifications must be sent. The </w:t>
      </w:r>
      <w:proofErr w:type="spellStart"/>
      <w:r w:rsidRPr="00977EA3">
        <w:rPr>
          <w:i/>
          <w:iCs/>
        </w:rPr>
        <w:t>wsnt:Filter</w:t>
      </w:r>
      <w:proofErr w:type="spellEnd"/>
      <w:r w:rsidRPr="00977EA3">
        <w:t xml:space="preserve"> element shall contain the topics and values for these topics for which a notification shall be sent. Implementers of the pattern shall specify the topic content to be put within the </w:t>
      </w:r>
      <w:proofErr w:type="spellStart"/>
      <w:r w:rsidRPr="00977EA3">
        <w:rPr>
          <w:i/>
          <w:iCs/>
        </w:rPr>
        <w:t>wsnt:Filter</w:t>
      </w:r>
      <w:proofErr w:type="spellEnd"/>
      <w:r w:rsidRPr="00977EA3">
        <w:t xml:space="preserve"> element. The </w:t>
      </w:r>
      <w:proofErr w:type="spellStart"/>
      <w:r w:rsidRPr="00977EA3">
        <w:t>wsnt:Filter</w:t>
      </w:r>
      <w:proofErr w:type="spellEnd"/>
      <w:r w:rsidRPr="00977EA3">
        <w:t xml:space="preserve"> element shall contain a </w:t>
      </w:r>
      <w:proofErr w:type="spellStart"/>
      <w:r w:rsidRPr="00977EA3">
        <w:rPr>
          <w:i/>
          <w:iCs/>
        </w:rPr>
        <w:t>TopicExpression</w:t>
      </w:r>
      <w:proofErr w:type="spellEnd"/>
      <w:r w:rsidRPr="00977EA3">
        <w:t xml:space="preserve"> element.</w:t>
      </w:r>
    </w:p>
    <w:p w14:paraId="5C4F8CB9" w14:textId="1B738AB5" w:rsidR="006E7B7A" w:rsidRPr="00977EA3" w:rsidRDefault="006E7B7A" w:rsidP="006E7B7A">
      <w:pPr>
        <w:pStyle w:val="Corpotesto"/>
      </w:pPr>
      <w:r w:rsidRPr="00977EA3">
        <w:t xml:space="preserve">This transaction uses simple topics in accordance with the WS-Topics standard and as specified in </w:t>
      </w:r>
      <w:r w:rsidR="008E21EF" w:rsidRPr="00977EA3">
        <w:t>Section</w:t>
      </w:r>
      <w:r w:rsidRPr="00977EA3">
        <w:t xml:space="preserve"> 3.52.5. </w:t>
      </w:r>
    </w:p>
    <w:p w14:paraId="72D67B2F" w14:textId="1557579A" w:rsidR="006E7B7A" w:rsidRPr="00977EA3" w:rsidRDefault="006E7B7A" w:rsidP="006E7B7A">
      <w:pPr>
        <w:pStyle w:val="Corpotesto"/>
      </w:pPr>
      <w:r w:rsidRPr="00977EA3">
        <w:t>This transaction uses a filter based on the</w:t>
      </w:r>
      <w:r w:rsidRPr="00977EA3">
        <w:rPr>
          <w:strike/>
        </w:rPr>
        <w:t xml:space="preserve"> </w:t>
      </w:r>
      <w:r w:rsidRPr="00977EA3">
        <w:t xml:space="preserve">Registry Stored Query [ITI-18] transaction syntax and semantics as specified in </w:t>
      </w:r>
      <w:r w:rsidR="008E21EF" w:rsidRPr="00977EA3">
        <w:t>Section</w:t>
      </w:r>
      <w:r w:rsidRPr="00977EA3">
        <w:t xml:space="preserve"> 3.52.5 Subscription Topics and Filter Expressions.</w:t>
      </w:r>
    </w:p>
    <w:p w14:paraId="29409C15" w14:textId="77777777" w:rsidR="006E7B7A" w:rsidRPr="00977EA3" w:rsidRDefault="006E7B7A" w:rsidP="006E7B7A">
      <w:pPr>
        <w:pStyle w:val="Titolo5"/>
        <w:numPr>
          <w:ilvl w:val="0"/>
          <w:numId w:val="0"/>
        </w:numPr>
        <w:rPr>
          <w:noProof w:val="0"/>
        </w:rPr>
      </w:pPr>
      <w:bookmarkStart w:id="3408" w:name="Expected_Actions"/>
      <w:bookmarkStart w:id="3409" w:name="_Toc231117703"/>
      <w:bookmarkStart w:id="3410" w:name="_Toc363803018"/>
      <w:bookmarkEnd w:id="3408"/>
      <w:r w:rsidRPr="00977EA3">
        <w:rPr>
          <w:noProof w:val="0"/>
        </w:rPr>
        <w:t>3.52.4.1.3 Expected Actions</w:t>
      </w:r>
      <w:bookmarkEnd w:id="3409"/>
      <w:bookmarkEnd w:id="3410"/>
    </w:p>
    <w:p w14:paraId="2EB09B96" w14:textId="77777777" w:rsidR="006E7B7A" w:rsidRPr="00977EA3" w:rsidRDefault="006E7B7A" w:rsidP="006E7B7A">
      <w:pPr>
        <w:pStyle w:val="Corpotesto"/>
      </w:pPr>
      <w:r w:rsidRPr="00977EA3">
        <w:t xml:space="preserve">The Notification Broker shall be capable of maintaining multiple concurrent Subscriptions. </w:t>
      </w:r>
    </w:p>
    <w:p w14:paraId="484D87AF" w14:textId="77777777" w:rsidR="006E7B7A" w:rsidRPr="00977EA3" w:rsidRDefault="006E7B7A" w:rsidP="006E7B7A">
      <w:pPr>
        <w:pStyle w:val="Corpotesto"/>
      </w:pPr>
      <w:r w:rsidRPr="00977EA3">
        <w:lastRenderedPageBreak/>
        <w:t xml:space="preserve">The Notification Broker shall keep track of each unique subscription and will provide a unique subscription reference which shall be used by the Subscriber to send subsequent cancellations </w:t>
      </w:r>
    </w:p>
    <w:p w14:paraId="615B1545" w14:textId="77777777" w:rsidR="006E7B7A" w:rsidRPr="00977EA3" w:rsidRDefault="006E7B7A" w:rsidP="006E7B7A">
      <w:pPr>
        <w:pStyle w:val="Corpotesto"/>
        <w:rPr>
          <w:b/>
          <w:u w:val="single"/>
        </w:rPr>
      </w:pPr>
      <w:r w:rsidRPr="00977EA3">
        <w:t xml:space="preserve">The Subscriber may indicate the duration of the subscription using the </w:t>
      </w:r>
      <w:proofErr w:type="spellStart"/>
      <w:r w:rsidRPr="00977EA3">
        <w:rPr>
          <w:i/>
          <w:iCs/>
        </w:rPr>
        <w:t>wsnt:InitialTerminationTime</w:t>
      </w:r>
      <w:proofErr w:type="spellEnd"/>
      <w:r w:rsidRPr="00977EA3">
        <w:t xml:space="preserve"> element, where a time stamp (expressed as an XML Schema </w:t>
      </w:r>
      <w:proofErr w:type="spellStart"/>
      <w:r w:rsidRPr="00977EA3">
        <w:rPr>
          <w:i/>
          <w:iCs/>
        </w:rPr>
        <w:t>dateTime</w:t>
      </w:r>
      <w:proofErr w:type="spellEnd"/>
      <w:r w:rsidRPr="00977EA3">
        <w:t xml:space="preserve"> data type value) or a duration (expressed as an XML Schema </w:t>
      </w:r>
      <w:r w:rsidRPr="00977EA3">
        <w:rPr>
          <w:i/>
          <w:iCs/>
        </w:rPr>
        <w:t>duration</w:t>
      </w:r>
      <w:r w:rsidRPr="00977EA3">
        <w:t xml:space="preserve"> data type value) can be used.</w:t>
      </w:r>
      <w:r w:rsidRPr="00977EA3" w:rsidDel="00DD6CF5">
        <w:rPr>
          <w:b/>
          <w:u w:val="single"/>
        </w:rPr>
        <w:t xml:space="preserve"> </w:t>
      </w:r>
    </w:p>
    <w:p w14:paraId="7E4BE9F4" w14:textId="77777777" w:rsidR="006E7B7A" w:rsidRPr="00977EA3" w:rsidRDefault="006E7B7A" w:rsidP="006E7B7A">
      <w:pPr>
        <w:pStyle w:val="Corpotesto"/>
        <w:rPr>
          <w:lang w:eastAsia="it-IT"/>
        </w:rPr>
      </w:pPr>
      <w:r w:rsidRPr="00977EA3">
        <w:rPr>
          <w:lang w:eastAsia="it-IT"/>
        </w:rPr>
        <w:t xml:space="preserve">If the Document Metadata Notification Broker is not able to understand a filter expression it SHALL create faults in accordance with the following rules: </w:t>
      </w:r>
    </w:p>
    <w:p w14:paraId="415B3971" w14:textId="49464D70" w:rsidR="008E3CF3" w:rsidRPr="00977EA3" w:rsidRDefault="006E7B7A" w:rsidP="00EC243F">
      <w:pPr>
        <w:pStyle w:val="Puntoelenco2"/>
        <w:numPr>
          <w:ilvl w:val="0"/>
          <w:numId w:val="2"/>
        </w:numPr>
        <w:rPr>
          <w:lang w:eastAsia="it-IT"/>
        </w:rPr>
      </w:pPr>
      <w:proofErr w:type="spellStart"/>
      <w:r w:rsidRPr="00977EA3">
        <w:rPr>
          <w:lang w:eastAsia="it-IT"/>
        </w:rPr>
        <w:t>InvalidFilterFault</w:t>
      </w:r>
      <w:proofErr w:type="spellEnd"/>
      <w:r w:rsidRPr="00977EA3">
        <w:rPr>
          <w:lang w:eastAsia="it-IT"/>
        </w:rPr>
        <w:t xml:space="preserve">: the Subscribe message contained a filter that was not understood or supported by the Document Metadata Notification Broker. For example the </w:t>
      </w:r>
      <w:proofErr w:type="spellStart"/>
      <w:r w:rsidRPr="00977EA3">
        <w:rPr>
          <w:lang w:eastAsia="it-IT"/>
        </w:rPr>
        <w:t>ReferenceIdList</w:t>
      </w:r>
      <w:proofErr w:type="spellEnd"/>
      <w:r w:rsidRPr="00977EA3">
        <w:rPr>
          <w:lang w:eastAsia="it-IT"/>
        </w:rPr>
        <w:t xml:space="preserve"> filter parameter exists and the Document Metadata Notification Broker cannot satisfy it. </w:t>
      </w:r>
    </w:p>
    <w:p w14:paraId="63B76B02" w14:textId="77777777" w:rsidR="008E3CF3" w:rsidRPr="00977EA3" w:rsidRDefault="006E7B7A" w:rsidP="00EC243F">
      <w:pPr>
        <w:pStyle w:val="Puntoelenco2"/>
        <w:numPr>
          <w:ilvl w:val="0"/>
          <w:numId w:val="2"/>
        </w:numPr>
        <w:rPr>
          <w:lang w:eastAsia="it-IT"/>
        </w:rPr>
      </w:pPr>
      <w:proofErr w:type="spellStart"/>
      <w:r w:rsidRPr="00977EA3">
        <w:rPr>
          <w:lang w:eastAsia="it-IT"/>
        </w:rPr>
        <w:t>TopicExpressionDialectUnknownFault</w:t>
      </w:r>
      <w:proofErr w:type="spellEnd"/>
      <w:r w:rsidRPr="00977EA3">
        <w:rPr>
          <w:lang w:eastAsia="it-IT"/>
        </w:rPr>
        <w:t xml:space="preserve">: the Subscribe message contained a </w:t>
      </w:r>
      <w:proofErr w:type="spellStart"/>
      <w:r w:rsidRPr="00977EA3">
        <w:rPr>
          <w:lang w:eastAsia="it-IT"/>
        </w:rPr>
        <w:t>TopicExpression</w:t>
      </w:r>
      <w:proofErr w:type="spellEnd"/>
      <w:r w:rsidRPr="00977EA3">
        <w:rPr>
          <w:lang w:eastAsia="it-IT"/>
        </w:rPr>
        <w:t xml:space="preserve"> filter having a dialect that was not understood or supported by the Document Metadata Notification Broker. </w:t>
      </w:r>
    </w:p>
    <w:p w14:paraId="0E910618" w14:textId="77777777" w:rsidR="008E3CF3" w:rsidRPr="00977EA3" w:rsidRDefault="006E7B7A" w:rsidP="00EC243F">
      <w:pPr>
        <w:pStyle w:val="Puntoelenco2"/>
        <w:numPr>
          <w:ilvl w:val="0"/>
          <w:numId w:val="2"/>
        </w:numPr>
        <w:rPr>
          <w:lang w:eastAsia="it-IT"/>
        </w:rPr>
      </w:pPr>
      <w:proofErr w:type="spellStart"/>
      <w:r w:rsidRPr="00977EA3">
        <w:rPr>
          <w:lang w:eastAsia="it-IT"/>
        </w:rPr>
        <w:t>InvalidTopicExpressionFault</w:t>
      </w:r>
      <w:proofErr w:type="spellEnd"/>
      <w:r w:rsidRPr="00977EA3">
        <w:rPr>
          <w:lang w:eastAsia="it-IT"/>
        </w:rPr>
        <w:t xml:space="preserve">: the Subscribe message contained a </w:t>
      </w:r>
      <w:proofErr w:type="spellStart"/>
      <w:r w:rsidRPr="00977EA3">
        <w:rPr>
          <w:lang w:eastAsia="it-IT"/>
        </w:rPr>
        <w:t>TopicExpression</w:t>
      </w:r>
      <w:proofErr w:type="spellEnd"/>
      <w:r w:rsidRPr="00977EA3">
        <w:rPr>
          <w:lang w:eastAsia="it-IT"/>
        </w:rPr>
        <w:t xml:space="preserve"> filter where the contents of the filter did not match the dialect specified. </w:t>
      </w:r>
    </w:p>
    <w:p w14:paraId="6CA37C71" w14:textId="77777777" w:rsidR="008E3CF3" w:rsidRPr="00977EA3" w:rsidRDefault="006E7B7A" w:rsidP="00EC243F">
      <w:pPr>
        <w:pStyle w:val="Puntoelenco2"/>
        <w:numPr>
          <w:ilvl w:val="0"/>
          <w:numId w:val="2"/>
        </w:numPr>
        <w:rPr>
          <w:lang w:eastAsia="it-IT"/>
        </w:rPr>
      </w:pPr>
      <w:proofErr w:type="spellStart"/>
      <w:r w:rsidRPr="00977EA3">
        <w:rPr>
          <w:lang w:eastAsia="it-IT"/>
        </w:rPr>
        <w:t>TopicNotSupportedFault</w:t>
      </w:r>
      <w:proofErr w:type="spellEnd"/>
      <w:r w:rsidRPr="00977EA3">
        <w:rPr>
          <w:lang w:eastAsia="it-IT"/>
        </w:rPr>
        <w:t xml:space="preserve">: the Subscribe message contained a </w:t>
      </w:r>
      <w:proofErr w:type="spellStart"/>
      <w:r w:rsidRPr="00977EA3">
        <w:rPr>
          <w:lang w:eastAsia="it-IT"/>
        </w:rPr>
        <w:t>TopicExpression</w:t>
      </w:r>
      <w:proofErr w:type="spellEnd"/>
      <w:r w:rsidRPr="00977EA3">
        <w:rPr>
          <w:lang w:eastAsia="it-IT"/>
        </w:rPr>
        <w:t xml:space="preserve"> filter that referenced a topic that was not supported by the Document Metadata Notification Broker. This Fault SHALL be generated by a Document Metadata Notification Broker that does not support the Folder Subscription Option if it receives a request for a subscription using the topic </w:t>
      </w:r>
      <w:proofErr w:type="spellStart"/>
      <w:r w:rsidRPr="00977EA3">
        <w:t>ihe:FolderMetadata</w:t>
      </w:r>
      <w:proofErr w:type="spellEnd"/>
      <w:r w:rsidRPr="00977EA3">
        <w:rPr>
          <w:lang w:eastAsia="it-IT"/>
        </w:rPr>
        <w:t xml:space="preserve">. </w:t>
      </w:r>
    </w:p>
    <w:p w14:paraId="56E9DDF4" w14:textId="77777777" w:rsidR="008E3CF3" w:rsidRPr="00977EA3" w:rsidRDefault="006E7B7A" w:rsidP="00EC243F">
      <w:pPr>
        <w:pStyle w:val="Puntoelenco2"/>
        <w:numPr>
          <w:ilvl w:val="0"/>
          <w:numId w:val="2"/>
        </w:numPr>
      </w:pPr>
      <w:proofErr w:type="spellStart"/>
      <w:r w:rsidRPr="00977EA3">
        <w:t>SubscribeCreationFailedFault</w:t>
      </w:r>
      <w:proofErr w:type="spellEnd"/>
      <w:r w:rsidRPr="00977EA3">
        <w:t xml:space="preserve">: The Document Metadata Notification Broker failed to process the Subscribe message. The Document Metadata Notification Broker SHOULD use a more specific fault message if possible. The Document Metadata Notification Broker MAY include a hint in the fault message indicating why it failed to process the Subscribe message. </w:t>
      </w:r>
    </w:p>
    <w:p w14:paraId="64F4D0D9" w14:textId="0C9F5078" w:rsidR="006E7B7A" w:rsidRDefault="006E7B7A" w:rsidP="006E7B7A">
      <w:pPr>
        <w:pStyle w:val="Corpotesto"/>
      </w:pPr>
      <w:r w:rsidRPr="00977EA3">
        <w:t xml:space="preserve"> </w:t>
      </w:r>
    </w:p>
    <w:p w14:paraId="56DEB601" w14:textId="1753A478" w:rsidR="00BF0E97" w:rsidRDefault="00BF0E97" w:rsidP="006E7B7A">
      <w:pPr>
        <w:pStyle w:val="Corpotesto"/>
      </w:pPr>
    </w:p>
    <w:p w14:paraId="7ED94CA8" w14:textId="77777777" w:rsidR="00BF0E97" w:rsidRPr="00977EA3" w:rsidRDefault="00BF0E97" w:rsidP="006E7B7A">
      <w:pPr>
        <w:pStyle w:val="Corpotesto"/>
      </w:pPr>
    </w:p>
    <w:p w14:paraId="1EFD14A9" w14:textId="77777777" w:rsidR="006E7B7A" w:rsidRPr="00977EA3" w:rsidRDefault="006E7B7A" w:rsidP="006E7B7A">
      <w:pPr>
        <w:pStyle w:val="Titolo5"/>
        <w:numPr>
          <w:ilvl w:val="0"/>
          <w:numId w:val="0"/>
        </w:numPr>
        <w:rPr>
          <w:noProof w:val="0"/>
        </w:rPr>
      </w:pPr>
      <w:bookmarkStart w:id="3411" w:name="Example"/>
      <w:bookmarkStart w:id="3412" w:name="_Toc231117704"/>
      <w:bookmarkStart w:id="3413" w:name="_Toc363803020"/>
      <w:bookmarkEnd w:id="3411"/>
      <w:r w:rsidRPr="00977EA3">
        <w:rPr>
          <w:noProof w:val="0"/>
        </w:rPr>
        <w:t>3.52.4.1.4 Example</w:t>
      </w:r>
      <w:bookmarkEnd w:id="3412"/>
      <w:r w:rsidRPr="00977EA3">
        <w:rPr>
          <w:noProof w:val="0"/>
        </w:rPr>
        <w:t xml:space="preserve"> Subscribe Request Message (subscription on a document filter)</w:t>
      </w:r>
      <w:bookmarkEnd w:id="3413"/>
    </w:p>
    <w:p w14:paraId="6E0E6C9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A68A47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p>
    <w:p w14:paraId="5B7B1BC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="http://www.w3.org/2005/08/addressing"</w:t>
      </w:r>
    </w:p>
    <w:p w14:paraId="1CE4E53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="http://www.w3.org/2001/XMLSchema-instance"</w:t>
      </w:r>
    </w:p>
    <w:p w14:paraId="1439BBC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p>
    <w:p w14:paraId="05E6A55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xmlns:rim</w:t>
      </w:r>
      <w:proofErr w:type="spellEnd"/>
      <w:r w:rsidRPr="00977EA3">
        <w:rPr>
          <w:sz w:val="16"/>
          <w:szCs w:val="16"/>
        </w:rPr>
        <w:t>="urn:oasis:names:tc:ebxml-regrep:xsd:rim:3.0"</w:t>
      </w:r>
    </w:p>
    <w:p w14:paraId="7C624D8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 urn:oasis:names:tc:ebxml-regrep:xsd:rim:3.0 ../schema/</w:t>
      </w:r>
      <w:proofErr w:type="spellStart"/>
      <w:r w:rsidRPr="00977EA3">
        <w:rPr>
          <w:sz w:val="16"/>
          <w:szCs w:val="16"/>
        </w:rPr>
        <w:t>ebRS</w:t>
      </w:r>
      <w:proofErr w:type="spellEnd"/>
      <w:r w:rsidRPr="00977EA3">
        <w:rPr>
          <w:sz w:val="16"/>
          <w:szCs w:val="16"/>
        </w:rPr>
        <w:t>/rim.xsd"&gt;</w:t>
      </w:r>
    </w:p>
    <w:p w14:paraId="62451A1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1006F3D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&lt;a:Action&gt;http://docs.oasis-open.org/wsn/bw-2/NotificationProducer/SubscribeRequest&lt;/a:Action&gt;</w:t>
      </w:r>
    </w:p>
    <w:p w14:paraId="75C5793C"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414" w:author="Gregorio Canal" w:date="2019-05-22T14:54:00Z">
            <w:rPr>
              <w:sz w:val="16"/>
              <w:szCs w:val="16"/>
            </w:rPr>
          </w:rPrChange>
        </w:rPr>
      </w:pPr>
      <w:r w:rsidRPr="00977EA3">
        <w:rPr>
          <w:sz w:val="16"/>
          <w:szCs w:val="16"/>
        </w:rPr>
        <w:t xml:space="preserve">        </w:t>
      </w:r>
      <w:r w:rsidRPr="00E63AF6">
        <w:rPr>
          <w:sz w:val="16"/>
          <w:szCs w:val="16"/>
          <w:lang w:val="it-IT"/>
          <w:rPrChange w:id="3415" w:author="Gregorio Canal" w:date="2019-05-22T14:54:00Z">
            <w:rPr>
              <w:sz w:val="16"/>
              <w:szCs w:val="16"/>
            </w:rPr>
          </w:rPrChange>
        </w:rPr>
        <w:t>&lt;</w:t>
      </w:r>
      <w:proofErr w:type="spellStart"/>
      <w:r w:rsidRPr="00E63AF6">
        <w:rPr>
          <w:sz w:val="16"/>
          <w:szCs w:val="16"/>
          <w:lang w:val="it-IT"/>
          <w:rPrChange w:id="3416" w:author="Gregorio Canal" w:date="2019-05-22T14:54:00Z">
            <w:rPr>
              <w:sz w:val="16"/>
              <w:szCs w:val="16"/>
            </w:rPr>
          </w:rPrChange>
        </w:rPr>
        <w:t>a:MessageID</w:t>
      </w:r>
      <w:proofErr w:type="spellEnd"/>
      <w:r w:rsidRPr="00E63AF6">
        <w:rPr>
          <w:sz w:val="16"/>
          <w:szCs w:val="16"/>
          <w:lang w:val="it-IT"/>
          <w:rPrChange w:id="3417" w:author="Gregorio Canal" w:date="2019-05-22T14:54:00Z">
            <w:rPr>
              <w:sz w:val="16"/>
              <w:szCs w:val="16"/>
            </w:rPr>
          </w:rPrChange>
        </w:rPr>
        <w:t>&gt;382dcdc7-8e84-9fdc-8443-48fd83bca938&lt;/</w:t>
      </w:r>
      <w:proofErr w:type="spellStart"/>
      <w:r w:rsidRPr="00E63AF6">
        <w:rPr>
          <w:sz w:val="16"/>
          <w:szCs w:val="16"/>
          <w:lang w:val="it-IT"/>
          <w:rPrChange w:id="3418" w:author="Gregorio Canal" w:date="2019-05-22T14:54:00Z">
            <w:rPr>
              <w:sz w:val="16"/>
              <w:szCs w:val="16"/>
            </w:rPr>
          </w:rPrChange>
        </w:rPr>
        <w:t>a:MessageID</w:t>
      </w:r>
      <w:proofErr w:type="spellEnd"/>
      <w:r w:rsidRPr="00E63AF6">
        <w:rPr>
          <w:sz w:val="16"/>
          <w:szCs w:val="16"/>
          <w:lang w:val="it-IT"/>
          <w:rPrChange w:id="3419" w:author="Gregorio Canal" w:date="2019-05-22T14:54:00Z">
            <w:rPr>
              <w:sz w:val="16"/>
              <w:szCs w:val="16"/>
            </w:rPr>
          </w:rPrChange>
        </w:rPr>
        <w:t>&gt;</w:t>
      </w:r>
      <w:r w:rsidRPr="00E63AF6">
        <w:rPr>
          <w:sz w:val="16"/>
          <w:szCs w:val="16"/>
          <w:lang w:val="it-IT"/>
          <w:rPrChange w:id="3420" w:author="Gregorio Canal" w:date="2019-05-22T14:54:00Z">
            <w:rPr>
              <w:sz w:val="16"/>
              <w:szCs w:val="16"/>
            </w:rPr>
          </w:rPrChange>
        </w:rPr>
        <w:tab/>
      </w:r>
    </w:p>
    <w:p w14:paraId="33C8F5D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421" w:author="Gregorio Canal" w:date="2019-05-22T14:54:00Z">
            <w:rPr>
              <w:sz w:val="16"/>
              <w:szCs w:val="16"/>
            </w:rPr>
          </w:rPrChange>
        </w:rPr>
        <w:t xml:space="preserve">        </w:t>
      </w:r>
      <w:r w:rsidRPr="00977EA3">
        <w:rPr>
          <w:sz w:val="16"/>
          <w:szCs w:val="16"/>
        </w:rPr>
        <w:t>&lt;</w:t>
      </w:r>
      <w:proofErr w:type="spellStart"/>
      <w:r w:rsidRPr="00977EA3">
        <w:rPr>
          <w:sz w:val="16"/>
          <w:szCs w:val="16"/>
        </w:rPr>
        <w:t>a:To</w:t>
      </w:r>
      <w:proofErr w:type="spellEnd"/>
      <w:r w:rsidRPr="00977EA3">
        <w:rPr>
          <w:sz w:val="16"/>
          <w:szCs w:val="16"/>
        </w:rPr>
        <w:t xml:space="preserve"> s:mustUnderstand="1"&gt;</w:t>
      </w:r>
      <w:hyperlink r:id="rId233" w:history="1">
        <w:r w:rsidRPr="00977EA3">
          <w:rPr>
            <w:sz w:val="16"/>
            <w:szCs w:val="16"/>
          </w:rPr>
          <w:t>http://localhost:8080/services/initiatingGateway/query</w:t>
        </w:r>
      </w:hyperlink>
      <w:r w:rsidRPr="00977EA3">
        <w:rPr>
          <w:sz w:val="16"/>
          <w:szCs w:val="16"/>
        </w:rPr>
        <w:t>&lt;/a:To&gt;</w:t>
      </w:r>
    </w:p>
    <w:p w14:paraId="3F8C53D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0578EF9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0B8C4C3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wsnt:Subscribe</w:t>
      </w:r>
      <w:proofErr w:type="spellEnd"/>
      <w:r w:rsidRPr="00977EA3">
        <w:rPr>
          <w:sz w:val="16"/>
          <w:szCs w:val="16"/>
        </w:rPr>
        <w:t>&gt;</w:t>
      </w:r>
    </w:p>
    <w:p w14:paraId="2053F9E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Recipient on whose behalf the subscription is requested - the address where the notification is to be sent --&gt;</w:t>
      </w:r>
    </w:p>
    <w:p w14:paraId="50A7B1D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wsnt:ConsumerReference</w:t>
      </w:r>
      <w:proofErr w:type="spellEnd"/>
      <w:r w:rsidRPr="00977EA3">
        <w:rPr>
          <w:sz w:val="16"/>
          <w:szCs w:val="16"/>
        </w:rPr>
        <w:t>&gt;</w:t>
      </w:r>
    </w:p>
    <w:p w14:paraId="4C5D8C0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&lt;a:Address&gt;https://NotificationRecipientServer/xdsBnotification&lt;/a:Address&gt;</w:t>
      </w:r>
    </w:p>
    <w:p w14:paraId="3BD187A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wsnt:ConsumerReference</w:t>
      </w:r>
      <w:proofErr w:type="spellEnd"/>
      <w:r w:rsidRPr="00977EA3">
        <w:rPr>
          <w:sz w:val="16"/>
          <w:szCs w:val="16"/>
        </w:rPr>
        <w:t>&gt;</w:t>
      </w:r>
    </w:p>
    <w:p w14:paraId="704D60A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wsnt:Filter</w:t>
      </w:r>
      <w:proofErr w:type="spellEnd"/>
      <w:r w:rsidRPr="00977EA3">
        <w:rPr>
          <w:sz w:val="16"/>
          <w:szCs w:val="16"/>
        </w:rPr>
        <w:t>&gt;</w:t>
      </w:r>
    </w:p>
    <w:p w14:paraId="63823B8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wsnt:TopicExpression</w:t>
      </w:r>
      <w:proofErr w:type="spellEnd"/>
      <w:r w:rsidRPr="00977EA3">
        <w:rPr>
          <w:sz w:val="16"/>
          <w:szCs w:val="16"/>
        </w:rPr>
        <w:t xml:space="preserve"> Dialect="http://docs.oasis-open.org/wsn/t-1/TopicExpression/Simple"&gt;ihe:MinimalDocumentEntry&lt;/wsnt:TopicExpression&gt;</w:t>
      </w:r>
    </w:p>
    <w:p w14:paraId="1632F8A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rim:AdhocQuery</w:t>
      </w:r>
      <w:proofErr w:type="spellEnd"/>
      <w:r w:rsidRPr="00977EA3">
        <w:rPr>
          <w:sz w:val="16"/>
          <w:szCs w:val="16"/>
        </w:rPr>
        <w:t xml:space="preserve"> id="urn:uuid:aa2332d0-f8fe-11e0-be50-0800200c9a66"&gt; </w:t>
      </w:r>
    </w:p>
    <w:p w14:paraId="3C78BD49"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422" w:author="Gregorio Canal" w:date="2019-05-22T14:54:00Z">
            <w:rPr>
              <w:sz w:val="16"/>
              <w:szCs w:val="16"/>
            </w:rPr>
          </w:rPrChange>
        </w:rPr>
      </w:pPr>
      <w:r w:rsidRPr="00977EA3">
        <w:rPr>
          <w:sz w:val="16"/>
          <w:szCs w:val="16"/>
        </w:rPr>
        <w:t xml:space="preserve">                    </w:t>
      </w:r>
      <w:r w:rsidRPr="00E63AF6">
        <w:rPr>
          <w:sz w:val="16"/>
          <w:szCs w:val="16"/>
          <w:lang w:val="nl-NL"/>
          <w:rPrChange w:id="3423" w:author="Gregorio Canal" w:date="2019-05-22T14:54:00Z">
            <w:rPr>
              <w:sz w:val="16"/>
              <w:szCs w:val="16"/>
            </w:rPr>
          </w:rPrChange>
        </w:rPr>
        <w:t>&lt;</w:t>
      </w:r>
      <w:proofErr w:type="spellStart"/>
      <w:r w:rsidRPr="00E63AF6">
        <w:rPr>
          <w:sz w:val="16"/>
          <w:szCs w:val="16"/>
          <w:lang w:val="nl-NL"/>
          <w:rPrChange w:id="3424" w:author="Gregorio Canal" w:date="2019-05-22T14:54:00Z">
            <w:rPr>
              <w:sz w:val="16"/>
              <w:szCs w:val="16"/>
            </w:rPr>
          </w:rPrChange>
        </w:rPr>
        <w:t>rim:Slot</w:t>
      </w:r>
      <w:proofErr w:type="spellEnd"/>
      <w:r w:rsidRPr="00E63AF6">
        <w:rPr>
          <w:sz w:val="16"/>
          <w:szCs w:val="16"/>
          <w:lang w:val="nl-NL"/>
          <w:rPrChange w:id="3425" w:author="Gregorio Canal" w:date="2019-05-22T14:54:00Z">
            <w:rPr>
              <w:sz w:val="16"/>
              <w:szCs w:val="16"/>
            </w:rPr>
          </w:rPrChange>
        </w:rPr>
        <w:t xml:space="preserve"> name="$</w:t>
      </w:r>
      <w:proofErr w:type="spellStart"/>
      <w:r w:rsidRPr="00E63AF6">
        <w:rPr>
          <w:sz w:val="16"/>
          <w:szCs w:val="16"/>
          <w:lang w:val="nl-NL"/>
          <w:rPrChange w:id="3426" w:author="Gregorio Canal" w:date="2019-05-22T14:54:00Z">
            <w:rPr>
              <w:sz w:val="16"/>
              <w:szCs w:val="16"/>
            </w:rPr>
          </w:rPrChange>
        </w:rPr>
        <w:t>XDSDocumentEntryPatientId</w:t>
      </w:r>
      <w:proofErr w:type="spellEnd"/>
      <w:r w:rsidRPr="00E63AF6">
        <w:rPr>
          <w:sz w:val="16"/>
          <w:szCs w:val="16"/>
          <w:lang w:val="nl-NL"/>
          <w:rPrChange w:id="3427" w:author="Gregorio Canal" w:date="2019-05-22T14:54:00Z">
            <w:rPr>
              <w:sz w:val="16"/>
              <w:szCs w:val="16"/>
            </w:rPr>
          </w:rPrChange>
        </w:rPr>
        <w:t>"&gt;</w:t>
      </w:r>
    </w:p>
    <w:p w14:paraId="7F0264F8"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428" w:author="Gregorio Canal" w:date="2019-05-22T14:54:00Z">
            <w:rPr>
              <w:sz w:val="16"/>
              <w:szCs w:val="16"/>
            </w:rPr>
          </w:rPrChange>
        </w:rPr>
      </w:pPr>
      <w:r w:rsidRPr="00E63AF6">
        <w:rPr>
          <w:sz w:val="16"/>
          <w:szCs w:val="16"/>
          <w:lang w:val="nl-NL"/>
          <w:rPrChange w:id="3429" w:author="Gregorio Canal" w:date="2019-05-22T14:54:00Z">
            <w:rPr>
              <w:sz w:val="16"/>
              <w:szCs w:val="16"/>
            </w:rPr>
          </w:rPrChange>
        </w:rPr>
        <w:t xml:space="preserve">                        &lt;</w:t>
      </w:r>
      <w:proofErr w:type="spellStart"/>
      <w:r w:rsidRPr="00E63AF6">
        <w:rPr>
          <w:sz w:val="16"/>
          <w:szCs w:val="16"/>
          <w:lang w:val="nl-NL"/>
          <w:rPrChange w:id="3430" w:author="Gregorio Canal" w:date="2019-05-22T14:54:00Z">
            <w:rPr>
              <w:sz w:val="16"/>
              <w:szCs w:val="16"/>
            </w:rPr>
          </w:rPrChange>
        </w:rPr>
        <w:t>rim:ValueList</w:t>
      </w:r>
      <w:proofErr w:type="spellEnd"/>
      <w:r w:rsidRPr="00E63AF6">
        <w:rPr>
          <w:sz w:val="16"/>
          <w:szCs w:val="16"/>
          <w:lang w:val="nl-NL"/>
          <w:rPrChange w:id="3431" w:author="Gregorio Canal" w:date="2019-05-22T14:54:00Z">
            <w:rPr>
              <w:sz w:val="16"/>
              <w:szCs w:val="16"/>
            </w:rPr>
          </w:rPrChange>
        </w:rPr>
        <w:t>&gt;</w:t>
      </w:r>
    </w:p>
    <w:p w14:paraId="19E87AE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3432" w:author="Gregorio Canal" w:date="2019-05-22T14:54:00Z">
            <w:rPr>
              <w:sz w:val="16"/>
              <w:szCs w:val="16"/>
            </w:rPr>
          </w:rPrChange>
        </w:rPr>
        <w:t xml:space="preserve">                            </w:t>
      </w:r>
      <w:r w:rsidRPr="00977EA3">
        <w:rPr>
          <w:sz w:val="16"/>
          <w:szCs w:val="16"/>
        </w:rPr>
        <w:t>&lt;rim:Value&gt;'st3498702^^^&amp;amp;1.3.6.1.4.1.21367.2005.3.7&amp;amp;ISO'&lt;/rim:Value&gt;</w:t>
      </w:r>
    </w:p>
    <w:p w14:paraId="06C0A141"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rim:ValueList</w:t>
      </w:r>
      <w:proofErr w:type="spellEnd"/>
      <w:r w:rsidRPr="00977EA3">
        <w:rPr>
          <w:sz w:val="16"/>
          <w:szCs w:val="16"/>
        </w:rPr>
        <w:t>&gt;</w:t>
      </w:r>
    </w:p>
    <w:p w14:paraId="26F6F53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&gt;</w:t>
      </w:r>
    </w:p>
    <w:p w14:paraId="6B29CDBD"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 xml:space="preserve"> name="$</w:t>
      </w:r>
      <w:proofErr w:type="spellStart"/>
      <w:r w:rsidRPr="00977EA3">
        <w:rPr>
          <w:sz w:val="16"/>
          <w:szCs w:val="16"/>
        </w:rPr>
        <w:t>XDSDocumentEntryHealthcareFacilityTypeCode</w:t>
      </w:r>
      <w:proofErr w:type="spellEnd"/>
      <w:r w:rsidRPr="00977EA3">
        <w:rPr>
          <w:sz w:val="16"/>
          <w:szCs w:val="16"/>
        </w:rPr>
        <w:t>"&gt;</w:t>
      </w:r>
    </w:p>
    <w:p w14:paraId="3DC6C38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rim:ValueList</w:t>
      </w:r>
      <w:proofErr w:type="spellEnd"/>
      <w:r w:rsidRPr="00977EA3">
        <w:rPr>
          <w:sz w:val="16"/>
          <w:szCs w:val="16"/>
        </w:rPr>
        <w:t>&gt;</w:t>
      </w:r>
    </w:p>
    <w:p w14:paraId="0D489D5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w:t>
      </w:r>
      <w:proofErr w:type="spellEnd"/>
      <w:r w:rsidRPr="00977EA3">
        <w:rPr>
          <w:sz w:val="16"/>
          <w:szCs w:val="16"/>
        </w:rPr>
        <w:t>&gt;('Emergency Department^^</w:t>
      </w:r>
      <w:proofErr w:type="spellStart"/>
      <w:r w:rsidRPr="00977EA3">
        <w:rPr>
          <w:sz w:val="16"/>
          <w:szCs w:val="16"/>
        </w:rPr>
        <w:t>healthcareFacilityCodingScheme</w:t>
      </w:r>
      <w:proofErr w:type="spellEnd"/>
      <w:r w:rsidRPr="00977EA3">
        <w:rPr>
          <w:sz w:val="16"/>
          <w:szCs w:val="16"/>
        </w:rPr>
        <w:t>')&lt;/</w:t>
      </w:r>
      <w:proofErr w:type="spellStart"/>
      <w:r w:rsidRPr="00977EA3">
        <w:rPr>
          <w:sz w:val="16"/>
          <w:szCs w:val="16"/>
        </w:rPr>
        <w:t>rim:Value</w:t>
      </w:r>
      <w:proofErr w:type="spellEnd"/>
      <w:r w:rsidRPr="00977EA3">
        <w:rPr>
          <w:sz w:val="16"/>
          <w:szCs w:val="16"/>
        </w:rPr>
        <w:t>&gt;</w:t>
      </w:r>
    </w:p>
    <w:p w14:paraId="35C7DC88"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rim:ValueList</w:t>
      </w:r>
      <w:proofErr w:type="spellEnd"/>
      <w:r w:rsidRPr="00977EA3">
        <w:rPr>
          <w:sz w:val="16"/>
          <w:szCs w:val="16"/>
        </w:rPr>
        <w:t>&gt;</w:t>
      </w:r>
    </w:p>
    <w:p w14:paraId="4F64186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&gt;</w:t>
      </w:r>
    </w:p>
    <w:p w14:paraId="4E09472A"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rim:AdhocQuery</w:t>
      </w:r>
      <w:proofErr w:type="spellEnd"/>
      <w:r w:rsidRPr="00977EA3">
        <w:rPr>
          <w:sz w:val="16"/>
          <w:szCs w:val="16"/>
        </w:rPr>
        <w:t>&gt;</w:t>
      </w:r>
    </w:p>
    <w:p w14:paraId="54FBF9F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wsnt:Filter</w:t>
      </w:r>
      <w:proofErr w:type="spellEnd"/>
      <w:r w:rsidRPr="00977EA3">
        <w:rPr>
          <w:sz w:val="16"/>
          <w:szCs w:val="16"/>
        </w:rPr>
        <w:t>&gt;</w:t>
      </w:r>
    </w:p>
    <w:p w14:paraId="61B22FA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&lt;wsnt:InitialTerminationTime&gt;2010-05-31T00:00:00.00000Z&lt;/wsnt:InitialTerminationTime&gt;</w:t>
      </w:r>
    </w:p>
    <w:p w14:paraId="0BDC1F13"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wsnt:Subscribe</w:t>
      </w:r>
      <w:proofErr w:type="spellEnd"/>
      <w:r w:rsidRPr="00977EA3">
        <w:rPr>
          <w:sz w:val="16"/>
          <w:szCs w:val="16"/>
        </w:rPr>
        <w:t>&gt;</w:t>
      </w:r>
    </w:p>
    <w:p w14:paraId="16A0CED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322C6ED1"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6DA417CC" w14:textId="77777777" w:rsidR="006E7B7A" w:rsidRPr="00977EA3" w:rsidRDefault="006E7B7A" w:rsidP="006E7B7A">
      <w:pPr>
        <w:pStyle w:val="Titolo4"/>
        <w:numPr>
          <w:ilvl w:val="0"/>
          <w:numId w:val="0"/>
        </w:numPr>
        <w:rPr>
          <w:noProof w:val="0"/>
        </w:rPr>
      </w:pPr>
      <w:bookmarkStart w:id="3433" w:name="Subscription_Request_Response"/>
      <w:bookmarkStart w:id="3434" w:name="_Toc200785858"/>
      <w:bookmarkStart w:id="3435" w:name="_Toc200785905"/>
      <w:bookmarkStart w:id="3436" w:name="_Toc206763658"/>
      <w:bookmarkStart w:id="3437" w:name="_Toc231117705"/>
      <w:bookmarkStart w:id="3438" w:name="_Toc363803021"/>
      <w:bookmarkStart w:id="3439" w:name="_Toc428454150"/>
      <w:bookmarkEnd w:id="3433"/>
      <w:r w:rsidRPr="00977EA3">
        <w:rPr>
          <w:noProof w:val="0"/>
        </w:rPr>
        <w:t>3.52.4.2 Subscribe Response</w:t>
      </w:r>
      <w:bookmarkEnd w:id="3434"/>
      <w:bookmarkEnd w:id="3435"/>
      <w:bookmarkEnd w:id="3436"/>
      <w:bookmarkEnd w:id="3437"/>
      <w:r w:rsidRPr="00977EA3">
        <w:rPr>
          <w:noProof w:val="0"/>
        </w:rPr>
        <w:t xml:space="preserve"> Message</w:t>
      </w:r>
      <w:bookmarkEnd w:id="3438"/>
      <w:bookmarkEnd w:id="3439"/>
    </w:p>
    <w:p w14:paraId="4B31DF13" w14:textId="77777777" w:rsidR="006E7B7A" w:rsidRPr="00977EA3" w:rsidRDefault="006E7B7A" w:rsidP="006E7B7A">
      <w:pPr>
        <w:pStyle w:val="Titolo5"/>
        <w:numPr>
          <w:ilvl w:val="0"/>
          <w:numId w:val="0"/>
        </w:numPr>
        <w:rPr>
          <w:noProof w:val="0"/>
        </w:rPr>
      </w:pPr>
      <w:bookmarkStart w:id="3440" w:name="Trigger_2"/>
      <w:bookmarkStart w:id="3441" w:name="_Toc231117706"/>
      <w:bookmarkStart w:id="3442" w:name="_Toc363803022"/>
      <w:bookmarkEnd w:id="3440"/>
      <w:r w:rsidRPr="00977EA3">
        <w:rPr>
          <w:noProof w:val="0"/>
        </w:rPr>
        <w:t>3.52.4.2.1 Trigger</w:t>
      </w:r>
      <w:bookmarkEnd w:id="3441"/>
      <w:bookmarkEnd w:id="3442"/>
    </w:p>
    <w:p w14:paraId="5347C061" w14:textId="77777777" w:rsidR="006E7B7A" w:rsidRPr="00977EA3" w:rsidRDefault="006E7B7A" w:rsidP="006E7B7A">
      <w:pPr>
        <w:pStyle w:val="Corpotesto"/>
      </w:pPr>
      <w:r w:rsidRPr="00977EA3">
        <w:t xml:space="preserve">This message is an immediate response to a Subscribe Request, and it is sent from the Document Metadata Notification Broker to the Document Metadata Subscriber. </w:t>
      </w:r>
    </w:p>
    <w:p w14:paraId="02AC3956" w14:textId="77777777" w:rsidR="006E7B7A" w:rsidRPr="00977EA3" w:rsidRDefault="006E7B7A" w:rsidP="006E7B7A">
      <w:pPr>
        <w:pStyle w:val="Titolo5"/>
        <w:numPr>
          <w:ilvl w:val="0"/>
          <w:numId w:val="0"/>
        </w:numPr>
        <w:rPr>
          <w:noProof w:val="0"/>
        </w:rPr>
      </w:pPr>
      <w:bookmarkStart w:id="3443" w:name="Message_Semantics_2"/>
      <w:bookmarkStart w:id="3444" w:name="_Toc231117707"/>
      <w:bookmarkStart w:id="3445" w:name="_Toc363803023"/>
      <w:bookmarkEnd w:id="3443"/>
      <w:r w:rsidRPr="00977EA3">
        <w:rPr>
          <w:noProof w:val="0"/>
        </w:rPr>
        <w:t>3.52.4.2.2 Message Semantics</w:t>
      </w:r>
      <w:bookmarkEnd w:id="3444"/>
      <w:bookmarkEnd w:id="3445"/>
    </w:p>
    <w:p w14:paraId="24204188" w14:textId="62A4EE79" w:rsidR="006E7B7A" w:rsidRPr="00977EA3" w:rsidRDefault="006E7B7A" w:rsidP="006E7B7A">
      <w:pPr>
        <w:pStyle w:val="Corpotesto"/>
      </w:pPr>
      <w:r w:rsidRPr="00977EA3">
        <w:t>The Subscribe Response message shall comply with the requirements in the WS-</w:t>
      </w:r>
      <w:proofErr w:type="spellStart"/>
      <w:r w:rsidRPr="00977EA3">
        <w:t>BaseNotification</w:t>
      </w:r>
      <w:proofErr w:type="spellEnd"/>
      <w:r w:rsidRPr="00977EA3">
        <w:t xml:space="preserve"> standard, including the use of the appropriate SOAP Fault messages. Note that the value of the WS-Addressing Action element is prescribed in the standard, and differs from the requirements of ITI TF-2x:</w:t>
      </w:r>
      <w:r w:rsidR="00C06CE3" w:rsidRPr="00977EA3">
        <w:t xml:space="preserve"> </w:t>
      </w:r>
      <w:r w:rsidRPr="00977EA3">
        <w:t>Appendix V.</w:t>
      </w:r>
    </w:p>
    <w:p w14:paraId="047EB51C" w14:textId="0F8A45B7" w:rsidR="006E7B7A" w:rsidRPr="00977EA3" w:rsidRDefault="006E7B7A" w:rsidP="006E7B7A">
      <w:pPr>
        <w:pStyle w:val="Corpotesto"/>
      </w:pPr>
      <w:r w:rsidRPr="00977EA3">
        <w:t xml:space="preserve">The subscription identifier is assigned by the Notification Broker as a subscription reference, communicated in the response in the SOAP body in </w:t>
      </w:r>
      <w:proofErr w:type="spellStart"/>
      <w:r w:rsidRPr="00977EA3">
        <w:t>wsnt:SubscribeResponse</w:t>
      </w:r>
      <w:proofErr w:type="spellEnd"/>
      <w:r w:rsidRPr="00977EA3">
        <w:t>/</w:t>
      </w:r>
      <w:proofErr w:type="spellStart"/>
      <w:r w:rsidRPr="00977EA3">
        <w:t>wsnt:SubscriptionReference</w:t>
      </w:r>
      <w:proofErr w:type="spellEnd"/>
      <w:r w:rsidRPr="00977EA3">
        <w:t xml:space="preserve"> (a WS-Addressing</w:t>
      </w:r>
      <w:r w:rsidR="00FA31E0" w:rsidRPr="00977EA3">
        <w:t xml:space="preserve"> </w:t>
      </w:r>
      <w:r w:rsidRPr="00977EA3">
        <w:t>endpoint). The subscription reference shall consist of:</w:t>
      </w:r>
    </w:p>
    <w:p w14:paraId="0BF6AE38" w14:textId="77777777" w:rsidR="008E3CF3" w:rsidRPr="00977EA3" w:rsidRDefault="006E7B7A" w:rsidP="00EC243F">
      <w:pPr>
        <w:pStyle w:val="Puntoelenco2"/>
        <w:numPr>
          <w:ilvl w:val="0"/>
          <w:numId w:val="2"/>
        </w:numPr>
      </w:pPr>
      <w:r w:rsidRPr="00977EA3">
        <w:t xml:space="preserve">an </w:t>
      </w:r>
      <w:r w:rsidRPr="00977EA3">
        <w:rPr>
          <w:i/>
        </w:rPr>
        <w:t>Address</w:t>
      </w:r>
      <w:r w:rsidRPr="00977EA3">
        <w:t xml:space="preserve"> element, containing a webservices endpoint</w:t>
      </w:r>
    </w:p>
    <w:p w14:paraId="118652EB" w14:textId="77777777" w:rsidR="006E7B7A" w:rsidRPr="00977EA3" w:rsidRDefault="006E7B7A" w:rsidP="006E7B7A">
      <w:pPr>
        <w:pStyle w:val="Corpotesto"/>
      </w:pPr>
      <w:r w:rsidRPr="00977EA3">
        <w:t xml:space="preserve">In order to unsubscribe, the request shall be sent to the endpoint specified in the Address component of the </w:t>
      </w:r>
      <w:proofErr w:type="spellStart"/>
      <w:r w:rsidRPr="00977EA3">
        <w:t>SubscriptionReference</w:t>
      </w:r>
      <w:proofErr w:type="spellEnd"/>
      <w:r w:rsidRPr="00977EA3">
        <w:t>.</w:t>
      </w:r>
    </w:p>
    <w:p w14:paraId="6927BA2A" w14:textId="77777777" w:rsidR="006E7B7A" w:rsidRPr="00977EA3" w:rsidRDefault="006E7B7A" w:rsidP="006E7B7A">
      <w:pPr>
        <w:pStyle w:val="Titolo5"/>
        <w:numPr>
          <w:ilvl w:val="0"/>
          <w:numId w:val="0"/>
        </w:numPr>
        <w:rPr>
          <w:noProof w:val="0"/>
        </w:rPr>
      </w:pPr>
      <w:bookmarkStart w:id="3446" w:name="Expected_Actions_2"/>
      <w:bookmarkStart w:id="3447" w:name="_Toc231117708"/>
      <w:bookmarkStart w:id="3448" w:name="_Toc363803024"/>
      <w:bookmarkEnd w:id="3446"/>
      <w:r w:rsidRPr="00977EA3">
        <w:rPr>
          <w:noProof w:val="0"/>
        </w:rPr>
        <w:lastRenderedPageBreak/>
        <w:t>3.52.4.2.3 Expected Actions</w:t>
      </w:r>
      <w:bookmarkEnd w:id="3447"/>
      <w:bookmarkEnd w:id="3448"/>
    </w:p>
    <w:p w14:paraId="341DD153" w14:textId="77777777" w:rsidR="006E7B7A" w:rsidRPr="00977EA3" w:rsidRDefault="006E7B7A" w:rsidP="006E7B7A">
      <w:pPr>
        <w:pStyle w:val="Corpotesto"/>
      </w:pPr>
      <w:r w:rsidRPr="00977EA3">
        <w:t xml:space="preserve">If the Document Metadata Subscriber had indicated a requested duration for the subscription, the Document Metadata Notification Broker shall send the assigned duration for the subscription using the </w:t>
      </w:r>
      <w:proofErr w:type="spellStart"/>
      <w:r w:rsidRPr="00977EA3">
        <w:rPr>
          <w:i/>
        </w:rPr>
        <w:t>wsnt:TerminationTime</w:t>
      </w:r>
      <w:proofErr w:type="spellEnd"/>
      <w:r w:rsidRPr="00977EA3">
        <w:t xml:space="preserve"> element.</w:t>
      </w:r>
    </w:p>
    <w:p w14:paraId="76F41E7D" w14:textId="77777777" w:rsidR="006E7B7A" w:rsidRPr="00977EA3" w:rsidRDefault="006E7B7A" w:rsidP="006E7B7A">
      <w:pPr>
        <w:pStyle w:val="Corpotesto"/>
      </w:pPr>
      <w:r w:rsidRPr="00977EA3">
        <w:t xml:space="preserve">If the Document Metadata Subscriber had not indicated a requested duration for the subscription, the Document Metadata Notification Broker may send an assigned duration for the subscription (if any), using the </w:t>
      </w:r>
      <w:proofErr w:type="spellStart"/>
      <w:r w:rsidRPr="00977EA3">
        <w:rPr>
          <w:i/>
        </w:rPr>
        <w:t>wsnt:TerminationTime</w:t>
      </w:r>
      <w:proofErr w:type="spellEnd"/>
      <w:r w:rsidRPr="00977EA3">
        <w:t xml:space="preserve"> element.</w:t>
      </w:r>
    </w:p>
    <w:p w14:paraId="0E428A3D" w14:textId="77777777" w:rsidR="006E7B7A" w:rsidRPr="00977EA3" w:rsidRDefault="006E7B7A" w:rsidP="006E7B7A">
      <w:pPr>
        <w:pStyle w:val="Corpotesto"/>
      </w:pPr>
      <w:r w:rsidRPr="00977EA3">
        <w:t>If the Document Metadata Notification Broker sends an assigned duration for the subscription, the Subscriber shall associate the assigned duration with the accepted subscription request.</w:t>
      </w:r>
    </w:p>
    <w:p w14:paraId="29BDFE22" w14:textId="77777777" w:rsidR="006E7B7A" w:rsidRPr="00977EA3" w:rsidRDefault="006E7B7A" w:rsidP="006E7B7A">
      <w:pPr>
        <w:pStyle w:val="Corpotesto"/>
      </w:pPr>
      <w:r w:rsidRPr="00977EA3">
        <w:t xml:space="preserve">The Document Metadata Subscriber shall associate the accepted subscription request with the subscription reference address assigned by the Document Metadata Notification Broker in order to be able to send cancellations for existing subscriptions. </w:t>
      </w:r>
    </w:p>
    <w:p w14:paraId="78CB2C20" w14:textId="77777777" w:rsidR="006E7B7A" w:rsidRPr="00977EA3" w:rsidRDefault="006E7B7A" w:rsidP="006E7B7A">
      <w:pPr>
        <w:pStyle w:val="Titolo5"/>
        <w:numPr>
          <w:ilvl w:val="0"/>
          <w:numId w:val="0"/>
        </w:numPr>
        <w:rPr>
          <w:noProof w:val="0"/>
        </w:rPr>
      </w:pPr>
      <w:bookmarkStart w:id="3449" w:name="Example_2"/>
      <w:bookmarkStart w:id="3450" w:name="_Toc231117709"/>
      <w:bookmarkStart w:id="3451" w:name="_Toc363803025"/>
      <w:bookmarkEnd w:id="3449"/>
      <w:r w:rsidRPr="00977EA3">
        <w:rPr>
          <w:noProof w:val="0"/>
        </w:rPr>
        <w:t>3.52.4.2.4 Example</w:t>
      </w:r>
      <w:bookmarkEnd w:id="3450"/>
      <w:bookmarkEnd w:id="3451"/>
    </w:p>
    <w:p w14:paraId="2568B64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D26400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p>
    <w:p w14:paraId="7F730BC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="http://www.w3.org/2005/08/addressing"</w:t>
      </w:r>
    </w:p>
    <w:p w14:paraId="7B97DD2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="http://www.w3.org/2001/XMLSchema-instance"</w:t>
      </w:r>
    </w:p>
    <w:p w14:paraId="0C0D32B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p>
    <w:p w14:paraId="715F337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http://docs.oasis-open.org/wsn/b-2.xsd"&gt;</w:t>
      </w:r>
    </w:p>
    <w:p w14:paraId="6C46B47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6F86682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&lt;a:Action&gt;http://docs.oasis-open.org/wsn/bw-2/NotificationProducer/SubscribeResponse&lt;/a:Action&gt;</w:t>
      </w:r>
    </w:p>
    <w:p w14:paraId="1257D86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4F1493B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6374DB0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wsnt:SubscribeResponse</w:t>
      </w:r>
      <w:proofErr w:type="spellEnd"/>
      <w:r w:rsidRPr="00977EA3">
        <w:rPr>
          <w:sz w:val="16"/>
          <w:szCs w:val="16"/>
        </w:rPr>
        <w:t>&gt;</w:t>
      </w:r>
    </w:p>
    <w:p w14:paraId="15048BA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A WS-Addressing endpoint, where modification and cancelation requests for this subscription must be sent --&gt;</w:t>
      </w:r>
    </w:p>
    <w:p w14:paraId="6A6EE1F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wsnt:SubscriptionReference</w:t>
      </w:r>
      <w:proofErr w:type="spellEnd"/>
      <w:r w:rsidRPr="00977EA3">
        <w:rPr>
          <w:sz w:val="16"/>
          <w:szCs w:val="16"/>
        </w:rPr>
        <w:t>&gt;</w:t>
      </w:r>
    </w:p>
    <w:p w14:paraId="3ADF4EB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&lt;a:Address&gt;https://NotificationBrokerServer/Subscription/382dcdc7-8e84-9fdc-8443&lt;/a:Address&gt;   </w:t>
      </w:r>
    </w:p>
    <w:p w14:paraId="23DCA79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wsnt:SubscriptionReference</w:t>
      </w:r>
      <w:proofErr w:type="spellEnd"/>
      <w:r w:rsidRPr="00977EA3">
        <w:rPr>
          <w:sz w:val="16"/>
          <w:szCs w:val="16"/>
        </w:rPr>
        <w:t>&gt;</w:t>
      </w:r>
    </w:p>
    <w:p w14:paraId="63161A2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&lt;wsnt:TerminationTime&gt;2008-05-31T00:00:00Z&lt;/wsnt:TerminationTime&gt;</w:t>
      </w:r>
    </w:p>
    <w:p w14:paraId="61F6434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wsnt:SubscribeResponse</w:t>
      </w:r>
      <w:proofErr w:type="spellEnd"/>
      <w:r w:rsidRPr="00977EA3">
        <w:rPr>
          <w:sz w:val="16"/>
          <w:szCs w:val="16"/>
        </w:rPr>
        <w:t>&gt;</w:t>
      </w:r>
    </w:p>
    <w:p w14:paraId="3F7EDC7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00DCC8DB"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31122432" w14:textId="77777777" w:rsidR="006E7B7A" w:rsidRPr="00977EA3" w:rsidRDefault="006E7B7A" w:rsidP="006E7B7A">
      <w:pPr>
        <w:pStyle w:val="Titolo4"/>
        <w:numPr>
          <w:ilvl w:val="0"/>
          <w:numId w:val="0"/>
        </w:numPr>
        <w:rPr>
          <w:noProof w:val="0"/>
        </w:rPr>
      </w:pPr>
      <w:bookmarkStart w:id="3452" w:name="Subscription_Renewal"/>
      <w:bookmarkStart w:id="3453" w:name="Trigger_3"/>
      <w:bookmarkStart w:id="3454" w:name="Message_Semantics_3"/>
      <w:bookmarkStart w:id="3455" w:name="Expected_Actions_3"/>
      <w:bookmarkStart w:id="3456" w:name="Example_3"/>
      <w:bookmarkStart w:id="3457" w:name="Subscription_Renewal_Response"/>
      <w:bookmarkStart w:id="3458" w:name="Trigger_4"/>
      <w:bookmarkStart w:id="3459" w:name="Message_Semantics_4"/>
      <w:bookmarkStart w:id="3460" w:name="Expected_Actions_4"/>
      <w:bookmarkStart w:id="3461" w:name="Example_4"/>
      <w:bookmarkStart w:id="3462" w:name="Unsubscribe"/>
      <w:bookmarkStart w:id="3463" w:name="_Toc200785861"/>
      <w:bookmarkStart w:id="3464" w:name="_Toc200785908"/>
      <w:bookmarkStart w:id="3465" w:name="_Toc206763661"/>
      <w:bookmarkStart w:id="3466" w:name="_Toc231117710"/>
      <w:bookmarkStart w:id="3467" w:name="_Toc363803026"/>
      <w:bookmarkStart w:id="3468" w:name="_Toc428454151"/>
      <w:bookmarkEnd w:id="3452"/>
      <w:bookmarkEnd w:id="3453"/>
      <w:bookmarkEnd w:id="3454"/>
      <w:bookmarkEnd w:id="3455"/>
      <w:bookmarkEnd w:id="3456"/>
      <w:bookmarkEnd w:id="3457"/>
      <w:bookmarkEnd w:id="3458"/>
      <w:bookmarkEnd w:id="3459"/>
      <w:bookmarkEnd w:id="3460"/>
      <w:bookmarkEnd w:id="3461"/>
      <w:bookmarkEnd w:id="3462"/>
      <w:r w:rsidRPr="00977EA3">
        <w:rPr>
          <w:noProof w:val="0"/>
        </w:rPr>
        <w:t>3.52.4.3 Unsubscribe</w:t>
      </w:r>
      <w:bookmarkEnd w:id="3463"/>
      <w:bookmarkEnd w:id="3464"/>
      <w:r w:rsidRPr="00977EA3">
        <w:rPr>
          <w:noProof w:val="0"/>
        </w:rPr>
        <w:t xml:space="preserve"> Request</w:t>
      </w:r>
      <w:bookmarkEnd w:id="3465"/>
      <w:bookmarkEnd w:id="3466"/>
      <w:r w:rsidRPr="00977EA3">
        <w:rPr>
          <w:noProof w:val="0"/>
        </w:rPr>
        <w:t xml:space="preserve"> Message</w:t>
      </w:r>
      <w:bookmarkEnd w:id="3467"/>
      <w:bookmarkEnd w:id="3468"/>
    </w:p>
    <w:p w14:paraId="20035335" w14:textId="77777777" w:rsidR="006E7B7A" w:rsidRPr="00977EA3" w:rsidRDefault="006E7B7A" w:rsidP="006E7B7A">
      <w:pPr>
        <w:pStyle w:val="Titolo5"/>
        <w:numPr>
          <w:ilvl w:val="0"/>
          <w:numId w:val="0"/>
        </w:numPr>
        <w:rPr>
          <w:noProof w:val="0"/>
        </w:rPr>
      </w:pPr>
      <w:bookmarkStart w:id="3469" w:name="Trigger_5"/>
      <w:bookmarkStart w:id="3470" w:name="_Toc231117711"/>
      <w:bookmarkStart w:id="3471" w:name="_Toc363803027"/>
      <w:bookmarkEnd w:id="3469"/>
      <w:r w:rsidRPr="00977EA3">
        <w:rPr>
          <w:noProof w:val="0"/>
        </w:rPr>
        <w:t>3.52.4.3.1 Trigger</w:t>
      </w:r>
      <w:bookmarkEnd w:id="3470"/>
      <w:bookmarkEnd w:id="3471"/>
    </w:p>
    <w:p w14:paraId="3A9BCA58" w14:textId="77777777" w:rsidR="006E7B7A" w:rsidRPr="00977EA3" w:rsidRDefault="006E7B7A" w:rsidP="006E7B7A">
      <w:pPr>
        <w:pStyle w:val="Corpotesto"/>
      </w:pPr>
      <w:r w:rsidRPr="00977EA3">
        <w:t xml:space="preserve">When a subscription is no longer needed, a Document Metadata Subscriber will trigger an Unsubscribe Request message. </w:t>
      </w:r>
    </w:p>
    <w:p w14:paraId="05AE6900" w14:textId="77777777" w:rsidR="006E7B7A" w:rsidRPr="00977EA3" w:rsidRDefault="006E7B7A" w:rsidP="006E7B7A">
      <w:pPr>
        <w:pStyle w:val="Titolo5"/>
        <w:numPr>
          <w:ilvl w:val="0"/>
          <w:numId w:val="0"/>
        </w:numPr>
        <w:rPr>
          <w:noProof w:val="0"/>
        </w:rPr>
      </w:pPr>
      <w:bookmarkStart w:id="3472" w:name="Message_Semantics_5"/>
      <w:bookmarkStart w:id="3473" w:name="_Toc231117712"/>
      <w:bookmarkStart w:id="3474" w:name="_Toc363803028"/>
      <w:bookmarkEnd w:id="3472"/>
      <w:r w:rsidRPr="00977EA3">
        <w:rPr>
          <w:noProof w:val="0"/>
        </w:rPr>
        <w:t>3.52.4.3.2 Message Semantics</w:t>
      </w:r>
      <w:bookmarkEnd w:id="3473"/>
      <w:bookmarkEnd w:id="3474"/>
    </w:p>
    <w:p w14:paraId="0EFEEAB0" w14:textId="7B2B971F" w:rsidR="006E7B7A" w:rsidRPr="00977EA3" w:rsidRDefault="006E7B7A" w:rsidP="006E7B7A">
      <w:pPr>
        <w:pStyle w:val="Corpotesto"/>
      </w:pPr>
      <w:r w:rsidRPr="00977EA3">
        <w:t>The Unsubscribe Request message shall comply with the requirements in the WS-</w:t>
      </w:r>
      <w:proofErr w:type="spellStart"/>
      <w:r w:rsidRPr="00977EA3">
        <w:t>BaseNotification</w:t>
      </w:r>
      <w:proofErr w:type="spellEnd"/>
      <w:r w:rsidRPr="00977EA3">
        <w:t xml:space="preserve"> standard. The message conveys the request to cancel an existing subscription. Note that the value of the WS-Addressing Action element is prescribed in the standard, and differs from the requirements of ITI TF-2x:</w:t>
      </w:r>
      <w:r w:rsidR="00FA31E0" w:rsidRPr="00977EA3">
        <w:t xml:space="preserve"> </w:t>
      </w:r>
      <w:r w:rsidRPr="00977EA3">
        <w:t xml:space="preserve">Appendix V. </w:t>
      </w:r>
    </w:p>
    <w:p w14:paraId="647E1290" w14:textId="77777777" w:rsidR="006E7B7A" w:rsidRPr="00977EA3" w:rsidRDefault="006E7B7A" w:rsidP="006E7B7A">
      <w:pPr>
        <w:pStyle w:val="Titolo5"/>
        <w:numPr>
          <w:ilvl w:val="0"/>
          <w:numId w:val="0"/>
        </w:numPr>
        <w:rPr>
          <w:noProof w:val="0"/>
        </w:rPr>
      </w:pPr>
      <w:bookmarkStart w:id="3475" w:name="Expected_Actions_5"/>
      <w:bookmarkStart w:id="3476" w:name="_Toc231117713"/>
      <w:bookmarkStart w:id="3477" w:name="_Toc363803029"/>
      <w:bookmarkEnd w:id="3475"/>
      <w:r w:rsidRPr="00977EA3">
        <w:rPr>
          <w:noProof w:val="0"/>
        </w:rPr>
        <w:lastRenderedPageBreak/>
        <w:t>3.52.4.3.3 Expected Actions</w:t>
      </w:r>
      <w:bookmarkEnd w:id="3476"/>
      <w:bookmarkEnd w:id="3477"/>
    </w:p>
    <w:p w14:paraId="539B1A18" w14:textId="77777777" w:rsidR="006E7B7A" w:rsidRPr="00977EA3" w:rsidRDefault="006E7B7A" w:rsidP="006E7B7A">
      <w:pPr>
        <w:pStyle w:val="Corpotesto"/>
      </w:pPr>
      <w:r w:rsidRPr="00977EA3">
        <w:t xml:space="preserve">The Document Metadata Subscriber shall send this message to the endpoint associated with the existing subscription. </w:t>
      </w:r>
    </w:p>
    <w:p w14:paraId="0044E742" w14:textId="77777777" w:rsidR="006E7B7A" w:rsidRPr="00977EA3" w:rsidRDefault="006E7B7A" w:rsidP="006E7B7A">
      <w:pPr>
        <w:pStyle w:val="Corpotesto"/>
      </w:pPr>
      <w:r w:rsidRPr="00977EA3">
        <w:t xml:space="preserve">The Document Metadata Notification Broker shall cancel the corresponding subscription, and respond with an Unsubscribe Response message. In the case when, for whatever reason, the subscription cannot be canceled, the Document Metadata Notification Broker shall respond with a </w:t>
      </w:r>
      <w:proofErr w:type="spellStart"/>
      <w:r w:rsidRPr="00977EA3">
        <w:t>ResourceUnknownFault</w:t>
      </w:r>
      <w:proofErr w:type="spellEnd"/>
      <w:r w:rsidRPr="00977EA3">
        <w:t xml:space="preserve"> or an </w:t>
      </w:r>
      <w:proofErr w:type="spellStart"/>
      <w:r w:rsidRPr="00977EA3">
        <w:t>UnableToDestroySubscriptionFault</w:t>
      </w:r>
      <w:proofErr w:type="spellEnd"/>
      <w:r w:rsidRPr="00977EA3">
        <w:t xml:space="preserve"> SOAP Fault message as appropriate.</w:t>
      </w:r>
    </w:p>
    <w:p w14:paraId="6E688EF6" w14:textId="77777777" w:rsidR="006E7B7A" w:rsidRPr="00977EA3" w:rsidRDefault="006E7B7A" w:rsidP="006E7B7A">
      <w:pPr>
        <w:pStyle w:val="Titolo5"/>
        <w:numPr>
          <w:ilvl w:val="0"/>
          <w:numId w:val="0"/>
        </w:numPr>
        <w:rPr>
          <w:noProof w:val="0"/>
        </w:rPr>
      </w:pPr>
      <w:bookmarkStart w:id="3478" w:name="Example_5"/>
      <w:bookmarkStart w:id="3479" w:name="_Toc231117714"/>
      <w:bookmarkStart w:id="3480" w:name="_Toc363803030"/>
      <w:bookmarkEnd w:id="3478"/>
      <w:r w:rsidRPr="00977EA3">
        <w:rPr>
          <w:noProof w:val="0"/>
        </w:rPr>
        <w:t>3.52.4.3.4 Example</w:t>
      </w:r>
      <w:bookmarkEnd w:id="3479"/>
      <w:bookmarkEnd w:id="3480"/>
    </w:p>
    <w:p w14:paraId="3C41783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6ADC02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p>
    <w:p w14:paraId="42B180C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="http://www.w3.org/2005/08/addressing"</w:t>
      </w:r>
    </w:p>
    <w:p w14:paraId="2EA5CEE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="http://www.w3.org/2001/XMLSchema-instance"</w:t>
      </w:r>
    </w:p>
    <w:p w14:paraId="2A0006E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p>
    <w:p w14:paraId="5E15BD9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http://docs.oasis-open.org/wsn/b-2.xsd"&gt;</w:t>
      </w:r>
    </w:p>
    <w:p w14:paraId="0316EC0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2169756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&lt;a:Action&gt;http://docs.oasis-open.org/wsn/bw-2/SubscriptionManager/UnsubscribeRequest&lt;/a:Action&gt;</w:t>
      </w:r>
    </w:p>
    <w:p w14:paraId="65CAA8DF"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481" w:author="Gregorio Canal" w:date="2019-05-22T14:54:00Z">
            <w:rPr>
              <w:sz w:val="16"/>
              <w:szCs w:val="16"/>
            </w:rPr>
          </w:rPrChange>
        </w:rPr>
      </w:pPr>
      <w:r w:rsidRPr="00977EA3">
        <w:rPr>
          <w:sz w:val="16"/>
          <w:szCs w:val="16"/>
        </w:rPr>
        <w:t xml:space="preserve">        </w:t>
      </w:r>
      <w:r w:rsidRPr="00E63AF6">
        <w:rPr>
          <w:sz w:val="16"/>
          <w:szCs w:val="16"/>
          <w:lang w:val="it-IT"/>
          <w:rPrChange w:id="3482" w:author="Gregorio Canal" w:date="2019-05-22T14:54:00Z">
            <w:rPr>
              <w:sz w:val="16"/>
              <w:szCs w:val="16"/>
            </w:rPr>
          </w:rPrChange>
        </w:rPr>
        <w:t>&lt;</w:t>
      </w:r>
      <w:proofErr w:type="spellStart"/>
      <w:r w:rsidRPr="00E63AF6">
        <w:rPr>
          <w:sz w:val="16"/>
          <w:szCs w:val="16"/>
          <w:lang w:val="it-IT"/>
          <w:rPrChange w:id="3483" w:author="Gregorio Canal" w:date="2019-05-22T14:54:00Z">
            <w:rPr>
              <w:sz w:val="16"/>
              <w:szCs w:val="16"/>
            </w:rPr>
          </w:rPrChange>
        </w:rPr>
        <w:t>a:MessageID</w:t>
      </w:r>
      <w:proofErr w:type="spellEnd"/>
      <w:r w:rsidRPr="00E63AF6">
        <w:rPr>
          <w:sz w:val="16"/>
          <w:szCs w:val="16"/>
          <w:lang w:val="it-IT"/>
          <w:rPrChange w:id="3484" w:author="Gregorio Canal" w:date="2019-05-22T14:54:00Z">
            <w:rPr>
              <w:sz w:val="16"/>
              <w:szCs w:val="16"/>
            </w:rPr>
          </w:rPrChange>
        </w:rPr>
        <w:t>&gt;382dcdc9-8e86-9fde-8445-48fd83bca93a&lt;/</w:t>
      </w:r>
      <w:proofErr w:type="spellStart"/>
      <w:r w:rsidRPr="00E63AF6">
        <w:rPr>
          <w:sz w:val="16"/>
          <w:szCs w:val="16"/>
          <w:lang w:val="it-IT"/>
          <w:rPrChange w:id="3485" w:author="Gregorio Canal" w:date="2019-05-22T14:54:00Z">
            <w:rPr>
              <w:sz w:val="16"/>
              <w:szCs w:val="16"/>
            </w:rPr>
          </w:rPrChange>
        </w:rPr>
        <w:t>a:MessageID</w:t>
      </w:r>
      <w:proofErr w:type="spellEnd"/>
      <w:r w:rsidRPr="00E63AF6">
        <w:rPr>
          <w:sz w:val="16"/>
          <w:szCs w:val="16"/>
          <w:lang w:val="it-IT"/>
          <w:rPrChange w:id="3486" w:author="Gregorio Canal" w:date="2019-05-22T14:54:00Z">
            <w:rPr>
              <w:sz w:val="16"/>
              <w:szCs w:val="16"/>
            </w:rPr>
          </w:rPrChange>
        </w:rPr>
        <w:t>&gt;</w:t>
      </w:r>
    </w:p>
    <w:p w14:paraId="2ABD4E6D"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487" w:author="Gregorio Canal" w:date="2019-05-22T14:54:00Z">
            <w:rPr>
              <w:sz w:val="16"/>
              <w:szCs w:val="16"/>
            </w:rPr>
          </w:rPrChange>
        </w:rPr>
      </w:pPr>
      <w:r w:rsidRPr="00E63AF6">
        <w:rPr>
          <w:sz w:val="16"/>
          <w:szCs w:val="16"/>
          <w:lang w:val="it-IT"/>
          <w:rPrChange w:id="3488" w:author="Gregorio Canal" w:date="2019-05-22T14:54:00Z">
            <w:rPr>
              <w:sz w:val="16"/>
              <w:szCs w:val="16"/>
            </w:rPr>
          </w:rPrChange>
        </w:rPr>
        <w:t xml:space="preserve">        &lt;a:To&gt;https://NotificationBrokerServer/Subscription/382dcdc7-8e84-9fdc-8443&lt;/a:To&gt;</w:t>
      </w:r>
    </w:p>
    <w:p w14:paraId="3B76762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489" w:author="Gregorio Canal" w:date="2019-05-22T14:54:00Z">
            <w:rPr>
              <w:sz w:val="16"/>
              <w:szCs w:val="16"/>
            </w:rPr>
          </w:rPrChange>
        </w:rPr>
        <w:t xml:space="preserve">    </w:t>
      </w:r>
      <w:r w:rsidRPr="00977EA3">
        <w:rPr>
          <w:sz w:val="16"/>
          <w:szCs w:val="16"/>
        </w:rPr>
        <w:t>&lt;/</w:t>
      </w:r>
      <w:proofErr w:type="spellStart"/>
      <w:r w:rsidRPr="00977EA3">
        <w:rPr>
          <w:sz w:val="16"/>
          <w:szCs w:val="16"/>
        </w:rPr>
        <w:t>s:Header</w:t>
      </w:r>
      <w:proofErr w:type="spellEnd"/>
      <w:r w:rsidRPr="00977EA3">
        <w:rPr>
          <w:sz w:val="16"/>
          <w:szCs w:val="16"/>
        </w:rPr>
        <w:t>&gt;</w:t>
      </w:r>
    </w:p>
    <w:p w14:paraId="4A9F85B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64DAA01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wsnt:Unsubscribe</w:t>
      </w:r>
      <w:proofErr w:type="spellEnd"/>
      <w:r w:rsidRPr="00977EA3">
        <w:rPr>
          <w:sz w:val="16"/>
          <w:szCs w:val="16"/>
        </w:rPr>
        <w:t>/&gt;</w:t>
      </w:r>
    </w:p>
    <w:p w14:paraId="323D6D6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799BAFD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64B66CC7" w14:textId="77777777" w:rsidR="006E7B7A" w:rsidRPr="00977EA3" w:rsidRDefault="006E7B7A" w:rsidP="006E7B7A">
      <w:pPr>
        <w:pStyle w:val="Titolo4"/>
        <w:numPr>
          <w:ilvl w:val="0"/>
          <w:numId w:val="0"/>
        </w:numPr>
        <w:rPr>
          <w:noProof w:val="0"/>
        </w:rPr>
      </w:pPr>
      <w:bookmarkStart w:id="3490" w:name="Unsubscribe_Response"/>
      <w:bookmarkStart w:id="3491" w:name="_Toc200785862"/>
      <w:bookmarkStart w:id="3492" w:name="_Toc200785909"/>
      <w:bookmarkStart w:id="3493" w:name="_Toc206763662"/>
      <w:bookmarkStart w:id="3494" w:name="_Toc231117715"/>
      <w:bookmarkStart w:id="3495" w:name="_Toc363803031"/>
      <w:bookmarkStart w:id="3496" w:name="_Toc428454152"/>
      <w:bookmarkEnd w:id="3490"/>
      <w:r w:rsidRPr="00977EA3">
        <w:rPr>
          <w:noProof w:val="0"/>
        </w:rPr>
        <w:t>3.52.4.4 Unsubscribe Response</w:t>
      </w:r>
      <w:bookmarkEnd w:id="3491"/>
      <w:bookmarkEnd w:id="3492"/>
      <w:bookmarkEnd w:id="3493"/>
      <w:bookmarkEnd w:id="3494"/>
      <w:r w:rsidRPr="00977EA3">
        <w:rPr>
          <w:noProof w:val="0"/>
        </w:rPr>
        <w:t xml:space="preserve"> Message</w:t>
      </w:r>
      <w:bookmarkEnd w:id="3495"/>
      <w:bookmarkEnd w:id="3496"/>
    </w:p>
    <w:p w14:paraId="4577F0D3" w14:textId="77777777" w:rsidR="006E7B7A" w:rsidRPr="00977EA3" w:rsidRDefault="006E7B7A" w:rsidP="006E7B7A">
      <w:pPr>
        <w:pStyle w:val="Titolo5"/>
        <w:numPr>
          <w:ilvl w:val="0"/>
          <w:numId w:val="0"/>
        </w:numPr>
        <w:rPr>
          <w:noProof w:val="0"/>
        </w:rPr>
      </w:pPr>
      <w:bookmarkStart w:id="3497" w:name="Trigger_6"/>
      <w:bookmarkStart w:id="3498" w:name="_Toc231117716"/>
      <w:bookmarkStart w:id="3499" w:name="_Toc363803032"/>
      <w:bookmarkEnd w:id="3497"/>
      <w:r w:rsidRPr="00977EA3">
        <w:rPr>
          <w:noProof w:val="0"/>
        </w:rPr>
        <w:t>3.52.4.4.1 Trigger</w:t>
      </w:r>
      <w:bookmarkEnd w:id="3498"/>
      <w:bookmarkEnd w:id="3499"/>
    </w:p>
    <w:p w14:paraId="255EA306" w14:textId="77777777" w:rsidR="006E7B7A" w:rsidRPr="00977EA3" w:rsidRDefault="006E7B7A" w:rsidP="006E7B7A">
      <w:pPr>
        <w:pStyle w:val="Corpotesto"/>
      </w:pPr>
      <w:r w:rsidRPr="00977EA3">
        <w:t xml:space="preserve">This message is an immediate response to an Unsubscribe Request message, and it is sent from the Document Metadata Notification Broker to the Document Metadata Subscriber. </w:t>
      </w:r>
    </w:p>
    <w:p w14:paraId="3AA0E4E3" w14:textId="77777777" w:rsidR="006E7B7A" w:rsidRPr="00977EA3" w:rsidRDefault="006E7B7A" w:rsidP="006E7B7A">
      <w:pPr>
        <w:pStyle w:val="Titolo5"/>
        <w:numPr>
          <w:ilvl w:val="0"/>
          <w:numId w:val="0"/>
        </w:numPr>
        <w:rPr>
          <w:noProof w:val="0"/>
        </w:rPr>
      </w:pPr>
      <w:bookmarkStart w:id="3500" w:name="Message_Semantics_6"/>
      <w:bookmarkStart w:id="3501" w:name="_Toc231117717"/>
      <w:bookmarkStart w:id="3502" w:name="_Toc363803033"/>
      <w:bookmarkEnd w:id="3500"/>
      <w:r w:rsidRPr="00977EA3">
        <w:rPr>
          <w:noProof w:val="0"/>
        </w:rPr>
        <w:t>3.52.4.4.2 Message Semantics</w:t>
      </w:r>
      <w:bookmarkEnd w:id="3501"/>
      <w:bookmarkEnd w:id="3502"/>
    </w:p>
    <w:p w14:paraId="4979ABC9" w14:textId="2D217DEF" w:rsidR="006E7B7A" w:rsidRPr="00977EA3" w:rsidRDefault="006E7B7A" w:rsidP="006E7B7A">
      <w:pPr>
        <w:pStyle w:val="Corpotesto"/>
      </w:pPr>
      <w:r w:rsidRPr="00977EA3">
        <w:t>The Unsubscribe Response message shall comply with the requirements in the WS-</w:t>
      </w:r>
      <w:proofErr w:type="spellStart"/>
      <w:r w:rsidRPr="00977EA3">
        <w:t>BaseNotification</w:t>
      </w:r>
      <w:proofErr w:type="spellEnd"/>
      <w:r w:rsidRPr="00977EA3">
        <w:t xml:space="preserve"> standard. This message indicates that an Unsubscribe message was successfully processed. Note that the value of the WS-Addressing Action element is prescribed in the standard, and differs from the requirements of ITI TF-2x:</w:t>
      </w:r>
      <w:r w:rsidR="00FA31E0" w:rsidRPr="00977EA3">
        <w:t xml:space="preserve"> </w:t>
      </w:r>
      <w:r w:rsidRPr="00977EA3">
        <w:t>Appendix V.</w:t>
      </w:r>
    </w:p>
    <w:p w14:paraId="5BC01742" w14:textId="77777777" w:rsidR="006E7B7A" w:rsidRPr="00977EA3" w:rsidRDefault="006E7B7A" w:rsidP="006E7B7A">
      <w:pPr>
        <w:pStyle w:val="Titolo5"/>
        <w:numPr>
          <w:ilvl w:val="0"/>
          <w:numId w:val="0"/>
        </w:numPr>
        <w:rPr>
          <w:noProof w:val="0"/>
        </w:rPr>
      </w:pPr>
      <w:bookmarkStart w:id="3503" w:name="Expected_Actions_6"/>
      <w:bookmarkStart w:id="3504" w:name="_Toc231117718"/>
      <w:bookmarkStart w:id="3505" w:name="_Toc363803034"/>
      <w:bookmarkEnd w:id="3503"/>
      <w:r w:rsidRPr="00977EA3">
        <w:rPr>
          <w:noProof w:val="0"/>
        </w:rPr>
        <w:t>3.52.4.4.3 Expected Actions</w:t>
      </w:r>
      <w:bookmarkEnd w:id="3504"/>
      <w:bookmarkEnd w:id="3505"/>
    </w:p>
    <w:p w14:paraId="734925A0" w14:textId="77777777" w:rsidR="006E7B7A" w:rsidRPr="00977EA3" w:rsidRDefault="006E7B7A" w:rsidP="006E7B7A">
      <w:pPr>
        <w:pStyle w:val="Corpotesto"/>
      </w:pPr>
      <w:r w:rsidRPr="00977EA3">
        <w:t xml:space="preserve">The Document Metadata Notification Broker shall cancel the corresponding subscription. </w:t>
      </w:r>
    </w:p>
    <w:p w14:paraId="5835657B" w14:textId="77777777" w:rsidR="006E7B7A" w:rsidRPr="00977EA3" w:rsidRDefault="006E7B7A" w:rsidP="006E7B7A">
      <w:pPr>
        <w:pStyle w:val="Corpotesto"/>
      </w:pPr>
      <w:r w:rsidRPr="00977EA3">
        <w:t xml:space="preserve">The Document Metadata Subscriber shall mark the corresponding subscription as successfully terminated. </w:t>
      </w:r>
    </w:p>
    <w:p w14:paraId="1383115A" w14:textId="77777777" w:rsidR="006E7B7A" w:rsidRPr="00977EA3" w:rsidRDefault="006E7B7A" w:rsidP="006E7B7A">
      <w:pPr>
        <w:pStyle w:val="Titolo5"/>
        <w:numPr>
          <w:ilvl w:val="0"/>
          <w:numId w:val="0"/>
        </w:numPr>
        <w:rPr>
          <w:noProof w:val="0"/>
        </w:rPr>
      </w:pPr>
      <w:bookmarkStart w:id="3506" w:name="Example_6"/>
      <w:bookmarkStart w:id="3507" w:name="_Toc231117719"/>
      <w:bookmarkStart w:id="3508" w:name="_Toc363803035"/>
      <w:bookmarkEnd w:id="3506"/>
      <w:r w:rsidRPr="00977EA3">
        <w:rPr>
          <w:noProof w:val="0"/>
        </w:rPr>
        <w:t>3.52.4.4.4 Example</w:t>
      </w:r>
      <w:bookmarkEnd w:id="3507"/>
      <w:bookmarkEnd w:id="3508"/>
    </w:p>
    <w:p w14:paraId="263D723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1E53EE5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p>
    <w:p w14:paraId="14EA6BB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="http://www.w3.org/2005/08/addressing"</w:t>
      </w:r>
    </w:p>
    <w:p w14:paraId="0032767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w:t>
      </w:r>
      <w:proofErr w:type="spellStart"/>
      <w:r w:rsidRPr="00977EA3">
        <w:rPr>
          <w:sz w:val="16"/>
          <w:szCs w:val="16"/>
        </w:rPr>
        <w:t>xmlns:xsi</w:t>
      </w:r>
      <w:proofErr w:type="spellEnd"/>
      <w:r w:rsidRPr="00977EA3">
        <w:rPr>
          <w:sz w:val="16"/>
          <w:szCs w:val="16"/>
        </w:rPr>
        <w:t>="http://www.w3.org/2001/XMLSchema-instance"</w:t>
      </w:r>
    </w:p>
    <w:p w14:paraId="2AF67A4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p>
    <w:p w14:paraId="4CBEF77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http://docs.oasis-open.org/wsn/b-2.xsd"&gt;</w:t>
      </w:r>
    </w:p>
    <w:p w14:paraId="5527DB5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75161C9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&lt;a:Action&gt;http://docs.oasis-open.org/wsn/bw-2/SubscriptionManager/UnsubscribeResponse&lt;/a:Action&gt;</w:t>
      </w:r>
    </w:p>
    <w:p w14:paraId="6C53254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4CCA8BA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115D7F8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wsnt:UnsubscribeResponse</w:t>
      </w:r>
      <w:proofErr w:type="spellEnd"/>
      <w:r w:rsidRPr="00977EA3">
        <w:rPr>
          <w:sz w:val="16"/>
          <w:szCs w:val="16"/>
        </w:rPr>
        <w:t>/&gt;</w:t>
      </w:r>
    </w:p>
    <w:p w14:paraId="4AF25EC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4F2A87A7"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2DA2F493" w14:textId="77777777" w:rsidR="006E7B7A" w:rsidRPr="00977EA3" w:rsidRDefault="006E7B7A" w:rsidP="006E7B7A">
      <w:pPr>
        <w:pStyle w:val="Titolo3"/>
        <w:numPr>
          <w:ilvl w:val="0"/>
          <w:numId w:val="0"/>
        </w:numPr>
        <w:rPr>
          <w:noProof w:val="0"/>
        </w:rPr>
      </w:pPr>
      <w:bookmarkStart w:id="3509" w:name="Notify_2"/>
      <w:bookmarkStart w:id="3510" w:name="_Toc231117720"/>
      <w:bookmarkStart w:id="3511" w:name="_Toc237684761"/>
      <w:bookmarkStart w:id="3512" w:name="_Toc237767187"/>
      <w:bookmarkStart w:id="3513" w:name="_Toc363803036"/>
      <w:bookmarkStart w:id="3514" w:name="_Toc428454153"/>
      <w:bookmarkStart w:id="3515" w:name="_Toc331085224"/>
      <w:bookmarkStart w:id="3516" w:name="_Toc518634623"/>
      <w:bookmarkStart w:id="3517" w:name="_Toc206763663"/>
      <w:bookmarkStart w:id="3518" w:name="_Toc206820775"/>
      <w:bookmarkStart w:id="3519" w:name="_Toc207203314"/>
      <w:bookmarkStart w:id="3520" w:name="_Toc207206367"/>
      <w:bookmarkEnd w:id="3509"/>
      <w:r w:rsidRPr="00977EA3">
        <w:rPr>
          <w:noProof w:val="0"/>
        </w:rPr>
        <w:t>3.52.5 Subscription Topics and Filter Expressions</w:t>
      </w:r>
      <w:bookmarkEnd w:id="3510"/>
      <w:bookmarkEnd w:id="3511"/>
      <w:bookmarkEnd w:id="3512"/>
      <w:bookmarkEnd w:id="3513"/>
      <w:bookmarkEnd w:id="3514"/>
      <w:bookmarkEnd w:id="3515"/>
      <w:bookmarkEnd w:id="3516"/>
    </w:p>
    <w:p w14:paraId="5F8D7C40" w14:textId="60E03677" w:rsidR="006E7B7A" w:rsidRPr="00977EA3" w:rsidRDefault="006E7B7A" w:rsidP="006E7B7A">
      <w:pPr>
        <w:pStyle w:val="Corpotesto"/>
      </w:pPr>
      <w:r w:rsidRPr="00977EA3">
        <w:t xml:space="preserve">This transaction restricts the subscription topic to be one of </w:t>
      </w:r>
      <w:proofErr w:type="spellStart"/>
      <w:r w:rsidRPr="00977EA3">
        <w:t>FullDocumentEntry</w:t>
      </w:r>
      <w:proofErr w:type="spellEnd"/>
      <w:r w:rsidRPr="00977EA3">
        <w:t xml:space="preserve"> or </w:t>
      </w:r>
      <w:proofErr w:type="spellStart"/>
      <w:r w:rsidRPr="00977EA3">
        <w:t>MinimalDocumentEntry</w:t>
      </w:r>
      <w:proofErr w:type="spellEnd"/>
      <w:r w:rsidRPr="00977EA3">
        <w:t xml:space="preserve"> (</w:t>
      </w:r>
      <w:r w:rsidR="00C06CE3" w:rsidRPr="00977EA3">
        <w:t>Section</w:t>
      </w:r>
      <w:r w:rsidRPr="00977EA3">
        <w:t xml:space="preserve"> 3.52.5.1) and restricts the semantics of filter expressions to the semantics of a subset (</w:t>
      </w:r>
      <w:r w:rsidR="00C06CE3" w:rsidRPr="00977EA3">
        <w:t>Section</w:t>
      </w:r>
      <w:r w:rsidRPr="00977EA3">
        <w:t xml:space="preserve"> 3.52.5.2) of the Registry Stored Query [ITI-18]</w:t>
      </w:r>
      <w:r w:rsidR="00FA31E0" w:rsidRPr="00977EA3">
        <w:t xml:space="preserve"> transaction</w:t>
      </w:r>
      <w:r w:rsidRPr="00977EA3">
        <w:t xml:space="preserve">. </w:t>
      </w:r>
    </w:p>
    <w:p w14:paraId="51E47CB7" w14:textId="77777777" w:rsidR="006E7B7A" w:rsidRPr="00977EA3" w:rsidRDefault="006E7B7A" w:rsidP="006E7B7A">
      <w:pPr>
        <w:pStyle w:val="Titolo4"/>
        <w:numPr>
          <w:ilvl w:val="0"/>
          <w:numId w:val="0"/>
        </w:numPr>
        <w:rPr>
          <w:noProof w:val="0"/>
        </w:rPr>
      </w:pPr>
      <w:bookmarkStart w:id="3521" w:name="Building_Filter_Expressions"/>
      <w:bookmarkStart w:id="3522" w:name="_Toc363803037"/>
      <w:bookmarkStart w:id="3523" w:name="_Toc428454154"/>
      <w:bookmarkStart w:id="3524" w:name="_Toc200785871"/>
      <w:bookmarkStart w:id="3525" w:name="_Toc200785918"/>
      <w:bookmarkStart w:id="3526" w:name="_Toc206763673"/>
      <w:bookmarkStart w:id="3527" w:name="_Toc206820784"/>
      <w:bookmarkStart w:id="3528" w:name="_Toc207203323"/>
      <w:bookmarkStart w:id="3529" w:name="_Toc207206376"/>
      <w:bookmarkStart w:id="3530" w:name="_Toc231117721"/>
      <w:bookmarkEnd w:id="3521"/>
      <w:r w:rsidRPr="00977EA3">
        <w:rPr>
          <w:noProof w:val="0"/>
        </w:rPr>
        <w:t>3.52.5.1 Topics</w:t>
      </w:r>
      <w:bookmarkEnd w:id="3522"/>
      <w:bookmarkEnd w:id="3523"/>
    </w:p>
    <w:p w14:paraId="45914DAD" w14:textId="0B500AEC" w:rsidR="006E7B7A" w:rsidRPr="00977EA3" w:rsidRDefault="006E7B7A" w:rsidP="006E7B7A">
      <w:pPr>
        <w:rPr>
          <w:color w:val="000000"/>
        </w:rPr>
      </w:pPr>
      <w:r w:rsidRPr="00977EA3">
        <w:t>This transaction defines simple topics as described in the WS-Topics specification.</w:t>
      </w:r>
      <w:r w:rsidRPr="00977EA3">
        <w:rPr>
          <w:color w:val="000000"/>
        </w:rPr>
        <w:t xml:space="preserve"> If the Document Metadata Notification Broker supports the Folder Subscription Option it shall support all the following topics in a Document Metadata Subscribe Request; otherwise it shall reject subscription Request which specify folder's topic generating a fault (see </w:t>
      </w:r>
      <w:r w:rsidR="00FA31E0" w:rsidRPr="00977EA3">
        <w:rPr>
          <w:color w:val="000000"/>
        </w:rPr>
        <w:t>S</w:t>
      </w:r>
      <w:r w:rsidRPr="00977EA3">
        <w:rPr>
          <w:color w:val="000000"/>
        </w:rPr>
        <w:t xml:space="preserve">ection </w:t>
      </w:r>
      <w:r w:rsidRPr="00977EA3">
        <w:t>3.52.4.1.3 “Expected Actions”</w:t>
      </w:r>
      <w:r w:rsidRPr="00977EA3">
        <w:rPr>
          <w:color w:val="000000"/>
        </w:rPr>
        <w:t>). The Document Metadata Subscriber may support a subset of these topics</w:t>
      </w:r>
      <w:r w:rsidRPr="00977EA3">
        <w:t xml:space="preserve">: </w:t>
      </w:r>
    </w:p>
    <w:p w14:paraId="725DAD7A" w14:textId="77777777" w:rsidR="006E7B7A" w:rsidRPr="00977EA3" w:rsidRDefault="006E7B7A" w:rsidP="006E7B7A">
      <w:pPr>
        <w:pStyle w:val="Titolo5"/>
        <w:numPr>
          <w:ilvl w:val="0"/>
          <w:numId w:val="0"/>
        </w:numPr>
        <w:rPr>
          <w:bCs/>
          <w:noProof w:val="0"/>
        </w:rPr>
      </w:pPr>
      <w:bookmarkStart w:id="3531" w:name="_Toc363803038"/>
      <w:r w:rsidRPr="00977EA3">
        <w:rPr>
          <w:bCs/>
          <w:noProof w:val="0"/>
        </w:rPr>
        <w:t xml:space="preserve">3.52.5.1.1 </w:t>
      </w:r>
      <w:proofErr w:type="spellStart"/>
      <w:r w:rsidRPr="00977EA3">
        <w:rPr>
          <w:bCs/>
          <w:noProof w:val="0"/>
        </w:rPr>
        <w:t>ihe:FullDocumentEntry</w:t>
      </w:r>
      <w:bookmarkEnd w:id="3531"/>
      <w:proofErr w:type="spellEnd"/>
    </w:p>
    <w:p w14:paraId="0ED5140A" w14:textId="65457B24" w:rsidR="006E7B7A" w:rsidRPr="00977EA3" w:rsidRDefault="006E7B7A" w:rsidP="006E7B7A">
      <w:pPr>
        <w:pStyle w:val="Corpotesto"/>
      </w:pPr>
      <w:r w:rsidRPr="00977EA3">
        <w:t xml:space="preserve">This topic indicates that the events for which the subscription is made shall be Document Entry registrations, and that the notification shall contain the full metadata describing each matching Document Entry as described in the Notification transaction in </w:t>
      </w:r>
      <w:r w:rsidR="00922319" w:rsidRPr="00977EA3">
        <w:t>Section</w:t>
      </w:r>
      <w:r w:rsidRPr="00977EA3">
        <w:t xml:space="preserve"> 3.53.4.1.2.</w:t>
      </w:r>
    </w:p>
    <w:p w14:paraId="1F6E7AB5" w14:textId="77777777" w:rsidR="006E7B7A" w:rsidRPr="00977EA3" w:rsidRDefault="006E7B7A" w:rsidP="006E7B7A">
      <w:pPr>
        <w:pStyle w:val="Titolo5"/>
        <w:numPr>
          <w:ilvl w:val="0"/>
          <w:numId w:val="0"/>
        </w:numPr>
        <w:rPr>
          <w:bCs/>
          <w:noProof w:val="0"/>
        </w:rPr>
      </w:pPr>
      <w:bookmarkStart w:id="3532" w:name="_Toc363803039"/>
      <w:r w:rsidRPr="00977EA3">
        <w:rPr>
          <w:bCs/>
          <w:noProof w:val="0"/>
        </w:rPr>
        <w:t xml:space="preserve">3.52.5.1.2 </w:t>
      </w:r>
      <w:proofErr w:type="spellStart"/>
      <w:r w:rsidRPr="00977EA3">
        <w:rPr>
          <w:bCs/>
          <w:noProof w:val="0"/>
        </w:rPr>
        <w:t>ihe:MinimalDocumentEntry</w:t>
      </w:r>
      <w:bookmarkEnd w:id="3532"/>
      <w:proofErr w:type="spellEnd"/>
    </w:p>
    <w:p w14:paraId="6C6638A2" w14:textId="3591F842" w:rsidR="006E7B7A" w:rsidRPr="00977EA3" w:rsidRDefault="006E7B7A" w:rsidP="006E7B7A">
      <w:pPr>
        <w:pStyle w:val="Corpotesto"/>
      </w:pPr>
      <w:r w:rsidRPr="00977EA3">
        <w:t xml:space="preserve">This topic indicates that the events for which the subscription is made shall be Document Entry registrations, and that the notification shall contain the minimal set of data describing each matching Document Entry as described in the Document Metadata Notify transaction in </w:t>
      </w:r>
      <w:r w:rsidR="004233CE" w:rsidRPr="00977EA3">
        <w:t xml:space="preserve">Section </w:t>
      </w:r>
      <w:r w:rsidRPr="00977EA3">
        <w:t>3.53.4.1.2.</w:t>
      </w:r>
    </w:p>
    <w:p w14:paraId="2897989D" w14:textId="77777777" w:rsidR="006E7B7A" w:rsidRPr="00977EA3" w:rsidRDefault="006E7B7A" w:rsidP="006E7B7A">
      <w:pPr>
        <w:pStyle w:val="Titolo5"/>
        <w:numPr>
          <w:ilvl w:val="0"/>
          <w:numId w:val="0"/>
        </w:numPr>
        <w:rPr>
          <w:noProof w:val="0"/>
        </w:rPr>
      </w:pPr>
      <w:bookmarkStart w:id="3533" w:name="_Toc228782000"/>
      <w:bookmarkStart w:id="3534" w:name="_Toc363803041"/>
      <w:r w:rsidRPr="00977EA3">
        <w:rPr>
          <w:noProof w:val="0"/>
        </w:rPr>
        <w:t xml:space="preserve">3.52.5.1.3 </w:t>
      </w:r>
      <w:proofErr w:type="spellStart"/>
      <w:r w:rsidRPr="00977EA3">
        <w:rPr>
          <w:noProof w:val="0"/>
        </w:rPr>
        <w:t>ihe:SubmissionSetMetadata</w:t>
      </w:r>
      <w:bookmarkEnd w:id="3533"/>
      <w:bookmarkEnd w:id="3534"/>
      <w:proofErr w:type="spellEnd"/>
    </w:p>
    <w:p w14:paraId="5AC678F4" w14:textId="3ECE06C4" w:rsidR="006E7B7A" w:rsidRPr="00977EA3" w:rsidRDefault="006E7B7A" w:rsidP="006E7B7A">
      <w:pPr>
        <w:pStyle w:val="Corpotesto"/>
      </w:pPr>
      <w:r w:rsidRPr="00977EA3">
        <w:t xml:space="preserve">This topic indicates that the event for which the subscription is made shall be creating a </w:t>
      </w:r>
      <w:proofErr w:type="spellStart"/>
      <w:r w:rsidRPr="00977EA3">
        <w:t>SubmissionSet</w:t>
      </w:r>
      <w:proofErr w:type="spellEnd"/>
      <w:r w:rsidRPr="00977EA3">
        <w:t xml:space="preserve"> and that the notification shall contain the full metadata describing the match with the </w:t>
      </w:r>
      <w:proofErr w:type="spellStart"/>
      <w:r w:rsidRPr="00977EA3">
        <w:t>SubmissionSet</w:t>
      </w:r>
      <w:proofErr w:type="spellEnd"/>
      <w:r w:rsidRPr="00977EA3">
        <w:t xml:space="preserve"> object, as described in the Document Metadata Notify transaction in </w:t>
      </w:r>
      <w:r w:rsidR="004233CE" w:rsidRPr="00977EA3">
        <w:t>Section</w:t>
      </w:r>
      <w:r w:rsidR="00952DDA" w:rsidRPr="00977EA3">
        <w:t xml:space="preserve"> </w:t>
      </w:r>
      <w:r w:rsidRPr="00977EA3">
        <w:t xml:space="preserve">3.53.4.1.2. </w:t>
      </w:r>
    </w:p>
    <w:p w14:paraId="0B1B1225" w14:textId="77777777" w:rsidR="006E7B7A" w:rsidRPr="00977EA3" w:rsidRDefault="006E7B7A" w:rsidP="006E7B7A">
      <w:pPr>
        <w:pStyle w:val="Titolo4"/>
        <w:numPr>
          <w:ilvl w:val="0"/>
          <w:numId w:val="0"/>
        </w:numPr>
        <w:rPr>
          <w:noProof w:val="0"/>
        </w:rPr>
      </w:pPr>
      <w:bookmarkStart w:id="3535" w:name="_Toc363803042"/>
      <w:bookmarkStart w:id="3536" w:name="_Toc428454155"/>
      <w:r w:rsidRPr="00977EA3">
        <w:rPr>
          <w:noProof w:val="0"/>
        </w:rPr>
        <w:t>3.52.5.2 Building Filter Expressions</w:t>
      </w:r>
      <w:bookmarkEnd w:id="3524"/>
      <w:bookmarkEnd w:id="3525"/>
      <w:bookmarkEnd w:id="3526"/>
      <w:bookmarkEnd w:id="3527"/>
      <w:bookmarkEnd w:id="3528"/>
      <w:bookmarkEnd w:id="3529"/>
      <w:bookmarkEnd w:id="3530"/>
      <w:bookmarkEnd w:id="3535"/>
      <w:bookmarkEnd w:id="3536"/>
    </w:p>
    <w:p w14:paraId="2893BF54" w14:textId="18BFC6C5" w:rsidR="006E7B7A" w:rsidRPr="00977EA3" w:rsidRDefault="006E7B7A" w:rsidP="006E7B7A">
      <w:pPr>
        <w:pStyle w:val="Corpotesto"/>
        <w:rPr>
          <w:szCs w:val="24"/>
          <w:lang w:eastAsia="it-IT"/>
        </w:rPr>
      </w:pPr>
      <w:r w:rsidRPr="00977EA3">
        <w:t xml:space="preserve">The XDS metadata, specified in ITI TF-3: 4.1, describes the objects which are used in a document registration. The Registry Stored Query </w:t>
      </w:r>
      <w:r w:rsidR="00FA31E0" w:rsidRPr="00977EA3">
        <w:t xml:space="preserve">[ITI-18] </w:t>
      </w:r>
      <w:r w:rsidRPr="00977EA3">
        <w:t>transaction uses a subset of the metadata to build a list of queries available to a XDS Document Consumer to search for documents with specific characteristics. The list of queries is in ITI TF-2a: 3.18.4.1.2.3.7</w:t>
      </w:r>
      <w:r w:rsidRPr="00977EA3">
        <w:rPr>
          <w:szCs w:val="24"/>
          <w:lang w:eastAsia="it-IT"/>
        </w:rPr>
        <w:t xml:space="preserve">. The </w:t>
      </w:r>
      <w:r w:rsidRPr="00977EA3">
        <w:rPr>
          <w:szCs w:val="24"/>
          <w:lang w:eastAsia="it-IT"/>
        </w:rPr>
        <w:lastRenderedPageBreak/>
        <w:t xml:space="preserve">transaction Document Metadata Subscribe uses the syntax of the Registry Stored Query [ITI-18] transaction for the creation of the filtering expression. </w:t>
      </w:r>
    </w:p>
    <w:p w14:paraId="471FC199" w14:textId="77777777" w:rsidR="006E7B7A" w:rsidRPr="00977EA3" w:rsidRDefault="006E7B7A" w:rsidP="006E7B7A">
      <w:pPr>
        <w:pStyle w:val="Corpotesto"/>
        <w:rPr>
          <w:szCs w:val="24"/>
          <w:lang w:eastAsia="it-IT"/>
        </w:rPr>
      </w:pPr>
      <w:r w:rsidRPr="00977EA3">
        <w:rPr>
          <w:szCs w:val="24"/>
          <w:lang w:eastAsia="it-IT"/>
        </w:rPr>
        <w:t xml:space="preserve">Filters can be created using the parameters of the </w:t>
      </w:r>
      <w:proofErr w:type="spellStart"/>
      <w:r w:rsidRPr="00977EA3">
        <w:rPr>
          <w:szCs w:val="24"/>
          <w:lang w:eastAsia="it-IT"/>
        </w:rPr>
        <w:t>FindDocuments</w:t>
      </w:r>
      <w:proofErr w:type="spellEnd"/>
      <w:r w:rsidRPr="00977EA3">
        <w:rPr>
          <w:szCs w:val="24"/>
          <w:lang w:eastAsia="it-IT"/>
        </w:rPr>
        <w:t xml:space="preserve">, </w:t>
      </w:r>
      <w:proofErr w:type="spellStart"/>
      <w:r w:rsidRPr="00977EA3">
        <w:rPr>
          <w:szCs w:val="24"/>
          <w:lang w:eastAsia="it-IT"/>
        </w:rPr>
        <w:t>FindDocumentsByReferenceId</w:t>
      </w:r>
      <w:proofErr w:type="spellEnd"/>
      <w:r w:rsidRPr="00977EA3">
        <w:rPr>
          <w:szCs w:val="24"/>
          <w:lang w:eastAsia="it-IT"/>
        </w:rPr>
        <w:t xml:space="preserve">, </w:t>
      </w:r>
      <w:proofErr w:type="spellStart"/>
      <w:r w:rsidRPr="00977EA3">
        <w:rPr>
          <w:szCs w:val="24"/>
          <w:lang w:eastAsia="it-IT"/>
        </w:rPr>
        <w:t>FindSubmissionSet</w:t>
      </w:r>
      <w:proofErr w:type="spellEnd"/>
      <w:r w:rsidRPr="00977EA3">
        <w:rPr>
          <w:szCs w:val="24"/>
          <w:lang w:eastAsia="it-IT"/>
        </w:rPr>
        <w:t xml:space="preserve"> queries defined within the Registry Stored Query transaction and use the syntax of the </w:t>
      </w:r>
      <w:proofErr w:type="spellStart"/>
      <w:r w:rsidRPr="00977EA3">
        <w:rPr>
          <w:szCs w:val="24"/>
          <w:lang w:eastAsia="it-IT"/>
        </w:rPr>
        <w:t>FindDocuments</w:t>
      </w:r>
      <w:proofErr w:type="spellEnd"/>
      <w:r w:rsidRPr="00977EA3">
        <w:rPr>
          <w:szCs w:val="24"/>
          <w:lang w:eastAsia="it-IT"/>
        </w:rPr>
        <w:t xml:space="preserve"> </w:t>
      </w:r>
      <w:proofErr w:type="spellStart"/>
      <w:r w:rsidRPr="00977EA3">
        <w:rPr>
          <w:szCs w:val="24"/>
          <w:lang w:eastAsia="it-IT"/>
        </w:rPr>
        <w:t>FindDocumentsByReferenceId</w:t>
      </w:r>
      <w:proofErr w:type="spellEnd"/>
      <w:r w:rsidRPr="00977EA3">
        <w:rPr>
          <w:szCs w:val="24"/>
          <w:lang w:eastAsia="it-IT"/>
        </w:rPr>
        <w:t xml:space="preserve"> or </w:t>
      </w:r>
      <w:proofErr w:type="spellStart"/>
      <w:r w:rsidRPr="00977EA3">
        <w:rPr>
          <w:szCs w:val="24"/>
          <w:lang w:eastAsia="it-IT"/>
        </w:rPr>
        <w:t>FindSubmissionSets</w:t>
      </w:r>
      <w:proofErr w:type="spellEnd"/>
      <w:r w:rsidRPr="00977EA3">
        <w:rPr>
          <w:szCs w:val="24"/>
          <w:lang w:eastAsia="it-IT"/>
        </w:rPr>
        <w:t xml:space="preserve"> queries to express the filter. </w:t>
      </w:r>
    </w:p>
    <w:p w14:paraId="2852DA62" w14:textId="6EDE8CBD" w:rsidR="006E7B7A" w:rsidRPr="00977EA3" w:rsidRDefault="006E7B7A" w:rsidP="006E7B7A">
      <w:pPr>
        <w:pStyle w:val="Corpotesto"/>
        <w:rPr>
          <w:szCs w:val="24"/>
          <w:lang w:eastAsia="it-IT"/>
        </w:rPr>
      </w:pPr>
      <w:r w:rsidRPr="00977EA3">
        <w:rPr>
          <w:szCs w:val="24"/>
          <w:lang w:eastAsia="it-IT"/>
        </w:rPr>
        <w:t>The evaluation of filter expressions is based on the XDS metadata model. In this transaction, the stream of events for which subscriptions are possible is limited to events representing the</w:t>
      </w:r>
      <w:r w:rsidRPr="00977EA3">
        <w:rPr>
          <w:b/>
          <w:szCs w:val="24"/>
          <w:lang w:eastAsia="it-IT"/>
        </w:rPr>
        <w:t xml:space="preserve"> </w:t>
      </w:r>
      <w:r w:rsidRPr="00977EA3">
        <w:rPr>
          <w:szCs w:val="24"/>
          <w:lang w:eastAsia="it-IT"/>
        </w:rPr>
        <w:t xml:space="preserve">existence of </w:t>
      </w:r>
      <w:proofErr w:type="spellStart"/>
      <w:r w:rsidRPr="00977EA3">
        <w:rPr>
          <w:szCs w:val="24"/>
          <w:lang w:eastAsia="it-IT"/>
        </w:rPr>
        <w:t>SubmissionSet</w:t>
      </w:r>
      <w:proofErr w:type="spellEnd"/>
      <w:r w:rsidRPr="00977EA3">
        <w:rPr>
          <w:szCs w:val="24"/>
          <w:lang w:eastAsia="it-IT"/>
        </w:rPr>
        <w:t xml:space="preserve"> and </w:t>
      </w:r>
      <w:proofErr w:type="spellStart"/>
      <w:r w:rsidRPr="00977EA3">
        <w:rPr>
          <w:szCs w:val="24"/>
          <w:lang w:eastAsia="it-IT"/>
        </w:rPr>
        <w:t>documentEntry</w:t>
      </w:r>
      <w:proofErr w:type="spellEnd"/>
      <w:r w:rsidRPr="00977EA3">
        <w:rPr>
          <w:szCs w:val="24"/>
          <w:lang w:eastAsia="it-IT"/>
        </w:rPr>
        <w:t xml:space="preserve"> Objects. The Document Metadata Notification Broker becomes aware of such events either via a Document Metadata Publish </w:t>
      </w:r>
      <w:r w:rsidR="00417BDF" w:rsidRPr="00977EA3">
        <w:rPr>
          <w:szCs w:val="24"/>
          <w:lang w:eastAsia="it-IT"/>
        </w:rPr>
        <w:t xml:space="preserve">[ITI-54] </w:t>
      </w:r>
      <w:r w:rsidRPr="00977EA3">
        <w:rPr>
          <w:szCs w:val="24"/>
          <w:lang w:eastAsia="it-IT"/>
        </w:rPr>
        <w:t>transaction</w:t>
      </w:r>
      <w:r w:rsidR="00417BDF" w:rsidRPr="00977EA3">
        <w:rPr>
          <w:szCs w:val="24"/>
          <w:lang w:eastAsia="it-IT"/>
        </w:rPr>
        <w:t>,</w:t>
      </w:r>
      <w:r w:rsidRPr="00977EA3">
        <w:rPr>
          <w:szCs w:val="24"/>
          <w:lang w:eastAsia="it-IT"/>
        </w:rPr>
        <w:t xml:space="preserve"> or via other mechanisms not specified by IHE. The Document Metadata Notification Broker shall determine if there is a subscription which matches any of the Document Entry Objects or </w:t>
      </w:r>
      <w:proofErr w:type="spellStart"/>
      <w:r w:rsidRPr="00977EA3">
        <w:rPr>
          <w:szCs w:val="24"/>
          <w:lang w:eastAsia="it-IT"/>
        </w:rPr>
        <w:t>SubmissionSet</w:t>
      </w:r>
      <w:proofErr w:type="spellEnd"/>
      <w:r w:rsidRPr="00977EA3">
        <w:rPr>
          <w:szCs w:val="24"/>
          <w:lang w:eastAsia="it-IT"/>
        </w:rPr>
        <w:t xml:space="preserve"> Object in an event.</w:t>
      </w:r>
    </w:p>
    <w:p w14:paraId="0D90A63D" w14:textId="77777777" w:rsidR="006E7B7A" w:rsidRPr="00977EA3" w:rsidRDefault="006E7B7A" w:rsidP="006E7B7A">
      <w:pPr>
        <w:pStyle w:val="Corpotesto"/>
        <w:rPr>
          <w:lang w:eastAsia="it-IT"/>
        </w:rPr>
      </w:pPr>
      <w:r w:rsidRPr="00977EA3">
        <w:rPr>
          <w:lang w:eastAsia="it-IT"/>
        </w:rPr>
        <w:t xml:space="preserve">A match means that if a Registry Stored Query, with the same parameters as the filter expression in the subscription, were sent to a XDS Document Registry containing the Document Entry Objects or </w:t>
      </w:r>
      <w:proofErr w:type="spellStart"/>
      <w:r w:rsidRPr="00977EA3">
        <w:rPr>
          <w:lang w:eastAsia="it-IT"/>
        </w:rPr>
        <w:t>SubmissionSet</w:t>
      </w:r>
      <w:proofErr w:type="spellEnd"/>
      <w:r w:rsidRPr="00977EA3">
        <w:rPr>
          <w:lang w:eastAsia="it-IT"/>
        </w:rPr>
        <w:t xml:space="preserve"> Object from the event, the result of this Stored Query would contain one or more of these Objects.</w:t>
      </w:r>
    </w:p>
    <w:p w14:paraId="01463453" w14:textId="5C826C42" w:rsidR="006E7B7A" w:rsidRPr="00977EA3" w:rsidRDefault="006E7B7A" w:rsidP="006E7B7A">
      <w:pPr>
        <w:pStyle w:val="Corpotesto"/>
      </w:pPr>
      <w:r w:rsidRPr="00977EA3">
        <w:t xml:space="preserve">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w:t>
      </w:r>
      <w:r w:rsidR="00417BDF" w:rsidRPr="00977EA3">
        <w:t>Document Sharing</w:t>
      </w:r>
      <w:r w:rsidRPr="00977EA3">
        <w:t xml:space="preserve"> metadata model.</w:t>
      </w:r>
    </w:p>
    <w:p w14:paraId="7D521689" w14:textId="77777777" w:rsidR="006E7B7A" w:rsidRPr="00977EA3" w:rsidRDefault="006E7B7A" w:rsidP="006E7B7A">
      <w:pPr>
        <w:pStyle w:val="Corpotesto"/>
      </w:pPr>
      <w:r w:rsidRPr="00977EA3">
        <w:t>A good understanding of the Registry Stored Query transaction and the XDS metadata is necessary to understand how the filter expressions work. For example, if the filter expression below were implemented as a stored query on the registry</w:t>
      </w:r>
    </w:p>
    <w:p w14:paraId="5137836D" w14:textId="77777777" w:rsidR="006E7B7A" w:rsidRPr="00977EA3" w:rsidRDefault="006E7B7A" w:rsidP="006E7B7A">
      <w:pPr>
        <w:pStyle w:val="Corpotesto"/>
      </w:pPr>
    </w:p>
    <w:p w14:paraId="59B9C32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rim:AdhocQuery</w:t>
      </w:r>
      <w:proofErr w:type="spellEnd"/>
      <w:r w:rsidRPr="00977EA3">
        <w:rPr>
          <w:sz w:val="16"/>
          <w:szCs w:val="16"/>
        </w:rPr>
        <w:t xml:space="preserve"> id="urn:uuid:aa2332d0-f8fe-11e0-be50-0800200c9a66" </w:t>
      </w:r>
      <w:proofErr w:type="spellStart"/>
      <w:r w:rsidRPr="00977EA3">
        <w:rPr>
          <w:sz w:val="16"/>
          <w:szCs w:val="16"/>
        </w:rPr>
        <w:t>xmlns:rim</w:t>
      </w:r>
      <w:proofErr w:type="spellEnd"/>
      <w:r w:rsidRPr="00977EA3">
        <w:rPr>
          <w:sz w:val="16"/>
          <w:szCs w:val="16"/>
        </w:rPr>
        <w:t>="urn:oasis:names:tc:ebxml-regrep:xsd:rim:3.0"&gt;</w:t>
      </w:r>
    </w:p>
    <w:p w14:paraId="46800E0D"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537" w:author="Gregorio Canal" w:date="2019-05-22T14:54:00Z">
            <w:rPr>
              <w:sz w:val="16"/>
              <w:szCs w:val="16"/>
            </w:rPr>
          </w:rPrChange>
        </w:rPr>
      </w:pPr>
      <w:r w:rsidRPr="00977EA3">
        <w:rPr>
          <w:sz w:val="16"/>
          <w:szCs w:val="16"/>
        </w:rPr>
        <w:t xml:space="preserve">    </w:t>
      </w:r>
      <w:r w:rsidRPr="00E63AF6">
        <w:rPr>
          <w:sz w:val="16"/>
          <w:szCs w:val="16"/>
          <w:lang w:val="nl-NL"/>
          <w:rPrChange w:id="3538" w:author="Gregorio Canal" w:date="2019-05-22T14:54:00Z">
            <w:rPr>
              <w:sz w:val="16"/>
              <w:szCs w:val="16"/>
            </w:rPr>
          </w:rPrChange>
        </w:rPr>
        <w:t>&lt;</w:t>
      </w:r>
      <w:proofErr w:type="spellStart"/>
      <w:r w:rsidRPr="00E63AF6">
        <w:rPr>
          <w:sz w:val="16"/>
          <w:szCs w:val="16"/>
          <w:lang w:val="nl-NL"/>
          <w:rPrChange w:id="3539" w:author="Gregorio Canal" w:date="2019-05-22T14:54:00Z">
            <w:rPr>
              <w:sz w:val="16"/>
              <w:szCs w:val="16"/>
            </w:rPr>
          </w:rPrChange>
        </w:rPr>
        <w:t>rim:Slot</w:t>
      </w:r>
      <w:proofErr w:type="spellEnd"/>
      <w:r w:rsidRPr="00E63AF6">
        <w:rPr>
          <w:sz w:val="16"/>
          <w:szCs w:val="16"/>
          <w:lang w:val="nl-NL"/>
          <w:rPrChange w:id="3540" w:author="Gregorio Canal" w:date="2019-05-22T14:54:00Z">
            <w:rPr>
              <w:sz w:val="16"/>
              <w:szCs w:val="16"/>
            </w:rPr>
          </w:rPrChange>
        </w:rPr>
        <w:t xml:space="preserve"> name="$</w:t>
      </w:r>
      <w:proofErr w:type="spellStart"/>
      <w:r w:rsidRPr="00E63AF6">
        <w:rPr>
          <w:sz w:val="16"/>
          <w:szCs w:val="16"/>
          <w:lang w:val="nl-NL"/>
          <w:rPrChange w:id="3541" w:author="Gregorio Canal" w:date="2019-05-22T14:54:00Z">
            <w:rPr>
              <w:sz w:val="16"/>
              <w:szCs w:val="16"/>
            </w:rPr>
          </w:rPrChange>
        </w:rPr>
        <w:t>XDSDocumentEntryPatientId</w:t>
      </w:r>
      <w:proofErr w:type="spellEnd"/>
      <w:r w:rsidRPr="00E63AF6">
        <w:rPr>
          <w:sz w:val="16"/>
          <w:szCs w:val="16"/>
          <w:lang w:val="nl-NL"/>
          <w:rPrChange w:id="3542" w:author="Gregorio Canal" w:date="2019-05-22T14:54:00Z">
            <w:rPr>
              <w:sz w:val="16"/>
              <w:szCs w:val="16"/>
            </w:rPr>
          </w:rPrChange>
        </w:rPr>
        <w:t>"&gt;</w:t>
      </w:r>
    </w:p>
    <w:p w14:paraId="39A7D79F"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543" w:author="Gregorio Canal" w:date="2019-05-22T14:54:00Z">
            <w:rPr>
              <w:sz w:val="16"/>
              <w:szCs w:val="16"/>
            </w:rPr>
          </w:rPrChange>
        </w:rPr>
      </w:pPr>
      <w:r w:rsidRPr="00E63AF6">
        <w:rPr>
          <w:sz w:val="16"/>
          <w:szCs w:val="16"/>
          <w:lang w:val="nl-NL"/>
          <w:rPrChange w:id="3544" w:author="Gregorio Canal" w:date="2019-05-22T14:54:00Z">
            <w:rPr>
              <w:sz w:val="16"/>
              <w:szCs w:val="16"/>
            </w:rPr>
          </w:rPrChange>
        </w:rPr>
        <w:t xml:space="preserve">        &lt;</w:t>
      </w:r>
      <w:proofErr w:type="spellStart"/>
      <w:r w:rsidRPr="00E63AF6">
        <w:rPr>
          <w:sz w:val="16"/>
          <w:szCs w:val="16"/>
          <w:lang w:val="nl-NL"/>
          <w:rPrChange w:id="3545" w:author="Gregorio Canal" w:date="2019-05-22T14:54:00Z">
            <w:rPr>
              <w:sz w:val="16"/>
              <w:szCs w:val="16"/>
            </w:rPr>
          </w:rPrChange>
        </w:rPr>
        <w:t>rim:ValueList</w:t>
      </w:r>
      <w:proofErr w:type="spellEnd"/>
      <w:r w:rsidRPr="00E63AF6">
        <w:rPr>
          <w:sz w:val="16"/>
          <w:szCs w:val="16"/>
          <w:lang w:val="nl-NL"/>
          <w:rPrChange w:id="3546" w:author="Gregorio Canal" w:date="2019-05-22T14:54:00Z">
            <w:rPr>
              <w:sz w:val="16"/>
              <w:szCs w:val="16"/>
            </w:rPr>
          </w:rPrChange>
        </w:rPr>
        <w:t>&gt;</w:t>
      </w:r>
    </w:p>
    <w:p w14:paraId="7707D2D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3547" w:author="Gregorio Canal" w:date="2019-05-22T14:54:00Z">
            <w:rPr>
              <w:sz w:val="16"/>
              <w:szCs w:val="16"/>
            </w:rPr>
          </w:rPrChange>
        </w:rPr>
        <w:t xml:space="preserve">            </w:t>
      </w:r>
      <w:r w:rsidRPr="00977EA3">
        <w:rPr>
          <w:sz w:val="16"/>
          <w:szCs w:val="16"/>
        </w:rPr>
        <w:t>&lt;rim:Value&gt;'st3498702^^^&amp;amp;1.3.6.1.4.1.21367.2005.3.7&amp;amp;ISO'&lt;/rim:Value&gt;</w:t>
      </w:r>
    </w:p>
    <w:p w14:paraId="02315BE7"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548" w:author="Gregorio Canal" w:date="2019-05-22T14:54:00Z">
            <w:rPr>
              <w:sz w:val="16"/>
              <w:szCs w:val="16"/>
            </w:rPr>
          </w:rPrChange>
        </w:rPr>
      </w:pPr>
      <w:r w:rsidRPr="00977EA3">
        <w:rPr>
          <w:sz w:val="16"/>
          <w:szCs w:val="16"/>
        </w:rPr>
        <w:t xml:space="preserve">        </w:t>
      </w:r>
      <w:r w:rsidRPr="00E63AF6">
        <w:rPr>
          <w:sz w:val="16"/>
          <w:szCs w:val="16"/>
          <w:lang w:val="nl-NL"/>
          <w:rPrChange w:id="3549" w:author="Gregorio Canal" w:date="2019-05-22T14:54:00Z">
            <w:rPr>
              <w:sz w:val="16"/>
              <w:szCs w:val="16"/>
            </w:rPr>
          </w:rPrChange>
        </w:rPr>
        <w:t>&lt;/</w:t>
      </w:r>
      <w:proofErr w:type="spellStart"/>
      <w:r w:rsidRPr="00E63AF6">
        <w:rPr>
          <w:sz w:val="16"/>
          <w:szCs w:val="16"/>
          <w:lang w:val="nl-NL"/>
          <w:rPrChange w:id="3550" w:author="Gregorio Canal" w:date="2019-05-22T14:54:00Z">
            <w:rPr>
              <w:sz w:val="16"/>
              <w:szCs w:val="16"/>
            </w:rPr>
          </w:rPrChange>
        </w:rPr>
        <w:t>rim:ValueList</w:t>
      </w:r>
      <w:proofErr w:type="spellEnd"/>
      <w:r w:rsidRPr="00E63AF6">
        <w:rPr>
          <w:sz w:val="16"/>
          <w:szCs w:val="16"/>
          <w:lang w:val="nl-NL"/>
          <w:rPrChange w:id="3551" w:author="Gregorio Canal" w:date="2019-05-22T14:54:00Z">
            <w:rPr>
              <w:sz w:val="16"/>
              <w:szCs w:val="16"/>
            </w:rPr>
          </w:rPrChange>
        </w:rPr>
        <w:t>&gt;</w:t>
      </w:r>
    </w:p>
    <w:p w14:paraId="3A9F6AE2"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552" w:author="Gregorio Canal" w:date="2019-05-22T14:54:00Z">
            <w:rPr>
              <w:sz w:val="16"/>
              <w:szCs w:val="16"/>
            </w:rPr>
          </w:rPrChange>
        </w:rPr>
      </w:pPr>
      <w:r w:rsidRPr="00E63AF6">
        <w:rPr>
          <w:sz w:val="16"/>
          <w:szCs w:val="16"/>
          <w:lang w:val="nl-NL"/>
          <w:rPrChange w:id="3553" w:author="Gregorio Canal" w:date="2019-05-22T14:54:00Z">
            <w:rPr>
              <w:sz w:val="16"/>
              <w:szCs w:val="16"/>
            </w:rPr>
          </w:rPrChange>
        </w:rPr>
        <w:t xml:space="preserve">    &lt;/</w:t>
      </w:r>
      <w:proofErr w:type="spellStart"/>
      <w:r w:rsidRPr="00E63AF6">
        <w:rPr>
          <w:sz w:val="16"/>
          <w:szCs w:val="16"/>
          <w:lang w:val="nl-NL"/>
          <w:rPrChange w:id="3554" w:author="Gregorio Canal" w:date="2019-05-22T14:54:00Z">
            <w:rPr>
              <w:sz w:val="16"/>
              <w:szCs w:val="16"/>
            </w:rPr>
          </w:rPrChange>
        </w:rPr>
        <w:t>rim:Slot</w:t>
      </w:r>
      <w:proofErr w:type="spellEnd"/>
      <w:r w:rsidRPr="00E63AF6">
        <w:rPr>
          <w:sz w:val="16"/>
          <w:szCs w:val="16"/>
          <w:lang w:val="nl-NL"/>
          <w:rPrChange w:id="3555" w:author="Gregorio Canal" w:date="2019-05-22T14:54:00Z">
            <w:rPr>
              <w:sz w:val="16"/>
              <w:szCs w:val="16"/>
            </w:rPr>
          </w:rPrChange>
        </w:rPr>
        <w:t>&gt;</w:t>
      </w:r>
    </w:p>
    <w:p w14:paraId="10D44243"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556" w:author="Gregorio Canal" w:date="2019-05-22T14:54:00Z">
            <w:rPr>
              <w:sz w:val="16"/>
              <w:szCs w:val="16"/>
            </w:rPr>
          </w:rPrChange>
        </w:rPr>
      </w:pPr>
      <w:r w:rsidRPr="00E63AF6">
        <w:rPr>
          <w:sz w:val="16"/>
          <w:szCs w:val="16"/>
          <w:lang w:val="nl-NL"/>
          <w:rPrChange w:id="3557" w:author="Gregorio Canal" w:date="2019-05-22T14:54:00Z">
            <w:rPr>
              <w:sz w:val="16"/>
              <w:szCs w:val="16"/>
            </w:rPr>
          </w:rPrChange>
        </w:rPr>
        <w:t xml:space="preserve">    &lt;</w:t>
      </w:r>
      <w:proofErr w:type="spellStart"/>
      <w:r w:rsidRPr="00E63AF6">
        <w:rPr>
          <w:sz w:val="16"/>
          <w:szCs w:val="16"/>
          <w:lang w:val="nl-NL"/>
          <w:rPrChange w:id="3558" w:author="Gregorio Canal" w:date="2019-05-22T14:54:00Z">
            <w:rPr>
              <w:sz w:val="16"/>
              <w:szCs w:val="16"/>
            </w:rPr>
          </w:rPrChange>
        </w:rPr>
        <w:t>rim:Slot</w:t>
      </w:r>
      <w:proofErr w:type="spellEnd"/>
      <w:r w:rsidRPr="00E63AF6">
        <w:rPr>
          <w:sz w:val="16"/>
          <w:szCs w:val="16"/>
          <w:lang w:val="nl-NL"/>
          <w:rPrChange w:id="3559" w:author="Gregorio Canal" w:date="2019-05-22T14:54:00Z">
            <w:rPr>
              <w:sz w:val="16"/>
              <w:szCs w:val="16"/>
            </w:rPr>
          </w:rPrChange>
        </w:rPr>
        <w:t xml:space="preserve"> name="$</w:t>
      </w:r>
      <w:proofErr w:type="spellStart"/>
      <w:r w:rsidRPr="00E63AF6">
        <w:rPr>
          <w:sz w:val="16"/>
          <w:szCs w:val="16"/>
          <w:lang w:val="nl-NL"/>
          <w:rPrChange w:id="3560" w:author="Gregorio Canal" w:date="2019-05-22T14:54:00Z">
            <w:rPr>
              <w:sz w:val="16"/>
              <w:szCs w:val="16"/>
            </w:rPr>
          </w:rPrChange>
        </w:rPr>
        <w:t>XDSDocumentEntryEventCodeList</w:t>
      </w:r>
      <w:proofErr w:type="spellEnd"/>
      <w:r w:rsidRPr="00E63AF6">
        <w:rPr>
          <w:sz w:val="16"/>
          <w:szCs w:val="16"/>
          <w:lang w:val="nl-NL"/>
          <w:rPrChange w:id="3561" w:author="Gregorio Canal" w:date="2019-05-22T14:54:00Z">
            <w:rPr>
              <w:sz w:val="16"/>
              <w:szCs w:val="16"/>
            </w:rPr>
          </w:rPrChange>
        </w:rPr>
        <w:t>"&gt;</w:t>
      </w:r>
    </w:p>
    <w:p w14:paraId="39FECCDF"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562" w:author="Gregorio Canal" w:date="2019-05-22T14:54:00Z">
            <w:rPr>
              <w:sz w:val="16"/>
              <w:szCs w:val="16"/>
            </w:rPr>
          </w:rPrChange>
        </w:rPr>
      </w:pPr>
      <w:r w:rsidRPr="00E63AF6">
        <w:rPr>
          <w:sz w:val="16"/>
          <w:szCs w:val="16"/>
          <w:lang w:val="nl-NL"/>
          <w:rPrChange w:id="3563" w:author="Gregorio Canal" w:date="2019-05-22T14:54:00Z">
            <w:rPr>
              <w:sz w:val="16"/>
              <w:szCs w:val="16"/>
            </w:rPr>
          </w:rPrChange>
        </w:rPr>
        <w:t xml:space="preserve">        &lt;</w:t>
      </w:r>
      <w:proofErr w:type="spellStart"/>
      <w:r w:rsidRPr="00E63AF6">
        <w:rPr>
          <w:sz w:val="16"/>
          <w:szCs w:val="16"/>
          <w:lang w:val="nl-NL"/>
          <w:rPrChange w:id="3564" w:author="Gregorio Canal" w:date="2019-05-22T14:54:00Z">
            <w:rPr>
              <w:sz w:val="16"/>
              <w:szCs w:val="16"/>
            </w:rPr>
          </w:rPrChange>
        </w:rPr>
        <w:t>rim:ValueList</w:t>
      </w:r>
      <w:proofErr w:type="spellEnd"/>
      <w:r w:rsidRPr="00E63AF6">
        <w:rPr>
          <w:sz w:val="16"/>
          <w:szCs w:val="16"/>
          <w:lang w:val="nl-NL"/>
          <w:rPrChange w:id="3565" w:author="Gregorio Canal" w:date="2019-05-22T14:54:00Z">
            <w:rPr>
              <w:sz w:val="16"/>
              <w:szCs w:val="16"/>
            </w:rPr>
          </w:rPrChange>
        </w:rPr>
        <w:t>&gt;</w:t>
      </w:r>
    </w:p>
    <w:p w14:paraId="7F065A41"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566" w:author="Gregorio Canal" w:date="2019-05-22T14:54:00Z">
            <w:rPr>
              <w:sz w:val="16"/>
              <w:szCs w:val="16"/>
            </w:rPr>
          </w:rPrChange>
        </w:rPr>
      </w:pPr>
      <w:r w:rsidRPr="00E63AF6">
        <w:rPr>
          <w:sz w:val="16"/>
          <w:szCs w:val="16"/>
          <w:lang w:val="nl-NL"/>
          <w:rPrChange w:id="3567" w:author="Gregorio Canal" w:date="2019-05-22T14:54:00Z">
            <w:rPr>
              <w:sz w:val="16"/>
              <w:szCs w:val="16"/>
            </w:rPr>
          </w:rPrChange>
        </w:rPr>
        <w:t xml:space="preserve">            &lt;rim:Value&gt;('44950^^codScheme','44955^^codScheme','44960^^codScheme',' 44970^^codScheme','44979^^</w:t>
      </w:r>
      <w:proofErr w:type="spellStart"/>
      <w:r w:rsidRPr="00E63AF6">
        <w:rPr>
          <w:sz w:val="16"/>
          <w:szCs w:val="16"/>
          <w:lang w:val="nl-NL"/>
          <w:rPrChange w:id="3568" w:author="Gregorio Canal" w:date="2019-05-22T14:54:00Z">
            <w:rPr>
              <w:sz w:val="16"/>
              <w:szCs w:val="16"/>
            </w:rPr>
          </w:rPrChange>
        </w:rPr>
        <w:t>codScheme</w:t>
      </w:r>
      <w:proofErr w:type="spellEnd"/>
      <w:r w:rsidRPr="00E63AF6">
        <w:rPr>
          <w:sz w:val="16"/>
          <w:szCs w:val="16"/>
          <w:lang w:val="nl-NL"/>
          <w:rPrChange w:id="3569" w:author="Gregorio Canal" w:date="2019-05-22T14:54:00Z">
            <w:rPr>
              <w:sz w:val="16"/>
              <w:szCs w:val="16"/>
            </w:rPr>
          </w:rPrChange>
        </w:rPr>
        <w:t>')&lt;/</w:t>
      </w:r>
      <w:proofErr w:type="spellStart"/>
      <w:r w:rsidRPr="00E63AF6">
        <w:rPr>
          <w:sz w:val="16"/>
          <w:szCs w:val="16"/>
          <w:lang w:val="nl-NL"/>
          <w:rPrChange w:id="3570" w:author="Gregorio Canal" w:date="2019-05-22T14:54:00Z">
            <w:rPr>
              <w:sz w:val="16"/>
              <w:szCs w:val="16"/>
            </w:rPr>
          </w:rPrChange>
        </w:rPr>
        <w:t>rim:Value</w:t>
      </w:r>
      <w:proofErr w:type="spellEnd"/>
      <w:r w:rsidRPr="00E63AF6">
        <w:rPr>
          <w:sz w:val="16"/>
          <w:szCs w:val="16"/>
          <w:lang w:val="nl-NL"/>
          <w:rPrChange w:id="3571" w:author="Gregorio Canal" w:date="2019-05-22T14:54:00Z">
            <w:rPr>
              <w:sz w:val="16"/>
              <w:szCs w:val="16"/>
            </w:rPr>
          </w:rPrChange>
        </w:rPr>
        <w:t>&gt;</w:t>
      </w:r>
    </w:p>
    <w:p w14:paraId="31C1684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3572" w:author="Gregorio Canal" w:date="2019-05-22T14:54:00Z">
            <w:rPr>
              <w:sz w:val="16"/>
              <w:szCs w:val="16"/>
            </w:rPr>
          </w:rPrChange>
        </w:rPr>
        <w:t xml:space="preserve">        </w:t>
      </w:r>
      <w:r w:rsidRPr="00977EA3">
        <w:rPr>
          <w:sz w:val="16"/>
          <w:szCs w:val="16"/>
        </w:rPr>
        <w:t>&lt;/</w:t>
      </w:r>
      <w:proofErr w:type="spellStart"/>
      <w:r w:rsidRPr="00977EA3">
        <w:rPr>
          <w:sz w:val="16"/>
          <w:szCs w:val="16"/>
        </w:rPr>
        <w:t>rim:ValueList</w:t>
      </w:r>
      <w:proofErr w:type="spellEnd"/>
      <w:r w:rsidRPr="00977EA3">
        <w:rPr>
          <w:sz w:val="16"/>
          <w:szCs w:val="16"/>
        </w:rPr>
        <w:t>&gt;</w:t>
      </w:r>
    </w:p>
    <w:p w14:paraId="63C923C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&gt;</w:t>
      </w:r>
    </w:p>
    <w:p w14:paraId="366F9DC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rim:AdhocQuery</w:t>
      </w:r>
      <w:proofErr w:type="spellEnd"/>
      <w:r w:rsidRPr="00977EA3">
        <w:rPr>
          <w:sz w:val="16"/>
          <w:szCs w:val="16"/>
        </w:rPr>
        <w:t>&gt;</w:t>
      </w:r>
    </w:p>
    <w:p w14:paraId="7303E1FB" w14:textId="77777777" w:rsidR="006E7B7A" w:rsidRPr="00977EA3" w:rsidRDefault="006E7B7A" w:rsidP="006E7B7A">
      <w:pPr>
        <w:pStyle w:val="Corpotesto"/>
      </w:pPr>
      <w:r w:rsidRPr="00977EA3">
        <w:rPr>
          <w:rStyle w:val="CorpotestoCarattere"/>
        </w:rPr>
        <w:t>it will return all document entries for patient with ID st3498702 (assigned by an authority identified by the OID 1.3.6.1.4.1.21367.2005.3.7) where the event code metadata contains at least one of the codes listed (in this case CPT codes for various appendectomies). When used as a filter expression, the same structure will yield a match against a document entry in an XDS</w:t>
      </w:r>
      <w:r w:rsidRPr="00977EA3">
        <w:t xml:space="preserve"> </w:t>
      </w:r>
      <w:r w:rsidRPr="00977EA3">
        <w:rPr>
          <w:rStyle w:val="CorpotestoCarattere"/>
        </w:rPr>
        <w:t>registry submission, where the document entry is for patient with ID st3498702 and the event code is "44970". The following snippet shows an example of such a submission:</w:t>
      </w:r>
      <w:r w:rsidRPr="00977EA3">
        <w:t xml:space="preserve"> </w:t>
      </w:r>
    </w:p>
    <w:p w14:paraId="77015776" w14:textId="77777777" w:rsidR="006E7B7A" w:rsidRPr="00977EA3" w:rsidRDefault="006E7B7A" w:rsidP="006E7B7A">
      <w:pPr>
        <w:pStyle w:val="Corpotesto"/>
      </w:pPr>
    </w:p>
    <w:p w14:paraId="09853EA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&lt;</w:t>
      </w:r>
      <w:proofErr w:type="spellStart"/>
      <w:r w:rsidRPr="00977EA3">
        <w:rPr>
          <w:sz w:val="16"/>
          <w:szCs w:val="16"/>
        </w:rPr>
        <w:t>lcm:SubmitObjectsRequest</w:t>
      </w:r>
      <w:proofErr w:type="spellEnd"/>
      <w:r w:rsidRPr="00977EA3">
        <w:rPr>
          <w:sz w:val="16"/>
          <w:szCs w:val="16"/>
        </w:rPr>
        <w:t>&gt;</w:t>
      </w:r>
    </w:p>
    <w:p w14:paraId="57C279F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rim:RegistryObjectList</w:t>
      </w:r>
      <w:proofErr w:type="spellEnd"/>
      <w:r w:rsidRPr="00977EA3">
        <w:rPr>
          <w:sz w:val="16"/>
          <w:szCs w:val="16"/>
        </w:rPr>
        <w:t>&gt;</w:t>
      </w:r>
    </w:p>
    <w:p w14:paraId="5ACCFF7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rim:ExtrinsicObject</w:t>
      </w:r>
      <w:proofErr w:type="spellEnd"/>
      <w:r w:rsidRPr="00977EA3">
        <w:rPr>
          <w:sz w:val="16"/>
          <w:szCs w:val="16"/>
        </w:rPr>
        <w:t xml:space="preserve"> id="Document01" </w:t>
      </w:r>
      <w:proofErr w:type="spellStart"/>
      <w:r w:rsidRPr="00977EA3">
        <w:rPr>
          <w:sz w:val="16"/>
          <w:szCs w:val="16"/>
        </w:rPr>
        <w:t>mimeType</w:t>
      </w:r>
      <w:proofErr w:type="spellEnd"/>
      <w:r w:rsidRPr="00977EA3">
        <w:rPr>
          <w:sz w:val="16"/>
          <w:szCs w:val="16"/>
        </w:rPr>
        <w:t xml:space="preserve">="text/xml" </w:t>
      </w:r>
      <w:proofErr w:type="spellStart"/>
      <w:r w:rsidRPr="00977EA3">
        <w:rPr>
          <w:sz w:val="16"/>
          <w:szCs w:val="16"/>
        </w:rPr>
        <w:t>objectType</w:t>
      </w:r>
      <w:proofErr w:type="spellEnd"/>
      <w:r w:rsidRPr="00977EA3">
        <w:rPr>
          <w:sz w:val="16"/>
          <w:szCs w:val="16"/>
        </w:rPr>
        <w:t>="urn:uuid:7edca82f-054d-47f2-a032-9b2a5b5186c1"&gt;</w:t>
      </w:r>
    </w:p>
    <w:p w14:paraId="0572890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15FF758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rim:Classification</w:t>
      </w:r>
      <w:proofErr w:type="spellEnd"/>
      <w:r w:rsidRPr="00977EA3">
        <w:rPr>
          <w:sz w:val="16"/>
          <w:szCs w:val="16"/>
        </w:rPr>
        <w:t xml:space="preserve"> classificationScheme="urn:uuid:2c6b8cb7-8b2a-4051-b291-b1ae6a575ef4" </w:t>
      </w:r>
      <w:proofErr w:type="spellStart"/>
      <w:r w:rsidRPr="00977EA3">
        <w:rPr>
          <w:sz w:val="16"/>
          <w:szCs w:val="16"/>
        </w:rPr>
        <w:t>classifiedObject</w:t>
      </w:r>
      <w:proofErr w:type="spellEnd"/>
      <w:r w:rsidRPr="00977EA3">
        <w:rPr>
          <w:sz w:val="16"/>
          <w:szCs w:val="16"/>
        </w:rPr>
        <w:t xml:space="preserve">="Document01" </w:t>
      </w:r>
      <w:proofErr w:type="spellStart"/>
      <w:r w:rsidRPr="00977EA3">
        <w:rPr>
          <w:sz w:val="16"/>
          <w:szCs w:val="16"/>
        </w:rPr>
        <w:t>nodeRepresentation</w:t>
      </w:r>
      <w:proofErr w:type="spellEnd"/>
      <w:r w:rsidRPr="00977EA3">
        <w:rPr>
          <w:sz w:val="16"/>
          <w:szCs w:val="16"/>
        </w:rPr>
        <w:t>="44950"&gt;</w:t>
      </w:r>
    </w:p>
    <w:p w14:paraId="044BDD4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rim:Name</w:t>
      </w:r>
      <w:proofErr w:type="spellEnd"/>
      <w:r w:rsidRPr="00977EA3">
        <w:rPr>
          <w:sz w:val="16"/>
          <w:szCs w:val="16"/>
        </w:rPr>
        <w:t>&gt;</w:t>
      </w:r>
    </w:p>
    <w:p w14:paraId="6D740F6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rim:LocalizedString</w:t>
      </w:r>
      <w:proofErr w:type="spellEnd"/>
      <w:r w:rsidRPr="00977EA3">
        <w:rPr>
          <w:sz w:val="16"/>
          <w:szCs w:val="16"/>
        </w:rPr>
        <w:t xml:space="preserve"> value="Appendectomy"/&gt;</w:t>
      </w:r>
    </w:p>
    <w:p w14:paraId="1880E2B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rim:Name</w:t>
      </w:r>
      <w:proofErr w:type="spellEnd"/>
      <w:r w:rsidRPr="00977EA3">
        <w:rPr>
          <w:sz w:val="16"/>
          <w:szCs w:val="16"/>
        </w:rPr>
        <w:t>&gt;</w:t>
      </w:r>
    </w:p>
    <w:p w14:paraId="2386C57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 xml:space="preserve"> name="</w:t>
      </w:r>
      <w:proofErr w:type="spellStart"/>
      <w:r w:rsidRPr="00977EA3">
        <w:rPr>
          <w:sz w:val="16"/>
          <w:szCs w:val="16"/>
        </w:rPr>
        <w:t>codingScheme</w:t>
      </w:r>
      <w:proofErr w:type="spellEnd"/>
      <w:r w:rsidRPr="00977EA3">
        <w:rPr>
          <w:sz w:val="16"/>
          <w:szCs w:val="16"/>
        </w:rPr>
        <w:t>"&gt;</w:t>
      </w:r>
    </w:p>
    <w:p w14:paraId="04528CE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rim:ValueList</w:t>
      </w:r>
      <w:proofErr w:type="spellEnd"/>
      <w:r w:rsidRPr="00977EA3">
        <w:rPr>
          <w:sz w:val="16"/>
          <w:szCs w:val="16"/>
        </w:rPr>
        <w:t>&gt;</w:t>
      </w:r>
    </w:p>
    <w:p w14:paraId="6DF31FA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w:t>
      </w:r>
      <w:proofErr w:type="spellEnd"/>
      <w:r w:rsidRPr="00977EA3">
        <w:rPr>
          <w:sz w:val="16"/>
          <w:szCs w:val="16"/>
        </w:rPr>
        <w:t>&gt;CPT codes&lt;/</w:t>
      </w:r>
      <w:proofErr w:type="spellStart"/>
      <w:r w:rsidRPr="00977EA3">
        <w:rPr>
          <w:sz w:val="16"/>
          <w:szCs w:val="16"/>
        </w:rPr>
        <w:t>rim:Value</w:t>
      </w:r>
      <w:proofErr w:type="spellEnd"/>
      <w:r w:rsidRPr="00977EA3">
        <w:rPr>
          <w:sz w:val="16"/>
          <w:szCs w:val="16"/>
        </w:rPr>
        <w:t>&gt;</w:t>
      </w:r>
    </w:p>
    <w:p w14:paraId="23121EF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rim:ValueList</w:t>
      </w:r>
      <w:proofErr w:type="spellEnd"/>
      <w:r w:rsidRPr="00977EA3">
        <w:rPr>
          <w:sz w:val="16"/>
          <w:szCs w:val="16"/>
        </w:rPr>
        <w:t>&gt;</w:t>
      </w:r>
    </w:p>
    <w:p w14:paraId="0939ABF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&gt;</w:t>
      </w:r>
    </w:p>
    <w:p w14:paraId="0485EC5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rim:Classification</w:t>
      </w:r>
      <w:proofErr w:type="spellEnd"/>
      <w:r w:rsidRPr="00977EA3">
        <w:rPr>
          <w:sz w:val="16"/>
          <w:szCs w:val="16"/>
        </w:rPr>
        <w:t>&gt;</w:t>
      </w:r>
    </w:p>
    <w:p w14:paraId="20C9348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61F1E8B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rim:ExternalIdentifier</w:t>
      </w:r>
      <w:proofErr w:type="spellEnd"/>
      <w:r w:rsidRPr="00977EA3">
        <w:rPr>
          <w:sz w:val="16"/>
          <w:szCs w:val="16"/>
        </w:rPr>
        <w:t xml:space="preserve"> id="ei01" </w:t>
      </w:r>
      <w:proofErr w:type="spellStart"/>
      <w:r w:rsidRPr="00977EA3">
        <w:rPr>
          <w:sz w:val="16"/>
          <w:szCs w:val="16"/>
        </w:rPr>
        <w:t>registryObject</w:t>
      </w:r>
      <w:proofErr w:type="spellEnd"/>
      <w:r w:rsidRPr="00977EA3">
        <w:rPr>
          <w:sz w:val="16"/>
          <w:szCs w:val="16"/>
        </w:rPr>
        <w:t>="Document01" identificationScheme="urn:uuid:58a6f841-87b3-4a3e-92fd-a8ffeff98427" value="'st3498702^^^&amp;amp;1.3.6.1.4.1.21367.2005.3.7&amp;amp;ISO'"&gt;</w:t>
      </w:r>
    </w:p>
    <w:p w14:paraId="187A09C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w:t>
      </w:r>
      <w:proofErr w:type="spellStart"/>
      <w:r w:rsidRPr="00977EA3">
        <w:rPr>
          <w:sz w:val="16"/>
          <w:szCs w:val="16"/>
        </w:rPr>
        <w:t>rim:Name</w:t>
      </w:r>
      <w:proofErr w:type="spellEnd"/>
      <w:r w:rsidRPr="00977EA3">
        <w:rPr>
          <w:sz w:val="16"/>
          <w:szCs w:val="16"/>
        </w:rPr>
        <w:t>&gt;</w:t>
      </w:r>
    </w:p>
    <w:p w14:paraId="1CD6DC5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rim:LocalizedString</w:t>
      </w:r>
      <w:proofErr w:type="spellEnd"/>
      <w:r w:rsidRPr="00977EA3">
        <w:rPr>
          <w:sz w:val="16"/>
          <w:szCs w:val="16"/>
        </w:rPr>
        <w:t xml:space="preserve"> value="</w:t>
      </w:r>
      <w:proofErr w:type="spellStart"/>
      <w:r w:rsidRPr="00977EA3">
        <w:rPr>
          <w:sz w:val="16"/>
          <w:szCs w:val="16"/>
        </w:rPr>
        <w:t>XDSDocumentEntry.patientId</w:t>
      </w:r>
      <w:proofErr w:type="spellEnd"/>
      <w:r w:rsidRPr="00977EA3">
        <w:rPr>
          <w:sz w:val="16"/>
          <w:szCs w:val="16"/>
        </w:rPr>
        <w:t>"/&gt;</w:t>
      </w:r>
    </w:p>
    <w:p w14:paraId="79CF8111"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fr-FR"/>
          <w:rPrChange w:id="3573" w:author="Gregorio Canal" w:date="2019-05-22T14:54:00Z">
            <w:rPr>
              <w:sz w:val="16"/>
              <w:szCs w:val="16"/>
            </w:rPr>
          </w:rPrChange>
        </w:rPr>
      </w:pPr>
      <w:r w:rsidRPr="00977EA3">
        <w:rPr>
          <w:sz w:val="16"/>
          <w:szCs w:val="16"/>
        </w:rPr>
        <w:t xml:space="preserve">                </w:t>
      </w:r>
      <w:r w:rsidRPr="00E63AF6">
        <w:rPr>
          <w:sz w:val="16"/>
          <w:szCs w:val="16"/>
          <w:lang w:val="fr-FR"/>
          <w:rPrChange w:id="3574" w:author="Gregorio Canal" w:date="2019-05-22T14:54:00Z">
            <w:rPr>
              <w:sz w:val="16"/>
              <w:szCs w:val="16"/>
            </w:rPr>
          </w:rPrChange>
        </w:rPr>
        <w:t>&lt;/</w:t>
      </w:r>
      <w:proofErr w:type="spellStart"/>
      <w:r w:rsidRPr="00E63AF6">
        <w:rPr>
          <w:sz w:val="16"/>
          <w:szCs w:val="16"/>
          <w:lang w:val="fr-FR"/>
          <w:rPrChange w:id="3575" w:author="Gregorio Canal" w:date="2019-05-22T14:54:00Z">
            <w:rPr>
              <w:sz w:val="16"/>
              <w:szCs w:val="16"/>
            </w:rPr>
          </w:rPrChange>
        </w:rPr>
        <w:t>rim:Name</w:t>
      </w:r>
      <w:proofErr w:type="spellEnd"/>
      <w:r w:rsidRPr="00E63AF6">
        <w:rPr>
          <w:sz w:val="16"/>
          <w:szCs w:val="16"/>
          <w:lang w:val="fr-FR"/>
          <w:rPrChange w:id="3576" w:author="Gregorio Canal" w:date="2019-05-22T14:54:00Z">
            <w:rPr>
              <w:sz w:val="16"/>
              <w:szCs w:val="16"/>
            </w:rPr>
          </w:rPrChange>
        </w:rPr>
        <w:t>&gt;</w:t>
      </w:r>
    </w:p>
    <w:p w14:paraId="2897615D"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fr-FR"/>
          <w:rPrChange w:id="3577" w:author="Gregorio Canal" w:date="2019-05-22T14:54:00Z">
            <w:rPr>
              <w:sz w:val="16"/>
              <w:szCs w:val="16"/>
            </w:rPr>
          </w:rPrChange>
        </w:rPr>
      </w:pPr>
      <w:r w:rsidRPr="00E63AF6">
        <w:rPr>
          <w:sz w:val="16"/>
          <w:szCs w:val="16"/>
          <w:lang w:val="fr-FR"/>
          <w:rPrChange w:id="3578" w:author="Gregorio Canal" w:date="2019-05-22T14:54:00Z">
            <w:rPr>
              <w:sz w:val="16"/>
              <w:szCs w:val="16"/>
            </w:rPr>
          </w:rPrChange>
        </w:rPr>
        <w:t xml:space="preserve">            &lt;/</w:t>
      </w:r>
      <w:proofErr w:type="spellStart"/>
      <w:r w:rsidRPr="00E63AF6">
        <w:rPr>
          <w:sz w:val="16"/>
          <w:szCs w:val="16"/>
          <w:lang w:val="fr-FR"/>
          <w:rPrChange w:id="3579" w:author="Gregorio Canal" w:date="2019-05-22T14:54:00Z">
            <w:rPr>
              <w:sz w:val="16"/>
              <w:szCs w:val="16"/>
            </w:rPr>
          </w:rPrChange>
        </w:rPr>
        <w:t>rim:ExternalIdentifier</w:t>
      </w:r>
      <w:proofErr w:type="spellEnd"/>
      <w:r w:rsidRPr="00E63AF6">
        <w:rPr>
          <w:sz w:val="16"/>
          <w:szCs w:val="16"/>
          <w:lang w:val="fr-FR"/>
          <w:rPrChange w:id="3580" w:author="Gregorio Canal" w:date="2019-05-22T14:54:00Z">
            <w:rPr>
              <w:sz w:val="16"/>
              <w:szCs w:val="16"/>
            </w:rPr>
          </w:rPrChange>
        </w:rPr>
        <w:t>&gt;</w:t>
      </w:r>
    </w:p>
    <w:p w14:paraId="527EEDBF"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fr-FR"/>
          <w:rPrChange w:id="3581" w:author="Gregorio Canal" w:date="2019-05-22T14:54:00Z">
            <w:rPr>
              <w:sz w:val="16"/>
              <w:szCs w:val="16"/>
            </w:rPr>
          </w:rPrChange>
        </w:rPr>
      </w:pPr>
      <w:r w:rsidRPr="00E63AF6">
        <w:rPr>
          <w:sz w:val="16"/>
          <w:szCs w:val="16"/>
          <w:lang w:val="fr-FR"/>
          <w:rPrChange w:id="3582" w:author="Gregorio Canal" w:date="2019-05-22T14:54:00Z">
            <w:rPr>
              <w:sz w:val="16"/>
              <w:szCs w:val="16"/>
            </w:rPr>
          </w:rPrChange>
        </w:rPr>
        <w:t>...</w:t>
      </w:r>
    </w:p>
    <w:p w14:paraId="6A73A4BB"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fr-FR"/>
          <w:rPrChange w:id="3583" w:author="Gregorio Canal" w:date="2019-05-22T14:54:00Z">
            <w:rPr>
              <w:sz w:val="16"/>
              <w:szCs w:val="16"/>
            </w:rPr>
          </w:rPrChange>
        </w:rPr>
      </w:pPr>
      <w:r w:rsidRPr="00E63AF6">
        <w:rPr>
          <w:sz w:val="16"/>
          <w:szCs w:val="16"/>
          <w:lang w:val="fr-FR"/>
          <w:rPrChange w:id="3584" w:author="Gregorio Canal" w:date="2019-05-22T14:54:00Z">
            <w:rPr>
              <w:sz w:val="16"/>
              <w:szCs w:val="16"/>
            </w:rPr>
          </w:rPrChange>
        </w:rPr>
        <w:t xml:space="preserve">        &lt;</w:t>
      </w:r>
      <w:proofErr w:type="spellStart"/>
      <w:r w:rsidRPr="00E63AF6">
        <w:rPr>
          <w:sz w:val="16"/>
          <w:szCs w:val="16"/>
          <w:lang w:val="fr-FR"/>
          <w:rPrChange w:id="3585" w:author="Gregorio Canal" w:date="2019-05-22T14:54:00Z">
            <w:rPr>
              <w:sz w:val="16"/>
              <w:szCs w:val="16"/>
            </w:rPr>
          </w:rPrChange>
        </w:rPr>
        <w:t>rim:ExtrinsicObject</w:t>
      </w:r>
      <w:proofErr w:type="spellEnd"/>
      <w:r w:rsidRPr="00E63AF6">
        <w:rPr>
          <w:sz w:val="16"/>
          <w:szCs w:val="16"/>
          <w:lang w:val="fr-FR"/>
          <w:rPrChange w:id="3586" w:author="Gregorio Canal" w:date="2019-05-22T14:54:00Z">
            <w:rPr>
              <w:sz w:val="16"/>
              <w:szCs w:val="16"/>
            </w:rPr>
          </w:rPrChange>
        </w:rPr>
        <w:t>&gt;</w:t>
      </w:r>
    </w:p>
    <w:p w14:paraId="71838CC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fr-FR"/>
          <w:rPrChange w:id="3587" w:author="Gregorio Canal" w:date="2019-05-22T14:54:00Z">
            <w:rPr>
              <w:sz w:val="16"/>
              <w:szCs w:val="16"/>
            </w:rPr>
          </w:rPrChange>
        </w:rPr>
        <w:t xml:space="preserve">    </w:t>
      </w:r>
      <w:r w:rsidRPr="00977EA3">
        <w:rPr>
          <w:sz w:val="16"/>
          <w:szCs w:val="16"/>
        </w:rPr>
        <w:t>&lt;/</w:t>
      </w:r>
      <w:proofErr w:type="spellStart"/>
      <w:r w:rsidRPr="00977EA3">
        <w:rPr>
          <w:sz w:val="16"/>
          <w:szCs w:val="16"/>
        </w:rPr>
        <w:t>rim:RegistryObjectList</w:t>
      </w:r>
      <w:proofErr w:type="spellEnd"/>
      <w:r w:rsidRPr="00977EA3">
        <w:rPr>
          <w:sz w:val="16"/>
          <w:szCs w:val="16"/>
        </w:rPr>
        <w:t>&gt;</w:t>
      </w:r>
    </w:p>
    <w:p w14:paraId="5EBD596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lcm:SubmitObjectsRequest</w:t>
      </w:r>
      <w:proofErr w:type="spellEnd"/>
      <w:r w:rsidRPr="00977EA3">
        <w:rPr>
          <w:sz w:val="16"/>
          <w:szCs w:val="16"/>
        </w:rPr>
        <w:t>&gt;</w:t>
      </w:r>
    </w:p>
    <w:p w14:paraId="211BC8D2" w14:textId="77777777" w:rsidR="006E7B7A" w:rsidRPr="00977EA3" w:rsidRDefault="006E7B7A" w:rsidP="006E7B7A">
      <w:pPr>
        <w:pStyle w:val="Corpotesto"/>
      </w:pPr>
      <w:r w:rsidRPr="00977EA3">
        <w:t xml:space="preserve">When a Document Metadata Notification Subscriber constructs a filter expression, it shall include the whole stored query expression (as shown above) directly in the Subscribe Request message as a child of the </w:t>
      </w:r>
      <w:proofErr w:type="spellStart"/>
      <w:r w:rsidRPr="00977EA3">
        <w:t>wsnt:Filter</w:t>
      </w:r>
      <w:proofErr w:type="spellEnd"/>
      <w:r w:rsidRPr="00977EA3">
        <w:t xml:space="preserve"> element:</w:t>
      </w:r>
    </w:p>
    <w:p w14:paraId="41F3D231" w14:textId="127FF70C" w:rsidR="006E7B7A" w:rsidRPr="00977EA3" w:rsidRDefault="006E7B7A" w:rsidP="006E7B7A">
      <w:pPr>
        <w:pStyle w:val="Corpotesto"/>
      </w:pPr>
    </w:p>
    <w:p w14:paraId="41D37A9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6912D60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p>
    <w:p w14:paraId="12AAEA2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="http://www.w3.org/2005/08/addressing"</w:t>
      </w:r>
    </w:p>
    <w:p w14:paraId="41E662F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="http://www.w3.org/2001/XMLSchema-instance"</w:t>
      </w:r>
    </w:p>
    <w:p w14:paraId="3E6F746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p>
    <w:p w14:paraId="54D2332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xmlns:rim</w:t>
      </w:r>
      <w:proofErr w:type="spellEnd"/>
      <w:r w:rsidRPr="00977EA3">
        <w:rPr>
          <w:sz w:val="16"/>
          <w:szCs w:val="16"/>
        </w:rPr>
        <w:t>="urn:oasis:names:tc:ebxml-regrep:xsd:rim:3.0"</w:t>
      </w:r>
    </w:p>
    <w:p w14:paraId="1F00D91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 urn:oasis:names:tc:ebxml-regrep:xsd:rim:3.0 ../schema/</w:t>
      </w:r>
      <w:proofErr w:type="spellStart"/>
      <w:r w:rsidRPr="00977EA3">
        <w:rPr>
          <w:sz w:val="16"/>
          <w:szCs w:val="16"/>
        </w:rPr>
        <w:t>ebRS</w:t>
      </w:r>
      <w:proofErr w:type="spellEnd"/>
      <w:r w:rsidRPr="00977EA3">
        <w:rPr>
          <w:sz w:val="16"/>
          <w:szCs w:val="16"/>
        </w:rPr>
        <w:t>/rim.xsd"&gt;</w:t>
      </w:r>
    </w:p>
    <w:p w14:paraId="7E9578E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474D556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&lt;a:Action&gt;http://docs.oasis-open.org/wsn/bw-2/NotificationProducer/SubscribeRequest&lt;/a:Action&gt;</w:t>
      </w:r>
    </w:p>
    <w:p w14:paraId="7CD1E52B"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588" w:author="Gregorio Canal" w:date="2019-05-22T14:54:00Z">
            <w:rPr>
              <w:sz w:val="16"/>
              <w:szCs w:val="16"/>
            </w:rPr>
          </w:rPrChange>
        </w:rPr>
      </w:pPr>
      <w:r w:rsidRPr="00977EA3">
        <w:rPr>
          <w:sz w:val="16"/>
          <w:szCs w:val="16"/>
        </w:rPr>
        <w:t xml:space="preserve">        </w:t>
      </w:r>
      <w:r w:rsidRPr="00E63AF6">
        <w:rPr>
          <w:sz w:val="16"/>
          <w:szCs w:val="16"/>
          <w:lang w:val="it-IT"/>
          <w:rPrChange w:id="3589" w:author="Gregorio Canal" w:date="2019-05-22T14:54:00Z">
            <w:rPr>
              <w:sz w:val="16"/>
              <w:szCs w:val="16"/>
            </w:rPr>
          </w:rPrChange>
        </w:rPr>
        <w:t>&lt;</w:t>
      </w:r>
      <w:proofErr w:type="spellStart"/>
      <w:r w:rsidRPr="00E63AF6">
        <w:rPr>
          <w:sz w:val="16"/>
          <w:szCs w:val="16"/>
          <w:lang w:val="it-IT"/>
          <w:rPrChange w:id="3590" w:author="Gregorio Canal" w:date="2019-05-22T14:54:00Z">
            <w:rPr>
              <w:sz w:val="16"/>
              <w:szCs w:val="16"/>
            </w:rPr>
          </w:rPrChange>
        </w:rPr>
        <w:t>a:MessageID</w:t>
      </w:r>
      <w:proofErr w:type="spellEnd"/>
      <w:r w:rsidRPr="00E63AF6">
        <w:rPr>
          <w:sz w:val="16"/>
          <w:szCs w:val="16"/>
          <w:lang w:val="it-IT"/>
          <w:rPrChange w:id="3591" w:author="Gregorio Canal" w:date="2019-05-22T14:54:00Z">
            <w:rPr>
              <w:sz w:val="16"/>
              <w:szCs w:val="16"/>
            </w:rPr>
          </w:rPrChange>
        </w:rPr>
        <w:t>&gt;382dcdc7-8e84-9fdc-8443-48fd83bca938&lt;/</w:t>
      </w:r>
      <w:proofErr w:type="spellStart"/>
      <w:r w:rsidRPr="00E63AF6">
        <w:rPr>
          <w:sz w:val="16"/>
          <w:szCs w:val="16"/>
          <w:lang w:val="it-IT"/>
          <w:rPrChange w:id="3592" w:author="Gregorio Canal" w:date="2019-05-22T14:54:00Z">
            <w:rPr>
              <w:sz w:val="16"/>
              <w:szCs w:val="16"/>
            </w:rPr>
          </w:rPrChange>
        </w:rPr>
        <w:t>a:MessageID</w:t>
      </w:r>
      <w:proofErr w:type="spellEnd"/>
      <w:r w:rsidRPr="00E63AF6">
        <w:rPr>
          <w:sz w:val="16"/>
          <w:szCs w:val="16"/>
          <w:lang w:val="it-IT"/>
          <w:rPrChange w:id="3593" w:author="Gregorio Canal" w:date="2019-05-22T14:54:00Z">
            <w:rPr>
              <w:sz w:val="16"/>
              <w:szCs w:val="16"/>
            </w:rPr>
          </w:rPrChange>
        </w:rPr>
        <w:t>&gt;</w:t>
      </w:r>
    </w:p>
    <w:p w14:paraId="1B51AEE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594" w:author="Gregorio Canal" w:date="2019-05-22T14:54:00Z">
            <w:rPr>
              <w:sz w:val="16"/>
              <w:szCs w:val="16"/>
            </w:rPr>
          </w:rPrChange>
        </w:rPr>
        <w:t xml:space="preserve">    </w:t>
      </w:r>
      <w:r w:rsidRPr="00977EA3">
        <w:rPr>
          <w:sz w:val="16"/>
          <w:szCs w:val="16"/>
        </w:rPr>
        <w:t>&lt;/</w:t>
      </w:r>
      <w:proofErr w:type="spellStart"/>
      <w:r w:rsidRPr="00977EA3">
        <w:rPr>
          <w:sz w:val="16"/>
          <w:szCs w:val="16"/>
        </w:rPr>
        <w:t>s:Header</w:t>
      </w:r>
      <w:proofErr w:type="spellEnd"/>
      <w:r w:rsidRPr="00977EA3">
        <w:rPr>
          <w:sz w:val="16"/>
          <w:szCs w:val="16"/>
        </w:rPr>
        <w:t>&gt;</w:t>
      </w:r>
    </w:p>
    <w:p w14:paraId="27AF158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02D8C3F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wsnt:Subscribe</w:t>
      </w:r>
      <w:proofErr w:type="spellEnd"/>
      <w:r w:rsidRPr="00977EA3">
        <w:rPr>
          <w:sz w:val="16"/>
          <w:szCs w:val="16"/>
        </w:rPr>
        <w:t>&gt;</w:t>
      </w:r>
    </w:p>
    <w:p w14:paraId="50E1B25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Recipient on whose behalf the subscription is requested - the address where the notification is to be sent --&gt;</w:t>
      </w:r>
    </w:p>
    <w:p w14:paraId="7D84945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wsnt:ConsumerReference</w:t>
      </w:r>
      <w:proofErr w:type="spellEnd"/>
      <w:r w:rsidRPr="00977EA3">
        <w:rPr>
          <w:sz w:val="16"/>
          <w:szCs w:val="16"/>
        </w:rPr>
        <w:t>&gt;</w:t>
      </w:r>
    </w:p>
    <w:p w14:paraId="623CD14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&lt;a:Address&gt;https://NotificationRecipientServer/xdsBnotification&lt;/a:Address&gt;</w:t>
      </w:r>
    </w:p>
    <w:p w14:paraId="5235B02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wsnt:ConsumerReference</w:t>
      </w:r>
      <w:proofErr w:type="spellEnd"/>
      <w:r w:rsidRPr="00977EA3">
        <w:rPr>
          <w:sz w:val="16"/>
          <w:szCs w:val="16"/>
        </w:rPr>
        <w:t>&gt;</w:t>
      </w:r>
    </w:p>
    <w:p w14:paraId="70B4228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wsnt:Filter</w:t>
      </w:r>
      <w:proofErr w:type="spellEnd"/>
      <w:r w:rsidRPr="00977EA3">
        <w:rPr>
          <w:sz w:val="16"/>
          <w:szCs w:val="16"/>
        </w:rPr>
        <w:t>&gt;</w:t>
      </w:r>
    </w:p>
    <w:p w14:paraId="499CBA9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wsnt:TopicExpression</w:t>
      </w:r>
      <w:proofErr w:type="spellEnd"/>
      <w:r w:rsidRPr="00977EA3">
        <w:rPr>
          <w:sz w:val="16"/>
          <w:szCs w:val="16"/>
        </w:rPr>
        <w:t xml:space="preserve"> Dialect="http://docs.oasis-open.org/wsn/t-1/TopicExpression/Simple"&gt;ihe:FullDocumentEntry&lt;/wsnt:TopicExpression&gt;</w:t>
      </w:r>
    </w:p>
    <w:p w14:paraId="1CAF9D0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rim:AdhocQuery</w:t>
      </w:r>
      <w:proofErr w:type="spellEnd"/>
      <w:r w:rsidRPr="00977EA3">
        <w:rPr>
          <w:sz w:val="16"/>
          <w:szCs w:val="16"/>
        </w:rPr>
        <w:t xml:space="preserve"> id="urn:uuid:aa2332d0-f8fe-11e0-be50-0800200c9a66"&gt;</w:t>
      </w:r>
    </w:p>
    <w:p w14:paraId="18272142"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595" w:author="Gregorio Canal" w:date="2019-05-22T14:54:00Z">
            <w:rPr>
              <w:sz w:val="16"/>
              <w:szCs w:val="16"/>
            </w:rPr>
          </w:rPrChange>
        </w:rPr>
      </w:pPr>
      <w:r w:rsidRPr="00977EA3">
        <w:rPr>
          <w:sz w:val="16"/>
          <w:szCs w:val="16"/>
        </w:rPr>
        <w:t xml:space="preserve">                    </w:t>
      </w:r>
      <w:r w:rsidRPr="00E63AF6">
        <w:rPr>
          <w:sz w:val="16"/>
          <w:szCs w:val="16"/>
          <w:lang w:val="nl-NL"/>
          <w:rPrChange w:id="3596" w:author="Gregorio Canal" w:date="2019-05-22T14:54:00Z">
            <w:rPr>
              <w:sz w:val="16"/>
              <w:szCs w:val="16"/>
            </w:rPr>
          </w:rPrChange>
        </w:rPr>
        <w:t>&lt;</w:t>
      </w:r>
      <w:proofErr w:type="spellStart"/>
      <w:r w:rsidRPr="00E63AF6">
        <w:rPr>
          <w:sz w:val="16"/>
          <w:szCs w:val="16"/>
          <w:lang w:val="nl-NL"/>
          <w:rPrChange w:id="3597" w:author="Gregorio Canal" w:date="2019-05-22T14:54:00Z">
            <w:rPr>
              <w:sz w:val="16"/>
              <w:szCs w:val="16"/>
            </w:rPr>
          </w:rPrChange>
        </w:rPr>
        <w:t>rim:Slot</w:t>
      </w:r>
      <w:proofErr w:type="spellEnd"/>
      <w:r w:rsidRPr="00E63AF6">
        <w:rPr>
          <w:sz w:val="16"/>
          <w:szCs w:val="16"/>
          <w:lang w:val="nl-NL"/>
          <w:rPrChange w:id="3598" w:author="Gregorio Canal" w:date="2019-05-22T14:54:00Z">
            <w:rPr>
              <w:sz w:val="16"/>
              <w:szCs w:val="16"/>
            </w:rPr>
          </w:rPrChange>
        </w:rPr>
        <w:t xml:space="preserve"> name="$</w:t>
      </w:r>
      <w:proofErr w:type="spellStart"/>
      <w:r w:rsidRPr="00E63AF6">
        <w:rPr>
          <w:sz w:val="16"/>
          <w:szCs w:val="16"/>
          <w:lang w:val="nl-NL"/>
          <w:rPrChange w:id="3599" w:author="Gregorio Canal" w:date="2019-05-22T14:54:00Z">
            <w:rPr>
              <w:sz w:val="16"/>
              <w:szCs w:val="16"/>
            </w:rPr>
          </w:rPrChange>
        </w:rPr>
        <w:t>XDSDocumentEntryPatientId</w:t>
      </w:r>
      <w:proofErr w:type="spellEnd"/>
      <w:r w:rsidRPr="00E63AF6">
        <w:rPr>
          <w:sz w:val="16"/>
          <w:szCs w:val="16"/>
          <w:lang w:val="nl-NL"/>
          <w:rPrChange w:id="3600" w:author="Gregorio Canal" w:date="2019-05-22T14:54:00Z">
            <w:rPr>
              <w:sz w:val="16"/>
              <w:szCs w:val="16"/>
            </w:rPr>
          </w:rPrChange>
        </w:rPr>
        <w:t>"&gt;</w:t>
      </w:r>
    </w:p>
    <w:p w14:paraId="3033980D"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601" w:author="Gregorio Canal" w:date="2019-05-22T14:54:00Z">
            <w:rPr>
              <w:sz w:val="16"/>
              <w:szCs w:val="16"/>
            </w:rPr>
          </w:rPrChange>
        </w:rPr>
      </w:pPr>
      <w:r w:rsidRPr="00E63AF6">
        <w:rPr>
          <w:sz w:val="16"/>
          <w:szCs w:val="16"/>
          <w:lang w:val="nl-NL"/>
          <w:rPrChange w:id="3602" w:author="Gregorio Canal" w:date="2019-05-22T14:54:00Z">
            <w:rPr>
              <w:sz w:val="16"/>
              <w:szCs w:val="16"/>
            </w:rPr>
          </w:rPrChange>
        </w:rPr>
        <w:t xml:space="preserve">                        &lt;</w:t>
      </w:r>
      <w:proofErr w:type="spellStart"/>
      <w:r w:rsidRPr="00E63AF6">
        <w:rPr>
          <w:sz w:val="16"/>
          <w:szCs w:val="16"/>
          <w:lang w:val="nl-NL"/>
          <w:rPrChange w:id="3603" w:author="Gregorio Canal" w:date="2019-05-22T14:54:00Z">
            <w:rPr>
              <w:sz w:val="16"/>
              <w:szCs w:val="16"/>
            </w:rPr>
          </w:rPrChange>
        </w:rPr>
        <w:t>rim:ValueList</w:t>
      </w:r>
      <w:proofErr w:type="spellEnd"/>
      <w:r w:rsidRPr="00E63AF6">
        <w:rPr>
          <w:sz w:val="16"/>
          <w:szCs w:val="16"/>
          <w:lang w:val="nl-NL"/>
          <w:rPrChange w:id="3604" w:author="Gregorio Canal" w:date="2019-05-22T14:54:00Z">
            <w:rPr>
              <w:sz w:val="16"/>
              <w:szCs w:val="16"/>
            </w:rPr>
          </w:rPrChange>
        </w:rPr>
        <w:t>&gt;</w:t>
      </w:r>
    </w:p>
    <w:p w14:paraId="465CF19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3605" w:author="Gregorio Canal" w:date="2019-05-22T14:54:00Z">
            <w:rPr>
              <w:sz w:val="16"/>
              <w:szCs w:val="16"/>
            </w:rPr>
          </w:rPrChange>
        </w:rPr>
        <w:t xml:space="preserve">                            </w:t>
      </w:r>
      <w:r w:rsidRPr="00977EA3">
        <w:rPr>
          <w:sz w:val="16"/>
          <w:szCs w:val="16"/>
        </w:rPr>
        <w:t>&lt;rim:Value&gt;'st3498702^^^&amp;amp;1.3.6.1.4.1.21367.2005.3.7&amp;amp;ISO'&lt;/rim:Value&gt;</w:t>
      </w:r>
    </w:p>
    <w:p w14:paraId="76AD9AB3" w14:textId="77777777" w:rsidR="006E7B7A" w:rsidRPr="00E63AF6"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lang w:val="nl-NL"/>
          <w:rPrChange w:id="3606" w:author="Gregorio Canal" w:date="2019-05-22T14:54:00Z">
            <w:rPr>
              <w:sz w:val="16"/>
              <w:szCs w:val="16"/>
            </w:rPr>
          </w:rPrChange>
        </w:rPr>
      </w:pPr>
      <w:r w:rsidRPr="00977EA3">
        <w:rPr>
          <w:sz w:val="16"/>
          <w:szCs w:val="16"/>
        </w:rPr>
        <w:t xml:space="preserve">                        </w:t>
      </w:r>
      <w:r w:rsidRPr="00E63AF6">
        <w:rPr>
          <w:sz w:val="16"/>
          <w:szCs w:val="16"/>
          <w:lang w:val="nl-NL"/>
          <w:rPrChange w:id="3607" w:author="Gregorio Canal" w:date="2019-05-22T14:54:00Z">
            <w:rPr>
              <w:sz w:val="16"/>
              <w:szCs w:val="16"/>
            </w:rPr>
          </w:rPrChange>
        </w:rPr>
        <w:t>&lt;/</w:t>
      </w:r>
      <w:proofErr w:type="spellStart"/>
      <w:r w:rsidRPr="00E63AF6">
        <w:rPr>
          <w:sz w:val="16"/>
          <w:szCs w:val="16"/>
          <w:lang w:val="nl-NL"/>
          <w:rPrChange w:id="3608" w:author="Gregorio Canal" w:date="2019-05-22T14:54:00Z">
            <w:rPr>
              <w:sz w:val="16"/>
              <w:szCs w:val="16"/>
            </w:rPr>
          </w:rPrChange>
        </w:rPr>
        <w:t>rim:ValueList</w:t>
      </w:r>
      <w:proofErr w:type="spellEnd"/>
      <w:r w:rsidRPr="00E63AF6">
        <w:rPr>
          <w:sz w:val="16"/>
          <w:szCs w:val="16"/>
          <w:lang w:val="nl-NL"/>
          <w:rPrChange w:id="3609" w:author="Gregorio Canal" w:date="2019-05-22T14:54:00Z">
            <w:rPr>
              <w:sz w:val="16"/>
              <w:szCs w:val="16"/>
            </w:rPr>
          </w:rPrChange>
        </w:rPr>
        <w:t>&gt;</w:t>
      </w:r>
    </w:p>
    <w:p w14:paraId="7D14CB98"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610" w:author="Gregorio Canal" w:date="2019-05-22T14:54:00Z">
            <w:rPr>
              <w:sz w:val="16"/>
              <w:szCs w:val="16"/>
            </w:rPr>
          </w:rPrChange>
        </w:rPr>
      </w:pPr>
      <w:r w:rsidRPr="00E63AF6">
        <w:rPr>
          <w:sz w:val="16"/>
          <w:szCs w:val="16"/>
          <w:lang w:val="nl-NL"/>
          <w:rPrChange w:id="3611" w:author="Gregorio Canal" w:date="2019-05-22T14:54:00Z">
            <w:rPr>
              <w:sz w:val="16"/>
              <w:szCs w:val="16"/>
            </w:rPr>
          </w:rPrChange>
        </w:rPr>
        <w:t xml:space="preserve">                    &lt;/</w:t>
      </w:r>
      <w:proofErr w:type="spellStart"/>
      <w:r w:rsidRPr="00E63AF6">
        <w:rPr>
          <w:sz w:val="16"/>
          <w:szCs w:val="16"/>
          <w:lang w:val="nl-NL"/>
          <w:rPrChange w:id="3612" w:author="Gregorio Canal" w:date="2019-05-22T14:54:00Z">
            <w:rPr>
              <w:sz w:val="16"/>
              <w:szCs w:val="16"/>
            </w:rPr>
          </w:rPrChange>
        </w:rPr>
        <w:t>rim:Slot</w:t>
      </w:r>
      <w:proofErr w:type="spellEnd"/>
      <w:r w:rsidRPr="00E63AF6">
        <w:rPr>
          <w:sz w:val="16"/>
          <w:szCs w:val="16"/>
          <w:lang w:val="nl-NL"/>
          <w:rPrChange w:id="3613" w:author="Gregorio Canal" w:date="2019-05-22T14:54:00Z">
            <w:rPr>
              <w:sz w:val="16"/>
              <w:szCs w:val="16"/>
            </w:rPr>
          </w:rPrChange>
        </w:rPr>
        <w:t>&gt;</w:t>
      </w:r>
    </w:p>
    <w:p w14:paraId="21D38F1D" w14:textId="77777777" w:rsidR="006E7B7A" w:rsidRPr="00E63AF6"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lang w:val="nl-NL"/>
          <w:rPrChange w:id="3614" w:author="Gregorio Canal" w:date="2019-05-22T14:54:00Z">
            <w:rPr>
              <w:sz w:val="16"/>
              <w:szCs w:val="16"/>
            </w:rPr>
          </w:rPrChange>
        </w:rPr>
      </w:pPr>
      <w:r w:rsidRPr="00E63AF6">
        <w:rPr>
          <w:sz w:val="16"/>
          <w:szCs w:val="16"/>
          <w:lang w:val="nl-NL"/>
          <w:rPrChange w:id="3615" w:author="Gregorio Canal" w:date="2019-05-22T14:54:00Z">
            <w:rPr>
              <w:sz w:val="16"/>
              <w:szCs w:val="16"/>
            </w:rPr>
          </w:rPrChange>
        </w:rPr>
        <w:t xml:space="preserve">                    &lt;</w:t>
      </w:r>
      <w:proofErr w:type="spellStart"/>
      <w:r w:rsidRPr="00E63AF6">
        <w:rPr>
          <w:sz w:val="16"/>
          <w:szCs w:val="16"/>
          <w:lang w:val="nl-NL"/>
          <w:rPrChange w:id="3616" w:author="Gregorio Canal" w:date="2019-05-22T14:54:00Z">
            <w:rPr>
              <w:sz w:val="16"/>
              <w:szCs w:val="16"/>
            </w:rPr>
          </w:rPrChange>
        </w:rPr>
        <w:t>rim:Slot</w:t>
      </w:r>
      <w:proofErr w:type="spellEnd"/>
      <w:r w:rsidRPr="00E63AF6">
        <w:rPr>
          <w:sz w:val="16"/>
          <w:szCs w:val="16"/>
          <w:lang w:val="nl-NL"/>
          <w:rPrChange w:id="3617" w:author="Gregorio Canal" w:date="2019-05-22T14:54:00Z">
            <w:rPr>
              <w:sz w:val="16"/>
              <w:szCs w:val="16"/>
            </w:rPr>
          </w:rPrChange>
        </w:rPr>
        <w:t xml:space="preserve"> name="$</w:t>
      </w:r>
      <w:proofErr w:type="spellStart"/>
      <w:r w:rsidRPr="00E63AF6">
        <w:rPr>
          <w:sz w:val="16"/>
          <w:szCs w:val="16"/>
          <w:lang w:val="nl-NL"/>
          <w:rPrChange w:id="3618" w:author="Gregorio Canal" w:date="2019-05-22T14:54:00Z">
            <w:rPr>
              <w:sz w:val="16"/>
              <w:szCs w:val="16"/>
            </w:rPr>
          </w:rPrChange>
        </w:rPr>
        <w:t>XDSDocumentEntryEventCodeList</w:t>
      </w:r>
      <w:proofErr w:type="spellEnd"/>
      <w:r w:rsidRPr="00E63AF6">
        <w:rPr>
          <w:sz w:val="16"/>
          <w:szCs w:val="16"/>
          <w:lang w:val="nl-NL"/>
          <w:rPrChange w:id="3619" w:author="Gregorio Canal" w:date="2019-05-22T14:54:00Z">
            <w:rPr>
              <w:sz w:val="16"/>
              <w:szCs w:val="16"/>
            </w:rPr>
          </w:rPrChange>
        </w:rPr>
        <w:t>"&gt;</w:t>
      </w:r>
    </w:p>
    <w:p w14:paraId="4C261FFB"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620" w:author="Gregorio Canal" w:date="2019-05-22T14:54:00Z">
            <w:rPr>
              <w:sz w:val="16"/>
              <w:szCs w:val="16"/>
            </w:rPr>
          </w:rPrChange>
        </w:rPr>
      </w:pPr>
      <w:r w:rsidRPr="00E63AF6">
        <w:rPr>
          <w:sz w:val="16"/>
          <w:szCs w:val="16"/>
          <w:lang w:val="nl-NL"/>
          <w:rPrChange w:id="3621" w:author="Gregorio Canal" w:date="2019-05-22T14:54:00Z">
            <w:rPr>
              <w:sz w:val="16"/>
              <w:szCs w:val="16"/>
            </w:rPr>
          </w:rPrChange>
        </w:rPr>
        <w:lastRenderedPageBreak/>
        <w:t xml:space="preserve">                        &lt;</w:t>
      </w:r>
      <w:proofErr w:type="spellStart"/>
      <w:r w:rsidRPr="00E63AF6">
        <w:rPr>
          <w:sz w:val="16"/>
          <w:szCs w:val="16"/>
          <w:lang w:val="nl-NL"/>
          <w:rPrChange w:id="3622" w:author="Gregorio Canal" w:date="2019-05-22T14:54:00Z">
            <w:rPr>
              <w:sz w:val="16"/>
              <w:szCs w:val="16"/>
            </w:rPr>
          </w:rPrChange>
        </w:rPr>
        <w:t>rim:ValueList</w:t>
      </w:r>
      <w:proofErr w:type="spellEnd"/>
      <w:r w:rsidRPr="00E63AF6">
        <w:rPr>
          <w:sz w:val="16"/>
          <w:szCs w:val="16"/>
          <w:lang w:val="nl-NL"/>
          <w:rPrChange w:id="3623" w:author="Gregorio Canal" w:date="2019-05-22T14:54:00Z">
            <w:rPr>
              <w:sz w:val="16"/>
              <w:szCs w:val="16"/>
            </w:rPr>
          </w:rPrChange>
        </w:rPr>
        <w:t>&gt;</w:t>
      </w:r>
    </w:p>
    <w:p w14:paraId="6DA5AEDB"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624" w:author="Gregorio Canal" w:date="2019-05-22T14:54:00Z">
            <w:rPr>
              <w:sz w:val="16"/>
              <w:szCs w:val="16"/>
            </w:rPr>
          </w:rPrChange>
        </w:rPr>
      </w:pPr>
      <w:r w:rsidRPr="00E63AF6">
        <w:rPr>
          <w:sz w:val="16"/>
          <w:szCs w:val="16"/>
          <w:lang w:val="nl-NL"/>
          <w:rPrChange w:id="3625" w:author="Gregorio Canal" w:date="2019-05-22T14:54:00Z">
            <w:rPr>
              <w:sz w:val="16"/>
              <w:szCs w:val="16"/>
            </w:rPr>
          </w:rPrChange>
        </w:rPr>
        <w:t xml:space="preserve">                            &lt;rim:Value&gt;('44950^^codScheme','44955^^codScheme','44960^^codScheme',' 44970^^codScheme','44979^^</w:t>
      </w:r>
      <w:proofErr w:type="spellStart"/>
      <w:r w:rsidRPr="00E63AF6">
        <w:rPr>
          <w:sz w:val="16"/>
          <w:szCs w:val="16"/>
          <w:lang w:val="nl-NL"/>
          <w:rPrChange w:id="3626" w:author="Gregorio Canal" w:date="2019-05-22T14:54:00Z">
            <w:rPr>
              <w:sz w:val="16"/>
              <w:szCs w:val="16"/>
            </w:rPr>
          </w:rPrChange>
        </w:rPr>
        <w:t>codScheme</w:t>
      </w:r>
      <w:proofErr w:type="spellEnd"/>
      <w:r w:rsidRPr="00E63AF6">
        <w:rPr>
          <w:sz w:val="16"/>
          <w:szCs w:val="16"/>
          <w:lang w:val="nl-NL"/>
          <w:rPrChange w:id="3627" w:author="Gregorio Canal" w:date="2019-05-22T14:54:00Z">
            <w:rPr>
              <w:sz w:val="16"/>
              <w:szCs w:val="16"/>
            </w:rPr>
          </w:rPrChange>
        </w:rPr>
        <w:t>')&lt;/</w:t>
      </w:r>
      <w:proofErr w:type="spellStart"/>
      <w:r w:rsidRPr="00E63AF6">
        <w:rPr>
          <w:sz w:val="16"/>
          <w:szCs w:val="16"/>
          <w:lang w:val="nl-NL"/>
          <w:rPrChange w:id="3628" w:author="Gregorio Canal" w:date="2019-05-22T14:54:00Z">
            <w:rPr>
              <w:sz w:val="16"/>
              <w:szCs w:val="16"/>
            </w:rPr>
          </w:rPrChange>
        </w:rPr>
        <w:t>rim:Value</w:t>
      </w:r>
      <w:proofErr w:type="spellEnd"/>
      <w:r w:rsidRPr="00E63AF6">
        <w:rPr>
          <w:sz w:val="16"/>
          <w:szCs w:val="16"/>
          <w:lang w:val="nl-NL"/>
          <w:rPrChange w:id="3629" w:author="Gregorio Canal" w:date="2019-05-22T14:54:00Z">
            <w:rPr>
              <w:sz w:val="16"/>
              <w:szCs w:val="16"/>
            </w:rPr>
          </w:rPrChange>
        </w:rPr>
        <w:t>&gt;</w:t>
      </w:r>
    </w:p>
    <w:p w14:paraId="0831FD20"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3630" w:author="Gregorio Canal" w:date="2019-05-22T14:54:00Z">
            <w:rPr>
              <w:sz w:val="16"/>
              <w:szCs w:val="16"/>
            </w:rPr>
          </w:rPrChange>
        </w:rPr>
        <w:t xml:space="preserve">                        </w:t>
      </w:r>
      <w:r w:rsidRPr="00977EA3">
        <w:rPr>
          <w:sz w:val="16"/>
          <w:szCs w:val="16"/>
        </w:rPr>
        <w:t>&lt;/</w:t>
      </w:r>
      <w:proofErr w:type="spellStart"/>
      <w:r w:rsidRPr="00977EA3">
        <w:rPr>
          <w:sz w:val="16"/>
          <w:szCs w:val="16"/>
        </w:rPr>
        <w:t>rim:ValueList</w:t>
      </w:r>
      <w:proofErr w:type="spellEnd"/>
      <w:r w:rsidRPr="00977EA3">
        <w:rPr>
          <w:sz w:val="16"/>
          <w:szCs w:val="16"/>
        </w:rPr>
        <w:t>&gt;</w:t>
      </w:r>
    </w:p>
    <w:p w14:paraId="00C867F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&gt;</w:t>
      </w:r>
    </w:p>
    <w:p w14:paraId="2348BF61"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rim:AdhocQuery</w:t>
      </w:r>
      <w:proofErr w:type="spellEnd"/>
      <w:r w:rsidRPr="00977EA3">
        <w:rPr>
          <w:sz w:val="16"/>
          <w:szCs w:val="16"/>
        </w:rPr>
        <w:t>&gt;</w:t>
      </w:r>
    </w:p>
    <w:p w14:paraId="38E2A78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wsnt:Filter</w:t>
      </w:r>
      <w:proofErr w:type="spellEnd"/>
      <w:r w:rsidRPr="00977EA3">
        <w:rPr>
          <w:sz w:val="16"/>
          <w:szCs w:val="16"/>
        </w:rPr>
        <w:t>&gt;</w:t>
      </w:r>
    </w:p>
    <w:p w14:paraId="6A40FF3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&lt;wsnt:InitialTerminationTime&gt;2008-07-31T00:00:00.00000Z&lt;/wsnt:InitialTerminationTime&gt;</w:t>
      </w:r>
    </w:p>
    <w:p w14:paraId="5A8B4F4C"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wsnt:Subscribe</w:t>
      </w:r>
      <w:proofErr w:type="spellEnd"/>
      <w:r w:rsidRPr="00977EA3">
        <w:rPr>
          <w:sz w:val="16"/>
          <w:szCs w:val="16"/>
        </w:rPr>
        <w:t>&gt;</w:t>
      </w:r>
    </w:p>
    <w:p w14:paraId="2D6DF58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6E71B4A7"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1B2C5EBC" w14:textId="77777777" w:rsidR="006E7B7A" w:rsidRPr="00977EA3" w:rsidRDefault="006E7B7A" w:rsidP="006E7B7A">
      <w:pPr>
        <w:pStyle w:val="Corpotesto"/>
      </w:pPr>
      <w:r w:rsidRPr="00977EA3">
        <w:t>How the Document Metadata Notification Broker evaluates the filter expression, and how it performs the matching against the existing subscriptions, is out of scope of this transaction. It is expected that such implementation details will allow vendors to differentiate themselves in the marketplace.</w:t>
      </w:r>
    </w:p>
    <w:p w14:paraId="103B13B6" w14:textId="77777777" w:rsidR="006E7B7A" w:rsidRPr="00977EA3" w:rsidRDefault="006E7B7A" w:rsidP="006E7B7A">
      <w:pPr>
        <w:pStyle w:val="Corpotesto"/>
      </w:pPr>
      <w:r w:rsidRPr="00977EA3">
        <w:t>It is important to note that not all stored queries, and not all parameters defined for the stored queries, are suitable for filter expressions. The Document Metadata Notification Broker shall support the following filters and associated parameters when used in subscription requests, and the Document Metadata Subscriber may support a subset of these:</w:t>
      </w:r>
    </w:p>
    <w:p w14:paraId="456FF68C" w14:textId="77777777" w:rsidR="006E7B7A" w:rsidRPr="00977EA3" w:rsidRDefault="006E7B7A" w:rsidP="006E7B7A">
      <w:pPr>
        <w:pStyle w:val="Titolo5"/>
        <w:numPr>
          <w:ilvl w:val="0"/>
          <w:numId w:val="0"/>
        </w:numPr>
        <w:ind w:left="1008" w:hanging="1008"/>
        <w:rPr>
          <w:noProof w:val="0"/>
          <w:lang w:eastAsia="it-IT"/>
        </w:rPr>
      </w:pPr>
      <w:bookmarkStart w:id="3631" w:name="Subscriptions_based_on_FindDocuments_que"/>
      <w:bookmarkStart w:id="3632" w:name="_Toc363803043"/>
      <w:bookmarkStart w:id="3633" w:name="_Toc200785872"/>
      <w:bookmarkStart w:id="3634" w:name="_Toc200785919"/>
      <w:bookmarkStart w:id="3635" w:name="_Toc206763674"/>
      <w:bookmarkStart w:id="3636" w:name="_Toc231117722"/>
      <w:bookmarkEnd w:id="3631"/>
      <w:r w:rsidRPr="00977EA3">
        <w:rPr>
          <w:noProof w:val="0"/>
          <w:lang w:eastAsia="it-IT"/>
        </w:rPr>
        <w:t xml:space="preserve">3.52.5.2.1 Subscriptions for </w:t>
      </w:r>
      <w:proofErr w:type="spellStart"/>
      <w:r w:rsidRPr="00977EA3">
        <w:rPr>
          <w:noProof w:val="0"/>
          <w:lang w:eastAsia="it-IT"/>
        </w:rPr>
        <w:t>DocumentEntry</w:t>
      </w:r>
      <w:proofErr w:type="spellEnd"/>
      <w:r w:rsidRPr="00977EA3">
        <w:rPr>
          <w:noProof w:val="0"/>
          <w:lang w:eastAsia="it-IT"/>
        </w:rPr>
        <w:t xml:space="preserve"> metadata</w:t>
      </w:r>
      <w:bookmarkEnd w:id="3632"/>
    </w:p>
    <w:p w14:paraId="735232FF" w14:textId="52353D62" w:rsidR="006E7B7A" w:rsidRPr="00977EA3" w:rsidRDefault="006E7B7A" w:rsidP="006E7B7A">
      <w:pPr>
        <w:pStyle w:val="Corpotesto"/>
        <w:rPr>
          <w:lang w:eastAsia="it-IT"/>
        </w:rPr>
      </w:pPr>
      <w:r w:rsidRPr="00977EA3">
        <w:rPr>
          <w:lang w:eastAsia="it-IT"/>
        </w:rPr>
        <w:t xml:space="preserve">A Document Metadata Notification Broker that accepts a Subscribe Request containing filter expressions created using </w:t>
      </w:r>
      <w:proofErr w:type="spellStart"/>
      <w:r w:rsidRPr="00977EA3">
        <w:rPr>
          <w:lang w:eastAsia="it-IT"/>
        </w:rPr>
        <w:t>DocumentEntry</w:t>
      </w:r>
      <w:proofErr w:type="spellEnd"/>
      <w:r w:rsidRPr="00977EA3">
        <w:rPr>
          <w:lang w:eastAsia="it-IT"/>
        </w:rPr>
        <w:t xml:space="preserve"> metadata shall y</w:t>
      </w:r>
      <w:r w:rsidRPr="00977EA3">
        <w:rPr>
          <w:bCs/>
        </w:rPr>
        <w:t>i</w:t>
      </w:r>
      <w:r w:rsidRPr="00977EA3">
        <w:rPr>
          <w:lang w:eastAsia="it-IT"/>
        </w:rPr>
        <w:t xml:space="preserve">eld a match as described in </w:t>
      </w:r>
      <w:r w:rsidR="00417BDF" w:rsidRPr="00977EA3">
        <w:rPr>
          <w:lang w:eastAsia="it-IT"/>
        </w:rPr>
        <w:t>S</w:t>
      </w:r>
      <w:r w:rsidRPr="00977EA3">
        <w:rPr>
          <w:lang w:eastAsia="it-IT"/>
        </w:rPr>
        <w:t>ection 3.52.5.2. Parameters that can be used for creating the filter expression are described below:</w:t>
      </w:r>
    </w:p>
    <w:bookmarkEnd w:id="3633"/>
    <w:bookmarkEnd w:id="3634"/>
    <w:bookmarkEnd w:id="3635"/>
    <w:bookmarkEnd w:id="3636"/>
    <w:p w14:paraId="337B4E2F" w14:textId="77777777" w:rsidR="008E3CF3" w:rsidRPr="00977EA3" w:rsidRDefault="006E7B7A" w:rsidP="003462A5">
      <w:pPr>
        <w:pStyle w:val="Numeroelenco2"/>
        <w:numPr>
          <w:ilvl w:val="0"/>
          <w:numId w:val="61"/>
        </w:numPr>
      </w:pPr>
      <w:r w:rsidRPr="00977EA3">
        <w:rPr>
          <w:b/>
          <w:bCs/>
        </w:rPr>
        <w:t>$</w:t>
      </w:r>
      <w:proofErr w:type="spellStart"/>
      <w:r w:rsidRPr="00977EA3">
        <w:rPr>
          <w:b/>
          <w:bCs/>
        </w:rPr>
        <w:t>XDSDocumentEntryPatientId</w:t>
      </w:r>
      <w:proofErr w:type="spellEnd"/>
      <w:r w:rsidRPr="00977EA3">
        <w:t xml:space="preserve">: this required parameter contains the patient ID for which a document entry is being registered in the XDS Document Registry </w:t>
      </w:r>
    </w:p>
    <w:p w14:paraId="1C732A22" w14:textId="77777777" w:rsidR="008E3CF3" w:rsidRPr="00977EA3" w:rsidRDefault="006E7B7A" w:rsidP="00EC243F">
      <w:pPr>
        <w:pStyle w:val="Numeroelenco2"/>
        <w:numPr>
          <w:ilvl w:val="0"/>
          <w:numId w:val="3"/>
        </w:numPr>
      </w:pPr>
      <w:r w:rsidRPr="00977EA3">
        <w:rPr>
          <w:b/>
          <w:bCs/>
        </w:rPr>
        <w:t>$</w:t>
      </w:r>
      <w:proofErr w:type="spellStart"/>
      <w:r w:rsidRPr="00977EA3">
        <w:rPr>
          <w:b/>
          <w:bCs/>
        </w:rPr>
        <w:t>XDSDocumentEntryClassCode</w:t>
      </w:r>
      <w:proofErr w:type="spellEnd"/>
      <w:r w:rsidRPr="00977EA3">
        <w:t xml:space="preserve">: this parameter matches against the </w:t>
      </w:r>
      <w:proofErr w:type="spellStart"/>
      <w:r w:rsidRPr="00977EA3">
        <w:rPr>
          <w:b/>
          <w:bCs/>
        </w:rPr>
        <w:t>XDSDocumentEntry.classCode</w:t>
      </w:r>
      <w:proofErr w:type="spellEnd"/>
      <w:r w:rsidRPr="00977EA3">
        <w:t xml:space="preserve"> metadata elements in a given registry submission</w:t>
      </w:r>
    </w:p>
    <w:p w14:paraId="092411A7" w14:textId="77777777" w:rsidR="008E3CF3" w:rsidRPr="00977EA3" w:rsidRDefault="006E7B7A" w:rsidP="00EC243F">
      <w:pPr>
        <w:pStyle w:val="Numeroelenco2"/>
        <w:numPr>
          <w:ilvl w:val="0"/>
          <w:numId w:val="3"/>
        </w:numPr>
        <w:rPr>
          <w:lang w:eastAsia="it-IT"/>
        </w:rPr>
      </w:pPr>
      <w:r w:rsidRPr="00977EA3">
        <w:rPr>
          <w:b/>
          <w:lang w:eastAsia="it-IT"/>
        </w:rPr>
        <w:t>$</w:t>
      </w:r>
      <w:proofErr w:type="spellStart"/>
      <w:r w:rsidRPr="00977EA3">
        <w:rPr>
          <w:b/>
          <w:lang w:eastAsia="it-IT"/>
        </w:rPr>
        <w:t>XDSDocumentEntryTypeCode</w:t>
      </w:r>
      <w:proofErr w:type="spellEnd"/>
      <w:r w:rsidRPr="00977EA3">
        <w:rPr>
          <w:lang w:eastAsia="it-IT"/>
        </w:rPr>
        <w:t xml:space="preserve">: this parameter matches against the </w:t>
      </w:r>
      <w:proofErr w:type="spellStart"/>
      <w:r w:rsidRPr="00977EA3">
        <w:rPr>
          <w:b/>
          <w:lang w:eastAsia="it-IT"/>
        </w:rPr>
        <w:t>XDSDocumentEntry.typeCode</w:t>
      </w:r>
      <w:proofErr w:type="spellEnd"/>
      <w:r w:rsidRPr="00977EA3">
        <w:rPr>
          <w:lang w:eastAsia="it-IT"/>
        </w:rPr>
        <w:t xml:space="preserve"> metadata elements in a given registry submission</w:t>
      </w:r>
    </w:p>
    <w:p w14:paraId="47C5E917" w14:textId="77777777" w:rsidR="008E3CF3" w:rsidRPr="00977EA3" w:rsidRDefault="006E7B7A" w:rsidP="00EC243F">
      <w:pPr>
        <w:pStyle w:val="Numeroelenco2"/>
        <w:numPr>
          <w:ilvl w:val="0"/>
          <w:numId w:val="3"/>
        </w:numPr>
      </w:pPr>
      <w:r w:rsidRPr="00977EA3">
        <w:rPr>
          <w:b/>
          <w:lang w:eastAsia="it-IT"/>
        </w:rPr>
        <w:t>$</w:t>
      </w:r>
      <w:proofErr w:type="spellStart"/>
      <w:r w:rsidRPr="00977EA3">
        <w:rPr>
          <w:b/>
        </w:rPr>
        <w:t>XDSDocumentEntryReferenceIdList</w:t>
      </w:r>
      <w:proofErr w:type="spellEnd"/>
      <w:r w:rsidRPr="00977EA3">
        <w:rPr>
          <w:lang w:eastAsia="it-IT"/>
        </w:rPr>
        <w:t xml:space="preserve">: this parameter matches against the </w:t>
      </w:r>
      <w:proofErr w:type="spellStart"/>
      <w:r w:rsidRPr="00977EA3">
        <w:rPr>
          <w:b/>
          <w:lang w:eastAsia="it-IT"/>
        </w:rPr>
        <w:t>XDSDocumentEntry.referenceIdList</w:t>
      </w:r>
      <w:proofErr w:type="spellEnd"/>
      <w:r w:rsidRPr="00977EA3">
        <w:rPr>
          <w:lang w:eastAsia="it-IT"/>
        </w:rPr>
        <w:t xml:space="preserve"> metadata elements in a given registry submission </w:t>
      </w:r>
    </w:p>
    <w:p w14:paraId="0E8C04C1" w14:textId="77777777" w:rsidR="006E7B7A" w:rsidRPr="00977EA3" w:rsidRDefault="006E7B7A" w:rsidP="006E7B7A">
      <w:pPr>
        <w:pStyle w:val="Note"/>
      </w:pPr>
      <w:r w:rsidRPr="00977EA3">
        <w:rPr>
          <w:lang w:eastAsia="it-IT"/>
        </w:rPr>
        <w:t xml:space="preserve">Note: The </w:t>
      </w:r>
      <w:proofErr w:type="spellStart"/>
      <w:r w:rsidRPr="00977EA3">
        <w:rPr>
          <w:lang w:eastAsia="it-IT"/>
        </w:rPr>
        <w:t>ReferenceIdList</w:t>
      </w:r>
      <w:proofErr w:type="spellEnd"/>
      <w:r w:rsidRPr="00977EA3">
        <w:rPr>
          <w:lang w:eastAsia="it-IT"/>
        </w:rPr>
        <w:t xml:space="preserve"> attribute is optional. If the parameter is specified, the filter matches only documents where the ID contains the value conveyed in the parameter. If the document does not contain a value in the </w:t>
      </w:r>
      <w:proofErr w:type="spellStart"/>
      <w:r w:rsidRPr="00977EA3">
        <w:rPr>
          <w:lang w:eastAsia="it-IT"/>
        </w:rPr>
        <w:t>ReferenceIdList</w:t>
      </w:r>
      <w:proofErr w:type="spellEnd"/>
      <w:r w:rsidRPr="00977EA3">
        <w:rPr>
          <w:lang w:eastAsia="it-IT"/>
        </w:rPr>
        <w:t>, there is no match.</w:t>
      </w:r>
      <w:r w:rsidRPr="00977EA3">
        <w:t xml:space="preserve"> </w:t>
      </w:r>
    </w:p>
    <w:p w14:paraId="2C9F1B15" w14:textId="77777777" w:rsidR="008E3CF3" w:rsidRPr="00977EA3" w:rsidRDefault="006E7B7A" w:rsidP="00EC243F">
      <w:pPr>
        <w:pStyle w:val="Numeroelenco2"/>
        <w:numPr>
          <w:ilvl w:val="0"/>
          <w:numId w:val="3"/>
        </w:numPr>
      </w:pPr>
      <w:r w:rsidRPr="00977EA3">
        <w:rPr>
          <w:b/>
          <w:bCs/>
        </w:rPr>
        <w:t>$</w:t>
      </w:r>
      <w:proofErr w:type="spellStart"/>
      <w:r w:rsidRPr="00977EA3">
        <w:rPr>
          <w:b/>
          <w:bCs/>
        </w:rPr>
        <w:t>XDSDocumentEntryPracticeSettingCode</w:t>
      </w:r>
      <w:proofErr w:type="spellEnd"/>
      <w:r w:rsidRPr="00977EA3">
        <w:t xml:space="preserve">: this parameter matches against the </w:t>
      </w:r>
      <w:proofErr w:type="spellStart"/>
      <w:r w:rsidRPr="00977EA3">
        <w:rPr>
          <w:b/>
          <w:bCs/>
        </w:rPr>
        <w:t>XDSDocumentEntry.practiceSettingCode</w:t>
      </w:r>
      <w:proofErr w:type="spellEnd"/>
      <w:r w:rsidRPr="00977EA3">
        <w:t xml:space="preserve"> metadata elements in a given registry submission </w:t>
      </w:r>
    </w:p>
    <w:p w14:paraId="6EDECC98" w14:textId="77777777" w:rsidR="008E3CF3" w:rsidRPr="00977EA3" w:rsidRDefault="006E7B7A" w:rsidP="00EC243F">
      <w:pPr>
        <w:pStyle w:val="Numeroelenco2"/>
        <w:numPr>
          <w:ilvl w:val="0"/>
          <w:numId w:val="3"/>
        </w:numPr>
      </w:pPr>
      <w:r w:rsidRPr="00977EA3">
        <w:rPr>
          <w:b/>
          <w:bCs/>
        </w:rPr>
        <w:t>$</w:t>
      </w:r>
      <w:proofErr w:type="spellStart"/>
      <w:r w:rsidRPr="00977EA3">
        <w:rPr>
          <w:b/>
          <w:bCs/>
        </w:rPr>
        <w:t>XDSDocumentEntryHealthcareFacilityTypeCode</w:t>
      </w:r>
      <w:proofErr w:type="spellEnd"/>
      <w:r w:rsidRPr="00977EA3">
        <w:t xml:space="preserve">: this parameter matches against the </w:t>
      </w:r>
      <w:proofErr w:type="spellStart"/>
      <w:r w:rsidRPr="00977EA3">
        <w:rPr>
          <w:b/>
          <w:bCs/>
        </w:rPr>
        <w:t>XDSDocumentEntry.healthcareFacilityTypeCode</w:t>
      </w:r>
      <w:proofErr w:type="spellEnd"/>
      <w:r w:rsidRPr="00977EA3">
        <w:t xml:space="preserve"> metadata elements in a given registry submission </w:t>
      </w:r>
    </w:p>
    <w:p w14:paraId="745BC67F" w14:textId="77777777" w:rsidR="008E3CF3" w:rsidRPr="00977EA3" w:rsidRDefault="006E7B7A" w:rsidP="00EC243F">
      <w:pPr>
        <w:pStyle w:val="Numeroelenco2"/>
        <w:numPr>
          <w:ilvl w:val="0"/>
          <w:numId w:val="3"/>
        </w:numPr>
      </w:pPr>
      <w:r w:rsidRPr="00977EA3">
        <w:rPr>
          <w:b/>
          <w:bCs/>
        </w:rPr>
        <w:t>$</w:t>
      </w:r>
      <w:proofErr w:type="spellStart"/>
      <w:r w:rsidRPr="00977EA3">
        <w:rPr>
          <w:b/>
          <w:bCs/>
        </w:rPr>
        <w:t>XDSDocumentEntryEventCodeList</w:t>
      </w:r>
      <w:proofErr w:type="spellEnd"/>
      <w:r w:rsidRPr="00977EA3">
        <w:t xml:space="preserve">: this parameter matches against the </w:t>
      </w:r>
      <w:proofErr w:type="spellStart"/>
      <w:r w:rsidRPr="00977EA3">
        <w:rPr>
          <w:b/>
          <w:bCs/>
        </w:rPr>
        <w:t>XDSDocumentEntry.eventCodeList</w:t>
      </w:r>
      <w:proofErr w:type="spellEnd"/>
      <w:r w:rsidRPr="00977EA3">
        <w:t xml:space="preserve"> metadata elements in a given registry submission </w:t>
      </w:r>
    </w:p>
    <w:p w14:paraId="7FDAE9E6" w14:textId="77777777" w:rsidR="008E3CF3" w:rsidRPr="00977EA3" w:rsidRDefault="006E7B7A" w:rsidP="00EC243F">
      <w:pPr>
        <w:pStyle w:val="Numeroelenco2"/>
        <w:numPr>
          <w:ilvl w:val="0"/>
          <w:numId w:val="3"/>
        </w:numPr>
      </w:pPr>
      <w:r w:rsidRPr="00977EA3">
        <w:rPr>
          <w:b/>
          <w:bCs/>
        </w:rPr>
        <w:lastRenderedPageBreak/>
        <w:t>$</w:t>
      </w:r>
      <w:proofErr w:type="spellStart"/>
      <w:r w:rsidRPr="00977EA3">
        <w:rPr>
          <w:b/>
          <w:bCs/>
        </w:rPr>
        <w:t>XDSDocumentEntryConfidentialityCode</w:t>
      </w:r>
      <w:proofErr w:type="spellEnd"/>
      <w:r w:rsidRPr="00977EA3">
        <w:t xml:space="preserve">: this parameter matches against the </w:t>
      </w:r>
      <w:proofErr w:type="spellStart"/>
      <w:r w:rsidRPr="00977EA3">
        <w:rPr>
          <w:b/>
          <w:bCs/>
        </w:rPr>
        <w:t>XDSDocumentEntry.confidentialityCode</w:t>
      </w:r>
      <w:proofErr w:type="spellEnd"/>
      <w:r w:rsidRPr="00977EA3">
        <w:t xml:space="preserve"> metadata elements in a given registry submission </w:t>
      </w:r>
    </w:p>
    <w:p w14:paraId="0C4C0ED3" w14:textId="77777777" w:rsidR="008E3CF3" w:rsidRPr="00977EA3" w:rsidRDefault="006E7B7A" w:rsidP="00EC243F">
      <w:pPr>
        <w:pStyle w:val="Numeroelenco2"/>
        <w:numPr>
          <w:ilvl w:val="0"/>
          <w:numId w:val="3"/>
        </w:numPr>
      </w:pPr>
      <w:r w:rsidRPr="00977EA3">
        <w:rPr>
          <w:b/>
          <w:bCs/>
        </w:rPr>
        <w:t>$</w:t>
      </w:r>
      <w:proofErr w:type="spellStart"/>
      <w:r w:rsidRPr="00977EA3">
        <w:rPr>
          <w:b/>
          <w:bCs/>
        </w:rPr>
        <w:t>XDSDocumentEntryFormatCode</w:t>
      </w:r>
      <w:proofErr w:type="spellEnd"/>
      <w:r w:rsidRPr="00977EA3">
        <w:t xml:space="preserve">: this parameter matches against the </w:t>
      </w:r>
      <w:proofErr w:type="spellStart"/>
      <w:r w:rsidRPr="00977EA3">
        <w:rPr>
          <w:b/>
          <w:bCs/>
        </w:rPr>
        <w:t>XDSDocumentEntry.formatCode</w:t>
      </w:r>
      <w:proofErr w:type="spellEnd"/>
      <w:r w:rsidRPr="00977EA3">
        <w:t xml:space="preserve"> metadata elements in a given registry submission</w:t>
      </w:r>
    </w:p>
    <w:p w14:paraId="5CE16847" w14:textId="77777777" w:rsidR="008E3CF3" w:rsidRPr="00977EA3" w:rsidRDefault="006E7B7A" w:rsidP="00EC243F">
      <w:pPr>
        <w:pStyle w:val="Numeroelenco2"/>
        <w:numPr>
          <w:ilvl w:val="0"/>
          <w:numId w:val="3"/>
        </w:numPr>
      </w:pPr>
      <w:r w:rsidRPr="00977EA3">
        <w:rPr>
          <w:b/>
          <w:bCs/>
        </w:rPr>
        <w:t>$</w:t>
      </w:r>
      <w:proofErr w:type="spellStart"/>
      <w:r w:rsidRPr="00977EA3">
        <w:rPr>
          <w:b/>
          <w:bCs/>
        </w:rPr>
        <w:t>XDSDocumentEntryAuthorPerson</w:t>
      </w:r>
      <w:proofErr w:type="spellEnd"/>
      <w:r w:rsidRPr="00977EA3">
        <w:t xml:space="preserve">: this parameter matches against the </w:t>
      </w:r>
      <w:proofErr w:type="spellStart"/>
      <w:r w:rsidRPr="00977EA3">
        <w:rPr>
          <w:b/>
          <w:bCs/>
        </w:rPr>
        <w:t>XDSDocumentEntry.author</w:t>
      </w:r>
      <w:proofErr w:type="spellEnd"/>
      <w:r w:rsidRPr="00977EA3">
        <w:t xml:space="preserve"> metadata elements in a given registry submission. All properties of this parameter specified in ITI TF-2a: 3.18.4.1.2.3.7.1 are applicable in this transaction.</w:t>
      </w:r>
    </w:p>
    <w:p w14:paraId="4EEBE5D9" w14:textId="77777777" w:rsidR="00971C90" w:rsidRPr="00971C90" w:rsidRDefault="00971C90" w:rsidP="006E7B7A">
      <w:pPr>
        <w:rPr>
          <w:ins w:id="3637" w:author="Gregorio Canal" w:date="2019-05-23T09:54:00Z"/>
          <w:bCs/>
          <w:rPrChange w:id="3638" w:author="Gregorio Canal" w:date="2019-05-23T09:54:00Z">
            <w:rPr>
              <w:ins w:id="3639" w:author="Gregorio Canal" w:date="2019-05-23T09:54:00Z"/>
              <w:b/>
              <w:bCs/>
              <w:u w:val="single"/>
            </w:rPr>
          </w:rPrChange>
        </w:rPr>
      </w:pPr>
      <w:commentRangeStart w:id="3640"/>
      <w:ins w:id="3641" w:author="Gregorio Canal" w:date="2019-05-23T09:54:00Z">
        <w:r w:rsidRPr="00971C90">
          <w:rPr>
            <w:rPrChange w:id="3642" w:author="Gregorio Canal" w:date="2019-05-23T09:54:00Z">
              <w:rPr>
                <w:b/>
                <w:u w:val="single"/>
              </w:rPr>
            </w:rPrChange>
          </w:rPr>
          <w:t xml:space="preserve">With the exception of </w:t>
        </w:r>
        <w:r w:rsidRPr="00971C90">
          <w:rPr>
            <w:b/>
            <w:bCs/>
            <w:rPrChange w:id="3643" w:author="Gregorio Canal" w:date="2019-05-23T09:55:00Z">
              <w:rPr>
                <w:b/>
                <w:bCs/>
                <w:highlight w:val="yellow"/>
                <w:u w:val="single"/>
              </w:rPr>
            </w:rPrChange>
          </w:rPr>
          <w:t>$</w:t>
        </w:r>
        <w:proofErr w:type="spellStart"/>
        <w:r w:rsidRPr="00971C90">
          <w:rPr>
            <w:b/>
            <w:bCs/>
            <w:rPrChange w:id="3644" w:author="Gregorio Canal" w:date="2019-05-23T09:55:00Z">
              <w:rPr>
                <w:b/>
                <w:bCs/>
                <w:highlight w:val="yellow"/>
                <w:u w:val="single"/>
              </w:rPr>
            </w:rPrChange>
          </w:rPr>
          <w:t>XDSDocumentEntryPatientId</w:t>
        </w:r>
        <w:proofErr w:type="spellEnd"/>
        <w:r w:rsidRPr="00971C90">
          <w:rPr>
            <w:bCs/>
            <w:rPrChange w:id="3645" w:author="Gregorio Canal" w:date="2019-05-23T09:54:00Z">
              <w:rPr>
                <w:b/>
                <w:bCs/>
                <w:u w:val="single"/>
              </w:rPr>
            </w:rPrChange>
          </w:rPr>
          <w:t>, all parameters may be multi-valued.</w:t>
        </w:r>
        <w:commentRangeEnd w:id="3640"/>
        <w:r>
          <w:rPr>
            <w:rStyle w:val="Rimandocommento"/>
          </w:rPr>
          <w:commentReference w:id="3640"/>
        </w:r>
      </w:ins>
    </w:p>
    <w:p w14:paraId="4E6A4B67" w14:textId="71F7EA7E" w:rsidR="006E7B7A" w:rsidRPr="00977EA3" w:rsidRDefault="006E7B7A" w:rsidP="006E7B7A">
      <w:pPr>
        <w:rPr>
          <w:lang w:eastAsia="it-IT"/>
        </w:rPr>
      </w:pPr>
      <w:r w:rsidRPr="00977EA3">
        <w:rPr>
          <w:lang w:eastAsia="it-IT"/>
        </w:rPr>
        <w:t xml:space="preserve">The </w:t>
      </w:r>
      <w:proofErr w:type="spellStart"/>
      <w:r w:rsidRPr="00977EA3">
        <w:rPr>
          <w:lang w:eastAsia="it-IT"/>
        </w:rPr>
        <w:t>AdHocQuery</w:t>
      </w:r>
      <w:proofErr w:type="spellEnd"/>
      <w:r w:rsidRPr="00977EA3">
        <w:rPr>
          <w:lang w:eastAsia="it-IT"/>
        </w:rPr>
        <w:t xml:space="preserve">/@id attribute SHALL store an identifier specific for the type of filter used in creating the subscription. The UUID that identifies subscriptions for </w:t>
      </w:r>
      <w:proofErr w:type="spellStart"/>
      <w:r w:rsidRPr="00977EA3">
        <w:rPr>
          <w:lang w:eastAsia="it-IT"/>
        </w:rPr>
        <w:t>DocumentEntry’s</w:t>
      </w:r>
      <w:proofErr w:type="spellEnd"/>
      <w:r w:rsidRPr="00977EA3">
        <w:rPr>
          <w:lang w:eastAsia="it-IT"/>
        </w:rPr>
        <w:t xml:space="preserve"> metadata is: </w:t>
      </w:r>
    </w:p>
    <w:p w14:paraId="5EDB7F90" w14:textId="77777777" w:rsidR="006E7B7A" w:rsidRPr="00977EA3" w:rsidRDefault="006E7B7A" w:rsidP="006E7B7A">
      <w:pPr>
        <w:rPr>
          <w:lang w:eastAsia="it-IT"/>
        </w:rPr>
      </w:pPr>
      <w:r w:rsidRPr="00977EA3">
        <w:rPr>
          <w:lang w:eastAsia="it-IT"/>
        </w:rPr>
        <w:t>“urn:uuid:aa2332d0-f8fe-11e0-be50-0800200c9a66”.</w:t>
      </w:r>
    </w:p>
    <w:p w14:paraId="25B9ACA7" w14:textId="77777777" w:rsidR="006E7B7A" w:rsidRPr="00977EA3" w:rsidRDefault="006E7B7A" w:rsidP="006E7B7A">
      <w:pPr>
        <w:rPr>
          <w:lang w:eastAsia="it-IT"/>
        </w:rPr>
      </w:pPr>
      <w:r w:rsidRPr="00977EA3">
        <w:rPr>
          <w:lang w:eastAsia="it-IT"/>
        </w:rPr>
        <w:t xml:space="preserve">An example of subscription on a document filter is presented below: </w:t>
      </w:r>
    </w:p>
    <w:p w14:paraId="5F214760" w14:textId="77777777" w:rsidR="006E7B7A" w:rsidRPr="00977EA3" w:rsidRDefault="006E7B7A" w:rsidP="006E7B7A">
      <w:pPr>
        <w:pStyle w:val="Corpotesto"/>
        <w:rPr>
          <w:lang w:eastAsia="it-IT"/>
        </w:rPr>
      </w:pPr>
    </w:p>
    <w:p w14:paraId="1ABC1D5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DBF83C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w:t>
      </w:r>
      <w:hyperlink r:id="rId234" w:history="1">
        <w:r w:rsidRPr="00977EA3">
          <w:rPr>
            <w:sz w:val="16"/>
            <w:szCs w:val="16"/>
          </w:rPr>
          <w:t>http://www.w3.org/2003/05/soap-envelope</w:t>
        </w:r>
      </w:hyperlink>
      <w:r w:rsidRPr="00977EA3">
        <w:rPr>
          <w:sz w:val="16"/>
          <w:szCs w:val="16"/>
        </w:rPr>
        <w:t>"</w:t>
      </w:r>
    </w:p>
    <w:p w14:paraId="772F40F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w:t>
      </w:r>
      <w:hyperlink r:id="rId235" w:history="1">
        <w:r w:rsidRPr="00977EA3">
          <w:rPr>
            <w:sz w:val="16"/>
            <w:szCs w:val="16"/>
          </w:rPr>
          <w:t>http://www.w3.org/2005/08/addressing</w:t>
        </w:r>
      </w:hyperlink>
      <w:r w:rsidRPr="00977EA3">
        <w:rPr>
          <w:sz w:val="16"/>
          <w:szCs w:val="16"/>
        </w:rPr>
        <w:t>"</w:t>
      </w:r>
    </w:p>
    <w:p w14:paraId="6ADBE4C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w:t>
      </w:r>
      <w:hyperlink r:id="rId236" w:history="1">
        <w:r w:rsidRPr="00977EA3">
          <w:rPr>
            <w:sz w:val="16"/>
            <w:szCs w:val="16"/>
          </w:rPr>
          <w:t>http://www.w3.org/2001/XMLSchema-instance</w:t>
        </w:r>
      </w:hyperlink>
      <w:r w:rsidRPr="00977EA3">
        <w:rPr>
          <w:sz w:val="16"/>
          <w:szCs w:val="16"/>
        </w:rPr>
        <w:t>"</w:t>
      </w:r>
    </w:p>
    <w:p w14:paraId="10E45DD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w:t>
      </w:r>
      <w:hyperlink r:id="rId237" w:history="1">
        <w:r w:rsidRPr="00977EA3">
          <w:rPr>
            <w:sz w:val="16"/>
            <w:szCs w:val="16"/>
          </w:rPr>
          <w:t>http://docs.oasis-open.org/wsn/b-2</w:t>
        </w:r>
      </w:hyperlink>
      <w:r w:rsidRPr="00977EA3">
        <w:rPr>
          <w:sz w:val="16"/>
          <w:szCs w:val="16"/>
        </w:rPr>
        <w:t>"</w:t>
      </w:r>
    </w:p>
    <w:p w14:paraId="23EFE55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xmlns:rim</w:t>
      </w:r>
      <w:proofErr w:type="spellEnd"/>
      <w:r w:rsidRPr="00977EA3">
        <w:rPr>
          <w:sz w:val="16"/>
          <w:szCs w:val="16"/>
        </w:rPr>
        <w:t>="urn:oasis:names:tc:ebxml-regrep:xsd:rim:3.0"</w:t>
      </w:r>
    </w:p>
    <w:p w14:paraId="453DAF8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w:t>
      </w:r>
      <w:hyperlink r:id="rId238" w:history="1">
        <w:r w:rsidRPr="00977EA3">
          <w:rPr>
            <w:sz w:val="16"/>
            <w:szCs w:val="16"/>
          </w:rPr>
          <w:t>http://www.w3.org/2003/05/soap-envelope</w:t>
        </w:r>
      </w:hyperlink>
      <w:r w:rsidRPr="00977EA3">
        <w:rPr>
          <w:sz w:val="16"/>
          <w:szCs w:val="16"/>
        </w:rPr>
        <w:t xml:space="preserve"> </w:t>
      </w:r>
      <w:hyperlink r:id="rId239" w:history="1">
        <w:r w:rsidRPr="00977EA3">
          <w:rPr>
            <w:sz w:val="16"/>
            <w:szCs w:val="16"/>
          </w:rPr>
          <w:t>http://www.w3.org/2003/05/soap-envelope</w:t>
        </w:r>
      </w:hyperlink>
      <w:r w:rsidRPr="00977EA3">
        <w:rPr>
          <w:sz w:val="16"/>
          <w:szCs w:val="16"/>
        </w:rPr>
        <w:t xml:space="preserve"> </w:t>
      </w:r>
      <w:hyperlink r:id="rId240" w:history="1">
        <w:r w:rsidRPr="00977EA3">
          <w:rPr>
            <w:sz w:val="16"/>
            <w:szCs w:val="16"/>
          </w:rPr>
          <w:t>http://www.w3.org/2005/08/addressing</w:t>
        </w:r>
      </w:hyperlink>
      <w:r w:rsidRPr="00977EA3">
        <w:rPr>
          <w:sz w:val="16"/>
          <w:szCs w:val="16"/>
        </w:rPr>
        <w:t xml:space="preserve"> </w:t>
      </w:r>
      <w:hyperlink r:id="rId241" w:history="1">
        <w:r w:rsidRPr="00977EA3">
          <w:rPr>
            <w:sz w:val="16"/>
            <w:szCs w:val="16"/>
          </w:rPr>
          <w:t>http://www.w3.org/2005/08/addressing/ws-addr.xsd</w:t>
        </w:r>
      </w:hyperlink>
      <w:r w:rsidRPr="00977EA3">
        <w:rPr>
          <w:sz w:val="16"/>
          <w:szCs w:val="16"/>
        </w:rPr>
        <w:t xml:space="preserve"> </w:t>
      </w:r>
      <w:hyperlink r:id="rId242" w:history="1">
        <w:r w:rsidRPr="00977EA3">
          <w:rPr>
            <w:sz w:val="16"/>
            <w:szCs w:val="16"/>
          </w:rPr>
          <w:t>http://docs.oasis-open.org/wsn/b-2</w:t>
        </w:r>
      </w:hyperlink>
      <w:r w:rsidRPr="00977EA3">
        <w:rPr>
          <w:sz w:val="16"/>
          <w:szCs w:val="16"/>
        </w:rPr>
        <w:t xml:space="preserve"> </w:t>
      </w:r>
      <w:hyperlink r:id="rId243" w:history="1">
        <w:r w:rsidRPr="00977EA3">
          <w:rPr>
            <w:sz w:val="16"/>
            <w:szCs w:val="16"/>
          </w:rPr>
          <w:t>http://docs.oasis-open.org/wsn/b-2.xsd</w:t>
        </w:r>
      </w:hyperlink>
      <w:r w:rsidRPr="00977EA3">
        <w:rPr>
          <w:sz w:val="16"/>
          <w:szCs w:val="16"/>
        </w:rPr>
        <w:t xml:space="preserve"> urn:oasis:names:tc:ebxml-regrep:xsd:rim:3.0 ../schema/</w:t>
      </w:r>
      <w:proofErr w:type="spellStart"/>
      <w:r w:rsidRPr="00977EA3">
        <w:rPr>
          <w:sz w:val="16"/>
          <w:szCs w:val="16"/>
        </w:rPr>
        <w:t>ebRS</w:t>
      </w:r>
      <w:proofErr w:type="spellEnd"/>
      <w:r w:rsidRPr="00977EA3">
        <w:rPr>
          <w:sz w:val="16"/>
          <w:szCs w:val="16"/>
        </w:rPr>
        <w:t>/rim.xsd"&gt;</w:t>
      </w:r>
    </w:p>
    <w:p w14:paraId="6A83394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s:Header</w:t>
      </w:r>
      <w:proofErr w:type="spellEnd"/>
      <w:r w:rsidRPr="00977EA3">
        <w:rPr>
          <w:sz w:val="16"/>
          <w:szCs w:val="16"/>
        </w:rPr>
        <w:t>&gt;</w:t>
      </w:r>
    </w:p>
    <w:p w14:paraId="473999A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&lt;a:Action&gt;</w:t>
      </w:r>
      <w:hyperlink r:id="rId244" w:history="1">
        <w:r w:rsidRPr="00977EA3">
          <w:rPr>
            <w:sz w:val="16"/>
            <w:szCs w:val="16"/>
          </w:rPr>
          <w:t>http://docs.oasis-open.org/wsn/bw-2/NotificationProducer/SubscribeRequest</w:t>
        </w:r>
      </w:hyperlink>
      <w:r w:rsidRPr="00977EA3">
        <w:rPr>
          <w:sz w:val="16"/>
          <w:szCs w:val="16"/>
        </w:rPr>
        <w:t>&lt;/a:Action&gt;</w:t>
      </w:r>
    </w:p>
    <w:p w14:paraId="07C8B0B4"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646" w:author="Gregorio Canal" w:date="2019-05-22T14:54:00Z">
            <w:rPr>
              <w:sz w:val="16"/>
              <w:szCs w:val="16"/>
            </w:rPr>
          </w:rPrChange>
        </w:rPr>
      </w:pPr>
      <w:r w:rsidRPr="00977EA3">
        <w:rPr>
          <w:sz w:val="16"/>
          <w:szCs w:val="16"/>
        </w:rPr>
        <w:t xml:space="preserve">        </w:t>
      </w:r>
      <w:r w:rsidRPr="00E63AF6">
        <w:rPr>
          <w:sz w:val="16"/>
          <w:szCs w:val="16"/>
          <w:lang w:val="it-IT"/>
          <w:rPrChange w:id="3647" w:author="Gregorio Canal" w:date="2019-05-22T14:54:00Z">
            <w:rPr>
              <w:sz w:val="16"/>
              <w:szCs w:val="16"/>
            </w:rPr>
          </w:rPrChange>
        </w:rPr>
        <w:t>&lt;</w:t>
      </w:r>
      <w:proofErr w:type="spellStart"/>
      <w:r w:rsidRPr="00E63AF6">
        <w:rPr>
          <w:sz w:val="16"/>
          <w:szCs w:val="16"/>
          <w:lang w:val="it-IT"/>
          <w:rPrChange w:id="3648" w:author="Gregorio Canal" w:date="2019-05-22T14:54:00Z">
            <w:rPr>
              <w:sz w:val="16"/>
              <w:szCs w:val="16"/>
            </w:rPr>
          </w:rPrChange>
        </w:rPr>
        <w:t>a:MessageID</w:t>
      </w:r>
      <w:proofErr w:type="spellEnd"/>
      <w:r w:rsidRPr="00E63AF6">
        <w:rPr>
          <w:sz w:val="16"/>
          <w:szCs w:val="16"/>
          <w:lang w:val="it-IT"/>
          <w:rPrChange w:id="3649" w:author="Gregorio Canal" w:date="2019-05-22T14:54:00Z">
            <w:rPr>
              <w:sz w:val="16"/>
              <w:szCs w:val="16"/>
            </w:rPr>
          </w:rPrChange>
        </w:rPr>
        <w:t>&gt;382dcdc7-8e84-9fdc-8443-48fd83bca938&lt;/</w:t>
      </w:r>
      <w:proofErr w:type="spellStart"/>
      <w:r w:rsidRPr="00E63AF6">
        <w:rPr>
          <w:sz w:val="16"/>
          <w:szCs w:val="16"/>
          <w:lang w:val="it-IT"/>
          <w:rPrChange w:id="3650" w:author="Gregorio Canal" w:date="2019-05-22T14:54:00Z">
            <w:rPr>
              <w:sz w:val="16"/>
              <w:szCs w:val="16"/>
            </w:rPr>
          </w:rPrChange>
        </w:rPr>
        <w:t>a:MessageID</w:t>
      </w:r>
      <w:proofErr w:type="spellEnd"/>
      <w:r w:rsidRPr="00E63AF6">
        <w:rPr>
          <w:sz w:val="16"/>
          <w:szCs w:val="16"/>
          <w:lang w:val="it-IT"/>
          <w:rPrChange w:id="3651" w:author="Gregorio Canal" w:date="2019-05-22T14:54:00Z">
            <w:rPr>
              <w:sz w:val="16"/>
              <w:szCs w:val="16"/>
            </w:rPr>
          </w:rPrChange>
        </w:rPr>
        <w:t>&gt;</w:t>
      </w:r>
    </w:p>
    <w:p w14:paraId="392FA7B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652" w:author="Gregorio Canal" w:date="2019-05-22T14:54:00Z">
            <w:rPr>
              <w:sz w:val="16"/>
              <w:szCs w:val="16"/>
            </w:rPr>
          </w:rPrChange>
        </w:rPr>
        <w:t>        </w:t>
      </w:r>
      <w:r w:rsidRPr="00977EA3">
        <w:rPr>
          <w:sz w:val="16"/>
          <w:szCs w:val="16"/>
        </w:rPr>
        <w:t>&lt;</w:t>
      </w:r>
      <w:proofErr w:type="spellStart"/>
      <w:r w:rsidRPr="00977EA3">
        <w:rPr>
          <w:sz w:val="16"/>
          <w:szCs w:val="16"/>
        </w:rPr>
        <w:t>a:To</w:t>
      </w:r>
      <w:proofErr w:type="spellEnd"/>
      <w:r w:rsidRPr="00977EA3">
        <w:rPr>
          <w:sz w:val="16"/>
          <w:szCs w:val="16"/>
        </w:rPr>
        <w:t xml:space="preserve"> s:mustUnderstand="1"&gt;</w:t>
      </w:r>
      <w:hyperlink r:id="rId245" w:history="1">
        <w:r w:rsidRPr="00977EA3">
          <w:rPr>
            <w:sz w:val="16"/>
            <w:szCs w:val="16"/>
          </w:rPr>
          <w:t>http://localhost:8080/services/initiatingGateway/query&lt;/a:To</w:t>
        </w:r>
      </w:hyperlink>
      <w:r w:rsidRPr="00977EA3">
        <w:rPr>
          <w:sz w:val="16"/>
          <w:szCs w:val="16"/>
        </w:rPr>
        <w:t>&gt;</w:t>
      </w:r>
    </w:p>
    <w:p w14:paraId="74428F9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s:Header</w:t>
      </w:r>
      <w:proofErr w:type="spellEnd"/>
      <w:r w:rsidRPr="00977EA3">
        <w:rPr>
          <w:sz w:val="16"/>
          <w:szCs w:val="16"/>
        </w:rPr>
        <w:t>&gt;</w:t>
      </w:r>
    </w:p>
    <w:p w14:paraId="388A975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s:Body</w:t>
      </w:r>
      <w:proofErr w:type="spellEnd"/>
      <w:r w:rsidRPr="00977EA3">
        <w:rPr>
          <w:sz w:val="16"/>
          <w:szCs w:val="16"/>
        </w:rPr>
        <w:t>&gt;</w:t>
      </w:r>
    </w:p>
    <w:p w14:paraId="37DC297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wsnt:Subscribe</w:t>
      </w:r>
      <w:proofErr w:type="spellEnd"/>
      <w:r w:rsidRPr="00977EA3">
        <w:rPr>
          <w:sz w:val="16"/>
          <w:szCs w:val="16"/>
        </w:rPr>
        <w:t>&gt;</w:t>
      </w:r>
    </w:p>
    <w:p w14:paraId="14306E3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 The Recipient on whose behalf the subscription is requested - the address where the notification is to be sent --&gt;</w:t>
      </w:r>
    </w:p>
    <w:p w14:paraId="20FFEFB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wsnt:ConsumerReference</w:t>
      </w:r>
      <w:proofErr w:type="spellEnd"/>
      <w:r w:rsidRPr="00977EA3">
        <w:rPr>
          <w:sz w:val="16"/>
          <w:szCs w:val="16"/>
        </w:rPr>
        <w:t>&gt;</w:t>
      </w:r>
    </w:p>
    <w:p w14:paraId="159D30B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&lt;a:Address&gt;</w:t>
      </w:r>
      <w:hyperlink r:id="rId246" w:history="1">
        <w:r w:rsidRPr="00977EA3">
          <w:rPr>
            <w:sz w:val="16"/>
            <w:szCs w:val="16"/>
          </w:rPr>
          <w:t>https://NotificationRecipientServer/xdsBnotification</w:t>
        </w:r>
      </w:hyperlink>
      <w:r w:rsidRPr="00977EA3">
        <w:rPr>
          <w:sz w:val="16"/>
          <w:szCs w:val="16"/>
        </w:rPr>
        <w:t>&lt;/a:Address&gt;</w:t>
      </w:r>
    </w:p>
    <w:p w14:paraId="4A632E3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wsnt:ConsumerReference</w:t>
      </w:r>
      <w:proofErr w:type="spellEnd"/>
      <w:r w:rsidRPr="00977EA3">
        <w:rPr>
          <w:sz w:val="16"/>
          <w:szCs w:val="16"/>
        </w:rPr>
        <w:t>&gt;</w:t>
      </w:r>
    </w:p>
    <w:p w14:paraId="59F06A8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wsnt:Filter</w:t>
      </w:r>
      <w:proofErr w:type="spellEnd"/>
      <w:r w:rsidRPr="00977EA3">
        <w:rPr>
          <w:sz w:val="16"/>
          <w:szCs w:val="16"/>
        </w:rPr>
        <w:t>&gt;</w:t>
      </w:r>
    </w:p>
    <w:p w14:paraId="77340E5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wsnt:TopicExpression</w:t>
      </w:r>
      <w:proofErr w:type="spellEnd"/>
      <w:r w:rsidRPr="00977EA3">
        <w:rPr>
          <w:sz w:val="16"/>
          <w:szCs w:val="16"/>
        </w:rPr>
        <w:t xml:space="preserve"> Dialect="</w:t>
      </w:r>
      <w:hyperlink r:id="rId247" w:history="1">
        <w:r w:rsidRPr="00977EA3">
          <w:rPr>
            <w:sz w:val="16"/>
            <w:szCs w:val="16"/>
          </w:rPr>
          <w:t>http://docs.oasis-open.org/wsn/t-1/TopicExpression/Simple</w:t>
        </w:r>
      </w:hyperlink>
      <w:r w:rsidRPr="00977EA3">
        <w:rPr>
          <w:sz w:val="16"/>
          <w:szCs w:val="16"/>
        </w:rPr>
        <w:t>"&gt;ihe:MinimalDocumentEntry&lt;/wsnt:TopicExpression&gt;</w:t>
      </w:r>
    </w:p>
    <w:p w14:paraId="23161FA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rim:AdhocQuery</w:t>
      </w:r>
      <w:proofErr w:type="spellEnd"/>
      <w:r w:rsidRPr="00977EA3">
        <w:rPr>
          <w:sz w:val="16"/>
          <w:szCs w:val="16"/>
        </w:rPr>
        <w:t xml:space="preserve"> id="urn:uuid:aa2332d0-f8fe-11e0-be50-0800200c9a66"&gt; </w:t>
      </w:r>
    </w:p>
    <w:p w14:paraId="22C8340A"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653" w:author="Gregorio Canal" w:date="2019-05-22T14:54:00Z">
            <w:rPr>
              <w:sz w:val="16"/>
              <w:szCs w:val="16"/>
            </w:rPr>
          </w:rPrChange>
        </w:rPr>
      </w:pPr>
      <w:r w:rsidRPr="00977EA3">
        <w:rPr>
          <w:sz w:val="16"/>
          <w:szCs w:val="16"/>
        </w:rPr>
        <w:t>                    </w:t>
      </w:r>
      <w:r w:rsidRPr="00E63AF6">
        <w:rPr>
          <w:sz w:val="16"/>
          <w:szCs w:val="16"/>
          <w:lang w:val="nl-NL"/>
          <w:rPrChange w:id="3654" w:author="Gregorio Canal" w:date="2019-05-22T14:54:00Z">
            <w:rPr>
              <w:sz w:val="16"/>
              <w:szCs w:val="16"/>
            </w:rPr>
          </w:rPrChange>
        </w:rPr>
        <w:t>&lt;</w:t>
      </w:r>
      <w:proofErr w:type="spellStart"/>
      <w:r w:rsidRPr="00E63AF6">
        <w:rPr>
          <w:sz w:val="16"/>
          <w:szCs w:val="16"/>
          <w:lang w:val="nl-NL"/>
          <w:rPrChange w:id="3655" w:author="Gregorio Canal" w:date="2019-05-22T14:54:00Z">
            <w:rPr>
              <w:sz w:val="16"/>
              <w:szCs w:val="16"/>
            </w:rPr>
          </w:rPrChange>
        </w:rPr>
        <w:t>rim:Slot</w:t>
      </w:r>
      <w:proofErr w:type="spellEnd"/>
      <w:r w:rsidRPr="00E63AF6">
        <w:rPr>
          <w:sz w:val="16"/>
          <w:szCs w:val="16"/>
          <w:lang w:val="nl-NL"/>
          <w:rPrChange w:id="3656" w:author="Gregorio Canal" w:date="2019-05-22T14:54:00Z">
            <w:rPr>
              <w:sz w:val="16"/>
              <w:szCs w:val="16"/>
            </w:rPr>
          </w:rPrChange>
        </w:rPr>
        <w:t xml:space="preserve"> name="$</w:t>
      </w:r>
      <w:proofErr w:type="spellStart"/>
      <w:r w:rsidRPr="00E63AF6">
        <w:rPr>
          <w:sz w:val="16"/>
          <w:szCs w:val="16"/>
          <w:lang w:val="nl-NL"/>
          <w:rPrChange w:id="3657" w:author="Gregorio Canal" w:date="2019-05-22T14:54:00Z">
            <w:rPr>
              <w:sz w:val="16"/>
              <w:szCs w:val="16"/>
            </w:rPr>
          </w:rPrChange>
        </w:rPr>
        <w:t>XDSDocumentEntryPatientId</w:t>
      </w:r>
      <w:proofErr w:type="spellEnd"/>
      <w:r w:rsidRPr="00E63AF6">
        <w:rPr>
          <w:sz w:val="16"/>
          <w:szCs w:val="16"/>
          <w:lang w:val="nl-NL"/>
          <w:rPrChange w:id="3658" w:author="Gregorio Canal" w:date="2019-05-22T14:54:00Z">
            <w:rPr>
              <w:sz w:val="16"/>
              <w:szCs w:val="16"/>
            </w:rPr>
          </w:rPrChange>
        </w:rPr>
        <w:t>"&gt;</w:t>
      </w:r>
    </w:p>
    <w:p w14:paraId="75812139"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nl-NL"/>
          <w:rPrChange w:id="3659" w:author="Gregorio Canal" w:date="2019-05-22T14:54:00Z">
            <w:rPr>
              <w:sz w:val="16"/>
              <w:szCs w:val="16"/>
            </w:rPr>
          </w:rPrChange>
        </w:rPr>
      </w:pPr>
      <w:r w:rsidRPr="00E63AF6">
        <w:rPr>
          <w:sz w:val="16"/>
          <w:szCs w:val="16"/>
          <w:lang w:val="nl-NL"/>
          <w:rPrChange w:id="3660" w:author="Gregorio Canal" w:date="2019-05-22T14:54:00Z">
            <w:rPr>
              <w:sz w:val="16"/>
              <w:szCs w:val="16"/>
            </w:rPr>
          </w:rPrChange>
        </w:rPr>
        <w:t>                        &lt;</w:t>
      </w:r>
      <w:proofErr w:type="spellStart"/>
      <w:r w:rsidRPr="00E63AF6">
        <w:rPr>
          <w:sz w:val="16"/>
          <w:szCs w:val="16"/>
          <w:lang w:val="nl-NL"/>
          <w:rPrChange w:id="3661" w:author="Gregorio Canal" w:date="2019-05-22T14:54:00Z">
            <w:rPr>
              <w:sz w:val="16"/>
              <w:szCs w:val="16"/>
            </w:rPr>
          </w:rPrChange>
        </w:rPr>
        <w:t>rim:ValueList</w:t>
      </w:r>
      <w:proofErr w:type="spellEnd"/>
      <w:r w:rsidRPr="00E63AF6">
        <w:rPr>
          <w:sz w:val="16"/>
          <w:szCs w:val="16"/>
          <w:lang w:val="nl-NL"/>
          <w:rPrChange w:id="3662" w:author="Gregorio Canal" w:date="2019-05-22T14:54:00Z">
            <w:rPr>
              <w:sz w:val="16"/>
              <w:szCs w:val="16"/>
            </w:rPr>
          </w:rPrChange>
        </w:rPr>
        <w:t>&gt;</w:t>
      </w:r>
    </w:p>
    <w:p w14:paraId="75E46D6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nl-NL"/>
          <w:rPrChange w:id="3663" w:author="Gregorio Canal" w:date="2019-05-22T14:54:00Z">
            <w:rPr>
              <w:sz w:val="16"/>
              <w:szCs w:val="16"/>
            </w:rPr>
          </w:rPrChange>
        </w:rPr>
        <w:t xml:space="preserve">                            </w:t>
      </w:r>
      <w:r w:rsidRPr="00977EA3">
        <w:rPr>
          <w:sz w:val="16"/>
          <w:szCs w:val="16"/>
        </w:rPr>
        <w:t>&lt;rim:Value&gt;'st3498702^^^&amp;amp;1.3.6.1.4.1.21367.2005.3.7&amp;amp;ISO'&lt;/rim:Value&gt;</w:t>
      </w:r>
    </w:p>
    <w:p w14:paraId="5745352C"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rim:ValueList</w:t>
      </w:r>
      <w:proofErr w:type="spellEnd"/>
      <w:r w:rsidRPr="00977EA3">
        <w:rPr>
          <w:sz w:val="16"/>
          <w:szCs w:val="16"/>
        </w:rPr>
        <w:t>&gt;</w:t>
      </w:r>
    </w:p>
    <w:p w14:paraId="1515BA7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rim:Slot</w:t>
      </w:r>
      <w:proofErr w:type="spellEnd"/>
      <w:r w:rsidRPr="00977EA3">
        <w:rPr>
          <w:sz w:val="16"/>
          <w:szCs w:val="16"/>
        </w:rPr>
        <w:t>&gt;</w:t>
      </w:r>
    </w:p>
    <w:p w14:paraId="7D9F4D21"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rim:Slot</w:t>
      </w:r>
      <w:proofErr w:type="spellEnd"/>
      <w:r w:rsidRPr="00977EA3">
        <w:rPr>
          <w:sz w:val="16"/>
          <w:szCs w:val="16"/>
        </w:rPr>
        <w:t xml:space="preserve"> name="$</w:t>
      </w:r>
      <w:proofErr w:type="spellStart"/>
      <w:r w:rsidRPr="00977EA3">
        <w:rPr>
          <w:sz w:val="16"/>
          <w:szCs w:val="16"/>
        </w:rPr>
        <w:t>XDSDocumentEntryHealthcareFacilityTypeCode</w:t>
      </w:r>
      <w:proofErr w:type="spellEnd"/>
      <w:r w:rsidRPr="00977EA3">
        <w:rPr>
          <w:sz w:val="16"/>
          <w:szCs w:val="16"/>
        </w:rPr>
        <w:t>"&gt;</w:t>
      </w:r>
    </w:p>
    <w:p w14:paraId="635EEC6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rim:ValueList</w:t>
      </w:r>
      <w:proofErr w:type="spellEnd"/>
      <w:r w:rsidRPr="00977EA3">
        <w:rPr>
          <w:sz w:val="16"/>
          <w:szCs w:val="16"/>
        </w:rPr>
        <w:t>&gt;</w:t>
      </w:r>
    </w:p>
    <w:p w14:paraId="4B9F867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w:t>
      </w:r>
      <w:proofErr w:type="spellEnd"/>
      <w:r w:rsidRPr="00977EA3">
        <w:rPr>
          <w:sz w:val="16"/>
          <w:szCs w:val="16"/>
        </w:rPr>
        <w:t>&gt;('Emergency Department^^</w:t>
      </w:r>
      <w:proofErr w:type="spellStart"/>
      <w:r w:rsidRPr="00977EA3">
        <w:rPr>
          <w:sz w:val="16"/>
          <w:szCs w:val="16"/>
        </w:rPr>
        <w:t>healthcareFacilityCodingScheme</w:t>
      </w:r>
      <w:proofErr w:type="spellEnd"/>
      <w:r w:rsidRPr="00977EA3">
        <w:rPr>
          <w:sz w:val="16"/>
          <w:szCs w:val="16"/>
        </w:rPr>
        <w:t>')&lt;/</w:t>
      </w:r>
      <w:proofErr w:type="spellStart"/>
      <w:r w:rsidRPr="00977EA3">
        <w:rPr>
          <w:sz w:val="16"/>
          <w:szCs w:val="16"/>
        </w:rPr>
        <w:t>rim:Value</w:t>
      </w:r>
      <w:proofErr w:type="spellEnd"/>
      <w:r w:rsidRPr="00977EA3">
        <w:rPr>
          <w:sz w:val="16"/>
          <w:szCs w:val="16"/>
        </w:rPr>
        <w:t>&gt;</w:t>
      </w:r>
    </w:p>
    <w:p w14:paraId="41F6E178"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rim:ValueList</w:t>
      </w:r>
      <w:proofErr w:type="spellEnd"/>
      <w:r w:rsidRPr="00977EA3">
        <w:rPr>
          <w:sz w:val="16"/>
          <w:szCs w:val="16"/>
        </w:rPr>
        <w:t>&gt;</w:t>
      </w:r>
    </w:p>
    <w:p w14:paraId="373488B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rim:Slot</w:t>
      </w:r>
      <w:proofErr w:type="spellEnd"/>
      <w:r w:rsidRPr="00977EA3">
        <w:rPr>
          <w:sz w:val="16"/>
          <w:szCs w:val="16"/>
        </w:rPr>
        <w:t>&gt;</w:t>
      </w:r>
    </w:p>
    <w:p w14:paraId="756CCECE"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rim:AdhocQuery</w:t>
      </w:r>
      <w:proofErr w:type="spellEnd"/>
      <w:r w:rsidRPr="00977EA3">
        <w:rPr>
          <w:sz w:val="16"/>
          <w:szCs w:val="16"/>
        </w:rPr>
        <w:t>&gt;</w:t>
      </w:r>
    </w:p>
    <w:p w14:paraId="6A46B33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&lt;/</w:t>
      </w:r>
      <w:proofErr w:type="spellStart"/>
      <w:r w:rsidRPr="00977EA3">
        <w:rPr>
          <w:sz w:val="16"/>
          <w:szCs w:val="16"/>
        </w:rPr>
        <w:t>wsnt:Filter</w:t>
      </w:r>
      <w:proofErr w:type="spellEnd"/>
      <w:r w:rsidRPr="00977EA3">
        <w:rPr>
          <w:sz w:val="16"/>
          <w:szCs w:val="16"/>
        </w:rPr>
        <w:t>&gt;</w:t>
      </w:r>
    </w:p>
    <w:p w14:paraId="3557157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&lt;wsnt:InitialTerminationTime&gt;2010-05-31T00:00:00.00000Z&lt;/wsnt:InitialTerminationTime&gt;</w:t>
      </w:r>
    </w:p>
    <w:p w14:paraId="68E00638"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wsnt:Subscribe</w:t>
      </w:r>
      <w:proofErr w:type="spellEnd"/>
      <w:r w:rsidRPr="00977EA3">
        <w:rPr>
          <w:sz w:val="16"/>
          <w:szCs w:val="16"/>
        </w:rPr>
        <w:t>&gt;</w:t>
      </w:r>
    </w:p>
    <w:p w14:paraId="755B79D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s:Body</w:t>
      </w:r>
      <w:proofErr w:type="spellEnd"/>
      <w:r w:rsidRPr="00977EA3">
        <w:rPr>
          <w:sz w:val="16"/>
          <w:szCs w:val="16"/>
        </w:rPr>
        <w:t>&gt;</w:t>
      </w:r>
    </w:p>
    <w:p w14:paraId="515D4135"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019B78E2" w14:textId="77777777" w:rsidR="006E7B7A" w:rsidRPr="00977EA3" w:rsidRDefault="006E7B7A" w:rsidP="006E7B7A">
      <w:pPr>
        <w:pStyle w:val="Corpotesto"/>
        <w:rPr>
          <w:lang w:eastAsia="it-IT"/>
        </w:rPr>
      </w:pPr>
      <w:bookmarkStart w:id="3664" w:name="Subscriptions_based_on_FindSubmissionSet"/>
      <w:bookmarkStart w:id="3665" w:name="Subscriptions_based_on_FindFolders_query"/>
      <w:bookmarkEnd w:id="3664"/>
      <w:bookmarkEnd w:id="3665"/>
    </w:p>
    <w:p w14:paraId="4479156C" w14:textId="77777777" w:rsidR="006E7B7A" w:rsidRPr="00977EA3" w:rsidRDefault="006E7B7A" w:rsidP="006E7B7A">
      <w:pPr>
        <w:pStyle w:val="Titolo5"/>
        <w:numPr>
          <w:ilvl w:val="0"/>
          <w:numId w:val="0"/>
        </w:numPr>
        <w:ind w:left="1008" w:hanging="1008"/>
        <w:rPr>
          <w:noProof w:val="0"/>
          <w:lang w:eastAsia="it-IT"/>
        </w:rPr>
      </w:pPr>
      <w:bookmarkStart w:id="3666" w:name="_Toc228782003"/>
      <w:bookmarkStart w:id="3667" w:name="_Toc363803045"/>
      <w:r w:rsidRPr="00977EA3">
        <w:rPr>
          <w:noProof w:val="0"/>
          <w:lang w:eastAsia="it-IT"/>
        </w:rPr>
        <w:t xml:space="preserve">3.52.5.2.2 Subscriptions for </w:t>
      </w:r>
      <w:proofErr w:type="spellStart"/>
      <w:r w:rsidRPr="00977EA3">
        <w:rPr>
          <w:noProof w:val="0"/>
          <w:lang w:eastAsia="it-IT"/>
        </w:rPr>
        <w:t>SubmissionSets</w:t>
      </w:r>
      <w:proofErr w:type="spellEnd"/>
      <w:r w:rsidRPr="00977EA3">
        <w:rPr>
          <w:noProof w:val="0"/>
          <w:lang w:eastAsia="it-IT"/>
        </w:rPr>
        <w:t xml:space="preserve"> metadata</w:t>
      </w:r>
      <w:bookmarkEnd w:id="3666"/>
      <w:bookmarkEnd w:id="3667"/>
    </w:p>
    <w:p w14:paraId="7437A739" w14:textId="6791389A" w:rsidR="006E7B7A" w:rsidRPr="00977EA3" w:rsidRDefault="006E7B7A" w:rsidP="006E7B7A">
      <w:pPr>
        <w:rPr>
          <w:lang w:eastAsia="it-IT"/>
        </w:rPr>
      </w:pPr>
      <w:r w:rsidRPr="00977EA3">
        <w:rPr>
          <w:lang w:eastAsia="it-IT"/>
        </w:rPr>
        <w:t xml:space="preserve">Document Metadata Notification Broker that accepts a Subscribe Request containing a filter expression based on the </w:t>
      </w:r>
      <w:proofErr w:type="spellStart"/>
      <w:r w:rsidRPr="00977EA3">
        <w:rPr>
          <w:lang w:eastAsia="it-IT"/>
        </w:rPr>
        <w:t>FindSubmissionSets</w:t>
      </w:r>
      <w:proofErr w:type="spellEnd"/>
      <w:r w:rsidRPr="00977EA3">
        <w:rPr>
          <w:lang w:eastAsia="it-IT"/>
        </w:rPr>
        <w:t xml:space="preserve"> stored query shall yield a match as described in </w:t>
      </w:r>
      <w:r w:rsidR="00417BDF" w:rsidRPr="00977EA3">
        <w:rPr>
          <w:lang w:eastAsia="it-IT"/>
        </w:rPr>
        <w:t>S</w:t>
      </w:r>
      <w:r w:rsidRPr="00977EA3">
        <w:rPr>
          <w:lang w:eastAsia="it-IT"/>
        </w:rPr>
        <w:t xml:space="preserve">ection 3.52.5.2. The subscription filter expression represents a subset of the </w:t>
      </w:r>
      <w:proofErr w:type="spellStart"/>
      <w:r w:rsidRPr="00977EA3">
        <w:rPr>
          <w:lang w:eastAsia="it-IT"/>
        </w:rPr>
        <w:t>FindSubmissionSets</w:t>
      </w:r>
      <w:proofErr w:type="spellEnd"/>
      <w:r w:rsidRPr="00977EA3">
        <w:rPr>
          <w:lang w:eastAsia="it-IT"/>
        </w:rPr>
        <w:t xml:space="preserve"> query parameters, with a specific extension. A Document Metadata Subscriber MAY be able to create a filter expression that includes </w:t>
      </w:r>
      <w:proofErr w:type="spellStart"/>
      <w:r w:rsidRPr="00977EA3">
        <w:rPr>
          <w:lang w:eastAsia="it-IT"/>
        </w:rPr>
        <w:t>XDSSubmissionSet.patientId</w:t>
      </w:r>
      <w:proofErr w:type="spellEnd"/>
      <w:r w:rsidRPr="00977EA3">
        <w:rPr>
          <w:lang w:eastAsia="it-IT"/>
        </w:rPr>
        <w:t xml:space="preserve">, </w:t>
      </w:r>
      <w:proofErr w:type="spellStart"/>
      <w:r w:rsidRPr="00977EA3">
        <w:rPr>
          <w:lang w:eastAsia="it-IT"/>
        </w:rPr>
        <w:t>XDSSubmissionSet.sourceId</w:t>
      </w:r>
      <w:proofErr w:type="spellEnd"/>
      <w:r w:rsidRPr="00977EA3">
        <w:rPr>
          <w:lang w:eastAsia="it-IT"/>
        </w:rPr>
        <w:t xml:space="preserve">, </w:t>
      </w:r>
      <w:proofErr w:type="spellStart"/>
      <w:r w:rsidRPr="00977EA3">
        <w:rPr>
          <w:lang w:eastAsia="it-IT"/>
        </w:rPr>
        <w:t>XDSSubmissionSet</w:t>
      </w:r>
      <w:commentRangeStart w:id="3668"/>
      <w:r w:rsidRPr="00977EA3">
        <w:rPr>
          <w:lang w:eastAsia="it-IT"/>
        </w:rPr>
        <w:t>.author</w:t>
      </w:r>
      <w:ins w:id="3669" w:author="Gregorio Canal" w:date="2019-05-23T09:46:00Z">
        <w:r w:rsidR="000C10D3">
          <w:rPr>
            <w:lang w:eastAsia="it-IT"/>
          </w:rPr>
          <w:t>Person</w:t>
        </w:r>
      </w:ins>
      <w:proofErr w:type="spellEnd"/>
      <w:r w:rsidRPr="00977EA3">
        <w:rPr>
          <w:lang w:eastAsia="it-IT"/>
        </w:rPr>
        <w:t xml:space="preserve"> </w:t>
      </w:r>
      <w:commentRangeEnd w:id="3668"/>
      <w:r w:rsidR="000C10D3">
        <w:rPr>
          <w:rStyle w:val="Rimandocommento"/>
        </w:rPr>
        <w:commentReference w:id="3668"/>
      </w:r>
      <w:r w:rsidRPr="00977EA3">
        <w:rPr>
          <w:lang w:eastAsia="it-IT"/>
        </w:rPr>
        <w:t xml:space="preserve">and </w:t>
      </w:r>
      <w:proofErr w:type="spellStart"/>
      <w:r w:rsidRPr="00977EA3">
        <w:rPr>
          <w:lang w:eastAsia="it-IT"/>
        </w:rPr>
        <w:t>XDSSubmissionSet.intendedRecipient</w:t>
      </w:r>
      <w:proofErr w:type="spellEnd"/>
      <w:r w:rsidRPr="00977EA3">
        <w:rPr>
          <w:lang w:eastAsia="it-IT"/>
        </w:rPr>
        <w:t>. Parameters that can be used for this type of filter are described below:</w:t>
      </w:r>
    </w:p>
    <w:p w14:paraId="16173CF5" w14:textId="77777777" w:rsidR="008E3CF3" w:rsidRPr="00977EA3" w:rsidRDefault="006E7B7A" w:rsidP="003462A5">
      <w:pPr>
        <w:pStyle w:val="Numeroelenco2"/>
        <w:numPr>
          <w:ilvl w:val="0"/>
          <w:numId w:val="65"/>
        </w:numPr>
        <w:rPr>
          <w:lang w:eastAsia="it-IT"/>
        </w:rPr>
      </w:pPr>
      <w:r w:rsidRPr="00977EA3">
        <w:rPr>
          <w:b/>
          <w:lang w:eastAsia="it-IT"/>
        </w:rPr>
        <w:t>$</w:t>
      </w:r>
      <w:proofErr w:type="spellStart"/>
      <w:r w:rsidRPr="00977EA3">
        <w:rPr>
          <w:b/>
          <w:lang w:eastAsia="it-IT"/>
        </w:rPr>
        <w:t>XDSSubmissionSetPatientId</w:t>
      </w:r>
      <w:proofErr w:type="spellEnd"/>
      <w:r w:rsidRPr="00977EA3">
        <w:rPr>
          <w:lang w:eastAsia="it-IT"/>
        </w:rPr>
        <w:t xml:space="preserve">: this is a required parameter that contains the identifier of the patient target of the clinical content published by a submission and represent the value of the </w:t>
      </w:r>
      <w:proofErr w:type="spellStart"/>
      <w:r w:rsidRPr="00977EA3">
        <w:rPr>
          <w:lang w:eastAsia="it-IT"/>
        </w:rPr>
        <w:t>XDSSubmissionSet.PatientId</w:t>
      </w:r>
      <w:proofErr w:type="spellEnd"/>
      <w:r w:rsidRPr="00977EA3">
        <w:rPr>
          <w:lang w:eastAsia="it-IT"/>
        </w:rPr>
        <w:t xml:space="preserve"> metadata; </w:t>
      </w:r>
    </w:p>
    <w:p w14:paraId="148A313D" w14:textId="37A92ACC" w:rsidR="008E3CF3" w:rsidRPr="00977EA3" w:rsidRDefault="006E7B7A" w:rsidP="00EC243F">
      <w:pPr>
        <w:pStyle w:val="Numeroelenco2"/>
        <w:numPr>
          <w:ilvl w:val="0"/>
          <w:numId w:val="6"/>
        </w:numPr>
        <w:rPr>
          <w:lang w:eastAsia="it-IT"/>
        </w:rPr>
      </w:pPr>
      <w:r w:rsidRPr="00977EA3">
        <w:rPr>
          <w:b/>
          <w:lang w:eastAsia="it-IT"/>
        </w:rPr>
        <w:t>$</w:t>
      </w:r>
      <w:proofErr w:type="spellStart"/>
      <w:r w:rsidRPr="00977EA3">
        <w:rPr>
          <w:b/>
          <w:lang w:eastAsia="it-IT"/>
        </w:rPr>
        <w:t>XDSSubmissionSetSourceId</w:t>
      </w:r>
      <w:proofErr w:type="spellEnd"/>
      <w:r w:rsidRPr="00977EA3">
        <w:rPr>
          <w:lang w:eastAsia="it-IT"/>
        </w:rPr>
        <w:t xml:space="preserve">: this optional parameter identifies the source of the content published by the submission and represent the value of the </w:t>
      </w:r>
      <w:commentRangeStart w:id="3670"/>
      <w:proofErr w:type="spellStart"/>
      <w:r w:rsidRPr="00977EA3">
        <w:rPr>
          <w:lang w:eastAsia="it-IT"/>
        </w:rPr>
        <w:t>XDSSubmissionSet</w:t>
      </w:r>
      <w:del w:id="3671" w:author="Gregorio Canal" w:date="2019-05-23T09:47:00Z">
        <w:r w:rsidRPr="00977EA3" w:rsidDel="000C10D3">
          <w:rPr>
            <w:lang w:eastAsia="it-IT"/>
          </w:rPr>
          <w:delText>s</w:delText>
        </w:r>
      </w:del>
      <w:r w:rsidRPr="00977EA3">
        <w:rPr>
          <w:lang w:eastAsia="it-IT"/>
        </w:rPr>
        <w:t>.sou</w:t>
      </w:r>
      <w:commentRangeEnd w:id="3670"/>
      <w:r w:rsidR="000C10D3">
        <w:rPr>
          <w:rStyle w:val="Rimandocommento"/>
        </w:rPr>
        <w:commentReference w:id="3670"/>
      </w:r>
      <w:r w:rsidRPr="00977EA3">
        <w:rPr>
          <w:lang w:eastAsia="it-IT"/>
        </w:rPr>
        <w:t>rceId</w:t>
      </w:r>
      <w:proofErr w:type="spellEnd"/>
      <w:r w:rsidRPr="00977EA3">
        <w:rPr>
          <w:lang w:eastAsia="it-IT"/>
        </w:rPr>
        <w:t xml:space="preserve"> metadata</w:t>
      </w:r>
      <w:commentRangeStart w:id="3672"/>
      <w:ins w:id="3673" w:author="Gregorio Canal" w:date="2019-05-23T09:55:00Z">
        <w:r w:rsidR="00971C90">
          <w:rPr>
            <w:lang w:eastAsia="it-IT"/>
          </w:rPr>
          <w:t>. This parameter may be multi-valued</w:t>
        </w:r>
      </w:ins>
      <w:commentRangeEnd w:id="3672"/>
      <w:ins w:id="3674" w:author="Gregorio Canal" w:date="2019-05-23T09:56:00Z">
        <w:r w:rsidR="00971C90">
          <w:rPr>
            <w:rStyle w:val="Rimandocommento"/>
          </w:rPr>
          <w:commentReference w:id="3672"/>
        </w:r>
      </w:ins>
      <w:r w:rsidRPr="00977EA3">
        <w:rPr>
          <w:lang w:eastAsia="it-IT"/>
        </w:rPr>
        <w:t xml:space="preserve">; </w:t>
      </w:r>
    </w:p>
    <w:p w14:paraId="148FA769" w14:textId="18E4387D" w:rsidR="008E3CF3" w:rsidRPr="00977EA3" w:rsidRDefault="006E7B7A" w:rsidP="00EC243F">
      <w:pPr>
        <w:pStyle w:val="Numeroelenco2"/>
        <w:numPr>
          <w:ilvl w:val="0"/>
          <w:numId w:val="6"/>
        </w:numPr>
        <w:rPr>
          <w:lang w:eastAsia="it-IT"/>
        </w:rPr>
      </w:pPr>
      <w:r w:rsidRPr="00977EA3">
        <w:rPr>
          <w:b/>
          <w:lang w:eastAsia="it-IT"/>
        </w:rPr>
        <w:t>$</w:t>
      </w:r>
      <w:proofErr w:type="spellStart"/>
      <w:r w:rsidRPr="00977EA3">
        <w:rPr>
          <w:b/>
          <w:lang w:eastAsia="it-IT"/>
        </w:rPr>
        <w:t>XDSSubmissionSetAuthor</w:t>
      </w:r>
      <w:commentRangeStart w:id="3675"/>
      <w:ins w:id="3676" w:author="Gregorio Canal" w:date="2019-05-23T09:47:00Z">
        <w:r w:rsidR="000C10D3">
          <w:rPr>
            <w:b/>
            <w:lang w:eastAsia="it-IT"/>
          </w:rPr>
          <w:t>Person</w:t>
        </w:r>
      </w:ins>
      <w:proofErr w:type="spellEnd"/>
      <w:r w:rsidRPr="00977EA3">
        <w:rPr>
          <w:lang w:eastAsia="it-IT"/>
        </w:rPr>
        <w:t xml:space="preserve">: this optional parameter identifies the </w:t>
      </w:r>
      <w:del w:id="3677" w:author="Gregorio Canal" w:date="2019-05-23T09:47:00Z">
        <w:r w:rsidRPr="00977EA3" w:rsidDel="000C10D3">
          <w:rPr>
            <w:lang w:eastAsia="it-IT"/>
          </w:rPr>
          <w:delText xml:space="preserve">author person </w:delText>
        </w:r>
      </w:del>
      <w:proofErr w:type="spellStart"/>
      <w:ins w:id="3678" w:author="Gregorio Canal" w:date="2019-05-23T09:47:00Z">
        <w:r w:rsidR="000C10D3">
          <w:rPr>
            <w:lang w:eastAsia="it-IT"/>
          </w:rPr>
          <w:t>authorPerson</w:t>
        </w:r>
        <w:proofErr w:type="spellEnd"/>
        <w:r w:rsidR="000C10D3">
          <w:rPr>
            <w:lang w:eastAsia="it-IT"/>
          </w:rPr>
          <w:t xml:space="preserve"> </w:t>
        </w:r>
      </w:ins>
      <w:r w:rsidRPr="00977EA3">
        <w:rPr>
          <w:lang w:eastAsia="it-IT"/>
        </w:rPr>
        <w:t xml:space="preserve">of the content published by the submission and represents the value of the </w:t>
      </w:r>
      <w:proofErr w:type="spellStart"/>
      <w:r w:rsidRPr="00977EA3">
        <w:rPr>
          <w:lang w:eastAsia="it-IT"/>
        </w:rPr>
        <w:t>XDSSubmissionSet</w:t>
      </w:r>
      <w:del w:id="3679" w:author="Gregorio Canal" w:date="2019-05-23T09:48:00Z">
        <w:r w:rsidRPr="00977EA3" w:rsidDel="000C10D3">
          <w:rPr>
            <w:lang w:eastAsia="it-IT"/>
          </w:rPr>
          <w:delText>s</w:delText>
        </w:r>
      </w:del>
      <w:r w:rsidRPr="00977EA3">
        <w:rPr>
          <w:lang w:eastAsia="it-IT"/>
        </w:rPr>
        <w:t>.author</w:t>
      </w:r>
      <w:ins w:id="3680" w:author="Gregorio Canal" w:date="2019-05-23T09:48:00Z">
        <w:r w:rsidR="000C10D3">
          <w:rPr>
            <w:lang w:eastAsia="it-IT"/>
          </w:rPr>
          <w:t>Person</w:t>
        </w:r>
      </w:ins>
      <w:proofErr w:type="spellEnd"/>
      <w:r w:rsidRPr="00977EA3">
        <w:rPr>
          <w:lang w:eastAsia="it-IT"/>
        </w:rPr>
        <w:t xml:space="preserve"> </w:t>
      </w:r>
      <w:commentRangeEnd w:id="3675"/>
      <w:r w:rsidR="000C10D3">
        <w:rPr>
          <w:rStyle w:val="Rimandocommento"/>
        </w:rPr>
        <w:commentReference w:id="3675"/>
      </w:r>
      <w:r w:rsidRPr="00977EA3">
        <w:rPr>
          <w:lang w:eastAsia="it-IT"/>
        </w:rPr>
        <w:t>metadata. This parameter may be multi-valued;</w:t>
      </w:r>
    </w:p>
    <w:p w14:paraId="66162E1A" w14:textId="77777777" w:rsidR="008E3CF3" w:rsidRPr="00977EA3" w:rsidRDefault="006E7B7A" w:rsidP="00EC243F">
      <w:pPr>
        <w:pStyle w:val="Numeroelenco2"/>
        <w:numPr>
          <w:ilvl w:val="0"/>
          <w:numId w:val="3"/>
        </w:numPr>
        <w:rPr>
          <w:u w:val="single"/>
          <w:lang w:eastAsia="it-IT"/>
        </w:rPr>
      </w:pPr>
      <w:r w:rsidRPr="00977EA3">
        <w:rPr>
          <w:b/>
          <w:lang w:eastAsia="it-IT"/>
        </w:rPr>
        <w:t>$</w:t>
      </w:r>
      <w:proofErr w:type="spellStart"/>
      <w:r w:rsidRPr="00977EA3">
        <w:rPr>
          <w:b/>
          <w:lang w:eastAsia="it-IT"/>
        </w:rPr>
        <w:t>XDSSubmissionSetIntendedRecipient</w:t>
      </w:r>
      <w:proofErr w:type="spellEnd"/>
      <w:r w:rsidRPr="00977EA3">
        <w:rPr>
          <w:lang w:eastAsia="it-IT"/>
        </w:rPr>
        <w:t xml:space="preserve">: this is an optional parameter for the subscription. A Document Metadata Subscriber shall be able to subscribe this parameter in addition to other parameters which have direct correspondence with query parameters. This parameter represents the value of the </w:t>
      </w:r>
      <w:proofErr w:type="spellStart"/>
      <w:r w:rsidRPr="00977EA3">
        <w:rPr>
          <w:lang w:eastAsia="it-IT"/>
        </w:rPr>
        <w:t>XDSSubmissionSet.intendedRecipient</w:t>
      </w:r>
      <w:proofErr w:type="spellEnd"/>
      <w:r w:rsidRPr="00977EA3">
        <w:rPr>
          <w:lang w:eastAsia="it-IT"/>
        </w:rPr>
        <w:t xml:space="preserve"> metadata. This parameter identifies initial targets intended for a submission. This parameter may be multi-valued.</w:t>
      </w:r>
    </w:p>
    <w:p w14:paraId="7BF375CE" w14:textId="77777777" w:rsidR="006E7B7A" w:rsidRPr="00977EA3" w:rsidRDefault="006E7B7A" w:rsidP="006E7B7A">
      <w:pPr>
        <w:pStyle w:val="Note"/>
      </w:pPr>
      <w:r w:rsidRPr="00977EA3">
        <w:t xml:space="preserve">Note: </w:t>
      </w:r>
      <w:proofErr w:type="spellStart"/>
      <w:r w:rsidRPr="00977EA3">
        <w:t>intendedRecipient</w:t>
      </w:r>
      <w:proofErr w:type="spellEnd"/>
      <w:r w:rsidRPr="00977EA3">
        <w:t xml:space="preserve"> attribute is optional. If the parameter is specified, the filter matches only </w:t>
      </w:r>
      <w:proofErr w:type="spellStart"/>
      <w:r w:rsidRPr="00977EA3">
        <w:t>submissionSets</w:t>
      </w:r>
      <w:proofErr w:type="spellEnd"/>
      <w:r w:rsidRPr="00977EA3">
        <w:t xml:space="preserve"> where the </w:t>
      </w:r>
      <w:proofErr w:type="spellStart"/>
      <w:r w:rsidRPr="00977EA3">
        <w:t>intendedRecipient</w:t>
      </w:r>
      <w:proofErr w:type="spellEnd"/>
      <w:r w:rsidRPr="00977EA3">
        <w:t xml:space="preserve"> contains the value conveyed in the parameter. If the document does not contain a value in the </w:t>
      </w:r>
      <w:proofErr w:type="spellStart"/>
      <w:r w:rsidRPr="00977EA3">
        <w:t>intendedRecipient</w:t>
      </w:r>
      <w:proofErr w:type="spellEnd"/>
      <w:r w:rsidRPr="00977EA3">
        <w:t xml:space="preserve">, there is no match. </w:t>
      </w:r>
    </w:p>
    <w:p w14:paraId="45FB6249" w14:textId="77777777" w:rsidR="006E7B7A" w:rsidRPr="00977EA3" w:rsidRDefault="006E7B7A" w:rsidP="006E7B7A">
      <w:pPr>
        <w:rPr>
          <w:lang w:eastAsia="it-IT"/>
        </w:rPr>
      </w:pPr>
      <w:r w:rsidRPr="00977EA3">
        <w:rPr>
          <w:lang w:eastAsia="it-IT"/>
        </w:rPr>
        <w:t xml:space="preserve">The </w:t>
      </w:r>
      <w:proofErr w:type="spellStart"/>
      <w:r w:rsidRPr="00977EA3">
        <w:rPr>
          <w:lang w:eastAsia="it-IT"/>
        </w:rPr>
        <w:t>AdHocQuery</w:t>
      </w:r>
      <w:proofErr w:type="spellEnd"/>
      <w:r w:rsidRPr="00977EA3">
        <w:rPr>
          <w:lang w:eastAsia="it-IT"/>
        </w:rPr>
        <w:t xml:space="preserve">/@id attribute SHALL contain an identifier specific for the type of filter used in creating the subscription. The UUID that identifies subscriptions for </w:t>
      </w:r>
      <w:proofErr w:type="spellStart"/>
      <w:r w:rsidRPr="00977EA3">
        <w:rPr>
          <w:lang w:eastAsia="it-IT"/>
        </w:rPr>
        <w:t>SubmissionSet’s</w:t>
      </w:r>
      <w:proofErr w:type="spellEnd"/>
      <w:r w:rsidRPr="00977EA3">
        <w:rPr>
          <w:lang w:eastAsia="it-IT"/>
        </w:rPr>
        <w:t xml:space="preserve"> metadata is: </w:t>
      </w:r>
    </w:p>
    <w:p w14:paraId="57F66D80" w14:textId="2D58EE4C" w:rsidR="006E7B7A" w:rsidRPr="00977EA3" w:rsidRDefault="006E7B7A" w:rsidP="006E7B7A">
      <w:pPr>
        <w:pStyle w:val="Numeroelenco"/>
        <w:numPr>
          <w:ilvl w:val="0"/>
          <w:numId w:val="0"/>
        </w:numPr>
        <w:ind w:left="360"/>
        <w:rPr>
          <w:lang w:eastAsia="it-IT"/>
        </w:rPr>
      </w:pPr>
      <w:r w:rsidRPr="00977EA3">
        <w:rPr>
          <w:lang w:eastAsia="it-IT"/>
        </w:rPr>
        <w:t>“urn:uuid:fbede94e-dbdc-4f6b-bc1f-d730e677cece”</w:t>
      </w:r>
    </w:p>
    <w:p w14:paraId="23D39F51" w14:textId="77777777" w:rsidR="006E7B7A" w:rsidRPr="00977EA3" w:rsidRDefault="006E7B7A" w:rsidP="006E7B7A">
      <w:pPr>
        <w:rPr>
          <w:lang w:eastAsia="it-IT"/>
        </w:rPr>
      </w:pPr>
      <w:r w:rsidRPr="00977EA3">
        <w:rPr>
          <w:lang w:eastAsia="it-IT"/>
        </w:rPr>
        <w:t xml:space="preserve">An example of subscription on a </w:t>
      </w:r>
      <w:proofErr w:type="spellStart"/>
      <w:r w:rsidRPr="00977EA3">
        <w:rPr>
          <w:lang w:eastAsia="it-IT"/>
        </w:rPr>
        <w:t>SubmissionSet</w:t>
      </w:r>
      <w:proofErr w:type="spellEnd"/>
      <w:r w:rsidRPr="00977EA3">
        <w:rPr>
          <w:lang w:eastAsia="it-IT"/>
        </w:rPr>
        <w:t xml:space="preserve"> filter is presented below:</w:t>
      </w:r>
    </w:p>
    <w:p w14:paraId="0893BBC6" w14:textId="77777777" w:rsidR="006E7B7A" w:rsidRPr="00977EA3" w:rsidRDefault="006E7B7A" w:rsidP="006E7B7A">
      <w:pPr>
        <w:pStyle w:val="Corpotesto"/>
        <w:rPr>
          <w:lang w:eastAsia="it-IT"/>
        </w:rPr>
      </w:pPr>
    </w:p>
    <w:p w14:paraId="26974A2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1503E4D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w:t>
      </w:r>
      <w:hyperlink r:id="rId248" w:history="1">
        <w:r w:rsidRPr="00977EA3">
          <w:rPr>
            <w:sz w:val="16"/>
            <w:szCs w:val="16"/>
          </w:rPr>
          <w:t>http://www.w3.org/2003/05/soap-envelope</w:t>
        </w:r>
      </w:hyperlink>
      <w:r w:rsidRPr="00977EA3">
        <w:rPr>
          <w:sz w:val="16"/>
          <w:szCs w:val="16"/>
        </w:rPr>
        <w:t>"</w:t>
      </w:r>
    </w:p>
    <w:p w14:paraId="516E50C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w:t>
      </w:r>
      <w:hyperlink r:id="rId249" w:history="1">
        <w:r w:rsidRPr="00977EA3">
          <w:rPr>
            <w:sz w:val="16"/>
            <w:szCs w:val="16"/>
          </w:rPr>
          <w:t>http://www.w3.org/2005/08/addressing</w:t>
        </w:r>
      </w:hyperlink>
      <w:r w:rsidRPr="00977EA3">
        <w:rPr>
          <w:sz w:val="16"/>
          <w:szCs w:val="16"/>
        </w:rPr>
        <w:t>"</w:t>
      </w:r>
    </w:p>
    <w:p w14:paraId="101D281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w:t>
      </w:r>
      <w:hyperlink r:id="rId250" w:history="1">
        <w:r w:rsidRPr="00977EA3">
          <w:rPr>
            <w:sz w:val="16"/>
            <w:szCs w:val="16"/>
          </w:rPr>
          <w:t>http://www.w3.org/2001/XMLSchema-instance</w:t>
        </w:r>
      </w:hyperlink>
      <w:r w:rsidRPr="00977EA3">
        <w:rPr>
          <w:sz w:val="16"/>
          <w:szCs w:val="16"/>
        </w:rPr>
        <w:t>"</w:t>
      </w:r>
    </w:p>
    <w:p w14:paraId="4997359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w:t>
      </w:r>
      <w:proofErr w:type="spellStart"/>
      <w:r w:rsidRPr="00977EA3">
        <w:rPr>
          <w:sz w:val="16"/>
          <w:szCs w:val="16"/>
        </w:rPr>
        <w:t>xmlns:wsnt</w:t>
      </w:r>
      <w:proofErr w:type="spellEnd"/>
      <w:r w:rsidRPr="00977EA3">
        <w:rPr>
          <w:sz w:val="16"/>
          <w:szCs w:val="16"/>
        </w:rPr>
        <w:t>="</w:t>
      </w:r>
      <w:hyperlink r:id="rId251" w:history="1">
        <w:r w:rsidRPr="00977EA3">
          <w:rPr>
            <w:sz w:val="16"/>
            <w:szCs w:val="16"/>
          </w:rPr>
          <w:t>http://docs.oasis-open.org/wsn/b-2</w:t>
        </w:r>
      </w:hyperlink>
      <w:r w:rsidRPr="00977EA3">
        <w:rPr>
          <w:sz w:val="16"/>
          <w:szCs w:val="16"/>
        </w:rPr>
        <w:t>"</w:t>
      </w:r>
    </w:p>
    <w:p w14:paraId="48EF059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xmlns:rim</w:t>
      </w:r>
      <w:proofErr w:type="spellEnd"/>
      <w:r w:rsidRPr="00977EA3">
        <w:rPr>
          <w:sz w:val="16"/>
          <w:szCs w:val="16"/>
        </w:rPr>
        <w:t>="urn:oasis:names:tc:ebxml-regrep:xsd:rim:3.0"</w:t>
      </w:r>
    </w:p>
    <w:p w14:paraId="14B7679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w:t>
      </w:r>
      <w:hyperlink r:id="rId252" w:history="1">
        <w:r w:rsidRPr="00977EA3">
          <w:rPr>
            <w:sz w:val="16"/>
            <w:szCs w:val="16"/>
          </w:rPr>
          <w:t>http://www.w3.org/2003/05/soap-envelope</w:t>
        </w:r>
      </w:hyperlink>
      <w:r w:rsidRPr="00977EA3">
        <w:rPr>
          <w:sz w:val="16"/>
          <w:szCs w:val="16"/>
        </w:rPr>
        <w:t xml:space="preserve"> </w:t>
      </w:r>
      <w:hyperlink r:id="rId253" w:history="1">
        <w:r w:rsidRPr="00977EA3">
          <w:rPr>
            <w:sz w:val="16"/>
            <w:szCs w:val="16"/>
          </w:rPr>
          <w:t>http://www.w3.org/2003/05/soap-envelope</w:t>
        </w:r>
      </w:hyperlink>
      <w:r w:rsidRPr="00977EA3">
        <w:rPr>
          <w:sz w:val="16"/>
          <w:szCs w:val="16"/>
        </w:rPr>
        <w:t xml:space="preserve"> </w:t>
      </w:r>
      <w:hyperlink r:id="rId254" w:history="1">
        <w:r w:rsidRPr="00977EA3">
          <w:rPr>
            <w:sz w:val="16"/>
            <w:szCs w:val="16"/>
          </w:rPr>
          <w:t>http://www.w3.org/2005/08/addressing</w:t>
        </w:r>
      </w:hyperlink>
      <w:r w:rsidRPr="00977EA3">
        <w:rPr>
          <w:sz w:val="16"/>
          <w:szCs w:val="16"/>
        </w:rPr>
        <w:t xml:space="preserve"> </w:t>
      </w:r>
      <w:hyperlink r:id="rId255" w:history="1">
        <w:r w:rsidRPr="00977EA3">
          <w:rPr>
            <w:sz w:val="16"/>
            <w:szCs w:val="16"/>
          </w:rPr>
          <w:t>http://www.w3.org/2005/08/addressing/ws-addr.xsd</w:t>
        </w:r>
      </w:hyperlink>
      <w:r w:rsidRPr="00977EA3">
        <w:rPr>
          <w:sz w:val="16"/>
          <w:szCs w:val="16"/>
        </w:rPr>
        <w:t xml:space="preserve"> </w:t>
      </w:r>
      <w:hyperlink r:id="rId256" w:history="1">
        <w:r w:rsidRPr="00977EA3">
          <w:rPr>
            <w:sz w:val="16"/>
            <w:szCs w:val="16"/>
          </w:rPr>
          <w:t>http://docs.oasis-open.org/wsn/b-2</w:t>
        </w:r>
      </w:hyperlink>
      <w:r w:rsidRPr="00977EA3">
        <w:rPr>
          <w:sz w:val="16"/>
          <w:szCs w:val="16"/>
        </w:rPr>
        <w:t xml:space="preserve"> </w:t>
      </w:r>
      <w:hyperlink r:id="rId257" w:history="1">
        <w:r w:rsidRPr="00977EA3">
          <w:rPr>
            <w:sz w:val="16"/>
            <w:szCs w:val="16"/>
          </w:rPr>
          <w:t>http://docs.oasis-open.org/wsn/b-2.xsd</w:t>
        </w:r>
      </w:hyperlink>
      <w:r w:rsidRPr="00977EA3">
        <w:rPr>
          <w:sz w:val="16"/>
          <w:szCs w:val="16"/>
        </w:rPr>
        <w:t xml:space="preserve"> urn:oasis:names:tc:ebxml-regrep:xsd:rim:3.0 ../schema/</w:t>
      </w:r>
      <w:proofErr w:type="spellStart"/>
      <w:r w:rsidRPr="00977EA3">
        <w:rPr>
          <w:sz w:val="16"/>
          <w:szCs w:val="16"/>
        </w:rPr>
        <w:t>ebRS</w:t>
      </w:r>
      <w:proofErr w:type="spellEnd"/>
      <w:r w:rsidRPr="00977EA3">
        <w:rPr>
          <w:sz w:val="16"/>
          <w:szCs w:val="16"/>
        </w:rPr>
        <w:t>/rim.xsd"&gt;</w:t>
      </w:r>
    </w:p>
    <w:p w14:paraId="5B0E335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s:Header</w:t>
      </w:r>
      <w:proofErr w:type="spellEnd"/>
      <w:r w:rsidRPr="00977EA3">
        <w:rPr>
          <w:sz w:val="16"/>
          <w:szCs w:val="16"/>
        </w:rPr>
        <w:t>&gt;</w:t>
      </w:r>
    </w:p>
    <w:p w14:paraId="4AD3A95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&lt;a:Action&gt;</w:t>
      </w:r>
      <w:hyperlink r:id="rId258" w:history="1">
        <w:r w:rsidRPr="00977EA3">
          <w:rPr>
            <w:sz w:val="16"/>
            <w:szCs w:val="16"/>
          </w:rPr>
          <w:t>http://docs.oasis-open.org/wsn/bw-2/NotificationProducer/SubscribeRequest</w:t>
        </w:r>
      </w:hyperlink>
      <w:r w:rsidRPr="00977EA3">
        <w:rPr>
          <w:sz w:val="16"/>
          <w:szCs w:val="16"/>
        </w:rPr>
        <w:t>&lt;/a:Action&gt;</w:t>
      </w:r>
    </w:p>
    <w:p w14:paraId="3514D65C"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681" w:author="Gregorio Canal" w:date="2019-05-22T14:54:00Z">
            <w:rPr>
              <w:sz w:val="16"/>
              <w:szCs w:val="16"/>
            </w:rPr>
          </w:rPrChange>
        </w:rPr>
      </w:pPr>
      <w:r w:rsidRPr="00977EA3">
        <w:rPr>
          <w:sz w:val="16"/>
          <w:szCs w:val="16"/>
        </w:rPr>
        <w:t xml:space="preserve">        </w:t>
      </w:r>
      <w:r w:rsidRPr="00E63AF6">
        <w:rPr>
          <w:sz w:val="16"/>
          <w:szCs w:val="16"/>
          <w:lang w:val="it-IT"/>
          <w:rPrChange w:id="3682" w:author="Gregorio Canal" w:date="2019-05-22T14:54:00Z">
            <w:rPr>
              <w:sz w:val="16"/>
              <w:szCs w:val="16"/>
            </w:rPr>
          </w:rPrChange>
        </w:rPr>
        <w:t>&lt;</w:t>
      </w:r>
      <w:proofErr w:type="spellStart"/>
      <w:r w:rsidRPr="00E63AF6">
        <w:rPr>
          <w:sz w:val="16"/>
          <w:szCs w:val="16"/>
          <w:lang w:val="it-IT"/>
          <w:rPrChange w:id="3683" w:author="Gregorio Canal" w:date="2019-05-22T14:54:00Z">
            <w:rPr>
              <w:sz w:val="16"/>
              <w:szCs w:val="16"/>
            </w:rPr>
          </w:rPrChange>
        </w:rPr>
        <w:t>a:MessageID</w:t>
      </w:r>
      <w:proofErr w:type="spellEnd"/>
      <w:r w:rsidRPr="00E63AF6">
        <w:rPr>
          <w:sz w:val="16"/>
          <w:szCs w:val="16"/>
          <w:lang w:val="it-IT"/>
          <w:rPrChange w:id="3684" w:author="Gregorio Canal" w:date="2019-05-22T14:54:00Z">
            <w:rPr>
              <w:sz w:val="16"/>
              <w:szCs w:val="16"/>
            </w:rPr>
          </w:rPrChange>
        </w:rPr>
        <w:t>&gt;382dcdc7-8e84-9fdc-8443-48fd83bca938&lt;/</w:t>
      </w:r>
      <w:proofErr w:type="spellStart"/>
      <w:r w:rsidRPr="00E63AF6">
        <w:rPr>
          <w:sz w:val="16"/>
          <w:szCs w:val="16"/>
          <w:lang w:val="it-IT"/>
          <w:rPrChange w:id="3685" w:author="Gregorio Canal" w:date="2019-05-22T14:54:00Z">
            <w:rPr>
              <w:sz w:val="16"/>
              <w:szCs w:val="16"/>
            </w:rPr>
          </w:rPrChange>
        </w:rPr>
        <w:t>a:MessageID</w:t>
      </w:r>
      <w:proofErr w:type="spellEnd"/>
      <w:r w:rsidRPr="00E63AF6">
        <w:rPr>
          <w:sz w:val="16"/>
          <w:szCs w:val="16"/>
          <w:lang w:val="it-IT"/>
          <w:rPrChange w:id="3686" w:author="Gregorio Canal" w:date="2019-05-22T14:54:00Z">
            <w:rPr>
              <w:sz w:val="16"/>
              <w:szCs w:val="16"/>
            </w:rPr>
          </w:rPrChange>
        </w:rPr>
        <w:t>&gt;</w:t>
      </w:r>
    </w:p>
    <w:p w14:paraId="7B705A2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687" w:author="Gregorio Canal" w:date="2019-05-22T14:54:00Z">
            <w:rPr>
              <w:sz w:val="16"/>
              <w:szCs w:val="16"/>
            </w:rPr>
          </w:rPrChange>
        </w:rPr>
        <w:t>        </w:t>
      </w:r>
      <w:r w:rsidRPr="00977EA3">
        <w:rPr>
          <w:sz w:val="16"/>
          <w:szCs w:val="16"/>
        </w:rPr>
        <w:t>&lt;</w:t>
      </w:r>
      <w:proofErr w:type="spellStart"/>
      <w:r w:rsidRPr="00977EA3">
        <w:rPr>
          <w:sz w:val="16"/>
          <w:szCs w:val="16"/>
        </w:rPr>
        <w:t>a:To</w:t>
      </w:r>
      <w:proofErr w:type="spellEnd"/>
      <w:r w:rsidRPr="00977EA3">
        <w:rPr>
          <w:sz w:val="16"/>
          <w:szCs w:val="16"/>
        </w:rPr>
        <w:t xml:space="preserve"> s:mustUnderstand="1"&gt;</w:t>
      </w:r>
      <w:hyperlink r:id="rId259" w:history="1">
        <w:r w:rsidRPr="00977EA3">
          <w:rPr>
            <w:sz w:val="16"/>
            <w:szCs w:val="16"/>
          </w:rPr>
          <w:t>http://localhost:8080/services/initiatingGateway/query&lt;/a:To</w:t>
        </w:r>
      </w:hyperlink>
      <w:r w:rsidRPr="00977EA3">
        <w:rPr>
          <w:sz w:val="16"/>
          <w:szCs w:val="16"/>
        </w:rPr>
        <w:t>&gt;</w:t>
      </w:r>
    </w:p>
    <w:p w14:paraId="203F054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s:Header</w:t>
      </w:r>
      <w:proofErr w:type="spellEnd"/>
      <w:r w:rsidRPr="00977EA3">
        <w:rPr>
          <w:sz w:val="16"/>
          <w:szCs w:val="16"/>
        </w:rPr>
        <w:t>&gt;</w:t>
      </w:r>
    </w:p>
    <w:p w14:paraId="2CBB15F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s:Body</w:t>
      </w:r>
      <w:proofErr w:type="spellEnd"/>
      <w:r w:rsidRPr="00977EA3">
        <w:rPr>
          <w:sz w:val="16"/>
          <w:szCs w:val="16"/>
        </w:rPr>
        <w:t>&gt;</w:t>
      </w:r>
    </w:p>
    <w:p w14:paraId="2045968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wsnt:Subscribe</w:t>
      </w:r>
      <w:proofErr w:type="spellEnd"/>
      <w:r w:rsidRPr="00977EA3">
        <w:rPr>
          <w:sz w:val="16"/>
          <w:szCs w:val="16"/>
        </w:rPr>
        <w:t>&gt;</w:t>
      </w:r>
    </w:p>
    <w:p w14:paraId="28AC293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 The Recipient on whose behalf the subscription is requested - the address where the notification is to be sent --&gt;</w:t>
      </w:r>
    </w:p>
    <w:p w14:paraId="6FB6B01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wsnt:ConsumerReference</w:t>
      </w:r>
      <w:proofErr w:type="spellEnd"/>
      <w:r w:rsidRPr="00977EA3">
        <w:rPr>
          <w:sz w:val="16"/>
          <w:szCs w:val="16"/>
        </w:rPr>
        <w:t>&gt;</w:t>
      </w:r>
    </w:p>
    <w:p w14:paraId="4E8F807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&lt;a:Address&gt;</w:t>
      </w:r>
      <w:hyperlink r:id="rId260" w:history="1">
        <w:r w:rsidRPr="00977EA3">
          <w:rPr>
            <w:sz w:val="16"/>
            <w:szCs w:val="16"/>
          </w:rPr>
          <w:t>https://NotificationRecipientServer/xdsBnotification</w:t>
        </w:r>
      </w:hyperlink>
      <w:r w:rsidRPr="00977EA3">
        <w:rPr>
          <w:sz w:val="16"/>
          <w:szCs w:val="16"/>
        </w:rPr>
        <w:t>&lt;/a:Address&gt;</w:t>
      </w:r>
    </w:p>
    <w:p w14:paraId="7240EC3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wsnt:ConsumerReference</w:t>
      </w:r>
      <w:proofErr w:type="spellEnd"/>
      <w:r w:rsidRPr="00977EA3">
        <w:rPr>
          <w:sz w:val="16"/>
          <w:szCs w:val="16"/>
        </w:rPr>
        <w:t>&gt;</w:t>
      </w:r>
    </w:p>
    <w:p w14:paraId="3FB1D0C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wsnt:Filter</w:t>
      </w:r>
      <w:proofErr w:type="spellEnd"/>
      <w:r w:rsidRPr="00977EA3">
        <w:rPr>
          <w:sz w:val="16"/>
          <w:szCs w:val="16"/>
        </w:rPr>
        <w:t>&gt;</w:t>
      </w:r>
    </w:p>
    <w:p w14:paraId="23A3D03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wsnt:TopicExpression</w:t>
      </w:r>
      <w:proofErr w:type="spellEnd"/>
      <w:r w:rsidRPr="00977EA3">
        <w:rPr>
          <w:sz w:val="16"/>
          <w:szCs w:val="16"/>
        </w:rPr>
        <w:t xml:space="preserve"> Dialect="</w:t>
      </w:r>
      <w:hyperlink r:id="rId261" w:history="1">
        <w:r w:rsidRPr="00977EA3">
          <w:rPr>
            <w:sz w:val="16"/>
            <w:szCs w:val="16"/>
          </w:rPr>
          <w:t>http://docs.oasis-open.org/wsn/t-1/TopicExpression/Simple</w:t>
        </w:r>
      </w:hyperlink>
      <w:r w:rsidRPr="00977EA3">
        <w:rPr>
          <w:sz w:val="16"/>
          <w:szCs w:val="16"/>
        </w:rPr>
        <w:t>"&gt;ihe:SubmissionSetMetadata&lt;/wsnt:TopicExpression&gt;</w:t>
      </w:r>
    </w:p>
    <w:p w14:paraId="5E76B67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rim:AdhocQuery</w:t>
      </w:r>
      <w:proofErr w:type="spellEnd"/>
      <w:r w:rsidRPr="00977EA3">
        <w:rPr>
          <w:sz w:val="16"/>
          <w:szCs w:val="16"/>
        </w:rPr>
        <w:t xml:space="preserve"> id="urn:uuid:fbede94e-dbdc-4f6b-bc1f-d730e677cece"&gt; </w:t>
      </w:r>
    </w:p>
    <w:p w14:paraId="0B43358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rim:Slot</w:t>
      </w:r>
      <w:proofErr w:type="spellEnd"/>
      <w:r w:rsidRPr="00977EA3">
        <w:rPr>
          <w:sz w:val="16"/>
          <w:szCs w:val="16"/>
        </w:rPr>
        <w:t xml:space="preserve"> name="$</w:t>
      </w:r>
      <w:proofErr w:type="spellStart"/>
      <w:r w:rsidRPr="00977EA3">
        <w:rPr>
          <w:sz w:val="16"/>
          <w:szCs w:val="16"/>
        </w:rPr>
        <w:t>XDSSubmissionSetPatientId</w:t>
      </w:r>
      <w:proofErr w:type="spellEnd"/>
      <w:r w:rsidRPr="00977EA3">
        <w:rPr>
          <w:sz w:val="16"/>
          <w:szCs w:val="16"/>
        </w:rPr>
        <w:t>"&gt;</w:t>
      </w:r>
    </w:p>
    <w:p w14:paraId="2C6908E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rim:ValueList</w:t>
      </w:r>
      <w:proofErr w:type="spellEnd"/>
      <w:r w:rsidRPr="00977EA3">
        <w:rPr>
          <w:sz w:val="16"/>
          <w:szCs w:val="16"/>
        </w:rPr>
        <w:t>&gt;</w:t>
      </w:r>
    </w:p>
    <w:p w14:paraId="5488759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&lt;rim:Value&gt;'st3498702^^^&amp;amp;1.3.6.1.4.1.21367.2005.3.7&amp;amp;ISO'&lt;/rim:Value&gt;</w:t>
      </w:r>
    </w:p>
    <w:p w14:paraId="1214079C"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rim:ValueList</w:t>
      </w:r>
      <w:proofErr w:type="spellEnd"/>
      <w:r w:rsidRPr="00977EA3">
        <w:rPr>
          <w:sz w:val="16"/>
          <w:szCs w:val="16"/>
        </w:rPr>
        <w:t>&gt;</w:t>
      </w:r>
    </w:p>
    <w:p w14:paraId="2574B8C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rim:Slot</w:t>
      </w:r>
      <w:proofErr w:type="spellEnd"/>
      <w:r w:rsidRPr="00977EA3">
        <w:rPr>
          <w:sz w:val="16"/>
          <w:szCs w:val="16"/>
        </w:rPr>
        <w:t>&gt;</w:t>
      </w:r>
    </w:p>
    <w:p w14:paraId="09E15A40"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rim:Slot</w:t>
      </w:r>
      <w:proofErr w:type="spellEnd"/>
      <w:r w:rsidRPr="00977EA3">
        <w:rPr>
          <w:sz w:val="16"/>
          <w:szCs w:val="16"/>
        </w:rPr>
        <w:t xml:space="preserve"> name="$</w:t>
      </w:r>
      <w:proofErr w:type="spellStart"/>
      <w:r w:rsidRPr="00977EA3">
        <w:rPr>
          <w:sz w:val="16"/>
          <w:szCs w:val="16"/>
        </w:rPr>
        <w:t>XDSSubmissionSetIntendedRecipient</w:t>
      </w:r>
      <w:proofErr w:type="spellEnd"/>
      <w:r w:rsidRPr="00977EA3">
        <w:rPr>
          <w:sz w:val="16"/>
          <w:szCs w:val="16"/>
        </w:rPr>
        <w:t>"&gt;</w:t>
      </w:r>
    </w:p>
    <w:p w14:paraId="2550065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rim:ValueList</w:t>
      </w:r>
      <w:proofErr w:type="spellEnd"/>
      <w:r w:rsidRPr="00977EA3">
        <w:rPr>
          <w:sz w:val="16"/>
          <w:szCs w:val="16"/>
        </w:rPr>
        <w:t>&gt;</w:t>
      </w:r>
    </w:p>
    <w:p w14:paraId="0A0F2CB1"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w:t>
      </w:r>
      <w:proofErr w:type="spellEnd"/>
      <w:r w:rsidRPr="00977EA3">
        <w:rPr>
          <w:sz w:val="16"/>
          <w:szCs w:val="16"/>
        </w:rPr>
        <w:t>&gt;('Some Hospital%')&lt;/</w:t>
      </w:r>
      <w:proofErr w:type="spellStart"/>
      <w:r w:rsidRPr="00977EA3">
        <w:rPr>
          <w:sz w:val="16"/>
          <w:szCs w:val="16"/>
        </w:rPr>
        <w:t>rim:Value</w:t>
      </w:r>
      <w:proofErr w:type="spellEnd"/>
      <w:r w:rsidRPr="00977EA3">
        <w:rPr>
          <w:sz w:val="16"/>
          <w:szCs w:val="16"/>
        </w:rPr>
        <w:t>&gt;</w:t>
      </w:r>
    </w:p>
    <w:p w14:paraId="03323EE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w:t>
      </w:r>
      <w:proofErr w:type="spellEnd"/>
      <w:r w:rsidRPr="00977EA3">
        <w:rPr>
          <w:sz w:val="16"/>
          <w:szCs w:val="16"/>
        </w:rPr>
        <w:t>&gt;('|</w:t>
      </w:r>
      <w:proofErr w:type="spellStart"/>
      <w:r w:rsidRPr="00977EA3">
        <w:rPr>
          <w:sz w:val="16"/>
          <w:szCs w:val="16"/>
        </w:rPr>
        <w:t>Welby</w:t>
      </w:r>
      <w:proofErr w:type="spellEnd"/>
      <w:r w:rsidRPr="00977EA3">
        <w:rPr>
          <w:sz w:val="16"/>
          <w:szCs w:val="16"/>
        </w:rPr>
        <w:t>%')&lt;/</w:t>
      </w:r>
      <w:proofErr w:type="spellStart"/>
      <w:r w:rsidRPr="00977EA3">
        <w:rPr>
          <w:sz w:val="16"/>
          <w:szCs w:val="16"/>
        </w:rPr>
        <w:t>rim:Value</w:t>
      </w:r>
      <w:proofErr w:type="spellEnd"/>
      <w:r w:rsidRPr="00977EA3">
        <w:rPr>
          <w:sz w:val="16"/>
          <w:szCs w:val="16"/>
        </w:rPr>
        <w:t>&gt;</w:t>
      </w:r>
    </w:p>
    <w:p w14:paraId="39A49530"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rim:ValueList</w:t>
      </w:r>
      <w:proofErr w:type="spellEnd"/>
      <w:r w:rsidRPr="00977EA3">
        <w:rPr>
          <w:sz w:val="16"/>
          <w:szCs w:val="16"/>
        </w:rPr>
        <w:t>&gt;</w:t>
      </w:r>
    </w:p>
    <w:p w14:paraId="79FC27C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rim:Slot</w:t>
      </w:r>
      <w:proofErr w:type="spellEnd"/>
      <w:r w:rsidRPr="00977EA3">
        <w:rPr>
          <w:sz w:val="16"/>
          <w:szCs w:val="16"/>
        </w:rPr>
        <w:t>&gt;</w:t>
      </w:r>
    </w:p>
    <w:p w14:paraId="598F103A"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rim:AdhocQuery</w:t>
      </w:r>
      <w:proofErr w:type="spellEnd"/>
      <w:r w:rsidRPr="00977EA3">
        <w:rPr>
          <w:sz w:val="16"/>
          <w:szCs w:val="16"/>
        </w:rPr>
        <w:t>&gt;</w:t>
      </w:r>
    </w:p>
    <w:p w14:paraId="606E628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wsnt:Filter</w:t>
      </w:r>
      <w:proofErr w:type="spellEnd"/>
      <w:r w:rsidRPr="00977EA3">
        <w:rPr>
          <w:sz w:val="16"/>
          <w:szCs w:val="16"/>
        </w:rPr>
        <w:t>&gt;</w:t>
      </w:r>
    </w:p>
    <w:p w14:paraId="05C7A12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&lt;wsnt:InitialTerminationTime&gt;2010-05-31T00:00:00.00000Z&lt;/wsnt:InitialTerminationTime&gt;</w:t>
      </w:r>
    </w:p>
    <w:p w14:paraId="567D23A9"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wsnt:Subscribe</w:t>
      </w:r>
      <w:proofErr w:type="spellEnd"/>
      <w:r w:rsidRPr="00977EA3">
        <w:rPr>
          <w:sz w:val="16"/>
          <w:szCs w:val="16"/>
        </w:rPr>
        <w:t>&gt;</w:t>
      </w:r>
    </w:p>
    <w:p w14:paraId="19CDFED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&lt;/</w:t>
      </w:r>
      <w:proofErr w:type="spellStart"/>
      <w:r w:rsidRPr="00977EA3">
        <w:rPr>
          <w:sz w:val="16"/>
          <w:szCs w:val="16"/>
        </w:rPr>
        <w:t>s:Body</w:t>
      </w:r>
      <w:proofErr w:type="spellEnd"/>
      <w:r w:rsidRPr="00977EA3">
        <w:rPr>
          <w:sz w:val="16"/>
          <w:szCs w:val="16"/>
        </w:rPr>
        <w:t>&gt;</w:t>
      </w:r>
    </w:p>
    <w:p w14:paraId="0EB61590"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7ECA6FBF" w14:textId="77777777" w:rsidR="006E7B7A" w:rsidRPr="00977EA3" w:rsidRDefault="006E7B7A" w:rsidP="006E7B7A">
      <w:pPr>
        <w:pStyle w:val="Titolo4"/>
        <w:numPr>
          <w:ilvl w:val="0"/>
          <w:numId w:val="0"/>
        </w:numPr>
        <w:rPr>
          <w:noProof w:val="0"/>
          <w:lang w:eastAsia="it-IT"/>
        </w:rPr>
      </w:pPr>
      <w:bookmarkStart w:id="3688" w:name="Combining_topics_in_filter_expressions"/>
      <w:bookmarkStart w:id="3689" w:name="_Toc228782004"/>
      <w:bookmarkStart w:id="3690" w:name="_Toc363803046"/>
      <w:bookmarkStart w:id="3691" w:name="_Toc428454156"/>
      <w:bookmarkStart w:id="3692" w:name="_Toc200785875"/>
      <w:bookmarkStart w:id="3693" w:name="_Toc200785922"/>
      <w:bookmarkStart w:id="3694" w:name="_Toc206763677"/>
      <w:bookmarkStart w:id="3695" w:name="_Toc206820785"/>
      <w:bookmarkStart w:id="3696" w:name="_Toc207203324"/>
      <w:bookmarkStart w:id="3697" w:name="_Toc207206377"/>
      <w:bookmarkStart w:id="3698" w:name="_Toc231117725"/>
      <w:bookmarkEnd w:id="3688"/>
      <w:r w:rsidRPr="00977EA3">
        <w:rPr>
          <w:noProof w:val="0"/>
          <w:lang w:eastAsia="it-IT"/>
        </w:rPr>
        <w:t>3.52.5.3 Combining topics and filter expressions</w:t>
      </w:r>
      <w:bookmarkEnd w:id="3689"/>
      <w:bookmarkEnd w:id="3690"/>
      <w:bookmarkEnd w:id="3691"/>
      <w:r w:rsidRPr="00977EA3">
        <w:rPr>
          <w:noProof w:val="0"/>
          <w:lang w:eastAsia="it-IT"/>
        </w:rPr>
        <w:t xml:space="preserve"> </w:t>
      </w:r>
    </w:p>
    <w:p w14:paraId="372DF836" w14:textId="00E65729" w:rsidR="006E7B7A" w:rsidRPr="00977EA3" w:rsidRDefault="006E7B7A" w:rsidP="006E7B7A">
      <w:pPr>
        <w:pStyle w:val="Corpotesto"/>
      </w:pPr>
      <w:r w:rsidRPr="00977EA3">
        <w:rPr>
          <w:lang w:eastAsia="it-IT"/>
        </w:rPr>
        <w:t xml:space="preserve">A topic defines static rules for creating notifications. This transaction defines four topics in </w:t>
      </w:r>
      <w:r w:rsidR="004233CE" w:rsidRPr="00977EA3">
        <w:t>Section</w:t>
      </w:r>
      <w:r w:rsidR="004233CE" w:rsidRPr="00977EA3" w:rsidDel="004233CE">
        <w:rPr>
          <w:lang w:eastAsia="it-IT"/>
        </w:rPr>
        <w:t xml:space="preserve"> </w:t>
      </w:r>
      <w:r w:rsidRPr="00977EA3">
        <w:rPr>
          <w:lang w:eastAsia="it-IT"/>
        </w:rPr>
        <w:t>3.52.5.1. Each subscription request shall contain exactly one topic expression.</w:t>
      </w:r>
      <w:bookmarkEnd w:id="3692"/>
      <w:bookmarkEnd w:id="3693"/>
      <w:bookmarkEnd w:id="3694"/>
      <w:bookmarkEnd w:id="3695"/>
      <w:bookmarkEnd w:id="3696"/>
      <w:bookmarkEnd w:id="3697"/>
      <w:bookmarkEnd w:id="3698"/>
    </w:p>
    <w:p w14:paraId="7997F2F9" w14:textId="77777777" w:rsidR="006E7B7A" w:rsidRPr="00977EA3" w:rsidRDefault="006E7B7A" w:rsidP="006E7B7A">
      <w:pPr>
        <w:pStyle w:val="Corpotesto"/>
      </w:pPr>
      <w:r w:rsidRPr="00977EA3">
        <w:t xml:space="preserve">A filter expression is equivalent to a specific stored query with certain parameters. Filter conditions expressed as query parameters and used in the expressions must satisfy the same requirements as a corresponding Registry Stored Query: </w:t>
      </w:r>
    </w:p>
    <w:p w14:paraId="555145F9" w14:textId="77777777" w:rsidR="008E3CF3" w:rsidRPr="00977EA3" w:rsidRDefault="006E7B7A" w:rsidP="00EC243F">
      <w:pPr>
        <w:pStyle w:val="Puntoelenco2"/>
        <w:numPr>
          <w:ilvl w:val="0"/>
          <w:numId w:val="2"/>
        </w:numPr>
      </w:pPr>
      <w:r w:rsidRPr="00977EA3">
        <w:t xml:space="preserve">the values for all specified query parameters must match (AND all different parameters) </w:t>
      </w:r>
    </w:p>
    <w:p w14:paraId="29F643B1" w14:textId="77777777" w:rsidR="008E3CF3" w:rsidRPr="00977EA3" w:rsidRDefault="006E7B7A" w:rsidP="00EC243F">
      <w:pPr>
        <w:pStyle w:val="Puntoelenco2"/>
        <w:numPr>
          <w:ilvl w:val="0"/>
          <w:numId w:val="2"/>
        </w:numPr>
      </w:pPr>
      <w:r w:rsidRPr="00977EA3">
        <w:t xml:space="preserve">at least one of the values of multi-valued parameters must match (OR the values in a multi-valued query parameter) </w:t>
      </w:r>
    </w:p>
    <w:p w14:paraId="678F95CB" w14:textId="77777777" w:rsidR="006E7B7A" w:rsidRPr="00977EA3" w:rsidRDefault="006E7B7A" w:rsidP="00A53067">
      <w:pPr>
        <w:pStyle w:val="Corpotesto"/>
      </w:pPr>
      <w:r w:rsidRPr="00977EA3">
        <w:t xml:space="preserve">Topics, defined in Section 3.52.5.1 and filter expressions, defined in Section 3.52.5.2, can only be used in specific combinations. These combinations are described in Table 3.52.5.3-1: </w:t>
      </w:r>
    </w:p>
    <w:p w14:paraId="6756DACB" w14:textId="77777777" w:rsidR="006E7B7A" w:rsidRPr="00977EA3" w:rsidRDefault="006E7B7A" w:rsidP="00EC243F">
      <w:pPr>
        <w:pStyle w:val="TableTitle"/>
        <w:rPr>
          <w:noProof w:val="0"/>
        </w:rPr>
      </w:pPr>
      <w:r w:rsidRPr="00977EA3">
        <w:rPr>
          <w:noProof w:val="0"/>
        </w:rPr>
        <w:lastRenderedPageBreak/>
        <w:t>Table 3.52.5.3-1: Topics and Filter Expression Combinations</w:t>
      </w:r>
    </w:p>
    <w:tbl>
      <w:tblPr>
        <w:tblStyle w:val="Grigliatabella"/>
        <w:tblW w:w="0" w:type="auto"/>
        <w:tblInd w:w="1526" w:type="dxa"/>
        <w:tblLook w:val="04A0" w:firstRow="1" w:lastRow="0" w:firstColumn="1" w:lastColumn="0" w:noHBand="0" w:noVBand="1"/>
      </w:tblPr>
      <w:tblGrid>
        <w:gridCol w:w="3224"/>
        <w:gridCol w:w="3155"/>
      </w:tblGrid>
      <w:tr w:rsidR="006E7B7A" w:rsidRPr="00977EA3" w14:paraId="0C9CA3F8" w14:textId="77777777" w:rsidTr="008E3CF3">
        <w:tc>
          <w:tcPr>
            <w:tcW w:w="3224" w:type="dxa"/>
            <w:shd w:val="clear" w:color="auto" w:fill="D9D9D9" w:themeFill="background1" w:themeFillShade="D9"/>
          </w:tcPr>
          <w:p w14:paraId="0A148513" w14:textId="77777777" w:rsidR="006E7B7A" w:rsidRPr="00977EA3" w:rsidRDefault="006E7B7A" w:rsidP="008E3CF3">
            <w:pPr>
              <w:pStyle w:val="TableEntryHeader"/>
              <w:rPr>
                <w:noProof w:val="0"/>
              </w:rPr>
            </w:pPr>
            <w:r w:rsidRPr="00977EA3">
              <w:rPr>
                <w:noProof w:val="0"/>
              </w:rPr>
              <w:t>Filter Expression</w:t>
            </w:r>
          </w:p>
        </w:tc>
        <w:tc>
          <w:tcPr>
            <w:tcW w:w="3155" w:type="dxa"/>
            <w:shd w:val="clear" w:color="auto" w:fill="D9D9D9" w:themeFill="background1" w:themeFillShade="D9"/>
          </w:tcPr>
          <w:p w14:paraId="5041EFE2" w14:textId="77777777" w:rsidR="006E7B7A" w:rsidRPr="00977EA3" w:rsidRDefault="006E7B7A" w:rsidP="008E3CF3">
            <w:pPr>
              <w:pStyle w:val="TableEntryHeader"/>
              <w:rPr>
                <w:noProof w:val="0"/>
              </w:rPr>
            </w:pPr>
            <w:r w:rsidRPr="00977EA3">
              <w:rPr>
                <w:noProof w:val="0"/>
              </w:rPr>
              <w:t>Topic Expression</w:t>
            </w:r>
          </w:p>
        </w:tc>
      </w:tr>
      <w:tr w:rsidR="006E7B7A" w:rsidRPr="00977EA3" w14:paraId="7FFBDE1A" w14:textId="77777777" w:rsidTr="008E3CF3">
        <w:tc>
          <w:tcPr>
            <w:tcW w:w="3224" w:type="dxa"/>
            <w:vMerge w:val="restart"/>
          </w:tcPr>
          <w:p w14:paraId="704B2606" w14:textId="77777777" w:rsidR="006E7B7A" w:rsidRPr="00977EA3" w:rsidRDefault="006E7B7A" w:rsidP="008E3CF3">
            <w:pPr>
              <w:pStyle w:val="TableEntry"/>
              <w:rPr>
                <w:noProof w:val="0"/>
              </w:rPr>
            </w:pPr>
            <w:r w:rsidRPr="00977EA3">
              <w:rPr>
                <w:noProof w:val="0"/>
              </w:rPr>
              <w:t xml:space="preserve">subscription for </w:t>
            </w:r>
            <w:proofErr w:type="spellStart"/>
            <w:r w:rsidRPr="00977EA3">
              <w:rPr>
                <w:noProof w:val="0"/>
              </w:rPr>
              <w:t>DocumentEntry</w:t>
            </w:r>
            <w:proofErr w:type="spellEnd"/>
          </w:p>
        </w:tc>
        <w:tc>
          <w:tcPr>
            <w:tcW w:w="3155" w:type="dxa"/>
          </w:tcPr>
          <w:p w14:paraId="0DFEB895" w14:textId="77777777" w:rsidR="006E7B7A" w:rsidRPr="00977EA3" w:rsidRDefault="006E7B7A" w:rsidP="008E3CF3">
            <w:pPr>
              <w:pStyle w:val="TableEntry"/>
              <w:rPr>
                <w:noProof w:val="0"/>
              </w:rPr>
            </w:pPr>
            <w:proofErr w:type="spellStart"/>
            <w:r w:rsidRPr="00977EA3">
              <w:rPr>
                <w:noProof w:val="0"/>
              </w:rPr>
              <w:t>ihe:FullDocumentEntry</w:t>
            </w:r>
            <w:proofErr w:type="spellEnd"/>
          </w:p>
        </w:tc>
      </w:tr>
      <w:tr w:rsidR="006E7B7A" w:rsidRPr="00977EA3" w14:paraId="6B9A2D63" w14:textId="77777777" w:rsidTr="008E3CF3">
        <w:tc>
          <w:tcPr>
            <w:tcW w:w="3224" w:type="dxa"/>
            <w:vMerge/>
          </w:tcPr>
          <w:p w14:paraId="7C849190" w14:textId="77777777" w:rsidR="006E7B7A" w:rsidRPr="00977EA3" w:rsidRDefault="006E7B7A" w:rsidP="008E3CF3">
            <w:pPr>
              <w:pStyle w:val="TableEntry"/>
              <w:rPr>
                <w:noProof w:val="0"/>
              </w:rPr>
            </w:pPr>
          </w:p>
        </w:tc>
        <w:tc>
          <w:tcPr>
            <w:tcW w:w="3155" w:type="dxa"/>
          </w:tcPr>
          <w:p w14:paraId="04D146EA" w14:textId="77777777" w:rsidR="006E7B7A" w:rsidRPr="00977EA3" w:rsidRDefault="006E7B7A" w:rsidP="008E3CF3">
            <w:pPr>
              <w:pStyle w:val="TableEntry"/>
              <w:rPr>
                <w:noProof w:val="0"/>
              </w:rPr>
            </w:pPr>
            <w:proofErr w:type="spellStart"/>
            <w:r w:rsidRPr="00977EA3">
              <w:rPr>
                <w:noProof w:val="0"/>
              </w:rPr>
              <w:t>ihe:MinimalDocumentEntry</w:t>
            </w:r>
            <w:proofErr w:type="spellEnd"/>
          </w:p>
        </w:tc>
      </w:tr>
      <w:tr w:rsidR="006E7B7A" w:rsidRPr="00977EA3" w14:paraId="739589F9" w14:textId="77777777" w:rsidTr="008E3CF3">
        <w:tc>
          <w:tcPr>
            <w:tcW w:w="3224" w:type="dxa"/>
          </w:tcPr>
          <w:p w14:paraId="14CC1984" w14:textId="77777777" w:rsidR="006E7B7A" w:rsidRPr="00977EA3" w:rsidRDefault="006E7B7A" w:rsidP="008E3CF3">
            <w:pPr>
              <w:pStyle w:val="TableEntry"/>
              <w:rPr>
                <w:noProof w:val="0"/>
              </w:rPr>
            </w:pPr>
            <w:r w:rsidRPr="00977EA3">
              <w:rPr>
                <w:noProof w:val="0"/>
              </w:rPr>
              <w:t xml:space="preserve">subscription for </w:t>
            </w:r>
            <w:proofErr w:type="spellStart"/>
            <w:r w:rsidRPr="00977EA3">
              <w:rPr>
                <w:noProof w:val="0"/>
              </w:rPr>
              <w:t>SubmissionSets</w:t>
            </w:r>
            <w:proofErr w:type="spellEnd"/>
          </w:p>
        </w:tc>
        <w:tc>
          <w:tcPr>
            <w:tcW w:w="3155" w:type="dxa"/>
          </w:tcPr>
          <w:p w14:paraId="74FB9BD1" w14:textId="77777777" w:rsidR="006E7B7A" w:rsidRPr="00977EA3" w:rsidRDefault="006E7B7A" w:rsidP="008E3CF3">
            <w:pPr>
              <w:pStyle w:val="TableEntry"/>
              <w:rPr>
                <w:noProof w:val="0"/>
              </w:rPr>
            </w:pPr>
            <w:proofErr w:type="spellStart"/>
            <w:r w:rsidRPr="00977EA3">
              <w:rPr>
                <w:noProof w:val="0"/>
              </w:rPr>
              <w:t>ihe:SubmissionSetMetadata</w:t>
            </w:r>
            <w:proofErr w:type="spellEnd"/>
          </w:p>
        </w:tc>
      </w:tr>
    </w:tbl>
    <w:p w14:paraId="4ADB08C5" w14:textId="77777777" w:rsidR="006E7B7A" w:rsidRPr="00977EA3" w:rsidRDefault="006E7B7A" w:rsidP="006E7B7A">
      <w:pPr>
        <w:pStyle w:val="Corpotesto"/>
      </w:pPr>
    </w:p>
    <w:p w14:paraId="4FEC5C62" w14:textId="77777777" w:rsidR="006E7B7A" w:rsidRPr="00977EA3" w:rsidRDefault="006E7B7A" w:rsidP="006E7B7A">
      <w:pPr>
        <w:pStyle w:val="Titolo3"/>
        <w:numPr>
          <w:ilvl w:val="0"/>
          <w:numId w:val="0"/>
        </w:numPr>
        <w:rPr>
          <w:noProof w:val="0"/>
        </w:rPr>
      </w:pPr>
      <w:bookmarkStart w:id="3699" w:name="_Toc231117726"/>
      <w:bookmarkStart w:id="3700" w:name="_Toc237684762"/>
      <w:bookmarkStart w:id="3701" w:name="_Toc237767188"/>
      <w:bookmarkStart w:id="3702" w:name="_Toc363803047"/>
      <w:bookmarkStart w:id="3703" w:name="_Toc428454157"/>
      <w:bookmarkStart w:id="3704" w:name="_Toc331085225"/>
      <w:bookmarkStart w:id="3705" w:name="_Toc518634624"/>
      <w:r w:rsidRPr="00977EA3">
        <w:rPr>
          <w:noProof w:val="0"/>
        </w:rPr>
        <w:t>3.52.6 Security Considerations</w:t>
      </w:r>
      <w:bookmarkEnd w:id="3517"/>
      <w:bookmarkEnd w:id="3518"/>
      <w:bookmarkEnd w:id="3519"/>
      <w:bookmarkEnd w:id="3520"/>
      <w:bookmarkEnd w:id="3699"/>
      <w:bookmarkEnd w:id="3700"/>
      <w:bookmarkEnd w:id="3701"/>
      <w:bookmarkEnd w:id="3702"/>
      <w:bookmarkEnd w:id="3703"/>
      <w:bookmarkEnd w:id="3704"/>
      <w:bookmarkEnd w:id="3705"/>
    </w:p>
    <w:p w14:paraId="39A10E3E" w14:textId="77777777" w:rsidR="006E7B7A" w:rsidRPr="00977EA3" w:rsidRDefault="006E7B7A" w:rsidP="006E7B7A">
      <w:pPr>
        <w:pStyle w:val="Corpotesto"/>
      </w:pPr>
      <w:r w:rsidRPr="00977EA3">
        <w:t>The risk assessment for the Document Metadata Subscribe transaction is described in t</w:t>
      </w:r>
      <w:r w:rsidRPr="00977EA3">
        <w:rPr>
          <w:szCs w:val="24"/>
        </w:rPr>
        <w:t xml:space="preserve">he risk assessment spreadsheet for the Document Metadata Subscription Profile, which is available from IHE at </w:t>
      </w:r>
      <w:hyperlink r:id="rId262" w:history="1">
        <w:r w:rsidRPr="00977EA3">
          <w:rPr>
            <w:rStyle w:val="Collegamentoipertestuale"/>
            <w:rFonts w:eastAsiaTheme="majorEastAsia"/>
            <w:szCs w:val="24"/>
          </w:rPr>
          <w:t>http://wiki.ihe.net/images/4/46/DSUB_risk_assesment.xls</w:t>
        </w:r>
      </w:hyperlink>
      <w:r w:rsidRPr="00977EA3">
        <w:rPr>
          <w:szCs w:val="24"/>
        </w:rPr>
        <w:t xml:space="preserve">. </w:t>
      </w:r>
      <w:r w:rsidRPr="00977EA3">
        <w:t>The derived mitigations are as follows:</w:t>
      </w:r>
    </w:p>
    <w:p w14:paraId="72AC36EA" w14:textId="30A8C983" w:rsidR="008E3CF3" w:rsidRPr="00977EA3" w:rsidRDefault="006E7B7A" w:rsidP="00EC243F">
      <w:pPr>
        <w:pStyle w:val="Puntoelenco2"/>
        <w:numPr>
          <w:ilvl w:val="0"/>
          <w:numId w:val="2"/>
        </w:numPr>
      </w:pPr>
      <w:r w:rsidRPr="00977EA3">
        <w:t xml:space="preserve">Document Metadata Subscriber and Document Metadata Notification Broker shall be grouped with a Secure Node or Secure Application </w:t>
      </w:r>
      <w:r w:rsidR="004233CE" w:rsidRPr="00977EA3">
        <w:t xml:space="preserve">in the Audit Trail and Node Authentication (ATNA) Profile. </w:t>
      </w:r>
    </w:p>
    <w:p w14:paraId="53C39968" w14:textId="77777777" w:rsidR="008E3CF3" w:rsidRPr="00977EA3" w:rsidRDefault="006E7B7A" w:rsidP="00EC243F">
      <w:pPr>
        <w:pStyle w:val="Puntoelenco2"/>
        <w:numPr>
          <w:ilvl w:val="0"/>
          <w:numId w:val="2"/>
        </w:numPr>
      </w:pPr>
      <w:r w:rsidRPr="00977EA3">
        <w:t>The use of encrypted TLS is recommended when the transmission is not otherwise secured (e.g., transmission over a secure network)</w:t>
      </w:r>
    </w:p>
    <w:p w14:paraId="11E101ED" w14:textId="2BEF2158" w:rsidR="006E7B7A" w:rsidRPr="00977EA3" w:rsidRDefault="006E7B7A" w:rsidP="006E7B7A">
      <w:pPr>
        <w:pStyle w:val="Corpotesto"/>
      </w:pPr>
      <w:r w:rsidRPr="00977EA3">
        <w:t xml:space="preserve">As it is possible through the document metadata subscribe transaction to maliciously overload the Document Metadata Notification Recipient </w:t>
      </w:r>
      <w:r w:rsidR="00022B42" w:rsidRPr="00977EA3">
        <w:t>Actor</w:t>
      </w:r>
      <w:r w:rsidRPr="00977EA3">
        <w:t xml:space="preserve">s, it is recommended that a strong authentication be used in combination with access rights enforcement and that authentication data should be conveyed through </w:t>
      </w:r>
      <w:r w:rsidR="004233CE" w:rsidRPr="00977EA3">
        <w:t>the Cross-Enterprise User Assertion (</w:t>
      </w:r>
      <w:r w:rsidRPr="00977EA3">
        <w:t>XUA</w:t>
      </w:r>
      <w:r w:rsidR="004233CE" w:rsidRPr="00977EA3">
        <w:t>) Profile.</w:t>
      </w:r>
      <w:r w:rsidRPr="00977EA3">
        <w:t xml:space="preserve"> This recommendation also addresses the possibility of malicious cancellations of subscriptions.</w:t>
      </w:r>
    </w:p>
    <w:p w14:paraId="00139E18" w14:textId="77777777" w:rsidR="006E7B7A" w:rsidRPr="00977EA3" w:rsidRDefault="006E7B7A" w:rsidP="006E7B7A">
      <w:pPr>
        <w:pStyle w:val="Corpotesto"/>
      </w:pPr>
      <w:r w:rsidRPr="00977EA3">
        <w:t>Additionally, it is recommended that organizational measures be taken to avoid:</w:t>
      </w:r>
    </w:p>
    <w:p w14:paraId="0BA4ACA7" w14:textId="77777777" w:rsidR="008E3CF3" w:rsidRPr="00977EA3" w:rsidRDefault="006E7B7A" w:rsidP="00EC243F">
      <w:pPr>
        <w:pStyle w:val="Puntoelenco2"/>
        <w:numPr>
          <w:ilvl w:val="0"/>
          <w:numId w:val="2"/>
        </w:numPr>
      </w:pPr>
      <w:r w:rsidRPr="00977EA3">
        <w:t>overload of a Document Metadata Notification Recipient through subscription which cannot be cancelled because the subscription id has been lost e.g., through an administrative service allowing cancellation of subscription under well-defined circumstances</w:t>
      </w:r>
    </w:p>
    <w:p w14:paraId="47804368" w14:textId="0D568D52" w:rsidR="008E3CF3" w:rsidRPr="00977EA3" w:rsidRDefault="006E7B7A" w:rsidP="00EC243F">
      <w:pPr>
        <w:pStyle w:val="Puntoelenco2"/>
        <w:numPr>
          <w:ilvl w:val="0"/>
          <w:numId w:val="2"/>
        </w:numPr>
      </w:pPr>
      <w:r w:rsidRPr="00977EA3">
        <w:t xml:space="preserve">cancellation of a subscription unnoticed by the intended document metadata notification recipient e.g., through an informative message (out of the scope of this </w:t>
      </w:r>
      <w:r w:rsidR="004233CE" w:rsidRPr="00977EA3">
        <w:t>transaction</w:t>
      </w:r>
      <w:r w:rsidRPr="00977EA3">
        <w:t>) sent to the intended recipient</w:t>
      </w:r>
    </w:p>
    <w:p w14:paraId="1EA6D1E1" w14:textId="77777777" w:rsidR="006E7B7A" w:rsidRPr="00977EA3" w:rsidRDefault="006E7B7A" w:rsidP="006E7B7A">
      <w:pPr>
        <w:pStyle w:val="Corpotesto"/>
      </w:pPr>
      <w:r w:rsidRPr="00977EA3">
        <w:t xml:space="preserve">This profile provides the </w:t>
      </w:r>
      <w:proofErr w:type="spellStart"/>
      <w:r w:rsidRPr="00977EA3">
        <w:t>ihe:MinimalDocumentEntry</w:t>
      </w:r>
      <w:proofErr w:type="spellEnd"/>
      <w:r w:rsidRPr="00977EA3">
        <w:t xml:space="preserve"> topic expression to avoid disclosing sensitive information. Using this type of topic expression allows delegation of the access control decisions to the Document Sharing infrastructure.</w:t>
      </w:r>
    </w:p>
    <w:p w14:paraId="00CE77FD" w14:textId="77777777" w:rsidR="006E7B7A" w:rsidRPr="00977EA3" w:rsidRDefault="006E7B7A" w:rsidP="006E7B7A">
      <w:pPr>
        <w:pStyle w:val="Titolo4"/>
        <w:numPr>
          <w:ilvl w:val="0"/>
          <w:numId w:val="0"/>
        </w:numPr>
        <w:rPr>
          <w:noProof w:val="0"/>
        </w:rPr>
      </w:pPr>
      <w:bookmarkStart w:id="3706" w:name="_Toc231117727"/>
      <w:bookmarkStart w:id="3707" w:name="_Toc363803048"/>
      <w:bookmarkStart w:id="3708" w:name="_Toc428454158"/>
      <w:r w:rsidRPr="00977EA3">
        <w:rPr>
          <w:noProof w:val="0"/>
        </w:rPr>
        <w:t>3.52.6.1 Audit Record Considerations</w:t>
      </w:r>
      <w:bookmarkEnd w:id="3706"/>
      <w:bookmarkEnd w:id="3707"/>
      <w:bookmarkEnd w:id="3708"/>
    </w:p>
    <w:p w14:paraId="7DCA5709" w14:textId="51DEAB6A" w:rsidR="003570EE" w:rsidRPr="00977EA3" w:rsidRDefault="006E7B7A" w:rsidP="006E7B7A">
      <w:pPr>
        <w:pStyle w:val="Corpotesto"/>
      </w:pPr>
      <w:r w:rsidRPr="00977EA3">
        <w:t xml:space="preserve">The Document Metadata Subscribe transaction is a Query Information event as defined in </w:t>
      </w:r>
      <w:r w:rsidR="00417BDF" w:rsidRPr="00977EA3">
        <w:t>T</w:t>
      </w:r>
      <w:r w:rsidRPr="00977EA3">
        <w:t>able ITI TF-2a: 3.20.</w:t>
      </w:r>
      <w:r w:rsidR="00417BDF" w:rsidRPr="00977EA3">
        <w:t>4.1.1.1</w:t>
      </w:r>
      <w:r w:rsidRPr="00977EA3">
        <w:t>-1. The actors involved shall record audit events according to the following:</w:t>
      </w:r>
    </w:p>
    <w:p w14:paraId="57A0CCB3" w14:textId="77777777" w:rsidR="006E7B7A" w:rsidRPr="00977EA3" w:rsidRDefault="006E7B7A" w:rsidP="006E7B7A">
      <w:pPr>
        <w:pStyle w:val="Titolo5"/>
        <w:numPr>
          <w:ilvl w:val="0"/>
          <w:numId w:val="0"/>
        </w:numPr>
        <w:rPr>
          <w:noProof w:val="0"/>
        </w:rPr>
      </w:pPr>
      <w:bookmarkStart w:id="3709" w:name="_Toc231117728"/>
      <w:bookmarkStart w:id="3710" w:name="_Toc363803049"/>
      <w:r w:rsidRPr="00977EA3">
        <w:rPr>
          <w:noProof w:val="0"/>
        </w:rPr>
        <w:lastRenderedPageBreak/>
        <w:t>3.52.6.1.1 Document Metadata Subscriber audit message:</w:t>
      </w:r>
      <w:bookmarkEnd w:id="3709"/>
      <w:bookmarkEnd w:id="371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0C57C55B" w14:textId="77777777" w:rsidTr="008E3CF3">
        <w:trPr>
          <w:cantSplit/>
        </w:trPr>
        <w:tc>
          <w:tcPr>
            <w:tcW w:w="1458" w:type="dxa"/>
            <w:tcBorders>
              <w:bottom w:val="single" w:sz="4" w:space="0" w:color="auto"/>
            </w:tcBorders>
            <w:textDirection w:val="btLr"/>
            <w:vAlign w:val="center"/>
          </w:tcPr>
          <w:p w14:paraId="4ED9CE26"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14C6652B" w14:textId="77777777" w:rsidR="006E7B7A" w:rsidRPr="00977EA3" w:rsidRDefault="006E7B7A" w:rsidP="008E3CF3">
            <w:pPr>
              <w:pStyle w:val="TableEntryHeader"/>
              <w:rPr>
                <w:noProof w:val="0"/>
              </w:rPr>
            </w:pPr>
            <w:r w:rsidRPr="00977EA3">
              <w:rPr>
                <w:noProof w:val="0"/>
              </w:rPr>
              <w:t>Field Name</w:t>
            </w:r>
          </w:p>
        </w:tc>
        <w:tc>
          <w:tcPr>
            <w:tcW w:w="720" w:type="dxa"/>
            <w:tcBorders>
              <w:bottom w:val="single" w:sz="4" w:space="0" w:color="auto"/>
            </w:tcBorders>
            <w:vAlign w:val="center"/>
          </w:tcPr>
          <w:p w14:paraId="1A23E28A" w14:textId="77777777" w:rsidR="006E7B7A" w:rsidRPr="00977EA3" w:rsidRDefault="006E7B7A" w:rsidP="008E3CF3">
            <w:pPr>
              <w:pStyle w:val="TableEntryHeader"/>
              <w:rPr>
                <w:noProof w:val="0"/>
              </w:rPr>
            </w:pPr>
            <w:proofErr w:type="spellStart"/>
            <w:r w:rsidRPr="00977EA3">
              <w:rPr>
                <w:noProof w:val="0"/>
              </w:rPr>
              <w:t>Opt</w:t>
            </w:r>
            <w:proofErr w:type="spellEnd"/>
          </w:p>
        </w:tc>
        <w:tc>
          <w:tcPr>
            <w:tcW w:w="4878" w:type="dxa"/>
            <w:tcBorders>
              <w:bottom w:val="single" w:sz="4" w:space="0" w:color="auto"/>
            </w:tcBorders>
            <w:vAlign w:val="center"/>
          </w:tcPr>
          <w:p w14:paraId="6DB67949" w14:textId="77777777" w:rsidR="006E7B7A" w:rsidRPr="00977EA3" w:rsidRDefault="006E7B7A" w:rsidP="008E3CF3">
            <w:pPr>
              <w:pStyle w:val="TableEntryHeader"/>
              <w:rPr>
                <w:noProof w:val="0"/>
              </w:rPr>
            </w:pPr>
            <w:r w:rsidRPr="00977EA3">
              <w:rPr>
                <w:noProof w:val="0"/>
              </w:rPr>
              <w:t>Value Constraints</w:t>
            </w:r>
          </w:p>
        </w:tc>
      </w:tr>
      <w:tr w:rsidR="006E7B7A" w:rsidRPr="00977EA3" w14:paraId="258DC77F" w14:textId="77777777" w:rsidTr="008E3CF3">
        <w:trPr>
          <w:cantSplit/>
        </w:trPr>
        <w:tc>
          <w:tcPr>
            <w:tcW w:w="1458" w:type="dxa"/>
            <w:vMerge w:val="restart"/>
            <w:tcBorders>
              <w:top w:val="single" w:sz="4" w:space="0" w:color="auto"/>
            </w:tcBorders>
          </w:tcPr>
          <w:p w14:paraId="1E3AF3D3" w14:textId="77777777" w:rsidR="006E7B7A" w:rsidRPr="00977EA3" w:rsidRDefault="006E7B7A" w:rsidP="008E3CF3">
            <w:pPr>
              <w:pStyle w:val="TableEntryHeader"/>
              <w:rPr>
                <w:noProof w:val="0"/>
              </w:rPr>
            </w:pPr>
            <w:r w:rsidRPr="00977EA3">
              <w:rPr>
                <w:noProof w:val="0"/>
              </w:rPr>
              <w:t>Event</w:t>
            </w:r>
          </w:p>
          <w:p w14:paraId="56A8AF3B"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tcBorders>
              <w:top w:val="single" w:sz="4" w:space="0" w:color="auto"/>
            </w:tcBorders>
            <w:vAlign w:val="center"/>
          </w:tcPr>
          <w:p w14:paraId="20575283" w14:textId="77777777" w:rsidR="006E7B7A" w:rsidRPr="00977EA3" w:rsidRDefault="006E7B7A" w:rsidP="008E3CF3">
            <w:pPr>
              <w:pStyle w:val="TableEntry"/>
              <w:rPr>
                <w:noProof w:val="0"/>
                <w:sz w:val="16"/>
                <w:szCs w:val="16"/>
              </w:rPr>
            </w:pPr>
            <w:proofErr w:type="spellStart"/>
            <w:r w:rsidRPr="00977EA3">
              <w:rPr>
                <w:noProof w:val="0"/>
                <w:sz w:val="16"/>
                <w:szCs w:val="16"/>
              </w:rPr>
              <w:t>EventID</w:t>
            </w:r>
            <w:proofErr w:type="spellEnd"/>
          </w:p>
        </w:tc>
        <w:tc>
          <w:tcPr>
            <w:tcW w:w="720" w:type="dxa"/>
            <w:tcBorders>
              <w:top w:val="single" w:sz="4" w:space="0" w:color="auto"/>
            </w:tcBorders>
            <w:vAlign w:val="center"/>
          </w:tcPr>
          <w:p w14:paraId="51052A8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E3D6D0F" w14:textId="77777777" w:rsidR="006E7B7A" w:rsidRPr="00977EA3" w:rsidRDefault="006E7B7A" w:rsidP="008E3CF3">
            <w:pPr>
              <w:pStyle w:val="TableEntry"/>
              <w:rPr>
                <w:noProof w:val="0"/>
                <w:sz w:val="16"/>
                <w:szCs w:val="16"/>
              </w:rPr>
            </w:pPr>
            <w:r w:rsidRPr="00977EA3">
              <w:rPr>
                <w:noProof w:val="0"/>
                <w:sz w:val="16"/>
                <w:szCs w:val="16"/>
              </w:rPr>
              <w:t>EV(110112, DCM, “Query”)</w:t>
            </w:r>
          </w:p>
        </w:tc>
      </w:tr>
      <w:tr w:rsidR="006E7B7A" w:rsidRPr="00977EA3" w14:paraId="1FE7FD43" w14:textId="77777777" w:rsidTr="008E3CF3">
        <w:trPr>
          <w:cantSplit/>
        </w:trPr>
        <w:tc>
          <w:tcPr>
            <w:tcW w:w="1458" w:type="dxa"/>
            <w:vMerge/>
            <w:vAlign w:val="center"/>
          </w:tcPr>
          <w:p w14:paraId="4B2B0DF4" w14:textId="77777777" w:rsidR="006E7B7A" w:rsidRPr="00977EA3" w:rsidRDefault="006E7B7A" w:rsidP="008E3CF3">
            <w:pPr>
              <w:pStyle w:val="TableLabel"/>
              <w:rPr>
                <w:noProof w:val="0"/>
                <w:sz w:val="16"/>
              </w:rPr>
            </w:pPr>
          </w:p>
        </w:tc>
        <w:tc>
          <w:tcPr>
            <w:tcW w:w="2610" w:type="dxa"/>
            <w:vAlign w:val="center"/>
          </w:tcPr>
          <w:p w14:paraId="4DC33A08" w14:textId="77777777" w:rsidR="006E7B7A" w:rsidRPr="00977EA3" w:rsidRDefault="006E7B7A" w:rsidP="008E3CF3">
            <w:pPr>
              <w:pStyle w:val="TableEntry"/>
              <w:rPr>
                <w:noProof w:val="0"/>
                <w:sz w:val="16"/>
                <w:szCs w:val="16"/>
              </w:rPr>
            </w:pPr>
            <w:proofErr w:type="spellStart"/>
            <w:r w:rsidRPr="00977EA3">
              <w:rPr>
                <w:noProof w:val="0"/>
                <w:sz w:val="16"/>
                <w:szCs w:val="16"/>
              </w:rPr>
              <w:t>EventActionCode</w:t>
            </w:r>
            <w:proofErr w:type="spellEnd"/>
          </w:p>
        </w:tc>
        <w:tc>
          <w:tcPr>
            <w:tcW w:w="720" w:type="dxa"/>
            <w:vAlign w:val="center"/>
          </w:tcPr>
          <w:p w14:paraId="5596306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7DCCB889" w14:textId="0FDEFE92" w:rsidR="006E7B7A" w:rsidRPr="00977EA3" w:rsidRDefault="006E7B7A" w:rsidP="008E3CF3">
            <w:pPr>
              <w:pStyle w:val="TableEntry"/>
              <w:rPr>
                <w:noProof w:val="0"/>
                <w:sz w:val="16"/>
                <w:szCs w:val="16"/>
              </w:rPr>
            </w:pPr>
            <w:r w:rsidRPr="00977EA3">
              <w:rPr>
                <w:noProof w:val="0"/>
                <w:sz w:val="16"/>
                <w:szCs w:val="16"/>
              </w:rPr>
              <w:t xml:space="preserve">“C” (Create) for </w:t>
            </w:r>
            <w:r w:rsidR="00FB3626" w:rsidRPr="00977EA3">
              <w:rPr>
                <w:noProof w:val="0"/>
                <w:sz w:val="16"/>
                <w:szCs w:val="16"/>
              </w:rPr>
              <w:t xml:space="preserve">Subscribe </w:t>
            </w:r>
            <w:r w:rsidRPr="00977EA3">
              <w:rPr>
                <w:noProof w:val="0"/>
                <w:sz w:val="16"/>
                <w:szCs w:val="16"/>
              </w:rPr>
              <w:t>message exchange</w:t>
            </w:r>
          </w:p>
          <w:p w14:paraId="31D05209" w14:textId="77777777" w:rsidR="006E7B7A" w:rsidRPr="00977EA3" w:rsidRDefault="006E7B7A" w:rsidP="008E3CF3">
            <w:pPr>
              <w:pStyle w:val="TableEntry"/>
              <w:rPr>
                <w:noProof w:val="0"/>
                <w:sz w:val="16"/>
                <w:szCs w:val="16"/>
              </w:rPr>
            </w:pPr>
            <w:r w:rsidRPr="00977EA3" w:rsidDel="00B20604">
              <w:rPr>
                <w:noProof w:val="0"/>
                <w:sz w:val="16"/>
                <w:szCs w:val="16"/>
              </w:rPr>
              <w:t xml:space="preserve"> </w:t>
            </w:r>
            <w:r w:rsidRPr="00977EA3">
              <w:rPr>
                <w:noProof w:val="0"/>
                <w:sz w:val="16"/>
                <w:szCs w:val="16"/>
              </w:rPr>
              <w:t>“D” (Delete) for Unsubscribe message exchange</w:t>
            </w:r>
          </w:p>
        </w:tc>
      </w:tr>
      <w:tr w:rsidR="006E7B7A" w:rsidRPr="00977EA3" w14:paraId="7AD65DBC" w14:textId="77777777" w:rsidTr="008E3CF3">
        <w:trPr>
          <w:cantSplit/>
        </w:trPr>
        <w:tc>
          <w:tcPr>
            <w:tcW w:w="1458" w:type="dxa"/>
            <w:vMerge/>
            <w:vAlign w:val="center"/>
          </w:tcPr>
          <w:p w14:paraId="21EBAC96" w14:textId="77777777" w:rsidR="006E7B7A" w:rsidRPr="00977EA3" w:rsidRDefault="006E7B7A" w:rsidP="008E3CF3">
            <w:pPr>
              <w:pStyle w:val="TableLabel"/>
              <w:rPr>
                <w:noProof w:val="0"/>
                <w:sz w:val="16"/>
              </w:rPr>
            </w:pPr>
          </w:p>
        </w:tc>
        <w:tc>
          <w:tcPr>
            <w:tcW w:w="2610" w:type="dxa"/>
            <w:vAlign w:val="center"/>
          </w:tcPr>
          <w:p w14:paraId="6948C7A3"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EventDateTime</w:t>
            </w:r>
            <w:proofErr w:type="spellEnd"/>
          </w:p>
        </w:tc>
        <w:tc>
          <w:tcPr>
            <w:tcW w:w="720" w:type="dxa"/>
            <w:vAlign w:val="center"/>
          </w:tcPr>
          <w:p w14:paraId="281FAD8E"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6251E54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65EB189" w14:textId="77777777" w:rsidTr="008E3CF3">
        <w:trPr>
          <w:cantSplit/>
        </w:trPr>
        <w:tc>
          <w:tcPr>
            <w:tcW w:w="1458" w:type="dxa"/>
            <w:vMerge/>
            <w:vAlign w:val="center"/>
          </w:tcPr>
          <w:p w14:paraId="0CD7004B" w14:textId="77777777" w:rsidR="006E7B7A" w:rsidRPr="00977EA3" w:rsidRDefault="006E7B7A" w:rsidP="008E3CF3">
            <w:pPr>
              <w:pStyle w:val="TableLabel"/>
              <w:rPr>
                <w:noProof w:val="0"/>
                <w:sz w:val="16"/>
              </w:rPr>
            </w:pPr>
          </w:p>
        </w:tc>
        <w:tc>
          <w:tcPr>
            <w:tcW w:w="2610" w:type="dxa"/>
            <w:vAlign w:val="center"/>
          </w:tcPr>
          <w:p w14:paraId="2F32EEA0"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EventOutcomeIndicator</w:t>
            </w:r>
            <w:proofErr w:type="spellEnd"/>
          </w:p>
        </w:tc>
        <w:tc>
          <w:tcPr>
            <w:tcW w:w="720" w:type="dxa"/>
            <w:vAlign w:val="center"/>
          </w:tcPr>
          <w:p w14:paraId="4FF93E80"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27DF8E3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5581E70" w14:textId="77777777" w:rsidTr="008E3CF3">
        <w:trPr>
          <w:cantSplit/>
        </w:trPr>
        <w:tc>
          <w:tcPr>
            <w:tcW w:w="1458" w:type="dxa"/>
            <w:vMerge/>
            <w:tcBorders>
              <w:bottom w:val="single" w:sz="4" w:space="0" w:color="auto"/>
            </w:tcBorders>
            <w:vAlign w:val="center"/>
          </w:tcPr>
          <w:p w14:paraId="39CDB667"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3DB5AE5" w14:textId="77777777" w:rsidR="006E7B7A" w:rsidRPr="00977EA3" w:rsidRDefault="006E7B7A" w:rsidP="008E3CF3">
            <w:pPr>
              <w:pStyle w:val="TableEntry"/>
              <w:rPr>
                <w:noProof w:val="0"/>
                <w:sz w:val="16"/>
                <w:szCs w:val="16"/>
              </w:rPr>
            </w:pPr>
            <w:proofErr w:type="spellStart"/>
            <w:r w:rsidRPr="00977EA3">
              <w:rPr>
                <w:noProof w:val="0"/>
                <w:sz w:val="16"/>
                <w:szCs w:val="16"/>
              </w:rPr>
              <w:t>EventTypeCode</w:t>
            </w:r>
            <w:proofErr w:type="spellEnd"/>
          </w:p>
        </w:tc>
        <w:tc>
          <w:tcPr>
            <w:tcW w:w="720" w:type="dxa"/>
            <w:tcBorders>
              <w:bottom w:val="single" w:sz="4" w:space="0" w:color="auto"/>
            </w:tcBorders>
            <w:vAlign w:val="center"/>
          </w:tcPr>
          <w:p w14:paraId="313AD5F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393019BC"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7641E58A" w14:textId="77777777" w:rsidTr="008E3CF3">
        <w:trPr>
          <w:cantSplit/>
        </w:trPr>
        <w:tc>
          <w:tcPr>
            <w:tcW w:w="9666" w:type="dxa"/>
            <w:gridSpan w:val="4"/>
            <w:tcBorders>
              <w:bottom w:val="single" w:sz="4" w:space="0" w:color="auto"/>
            </w:tcBorders>
          </w:tcPr>
          <w:p w14:paraId="209459B3" w14:textId="77777777" w:rsidR="006E7B7A" w:rsidRPr="00977EA3" w:rsidRDefault="006E7B7A" w:rsidP="008E3CF3">
            <w:pPr>
              <w:pStyle w:val="TableEntry"/>
              <w:rPr>
                <w:bCs/>
                <w:noProof w:val="0"/>
              </w:rPr>
            </w:pPr>
            <w:r w:rsidRPr="00977EA3">
              <w:rPr>
                <w:bCs/>
                <w:noProof w:val="0"/>
              </w:rPr>
              <w:t>Source (Document Metadata Subscriber) (1)</w:t>
            </w:r>
          </w:p>
        </w:tc>
      </w:tr>
      <w:tr w:rsidR="006E7B7A" w:rsidRPr="00977EA3" w14:paraId="51B28F82" w14:textId="77777777" w:rsidTr="008E3CF3">
        <w:trPr>
          <w:cantSplit/>
        </w:trPr>
        <w:tc>
          <w:tcPr>
            <w:tcW w:w="9666" w:type="dxa"/>
            <w:gridSpan w:val="4"/>
            <w:tcBorders>
              <w:bottom w:val="single" w:sz="4" w:space="0" w:color="auto"/>
            </w:tcBorders>
          </w:tcPr>
          <w:p w14:paraId="590FE434" w14:textId="77777777" w:rsidR="006E7B7A" w:rsidRPr="00977EA3" w:rsidRDefault="006E7B7A" w:rsidP="008E3CF3">
            <w:pPr>
              <w:pStyle w:val="TableEntry"/>
              <w:rPr>
                <w:bCs/>
                <w:noProof w:val="0"/>
              </w:rPr>
            </w:pPr>
            <w:r w:rsidRPr="00977EA3">
              <w:rPr>
                <w:bCs/>
                <w:noProof w:val="0"/>
              </w:rPr>
              <w:t>Human Requestor (0..n)</w:t>
            </w:r>
          </w:p>
        </w:tc>
      </w:tr>
      <w:tr w:rsidR="006E7B7A" w:rsidRPr="00977EA3" w14:paraId="6C3A2575" w14:textId="77777777" w:rsidTr="008E3CF3">
        <w:trPr>
          <w:cantSplit/>
        </w:trPr>
        <w:tc>
          <w:tcPr>
            <w:tcW w:w="9666" w:type="dxa"/>
            <w:gridSpan w:val="4"/>
            <w:tcBorders>
              <w:bottom w:val="single" w:sz="4" w:space="0" w:color="auto"/>
            </w:tcBorders>
          </w:tcPr>
          <w:p w14:paraId="4A38484A"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E63AF6" w14:paraId="7D7BDC89" w14:textId="77777777" w:rsidTr="008E3CF3">
        <w:trPr>
          <w:cantSplit/>
        </w:trPr>
        <w:tc>
          <w:tcPr>
            <w:tcW w:w="9666" w:type="dxa"/>
            <w:gridSpan w:val="4"/>
            <w:tcBorders>
              <w:bottom w:val="single" w:sz="4" w:space="0" w:color="auto"/>
            </w:tcBorders>
          </w:tcPr>
          <w:p w14:paraId="0DBBECE6" w14:textId="77777777" w:rsidR="006E7B7A" w:rsidRPr="00E63AF6" w:rsidRDefault="006E7B7A" w:rsidP="008E3CF3">
            <w:pPr>
              <w:pStyle w:val="TableEntry"/>
              <w:rPr>
                <w:bCs/>
                <w:noProof w:val="0"/>
                <w:lang w:val="fr-FR"/>
                <w:rPrChange w:id="3711" w:author="Gregorio Canal" w:date="2019-05-22T14:54:00Z">
                  <w:rPr>
                    <w:bCs/>
                    <w:noProof w:val="0"/>
                  </w:rPr>
                </w:rPrChange>
              </w:rPr>
            </w:pPr>
            <w:r w:rsidRPr="00E63AF6">
              <w:rPr>
                <w:bCs/>
                <w:noProof w:val="0"/>
                <w:lang w:val="fr-FR"/>
                <w:rPrChange w:id="3712" w:author="Gregorio Canal" w:date="2019-05-22T14:54:00Z">
                  <w:rPr>
                    <w:bCs/>
                    <w:noProof w:val="0"/>
                  </w:rPr>
                </w:rPrChange>
              </w:rPr>
              <w:t xml:space="preserve">Audit Source (Document </w:t>
            </w:r>
            <w:proofErr w:type="spellStart"/>
            <w:r w:rsidRPr="00E63AF6">
              <w:rPr>
                <w:bCs/>
                <w:noProof w:val="0"/>
                <w:lang w:val="fr-FR"/>
                <w:rPrChange w:id="3713" w:author="Gregorio Canal" w:date="2019-05-22T14:54:00Z">
                  <w:rPr>
                    <w:bCs/>
                    <w:noProof w:val="0"/>
                  </w:rPr>
                </w:rPrChange>
              </w:rPr>
              <w:t>Metadata</w:t>
            </w:r>
            <w:proofErr w:type="spellEnd"/>
            <w:r w:rsidRPr="00E63AF6">
              <w:rPr>
                <w:bCs/>
                <w:noProof w:val="0"/>
                <w:lang w:val="fr-FR"/>
                <w:rPrChange w:id="3714" w:author="Gregorio Canal" w:date="2019-05-22T14:54:00Z">
                  <w:rPr>
                    <w:bCs/>
                    <w:noProof w:val="0"/>
                  </w:rPr>
                </w:rPrChange>
              </w:rPr>
              <w:t xml:space="preserve"> </w:t>
            </w:r>
            <w:proofErr w:type="spellStart"/>
            <w:r w:rsidRPr="00E63AF6">
              <w:rPr>
                <w:bCs/>
                <w:noProof w:val="0"/>
                <w:lang w:val="fr-FR"/>
                <w:rPrChange w:id="3715" w:author="Gregorio Canal" w:date="2019-05-22T14:54:00Z">
                  <w:rPr>
                    <w:bCs/>
                    <w:noProof w:val="0"/>
                  </w:rPr>
                </w:rPrChange>
              </w:rPr>
              <w:t>Subscriber</w:t>
            </w:r>
            <w:proofErr w:type="spellEnd"/>
            <w:r w:rsidRPr="00E63AF6">
              <w:rPr>
                <w:bCs/>
                <w:noProof w:val="0"/>
                <w:lang w:val="fr-FR"/>
                <w:rPrChange w:id="3716" w:author="Gregorio Canal" w:date="2019-05-22T14:54:00Z">
                  <w:rPr>
                    <w:bCs/>
                    <w:noProof w:val="0"/>
                  </w:rPr>
                </w:rPrChange>
              </w:rPr>
              <w:t>) (1)</w:t>
            </w:r>
          </w:p>
        </w:tc>
      </w:tr>
      <w:tr w:rsidR="00FB3626" w:rsidRPr="00977EA3" w14:paraId="6E8E14A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C832779" w14:textId="63831BAA" w:rsidR="00FB3626" w:rsidRPr="00977EA3" w:rsidRDefault="00FB3626" w:rsidP="008E3CF3">
            <w:pPr>
              <w:pStyle w:val="TableEntry"/>
              <w:rPr>
                <w:bCs/>
                <w:noProof w:val="0"/>
              </w:rPr>
            </w:pPr>
            <w:r w:rsidRPr="00977EA3">
              <w:rPr>
                <w:bCs/>
                <w:noProof w:val="0"/>
              </w:rPr>
              <w:t>Subscription (0..1)</w:t>
            </w:r>
          </w:p>
        </w:tc>
      </w:tr>
      <w:tr w:rsidR="006E7B7A" w:rsidRPr="00977EA3" w14:paraId="0E23F19E"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C881B0" w14:textId="77777777" w:rsidR="006E7B7A" w:rsidRPr="00977EA3" w:rsidRDefault="006E7B7A" w:rsidP="008E3CF3">
            <w:pPr>
              <w:pStyle w:val="TableEntry"/>
              <w:rPr>
                <w:bCs/>
                <w:noProof w:val="0"/>
              </w:rPr>
            </w:pPr>
            <w:r w:rsidRPr="00977EA3">
              <w:rPr>
                <w:bCs/>
                <w:noProof w:val="0"/>
              </w:rPr>
              <w:t>Patient (0..1)</w:t>
            </w:r>
          </w:p>
        </w:tc>
      </w:tr>
      <w:tr w:rsidR="006E7B7A" w:rsidRPr="00977EA3" w14:paraId="4E07305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F8E21D" w14:textId="5E152370" w:rsidR="006E7B7A" w:rsidRPr="00977EA3" w:rsidRDefault="006E7B7A" w:rsidP="008E3CF3">
            <w:pPr>
              <w:pStyle w:val="TableEntry"/>
              <w:rPr>
                <w:bCs/>
                <w:noProof w:val="0"/>
              </w:rPr>
            </w:pPr>
            <w:r w:rsidRPr="00977EA3">
              <w:rPr>
                <w:bCs/>
                <w:noProof w:val="0"/>
              </w:rPr>
              <w:t>Query Parameters</w:t>
            </w:r>
            <w:r w:rsidR="00060A31" w:rsidRPr="00977EA3">
              <w:rPr>
                <w:bCs/>
                <w:noProof w:val="0"/>
              </w:rPr>
              <w:t xml:space="preserve"> </w:t>
            </w:r>
            <w:r w:rsidR="00FB3626" w:rsidRPr="00977EA3">
              <w:rPr>
                <w:noProof w:val="0"/>
              </w:rPr>
              <w:t>(0..1) (required for Subscribe message, not used for Unsubscribe message)</w:t>
            </w:r>
          </w:p>
        </w:tc>
      </w:tr>
    </w:tbl>
    <w:p w14:paraId="5109A511" w14:textId="77777777" w:rsidR="006E7B7A" w:rsidRPr="00977EA3" w:rsidRDefault="006E7B7A" w:rsidP="006E7B7A">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0269061F" w14:textId="77777777" w:rsidTr="008E3CF3">
        <w:trPr>
          <w:cantSplit/>
        </w:trPr>
        <w:tc>
          <w:tcPr>
            <w:tcW w:w="1548" w:type="dxa"/>
            <w:vMerge w:val="restart"/>
            <w:tcBorders>
              <w:top w:val="single" w:sz="4" w:space="0" w:color="auto"/>
            </w:tcBorders>
          </w:tcPr>
          <w:p w14:paraId="7A0E6ADE" w14:textId="77777777" w:rsidR="006E7B7A" w:rsidRPr="00977EA3" w:rsidRDefault="006E7B7A" w:rsidP="008E3CF3">
            <w:pPr>
              <w:pStyle w:val="TableEntryHeader"/>
              <w:rPr>
                <w:noProof w:val="0"/>
              </w:rPr>
            </w:pPr>
            <w:r w:rsidRPr="00977EA3">
              <w:rPr>
                <w:noProof w:val="0"/>
              </w:rPr>
              <w:t>Source</w:t>
            </w:r>
          </w:p>
          <w:p w14:paraId="1626C3DB"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r w:rsidRPr="00977EA3" w:rsidDel="007A7FFE">
              <w:rPr>
                <w:bCs/>
                <w:noProof w:val="0"/>
                <w:sz w:val="12"/>
              </w:rPr>
              <w:t xml:space="preserve"> </w:t>
            </w:r>
          </w:p>
        </w:tc>
        <w:tc>
          <w:tcPr>
            <w:tcW w:w="2520" w:type="dxa"/>
            <w:tcBorders>
              <w:top w:val="single" w:sz="4" w:space="0" w:color="auto"/>
            </w:tcBorders>
            <w:vAlign w:val="center"/>
          </w:tcPr>
          <w:p w14:paraId="6834701D"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UserID</w:t>
            </w:r>
            <w:proofErr w:type="spellEnd"/>
          </w:p>
        </w:tc>
        <w:tc>
          <w:tcPr>
            <w:tcW w:w="630" w:type="dxa"/>
            <w:tcBorders>
              <w:top w:val="single" w:sz="4" w:space="0" w:color="auto"/>
            </w:tcBorders>
            <w:vAlign w:val="center"/>
          </w:tcPr>
          <w:p w14:paraId="3EBDF448"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tcBorders>
              <w:top w:val="single" w:sz="4" w:space="0" w:color="auto"/>
            </w:tcBorders>
            <w:vAlign w:val="center"/>
          </w:tcPr>
          <w:p w14:paraId="18514FA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72CC55" w14:textId="77777777" w:rsidTr="008E3CF3">
        <w:trPr>
          <w:cantSplit/>
        </w:trPr>
        <w:tc>
          <w:tcPr>
            <w:tcW w:w="1548" w:type="dxa"/>
            <w:vMerge/>
            <w:textDirection w:val="btLr"/>
            <w:vAlign w:val="center"/>
          </w:tcPr>
          <w:p w14:paraId="121C87F0" w14:textId="77777777" w:rsidR="006E7B7A" w:rsidRPr="00977EA3" w:rsidRDefault="006E7B7A" w:rsidP="008E3CF3">
            <w:pPr>
              <w:pStyle w:val="TableLabel"/>
              <w:rPr>
                <w:noProof w:val="0"/>
                <w:sz w:val="16"/>
              </w:rPr>
            </w:pPr>
          </w:p>
        </w:tc>
        <w:tc>
          <w:tcPr>
            <w:tcW w:w="2520" w:type="dxa"/>
            <w:vAlign w:val="center"/>
          </w:tcPr>
          <w:p w14:paraId="6B97D043" w14:textId="77777777" w:rsidR="006E7B7A" w:rsidRPr="00977EA3" w:rsidRDefault="006E7B7A" w:rsidP="008E3CF3">
            <w:pPr>
              <w:pStyle w:val="TableEntry"/>
              <w:rPr>
                <w:noProof w:val="0"/>
                <w:sz w:val="16"/>
                <w:szCs w:val="16"/>
              </w:rPr>
            </w:pPr>
            <w:proofErr w:type="spellStart"/>
            <w:r w:rsidRPr="00977EA3">
              <w:rPr>
                <w:noProof w:val="0"/>
                <w:sz w:val="16"/>
                <w:szCs w:val="16"/>
              </w:rPr>
              <w:t>AlternativeUserID</w:t>
            </w:r>
            <w:proofErr w:type="spellEnd"/>
          </w:p>
        </w:tc>
        <w:tc>
          <w:tcPr>
            <w:tcW w:w="630" w:type="dxa"/>
            <w:vAlign w:val="center"/>
          </w:tcPr>
          <w:p w14:paraId="3A1D9586"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1BFE00D6"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27C0CE2A" w14:textId="77777777" w:rsidTr="008E3CF3">
        <w:trPr>
          <w:cantSplit/>
        </w:trPr>
        <w:tc>
          <w:tcPr>
            <w:tcW w:w="1548" w:type="dxa"/>
            <w:vMerge/>
            <w:textDirection w:val="btLr"/>
            <w:vAlign w:val="center"/>
          </w:tcPr>
          <w:p w14:paraId="2115DABB" w14:textId="77777777" w:rsidR="006E7B7A" w:rsidRPr="00977EA3" w:rsidRDefault="006E7B7A" w:rsidP="008E3CF3">
            <w:pPr>
              <w:pStyle w:val="TableLabel"/>
              <w:rPr>
                <w:noProof w:val="0"/>
                <w:sz w:val="16"/>
              </w:rPr>
            </w:pPr>
          </w:p>
        </w:tc>
        <w:tc>
          <w:tcPr>
            <w:tcW w:w="2520" w:type="dxa"/>
            <w:vAlign w:val="center"/>
          </w:tcPr>
          <w:p w14:paraId="5E750987"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4AFB78D4"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vAlign w:val="center"/>
          </w:tcPr>
          <w:p w14:paraId="2C572F5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C954430" w14:textId="77777777" w:rsidTr="008E3CF3">
        <w:trPr>
          <w:cantSplit/>
        </w:trPr>
        <w:tc>
          <w:tcPr>
            <w:tcW w:w="1548" w:type="dxa"/>
            <w:vMerge/>
            <w:textDirection w:val="btLr"/>
            <w:vAlign w:val="center"/>
          </w:tcPr>
          <w:p w14:paraId="2AB1F0C2" w14:textId="77777777" w:rsidR="006E7B7A" w:rsidRPr="00977EA3" w:rsidRDefault="006E7B7A" w:rsidP="008E3CF3">
            <w:pPr>
              <w:pStyle w:val="TableLabel"/>
              <w:rPr>
                <w:noProof w:val="0"/>
                <w:sz w:val="16"/>
              </w:rPr>
            </w:pPr>
          </w:p>
        </w:tc>
        <w:tc>
          <w:tcPr>
            <w:tcW w:w="2520" w:type="dxa"/>
            <w:vAlign w:val="center"/>
          </w:tcPr>
          <w:p w14:paraId="076E119B"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24A61398"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vAlign w:val="center"/>
          </w:tcPr>
          <w:p w14:paraId="124A6F1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D794E05" w14:textId="77777777" w:rsidTr="008E3CF3">
        <w:trPr>
          <w:cantSplit/>
        </w:trPr>
        <w:tc>
          <w:tcPr>
            <w:tcW w:w="1548" w:type="dxa"/>
            <w:vMerge/>
            <w:textDirection w:val="btLr"/>
            <w:vAlign w:val="center"/>
          </w:tcPr>
          <w:p w14:paraId="1565B610" w14:textId="77777777" w:rsidR="006E7B7A" w:rsidRPr="00977EA3" w:rsidRDefault="006E7B7A" w:rsidP="008E3CF3">
            <w:pPr>
              <w:pStyle w:val="TableLabel"/>
              <w:rPr>
                <w:noProof w:val="0"/>
                <w:sz w:val="16"/>
              </w:rPr>
            </w:pPr>
          </w:p>
        </w:tc>
        <w:tc>
          <w:tcPr>
            <w:tcW w:w="2520" w:type="dxa"/>
            <w:vAlign w:val="center"/>
          </w:tcPr>
          <w:p w14:paraId="7A06485E"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5E134611"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2473E733"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45AC9C7A" w14:textId="77777777" w:rsidTr="008E3CF3">
        <w:trPr>
          <w:cantSplit/>
        </w:trPr>
        <w:tc>
          <w:tcPr>
            <w:tcW w:w="1548" w:type="dxa"/>
            <w:vMerge/>
            <w:textDirection w:val="btLr"/>
            <w:vAlign w:val="center"/>
          </w:tcPr>
          <w:p w14:paraId="01B2DC07" w14:textId="77777777" w:rsidR="006E7B7A" w:rsidRPr="00977EA3" w:rsidRDefault="006E7B7A" w:rsidP="008E3CF3">
            <w:pPr>
              <w:pStyle w:val="TableLabel"/>
              <w:rPr>
                <w:noProof w:val="0"/>
                <w:sz w:val="16"/>
              </w:rPr>
            </w:pPr>
          </w:p>
        </w:tc>
        <w:tc>
          <w:tcPr>
            <w:tcW w:w="2520" w:type="dxa"/>
            <w:vAlign w:val="center"/>
          </w:tcPr>
          <w:p w14:paraId="45AFB396"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0089606F"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31452BC3"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5078FCF" w14:textId="77777777" w:rsidTr="008E3CF3">
        <w:trPr>
          <w:cantSplit/>
        </w:trPr>
        <w:tc>
          <w:tcPr>
            <w:tcW w:w="1548" w:type="dxa"/>
            <w:vMerge/>
            <w:textDirection w:val="btLr"/>
            <w:vAlign w:val="center"/>
          </w:tcPr>
          <w:p w14:paraId="09FBC1FD" w14:textId="77777777" w:rsidR="006E7B7A" w:rsidRPr="00977EA3" w:rsidRDefault="006E7B7A" w:rsidP="008E3CF3">
            <w:pPr>
              <w:pStyle w:val="TableLabel"/>
              <w:rPr>
                <w:noProof w:val="0"/>
                <w:sz w:val="16"/>
              </w:rPr>
            </w:pPr>
          </w:p>
        </w:tc>
        <w:tc>
          <w:tcPr>
            <w:tcW w:w="2520" w:type="dxa"/>
            <w:vAlign w:val="center"/>
          </w:tcPr>
          <w:p w14:paraId="1A4DB19F"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31A3E8C5"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78259665"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1E24E06D" w14:textId="6DACD126" w:rsidR="006E7B7A" w:rsidRDefault="006E7B7A" w:rsidP="006E7B7A">
      <w:pPr>
        <w:pStyle w:val="Corpotesto"/>
      </w:pPr>
    </w:p>
    <w:p w14:paraId="19E09618" w14:textId="6658A674" w:rsidR="00BF0E97" w:rsidRDefault="00BF0E97" w:rsidP="006E7B7A">
      <w:pPr>
        <w:pStyle w:val="Corpotesto"/>
      </w:pPr>
    </w:p>
    <w:p w14:paraId="71F69E82" w14:textId="34E787FE" w:rsidR="00BF0E97" w:rsidRDefault="00BF0E97" w:rsidP="006E7B7A">
      <w:pPr>
        <w:pStyle w:val="Corpotesto"/>
      </w:pPr>
    </w:p>
    <w:p w14:paraId="3158DD10" w14:textId="6CFBA2BD" w:rsidR="00BF0E97" w:rsidRDefault="00BF0E97" w:rsidP="006E7B7A">
      <w:pPr>
        <w:pStyle w:val="Corpotesto"/>
      </w:pPr>
    </w:p>
    <w:p w14:paraId="0C9F1C15" w14:textId="3A0715EE" w:rsidR="00BF0E97" w:rsidRDefault="00BF0E97" w:rsidP="006E7B7A">
      <w:pPr>
        <w:pStyle w:val="Corpotesto"/>
      </w:pPr>
    </w:p>
    <w:p w14:paraId="3CE11A36" w14:textId="77777777" w:rsidR="00BF0E97" w:rsidRPr="00977EA3" w:rsidRDefault="00BF0E97"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ED5C8E0" w14:textId="77777777" w:rsidTr="008E3CF3">
        <w:trPr>
          <w:cantSplit/>
        </w:trPr>
        <w:tc>
          <w:tcPr>
            <w:tcW w:w="1548" w:type="dxa"/>
            <w:vMerge w:val="restart"/>
          </w:tcPr>
          <w:p w14:paraId="07C2827A" w14:textId="77777777" w:rsidR="006E7B7A" w:rsidRPr="00977EA3" w:rsidRDefault="006E7B7A" w:rsidP="008E3CF3">
            <w:pPr>
              <w:pStyle w:val="TableEntryHeader"/>
              <w:rPr>
                <w:noProof w:val="0"/>
              </w:rPr>
            </w:pPr>
            <w:r w:rsidRPr="00977EA3">
              <w:rPr>
                <w:noProof w:val="0"/>
              </w:rPr>
              <w:t>Human Requestor (if known)</w:t>
            </w:r>
          </w:p>
          <w:p w14:paraId="4C1443BB"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40774CBA"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3BC755B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92FEE4C"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766A0986" w14:textId="77777777" w:rsidTr="008E3CF3">
        <w:trPr>
          <w:cantSplit/>
        </w:trPr>
        <w:tc>
          <w:tcPr>
            <w:tcW w:w="1548" w:type="dxa"/>
            <w:vMerge/>
            <w:textDirection w:val="btLr"/>
            <w:vAlign w:val="center"/>
          </w:tcPr>
          <w:p w14:paraId="1A882F77" w14:textId="77777777" w:rsidR="006E7B7A" w:rsidRPr="00977EA3" w:rsidRDefault="006E7B7A" w:rsidP="008E3CF3">
            <w:pPr>
              <w:pStyle w:val="TableLabel"/>
              <w:rPr>
                <w:noProof w:val="0"/>
                <w:sz w:val="16"/>
              </w:rPr>
            </w:pPr>
          </w:p>
        </w:tc>
        <w:tc>
          <w:tcPr>
            <w:tcW w:w="2520" w:type="dxa"/>
            <w:vAlign w:val="center"/>
          </w:tcPr>
          <w:p w14:paraId="7591A5E5"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6F962ED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F8FB04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0C268A1" w14:textId="77777777" w:rsidTr="008E3CF3">
        <w:trPr>
          <w:cantSplit/>
        </w:trPr>
        <w:tc>
          <w:tcPr>
            <w:tcW w:w="1548" w:type="dxa"/>
            <w:vMerge/>
            <w:textDirection w:val="btLr"/>
            <w:vAlign w:val="center"/>
          </w:tcPr>
          <w:p w14:paraId="5CFC5E60" w14:textId="77777777" w:rsidR="006E7B7A" w:rsidRPr="00977EA3" w:rsidRDefault="006E7B7A" w:rsidP="008E3CF3">
            <w:pPr>
              <w:pStyle w:val="TableLabel"/>
              <w:rPr>
                <w:noProof w:val="0"/>
                <w:sz w:val="16"/>
              </w:rPr>
            </w:pPr>
          </w:p>
        </w:tc>
        <w:tc>
          <w:tcPr>
            <w:tcW w:w="2520" w:type="dxa"/>
            <w:vAlign w:val="center"/>
          </w:tcPr>
          <w:p w14:paraId="58BD7D16"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7874AAA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EC2C31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346C687" w14:textId="77777777" w:rsidTr="008E3CF3">
        <w:trPr>
          <w:cantSplit/>
        </w:trPr>
        <w:tc>
          <w:tcPr>
            <w:tcW w:w="1548" w:type="dxa"/>
            <w:vMerge/>
            <w:textDirection w:val="btLr"/>
            <w:vAlign w:val="center"/>
          </w:tcPr>
          <w:p w14:paraId="3D3488DC" w14:textId="77777777" w:rsidR="006E7B7A" w:rsidRPr="00977EA3" w:rsidRDefault="006E7B7A" w:rsidP="008E3CF3">
            <w:pPr>
              <w:pStyle w:val="TableLabel"/>
              <w:rPr>
                <w:noProof w:val="0"/>
                <w:sz w:val="16"/>
              </w:rPr>
            </w:pPr>
          </w:p>
        </w:tc>
        <w:tc>
          <w:tcPr>
            <w:tcW w:w="2520" w:type="dxa"/>
            <w:vAlign w:val="center"/>
          </w:tcPr>
          <w:p w14:paraId="2373256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136DEE2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B5627E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454A7A8" w14:textId="77777777" w:rsidTr="008E3CF3">
        <w:trPr>
          <w:cantSplit/>
        </w:trPr>
        <w:tc>
          <w:tcPr>
            <w:tcW w:w="1548" w:type="dxa"/>
            <w:vMerge/>
            <w:textDirection w:val="btLr"/>
            <w:vAlign w:val="center"/>
          </w:tcPr>
          <w:p w14:paraId="3D3B06A1" w14:textId="77777777" w:rsidR="006E7B7A" w:rsidRPr="00977EA3" w:rsidRDefault="006E7B7A" w:rsidP="008E3CF3">
            <w:pPr>
              <w:pStyle w:val="TableLabel"/>
              <w:rPr>
                <w:noProof w:val="0"/>
                <w:sz w:val="16"/>
              </w:rPr>
            </w:pPr>
          </w:p>
        </w:tc>
        <w:tc>
          <w:tcPr>
            <w:tcW w:w="2520" w:type="dxa"/>
            <w:vAlign w:val="center"/>
          </w:tcPr>
          <w:p w14:paraId="1C7A234F"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14A958DB"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3FC28427"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39C8DCCC" w14:textId="77777777" w:rsidTr="008E3CF3">
        <w:trPr>
          <w:cantSplit/>
        </w:trPr>
        <w:tc>
          <w:tcPr>
            <w:tcW w:w="1548" w:type="dxa"/>
            <w:vMerge/>
            <w:textDirection w:val="btLr"/>
            <w:vAlign w:val="center"/>
          </w:tcPr>
          <w:p w14:paraId="5EB0A98D" w14:textId="77777777" w:rsidR="006E7B7A" w:rsidRPr="00977EA3" w:rsidRDefault="006E7B7A" w:rsidP="008E3CF3">
            <w:pPr>
              <w:pStyle w:val="TableLabel"/>
              <w:rPr>
                <w:noProof w:val="0"/>
                <w:sz w:val="16"/>
              </w:rPr>
            </w:pPr>
          </w:p>
        </w:tc>
        <w:tc>
          <w:tcPr>
            <w:tcW w:w="2520" w:type="dxa"/>
            <w:vAlign w:val="center"/>
          </w:tcPr>
          <w:p w14:paraId="3A65780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NetworkAccessPointTypeCode</w:t>
            </w:r>
            <w:proofErr w:type="spellEnd"/>
          </w:p>
        </w:tc>
        <w:tc>
          <w:tcPr>
            <w:tcW w:w="630" w:type="dxa"/>
            <w:vAlign w:val="center"/>
          </w:tcPr>
          <w:p w14:paraId="61BAEE1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B4D267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88EDCA" w14:textId="77777777" w:rsidTr="008E3CF3">
        <w:trPr>
          <w:cantSplit/>
        </w:trPr>
        <w:tc>
          <w:tcPr>
            <w:tcW w:w="1548" w:type="dxa"/>
            <w:vMerge/>
            <w:textDirection w:val="btLr"/>
            <w:vAlign w:val="center"/>
          </w:tcPr>
          <w:p w14:paraId="69CB61D6" w14:textId="77777777" w:rsidR="006E7B7A" w:rsidRPr="00977EA3" w:rsidRDefault="006E7B7A" w:rsidP="008E3CF3">
            <w:pPr>
              <w:pStyle w:val="TableLabel"/>
              <w:rPr>
                <w:noProof w:val="0"/>
                <w:sz w:val="16"/>
              </w:rPr>
            </w:pPr>
          </w:p>
        </w:tc>
        <w:tc>
          <w:tcPr>
            <w:tcW w:w="2520" w:type="dxa"/>
            <w:vAlign w:val="center"/>
          </w:tcPr>
          <w:p w14:paraId="3A7545E1"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NetworkAccessPointID</w:t>
            </w:r>
            <w:proofErr w:type="spellEnd"/>
          </w:p>
        </w:tc>
        <w:tc>
          <w:tcPr>
            <w:tcW w:w="630" w:type="dxa"/>
            <w:vAlign w:val="center"/>
          </w:tcPr>
          <w:p w14:paraId="40069B3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87E261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3943CAD0" w14:textId="77777777" w:rsidR="003570EE" w:rsidRPr="00977EA3" w:rsidRDefault="003570EE"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1E8B8D68" w14:textId="77777777" w:rsidTr="008E3CF3">
        <w:trPr>
          <w:cantSplit/>
        </w:trPr>
        <w:tc>
          <w:tcPr>
            <w:tcW w:w="1548" w:type="dxa"/>
            <w:vMerge w:val="restart"/>
          </w:tcPr>
          <w:p w14:paraId="04162385" w14:textId="77777777" w:rsidR="006E7B7A" w:rsidRPr="00977EA3" w:rsidRDefault="006E7B7A" w:rsidP="008E3CF3">
            <w:pPr>
              <w:pStyle w:val="TableEntryHeader"/>
              <w:rPr>
                <w:noProof w:val="0"/>
              </w:rPr>
            </w:pPr>
            <w:r w:rsidRPr="00977EA3">
              <w:rPr>
                <w:noProof w:val="0"/>
              </w:rPr>
              <w:lastRenderedPageBreak/>
              <w:t>Destination</w:t>
            </w:r>
          </w:p>
          <w:p w14:paraId="605D4B01"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76134D36"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5D86076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9D5EA54"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797E0079" w14:textId="77777777" w:rsidTr="008E3CF3">
        <w:trPr>
          <w:cantSplit/>
        </w:trPr>
        <w:tc>
          <w:tcPr>
            <w:tcW w:w="1548" w:type="dxa"/>
            <w:vMerge/>
            <w:textDirection w:val="btLr"/>
            <w:vAlign w:val="center"/>
          </w:tcPr>
          <w:p w14:paraId="6ABC900B" w14:textId="77777777" w:rsidR="006E7B7A" w:rsidRPr="00977EA3" w:rsidRDefault="006E7B7A" w:rsidP="008E3CF3">
            <w:pPr>
              <w:pStyle w:val="TableLabel"/>
              <w:rPr>
                <w:noProof w:val="0"/>
                <w:sz w:val="16"/>
              </w:rPr>
            </w:pPr>
          </w:p>
        </w:tc>
        <w:tc>
          <w:tcPr>
            <w:tcW w:w="2520" w:type="dxa"/>
            <w:vAlign w:val="center"/>
          </w:tcPr>
          <w:p w14:paraId="5EEED7D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0BDBA89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4DEFC3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0B4009E" w14:textId="77777777" w:rsidTr="008E3CF3">
        <w:trPr>
          <w:cantSplit/>
        </w:trPr>
        <w:tc>
          <w:tcPr>
            <w:tcW w:w="1548" w:type="dxa"/>
            <w:vMerge/>
            <w:textDirection w:val="btLr"/>
            <w:vAlign w:val="center"/>
          </w:tcPr>
          <w:p w14:paraId="71E51AE3" w14:textId="77777777" w:rsidR="006E7B7A" w:rsidRPr="00977EA3" w:rsidRDefault="006E7B7A" w:rsidP="008E3CF3">
            <w:pPr>
              <w:pStyle w:val="TableLabel"/>
              <w:rPr>
                <w:noProof w:val="0"/>
                <w:sz w:val="16"/>
              </w:rPr>
            </w:pPr>
          </w:p>
        </w:tc>
        <w:tc>
          <w:tcPr>
            <w:tcW w:w="2520" w:type="dxa"/>
            <w:vAlign w:val="center"/>
          </w:tcPr>
          <w:p w14:paraId="7D457D4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6DE3447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2C73E7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E5FFC91" w14:textId="77777777" w:rsidTr="008E3CF3">
        <w:trPr>
          <w:cantSplit/>
        </w:trPr>
        <w:tc>
          <w:tcPr>
            <w:tcW w:w="1548" w:type="dxa"/>
            <w:vMerge/>
            <w:textDirection w:val="btLr"/>
            <w:vAlign w:val="center"/>
          </w:tcPr>
          <w:p w14:paraId="44889FBD" w14:textId="77777777" w:rsidR="006E7B7A" w:rsidRPr="00977EA3" w:rsidRDefault="006E7B7A" w:rsidP="008E3CF3">
            <w:pPr>
              <w:pStyle w:val="TableLabel"/>
              <w:rPr>
                <w:noProof w:val="0"/>
                <w:sz w:val="16"/>
              </w:rPr>
            </w:pPr>
          </w:p>
        </w:tc>
        <w:tc>
          <w:tcPr>
            <w:tcW w:w="2520" w:type="dxa"/>
            <w:vAlign w:val="center"/>
          </w:tcPr>
          <w:p w14:paraId="4864F6B1"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6458C6C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CCDCDE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5F27064" w14:textId="77777777" w:rsidTr="008E3CF3">
        <w:trPr>
          <w:cantSplit/>
        </w:trPr>
        <w:tc>
          <w:tcPr>
            <w:tcW w:w="1548" w:type="dxa"/>
            <w:vMerge/>
            <w:textDirection w:val="btLr"/>
            <w:vAlign w:val="center"/>
          </w:tcPr>
          <w:p w14:paraId="036919A0" w14:textId="77777777" w:rsidR="006E7B7A" w:rsidRPr="00977EA3" w:rsidRDefault="006E7B7A" w:rsidP="008E3CF3">
            <w:pPr>
              <w:pStyle w:val="TableLabel"/>
              <w:rPr>
                <w:noProof w:val="0"/>
                <w:sz w:val="16"/>
              </w:rPr>
            </w:pPr>
          </w:p>
        </w:tc>
        <w:tc>
          <w:tcPr>
            <w:tcW w:w="2520" w:type="dxa"/>
            <w:vAlign w:val="center"/>
          </w:tcPr>
          <w:p w14:paraId="7208C585"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558E7A9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6012B99"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0884D98D" w14:textId="77777777" w:rsidTr="008E3CF3">
        <w:trPr>
          <w:cantSplit/>
        </w:trPr>
        <w:tc>
          <w:tcPr>
            <w:tcW w:w="1548" w:type="dxa"/>
            <w:vMerge/>
            <w:textDirection w:val="btLr"/>
            <w:vAlign w:val="center"/>
          </w:tcPr>
          <w:p w14:paraId="40CE5DB5" w14:textId="77777777" w:rsidR="006E7B7A" w:rsidRPr="00977EA3" w:rsidRDefault="006E7B7A" w:rsidP="008E3CF3">
            <w:pPr>
              <w:pStyle w:val="TableLabel"/>
              <w:rPr>
                <w:noProof w:val="0"/>
                <w:sz w:val="16"/>
              </w:rPr>
            </w:pPr>
          </w:p>
        </w:tc>
        <w:tc>
          <w:tcPr>
            <w:tcW w:w="2520" w:type="dxa"/>
            <w:vAlign w:val="center"/>
          </w:tcPr>
          <w:p w14:paraId="47EDB721"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059746AE"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77F44F3"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45B78D8" w14:textId="77777777" w:rsidTr="008E3CF3">
        <w:trPr>
          <w:cantSplit/>
        </w:trPr>
        <w:tc>
          <w:tcPr>
            <w:tcW w:w="1548" w:type="dxa"/>
            <w:vMerge/>
            <w:textDirection w:val="btLr"/>
            <w:vAlign w:val="center"/>
          </w:tcPr>
          <w:p w14:paraId="6B9A9D55" w14:textId="77777777" w:rsidR="006E7B7A" w:rsidRPr="00977EA3" w:rsidRDefault="006E7B7A" w:rsidP="008E3CF3">
            <w:pPr>
              <w:pStyle w:val="TableLabel"/>
              <w:rPr>
                <w:noProof w:val="0"/>
                <w:sz w:val="16"/>
              </w:rPr>
            </w:pPr>
          </w:p>
        </w:tc>
        <w:tc>
          <w:tcPr>
            <w:tcW w:w="2520" w:type="dxa"/>
            <w:vAlign w:val="center"/>
          </w:tcPr>
          <w:p w14:paraId="2592BF0A"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09B7B189"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7229282"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3437B45C" w14:textId="77777777" w:rsidR="006E7B7A" w:rsidRPr="00977EA3" w:rsidRDefault="006E7B7A"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76559658" w14:textId="77777777" w:rsidTr="008E3CF3">
        <w:trPr>
          <w:cantSplit/>
        </w:trPr>
        <w:tc>
          <w:tcPr>
            <w:tcW w:w="1728" w:type="dxa"/>
            <w:vMerge w:val="restart"/>
            <w:tcBorders>
              <w:top w:val="single" w:sz="4" w:space="0" w:color="auto"/>
            </w:tcBorders>
          </w:tcPr>
          <w:p w14:paraId="580F089C" w14:textId="77777777" w:rsidR="006E7B7A" w:rsidRPr="00977EA3" w:rsidRDefault="006E7B7A" w:rsidP="008E3CF3">
            <w:pPr>
              <w:pStyle w:val="TableEntryHeader"/>
              <w:rPr>
                <w:noProof w:val="0"/>
              </w:rPr>
            </w:pPr>
            <w:r w:rsidRPr="00977EA3">
              <w:rPr>
                <w:noProof w:val="0"/>
              </w:rPr>
              <w:t>Audit Source</w:t>
            </w:r>
          </w:p>
          <w:p w14:paraId="53CA24AF"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tcBorders>
              <w:top w:val="single" w:sz="4" w:space="0" w:color="auto"/>
            </w:tcBorders>
            <w:vAlign w:val="center"/>
          </w:tcPr>
          <w:p w14:paraId="0CEE2984"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AuditSourceID</w:t>
            </w:r>
            <w:proofErr w:type="spellEnd"/>
          </w:p>
        </w:tc>
        <w:tc>
          <w:tcPr>
            <w:tcW w:w="630" w:type="dxa"/>
            <w:tcBorders>
              <w:top w:val="single" w:sz="4" w:space="0" w:color="auto"/>
            </w:tcBorders>
            <w:vAlign w:val="center"/>
          </w:tcPr>
          <w:p w14:paraId="27BB5B8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59B4560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86270A2" w14:textId="77777777" w:rsidTr="008E3CF3">
        <w:trPr>
          <w:cantSplit/>
        </w:trPr>
        <w:tc>
          <w:tcPr>
            <w:tcW w:w="1728" w:type="dxa"/>
            <w:vMerge/>
            <w:textDirection w:val="btLr"/>
            <w:vAlign w:val="center"/>
          </w:tcPr>
          <w:p w14:paraId="4C75B091" w14:textId="77777777" w:rsidR="006E7B7A" w:rsidRPr="00977EA3" w:rsidRDefault="006E7B7A" w:rsidP="008E3CF3">
            <w:pPr>
              <w:pStyle w:val="TableLabel"/>
              <w:rPr>
                <w:noProof w:val="0"/>
                <w:sz w:val="16"/>
              </w:rPr>
            </w:pPr>
          </w:p>
        </w:tc>
        <w:tc>
          <w:tcPr>
            <w:tcW w:w="2340" w:type="dxa"/>
            <w:vAlign w:val="center"/>
          </w:tcPr>
          <w:p w14:paraId="5A039B97"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AuditEnterpriseSiteID</w:t>
            </w:r>
            <w:proofErr w:type="spellEnd"/>
          </w:p>
        </w:tc>
        <w:tc>
          <w:tcPr>
            <w:tcW w:w="630" w:type="dxa"/>
            <w:vAlign w:val="center"/>
          </w:tcPr>
          <w:p w14:paraId="5774E5C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AA072D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FBBD51D" w14:textId="77777777" w:rsidTr="008E3CF3">
        <w:trPr>
          <w:cantSplit/>
        </w:trPr>
        <w:tc>
          <w:tcPr>
            <w:tcW w:w="1728" w:type="dxa"/>
            <w:vMerge/>
            <w:textDirection w:val="btLr"/>
            <w:vAlign w:val="center"/>
          </w:tcPr>
          <w:p w14:paraId="3387B81D" w14:textId="77777777" w:rsidR="006E7B7A" w:rsidRPr="00977EA3" w:rsidRDefault="006E7B7A" w:rsidP="008E3CF3">
            <w:pPr>
              <w:pStyle w:val="TableLabel"/>
              <w:rPr>
                <w:noProof w:val="0"/>
                <w:sz w:val="16"/>
              </w:rPr>
            </w:pPr>
          </w:p>
        </w:tc>
        <w:tc>
          <w:tcPr>
            <w:tcW w:w="2340" w:type="dxa"/>
            <w:vAlign w:val="center"/>
          </w:tcPr>
          <w:p w14:paraId="78AF1263"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AuditSourceTypeCode</w:t>
            </w:r>
            <w:proofErr w:type="spellEnd"/>
          </w:p>
        </w:tc>
        <w:tc>
          <w:tcPr>
            <w:tcW w:w="630" w:type="dxa"/>
            <w:vAlign w:val="center"/>
          </w:tcPr>
          <w:p w14:paraId="6F6168B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6FAD4A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32905A3B" w14:textId="60FE2AB7" w:rsidR="006E7B7A" w:rsidRPr="00977EA3" w:rsidRDefault="006E7B7A" w:rsidP="006E7B7A">
      <w:pPr>
        <w:pStyle w:val="Corpotesto"/>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970"/>
        <w:gridCol w:w="540"/>
        <w:gridCol w:w="4140"/>
      </w:tblGrid>
      <w:tr w:rsidR="00FB3626" w:rsidRPr="00977EA3" w14:paraId="6CE26087" w14:textId="77777777" w:rsidTr="00ED4370">
        <w:tc>
          <w:tcPr>
            <w:tcW w:w="2065" w:type="dxa"/>
            <w:vMerge w:val="restart"/>
            <w:shd w:val="clear" w:color="auto" w:fill="auto"/>
          </w:tcPr>
          <w:p w14:paraId="14FC630E" w14:textId="77777777" w:rsidR="00FB3626" w:rsidRPr="00977EA3" w:rsidRDefault="00FB3626" w:rsidP="003462A5">
            <w:pPr>
              <w:pStyle w:val="TableEntryHeader"/>
              <w:keepNext w:val="0"/>
              <w:rPr>
                <w:noProof w:val="0"/>
              </w:rPr>
            </w:pPr>
            <w:r w:rsidRPr="00977EA3">
              <w:rPr>
                <w:noProof w:val="0"/>
              </w:rPr>
              <w:t>Subscription</w:t>
            </w:r>
          </w:p>
          <w:p w14:paraId="3170D9D1" w14:textId="77777777" w:rsidR="00FB3626" w:rsidRPr="00977EA3" w:rsidRDefault="00FB3626" w:rsidP="003462A5">
            <w:pPr>
              <w:pStyle w:val="TableEntryHeader"/>
              <w:keepNext w:val="0"/>
              <w:rPr>
                <w:noProof w:val="0"/>
              </w:rPr>
            </w:pPr>
            <w:r w:rsidRPr="00977EA3">
              <w:rPr>
                <w:noProof w:val="0"/>
              </w:rPr>
              <w:t>(if known)</w:t>
            </w:r>
          </w:p>
          <w:p w14:paraId="5160F693" w14:textId="77777777" w:rsidR="00FB3626" w:rsidRPr="00977EA3" w:rsidRDefault="00FB3626" w:rsidP="003462A5">
            <w:pPr>
              <w:pStyle w:val="TableEntryHeader"/>
              <w:rPr>
                <w:bCs/>
                <w:noProof w:val="0"/>
                <w:sz w:val="12"/>
              </w:rPr>
            </w:pPr>
            <w:r w:rsidRPr="00977EA3">
              <w:rPr>
                <w:bCs/>
                <w:noProof w:val="0"/>
                <w:sz w:val="12"/>
              </w:rPr>
              <w:t xml:space="preserve"> (</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970" w:type="dxa"/>
            <w:shd w:val="clear" w:color="auto" w:fill="auto"/>
          </w:tcPr>
          <w:p w14:paraId="0FE04277" w14:textId="77777777" w:rsidR="00FB3626" w:rsidRPr="00977EA3" w:rsidRDefault="00FB3626" w:rsidP="00FB3626">
            <w:pPr>
              <w:pStyle w:val="TableEntry"/>
              <w:rPr>
                <w:noProof w:val="0"/>
                <w:sz w:val="16"/>
                <w:szCs w:val="16"/>
              </w:rPr>
            </w:pPr>
            <w:proofErr w:type="spellStart"/>
            <w:r w:rsidRPr="00977EA3">
              <w:rPr>
                <w:noProof w:val="0"/>
                <w:sz w:val="16"/>
                <w:szCs w:val="16"/>
              </w:rPr>
              <w:t>ParticipantObjectTypeCode</w:t>
            </w:r>
            <w:proofErr w:type="spellEnd"/>
          </w:p>
        </w:tc>
        <w:tc>
          <w:tcPr>
            <w:tcW w:w="540" w:type="dxa"/>
            <w:shd w:val="clear" w:color="auto" w:fill="auto"/>
          </w:tcPr>
          <w:p w14:paraId="296299A3" w14:textId="77777777" w:rsidR="00FB3626" w:rsidRPr="00977EA3" w:rsidRDefault="00FB3626" w:rsidP="00FB3626">
            <w:pPr>
              <w:pStyle w:val="TableEntry"/>
              <w:rPr>
                <w:noProof w:val="0"/>
                <w:sz w:val="16"/>
                <w:szCs w:val="16"/>
              </w:rPr>
            </w:pPr>
            <w:r w:rsidRPr="00977EA3">
              <w:rPr>
                <w:noProof w:val="0"/>
                <w:sz w:val="16"/>
                <w:szCs w:val="16"/>
              </w:rPr>
              <w:t>M</w:t>
            </w:r>
          </w:p>
        </w:tc>
        <w:tc>
          <w:tcPr>
            <w:tcW w:w="4140" w:type="dxa"/>
            <w:shd w:val="clear" w:color="auto" w:fill="auto"/>
          </w:tcPr>
          <w:p w14:paraId="46ACC3DA" w14:textId="77777777" w:rsidR="00FB3626" w:rsidRPr="00977EA3" w:rsidRDefault="00FB3626" w:rsidP="003462A5">
            <w:pPr>
              <w:pStyle w:val="TableEntry"/>
              <w:rPr>
                <w:noProof w:val="0"/>
                <w:sz w:val="16"/>
                <w:szCs w:val="16"/>
              </w:rPr>
            </w:pPr>
            <w:r w:rsidRPr="00977EA3">
              <w:rPr>
                <w:noProof w:val="0"/>
                <w:sz w:val="16"/>
                <w:szCs w:val="16"/>
              </w:rPr>
              <w:t>“2” (system object)</w:t>
            </w:r>
          </w:p>
        </w:tc>
      </w:tr>
      <w:tr w:rsidR="00FB3626" w:rsidRPr="00977EA3" w14:paraId="3C301421" w14:textId="77777777" w:rsidTr="00ED4370">
        <w:tc>
          <w:tcPr>
            <w:tcW w:w="2065" w:type="dxa"/>
            <w:vMerge/>
            <w:shd w:val="clear" w:color="auto" w:fill="auto"/>
          </w:tcPr>
          <w:p w14:paraId="439E0F2F" w14:textId="77777777" w:rsidR="00FB3626" w:rsidRPr="00977EA3" w:rsidRDefault="00FB3626" w:rsidP="00FB3626">
            <w:pPr>
              <w:pStyle w:val="Corpotesto"/>
            </w:pPr>
          </w:p>
        </w:tc>
        <w:tc>
          <w:tcPr>
            <w:tcW w:w="2970" w:type="dxa"/>
            <w:shd w:val="clear" w:color="auto" w:fill="auto"/>
          </w:tcPr>
          <w:p w14:paraId="21B94688" w14:textId="77777777" w:rsidR="00FB3626" w:rsidRPr="00977EA3" w:rsidRDefault="00FB3626" w:rsidP="003462A5">
            <w:pPr>
              <w:pStyle w:val="TableEntry"/>
              <w:rPr>
                <w:noProof w:val="0"/>
                <w:sz w:val="16"/>
                <w:szCs w:val="16"/>
              </w:rPr>
            </w:pPr>
            <w:proofErr w:type="spellStart"/>
            <w:r w:rsidRPr="00977EA3">
              <w:rPr>
                <w:noProof w:val="0"/>
                <w:sz w:val="16"/>
                <w:szCs w:val="16"/>
              </w:rPr>
              <w:t>ParticipantObjectTypeCodeRole</w:t>
            </w:r>
            <w:proofErr w:type="spellEnd"/>
          </w:p>
        </w:tc>
        <w:tc>
          <w:tcPr>
            <w:tcW w:w="540" w:type="dxa"/>
            <w:shd w:val="clear" w:color="auto" w:fill="auto"/>
          </w:tcPr>
          <w:p w14:paraId="5BD39BAF"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60085EF7" w14:textId="77777777" w:rsidR="00FB3626" w:rsidRPr="00977EA3" w:rsidRDefault="00FB3626" w:rsidP="003462A5">
            <w:pPr>
              <w:pStyle w:val="TableEntry"/>
              <w:rPr>
                <w:noProof w:val="0"/>
                <w:sz w:val="16"/>
                <w:szCs w:val="16"/>
              </w:rPr>
            </w:pPr>
            <w:r w:rsidRPr="00977EA3">
              <w:rPr>
                <w:noProof w:val="0"/>
                <w:sz w:val="16"/>
                <w:szCs w:val="16"/>
              </w:rPr>
              <w:t>“20” (job)</w:t>
            </w:r>
          </w:p>
        </w:tc>
      </w:tr>
      <w:tr w:rsidR="00FB3626" w:rsidRPr="00977EA3" w14:paraId="57F23D7E" w14:textId="77777777" w:rsidTr="00ED4370">
        <w:trPr>
          <w:trHeight w:val="368"/>
        </w:trPr>
        <w:tc>
          <w:tcPr>
            <w:tcW w:w="2065" w:type="dxa"/>
            <w:vMerge/>
            <w:shd w:val="clear" w:color="auto" w:fill="auto"/>
          </w:tcPr>
          <w:p w14:paraId="1B810D22" w14:textId="77777777" w:rsidR="00FB3626" w:rsidRPr="00977EA3" w:rsidRDefault="00FB3626" w:rsidP="00FB3626">
            <w:pPr>
              <w:pStyle w:val="Corpotesto"/>
            </w:pPr>
          </w:p>
        </w:tc>
        <w:tc>
          <w:tcPr>
            <w:tcW w:w="2970" w:type="dxa"/>
            <w:shd w:val="clear" w:color="auto" w:fill="auto"/>
          </w:tcPr>
          <w:p w14:paraId="40E18E58" w14:textId="77777777" w:rsidR="00FB3626" w:rsidRPr="00977EA3" w:rsidRDefault="00FB3626" w:rsidP="003462A5">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540" w:type="dxa"/>
            <w:shd w:val="clear" w:color="auto" w:fill="auto"/>
          </w:tcPr>
          <w:p w14:paraId="281E9A44"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3910E371"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772EA65F" w14:textId="77777777" w:rsidTr="00ED4370">
        <w:tc>
          <w:tcPr>
            <w:tcW w:w="2065" w:type="dxa"/>
            <w:vMerge/>
            <w:shd w:val="clear" w:color="auto" w:fill="auto"/>
          </w:tcPr>
          <w:p w14:paraId="032DE3A4" w14:textId="77777777" w:rsidR="00FB3626" w:rsidRPr="00977EA3" w:rsidRDefault="00FB3626" w:rsidP="00FB3626">
            <w:pPr>
              <w:pStyle w:val="Corpotesto"/>
            </w:pPr>
          </w:p>
        </w:tc>
        <w:tc>
          <w:tcPr>
            <w:tcW w:w="2970" w:type="dxa"/>
            <w:shd w:val="clear" w:color="auto" w:fill="auto"/>
          </w:tcPr>
          <w:p w14:paraId="1282CE64" w14:textId="77777777" w:rsidR="00FB3626" w:rsidRPr="00977EA3" w:rsidRDefault="00FB3626" w:rsidP="003462A5">
            <w:pPr>
              <w:pStyle w:val="TableEntry"/>
              <w:rPr>
                <w:noProof w:val="0"/>
                <w:sz w:val="16"/>
                <w:szCs w:val="16"/>
              </w:rPr>
            </w:pPr>
            <w:proofErr w:type="spellStart"/>
            <w:r w:rsidRPr="00977EA3">
              <w:rPr>
                <w:noProof w:val="0"/>
                <w:sz w:val="16"/>
                <w:szCs w:val="16"/>
              </w:rPr>
              <w:t>ParticipantObjectIDTypeCode</w:t>
            </w:r>
            <w:proofErr w:type="spellEnd"/>
          </w:p>
        </w:tc>
        <w:tc>
          <w:tcPr>
            <w:tcW w:w="540" w:type="dxa"/>
            <w:shd w:val="clear" w:color="auto" w:fill="auto"/>
          </w:tcPr>
          <w:p w14:paraId="3F349491"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5F345F08" w14:textId="77777777" w:rsidR="00FB3626" w:rsidRPr="00977EA3" w:rsidRDefault="00FB3626" w:rsidP="003462A5">
            <w:pPr>
              <w:pStyle w:val="TableEntry"/>
              <w:rPr>
                <w:noProof w:val="0"/>
                <w:sz w:val="16"/>
                <w:szCs w:val="16"/>
              </w:rPr>
            </w:pPr>
            <w:r w:rsidRPr="00977EA3">
              <w:rPr>
                <w:noProof w:val="0"/>
                <w:sz w:val="16"/>
                <w:szCs w:val="16"/>
              </w:rPr>
              <w:t>EV(“ITI-52”, “IHE Transactions”, “Document Metadata Subscribe”)</w:t>
            </w:r>
          </w:p>
        </w:tc>
      </w:tr>
      <w:tr w:rsidR="00FB3626" w:rsidRPr="00977EA3" w14:paraId="007C3A94" w14:textId="77777777" w:rsidTr="00ED4370">
        <w:tc>
          <w:tcPr>
            <w:tcW w:w="2065" w:type="dxa"/>
            <w:vMerge/>
            <w:shd w:val="clear" w:color="auto" w:fill="auto"/>
          </w:tcPr>
          <w:p w14:paraId="53B17D00" w14:textId="77777777" w:rsidR="00FB3626" w:rsidRPr="00977EA3" w:rsidRDefault="00FB3626" w:rsidP="00FB3626">
            <w:pPr>
              <w:pStyle w:val="Corpotesto"/>
            </w:pPr>
          </w:p>
        </w:tc>
        <w:tc>
          <w:tcPr>
            <w:tcW w:w="2970" w:type="dxa"/>
            <w:shd w:val="clear" w:color="auto" w:fill="auto"/>
          </w:tcPr>
          <w:p w14:paraId="5B1557D1" w14:textId="77777777" w:rsidR="00FB3626" w:rsidRPr="00977EA3" w:rsidRDefault="00FB3626" w:rsidP="003462A5">
            <w:pPr>
              <w:pStyle w:val="TableEntry"/>
              <w:rPr>
                <w:i/>
                <w:iCs/>
                <w:noProof w:val="0"/>
                <w:sz w:val="16"/>
                <w:szCs w:val="16"/>
              </w:rPr>
            </w:pPr>
            <w:proofErr w:type="spellStart"/>
            <w:r w:rsidRPr="00977EA3">
              <w:rPr>
                <w:i/>
                <w:iCs/>
                <w:noProof w:val="0"/>
                <w:sz w:val="16"/>
                <w:szCs w:val="16"/>
              </w:rPr>
              <w:t>ParticipantObjectSensitivity</w:t>
            </w:r>
            <w:proofErr w:type="spellEnd"/>
          </w:p>
        </w:tc>
        <w:tc>
          <w:tcPr>
            <w:tcW w:w="540" w:type="dxa"/>
            <w:shd w:val="clear" w:color="auto" w:fill="auto"/>
          </w:tcPr>
          <w:p w14:paraId="5CD6DF91"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3A4B9412"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5B225014" w14:textId="77777777" w:rsidTr="00ED4370">
        <w:tc>
          <w:tcPr>
            <w:tcW w:w="2065" w:type="dxa"/>
            <w:vMerge/>
            <w:shd w:val="clear" w:color="auto" w:fill="auto"/>
          </w:tcPr>
          <w:p w14:paraId="38DFF08B" w14:textId="77777777" w:rsidR="00FB3626" w:rsidRPr="00977EA3" w:rsidRDefault="00FB3626" w:rsidP="00FB3626">
            <w:pPr>
              <w:pStyle w:val="Corpotesto"/>
            </w:pPr>
          </w:p>
        </w:tc>
        <w:tc>
          <w:tcPr>
            <w:tcW w:w="2970" w:type="dxa"/>
            <w:shd w:val="clear" w:color="auto" w:fill="auto"/>
          </w:tcPr>
          <w:p w14:paraId="021BE7DB" w14:textId="77777777" w:rsidR="00FB3626" w:rsidRPr="00977EA3" w:rsidRDefault="00FB3626" w:rsidP="00A063AC">
            <w:pPr>
              <w:pStyle w:val="TableEntry"/>
              <w:rPr>
                <w:noProof w:val="0"/>
                <w:sz w:val="16"/>
                <w:szCs w:val="16"/>
              </w:rPr>
            </w:pPr>
            <w:proofErr w:type="spellStart"/>
            <w:r w:rsidRPr="00977EA3">
              <w:rPr>
                <w:noProof w:val="0"/>
                <w:sz w:val="16"/>
                <w:szCs w:val="16"/>
              </w:rPr>
              <w:t>ParticipantObjectID</w:t>
            </w:r>
            <w:proofErr w:type="spellEnd"/>
          </w:p>
        </w:tc>
        <w:tc>
          <w:tcPr>
            <w:tcW w:w="540" w:type="dxa"/>
            <w:shd w:val="clear" w:color="auto" w:fill="auto"/>
          </w:tcPr>
          <w:p w14:paraId="039A75F5"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57ABF0BA" w14:textId="77777777" w:rsidR="00FB3626" w:rsidRPr="00977EA3" w:rsidRDefault="00FB3626" w:rsidP="003462A5">
            <w:pPr>
              <w:pStyle w:val="TableEntry"/>
              <w:rPr>
                <w:noProof w:val="0"/>
                <w:sz w:val="16"/>
                <w:szCs w:val="16"/>
              </w:rPr>
            </w:pPr>
            <w:r w:rsidRPr="00977EA3">
              <w:rPr>
                <w:noProof w:val="0"/>
                <w:sz w:val="16"/>
                <w:szCs w:val="16"/>
              </w:rPr>
              <w:t>For the Subscribe Message, the URI contained in the &lt;</w:t>
            </w:r>
            <w:proofErr w:type="spellStart"/>
            <w:r w:rsidRPr="00977EA3">
              <w:rPr>
                <w:noProof w:val="0"/>
                <w:sz w:val="16"/>
                <w:szCs w:val="16"/>
              </w:rPr>
              <w:t>wsnt:SubscriptionReference</w:t>
            </w:r>
            <w:proofErr w:type="spellEnd"/>
            <w:r w:rsidRPr="00977EA3">
              <w:rPr>
                <w:noProof w:val="0"/>
                <w:sz w:val="16"/>
                <w:szCs w:val="16"/>
              </w:rPr>
              <w:t>/</w:t>
            </w:r>
            <w:proofErr w:type="spellStart"/>
            <w:r w:rsidRPr="00977EA3">
              <w:rPr>
                <w:noProof w:val="0"/>
                <w:sz w:val="16"/>
                <w:szCs w:val="16"/>
              </w:rPr>
              <w:t>wsa:Address</w:t>
            </w:r>
            <w:proofErr w:type="spellEnd"/>
            <w:r w:rsidRPr="00977EA3">
              <w:rPr>
                <w:noProof w:val="0"/>
                <w:sz w:val="16"/>
                <w:szCs w:val="16"/>
              </w:rPr>
              <w:t xml:space="preserve">/&gt; </w:t>
            </w:r>
          </w:p>
          <w:p w14:paraId="7A3EED4B" w14:textId="77777777" w:rsidR="00FB3626" w:rsidRPr="00977EA3" w:rsidRDefault="00FB3626" w:rsidP="003462A5">
            <w:pPr>
              <w:pStyle w:val="TableEntry"/>
              <w:rPr>
                <w:noProof w:val="0"/>
                <w:sz w:val="16"/>
                <w:szCs w:val="16"/>
              </w:rPr>
            </w:pPr>
            <w:r w:rsidRPr="00977EA3">
              <w:rPr>
                <w:noProof w:val="0"/>
                <w:sz w:val="16"/>
                <w:szCs w:val="16"/>
              </w:rPr>
              <w:t>For the Unsubscribe message, the URI contained in the &lt;soap12:Header/</w:t>
            </w:r>
            <w:proofErr w:type="spellStart"/>
            <w:r w:rsidRPr="00977EA3">
              <w:rPr>
                <w:noProof w:val="0"/>
                <w:sz w:val="16"/>
                <w:szCs w:val="16"/>
              </w:rPr>
              <w:t>wsa:Address</w:t>
            </w:r>
            <w:proofErr w:type="spellEnd"/>
            <w:r w:rsidRPr="00977EA3">
              <w:rPr>
                <w:noProof w:val="0"/>
                <w:sz w:val="16"/>
                <w:szCs w:val="16"/>
              </w:rPr>
              <w:t xml:space="preserve">/&gt; </w:t>
            </w:r>
          </w:p>
        </w:tc>
      </w:tr>
      <w:tr w:rsidR="00FB3626" w:rsidRPr="00977EA3" w14:paraId="6C19E928" w14:textId="77777777" w:rsidTr="00ED4370">
        <w:tc>
          <w:tcPr>
            <w:tcW w:w="2065" w:type="dxa"/>
            <w:vMerge/>
            <w:shd w:val="clear" w:color="auto" w:fill="auto"/>
          </w:tcPr>
          <w:p w14:paraId="4E66F697" w14:textId="77777777" w:rsidR="00FB3626" w:rsidRPr="00977EA3" w:rsidRDefault="00FB3626" w:rsidP="00FB3626">
            <w:pPr>
              <w:pStyle w:val="Corpotesto"/>
            </w:pPr>
          </w:p>
        </w:tc>
        <w:tc>
          <w:tcPr>
            <w:tcW w:w="2970" w:type="dxa"/>
            <w:shd w:val="clear" w:color="auto" w:fill="auto"/>
          </w:tcPr>
          <w:p w14:paraId="5F0EEB33" w14:textId="77777777" w:rsidR="00FB3626" w:rsidRPr="00977EA3" w:rsidRDefault="00FB3626" w:rsidP="003462A5">
            <w:pPr>
              <w:pStyle w:val="TableEntry"/>
              <w:rPr>
                <w:i/>
                <w:iCs/>
                <w:noProof w:val="0"/>
                <w:sz w:val="16"/>
                <w:szCs w:val="16"/>
              </w:rPr>
            </w:pPr>
            <w:proofErr w:type="spellStart"/>
            <w:r w:rsidRPr="00977EA3">
              <w:rPr>
                <w:i/>
                <w:iCs/>
                <w:noProof w:val="0"/>
                <w:sz w:val="16"/>
                <w:szCs w:val="16"/>
              </w:rPr>
              <w:t>ParticipantObjectName</w:t>
            </w:r>
            <w:proofErr w:type="spellEnd"/>
          </w:p>
        </w:tc>
        <w:tc>
          <w:tcPr>
            <w:tcW w:w="540" w:type="dxa"/>
            <w:shd w:val="clear" w:color="auto" w:fill="auto"/>
          </w:tcPr>
          <w:p w14:paraId="5A61F664"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7B36459F"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2CA81C02" w14:textId="77777777" w:rsidTr="00ED4370">
        <w:tc>
          <w:tcPr>
            <w:tcW w:w="2065" w:type="dxa"/>
            <w:vMerge/>
            <w:shd w:val="clear" w:color="auto" w:fill="auto"/>
          </w:tcPr>
          <w:p w14:paraId="3912A23C" w14:textId="77777777" w:rsidR="00FB3626" w:rsidRPr="00977EA3" w:rsidRDefault="00FB3626" w:rsidP="00FB3626">
            <w:pPr>
              <w:pStyle w:val="Corpotesto"/>
            </w:pPr>
          </w:p>
        </w:tc>
        <w:tc>
          <w:tcPr>
            <w:tcW w:w="2970" w:type="dxa"/>
            <w:shd w:val="clear" w:color="auto" w:fill="auto"/>
          </w:tcPr>
          <w:p w14:paraId="1AE6B7A2" w14:textId="77777777" w:rsidR="00FB3626" w:rsidRPr="00977EA3" w:rsidRDefault="00FB3626" w:rsidP="003462A5">
            <w:pPr>
              <w:pStyle w:val="TableEntry"/>
              <w:rPr>
                <w:i/>
                <w:iCs/>
                <w:noProof w:val="0"/>
                <w:sz w:val="16"/>
                <w:szCs w:val="16"/>
              </w:rPr>
            </w:pPr>
            <w:proofErr w:type="spellStart"/>
            <w:r w:rsidRPr="00977EA3">
              <w:rPr>
                <w:i/>
                <w:iCs/>
                <w:noProof w:val="0"/>
                <w:sz w:val="16"/>
                <w:szCs w:val="16"/>
              </w:rPr>
              <w:t>ParticipantObjectQuery</w:t>
            </w:r>
            <w:proofErr w:type="spellEnd"/>
          </w:p>
        </w:tc>
        <w:tc>
          <w:tcPr>
            <w:tcW w:w="540" w:type="dxa"/>
            <w:shd w:val="clear" w:color="auto" w:fill="auto"/>
          </w:tcPr>
          <w:p w14:paraId="201F818B"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73B9741B"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1AB7B3A3" w14:textId="77777777" w:rsidTr="00ED4370">
        <w:tc>
          <w:tcPr>
            <w:tcW w:w="2065" w:type="dxa"/>
            <w:vMerge/>
            <w:shd w:val="clear" w:color="auto" w:fill="auto"/>
          </w:tcPr>
          <w:p w14:paraId="4847374B" w14:textId="77777777" w:rsidR="00FB3626" w:rsidRPr="00977EA3" w:rsidRDefault="00FB3626" w:rsidP="00FB3626">
            <w:pPr>
              <w:pStyle w:val="Corpotesto"/>
            </w:pPr>
          </w:p>
        </w:tc>
        <w:tc>
          <w:tcPr>
            <w:tcW w:w="2970" w:type="dxa"/>
            <w:shd w:val="clear" w:color="auto" w:fill="auto"/>
          </w:tcPr>
          <w:p w14:paraId="6F21056B" w14:textId="77777777" w:rsidR="00FB3626" w:rsidRPr="00977EA3" w:rsidRDefault="00FB3626" w:rsidP="003462A5">
            <w:pPr>
              <w:pStyle w:val="TableEntry"/>
              <w:rPr>
                <w:i/>
                <w:iCs/>
                <w:noProof w:val="0"/>
                <w:sz w:val="16"/>
                <w:szCs w:val="16"/>
              </w:rPr>
            </w:pPr>
            <w:proofErr w:type="spellStart"/>
            <w:r w:rsidRPr="00977EA3">
              <w:rPr>
                <w:i/>
                <w:iCs/>
                <w:noProof w:val="0"/>
                <w:sz w:val="16"/>
                <w:szCs w:val="16"/>
              </w:rPr>
              <w:t>ParticipantObjectDetail</w:t>
            </w:r>
            <w:proofErr w:type="spellEnd"/>
          </w:p>
        </w:tc>
        <w:tc>
          <w:tcPr>
            <w:tcW w:w="540" w:type="dxa"/>
            <w:shd w:val="clear" w:color="auto" w:fill="auto"/>
          </w:tcPr>
          <w:p w14:paraId="60D9DD85"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211416B4"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bl>
    <w:p w14:paraId="5B03BD78" w14:textId="0ED350A3" w:rsidR="001B7A7E" w:rsidRDefault="001B7A7E" w:rsidP="006E7B7A">
      <w:pPr>
        <w:pStyle w:val="Corpotesto"/>
      </w:pPr>
    </w:p>
    <w:p w14:paraId="5BC936AF" w14:textId="44E18747" w:rsidR="00BF0E97" w:rsidRDefault="00BF0E97" w:rsidP="006E7B7A">
      <w:pPr>
        <w:pStyle w:val="Corpotesto"/>
      </w:pPr>
    </w:p>
    <w:p w14:paraId="1B0F93B9" w14:textId="1DDDD4C7" w:rsidR="00BF0E97" w:rsidRDefault="00BF0E97" w:rsidP="006E7B7A">
      <w:pPr>
        <w:pStyle w:val="Corpotesto"/>
      </w:pPr>
    </w:p>
    <w:p w14:paraId="62388B91" w14:textId="435C7223" w:rsidR="00BF0E97" w:rsidRDefault="00BF0E97" w:rsidP="006E7B7A">
      <w:pPr>
        <w:pStyle w:val="Corpotesto"/>
      </w:pPr>
    </w:p>
    <w:p w14:paraId="4C939031" w14:textId="77777777" w:rsidR="00BF0E97" w:rsidRPr="00977EA3" w:rsidRDefault="00BF0E97"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46E5A346" w14:textId="77777777" w:rsidTr="008E3CF3">
        <w:trPr>
          <w:cantSplit/>
        </w:trPr>
        <w:tc>
          <w:tcPr>
            <w:tcW w:w="1548" w:type="dxa"/>
            <w:vMerge w:val="restart"/>
          </w:tcPr>
          <w:p w14:paraId="66E2497F" w14:textId="5F920BF4" w:rsidR="006E7B7A" w:rsidRPr="00977EA3" w:rsidRDefault="006E7B7A" w:rsidP="008E3CF3">
            <w:pPr>
              <w:pStyle w:val="TableEntryHeader"/>
              <w:rPr>
                <w:noProof w:val="0"/>
              </w:rPr>
            </w:pPr>
            <w:r w:rsidRPr="00977EA3">
              <w:rPr>
                <w:noProof w:val="0"/>
              </w:rPr>
              <w:t>Patient</w:t>
            </w:r>
            <w:r w:rsidR="00903C21" w:rsidRPr="00977EA3">
              <w:rPr>
                <w:noProof w:val="0"/>
              </w:rPr>
              <w:br/>
            </w:r>
            <w:r w:rsidRPr="00977EA3">
              <w:rPr>
                <w:noProof w:val="0"/>
              </w:rPr>
              <w:t>(if known)</w:t>
            </w:r>
          </w:p>
          <w:p w14:paraId="122A8999"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04ED5ABF"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20BF12A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D3B4C29"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31267A47" w14:textId="77777777" w:rsidTr="008E3CF3">
        <w:trPr>
          <w:cantSplit/>
        </w:trPr>
        <w:tc>
          <w:tcPr>
            <w:tcW w:w="1548" w:type="dxa"/>
            <w:vMerge/>
            <w:vAlign w:val="center"/>
          </w:tcPr>
          <w:p w14:paraId="72B5A139" w14:textId="77777777" w:rsidR="006E7B7A" w:rsidRPr="00977EA3" w:rsidRDefault="006E7B7A" w:rsidP="008E3CF3">
            <w:pPr>
              <w:pStyle w:val="TableLabel"/>
              <w:rPr>
                <w:noProof w:val="0"/>
                <w:sz w:val="16"/>
              </w:rPr>
            </w:pPr>
          </w:p>
        </w:tc>
        <w:tc>
          <w:tcPr>
            <w:tcW w:w="2520" w:type="dxa"/>
            <w:vAlign w:val="center"/>
          </w:tcPr>
          <w:p w14:paraId="3CF6FE05"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6A7BD87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C2C0E1F"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6434562" w14:textId="77777777" w:rsidTr="008E3CF3">
        <w:trPr>
          <w:cantSplit/>
        </w:trPr>
        <w:tc>
          <w:tcPr>
            <w:tcW w:w="1548" w:type="dxa"/>
            <w:vMerge/>
            <w:vAlign w:val="center"/>
          </w:tcPr>
          <w:p w14:paraId="2C2DC66B" w14:textId="77777777" w:rsidR="006E7B7A" w:rsidRPr="00977EA3" w:rsidRDefault="006E7B7A" w:rsidP="008E3CF3">
            <w:pPr>
              <w:pStyle w:val="TableLabel"/>
              <w:rPr>
                <w:noProof w:val="0"/>
                <w:sz w:val="16"/>
              </w:rPr>
            </w:pPr>
          </w:p>
        </w:tc>
        <w:tc>
          <w:tcPr>
            <w:tcW w:w="2520" w:type="dxa"/>
            <w:vAlign w:val="center"/>
          </w:tcPr>
          <w:p w14:paraId="7321BB6D"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70204C8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22450F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F2F6B85" w14:textId="77777777" w:rsidTr="008E3CF3">
        <w:trPr>
          <w:cantSplit/>
        </w:trPr>
        <w:tc>
          <w:tcPr>
            <w:tcW w:w="1548" w:type="dxa"/>
            <w:vMerge/>
            <w:vAlign w:val="center"/>
          </w:tcPr>
          <w:p w14:paraId="3DC9B424" w14:textId="77777777" w:rsidR="006E7B7A" w:rsidRPr="00977EA3" w:rsidRDefault="006E7B7A" w:rsidP="008E3CF3">
            <w:pPr>
              <w:pStyle w:val="TableLabel"/>
              <w:rPr>
                <w:noProof w:val="0"/>
                <w:sz w:val="16"/>
              </w:rPr>
            </w:pPr>
          </w:p>
        </w:tc>
        <w:tc>
          <w:tcPr>
            <w:tcW w:w="2520" w:type="dxa"/>
            <w:vAlign w:val="center"/>
          </w:tcPr>
          <w:p w14:paraId="7E10A65C" w14:textId="77777777" w:rsidR="006E7B7A" w:rsidRPr="00977EA3" w:rsidRDefault="006E7B7A" w:rsidP="008E3CF3">
            <w:pPr>
              <w:pStyle w:val="TableEntry"/>
              <w:rPr>
                <w:i/>
                <w:noProof w:val="0"/>
                <w:sz w:val="16"/>
                <w:szCs w:val="16"/>
              </w:rPr>
            </w:pPr>
            <w:proofErr w:type="spellStart"/>
            <w:r w:rsidRPr="00977EA3">
              <w:rPr>
                <w:i/>
                <w:noProof w:val="0"/>
                <w:sz w:val="16"/>
                <w:szCs w:val="16"/>
              </w:rPr>
              <w:t>ParticipantObjectIDTypeCode</w:t>
            </w:r>
            <w:proofErr w:type="spellEnd"/>
          </w:p>
        </w:tc>
        <w:tc>
          <w:tcPr>
            <w:tcW w:w="630" w:type="dxa"/>
            <w:vAlign w:val="center"/>
          </w:tcPr>
          <w:p w14:paraId="5FCB1D18"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E27FD5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95BCCEB" w14:textId="77777777" w:rsidTr="008E3CF3">
        <w:trPr>
          <w:cantSplit/>
        </w:trPr>
        <w:tc>
          <w:tcPr>
            <w:tcW w:w="1548" w:type="dxa"/>
            <w:vMerge/>
            <w:vAlign w:val="center"/>
          </w:tcPr>
          <w:p w14:paraId="493C9087" w14:textId="77777777" w:rsidR="006E7B7A" w:rsidRPr="00977EA3" w:rsidRDefault="006E7B7A" w:rsidP="008E3CF3">
            <w:pPr>
              <w:pStyle w:val="TableLabel"/>
              <w:rPr>
                <w:noProof w:val="0"/>
                <w:sz w:val="16"/>
              </w:rPr>
            </w:pPr>
          </w:p>
        </w:tc>
        <w:tc>
          <w:tcPr>
            <w:tcW w:w="2520" w:type="dxa"/>
            <w:vAlign w:val="center"/>
          </w:tcPr>
          <w:p w14:paraId="33816243"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05A3684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8E5222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B687BA3" w14:textId="77777777" w:rsidTr="008E3CF3">
        <w:trPr>
          <w:cantSplit/>
        </w:trPr>
        <w:tc>
          <w:tcPr>
            <w:tcW w:w="1548" w:type="dxa"/>
            <w:vMerge/>
            <w:vAlign w:val="center"/>
          </w:tcPr>
          <w:p w14:paraId="11D1274B" w14:textId="77777777" w:rsidR="006E7B7A" w:rsidRPr="00977EA3" w:rsidRDefault="006E7B7A" w:rsidP="008E3CF3">
            <w:pPr>
              <w:pStyle w:val="AppendixHeading3"/>
              <w:rPr>
                <w:noProof w:val="0"/>
                <w:sz w:val="16"/>
              </w:rPr>
            </w:pPr>
          </w:p>
        </w:tc>
        <w:tc>
          <w:tcPr>
            <w:tcW w:w="2520" w:type="dxa"/>
            <w:vAlign w:val="center"/>
          </w:tcPr>
          <w:p w14:paraId="1FDD2C82"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03013CEA"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618A8DA2"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55F9A4C4" w14:textId="77777777" w:rsidTr="008E3CF3">
        <w:trPr>
          <w:cantSplit/>
        </w:trPr>
        <w:tc>
          <w:tcPr>
            <w:tcW w:w="1548" w:type="dxa"/>
            <w:vMerge/>
            <w:vAlign w:val="center"/>
          </w:tcPr>
          <w:p w14:paraId="125BE965" w14:textId="77777777" w:rsidR="006E7B7A" w:rsidRPr="00977EA3" w:rsidRDefault="006E7B7A" w:rsidP="008E3CF3">
            <w:pPr>
              <w:pStyle w:val="TableLabel"/>
              <w:rPr>
                <w:noProof w:val="0"/>
                <w:sz w:val="16"/>
              </w:rPr>
            </w:pPr>
          </w:p>
        </w:tc>
        <w:tc>
          <w:tcPr>
            <w:tcW w:w="2520" w:type="dxa"/>
            <w:vAlign w:val="center"/>
          </w:tcPr>
          <w:p w14:paraId="6B157E9D"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ParticipantObjectName</w:t>
            </w:r>
            <w:proofErr w:type="spellEnd"/>
          </w:p>
        </w:tc>
        <w:tc>
          <w:tcPr>
            <w:tcW w:w="630" w:type="dxa"/>
            <w:vAlign w:val="center"/>
          </w:tcPr>
          <w:p w14:paraId="32A72C5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25D079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E20AD1D" w14:textId="77777777" w:rsidTr="008E3CF3">
        <w:trPr>
          <w:cantSplit/>
        </w:trPr>
        <w:tc>
          <w:tcPr>
            <w:tcW w:w="1548" w:type="dxa"/>
            <w:vMerge/>
            <w:vAlign w:val="center"/>
          </w:tcPr>
          <w:p w14:paraId="6532DCC6" w14:textId="77777777" w:rsidR="006E7B7A" w:rsidRPr="00977EA3" w:rsidRDefault="006E7B7A" w:rsidP="008E3CF3">
            <w:pPr>
              <w:pStyle w:val="AppendixHeading3"/>
              <w:rPr>
                <w:noProof w:val="0"/>
                <w:sz w:val="16"/>
              </w:rPr>
            </w:pPr>
          </w:p>
        </w:tc>
        <w:tc>
          <w:tcPr>
            <w:tcW w:w="2520" w:type="dxa"/>
            <w:vAlign w:val="center"/>
          </w:tcPr>
          <w:p w14:paraId="6B4C958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ParticipantObjectQuery</w:t>
            </w:r>
            <w:proofErr w:type="spellEnd"/>
          </w:p>
        </w:tc>
        <w:tc>
          <w:tcPr>
            <w:tcW w:w="630" w:type="dxa"/>
            <w:vAlign w:val="center"/>
          </w:tcPr>
          <w:p w14:paraId="7410868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9069F7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2CB9F1" w14:textId="77777777" w:rsidTr="008E3CF3">
        <w:trPr>
          <w:cantSplit/>
        </w:trPr>
        <w:tc>
          <w:tcPr>
            <w:tcW w:w="1548" w:type="dxa"/>
            <w:vMerge/>
            <w:vAlign w:val="center"/>
          </w:tcPr>
          <w:p w14:paraId="569E084D" w14:textId="77777777" w:rsidR="006E7B7A" w:rsidRPr="00977EA3" w:rsidRDefault="006E7B7A" w:rsidP="008E3CF3">
            <w:pPr>
              <w:pStyle w:val="TableLabel"/>
              <w:rPr>
                <w:noProof w:val="0"/>
                <w:sz w:val="16"/>
              </w:rPr>
            </w:pPr>
          </w:p>
        </w:tc>
        <w:tc>
          <w:tcPr>
            <w:tcW w:w="2520" w:type="dxa"/>
            <w:vAlign w:val="center"/>
          </w:tcPr>
          <w:p w14:paraId="07B158D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ParticipantObjectDetail</w:t>
            </w:r>
            <w:proofErr w:type="spellEnd"/>
          </w:p>
        </w:tc>
        <w:tc>
          <w:tcPr>
            <w:tcW w:w="630" w:type="dxa"/>
            <w:vAlign w:val="center"/>
          </w:tcPr>
          <w:p w14:paraId="39AA65B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90D9C2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06A94638" w14:textId="77777777" w:rsidR="003570EE" w:rsidRPr="00977EA3" w:rsidRDefault="003570EE"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01E9532" w14:textId="77777777" w:rsidTr="008E3CF3">
        <w:trPr>
          <w:cantSplit/>
        </w:trPr>
        <w:tc>
          <w:tcPr>
            <w:tcW w:w="1548" w:type="dxa"/>
            <w:vMerge w:val="restart"/>
          </w:tcPr>
          <w:p w14:paraId="3D0D5E5D" w14:textId="77777777" w:rsidR="006E7B7A" w:rsidRPr="00977EA3" w:rsidRDefault="006E7B7A" w:rsidP="008E3CF3">
            <w:pPr>
              <w:pStyle w:val="TableEntryHeader"/>
              <w:rPr>
                <w:noProof w:val="0"/>
              </w:rPr>
            </w:pPr>
            <w:r w:rsidRPr="00977EA3">
              <w:rPr>
                <w:noProof w:val="0"/>
              </w:rPr>
              <w:lastRenderedPageBreak/>
              <w:t>Query Parameters</w:t>
            </w:r>
          </w:p>
          <w:p w14:paraId="44E9EA4E"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5CCE87FA"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7A437342"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8A9AB55" w14:textId="77777777" w:rsidR="006E7B7A" w:rsidRPr="00977EA3" w:rsidRDefault="006E7B7A" w:rsidP="008E3CF3">
            <w:pPr>
              <w:pStyle w:val="TableEntry"/>
              <w:rPr>
                <w:noProof w:val="0"/>
                <w:sz w:val="16"/>
                <w:szCs w:val="16"/>
              </w:rPr>
            </w:pPr>
            <w:r w:rsidRPr="00977EA3">
              <w:rPr>
                <w:noProof w:val="0"/>
                <w:sz w:val="16"/>
                <w:szCs w:val="16"/>
              </w:rPr>
              <w:t>“2” (system object)</w:t>
            </w:r>
          </w:p>
        </w:tc>
      </w:tr>
      <w:tr w:rsidR="006E7B7A" w:rsidRPr="00977EA3" w14:paraId="34EFE2F4" w14:textId="77777777" w:rsidTr="008E3CF3">
        <w:trPr>
          <w:cantSplit/>
        </w:trPr>
        <w:tc>
          <w:tcPr>
            <w:tcW w:w="1548" w:type="dxa"/>
            <w:vMerge/>
            <w:vAlign w:val="center"/>
          </w:tcPr>
          <w:p w14:paraId="604E9DA4" w14:textId="77777777" w:rsidR="006E7B7A" w:rsidRPr="00977EA3" w:rsidRDefault="006E7B7A" w:rsidP="008E3CF3">
            <w:pPr>
              <w:pStyle w:val="TableLabel"/>
              <w:rPr>
                <w:noProof w:val="0"/>
                <w:sz w:val="16"/>
              </w:rPr>
            </w:pPr>
          </w:p>
        </w:tc>
        <w:tc>
          <w:tcPr>
            <w:tcW w:w="2520" w:type="dxa"/>
            <w:vAlign w:val="center"/>
          </w:tcPr>
          <w:p w14:paraId="43028DCB"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5406903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1AD693C6" w14:textId="77777777" w:rsidR="006E7B7A" w:rsidRPr="00977EA3" w:rsidRDefault="006E7B7A" w:rsidP="008E3CF3">
            <w:pPr>
              <w:pStyle w:val="TableEntry"/>
              <w:rPr>
                <w:b/>
                <w:i/>
                <w:noProof w:val="0"/>
                <w:sz w:val="16"/>
                <w:szCs w:val="16"/>
              </w:rPr>
            </w:pPr>
            <w:r w:rsidRPr="00977EA3">
              <w:rPr>
                <w:noProof w:val="0"/>
                <w:sz w:val="16"/>
                <w:szCs w:val="16"/>
              </w:rPr>
              <w:t>“24” (query)</w:t>
            </w:r>
          </w:p>
        </w:tc>
      </w:tr>
      <w:tr w:rsidR="006E7B7A" w:rsidRPr="00977EA3" w14:paraId="54796A6C" w14:textId="77777777" w:rsidTr="008E3CF3">
        <w:trPr>
          <w:cantSplit/>
        </w:trPr>
        <w:tc>
          <w:tcPr>
            <w:tcW w:w="1548" w:type="dxa"/>
            <w:vMerge/>
            <w:vAlign w:val="center"/>
          </w:tcPr>
          <w:p w14:paraId="71E2842D" w14:textId="77777777" w:rsidR="006E7B7A" w:rsidRPr="00977EA3" w:rsidRDefault="006E7B7A" w:rsidP="008E3CF3">
            <w:pPr>
              <w:pStyle w:val="TableLabel"/>
              <w:rPr>
                <w:noProof w:val="0"/>
                <w:sz w:val="16"/>
              </w:rPr>
            </w:pPr>
          </w:p>
        </w:tc>
        <w:tc>
          <w:tcPr>
            <w:tcW w:w="2520" w:type="dxa"/>
            <w:vAlign w:val="center"/>
          </w:tcPr>
          <w:p w14:paraId="19F5B4E0"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0228B90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F4F68E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27D7AF6" w14:textId="77777777" w:rsidTr="008E3CF3">
        <w:trPr>
          <w:cantSplit/>
        </w:trPr>
        <w:tc>
          <w:tcPr>
            <w:tcW w:w="1548" w:type="dxa"/>
            <w:vMerge/>
            <w:vAlign w:val="center"/>
          </w:tcPr>
          <w:p w14:paraId="50F49AA8" w14:textId="77777777" w:rsidR="006E7B7A" w:rsidRPr="00977EA3" w:rsidRDefault="006E7B7A" w:rsidP="008E3CF3">
            <w:pPr>
              <w:pStyle w:val="AppendixHeading3"/>
              <w:rPr>
                <w:noProof w:val="0"/>
                <w:sz w:val="16"/>
              </w:rPr>
            </w:pPr>
          </w:p>
        </w:tc>
        <w:tc>
          <w:tcPr>
            <w:tcW w:w="2520" w:type="dxa"/>
            <w:vAlign w:val="center"/>
          </w:tcPr>
          <w:p w14:paraId="52DE0EAC"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ParticipantObjectIDTypeCode</w:t>
            </w:r>
            <w:proofErr w:type="spellEnd"/>
          </w:p>
        </w:tc>
        <w:tc>
          <w:tcPr>
            <w:tcW w:w="630" w:type="dxa"/>
            <w:vAlign w:val="center"/>
          </w:tcPr>
          <w:p w14:paraId="2BE5CF0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tcPr>
          <w:p w14:paraId="2A44F526"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0DC0A7D8" w14:textId="77777777" w:rsidTr="008E3CF3">
        <w:trPr>
          <w:cantSplit/>
        </w:trPr>
        <w:tc>
          <w:tcPr>
            <w:tcW w:w="1548" w:type="dxa"/>
            <w:vMerge/>
            <w:vAlign w:val="center"/>
          </w:tcPr>
          <w:p w14:paraId="12E30623" w14:textId="77777777" w:rsidR="006E7B7A" w:rsidRPr="00977EA3" w:rsidRDefault="006E7B7A" w:rsidP="008E3CF3">
            <w:pPr>
              <w:pStyle w:val="TableLabel"/>
              <w:rPr>
                <w:noProof w:val="0"/>
                <w:sz w:val="16"/>
              </w:rPr>
            </w:pPr>
          </w:p>
        </w:tc>
        <w:tc>
          <w:tcPr>
            <w:tcW w:w="2520" w:type="dxa"/>
            <w:vAlign w:val="center"/>
          </w:tcPr>
          <w:p w14:paraId="2A6F2D3B"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0626F2F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F43F95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0448C11" w14:textId="77777777" w:rsidTr="008E3CF3">
        <w:trPr>
          <w:cantSplit/>
        </w:trPr>
        <w:tc>
          <w:tcPr>
            <w:tcW w:w="1548" w:type="dxa"/>
            <w:vMerge/>
            <w:vAlign w:val="center"/>
          </w:tcPr>
          <w:p w14:paraId="32F3AFE8" w14:textId="77777777" w:rsidR="006E7B7A" w:rsidRPr="00977EA3" w:rsidRDefault="006E7B7A" w:rsidP="008E3CF3">
            <w:pPr>
              <w:pStyle w:val="AppendixHeading3"/>
              <w:rPr>
                <w:noProof w:val="0"/>
                <w:sz w:val="16"/>
              </w:rPr>
            </w:pPr>
          </w:p>
        </w:tc>
        <w:tc>
          <w:tcPr>
            <w:tcW w:w="2520" w:type="dxa"/>
            <w:vAlign w:val="center"/>
          </w:tcPr>
          <w:p w14:paraId="49B03817" w14:textId="77777777" w:rsidR="006E7B7A" w:rsidRPr="00977EA3" w:rsidRDefault="006E7B7A" w:rsidP="008E3CF3">
            <w:pPr>
              <w:pStyle w:val="TableEntry"/>
              <w:rPr>
                <w:iCs/>
                <w:noProof w:val="0"/>
                <w:sz w:val="16"/>
                <w:szCs w:val="16"/>
              </w:rPr>
            </w:pPr>
            <w:proofErr w:type="spellStart"/>
            <w:r w:rsidRPr="00977EA3">
              <w:rPr>
                <w:iCs/>
                <w:noProof w:val="0"/>
                <w:sz w:val="16"/>
                <w:szCs w:val="16"/>
              </w:rPr>
              <w:t>ParticipantObjectID</w:t>
            </w:r>
            <w:proofErr w:type="spellEnd"/>
          </w:p>
        </w:tc>
        <w:tc>
          <w:tcPr>
            <w:tcW w:w="630" w:type="dxa"/>
            <w:vAlign w:val="center"/>
          </w:tcPr>
          <w:p w14:paraId="086497E9" w14:textId="6BFD636A" w:rsidR="006E7B7A" w:rsidRPr="00977EA3" w:rsidRDefault="001D3CBC" w:rsidP="008E3CF3">
            <w:pPr>
              <w:pStyle w:val="TableEntry"/>
              <w:jc w:val="center"/>
              <w:rPr>
                <w:i/>
                <w:iCs/>
                <w:noProof w:val="0"/>
                <w:sz w:val="16"/>
                <w:szCs w:val="16"/>
              </w:rPr>
            </w:pPr>
            <w:r w:rsidRPr="00977EA3">
              <w:rPr>
                <w:iCs/>
                <w:noProof w:val="0"/>
                <w:sz w:val="16"/>
                <w:szCs w:val="16"/>
              </w:rPr>
              <w:t>M</w:t>
            </w:r>
          </w:p>
        </w:tc>
        <w:tc>
          <w:tcPr>
            <w:tcW w:w="4968" w:type="dxa"/>
            <w:vAlign w:val="center"/>
          </w:tcPr>
          <w:p w14:paraId="1624790C" w14:textId="72DBD0A4" w:rsidR="006E7B7A" w:rsidRPr="00977EA3" w:rsidRDefault="001D3CBC" w:rsidP="008E3CF3">
            <w:pPr>
              <w:pStyle w:val="TableEntry"/>
              <w:rPr>
                <w:i/>
                <w:iCs/>
                <w:noProof w:val="0"/>
                <w:sz w:val="16"/>
                <w:szCs w:val="16"/>
              </w:rPr>
            </w:pPr>
            <w:r w:rsidRPr="00977EA3">
              <w:rPr>
                <w:iCs/>
                <w:noProof w:val="0"/>
                <w:sz w:val="16"/>
                <w:szCs w:val="16"/>
              </w:rPr>
              <w:t>The value of &lt;</w:t>
            </w:r>
            <w:proofErr w:type="spellStart"/>
            <w:r w:rsidRPr="00977EA3">
              <w:rPr>
                <w:iCs/>
                <w:noProof w:val="0"/>
                <w:sz w:val="16"/>
                <w:szCs w:val="16"/>
              </w:rPr>
              <w:t>wsnt:Subscribe</w:t>
            </w:r>
            <w:proofErr w:type="spellEnd"/>
            <w:r w:rsidRPr="00977EA3">
              <w:rPr>
                <w:iCs/>
                <w:noProof w:val="0"/>
                <w:sz w:val="16"/>
                <w:szCs w:val="16"/>
              </w:rPr>
              <w:t>/</w:t>
            </w:r>
            <w:proofErr w:type="spellStart"/>
            <w:r w:rsidRPr="00977EA3">
              <w:rPr>
                <w:iCs/>
                <w:noProof w:val="0"/>
                <w:sz w:val="16"/>
                <w:szCs w:val="16"/>
              </w:rPr>
              <w:t>wsnt:Filter</w:t>
            </w:r>
            <w:proofErr w:type="spellEnd"/>
            <w:r w:rsidRPr="00977EA3">
              <w:rPr>
                <w:iCs/>
                <w:noProof w:val="0"/>
                <w:sz w:val="16"/>
                <w:szCs w:val="16"/>
              </w:rPr>
              <w:t>/</w:t>
            </w:r>
            <w:proofErr w:type="spellStart"/>
            <w:r w:rsidRPr="00977EA3">
              <w:rPr>
                <w:iCs/>
                <w:noProof w:val="0"/>
                <w:sz w:val="16"/>
                <w:szCs w:val="16"/>
              </w:rPr>
              <w:t>rim:AdhocQuery</w:t>
            </w:r>
            <w:proofErr w:type="spellEnd"/>
            <w:r w:rsidRPr="00977EA3">
              <w:rPr>
                <w:iCs/>
                <w:noProof w:val="0"/>
                <w:sz w:val="16"/>
                <w:szCs w:val="16"/>
              </w:rPr>
              <w:t>/@id/&gt;</w:t>
            </w:r>
          </w:p>
        </w:tc>
      </w:tr>
      <w:tr w:rsidR="006E7B7A" w:rsidRPr="00977EA3" w14:paraId="1DD24C32" w14:textId="77777777" w:rsidTr="008E3CF3">
        <w:trPr>
          <w:cantSplit/>
        </w:trPr>
        <w:tc>
          <w:tcPr>
            <w:tcW w:w="1548" w:type="dxa"/>
            <w:vMerge/>
            <w:vAlign w:val="center"/>
          </w:tcPr>
          <w:p w14:paraId="30BE1F53" w14:textId="77777777" w:rsidR="006E7B7A" w:rsidRPr="00977EA3" w:rsidRDefault="006E7B7A" w:rsidP="008E3CF3">
            <w:pPr>
              <w:pStyle w:val="TableLabel"/>
              <w:rPr>
                <w:noProof w:val="0"/>
                <w:sz w:val="16"/>
              </w:rPr>
            </w:pPr>
          </w:p>
        </w:tc>
        <w:tc>
          <w:tcPr>
            <w:tcW w:w="2520" w:type="dxa"/>
            <w:vAlign w:val="center"/>
          </w:tcPr>
          <w:p w14:paraId="08C4810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ParticipantObjectName</w:t>
            </w:r>
            <w:proofErr w:type="spellEnd"/>
          </w:p>
        </w:tc>
        <w:tc>
          <w:tcPr>
            <w:tcW w:w="630" w:type="dxa"/>
            <w:vAlign w:val="center"/>
          </w:tcPr>
          <w:p w14:paraId="7595D2A2" w14:textId="75E01C96" w:rsidR="006E7B7A" w:rsidRPr="00977EA3" w:rsidRDefault="001D3CBC" w:rsidP="008E3CF3">
            <w:pPr>
              <w:pStyle w:val="TableEntry"/>
              <w:jc w:val="center"/>
              <w:rPr>
                <w:i/>
                <w:iCs/>
                <w:noProof w:val="0"/>
                <w:sz w:val="16"/>
                <w:szCs w:val="16"/>
              </w:rPr>
            </w:pPr>
            <w:r w:rsidRPr="00977EA3">
              <w:rPr>
                <w:i/>
                <w:noProof w:val="0"/>
                <w:sz w:val="16"/>
                <w:szCs w:val="16"/>
              </w:rPr>
              <w:t>U</w:t>
            </w:r>
          </w:p>
        </w:tc>
        <w:tc>
          <w:tcPr>
            <w:tcW w:w="4968" w:type="dxa"/>
            <w:vAlign w:val="center"/>
          </w:tcPr>
          <w:p w14:paraId="0FBE97CD" w14:textId="1D0E7759" w:rsidR="006E7B7A" w:rsidRPr="00977EA3" w:rsidRDefault="001D3CBC" w:rsidP="008E3CF3">
            <w:pPr>
              <w:pStyle w:val="TableEntry"/>
              <w:rPr>
                <w:noProof w:val="0"/>
                <w:sz w:val="16"/>
                <w:szCs w:val="16"/>
              </w:rPr>
            </w:pPr>
            <w:r w:rsidRPr="00977EA3">
              <w:rPr>
                <w:i/>
                <w:noProof w:val="0"/>
                <w:sz w:val="16"/>
                <w:szCs w:val="16"/>
              </w:rPr>
              <w:t>not specialized</w:t>
            </w:r>
          </w:p>
        </w:tc>
      </w:tr>
      <w:tr w:rsidR="006E7B7A" w:rsidRPr="00977EA3" w14:paraId="1D42637F" w14:textId="77777777" w:rsidTr="008E3CF3">
        <w:trPr>
          <w:cantSplit/>
        </w:trPr>
        <w:tc>
          <w:tcPr>
            <w:tcW w:w="1548" w:type="dxa"/>
            <w:vMerge/>
            <w:vAlign w:val="center"/>
          </w:tcPr>
          <w:p w14:paraId="27C1E0E6" w14:textId="77777777" w:rsidR="006E7B7A" w:rsidRPr="00977EA3" w:rsidRDefault="006E7B7A" w:rsidP="008E3CF3">
            <w:pPr>
              <w:pStyle w:val="AppendixHeading3"/>
              <w:rPr>
                <w:noProof w:val="0"/>
                <w:sz w:val="16"/>
              </w:rPr>
            </w:pPr>
          </w:p>
        </w:tc>
        <w:tc>
          <w:tcPr>
            <w:tcW w:w="2520" w:type="dxa"/>
            <w:vAlign w:val="center"/>
          </w:tcPr>
          <w:p w14:paraId="53DD9D03" w14:textId="77777777" w:rsidR="006E7B7A" w:rsidRPr="00977EA3" w:rsidRDefault="006E7B7A" w:rsidP="008E3CF3">
            <w:pPr>
              <w:pStyle w:val="TableEntry"/>
              <w:rPr>
                <w:iCs/>
                <w:noProof w:val="0"/>
                <w:sz w:val="16"/>
                <w:szCs w:val="16"/>
              </w:rPr>
            </w:pPr>
            <w:proofErr w:type="spellStart"/>
            <w:r w:rsidRPr="00977EA3">
              <w:rPr>
                <w:iCs/>
                <w:noProof w:val="0"/>
                <w:sz w:val="16"/>
                <w:szCs w:val="16"/>
              </w:rPr>
              <w:t>ParticipantObjectQuery</w:t>
            </w:r>
            <w:proofErr w:type="spellEnd"/>
          </w:p>
        </w:tc>
        <w:tc>
          <w:tcPr>
            <w:tcW w:w="630" w:type="dxa"/>
            <w:vAlign w:val="center"/>
          </w:tcPr>
          <w:p w14:paraId="77DD648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366E3EB" w14:textId="4F0564CD" w:rsidR="006E7B7A" w:rsidRPr="00977EA3" w:rsidRDefault="001D3CBC" w:rsidP="008E3CF3">
            <w:pPr>
              <w:pStyle w:val="TableEntry"/>
              <w:rPr>
                <w:noProof w:val="0"/>
                <w:sz w:val="16"/>
                <w:szCs w:val="16"/>
              </w:rPr>
            </w:pPr>
            <w:r w:rsidRPr="00977EA3">
              <w:rPr>
                <w:noProof w:val="0"/>
                <w:sz w:val="16"/>
                <w:szCs w:val="16"/>
              </w:rPr>
              <w:t>The value of &lt;</w:t>
            </w:r>
            <w:proofErr w:type="spellStart"/>
            <w:r w:rsidRPr="00977EA3">
              <w:rPr>
                <w:noProof w:val="0"/>
                <w:sz w:val="16"/>
                <w:szCs w:val="16"/>
              </w:rPr>
              <w:t>wsnt:Subscribe</w:t>
            </w:r>
            <w:proofErr w:type="spellEnd"/>
            <w:r w:rsidRPr="00977EA3">
              <w:rPr>
                <w:noProof w:val="0"/>
                <w:sz w:val="16"/>
                <w:szCs w:val="16"/>
              </w:rPr>
              <w:t>/&gt; element, base64 encoded.</w:t>
            </w:r>
          </w:p>
        </w:tc>
      </w:tr>
      <w:tr w:rsidR="006E7B7A" w:rsidRPr="00977EA3" w14:paraId="06F3A6D8" w14:textId="77777777" w:rsidTr="008E3CF3">
        <w:trPr>
          <w:cantSplit/>
        </w:trPr>
        <w:tc>
          <w:tcPr>
            <w:tcW w:w="1548" w:type="dxa"/>
            <w:vMerge/>
            <w:vAlign w:val="center"/>
          </w:tcPr>
          <w:p w14:paraId="16EFD0A9" w14:textId="77777777" w:rsidR="006E7B7A" w:rsidRPr="00977EA3" w:rsidRDefault="006E7B7A" w:rsidP="008E3CF3">
            <w:pPr>
              <w:pStyle w:val="TableLabel"/>
              <w:rPr>
                <w:noProof w:val="0"/>
                <w:sz w:val="16"/>
              </w:rPr>
            </w:pPr>
          </w:p>
        </w:tc>
        <w:tc>
          <w:tcPr>
            <w:tcW w:w="2520" w:type="dxa"/>
            <w:vAlign w:val="center"/>
          </w:tcPr>
          <w:p w14:paraId="0924AED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ParticipantObjectDetail</w:t>
            </w:r>
            <w:proofErr w:type="spellEnd"/>
          </w:p>
        </w:tc>
        <w:tc>
          <w:tcPr>
            <w:tcW w:w="630" w:type="dxa"/>
            <w:vAlign w:val="center"/>
          </w:tcPr>
          <w:p w14:paraId="5F5491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5701F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4C5469D6" w14:textId="77777777" w:rsidR="006E7B7A" w:rsidRPr="00977EA3" w:rsidRDefault="006E7B7A" w:rsidP="006E7B7A">
      <w:pPr>
        <w:pStyle w:val="Titolo5"/>
        <w:numPr>
          <w:ilvl w:val="0"/>
          <w:numId w:val="0"/>
        </w:numPr>
        <w:rPr>
          <w:noProof w:val="0"/>
        </w:rPr>
      </w:pPr>
      <w:bookmarkStart w:id="3717" w:name="_Toc231117729"/>
      <w:bookmarkStart w:id="3718" w:name="_Toc363803050"/>
      <w:r w:rsidRPr="00977EA3">
        <w:rPr>
          <w:noProof w:val="0"/>
        </w:rPr>
        <w:t>3.52.6.1.2 Document Metadata Notification Broker audit message:</w:t>
      </w:r>
      <w:bookmarkEnd w:id="3717"/>
      <w:bookmarkEnd w:id="3718"/>
    </w:p>
    <w:p w14:paraId="5D6D0783" w14:textId="77777777" w:rsidR="006E7B7A" w:rsidRPr="00977EA3" w:rsidRDefault="006E7B7A"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55721B6A" w14:textId="77777777" w:rsidTr="008E3CF3">
        <w:trPr>
          <w:cantSplit/>
        </w:trPr>
        <w:tc>
          <w:tcPr>
            <w:tcW w:w="1458" w:type="dxa"/>
            <w:tcBorders>
              <w:bottom w:val="single" w:sz="4" w:space="0" w:color="auto"/>
            </w:tcBorders>
            <w:textDirection w:val="btLr"/>
            <w:vAlign w:val="center"/>
          </w:tcPr>
          <w:p w14:paraId="3AC62573"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5E978617"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76000DF9" w14:textId="77777777" w:rsidR="006E7B7A" w:rsidRPr="00977EA3" w:rsidRDefault="006E7B7A" w:rsidP="008E3CF3">
            <w:pPr>
              <w:pStyle w:val="TableEntryHeader"/>
              <w:rPr>
                <w:noProof w:val="0"/>
                <w:kern w:val="28"/>
              </w:rPr>
            </w:pPr>
            <w:proofErr w:type="spellStart"/>
            <w:r w:rsidRPr="00977EA3">
              <w:rPr>
                <w:noProof w:val="0"/>
              </w:rPr>
              <w:t>Opt</w:t>
            </w:r>
            <w:proofErr w:type="spellEnd"/>
          </w:p>
        </w:tc>
        <w:tc>
          <w:tcPr>
            <w:tcW w:w="4878" w:type="dxa"/>
            <w:tcBorders>
              <w:bottom w:val="single" w:sz="4" w:space="0" w:color="auto"/>
            </w:tcBorders>
            <w:vAlign w:val="center"/>
          </w:tcPr>
          <w:p w14:paraId="7B24FFB1"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06E00BCA" w14:textId="77777777" w:rsidTr="008E3CF3">
        <w:trPr>
          <w:cantSplit/>
        </w:trPr>
        <w:tc>
          <w:tcPr>
            <w:tcW w:w="1458" w:type="dxa"/>
            <w:vMerge w:val="restart"/>
            <w:tcBorders>
              <w:top w:val="single" w:sz="4" w:space="0" w:color="auto"/>
            </w:tcBorders>
          </w:tcPr>
          <w:p w14:paraId="1592A3ED" w14:textId="77777777" w:rsidR="006E7B7A" w:rsidRPr="00977EA3" w:rsidRDefault="006E7B7A" w:rsidP="008E3CF3">
            <w:pPr>
              <w:pStyle w:val="TableEntryHeader"/>
              <w:rPr>
                <w:noProof w:val="0"/>
              </w:rPr>
            </w:pPr>
            <w:r w:rsidRPr="00977EA3">
              <w:rPr>
                <w:noProof w:val="0"/>
              </w:rPr>
              <w:t>Event</w:t>
            </w:r>
          </w:p>
          <w:p w14:paraId="35A77C96"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tcBorders>
              <w:top w:val="single" w:sz="4" w:space="0" w:color="auto"/>
            </w:tcBorders>
            <w:vAlign w:val="center"/>
          </w:tcPr>
          <w:p w14:paraId="756356E3" w14:textId="77777777" w:rsidR="006E7B7A" w:rsidRPr="00977EA3" w:rsidRDefault="006E7B7A" w:rsidP="008E3CF3">
            <w:pPr>
              <w:pStyle w:val="TableEntry"/>
              <w:rPr>
                <w:noProof w:val="0"/>
                <w:sz w:val="16"/>
                <w:szCs w:val="16"/>
              </w:rPr>
            </w:pPr>
            <w:proofErr w:type="spellStart"/>
            <w:r w:rsidRPr="00977EA3">
              <w:rPr>
                <w:noProof w:val="0"/>
                <w:sz w:val="16"/>
                <w:szCs w:val="16"/>
              </w:rPr>
              <w:t>EventID</w:t>
            </w:r>
            <w:proofErr w:type="spellEnd"/>
          </w:p>
        </w:tc>
        <w:tc>
          <w:tcPr>
            <w:tcW w:w="720" w:type="dxa"/>
            <w:tcBorders>
              <w:top w:val="single" w:sz="4" w:space="0" w:color="auto"/>
            </w:tcBorders>
            <w:vAlign w:val="center"/>
          </w:tcPr>
          <w:p w14:paraId="7F093ED8"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20BCD264" w14:textId="77777777" w:rsidR="006E7B7A" w:rsidRPr="00977EA3" w:rsidRDefault="006E7B7A" w:rsidP="008E3CF3">
            <w:pPr>
              <w:pStyle w:val="TableEntry"/>
              <w:rPr>
                <w:noProof w:val="0"/>
                <w:sz w:val="16"/>
                <w:szCs w:val="16"/>
              </w:rPr>
            </w:pPr>
            <w:r w:rsidRPr="00977EA3">
              <w:rPr>
                <w:noProof w:val="0"/>
                <w:sz w:val="16"/>
                <w:szCs w:val="16"/>
              </w:rPr>
              <w:t>EV(110112, DCM, “Query”)</w:t>
            </w:r>
          </w:p>
        </w:tc>
      </w:tr>
      <w:tr w:rsidR="006E7B7A" w:rsidRPr="00977EA3" w14:paraId="2623F270" w14:textId="77777777" w:rsidTr="008E3CF3">
        <w:trPr>
          <w:cantSplit/>
        </w:trPr>
        <w:tc>
          <w:tcPr>
            <w:tcW w:w="1458" w:type="dxa"/>
            <w:vMerge/>
            <w:vAlign w:val="center"/>
          </w:tcPr>
          <w:p w14:paraId="5C310678" w14:textId="77777777" w:rsidR="006E7B7A" w:rsidRPr="00977EA3" w:rsidRDefault="006E7B7A" w:rsidP="008E3CF3">
            <w:pPr>
              <w:pStyle w:val="TableLabel"/>
              <w:rPr>
                <w:noProof w:val="0"/>
                <w:sz w:val="16"/>
              </w:rPr>
            </w:pPr>
          </w:p>
        </w:tc>
        <w:tc>
          <w:tcPr>
            <w:tcW w:w="2610" w:type="dxa"/>
            <w:vAlign w:val="center"/>
          </w:tcPr>
          <w:p w14:paraId="5FD20B60" w14:textId="77777777" w:rsidR="006E7B7A" w:rsidRPr="00977EA3" w:rsidRDefault="006E7B7A" w:rsidP="008E3CF3">
            <w:pPr>
              <w:pStyle w:val="TableEntry"/>
              <w:rPr>
                <w:noProof w:val="0"/>
                <w:sz w:val="16"/>
                <w:szCs w:val="16"/>
              </w:rPr>
            </w:pPr>
            <w:proofErr w:type="spellStart"/>
            <w:r w:rsidRPr="00977EA3">
              <w:rPr>
                <w:noProof w:val="0"/>
                <w:sz w:val="16"/>
                <w:szCs w:val="16"/>
              </w:rPr>
              <w:t>EventActionCode</w:t>
            </w:r>
            <w:proofErr w:type="spellEnd"/>
          </w:p>
        </w:tc>
        <w:tc>
          <w:tcPr>
            <w:tcW w:w="720" w:type="dxa"/>
            <w:vAlign w:val="center"/>
          </w:tcPr>
          <w:p w14:paraId="180B3D4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023B0A71" w14:textId="78D8D318" w:rsidR="006E7B7A" w:rsidRPr="00977EA3" w:rsidRDefault="006E7B7A" w:rsidP="00A53067">
            <w:pPr>
              <w:pStyle w:val="TableEntry"/>
              <w:rPr>
                <w:noProof w:val="0"/>
                <w:sz w:val="16"/>
                <w:szCs w:val="16"/>
              </w:rPr>
            </w:pPr>
            <w:r w:rsidRPr="00977EA3">
              <w:rPr>
                <w:noProof w:val="0"/>
                <w:sz w:val="16"/>
                <w:szCs w:val="16"/>
              </w:rPr>
              <w:t>“C” (Create) for Subscri</w:t>
            </w:r>
            <w:r w:rsidR="001D3CBC" w:rsidRPr="00977EA3">
              <w:rPr>
                <w:noProof w:val="0"/>
                <w:sz w:val="16"/>
                <w:szCs w:val="16"/>
              </w:rPr>
              <w:t>be</w:t>
            </w:r>
            <w:r w:rsidRPr="00977EA3">
              <w:rPr>
                <w:noProof w:val="0"/>
                <w:sz w:val="16"/>
                <w:szCs w:val="16"/>
              </w:rPr>
              <w:t xml:space="preserve"> message exchange</w:t>
            </w:r>
          </w:p>
          <w:p w14:paraId="2E0C3A43" w14:textId="3127386E" w:rsidR="006E7B7A" w:rsidRPr="00977EA3" w:rsidRDefault="006E7B7A" w:rsidP="003462A5">
            <w:pPr>
              <w:pStyle w:val="TableEntry"/>
              <w:rPr>
                <w:noProof w:val="0"/>
                <w:sz w:val="16"/>
                <w:szCs w:val="16"/>
              </w:rPr>
            </w:pPr>
            <w:r w:rsidRPr="00977EA3">
              <w:rPr>
                <w:noProof w:val="0"/>
                <w:sz w:val="16"/>
                <w:szCs w:val="16"/>
              </w:rPr>
              <w:t>“D” (Delete) for Unsubscribe message exchange</w:t>
            </w:r>
          </w:p>
        </w:tc>
      </w:tr>
      <w:tr w:rsidR="006E7B7A" w:rsidRPr="00977EA3" w14:paraId="659DDA8C" w14:textId="77777777" w:rsidTr="008E3CF3">
        <w:trPr>
          <w:cantSplit/>
        </w:trPr>
        <w:tc>
          <w:tcPr>
            <w:tcW w:w="1458" w:type="dxa"/>
            <w:vMerge/>
            <w:vAlign w:val="center"/>
          </w:tcPr>
          <w:p w14:paraId="4C1871DA" w14:textId="77777777" w:rsidR="006E7B7A" w:rsidRPr="00977EA3" w:rsidRDefault="006E7B7A" w:rsidP="008E3CF3">
            <w:pPr>
              <w:pStyle w:val="TableLabel"/>
              <w:rPr>
                <w:noProof w:val="0"/>
                <w:sz w:val="16"/>
              </w:rPr>
            </w:pPr>
          </w:p>
        </w:tc>
        <w:tc>
          <w:tcPr>
            <w:tcW w:w="2610" w:type="dxa"/>
            <w:vAlign w:val="center"/>
          </w:tcPr>
          <w:p w14:paraId="60D496C1"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EventDateTime</w:t>
            </w:r>
            <w:proofErr w:type="spellEnd"/>
          </w:p>
        </w:tc>
        <w:tc>
          <w:tcPr>
            <w:tcW w:w="720" w:type="dxa"/>
            <w:vAlign w:val="center"/>
          </w:tcPr>
          <w:p w14:paraId="56A84CCB"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196EA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8390B1B" w14:textId="77777777" w:rsidTr="008E3CF3">
        <w:trPr>
          <w:cantSplit/>
        </w:trPr>
        <w:tc>
          <w:tcPr>
            <w:tcW w:w="1458" w:type="dxa"/>
            <w:vMerge/>
            <w:vAlign w:val="center"/>
          </w:tcPr>
          <w:p w14:paraId="73D6274A" w14:textId="77777777" w:rsidR="006E7B7A" w:rsidRPr="00977EA3" w:rsidRDefault="006E7B7A" w:rsidP="008E3CF3">
            <w:pPr>
              <w:pStyle w:val="TableLabel"/>
              <w:rPr>
                <w:noProof w:val="0"/>
                <w:sz w:val="16"/>
              </w:rPr>
            </w:pPr>
          </w:p>
        </w:tc>
        <w:tc>
          <w:tcPr>
            <w:tcW w:w="2610" w:type="dxa"/>
            <w:vAlign w:val="center"/>
          </w:tcPr>
          <w:p w14:paraId="79AE3A70"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EventOutcomeIndicator</w:t>
            </w:r>
            <w:proofErr w:type="spellEnd"/>
          </w:p>
        </w:tc>
        <w:tc>
          <w:tcPr>
            <w:tcW w:w="720" w:type="dxa"/>
            <w:vAlign w:val="center"/>
          </w:tcPr>
          <w:p w14:paraId="2C04E4EF"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52CF5D3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78122A" w14:textId="77777777" w:rsidTr="008E3CF3">
        <w:trPr>
          <w:cantSplit/>
        </w:trPr>
        <w:tc>
          <w:tcPr>
            <w:tcW w:w="1458" w:type="dxa"/>
            <w:vMerge/>
            <w:tcBorders>
              <w:bottom w:val="single" w:sz="4" w:space="0" w:color="auto"/>
            </w:tcBorders>
            <w:vAlign w:val="center"/>
          </w:tcPr>
          <w:p w14:paraId="3F6C071D"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E59CA90" w14:textId="77777777" w:rsidR="006E7B7A" w:rsidRPr="00977EA3" w:rsidRDefault="006E7B7A" w:rsidP="008E3CF3">
            <w:pPr>
              <w:pStyle w:val="TableEntry"/>
              <w:rPr>
                <w:noProof w:val="0"/>
                <w:sz w:val="16"/>
                <w:szCs w:val="16"/>
              </w:rPr>
            </w:pPr>
            <w:proofErr w:type="spellStart"/>
            <w:r w:rsidRPr="00977EA3">
              <w:rPr>
                <w:noProof w:val="0"/>
                <w:sz w:val="16"/>
                <w:szCs w:val="16"/>
              </w:rPr>
              <w:t>EventTypeCode</w:t>
            </w:r>
            <w:proofErr w:type="spellEnd"/>
          </w:p>
        </w:tc>
        <w:tc>
          <w:tcPr>
            <w:tcW w:w="720" w:type="dxa"/>
            <w:tcBorders>
              <w:bottom w:val="single" w:sz="4" w:space="0" w:color="auto"/>
            </w:tcBorders>
            <w:vAlign w:val="center"/>
          </w:tcPr>
          <w:p w14:paraId="45BCC6C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7622EA01"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0B10C66B" w14:textId="77777777" w:rsidTr="008E3CF3">
        <w:trPr>
          <w:cantSplit/>
        </w:trPr>
        <w:tc>
          <w:tcPr>
            <w:tcW w:w="9666" w:type="dxa"/>
            <w:gridSpan w:val="4"/>
            <w:tcBorders>
              <w:bottom w:val="single" w:sz="4" w:space="0" w:color="auto"/>
            </w:tcBorders>
          </w:tcPr>
          <w:p w14:paraId="7D5D9B03" w14:textId="77777777" w:rsidR="006E7B7A" w:rsidRPr="00977EA3" w:rsidRDefault="006E7B7A" w:rsidP="008E3CF3">
            <w:pPr>
              <w:pStyle w:val="TableEntry"/>
              <w:rPr>
                <w:bCs/>
                <w:noProof w:val="0"/>
              </w:rPr>
            </w:pPr>
            <w:r w:rsidRPr="00977EA3">
              <w:rPr>
                <w:bCs/>
                <w:noProof w:val="0"/>
              </w:rPr>
              <w:t>Source (Document Metadata Subscriber) (1)</w:t>
            </w:r>
          </w:p>
        </w:tc>
      </w:tr>
      <w:tr w:rsidR="006E7B7A" w:rsidRPr="00977EA3" w14:paraId="0389F87E" w14:textId="77777777" w:rsidTr="008E3CF3">
        <w:trPr>
          <w:cantSplit/>
        </w:trPr>
        <w:tc>
          <w:tcPr>
            <w:tcW w:w="9666" w:type="dxa"/>
            <w:gridSpan w:val="4"/>
            <w:tcBorders>
              <w:bottom w:val="single" w:sz="4" w:space="0" w:color="auto"/>
            </w:tcBorders>
          </w:tcPr>
          <w:p w14:paraId="1D98A1F5"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977EA3" w14:paraId="513600A1" w14:textId="77777777" w:rsidTr="008E3CF3">
        <w:trPr>
          <w:cantSplit/>
        </w:trPr>
        <w:tc>
          <w:tcPr>
            <w:tcW w:w="9666" w:type="dxa"/>
            <w:gridSpan w:val="4"/>
            <w:tcBorders>
              <w:bottom w:val="single" w:sz="4" w:space="0" w:color="auto"/>
            </w:tcBorders>
          </w:tcPr>
          <w:p w14:paraId="5F0EADFF"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1D3CBC" w:rsidRPr="00977EA3" w14:paraId="763DE4E0"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B2E31EB" w14:textId="2001386C" w:rsidR="001D3CBC" w:rsidRPr="00977EA3" w:rsidRDefault="001D3CBC" w:rsidP="008E3CF3">
            <w:pPr>
              <w:pStyle w:val="TableEntry"/>
              <w:rPr>
                <w:bCs/>
                <w:noProof w:val="0"/>
              </w:rPr>
            </w:pPr>
            <w:r w:rsidRPr="00977EA3">
              <w:rPr>
                <w:bCs/>
                <w:noProof w:val="0"/>
              </w:rPr>
              <w:t>Subscription (0..1)</w:t>
            </w:r>
          </w:p>
        </w:tc>
      </w:tr>
      <w:tr w:rsidR="006E7B7A" w:rsidRPr="00977EA3" w14:paraId="158BBFE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C2F708" w14:textId="77777777" w:rsidR="006E7B7A" w:rsidRPr="00977EA3" w:rsidRDefault="006E7B7A" w:rsidP="008E3CF3">
            <w:pPr>
              <w:pStyle w:val="TableEntry"/>
              <w:rPr>
                <w:bCs/>
                <w:noProof w:val="0"/>
              </w:rPr>
            </w:pPr>
            <w:r w:rsidRPr="00977EA3">
              <w:rPr>
                <w:bCs/>
                <w:noProof w:val="0"/>
              </w:rPr>
              <w:t>Patient (0..1)</w:t>
            </w:r>
          </w:p>
        </w:tc>
      </w:tr>
      <w:tr w:rsidR="006E7B7A" w:rsidRPr="00977EA3" w14:paraId="7AABF65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2D4CE9A4" w14:textId="15A805B8" w:rsidR="006E7B7A" w:rsidRPr="00977EA3" w:rsidRDefault="006E7B7A" w:rsidP="001D3CBC">
            <w:pPr>
              <w:pStyle w:val="TableEntry"/>
              <w:rPr>
                <w:bCs/>
                <w:noProof w:val="0"/>
              </w:rPr>
            </w:pPr>
            <w:r w:rsidRPr="00977EA3">
              <w:rPr>
                <w:bCs/>
                <w:noProof w:val="0"/>
              </w:rPr>
              <w:t>Query Parameters</w:t>
            </w:r>
            <w:r w:rsidR="001D3CBC" w:rsidRPr="00977EA3">
              <w:rPr>
                <w:noProof w:val="0"/>
              </w:rPr>
              <w:t xml:space="preserve"> </w:t>
            </w:r>
            <w:r w:rsidR="001D3CBC" w:rsidRPr="00977EA3">
              <w:rPr>
                <w:bCs/>
                <w:noProof w:val="0"/>
              </w:rPr>
              <w:t>(0..1) (required for Subscribe message, not used for Unsubscribe message)</w:t>
            </w:r>
          </w:p>
        </w:tc>
      </w:tr>
    </w:tbl>
    <w:p w14:paraId="3215750B" w14:textId="77777777" w:rsidR="006E7B7A" w:rsidRPr="00977EA3" w:rsidRDefault="006E7B7A" w:rsidP="006E7B7A">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7454A68" w14:textId="77777777" w:rsidTr="008E3CF3">
        <w:trPr>
          <w:cantSplit/>
        </w:trPr>
        <w:tc>
          <w:tcPr>
            <w:tcW w:w="1548" w:type="dxa"/>
            <w:vMerge w:val="restart"/>
            <w:tcBorders>
              <w:top w:val="single" w:sz="4" w:space="0" w:color="auto"/>
            </w:tcBorders>
          </w:tcPr>
          <w:p w14:paraId="7C37E4F5" w14:textId="77777777" w:rsidR="006E7B7A" w:rsidRPr="00977EA3" w:rsidRDefault="006E7B7A" w:rsidP="008E3CF3">
            <w:pPr>
              <w:pStyle w:val="TableEntryHeader"/>
              <w:rPr>
                <w:noProof w:val="0"/>
              </w:rPr>
            </w:pPr>
            <w:r w:rsidRPr="00977EA3">
              <w:rPr>
                <w:noProof w:val="0"/>
              </w:rPr>
              <w:t>Source</w:t>
            </w:r>
          </w:p>
          <w:p w14:paraId="07579387"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tcBorders>
              <w:top w:val="single" w:sz="4" w:space="0" w:color="auto"/>
            </w:tcBorders>
            <w:vAlign w:val="center"/>
          </w:tcPr>
          <w:p w14:paraId="45C353B8" w14:textId="77777777" w:rsidR="006E7B7A" w:rsidRPr="00977EA3" w:rsidRDefault="006E7B7A" w:rsidP="008E3CF3">
            <w:pPr>
              <w:pStyle w:val="TableEntry"/>
              <w:rPr>
                <w:i/>
                <w:noProof w:val="0"/>
                <w:sz w:val="16"/>
                <w:szCs w:val="16"/>
              </w:rPr>
            </w:pPr>
            <w:proofErr w:type="spellStart"/>
            <w:r w:rsidRPr="00977EA3">
              <w:rPr>
                <w:i/>
                <w:noProof w:val="0"/>
                <w:sz w:val="16"/>
                <w:szCs w:val="16"/>
              </w:rPr>
              <w:t>UserID</w:t>
            </w:r>
            <w:proofErr w:type="spellEnd"/>
          </w:p>
        </w:tc>
        <w:tc>
          <w:tcPr>
            <w:tcW w:w="630" w:type="dxa"/>
            <w:tcBorders>
              <w:top w:val="single" w:sz="4" w:space="0" w:color="auto"/>
            </w:tcBorders>
            <w:vAlign w:val="center"/>
          </w:tcPr>
          <w:p w14:paraId="716FA41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62F6F5E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242C696" w14:textId="77777777" w:rsidTr="008E3CF3">
        <w:trPr>
          <w:cantSplit/>
        </w:trPr>
        <w:tc>
          <w:tcPr>
            <w:tcW w:w="1548" w:type="dxa"/>
            <w:vMerge/>
            <w:textDirection w:val="btLr"/>
            <w:vAlign w:val="center"/>
          </w:tcPr>
          <w:p w14:paraId="7844524B" w14:textId="77777777" w:rsidR="006E7B7A" w:rsidRPr="00977EA3" w:rsidRDefault="006E7B7A" w:rsidP="008E3CF3">
            <w:pPr>
              <w:pStyle w:val="TableLabel"/>
              <w:rPr>
                <w:noProof w:val="0"/>
                <w:sz w:val="16"/>
              </w:rPr>
            </w:pPr>
          </w:p>
        </w:tc>
        <w:tc>
          <w:tcPr>
            <w:tcW w:w="2520" w:type="dxa"/>
            <w:vAlign w:val="center"/>
          </w:tcPr>
          <w:p w14:paraId="7015F144"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14D5BEC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705BD7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0E434AC" w14:textId="77777777" w:rsidTr="008E3CF3">
        <w:trPr>
          <w:cantSplit/>
        </w:trPr>
        <w:tc>
          <w:tcPr>
            <w:tcW w:w="1548" w:type="dxa"/>
            <w:vMerge/>
            <w:textDirection w:val="btLr"/>
            <w:vAlign w:val="center"/>
          </w:tcPr>
          <w:p w14:paraId="36C95D75" w14:textId="77777777" w:rsidR="006E7B7A" w:rsidRPr="00977EA3" w:rsidRDefault="006E7B7A" w:rsidP="008E3CF3">
            <w:pPr>
              <w:pStyle w:val="TableLabel"/>
              <w:rPr>
                <w:noProof w:val="0"/>
                <w:sz w:val="16"/>
              </w:rPr>
            </w:pPr>
          </w:p>
        </w:tc>
        <w:tc>
          <w:tcPr>
            <w:tcW w:w="2520" w:type="dxa"/>
            <w:vAlign w:val="center"/>
          </w:tcPr>
          <w:p w14:paraId="661319BC"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05CF1F0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5E658A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F9D2BA6" w14:textId="77777777" w:rsidTr="008E3CF3">
        <w:trPr>
          <w:cantSplit/>
        </w:trPr>
        <w:tc>
          <w:tcPr>
            <w:tcW w:w="1548" w:type="dxa"/>
            <w:vMerge/>
            <w:textDirection w:val="btLr"/>
            <w:vAlign w:val="center"/>
          </w:tcPr>
          <w:p w14:paraId="6DC565E6" w14:textId="77777777" w:rsidR="006E7B7A" w:rsidRPr="00977EA3" w:rsidRDefault="006E7B7A" w:rsidP="008E3CF3">
            <w:pPr>
              <w:pStyle w:val="TableLabel"/>
              <w:rPr>
                <w:noProof w:val="0"/>
                <w:sz w:val="16"/>
              </w:rPr>
            </w:pPr>
          </w:p>
        </w:tc>
        <w:tc>
          <w:tcPr>
            <w:tcW w:w="2520" w:type="dxa"/>
            <w:vAlign w:val="center"/>
          </w:tcPr>
          <w:p w14:paraId="48E32A55"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4DDBC96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3CB76E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85BF030" w14:textId="77777777" w:rsidTr="008E3CF3">
        <w:trPr>
          <w:cantSplit/>
        </w:trPr>
        <w:tc>
          <w:tcPr>
            <w:tcW w:w="1548" w:type="dxa"/>
            <w:vMerge/>
            <w:textDirection w:val="btLr"/>
            <w:vAlign w:val="center"/>
          </w:tcPr>
          <w:p w14:paraId="3BA04DD5" w14:textId="77777777" w:rsidR="006E7B7A" w:rsidRPr="00977EA3" w:rsidRDefault="006E7B7A" w:rsidP="008E3CF3">
            <w:pPr>
              <w:pStyle w:val="TableLabel"/>
              <w:rPr>
                <w:noProof w:val="0"/>
                <w:sz w:val="16"/>
              </w:rPr>
            </w:pPr>
          </w:p>
        </w:tc>
        <w:tc>
          <w:tcPr>
            <w:tcW w:w="2520" w:type="dxa"/>
            <w:vAlign w:val="center"/>
          </w:tcPr>
          <w:p w14:paraId="0FD6A5A5"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389D666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96F92B5"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470C17E7" w14:textId="77777777" w:rsidTr="008E3CF3">
        <w:trPr>
          <w:cantSplit/>
        </w:trPr>
        <w:tc>
          <w:tcPr>
            <w:tcW w:w="1548" w:type="dxa"/>
            <w:vMerge/>
            <w:textDirection w:val="btLr"/>
            <w:vAlign w:val="center"/>
          </w:tcPr>
          <w:p w14:paraId="1A1A3163" w14:textId="77777777" w:rsidR="006E7B7A" w:rsidRPr="00977EA3" w:rsidRDefault="006E7B7A" w:rsidP="008E3CF3">
            <w:pPr>
              <w:pStyle w:val="TableLabel"/>
              <w:rPr>
                <w:noProof w:val="0"/>
                <w:sz w:val="16"/>
              </w:rPr>
            </w:pPr>
          </w:p>
        </w:tc>
        <w:tc>
          <w:tcPr>
            <w:tcW w:w="2520" w:type="dxa"/>
            <w:vAlign w:val="center"/>
          </w:tcPr>
          <w:p w14:paraId="79E57588"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72DAE90D"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32B814C"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69202BA" w14:textId="77777777" w:rsidTr="008E3CF3">
        <w:trPr>
          <w:cantSplit/>
        </w:trPr>
        <w:tc>
          <w:tcPr>
            <w:tcW w:w="1548" w:type="dxa"/>
            <w:vMerge/>
            <w:textDirection w:val="btLr"/>
            <w:vAlign w:val="center"/>
          </w:tcPr>
          <w:p w14:paraId="35FDC3D9" w14:textId="77777777" w:rsidR="006E7B7A" w:rsidRPr="00977EA3" w:rsidRDefault="006E7B7A" w:rsidP="008E3CF3">
            <w:pPr>
              <w:pStyle w:val="TableLabel"/>
              <w:rPr>
                <w:noProof w:val="0"/>
                <w:sz w:val="16"/>
              </w:rPr>
            </w:pPr>
          </w:p>
        </w:tc>
        <w:tc>
          <w:tcPr>
            <w:tcW w:w="2520" w:type="dxa"/>
            <w:vAlign w:val="center"/>
          </w:tcPr>
          <w:p w14:paraId="634F27E2"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6EB9F0F3"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E5D910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09FA865" w14:textId="77777777" w:rsidR="003570EE" w:rsidRPr="00977EA3" w:rsidRDefault="003570EE"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36F0655" w14:textId="77777777" w:rsidTr="003462A5">
        <w:trPr>
          <w:cantSplit/>
        </w:trPr>
        <w:tc>
          <w:tcPr>
            <w:tcW w:w="1548" w:type="dxa"/>
            <w:vMerge w:val="restart"/>
          </w:tcPr>
          <w:p w14:paraId="04CC2838" w14:textId="77777777" w:rsidR="006E7B7A" w:rsidRPr="00977EA3" w:rsidRDefault="006E7B7A" w:rsidP="008E3CF3">
            <w:pPr>
              <w:pStyle w:val="TableEntryHeader"/>
              <w:rPr>
                <w:noProof w:val="0"/>
              </w:rPr>
            </w:pPr>
            <w:r w:rsidRPr="00977EA3">
              <w:rPr>
                <w:noProof w:val="0"/>
              </w:rPr>
              <w:t>Destination</w:t>
            </w:r>
          </w:p>
          <w:p w14:paraId="272FA3B8"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9A8863C"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0132951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C8DB540"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0E03EF07" w14:textId="77777777" w:rsidTr="003462A5">
        <w:trPr>
          <w:cantSplit/>
        </w:trPr>
        <w:tc>
          <w:tcPr>
            <w:tcW w:w="1548" w:type="dxa"/>
            <w:vMerge/>
            <w:textDirection w:val="btLr"/>
            <w:vAlign w:val="center"/>
          </w:tcPr>
          <w:p w14:paraId="4552C50E" w14:textId="77777777" w:rsidR="006E7B7A" w:rsidRPr="00977EA3" w:rsidRDefault="006E7B7A" w:rsidP="008E3CF3">
            <w:pPr>
              <w:pStyle w:val="TableLabel"/>
              <w:rPr>
                <w:noProof w:val="0"/>
                <w:sz w:val="16"/>
              </w:rPr>
            </w:pPr>
          </w:p>
        </w:tc>
        <w:tc>
          <w:tcPr>
            <w:tcW w:w="2520" w:type="dxa"/>
            <w:vAlign w:val="center"/>
          </w:tcPr>
          <w:p w14:paraId="135E87F0"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2C91B5E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CFBAC0A"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6922911E" w14:textId="77777777" w:rsidTr="003462A5">
        <w:trPr>
          <w:cantSplit/>
        </w:trPr>
        <w:tc>
          <w:tcPr>
            <w:tcW w:w="1548" w:type="dxa"/>
            <w:vMerge/>
            <w:textDirection w:val="btLr"/>
            <w:vAlign w:val="center"/>
          </w:tcPr>
          <w:p w14:paraId="47F58887" w14:textId="77777777" w:rsidR="006E7B7A" w:rsidRPr="00977EA3" w:rsidRDefault="006E7B7A" w:rsidP="008E3CF3">
            <w:pPr>
              <w:pStyle w:val="TableLabel"/>
              <w:rPr>
                <w:noProof w:val="0"/>
                <w:sz w:val="16"/>
              </w:rPr>
            </w:pPr>
          </w:p>
        </w:tc>
        <w:tc>
          <w:tcPr>
            <w:tcW w:w="2520" w:type="dxa"/>
            <w:vAlign w:val="center"/>
          </w:tcPr>
          <w:p w14:paraId="31838A98"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1E68C41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438265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45BAD74" w14:textId="77777777" w:rsidTr="003462A5">
        <w:trPr>
          <w:cantSplit/>
        </w:trPr>
        <w:tc>
          <w:tcPr>
            <w:tcW w:w="1548" w:type="dxa"/>
            <w:vMerge/>
            <w:textDirection w:val="btLr"/>
            <w:vAlign w:val="center"/>
          </w:tcPr>
          <w:p w14:paraId="6E2625BB" w14:textId="77777777" w:rsidR="006E7B7A" w:rsidRPr="00977EA3" w:rsidRDefault="006E7B7A" w:rsidP="008E3CF3">
            <w:pPr>
              <w:pStyle w:val="TableLabel"/>
              <w:rPr>
                <w:noProof w:val="0"/>
                <w:sz w:val="16"/>
              </w:rPr>
            </w:pPr>
          </w:p>
        </w:tc>
        <w:tc>
          <w:tcPr>
            <w:tcW w:w="2520" w:type="dxa"/>
            <w:vAlign w:val="center"/>
          </w:tcPr>
          <w:p w14:paraId="48825E1C"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4C6136A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7AA6B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EA7FC7" w14:textId="77777777" w:rsidTr="003462A5">
        <w:trPr>
          <w:cantSplit/>
        </w:trPr>
        <w:tc>
          <w:tcPr>
            <w:tcW w:w="1548" w:type="dxa"/>
            <w:vMerge/>
            <w:textDirection w:val="btLr"/>
            <w:vAlign w:val="center"/>
          </w:tcPr>
          <w:p w14:paraId="6C19FA3A" w14:textId="77777777" w:rsidR="006E7B7A" w:rsidRPr="00977EA3" w:rsidRDefault="006E7B7A" w:rsidP="008E3CF3">
            <w:pPr>
              <w:pStyle w:val="TableLabel"/>
              <w:rPr>
                <w:noProof w:val="0"/>
                <w:sz w:val="16"/>
              </w:rPr>
            </w:pPr>
          </w:p>
        </w:tc>
        <w:tc>
          <w:tcPr>
            <w:tcW w:w="2520" w:type="dxa"/>
            <w:vAlign w:val="center"/>
          </w:tcPr>
          <w:p w14:paraId="3BA18106"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3DDFAA0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88BC3FC"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42E42270" w14:textId="77777777" w:rsidTr="003462A5">
        <w:trPr>
          <w:cantSplit/>
        </w:trPr>
        <w:tc>
          <w:tcPr>
            <w:tcW w:w="1548" w:type="dxa"/>
            <w:vMerge/>
            <w:textDirection w:val="btLr"/>
            <w:vAlign w:val="center"/>
          </w:tcPr>
          <w:p w14:paraId="2334B7FB" w14:textId="77777777" w:rsidR="006E7B7A" w:rsidRPr="00977EA3" w:rsidRDefault="006E7B7A" w:rsidP="008E3CF3">
            <w:pPr>
              <w:pStyle w:val="TableLabel"/>
              <w:rPr>
                <w:noProof w:val="0"/>
                <w:sz w:val="16"/>
              </w:rPr>
            </w:pPr>
          </w:p>
        </w:tc>
        <w:tc>
          <w:tcPr>
            <w:tcW w:w="2520" w:type="dxa"/>
            <w:vAlign w:val="center"/>
          </w:tcPr>
          <w:p w14:paraId="3882E4FC"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1097785C"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DF1089D"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438BD987" w14:textId="77777777" w:rsidTr="003462A5">
        <w:trPr>
          <w:cantSplit/>
        </w:trPr>
        <w:tc>
          <w:tcPr>
            <w:tcW w:w="1548" w:type="dxa"/>
            <w:vMerge/>
            <w:textDirection w:val="btLr"/>
            <w:vAlign w:val="center"/>
          </w:tcPr>
          <w:p w14:paraId="4509ED64" w14:textId="77777777" w:rsidR="006E7B7A" w:rsidRPr="00977EA3" w:rsidRDefault="006E7B7A" w:rsidP="008E3CF3">
            <w:pPr>
              <w:pStyle w:val="TableLabel"/>
              <w:rPr>
                <w:noProof w:val="0"/>
                <w:sz w:val="16"/>
              </w:rPr>
            </w:pPr>
          </w:p>
        </w:tc>
        <w:tc>
          <w:tcPr>
            <w:tcW w:w="2520" w:type="dxa"/>
            <w:vAlign w:val="center"/>
          </w:tcPr>
          <w:p w14:paraId="28E4F2D7"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7244EFF4"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9B65947"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724D6A0" w14:textId="77777777" w:rsidR="006E7B7A" w:rsidRPr="00977EA3"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470A979F" w14:textId="77777777" w:rsidTr="008E3CF3">
        <w:trPr>
          <w:cantSplit/>
        </w:trPr>
        <w:tc>
          <w:tcPr>
            <w:tcW w:w="1728" w:type="dxa"/>
            <w:vMerge w:val="restart"/>
            <w:tcBorders>
              <w:top w:val="single" w:sz="4" w:space="0" w:color="auto"/>
            </w:tcBorders>
          </w:tcPr>
          <w:p w14:paraId="0B4A9604" w14:textId="77777777" w:rsidR="006E7B7A" w:rsidRPr="00977EA3" w:rsidRDefault="006E7B7A" w:rsidP="008E3CF3">
            <w:pPr>
              <w:pStyle w:val="TableEntryHeader"/>
              <w:rPr>
                <w:noProof w:val="0"/>
              </w:rPr>
            </w:pPr>
            <w:r w:rsidRPr="00977EA3">
              <w:rPr>
                <w:noProof w:val="0"/>
              </w:rPr>
              <w:t>Audit Source</w:t>
            </w:r>
          </w:p>
          <w:p w14:paraId="4769BB6B"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tcBorders>
              <w:top w:val="single" w:sz="4" w:space="0" w:color="auto"/>
            </w:tcBorders>
            <w:vAlign w:val="center"/>
          </w:tcPr>
          <w:p w14:paraId="3E47D8E7"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AuditSourceID</w:t>
            </w:r>
            <w:proofErr w:type="spellEnd"/>
          </w:p>
        </w:tc>
        <w:tc>
          <w:tcPr>
            <w:tcW w:w="630" w:type="dxa"/>
            <w:tcBorders>
              <w:top w:val="single" w:sz="4" w:space="0" w:color="auto"/>
            </w:tcBorders>
            <w:vAlign w:val="center"/>
          </w:tcPr>
          <w:p w14:paraId="6558F85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213D484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D03843" w14:textId="77777777" w:rsidTr="008E3CF3">
        <w:trPr>
          <w:cantSplit/>
        </w:trPr>
        <w:tc>
          <w:tcPr>
            <w:tcW w:w="1728" w:type="dxa"/>
            <w:vMerge/>
            <w:textDirection w:val="btLr"/>
            <w:vAlign w:val="center"/>
          </w:tcPr>
          <w:p w14:paraId="7C6781B4" w14:textId="77777777" w:rsidR="006E7B7A" w:rsidRPr="00977EA3" w:rsidRDefault="006E7B7A" w:rsidP="008E3CF3">
            <w:pPr>
              <w:pStyle w:val="TableLabel"/>
              <w:rPr>
                <w:noProof w:val="0"/>
                <w:sz w:val="16"/>
              </w:rPr>
            </w:pPr>
          </w:p>
        </w:tc>
        <w:tc>
          <w:tcPr>
            <w:tcW w:w="2340" w:type="dxa"/>
            <w:vAlign w:val="center"/>
          </w:tcPr>
          <w:p w14:paraId="29E7D984"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AuditEnterpriseSiteID</w:t>
            </w:r>
            <w:proofErr w:type="spellEnd"/>
          </w:p>
        </w:tc>
        <w:tc>
          <w:tcPr>
            <w:tcW w:w="630" w:type="dxa"/>
            <w:vAlign w:val="center"/>
          </w:tcPr>
          <w:p w14:paraId="3E9071F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67223B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50D15B9" w14:textId="77777777" w:rsidTr="008E3CF3">
        <w:trPr>
          <w:cantSplit/>
        </w:trPr>
        <w:tc>
          <w:tcPr>
            <w:tcW w:w="1728" w:type="dxa"/>
            <w:vMerge/>
            <w:textDirection w:val="btLr"/>
            <w:vAlign w:val="center"/>
          </w:tcPr>
          <w:p w14:paraId="060B1897" w14:textId="77777777" w:rsidR="006E7B7A" w:rsidRPr="00977EA3" w:rsidRDefault="006E7B7A" w:rsidP="008E3CF3">
            <w:pPr>
              <w:pStyle w:val="TableLabel"/>
              <w:rPr>
                <w:noProof w:val="0"/>
                <w:sz w:val="16"/>
              </w:rPr>
            </w:pPr>
          </w:p>
        </w:tc>
        <w:tc>
          <w:tcPr>
            <w:tcW w:w="2340" w:type="dxa"/>
            <w:vAlign w:val="center"/>
          </w:tcPr>
          <w:p w14:paraId="72BB1FCF"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AuditSourceTypeCode</w:t>
            </w:r>
            <w:proofErr w:type="spellEnd"/>
          </w:p>
        </w:tc>
        <w:tc>
          <w:tcPr>
            <w:tcW w:w="630" w:type="dxa"/>
            <w:vAlign w:val="center"/>
          </w:tcPr>
          <w:p w14:paraId="0FC048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EBA885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520722D0" w14:textId="34FD238E" w:rsidR="006E7B7A" w:rsidRPr="00977EA3" w:rsidRDefault="006E7B7A" w:rsidP="006E7B7A">
      <w:pPr>
        <w:pStyle w:val="Corpotesto"/>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880"/>
        <w:gridCol w:w="540"/>
        <w:gridCol w:w="4091"/>
      </w:tblGrid>
      <w:tr w:rsidR="001D3CBC" w:rsidRPr="00977EA3" w14:paraId="297A7400" w14:textId="77777777" w:rsidTr="001F250D">
        <w:tc>
          <w:tcPr>
            <w:tcW w:w="2065" w:type="dxa"/>
            <w:vMerge w:val="restart"/>
            <w:shd w:val="clear" w:color="auto" w:fill="auto"/>
          </w:tcPr>
          <w:p w14:paraId="58E6D883" w14:textId="77777777" w:rsidR="001D3CBC" w:rsidRPr="00977EA3" w:rsidRDefault="001D3CBC" w:rsidP="003462A5">
            <w:pPr>
              <w:pStyle w:val="TableEntryHeader"/>
              <w:keepNext w:val="0"/>
              <w:rPr>
                <w:noProof w:val="0"/>
              </w:rPr>
            </w:pPr>
            <w:r w:rsidRPr="00977EA3">
              <w:rPr>
                <w:noProof w:val="0"/>
              </w:rPr>
              <w:t>Subscription</w:t>
            </w:r>
          </w:p>
          <w:p w14:paraId="2B0CF41B" w14:textId="77777777" w:rsidR="001D3CBC" w:rsidRPr="00977EA3" w:rsidRDefault="001D3CBC" w:rsidP="00A063AC">
            <w:pPr>
              <w:pStyle w:val="TableEntryHeader"/>
              <w:rPr>
                <w:noProof w:val="0"/>
              </w:rPr>
            </w:pPr>
            <w:r w:rsidRPr="00977EA3">
              <w:rPr>
                <w:noProof w:val="0"/>
              </w:rPr>
              <w:t>(if known)</w:t>
            </w:r>
          </w:p>
          <w:p w14:paraId="2AFD7378" w14:textId="77777777" w:rsidR="001D3CBC" w:rsidRPr="00977EA3" w:rsidRDefault="001D3CBC" w:rsidP="003462A5">
            <w:pPr>
              <w:pStyle w:val="TableEntryHeader"/>
              <w:rPr>
                <w:bCs/>
                <w:noProof w:val="0"/>
                <w:sz w:val="12"/>
              </w:rPr>
            </w:pPr>
            <w:r w:rsidRPr="00977EA3">
              <w:rPr>
                <w:bCs/>
                <w:noProof w:val="0"/>
                <w:sz w:val="12"/>
              </w:rPr>
              <w:t xml:space="preserve"> (</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880" w:type="dxa"/>
            <w:shd w:val="clear" w:color="auto" w:fill="auto"/>
          </w:tcPr>
          <w:p w14:paraId="58439D41" w14:textId="77777777" w:rsidR="001D3CBC" w:rsidRPr="00977EA3" w:rsidRDefault="001D3CBC" w:rsidP="003462A5">
            <w:pPr>
              <w:pStyle w:val="TableEntry"/>
              <w:rPr>
                <w:noProof w:val="0"/>
                <w:sz w:val="16"/>
                <w:szCs w:val="16"/>
              </w:rPr>
            </w:pPr>
            <w:proofErr w:type="spellStart"/>
            <w:r w:rsidRPr="00977EA3">
              <w:rPr>
                <w:noProof w:val="0"/>
                <w:sz w:val="16"/>
                <w:szCs w:val="16"/>
              </w:rPr>
              <w:t>ParticipantObjectTypeCode</w:t>
            </w:r>
            <w:proofErr w:type="spellEnd"/>
          </w:p>
        </w:tc>
        <w:tc>
          <w:tcPr>
            <w:tcW w:w="540" w:type="dxa"/>
            <w:shd w:val="clear" w:color="auto" w:fill="auto"/>
          </w:tcPr>
          <w:p w14:paraId="34F4BE93"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2C3FDFD3" w14:textId="77777777" w:rsidR="001D3CBC" w:rsidRPr="00977EA3" w:rsidRDefault="001D3CBC" w:rsidP="003462A5">
            <w:pPr>
              <w:pStyle w:val="TableEntry"/>
              <w:rPr>
                <w:noProof w:val="0"/>
                <w:sz w:val="16"/>
                <w:szCs w:val="16"/>
              </w:rPr>
            </w:pPr>
            <w:r w:rsidRPr="00977EA3">
              <w:rPr>
                <w:noProof w:val="0"/>
                <w:sz w:val="16"/>
                <w:szCs w:val="16"/>
              </w:rPr>
              <w:t>“2” (system object)</w:t>
            </w:r>
          </w:p>
        </w:tc>
      </w:tr>
      <w:tr w:rsidR="001D3CBC" w:rsidRPr="00977EA3" w14:paraId="5C22AE02" w14:textId="77777777" w:rsidTr="001F250D">
        <w:tc>
          <w:tcPr>
            <w:tcW w:w="2065" w:type="dxa"/>
            <w:vMerge/>
            <w:shd w:val="clear" w:color="auto" w:fill="auto"/>
          </w:tcPr>
          <w:p w14:paraId="59C0EF60" w14:textId="77777777" w:rsidR="001D3CBC" w:rsidRPr="00977EA3" w:rsidRDefault="001D3CBC" w:rsidP="001F250D">
            <w:pPr>
              <w:pStyle w:val="Corpotesto"/>
              <w:rPr>
                <w:b/>
                <w:u w:val="single"/>
              </w:rPr>
            </w:pPr>
          </w:p>
        </w:tc>
        <w:tc>
          <w:tcPr>
            <w:tcW w:w="2880" w:type="dxa"/>
            <w:shd w:val="clear" w:color="auto" w:fill="auto"/>
          </w:tcPr>
          <w:p w14:paraId="59AC2BBC" w14:textId="77777777" w:rsidR="001D3CBC" w:rsidRPr="00977EA3" w:rsidRDefault="001D3CBC" w:rsidP="003462A5">
            <w:pPr>
              <w:pStyle w:val="TableEntry"/>
              <w:rPr>
                <w:noProof w:val="0"/>
                <w:sz w:val="16"/>
                <w:szCs w:val="16"/>
              </w:rPr>
            </w:pPr>
            <w:proofErr w:type="spellStart"/>
            <w:r w:rsidRPr="00977EA3">
              <w:rPr>
                <w:noProof w:val="0"/>
                <w:sz w:val="16"/>
                <w:szCs w:val="16"/>
              </w:rPr>
              <w:t>ParticipantObjectTypeCodeRole</w:t>
            </w:r>
            <w:proofErr w:type="spellEnd"/>
          </w:p>
        </w:tc>
        <w:tc>
          <w:tcPr>
            <w:tcW w:w="540" w:type="dxa"/>
            <w:shd w:val="clear" w:color="auto" w:fill="auto"/>
          </w:tcPr>
          <w:p w14:paraId="3D16C0C9"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2CEEB1AB" w14:textId="77777777" w:rsidR="001D3CBC" w:rsidRPr="00977EA3" w:rsidRDefault="001D3CBC" w:rsidP="00A063AC">
            <w:pPr>
              <w:pStyle w:val="TableEntry"/>
              <w:rPr>
                <w:noProof w:val="0"/>
                <w:sz w:val="16"/>
                <w:szCs w:val="16"/>
              </w:rPr>
            </w:pPr>
            <w:r w:rsidRPr="00977EA3">
              <w:rPr>
                <w:noProof w:val="0"/>
                <w:sz w:val="16"/>
                <w:szCs w:val="16"/>
              </w:rPr>
              <w:t>“20” (job)</w:t>
            </w:r>
          </w:p>
        </w:tc>
      </w:tr>
      <w:tr w:rsidR="001D3CBC" w:rsidRPr="00977EA3" w14:paraId="37D9C6E7" w14:textId="77777777" w:rsidTr="001F250D">
        <w:tc>
          <w:tcPr>
            <w:tcW w:w="2065" w:type="dxa"/>
            <w:vMerge/>
            <w:shd w:val="clear" w:color="auto" w:fill="auto"/>
          </w:tcPr>
          <w:p w14:paraId="397A681B" w14:textId="77777777" w:rsidR="001D3CBC" w:rsidRPr="00977EA3" w:rsidRDefault="001D3CBC" w:rsidP="001F250D">
            <w:pPr>
              <w:pStyle w:val="Corpotesto"/>
              <w:rPr>
                <w:b/>
                <w:u w:val="single"/>
              </w:rPr>
            </w:pPr>
          </w:p>
        </w:tc>
        <w:tc>
          <w:tcPr>
            <w:tcW w:w="2880" w:type="dxa"/>
            <w:shd w:val="clear" w:color="auto" w:fill="auto"/>
          </w:tcPr>
          <w:p w14:paraId="27F8A46F" w14:textId="77777777" w:rsidR="001D3CBC" w:rsidRPr="00977EA3" w:rsidRDefault="001D3CBC" w:rsidP="003462A5">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540" w:type="dxa"/>
            <w:shd w:val="clear" w:color="auto" w:fill="auto"/>
          </w:tcPr>
          <w:p w14:paraId="08C8FAE3"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214D91A9"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2807A0C4" w14:textId="77777777" w:rsidTr="001F250D">
        <w:tc>
          <w:tcPr>
            <w:tcW w:w="2065" w:type="dxa"/>
            <w:vMerge/>
            <w:shd w:val="clear" w:color="auto" w:fill="auto"/>
          </w:tcPr>
          <w:p w14:paraId="38B062D6" w14:textId="77777777" w:rsidR="001D3CBC" w:rsidRPr="00977EA3" w:rsidRDefault="001D3CBC" w:rsidP="001F250D">
            <w:pPr>
              <w:pStyle w:val="Corpotesto"/>
              <w:rPr>
                <w:b/>
                <w:u w:val="single"/>
              </w:rPr>
            </w:pPr>
          </w:p>
        </w:tc>
        <w:tc>
          <w:tcPr>
            <w:tcW w:w="2880" w:type="dxa"/>
            <w:shd w:val="clear" w:color="auto" w:fill="auto"/>
          </w:tcPr>
          <w:p w14:paraId="61CC7A31" w14:textId="77777777" w:rsidR="001D3CBC" w:rsidRPr="00977EA3" w:rsidRDefault="001D3CBC" w:rsidP="003462A5">
            <w:pPr>
              <w:pStyle w:val="TableEntry"/>
              <w:rPr>
                <w:noProof w:val="0"/>
                <w:sz w:val="16"/>
                <w:szCs w:val="16"/>
              </w:rPr>
            </w:pPr>
            <w:proofErr w:type="spellStart"/>
            <w:r w:rsidRPr="00977EA3">
              <w:rPr>
                <w:noProof w:val="0"/>
                <w:sz w:val="16"/>
                <w:szCs w:val="16"/>
              </w:rPr>
              <w:t>ParticipantObjectIDTypeCode</w:t>
            </w:r>
            <w:proofErr w:type="spellEnd"/>
          </w:p>
        </w:tc>
        <w:tc>
          <w:tcPr>
            <w:tcW w:w="540" w:type="dxa"/>
            <w:shd w:val="clear" w:color="auto" w:fill="auto"/>
          </w:tcPr>
          <w:p w14:paraId="7C788A74"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3764907B" w14:textId="77777777" w:rsidR="001D3CBC" w:rsidRPr="00977EA3" w:rsidRDefault="001D3CBC" w:rsidP="003462A5">
            <w:pPr>
              <w:pStyle w:val="TableEntry"/>
              <w:rPr>
                <w:noProof w:val="0"/>
                <w:sz w:val="16"/>
                <w:szCs w:val="16"/>
              </w:rPr>
            </w:pPr>
            <w:r w:rsidRPr="00977EA3">
              <w:rPr>
                <w:noProof w:val="0"/>
                <w:sz w:val="16"/>
                <w:szCs w:val="16"/>
              </w:rPr>
              <w:t>EV(“ITI-52”, “IHE Transactions”, “Document Metadata Subscribe ”)</w:t>
            </w:r>
          </w:p>
        </w:tc>
      </w:tr>
      <w:tr w:rsidR="001D3CBC" w:rsidRPr="00977EA3" w14:paraId="4D6B50D8" w14:textId="77777777" w:rsidTr="001F250D">
        <w:tc>
          <w:tcPr>
            <w:tcW w:w="2065" w:type="dxa"/>
            <w:vMerge/>
            <w:shd w:val="clear" w:color="auto" w:fill="auto"/>
          </w:tcPr>
          <w:p w14:paraId="47AF5020" w14:textId="77777777" w:rsidR="001D3CBC" w:rsidRPr="00977EA3" w:rsidRDefault="001D3CBC" w:rsidP="001F250D">
            <w:pPr>
              <w:pStyle w:val="Corpotesto"/>
              <w:rPr>
                <w:b/>
                <w:u w:val="single"/>
              </w:rPr>
            </w:pPr>
          </w:p>
        </w:tc>
        <w:tc>
          <w:tcPr>
            <w:tcW w:w="2880" w:type="dxa"/>
            <w:shd w:val="clear" w:color="auto" w:fill="auto"/>
          </w:tcPr>
          <w:p w14:paraId="2BA1BC0F" w14:textId="77777777" w:rsidR="001D3CBC" w:rsidRPr="00977EA3" w:rsidRDefault="001D3CBC" w:rsidP="003462A5">
            <w:pPr>
              <w:pStyle w:val="TableEntry"/>
              <w:rPr>
                <w:i/>
                <w:iCs/>
                <w:noProof w:val="0"/>
                <w:sz w:val="16"/>
                <w:szCs w:val="16"/>
              </w:rPr>
            </w:pPr>
            <w:proofErr w:type="spellStart"/>
            <w:r w:rsidRPr="00977EA3">
              <w:rPr>
                <w:i/>
                <w:iCs/>
                <w:noProof w:val="0"/>
                <w:sz w:val="16"/>
                <w:szCs w:val="16"/>
              </w:rPr>
              <w:t>ParticipantObjectSensitivity</w:t>
            </w:r>
            <w:proofErr w:type="spellEnd"/>
          </w:p>
        </w:tc>
        <w:tc>
          <w:tcPr>
            <w:tcW w:w="540" w:type="dxa"/>
            <w:shd w:val="clear" w:color="auto" w:fill="auto"/>
          </w:tcPr>
          <w:p w14:paraId="76B85C85"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19C248B0"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32D2A1C6" w14:textId="77777777" w:rsidTr="001F250D">
        <w:tc>
          <w:tcPr>
            <w:tcW w:w="2065" w:type="dxa"/>
            <w:vMerge/>
            <w:shd w:val="clear" w:color="auto" w:fill="auto"/>
          </w:tcPr>
          <w:p w14:paraId="29093E32" w14:textId="77777777" w:rsidR="001D3CBC" w:rsidRPr="00977EA3" w:rsidRDefault="001D3CBC" w:rsidP="001F250D">
            <w:pPr>
              <w:pStyle w:val="Corpotesto"/>
              <w:rPr>
                <w:b/>
                <w:u w:val="single"/>
              </w:rPr>
            </w:pPr>
          </w:p>
        </w:tc>
        <w:tc>
          <w:tcPr>
            <w:tcW w:w="2880" w:type="dxa"/>
            <w:shd w:val="clear" w:color="auto" w:fill="auto"/>
          </w:tcPr>
          <w:p w14:paraId="62A3C1D4" w14:textId="77777777" w:rsidR="001D3CBC" w:rsidRPr="00977EA3" w:rsidRDefault="001D3CBC" w:rsidP="003462A5">
            <w:pPr>
              <w:pStyle w:val="TableEntry"/>
              <w:rPr>
                <w:noProof w:val="0"/>
                <w:sz w:val="16"/>
                <w:szCs w:val="16"/>
              </w:rPr>
            </w:pPr>
            <w:proofErr w:type="spellStart"/>
            <w:r w:rsidRPr="00977EA3">
              <w:rPr>
                <w:noProof w:val="0"/>
                <w:sz w:val="16"/>
                <w:szCs w:val="16"/>
              </w:rPr>
              <w:t>ParticipantObjectID</w:t>
            </w:r>
            <w:proofErr w:type="spellEnd"/>
          </w:p>
        </w:tc>
        <w:tc>
          <w:tcPr>
            <w:tcW w:w="540" w:type="dxa"/>
            <w:shd w:val="clear" w:color="auto" w:fill="auto"/>
          </w:tcPr>
          <w:p w14:paraId="3F4FCEA9"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73B811C4" w14:textId="77777777" w:rsidR="001D3CBC" w:rsidRPr="00977EA3" w:rsidRDefault="001D3CBC" w:rsidP="003462A5">
            <w:pPr>
              <w:pStyle w:val="TableEntry"/>
              <w:rPr>
                <w:noProof w:val="0"/>
                <w:sz w:val="16"/>
                <w:szCs w:val="16"/>
              </w:rPr>
            </w:pPr>
            <w:r w:rsidRPr="00977EA3">
              <w:rPr>
                <w:noProof w:val="0"/>
                <w:sz w:val="16"/>
                <w:szCs w:val="16"/>
              </w:rPr>
              <w:t>For the Subscribe Message, the URI contained in the &lt;</w:t>
            </w:r>
            <w:proofErr w:type="spellStart"/>
            <w:r w:rsidRPr="00977EA3">
              <w:rPr>
                <w:noProof w:val="0"/>
                <w:sz w:val="16"/>
                <w:szCs w:val="16"/>
              </w:rPr>
              <w:t>wsnt:SubscriptionReference</w:t>
            </w:r>
            <w:proofErr w:type="spellEnd"/>
            <w:r w:rsidRPr="00977EA3">
              <w:rPr>
                <w:noProof w:val="0"/>
                <w:sz w:val="16"/>
                <w:szCs w:val="16"/>
              </w:rPr>
              <w:t>/</w:t>
            </w:r>
            <w:proofErr w:type="spellStart"/>
            <w:r w:rsidRPr="00977EA3">
              <w:rPr>
                <w:noProof w:val="0"/>
                <w:sz w:val="16"/>
                <w:szCs w:val="16"/>
              </w:rPr>
              <w:t>wsa:Address</w:t>
            </w:r>
            <w:proofErr w:type="spellEnd"/>
            <w:r w:rsidRPr="00977EA3">
              <w:rPr>
                <w:noProof w:val="0"/>
                <w:sz w:val="16"/>
                <w:szCs w:val="16"/>
              </w:rPr>
              <w:t>/&gt;</w:t>
            </w:r>
          </w:p>
          <w:p w14:paraId="778E8D60" w14:textId="77777777" w:rsidR="001D3CBC" w:rsidRPr="00977EA3" w:rsidRDefault="001D3CBC" w:rsidP="00A063AC">
            <w:pPr>
              <w:pStyle w:val="TableEntry"/>
              <w:rPr>
                <w:noProof w:val="0"/>
                <w:sz w:val="16"/>
                <w:szCs w:val="16"/>
              </w:rPr>
            </w:pPr>
            <w:r w:rsidRPr="00977EA3">
              <w:rPr>
                <w:noProof w:val="0"/>
                <w:sz w:val="16"/>
                <w:szCs w:val="16"/>
              </w:rPr>
              <w:t>For the Unsubscribe message, the URI contained in the &lt;soap12:Header/</w:t>
            </w:r>
            <w:proofErr w:type="spellStart"/>
            <w:r w:rsidRPr="00977EA3">
              <w:rPr>
                <w:noProof w:val="0"/>
                <w:sz w:val="16"/>
                <w:szCs w:val="16"/>
              </w:rPr>
              <w:t>wsa:Address</w:t>
            </w:r>
            <w:proofErr w:type="spellEnd"/>
            <w:r w:rsidRPr="00977EA3">
              <w:rPr>
                <w:noProof w:val="0"/>
                <w:sz w:val="16"/>
                <w:szCs w:val="16"/>
              </w:rPr>
              <w:t>/&gt;</w:t>
            </w:r>
          </w:p>
        </w:tc>
      </w:tr>
      <w:tr w:rsidR="001D3CBC" w:rsidRPr="00977EA3" w14:paraId="4389D7C7" w14:textId="77777777" w:rsidTr="001F250D">
        <w:tc>
          <w:tcPr>
            <w:tcW w:w="2065" w:type="dxa"/>
            <w:vMerge/>
            <w:shd w:val="clear" w:color="auto" w:fill="auto"/>
          </w:tcPr>
          <w:p w14:paraId="5594F32F" w14:textId="77777777" w:rsidR="001D3CBC" w:rsidRPr="00977EA3" w:rsidRDefault="001D3CBC" w:rsidP="001F250D">
            <w:pPr>
              <w:pStyle w:val="Corpotesto"/>
              <w:rPr>
                <w:b/>
                <w:u w:val="single"/>
              </w:rPr>
            </w:pPr>
          </w:p>
        </w:tc>
        <w:tc>
          <w:tcPr>
            <w:tcW w:w="2880" w:type="dxa"/>
            <w:shd w:val="clear" w:color="auto" w:fill="auto"/>
          </w:tcPr>
          <w:p w14:paraId="4E422C23" w14:textId="77777777" w:rsidR="001D3CBC" w:rsidRPr="00977EA3" w:rsidRDefault="001D3CBC" w:rsidP="003462A5">
            <w:pPr>
              <w:pStyle w:val="TableEntry"/>
              <w:rPr>
                <w:i/>
                <w:iCs/>
                <w:noProof w:val="0"/>
                <w:sz w:val="16"/>
                <w:szCs w:val="16"/>
              </w:rPr>
            </w:pPr>
            <w:proofErr w:type="spellStart"/>
            <w:r w:rsidRPr="00977EA3">
              <w:rPr>
                <w:i/>
                <w:iCs/>
                <w:noProof w:val="0"/>
                <w:sz w:val="16"/>
                <w:szCs w:val="16"/>
              </w:rPr>
              <w:t>ParticipantObjectName</w:t>
            </w:r>
            <w:proofErr w:type="spellEnd"/>
          </w:p>
        </w:tc>
        <w:tc>
          <w:tcPr>
            <w:tcW w:w="540" w:type="dxa"/>
            <w:shd w:val="clear" w:color="auto" w:fill="auto"/>
          </w:tcPr>
          <w:p w14:paraId="5BA4214A"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429E0746"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5E2683FB" w14:textId="77777777" w:rsidTr="001F250D">
        <w:tc>
          <w:tcPr>
            <w:tcW w:w="2065" w:type="dxa"/>
            <w:vMerge/>
            <w:shd w:val="clear" w:color="auto" w:fill="auto"/>
          </w:tcPr>
          <w:p w14:paraId="1A27D4D9" w14:textId="77777777" w:rsidR="001D3CBC" w:rsidRPr="00977EA3" w:rsidRDefault="001D3CBC" w:rsidP="001F250D">
            <w:pPr>
              <w:pStyle w:val="Corpotesto"/>
              <w:rPr>
                <w:b/>
                <w:u w:val="single"/>
              </w:rPr>
            </w:pPr>
          </w:p>
        </w:tc>
        <w:tc>
          <w:tcPr>
            <w:tcW w:w="2880" w:type="dxa"/>
            <w:shd w:val="clear" w:color="auto" w:fill="auto"/>
          </w:tcPr>
          <w:p w14:paraId="051D3D5C" w14:textId="77777777" w:rsidR="001D3CBC" w:rsidRPr="00977EA3" w:rsidRDefault="001D3CBC" w:rsidP="003462A5">
            <w:pPr>
              <w:pStyle w:val="TableEntry"/>
              <w:rPr>
                <w:i/>
                <w:iCs/>
                <w:noProof w:val="0"/>
                <w:sz w:val="16"/>
                <w:szCs w:val="16"/>
              </w:rPr>
            </w:pPr>
            <w:proofErr w:type="spellStart"/>
            <w:r w:rsidRPr="00977EA3">
              <w:rPr>
                <w:i/>
                <w:iCs/>
                <w:noProof w:val="0"/>
                <w:sz w:val="16"/>
                <w:szCs w:val="16"/>
              </w:rPr>
              <w:t>ParticipantObjectQuery</w:t>
            </w:r>
            <w:proofErr w:type="spellEnd"/>
          </w:p>
        </w:tc>
        <w:tc>
          <w:tcPr>
            <w:tcW w:w="540" w:type="dxa"/>
            <w:shd w:val="clear" w:color="auto" w:fill="auto"/>
          </w:tcPr>
          <w:p w14:paraId="4DC7B28F"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011A0460"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2677DA61" w14:textId="77777777" w:rsidTr="001F250D">
        <w:tc>
          <w:tcPr>
            <w:tcW w:w="2065" w:type="dxa"/>
            <w:vMerge/>
            <w:shd w:val="clear" w:color="auto" w:fill="auto"/>
          </w:tcPr>
          <w:p w14:paraId="06A21B5D" w14:textId="77777777" w:rsidR="001D3CBC" w:rsidRPr="00977EA3" w:rsidRDefault="001D3CBC" w:rsidP="001F250D">
            <w:pPr>
              <w:pStyle w:val="Corpotesto"/>
              <w:rPr>
                <w:b/>
                <w:u w:val="single"/>
              </w:rPr>
            </w:pPr>
          </w:p>
        </w:tc>
        <w:tc>
          <w:tcPr>
            <w:tcW w:w="2880" w:type="dxa"/>
            <w:shd w:val="clear" w:color="auto" w:fill="auto"/>
          </w:tcPr>
          <w:p w14:paraId="1400824C" w14:textId="77777777" w:rsidR="001D3CBC" w:rsidRPr="00977EA3" w:rsidRDefault="001D3CBC" w:rsidP="003462A5">
            <w:pPr>
              <w:pStyle w:val="TableEntry"/>
              <w:rPr>
                <w:i/>
                <w:iCs/>
                <w:noProof w:val="0"/>
                <w:sz w:val="16"/>
                <w:szCs w:val="16"/>
              </w:rPr>
            </w:pPr>
            <w:proofErr w:type="spellStart"/>
            <w:r w:rsidRPr="00977EA3">
              <w:rPr>
                <w:i/>
                <w:iCs/>
                <w:noProof w:val="0"/>
                <w:sz w:val="16"/>
                <w:szCs w:val="16"/>
              </w:rPr>
              <w:t>ParticipantObjectDetail</w:t>
            </w:r>
            <w:proofErr w:type="spellEnd"/>
          </w:p>
        </w:tc>
        <w:tc>
          <w:tcPr>
            <w:tcW w:w="540" w:type="dxa"/>
            <w:shd w:val="clear" w:color="auto" w:fill="auto"/>
          </w:tcPr>
          <w:p w14:paraId="72936A55"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1C633F15" w14:textId="77777777" w:rsidR="001D3CBC" w:rsidRPr="00977EA3" w:rsidRDefault="001D3CBC" w:rsidP="00A063AC">
            <w:pPr>
              <w:pStyle w:val="TableEntry"/>
              <w:rPr>
                <w:i/>
                <w:iCs/>
                <w:noProof w:val="0"/>
                <w:sz w:val="16"/>
                <w:szCs w:val="16"/>
              </w:rPr>
            </w:pPr>
            <w:r w:rsidRPr="00977EA3">
              <w:rPr>
                <w:i/>
                <w:iCs/>
                <w:noProof w:val="0"/>
                <w:sz w:val="16"/>
                <w:szCs w:val="16"/>
              </w:rPr>
              <w:t>not specialized</w:t>
            </w:r>
          </w:p>
        </w:tc>
      </w:tr>
    </w:tbl>
    <w:p w14:paraId="694727FC" w14:textId="77777777" w:rsidR="001B7A7E" w:rsidRPr="00977EA3" w:rsidRDefault="001B7A7E"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11B48A19" w14:textId="77777777" w:rsidTr="008E3CF3">
        <w:trPr>
          <w:cantSplit/>
        </w:trPr>
        <w:tc>
          <w:tcPr>
            <w:tcW w:w="1548" w:type="dxa"/>
            <w:vMerge w:val="restart"/>
          </w:tcPr>
          <w:p w14:paraId="5C1489F9" w14:textId="48AC9F6A" w:rsidR="003570EE" w:rsidRPr="00977EA3" w:rsidRDefault="006E7B7A" w:rsidP="008E3CF3">
            <w:pPr>
              <w:pStyle w:val="TableEntryHeader"/>
              <w:rPr>
                <w:noProof w:val="0"/>
              </w:rPr>
            </w:pPr>
            <w:r w:rsidRPr="00977EA3">
              <w:rPr>
                <w:noProof w:val="0"/>
              </w:rPr>
              <w:t>Patient</w:t>
            </w:r>
          </w:p>
          <w:p w14:paraId="76CF5FC6" w14:textId="1AFE0481" w:rsidR="006E7B7A" w:rsidRPr="00977EA3" w:rsidRDefault="006E7B7A" w:rsidP="008E3CF3">
            <w:pPr>
              <w:pStyle w:val="TableEntryHeader"/>
              <w:rPr>
                <w:noProof w:val="0"/>
              </w:rPr>
            </w:pPr>
            <w:r w:rsidRPr="00977EA3">
              <w:rPr>
                <w:noProof w:val="0"/>
              </w:rPr>
              <w:t>(If known)</w:t>
            </w:r>
          </w:p>
          <w:p w14:paraId="0C9A2372"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104E9147"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3128017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6CE4185"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11C5D3EA" w14:textId="77777777" w:rsidTr="008E3CF3">
        <w:trPr>
          <w:cantSplit/>
        </w:trPr>
        <w:tc>
          <w:tcPr>
            <w:tcW w:w="1548" w:type="dxa"/>
            <w:vMerge/>
            <w:vAlign w:val="center"/>
          </w:tcPr>
          <w:p w14:paraId="5622A172" w14:textId="77777777" w:rsidR="006E7B7A" w:rsidRPr="00977EA3" w:rsidRDefault="006E7B7A" w:rsidP="008E3CF3">
            <w:pPr>
              <w:pStyle w:val="TableLabel"/>
              <w:rPr>
                <w:noProof w:val="0"/>
                <w:sz w:val="16"/>
              </w:rPr>
            </w:pPr>
          </w:p>
        </w:tc>
        <w:tc>
          <w:tcPr>
            <w:tcW w:w="2520" w:type="dxa"/>
            <w:vAlign w:val="center"/>
          </w:tcPr>
          <w:p w14:paraId="09986D61"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37A8E95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60CBD44"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F8EA929" w14:textId="77777777" w:rsidTr="008E3CF3">
        <w:trPr>
          <w:cantSplit/>
        </w:trPr>
        <w:tc>
          <w:tcPr>
            <w:tcW w:w="1548" w:type="dxa"/>
            <w:vMerge/>
            <w:vAlign w:val="center"/>
          </w:tcPr>
          <w:p w14:paraId="6D5F754C" w14:textId="77777777" w:rsidR="006E7B7A" w:rsidRPr="00977EA3" w:rsidRDefault="006E7B7A" w:rsidP="008E3CF3">
            <w:pPr>
              <w:pStyle w:val="TableLabel"/>
              <w:rPr>
                <w:noProof w:val="0"/>
                <w:sz w:val="16"/>
              </w:rPr>
            </w:pPr>
          </w:p>
        </w:tc>
        <w:tc>
          <w:tcPr>
            <w:tcW w:w="2520" w:type="dxa"/>
            <w:vAlign w:val="center"/>
          </w:tcPr>
          <w:p w14:paraId="0223D4C8"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33A6ACF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C471F7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F534BE8" w14:textId="77777777" w:rsidTr="008E3CF3">
        <w:trPr>
          <w:cantSplit/>
        </w:trPr>
        <w:tc>
          <w:tcPr>
            <w:tcW w:w="1548" w:type="dxa"/>
            <w:vMerge/>
            <w:vAlign w:val="center"/>
          </w:tcPr>
          <w:p w14:paraId="4EFC8C0B" w14:textId="77777777" w:rsidR="006E7B7A" w:rsidRPr="00977EA3" w:rsidRDefault="006E7B7A" w:rsidP="008E3CF3">
            <w:pPr>
              <w:pStyle w:val="TableLabel"/>
              <w:rPr>
                <w:noProof w:val="0"/>
                <w:sz w:val="16"/>
              </w:rPr>
            </w:pPr>
          </w:p>
        </w:tc>
        <w:tc>
          <w:tcPr>
            <w:tcW w:w="2520" w:type="dxa"/>
            <w:vAlign w:val="center"/>
          </w:tcPr>
          <w:p w14:paraId="49956F77" w14:textId="77777777" w:rsidR="006E7B7A" w:rsidRPr="00977EA3" w:rsidRDefault="006E7B7A" w:rsidP="008E3CF3">
            <w:pPr>
              <w:pStyle w:val="TableEntry"/>
              <w:rPr>
                <w:i/>
                <w:noProof w:val="0"/>
                <w:sz w:val="16"/>
                <w:szCs w:val="16"/>
              </w:rPr>
            </w:pPr>
            <w:proofErr w:type="spellStart"/>
            <w:r w:rsidRPr="00977EA3">
              <w:rPr>
                <w:i/>
                <w:noProof w:val="0"/>
                <w:sz w:val="16"/>
                <w:szCs w:val="16"/>
              </w:rPr>
              <w:t>ParticipantObjectIDTypeCode</w:t>
            </w:r>
            <w:proofErr w:type="spellEnd"/>
          </w:p>
        </w:tc>
        <w:tc>
          <w:tcPr>
            <w:tcW w:w="630" w:type="dxa"/>
            <w:vAlign w:val="center"/>
          </w:tcPr>
          <w:p w14:paraId="04E21089" w14:textId="77777777" w:rsidR="006E7B7A" w:rsidRPr="00977EA3" w:rsidRDefault="006E7B7A" w:rsidP="008E3CF3">
            <w:pPr>
              <w:pStyle w:val="TableEntry"/>
              <w:jc w:val="center"/>
              <w:rPr>
                <w:i/>
                <w:noProof w:val="0"/>
                <w:sz w:val="16"/>
                <w:szCs w:val="16"/>
              </w:rPr>
            </w:pPr>
            <w:r w:rsidRPr="00977EA3">
              <w:rPr>
                <w:i/>
                <w:noProof w:val="0"/>
                <w:sz w:val="16"/>
                <w:szCs w:val="16"/>
              </w:rPr>
              <w:t>M</w:t>
            </w:r>
          </w:p>
        </w:tc>
        <w:tc>
          <w:tcPr>
            <w:tcW w:w="4968" w:type="dxa"/>
            <w:vAlign w:val="center"/>
          </w:tcPr>
          <w:p w14:paraId="6FA1054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E30F3C8" w14:textId="77777777" w:rsidTr="008E3CF3">
        <w:trPr>
          <w:cantSplit/>
        </w:trPr>
        <w:tc>
          <w:tcPr>
            <w:tcW w:w="1548" w:type="dxa"/>
            <w:vMerge/>
            <w:vAlign w:val="center"/>
          </w:tcPr>
          <w:p w14:paraId="0993CD3D" w14:textId="77777777" w:rsidR="006E7B7A" w:rsidRPr="00977EA3" w:rsidRDefault="006E7B7A" w:rsidP="008E3CF3">
            <w:pPr>
              <w:pStyle w:val="TableLabel"/>
              <w:rPr>
                <w:noProof w:val="0"/>
                <w:sz w:val="16"/>
              </w:rPr>
            </w:pPr>
          </w:p>
        </w:tc>
        <w:tc>
          <w:tcPr>
            <w:tcW w:w="2520" w:type="dxa"/>
            <w:vAlign w:val="center"/>
          </w:tcPr>
          <w:p w14:paraId="06355B5B"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47FE5C6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42B5A3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32B6007" w14:textId="77777777" w:rsidTr="008E3CF3">
        <w:trPr>
          <w:cantSplit/>
        </w:trPr>
        <w:tc>
          <w:tcPr>
            <w:tcW w:w="1548" w:type="dxa"/>
            <w:vMerge/>
            <w:vAlign w:val="center"/>
          </w:tcPr>
          <w:p w14:paraId="0705068B" w14:textId="77777777" w:rsidR="006E7B7A" w:rsidRPr="00977EA3" w:rsidRDefault="006E7B7A" w:rsidP="008E3CF3">
            <w:pPr>
              <w:pStyle w:val="AppendixHeading3"/>
              <w:rPr>
                <w:noProof w:val="0"/>
                <w:sz w:val="16"/>
              </w:rPr>
            </w:pPr>
          </w:p>
        </w:tc>
        <w:tc>
          <w:tcPr>
            <w:tcW w:w="2520" w:type="dxa"/>
            <w:vAlign w:val="center"/>
          </w:tcPr>
          <w:p w14:paraId="66D8AF87"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21D2AE41"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2A73AFC8"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313B1B69" w14:textId="77777777" w:rsidTr="008E3CF3">
        <w:trPr>
          <w:cantSplit/>
        </w:trPr>
        <w:tc>
          <w:tcPr>
            <w:tcW w:w="1548" w:type="dxa"/>
            <w:vMerge/>
            <w:vAlign w:val="center"/>
          </w:tcPr>
          <w:p w14:paraId="220FB440" w14:textId="77777777" w:rsidR="006E7B7A" w:rsidRPr="00977EA3" w:rsidRDefault="006E7B7A" w:rsidP="008E3CF3">
            <w:pPr>
              <w:pStyle w:val="TableLabel"/>
              <w:rPr>
                <w:noProof w:val="0"/>
                <w:sz w:val="16"/>
              </w:rPr>
            </w:pPr>
          </w:p>
        </w:tc>
        <w:tc>
          <w:tcPr>
            <w:tcW w:w="2520" w:type="dxa"/>
            <w:vAlign w:val="center"/>
          </w:tcPr>
          <w:p w14:paraId="4F82CE9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ParticipantObjectName</w:t>
            </w:r>
            <w:proofErr w:type="spellEnd"/>
          </w:p>
        </w:tc>
        <w:tc>
          <w:tcPr>
            <w:tcW w:w="630" w:type="dxa"/>
            <w:vAlign w:val="center"/>
          </w:tcPr>
          <w:p w14:paraId="683B904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01ADA7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98B178D" w14:textId="77777777" w:rsidTr="008E3CF3">
        <w:trPr>
          <w:cantSplit/>
        </w:trPr>
        <w:tc>
          <w:tcPr>
            <w:tcW w:w="1548" w:type="dxa"/>
            <w:vMerge/>
            <w:vAlign w:val="center"/>
          </w:tcPr>
          <w:p w14:paraId="4397565F" w14:textId="77777777" w:rsidR="006E7B7A" w:rsidRPr="00977EA3" w:rsidRDefault="006E7B7A" w:rsidP="008E3CF3">
            <w:pPr>
              <w:pStyle w:val="AppendixHeading3"/>
              <w:rPr>
                <w:noProof w:val="0"/>
                <w:sz w:val="16"/>
              </w:rPr>
            </w:pPr>
          </w:p>
        </w:tc>
        <w:tc>
          <w:tcPr>
            <w:tcW w:w="2520" w:type="dxa"/>
            <w:vAlign w:val="center"/>
          </w:tcPr>
          <w:p w14:paraId="1FD96271"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ParticipantObjectQuery</w:t>
            </w:r>
            <w:proofErr w:type="spellEnd"/>
          </w:p>
        </w:tc>
        <w:tc>
          <w:tcPr>
            <w:tcW w:w="630" w:type="dxa"/>
            <w:vAlign w:val="center"/>
          </w:tcPr>
          <w:p w14:paraId="71A23A0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799FCF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16E9D4B" w14:textId="77777777" w:rsidTr="008E3CF3">
        <w:trPr>
          <w:cantSplit/>
        </w:trPr>
        <w:tc>
          <w:tcPr>
            <w:tcW w:w="1548" w:type="dxa"/>
            <w:vMerge/>
            <w:vAlign w:val="center"/>
          </w:tcPr>
          <w:p w14:paraId="18136B7E" w14:textId="77777777" w:rsidR="006E7B7A" w:rsidRPr="00977EA3" w:rsidRDefault="006E7B7A" w:rsidP="008E3CF3">
            <w:pPr>
              <w:pStyle w:val="TableLabel"/>
              <w:rPr>
                <w:noProof w:val="0"/>
                <w:sz w:val="16"/>
              </w:rPr>
            </w:pPr>
          </w:p>
        </w:tc>
        <w:tc>
          <w:tcPr>
            <w:tcW w:w="2520" w:type="dxa"/>
            <w:vAlign w:val="center"/>
          </w:tcPr>
          <w:p w14:paraId="3C0F907F"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ParticipantObjectDetail</w:t>
            </w:r>
            <w:proofErr w:type="spellEnd"/>
          </w:p>
        </w:tc>
        <w:tc>
          <w:tcPr>
            <w:tcW w:w="630" w:type="dxa"/>
            <w:vAlign w:val="center"/>
          </w:tcPr>
          <w:p w14:paraId="3C273C2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3C03E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1BFEB843" w14:textId="77777777" w:rsidR="003570EE" w:rsidRPr="00977EA3" w:rsidRDefault="003570EE"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57"/>
        <w:gridCol w:w="810"/>
        <w:gridCol w:w="4451"/>
      </w:tblGrid>
      <w:tr w:rsidR="006E7B7A" w:rsidRPr="00977EA3" w14:paraId="27244588" w14:textId="77777777" w:rsidTr="005E29CE">
        <w:trPr>
          <w:cantSplit/>
        </w:trPr>
        <w:tc>
          <w:tcPr>
            <w:tcW w:w="1548" w:type="dxa"/>
            <w:vMerge w:val="restart"/>
          </w:tcPr>
          <w:p w14:paraId="48E74A75" w14:textId="77777777" w:rsidR="006E7B7A" w:rsidRPr="00977EA3" w:rsidRDefault="006E7B7A" w:rsidP="008E3CF3">
            <w:pPr>
              <w:pStyle w:val="TableEntryHeader"/>
              <w:rPr>
                <w:noProof w:val="0"/>
              </w:rPr>
            </w:pPr>
            <w:r w:rsidRPr="00977EA3">
              <w:rPr>
                <w:noProof w:val="0"/>
              </w:rPr>
              <w:t>Query Parameters</w:t>
            </w:r>
          </w:p>
          <w:p w14:paraId="6C203727"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857" w:type="dxa"/>
            <w:vAlign w:val="center"/>
          </w:tcPr>
          <w:p w14:paraId="2AF0CC67"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810" w:type="dxa"/>
            <w:vAlign w:val="center"/>
          </w:tcPr>
          <w:p w14:paraId="72DE615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849ED5F" w14:textId="77777777" w:rsidR="006E7B7A" w:rsidRPr="00977EA3" w:rsidRDefault="006E7B7A" w:rsidP="008E3CF3">
            <w:pPr>
              <w:pStyle w:val="TableEntry"/>
              <w:rPr>
                <w:noProof w:val="0"/>
                <w:sz w:val="16"/>
                <w:szCs w:val="16"/>
              </w:rPr>
            </w:pPr>
            <w:r w:rsidRPr="00977EA3">
              <w:rPr>
                <w:noProof w:val="0"/>
                <w:sz w:val="16"/>
                <w:szCs w:val="16"/>
              </w:rPr>
              <w:t>“2” (system object)</w:t>
            </w:r>
          </w:p>
        </w:tc>
      </w:tr>
      <w:tr w:rsidR="006E7B7A" w:rsidRPr="00977EA3" w14:paraId="6C0B3FB4" w14:textId="77777777" w:rsidTr="005E29CE">
        <w:trPr>
          <w:cantSplit/>
        </w:trPr>
        <w:tc>
          <w:tcPr>
            <w:tcW w:w="1548" w:type="dxa"/>
            <w:vMerge/>
            <w:vAlign w:val="center"/>
          </w:tcPr>
          <w:p w14:paraId="358C3B16" w14:textId="77777777" w:rsidR="006E7B7A" w:rsidRPr="00977EA3" w:rsidRDefault="006E7B7A" w:rsidP="008E3CF3">
            <w:pPr>
              <w:pStyle w:val="TableLabel"/>
              <w:rPr>
                <w:noProof w:val="0"/>
                <w:sz w:val="16"/>
              </w:rPr>
            </w:pPr>
          </w:p>
        </w:tc>
        <w:tc>
          <w:tcPr>
            <w:tcW w:w="2857" w:type="dxa"/>
            <w:vAlign w:val="center"/>
          </w:tcPr>
          <w:p w14:paraId="5FC39C2C"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810" w:type="dxa"/>
            <w:vAlign w:val="center"/>
          </w:tcPr>
          <w:p w14:paraId="6E4B346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6253265" w14:textId="77777777" w:rsidR="006E7B7A" w:rsidRPr="00977EA3" w:rsidRDefault="006E7B7A" w:rsidP="008E3CF3">
            <w:pPr>
              <w:pStyle w:val="TableEntry"/>
              <w:rPr>
                <w:b/>
                <w:i/>
                <w:noProof w:val="0"/>
                <w:sz w:val="16"/>
                <w:szCs w:val="16"/>
              </w:rPr>
            </w:pPr>
            <w:r w:rsidRPr="00977EA3">
              <w:rPr>
                <w:noProof w:val="0"/>
                <w:sz w:val="16"/>
                <w:szCs w:val="16"/>
              </w:rPr>
              <w:t>“24” (query)</w:t>
            </w:r>
          </w:p>
        </w:tc>
      </w:tr>
      <w:tr w:rsidR="006E7B7A" w:rsidRPr="00977EA3" w14:paraId="593AF1E1" w14:textId="77777777" w:rsidTr="005E29CE">
        <w:trPr>
          <w:cantSplit/>
        </w:trPr>
        <w:tc>
          <w:tcPr>
            <w:tcW w:w="1548" w:type="dxa"/>
            <w:vMerge/>
            <w:vAlign w:val="center"/>
          </w:tcPr>
          <w:p w14:paraId="0697D5A1" w14:textId="77777777" w:rsidR="006E7B7A" w:rsidRPr="00977EA3" w:rsidRDefault="006E7B7A" w:rsidP="008E3CF3">
            <w:pPr>
              <w:pStyle w:val="TableLabel"/>
              <w:rPr>
                <w:noProof w:val="0"/>
                <w:sz w:val="16"/>
              </w:rPr>
            </w:pPr>
          </w:p>
        </w:tc>
        <w:tc>
          <w:tcPr>
            <w:tcW w:w="2857" w:type="dxa"/>
            <w:vAlign w:val="center"/>
          </w:tcPr>
          <w:p w14:paraId="09EB311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810" w:type="dxa"/>
            <w:vAlign w:val="center"/>
          </w:tcPr>
          <w:p w14:paraId="1EC6402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696FB7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FA7CE46" w14:textId="77777777" w:rsidTr="005E29CE">
        <w:trPr>
          <w:cantSplit/>
        </w:trPr>
        <w:tc>
          <w:tcPr>
            <w:tcW w:w="1548" w:type="dxa"/>
            <w:vMerge/>
            <w:vAlign w:val="center"/>
          </w:tcPr>
          <w:p w14:paraId="455E2E2A" w14:textId="77777777" w:rsidR="006E7B7A" w:rsidRPr="00977EA3" w:rsidRDefault="006E7B7A" w:rsidP="008E3CF3">
            <w:pPr>
              <w:pStyle w:val="TableLabel"/>
              <w:rPr>
                <w:noProof w:val="0"/>
                <w:sz w:val="16"/>
              </w:rPr>
            </w:pPr>
          </w:p>
        </w:tc>
        <w:tc>
          <w:tcPr>
            <w:tcW w:w="2857" w:type="dxa"/>
            <w:vAlign w:val="center"/>
          </w:tcPr>
          <w:p w14:paraId="491DCA8A"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ParticipantObjectIDTypeCode</w:t>
            </w:r>
            <w:proofErr w:type="spellEnd"/>
          </w:p>
        </w:tc>
        <w:tc>
          <w:tcPr>
            <w:tcW w:w="810" w:type="dxa"/>
            <w:vAlign w:val="center"/>
          </w:tcPr>
          <w:p w14:paraId="16EFDC5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tcPr>
          <w:p w14:paraId="0AE49EAB"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4BC5E63B" w14:textId="77777777" w:rsidTr="005E29CE">
        <w:trPr>
          <w:cantSplit/>
        </w:trPr>
        <w:tc>
          <w:tcPr>
            <w:tcW w:w="1548" w:type="dxa"/>
            <w:vMerge/>
            <w:vAlign w:val="center"/>
          </w:tcPr>
          <w:p w14:paraId="63A1508F" w14:textId="77777777" w:rsidR="006E7B7A" w:rsidRPr="00977EA3" w:rsidRDefault="006E7B7A" w:rsidP="008E3CF3">
            <w:pPr>
              <w:pStyle w:val="TableLabel"/>
              <w:rPr>
                <w:noProof w:val="0"/>
                <w:sz w:val="16"/>
              </w:rPr>
            </w:pPr>
          </w:p>
        </w:tc>
        <w:tc>
          <w:tcPr>
            <w:tcW w:w="2857" w:type="dxa"/>
            <w:vAlign w:val="center"/>
          </w:tcPr>
          <w:p w14:paraId="3E9C64F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810" w:type="dxa"/>
            <w:vAlign w:val="center"/>
          </w:tcPr>
          <w:p w14:paraId="10DA9B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2D84693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6FADF2D" w14:textId="77777777" w:rsidTr="005E29CE">
        <w:trPr>
          <w:cantSplit/>
        </w:trPr>
        <w:tc>
          <w:tcPr>
            <w:tcW w:w="1548" w:type="dxa"/>
            <w:vMerge/>
            <w:vAlign w:val="center"/>
          </w:tcPr>
          <w:p w14:paraId="021E518F" w14:textId="77777777" w:rsidR="006E7B7A" w:rsidRPr="00977EA3" w:rsidRDefault="006E7B7A" w:rsidP="008E3CF3">
            <w:pPr>
              <w:pStyle w:val="AppendixHeading3"/>
              <w:rPr>
                <w:noProof w:val="0"/>
                <w:sz w:val="16"/>
              </w:rPr>
            </w:pPr>
          </w:p>
        </w:tc>
        <w:tc>
          <w:tcPr>
            <w:tcW w:w="2857" w:type="dxa"/>
            <w:vAlign w:val="center"/>
          </w:tcPr>
          <w:p w14:paraId="602B928B" w14:textId="77777777" w:rsidR="006E7B7A" w:rsidRPr="00977EA3" w:rsidRDefault="006E7B7A" w:rsidP="008E3CF3">
            <w:pPr>
              <w:pStyle w:val="TableEntry"/>
              <w:rPr>
                <w:iCs/>
                <w:noProof w:val="0"/>
                <w:sz w:val="16"/>
                <w:szCs w:val="16"/>
              </w:rPr>
            </w:pPr>
            <w:proofErr w:type="spellStart"/>
            <w:r w:rsidRPr="00977EA3">
              <w:rPr>
                <w:iCs/>
                <w:noProof w:val="0"/>
                <w:sz w:val="16"/>
                <w:szCs w:val="16"/>
              </w:rPr>
              <w:t>ParticipantObjectID</w:t>
            </w:r>
            <w:proofErr w:type="spellEnd"/>
          </w:p>
        </w:tc>
        <w:tc>
          <w:tcPr>
            <w:tcW w:w="810" w:type="dxa"/>
            <w:vAlign w:val="center"/>
          </w:tcPr>
          <w:p w14:paraId="02A1D62A" w14:textId="69F01239" w:rsidR="006E7B7A" w:rsidRPr="00977EA3" w:rsidRDefault="001D3CBC" w:rsidP="008E3CF3">
            <w:pPr>
              <w:pStyle w:val="TableEntry"/>
              <w:jc w:val="center"/>
              <w:rPr>
                <w:i/>
                <w:iCs/>
                <w:noProof w:val="0"/>
                <w:sz w:val="16"/>
                <w:szCs w:val="16"/>
              </w:rPr>
            </w:pPr>
            <w:r w:rsidRPr="00977EA3">
              <w:rPr>
                <w:noProof w:val="0"/>
                <w:sz w:val="16"/>
                <w:szCs w:val="16"/>
              </w:rPr>
              <w:t>M</w:t>
            </w:r>
          </w:p>
        </w:tc>
        <w:tc>
          <w:tcPr>
            <w:tcW w:w="4451" w:type="dxa"/>
            <w:vAlign w:val="center"/>
          </w:tcPr>
          <w:p w14:paraId="15A1B073" w14:textId="216C7BFA" w:rsidR="006E7B7A" w:rsidRPr="00977EA3" w:rsidRDefault="00B91EBE" w:rsidP="008E3CF3">
            <w:pPr>
              <w:pStyle w:val="TableEntry"/>
              <w:rPr>
                <w:i/>
                <w:iCs/>
                <w:noProof w:val="0"/>
                <w:sz w:val="16"/>
                <w:szCs w:val="16"/>
              </w:rPr>
            </w:pPr>
            <w:r w:rsidRPr="00977EA3">
              <w:rPr>
                <w:iCs/>
                <w:noProof w:val="0"/>
                <w:sz w:val="16"/>
                <w:szCs w:val="16"/>
              </w:rPr>
              <w:t>The value of &lt;</w:t>
            </w:r>
            <w:proofErr w:type="spellStart"/>
            <w:r w:rsidRPr="00977EA3">
              <w:rPr>
                <w:iCs/>
                <w:noProof w:val="0"/>
                <w:sz w:val="16"/>
                <w:szCs w:val="16"/>
              </w:rPr>
              <w:t>wsnt:Subscribe</w:t>
            </w:r>
            <w:proofErr w:type="spellEnd"/>
            <w:r w:rsidRPr="00977EA3">
              <w:rPr>
                <w:iCs/>
                <w:noProof w:val="0"/>
                <w:sz w:val="16"/>
                <w:szCs w:val="16"/>
              </w:rPr>
              <w:t>/</w:t>
            </w:r>
            <w:proofErr w:type="spellStart"/>
            <w:r w:rsidRPr="00977EA3">
              <w:rPr>
                <w:iCs/>
                <w:noProof w:val="0"/>
                <w:sz w:val="16"/>
                <w:szCs w:val="16"/>
              </w:rPr>
              <w:t>wsnt:Filter</w:t>
            </w:r>
            <w:proofErr w:type="spellEnd"/>
            <w:r w:rsidRPr="00977EA3">
              <w:rPr>
                <w:iCs/>
                <w:noProof w:val="0"/>
                <w:sz w:val="16"/>
                <w:szCs w:val="16"/>
              </w:rPr>
              <w:t>/</w:t>
            </w:r>
            <w:proofErr w:type="spellStart"/>
            <w:r w:rsidRPr="00977EA3">
              <w:rPr>
                <w:iCs/>
                <w:noProof w:val="0"/>
                <w:sz w:val="16"/>
                <w:szCs w:val="16"/>
              </w:rPr>
              <w:t>rim:AdhocQuery</w:t>
            </w:r>
            <w:proofErr w:type="spellEnd"/>
            <w:r w:rsidRPr="00977EA3">
              <w:rPr>
                <w:iCs/>
                <w:noProof w:val="0"/>
                <w:sz w:val="16"/>
                <w:szCs w:val="16"/>
              </w:rPr>
              <w:t>/@id/&gt;</w:t>
            </w:r>
          </w:p>
        </w:tc>
      </w:tr>
      <w:tr w:rsidR="006E7B7A" w:rsidRPr="00977EA3" w14:paraId="293A63A2" w14:textId="77777777" w:rsidTr="005E29CE">
        <w:trPr>
          <w:cantSplit/>
        </w:trPr>
        <w:tc>
          <w:tcPr>
            <w:tcW w:w="1548" w:type="dxa"/>
            <w:vMerge/>
            <w:vAlign w:val="center"/>
          </w:tcPr>
          <w:p w14:paraId="1150C96C" w14:textId="77777777" w:rsidR="006E7B7A" w:rsidRPr="00977EA3" w:rsidRDefault="006E7B7A" w:rsidP="008E3CF3">
            <w:pPr>
              <w:pStyle w:val="AppendixHeading3"/>
              <w:rPr>
                <w:noProof w:val="0"/>
                <w:sz w:val="16"/>
              </w:rPr>
            </w:pPr>
          </w:p>
        </w:tc>
        <w:tc>
          <w:tcPr>
            <w:tcW w:w="2857" w:type="dxa"/>
            <w:vAlign w:val="center"/>
          </w:tcPr>
          <w:p w14:paraId="634BE250" w14:textId="77777777" w:rsidR="006E7B7A" w:rsidRPr="00977EA3" w:rsidRDefault="006E7B7A" w:rsidP="008E3CF3">
            <w:pPr>
              <w:pStyle w:val="TableEntry"/>
              <w:rPr>
                <w:iCs/>
                <w:noProof w:val="0"/>
                <w:sz w:val="16"/>
                <w:szCs w:val="16"/>
              </w:rPr>
            </w:pPr>
            <w:proofErr w:type="spellStart"/>
            <w:r w:rsidRPr="00977EA3">
              <w:rPr>
                <w:iCs/>
                <w:noProof w:val="0"/>
                <w:sz w:val="16"/>
                <w:szCs w:val="16"/>
              </w:rPr>
              <w:t>ParticipantObjectQuery</w:t>
            </w:r>
            <w:proofErr w:type="spellEnd"/>
          </w:p>
        </w:tc>
        <w:tc>
          <w:tcPr>
            <w:tcW w:w="810" w:type="dxa"/>
            <w:vAlign w:val="center"/>
          </w:tcPr>
          <w:p w14:paraId="71360C1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417B10A5" w14:textId="59DCF0D3" w:rsidR="006E7B7A" w:rsidRPr="00977EA3" w:rsidRDefault="00B91EBE" w:rsidP="008E3CF3">
            <w:pPr>
              <w:pStyle w:val="TableEntry"/>
              <w:rPr>
                <w:noProof w:val="0"/>
                <w:sz w:val="16"/>
                <w:szCs w:val="16"/>
              </w:rPr>
            </w:pPr>
            <w:r w:rsidRPr="00977EA3">
              <w:rPr>
                <w:noProof w:val="0"/>
                <w:sz w:val="16"/>
                <w:szCs w:val="16"/>
              </w:rPr>
              <w:t>The value of &lt;</w:t>
            </w:r>
            <w:proofErr w:type="spellStart"/>
            <w:r w:rsidRPr="00977EA3">
              <w:rPr>
                <w:noProof w:val="0"/>
                <w:sz w:val="16"/>
                <w:szCs w:val="16"/>
              </w:rPr>
              <w:t>wsnt:Subscribe</w:t>
            </w:r>
            <w:proofErr w:type="spellEnd"/>
            <w:r w:rsidRPr="00977EA3">
              <w:rPr>
                <w:noProof w:val="0"/>
                <w:sz w:val="16"/>
                <w:szCs w:val="16"/>
              </w:rPr>
              <w:t>/&gt; element, base64 encoded.</w:t>
            </w:r>
          </w:p>
        </w:tc>
      </w:tr>
      <w:tr w:rsidR="006E7B7A" w:rsidRPr="00977EA3" w14:paraId="72D4AF58" w14:textId="77777777" w:rsidTr="005E29CE">
        <w:trPr>
          <w:cantSplit/>
        </w:trPr>
        <w:tc>
          <w:tcPr>
            <w:tcW w:w="1548" w:type="dxa"/>
            <w:vMerge/>
            <w:vAlign w:val="center"/>
          </w:tcPr>
          <w:p w14:paraId="400D0196" w14:textId="77777777" w:rsidR="006E7B7A" w:rsidRPr="00977EA3" w:rsidRDefault="006E7B7A" w:rsidP="008E3CF3">
            <w:pPr>
              <w:pStyle w:val="TableLabel"/>
              <w:rPr>
                <w:noProof w:val="0"/>
                <w:sz w:val="16"/>
              </w:rPr>
            </w:pPr>
          </w:p>
        </w:tc>
        <w:tc>
          <w:tcPr>
            <w:tcW w:w="2857" w:type="dxa"/>
            <w:vAlign w:val="center"/>
          </w:tcPr>
          <w:p w14:paraId="4E02B920"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ParticipantObjectDetail</w:t>
            </w:r>
            <w:proofErr w:type="spellEnd"/>
          </w:p>
        </w:tc>
        <w:tc>
          <w:tcPr>
            <w:tcW w:w="810" w:type="dxa"/>
            <w:vAlign w:val="center"/>
          </w:tcPr>
          <w:p w14:paraId="5984CE1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56E38E3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6457C677" w14:textId="77777777" w:rsidR="006E7B7A" w:rsidRPr="00977EA3" w:rsidRDefault="006E7B7A" w:rsidP="006E7B7A">
      <w:pPr>
        <w:pStyle w:val="Corpotesto"/>
      </w:pPr>
    </w:p>
    <w:p w14:paraId="1665BB0B" w14:textId="77777777" w:rsidR="006E7B7A" w:rsidRPr="00977EA3" w:rsidRDefault="006E7B7A" w:rsidP="006E7B7A">
      <w:pPr>
        <w:pStyle w:val="Titolo2"/>
        <w:numPr>
          <w:ilvl w:val="0"/>
          <w:numId w:val="0"/>
        </w:numPr>
        <w:rPr>
          <w:bCs/>
          <w:noProof w:val="0"/>
        </w:rPr>
      </w:pPr>
      <w:bookmarkStart w:id="3719" w:name="_Toc231117730"/>
      <w:bookmarkStart w:id="3720" w:name="_Toc237684763"/>
      <w:bookmarkStart w:id="3721" w:name="_Toc237767189"/>
      <w:bookmarkStart w:id="3722" w:name="_Toc363803051"/>
      <w:bookmarkStart w:id="3723" w:name="_Toc428454159"/>
      <w:bookmarkStart w:id="3724" w:name="_Toc331085226"/>
      <w:bookmarkStart w:id="3725" w:name="_Toc518634625"/>
      <w:r w:rsidRPr="00977EA3">
        <w:rPr>
          <w:bCs/>
          <w:noProof w:val="0"/>
        </w:rPr>
        <w:t>3.53 Document Metadata Notify</w:t>
      </w:r>
      <w:bookmarkEnd w:id="3719"/>
      <w:bookmarkEnd w:id="3720"/>
      <w:bookmarkEnd w:id="3721"/>
      <w:bookmarkEnd w:id="3722"/>
      <w:bookmarkEnd w:id="3723"/>
      <w:bookmarkEnd w:id="3724"/>
      <w:r w:rsidR="00903C21" w:rsidRPr="00977EA3">
        <w:rPr>
          <w:noProof w:val="0"/>
        </w:rPr>
        <w:t xml:space="preserve"> [ITI-53]</w:t>
      </w:r>
      <w:bookmarkEnd w:id="3725"/>
    </w:p>
    <w:p w14:paraId="57C5597B" w14:textId="08F3BC7A" w:rsidR="006E7B7A" w:rsidRPr="00977EA3" w:rsidRDefault="006E7B7A" w:rsidP="006E7B7A">
      <w:pPr>
        <w:pStyle w:val="Corpotesto"/>
      </w:pPr>
      <w:r w:rsidRPr="00977EA3">
        <w:t xml:space="preserve">This section corresponds to </w:t>
      </w:r>
      <w:r w:rsidR="00383577">
        <w:t>t</w:t>
      </w:r>
      <w:r w:rsidRPr="00977EA3">
        <w:t xml:space="preserve">ransaction </w:t>
      </w:r>
      <w:r w:rsidR="00383577">
        <w:t>[</w:t>
      </w:r>
      <w:r w:rsidRPr="00977EA3">
        <w:t>ITI-53</w:t>
      </w:r>
      <w:r w:rsidR="00383577">
        <w:t>]</w:t>
      </w:r>
      <w:r w:rsidRPr="00977EA3">
        <w:t xml:space="preserve"> of the IHE IT Infrastructure Technical Framework. Transaction </w:t>
      </w:r>
      <w:r w:rsidR="00383577">
        <w:t>[</w:t>
      </w:r>
      <w:r w:rsidRPr="00977EA3">
        <w:t>ITI-53</w:t>
      </w:r>
      <w:r w:rsidR="00383577">
        <w:t>]</w:t>
      </w:r>
      <w:r w:rsidRPr="00977EA3">
        <w:t xml:space="preserve"> is used by the Document Metadata Notification Recipient and the Document Metadata Notification Broker </w:t>
      </w:r>
      <w:r w:rsidR="00022B42" w:rsidRPr="00977EA3">
        <w:t>Actor</w:t>
      </w:r>
      <w:r w:rsidRPr="00977EA3">
        <w:t>s.</w:t>
      </w:r>
    </w:p>
    <w:p w14:paraId="49069E46" w14:textId="77777777" w:rsidR="006E7B7A" w:rsidRPr="00977EA3" w:rsidRDefault="006E7B7A" w:rsidP="006E7B7A">
      <w:pPr>
        <w:pStyle w:val="Titolo3"/>
        <w:numPr>
          <w:ilvl w:val="0"/>
          <w:numId w:val="0"/>
        </w:numPr>
        <w:rPr>
          <w:noProof w:val="0"/>
        </w:rPr>
      </w:pPr>
      <w:bookmarkStart w:id="3726" w:name="_Toc231117731"/>
      <w:bookmarkStart w:id="3727" w:name="_Toc237684764"/>
      <w:bookmarkStart w:id="3728" w:name="_Toc237767190"/>
      <w:bookmarkStart w:id="3729" w:name="_Toc363803052"/>
      <w:bookmarkStart w:id="3730" w:name="_Toc428454160"/>
      <w:bookmarkStart w:id="3731" w:name="_Toc331085227"/>
      <w:bookmarkStart w:id="3732" w:name="_Toc518634626"/>
      <w:r w:rsidRPr="00977EA3">
        <w:rPr>
          <w:noProof w:val="0"/>
        </w:rPr>
        <w:lastRenderedPageBreak/>
        <w:t>3.53.1 Scope</w:t>
      </w:r>
      <w:bookmarkEnd w:id="3726"/>
      <w:bookmarkEnd w:id="3727"/>
      <w:bookmarkEnd w:id="3728"/>
      <w:bookmarkEnd w:id="3729"/>
      <w:bookmarkEnd w:id="3730"/>
      <w:bookmarkEnd w:id="3731"/>
      <w:bookmarkEnd w:id="3732"/>
    </w:p>
    <w:p w14:paraId="1DF2AE10" w14:textId="77777777" w:rsidR="006E7B7A" w:rsidRPr="00977EA3" w:rsidRDefault="006E7B7A" w:rsidP="006E7B7A">
      <w:pPr>
        <w:pStyle w:val="Corpotesto"/>
      </w:pPr>
      <w:r w:rsidRPr="00977EA3">
        <w:t>This transaction delivers a notification from the Document Metadata Notification Broker to the Document Metadata Notification Recipient about an event which matches an existing subscription.</w:t>
      </w:r>
    </w:p>
    <w:p w14:paraId="020C4BFF" w14:textId="77777777" w:rsidR="006E7B7A" w:rsidRPr="00977EA3" w:rsidRDefault="006E7B7A" w:rsidP="006E7B7A">
      <w:pPr>
        <w:pStyle w:val="Titolo3"/>
        <w:numPr>
          <w:ilvl w:val="0"/>
          <w:numId w:val="0"/>
        </w:numPr>
        <w:rPr>
          <w:noProof w:val="0"/>
        </w:rPr>
      </w:pPr>
      <w:bookmarkStart w:id="3733" w:name="_Toc231117732"/>
      <w:bookmarkStart w:id="3734" w:name="_Toc237684765"/>
      <w:bookmarkStart w:id="3735" w:name="_Toc237767191"/>
      <w:bookmarkStart w:id="3736" w:name="_Toc363803053"/>
      <w:bookmarkStart w:id="3737" w:name="_Toc428454161"/>
      <w:bookmarkStart w:id="3738" w:name="_Toc331085228"/>
      <w:bookmarkStart w:id="3739" w:name="_Toc518634627"/>
      <w:r w:rsidRPr="00977EA3">
        <w:rPr>
          <w:noProof w:val="0"/>
        </w:rPr>
        <w:t>3.53.2 Use Case Roles</w:t>
      </w:r>
      <w:bookmarkEnd w:id="3733"/>
      <w:bookmarkEnd w:id="3734"/>
      <w:bookmarkEnd w:id="3735"/>
      <w:bookmarkEnd w:id="3736"/>
      <w:bookmarkEnd w:id="3737"/>
      <w:bookmarkEnd w:id="3738"/>
      <w:bookmarkEnd w:id="3739"/>
    </w:p>
    <w:p w14:paraId="2CCC213F" w14:textId="77777777" w:rsidR="006E7B7A" w:rsidRPr="00977EA3" w:rsidRDefault="008E3CF3" w:rsidP="006E7B7A">
      <w:pPr>
        <w:jc w:val="center"/>
      </w:pPr>
      <w:r w:rsidRPr="00977EA3">
        <w:rPr>
          <w:noProof/>
        </w:rPr>
        <w:drawing>
          <wp:inline distT="0" distB="0" distL="0" distR="0" wp14:anchorId="6A3109B9" wp14:editId="764EE6E2">
            <wp:extent cx="4389120" cy="1899285"/>
            <wp:effectExtent l="0" t="0" r="5080" b="5715"/>
            <wp:docPr id="91" name="Immagine 91" descr="dsub_u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ub_ucr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389120" cy="1899285"/>
                    </a:xfrm>
                    <a:prstGeom prst="rect">
                      <a:avLst/>
                    </a:prstGeom>
                    <a:noFill/>
                    <a:ln>
                      <a:noFill/>
                    </a:ln>
                  </pic:spPr>
                </pic:pic>
              </a:graphicData>
            </a:graphic>
          </wp:inline>
        </w:drawing>
      </w:r>
    </w:p>
    <w:p w14:paraId="2E243CCA" w14:textId="77777777" w:rsidR="006E7B7A" w:rsidRPr="00977EA3" w:rsidRDefault="006E7B7A" w:rsidP="006E7B7A">
      <w:pPr>
        <w:pStyle w:val="Corpotesto"/>
      </w:pPr>
    </w:p>
    <w:p w14:paraId="3F3CE621" w14:textId="77777777" w:rsidR="006E7B7A" w:rsidRPr="00977EA3" w:rsidRDefault="006E7B7A" w:rsidP="00EC243F">
      <w:pPr>
        <w:rPr>
          <w:b/>
        </w:rPr>
      </w:pPr>
      <w:r w:rsidRPr="00977EA3">
        <w:rPr>
          <w:b/>
        </w:rPr>
        <w:t xml:space="preserve">Actor: </w:t>
      </w:r>
      <w:r w:rsidRPr="00977EA3">
        <w:t xml:space="preserve">Document Metadata Notification Broker </w:t>
      </w:r>
    </w:p>
    <w:p w14:paraId="1E55442D" w14:textId="77777777" w:rsidR="006E7B7A" w:rsidRPr="00977EA3" w:rsidRDefault="006E7B7A" w:rsidP="006E7B7A">
      <w:pPr>
        <w:rPr>
          <w:b/>
        </w:rPr>
      </w:pPr>
      <w:r w:rsidRPr="00977EA3">
        <w:rPr>
          <w:b/>
        </w:rPr>
        <w:t xml:space="preserve">Role: </w:t>
      </w:r>
      <w:r w:rsidRPr="00977EA3">
        <w:t>Sends notifications to subscribed Document Metadata Notification Recipients based on received Publish transactions</w:t>
      </w:r>
    </w:p>
    <w:p w14:paraId="48253110" w14:textId="77777777" w:rsidR="006E7B7A" w:rsidRPr="00977EA3" w:rsidRDefault="006E7B7A" w:rsidP="006E7B7A">
      <w:pPr>
        <w:rPr>
          <w:b/>
        </w:rPr>
      </w:pPr>
      <w:r w:rsidRPr="00977EA3">
        <w:rPr>
          <w:b/>
        </w:rPr>
        <w:t xml:space="preserve">Actor: </w:t>
      </w:r>
      <w:r w:rsidRPr="00977EA3">
        <w:t xml:space="preserve">Document Metadata Notification Recipient </w:t>
      </w:r>
    </w:p>
    <w:p w14:paraId="55D80DED" w14:textId="77777777" w:rsidR="006E7B7A" w:rsidRPr="00977EA3" w:rsidRDefault="006E7B7A" w:rsidP="006E7B7A">
      <w:pPr>
        <w:rPr>
          <w:b/>
        </w:rPr>
      </w:pPr>
      <w:r w:rsidRPr="00977EA3">
        <w:rPr>
          <w:b/>
        </w:rPr>
        <w:t xml:space="preserve">Role: </w:t>
      </w:r>
      <w:r w:rsidRPr="00977EA3">
        <w:t xml:space="preserve">Receives and processes notifications about events matching a set of filter expressions. </w:t>
      </w:r>
    </w:p>
    <w:p w14:paraId="5C9B1224" w14:textId="4EBA2737" w:rsidR="006E7B7A" w:rsidRPr="00977EA3" w:rsidRDefault="006E7B7A" w:rsidP="006E7B7A">
      <w:pPr>
        <w:pStyle w:val="Titolo3"/>
        <w:numPr>
          <w:ilvl w:val="0"/>
          <w:numId w:val="0"/>
        </w:numPr>
        <w:rPr>
          <w:noProof w:val="0"/>
        </w:rPr>
      </w:pPr>
      <w:bookmarkStart w:id="3740" w:name="_Toc231117733"/>
      <w:bookmarkStart w:id="3741" w:name="_Toc237684766"/>
      <w:bookmarkStart w:id="3742" w:name="_Toc237767192"/>
      <w:bookmarkStart w:id="3743" w:name="_Toc363803054"/>
      <w:bookmarkStart w:id="3744" w:name="_Toc428454162"/>
      <w:bookmarkStart w:id="3745" w:name="_Toc331085229"/>
      <w:bookmarkStart w:id="3746" w:name="_Toc518634628"/>
      <w:r w:rsidRPr="00977EA3">
        <w:rPr>
          <w:noProof w:val="0"/>
        </w:rPr>
        <w:t>3.53.3 Referenced Standards</w:t>
      </w:r>
      <w:bookmarkEnd w:id="3740"/>
      <w:bookmarkEnd w:id="3741"/>
      <w:bookmarkEnd w:id="3742"/>
      <w:bookmarkEnd w:id="3743"/>
      <w:bookmarkEnd w:id="3744"/>
      <w:bookmarkEnd w:id="3745"/>
      <w:bookmarkEnd w:id="3746"/>
    </w:p>
    <w:p w14:paraId="4413CF23" w14:textId="77777777" w:rsidR="008E3CF3" w:rsidRPr="00977EA3" w:rsidRDefault="00E63AF6" w:rsidP="00EC243F">
      <w:pPr>
        <w:pStyle w:val="Puntoelenco2"/>
        <w:numPr>
          <w:ilvl w:val="0"/>
          <w:numId w:val="2"/>
        </w:numPr>
      </w:pPr>
      <w:hyperlink r:id="rId264" w:history="1">
        <w:r w:rsidR="006E7B7A" w:rsidRPr="00977EA3">
          <w:rPr>
            <w:rStyle w:val="Collegamentoipertestuale"/>
            <w:rFonts w:eastAsiaTheme="majorEastAsia"/>
          </w:rPr>
          <w:t>OASIS Web Services Notification Family of Standards</w:t>
        </w:r>
      </w:hyperlink>
      <w:r w:rsidR="006E7B7A" w:rsidRPr="00977EA3">
        <w:t xml:space="preserve"> </w:t>
      </w:r>
    </w:p>
    <w:p w14:paraId="46FE464F" w14:textId="77777777" w:rsidR="008E3CF3" w:rsidRPr="00977EA3" w:rsidRDefault="00E63AF6" w:rsidP="00EC243F">
      <w:pPr>
        <w:pStyle w:val="Puntoelenco2"/>
        <w:numPr>
          <w:ilvl w:val="0"/>
          <w:numId w:val="2"/>
        </w:numPr>
      </w:pPr>
      <w:hyperlink r:id="rId265" w:history="1">
        <w:r w:rsidR="006E7B7A" w:rsidRPr="00977EA3">
          <w:rPr>
            <w:rStyle w:val="Collegamentoipertestuale"/>
            <w:rFonts w:eastAsiaTheme="majorEastAsia"/>
          </w:rPr>
          <w:t>WS-</w:t>
        </w:r>
        <w:proofErr w:type="spellStart"/>
        <w:r w:rsidR="006E7B7A" w:rsidRPr="00977EA3">
          <w:rPr>
            <w:rStyle w:val="Collegamentoipertestuale"/>
            <w:rFonts w:eastAsiaTheme="majorEastAsia"/>
          </w:rPr>
          <w:t>BaseNotification</w:t>
        </w:r>
        <w:proofErr w:type="spellEnd"/>
        <w:r w:rsidR="006E7B7A" w:rsidRPr="00977EA3">
          <w:rPr>
            <w:rStyle w:val="Collegamentoipertestuale"/>
            <w:rFonts w:eastAsiaTheme="majorEastAsia"/>
          </w:rPr>
          <w:t xml:space="preserve"> 1.3 OASIS Standard</w:t>
        </w:r>
      </w:hyperlink>
      <w:r w:rsidR="006E7B7A" w:rsidRPr="00977EA3">
        <w:t xml:space="preserve"> </w:t>
      </w:r>
    </w:p>
    <w:p w14:paraId="23DC2150" w14:textId="77777777" w:rsidR="008E3CF3" w:rsidRPr="00977EA3" w:rsidRDefault="00E63AF6" w:rsidP="00EC243F">
      <w:pPr>
        <w:pStyle w:val="Puntoelenco2"/>
        <w:numPr>
          <w:ilvl w:val="0"/>
          <w:numId w:val="2"/>
        </w:numPr>
      </w:pPr>
      <w:hyperlink r:id="rId266" w:history="1">
        <w:r w:rsidR="006E7B7A" w:rsidRPr="00977EA3">
          <w:rPr>
            <w:rStyle w:val="Collegamentoipertestuale"/>
            <w:rFonts w:eastAsiaTheme="majorEastAsia"/>
          </w:rPr>
          <w:t>WS-</w:t>
        </w:r>
        <w:proofErr w:type="spellStart"/>
        <w:r w:rsidR="006E7B7A" w:rsidRPr="00977EA3">
          <w:rPr>
            <w:rStyle w:val="Collegamentoipertestuale"/>
            <w:rFonts w:eastAsiaTheme="majorEastAsia"/>
          </w:rPr>
          <w:t>BrokeredNotification</w:t>
        </w:r>
        <w:proofErr w:type="spellEnd"/>
        <w:r w:rsidR="006E7B7A" w:rsidRPr="00977EA3">
          <w:rPr>
            <w:rStyle w:val="Collegamentoipertestuale"/>
            <w:rFonts w:eastAsiaTheme="majorEastAsia"/>
          </w:rPr>
          <w:t xml:space="preserve"> 1.3 OASIS Standard</w:t>
        </w:r>
      </w:hyperlink>
      <w:r w:rsidR="006E7B7A" w:rsidRPr="00977EA3">
        <w:t xml:space="preserve"> </w:t>
      </w:r>
    </w:p>
    <w:p w14:paraId="4EF6C105" w14:textId="77777777" w:rsidR="008E3CF3" w:rsidRPr="00977EA3" w:rsidRDefault="00E63AF6" w:rsidP="00EC243F">
      <w:pPr>
        <w:pStyle w:val="Puntoelenco2"/>
        <w:numPr>
          <w:ilvl w:val="0"/>
          <w:numId w:val="2"/>
        </w:numPr>
      </w:pPr>
      <w:hyperlink r:id="rId267" w:history="1">
        <w:r w:rsidR="006E7B7A" w:rsidRPr="00977EA3">
          <w:rPr>
            <w:rStyle w:val="Collegamentoipertestuale"/>
            <w:rFonts w:eastAsiaTheme="majorEastAsia"/>
          </w:rPr>
          <w:t>WS-Topics 1.3 OASIS Standard</w:t>
        </w:r>
      </w:hyperlink>
      <w:r w:rsidR="006E7B7A" w:rsidRPr="00977EA3">
        <w:t xml:space="preserve"> </w:t>
      </w:r>
    </w:p>
    <w:p w14:paraId="6B57B72D" w14:textId="482D940B" w:rsidR="008E3CF3" w:rsidRPr="00977EA3" w:rsidRDefault="006E7B7A" w:rsidP="00EC243F">
      <w:pPr>
        <w:pStyle w:val="Puntoelenco2"/>
        <w:numPr>
          <w:ilvl w:val="0"/>
          <w:numId w:val="2"/>
        </w:numPr>
      </w:pPr>
      <w:r w:rsidRPr="00977EA3">
        <w:t>ITI TF-2b: 3.43.4.2.2</w:t>
      </w:r>
    </w:p>
    <w:p w14:paraId="1F1B3BCD" w14:textId="447C8C09" w:rsidR="008E3CF3" w:rsidRPr="00977EA3" w:rsidRDefault="006E7B7A" w:rsidP="00EC243F">
      <w:pPr>
        <w:pStyle w:val="Puntoelenco2"/>
        <w:numPr>
          <w:ilvl w:val="0"/>
          <w:numId w:val="2"/>
        </w:numPr>
      </w:pPr>
      <w:r w:rsidRPr="00977EA3">
        <w:t>ITI TF-2x: Appendix V</w:t>
      </w:r>
    </w:p>
    <w:p w14:paraId="72D1E416" w14:textId="77777777" w:rsidR="006E7B7A" w:rsidRPr="00977EA3" w:rsidRDefault="006E7B7A" w:rsidP="006E7B7A">
      <w:pPr>
        <w:pStyle w:val="Titolo3"/>
        <w:numPr>
          <w:ilvl w:val="0"/>
          <w:numId w:val="0"/>
        </w:numPr>
        <w:rPr>
          <w:noProof w:val="0"/>
        </w:rPr>
      </w:pPr>
      <w:bookmarkStart w:id="3747" w:name="_Toc231117734"/>
      <w:bookmarkStart w:id="3748" w:name="_Toc237684767"/>
      <w:bookmarkStart w:id="3749" w:name="_Toc237767193"/>
      <w:bookmarkStart w:id="3750" w:name="_Toc363803055"/>
      <w:bookmarkStart w:id="3751" w:name="_Toc428454163"/>
      <w:bookmarkStart w:id="3752" w:name="_Toc331085230"/>
      <w:bookmarkStart w:id="3753" w:name="_Toc518634629"/>
      <w:r w:rsidRPr="00977EA3">
        <w:rPr>
          <w:noProof w:val="0"/>
        </w:rPr>
        <w:lastRenderedPageBreak/>
        <w:t>3.53.4 Interaction Diagram</w:t>
      </w:r>
      <w:bookmarkEnd w:id="3747"/>
      <w:bookmarkEnd w:id="3748"/>
      <w:bookmarkEnd w:id="3749"/>
      <w:bookmarkEnd w:id="3750"/>
      <w:bookmarkEnd w:id="3751"/>
      <w:bookmarkEnd w:id="3752"/>
      <w:bookmarkEnd w:id="3753"/>
    </w:p>
    <w:p w14:paraId="79281E2B" w14:textId="77777777" w:rsidR="006E7B7A" w:rsidRPr="00977EA3" w:rsidRDefault="008E3CF3" w:rsidP="006E7B7A">
      <w:pPr>
        <w:pStyle w:val="Corpotesto"/>
        <w:jc w:val="center"/>
      </w:pPr>
      <w:r w:rsidRPr="00977EA3">
        <w:rPr>
          <w:noProof/>
        </w:rPr>
        <w:drawing>
          <wp:inline distT="0" distB="0" distL="0" distR="0" wp14:anchorId="4BFC536D" wp14:editId="2A196905">
            <wp:extent cx="3601085" cy="2398395"/>
            <wp:effectExtent l="0" t="0" r="5715" b="0"/>
            <wp:docPr id="92" name="Immagine 92" descr="DNotify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otify_ID"/>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601085" cy="2398395"/>
                    </a:xfrm>
                    <a:prstGeom prst="rect">
                      <a:avLst/>
                    </a:prstGeom>
                    <a:noFill/>
                    <a:ln>
                      <a:noFill/>
                    </a:ln>
                  </pic:spPr>
                </pic:pic>
              </a:graphicData>
            </a:graphic>
          </wp:inline>
        </w:drawing>
      </w:r>
    </w:p>
    <w:p w14:paraId="131A5355" w14:textId="77777777" w:rsidR="006E7B7A" w:rsidRPr="00977EA3" w:rsidRDefault="006E7B7A" w:rsidP="00EC243F">
      <w:pPr>
        <w:pStyle w:val="FigureTitle"/>
        <w:rPr>
          <w:noProof w:val="0"/>
        </w:rPr>
      </w:pPr>
      <w:r w:rsidRPr="00977EA3">
        <w:rPr>
          <w:noProof w:val="0"/>
        </w:rPr>
        <w:t>Figure 3.53.4-1: Document Metadata Notify Sequence</w:t>
      </w:r>
    </w:p>
    <w:p w14:paraId="73FB9328" w14:textId="77777777" w:rsidR="006E7B7A" w:rsidRPr="00977EA3" w:rsidRDefault="006E7B7A" w:rsidP="006E7B7A">
      <w:pPr>
        <w:pStyle w:val="Corpotesto"/>
      </w:pPr>
      <w:bookmarkStart w:id="3754" w:name="_Toc231117735"/>
      <w:bookmarkStart w:id="3755" w:name="_Toc363803056"/>
    </w:p>
    <w:p w14:paraId="154956FA" w14:textId="77777777" w:rsidR="006E7B7A" w:rsidRPr="00977EA3" w:rsidRDefault="006E7B7A" w:rsidP="006E7B7A">
      <w:pPr>
        <w:pStyle w:val="Titolo4"/>
        <w:numPr>
          <w:ilvl w:val="0"/>
          <w:numId w:val="0"/>
        </w:numPr>
        <w:rPr>
          <w:noProof w:val="0"/>
        </w:rPr>
      </w:pPr>
      <w:bookmarkStart w:id="3756" w:name="_Toc428454164"/>
      <w:r w:rsidRPr="00977EA3">
        <w:rPr>
          <w:noProof w:val="0"/>
        </w:rPr>
        <w:t xml:space="preserve">3.53.4.1 </w:t>
      </w:r>
      <w:bookmarkEnd w:id="3754"/>
      <w:r w:rsidRPr="00977EA3">
        <w:rPr>
          <w:noProof w:val="0"/>
        </w:rPr>
        <w:t>Notify Message</w:t>
      </w:r>
      <w:bookmarkEnd w:id="3755"/>
      <w:bookmarkEnd w:id="3756"/>
    </w:p>
    <w:p w14:paraId="399A6899" w14:textId="77777777" w:rsidR="006E7B7A" w:rsidRPr="00977EA3" w:rsidRDefault="006E7B7A" w:rsidP="006E7B7A">
      <w:pPr>
        <w:pStyle w:val="Titolo5"/>
        <w:numPr>
          <w:ilvl w:val="0"/>
          <w:numId w:val="0"/>
        </w:numPr>
        <w:rPr>
          <w:noProof w:val="0"/>
        </w:rPr>
      </w:pPr>
      <w:bookmarkStart w:id="3757" w:name="_Toc231117736"/>
      <w:bookmarkStart w:id="3758" w:name="_Toc363803057"/>
      <w:r w:rsidRPr="00977EA3">
        <w:rPr>
          <w:noProof w:val="0"/>
        </w:rPr>
        <w:t>3.53.4.1.1 Trigger</w:t>
      </w:r>
      <w:bookmarkEnd w:id="3757"/>
      <w:bookmarkEnd w:id="3758"/>
    </w:p>
    <w:p w14:paraId="73AB7CC3" w14:textId="3C89EC12" w:rsidR="006E7B7A" w:rsidRPr="00977EA3" w:rsidRDefault="006E7B7A" w:rsidP="006E7B7A">
      <w:pPr>
        <w:pStyle w:val="Corpotesto"/>
      </w:pPr>
      <w:r w:rsidRPr="00977EA3">
        <w:t xml:space="preserve">When an event occurs where the topics of the event match the filter requirements of one or more existing subscriptions, the Document Metadata Notification Broker will trigger a Notification message to the corresponding Document Metadata Notification Recipient. The description of matching subscriptions to events can be found in </w:t>
      </w:r>
      <w:r w:rsidR="004233CE" w:rsidRPr="00977EA3">
        <w:t>Section</w:t>
      </w:r>
      <w:r w:rsidR="004233CE" w:rsidRPr="00977EA3" w:rsidDel="004233CE">
        <w:t xml:space="preserve"> </w:t>
      </w:r>
      <w:r w:rsidRPr="00977EA3">
        <w:t>3.52.5.2.</w:t>
      </w:r>
    </w:p>
    <w:p w14:paraId="14DE341C" w14:textId="77777777" w:rsidR="006E7B7A" w:rsidRPr="00977EA3" w:rsidRDefault="006E7B7A" w:rsidP="006E7B7A">
      <w:pPr>
        <w:pStyle w:val="Titolo5"/>
        <w:numPr>
          <w:ilvl w:val="0"/>
          <w:numId w:val="0"/>
        </w:numPr>
        <w:rPr>
          <w:noProof w:val="0"/>
        </w:rPr>
      </w:pPr>
      <w:bookmarkStart w:id="3759" w:name="_Toc228782005"/>
      <w:bookmarkStart w:id="3760" w:name="_Toc363803058"/>
      <w:bookmarkStart w:id="3761" w:name="_Toc231117737"/>
      <w:r w:rsidRPr="00977EA3">
        <w:rPr>
          <w:noProof w:val="0"/>
        </w:rPr>
        <w:t>3.53.4.1.2 Message Semantics</w:t>
      </w:r>
      <w:bookmarkEnd w:id="3759"/>
      <w:bookmarkEnd w:id="3760"/>
    </w:p>
    <w:p w14:paraId="2B81E5F9" w14:textId="1155F168" w:rsidR="006E7B7A" w:rsidRPr="00977EA3" w:rsidRDefault="006E7B7A" w:rsidP="006E7B7A">
      <w:pPr>
        <w:pStyle w:val="Corpotesto"/>
      </w:pPr>
      <w:r w:rsidRPr="00977EA3">
        <w:t>The Notify message shall comply with the requirements in the WS-</w:t>
      </w:r>
      <w:proofErr w:type="spellStart"/>
      <w:r w:rsidRPr="00977EA3">
        <w:t>BaseNotification</w:t>
      </w:r>
      <w:proofErr w:type="spellEnd"/>
      <w:r w:rsidRPr="00977EA3">
        <w:t xml:space="preserve"> standard. Note that the value of the WS-Addressing Action element is prescribed in the standard, and differs from the requirements of ITI TF-2x:</w:t>
      </w:r>
      <w:r w:rsidR="00417BDF" w:rsidRPr="00977EA3">
        <w:t xml:space="preserve"> </w:t>
      </w:r>
      <w:r w:rsidRPr="00977EA3">
        <w:t xml:space="preserve">Appendix V. </w:t>
      </w:r>
    </w:p>
    <w:p w14:paraId="31604618" w14:textId="77777777" w:rsidR="006E7B7A" w:rsidRPr="00977EA3" w:rsidRDefault="006E7B7A" w:rsidP="006E7B7A">
      <w:pPr>
        <w:pStyle w:val="Corpotesto"/>
        <w:rPr>
          <w:lang w:eastAsia="it-IT"/>
        </w:rPr>
      </w:pPr>
      <w:r w:rsidRPr="00977EA3">
        <w:t xml:space="preserve">The Notify message convey in the </w:t>
      </w:r>
      <w:proofErr w:type="spellStart"/>
      <w:r w:rsidRPr="00977EA3">
        <w:rPr>
          <w:i/>
        </w:rPr>
        <w:t>wsnt:Notify</w:t>
      </w:r>
      <w:proofErr w:type="spellEnd"/>
      <w:r w:rsidRPr="00977EA3">
        <w:rPr>
          <w:i/>
        </w:rPr>
        <w:t>/</w:t>
      </w:r>
      <w:proofErr w:type="spellStart"/>
      <w:r w:rsidRPr="00977EA3">
        <w:rPr>
          <w:i/>
        </w:rPr>
        <w:t>wsnt:NotificationMessage</w:t>
      </w:r>
      <w:proofErr w:type="spellEnd"/>
      <w:r w:rsidRPr="00977EA3">
        <w:rPr>
          <w:i/>
        </w:rPr>
        <w:t>/</w:t>
      </w:r>
      <w:proofErr w:type="spellStart"/>
      <w:r w:rsidRPr="00977EA3">
        <w:rPr>
          <w:i/>
        </w:rPr>
        <w:t>wsnt:Message</w:t>
      </w:r>
      <w:proofErr w:type="spellEnd"/>
      <w:r w:rsidRPr="00977EA3">
        <w:t xml:space="preserve"> the event that matched with a subscription. </w:t>
      </w:r>
      <w:r w:rsidRPr="00977EA3">
        <w:rPr>
          <w:lang w:eastAsia="it-IT"/>
        </w:rPr>
        <w:t xml:space="preserve">Depending on the event which triggered the notification, there may be one or more Document Entry Objects, Folder Objects, or </w:t>
      </w:r>
      <w:proofErr w:type="spellStart"/>
      <w:r w:rsidRPr="00977EA3">
        <w:rPr>
          <w:lang w:eastAsia="it-IT"/>
        </w:rPr>
        <w:t>SubmissionSet</w:t>
      </w:r>
      <w:proofErr w:type="spellEnd"/>
      <w:r w:rsidRPr="00977EA3">
        <w:rPr>
          <w:lang w:eastAsia="it-IT"/>
        </w:rPr>
        <w:t xml:space="preserve"> Objects</w:t>
      </w:r>
      <w:r w:rsidRPr="00977EA3">
        <w:rPr>
          <w:b/>
          <w:lang w:eastAsia="it-IT"/>
        </w:rPr>
        <w:t xml:space="preserve"> </w:t>
      </w:r>
      <w:r w:rsidRPr="00977EA3">
        <w:rPr>
          <w:lang w:eastAsia="it-IT"/>
        </w:rPr>
        <w:t xml:space="preserve">whose metadata matches the filter conditions of any particular subscription. This transaction defines the following structures for conveying a Notify message: </w:t>
      </w:r>
    </w:p>
    <w:p w14:paraId="556DC8E1" w14:textId="25730942" w:rsidR="006E7B7A" w:rsidRPr="00977EA3" w:rsidRDefault="006E7B7A" w:rsidP="006E7B7A">
      <w:pPr>
        <w:pStyle w:val="Elenco2"/>
      </w:pPr>
      <w:r w:rsidRPr="00977EA3">
        <w:rPr>
          <w:b/>
        </w:rPr>
        <w:t>A Full Notification</w:t>
      </w:r>
      <w:r w:rsidRPr="00977EA3">
        <w:t xml:space="preserve">, which shall be sent if the subscription request included the topic </w:t>
      </w:r>
      <w:proofErr w:type="spellStart"/>
      <w:r w:rsidRPr="00977EA3">
        <w:t>ihe:FullDocumentEntry</w:t>
      </w:r>
      <w:proofErr w:type="spellEnd"/>
      <w:r w:rsidRPr="00977EA3">
        <w:t xml:space="preserve"> (see </w:t>
      </w:r>
      <w:r w:rsidR="004233CE" w:rsidRPr="00977EA3">
        <w:t>Section</w:t>
      </w:r>
      <w:r w:rsidR="004233CE" w:rsidRPr="00977EA3" w:rsidDel="004233CE">
        <w:t xml:space="preserve"> </w:t>
      </w:r>
      <w:r w:rsidRPr="00977EA3">
        <w:t xml:space="preserve">3.52.5.1). In this case, the notification shall consist of parts of the payload of a Register Document Set-b Transaction as defined in </w:t>
      </w:r>
      <w:r w:rsidR="004233CE" w:rsidRPr="00977EA3">
        <w:t>Section</w:t>
      </w:r>
      <w:r w:rsidR="004233CE" w:rsidRPr="00977EA3" w:rsidDel="004233CE">
        <w:t xml:space="preserve"> </w:t>
      </w:r>
      <w:r w:rsidRPr="00977EA3">
        <w:t xml:space="preserve">3.42.4.1. The </w:t>
      </w:r>
      <w:r w:rsidRPr="00977EA3">
        <w:rPr>
          <w:i/>
        </w:rPr>
        <w:t>&lt;</w:t>
      </w:r>
      <w:proofErr w:type="spellStart"/>
      <w:r w:rsidRPr="00977EA3">
        <w:rPr>
          <w:i/>
        </w:rPr>
        <w:t>lcm:SubmitObjectsRequest</w:t>
      </w:r>
      <w:proofErr w:type="spellEnd"/>
      <w:r w:rsidRPr="00977EA3">
        <w:rPr>
          <w:i/>
        </w:rPr>
        <w:t>&gt;</w:t>
      </w:r>
      <w:r w:rsidRPr="00977EA3">
        <w:t xml:space="preserve"> element is the only child of the</w:t>
      </w:r>
      <w:r w:rsidRPr="00977EA3">
        <w:rPr>
          <w:b/>
        </w:rPr>
        <w:t xml:space="preserve"> </w:t>
      </w:r>
      <w:proofErr w:type="spellStart"/>
      <w:r w:rsidRPr="00977EA3">
        <w:rPr>
          <w:i/>
        </w:rPr>
        <w:t>wsnt:Notify</w:t>
      </w:r>
      <w:proofErr w:type="spellEnd"/>
      <w:r w:rsidRPr="00977EA3">
        <w:rPr>
          <w:i/>
        </w:rPr>
        <w:t>/</w:t>
      </w:r>
      <w:proofErr w:type="spellStart"/>
      <w:r w:rsidRPr="00977EA3">
        <w:rPr>
          <w:i/>
        </w:rPr>
        <w:t>wsnt:NotificationMessage</w:t>
      </w:r>
      <w:proofErr w:type="spellEnd"/>
      <w:r w:rsidRPr="00977EA3">
        <w:rPr>
          <w:i/>
        </w:rPr>
        <w:t>/</w:t>
      </w:r>
      <w:proofErr w:type="spellStart"/>
      <w:r w:rsidRPr="00977EA3">
        <w:rPr>
          <w:i/>
        </w:rPr>
        <w:t>wsnt:Message</w:t>
      </w:r>
      <w:proofErr w:type="spellEnd"/>
      <w:r w:rsidRPr="00977EA3">
        <w:t xml:space="preserve"> element in this message. The </w:t>
      </w:r>
      <w:r w:rsidRPr="00977EA3">
        <w:rPr>
          <w:i/>
        </w:rPr>
        <w:t>&lt;</w:t>
      </w:r>
      <w:proofErr w:type="spellStart"/>
      <w:r w:rsidRPr="00977EA3">
        <w:rPr>
          <w:i/>
        </w:rPr>
        <w:t>rim:RegistryObjectList</w:t>
      </w:r>
      <w:proofErr w:type="spellEnd"/>
      <w:r w:rsidRPr="00977EA3">
        <w:rPr>
          <w:i/>
        </w:rPr>
        <w:t>&gt;</w:t>
      </w:r>
      <w:r w:rsidRPr="00977EA3">
        <w:t xml:space="preserve"> element shall be the only child of the </w:t>
      </w:r>
      <w:r w:rsidRPr="00977EA3">
        <w:rPr>
          <w:i/>
        </w:rPr>
        <w:t>&lt;</w:t>
      </w:r>
      <w:proofErr w:type="spellStart"/>
      <w:r w:rsidRPr="00977EA3">
        <w:rPr>
          <w:i/>
        </w:rPr>
        <w:t>lcm:SubmitObjectsRequest</w:t>
      </w:r>
      <w:proofErr w:type="spellEnd"/>
      <w:r w:rsidRPr="00977EA3">
        <w:rPr>
          <w:i/>
        </w:rPr>
        <w:t>&gt;</w:t>
      </w:r>
      <w:r w:rsidRPr="00977EA3">
        <w:t xml:space="preserve"> element. Only </w:t>
      </w:r>
      <w:r w:rsidRPr="00977EA3">
        <w:rPr>
          <w:i/>
        </w:rPr>
        <w:t>&lt;</w:t>
      </w:r>
      <w:proofErr w:type="spellStart"/>
      <w:r w:rsidRPr="00977EA3">
        <w:rPr>
          <w:i/>
        </w:rPr>
        <w:t>rim:ExtrinsicObject</w:t>
      </w:r>
      <w:proofErr w:type="spellEnd"/>
      <w:r w:rsidRPr="00977EA3">
        <w:rPr>
          <w:i/>
        </w:rPr>
        <w:t>&gt;</w:t>
      </w:r>
      <w:r w:rsidRPr="00977EA3">
        <w:t xml:space="preserve"> elements </w:t>
      </w:r>
      <w:r w:rsidRPr="00977EA3">
        <w:lastRenderedPageBreak/>
        <w:t xml:space="preserve">representing Document Entries shall be sent within the </w:t>
      </w:r>
      <w:r w:rsidRPr="00977EA3">
        <w:rPr>
          <w:i/>
        </w:rPr>
        <w:t>&lt;</w:t>
      </w:r>
      <w:proofErr w:type="spellStart"/>
      <w:r w:rsidRPr="00977EA3">
        <w:rPr>
          <w:i/>
        </w:rPr>
        <w:t>rim:RegistryObjectList</w:t>
      </w:r>
      <w:proofErr w:type="spellEnd"/>
      <w:r w:rsidRPr="00977EA3">
        <w:rPr>
          <w:i/>
        </w:rPr>
        <w:t xml:space="preserve">&gt; </w:t>
      </w:r>
      <w:r w:rsidRPr="00977EA3">
        <w:t xml:space="preserve">element. </w:t>
      </w:r>
    </w:p>
    <w:p w14:paraId="6FC0487C" w14:textId="5B4EE4C0" w:rsidR="006E7B7A" w:rsidRPr="00977EA3" w:rsidRDefault="006E7B7A" w:rsidP="006E7B7A">
      <w:pPr>
        <w:pStyle w:val="Elenco2"/>
        <w:rPr>
          <w:lang w:eastAsia="it-IT"/>
        </w:rPr>
      </w:pPr>
      <w:r w:rsidRPr="00977EA3">
        <w:rPr>
          <w:b/>
          <w:lang w:eastAsia="it-IT"/>
        </w:rPr>
        <w:t>A Minimal Notification</w:t>
      </w:r>
      <w:r w:rsidRPr="00977EA3">
        <w:rPr>
          <w:lang w:eastAsia="it-IT"/>
        </w:rPr>
        <w:t xml:space="preserve">, which shall be sent if the subscription request included the topic </w:t>
      </w:r>
      <w:proofErr w:type="spellStart"/>
      <w:r w:rsidRPr="00977EA3">
        <w:rPr>
          <w:lang w:eastAsia="it-IT"/>
        </w:rPr>
        <w:t>ihe:MinimalDocumentEntry</w:t>
      </w:r>
      <w:proofErr w:type="spellEnd"/>
      <w:r w:rsidRPr="00977EA3">
        <w:rPr>
          <w:lang w:eastAsia="it-IT"/>
        </w:rPr>
        <w:t xml:space="preserve">. </w:t>
      </w:r>
      <w:r w:rsidRPr="00977EA3">
        <w:t xml:space="preserve">In this case, the notification shall consist of parts of the payload of a Register Document Set-b </w:t>
      </w:r>
      <w:r w:rsidR="00060A31" w:rsidRPr="00977EA3">
        <w:t>t</w:t>
      </w:r>
      <w:r w:rsidRPr="00977EA3">
        <w:t xml:space="preserve">ransaction as defined in </w:t>
      </w:r>
      <w:r w:rsidR="004233CE" w:rsidRPr="00977EA3">
        <w:t>Section</w:t>
      </w:r>
      <w:r w:rsidRPr="00977EA3">
        <w:t xml:space="preserve"> 3.42.4.1. The </w:t>
      </w:r>
      <w:r w:rsidRPr="00977EA3">
        <w:rPr>
          <w:i/>
        </w:rPr>
        <w:t>&lt;</w:t>
      </w:r>
      <w:proofErr w:type="spellStart"/>
      <w:r w:rsidRPr="00977EA3">
        <w:rPr>
          <w:i/>
        </w:rPr>
        <w:t>lcm:SubmitObjectsRequest</w:t>
      </w:r>
      <w:proofErr w:type="spellEnd"/>
      <w:r w:rsidRPr="00977EA3">
        <w:rPr>
          <w:i/>
        </w:rPr>
        <w:t>&gt;</w:t>
      </w:r>
      <w:r w:rsidRPr="00977EA3">
        <w:t xml:space="preserve"> element is the only child of the </w:t>
      </w:r>
      <w:proofErr w:type="spellStart"/>
      <w:r w:rsidRPr="00977EA3">
        <w:rPr>
          <w:i/>
        </w:rPr>
        <w:t>wsnt:Notify</w:t>
      </w:r>
      <w:proofErr w:type="spellEnd"/>
      <w:r w:rsidRPr="00977EA3">
        <w:rPr>
          <w:i/>
        </w:rPr>
        <w:t>/</w:t>
      </w:r>
      <w:proofErr w:type="spellStart"/>
      <w:r w:rsidRPr="00977EA3">
        <w:rPr>
          <w:i/>
        </w:rPr>
        <w:t>wsnt:NotificationMessage</w:t>
      </w:r>
      <w:proofErr w:type="spellEnd"/>
      <w:r w:rsidRPr="00977EA3">
        <w:rPr>
          <w:i/>
        </w:rPr>
        <w:t>/</w:t>
      </w:r>
      <w:proofErr w:type="spellStart"/>
      <w:r w:rsidRPr="00977EA3">
        <w:rPr>
          <w:i/>
        </w:rPr>
        <w:t>wsnt:Message</w:t>
      </w:r>
      <w:proofErr w:type="spellEnd"/>
      <w:r w:rsidRPr="00977EA3">
        <w:t xml:space="preserve"> element in this message. The </w:t>
      </w:r>
      <w:r w:rsidRPr="00977EA3">
        <w:rPr>
          <w:i/>
        </w:rPr>
        <w:t>&lt;</w:t>
      </w:r>
      <w:proofErr w:type="spellStart"/>
      <w:r w:rsidRPr="00977EA3">
        <w:rPr>
          <w:i/>
        </w:rPr>
        <w:t>rim:RegistryObjectList</w:t>
      </w:r>
      <w:proofErr w:type="spellEnd"/>
      <w:r w:rsidRPr="00977EA3">
        <w:rPr>
          <w:i/>
        </w:rPr>
        <w:t>&gt;</w:t>
      </w:r>
      <w:r w:rsidRPr="00977EA3">
        <w:t xml:space="preserve"> element shall be the only child of the </w:t>
      </w:r>
      <w:r w:rsidRPr="00977EA3">
        <w:rPr>
          <w:i/>
        </w:rPr>
        <w:t>&lt;</w:t>
      </w:r>
      <w:proofErr w:type="spellStart"/>
      <w:r w:rsidRPr="00977EA3">
        <w:rPr>
          <w:i/>
        </w:rPr>
        <w:t>lcm:SubmitObjectsRequest</w:t>
      </w:r>
      <w:proofErr w:type="spellEnd"/>
      <w:r w:rsidRPr="00977EA3">
        <w:rPr>
          <w:i/>
        </w:rPr>
        <w:t>&gt;</w:t>
      </w:r>
      <w:r w:rsidRPr="00977EA3">
        <w:t xml:space="preserve"> element. Only </w:t>
      </w:r>
      <w:r w:rsidRPr="00977EA3">
        <w:rPr>
          <w:i/>
        </w:rPr>
        <w:t>&lt;</w:t>
      </w:r>
      <w:proofErr w:type="spellStart"/>
      <w:r w:rsidRPr="00977EA3">
        <w:rPr>
          <w:i/>
        </w:rPr>
        <w:t>rim:ObjectRef</w:t>
      </w:r>
      <w:proofErr w:type="spellEnd"/>
      <w:r w:rsidRPr="00977EA3">
        <w:rPr>
          <w:i/>
        </w:rPr>
        <w:t xml:space="preserve">&gt; </w:t>
      </w:r>
      <w:r w:rsidRPr="00977EA3">
        <w:t xml:space="preserve">elements representing Document Entries shall be sent within the </w:t>
      </w:r>
      <w:r w:rsidRPr="00977EA3">
        <w:rPr>
          <w:i/>
        </w:rPr>
        <w:t>&lt;</w:t>
      </w:r>
      <w:proofErr w:type="spellStart"/>
      <w:r w:rsidRPr="00977EA3">
        <w:rPr>
          <w:i/>
        </w:rPr>
        <w:t>rim:RegistryObjectList</w:t>
      </w:r>
      <w:proofErr w:type="spellEnd"/>
      <w:r w:rsidRPr="00977EA3">
        <w:rPr>
          <w:i/>
        </w:rPr>
        <w:t>&gt;</w:t>
      </w:r>
      <w:r w:rsidRPr="00977EA3">
        <w:t xml:space="preserve"> element.</w:t>
      </w:r>
      <w:r w:rsidRPr="00977EA3">
        <w:rPr>
          <w:lang w:eastAsia="it-IT"/>
        </w:rPr>
        <w:t xml:space="preserve"> </w:t>
      </w:r>
    </w:p>
    <w:p w14:paraId="3EA9BAB4" w14:textId="2CB56D23" w:rsidR="006E7B7A" w:rsidRPr="00977EA3" w:rsidRDefault="006E7B7A" w:rsidP="006E7B7A">
      <w:pPr>
        <w:pStyle w:val="Elenco2"/>
      </w:pPr>
      <w:r w:rsidRPr="00977EA3">
        <w:rPr>
          <w:b/>
          <w:lang w:eastAsia="it-IT"/>
        </w:rPr>
        <w:t xml:space="preserve">A </w:t>
      </w:r>
      <w:proofErr w:type="spellStart"/>
      <w:r w:rsidRPr="00977EA3">
        <w:rPr>
          <w:b/>
          <w:lang w:eastAsia="it-IT"/>
        </w:rPr>
        <w:t>submissionSet</w:t>
      </w:r>
      <w:proofErr w:type="spellEnd"/>
      <w:r w:rsidRPr="00977EA3">
        <w:rPr>
          <w:b/>
          <w:lang w:eastAsia="it-IT"/>
        </w:rPr>
        <w:t xml:space="preserve"> Notification</w:t>
      </w:r>
      <w:r w:rsidRPr="00977EA3">
        <w:rPr>
          <w:lang w:eastAsia="it-IT"/>
        </w:rPr>
        <w:t xml:space="preserve">, which shall be sent if the subscription request included the topic </w:t>
      </w:r>
      <w:proofErr w:type="spellStart"/>
      <w:r w:rsidRPr="00977EA3">
        <w:rPr>
          <w:lang w:eastAsia="it-IT"/>
        </w:rPr>
        <w:t>ihe:SubmissionSetMetadata</w:t>
      </w:r>
      <w:proofErr w:type="spellEnd"/>
      <w:r w:rsidRPr="00977EA3">
        <w:rPr>
          <w:lang w:eastAsia="it-IT"/>
        </w:rPr>
        <w:t xml:space="preserve">. In this case the response consists of parts of the payload of a Register Document Set-b Transaction as defined in </w:t>
      </w:r>
      <w:r w:rsidR="004233CE" w:rsidRPr="00977EA3">
        <w:t>Section</w:t>
      </w:r>
      <w:r w:rsidR="004233CE" w:rsidRPr="00977EA3" w:rsidDel="004233CE">
        <w:rPr>
          <w:lang w:eastAsia="it-IT"/>
        </w:rPr>
        <w:t xml:space="preserve"> </w:t>
      </w:r>
      <w:r w:rsidRPr="00977EA3">
        <w:rPr>
          <w:lang w:eastAsia="it-IT"/>
        </w:rPr>
        <w:t xml:space="preserve">3.42.4.1. The </w:t>
      </w:r>
      <w:r w:rsidRPr="00977EA3">
        <w:rPr>
          <w:i/>
          <w:lang w:eastAsia="it-IT"/>
        </w:rPr>
        <w:t>&lt;</w:t>
      </w:r>
      <w:proofErr w:type="spellStart"/>
      <w:r w:rsidRPr="00977EA3">
        <w:rPr>
          <w:i/>
          <w:lang w:eastAsia="it-IT"/>
        </w:rPr>
        <w:t>lcm:SubmitObjectsRequest</w:t>
      </w:r>
      <w:proofErr w:type="spellEnd"/>
      <w:r w:rsidRPr="00977EA3">
        <w:rPr>
          <w:i/>
          <w:lang w:eastAsia="it-IT"/>
        </w:rPr>
        <w:t>&gt;</w:t>
      </w:r>
      <w:r w:rsidRPr="00977EA3">
        <w:rPr>
          <w:lang w:eastAsia="it-IT"/>
        </w:rPr>
        <w:t xml:space="preserve"> element is the only child of the </w:t>
      </w:r>
      <w:proofErr w:type="spellStart"/>
      <w:r w:rsidRPr="00977EA3">
        <w:rPr>
          <w:i/>
          <w:lang w:eastAsia="it-IT"/>
        </w:rPr>
        <w:t>wsnt:Notify</w:t>
      </w:r>
      <w:proofErr w:type="spellEnd"/>
      <w:r w:rsidRPr="00977EA3">
        <w:rPr>
          <w:i/>
          <w:lang w:eastAsia="it-IT"/>
        </w:rPr>
        <w:t>/</w:t>
      </w:r>
      <w:proofErr w:type="spellStart"/>
      <w:r w:rsidRPr="00977EA3">
        <w:rPr>
          <w:i/>
          <w:lang w:eastAsia="it-IT"/>
        </w:rPr>
        <w:t>wsnt:NotificationMessage</w:t>
      </w:r>
      <w:proofErr w:type="spellEnd"/>
      <w:r w:rsidRPr="00977EA3">
        <w:rPr>
          <w:i/>
          <w:lang w:eastAsia="it-IT"/>
        </w:rPr>
        <w:t>/</w:t>
      </w:r>
      <w:proofErr w:type="spellStart"/>
      <w:r w:rsidRPr="00977EA3">
        <w:rPr>
          <w:i/>
          <w:lang w:eastAsia="it-IT"/>
        </w:rPr>
        <w:t>wsnt:Message</w:t>
      </w:r>
      <w:proofErr w:type="spellEnd"/>
      <w:r w:rsidRPr="00977EA3">
        <w:rPr>
          <w:lang w:eastAsia="it-IT"/>
        </w:rPr>
        <w:t xml:space="preserve"> element in this message. The </w:t>
      </w:r>
      <w:r w:rsidRPr="00977EA3">
        <w:rPr>
          <w:i/>
          <w:lang w:eastAsia="it-IT"/>
        </w:rPr>
        <w:t>&lt;</w:t>
      </w:r>
      <w:proofErr w:type="spellStart"/>
      <w:r w:rsidRPr="00977EA3">
        <w:rPr>
          <w:i/>
          <w:lang w:eastAsia="it-IT"/>
        </w:rPr>
        <w:t>rim:RegistryObjectList</w:t>
      </w:r>
      <w:proofErr w:type="spellEnd"/>
      <w:r w:rsidRPr="00977EA3">
        <w:rPr>
          <w:i/>
          <w:lang w:eastAsia="it-IT"/>
        </w:rPr>
        <w:t>&gt;</w:t>
      </w:r>
      <w:r w:rsidRPr="00977EA3">
        <w:rPr>
          <w:lang w:eastAsia="it-IT"/>
        </w:rPr>
        <w:t xml:space="preserve"> element shall be the only child of the </w:t>
      </w:r>
      <w:r w:rsidRPr="00977EA3">
        <w:rPr>
          <w:i/>
          <w:lang w:eastAsia="it-IT"/>
        </w:rPr>
        <w:t>&lt;</w:t>
      </w:r>
      <w:proofErr w:type="spellStart"/>
      <w:r w:rsidRPr="00977EA3">
        <w:rPr>
          <w:i/>
          <w:lang w:eastAsia="it-IT"/>
        </w:rPr>
        <w:t>lcm:SubmitObjectsRequest</w:t>
      </w:r>
      <w:proofErr w:type="spellEnd"/>
      <w:r w:rsidRPr="00977EA3">
        <w:rPr>
          <w:i/>
          <w:lang w:eastAsia="it-IT"/>
        </w:rPr>
        <w:t>&gt;</w:t>
      </w:r>
      <w:r w:rsidRPr="00977EA3">
        <w:rPr>
          <w:lang w:eastAsia="it-IT"/>
        </w:rPr>
        <w:t xml:space="preserve"> element. Only one </w:t>
      </w:r>
      <w:r w:rsidRPr="00977EA3">
        <w:rPr>
          <w:i/>
          <w:lang w:eastAsia="it-IT"/>
        </w:rPr>
        <w:t>&lt;</w:t>
      </w:r>
      <w:proofErr w:type="spellStart"/>
      <w:r w:rsidRPr="00977EA3">
        <w:rPr>
          <w:i/>
          <w:lang w:eastAsia="it-IT"/>
        </w:rPr>
        <w:t>rim:RegistryPackage</w:t>
      </w:r>
      <w:proofErr w:type="spellEnd"/>
      <w:r w:rsidRPr="00977EA3">
        <w:rPr>
          <w:i/>
          <w:lang w:eastAsia="it-IT"/>
        </w:rPr>
        <w:t>&gt;</w:t>
      </w:r>
      <w:r w:rsidRPr="00977EA3">
        <w:rPr>
          <w:lang w:eastAsia="it-IT"/>
        </w:rPr>
        <w:t xml:space="preserve"> element representing the </w:t>
      </w:r>
      <w:proofErr w:type="spellStart"/>
      <w:r w:rsidRPr="00977EA3">
        <w:rPr>
          <w:lang w:eastAsia="it-IT"/>
        </w:rPr>
        <w:t>submissionSet</w:t>
      </w:r>
      <w:proofErr w:type="spellEnd"/>
      <w:r w:rsidRPr="00977EA3">
        <w:rPr>
          <w:lang w:eastAsia="it-IT"/>
        </w:rPr>
        <w:t xml:space="preserve"> object shall be sent within the </w:t>
      </w:r>
      <w:r w:rsidRPr="00977EA3">
        <w:rPr>
          <w:i/>
          <w:lang w:eastAsia="it-IT"/>
        </w:rPr>
        <w:t>&lt;</w:t>
      </w:r>
      <w:proofErr w:type="spellStart"/>
      <w:r w:rsidRPr="00977EA3">
        <w:rPr>
          <w:i/>
          <w:lang w:eastAsia="it-IT"/>
        </w:rPr>
        <w:t>rim:RegistryObjectList</w:t>
      </w:r>
      <w:proofErr w:type="spellEnd"/>
      <w:r w:rsidRPr="00977EA3">
        <w:rPr>
          <w:i/>
          <w:lang w:eastAsia="it-IT"/>
        </w:rPr>
        <w:t>&gt;</w:t>
      </w:r>
      <w:r w:rsidRPr="00977EA3">
        <w:rPr>
          <w:lang w:eastAsia="it-IT"/>
        </w:rPr>
        <w:t xml:space="preserve"> element and shall be characterized by classification scheme: classificationScheme="urn:uuid:a54d6aa5-d40d-43f9-88c5-b4633d873bdd" (that represents an object of </w:t>
      </w:r>
      <w:proofErr w:type="spellStart"/>
      <w:r w:rsidRPr="00977EA3">
        <w:rPr>
          <w:lang w:eastAsia="it-IT"/>
        </w:rPr>
        <w:t>submissionSet</w:t>
      </w:r>
      <w:proofErr w:type="spellEnd"/>
      <w:r w:rsidRPr="00977EA3">
        <w:rPr>
          <w:lang w:eastAsia="it-IT"/>
        </w:rPr>
        <w:t xml:space="preserve"> type)</w:t>
      </w:r>
      <w:r w:rsidRPr="00977EA3">
        <w:t>.</w:t>
      </w:r>
    </w:p>
    <w:p w14:paraId="273B33B7" w14:textId="77777777" w:rsidR="006E7B7A" w:rsidRPr="00977EA3" w:rsidRDefault="006E7B7A" w:rsidP="006E7B7A">
      <w:pPr>
        <w:pStyle w:val="Corpotesto"/>
      </w:pPr>
      <w:r w:rsidRPr="00977EA3">
        <w:rPr>
          <w:lang w:eastAsia="it-IT"/>
        </w:rPr>
        <w:t xml:space="preserve">There shall be a single </w:t>
      </w:r>
      <w:proofErr w:type="spellStart"/>
      <w:r w:rsidRPr="00977EA3">
        <w:rPr>
          <w:i/>
          <w:lang w:eastAsia="it-IT"/>
        </w:rPr>
        <w:t>wsnt:Notify</w:t>
      </w:r>
      <w:proofErr w:type="spellEnd"/>
      <w:r w:rsidRPr="00977EA3">
        <w:rPr>
          <w:i/>
          <w:lang w:eastAsia="it-IT"/>
        </w:rPr>
        <w:t>/</w:t>
      </w:r>
      <w:proofErr w:type="spellStart"/>
      <w:r w:rsidRPr="00977EA3">
        <w:rPr>
          <w:i/>
          <w:lang w:eastAsia="it-IT"/>
        </w:rPr>
        <w:t>wsnt:NotificationMessage</w:t>
      </w:r>
      <w:proofErr w:type="spellEnd"/>
      <w:r w:rsidRPr="00977EA3">
        <w:rPr>
          <w:i/>
          <w:lang w:eastAsia="it-IT"/>
        </w:rPr>
        <w:t>/</w:t>
      </w:r>
      <w:proofErr w:type="spellStart"/>
      <w:r w:rsidRPr="00977EA3">
        <w:rPr>
          <w:i/>
          <w:lang w:eastAsia="it-IT"/>
        </w:rPr>
        <w:t>wsnt:Message</w:t>
      </w:r>
      <w:proofErr w:type="spellEnd"/>
      <w:r w:rsidRPr="00977EA3">
        <w:rPr>
          <w:lang w:eastAsia="it-IT"/>
        </w:rPr>
        <w:t xml:space="preserve"> element in this transaction. If multiple objects need to be represented in a single notification, the WS-</w:t>
      </w:r>
      <w:proofErr w:type="spellStart"/>
      <w:r w:rsidRPr="00977EA3">
        <w:rPr>
          <w:lang w:eastAsia="it-IT"/>
        </w:rPr>
        <w:t>BaseNotification</w:t>
      </w:r>
      <w:proofErr w:type="spellEnd"/>
      <w:r w:rsidRPr="00977EA3">
        <w:rPr>
          <w:lang w:eastAsia="it-IT"/>
        </w:rPr>
        <w:t xml:space="preserve"> standard allows this to be </w:t>
      </w:r>
      <w:r w:rsidRPr="00977EA3">
        <w:t>done.</w:t>
      </w:r>
    </w:p>
    <w:p w14:paraId="253BB0D9" w14:textId="77777777" w:rsidR="006E7B7A" w:rsidRPr="00977EA3" w:rsidRDefault="006E7B7A" w:rsidP="006E7B7A">
      <w:pPr>
        <w:pStyle w:val="Titolo5"/>
        <w:numPr>
          <w:ilvl w:val="0"/>
          <w:numId w:val="0"/>
        </w:numPr>
        <w:rPr>
          <w:noProof w:val="0"/>
        </w:rPr>
      </w:pPr>
      <w:bookmarkStart w:id="3762" w:name="_Toc231117738"/>
      <w:bookmarkStart w:id="3763" w:name="_Toc363803059"/>
      <w:bookmarkEnd w:id="3761"/>
      <w:r w:rsidRPr="00977EA3">
        <w:rPr>
          <w:noProof w:val="0"/>
        </w:rPr>
        <w:t>3.53.4.1.3 Expected Actions</w:t>
      </w:r>
      <w:bookmarkEnd w:id="3762"/>
      <w:bookmarkEnd w:id="3763"/>
    </w:p>
    <w:p w14:paraId="7DFC459A" w14:textId="77777777" w:rsidR="006E7B7A" w:rsidRPr="00977EA3" w:rsidRDefault="006E7B7A" w:rsidP="006E7B7A">
      <w:pPr>
        <w:pStyle w:val="Corpotesto"/>
        <w:rPr>
          <w:strike/>
          <w:szCs w:val="24"/>
        </w:rPr>
      </w:pPr>
      <w:r w:rsidRPr="00977EA3">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52071DCE" w14:textId="6B865986" w:rsidR="006E7B7A" w:rsidRPr="00977EA3" w:rsidRDefault="006E7B7A" w:rsidP="006E7B7A">
      <w:pPr>
        <w:pStyle w:val="Corpotesto"/>
      </w:pPr>
      <w:r w:rsidRPr="00977EA3">
        <w:t xml:space="preserve">The Document Metadata Notification Broker may send the filter conditions of the subscription, and/or the address (either a logical identifier or a service address </w:t>
      </w:r>
      <w:proofErr w:type="spellStart"/>
      <w:r w:rsidRPr="00977EA3">
        <w:t>url</w:t>
      </w:r>
      <w:proofErr w:type="spellEnd"/>
      <w:r w:rsidRPr="00977EA3">
        <w:t>)</w:t>
      </w:r>
      <w:r w:rsidR="00022B42" w:rsidRPr="00977EA3" w:rsidDel="00022B42">
        <w:t xml:space="preserve"> </w:t>
      </w:r>
      <w:r w:rsidRPr="00977EA3">
        <w:t xml:space="preserve">of the Notification Broker that produces the notification. Both of these alternatives increase certain security risks, their use should be determined by local policy for security and confidentiality. </w:t>
      </w:r>
    </w:p>
    <w:p w14:paraId="42461C4C" w14:textId="77777777" w:rsidR="006E7B7A" w:rsidRPr="00977EA3" w:rsidRDefault="006E7B7A" w:rsidP="006E7B7A">
      <w:pPr>
        <w:pStyle w:val="Titolo5"/>
        <w:numPr>
          <w:ilvl w:val="0"/>
          <w:numId w:val="0"/>
        </w:numPr>
        <w:rPr>
          <w:noProof w:val="0"/>
        </w:rPr>
      </w:pPr>
      <w:bookmarkStart w:id="3764" w:name="_Toc231117739"/>
      <w:bookmarkStart w:id="3765" w:name="_Toc363803060"/>
      <w:r w:rsidRPr="00977EA3">
        <w:rPr>
          <w:noProof w:val="0"/>
        </w:rPr>
        <w:t>3.53.4.1.4 Examples</w:t>
      </w:r>
      <w:bookmarkEnd w:id="3764"/>
      <w:bookmarkEnd w:id="3765"/>
    </w:p>
    <w:p w14:paraId="16B85B5D" w14:textId="77777777" w:rsidR="006E7B7A" w:rsidRPr="00977EA3" w:rsidRDefault="006E7B7A" w:rsidP="006E7B7A">
      <w:pPr>
        <w:pStyle w:val="Titolo6"/>
        <w:numPr>
          <w:ilvl w:val="0"/>
          <w:numId w:val="0"/>
        </w:numPr>
        <w:rPr>
          <w:noProof w:val="0"/>
        </w:rPr>
      </w:pPr>
      <w:bookmarkStart w:id="3766" w:name="_Toc231117740"/>
      <w:bookmarkStart w:id="3767" w:name="_Toc363803061"/>
      <w:r w:rsidRPr="00977EA3">
        <w:rPr>
          <w:noProof w:val="0"/>
        </w:rPr>
        <w:t>3.53.4.1.4.1 Full Notification Example</w:t>
      </w:r>
      <w:bookmarkEnd w:id="3766"/>
      <w:r w:rsidRPr="00977EA3">
        <w:rPr>
          <w:noProof w:val="0"/>
        </w:rPr>
        <w:t xml:space="preserve"> (</w:t>
      </w:r>
      <w:proofErr w:type="spellStart"/>
      <w:r w:rsidRPr="00977EA3">
        <w:rPr>
          <w:noProof w:val="0"/>
        </w:rPr>
        <w:t>ihe:FullDocumentEntry</w:t>
      </w:r>
      <w:proofErr w:type="spellEnd"/>
      <w:r w:rsidRPr="00977EA3">
        <w:rPr>
          <w:noProof w:val="0"/>
        </w:rPr>
        <w:t>)</w:t>
      </w:r>
      <w:bookmarkEnd w:id="3767"/>
    </w:p>
    <w:p w14:paraId="3995CAC3" w14:textId="77777777" w:rsidR="006E7B7A" w:rsidRPr="00977EA3" w:rsidRDefault="006E7B7A" w:rsidP="006E7B7A">
      <w:pPr>
        <w:pStyle w:val="Corpotesto"/>
      </w:pPr>
    </w:p>
    <w:p w14:paraId="42907BB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BE73CB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p>
    <w:p w14:paraId="3111813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="http://www.w3.org/2005/08/addressing"</w:t>
      </w:r>
    </w:p>
    <w:p w14:paraId="0796E61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="http://www.w3.org/2001/XMLSchema-instance"</w:t>
      </w:r>
    </w:p>
    <w:p w14:paraId="4304A77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p>
    <w:p w14:paraId="2498534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xmlns:lcm</w:t>
      </w:r>
      <w:proofErr w:type="spellEnd"/>
      <w:r w:rsidRPr="00977EA3">
        <w:rPr>
          <w:sz w:val="16"/>
          <w:szCs w:val="16"/>
        </w:rPr>
        <w:t>="urn:oasis:names:tc:ebxml-regrep:xsd:lcm:3.0"</w:t>
      </w:r>
    </w:p>
    <w:p w14:paraId="02C05BC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w:t>
      </w:r>
      <w:proofErr w:type="spellStart"/>
      <w:r w:rsidRPr="00977EA3">
        <w:rPr>
          <w:sz w:val="16"/>
          <w:szCs w:val="16"/>
        </w:rPr>
        <w:t>xmlns:rim</w:t>
      </w:r>
      <w:proofErr w:type="spellEnd"/>
      <w:r w:rsidRPr="00977EA3">
        <w:rPr>
          <w:sz w:val="16"/>
          <w:szCs w:val="16"/>
        </w:rPr>
        <w:t>="urn:oasis:names:tc:ebxml-regrep:xsd:rim:3.0"</w:t>
      </w:r>
    </w:p>
    <w:p w14:paraId="288CF07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  urn:oasis:names:tc:ebxml-regrep:xsd:rim:3.0 ../schema/</w:t>
      </w:r>
      <w:proofErr w:type="spellStart"/>
      <w:r w:rsidRPr="00977EA3">
        <w:rPr>
          <w:sz w:val="16"/>
          <w:szCs w:val="16"/>
        </w:rPr>
        <w:t>ebRS</w:t>
      </w:r>
      <w:proofErr w:type="spellEnd"/>
      <w:r w:rsidRPr="00977EA3">
        <w:rPr>
          <w:sz w:val="16"/>
          <w:szCs w:val="16"/>
        </w:rPr>
        <w:t>/rim.xsd" urn:oasis:names:tc:ebxml-regrep:xsd:lcm:3.0 ../schema/</w:t>
      </w:r>
      <w:proofErr w:type="spellStart"/>
      <w:r w:rsidRPr="00977EA3">
        <w:rPr>
          <w:sz w:val="16"/>
          <w:szCs w:val="16"/>
        </w:rPr>
        <w:t>ebRS</w:t>
      </w:r>
      <w:proofErr w:type="spellEnd"/>
      <w:r w:rsidRPr="00977EA3">
        <w:rPr>
          <w:sz w:val="16"/>
          <w:szCs w:val="16"/>
        </w:rPr>
        <w:t>/lcm.xsd"&gt;</w:t>
      </w:r>
    </w:p>
    <w:p w14:paraId="41F156D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629DC95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5A417714"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768" w:author="Gregorio Canal" w:date="2019-05-22T14:54:00Z">
            <w:rPr>
              <w:sz w:val="16"/>
              <w:szCs w:val="16"/>
            </w:rPr>
          </w:rPrChange>
        </w:rPr>
      </w:pPr>
      <w:r w:rsidRPr="00977EA3">
        <w:rPr>
          <w:sz w:val="16"/>
          <w:szCs w:val="16"/>
        </w:rPr>
        <w:t xml:space="preserve">        </w:t>
      </w:r>
      <w:r w:rsidRPr="00E63AF6">
        <w:rPr>
          <w:sz w:val="16"/>
          <w:szCs w:val="16"/>
          <w:lang w:val="it-IT"/>
          <w:rPrChange w:id="3769" w:author="Gregorio Canal" w:date="2019-05-22T14:54:00Z">
            <w:rPr>
              <w:sz w:val="16"/>
              <w:szCs w:val="16"/>
            </w:rPr>
          </w:rPrChange>
        </w:rPr>
        <w:t>&lt;</w:t>
      </w:r>
      <w:proofErr w:type="spellStart"/>
      <w:r w:rsidRPr="00E63AF6">
        <w:rPr>
          <w:sz w:val="16"/>
          <w:szCs w:val="16"/>
          <w:lang w:val="it-IT"/>
          <w:rPrChange w:id="3770" w:author="Gregorio Canal" w:date="2019-05-22T14:54:00Z">
            <w:rPr>
              <w:sz w:val="16"/>
              <w:szCs w:val="16"/>
            </w:rPr>
          </w:rPrChange>
        </w:rPr>
        <w:t>a:MessageID</w:t>
      </w:r>
      <w:proofErr w:type="spellEnd"/>
      <w:r w:rsidRPr="00E63AF6">
        <w:rPr>
          <w:sz w:val="16"/>
          <w:szCs w:val="16"/>
          <w:lang w:val="it-IT"/>
          <w:rPrChange w:id="3771" w:author="Gregorio Canal" w:date="2019-05-22T14:54:00Z">
            <w:rPr>
              <w:sz w:val="16"/>
              <w:szCs w:val="16"/>
            </w:rPr>
          </w:rPrChange>
        </w:rPr>
        <w:t>&gt;382dcdca-8e87-9fdf-8446-48fd83bca93b&lt;/</w:t>
      </w:r>
      <w:proofErr w:type="spellStart"/>
      <w:r w:rsidRPr="00E63AF6">
        <w:rPr>
          <w:sz w:val="16"/>
          <w:szCs w:val="16"/>
          <w:lang w:val="it-IT"/>
          <w:rPrChange w:id="3772" w:author="Gregorio Canal" w:date="2019-05-22T14:54:00Z">
            <w:rPr>
              <w:sz w:val="16"/>
              <w:szCs w:val="16"/>
            </w:rPr>
          </w:rPrChange>
        </w:rPr>
        <w:t>a:MessageID</w:t>
      </w:r>
      <w:proofErr w:type="spellEnd"/>
      <w:r w:rsidRPr="00E63AF6">
        <w:rPr>
          <w:sz w:val="16"/>
          <w:szCs w:val="16"/>
          <w:lang w:val="it-IT"/>
          <w:rPrChange w:id="3773" w:author="Gregorio Canal" w:date="2019-05-22T14:54:00Z">
            <w:rPr>
              <w:sz w:val="16"/>
              <w:szCs w:val="16"/>
            </w:rPr>
          </w:rPrChange>
        </w:rPr>
        <w:t>&gt;</w:t>
      </w:r>
    </w:p>
    <w:p w14:paraId="1C8212C2"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774" w:author="Gregorio Canal" w:date="2019-05-22T14:54:00Z">
            <w:rPr>
              <w:sz w:val="16"/>
              <w:szCs w:val="16"/>
            </w:rPr>
          </w:rPrChange>
        </w:rPr>
      </w:pPr>
      <w:r w:rsidRPr="00E63AF6">
        <w:rPr>
          <w:sz w:val="16"/>
          <w:szCs w:val="16"/>
          <w:lang w:val="it-IT"/>
          <w:rPrChange w:id="3775" w:author="Gregorio Canal" w:date="2019-05-22T14:54:00Z">
            <w:rPr>
              <w:sz w:val="16"/>
              <w:szCs w:val="16"/>
            </w:rPr>
          </w:rPrChange>
        </w:rPr>
        <w:t xml:space="preserve">        &lt;a:To&gt;https://NotificationRecipientServer/xdsBnotification&lt;/a:To&gt;</w:t>
      </w:r>
    </w:p>
    <w:p w14:paraId="451663C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776" w:author="Gregorio Canal" w:date="2019-05-22T14:54:00Z">
            <w:rPr>
              <w:sz w:val="16"/>
              <w:szCs w:val="16"/>
            </w:rPr>
          </w:rPrChange>
        </w:rPr>
        <w:t xml:space="preserve">    </w:t>
      </w:r>
      <w:r w:rsidRPr="00977EA3">
        <w:rPr>
          <w:sz w:val="16"/>
          <w:szCs w:val="16"/>
        </w:rPr>
        <w:t>&lt;/</w:t>
      </w:r>
      <w:proofErr w:type="spellStart"/>
      <w:r w:rsidRPr="00977EA3">
        <w:rPr>
          <w:sz w:val="16"/>
          <w:szCs w:val="16"/>
        </w:rPr>
        <w:t>s:Header</w:t>
      </w:r>
      <w:proofErr w:type="spellEnd"/>
      <w:r w:rsidRPr="00977EA3">
        <w:rPr>
          <w:sz w:val="16"/>
          <w:szCs w:val="16"/>
        </w:rPr>
        <w:t>&gt;</w:t>
      </w:r>
    </w:p>
    <w:p w14:paraId="06FFD30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1F50147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wsnt:Notify</w:t>
      </w:r>
      <w:proofErr w:type="spellEnd"/>
      <w:r w:rsidRPr="00977EA3">
        <w:rPr>
          <w:sz w:val="16"/>
          <w:szCs w:val="16"/>
        </w:rPr>
        <w:t>&gt;</w:t>
      </w:r>
    </w:p>
    <w:p w14:paraId="5E2E711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wsnt:NotificationMessage</w:t>
      </w:r>
      <w:proofErr w:type="spellEnd"/>
      <w:r w:rsidRPr="00977EA3">
        <w:rPr>
          <w:sz w:val="16"/>
          <w:szCs w:val="16"/>
        </w:rPr>
        <w:t>&gt;</w:t>
      </w:r>
    </w:p>
    <w:p w14:paraId="36B5B1B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wsnt:SubscriptionReference</w:t>
      </w:r>
      <w:proofErr w:type="spellEnd"/>
      <w:r w:rsidRPr="00977EA3">
        <w:rPr>
          <w:sz w:val="16"/>
          <w:szCs w:val="16"/>
        </w:rPr>
        <w:t>&gt;</w:t>
      </w:r>
    </w:p>
    <w:p w14:paraId="736E6C1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&lt;a:Address&gt;https://NotificationBrokerServer/Subscription/382dcdc7-8e84-9fdc-8443-48fd83bca938&lt;/a:Address&gt;</w:t>
      </w:r>
    </w:p>
    <w:p w14:paraId="6E36000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wsnt:SubscriptionReference</w:t>
      </w:r>
      <w:proofErr w:type="spellEnd"/>
      <w:r w:rsidRPr="00977EA3">
        <w:rPr>
          <w:sz w:val="16"/>
          <w:szCs w:val="16"/>
        </w:rPr>
        <w:t>&gt;</w:t>
      </w:r>
    </w:p>
    <w:p w14:paraId="28AB093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wsnt:Topic</w:t>
      </w:r>
      <w:proofErr w:type="spellEnd"/>
      <w:r w:rsidRPr="00977EA3">
        <w:rPr>
          <w:sz w:val="16"/>
          <w:szCs w:val="16"/>
        </w:rPr>
        <w:t xml:space="preserve"> Dialect="http://docs.oasis-open.org/wsn/t-1/TopicExpression/Simple"&gt;ihe:FullDocumentEntry&lt;/wsnt:Topic&gt;</w:t>
      </w:r>
    </w:p>
    <w:p w14:paraId="448C8D1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wsnt:ProducerReference</w:t>
      </w:r>
      <w:proofErr w:type="spellEnd"/>
      <w:r w:rsidRPr="00977EA3">
        <w:rPr>
          <w:sz w:val="16"/>
          <w:szCs w:val="16"/>
        </w:rPr>
        <w:t>&gt;</w:t>
      </w:r>
    </w:p>
    <w:p w14:paraId="5F0E9C7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a:Address</w:t>
      </w:r>
      <w:proofErr w:type="spellEnd"/>
      <w:r w:rsidRPr="00977EA3">
        <w:rPr>
          <w:sz w:val="16"/>
          <w:szCs w:val="16"/>
        </w:rPr>
        <w:t>&gt;https://ProducerReference&lt;/a:Address&gt;</w:t>
      </w:r>
    </w:p>
    <w:p w14:paraId="4E94DED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wsnt:ProducerReference</w:t>
      </w:r>
      <w:proofErr w:type="spellEnd"/>
      <w:r w:rsidRPr="00977EA3">
        <w:rPr>
          <w:sz w:val="16"/>
          <w:szCs w:val="16"/>
        </w:rPr>
        <w:t>&gt;</w:t>
      </w:r>
    </w:p>
    <w:p w14:paraId="4035A9A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wsnt:Message</w:t>
      </w:r>
      <w:proofErr w:type="spellEnd"/>
      <w:r w:rsidRPr="00977EA3">
        <w:rPr>
          <w:sz w:val="16"/>
          <w:szCs w:val="16"/>
        </w:rPr>
        <w:t>&gt;</w:t>
      </w:r>
    </w:p>
    <w:p w14:paraId="65B9894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lcm:SubmitObjectsRequest</w:t>
      </w:r>
      <w:proofErr w:type="spellEnd"/>
      <w:r w:rsidRPr="00977EA3">
        <w:rPr>
          <w:sz w:val="16"/>
          <w:szCs w:val="16"/>
        </w:rPr>
        <w:t>&gt;</w:t>
      </w:r>
    </w:p>
    <w:p w14:paraId="19D4A2C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rim:RegistryObjectList</w:t>
      </w:r>
      <w:proofErr w:type="spellEnd"/>
      <w:r w:rsidRPr="00977EA3">
        <w:rPr>
          <w:sz w:val="16"/>
          <w:szCs w:val="16"/>
        </w:rPr>
        <w:t>&gt;</w:t>
      </w:r>
    </w:p>
    <w:p w14:paraId="0D750C9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rim:ExtrinsicObject</w:t>
      </w:r>
      <w:proofErr w:type="spellEnd"/>
      <w:r w:rsidRPr="00977EA3">
        <w:rPr>
          <w:sz w:val="16"/>
          <w:szCs w:val="16"/>
        </w:rPr>
        <w:t xml:space="preserve"> id="Document01" </w:t>
      </w:r>
      <w:proofErr w:type="spellStart"/>
      <w:r w:rsidRPr="00977EA3">
        <w:rPr>
          <w:sz w:val="16"/>
          <w:szCs w:val="16"/>
        </w:rPr>
        <w:t>mimeType</w:t>
      </w:r>
      <w:proofErr w:type="spellEnd"/>
      <w:r w:rsidRPr="00977EA3">
        <w:rPr>
          <w:sz w:val="16"/>
          <w:szCs w:val="16"/>
        </w:rPr>
        <w:t xml:space="preserve">="text/xml" </w:t>
      </w:r>
      <w:proofErr w:type="spellStart"/>
      <w:r w:rsidRPr="00977EA3">
        <w:rPr>
          <w:sz w:val="16"/>
          <w:szCs w:val="16"/>
        </w:rPr>
        <w:t>objectType</w:t>
      </w:r>
      <w:proofErr w:type="spellEnd"/>
      <w:r w:rsidRPr="00977EA3">
        <w:rPr>
          <w:sz w:val="16"/>
          <w:szCs w:val="16"/>
        </w:rPr>
        <w:t>="urn:uuid:7edca82f-054d-47f2-a032-9b2a5b5186c1"&gt;</w:t>
      </w:r>
    </w:p>
    <w:p w14:paraId="5E7129C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365D0CE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rim:Classification</w:t>
      </w:r>
      <w:proofErr w:type="spellEnd"/>
      <w:r w:rsidRPr="00977EA3">
        <w:rPr>
          <w:sz w:val="16"/>
          <w:szCs w:val="16"/>
        </w:rPr>
        <w:t xml:space="preserve"> classificationScheme="urn:uuid:2c6b8cb7-8b2a-4051-b291-b1ae6a575ef4" </w:t>
      </w:r>
      <w:proofErr w:type="spellStart"/>
      <w:r w:rsidRPr="00977EA3">
        <w:rPr>
          <w:sz w:val="16"/>
          <w:szCs w:val="16"/>
        </w:rPr>
        <w:t>classifiedObject</w:t>
      </w:r>
      <w:proofErr w:type="spellEnd"/>
      <w:r w:rsidRPr="00977EA3">
        <w:rPr>
          <w:sz w:val="16"/>
          <w:szCs w:val="16"/>
        </w:rPr>
        <w:t xml:space="preserve">="Document01" </w:t>
      </w:r>
      <w:proofErr w:type="spellStart"/>
      <w:r w:rsidRPr="00977EA3">
        <w:rPr>
          <w:sz w:val="16"/>
          <w:szCs w:val="16"/>
        </w:rPr>
        <w:t>nodeRepresentation</w:t>
      </w:r>
      <w:proofErr w:type="spellEnd"/>
      <w:r w:rsidRPr="00977EA3">
        <w:rPr>
          <w:sz w:val="16"/>
          <w:szCs w:val="16"/>
        </w:rPr>
        <w:t>="44950"&gt;</w:t>
      </w:r>
    </w:p>
    <w:p w14:paraId="2AC54161"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rim:Name</w:t>
      </w:r>
      <w:proofErr w:type="spellEnd"/>
      <w:r w:rsidRPr="00977EA3">
        <w:rPr>
          <w:sz w:val="16"/>
          <w:szCs w:val="16"/>
        </w:rPr>
        <w:t>&gt;</w:t>
      </w:r>
    </w:p>
    <w:p w14:paraId="6C69EDF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rim:LocalizedString</w:t>
      </w:r>
      <w:proofErr w:type="spellEnd"/>
      <w:r w:rsidRPr="00977EA3">
        <w:rPr>
          <w:sz w:val="16"/>
          <w:szCs w:val="16"/>
        </w:rPr>
        <w:t xml:space="preserve"> value="Appendectomy"/&gt;</w:t>
      </w:r>
    </w:p>
    <w:p w14:paraId="36DA303C"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rim:Name</w:t>
      </w:r>
      <w:proofErr w:type="spellEnd"/>
      <w:r w:rsidRPr="00977EA3">
        <w:rPr>
          <w:sz w:val="16"/>
          <w:szCs w:val="16"/>
        </w:rPr>
        <w:t>&gt;</w:t>
      </w:r>
    </w:p>
    <w:p w14:paraId="6B79470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 xml:space="preserve"> name="</w:t>
      </w:r>
      <w:proofErr w:type="spellStart"/>
      <w:r w:rsidRPr="00977EA3">
        <w:rPr>
          <w:sz w:val="16"/>
          <w:szCs w:val="16"/>
        </w:rPr>
        <w:t>codingScheme</w:t>
      </w:r>
      <w:proofErr w:type="spellEnd"/>
      <w:r w:rsidRPr="00977EA3">
        <w:rPr>
          <w:sz w:val="16"/>
          <w:szCs w:val="16"/>
        </w:rPr>
        <w:t>"&gt;</w:t>
      </w:r>
    </w:p>
    <w:p w14:paraId="26A70AEC"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rim:ValueList</w:t>
      </w:r>
      <w:proofErr w:type="spellEnd"/>
      <w:r w:rsidRPr="00977EA3">
        <w:rPr>
          <w:sz w:val="16"/>
          <w:szCs w:val="16"/>
        </w:rPr>
        <w:t>&gt;</w:t>
      </w:r>
    </w:p>
    <w:p w14:paraId="715AD3E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w:t>
      </w:r>
      <w:proofErr w:type="spellEnd"/>
      <w:r w:rsidRPr="00977EA3">
        <w:rPr>
          <w:sz w:val="16"/>
          <w:szCs w:val="16"/>
        </w:rPr>
        <w:t>&gt;CPT codes&lt;/</w:t>
      </w:r>
      <w:proofErr w:type="spellStart"/>
      <w:r w:rsidRPr="00977EA3">
        <w:rPr>
          <w:sz w:val="16"/>
          <w:szCs w:val="16"/>
        </w:rPr>
        <w:t>rim:Value</w:t>
      </w:r>
      <w:proofErr w:type="spellEnd"/>
      <w:r w:rsidRPr="00977EA3">
        <w:rPr>
          <w:sz w:val="16"/>
          <w:szCs w:val="16"/>
        </w:rPr>
        <w:t>&gt;</w:t>
      </w:r>
    </w:p>
    <w:p w14:paraId="447F37E7"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rim:ValueList</w:t>
      </w:r>
      <w:proofErr w:type="spellEnd"/>
      <w:r w:rsidRPr="00977EA3">
        <w:rPr>
          <w:sz w:val="16"/>
          <w:szCs w:val="16"/>
        </w:rPr>
        <w:t>&gt;</w:t>
      </w:r>
    </w:p>
    <w:p w14:paraId="5F9078C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rim:Slot</w:t>
      </w:r>
      <w:proofErr w:type="spellEnd"/>
      <w:r w:rsidRPr="00977EA3">
        <w:rPr>
          <w:sz w:val="16"/>
          <w:szCs w:val="16"/>
        </w:rPr>
        <w:t>&gt;</w:t>
      </w:r>
    </w:p>
    <w:p w14:paraId="447543CD"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rim:Classification</w:t>
      </w:r>
      <w:proofErr w:type="spellEnd"/>
      <w:r w:rsidRPr="00977EA3">
        <w:rPr>
          <w:sz w:val="16"/>
          <w:szCs w:val="16"/>
        </w:rPr>
        <w:t>&gt;</w:t>
      </w:r>
    </w:p>
    <w:p w14:paraId="61B6F87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4366199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rim:ExternalIdentifier</w:t>
      </w:r>
      <w:proofErr w:type="spellEnd"/>
      <w:r w:rsidRPr="00977EA3">
        <w:rPr>
          <w:sz w:val="16"/>
          <w:szCs w:val="16"/>
        </w:rPr>
        <w:t xml:space="preserve"> id="ei01" </w:t>
      </w:r>
      <w:proofErr w:type="spellStart"/>
      <w:r w:rsidRPr="00977EA3">
        <w:rPr>
          <w:sz w:val="16"/>
          <w:szCs w:val="16"/>
        </w:rPr>
        <w:t>registryObject</w:t>
      </w:r>
      <w:proofErr w:type="spellEnd"/>
      <w:r w:rsidRPr="00977EA3">
        <w:rPr>
          <w:sz w:val="16"/>
          <w:szCs w:val="16"/>
        </w:rPr>
        <w:t>="Document01" identificationScheme="urn:uuid:58a6f841-87b3-4a3e-92fd-a8ffeff98427" value="'st3498702^^^&amp;amp;1.3.6.1.4.1.21367.2005.3.7&amp;amp;ISO'"&gt;</w:t>
      </w:r>
    </w:p>
    <w:p w14:paraId="3EF15A9A"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w:t>
      </w:r>
      <w:proofErr w:type="spellStart"/>
      <w:r w:rsidRPr="00977EA3">
        <w:rPr>
          <w:sz w:val="16"/>
          <w:szCs w:val="16"/>
        </w:rPr>
        <w:t>rim:Name</w:t>
      </w:r>
      <w:proofErr w:type="spellEnd"/>
      <w:r w:rsidRPr="00977EA3">
        <w:rPr>
          <w:sz w:val="16"/>
          <w:szCs w:val="16"/>
        </w:rPr>
        <w:t>&gt;</w:t>
      </w:r>
    </w:p>
    <w:p w14:paraId="4C2D931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rim:LocalizedString</w:t>
      </w:r>
      <w:proofErr w:type="spellEnd"/>
      <w:r w:rsidRPr="00977EA3">
        <w:rPr>
          <w:sz w:val="16"/>
          <w:szCs w:val="16"/>
        </w:rPr>
        <w:t xml:space="preserve"> value="</w:t>
      </w:r>
      <w:proofErr w:type="spellStart"/>
      <w:r w:rsidRPr="00977EA3">
        <w:rPr>
          <w:sz w:val="16"/>
          <w:szCs w:val="16"/>
        </w:rPr>
        <w:t>XDSDocumentEntry.patientId</w:t>
      </w:r>
      <w:proofErr w:type="spellEnd"/>
      <w:r w:rsidRPr="00977EA3">
        <w:rPr>
          <w:sz w:val="16"/>
          <w:szCs w:val="16"/>
        </w:rPr>
        <w:t>"/&gt;</w:t>
      </w:r>
    </w:p>
    <w:p w14:paraId="0B71E98D" w14:textId="77777777" w:rsidR="006E7B7A" w:rsidRPr="00E63AF6"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lang w:val="fr-FR"/>
          <w:rPrChange w:id="3777" w:author="Gregorio Canal" w:date="2019-05-22T14:54:00Z">
            <w:rPr>
              <w:sz w:val="16"/>
              <w:szCs w:val="16"/>
            </w:rPr>
          </w:rPrChange>
        </w:rPr>
      </w:pPr>
      <w:r w:rsidRPr="00977EA3">
        <w:rPr>
          <w:sz w:val="16"/>
          <w:szCs w:val="16"/>
        </w:rPr>
        <w:t xml:space="preserve">                                    </w:t>
      </w:r>
      <w:r w:rsidRPr="00E63AF6">
        <w:rPr>
          <w:sz w:val="16"/>
          <w:szCs w:val="16"/>
          <w:lang w:val="fr-FR"/>
          <w:rPrChange w:id="3778" w:author="Gregorio Canal" w:date="2019-05-22T14:54:00Z">
            <w:rPr>
              <w:sz w:val="16"/>
              <w:szCs w:val="16"/>
            </w:rPr>
          </w:rPrChange>
        </w:rPr>
        <w:t>&lt;/</w:t>
      </w:r>
      <w:proofErr w:type="spellStart"/>
      <w:r w:rsidRPr="00E63AF6">
        <w:rPr>
          <w:sz w:val="16"/>
          <w:szCs w:val="16"/>
          <w:lang w:val="fr-FR"/>
          <w:rPrChange w:id="3779" w:author="Gregorio Canal" w:date="2019-05-22T14:54:00Z">
            <w:rPr>
              <w:sz w:val="16"/>
              <w:szCs w:val="16"/>
            </w:rPr>
          </w:rPrChange>
        </w:rPr>
        <w:t>rim:Name</w:t>
      </w:r>
      <w:proofErr w:type="spellEnd"/>
      <w:r w:rsidRPr="00E63AF6">
        <w:rPr>
          <w:sz w:val="16"/>
          <w:szCs w:val="16"/>
          <w:lang w:val="fr-FR"/>
          <w:rPrChange w:id="3780" w:author="Gregorio Canal" w:date="2019-05-22T14:54:00Z">
            <w:rPr>
              <w:sz w:val="16"/>
              <w:szCs w:val="16"/>
            </w:rPr>
          </w:rPrChange>
        </w:rPr>
        <w:t>&gt;</w:t>
      </w:r>
    </w:p>
    <w:p w14:paraId="2C197F2B"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fr-FR"/>
          <w:rPrChange w:id="3781" w:author="Gregorio Canal" w:date="2019-05-22T14:54:00Z">
            <w:rPr>
              <w:sz w:val="16"/>
              <w:szCs w:val="16"/>
            </w:rPr>
          </w:rPrChange>
        </w:rPr>
      </w:pPr>
      <w:r w:rsidRPr="00E63AF6">
        <w:rPr>
          <w:sz w:val="16"/>
          <w:szCs w:val="16"/>
          <w:lang w:val="fr-FR"/>
          <w:rPrChange w:id="3782" w:author="Gregorio Canal" w:date="2019-05-22T14:54:00Z">
            <w:rPr>
              <w:sz w:val="16"/>
              <w:szCs w:val="16"/>
            </w:rPr>
          </w:rPrChange>
        </w:rPr>
        <w:t xml:space="preserve">                                &lt;/</w:t>
      </w:r>
      <w:proofErr w:type="spellStart"/>
      <w:r w:rsidRPr="00E63AF6">
        <w:rPr>
          <w:sz w:val="16"/>
          <w:szCs w:val="16"/>
          <w:lang w:val="fr-FR"/>
          <w:rPrChange w:id="3783" w:author="Gregorio Canal" w:date="2019-05-22T14:54:00Z">
            <w:rPr>
              <w:sz w:val="16"/>
              <w:szCs w:val="16"/>
            </w:rPr>
          </w:rPrChange>
        </w:rPr>
        <w:t>rim:ExternalIdentifier</w:t>
      </w:r>
      <w:proofErr w:type="spellEnd"/>
      <w:r w:rsidRPr="00E63AF6">
        <w:rPr>
          <w:sz w:val="16"/>
          <w:szCs w:val="16"/>
          <w:lang w:val="fr-FR"/>
          <w:rPrChange w:id="3784" w:author="Gregorio Canal" w:date="2019-05-22T14:54:00Z">
            <w:rPr>
              <w:sz w:val="16"/>
              <w:szCs w:val="16"/>
            </w:rPr>
          </w:rPrChange>
        </w:rPr>
        <w:t>&gt;</w:t>
      </w:r>
    </w:p>
    <w:p w14:paraId="69307042"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fr-FR"/>
          <w:rPrChange w:id="3785" w:author="Gregorio Canal" w:date="2019-05-22T14:54:00Z">
            <w:rPr>
              <w:sz w:val="16"/>
              <w:szCs w:val="16"/>
            </w:rPr>
          </w:rPrChange>
        </w:rPr>
      </w:pPr>
      <w:r w:rsidRPr="00E63AF6">
        <w:rPr>
          <w:sz w:val="16"/>
          <w:szCs w:val="16"/>
          <w:lang w:val="fr-FR"/>
          <w:rPrChange w:id="3786" w:author="Gregorio Canal" w:date="2019-05-22T14:54:00Z">
            <w:rPr>
              <w:sz w:val="16"/>
              <w:szCs w:val="16"/>
            </w:rPr>
          </w:rPrChange>
        </w:rPr>
        <w:t>...</w:t>
      </w:r>
    </w:p>
    <w:p w14:paraId="024F7370"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fr-FR"/>
          <w:rPrChange w:id="3787" w:author="Gregorio Canal" w:date="2019-05-22T14:54:00Z">
            <w:rPr>
              <w:sz w:val="16"/>
              <w:szCs w:val="16"/>
            </w:rPr>
          </w:rPrChange>
        </w:rPr>
      </w:pPr>
      <w:r w:rsidRPr="00E63AF6">
        <w:rPr>
          <w:sz w:val="16"/>
          <w:szCs w:val="16"/>
          <w:lang w:val="fr-FR"/>
          <w:rPrChange w:id="3788" w:author="Gregorio Canal" w:date="2019-05-22T14:54:00Z">
            <w:rPr>
              <w:sz w:val="16"/>
              <w:szCs w:val="16"/>
            </w:rPr>
          </w:rPrChange>
        </w:rPr>
        <w:t xml:space="preserve">                            &lt;</w:t>
      </w:r>
      <w:proofErr w:type="spellStart"/>
      <w:r w:rsidRPr="00E63AF6">
        <w:rPr>
          <w:sz w:val="16"/>
          <w:szCs w:val="16"/>
          <w:lang w:val="fr-FR"/>
          <w:rPrChange w:id="3789" w:author="Gregorio Canal" w:date="2019-05-22T14:54:00Z">
            <w:rPr>
              <w:sz w:val="16"/>
              <w:szCs w:val="16"/>
            </w:rPr>
          </w:rPrChange>
        </w:rPr>
        <w:t>rim:ExtrinsicObject</w:t>
      </w:r>
      <w:proofErr w:type="spellEnd"/>
      <w:r w:rsidRPr="00E63AF6">
        <w:rPr>
          <w:sz w:val="16"/>
          <w:szCs w:val="16"/>
          <w:lang w:val="fr-FR"/>
          <w:rPrChange w:id="3790" w:author="Gregorio Canal" w:date="2019-05-22T14:54:00Z">
            <w:rPr>
              <w:sz w:val="16"/>
              <w:szCs w:val="16"/>
            </w:rPr>
          </w:rPrChange>
        </w:rPr>
        <w:t>&gt;</w:t>
      </w:r>
    </w:p>
    <w:p w14:paraId="3D0C52E6"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fr-FR"/>
          <w:rPrChange w:id="3791" w:author="Gregorio Canal" w:date="2019-05-22T14:54:00Z">
            <w:rPr>
              <w:sz w:val="16"/>
              <w:szCs w:val="16"/>
            </w:rPr>
          </w:rPrChange>
        </w:rPr>
        <w:t xml:space="preserve">                        </w:t>
      </w:r>
      <w:r w:rsidRPr="00977EA3">
        <w:rPr>
          <w:sz w:val="16"/>
          <w:szCs w:val="16"/>
        </w:rPr>
        <w:t>&lt;/</w:t>
      </w:r>
      <w:proofErr w:type="spellStart"/>
      <w:r w:rsidRPr="00977EA3">
        <w:rPr>
          <w:sz w:val="16"/>
          <w:szCs w:val="16"/>
        </w:rPr>
        <w:t>rim:RegistryObjectList</w:t>
      </w:r>
      <w:proofErr w:type="spellEnd"/>
      <w:r w:rsidRPr="00977EA3">
        <w:rPr>
          <w:sz w:val="16"/>
          <w:szCs w:val="16"/>
        </w:rPr>
        <w:t>&gt;</w:t>
      </w:r>
    </w:p>
    <w:p w14:paraId="1CD518C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lcm:SubmitObjectsRequest</w:t>
      </w:r>
      <w:proofErr w:type="spellEnd"/>
      <w:r w:rsidRPr="00977EA3">
        <w:rPr>
          <w:sz w:val="16"/>
          <w:szCs w:val="16"/>
        </w:rPr>
        <w:t>&gt;</w:t>
      </w:r>
    </w:p>
    <w:p w14:paraId="36243EE5"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wsnt:Message</w:t>
      </w:r>
      <w:proofErr w:type="spellEnd"/>
      <w:r w:rsidRPr="00977EA3">
        <w:rPr>
          <w:sz w:val="16"/>
          <w:szCs w:val="16"/>
        </w:rPr>
        <w:t>&gt;</w:t>
      </w:r>
    </w:p>
    <w:p w14:paraId="278D9E4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wsnt:NotificationMessage</w:t>
      </w:r>
      <w:proofErr w:type="spellEnd"/>
      <w:r w:rsidRPr="00977EA3">
        <w:rPr>
          <w:sz w:val="16"/>
          <w:szCs w:val="16"/>
        </w:rPr>
        <w:t>&gt;</w:t>
      </w:r>
    </w:p>
    <w:p w14:paraId="7EFEB1E8"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wsnt:Notify</w:t>
      </w:r>
      <w:proofErr w:type="spellEnd"/>
      <w:r w:rsidRPr="00977EA3">
        <w:rPr>
          <w:sz w:val="16"/>
          <w:szCs w:val="16"/>
        </w:rPr>
        <w:t>&gt;</w:t>
      </w:r>
    </w:p>
    <w:p w14:paraId="0BFC0B7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5F519E23" w14:textId="77777777" w:rsidR="006E7B7A" w:rsidRPr="00977EA3" w:rsidRDefault="006E7B7A" w:rsidP="00EC243F">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592C9BDA" w14:textId="77777777" w:rsidR="006E7B7A" w:rsidRPr="00977EA3" w:rsidRDefault="006E7B7A" w:rsidP="006E7B7A">
      <w:pPr>
        <w:pStyle w:val="Titolo6"/>
        <w:numPr>
          <w:ilvl w:val="0"/>
          <w:numId w:val="0"/>
        </w:numPr>
        <w:rPr>
          <w:noProof w:val="0"/>
        </w:rPr>
      </w:pPr>
      <w:bookmarkStart w:id="3792" w:name="_Toc231117741"/>
      <w:bookmarkStart w:id="3793" w:name="_Toc363803062"/>
      <w:r w:rsidRPr="00977EA3">
        <w:rPr>
          <w:noProof w:val="0"/>
        </w:rPr>
        <w:t>3.53.4.1.4.2 Minimal Notification Example</w:t>
      </w:r>
      <w:bookmarkEnd w:id="3792"/>
      <w:r w:rsidRPr="00977EA3">
        <w:rPr>
          <w:noProof w:val="0"/>
        </w:rPr>
        <w:t xml:space="preserve"> (</w:t>
      </w:r>
      <w:proofErr w:type="spellStart"/>
      <w:r w:rsidRPr="00977EA3">
        <w:rPr>
          <w:noProof w:val="0"/>
        </w:rPr>
        <w:t>ihe:MinimalDocumentEntry</w:t>
      </w:r>
      <w:proofErr w:type="spellEnd"/>
      <w:r w:rsidRPr="00977EA3">
        <w:rPr>
          <w:noProof w:val="0"/>
        </w:rPr>
        <w:t>)</w:t>
      </w:r>
      <w:bookmarkEnd w:id="3793"/>
    </w:p>
    <w:p w14:paraId="1F63CCB2" w14:textId="77777777" w:rsidR="006E7B7A" w:rsidRPr="00977EA3" w:rsidRDefault="006E7B7A" w:rsidP="006E7B7A">
      <w:pPr>
        <w:pStyle w:val="Corpotesto"/>
      </w:pPr>
    </w:p>
    <w:p w14:paraId="52B07B9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578323A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p>
    <w:p w14:paraId="5CFBB3E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="http://www.w3.org/2005/08/addressing"</w:t>
      </w:r>
    </w:p>
    <w:p w14:paraId="3F3196E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="http://www.w3.org/2001/XMLSchema-instance"</w:t>
      </w:r>
    </w:p>
    <w:p w14:paraId="6C76408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p>
    <w:p w14:paraId="0F957DF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xmlns:xds</w:t>
      </w:r>
      <w:proofErr w:type="spellEnd"/>
      <w:r w:rsidRPr="00977EA3">
        <w:rPr>
          <w:sz w:val="16"/>
          <w:szCs w:val="16"/>
        </w:rPr>
        <w:t>="urn:ihe:iti:xds-b:2007"</w:t>
      </w:r>
    </w:p>
    <w:p w14:paraId="750F26C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xmlns:rim</w:t>
      </w:r>
      <w:proofErr w:type="spellEnd"/>
      <w:r w:rsidRPr="00977EA3">
        <w:rPr>
          <w:sz w:val="16"/>
          <w:szCs w:val="16"/>
        </w:rPr>
        <w:t>="urn:oasis:names:tc:ebxml-regrep:xsd:rim:3.0"</w:t>
      </w:r>
    </w:p>
    <w:p w14:paraId="614E9DC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lastRenderedPageBreak/>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 urn:ihe:iti:xds-b:2007 ../../schema/IHE/XDS.b_DocumentRepository.xsd urn:oasis:names:tc:ebxml-regrep:xsd:rim:3.0 ../../schema/</w:t>
      </w:r>
      <w:proofErr w:type="spellStart"/>
      <w:r w:rsidRPr="00977EA3">
        <w:rPr>
          <w:sz w:val="16"/>
          <w:szCs w:val="16"/>
        </w:rPr>
        <w:t>ebRS</w:t>
      </w:r>
      <w:proofErr w:type="spellEnd"/>
      <w:r w:rsidRPr="00977EA3">
        <w:rPr>
          <w:sz w:val="16"/>
          <w:szCs w:val="16"/>
        </w:rPr>
        <w:t>/rim.xsd"&gt;</w:t>
      </w:r>
    </w:p>
    <w:p w14:paraId="2007588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54DBCAD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0F029DB6"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794" w:author="Gregorio Canal" w:date="2019-05-22T14:54:00Z">
            <w:rPr>
              <w:sz w:val="16"/>
              <w:szCs w:val="16"/>
            </w:rPr>
          </w:rPrChange>
        </w:rPr>
      </w:pPr>
      <w:r w:rsidRPr="00977EA3">
        <w:rPr>
          <w:sz w:val="16"/>
          <w:szCs w:val="16"/>
        </w:rPr>
        <w:t xml:space="preserve">        </w:t>
      </w:r>
      <w:r w:rsidRPr="00E63AF6">
        <w:rPr>
          <w:sz w:val="16"/>
          <w:szCs w:val="16"/>
          <w:lang w:val="it-IT"/>
          <w:rPrChange w:id="3795" w:author="Gregorio Canal" w:date="2019-05-22T14:54:00Z">
            <w:rPr>
              <w:sz w:val="16"/>
              <w:szCs w:val="16"/>
            </w:rPr>
          </w:rPrChange>
        </w:rPr>
        <w:t>&lt;</w:t>
      </w:r>
      <w:proofErr w:type="spellStart"/>
      <w:r w:rsidRPr="00E63AF6">
        <w:rPr>
          <w:sz w:val="16"/>
          <w:szCs w:val="16"/>
          <w:lang w:val="it-IT"/>
          <w:rPrChange w:id="3796" w:author="Gregorio Canal" w:date="2019-05-22T14:54:00Z">
            <w:rPr>
              <w:sz w:val="16"/>
              <w:szCs w:val="16"/>
            </w:rPr>
          </w:rPrChange>
        </w:rPr>
        <w:t>a:MessageID</w:t>
      </w:r>
      <w:proofErr w:type="spellEnd"/>
      <w:r w:rsidRPr="00E63AF6">
        <w:rPr>
          <w:sz w:val="16"/>
          <w:szCs w:val="16"/>
          <w:lang w:val="it-IT"/>
          <w:rPrChange w:id="3797" w:author="Gregorio Canal" w:date="2019-05-22T14:54:00Z">
            <w:rPr>
              <w:sz w:val="16"/>
              <w:szCs w:val="16"/>
            </w:rPr>
          </w:rPrChange>
        </w:rPr>
        <w:t>&gt;382dcdca-8e87-9fdf-8446-48fd83bca93b&lt;/</w:t>
      </w:r>
      <w:proofErr w:type="spellStart"/>
      <w:r w:rsidRPr="00E63AF6">
        <w:rPr>
          <w:sz w:val="16"/>
          <w:szCs w:val="16"/>
          <w:lang w:val="it-IT"/>
          <w:rPrChange w:id="3798" w:author="Gregorio Canal" w:date="2019-05-22T14:54:00Z">
            <w:rPr>
              <w:sz w:val="16"/>
              <w:szCs w:val="16"/>
            </w:rPr>
          </w:rPrChange>
        </w:rPr>
        <w:t>a:MessageID</w:t>
      </w:r>
      <w:proofErr w:type="spellEnd"/>
      <w:r w:rsidRPr="00E63AF6">
        <w:rPr>
          <w:sz w:val="16"/>
          <w:szCs w:val="16"/>
          <w:lang w:val="it-IT"/>
          <w:rPrChange w:id="3799" w:author="Gregorio Canal" w:date="2019-05-22T14:54:00Z">
            <w:rPr>
              <w:sz w:val="16"/>
              <w:szCs w:val="16"/>
            </w:rPr>
          </w:rPrChange>
        </w:rPr>
        <w:t>&gt;</w:t>
      </w:r>
    </w:p>
    <w:p w14:paraId="72691AA4"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800" w:author="Gregorio Canal" w:date="2019-05-22T14:54:00Z">
            <w:rPr>
              <w:sz w:val="16"/>
              <w:szCs w:val="16"/>
            </w:rPr>
          </w:rPrChange>
        </w:rPr>
      </w:pPr>
      <w:r w:rsidRPr="00E63AF6">
        <w:rPr>
          <w:sz w:val="16"/>
          <w:szCs w:val="16"/>
          <w:lang w:val="it-IT"/>
          <w:rPrChange w:id="3801" w:author="Gregorio Canal" w:date="2019-05-22T14:54:00Z">
            <w:rPr>
              <w:sz w:val="16"/>
              <w:szCs w:val="16"/>
            </w:rPr>
          </w:rPrChange>
        </w:rPr>
        <w:t xml:space="preserve">        &lt;a:To&gt;https://NotificationRecipientServer/xdsBnotification&lt;/a:To&gt;</w:t>
      </w:r>
    </w:p>
    <w:p w14:paraId="4530096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802" w:author="Gregorio Canal" w:date="2019-05-22T14:54:00Z">
            <w:rPr>
              <w:sz w:val="16"/>
              <w:szCs w:val="16"/>
            </w:rPr>
          </w:rPrChange>
        </w:rPr>
        <w:t xml:space="preserve">    </w:t>
      </w:r>
      <w:r w:rsidRPr="00977EA3">
        <w:rPr>
          <w:sz w:val="16"/>
          <w:szCs w:val="16"/>
        </w:rPr>
        <w:t>&lt;/</w:t>
      </w:r>
      <w:proofErr w:type="spellStart"/>
      <w:r w:rsidRPr="00977EA3">
        <w:rPr>
          <w:sz w:val="16"/>
          <w:szCs w:val="16"/>
        </w:rPr>
        <w:t>s:Header</w:t>
      </w:r>
      <w:proofErr w:type="spellEnd"/>
      <w:r w:rsidRPr="00977EA3">
        <w:rPr>
          <w:sz w:val="16"/>
          <w:szCs w:val="16"/>
        </w:rPr>
        <w:t>&gt;</w:t>
      </w:r>
    </w:p>
    <w:p w14:paraId="5EE4953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023C7988"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wsnt:Notify</w:t>
      </w:r>
      <w:proofErr w:type="spellEnd"/>
      <w:r w:rsidRPr="00977EA3">
        <w:rPr>
          <w:sz w:val="16"/>
          <w:szCs w:val="16"/>
        </w:rPr>
        <w:t>&gt;</w:t>
      </w:r>
    </w:p>
    <w:p w14:paraId="650F0C2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wsnt:NotificationMessage</w:t>
      </w:r>
      <w:proofErr w:type="spellEnd"/>
      <w:r w:rsidRPr="00977EA3">
        <w:rPr>
          <w:sz w:val="16"/>
          <w:szCs w:val="16"/>
        </w:rPr>
        <w:t>&gt;</w:t>
      </w:r>
    </w:p>
    <w:p w14:paraId="0D5130E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wsnt:SubscriptionReference</w:t>
      </w:r>
      <w:proofErr w:type="spellEnd"/>
      <w:r w:rsidRPr="00977EA3">
        <w:rPr>
          <w:sz w:val="16"/>
          <w:szCs w:val="16"/>
        </w:rPr>
        <w:t>&gt;</w:t>
      </w:r>
    </w:p>
    <w:p w14:paraId="7ECDA90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&lt;a:Address&gt;https://NotificationBrokerServer/Subscription/382dcdc7-8e84-9fdc-8443-48fd83bca938&lt;/a:Address&gt;</w:t>
      </w:r>
    </w:p>
    <w:p w14:paraId="32DADB6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wsnt:SubscriptionReference</w:t>
      </w:r>
      <w:proofErr w:type="spellEnd"/>
      <w:r w:rsidRPr="00977EA3">
        <w:rPr>
          <w:sz w:val="16"/>
          <w:szCs w:val="16"/>
        </w:rPr>
        <w:t>&gt;</w:t>
      </w:r>
    </w:p>
    <w:p w14:paraId="111F87C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wsnt:Topic</w:t>
      </w:r>
      <w:proofErr w:type="spellEnd"/>
      <w:r w:rsidRPr="00977EA3">
        <w:rPr>
          <w:sz w:val="16"/>
          <w:szCs w:val="16"/>
        </w:rPr>
        <w:t xml:space="preserve"> Dialect="http://docs.oasis-open.org/wsn/t-1/TopicExpression/Simple"&gt;ihe:MinimalDocumentEntry&lt;/wsnt:Topic&gt;</w:t>
      </w:r>
    </w:p>
    <w:p w14:paraId="01A8F88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wsnt:ProducerReference</w:t>
      </w:r>
      <w:proofErr w:type="spellEnd"/>
      <w:r w:rsidRPr="00977EA3">
        <w:rPr>
          <w:sz w:val="16"/>
          <w:szCs w:val="16"/>
        </w:rPr>
        <w:t>&gt;</w:t>
      </w:r>
    </w:p>
    <w:p w14:paraId="4A53D41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a:Address</w:t>
      </w:r>
      <w:proofErr w:type="spellEnd"/>
      <w:r w:rsidRPr="00977EA3">
        <w:rPr>
          <w:sz w:val="16"/>
          <w:szCs w:val="16"/>
        </w:rPr>
        <w:t>&gt;https://ProducerReference&lt;/a:Address&gt;</w:t>
      </w:r>
    </w:p>
    <w:p w14:paraId="0CFD8B1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wsnt:ProducerReference</w:t>
      </w:r>
      <w:proofErr w:type="spellEnd"/>
      <w:r w:rsidRPr="00977EA3">
        <w:rPr>
          <w:sz w:val="16"/>
          <w:szCs w:val="16"/>
        </w:rPr>
        <w:t>&gt;</w:t>
      </w:r>
    </w:p>
    <w:p w14:paraId="75CEEBB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wsnt:Message</w:t>
      </w:r>
      <w:proofErr w:type="spellEnd"/>
      <w:r w:rsidRPr="00977EA3">
        <w:rPr>
          <w:sz w:val="16"/>
          <w:szCs w:val="16"/>
        </w:rPr>
        <w:t>&gt;</w:t>
      </w:r>
    </w:p>
    <w:p w14:paraId="1E36BCC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lcm:SubmitObjectsRequest</w:t>
      </w:r>
      <w:proofErr w:type="spellEnd"/>
      <w:r w:rsidRPr="00977EA3">
        <w:rPr>
          <w:sz w:val="16"/>
          <w:szCs w:val="16"/>
        </w:rPr>
        <w:t>&gt;</w:t>
      </w:r>
    </w:p>
    <w:p w14:paraId="34F5EA2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rim:RegistryObjectList</w:t>
      </w:r>
      <w:proofErr w:type="spellEnd"/>
      <w:r w:rsidRPr="00977EA3">
        <w:rPr>
          <w:sz w:val="16"/>
          <w:szCs w:val="16"/>
        </w:rPr>
        <w:t>&gt;</w:t>
      </w:r>
    </w:p>
    <w:p w14:paraId="5924A04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r>
      <w:r w:rsidRPr="00977EA3">
        <w:rPr>
          <w:sz w:val="16"/>
          <w:szCs w:val="16"/>
        </w:rPr>
        <w:tab/>
        <w:t xml:space="preserve">       &lt;</w:t>
      </w:r>
      <w:proofErr w:type="spellStart"/>
      <w:r w:rsidRPr="00977EA3">
        <w:rPr>
          <w:sz w:val="16"/>
          <w:szCs w:val="16"/>
        </w:rPr>
        <w:t>rim:ObjectRef</w:t>
      </w:r>
      <w:proofErr w:type="spellEnd"/>
      <w:r w:rsidRPr="00977EA3">
        <w:rPr>
          <w:sz w:val="16"/>
          <w:szCs w:val="16"/>
        </w:rPr>
        <w:t xml:space="preserve"> id="urn:uuid:93606bcf-9494-43ec-9b4e-a7748d1a838d" /&gt;</w:t>
      </w:r>
    </w:p>
    <w:p w14:paraId="6D26846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r>
      <w:r w:rsidRPr="00977EA3">
        <w:rPr>
          <w:sz w:val="16"/>
          <w:szCs w:val="16"/>
        </w:rPr>
        <w:tab/>
        <w:t xml:space="preserve">   &lt;/</w:t>
      </w:r>
      <w:proofErr w:type="spellStart"/>
      <w:r w:rsidRPr="00977EA3">
        <w:rPr>
          <w:sz w:val="16"/>
          <w:szCs w:val="16"/>
        </w:rPr>
        <w:t>rim:RegistryObjectList</w:t>
      </w:r>
      <w:proofErr w:type="spellEnd"/>
      <w:r w:rsidRPr="00977EA3">
        <w:rPr>
          <w:sz w:val="16"/>
          <w:szCs w:val="16"/>
        </w:rPr>
        <w:t>&gt;</w:t>
      </w:r>
    </w:p>
    <w:p w14:paraId="79B2933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w:t>
      </w:r>
      <w:proofErr w:type="spellStart"/>
      <w:r w:rsidRPr="00977EA3">
        <w:rPr>
          <w:sz w:val="16"/>
          <w:szCs w:val="16"/>
        </w:rPr>
        <w:t>lcm:SubmitObjectsRequest</w:t>
      </w:r>
      <w:proofErr w:type="spellEnd"/>
      <w:r w:rsidRPr="00977EA3">
        <w:rPr>
          <w:sz w:val="16"/>
          <w:szCs w:val="16"/>
        </w:rPr>
        <w:t>&gt;</w:t>
      </w:r>
    </w:p>
    <w:p w14:paraId="52C5EA7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wsnt:Message</w:t>
      </w:r>
      <w:proofErr w:type="spellEnd"/>
      <w:r w:rsidRPr="00977EA3">
        <w:rPr>
          <w:sz w:val="16"/>
          <w:szCs w:val="16"/>
        </w:rPr>
        <w:t>&gt;</w:t>
      </w:r>
    </w:p>
    <w:p w14:paraId="0DC0901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wsnt:NotificationMessage</w:t>
      </w:r>
      <w:proofErr w:type="spellEnd"/>
      <w:r w:rsidRPr="00977EA3">
        <w:rPr>
          <w:sz w:val="16"/>
          <w:szCs w:val="16"/>
        </w:rPr>
        <w:t>&gt;</w:t>
      </w:r>
    </w:p>
    <w:p w14:paraId="2F650A1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wsnt:Notify</w:t>
      </w:r>
      <w:proofErr w:type="spellEnd"/>
      <w:r w:rsidRPr="00977EA3">
        <w:rPr>
          <w:sz w:val="16"/>
          <w:szCs w:val="16"/>
        </w:rPr>
        <w:t>&gt;</w:t>
      </w:r>
    </w:p>
    <w:p w14:paraId="5241DE1D"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43F2E7B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58B0F209" w14:textId="77777777" w:rsidR="006E7B7A" w:rsidRPr="00977EA3" w:rsidRDefault="006E7B7A" w:rsidP="006E7B7A">
      <w:pPr>
        <w:pStyle w:val="Titolo6"/>
        <w:numPr>
          <w:ilvl w:val="0"/>
          <w:numId w:val="0"/>
        </w:numPr>
        <w:rPr>
          <w:noProof w:val="0"/>
        </w:rPr>
      </w:pPr>
      <w:bookmarkStart w:id="3803" w:name="_Toc363803063"/>
      <w:bookmarkStart w:id="3804" w:name="_Toc231117742"/>
      <w:bookmarkStart w:id="3805" w:name="_Toc237684768"/>
      <w:bookmarkStart w:id="3806" w:name="_Toc237767194"/>
      <w:r w:rsidRPr="00977EA3">
        <w:rPr>
          <w:noProof w:val="0"/>
        </w:rPr>
        <w:t xml:space="preserve">3.53.4.1.4.3 </w:t>
      </w:r>
      <w:proofErr w:type="spellStart"/>
      <w:r w:rsidRPr="00977EA3">
        <w:rPr>
          <w:noProof w:val="0"/>
        </w:rPr>
        <w:t>SubmissionSet</w:t>
      </w:r>
      <w:proofErr w:type="spellEnd"/>
      <w:r w:rsidRPr="00977EA3">
        <w:rPr>
          <w:noProof w:val="0"/>
        </w:rPr>
        <w:t xml:space="preserve"> Notification Example (</w:t>
      </w:r>
      <w:proofErr w:type="spellStart"/>
      <w:r w:rsidRPr="00977EA3">
        <w:rPr>
          <w:noProof w:val="0"/>
        </w:rPr>
        <w:t>ihe:SubmissionSetMetadata</w:t>
      </w:r>
      <w:proofErr w:type="spellEnd"/>
      <w:r w:rsidRPr="00977EA3">
        <w:rPr>
          <w:noProof w:val="0"/>
        </w:rPr>
        <w:t>)</w:t>
      </w:r>
      <w:bookmarkEnd w:id="3803"/>
    </w:p>
    <w:p w14:paraId="17421BD6" w14:textId="77777777" w:rsidR="006E7B7A" w:rsidRPr="00977EA3" w:rsidRDefault="006E7B7A" w:rsidP="006E7B7A">
      <w:pPr>
        <w:pStyle w:val="Corpotesto"/>
      </w:pPr>
    </w:p>
    <w:p w14:paraId="5E32AF0A" w14:textId="36538978"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r w:rsidRPr="00977EA3">
        <w:rPr>
          <w:sz w:val="16"/>
          <w:szCs w:val="16"/>
        </w:rPr>
        <w:b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r w:rsidRPr="00977EA3">
        <w:rPr>
          <w:sz w:val="16"/>
          <w:szCs w:val="16"/>
        </w:rPr>
        <w:br/>
        <w:t xml:space="preserve">    </w:t>
      </w:r>
      <w:proofErr w:type="spellStart"/>
      <w:r w:rsidRPr="00977EA3">
        <w:rPr>
          <w:sz w:val="16"/>
          <w:szCs w:val="16"/>
        </w:rPr>
        <w:t>xmlns:a</w:t>
      </w:r>
      <w:proofErr w:type="spellEnd"/>
      <w:r w:rsidRPr="00977EA3">
        <w:rPr>
          <w:sz w:val="16"/>
          <w:szCs w:val="16"/>
        </w:rPr>
        <w:t>="http://www.w3.org/2005/08/addressing"</w:t>
      </w:r>
      <w:r w:rsidRPr="00977EA3">
        <w:rPr>
          <w:sz w:val="16"/>
          <w:szCs w:val="16"/>
        </w:rPr>
        <w:br/>
        <w:t xml:space="preserve">    </w:t>
      </w:r>
      <w:proofErr w:type="spellStart"/>
      <w:r w:rsidRPr="00977EA3">
        <w:rPr>
          <w:sz w:val="16"/>
          <w:szCs w:val="16"/>
        </w:rPr>
        <w:t>xmlns:xsi</w:t>
      </w:r>
      <w:proofErr w:type="spellEnd"/>
      <w:r w:rsidRPr="00977EA3">
        <w:rPr>
          <w:sz w:val="16"/>
          <w:szCs w:val="16"/>
        </w:rPr>
        <w:t>="http://www.w3.org/2001/XMLSchema-instance"</w:t>
      </w:r>
      <w:r w:rsidRPr="00977EA3">
        <w:rPr>
          <w:sz w:val="16"/>
          <w:szCs w:val="16"/>
        </w:rPr>
        <w:b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r w:rsidRPr="00977EA3">
        <w:rPr>
          <w:sz w:val="16"/>
          <w:szCs w:val="16"/>
        </w:rPr>
        <w:br/>
        <w:t xml:space="preserve">    </w:t>
      </w:r>
      <w:proofErr w:type="spellStart"/>
      <w:r w:rsidRPr="00977EA3">
        <w:rPr>
          <w:sz w:val="16"/>
          <w:szCs w:val="16"/>
        </w:rPr>
        <w:t>xmlns:lcm</w:t>
      </w:r>
      <w:proofErr w:type="spellEnd"/>
      <w:r w:rsidRPr="00977EA3">
        <w:rPr>
          <w:sz w:val="16"/>
          <w:szCs w:val="16"/>
        </w:rPr>
        <w:t>="urn:oasis:names:tc:ebxml-regrep:xsd:lcm:3.0"</w:t>
      </w:r>
      <w:r w:rsidRPr="00977EA3">
        <w:rPr>
          <w:sz w:val="16"/>
          <w:szCs w:val="16"/>
        </w:rPr>
        <w:br/>
        <w:t xml:space="preserve">    </w:t>
      </w:r>
      <w:proofErr w:type="spellStart"/>
      <w:r w:rsidRPr="00977EA3">
        <w:rPr>
          <w:sz w:val="16"/>
          <w:szCs w:val="16"/>
        </w:rPr>
        <w:t>xmlns:rim</w:t>
      </w:r>
      <w:proofErr w:type="spellEnd"/>
      <w:r w:rsidRPr="00977EA3">
        <w:rPr>
          <w:sz w:val="16"/>
          <w:szCs w:val="16"/>
        </w:rPr>
        <w:t xml:space="preserve">="urn:oasis:names:tc:ebxml-regrep:xsd:rim:3.0" </w:t>
      </w:r>
      <w:r w:rsidRPr="00977EA3">
        <w:rPr>
          <w:sz w:val="16"/>
          <w:szCs w:val="16"/>
        </w:rPr>
        <w:br/>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  urn:oasis:names:tc:ebxml-regrep:xsd:rim:3.0 ../schema/</w:t>
      </w:r>
      <w:proofErr w:type="spellStart"/>
      <w:r w:rsidRPr="00977EA3">
        <w:rPr>
          <w:sz w:val="16"/>
          <w:szCs w:val="16"/>
        </w:rPr>
        <w:t>ebRS</w:t>
      </w:r>
      <w:proofErr w:type="spellEnd"/>
      <w:r w:rsidRPr="00977EA3">
        <w:rPr>
          <w:sz w:val="16"/>
          <w:szCs w:val="16"/>
        </w:rPr>
        <w:t>/rim.xsd" urn:oasis:names:tc:ebxml-regrep:xsd:lcm:3.0 ../schema/</w:t>
      </w:r>
      <w:proofErr w:type="spellStart"/>
      <w:r w:rsidRPr="00977EA3">
        <w:rPr>
          <w:sz w:val="16"/>
          <w:szCs w:val="16"/>
        </w:rPr>
        <w:t>ebRS</w:t>
      </w:r>
      <w:proofErr w:type="spellEnd"/>
      <w:r w:rsidRPr="00977EA3">
        <w:rPr>
          <w:sz w:val="16"/>
          <w:szCs w:val="16"/>
        </w:rPr>
        <w:t>/lcm.xsd"&gt;</w:t>
      </w:r>
      <w:r w:rsidRPr="00977EA3">
        <w:rPr>
          <w:sz w:val="16"/>
          <w:szCs w:val="16"/>
        </w:rPr>
        <w:br/>
        <w:t xml:space="preserve">    &lt;</w:t>
      </w:r>
      <w:proofErr w:type="spellStart"/>
      <w:r w:rsidRPr="00977EA3">
        <w:rPr>
          <w:sz w:val="16"/>
          <w:szCs w:val="16"/>
        </w:rPr>
        <w:t>s:Header</w:t>
      </w:r>
      <w:proofErr w:type="spellEnd"/>
      <w:r w:rsidRPr="00977EA3">
        <w:rPr>
          <w:sz w:val="16"/>
          <w:szCs w:val="16"/>
        </w:rPr>
        <w:t>&gt;</w:t>
      </w:r>
      <w:r w:rsidRPr="00977EA3">
        <w:rPr>
          <w:sz w:val="16"/>
          <w:szCs w:val="16"/>
        </w:rPr>
        <w:br/>
        <w:t xml:space="preserve">        &lt;a:Action&gt;http://docs.oasis-open.org/wsn/bw-2/NotificationConsumer/Notify&lt;/a:Action&gt;</w:t>
      </w:r>
      <w:r w:rsidRPr="00977EA3">
        <w:rPr>
          <w:sz w:val="16"/>
          <w:szCs w:val="16"/>
        </w:rPr>
        <w:br/>
        <w:t xml:space="preserve">        &lt;</w:t>
      </w:r>
      <w:proofErr w:type="spellStart"/>
      <w:r w:rsidRPr="00977EA3">
        <w:rPr>
          <w:sz w:val="16"/>
          <w:szCs w:val="16"/>
        </w:rPr>
        <w:t>a:MessageID</w:t>
      </w:r>
      <w:proofErr w:type="spellEnd"/>
      <w:r w:rsidRPr="00977EA3">
        <w:rPr>
          <w:sz w:val="16"/>
          <w:szCs w:val="16"/>
        </w:rPr>
        <w:t>&gt;382dcdca-8e87-9fdf-8446-48fd83bca93b&lt;/</w:t>
      </w:r>
      <w:proofErr w:type="spellStart"/>
      <w:r w:rsidRPr="00977EA3">
        <w:rPr>
          <w:sz w:val="16"/>
          <w:szCs w:val="16"/>
        </w:rPr>
        <w:t>a:MessageID</w:t>
      </w:r>
      <w:proofErr w:type="spellEnd"/>
      <w:r w:rsidRPr="00977EA3">
        <w:rPr>
          <w:sz w:val="16"/>
          <w:szCs w:val="16"/>
        </w:rPr>
        <w:t>&gt;</w:t>
      </w:r>
      <w:r w:rsidRPr="00977EA3">
        <w:rPr>
          <w:sz w:val="16"/>
          <w:szCs w:val="16"/>
        </w:rPr>
        <w:br/>
        <w:t xml:space="preserve">        &lt;a:To&gt;https://NotificationRecipientServer/xdsBnotification&lt;/a:To&gt;</w:t>
      </w:r>
      <w:r w:rsidRPr="00977EA3">
        <w:rPr>
          <w:sz w:val="16"/>
          <w:szCs w:val="16"/>
        </w:rPr>
        <w:br/>
        <w:t xml:space="preserve">    &lt;/</w:t>
      </w:r>
      <w:proofErr w:type="spellStart"/>
      <w:r w:rsidRPr="00977EA3">
        <w:rPr>
          <w:sz w:val="16"/>
          <w:szCs w:val="16"/>
        </w:rPr>
        <w:t>s:Header</w:t>
      </w:r>
      <w:proofErr w:type="spellEnd"/>
      <w:r w:rsidRPr="00977EA3">
        <w:rPr>
          <w:sz w:val="16"/>
          <w:szCs w:val="16"/>
        </w:rPr>
        <w:t>&gt;</w:t>
      </w:r>
      <w:r w:rsidRPr="00977EA3">
        <w:rPr>
          <w:sz w:val="16"/>
          <w:szCs w:val="16"/>
        </w:rPr>
        <w:br/>
        <w:t xml:space="preserve">    &lt;</w:t>
      </w:r>
      <w:proofErr w:type="spellStart"/>
      <w:r w:rsidRPr="00977EA3">
        <w:rPr>
          <w:sz w:val="16"/>
          <w:szCs w:val="16"/>
        </w:rPr>
        <w:t>s:Body</w:t>
      </w:r>
      <w:proofErr w:type="spellEnd"/>
      <w:r w:rsidRPr="00977EA3">
        <w:rPr>
          <w:sz w:val="16"/>
          <w:szCs w:val="16"/>
        </w:rPr>
        <w:t>&gt;</w:t>
      </w:r>
      <w:r w:rsidRPr="00977EA3">
        <w:rPr>
          <w:sz w:val="16"/>
          <w:szCs w:val="16"/>
        </w:rPr>
        <w:br/>
        <w:t xml:space="preserve">        &lt;</w:t>
      </w:r>
      <w:proofErr w:type="spellStart"/>
      <w:r w:rsidRPr="00977EA3">
        <w:rPr>
          <w:sz w:val="16"/>
          <w:szCs w:val="16"/>
        </w:rPr>
        <w:t>wsnt:Notify</w:t>
      </w:r>
      <w:proofErr w:type="spellEnd"/>
      <w:r w:rsidRPr="00977EA3">
        <w:rPr>
          <w:sz w:val="16"/>
          <w:szCs w:val="16"/>
        </w:rPr>
        <w:t>&gt;</w:t>
      </w:r>
      <w:r w:rsidRPr="00977EA3">
        <w:rPr>
          <w:sz w:val="16"/>
          <w:szCs w:val="16"/>
        </w:rPr>
        <w:br/>
        <w:t xml:space="preserve">            &lt;</w:t>
      </w:r>
      <w:proofErr w:type="spellStart"/>
      <w:r w:rsidRPr="00977EA3">
        <w:rPr>
          <w:sz w:val="16"/>
          <w:szCs w:val="16"/>
        </w:rPr>
        <w:t>wsnt:NotificationMessage</w:t>
      </w:r>
      <w:proofErr w:type="spellEnd"/>
      <w:r w:rsidRPr="00977EA3">
        <w:rPr>
          <w:sz w:val="16"/>
          <w:szCs w:val="16"/>
        </w:rPr>
        <w:t>&gt;</w:t>
      </w:r>
      <w:r w:rsidRPr="00977EA3">
        <w:rPr>
          <w:sz w:val="16"/>
          <w:szCs w:val="16"/>
        </w:rPr>
        <w:br/>
        <w:t xml:space="preserve">                &lt;</w:t>
      </w:r>
      <w:proofErr w:type="spellStart"/>
      <w:r w:rsidRPr="00977EA3">
        <w:rPr>
          <w:sz w:val="16"/>
          <w:szCs w:val="16"/>
        </w:rPr>
        <w:t>wsnt:SubscriptionReference</w:t>
      </w:r>
      <w:proofErr w:type="spellEnd"/>
      <w:r w:rsidRPr="00977EA3">
        <w:rPr>
          <w:sz w:val="16"/>
          <w:szCs w:val="16"/>
        </w:rPr>
        <w:t>&gt;</w:t>
      </w:r>
      <w:r w:rsidRPr="00977EA3">
        <w:rPr>
          <w:sz w:val="16"/>
          <w:szCs w:val="16"/>
        </w:rPr>
        <w:br/>
        <w:t xml:space="preserve">                    &lt;a:Address&gt;https://NotificationBrokerServer/Subscription/382dcdc7-8e84-9fdc-8443-48fd83bca938&lt;/a:Address&gt;</w:t>
      </w:r>
      <w:r w:rsidRPr="00977EA3">
        <w:rPr>
          <w:sz w:val="16"/>
          <w:szCs w:val="16"/>
        </w:rPr>
        <w:br/>
        <w:t xml:space="preserve">                &lt;/</w:t>
      </w:r>
      <w:proofErr w:type="spellStart"/>
      <w:r w:rsidRPr="00977EA3">
        <w:rPr>
          <w:sz w:val="16"/>
          <w:szCs w:val="16"/>
        </w:rPr>
        <w:t>wsnt:SubscriptionReference</w:t>
      </w:r>
      <w:proofErr w:type="spellEnd"/>
      <w:r w:rsidRPr="00977EA3">
        <w:rPr>
          <w:sz w:val="16"/>
          <w:szCs w:val="16"/>
        </w:rPr>
        <w:t>&gt;</w:t>
      </w:r>
      <w:r w:rsidRPr="00977EA3">
        <w:rPr>
          <w:sz w:val="16"/>
          <w:szCs w:val="16"/>
        </w:rPr>
        <w:br/>
        <w:t xml:space="preserve">                &lt;</w:t>
      </w:r>
      <w:proofErr w:type="spellStart"/>
      <w:r w:rsidRPr="00977EA3">
        <w:rPr>
          <w:sz w:val="16"/>
          <w:szCs w:val="16"/>
        </w:rPr>
        <w:t>wsnt:Topic</w:t>
      </w:r>
      <w:proofErr w:type="spellEnd"/>
      <w:r w:rsidRPr="00977EA3">
        <w:rPr>
          <w:sz w:val="16"/>
          <w:szCs w:val="16"/>
        </w:rPr>
        <w:t xml:space="preserve"> Dialect="http://docs.oasis-open.org/wsn/t-1/TopicExpression/Simple"</w:t>
      </w:r>
      <w:r w:rsidRPr="00977EA3">
        <w:rPr>
          <w:sz w:val="16"/>
          <w:szCs w:val="16"/>
        </w:rPr>
        <w:br/>
        <w:t xml:space="preserve">                    &gt;</w:t>
      </w:r>
      <w:proofErr w:type="spellStart"/>
      <w:r w:rsidRPr="00977EA3">
        <w:rPr>
          <w:sz w:val="16"/>
          <w:szCs w:val="16"/>
        </w:rPr>
        <w:t>ihe:SubmissionSetMetadata</w:t>
      </w:r>
      <w:proofErr w:type="spellEnd"/>
      <w:r w:rsidRPr="00977EA3">
        <w:rPr>
          <w:sz w:val="16"/>
          <w:szCs w:val="16"/>
        </w:rPr>
        <w:t>&lt;/</w:t>
      </w:r>
      <w:proofErr w:type="spellStart"/>
      <w:r w:rsidRPr="00977EA3">
        <w:rPr>
          <w:sz w:val="16"/>
          <w:szCs w:val="16"/>
        </w:rPr>
        <w:t>wsnt:Topic</w:t>
      </w:r>
      <w:proofErr w:type="spellEnd"/>
      <w:r w:rsidRPr="00977EA3">
        <w:rPr>
          <w:sz w:val="16"/>
          <w:szCs w:val="16"/>
        </w:rPr>
        <w:t>&gt;</w:t>
      </w:r>
      <w:r w:rsidRPr="00977EA3">
        <w:rPr>
          <w:sz w:val="16"/>
          <w:szCs w:val="16"/>
        </w:rPr>
        <w:br/>
        <w:t xml:space="preserve">                &lt;</w:t>
      </w:r>
      <w:proofErr w:type="spellStart"/>
      <w:r w:rsidRPr="00977EA3">
        <w:rPr>
          <w:sz w:val="16"/>
          <w:szCs w:val="16"/>
        </w:rPr>
        <w:t>wsnt:ProducerReference</w:t>
      </w:r>
      <w:proofErr w:type="spellEnd"/>
      <w:r w:rsidRPr="00977EA3">
        <w:rPr>
          <w:sz w:val="16"/>
          <w:szCs w:val="16"/>
        </w:rPr>
        <w:t>&gt;</w:t>
      </w:r>
      <w:r w:rsidRPr="00977EA3">
        <w:rPr>
          <w:sz w:val="16"/>
          <w:szCs w:val="16"/>
        </w:rPr>
        <w:br/>
        <w:t xml:space="preserve">                    &lt;</w:t>
      </w:r>
      <w:proofErr w:type="spellStart"/>
      <w:r w:rsidRPr="00977EA3">
        <w:rPr>
          <w:sz w:val="16"/>
          <w:szCs w:val="16"/>
        </w:rPr>
        <w:t>a:Address</w:t>
      </w:r>
      <w:proofErr w:type="spellEnd"/>
      <w:r w:rsidRPr="00977EA3">
        <w:rPr>
          <w:sz w:val="16"/>
          <w:szCs w:val="16"/>
        </w:rPr>
        <w:t>&gt;https://ProducerReference&lt;/a:Address&gt;</w:t>
      </w:r>
      <w:r w:rsidRPr="00977EA3">
        <w:rPr>
          <w:sz w:val="16"/>
          <w:szCs w:val="16"/>
        </w:rPr>
        <w:br/>
        <w:t xml:space="preserve">                &lt;/</w:t>
      </w:r>
      <w:proofErr w:type="spellStart"/>
      <w:r w:rsidRPr="00977EA3">
        <w:rPr>
          <w:sz w:val="16"/>
          <w:szCs w:val="16"/>
        </w:rPr>
        <w:t>wsnt:ProducerReference</w:t>
      </w:r>
      <w:proofErr w:type="spellEnd"/>
      <w:r w:rsidRPr="00977EA3">
        <w:rPr>
          <w:sz w:val="16"/>
          <w:szCs w:val="16"/>
        </w:rPr>
        <w:t>&gt;</w:t>
      </w:r>
      <w:r w:rsidRPr="00977EA3">
        <w:rPr>
          <w:sz w:val="16"/>
          <w:szCs w:val="16"/>
        </w:rPr>
        <w:br/>
        <w:t xml:space="preserve">                &lt;</w:t>
      </w:r>
      <w:proofErr w:type="spellStart"/>
      <w:r w:rsidRPr="00977EA3">
        <w:rPr>
          <w:sz w:val="16"/>
          <w:szCs w:val="16"/>
        </w:rPr>
        <w:t>wsnt:Message</w:t>
      </w:r>
      <w:proofErr w:type="spellEnd"/>
      <w:r w:rsidRPr="00977EA3">
        <w:rPr>
          <w:sz w:val="16"/>
          <w:szCs w:val="16"/>
        </w:rPr>
        <w:t>&gt;</w:t>
      </w:r>
      <w:r w:rsidRPr="00977EA3">
        <w:rPr>
          <w:sz w:val="16"/>
          <w:szCs w:val="16"/>
        </w:rPr>
        <w:br/>
        <w:t xml:space="preserve">                    &lt;</w:t>
      </w:r>
      <w:proofErr w:type="spellStart"/>
      <w:r w:rsidRPr="00977EA3">
        <w:rPr>
          <w:sz w:val="16"/>
          <w:szCs w:val="16"/>
        </w:rPr>
        <w:t>lcm:SubmitObjectsRequest</w:t>
      </w:r>
      <w:proofErr w:type="spellEnd"/>
      <w:r w:rsidRPr="00977EA3">
        <w:rPr>
          <w:sz w:val="16"/>
          <w:szCs w:val="16"/>
        </w:rPr>
        <w:br/>
      </w:r>
      <w:r w:rsidRPr="00977EA3">
        <w:rPr>
          <w:sz w:val="16"/>
          <w:szCs w:val="16"/>
        </w:rPr>
        <w:lastRenderedPageBreak/>
        <w:t xml:space="preserve">                        </w:t>
      </w:r>
      <w:proofErr w:type="spellStart"/>
      <w:r w:rsidRPr="00977EA3">
        <w:rPr>
          <w:sz w:val="16"/>
          <w:szCs w:val="16"/>
        </w:rPr>
        <w:t>xsi:schemaLocation</w:t>
      </w:r>
      <w:proofErr w:type="spellEnd"/>
      <w:r w:rsidRPr="00977EA3">
        <w:rPr>
          <w:sz w:val="16"/>
          <w:szCs w:val="16"/>
        </w:rPr>
        <w:t>="urn:oasis:names:tc:ebxml-regrep:xsd:lcm:3.0 ../../schema/</w:t>
      </w:r>
      <w:proofErr w:type="spellStart"/>
      <w:r w:rsidRPr="00977EA3">
        <w:rPr>
          <w:sz w:val="16"/>
          <w:szCs w:val="16"/>
        </w:rPr>
        <w:t>ebRS</w:t>
      </w:r>
      <w:proofErr w:type="spellEnd"/>
      <w:r w:rsidRPr="00977EA3">
        <w:rPr>
          <w:sz w:val="16"/>
          <w:szCs w:val="16"/>
        </w:rPr>
        <w:t>/lcm.xsd"</w:t>
      </w:r>
      <w:r w:rsidRPr="00977EA3">
        <w:rPr>
          <w:sz w:val="16"/>
          <w:szCs w:val="16"/>
        </w:rPr>
        <w:br/>
        <w:t xml:space="preserve">                        </w:t>
      </w:r>
      <w:proofErr w:type="spellStart"/>
      <w:r w:rsidRPr="00977EA3">
        <w:rPr>
          <w:sz w:val="16"/>
          <w:szCs w:val="16"/>
        </w:rPr>
        <w:t>xmlns:lcm</w:t>
      </w:r>
      <w:proofErr w:type="spellEnd"/>
      <w:r w:rsidRPr="00977EA3">
        <w:rPr>
          <w:sz w:val="16"/>
          <w:szCs w:val="16"/>
        </w:rPr>
        <w:t>="urn:oasis:names:tc:ebxml-regrep:xsd:lcm:3.0"</w:t>
      </w:r>
      <w:r w:rsidRPr="00977EA3">
        <w:rPr>
          <w:sz w:val="16"/>
          <w:szCs w:val="16"/>
        </w:rPr>
        <w:br/>
        <w:t xml:space="preserve">                        </w:t>
      </w:r>
      <w:proofErr w:type="spellStart"/>
      <w:r w:rsidRPr="00977EA3">
        <w:rPr>
          <w:sz w:val="16"/>
          <w:szCs w:val="16"/>
        </w:rPr>
        <w:t>xmlns:xsi</w:t>
      </w:r>
      <w:proofErr w:type="spellEnd"/>
      <w:r w:rsidRPr="00977EA3">
        <w:rPr>
          <w:sz w:val="16"/>
          <w:szCs w:val="16"/>
        </w:rPr>
        <w:t>="http://www.w3.org/2001/XMLSchema-instance"</w:t>
      </w:r>
      <w:r w:rsidRPr="00977EA3">
        <w:rPr>
          <w:sz w:val="16"/>
          <w:szCs w:val="16"/>
        </w:rPr>
        <w:br/>
        <w:t xml:space="preserve">                        </w:t>
      </w:r>
      <w:proofErr w:type="spellStart"/>
      <w:r w:rsidRPr="00977EA3">
        <w:rPr>
          <w:sz w:val="16"/>
          <w:szCs w:val="16"/>
        </w:rPr>
        <w:t>xmlns:rim</w:t>
      </w:r>
      <w:proofErr w:type="spellEnd"/>
      <w:r w:rsidRPr="00977EA3">
        <w:rPr>
          <w:sz w:val="16"/>
          <w:szCs w:val="16"/>
        </w:rPr>
        <w:t>="urn:oasis:names:tc:ebxml-regrep:xsd:rim:3.0"</w:t>
      </w:r>
      <w:r w:rsidRPr="00977EA3">
        <w:rPr>
          <w:sz w:val="16"/>
          <w:szCs w:val="16"/>
        </w:rPr>
        <w:br/>
        <w:t xml:space="preserve">                        </w:t>
      </w:r>
      <w:proofErr w:type="spellStart"/>
      <w:r w:rsidRPr="00977EA3">
        <w:rPr>
          <w:sz w:val="16"/>
          <w:szCs w:val="16"/>
        </w:rPr>
        <w:t>xmlns:rs</w:t>
      </w:r>
      <w:proofErr w:type="spellEnd"/>
      <w:r w:rsidRPr="00977EA3">
        <w:rPr>
          <w:sz w:val="16"/>
          <w:szCs w:val="16"/>
        </w:rPr>
        <w:t>="urn:oasis:names:tc:ebxml-regrep:xsd:rs:3.0"&gt;</w:t>
      </w:r>
      <w:r w:rsidRPr="00977EA3">
        <w:rPr>
          <w:sz w:val="16"/>
          <w:szCs w:val="16"/>
        </w:rPr>
        <w:br/>
        <w:t xml:space="preserve">                        &lt;</w:t>
      </w:r>
      <w:proofErr w:type="spellStart"/>
      <w:r w:rsidRPr="00977EA3">
        <w:rPr>
          <w:sz w:val="16"/>
          <w:szCs w:val="16"/>
        </w:rPr>
        <w:t>rim:RegistryObjectList</w:t>
      </w:r>
      <w:proofErr w:type="spellEnd"/>
      <w:r w:rsidRPr="00977EA3">
        <w:rPr>
          <w:sz w:val="16"/>
          <w:szCs w:val="16"/>
        </w:rPr>
        <w:t>&gt;</w:t>
      </w:r>
      <w:r w:rsidRPr="00977EA3">
        <w:rPr>
          <w:sz w:val="16"/>
          <w:szCs w:val="16"/>
        </w:rPr>
        <w:br/>
        <w:t xml:space="preserve">                            &lt;</w:t>
      </w:r>
      <w:proofErr w:type="spellStart"/>
      <w:r w:rsidRPr="00977EA3">
        <w:rPr>
          <w:sz w:val="16"/>
          <w:szCs w:val="16"/>
        </w:rPr>
        <w:t>rim:RegistryPackage</w:t>
      </w:r>
      <w:proofErr w:type="spellEnd"/>
      <w:r w:rsidRPr="00977EA3">
        <w:rPr>
          <w:sz w:val="16"/>
          <w:szCs w:val="16"/>
        </w:rPr>
        <w:t xml:space="preserve"> id="SubmissionSet01"&gt;</w:t>
      </w:r>
      <w:r w:rsidRPr="00977EA3">
        <w:rPr>
          <w:sz w:val="16"/>
          <w:szCs w:val="16"/>
        </w:rPr>
        <w:br/>
        <w:t xml:space="preserve">                                </w:t>
      </w:r>
      <w:r w:rsidRPr="00977EA3">
        <w:rPr>
          <w:sz w:val="16"/>
          <w:szCs w:val="16"/>
        </w:rPr>
        <w:br/>
        <w:t xml:space="preserve">                                &lt;!-- here all the </w:t>
      </w:r>
      <w:proofErr w:type="spellStart"/>
      <w:r w:rsidRPr="00977EA3">
        <w:rPr>
          <w:sz w:val="16"/>
          <w:szCs w:val="16"/>
        </w:rPr>
        <w:t>SubmissionSet</w:t>
      </w:r>
      <w:proofErr w:type="spellEnd"/>
      <w:r w:rsidRPr="00977EA3">
        <w:rPr>
          <w:sz w:val="16"/>
          <w:szCs w:val="16"/>
        </w:rPr>
        <w:t xml:space="preserve"> metadata --&gt;</w:t>
      </w:r>
      <w:r w:rsidRPr="00977EA3">
        <w:rPr>
          <w:sz w:val="16"/>
          <w:szCs w:val="16"/>
        </w:rPr>
        <w:br/>
        <w:t xml:space="preserve">                                    </w:t>
      </w:r>
      <w:r w:rsidRPr="00977EA3">
        <w:rPr>
          <w:sz w:val="16"/>
          <w:szCs w:val="16"/>
        </w:rPr>
        <w:br/>
        <w:t xml:space="preserve">                            &lt;/</w:t>
      </w:r>
      <w:proofErr w:type="spellStart"/>
      <w:r w:rsidRPr="00977EA3">
        <w:rPr>
          <w:sz w:val="16"/>
          <w:szCs w:val="16"/>
        </w:rPr>
        <w:t>rim:RegistryPackage</w:t>
      </w:r>
      <w:proofErr w:type="spellEnd"/>
      <w:r w:rsidRPr="00977EA3">
        <w:rPr>
          <w:sz w:val="16"/>
          <w:szCs w:val="16"/>
        </w:rPr>
        <w:t>&gt;</w:t>
      </w:r>
      <w:r w:rsidRPr="00977EA3">
        <w:rPr>
          <w:sz w:val="16"/>
          <w:szCs w:val="16"/>
        </w:rPr>
        <w:br/>
        <w:t xml:space="preserve">                            &lt;</w:t>
      </w:r>
      <w:proofErr w:type="spellStart"/>
      <w:r w:rsidRPr="00977EA3">
        <w:rPr>
          <w:sz w:val="16"/>
          <w:szCs w:val="16"/>
        </w:rPr>
        <w:t>rim:Classification</w:t>
      </w:r>
      <w:proofErr w:type="spellEnd"/>
      <w:r w:rsidRPr="00977EA3">
        <w:rPr>
          <w:sz w:val="16"/>
          <w:szCs w:val="16"/>
        </w:rPr>
        <w:t xml:space="preserve"> id="cl10" </w:t>
      </w:r>
      <w:proofErr w:type="spellStart"/>
      <w:r w:rsidRPr="00977EA3">
        <w:rPr>
          <w:sz w:val="16"/>
          <w:szCs w:val="16"/>
        </w:rPr>
        <w:t>classifiedObject</w:t>
      </w:r>
      <w:proofErr w:type="spellEnd"/>
      <w:r w:rsidRPr="00977EA3">
        <w:rPr>
          <w:sz w:val="16"/>
          <w:szCs w:val="16"/>
        </w:rPr>
        <w:t>="SubmissionSet01"</w:t>
      </w:r>
      <w:r w:rsidRPr="00977EA3">
        <w:rPr>
          <w:sz w:val="16"/>
          <w:szCs w:val="16"/>
        </w:rPr>
        <w:br/>
        <w:t xml:space="preserve">                                classificationNode="urn:uuid:a54d6aa5-d40d-43f9-88c5-b4633d873bdd"/&gt;</w:t>
      </w:r>
      <w:r w:rsidRPr="00977EA3">
        <w:rPr>
          <w:sz w:val="16"/>
          <w:szCs w:val="16"/>
        </w:rPr>
        <w:br/>
        <w:t xml:space="preserve">                        &lt;/</w:t>
      </w:r>
      <w:proofErr w:type="spellStart"/>
      <w:r w:rsidRPr="00977EA3">
        <w:rPr>
          <w:sz w:val="16"/>
          <w:szCs w:val="16"/>
        </w:rPr>
        <w:t>rim:RegistryObjectList</w:t>
      </w:r>
      <w:proofErr w:type="spellEnd"/>
      <w:r w:rsidRPr="00977EA3">
        <w:rPr>
          <w:sz w:val="16"/>
          <w:szCs w:val="16"/>
        </w:rPr>
        <w:t>&gt;</w:t>
      </w:r>
      <w:r w:rsidRPr="00977EA3">
        <w:rPr>
          <w:sz w:val="16"/>
          <w:szCs w:val="16"/>
        </w:rPr>
        <w:br/>
        <w:t xml:space="preserve">                    &lt;/</w:t>
      </w:r>
      <w:proofErr w:type="spellStart"/>
      <w:r w:rsidRPr="00977EA3">
        <w:rPr>
          <w:sz w:val="16"/>
          <w:szCs w:val="16"/>
        </w:rPr>
        <w:t>lcm:SubmitObjectsRequest</w:t>
      </w:r>
      <w:proofErr w:type="spellEnd"/>
      <w:r w:rsidRPr="00977EA3">
        <w:rPr>
          <w:sz w:val="16"/>
          <w:szCs w:val="16"/>
        </w:rPr>
        <w:t>&gt;</w:t>
      </w:r>
      <w:r w:rsidRPr="00977EA3">
        <w:rPr>
          <w:sz w:val="16"/>
          <w:szCs w:val="16"/>
        </w:rPr>
        <w:br/>
        <w:t xml:space="preserve">                &lt;/</w:t>
      </w:r>
      <w:proofErr w:type="spellStart"/>
      <w:r w:rsidRPr="00977EA3">
        <w:rPr>
          <w:sz w:val="16"/>
          <w:szCs w:val="16"/>
        </w:rPr>
        <w:t>wsnt:Message</w:t>
      </w:r>
      <w:proofErr w:type="spellEnd"/>
      <w:r w:rsidRPr="00977EA3">
        <w:rPr>
          <w:sz w:val="16"/>
          <w:szCs w:val="16"/>
        </w:rPr>
        <w:t>&gt;</w:t>
      </w:r>
      <w:r w:rsidRPr="00977EA3">
        <w:rPr>
          <w:sz w:val="16"/>
          <w:szCs w:val="16"/>
        </w:rPr>
        <w:br/>
        <w:t xml:space="preserve">            &lt;/</w:t>
      </w:r>
      <w:proofErr w:type="spellStart"/>
      <w:r w:rsidRPr="00977EA3">
        <w:rPr>
          <w:sz w:val="16"/>
          <w:szCs w:val="16"/>
        </w:rPr>
        <w:t>wsnt:NotificationMessage</w:t>
      </w:r>
      <w:proofErr w:type="spellEnd"/>
      <w:r w:rsidRPr="00977EA3">
        <w:rPr>
          <w:sz w:val="16"/>
          <w:szCs w:val="16"/>
        </w:rPr>
        <w:t>&gt;</w:t>
      </w:r>
      <w:r w:rsidRPr="00977EA3">
        <w:rPr>
          <w:sz w:val="16"/>
          <w:szCs w:val="16"/>
        </w:rPr>
        <w:br/>
        <w:t xml:space="preserve">        &lt;/</w:t>
      </w:r>
      <w:proofErr w:type="spellStart"/>
      <w:r w:rsidRPr="00977EA3">
        <w:rPr>
          <w:sz w:val="16"/>
          <w:szCs w:val="16"/>
        </w:rPr>
        <w:t>wsnt:Notify</w:t>
      </w:r>
      <w:proofErr w:type="spellEnd"/>
      <w:r w:rsidRPr="00977EA3">
        <w:rPr>
          <w:sz w:val="16"/>
          <w:szCs w:val="16"/>
        </w:rPr>
        <w:t>&gt;</w:t>
      </w:r>
      <w:r w:rsidRPr="00977EA3">
        <w:rPr>
          <w:sz w:val="16"/>
          <w:szCs w:val="16"/>
        </w:rPr>
        <w:br/>
        <w:t xml:space="preserve">    &lt;/</w:t>
      </w:r>
      <w:proofErr w:type="spellStart"/>
      <w:r w:rsidRPr="00977EA3">
        <w:rPr>
          <w:sz w:val="16"/>
          <w:szCs w:val="16"/>
        </w:rPr>
        <w:t>s:Body</w:t>
      </w:r>
      <w:proofErr w:type="spellEnd"/>
      <w:r w:rsidRPr="00977EA3">
        <w:rPr>
          <w:sz w:val="16"/>
          <w:szCs w:val="16"/>
        </w:rPr>
        <w:t>&gt;</w:t>
      </w:r>
      <w:r w:rsidRPr="00977EA3">
        <w:rPr>
          <w:sz w:val="16"/>
          <w:szCs w:val="16"/>
        </w:rPr>
        <w:br/>
        <w:t>&lt;/</w:t>
      </w:r>
      <w:proofErr w:type="spellStart"/>
      <w:r w:rsidRPr="00977EA3">
        <w:rPr>
          <w:sz w:val="16"/>
          <w:szCs w:val="16"/>
        </w:rPr>
        <w:t>s:Envelope</w:t>
      </w:r>
      <w:proofErr w:type="spellEnd"/>
      <w:r w:rsidRPr="00977EA3">
        <w:rPr>
          <w:sz w:val="16"/>
          <w:szCs w:val="16"/>
        </w:rPr>
        <w:t>&gt;</w:t>
      </w:r>
    </w:p>
    <w:p w14:paraId="073859B4" w14:textId="77777777" w:rsidR="006E7B7A" w:rsidRPr="00977EA3" w:rsidRDefault="006E7B7A" w:rsidP="006E7B7A">
      <w:pPr>
        <w:pStyle w:val="Titolo3"/>
        <w:numPr>
          <w:ilvl w:val="0"/>
          <w:numId w:val="0"/>
        </w:numPr>
        <w:rPr>
          <w:noProof w:val="0"/>
        </w:rPr>
      </w:pPr>
      <w:bookmarkStart w:id="3807" w:name="_Toc363803065"/>
      <w:bookmarkStart w:id="3808" w:name="_Toc428454165"/>
      <w:bookmarkStart w:id="3809" w:name="_Toc331085231"/>
      <w:bookmarkStart w:id="3810" w:name="_Toc518634630"/>
      <w:r w:rsidRPr="00977EA3">
        <w:rPr>
          <w:noProof w:val="0"/>
        </w:rPr>
        <w:t>3.53.5 Security Considerations</w:t>
      </w:r>
      <w:bookmarkEnd w:id="3804"/>
      <w:bookmarkEnd w:id="3805"/>
      <w:bookmarkEnd w:id="3806"/>
      <w:bookmarkEnd w:id="3807"/>
      <w:bookmarkEnd w:id="3808"/>
      <w:bookmarkEnd w:id="3809"/>
      <w:bookmarkEnd w:id="3810"/>
    </w:p>
    <w:p w14:paraId="17D60949" w14:textId="77777777" w:rsidR="006E7B7A" w:rsidRPr="00977EA3" w:rsidRDefault="006E7B7A" w:rsidP="006E7B7A">
      <w:pPr>
        <w:pStyle w:val="Corpotesto"/>
      </w:pPr>
      <w:r w:rsidRPr="00977EA3">
        <w:t>The risk assessment for the Document Metadata Notify transaction is described in t</w:t>
      </w:r>
      <w:r w:rsidRPr="00977EA3">
        <w:rPr>
          <w:szCs w:val="24"/>
        </w:rPr>
        <w:t xml:space="preserve">he risk assessment spreadsheet for the Document Metadata Subscription Profile, which is available from IHE at </w:t>
      </w:r>
      <w:hyperlink r:id="rId269" w:history="1">
        <w:r w:rsidRPr="00977EA3">
          <w:rPr>
            <w:rStyle w:val="Collegamentoipertestuale"/>
            <w:rFonts w:eastAsiaTheme="majorEastAsia"/>
            <w:szCs w:val="24"/>
          </w:rPr>
          <w:t>http://wiki.ihe.net/images/4/46/DSUB_risk_assesment.xls</w:t>
        </w:r>
      </w:hyperlink>
      <w:r w:rsidRPr="00977EA3">
        <w:rPr>
          <w:szCs w:val="24"/>
        </w:rPr>
        <w:t xml:space="preserve">. </w:t>
      </w:r>
      <w:r w:rsidRPr="00977EA3">
        <w:t>The derived mitigations are as follows:</w:t>
      </w:r>
    </w:p>
    <w:p w14:paraId="092F0685" w14:textId="7E10F330" w:rsidR="006E7B7A" w:rsidRPr="00977EA3" w:rsidRDefault="006E7B7A" w:rsidP="006E7B7A">
      <w:pPr>
        <w:pStyle w:val="Corpotesto"/>
      </w:pPr>
      <w:r w:rsidRPr="00977EA3">
        <w:t>Document Metadata Notification Broker and Document Metadata Notification Recipients shall be grouped with a</w:t>
      </w:r>
      <w:r w:rsidR="005A7892" w:rsidRPr="00977EA3">
        <w:t xml:space="preserve"> </w:t>
      </w:r>
      <w:r w:rsidRPr="00977EA3">
        <w:t xml:space="preserve">Secure Node or Secure Application </w:t>
      </w:r>
      <w:r w:rsidR="004233CE" w:rsidRPr="00977EA3">
        <w:t>in the Audit Trail and Node Authentication (ATNA) Profile.</w:t>
      </w:r>
    </w:p>
    <w:p w14:paraId="6C19DD5A" w14:textId="77777777" w:rsidR="006E7B7A" w:rsidRPr="00977EA3" w:rsidRDefault="006E7B7A" w:rsidP="006E7B7A">
      <w:pPr>
        <w:pStyle w:val="Corpotesto"/>
      </w:pPr>
      <w:r w:rsidRPr="00977EA3">
        <w:t>The use of encrypted TLS is recommended when the transmission is not otherwise secured (e.g., transmission over a secure network)</w:t>
      </w:r>
    </w:p>
    <w:p w14:paraId="374DB903" w14:textId="7CAA765C" w:rsidR="006E7B7A" w:rsidRPr="00977EA3" w:rsidRDefault="006E7B7A" w:rsidP="006E7B7A">
      <w:pPr>
        <w:pStyle w:val="Corpotesto"/>
      </w:pPr>
      <w:r w:rsidRPr="00977EA3">
        <w:t xml:space="preserve">Additionally, it is recommended that the Document Metadata Notify transaction be associated with a SAML assertion outlining authorizations to the notification content so that the Document Metadata Notification Recipient will be able to enforce these authorizations (for example, see the </w:t>
      </w:r>
      <w:r w:rsidR="004233CE" w:rsidRPr="00977EA3">
        <w:t>Cross-Enterprise User Assertion (</w:t>
      </w:r>
      <w:r w:rsidRPr="00977EA3">
        <w:t>XUA</w:t>
      </w:r>
      <w:r w:rsidR="004233CE" w:rsidRPr="00977EA3">
        <w:t>)</w:t>
      </w:r>
      <w:r w:rsidRPr="00977EA3">
        <w:t xml:space="preserve"> Profile ITI TF-1:13). This recommendation is highly dependent on an XDS Affinity Domain managing roles for its users correctly as most of the authorizations will be based on roles.</w:t>
      </w:r>
    </w:p>
    <w:p w14:paraId="3BBF708C" w14:textId="77777777" w:rsidR="006E7B7A" w:rsidRPr="00977EA3" w:rsidRDefault="006E7B7A" w:rsidP="006E7B7A">
      <w:pPr>
        <w:pStyle w:val="Titolo4"/>
        <w:numPr>
          <w:ilvl w:val="0"/>
          <w:numId w:val="0"/>
        </w:numPr>
        <w:rPr>
          <w:noProof w:val="0"/>
        </w:rPr>
      </w:pPr>
      <w:bookmarkStart w:id="3811" w:name="_Toc231117743"/>
      <w:bookmarkStart w:id="3812" w:name="_Toc363803066"/>
      <w:bookmarkStart w:id="3813" w:name="_Toc428454166"/>
      <w:r w:rsidRPr="00977EA3">
        <w:rPr>
          <w:noProof w:val="0"/>
        </w:rPr>
        <w:t>3.53.5.1 Audit Record Considerations</w:t>
      </w:r>
      <w:bookmarkEnd w:id="3811"/>
      <w:bookmarkEnd w:id="3812"/>
      <w:bookmarkEnd w:id="3813"/>
      <w:r w:rsidRPr="00977EA3">
        <w:rPr>
          <w:noProof w:val="0"/>
        </w:rPr>
        <w:t xml:space="preserve"> </w:t>
      </w:r>
    </w:p>
    <w:p w14:paraId="3A4D7723" w14:textId="1C256577" w:rsidR="006E7B7A" w:rsidRPr="00977EA3" w:rsidRDefault="006E7B7A" w:rsidP="006E7B7A">
      <w:pPr>
        <w:pStyle w:val="Corpotesto"/>
      </w:pPr>
      <w:r w:rsidRPr="00977EA3">
        <w:t xml:space="preserve">The Document Metadata Notify transaction is an Export event, as defined in ITI TF-2a: </w:t>
      </w:r>
      <w:r w:rsidR="00D370AE" w:rsidRPr="00977EA3">
        <w:t>Table 3.20.4.1.1.1-1</w:t>
      </w:r>
      <w:r w:rsidRPr="00977EA3">
        <w:t xml:space="preserve">. The actors involved in the transaction shall create audit data in conformance with DICOM Part 15 “Data Export”/”Data Import”, with the following exceptions. </w:t>
      </w:r>
    </w:p>
    <w:p w14:paraId="48E0501B" w14:textId="77777777" w:rsidR="006E7B7A" w:rsidRPr="00977EA3" w:rsidRDefault="006E7B7A" w:rsidP="006E7B7A">
      <w:pPr>
        <w:pStyle w:val="Titolo5"/>
        <w:numPr>
          <w:ilvl w:val="0"/>
          <w:numId w:val="0"/>
        </w:numPr>
        <w:rPr>
          <w:noProof w:val="0"/>
        </w:rPr>
      </w:pPr>
      <w:bookmarkStart w:id="3814" w:name="_Toc231117744"/>
      <w:bookmarkStart w:id="3815" w:name="_Toc363803067"/>
      <w:r w:rsidRPr="00977EA3">
        <w:rPr>
          <w:noProof w:val="0"/>
        </w:rPr>
        <w:t>3.53.5.1.1 Document Metadata Notification Recipient audit message:</w:t>
      </w:r>
      <w:bookmarkEnd w:id="3814"/>
      <w:bookmarkEnd w:id="3815"/>
    </w:p>
    <w:p w14:paraId="77F0F664" w14:textId="77777777" w:rsidR="006E7B7A" w:rsidRPr="00977EA3" w:rsidRDefault="006E7B7A"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0B2DD1E4" w14:textId="77777777" w:rsidTr="008E3CF3">
        <w:trPr>
          <w:cantSplit/>
        </w:trPr>
        <w:tc>
          <w:tcPr>
            <w:tcW w:w="1458" w:type="dxa"/>
            <w:tcBorders>
              <w:bottom w:val="single" w:sz="4" w:space="0" w:color="auto"/>
            </w:tcBorders>
            <w:textDirection w:val="btLr"/>
            <w:vAlign w:val="center"/>
          </w:tcPr>
          <w:p w14:paraId="7229640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38EFF4CE"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688F5195" w14:textId="77777777" w:rsidR="006E7B7A" w:rsidRPr="00977EA3" w:rsidRDefault="006E7B7A" w:rsidP="008E3CF3">
            <w:pPr>
              <w:pStyle w:val="TableEntryHeader"/>
              <w:rPr>
                <w:noProof w:val="0"/>
                <w:kern w:val="28"/>
              </w:rPr>
            </w:pPr>
            <w:proofErr w:type="spellStart"/>
            <w:r w:rsidRPr="00977EA3">
              <w:rPr>
                <w:noProof w:val="0"/>
              </w:rPr>
              <w:t>Opt</w:t>
            </w:r>
            <w:proofErr w:type="spellEnd"/>
          </w:p>
        </w:tc>
        <w:tc>
          <w:tcPr>
            <w:tcW w:w="4878" w:type="dxa"/>
            <w:tcBorders>
              <w:bottom w:val="single" w:sz="4" w:space="0" w:color="auto"/>
            </w:tcBorders>
            <w:vAlign w:val="center"/>
          </w:tcPr>
          <w:p w14:paraId="5D39BDA9"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2D68F0B5" w14:textId="77777777" w:rsidTr="008E3CF3">
        <w:trPr>
          <w:cantSplit/>
        </w:trPr>
        <w:tc>
          <w:tcPr>
            <w:tcW w:w="1458" w:type="dxa"/>
            <w:vMerge w:val="restart"/>
            <w:tcBorders>
              <w:top w:val="single" w:sz="4" w:space="0" w:color="auto"/>
            </w:tcBorders>
          </w:tcPr>
          <w:p w14:paraId="77D9D4F7" w14:textId="77777777" w:rsidR="006E7B7A" w:rsidRPr="00977EA3" w:rsidRDefault="006E7B7A" w:rsidP="008E3CF3">
            <w:pPr>
              <w:pStyle w:val="TableEntryHeader"/>
              <w:rPr>
                <w:noProof w:val="0"/>
              </w:rPr>
            </w:pPr>
            <w:r w:rsidRPr="00977EA3">
              <w:rPr>
                <w:noProof w:val="0"/>
              </w:rPr>
              <w:t>Event</w:t>
            </w:r>
          </w:p>
          <w:p w14:paraId="7ACC1052"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tcBorders>
              <w:top w:val="single" w:sz="4" w:space="0" w:color="auto"/>
            </w:tcBorders>
            <w:vAlign w:val="center"/>
          </w:tcPr>
          <w:p w14:paraId="019B1F17" w14:textId="77777777" w:rsidR="006E7B7A" w:rsidRPr="00977EA3" w:rsidRDefault="006E7B7A" w:rsidP="008E3CF3">
            <w:pPr>
              <w:pStyle w:val="TableEntry"/>
              <w:rPr>
                <w:noProof w:val="0"/>
                <w:sz w:val="16"/>
                <w:szCs w:val="16"/>
              </w:rPr>
            </w:pPr>
            <w:proofErr w:type="spellStart"/>
            <w:r w:rsidRPr="00977EA3">
              <w:rPr>
                <w:noProof w:val="0"/>
                <w:sz w:val="16"/>
                <w:szCs w:val="16"/>
              </w:rPr>
              <w:t>EventID</w:t>
            </w:r>
            <w:proofErr w:type="spellEnd"/>
          </w:p>
        </w:tc>
        <w:tc>
          <w:tcPr>
            <w:tcW w:w="720" w:type="dxa"/>
            <w:tcBorders>
              <w:top w:val="single" w:sz="4" w:space="0" w:color="auto"/>
            </w:tcBorders>
            <w:vAlign w:val="center"/>
          </w:tcPr>
          <w:p w14:paraId="37046E3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0057BBE" w14:textId="77777777" w:rsidR="006E7B7A" w:rsidRPr="00977EA3" w:rsidRDefault="006E7B7A" w:rsidP="008E3CF3">
            <w:pPr>
              <w:pStyle w:val="TableEntry"/>
              <w:rPr>
                <w:noProof w:val="0"/>
                <w:sz w:val="16"/>
                <w:szCs w:val="16"/>
              </w:rPr>
            </w:pPr>
            <w:r w:rsidRPr="00977EA3">
              <w:rPr>
                <w:noProof w:val="0"/>
                <w:sz w:val="16"/>
                <w:szCs w:val="16"/>
              </w:rPr>
              <w:t>EV(110107, DCM, “Import”)</w:t>
            </w:r>
          </w:p>
        </w:tc>
      </w:tr>
      <w:tr w:rsidR="006E7B7A" w:rsidRPr="00977EA3" w14:paraId="22AD2108" w14:textId="77777777" w:rsidTr="008E3CF3">
        <w:trPr>
          <w:cantSplit/>
        </w:trPr>
        <w:tc>
          <w:tcPr>
            <w:tcW w:w="1458" w:type="dxa"/>
            <w:vMerge/>
            <w:vAlign w:val="center"/>
          </w:tcPr>
          <w:p w14:paraId="2DE70A93" w14:textId="77777777" w:rsidR="006E7B7A" w:rsidRPr="00977EA3" w:rsidRDefault="006E7B7A" w:rsidP="008E3CF3">
            <w:pPr>
              <w:pStyle w:val="TableLabel"/>
              <w:rPr>
                <w:noProof w:val="0"/>
                <w:sz w:val="16"/>
              </w:rPr>
            </w:pPr>
          </w:p>
        </w:tc>
        <w:tc>
          <w:tcPr>
            <w:tcW w:w="2610" w:type="dxa"/>
            <w:vAlign w:val="center"/>
          </w:tcPr>
          <w:p w14:paraId="138D736F" w14:textId="77777777" w:rsidR="006E7B7A" w:rsidRPr="00977EA3" w:rsidRDefault="006E7B7A" w:rsidP="008E3CF3">
            <w:pPr>
              <w:pStyle w:val="TableEntry"/>
              <w:rPr>
                <w:noProof w:val="0"/>
                <w:sz w:val="16"/>
                <w:szCs w:val="16"/>
              </w:rPr>
            </w:pPr>
            <w:proofErr w:type="spellStart"/>
            <w:r w:rsidRPr="00977EA3">
              <w:rPr>
                <w:noProof w:val="0"/>
                <w:sz w:val="16"/>
                <w:szCs w:val="16"/>
              </w:rPr>
              <w:t>EventActionCode</w:t>
            </w:r>
            <w:proofErr w:type="spellEnd"/>
          </w:p>
        </w:tc>
        <w:tc>
          <w:tcPr>
            <w:tcW w:w="720" w:type="dxa"/>
            <w:vAlign w:val="center"/>
          </w:tcPr>
          <w:p w14:paraId="34922E7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670E179F" w14:textId="77777777" w:rsidR="006E7B7A" w:rsidRPr="00977EA3" w:rsidRDefault="006E7B7A" w:rsidP="008E3CF3">
            <w:pPr>
              <w:pStyle w:val="TableEntry"/>
              <w:rPr>
                <w:noProof w:val="0"/>
                <w:sz w:val="16"/>
                <w:szCs w:val="16"/>
              </w:rPr>
            </w:pPr>
            <w:r w:rsidRPr="00977EA3">
              <w:rPr>
                <w:noProof w:val="0"/>
                <w:sz w:val="16"/>
                <w:szCs w:val="16"/>
              </w:rPr>
              <w:t xml:space="preserve">“C” (Create) </w:t>
            </w:r>
          </w:p>
        </w:tc>
      </w:tr>
      <w:tr w:rsidR="006E7B7A" w:rsidRPr="00977EA3" w14:paraId="2EC33713" w14:textId="77777777" w:rsidTr="008E3CF3">
        <w:trPr>
          <w:cantSplit/>
        </w:trPr>
        <w:tc>
          <w:tcPr>
            <w:tcW w:w="1458" w:type="dxa"/>
            <w:vMerge/>
            <w:vAlign w:val="center"/>
          </w:tcPr>
          <w:p w14:paraId="66D8E374" w14:textId="77777777" w:rsidR="006E7B7A" w:rsidRPr="00977EA3" w:rsidRDefault="006E7B7A" w:rsidP="008E3CF3">
            <w:pPr>
              <w:pStyle w:val="TableLabel"/>
              <w:rPr>
                <w:noProof w:val="0"/>
                <w:sz w:val="16"/>
              </w:rPr>
            </w:pPr>
          </w:p>
        </w:tc>
        <w:tc>
          <w:tcPr>
            <w:tcW w:w="2610" w:type="dxa"/>
            <w:vAlign w:val="center"/>
          </w:tcPr>
          <w:p w14:paraId="299AD825"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EventDateTime</w:t>
            </w:r>
            <w:proofErr w:type="spellEnd"/>
          </w:p>
        </w:tc>
        <w:tc>
          <w:tcPr>
            <w:tcW w:w="720" w:type="dxa"/>
            <w:vAlign w:val="center"/>
          </w:tcPr>
          <w:p w14:paraId="3462D8B6"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4F208CB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995800" w14:textId="77777777" w:rsidTr="008E3CF3">
        <w:trPr>
          <w:cantSplit/>
        </w:trPr>
        <w:tc>
          <w:tcPr>
            <w:tcW w:w="1458" w:type="dxa"/>
            <w:vMerge/>
            <w:vAlign w:val="center"/>
          </w:tcPr>
          <w:p w14:paraId="1224B1A4" w14:textId="77777777" w:rsidR="006E7B7A" w:rsidRPr="00977EA3" w:rsidRDefault="006E7B7A" w:rsidP="008E3CF3">
            <w:pPr>
              <w:pStyle w:val="TableLabel"/>
              <w:rPr>
                <w:noProof w:val="0"/>
                <w:sz w:val="16"/>
              </w:rPr>
            </w:pPr>
          </w:p>
        </w:tc>
        <w:tc>
          <w:tcPr>
            <w:tcW w:w="2610" w:type="dxa"/>
            <w:vAlign w:val="center"/>
          </w:tcPr>
          <w:p w14:paraId="24BF9CF9"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EventOutcomeIndicator</w:t>
            </w:r>
            <w:proofErr w:type="spellEnd"/>
          </w:p>
        </w:tc>
        <w:tc>
          <w:tcPr>
            <w:tcW w:w="720" w:type="dxa"/>
            <w:vAlign w:val="center"/>
          </w:tcPr>
          <w:p w14:paraId="65F5BF5E"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FBB5AD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182394" w14:textId="77777777" w:rsidTr="008E3CF3">
        <w:trPr>
          <w:cantSplit/>
        </w:trPr>
        <w:tc>
          <w:tcPr>
            <w:tcW w:w="1458" w:type="dxa"/>
            <w:vMerge/>
            <w:tcBorders>
              <w:bottom w:val="single" w:sz="4" w:space="0" w:color="auto"/>
            </w:tcBorders>
            <w:vAlign w:val="center"/>
          </w:tcPr>
          <w:p w14:paraId="22D1ED0A"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6A7F67FB" w14:textId="77777777" w:rsidR="006E7B7A" w:rsidRPr="00977EA3" w:rsidRDefault="006E7B7A" w:rsidP="008E3CF3">
            <w:pPr>
              <w:pStyle w:val="TableEntry"/>
              <w:rPr>
                <w:noProof w:val="0"/>
                <w:sz w:val="16"/>
                <w:szCs w:val="16"/>
              </w:rPr>
            </w:pPr>
            <w:proofErr w:type="spellStart"/>
            <w:r w:rsidRPr="00977EA3">
              <w:rPr>
                <w:noProof w:val="0"/>
                <w:sz w:val="16"/>
                <w:szCs w:val="16"/>
              </w:rPr>
              <w:t>EventTypeCode</w:t>
            </w:r>
            <w:proofErr w:type="spellEnd"/>
          </w:p>
        </w:tc>
        <w:tc>
          <w:tcPr>
            <w:tcW w:w="720" w:type="dxa"/>
            <w:tcBorders>
              <w:bottom w:val="single" w:sz="4" w:space="0" w:color="auto"/>
            </w:tcBorders>
            <w:vAlign w:val="center"/>
          </w:tcPr>
          <w:p w14:paraId="34C4EFB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022DDA30" w14:textId="77777777" w:rsidR="006E7B7A" w:rsidRPr="00977EA3" w:rsidRDefault="006E7B7A" w:rsidP="008E3CF3">
            <w:pPr>
              <w:pStyle w:val="TableEntry"/>
              <w:rPr>
                <w:noProof w:val="0"/>
                <w:sz w:val="16"/>
                <w:szCs w:val="16"/>
              </w:rPr>
            </w:pPr>
            <w:r w:rsidRPr="00977EA3">
              <w:rPr>
                <w:noProof w:val="0"/>
                <w:sz w:val="16"/>
                <w:szCs w:val="16"/>
              </w:rPr>
              <w:t>EV(“ITI-53”, “IHE Transactions”, “Document Metadata Notify”)</w:t>
            </w:r>
          </w:p>
        </w:tc>
      </w:tr>
      <w:tr w:rsidR="006E7B7A" w:rsidRPr="00977EA3" w14:paraId="7CBB4B1F" w14:textId="77777777" w:rsidTr="008E3CF3">
        <w:trPr>
          <w:cantSplit/>
        </w:trPr>
        <w:tc>
          <w:tcPr>
            <w:tcW w:w="9666" w:type="dxa"/>
            <w:gridSpan w:val="4"/>
            <w:tcBorders>
              <w:bottom w:val="single" w:sz="4" w:space="0" w:color="auto"/>
            </w:tcBorders>
          </w:tcPr>
          <w:p w14:paraId="1D19AAD4" w14:textId="77777777" w:rsidR="006E7B7A" w:rsidRPr="00977EA3" w:rsidRDefault="006E7B7A" w:rsidP="008E3CF3">
            <w:pPr>
              <w:pStyle w:val="TableEntry"/>
              <w:rPr>
                <w:bCs/>
                <w:noProof w:val="0"/>
              </w:rPr>
            </w:pPr>
            <w:r w:rsidRPr="00977EA3">
              <w:rPr>
                <w:bCs/>
                <w:noProof w:val="0"/>
              </w:rPr>
              <w:t>Source (Document Metadata Notification Broker) (1)</w:t>
            </w:r>
          </w:p>
        </w:tc>
      </w:tr>
      <w:tr w:rsidR="006E7B7A" w:rsidRPr="00977EA3" w14:paraId="3A165388" w14:textId="77777777" w:rsidTr="008E3CF3">
        <w:trPr>
          <w:cantSplit/>
        </w:trPr>
        <w:tc>
          <w:tcPr>
            <w:tcW w:w="9666" w:type="dxa"/>
            <w:gridSpan w:val="4"/>
            <w:tcBorders>
              <w:bottom w:val="single" w:sz="4" w:space="0" w:color="auto"/>
            </w:tcBorders>
          </w:tcPr>
          <w:p w14:paraId="383DE8BC" w14:textId="77777777" w:rsidR="006E7B7A" w:rsidRPr="00977EA3" w:rsidRDefault="006E7B7A" w:rsidP="008E3CF3">
            <w:pPr>
              <w:pStyle w:val="TableEntry"/>
              <w:rPr>
                <w:bCs/>
                <w:noProof w:val="0"/>
              </w:rPr>
            </w:pPr>
            <w:r w:rsidRPr="00977EA3">
              <w:rPr>
                <w:bCs/>
                <w:noProof w:val="0"/>
              </w:rPr>
              <w:t>Destination (Document Metadata Notification Recipient) (1)</w:t>
            </w:r>
          </w:p>
        </w:tc>
      </w:tr>
      <w:tr w:rsidR="006E7B7A" w:rsidRPr="00977EA3" w14:paraId="67F2857B" w14:textId="77777777" w:rsidTr="008E3CF3">
        <w:trPr>
          <w:cantSplit/>
        </w:trPr>
        <w:tc>
          <w:tcPr>
            <w:tcW w:w="9666" w:type="dxa"/>
            <w:gridSpan w:val="4"/>
            <w:tcBorders>
              <w:bottom w:val="single" w:sz="4" w:space="0" w:color="auto"/>
            </w:tcBorders>
          </w:tcPr>
          <w:p w14:paraId="058F5D14" w14:textId="77777777" w:rsidR="006E7B7A" w:rsidRPr="00977EA3" w:rsidRDefault="006E7B7A" w:rsidP="008E3CF3">
            <w:pPr>
              <w:pStyle w:val="TableEntry"/>
              <w:rPr>
                <w:bCs/>
                <w:noProof w:val="0"/>
              </w:rPr>
            </w:pPr>
            <w:r w:rsidRPr="00977EA3">
              <w:rPr>
                <w:bCs/>
                <w:noProof w:val="0"/>
              </w:rPr>
              <w:t>Human Requestor (0..n)</w:t>
            </w:r>
          </w:p>
        </w:tc>
      </w:tr>
      <w:tr w:rsidR="006E7B7A" w:rsidRPr="00E63AF6" w14:paraId="0116C0D8" w14:textId="77777777" w:rsidTr="008E3CF3">
        <w:trPr>
          <w:cantSplit/>
        </w:trPr>
        <w:tc>
          <w:tcPr>
            <w:tcW w:w="9666" w:type="dxa"/>
            <w:gridSpan w:val="4"/>
            <w:tcBorders>
              <w:bottom w:val="single" w:sz="4" w:space="0" w:color="auto"/>
            </w:tcBorders>
          </w:tcPr>
          <w:p w14:paraId="5DF7A8E2" w14:textId="77777777" w:rsidR="006E7B7A" w:rsidRPr="00E63AF6" w:rsidRDefault="006E7B7A" w:rsidP="008E3CF3">
            <w:pPr>
              <w:pStyle w:val="TableEntry"/>
              <w:rPr>
                <w:bCs/>
                <w:noProof w:val="0"/>
                <w:lang w:val="fr-FR"/>
                <w:rPrChange w:id="3816" w:author="Gregorio Canal" w:date="2019-05-22T14:54:00Z">
                  <w:rPr>
                    <w:bCs/>
                    <w:noProof w:val="0"/>
                  </w:rPr>
                </w:rPrChange>
              </w:rPr>
            </w:pPr>
            <w:r w:rsidRPr="00E63AF6">
              <w:rPr>
                <w:bCs/>
                <w:noProof w:val="0"/>
                <w:lang w:val="fr-FR"/>
                <w:rPrChange w:id="3817" w:author="Gregorio Canal" w:date="2019-05-22T14:54:00Z">
                  <w:rPr>
                    <w:bCs/>
                    <w:noProof w:val="0"/>
                  </w:rPr>
                </w:rPrChange>
              </w:rPr>
              <w:t xml:space="preserve">Audit Source (Document </w:t>
            </w:r>
            <w:proofErr w:type="spellStart"/>
            <w:r w:rsidRPr="00E63AF6">
              <w:rPr>
                <w:bCs/>
                <w:noProof w:val="0"/>
                <w:lang w:val="fr-FR"/>
                <w:rPrChange w:id="3818" w:author="Gregorio Canal" w:date="2019-05-22T14:54:00Z">
                  <w:rPr>
                    <w:bCs/>
                    <w:noProof w:val="0"/>
                  </w:rPr>
                </w:rPrChange>
              </w:rPr>
              <w:t>Metadata</w:t>
            </w:r>
            <w:proofErr w:type="spellEnd"/>
            <w:r w:rsidRPr="00E63AF6">
              <w:rPr>
                <w:bCs/>
                <w:noProof w:val="0"/>
                <w:lang w:val="fr-FR"/>
                <w:rPrChange w:id="3819" w:author="Gregorio Canal" w:date="2019-05-22T14:54:00Z">
                  <w:rPr>
                    <w:bCs/>
                    <w:noProof w:val="0"/>
                  </w:rPr>
                </w:rPrChange>
              </w:rPr>
              <w:t xml:space="preserve"> Notification </w:t>
            </w:r>
            <w:proofErr w:type="spellStart"/>
            <w:r w:rsidRPr="00E63AF6">
              <w:rPr>
                <w:bCs/>
                <w:noProof w:val="0"/>
                <w:lang w:val="fr-FR"/>
                <w:rPrChange w:id="3820" w:author="Gregorio Canal" w:date="2019-05-22T14:54:00Z">
                  <w:rPr>
                    <w:bCs/>
                    <w:noProof w:val="0"/>
                  </w:rPr>
                </w:rPrChange>
              </w:rPr>
              <w:t>Recipient</w:t>
            </w:r>
            <w:proofErr w:type="spellEnd"/>
            <w:r w:rsidRPr="00E63AF6">
              <w:rPr>
                <w:bCs/>
                <w:noProof w:val="0"/>
                <w:lang w:val="fr-FR"/>
                <w:rPrChange w:id="3821" w:author="Gregorio Canal" w:date="2019-05-22T14:54:00Z">
                  <w:rPr>
                    <w:bCs/>
                    <w:noProof w:val="0"/>
                  </w:rPr>
                </w:rPrChange>
              </w:rPr>
              <w:t>) (1)</w:t>
            </w:r>
          </w:p>
        </w:tc>
      </w:tr>
      <w:tr w:rsidR="006E7B7A" w:rsidRPr="00977EA3" w14:paraId="118224C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60F0D0AB" w14:textId="77777777" w:rsidR="006E7B7A" w:rsidRPr="00977EA3" w:rsidRDefault="006E7B7A" w:rsidP="008E3CF3">
            <w:pPr>
              <w:pStyle w:val="TableEntry"/>
              <w:rPr>
                <w:bCs/>
                <w:noProof w:val="0"/>
              </w:rPr>
            </w:pPr>
            <w:r w:rsidRPr="00977EA3">
              <w:rPr>
                <w:bCs/>
                <w:noProof w:val="0"/>
              </w:rPr>
              <w:t>Patient (0..1)</w:t>
            </w:r>
          </w:p>
        </w:tc>
      </w:tr>
      <w:tr w:rsidR="006E7B7A" w:rsidRPr="00977EA3" w14:paraId="0B02DE1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48CA1134" w14:textId="61B23C67" w:rsidR="006E7B7A" w:rsidRPr="00977EA3" w:rsidRDefault="00B91EBE" w:rsidP="004D6A78">
            <w:pPr>
              <w:pStyle w:val="TableEntry"/>
              <w:rPr>
                <w:bCs/>
                <w:noProof w:val="0"/>
              </w:rPr>
            </w:pPr>
            <w:proofErr w:type="spellStart"/>
            <w:r w:rsidRPr="00977EA3">
              <w:rPr>
                <w:bCs/>
                <w:noProof w:val="0"/>
              </w:rPr>
              <w:t>DocumentEntry</w:t>
            </w:r>
            <w:proofErr w:type="spellEnd"/>
            <w:r w:rsidRPr="00977EA3">
              <w:rPr>
                <w:bCs/>
                <w:noProof w:val="0"/>
              </w:rPr>
              <w:t>/</w:t>
            </w:r>
            <w:proofErr w:type="spellStart"/>
            <w:r w:rsidRPr="00977EA3">
              <w:rPr>
                <w:bCs/>
                <w:noProof w:val="0"/>
              </w:rPr>
              <w:t>SubmissionSet</w:t>
            </w:r>
            <w:proofErr w:type="spellEnd"/>
            <w:r w:rsidRPr="00977EA3">
              <w:rPr>
                <w:bCs/>
                <w:noProof w:val="0"/>
              </w:rPr>
              <w:t xml:space="preserve"> </w:t>
            </w:r>
            <w:r w:rsidR="006E7B7A" w:rsidRPr="00977EA3">
              <w:rPr>
                <w:bCs/>
                <w:noProof w:val="0"/>
              </w:rPr>
              <w:t xml:space="preserve">(1..n) </w:t>
            </w:r>
          </w:p>
        </w:tc>
      </w:tr>
    </w:tbl>
    <w:p w14:paraId="44C987A8" w14:textId="77777777" w:rsidR="006E7B7A" w:rsidRPr="00977EA3" w:rsidRDefault="006E7B7A" w:rsidP="006E7B7A">
      <w:pPr>
        <w:pStyle w:val="Corpotesto"/>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D1A8C1B" w14:textId="77777777" w:rsidTr="008E3CF3">
        <w:trPr>
          <w:cantSplit/>
        </w:trPr>
        <w:tc>
          <w:tcPr>
            <w:tcW w:w="1548" w:type="dxa"/>
            <w:vMerge w:val="restart"/>
          </w:tcPr>
          <w:p w14:paraId="02661DB7" w14:textId="77777777" w:rsidR="006E7B7A" w:rsidRPr="00977EA3" w:rsidRDefault="006E7B7A" w:rsidP="008E3CF3">
            <w:pPr>
              <w:pStyle w:val="TableEntryHeader"/>
              <w:rPr>
                <w:noProof w:val="0"/>
              </w:rPr>
            </w:pPr>
            <w:r w:rsidRPr="00977EA3">
              <w:rPr>
                <w:noProof w:val="0"/>
              </w:rPr>
              <w:t>Source</w:t>
            </w:r>
          </w:p>
          <w:p w14:paraId="228E9541"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530092B1"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580863F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4F1035B" w14:textId="77777777" w:rsidR="006E7B7A" w:rsidRPr="00977EA3" w:rsidRDefault="006E7B7A" w:rsidP="008E3CF3">
            <w:pPr>
              <w:pStyle w:val="TableEntry"/>
              <w:rPr>
                <w:noProof w:val="0"/>
                <w:sz w:val="16"/>
                <w:szCs w:val="16"/>
              </w:rPr>
            </w:pPr>
            <w:r w:rsidRPr="00977EA3">
              <w:rPr>
                <w:noProof w:val="0"/>
                <w:sz w:val="16"/>
                <w:szCs w:val="16"/>
              </w:rPr>
              <w:t>When WS-Addressing is used: &lt;From/&gt;</w:t>
            </w:r>
          </w:p>
        </w:tc>
      </w:tr>
      <w:tr w:rsidR="006E7B7A" w:rsidRPr="00977EA3" w14:paraId="765C9AA9" w14:textId="77777777" w:rsidTr="008E3CF3">
        <w:trPr>
          <w:cantSplit/>
        </w:trPr>
        <w:tc>
          <w:tcPr>
            <w:tcW w:w="1548" w:type="dxa"/>
            <w:vMerge/>
            <w:textDirection w:val="btLr"/>
            <w:vAlign w:val="center"/>
          </w:tcPr>
          <w:p w14:paraId="3E7DBDAD" w14:textId="77777777" w:rsidR="006E7B7A" w:rsidRPr="00977EA3" w:rsidRDefault="006E7B7A" w:rsidP="008E3CF3">
            <w:pPr>
              <w:pStyle w:val="TableLabel"/>
              <w:rPr>
                <w:noProof w:val="0"/>
                <w:sz w:val="16"/>
              </w:rPr>
            </w:pPr>
          </w:p>
        </w:tc>
        <w:tc>
          <w:tcPr>
            <w:tcW w:w="2520" w:type="dxa"/>
            <w:vAlign w:val="center"/>
          </w:tcPr>
          <w:p w14:paraId="78E275D4"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22CF3A0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2F1191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9254BC8" w14:textId="77777777" w:rsidTr="008E3CF3">
        <w:trPr>
          <w:cantSplit/>
        </w:trPr>
        <w:tc>
          <w:tcPr>
            <w:tcW w:w="1548" w:type="dxa"/>
            <w:vMerge/>
            <w:textDirection w:val="btLr"/>
            <w:vAlign w:val="center"/>
          </w:tcPr>
          <w:p w14:paraId="59A649A5" w14:textId="77777777" w:rsidR="006E7B7A" w:rsidRPr="00977EA3" w:rsidRDefault="006E7B7A" w:rsidP="008E3CF3">
            <w:pPr>
              <w:pStyle w:val="TableLabel"/>
              <w:rPr>
                <w:noProof w:val="0"/>
                <w:sz w:val="16"/>
              </w:rPr>
            </w:pPr>
          </w:p>
        </w:tc>
        <w:tc>
          <w:tcPr>
            <w:tcW w:w="2520" w:type="dxa"/>
            <w:vAlign w:val="center"/>
          </w:tcPr>
          <w:p w14:paraId="5B642046"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2B36F56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67106F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6B8DDFD" w14:textId="77777777" w:rsidTr="008E3CF3">
        <w:trPr>
          <w:cantSplit/>
        </w:trPr>
        <w:tc>
          <w:tcPr>
            <w:tcW w:w="1548" w:type="dxa"/>
            <w:vMerge/>
            <w:textDirection w:val="btLr"/>
            <w:vAlign w:val="center"/>
          </w:tcPr>
          <w:p w14:paraId="56D922E1" w14:textId="77777777" w:rsidR="006E7B7A" w:rsidRPr="00977EA3" w:rsidRDefault="006E7B7A" w:rsidP="008E3CF3">
            <w:pPr>
              <w:pStyle w:val="TableLabel"/>
              <w:rPr>
                <w:noProof w:val="0"/>
                <w:sz w:val="16"/>
              </w:rPr>
            </w:pPr>
          </w:p>
        </w:tc>
        <w:tc>
          <w:tcPr>
            <w:tcW w:w="2520" w:type="dxa"/>
            <w:vAlign w:val="center"/>
          </w:tcPr>
          <w:p w14:paraId="631BE8CE"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40BF033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AEB7A1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1934123" w14:textId="77777777" w:rsidTr="008E3CF3">
        <w:trPr>
          <w:cantSplit/>
        </w:trPr>
        <w:tc>
          <w:tcPr>
            <w:tcW w:w="1548" w:type="dxa"/>
            <w:vMerge/>
            <w:textDirection w:val="btLr"/>
            <w:vAlign w:val="center"/>
          </w:tcPr>
          <w:p w14:paraId="6D290DF2" w14:textId="77777777" w:rsidR="006E7B7A" w:rsidRPr="00977EA3" w:rsidRDefault="006E7B7A" w:rsidP="008E3CF3">
            <w:pPr>
              <w:pStyle w:val="TableLabel"/>
              <w:rPr>
                <w:noProof w:val="0"/>
                <w:sz w:val="16"/>
              </w:rPr>
            </w:pPr>
          </w:p>
        </w:tc>
        <w:tc>
          <w:tcPr>
            <w:tcW w:w="2520" w:type="dxa"/>
            <w:vAlign w:val="center"/>
          </w:tcPr>
          <w:p w14:paraId="5B08F15A"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011FEE0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0FB3E56"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2030E584" w14:textId="77777777" w:rsidTr="008E3CF3">
        <w:trPr>
          <w:cantSplit/>
        </w:trPr>
        <w:tc>
          <w:tcPr>
            <w:tcW w:w="1548" w:type="dxa"/>
            <w:vMerge/>
            <w:textDirection w:val="btLr"/>
            <w:vAlign w:val="center"/>
          </w:tcPr>
          <w:p w14:paraId="09369D22" w14:textId="77777777" w:rsidR="006E7B7A" w:rsidRPr="00977EA3" w:rsidRDefault="006E7B7A" w:rsidP="008E3CF3">
            <w:pPr>
              <w:pStyle w:val="TableLabel"/>
              <w:rPr>
                <w:noProof w:val="0"/>
                <w:sz w:val="16"/>
              </w:rPr>
            </w:pPr>
          </w:p>
        </w:tc>
        <w:tc>
          <w:tcPr>
            <w:tcW w:w="2520" w:type="dxa"/>
            <w:vAlign w:val="center"/>
          </w:tcPr>
          <w:p w14:paraId="0F36C46C"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431A2283"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CAAD16B"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307F646" w14:textId="77777777" w:rsidTr="008E3CF3">
        <w:trPr>
          <w:cantSplit/>
        </w:trPr>
        <w:tc>
          <w:tcPr>
            <w:tcW w:w="1548" w:type="dxa"/>
            <w:vMerge/>
            <w:textDirection w:val="btLr"/>
            <w:vAlign w:val="center"/>
          </w:tcPr>
          <w:p w14:paraId="0EE1C529" w14:textId="77777777" w:rsidR="006E7B7A" w:rsidRPr="00977EA3" w:rsidRDefault="006E7B7A" w:rsidP="008E3CF3">
            <w:pPr>
              <w:pStyle w:val="TableLabel"/>
              <w:rPr>
                <w:noProof w:val="0"/>
                <w:sz w:val="16"/>
              </w:rPr>
            </w:pPr>
          </w:p>
        </w:tc>
        <w:tc>
          <w:tcPr>
            <w:tcW w:w="2520" w:type="dxa"/>
            <w:vAlign w:val="center"/>
          </w:tcPr>
          <w:p w14:paraId="06555EF6"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1428A52A"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654ECA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37F9E0A" w14:textId="77777777" w:rsidR="006E7B7A" w:rsidRPr="00977EA3" w:rsidRDefault="006E7B7A"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44C1C1A" w14:textId="77777777" w:rsidTr="008E3CF3">
        <w:trPr>
          <w:cantSplit/>
        </w:trPr>
        <w:tc>
          <w:tcPr>
            <w:tcW w:w="1548" w:type="dxa"/>
            <w:vMerge w:val="restart"/>
            <w:tcBorders>
              <w:top w:val="single" w:sz="4" w:space="0" w:color="auto"/>
            </w:tcBorders>
          </w:tcPr>
          <w:p w14:paraId="61DED1D4" w14:textId="77777777" w:rsidR="006E7B7A" w:rsidRPr="00977EA3" w:rsidRDefault="006E7B7A" w:rsidP="00A726AB">
            <w:pPr>
              <w:pStyle w:val="TableEntryHeader"/>
              <w:rPr>
                <w:noProof w:val="0"/>
              </w:rPr>
            </w:pPr>
            <w:r w:rsidRPr="00977EA3">
              <w:rPr>
                <w:noProof w:val="0"/>
              </w:rPr>
              <w:t>Destination</w:t>
            </w:r>
          </w:p>
          <w:p w14:paraId="3C2496F2" w14:textId="77777777" w:rsidR="006E7B7A" w:rsidRPr="00977EA3" w:rsidRDefault="006E7B7A" w:rsidP="003462A5">
            <w:pPr>
              <w:pStyle w:val="TableEntryHeader"/>
              <w:rPr>
                <w:bCs/>
                <w:noProof w:val="0"/>
                <w:sz w:val="12"/>
                <w:szCs w:val="12"/>
              </w:rPr>
            </w:pPr>
            <w:proofErr w:type="spellStart"/>
            <w:r w:rsidRPr="00977EA3">
              <w:rPr>
                <w:bCs/>
                <w:noProof w:val="0"/>
                <w:sz w:val="12"/>
                <w:szCs w:val="12"/>
              </w:rPr>
              <w:t>AuditMessage</w:t>
            </w:r>
            <w:proofErr w:type="spellEnd"/>
            <w:r w:rsidRPr="00977EA3">
              <w:rPr>
                <w:bCs/>
                <w:noProof w:val="0"/>
                <w:sz w:val="12"/>
                <w:szCs w:val="12"/>
              </w:rPr>
              <w:t>/</w:t>
            </w:r>
            <w:r w:rsidRPr="00977EA3">
              <w:rPr>
                <w:bCs/>
                <w:noProof w:val="0"/>
                <w:sz w:val="12"/>
                <w:szCs w:val="12"/>
              </w:rPr>
              <w:br/>
            </w:r>
            <w:proofErr w:type="spellStart"/>
            <w:r w:rsidRPr="00977EA3">
              <w:rPr>
                <w:bCs/>
                <w:noProof w:val="0"/>
                <w:sz w:val="12"/>
              </w:rPr>
              <w:t>ActiveParticipant</w:t>
            </w:r>
            <w:proofErr w:type="spellEnd"/>
          </w:p>
        </w:tc>
        <w:tc>
          <w:tcPr>
            <w:tcW w:w="2520" w:type="dxa"/>
            <w:tcBorders>
              <w:top w:val="single" w:sz="4" w:space="0" w:color="auto"/>
            </w:tcBorders>
            <w:vAlign w:val="center"/>
          </w:tcPr>
          <w:p w14:paraId="62BF8F17" w14:textId="77777777" w:rsidR="006E7B7A" w:rsidRPr="00977EA3" w:rsidRDefault="006E7B7A" w:rsidP="00A726AB">
            <w:pPr>
              <w:pStyle w:val="TableEntry"/>
              <w:keepNext/>
              <w:rPr>
                <w:i/>
                <w:noProof w:val="0"/>
                <w:sz w:val="16"/>
                <w:szCs w:val="16"/>
              </w:rPr>
            </w:pPr>
            <w:proofErr w:type="spellStart"/>
            <w:r w:rsidRPr="00977EA3">
              <w:rPr>
                <w:i/>
                <w:noProof w:val="0"/>
                <w:sz w:val="16"/>
                <w:szCs w:val="16"/>
              </w:rPr>
              <w:t>UserID</w:t>
            </w:r>
            <w:proofErr w:type="spellEnd"/>
          </w:p>
        </w:tc>
        <w:tc>
          <w:tcPr>
            <w:tcW w:w="630" w:type="dxa"/>
            <w:tcBorders>
              <w:top w:val="single" w:sz="4" w:space="0" w:color="auto"/>
            </w:tcBorders>
            <w:vAlign w:val="center"/>
          </w:tcPr>
          <w:p w14:paraId="69E142A4"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01C66CE4"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18400B5F" w14:textId="77777777" w:rsidTr="008E3CF3">
        <w:trPr>
          <w:cantSplit/>
        </w:trPr>
        <w:tc>
          <w:tcPr>
            <w:tcW w:w="1548" w:type="dxa"/>
            <w:vMerge/>
            <w:textDirection w:val="btLr"/>
            <w:vAlign w:val="center"/>
          </w:tcPr>
          <w:p w14:paraId="66DEF0E7" w14:textId="77777777" w:rsidR="006E7B7A" w:rsidRPr="00977EA3" w:rsidRDefault="006E7B7A" w:rsidP="00A726AB">
            <w:pPr>
              <w:pStyle w:val="TableLabel"/>
              <w:rPr>
                <w:noProof w:val="0"/>
                <w:sz w:val="16"/>
              </w:rPr>
            </w:pPr>
          </w:p>
        </w:tc>
        <w:tc>
          <w:tcPr>
            <w:tcW w:w="2520" w:type="dxa"/>
            <w:vAlign w:val="center"/>
          </w:tcPr>
          <w:p w14:paraId="11CCCE80" w14:textId="77777777" w:rsidR="006E7B7A" w:rsidRPr="00977EA3" w:rsidRDefault="006E7B7A" w:rsidP="00A726AB">
            <w:pPr>
              <w:pStyle w:val="TableEntry"/>
              <w:keepNext/>
              <w:rPr>
                <w:noProof w:val="0"/>
                <w:sz w:val="16"/>
                <w:szCs w:val="16"/>
              </w:rPr>
            </w:pPr>
            <w:proofErr w:type="spellStart"/>
            <w:r w:rsidRPr="00977EA3">
              <w:rPr>
                <w:noProof w:val="0"/>
                <w:sz w:val="16"/>
                <w:szCs w:val="16"/>
              </w:rPr>
              <w:t>AlternativeUserID</w:t>
            </w:r>
            <w:proofErr w:type="spellEnd"/>
          </w:p>
        </w:tc>
        <w:tc>
          <w:tcPr>
            <w:tcW w:w="630" w:type="dxa"/>
            <w:vAlign w:val="center"/>
          </w:tcPr>
          <w:p w14:paraId="791AAC49" w14:textId="77777777" w:rsidR="006E7B7A" w:rsidRPr="00977EA3" w:rsidRDefault="006E7B7A" w:rsidP="00A726AB">
            <w:pPr>
              <w:pStyle w:val="TableEntry"/>
              <w:keepNext/>
              <w:jc w:val="center"/>
              <w:rPr>
                <w:noProof w:val="0"/>
                <w:sz w:val="16"/>
                <w:szCs w:val="16"/>
              </w:rPr>
            </w:pPr>
            <w:r w:rsidRPr="00977EA3">
              <w:rPr>
                <w:noProof w:val="0"/>
                <w:sz w:val="16"/>
                <w:szCs w:val="16"/>
              </w:rPr>
              <w:t>M</w:t>
            </w:r>
          </w:p>
        </w:tc>
        <w:tc>
          <w:tcPr>
            <w:tcW w:w="4968" w:type="dxa"/>
            <w:vAlign w:val="center"/>
          </w:tcPr>
          <w:p w14:paraId="0F5057AC" w14:textId="77777777" w:rsidR="006E7B7A" w:rsidRPr="00977EA3" w:rsidRDefault="006E7B7A" w:rsidP="00A726AB">
            <w:pPr>
              <w:pStyle w:val="TableEntry"/>
              <w:keepNext/>
              <w:rPr>
                <w:noProof w:val="0"/>
                <w:sz w:val="16"/>
                <w:szCs w:val="16"/>
              </w:rPr>
            </w:pPr>
            <w:r w:rsidRPr="00977EA3">
              <w:rPr>
                <w:noProof w:val="0"/>
                <w:sz w:val="16"/>
                <w:szCs w:val="16"/>
              </w:rPr>
              <w:t>the process ID as used within the local operating system in the local system logs.</w:t>
            </w:r>
          </w:p>
        </w:tc>
      </w:tr>
      <w:tr w:rsidR="006E7B7A" w:rsidRPr="00977EA3" w14:paraId="506FDA7C" w14:textId="77777777" w:rsidTr="008E3CF3">
        <w:trPr>
          <w:cantSplit/>
        </w:trPr>
        <w:tc>
          <w:tcPr>
            <w:tcW w:w="1548" w:type="dxa"/>
            <w:vMerge/>
            <w:textDirection w:val="btLr"/>
            <w:vAlign w:val="center"/>
          </w:tcPr>
          <w:p w14:paraId="6C010397" w14:textId="77777777" w:rsidR="006E7B7A" w:rsidRPr="00977EA3" w:rsidRDefault="006E7B7A" w:rsidP="00A726AB">
            <w:pPr>
              <w:pStyle w:val="TableLabel"/>
              <w:rPr>
                <w:noProof w:val="0"/>
                <w:sz w:val="16"/>
              </w:rPr>
            </w:pPr>
          </w:p>
        </w:tc>
        <w:tc>
          <w:tcPr>
            <w:tcW w:w="2520" w:type="dxa"/>
            <w:vAlign w:val="center"/>
          </w:tcPr>
          <w:p w14:paraId="7DF3AE04" w14:textId="77777777" w:rsidR="006E7B7A" w:rsidRPr="00977EA3" w:rsidRDefault="006E7B7A" w:rsidP="00A726AB">
            <w:pPr>
              <w:pStyle w:val="TableEntry"/>
              <w:keepNext/>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0867BA88"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vAlign w:val="center"/>
          </w:tcPr>
          <w:p w14:paraId="0E6B9640"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77E63158" w14:textId="77777777" w:rsidTr="008E3CF3">
        <w:trPr>
          <w:cantSplit/>
        </w:trPr>
        <w:tc>
          <w:tcPr>
            <w:tcW w:w="1548" w:type="dxa"/>
            <w:vMerge/>
            <w:textDirection w:val="btLr"/>
            <w:vAlign w:val="center"/>
          </w:tcPr>
          <w:p w14:paraId="6E1D9A97" w14:textId="77777777" w:rsidR="006E7B7A" w:rsidRPr="00977EA3" w:rsidRDefault="006E7B7A" w:rsidP="00A726AB">
            <w:pPr>
              <w:pStyle w:val="TableLabel"/>
              <w:rPr>
                <w:noProof w:val="0"/>
                <w:sz w:val="16"/>
              </w:rPr>
            </w:pPr>
          </w:p>
        </w:tc>
        <w:tc>
          <w:tcPr>
            <w:tcW w:w="2520" w:type="dxa"/>
            <w:vAlign w:val="center"/>
          </w:tcPr>
          <w:p w14:paraId="00C08101" w14:textId="77777777" w:rsidR="006E7B7A" w:rsidRPr="00977EA3" w:rsidRDefault="006E7B7A" w:rsidP="00A726AB">
            <w:pPr>
              <w:pStyle w:val="TableEntry"/>
              <w:keepNext/>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7421B770"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vAlign w:val="center"/>
          </w:tcPr>
          <w:p w14:paraId="4C8726BE"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0F408D2B" w14:textId="77777777" w:rsidTr="008E3CF3">
        <w:trPr>
          <w:cantSplit/>
        </w:trPr>
        <w:tc>
          <w:tcPr>
            <w:tcW w:w="1548" w:type="dxa"/>
            <w:vMerge/>
            <w:textDirection w:val="btLr"/>
            <w:vAlign w:val="center"/>
          </w:tcPr>
          <w:p w14:paraId="54FFF381" w14:textId="77777777" w:rsidR="006E7B7A" w:rsidRPr="00977EA3" w:rsidRDefault="006E7B7A" w:rsidP="00A726AB">
            <w:pPr>
              <w:pStyle w:val="TableLabel"/>
              <w:rPr>
                <w:noProof w:val="0"/>
                <w:sz w:val="16"/>
              </w:rPr>
            </w:pPr>
          </w:p>
        </w:tc>
        <w:tc>
          <w:tcPr>
            <w:tcW w:w="2520" w:type="dxa"/>
            <w:vAlign w:val="center"/>
          </w:tcPr>
          <w:p w14:paraId="7A2D837C" w14:textId="77777777" w:rsidR="006E7B7A" w:rsidRPr="00977EA3" w:rsidRDefault="006E7B7A" w:rsidP="00A726AB">
            <w:pPr>
              <w:pStyle w:val="TableEntry"/>
              <w:keepNext/>
              <w:rPr>
                <w:noProof w:val="0"/>
                <w:sz w:val="16"/>
                <w:szCs w:val="16"/>
              </w:rPr>
            </w:pPr>
            <w:proofErr w:type="spellStart"/>
            <w:r w:rsidRPr="00977EA3">
              <w:rPr>
                <w:noProof w:val="0"/>
                <w:sz w:val="16"/>
                <w:szCs w:val="16"/>
              </w:rPr>
              <w:t>RoleIDCode</w:t>
            </w:r>
            <w:proofErr w:type="spellEnd"/>
          </w:p>
        </w:tc>
        <w:tc>
          <w:tcPr>
            <w:tcW w:w="630" w:type="dxa"/>
            <w:vAlign w:val="center"/>
          </w:tcPr>
          <w:p w14:paraId="3F1A3444" w14:textId="77777777" w:rsidR="006E7B7A" w:rsidRPr="00977EA3" w:rsidRDefault="006E7B7A" w:rsidP="00A726AB">
            <w:pPr>
              <w:pStyle w:val="TableEntry"/>
              <w:keepNext/>
              <w:jc w:val="center"/>
              <w:rPr>
                <w:noProof w:val="0"/>
                <w:sz w:val="16"/>
                <w:szCs w:val="16"/>
              </w:rPr>
            </w:pPr>
            <w:r w:rsidRPr="00977EA3">
              <w:rPr>
                <w:noProof w:val="0"/>
                <w:sz w:val="16"/>
                <w:szCs w:val="16"/>
              </w:rPr>
              <w:t>M</w:t>
            </w:r>
          </w:p>
        </w:tc>
        <w:tc>
          <w:tcPr>
            <w:tcW w:w="4968" w:type="dxa"/>
            <w:vAlign w:val="center"/>
          </w:tcPr>
          <w:p w14:paraId="6B53F73B" w14:textId="77777777" w:rsidR="006E7B7A" w:rsidRPr="00977EA3" w:rsidRDefault="006E7B7A" w:rsidP="00A726AB">
            <w:pPr>
              <w:pStyle w:val="TableEntry"/>
              <w:keepNext/>
              <w:rPr>
                <w:noProof w:val="0"/>
                <w:sz w:val="16"/>
                <w:szCs w:val="16"/>
              </w:rPr>
            </w:pPr>
            <w:r w:rsidRPr="00977EA3">
              <w:rPr>
                <w:noProof w:val="0"/>
                <w:sz w:val="16"/>
                <w:szCs w:val="16"/>
              </w:rPr>
              <w:t>EV(110152, DCM, “Destination”)</w:t>
            </w:r>
          </w:p>
        </w:tc>
      </w:tr>
      <w:tr w:rsidR="006E7B7A" w:rsidRPr="00977EA3" w14:paraId="5DB60479" w14:textId="77777777" w:rsidTr="008E3CF3">
        <w:trPr>
          <w:cantSplit/>
        </w:trPr>
        <w:tc>
          <w:tcPr>
            <w:tcW w:w="1548" w:type="dxa"/>
            <w:vMerge/>
            <w:textDirection w:val="btLr"/>
            <w:vAlign w:val="center"/>
          </w:tcPr>
          <w:p w14:paraId="3A74727A" w14:textId="77777777" w:rsidR="006E7B7A" w:rsidRPr="00977EA3" w:rsidRDefault="006E7B7A" w:rsidP="00A726AB">
            <w:pPr>
              <w:pStyle w:val="TableLabel"/>
              <w:rPr>
                <w:noProof w:val="0"/>
                <w:sz w:val="16"/>
              </w:rPr>
            </w:pPr>
          </w:p>
        </w:tc>
        <w:tc>
          <w:tcPr>
            <w:tcW w:w="2520" w:type="dxa"/>
            <w:vAlign w:val="center"/>
          </w:tcPr>
          <w:p w14:paraId="20589394" w14:textId="77777777" w:rsidR="006E7B7A" w:rsidRPr="00977EA3" w:rsidRDefault="006E7B7A" w:rsidP="00A726AB">
            <w:pPr>
              <w:pStyle w:val="TableEntry"/>
              <w:keepNext/>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012265C4" w14:textId="77777777" w:rsidR="006E7B7A" w:rsidRPr="00977EA3" w:rsidRDefault="006E7B7A" w:rsidP="00A726AB">
            <w:pPr>
              <w:pStyle w:val="TableEntry"/>
              <w:keepNext/>
              <w:jc w:val="center"/>
              <w:rPr>
                <w:iCs/>
                <w:noProof w:val="0"/>
                <w:sz w:val="16"/>
                <w:szCs w:val="16"/>
              </w:rPr>
            </w:pPr>
            <w:r w:rsidRPr="00977EA3">
              <w:rPr>
                <w:iCs/>
                <w:noProof w:val="0"/>
                <w:sz w:val="16"/>
                <w:szCs w:val="16"/>
              </w:rPr>
              <w:t>M</w:t>
            </w:r>
          </w:p>
        </w:tc>
        <w:tc>
          <w:tcPr>
            <w:tcW w:w="4968" w:type="dxa"/>
            <w:vAlign w:val="center"/>
          </w:tcPr>
          <w:p w14:paraId="1FA6D13E" w14:textId="77777777" w:rsidR="006E7B7A" w:rsidRPr="00977EA3" w:rsidRDefault="006E7B7A" w:rsidP="00A726AB">
            <w:pPr>
              <w:pStyle w:val="TableEntry"/>
              <w:keepNext/>
              <w:rPr>
                <w:noProof w:val="0"/>
                <w:sz w:val="16"/>
                <w:szCs w:val="16"/>
              </w:rPr>
            </w:pPr>
            <w:r w:rsidRPr="00977EA3">
              <w:rPr>
                <w:noProof w:val="0"/>
                <w:sz w:val="16"/>
                <w:szCs w:val="16"/>
              </w:rPr>
              <w:t>“1” for machine (DNS) name, “2” for IP address</w:t>
            </w:r>
          </w:p>
        </w:tc>
      </w:tr>
      <w:tr w:rsidR="006E7B7A" w:rsidRPr="00977EA3" w14:paraId="50F65B62" w14:textId="77777777" w:rsidTr="008E3CF3">
        <w:trPr>
          <w:cantSplit/>
        </w:trPr>
        <w:tc>
          <w:tcPr>
            <w:tcW w:w="1548" w:type="dxa"/>
            <w:vMerge/>
            <w:textDirection w:val="btLr"/>
            <w:vAlign w:val="center"/>
          </w:tcPr>
          <w:p w14:paraId="2AD69034" w14:textId="77777777" w:rsidR="006E7B7A" w:rsidRPr="00977EA3" w:rsidRDefault="006E7B7A" w:rsidP="00A726AB">
            <w:pPr>
              <w:pStyle w:val="TableLabel"/>
              <w:rPr>
                <w:noProof w:val="0"/>
                <w:sz w:val="16"/>
              </w:rPr>
            </w:pPr>
          </w:p>
        </w:tc>
        <w:tc>
          <w:tcPr>
            <w:tcW w:w="2520" w:type="dxa"/>
            <w:vAlign w:val="center"/>
          </w:tcPr>
          <w:p w14:paraId="0466EED0" w14:textId="77777777" w:rsidR="006E7B7A" w:rsidRPr="00977EA3" w:rsidRDefault="006E7B7A" w:rsidP="00A726AB">
            <w:pPr>
              <w:pStyle w:val="TableEntry"/>
              <w:keepNext/>
              <w:rPr>
                <w:noProof w:val="0"/>
                <w:sz w:val="16"/>
                <w:szCs w:val="16"/>
              </w:rPr>
            </w:pPr>
            <w:proofErr w:type="spellStart"/>
            <w:r w:rsidRPr="00977EA3">
              <w:rPr>
                <w:noProof w:val="0"/>
                <w:sz w:val="16"/>
                <w:szCs w:val="16"/>
              </w:rPr>
              <w:t>NetworkAccessPointID</w:t>
            </w:r>
            <w:proofErr w:type="spellEnd"/>
          </w:p>
        </w:tc>
        <w:tc>
          <w:tcPr>
            <w:tcW w:w="630" w:type="dxa"/>
            <w:vAlign w:val="center"/>
          </w:tcPr>
          <w:p w14:paraId="7BE465D2" w14:textId="77777777" w:rsidR="006E7B7A" w:rsidRPr="00977EA3" w:rsidRDefault="006E7B7A" w:rsidP="00A726AB">
            <w:pPr>
              <w:pStyle w:val="TableEntry"/>
              <w:keepNext/>
              <w:jc w:val="center"/>
              <w:rPr>
                <w:iCs/>
                <w:noProof w:val="0"/>
                <w:sz w:val="16"/>
                <w:szCs w:val="16"/>
              </w:rPr>
            </w:pPr>
            <w:r w:rsidRPr="00977EA3">
              <w:rPr>
                <w:iCs/>
                <w:noProof w:val="0"/>
                <w:sz w:val="16"/>
                <w:szCs w:val="16"/>
              </w:rPr>
              <w:t>M</w:t>
            </w:r>
          </w:p>
        </w:tc>
        <w:tc>
          <w:tcPr>
            <w:tcW w:w="4968" w:type="dxa"/>
            <w:vAlign w:val="center"/>
          </w:tcPr>
          <w:p w14:paraId="04231557" w14:textId="77777777" w:rsidR="006E7B7A" w:rsidRPr="00977EA3" w:rsidRDefault="006E7B7A" w:rsidP="00A726AB">
            <w:pPr>
              <w:pStyle w:val="TableEntry"/>
              <w:keepNext/>
              <w:rPr>
                <w:noProof w:val="0"/>
                <w:sz w:val="16"/>
                <w:szCs w:val="16"/>
              </w:rPr>
            </w:pPr>
            <w:r w:rsidRPr="00977EA3">
              <w:rPr>
                <w:noProof w:val="0"/>
                <w:sz w:val="16"/>
                <w:szCs w:val="16"/>
              </w:rPr>
              <w:t>The machine name or IP address</w:t>
            </w:r>
          </w:p>
        </w:tc>
      </w:tr>
    </w:tbl>
    <w:p w14:paraId="161CA1F6" w14:textId="77777777" w:rsidR="006E7B7A" w:rsidRPr="00977EA3" w:rsidRDefault="006E7B7A"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4CC078C9" w14:textId="77777777" w:rsidTr="008E3CF3">
        <w:trPr>
          <w:cantSplit/>
        </w:trPr>
        <w:tc>
          <w:tcPr>
            <w:tcW w:w="1548" w:type="dxa"/>
            <w:vMerge w:val="restart"/>
          </w:tcPr>
          <w:p w14:paraId="637E084C" w14:textId="77777777" w:rsidR="006E7B7A" w:rsidRPr="00977EA3" w:rsidRDefault="006E7B7A" w:rsidP="008E3CF3">
            <w:pPr>
              <w:pStyle w:val="TableEntryHeader"/>
              <w:rPr>
                <w:noProof w:val="0"/>
              </w:rPr>
            </w:pPr>
            <w:r w:rsidRPr="00977EA3">
              <w:rPr>
                <w:noProof w:val="0"/>
              </w:rPr>
              <w:t>Human Requestor (if known)</w:t>
            </w:r>
          </w:p>
          <w:p w14:paraId="751132B5"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2FD3478F"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576D11E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E54229C"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68F2F2E6" w14:textId="77777777" w:rsidTr="008E3CF3">
        <w:trPr>
          <w:cantSplit/>
        </w:trPr>
        <w:tc>
          <w:tcPr>
            <w:tcW w:w="1548" w:type="dxa"/>
            <w:vMerge/>
            <w:textDirection w:val="btLr"/>
            <w:vAlign w:val="center"/>
          </w:tcPr>
          <w:p w14:paraId="0EE6A71E" w14:textId="77777777" w:rsidR="006E7B7A" w:rsidRPr="00977EA3" w:rsidRDefault="006E7B7A" w:rsidP="008E3CF3">
            <w:pPr>
              <w:pStyle w:val="TableLabel"/>
              <w:rPr>
                <w:noProof w:val="0"/>
                <w:sz w:val="16"/>
              </w:rPr>
            </w:pPr>
          </w:p>
        </w:tc>
        <w:tc>
          <w:tcPr>
            <w:tcW w:w="2520" w:type="dxa"/>
            <w:vAlign w:val="center"/>
          </w:tcPr>
          <w:p w14:paraId="41A5D32F"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11A38F2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B6FC1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F29E94B" w14:textId="77777777" w:rsidTr="008E3CF3">
        <w:trPr>
          <w:cantSplit/>
        </w:trPr>
        <w:tc>
          <w:tcPr>
            <w:tcW w:w="1548" w:type="dxa"/>
            <w:vMerge/>
            <w:textDirection w:val="btLr"/>
            <w:vAlign w:val="center"/>
          </w:tcPr>
          <w:p w14:paraId="4B5D3FE4" w14:textId="77777777" w:rsidR="006E7B7A" w:rsidRPr="00977EA3" w:rsidRDefault="006E7B7A" w:rsidP="008E3CF3">
            <w:pPr>
              <w:pStyle w:val="TableLabel"/>
              <w:rPr>
                <w:noProof w:val="0"/>
                <w:sz w:val="16"/>
              </w:rPr>
            </w:pPr>
          </w:p>
        </w:tc>
        <w:tc>
          <w:tcPr>
            <w:tcW w:w="2520" w:type="dxa"/>
            <w:vAlign w:val="center"/>
          </w:tcPr>
          <w:p w14:paraId="5368DB9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78BD919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B8818B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3833984" w14:textId="77777777" w:rsidTr="008E3CF3">
        <w:trPr>
          <w:cantSplit/>
        </w:trPr>
        <w:tc>
          <w:tcPr>
            <w:tcW w:w="1548" w:type="dxa"/>
            <w:vMerge/>
            <w:textDirection w:val="btLr"/>
            <w:vAlign w:val="center"/>
          </w:tcPr>
          <w:p w14:paraId="15E7CBE6" w14:textId="77777777" w:rsidR="006E7B7A" w:rsidRPr="00977EA3" w:rsidRDefault="006E7B7A" w:rsidP="008E3CF3">
            <w:pPr>
              <w:pStyle w:val="TableLabel"/>
              <w:rPr>
                <w:noProof w:val="0"/>
                <w:sz w:val="16"/>
              </w:rPr>
            </w:pPr>
          </w:p>
        </w:tc>
        <w:tc>
          <w:tcPr>
            <w:tcW w:w="2520" w:type="dxa"/>
            <w:vAlign w:val="center"/>
          </w:tcPr>
          <w:p w14:paraId="7885EE60"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4516BF1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4AD32D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18DC3BC" w14:textId="77777777" w:rsidTr="008E3CF3">
        <w:trPr>
          <w:cantSplit/>
        </w:trPr>
        <w:tc>
          <w:tcPr>
            <w:tcW w:w="1548" w:type="dxa"/>
            <w:vMerge/>
            <w:textDirection w:val="btLr"/>
            <w:vAlign w:val="center"/>
          </w:tcPr>
          <w:p w14:paraId="6C4262A1" w14:textId="77777777" w:rsidR="006E7B7A" w:rsidRPr="00977EA3" w:rsidRDefault="006E7B7A" w:rsidP="008E3CF3">
            <w:pPr>
              <w:pStyle w:val="TableLabel"/>
              <w:rPr>
                <w:noProof w:val="0"/>
                <w:sz w:val="16"/>
              </w:rPr>
            </w:pPr>
          </w:p>
        </w:tc>
        <w:tc>
          <w:tcPr>
            <w:tcW w:w="2520" w:type="dxa"/>
            <w:vAlign w:val="center"/>
          </w:tcPr>
          <w:p w14:paraId="49CEA6FC"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17E8EBFD"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5DB2059A"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15B230BB" w14:textId="77777777" w:rsidTr="008E3CF3">
        <w:trPr>
          <w:cantSplit/>
        </w:trPr>
        <w:tc>
          <w:tcPr>
            <w:tcW w:w="1548" w:type="dxa"/>
            <w:vMerge/>
            <w:textDirection w:val="btLr"/>
            <w:vAlign w:val="center"/>
          </w:tcPr>
          <w:p w14:paraId="069AAE29" w14:textId="77777777" w:rsidR="006E7B7A" w:rsidRPr="00977EA3" w:rsidRDefault="006E7B7A" w:rsidP="008E3CF3">
            <w:pPr>
              <w:pStyle w:val="TableLabel"/>
              <w:rPr>
                <w:noProof w:val="0"/>
                <w:sz w:val="16"/>
              </w:rPr>
            </w:pPr>
          </w:p>
        </w:tc>
        <w:tc>
          <w:tcPr>
            <w:tcW w:w="2520" w:type="dxa"/>
            <w:vAlign w:val="center"/>
          </w:tcPr>
          <w:p w14:paraId="77180A79"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NetworkAccessPointTypeCode</w:t>
            </w:r>
            <w:proofErr w:type="spellEnd"/>
          </w:p>
        </w:tc>
        <w:tc>
          <w:tcPr>
            <w:tcW w:w="630" w:type="dxa"/>
            <w:vAlign w:val="center"/>
          </w:tcPr>
          <w:p w14:paraId="7056AAE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7E7764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4D55A9" w14:textId="77777777" w:rsidTr="008E3CF3">
        <w:trPr>
          <w:cantSplit/>
        </w:trPr>
        <w:tc>
          <w:tcPr>
            <w:tcW w:w="1548" w:type="dxa"/>
            <w:vMerge/>
            <w:textDirection w:val="btLr"/>
            <w:vAlign w:val="center"/>
          </w:tcPr>
          <w:p w14:paraId="700437B8" w14:textId="77777777" w:rsidR="006E7B7A" w:rsidRPr="00977EA3" w:rsidRDefault="006E7B7A" w:rsidP="008E3CF3">
            <w:pPr>
              <w:pStyle w:val="Rientrocorpodeltesto"/>
            </w:pPr>
          </w:p>
        </w:tc>
        <w:tc>
          <w:tcPr>
            <w:tcW w:w="2520" w:type="dxa"/>
            <w:vAlign w:val="center"/>
          </w:tcPr>
          <w:p w14:paraId="6CDA7A1D" w14:textId="77777777" w:rsidR="006E7B7A" w:rsidRPr="00977EA3" w:rsidRDefault="006E7B7A" w:rsidP="008E3CF3">
            <w:pPr>
              <w:pStyle w:val="TableEntry"/>
              <w:rPr>
                <w:i/>
                <w:noProof w:val="0"/>
                <w:sz w:val="16"/>
                <w:szCs w:val="16"/>
              </w:rPr>
            </w:pPr>
            <w:proofErr w:type="spellStart"/>
            <w:r w:rsidRPr="00977EA3">
              <w:rPr>
                <w:i/>
                <w:noProof w:val="0"/>
                <w:sz w:val="16"/>
                <w:szCs w:val="16"/>
              </w:rPr>
              <w:t>NetworkAccessPointID</w:t>
            </w:r>
            <w:proofErr w:type="spellEnd"/>
          </w:p>
        </w:tc>
        <w:tc>
          <w:tcPr>
            <w:tcW w:w="630" w:type="dxa"/>
            <w:vAlign w:val="center"/>
          </w:tcPr>
          <w:p w14:paraId="148B968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19C95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63DC0C6F" w14:textId="77777777" w:rsidR="006E7B7A" w:rsidRPr="00977EA3" w:rsidRDefault="006E7B7A"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631E0844" w14:textId="77777777" w:rsidTr="008E3CF3">
        <w:trPr>
          <w:cantSplit/>
        </w:trPr>
        <w:tc>
          <w:tcPr>
            <w:tcW w:w="1728" w:type="dxa"/>
            <w:vMerge w:val="restart"/>
            <w:tcBorders>
              <w:top w:val="single" w:sz="4" w:space="0" w:color="auto"/>
            </w:tcBorders>
          </w:tcPr>
          <w:p w14:paraId="0BD5E893" w14:textId="77777777" w:rsidR="006E7B7A" w:rsidRPr="00977EA3" w:rsidRDefault="006E7B7A" w:rsidP="008E3CF3">
            <w:pPr>
              <w:pStyle w:val="TableEntryHeader"/>
              <w:rPr>
                <w:noProof w:val="0"/>
              </w:rPr>
            </w:pPr>
            <w:r w:rsidRPr="00977EA3">
              <w:rPr>
                <w:noProof w:val="0"/>
              </w:rPr>
              <w:t>Audit Source</w:t>
            </w:r>
          </w:p>
          <w:p w14:paraId="2848189C"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tcBorders>
              <w:top w:val="single" w:sz="4" w:space="0" w:color="auto"/>
            </w:tcBorders>
            <w:vAlign w:val="center"/>
          </w:tcPr>
          <w:p w14:paraId="70E4DDE7"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AuditSourceID</w:t>
            </w:r>
            <w:proofErr w:type="spellEnd"/>
          </w:p>
        </w:tc>
        <w:tc>
          <w:tcPr>
            <w:tcW w:w="630" w:type="dxa"/>
            <w:tcBorders>
              <w:top w:val="single" w:sz="4" w:space="0" w:color="auto"/>
            </w:tcBorders>
            <w:vAlign w:val="center"/>
          </w:tcPr>
          <w:p w14:paraId="1721E0D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09BAECE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67AB691" w14:textId="77777777" w:rsidTr="008E3CF3">
        <w:trPr>
          <w:cantSplit/>
        </w:trPr>
        <w:tc>
          <w:tcPr>
            <w:tcW w:w="1728" w:type="dxa"/>
            <w:vMerge/>
            <w:textDirection w:val="btLr"/>
            <w:vAlign w:val="center"/>
          </w:tcPr>
          <w:p w14:paraId="12301011" w14:textId="77777777" w:rsidR="006E7B7A" w:rsidRPr="00977EA3" w:rsidRDefault="006E7B7A" w:rsidP="008E3CF3">
            <w:pPr>
              <w:pStyle w:val="TableLabel"/>
              <w:rPr>
                <w:noProof w:val="0"/>
                <w:sz w:val="16"/>
              </w:rPr>
            </w:pPr>
          </w:p>
        </w:tc>
        <w:tc>
          <w:tcPr>
            <w:tcW w:w="2340" w:type="dxa"/>
            <w:vAlign w:val="center"/>
          </w:tcPr>
          <w:p w14:paraId="58E51D36"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AuditEnterpriseSiteID</w:t>
            </w:r>
            <w:proofErr w:type="spellEnd"/>
          </w:p>
        </w:tc>
        <w:tc>
          <w:tcPr>
            <w:tcW w:w="630" w:type="dxa"/>
            <w:vAlign w:val="center"/>
          </w:tcPr>
          <w:p w14:paraId="689E93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69E003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D5267BF" w14:textId="77777777" w:rsidTr="008E3CF3">
        <w:trPr>
          <w:cantSplit/>
        </w:trPr>
        <w:tc>
          <w:tcPr>
            <w:tcW w:w="1728" w:type="dxa"/>
            <w:vMerge/>
            <w:textDirection w:val="btLr"/>
            <w:vAlign w:val="center"/>
          </w:tcPr>
          <w:p w14:paraId="7CBA8CD3" w14:textId="77777777" w:rsidR="006E7B7A" w:rsidRPr="00977EA3" w:rsidRDefault="006E7B7A" w:rsidP="008E3CF3">
            <w:pPr>
              <w:pStyle w:val="TableLabel"/>
              <w:rPr>
                <w:noProof w:val="0"/>
                <w:sz w:val="16"/>
              </w:rPr>
            </w:pPr>
          </w:p>
        </w:tc>
        <w:tc>
          <w:tcPr>
            <w:tcW w:w="2340" w:type="dxa"/>
            <w:vAlign w:val="center"/>
          </w:tcPr>
          <w:p w14:paraId="1BB964AE"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AuditSourceTypeCode</w:t>
            </w:r>
            <w:proofErr w:type="spellEnd"/>
          </w:p>
        </w:tc>
        <w:tc>
          <w:tcPr>
            <w:tcW w:w="630" w:type="dxa"/>
            <w:vAlign w:val="center"/>
          </w:tcPr>
          <w:p w14:paraId="32581B9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92722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A8BE0C3" w14:textId="77777777" w:rsidR="006E7B7A" w:rsidRPr="00977EA3" w:rsidRDefault="006E7B7A"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B330EC9" w14:textId="77777777" w:rsidTr="008E3CF3">
        <w:trPr>
          <w:cantSplit/>
        </w:trPr>
        <w:tc>
          <w:tcPr>
            <w:tcW w:w="1548" w:type="dxa"/>
            <w:vMerge w:val="restart"/>
            <w:tcBorders>
              <w:top w:val="single" w:sz="4" w:space="0" w:color="auto"/>
            </w:tcBorders>
          </w:tcPr>
          <w:p w14:paraId="40790180" w14:textId="0DC421C6" w:rsidR="003570EE" w:rsidRPr="00977EA3" w:rsidRDefault="006E7B7A" w:rsidP="008E3CF3">
            <w:pPr>
              <w:pStyle w:val="TableEntryHeader"/>
              <w:rPr>
                <w:noProof w:val="0"/>
              </w:rPr>
            </w:pPr>
            <w:r w:rsidRPr="00977EA3">
              <w:rPr>
                <w:noProof w:val="0"/>
              </w:rPr>
              <w:lastRenderedPageBreak/>
              <w:t>Patient</w:t>
            </w:r>
          </w:p>
          <w:p w14:paraId="533A5694" w14:textId="7D3B54ED" w:rsidR="006E7B7A" w:rsidRPr="00977EA3" w:rsidRDefault="006E7B7A" w:rsidP="008E3CF3">
            <w:pPr>
              <w:pStyle w:val="TableEntryHeader"/>
              <w:rPr>
                <w:noProof w:val="0"/>
              </w:rPr>
            </w:pPr>
            <w:r w:rsidRPr="00977EA3">
              <w:rPr>
                <w:noProof w:val="0"/>
              </w:rPr>
              <w:t>(if-known)</w:t>
            </w:r>
          </w:p>
          <w:p w14:paraId="00185F62"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tcBorders>
              <w:top w:val="single" w:sz="4" w:space="0" w:color="auto"/>
            </w:tcBorders>
            <w:vAlign w:val="center"/>
          </w:tcPr>
          <w:p w14:paraId="420FF07E"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630" w:type="dxa"/>
            <w:tcBorders>
              <w:top w:val="single" w:sz="4" w:space="0" w:color="auto"/>
            </w:tcBorders>
            <w:vAlign w:val="center"/>
          </w:tcPr>
          <w:p w14:paraId="7889ECF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tcBorders>
              <w:top w:val="single" w:sz="4" w:space="0" w:color="auto"/>
            </w:tcBorders>
            <w:vAlign w:val="center"/>
          </w:tcPr>
          <w:p w14:paraId="5E548304"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1FB5DF3C" w14:textId="77777777" w:rsidTr="008E3CF3">
        <w:trPr>
          <w:cantSplit/>
        </w:trPr>
        <w:tc>
          <w:tcPr>
            <w:tcW w:w="1548" w:type="dxa"/>
            <w:vMerge/>
            <w:vAlign w:val="center"/>
          </w:tcPr>
          <w:p w14:paraId="20CB2929" w14:textId="77777777" w:rsidR="006E7B7A" w:rsidRPr="00977EA3" w:rsidRDefault="006E7B7A" w:rsidP="008E3CF3">
            <w:pPr>
              <w:pStyle w:val="TableLabel"/>
              <w:rPr>
                <w:noProof w:val="0"/>
                <w:sz w:val="16"/>
              </w:rPr>
            </w:pPr>
          </w:p>
        </w:tc>
        <w:tc>
          <w:tcPr>
            <w:tcW w:w="2520" w:type="dxa"/>
            <w:vAlign w:val="center"/>
          </w:tcPr>
          <w:p w14:paraId="2CF6D25A"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13F092F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F4330DA"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1A25C90" w14:textId="77777777" w:rsidTr="008E3CF3">
        <w:trPr>
          <w:cantSplit/>
        </w:trPr>
        <w:tc>
          <w:tcPr>
            <w:tcW w:w="1548" w:type="dxa"/>
            <w:vMerge/>
            <w:vAlign w:val="center"/>
          </w:tcPr>
          <w:p w14:paraId="1F41B194" w14:textId="77777777" w:rsidR="006E7B7A" w:rsidRPr="00977EA3" w:rsidRDefault="006E7B7A" w:rsidP="008E3CF3">
            <w:pPr>
              <w:pStyle w:val="TableLabel"/>
              <w:rPr>
                <w:noProof w:val="0"/>
                <w:sz w:val="16"/>
              </w:rPr>
            </w:pPr>
          </w:p>
        </w:tc>
        <w:tc>
          <w:tcPr>
            <w:tcW w:w="2520" w:type="dxa"/>
            <w:vAlign w:val="center"/>
          </w:tcPr>
          <w:p w14:paraId="364637C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3ED5E1C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E4329A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2D629D0" w14:textId="77777777" w:rsidTr="008E3CF3">
        <w:trPr>
          <w:cantSplit/>
        </w:trPr>
        <w:tc>
          <w:tcPr>
            <w:tcW w:w="1548" w:type="dxa"/>
            <w:vMerge/>
            <w:vAlign w:val="center"/>
          </w:tcPr>
          <w:p w14:paraId="2CC5D92E" w14:textId="77777777" w:rsidR="006E7B7A" w:rsidRPr="00977EA3" w:rsidRDefault="006E7B7A" w:rsidP="008E3CF3">
            <w:pPr>
              <w:pStyle w:val="TableLabel"/>
              <w:rPr>
                <w:noProof w:val="0"/>
                <w:sz w:val="16"/>
              </w:rPr>
            </w:pPr>
          </w:p>
        </w:tc>
        <w:tc>
          <w:tcPr>
            <w:tcW w:w="2520" w:type="dxa"/>
            <w:vAlign w:val="center"/>
          </w:tcPr>
          <w:p w14:paraId="3D297D86" w14:textId="77777777" w:rsidR="006E7B7A" w:rsidRPr="00977EA3" w:rsidRDefault="006E7B7A" w:rsidP="008E3CF3">
            <w:pPr>
              <w:pStyle w:val="TableEntry"/>
              <w:rPr>
                <w:i/>
                <w:noProof w:val="0"/>
                <w:sz w:val="16"/>
                <w:szCs w:val="16"/>
              </w:rPr>
            </w:pPr>
            <w:proofErr w:type="spellStart"/>
            <w:r w:rsidRPr="00977EA3">
              <w:rPr>
                <w:i/>
                <w:noProof w:val="0"/>
                <w:sz w:val="16"/>
                <w:szCs w:val="16"/>
              </w:rPr>
              <w:t>ParticipantObjectIDTypeCode</w:t>
            </w:r>
            <w:proofErr w:type="spellEnd"/>
          </w:p>
        </w:tc>
        <w:tc>
          <w:tcPr>
            <w:tcW w:w="630" w:type="dxa"/>
            <w:vAlign w:val="center"/>
          </w:tcPr>
          <w:p w14:paraId="7BC13FEA" w14:textId="77777777" w:rsidR="006E7B7A" w:rsidRPr="00977EA3" w:rsidRDefault="006E7B7A" w:rsidP="008E3CF3">
            <w:pPr>
              <w:pStyle w:val="TableEntry"/>
              <w:jc w:val="center"/>
              <w:rPr>
                <w:i/>
                <w:noProof w:val="0"/>
                <w:sz w:val="16"/>
                <w:szCs w:val="16"/>
              </w:rPr>
            </w:pPr>
            <w:r w:rsidRPr="00977EA3">
              <w:rPr>
                <w:i/>
                <w:noProof w:val="0"/>
                <w:sz w:val="16"/>
                <w:szCs w:val="16"/>
              </w:rPr>
              <w:t>M</w:t>
            </w:r>
          </w:p>
        </w:tc>
        <w:tc>
          <w:tcPr>
            <w:tcW w:w="4968" w:type="dxa"/>
            <w:vAlign w:val="center"/>
          </w:tcPr>
          <w:p w14:paraId="3FBDE3B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D0382DA" w14:textId="77777777" w:rsidTr="008E3CF3">
        <w:trPr>
          <w:cantSplit/>
        </w:trPr>
        <w:tc>
          <w:tcPr>
            <w:tcW w:w="1548" w:type="dxa"/>
            <w:vMerge/>
            <w:vAlign w:val="center"/>
          </w:tcPr>
          <w:p w14:paraId="1D0F0933" w14:textId="77777777" w:rsidR="006E7B7A" w:rsidRPr="00977EA3" w:rsidRDefault="006E7B7A" w:rsidP="008E3CF3">
            <w:pPr>
              <w:pStyle w:val="TableLabel"/>
              <w:rPr>
                <w:noProof w:val="0"/>
                <w:sz w:val="16"/>
              </w:rPr>
            </w:pPr>
          </w:p>
        </w:tc>
        <w:tc>
          <w:tcPr>
            <w:tcW w:w="2520" w:type="dxa"/>
            <w:vAlign w:val="center"/>
          </w:tcPr>
          <w:p w14:paraId="64E0AE16"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1A83638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D8EDEB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768D7BE" w14:textId="77777777" w:rsidTr="008E3CF3">
        <w:trPr>
          <w:cantSplit/>
        </w:trPr>
        <w:tc>
          <w:tcPr>
            <w:tcW w:w="1548" w:type="dxa"/>
            <w:vMerge/>
            <w:vAlign w:val="center"/>
          </w:tcPr>
          <w:p w14:paraId="7ABFB3A4" w14:textId="77777777" w:rsidR="006E7B7A" w:rsidRPr="00977EA3" w:rsidRDefault="006E7B7A" w:rsidP="008E3CF3">
            <w:pPr>
              <w:pStyle w:val="AppendixHeading3"/>
              <w:rPr>
                <w:noProof w:val="0"/>
                <w:sz w:val="16"/>
              </w:rPr>
            </w:pPr>
          </w:p>
        </w:tc>
        <w:tc>
          <w:tcPr>
            <w:tcW w:w="2520" w:type="dxa"/>
            <w:vAlign w:val="center"/>
          </w:tcPr>
          <w:p w14:paraId="275BA19A"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015350B7"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744C1FB2"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1FDC1FA2" w14:textId="77777777" w:rsidTr="008E3CF3">
        <w:trPr>
          <w:cantSplit/>
        </w:trPr>
        <w:tc>
          <w:tcPr>
            <w:tcW w:w="1548" w:type="dxa"/>
            <w:vMerge/>
            <w:vAlign w:val="center"/>
          </w:tcPr>
          <w:p w14:paraId="7C295E93" w14:textId="77777777" w:rsidR="006E7B7A" w:rsidRPr="00977EA3" w:rsidRDefault="006E7B7A" w:rsidP="008E3CF3">
            <w:pPr>
              <w:pStyle w:val="TableLabel"/>
              <w:rPr>
                <w:noProof w:val="0"/>
                <w:sz w:val="16"/>
              </w:rPr>
            </w:pPr>
          </w:p>
        </w:tc>
        <w:tc>
          <w:tcPr>
            <w:tcW w:w="2520" w:type="dxa"/>
            <w:vAlign w:val="center"/>
          </w:tcPr>
          <w:p w14:paraId="5A1E2357"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ParticipantObjectName</w:t>
            </w:r>
            <w:proofErr w:type="spellEnd"/>
          </w:p>
        </w:tc>
        <w:tc>
          <w:tcPr>
            <w:tcW w:w="630" w:type="dxa"/>
            <w:vAlign w:val="center"/>
          </w:tcPr>
          <w:p w14:paraId="513E96D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92DDF4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DCB9A73" w14:textId="77777777" w:rsidTr="008E3CF3">
        <w:trPr>
          <w:cantSplit/>
        </w:trPr>
        <w:tc>
          <w:tcPr>
            <w:tcW w:w="1548" w:type="dxa"/>
            <w:vMerge/>
            <w:vAlign w:val="center"/>
          </w:tcPr>
          <w:p w14:paraId="5AB64618" w14:textId="77777777" w:rsidR="006E7B7A" w:rsidRPr="00977EA3" w:rsidRDefault="006E7B7A" w:rsidP="008E3CF3">
            <w:pPr>
              <w:pStyle w:val="AppendixHeading3"/>
              <w:rPr>
                <w:noProof w:val="0"/>
                <w:sz w:val="16"/>
              </w:rPr>
            </w:pPr>
          </w:p>
        </w:tc>
        <w:tc>
          <w:tcPr>
            <w:tcW w:w="2520" w:type="dxa"/>
            <w:vAlign w:val="center"/>
          </w:tcPr>
          <w:p w14:paraId="1DABE20F"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ParticipantObjectQuery</w:t>
            </w:r>
            <w:proofErr w:type="spellEnd"/>
          </w:p>
        </w:tc>
        <w:tc>
          <w:tcPr>
            <w:tcW w:w="630" w:type="dxa"/>
            <w:vAlign w:val="center"/>
          </w:tcPr>
          <w:p w14:paraId="660C1D0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9C2B5F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6949A50" w14:textId="77777777" w:rsidTr="008E3CF3">
        <w:trPr>
          <w:cantSplit/>
        </w:trPr>
        <w:tc>
          <w:tcPr>
            <w:tcW w:w="1548" w:type="dxa"/>
            <w:vMerge/>
            <w:vAlign w:val="center"/>
          </w:tcPr>
          <w:p w14:paraId="46F0FFD3" w14:textId="77777777" w:rsidR="006E7B7A" w:rsidRPr="00977EA3" w:rsidRDefault="006E7B7A" w:rsidP="008E3CF3">
            <w:pPr>
              <w:pStyle w:val="TableLabel"/>
              <w:rPr>
                <w:noProof w:val="0"/>
                <w:sz w:val="16"/>
              </w:rPr>
            </w:pPr>
          </w:p>
        </w:tc>
        <w:tc>
          <w:tcPr>
            <w:tcW w:w="2520" w:type="dxa"/>
            <w:vAlign w:val="center"/>
          </w:tcPr>
          <w:p w14:paraId="26931786"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ParticipantObjectDetail</w:t>
            </w:r>
            <w:proofErr w:type="spellEnd"/>
          </w:p>
        </w:tc>
        <w:tc>
          <w:tcPr>
            <w:tcW w:w="630" w:type="dxa"/>
            <w:vAlign w:val="center"/>
          </w:tcPr>
          <w:p w14:paraId="73FA29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F0F3C9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C2A8D6A" w14:textId="77777777" w:rsidR="00B91EBE" w:rsidRPr="00977EA3" w:rsidRDefault="00B91EBE"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914"/>
        <w:gridCol w:w="843"/>
        <w:gridCol w:w="4361"/>
      </w:tblGrid>
      <w:tr w:rsidR="006E7B7A" w:rsidRPr="00977EA3" w14:paraId="4CE8AC4D" w14:textId="77777777" w:rsidTr="005E29CE">
        <w:trPr>
          <w:cantSplit/>
        </w:trPr>
        <w:tc>
          <w:tcPr>
            <w:tcW w:w="1548" w:type="dxa"/>
            <w:vMerge w:val="restart"/>
            <w:tcBorders>
              <w:top w:val="single" w:sz="4" w:space="0" w:color="auto"/>
            </w:tcBorders>
          </w:tcPr>
          <w:p w14:paraId="2BB14F71" w14:textId="434EECEC" w:rsidR="006E7B7A" w:rsidRPr="00977EA3" w:rsidRDefault="006E7B7A" w:rsidP="008E3CF3">
            <w:pPr>
              <w:pStyle w:val="TableEntryHeader"/>
              <w:rPr>
                <w:noProof w:val="0"/>
              </w:rPr>
            </w:pPr>
            <w:proofErr w:type="spellStart"/>
            <w:r w:rsidRPr="00977EA3">
              <w:rPr>
                <w:noProof w:val="0"/>
              </w:rPr>
              <w:t>Document</w:t>
            </w:r>
            <w:r w:rsidR="00B91EBE" w:rsidRPr="00977EA3">
              <w:rPr>
                <w:noProof w:val="0"/>
              </w:rPr>
              <w:t>Entry</w:t>
            </w:r>
            <w:proofErr w:type="spellEnd"/>
            <w:r w:rsidRPr="00977EA3">
              <w:rPr>
                <w:noProof w:val="0"/>
              </w:rPr>
              <w:t xml:space="preserve"> </w:t>
            </w:r>
          </w:p>
          <w:p w14:paraId="4C4163B0" w14:textId="77777777" w:rsidR="006E7B7A" w:rsidRPr="00977EA3" w:rsidRDefault="006E7B7A" w:rsidP="008E3CF3">
            <w:pPr>
              <w:pStyle w:val="TableEntryHeader"/>
              <w:rPr>
                <w:noProof w:val="0"/>
              </w:rPr>
            </w:pPr>
            <w:proofErr w:type="spellStart"/>
            <w:r w:rsidRPr="00977EA3">
              <w:rPr>
                <w:noProof w:val="0"/>
              </w:rPr>
              <w:t>SubmissionSet</w:t>
            </w:r>
            <w:proofErr w:type="spellEnd"/>
            <w:r w:rsidRPr="00977EA3">
              <w:rPr>
                <w:noProof w:val="0"/>
              </w:rPr>
              <w:t xml:space="preserve"> </w:t>
            </w:r>
          </w:p>
          <w:p w14:paraId="039A3547"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914" w:type="dxa"/>
            <w:tcBorders>
              <w:top w:val="single" w:sz="4" w:space="0" w:color="auto"/>
            </w:tcBorders>
            <w:vAlign w:val="center"/>
          </w:tcPr>
          <w:p w14:paraId="4DFA8C34"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843" w:type="dxa"/>
            <w:tcBorders>
              <w:top w:val="single" w:sz="4" w:space="0" w:color="auto"/>
            </w:tcBorders>
            <w:vAlign w:val="center"/>
          </w:tcPr>
          <w:p w14:paraId="1FE1959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361" w:type="dxa"/>
            <w:tcBorders>
              <w:top w:val="single" w:sz="4" w:space="0" w:color="auto"/>
            </w:tcBorders>
            <w:vAlign w:val="center"/>
          </w:tcPr>
          <w:p w14:paraId="2C3373A8" w14:textId="45E3F885" w:rsidR="006E7B7A" w:rsidRPr="00977EA3" w:rsidRDefault="006E7B7A" w:rsidP="00B91EBE">
            <w:pPr>
              <w:pStyle w:val="TableEntry"/>
              <w:rPr>
                <w:noProof w:val="0"/>
                <w:sz w:val="16"/>
                <w:szCs w:val="16"/>
              </w:rPr>
            </w:pPr>
            <w:r w:rsidRPr="00977EA3">
              <w:rPr>
                <w:noProof w:val="0"/>
                <w:sz w:val="16"/>
                <w:szCs w:val="16"/>
              </w:rPr>
              <w:t>“2” (</w:t>
            </w:r>
            <w:r w:rsidR="00B91EBE" w:rsidRPr="00977EA3">
              <w:rPr>
                <w:noProof w:val="0"/>
                <w:sz w:val="16"/>
                <w:szCs w:val="16"/>
              </w:rPr>
              <w:t>system object</w:t>
            </w:r>
            <w:r w:rsidRPr="00977EA3">
              <w:rPr>
                <w:noProof w:val="0"/>
                <w:sz w:val="16"/>
                <w:szCs w:val="16"/>
              </w:rPr>
              <w:t>)</w:t>
            </w:r>
          </w:p>
        </w:tc>
      </w:tr>
      <w:tr w:rsidR="006E7B7A" w:rsidRPr="00977EA3" w14:paraId="61AF3A5E" w14:textId="77777777" w:rsidTr="005E29CE">
        <w:trPr>
          <w:cantSplit/>
        </w:trPr>
        <w:tc>
          <w:tcPr>
            <w:tcW w:w="1548" w:type="dxa"/>
            <w:vMerge/>
            <w:vAlign w:val="center"/>
          </w:tcPr>
          <w:p w14:paraId="1526EFA0" w14:textId="77777777" w:rsidR="006E7B7A" w:rsidRPr="00977EA3" w:rsidRDefault="006E7B7A" w:rsidP="008E3CF3">
            <w:pPr>
              <w:pStyle w:val="TableLabel"/>
              <w:rPr>
                <w:noProof w:val="0"/>
                <w:sz w:val="16"/>
              </w:rPr>
            </w:pPr>
          </w:p>
        </w:tc>
        <w:tc>
          <w:tcPr>
            <w:tcW w:w="2914" w:type="dxa"/>
            <w:vAlign w:val="center"/>
          </w:tcPr>
          <w:p w14:paraId="11C384F3"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843" w:type="dxa"/>
            <w:vAlign w:val="center"/>
          </w:tcPr>
          <w:p w14:paraId="14D01E1F" w14:textId="77777777" w:rsidR="006E7B7A" w:rsidRPr="008C3C96" w:rsidRDefault="006E7B7A" w:rsidP="00ED4370">
            <w:pPr>
              <w:pStyle w:val="TableEntry"/>
              <w:jc w:val="center"/>
              <w:rPr>
                <w:noProof w:val="0"/>
                <w:sz w:val="16"/>
                <w:szCs w:val="16"/>
              </w:rPr>
            </w:pPr>
            <w:r w:rsidRPr="008C3C96">
              <w:rPr>
                <w:noProof w:val="0"/>
                <w:sz w:val="16"/>
                <w:szCs w:val="16"/>
              </w:rPr>
              <w:t>M</w:t>
            </w:r>
          </w:p>
        </w:tc>
        <w:tc>
          <w:tcPr>
            <w:tcW w:w="4361" w:type="dxa"/>
            <w:vAlign w:val="center"/>
          </w:tcPr>
          <w:p w14:paraId="0F203573"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6F16A58C" w14:textId="77777777" w:rsidTr="005E29CE">
        <w:trPr>
          <w:cantSplit/>
        </w:trPr>
        <w:tc>
          <w:tcPr>
            <w:tcW w:w="1548" w:type="dxa"/>
            <w:vMerge/>
            <w:vAlign w:val="center"/>
          </w:tcPr>
          <w:p w14:paraId="1A5F0DD4" w14:textId="77777777" w:rsidR="006E7B7A" w:rsidRPr="00977EA3" w:rsidRDefault="006E7B7A" w:rsidP="008E3CF3">
            <w:pPr>
              <w:pStyle w:val="TableLabel"/>
              <w:rPr>
                <w:noProof w:val="0"/>
                <w:sz w:val="16"/>
              </w:rPr>
            </w:pPr>
          </w:p>
        </w:tc>
        <w:tc>
          <w:tcPr>
            <w:tcW w:w="2914" w:type="dxa"/>
            <w:vAlign w:val="center"/>
          </w:tcPr>
          <w:p w14:paraId="4BA24426"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843" w:type="dxa"/>
            <w:vAlign w:val="center"/>
          </w:tcPr>
          <w:p w14:paraId="2B1D403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1C366D9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CE5C40C" w14:textId="77777777" w:rsidTr="005E29CE">
        <w:trPr>
          <w:cantSplit/>
        </w:trPr>
        <w:tc>
          <w:tcPr>
            <w:tcW w:w="1548" w:type="dxa"/>
            <w:vMerge/>
            <w:vAlign w:val="center"/>
          </w:tcPr>
          <w:p w14:paraId="52D9E372" w14:textId="77777777" w:rsidR="006E7B7A" w:rsidRPr="00977EA3" w:rsidRDefault="006E7B7A" w:rsidP="008E3CF3">
            <w:pPr>
              <w:pStyle w:val="TableLabel"/>
              <w:rPr>
                <w:noProof w:val="0"/>
                <w:sz w:val="16"/>
              </w:rPr>
            </w:pPr>
          </w:p>
        </w:tc>
        <w:tc>
          <w:tcPr>
            <w:tcW w:w="2914" w:type="dxa"/>
            <w:vAlign w:val="center"/>
          </w:tcPr>
          <w:p w14:paraId="0BF7625C"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ParticipantObjectIDTypeCode</w:t>
            </w:r>
            <w:proofErr w:type="spellEnd"/>
          </w:p>
        </w:tc>
        <w:tc>
          <w:tcPr>
            <w:tcW w:w="843" w:type="dxa"/>
            <w:vAlign w:val="center"/>
          </w:tcPr>
          <w:p w14:paraId="2C852403" w14:textId="77777777" w:rsidR="006E7B7A" w:rsidRPr="008C3C96" w:rsidRDefault="006E7B7A" w:rsidP="00ED4370">
            <w:pPr>
              <w:pStyle w:val="TableEntry"/>
              <w:jc w:val="center"/>
              <w:rPr>
                <w:noProof w:val="0"/>
                <w:sz w:val="16"/>
                <w:szCs w:val="16"/>
              </w:rPr>
            </w:pPr>
            <w:r w:rsidRPr="008C3C96">
              <w:rPr>
                <w:noProof w:val="0"/>
                <w:sz w:val="16"/>
                <w:szCs w:val="16"/>
              </w:rPr>
              <w:t>M</w:t>
            </w:r>
          </w:p>
        </w:tc>
        <w:tc>
          <w:tcPr>
            <w:tcW w:w="4361" w:type="dxa"/>
            <w:vAlign w:val="center"/>
          </w:tcPr>
          <w:p w14:paraId="00D87DF3" w14:textId="77777777" w:rsidR="00B91EBE" w:rsidRPr="00977EA3" w:rsidRDefault="00B91EBE" w:rsidP="00B91EBE">
            <w:pPr>
              <w:pStyle w:val="TableEntry"/>
              <w:rPr>
                <w:noProof w:val="0"/>
                <w:sz w:val="16"/>
                <w:szCs w:val="16"/>
              </w:rPr>
            </w:pPr>
            <w:r w:rsidRPr="00977EA3">
              <w:rPr>
                <w:noProof w:val="0"/>
                <w:sz w:val="16"/>
                <w:szCs w:val="16"/>
              </w:rPr>
              <w:t>The Document Metadata Notification Recipient shall include one of the following values, depending on the specific object in the message:</w:t>
            </w:r>
          </w:p>
          <w:p w14:paraId="0C647A52" w14:textId="77777777" w:rsidR="00B91EBE" w:rsidRPr="00977EA3" w:rsidRDefault="00B91EBE" w:rsidP="00B91EBE">
            <w:pPr>
              <w:pStyle w:val="TableEntry"/>
              <w:rPr>
                <w:noProof w:val="0"/>
                <w:sz w:val="16"/>
                <w:szCs w:val="16"/>
              </w:rPr>
            </w:pPr>
            <w:r w:rsidRPr="00977EA3">
              <w:rPr>
                <w:noProof w:val="0"/>
                <w:sz w:val="16"/>
                <w:szCs w:val="16"/>
              </w:rPr>
              <w:t>EV("urn:uuid:7edca82f-054d-47f2-a032-9b2a5b5186c1”, “IHE XDS Metadata”, “document entry object type”)</w:t>
            </w:r>
          </w:p>
          <w:p w14:paraId="05B54142" w14:textId="77777777" w:rsidR="00B91EBE" w:rsidRPr="00977EA3" w:rsidRDefault="00B91EBE" w:rsidP="00B91EBE">
            <w:pPr>
              <w:pStyle w:val="TableEntry"/>
              <w:rPr>
                <w:noProof w:val="0"/>
                <w:sz w:val="16"/>
                <w:szCs w:val="16"/>
              </w:rPr>
            </w:pPr>
            <w:r w:rsidRPr="00977EA3">
              <w:rPr>
                <w:noProof w:val="0"/>
                <w:sz w:val="16"/>
                <w:szCs w:val="16"/>
              </w:rPr>
              <w:t>EV(“urn:uuid:34268e47-fdf5-41a6-ba33-82133c465248”, “IHE XDS Metadata”, “on-demand document entry object type”)</w:t>
            </w:r>
          </w:p>
          <w:p w14:paraId="30B73167" w14:textId="77777777" w:rsidR="006E7B7A" w:rsidRDefault="00B91EBE" w:rsidP="008E3CF3">
            <w:pPr>
              <w:pStyle w:val="TableEntry"/>
              <w:rPr>
                <w:ins w:id="3822" w:author="Gregorio Canal" w:date="2019-05-23T09:58:00Z"/>
                <w:noProof w:val="0"/>
                <w:sz w:val="16"/>
                <w:szCs w:val="16"/>
              </w:rPr>
            </w:pPr>
            <w:commentRangeStart w:id="3823"/>
            <w:r w:rsidRPr="00977EA3">
              <w:rPr>
                <w:noProof w:val="0"/>
                <w:sz w:val="16"/>
                <w:szCs w:val="16"/>
              </w:rPr>
              <w:t>EV(</w:t>
            </w:r>
            <w:ins w:id="3824" w:author="Gregorio Canal" w:date="2019-05-23T09:58:00Z">
              <w:r w:rsidR="00971C90">
                <w:rPr>
                  <w:noProof w:val="0"/>
                  <w:sz w:val="16"/>
                  <w:szCs w:val="16"/>
                </w:rPr>
                <w:t>“</w:t>
              </w:r>
            </w:ins>
            <w:r w:rsidRPr="00977EA3">
              <w:rPr>
                <w:noProof w:val="0"/>
                <w:sz w:val="16"/>
                <w:szCs w:val="16"/>
              </w:rPr>
              <w:t>urn:uuid:a54d6aa5-d40d-43f9-88c5-b4633d873bdd”, “IHE XDS Metadata”, ”submission set classification node”)</w:t>
            </w:r>
          </w:p>
          <w:p w14:paraId="1E9DCF64" w14:textId="77777777" w:rsidR="00971C90" w:rsidRDefault="00971C90" w:rsidP="008E3CF3">
            <w:pPr>
              <w:pStyle w:val="TableEntry"/>
              <w:rPr>
                <w:ins w:id="3825" w:author="Gregorio Canal" w:date="2019-05-23T09:58:00Z"/>
                <w:noProof w:val="0"/>
                <w:sz w:val="16"/>
                <w:szCs w:val="16"/>
              </w:rPr>
            </w:pPr>
          </w:p>
          <w:p w14:paraId="17673194" w14:textId="06767452" w:rsidR="00971C90" w:rsidRPr="00971C90" w:rsidRDefault="00971C90" w:rsidP="008E3CF3">
            <w:pPr>
              <w:pStyle w:val="TableEntry"/>
              <w:rPr>
                <w:rFonts w:ascii="Arial" w:hAnsi="Arial"/>
                <w:noProof w:val="0"/>
                <w:kern w:val="28"/>
                <w:sz w:val="16"/>
                <w:szCs w:val="16"/>
                <w:lang w:eastAsia="it-IT"/>
                <w:rPrChange w:id="3826" w:author="Gregorio Canal" w:date="2019-05-23T09:58:00Z">
                  <w:rPr>
                    <w:rFonts w:ascii="Arial" w:hAnsi="Arial"/>
                    <w:b/>
                    <w:noProof w:val="0"/>
                    <w:kern w:val="28"/>
                    <w:sz w:val="16"/>
                    <w:szCs w:val="16"/>
                    <w:lang w:eastAsia="it-IT"/>
                  </w:rPr>
                </w:rPrChange>
              </w:rPr>
            </w:pPr>
            <w:ins w:id="3827" w:author="Gregorio Canal" w:date="2019-05-23T09:58:00Z">
              <w:r w:rsidRPr="00971C90">
                <w:rPr>
                  <w:noProof w:val="0"/>
                  <w:sz w:val="16"/>
                  <w:szCs w:val="16"/>
                  <w:rPrChange w:id="3828" w:author="Gregorio Canal" w:date="2019-05-23T09:58:00Z">
                    <w:rPr>
                      <w:b/>
                      <w:noProof w:val="0"/>
                      <w:sz w:val="16"/>
                      <w:szCs w:val="16"/>
                      <w:u w:val="single"/>
                    </w:rPr>
                  </w:rPrChange>
                </w:rPr>
                <w:t>If the specific object type cannot be determined the Document Metadata Notification Recipient shall use: EV(“urn:ihe:iti:2017:ObjectRef”, “IHE XDS Metadata”, “registry object reference”)</w:t>
              </w:r>
              <w:commentRangeEnd w:id="3823"/>
              <w:r>
                <w:rPr>
                  <w:rStyle w:val="Rimandocommento"/>
                  <w:noProof w:val="0"/>
                </w:rPr>
                <w:commentReference w:id="3823"/>
              </w:r>
            </w:ins>
          </w:p>
        </w:tc>
      </w:tr>
      <w:tr w:rsidR="006E7B7A" w:rsidRPr="00977EA3" w14:paraId="453DE033" w14:textId="77777777" w:rsidTr="005E29CE">
        <w:trPr>
          <w:cantSplit/>
        </w:trPr>
        <w:tc>
          <w:tcPr>
            <w:tcW w:w="1548" w:type="dxa"/>
            <w:vMerge/>
            <w:vAlign w:val="center"/>
          </w:tcPr>
          <w:p w14:paraId="459EE390" w14:textId="77777777" w:rsidR="006E7B7A" w:rsidRPr="00977EA3" w:rsidRDefault="006E7B7A" w:rsidP="008E3CF3">
            <w:pPr>
              <w:pStyle w:val="TableLabel"/>
              <w:rPr>
                <w:noProof w:val="0"/>
                <w:sz w:val="16"/>
              </w:rPr>
            </w:pPr>
          </w:p>
        </w:tc>
        <w:tc>
          <w:tcPr>
            <w:tcW w:w="2914" w:type="dxa"/>
            <w:vAlign w:val="center"/>
          </w:tcPr>
          <w:p w14:paraId="7B8CF808"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843" w:type="dxa"/>
            <w:vAlign w:val="center"/>
          </w:tcPr>
          <w:p w14:paraId="6A143A3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250B801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63025E" w14:textId="77777777" w:rsidTr="005E29CE">
        <w:trPr>
          <w:cantSplit/>
        </w:trPr>
        <w:tc>
          <w:tcPr>
            <w:tcW w:w="1548" w:type="dxa"/>
            <w:vMerge/>
            <w:vAlign w:val="center"/>
          </w:tcPr>
          <w:p w14:paraId="71CEE94E" w14:textId="77777777" w:rsidR="006E7B7A" w:rsidRPr="00977EA3" w:rsidRDefault="006E7B7A" w:rsidP="008E3CF3">
            <w:pPr>
              <w:pStyle w:val="AppendixHeading3"/>
              <w:rPr>
                <w:noProof w:val="0"/>
                <w:sz w:val="16"/>
              </w:rPr>
            </w:pPr>
          </w:p>
        </w:tc>
        <w:tc>
          <w:tcPr>
            <w:tcW w:w="2914" w:type="dxa"/>
            <w:vAlign w:val="center"/>
          </w:tcPr>
          <w:p w14:paraId="29D93AF1"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w:t>
            </w:r>
            <w:proofErr w:type="spellEnd"/>
          </w:p>
        </w:tc>
        <w:tc>
          <w:tcPr>
            <w:tcW w:w="843" w:type="dxa"/>
            <w:vAlign w:val="center"/>
          </w:tcPr>
          <w:p w14:paraId="0DB6EEB8" w14:textId="77777777" w:rsidR="006E7B7A" w:rsidRPr="008C3C96" w:rsidRDefault="006E7B7A" w:rsidP="00ED4370">
            <w:pPr>
              <w:pStyle w:val="TableEntry"/>
              <w:jc w:val="center"/>
              <w:rPr>
                <w:iCs/>
                <w:noProof w:val="0"/>
                <w:sz w:val="16"/>
                <w:szCs w:val="16"/>
              </w:rPr>
            </w:pPr>
            <w:r w:rsidRPr="008C3C96">
              <w:rPr>
                <w:iCs/>
                <w:noProof w:val="0"/>
                <w:sz w:val="16"/>
                <w:szCs w:val="16"/>
              </w:rPr>
              <w:t>M</w:t>
            </w:r>
          </w:p>
        </w:tc>
        <w:tc>
          <w:tcPr>
            <w:tcW w:w="4361" w:type="dxa"/>
          </w:tcPr>
          <w:p w14:paraId="582A7F50" w14:textId="7A646855" w:rsidR="006E7B7A" w:rsidRPr="00977EA3" w:rsidRDefault="00B91EBE" w:rsidP="008E3CF3">
            <w:pPr>
              <w:pStyle w:val="TableEntry"/>
              <w:rPr>
                <w:noProof w:val="0"/>
                <w:sz w:val="16"/>
                <w:szCs w:val="16"/>
              </w:rPr>
            </w:pPr>
            <w:r w:rsidRPr="00977EA3">
              <w:rPr>
                <w:noProof w:val="0"/>
                <w:sz w:val="16"/>
                <w:szCs w:val="16"/>
              </w:rPr>
              <w:t xml:space="preserve">The value of the object's </w:t>
            </w:r>
            <w:proofErr w:type="spellStart"/>
            <w:r w:rsidRPr="00977EA3">
              <w:rPr>
                <w:noProof w:val="0"/>
                <w:sz w:val="16"/>
                <w:szCs w:val="16"/>
              </w:rPr>
              <w:t>EntryUUID</w:t>
            </w:r>
            <w:proofErr w:type="spellEnd"/>
            <w:r w:rsidRPr="00977EA3">
              <w:rPr>
                <w:noProof w:val="0"/>
                <w:sz w:val="16"/>
                <w:szCs w:val="16"/>
              </w:rPr>
              <w:t xml:space="preserve"> attribute.</w:t>
            </w:r>
          </w:p>
        </w:tc>
      </w:tr>
      <w:tr w:rsidR="006E7B7A" w:rsidRPr="00977EA3" w14:paraId="6E3B3661" w14:textId="77777777" w:rsidTr="005E29CE">
        <w:trPr>
          <w:cantSplit/>
        </w:trPr>
        <w:tc>
          <w:tcPr>
            <w:tcW w:w="1548" w:type="dxa"/>
            <w:vMerge/>
            <w:vAlign w:val="center"/>
          </w:tcPr>
          <w:p w14:paraId="7E5EB5F9" w14:textId="77777777" w:rsidR="006E7B7A" w:rsidRPr="00977EA3" w:rsidRDefault="006E7B7A" w:rsidP="008E3CF3">
            <w:pPr>
              <w:pStyle w:val="TableLabel"/>
              <w:rPr>
                <w:noProof w:val="0"/>
                <w:sz w:val="16"/>
              </w:rPr>
            </w:pPr>
          </w:p>
        </w:tc>
        <w:tc>
          <w:tcPr>
            <w:tcW w:w="2914" w:type="dxa"/>
            <w:vAlign w:val="center"/>
          </w:tcPr>
          <w:p w14:paraId="12780BF8" w14:textId="77777777" w:rsidR="006E7B7A" w:rsidRPr="00ED4370" w:rsidRDefault="006E7B7A" w:rsidP="008C3C96">
            <w:pPr>
              <w:pStyle w:val="TableEntry"/>
              <w:rPr>
                <w:i/>
                <w:iCs/>
                <w:sz w:val="16"/>
              </w:rPr>
            </w:pPr>
            <w:r w:rsidRPr="00ED4370">
              <w:rPr>
                <w:i/>
                <w:iCs/>
                <w:sz w:val="16"/>
              </w:rPr>
              <w:t>ParticipantObjectName</w:t>
            </w:r>
          </w:p>
        </w:tc>
        <w:tc>
          <w:tcPr>
            <w:tcW w:w="843" w:type="dxa"/>
            <w:vAlign w:val="center"/>
          </w:tcPr>
          <w:p w14:paraId="226FDBF9" w14:textId="3850610D" w:rsidR="006E7B7A" w:rsidRPr="00ED4370" w:rsidRDefault="00B91EBE"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38569FBF" w14:textId="20E9DA96" w:rsidR="006E7B7A" w:rsidRPr="00977EA3" w:rsidRDefault="00B91EBE" w:rsidP="008E3CF3">
            <w:pPr>
              <w:pStyle w:val="TableEntry"/>
              <w:rPr>
                <w:noProof w:val="0"/>
                <w:sz w:val="16"/>
                <w:szCs w:val="16"/>
              </w:rPr>
            </w:pPr>
            <w:r w:rsidRPr="00977EA3">
              <w:rPr>
                <w:i/>
                <w:iCs/>
                <w:noProof w:val="0"/>
                <w:sz w:val="16"/>
                <w:szCs w:val="16"/>
              </w:rPr>
              <w:t>not specialized</w:t>
            </w:r>
          </w:p>
        </w:tc>
      </w:tr>
      <w:tr w:rsidR="006E7B7A" w:rsidRPr="00977EA3" w14:paraId="72F755E3" w14:textId="77777777" w:rsidTr="005E29CE">
        <w:trPr>
          <w:cantSplit/>
        </w:trPr>
        <w:tc>
          <w:tcPr>
            <w:tcW w:w="1548" w:type="dxa"/>
            <w:vMerge/>
            <w:vAlign w:val="center"/>
          </w:tcPr>
          <w:p w14:paraId="70A218D4" w14:textId="77777777" w:rsidR="006E7B7A" w:rsidRPr="00977EA3" w:rsidRDefault="006E7B7A" w:rsidP="008E3CF3">
            <w:pPr>
              <w:pStyle w:val="AppendixHeading3"/>
              <w:rPr>
                <w:noProof w:val="0"/>
                <w:sz w:val="16"/>
              </w:rPr>
            </w:pPr>
          </w:p>
        </w:tc>
        <w:tc>
          <w:tcPr>
            <w:tcW w:w="2914" w:type="dxa"/>
            <w:vAlign w:val="center"/>
          </w:tcPr>
          <w:p w14:paraId="159F64F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ParticipantObjectQuery</w:t>
            </w:r>
            <w:proofErr w:type="spellEnd"/>
          </w:p>
        </w:tc>
        <w:tc>
          <w:tcPr>
            <w:tcW w:w="843" w:type="dxa"/>
            <w:vAlign w:val="center"/>
          </w:tcPr>
          <w:p w14:paraId="1EF048F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032D112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6C51985" w14:textId="77777777" w:rsidTr="005E29CE">
        <w:trPr>
          <w:cantSplit/>
        </w:trPr>
        <w:tc>
          <w:tcPr>
            <w:tcW w:w="1548" w:type="dxa"/>
            <w:vMerge/>
            <w:vAlign w:val="center"/>
          </w:tcPr>
          <w:p w14:paraId="15A6CE12" w14:textId="77777777" w:rsidR="006E7B7A" w:rsidRPr="00977EA3" w:rsidRDefault="006E7B7A" w:rsidP="008E3CF3">
            <w:pPr>
              <w:pStyle w:val="TableLabel"/>
              <w:rPr>
                <w:noProof w:val="0"/>
                <w:sz w:val="16"/>
              </w:rPr>
            </w:pPr>
          </w:p>
        </w:tc>
        <w:tc>
          <w:tcPr>
            <w:tcW w:w="2914" w:type="dxa"/>
            <w:vAlign w:val="center"/>
          </w:tcPr>
          <w:p w14:paraId="3B3C429C"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ParticipantObjectDetail</w:t>
            </w:r>
            <w:proofErr w:type="spellEnd"/>
          </w:p>
        </w:tc>
        <w:tc>
          <w:tcPr>
            <w:tcW w:w="843" w:type="dxa"/>
            <w:vAlign w:val="center"/>
          </w:tcPr>
          <w:p w14:paraId="11D42BBF" w14:textId="09923B5D" w:rsidR="006E7B7A" w:rsidRPr="008C3C96" w:rsidRDefault="00B91EBE" w:rsidP="00ED4370">
            <w:pPr>
              <w:pStyle w:val="TableEntry"/>
              <w:jc w:val="center"/>
              <w:rPr>
                <w:i/>
                <w:iCs/>
                <w:noProof w:val="0"/>
                <w:sz w:val="16"/>
                <w:szCs w:val="16"/>
              </w:rPr>
            </w:pPr>
            <w:r w:rsidRPr="008C3C96">
              <w:rPr>
                <w:iCs/>
                <w:noProof w:val="0"/>
                <w:sz w:val="16"/>
                <w:szCs w:val="16"/>
              </w:rPr>
              <w:t>C</w:t>
            </w:r>
          </w:p>
        </w:tc>
        <w:tc>
          <w:tcPr>
            <w:tcW w:w="4361" w:type="dxa"/>
            <w:vAlign w:val="center"/>
          </w:tcPr>
          <w:p w14:paraId="430ABE27" w14:textId="7EA80B6E" w:rsidR="00B91EBE" w:rsidRPr="00977EA3" w:rsidRDefault="00B91EBE" w:rsidP="00B91EBE">
            <w:pPr>
              <w:pStyle w:val="TableEntry"/>
              <w:rPr>
                <w:iCs/>
                <w:noProof w:val="0"/>
                <w:sz w:val="16"/>
                <w:szCs w:val="16"/>
              </w:rPr>
            </w:pPr>
            <w:r w:rsidRPr="00977EA3">
              <w:rPr>
                <w:iCs/>
                <w:noProof w:val="0"/>
                <w:sz w:val="16"/>
                <w:szCs w:val="16"/>
              </w:rPr>
              <w:t>This element is required, if known:</w:t>
            </w:r>
          </w:p>
          <w:p w14:paraId="0E2DB743" w14:textId="77777777" w:rsidR="00B91EBE" w:rsidRPr="00977EA3" w:rsidRDefault="00B91EBE" w:rsidP="00B91EBE">
            <w:pPr>
              <w:pStyle w:val="TableEntry"/>
              <w:rPr>
                <w:iCs/>
                <w:noProof w:val="0"/>
                <w:sz w:val="16"/>
                <w:szCs w:val="16"/>
              </w:rPr>
            </w:pPr>
            <w:r w:rsidRPr="00977EA3">
              <w:rPr>
                <w:iCs/>
                <w:noProof w:val="0"/>
                <w:sz w:val="16"/>
                <w:szCs w:val="16"/>
              </w:rPr>
              <w:t>Type: “urn:ihe:iti:xca:2010:homeCommunityId” (literal string)</w:t>
            </w:r>
          </w:p>
          <w:p w14:paraId="139F0665" w14:textId="0ADC37B2" w:rsidR="006E7B7A" w:rsidRPr="00977EA3" w:rsidRDefault="00B91EBE" w:rsidP="00B91EBE">
            <w:pPr>
              <w:pStyle w:val="TableEntry"/>
              <w:rPr>
                <w:i/>
                <w:iCs/>
                <w:noProof w:val="0"/>
                <w:sz w:val="16"/>
                <w:szCs w:val="16"/>
              </w:rPr>
            </w:pPr>
            <w:r w:rsidRPr="00977EA3">
              <w:rPr>
                <w:iCs/>
                <w:noProof w:val="0"/>
                <w:sz w:val="16"/>
                <w:szCs w:val="16"/>
              </w:rPr>
              <w:t xml:space="preserve">Value: value of the </w:t>
            </w:r>
            <w:proofErr w:type="spellStart"/>
            <w:r w:rsidRPr="00977EA3">
              <w:rPr>
                <w:iCs/>
                <w:noProof w:val="0"/>
                <w:sz w:val="16"/>
                <w:szCs w:val="16"/>
              </w:rPr>
              <w:t>homeCommunityId</w:t>
            </w:r>
            <w:proofErr w:type="spellEnd"/>
          </w:p>
        </w:tc>
      </w:tr>
    </w:tbl>
    <w:p w14:paraId="6270F26F" w14:textId="77777777" w:rsidR="006E7B7A" w:rsidRPr="00977EA3" w:rsidRDefault="006E7B7A" w:rsidP="006E7B7A">
      <w:pPr>
        <w:pStyle w:val="Corpotesto"/>
      </w:pPr>
      <w:bookmarkStart w:id="3829" w:name="_Toc231117745"/>
      <w:bookmarkStart w:id="3830" w:name="_Toc363803068"/>
      <w:bookmarkStart w:id="3831" w:name="_GoBack"/>
      <w:bookmarkEnd w:id="3831"/>
    </w:p>
    <w:p w14:paraId="2211747A" w14:textId="77777777" w:rsidR="006E7B7A" w:rsidRPr="00977EA3" w:rsidRDefault="006E7B7A" w:rsidP="006E7B7A">
      <w:pPr>
        <w:pStyle w:val="Titolo5"/>
        <w:numPr>
          <w:ilvl w:val="0"/>
          <w:numId w:val="0"/>
        </w:numPr>
        <w:rPr>
          <w:noProof w:val="0"/>
        </w:rPr>
      </w:pPr>
      <w:r w:rsidRPr="00977EA3">
        <w:rPr>
          <w:noProof w:val="0"/>
        </w:rPr>
        <w:t>3.53.5.1.2 Document Metadata Notification Broker audit message:</w:t>
      </w:r>
      <w:bookmarkEnd w:id="3829"/>
      <w:bookmarkEnd w:id="383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4D564D04" w14:textId="77777777" w:rsidTr="008E3CF3">
        <w:trPr>
          <w:cantSplit/>
        </w:trPr>
        <w:tc>
          <w:tcPr>
            <w:tcW w:w="1458" w:type="dxa"/>
            <w:tcBorders>
              <w:bottom w:val="single" w:sz="4" w:space="0" w:color="auto"/>
            </w:tcBorders>
            <w:textDirection w:val="btLr"/>
            <w:vAlign w:val="center"/>
          </w:tcPr>
          <w:p w14:paraId="12AE323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3FC9C6F8"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3AE2E126" w14:textId="77777777" w:rsidR="006E7B7A" w:rsidRPr="00977EA3" w:rsidRDefault="006E7B7A" w:rsidP="008E3CF3">
            <w:pPr>
              <w:pStyle w:val="TableEntryHeader"/>
              <w:rPr>
                <w:noProof w:val="0"/>
                <w:kern w:val="28"/>
              </w:rPr>
            </w:pPr>
            <w:proofErr w:type="spellStart"/>
            <w:r w:rsidRPr="00977EA3">
              <w:rPr>
                <w:noProof w:val="0"/>
              </w:rPr>
              <w:t>Opt</w:t>
            </w:r>
            <w:proofErr w:type="spellEnd"/>
          </w:p>
        </w:tc>
        <w:tc>
          <w:tcPr>
            <w:tcW w:w="4878" w:type="dxa"/>
            <w:tcBorders>
              <w:bottom w:val="single" w:sz="4" w:space="0" w:color="auto"/>
            </w:tcBorders>
            <w:vAlign w:val="center"/>
          </w:tcPr>
          <w:p w14:paraId="2CE44C77"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6D257D73" w14:textId="77777777" w:rsidTr="008E3CF3">
        <w:trPr>
          <w:cantSplit/>
        </w:trPr>
        <w:tc>
          <w:tcPr>
            <w:tcW w:w="1458" w:type="dxa"/>
            <w:vMerge w:val="restart"/>
            <w:tcBorders>
              <w:top w:val="single" w:sz="4" w:space="0" w:color="auto"/>
            </w:tcBorders>
          </w:tcPr>
          <w:p w14:paraId="02D57FDA" w14:textId="77777777" w:rsidR="006E7B7A" w:rsidRPr="00977EA3" w:rsidRDefault="006E7B7A" w:rsidP="008E3CF3">
            <w:pPr>
              <w:pStyle w:val="TableEntryHeader"/>
              <w:rPr>
                <w:noProof w:val="0"/>
              </w:rPr>
            </w:pPr>
            <w:r w:rsidRPr="00977EA3">
              <w:rPr>
                <w:noProof w:val="0"/>
              </w:rPr>
              <w:t>Event</w:t>
            </w:r>
          </w:p>
          <w:p w14:paraId="5396892A"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tcBorders>
              <w:top w:val="single" w:sz="4" w:space="0" w:color="auto"/>
            </w:tcBorders>
            <w:vAlign w:val="center"/>
          </w:tcPr>
          <w:p w14:paraId="5118E83A" w14:textId="77777777" w:rsidR="006E7B7A" w:rsidRPr="00977EA3" w:rsidRDefault="006E7B7A" w:rsidP="008E3CF3">
            <w:pPr>
              <w:pStyle w:val="TableEntry"/>
              <w:rPr>
                <w:noProof w:val="0"/>
                <w:sz w:val="16"/>
                <w:szCs w:val="16"/>
              </w:rPr>
            </w:pPr>
            <w:proofErr w:type="spellStart"/>
            <w:r w:rsidRPr="00977EA3">
              <w:rPr>
                <w:noProof w:val="0"/>
                <w:sz w:val="16"/>
                <w:szCs w:val="16"/>
              </w:rPr>
              <w:t>EventID</w:t>
            </w:r>
            <w:proofErr w:type="spellEnd"/>
          </w:p>
        </w:tc>
        <w:tc>
          <w:tcPr>
            <w:tcW w:w="720" w:type="dxa"/>
            <w:tcBorders>
              <w:top w:val="single" w:sz="4" w:space="0" w:color="auto"/>
            </w:tcBorders>
            <w:vAlign w:val="center"/>
          </w:tcPr>
          <w:p w14:paraId="4391CCF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B71F088" w14:textId="77777777" w:rsidR="006E7B7A" w:rsidRPr="00977EA3" w:rsidRDefault="006E7B7A" w:rsidP="008E3CF3">
            <w:pPr>
              <w:pStyle w:val="TableEntry"/>
              <w:rPr>
                <w:noProof w:val="0"/>
                <w:sz w:val="16"/>
                <w:szCs w:val="16"/>
              </w:rPr>
            </w:pPr>
            <w:r w:rsidRPr="00977EA3">
              <w:rPr>
                <w:noProof w:val="0"/>
                <w:sz w:val="16"/>
                <w:szCs w:val="16"/>
              </w:rPr>
              <w:t>EV(110106, DCM, “Export”)</w:t>
            </w:r>
          </w:p>
        </w:tc>
      </w:tr>
      <w:tr w:rsidR="006E7B7A" w:rsidRPr="00977EA3" w14:paraId="03F254CD" w14:textId="77777777" w:rsidTr="008E3CF3">
        <w:trPr>
          <w:cantSplit/>
        </w:trPr>
        <w:tc>
          <w:tcPr>
            <w:tcW w:w="1458" w:type="dxa"/>
            <w:vMerge/>
            <w:vAlign w:val="center"/>
          </w:tcPr>
          <w:p w14:paraId="524AA222" w14:textId="77777777" w:rsidR="006E7B7A" w:rsidRPr="00977EA3" w:rsidRDefault="006E7B7A" w:rsidP="008E3CF3">
            <w:pPr>
              <w:pStyle w:val="TableLabel"/>
              <w:rPr>
                <w:noProof w:val="0"/>
                <w:sz w:val="16"/>
              </w:rPr>
            </w:pPr>
          </w:p>
        </w:tc>
        <w:tc>
          <w:tcPr>
            <w:tcW w:w="2610" w:type="dxa"/>
            <w:vAlign w:val="center"/>
          </w:tcPr>
          <w:p w14:paraId="143AC7D9" w14:textId="77777777" w:rsidR="006E7B7A" w:rsidRPr="00977EA3" w:rsidRDefault="006E7B7A" w:rsidP="008E3CF3">
            <w:pPr>
              <w:pStyle w:val="TableEntry"/>
              <w:rPr>
                <w:noProof w:val="0"/>
                <w:sz w:val="16"/>
                <w:szCs w:val="16"/>
              </w:rPr>
            </w:pPr>
            <w:proofErr w:type="spellStart"/>
            <w:r w:rsidRPr="00977EA3">
              <w:rPr>
                <w:noProof w:val="0"/>
                <w:sz w:val="16"/>
                <w:szCs w:val="16"/>
              </w:rPr>
              <w:t>EventActionCode</w:t>
            </w:r>
            <w:proofErr w:type="spellEnd"/>
          </w:p>
        </w:tc>
        <w:tc>
          <w:tcPr>
            <w:tcW w:w="720" w:type="dxa"/>
            <w:vAlign w:val="center"/>
          </w:tcPr>
          <w:p w14:paraId="2E118CF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725A0EAF" w14:textId="77777777" w:rsidR="006E7B7A" w:rsidRPr="00977EA3" w:rsidRDefault="006E7B7A" w:rsidP="008E3CF3">
            <w:pPr>
              <w:pStyle w:val="TableEntry"/>
              <w:rPr>
                <w:noProof w:val="0"/>
                <w:sz w:val="16"/>
                <w:szCs w:val="16"/>
              </w:rPr>
            </w:pPr>
            <w:r w:rsidRPr="00977EA3">
              <w:rPr>
                <w:noProof w:val="0"/>
                <w:sz w:val="16"/>
                <w:szCs w:val="16"/>
              </w:rPr>
              <w:t xml:space="preserve">“R” (Read) </w:t>
            </w:r>
          </w:p>
        </w:tc>
      </w:tr>
      <w:tr w:rsidR="006E7B7A" w:rsidRPr="00977EA3" w14:paraId="3AFF9E01" w14:textId="77777777" w:rsidTr="008E3CF3">
        <w:trPr>
          <w:cantSplit/>
        </w:trPr>
        <w:tc>
          <w:tcPr>
            <w:tcW w:w="1458" w:type="dxa"/>
            <w:vMerge/>
            <w:vAlign w:val="center"/>
          </w:tcPr>
          <w:p w14:paraId="02ABEE74" w14:textId="77777777" w:rsidR="006E7B7A" w:rsidRPr="00977EA3" w:rsidRDefault="006E7B7A" w:rsidP="008E3CF3">
            <w:pPr>
              <w:pStyle w:val="TableLabel"/>
              <w:rPr>
                <w:noProof w:val="0"/>
                <w:sz w:val="16"/>
              </w:rPr>
            </w:pPr>
          </w:p>
        </w:tc>
        <w:tc>
          <w:tcPr>
            <w:tcW w:w="2610" w:type="dxa"/>
            <w:vAlign w:val="center"/>
          </w:tcPr>
          <w:p w14:paraId="18E7918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EventDateTime</w:t>
            </w:r>
            <w:proofErr w:type="spellEnd"/>
          </w:p>
        </w:tc>
        <w:tc>
          <w:tcPr>
            <w:tcW w:w="720" w:type="dxa"/>
            <w:vAlign w:val="center"/>
          </w:tcPr>
          <w:p w14:paraId="06C713DC"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E51964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FF23C3D" w14:textId="77777777" w:rsidTr="008E3CF3">
        <w:trPr>
          <w:cantSplit/>
        </w:trPr>
        <w:tc>
          <w:tcPr>
            <w:tcW w:w="1458" w:type="dxa"/>
            <w:vMerge/>
            <w:vAlign w:val="center"/>
          </w:tcPr>
          <w:p w14:paraId="7B5D4F45" w14:textId="77777777" w:rsidR="006E7B7A" w:rsidRPr="00977EA3" w:rsidRDefault="006E7B7A" w:rsidP="008E3CF3">
            <w:pPr>
              <w:pStyle w:val="TableLabel"/>
              <w:rPr>
                <w:noProof w:val="0"/>
                <w:sz w:val="16"/>
              </w:rPr>
            </w:pPr>
          </w:p>
        </w:tc>
        <w:tc>
          <w:tcPr>
            <w:tcW w:w="2610" w:type="dxa"/>
            <w:vAlign w:val="center"/>
          </w:tcPr>
          <w:p w14:paraId="45B71223"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EventOutcomeIndicator</w:t>
            </w:r>
            <w:proofErr w:type="spellEnd"/>
          </w:p>
        </w:tc>
        <w:tc>
          <w:tcPr>
            <w:tcW w:w="720" w:type="dxa"/>
            <w:vAlign w:val="center"/>
          </w:tcPr>
          <w:p w14:paraId="1B3F9D29"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727CFC9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88A8A1D" w14:textId="77777777" w:rsidTr="008E3CF3">
        <w:trPr>
          <w:cantSplit/>
        </w:trPr>
        <w:tc>
          <w:tcPr>
            <w:tcW w:w="1458" w:type="dxa"/>
            <w:vMerge/>
            <w:tcBorders>
              <w:bottom w:val="single" w:sz="4" w:space="0" w:color="auto"/>
            </w:tcBorders>
            <w:vAlign w:val="center"/>
          </w:tcPr>
          <w:p w14:paraId="4AFDC9D9"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053573EF" w14:textId="77777777" w:rsidR="006E7B7A" w:rsidRPr="00977EA3" w:rsidRDefault="006E7B7A" w:rsidP="008E3CF3">
            <w:pPr>
              <w:pStyle w:val="TableEntry"/>
              <w:rPr>
                <w:noProof w:val="0"/>
                <w:sz w:val="16"/>
                <w:szCs w:val="16"/>
              </w:rPr>
            </w:pPr>
            <w:proofErr w:type="spellStart"/>
            <w:r w:rsidRPr="00977EA3">
              <w:rPr>
                <w:noProof w:val="0"/>
                <w:sz w:val="16"/>
                <w:szCs w:val="16"/>
              </w:rPr>
              <w:t>EventTypeCode</w:t>
            </w:r>
            <w:proofErr w:type="spellEnd"/>
          </w:p>
        </w:tc>
        <w:tc>
          <w:tcPr>
            <w:tcW w:w="720" w:type="dxa"/>
            <w:tcBorders>
              <w:bottom w:val="single" w:sz="4" w:space="0" w:color="auto"/>
            </w:tcBorders>
            <w:vAlign w:val="center"/>
          </w:tcPr>
          <w:p w14:paraId="6EAD531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0A598D33" w14:textId="77777777" w:rsidR="006E7B7A" w:rsidRPr="00977EA3" w:rsidRDefault="006E7B7A" w:rsidP="008E3CF3">
            <w:pPr>
              <w:pStyle w:val="TableEntry"/>
              <w:rPr>
                <w:noProof w:val="0"/>
                <w:sz w:val="16"/>
                <w:szCs w:val="16"/>
              </w:rPr>
            </w:pPr>
            <w:r w:rsidRPr="00977EA3">
              <w:rPr>
                <w:noProof w:val="0"/>
                <w:sz w:val="16"/>
                <w:szCs w:val="16"/>
              </w:rPr>
              <w:t>EV(“ITI-53”, “IHE Transactions”, “Document Metadata Notify”)</w:t>
            </w:r>
          </w:p>
        </w:tc>
      </w:tr>
      <w:tr w:rsidR="006E7B7A" w:rsidRPr="00977EA3" w14:paraId="0B1F15B9" w14:textId="77777777" w:rsidTr="008E3CF3">
        <w:trPr>
          <w:cantSplit/>
        </w:trPr>
        <w:tc>
          <w:tcPr>
            <w:tcW w:w="9666" w:type="dxa"/>
            <w:gridSpan w:val="4"/>
            <w:tcBorders>
              <w:bottom w:val="single" w:sz="4" w:space="0" w:color="auto"/>
            </w:tcBorders>
          </w:tcPr>
          <w:p w14:paraId="65E130EE" w14:textId="77777777" w:rsidR="006E7B7A" w:rsidRPr="00977EA3" w:rsidRDefault="006E7B7A" w:rsidP="008E3CF3">
            <w:pPr>
              <w:pStyle w:val="TableEntry"/>
              <w:rPr>
                <w:bCs/>
                <w:noProof w:val="0"/>
              </w:rPr>
            </w:pPr>
            <w:r w:rsidRPr="00977EA3">
              <w:rPr>
                <w:bCs/>
                <w:noProof w:val="0"/>
              </w:rPr>
              <w:t>Source (Document Metadata Notification Broker) (1)</w:t>
            </w:r>
          </w:p>
        </w:tc>
      </w:tr>
      <w:tr w:rsidR="006E7B7A" w:rsidRPr="00977EA3" w14:paraId="509EB191" w14:textId="77777777" w:rsidTr="008E3CF3">
        <w:trPr>
          <w:cantSplit/>
        </w:trPr>
        <w:tc>
          <w:tcPr>
            <w:tcW w:w="9666" w:type="dxa"/>
            <w:gridSpan w:val="4"/>
            <w:tcBorders>
              <w:bottom w:val="single" w:sz="4" w:space="0" w:color="auto"/>
            </w:tcBorders>
          </w:tcPr>
          <w:p w14:paraId="429105F7" w14:textId="77777777" w:rsidR="006E7B7A" w:rsidRPr="00977EA3" w:rsidRDefault="006E7B7A" w:rsidP="008E3CF3">
            <w:pPr>
              <w:pStyle w:val="TableEntry"/>
              <w:rPr>
                <w:bCs/>
                <w:noProof w:val="0"/>
              </w:rPr>
            </w:pPr>
            <w:r w:rsidRPr="00977EA3">
              <w:rPr>
                <w:bCs/>
                <w:noProof w:val="0"/>
              </w:rPr>
              <w:t>Destination (Document Metadata Notification Recipient) (1)</w:t>
            </w:r>
          </w:p>
        </w:tc>
      </w:tr>
      <w:tr w:rsidR="006E7B7A" w:rsidRPr="00977EA3" w14:paraId="1D3BF323" w14:textId="77777777" w:rsidTr="008E3CF3">
        <w:trPr>
          <w:cantSplit/>
        </w:trPr>
        <w:tc>
          <w:tcPr>
            <w:tcW w:w="9666" w:type="dxa"/>
            <w:gridSpan w:val="4"/>
            <w:tcBorders>
              <w:bottom w:val="single" w:sz="4" w:space="0" w:color="auto"/>
            </w:tcBorders>
          </w:tcPr>
          <w:p w14:paraId="730EE389"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6E7B7A" w:rsidRPr="00977EA3" w14:paraId="1E821887"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EB3CA4" w14:textId="5F062E71" w:rsidR="006E7B7A" w:rsidRPr="00977EA3" w:rsidRDefault="006E7B7A" w:rsidP="008E3CF3">
            <w:pPr>
              <w:pStyle w:val="TableEntry"/>
              <w:rPr>
                <w:bCs/>
                <w:noProof w:val="0"/>
              </w:rPr>
            </w:pPr>
            <w:proofErr w:type="spellStart"/>
            <w:r w:rsidRPr="00977EA3">
              <w:rPr>
                <w:bCs/>
                <w:noProof w:val="0"/>
              </w:rPr>
              <w:lastRenderedPageBreak/>
              <w:t>Document</w:t>
            </w:r>
            <w:r w:rsidR="00CF1E2E" w:rsidRPr="00977EA3">
              <w:rPr>
                <w:bCs/>
                <w:noProof w:val="0"/>
              </w:rPr>
              <w:t>Entry</w:t>
            </w:r>
            <w:proofErr w:type="spellEnd"/>
            <w:r w:rsidR="00CF1E2E" w:rsidRPr="00977EA3">
              <w:rPr>
                <w:bCs/>
                <w:noProof w:val="0"/>
              </w:rPr>
              <w:t>/</w:t>
            </w:r>
            <w:proofErr w:type="spellStart"/>
            <w:r w:rsidR="00CF1E2E" w:rsidRPr="00977EA3">
              <w:rPr>
                <w:bCs/>
                <w:noProof w:val="0"/>
              </w:rPr>
              <w:t>SubmissionSet</w:t>
            </w:r>
            <w:proofErr w:type="spellEnd"/>
            <w:r w:rsidRPr="00977EA3">
              <w:rPr>
                <w:bCs/>
                <w:noProof w:val="0"/>
              </w:rPr>
              <w:t xml:space="preserve"> (1..n) </w:t>
            </w:r>
          </w:p>
        </w:tc>
      </w:tr>
    </w:tbl>
    <w:p w14:paraId="418D0AE2" w14:textId="77777777" w:rsidR="006E7B7A" w:rsidRPr="00977EA3" w:rsidRDefault="006E7B7A" w:rsidP="006E7B7A">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15B072D" w14:textId="77777777" w:rsidTr="008E3CF3">
        <w:trPr>
          <w:cantSplit/>
        </w:trPr>
        <w:tc>
          <w:tcPr>
            <w:tcW w:w="1548" w:type="dxa"/>
            <w:vMerge w:val="restart"/>
            <w:tcBorders>
              <w:top w:val="single" w:sz="4" w:space="0" w:color="auto"/>
            </w:tcBorders>
          </w:tcPr>
          <w:p w14:paraId="5AE769D3" w14:textId="77777777" w:rsidR="006E7B7A" w:rsidRPr="00977EA3" w:rsidRDefault="006E7B7A" w:rsidP="008E3CF3">
            <w:pPr>
              <w:pStyle w:val="TableEntryHeader"/>
              <w:rPr>
                <w:noProof w:val="0"/>
              </w:rPr>
            </w:pPr>
            <w:r w:rsidRPr="00977EA3">
              <w:rPr>
                <w:noProof w:val="0"/>
              </w:rPr>
              <w:t>Source</w:t>
            </w:r>
          </w:p>
          <w:p w14:paraId="7AD3A8CD"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tcBorders>
              <w:top w:val="single" w:sz="4" w:space="0" w:color="auto"/>
            </w:tcBorders>
            <w:vAlign w:val="center"/>
          </w:tcPr>
          <w:p w14:paraId="24FFC8EB"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tcBorders>
              <w:top w:val="single" w:sz="4" w:space="0" w:color="auto"/>
            </w:tcBorders>
            <w:vAlign w:val="center"/>
          </w:tcPr>
          <w:p w14:paraId="03CBB05F" w14:textId="77777777" w:rsidR="006E7B7A" w:rsidRPr="00977EA3" w:rsidRDefault="006E7B7A" w:rsidP="008E3CF3">
            <w:pPr>
              <w:pStyle w:val="TableEntry"/>
              <w:jc w:val="center"/>
              <w:rPr>
                <w:i/>
                <w:iCs/>
                <w:noProof w:val="0"/>
                <w:sz w:val="16"/>
                <w:szCs w:val="16"/>
              </w:rPr>
            </w:pPr>
            <w:r w:rsidRPr="00977EA3">
              <w:rPr>
                <w:noProof w:val="0"/>
                <w:sz w:val="16"/>
                <w:szCs w:val="16"/>
              </w:rPr>
              <w:t>M</w:t>
            </w:r>
          </w:p>
        </w:tc>
        <w:tc>
          <w:tcPr>
            <w:tcW w:w="4968" w:type="dxa"/>
            <w:tcBorders>
              <w:top w:val="single" w:sz="4" w:space="0" w:color="auto"/>
            </w:tcBorders>
            <w:vAlign w:val="center"/>
          </w:tcPr>
          <w:p w14:paraId="3839ED8D" w14:textId="77777777" w:rsidR="006E7B7A" w:rsidRPr="00977EA3" w:rsidRDefault="006E7B7A" w:rsidP="008E3CF3">
            <w:pPr>
              <w:pStyle w:val="TableEntry"/>
              <w:rPr>
                <w:noProof w:val="0"/>
                <w:sz w:val="16"/>
                <w:szCs w:val="16"/>
              </w:rPr>
            </w:pPr>
            <w:r w:rsidRPr="00977EA3">
              <w:rPr>
                <w:noProof w:val="0"/>
                <w:sz w:val="16"/>
                <w:szCs w:val="16"/>
              </w:rPr>
              <w:t>When WS-Addressing is used: &lt;From/&gt;</w:t>
            </w:r>
          </w:p>
        </w:tc>
      </w:tr>
      <w:tr w:rsidR="006E7B7A" w:rsidRPr="00977EA3" w14:paraId="2F9453E9" w14:textId="77777777" w:rsidTr="008E3CF3">
        <w:trPr>
          <w:cantSplit/>
        </w:trPr>
        <w:tc>
          <w:tcPr>
            <w:tcW w:w="1548" w:type="dxa"/>
            <w:vMerge/>
            <w:textDirection w:val="btLr"/>
            <w:vAlign w:val="center"/>
          </w:tcPr>
          <w:p w14:paraId="3C2F11BB" w14:textId="77777777" w:rsidR="006E7B7A" w:rsidRPr="00977EA3" w:rsidRDefault="006E7B7A" w:rsidP="008E3CF3">
            <w:pPr>
              <w:pStyle w:val="TableLabel"/>
              <w:rPr>
                <w:noProof w:val="0"/>
                <w:sz w:val="16"/>
              </w:rPr>
            </w:pPr>
          </w:p>
        </w:tc>
        <w:tc>
          <w:tcPr>
            <w:tcW w:w="2520" w:type="dxa"/>
            <w:vAlign w:val="center"/>
          </w:tcPr>
          <w:p w14:paraId="74C7F83D" w14:textId="77777777" w:rsidR="006E7B7A" w:rsidRPr="00977EA3" w:rsidRDefault="006E7B7A" w:rsidP="008E3CF3">
            <w:pPr>
              <w:pStyle w:val="TableEntry"/>
              <w:rPr>
                <w:noProof w:val="0"/>
                <w:sz w:val="16"/>
                <w:szCs w:val="16"/>
              </w:rPr>
            </w:pPr>
            <w:proofErr w:type="spellStart"/>
            <w:r w:rsidRPr="00977EA3">
              <w:rPr>
                <w:noProof w:val="0"/>
                <w:sz w:val="16"/>
                <w:szCs w:val="16"/>
              </w:rPr>
              <w:t>AlternativeUserID</w:t>
            </w:r>
            <w:proofErr w:type="spellEnd"/>
          </w:p>
        </w:tc>
        <w:tc>
          <w:tcPr>
            <w:tcW w:w="630" w:type="dxa"/>
            <w:vAlign w:val="center"/>
          </w:tcPr>
          <w:p w14:paraId="368B3D0A" w14:textId="77777777" w:rsidR="006E7B7A" w:rsidRPr="00977EA3" w:rsidRDefault="006E7B7A" w:rsidP="008E3CF3">
            <w:pPr>
              <w:pStyle w:val="TableEntry"/>
              <w:jc w:val="center"/>
              <w:rPr>
                <w:i/>
                <w:iCs/>
                <w:noProof w:val="0"/>
                <w:sz w:val="16"/>
                <w:szCs w:val="16"/>
              </w:rPr>
            </w:pPr>
            <w:r w:rsidRPr="00977EA3">
              <w:rPr>
                <w:noProof w:val="0"/>
                <w:sz w:val="16"/>
                <w:szCs w:val="16"/>
              </w:rPr>
              <w:t>M</w:t>
            </w:r>
          </w:p>
        </w:tc>
        <w:tc>
          <w:tcPr>
            <w:tcW w:w="4968" w:type="dxa"/>
            <w:vAlign w:val="center"/>
          </w:tcPr>
          <w:p w14:paraId="16B16C4C" w14:textId="77777777" w:rsidR="006E7B7A" w:rsidRPr="00977EA3" w:rsidRDefault="006E7B7A" w:rsidP="008E3CF3">
            <w:pPr>
              <w:pStyle w:val="TableEntry"/>
              <w:rPr>
                <w:noProof w:val="0"/>
                <w:sz w:val="16"/>
                <w:szCs w:val="16"/>
              </w:rPr>
            </w:pPr>
            <w:r w:rsidRPr="00977EA3">
              <w:rPr>
                <w:noProof w:val="0"/>
                <w:sz w:val="16"/>
                <w:szCs w:val="16"/>
              </w:rPr>
              <w:t>the process ID as used within the local operating system in the local system logs.</w:t>
            </w:r>
          </w:p>
        </w:tc>
      </w:tr>
      <w:tr w:rsidR="006E7B7A" w:rsidRPr="00977EA3" w14:paraId="0209E859" w14:textId="77777777" w:rsidTr="008E3CF3">
        <w:trPr>
          <w:cantSplit/>
        </w:trPr>
        <w:tc>
          <w:tcPr>
            <w:tcW w:w="1548" w:type="dxa"/>
            <w:vMerge/>
            <w:textDirection w:val="btLr"/>
            <w:vAlign w:val="center"/>
          </w:tcPr>
          <w:p w14:paraId="6863E33D" w14:textId="77777777" w:rsidR="006E7B7A" w:rsidRPr="00977EA3" w:rsidRDefault="006E7B7A" w:rsidP="008E3CF3">
            <w:pPr>
              <w:pStyle w:val="TableLabel"/>
              <w:rPr>
                <w:noProof w:val="0"/>
                <w:sz w:val="16"/>
              </w:rPr>
            </w:pPr>
          </w:p>
        </w:tc>
        <w:tc>
          <w:tcPr>
            <w:tcW w:w="2520" w:type="dxa"/>
            <w:vAlign w:val="center"/>
          </w:tcPr>
          <w:p w14:paraId="5B1193F1"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4C657D4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C833EB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EADE7BB" w14:textId="77777777" w:rsidTr="008E3CF3">
        <w:trPr>
          <w:cantSplit/>
        </w:trPr>
        <w:tc>
          <w:tcPr>
            <w:tcW w:w="1548" w:type="dxa"/>
            <w:vMerge/>
            <w:textDirection w:val="btLr"/>
            <w:vAlign w:val="center"/>
          </w:tcPr>
          <w:p w14:paraId="5123472B" w14:textId="77777777" w:rsidR="006E7B7A" w:rsidRPr="00977EA3" w:rsidRDefault="006E7B7A" w:rsidP="008E3CF3">
            <w:pPr>
              <w:pStyle w:val="TableLabel"/>
              <w:rPr>
                <w:noProof w:val="0"/>
                <w:sz w:val="16"/>
              </w:rPr>
            </w:pPr>
          </w:p>
        </w:tc>
        <w:tc>
          <w:tcPr>
            <w:tcW w:w="2520" w:type="dxa"/>
            <w:vAlign w:val="center"/>
          </w:tcPr>
          <w:p w14:paraId="516E163D"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0757F5E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482882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F90281" w14:textId="77777777" w:rsidTr="008E3CF3">
        <w:trPr>
          <w:cantSplit/>
        </w:trPr>
        <w:tc>
          <w:tcPr>
            <w:tcW w:w="1548" w:type="dxa"/>
            <w:vMerge/>
            <w:textDirection w:val="btLr"/>
            <w:vAlign w:val="center"/>
          </w:tcPr>
          <w:p w14:paraId="609FC72D" w14:textId="77777777" w:rsidR="006E7B7A" w:rsidRPr="00977EA3" w:rsidRDefault="006E7B7A" w:rsidP="008E3CF3">
            <w:pPr>
              <w:pStyle w:val="TableLabel"/>
              <w:rPr>
                <w:noProof w:val="0"/>
                <w:sz w:val="16"/>
              </w:rPr>
            </w:pPr>
          </w:p>
        </w:tc>
        <w:tc>
          <w:tcPr>
            <w:tcW w:w="2520" w:type="dxa"/>
            <w:vAlign w:val="center"/>
          </w:tcPr>
          <w:p w14:paraId="6CA8E5CF"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2685159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A99D7CF"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5F6A5C31" w14:textId="77777777" w:rsidTr="008E3CF3">
        <w:trPr>
          <w:cantSplit/>
        </w:trPr>
        <w:tc>
          <w:tcPr>
            <w:tcW w:w="1548" w:type="dxa"/>
            <w:vMerge/>
            <w:textDirection w:val="btLr"/>
            <w:vAlign w:val="center"/>
          </w:tcPr>
          <w:p w14:paraId="1DE1F4B1" w14:textId="77777777" w:rsidR="006E7B7A" w:rsidRPr="00977EA3" w:rsidRDefault="006E7B7A" w:rsidP="008E3CF3">
            <w:pPr>
              <w:pStyle w:val="TableLabel"/>
              <w:rPr>
                <w:noProof w:val="0"/>
                <w:sz w:val="16"/>
              </w:rPr>
            </w:pPr>
          </w:p>
        </w:tc>
        <w:tc>
          <w:tcPr>
            <w:tcW w:w="2520" w:type="dxa"/>
            <w:vAlign w:val="center"/>
          </w:tcPr>
          <w:p w14:paraId="0074FE60"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234F54B6"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3571878F"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8552A74" w14:textId="77777777" w:rsidTr="008E3CF3">
        <w:trPr>
          <w:cantSplit/>
        </w:trPr>
        <w:tc>
          <w:tcPr>
            <w:tcW w:w="1548" w:type="dxa"/>
            <w:vMerge/>
            <w:textDirection w:val="btLr"/>
            <w:vAlign w:val="center"/>
          </w:tcPr>
          <w:p w14:paraId="0E5FA0DD" w14:textId="77777777" w:rsidR="006E7B7A" w:rsidRPr="00977EA3" w:rsidRDefault="006E7B7A" w:rsidP="008E3CF3">
            <w:pPr>
              <w:pStyle w:val="TableLabel"/>
              <w:rPr>
                <w:noProof w:val="0"/>
                <w:sz w:val="16"/>
              </w:rPr>
            </w:pPr>
          </w:p>
        </w:tc>
        <w:tc>
          <w:tcPr>
            <w:tcW w:w="2520" w:type="dxa"/>
            <w:vAlign w:val="center"/>
          </w:tcPr>
          <w:p w14:paraId="05AB08B1"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0D792FF1"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D30E885"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64A92F5" w14:textId="77777777" w:rsidR="006E7B7A" w:rsidRPr="00977EA3" w:rsidRDefault="006E7B7A"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59150E0" w14:textId="77777777" w:rsidTr="008E3CF3">
        <w:trPr>
          <w:cantSplit/>
        </w:trPr>
        <w:tc>
          <w:tcPr>
            <w:tcW w:w="1548" w:type="dxa"/>
            <w:vMerge w:val="restart"/>
          </w:tcPr>
          <w:p w14:paraId="05F4B3A6" w14:textId="77777777" w:rsidR="006E7B7A" w:rsidRPr="00977EA3" w:rsidRDefault="006E7B7A" w:rsidP="008E3CF3">
            <w:pPr>
              <w:pStyle w:val="TableEntryHeader"/>
              <w:rPr>
                <w:noProof w:val="0"/>
              </w:rPr>
            </w:pPr>
            <w:r w:rsidRPr="00977EA3">
              <w:rPr>
                <w:noProof w:val="0"/>
              </w:rPr>
              <w:t>Destination</w:t>
            </w:r>
          </w:p>
          <w:p w14:paraId="179C9756"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D668246" w14:textId="77777777" w:rsidR="006E7B7A" w:rsidRPr="00977EA3" w:rsidRDefault="006E7B7A" w:rsidP="008E3CF3">
            <w:pPr>
              <w:pStyle w:val="TableEntry"/>
              <w:rPr>
                <w:i/>
                <w:noProof w:val="0"/>
                <w:sz w:val="16"/>
                <w:szCs w:val="16"/>
              </w:rPr>
            </w:pPr>
            <w:proofErr w:type="spellStart"/>
            <w:r w:rsidRPr="00977EA3">
              <w:rPr>
                <w:i/>
                <w:noProof w:val="0"/>
                <w:sz w:val="16"/>
                <w:szCs w:val="16"/>
              </w:rPr>
              <w:t>UserID</w:t>
            </w:r>
            <w:proofErr w:type="spellEnd"/>
          </w:p>
        </w:tc>
        <w:tc>
          <w:tcPr>
            <w:tcW w:w="630" w:type="dxa"/>
            <w:vAlign w:val="center"/>
          </w:tcPr>
          <w:p w14:paraId="10A0B4F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04A184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8E6D18C" w14:textId="77777777" w:rsidTr="008E3CF3">
        <w:trPr>
          <w:cantSplit/>
        </w:trPr>
        <w:tc>
          <w:tcPr>
            <w:tcW w:w="1548" w:type="dxa"/>
            <w:vMerge/>
            <w:textDirection w:val="btLr"/>
            <w:vAlign w:val="center"/>
          </w:tcPr>
          <w:p w14:paraId="22D8845C" w14:textId="77777777" w:rsidR="006E7B7A" w:rsidRPr="00977EA3" w:rsidRDefault="006E7B7A" w:rsidP="008E3CF3">
            <w:pPr>
              <w:pStyle w:val="TableLabel"/>
              <w:rPr>
                <w:noProof w:val="0"/>
                <w:sz w:val="16"/>
              </w:rPr>
            </w:pPr>
          </w:p>
        </w:tc>
        <w:tc>
          <w:tcPr>
            <w:tcW w:w="2520" w:type="dxa"/>
            <w:vAlign w:val="center"/>
          </w:tcPr>
          <w:p w14:paraId="675A7D4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158443E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2D3F6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B03F1B8" w14:textId="77777777" w:rsidTr="008E3CF3">
        <w:trPr>
          <w:cantSplit/>
        </w:trPr>
        <w:tc>
          <w:tcPr>
            <w:tcW w:w="1548" w:type="dxa"/>
            <w:vMerge/>
            <w:textDirection w:val="btLr"/>
            <w:vAlign w:val="center"/>
          </w:tcPr>
          <w:p w14:paraId="4A01D45B" w14:textId="77777777" w:rsidR="006E7B7A" w:rsidRPr="00977EA3" w:rsidRDefault="006E7B7A" w:rsidP="008E3CF3">
            <w:pPr>
              <w:pStyle w:val="TableLabel"/>
              <w:rPr>
                <w:noProof w:val="0"/>
                <w:sz w:val="16"/>
              </w:rPr>
            </w:pPr>
          </w:p>
        </w:tc>
        <w:tc>
          <w:tcPr>
            <w:tcW w:w="2520" w:type="dxa"/>
            <w:vAlign w:val="center"/>
          </w:tcPr>
          <w:p w14:paraId="433C817F"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0340C83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74CDE9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9959BD" w14:textId="77777777" w:rsidTr="008E3CF3">
        <w:trPr>
          <w:cantSplit/>
        </w:trPr>
        <w:tc>
          <w:tcPr>
            <w:tcW w:w="1548" w:type="dxa"/>
            <w:vMerge/>
            <w:textDirection w:val="btLr"/>
            <w:vAlign w:val="center"/>
          </w:tcPr>
          <w:p w14:paraId="315CE66D" w14:textId="77777777" w:rsidR="006E7B7A" w:rsidRPr="00977EA3" w:rsidRDefault="006E7B7A" w:rsidP="008E3CF3">
            <w:pPr>
              <w:pStyle w:val="TableLabel"/>
              <w:rPr>
                <w:noProof w:val="0"/>
                <w:sz w:val="16"/>
              </w:rPr>
            </w:pPr>
          </w:p>
        </w:tc>
        <w:tc>
          <w:tcPr>
            <w:tcW w:w="2520" w:type="dxa"/>
            <w:vAlign w:val="center"/>
          </w:tcPr>
          <w:p w14:paraId="5400C17B" w14:textId="77777777" w:rsidR="006E7B7A" w:rsidRPr="00977EA3" w:rsidRDefault="006E7B7A" w:rsidP="008E3CF3">
            <w:pPr>
              <w:pStyle w:val="TableEntry"/>
              <w:rPr>
                <w:i/>
                <w:noProof w:val="0"/>
                <w:sz w:val="16"/>
                <w:szCs w:val="16"/>
              </w:rPr>
            </w:pPr>
            <w:proofErr w:type="spellStart"/>
            <w:r w:rsidRPr="00977EA3">
              <w:rPr>
                <w:i/>
                <w:noProof w:val="0"/>
                <w:sz w:val="16"/>
                <w:szCs w:val="16"/>
              </w:rPr>
              <w:t>UserIsRequestor</w:t>
            </w:r>
            <w:proofErr w:type="spellEnd"/>
          </w:p>
        </w:tc>
        <w:tc>
          <w:tcPr>
            <w:tcW w:w="630" w:type="dxa"/>
            <w:vAlign w:val="center"/>
          </w:tcPr>
          <w:p w14:paraId="3C0B7C6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FAF4FE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E0E0F1" w14:textId="77777777" w:rsidTr="008E3CF3">
        <w:trPr>
          <w:cantSplit/>
        </w:trPr>
        <w:tc>
          <w:tcPr>
            <w:tcW w:w="1548" w:type="dxa"/>
            <w:vMerge/>
            <w:textDirection w:val="btLr"/>
            <w:vAlign w:val="center"/>
          </w:tcPr>
          <w:p w14:paraId="4D147510" w14:textId="77777777" w:rsidR="006E7B7A" w:rsidRPr="00977EA3" w:rsidRDefault="006E7B7A" w:rsidP="008E3CF3">
            <w:pPr>
              <w:pStyle w:val="TableLabel"/>
              <w:rPr>
                <w:noProof w:val="0"/>
                <w:sz w:val="16"/>
              </w:rPr>
            </w:pPr>
          </w:p>
        </w:tc>
        <w:tc>
          <w:tcPr>
            <w:tcW w:w="2520" w:type="dxa"/>
            <w:vAlign w:val="center"/>
          </w:tcPr>
          <w:p w14:paraId="24DBB2A4"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1B61108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5C3C170"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77EC20D4" w14:textId="77777777" w:rsidTr="008E3CF3">
        <w:trPr>
          <w:cantSplit/>
        </w:trPr>
        <w:tc>
          <w:tcPr>
            <w:tcW w:w="1548" w:type="dxa"/>
            <w:vMerge/>
            <w:textDirection w:val="btLr"/>
            <w:vAlign w:val="center"/>
          </w:tcPr>
          <w:p w14:paraId="5B22761C" w14:textId="77777777" w:rsidR="006E7B7A" w:rsidRPr="00977EA3" w:rsidRDefault="006E7B7A" w:rsidP="008E3CF3">
            <w:pPr>
              <w:pStyle w:val="TableLabel"/>
              <w:rPr>
                <w:noProof w:val="0"/>
                <w:sz w:val="16"/>
              </w:rPr>
            </w:pPr>
          </w:p>
        </w:tc>
        <w:tc>
          <w:tcPr>
            <w:tcW w:w="2520" w:type="dxa"/>
            <w:vAlign w:val="center"/>
          </w:tcPr>
          <w:p w14:paraId="5419F40D"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02B47570"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009ED94"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B5CC73F" w14:textId="77777777" w:rsidTr="008E3CF3">
        <w:trPr>
          <w:cantSplit/>
        </w:trPr>
        <w:tc>
          <w:tcPr>
            <w:tcW w:w="1548" w:type="dxa"/>
            <w:vMerge/>
            <w:textDirection w:val="btLr"/>
            <w:vAlign w:val="center"/>
          </w:tcPr>
          <w:p w14:paraId="38B46299" w14:textId="77777777" w:rsidR="006E7B7A" w:rsidRPr="00977EA3" w:rsidRDefault="006E7B7A" w:rsidP="008E3CF3">
            <w:pPr>
              <w:pStyle w:val="TableLabel"/>
              <w:rPr>
                <w:noProof w:val="0"/>
                <w:sz w:val="16"/>
              </w:rPr>
            </w:pPr>
          </w:p>
        </w:tc>
        <w:tc>
          <w:tcPr>
            <w:tcW w:w="2520" w:type="dxa"/>
            <w:vAlign w:val="center"/>
          </w:tcPr>
          <w:p w14:paraId="7B374B8A"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1359E3AC"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A7FFEBE"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154780E" w14:textId="77777777" w:rsidR="006E7B7A" w:rsidRPr="00977EA3" w:rsidRDefault="006E7B7A"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4458A3E" w14:textId="77777777" w:rsidTr="008E3CF3">
        <w:trPr>
          <w:cantSplit/>
        </w:trPr>
        <w:tc>
          <w:tcPr>
            <w:tcW w:w="1548" w:type="dxa"/>
            <w:vMerge w:val="restart"/>
            <w:tcBorders>
              <w:top w:val="single" w:sz="4" w:space="0" w:color="auto"/>
            </w:tcBorders>
          </w:tcPr>
          <w:p w14:paraId="308E8575" w14:textId="77777777" w:rsidR="006E7B7A" w:rsidRPr="00977EA3" w:rsidRDefault="006E7B7A" w:rsidP="008E3CF3">
            <w:pPr>
              <w:pStyle w:val="TableEntryHeader"/>
              <w:rPr>
                <w:noProof w:val="0"/>
              </w:rPr>
            </w:pPr>
            <w:r w:rsidRPr="00977EA3">
              <w:rPr>
                <w:noProof w:val="0"/>
              </w:rPr>
              <w:t>Audit Source</w:t>
            </w:r>
          </w:p>
          <w:p w14:paraId="66A2A135"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520" w:type="dxa"/>
            <w:tcBorders>
              <w:top w:val="single" w:sz="4" w:space="0" w:color="auto"/>
            </w:tcBorders>
            <w:vAlign w:val="center"/>
          </w:tcPr>
          <w:p w14:paraId="080F67F1"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AuditSourceID</w:t>
            </w:r>
            <w:proofErr w:type="spellEnd"/>
          </w:p>
        </w:tc>
        <w:tc>
          <w:tcPr>
            <w:tcW w:w="630" w:type="dxa"/>
            <w:tcBorders>
              <w:top w:val="single" w:sz="4" w:space="0" w:color="auto"/>
            </w:tcBorders>
            <w:vAlign w:val="center"/>
          </w:tcPr>
          <w:p w14:paraId="52133B6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46DBAB4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F0CDB98" w14:textId="77777777" w:rsidTr="008E3CF3">
        <w:trPr>
          <w:cantSplit/>
        </w:trPr>
        <w:tc>
          <w:tcPr>
            <w:tcW w:w="1548" w:type="dxa"/>
            <w:vMerge/>
            <w:textDirection w:val="btLr"/>
            <w:vAlign w:val="center"/>
          </w:tcPr>
          <w:p w14:paraId="2AD55E1E" w14:textId="77777777" w:rsidR="006E7B7A" w:rsidRPr="00977EA3" w:rsidRDefault="006E7B7A" w:rsidP="008E3CF3">
            <w:pPr>
              <w:pStyle w:val="TableLabel"/>
              <w:rPr>
                <w:noProof w:val="0"/>
                <w:sz w:val="16"/>
              </w:rPr>
            </w:pPr>
          </w:p>
        </w:tc>
        <w:tc>
          <w:tcPr>
            <w:tcW w:w="2520" w:type="dxa"/>
            <w:vAlign w:val="center"/>
          </w:tcPr>
          <w:p w14:paraId="56886676"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AuditEnterpriseSiteID</w:t>
            </w:r>
            <w:proofErr w:type="spellEnd"/>
          </w:p>
        </w:tc>
        <w:tc>
          <w:tcPr>
            <w:tcW w:w="630" w:type="dxa"/>
            <w:vAlign w:val="center"/>
          </w:tcPr>
          <w:p w14:paraId="49CF943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B7693B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1F41ACB" w14:textId="77777777" w:rsidTr="008E3CF3">
        <w:trPr>
          <w:cantSplit/>
        </w:trPr>
        <w:tc>
          <w:tcPr>
            <w:tcW w:w="1548" w:type="dxa"/>
            <w:vMerge/>
            <w:textDirection w:val="btLr"/>
            <w:vAlign w:val="center"/>
          </w:tcPr>
          <w:p w14:paraId="3B513E72" w14:textId="77777777" w:rsidR="006E7B7A" w:rsidRPr="00977EA3" w:rsidRDefault="006E7B7A" w:rsidP="008E3CF3">
            <w:pPr>
              <w:pStyle w:val="TableLabel"/>
              <w:rPr>
                <w:noProof w:val="0"/>
                <w:sz w:val="16"/>
              </w:rPr>
            </w:pPr>
          </w:p>
        </w:tc>
        <w:tc>
          <w:tcPr>
            <w:tcW w:w="2520" w:type="dxa"/>
            <w:vAlign w:val="center"/>
          </w:tcPr>
          <w:p w14:paraId="36D5684B"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AuditSourceTypeCode</w:t>
            </w:r>
            <w:proofErr w:type="spellEnd"/>
          </w:p>
        </w:tc>
        <w:tc>
          <w:tcPr>
            <w:tcW w:w="630" w:type="dxa"/>
            <w:vAlign w:val="center"/>
          </w:tcPr>
          <w:p w14:paraId="340EC6A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5E80AD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AA97AA6" w14:textId="77777777" w:rsidR="00CF1E2E" w:rsidRPr="00977EA3" w:rsidRDefault="00CF1E2E"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977EA3" w14:paraId="30EB6973" w14:textId="77777777" w:rsidTr="005E29CE">
        <w:trPr>
          <w:cantSplit/>
        </w:trPr>
        <w:tc>
          <w:tcPr>
            <w:tcW w:w="1795" w:type="dxa"/>
            <w:vMerge w:val="restart"/>
          </w:tcPr>
          <w:p w14:paraId="0889FF0B" w14:textId="71BED24C" w:rsidR="006E7B7A" w:rsidRPr="00977EA3" w:rsidRDefault="006E7B7A" w:rsidP="00A063AC">
            <w:pPr>
              <w:pStyle w:val="TableEntryHeader"/>
              <w:rPr>
                <w:noProof w:val="0"/>
              </w:rPr>
            </w:pPr>
            <w:proofErr w:type="spellStart"/>
            <w:r w:rsidRPr="00977EA3">
              <w:rPr>
                <w:noProof w:val="0"/>
              </w:rPr>
              <w:t>Document</w:t>
            </w:r>
            <w:r w:rsidR="00CF1E2E" w:rsidRPr="00977EA3">
              <w:rPr>
                <w:noProof w:val="0"/>
              </w:rPr>
              <w:t>Entry</w:t>
            </w:r>
            <w:proofErr w:type="spellEnd"/>
            <w:r w:rsidRPr="00977EA3">
              <w:rPr>
                <w:noProof w:val="0"/>
              </w:rPr>
              <w:t xml:space="preserve"> </w:t>
            </w:r>
            <w:proofErr w:type="spellStart"/>
            <w:r w:rsidRPr="00977EA3">
              <w:rPr>
                <w:noProof w:val="0"/>
              </w:rPr>
              <w:t>SubmissionSet</w:t>
            </w:r>
            <w:proofErr w:type="spellEnd"/>
            <w:r w:rsidRPr="00977EA3">
              <w:rPr>
                <w:noProof w:val="0"/>
              </w:rPr>
              <w:t xml:space="preserve"> </w:t>
            </w:r>
          </w:p>
          <w:p w14:paraId="310A0F5B" w14:textId="77777777" w:rsidR="006E7B7A" w:rsidRPr="00977EA3" w:rsidRDefault="006E7B7A" w:rsidP="008E3CF3">
            <w:pPr>
              <w:pStyle w:val="TableEntryHeader"/>
              <w:rPr>
                <w:noProof w:val="0"/>
              </w:rPr>
            </w:pPr>
          </w:p>
          <w:p w14:paraId="69FBDF09"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790" w:type="dxa"/>
            <w:vAlign w:val="center"/>
          </w:tcPr>
          <w:p w14:paraId="7EA85952"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1B77A51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8041D78" w14:textId="4096904A" w:rsidR="006E7B7A" w:rsidRPr="00977EA3" w:rsidRDefault="006E7B7A" w:rsidP="00CF1E2E">
            <w:pPr>
              <w:pStyle w:val="TableEntry"/>
              <w:rPr>
                <w:noProof w:val="0"/>
                <w:sz w:val="16"/>
                <w:szCs w:val="16"/>
              </w:rPr>
            </w:pPr>
            <w:r w:rsidRPr="00977EA3">
              <w:rPr>
                <w:noProof w:val="0"/>
                <w:sz w:val="16"/>
                <w:szCs w:val="16"/>
              </w:rPr>
              <w:t>“2” (</w:t>
            </w:r>
            <w:r w:rsidR="00CF1E2E" w:rsidRPr="00977EA3">
              <w:rPr>
                <w:noProof w:val="0"/>
                <w:sz w:val="16"/>
                <w:szCs w:val="16"/>
              </w:rPr>
              <w:t>system object</w:t>
            </w:r>
            <w:r w:rsidRPr="00977EA3">
              <w:rPr>
                <w:noProof w:val="0"/>
                <w:sz w:val="16"/>
                <w:szCs w:val="16"/>
              </w:rPr>
              <w:t>)</w:t>
            </w:r>
          </w:p>
        </w:tc>
      </w:tr>
      <w:tr w:rsidR="006E7B7A" w:rsidRPr="00977EA3" w14:paraId="71C930E2" w14:textId="77777777" w:rsidTr="005E29CE">
        <w:trPr>
          <w:cantSplit/>
        </w:trPr>
        <w:tc>
          <w:tcPr>
            <w:tcW w:w="1795" w:type="dxa"/>
            <w:vMerge/>
            <w:vAlign w:val="center"/>
          </w:tcPr>
          <w:p w14:paraId="523926FC" w14:textId="77777777" w:rsidR="006E7B7A" w:rsidRPr="00977EA3" w:rsidRDefault="006E7B7A" w:rsidP="008E3CF3">
            <w:pPr>
              <w:pStyle w:val="TableLabel"/>
              <w:rPr>
                <w:noProof w:val="0"/>
                <w:sz w:val="16"/>
              </w:rPr>
            </w:pPr>
          </w:p>
        </w:tc>
        <w:tc>
          <w:tcPr>
            <w:tcW w:w="2790" w:type="dxa"/>
            <w:vAlign w:val="center"/>
          </w:tcPr>
          <w:p w14:paraId="759972F3"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1ADBD99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7F36BBA2"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50D73E70" w14:textId="77777777" w:rsidTr="005E29CE">
        <w:trPr>
          <w:cantSplit/>
        </w:trPr>
        <w:tc>
          <w:tcPr>
            <w:tcW w:w="1795" w:type="dxa"/>
            <w:vMerge/>
            <w:vAlign w:val="center"/>
          </w:tcPr>
          <w:p w14:paraId="4E6531D5" w14:textId="77777777" w:rsidR="006E7B7A" w:rsidRPr="00977EA3" w:rsidRDefault="006E7B7A" w:rsidP="008E3CF3">
            <w:pPr>
              <w:pStyle w:val="TableLabel"/>
              <w:rPr>
                <w:noProof w:val="0"/>
                <w:sz w:val="16"/>
              </w:rPr>
            </w:pPr>
          </w:p>
        </w:tc>
        <w:tc>
          <w:tcPr>
            <w:tcW w:w="2790" w:type="dxa"/>
            <w:vAlign w:val="center"/>
          </w:tcPr>
          <w:p w14:paraId="1B35893B"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6FDE4F8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E9E0FF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D928791" w14:textId="77777777" w:rsidTr="005E29CE">
        <w:trPr>
          <w:cantSplit/>
        </w:trPr>
        <w:tc>
          <w:tcPr>
            <w:tcW w:w="1795" w:type="dxa"/>
            <w:vMerge/>
            <w:vAlign w:val="center"/>
          </w:tcPr>
          <w:p w14:paraId="6C832201" w14:textId="77777777" w:rsidR="006E7B7A" w:rsidRPr="00977EA3" w:rsidRDefault="006E7B7A" w:rsidP="008E3CF3">
            <w:pPr>
              <w:pStyle w:val="TableLabel"/>
              <w:rPr>
                <w:noProof w:val="0"/>
                <w:sz w:val="16"/>
              </w:rPr>
            </w:pPr>
          </w:p>
        </w:tc>
        <w:tc>
          <w:tcPr>
            <w:tcW w:w="2790" w:type="dxa"/>
            <w:vAlign w:val="center"/>
          </w:tcPr>
          <w:p w14:paraId="7DBC7FF6"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ParticipantObjectIDTypeCode</w:t>
            </w:r>
            <w:proofErr w:type="spellEnd"/>
          </w:p>
        </w:tc>
        <w:tc>
          <w:tcPr>
            <w:tcW w:w="630" w:type="dxa"/>
            <w:vAlign w:val="center"/>
          </w:tcPr>
          <w:p w14:paraId="43860D75"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4702A28F" w14:textId="0FCB87C1" w:rsidR="00CF1E2E" w:rsidRPr="00977EA3" w:rsidRDefault="00CF1E2E" w:rsidP="00CF1E2E">
            <w:pPr>
              <w:pStyle w:val="TableEntry"/>
              <w:rPr>
                <w:noProof w:val="0"/>
                <w:sz w:val="16"/>
                <w:szCs w:val="16"/>
              </w:rPr>
            </w:pPr>
            <w:r w:rsidRPr="00977EA3">
              <w:rPr>
                <w:noProof w:val="0"/>
                <w:sz w:val="16"/>
                <w:szCs w:val="16"/>
              </w:rPr>
              <w:t>The Document Metadata Notification Broker shall include one of the following values, depending on the specific object in the message:</w:t>
            </w:r>
          </w:p>
          <w:p w14:paraId="4B232FB9" w14:textId="77777777" w:rsidR="00CF1E2E" w:rsidRPr="00977EA3" w:rsidRDefault="00CF1E2E" w:rsidP="00CF1E2E">
            <w:pPr>
              <w:pStyle w:val="TableEntry"/>
              <w:rPr>
                <w:noProof w:val="0"/>
                <w:sz w:val="16"/>
                <w:szCs w:val="16"/>
              </w:rPr>
            </w:pPr>
            <w:r w:rsidRPr="00977EA3">
              <w:rPr>
                <w:noProof w:val="0"/>
                <w:sz w:val="16"/>
                <w:szCs w:val="16"/>
              </w:rPr>
              <w:t>EV("urn:uuid:7edca82f-054d-47f2-a032-9b2a5b5186c1”, “IHE XDS Metadata”, “document entry object type”)</w:t>
            </w:r>
          </w:p>
          <w:p w14:paraId="1FEABC01" w14:textId="77777777" w:rsidR="00CF1E2E" w:rsidRPr="00977EA3" w:rsidRDefault="00CF1E2E" w:rsidP="00CF1E2E">
            <w:pPr>
              <w:pStyle w:val="TableEntry"/>
              <w:rPr>
                <w:noProof w:val="0"/>
                <w:sz w:val="16"/>
                <w:szCs w:val="16"/>
              </w:rPr>
            </w:pPr>
            <w:r w:rsidRPr="00977EA3">
              <w:rPr>
                <w:noProof w:val="0"/>
                <w:sz w:val="16"/>
                <w:szCs w:val="16"/>
              </w:rPr>
              <w:t>EV(“urn:uuid:34268e47-fdf5-41a6-ba33-82133c465248”, “IHE XDS Metadata”, “on-demand document entry object type”)</w:t>
            </w:r>
          </w:p>
          <w:p w14:paraId="4E1F9B38" w14:textId="0B3B2624" w:rsidR="006E7B7A" w:rsidRPr="00977EA3" w:rsidRDefault="00CF1E2E" w:rsidP="00CF1E2E">
            <w:pPr>
              <w:pStyle w:val="TableEntry"/>
              <w:rPr>
                <w:noProof w:val="0"/>
                <w:sz w:val="16"/>
                <w:szCs w:val="16"/>
              </w:rPr>
            </w:pPr>
            <w:r w:rsidRPr="00977EA3">
              <w:rPr>
                <w:noProof w:val="0"/>
                <w:sz w:val="16"/>
                <w:szCs w:val="16"/>
              </w:rPr>
              <w:t>EV(urn:uuid:a54d6aa5-d40d-43f9-88c5-b4633d873bdd”, “IHE XDS Metadata”, ”submission set classification node”)</w:t>
            </w:r>
          </w:p>
        </w:tc>
      </w:tr>
      <w:tr w:rsidR="006E7B7A" w:rsidRPr="00977EA3" w14:paraId="5CB39388" w14:textId="77777777" w:rsidTr="005E29CE">
        <w:trPr>
          <w:cantSplit/>
        </w:trPr>
        <w:tc>
          <w:tcPr>
            <w:tcW w:w="1795" w:type="dxa"/>
            <w:vMerge/>
            <w:vAlign w:val="center"/>
          </w:tcPr>
          <w:p w14:paraId="69677F71" w14:textId="77777777" w:rsidR="006E7B7A" w:rsidRPr="00977EA3" w:rsidRDefault="006E7B7A" w:rsidP="008E3CF3">
            <w:pPr>
              <w:pStyle w:val="TableLabel"/>
              <w:rPr>
                <w:noProof w:val="0"/>
                <w:sz w:val="16"/>
              </w:rPr>
            </w:pPr>
          </w:p>
        </w:tc>
        <w:tc>
          <w:tcPr>
            <w:tcW w:w="2790" w:type="dxa"/>
            <w:vAlign w:val="center"/>
          </w:tcPr>
          <w:p w14:paraId="429113F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52B8364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0008626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5010C9A" w14:textId="77777777" w:rsidTr="005E29CE">
        <w:trPr>
          <w:cantSplit/>
        </w:trPr>
        <w:tc>
          <w:tcPr>
            <w:tcW w:w="1795" w:type="dxa"/>
            <w:vMerge/>
            <w:vAlign w:val="center"/>
          </w:tcPr>
          <w:p w14:paraId="702FB640" w14:textId="77777777" w:rsidR="006E7B7A" w:rsidRPr="00977EA3" w:rsidRDefault="006E7B7A" w:rsidP="008E3CF3">
            <w:pPr>
              <w:pStyle w:val="AppendixHeading3"/>
              <w:rPr>
                <w:noProof w:val="0"/>
                <w:sz w:val="16"/>
              </w:rPr>
            </w:pPr>
          </w:p>
        </w:tc>
        <w:tc>
          <w:tcPr>
            <w:tcW w:w="2790" w:type="dxa"/>
            <w:vAlign w:val="center"/>
          </w:tcPr>
          <w:p w14:paraId="716FA7AA"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63800CAE"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451" w:type="dxa"/>
          </w:tcPr>
          <w:p w14:paraId="612A0B51" w14:textId="0E23B648" w:rsidR="006E7B7A" w:rsidRPr="00977EA3" w:rsidRDefault="00CF1E2E" w:rsidP="008E3CF3">
            <w:pPr>
              <w:pStyle w:val="TableEntry"/>
              <w:rPr>
                <w:noProof w:val="0"/>
                <w:sz w:val="16"/>
                <w:szCs w:val="16"/>
              </w:rPr>
            </w:pPr>
            <w:r w:rsidRPr="00977EA3">
              <w:rPr>
                <w:noProof w:val="0"/>
                <w:sz w:val="16"/>
                <w:szCs w:val="16"/>
              </w:rPr>
              <w:t xml:space="preserve">The value of the object's </w:t>
            </w:r>
            <w:proofErr w:type="spellStart"/>
            <w:r w:rsidRPr="00977EA3">
              <w:rPr>
                <w:noProof w:val="0"/>
                <w:sz w:val="16"/>
                <w:szCs w:val="16"/>
              </w:rPr>
              <w:t>EntryUUID</w:t>
            </w:r>
            <w:proofErr w:type="spellEnd"/>
            <w:r w:rsidRPr="00977EA3">
              <w:rPr>
                <w:noProof w:val="0"/>
                <w:sz w:val="16"/>
                <w:szCs w:val="16"/>
              </w:rPr>
              <w:t xml:space="preserve"> attribute.</w:t>
            </w:r>
          </w:p>
        </w:tc>
      </w:tr>
      <w:tr w:rsidR="006E7B7A" w:rsidRPr="00977EA3" w14:paraId="39D46990" w14:textId="77777777" w:rsidTr="005E29CE">
        <w:trPr>
          <w:cantSplit/>
        </w:trPr>
        <w:tc>
          <w:tcPr>
            <w:tcW w:w="1795" w:type="dxa"/>
            <w:vMerge/>
            <w:vAlign w:val="center"/>
          </w:tcPr>
          <w:p w14:paraId="344D322F" w14:textId="77777777" w:rsidR="006E7B7A" w:rsidRPr="00977EA3" w:rsidRDefault="006E7B7A" w:rsidP="008E3CF3">
            <w:pPr>
              <w:pStyle w:val="TableLabel"/>
              <w:rPr>
                <w:noProof w:val="0"/>
                <w:sz w:val="16"/>
              </w:rPr>
            </w:pPr>
          </w:p>
        </w:tc>
        <w:tc>
          <w:tcPr>
            <w:tcW w:w="2790" w:type="dxa"/>
            <w:vAlign w:val="center"/>
          </w:tcPr>
          <w:p w14:paraId="108AFE6F" w14:textId="77777777" w:rsidR="006E7B7A" w:rsidRPr="00ED4370" w:rsidRDefault="006E7B7A" w:rsidP="008C3C96">
            <w:pPr>
              <w:pStyle w:val="TableEntry"/>
              <w:rPr>
                <w:i/>
                <w:iCs/>
                <w:sz w:val="16"/>
              </w:rPr>
            </w:pPr>
            <w:r w:rsidRPr="00ED4370">
              <w:rPr>
                <w:i/>
                <w:iCs/>
                <w:sz w:val="16"/>
              </w:rPr>
              <w:t>ParticipantObjectName</w:t>
            </w:r>
          </w:p>
        </w:tc>
        <w:tc>
          <w:tcPr>
            <w:tcW w:w="630" w:type="dxa"/>
            <w:vAlign w:val="center"/>
          </w:tcPr>
          <w:p w14:paraId="3F4F9522" w14:textId="0B14A05B" w:rsidR="006E7B7A" w:rsidRPr="00977EA3" w:rsidRDefault="00CF1E2E" w:rsidP="008E3CF3">
            <w:pPr>
              <w:pStyle w:val="TableEntry"/>
              <w:jc w:val="center"/>
              <w:rPr>
                <w:noProof w:val="0"/>
                <w:sz w:val="16"/>
                <w:szCs w:val="16"/>
              </w:rPr>
            </w:pPr>
            <w:r w:rsidRPr="00977EA3">
              <w:rPr>
                <w:i/>
                <w:iCs/>
                <w:noProof w:val="0"/>
                <w:sz w:val="16"/>
                <w:szCs w:val="16"/>
              </w:rPr>
              <w:t>U</w:t>
            </w:r>
          </w:p>
        </w:tc>
        <w:tc>
          <w:tcPr>
            <w:tcW w:w="4451" w:type="dxa"/>
            <w:vAlign w:val="center"/>
          </w:tcPr>
          <w:p w14:paraId="6B1904A7" w14:textId="31587F61" w:rsidR="006E7B7A" w:rsidRPr="00977EA3" w:rsidRDefault="00CF1E2E" w:rsidP="008E3CF3">
            <w:pPr>
              <w:pStyle w:val="TableEntry"/>
              <w:rPr>
                <w:noProof w:val="0"/>
                <w:sz w:val="16"/>
                <w:szCs w:val="16"/>
              </w:rPr>
            </w:pPr>
            <w:r w:rsidRPr="00977EA3">
              <w:rPr>
                <w:i/>
                <w:iCs/>
                <w:noProof w:val="0"/>
                <w:sz w:val="16"/>
                <w:szCs w:val="16"/>
              </w:rPr>
              <w:t>not specialized</w:t>
            </w:r>
          </w:p>
        </w:tc>
      </w:tr>
      <w:tr w:rsidR="006E7B7A" w:rsidRPr="00977EA3" w14:paraId="3F991A11" w14:textId="77777777" w:rsidTr="005E29CE">
        <w:trPr>
          <w:cantSplit/>
        </w:trPr>
        <w:tc>
          <w:tcPr>
            <w:tcW w:w="1795" w:type="dxa"/>
            <w:vMerge/>
            <w:vAlign w:val="center"/>
          </w:tcPr>
          <w:p w14:paraId="24E28C8F" w14:textId="77777777" w:rsidR="006E7B7A" w:rsidRPr="00977EA3" w:rsidRDefault="006E7B7A" w:rsidP="008E3CF3">
            <w:pPr>
              <w:pStyle w:val="AppendixHeading3"/>
              <w:rPr>
                <w:noProof w:val="0"/>
                <w:sz w:val="16"/>
              </w:rPr>
            </w:pPr>
          </w:p>
        </w:tc>
        <w:tc>
          <w:tcPr>
            <w:tcW w:w="2790" w:type="dxa"/>
            <w:vAlign w:val="center"/>
          </w:tcPr>
          <w:p w14:paraId="22371C39"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ParticipantObjectQuery</w:t>
            </w:r>
            <w:proofErr w:type="spellEnd"/>
          </w:p>
        </w:tc>
        <w:tc>
          <w:tcPr>
            <w:tcW w:w="630" w:type="dxa"/>
            <w:vAlign w:val="center"/>
          </w:tcPr>
          <w:p w14:paraId="37427B1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0C7A018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1C476C6" w14:textId="77777777" w:rsidTr="005E29CE">
        <w:trPr>
          <w:cantSplit/>
        </w:trPr>
        <w:tc>
          <w:tcPr>
            <w:tcW w:w="1795" w:type="dxa"/>
            <w:vMerge/>
            <w:vAlign w:val="center"/>
          </w:tcPr>
          <w:p w14:paraId="6F89D457" w14:textId="77777777" w:rsidR="006E7B7A" w:rsidRPr="00977EA3" w:rsidRDefault="006E7B7A" w:rsidP="008E3CF3">
            <w:pPr>
              <w:pStyle w:val="TableLabel"/>
              <w:rPr>
                <w:noProof w:val="0"/>
                <w:sz w:val="16"/>
              </w:rPr>
            </w:pPr>
          </w:p>
        </w:tc>
        <w:tc>
          <w:tcPr>
            <w:tcW w:w="2790" w:type="dxa"/>
            <w:vAlign w:val="center"/>
          </w:tcPr>
          <w:p w14:paraId="15A40977"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ParticipantObjectDetail</w:t>
            </w:r>
            <w:proofErr w:type="spellEnd"/>
          </w:p>
        </w:tc>
        <w:tc>
          <w:tcPr>
            <w:tcW w:w="630" w:type="dxa"/>
            <w:vAlign w:val="center"/>
          </w:tcPr>
          <w:p w14:paraId="510BD772" w14:textId="7E56DB30" w:rsidR="006E7B7A" w:rsidRPr="00977EA3" w:rsidRDefault="00CF1E2E" w:rsidP="008E3CF3">
            <w:pPr>
              <w:pStyle w:val="TableEntry"/>
              <w:jc w:val="center"/>
              <w:rPr>
                <w:i/>
                <w:iCs/>
                <w:noProof w:val="0"/>
                <w:sz w:val="16"/>
                <w:szCs w:val="16"/>
              </w:rPr>
            </w:pPr>
            <w:r w:rsidRPr="00977EA3">
              <w:rPr>
                <w:noProof w:val="0"/>
                <w:sz w:val="16"/>
                <w:szCs w:val="16"/>
              </w:rPr>
              <w:t>C</w:t>
            </w:r>
          </w:p>
        </w:tc>
        <w:tc>
          <w:tcPr>
            <w:tcW w:w="4451" w:type="dxa"/>
            <w:vAlign w:val="center"/>
          </w:tcPr>
          <w:p w14:paraId="26763D12" w14:textId="2B1B682F" w:rsidR="00CF1E2E" w:rsidRPr="00977EA3" w:rsidRDefault="00CF1E2E" w:rsidP="00CF1E2E">
            <w:pPr>
              <w:pStyle w:val="TableEntry"/>
              <w:rPr>
                <w:iCs/>
                <w:noProof w:val="0"/>
                <w:sz w:val="16"/>
                <w:szCs w:val="16"/>
              </w:rPr>
            </w:pPr>
            <w:r w:rsidRPr="00977EA3">
              <w:rPr>
                <w:iCs/>
                <w:noProof w:val="0"/>
                <w:sz w:val="16"/>
                <w:szCs w:val="16"/>
              </w:rPr>
              <w:t>This element is required, if known:</w:t>
            </w:r>
          </w:p>
          <w:p w14:paraId="21119B28" w14:textId="77777777" w:rsidR="00CF1E2E" w:rsidRPr="00977EA3" w:rsidRDefault="00CF1E2E" w:rsidP="00CF1E2E">
            <w:pPr>
              <w:pStyle w:val="TableEntry"/>
              <w:rPr>
                <w:iCs/>
                <w:noProof w:val="0"/>
                <w:sz w:val="16"/>
                <w:szCs w:val="16"/>
              </w:rPr>
            </w:pPr>
            <w:r w:rsidRPr="00977EA3">
              <w:rPr>
                <w:iCs/>
                <w:noProof w:val="0"/>
                <w:sz w:val="16"/>
                <w:szCs w:val="16"/>
              </w:rPr>
              <w:t>Type: “urn:ihe:iti:xca:2010:homeCommunityId” (literal string)</w:t>
            </w:r>
          </w:p>
          <w:p w14:paraId="4E55199D" w14:textId="3B7A092D" w:rsidR="006E7B7A" w:rsidRPr="00977EA3" w:rsidRDefault="00CF1E2E" w:rsidP="00CF1E2E">
            <w:pPr>
              <w:pStyle w:val="TableEntry"/>
              <w:rPr>
                <w:i/>
                <w:iCs/>
                <w:noProof w:val="0"/>
                <w:sz w:val="16"/>
                <w:szCs w:val="16"/>
              </w:rPr>
            </w:pPr>
            <w:r w:rsidRPr="00977EA3">
              <w:rPr>
                <w:iCs/>
                <w:noProof w:val="0"/>
                <w:sz w:val="16"/>
                <w:szCs w:val="16"/>
              </w:rPr>
              <w:t xml:space="preserve">Value: value of the </w:t>
            </w:r>
            <w:proofErr w:type="spellStart"/>
            <w:r w:rsidRPr="00977EA3">
              <w:rPr>
                <w:iCs/>
                <w:noProof w:val="0"/>
                <w:sz w:val="16"/>
                <w:szCs w:val="16"/>
              </w:rPr>
              <w:t>homeCommunityId</w:t>
            </w:r>
            <w:proofErr w:type="spellEnd"/>
          </w:p>
        </w:tc>
      </w:tr>
    </w:tbl>
    <w:p w14:paraId="590D627E" w14:textId="77777777" w:rsidR="006E7B7A" w:rsidRPr="00977EA3" w:rsidRDefault="006E7B7A" w:rsidP="006E7B7A">
      <w:pPr>
        <w:pStyle w:val="Corpotesto"/>
      </w:pPr>
    </w:p>
    <w:p w14:paraId="7188706F" w14:textId="77777777" w:rsidR="006E7B7A" w:rsidRPr="00977EA3" w:rsidRDefault="006E7B7A" w:rsidP="006E7B7A">
      <w:pPr>
        <w:pStyle w:val="Titolo2"/>
        <w:numPr>
          <w:ilvl w:val="0"/>
          <w:numId w:val="0"/>
        </w:numPr>
        <w:rPr>
          <w:bCs/>
          <w:noProof w:val="0"/>
        </w:rPr>
      </w:pPr>
      <w:bookmarkStart w:id="3832" w:name="_Toc231117746"/>
      <w:bookmarkStart w:id="3833" w:name="_Toc237684769"/>
      <w:bookmarkStart w:id="3834" w:name="_Toc237767195"/>
      <w:bookmarkStart w:id="3835" w:name="_Toc363803069"/>
      <w:bookmarkStart w:id="3836" w:name="_Toc428454167"/>
      <w:bookmarkStart w:id="3837" w:name="_Toc331085232"/>
      <w:bookmarkStart w:id="3838" w:name="_Toc518634631"/>
      <w:r w:rsidRPr="00977EA3">
        <w:rPr>
          <w:bCs/>
          <w:noProof w:val="0"/>
        </w:rPr>
        <w:lastRenderedPageBreak/>
        <w:t>3.54 Document Metadata Publish</w:t>
      </w:r>
      <w:bookmarkEnd w:id="3832"/>
      <w:bookmarkEnd w:id="3833"/>
      <w:bookmarkEnd w:id="3834"/>
      <w:bookmarkEnd w:id="3835"/>
      <w:bookmarkEnd w:id="3836"/>
      <w:bookmarkEnd w:id="3837"/>
      <w:r w:rsidR="00903C21" w:rsidRPr="00977EA3">
        <w:rPr>
          <w:noProof w:val="0"/>
        </w:rPr>
        <w:t xml:space="preserve"> [ITI-54]</w:t>
      </w:r>
      <w:bookmarkEnd w:id="3838"/>
    </w:p>
    <w:p w14:paraId="1A4E4B69" w14:textId="49FC0440" w:rsidR="006E7B7A" w:rsidRPr="00977EA3" w:rsidRDefault="006E7B7A" w:rsidP="006E7B7A">
      <w:pPr>
        <w:pStyle w:val="Corpotesto"/>
      </w:pPr>
      <w:r w:rsidRPr="00977EA3">
        <w:t xml:space="preserve">This section corresponds to </w:t>
      </w:r>
      <w:r w:rsidR="00383577">
        <w:t>t</w:t>
      </w:r>
      <w:r w:rsidRPr="00977EA3">
        <w:t xml:space="preserve">ransaction </w:t>
      </w:r>
      <w:r w:rsidR="00383577">
        <w:t>[</w:t>
      </w:r>
      <w:r w:rsidRPr="00977EA3">
        <w:t>ITI-54</w:t>
      </w:r>
      <w:r w:rsidR="00383577">
        <w:t>]</w:t>
      </w:r>
      <w:r w:rsidRPr="00977EA3">
        <w:t xml:space="preserve"> of the IHE IT Infrastructure Technical Framework. Transaction </w:t>
      </w:r>
      <w:r w:rsidR="00383577">
        <w:t>[</w:t>
      </w:r>
      <w:r w:rsidRPr="00977EA3">
        <w:t>ITI-54</w:t>
      </w:r>
      <w:r w:rsidR="00383577">
        <w:t>]</w:t>
      </w:r>
      <w:r w:rsidRPr="00977EA3">
        <w:t xml:space="preserve"> is used by the Document Metadata Notification Broker and Document Metadata Publisher </w:t>
      </w:r>
      <w:r w:rsidR="00022B42" w:rsidRPr="00977EA3">
        <w:t>Actor</w:t>
      </w:r>
      <w:r w:rsidRPr="00977EA3">
        <w:t>s.</w:t>
      </w:r>
    </w:p>
    <w:p w14:paraId="48AFC300" w14:textId="77777777" w:rsidR="006E7B7A" w:rsidRPr="00977EA3" w:rsidRDefault="006E7B7A" w:rsidP="006E7B7A">
      <w:pPr>
        <w:pStyle w:val="Titolo3"/>
        <w:numPr>
          <w:ilvl w:val="0"/>
          <w:numId w:val="0"/>
        </w:numPr>
        <w:rPr>
          <w:noProof w:val="0"/>
        </w:rPr>
      </w:pPr>
      <w:bookmarkStart w:id="3839" w:name="_1010245687"/>
      <w:bookmarkStart w:id="3840" w:name="_1010245793"/>
      <w:bookmarkStart w:id="3841" w:name="_1010246280"/>
      <w:bookmarkStart w:id="3842" w:name="_1010252996"/>
      <w:bookmarkStart w:id="3843" w:name="_1011391201"/>
      <w:bookmarkStart w:id="3844" w:name="_1015286351"/>
      <w:bookmarkStart w:id="3845" w:name="_1015739564"/>
      <w:bookmarkStart w:id="3846" w:name="_1015740649"/>
      <w:bookmarkStart w:id="3847" w:name="_1015740901"/>
      <w:bookmarkStart w:id="3848" w:name="_1015741088"/>
      <w:bookmarkStart w:id="3849" w:name="_1015741477"/>
      <w:bookmarkStart w:id="3850" w:name="_1041174535"/>
      <w:bookmarkStart w:id="3851" w:name="_1111175735"/>
      <w:bookmarkStart w:id="3852" w:name="_1111175856"/>
      <w:bookmarkStart w:id="3853" w:name="_1112613959"/>
      <w:bookmarkStart w:id="3854" w:name="_1069012980"/>
      <w:bookmarkStart w:id="3855" w:name="_1073329242"/>
      <w:bookmarkStart w:id="3856" w:name="_1112782476"/>
      <w:bookmarkStart w:id="3857" w:name="_1112784331"/>
      <w:bookmarkStart w:id="3858" w:name="_Toc231117747"/>
      <w:bookmarkStart w:id="3859" w:name="_Toc237684770"/>
      <w:bookmarkStart w:id="3860" w:name="_Toc237767196"/>
      <w:bookmarkStart w:id="3861" w:name="_Toc363803070"/>
      <w:bookmarkStart w:id="3862" w:name="_Toc428454168"/>
      <w:bookmarkStart w:id="3863" w:name="_Toc331085233"/>
      <w:bookmarkStart w:id="3864" w:name="_Toc518634632"/>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r w:rsidRPr="00977EA3">
        <w:rPr>
          <w:noProof w:val="0"/>
        </w:rPr>
        <w:t>3.54.1 Scope</w:t>
      </w:r>
      <w:bookmarkEnd w:id="3858"/>
      <w:bookmarkEnd w:id="3859"/>
      <w:bookmarkEnd w:id="3860"/>
      <w:bookmarkEnd w:id="3861"/>
      <w:bookmarkEnd w:id="3862"/>
      <w:bookmarkEnd w:id="3863"/>
      <w:bookmarkEnd w:id="3864"/>
    </w:p>
    <w:p w14:paraId="19D8B842" w14:textId="77777777" w:rsidR="006E7B7A" w:rsidRPr="00977EA3" w:rsidRDefault="006E7B7A" w:rsidP="006E7B7A">
      <w:pPr>
        <w:pStyle w:val="Corpotesto"/>
      </w:pPr>
      <w:r w:rsidRPr="00977EA3">
        <w:t xml:space="preserve">This transaction delivers information from the Document Metadata Publisher to the Document Metadata Notification Broker about an event which may have a subscription. </w:t>
      </w:r>
      <w:r w:rsidRPr="00977EA3">
        <w:rPr>
          <w:szCs w:val="18"/>
        </w:rPr>
        <w:t>The WS Brokered Notification Publisher Registration requirements are out of scope for this transaction.</w:t>
      </w:r>
    </w:p>
    <w:p w14:paraId="2A218CFA" w14:textId="77777777" w:rsidR="006E7B7A" w:rsidRPr="00977EA3" w:rsidRDefault="006E7B7A" w:rsidP="006E7B7A">
      <w:pPr>
        <w:pStyle w:val="Titolo3"/>
        <w:numPr>
          <w:ilvl w:val="0"/>
          <w:numId w:val="0"/>
        </w:numPr>
        <w:rPr>
          <w:noProof w:val="0"/>
        </w:rPr>
      </w:pPr>
      <w:bookmarkStart w:id="3865" w:name="_Toc231117748"/>
      <w:bookmarkStart w:id="3866" w:name="_Toc237684771"/>
      <w:bookmarkStart w:id="3867" w:name="_Toc237767197"/>
      <w:bookmarkStart w:id="3868" w:name="_Toc363803071"/>
      <w:bookmarkStart w:id="3869" w:name="_Toc428454169"/>
      <w:bookmarkStart w:id="3870" w:name="_Toc331085234"/>
      <w:bookmarkStart w:id="3871" w:name="_Toc518634633"/>
      <w:r w:rsidRPr="00977EA3">
        <w:rPr>
          <w:noProof w:val="0"/>
        </w:rPr>
        <w:t>3.54.2 Use Case Roles</w:t>
      </w:r>
      <w:bookmarkEnd w:id="3865"/>
      <w:bookmarkEnd w:id="3866"/>
      <w:bookmarkEnd w:id="3867"/>
      <w:bookmarkEnd w:id="3868"/>
      <w:bookmarkEnd w:id="3869"/>
      <w:bookmarkEnd w:id="3870"/>
      <w:bookmarkEnd w:id="3871"/>
    </w:p>
    <w:p w14:paraId="642A13DB" w14:textId="77777777" w:rsidR="006E7B7A" w:rsidRPr="00977EA3" w:rsidRDefault="008E3CF3" w:rsidP="003462A5">
      <w:pPr>
        <w:pStyle w:val="Corpotesto"/>
        <w:jc w:val="center"/>
      </w:pPr>
      <w:r w:rsidRPr="00977EA3">
        <w:rPr>
          <w:noProof/>
        </w:rPr>
        <w:drawing>
          <wp:inline distT="0" distB="0" distL="0" distR="0" wp14:anchorId="2BDEB84A" wp14:editId="1A50AFB3">
            <wp:extent cx="4192270" cy="1899285"/>
            <wp:effectExtent l="0" t="0" r="0" b="5715"/>
            <wp:docPr id="93" name="Immagine 93" descr="dsub_u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ub_ucr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192270" cy="1899285"/>
                    </a:xfrm>
                    <a:prstGeom prst="rect">
                      <a:avLst/>
                    </a:prstGeom>
                    <a:noFill/>
                    <a:ln>
                      <a:noFill/>
                    </a:ln>
                  </pic:spPr>
                </pic:pic>
              </a:graphicData>
            </a:graphic>
          </wp:inline>
        </w:drawing>
      </w:r>
    </w:p>
    <w:p w14:paraId="3D48ABE0" w14:textId="77777777" w:rsidR="006E7B7A" w:rsidRPr="00977EA3" w:rsidRDefault="006E7B7A" w:rsidP="003462A5">
      <w:pPr>
        <w:keepNext/>
      </w:pPr>
      <w:r w:rsidRPr="00977EA3">
        <w:rPr>
          <w:b/>
        </w:rPr>
        <w:t xml:space="preserve">Actor: </w:t>
      </w:r>
      <w:r w:rsidRPr="00977EA3">
        <w:t xml:space="preserve">Document Metadata Notification Broker </w:t>
      </w:r>
    </w:p>
    <w:p w14:paraId="27F678C2" w14:textId="77777777" w:rsidR="006E7B7A" w:rsidRPr="00977EA3" w:rsidRDefault="006E7B7A" w:rsidP="006E7B7A">
      <w:r w:rsidRPr="00977EA3">
        <w:rPr>
          <w:b/>
        </w:rPr>
        <w:t xml:space="preserve">Role: </w:t>
      </w:r>
      <w:r w:rsidRPr="00977EA3">
        <w:t>Receives and processes information about events for which there may be a subscription.</w:t>
      </w:r>
    </w:p>
    <w:p w14:paraId="35836FC9" w14:textId="77777777" w:rsidR="006E7B7A" w:rsidRPr="00977EA3" w:rsidRDefault="006E7B7A" w:rsidP="006E7B7A">
      <w:pPr>
        <w:rPr>
          <w:b/>
        </w:rPr>
      </w:pPr>
      <w:r w:rsidRPr="00977EA3">
        <w:rPr>
          <w:b/>
        </w:rPr>
        <w:t xml:space="preserve">Actor: </w:t>
      </w:r>
      <w:r w:rsidRPr="00977EA3">
        <w:t xml:space="preserve">Document Metadata Publisher </w:t>
      </w:r>
    </w:p>
    <w:p w14:paraId="0E644C89" w14:textId="77777777" w:rsidR="006E7B7A" w:rsidRPr="00977EA3" w:rsidRDefault="006E7B7A" w:rsidP="006E7B7A">
      <w:pPr>
        <w:rPr>
          <w:b/>
        </w:rPr>
      </w:pPr>
      <w:r w:rsidRPr="00977EA3">
        <w:rPr>
          <w:b/>
        </w:rPr>
        <w:t xml:space="preserve">Role: </w:t>
      </w:r>
      <w:r w:rsidRPr="00977EA3">
        <w:t xml:space="preserve">Publishes information to the Document Metadata Notification Broker when applicable events occur for which a subscription may exist. </w:t>
      </w:r>
    </w:p>
    <w:p w14:paraId="38D8E76E" w14:textId="77777777" w:rsidR="006E7B7A" w:rsidRPr="00977EA3" w:rsidRDefault="006E7B7A" w:rsidP="006E7B7A">
      <w:pPr>
        <w:pStyle w:val="Titolo3"/>
        <w:numPr>
          <w:ilvl w:val="0"/>
          <w:numId w:val="0"/>
        </w:numPr>
        <w:rPr>
          <w:noProof w:val="0"/>
        </w:rPr>
      </w:pPr>
      <w:bookmarkStart w:id="3872" w:name="_Toc231117749"/>
      <w:bookmarkStart w:id="3873" w:name="_Toc237684772"/>
      <w:bookmarkStart w:id="3874" w:name="_Toc237767198"/>
      <w:bookmarkStart w:id="3875" w:name="_Toc363803072"/>
      <w:bookmarkStart w:id="3876" w:name="_Toc428454170"/>
      <w:bookmarkStart w:id="3877" w:name="_Toc331085235"/>
      <w:bookmarkStart w:id="3878" w:name="_Toc518634634"/>
      <w:r w:rsidRPr="00977EA3">
        <w:rPr>
          <w:noProof w:val="0"/>
        </w:rPr>
        <w:t>3.54.3 Referenced Standards</w:t>
      </w:r>
      <w:bookmarkEnd w:id="3872"/>
      <w:bookmarkEnd w:id="3873"/>
      <w:bookmarkEnd w:id="3874"/>
      <w:bookmarkEnd w:id="3875"/>
      <w:bookmarkEnd w:id="3876"/>
      <w:bookmarkEnd w:id="3877"/>
      <w:bookmarkEnd w:id="3878"/>
    </w:p>
    <w:p w14:paraId="7433419F" w14:textId="77777777" w:rsidR="008E3CF3" w:rsidRPr="00977EA3" w:rsidRDefault="00E63AF6" w:rsidP="00EC243F">
      <w:pPr>
        <w:pStyle w:val="Puntoelenco2"/>
        <w:numPr>
          <w:ilvl w:val="0"/>
          <w:numId w:val="2"/>
        </w:numPr>
      </w:pPr>
      <w:hyperlink r:id="rId271" w:history="1">
        <w:r w:rsidR="006E7B7A" w:rsidRPr="00977EA3">
          <w:rPr>
            <w:rStyle w:val="Collegamentoipertestuale"/>
            <w:rFonts w:eastAsiaTheme="majorEastAsia"/>
          </w:rPr>
          <w:t>OASIS Web Services Notification Family of Standards</w:t>
        </w:r>
      </w:hyperlink>
      <w:r w:rsidR="006E7B7A" w:rsidRPr="00977EA3">
        <w:t xml:space="preserve"> </w:t>
      </w:r>
    </w:p>
    <w:p w14:paraId="6D6968B8" w14:textId="77777777" w:rsidR="008E3CF3" w:rsidRPr="00977EA3" w:rsidRDefault="00E63AF6" w:rsidP="00EC243F">
      <w:pPr>
        <w:pStyle w:val="Puntoelenco2"/>
        <w:numPr>
          <w:ilvl w:val="0"/>
          <w:numId w:val="2"/>
        </w:numPr>
      </w:pPr>
      <w:hyperlink r:id="rId272" w:history="1">
        <w:r w:rsidR="006E7B7A" w:rsidRPr="00977EA3">
          <w:rPr>
            <w:rStyle w:val="Collegamentoipertestuale"/>
            <w:rFonts w:eastAsiaTheme="majorEastAsia"/>
          </w:rPr>
          <w:t>WS-</w:t>
        </w:r>
        <w:proofErr w:type="spellStart"/>
        <w:r w:rsidR="006E7B7A" w:rsidRPr="00977EA3">
          <w:rPr>
            <w:rStyle w:val="Collegamentoipertestuale"/>
            <w:rFonts w:eastAsiaTheme="majorEastAsia"/>
          </w:rPr>
          <w:t>BaseNotification</w:t>
        </w:r>
        <w:proofErr w:type="spellEnd"/>
        <w:r w:rsidR="006E7B7A" w:rsidRPr="00977EA3">
          <w:rPr>
            <w:rStyle w:val="Collegamentoipertestuale"/>
            <w:rFonts w:eastAsiaTheme="majorEastAsia"/>
          </w:rPr>
          <w:t xml:space="preserve"> 1.3 OASIS Standard</w:t>
        </w:r>
      </w:hyperlink>
      <w:r w:rsidR="006E7B7A" w:rsidRPr="00977EA3">
        <w:t xml:space="preserve"> </w:t>
      </w:r>
    </w:p>
    <w:p w14:paraId="7FE353B3" w14:textId="77777777" w:rsidR="008E3CF3" w:rsidRPr="00977EA3" w:rsidRDefault="00E63AF6" w:rsidP="00EC243F">
      <w:pPr>
        <w:pStyle w:val="Puntoelenco2"/>
        <w:numPr>
          <w:ilvl w:val="0"/>
          <w:numId w:val="2"/>
        </w:numPr>
      </w:pPr>
      <w:hyperlink r:id="rId273" w:history="1">
        <w:r w:rsidR="006E7B7A" w:rsidRPr="00977EA3">
          <w:rPr>
            <w:rStyle w:val="Collegamentoipertestuale"/>
            <w:rFonts w:eastAsiaTheme="majorEastAsia"/>
          </w:rPr>
          <w:t>WS-</w:t>
        </w:r>
        <w:proofErr w:type="spellStart"/>
        <w:r w:rsidR="006E7B7A" w:rsidRPr="00977EA3">
          <w:rPr>
            <w:rStyle w:val="Collegamentoipertestuale"/>
            <w:rFonts w:eastAsiaTheme="majorEastAsia"/>
          </w:rPr>
          <w:t>BrokeredNotification</w:t>
        </w:r>
        <w:proofErr w:type="spellEnd"/>
        <w:r w:rsidR="006E7B7A" w:rsidRPr="00977EA3">
          <w:rPr>
            <w:rStyle w:val="Collegamentoipertestuale"/>
            <w:rFonts w:eastAsiaTheme="majorEastAsia"/>
          </w:rPr>
          <w:t xml:space="preserve"> 1.3 OASIS Standard</w:t>
        </w:r>
      </w:hyperlink>
      <w:r w:rsidR="006E7B7A" w:rsidRPr="00977EA3">
        <w:t xml:space="preserve"> </w:t>
      </w:r>
    </w:p>
    <w:p w14:paraId="4F0EF9C8" w14:textId="77777777" w:rsidR="008E3CF3" w:rsidRPr="00977EA3" w:rsidRDefault="00E63AF6" w:rsidP="00EC243F">
      <w:pPr>
        <w:pStyle w:val="Puntoelenco2"/>
        <w:numPr>
          <w:ilvl w:val="0"/>
          <w:numId w:val="2"/>
        </w:numPr>
      </w:pPr>
      <w:hyperlink r:id="rId274" w:history="1">
        <w:r w:rsidR="006E7B7A" w:rsidRPr="00977EA3">
          <w:rPr>
            <w:rStyle w:val="Collegamentoipertestuale"/>
            <w:rFonts w:eastAsiaTheme="majorEastAsia"/>
          </w:rPr>
          <w:t>WS-Topics 1.3 OASIS Standard</w:t>
        </w:r>
      </w:hyperlink>
      <w:r w:rsidR="006E7B7A" w:rsidRPr="00977EA3">
        <w:t xml:space="preserve"> </w:t>
      </w:r>
    </w:p>
    <w:p w14:paraId="0C913BF6" w14:textId="1649DA7B" w:rsidR="008E3CF3" w:rsidRPr="00977EA3" w:rsidRDefault="006E7B7A" w:rsidP="00EC243F">
      <w:pPr>
        <w:pStyle w:val="Puntoelenco2"/>
        <w:numPr>
          <w:ilvl w:val="0"/>
          <w:numId w:val="2"/>
        </w:numPr>
        <w:rPr>
          <w:bCs/>
          <w:szCs w:val="24"/>
        </w:rPr>
      </w:pPr>
      <w:r w:rsidRPr="00977EA3">
        <w:rPr>
          <w:szCs w:val="24"/>
        </w:rPr>
        <w:t xml:space="preserve">ITI TF-2b: </w:t>
      </w:r>
      <w:r w:rsidRPr="00977EA3">
        <w:rPr>
          <w:bCs/>
          <w:szCs w:val="24"/>
        </w:rPr>
        <w:t xml:space="preserve">3.43.4.2.2 </w:t>
      </w:r>
    </w:p>
    <w:p w14:paraId="3AB5F8BA" w14:textId="2415CC09" w:rsidR="008E3CF3" w:rsidRPr="00977EA3" w:rsidRDefault="006E7B7A" w:rsidP="00EC243F">
      <w:pPr>
        <w:pStyle w:val="Puntoelenco2"/>
        <w:numPr>
          <w:ilvl w:val="0"/>
          <w:numId w:val="2"/>
        </w:numPr>
        <w:rPr>
          <w:szCs w:val="24"/>
        </w:rPr>
      </w:pPr>
      <w:r w:rsidRPr="00977EA3">
        <w:rPr>
          <w:bCs/>
          <w:szCs w:val="24"/>
        </w:rPr>
        <w:t>ITI TF-2x: Appendix V</w:t>
      </w:r>
      <w:r w:rsidRPr="00977EA3">
        <w:rPr>
          <w:szCs w:val="24"/>
        </w:rPr>
        <w:t xml:space="preserve"> </w:t>
      </w:r>
    </w:p>
    <w:p w14:paraId="7213BF6C" w14:textId="77777777" w:rsidR="006E7B7A" w:rsidRPr="00977EA3" w:rsidRDefault="006E7B7A" w:rsidP="006E7B7A">
      <w:pPr>
        <w:pStyle w:val="Titolo3"/>
        <w:numPr>
          <w:ilvl w:val="0"/>
          <w:numId w:val="0"/>
        </w:numPr>
        <w:rPr>
          <w:noProof w:val="0"/>
        </w:rPr>
      </w:pPr>
      <w:bookmarkStart w:id="3879" w:name="_Toc231117750"/>
      <w:bookmarkStart w:id="3880" w:name="_Toc237684773"/>
      <w:bookmarkStart w:id="3881" w:name="_Toc237767199"/>
      <w:bookmarkStart w:id="3882" w:name="_Toc363803073"/>
      <w:bookmarkStart w:id="3883" w:name="_Toc428454171"/>
      <w:bookmarkStart w:id="3884" w:name="_Toc331085236"/>
      <w:bookmarkStart w:id="3885" w:name="_Toc518634635"/>
      <w:r w:rsidRPr="00977EA3">
        <w:rPr>
          <w:noProof w:val="0"/>
        </w:rPr>
        <w:lastRenderedPageBreak/>
        <w:t>3.54.4 Interaction Diagram</w:t>
      </w:r>
      <w:bookmarkEnd w:id="3879"/>
      <w:bookmarkEnd w:id="3880"/>
      <w:bookmarkEnd w:id="3881"/>
      <w:bookmarkEnd w:id="3882"/>
      <w:bookmarkEnd w:id="3883"/>
      <w:bookmarkEnd w:id="3884"/>
      <w:bookmarkEnd w:id="3885"/>
    </w:p>
    <w:p w14:paraId="7AA399DA" w14:textId="77777777" w:rsidR="006E7B7A" w:rsidRPr="00977EA3" w:rsidRDefault="008E3CF3" w:rsidP="006E7B7A">
      <w:pPr>
        <w:keepNext/>
        <w:jc w:val="center"/>
      </w:pPr>
      <w:r w:rsidRPr="00977EA3">
        <w:rPr>
          <w:noProof/>
        </w:rPr>
        <w:drawing>
          <wp:inline distT="0" distB="0" distL="0" distR="0" wp14:anchorId="24711E13" wp14:editId="229B93A6">
            <wp:extent cx="3587115" cy="2398395"/>
            <wp:effectExtent l="0" t="0" r="0" b="0"/>
            <wp:docPr id="94" name="Immagine 94" descr="DPublish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ublish_I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587115" cy="2398395"/>
                    </a:xfrm>
                    <a:prstGeom prst="rect">
                      <a:avLst/>
                    </a:prstGeom>
                    <a:noFill/>
                    <a:ln>
                      <a:noFill/>
                    </a:ln>
                  </pic:spPr>
                </pic:pic>
              </a:graphicData>
            </a:graphic>
          </wp:inline>
        </w:drawing>
      </w:r>
    </w:p>
    <w:p w14:paraId="715237B4" w14:textId="77777777" w:rsidR="006E7B7A" w:rsidRPr="00977EA3" w:rsidRDefault="006E7B7A" w:rsidP="00EC243F">
      <w:pPr>
        <w:pStyle w:val="FigureTitle"/>
        <w:rPr>
          <w:noProof w:val="0"/>
        </w:rPr>
      </w:pPr>
      <w:r w:rsidRPr="00977EA3">
        <w:rPr>
          <w:noProof w:val="0"/>
        </w:rPr>
        <w:t>Figure 3.54.4-1: Document Metadata Publish Sequence</w:t>
      </w:r>
    </w:p>
    <w:p w14:paraId="7A2FE9CD" w14:textId="77777777" w:rsidR="006E7B7A" w:rsidRPr="00977EA3" w:rsidRDefault="006E7B7A" w:rsidP="006E7B7A">
      <w:pPr>
        <w:pStyle w:val="Corpotesto"/>
      </w:pPr>
      <w:bookmarkStart w:id="3886" w:name="_Toc231117751"/>
      <w:bookmarkStart w:id="3887" w:name="_Toc363803074"/>
    </w:p>
    <w:p w14:paraId="1B294F97" w14:textId="77777777" w:rsidR="006E7B7A" w:rsidRPr="00977EA3" w:rsidRDefault="006E7B7A" w:rsidP="006E7B7A">
      <w:pPr>
        <w:pStyle w:val="Titolo4"/>
        <w:numPr>
          <w:ilvl w:val="0"/>
          <w:numId w:val="0"/>
        </w:numPr>
        <w:rPr>
          <w:noProof w:val="0"/>
        </w:rPr>
      </w:pPr>
      <w:bookmarkStart w:id="3888" w:name="_Toc428454172"/>
      <w:r w:rsidRPr="00977EA3">
        <w:rPr>
          <w:noProof w:val="0"/>
        </w:rPr>
        <w:t xml:space="preserve">3.54.4.1 </w:t>
      </w:r>
      <w:bookmarkEnd w:id="3886"/>
      <w:r w:rsidRPr="00977EA3">
        <w:rPr>
          <w:noProof w:val="0"/>
        </w:rPr>
        <w:t>Notify Message</w:t>
      </w:r>
      <w:bookmarkEnd w:id="3887"/>
      <w:bookmarkEnd w:id="3888"/>
    </w:p>
    <w:p w14:paraId="1ADF1FE9" w14:textId="77777777" w:rsidR="006E7B7A" w:rsidRPr="00977EA3" w:rsidRDefault="006E7B7A" w:rsidP="006E7B7A">
      <w:pPr>
        <w:pStyle w:val="Titolo5"/>
        <w:numPr>
          <w:ilvl w:val="0"/>
          <w:numId w:val="0"/>
        </w:numPr>
        <w:rPr>
          <w:noProof w:val="0"/>
        </w:rPr>
      </w:pPr>
      <w:bookmarkStart w:id="3889" w:name="_Toc231117752"/>
      <w:bookmarkStart w:id="3890" w:name="_Toc363803075"/>
      <w:r w:rsidRPr="00977EA3">
        <w:rPr>
          <w:noProof w:val="0"/>
        </w:rPr>
        <w:t>3.54.4.1.1 Trigger</w:t>
      </w:r>
      <w:bookmarkEnd w:id="3889"/>
      <w:bookmarkEnd w:id="3890"/>
    </w:p>
    <w:p w14:paraId="7CD7EF21" w14:textId="77777777" w:rsidR="006E7B7A" w:rsidRPr="00977EA3" w:rsidRDefault="006E7B7A" w:rsidP="006E7B7A">
      <w:pPr>
        <w:pStyle w:val="Corpotesto"/>
      </w:pPr>
      <w:r w:rsidRPr="00977EA3">
        <w:t xml:space="preserve">When an event occurs for which a subscription may exist, the Document Metadata Publisher will trigger a Notification message to the Document Metadata Notification Broker. Events that could trigger a notification are publication of or update to a </w:t>
      </w:r>
      <w:proofErr w:type="spellStart"/>
      <w:r w:rsidRPr="00977EA3">
        <w:t>DocumentEntry</w:t>
      </w:r>
      <w:proofErr w:type="spellEnd"/>
      <w:r w:rsidRPr="00977EA3">
        <w:t xml:space="preserve"> or </w:t>
      </w:r>
      <w:proofErr w:type="spellStart"/>
      <w:r w:rsidRPr="00977EA3">
        <w:t>SubmissionSet</w:t>
      </w:r>
      <w:proofErr w:type="spellEnd"/>
      <w:r w:rsidRPr="00977EA3">
        <w:t xml:space="preserve">. </w:t>
      </w:r>
    </w:p>
    <w:p w14:paraId="02FDBBC1" w14:textId="77777777" w:rsidR="006E7B7A" w:rsidRPr="00977EA3" w:rsidRDefault="006E7B7A" w:rsidP="006E7B7A">
      <w:pPr>
        <w:pStyle w:val="Titolo5"/>
        <w:numPr>
          <w:ilvl w:val="0"/>
          <w:numId w:val="0"/>
        </w:numPr>
        <w:rPr>
          <w:noProof w:val="0"/>
        </w:rPr>
      </w:pPr>
      <w:bookmarkStart w:id="3891" w:name="_Toc231117753"/>
      <w:bookmarkStart w:id="3892" w:name="_Toc363803076"/>
      <w:r w:rsidRPr="00977EA3">
        <w:rPr>
          <w:noProof w:val="0"/>
        </w:rPr>
        <w:t>3.54.4.1.2 Message Semantics</w:t>
      </w:r>
      <w:bookmarkEnd w:id="3891"/>
      <w:bookmarkEnd w:id="3892"/>
    </w:p>
    <w:p w14:paraId="5B188AD7" w14:textId="0D9A8C35" w:rsidR="006E7B7A" w:rsidRPr="00977EA3" w:rsidRDefault="006E7B7A" w:rsidP="006E7B7A">
      <w:pPr>
        <w:pStyle w:val="Corpotesto"/>
      </w:pPr>
      <w:r w:rsidRPr="00977EA3">
        <w:t xml:space="preserve">The Document Metadata Publisher shall use a Notify message to communicate published objects to the Document Metadata Notification Broker Actor. </w:t>
      </w:r>
    </w:p>
    <w:p w14:paraId="57934EFF" w14:textId="77777777" w:rsidR="006E7B7A" w:rsidRPr="00977EA3" w:rsidRDefault="006E7B7A" w:rsidP="006E7B7A">
      <w:pPr>
        <w:pStyle w:val="Corpotesto"/>
      </w:pPr>
      <w:r w:rsidRPr="00977EA3">
        <w:t xml:space="preserve">This message shall have one </w:t>
      </w:r>
      <w:r w:rsidRPr="00977EA3">
        <w:rPr>
          <w:i/>
        </w:rPr>
        <w:t>&lt;</w:t>
      </w:r>
      <w:proofErr w:type="spellStart"/>
      <w:r w:rsidRPr="00977EA3">
        <w:rPr>
          <w:i/>
        </w:rPr>
        <w:t>NotificationMessage</w:t>
      </w:r>
      <w:proofErr w:type="spellEnd"/>
      <w:r w:rsidRPr="00977EA3">
        <w:rPr>
          <w:i/>
        </w:rPr>
        <w:t xml:space="preserve">&gt; </w:t>
      </w:r>
      <w:r w:rsidRPr="00977EA3">
        <w:t xml:space="preserve">element. </w:t>
      </w:r>
    </w:p>
    <w:p w14:paraId="494A64E7" w14:textId="77777777" w:rsidR="006E7B7A" w:rsidRPr="00977EA3" w:rsidRDefault="006E7B7A" w:rsidP="006E7B7A">
      <w:pPr>
        <w:pStyle w:val="Corpotesto"/>
      </w:pPr>
      <w:r w:rsidRPr="00977EA3">
        <w:t>This element SHALL have two child elements:</w:t>
      </w:r>
    </w:p>
    <w:p w14:paraId="460DCAB5" w14:textId="77777777" w:rsidR="008E3CF3" w:rsidRPr="00977EA3" w:rsidRDefault="006E7B7A" w:rsidP="00EC243F">
      <w:pPr>
        <w:pStyle w:val="Puntoelenco2"/>
        <w:numPr>
          <w:ilvl w:val="0"/>
          <w:numId w:val="2"/>
        </w:numPr>
      </w:pPr>
      <w:r w:rsidRPr="00977EA3">
        <w:rPr>
          <w:i/>
        </w:rPr>
        <w:t>&lt;</w:t>
      </w:r>
      <w:proofErr w:type="spellStart"/>
      <w:r w:rsidRPr="00977EA3">
        <w:rPr>
          <w:i/>
        </w:rPr>
        <w:t>ProducerReference</w:t>
      </w:r>
      <w:proofErr w:type="spellEnd"/>
      <w:r w:rsidRPr="00977EA3">
        <w:rPr>
          <w:i/>
        </w:rPr>
        <w:t xml:space="preserve">&gt; </w:t>
      </w:r>
      <w:r w:rsidRPr="00977EA3">
        <w:t xml:space="preserve">that identifies the source of the data published. This element conveys the value of the </w:t>
      </w:r>
      <w:proofErr w:type="spellStart"/>
      <w:r w:rsidRPr="00977EA3">
        <w:t>SubmissionSet.sourceId</w:t>
      </w:r>
      <w:proofErr w:type="spellEnd"/>
      <w:r w:rsidRPr="00977EA3">
        <w:t xml:space="preserve"> attribute. This attribute shall contain a URI, for example “urn:oid:1.2.3.4.5”.</w:t>
      </w:r>
    </w:p>
    <w:p w14:paraId="1A2664F6" w14:textId="77777777" w:rsidR="008E3CF3" w:rsidRPr="00977EA3" w:rsidRDefault="006E7B7A" w:rsidP="00EC243F">
      <w:pPr>
        <w:pStyle w:val="Puntoelenco2"/>
        <w:numPr>
          <w:ilvl w:val="0"/>
          <w:numId w:val="2"/>
        </w:numPr>
      </w:pPr>
      <w:r w:rsidRPr="00977EA3">
        <w:rPr>
          <w:i/>
        </w:rPr>
        <w:t>&lt;Message&gt;</w:t>
      </w:r>
      <w:r w:rsidRPr="00977EA3">
        <w:t xml:space="preserve"> that identifies published objects. This element shall have a single child element </w:t>
      </w:r>
      <w:r w:rsidRPr="00977EA3">
        <w:rPr>
          <w:i/>
        </w:rPr>
        <w:t>&lt;</w:t>
      </w:r>
      <w:proofErr w:type="spellStart"/>
      <w:r w:rsidRPr="00977EA3">
        <w:rPr>
          <w:i/>
        </w:rPr>
        <w:t>lcm:SubmitObjectsRequest</w:t>
      </w:r>
      <w:proofErr w:type="spellEnd"/>
      <w:r w:rsidRPr="00977EA3">
        <w:rPr>
          <w:i/>
        </w:rPr>
        <w:t>&gt;</w:t>
      </w:r>
      <w:r w:rsidRPr="00977EA3">
        <w:t xml:space="preserve"> that has only one child element </w:t>
      </w:r>
      <w:r w:rsidRPr="00977EA3">
        <w:rPr>
          <w:i/>
        </w:rPr>
        <w:t>&lt;</w:t>
      </w:r>
      <w:proofErr w:type="spellStart"/>
      <w:r w:rsidRPr="00977EA3">
        <w:rPr>
          <w:i/>
        </w:rPr>
        <w:t>rim:RegistryObjectList</w:t>
      </w:r>
      <w:proofErr w:type="spellEnd"/>
      <w:r w:rsidRPr="00977EA3">
        <w:rPr>
          <w:i/>
        </w:rPr>
        <w:t>&gt;.</w:t>
      </w:r>
      <w:r w:rsidRPr="00977EA3">
        <w:t xml:space="preserve"> This element conveys a list of </w:t>
      </w:r>
      <w:proofErr w:type="spellStart"/>
      <w:r w:rsidRPr="00977EA3">
        <w:t>SubmissionSet</w:t>
      </w:r>
      <w:proofErr w:type="spellEnd"/>
      <w:r w:rsidRPr="00977EA3">
        <w:t xml:space="preserve">, Folder, and </w:t>
      </w:r>
      <w:proofErr w:type="spellStart"/>
      <w:r w:rsidRPr="00977EA3">
        <w:t>DocumentEntry</w:t>
      </w:r>
      <w:proofErr w:type="spellEnd"/>
      <w:r w:rsidRPr="00977EA3">
        <w:t xml:space="preserve"> objects.</w:t>
      </w:r>
    </w:p>
    <w:p w14:paraId="4DFBF7B9" w14:textId="7D017915" w:rsidR="006E7B7A" w:rsidRPr="00977EA3" w:rsidRDefault="006E7B7A" w:rsidP="006E7B7A">
      <w:pPr>
        <w:pStyle w:val="Note"/>
      </w:pPr>
      <w:r w:rsidRPr="00977EA3">
        <w:t xml:space="preserve">Note: </w:t>
      </w:r>
      <w:proofErr w:type="spellStart"/>
      <w:r w:rsidRPr="00977EA3">
        <w:t>SubmissionSet</w:t>
      </w:r>
      <w:proofErr w:type="spellEnd"/>
      <w:r w:rsidRPr="00977EA3">
        <w:t xml:space="preserve"> objects are constructed from </w:t>
      </w:r>
      <w:r w:rsidRPr="00977EA3">
        <w:rPr>
          <w:i/>
        </w:rPr>
        <w:t>&lt;</w:t>
      </w:r>
      <w:proofErr w:type="spellStart"/>
      <w:r w:rsidRPr="00977EA3">
        <w:rPr>
          <w:i/>
        </w:rPr>
        <w:t>rim:RegistryObject</w:t>
      </w:r>
      <w:proofErr w:type="spellEnd"/>
      <w:r w:rsidRPr="00977EA3">
        <w:rPr>
          <w:i/>
        </w:rPr>
        <w:t xml:space="preserve">&gt; </w:t>
      </w:r>
      <w:r w:rsidRPr="00977EA3">
        <w:t xml:space="preserve">elements and must include the </w:t>
      </w:r>
      <w:r w:rsidRPr="00977EA3">
        <w:rPr>
          <w:i/>
        </w:rPr>
        <w:t>&lt;</w:t>
      </w:r>
      <w:proofErr w:type="spellStart"/>
      <w:r w:rsidRPr="00977EA3">
        <w:rPr>
          <w:i/>
        </w:rPr>
        <w:t>rim:Classification</w:t>
      </w:r>
      <w:proofErr w:type="spellEnd"/>
      <w:r w:rsidRPr="00977EA3">
        <w:rPr>
          <w:i/>
        </w:rPr>
        <w:t>&gt;</w:t>
      </w:r>
      <w:r w:rsidRPr="00977EA3">
        <w:t>.</w:t>
      </w:r>
    </w:p>
    <w:p w14:paraId="565B638D" w14:textId="77777777" w:rsidR="006E7B7A" w:rsidRPr="00977EA3" w:rsidRDefault="006E7B7A" w:rsidP="006E7B7A">
      <w:pPr>
        <w:pStyle w:val="Corpotesto"/>
      </w:pPr>
      <w:r w:rsidRPr="00977EA3">
        <w:t>Note that there is no subscription information in the Notify message in the Publish transaction.</w:t>
      </w:r>
    </w:p>
    <w:p w14:paraId="0B06EEEB" w14:textId="77777777" w:rsidR="006E7B7A" w:rsidRPr="00977EA3" w:rsidRDefault="006E7B7A" w:rsidP="006E7B7A">
      <w:pPr>
        <w:pStyle w:val="Titolo5"/>
        <w:numPr>
          <w:ilvl w:val="0"/>
          <w:numId w:val="0"/>
        </w:numPr>
        <w:rPr>
          <w:noProof w:val="0"/>
        </w:rPr>
      </w:pPr>
      <w:bookmarkStart w:id="3893" w:name="_Toc231117754"/>
      <w:bookmarkStart w:id="3894" w:name="_Toc363803077"/>
      <w:r w:rsidRPr="00977EA3">
        <w:rPr>
          <w:noProof w:val="0"/>
        </w:rPr>
        <w:lastRenderedPageBreak/>
        <w:t>3.54.4.1.3 Expected Actions</w:t>
      </w:r>
      <w:bookmarkEnd w:id="3893"/>
      <w:bookmarkEnd w:id="3894"/>
    </w:p>
    <w:p w14:paraId="240866EB" w14:textId="77777777" w:rsidR="006E7B7A" w:rsidRPr="00977EA3" w:rsidRDefault="006E7B7A" w:rsidP="006E7B7A">
      <w:pPr>
        <w:pStyle w:val="Corpotesto"/>
      </w:pPr>
      <w:r w:rsidRPr="00977EA3">
        <w:t>The Notify message shall comply with the requirements in the WS-</w:t>
      </w:r>
      <w:proofErr w:type="spellStart"/>
      <w:r w:rsidRPr="00977EA3">
        <w:t>BaseNotification</w:t>
      </w:r>
      <w:proofErr w:type="spellEnd"/>
      <w:r w:rsidRPr="00977EA3">
        <w:t xml:space="preserve"> standard.</w:t>
      </w:r>
    </w:p>
    <w:p w14:paraId="71610C07" w14:textId="77777777" w:rsidR="006E7B7A" w:rsidRPr="00977EA3" w:rsidRDefault="006E7B7A" w:rsidP="006E7B7A">
      <w:pPr>
        <w:pStyle w:val="Corpotesto"/>
      </w:pPr>
      <w:r w:rsidRPr="00977EA3">
        <w:t>The Document Metadata Notification Broker shall evaluate the Publish transaction, and if there are matching subscriptions, it shall send the corresponding Notification transaction to the appropriate Document Metadata Notification Recipients.</w:t>
      </w:r>
    </w:p>
    <w:p w14:paraId="33174D66" w14:textId="77777777" w:rsidR="006E7B7A" w:rsidRPr="00977EA3" w:rsidRDefault="006E7B7A" w:rsidP="006E7B7A">
      <w:pPr>
        <w:pStyle w:val="Titolo5"/>
        <w:numPr>
          <w:ilvl w:val="0"/>
          <w:numId w:val="0"/>
        </w:numPr>
        <w:rPr>
          <w:noProof w:val="0"/>
        </w:rPr>
      </w:pPr>
      <w:bookmarkStart w:id="3895" w:name="_Toc231117755"/>
      <w:bookmarkStart w:id="3896" w:name="_Toc363803078"/>
      <w:r w:rsidRPr="00977EA3">
        <w:rPr>
          <w:noProof w:val="0"/>
        </w:rPr>
        <w:t>3.54.4.1.4 Example</w:t>
      </w:r>
      <w:bookmarkEnd w:id="3895"/>
      <w:bookmarkEnd w:id="3896"/>
    </w:p>
    <w:p w14:paraId="2001086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62AC937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 xml:space="preserve"> </w:t>
      </w:r>
      <w:proofErr w:type="spellStart"/>
      <w:r w:rsidRPr="00977EA3">
        <w:rPr>
          <w:sz w:val="16"/>
          <w:szCs w:val="16"/>
        </w:rPr>
        <w:t>xmlns:s</w:t>
      </w:r>
      <w:proofErr w:type="spellEnd"/>
      <w:r w:rsidRPr="00977EA3">
        <w:rPr>
          <w:sz w:val="16"/>
          <w:szCs w:val="16"/>
        </w:rPr>
        <w:t>="http://www.w3.org/2003/05/soap-envelope"</w:t>
      </w:r>
    </w:p>
    <w:p w14:paraId="11A2F91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xmlns:a</w:t>
      </w:r>
      <w:proofErr w:type="spellEnd"/>
      <w:r w:rsidRPr="00977EA3">
        <w:rPr>
          <w:sz w:val="16"/>
          <w:szCs w:val="16"/>
        </w:rPr>
        <w:t>="http://www.w3.org/2005/08/addressing"</w:t>
      </w:r>
    </w:p>
    <w:p w14:paraId="343B3A5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xmlns:xsi</w:t>
      </w:r>
      <w:proofErr w:type="spellEnd"/>
      <w:r w:rsidRPr="00977EA3">
        <w:rPr>
          <w:sz w:val="16"/>
          <w:szCs w:val="16"/>
        </w:rPr>
        <w:t>="http://www.w3.org/2001/XMLSchema-instance"</w:t>
      </w:r>
    </w:p>
    <w:p w14:paraId="5F3A7BB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xmlns:wsnt</w:t>
      </w:r>
      <w:proofErr w:type="spellEnd"/>
      <w:r w:rsidRPr="00977EA3">
        <w:rPr>
          <w:sz w:val="16"/>
          <w:szCs w:val="16"/>
        </w:rPr>
        <w:t>="http://docs.oasis-open.org/</w:t>
      </w:r>
      <w:proofErr w:type="spellStart"/>
      <w:r w:rsidRPr="00977EA3">
        <w:rPr>
          <w:sz w:val="16"/>
          <w:szCs w:val="16"/>
        </w:rPr>
        <w:t>wsn</w:t>
      </w:r>
      <w:proofErr w:type="spellEnd"/>
      <w:r w:rsidRPr="00977EA3">
        <w:rPr>
          <w:sz w:val="16"/>
          <w:szCs w:val="16"/>
        </w:rPr>
        <w:t>/b-2"</w:t>
      </w:r>
    </w:p>
    <w:p w14:paraId="61A90055"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xmlns:ihe</w:t>
      </w:r>
      <w:proofErr w:type="spellEnd"/>
      <w:r w:rsidRPr="00977EA3">
        <w:rPr>
          <w:sz w:val="16"/>
          <w:szCs w:val="16"/>
        </w:rPr>
        <w:t>="urn:ihe:iti:pub-sub:2008"</w:t>
      </w:r>
    </w:p>
    <w:p w14:paraId="2B7EA97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xmlns:rim</w:t>
      </w:r>
      <w:proofErr w:type="spellEnd"/>
      <w:r w:rsidRPr="00977EA3">
        <w:rPr>
          <w:sz w:val="16"/>
          <w:szCs w:val="16"/>
        </w:rPr>
        <w:t>="urn:oasis:names:tc:ebxml-regrep:xsd:rim:3.0"</w:t>
      </w:r>
    </w:p>
    <w:p w14:paraId="3537822F"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roofErr w:type="spellStart"/>
      <w:r w:rsidRPr="00977EA3">
        <w:rPr>
          <w:sz w:val="16"/>
          <w:szCs w:val="16"/>
        </w:rPr>
        <w:t>xsi:schemaLocation</w:t>
      </w:r>
      <w:proofErr w:type="spellEnd"/>
      <w:r w:rsidRPr="00977EA3">
        <w:rPr>
          <w:sz w:val="16"/>
          <w:szCs w:val="16"/>
        </w:rPr>
        <w:t>="http://www.w3.org/2003/05/soap-envelope http://www.w3.org/2003/05/soap-envelope http://www.w3.org/2005/08/addressing http://www.w3.org/2005/08/addressing/ws-addr.xsd http://docs.oasis-open.org/wsn/b-2 http://docs.oasis-open.org/wsn/b-2.xsd urn:ihe:iti:pub-sub:2008 ../schema/IHE/XDS.b_PublishSubscribe.xsd urn:oasis:names:tc:ebxml-regrep:xsd:rim:3.0 ../schema/</w:t>
      </w:r>
      <w:proofErr w:type="spellStart"/>
      <w:r w:rsidRPr="00977EA3">
        <w:rPr>
          <w:sz w:val="16"/>
          <w:szCs w:val="16"/>
        </w:rPr>
        <w:t>ebRS</w:t>
      </w:r>
      <w:proofErr w:type="spellEnd"/>
      <w:r w:rsidRPr="00977EA3">
        <w:rPr>
          <w:sz w:val="16"/>
          <w:szCs w:val="16"/>
        </w:rPr>
        <w:t>/rim.xsd"&gt;</w:t>
      </w:r>
    </w:p>
    <w:p w14:paraId="2D8A240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s:Header</w:t>
      </w:r>
      <w:proofErr w:type="spellEnd"/>
      <w:r w:rsidRPr="00977EA3">
        <w:rPr>
          <w:sz w:val="16"/>
          <w:szCs w:val="16"/>
        </w:rPr>
        <w:t>&gt;</w:t>
      </w:r>
    </w:p>
    <w:p w14:paraId="27943FE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7D63B529"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897" w:author="Gregorio Canal" w:date="2019-05-22T14:54:00Z">
            <w:rPr>
              <w:sz w:val="16"/>
              <w:szCs w:val="16"/>
            </w:rPr>
          </w:rPrChange>
        </w:rPr>
      </w:pPr>
      <w:r w:rsidRPr="00977EA3">
        <w:rPr>
          <w:sz w:val="16"/>
          <w:szCs w:val="16"/>
        </w:rPr>
        <w:t xml:space="preserve">        </w:t>
      </w:r>
      <w:r w:rsidRPr="00E63AF6">
        <w:rPr>
          <w:sz w:val="16"/>
          <w:szCs w:val="16"/>
          <w:lang w:val="it-IT"/>
          <w:rPrChange w:id="3898" w:author="Gregorio Canal" w:date="2019-05-22T14:54:00Z">
            <w:rPr>
              <w:sz w:val="16"/>
              <w:szCs w:val="16"/>
            </w:rPr>
          </w:rPrChange>
        </w:rPr>
        <w:t>&lt;</w:t>
      </w:r>
      <w:proofErr w:type="spellStart"/>
      <w:r w:rsidRPr="00E63AF6">
        <w:rPr>
          <w:sz w:val="16"/>
          <w:szCs w:val="16"/>
          <w:lang w:val="it-IT"/>
          <w:rPrChange w:id="3899" w:author="Gregorio Canal" w:date="2019-05-22T14:54:00Z">
            <w:rPr>
              <w:sz w:val="16"/>
              <w:szCs w:val="16"/>
            </w:rPr>
          </w:rPrChange>
        </w:rPr>
        <w:t>a:MessageID</w:t>
      </w:r>
      <w:proofErr w:type="spellEnd"/>
      <w:r w:rsidRPr="00E63AF6">
        <w:rPr>
          <w:sz w:val="16"/>
          <w:szCs w:val="16"/>
          <w:lang w:val="it-IT"/>
          <w:rPrChange w:id="3900" w:author="Gregorio Canal" w:date="2019-05-22T14:54:00Z">
            <w:rPr>
              <w:sz w:val="16"/>
              <w:szCs w:val="16"/>
            </w:rPr>
          </w:rPrChange>
        </w:rPr>
        <w:t>&gt;382dcdca-8e87-9fdf-8446-48fd83bca93b&lt;/</w:t>
      </w:r>
      <w:proofErr w:type="spellStart"/>
      <w:r w:rsidRPr="00E63AF6">
        <w:rPr>
          <w:sz w:val="16"/>
          <w:szCs w:val="16"/>
          <w:lang w:val="it-IT"/>
          <w:rPrChange w:id="3901" w:author="Gregorio Canal" w:date="2019-05-22T14:54:00Z">
            <w:rPr>
              <w:sz w:val="16"/>
              <w:szCs w:val="16"/>
            </w:rPr>
          </w:rPrChange>
        </w:rPr>
        <w:t>a:MessageID</w:t>
      </w:r>
      <w:proofErr w:type="spellEnd"/>
      <w:r w:rsidRPr="00E63AF6">
        <w:rPr>
          <w:sz w:val="16"/>
          <w:szCs w:val="16"/>
          <w:lang w:val="it-IT"/>
          <w:rPrChange w:id="3902" w:author="Gregorio Canal" w:date="2019-05-22T14:54:00Z">
            <w:rPr>
              <w:sz w:val="16"/>
              <w:szCs w:val="16"/>
            </w:rPr>
          </w:rPrChange>
        </w:rPr>
        <w:t>&gt;</w:t>
      </w:r>
    </w:p>
    <w:p w14:paraId="7529F3F5" w14:textId="77777777" w:rsidR="006E7B7A" w:rsidRPr="00E63AF6"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lang w:val="it-IT"/>
          <w:rPrChange w:id="3903" w:author="Gregorio Canal" w:date="2019-05-22T14:54:00Z">
            <w:rPr>
              <w:sz w:val="16"/>
              <w:szCs w:val="16"/>
            </w:rPr>
          </w:rPrChange>
        </w:rPr>
      </w:pPr>
      <w:r w:rsidRPr="00E63AF6">
        <w:rPr>
          <w:sz w:val="16"/>
          <w:szCs w:val="16"/>
          <w:lang w:val="it-IT"/>
          <w:rPrChange w:id="3904" w:author="Gregorio Canal" w:date="2019-05-22T14:54:00Z">
            <w:rPr>
              <w:sz w:val="16"/>
              <w:szCs w:val="16"/>
            </w:rPr>
          </w:rPrChange>
        </w:rPr>
        <w:t xml:space="preserve">        &lt;</w:t>
      </w:r>
      <w:proofErr w:type="spellStart"/>
      <w:r w:rsidRPr="00E63AF6">
        <w:rPr>
          <w:sz w:val="16"/>
          <w:szCs w:val="16"/>
          <w:lang w:val="it-IT"/>
          <w:rPrChange w:id="3905" w:author="Gregorio Canal" w:date="2019-05-22T14:54:00Z">
            <w:rPr>
              <w:sz w:val="16"/>
              <w:szCs w:val="16"/>
            </w:rPr>
          </w:rPrChange>
        </w:rPr>
        <w:t>a:To</w:t>
      </w:r>
      <w:proofErr w:type="spellEnd"/>
      <w:r w:rsidRPr="00E63AF6">
        <w:rPr>
          <w:sz w:val="16"/>
          <w:szCs w:val="16"/>
          <w:lang w:val="it-IT"/>
          <w:rPrChange w:id="3906" w:author="Gregorio Canal" w:date="2019-05-22T14:54:00Z">
            <w:rPr>
              <w:sz w:val="16"/>
              <w:szCs w:val="16"/>
            </w:rPr>
          </w:rPrChange>
        </w:rPr>
        <w:t>&gt;https://NotificationBroker/xdsBpublish&lt;/a:To&gt;</w:t>
      </w:r>
    </w:p>
    <w:p w14:paraId="6580E6D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E63AF6">
        <w:rPr>
          <w:sz w:val="16"/>
          <w:szCs w:val="16"/>
          <w:lang w:val="it-IT"/>
          <w:rPrChange w:id="3907" w:author="Gregorio Canal" w:date="2019-05-22T14:54:00Z">
            <w:rPr>
              <w:sz w:val="16"/>
              <w:szCs w:val="16"/>
            </w:rPr>
          </w:rPrChange>
        </w:rPr>
        <w:t xml:space="preserve">    </w:t>
      </w:r>
      <w:r w:rsidRPr="00977EA3">
        <w:rPr>
          <w:sz w:val="16"/>
          <w:szCs w:val="16"/>
        </w:rPr>
        <w:t>&lt;/</w:t>
      </w:r>
      <w:proofErr w:type="spellStart"/>
      <w:r w:rsidRPr="00977EA3">
        <w:rPr>
          <w:sz w:val="16"/>
          <w:szCs w:val="16"/>
        </w:rPr>
        <w:t>s:Header</w:t>
      </w:r>
      <w:proofErr w:type="spellEnd"/>
      <w:r w:rsidRPr="00977EA3">
        <w:rPr>
          <w:sz w:val="16"/>
          <w:szCs w:val="16"/>
        </w:rPr>
        <w:t>&gt;</w:t>
      </w:r>
    </w:p>
    <w:p w14:paraId="1D24315A"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10861779"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wsnt:Notify</w:t>
      </w:r>
      <w:proofErr w:type="spellEnd"/>
      <w:r w:rsidRPr="00977EA3">
        <w:rPr>
          <w:sz w:val="16"/>
          <w:szCs w:val="16"/>
        </w:rPr>
        <w:t>&gt;</w:t>
      </w:r>
    </w:p>
    <w:p w14:paraId="033F4544" w14:textId="3C8F24CC"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wsnt:NotificationMessage</w:t>
      </w:r>
      <w:proofErr w:type="spellEnd"/>
      <w:r w:rsidRPr="00977EA3">
        <w:rPr>
          <w:sz w:val="16"/>
          <w:szCs w:val="16"/>
        </w:rPr>
        <w:t xml:space="preserve">&gt; </w:t>
      </w:r>
    </w:p>
    <w:p w14:paraId="2D51000C"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wsnt:ProducerReference</w:t>
      </w:r>
      <w:proofErr w:type="spellEnd"/>
      <w:r w:rsidRPr="00977EA3">
        <w:rPr>
          <w:sz w:val="16"/>
          <w:szCs w:val="16"/>
        </w:rPr>
        <w:t>&gt;</w:t>
      </w:r>
    </w:p>
    <w:p w14:paraId="177B84A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a:Address</w:t>
      </w:r>
      <w:proofErr w:type="spellEnd"/>
      <w:r w:rsidRPr="00977EA3">
        <w:rPr>
          <w:sz w:val="16"/>
          <w:szCs w:val="16"/>
        </w:rPr>
        <w:t>&gt;urn:oid:1.2.3.4.5&lt;/</w:t>
      </w:r>
      <w:proofErr w:type="spellStart"/>
      <w:r w:rsidRPr="00977EA3">
        <w:rPr>
          <w:sz w:val="16"/>
          <w:szCs w:val="16"/>
        </w:rPr>
        <w:t>a:Address</w:t>
      </w:r>
      <w:proofErr w:type="spellEnd"/>
      <w:r w:rsidRPr="00977EA3">
        <w:rPr>
          <w:sz w:val="16"/>
          <w:szCs w:val="16"/>
        </w:rPr>
        <w:t>&gt;</w:t>
      </w:r>
    </w:p>
    <w:p w14:paraId="789C152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wsnt:ProducerReference</w:t>
      </w:r>
      <w:proofErr w:type="spellEnd"/>
      <w:r w:rsidRPr="00977EA3">
        <w:rPr>
          <w:sz w:val="16"/>
          <w:szCs w:val="16"/>
        </w:rPr>
        <w:t>&gt;</w:t>
      </w:r>
    </w:p>
    <w:p w14:paraId="16E3DB33"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wsnt:Message</w:t>
      </w:r>
      <w:proofErr w:type="spellEnd"/>
      <w:r w:rsidRPr="00977EA3">
        <w:rPr>
          <w:sz w:val="16"/>
          <w:szCs w:val="16"/>
        </w:rPr>
        <w:t>&gt;</w:t>
      </w:r>
    </w:p>
    <w:p w14:paraId="3E5CF43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lcm:SubmitObjectsRequest</w:t>
      </w:r>
      <w:proofErr w:type="spellEnd"/>
      <w:r w:rsidRPr="00977EA3">
        <w:rPr>
          <w:sz w:val="16"/>
          <w:szCs w:val="16"/>
        </w:rPr>
        <w:t>&gt;</w:t>
      </w:r>
    </w:p>
    <w:p w14:paraId="0F10CC4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rim:RegistryObjectList</w:t>
      </w:r>
      <w:proofErr w:type="spellEnd"/>
      <w:r w:rsidRPr="00977EA3">
        <w:rPr>
          <w:sz w:val="16"/>
          <w:szCs w:val="16"/>
        </w:rPr>
        <w:t>&gt;</w:t>
      </w:r>
    </w:p>
    <w:p w14:paraId="1279766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list of extrinsic objects --&gt;</w:t>
      </w:r>
    </w:p>
    <w:p w14:paraId="58C0AA4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rim:ExtrinsicObject</w:t>
      </w:r>
      <w:proofErr w:type="spellEnd"/>
      <w:r w:rsidRPr="00977EA3">
        <w:rPr>
          <w:sz w:val="16"/>
          <w:szCs w:val="16"/>
        </w:rPr>
        <w:t xml:space="preserve"> id="Document01" </w:t>
      </w:r>
      <w:proofErr w:type="spellStart"/>
      <w:r w:rsidRPr="00977EA3">
        <w:rPr>
          <w:sz w:val="16"/>
          <w:szCs w:val="16"/>
        </w:rPr>
        <w:t>mimeType</w:t>
      </w:r>
      <w:proofErr w:type="spellEnd"/>
      <w:r w:rsidRPr="00977EA3">
        <w:rPr>
          <w:sz w:val="16"/>
          <w:szCs w:val="16"/>
        </w:rPr>
        <w:t xml:space="preserve">="text/xml" </w:t>
      </w:r>
      <w:proofErr w:type="spellStart"/>
      <w:r w:rsidRPr="00977EA3">
        <w:rPr>
          <w:sz w:val="16"/>
          <w:szCs w:val="16"/>
        </w:rPr>
        <w:t>objectType</w:t>
      </w:r>
      <w:proofErr w:type="spellEnd"/>
      <w:r w:rsidRPr="00977EA3">
        <w:rPr>
          <w:sz w:val="16"/>
          <w:szCs w:val="16"/>
        </w:rPr>
        <w:t>="urn:uuid:7edca82f-054d-47f2-a032-9b2a5b5186c1"&gt;</w:t>
      </w:r>
    </w:p>
    <w:p w14:paraId="72525E7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
    <w:p w14:paraId="5CFE8C76"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rim:ExtrinsicObject</w:t>
      </w:r>
      <w:proofErr w:type="spellEnd"/>
      <w:r w:rsidRPr="00977EA3">
        <w:rPr>
          <w:sz w:val="16"/>
          <w:szCs w:val="16"/>
        </w:rPr>
        <w:t>&gt;</w:t>
      </w:r>
    </w:p>
    <w:p w14:paraId="2C5F82A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&lt;!-- The list of </w:t>
      </w:r>
      <w:proofErr w:type="spellStart"/>
      <w:r w:rsidRPr="00977EA3">
        <w:rPr>
          <w:sz w:val="16"/>
          <w:szCs w:val="16"/>
        </w:rPr>
        <w:t>RegistryPackage</w:t>
      </w:r>
      <w:proofErr w:type="spellEnd"/>
      <w:r w:rsidRPr="00977EA3">
        <w:rPr>
          <w:sz w:val="16"/>
          <w:szCs w:val="16"/>
        </w:rPr>
        <w:t xml:space="preserve"> objects --&gt;</w:t>
      </w:r>
      <w:r w:rsidRPr="00977EA3">
        <w:rPr>
          <w:sz w:val="16"/>
          <w:szCs w:val="16"/>
        </w:rPr>
        <w:br/>
        <w:t xml:space="preserve">                            &lt;</w:t>
      </w:r>
      <w:proofErr w:type="spellStart"/>
      <w:r w:rsidRPr="00977EA3">
        <w:rPr>
          <w:sz w:val="16"/>
          <w:szCs w:val="16"/>
        </w:rPr>
        <w:t>rim:RegistryPackage</w:t>
      </w:r>
      <w:proofErr w:type="spellEnd"/>
      <w:r w:rsidRPr="00977EA3">
        <w:rPr>
          <w:sz w:val="16"/>
          <w:szCs w:val="16"/>
        </w:rPr>
        <w:t xml:space="preserve"> objectType="urn:oasis:names:tc:ebxml-regrep:ObjectType:RegistryObject:RegistryPackage" id="Submission01"&gt;</w:t>
      </w:r>
      <w:r w:rsidRPr="00977EA3">
        <w:rPr>
          <w:sz w:val="16"/>
          <w:szCs w:val="16"/>
        </w:rPr>
        <w:br/>
        <w:t xml:space="preserve">                                &lt;</w:t>
      </w:r>
      <w:proofErr w:type="spellStart"/>
      <w:r w:rsidRPr="00977EA3">
        <w:rPr>
          <w:sz w:val="16"/>
          <w:szCs w:val="16"/>
        </w:rPr>
        <w:t>rim:Classification</w:t>
      </w:r>
      <w:proofErr w:type="spellEnd"/>
      <w:r w:rsidRPr="00977EA3">
        <w:rPr>
          <w:sz w:val="16"/>
          <w:szCs w:val="16"/>
        </w:rPr>
        <w:t xml:space="preserve"> classificationNode="urn:uuid:a54d6aa5-d40d-43f9-88c5-b4633d873bdd" </w:t>
      </w:r>
      <w:proofErr w:type="spellStart"/>
      <w:r w:rsidRPr="00977EA3">
        <w:rPr>
          <w:sz w:val="16"/>
          <w:szCs w:val="16"/>
        </w:rPr>
        <w:t>classifiedObject</w:t>
      </w:r>
      <w:proofErr w:type="spellEnd"/>
      <w:r w:rsidRPr="00977EA3">
        <w:rPr>
          <w:sz w:val="16"/>
          <w:szCs w:val="16"/>
        </w:rPr>
        <w:t>="Submission01" objectType="urn:oasis:names:tc:ebxml-regrep:ObjectType:RegistryObject:Classification" id="classification01"/&gt;</w:t>
      </w:r>
      <w:r w:rsidRPr="00977EA3">
        <w:rPr>
          <w:sz w:val="16"/>
          <w:szCs w:val="16"/>
        </w:rPr>
        <w:br/>
        <w:t xml:space="preserve">                            &lt;/</w:t>
      </w:r>
      <w:proofErr w:type="spellStart"/>
      <w:r w:rsidRPr="00977EA3">
        <w:rPr>
          <w:sz w:val="16"/>
          <w:szCs w:val="16"/>
        </w:rPr>
        <w:t>rim:RegistryPackage</w:t>
      </w:r>
      <w:proofErr w:type="spellEnd"/>
      <w:r w:rsidRPr="00977EA3">
        <w:rPr>
          <w:sz w:val="16"/>
          <w:szCs w:val="16"/>
        </w:rPr>
        <w:t>&gt;</w:t>
      </w:r>
      <w:r w:rsidRPr="00977EA3">
        <w:rPr>
          <w:sz w:val="16"/>
          <w:szCs w:val="16"/>
        </w:rPr>
        <w:br/>
        <w:t xml:space="preserve">                            &lt;</w:t>
      </w:r>
      <w:proofErr w:type="spellStart"/>
      <w:r w:rsidRPr="00977EA3">
        <w:rPr>
          <w:sz w:val="16"/>
          <w:szCs w:val="16"/>
        </w:rPr>
        <w:t>rim:RegistryPackage</w:t>
      </w:r>
      <w:proofErr w:type="spellEnd"/>
      <w:r w:rsidRPr="00977EA3">
        <w:rPr>
          <w:sz w:val="16"/>
          <w:szCs w:val="16"/>
        </w:rPr>
        <w:t xml:space="preserve"> objectType="urn:oasis:names:tc:ebxml-regrep:ObjectType:RegistryObject:RegistryPackage" id="Folder01"&gt;</w:t>
      </w:r>
      <w:r w:rsidRPr="00977EA3">
        <w:rPr>
          <w:sz w:val="16"/>
          <w:szCs w:val="16"/>
        </w:rPr>
        <w:br/>
        <w:t xml:space="preserve">                                &lt;</w:t>
      </w:r>
      <w:proofErr w:type="spellStart"/>
      <w:r w:rsidRPr="00977EA3">
        <w:rPr>
          <w:sz w:val="16"/>
          <w:szCs w:val="16"/>
        </w:rPr>
        <w:t>rim:Classification</w:t>
      </w:r>
      <w:proofErr w:type="spellEnd"/>
      <w:r w:rsidRPr="00977EA3">
        <w:rPr>
          <w:sz w:val="16"/>
          <w:szCs w:val="16"/>
        </w:rPr>
        <w:t xml:space="preserve"> classificationNode="urn:uuid:d9d542f3-6cc4-48b6-8870-ea235fbc94c2" </w:t>
      </w:r>
      <w:proofErr w:type="spellStart"/>
      <w:r w:rsidRPr="00977EA3">
        <w:rPr>
          <w:sz w:val="16"/>
          <w:szCs w:val="16"/>
        </w:rPr>
        <w:t>classifiedObject</w:t>
      </w:r>
      <w:proofErr w:type="spellEnd"/>
      <w:r w:rsidRPr="00977EA3">
        <w:rPr>
          <w:sz w:val="16"/>
          <w:szCs w:val="16"/>
        </w:rPr>
        <w:t>="Folder01" objectType="urn:oasis:names:tc:ebxml-regrep:ObjectType:RegistryObject:Classification" id="classification02"/&gt;</w:t>
      </w:r>
      <w:r w:rsidRPr="00977EA3">
        <w:rPr>
          <w:sz w:val="16"/>
          <w:szCs w:val="16"/>
        </w:rPr>
        <w:br/>
        <w:t xml:space="preserve">                            &lt;/</w:t>
      </w:r>
      <w:proofErr w:type="spellStart"/>
      <w:r w:rsidRPr="00977EA3">
        <w:rPr>
          <w:sz w:val="16"/>
          <w:szCs w:val="16"/>
        </w:rPr>
        <w:t>rim:RegistryPackage</w:t>
      </w:r>
      <w:proofErr w:type="spellEnd"/>
      <w:r w:rsidRPr="00977EA3">
        <w:rPr>
          <w:sz w:val="16"/>
          <w:szCs w:val="16"/>
        </w:rPr>
        <w:t>&gt;</w:t>
      </w:r>
    </w:p>
    <w:p w14:paraId="672511B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rim:RegistryObjectList</w:t>
      </w:r>
      <w:proofErr w:type="spellEnd"/>
      <w:r w:rsidRPr="00977EA3">
        <w:rPr>
          <w:sz w:val="16"/>
          <w:szCs w:val="16"/>
        </w:rPr>
        <w:t>&gt;</w:t>
      </w:r>
    </w:p>
    <w:p w14:paraId="1424B441"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lcm:SubmitObjectsRequest</w:t>
      </w:r>
      <w:proofErr w:type="spellEnd"/>
      <w:r w:rsidRPr="00977EA3">
        <w:rPr>
          <w:sz w:val="16"/>
          <w:szCs w:val="16"/>
        </w:rPr>
        <w:t>&gt;</w:t>
      </w:r>
    </w:p>
    <w:p w14:paraId="5F23EC3E"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wsnt:Message</w:t>
      </w:r>
      <w:proofErr w:type="spellEnd"/>
      <w:r w:rsidRPr="00977EA3">
        <w:rPr>
          <w:sz w:val="16"/>
          <w:szCs w:val="16"/>
        </w:rPr>
        <w:t>&gt;</w:t>
      </w:r>
    </w:p>
    <w:p w14:paraId="002ADD12"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wsnt:NotificationMessage</w:t>
      </w:r>
      <w:proofErr w:type="spellEnd"/>
      <w:r w:rsidRPr="00977EA3">
        <w:rPr>
          <w:sz w:val="16"/>
          <w:szCs w:val="16"/>
        </w:rPr>
        <w:t>&gt;</w:t>
      </w:r>
    </w:p>
    <w:p w14:paraId="076FA727"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wsnt:Notify</w:t>
      </w:r>
      <w:proofErr w:type="spellEnd"/>
      <w:r w:rsidRPr="00977EA3">
        <w:rPr>
          <w:sz w:val="16"/>
          <w:szCs w:val="16"/>
        </w:rPr>
        <w:t>&gt;</w:t>
      </w:r>
    </w:p>
    <w:p w14:paraId="616C2BB4"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t>
      </w:r>
      <w:proofErr w:type="spellStart"/>
      <w:r w:rsidRPr="00977EA3">
        <w:rPr>
          <w:sz w:val="16"/>
          <w:szCs w:val="16"/>
        </w:rPr>
        <w:t>s:Body</w:t>
      </w:r>
      <w:proofErr w:type="spellEnd"/>
      <w:r w:rsidRPr="00977EA3">
        <w:rPr>
          <w:sz w:val="16"/>
          <w:szCs w:val="16"/>
        </w:rPr>
        <w:t>&gt;</w:t>
      </w:r>
    </w:p>
    <w:p w14:paraId="0DD58AE0"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r w:rsidRPr="00977EA3">
        <w:rPr>
          <w:sz w:val="16"/>
          <w:szCs w:val="16"/>
        </w:rPr>
        <w:t>&lt;/</w:t>
      </w:r>
      <w:proofErr w:type="spellStart"/>
      <w:r w:rsidRPr="00977EA3">
        <w:rPr>
          <w:sz w:val="16"/>
          <w:szCs w:val="16"/>
        </w:rPr>
        <w:t>s:Envelope</w:t>
      </w:r>
      <w:proofErr w:type="spellEnd"/>
      <w:r w:rsidRPr="00977EA3">
        <w:rPr>
          <w:sz w:val="16"/>
          <w:szCs w:val="16"/>
        </w:rPr>
        <w:t>&gt;</w:t>
      </w:r>
    </w:p>
    <w:p w14:paraId="543D6C8B" w14:textId="77777777" w:rsidR="006E7B7A" w:rsidRPr="00977EA3" w:rsidRDefault="006E7B7A" w:rsidP="006E7B7A">
      <w:pPr>
        <w:pStyle w:val="PreformattatoHTML"/>
        <w:pBdr>
          <w:top w:val="single" w:sz="4" w:space="1" w:color="auto"/>
          <w:left w:val="single" w:sz="4" w:space="4" w:color="auto"/>
          <w:bottom w:val="single" w:sz="4" w:space="1" w:color="auto"/>
          <w:right w:val="single" w:sz="4" w:space="4" w:color="auto"/>
        </w:pBdr>
        <w:rPr>
          <w:sz w:val="16"/>
          <w:szCs w:val="16"/>
        </w:rPr>
      </w:pPr>
    </w:p>
    <w:p w14:paraId="537A010A" w14:textId="77777777" w:rsidR="006E7B7A" w:rsidRPr="00977EA3" w:rsidRDefault="006E7B7A" w:rsidP="006E7B7A">
      <w:pPr>
        <w:pStyle w:val="Titolo3"/>
        <w:numPr>
          <w:ilvl w:val="0"/>
          <w:numId w:val="0"/>
        </w:numPr>
        <w:rPr>
          <w:noProof w:val="0"/>
        </w:rPr>
      </w:pPr>
      <w:bookmarkStart w:id="3908" w:name="_Toc231117756"/>
      <w:bookmarkStart w:id="3909" w:name="_Toc237684774"/>
      <w:bookmarkStart w:id="3910" w:name="_Toc237767200"/>
      <w:bookmarkStart w:id="3911" w:name="_Toc363803079"/>
      <w:bookmarkStart w:id="3912" w:name="_Toc428454173"/>
      <w:bookmarkStart w:id="3913" w:name="_Toc331085237"/>
      <w:bookmarkStart w:id="3914" w:name="_Toc518634636"/>
      <w:r w:rsidRPr="00977EA3">
        <w:rPr>
          <w:noProof w:val="0"/>
        </w:rPr>
        <w:lastRenderedPageBreak/>
        <w:t>3.54.5 Security Considerations</w:t>
      </w:r>
      <w:bookmarkEnd w:id="3908"/>
      <w:bookmarkEnd w:id="3909"/>
      <w:bookmarkEnd w:id="3910"/>
      <w:bookmarkEnd w:id="3911"/>
      <w:bookmarkEnd w:id="3912"/>
      <w:bookmarkEnd w:id="3913"/>
      <w:bookmarkEnd w:id="3914"/>
    </w:p>
    <w:p w14:paraId="0A86AFBB" w14:textId="77777777" w:rsidR="006E7B7A" w:rsidRPr="00977EA3" w:rsidRDefault="006E7B7A" w:rsidP="006E7B7A">
      <w:pPr>
        <w:pStyle w:val="Corpotesto"/>
      </w:pPr>
      <w:r w:rsidRPr="00977EA3">
        <w:t>The risk assessment for the Document Metadata Publish transaction is described in t</w:t>
      </w:r>
      <w:r w:rsidRPr="00977EA3">
        <w:rPr>
          <w:szCs w:val="24"/>
        </w:rPr>
        <w:t xml:space="preserve">he risk assessment spreadsheet for the Document Metadata Subscription Profile, which is available from IHE at </w:t>
      </w:r>
      <w:hyperlink r:id="rId276" w:history="1">
        <w:r w:rsidRPr="00977EA3">
          <w:rPr>
            <w:rStyle w:val="Collegamentoipertestuale"/>
            <w:rFonts w:eastAsiaTheme="majorEastAsia"/>
            <w:szCs w:val="24"/>
          </w:rPr>
          <w:t>http://wiki.ihe.net/images/4/46/DSUB_risk_assesment.xls</w:t>
        </w:r>
      </w:hyperlink>
      <w:r w:rsidRPr="00977EA3">
        <w:rPr>
          <w:szCs w:val="24"/>
        </w:rPr>
        <w:t xml:space="preserve">. </w:t>
      </w:r>
      <w:r w:rsidRPr="00977EA3">
        <w:t>The derived mitigations are as follows:</w:t>
      </w:r>
    </w:p>
    <w:p w14:paraId="6C105D44" w14:textId="3AEA4F2C" w:rsidR="008E3CF3" w:rsidRPr="00977EA3" w:rsidRDefault="006E7B7A" w:rsidP="00EC243F">
      <w:pPr>
        <w:pStyle w:val="Puntoelenco2"/>
        <w:numPr>
          <w:ilvl w:val="0"/>
          <w:numId w:val="2"/>
        </w:numPr>
      </w:pPr>
      <w:r w:rsidRPr="00977EA3">
        <w:t xml:space="preserve">The Document Metadata Publisher and the Document Metadata Notification Broker shall be grouped with a Secure Node or Secure Application </w:t>
      </w:r>
      <w:r w:rsidR="005A7892" w:rsidRPr="00977EA3">
        <w:t>in the Audit Trail and Node Authentication (ATNA) Profile.</w:t>
      </w:r>
    </w:p>
    <w:p w14:paraId="4AD6ECB8" w14:textId="77777777" w:rsidR="008E3CF3" w:rsidRPr="00977EA3" w:rsidRDefault="006E7B7A" w:rsidP="00EC243F">
      <w:pPr>
        <w:pStyle w:val="Puntoelenco2"/>
        <w:numPr>
          <w:ilvl w:val="0"/>
          <w:numId w:val="2"/>
        </w:numPr>
      </w:pPr>
      <w:r w:rsidRPr="00977EA3">
        <w:t>The use of encrypted TLS is recommended when the transmission is not otherwise secured (e.g., transmission over a secure network)</w:t>
      </w:r>
    </w:p>
    <w:p w14:paraId="324421CA" w14:textId="77777777" w:rsidR="006E7B7A" w:rsidRPr="00977EA3" w:rsidRDefault="006E7B7A" w:rsidP="006E7B7A">
      <w:pPr>
        <w:pStyle w:val="Titolo4"/>
        <w:numPr>
          <w:ilvl w:val="0"/>
          <w:numId w:val="0"/>
        </w:numPr>
        <w:rPr>
          <w:noProof w:val="0"/>
        </w:rPr>
      </w:pPr>
      <w:bookmarkStart w:id="3915" w:name="_Toc231117757"/>
      <w:bookmarkStart w:id="3916" w:name="_Toc363803080"/>
      <w:bookmarkStart w:id="3917" w:name="_Toc428454174"/>
      <w:r w:rsidRPr="00977EA3">
        <w:rPr>
          <w:noProof w:val="0"/>
        </w:rPr>
        <w:t>3.54.5.1 Audit Record Considerations</w:t>
      </w:r>
      <w:bookmarkEnd w:id="3915"/>
      <w:bookmarkEnd w:id="3916"/>
      <w:bookmarkEnd w:id="3917"/>
      <w:r w:rsidRPr="00977EA3">
        <w:rPr>
          <w:noProof w:val="0"/>
        </w:rPr>
        <w:t xml:space="preserve"> </w:t>
      </w:r>
    </w:p>
    <w:p w14:paraId="7AD11F24" w14:textId="734131BC" w:rsidR="006E7B7A" w:rsidRPr="00977EA3" w:rsidRDefault="006E7B7A" w:rsidP="006E7B7A">
      <w:pPr>
        <w:pStyle w:val="Corpotesto"/>
      </w:pPr>
      <w:r w:rsidRPr="00977EA3">
        <w:t xml:space="preserve">The Document Metadata Publish Transaction is an Export event, as defined in ITI TF-2a: </w:t>
      </w:r>
      <w:r w:rsidR="00D370AE" w:rsidRPr="00977EA3">
        <w:t>Table 3.20.4.1.1.1-1</w:t>
      </w:r>
      <w:r w:rsidRPr="00977EA3">
        <w:t xml:space="preserve">. The actors involved in the transaction shall create audit data in conformance with DICOM Part 15 “Data Export”/”Data Import”, with the following exceptions. </w:t>
      </w:r>
    </w:p>
    <w:p w14:paraId="6D0215C9" w14:textId="77777777" w:rsidR="003570EE" w:rsidRPr="00977EA3" w:rsidRDefault="003570EE" w:rsidP="006E7B7A">
      <w:pPr>
        <w:pStyle w:val="Corpotesto"/>
      </w:pPr>
    </w:p>
    <w:p w14:paraId="43A4A356" w14:textId="77777777" w:rsidR="006E7B7A" w:rsidRPr="00977EA3" w:rsidRDefault="006E7B7A" w:rsidP="006E7B7A">
      <w:pPr>
        <w:pStyle w:val="Titolo5"/>
        <w:numPr>
          <w:ilvl w:val="0"/>
          <w:numId w:val="0"/>
        </w:numPr>
        <w:rPr>
          <w:noProof w:val="0"/>
        </w:rPr>
      </w:pPr>
      <w:bookmarkStart w:id="3918" w:name="_Toc231117758"/>
      <w:bookmarkStart w:id="3919" w:name="_Toc363803081"/>
      <w:r w:rsidRPr="00977EA3">
        <w:rPr>
          <w:noProof w:val="0"/>
        </w:rPr>
        <w:t>3.54.5.1.1 Document Metadata Publisher Audit Message:</w:t>
      </w:r>
      <w:bookmarkEnd w:id="3918"/>
      <w:bookmarkEnd w:id="3919"/>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6D94375A" w14:textId="77777777" w:rsidTr="008E3CF3">
        <w:trPr>
          <w:cantSplit/>
        </w:trPr>
        <w:tc>
          <w:tcPr>
            <w:tcW w:w="1458" w:type="dxa"/>
            <w:tcBorders>
              <w:bottom w:val="single" w:sz="4" w:space="0" w:color="auto"/>
            </w:tcBorders>
            <w:textDirection w:val="btLr"/>
            <w:vAlign w:val="center"/>
          </w:tcPr>
          <w:p w14:paraId="1E1AEC71"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09ED687F"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73CE8183" w14:textId="77777777" w:rsidR="006E7B7A" w:rsidRPr="00977EA3" w:rsidRDefault="006E7B7A" w:rsidP="008E3CF3">
            <w:pPr>
              <w:pStyle w:val="TableEntryHeader"/>
              <w:rPr>
                <w:noProof w:val="0"/>
                <w:kern w:val="28"/>
              </w:rPr>
            </w:pPr>
            <w:proofErr w:type="spellStart"/>
            <w:r w:rsidRPr="00977EA3">
              <w:rPr>
                <w:noProof w:val="0"/>
              </w:rPr>
              <w:t>Opt</w:t>
            </w:r>
            <w:proofErr w:type="spellEnd"/>
          </w:p>
        </w:tc>
        <w:tc>
          <w:tcPr>
            <w:tcW w:w="4878" w:type="dxa"/>
            <w:tcBorders>
              <w:bottom w:val="single" w:sz="4" w:space="0" w:color="auto"/>
            </w:tcBorders>
            <w:vAlign w:val="center"/>
          </w:tcPr>
          <w:p w14:paraId="544B7354"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1FCF0EDF" w14:textId="77777777" w:rsidTr="008E3CF3">
        <w:trPr>
          <w:cantSplit/>
        </w:trPr>
        <w:tc>
          <w:tcPr>
            <w:tcW w:w="1458" w:type="dxa"/>
            <w:vMerge w:val="restart"/>
            <w:tcBorders>
              <w:top w:val="single" w:sz="4" w:space="0" w:color="auto"/>
            </w:tcBorders>
          </w:tcPr>
          <w:p w14:paraId="6A1C6FBA" w14:textId="77777777" w:rsidR="006E7B7A" w:rsidRPr="00977EA3" w:rsidRDefault="006E7B7A" w:rsidP="008E3CF3">
            <w:pPr>
              <w:pStyle w:val="TableEntryHeader"/>
              <w:rPr>
                <w:noProof w:val="0"/>
              </w:rPr>
            </w:pPr>
            <w:r w:rsidRPr="00977EA3">
              <w:rPr>
                <w:noProof w:val="0"/>
              </w:rPr>
              <w:t>Event</w:t>
            </w:r>
          </w:p>
          <w:p w14:paraId="5FF73279"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tcBorders>
              <w:top w:val="single" w:sz="4" w:space="0" w:color="auto"/>
            </w:tcBorders>
            <w:vAlign w:val="center"/>
          </w:tcPr>
          <w:p w14:paraId="2958281F" w14:textId="77777777" w:rsidR="006E7B7A" w:rsidRPr="00977EA3" w:rsidRDefault="006E7B7A" w:rsidP="008E3CF3">
            <w:pPr>
              <w:pStyle w:val="TableEntry"/>
              <w:rPr>
                <w:noProof w:val="0"/>
                <w:sz w:val="16"/>
                <w:szCs w:val="16"/>
              </w:rPr>
            </w:pPr>
            <w:proofErr w:type="spellStart"/>
            <w:r w:rsidRPr="00977EA3">
              <w:rPr>
                <w:noProof w:val="0"/>
                <w:sz w:val="16"/>
                <w:szCs w:val="16"/>
              </w:rPr>
              <w:t>EventID</w:t>
            </w:r>
            <w:proofErr w:type="spellEnd"/>
          </w:p>
        </w:tc>
        <w:tc>
          <w:tcPr>
            <w:tcW w:w="720" w:type="dxa"/>
            <w:tcBorders>
              <w:top w:val="single" w:sz="4" w:space="0" w:color="auto"/>
            </w:tcBorders>
            <w:vAlign w:val="center"/>
          </w:tcPr>
          <w:p w14:paraId="3607F0C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69ACA8A7" w14:textId="77777777" w:rsidR="006E7B7A" w:rsidRPr="00977EA3" w:rsidRDefault="006E7B7A" w:rsidP="008E3CF3">
            <w:pPr>
              <w:pStyle w:val="TableEntry"/>
              <w:rPr>
                <w:noProof w:val="0"/>
                <w:sz w:val="16"/>
                <w:szCs w:val="16"/>
              </w:rPr>
            </w:pPr>
            <w:r w:rsidRPr="00977EA3">
              <w:rPr>
                <w:noProof w:val="0"/>
                <w:sz w:val="16"/>
                <w:szCs w:val="16"/>
              </w:rPr>
              <w:t>EV(110106, DCM, “Export”)</w:t>
            </w:r>
          </w:p>
        </w:tc>
      </w:tr>
      <w:tr w:rsidR="006E7B7A" w:rsidRPr="00977EA3" w14:paraId="198A7D88" w14:textId="77777777" w:rsidTr="008E3CF3">
        <w:trPr>
          <w:cantSplit/>
        </w:trPr>
        <w:tc>
          <w:tcPr>
            <w:tcW w:w="1458" w:type="dxa"/>
            <w:vMerge/>
            <w:vAlign w:val="center"/>
          </w:tcPr>
          <w:p w14:paraId="657A52AE" w14:textId="77777777" w:rsidR="006E7B7A" w:rsidRPr="00977EA3" w:rsidRDefault="006E7B7A" w:rsidP="008E3CF3">
            <w:pPr>
              <w:pStyle w:val="TableLabel"/>
              <w:rPr>
                <w:noProof w:val="0"/>
                <w:sz w:val="16"/>
              </w:rPr>
            </w:pPr>
          </w:p>
        </w:tc>
        <w:tc>
          <w:tcPr>
            <w:tcW w:w="2610" w:type="dxa"/>
            <w:vAlign w:val="center"/>
          </w:tcPr>
          <w:p w14:paraId="20C2DCF7" w14:textId="77777777" w:rsidR="006E7B7A" w:rsidRPr="00977EA3" w:rsidRDefault="006E7B7A" w:rsidP="008E3CF3">
            <w:pPr>
              <w:pStyle w:val="TableEntry"/>
              <w:rPr>
                <w:noProof w:val="0"/>
                <w:sz w:val="16"/>
                <w:szCs w:val="16"/>
              </w:rPr>
            </w:pPr>
            <w:proofErr w:type="spellStart"/>
            <w:r w:rsidRPr="00977EA3">
              <w:rPr>
                <w:noProof w:val="0"/>
                <w:sz w:val="16"/>
                <w:szCs w:val="16"/>
              </w:rPr>
              <w:t>EventActionCode</w:t>
            </w:r>
            <w:proofErr w:type="spellEnd"/>
          </w:p>
        </w:tc>
        <w:tc>
          <w:tcPr>
            <w:tcW w:w="720" w:type="dxa"/>
            <w:vAlign w:val="center"/>
          </w:tcPr>
          <w:p w14:paraId="6EA3BDF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1ABB2BC2" w14:textId="77777777" w:rsidR="006E7B7A" w:rsidRPr="00977EA3" w:rsidRDefault="006E7B7A" w:rsidP="008E3CF3">
            <w:pPr>
              <w:pStyle w:val="TableEntry"/>
              <w:rPr>
                <w:noProof w:val="0"/>
                <w:sz w:val="16"/>
                <w:szCs w:val="16"/>
              </w:rPr>
            </w:pPr>
            <w:r w:rsidRPr="00977EA3">
              <w:rPr>
                <w:noProof w:val="0"/>
                <w:sz w:val="16"/>
                <w:szCs w:val="16"/>
              </w:rPr>
              <w:t xml:space="preserve">“R” (Read) </w:t>
            </w:r>
          </w:p>
        </w:tc>
      </w:tr>
      <w:tr w:rsidR="006E7B7A" w:rsidRPr="00977EA3" w14:paraId="67C59DF8" w14:textId="77777777" w:rsidTr="008E3CF3">
        <w:trPr>
          <w:cantSplit/>
        </w:trPr>
        <w:tc>
          <w:tcPr>
            <w:tcW w:w="1458" w:type="dxa"/>
            <w:vMerge/>
            <w:vAlign w:val="center"/>
          </w:tcPr>
          <w:p w14:paraId="70FE8BE4" w14:textId="77777777" w:rsidR="006E7B7A" w:rsidRPr="00977EA3" w:rsidRDefault="006E7B7A" w:rsidP="008E3CF3">
            <w:pPr>
              <w:pStyle w:val="TableLabel"/>
              <w:rPr>
                <w:noProof w:val="0"/>
                <w:sz w:val="16"/>
              </w:rPr>
            </w:pPr>
          </w:p>
        </w:tc>
        <w:tc>
          <w:tcPr>
            <w:tcW w:w="2610" w:type="dxa"/>
            <w:vAlign w:val="center"/>
          </w:tcPr>
          <w:p w14:paraId="7049A096"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EventDateTime</w:t>
            </w:r>
            <w:proofErr w:type="spellEnd"/>
          </w:p>
        </w:tc>
        <w:tc>
          <w:tcPr>
            <w:tcW w:w="720" w:type="dxa"/>
            <w:vAlign w:val="center"/>
          </w:tcPr>
          <w:p w14:paraId="53A296F2"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F85B6E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10BA5F5" w14:textId="77777777" w:rsidTr="008E3CF3">
        <w:trPr>
          <w:cantSplit/>
        </w:trPr>
        <w:tc>
          <w:tcPr>
            <w:tcW w:w="1458" w:type="dxa"/>
            <w:vMerge/>
            <w:vAlign w:val="center"/>
          </w:tcPr>
          <w:p w14:paraId="234A10D5" w14:textId="77777777" w:rsidR="006E7B7A" w:rsidRPr="00977EA3" w:rsidRDefault="006E7B7A" w:rsidP="008E3CF3">
            <w:pPr>
              <w:pStyle w:val="TableLabel"/>
              <w:rPr>
                <w:noProof w:val="0"/>
                <w:sz w:val="16"/>
              </w:rPr>
            </w:pPr>
          </w:p>
        </w:tc>
        <w:tc>
          <w:tcPr>
            <w:tcW w:w="2610" w:type="dxa"/>
            <w:vAlign w:val="center"/>
          </w:tcPr>
          <w:p w14:paraId="6B7477C5"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EventOutcomeIndicator</w:t>
            </w:r>
            <w:proofErr w:type="spellEnd"/>
          </w:p>
        </w:tc>
        <w:tc>
          <w:tcPr>
            <w:tcW w:w="720" w:type="dxa"/>
            <w:vAlign w:val="center"/>
          </w:tcPr>
          <w:p w14:paraId="6E23A9D7"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69377EE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59A1928" w14:textId="77777777" w:rsidTr="008E3CF3">
        <w:trPr>
          <w:cantSplit/>
        </w:trPr>
        <w:tc>
          <w:tcPr>
            <w:tcW w:w="1458" w:type="dxa"/>
            <w:vMerge/>
            <w:tcBorders>
              <w:bottom w:val="single" w:sz="4" w:space="0" w:color="auto"/>
            </w:tcBorders>
            <w:vAlign w:val="center"/>
          </w:tcPr>
          <w:p w14:paraId="06EA532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66853DB5" w14:textId="77777777" w:rsidR="006E7B7A" w:rsidRPr="00977EA3" w:rsidRDefault="006E7B7A" w:rsidP="008E3CF3">
            <w:pPr>
              <w:pStyle w:val="TableEntry"/>
              <w:rPr>
                <w:noProof w:val="0"/>
                <w:sz w:val="16"/>
                <w:szCs w:val="16"/>
              </w:rPr>
            </w:pPr>
            <w:proofErr w:type="spellStart"/>
            <w:r w:rsidRPr="00977EA3">
              <w:rPr>
                <w:noProof w:val="0"/>
                <w:sz w:val="16"/>
                <w:szCs w:val="16"/>
              </w:rPr>
              <w:t>EventTypeCode</w:t>
            </w:r>
            <w:proofErr w:type="spellEnd"/>
          </w:p>
        </w:tc>
        <w:tc>
          <w:tcPr>
            <w:tcW w:w="720" w:type="dxa"/>
            <w:tcBorders>
              <w:bottom w:val="single" w:sz="4" w:space="0" w:color="auto"/>
            </w:tcBorders>
            <w:vAlign w:val="center"/>
          </w:tcPr>
          <w:p w14:paraId="209D459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4C83567F" w14:textId="77777777" w:rsidR="006E7B7A" w:rsidRPr="00977EA3" w:rsidRDefault="006E7B7A" w:rsidP="008E3CF3">
            <w:pPr>
              <w:pStyle w:val="TableEntry"/>
              <w:rPr>
                <w:noProof w:val="0"/>
                <w:sz w:val="16"/>
                <w:szCs w:val="16"/>
              </w:rPr>
            </w:pPr>
            <w:r w:rsidRPr="00977EA3">
              <w:rPr>
                <w:noProof w:val="0"/>
                <w:sz w:val="16"/>
                <w:szCs w:val="16"/>
              </w:rPr>
              <w:t>EV(“ITI-54”, “IHE Transactions”, “Document Metadata Publish”)</w:t>
            </w:r>
          </w:p>
        </w:tc>
      </w:tr>
      <w:tr w:rsidR="006E7B7A" w:rsidRPr="00977EA3" w14:paraId="6FF1961C" w14:textId="77777777" w:rsidTr="008E3CF3">
        <w:trPr>
          <w:cantSplit/>
        </w:trPr>
        <w:tc>
          <w:tcPr>
            <w:tcW w:w="9666" w:type="dxa"/>
            <w:gridSpan w:val="4"/>
            <w:tcBorders>
              <w:bottom w:val="single" w:sz="4" w:space="0" w:color="auto"/>
            </w:tcBorders>
          </w:tcPr>
          <w:p w14:paraId="63C3F742" w14:textId="77777777" w:rsidR="006E7B7A" w:rsidRPr="00977EA3" w:rsidRDefault="006E7B7A" w:rsidP="008E3CF3">
            <w:pPr>
              <w:pStyle w:val="TableEntry"/>
              <w:rPr>
                <w:bCs/>
                <w:noProof w:val="0"/>
              </w:rPr>
            </w:pPr>
            <w:r w:rsidRPr="00977EA3">
              <w:rPr>
                <w:bCs/>
                <w:noProof w:val="0"/>
              </w:rPr>
              <w:t>Source (Document Metadata Publisher) (1)</w:t>
            </w:r>
          </w:p>
        </w:tc>
      </w:tr>
      <w:tr w:rsidR="006E7B7A" w:rsidRPr="00977EA3" w14:paraId="2719714C" w14:textId="77777777" w:rsidTr="008E3CF3">
        <w:trPr>
          <w:cantSplit/>
        </w:trPr>
        <w:tc>
          <w:tcPr>
            <w:tcW w:w="9666" w:type="dxa"/>
            <w:gridSpan w:val="4"/>
            <w:tcBorders>
              <w:bottom w:val="single" w:sz="4" w:space="0" w:color="auto"/>
            </w:tcBorders>
          </w:tcPr>
          <w:p w14:paraId="2218A909" w14:textId="77777777" w:rsidR="006E7B7A" w:rsidRPr="00977EA3" w:rsidRDefault="006E7B7A" w:rsidP="008E3CF3">
            <w:pPr>
              <w:pStyle w:val="TableEntry"/>
              <w:rPr>
                <w:bCs/>
                <w:noProof w:val="0"/>
              </w:rPr>
            </w:pPr>
            <w:r w:rsidRPr="00977EA3">
              <w:rPr>
                <w:bCs/>
                <w:noProof w:val="0"/>
              </w:rPr>
              <w:t>Human Requestor (0..n)</w:t>
            </w:r>
          </w:p>
        </w:tc>
      </w:tr>
      <w:tr w:rsidR="006E7B7A" w:rsidRPr="00977EA3" w14:paraId="54A3637E" w14:textId="77777777" w:rsidTr="008E3CF3">
        <w:trPr>
          <w:cantSplit/>
        </w:trPr>
        <w:tc>
          <w:tcPr>
            <w:tcW w:w="9666" w:type="dxa"/>
            <w:gridSpan w:val="4"/>
            <w:tcBorders>
              <w:bottom w:val="single" w:sz="4" w:space="0" w:color="auto"/>
            </w:tcBorders>
          </w:tcPr>
          <w:p w14:paraId="161C3ED6" w14:textId="77777777" w:rsidR="006E7B7A" w:rsidRPr="00977EA3" w:rsidRDefault="006E7B7A" w:rsidP="008E3CF3">
            <w:pPr>
              <w:pStyle w:val="TableEntry"/>
              <w:rPr>
                <w:bCs/>
                <w:noProof w:val="0"/>
                <w:szCs w:val="16"/>
              </w:rPr>
            </w:pPr>
            <w:r w:rsidRPr="00977EA3">
              <w:rPr>
                <w:bCs/>
                <w:noProof w:val="0"/>
              </w:rPr>
              <w:t>Destination (Document Metadata Notification Broker) (1)</w:t>
            </w:r>
            <w:r w:rsidRPr="00977EA3">
              <w:rPr>
                <w:bCs/>
                <w:noProof w:val="0"/>
                <w:szCs w:val="16"/>
              </w:rPr>
              <w:t xml:space="preserve"> </w:t>
            </w:r>
          </w:p>
        </w:tc>
      </w:tr>
      <w:tr w:rsidR="006E7B7A" w:rsidRPr="00977EA3" w14:paraId="2078F86B" w14:textId="77777777" w:rsidTr="008E3CF3">
        <w:trPr>
          <w:cantSplit/>
        </w:trPr>
        <w:tc>
          <w:tcPr>
            <w:tcW w:w="9666" w:type="dxa"/>
            <w:gridSpan w:val="4"/>
            <w:tcBorders>
              <w:bottom w:val="single" w:sz="4" w:space="0" w:color="auto"/>
            </w:tcBorders>
          </w:tcPr>
          <w:p w14:paraId="1B2CCB1E" w14:textId="77777777" w:rsidR="006E7B7A" w:rsidRPr="00977EA3" w:rsidRDefault="006E7B7A" w:rsidP="008E3CF3">
            <w:pPr>
              <w:pStyle w:val="TableEntry"/>
              <w:rPr>
                <w:bCs/>
                <w:noProof w:val="0"/>
              </w:rPr>
            </w:pPr>
            <w:r w:rsidRPr="00977EA3">
              <w:rPr>
                <w:bCs/>
                <w:noProof w:val="0"/>
              </w:rPr>
              <w:t>Audit Source (Document Metadata Publisher) (1)</w:t>
            </w:r>
          </w:p>
        </w:tc>
      </w:tr>
      <w:tr w:rsidR="006E7B7A" w:rsidRPr="00977EA3" w14:paraId="1378D2F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5BDEF564" w14:textId="77777777" w:rsidR="006E7B7A" w:rsidRPr="00977EA3" w:rsidRDefault="006E7B7A" w:rsidP="008E3CF3">
            <w:pPr>
              <w:pStyle w:val="TableEntry"/>
              <w:rPr>
                <w:bCs/>
                <w:noProof w:val="0"/>
              </w:rPr>
            </w:pPr>
            <w:r w:rsidRPr="00977EA3">
              <w:rPr>
                <w:bCs/>
                <w:noProof w:val="0"/>
              </w:rPr>
              <w:t>Patient (0..1)</w:t>
            </w:r>
          </w:p>
        </w:tc>
      </w:tr>
      <w:tr w:rsidR="006E7B7A" w:rsidRPr="00977EA3" w14:paraId="173E12C3"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D42658A" w14:textId="64D12D0E" w:rsidR="006E7B7A" w:rsidRPr="00977EA3" w:rsidRDefault="006E7B7A" w:rsidP="008E3CF3">
            <w:pPr>
              <w:pStyle w:val="TableEntry"/>
              <w:rPr>
                <w:bCs/>
                <w:noProof w:val="0"/>
              </w:rPr>
            </w:pPr>
            <w:proofErr w:type="spellStart"/>
            <w:r w:rsidRPr="00977EA3">
              <w:rPr>
                <w:bCs/>
                <w:noProof w:val="0"/>
              </w:rPr>
              <w:t>Document</w:t>
            </w:r>
            <w:r w:rsidR="00CF1E2E" w:rsidRPr="00977EA3">
              <w:rPr>
                <w:bCs/>
                <w:noProof w:val="0"/>
              </w:rPr>
              <w:t>Entry</w:t>
            </w:r>
            <w:proofErr w:type="spellEnd"/>
            <w:r w:rsidR="00CF1E2E" w:rsidRPr="00977EA3">
              <w:rPr>
                <w:bCs/>
                <w:noProof w:val="0"/>
              </w:rPr>
              <w:t>/</w:t>
            </w:r>
            <w:proofErr w:type="spellStart"/>
            <w:r w:rsidR="00CF1E2E" w:rsidRPr="00977EA3">
              <w:rPr>
                <w:bCs/>
                <w:noProof w:val="0"/>
              </w:rPr>
              <w:t>SubmissionSet</w:t>
            </w:r>
            <w:proofErr w:type="spellEnd"/>
            <w:r w:rsidRPr="00977EA3">
              <w:rPr>
                <w:bCs/>
                <w:noProof w:val="0"/>
              </w:rPr>
              <w:t xml:space="preserve"> (1..n) </w:t>
            </w:r>
          </w:p>
        </w:tc>
      </w:tr>
    </w:tbl>
    <w:p w14:paraId="382B9BF1" w14:textId="77777777" w:rsidR="006E7B7A" w:rsidRPr="00977EA3" w:rsidRDefault="006E7B7A" w:rsidP="00EC243F">
      <w:pPr>
        <w:pStyle w:val="Corpotesto"/>
        <w:keepNext/>
        <w:rPr>
          <w:b/>
          <w:i/>
        </w:rPr>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558FE355" w14:textId="77777777" w:rsidTr="008E3CF3">
        <w:trPr>
          <w:cantSplit/>
        </w:trPr>
        <w:tc>
          <w:tcPr>
            <w:tcW w:w="1548" w:type="dxa"/>
            <w:vMerge w:val="restart"/>
          </w:tcPr>
          <w:p w14:paraId="7C0A3454" w14:textId="77777777" w:rsidR="006E7B7A" w:rsidRPr="00977EA3" w:rsidRDefault="006E7B7A" w:rsidP="008E3CF3">
            <w:pPr>
              <w:pStyle w:val="TableEntryHeader"/>
              <w:rPr>
                <w:noProof w:val="0"/>
              </w:rPr>
            </w:pPr>
            <w:r w:rsidRPr="00977EA3">
              <w:rPr>
                <w:noProof w:val="0"/>
              </w:rPr>
              <w:t>Source</w:t>
            </w:r>
          </w:p>
          <w:p w14:paraId="2E867B2B"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782FF5D0" w14:textId="77777777" w:rsidR="006E7B7A" w:rsidRPr="00977EA3" w:rsidRDefault="006E7B7A" w:rsidP="008E3CF3">
            <w:pPr>
              <w:pStyle w:val="TableEntry"/>
              <w:rPr>
                <w:i/>
                <w:noProof w:val="0"/>
                <w:sz w:val="16"/>
                <w:szCs w:val="16"/>
              </w:rPr>
            </w:pPr>
            <w:proofErr w:type="spellStart"/>
            <w:r w:rsidRPr="00977EA3">
              <w:rPr>
                <w:i/>
                <w:noProof w:val="0"/>
                <w:sz w:val="16"/>
                <w:szCs w:val="16"/>
              </w:rPr>
              <w:t>UserID</w:t>
            </w:r>
            <w:proofErr w:type="spellEnd"/>
          </w:p>
        </w:tc>
        <w:tc>
          <w:tcPr>
            <w:tcW w:w="630" w:type="dxa"/>
            <w:vAlign w:val="center"/>
          </w:tcPr>
          <w:p w14:paraId="62F61A8E" w14:textId="77777777" w:rsidR="006E7B7A" w:rsidRPr="00977EA3" w:rsidRDefault="006E7B7A" w:rsidP="008E3CF3">
            <w:pPr>
              <w:pStyle w:val="TableEntry"/>
              <w:rPr>
                <w:i/>
                <w:iCs/>
                <w:noProof w:val="0"/>
                <w:sz w:val="16"/>
                <w:szCs w:val="16"/>
              </w:rPr>
            </w:pPr>
            <w:r w:rsidRPr="00977EA3">
              <w:rPr>
                <w:i/>
                <w:iCs/>
                <w:noProof w:val="0"/>
                <w:sz w:val="16"/>
                <w:szCs w:val="16"/>
              </w:rPr>
              <w:t>U</w:t>
            </w:r>
          </w:p>
        </w:tc>
        <w:tc>
          <w:tcPr>
            <w:tcW w:w="4968" w:type="dxa"/>
            <w:vAlign w:val="center"/>
          </w:tcPr>
          <w:p w14:paraId="1665AC4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611312B" w14:textId="77777777" w:rsidTr="008E3CF3">
        <w:trPr>
          <w:cantSplit/>
        </w:trPr>
        <w:tc>
          <w:tcPr>
            <w:tcW w:w="1548" w:type="dxa"/>
            <w:vMerge/>
            <w:textDirection w:val="btLr"/>
            <w:vAlign w:val="center"/>
          </w:tcPr>
          <w:p w14:paraId="0C111A29" w14:textId="77777777" w:rsidR="006E7B7A" w:rsidRPr="00977EA3" w:rsidRDefault="006E7B7A" w:rsidP="008E3CF3">
            <w:pPr>
              <w:pStyle w:val="TableLabel"/>
              <w:rPr>
                <w:noProof w:val="0"/>
                <w:sz w:val="16"/>
              </w:rPr>
            </w:pPr>
          </w:p>
        </w:tc>
        <w:tc>
          <w:tcPr>
            <w:tcW w:w="2520" w:type="dxa"/>
            <w:vAlign w:val="center"/>
          </w:tcPr>
          <w:p w14:paraId="0725480D" w14:textId="77777777" w:rsidR="006E7B7A" w:rsidRPr="00977EA3" w:rsidRDefault="006E7B7A" w:rsidP="008E3CF3">
            <w:pPr>
              <w:pStyle w:val="TableEntry"/>
              <w:rPr>
                <w:noProof w:val="0"/>
                <w:sz w:val="16"/>
                <w:szCs w:val="16"/>
              </w:rPr>
            </w:pPr>
            <w:proofErr w:type="spellStart"/>
            <w:r w:rsidRPr="00977EA3">
              <w:rPr>
                <w:noProof w:val="0"/>
                <w:sz w:val="16"/>
                <w:szCs w:val="16"/>
              </w:rPr>
              <w:t>AlternativeUserID</w:t>
            </w:r>
            <w:proofErr w:type="spellEnd"/>
          </w:p>
        </w:tc>
        <w:tc>
          <w:tcPr>
            <w:tcW w:w="630" w:type="dxa"/>
            <w:vAlign w:val="center"/>
          </w:tcPr>
          <w:p w14:paraId="3C49D43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75E41DA"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55F30602" w14:textId="77777777" w:rsidTr="008E3CF3">
        <w:trPr>
          <w:cantSplit/>
        </w:trPr>
        <w:tc>
          <w:tcPr>
            <w:tcW w:w="1548" w:type="dxa"/>
            <w:vMerge/>
            <w:textDirection w:val="btLr"/>
            <w:vAlign w:val="center"/>
          </w:tcPr>
          <w:p w14:paraId="0C982AE5" w14:textId="77777777" w:rsidR="006E7B7A" w:rsidRPr="00977EA3" w:rsidRDefault="006E7B7A" w:rsidP="008E3CF3">
            <w:pPr>
              <w:pStyle w:val="TableLabel"/>
              <w:rPr>
                <w:noProof w:val="0"/>
                <w:sz w:val="16"/>
              </w:rPr>
            </w:pPr>
          </w:p>
        </w:tc>
        <w:tc>
          <w:tcPr>
            <w:tcW w:w="2520" w:type="dxa"/>
            <w:vAlign w:val="center"/>
          </w:tcPr>
          <w:p w14:paraId="44B258CD"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0905808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31F61A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C0DB90A" w14:textId="77777777" w:rsidTr="008E3CF3">
        <w:trPr>
          <w:cantSplit/>
        </w:trPr>
        <w:tc>
          <w:tcPr>
            <w:tcW w:w="1548" w:type="dxa"/>
            <w:vMerge/>
            <w:textDirection w:val="btLr"/>
            <w:vAlign w:val="center"/>
          </w:tcPr>
          <w:p w14:paraId="673A6499" w14:textId="77777777" w:rsidR="006E7B7A" w:rsidRPr="00977EA3" w:rsidRDefault="006E7B7A" w:rsidP="008E3CF3">
            <w:pPr>
              <w:pStyle w:val="TableLabel"/>
              <w:rPr>
                <w:noProof w:val="0"/>
                <w:sz w:val="16"/>
              </w:rPr>
            </w:pPr>
          </w:p>
        </w:tc>
        <w:tc>
          <w:tcPr>
            <w:tcW w:w="2520" w:type="dxa"/>
            <w:vAlign w:val="center"/>
          </w:tcPr>
          <w:p w14:paraId="463234AC"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0F1B845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DB035D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987A538" w14:textId="77777777" w:rsidTr="008E3CF3">
        <w:trPr>
          <w:cantSplit/>
        </w:trPr>
        <w:tc>
          <w:tcPr>
            <w:tcW w:w="1548" w:type="dxa"/>
            <w:vMerge/>
            <w:textDirection w:val="btLr"/>
            <w:vAlign w:val="center"/>
          </w:tcPr>
          <w:p w14:paraId="1580A939" w14:textId="77777777" w:rsidR="006E7B7A" w:rsidRPr="00977EA3" w:rsidRDefault="006E7B7A" w:rsidP="008E3CF3">
            <w:pPr>
              <w:pStyle w:val="TableLabel"/>
              <w:rPr>
                <w:noProof w:val="0"/>
                <w:sz w:val="16"/>
              </w:rPr>
            </w:pPr>
          </w:p>
        </w:tc>
        <w:tc>
          <w:tcPr>
            <w:tcW w:w="2520" w:type="dxa"/>
            <w:vAlign w:val="center"/>
          </w:tcPr>
          <w:p w14:paraId="03E8BB77"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126C69D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4256459"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6EF2E37A" w14:textId="77777777" w:rsidTr="008E3CF3">
        <w:trPr>
          <w:cantSplit/>
        </w:trPr>
        <w:tc>
          <w:tcPr>
            <w:tcW w:w="1548" w:type="dxa"/>
            <w:vMerge/>
            <w:textDirection w:val="btLr"/>
            <w:vAlign w:val="center"/>
          </w:tcPr>
          <w:p w14:paraId="33DA04A0" w14:textId="77777777" w:rsidR="006E7B7A" w:rsidRPr="00977EA3" w:rsidRDefault="006E7B7A" w:rsidP="008E3CF3">
            <w:pPr>
              <w:pStyle w:val="TableLabel"/>
              <w:rPr>
                <w:noProof w:val="0"/>
                <w:sz w:val="16"/>
              </w:rPr>
            </w:pPr>
          </w:p>
        </w:tc>
        <w:tc>
          <w:tcPr>
            <w:tcW w:w="2520" w:type="dxa"/>
            <w:vAlign w:val="center"/>
          </w:tcPr>
          <w:p w14:paraId="4DF03934"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13CF59E2"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4B7EC5A"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221A2E4" w14:textId="77777777" w:rsidTr="008E3CF3">
        <w:trPr>
          <w:cantSplit/>
        </w:trPr>
        <w:tc>
          <w:tcPr>
            <w:tcW w:w="1548" w:type="dxa"/>
            <w:vMerge/>
            <w:textDirection w:val="btLr"/>
            <w:vAlign w:val="center"/>
          </w:tcPr>
          <w:p w14:paraId="770DB4A8" w14:textId="77777777" w:rsidR="006E7B7A" w:rsidRPr="00977EA3" w:rsidRDefault="006E7B7A" w:rsidP="008E3CF3">
            <w:pPr>
              <w:pStyle w:val="TableLabel"/>
              <w:rPr>
                <w:noProof w:val="0"/>
                <w:sz w:val="16"/>
              </w:rPr>
            </w:pPr>
          </w:p>
        </w:tc>
        <w:tc>
          <w:tcPr>
            <w:tcW w:w="2520" w:type="dxa"/>
            <w:vAlign w:val="center"/>
          </w:tcPr>
          <w:p w14:paraId="63D87C40"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0323A0C2"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08DAEF7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F72DC8F" w14:textId="4B6908BA" w:rsidR="006E7B7A" w:rsidRDefault="006E7B7A" w:rsidP="006E7B7A">
      <w:pPr>
        <w:pStyle w:val="Corpotesto"/>
      </w:pPr>
    </w:p>
    <w:p w14:paraId="17809E1E" w14:textId="77777777" w:rsidR="00BF0E97" w:rsidRPr="00977EA3" w:rsidRDefault="00BF0E97"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3FDFC35" w14:textId="77777777" w:rsidTr="008E3CF3">
        <w:trPr>
          <w:cantSplit/>
        </w:trPr>
        <w:tc>
          <w:tcPr>
            <w:tcW w:w="1548" w:type="dxa"/>
            <w:vMerge w:val="restart"/>
          </w:tcPr>
          <w:p w14:paraId="24843F67" w14:textId="77777777" w:rsidR="006E7B7A" w:rsidRPr="00977EA3" w:rsidRDefault="006E7B7A" w:rsidP="008E3CF3">
            <w:pPr>
              <w:pStyle w:val="TableEntryHeader"/>
              <w:rPr>
                <w:noProof w:val="0"/>
              </w:rPr>
            </w:pPr>
            <w:r w:rsidRPr="00977EA3">
              <w:rPr>
                <w:noProof w:val="0"/>
              </w:rPr>
              <w:lastRenderedPageBreak/>
              <w:t>Human Requestor (if known)</w:t>
            </w:r>
          </w:p>
          <w:p w14:paraId="00812A2A" w14:textId="77777777" w:rsidR="006E7B7A" w:rsidRPr="00977EA3" w:rsidRDefault="006E7B7A" w:rsidP="003462A5">
            <w:pPr>
              <w:pStyle w:val="TableEntryHeader"/>
              <w:rPr>
                <w:bCs/>
                <w:noProof w:val="0"/>
                <w:sz w:val="12"/>
              </w:rPr>
            </w:pPr>
            <w:proofErr w:type="spellStart"/>
            <w:r w:rsidRPr="00977EA3">
              <w:rPr>
                <w:bCs/>
                <w:noProof w:val="0"/>
                <w:sz w:val="12"/>
                <w:szCs w:val="12"/>
              </w:rPr>
              <w:t>AuditMessage</w:t>
            </w:r>
            <w:proofErr w:type="spellEnd"/>
            <w:r w:rsidRPr="00977EA3">
              <w:rPr>
                <w:bCs/>
                <w:noProof w:val="0"/>
                <w:sz w:val="12"/>
                <w:szCs w:val="12"/>
              </w:rPr>
              <w:t>/</w:t>
            </w:r>
            <w:r w:rsidRPr="00977EA3">
              <w:rPr>
                <w:bCs/>
                <w:noProof w:val="0"/>
                <w:sz w:val="12"/>
                <w:szCs w:val="12"/>
              </w:rPr>
              <w:br/>
            </w:r>
            <w:proofErr w:type="spellStart"/>
            <w:r w:rsidRPr="00977EA3">
              <w:rPr>
                <w:bCs/>
                <w:noProof w:val="0"/>
                <w:sz w:val="12"/>
              </w:rPr>
              <w:t>ActiveParticipant</w:t>
            </w:r>
            <w:proofErr w:type="spellEnd"/>
          </w:p>
        </w:tc>
        <w:tc>
          <w:tcPr>
            <w:tcW w:w="2520" w:type="dxa"/>
            <w:vAlign w:val="center"/>
          </w:tcPr>
          <w:p w14:paraId="763B3544"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587771C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953EED3"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1095CA46" w14:textId="77777777" w:rsidTr="008E3CF3">
        <w:trPr>
          <w:cantSplit/>
        </w:trPr>
        <w:tc>
          <w:tcPr>
            <w:tcW w:w="1548" w:type="dxa"/>
            <w:vMerge/>
            <w:textDirection w:val="btLr"/>
            <w:vAlign w:val="center"/>
          </w:tcPr>
          <w:p w14:paraId="61C131ED" w14:textId="77777777" w:rsidR="006E7B7A" w:rsidRPr="00977EA3" w:rsidRDefault="006E7B7A" w:rsidP="008E3CF3">
            <w:pPr>
              <w:pStyle w:val="TableLabel"/>
              <w:rPr>
                <w:noProof w:val="0"/>
                <w:sz w:val="16"/>
              </w:rPr>
            </w:pPr>
          </w:p>
        </w:tc>
        <w:tc>
          <w:tcPr>
            <w:tcW w:w="2520" w:type="dxa"/>
            <w:vAlign w:val="center"/>
          </w:tcPr>
          <w:p w14:paraId="4BA54589"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1E697CF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FEB4A7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67EFAB" w14:textId="77777777" w:rsidTr="008E3CF3">
        <w:trPr>
          <w:cantSplit/>
        </w:trPr>
        <w:tc>
          <w:tcPr>
            <w:tcW w:w="1548" w:type="dxa"/>
            <w:vMerge/>
            <w:textDirection w:val="btLr"/>
            <w:vAlign w:val="center"/>
          </w:tcPr>
          <w:p w14:paraId="5D7D94A1" w14:textId="77777777" w:rsidR="006E7B7A" w:rsidRPr="00977EA3" w:rsidRDefault="006E7B7A" w:rsidP="008E3CF3">
            <w:pPr>
              <w:pStyle w:val="TableLabel"/>
              <w:rPr>
                <w:noProof w:val="0"/>
                <w:sz w:val="16"/>
              </w:rPr>
            </w:pPr>
          </w:p>
        </w:tc>
        <w:tc>
          <w:tcPr>
            <w:tcW w:w="2520" w:type="dxa"/>
            <w:vAlign w:val="center"/>
          </w:tcPr>
          <w:p w14:paraId="35BBBCFB"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7E4DB08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5798EC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AC671CD" w14:textId="77777777" w:rsidTr="008E3CF3">
        <w:trPr>
          <w:cantSplit/>
        </w:trPr>
        <w:tc>
          <w:tcPr>
            <w:tcW w:w="1548" w:type="dxa"/>
            <w:vMerge/>
            <w:textDirection w:val="btLr"/>
            <w:vAlign w:val="center"/>
          </w:tcPr>
          <w:p w14:paraId="65623881" w14:textId="77777777" w:rsidR="006E7B7A" w:rsidRPr="00977EA3" w:rsidRDefault="006E7B7A" w:rsidP="008E3CF3">
            <w:pPr>
              <w:pStyle w:val="TableLabel"/>
              <w:rPr>
                <w:noProof w:val="0"/>
                <w:sz w:val="16"/>
              </w:rPr>
            </w:pPr>
          </w:p>
        </w:tc>
        <w:tc>
          <w:tcPr>
            <w:tcW w:w="2520" w:type="dxa"/>
            <w:vAlign w:val="center"/>
          </w:tcPr>
          <w:p w14:paraId="041E8E59"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2347ABE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F9965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C7CEB02" w14:textId="77777777" w:rsidTr="008E3CF3">
        <w:trPr>
          <w:cantSplit/>
        </w:trPr>
        <w:tc>
          <w:tcPr>
            <w:tcW w:w="1548" w:type="dxa"/>
            <w:vMerge/>
            <w:textDirection w:val="btLr"/>
            <w:vAlign w:val="center"/>
          </w:tcPr>
          <w:p w14:paraId="7A088349" w14:textId="77777777" w:rsidR="006E7B7A" w:rsidRPr="00977EA3" w:rsidRDefault="006E7B7A" w:rsidP="008E3CF3">
            <w:pPr>
              <w:pStyle w:val="TableLabel"/>
              <w:rPr>
                <w:noProof w:val="0"/>
                <w:sz w:val="16"/>
              </w:rPr>
            </w:pPr>
          </w:p>
        </w:tc>
        <w:tc>
          <w:tcPr>
            <w:tcW w:w="2520" w:type="dxa"/>
            <w:vAlign w:val="center"/>
          </w:tcPr>
          <w:p w14:paraId="33A1821A"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5608FF94"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3241AC54"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12854ED4" w14:textId="77777777" w:rsidTr="008E3CF3">
        <w:trPr>
          <w:cantSplit/>
        </w:trPr>
        <w:tc>
          <w:tcPr>
            <w:tcW w:w="1548" w:type="dxa"/>
            <w:vMerge/>
            <w:textDirection w:val="btLr"/>
            <w:vAlign w:val="center"/>
          </w:tcPr>
          <w:p w14:paraId="7F50730E" w14:textId="77777777" w:rsidR="006E7B7A" w:rsidRPr="00977EA3" w:rsidRDefault="006E7B7A" w:rsidP="008E3CF3">
            <w:pPr>
              <w:pStyle w:val="TableLabel"/>
              <w:rPr>
                <w:noProof w:val="0"/>
                <w:sz w:val="16"/>
              </w:rPr>
            </w:pPr>
          </w:p>
        </w:tc>
        <w:tc>
          <w:tcPr>
            <w:tcW w:w="2520" w:type="dxa"/>
            <w:vAlign w:val="center"/>
          </w:tcPr>
          <w:p w14:paraId="4C5ADD4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NetworkAccessPointTypeCode</w:t>
            </w:r>
            <w:proofErr w:type="spellEnd"/>
          </w:p>
        </w:tc>
        <w:tc>
          <w:tcPr>
            <w:tcW w:w="630" w:type="dxa"/>
            <w:vAlign w:val="center"/>
          </w:tcPr>
          <w:p w14:paraId="54E84DC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EFD9D3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356DF7F" w14:textId="77777777" w:rsidTr="008E3CF3">
        <w:trPr>
          <w:cantSplit/>
        </w:trPr>
        <w:tc>
          <w:tcPr>
            <w:tcW w:w="1548" w:type="dxa"/>
            <w:vMerge/>
            <w:textDirection w:val="btLr"/>
            <w:vAlign w:val="center"/>
          </w:tcPr>
          <w:p w14:paraId="1F2DDAA2" w14:textId="77777777" w:rsidR="006E7B7A" w:rsidRPr="00977EA3" w:rsidRDefault="006E7B7A" w:rsidP="008E3CF3">
            <w:pPr>
              <w:pStyle w:val="TableLabel"/>
              <w:rPr>
                <w:noProof w:val="0"/>
                <w:sz w:val="16"/>
              </w:rPr>
            </w:pPr>
          </w:p>
        </w:tc>
        <w:tc>
          <w:tcPr>
            <w:tcW w:w="2520" w:type="dxa"/>
            <w:vAlign w:val="center"/>
          </w:tcPr>
          <w:p w14:paraId="3D29347F"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NetworkAccessPointID</w:t>
            </w:r>
            <w:proofErr w:type="spellEnd"/>
          </w:p>
        </w:tc>
        <w:tc>
          <w:tcPr>
            <w:tcW w:w="630" w:type="dxa"/>
            <w:vAlign w:val="center"/>
          </w:tcPr>
          <w:p w14:paraId="70CFB61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B8974E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06C8BE51" w14:textId="77777777" w:rsidR="006E7B7A" w:rsidRPr="00977EA3" w:rsidRDefault="006E7B7A"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78B34F6" w14:textId="77777777" w:rsidTr="008E3CF3">
        <w:trPr>
          <w:cantSplit/>
        </w:trPr>
        <w:tc>
          <w:tcPr>
            <w:tcW w:w="1548" w:type="dxa"/>
            <w:vMerge w:val="restart"/>
            <w:tcBorders>
              <w:top w:val="single" w:sz="4" w:space="0" w:color="auto"/>
            </w:tcBorders>
          </w:tcPr>
          <w:p w14:paraId="5E39DF39" w14:textId="77777777" w:rsidR="006E7B7A" w:rsidRPr="00977EA3" w:rsidRDefault="006E7B7A" w:rsidP="008E3CF3">
            <w:pPr>
              <w:pStyle w:val="TableEntryHeader"/>
              <w:rPr>
                <w:noProof w:val="0"/>
              </w:rPr>
            </w:pPr>
            <w:r w:rsidRPr="00977EA3">
              <w:rPr>
                <w:noProof w:val="0"/>
              </w:rPr>
              <w:t>Destination</w:t>
            </w:r>
          </w:p>
          <w:p w14:paraId="6D357794"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tcBorders>
              <w:top w:val="single" w:sz="4" w:space="0" w:color="auto"/>
            </w:tcBorders>
            <w:vAlign w:val="center"/>
          </w:tcPr>
          <w:p w14:paraId="37395BDB"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tcBorders>
              <w:top w:val="single" w:sz="4" w:space="0" w:color="auto"/>
            </w:tcBorders>
            <w:vAlign w:val="center"/>
          </w:tcPr>
          <w:p w14:paraId="2E85BA66" w14:textId="6662F2DF" w:rsidR="006E7B7A" w:rsidRPr="00977EA3" w:rsidRDefault="00E744E9" w:rsidP="008E3CF3">
            <w:pPr>
              <w:pStyle w:val="TableEntry"/>
              <w:jc w:val="center"/>
              <w:rPr>
                <w:noProof w:val="0"/>
                <w:sz w:val="16"/>
                <w:szCs w:val="16"/>
              </w:rPr>
            </w:pPr>
            <w:r w:rsidRPr="00977EA3">
              <w:rPr>
                <w:noProof w:val="0"/>
                <w:sz w:val="16"/>
                <w:szCs w:val="16"/>
              </w:rPr>
              <w:t>M</w:t>
            </w:r>
          </w:p>
        </w:tc>
        <w:tc>
          <w:tcPr>
            <w:tcW w:w="4968" w:type="dxa"/>
            <w:tcBorders>
              <w:top w:val="single" w:sz="4" w:space="0" w:color="auto"/>
            </w:tcBorders>
            <w:vAlign w:val="center"/>
          </w:tcPr>
          <w:p w14:paraId="5B4CACBA"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7873B183" w14:textId="77777777" w:rsidTr="008E3CF3">
        <w:trPr>
          <w:cantSplit/>
        </w:trPr>
        <w:tc>
          <w:tcPr>
            <w:tcW w:w="1548" w:type="dxa"/>
            <w:vMerge/>
            <w:textDirection w:val="btLr"/>
            <w:vAlign w:val="center"/>
          </w:tcPr>
          <w:p w14:paraId="227B8F98" w14:textId="77777777" w:rsidR="006E7B7A" w:rsidRPr="00977EA3" w:rsidRDefault="006E7B7A" w:rsidP="008E3CF3">
            <w:pPr>
              <w:pStyle w:val="TableLabel"/>
              <w:rPr>
                <w:noProof w:val="0"/>
                <w:sz w:val="16"/>
              </w:rPr>
            </w:pPr>
          </w:p>
        </w:tc>
        <w:tc>
          <w:tcPr>
            <w:tcW w:w="2520" w:type="dxa"/>
            <w:vAlign w:val="center"/>
          </w:tcPr>
          <w:p w14:paraId="794085F8"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3B606D6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D531C5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94A471E" w14:textId="77777777" w:rsidTr="008E3CF3">
        <w:trPr>
          <w:cantSplit/>
        </w:trPr>
        <w:tc>
          <w:tcPr>
            <w:tcW w:w="1548" w:type="dxa"/>
            <w:vMerge/>
            <w:textDirection w:val="btLr"/>
            <w:vAlign w:val="center"/>
          </w:tcPr>
          <w:p w14:paraId="096DE282" w14:textId="77777777" w:rsidR="006E7B7A" w:rsidRPr="00977EA3" w:rsidRDefault="006E7B7A" w:rsidP="008E3CF3">
            <w:pPr>
              <w:pStyle w:val="TableLabel"/>
              <w:rPr>
                <w:noProof w:val="0"/>
                <w:sz w:val="16"/>
              </w:rPr>
            </w:pPr>
          </w:p>
        </w:tc>
        <w:tc>
          <w:tcPr>
            <w:tcW w:w="2520" w:type="dxa"/>
            <w:vAlign w:val="center"/>
          </w:tcPr>
          <w:p w14:paraId="579748B4"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61CCF31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95863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C1B5DA1" w14:textId="77777777" w:rsidTr="008E3CF3">
        <w:trPr>
          <w:cantSplit/>
        </w:trPr>
        <w:tc>
          <w:tcPr>
            <w:tcW w:w="1548" w:type="dxa"/>
            <w:vMerge/>
            <w:textDirection w:val="btLr"/>
            <w:vAlign w:val="center"/>
          </w:tcPr>
          <w:p w14:paraId="519715A6" w14:textId="77777777" w:rsidR="006E7B7A" w:rsidRPr="00977EA3" w:rsidRDefault="006E7B7A" w:rsidP="008E3CF3">
            <w:pPr>
              <w:pStyle w:val="TableLabel"/>
              <w:rPr>
                <w:noProof w:val="0"/>
                <w:sz w:val="16"/>
              </w:rPr>
            </w:pPr>
          </w:p>
        </w:tc>
        <w:tc>
          <w:tcPr>
            <w:tcW w:w="2520" w:type="dxa"/>
            <w:vAlign w:val="center"/>
          </w:tcPr>
          <w:p w14:paraId="2C2673A6" w14:textId="77777777" w:rsidR="006E7B7A" w:rsidRPr="00977EA3" w:rsidRDefault="006E7B7A" w:rsidP="008E3CF3">
            <w:pPr>
              <w:pStyle w:val="TableEntry"/>
              <w:rPr>
                <w:i/>
                <w:noProof w:val="0"/>
                <w:sz w:val="16"/>
                <w:szCs w:val="16"/>
              </w:rPr>
            </w:pPr>
            <w:proofErr w:type="spellStart"/>
            <w:r w:rsidRPr="00977EA3">
              <w:rPr>
                <w:i/>
                <w:noProof w:val="0"/>
                <w:sz w:val="16"/>
                <w:szCs w:val="16"/>
              </w:rPr>
              <w:t>UserIsRequestor</w:t>
            </w:r>
            <w:proofErr w:type="spellEnd"/>
          </w:p>
        </w:tc>
        <w:tc>
          <w:tcPr>
            <w:tcW w:w="630" w:type="dxa"/>
            <w:vAlign w:val="center"/>
          </w:tcPr>
          <w:p w14:paraId="5A2F61D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6C8B02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4FA2CC" w14:textId="77777777" w:rsidTr="008E3CF3">
        <w:trPr>
          <w:cantSplit/>
        </w:trPr>
        <w:tc>
          <w:tcPr>
            <w:tcW w:w="1548" w:type="dxa"/>
            <w:vMerge/>
            <w:textDirection w:val="btLr"/>
            <w:vAlign w:val="center"/>
          </w:tcPr>
          <w:p w14:paraId="00E3B492" w14:textId="77777777" w:rsidR="006E7B7A" w:rsidRPr="00977EA3" w:rsidRDefault="006E7B7A" w:rsidP="008E3CF3">
            <w:pPr>
              <w:pStyle w:val="TableLabel"/>
              <w:rPr>
                <w:noProof w:val="0"/>
                <w:sz w:val="16"/>
              </w:rPr>
            </w:pPr>
          </w:p>
        </w:tc>
        <w:tc>
          <w:tcPr>
            <w:tcW w:w="2520" w:type="dxa"/>
            <w:vAlign w:val="center"/>
          </w:tcPr>
          <w:p w14:paraId="3A92F8AA"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335A715E"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FBBFFC3"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682D12AA" w14:textId="77777777" w:rsidTr="008E3CF3">
        <w:trPr>
          <w:cantSplit/>
        </w:trPr>
        <w:tc>
          <w:tcPr>
            <w:tcW w:w="1548" w:type="dxa"/>
            <w:vMerge/>
            <w:textDirection w:val="btLr"/>
            <w:vAlign w:val="center"/>
          </w:tcPr>
          <w:p w14:paraId="3C254679" w14:textId="77777777" w:rsidR="006E7B7A" w:rsidRPr="00977EA3" w:rsidRDefault="006E7B7A" w:rsidP="008E3CF3">
            <w:pPr>
              <w:pStyle w:val="TableLabel"/>
              <w:rPr>
                <w:noProof w:val="0"/>
                <w:sz w:val="16"/>
              </w:rPr>
            </w:pPr>
          </w:p>
        </w:tc>
        <w:tc>
          <w:tcPr>
            <w:tcW w:w="2520" w:type="dxa"/>
            <w:vAlign w:val="center"/>
          </w:tcPr>
          <w:p w14:paraId="7D0D6C0A"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06F6C4E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43ECA2C4"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B8D5BA8" w14:textId="77777777" w:rsidTr="008E3CF3">
        <w:trPr>
          <w:cantSplit/>
        </w:trPr>
        <w:tc>
          <w:tcPr>
            <w:tcW w:w="1548" w:type="dxa"/>
            <w:vMerge/>
            <w:textDirection w:val="btLr"/>
            <w:vAlign w:val="center"/>
          </w:tcPr>
          <w:p w14:paraId="2431FF51" w14:textId="77777777" w:rsidR="006E7B7A" w:rsidRPr="00977EA3" w:rsidRDefault="006E7B7A" w:rsidP="008E3CF3">
            <w:pPr>
              <w:pStyle w:val="TableLabel"/>
              <w:rPr>
                <w:noProof w:val="0"/>
                <w:sz w:val="16"/>
              </w:rPr>
            </w:pPr>
          </w:p>
        </w:tc>
        <w:tc>
          <w:tcPr>
            <w:tcW w:w="2520" w:type="dxa"/>
            <w:vAlign w:val="center"/>
          </w:tcPr>
          <w:p w14:paraId="2D1C8E0F"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3B82A1CD"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D8612D6"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3902138C" w14:textId="77777777" w:rsidR="006E7B7A" w:rsidRPr="00977EA3"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066A8021" w14:textId="77777777" w:rsidTr="008E3CF3">
        <w:trPr>
          <w:cantSplit/>
        </w:trPr>
        <w:tc>
          <w:tcPr>
            <w:tcW w:w="1728" w:type="dxa"/>
            <w:vMerge w:val="restart"/>
            <w:tcBorders>
              <w:top w:val="single" w:sz="4" w:space="0" w:color="auto"/>
            </w:tcBorders>
          </w:tcPr>
          <w:p w14:paraId="1FB4C1B2" w14:textId="77777777" w:rsidR="006E7B7A" w:rsidRPr="00977EA3" w:rsidRDefault="006E7B7A" w:rsidP="008E3CF3">
            <w:pPr>
              <w:pStyle w:val="TableEntryHeader"/>
              <w:rPr>
                <w:noProof w:val="0"/>
              </w:rPr>
            </w:pPr>
            <w:r w:rsidRPr="00977EA3">
              <w:rPr>
                <w:noProof w:val="0"/>
              </w:rPr>
              <w:t>Audit Source</w:t>
            </w:r>
          </w:p>
          <w:p w14:paraId="7477895A"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tcBorders>
              <w:top w:val="single" w:sz="4" w:space="0" w:color="auto"/>
            </w:tcBorders>
            <w:vAlign w:val="center"/>
          </w:tcPr>
          <w:p w14:paraId="28DD2AAC"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AuditSourceID</w:t>
            </w:r>
            <w:proofErr w:type="spellEnd"/>
          </w:p>
        </w:tc>
        <w:tc>
          <w:tcPr>
            <w:tcW w:w="630" w:type="dxa"/>
            <w:tcBorders>
              <w:top w:val="single" w:sz="4" w:space="0" w:color="auto"/>
            </w:tcBorders>
            <w:vAlign w:val="center"/>
          </w:tcPr>
          <w:p w14:paraId="47BACE6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648CBE3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E52ADAB" w14:textId="77777777" w:rsidTr="008E3CF3">
        <w:trPr>
          <w:cantSplit/>
        </w:trPr>
        <w:tc>
          <w:tcPr>
            <w:tcW w:w="1728" w:type="dxa"/>
            <w:vMerge/>
            <w:textDirection w:val="btLr"/>
            <w:vAlign w:val="center"/>
          </w:tcPr>
          <w:p w14:paraId="3EC22949" w14:textId="77777777" w:rsidR="006E7B7A" w:rsidRPr="00977EA3" w:rsidRDefault="006E7B7A" w:rsidP="008E3CF3">
            <w:pPr>
              <w:pStyle w:val="TableLabel"/>
              <w:rPr>
                <w:noProof w:val="0"/>
                <w:sz w:val="16"/>
              </w:rPr>
            </w:pPr>
          </w:p>
        </w:tc>
        <w:tc>
          <w:tcPr>
            <w:tcW w:w="2340" w:type="dxa"/>
            <w:vAlign w:val="center"/>
          </w:tcPr>
          <w:p w14:paraId="39B6B14F"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AuditEnterpriseSiteID</w:t>
            </w:r>
            <w:proofErr w:type="spellEnd"/>
          </w:p>
        </w:tc>
        <w:tc>
          <w:tcPr>
            <w:tcW w:w="630" w:type="dxa"/>
            <w:vAlign w:val="center"/>
          </w:tcPr>
          <w:p w14:paraId="30BCEAB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A85E94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2500406" w14:textId="77777777" w:rsidTr="008E3CF3">
        <w:trPr>
          <w:cantSplit/>
        </w:trPr>
        <w:tc>
          <w:tcPr>
            <w:tcW w:w="1728" w:type="dxa"/>
            <w:vMerge/>
            <w:textDirection w:val="btLr"/>
            <w:vAlign w:val="center"/>
          </w:tcPr>
          <w:p w14:paraId="24DD5C67" w14:textId="77777777" w:rsidR="006E7B7A" w:rsidRPr="00977EA3" w:rsidRDefault="006E7B7A" w:rsidP="008E3CF3">
            <w:pPr>
              <w:pStyle w:val="TableLabel"/>
              <w:rPr>
                <w:noProof w:val="0"/>
                <w:sz w:val="16"/>
              </w:rPr>
            </w:pPr>
          </w:p>
        </w:tc>
        <w:tc>
          <w:tcPr>
            <w:tcW w:w="2340" w:type="dxa"/>
            <w:vAlign w:val="center"/>
          </w:tcPr>
          <w:p w14:paraId="5B2EA8BE"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AuditSourceTypeCode</w:t>
            </w:r>
            <w:proofErr w:type="spellEnd"/>
          </w:p>
        </w:tc>
        <w:tc>
          <w:tcPr>
            <w:tcW w:w="630" w:type="dxa"/>
            <w:vAlign w:val="center"/>
          </w:tcPr>
          <w:p w14:paraId="280C6C3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FA183F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144D6CE3" w14:textId="0679148E" w:rsidR="001B7A7E" w:rsidRPr="00977EA3" w:rsidRDefault="001B7A7E"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5668D8BE" w14:textId="77777777" w:rsidTr="008E3CF3">
        <w:trPr>
          <w:cantSplit/>
        </w:trPr>
        <w:tc>
          <w:tcPr>
            <w:tcW w:w="1548" w:type="dxa"/>
            <w:vMerge w:val="restart"/>
          </w:tcPr>
          <w:p w14:paraId="64D04CE5" w14:textId="77777777" w:rsidR="001B7A7E" w:rsidRPr="00977EA3" w:rsidRDefault="006E7B7A" w:rsidP="008E3CF3">
            <w:pPr>
              <w:pStyle w:val="TableEntryHeader"/>
              <w:rPr>
                <w:noProof w:val="0"/>
              </w:rPr>
            </w:pPr>
            <w:r w:rsidRPr="00977EA3">
              <w:rPr>
                <w:noProof w:val="0"/>
              </w:rPr>
              <w:t>Patient</w:t>
            </w:r>
          </w:p>
          <w:p w14:paraId="68191DD7" w14:textId="5A837DD9" w:rsidR="006E7B7A" w:rsidRPr="00977EA3" w:rsidRDefault="006E7B7A" w:rsidP="008E3CF3">
            <w:pPr>
              <w:pStyle w:val="TableEntryHeader"/>
              <w:rPr>
                <w:noProof w:val="0"/>
              </w:rPr>
            </w:pPr>
            <w:r w:rsidRPr="00977EA3">
              <w:rPr>
                <w:noProof w:val="0"/>
              </w:rPr>
              <w:t>(if-known)</w:t>
            </w:r>
          </w:p>
          <w:p w14:paraId="269ABD90"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19670BD7"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213DF85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16E1001"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4A2CB08E" w14:textId="77777777" w:rsidTr="008E3CF3">
        <w:trPr>
          <w:cantSplit/>
        </w:trPr>
        <w:tc>
          <w:tcPr>
            <w:tcW w:w="1548" w:type="dxa"/>
            <w:vMerge/>
            <w:vAlign w:val="center"/>
          </w:tcPr>
          <w:p w14:paraId="0F4FDDD3" w14:textId="77777777" w:rsidR="006E7B7A" w:rsidRPr="00977EA3" w:rsidRDefault="006E7B7A" w:rsidP="008E3CF3">
            <w:pPr>
              <w:pStyle w:val="TableLabel"/>
              <w:rPr>
                <w:noProof w:val="0"/>
                <w:sz w:val="16"/>
              </w:rPr>
            </w:pPr>
          </w:p>
        </w:tc>
        <w:tc>
          <w:tcPr>
            <w:tcW w:w="2520" w:type="dxa"/>
            <w:vAlign w:val="center"/>
          </w:tcPr>
          <w:p w14:paraId="05FD913E"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6BB9A3BB"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BCB1D37"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5365F1C5" w14:textId="77777777" w:rsidTr="008E3CF3">
        <w:trPr>
          <w:cantSplit/>
        </w:trPr>
        <w:tc>
          <w:tcPr>
            <w:tcW w:w="1548" w:type="dxa"/>
            <w:vMerge/>
            <w:vAlign w:val="center"/>
          </w:tcPr>
          <w:p w14:paraId="2F7E0ECE" w14:textId="77777777" w:rsidR="006E7B7A" w:rsidRPr="00977EA3" w:rsidRDefault="006E7B7A" w:rsidP="008E3CF3">
            <w:pPr>
              <w:pStyle w:val="TableLabel"/>
              <w:rPr>
                <w:noProof w:val="0"/>
                <w:sz w:val="16"/>
              </w:rPr>
            </w:pPr>
          </w:p>
        </w:tc>
        <w:tc>
          <w:tcPr>
            <w:tcW w:w="2520" w:type="dxa"/>
            <w:vAlign w:val="center"/>
          </w:tcPr>
          <w:p w14:paraId="120AB8CD"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40603A4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6A8C3A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8679A42" w14:textId="77777777" w:rsidTr="008E3CF3">
        <w:trPr>
          <w:cantSplit/>
        </w:trPr>
        <w:tc>
          <w:tcPr>
            <w:tcW w:w="1548" w:type="dxa"/>
            <w:vMerge/>
            <w:vAlign w:val="center"/>
          </w:tcPr>
          <w:p w14:paraId="08F8FD31" w14:textId="77777777" w:rsidR="006E7B7A" w:rsidRPr="00977EA3" w:rsidRDefault="006E7B7A" w:rsidP="008E3CF3">
            <w:pPr>
              <w:pStyle w:val="TableLabel"/>
              <w:rPr>
                <w:noProof w:val="0"/>
                <w:sz w:val="16"/>
              </w:rPr>
            </w:pPr>
          </w:p>
        </w:tc>
        <w:tc>
          <w:tcPr>
            <w:tcW w:w="2520" w:type="dxa"/>
            <w:vAlign w:val="center"/>
          </w:tcPr>
          <w:p w14:paraId="5316067C" w14:textId="77777777" w:rsidR="006E7B7A" w:rsidRPr="00977EA3" w:rsidRDefault="006E7B7A" w:rsidP="008E3CF3">
            <w:pPr>
              <w:pStyle w:val="TableEntry"/>
              <w:rPr>
                <w:i/>
                <w:noProof w:val="0"/>
                <w:sz w:val="16"/>
                <w:szCs w:val="16"/>
              </w:rPr>
            </w:pPr>
            <w:proofErr w:type="spellStart"/>
            <w:r w:rsidRPr="00977EA3">
              <w:rPr>
                <w:i/>
                <w:noProof w:val="0"/>
                <w:sz w:val="16"/>
                <w:szCs w:val="16"/>
              </w:rPr>
              <w:t>ParticipantObjectIDTypeCode</w:t>
            </w:r>
            <w:proofErr w:type="spellEnd"/>
          </w:p>
        </w:tc>
        <w:tc>
          <w:tcPr>
            <w:tcW w:w="630" w:type="dxa"/>
            <w:vAlign w:val="center"/>
          </w:tcPr>
          <w:p w14:paraId="0F039A0B"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183947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D26E06" w14:textId="77777777" w:rsidTr="008E3CF3">
        <w:trPr>
          <w:cantSplit/>
        </w:trPr>
        <w:tc>
          <w:tcPr>
            <w:tcW w:w="1548" w:type="dxa"/>
            <w:vMerge/>
            <w:vAlign w:val="center"/>
          </w:tcPr>
          <w:p w14:paraId="6995BC54" w14:textId="77777777" w:rsidR="006E7B7A" w:rsidRPr="00977EA3" w:rsidRDefault="006E7B7A" w:rsidP="008E3CF3">
            <w:pPr>
              <w:pStyle w:val="TableLabel"/>
              <w:rPr>
                <w:noProof w:val="0"/>
                <w:sz w:val="16"/>
              </w:rPr>
            </w:pPr>
          </w:p>
        </w:tc>
        <w:tc>
          <w:tcPr>
            <w:tcW w:w="2520" w:type="dxa"/>
            <w:vAlign w:val="center"/>
          </w:tcPr>
          <w:p w14:paraId="3066C100"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7106F8B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380448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D1CEC07" w14:textId="77777777" w:rsidTr="008E3CF3">
        <w:trPr>
          <w:cantSplit/>
        </w:trPr>
        <w:tc>
          <w:tcPr>
            <w:tcW w:w="1548" w:type="dxa"/>
            <w:vMerge/>
            <w:vAlign w:val="center"/>
          </w:tcPr>
          <w:p w14:paraId="55D3BABD" w14:textId="77777777" w:rsidR="006E7B7A" w:rsidRPr="00977EA3" w:rsidRDefault="006E7B7A" w:rsidP="008E3CF3">
            <w:pPr>
              <w:pStyle w:val="AppendixHeading3"/>
              <w:rPr>
                <w:noProof w:val="0"/>
                <w:sz w:val="16"/>
              </w:rPr>
            </w:pPr>
          </w:p>
        </w:tc>
        <w:tc>
          <w:tcPr>
            <w:tcW w:w="2520" w:type="dxa"/>
            <w:vAlign w:val="center"/>
          </w:tcPr>
          <w:p w14:paraId="36AFC757"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107F36EA"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7B6A6E78"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1DE12DCF" w14:textId="77777777" w:rsidTr="008E3CF3">
        <w:trPr>
          <w:cantSplit/>
        </w:trPr>
        <w:tc>
          <w:tcPr>
            <w:tcW w:w="1548" w:type="dxa"/>
            <w:vMerge/>
            <w:vAlign w:val="center"/>
          </w:tcPr>
          <w:p w14:paraId="19979AE4" w14:textId="77777777" w:rsidR="006E7B7A" w:rsidRPr="00977EA3" w:rsidRDefault="006E7B7A" w:rsidP="008E3CF3">
            <w:pPr>
              <w:pStyle w:val="TableLabel"/>
              <w:rPr>
                <w:noProof w:val="0"/>
                <w:sz w:val="16"/>
              </w:rPr>
            </w:pPr>
          </w:p>
        </w:tc>
        <w:tc>
          <w:tcPr>
            <w:tcW w:w="2520" w:type="dxa"/>
            <w:vAlign w:val="center"/>
          </w:tcPr>
          <w:p w14:paraId="681DE834"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ParticipantObjectName</w:t>
            </w:r>
            <w:proofErr w:type="spellEnd"/>
          </w:p>
        </w:tc>
        <w:tc>
          <w:tcPr>
            <w:tcW w:w="630" w:type="dxa"/>
            <w:vAlign w:val="center"/>
          </w:tcPr>
          <w:p w14:paraId="5E6208C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1F6A33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00DC65B" w14:textId="77777777" w:rsidTr="008E3CF3">
        <w:trPr>
          <w:cantSplit/>
        </w:trPr>
        <w:tc>
          <w:tcPr>
            <w:tcW w:w="1548" w:type="dxa"/>
            <w:vMerge/>
            <w:vAlign w:val="center"/>
          </w:tcPr>
          <w:p w14:paraId="62A71F29" w14:textId="77777777" w:rsidR="006E7B7A" w:rsidRPr="00977EA3" w:rsidRDefault="006E7B7A" w:rsidP="008E3CF3">
            <w:pPr>
              <w:pStyle w:val="AppendixHeading3"/>
              <w:rPr>
                <w:noProof w:val="0"/>
                <w:sz w:val="16"/>
              </w:rPr>
            </w:pPr>
          </w:p>
        </w:tc>
        <w:tc>
          <w:tcPr>
            <w:tcW w:w="2520" w:type="dxa"/>
            <w:vAlign w:val="center"/>
          </w:tcPr>
          <w:p w14:paraId="4063543E"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ParticipantObjectQuery</w:t>
            </w:r>
            <w:proofErr w:type="spellEnd"/>
          </w:p>
        </w:tc>
        <w:tc>
          <w:tcPr>
            <w:tcW w:w="630" w:type="dxa"/>
            <w:vAlign w:val="center"/>
          </w:tcPr>
          <w:p w14:paraId="3DA39B0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7F207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BEB73B9" w14:textId="77777777" w:rsidTr="008E3CF3">
        <w:trPr>
          <w:cantSplit/>
        </w:trPr>
        <w:tc>
          <w:tcPr>
            <w:tcW w:w="1548" w:type="dxa"/>
            <w:vMerge/>
            <w:vAlign w:val="center"/>
          </w:tcPr>
          <w:p w14:paraId="3B7F6953" w14:textId="77777777" w:rsidR="006E7B7A" w:rsidRPr="00977EA3" w:rsidRDefault="006E7B7A" w:rsidP="008E3CF3">
            <w:pPr>
              <w:pStyle w:val="TableLabel"/>
              <w:rPr>
                <w:noProof w:val="0"/>
                <w:sz w:val="16"/>
              </w:rPr>
            </w:pPr>
          </w:p>
        </w:tc>
        <w:tc>
          <w:tcPr>
            <w:tcW w:w="2520" w:type="dxa"/>
            <w:vAlign w:val="center"/>
          </w:tcPr>
          <w:p w14:paraId="21F86DF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ParticipantObjectDetail</w:t>
            </w:r>
            <w:proofErr w:type="spellEnd"/>
          </w:p>
        </w:tc>
        <w:tc>
          <w:tcPr>
            <w:tcW w:w="630" w:type="dxa"/>
            <w:vAlign w:val="center"/>
          </w:tcPr>
          <w:p w14:paraId="529E99C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97D6DD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2C356E7" w14:textId="77777777" w:rsidR="006E7B7A" w:rsidRPr="00977EA3" w:rsidRDefault="006E7B7A"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977EA3" w14:paraId="70E50CED" w14:textId="77777777" w:rsidTr="005E29CE">
        <w:trPr>
          <w:cantSplit/>
        </w:trPr>
        <w:tc>
          <w:tcPr>
            <w:tcW w:w="1795" w:type="dxa"/>
            <w:vMerge w:val="restart"/>
          </w:tcPr>
          <w:p w14:paraId="3A4CC6AD" w14:textId="2E6EB596" w:rsidR="00C56932" w:rsidRPr="00977EA3" w:rsidRDefault="006E7B7A" w:rsidP="008E3CF3">
            <w:pPr>
              <w:pStyle w:val="TableEntryHeader"/>
              <w:rPr>
                <w:noProof w:val="0"/>
              </w:rPr>
            </w:pPr>
            <w:proofErr w:type="spellStart"/>
            <w:r w:rsidRPr="00977EA3">
              <w:rPr>
                <w:noProof w:val="0"/>
              </w:rPr>
              <w:t>Document</w:t>
            </w:r>
            <w:r w:rsidR="00C56932" w:rsidRPr="00977EA3">
              <w:rPr>
                <w:noProof w:val="0"/>
              </w:rPr>
              <w:t>Entry</w:t>
            </w:r>
            <w:proofErr w:type="spellEnd"/>
          </w:p>
          <w:p w14:paraId="3AE99577" w14:textId="387D9A6B" w:rsidR="006E7B7A" w:rsidRPr="00977EA3" w:rsidRDefault="00C56932" w:rsidP="008E3CF3">
            <w:pPr>
              <w:pStyle w:val="TableEntryHeader"/>
              <w:rPr>
                <w:noProof w:val="0"/>
              </w:rPr>
            </w:pPr>
            <w:proofErr w:type="spellStart"/>
            <w:r w:rsidRPr="00977EA3">
              <w:rPr>
                <w:noProof w:val="0"/>
              </w:rPr>
              <w:t>SubmissionSet</w:t>
            </w:r>
            <w:proofErr w:type="spellEnd"/>
            <w:r w:rsidR="006E7B7A" w:rsidRPr="00977EA3">
              <w:rPr>
                <w:noProof w:val="0"/>
              </w:rPr>
              <w:t xml:space="preserve"> </w:t>
            </w:r>
          </w:p>
          <w:p w14:paraId="2E17BCE4"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790" w:type="dxa"/>
            <w:vAlign w:val="center"/>
          </w:tcPr>
          <w:p w14:paraId="5FB63551"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6C2850F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61B8280B" w14:textId="77777777" w:rsidR="006E7B7A" w:rsidRPr="00977EA3" w:rsidRDefault="006E7B7A" w:rsidP="008E3CF3">
            <w:pPr>
              <w:pStyle w:val="TableEntry"/>
              <w:rPr>
                <w:noProof w:val="0"/>
                <w:sz w:val="16"/>
                <w:szCs w:val="16"/>
              </w:rPr>
            </w:pPr>
            <w:r w:rsidRPr="00977EA3">
              <w:rPr>
                <w:noProof w:val="0"/>
                <w:sz w:val="16"/>
                <w:szCs w:val="16"/>
              </w:rPr>
              <w:t>“2” (System)</w:t>
            </w:r>
          </w:p>
        </w:tc>
      </w:tr>
      <w:tr w:rsidR="006E7B7A" w:rsidRPr="00977EA3" w14:paraId="7E5BC429" w14:textId="77777777" w:rsidTr="005E29CE">
        <w:trPr>
          <w:cantSplit/>
        </w:trPr>
        <w:tc>
          <w:tcPr>
            <w:tcW w:w="1795" w:type="dxa"/>
            <w:vMerge/>
            <w:vAlign w:val="center"/>
          </w:tcPr>
          <w:p w14:paraId="1E2DE59F" w14:textId="77777777" w:rsidR="006E7B7A" w:rsidRPr="00977EA3" w:rsidRDefault="006E7B7A" w:rsidP="008E3CF3">
            <w:pPr>
              <w:pStyle w:val="TableLabel"/>
              <w:rPr>
                <w:noProof w:val="0"/>
                <w:sz w:val="16"/>
              </w:rPr>
            </w:pPr>
          </w:p>
        </w:tc>
        <w:tc>
          <w:tcPr>
            <w:tcW w:w="2790" w:type="dxa"/>
            <w:vAlign w:val="center"/>
          </w:tcPr>
          <w:p w14:paraId="61CED29C"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5672A04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067CD749"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4FC32391" w14:textId="77777777" w:rsidTr="005E29CE">
        <w:trPr>
          <w:cantSplit/>
        </w:trPr>
        <w:tc>
          <w:tcPr>
            <w:tcW w:w="1795" w:type="dxa"/>
            <w:vMerge/>
            <w:vAlign w:val="center"/>
          </w:tcPr>
          <w:p w14:paraId="21816563" w14:textId="77777777" w:rsidR="006E7B7A" w:rsidRPr="00977EA3" w:rsidRDefault="006E7B7A" w:rsidP="008E3CF3">
            <w:pPr>
              <w:pStyle w:val="TableLabel"/>
              <w:rPr>
                <w:noProof w:val="0"/>
                <w:sz w:val="16"/>
              </w:rPr>
            </w:pPr>
          </w:p>
        </w:tc>
        <w:tc>
          <w:tcPr>
            <w:tcW w:w="2790" w:type="dxa"/>
            <w:vAlign w:val="center"/>
          </w:tcPr>
          <w:p w14:paraId="7C1B509E"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3EF0AC7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2144C6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65611F6" w14:textId="77777777" w:rsidTr="005E29CE">
        <w:trPr>
          <w:cantSplit/>
        </w:trPr>
        <w:tc>
          <w:tcPr>
            <w:tcW w:w="1795" w:type="dxa"/>
            <w:vMerge/>
            <w:vAlign w:val="center"/>
          </w:tcPr>
          <w:p w14:paraId="0C3854F6" w14:textId="77777777" w:rsidR="006E7B7A" w:rsidRPr="00977EA3" w:rsidRDefault="006E7B7A" w:rsidP="008E3CF3">
            <w:pPr>
              <w:pStyle w:val="TableLabel"/>
              <w:rPr>
                <w:noProof w:val="0"/>
                <w:sz w:val="16"/>
              </w:rPr>
            </w:pPr>
          </w:p>
        </w:tc>
        <w:tc>
          <w:tcPr>
            <w:tcW w:w="2790" w:type="dxa"/>
            <w:vAlign w:val="center"/>
          </w:tcPr>
          <w:p w14:paraId="68200854"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ParticipantObjectIDTypeCode</w:t>
            </w:r>
            <w:proofErr w:type="spellEnd"/>
          </w:p>
        </w:tc>
        <w:tc>
          <w:tcPr>
            <w:tcW w:w="630" w:type="dxa"/>
            <w:vAlign w:val="center"/>
          </w:tcPr>
          <w:p w14:paraId="2FEC69B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7BE63D4D" w14:textId="643BDE32" w:rsidR="0049285A" w:rsidRPr="00977EA3" w:rsidRDefault="0049285A" w:rsidP="003462A5">
            <w:pPr>
              <w:pStyle w:val="TableEntry"/>
              <w:rPr>
                <w:noProof w:val="0"/>
                <w:sz w:val="16"/>
                <w:szCs w:val="16"/>
              </w:rPr>
            </w:pPr>
            <w:r w:rsidRPr="00977EA3">
              <w:rPr>
                <w:noProof w:val="0"/>
                <w:sz w:val="16"/>
                <w:szCs w:val="16"/>
              </w:rPr>
              <w:t>The Document Metadata Publisher shall include one of the following values, depending on the specific object in the message:</w:t>
            </w:r>
          </w:p>
          <w:p w14:paraId="4ACAB5F2" w14:textId="77777777" w:rsidR="0049285A" w:rsidRPr="00977EA3" w:rsidRDefault="0049285A" w:rsidP="003462A5">
            <w:pPr>
              <w:pStyle w:val="TableEntry"/>
              <w:rPr>
                <w:noProof w:val="0"/>
                <w:sz w:val="16"/>
                <w:szCs w:val="16"/>
              </w:rPr>
            </w:pPr>
            <w:r w:rsidRPr="00977EA3">
              <w:rPr>
                <w:noProof w:val="0"/>
                <w:sz w:val="16"/>
                <w:szCs w:val="16"/>
              </w:rPr>
              <w:t>EV("urn:uuid:7edca82f-054d-47f2-a032-9b2a5b5186c1”, “IHE XDS Metadata”, “document entry object type”)</w:t>
            </w:r>
          </w:p>
          <w:p w14:paraId="5DB2F23C" w14:textId="77777777" w:rsidR="0049285A" w:rsidRPr="00977EA3" w:rsidRDefault="0049285A" w:rsidP="003462A5">
            <w:pPr>
              <w:pStyle w:val="TableEntry"/>
              <w:rPr>
                <w:noProof w:val="0"/>
                <w:sz w:val="16"/>
                <w:szCs w:val="16"/>
              </w:rPr>
            </w:pPr>
            <w:r w:rsidRPr="00977EA3">
              <w:rPr>
                <w:noProof w:val="0"/>
                <w:sz w:val="16"/>
                <w:szCs w:val="16"/>
              </w:rPr>
              <w:t>EV(“urn:uuid:34268e47-fdf5-41a6-ba33-82133c465248”, “IHE XDS Metadata”, “on-demand document entry object type”)</w:t>
            </w:r>
          </w:p>
          <w:p w14:paraId="1BA14EBB" w14:textId="3503C229" w:rsidR="006E7B7A" w:rsidRPr="00977EA3" w:rsidRDefault="0049285A" w:rsidP="0049285A">
            <w:pPr>
              <w:pStyle w:val="TableEntry"/>
              <w:rPr>
                <w:iCs/>
                <w:noProof w:val="0"/>
                <w:sz w:val="16"/>
                <w:szCs w:val="16"/>
              </w:rPr>
            </w:pPr>
            <w:r w:rsidRPr="00977EA3">
              <w:rPr>
                <w:iCs/>
                <w:noProof w:val="0"/>
                <w:sz w:val="16"/>
                <w:szCs w:val="16"/>
              </w:rPr>
              <w:t>EV(urn:uuid:a54d6aa5-d40d-43f9-88c5-b4633d873bdd”, “IHE XDS Metadata”, ”submission set classification node”)</w:t>
            </w:r>
          </w:p>
        </w:tc>
      </w:tr>
      <w:tr w:rsidR="006E7B7A" w:rsidRPr="00977EA3" w14:paraId="6C92A1EB" w14:textId="77777777" w:rsidTr="005E29CE">
        <w:trPr>
          <w:cantSplit/>
        </w:trPr>
        <w:tc>
          <w:tcPr>
            <w:tcW w:w="1795" w:type="dxa"/>
            <w:vMerge/>
            <w:vAlign w:val="center"/>
          </w:tcPr>
          <w:p w14:paraId="7EFBBC6A" w14:textId="77777777" w:rsidR="006E7B7A" w:rsidRPr="00977EA3" w:rsidRDefault="006E7B7A" w:rsidP="008E3CF3">
            <w:pPr>
              <w:pStyle w:val="TableLabel"/>
              <w:rPr>
                <w:noProof w:val="0"/>
                <w:sz w:val="16"/>
              </w:rPr>
            </w:pPr>
          </w:p>
        </w:tc>
        <w:tc>
          <w:tcPr>
            <w:tcW w:w="2790" w:type="dxa"/>
            <w:vAlign w:val="center"/>
          </w:tcPr>
          <w:p w14:paraId="1A783B9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119337A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57C99CD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BC9C708" w14:textId="77777777" w:rsidTr="005E29CE">
        <w:trPr>
          <w:cantSplit/>
        </w:trPr>
        <w:tc>
          <w:tcPr>
            <w:tcW w:w="1795" w:type="dxa"/>
            <w:vMerge/>
            <w:vAlign w:val="center"/>
          </w:tcPr>
          <w:p w14:paraId="505AAEF4" w14:textId="77777777" w:rsidR="006E7B7A" w:rsidRPr="00977EA3" w:rsidRDefault="006E7B7A" w:rsidP="008E3CF3">
            <w:pPr>
              <w:pStyle w:val="AppendixHeading3"/>
              <w:rPr>
                <w:noProof w:val="0"/>
                <w:sz w:val="16"/>
              </w:rPr>
            </w:pPr>
          </w:p>
        </w:tc>
        <w:tc>
          <w:tcPr>
            <w:tcW w:w="2790" w:type="dxa"/>
            <w:vAlign w:val="center"/>
          </w:tcPr>
          <w:p w14:paraId="41F6A6C6" w14:textId="77777777" w:rsidR="006E7B7A" w:rsidRPr="00977EA3" w:rsidRDefault="006E7B7A" w:rsidP="008E3CF3">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2E68D57E"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451" w:type="dxa"/>
          </w:tcPr>
          <w:p w14:paraId="06D31B44" w14:textId="017FE293" w:rsidR="006E7B7A" w:rsidRPr="00977EA3" w:rsidRDefault="0049285A" w:rsidP="008E3CF3">
            <w:pPr>
              <w:pStyle w:val="TableEntry"/>
              <w:rPr>
                <w:noProof w:val="0"/>
                <w:sz w:val="16"/>
                <w:szCs w:val="16"/>
              </w:rPr>
            </w:pPr>
            <w:r w:rsidRPr="00977EA3">
              <w:rPr>
                <w:noProof w:val="0"/>
                <w:sz w:val="16"/>
                <w:szCs w:val="16"/>
              </w:rPr>
              <w:t xml:space="preserve">The value of the object's </w:t>
            </w:r>
            <w:proofErr w:type="spellStart"/>
            <w:r w:rsidRPr="00977EA3">
              <w:rPr>
                <w:noProof w:val="0"/>
                <w:sz w:val="16"/>
                <w:szCs w:val="16"/>
              </w:rPr>
              <w:t>EntryUUID</w:t>
            </w:r>
            <w:proofErr w:type="spellEnd"/>
            <w:r w:rsidRPr="00977EA3">
              <w:rPr>
                <w:noProof w:val="0"/>
                <w:sz w:val="16"/>
                <w:szCs w:val="16"/>
              </w:rPr>
              <w:t xml:space="preserve"> attribute.</w:t>
            </w:r>
          </w:p>
        </w:tc>
      </w:tr>
      <w:tr w:rsidR="006E7B7A" w:rsidRPr="00977EA3" w14:paraId="33183100" w14:textId="77777777" w:rsidTr="005E29CE">
        <w:trPr>
          <w:cantSplit/>
        </w:trPr>
        <w:tc>
          <w:tcPr>
            <w:tcW w:w="1795" w:type="dxa"/>
            <w:vMerge/>
            <w:vAlign w:val="center"/>
          </w:tcPr>
          <w:p w14:paraId="36E57B1D" w14:textId="77777777" w:rsidR="006E7B7A" w:rsidRPr="00977EA3" w:rsidRDefault="006E7B7A" w:rsidP="008E3CF3">
            <w:pPr>
              <w:pStyle w:val="TableLabel"/>
              <w:rPr>
                <w:noProof w:val="0"/>
                <w:sz w:val="16"/>
              </w:rPr>
            </w:pPr>
          </w:p>
        </w:tc>
        <w:tc>
          <w:tcPr>
            <w:tcW w:w="2790" w:type="dxa"/>
            <w:vAlign w:val="center"/>
          </w:tcPr>
          <w:p w14:paraId="1CB0CF18" w14:textId="77777777" w:rsidR="006E7B7A" w:rsidRPr="00977EA3" w:rsidRDefault="006E7B7A" w:rsidP="003462A5">
            <w:pPr>
              <w:pStyle w:val="TableEntry"/>
              <w:rPr>
                <w:i/>
                <w:iCs/>
                <w:noProof w:val="0"/>
                <w:sz w:val="16"/>
                <w:szCs w:val="16"/>
              </w:rPr>
            </w:pPr>
            <w:proofErr w:type="spellStart"/>
            <w:r w:rsidRPr="00977EA3">
              <w:rPr>
                <w:i/>
                <w:iCs/>
                <w:noProof w:val="0"/>
                <w:sz w:val="16"/>
                <w:szCs w:val="16"/>
              </w:rPr>
              <w:t>ParticipantObjectName</w:t>
            </w:r>
            <w:proofErr w:type="spellEnd"/>
          </w:p>
        </w:tc>
        <w:tc>
          <w:tcPr>
            <w:tcW w:w="630" w:type="dxa"/>
            <w:vAlign w:val="center"/>
          </w:tcPr>
          <w:p w14:paraId="4605911A" w14:textId="1BD8A5C2" w:rsidR="006E7B7A" w:rsidRPr="00977EA3" w:rsidRDefault="0049285A" w:rsidP="008E3CF3">
            <w:pPr>
              <w:pStyle w:val="TableEntry"/>
              <w:jc w:val="center"/>
              <w:rPr>
                <w:noProof w:val="0"/>
                <w:sz w:val="16"/>
                <w:szCs w:val="16"/>
              </w:rPr>
            </w:pPr>
            <w:r w:rsidRPr="00977EA3">
              <w:rPr>
                <w:i/>
                <w:iCs/>
                <w:noProof w:val="0"/>
                <w:sz w:val="16"/>
                <w:szCs w:val="16"/>
              </w:rPr>
              <w:t>U</w:t>
            </w:r>
          </w:p>
        </w:tc>
        <w:tc>
          <w:tcPr>
            <w:tcW w:w="4451" w:type="dxa"/>
            <w:vAlign w:val="center"/>
          </w:tcPr>
          <w:p w14:paraId="5E9C73ED" w14:textId="615BD54C" w:rsidR="006E7B7A" w:rsidRPr="00977EA3" w:rsidRDefault="0049285A" w:rsidP="008E3CF3">
            <w:pPr>
              <w:pStyle w:val="TableEntry"/>
              <w:rPr>
                <w:noProof w:val="0"/>
                <w:sz w:val="16"/>
                <w:szCs w:val="16"/>
              </w:rPr>
            </w:pPr>
            <w:r w:rsidRPr="00977EA3">
              <w:rPr>
                <w:i/>
                <w:iCs/>
                <w:noProof w:val="0"/>
                <w:sz w:val="16"/>
                <w:szCs w:val="16"/>
              </w:rPr>
              <w:t>not specialized</w:t>
            </w:r>
          </w:p>
        </w:tc>
      </w:tr>
      <w:tr w:rsidR="006E7B7A" w:rsidRPr="00977EA3" w14:paraId="79467B20" w14:textId="77777777" w:rsidTr="005E29CE">
        <w:trPr>
          <w:cantSplit/>
        </w:trPr>
        <w:tc>
          <w:tcPr>
            <w:tcW w:w="1795" w:type="dxa"/>
            <w:vMerge/>
            <w:vAlign w:val="center"/>
          </w:tcPr>
          <w:p w14:paraId="421CA80A" w14:textId="77777777" w:rsidR="006E7B7A" w:rsidRPr="00977EA3" w:rsidRDefault="006E7B7A" w:rsidP="008E3CF3">
            <w:pPr>
              <w:pStyle w:val="AppendixHeading3"/>
              <w:rPr>
                <w:noProof w:val="0"/>
                <w:sz w:val="16"/>
              </w:rPr>
            </w:pPr>
          </w:p>
        </w:tc>
        <w:tc>
          <w:tcPr>
            <w:tcW w:w="2790" w:type="dxa"/>
            <w:vAlign w:val="center"/>
          </w:tcPr>
          <w:p w14:paraId="606755B5"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ParticipantObjectQuery</w:t>
            </w:r>
            <w:proofErr w:type="spellEnd"/>
          </w:p>
        </w:tc>
        <w:tc>
          <w:tcPr>
            <w:tcW w:w="630" w:type="dxa"/>
            <w:vAlign w:val="center"/>
          </w:tcPr>
          <w:p w14:paraId="774FE4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4F0E790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8FDDBAB" w14:textId="77777777" w:rsidTr="005E29CE">
        <w:trPr>
          <w:cantSplit/>
        </w:trPr>
        <w:tc>
          <w:tcPr>
            <w:tcW w:w="1795" w:type="dxa"/>
            <w:vMerge/>
            <w:vAlign w:val="center"/>
          </w:tcPr>
          <w:p w14:paraId="1FEE7C8E" w14:textId="77777777" w:rsidR="006E7B7A" w:rsidRPr="00977EA3" w:rsidRDefault="006E7B7A" w:rsidP="008E3CF3">
            <w:pPr>
              <w:pStyle w:val="TableLabel"/>
              <w:rPr>
                <w:noProof w:val="0"/>
                <w:sz w:val="16"/>
              </w:rPr>
            </w:pPr>
          </w:p>
        </w:tc>
        <w:tc>
          <w:tcPr>
            <w:tcW w:w="2790" w:type="dxa"/>
            <w:vAlign w:val="center"/>
          </w:tcPr>
          <w:p w14:paraId="1B2D05DE" w14:textId="77777777" w:rsidR="006E7B7A" w:rsidRPr="00977EA3" w:rsidRDefault="006E7B7A" w:rsidP="008E3CF3">
            <w:pPr>
              <w:pStyle w:val="TableEntry"/>
              <w:rPr>
                <w:iCs/>
                <w:noProof w:val="0"/>
                <w:sz w:val="16"/>
                <w:szCs w:val="16"/>
              </w:rPr>
            </w:pPr>
            <w:proofErr w:type="spellStart"/>
            <w:r w:rsidRPr="00977EA3">
              <w:rPr>
                <w:iCs/>
                <w:noProof w:val="0"/>
                <w:sz w:val="16"/>
                <w:szCs w:val="16"/>
              </w:rPr>
              <w:t>ParticipantObjectDetail</w:t>
            </w:r>
            <w:proofErr w:type="spellEnd"/>
          </w:p>
        </w:tc>
        <w:tc>
          <w:tcPr>
            <w:tcW w:w="630" w:type="dxa"/>
            <w:vAlign w:val="center"/>
          </w:tcPr>
          <w:p w14:paraId="2946C48E" w14:textId="1B12ABF0" w:rsidR="006E7B7A" w:rsidRPr="00977EA3" w:rsidRDefault="0049285A" w:rsidP="008E3CF3">
            <w:pPr>
              <w:pStyle w:val="TableEntry"/>
              <w:jc w:val="center"/>
              <w:rPr>
                <w:i/>
                <w:iCs/>
                <w:noProof w:val="0"/>
                <w:sz w:val="16"/>
                <w:szCs w:val="16"/>
              </w:rPr>
            </w:pPr>
            <w:r w:rsidRPr="00977EA3">
              <w:rPr>
                <w:noProof w:val="0"/>
                <w:sz w:val="16"/>
                <w:szCs w:val="16"/>
              </w:rPr>
              <w:t>C</w:t>
            </w:r>
          </w:p>
        </w:tc>
        <w:tc>
          <w:tcPr>
            <w:tcW w:w="4451" w:type="dxa"/>
            <w:vAlign w:val="center"/>
          </w:tcPr>
          <w:p w14:paraId="2AE130DB" w14:textId="56BD507C" w:rsidR="0049285A" w:rsidRPr="00977EA3" w:rsidRDefault="0049285A" w:rsidP="003462A5">
            <w:pPr>
              <w:pStyle w:val="TableEntry"/>
              <w:rPr>
                <w:noProof w:val="0"/>
                <w:sz w:val="16"/>
                <w:szCs w:val="16"/>
              </w:rPr>
            </w:pPr>
            <w:r w:rsidRPr="00977EA3">
              <w:rPr>
                <w:noProof w:val="0"/>
                <w:sz w:val="16"/>
                <w:szCs w:val="16"/>
              </w:rPr>
              <w:t>This element is required, if known:</w:t>
            </w:r>
          </w:p>
          <w:p w14:paraId="1C1BFF61" w14:textId="77777777" w:rsidR="0049285A" w:rsidRPr="00977EA3" w:rsidRDefault="0049285A" w:rsidP="003462A5">
            <w:pPr>
              <w:pStyle w:val="TableEntry"/>
              <w:rPr>
                <w:noProof w:val="0"/>
                <w:sz w:val="16"/>
                <w:szCs w:val="16"/>
              </w:rPr>
            </w:pPr>
            <w:r w:rsidRPr="00977EA3">
              <w:rPr>
                <w:noProof w:val="0"/>
                <w:sz w:val="16"/>
                <w:szCs w:val="16"/>
              </w:rPr>
              <w:t>Type: “urn:ihe:iti:xca:2010:homeCommunityId” (literal string)</w:t>
            </w:r>
          </w:p>
          <w:p w14:paraId="1AEF4A30" w14:textId="7920DA17" w:rsidR="006E7B7A" w:rsidRPr="00977EA3" w:rsidRDefault="0049285A" w:rsidP="00A063AC">
            <w:pPr>
              <w:pStyle w:val="TableEntry"/>
              <w:rPr>
                <w:noProof w:val="0"/>
                <w:sz w:val="16"/>
                <w:szCs w:val="16"/>
              </w:rPr>
            </w:pPr>
            <w:r w:rsidRPr="00977EA3">
              <w:rPr>
                <w:noProof w:val="0"/>
                <w:sz w:val="16"/>
                <w:szCs w:val="16"/>
              </w:rPr>
              <w:t xml:space="preserve">Value: value of the </w:t>
            </w:r>
            <w:proofErr w:type="spellStart"/>
            <w:r w:rsidRPr="00977EA3">
              <w:rPr>
                <w:noProof w:val="0"/>
                <w:sz w:val="16"/>
                <w:szCs w:val="16"/>
              </w:rPr>
              <w:t>homeCommunityId</w:t>
            </w:r>
            <w:proofErr w:type="spellEnd"/>
          </w:p>
        </w:tc>
      </w:tr>
    </w:tbl>
    <w:p w14:paraId="6661CE81" w14:textId="77777777" w:rsidR="001B7A7E" w:rsidRPr="00977EA3" w:rsidRDefault="001B7A7E" w:rsidP="003462A5">
      <w:pPr>
        <w:pStyle w:val="Corpotesto"/>
      </w:pPr>
      <w:bookmarkStart w:id="3920" w:name="_Toc231117759"/>
      <w:bookmarkStart w:id="3921" w:name="_Toc363803082"/>
    </w:p>
    <w:p w14:paraId="6DE10CDB" w14:textId="77777777" w:rsidR="006E7B7A" w:rsidRPr="00977EA3" w:rsidRDefault="006E7B7A" w:rsidP="006E7B7A">
      <w:pPr>
        <w:pStyle w:val="Titolo5"/>
        <w:numPr>
          <w:ilvl w:val="0"/>
          <w:numId w:val="0"/>
        </w:numPr>
        <w:rPr>
          <w:noProof w:val="0"/>
        </w:rPr>
      </w:pPr>
      <w:r w:rsidRPr="00977EA3">
        <w:rPr>
          <w:noProof w:val="0"/>
        </w:rPr>
        <w:t>3.54.5.1.2 Document Metadata Notification Broker audit message:</w:t>
      </w:r>
      <w:bookmarkEnd w:id="3920"/>
      <w:bookmarkEnd w:id="3921"/>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101E8A2E" w14:textId="77777777" w:rsidTr="008E3CF3">
        <w:trPr>
          <w:cantSplit/>
        </w:trPr>
        <w:tc>
          <w:tcPr>
            <w:tcW w:w="1458" w:type="dxa"/>
            <w:tcBorders>
              <w:bottom w:val="single" w:sz="4" w:space="0" w:color="auto"/>
            </w:tcBorders>
            <w:textDirection w:val="btLr"/>
            <w:vAlign w:val="center"/>
          </w:tcPr>
          <w:p w14:paraId="6DB71050"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2F9B67D"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60DAA2C3" w14:textId="77777777" w:rsidR="006E7B7A" w:rsidRPr="00977EA3" w:rsidRDefault="006E7B7A" w:rsidP="008E3CF3">
            <w:pPr>
              <w:pStyle w:val="TableEntryHeader"/>
              <w:rPr>
                <w:noProof w:val="0"/>
                <w:kern w:val="28"/>
              </w:rPr>
            </w:pPr>
            <w:proofErr w:type="spellStart"/>
            <w:r w:rsidRPr="00977EA3">
              <w:rPr>
                <w:noProof w:val="0"/>
              </w:rPr>
              <w:t>Opt</w:t>
            </w:r>
            <w:proofErr w:type="spellEnd"/>
          </w:p>
        </w:tc>
        <w:tc>
          <w:tcPr>
            <w:tcW w:w="4878" w:type="dxa"/>
            <w:tcBorders>
              <w:bottom w:val="single" w:sz="4" w:space="0" w:color="auto"/>
            </w:tcBorders>
            <w:vAlign w:val="center"/>
          </w:tcPr>
          <w:p w14:paraId="3EA30C60"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038A5FDC" w14:textId="77777777" w:rsidTr="008E3CF3">
        <w:trPr>
          <w:cantSplit/>
        </w:trPr>
        <w:tc>
          <w:tcPr>
            <w:tcW w:w="1458" w:type="dxa"/>
            <w:vMerge w:val="restart"/>
            <w:tcBorders>
              <w:top w:val="single" w:sz="4" w:space="0" w:color="auto"/>
            </w:tcBorders>
          </w:tcPr>
          <w:p w14:paraId="7EA7CF3D" w14:textId="77777777" w:rsidR="006E7B7A" w:rsidRPr="00977EA3" w:rsidRDefault="006E7B7A" w:rsidP="008E3CF3">
            <w:pPr>
              <w:pStyle w:val="TableEntryHeader"/>
              <w:rPr>
                <w:noProof w:val="0"/>
              </w:rPr>
            </w:pPr>
            <w:r w:rsidRPr="00977EA3">
              <w:rPr>
                <w:noProof w:val="0"/>
              </w:rPr>
              <w:t>Event</w:t>
            </w:r>
          </w:p>
          <w:p w14:paraId="06C650C6"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tcBorders>
              <w:top w:val="single" w:sz="4" w:space="0" w:color="auto"/>
            </w:tcBorders>
            <w:vAlign w:val="center"/>
          </w:tcPr>
          <w:p w14:paraId="011567EB" w14:textId="77777777" w:rsidR="006E7B7A" w:rsidRPr="00977EA3" w:rsidRDefault="006E7B7A" w:rsidP="008E3CF3">
            <w:pPr>
              <w:pStyle w:val="TableEntry"/>
              <w:rPr>
                <w:noProof w:val="0"/>
                <w:sz w:val="16"/>
                <w:szCs w:val="16"/>
              </w:rPr>
            </w:pPr>
            <w:proofErr w:type="spellStart"/>
            <w:r w:rsidRPr="00977EA3">
              <w:rPr>
                <w:noProof w:val="0"/>
                <w:sz w:val="16"/>
                <w:szCs w:val="16"/>
              </w:rPr>
              <w:t>EventID</w:t>
            </w:r>
            <w:proofErr w:type="spellEnd"/>
          </w:p>
        </w:tc>
        <w:tc>
          <w:tcPr>
            <w:tcW w:w="720" w:type="dxa"/>
            <w:tcBorders>
              <w:top w:val="single" w:sz="4" w:space="0" w:color="auto"/>
            </w:tcBorders>
            <w:vAlign w:val="center"/>
          </w:tcPr>
          <w:p w14:paraId="2D404763"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Borders>
              <w:top w:val="single" w:sz="4" w:space="0" w:color="auto"/>
            </w:tcBorders>
            <w:vAlign w:val="center"/>
          </w:tcPr>
          <w:p w14:paraId="15FF7078" w14:textId="77777777" w:rsidR="006E7B7A" w:rsidRPr="00977EA3" w:rsidRDefault="006E7B7A" w:rsidP="008E3CF3">
            <w:pPr>
              <w:pStyle w:val="TableEntry"/>
              <w:rPr>
                <w:noProof w:val="0"/>
                <w:sz w:val="16"/>
                <w:szCs w:val="16"/>
              </w:rPr>
            </w:pPr>
            <w:r w:rsidRPr="00977EA3">
              <w:rPr>
                <w:noProof w:val="0"/>
                <w:sz w:val="16"/>
                <w:szCs w:val="16"/>
              </w:rPr>
              <w:t>EV(110107, DCM, “Import”)</w:t>
            </w:r>
          </w:p>
        </w:tc>
      </w:tr>
      <w:tr w:rsidR="006E7B7A" w:rsidRPr="00977EA3" w14:paraId="21D82422" w14:textId="77777777" w:rsidTr="008E3CF3">
        <w:trPr>
          <w:cantSplit/>
        </w:trPr>
        <w:tc>
          <w:tcPr>
            <w:tcW w:w="1458" w:type="dxa"/>
            <w:vMerge/>
            <w:vAlign w:val="center"/>
          </w:tcPr>
          <w:p w14:paraId="6E8C35DA" w14:textId="77777777" w:rsidR="006E7B7A" w:rsidRPr="00977EA3" w:rsidRDefault="006E7B7A" w:rsidP="008E3CF3">
            <w:pPr>
              <w:pStyle w:val="TableLabel"/>
              <w:rPr>
                <w:noProof w:val="0"/>
                <w:sz w:val="16"/>
              </w:rPr>
            </w:pPr>
          </w:p>
        </w:tc>
        <w:tc>
          <w:tcPr>
            <w:tcW w:w="2610" w:type="dxa"/>
            <w:vAlign w:val="center"/>
          </w:tcPr>
          <w:p w14:paraId="13FAD3DD" w14:textId="77777777" w:rsidR="006E7B7A" w:rsidRPr="00977EA3" w:rsidRDefault="006E7B7A" w:rsidP="008E3CF3">
            <w:pPr>
              <w:pStyle w:val="TableEntry"/>
              <w:rPr>
                <w:noProof w:val="0"/>
                <w:sz w:val="16"/>
                <w:szCs w:val="16"/>
              </w:rPr>
            </w:pPr>
            <w:proofErr w:type="spellStart"/>
            <w:r w:rsidRPr="00977EA3">
              <w:rPr>
                <w:noProof w:val="0"/>
                <w:sz w:val="16"/>
                <w:szCs w:val="16"/>
              </w:rPr>
              <w:t>EventActionCode</w:t>
            </w:r>
            <w:proofErr w:type="spellEnd"/>
          </w:p>
        </w:tc>
        <w:tc>
          <w:tcPr>
            <w:tcW w:w="720" w:type="dxa"/>
            <w:vAlign w:val="center"/>
          </w:tcPr>
          <w:p w14:paraId="189E711F"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Pr>
          <w:p w14:paraId="11666FB5" w14:textId="77777777" w:rsidR="006E7B7A" w:rsidRPr="00977EA3" w:rsidRDefault="006E7B7A" w:rsidP="008E3CF3">
            <w:pPr>
              <w:pStyle w:val="TableEntry"/>
              <w:rPr>
                <w:noProof w:val="0"/>
                <w:sz w:val="16"/>
                <w:szCs w:val="16"/>
              </w:rPr>
            </w:pPr>
            <w:r w:rsidRPr="00977EA3">
              <w:rPr>
                <w:noProof w:val="0"/>
                <w:sz w:val="16"/>
                <w:szCs w:val="16"/>
              </w:rPr>
              <w:t xml:space="preserve">“C” (Create) </w:t>
            </w:r>
          </w:p>
        </w:tc>
      </w:tr>
      <w:tr w:rsidR="006E7B7A" w:rsidRPr="00977EA3" w14:paraId="68BBC622" w14:textId="77777777" w:rsidTr="008E3CF3">
        <w:trPr>
          <w:cantSplit/>
        </w:trPr>
        <w:tc>
          <w:tcPr>
            <w:tcW w:w="1458" w:type="dxa"/>
            <w:vMerge/>
            <w:vAlign w:val="center"/>
          </w:tcPr>
          <w:p w14:paraId="7BEEFAB9" w14:textId="77777777" w:rsidR="006E7B7A" w:rsidRPr="00977EA3" w:rsidRDefault="006E7B7A" w:rsidP="008E3CF3">
            <w:pPr>
              <w:pStyle w:val="TableLabel"/>
              <w:rPr>
                <w:noProof w:val="0"/>
                <w:sz w:val="16"/>
              </w:rPr>
            </w:pPr>
          </w:p>
        </w:tc>
        <w:tc>
          <w:tcPr>
            <w:tcW w:w="2610" w:type="dxa"/>
            <w:vAlign w:val="center"/>
          </w:tcPr>
          <w:p w14:paraId="1A158B43"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EventDateTime</w:t>
            </w:r>
            <w:proofErr w:type="spellEnd"/>
          </w:p>
        </w:tc>
        <w:tc>
          <w:tcPr>
            <w:tcW w:w="720" w:type="dxa"/>
            <w:vAlign w:val="center"/>
          </w:tcPr>
          <w:p w14:paraId="478C4D26" w14:textId="77777777" w:rsidR="006E7B7A" w:rsidRPr="00977EA3" w:rsidRDefault="006E7B7A" w:rsidP="008E3CF3">
            <w:pPr>
              <w:pStyle w:val="TableEntry"/>
              <w:rPr>
                <w:i/>
                <w:iCs/>
                <w:noProof w:val="0"/>
                <w:sz w:val="16"/>
                <w:szCs w:val="16"/>
              </w:rPr>
            </w:pPr>
            <w:r w:rsidRPr="00977EA3">
              <w:rPr>
                <w:i/>
                <w:iCs/>
                <w:noProof w:val="0"/>
                <w:sz w:val="16"/>
                <w:szCs w:val="16"/>
              </w:rPr>
              <w:t>M</w:t>
            </w:r>
          </w:p>
        </w:tc>
        <w:tc>
          <w:tcPr>
            <w:tcW w:w="4878" w:type="dxa"/>
            <w:vAlign w:val="center"/>
          </w:tcPr>
          <w:p w14:paraId="6C78936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2AFC228" w14:textId="77777777" w:rsidTr="008E3CF3">
        <w:trPr>
          <w:cantSplit/>
        </w:trPr>
        <w:tc>
          <w:tcPr>
            <w:tcW w:w="1458" w:type="dxa"/>
            <w:vMerge/>
            <w:vAlign w:val="center"/>
          </w:tcPr>
          <w:p w14:paraId="06ACFFF7" w14:textId="77777777" w:rsidR="006E7B7A" w:rsidRPr="00977EA3" w:rsidRDefault="006E7B7A" w:rsidP="008E3CF3">
            <w:pPr>
              <w:pStyle w:val="TableLabel"/>
              <w:rPr>
                <w:noProof w:val="0"/>
                <w:sz w:val="16"/>
              </w:rPr>
            </w:pPr>
          </w:p>
        </w:tc>
        <w:tc>
          <w:tcPr>
            <w:tcW w:w="2610" w:type="dxa"/>
            <w:vAlign w:val="center"/>
          </w:tcPr>
          <w:p w14:paraId="35E452A4"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EventOutcomeIndicator</w:t>
            </w:r>
            <w:proofErr w:type="spellEnd"/>
          </w:p>
        </w:tc>
        <w:tc>
          <w:tcPr>
            <w:tcW w:w="720" w:type="dxa"/>
            <w:vAlign w:val="center"/>
          </w:tcPr>
          <w:p w14:paraId="134321FE" w14:textId="77777777" w:rsidR="006E7B7A" w:rsidRPr="00977EA3" w:rsidRDefault="006E7B7A" w:rsidP="008E3CF3">
            <w:pPr>
              <w:pStyle w:val="TableEntry"/>
              <w:rPr>
                <w:i/>
                <w:iCs/>
                <w:noProof w:val="0"/>
                <w:sz w:val="16"/>
                <w:szCs w:val="16"/>
              </w:rPr>
            </w:pPr>
            <w:r w:rsidRPr="00977EA3">
              <w:rPr>
                <w:i/>
                <w:iCs/>
                <w:noProof w:val="0"/>
                <w:sz w:val="16"/>
                <w:szCs w:val="16"/>
              </w:rPr>
              <w:t>M</w:t>
            </w:r>
          </w:p>
        </w:tc>
        <w:tc>
          <w:tcPr>
            <w:tcW w:w="4878" w:type="dxa"/>
            <w:vAlign w:val="center"/>
          </w:tcPr>
          <w:p w14:paraId="117BBA8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98A8E2E" w14:textId="77777777" w:rsidTr="008E3CF3">
        <w:trPr>
          <w:cantSplit/>
        </w:trPr>
        <w:tc>
          <w:tcPr>
            <w:tcW w:w="1458" w:type="dxa"/>
            <w:vMerge/>
            <w:tcBorders>
              <w:bottom w:val="single" w:sz="4" w:space="0" w:color="auto"/>
            </w:tcBorders>
            <w:vAlign w:val="center"/>
          </w:tcPr>
          <w:p w14:paraId="3BB84EB3"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8AFFE86" w14:textId="77777777" w:rsidR="006E7B7A" w:rsidRPr="00977EA3" w:rsidRDefault="006E7B7A" w:rsidP="008E3CF3">
            <w:pPr>
              <w:pStyle w:val="TableEntry"/>
              <w:rPr>
                <w:noProof w:val="0"/>
                <w:sz w:val="16"/>
                <w:szCs w:val="16"/>
              </w:rPr>
            </w:pPr>
            <w:proofErr w:type="spellStart"/>
            <w:r w:rsidRPr="00977EA3">
              <w:rPr>
                <w:noProof w:val="0"/>
                <w:sz w:val="16"/>
                <w:szCs w:val="16"/>
              </w:rPr>
              <w:t>EventTypeCode</w:t>
            </w:r>
            <w:proofErr w:type="spellEnd"/>
          </w:p>
        </w:tc>
        <w:tc>
          <w:tcPr>
            <w:tcW w:w="720" w:type="dxa"/>
            <w:tcBorders>
              <w:bottom w:val="single" w:sz="4" w:space="0" w:color="auto"/>
            </w:tcBorders>
            <w:vAlign w:val="center"/>
          </w:tcPr>
          <w:p w14:paraId="02C417D3"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Borders>
              <w:bottom w:val="single" w:sz="4" w:space="0" w:color="auto"/>
            </w:tcBorders>
            <w:vAlign w:val="center"/>
          </w:tcPr>
          <w:p w14:paraId="37D2B585" w14:textId="77777777" w:rsidR="006E7B7A" w:rsidRPr="00977EA3" w:rsidRDefault="006E7B7A" w:rsidP="008E3CF3">
            <w:pPr>
              <w:pStyle w:val="TableEntry"/>
              <w:rPr>
                <w:noProof w:val="0"/>
                <w:sz w:val="16"/>
                <w:szCs w:val="16"/>
              </w:rPr>
            </w:pPr>
            <w:r w:rsidRPr="00977EA3">
              <w:rPr>
                <w:noProof w:val="0"/>
                <w:sz w:val="16"/>
                <w:szCs w:val="16"/>
              </w:rPr>
              <w:t>EV(“ITI-54”, “IHE Transactions”, “Document Metadata Publish”)</w:t>
            </w:r>
          </w:p>
        </w:tc>
      </w:tr>
      <w:tr w:rsidR="006E7B7A" w:rsidRPr="00977EA3" w14:paraId="3794F441" w14:textId="77777777" w:rsidTr="008E3CF3">
        <w:trPr>
          <w:cantSplit/>
        </w:trPr>
        <w:tc>
          <w:tcPr>
            <w:tcW w:w="9666" w:type="dxa"/>
            <w:gridSpan w:val="4"/>
            <w:tcBorders>
              <w:bottom w:val="single" w:sz="4" w:space="0" w:color="auto"/>
            </w:tcBorders>
          </w:tcPr>
          <w:p w14:paraId="437D438B" w14:textId="77777777" w:rsidR="006E7B7A" w:rsidRPr="00977EA3" w:rsidRDefault="006E7B7A" w:rsidP="008E3CF3">
            <w:pPr>
              <w:pStyle w:val="TableEntry"/>
              <w:rPr>
                <w:bCs/>
                <w:noProof w:val="0"/>
              </w:rPr>
            </w:pPr>
            <w:r w:rsidRPr="00977EA3">
              <w:rPr>
                <w:bCs/>
                <w:noProof w:val="0"/>
              </w:rPr>
              <w:t>Source (Document Metadata Publisher) (1)</w:t>
            </w:r>
          </w:p>
        </w:tc>
      </w:tr>
      <w:tr w:rsidR="006E7B7A" w:rsidRPr="00977EA3" w14:paraId="7139EC53" w14:textId="77777777" w:rsidTr="008E3CF3">
        <w:trPr>
          <w:cantSplit/>
        </w:trPr>
        <w:tc>
          <w:tcPr>
            <w:tcW w:w="9666" w:type="dxa"/>
            <w:gridSpan w:val="4"/>
            <w:tcBorders>
              <w:bottom w:val="single" w:sz="4" w:space="0" w:color="auto"/>
            </w:tcBorders>
          </w:tcPr>
          <w:p w14:paraId="686B2366"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977EA3" w14:paraId="74A373C6" w14:textId="77777777" w:rsidTr="008E3CF3">
        <w:trPr>
          <w:cantSplit/>
        </w:trPr>
        <w:tc>
          <w:tcPr>
            <w:tcW w:w="9666" w:type="dxa"/>
            <w:gridSpan w:val="4"/>
            <w:tcBorders>
              <w:bottom w:val="single" w:sz="4" w:space="0" w:color="auto"/>
            </w:tcBorders>
          </w:tcPr>
          <w:p w14:paraId="562C180C"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6E7B7A" w:rsidRPr="00977EA3" w14:paraId="5CE94A94"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D9D76F4" w14:textId="00FEE7A0" w:rsidR="006E7B7A" w:rsidRPr="00977EA3" w:rsidRDefault="006E7B7A" w:rsidP="008E3CF3">
            <w:pPr>
              <w:pStyle w:val="TableEntry"/>
              <w:rPr>
                <w:bCs/>
                <w:noProof w:val="0"/>
              </w:rPr>
            </w:pPr>
            <w:proofErr w:type="spellStart"/>
            <w:r w:rsidRPr="00977EA3">
              <w:rPr>
                <w:bCs/>
                <w:noProof w:val="0"/>
              </w:rPr>
              <w:t>Document</w:t>
            </w:r>
            <w:r w:rsidR="00487A12" w:rsidRPr="00977EA3">
              <w:rPr>
                <w:bCs/>
                <w:noProof w:val="0"/>
              </w:rPr>
              <w:t>Entry</w:t>
            </w:r>
            <w:proofErr w:type="spellEnd"/>
            <w:r w:rsidR="00487A12" w:rsidRPr="00977EA3">
              <w:rPr>
                <w:bCs/>
                <w:noProof w:val="0"/>
              </w:rPr>
              <w:t>/</w:t>
            </w:r>
            <w:proofErr w:type="spellStart"/>
            <w:r w:rsidR="00487A12" w:rsidRPr="00977EA3">
              <w:rPr>
                <w:bCs/>
                <w:noProof w:val="0"/>
              </w:rPr>
              <w:t>SubmissionSet</w:t>
            </w:r>
            <w:proofErr w:type="spellEnd"/>
            <w:r w:rsidRPr="00977EA3">
              <w:rPr>
                <w:bCs/>
                <w:noProof w:val="0"/>
              </w:rPr>
              <w:t xml:space="preserve"> (1..n) </w:t>
            </w:r>
          </w:p>
        </w:tc>
      </w:tr>
    </w:tbl>
    <w:p w14:paraId="656C6651" w14:textId="77777777" w:rsidR="006E7B7A" w:rsidRPr="00977EA3" w:rsidRDefault="006E7B7A" w:rsidP="006E7B7A">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11A9945" w14:textId="77777777" w:rsidTr="008E3CF3">
        <w:trPr>
          <w:cantSplit/>
        </w:trPr>
        <w:tc>
          <w:tcPr>
            <w:tcW w:w="1548" w:type="dxa"/>
            <w:vMerge w:val="restart"/>
            <w:tcBorders>
              <w:top w:val="single" w:sz="4" w:space="0" w:color="auto"/>
            </w:tcBorders>
          </w:tcPr>
          <w:p w14:paraId="0A9E1E26" w14:textId="77777777" w:rsidR="006E7B7A" w:rsidRPr="00977EA3" w:rsidRDefault="006E7B7A" w:rsidP="008E3CF3">
            <w:pPr>
              <w:pStyle w:val="TableEntryHeader"/>
              <w:rPr>
                <w:noProof w:val="0"/>
              </w:rPr>
            </w:pPr>
            <w:r w:rsidRPr="00977EA3">
              <w:rPr>
                <w:noProof w:val="0"/>
              </w:rPr>
              <w:t>Source</w:t>
            </w:r>
          </w:p>
          <w:p w14:paraId="6EF760C8"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tcBorders>
              <w:top w:val="single" w:sz="4" w:space="0" w:color="auto"/>
            </w:tcBorders>
            <w:vAlign w:val="center"/>
          </w:tcPr>
          <w:p w14:paraId="2348D5B7" w14:textId="77777777" w:rsidR="006E7B7A" w:rsidRPr="00ED4370" w:rsidRDefault="006E7B7A" w:rsidP="008600F3">
            <w:pPr>
              <w:pStyle w:val="TableEntry"/>
              <w:rPr>
                <w:i/>
                <w:iCs/>
                <w:sz w:val="16"/>
              </w:rPr>
            </w:pPr>
            <w:r w:rsidRPr="00ED4370">
              <w:rPr>
                <w:i/>
                <w:iCs/>
                <w:sz w:val="16"/>
              </w:rPr>
              <w:t>UserID</w:t>
            </w:r>
          </w:p>
        </w:tc>
        <w:tc>
          <w:tcPr>
            <w:tcW w:w="630" w:type="dxa"/>
            <w:tcBorders>
              <w:top w:val="single" w:sz="4" w:space="0" w:color="auto"/>
            </w:tcBorders>
            <w:vAlign w:val="center"/>
          </w:tcPr>
          <w:p w14:paraId="3C3B871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52BABE1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A22C032" w14:textId="77777777" w:rsidTr="008E3CF3">
        <w:trPr>
          <w:cantSplit/>
        </w:trPr>
        <w:tc>
          <w:tcPr>
            <w:tcW w:w="1548" w:type="dxa"/>
            <w:vMerge/>
            <w:textDirection w:val="btLr"/>
            <w:vAlign w:val="center"/>
          </w:tcPr>
          <w:p w14:paraId="5476D903" w14:textId="77777777" w:rsidR="006E7B7A" w:rsidRPr="00977EA3" w:rsidRDefault="006E7B7A" w:rsidP="008E3CF3">
            <w:pPr>
              <w:pStyle w:val="TableLabel"/>
              <w:rPr>
                <w:noProof w:val="0"/>
                <w:sz w:val="16"/>
              </w:rPr>
            </w:pPr>
          </w:p>
        </w:tc>
        <w:tc>
          <w:tcPr>
            <w:tcW w:w="2520" w:type="dxa"/>
            <w:vAlign w:val="center"/>
          </w:tcPr>
          <w:p w14:paraId="6E7025F9"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5F6DB22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583CD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0876430" w14:textId="77777777" w:rsidTr="008E3CF3">
        <w:trPr>
          <w:cantSplit/>
        </w:trPr>
        <w:tc>
          <w:tcPr>
            <w:tcW w:w="1548" w:type="dxa"/>
            <w:vMerge/>
            <w:textDirection w:val="btLr"/>
            <w:vAlign w:val="center"/>
          </w:tcPr>
          <w:p w14:paraId="523431ED" w14:textId="77777777" w:rsidR="006E7B7A" w:rsidRPr="00977EA3" w:rsidRDefault="006E7B7A" w:rsidP="008E3CF3">
            <w:pPr>
              <w:pStyle w:val="TableLabel"/>
              <w:rPr>
                <w:noProof w:val="0"/>
                <w:sz w:val="16"/>
              </w:rPr>
            </w:pPr>
          </w:p>
        </w:tc>
        <w:tc>
          <w:tcPr>
            <w:tcW w:w="2520" w:type="dxa"/>
            <w:vAlign w:val="center"/>
          </w:tcPr>
          <w:p w14:paraId="376C434A"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4F5E40D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DE9E1C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F4CD906" w14:textId="77777777" w:rsidTr="008E3CF3">
        <w:trPr>
          <w:cantSplit/>
        </w:trPr>
        <w:tc>
          <w:tcPr>
            <w:tcW w:w="1548" w:type="dxa"/>
            <w:vMerge/>
            <w:textDirection w:val="btLr"/>
            <w:vAlign w:val="center"/>
          </w:tcPr>
          <w:p w14:paraId="251B57A3" w14:textId="77777777" w:rsidR="006E7B7A" w:rsidRPr="00977EA3" w:rsidRDefault="006E7B7A" w:rsidP="008E3CF3">
            <w:pPr>
              <w:pStyle w:val="TableLabel"/>
              <w:rPr>
                <w:noProof w:val="0"/>
                <w:sz w:val="16"/>
              </w:rPr>
            </w:pPr>
          </w:p>
        </w:tc>
        <w:tc>
          <w:tcPr>
            <w:tcW w:w="2520" w:type="dxa"/>
            <w:vAlign w:val="center"/>
          </w:tcPr>
          <w:p w14:paraId="24FDC5A8" w14:textId="77777777" w:rsidR="006E7B7A" w:rsidRPr="00977EA3" w:rsidRDefault="006E7B7A" w:rsidP="008E3CF3">
            <w:pPr>
              <w:pStyle w:val="TableEntry"/>
              <w:rPr>
                <w:i/>
                <w:noProof w:val="0"/>
                <w:sz w:val="16"/>
                <w:szCs w:val="16"/>
              </w:rPr>
            </w:pPr>
            <w:proofErr w:type="spellStart"/>
            <w:r w:rsidRPr="00977EA3">
              <w:rPr>
                <w:i/>
                <w:noProof w:val="0"/>
                <w:sz w:val="16"/>
                <w:szCs w:val="16"/>
              </w:rPr>
              <w:t>UserIsRequestor</w:t>
            </w:r>
            <w:proofErr w:type="spellEnd"/>
          </w:p>
        </w:tc>
        <w:tc>
          <w:tcPr>
            <w:tcW w:w="630" w:type="dxa"/>
            <w:vAlign w:val="center"/>
          </w:tcPr>
          <w:p w14:paraId="369495C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D429B4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9B4B16D" w14:textId="77777777" w:rsidTr="008E3CF3">
        <w:trPr>
          <w:cantSplit/>
        </w:trPr>
        <w:tc>
          <w:tcPr>
            <w:tcW w:w="1548" w:type="dxa"/>
            <w:vMerge/>
            <w:textDirection w:val="btLr"/>
            <w:vAlign w:val="center"/>
          </w:tcPr>
          <w:p w14:paraId="422EA55A" w14:textId="77777777" w:rsidR="006E7B7A" w:rsidRPr="00977EA3" w:rsidRDefault="006E7B7A" w:rsidP="008E3CF3">
            <w:pPr>
              <w:pStyle w:val="TableLabel"/>
              <w:rPr>
                <w:noProof w:val="0"/>
                <w:sz w:val="16"/>
              </w:rPr>
            </w:pPr>
          </w:p>
        </w:tc>
        <w:tc>
          <w:tcPr>
            <w:tcW w:w="2520" w:type="dxa"/>
            <w:vAlign w:val="center"/>
          </w:tcPr>
          <w:p w14:paraId="128A5660"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60204AD5"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1E3C2CA"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10DAF56E" w14:textId="77777777" w:rsidTr="008E3CF3">
        <w:trPr>
          <w:cantSplit/>
        </w:trPr>
        <w:tc>
          <w:tcPr>
            <w:tcW w:w="1548" w:type="dxa"/>
            <w:vMerge/>
            <w:textDirection w:val="btLr"/>
            <w:vAlign w:val="center"/>
          </w:tcPr>
          <w:p w14:paraId="1407679C" w14:textId="77777777" w:rsidR="006E7B7A" w:rsidRPr="00977EA3" w:rsidRDefault="006E7B7A" w:rsidP="008E3CF3">
            <w:pPr>
              <w:pStyle w:val="TableLabel"/>
              <w:rPr>
                <w:noProof w:val="0"/>
                <w:sz w:val="16"/>
              </w:rPr>
            </w:pPr>
          </w:p>
        </w:tc>
        <w:tc>
          <w:tcPr>
            <w:tcW w:w="2520" w:type="dxa"/>
            <w:vAlign w:val="center"/>
          </w:tcPr>
          <w:p w14:paraId="7B1E8A4F"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5DACF335"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4EFB117E"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0EE02B4D" w14:textId="77777777" w:rsidTr="008E3CF3">
        <w:trPr>
          <w:cantSplit/>
        </w:trPr>
        <w:tc>
          <w:tcPr>
            <w:tcW w:w="1548" w:type="dxa"/>
            <w:vMerge/>
            <w:textDirection w:val="btLr"/>
            <w:vAlign w:val="center"/>
          </w:tcPr>
          <w:p w14:paraId="3B062A98" w14:textId="77777777" w:rsidR="006E7B7A" w:rsidRPr="00977EA3" w:rsidRDefault="006E7B7A" w:rsidP="008E3CF3">
            <w:pPr>
              <w:pStyle w:val="TableLabel"/>
              <w:rPr>
                <w:noProof w:val="0"/>
                <w:sz w:val="16"/>
              </w:rPr>
            </w:pPr>
          </w:p>
        </w:tc>
        <w:tc>
          <w:tcPr>
            <w:tcW w:w="2520" w:type="dxa"/>
            <w:vAlign w:val="center"/>
          </w:tcPr>
          <w:p w14:paraId="769CD472"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798F0156"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E333E0B"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48E9F3D3" w14:textId="77777777" w:rsidR="006E7B7A" w:rsidRPr="00977EA3" w:rsidRDefault="006E7B7A"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AD02FAA" w14:textId="77777777" w:rsidTr="008E3CF3">
        <w:trPr>
          <w:cantSplit/>
        </w:trPr>
        <w:tc>
          <w:tcPr>
            <w:tcW w:w="1548" w:type="dxa"/>
            <w:vMerge w:val="restart"/>
          </w:tcPr>
          <w:p w14:paraId="523BD119" w14:textId="77777777" w:rsidR="006E7B7A" w:rsidRPr="00977EA3" w:rsidRDefault="006E7B7A" w:rsidP="008E3CF3">
            <w:pPr>
              <w:pStyle w:val="TableEntryHeader"/>
              <w:rPr>
                <w:noProof w:val="0"/>
              </w:rPr>
            </w:pPr>
            <w:r w:rsidRPr="00977EA3">
              <w:rPr>
                <w:noProof w:val="0"/>
              </w:rPr>
              <w:t>Destination</w:t>
            </w:r>
          </w:p>
          <w:p w14:paraId="5BD1980D" w14:textId="77777777" w:rsidR="006E7B7A" w:rsidRPr="00977EA3" w:rsidRDefault="006E7B7A" w:rsidP="003462A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12C3211D" w14:textId="77777777" w:rsidR="006E7B7A" w:rsidRPr="00977EA3" w:rsidRDefault="006E7B7A" w:rsidP="008E3CF3">
            <w:pPr>
              <w:pStyle w:val="TableEntry"/>
              <w:rPr>
                <w:noProof w:val="0"/>
                <w:sz w:val="16"/>
                <w:szCs w:val="16"/>
              </w:rPr>
            </w:pPr>
            <w:proofErr w:type="spellStart"/>
            <w:r w:rsidRPr="00977EA3">
              <w:rPr>
                <w:noProof w:val="0"/>
                <w:sz w:val="16"/>
                <w:szCs w:val="16"/>
              </w:rPr>
              <w:t>UserID</w:t>
            </w:r>
            <w:proofErr w:type="spellEnd"/>
          </w:p>
        </w:tc>
        <w:tc>
          <w:tcPr>
            <w:tcW w:w="630" w:type="dxa"/>
            <w:vAlign w:val="center"/>
          </w:tcPr>
          <w:p w14:paraId="62DA08B6" w14:textId="7D0C4E64" w:rsidR="006E7B7A" w:rsidRPr="00977EA3" w:rsidRDefault="00E744E9" w:rsidP="008E3CF3">
            <w:pPr>
              <w:pStyle w:val="TableEntry"/>
              <w:jc w:val="center"/>
              <w:rPr>
                <w:noProof w:val="0"/>
                <w:sz w:val="16"/>
                <w:szCs w:val="16"/>
              </w:rPr>
            </w:pPr>
            <w:r w:rsidRPr="00977EA3">
              <w:rPr>
                <w:noProof w:val="0"/>
                <w:sz w:val="16"/>
                <w:szCs w:val="16"/>
              </w:rPr>
              <w:t>M</w:t>
            </w:r>
          </w:p>
        </w:tc>
        <w:tc>
          <w:tcPr>
            <w:tcW w:w="4968" w:type="dxa"/>
            <w:vAlign w:val="center"/>
          </w:tcPr>
          <w:p w14:paraId="618D0A47"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0EDC23F6" w14:textId="77777777" w:rsidTr="008E3CF3">
        <w:trPr>
          <w:cantSplit/>
        </w:trPr>
        <w:tc>
          <w:tcPr>
            <w:tcW w:w="1548" w:type="dxa"/>
            <w:vMerge/>
            <w:textDirection w:val="btLr"/>
            <w:vAlign w:val="center"/>
          </w:tcPr>
          <w:p w14:paraId="1FC17FDA" w14:textId="77777777" w:rsidR="006E7B7A" w:rsidRPr="00977EA3" w:rsidRDefault="006E7B7A" w:rsidP="008E3CF3">
            <w:pPr>
              <w:pStyle w:val="TableLabel"/>
              <w:rPr>
                <w:noProof w:val="0"/>
                <w:sz w:val="16"/>
              </w:rPr>
            </w:pPr>
          </w:p>
        </w:tc>
        <w:tc>
          <w:tcPr>
            <w:tcW w:w="2520" w:type="dxa"/>
            <w:vAlign w:val="center"/>
          </w:tcPr>
          <w:p w14:paraId="5D5281AB"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AlternativeUserID</w:t>
            </w:r>
            <w:proofErr w:type="spellEnd"/>
          </w:p>
        </w:tc>
        <w:tc>
          <w:tcPr>
            <w:tcW w:w="630" w:type="dxa"/>
            <w:vAlign w:val="center"/>
          </w:tcPr>
          <w:p w14:paraId="41457528"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968" w:type="dxa"/>
            <w:vAlign w:val="center"/>
          </w:tcPr>
          <w:p w14:paraId="20AC58EC"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25237199" w14:textId="77777777" w:rsidTr="008E3CF3">
        <w:trPr>
          <w:cantSplit/>
        </w:trPr>
        <w:tc>
          <w:tcPr>
            <w:tcW w:w="1548" w:type="dxa"/>
            <w:vMerge/>
            <w:textDirection w:val="btLr"/>
            <w:vAlign w:val="center"/>
          </w:tcPr>
          <w:p w14:paraId="2E5C601F" w14:textId="77777777" w:rsidR="006E7B7A" w:rsidRPr="00977EA3" w:rsidRDefault="006E7B7A" w:rsidP="008E3CF3">
            <w:pPr>
              <w:pStyle w:val="TableLabel"/>
              <w:rPr>
                <w:noProof w:val="0"/>
                <w:sz w:val="16"/>
              </w:rPr>
            </w:pPr>
          </w:p>
        </w:tc>
        <w:tc>
          <w:tcPr>
            <w:tcW w:w="2520" w:type="dxa"/>
            <w:vAlign w:val="center"/>
          </w:tcPr>
          <w:p w14:paraId="28E0513E"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UserName</w:t>
            </w:r>
            <w:proofErr w:type="spellEnd"/>
          </w:p>
        </w:tc>
        <w:tc>
          <w:tcPr>
            <w:tcW w:w="630" w:type="dxa"/>
            <w:vAlign w:val="center"/>
          </w:tcPr>
          <w:p w14:paraId="4099720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9B8E48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E4C732E" w14:textId="77777777" w:rsidTr="008E3CF3">
        <w:trPr>
          <w:cantSplit/>
        </w:trPr>
        <w:tc>
          <w:tcPr>
            <w:tcW w:w="1548" w:type="dxa"/>
            <w:vMerge/>
            <w:textDirection w:val="btLr"/>
            <w:vAlign w:val="center"/>
          </w:tcPr>
          <w:p w14:paraId="5BC9C5A9" w14:textId="77777777" w:rsidR="006E7B7A" w:rsidRPr="00977EA3" w:rsidRDefault="006E7B7A" w:rsidP="008E3CF3">
            <w:pPr>
              <w:pStyle w:val="TableLabel"/>
              <w:rPr>
                <w:noProof w:val="0"/>
                <w:sz w:val="16"/>
              </w:rPr>
            </w:pPr>
          </w:p>
        </w:tc>
        <w:tc>
          <w:tcPr>
            <w:tcW w:w="2520" w:type="dxa"/>
            <w:vAlign w:val="center"/>
          </w:tcPr>
          <w:p w14:paraId="66B0BE6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UserIsRequestor</w:t>
            </w:r>
            <w:proofErr w:type="spellEnd"/>
          </w:p>
        </w:tc>
        <w:tc>
          <w:tcPr>
            <w:tcW w:w="630" w:type="dxa"/>
            <w:vAlign w:val="center"/>
          </w:tcPr>
          <w:p w14:paraId="2584953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A5D09C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B4AD3C1" w14:textId="77777777" w:rsidTr="008E3CF3">
        <w:trPr>
          <w:cantSplit/>
        </w:trPr>
        <w:tc>
          <w:tcPr>
            <w:tcW w:w="1548" w:type="dxa"/>
            <w:vMerge/>
            <w:textDirection w:val="btLr"/>
            <w:vAlign w:val="center"/>
          </w:tcPr>
          <w:p w14:paraId="25EB706C" w14:textId="77777777" w:rsidR="006E7B7A" w:rsidRPr="00977EA3" w:rsidRDefault="006E7B7A" w:rsidP="008E3CF3">
            <w:pPr>
              <w:pStyle w:val="TableLabel"/>
              <w:rPr>
                <w:noProof w:val="0"/>
                <w:sz w:val="16"/>
              </w:rPr>
            </w:pPr>
          </w:p>
        </w:tc>
        <w:tc>
          <w:tcPr>
            <w:tcW w:w="2520" w:type="dxa"/>
            <w:vAlign w:val="center"/>
          </w:tcPr>
          <w:p w14:paraId="5444A85D" w14:textId="77777777" w:rsidR="006E7B7A" w:rsidRPr="00977EA3" w:rsidRDefault="006E7B7A" w:rsidP="008E3CF3">
            <w:pPr>
              <w:pStyle w:val="TableEntry"/>
              <w:rPr>
                <w:noProof w:val="0"/>
                <w:sz w:val="16"/>
                <w:szCs w:val="16"/>
              </w:rPr>
            </w:pPr>
            <w:proofErr w:type="spellStart"/>
            <w:r w:rsidRPr="00977EA3">
              <w:rPr>
                <w:noProof w:val="0"/>
                <w:sz w:val="16"/>
                <w:szCs w:val="16"/>
              </w:rPr>
              <w:t>RoleIDCode</w:t>
            </w:r>
            <w:proofErr w:type="spellEnd"/>
          </w:p>
        </w:tc>
        <w:tc>
          <w:tcPr>
            <w:tcW w:w="630" w:type="dxa"/>
            <w:vAlign w:val="center"/>
          </w:tcPr>
          <w:p w14:paraId="68FBDC6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143A62D"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551A0475" w14:textId="77777777" w:rsidTr="008E3CF3">
        <w:trPr>
          <w:cantSplit/>
        </w:trPr>
        <w:tc>
          <w:tcPr>
            <w:tcW w:w="1548" w:type="dxa"/>
            <w:vMerge/>
            <w:textDirection w:val="btLr"/>
            <w:vAlign w:val="center"/>
          </w:tcPr>
          <w:p w14:paraId="40AA70EC" w14:textId="77777777" w:rsidR="006E7B7A" w:rsidRPr="00977EA3" w:rsidRDefault="006E7B7A" w:rsidP="008E3CF3">
            <w:pPr>
              <w:pStyle w:val="TableLabel"/>
              <w:rPr>
                <w:noProof w:val="0"/>
                <w:sz w:val="16"/>
              </w:rPr>
            </w:pPr>
          </w:p>
        </w:tc>
        <w:tc>
          <w:tcPr>
            <w:tcW w:w="2520" w:type="dxa"/>
            <w:vAlign w:val="center"/>
          </w:tcPr>
          <w:p w14:paraId="65BAF775"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NetworkAccessPointTypeCode</w:t>
            </w:r>
            <w:proofErr w:type="spellEnd"/>
          </w:p>
        </w:tc>
        <w:tc>
          <w:tcPr>
            <w:tcW w:w="630" w:type="dxa"/>
            <w:vAlign w:val="center"/>
          </w:tcPr>
          <w:p w14:paraId="50B428A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2A88971D"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8069CE3" w14:textId="77777777" w:rsidTr="008E3CF3">
        <w:trPr>
          <w:cantSplit/>
        </w:trPr>
        <w:tc>
          <w:tcPr>
            <w:tcW w:w="1548" w:type="dxa"/>
            <w:vMerge/>
            <w:textDirection w:val="btLr"/>
            <w:vAlign w:val="center"/>
          </w:tcPr>
          <w:p w14:paraId="6229DCEF" w14:textId="77777777" w:rsidR="006E7B7A" w:rsidRPr="00977EA3" w:rsidRDefault="006E7B7A" w:rsidP="008E3CF3">
            <w:pPr>
              <w:pStyle w:val="TableLabel"/>
              <w:rPr>
                <w:noProof w:val="0"/>
                <w:sz w:val="16"/>
              </w:rPr>
            </w:pPr>
          </w:p>
        </w:tc>
        <w:tc>
          <w:tcPr>
            <w:tcW w:w="2520" w:type="dxa"/>
            <w:vAlign w:val="center"/>
          </w:tcPr>
          <w:p w14:paraId="7B0DB442" w14:textId="77777777" w:rsidR="006E7B7A" w:rsidRPr="00977EA3" w:rsidRDefault="006E7B7A" w:rsidP="008E3CF3">
            <w:pPr>
              <w:pStyle w:val="TableEntry"/>
              <w:rPr>
                <w:noProof w:val="0"/>
                <w:sz w:val="16"/>
                <w:szCs w:val="16"/>
              </w:rPr>
            </w:pPr>
            <w:proofErr w:type="spellStart"/>
            <w:r w:rsidRPr="00977EA3">
              <w:rPr>
                <w:noProof w:val="0"/>
                <w:sz w:val="16"/>
                <w:szCs w:val="16"/>
              </w:rPr>
              <w:t>NetworkAccessPointID</w:t>
            </w:r>
            <w:proofErr w:type="spellEnd"/>
          </w:p>
        </w:tc>
        <w:tc>
          <w:tcPr>
            <w:tcW w:w="630" w:type="dxa"/>
            <w:vAlign w:val="center"/>
          </w:tcPr>
          <w:p w14:paraId="57C9365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D36BD3C"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0BD6E21" w14:textId="77777777" w:rsidR="006E7B7A" w:rsidRPr="00977EA3" w:rsidRDefault="006E7B7A" w:rsidP="006E7B7A">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4AC0AFC9" w14:textId="77777777" w:rsidTr="008E3CF3">
        <w:trPr>
          <w:cantSplit/>
        </w:trPr>
        <w:tc>
          <w:tcPr>
            <w:tcW w:w="1728" w:type="dxa"/>
            <w:vMerge w:val="restart"/>
            <w:tcBorders>
              <w:top w:val="single" w:sz="4" w:space="0" w:color="auto"/>
            </w:tcBorders>
          </w:tcPr>
          <w:p w14:paraId="0E36D4A3" w14:textId="77777777" w:rsidR="006E7B7A" w:rsidRPr="00977EA3" w:rsidRDefault="006E7B7A" w:rsidP="008E3CF3">
            <w:pPr>
              <w:pStyle w:val="TableEntryHeader"/>
              <w:rPr>
                <w:noProof w:val="0"/>
              </w:rPr>
            </w:pPr>
            <w:r w:rsidRPr="00977EA3">
              <w:rPr>
                <w:noProof w:val="0"/>
              </w:rPr>
              <w:t>Audit Source</w:t>
            </w:r>
          </w:p>
          <w:p w14:paraId="68883339" w14:textId="77777777" w:rsidR="006E7B7A" w:rsidRPr="00977EA3" w:rsidRDefault="006E7B7A" w:rsidP="003462A5">
            <w:pPr>
              <w:pStyle w:val="TableEntryHeader"/>
              <w:rPr>
                <w:bCs/>
                <w:noProof w:val="0"/>
                <w:sz w:val="12"/>
                <w:szCs w:val="12"/>
              </w:rPr>
            </w:pPr>
            <w:proofErr w:type="spellStart"/>
            <w:r w:rsidRPr="00977EA3">
              <w:rPr>
                <w:bCs/>
                <w:noProof w:val="0"/>
                <w:sz w:val="12"/>
                <w:szCs w:val="12"/>
              </w:rPr>
              <w:t>AuditMessage</w:t>
            </w:r>
            <w:proofErr w:type="spellEnd"/>
            <w:r w:rsidRPr="00977EA3">
              <w:rPr>
                <w:bCs/>
                <w:noProof w:val="0"/>
                <w:sz w:val="12"/>
                <w:szCs w:val="12"/>
              </w:rPr>
              <w:t>/</w:t>
            </w:r>
            <w:r w:rsidRPr="00977EA3">
              <w:rPr>
                <w:bCs/>
                <w:noProof w:val="0"/>
                <w:sz w:val="12"/>
                <w:szCs w:val="12"/>
              </w:rPr>
              <w:br/>
            </w:r>
            <w:proofErr w:type="spellStart"/>
            <w:r w:rsidRPr="00977EA3">
              <w:rPr>
                <w:bCs/>
                <w:noProof w:val="0"/>
                <w:sz w:val="12"/>
                <w:szCs w:val="12"/>
              </w:rPr>
              <w:t>Audi</w:t>
            </w:r>
            <w:r w:rsidRPr="00977EA3">
              <w:rPr>
                <w:bCs/>
                <w:noProof w:val="0"/>
                <w:sz w:val="12"/>
              </w:rPr>
              <w:t>tSourceIdentification</w:t>
            </w:r>
            <w:proofErr w:type="spellEnd"/>
          </w:p>
        </w:tc>
        <w:tc>
          <w:tcPr>
            <w:tcW w:w="2340" w:type="dxa"/>
            <w:tcBorders>
              <w:top w:val="single" w:sz="4" w:space="0" w:color="auto"/>
            </w:tcBorders>
            <w:vAlign w:val="center"/>
          </w:tcPr>
          <w:p w14:paraId="4C2212E2"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AuditSourceID</w:t>
            </w:r>
            <w:proofErr w:type="spellEnd"/>
          </w:p>
        </w:tc>
        <w:tc>
          <w:tcPr>
            <w:tcW w:w="630" w:type="dxa"/>
            <w:tcBorders>
              <w:top w:val="single" w:sz="4" w:space="0" w:color="auto"/>
            </w:tcBorders>
            <w:vAlign w:val="center"/>
          </w:tcPr>
          <w:p w14:paraId="523B47A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4738026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C4D4B55" w14:textId="77777777" w:rsidTr="008E3CF3">
        <w:trPr>
          <w:cantSplit/>
        </w:trPr>
        <w:tc>
          <w:tcPr>
            <w:tcW w:w="1728" w:type="dxa"/>
            <w:vMerge/>
            <w:textDirection w:val="btLr"/>
            <w:vAlign w:val="center"/>
          </w:tcPr>
          <w:p w14:paraId="5D249CB7" w14:textId="77777777" w:rsidR="006E7B7A" w:rsidRPr="00977EA3" w:rsidRDefault="006E7B7A" w:rsidP="008E3CF3">
            <w:pPr>
              <w:pStyle w:val="TableLabel"/>
              <w:rPr>
                <w:noProof w:val="0"/>
                <w:sz w:val="16"/>
              </w:rPr>
            </w:pPr>
          </w:p>
        </w:tc>
        <w:tc>
          <w:tcPr>
            <w:tcW w:w="2340" w:type="dxa"/>
            <w:vAlign w:val="center"/>
          </w:tcPr>
          <w:p w14:paraId="609D0B7E"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AuditEnterpriseSiteID</w:t>
            </w:r>
            <w:proofErr w:type="spellEnd"/>
          </w:p>
        </w:tc>
        <w:tc>
          <w:tcPr>
            <w:tcW w:w="630" w:type="dxa"/>
            <w:vAlign w:val="center"/>
          </w:tcPr>
          <w:p w14:paraId="03CEDA0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18E548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030C9D9" w14:textId="77777777" w:rsidTr="008E3CF3">
        <w:trPr>
          <w:cantSplit/>
        </w:trPr>
        <w:tc>
          <w:tcPr>
            <w:tcW w:w="1728" w:type="dxa"/>
            <w:vMerge/>
            <w:textDirection w:val="btLr"/>
            <w:vAlign w:val="center"/>
          </w:tcPr>
          <w:p w14:paraId="7C4FCD9F" w14:textId="77777777" w:rsidR="006E7B7A" w:rsidRPr="00977EA3" w:rsidRDefault="006E7B7A" w:rsidP="008E3CF3">
            <w:pPr>
              <w:pStyle w:val="TableLabel"/>
              <w:rPr>
                <w:noProof w:val="0"/>
                <w:sz w:val="16"/>
              </w:rPr>
            </w:pPr>
          </w:p>
        </w:tc>
        <w:tc>
          <w:tcPr>
            <w:tcW w:w="2340" w:type="dxa"/>
            <w:vAlign w:val="center"/>
          </w:tcPr>
          <w:p w14:paraId="1C90537C" w14:textId="77777777" w:rsidR="006E7B7A" w:rsidRPr="00977EA3" w:rsidRDefault="006E7B7A" w:rsidP="008E3CF3">
            <w:pPr>
              <w:pStyle w:val="TableEntry"/>
              <w:rPr>
                <w:i/>
                <w:iCs/>
                <w:noProof w:val="0"/>
                <w:sz w:val="16"/>
                <w:szCs w:val="16"/>
              </w:rPr>
            </w:pPr>
            <w:proofErr w:type="spellStart"/>
            <w:r w:rsidRPr="00977EA3">
              <w:rPr>
                <w:i/>
                <w:iCs/>
                <w:noProof w:val="0"/>
                <w:sz w:val="16"/>
                <w:szCs w:val="16"/>
              </w:rPr>
              <w:t>AuditSourceTypeCode</w:t>
            </w:r>
            <w:proofErr w:type="spellEnd"/>
          </w:p>
        </w:tc>
        <w:tc>
          <w:tcPr>
            <w:tcW w:w="630" w:type="dxa"/>
            <w:vAlign w:val="center"/>
          </w:tcPr>
          <w:p w14:paraId="67DF86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530120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1DCD3E4" w14:textId="77777777" w:rsidR="001B7A7E" w:rsidRPr="00977EA3" w:rsidRDefault="001B7A7E" w:rsidP="006E7B7A">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720"/>
        <w:gridCol w:w="4361"/>
      </w:tblGrid>
      <w:tr w:rsidR="006E7B7A" w:rsidRPr="00977EA3" w14:paraId="714CCA08" w14:textId="77777777" w:rsidTr="005E29CE">
        <w:trPr>
          <w:cantSplit/>
        </w:trPr>
        <w:tc>
          <w:tcPr>
            <w:tcW w:w="1795" w:type="dxa"/>
            <w:vMerge w:val="restart"/>
          </w:tcPr>
          <w:p w14:paraId="452203AB" w14:textId="44F3995A" w:rsidR="00C56932" w:rsidRPr="00977EA3" w:rsidRDefault="006E7B7A" w:rsidP="008E3CF3">
            <w:pPr>
              <w:pStyle w:val="TableEntryHeader"/>
              <w:rPr>
                <w:noProof w:val="0"/>
              </w:rPr>
            </w:pPr>
            <w:proofErr w:type="spellStart"/>
            <w:r w:rsidRPr="00977EA3">
              <w:rPr>
                <w:noProof w:val="0"/>
              </w:rPr>
              <w:lastRenderedPageBreak/>
              <w:t>Document</w:t>
            </w:r>
            <w:r w:rsidR="00C56932" w:rsidRPr="00977EA3">
              <w:rPr>
                <w:noProof w:val="0"/>
              </w:rPr>
              <w:t>Entry</w:t>
            </w:r>
            <w:proofErr w:type="spellEnd"/>
          </w:p>
          <w:p w14:paraId="765D0545" w14:textId="37C59058" w:rsidR="006E7B7A" w:rsidRPr="00977EA3" w:rsidRDefault="00C56932" w:rsidP="008E3CF3">
            <w:pPr>
              <w:pStyle w:val="TableEntryHeader"/>
              <w:rPr>
                <w:noProof w:val="0"/>
              </w:rPr>
            </w:pPr>
            <w:proofErr w:type="spellStart"/>
            <w:r w:rsidRPr="00977EA3">
              <w:rPr>
                <w:noProof w:val="0"/>
              </w:rPr>
              <w:t>SubmissionSet</w:t>
            </w:r>
            <w:proofErr w:type="spellEnd"/>
          </w:p>
          <w:p w14:paraId="69A00F9D" w14:textId="77777777" w:rsidR="006E7B7A" w:rsidRPr="00977EA3" w:rsidRDefault="006E7B7A" w:rsidP="003462A5">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790" w:type="dxa"/>
            <w:vAlign w:val="center"/>
          </w:tcPr>
          <w:p w14:paraId="3C83FB70" w14:textId="77777777" w:rsidR="006E7B7A" w:rsidRPr="00977EA3" w:rsidRDefault="006E7B7A" w:rsidP="00A063AC">
            <w:pPr>
              <w:pStyle w:val="TableEntry"/>
              <w:rPr>
                <w:noProof w:val="0"/>
                <w:sz w:val="16"/>
                <w:szCs w:val="16"/>
              </w:rPr>
            </w:pPr>
            <w:proofErr w:type="spellStart"/>
            <w:r w:rsidRPr="00977EA3">
              <w:rPr>
                <w:noProof w:val="0"/>
                <w:sz w:val="16"/>
                <w:szCs w:val="16"/>
              </w:rPr>
              <w:t>ParticipantObjectTypeCode</w:t>
            </w:r>
            <w:proofErr w:type="spellEnd"/>
          </w:p>
        </w:tc>
        <w:tc>
          <w:tcPr>
            <w:tcW w:w="720" w:type="dxa"/>
            <w:vAlign w:val="center"/>
          </w:tcPr>
          <w:p w14:paraId="2E51C5C4"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121CAE06" w14:textId="77777777" w:rsidR="006E7B7A" w:rsidRPr="00977EA3" w:rsidRDefault="006E7B7A" w:rsidP="00A063AC">
            <w:pPr>
              <w:pStyle w:val="TableEntry"/>
              <w:rPr>
                <w:noProof w:val="0"/>
                <w:sz w:val="16"/>
                <w:szCs w:val="16"/>
              </w:rPr>
            </w:pPr>
            <w:r w:rsidRPr="00977EA3">
              <w:rPr>
                <w:noProof w:val="0"/>
                <w:sz w:val="16"/>
                <w:szCs w:val="16"/>
              </w:rPr>
              <w:t>“2” (System)</w:t>
            </w:r>
          </w:p>
        </w:tc>
      </w:tr>
      <w:tr w:rsidR="006E7B7A" w:rsidRPr="00977EA3" w14:paraId="437E49C1" w14:textId="77777777" w:rsidTr="005E29CE">
        <w:trPr>
          <w:cantSplit/>
        </w:trPr>
        <w:tc>
          <w:tcPr>
            <w:tcW w:w="1795" w:type="dxa"/>
            <w:vMerge/>
            <w:vAlign w:val="center"/>
          </w:tcPr>
          <w:p w14:paraId="29EF9B67" w14:textId="77777777" w:rsidR="006E7B7A" w:rsidRPr="00977EA3" w:rsidRDefault="006E7B7A" w:rsidP="008E3CF3">
            <w:pPr>
              <w:pStyle w:val="TableLabel"/>
              <w:rPr>
                <w:noProof w:val="0"/>
                <w:sz w:val="16"/>
              </w:rPr>
            </w:pPr>
          </w:p>
        </w:tc>
        <w:tc>
          <w:tcPr>
            <w:tcW w:w="2790" w:type="dxa"/>
            <w:vAlign w:val="center"/>
          </w:tcPr>
          <w:p w14:paraId="68299A0E" w14:textId="77777777" w:rsidR="006E7B7A" w:rsidRPr="00977EA3" w:rsidRDefault="006E7B7A" w:rsidP="00A063AC">
            <w:pPr>
              <w:pStyle w:val="TableEntry"/>
              <w:rPr>
                <w:noProof w:val="0"/>
                <w:sz w:val="16"/>
                <w:szCs w:val="16"/>
              </w:rPr>
            </w:pPr>
            <w:proofErr w:type="spellStart"/>
            <w:r w:rsidRPr="00977EA3">
              <w:rPr>
                <w:noProof w:val="0"/>
                <w:sz w:val="16"/>
                <w:szCs w:val="16"/>
              </w:rPr>
              <w:t>ParticipantObjectTypeCodeRole</w:t>
            </w:r>
            <w:proofErr w:type="spellEnd"/>
          </w:p>
        </w:tc>
        <w:tc>
          <w:tcPr>
            <w:tcW w:w="720" w:type="dxa"/>
            <w:vAlign w:val="center"/>
          </w:tcPr>
          <w:p w14:paraId="1F07EA8C"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0DBDC013" w14:textId="77777777" w:rsidR="006E7B7A" w:rsidRPr="00977EA3" w:rsidRDefault="006E7B7A" w:rsidP="00A063AC">
            <w:pPr>
              <w:pStyle w:val="TableEntry"/>
              <w:rPr>
                <w:noProof w:val="0"/>
                <w:sz w:val="16"/>
                <w:szCs w:val="16"/>
              </w:rPr>
            </w:pPr>
            <w:r w:rsidRPr="00977EA3">
              <w:rPr>
                <w:noProof w:val="0"/>
                <w:sz w:val="16"/>
                <w:szCs w:val="16"/>
              </w:rPr>
              <w:t>“3” (report)</w:t>
            </w:r>
          </w:p>
        </w:tc>
      </w:tr>
      <w:tr w:rsidR="006E7B7A" w:rsidRPr="00977EA3" w14:paraId="3E52C115" w14:textId="77777777" w:rsidTr="005E29CE">
        <w:trPr>
          <w:cantSplit/>
        </w:trPr>
        <w:tc>
          <w:tcPr>
            <w:tcW w:w="1795" w:type="dxa"/>
            <w:vMerge/>
            <w:vAlign w:val="center"/>
          </w:tcPr>
          <w:p w14:paraId="5EE05B6F" w14:textId="77777777" w:rsidR="006E7B7A" w:rsidRPr="00977EA3" w:rsidRDefault="006E7B7A" w:rsidP="008E3CF3">
            <w:pPr>
              <w:pStyle w:val="TableLabel"/>
              <w:rPr>
                <w:noProof w:val="0"/>
                <w:sz w:val="16"/>
              </w:rPr>
            </w:pPr>
          </w:p>
        </w:tc>
        <w:tc>
          <w:tcPr>
            <w:tcW w:w="2790" w:type="dxa"/>
            <w:vAlign w:val="center"/>
          </w:tcPr>
          <w:p w14:paraId="6020A7DC" w14:textId="77777777" w:rsidR="006E7B7A" w:rsidRPr="00977EA3" w:rsidRDefault="006E7B7A" w:rsidP="00A063AC">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720" w:type="dxa"/>
            <w:vAlign w:val="center"/>
          </w:tcPr>
          <w:p w14:paraId="5FD48A65" w14:textId="670624A0" w:rsidR="006E7B7A" w:rsidRPr="00977EA3" w:rsidRDefault="00C56932" w:rsidP="003462A5">
            <w:pPr>
              <w:pStyle w:val="TableEntry"/>
              <w:rPr>
                <w:i/>
                <w:iCs/>
                <w:noProof w:val="0"/>
                <w:sz w:val="16"/>
                <w:szCs w:val="16"/>
              </w:rPr>
            </w:pPr>
            <w:r w:rsidRPr="00977EA3">
              <w:rPr>
                <w:i/>
                <w:iCs/>
                <w:noProof w:val="0"/>
                <w:sz w:val="16"/>
                <w:szCs w:val="16"/>
              </w:rPr>
              <w:t>U</w:t>
            </w:r>
          </w:p>
        </w:tc>
        <w:tc>
          <w:tcPr>
            <w:tcW w:w="4361" w:type="dxa"/>
            <w:vAlign w:val="center"/>
          </w:tcPr>
          <w:p w14:paraId="77CE3EF9" w14:textId="104C7672" w:rsidR="006E7B7A" w:rsidRPr="00977EA3" w:rsidRDefault="00C56932" w:rsidP="00A063AC">
            <w:pPr>
              <w:pStyle w:val="TableEntry"/>
              <w:rPr>
                <w:i/>
                <w:iCs/>
                <w:noProof w:val="0"/>
                <w:sz w:val="16"/>
                <w:szCs w:val="16"/>
              </w:rPr>
            </w:pPr>
            <w:r w:rsidRPr="00977EA3">
              <w:rPr>
                <w:i/>
                <w:iCs/>
                <w:noProof w:val="0"/>
                <w:sz w:val="16"/>
                <w:szCs w:val="16"/>
              </w:rPr>
              <w:t>not specialized</w:t>
            </w:r>
            <w:r w:rsidRPr="00977EA3" w:rsidDel="00C56932">
              <w:rPr>
                <w:i/>
                <w:iCs/>
                <w:noProof w:val="0"/>
                <w:sz w:val="16"/>
                <w:szCs w:val="16"/>
              </w:rPr>
              <w:t xml:space="preserve"> </w:t>
            </w:r>
          </w:p>
        </w:tc>
      </w:tr>
      <w:tr w:rsidR="006E7B7A" w:rsidRPr="00977EA3" w14:paraId="49245DC7" w14:textId="77777777" w:rsidTr="005E29CE">
        <w:trPr>
          <w:cantSplit/>
        </w:trPr>
        <w:tc>
          <w:tcPr>
            <w:tcW w:w="1795" w:type="dxa"/>
            <w:vMerge/>
            <w:vAlign w:val="center"/>
          </w:tcPr>
          <w:p w14:paraId="07C60864" w14:textId="77777777" w:rsidR="006E7B7A" w:rsidRPr="00977EA3" w:rsidRDefault="006E7B7A" w:rsidP="008E3CF3">
            <w:pPr>
              <w:pStyle w:val="TableLabel"/>
              <w:rPr>
                <w:noProof w:val="0"/>
                <w:sz w:val="16"/>
              </w:rPr>
            </w:pPr>
          </w:p>
        </w:tc>
        <w:tc>
          <w:tcPr>
            <w:tcW w:w="2790" w:type="dxa"/>
            <w:vAlign w:val="center"/>
          </w:tcPr>
          <w:p w14:paraId="533C9BED" w14:textId="77777777" w:rsidR="006E7B7A" w:rsidRPr="00977EA3" w:rsidRDefault="006E7B7A" w:rsidP="00A063AC">
            <w:pPr>
              <w:pStyle w:val="TableEntry"/>
              <w:rPr>
                <w:noProof w:val="0"/>
                <w:sz w:val="16"/>
                <w:szCs w:val="16"/>
              </w:rPr>
            </w:pPr>
            <w:proofErr w:type="spellStart"/>
            <w:r w:rsidRPr="00977EA3">
              <w:rPr>
                <w:noProof w:val="0"/>
                <w:sz w:val="16"/>
                <w:szCs w:val="16"/>
              </w:rPr>
              <w:t>ParticipantObjectIDTypeCode</w:t>
            </w:r>
            <w:proofErr w:type="spellEnd"/>
          </w:p>
        </w:tc>
        <w:tc>
          <w:tcPr>
            <w:tcW w:w="720" w:type="dxa"/>
            <w:vAlign w:val="center"/>
          </w:tcPr>
          <w:p w14:paraId="5736A465"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1D53E3BA" w14:textId="5274028D" w:rsidR="00C56932" w:rsidRPr="00977EA3" w:rsidRDefault="00C56932" w:rsidP="003462A5">
            <w:pPr>
              <w:pStyle w:val="TableEntry"/>
              <w:rPr>
                <w:noProof w:val="0"/>
                <w:sz w:val="16"/>
                <w:szCs w:val="16"/>
              </w:rPr>
            </w:pPr>
            <w:r w:rsidRPr="00977EA3">
              <w:rPr>
                <w:noProof w:val="0"/>
                <w:sz w:val="16"/>
                <w:szCs w:val="16"/>
              </w:rPr>
              <w:t>The Document Metadata Notification Broker shall include one of the following values, depending on the specific object in the message:</w:t>
            </w:r>
          </w:p>
          <w:p w14:paraId="36540D6B" w14:textId="77777777" w:rsidR="00C56932" w:rsidRPr="00977EA3" w:rsidRDefault="00C56932" w:rsidP="00A063AC">
            <w:pPr>
              <w:pStyle w:val="TableEntry"/>
              <w:rPr>
                <w:noProof w:val="0"/>
                <w:sz w:val="16"/>
                <w:szCs w:val="16"/>
              </w:rPr>
            </w:pPr>
            <w:r w:rsidRPr="00977EA3">
              <w:rPr>
                <w:noProof w:val="0"/>
                <w:sz w:val="16"/>
                <w:szCs w:val="16"/>
              </w:rPr>
              <w:t>EV("urn:uuid:7edca82f-054d-47f2-a032-9b2a5b5186c1”, “IHE XDS Metadata”, “document entry object type”)</w:t>
            </w:r>
          </w:p>
          <w:p w14:paraId="51939A36" w14:textId="77777777" w:rsidR="00C56932" w:rsidRPr="00977EA3" w:rsidRDefault="00C56932" w:rsidP="003462A5">
            <w:pPr>
              <w:pStyle w:val="TableEntry"/>
              <w:rPr>
                <w:noProof w:val="0"/>
                <w:sz w:val="16"/>
                <w:szCs w:val="16"/>
              </w:rPr>
            </w:pPr>
            <w:r w:rsidRPr="00977EA3">
              <w:rPr>
                <w:noProof w:val="0"/>
                <w:sz w:val="16"/>
                <w:szCs w:val="16"/>
              </w:rPr>
              <w:t>EV(“urn:uuid:34268e47-fdf5-41a6-ba33-82133c465248”, “IHE XDS Metadata”, “on-demand document entry object type”)</w:t>
            </w:r>
          </w:p>
          <w:p w14:paraId="664D939A" w14:textId="6068BD72" w:rsidR="006E7B7A" w:rsidRPr="00977EA3" w:rsidRDefault="00C56932" w:rsidP="00A063AC">
            <w:pPr>
              <w:pStyle w:val="TableEntry"/>
              <w:rPr>
                <w:noProof w:val="0"/>
                <w:sz w:val="16"/>
                <w:szCs w:val="16"/>
              </w:rPr>
            </w:pPr>
            <w:r w:rsidRPr="00977EA3">
              <w:rPr>
                <w:noProof w:val="0"/>
                <w:sz w:val="16"/>
                <w:szCs w:val="16"/>
              </w:rPr>
              <w:t>EV(urn:uuid:a54d6aa5-d40d-43f9-88c5-b4633d873bdd”, “IHE XDS Metadata”, ”submission set classification node”)</w:t>
            </w:r>
          </w:p>
        </w:tc>
      </w:tr>
      <w:tr w:rsidR="006E7B7A" w:rsidRPr="00977EA3" w14:paraId="5BCF6BEF" w14:textId="77777777" w:rsidTr="005E29CE">
        <w:trPr>
          <w:cantSplit/>
        </w:trPr>
        <w:tc>
          <w:tcPr>
            <w:tcW w:w="1795" w:type="dxa"/>
            <w:vMerge/>
            <w:vAlign w:val="center"/>
          </w:tcPr>
          <w:p w14:paraId="132E652D" w14:textId="77777777" w:rsidR="006E7B7A" w:rsidRPr="00977EA3" w:rsidRDefault="006E7B7A" w:rsidP="008E3CF3">
            <w:pPr>
              <w:pStyle w:val="TableLabel"/>
              <w:rPr>
                <w:noProof w:val="0"/>
                <w:sz w:val="16"/>
              </w:rPr>
            </w:pPr>
          </w:p>
        </w:tc>
        <w:tc>
          <w:tcPr>
            <w:tcW w:w="2790" w:type="dxa"/>
            <w:vAlign w:val="center"/>
          </w:tcPr>
          <w:p w14:paraId="75EC2691" w14:textId="77777777" w:rsidR="006E7B7A" w:rsidRPr="00977EA3" w:rsidRDefault="006E7B7A" w:rsidP="00A063AC">
            <w:pPr>
              <w:pStyle w:val="TableEntry"/>
              <w:rPr>
                <w:i/>
                <w:iCs/>
                <w:noProof w:val="0"/>
                <w:sz w:val="16"/>
                <w:szCs w:val="16"/>
              </w:rPr>
            </w:pPr>
            <w:proofErr w:type="spellStart"/>
            <w:r w:rsidRPr="00977EA3">
              <w:rPr>
                <w:i/>
                <w:iCs/>
                <w:noProof w:val="0"/>
                <w:sz w:val="16"/>
                <w:szCs w:val="16"/>
              </w:rPr>
              <w:t>ParticipantObjectSensitivity</w:t>
            </w:r>
            <w:proofErr w:type="spellEnd"/>
          </w:p>
        </w:tc>
        <w:tc>
          <w:tcPr>
            <w:tcW w:w="720" w:type="dxa"/>
            <w:vAlign w:val="center"/>
          </w:tcPr>
          <w:p w14:paraId="7F9083DB" w14:textId="77777777" w:rsidR="006E7B7A" w:rsidRPr="00977EA3" w:rsidRDefault="006E7B7A" w:rsidP="003462A5">
            <w:pPr>
              <w:pStyle w:val="TableEntry"/>
              <w:rPr>
                <w:i/>
                <w:iCs/>
                <w:noProof w:val="0"/>
                <w:sz w:val="16"/>
                <w:szCs w:val="16"/>
              </w:rPr>
            </w:pPr>
            <w:r w:rsidRPr="00977EA3">
              <w:rPr>
                <w:i/>
                <w:iCs/>
                <w:noProof w:val="0"/>
                <w:sz w:val="16"/>
                <w:szCs w:val="16"/>
              </w:rPr>
              <w:t>U</w:t>
            </w:r>
          </w:p>
        </w:tc>
        <w:tc>
          <w:tcPr>
            <w:tcW w:w="4361" w:type="dxa"/>
            <w:vAlign w:val="center"/>
          </w:tcPr>
          <w:p w14:paraId="661F5A13" w14:textId="77777777" w:rsidR="006E7B7A" w:rsidRPr="00977EA3" w:rsidRDefault="006E7B7A" w:rsidP="00A063AC">
            <w:pPr>
              <w:pStyle w:val="TableEntry"/>
              <w:rPr>
                <w:i/>
                <w:iCs/>
                <w:noProof w:val="0"/>
                <w:sz w:val="16"/>
                <w:szCs w:val="16"/>
              </w:rPr>
            </w:pPr>
            <w:r w:rsidRPr="00977EA3">
              <w:rPr>
                <w:i/>
                <w:iCs/>
                <w:noProof w:val="0"/>
                <w:sz w:val="16"/>
                <w:szCs w:val="16"/>
              </w:rPr>
              <w:t>not specialized</w:t>
            </w:r>
          </w:p>
        </w:tc>
      </w:tr>
      <w:tr w:rsidR="006E7B7A" w:rsidRPr="00977EA3" w14:paraId="07D4D7ED" w14:textId="77777777" w:rsidTr="005E29CE">
        <w:trPr>
          <w:cantSplit/>
        </w:trPr>
        <w:tc>
          <w:tcPr>
            <w:tcW w:w="1795" w:type="dxa"/>
            <w:vMerge/>
            <w:vAlign w:val="center"/>
          </w:tcPr>
          <w:p w14:paraId="3F6C9248" w14:textId="77777777" w:rsidR="006E7B7A" w:rsidRPr="00977EA3" w:rsidRDefault="006E7B7A" w:rsidP="008E3CF3">
            <w:pPr>
              <w:pStyle w:val="AppendixHeading3"/>
              <w:rPr>
                <w:noProof w:val="0"/>
                <w:sz w:val="16"/>
              </w:rPr>
            </w:pPr>
          </w:p>
        </w:tc>
        <w:tc>
          <w:tcPr>
            <w:tcW w:w="2790" w:type="dxa"/>
            <w:vAlign w:val="center"/>
          </w:tcPr>
          <w:p w14:paraId="4334A18F" w14:textId="77777777" w:rsidR="006E7B7A" w:rsidRPr="00977EA3" w:rsidRDefault="006E7B7A" w:rsidP="00A063AC">
            <w:pPr>
              <w:pStyle w:val="TableEntry"/>
              <w:rPr>
                <w:noProof w:val="0"/>
                <w:sz w:val="16"/>
                <w:szCs w:val="16"/>
              </w:rPr>
            </w:pPr>
            <w:proofErr w:type="spellStart"/>
            <w:r w:rsidRPr="00977EA3">
              <w:rPr>
                <w:noProof w:val="0"/>
                <w:sz w:val="16"/>
                <w:szCs w:val="16"/>
              </w:rPr>
              <w:t>ParticipantObjectID</w:t>
            </w:r>
            <w:proofErr w:type="spellEnd"/>
          </w:p>
        </w:tc>
        <w:tc>
          <w:tcPr>
            <w:tcW w:w="720" w:type="dxa"/>
            <w:vAlign w:val="center"/>
          </w:tcPr>
          <w:p w14:paraId="5526B6C7"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tcPr>
          <w:p w14:paraId="493EC33D" w14:textId="4792C47F" w:rsidR="006E7B7A" w:rsidRPr="00977EA3" w:rsidRDefault="00487A12" w:rsidP="00A063AC">
            <w:pPr>
              <w:pStyle w:val="TableEntry"/>
              <w:rPr>
                <w:noProof w:val="0"/>
                <w:sz w:val="16"/>
                <w:szCs w:val="16"/>
              </w:rPr>
            </w:pPr>
            <w:r w:rsidRPr="00977EA3">
              <w:rPr>
                <w:noProof w:val="0"/>
                <w:sz w:val="16"/>
                <w:szCs w:val="16"/>
              </w:rPr>
              <w:t xml:space="preserve">The value of the object's </w:t>
            </w:r>
            <w:proofErr w:type="spellStart"/>
            <w:r w:rsidRPr="00977EA3">
              <w:rPr>
                <w:noProof w:val="0"/>
                <w:sz w:val="16"/>
                <w:szCs w:val="16"/>
              </w:rPr>
              <w:t>EntryUUID</w:t>
            </w:r>
            <w:proofErr w:type="spellEnd"/>
            <w:r w:rsidRPr="00977EA3">
              <w:rPr>
                <w:noProof w:val="0"/>
                <w:sz w:val="16"/>
                <w:szCs w:val="16"/>
              </w:rPr>
              <w:t xml:space="preserve"> attribute.</w:t>
            </w:r>
          </w:p>
        </w:tc>
      </w:tr>
      <w:tr w:rsidR="006E7B7A" w:rsidRPr="00977EA3" w14:paraId="3765575B" w14:textId="77777777" w:rsidTr="005E29CE">
        <w:trPr>
          <w:cantSplit/>
        </w:trPr>
        <w:tc>
          <w:tcPr>
            <w:tcW w:w="1795" w:type="dxa"/>
            <w:vMerge/>
            <w:vAlign w:val="center"/>
          </w:tcPr>
          <w:p w14:paraId="0B6C4DA2" w14:textId="77777777" w:rsidR="006E7B7A" w:rsidRPr="00977EA3" w:rsidRDefault="006E7B7A" w:rsidP="008E3CF3">
            <w:pPr>
              <w:pStyle w:val="TableLabel"/>
              <w:rPr>
                <w:noProof w:val="0"/>
                <w:sz w:val="16"/>
              </w:rPr>
            </w:pPr>
          </w:p>
        </w:tc>
        <w:tc>
          <w:tcPr>
            <w:tcW w:w="2790" w:type="dxa"/>
            <w:vAlign w:val="center"/>
          </w:tcPr>
          <w:p w14:paraId="54EAEB9C" w14:textId="77777777" w:rsidR="006E7B7A" w:rsidRPr="00977EA3" w:rsidRDefault="006E7B7A" w:rsidP="003462A5">
            <w:pPr>
              <w:pStyle w:val="TableEntry"/>
              <w:rPr>
                <w:i/>
                <w:iCs/>
                <w:noProof w:val="0"/>
                <w:sz w:val="16"/>
                <w:szCs w:val="16"/>
              </w:rPr>
            </w:pPr>
            <w:proofErr w:type="spellStart"/>
            <w:r w:rsidRPr="00977EA3">
              <w:rPr>
                <w:i/>
                <w:iCs/>
                <w:noProof w:val="0"/>
                <w:sz w:val="16"/>
                <w:szCs w:val="16"/>
              </w:rPr>
              <w:t>ParticipantObjectName</w:t>
            </w:r>
            <w:proofErr w:type="spellEnd"/>
          </w:p>
        </w:tc>
        <w:tc>
          <w:tcPr>
            <w:tcW w:w="720" w:type="dxa"/>
            <w:vAlign w:val="center"/>
          </w:tcPr>
          <w:p w14:paraId="535D9C82" w14:textId="6F8EE346" w:rsidR="006E7B7A" w:rsidRPr="00977EA3" w:rsidRDefault="00FB63A5" w:rsidP="003462A5">
            <w:pPr>
              <w:pStyle w:val="TableEntry"/>
              <w:rPr>
                <w:i/>
                <w:iCs/>
                <w:noProof w:val="0"/>
                <w:sz w:val="16"/>
                <w:szCs w:val="16"/>
              </w:rPr>
            </w:pPr>
            <w:r w:rsidRPr="00977EA3">
              <w:rPr>
                <w:i/>
                <w:iCs/>
                <w:noProof w:val="0"/>
                <w:sz w:val="16"/>
                <w:szCs w:val="16"/>
              </w:rPr>
              <w:t>U</w:t>
            </w:r>
          </w:p>
        </w:tc>
        <w:tc>
          <w:tcPr>
            <w:tcW w:w="4361" w:type="dxa"/>
            <w:vAlign w:val="center"/>
          </w:tcPr>
          <w:p w14:paraId="494A0317" w14:textId="5EE4D734" w:rsidR="006E7B7A" w:rsidRPr="00977EA3" w:rsidRDefault="00FB63A5" w:rsidP="00A063AC">
            <w:pPr>
              <w:pStyle w:val="TableEntry"/>
              <w:rPr>
                <w:i/>
                <w:iCs/>
                <w:noProof w:val="0"/>
                <w:sz w:val="16"/>
                <w:szCs w:val="16"/>
              </w:rPr>
            </w:pPr>
            <w:r w:rsidRPr="00977EA3">
              <w:rPr>
                <w:i/>
                <w:iCs/>
                <w:noProof w:val="0"/>
                <w:sz w:val="16"/>
                <w:szCs w:val="16"/>
              </w:rPr>
              <w:t>not specialized</w:t>
            </w:r>
          </w:p>
        </w:tc>
      </w:tr>
      <w:tr w:rsidR="006E7B7A" w:rsidRPr="00977EA3" w14:paraId="09F03714" w14:textId="77777777" w:rsidTr="005E29CE">
        <w:trPr>
          <w:cantSplit/>
        </w:trPr>
        <w:tc>
          <w:tcPr>
            <w:tcW w:w="1795" w:type="dxa"/>
            <w:vMerge/>
            <w:vAlign w:val="center"/>
          </w:tcPr>
          <w:p w14:paraId="45D51B45" w14:textId="77777777" w:rsidR="006E7B7A" w:rsidRPr="00977EA3" w:rsidRDefault="006E7B7A" w:rsidP="008E3CF3">
            <w:pPr>
              <w:pStyle w:val="AppendixHeading3"/>
              <w:rPr>
                <w:noProof w:val="0"/>
                <w:sz w:val="16"/>
              </w:rPr>
            </w:pPr>
          </w:p>
        </w:tc>
        <w:tc>
          <w:tcPr>
            <w:tcW w:w="2790" w:type="dxa"/>
            <w:vAlign w:val="center"/>
          </w:tcPr>
          <w:p w14:paraId="1B83FE69" w14:textId="77777777" w:rsidR="006E7B7A" w:rsidRPr="00977EA3" w:rsidRDefault="006E7B7A" w:rsidP="00A063AC">
            <w:pPr>
              <w:pStyle w:val="TableEntry"/>
              <w:rPr>
                <w:i/>
                <w:iCs/>
                <w:noProof w:val="0"/>
                <w:sz w:val="16"/>
                <w:szCs w:val="16"/>
              </w:rPr>
            </w:pPr>
            <w:proofErr w:type="spellStart"/>
            <w:r w:rsidRPr="00977EA3">
              <w:rPr>
                <w:i/>
                <w:iCs/>
                <w:noProof w:val="0"/>
                <w:sz w:val="16"/>
                <w:szCs w:val="16"/>
              </w:rPr>
              <w:t>ParticipantObjectQuery</w:t>
            </w:r>
            <w:proofErr w:type="spellEnd"/>
          </w:p>
        </w:tc>
        <w:tc>
          <w:tcPr>
            <w:tcW w:w="720" w:type="dxa"/>
            <w:vAlign w:val="center"/>
          </w:tcPr>
          <w:p w14:paraId="31C3BB8A" w14:textId="77777777" w:rsidR="006E7B7A" w:rsidRPr="00977EA3" w:rsidRDefault="006E7B7A" w:rsidP="003462A5">
            <w:pPr>
              <w:pStyle w:val="TableEntry"/>
              <w:rPr>
                <w:i/>
                <w:iCs/>
                <w:noProof w:val="0"/>
                <w:sz w:val="16"/>
                <w:szCs w:val="16"/>
              </w:rPr>
            </w:pPr>
            <w:r w:rsidRPr="00977EA3">
              <w:rPr>
                <w:i/>
                <w:iCs/>
                <w:noProof w:val="0"/>
                <w:sz w:val="16"/>
                <w:szCs w:val="16"/>
              </w:rPr>
              <w:t>U</w:t>
            </w:r>
          </w:p>
        </w:tc>
        <w:tc>
          <w:tcPr>
            <w:tcW w:w="4361" w:type="dxa"/>
            <w:vAlign w:val="center"/>
          </w:tcPr>
          <w:p w14:paraId="3CFE7C38" w14:textId="77777777" w:rsidR="006E7B7A" w:rsidRPr="00977EA3" w:rsidRDefault="006E7B7A" w:rsidP="00A063AC">
            <w:pPr>
              <w:pStyle w:val="TableEntry"/>
              <w:rPr>
                <w:i/>
                <w:iCs/>
                <w:noProof w:val="0"/>
                <w:sz w:val="16"/>
                <w:szCs w:val="16"/>
              </w:rPr>
            </w:pPr>
            <w:r w:rsidRPr="00977EA3">
              <w:rPr>
                <w:i/>
                <w:iCs/>
                <w:noProof w:val="0"/>
                <w:sz w:val="16"/>
                <w:szCs w:val="16"/>
              </w:rPr>
              <w:t>not specialized</w:t>
            </w:r>
          </w:p>
        </w:tc>
      </w:tr>
      <w:tr w:rsidR="006E7B7A" w:rsidRPr="00977EA3" w14:paraId="4463613F" w14:textId="77777777" w:rsidTr="005E29CE">
        <w:trPr>
          <w:cantSplit/>
        </w:trPr>
        <w:tc>
          <w:tcPr>
            <w:tcW w:w="1795" w:type="dxa"/>
            <w:vMerge/>
            <w:vAlign w:val="center"/>
          </w:tcPr>
          <w:p w14:paraId="5F7DBFB9" w14:textId="77777777" w:rsidR="006E7B7A" w:rsidRPr="00977EA3" w:rsidRDefault="006E7B7A" w:rsidP="008E3CF3">
            <w:pPr>
              <w:pStyle w:val="TableLabel"/>
              <w:rPr>
                <w:noProof w:val="0"/>
                <w:sz w:val="16"/>
              </w:rPr>
            </w:pPr>
          </w:p>
        </w:tc>
        <w:tc>
          <w:tcPr>
            <w:tcW w:w="2790" w:type="dxa"/>
            <w:vAlign w:val="center"/>
          </w:tcPr>
          <w:p w14:paraId="763104A7" w14:textId="77777777" w:rsidR="006E7B7A" w:rsidRPr="00977EA3" w:rsidRDefault="006E7B7A" w:rsidP="00A063AC">
            <w:pPr>
              <w:pStyle w:val="TableEntry"/>
              <w:rPr>
                <w:noProof w:val="0"/>
                <w:sz w:val="16"/>
                <w:szCs w:val="16"/>
              </w:rPr>
            </w:pPr>
            <w:proofErr w:type="spellStart"/>
            <w:r w:rsidRPr="00977EA3">
              <w:rPr>
                <w:noProof w:val="0"/>
                <w:sz w:val="16"/>
                <w:szCs w:val="16"/>
              </w:rPr>
              <w:t>ParticipantObjectDetail</w:t>
            </w:r>
            <w:proofErr w:type="spellEnd"/>
          </w:p>
        </w:tc>
        <w:tc>
          <w:tcPr>
            <w:tcW w:w="720" w:type="dxa"/>
            <w:vAlign w:val="center"/>
          </w:tcPr>
          <w:p w14:paraId="518C82D0" w14:textId="0C20BF49" w:rsidR="006E7B7A" w:rsidRPr="00977EA3" w:rsidRDefault="00487A12" w:rsidP="003462A5">
            <w:pPr>
              <w:pStyle w:val="TableEntry"/>
              <w:rPr>
                <w:noProof w:val="0"/>
                <w:sz w:val="16"/>
                <w:szCs w:val="16"/>
              </w:rPr>
            </w:pPr>
            <w:r w:rsidRPr="00977EA3">
              <w:rPr>
                <w:noProof w:val="0"/>
                <w:sz w:val="16"/>
                <w:szCs w:val="16"/>
              </w:rPr>
              <w:t>C</w:t>
            </w:r>
          </w:p>
        </w:tc>
        <w:tc>
          <w:tcPr>
            <w:tcW w:w="4361" w:type="dxa"/>
            <w:vAlign w:val="center"/>
          </w:tcPr>
          <w:p w14:paraId="5F8F2EEF" w14:textId="64891DD7" w:rsidR="00FB63A5" w:rsidRPr="00977EA3" w:rsidRDefault="00FB63A5" w:rsidP="003462A5">
            <w:pPr>
              <w:pStyle w:val="TableEntry"/>
              <w:rPr>
                <w:noProof w:val="0"/>
                <w:sz w:val="16"/>
                <w:szCs w:val="16"/>
              </w:rPr>
            </w:pPr>
            <w:r w:rsidRPr="00977EA3">
              <w:rPr>
                <w:noProof w:val="0"/>
                <w:sz w:val="16"/>
                <w:szCs w:val="16"/>
              </w:rPr>
              <w:t>This element is required, if known:</w:t>
            </w:r>
          </w:p>
          <w:p w14:paraId="1308714D" w14:textId="77777777" w:rsidR="00FB63A5" w:rsidRPr="00977EA3" w:rsidRDefault="00FB63A5" w:rsidP="003462A5">
            <w:pPr>
              <w:pStyle w:val="TableEntry"/>
              <w:rPr>
                <w:noProof w:val="0"/>
                <w:sz w:val="16"/>
                <w:szCs w:val="16"/>
              </w:rPr>
            </w:pPr>
            <w:r w:rsidRPr="00977EA3">
              <w:rPr>
                <w:noProof w:val="0"/>
                <w:sz w:val="16"/>
                <w:szCs w:val="16"/>
              </w:rPr>
              <w:t>Type: “urn:ihe:iti:xca:2010:homeCommunityId” (literal string)</w:t>
            </w:r>
          </w:p>
          <w:p w14:paraId="1683410E" w14:textId="45EF4EB8" w:rsidR="006E7B7A" w:rsidRPr="00977EA3" w:rsidRDefault="00FB63A5" w:rsidP="00A063AC">
            <w:pPr>
              <w:pStyle w:val="TableEntry"/>
              <w:rPr>
                <w:noProof w:val="0"/>
                <w:sz w:val="16"/>
                <w:szCs w:val="16"/>
              </w:rPr>
            </w:pPr>
            <w:r w:rsidRPr="00977EA3">
              <w:rPr>
                <w:noProof w:val="0"/>
                <w:sz w:val="16"/>
                <w:szCs w:val="16"/>
              </w:rPr>
              <w:t xml:space="preserve">Value: value of the </w:t>
            </w:r>
            <w:proofErr w:type="spellStart"/>
            <w:r w:rsidRPr="00977EA3">
              <w:rPr>
                <w:noProof w:val="0"/>
                <w:sz w:val="16"/>
                <w:szCs w:val="16"/>
              </w:rPr>
              <w:t>homeCommunityId</w:t>
            </w:r>
            <w:proofErr w:type="spellEnd"/>
          </w:p>
        </w:tc>
      </w:tr>
    </w:tbl>
    <w:p w14:paraId="2EB9D513" w14:textId="77777777" w:rsidR="006E7B7A" w:rsidRPr="00977EA3" w:rsidRDefault="006E7B7A" w:rsidP="00151BBA">
      <w:bookmarkStart w:id="3922" w:name="_MON_1334248986"/>
      <w:bookmarkStart w:id="3923" w:name="_MON_1310036990"/>
      <w:bookmarkStart w:id="3924" w:name="_Toc363744565"/>
      <w:bookmarkStart w:id="3925" w:name="_Toc363744633"/>
      <w:bookmarkStart w:id="3926" w:name="Scope_2"/>
      <w:bookmarkStart w:id="3927" w:name="Use_Case_Roles_2"/>
      <w:bookmarkStart w:id="3928" w:name="Referenced_Standards_2"/>
      <w:bookmarkStart w:id="3929" w:name="Interaction_Diagram_2"/>
      <w:bookmarkStart w:id="3930" w:name="Notification"/>
      <w:bookmarkStart w:id="3931" w:name="Trigger_7"/>
      <w:bookmarkStart w:id="3932" w:name="Message_Semantics_7"/>
      <w:bookmarkStart w:id="3933" w:name="Expected_Actions_7"/>
      <w:bookmarkStart w:id="3934" w:name="Example_7"/>
      <w:bookmarkStart w:id="3935" w:name="Subscription_Topics_and_Filter_Expressio"/>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p>
    <w:p w14:paraId="2A3004E8" w14:textId="77777777" w:rsidR="007A1F44" w:rsidRPr="00977EA3" w:rsidRDefault="007A1F44" w:rsidP="001B289C">
      <w:pPr>
        <w:pStyle w:val="Titolo2"/>
        <w:numPr>
          <w:ilvl w:val="0"/>
          <w:numId w:val="0"/>
        </w:numPr>
        <w:tabs>
          <w:tab w:val="clear" w:pos="2160"/>
        </w:tabs>
        <w:rPr>
          <w:noProof w:val="0"/>
        </w:rPr>
      </w:pPr>
      <w:bookmarkStart w:id="3936" w:name="_Toc394657714"/>
      <w:bookmarkStart w:id="3937" w:name="_Toc398544389"/>
      <w:bookmarkStart w:id="3938" w:name="_Toc398718019"/>
      <w:bookmarkStart w:id="3939" w:name="_Toc518634637"/>
      <w:bookmarkStart w:id="3940" w:name="_Toc269214507"/>
      <w:r w:rsidRPr="00977EA3">
        <w:rPr>
          <w:noProof w:val="0"/>
        </w:rPr>
        <w:t>3.55 Cross Gateway Patient Discovery</w:t>
      </w:r>
      <w:bookmarkEnd w:id="3936"/>
      <w:bookmarkEnd w:id="3937"/>
      <w:bookmarkEnd w:id="3938"/>
      <w:r w:rsidR="00903C21" w:rsidRPr="00977EA3">
        <w:rPr>
          <w:noProof w:val="0"/>
        </w:rPr>
        <w:t xml:space="preserve"> [ITI-55]</w:t>
      </w:r>
      <w:bookmarkEnd w:id="3939"/>
    </w:p>
    <w:p w14:paraId="0F390B4E" w14:textId="580783A9" w:rsidR="007A1F44" w:rsidRPr="00977EA3" w:rsidRDefault="007A1F44" w:rsidP="001B289C">
      <w:pPr>
        <w:pStyle w:val="Corpotesto"/>
      </w:pPr>
      <w:r w:rsidRPr="00977EA3">
        <w:t xml:space="preserve">This section corresponds to </w:t>
      </w:r>
      <w:r w:rsidR="00E77430" w:rsidRPr="00977EA3">
        <w:t>transaction</w:t>
      </w:r>
      <w:r w:rsidRPr="00977EA3">
        <w:t xml:space="preserve"> </w:t>
      </w:r>
      <w:r w:rsidR="00383577">
        <w:t>[</w:t>
      </w:r>
      <w:r w:rsidR="00E77430" w:rsidRPr="00977EA3">
        <w:t>ITI-</w:t>
      </w:r>
      <w:r w:rsidRPr="00977EA3">
        <w:t>55</w:t>
      </w:r>
      <w:r w:rsidR="00383577">
        <w:t>]</w:t>
      </w:r>
      <w:r w:rsidRPr="00977EA3">
        <w:t xml:space="preserve"> of the IHE ITI Technical Framework. Transaction </w:t>
      </w:r>
      <w:r w:rsidR="00383577">
        <w:t>[</w:t>
      </w:r>
      <w:r w:rsidR="00E77430" w:rsidRPr="00977EA3">
        <w:t>ITI-</w:t>
      </w:r>
      <w:r w:rsidRPr="00977EA3">
        <w:t>55</w:t>
      </w:r>
      <w:r w:rsidR="00383577">
        <w:t>]</w:t>
      </w:r>
      <w:r w:rsidRPr="00977EA3">
        <w:t xml:space="preserve"> is used by the Initiating Gateway and Responding Gateway </w:t>
      </w:r>
      <w:r w:rsidR="00232E9F" w:rsidRPr="00977EA3">
        <w:t>Actor</w:t>
      </w:r>
      <w:r w:rsidRPr="00977EA3">
        <w:t>s.</w:t>
      </w:r>
    </w:p>
    <w:p w14:paraId="1A736CB4" w14:textId="77777777" w:rsidR="007A1F44" w:rsidRPr="00977EA3" w:rsidRDefault="007A1F44" w:rsidP="001B289C">
      <w:pPr>
        <w:pStyle w:val="Titolo3"/>
        <w:numPr>
          <w:ilvl w:val="0"/>
          <w:numId w:val="0"/>
        </w:numPr>
        <w:tabs>
          <w:tab w:val="clear" w:pos="2160"/>
          <w:tab w:val="clear" w:pos="2880"/>
        </w:tabs>
        <w:rPr>
          <w:noProof w:val="0"/>
        </w:rPr>
      </w:pPr>
      <w:bookmarkStart w:id="3941" w:name="_Toc394657715"/>
      <w:bookmarkStart w:id="3942" w:name="_Toc398544390"/>
      <w:bookmarkStart w:id="3943" w:name="_Toc398718020"/>
      <w:bookmarkStart w:id="3944" w:name="_Toc518634638"/>
      <w:r w:rsidRPr="00977EA3">
        <w:rPr>
          <w:noProof w:val="0"/>
        </w:rPr>
        <w:t>3.55.1 Scope</w:t>
      </w:r>
      <w:bookmarkEnd w:id="3941"/>
      <w:bookmarkEnd w:id="3942"/>
      <w:bookmarkEnd w:id="3943"/>
      <w:bookmarkEnd w:id="3944"/>
    </w:p>
    <w:p w14:paraId="591E062A" w14:textId="77777777" w:rsidR="007A1F44" w:rsidRPr="00977EA3" w:rsidRDefault="007A1F44" w:rsidP="001B289C">
      <w:pPr>
        <w:pStyle w:val="Corpotesto"/>
      </w:pPr>
      <w:r w:rsidRPr="00977EA3">
        <w:t>The Cross Gateway Patient Discovery transaction supports the ability for Initiating Gateways and Responding Gateways to discover mutually known patients. This transaction assumes an environment where patient data is well described and high quality demographic data is available.</w:t>
      </w:r>
    </w:p>
    <w:p w14:paraId="6FDF4BC0" w14:textId="77777777" w:rsidR="007A1F44" w:rsidRPr="00977EA3" w:rsidRDefault="007A1F44" w:rsidP="001B289C">
      <w:pPr>
        <w:pStyle w:val="Corpotesto"/>
      </w:pPr>
      <w:r w:rsidRPr="00977EA3">
        <w:t>Because the transaction supports the mutual discovery of patients it can be seen as having dual purposes.</w:t>
      </w:r>
    </w:p>
    <w:p w14:paraId="646A046D" w14:textId="77777777" w:rsidR="008E3CF3" w:rsidRPr="00977EA3" w:rsidRDefault="007A1F44" w:rsidP="00EC243F">
      <w:pPr>
        <w:pStyle w:val="Puntoelenco2"/>
      </w:pPr>
      <w:r w:rsidRPr="00977EA3">
        <w:t>To support a query by the Initiating Gateway requesting a demographically matching patient from within the Responding Gateway’s community.</w:t>
      </w:r>
    </w:p>
    <w:p w14:paraId="5238B738" w14:textId="77777777" w:rsidR="008E3CF3" w:rsidRPr="00977EA3" w:rsidRDefault="007A1F44" w:rsidP="00EC243F">
      <w:pPr>
        <w:pStyle w:val="Puntoelenco2"/>
      </w:pPr>
      <w:r w:rsidRPr="00977EA3">
        <w:t>To support a feed to Responding Gateway announcing that the patient is known by the Initiating Gateway’s community.</w:t>
      </w:r>
    </w:p>
    <w:p w14:paraId="64D9AF37" w14:textId="77777777" w:rsidR="007A1F44" w:rsidRPr="00977EA3" w:rsidRDefault="007A1F44" w:rsidP="001B289C">
      <w:pPr>
        <w:pStyle w:val="Corpotesto"/>
      </w:pPr>
      <w:r w:rsidRPr="00977EA3">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0E23C2F3" w14:textId="77777777" w:rsidR="007A1F44" w:rsidRPr="00977EA3" w:rsidRDefault="007A1F44" w:rsidP="001B289C">
      <w:pPr>
        <w:pStyle w:val="Corpotesto"/>
      </w:pPr>
      <w:r w:rsidRPr="00977EA3">
        <w:t>The Cross Gateway Patient Discovery transaction has several modes, useful in different environments:</w:t>
      </w:r>
    </w:p>
    <w:p w14:paraId="0CFAA252" w14:textId="77777777" w:rsidR="008E3CF3" w:rsidRPr="00977EA3" w:rsidRDefault="007A1F44" w:rsidP="00EC243F">
      <w:pPr>
        <w:pStyle w:val="Puntoelenco2"/>
      </w:pPr>
      <w:r w:rsidRPr="00977EA3">
        <w:lastRenderedPageBreak/>
        <w:t>Demographic Query only mode – in this mode only the demographics of the patient are included in the request. The initiating community does not have, or does not choose to specify, a patient identifier for use by the Responding Gateway.</w:t>
      </w:r>
    </w:p>
    <w:p w14:paraId="0631E68E" w14:textId="77777777" w:rsidR="008E3CF3" w:rsidRPr="00977EA3" w:rsidRDefault="007A1F44" w:rsidP="00EC243F">
      <w:pPr>
        <w:pStyle w:val="Puntoelenco2"/>
      </w:pPr>
      <w:r w:rsidRPr="00977EA3">
        <w:t>Demographic Query and Feed – in this mode both the demographic and initiating community identifier are included in the request.</w:t>
      </w:r>
    </w:p>
    <w:p w14:paraId="436682FE" w14:textId="77777777" w:rsidR="008E3CF3" w:rsidRPr="00977EA3" w:rsidRDefault="007A1F44" w:rsidP="00EC243F">
      <w:pPr>
        <w:pStyle w:val="Puntoelenco2"/>
      </w:pPr>
      <w:r w:rsidRPr="00977EA3">
        <w:t>Shared/national Patient Identifier Query and Feed – in this mode only a shared/national identifier is specified. Demographics are not necessary because matching can be done on the identifier alone.</w:t>
      </w:r>
    </w:p>
    <w:p w14:paraId="4EBC26F6" w14:textId="77777777" w:rsidR="007A1F44" w:rsidRPr="00977EA3" w:rsidRDefault="007A1F44" w:rsidP="001B289C">
      <w:r w:rsidRPr="00977EA3">
        <w:t>This transaction can be used synchronously and asynchronously.</w:t>
      </w:r>
    </w:p>
    <w:p w14:paraId="232F794B" w14:textId="7B4ABBE9" w:rsidR="007A1F44" w:rsidRPr="00977EA3" w:rsidRDefault="007A1F44" w:rsidP="001B289C">
      <w:pPr>
        <w:pStyle w:val="Corpotesto"/>
      </w:pPr>
      <w:r w:rsidRPr="00977EA3">
        <w:t>The Cross Gateway Patient Discovery request asks for information about patients whose demographic data match data provided in the query message. The request is received by the Responding Gateway Actor. The Responding Gateway indicates in its response whether the community has knowledge of a patient matching the set of demographic data and, if a match is found, returns the demographics known by the responding community. If more than one match is found the Responding Gateway has the option of providing a list</w:t>
      </w:r>
      <w:r w:rsidRPr="00977EA3">
        <w:rPr>
          <w:rStyle w:val="Rimandonotaapidipagina"/>
        </w:rPr>
        <w:footnoteReference w:id="2"/>
      </w:r>
      <w:r w:rsidRPr="00977EA3">
        <w:t xml:space="preserve"> of matching patients or returning nothing. When nothing is returned the Responding Gateway may include in the response a set of additional demographic attributes which, if supplied, would aid in disambiguating the multiple matches.</w:t>
      </w:r>
    </w:p>
    <w:p w14:paraId="6F4D087C" w14:textId="77777777" w:rsidR="007A1F44" w:rsidRPr="00977EA3" w:rsidRDefault="007A1F44" w:rsidP="001B289C">
      <w:pPr>
        <w:pStyle w:val="Corpotesto"/>
      </w:pPr>
      <w:r w:rsidRPr="00977EA3">
        <w:t xml:space="preserve">In the case of a match, the Responding Gateway may further update its own cache to indicate that the initiating community knows this patient and should be queried if data for this patient is desired. </w:t>
      </w:r>
    </w:p>
    <w:p w14:paraId="794B7FDE" w14:textId="77777777" w:rsidR="007A1F44" w:rsidRPr="00977EA3" w:rsidRDefault="007A1F44" w:rsidP="001B289C">
      <w:pPr>
        <w:pStyle w:val="Corpotesto"/>
      </w:pPr>
      <w:r w:rsidRPr="00977EA3">
        <w:t>The criteria used for demographic matching is defined by policy and not specified here, but fully enabled by the transaction.</w:t>
      </w:r>
    </w:p>
    <w:p w14:paraId="60756D8B" w14:textId="77777777" w:rsidR="007A1F44" w:rsidRPr="00977EA3" w:rsidRDefault="007A1F44" w:rsidP="001B289C">
      <w:pPr>
        <w:pStyle w:val="Titolo3"/>
        <w:numPr>
          <w:ilvl w:val="0"/>
          <w:numId w:val="0"/>
        </w:numPr>
        <w:tabs>
          <w:tab w:val="clear" w:pos="2160"/>
          <w:tab w:val="clear" w:pos="2880"/>
        </w:tabs>
        <w:rPr>
          <w:noProof w:val="0"/>
        </w:rPr>
      </w:pPr>
      <w:bookmarkStart w:id="3945" w:name="_Toc394657716"/>
      <w:bookmarkStart w:id="3946" w:name="_Toc398544391"/>
      <w:bookmarkStart w:id="3947" w:name="_Toc398718021"/>
      <w:bookmarkStart w:id="3948" w:name="_Toc518634639"/>
      <w:r w:rsidRPr="00977EA3">
        <w:rPr>
          <w:noProof w:val="0"/>
        </w:rPr>
        <w:t>3.55.2 Use Case Roles</w:t>
      </w:r>
      <w:bookmarkEnd w:id="3945"/>
      <w:bookmarkEnd w:id="3946"/>
      <w:bookmarkEnd w:id="3947"/>
      <w:bookmarkEnd w:id="3948"/>
    </w:p>
    <w:bookmarkStart w:id="3949" w:name="_MON_1303715022"/>
    <w:bookmarkEnd w:id="3949"/>
    <w:p w14:paraId="13F85E1E" w14:textId="77777777" w:rsidR="007A1F44" w:rsidRPr="00977EA3" w:rsidRDefault="002E21BE" w:rsidP="001B289C">
      <w:pPr>
        <w:pStyle w:val="Corpotesto"/>
        <w:jc w:val="center"/>
      </w:pPr>
      <w:r w:rsidRPr="00977EA3">
        <w:rPr>
          <w:noProof/>
        </w:rPr>
        <w:object w:dxaOrig="5430" w:dyaOrig="1935" w14:anchorId="457C0B7D">
          <v:shape id="_x0000_i1064" type="#_x0000_t75" alt="" style="width:297pt;height:119.25pt;mso-width-percent:0;mso-height-percent:0;mso-width-percent:0;mso-height-percent:0" o:ole="" o:preferrelative="f" fillcolor="window">
            <v:imagedata r:id="rId277" o:title="" cropbottom="-66823f" cropright="-48313f"/>
            <o:lock v:ext="edit" aspectratio="f"/>
          </v:shape>
          <o:OLEObject Type="Embed" ProgID="Word.Picture.8" ShapeID="_x0000_i1064" DrawAspect="Content" ObjectID="_1620110888" r:id="rId278"/>
        </w:object>
      </w:r>
    </w:p>
    <w:p w14:paraId="3A3F589A" w14:textId="77777777" w:rsidR="007A1F44" w:rsidRPr="00977EA3" w:rsidRDefault="007A1F44" w:rsidP="001B289C">
      <w:pPr>
        <w:pStyle w:val="Corpotesto"/>
      </w:pPr>
    </w:p>
    <w:p w14:paraId="2B36CC29" w14:textId="77777777" w:rsidR="007A1F44" w:rsidRPr="00977EA3" w:rsidRDefault="007A1F44" w:rsidP="00D372D5">
      <w:pPr>
        <w:keepNext/>
      </w:pPr>
      <w:r w:rsidRPr="00977EA3">
        <w:rPr>
          <w:b/>
        </w:rPr>
        <w:lastRenderedPageBreak/>
        <w:t>Actor:</w:t>
      </w:r>
      <w:r w:rsidRPr="00977EA3">
        <w:t xml:space="preserve"> Initiating Gateway</w:t>
      </w:r>
    </w:p>
    <w:p w14:paraId="70430DEB" w14:textId="7D17CEAE" w:rsidR="007A1F44" w:rsidRPr="00977EA3" w:rsidRDefault="007A1F44" w:rsidP="001B289C">
      <w:pPr>
        <w:pStyle w:val="Corpotesto"/>
      </w:pPr>
      <w:r w:rsidRPr="00977EA3">
        <w:rPr>
          <w:b/>
        </w:rPr>
        <w:t>Role:</w:t>
      </w:r>
      <w:r w:rsidRPr="00977EA3">
        <w:t xml:space="preserve"> Requests the Responding Gateway to indicate whether the community has knowledge of a patient matching a set of demographic criteria.</w:t>
      </w:r>
    </w:p>
    <w:p w14:paraId="5779E615" w14:textId="1560DEED" w:rsidR="007A1F44" w:rsidRPr="00977EA3" w:rsidRDefault="007A1F44" w:rsidP="001B289C">
      <w:pPr>
        <w:pStyle w:val="Rientrocorpodeltesto"/>
      </w:pPr>
      <w:r w:rsidRPr="00977EA3">
        <w:rPr>
          <w:rStyle w:val="CorpotestoCarattere"/>
          <w:b/>
          <w:bCs/>
        </w:rPr>
        <w:t>Corresponding HL7 v3 Application Roles</w:t>
      </w:r>
      <w:r w:rsidRPr="00977EA3">
        <w:t>:</w:t>
      </w:r>
      <w:r w:rsidR="00952DDA" w:rsidRPr="00977EA3">
        <w:t xml:space="preserve"> </w:t>
      </w:r>
    </w:p>
    <w:p w14:paraId="7A7C9B40" w14:textId="77777777" w:rsidR="007A1F44" w:rsidRPr="00977EA3" w:rsidRDefault="007A1F44" w:rsidP="001B289C">
      <w:pPr>
        <w:pStyle w:val="Rientrocorpodeltesto"/>
      </w:pPr>
      <w:r w:rsidRPr="00977EA3">
        <w:t>Person Registry Query Placer (PRPA_AR201303UV02)</w:t>
      </w:r>
    </w:p>
    <w:p w14:paraId="195CEE79" w14:textId="77777777" w:rsidR="007A1F44" w:rsidRPr="00977EA3" w:rsidRDefault="007A1F44" w:rsidP="001B289C">
      <w:r w:rsidRPr="00977EA3">
        <w:rPr>
          <w:b/>
        </w:rPr>
        <w:t>Actor:</w:t>
      </w:r>
      <w:r w:rsidRPr="00977EA3">
        <w:t xml:space="preserve"> Responding Gateway</w:t>
      </w:r>
    </w:p>
    <w:p w14:paraId="1D355420" w14:textId="4054EB5C" w:rsidR="007A1F44" w:rsidRPr="00977EA3" w:rsidRDefault="007A1F44" w:rsidP="001B289C">
      <w:pPr>
        <w:pStyle w:val="Corpotesto"/>
      </w:pPr>
      <w:r w:rsidRPr="00977EA3">
        <w:rPr>
          <w:b/>
        </w:rPr>
        <w:t>Role:</w:t>
      </w:r>
      <w:r w:rsidRPr="00977EA3">
        <w:t xml:space="preserve"> If a demographics match is found, returns demographics known by the responding community. If more than one match is found the Responding Gateway has the option of providing a small list of matching patients or returning no match. In the case of no match, the Responding Gateway may provide a list of additional demographic attributes needed to disambiguate multiple matches.</w:t>
      </w:r>
    </w:p>
    <w:p w14:paraId="21E923FF" w14:textId="14D60A48" w:rsidR="007A1F44" w:rsidRPr="00977EA3" w:rsidRDefault="007A1F44" w:rsidP="001B289C">
      <w:pPr>
        <w:pStyle w:val="Rientrocorpodeltesto"/>
        <w:rPr>
          <w:b/>
          <w:bCs/>
        </w:rPr>
      </w:pPr>
      <w:r w:rsidRPr="00977EA3">
        <w:rPr>
          <w:b/>
          <w:bCs/>
        </w:rPr>
        <w:t>Corresponding HL7 v3 Application Roles:</w:t>
      </w:r>
    </w:p>
    <w:p w14:paraId="0816B559" w14:textId="77777777" w:rsidR="007A1F44" w:rsidRPr="00977EA3" w:rsidRDefault="007A1F44" w:rsidP="001B289C">
      <w:pPr>
        <w:pStyle w:val="Rientrocorpodeltesto"/>
      </w:pPr>
      <w:r w:rsidRPr="00977EA3">
        <w:t>Person Registry Query Fulfiller (PRPA_AR201304UV02)</w:t>
      </w:r>
    </w:p>
    <w:p w14:paraId="6A37C449" w14:textId="77777777" w:rsidR="007A1F44" w:rsidRPr="00977EA3" w:rsidRDefault="007A1F44" w:rsidP="001B289C">
      <w:pPr>
        <w:pStyle w:val="Titolo3"/>
        <w:numPr>
          <w:ilvl w:val="0"/>
          <w:numId w:val="0"/>
        </w:numPr>
        <w:tabs>
          <w:tab w:val="clear" w:pos="2160"/>
          <w:tab w:val="clear" w:pos="2880"/>
        </w:tabs>
        <w:rPr>
          <w:noProof w:val="0"/>
        </w:rPr>
      </w:pPr>
      <w:bookmarkStart w:id="3950" w:name="_Toc394657717"/>
      <w:bookmarkStart w:id="3951" w:name="_Toc398544392"/>
      <w:bookmarkStart w:id="3952" w:name="_Toc398718022"/>
      <w:bookmarkStart w:id="3953" w:name="_Toc518634640"/>
      <w:r w:rsidRPr="00977EA3">
        <w:rPr>
          <w:noProof w:val="0"/>
        </w:rPr>
        <w:t>3.55.3 Referenced Standard</w:t>
      </w:r>
      <w:bookmarkEnd w:id="3950"/>
      <w:bookmarkEnd w:id="3951"/>
      <w:bookmarkEnd w:id="3952"/>
      <w:bookmarkEnd w:id="3953"/>
    </w:p>
    <w:p w14:paraId="7872241F" w14:textId="77777777" w:rsidR="007A1F44" w:rsidRPr="00977EA3" w:rsidRDefault="007A1F44" w:rsidP="001B289C">
      <w:pPr>
        <w:pStyle w:val="Corpotesto"/>
      </w:pPr>
      <w:r w:rsidRPr="00977EA3">
        <w:t>HL7 Version 3 Edition 2008, Patient Administration DSTU, Patient Topic (found at http://www.hl7.org/memonly/downloads/v3edition.cfm#V32008)</w:t>
      </w:r>
    </w:p>
    <w:p w14:paraId="4DE09FEA" w14:textId="77777777" w:rsidR="007A1F44" w:rsidRPr="00977EA3" w:rsidRDefault="007A1F44" w:rsidP="001B289C">
      <w:pPr>
        <w:pStyle w:val="Corpotesto"/>
      </w:pPr>
      <w:r w:rsidRPr="00977EA3">
        <w:t>Implementers of this transaction shall comply with all requirements described in ITI TF-2x: Appendix V Web Services for IHE Transactions</w:t>
      </w:r>
    </w:p>
    <w:p w14:paraId="3D63A827" w14:textId="77777777" w:rsidR="007A1F44" w:rsidRPr="00977EA3" w:rsidRDefault="007A1F44" w:rsidP="001B289C">
      <w:pPr>
        <w:pStyle w:val="Titolo3"/>
        <w:numPr>
          <w:ilvl w:val="0"/>
          <w:numId w:val="0"/>
        </w:numPr>
        <w:tabs>
          <w:tab w:val="clear" w:pos="2160"/>
          <w:tab w:val="clear" w:pos="2880"/>
        </w:tabs>
        <w:rPr>
          <w:noProof w:val="0"/>
        </w:rPr>
      </w:pPr>
      <w:bookmarkStart w:id="3954" w:name="_Toc394657718"/>
      <w:bookmarkStart w:id="3955" w:name="_Toc398544393"/>
      <w:bookmarkStart w:id="3956" w:name="_Toc398718023"/>
      <w:bookmarkStart w:id="3957" w:name="_Toc518634641"/>
      <w:r w:rsidRPr="00977EA3">
        <w:rPr>
          <w:noProof w:val="0"/>
        </w:rPr>
        <w:t>3.55.4 Interaction Diagram</w:t>
      </w:r>
      <w:bookmarkEnd w:id="3954"/>
      <w:bookmarkEnd w:id="3955"/>
      <w:bookmarkEnd w:id="3956"/>
      <w:bookmarkEnd w:id="3957"/>
    </w:p>
    <w:bookmarkStart w:id="3958" w:name="_MON_1303715344"/>
    <w:bookmarkStart w:id="3959" w:name="_MON_1309691439"/>
    <w:bookmarkStart w:id="3960" w:name="_MON_1311049165"/>
    <w:bookmarkStart w:id="3961" w:name="_MON_1359888793"/>
    <w:bookmarkStart w:id="3962" w:name="_MON_1359888953"/>
    <w:bookmarkStart w:id="3963" w:name="_MON_1359889075"/>
    <w:bookmarkEnd w:id="3958"/>
    <w:bookmarkEnd w:id="3959"/>
    <w:bookmarkEnd w:id="3960"/>
    <w:bookmarkEnd w:id="3961"/>
    <w:bookmarkEnd w:id="3962"/>
    <w:bookmarkEnd w:id="3963"/>
    <w:bookmarkStart w:id="3964" w:name="_MON_1375085419"/>
    <w:bookmarkEnd w:id="3964"/>
    <w:p w14:paraId="3336B955" w14:textId="65AA93E3" w:rsidR="007A1F44" w:rsidRPr="00977EA3" w:rsidRDefault="002E21BE" w:rsidP="00D372D5">
      <w:pPr>
        <w:pStyle w:val="Corpotesto"/>
      </w:pPr>
      <w:r w:rsidRPr="00977EA3">
        <w:rPr>
          <w:noProof/>
        </w:rPr>
        <w:object w:dxaOrig="8080" w:dyaOrig="3600" w14:anchorId="42D19F7D">
          <v:shape id="_x0000_i1065" type="#_x0000_t75" alt="" style="width:342.75pt;height:239.25pt;mso-width-percent:0;mso-height-percent:0;mso-width-percent:0;mso-height-percent:0" o:ole="" fillcolor="window">
            <v:imagedata r:id="rId279" o:title="" cropbottom="-10486f" cropleft="9344f" cropright="5840f"/>
          </v:shape>
          <o:OLEObject Type="Embed" ProgID="Word.Picture.8" ShapeID="_x0000_i1065" DrawAspect="Content" ObjectID="_1620110889" r:id="rId280"/>
        </w:object>
      </w:r>
    </w:p>
    <w:p w14:paraId="5570D190" w14:textId="77777777" w:rsidR="007A1F44" w:rsidRPr="00977EA3" w:rsidRDefault="007A1F44" w:rsidP="001B289C">
      <w:pPr>
        <w:pStyle w:val="Titolo4"/>
        <w:numPr>
          <w:ilvl w:val="0"/>
          <w:numId w:val="0"/>
        </w:numPr>
        <w:tabs>
          <w:tab w:val="clear" w:pos="2160"/>
          <w:tab w:val="clear" w:pos="2880"/>
          <w:tab w:val="clear" w:pos="3600"/>
        </w:tabs>
        <w:rPr>
          <w:noProof w:val="0"/>
        </w:rPr>
      </w:pPr>
      <w:bookmarkStart w:id="3965" w:name="_Toc398544394"/>
      <w:r w:rsidRPr="00977EA3">
        <w:rPr>
          <w:noProof w:val="0"/>
        </w:rPr>
        <w:lastRenderedPageBreak/>
        <w:t>3.55.4.1 Cross Gateway Patient Discovery Request</w:t>
      </w:r>
      <w:bookmarkEnd w:id="3965"/>
    </w:p>
    <w:p w14:paraId="6424596D" w14:textId="77777777" w:rsidR="007A1F44" w:rsidRPr="00977EA3" w:rsidRDefault="007A1F44" w:rsidP="001B289C">
      <w:pPr>
        <w:pStyle w:val="Corpotesto"/>
      </w:pPr>
      <w:r w:rsidRPr="00977EA3">
        <w:t xml:space="preserve">The Cross Gateway Patient Discovery Request is implemented using the HL7 Patient Registry Query by Demographics (PRPA_MT201306UV02) message. </w:t>
      </w:r>
    </w:p>
    <w:p w14:paraId="61879BD0"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t>3.55.4.1.1 Trigger Events</w:t>
      </w:r>
    </w:p>
    <w:p w14:paraId="2A716603" w14:textId="77777777" w:rsidR="007A1F44" w:rsidRPr="00977EA3" w:rsidRDefault="007A1F44" w:rsidP="001B289C">
      <w:pPr>
        <w:pStyle w:val="Corpotesto"/>
      </w:pPr>
      <w:r w:rsidRPr="00977EA3">
        <w:t>The initiating community needs to determine whether a patient is known by another community. Specific possible trigger events include, but are not limited to:</w:t>
      </w:r>
    </w:p>
    <w:p w14:paraId="5B6346B2" w14:textId="77777777" w:rsidR="008E3CF3" w:rsidRPr="00977EA3" w:rsidRDefault="007A1F44" w:rsidP="003462A5">
      <w:pPr>
        <w:pStyle w:val="Puntoelenco2"/>
      </w:pPr>
      <w:r w:rsidRPr="00977EA3">
        <w:t>The initiating community registers a new patient who has permitted sharing of healthcare data with external communities.</w:t>
      </w:r>
    </w:p>
    <w:p w14:paraId="0A9C110E" w14:textId="77777777" w:rsidR="008E3CF3" w:rsidRPr="00977EA3" w:rsidRDefault="007A1F44" w:rsidP="003462A5">
      <w:pPr>
        <w:pStyle w:val="Puntoelenco2"/>
      </w:pPr>
      <w:r w:rsidRPr="00977EA3">
        <w:t>A healthcare provider within the community requests that records regarding a particular patient be accessed from a particular external community or all external communities known.</w:t>
      </w:r>
    </w:p>
    <w:p w14:paraId="2046F944"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t>3.55.4.1.2 Message Semantics</w:t>
      </w:r>
    </w:p>
    <w:p w14:paraId="5DD55B80" w14:textId="77777777" w:rsidR="007A1F44" w:rsidRPr="00977EA3" w:rsidRDefault="007A1F44" w:rsidP="001B289C">
      <w:pPr>
        <w:pStyle w:val="Corpotesto"/>
      </w:pPr>
      <w:r w:rsidRPr="00977EA3">
        <w:t xml:space="preserve">The components of the Patient Registry Query by Demographics message with cardinality greater than 0 (as shown below) are required, and the detailed description of the message is provided in </w:t>
      </w:r>
      <w:r w:rsidR="00292B01" w:rsidRPr="00977EA3">
        <w:t>Sections</w:t>
      </w:r>
      <w:r w:rsidRPr="00977EA3">
        <w:t xml:space="preserve"> 3.55.4.1.2.1 to 3.55.4.1.2.3. </w:t>
      </w:r>
    </w:p>
    <w:p w14:paraId="5D24275F" w14:textId="77777777" w:rsidR="007A1F44" w:rsidRPr="00977EA3" w:rsidRDefault="007A1F44" w:rsidP="001B289C">
      <w:pPr>
        <w:pStyle w:val="Corpotesto"/>
      </w:pPr>
      <w:r w:rsidRPr="00977EA3">
        <w:t>For each element which is required, the element shall be specified by the Initiating Gateway in the request and shall be used by the Responding Gateway as part of its demographic matching algorithm.</w:t>
      </w:r>
    </w:p>
    <w:p w14:paraId="4F075A9A" w14:textId="77777777" w:rsidR="007A1F44" w:rsidRPr="00977EA3" w:rsidRDefault="007A1F44" w:rsidP="001B289C">
      <w:pPr>
        <w:pStyle w:val="Corpotesto"/>
      </w:pPr>
      <w:r w:rsidRPr="00977EA3">
        <w:t>For each element which is optional the element does not need to be specified by the Initiating Gateway in the request but, if specified, shall be used by the Responding Gateway as part of its demographic matching algorithm.</w:t>
      </w:r>
    </w:p>
    <w:p w14:paraId="682B9FC8" w14:textId="77777777" w:rsidR="007A1F44" w:rsidRPr="00977EA3" w:rsidRDefault="007A1F44" w:rsidP="001B289C">
      <w:pPr>
        <w:pStyle w:val="Corpotesto"/>
      </w:pPr>
      <w:r w:rsidRPr="00977EA3">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C9DB3B0" w14:textId="77777777" w:rsidR="007A1F44" w:rsidRPr="00977EA3" w:rsidRDefault="007A1F44" w:rsidP="00FC2358">
      <w:pPr>
        <w:pStyle w:val="Corpotesto"/>
      </w:pPr>
      <w:r w:rsidRPr="00977EA3">
        <w:t xml:space="preserve">The Initiating Gateway may specify a duration value in the SOAP Header element of the request. This value suggests to the Responding Gateway a length of time that the Initiating Gateway recommends caching any correlation resulting from the interaction. The duration value is specified in the SOAP Header using the </w:t>
      </w:r>
      <w:proofErr w:type="spellStart"/>
      <w:r w:rsidRPr="00977EA3">
        <w:t>CorrelationTimeToLive</w:t>
      </w:r>
      <w:proofErr w:type="spellEnd"/>
      <w:r w:rsidRPr="00977EA3">
        <w:t xml:space="preserve"> element and contains a value conformant with the </w:t>
      </w:r>
      <w:proofErr w:type="spellStart"/>
      <w:r w:rsidRPr="00977EA3">
        <w:t>xs:duration</w:t>
      </w:r>
      <w:proofErr w:type="spellEnd"/>
      <w:r w:rsidRPr="00977EA3">
        <w:t xml:space="preserve"> type defined in http://www.w3.org/TR/xmlschema-2/#duration. If no </w:t>
      </w:r>
      <w:proofErr w:type="spellStart"/>
      <w:r w:rsidRPr="00977EA3">
        <w:t>CorrelationTimeToLive</w:t>
      </w:r>
      <w:proofErr w:type="spellEnd"/>
      <w:r w:rsidRPr="00977EA3">
        <w:t xml:space="preserve"> element is specified in the SOAP Header the Responding Gateway shall interpret this as a recommendation against caching, unless a mutually agreed policy states otherwise. </w:t>
      </w:r>
    </w:p>
    <w:p w14:paraId="790366B0" w14:textId="77777777" w:rsidR="007A1F44" w:rsidRPr="00977EA3" w:rsidRDefault="007A1F44" w:rsidP="001B289C">
      <w:pPr>
        <w:pStyle w:val="Corpotesto"/>
      </w:pPr>
      <w:r w:rsidRPr="00977EA3">
        <w:t xml:space="preserve">An example of specifying the </w:t>
      </w:r>
      <w:proofErr w:type="spellStart"/>
      <w:r w:rsidRPr="00977EA3">
        <w:t>CorrelationTimeToLive</w:t>
      </w:r>
      <w:proofErr w:type="spellEnd"/>
      <w:r w:rsidRPr="00977EA3">
        <w:t xml:space="preserve"> element follows, which recommends caching of 7 days.</w:t>
      </w:r>
    </w:p>
    <w:p w14:paraId="1287629B" w14:textId="77777777" w:rsidR="007A1F44" w:rsidRPr="00977EA3" w:rsidRDefault="007A1F44" w:rsidP="001B289C">
      <w:pPr>
        <w:pStyle w:val="StylePlainText8ptBoxSinglesolidlineAuto05ptLin"/>
      </w:pPr>
      <w:r w:rsidRPr="00977EA3">
        <w:t>&lt;</w:t>
      </w:r>
      <w:proofErr w:type="spellStart"/>
      <w:r w:rsidRPr="00977EA3">
        <w:t>xcpd:CorrelationTimeToLive</w:t>
      </w:r>
      <w:proofErr w:type="spellEnd"/>
      <w:r w:rsidRPr="00977EA3">
        <w:t>&gt;P0Y0M7D&lt;/</w:t>
      </w:r>
      <w:proofErr w:type="spellStart"/>
      <w:r w:rsidRPr="00977EA3">
        <w:t>xcpd:CorrelationTimeToLive</w:t>
      </w:r>
      <w:proofErr w:type="spellEnd"/>
      <w:r w:rsidRPr="00977EA3">
        <w:t>&gt;</w:t>
      </w:r>
    </w:p>
    <w:p w14:paraId="6EDE80BD"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lastRenderedPageBreak/>
        <w:t xml:space="preserve">3.55.4.1.2.1 Major Components of the Patient Registry Query by Demographics </w:t>
      </w:r>
    </w:p>
    <w:p w14:paraId="68FDC7D9" w14:textId="77777777" w:rsidR="007A1F44" w:rsidRPr="00977EA3" w:rsidRDefault="007A1F44" w:rsidP="001B289C">
      <w:pPr>
        <w:pStyle w:val="Corpotesto"/>
        <w:rPr>
          <w:rStyle w:val="Enfasigrassetto"/>
          <w:bCs/>
        </w:rPr>
      </w:pPr>
      <w:proofErr w:type="spellStart"/>
      <w:r w:rsidRPr="00977EA3">
        <w:rPr>
          <w:rStyle w:val="Enfasigrassetto"/>
          <w:bCs/>
        </w:rPr>
        <w:t>LivingSubjectName</w:t>
      </w:r>
      <w:proofErr w:type="spellEnd"/>
      <w:r w:rsidRPr="00977EA3">
        <w:rPr>
          <w:rStyle w:val="Enfasigrassetto"/>
          <w:bCs/>
        </w:rPr>
        <w:t xml:space="preserve"> Parameter</w:t>
      </w:r>
    </w:p>
    <w:p w14:paraId="6AE8ACF7" w14:textId="77777777" w:rsidR="007A1F44" w:rsidRPr="00977EA3" w:rsidRDefault="007A1F44" w:rsidP="001B289C">
      <w:pPr>
        <w:pStyle w:val="Corpotesto"/>
      </w:pPr>
      <w:r w:rsidRPr="00977EA3">
        <w:t xml:space="preserve">This required parameter specifies the name of the person whose information is being queried. If multiple instances of </w:t>
      </w:r>
      <w:proofErr w:type="spellStart"/>
      <w:r w:rsidRPr="00977EA3">
        <w:t>LivingSubjectName</w:t>
      </w:r>
      <w:proofErr w:type="spellEnd"/>
      <w:r w:rsidRPr="00977EA3">
        <w:t xml:space="preserve"> are provided, the receiver shall consider them as possible alternatives, logically connected with an "or". Within each </w:t>
      </w:r>
      <w:proofErr w:type="spellStart"/>
      <w:r w:rsidRPr="00977EA3">
        <w:t>LivingSubjectName</w:t>
      </w:r>
      <w:proofErr w:type="spellEnd"/>
      <w:r w:rsidRPr="00977EA3">
        <w:t xml:space="preserve"> element, a single person name (PN) data item shall be specified in the </w:t>
      </w:r>
      <w:proofErr w:type="spellStart"/>
      <w:r w:rsidRPr="00977EA3">
        <w:t>LivingSubjectName.value</w:t>
      </w:r>
      <w:proofErr w:type="spellEnd"/>
      <w:r w:rsidRPr="00977EA3">
        <w:t xml:space="preserve"> attribute. An Initiating Gateway may specify all, or only a subset of the name parts within the PN data type (e.g., family name). The use attribute of the value element shall not be set to "SRCH". </w:t>
      </w:r>
    </w:p>
    <w:p w14:paraId="7B407776" w14:textId="77777777" w:rsidR="007A1F44" w:rsidRPr="00977EA3" w:rsidRDefault="007A1F44" w:rsidP="001B289C">
      <w:pPr>
        <w:pStyle w:val="Corpotesto"/>
        <w:rPr>
          <w:rStyle w:val="Enfasigrassetto"/>
          <w:bCs/>
        </w:rPr>
      </w:pPr>
      <w:proofErr w:type="spellStart"/>
      <w:r w:rsidRPr="00977EA3">
        <w:rPr>
          <w:rStyle w:val="Enfasigrassetto"/>
          <w:bCs/>
        </w:rPr>
        <w:t>LivingSubjectAdministrativeGender</w:t>
      </w:r>
      <w:proofErr w:type="spellEnd"/>
      <w:r w:rsidRPr="00977EA3">
        <w:rPr>
          <w:rStyle w:val="Enfasigrassetto"/>
          <w:bCs/>
        </w:rPr>
        <w:t xml:space="preserve"> Parameter</w:t>
      </w:r>
    </w:p>
    <w:p w14:paraId="7333F442" w14:textId="77777777" w:rsidR="007A1F44" w:rsidRPr="00977EA3" w:rsidRDefault="007A1F44" w:rsidP="001B289C">
      <w:pPr>
        <w:pStyle w:val="Corpotesto"/>
      </w:pPr>
      <w:r w:rsidRPr="00977EA3">
        <w:t xml:space="preserve">This optional parameter specifies the administrative gender of the person whose information is being queried. For this parameter item, a single administrative gender code shall be specified in the </w:t>
      </w:r>
      <w:proofErr w:type="spellStart"/>
      <w:r w:rsidRPr="00977EA3">
        <w:t>LivingSubjectAdministrativeGender.value</w:t>
      </w:r>
      <w:proofErr w:type="spellEnd"/>
      <w:r w:rsidRPr="00977EA3">
        <w:t xml:space="preserve"> attribute. </w:t>
      </w:r>
    </w:p>
    <w:p w14:paraId="2B2E74B3" w14:textId="77777777" w:rsidR="007A1F44" w:rsidRPr="00977EA3" w:rsidRDefault="007A1F44" w:rsidP="001B289C">
      <w:pPr>
        <w:pStyle w:val="Corpotesto"/>
        <w:rPr>
          <w:rStyle w:val="Enfasigrassetto"/>
          <w:bCs/>
        </w:rPr>
      </w:pPr>
      <w:proofErr w:type="spellStart"/>
      <w:r w:rsidRPr="00977EA3">
        <w:rPr>
          <w:rStyle w:val="Enfasigrassetto"/>
          <w:bCs/>
        </w:rPr>
        <w:t>LivingSubjectBirthTime</w:t>
      </w:r>
      <w:proofErr w:type="spellEnd"/>
      <w:r w:rsidRPr="00977EA3">
        <w:rPr>
          <w:rStyle w:val="Enfasigrassetto"/>
          <w:bCs/>
        </w:rPr>
        <w:t xml:space="preserve"> Parameter</w:t>
      </w:r>
    </w:p>
    <w:p w14:paraId="303FC015" w14:textId="77777777" w:rsidR="007A1F44" w:rsidRPr="00977EA3" w:rsidRDefault="007A1F44" w:rsidP="001B289C">
      <w:pPr>
        <w:pStyle w:val="Corpotesto"/>
      </w:pPr>
      <w:r w:rsidRPr="00977EA3">
        <w:t>This required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18B8C34B" w14:textId="77777777" w:rsidR="007A1F44" w:rsidRPr="00977EA3" w:rsidRDefault="007A1F44" w:rsidP="001B289C">
      <w:pPr>
        <w:pStyle w:val="Corpotesto"/>
        <w:rPr>
          <w:rStyle w:val="Enfasigrassetto"/>
          <w:bCs/>
        </w:rPr>
      </w:pPr>
      <w:proofErr w:type="spellStart"/>
      <w:r w:rsidRPr="00977EA3">
        <w:rPr>
          <w:rStyle w:val="Enfasigrassetto"/>
          <w:bCs/>
        </w:rPr>
        <w:t>PatientAddress</w:t>
      </w:r>
      <w:proofErr w:type="spellEnd"/>
      <w:r w:rsidRPr="00977EA3">
        <w:rPr>
          <w:rStyle w:val="Enfasigrassetto"/>
          <w:bCs/>
        </w:rPr>
        <w:t xml:space="preserve"> Parameter</w:t>
      </w:r>
    </w:p>
    <w:p w14:paraId="0328C9AD" w14:textId="77777777" w:rsidR="007A1F44" w:rsidRPr="00ED4370" w:rsidRDefault="007A1F44" w:rsidP="001B289C">
      <w:pPr>
        <w:pStyle w:val="Corpotesto"/>
      </w:pPr>
      <w:r w:rsidRPr="00ED4370">
        <w:t>This optional parameter specifies one or more addresses associated with the person whose information is being queried.</w:t>
      </w:r>
    </w:p>
    <w:p w14:paraId="4ECD9284" w14:textId="77777777" w:rsidR="007A1F44" w:rsidRPr="00977EA3" w:rsidRDefault="007A1F44" w:rsidP="001B289C">
      <w:pPr>
        <w:pStyle w:val="Corpotesto"/>
        <w:rPr>
          <w:rStyle w:val="Enfasigrassetto"/>
          <w:bCs/>
        </w:rPr>
      </w:pPr>
      <w:proofErr w:type="spellStart"/>
      <w:r w:rsidRPr="00977EA3">
        <w:rPr>
          <w:rStyle w:val="Enfasigrassetto"/>
          <w:bCs/>
        </w:rPr>
        <w:t>LivingSubjectId</w:t>
      </w:r>
      <w:proofErr w:type="spellEnd"/>
      <w:r w:rsidRPr="00977EA3">
        <w:rPr>
          <w:rStyle w:val="Enfasigrassetto"/>
          <w:bCs/>
        </w:rPr>
        <w:t xml:space="preserve"> Parameter</w:t>
      </w:r>
    </w:p>
    <w:p w14:paraId="3F7AB34A" w14:textId="77777777" w:rsidR="007A1F44" w:rsidRPr="00ED4370" w:rsidRDefault="007A1F44" w:rsidP="008C3C96">
      <w:pPr>
        <w:pStyle w:val="Corpotesto"/>
      </w:pPr>
      <w:r w:rsidRPr="00ED4370">
        <w:t xml:space="preserve">This optional repeating parameter specifies an identifier associated with the patient whose information is being queried (e.g., a local identifier, or an account identifier). If this parameter is specified, </w:t>
      </w:r>
      <w:proofErr w:type="spellStart"/>
      <w:r w:rsidRPr="00ED4370">
        <w:t>LivingSubjectName</w:t>
      </w:r>
      <w:proofErr w:type="spellEnd"/>
      <w:r w:rsidRPr="00ED4370">
        <w:t xml:space="preserve"> and </w:t>
      </w:r>
      <w:proofErr w:type="spellStart"/>
      <w:r w:rsidRPr="00ED4370">
        <w:t>LivingSubjectBirthTime</w:t>
      </w:r>
      <w:proofErr w:type="spellEnd"/>
      <w:r w:rsidRPr="00ED4370">
        <w:t xml:space="preserve"> are optional. This feature allows this query to be used when a national/shared patient identifier is known. The identifier specified in the </w:t>
      </w:r>
      <w:proofErr w:type="spellStart"/>
      <w:r w:rsidRPr="00ED4370">
        <w:t>LivingSubjectId.value</w:t>
      </w:r>
      <w:proofErr w:type="spellEnd"/>
      <w:r w:rsidRPr="00ED4370">
        <w:t xml:space="preserve"> attribute is expressed using the II data type. Please see ITI TF-2x: Appendix E for the use of the II data type for patient identifiers.</w:t>
      </w:r>
    </w:p>
    <w:p w14:paraId="613CE67D" w14:textId="77777777" w:rsidR="007A1F44" w:rsidRPr="008C3C96" w:rsidRDefault="007A1F44" w:rsidP="008C3C96">
      <w:pPr>
        <w:pStyle w:val="Corpotesto"/>
      </w:pPr>
      <w:r w:rsidRPr="00ED4370">
        <w:t xml:space="preserve">The Initiating Gateway has the option of designating one of the identifiers in </w:t>
      </w:r>
      <w:proofErr w:type="spellStart"/>
      <w:r w:rsidRPr="00ED4370">
        <w:t>LivingSubjectId</w:t>
      </w:r>
      <w:proofErr w:type="spellEnd"/>
      <w:r w:rsidRPr="00ED4370">
        <w:t xml:space="preserve"> as the patient identifier that the Responding Gateway may use in an XCA Cross Gateway Query to the community represented by the Initiating Gateway</w:t>
      </w:r>
      <w:r w:rsidR="00292B01" w:rsidRPr="00ED4370">
        <w:t xml:space="preserve"> (s</w:t>
      </w:r>
      <w:r w:rsidRPr="00ED4370">
        <w:t xml:space="preserve">ee </w:t>
      </w:r>
      <w:r w:rsidR="00292B01" w:rsidRPr="00ED4370">
        <w:t xml:space="preserve">Section </w:t>
      </w:r>
      <w:r w:rsidRPr="008C3C96">
        <w:t>3.55.4.1.2.4</w:t>
      </w:r>
      <w:r w:rsidR="00292B01" w:rsidRPr="008C3C96">
        <w:t>)</w:t>
      </w:r>
      <w:r w:rsidRPr="008C3C96">
        <w:t xml:space="preserve"> .</w:t>
      </w:r>
    </w:p>
    <w:p w14:paraId="7863239F" w14:textId="77777777" w:rsidR="007A1F44" w:rsidRPr="008C3C96" w:rsidRDefault="007A1F44" w:rsidP="008C3C96">
      <w:pPr>
        <w:pStyle w:val="Corpotesto"/>
        <w:rPr>
          <w:rStyle w:val="Enfasigrassetto"/>
          <w:bCs/>
        </w:rPr>
      </w:pPr>
      <w:proofErr w:type="spellStart"/>
      <w:r w:rsidRPr="008C3C96">
        <w:rPr>
          <w:rStyle w:val="Enfasigrassetto"/>
          <w:bCs/>
        </w:rPr>
        <w:t>LivingSubjectBirthPlaceAddress</w:t>
      </w:r>
      <w:proofErr w:type="spellEnd"/>
      <w:r w:rsidRPr="008C3C96">
        <w:rPr>
          <w:rStyle w:val="Enfasigrassetto"/>
          <w:bCs/>
        </w:rPr>
        <w:t xml:space="preserve"> Parameter</w:t>
      </w:r>
    </w:p>
    <w:p w14:paraId="0E5A7F47" w14:textId="77777777" w:rsidR="007A1F44" w:rsidRPr="00ED4370" w:rsidRDefault="007A1F44" w:rsidP="008C3C96">
      <w:pPr>
        <w:pStyle w:val="Corpotesto"/>
      </w:pPr>
      <w:bookmarkStart w:id="3966" w:name="OLE_LINK5"/>
      <w:bookmarkStart w:id="3967" w:name="OLE_LINK6"/>
      <w:r w:rsidRPr="00ED4370">
        <w:t>This optional parameter specifies the birth address of the patient.</w:t>
      </w:r>
    </w:p>
    <w:bookmarkEnd w:id="3966"/>
    <w:bookmarkEnd w:id="3967"/>
    <w:p w14:paraId="40D18BA7" w14:textId="77777777" w:rsidR="007A1F44" w:rsidRPr="008C3C96" w:rsidRDefault="007A1F44" w:rsidP="008C3C96">
      <w:pPr>
        <w:pStyle w:val="Corpotesto"/>
        <w:rPr>
          <w:rStyle w:val="Enfasigrassetto"/>
          <w:bCs/>
        </w:rPr>
      </w:pPr>
      <w:proofErr w:type="spellStart"/>
      <w:r w:rsidRPr="008C3C96">
        <w:rPr>
          <w:rStyle w:val="Enfasigrassetto"/>
          <w:bCs/>
        </w:rPr>
        <w:t>LivingSubjectBirthPlaceName</w:t>
      </w:r>
      <w:proofErr w:type="spellEnd"/>
      <w:r w:rsidRPr="008C3C96">
        <w:rPr>
          <w:rStyle w:val="Enfasigrassetto"/>
          <w:bCs/>
        </w:rPr>
        <w:t xml:space="preserve"> Parameter</w:t>
      </w:r>
    </w:p>
    <w:p w14:paraId="41E75CBC" w14:textId="77777777" w:rsidR="007A1F44" w:rsidRPr="00ED4370" w:rsidRDefault="007A1F44" w:rsidP="008C3C96">
      <w:pPr>
        <w:pStyle w:val="Corpotesto"/>
      </w:pPr>
      <w:r w:rsidRPr="00ED4370">
        <w:t>This optional parameter specifies the name of the entity (like hospital name) where the patient was born.</w:t>
      </w:r>
    </w:p>
    <w:p w14:paraId="63DD74AE" w14:textId="77777777" w:rsidR="007A1F44" w:rsidRPr="008C3C96" w:rsidRDefault="007A1F44" w:rsidP="008C3C96">
      <w:pPr>
        <w:pStyle w:val="Corpotesto"/>
        <w:rPr>
          <w:rStyle w:val="Enfasigrassetto"/>
          <w:bCs/>
        </w:rPr>
      </w:pPr>
      <w:proofErr w:type="spellStart"/>
      <w:r w:rsidRPr="008C3C96">
        <w:rPr>
          <w:rStyle w:val="Enfasigrassetto"/>
          <w:bCs/>
        </w:rPr>
        <w:t>MothersMaidenName</w:t>
      </w:r>
      <w:proofErr w:type="spellEnd"/>
      <w:r w:rsidRPr="008C3C96">
        <w:rPr>
          <w:rStyle w:val="Enfasigrassetto"/>
          <w:bCs/>
        </w:rPr>
        <w:t xml:space="preserve"> Parameter</w:t>
      </w:r>
    </w:p>
    <w:p w14:paraId="41D235FD" w14:textId="77777777" w:rsidR="007A1F44" w:rsidRPr="00ED4370" w:rsidRDefault="007A1F44" w:rsidP="008C3C96">
      <w:pPr>
        <w:pStyle w:val="Corpotesto"/>
      </w:pPr>
      <w:r w:rsidRPr="00ED4370">
        <w:t xml:space="preserve">This optional parameter specifies the maiden name of the mother of the person whose information is being queried. For this parameter item, a single person name (PN) data item shall </w:t>
      </w:r>
      <w:r w:rsidRPr="00ED4370">
        <w:lastRenderedPageBreak/>
        <w:t xml:space="preserve">be specified in the </w:t>
      </w:r>
      <w:proofErr w:type="spellStart"/>
      <w:r w:rsidRPr="00ED4370">
        <w:t>Person.value</w:t>
      </w:r>
      <w:proofErr w:type="spellEnd"/>
      <w:r w:rsidRPr="00ED4370">
        <w:t xml:space="preserve"> attribute. Within the PN data type, the given name and family name may be specified. The use attribute of the value element shall not be set to "SRCH"</w:t>
      </w:r>
    </w:p>
    <w:p w14:paraId="386E11A3" w14:textId="77777777" w:rsidR="007A1F44" w:rsidRPr="008C3C96" w:rsidRDefault="007A1F44" w:rsidP="008C3C96">
      <w:pPr>
        <w:pStyle w:val="Corpotesto"/>
        <w:rPr>
          <w:rStyle w:val="Enfasigrassetto"/>
          <w:bCs/>
        </w:rPr>
      </w:pPr>
      <w:proofErr w:type="spellStart"/>
      <w:r w:rsidRPr="008C3C96">
        <w:rPr>
          <w:rStyle w:val="Enfasigrassetto"/>
          <w:bCs/>
        </w:rPr>
        <w:t>PatientTelecom</w:t>
      </w:r>
      <w:proofErr w:type="spellEnd"/>
    </w:p>
    <w:p w14:paraId="71A7752D" w14:textId="77777777" w:rsidR="007A1F44" w:rsidRPr="00ED4370" w:rsidRDefault="007A1F44" w:rsidP="008C3C96">
      <w:pPr>
        <w:pStyle w:val="Corpotesto"/>
      </w:pPr>
      <w:r w:rsidRPr="00ED4370">
        <w:t>This optional parameter specifies a telecommunication address or addresses for communication with the patient.</w:t>
      </w:r>
    </w:p>
    <w:p w14:paraId="40472CD1" w14:textId="77777777" w:rsidR="007A1F44" w:rsidRPr="008C3C96" w:rsidRDefault="007A1F44" w:rsidP="008C3C96">
      <w:pPr>
        <w:pStyle w:val="Corpotesto"/>
        <w:rPr>
          <w:rStyle w:val="Enfasigrassetto"/>
          <w:bCs/>
        </w:rPr>
      </w:pPr>
      <w:proofErr w:type="spellStart"/>
      <w:r w:rsidRPr="008C3C96">
        <w:rPr>
          <w:rStyle w:val="Enfasigrassetto"/>
          <w:bCs/>
        </w:rPr>
        <w:t>PrincipalCareProviderId</w:t>
      </w:r>
      <w:proofErr w:type="spellEnd"/>
    </w:p>
    <w:p w14:paraId="058F364E" w14:textId="77777777" w:rsidR="007A1F44" w:rsidRPr="00ED4370" w:rsidRDefault="007A1F44" w:rsidP="008C3C96">
      <w:pPr>
        <w:pStyle w:val="Corpotesto"/>
      </w:pPr>
      <w:r w:rsidRPr="00ED4370">
        <w:t xml:space="preserve">This optional parameter specifies the care provider identifier of a person who has been assigned as the principal care provider of this patient. The requestor may specify multiple </w:t>
      </w:r>
      <w:proofErr w:type="spellStart"/>
      <w:r w:rsidRPr="00ED4370">
        <w:t>PrincipalCareProviderId</w:t>
      </w:r>
      <w:proofErr w:type="spellEnd"/>
      <w:r w:rsidRPr="00ED4370">
        <w:t xml:space="preserve"> elements which the responder shall </w:t>
      </w:r>
      <w:r w:rsidRPr="008C3C96">
        <w:t xml:space="preserve">consider as possible alternatives, logically connected with an "or". Within each </w:t>
      </w:r>
      <w:proofErr w:type="spellStart"/>
      <w:r w:rsidRPr="008C3C96">
        <w:t>PrincipalCareProviderId</w:t>
      </w:r>
      <w:proofErr w:type="spellEnd"/>
      <w:r w:rsidRPr="008C3C96">
        <w:t xml:space="preserve"> element, a single identifier shall be specified in the </w:t>
      </w:r>
      <w:proofErr w:type="spellStart"/>
      <w:r w:rsidRPr="008C3C96">
        <w:t>PrincipalCareProviderId.value</w:t>
      </w:r>
      <w:proofErr w:type="spellEnd"/>
      <w:r w:rsidRPr="008C3C96">
        <w:t xml:space="preserve"> attribute.</w:t>
      </w:r>
    </w:p>
    <w:p w14:paraId="622302C9"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t>3.55.4.1.2.2 Message Information Model of the Patient Registry Query by Demographics Message</w:t>
      </w:r>
    </w:p>
    <w:p w14:paraId="742EB88D" w14:textId="77777777" w:rsidR="007A1F44" w:rsidRPr="00977EA3" w:rsidRDefault="007A1F44" w:rsidP="001B289C">
      <w:pPr>
        <w:pStyle w:val="Corpotesto"/>
      </w:pPr>
      <w:r w:rsidRPr="00977EA3">
        <w:t xml:space="preserve">Below is the Message Information Model for the Query by Demographics message, as restricted for this transaction. The purpose of the model is to describe the data elements relevant for this transaction. It is a strict subset of the </w:t>
      </w:r>
      <w:r w:rsidRPr="00977EA3">
        <w:rPr>
          <w:i/>
          <w:iCs/>
        </w:rPr>
        <w:t>Patient Registry Query by Demographics (PRPA_RM201306UV02) RMIM</w:t>
      </w:r>
      <w:r w:rsidRPr="00977EA3">
        <w:t xml:space="preserve">. </w:t>
      </w:r>
    </w:p>
    <w:p w14:paraId="3F6AE9C4" w14:textId="77777777" w:rsidR="007A1F44" w:rsidRPr="00977EA3" w:rsidRDefault="007A1F44" w:rsidP="001B289C">
      <w:pPr>
        <w:pStyle w:val="Corpotesto"/>
      </w:pPr>
      <w:r w:rsidRPr="00977EA3">
        <w:t>The base RMIM can be found on the HL7 V3 2008 Edition CD at Edition2008/domains/</w:t>
      </w:r>
      <w:proofErr w:type="spellStart"/>
      <w:r w:rsidRPr="00977EA3">
        <w:t>uvpa</w:t>
      </w:r>
      <w:proofErr w:type="spellEnd"/>
      <w:r w:rsidRPr="00977EA3">
        <w:t>/editable/PRPA_RM201306UV.htm. The following restrictions were made on the original RMIMs to arrive at the restricted model:</w:t>
      </w:r>
    </w:p>
    <w:p w14:paraId="0396D774" w14:textId="77777777" w:rsidR="008E3CF3" w:rsidRPr="00977EA3" w:rsidRDefault="007A1F44" w:rsidP="00EC243F">
      <w:pPr>
        <w:pStyle w:val="Puntoelenco2"/>
      </w:pPr>
      <w:r w:rsidRPr="00977EA3">
        <w:t xml:space="preserve">The optional attributes ParameterList.id, MatchCriterionList.id, </w:t>
      </w:r>
      <w:proofErr w:type="spellStart"/>
      <w:r w:rsidRPr="00977EA3">
        <w:t>QueryByParameter</w:t>
      </w:r>
      <w:proofErr w:type="spellEnd"/>
      <w:r w:rsidRPr="00977EA3">
        <w:t xml:space="preserve"> </w:t>
      </w:r>
      <w:proofErr w:type="spellStart"/>
      <w:r w:rsidRPr="00977EA3">
        <w:t>responseElementGroupId</w:t>
      </w:r>
      <w:proofErr w:type="spellEnd"/>
      <w:r w:rsidRPr="00977EA3">
        <w:t xml:space="preserve">, </w:t>
      </w:r>
      <w:proofErr w:type="spellStart"/>
      <w:r w:rsidRPr="00977EA3">
        <w:t>QueryByParameter.modifyCode</w:t>
      </w:r>
      <w:proofErr w:type="spellEnd"/>
      <w:r w:rsidRPr="00977EA3">
        <w:t xml:space="preserve">, and </w:t>
      </w:r>
      <w:proofErr w:type="spellStart"/>
      <w:r w:rsidRPr="00977EA3">
        <w:t>QueryByParameter.executionAndDeliveryTime</w:t>
      </w:r>
      <w:proofErr w:type="spellEnd"/>
      <w:r w:rsidRPr="00977EA3">
        <w:t xml:space="preserve"> were omitted from the model.</w:t>
      </w:r>
    </w:p>
    <w:p w14:paraId="4CD4290C" w14:textId="77777777" w:rsidR="008E3CF3" w:rsidRPr="00977EA3" w:rsidRDefault="007A1F44" w:rsidP="00EC243F">
      <w:pPr>
        <w:pStyle w:val="Puntoelenco2"/>
      </w:pPr>
      <w:proofErr w:type="spellStart"/>
      <w:r w:rsidRPr="00977EA3">
        <w:t>QueryByParameter.responsePriorityCode</w:t>
      </w:r>
      <w:proofErr w:type="spellEnd"/>
      <w:r w:rsidRPr="00977EA3">
        <w:t xml:space="preserve"> is required and is either I (Immediate) or D (Deferred). See Section 3.55.6.2 for use of Deferred.</w:t>
      </w:r>
    </w:p>
    <w:p w14:paraId="02379C23" w14:textId="77777777" w:rsidR="008E3CF3" w:rsidRPr="00977EA3" w:rsidRDefault="007A1F44" w:rsidP="00EC243F">
      <w:pPr>
        <w:pStyle w:val="Puntoelenco2"/>
      </w:pPr>
      <w:proofErr w:type="spellStart"/>
      <w:r w:rsidRPr="00977EA3">
        <w:t>QueryByParameter.responseModalityCode</w:t>
      </w:r>
      <w:proofErr w:type="spellEnd"/>
      <w:r w:rsidRPr="00977EA3">
        <w:t xml:space="preserve"> is required and is fixed to R (Real Time).</w:t>
      </w:r>
    </w:p>
    <w:p w14:paraId="2A6D97F9" w14:textId="77777777" w:rsidR="008E3CF3" w:rsidRPr="00977EA3" w:rsidRDefault="007A1F44" w:rsidP="00EC243F">
      <w:pPr>
        <w:pStyle w:val="Puntoelenco2"/>
      </w:pPr>
      <w:proofErr w:type="spellStart"/>
      <w:r w:rsidRPr="00977EA3">
        <w:t>QueryByParameter.statusCode</w:t>
      </w:r>
      <w:proofErr w:type="spellEnd"/>
      <w:r w:rsidRPr="00977EA3">
        <w:t xml:space="preserve"> is defaulted to "new".</w:t>
      </w:r>
    </w:p>
    <w:p w14:paraId="496BFA35" w14:textId="77777777" w:rsidR="008E3CF3" w:rsidRPr="00977EA3" w:rsidRDefault="007A1F44" w:rsidP="00EC243F">
      <w:pPr>
        <w:pStyle w:val="Puntoelenco2"/>
      </w:pPr>
      <w:r w:rsidRPr="00977EA3">
        <w:t xml:space="preserve">The data type of </w:t>
      </w:r>
      <w:proofErr w:type="spellStart"/>
      <w:r w:rsidRPr="00977EA3">
        <w:t>MatchAlgorithm.value</w:t>
      </w:r>
      <w:proofErr w:type="spellEnd"/>
      <w:r w:rsidRPr="00977EA3">
        <w:t xml:space="preserve"> is constrained to ST.</w:t>
      </w:r>
    </w:p>
    <w:p w14:paraId="4E6AB06D" w14:textId="77777777" w:rsidR="008E3CF3" w:rsidRPr="00977EA3" w:rsidRDefault="007A1F44" w:rsidP="00EC243F">
      <w:pPr>
        <w:pStyle w:val="Puntoelenco2"/>
      </w:pPr>
      <w:r w:rsidRPr="00977EA3">
        <w:t xml:space="preserve">The data type of </w:t>
      </w:r>
      <w:proofErr w:type="spellStart"/>
      <w:r w:rsidRPr="00977EA3">
        <w:t>MinimumDegreeMatch.value</w:t>
      </w:r>
      <w:proofErr w:type="spellEnd"/>
      <w:r w:rsidRPr="00977EA3">
        <w:t xml:space="preserve"> is constrained to INT between 0 and 100.</w:t>
      </w:r>
    </w:p>
    <w:p w14:paraId="6DFF1206" w14:textId="77777777" w:rsidR="008E3CF3" w:rsidRPr="00977EA3" w:rsidRDefault="007A1F44" w:rsidP="00EC243F">
      <w:pPr>
        <w:pStyle w:val="Puntoelenco2"/>
      </w:pPr>
      <w:r w:rsidRPr="00977EA3">
        <w:t xml:space="preserve">The data type of </w:t>
      </w:r>
      <w:proofErr w:type="spellStart"/>
      <w:r w:rsidRPr="00977EA3">
        <w:t>LivingSubjectName.value</w:t>
      </w:r>
      <w:proofErr w:type="spellEnd"/>
      <w:r w:rsidRPr="00977EA3">
        <w:t xml:space="preserve"> is constrained to PN.</w:t>
      </w:r>
    </w:p>
    <w:p w14:paraId="6D635482" w14:textId="77777777" w:rsidR="008E3CF3" w:rsidRPr="00977EA3" w:rsidRDefault="007A1F44" w:rsidP="00EC243F">
      <w:pPr>
        <w:pStyle w:val="Puntoelenco2"/>
      </w:pPr>
      <w:r w:rsidRPr="00977EA3">
        <w:t xml:space="preserve">The optional </w:t>
      </w:r>
      <w:proofErr w:type="spellStart"/>
      <w:r w:rsidRPr="00977EA3">
        <w:t>SortControl</w:t>
      </w:r>
      <w:proofErr w:type="spellEnd"/>
      <w:r w:rsidRPr="00977EA3">
        <w:t xml:space="preserve"> was omitted from the model.</w:t>
      </w:r>
    </w:p>
    <w:p w14:paraId="16ADE176" w14:textId="77777777" w:rsidR="008E3CF3" w:rsidRPr="00977EA3" w:rsidRDefault="007A1F44" w:rsidP="00EC243F">
      <w:pPr>
        <w:pStyle w:val="Puntoelenco2"/>
      </w:pPr>
      <w:r w:rsidRPr="00977EA3">
        <w:t xml:space="preserve">The optional </w:t>
      </w:r>
      <w:proofErr w:type="spellStart"/>
      <w:r w:rsidRPr="00977EA3">
        <w:t>MatchWeight</w:t>
      </w:r>
      <w:proofErr w:type="spellEnd"/>
      <w:r w:rsidRPr="00977EA3">
        <w:t xml:space="preserve"> was omitted from the model.</w:t>
      </w:r>
    </w:p>
    <w:p w14:paraId="27AF2471" w14:textId="77777777" w:rsidR="008E3CF3" w:rsidRPr="00977EA3" w:rsidRDefault="007A1F44" w:rsidP="00EC243F">
      <w:pPr>
        <w:pStyle w:val="Puntoelenco2"/>
      </w:pPr>
      <w:r w:rsidRPr="00977EA3">
        <w:t>The following optional parameters were omitted from the model:</w:t>
      </w:r>
    </w:p>
    <w:p w14:paraId="0515BBDA" w14:textId="77777777" w:rsidR="008E3CF3" w:rsidRPr="00977EA3" w:rsidRDefault="007A1F44" w:rsidP="00EC243F">
      <w:pPr>
        <w:pStyle w:val="Puntoelenco3"/>
        <w:numPr>
          <w:ilvl w:val="0"/>
          <w:numId w:val="17"/>
        </w:numPr>
      </w:pPr>
      <w:proofErr w:type="spellStart"/>
      <w:r w:rsidRPr="00977EA3">
        <w:t>PatientStatusCode</w:t>
      </w:r>
      <w:proofErr w:type="spellEnd"/>
    </w:p>
    <w:p w14:paraId="2DD44189" w14:textId="77777777" w:rsidR="008E3CF3" w:rsidRPr="00977EA3" w:rsidRDefault="007A1F44" w:rsidP="00EC243F">
      <w:pPr>
        <w:pStyle w:val="Puntoelenco3"/>
        <w:numPr>
          <w:ilvl w:val="0"/>
          <w:numId w:val="17"/>
        </w:numPr>
      </w:pPr>
      <w:proofErr w:type="spellStart"/>
      <w:r w:rsidRPr="00977EA3">
        <w:t>LivingSubjectDeceaseTime</w:t>
      </w:r>
      <w:proofErr w:type="spellEnd"/>
    </w:p>
    <w:p w14:paraId="42E2E61B" w14:textId="77777777" w:rsidR="008E3CF3" w:rsidRPr="00977EA3" w:rsidRDefault="007A1F44" w:rsidP="00EC243F">
      <w:pPr>
        <w:pStyle w:val="Puntoelenco3"/>
        <w:numPr>
          <w:ilvl w:val="0"/>
          <w:numId w:val="17"/>
        </w:numPr>
      </w:pPr>
      <w:proofErr w:type="spellStart"/>
      <w:r w:rsidRPr="00977EA3">
        <w:lastRenderedPageBreak/>
        <w:t>OtherIDsScopingOrganization</w:t>
      </w:r>
      <w:proofErr w:type="spellEnd"/>
    </w:p>
    <w:p w14:paraId="15A282A3" w14:textId="77777777" w:rsidR="008E3CF3" w:rsidRPr="00977EA3" w:rsidRDefault="007A1F44" w:rsidP="00EC243F">
      <w:pPr>
        <w:pStyle w:val="Puntoelenco3"/>
        <w:numPr>
          <w:ilvl w:val="0"/>
          <w:numId w:val="17"/>
        </w:numPr>
      </w:pPr>
      <w:proofErr w:type="spellStart"/>
      <w:r w:rsidRPr="00977EA3">
        <w:t>initialQuantity</w:t>
      </w:r>
      <w:proofErr w:type="spellEnd"/>
    </w:p>
    <w:p w14:paraId="167A5F1D" w14:textId="77777777" w:rsidR="008E3CF3" w:rsidRPr="00977EA3" w:rsidRDefault="007A1F44" w:rsidP="00EC243F">
      <w:pPr>
        <w:pStyle w:val="Puntoelenco3"/>
        <w:numPr>
          <w:ilvl w:val="0"/>
          <w:numId w:val="17"/>
        </w:numPr>
      </w:pPr>
      <w:proofErr w:type="spellStart"/>
      <w:r w:rsidRPr="00977EA3">
        <w:t>initialQuantityCode</w:t>
      </w:r>
      <w:proofErr w:type="spellEnd"/>
    </w:p>
    <w:p w14:paraId="6F9FA257" w14:textId="77777777" w:rsidR="007A1F44" w:rsidRPr="00977EA3" w:rsidRDefault="007A1F44" w:rsidP="001B289C">
      <w:pPr>
        <w:pStyle w:val="Corpotesto"/>
      </w:pPr>
      <w:r w:rsidRPr="00977EA3">
        <w:t>The attributes of this model are described in the following table:</w:t>
      </w:r>
    </w:p>
    <w:p w14:paraId="5A23D665" w14:textId="77777777" w:rsidR="007A1F44" w:rsidRPr="00977EA3" w:rsidRDefault="00D139D9" w:rsidP="00D372D5">
      <w:pPr>
        <w:pStyle w:val="Corpotesto"/>
        <w:jc w:val="center"/>
      </w:pPr>
      <w:r w:rsidRPr="00977EA3">
        <w:rPr>
          <w:noProof/>
        </w:rPr>
        <w:drawing>
          <wp:inline distT="0" distB="0" distL="0" distR="0" wp14:anchorId="7EE05985" wp14:editId="7FD73EB8">
            <wp:extent cx="5788660" cy="3840480"/>
            <wp:effectExtent l="0" t="0" r="2540" b="0"/>
            <wp:docPr id="61" name="Picture 1057" descr="PatientRegistryQueryByDemographics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PatientRegistryQueryByDemographicsMessage"/>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88660" cy="3840480"/>
                    </a:xfrm>
                    <a:prstGeom prst="rect">
                      <a:avLst/>
                    </a:prstGeom>
                    <a:noFill/>
                    <a:ln>
                      <a:noFill/>
                    </a:ln>
                  </pic:spPr>
                </pic:pic>
              </a:graphicData>
            </a:graphic>
          </wp:inline>
        </w:drawing>
      </w:r>
    </w:p>
    <w:p w14:paraId="2BE4C506" w14:textId="53EA964F" w:rsidR="007A1F44" w:rsidRPr="00977EA3" w:rsidRDefault="007A1F44" w:rsidP="00352B95">
      <w:pPr>
        <w:pStyle w:val="FigureTitle"/>
        <w:rPr>
          <w:noProof w:val="0"/>
        </w:rPr>
      </w:pPr>
      <w:r w:rsidRPr="00977EA3">
        <w:rPr>
          <w:noProof w:val="0"/>
        </w:rPr>
        <w:t>Figure 3.55.4.1.2</w:t>
      </w:r>
      <w:r w:rsidR="00400994">
        <w:rPr>
          <w:noProof w:val="0"/>
        </w:rPr>
        <w:t>.2</w:t>
      </w:r>
      <w:r w:rsidRPr="00977EA3">
        <w:rPr>
          <w:noProof w:val="0"/>
        </w:rPr>
        <w:t>-1: Patient Registry Query by Demographics Message</w:t>
      </w:r>
    </w:p>
    <w:p w14:paraId="4C1B5259" w14:textId="719A6F13" w:rsidR="007A1F44" w:rsidRPr="00977EA3" w:rsidRDefault="007A1F44" w:rsidP="001B289C">
      <w:pPr>
        <w:pStyle w:val="TableTitle"/>
        <w:rPr>
          <w:noProof w:val="0"/>
        </w:rPr>
      </w:pPr>
      <w:r w:rsidRPr="00977EA3">
        <w:rPr>
          <w:noProof w:val="0"/>
        </w:rPr>
        <w:t>Table 3.55.4.1.2</w:t>
      </w:r>
      <w:r w:rsidR="00400994">
        <w:rPr>
          <w:noProof w:val="0"/>
        </w:rPr>
        <w:t>.2</w:t>
      </w:r>
      <w:r w:rsidRPr="00977EA3">
        <w:rPr>
          <w:noProof w:val="0"/>
        </w:rPr>
        <w:t>-1:</w:t>
      </w:r>
      <w:r w:rsidR="00400994">
        <w:rPr>
          <w:noProof w:val="0"/>
        </w:rPr>
        <w:t xml:space="preserve"> Model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94"/>
        <w:gridCol w:w="4656"/>
      </w:tblGrid>
      <w:tr w:rsidR="007A1F44" w:rsidRPr="00977EA3" w14:paraId="165D11EB" w14:textId="77777777" w:rsidTr="003462A5">
        <w:trPr>
          <w:cantSplit/>
          <w:tblHeader/>
        </w:trPr>
        <w:tc>
          <w:tcPr>
            <w:tcW w:w="4788" w:type="dxa"/>
            <w:shd w:val="clear" w:color="auto" w:fill="D9D9D9"/>
          </w:tcPr>
          <w:p w14:paraId="72132E64" w14:textId="77777777" w:rsidR="007A1F44" w:rsidRPr="00977EA3" w:rsidRDefault="007A1F44" w:rsidP="00AE2B59">
            <w:pPr>
              <w:pStyle w:val="TableEntry"/>
              <w:rPr>
                <w:b/>
                <w:noProof w:val="0"/>
              </w:rPr>
            </w:pPr>
            <w:r w:rsidRPr="00977EA3">
              <w:rPr>
                <w:b/>
                <w:noProof w:val="0"/>
              </w:rPr>
              <w:t>PRPA_HD201306IHE</w:t>
            </w:r>
            <w:r w:rsidRPr="00977EA3">
              <w:rPr>
                <w:b/>
                <w:noProof w:val="0"/>
              </w:rPr>
              <w:br/>
              <w:t>Patient Registry Query by Demographics</w:t>
            </w:r>
          </w:p>
        </w:tc>
        <w:tc>
          <w:tcPr>
            <w:tcW w:w="4788" w:type="dxa"/>
            <w:shd w:val="clear" w:color="auto" w:fill="D9D9D9"/>
          </w:tcPr>
          <w:p w14:paraId="64E7941C" w14:textId="77777777" w:rsidR="007A1F44" w:rsidRPr="00977EA3" w:rsidRDefault="007A1F44" w:rsidP="00AE2B59">
            <w:pPr>
              <w:pStyle w:val="TableEntry"/>
              <w:rPr>
                <w:b/>
                <w:noProof w:val="0"/>
              </w:rPr>
            </w:pPr>
            <w:r w:rsidRPr="00977EA3">
              <w:rPr>
                <w:b/>
                <w:noProof w:val="0"/>
              </w:rPr>
              <w:t>This HMD extract defines the message used to query a community for patients matching a set of demographics information.</w:t>
            </w:r>
          </w:p>
          <w:p w14:paraId="2329D1A9" w14:textId="4E5D7DBF" w:rsidR="007A1F44" w:rsidRPr="00977EA3" w:rsidRDefault="007A1F44" w:rsidP="00AE2B59">
            <w:pPr>
              <w:pStyle w:val="TableEntry"/>
              <w:rPr>
                <w:b/>
                <w:noProof w:val="0"/>
              </w:rPr>
            </w:pPr>
            <w:r w:rsidRPr="00977EA3">
              <w:rPr>
                <w:b/>
                <w:noProof w:val="0"/>
              </w:rPr>
              <w:t>Derived from Figure 3.55.4.1.2</w:t>
            </w:r>
            <w:r w:rsidR="00400994">
              <w:rPr>
                <w:b/>
                <w:noProof w:val="0"/>
              </w:rPr>
              <w:t>.2</w:t>
            </w:r>
            <w:r w:rsidRPr="00977EA3">
              <w:rPr>
                <w:b/>
                <w:noProof w:val="0"/>
              </w:rPr>
              <w:t>-1 (PRPA_RM201306IHEXCPD)</w:t>
            </w:r>
          </w:p>
        </w:tc>
      </w:tr>
      <w:tr w:rsidR="007A1F44" w:rsidRPr="00977EA3" w14:paraId="03DAD845" w14:textId="77777777" w:rsidTr="003462A5">
        <w:trPr>
          <w:cantSplit/>
        </w:trPr>
        <w:tc>
          <w:tcPr>
            <w:tcW w:w="4788" w:type="dxa"/>
          </w:tcPr>
          <w:p w14:paraId="0B852FD4" w14:textId="77777777" w:rsidR="007A1F44" w:rsidRPr="00977EA3" w:rsidRDefault="007A1F44" w:rsidP="00AE2B59">
            <w:pPr>
              <w:pStyle w:val="TableEntry"/>
              <w:rPr>
                <w:b/>
                <w:noProof w:val="0"/>
              </w:rPr>
            </w:pPr>
            <w:proofErr w:type="spellStart"/>
            <w:r w:rsidRPr="00977EA3">
              <w:rPr>
                <w:b/>
                <w:noProof w:val="0"/>
              </w:rPr>
              <w:t>QueryByParameter</w:t>
            </w:r>
            <w:proofErr w:type="spellEnd"/>
          </w:p>
        </w:tc>
        <w:tc>
          <w:tcPr>
            <w:tcW w:w="4788" w:type="dxa"/>
          </w:tcPr>
          <w:p w14:paraId="0F88881F" w14:textId="77777777" w:rsidR="007A1F44" w:rsidRPr="00977EA3" w:rsidRDefault="007A1F44" w:rsidP="00AE2B59">
            <w:pPr>
              <w:pStyle w:val="TableEntry"/>
              <w:rPr>
                <w:noProof w:val="0"/>
              </w:rPr>
            </w:pPr>
            <w:r w:rsidRPr="00977EA3">
              <w:rPr>
                <w:noProof w:val="0"/>
              </w:rPr>
              <w:t>The entry point for the domain content in this query</w:t>
            </w:r>
          </w:p>
        </w:tc>
      </w:tr>
      <w:tr w:rsidR="007A1F44" w:rsidRPr="00977EA3" w14:paraId="1368070A" w14:textId="77777777" w:rsidTr="003462A5">
        <w:trPr>
          <w:cantSplit/>
        </w:trPr>
        <w:tc>
          <w:tcPr>
            <w:tcW w:w="4788" w:type="dxa"/>
          </w:tcPr>
          <w:p w14:paraId="7DA77BB8" w14:textId="77777777" w:rsidR="007A1F44" w:rsidRPr="00977EA3" w:rsidRDefault="007A1F44" w:rsidP="00AE2B59">
            <w:pPr>
              <w:pStyle w:val="TableEntry"/>
              <w:rPr>
                <w:noProof w:val="0"/>
              </w:rPr>
            </w:pPr>
            <w:proofErr w:type="spellStart"/>
            <w:r w:rsidRPr="00977EA3">
              <w:rPr>
                <w:noProof w:val="0"/>
              </w:rPr>
              <w:t>queryId</w:t>
            </w:r>
            <w:proofErr w:type="spellEnd"/>
            <w:r w:rsidRPr="00977EA3">
              <w:rPr>
                <w:noProof w:val="0"/>
              </w:rPr>
              <w:t xml:space="preserve"> [1..1]</w:t>
            </w:r>
            <w:r w:rsidRPr="00977EA3">
              <w:rPr>
                <w:noProof w:val="0"/>
              </w:rPr>
              <w:br/>
            </w:r>
            <w:hyperlink r:id="rId282" w:anchor="QueryByParameter-cls" w:history="1">
              <w:proofErr w:type="spellStart"/>
              <w:r w:rsidRPr="00977EA3">
                <w:rPr>
                  <w:noProof w:val="0"/>
                </w:rPr>
                <w:t>QueryByParameter</w:t>
              </w:r>
              <w:proofErr w:type="spellEnd"/>
            </w:hyperlink>
            <w:r w:rsidRPr="00977EA3">
              <w:rPr>
                <w:noProof w:val="0"/>
              </w:rPr>
              <w:t> (</w:t>
            </w:r>
            <w:hyperlink r:id="rId283" w:anchor="dt-II" w:history="1">
              <w:r w:rsidRPr="00977EA3">
                <w:rPr>
                  <w:noProof w:val="0"/>
                </w:rPr>
                <w:t>II</w:t>
              </w:r>
            </w:hyperlink>
            <w:r w:rsidRPr="00977EA3">
              <w:rPr>
                <w:noProof w:val="0"/>
              </w:rPr>
              <w:t>)</w:t>
            </w:r>
          </w:p>
        </w:tc>
        <w:tc>
          <w:tcPr>
            <w:tcW w:w="4788" w:type="dxa"/>
          </w:tcPr>
          <w:p w14:paraId="1D424BF0" w14:textId="77777777" w:rsidR="007A1F44" w:rsidRPr="00977EA3" w:rsidRDefault="007A1F44" w:rsidP="00AE2B59">
            <w:pPr>
              <w:pStyle w:val="TableEntry"/>
              <w:rPr>
                <w:noProof w:val="0"/>
              </w:rPr>
            </w:pPr>
            <w:r w:rsidRPr="00977EA3">
              <w:rPr>
                <w:noProof w:val="0"/>
              </w:rPr>
              <w:t>Unique identifier for the query</w:t>
            </w:r>
          </w:p>
        </w:tc>
      </w:tr>
      <w:tr w:rsidR="007A1F44" w:rsidRPr="00977EA3" w14:paraId="01BA6B69" w14:textId="77777777" w:rsidTr="003462A5">
        <w:trPr>
          <w:cantSplit/>
        </w:trPr>
        <w:tc>
          <w:tcPr>
            <w:tcW w:w="4788" w:type="dxa"/>
          </w:tcPr>
          <w:p w14:paraId="18E2BDBD" w14:textId="77777777" w:rsidR="007A1F44" w:rsidRPr="00977EA3" w:rsidRDefault="007A1F44" w:rsidP="00AE2B59">
            <w:pPr>
              <w:pStyle w:val="TableEntry"/>
              <w:rPr>
                <w:noProof w:val="0"/>
              </w:rPr>
            </w:pPr>
            <w:proofErr w:type="spellStart"/>
            <w:r w:rsidRPr="00977EA3">
              <w:rPr>
                <w:noProof w:val="0"/>
              </w:rPr>
              <w:t>statusCode</w:t>
            </w:r>
            <w:proofErr w:type="spellEnd"/>
            <w:r w:rsidRPr="00977EA3">
              <w:rPr>
                <w:noProof w:val="0"/>
              </w:rPr>
              <w:t xml:space="preserve"> [1..1] (M)</w:t>
            </w:r>
            <w:r w:rsidRPr="00977EA3">
              <w:rPr>
                <w:noProof w:val="0"/>
              </w:rPr>
              <w:br/>
            </w:r>
            <w:hyperlink r:id="rId284" w:anchor="QueryByParameter-cls" w:history="1">
              <w:proofErr w:type="spellStart"/>
              <w:r w:rsidRPr="00977EA3">
                <w:rPr>
                  <w:noProof w:val="0"/>
                </w:rPr>
                <w:t>QueryByParameter</w:t>
              </w:r>
              <w:proofErr w:type="spellEnd"/>
            </w:hyperlink>
            <w:r w:rsidRPr="00977EA3">
              <w:rPr>
                <w:noProof w:val="0"/>
              </w:rPr>
              <w:t> (</w:t>
            </w:r>
            <w:hyperlink r:id="rId285" w:anchor="dt-CS" w:history="1">
              <w:r w:rsidRPr="00977EA3">
                <w:rPr>
                  <w:noProof w:val="0"/>
                </w:rPr>
                <w:t>CS</w:t>
              </w:r>
            </w:hyperlink>
            <w:r w:rsidRPr="00977EA3">
              <w:rPr>
                <w:noProof w:val="0"/>
              </w:rPr>
              <w:t>) {</w:t>
            </w:r>
            <w:proofErr w:type="spellStart"/>
            <w:r w:rsidRPr="00977EA3">
              <w:rPr>
                <w:noProof w:val="0"/>
              </w:rPr>
              <w:t>CNE:</w:t>
            </w:r>
            <w:hyperlink r:id="rId286" w:anchor="QueryStatusCode" w:history="1">
              <w:r w:rsidRPr="00977EA3">
                <w:rPr>
                  <w:noProof w:val="0"/>
                </w:rPr>
                <w:t>QueryStatusCode</w:t>
              </w:r>
              <w:proofErr w:type="spellEnd"/>
            </w:hyperlink>
            <w:r w:rsidRPr="00977EA3">
              <w:rPr>
                <w:noProof w:val="0"/>
              </w:rPr>
              <w:t>, fixed value="new"}</w:t>
            </w:r>
          </w:p>
        </w:tc>
        <w:tc>
          <w:tcPr>
            <w:tcW w:w="4788" w:type="dxa"/>
          </w:tcPr>
          <w:p w14:paraId="4D95AA7D" w14:textId="77777777" w:rsidR="007A1F44" w:rsidRPr="00977EA3" w:rsidRDefault="007A1F44" w:rsidP="00AE2B59">
            <w:pPr>
              <w:pStyle w:val="TableEntry"/>
              <w:rPr>
                <w:noProof w:val="0"/>
              </w:rPr>
            </w:pPr>
            <w:r w:rsidRPr="00977EA3">
              <w:rPr>
                <w:noProof w:val="0"/>
              </w:rPr>
              <w:t>The status of the query, shall be "new"</w:t>
            </w:r>
          </w:p>
        </w:tc>
      </w:tr>
      <w:tr w:rsidR="007A1F44" w:rsidRPr="00977EA3" w14:paraId="53EB4D65" w14:textId="77777777" w:rsidTr="003462A5">
        <w:trPr>
          <w:cantSplit/>
        </w:trPr>
        <w:tc>
          <w:tcPr>
            <w:tcW w:w="4788" w:type="dxa"/>
          </w:tcPr>
          <w:p w14:paraId="67B74122" w14:textId="77777777" w:rsidR="007A1F44" w:rsidRPr="00977EA3" w:rsidRDefault="007A1F44" w:rsidP="00AE2B59">
            <w:pPr>
              <w:pStyle w:val="TableEntry"/>
              <w:rPr>
                <w:noProof w:val="0"/>
              </w:rPr>
            </w:pPr>
            <w:proofErr w:type="spellStart"/>
            <w:r w:rsidRPr="00977EA3">
              <w:rPr>
                <w:noProof w:val="0"/>
              </w:rPr>
              <w:t>responseModalityCode</w:t>
            </w:r>
            <w:proofErr w:type="spellEnd"/>
            <w:r w:rsidRPr="00977EA3">
              <w:rPr>
                <w:noProof w:val="0"/>
              </w:rPr>
              <w:t xml:space="preserve"> [1..1]</w:t>
            </w:r>
            <w:r w:rsidRPr="00977EA3">
              <w:rPr>
                <w:noProof w:val="0"/>
              </w:rPr>
              <w:br/>
            </w:r>
            <w:hyperlink r:id="rId287" w:anchor="QueryByParameter-cls" w:history="1">
              <w:proofErr w:type="spellStart"/>
              <w:r w:rsidRPr="00977EA3">
                <w:rPr>
                  <w:noProof w:val="0"/>
                </w:rPr>
                <w:t>QueryByParameter</w:t>
              </w:r>
              <w:proofErr w:type="spellEnd"/>
            </w:hyperlink>
            <w:r w:rsidRPr="00977EA3">
              <w:rPr>
                <w:noProof w:val="0"/>
              </w:rPr>
              <w:t> (</w:t>
            </w:r>
            <w:hyperlink r:id="rId288" w:anchor="dt-CS" w:history="1">
              <w:r w:rsidRPr="00977EA3">
                <w:rPr>
                  <w:noProof w:val="0"/>
                </w:rPr>
                <w:t>CS</w:t>
              </w:r>
            </w:hyperlink>
            <w:r w:rsidRPr="00977EA3">
              <w:rPr>
                <w:noProof w:val="0"/>
              </w:rPr>
              <w:t>) {</w:t>
            </w:r>
            <w:proofErr w:type="spellStart"/>
            <w:r w:rsidRPr="00977EA3">
              <w:rPr>
                <w:noProof w:val="0"/>
              </w:rPr>
              <w:t>CNE:</w:t>
            </w:r>
            <w:hyperlink r:id="rId289" w:anchor="ResponseModality" w:history="1">
              <w:r w:rsidRPr="00977EA3">
                <w:rPr>
                  <w:noProof w:val="0"/>
                </w:rPr>
                <w:t>ResponseModality</w:t>
              </w:r>
              <w:proofErr w:type="spellEnd"/>
            </w:hyperlink>
            <w:r w:rsidRPr="00977EA3">
              <w:rPr>
                <w:noProof w:val="0"/>
              </w:rPr>
              <w:t>, fixed value="R"}</w:t>
            </w:r>
          </w:p>
        </w:tc>
        <w:tc>
          <w:tcPr>
            <w:tcW w:w="4788" w:type="dxa"/>
          </w:tcPr>
          <w:p w14:paraId="7C4A92B6" w14:textId="77777777" w:rsidR="007A1F44" w:rsidRPr="00977EA3" w:rsidRDefault="007A1F44" w:rsidP="00AE2B59">
            <w:pPr>
              <w:pStyle w:val="TableEntry"/>
              <w:rPr>
                <w:noProof w:val="0"/>
              </w:rPr>
            </w:pPr>
            <w:r w:rsidRPr="00977EA3">
              <w:rPr>
                <w:noProof w:val="0"/>
              </w:rPr>
              <w:t>The mode of the response – always real-time.</w:t>
            </w:r>
          </w:p>
        </w:tc>
      </w:tr>
      <w:tr w:rsidR="007A1F44" w:rsidRPr="00977EA3" w14:paraId="5B7BA54B" w14:textId="77777777" w:rsidTr="003462A5">
        <w:trPr>
          <w:cantSplit/>
        </w:trPr>
        <w:tc>
          <w:tcPr>
            <w:tcW w:w="4788" w:type="dxa"/>
          </w:tcPr>
          <w:p w14:paraId="05051082" w14:textId="77777777" w:rsidR="007A1F44" w:rsidRPr="00977EA3" w:rsidRDefault="007A1F44" w:rsidP="00AE2B59">
            <w:pPr>
              <w:pStyle w:val="TableEntry"/>
              <w:rPr>
                <w:noProof w:val="0"/>
              </w:rPr>
            </w:pPr>
            <w:proofErr w:type="spellStart"/>
            <w:r w:rsidRPr="00977EA3">
              <w:rPr>
                <w:noProof w:val="0"/>
              </w:rPr>
              <w:lastRenderedPageBreak/>
              <w:t>responsePriorityCode</w:t>
            </w:r>
            <w:proofErr w:type="spellEnd"/>
            <w:r w:rsidRPr="00977EA3">
              <w:rPr>
                <w:noProof w:val="0"/>
              </w:rPr>
              <w:t xml:space="preserve"> [1..1]</w:t>
            </w:r>
            <w:r w:rsidRPr="00977EA3">
              <w:rPr>
                <w:noProof w:val="0"/>
              </w:rPr>
              <w:br/>
            </w:r>
            <w:hyperlink r:id="rId290" w:anchor="QueryByParameter-cls" w:history="1">
              <w:proofErr w:type="spellStart"/>
              <w:r w:rsidRPr="00977EA3">
                <w:rPr>
                  <w:noProof w:val="0"/>
                </w:rPr>
                <w:t>QueryByParameter</w:t>
              </w:r>
              <w:proofErr w:type="spellEnd"/>
            </w:hyperlink>
            <w:r w:rsidRPr="00977EA3">
              <w:rPr>
                <w:noProof w:val="0"/>
              </w:rPr>
              <w:t> (</w:t>
            </w:r>
            <w:hyperlink r:id="rId291" w:anchor="dt-CS" w:history="1">
              <w:r w:rsidRPr="00977EA3">
                <w:rPr>
                  <w:noProof w:val="0"/>
                </w:rPr>
                <w:t>CS</w:t>
              </w:r>
            </w:hyperlink>
            <w:r w:rsidRPr="00977EA3">
              <w:rPr>
                <w:noProof w:val="0"/>
              </w:rPr>
              <w:t>) {</w:t>
            </w:r>
            <w:proofErr w:type="spellStart"/>
            <w:r w:rsidRPr="00977EA3">
              <w:rPr>
                <w:noProof w:val="0"/>
              </w:rPr>
              <w:t>CNE:</w:t>
            </w:r>
            <w:hyperlink r:id="rId292" w:anchor="QueryPriority" w:history="1">
              <w:r w:rsidRPr="00977EA3">
                <w:rPr>
                  <w:noProof w:val="0"/>
                </w:rPr>
                <w:t>QueryPriority</w:t>
              </w:r>
              <w:proofErr w:type="spellEnd"/>
            </w:hyperlink>
            <w:r w:rsidRPr="00977EA3">
              <w:rPr>
                <w:noProof w:val="0"/>
              </w:rPr>
              <w:t>}</w:t>
            </w:r>
          </w:p>
        </w:tc>
        <w:tc>
          <w:tcPr>
            <w:tcW w:w="4788" w:type="dxa"/>
          </w:tcPr>
          <w:p w14:paraId="2E570586" w14:textId="77777777" w:rsidR="007A1F44" w:rsidRPr="00977EA3" w:rsidRDefault="007A1F44" w:rsidP="0000031C">
            <w:pPr>
              <w:pStyle w:val="TableEntry"/>
              <w:rPr>
                <w:noProof w:val="0"/>
              </w:rPr>
            </w:pPr>
            <w:r w:rsidRPr="00977EA3">
              <w:rPr>
                <w:noProof w:val="0"/>
              </w:rPr>
              <w:t>Either “I” or “D” shall be specified. “I” (Immediate) indicates that the Responding Gateway is required to send an immediate response. “D” (Deferred) indicates the Responding Gateway is required to send a deferred response, see Section 3.55.6.2.</w:t>
            </w:r>
          </w:p>
        </w:tc>
      </w:tr>
      <w:tr w:rsidR="007A1F44" w:rsidRPr="00977EA3" w14:paraId="61813A3A" w14:textId="77777777" w:rsidTr="003462A5">
        <w:trPr>
          <w:cantSplit/>
        </w:trPr>
        <w:tc>
          <w:tcPr>
            <w:tcW w:w="4788" w:type="dxa"/>
          </w:tcPr>
          <w:p w14:paraId="31811041" w14:textId="77777777" w:rsidR="007A1F44" w:rsidRPr="00977EA3" w:rsidRDefault="007A1F44" w:rsidP="00AE2B59">
            <w:pPr>
              <w:pStyle w:val="TableEntry"/>
              <w:rPr>
                <w:noProof w:val="0"/>
              </w:rPr>
            </w:pPr>
            <w:proofErr w:type="spellStart"/>
            <w:r w:rsidRPr="00977EA3">
              <w:rPr>
                <w:noProof w:val="0"/>
              </w:rPr>
              <w:t>initialQuantity</w:t>
            </w:r>
            <w:proofErr w:type="spellEnd"/>
            <w:r w:rsidRPr="00977EA3">
              <w:rPr>
                <w:noProof w:val="0"/>
              </w:rPr>
              <w:t xml:space="preserve"> [0..1]</w:t>
            </w:r>
            <w:r w:rsidRPr="00977EA3">
              <w:rPr>
                <w:noProof w:val="0"/>
              </w:rPr>
              <w:br/>
            </w:r>
            <w:hyperlink r:id="rId293" w:anchor="QueryByParameter-cls" w:history="1">
              <w:proofErr w:type="spellStart"/>
              <w:r w:rsidRPr="00977EA3">
                <w:rPr>
                  <w:noProof w:val="0"/>
                </w:rPr>
                <w:t>QueryByParameter</w:t>
              </w:r>
              <w:proofErr w:type="spellEnd"/>
            </w:hyperlink>
            <w:r w:rsidRPr="00977EA3">
              <w:rPr>
                <w:noProof w:val="0"/>
              </w:rPr>
              <w:t> (</w:t>
            </w:r>
            <w:hyperlink r:id="rId294" w:anchor="dt-INT" w:history="1">
              <w:r w:rsidRPr="00977EA3">
                <w:rPr>
                  <w:noProof w:val="0"/>
                </w:rPr>
                <w:t>INT</w:t>
              </w:r>
            </w:hyperlink>
            <w:r w:rsidRPr="00977EA3">
              <w:rPr>
                <w:noProof w:val="0"/>
              </w:rPr>
              <w:t>)</w:t>
            </w:r>
          </w:p>
        </w:tc>
        <w:tc>
          <w:tcPr>
            <w:tcW w:w="4788" w:type="dxa"/>
          </w:tcPr>
          <w:p w14:paraId="3F595791" w14:textId="77777777" w:rsidR="007A1F44" w:rsidRPr="00977EA3" w:rsidRDefault="007A1F44" w:rsidP="00AE2B59">
            <w:pPr>
              <w:pStyle w:val="TableEntry"/>
              <w:rPr>
                <w:noProof w:val="0"/>
              </w:rPr>
            </w:pPr>
            <w:r w:rsidRPr="00977EA3">
              <w:rPr>
                <w:noProof w:val="0"/>
              </w:rPr>
              <w:t>Not supported, any value will be ignored by responder.</w:t>
            </w:r>
          </w:p>
        </w:tc>
      </w:tr>
      <w:tr w:rsidR="007A1F44" w:rsidRPr="00977EA3" w14:paraId="5C3F162C" w14:textId="77777777" w:rsidTr="003462A5">
        <w:trPr>
          <w:cantSplit/>
        </w:trPr>
        <w:tc>
          <w:tcPr>
            <w:tcW w:w="4788" w:type="dxa"/>
          </w:tcPr>
          <w:p w14:paraId="35A3BA22" w14:textId="77777777" w:rsidR="007A1F44" w:rsidRPr="00E63AF6" w:rsidRDefault="007A1F44" w:rsidP="00AE2B59">
            <w:pPr>
              <w:pStyle w:val="TableEntry"/>
              <w:rPr>
                <w:noProof w:val="0"/>
                <w:lang w:val="fr-FR"/>
                <w:rPrChange w:id="3968" w:author="Gregorio Canal" w:date="2019-05-22T14:54:00Z">
                  <w:rPr>
                    <w:noProof w:val="0"/>
                  </w:rPr>
                </w:rPrChange>
              </w:rPr>
            </w:pPr>
            <w:proofErr w:type="spellStart"/>
            <w:r w:rsidRPr="00E63AF6">
              <w:rPr>
                <w:noProof w:val="0"/>
                <w:lang w:val="fr-FR"/>
                <w:rPrChange w:id="3969" w:author="Gregorio Canal" w:date="2019-05-22T14:54:00Z">
                  <w:rPr>
                    <w:noProof w:val="0"/>
                  </w:rPr>
                </w:rPrChange>
              </w:rPr>
              <w:t>initialQuantityCode</w:t>
            </w:r>
            <w:proofErr w:type="spellEnd"/>
            <w:r w:rsidRPr="00E63AF6">
              <w:rPr>
                <w:noProof w:val="0"/>
                <w:lang w:val="fr-FR"/>
                <w:rPrChange w:id="3970" w:author="Gregorio Canal" w:date="2019-05-22T14:54:00Z">
                  <w:rPr>
                    <w:noProof w:val="0"/>
                  </w:rPr>
                </w:rPrChange>
              </w:rPr>
              <w:t xml:space="preserve"> [0..1]</w:t>
            </w:r>
            <w:r w:rsidRPr="00E63AF6">
              <w:rPr>
                <w:noProof w:val="0"/>
                <w:lang w:val="fr-FR"/>
                <w:rPrChange w:id="3971" w:author="Gregorio Canal" w:date="2019-05-22T14:54:00Z">
                  <w:rPr>
                    <w:noProof w:val="0"/>
                  </w:rPr>
                </w:rPrChange>
              </w:rPr>
              <w:br/>
            </w:r>
            <w:r w:rsidR="00E63AF6">
              <w:fldChar w:fldCharType="begin"/>
            </w:r>
            <w:r w:rsidR="00E63AF6" w:rsidRPr="00E63AF6">
              <w:rPr>
                <w:lang w:val="fr-FR"/>
                <w:rPrChange w:id="3972" w:author="Gregorio Canal" w:date="2019-05-22T14:54:00Z">
                  <w:rPr/>
                </w:rPrChange>
              </w:rPr>
              <w:instrText xml:space="preserve"> HYPERLINK "http://hl7.org/v3ballot2007may/html/infrastructure/rim/rim.htm" \l "QueryByParameter-cls" </w:instrText>
            </w:r>
            <w:r w:rsidR="00E63AF6">
              <w:fldChar w:fldCharType="separate"/>
            </w:r>
            <w:proofErr w:type="spellStart"/>
            <w:r w:rsidRPr="00E63AF6">
              <w:rPr>
                <w:noProof w:val="0"/>
                <w:lang w:val="fr-FR"/>
                <w:rPrChange w:id="3973" w:author="Gregorio Canal" w:date="2019-05-22T14:54:00Z">
                  <w:rPr>
                    <w:noProof w:val="0"/>
                  </w:rPr>
                </w:rPrChange>
              </w:rPr>
              <w:t>QueryByParameter</w:t>
            </w:r>
            <w:proofErr w:type="spellEnd"/>
            <w:r w:rsidR="00E63AF6">
              <w:rPr>
                <w:noProof w:val="0"/>
              </w:rPr>
              <w:fldChar w:fldCharType="end"/>
            </w:r>
            <w:r w:rsidRPr="00E63AF6">
              <w:rPr>
                <w:noProof w:val="0"/>
                <w:lang w:val="fr-FR"/>
                <w:rPrChange w:id="3974" w:author="Gregorio Canal" w:date="2019-05-22T14:54:00Z">
                  <w:rPr>
                    <w:noProof w:val="0"/>
                  </w:rPr>
                </w:rPrChange>
              </w:rPr>
              <w:t> (</w:t>
            </w:r>
            <w:r w:rsidR="00E63AF6">
              <w:fldChar w:fldCharType="begin"/>
            </w:r>
            <w:r w:rsidR="00E63AF6" w:rsidRPr="00E63AF6">
              <w:rPr>
                <w:lang w:val="fr-FR"/>
                <w:rPrChange w:id="3975" w:author="Gregorio Canal" w:date="2019-05-22T14:54:00Z">
                  <w:rPr/>
                </w:rPrChange>
              </w:rPr>
              <w:instrText xml:space="preserve"> HYPERLINK "http://hl7.org/v3ballot2007may/html/infrastructure/datatypes/datatypes.htm" \l "dt-CE" </w:instrText>
            </w:r>
            <w:r w:rsidR="00E63AF6">
              <w:fldChar w:fldCharType="separate"/>
            </w:r>
            <w:r w:rsidRPr="00E63AF6">
              <w:rPr>
                <w:noProof w:val="0"/>
                <w:lang w:val="fr-FR"/>
                <w:rPrChange w:id="3976" w:author="Gregorio Canal" w:date="2019-05-22T14:54:00Z">
                  <w:rPr>
                    <w:noProof w:val="0"/>
                  </w:rPr>
                </w:rPrChange>
              </w:rPr>
              <w:t>CE</w:t>
            </w:r>
            <w:r w:rsidR="00E63AF6">
              <w:rPr>
                <w:noProof w:val="0"/>
              </w:rPr>
              <w:fldChar w:fldCharType="end"/>
            </w:r>
            <w:r w:rsidRPr="00E63AF6">
              <w:rPr>
                <w:noProof w:val="0"/>
                <w:lang w:val="fr-FR"/>
                <w:rPrChange w:id="3977" w:author="Gregorio Canal" w:date="2019-05-22T14:54:00Z">
                  <w:rPr>
                    <w:noProof w:val="0"/>
                  </w:rPr>
                </w:rPrChange>
              </w:rPr>
              <w:t>) {</w:t>
            </w:r>
            <w:proofErr w:type="spellStart"/>
            <w:r w:rsidRPr="00E63AF6">
              <w:rPr>
                <w:noProof w:val="0"/>
                <w:lang w:val="fr-FR"/>
                <w:rPrChange w:id="3978" w:author="Gregorio Canal" w:date="2019-05-22T14:54:00Z">
                  <w:rPr>
                    <w:noProof w:val="0"/>
                  </w:rPr>
                </w:rPrChange>
              </w:rPr>
              <w:t>CWE:</w:t>
            </w:r>
            <w:r w:rsidR="00E63AF6">
              <w:fldChar w:fldCharType="begin"/>
            </w:r>
            <w:r w:rsidR="00E63AF6" w:rsidRPr="00E63AF6">
              <w:rPr>
                <w:lang w:val="fr-FR"/>
                <w:rPrChange w:id="3979" w:author="Gregorio Canal" w:date="2019-05-22T14:54:00Z">
                  <w:rPr/>
                </w:rPrChange>
              </w:rPr>
              <w:instrText xml:space="preserve"> HYPERLINK "http://hl7.org/v3ballot2007may/html/infrastructure/vocabulary/QueryRequestLimit.htm" \l "QueryRequestLimit" </w:instrText>
            </w:r>
            <w:r w:rsidR="00E63AF6">
              <w:fldChar w:fldCharType="separate"/>
            </w:r>
            <w:r w:rsidRPr="00E63AF6">
              <w:rPr>
                <w:noProof w:val="0"/>
                <w:lang w:val="fr-FR"/>
                <w:rPrChange w:id="3980" w:author="Gregorio Canal" w:date="2019-05-22T14:54:00Z">
                  <w:rPr>
                    <w:noProof w:val="0"/>
                  </w:rPr>
                </w:rPrChange>
              </w:rPr>
              <w:t>QueryRequestLimit</w:t>
            </w:r>
            <w:proofErr w:type="spellEnd"/>
            <w:r w:rsidR="00E63AF6">
              <w:rPr>
                <w:noProof w:val="0"/>
              </w:rPr>
              <w:fldChar w:fldCharType="end"/>
            </w:r>
            <w:r w:rsidRPr="00E63AF6">
              <w:rPr>
                <w:noProof w:val="0"/>
                <w:lang w:val="fr-FR"/>
                <w:rPrChange w:id="3981" w:author="Gregorio Canal" w:date="2019-05-22T14:54:00Z">
                  <w:rPr>
                    <w:noProof w:val="0"/>
                  </w:rPr>
                </w:rPrChange>
              </w:rPr>
              <w:t>, default="RD"}</w:t>
            </w:r>
          </w:p>
        </w:tc>
        <w:tc>
          <w:tcPr>
            <w:tcW w:w="4788" w:type="dxa"/>
          </w:tcPr>
          <w:p w14:paraId="652875E1" w14:textId="77777777" w:rsidR="007A1F44" w:rsidRPr="00977EA3" w:rsidRDefault="007A1F44" w:rsidP="00AE2B59">
            <w:pPr>
              <w:pStyle w:val="TableEntry"/>
              <w:rPr>
                <w:noProof w:val="0"/>
              </w:rPr>
            </w:pPr>
            <w:r w:rsidRPr="00977EA3">
              <w:rPr>
                <w:noProof w:val="0"/>
              </w:rPr>
              <w:t>Not supported, any value will be ignored by responder.</w:t>
            </w:r>
          </w:p>
        </w:tc>
      </w:tr>
      <w:tr w:rsidR="007A1F44" w:rsidRPr="00977EA3" w14:paraId="4837424C" w14:textId="77777777" w:rsidTr="003462A5">
        <w:trPr>
          <w:cantSplit/>
        </w:trPr>
        <w:tc>
          <w:tcPr>
            <w:tcW w:w="4788" w:type="dxa"/>
          </w:tcPr>
          <w:p w14:paraId="7B42833A" w14:textId="77777777" w:rsidR="007A1F44" w:rsidRPr="00977EA3" w:rsidRDefault="007A1F44" w:rsidP="00AE2B59">
            <w:pPr>
              <w:pStyle w:val="TableEntry"/>
              <w:rPr>
                <w:b/>
                <w:noProof w:val="0"/>
              </w:rPr>
            </w:pPr>
            <w:proofErr w:type="spellStart"/>
            <w:r w:rsidRPr="00977EA3">
              <w:rPr>
                <w:b/>
                <w:noProof w:val="0"/>
              </w:rPr>
              <w:t>MatchAlgorithm</w:t>
            </w:r>
            <w:proofErr w:type="spellEnd"/>
          </w:p>
        </w:tc>
        <w:tc>
          <w:tcPr>
            <w:tcW w:w="4788" w:type="dxa"/>
          </w:tcPr>
          <w:p w14:paraId="41B141D4" w14:textId="7255282C" w:rsidR="007A1F44" w:rsidRPr="00977EA3" w:rsidRDefault="007A1F44" w:rsidP="004D6A78">
            <w:pPr>
              <w:pStyle w:val="TableEntry"/>
              <w:rPr>
                <w:noProof w:val="0"/>
              </w:rPr>
            </w:pPr>
            <w:r w:rsidRPr="00977EA3">
              <w:rPr>
                <w:noProof w:val="0"/>
              </w:rPr>
              <w:t>This parameter conveys instructions to the Responding Gateway specifying the preferred matching algorithm to use and may be ignored</w:t>
            </w:r>
          </w:p>
        </w:tc>
      </w:tr>
      <w:tr w:rsidR="007A1F44" w:rsidRPr="00977EA3" w14:paraId="1B287051" w14:textId="77777777" w:rsidTr="003462A5">
        <w:trPr>
          <w:cantSplit/>
        </w:trPr>
        <w:tc>
          <w:tcPr>
            <w:tcW w:w="4788" w:type="dxa"/>
          </w:tcPr>
          <w:p w14:paraId="0AF7471D" w14:textId="77777777" w:rsidR="007A1F44" w:rsidRPr="00977EA3" w:rsidRDefault="007A1F44" w:rsidP="00AE2B59">
            <w:pPr>
              <w:pStyle w:val="TableEntry"/>
              <w:rPr>
                <w:noProof w:val="0"/>
              </w:rPr>
            </w:pPr>
            <w:r w:rsidRPr="00977EA3">
              <w:rPr>
                <w:noProof w:val="0"/>
              </w:rPr>
              <w:t>value [1..1]</w:t>
            </w:r>
            <w:r w:rsidRPr="00977EA3">
              <w:rPr>
                <w:noProof w:val="0"/>
              </w:rPr>
              <w:br/>
            </w:r>
            <w:hyperlink r:id="rId295" w:anchor="ParameterItem-cls" w:history="1">
              <w:proofErr w:type="spellStart"/>
              <w:r w:rsidRPr="00977EA3">
                <w:rPr>
                  <w:noProof w:val="0"/>
                </w:rPr>
                <w:t>ParameterItem</w:t>
              </w:r>
              <w:proofErr w:type="spellEnd"/>
            </w:hyperlink>
            <w:r w:rsidRPr="00977EA3">
              <w:rPr>
                <w:noProof w:val="0"/>
              </w:rPr>
              <w:t xml:space="preserve"> (ST) </w:t>
            </w:r>
          </w:p>
        </w:tc>
        <w:tc>
          <w:tcPr>
            <w:tcW w:w="4788" w:type="dxa"/>
          </w:tcPr>
          <w:p w14:paraId="4B6FCD6B" w14:textId="77777777" w:rsidR="007A1F44" w:rsidRPr="00977EA3" w:rsidRDefault="007A1F44" w:rsidP="00AE2B59">
            <w:pPr>
              <w:pStyle w:val="TableEntry"/>
              <w:rPr>
                <w:noProof w:val="0"/>
              </w:rPr>
            </w:pPr>
            <w:r w:rsidRPr="00977EA3">
              <w:rPr>
                <w:noProof w:val="0"/>
              </w:rPr>
              <w:t>The name of the algorithm</w:t>
            </w:r>
          </w:p>
        </w:tc>
      </w:tr>
      <w:tr w:rsidR="007A1F44" w:rsidRPr="00977EA3" w14:paraId="0F995DEB" w14:textId="77777777" w:rsidTr="003462A5">
        <w:trPr>
          <w:cantSplit/>
        </w:trPr>
        <w:tc>
          <w:tcPr>
            <w:tcW w:w="4788" w:type="dxa"/>
          </w:tcPr>
          <w:p w14:paraId="7969A339"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296" w:anchor="ParameterItem-cls" w:history="1">
              <w:proofErr w:type="spellStart"/>
              <w:r w:rsidRPr="00977EA3">
                <w:rPr>
                  <w:noProof w:val="0"/>
                </w:rPr>
                <w:t>ParameterItem</w:t>
              </w:r>
              <w:proofErr w:type="spellEnd"/>
            </w:hyperlink>
            <w:r w:rsidRPr="00977EA3">
              <w:rPr>
                <w:noProof w:val="0"/>
              </w:rPr>
              <w:t> (</w:t>
            </w:r>
            <w:hyperlink r:id="rId297" w:anchor="dt-ST" w:history="1">
              <w:r w:rsidRPr="00977EA3">
                <w:rPr>
                  <w:noProof w:val="0"/>
                </w:rPr>
                <w:t>ST</w:t>
              </w:r>
            </w:hyperlink>
            <w:r w:rsidRPr="00977EA3">
              <w:rPr>
                <w:noProof w:val="0"/>
              </w:rPr>
              <w:t>){default= "</w:t>
            </w:r>
            <w:proofErr w:type="spellStart"/>
            <w:r w:rsidRPr="00977EA3">
              <w:rPr>
                <w:noProof w:val="0"/>
              </w:rPr>
              <w:t>MatchAlgorithm</w:t>
            </w:r>
            <w:proofErr w:type="spellEnd"/>
            <w:r w:rsidRPr="00977EA3">
              <w:rPr>
                <w:noProof w:val="0"/>
              </w:rPr>
              <w:t>"}</w:t>
            </w:r>
          </w:p>
        </w:tc>
        <w:tc>
          <w:tcPr>
            <w:tcW w:w="4788" w:type="dxa"/>
          </w:tcPr>
          <w:p w14:paraId="64A7ACB4" w14:textId="77777777" w:rsidR="007A1F44" w:rsidRPr="00977EA3" w:rsidRDefault="007A1F44" w:rsidP="00AE2B59">
            <w:pPr>
              <w:pStyle w:val="TableEntry"/>
              <w:rPr>
                <w:noProof w:val="0"/>
              </w:rPr>
            </w:pPr>
          </w:p>
        </w:tc>
      </w:tr>
      <w:tr w:rsidR="007A1F44" w:rsidRPr="00977EA3" w14:paraId="02204780" w14:textId="77777777" w:rsidTr="003462A5">
        <w:trPr>
          <w:cantSplit/>
        </w:trPr>
        <w:tc>
          <w:tcPr>
            <w:tcW w:w="4788" w:type="dxa"/>
          </w:tcPr>
          <w:p w14:paraId="09B4C2C3" w14:textId="77777777" w:rsidR="007A1F44" w:rsidRPr="00977EA3" w:rsidRDefault="007A1F44" w:rsidP="00AE2B59">
            <w:pPr>
              <w:pStyle w:val="TableEntry"/>
              <w:rPr>
                <w:b/>
                <w:noProof w:val="0"/>
              </w:rPr>
            </w:pPr>
            <w:proofErr w:type="spellStart"/>
            <w:r w:rsidRPr="00977EA3">
              <w:rPr>
                <w:b/>
                <w:noProof w:val="0"/>
              </w:rPr>
              <w:t>MinimumDegreeMatch</w:t>
            </w:r>
            <w:proofErr w:type="spellEnd"/>
          </w:p>
        </w:tc>
        <w:tc>
          <w:tcPr>
            <w:tcW w:w="4788" w:type="dxa"/>
          </w:tcPr>
          <w:p w14:paraId="76A063C4" w14:textId="47F30CC8" w:rsidR="007A1F44" w:rsidRPr="00977EA3" w:rsidRDefault="007A1F44" w:rsidP="004D6A78">
            <w:pPr>
              <w:pStyle w:val="TableEntry"/>
              <w:rPr>
                <w:noProof w:val="0"/>
              </w:rPr>
            </w:pPr>
            <w:r w:rsidRPr="00977EA3">
              <w:rPr>
                <w:noProof w:val="0"/>
              </w:rPr>
              <w:t>This parameter conveys instructions to the Responding Gateway specifying minimum degree of match to use in filtering results and may be ignored</w:t>
            </w:r>
          </w:p>
        </w:tc>
      </w:tr>
      <w:tr w:rsidR="007A1F44" w:rsidRPr="00977EA3" w14:paraId="2BB5EA49" w14:textId="77777777" w:rsidTr="003462A5">
        <w:trPr>
          <w:cantSplit/>
        </w:trPr>
        <w:tc>
          <w:tcPr>
            <w:tcW w:w="4788" w:type="dxa"/>
          </w:tcPr>
          <w:p w14:paraId="2B639F31" w14:textId="77777777" w:rsidR="007A1F44" w:rsidRPr="00977EA3" w:rsidRDefault="007A1F44" w:rsidP="00AE2B59">
            <w:pPr>
              <w:pStyle w:val="TableEntry"/>
              <w:rPr>
                <w:noProof w:val="0"/>
              </w:rPr>
            </w:pPr>
            <w:r w:rsidRPr="00977EA3">
              <w:rPr>
                <w:noProof w:val="0"/>
              </w:rPr>
              <w:t>value [1..1]</w:t>
            </w:r>
            <w:r w:rsidRPr="00977EA3">
              <w:rPr>
                <w:noProof w:val="0"/>
              </w:rPr>
              <w:br/>
            </w:r>
            <w:hyperlink r:id="rId298" w:anchor="ParameterItem-cls" w:history="1">
              <w:proofErr w:type="spellStart"/>
              <w:r w:rsidRPr="00977EA3">
                <w:rPr>
                  <w:noProof w:val="0"/>
                </w:rPr>
                <w:t>ParameterItem</w:t>
              </w:r>
              <w:proofErr w:type="spellEnd"/>
            </w:hyperlink>
            <w:r w:rsidRPr="00977EA3">
              <w:rPr>
                <w:noProof w:val="0"/>
              </w:rPr>
              <w:t xml:space="preserve"> (INT) </w:t>
            </w:r>
          </w:p>
        </w:tc>
        <w:tc>
          <w:tcPr>
            <w:tcW w:w="4788" w:type="dxa"/>
          </w:tcPr>
          <w:p w14:paraId="27DEDC4B" w14:textId="77777777" w:rsidR="007A1F44" w:rsidRPr="00977EA3" w:rsidRDefault="007A1F44" w:rsidP="00AE2B59">
            <w:pPr>
              <w:pStyle w:val="TableEntry"/>
              <w:rPr>
                <w:noProof w:val="0"/>
              </w:rPr>
            </w:pPr>
            <w:r w:rsidRPr="00977EA3">
              <w:rPr>
                <w:noProof w:val="0"/>
              </w:rPr>
              <w:t>The numeric value of the degree of match. Shall be value between 0 and 100 .</w:t>
            </w:r>
          </w:p>
        </w:tc>
      </w:tr>
      <w:tr w:rsidR="007A1F44" w:rsidRPr="00977EA3" w14:paraId="329AC811" w14:textId="77777777" w:rsidTr="003462A5">
        <w:trPr>
          <w:cantSplit/>
        </w:trPr>
        <w:tc>
          <w:tcPr>
            <w:tcW w:w="4788" w:type="dxa"/>
          </w:tcPr>
          <w:p w14:paraId="7CE9BF78"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299" w:anchor="ParameterItem-cls" w:history="1">
              <w:proofErr w:type="spellStart"/>
              <w:r w:rsidRPr="00977EA3">
                <w:rPr>
                  <w:noProof w:val="0"/>
                </w:rPr>
                <w:t>ParameterItem</w:t>
              </w:r>
              <w:proofErr w:type="spellEnd"/>
            </w:hyperlink>
            <w:r w:rsidRPr="00977EA3">
              <w:rPr>
                <w:noProof w:val="0"/>
              </w:rPr>
              <w:t> (</w:t>
            </w:r>
            <w:hyperlink r:id="rId300" w:anchor="dt-ST" w:history="1">
              <w:r w:rsidRPr="00977EA3">
                <w:rPr>
                  <w:noProof w:val="0"/>
                </w:rPr>
                <w:t>ST</w:t>
              </w:r>
            </w:hyperlink>
            <w:r w:rsidRPr="00977EA3">
              <w:rPr>
                <w:noProof w:val="0"/>
              </w:rPr>
              <w:t>){default= "</w:t>
            </w:r>
            <w:proofErr w:type="spellStart"/>
            <w:r w:rsidRPr="00977EA3">
              <w:rPr>
                <w:noProof w:val="0"/>
              </w:rPr>
              <w:t>MinimumDegreeMatch</w:t>
            </w:r>
            <w:proofErr w:type="spellEnd"/>
            <w:r w:rsidRPr="00977EA3">
              <w:rPr>
                <w:noProof w:val="0"/>
              </w:rPr>
              <w:t>"}</w:t>
            </w:r>
          </w:p>
        </w:tc>
        <w:tc>
          <w:tcPr>
            <w:tcW w:w="4788" w:type="dxa"/>
          </w:tcPr>
          <w:p w14:paraId="2E634D57" w14:textId="77777777" w:rsidR="007A1F44" w:rsidRPr="00977EA3" w:rsidRDefault="007A1F44" w:rsidP="00AE2B59">
            <w:pPr>
              <w:pStyle w:val="TableEntry"/>
              <w:rPr>
                <w:noProof w:val="0"/>
              </w:rPr>
            </w:pPr>
          </w:p>
        </w:tc>
      </w:tr>
      <w:tr w:rsidR="007A1F44" w:rsidRPr="00977EA3" w14:paraId="584D62BF" w14:textId="77777777" w:rsidTr="003462A5">
        <w:trPr>
          <w:cantSplit/>
        </w:trPr>
        <w:tc>
          <w:tcPr>
            <w:tcW w:w="4788" w:type="dxa"/>
          </w:tcPr>
          <w:p w14:paraId="76F9F642" w14:textId="77777777" w:rsidR="007A1F44" w:rsidRPr="00977EA3" w:rsidRDefault="007A1F44" w:rsidP="00AE2B59">
            <w:pPr>
              <w:pStyle w:val="TableEntry"/>
              <w:rPr>
                <w:b/>
                <w:noProof w:val="0"/>
              </w:rPr>
            </w:pPr>
            <w:proofErr w:type="spellStart"/>
            <w:r w:rsidRPr="00977EA3">
              <w:rPr>
                <w:b/>
                <w:noProof w:val="0"/>
              </w:rPr>
              <w:t>LivingSubjectAdministrativeGender</w:t>
            </w:r>
            <w:proofErr w:type="spellEnd"/>
          </w:p>
        </w:tc>
        <w:tc>
          <w:tcPr>
            <w:tcW w:w="4788" w:type="dxa"/>
          </w:tcPr>
          <w:p w14:paraId="6E694A1E" w14:textId="77777777" w:rsidR="007A1F44" w:rsidRPr="00977EA3" w:rsidRDefault="007A1F44" w:rsidP="00AE2B59">
            <w:pPr>
              <w:pStyle w:val="TableEntry"/>
              <w:rPr>
                <w:noProof w:val="0"/>
              </w:rPr>
            </w:pPr>
            <w:r w:rsidRPr="00977EA3">
              <w:rPr>
                <w:noProof w:val="0"/>
              </w:rPr>
              <w:t>This query parameter is a code representing the administrative gender of a person in a patient registry.</w:t>
            </w:r>
          </w:p>
        </w:tc>
      </w:tr>
      <w:tr w:rsidR="007A1F44" w:rsidRPr="00977EA3" w14:paraId="7ACFBF75" w14:textId="77777777" w:rsidTr="003462A5">
        <w:trPr>
          <w:cantSplit/>
        </w:trPr>
        <w:tc>
          <w:tcPr>
            <w:tcW w:w="4788" w:type="dxa"/>
          </w:tcPr>
          <w:p w14:paraId="2BD23159" w14:textId="77777777" w:rsidR="007A1F44" w:rsidRPr="00977EA3" w:rsidRDefault="007A1F44" w:rsidP="00AE2B59">
            <w:pPr>
              <w:pStyle w:val="TableEntry"/>
              <w:rPr>
                <w:noProof w:val="0"/>
              </w:rPr>
            </w:pPr>
            <w:r w:rsidRPr="00977EA3">
              <w:rPr>
                <w:noProof w:val="0"/>
              </w:rPr>
              <w:t>value [1..1]</w:t>
            </w:r>
            <w:r w:rsidRPr="00977EA3">
              <w:rPr>
                <w:noProof w:val="0"/>
              </w:rPr>
              <w:br/>
            </w:r>
            <w:hyperlink r:id="rId301" w:anchor="ParameterItem-cls" w:history="1">
              <w:proofErr w:type="spellStart"/>
              <w:r w:rsidRPr="00977EA3">
                <w:rPr>
                  <w:noProof w:val="0"/>
                </w:rPr>
                <w:t>ParameterItem</w:t>
              </w:r>
              <w:proofErr w:type="spellEnd"/>
            </w:hyperlink>
            <w:r w:rsidRPr="00977EA3">
              <w:rPr>
                <w:noProof w:val="0"/>
              </w:rPr>
              <w:t> (</w:t>
            </w:r>
            <w:hyperlink r:id="rId302" w:anchor="dt-CE" w:history="1">
              <w:r w:rsidRPr="00977EA3">
                <w:rPr>
                  <w:noProof w:val="0"/>
                </w:rPr>
                <w:t>CE</w:t>
              </w:r>
            </w:hyperlink>
            <w:r w:rsidRPr="00977EA3">
              <w:rPr>
                <w:noProof w:val="0"/>
              </w:rPr>
              <w:t>) {</w:t>
            </w:r>
            <w:proofErr w:type="spellStart"/>
            <w:r w:rsidRPr="00977EA3">
              <w:rPr>
                <w:noProof w:val="0"/>
              </w:rPr>
              <w:t>CWE:</w:t>
            </w:r>
            <w:hyperlink r:id="rId303" w:anchor="AdministrativeGender" w:history="1">
              <w:r w:rsidRPr="00977EA3">
                <w:rPr>
                  <w:noProof w:val="0"/>
                </w:rPr>
                <w:t>AdministrativeGender</w:t>
              </w:r>
              <w:proofErr w:type="spellEnd"/>
            </w:hyperlink>
            <w:r w:rsidRPr="00977EA3">
              <w:rPr>
                <w:noProof w:val="0"/>
              </w:rPr>
              <w:t>}</w:t>
            </w:r>
          </w:p>
        </w:tc>
        <w:tc>
          <w:tcPr>
            <w:tcW w:w="4788" w:type="dxa"/>
          </w:tcPr>
          <w:p w14:paraId="39BBF5C1" w14:textId="77777777" w:rsidR="007A1F44" w:rsidRPr="00977EA3" w:rsidRDefault="007A1F44" w:rsidP="00AE2B59">
            <w:pPr>
              <w:pStyle w:val="TableEntry"/>
              <w:rPr>
                <w:noProof w:val="0"/>
              </w:rPr>
            </w:pPr>
          </w:p>
        </w:tc>
      </w:tr>
      <w:tr w:rsidR="007A1F44" w:rsidRPr="00977EA3" w14:paraId="30FD29D5" w14:textId="77777777" w:rsidTr="003462A5">
        <w:trPr>
          <w:cantSplit/>
        </w:trPr>
        <w:tc>
          <w:tcPr>
            <w:tcW w:w="4788" w:type="dxa"/>
          </w:tcPr>
          <w:p w14:paraId="0EF0DD40"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304" w:anchor="ParameterItem-cls" w:history="1">
              <w:proofErr w:type="spellStart"/>
              <w:r w:rsidRPr="00977EA3">
                <w:rPr>
                  <w:noProof w:val="0"/>
                </w:rPr>
                <w:t>ParameterItem</w:t>
              </w:r>
              <w:proofErr w:type="spellEnd"/>
            </w:hyperlink>
            <w:r w:rsidRPr="00977EA3">
              <w:rPr>
                <w:noProof w:val="0"/>
              </w:rPr>
              <w:t> (</w:t>
            </w:r>
            <w:hyperlink r:id="rId305" w:anchor="dt-ST" w:history="1">
              <w:r w:rsidRPr="00977EA3">
                <w:rPr>
                  <w:noProof w:val="0"/>
                </w:rPr>
                <w:t>ST</w:t>
              </w:r>
            </w:hyperlink>
            <w:r w:rsidRPr="00977EA3">
              <w:rPr>
                <w:noProof w:val="0"/>
              </w:rPr>
              <w:t>){default= "</w:t>
            </w:r>
            <w:proofErr w:type="spellStart"/>
            <w:r w:rsidRPr="00977EA3">
              <w:rPr>
                <w:noProof w:val="0"/>
              </w:rPr>
              <w:t>LivingSubject.administrativeGender</w:t>
            </w:r>
            <w:proofErr w:type="spellEnd"/>
            <w:r w:rsidRPr="00977EA3">
              <w:rPr>
                <w:noProof w:val="0"/>
              </w:rPr>
              <w:t>"}</w:t>
            </w:r>
          </w:p>
        </w:tc>
        <w:tc>
          <w:tcPr>
            <w:tcW w:w="4788" w:type="dxa"/>
          </w:tcPr>
          <w:p w14:paraId="49648989" w14:textId="77777777" w:rsidR="007A1F44" w:rsidRPr="00977EA3" w:rsidRDefault="007A1F44" w:rsidP="00AE2B59">
            <w:pPr>
              <w:pStyle w:val="TableEntry"/>
              <w:rPr>
                <w:noProof w:val="0"/>
              </w:rPr>
            </w:pPr>
          </w:p>
        </w:tc>
      </w:tr>
      <w:tr w:rsidR="007A1F44" w:rsidRPr="00977EA3" w14:paraId="41AE555E" w14:textId="77777777" w:rsidTr="003462A5">
        <w:trPr>
          <w:cantSplit/>
        </w:trPr>
        <w:tc>
          <w:tcPr>
            <w:tcW w:w="4788" w:type="dxa"/>
          </w:tcPr>
          <w:p w14:paraId="7B3A9AC8" w14:textId="77777777" w:rsidR="007A1F44" w:rsidRPr="00977EA3" w:rsidRDefault="007A1F44" w:rsidP="00AE2B59">
            <w:pPr>
              <w:pStyle w:val="TableEntry"/>
              <w:rPr>
                <w:b/>
                <w:noProof w:val="0"/>
              </w:rPr>
            </w:pPr>
            <w:proofErr w:type="spellStart"/>
            <w:r w:rsidRPr="00977EA3">
              <w:rPr>
                <w:b/>
                <w:noProof w:val="0"/>
              </w:rPr>
              <w:t>LivingSubjectBirthTime</w:t>
            </w:r>
            <w:proofErr w:type="spellEnd"/>
          </w:p>
        </w:tc>
        <w:tc>
          <w:tcPr>
            <w:tcW w:w="4788" w:type="dxa"/>
          </w:tcPr>
          <w:p w14:paraId="1250D2A9" w14:textId="77777777" w:rsidR="007A1F44" w:rsidRPr="00977EA3" w:rsidRDefault="007A1F44" w:rsidP="00AE2B59">
            <w:pPr>
              <w:pStyle w:val="TableEntry"/>
              <w:rPr>
                <w:noProof w:val="0"/>
              </w:rPr>
            </w:pPr>
            <w:r w:rsidRPr="00977EA3">
              <w:rPr>
                <w:noProof w:val="0"/>
              </w:rPr>
              <w:t xml:space="preserve">This query parameter is the birth date of a living subject. </w:t>
            </w:r>
          </w:p>
        </w:tc>
      </w:tr>
      <w:tr w:rsidR="007A1F44" w:rsidRPr="00977EA3" w14:paraId="2F72D41F" w14:textId="77777777" w:rsidTr="003462A5">
        <w:trPr>
          <w:cantSplit/>
        </w:trPr>
        <w:tc>
          <w:tcPr>
            <w:tcW w:w="4788" w:type="dxa"/>
          </w:tcPr>
          <w:p w14:paraId="580DC4EC" w14:textId="77777777" w:rsidR="007A1F44" w:rsidRPr="00977EA3" w:rsidRDefault="007A1F44" w:rsidP="00AE2B59">
            <w:pPr>
              <w:pStyle w:val="TableEntry"/>
              <w:rPr>
                <w:noProof w:val="0"/>
              </w:rPr>
            </w:pPr>
            <w:r w:rsidRPr="00977EA3">
              <w:rPr>
                <w:noProof w:val="0"/>
              </w:rPr>
              <w:t>value [1..1]</w:t>
            </w:r>
            <w:r w:rsidRPr="00977EA3">
              <w:rPr>
                <w:noProof w:val="0"/>
              </w:rPr>
              <w:br/>
            </w:r>
            <w:hyperlink r:id="rId306" w:anchor="ParameterItem-cls" w:history="1">
              <w:proofErr w:type="spellStart"/>
              <w:r w:rsidRPr="00977EA3">
                <w:rPr>
                  <w:noProof w:val="0"/>
                </w:rPr>
                <w:t>ParameterItem</w:t>
              </w:r>
              <w:proofErr w:type="spellEnd"/>
            </w:hyperlink>
            <w:r w:rsidRPr="00977EA3">
              <w:rPr>
                <w:noProof w:val="0"/>
              </w:rPr>
              <w:t> (</w:t>
            </w:r>
            <w:hyperlink r:id="rId307" w:anchor="dt-IVL" w:history="1">
              <w:r w:rsidRPr="00977EA3">
                <w:rPr>
                  <w:noProof w:val="0"/>
                </w:rPr>
                <w:t>IVL</w:t>
              </w:r>
            </w:hyperlink>
            <w:r w:rsidRPr="00977EA3">
              <w:rPr>
                <w:noProof w:val="0"/>
              </w:rPr>
              <w:t>&lt;</w:t>
            </w:r>
            <w:hyperlink r:id="rId308" w:anchor="dt-TS" w:history="1">
              <w:r w:rsidRPr="00977EA3">
                <w:rPr>
                  <w:noProof w:val="0"/>
                </w:rPr>
                <w:t>TS</w:t>
              </w:r>
            </w:hyperlink>
            <w:r w:rsidRPr="00977EA3">
              <w:rPr>
                <w:noProof w:val="0"/>
              </w:rPr>
              <w:t>&gt;)</w:t>
            </w:r>
          </w:p>
        </w:tc>
        <w:tc>
          <w:tcPr>
            <w:tcW w:w="4788" w:type="dxa"/>
          </w:tcPr>
          <w:p w14:paraId="23488068" w14:textId="77777777" w:rsidR="007A1F44" w:rsidRPr="00977EA3" w:rsidRDefault="007A1F44" w:rsidP="00AE2B59">
            <w:pPr>
              <w:pStyle w:val="TableEntry"/>
              <w:rPr>
                <w:noProof w:val="0"/>
              </w:rPr>
            </w:pPr>
            <w:r w:rsidRPr="00977EA3">
              <w:rPr>
                <w:noProof w:val="0"/>
              </w:rPr>
              <w:t>A date or date range. This parameter can convey an exact moment (e.g., January 1, 1960 @ 03:00:00 EST), an approximate date (e.g., January 1960), or even a range of dates (e.g., December 1, 1959 through March 31, 1960).</w:t>
            </w:r>
          </w:p>
        </w:tc>
      </w:tr>
      <w:tr w:rsidR="007A1F44" w:rsidRPr="00977EA3" w14:paraId="4846274A" w14:textId="77777777" w:rsidTr="003462A5">
        <w:trPr>
          <w:cantSplit/>
        </w:trPr>
        <w:tc>
          <w:tcPr>
            <w:tcW w:w="4788" w:type="dxa"/>
          </w:tcPr>
          <w:p w14:paraId="634087E5"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309" w:anchor="ParameterItem-cls" w:history="1">
              <w:proofErr w:type="spellStart"/>
              <w:r w:rsidRPr="00977EA3">
                <w:rPr>
                  <w:noProof w:val="0"/>
                </w:rPr>
                <w:t>ParameterItem</w:t>
              </w:r>
              <w:proofErr w:type="spellEnd"/>
            </w:hyperlink>
            <w:r w:rsidRPr="00977EA3">
              <w:rPr>
                <w:noProof w:val="0"/>
              </w:rPr>
              <w:t> (</w:t>
            </w:r>
            <w:hyperlink r:id="rId310" w:anchor="dt-ST" w:history="1">
              <w:r w:rsidRPr="00977EA3">
                <w:rPr>
                  <w:noProof w:val="0"/>
                </w:rPr>
                <w:t>ST</w:t>
              </w:r>
            </w:hyperlink>
            <w:r w:rsidRPr="00977EA3">
              <w:rPr>
                <w:noProof w:val="0"/>
              </w:rPr>
              <w:t>){default= "</w:t>
            </w:r>
            <w:proofErr w:type="spellStart"/>
            <w:r w:rsidRPr="00977EA3">
              <w:rPr>
                <w:noProof w:val="0"/>
              </w:rPr>
              <w:t>LivingSubject.birthTime</w:t>
            </w:r>
            <w:proofErr w:type="spellEnd"/>
            <w:r w:rsidRPr="00977EA3">
              <w:rPr>
                <w:noProof w:val="0"/>
              </w:rPr>
              <w:t>"}</w:t>
            </w:r>
          </w:p>
        </w:tc>
        <w:tc>
          <w:tcPr>
            <w:tcW w:w="4788" w:type="dxa"/>
          </w:tcPr>
          <w:p w14:paraId="3DAA45D7" w14:textId="77777777" w:rsidR="007A1F44" w:rsidRPr="00977EA3" w:rsidRDefault="007A1F44" w:rsidP="00AE2B59">
            <w:pPr>
              <w:pStyle w:val="TableEntry"/>
              <w:rPr>
                <w:noProof w:val="0"/>
              </w:rPr>
            </w:pPr>
          </w:p>
        </w:tc>
      </w:tr>
      <w:tr w:rsidR="007A1F44" w:rsidRPr="00977EA3" w14:paraId="6F992616" w14:textId="77777777" w:rsidTr="003462A5">
        <w:trPr>
          <w:cantSplit/>
        </w:trPr>
        <w:tc>
          <w:tcPr>
            <w:tcW w:w="4788" w:type="dxa"/>
          </w:tcPr>
          <w:p w14:paraId="465E2816" w14:textId="77777777" w:rsidR="007A1F44" w:rsidRPr="00977EA3" w:rsidRDefault="007A1F44" w:rsidP="00AE2B59">
            <w:pPr>
              <w:pStyle w:val="TableEntry"/>
              <w:rPr>
                <w:b/>
                <w:noProof w:val="0"/>
              </w:rPr>
            </w:pPr>
            <w:proofErr w:type="spellStart"/>
            <w:r w:rsidRPr="00977EA3">
              <w:rPr>
                <w:b/>
                <w:noProof w:val="0"/>
              </w:rPr>
              <w:t>LivingSubjectId</w:t>
            </w:r>
            <w:proofErr w:type="spellEnd"/>
          </w:p>
        </w:tc>
        <w:tc>
          <w:tcPr>
            <w:tcW w:w="4788" w:type="dxa"/>
          </w:tcPr>
          <w:p w14:paraId="2534A48B" w14:textId="77777777" w:rsidR="007A1F44" w:rsidRPr="00977EA3" w:rsidRDefault="007A1F44" w:rsidP="00AE2B59">
            <w:pPr>
              <w:pStyle w:val="TableEntry"/>
              <w:rPr>
                <w:noProof w:val="0"/>
              </w:rPr>
            </w:pPr>
          </w:p>
        </w:tc>
      </w:tr>
      <w:tr w:rsidR="007A1F44" w:rsidRPr="00977EA3" w14:paraId="19817AB6" w14:textId="77777777" w:rsidTr="003462A5">
        <w:trPr>
          <w:cantSplit/>
        </w:trPr>
        <w:tc>
          <w:tcPr>
            <w:tcW w:w="4788" w:type="dxa"/>
          </w:tcPr>
          <w:p w14:paraId="6156FFAB" w14:textId="77777777" w:rsidR="007A1F44" w:rsidRPr="00977EA3" w:rsidRDefault="007A1F44" w:rsidP="00AE2B59">
            <w:pPr>
              <w:pStyle w:val="TableEntry"/>
              <w:rPr>
                <w:noProof w:val="0"/>
              </w:rPr>
            </w:pPr>
            <w:r w:rsidRPr="00977EA3">
              <w:rPr>
                <w:noProof w:val="0"/>
              </w:rPr>
              <w:t>value [1..*] (M)</w:t>
            </w:r>
            <w:r w:rsidRPr="00977EA3">
              <w:rPr>
                <w:noProof w:val="0"/>
              </w:rPr>
              <w:br/>
            </w:r>
            <w:hyperlink r:id="rId311" w:anchor="ParameterItem-cls" w:history="1">
              <w:proofErr w:type="spellStart"/>
              <w:r w:rsidRPr="00977EA3">
                <w:rPr>
                  <w:noProof w:val="0"/>
                </w:rPr>
                <w:t>ParameterItem</w:t>
              </w:r>
              <w:proofErr w:type="spellEnd"/>
            </w:hyperlink>
            <w:r w:rsidRPr="00977EA3">
              <w:rPr>
                <w:noProof w:val="0"/>
              </w:rPr>
              <w:t> (</w:t>
            </w:r>
            <w:hyperlink r:id="rId312" w:anchor="dt-II" w:history="1">
              <w:r w:rsidRPr="00977EA3">
                <w:rPr>
                  <w:noProof w:val="0"/>
                </w:rPr>
                <w:t>II</w:t>
              </w:r>
            </w:hyperlink>
            <w:r w:rsidRPr="00977EA3">
              <w:rPr>
                <w:noProof w:val="0"/>
              </w:rPr>
              <w:t>)</w:t>
            </w:r>
          </w:p>
        </w:tc>
        <w:tc>
          <w:tcPr>
            <w:tcW w:w="4788" w:type="dxa"/>
          </w:tcPr>
          <w:p w14:paraId="619B2FB1" w14:textId="77777777" w:rsidR="007A1F44" w:rsidRPr="00977EA3" w:rsidRDefault="007A1F44" w:rsidP="0000031C">
            <w:pPr>
              <w:pStyle w:val="TableEntry"/>
              <w:rPr>
                <w:noProof w:val="0"/>
              </w:rPr>
            </w:pPr>
            <w:r w:rsidRPr="00977EA3">
              <w:rPr>
                <w:noProof w:val="0"/>
              </w:rPr>
              <w:t xml:space="preserve">A patient identifier, used to assist in finding a match for the query and, when so designated by the Initiating Gateway, used by the Responding Gateway in a XCA Cross Gateway Query directed to the Community designated by the </w:t>
            </w:r>
            <w:proofErr w:type="spellStart"/>
            <w:r w:rsidRPr="00977EA3">
              <w:rPr>
                <w:noProof w:val="0"/>
              </w:rPr>
              <w:t>homeCommunityId</w:t>
            </w:r>
            <w:proofErr w:type="spellEnd"/>
            <w:r w:rsidRPr="00977EA3">
              <w:rPr>
                <w:noProof w:val="0"/>
              </w:rPr>
              <w:t xml:space="preserve"> value specified in the Control Act Wrapper – see </w:t>
            </w:r>
            <w:r w:rsidR="00292B01" w:rsidRPr="00977EA3">
              <w:rPr>
                <w:noProof w:val="0"/>
              </w:rPr>
              <w:t>Section</w:t>
            </w:r>
            <w:r w:rsidRPr="00977EA3">
              <w:rPr>
                <w:noProof w:val="0"/>
              </w:rPr>
              <w:t xml:space="preserve"> 3.55.4.1.2.4.</w:t>
            </w:r>
          </w:p>
        </w:tc>
      </w:tr>
      <w:tr w:rsidR="007A1F44" w:rsidRPr="00977EA3" w14:paraId="5B703FC8" w14:textId="77777777" w:rsidTr="003462A5">
        <w:trPr>
          <w:cantSplit/>
        </w:trPr>
        <w:tc>
          <w:tcPr>
            <w:tcW w:w="4788" w:type="dxa"/>
          </w:tcPr>
          <w:p w14:paraId="174D50B1"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313" w:anchor="ParameterItem-cls" w:history="1">
              <w:proofErr w:type="spellStart"/>
              <w:r w:rsidRPr="00977EA3">
                <w:rPr>
                  <w:noProof w:val="0"/>
                </w:rPr>
                <w:t>ParameterItem</w:t>
              </w:r>
              <w:proofErr w:type="spellEnd"/>
            </w:hyperlink>
            <w:r w:rsidRPr="00977EA3">
              <w:rPr>
                <w:noProof w:val="0"/>
              </w:rPr>
              <w:t> (</w:t>
            </w:r>
            <w:hyperlink r:id="rId314" w:anchor="dt-ST" w:history="1">
              <w:r w:rsidRPr="00977EA3">
                <w:rPr>
                  <w:noProof w:val="0"/>
                </w:rPr>
                <w:t>ST</w:t>
              </w:r>
            </w:hyperlink>
            <w:r w:rsidRPr="00977EA3">
              <w:rPr>
                <w:noProof w:val="0"/>
              </w:rPr>
              <w:t>){default= "LivingSubject.id"}</w:t>
            </w:r>
          </w:p>
        </w:tc>
        <w:tc>
          <w:tcPr>
            <w:tcW w:w="4788" w:type="dxa"/>
          </w:tcPr>
          <w:p w14:paraId="0C1D4F1A" w14:textId="77777777" w:rsidR="007A1F44" w:rsidRPr="00977EA3" w:rsidRDefault="007A1F44" w:rsidP="00AE2B59">
            <w:pPr>
              <w:pStyle w:val="TableEntry"/>
              <w:rPr>
                <w:noProof w:val="0"/>
              </w:rPr>
            </w:pPr>
          </w:p>
        </w:tc>
      </w:tr>
      <w:tr w:rsidR="007A1F44" w:rsidRPr="00977EA3" w14:paraId="67E8566F" w14:textId="77777777" w:rsidTr="003462A5">
        <w:trPr>
          <w:cantSplit/>
        </w:trPr>
        <w:tc>
          <w:tcPr>
            <w:tcW w:w="4788" w:type="dxa"/>
          </w:tcPr>
          <w:p w14:paraId="7C4BC35B" w14:textId="77777777" w:rsidR="007A1F44" w:rsidRPr="00977EA3" w:rsidRDefault="007A1F44" w:rsidP="00AE2B59">
            <w:pPr>
              <w:pStyle w:val="TableEntry"/>
              <w:rPr>
                <w:b/>
                <w:noProof w:val="0"/>
              </w:rPr>
            </w:pPr>
            <w:proofErr w:type="spellStart"/>
            <w:r w:rsidRPr="00977EA3">
              <w:rPr>
                <w:b/>
                <w:noProof w:val="0"/>
              </w:rPr>
              <w:lastRenderedPageBreak/>
              <w:t>LivingSubjectName</w:t>
            </w:r>
            <w:proofErr w:type="spellEnd"/>
          </w:p>
        </w:tc>
        <w:tc>
          <w:tcPr>
            <w:tcW w:w="4788" w:type="dxa"/>
          </w:tcPr>
          <w:p w14:paraId="019262E3" w14:textId="77777777" w:rsidR="007A1F44" w:rsidRPr="00977EA3" w:rsidRDefault="007A1F44" w:rsidP="00AE2B59">
            <w:pPr>
              <w:pStyle w:val="TableEntry"/>
              <w:rPr>
                <w:noProof w:val="0"/>
              </w:rPr>
            </w:pPr>
            <w:r w:rsidRPr="00977EA3">
              <w:rPr>
                <w:noProof w:val="0"/>
              </w:rPr>
              <w:t xml:space="preserve">This query parameter is the name of a person. If multiple instances of </w:t>
            </w:r>
            <w:proofErr w:type="spellStart"/>
            <w:r w:rsidRPr="00977EA3">
              <w:rPr>
                <w:noProof w:val="0"/>
              </w:rPr>
              <w:t>LivingSubjectName</w:t>
            </w:r>
            <w:proofErr w:type="spellEnd"/>
            <w:r w:rsidRPr="00977EA3">
              <w:rPr>
                <w:noProof w:val="0"/>
              </w:rPr>
              <w:t xml:space="preserve"> are provided, the receiver must consider them as possible alternatives, logically connected with an "or".</w:t>
            </w:r>
          </w:p>
        </w:tc>
      </w:tr>
      <w:tr w:rsidR="007A1F44" w:rsidRPr="00977EA3" w14:paraId="7AF8B5AF" w14:textId="77777777" w:rsidTr="003462A5">
        <w:trPr>
          <w:cantSplit/>
        </w:trPr>
        <w:tc>
          <w:tcPr>
            <w:tcW w:w="4788" w:type="dxa"/>
          </w:tcPr>
          <w:p w14:paraId="5748D477" w14:textId="77777777" w:rsidR="007A1F44" w:rsidRPr="00977EA3" w:rsidRDefault="007A1F44" w:rsidP="00AE2B59">
            <w:pPr>
              <w:pStyle w:val="TableEntry"/>
              <w:rPr>
                <w:noProof w:val="0"/>
              </w:rPr>
            </w:pPr>
            <w:r w:rsidRPr="00977EA3">
              <w:rPr>
                <w:noProof w:val="0"/>
              </w:rPr>
              <w:t>value [1..1]</w:t>
            </w:r>
            <w:r w:rsidRPr="00977EA3">
              <w:rPr>
                <w:noProof w:val="0"/>
              </w:rPr>
              <w:br/>
            </w:r>
            <w:hyperlink r:id="rId315" w:anchor="ParameterItem-cls" w:history="1">
              <w:proofErr w:type="spellStart"/>
              <w:r w:rsidRPr="00977EA3">
                <w:rPr>
                  <w:noProof w:val="0"/>
                </w:rPr>
                <w:t>ParameterItem</w:t>
              </w:r>
              <w:proofErr w:type="spellEnd"/>
            </w:hyperlink>
            <w:r w:rsidRPr="00977EA3">
              <w:rPr>
                <w:noProof w:val="0"/>
              </w:rPr>
              <w:t xml:space="preserve"> (PN) </w:t>
            </w:r>
          </w:p>
        </w:tc>
        <w:tc>
          <w:tcPr>
            <w:tcW w:w="4788" w:type="dxa"/>
          </w:tcPr>
          <w:p w14:paraId="200BAD01" w14:textId="77777777" w:rsidR="007A1F44" w:rsidRPr="00977EA3" w:rsidRDefault="007A1F44" w:rsidP="00AE2B59">
            <w:pPr>
              <w:pStyle w:val="TableEntry"/>
              <w:rPr>
                <w:noProof w:val="0"/>
              </w:rPr>
            </w:pPr>
            <w:r w:rsidRPr="00977EA3">
              <w:rPr>
                <w:noProof w:val="0"/>
              </w:rPr>
              <w:t>Only one instance of the value element is allowed. Only some of the name parts may be populated. If, for example, only the family and given name parts of a person's name are sent, then the query would match all persons with that family name and given name regardless of their initials. The use attribute of the value element shall not be set to "SRCH".</w:t>
            </w:r>
          </w:p>
        </w:tc>
      </w:tr>
      <w:tr w:rsidR="007A1F44" w:rsidRPr="00977EA3" w14:paraId="01499982" w14:textId="77777777" w:rsidTr="003462A5">
        <w:trPr>
          <w:cantSplit/>
        </w:trPr>
        <w:tc>
          <w:tcPr>
            <w:tcW w:w="4788" w:type="dxa"/>
          </w:tcPr>
          <w:p w14:paraId="325EEEDD"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316" w:anchor="ParameterItem-cls" w:history="1">
              <w:proofErr w:type="spellStart"/>
              <w:r w:rsidRPr="00977EA3">
                <w:rPr>
                  <w:noProof w:val="0"/>
                </w:rPr>
                <w:t>ParameterItem</w:t>
              </w:r>
              <w:proofErr w:type="spellEnd"/>
            </w:hyperlink>
            <w:r w:rsidRPr="00977EA3">
              <w:rPr>
                <w:noProof w:val="0"/>
              </w:rPr>
              <w:t> (</w:t>
            </w:r>
            <w:hyperlink r:id="rId317" w:anchor="dt-ST" w:history="1">
              <w:r w:rsidRPr="00977EA3">
                <w:rPr>
                  <w:noProof w:val="0"/>
                </w:rPr>
                <w:t>ST</w:t>
              </w:r>
            </w:hyperlink>
            <w:r w:rsidRPr="00977EA3">
              <w:rPr>
                <w:noProof w:val="0"/>
              </w:rPr>
              <w:t>){default= "LivingSubject.name"}</w:t>
            </w:r>
          </w:p>
        </w:tc>
        <w:tc>
          <w:tcPr>
            <w:tcW w:w="4788" w:type="dxa"/>
          </w:tcPr>
          <w:p w14:paraId="7EFE6A86" w14:textId="77777777" w:rsidR="007A1F44" w:rsidRPr="00977EA3" w:rsidRDefault="007A1F44" w:rsidP="00AE2B59">
            <w:pPr>
              <w:pStyle w:val="TableEntry"/>
              <w:rPr>
                <w:noProof w:val="0"/>
              </w:rPr>
            </w:pPr>
          </w:p>
        </w:tc>
      </w:tr>
      <w:tr w:rsidR="007A1F44" w:rsidRPr="00977EA3" w14:paraId="1EBF946F" w14:textId="77777777" w:rsidTr="003462A5">
        <w:trPr>
          <w:cantSplit/>
        </w:trPr>
        <w:tc>
          <w:tcPr>
            <w:tcW w:w="4788" w:type="dxa"/>
          </w:tcPr>
          <w:p w14:paraId="7F92C965" w14:textId="77777777" w:rsidR="007A1F44" w:rsidRPr="00977EA3" w:rsidRDefault="007A1F44" w:rsidP="00AE2B59">
            <w:pPr>
              <w:pStyle w:val="TableEntry"/>
              <w:rPr>
                <w:b/>
                <w:noProof w:val="0"/>
              </w:rPr>
            </w:pPr>
            <w:proofErr w:type="spellStart"/>
            <w:r w:rsidRPr="00977EA3">
              <w:rPr>
                <w:b/>
                <w:noProof w:val="0"/>
              </w:rPr>
              <w:t>PatientAddress</w:t>
            </w:r>
            <w:proofErr w:type="spellEnd"/>
          </w:p>
        </w:tc>
        <w:tc>
          <w:tcPr>
            <w:tcW w:w="4788" w:type="dxa"/>
          </w:tcPr>
          <w:p w14:paraId="3D45183C" w14:textId="77777777" w:rsidR="007A1F44" w:rsidRPr="00977EA3" w:rsidRDefault="007A1F44" w:rsidP="00AE2B59">
            <w:pPr>
              <w:pStyle w:val="TableEntry"/>
              <w:rPr>
                <w:noProof w:val="0"/>
              </w:rPr>
            </w:pPr>
            <w:r w:rsidRPr="00977EA3">
              <w:rPr>
                <w:noProof w:val="0"/>
              </w:rPr>
              <w:t xml:space="preserve">This query parameter is a postal address for corresponding with a patient. There shall be only a single </w:t>
            </w:r>
            <w:proofErr w:type="spellStart"/>
            <w:r w:rsidRPr="00977EA3">
              <w:rPr>
                <w:noProof w:val="0"/>
              </w:rPr>
              <w:t>PatientAddress</w:t>
            </w:r>
            <w:proofErr w:type="spellEnd"/>
            <w:r w:rsidRPr="00977EA3">
              <w:rPr>
                <w:noProof w:val="0"/>
              </w:rPr>
              <w:t xml:space="preserve"> element.</w:t>
            </w:r>
          </w:p>
        </w:tc>
      </w:tr>
      <w:tr w:rsidR="007A1F44" w:rsidRPr="00977EA3" w14:paraId="728F6EC2" w14:textId="77777777" w:rsidTr="003462A5">
        <w:trPr>
          <w:cantSplit/>
        </w:trPr>
        <w:tc>
          <w:tcPr>
            <w:tcW w:w="4788" w:type="dxa"/>
          </w:tcPr>
          <w:p w14:paraId="36AE299C" w14:textId="77777777" w:rsidR="007A1F44" w:rsidRPr="00977EA3" w:rsidRDefault="007A1F44" w:rsidP="00AE2B59">
            <w:pPr>
              <w:pStyle w:val="TableEntry"/>
              <w:rPr>
                <w:noProof w:val="0"/>
              </w:rPr>
            </w:pPr>
            <w:r w:rsidRPr="00977EA3">
              <w:rPr>
                <w:noProof w:val="0"/>
              </w:rPr>
              <w:t>value [1..*]</w:t>
            </w:r>
            <w:r w:rsidRPr="00977EA3">
              <w:rPr>
                <w:noProof w:val="0"/>
              </w:rPr>
              <w:br/>
            </w:r>
            <w:hyperlink r:id="rId318" w:anchor="ParameterItem-cls" w:history="1">
              <w:proofErr w:type="spellStart"/>
              <w:r w:rsidRPr="00977EA3">
                <w:rPr>
                  <w:noProof w:val="0"/>
                </w:rPr>
                <w:t>ParameterItem</w:t>
              </w:r>
              <w:proofErr w:type="spellEnd"/>
            </w:hyperlink>
            <w:r w:rsidRPr="00977EA3">
              <w:rPr>
                <w:noProof w:val="0"/>
              </w:rPr>
              <w:t> (</w:t>
            </w:r>
            <w:hyperlink r:id="rId319" w:anchor="dt-II" w:history="1">
              <w:r w:rsidRPr="00977EA3">
                <w:rPr>
                  <w:noProof w:val="0"/>
                </w:rPr>
                <w:t>AD</w:t>
              </w:r>
            </w:hyperlink>
            <w:r w:rsidRPr="00977EA3">
              <w:rPr>
                <w:noProof w:val="0"/>
              </w:rPr>
              <w:t xml:space="preserve">) </w:t>
            </w:r>
          </w:p>
        </w:tc>
        <w:tc>
          <w:tcPr>
            <w:tcW w:w="4788" w:type="dxa"/>
          </w:tcPr>
          <w:p w14:paraId="527F23DB" w14:textId="77777777" w:rsidR="007A1F44" w:rsidRPr="00977EA3" w:rsidRDefault="007A1F44" w:rsidP="00AE2B59">
            <w:pPr>
              <w:pStyle w:val="TableEntry"/>
              <w:rPr>
                <w:noProof w:val="0"/>
              </w:rPr>
            </w:pPr>
            <w:r w:rsidRPr="00977EA3">
              <w:rPr>
                <w:noProof w:val="0"/>
              </w:rPr>
              <w:t>Multiple instances of the value element within a Patient Address may be specified and are combined with OR logic.</w:t>
            </w:r>
          </w:p>
        </w:tc>
      </w:tr>
      <w:tr w:rsidR="007A1F44" w:rsidRPr="00977EA3" w14:paraId="1A1E68EC" w14:textId="77777777" w:rsidTr="003462A5">
        <w:trPr>
          <w:cantSplit/>
        </w:trPr>
        <w:tc>
          <w:tcPr>
            <w:tcW w:w="4788" w:type="dxa"/>
          </w:tcPr>
          <w:p w14:paraId="0398FF64"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320" w:anchor="ParameterItem-cls" w:history="1">
              <w:proofErr w:type="spellStart"/>
              <w:r w:rsidRPr="00977EA3">
                <w:rPr>
                  <w:noProof w:val="0"/>
                </w:rPr>
                <w:t>ParameterItem</w:t>
              </w:r>
              <w:proofErr w:type="spellEnd"/>
            </w:hyperlink>
            <w:r w:rsidRPr="00977EA3">
              <w:rPr>
                <w:noProof w:val="0"/>
              </w:rPr>
              <w:t> (</w:t>
            </w:r>
            <w:hyperlink r:id="rId321" w:anchor="dt-ST" w:history="1">
              <w:r w:rsidRPr="00977EA3">
                <w:rPr>
                  <w:noProof w:val="0"/>
                </w:rPr>
                <w:t>ST</w:t>
              </w:r>
            </w:hyperlink>
            <w:r w:rsidRPr="00977EA3">
              <w:rPr>
                <w:noProof w:val="0"/>
              </w:rPr>
              <w:t>){default= "</w:t>
            </w:r>
            <w:proofErr w:type="spellStart"/>
            <w:r w:rsidRPr="00977EA3">
              <w:rPr>
                <w:noProof w:val="0"/>
              </w:rPr>
              <w:t>Patient.addr</w:t>
            </w:r>
            <w:proofErr w:type="spellEnd"/>
            <w:r w:rsidRPr="00977EA3">
              <w:rPr>
                <w:noProof w:val="0"/>
              </w:rPr>
              <w:t>"}</w:t>
            </w:r>
          </w:p>
        </w:tc>
        <w:tc>
          <w:tcPr>
            <w:tcW w:w="4788" w:type="dxa"/>
          </w:tcPr>
          <w:p w14:paraId="1F8A5CFF" w14:textId="77777777" w:rsidR="007A1F44" w:rsidRPr="00977EA3" w:rsidRDefault="007A1F44" w:rsidP="00AE2B59">
            <w:pPr>
              <w:pStyle w:val="TableEntry"/>
              <w:rPr>
                <w:noProof w:val="0"/>
              </w:rPr>
            </w:pPr>
          </w:p>
        </w:tc>
      </w:tr>
      <w:tr w:rsidR="007A1F44" w:rsidRPr="00977EA3" w14:paraId="1DC53510" w14:textId="77777777" w:rsidTr="003462A5">
        <w:trPr>
          <w:cantSplit/>
        </w:trPr>
        <w:tc>
          <w:tcPr>
            <w:tcW w:w="4788" w:type="dxa"/>
          </w:tcPr>
          <w:p w14:paraId="1BABE7C0" w14:textId="77777777" w:rsidR="007A1F44" w:rsidRPr="00977EA3" w:rsidRDefault="007A1F44" w:rsidP="00AE2B59">
            <w:pPr>
              <w:pStyle w:val="TableEntry"/>
              <w:rPr>
                <w:b/>
                <w:noProof w:val="0"/>
              </w:rPr>
            </w:pPr>
            <w:proofErr w:type="spellStart"/>
            <w:r w:rsidRPr="00977EA3">
              <w:rPr>
                <w:b/>
                <w:noProof w:val="0"/>
              </w:rPr>
              <w:t>LivingSubjectBirthPlaceAddress</w:t>
            </w:r>
            <w:proofErr w:type="spellEnd"/>
            <w:r w:rsidRPr="00977EA3">
              <w:rPr>
                <w:b/>
                <w:noProof w:val="0"/>
              </w:rPr>
              <w:t xml:space="preserve"> </w:t>
            </w:r>
          </w:p>
        </w:tc>
        <w:tc>
          <w:tcPr>
            <w:tcW w:w="4788" w:type="dxa"/>
          </w:tcPr>
          <w:p w14:paraId="2CE66534" w14:textId="523E249B" w:rsidR="007A1F44" w:rsidRPr="00977EA3" w:rsidRDefault="007A1F44" w:rsidP="00AE2B59">
            <w:pPr>
              <w:pStyle w:val="TableEntry"/>
              <w:rPr>
                <w:noProof w:val="0"/>
              </w:rPr>
            </w:pPr>
            <w:r w:rsidRPr="00977EA3">
              <w:rPr>
                <w:noProof w:val="0"/>
              </w:rPr>
              <w:t>This query parameter is a patient's birthplace represented as an address</w:t>
            </w:r>
            <w:r w:rsidR="00952DDA" w:rsidRPr="00977EA3">
              <w:rPr>
                <w:noProof w:val="0"/>
              </w:rPr>
              <w:t xml:space="preserve"> </w:t>
            </w:r>
          </w:p>
        </w:tc>
      </w:tr>
      <w:tr w:rsidR="007A1F44" w:rsidRPr="00977EA3" w14:paraId="652A67D8" w14:textId="77777777" w:rsidTr="003462A5">
        <w:trPr>
          <w:cantSplit/>
        </w:trPr>
        <w:tc>
          <w:tcPr>
            <w:tcW w:w="4788" w:type="dxa"/>
          </w:tcPr>
          <w:p w14:paraId="319170FE" w14:textId="77777777" w:rsidR="007A1F44" w:rsidRPr="00977EA3" w:rsidRDefault="007A1F44" w:rsidP="00AE2B59">
            <w:pPr>
              <w:pStyle w:val="TableEntry"/>
              <w:rPr>
                <w:noProof w:val="0"/>
              </w:rPr>
            </w:pPr>
            <w:r w:rsidRPr="00977EA3">
              <w:rPr>
                <w:noProof w:val="0"/>
              </w:rPr>
              <w:t>value [1..*]</w:t>
            </w:r>
            <w:r w:rsidRPr="00977EA3">
              <w:rPr>
                <w:noProof w:val="0"/>
              </w:rPr>
              <w:br/>
            </w:r>
            <w:proofErr w:type="spellStart"/>
            <w:r w:rsidRPr="00977EA3">
              <w:rPr>
                <w:noProof w:val="0"/>
              </w:rPr>
              <w:t>ParameterItem</w:t>
            </w:r>
            <w:proofErr w:type="spellEnd"/>
            <w:r w:rsidRPr="00977EA3">
              <w:rPr>
                <w:noProof w:val="0"/>
              </w:rPr>
              <w:t xml:space="preserve"> (SET&lt;AD&gt;)</w:t>
            </w:r>
          </w:p>
        </w:tc>
        <w:tc>
          <w:tcPr>
            <w:tcW w:w="4788" w:type="dxa"/>
          </w:tcPr>
          <w:p w14:paraId="33A8935F" w14:textId="77777777" w:rsidR="007A1F44" w:rsidRPr="00977EA3" w:rsidRDefault="007A1F44" w:rsidP="00AE2B59">
            <w:pPr>
              <w:pStyle w:val="TableEntry"/>
              <w:rPr>
                <w:noProof w:val="0"/>
              </w:rPr>
            </w:pPr>
          </w:p>
        </w:tc>
      </w:tr>
      <w:tr w:rsidR="007A1F44" w:rsidRPr="00977EA3" w14:paraId="5890142A" w14:textId="77777777" w:rsidTr="003462A5">
        <w:trPr>
          <w:cantSplit/>
        </w:trPr>
        <w:tc>
          <w:tcPr>
            <w:tcW w:w="4788" w:type="dxa"/>
          </w:tcPr>
          <w:p w14:paraId="26DEBC7C"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proofErr w:type="spellStart"/>
            <w:r w:rsidRPr="00977EA3">
              <w:rPr>
                <w:noProof w:val="0"/>
              </w:rPr>
              <w:t>ParameterItem</w:t>
            </w:r>
            <w:proofErr w:type="spellEnd"/>
            <w:r w:rsidRPr="00977EA3">
              <w:rPr>
                <w:noProof w:val="0"/>
              </w:rPr>
              <w:t xml:space="preserve"> (ST){default= "</w:t>
            </w:r>
            <w:proofErr w:type="spellStart"/>
            <w:r w:rsidRPr="00977EA3">
              <w:rPr>
                <w:noProof w:val="0"/>
              </w:rPr>
              <w:t>LivingSubject.BirthPlace.Addr</w:t>
            </w:r>
            <w:proofErr w:type="spellEnd"/>
            <w:r w:rsidRPr="00977EA3">
              <w:rPr>
                <w:noProof w:val="0"/>
              </w:rPr>
              <w:t>"}</w:t>
            </w:r>
          </w:p>
        </w:tc>
        <w:tc>
          <w:tcPr>
            <w:tcW w:w="4788" w:type="dxa"/>
          </w:tcPr>
          <w:p w14:paraId="49F1B3EB" w14:textId="77777777" w:rsidR="007A1F44" w:rsidRPr="00977EA3" w:rsidRDefault="007A1F44" w:rsidP="00AE2B59">
            <w:pPr>
              <w:pStyle w:val="TableEntry"/>
              <w:rPr>
                <w:noProof w:val="0"/>
              </w:rPr>
            </w:pPr>
          </w:p>
        </w:tc>
      </w:tr>
      <w:tr w:rsidR="007A1F44" w:rsidRPr="00977EA3" w14:paraId="6E50F9B4" w14:textId="77777777" w:rsidTr="003462A5">
        <w:trPr>
          <w:cantSplit/>
        </w:trPr>
        <w:tc>
          <w:tcPr>
            <w:tcW w:w="4788" w:type="dxa"/>
          </w:tcPr>
          <w:p w14:paraId="2A626846" w14:textId="77777777" w:rsidR="007A1F44" w:rsidRPr="00977EA3" w:rsidRDefault="007A1F44" w:rsidP="00AE2B59">
            <w:pPr>
              <w:pStyle w:val="TableEntry"/>
              <w:rPr>
                <w:b/>
                <w:noProof w:val="0"/>
              </w:rPr>
            </w:pPr>
            <w:proofErr w:type="spellStart"/>
            <w:r w:rsidRPr="00977EA3">
              <w:rPr>
                <w:b/>
                <w:noProof w:val="0"/>
              </w:rPr>
              <w:t>LivingSubjectBirthPlaceName</w:t>
            </w:r>
            <w:proofErr w:type="spellEnd"/>
          </w:p>
        </w:tc>
        <w:tc>
          <w:tcPr>
            <w:tcW w:w="4788" w:type="dxa"/>
          </w:tcPr>
          <w:p w14:paraId="1C47172E" w14:textId="350F20E1" w:rsidR="007A1F44" w:rsidRPr="00977EA3" w:rsidRDefault="007A1F44" w:rsidP="00AE2B59">
            <w:pPr>
              <w:pStyle w:val="TableEntry"/>
              <w:rPr>
                <w:noProof w:val="0"/>
              </w:rPr>
            </w:pPr>
            <w:r w:rsidRPr="00977EA3">
              <w:rPr>
                <w:noProof w:val="0"/>
              </w:rPr>
              <w:t>This query parameter is a patient's birthplace represented as a place name</w:t>
            </w:r>
            <w:r w:rsidR="00952DDA" w:rsidRPr="00977EA3">
              <w:rPr>
                <w:noProof w:val="0"/>
              </w:rPr>
              <w:t xml:space="preserve"> </w:t>
            </w:r>
          </w:p>
        </w:tc>
      </w:tr>
      <w:tr w:rsidR="007A1F44" w:rsidRPr="00977EA3" w14:paraId="0B419D0D" w14:textId="77777777" w:rsidTr="003462A5">
        <w:trPr>
          <w:cantSplit/>
        </w:trPr>
        <w:tc>
          <w:tcPr>
            <w:tcW w:w="4788" w:type="dxa"/>
          </w:tcPr>
          <w:p w14:paraId="33885EDC" w14:textId="77777777" w:rsidR="007A1F44" w:rsidRPr="00977EA3" w:rsidRDefault="007A1F44" w:rsidP="00AE2B59">
            <w:pPr>
              <w:pStyle w:val="TableEntry"/>
              <w:rPr>
                <w:noProof w:val="0"/>
              </w:rPr>
            </w:pPr>
            <w:r w:rsidRPr="00977EA3">
              <w:rPr>
                <w:noProof w:val="0"/>
              </w:rPr>
              <w:t>value [1..*]</w:t>
            </w:r>
            <w:r w:rsidRPr="00977EA3">
              <w:rPr>
                <w:noProof w:val="0"/>
              </w:rPr>
              <w:br/>
            </w:r>
            <w:proofErr w:type="spellStart"/>
            <w:r w:rsidRPr="00977EA3">
              <w:rPr>
                <w:noProof w:val="0"/>
              </w:rPr>
              <w:t>ParameterItem</w:t>
            </w:r>
            <w:proofErr w:type="spellEnd"/>
            <w:r w:rsidRPr="00977EA3">
              <w:rPr>
                <w:noProof w:val="0"/>
              </w:rPr>
              <w:t xml:space="preserve"> (SET&lt;EN&gt;)</w:t>
            </w:r>
          </w:p>
        </w:tc>
        <w:tc>
          <w:tcPr>
            <w:tcW w:w="4788" w:type="dxa"/>
          </w:tcPr>
          <w:p w14:paraId="11ABEA21" w14:textId="77777777" w:rsidR="007A1F44" w:rsidRPr="00977EA3" w:rsidRDefault="007A1F44" w:rsidP="00AE2B59">
            <w:pPr>
              <w:pStyle w:val="TableEntry"/>
              <w:rPr>
                <w:noProof w:val="0"/>
              </w:rPr>
            </w:pPr>
          </w:p>
        </w:tc>
      </w:tr>
      <w:tr w:rsidR="007A1F44" w:rsidRPr="00977EA3" w14:paraId="29EFECE4" w14:textId="77777777" w:rsidTr="003462A5">
        <w:trPr>
          <w:cantSplit/>
        </w:trPr>
        <w:tc>
          <w:tcPr>
            <w:tcW w:w="4788" w:type="dxa"/>
          </w:tcPr>
          <w:p w14:paraId="6F32C3E0"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proofErr w:type="spellStart"/>
            <w:r w:rsidRPr="00977EA3">
              <w:rPr>
                <w:noProof w:val="0"/>
              </w:rPr>
              <w:t>ParameterItem</w:t>
            </w:r>
            <w:proofErr w:type="spellEnd"/>
            <w:r w:rsidRPr="00977EA3">
              <w:rPr>
                <w:noProof w:val="0"/>
              </w:rPr>
              <w:t xml:space="preserve"> (ST){default= "</w:t>
            </w:r>
            <w:proofErr w:type="spellStart"/>
            <w:r w:rsidRPr="00977EA3">
              <w:rPr>
                <w:noProof w:val="0"/>
              </w:rPr>
              <w:t>LivingSubject.BirthPlace.Place.Name</w:t>
            </w:r>
            <w:proofErr w:type="spellEnd"/>
            <w:r w:rsidRPr="00977EA3">
              <w:rPr>
                <w:noProof w:val="0"/>
              </w:rPr>
              <w:t>"}</w:t>
            </w:r>
          </w:p>
        </w:tc>
        <w:tc>
          <w:tcPr>
            <w:tcW w:w="4788" w:type="dxa"/>
          </w:tcPr>
          <w:p w14:paraId="09916582" w14:textId="77777777" w:rsidR="007A1F44" w:rsidRPr="00977EA3" w:rsidRDefault="007A1F44" w:rsidP="00AE2B59">
            <w:pPr>
              <w:pStyle w:val="TableEntry"/>
              <w:rPr>
                <w:noProof w:val="0"/>
              </w:rPr>
            </w:pPr>
          </w:p>
        </w:tc>
      </w:tr>
      <w:tr w:rsidR="007A1F44" w:rsidRPr="00977EA3" w14:paraId="24745DE1" w14:textId="77777777" w:rsidTr="003462A5">
        <w:trPr>
          <w:cantSplit/>
        </w:trPr>
        <w:tc>
          <w:tcPr>
            <w:tcW w:w="4788" w:type="dxa"/>
          </w:tcPr>
          <w:p w14:paraId="745FB74C" w14:textId="77777777" w:rsidR="007A1F44" w:rsidRPr="00977EA3" w:rsidRDefault="007A1F44" w:rsidP="00AE2B59">
            <w:pPr>
              <w:pStyle w:val="TableEntry"/>
              <w:rPr>
                <w:noProof w:val="0"/>
              </w:rPr>
            </w:pPr>
            <w:proofErr w:type="spellStart"/>
            <w:r w:rsidRPr="00977EA3">
              <w:rPr>
                <w:rStyle w:val="Enfasigrassetto"/>
                <w:bCs/>
                <w:noProof w:val="0"/>
              </w:rPr>
              <w:t>PrincipalCareProviderId</w:t>
            </w:r>
            <w:proofErr w:type="spellEnd"/>
          </w:p>
        </w:tc>
        <w:tc>
          <w:tcPr>
            <w:tcW w:w="4788" w:type="dxa"/>
          </w:tcPr>
          <w:p w14:paraId="1707E1F6" w14:textId="77777777" w:rsidR="007A1F44" w:rsidRPr="00977EA3" w:rsidRDefault="007A1F44" w:rsidP="00AE2B59">
            <w:pPr>
              <w:pStyle w:val="TableEntry"/>
              <w:rPr>
                <w:noProof w:val="0"/>
              </w:rPr>
            </w:pPr>
            <w:r w:rsidRPr="00977EA3">
              <w:rPr>
                <w:noProof w:val="0"/>
              </w:rPr>
              <w:t xml:space="preserve">This query parameter is the care provider identifier of a person who has been assigned as the principal care provider of this patient. The requestor may specify multiple </w:t>
            </w:r>
            <w:proofErr w:type="spellStart"/>
            <w:r w:rsidRPr="00977EA3">
              <w:rPr>
                <w:noProof w:val="0"/>
              </w:rPr>
              <w:t>PrincipalCareProviderId</w:t>
            </w:r>
            <w:proofErr w:type="spellEnd"/>
            <w:r w:rsidRPr="00977EA3">
              <w:rPr>
                <w:noProof w:val="0"/>
              </w:rPr>
              <w:t xml:space="preserve"> elements which responder shall consider as possible alternatives, logically connected with an "or".</w:t>
            </w:r>
          </w:p>
        </w:tc>
      </w:tr>
      <w:tr w:rsidR="007A1F44" w:rsidRPr="00977EA3" w14:paraId="74168C35" w14:textId="77777777" w:rsidTr="003462A5">
        <w:trPr>
          <w:cantSplit/>
        </w:trPr>
        <w:tc>
          <w:tcPr>
            <w:tcW w:w="4788" w:type="dxa"/>
          </w:tcPr>
          <w:p w14:paraId="1F424D78" w14:textId="77777777" w:rsidR="007A1F44" w:rsidRPr="00977EA3" w:rsidRDefault="007A1F44" w:rsidP="00AE2B59">
            <w:pPr>
              <w:pStyle w:val="TableEntry"/>
              <w:rPr>
                <w:noProof w:val="0"/>
              </w:rPr>
            </w:pPr>
            <w:r w:rsidRPr="00977EA3">
              <w:rPr>
                <w:noProof w:val="0"/>
              </w:rPr>
              <w:t>value [1..1]</w:t>
            </w:r>
            <w:r w:rsidRPr="00977EA3">
              <w:rPr>
                <w:noProof w:val="0"/>
              </w:rPr>
              <w:br/>
            </w:r>
            <w:proofErr w:type="spellStart"/>
            <w:r w:rsidRPr="00977EA3">
              <w:rPr>
                <w:noProof w:val="0"/>
              </w:rPr>
              <w:t>ParameterItem</w:t>
            </w:r>
            <w:proofErr w:type="spellEnd"/>
            <w:r w:rsidRPr="00977EA3">
              <w:rPr>
                <w:noProof w:val="0"/>
              </w:rPr>
              <w:t xml:space="preserve"> (II)</w:t>
            </w:r>
          </w:p>
        </w:tc>
        <w:tc>
          <w:tcPr>
            <w:tcW w:w="4788" w:type="dxa"/>
          </w:tcPr>
          <w:p w14:paraId="4DA2A812" w14:textId="77777777" w:rsidR="007A1F44" w:rsidRPr="00977EA3" w:rsidRDefault="007A1F44" w:rsidP="00AE2B59">
            <w:pPr>
              <w:pStyle w:val="TableEntry"/>
              <w:rPr>
                <w:noProof w:val="0"/>
              </w:rPr>
            </w:pPr>
            <w:r w:rsidRPr="00977EA3">
              <w:rPr>
                <w:noProof w:val="0"/>
              </w:rPr>
              <w:t>There shall have only one id in the “value” attribute.</w:t>
            </w:r>
          </w:p>
        </w:tc>
      </w:tr>
      <w:tr w:rsidR="007A1F44" w:rsidRPr="00977EA3" w14:paraId="2F01A344" w14:textId="77777777" w:rsidTr="003462A5">
        <w:trPr>
          <w:cantSplit/>
        </w:trPr>
        <w:tc>
          <w:tcPr>
            <w:tcW w:w="4788" w:type="dxa"/>
          </w:tcPr>
          <w:p w14:paraId="200DCD02"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proofErr w:type="spellStart"/>
            <w:r w:rsidRPr="00977EA3">
              <w:rPr>
                <w:noProof w:val="0"/>
              </w:rPr>
              <w:t>ParameterItem</w:t>
            </w:r>
            <w:proofErr w:type="spellEnd"/>
            <w:r w:rsidRPr="00977EA3">
              <w:rPr>
                <w:noProof w:val="0"/>
              </w:rPr>
              <w:t xml:space="preserve"> (ST){default= "AssignedProvider.id"}</w:t>
            </w:r>
          </w:p>
        </w:tc>
        <w:tc>
          <w:tcPr>
            <w:tcW w:w="4788" w:type="dxa"/>
          </w:tcPr>
          <w:p w14:paraId="4C7E9407" w14:textId="77777777" w:rsidR="007A1F44" w:rsidRPr="00977EA3" w:rsidRDefault="007A1F44" w:rsidP="00AE2B59">
            <w:pPr>
              <w:pStyle w:val="TableEntry"/>
              <w:rPr>
                <w:noProof w:val="0"/>
              </w:rPr>
            </w:pPr>
          </w:p>
        </w:tc>
      </w:tr>
      <w:tr w:rsidR="007A1F44" w:rsidRPr="00977EA3" w14:paraId="5BC65C66" w14:textId="77777777" w:rsidTr="003462A5">
        <w:trPr>
          <w:cantSplit/>
        </w:trPr>
        <w:tc>
          <w:tcPr>
            <w:tcW w:w="4788" w:type="dxa"/>
          </w:tcPr>
          <w:p w14:paraId="6CE12F8F" w14:textId="77777777" w:rsidR="007A1F44" w:rsidRPr="00977EA3" w:rsidRDefault="007A1F44" w:rsidP="00AE2B59">
            <w:pPr>
              <w:pStyle w:val="TableEntry"/>
              <w:rPr>
                <w:b/>
                <w:noProof w:val="0"/>
              </w:rPr>
            </w:pPr>
            <w:proofErr w:type="spellStart"/>
            <w:r w:rsidRPr="00977EA3">
              <w:rPr>
                <w:b/>
                <w:noProof w:val="0"/>
              </w:rPr>
              <w:lastRenderedPageBreak/>
              <w:t>MothersMaidenName</w:t>
            </w:r>
            <w:proofErr w:type="spellEnd"/>
          </w:p>
        </w:tc>
        <w:tc>
          <w:tcPr>
            <w:tcW w:w="4788" w:type="dxa"/>
          </w:tcPr>
          <w:p w14:paraId="15EA6236" w14:textId="77777777" w:rsidR="007A1F44" w:rsidRPr="00977EA3" w:rsidRDefault="007A1F44" w:rsidP="00AE2B59">
            <w:pPr>
              <w:pStyle w:val="TableEntry"/>
              <w:rPr>
                <w:noProof w:val="0"/>
              </w:rPr>
            </w:pPr>
            <w:r w:rsidRPr="00977EA3">
              <w:rPr>
                <w:noProof w:val="0"/>
              </w:rPr>
              <w:t xml:space="preserve">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w:t>
            </w:r>
            <w:proofErr w:type="spellStart"/>
            <w:r w:rsidRPr="00977EA3">
              <w:rPr>
                <w:noProof w:val="0"/>
              </w:rPr>
              <w:t>EntityNamePartQualifier</w:t>
            </w:r>
            <w:proofErr w:type="spellEnd"/>
            <w:r w:rsidRPr="00977EA3">
              <w:rPr>
                <w:noProof w:val="0"/>
              </w:rPr>
              <w:t xml:space="preserve"> of "birth" for the person who is the player in a </w:t>
            </w:r>
            <w:proofErr w:type="spellStart"/>
            <w:r w:rsidRPr="00977EA3">
              <w:rPr>
                <w:noProof w:val="0"/>
              </w:rPr>
              <w:t>PersonalRelationship</w:t>
            </w:r>
            <w:proofErr w:type="spellEnd"/>
            <w:r w:rsidRPr="00977EA3">
              <w:rPr>
                <w:noProof w:val="0"/>
              </w:rPr>
              <w:t xml:space="preserve"> of type of "mother" to the focal person. </w:t>
            </w:r>
          </w:p>
        </w:tc>
      </w:tr>
      <w:tr w:rsidR="007A1F44" w:rsidRPr="00977EA3" w14:paraId="143B9D8D" w14:textId="77777777" w:rsidTr="003462A5">
        <w:trPr>
          <w:cantSplit/>
        </w:trPr>
        <w:tc>
          <w:tcPr>
            <w:tcW w:w="4788" w:type="dxa"/>
          </w:tcPr>
          <w:p w14:paraId="63D3AA64" w14:textId="77777777" w:rsidR="007A1F44" w:rsidRPr="00977EA3" w:rsidRDefault="007A1F44" w:rsidP="00AE2B59">
            <w:pPr>
              <w:pStyle w:val="TableEntry"/>
              <w:rPr>
                <w:noProof w:val="0"/>
              </w:rPr>
            </w:pPr>
            <w:r w:rsidRPr="00977EA3">
              <w:rPr>
                <w:noProof w:val="0"/>
              </w:rPr>
              <w:t>value [1..1]</w:t>
            </w:r>
            <w:r w:rsidRPr="00977EA3">
              <w:rPr>
                <w:noProof w:val="0"/>
              </w:rPr>
              <w:br/>
            </w:r>
            <w:hyperlink r:id="rId322" w:anchor="ParameterItem-cls" w:history="1">
              <w:proofErr w:type="spellStart"/>
              <w:r w:rsidRPr="00977EA3">
                <w:rPr>
                  <w:rStyle w:val="Collegamentoipertestuale"/>
                  <w:noProof w:val="0"/>
                  <w:szCs w:val="16"/>
                </w:rPr>
                <w:t>ParameterItem</w:t>
              </w:r>
              <w:proofErr w:type="spellEnd"/>
            </w:hyperlink>
            <w:r w:rsidRPr="00977EA3">
              <w:rPr>
                <w:noProof w:val="0"/>
              </w:rPr>
              <w:t> (</w:t>
            </w:r>
            <w:hyperlink r:id="rId323" w:anchor="dt-PN" w:history="1">
              <w:r w:rsidRPr="00977EA3">
                <w:rPr>
                  <w:rStyle w:val="Collegamentoipertestuale"/>
                  <w:noProof w:val="0"/>
                  <w:szCs w:val="16"/>
                </w:rPr>
                <w:t>PN</w:t>
              </w:r>
            </w:hyperlink>
            <w:r w:rsidRPr="00977EA3">
              <w:rPr>
                <w:noProof w:val="0"/>
              </w:rPr>
              <w:t>)</w:t>
            </w:r>
          </w:p>
        </w:tc>
        <w:tc>
          <w:tcPr>
            <w:tcW w:w="4788" w:type="dxa"/>
          </w:tcPr>
          <w:p w14:paraId="4A3CA966" w14:textId="77777777" w:rsidR="007A1F44" w:rsidRPr="00977EA3" w:rsidRDefault="007A1F44" w:rsidP="00AE2B59">
            <w:pPr>
              <w:pStyle w:val="TableEntry"/>
              <w:rPr>
                <w:noProof w:val="0"/>
              </w:rPr>
            </w:pPr>
            <w:r w:rsidRPr="00977EA3">
              <w:rPr>
                <w:noProof w:val="0"/>
              </w:rPr>
              <w:t>A person name. In this case it may consist of only the given name part, the family name part, or both.</w:t>
            </w:r>
          </w:p>
        </w:tc>
      </w:tr>
      <w:tr w:rsidR="007A1F44" w:rsidRPr="00977EA3" w14:paraId="346755AC" w14:textId="77777777" w:rsidTr="003462A5">
        <w:trPr>
          <w:cantSplit/>
        </w:trPr>
        <w:tc>
          <w:tcPr>
            <w:tcW w:w="4788" w:type="dxa"/>
          </w:tcPr>
          <w:p w14:paraId="4E17E87D"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324" w:anchor="ParameterItem-cls" w:history="1">
              <w:proofErr w:type="spellStart"/>
              <w:r w:rsidRPr="00977EA3">
                <w:rPr>
                  <w:rStyle w:val="Collegamentoipertestuale"/>
                  <w:noProof w:val="0"/>
                  <w:szCs w:val="16"/>
                </w:rPr>
                <w:t>ParameterItem</w:t>
              </w:r>
              <w:proofErr w:type="spellEnd"/>
            </w:hyperlink>
            <w:r w:rsidRPr="00977EA3">
              <w:rPr>
                <w:noProof w:val="0"/>
              </w:rPr>
              <w:t> (</w:t>
            </w:r>
            <w:hyperlink r:id="rId325" w:anchor="dt-ST" w:history="1">
              <w:r w:rsidRPr="00977EA3">
                <w:rPr>
                  <w:rStyle w:val="Collegamentoipertestuale"/>
                  <w:noProof w:val="0"/>
                  <w:szCs w:val="16"/>
                </w:rPr>
                <w:t>ST</w:t>
              </w:r>
            </w:hyperlink>
            <w:r w:rsidRPr="00977EA3">
              <w:rPr>
                <w:noProof w:val="0"/>
              </w:rPr>
              <w:t>){default= "</w:t>
            </w:r>
            <w:proofErr w:type="spellStart"/>
            <w:r w:rsidRPr="00977EA3">
              <w:rPr>
                <w:noProof w:val="0"/>
              </w:rPr>
              <w:t>Person.MothersMaidenName</w:t>
            </w:r>
            <w:proofErr w:type="spellEnd"/>
            <w:r w:rsidRPr="00977EA3">
              <w:rPr>
                <w:noProof w:val="0"/>
              </w:rPr>
              <w:t>"}</w:t>
            </w:r>
          </w:p>
        </w:tc>
        <w:tc>
          <w:tcPr>
            <w:tcW w:w="4788" w:type="dxa"/>
          </w:tcPr>
          <w:p w14:paraId="063EDB15" w14:textId="77777777" w:rsidR="007A1F44" w:rsidRPr="00977EA3" w:rsidRDefault="007A1F44" w:rsidP="00AE2B59">
            <w:pPr>
              <w:pStyle w:val="TableEntry"/>
              <w:rPr>
                <w:noProof w:val="0"/>
              </w:rPr>
            </w:pPr>
          </w:p>
        </w:tc>
      </w:tr>
      <w:tr w:rsidR="007A1F44" w:rsidRPr="00977EA3" w14:paraId="0C734A53" w14:textId="77777777" w:rsidTr="003462A5">
        <w:trPr>
          <w:cantSplit/>
        </w:trPr>
        <w:tc>
          <w:tcPr>
            <w:tcW w:w="4788" w:type="dxa"/>
          </w:tcPr>
          <w:p w14:paraId="7B4E854B" w14:textId="77777777" w:rsidR="007A1F44" w:rsidRPr="00977EA3" w:rsidRDefault="007A1F44" w:rsidP="00AE2B59">
            <w:pPr>
              <w:pStyle w:val="TableEntry"/>
              <w:rPr>
                <w:b/>
                <w:noProof w:val="0"/>
              </w:rPr>
            </w:pPr>
            <w:proofErr w:type="spellStart"/>
            <w:r w:rsidRPr="00977EA3">
              <w:rPr>
                <w:b/>
                <w:noProof w:val="0"/>
              </w:rPr>
              <w:t>PatientTelecom</w:t>
            </w:r>
            <w:proofErr w:type="spellEnd"/>
          </w:p>
        </w:tc>
        <w:tc>
          <w:tcPr>
            <w:tcW w:w="4788" w:type="dxa"/>
          </w:tcPr>
          <w:p w14:paraId="0E5C77F9" w14:textId="77777777" w:rsidR="007A1F44" w:rsidRPr="00977EA3" w:rsidRDefault="007A1F44" w:rsidP="00AE2B59">
            <w:pPr>
              <w:pStyle w:val="TableEntry"/>
              <w:rPr>
                <w:noProof w:val="0"/>
              </w:rPr>
            </w:pPr>
            <w:r w:rsidRPr="00977EA3">
              <w:rPr>
                <w:noProof w:val="0"/>
              </w:rPr>
              <w:t xml:space="preserve">This query parameter is a telecommunications address for communicating with a living subject in the context of the target patient registry. It could be a telephone number, fax number or even an email address. There shall be only a single </w:t>
            </w:r>
            <w:proofErr w:type="spellStart"/>
            <w:r w:rsidRPr="00977EA3">
              <w:rPr>
                <w:noProof w:val="0"/>
              </w:rPr>
              <w:t>PatientTelecom</w:t>
            </w:r>
            <w:proofErr w:type="spellEnd"/>
            <w:r w:rsidRPr="00977EA3">
              <w:rPr>
                <w:noProof w:val="0"/>
              </w:rPr>
              <w:t xml:space="preserve"> element.</w:t>
            </w:r>
          </w:p>
        </w:tc>
      </w:tr>
      <w:tr w:rsidR="007A1F44" w:rsidRPr="00977EA3" w14:paraId="25E4CD17" w14:textId="77777777" w:rsidTr="003462A5">
        <w:trPr>
          <w:cantSplit/>
        </w:trPr>
        <w:tc>
          <w:tcPr>
            <w:tcW w:w="4788" w:type="dxa"/>
          </w:tcPr>
          <w:p w14:paraId="3DF714D7" w14:textId="77777777" w:rsidR="007A1F44" w:rsidRPr="00977EA3" w:rsidRDefault="007A1F44" w:rsidP="00AE2B59">
            <w:pPr>
              <w:pStyle w:val="TableEntry"/>
              <w:rPr>
                <w:noProof w:val="0"/>
              </w:rPr>
            </w:pPr>
            <w:r w:rsidRPr="00977EA3">
              <w:rPr>
                <w:noProof w:val="0"/>
              </w:rPr>
              <w:t>value [1..*]</w:t>
            </w:r>
            <w:r w:rsidRPr="00977EA3">
              <w:rPr>
                <w:noProof w:val="0"/>
              </w:rPr>
              <w:br/>
            </w:r>
            <w:hyperlink r:id="rId326" w:anchor="ParameterItem-cls" w:history="1">
              <w:proofErr w:type="spellStart"/>
              <w:r w:rsidRPr="00977EA3">
                <w:rPr>
                  <w:rStyle w:val="Collegamentoipertestuale"/>
                  <w:noProof w:val="0"/>
                  <w:szCs w:val="16"/>
                </w:rPr>
                <w:t>ParameterItem</w:t>
              </w:r>
              <w:proofErr w:type="spellEnd"/>
            </w:hyperlink>
            <w:r w:rsidRPr="00977EA3">
              <w:rPr>
                <w:noProof w:val="0"/>
              </w:rPr>
              <w:t> (</w:t>
            </w:r>
            <w:hyperlink r:id="rId327" w:anchor="dt-TEL" w:history="1">
              <w:r w:rsidRPr="00977EA3">
                <w:rPr>
                  <w:rStyle w:val="Collegamentoipertestuale"/>
                  <w:noProof w:val="0"/>
                  <w:szCs w:val="16"/>
                </w:rPr>
                <w:t>TEL</w:t>
              </w:r>
            </w:hyperlink>
            <w:r w:rsidRPr="00977EA3">
              <w:rPr>
                <w:noProof w:val="0"/>
              </w:rPr>
              <w:t>)</w:t>
            </w:r>
          </w:p>
        </w:tc>
        <w:tc>
          <w:tcPr>
            <w:tcW w:w="4788" w:type="dxa"/>
          </w:tcPr>
          <w:p w14:paraId="4AE748E8" w14:textId="77777777" w:rsidR="007A1F44" w:rsidRPr="00977EA3" w:rsidRDefault="007A1F44" w:rsidP="00AE2B59">
            <w:pPr>
              <w:pStyle w:val="TableEntry"/>
              <w:rPr>
                <w:noProof w:val="0"/>
              </w:rPr>
            </w:pPr>
            <w:r w:rsidRPr="00977EA3">
              <w:rPr>
                <w:noProof w:val="0"/>
              </w:rPr>
              <w:t xml:space="preserve">A telecommunications address. The scheme attribute specifies whether this is a telephone number, fax number, email address, etc. Multiple instances of the value element within a </w:t>
            </w:r>
            <w:proofErr w:type="spellStart"/>
            <w:r w:rsidRPr="00977EA3">
              <w:rPr>
                <w:noProof w:val="0"/>
              </w:rPr>
              <w:t>PatientTelecom</w:t>
            </w:r>
            <w:proofErr w:type="spellEnd"/>
            <w:r w:rsidRPr="00977EA3">
              <w:rPr>
                <w:noProof w:val="0"/>
              </w:rPr>
              <w:t xml:space="preserve"> may be specified and are combined with OR logic.</w:t>
            </w:r>
          </w:p>
        </w:tc>
      </w:tr>
      <w:tr w:rsidR="007A1F44" w:rsidRPr="00977EA3" w14:paraId="40B37510" w14:textId="77777777" w:rsidTr="003462A5">
        <w:trPr>
          <w:cantSplit/>
        </w:trPr>
        <w:tc>
          <w:tcPr>
            <w:tcW w:w="4788" w:type="dxa"/>
          </w:tcPr>
          <w:p w14:paraId="559CB8E8" w14:textId="77777777" w:rsidR="007A1F44" w:rsidRPr="00977EA3" w:rsidRDefault="007A1F44" w:rsidP="00AE2B59">
            <w:pPr>
              <w:pStyle w:val="TableEntry"/>
              <w:rPr>
                <w:noProof w:val="0"/>
              </w:rPr>
            </w:pPr>
            <w:proofErr w:type="spellStart"/>
            <w:r w:rsidRPr="00977EA3">
              <w:rPr>
                <w:noProof w:val="0"/>
              </w:rPr>
              <w:t>semanticsText</w:t>
            </w:r>
            <w:proofErr w:type="spellEnd"/>
            <w:r w:rsidRPr="00977EA3">
              <w:rPr>
                <w:noProof w:val="0"/>
              </w:rPr>
              <w:t xml:space="preserve"> [1..1]</w:t>
            </w:r>
            <w:r w:rsidRPr="00977EA3">
              <w:rPr>
                <w:noProof w:val="0"/>
              </w:rPr>
              <w:br/>
            </w:r>
            <w:hyperlink r:id="rId328" w:anchor="ParameterItem-cls" w:history="1">
              <w:proofErr w:type="spellStart"/>
              <w:r w:rsidRPr="00977EA3">
                <w:rPr>
                  <w:rStyle w:val="Collegamentoipertestuale"/>
                  <w:noProof w:val="0"/>
                  <w:szCs w:val="16"/>
                </w:rPr>
                <w:t>ParameterItem</w:t>
              </w:r>
              <w:proofErr w:type="spellEnd"/>
            </w:hyperlink>
            <w:r w:rsidRPr="00977EA3">
              <w:rPr>
                <w:noProof w:val="0"/>
              </w:rPr>
              <w:t> (</w:t>
            </w:r>
            <w:hyperlink r:id="rId329" w:anchor="dt-ST" w:history="1">
              <w:r w:rsidRPr="00977EA3">
                <w:rPr>
                  <w:rStyle w:val="Collegamentoipertestuale"/>
                  <w:noProof w:val="0"/>
                  <w:szCs w:val="16"/>
                </w:rPr>
                <w:t>ST</w:t>
              </w:r>
            </w:hyperlink>
            <w:r w:rsidRPr="00977EA3">
              <w:rPr>
                <w:noProof w:val="0"/>
              </w:rPr>
              <w:t>){default= "</w:t>
            </w:r>
            <w:proofErr w:type="spellStart"/>
            <w:r w:rsidRPr="00977EA3">
              <w:rPr>
                <w:noProof w:val="0"/>
              </w:rPr>
              <w:t>Patient.telecom</w:t>
            </w:r>
            <w:proofErr w:type="spellEnd"/>
            <w:r w:rsidRPr="00977EA3">
              <w:rPr>
                <w:noProof w:val="0"/>
              </w:rPr>
              <w:t>"}</w:t>
            </w:r>
          </w:p>
        </w:tc>
        <w:tc>
          <w:tcPr>
            <w:tcW w:w="4788" w:type="dxa"/>
          </w:tcPr>
          <w:p w14:paraId="786E760B" w14:textId="77777777" w:rsidR="007A1F44" w:rsidRPr="00977EA3" w:rsidRDefault="007A1F44" w:rsidP="00AE2B59">
            <w:pPr>
              <w:pStyle w:val="TableEntry"/>
              <w:rPr>
                <w:noProof w:val="0"/>
              </w:rPr>
            </w:pPr>
          </w:p>
        </w:tc>
      </w:tr>
    </w:tbl>
    <w:p w14:paraId="3F9EC466" w14:textId="77777777" w:rsidR="007A1F44" w:rsidRPr="00977EA3" w:rsidRDefault="007A1F44" w:rsidP="001B289C">
      <w:pPr>
        <w:pStyle w:val="Corpotesto"/>
      </w:pPr>
    </w:p>
    <w:p w14:paraId="48E151E0"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t>3.55.4.1.2.3 Control Act and Transmission Wrappers</w:t>
      </w:r>
    </w:p>
    <w:p w14:paraId="5D562100" w14:textId="67C800EC" w:rsidR="007A1F44" w:rsidRPr="00977EA3" w:rsidRDefault="007A1F44" w:rsidP="001B289C">
      <w:pPr>
        <w:pStyle w:val="Corpotesto"/>
      </w:pPr>
      <w:r w:rsidRPr="00977EA3">
        <w:t>Please see ITI TF-2x: Appendix O for details on the IHE guidelines for implementing the wrappers. Table 3.55.4.1.2</w:t>
      </w:r>
      <w:r w:rsidR="00F141BB">
        <w:t>.3</w:t>
      </w:r>
      <w:r w:rsidRPr="00977EA3">
        <w:t>-</w:t>
      </w:r>
      <w:r w:rsidR="00F141BB">
        <w:t>1</w:t>
      </w:r>
      <w:r w:rsidRPr="00977EA3">
        <w:t xml:space="preserve"> contains the Transmission and Control Act wrappers used for this interaction, and the associated constraints.</w:t>
      </w:r>
    </w:p>
    <w:p w14:paraId="4C3CD87D" w14:textId="7ED858FD" w:rsidR="007A1F44" w:rsidRPr="00977EA3" w:rsidRDefault="007A1F44" w:rsidP="001B289C">
      <w:pPr>
        <w:pStyle w:val="TableTitle"/>
        <w:rPr>
          <w:noProof w:val="0"/>
        </w:rPr>
      </w:pPr>
      <w:r w:rsidRPr="00977EA3">
        <w:rPr>
          <w:noProof w:val="0"/>
        </w:rPr>
        <w:t>Table 3.55.4.1.2</w:t>
      </w:r>
      <w:r w:rsidR="00F141BB">
        <w:rPr>
          <w:noProof w:val="0"/>
        </w:rPr>
        <w:t>.3</w:t>
      </w:r>
      <w:r w:rsidRPr="00977EA3">
        <w:rPr>
          <w:noProof w:val="0"/>
        </w:rPr>
        <w:t>-</w:t>
      </w:r>
      <w:r w:rsidR="00F141BB">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0"/>
        <w:gridCol w:w="4602"/>
      </w:tblGrid>
      <w:tr w:rsidR="007A1F44" w:rsidRPr="00977EA3" w14:paraId="4AF94A43" w14:textId="77777777" w:rsidTr="00AE2B59">
        <w:trPr>
          <w:cantSplit/>
          <w:tblHeader/>
          <w:jc w:val="center"/>
        </w:trPr>
        <w:tc>
          <w:tcPr>
            <w:tcW w:w="4098" w:type="dxa"/>
            <w:shd w:val="clear" w:color="auto" w:fill="D9D9D9"/>
          </w:tcPr>
          <w:p w14:paraId="554A04EE"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13AC1048"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11CE36A5" w14:textId="77777777" w:rsidTr="00AE2B59">
        <w:trPr>
          <w:jc w:val="center"/>
        </w:trPr>
        <w:tc>
          <w:tcPr>
            <w:tcW w:w="4098" w:type="dxa"/>
          </w:tcPr>
          <w:p w14:paraId="58A2B758" w14:textId="77777777" w:rsidR="007A1F44" w:rsidRPr="00977EA3" w:rsidRDefault="007A1F44" w:rsidP="00AE2B59">
            <w:pPr>
              <w:pStyle w:val="TableEntry"/>
              <w:rPr>
                <w:noProof w:val="0"/>
              </w:rPr>
            </w:pPr>
            <w:r w:rsidRPr="00977EA3">
              <w:rPr>
                <w:noProof w:val="0"/>
              </w:rPr>
              <w:t xml:space="preserve">MCCI_MT000100UV01 - Send Message Payload </w:t>
            </w:r>
          </w:p>
        </w:tc>
        <w:tc>
          <w:tcPr>
            <w:tcW w:w="4711" w:type="dxa"/>
          </w:tcPr>
          <w:p w14:paraId="75607DFD" w14:textId="77777777" w:rsidR="007A1F44" w:rsidRPr="00977EA3" w:rsidRDefault="007A1F44" w:rsidP="00AE2B59">
            <w:pPr>
              <w:pStyle w:val="TableEntry"/>
              <w:rPr>
                <w:bCs/>
                <w:noProof w:val="0"/>
              </w:rPr>
            </w:pPr>
            <w:r w:rsidRPr="00977EA3">
              <w:rPr>
                <w:bCs/>
                <w:noProof w:val="0"/>
              </w:rPr>
              <w:t xml:space="preserve">QUQI_MT021001UV01 - Query Control Act Request : Query By Parameter </w:t>
            </w:r>
          </w:p>
        </w:tc>
      </w:tr>
      <w:tr w:rsidR="007A1F44" w:rsidRPr="00977EA3" w14:paraId="794A00C3" w14:textId="77777777" w:rsidTr="00AE2B59">
        <w:trPr>
          <w:jc w:val="center"/>
        </w:trPr>
        <w:tc>
          <w:tcPr>
            <w:tcW w:w="4098" w:type="dxa"/>
          </w:tcPr>
          <w:p w14:paraId="2F13026D" w14:textId="77777777" w:rsidR="007A1F44" w:rsidRPr="00977EA3" w:rsidRDefault="007A1F44" w:rsidP="00AE2B59">
            <w:pPr>
              <w:pStyle w:val="TableEntry"/>
              <w:rPr>
                <w:noProof w:val="0"/>
              </w:rPr>
            </w:pPr>
            <w:r w:rsidRPr="00977EA3">
              <w:rPr>
                <w:noProof w:val="0"/>
              </w:rPr>
              <w:t xml:space="preserve">The value of </w:t>
            </w:r>
            <w:proofErr w:type="spellStart"/>
            <w:r w:rsidRPr="00977EA3">
              <w:rPr>
                <w:noProof w:val="0"/>
              </w:rPr>
              <w:t>interactionId</w:t>
            </w:r>
            <w:proofErr w:type="spellEnd"/>
            <w:r w:rsidRPr="00977EA3">
              <w:rPr>
                <w:noProof w:val="0"/>
              </w:rPr>
              <w:t xml:space="preserve"> shall be set to PRPA_IN201305UV02</w:t>
            </w:r>
          </w:p>
          <w:p w14:paraId="0750E911" w14:textId="77777777" w:rsidR="007A1F44" w:rsidRPr="00977EA3" w:rsidRDefault="007A1F44" w:rsidP="00AE2B59">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4609E002" w14:textId="77777777" w:rsidR="007A1F44" w:rsidRPr="00977EA3" w:rsidRDefault="007A1F44" w:rsidP="00AE2B59">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AL</w:t>
            </w:r>
          </w:p>
          <w:p w14:paraId="03E3745D" w14:textId="77777777" w:rsidR="007A1F44" w:rsidRPr="00977EA3" w:rsidRDefault="007A1F44" w:rsidP="00AE2B59">
            <w:pPr>
              <w:pStyle w:val="TableEntry"/>
              <w:rPr>
                <w:noProof w:val="0"/>
              </w:rPr>
            </w:pPr>
            <w:r w:rsidRPr="00977EA3">
              <w:rPr>
                <w:noProof w:val="0"/>
              </w:rPr>
              <w:t>There shall be only one receiver Device</w:t>
            </w:r>
          </w:p>
          <w:p w14:paraId="47F3B9C6" w14:textId="77777777" w:rsidR="007A1F44" w:rsidRPr="00977EA3" w:rsidRDefault="007A1F44" w:rsidP="00AE2B59">
            <w:pPr>
              <w:pStyle w:val="TableEntry"/>
              <w:rPr>
                <w:noProof w:val="0"/>
              </w:rPr>
            </w:pPr>
          </w:p>
        </w:tc>
        <w:tc>
          <w:tcPr>
            <w:tcW w:w="4711" w:type="dxa"/>
          </w:tcPr>
          <w:p w14:paraId="6C2ABE4A" w14:textId="77777777" w:rsidR="007A1F44" w:rsidRPr="00977EA3" w:rsidRDefault="007A1F44" w:rsidP="00AE2B59">
            <w:pPr>
              <w:pStyle w:val="TableEntry"/>
              <w:rPr>
                <w:noProof w:val="0"/>
              </w:rPr>
            </w:pPr>
            <w:r w:rsidRPr="00977EA3">
              <w:rPr>
                <w:noProof w:val="0"/>
              </w:rPr>
              <w:t xml:space="preserve">The value of </w:t>
            </w:r>
            <w:proofErr w:type="spellStart"/>
            <w:r w:rsidRPr="00977EA3">
              <w:rPr>
                <w:noProof w:val="0"/>
              </w:rPr>
              <w:t>ControlActProcess.moodCode</w:t>
            </w:r>
            <w:proofErr w:type="spellEnd"/>
            <w:r w:rsidRPr="00977EA3">
              <w:rPr>
                <w:noProof w:val="0"/>
              </w:rPr>
              <w:t xml:space="preserve"> shall be set to EVN</w:t>
            </w:r>
          </w:p>
          <w:p w14:paraId="3ED30329" w14:textId="77777777" w:rsidR="007A1F44" w:rsidRPr="00977EA3" w:rsidRDefault="007A1F44" w:rsidP="00AE2B59">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PRPA_TE201305UV02</w:t>
            </w:r>
          </w:p>
          <w:p w14:paraId="402D137C" w14:textId="77777777" w:rsidR="007A1F44" w:rsidRPr="00977EA3" w:rsidRDefault="007A1F44" w:rsidP="00AE2B59">
            <w:pPr>
              <w:pStyle w:val="TableEntry"/>
              <w:rPr>
                <w:noProof w:val="0"/>
              </w:rPr>
            </w:pPr>
            <w:r w:rsidRPr="00977EA3">
              <w:rPr>
                <w:noProof w:val="0"/>
              </w:rPr>
              <w:t xml:space="preserve">If an </w:t>
            </w:r>
            <w:proofErr w:type="spellStart"/>
            <w:r w:rsidRPr="00977EA3">
              <w:rPr>
                <w:noProof w:val="0"/>
              </w:rPr>
              <w:t>authorOrPerformer</w:t>
            </w:r>
            <w:proofErr w:type="spellEnd"/>
            <w:r w:rsidRPr="00977EA3">
              <w:rPr>
                <w:noProof w:val="0"/>
              </w:rPr>
              <w:t xml:space="preserve"> participation is present, the value of </w:t>
            </w:r>
            <w:proofErr w:type="spellStart"/>
            <w:r w:rsidRPr="00977EA3">
              <w:rPr>
                <w:noProof w:val="0"/>
              </w:rPr>
              <w:t>authorOrPerformer.typeCode</w:t>
            </w:r>
            <w:proofErr w:type="spellEnd"/>
            <w:r w:rsidRPr="00977EA3">
              <w:rPr>
                <w:noProof w:val="0"/>
              </w:rPr>
              <w:t xml:space="preserve"> SHALL be set to AUT</w:t>
            </w:r>
          </w:p>
          <w:p w14:paraId="1C5162DA" w14:textId="77777777" w:rsidR="007A1F44" w:rsidRPr="00977EA3" w:rsidRDefault="007A1F44" w:rsidP="00AE2B59">
            <w:pPr>
              <w:pStyle w:val="TableEntry"/>
              <w:rPr>
                <w:noProof w:val="0"/>
              </w:rPr>
            </w:pPr>
          </w:p>
        </w:tc>
      </w:tr>
    </w:tbl>
    <w:p w14:paraId="17887444" w14:textId="77777777" w:rsidR="007A1F44" w:rsidRPr="00977EA3" w:rsidRDefault="007A1F44" w:rsidP="001B289C">
      <w:pPr>
        <w:pStyle w:val="Corpotesto"/>
      </w:pPr>
      <w:r w:rsidRPr="00977EA3">
        <w:lastRenderedPageBreak/>
        <w:t>The composite message schemas which describe the full payload of this interaction, including the wrappers, can be found online on the IHE FTP site, see ITI TF-2x: Appendix W</w:t>
      </w:r>
      <w:r w:rsidR="00957CD8" w:rsidRPr="00977EA3">
        <w:t xml:space="preserve">. </w:t>
      </w:r>
      <w:r w:rsidR="009110D3" w:rsidRPr="00977EA3">
        <w:t>T</w:t>
      </w:r>
      <w:r w:rsidRPr="00977EA3">
        <w:t>he schemas from the HL7 V3 2008 Normative Edition can be found at:</w:t>
      </w:r>
    </w:p>
    <w:p w14:paraId="68E10C99" w14:textId="77777777" w:rsidR="007A1F44" w:rsidRPr="00977EA3" w:rsidRDefault="007A1F44" w:rsidP="001B289C">
      <w:pPr>
        <w:pStyle w:val="Corpotesto"/>
      </w:pPr>
      <w:r w:rsidRPr="00977EA3">
        <w:t>Edition2008/processable/</w:t>
      </w:r>
      <w:proofErr w:type="spellStart"/>
      <w:r w:rsidRPr="00977EA3">
        <w:t>multicacheschemas</w:t>
      </w:r>
      <w:proofErr w:type="spellEnd"/>
      <w:r w:rsidRPr="00977EA3">
        <w:t>/PRPA_IN201305UV02.xsd)</w:t>
      </w:r>
    </w:p>
    <w:p w14:paraId="1CAD36C1"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t>3.55.4.1.2.4 Values used by Responding Gateway for a reverse Cross Gateway Query</w:t>
      </w:r>
    </w:p>
    <w:p w14:paraId="3C1A568A" w14:textId="77777777" w:rsidR="007A1F44" w:rsidRPr="00977EA3" w:rsidRDefault="007A1F44" w:rsidP="001B289C">
      <w:pPr>
        <w:pStyle w:val="Corpotesto"/>
      </w:pPr>
      <w:r w:rsidRPr="00977EA3">
        <w:t xml:space="preserve">The Initiating Gateway shall specify two values in the request which allow the responding community to generate a reverse Cross Gateway Query in search of data about the patient identified in the Cross Gateway Patient Discovery request. The two values are </w:t>
      </w:r>
      <w:proofErr w:type="spellStart"/>
      <w:r w:rsidRPr="00977EA3">
        <w:t>homeCommunityId</w:t>
      </w:r>
      <w:proofErr w:type="spellEnd"/>
      <w:r w:rsidRPr="00977EA3">
        <w:t xml:space="preserve"> and community patient id assigning authority.</w:t>
      </w:r>
    </w:p>
    <w:p w14:paraId="5976D076" w14:textId="77777777" w:rsidR="007A1F44" w:rsidRPr="00ED4370" w:rsidRDefault="007A1F44" w:rsidP="00ED4370">
      <w:pPr>
        <w:pStyle w:val="Corpotesto"/>
      </w:pPr>
      <w:proofErr w:type="spellStart"/>
      <w:r w:rsidRPr="00ED4370">
        <w:t>homeCommunityId</w:t>
      </w:r>
      <w:proofErr w:type="spellEnd"/>
      <w:r w:rsidRPr="00ED4370">
        <w:t xml:space="preserve"> – this value is a globally unique identifier for a community – further defined in </w:t>
      </w:r>
      <w:r w:rsidR="00292B01" w:rsidRPr="00ED4370">
        <w:t>Section</w:t>
      </w:r>
      <w:r w:rsidRPr="00ED4370">
        <w:t xml:space="preserve"> 3.38.4.1.2.1. The Initiating Gateway shall specify this value in the Cross Gateway Patient Discovery request unless the Initiating Gateway is not grouped with a Responding Gateway.</w:t>
      </w:r>
    </w:p>
    <w:p w14:paraId="3E282106" w14:textId="77777777" w:rsidR="007A1F44" w:rsidRPr="00ED4370" w:rsidRDefault="007A1F44" w:rsidP="00ED4370">
      <w:pPr>
        <w:pStyle w:val="Corpotesto"/>
      </w:pPr>
      <w:r w:rsidRPr="00ED4370">
        <w:t xml:space="preserve">The Responding Gateway uses the </w:t>
      </w:r>
      <w:proofErr w:type="spellStart"/>
      <w:r w:rsidRPr="00ED4370">
        <w:t>homeCommunityId</w:t>
      </w:r>
      <w:proofErr w:type="spellEnd"/>
      <w:r w:rsidRPr="00ED4370">
        <w:t xml:space="preserve"> to obtain the Web Services endpoint of services that provide access to data in the Initiating Gateway’s community. </w:t>
      </w:r>
    </w:p>
    <w:p w14:paraId="2487BB13" w14:textId="77777777" w:rsidR="007A1F44" w:rsidRPr="00ED4370" w:rsidRDefault="007A1F44" w:rsidP="00ED4370">
      <w:pPr>
        <w:pStyle w:val="Corpotesto"/>
      </w:pPr>
      <w:r w:rsidRPr="00ED4370">
        <w:t xml:space="preserve">The </w:t>
      </w:r>
      <w:proofErr w:type="spellStart"/>
      <w:r w:rsidRPr="00ED4370">
        <w:t>homeCommunityId</w:t>
      </w:r>
      <w:proofErr w:type="spellEnd"/>
      <w:r w:rsidRPr="00ED4370">
        <w:t xml:space="preserve"> is specified as the id element within the Organization associated with the device of the sender. The id element designating the </w:t>
      </w:r>
      <w:proofErr w:type="spellStart"/>
      <w:r w:rsidRPr="00ED4370">
        <w:t>homeCommunityId</w:t>
      </w:r>
      <w:proofErr w:type="spellEnd"/>
      <w:r w:rsidRPr="00ED4370">
        <w:t xml:space="preserve"> shall have only the root element the contents of which is the </w:t>
      </w:r>
      <w:proofErr w:type="spellStart"/>
      <w:r w:rsidRPr="00ED4370">
        <w:t>homeCommunityId</w:t>
      </w:r>
      <w:proofErr w:type="spellEnd"/>
      <w:r w:rsidRPr="00ED4370">
        <w:t xml:space="preserve">. </w:t>
      </w:r>
    </w:p>
    <w:p w14:paraId="06207DDB" w14:textId="77777777" w:rsidR="0024701A" w:rsidRPr="00ED4370" w:rsidRDefault="0024701A" w:rsidP="00ED4370">
      <w:pPr>
        <w:pStyle w:val="Corpotesto"/>
      </w:pPr>
    </w:p>
    <w:p w14:paraId="2788E5A5" w14:textId="77777777" w:rsidR="007A1F44" w:rsidRPr="00ED4370" w:rsidRDefault="00D139D9" w:rsidP="00ED4370">
      <w:pPr>
        <w:pStyle w:val="Corpotesto"/>
      </w:pPr>
      <w:r w:rsidRPr="00977EA3">
        <w:rPr>
          <w:noProof/>
        </w:rPr>
        <w:drawing>
          <wp:inline distT="0" distB="0" distL="0" distR="0" wp14:anchorId="7F8E1F56" wp14:editId="0A55283F">
            <wp:extent cx="5859145" cy="3573145"/>
            <wp:effectExtent l="0" t="0" r="8255" b="8255"/>
            <wp:docPr id="62" name="Picture 9" descr="MCCI_RM000100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CI_RM000100UV"/>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859145" cy="3573145"/>
                    </a:xfrm>
                    <a:prstGeom prst="rect">
                      <a:avLst/>
                    </a:prstGeom>
                    <a:noFill/>
                    <a:ln>
                      <a:noFill/>
                    </a:ln>
                  </pic:spPr>
                </pic:pic>
              </a:graphicData>
            </a:graphic>
          </wp:inline>
        </w:drawing>
      </w:r>
    </w:p>
    <w:p w14:paraId="49DEAF6D" w14:textId="77777777" w:rsidR="007A1F44" w:rsidRPr="00977EA3" w:rsidRDefault="007A1F44" w:rsidP="001B289C">
      <w:pPr>
        <w:pStyle w:val="FigureTitle"/>
        <w:rPr>
          <w:noProof w:val="0"/>
        </w:rPr>
      </w:pPr>
      <w:r w:rsidRPr="00977EA3">
        <w:rPr>
          <w:noProof w:val="0"/>
        </w:rPr>
        <w:t>Figure 3.55.4.1.2.4-1: Send Message Payload</w:t>
      </w:r>
    </w:p>
    <w:p w14:paraId="41D8D311" w14:textId="77777777" w:rsidR="007A1F44" w:rsidRPr="00977EA3" w:rsidRDefault="007A1F44" w:rsidP="001B289C">
      <w:pPr>
        <w:pStyle w:val="Corpotesto"/>
      </w:pPr>
      <w:r w:rsidRPr="00977EA3">
        <w:lastRenderedPageBreak/>
        <w:t xml:space="preserve">An example of specifying the </w:t>
      </w:r>
      <w:proofErr w:type="spellStart"/>
      <w:r w:rsidRPr="00977EA3">
        <w:t>homeCommunityId</w:t>
      </w:r>
      <w:proofErr w:type="spellEnd"/>
      <w:r w:rsidRPr="00977EA3">
        <w:t xml:space="preserve"> element follows, where </w:t>
      </w:r>
      <w:proofErr w:type="spellStart"/>
      <w:r w:rsidRPr="00977EA3">
        <w:t>homeCommunityId</w:t>
      </w:r>
      <w:proofErr w:type="spellEnd"/>
      <w:r w:rsidRPr="00977EA3">
        <w:t>=1.2.3.</w:t>
      </w:r>
    </w:p>
    <w:p w14:paraId="362609B8" w14:textId="77777777" w:rsidR="007A1F44" w:rsidRPr="00977EA3" w:rsidRDefault="007A1F44" w:rsidP="003462A5">
      <w:pPr>
        <w:pStyle w:val="Corpotesto"/>
      </w:pPr>
    </w:p>
    <w:p w14:paraId="6C4FA9D0" w14:textId="77777777" w:rsidR="007A1F44" w:rsidRPr="00977EA3" w:rsidRDefault="007A1F44" w:rsidP="001B289C">
      <w:pPr>
        <w:pStyle w:val="StylePlainText8ptBoxSinglesolidlineAuto05ptLin"/>
      </w:pPr>
      <w:r w:rsidRPr="00977EA3">
        <w:t xml:space="preserve">    &lt;sender </w:t>
      </w:r>
      <w:proofErr w:type="spellStart"/>
      <w:r w:rsidRPr="00977EA3">
        <w:t>typeCode</w:t>
      </w:r>
      <w:proofErr w:type="spellEnd"/>
      <w:r w:rsidRPr="00977EA3">
        <w:t>="SND"&gt;</w:t>
      </w:r>
    </w:p>
    <w:p w14:paraId="473285D3" w14:textId="77777777" w:rsidR="007A1F44" w:rsidRPr="00977EA3" w:rsidRDefault="007A1F44" w:rsidP="001B289C">
      <w:pPr>
        <w:pStyle w:val="StylePlainText8ptBoxSinglesolidlineAuto05ptLin"/>
      </w:pPr>
      <w:r w:rsidRPr="00977EA3">
        <w:t xml:space="preserve">        &lt;device </w:t>
      </w:r>
      <w:proofErr w:type="spellStart"/>
      <w:r w:rsidRPr="00977EA3">
        <w:t>classCode</w:t>
      </w:r>
      <w:proofErr w:type="spellEnd"/>
      <w:r w:rsidRPr="00977EA3">
        <w:t xml:space="preserve">="DEV" </w:t>
      </w:r>
      <w:proofErr w:type="spellStart"/>
      <w:r w:rsidRPr="00977EA3">
        <w:t>determinerCode</w:t>
      </w:r>
      <w:proofErr w:type="spellEnd"/>
      <w:r w:rsidRPr="00977EA3">
        <w:t>="INSTANCE"&gt;</w:t>
      </w:r>
    </w:p>
    <w:p w14:paraId="7844D3D4" w14:textId="77777777" w:rsidR="007A1F44" w:rsidRPr="00977EA3" w:rsidRDefault="007A1F44" w:rsidP="001B289C">
      <w:pPr>
        <w:pStyle w:val="StylePlainText8ptBoxSinglesolidlineAuto05ptLin"/>
      </w:pPr>
      <w:r w:rsidRPr="00977EA3">
        <w:t xml:space="preserve">            &lt;id root="1.2.840.114350.1.13.999.567"/&gt;</w:t>
      </w:r>
    </w:p>
    <w:p w14:paraId="037F669A" w14:textId="77777777" w:rsidR="007A1F44" w:rsidRPr="00977EA3" w:rsidRDefault="007A1F44" w:rsidP="001B289C">
      <w:pPr>
        <w:pStyle w:val="StylePlainText8ptBoxSinglesolidlineAuto05ptLin"/>
      </w:pPr>
      <w:r w:rsidRPr="00977EA3">
        <w:t xml:space="preserve">            &lt;</w:t>
      </w:r>
      <w:proofErr w:type="spellStart"/>
      <w:r w:rsidRPr="00977EA3">
        <w:t>asAgent</w:t>
      </w:r>
      <w:proofErr w:type="spellEnd"/>
      <w:r w:rsidRPr="00977EA3">
        <w:t xml:space="preserve"> </w:t>
      </w:r>
      <w:proofErr w:type="spellStart"/>
      <w:r w:rsidRPr="00977EA3">
        <w:t>classCode</w:t>
      </w:r>
      <w:proofErr w:type="spellEnd"/>
      <w:r w:rsidRPr="00977EA3">
        <w:t>="AGNT"&gt;</w:t>
      </w:r>
    </w:p>
    <w:p w14:paraId="498FDBB7" w14:textId="77777777" w:rsidR="007A1F44" w:rsidRPr="00977EA3" w:rsidRDefault="007A1F44" w:rsidP="001B289C">
      <w:pPr>
        <w:pStyle w:val="StylePlainText8ptBoxSinglesolidlineAuto05ptLin"/>
      </w:pPr>
      <w:r w:rsidRPr="00977EA3">
        <w:t xml:space="preserve">            </w:t>
      </w:r>
      <w:r w:rsidRPr="00977EA3">
        <w:tab/>
        <w:t>&lt;</w:t>
      </w:r>
      <w:proofErr w:type="spellStart"/>
      <w:r w:rsidRPr="00977EA3">
        <w:t>representedOrganization</w:t>
      </w:r>
      <w:proofErr w:type="spellEnd"/>
      <w:r w:rsidRPr="00977EA3">
        <w:t xml:space="preserve"> </w:t>
      </w:r>
      <w:proofErr w:type="spellStart"/>
      <w:r w:rsidRPr="00977EA3">
        <w:t>classCode</w:t>
      </w:r>
      <w:proofErr w:type="spellEnd"/>
      <w:r w:rsidRPr="00977EA3">
        <w:t xml:space="preserve">="ORG" </w:t>
      </w:r>
      <w:proofErr w:type="spellStart"/>
      <w:r w:rsidRPr="00977EA3">
        <w:t>determinerCode</w:t>
      </w:r>
      <w:proofErr w:type="spellEnd"/>
      <w:r w:rsidRPr="00977EA3">
        <w:t>="INSTANCE"&gt;</w:t>
      </w:r>
    </w:p>
    <w:p w14:paraId="2EECD70B" w14:textId="77777777" w:rsidR="007A1F44" w:rsidRPr="00977EA3" w:rsidRDefault="007A1F44" w:rsidP="001B289C">
      <w:pPr>
        <w:pStyle w:val="StylePlainText8ptBoxSinglesolidlineAuto05ptLin"/>
      </w:pPr>
      <w:r w:rsidRPr="00977EA3">
        <w:tab/>
      </w:r>
      <w:r w:rsidRPr="00977EA3">
        <w:tab/>
        <w:t xml:space="preserve">       &lt;!-- </w:t>
      </w:r>
      <w:proofErr w:type="spellStart"/>
      <w:r w:rsidRPr="00977EA3">
        <w:t>homeCommunityId</w:t>
      </w:r>
      <w:proofErr w:type="spellEnd"/>
      <w:r w:rsidRPr="00977EA3">
        <w:t>=urn:oid:1.2.3 --&gt;</w:t>
      </w:r>
    </w:p>
    <w:p w14:paraId="4F02997C" w14:textId="77777777" w:rsidR="007A1F44" w:rsidRPr="00977EA3" w:rsidRDefault="007A1F44" w:rsidP="001B289C">
      <w:pPr>
        <w:pStyle w:val="StylePlainText8ptBoxSinglesolidlineAuto05ptLin"/>
      </w:pPr>
      <w:r w:rsidRPr="00977EA3">
        <w:t xml:space="preserve">            </w:t>
      </w:r>
      <w:r w:rsidRPr="00977EA3">
        <w:tab/>
      </w:r>
      <w:r w:rsidRPr="00977EA3">
        <w:tab/>
        <w:t>&lt;id root="1.2.3"/&gt;</w:t>
      </w:r>
    </w:p>
    <w:p w14:paraId="31C717BE" w14:textId="77777777" w:rsidR="007A1F44" w:rsidRPr="00977EA3" w:rsidRDefault="007A1F44" w:rsidP="001B289C">
      <w:pPr>
        <w:pStyle w:val="StylePlainText8ptBoxSinglesolidlineAuto05ptLin"/>
      </w:pPr>
      <w:r w:rsidRPr="00977EA3">
        <w:t xml:space="preserve">            </w:t>
      </w:r>
      <w:r w:rsidRPr="00977EA3">
        <w:tab/>
        <w:t>&lt;/</w:t>
      </w:r>
      <w:proofErr w:type="spellStart"/>
      <w:r w:rsidRPr="00977EA3">
        <w:t>representedOrganization</w:t>
      </w:r>
      <w:proofErr w:type="spellEnd"/>
      <w:r w:rsidRPr="00977EA3">
        <w:t>&gt;</w:t>
      </w:r>
    </w:p>
    <w:p w14:paraId="3DE6AADE" w14:textId="77777777" w:rsidR="007A1F44" w:rsidRPr="00977EA3" w:rsidRDefault="007A1F44" w:rsidP="001B289C">
      <w:pPr>
        <w:pStyle w:val="StylePlainText8ptBoxSinglesolidlineAuto05ptLin"/>
      </w:pPr>
      <w:r w:rsidRPr="00977EA3">
        <w:t xml:space="preserve">            &lt;/</w:t>
      </w:r>
      <w:proofErr w:type="spellStart"/>
      <w:r w:rsidRPr="00977EA3">
        <w:t>asAgent</w:t>
      </w:r>
      <w:proofErr w:type="spellEnd"/>
      <w:r w:rsidRPr="00977EA3">
        <w:t>&gt;</w:t>
      </w:r>
    </w:p>
    <w:p w14:paraId="5535CE21" w14:textId="77777777" w:rsidR="007A1F44" w:rsidRPr="00977EA3" w:rsidRDefault="007A1F44" w:rsidP="001B289C">
      <w:pPr>
        <w:pStyle w:val="StylePlainText8ptBoxSinglesolidlineAuto05ptLin"/>
      </w:pPr>
      <w:r w:rsidRPr="00977EA3">
        <w:t xml:space="preserve">        &lt;/device&gt;</w:t>
      </w:r>
    </w:p>
    <w:p w14:paraId="0C31ACC5" w14:textId="77777777" w:rsidR="007A1F44" w:rsidRPr="00977EA3" w:rsidRDefault="007A1F44" w:rsidP="001B289C">
      <w:pPr>
        <w:pStyle w:val="StylePlainText8ptBoxSinglesolidlineAuto05ptLin"/>
      </w:pPr>
      <w:r w:rsidRPr="00977EA3">
        <w:t xml:space="preserve">    &lt;/sender&gt;</w:t>
      </w:r>
    </w:p>
    <w:p w14:paraId="68BDC0CE" w14:textId="77777777" w:rsidR="007A1F44" w:rsidRPr="00977EA3" w:rsidRDefault="007A1F44" w:rsidP="001B289C">
      <w:pPr>
        <w:pStyle w:val="Corpotesto"/>
      </w:pPr>
      <w:r w:rsidRPr="00977EA3">
        <w:rPr>
          <w:rStyle w:val="Enfasigrassetto"/>
          <w:bCs/>
        </w:rPr>
        <w:t>Community patient id assigning authority</w:t>
      </w:r>
      <w:r w:rsidRPr="00977EA3">
        <w:t xml:space="preserve"> – this value designates the assigning authority for the patient identifier to be used within a reverse Cross Gateway Query. This value is not the assigning authority for all patient identifiers used by that community, but only the patient identifier used for the patient identified in the query. The Initiating Gateway shall be capable of specifying this value in the Cross Gateway Patient Discovery request. </w:t>
      </w:r>
    </w:p>
    <w:p w14:paraId="529A845D" w14:textId="77777777" w:rsidR="007A1F44" w:rsidRPr="00ED4370" w:rsidRDefault="007A1F44" w:rsidP="001B289C">
      <w:r w:rsidRPr="00ED4370">
        <w:t xml:space="preserve">The Responding Gateway may use the specified assigning authority to identify which of the </w:t>
      </w:r>
      <w:proofErr w:type="spellStart"/>
      <w:r w:rsidRPr="00ED4370">
        <w:t>LivingSubjectID</w:t>
      </w:r>
      <w:proofErr w:type="spellEnd"/>
      <w:r w:rsidRPr="00ED4370">
        <w:t xml:space="preserve"> values to use in a reverse Cross Gateway Query. </w:t>
      </w:r>
    </w:p>
    <w:p w14:paraId="0CD4C259" w14:textId="77777777" w:rsidR="007A1F44" w:rsidRPr="00977EA3" w:rsidRDefault="007A1F44" w:rsidP="001B289C">
      <w:pPr>
        <w:pStyle w:val="Corpotesto"/>
      </w:pPr>
      <w:r w:rsidRPr="00ED4370">
        <w:t xml:space="preserve">The community patient id assigning authority is specified as the id element within the </w:t>
      </w:r>
      <w:proofErr w:type="spellStart"/>
      <w:r w:rsidRPr="00ED4370">
        <w:t>assignedDevice</w:t>
      </w:r>
      <w:proofErr w:type="spellEnd"/>
      <w:r w:rsidRPr="00ED4370">
        <w:t xml:space="preserve"> associated with the </w:t>
      </w:r>
      <w:proofErr w:type="spellStart"/>
      <w:r w:rsidRPr="00ED4370">
        <w:t>authorOrPerformer</w:t>
      </w:r>
      <w:proofErr w:type="spellEnd"/>
      <w:r w:rsidRPr="00ED4370">
        <w:t xml:space="preserve"> element. The id element designating the community patient id assigning authority shall have only the root element, the contents of which designate the assigning authority of the </w:t>
      </w:r>
      <w:proofErr w:type="spellStart"/>
      <w:r w:rsidRPr="00ED4370">
        <w:t>LivingSubjectId</w:t>
      </w:r>
      <w:proofErr w:type="spellEnd"/>
      <w:r w:rsidRPr="00ED4370">
        <w:t xml:space="preserve"> to be used in the reverse Cross Gateway Query.</w:t>
      </w:r>
    </w:p>
    <w:p w14:paraId="59308CA6" w14:textId="5910F678" w:rsidR="007A1F44" w:rsidRPr="00977EA3" w:rsidRDefault="007A1F44" w:rsidP="001B289C">
      <w:pPr>
        <w:pStyle w:val="Corpotesto"/>
      </w:pPr>
      <w:r w:rsidRPr="00977EA3">
        <w:t xml:space="preserve">An example of specifying the </w:t>
      </w:r>
      <w:r w:rsidRPr="00ED4370">
        <w:t>community patient id assigning authority</w:t>
      </w:r>
      <w:r w:rsidRPr="00977EA3">
        <w:t xml:space="preserve"> element follows, where the assigning authority specified is 1.2.840.114350.1.13.99997.2.3412 (see highlighted text) which identifies the first </w:t>
      </w:r>
      <w:proofErr w:type="spellStart"/>
      <w:r w:rsidRPr="00977EA3">
        <w:t>LivingSubjectID</w:t>
      </w:r>
      <w:proofErr w:type="spellEnd"/>
      <w:r w:rsidRPr="00977EA3">
        <w:t xml:space="preserve"> (root="1.2.840.114350.1.13.99997.2.3412" extension="1234") as the patient identifier to be used in a reverse Cross Gateway Query. In essence, the highlighted text must match to designate the patient identifier.</w:t>
      </w:r>
    </w:p>
    <w:p w14:paraId="36909E9D" w14:textId="77777777" w:rsidR="007A1F44" w:rsidRPr="00977EA3" w:rsidRDefault="007A1F44" w:rsidP="003462A5">
      <w:pPr>
        <w:pStyle w:val="Corpotesto"/>
      </w:pPr>
    </w:p>
    <w:p w14:paraId="6521AC7F" w14:textId="77777777" w:rsidR="007A1F44" w:rsidRPr="00977EA3" w:rsidRDefault="007A1F44" w:rsidP="001B289C">
      <w:pPr>
        <w:pStyle w:val="StylePlainText8ptBoxSinglesolidlineAuto05ptLin"/>
      </w:pPr>
      <w:r w:rsidRPr="00977EA3">
        <w:t xml:space="preserve">    &lt;</w:t>
      </w:r>
      <w:proofErr w:type="spellStart"/>
      <w:r w:rsidRPr="00977EA3">
        <w:t>controlActProcess</w:t>
      </w:r>
      <w:proofErr w:type="spellEnd"/>
      <w:r w:rsidRPr="00977EA3">
        <w:t xml:space="preserve">  </w:t>
      </w:r>
      <w:proofErr w:type="spellStart"/>
      <w:r w:rsidRPr="00977EA3">
        <w:t>classCode</w:t>
      </w:r>
      <w:proofErr w:type="spellEnd"/>
      <w:r w:rsidRPr="00977EA3">
        <w:t xml:space="preserve">="CACT" </w:t>
      </w:r>
      <w:proofErr w:type="spellStart"/>
      <w:r w:rsidRPr="00977EA3">
        <w:t>moodCode</w:t>
      </w:r>
      <w:proofErr w:type="spellEnd"/>
      <w:r w:rsidRPr="00977EA3">
        <w:t>="EVN"&gt;</w:t>
      </w:r>
    </w:p>
    <w:p w14:paraId="57E37E92" w14:textId="77777777" w:rsidR="007A1F44" w:rsidRPr="00977EA3" w:rsidRDefault="007A1F44" w:rsidP="001B289C">
      <w:pPr>
        <w:pStyle w:val="StylePlainText8ptBoxSinglesolidlineAuto05ptLin"/>
      </w:pPr>
      <w:r w:rsidRPr="00977EA3">
        <w:t xml:space="preserve">        &lt;code code="PRPA_TE201305UV02" </w:t>
      </w:r>
      <w:proofErr w:type="spellStart"/>
      <w:r w:rsidRPr="00977EA3">
        <w:t>codeSystem</w:t>
      </w:r>
      <w:proofErr w:type="spellEnd"/>
      <w:r w:rsidRPr="00977EA3">
        <w:t>="2.16.840.1.113883.1.6"/&gt;</w:t>
      </w:r>
    </w:p>
    <w:p w14:paraId="4D7B793C" w14:textId="77777777" w:rsidR="007A1F44" w:rsidRPr="00977EA3" w:rsidRDefault="007A1F44" w:rsidP="001B289C">
      <w:pPr>
        <w:pStyle w:val="StylePlainText8ptBoxSinglesolidlineAuto05ptLin"/>
      </w:pPr>
      <w:r w:rsidRPr="00977EA3">
        <w:t xml:space="preserve">        &lt;!-- Identifies the first </w:t>
      </w:r>
      <w:proofErr w:type="spellStart"/>
      <w:r w:rsidRPr="00977EA3">
        <w:t>LivingSubjectID</w:t>
      </w:r>
      <w:proofErr w:type="spellEnd"/>
      <w:r w:rsidRPr="00977EA3">
        <w:t xml:space="preserve"> in the </w:t>
      </w:r>
      <w:proofErr w:type="spellStart"/>
      <w:r w:rsidRPr="00977EA3">
        <w:t>parameterList</w:t>
      </w:r>
      <w:proofErr w:type="spellEnd"/>
      <w:r w:rsidRPr="00977EA3">
        <w:t xml:space="preserve"> as the patient</w:t>
      </w:r>
    </w:p>
    <w:p w14:paraId="14E6D69B" w14:textId="77777777" w:rsidR="007A1F44" w:rsidRPr="00977EA3" w:rsidRDefault="007A1F44" w:rsidP="001B289C">
      <w:pPr>
        <w:pStyle w:val="StylePlainText8ptBoxSinglesolidlineAuto05ptLin"/>
      </w:pPr>
      <w:r w:rsidRPr="00977EA3">
        <w:t xml:space="preserve">             Identifier to be used by responder in a reverse Cross Gateway Query --&gt;</w:t>
      </w:r>
    </w:p>
    <w:p w14:paraId="76C3A9AF" w14:textId="77777777" w:rsidR="007A1F44" w:rsidRPr="00977EA3" w:rsidRDefault="007A1F44" w:rsidP="001B289C">
      <w:pPr>
        <w:pStyle w:val="StylePlainText8ptBoxSinglesolidlineAuto05ptLin"/>
      </w:pPr>
      <w:r w:rsidRPr="00977EA3">
        <w:t xml:space="preserve">        &lt;</w:t>
      </w:r>
      <w:proofErr w:type="spellStart"/>
      <w:r w:rsidRPr="00977EA3">
        <w:t>authorOrPerformer</w:t>
      </w:r>
      <w:proofErr w:type="spellEnd"/>
      <w:r w:rsidRPr="00977EA3">
        <w:t xml:space="preserve"> </w:t>
      </w:r>
      <w:proofErr w:type="spellStart"/>
      <w:r w:rsidRPr="00977EA3">
        <w:t>typeCode</w:t>
      </w:r>
      <w:proofErr w:type="spellEnd"/>
      <w:r w:rsidRPr="00977EA3">
        <w:t xml:space="preserve">="AUT"&gt; </w:t>
      </w:r>
    </w:p>
    <w:p w14:paraId="4B519350" w14:textId="77777777" w:rsidR="007A1F44" w:rsidRPr="00977EA3" w:rsidRDefault="007A1F44" w:rsidP="001B289C">
      <w:pPr>
        <w:pStyle w:val="StylePlainText8ptBoxSinglesolidlineAuto05ptLin"/>
      </w:pPr>
      <w:r w:rsidRPr="00977EA3">
        <w:t xml:space="preserve">        </w:t>
      </w:r>
      <w:r w:rsidRPr="00977EA3">
        <w:tab/>
        <w:t>&lt;</w:t>
      </w:r>
      <w:proofErr w:type="spellStart"/>
      <w:r w:rsidRPr="00977EA3">
        <w:t>assignedDevice</w:t>
      </w:r>
      <w:proofErr w:type="spellEnd"/>
      <w:r w:rsidRPr="00977EA3">
        <w:t>&gt;</w:t>
      </w:r>
    </w:p>
    <w:p w14:paraId="138D3DE8" w14:textId="77777777" w:rsidR="007A1F44" w:rsidRPr="00977EA3" w:rsidRDefault="007A1F44" w:rsidP="001B289C">
      <w:pPr>
        <w:pStyle w:val="StylePlainText8ptBoxSinglesolidlineAuto05ptLin"/>
      </w:pPr>
      <w:r w:rsidRPr="00977EA3">
        <w:t xml:space="preserve">        </w:t>
      </w:r>
      <w:r w:rsidRPr="00977EA3">
        <w:tab/>
      </w:r>
      <w:r w:rsidRPr="00977EA3">
        <w:tab/>
        <w:t>&lt;id root="</w:t>
      </w:r>
      <w:r w:rsidRPr="00977EA3">
        <w:rPr>
          <w:rStyle w:val="Enfasigrassetto"/>
          <w:b w:val="0"/>
          <w:bCs/>
        </w:rPr>
        <w:t>1.2.840.114350.1.13.99997.2.3412</w:t>
      </w:r>
      <w:r w:rsidRPr="00977EA3">
        <w:t xml:space="preserve">"/&gt;  </w:t>
      </w:r>
    </w:p>
    <w:p w14:paraId="2C8C9897" w14:textId="77777777" w:rsidR="007A1F44" w:rsidRPr="00977EA3" w:rsidRDefault="007A1F44" w:rsidP="001B289C">
      <w:pPr>
        <w:pStyle w:val="StylePlainText8ptBoxSinglesolidlineAuto05ptLin"/>
      </w:pPr>
      <w:r w:rsidRPr="00977EA3">
        <w:t xml:space="preserve">        </w:t>
      </w:r>
      <w:r w:rsidRPr="00977EA3">
        <w:tab/>
        <w:t>&lt;/</w:t>
      </w:r>
      <w:proofErr w:type="spellStart"/>
      <w:r w:rsidRPr="00977EA3">
        <w:t>assignedDevice</w:t>
      </w:r>
      <w:proofErr w:type="spellEnd"/>
      <w:r w:rsidRPr="00977EA3">
        <w:t>&gt;</w:t>
      </w:r>
    </w:p>
    <w:p w14:paraId="28C6B23F" w14:textId="77777777" w:rsidR="007A1F44" w:rsidRPr="00977EA3" w:rsidRDefault="007A1F44" w:rsidP="001B289C">
      <w:pPr>
        <w:pStyle w:val="StylePlainText8ptBoxSinglesolidlineAuto05ptLin"/>
      </w:pPr>
      <w:r w:rsidRPr="00977EA3">
        <w:t xml:space="preserve">        &lt;/</w:t>
      </w:r>
      <w:proofErr w:type="spellStart"/>
      <w:r w:rsidRPr="00977EA3">
        <w:t>authorOrPerformer</w:t>
      </w:r>
      <w:proofErr w:type="spellEnd"/>
      <w:r w:rsidRPr="00977EA3">
        <w:t>&gt;</w:t>
      </w:r>
    </w:p>
    <w:p w14:paraId="69B0E91C" w14:textId="190B0151" w:rsidR="007A1F44" w:rsidRPr="00977EA3" w:rsidRDefault="007A1F44" w:rsidP="001B289C">
      <w:pPr>
        <w:pStyle w:val="StylePlainText8ptBoxSinglesolidlineAuto05ptLin"/>
      </w:pPr>
    </w:p>
    <w:p w14:paraId="42EBC94A" w14:textId="77777777" w:rsidR="007A1F44" w:rsidRPr="00977EA3" w:rsidRDefault="007A1F44" w:rsidP="001B289C">
      <w:pPr>
        <w:pStyle w:val="StylePlainText8ptBoxSinglesolidlineAuto05ptLin"/>
      </w:pPr>
      <w:r w:rsidRPr="00977EA3">
        <w:t xml:space="preserve">        &lt;</w:t>
      </w:r>
      <w:proofErr w:type="spellStart"/>
      <w:r w:rsidRPr="00977EA3">
        <w:t>queryByParameter</w:t>
      </w:r>
      <w:proofErr w:type="spellEnd"/>
      <w:r w:rsidRPr="00977EA3">
        <w:t>&gt;</w:t>
      </w:r>
    </w:p>
    <w:p w14:paraId="6A95E7DC" w14:textId="77777777" w:rsidR="007A1F44" w:rsidRPr="00977EA3" w:rsidRDefault="007A1F44" w:rsidP="001B289C">
      <w:pPr>
        <w:pStyle w:val="StylePlainText8ptBoxSinglesolidlineAuto05ptLin"/>
      </w:pPr>
      <w:r w:rsidRPr="00977EA3">
        <w:t xml:space="preserve">            &lt;</w:t>
      </w:r>
      <w:proofErr w:type="spellStart"/>
      <w:r w:rsidRPr="00977EA3">
        <w:t>queryId</w:t>
      </w:r>
      <w:proofErr w:type="spellEnd"/>
      <w:r w:rsidRPr="00977EA3">
        <w:t xml:space="preserve"> root="1.2.840.114350.1.13.28.1.18.5.999" extension="18204"/&gt;</w:t>
      </w:r>
    </w:p>
    <w:p w14:paraId="13ECC3CF" w14:textId="77777777" w:rsidR="007A1F44" w:rsidRPr="00977EA3" w:rsidRDefault="007A1F44" w:rsidP="001B289C">
      <w:pPr>
        <w:pStyle w:val="StylePlainText8ptBoxSinglesolidlineAuto05ptLin"/>
      </w:pPr>
      <w:r w:rsidRPr="00977EA3">
        <w:t xml:space="preserve">            &lt;</w:t>
      </w:r>
      <w:proofErr w:type="spellStart"/>
      <w:r w:rsidRPr="00977EA3">
        <w:t>statusCode</w:t>
      </w:r>
      <w:proofErr w:type="spellEnd"/>
      <w:r w:rsidRPr="00977EA3">
        <w:t xml:space="preserve"> code="new"/&gt;</w:t>
      </w:r>
    </w:p>
    <w:p w14:paraId="7D208A5A" w14:textId="77777777" w:rsidR="007A1F44" w:rsidRPr="00977EA3" w:rsidRDefault="007A1F44" w:rsidP="001B289C">
      <w:pPr>
        <w:pStyle w:val="StylePlainText8ptBoxSinglesolidlineAuto05ptLin"/>
      </w:pPr>
      <w:r w:rsidRPr="00977EA3">
        <w:lastRenderedPageBreak/>
        <w:t xml:space="preserve">            &lt;</w:t>
      </w:r>
      <w:proofErr w:type="spellStart"/>
      <w:r w:rsidRPr="00977EA3">
        <w:t>parameterList</w:t>
      </w:r>
      <w:proofErr w:type="spellEnd"/>
      <w:r w:rsidRPr="00977EA3">
        <w:t>&gt;</w:t>
      </w:r>
    </w:p>
    <w:p w14:paraId="64689AB3" w14:textId="77777777" w:rsidR="007A1F44" w:rsidRPr="00977EA3" w:rsidRDefault="007A1F44" w:rsidP="001B289C">
      <w:pPr>
        <w:pStyle w:val="StylePlainText8ptBoxSinglesolidlineAuto05ptLin"/>
      </w:pPr>
      <w:r w:rsidRPr="00977EA3">
        <w:t xml:space="preserve">                &lt;</w:t>
      </w:r>
      <w:proofErr w:type="spellStart"/>
      <w:r w:rsidRPr="00977EA3">
        <w:t>livingSubjectBirthTime</w:t>
      </w:r>
      <w:proofErr w:type="spellEnd"/>
      <w:r w:rsidRPr="00977EA3">
        <w:t>&gt;</w:t>
      </w:r>
    </w:p>
    <w:p w14:paraId="1C03B68C" w14:textId="77777777" w:rsidR="007A1F44" w:rsidRPr="00977EA3" w:rsidRDefault="007A1F44" w:rsidP="001B289C">
      <w:pPr>
        <w:pStyle w:val="StylePlainText8ptBoxSinglesolidlineAuto05ptLin"/>
      </w:pPr>
      <w:r w:rsidRPr="00977EA3">
        <w:t xml:space="preserve">                   &lt;value value="19630804"/&gt;</w:t>
      </w:r>
    </w:p>
    <w:p w14:paraId="557ED374" w14:textId="77777777" w:rsidR="007A1F44" w:rsidRPr="00977EA3" w:rsidRDefault="007A1F44" w:rsidP="001B289C">
      <w:pPr>
        <w:pStyle w:val="StylePlainText8ptBoxSinglesolidlineAuto05ptLin"/>
      </w:pPr>
      <w:r w:rsidRPr="00977EA3">
        <w:t xml:space="preserve">                   &lt;</w:t>
      </w:r>
      <w:proofErr w:type="spellStart"/>
      <w:r w:rsidRPr="00977EA3">
        <w:t>semanticsText</w:t>
      </w:r>
      <w:proofErr w:type="spellEnd"/>
      <w:r w:rsidRPr="00977EA3">
        <w:t>&gt;</w:t>
      </w:r>
      <w:proofErr w:type="spellStart"/>
      <w:r w:rsidRPr="00977EA3">
        <w:t>LivingSubject</w:t>
      </w:r>
      <w:proofErr w:type="spellEnd"/>
      <w:r w:rsidRPr="00977EA3">
        <w:t>..</w:t>
      </w:r>
      <w:proofErr w:type="spellStart"/>
      <w:r w:rsidRPr="00977EA3">
        <w:t>birthTime</w:t>
      </w:r>
      <w:proofErr w:type="spellEnd"/>
      <w:r w:rsidRPr="00977EA3">
        <w:t>&lt;/</w:t>
      </w:r>
      <w:proofErr w:type="spellStart"/>
      <w:r w:rsidRPr="00977EA3">
        <w:t>semanticsText</w:t>
      </w:r>
      <w:proofErr w:type="spellEnd"/>
      <w:r w:rsidRPr="00977EA3">
        <w:t>&gt;</w:t>
      </w:r>
    </w:p>
    <w:p w14:paraId="7D82E4A0" w14:textId="77777777" w:rsidR="007A1F44" w:rsidRPr="00977EA3" w:rsidRDefault="007A1F44" w:rsidP="001B289C">
      <w:pPr>
        <w:pStyle w:val="StylePlainText8ptBoxSinglesolidlineAuto05ptLin"/>
      </w:pPr>
      <w:r w:rsidRPr="00977EA3">
        <w:t xml:space="preserve">               &lt;/</w:t>
      </w:r>
      <w:proofErr w:type="spellStart"/>
      <w:r w:rsidRPr="00977EA3">
        <w:t>livingSubjectBirthTime</w:t>
      </w:r>
      <w:proofErr w:type="spellEnd"/>
      <w:r w:rsidRPr="00977EA3">
        <w:t>&gt;</w:t>
      </w:r>
    </w:p>
    <w:p w14:paraId="2189C603" w14:textId="77777777" w:rsidR="007A1F44" w:rsidRPr="00977EA3" w:rsidRDefault="007A1F44" w:rsidP="001B289C">
      <w:pPr>
        <w:pStyle w:val="StylePlainText8ptBoxSinglesolidlineAuto05ptLin"/>
      </w:pPr>
      <w:r w:rsidRPr="00977EA3">
        <w:t xml:space="preserve">                &lt;</w:t>
      </w:r>
      <w:proofErr w:type="spellStart"/>
      <w:r w:rsidRPr="00977EA3">
        <w:t>livingSubjectName</w:t>
      </w:r>
      <w:proofErr w:type="spellEnd"/>
      <w:r w:rsidRPr="00977EA3">
        <w:t>&gt;</w:t>
      </w:r>
    </w:p>
    <w:p w14:paraId="3D7E2C8B" w14:textId="77777777" w:rsidR="007A1F44" w:rsidRPr="00977EA3" w:rsidRDefault="007A1F44" w:rsidP="001B289C">
      <w:pPr>
        <w:pStyle w:val="StylePlainText8ptBoxSinglesolidlineAuto05ptLin"/>
      </w:pPr>
      <w:r w:rsidRPr="00977EA3">
        <w:t xml:space="preserve">                    &lt;value&gt;</w:t>
      </w:r>
    </w:p>
    <w:p w14:paraId="2C7FA6F7" w14:textId="77777777" w:rsidR="007A1F44" w:rsidRPr="00977EA3" w:rsidRDefault="007A1F44" w:rsidP="001B289C">
      <w:pPr>
        <w:pStyle w:val="StylePlainText8ptBoxSinglesolidlineAuto05ptLin"/>
      </w:pPr>
      <w:r w:rsidRPr="00977EA3">
        <w:t xml:space="preserve">                        &lt;given&gt;Jimmy&lt;/given&gt;</w:t>
      </w:r>
    </w:p>
    <w:p w14:paraId="38351CBC" w14:textId="77777777" w:rsidR="007A1F44" w:rsidRPr="00977EA3" w:rsidRDefault="007A1F44" w:rsidP="001B289C">
      <w:pPr>
        <w:pStyle w:val="StylePlainText8ptBoxSinglesolidlineAuto05ptLin"/>
      </w:pPr>
      <w:r w:rsidRPr="00977EA3">
        <w:t xml:space="preserve">                        &lt;family&gt;Jones&lt;/family&gt;</w:t>
      </w:r>
    </w:p>
    <w:p w14:paraId="689C2B51" w14:textId="77777777" w:rsidR="007A1F44" w:rsidRPr="00977EA3" w:rsidRDefault="007A1F44" w:rsidP="001B289C">
      <w:pPr>
        <w:pStyle w:val="StylePlainText8ptBoxSinglesolidlineAuto05ptLin"/>
      </w:pPr>
      <w:r w:rsidRPr="00977EA3">
        <w:t xml:space="preserve">                    &lt;/value&gt;</w:t>
      </w:r>
    </w:p>
    <w:p w14:paraId="4A36A628" w14:textId="77777777" w:rsidR="007A1F44" w:rsidRPr="00977EA3" w:rsidRDefault="007A1F44" w:rsidP="001B289C">
      <w:pPr>
        <w:pStyle w:val="StylePlainText8ptBoxSinglesolidlineAuto05ptLin"/>
      </w:pPr>
      <w:r w:rsidRPr="00977EA3">
        <w:t xml:space="preserve">                    &lt;</w:t>
      </w:r>
      <w:proofErr w:type="spellStart"/>
      <w:r w:rsidRPr="00977EA3">
        <w:t>semanticsText</w:t>
      </w:r>
      <w:proofErr w:type="spellEnd"/>
      <w:r w:rsidRPr="00977EA3">
        <w:t>&gt;LivingSubject.name&lt;/</w:t>
      </w:r>
      <w:proofErr w:type="spellStart"/>
      <w:r w:rsidRPr="00977EA3">
        <w:t>semanticsText</w:t>
      </w:r>
      <w:proofErr w:type="spellEnd"/>
      <w:r w:rsidRPr="00977EA3">
        <w:t>&gt;</w:t>
      </w:r>
    </w:p>
    <w:p w14:paraId="2D911D4E" w14:textId="563E50AC" w:rsidR="007A1F44" w:rsidRPr="00977EA3" w:rsidRDefault="007A1F44" w:rsidP="001B289C">
      <w:pPr>
        <w:pStyle w:val="StylePlainText8ptBoxSinglesolidlineAuto05ptLin"/>
      </w:pPr>
      <w:r w:rsidRPr="00977EA3">
        <w:t xml:space="preserve">                &lt;/</w:t>
      </w:r>
      <w:proofErr w:type="spellStart"/>
      <w:r w:rsidRPr="00977EA3">
        <w:t>livingSubjectName</w:t>
      </w:r>
      <w:proofErr w:type="spellEnd"/>
      <w:r w:rsidRPr="00977EA3">
        <w:t xml:space="preserve">&gt; </w:t>
      </w:r>
    </w:p>
    <w:p w14:paraId="331E0BD5" w14:textId="77777777" w:rsidR="007A1F44" w:rsidRPr="00977EA3" w:rsidRDefault="007A1F44" w:rsidP="001B289C">
      <w:pPr>
        <w:pStyle w:val="StylePlainText8ptBoxSinglesolidlineAuto05ptLin"/>
      </w:pPr>
      <w:r w:rsidRPr="00977EA3">
        <w:t xml:space="preserve">                &lt;</w:t>
      </w:r>
      <w:proofErr w:type="spellStart"/>
      <w:r w:rsidRPr="00977EA3">
        <w:t>LivingSubjectId</w:t>
      </w:r>
      <w:proofErr w:type="spellEnd"/>
      <w:r w:rsidRPr="00977EA3">
        <w:t>&gt;</w:t>
      </w:r>
    </w:p>
    <w:p w14:paraId="22B8C3B2" w14:textId="77777777" w:rsidR="007A1F44" w:rsidRPr="00977EA3" w:rsidRDefault="007A1F44" w:rsidP="001B289C">
      <w:pPr>
        <w:pStyle w:val="StylePlainText8ptBoxSinglesolidlineAuto05ptLin"/>
      </w:pPr>
      <w:r w:rsidRPr="00977EA3">
        <w:t xml:space="preserve">                  &lt;value root="</w:t>
      </w:r>
      <w:r w:rsidRPr="00977EA3">
        <w:rPr>
          <w:rStyle w:val="Enfasigrassetto"/>
          <w:b w:val="0"/>
          <w:bCs/>
        </w:rPr>
        <w:t>1.2.840.114350.1.13.99997.2.3412</w:t>
      </w:r>
      <w:r w:rsidRPr="00977EA3">
        <w:t>" extension="1234"/&gt;</w:t>
      </w:r>
    </w:p>
    <w:p w14:paraId="25384AEC" w14:textId="77777777" w:rsidR="007A1F44" w:rsidRPr="00977EA3" w:rsidRDefault="007A1F44" w:rsidP="001B289C">
      <w:pPr>
        <w:pStyle w:val="StylePlainText8ptBoxSinglesolidlineAuto05ptLin"/>
      </w:pPr>
      <w:r w:rsidRPr="00977EA3">
        <w:t xml:space="preserve">                  &lt;</w:t>
      </w:r>
      <w:proofErr w:type="spellStart"/>
      <w:r w:rsidRPr="00977EA3">
        <w:t>semanticsText</w:t>
      </w:r>
      <w:proofErr w:type="spellEnd"/>
      <w:r w:rsidRPr="00977EA3">
        <w:t>&gt;LivingSubject.id&lt;/</w:t>
      </w:r>
      <w:proofErr w:type="spellStart"/>
      <w:r w:rsidRPr="00977EA3">
        <w:t>semanticsText</w:t>
      </w:r>
      <w:proofErr w:type="spellEnd"/>
      <w:r w:rsidRPr="00977EA3">
        <w:t>&gt;</w:t>
      </w:r>
    </w:p>
    <w:p w14:paraId="7B9F0F9B" w14:textId="77777777" w:rsidR="007A1F44" w:rsidRPr="00977EA3" w:rsidRDefault="007A1F44" w:rsidP="001B289C">
      <w:pPr>
        <w:pStyle w:val="StylePlainText8ptBoxSinglesolidlineAuto05ptLin"/>
      </w:pPr>
      <w:r w:rsidRPr="00977EA3">
        <w:t xml:space="preserve">                &lt;/</w:t>
      </w:r>
      <w:proofErr w:type="spellStart"/>
      <w:r w:rsidRPr="00977EA3">
        <w:t>LivingSubjectId</w:t>
      </w:r>
      <w:proofErr w:type="spellEnd"/>
      <w:r w:rsidRPr="00977EA3">
        <w:t>&gt;</w:t>
      </w:r>
    </w:p>
    <w:p w14:paraId="20269F47" w14:textId="77777777" w:rsidR="007A1F44" w:rsidRPr="00977EA3" w:rsidRDefault="007A1F44" w:rsidP="001B289C">
      <w:pPr>
        <w:pStyle w:val="StylePlainText8ptBoxSinglesolidlineAuto05ptLin"/>
      </w:pPr>
      <w:r w:rsidRPr="00977EA3">
        <w:t xml:space="preserve">                &lt;</w:t>
      </w:r>
      <w:proofErr w:type="spellStart"/>
      <w:r w:rsidRPr="00977EA3">
        <w:t>LivingSubjectId</w:t>
      </w:r>
      <w:proofErr w:type="spellEnd"/>
      <w:r w:rsidRPr="00977EA3">
        <w:t>&gt;</w:t>
      </w:r>
    </w:p>
    <w:p w14:paraId="04B924EA" w14:textId="77777777" w:rsidR="007A1F44" w:rsidRPr="00977EA3" w:rsidRDefault="007A1F44" w:rsidP="001B289C">
      <w:pPr>
        <w:pStyle w:val="StylePlainText8ptBoxSinglesolidlineAuto05ptLin"/>
      </w:pPr>
      <w:r w:rsidRPr="00977EA3">
        <w:t xml:space="preserve">                    &lt;value root="2.16.840.1.113883.4.1" extension="58910"/&gt;</w:t>
      </w:r>
    </w:p>
    <w:p w14:paraId="4DC9C860" w14:textId="77777777" w:rsidR="007A1F44" w:rsidRPr="00977EA3" w:rsidRDefault="007A1F44" w:rsidP="001B289C">
      <w:pPr>
        <w:pStyle w:val="StylePlainText8ptBoxSinglesolidlineAuto05ptLin"/>
      </w:pPr>
      <w:r w:rsidRPr="00977EA3">
        <w:t xml:space="preserve">                    &lt;</w:t>
      </w:r>
      <w:proofErr w:type="spellStart"/>
      <w:r w:rsidRPr="00977EA3">
        <w:t>semanticsText</w:t>
      </w:r>
      <w:proofErr w:type="spellEnd"/>
      <w:r w:rsidRPr="00977EA3">
        <w:t>&gt;LivingSubject.id&lt;/</w:t>
      </w:r>
      <w:proofErr w:type="spellStart"/>
      <w:r w:rsidRPr="00977EA3">
        <w:t>semanticsText</w:t>
      </w:r>
      <w:proofErr w:type="spellEnd"/>
      <w:r w:rsidRPr="00977EA3">
        <w:t>&gt;</w:t>
      </w:r>
    </w:p>
    <w:p w14:paraId="5118DA86" w14:textId="77777777" w:rsidR="007A1F44" w:rsidRPr="00977EA3" w:rsidRDefault="007A1F44" w:rsidP="001B289C">
      <w:pPr>
        <w:pStyle w:val="StylePlainText8ptBoxSinglesolidlineAuto05ptLin"/>
      </w:pPr>
      <w:r w:rsidRPr="00977EA3">
        <w:t xml:space="preserve">                &lt;/</w:t>
      </w:r>
      <w:proofErr w:type="spellStart"/>
      <w:r w:rsidRPr="00977EA3">
        <w:t>LivingSubjectId</w:t>
      </w:r>
      <w:proofErr w:type="spellEnd"/>
      <w:r w:rsidRPr="00977EA3">
        <w:t>&gt;</w:t>
      </w:r>
    </w:p>
    <w:p w14:paraId="418423BE" w14:textId="77777777" w:rsidR="007A1F44" w:rsidRPr="00977EA3" w:rsidRDefault="007A1F44" w:rsidP="001B289C">
      <w:pPr>
        <w:pStyle w:val="StylePlainText8ptBoxSinglesolidlineAuto05ptLin"/>
      </w:pPr>
      <w:r w:rsidRPr="00977EA3">
        <w:t xml:space="preserve">            &lt;/</w:t>
      </w:r>
      <w:proofErr w:type="spellStart"/>
      <w:r w:rsidRPr="00977EA3">
        <w:t>parameterList</w:t>
      </w:r>
      <w:proofErr w:type="spellEnd"/>
      <w:r w:rsidRPr="00977EA3">
        <w:t>&gt;</w:t>
      </w:r>
    </w:p>
    <w:p w14:paraId="055BFA6E" w14:textId="77777777" w:rsidR="007A1F44" w:rsidRPr="00977EA3" w:rsidRDefault="007A1F44" w:rsidP="001B289C">
      <w:pPr>
        <w:pStyle w:val="StylePlainText8ptBoxSinglesolidlineAuto05ptLin"/>
      </w:pPr>
      <w:r w:rsidRPr="00977EA3">
        <w:t xml:space="preserve">        &lt;/</w:t>
      </w:r>
      <w:proofErr w:type="spellStart"/>
      <w:r w:rsidRPr="00977EA3">
        <w:t>queryByParameter</w:t>
      </w:r>
      <w:proofErr w:type="spellEnd"/>
      <w:r w:rsidRPr="00977EA3">
        <w:t>&gt;</w:t>
      </w:r>
    </w:p>
    <w:p w14:paraId="34A30F99" w14:textId="77777777" w:rsidR="007A1F44" w:rsidRPr="00977EA3" w:rsidRDefault="007A1F44" w:rsidP="001B289C">
      <w:pPr>
        <w:pStyle w:val="StylePlainText8ptBoxSinglesolidlineAuto05ptLin"/>
      </w:pPr>
      <w:r w:rsidRPr="00977EA3">
        <w:t xml:space="preserve">    &lt;/</w:t>
      </w:r>
      <w:proofErr w:type="spellStart"/>
      <w:r w:rsidRPr="00977EA3">
        <w:t>controlActProcess</w:t>
      </w:r>
      <w:proofErr w:type="spellEnd"/>
      <w:r w:rsidRPr="00977EA3">
        <w:t>&gt;</w:t>
      </w:r>
    </w:p>
    <w:p w14:paraId="2E6C8B26" w14:textId="77777777" w:rsidR="007A1F44" w:rsidRPr="00977EA3" w:rsidRDefault="007A1F44" w:rsidP="001B289C">
      <w:pPr>
        <w:pStyle w:val="Corpotesto"/>
        <w:rPr>
          <w:rStyle w:val="Enfasigrassetto"/>
          <w:bCs/>
        </w:rPr>
      </w:pPr>
      <w:r w:rsidRPr="00977EA3">
        <w:rPr>
          <w:rStyle w:val="Enfasigrassetto"/>
          <w:bCs/>
        </w:rPr>
        <w:t xml:space="preserve">Comparison of </w:t>
      </w:r>
      <w:proofErr w:type="spellStart"/>
      <w:r w:rsidRPr="00977EA3">
        <w:rPr>
          <w:rStyle w:val="Enfasigrassetto"/>
          <w:bCs/>
        </w:rPr>
        <w:t>homeCommunityId</w:t>
      </w:r>
      <w:proofErr w:type="spellEnd"/>
      <w:r w:rsidRPr="00977EA3">
        <w:rPr>
          <w:rStyle w:val="Enfasigrassetto"/>
          <w:bCs/>
        </w:rPr>
        <w:t xml:space="preserve"> and assigning authority</w:t>
      </w:r>
    </w:p>
    <w:p w14:paraId="1522F943" w14:textId="7ACC5200" w:rsidR="007A1F44" w:rsidRPr="00ED4370" w:rsidRDefault="007A1F44" w:rsidP="008C3C96">
      <w:pPr>
        <w:pStyle w:val="Corpotesto"/>
      </w:pPr>
      <w:r w:rsidRPr="00ED4370">
        <w:t xml:space="preserve">The value of </w:t>
      </w:r>
      <w:proofErr w:type="spellStart"/>
      <w:r w:rsidRPr="00ED4370">
        <w:t>homeCommunityId</w:t>
      </w:r>
      <w:proofErr w:type="spellEnd"/>
      <w:r w:rsidRPr="00ED4370">
        <w:t xml:space="preserve"> is an OID which may, or may not, also be an assigning authority. An assigning authority is designated by an OID and issues identifiers, in this case patient identifiers. A community’s patient identifier assigning authority issues patient identifiers for patients managed by the community. It is possible for there to be more than one patient identifier assigning authority in a community. The Initiating Gateway must specify the right patient identifier assigning authority for the patient being described. There is only one </w:t>
      </w:r>
      <w:proofErr w:type="spellStart"/>
      <w:r w:rsidRPr="00ED4370">
        <w:t>homeCommunityId</w:t>
      </w:r>
      <w:proofErr w:type="spellEnd"/>
      <w:r w:rsidRPr="00ED4370">
        <w:t xml:space="preserve"> per community. This OID may also be used by the community as the patient identifier assigning authority, but this is not required and should not be expected. While both values are OIDs</w:t>
      </w:r>
      <w:r w:rsidR="005B2412" w:rsidRPr="00ED4370">
        <w:t>,</w:t>
      </w:r>
      <w:r w:rsidRPr="00ED4370">
        <w:t xml:space="preserve"> they have no necessary relationship. In general it is expected that the </w:t>
      </w:r>
      <w:proofErr w:type="spellStart"/>
      <w:r w:rsidRPr="00ED4370">
        <w:t>homeCommunityId</w:t>
      </w:r>
      <w:proofErr w:type="spellEnd"/>
      <w:r w:rsidRPr="00ED4370">
        <w:t xml:space="preserve"> will be assigned by an organization which governs the interaction among communities. In many countries this will be facilitated by the government who will manage the community level agreements necessary for sharing and also assign </w:t>
      </w:r>
      <w:proofErr w:type="spellStart"/>
      <w:r w:rsidRPr="00ED4370">
        <w:t>homeCommunityIds</w:t>
      </w:r>
      <w:proofErr w:type="spellEnd"/>
      <w:r w:rsidRPr="00ED4370">
        <w:t xml:space="preserve">. An assigning authority has no expected level of management, and there may be multiple patient identifier assigning authorities within a community. </w:t>
      </w:r>
    </w:p>
    <w:p w14:paraId="79C14B9D"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t>3.55.4.1.3 Expected Actions</w:t>
      </w:r>
    </w:p>
    <w:p w14:paraId="077EC2CB" w14:textId="77777777" w:rsidR="007A1F44" w:rsidRPr="00977EA3" w:rsidRDefault="007A1F44" w:rsidP="001B289C">
      <w:pPr>
        <w:pStyle w:val="Corpotesto"/>
      </w:pPr>
      <w:r w:rsidRPr="00977EA3">
        <w:t xml:space="preserve">If </w:t>
      </w:r>
      <w:proofErr w:type="spellStart"/>
      <w:r w:rsidRPr="00977EA3">
        <w:t>responsePriorityCode</w:t>
      </w:r>
      <w:proofErr w:type="spellEnd"/>
      <w:r w:rsidRPr="00977EA3">
        <w:t xml:space="preserve"> is “I” the Responding Gateway shall return a Find Candidates Response message as specified in </w:t>
      </w:r>
      <w:r w:rsidR="00292B01" w:rsidRPr="00977EA3">
        <w:t>Section</w:t>
      </w:r>
      <w:r w:rsidRPr="00977EA3">
        <w:t xml:space="preserve"> 3.55.4.2. The response message uses the Application Acknowledgement transmission wrapper, as specified in ITI TF-2x: O.1.3, and no other acknowledgments are part of this the transaction.</w:t>
      </w:r>
    </w:p>
    <w:p w14:paraId="2503A9DC" w14:textId="77777777" w:rsidR="007A1F44" w:rsidRPr="00977EA3" w:rsidRDefault="007A1F44" w:rsidP="001B289C">
      <w:pPr>
        <w:pStyle w:val="Corpotesto"/>
      </w:pPr>
      <w:r w:rsidRPr="00977EA3">
        <w:lastRenderedPageBreak/>
        <w:t xml:space="preserve">If </w:t>
      </w:r>
      <w:proofErr w:type="spellStart"/>
      <w:r w:rsidRPr="00977EA3">
        <w:t>responsePriorityCode</w:t>
      </w:r>
      <w:proofErr w:type="spellEnd"/>
      <w:r w:rsidRPr="00977EA3">
        <w:t xml:space="preserve"> is “D” and the Responding Gateway does not support the Deferred Response Option, it shall return an application error in the HL7 V3 Accept Acknowledgement with </w:t>
      </w:r>
      <w:proofErr w:type="spellStart"/>
      <w:r w:rsidRPr="00977EA3">
        <w:t>acknowledgeDetail</w:t>
      </w:r>
      <w:proofErr w:type="spellEnd"/>
      <w:r w:rsidRPr="00977EA3">
        <w:t xml:space="preserve"> to indicate Unsupported Processing Mode.</w:t>
      </w:r>
    </w:p>
    <w:p w14:paraId="189814AC" w14:textId="77777777" w:rsidR="007A1F44" w:rsidRPr="00977EA3" w:rsidRDefault="007A1F44" w:rsidP="001B289C">
      <w:pPr>
        <w:pStyle w:val="StylePlainText8ptBoxSinglesolidlineAuto05ptLin"/>
      </w:pPr>
    </w:p>
    <w:p w14:paraId="1D5DC35B" w14:textId="77777777" w:rsidR="007A1F44" w:rsidRPr="00977EA3" w:rsidRDefault="007A1F44" w:rsidP="001B289C">
      <w:pPr>
        <w:pStyle w:val="StylePlainText8ptBoxSinglesolidlineAuto05ptLin"/>
      </w:pPr>
      <w:r w:rsidRPr="00977EA3">
        <w:t>&lt;MCCI_IN000002UV01 …</w:t>
      </w:r>
    </w:p>
    <w:p w14:paraId="311C4EBB" w14:textId="77777777" w:rsidR="007A1F44" w:rsidRPr="00977EA3" w:rsidRDefault="007A1F44" w:rsidP="001B289C">
      <w:pPr>
        <w:pStyle w:val="StylePlainText8ptBoxSinglesolidlineAuto05ptLin"/>
      </w:pPr>
      <w:r w:rsidRPr="00977EA3">
        <w:tab/>
        <w:t>( . . . )</w:t>
      </w:r>
    </w:p>
    <w:p w14:paraId="26051927" w14:textId="77777777" w:rsidR="007A1F44" w:rsidRPr="00977EA3" w:rsidRDefault="007A1F44" w:rsidP="001B289C">
      <w:pPr>
        <w:pStyle w:val="StylePlainText8ptBoxSinglesolidlineAuto05ptLin"/>
      </w:pPr>
      <w:r w:rsidRPr="00977EA3">
        <w:t xml:space="preserve">    &lt;acknowledgement&gt;</w:t>
      </w:r>
    </w:p>
    <w:p w14:paraId="2CA2B001" w14:textId="77777777" w:rsidR="007A1F44" w:rsidRPr="00977EA3" w:rsidRDefault="007A1F44" w:rsidP="001B289C">
      <w:pPr>
        <w:pStyle w:val="StylePlainText8ptBoxSinglesolidlineAuto05ptLin"/>
      </w:pPr>
      <w:r w:rsidRPr="00977EA3">
        <w:t xml:space="preserve">        &lt;</w:t>
      </w:r>
      <w:proofErr w:type="spellStart"/>
      <w:r w:rsidRPr="00977EA3">
        <w:t>typeCode</w:t>
      </w:r>
      <w:proofErr w:type="spellEnd"/>
      <w:r w:rsidRPr="00977EA3">
        <w:t xml:space="preserve"> code="AE"/&gt;</w:t>
      </w:r>
    </w:p>
    <w:p w14:paraId="7846F119" w14:textId="77777777" w:rsidR="007A1F44" w:rsidRPr="00977EA3" w:rsidRDefault="007A1F44" w:rsidP="001B289C">
      <w:pPr>
        <w:pStyle w:val="StylePlainText8ptBoxSinglesolidlineAuto05ptLin"/>
      </w:pPr>
      <w:r w:rsidRPr="00977EA3">
        <w:t xml:space="preserve">        &lt;</w:t>
      </w:r>
      <w:proofErr w:type="spellStart"/>
      <w:r w:rsidRPr="00977EA3">
        <w:t>targetMessage</w:t>
      </w:r>
      <w:proofErr w:type="spellEnd"/>
      <w:r w:rsidRPr="00977EA3">
        <w:t>&gt;</w:t>
      </w:r>
    </w:p>
    <w:p w14:paraId="549C4B02" w14:textId="77777777" w:rsidR="007A1F44" w:rsidRPr="00977EA3" w:rsidRDefault="007A1F44" w:rsidP="001B289C">
      <w:pPr>
        <w:pStyle w:val="StylePlainText8ptBoxSinglesolidlineAuto05ptLin"/>
      </w:pPr>
      <w:r w:rsidRPr="00977EA3">
        <w:t xml:space="preserve">            &lt;id root="22a0f9e0-4454-11dc-a6be-3603d6866807"/&gt;</w:t>
      </w:r>
    </w:p>
    <w:p w14:paraId="0AF6808B" w14:textId="77777777" w:rsidR="007A1F44" w:rsidRPr="00977EA3" w:rsidRDefault="007A1F44" w:rsidP="001B289C">
      <w:pPr>
        <w:pStyle w:val="StylePlainText8ptBoxSinglesolidlineAuto05ptLin"/>
      </w:pPr>
      <w:r w:rsidRPr="00977EA3">
        <w:t xml:space="preserve">        &lt;/</w:t>
      </w:r>
      <w:proofErr w:type="spellStart"/>
      <w:r w:rsidRPr="00977EA3">
        <w:t>targetMessage</w:t>
      </w:r>
      <w:proofErr w:type="spellEnd"/>
      <w:r w:rsidRPr="00977EA3">
        <w:t>&gt;</w:t>
      </w:r>
    </w:p>
    <w:p w14:paraId="2DAE0ECB" w14:textId="77777777" w:rsidR="007A1F44" w:rsidRPr="00977EA3" w:rsidRDefault="007A1F44" w:rsidP="001B289C">
      <w:pPr>
        <w:pStyle w:val="StylePlainText8ptBoxSinglesolidlineAuto05ptLin"/>
      </w:pPr>
      <w:r w:rsidRPr="00977EA3">
        <w:t xml:space="preserve">        &lt;</w:t>
      </w:r>
      <w:proofErr w:type="spellStart"/>
      <w:r w:rsidRPr="00977EA3">
        <w:t>acknowledgementDetail</w:t>
      </w:r>
      <w:proofErr w:type="spellEnd"/>
      <w:r w:rsidRPr="00977EA3">
        <w:t xml:space="preserve"> </w:t>
      </w:r>
      <w:proofErr w:type="spellStart"/>
      <w:r w:rsidRPr="00977EA3">
        <w:t>typeCode</w:t>
      </w:r>
      <w:proofErr w:type="spellEnd"/>
      <w:r w:rsidRPr="00977EA3">
        <w:t>="E"&gt;</w:t>
      </w:r>
    </w:p>
    <w:p w14:paraId="097A415D" w14:textId="77777777" w:rsidR="007A1F44" w:rsidRPr="00977EA3" w:rsidRDefault="007A1F44" w:rsidP="001B289C">
      <w:pPr>
        <w:pStyle w:val="StylePlainText8ptBoxSinglesolidlineAuto05ptLin"/>
      </w:pPr>
      <w:r w:rsidRPr="00977EA3">
        <w:t xml:space="preserve">            &lt;code code="NS250" </w:t>
      </w:r>
      <w:proofErr w:type="spellStart"/>
      <w:r w:rsidRPr="00977EA3">
        <w:t>displayName</w:t>
      </w:r>
      <w:proofErr w:type="spellEnd"/>
      <w:r w:rsidRPr="00977EA3">
        <w:t>="Unsupported processing mode"/&gt;</w:t>
      </w:r>
    </w:p>
    <w:p w14:paraId="322A486E" w14:textId="77777777" w:rsidR="007A1F44" w:rsidRPr="00977EA3" w:rsidRDefault="007A1F44" w:rsidP="001B289C">
      <w:pPr>
        <w:pStyle w:val="StylePlainText8ptBoxSinglesolidlineAuto05ptLin"/>
      </w:pPr>
      <w:r w:rsidRPr="00977EA3">
        <w:t xml:space="preserve">            &lt;text&gt;Deferred Response not supported.&lt;/text&gt;</w:t>
      </w:r>
    </w:p>
    <w:p w14:paraId="1B296DEB" w14:textId="77777777" w:rsidR="007A1F44" w:rsidRPr="00977EA3" w:rsidRDefault="007A1F44" w:rsidP="001B289C">
      <w:pPr>
        <w:pStyle w:val="StylePlainText8ptBoxSinglesolidlineAuto05ptLin"/>
      </w:pPr>
      <w:r w:rsidRPr="00977EA3">
        <w:t xml:space="preserve">        &lt;/</w:t>
      </w:r>
      <w:proofErr w:type="spellStart"/>
      <w:r w:rsidRPr="00977EA3">
        <w:t>acknowledgementDetail</w:t>
      </w:r>
      <w:proofErr w:type="spellEnd"/>
      <w:r w:rsidRPr="00977EA3">
        <w:t>&gt;</w:t>
      </w:r>
    </w:p>
    <w:p w14:paraId="1F6A8E90" w14:textId="77777777" w:rsidR="007A1F44" w:rsidRPr="00977EA3" w:rsidRDefault="007A1F44" w:rsidP="001B289C">
      <w:pPr>
        <w:pStyle w:val="StylePlainText8ptBoxSinglesolidlineAuto05ptLin"/>
      </w:pPr>
      <w:r w:rsidRPr="00977EA3">
        <w:t xml:space="preserve">    &lt;/acknowledgement&gt;</w:t>
      </w:r>
    </w:p>
    <w:p w14:paraId="55EBFB02" w14:textId="77777777" w:rsidR="007A1F44" w:rsidRPr="00977EA3" w:rsidRDefault="007A1F44" w:rsidP="001B289C">
      <w:pPr>
        <w:pStyle w:val="StylePlainText8ptBoxSinglesolidlineAuto05ptLin"/>
      </w:pPr>
      <w:r w:rsidRPr="00977EA3">
        <w:t>&lt;/MCCI_IN000002UV01&gt;</w:t>
      </w:r>
    </w:p>
    <w:p w14:paraId="59096D9E" w14:textId="77777777" w:rsidR="007A1F44" w:rsidRPr="00977EA3" w:rsidRDefault="007A1F44" w:rsidP="001B289C">
      <w:pPr>
        <w:pStyle w:val="StylePlainText8ptBoxSinglesolidlineAuto05ptLin"/>
      </w:pPr>
    </w:p>
    <w:p w14:paraId="59BF23D5" w14:textId="77777777" w:rsidR="007A1F44" w:rsidRPr="00977EA3" w:rsidRDefault="007A1F44" w:rsidP="001B289C">
      <w:pPr>
        <w:pStyle w:val="Corpotesto"/>
      </w:pPr>
      <w:r w:rsidRPr="00977EA3">
        <w:t xml:space="preserve">If the Responding Gateway supports the Deferred Response Option, it shall respond as described in </w:t>
      </w:r>
      <w:r w:rsidR="00292B01" w:rsidRPr="00977EA3">
        <w:t xml:space="preserve">Section </w:t>
      </w:r>
      <w:r w:rsidRPr="00977EA3">
        <w:t>3.55.6.2.</w:t>
      </w:r>
    </w:p>
    <w:p w14:paraId="14CE8FA1" w14:textId="77777777" w:rsidR="007A1F44" w:rsidRPr="00977EA3" w:rsidRDefault="007A1F44" w:rsidP="001B289C">
      <w:pPr>
        <w:pStyle w:val="Corpotesto"/>
      </w:pPr>
      <w:r w:rsidRPr="00977EA3">
        <w:t xml:space="preserve">If the Responding Gateway is unable to process the request due to an internal error, such as the local Master Patient Index system is offline, the Responding Gateway shall return an application error as described in </w:t>
      </w:r>
      <w:r w:rsidR="00292B01" w:rsidRPr="00977EA3">
        <w:t xml:space="preserve">Section </w:t>
      </w:r>
      <w:r w:rsidRPr="00977EA3">
        <w:t>3.55.4.2.3 Case 5.</w:t>
      </w:r>
    </w:p>
    <w:p w14:paraId="5368C085" w14:textId="77777777" w:rsidR="007A1F44" w:rsidRPr="00977EA3" w:rsidRDefault="007A1F44" w:rsidP="001B289C">
      <w:r w:rsidRPr="00977EA3">
        <w:t xml:space="preserve">The community associated with the Responding Gateway may make use of the </w:t>
      </w:r>
      <w:proofErr w:type="spellStart"/>
      <w:r w:rsidRPr="00977EA3">
        <w:t>homeCommunityId</w:t>
      </w:r>
      <w:proofErr w:type="spellEnd"/>
      <w:r w:rsidRPr="00977EA3">
        <w:t xml:space="preserve"> and community patient identifier assigning authority by initiating a Cross Gateway Query. See </w:t>
      </w:r>
      <w:r w:rsidR="00292B01" w:rsidRPr="00977EA3">
        <w:t>Section</w:t>
      </w:r>
      <w:r w:rsidRPr="00977EA3">
        <w:t xml:space="preserve"> 3.55.4.1.2.4 for more information. This provisioning of the Responding Gateway community may be cached indefinitely, but efforts are needed to ensure that changes are properly reflected. For more detail about this issue refer to </w:t>
      </w:r>
      <w:r w:rsidR="00292B01" w:rsidRPr="00977EA3">
        <w:t xml:space="preserve">Section </w:t>
      </w:r>
      <w:r w:rsidRPr="00977EA3">
        <w:t>3.55.4.2.3.1.</w:t>
      </w:r>
    </w:p>
    <w:p w14:paraId="74AE8E85" w14:textId="77777777" w:rsidR="007A1F44" w:rsidRPr="00977EA3" w:rsidRDefault="007A1F44" w:rsidP="00D372D5">
      <w:pPr>
        <w:pStyle w:val="Titolo6"/>
        <w:numPr>
          <w:ilvl w:val="0"/>
          <w:numId w:val="0"/>
        </w:numPr>
        <w:tabs>
          <w:tab w:val="clear" w:pos="2160"/>
          <w:tab w:val="clear" w:pos="2880"/>
          <w:tab w:val="clear" w:pos="3600"/>
          <w:tab w:val="clear" w:pos="4320"/>
          <w:tab w:val="clear" w:pos="5040"/>
        </w:tabs>
        <w:rPr>
          <w:noProof w:val="0"/>
        </w:rPr>
      </w:pPr>
      <w:r w:rsidRPr="00977EA3">
        <w:rPr>
          <w:noProof w:val="0"/>
        </w:rPr>
        <w:t>3.55.4.1.3.1 Query Parameter Processing</w:t>
      </w:r>
    </w:p>
    <w:p w14:paraId="679E8D35" w14:textId="2FA9C4EE" w:rsidR="007A1F44" w:rsidRPr="00977EA3" w:rsidRDefault="007A1F44" w:rsidP="001B289C">
      <w:pPr>
        <w:pStyle w:val="Corpotesto"/>
      </w:pPr>
      <w:r w:rsidRPr="00977EA3">
        <w:t>The Responding Gateway shall be capable of accepting, searching on, and responding with attributes in the Query Person by Demographics message.</w:t>
      </w:r>
    </w:p>
    <w:p w14:paraId="489C2510" w14:textId="77777777" w:rsidR="007A1F44" w:rsidRPr="00977EA3" w:rsidRDefault="007A1F44" w:rsidP="001B289C">
      <w:pPr>
        <w:pStyle w:val="Corpotesto"/>
      </w:pPr>
      <w:r w:rsidRPr="00977EA3">
        <w:t xml:space="preserve">Handling of phonetic issues, alternate spellings, upper and lower case, accented characters, etc., if deemed appropriate, is to be supported by the Responding Gateway rather than by the Initiating Gateway. The Responding Gateway shall return any matches to the query parameters that reflect a high degree of match, after consideration of all policy constraints; IHE does not further specify matching requirements, except as already discussed in the </w:t>
      </w:r>
      <w:proofErr w:type="spellStart"/>
      <w:r w:rsidRPr="00977EA3">
        <w:t>LivingSubjectName</w:t>
      </w:r>
      <w:proofErr w:type="spellEnd"/>
      <w:r w:rsidRPr="00977EA3">
        <w:t xml:space="preserve"> parameter description.</w:t>
      </w:r>
    </w:p>
    <w:p w14:paraId="2946A57D" w14:textId="77777777" w:rsidR="007A1F44" w:rsidRPr="00977EA3" w:rsidRDefault="007A1F44" w:rsidP="001B289C">
      <w:pPr>
        <w:pStyle w:val="Titolo4"/>
        <w:numPr>
          <w:ilvl w:val="0"/>
          <w:numId w:val="0"/>
        </w:numPr>
        <w:tabs>
          <w:tab w:val="clear" w:pos="2160"/>
          <w:tab w:val="clear" w:pos="2880"/>
          <w:tab w:val="clear" w:pos="3600"/>
        </w:tabs>
        <w:rPr>
          <w:noProof w:val="0"/>
        </w:rPr>
      </w:pPr>
      <w:bookmarkStart w:id="3982" w:name="_Toc398544395"/>
      <w:r w:rsidRPr="00977EA3">
        <w:rPr>
          <w:noProof w:val="0"/>
        </w:rPr>
        <w:t>3.55.4.2 Cross Gateway Patient Discovery Response</w:t>
      </w:r>
      <w:bookmarkEnd w:id="3982"/>
    </w:p>
    <w:p w14:paraId="16477B9D" w14:textId="4CDADA65" w:rsidR="007A1F44" w:rsidRPr="00977EA3" w:rsidRDefault="007A1F44" w:rsidP="001B289C">
      <w:pPr>
        <w:pStyle w:val="Corpotesto"/>
      </w:pPr>
      <w:r w:rsidRPr="00977EA3">
        <w:t>The Cross Gateway Patient Discovery Response is implemented using the HL7 Patient Registry Find Candidates Response</w:t>
      </w:r>
      <w:r w:rsidR="00F141BB">
        <w:t xml:space="preserve"> </w:t>
      </w:r>
      <w:r w:rsidRPr="00977EA3">
        <w:t>message</w:t>
      </w:r>
      <w:r w:rsidR="00F141BB">
        <w:t xml:space="preserve"> (</w:t>
      </w:r>
      <w:r w:rsidR="00F141BB" w:rsidRPr="00977EA3">
        <w:t>PRPA_MT201310UV02)</w:t>
      </w:r>
      <w:r w:rsidRPr="00977EA3">
        <w:t xml:space="preserve">. </w:t>
      </w:r>
    </w:p>
    <w:p w14:paraId="4F5DE949"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lastRenderedPageBreak/>
        <w:t>3.55.4.2.1 Trigger Events</w:t>
      </w:r>
    </w:p>
    <w:p w14:paraId="60CB78A6" w14:textId="1EF4AE43" w:rsidR="007A1F44" w:rsidRPr="00977EA3" w:rsidRDefault="007A1F44" w:rsidP="001B289C">
      <w:pPr>
        <w:pStyle w:val="Corpotesto"/>
      </w:pPr>
      <w:r w:rsidRPr="00977EA3">
        <w:t xml:space="preserve">The Patient Registry Find Candidates Response message (PRPA_MT201310UV02) is sent by the Responding Gateway in response to the query (PRPA_MT201306UV02) message previously received. </w:t>
      </w:r>
    </w:p>
    <w:p w14:paraId="78E05E0E"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t>3.55.4.2.2 Message Semantics</w:t>
      </w:r>
    </w:p>
    <w:p w14:paraId="5285328D" w14:textId="77777777" w:rsidR="007A1F44" w:rsidRPr="00977EA3" w:rsidRDefault="007A1F44" w:rsidP="001B289C">
      <w:pPr>
        <w:pStyle w:val="Corpotesto"/>
      </w:pPr>
      <w:r w:rsidRPr="00977EA3">
        <w:t xml:space="preserve">The components of the message with cardinality greater than 0 (as shown below) are required, and the detailed description of the message is provided in </w:t>
      </w:r>
      <w:r w:rsidR="00292B01" w:rsidRPr="00977EA3">
        <w:t>Section</w:t>
      </w:r>
      <w:r w:rsidR="00A2230D" w:rsidRPr="00977EA3">
        <w:t>s</w:t>
      </w:r>
      <w:r w:rsidRPr="00977EA3">
        <w:t xml:space="preserve"> 3.55.4.2.2.1 to 3.55.4.2.2.7. All other attributes of the message are optional.</w:t>
      </w:r>
    </w:p>
    <w:p w14:paraId="5AF1219D" w14:textId="77777777" w:rsidR="007A1F44" w:rsidRPr="00977EA3" w:rsidRDefault="007A1F44" w:rsidP="001B289C">
      <w:pPr>
        <w:pStyle w:val="Corpotesto"/>
      </w:pPr>
      <w:r w:rsidRPr="00977EA3">
        <w:t>For each element that is required this means that it shall be provided by Responding Gateway, unless not available, and shall be accepted by requestor but requestor is not required to process the value in any way, only accept it without any error.</w:t>
      </w:r>
    </w:p>
    <w:p w14:paraId="6FA36E6E" w14:textId="77777777" w:rsidR="007A1F44" w:rsidRPr="00977EA3" w:rsidRDefault="007A1F44" w:rsidP="00FC2358">
      <w:pPr>
        <w:pStyle w:val="Corpotesto"/>
      </w:pPr>
      <w:r w:rsidRPr="00977EA3">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BD06F77" w14:textId="77777777" w:rsidR="007A1F44" w:rsidRPr="00977EA3" w:rsidRDefault="007A1F44" w:rsidP="00B21B36">
      <w:pPr>
        <w:pStyle w:val="Corpotesto"/>
      </w:pPr>
      <w:r w:rsidRPr="00977EA3">
        <w:t xml:space="preserve">The Responding Gateway may specify a duration value in the SOAP Header element of the response. This value suggests to the Initiating Gateway a length of time that the Responding Gateway recommends caching any correlation resulting from the interaction. The duration value is specified in the SOAP Header using the </w:t>
      </w:r>
      <w:proofErr w:type="spellStart"/>
      <w:r w:rsidRPr="00977EA3">
        <w:t>CorrelationTimeToLive</w:t>
      </w:r>
      <w:proofErr w:type="spellEnd"/>
      <w:r w:rsidRPr="00977EA3">
        <w:t xml:space="preserve"> element and contains a value conformant with the </w:t>
      </w:r>
      <w:proofErr w:type="spellStart"/>
      <w:r w:rsidRPr="00977EA3">
        <w:t>xs:duration</w:t>
      </w:r>
      <w:proofErr w:type="spellEnd"/>
      <w:r w:rsidRPr="00977EA3">
        <w:t xml:space="preserve"> type defined in http://www.w3.org/TR/xmlschema-2/#duration. If no </w:t>
      </w:r>
      <w:proofErr w:type="spellStart"/>
      <w:r w:rsidRPr="00977EA3">
        <w:t>CorrelationTimeToLive</w:t>
      </w:r>
      <w:proofErr w:type="spellEnd"/>
      <w:r w:rsidRPr="00977EA3">
        <w:t xml:space="preserve"> element is specified in the SOAP Header the Initiating Gateway shall interpret this as a recommendation against caching, unless a mutually agreed policy states otherwise. </w:t>
      </w:r>
    </w:p>
    <w:p w14:paraId="36510BA9" w14:textId="77777777" w:rsidR="007A1F44" w:rsidRPr="00977EA3" w:rsidRDefault="007A1F44" w:rsidP="001B289C">
      <w:pPr>
        <w:pStyle w:val="Corpotesto"/>
      </w:pPr>
      <w:r w:rsidRPr="00977EA3">
        <w:t xml:space="preserve">An example of specifying the </w:t>
      </w:r>
      <w:proofErr w:type="spellStart"/>
      <w:r w:rsidRPr="00977EA3">
        <w:t>CorrelationTimeToLive</w:t>
      </w:r>
      <w:proofErr w:type="spellEnd"/>
      <w:r w:rsidRPr="00977EA3">
        <w:t xml:space="preserve"> element follows, which recommends caching of 7 days.</w:t>
      </w:r>
    </w:p>
    <w:p w14:paraId="5E392DBB" w14:textId="77777777" w:rsidR="007A1F44" w:rsidRPr="00977EA3" w:rsidRDefault="007A1F44" w:rsidP="001B289C">
      <w:pPr>
        <w:pStyle w:val="StylePlainText8ptBoxSinglesolidlineAuto05ptLin"/>
      </w:pPr>
      <w:r w:rsidRPr="00977EA3">
        <w:t>&lt;</w:t>
      </w:r>
      <w:proofErr w:type="spellStart"/>
      <w:r w:rsidRPr="00977EA3">
        <w:t>xcpd:CorrelationTimeToLive</w:t>
      </w:r>
      <w:proofErr w:type="spellEnd"/>
      <w:r w:rsidRPr="00977EA3">
        <w:t>&gt;P0Y0M7D&lt;/</w:t>
      </w:r>
      <w:proofErr w:type="spellStart"/>
      <w:r w:rsidRPr="00977EA3">
        <w:t>xcpd:CorrelationTimeToLive</w:t>
      </w:r>
      <w:proofErr w:type="spellEnd"/>
      <w:r w:rsidRPr="00977EA3">
        <w:t>&gt;</w:t>
      </w:r>
    </w:p>
    <w:p w14:paraId="529C48E2"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t>3.55.4.2.2.1 Major Components of the Patient Registry Find Candidates Response Message</w:t>
      </w:r>
    </w:p>
    <w:p w14:paraId="50A4D9CC" w14:textId="77777777" w:rsidR="007A1F44" w:rsidRPr="00977EA3" w:rsidRDefault="007A1F44" w:rsidP="001B289C">
      <w:pPr>
        <w:pStyle w:val="Corpotesto"/>
      </w:pPr>
      <w:r w:rsidRPr="00977EA3">
        <w:t xml:space="preserve">This message shares all the major components of the Patient Activate/Revise messages, as described in </w:t>
      </w:r>
      <w:r w:rsidR="00292B01" w:rsidRPr="00977EA3">
        <w:t>Section</w:t>
      </w:r>
      <w:r w:rsidRPr="00977EA3">
        <w:t xml:space="preserve"> 3.44.4.1.2.1. The only additional component is the </w:t>
      </w:r>
      <w:proofErr w:type="spellStart"/>
      <w:r w:rsidRPr="00977EA3">
        <w:t>QueryMatchObservation</w:t>
      </w:r>
      <w:proofErr w:type="spellEnd"/>
      <w:r w:rsidRPr="00977EA3">
        <w:t xml:space="preserve"> class.</w:t>
      </w:r>
    </w:p>
    <w:p w14:paraId="5F443CD3" w14:textId="77777777" w:rsidR="007A1F44" w:rsidRPr="00977EA3" w:rsidRDefault="007A1F44" w:rsidP="001B289C">
      <w:pPr>
        <w:pStyle w:val="Corpotesto"/>
        <w:rPr>
          <w:rStyle w:val="Enfasigrassetto"/>
          <w:bCs/>
        </w:rPr>
      </w:pPr>
      <w:r w:rsidRPr="00977EA3">
        <w:rPr>
          <w:rStyle w:val="Enfasigrassetto"/>
          <w:bCs/>
        </w:rPr>
        <w:t>Query Match Observation</w:t>
      </w:r>
    </w:p>
    <w:p w14:paraId="57DE6310" w14:textId="77777777" w:rsidR="007A1F44" w:rsidRPr="00977EA3" w:rsidRDefault="007A1F44" w:rsidP="001B289C">
      <w:pPr>
        <w:pStyle w:val="Corpotesto"/>
      </w:pPr>
      <w:r w:rsidRPr="00977EA3">
        <w:t xml:space="preserve">The </w:t>
      </w:r>
      <w:proofErr w:type="spellStart"/>
      <w:r w:rsidRPr="00977EA3">
        <w:rPr>
          <w:rStyle w:val="TestonormaleCarattere"/>
          <w:rFonts w:cs="Courier New"/>
        </w:rPr>
        <w:t>QueryMatchObservation</w:t>
      </w:r>
      <w:proofErr w:type="spellEnd"/>
      <w:r w:rsidRPr="00977EA3">
        <w:t xml:space="preserve"> class is used to convey information about the quality of the match for each record returned by the query response. </w:t>
      </w:r>
    </w:p>
    <w:p w14:paraId="098B32AF"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lastRenderedPageBreak/>
        <w:t>3.55.4.2.2.2 Message Information Model of the Patient Registry Find Candidates Response Message</w:t>
      </w:r>
    </w:p>
    <w:p w14:paraId="3C241D32" w14:textId="77777777" w:rsidR="007A1F44" w:rsidRPr="00977EA3" w:rsidRDefault="007A1F44" w:rsidP="001B289C">
      <w:pPr>
        <w:pStyle w:val="Corpotesto"/>
      </w:pPr>
      <w:r w:rsidRPr="00977EA3">
        <w:t xml:space="preserve">Below is the Message Information Model for the Patient Registry Find Candidates Response message, as restricted for this transaction. The purpose of the model is to describe the data elements relevant for this transaction. It is a strict common subset of the Patient Registry Find Candidates Response (PRPA_RM201310UV02) RMIM. </w:t>
      </w:r>
    </w:p>
    <w:p w14:paraId="5080D4CA" w14:textId="77777777" w:rsidR="007A1F44" w:rsidRPr="00977EA3" w:rsidRDefault="007A1F44" w:rsidP="001B289C">
      <w:pPr>
        <w:pStyle w:val="Corpotesto"/>
      </w:pPr>
      <w:r w:rsidRPr="00977EA3">
        <w:t>The base RMIM can be found on the HL7 V3 2008 Edition CD at Edition2008/domains/</w:t>
      </w:r>
      <w:proofErr w:type="spellStart"/>
      <w:r w:rsidRPr="00977EA3">
        <w:t>uvpa</w:t>
      </w:r>
      <w:proofErr w:type="spellEnd"/>
      <w:r w:rsidRPr="00977EA3">
        <w:t>/editable/PRPA_RM201310UV.htm. The following restrictions were made on the original RMIMs to arrive at the restricted model:</w:t>
      </w:r>
    </w:p>
    <w:p w14:paraId="79702A1D" w14:textId="77777777" w:rsidR="008E3CF3" w:rsidRPr="00977EA3" w:rsidRDefault="007A1F44" w:rsidP="00EC243F">
      <w:pPr>
        <w:pStyle w:val="Puntoelenco2"/>
      </w:pPr>
      <w:r w:rsidRPr="00977EA3">
        <w:t>The focal entity choice is restricted to be only a person</w:t>
      </w:r>
    </w:p>
    <w:p w14:paraId="5F0C877B" w14:textId="77777777" w:rsidR="008E3CF3" w:rsidRPr="00977EA3" w:rsidRDefault="007A1F44" w:rsidP="00EC243F">
      <w:pPr>
        <w:pStyle w:val="Puntoelenco2"/>
      </w:pPr>
      <w:r w:rsidRPr="00977EA3">
        <w:t xml:space="preserve">The relationship holder of the personal relationship is restricted to be a person (using CMET COCT_MT030207UV) </w:t>
      </w:r>
    </w:p>
    <w:p w14:paraId="7EB657B7" w14:textId="77777777" w:rsidR="008E3CF3" w:rsidRPr="00977EA3" w:rsidRDefault="007A1F44" w:rsidP="00EC243F">
      <w:pPr>
        <w:pStyle w:val="Puntoelenco2"/>
      </w:pPr>
      <w:r w:rsidRPr="00977EA3">
        <w:t>The following roles are omitted:</w:t>
      </w:r>
    </w:p>
    <w:p w14:paraId="3450061C" w14:textId="77777777" w:rsidR="008E3CF3" w:rsidRPr="00977EA3" w:rsidRDefault="007A1F44" w:rsidP="00EC243F">
      <w:pPr>
        <w:pStyle w:val="Puntoelenco3"/>
        <w:numPr>
          <w:ilvl w:val="0"/>
          <w:numId w:val="17"/>
        </w:numPr>
      </w:pPr>
      <w:proofErr w:type="spellStart"/>
      <w:r w:rsidRPr="00977EA3">
        <w:t>asPatientOfOtherProvider</w:t>
      </w:r>
      <w:proofErr w:type="spellEnd"/>
    </w:p>
    <w:p w14:paraId="7D07391C" w14:textId="77777777" w:rsidR="008E3CF3" w:rsidRPr="00977EA3" w:rsidRDefault="007A1F44" w:rsidP="00EC243F">
      <w:pPr>
        <w:pStyle w:val="Puntoelenco3"/>
        <w:numPr>
          <w:ilvl w:val="0"/>
          <w:numId w:val="17"/>
        </w:numPr>
      </w:pPr>
      <w:r w:rsidRPr="00977EA3">
        <w:t>guarantor</w:t>
      </w:r>
    </w:p>
    <w:p w14:paraId="1926D851" w14:textId="77777777" w:rsidR="008E3CF3" w:rsidRPr="00977EA3" w:rsidRDefault="007A1F44" w:rsidP="00EC243F">
      <w:pPr>
        <w:pStyle w:val="Puntoelenco3"/>
        <w:numPr>
          <w:ilvl w:val="0"/>
          <w:numId w:val="17"/>
        </w:numPr>
      </w:pPr>
      <w:r w:rsidRPr="00977EA3">
        <w:t>guardian</w:t>
      </w:r>
    </w:p>
    <w:p w14:paraId="024559B2" w14:textId="77777777" w:rsidR="008E3CF3" w:rsidRPr="00977EA3" w:rsidRDefault="007A1F44" w:rsidP="00EC243F">
      <w:pPr>
        <w:pStyle w:val="Puntoelenco3"/>
        <w:numPr>
          <w:ilvl w:val="0"/>
          <w:numId w:val="17"/>
        </w:numPr>
      </w:pPr>
      <w:proofErr w:type="spellStart"/>
      <w:r w:rsidRPr="00977EA3">
        <w:t>contactParty</w:t>
      </w:r>
      <w:proofErr w:type="spellEnd"/>
    </w:p>
    <w:p w14:paraId="398EB2F8" w14:textId="77777777" w:rsidR="008E3CF3" w:rsidRPr="00977EA3" w:rsidRDefault="007A1F44" w:rsidP="00EC243F">
      <w:pPr>
        <w:pStyle w:val="Puntoelenco3"/>
        <w:numPr>
          <w:ilvl w:val="0"/>
          <w:numId w:val="17"/>
        </w:numPr>
      </w:pPr>
      <w:proofErr w:type="spellStart"/>
      <w:r w:rsidRPr="00977EA3">
        <w:t>asMember</w:t>
      </w:r>
      <w:proofErr w:type="spellEnd"/>
    </w:p>
    <w:p w14:paraId="32749B81" w14:textId="77777777" w:rsidR="008E3CF3" w:rsidRPr="00977EA3" w:rsidRDefault="007A1F44" w:rsidP="00EC243F">
      <w:pPr>
        <w:pStyle w:val="Puntoelenco3"/>
        <w:numPr>
          <w:ilvl w:val="0"/>
          <w:numId w:val="17"/>
        </w:numPr>
      </w:pPr>
      <w:proofErr w:type="spellStart"/>
      <w:r w:rsidRPr="00977EA3">
        <w:t>careGiver</w:t>
      </w:r>
      <w:proofErr w:type="spellEnd"/>
    </w:p>
    <w:p w14:paraId="3E7E7250" w14:textId="77777777" w:rsidR="008E3CF3" w:rsidRPr="00977EA3" w:rsidRDefault="007A1F44" w:rsidP="00EC243F">
      <w:pPr>
        <w:pStyle w:val="Puntoelenco3"/>
        <w:numPr>
          <w:ilvl w:val="0"/>
          <w:numId w:val="17"/>
        </w:numPr>
      </w:pPr>
      <w:proofErr w:type="spellStart"/>
      <w:r w:rsidRPr="00977EA3">
        <w:t>asStudent</w:t>
      </w:r>
      <w:proofErr w:type="spellEnd"/>
    </w:p>
    <w:p w14:paraId="13F447B9" w14:textId="77777777" w:rsidR="007A1F44" w:rsidRPr="00977EA3" w:rsidRDefault="007A1F44" w:rsidP="001B289C">
      <w:pPr>
        <w:pStyle w:val="Corpotesto"/>
      </w:pPr>
      <w:r w:rsidRPr="00977EA3">
        <w:t>The following participations are omitted:</w:t>
      </w:r>
    </w:p>
    <w:p w14:paraId="1D7043D3" w14:textId="77777777" w:rsidR="008E3CF3" w:rsidRPr="00977EA3" w:rsidRDefault="007A1F44" w:rsidP="00EC243F">
      <w:pPr>
        <w:pStyle w:val="Puntoelenco2"/>
      </w:pPr>
      <w:r w:rsidRPr="00977EA3">
        <w:t>subjectOf2 (</w:t>
      </w:r>
      <w:proofErr w:type="spellStart"/>
      <w:r w:rsidRPr="00977EA3">
        <w:t>administrativeObservation</w:t>
      </w:r>
      <w:proofErr w:type="spellEnd"/>
      <w:r w:rsidRPr="00977EA3">
        <w:t>)</w:t>
      </w:r>
    </w:p>
    <w:p w14:paraId="76E6B14B" w14:textId="77777777" w:rsidR="008E3CF3" w:rsidRPr="00977EA3" w:rsidRDefault="007A1F44" w:rsidP="00EC243F">
      <w:pPr>
        <w:pStyle w:val="Puntoelenco2"/>
      </w:pPr>
      <w:proofErr w:type="spellStart"/>
      <w:r w:rsidRPr="00977EA3">
        <w:t>coveredPartyOf</w:t>
      </w:r>
      <w:proofErr w:type="spellEnd"/>
      <w:r w:rsidRPr="00977EA3">
        <w:t xml:space="preserve"> (coverage)</w:t>
      </w:r>
    </w:p>
    <w:p w14:paraId="0B2C7A91" w14:textId="77777777" w:rsidR="007A1F44" w:rsidRPr="00977EA3" w:rsidRDefault="007A1F44" w:rsidP="00D372D5">
      <w:pPr>
        <w:pStyle w:val="Corpotesto"/>
      </w:pPr>
    </w:p>
    <w:p w14:paraId="4466CAF1" w14:textId="77777777" w:rsidR="007A1F44" w:rsidRPr="00977EA3" w:rsidRDefault="00D139D9" w:rsidP="00D372D5">
      <w:pPr>
        <w:pStyle w:val="Corpotesto"/>
        <w:jc w:val="center"/>
      </w:pPr>
      <w:r w:rsidRPr="00977EA3">
        <w:rPr>
          <w:noProof/>
        </w:rPr>
        <w:lastRenderedPageBreak/>
        <w:drawing>
          <wp:inline distT="0" distB="0" distL="0" distR="0" wp14:anchorId="7FF5B20E" wp14:editId="0FBCB3A2">
            <wp:extent cx="5894070" cy="2736215"/>
            <wp:effectExtent l="0" t="0" r="0" b="6985"/>
            <wp:docPr id="63" name="Picture 10" descr="PRPA_RM201310UV-IHE-X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PA_RM201310UV-IHE-XCPI"/>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894070" cy="2736215"/>
                    </a:xfrm>
                    <a:prstGeom prst="rect">
                      <a:avLst/>
                    </a:prstGeom>
                    <a:noFill/>
                    <a:ln>
                      <a:noFill/>
                    </a:ln>
                  </pic:spPr>
                </pic:pic>
              </a:graphicData>
            </a:graphic>
          </wp:inline>
        </w:drawing>
      </w:r>
    </w:p>
    <w:p w14:paraId="36845738" w14:textId="36695DC0" w:rsidR="007A1F44" w:rsidRPr="00977EA3" w:rsidRDefault="007A1F44" w:rsidP="001B289C">
      <w:pPr>
        <w:pStyle w:val="FigureTitle"/>
        <w:rPr>
          <w:noProof w:val="0"/>
        </w:rPr>
      </w:pPr>
      <w:r w:rsidRPr="00977EA3">
        <w:rPr>
          <w:noProof w:val="0"/>
        </w:rPr>
        <w:t>Figure 3.55.4.2.2</w:t>
      </w:r>
      <w:r w:rsidR="00F141BB">
        <w:rPr>
          <w:noProof w:val="0"/>
        </w:rPr>
        <w:t>.2</w:t>
      </w:r>
      <w:r w:rsidRPr="00977EA3">
        <w:rPr>
          <w:noProof w:val="0"/>
        </w:rPr>
        <w:t>-1: Patient Registry Find Candidates Response Message</w:t>
      </w:r>
    </w:p>
    <w:p w14:paraId="4A6004AC" w14:textId="19A1ACFC" w:rsidR="007A1F44" w:rsidRPr="00977EA3" w:rsidRDefault="007A1F44" w:rsidP="001B289C">
      <w:pPr>
        <w:pStyle w:val="Corpotesto"/>
      </w:pPr>
      <w:r w:rsidRPr="00977EA3">
        <w:t>The attributes of this model are described in the following table. Note that CMETs are not discussed, as the HL7 definitions for them are being used.</w:t>
      </w:r>
    </w:p>
    <w:p w14:paraId="60A01FA3" w14:textId="352C9EF6" w:rsidR="007A1F44" w:rsidRPr="00977EA3" w:rsidRDefault="007A1F44" w:rsidP="001B289C">
      <w:pPr>
        <w:pStyle w:val="TableTitle"/>
        <w:rPr>
          <w:noProof w:val="0"/>
        </w:rPr>
      </w:pPr>
      <w:r w:rsidRPr="00977EA3">
        <w:rPr>
          <w:noProof w:val="0"/>
        </w:rPr>
        <w:t>Table 3.55.4.2.2</w:t>
      </w:r>
      <w:r w:rsidR="00F141BB">
        <w:rPr>
          <w:noProof w:val="0"/>
        </w:rPr>
        <w:t>.2</w:t>
      </w:r>
      <w:r w:rsidRPr="00977EA3">
        <w:rPr>
          <w:noProof w:val="0"/>
        </w:rPr>
        <w:t>-1: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gridCol w:w="3870"/>
      </w:tblGrid>
      <w:tr w:rsidR="007A1F44" w:rsidRPr="00977EA3" w14:paraId="48902312" w14:textId="77777777" w:rsidTr="003462A5">
        <w:trPr>
          <w:cantSplit/>
          <w:trHeight w:val="525"/>
          <w:tblHeader/>
        </w:trPr>
        <w:tc>
          <w:tcPr>
            <w:tcW w:w="5328" w:type="dxa"/>
            <w:shd w:val="clear" w:color="auto" w:fill="D9D9D9"/>
          </w:tcPr>
          <w:p w14:paraId="79EA9DC2" w14:textId="77777777" w:rsidR="007A1F44" w:rsidRPr="00977EA3" w:rsidRDefault="007A1F44" w:rsidP="00AE2B59">
            <w:pPr>
              <w:pStyle w:val="TableEntry"/>
              <w:rPr>
                <w:b/>
                <w:noProof w:val="0"/>
              </w:rPr>
            </w:pPr>
            <w:r w:rsidRPr="00977EA3">
              <w:rPr>
                <w:b/>
                <w:noProof w:val="0"/>
              </w:rPr>
              <w:t>PRPA_HD201310IHE</w:t>
            </w:r>
            <w:r w:rsidRPr="00977EA3">
              <w:rPr>
                <w:b/>
                <w:noProof w:val="0"/>
              </w:rPr>
              <w:br/>
              <w:t>Patient Registry Find Candidates Response</w:t>
            </w:r>
          </w:p>
        </w:tc>
        <w:tc>
          <w:tcPr>
            <w:tcW w:w="3870" w:type="dxa"/>
            <w:shd w:val="clear" w:color="auto" w:fill="D9D9D9"/>
          </w:tcPr>
          <w:p w14:paraId="38B30ABF" w14:textId="77777777" w:rsidR="007A1F44" w:rsidRPr="00977EA3" w:rsidRDefault="007A1F44" w:rsidP="00AE2B59">
            <w:pPr>
              <w:pStyle w:val="TableEntry"/>
              <w:rPr>
                <w:b/>
                <w:noProof w:val="0"/>
              </w:rPr>
            </w:pPr>
            <w:r w:rsidRPr="00977EA3">
              <w:rPr>
                <w:b/>
                <w:noProof w:val="0"/>
              </w:rPr>
              <w:t>This HMD extract defines the message used to return records from a patient registry in response to a Find Candidates Query.</w:t>
            </w:r>
          </w:p>
          <w:p w14:paraId="47B0112F" w14:textId="31E6D2AF" w:rsidR="007A1F44" w:rsidRPr="00977EA3" w:rsidRDefault="007A1F44" w:rsidP="00AE2B59">
            <w:pPr>
              <w:pStyle w:val="TableEntry"/>
              <w:rPr>
                <w:b/>
                <w:noProof w:val="0"/>
              </w:rPr>
            </w:pPr>
            <w:r w:rsidRPr="00977EA3">
              <w:rPr>
                <w:b/>
                <w:noProof w:val="0"/>
              </w:rPr>
              <w:t>Derived from Figure 3.55.4.2.2</w:t>
            </w:r>
            <w:r w:rsidR="00F141BB">
              <w:rPr>
                <w:b/>
                <w:noProof w:val="0"/>
              </w:rPr>
              <w:t>.2</w:t>
            </w:r>
            <w:r w:rsidRPr="00977EA3">
              <w:rPr>
                <w:b/>
                <w:noProof w:val="0"/>
              </w:rPr>
              <w:t>-1 (PRPA_RM201310IHE)</w:t>
            </w:r>
          </w:p>
        </w:tc>
      </w:tr>
      <w:tr w:rsidR="007A1F44" w:rsidRPr="00977EA3" w14:paraId="7E1E239A" w14:textId="77777777" w:rsidTr="003462A5">
        <w:trPr>
          <w:cantSplit/>
        </w:trPr>
        <w:tc>
          <w:tcPr>
            <w:tcW w:w="5328" w:type="dxa"/>
          </w:tcPr>
          <w:p w14:paraId="5C9E5210" w14:textId="77777777" w:rsidR="007A1F44" w:rsidRPr="00977EA3" w:rsidRDefault="007A1F44" w:rsidP="00AE2B59">
            <w:pPr>
              <w:pStyle w:val="TableEntry"/>
              <w:rPr>
                <w:b/>
                <w:noProof w:val="0"/>
              </w:rPr>
            </w:pPr>
            <w:r w:rsidRPr="00977EA3">
              <w:rPr>
                <w:b/>
                <w:noProof w:val="0"/>
              </w:rPr>
              <w:t>Patient</w:t>
            </w:r>
          </w:p>
        </w:tc>
        <w:tc>
          <w:tcPr>
            <w:tcW w:w="3870" w:type="dxa"/>
          </w:tcPr>
          <w:p w14:paraId="40BF1890" w14:textId="77777777" w:rsidR="007A1F44" w:rsidRPr="00977EA3" w:rsidRDefault="007A1F44" w:rsidP="00AE2B59">
            <w:pPr>
              <w:pStyle w:val="TableEntry"/>
              <w:rPr>
                <w:noProof w:val="0"/>
              </w:rPr>
            </w:pPr>
            <w:r w:rsidRPr="00977EA3">
              <w:rPr>
                <w:noProof w:val="0"/>
              </w:rPr>
              <w:t>The primary record for the focal person</w:t>
            </w:r>
          </w:p>
        </w:tc>
      </w:tr>
      <w:tr w:rsidR="007A1F44" w:rsidRPr="00977EA3" w14:paraId="574E8AFE" w14:textId="77777777" w:rsidTr="003462A5">
        <w:trPr>
          <w:cantSplit/>
        </w:trPr>
        <w:tc>
          <w:tcPr>
            <w:tcW w:w="5328" w:type="dxa"/>
          </w:tcPr>
          <w:p w14:paraId="6548BC3C" w14:textId="77777777" w:rsidR="007A1F44" w:rsidRPr="00E63AF6" w:rsidRDefault="007A1F44" w:rsidP="00AE2B59">
            <w:pPr>
              <w:pStyle w:val="TableEntry"/>
              <w:rPr>
                <w:noProof w:val="0"/>
                <w:lang w:val="fr-FR"/>
                <w:rPrChange w:id="3983" w:author="Gregorio Canal" w:date="2019-05-22T14:54:00Z">
                  <w:rPr>
                    <w:noProof w:val="0"/>
                  </w:rPr>
                </w:rPrChange>
              </w:rPr>
            </w:pPr>
            <w:proofErr w:type="spellStart"/>
            <w:r w:rsidRPr="00E63AF6">
              <w:rPr>
                <w:noProof w:val="0"/>
                <w:lang w:val="fr-FR"/>
                <w:rPrChange w:id="3984" w:author="Gregorio Canal" w:date="2019-05-22T14:54:00Z">
                  <w:rPr>
                    <w:noProof w:val="0"/>
                  </w:rPr>
                </w:rPrChange>
              </w:rPr>
              <w:t>classCode</w:t>
            </w:r>
            <w:proofErr w:type="spellEnd"/>
            <w:r w:rsidRPr="00E63AF6">
              <w:rPr>
                <w:noProof w:val="0"/>
                <w:lang w:val="fr-FR"/>
                <w:rPrChange w:id="3985" w:author="Gregorio Canal" w:date="2019-05-22T14:54:00Z">
                  <w:rPr>
                    <w:noProof w:val="0"/>
                  </w:rPr>
                </w:rPrChange>
              </w:rPr>
              <w:t xml:space="preserve"> [1..1] (M)</w:t>
            </w:r>
          </w:p>
          <w:p w14:paraId="326A3C37" w14:textId="77777777" w:rsidR="007A1F44" w:rsidRPr="00E63AF6" w:rsidRDefault="007A1F44" w:rsidP="00AE2B59">
            <w:pPr>
              <w:pStyle w:val="TableEntry"/>
              <w:rPr>
                <w:noProof w:val="0"/>
                <w:lang w:val="fr-FR"/>
                <w:rPrChange w:id="3986" w:author="Gregorio Canal" w:date="2019-05-22T14:54:00Z">
                  <w:rPr>
                    <w:noProof w:val="0"/>
                  </w:rPr>
                </w:rPrChange>
              </w:rPr>
            </w:pPr>
            <w:r w:rsidRPr="00E63AF6">
              <w:rPr>
                <w:noProof w:val="0"/>
                <w:lang w:val="fr-FR"/>
                <w:rPrChange w:id="3987" w:author="Gregorio Canal" w:date="2019-05-22T14:54:00Z">
                  <w:rPr>
                    <w:noProof w:val="0"/>
                  </w:rPr>
                </w:rPrChange>
              </w:rPr>
              <w:t>Patient (CS) {CNE:PAT}</w:t>
            </w:r>
          </w:p>
        </w:tc>
        <w:tc>
          <w:tcPr>
            <w:tcW w:w="3870" w:type="dxa"/>
          </w:tcPr>
          <w:p w14:paraId="3094CB78" w14:textId="77777777" w:rsidR="007A1F44" w:rsidRPr="00977EA3" w:rsidRDefault="007A1F44" w:rsidP="00AE2B59">
            <w:pPr>
              <w:pStyle w:val="TableEntry"/>
              <w:rPr>
                <w:noProof w:val="0"/>
              </w:rPr>
            </w:pPr>
            <w:r w:rsidRPr="00977EA3">
              <w:rPr>
                <w:noProof w:val="0"/>
              </w:rPr>
              <w:t>Structural attribute; this is a "patient" role</w:t>
            </w:r>
          </w:p>
        </w:tc>
      </w:tr>
      <w:tr w:rsidR="007A1F44" w:rsidRPr="00977EA3" w14:paraId="6F6D05B2" w14:textId="77777777" w:rsidTr="003462A5">
        <w:trPr>
          <w:cantSplit/>
        </w:trPr>
        <w:tc>
          <w:tcPr>
            <w:tcW w:w="5328" w:type="dxa"/>
          </w:tcPr>
          <w:p w14:paraId="7B37084A" w14:textId="77777777" w:rsidR="007A1F44" w:rsidRPr="00977EA3" w:rsidRDefault="007A1F44" w:rsidP="00AE2B59">
            <w:pPr>
              <w:pStyle w:val="TableEntry"/>
              <w:rPr>
                <w:noProof w:val="0"/>
              </w:rPr>
            </w:pPr>
            <w:r w:rsidRPr="00977EA3">
              <w:rPr>
                <w:noProof w:val="0"/>
              </w:rPr>
              <w:t xml:space="preserve">id [1..1] (M) </w:t>
            </w:r>
          </w:p>
          <w:p w14:paraId="0945ECCE" w14:textId="77777777" w:rsidR="007A1F44" w:rsidRPr="00977EA3" w:rsidRDefault="007A1F44" w:rsidP="00AE2B59">
            <w:pPr>
              <w:pStyle w:val="TableEntry"/>
              <w:rPr>
                <w:noProof w:val="0"/>
              </w:rPr>
            </w:pPr>
            <w:r w:rsidRPr="00977EA3">
              <w:rPr>
                <w:noProof w:val="0"/>
              </w:rPr>
              <w:t>Patient (</w:t>
            </w:r>
            <w:hyperlink r:id="rId332" w:anchor="dt-SET" w:history="1">
              <w:r w:rsidRPr="00977EA3">
                <w:rPr>
                  <w:noProof w:val="0"/>
                </w:rPr>
                <w:t>SET</w:t>
              </w:r>
            </w:hyperlink>
            <w:r w:rsidRPr="00977EA3">
              <w:rPr>
                <w:noProof w:val="0"/>
              </w:rPr>
              <w:t>&lt;</w:t>
            </w:r>
            <w:hyperlink r:id="rId333" w:anchor="dt-II" w:history="1">
              <w:r w:rsidRPr="00977EA3">
                <w:rPr>
                  <w:noProof w:val="0"/>
                </w:rPr>
                <w:t>II</w:t>
              </w:r>
            </w:hyperlink>
            <w:r w:rsidRPr="00977EA3">
              <w:rPr>
                <w:noProof w:val="0"/>
              </w:rPr>
              <w:t xml:space="preserve">&gt;) </w:t>
            </w:r>
          </w:p>
        </w:tc>
        <w:tc>
          <w:tcPr>
            <w:tcW w:w="3870" w:type="dxa"/>
          </w:tcPr>
          <w:p w14:paraId="5A9A604B" w14:textId="77777777" w:rsidR="007A1F44" w:rsidRPr="00977EA3" w:rsidRDefault="007A1F44" w:rsidP="00AE2B59">
            <w:pPr>
              <w:pStyle w:val="TableEntry"/>
              <w:rPr>
                <w:noProof w:val="0"/>
              </w:rPr>
            </w:pPr>
            <w:r w:rsidRPr="00977EA3">
              <w:rPr>
                <w:noProof w:val="0"/>
              </w:rPr>
              <w:t>The Patient Identifier to be used in subsequent XCA Cross Gateway Query transactions related to this patient when sent to the Responding Gateway sending the response. All other patient identifiers shall be specified in the OtherIDs.id attribute.</w:t>
            </w:r>
          </w:p>
        </w:tc>
      </w:tr>
      <w:tr w:rsidR="007A1F44" w:rsidRPr="00977EA3" w14:paraId="683E5880" w14:textId="77777777" w:rsidTr="003462A5">
        <w:trPr>
          <w:cantSplit/>
        </w:trPr>
        <w:tc>
          <w:tcPr>
            <w:tcW w:w="5328" w:type="dxa"/>
          </w:tcPr>
          <w:p w14:paraId="44805F72" w14:textId="77777777" w:rsidR="007A1F44" w:rsidRPr="00977EA3" w:rsidRDefault="007A1F44" w:rsidP="00AE2B59">
            <w:pPr>
              <w:pStyle w:val="TableEntry"/>
              <w:rPr>
                <w:noProof w:val="0"/>
              </w:rPr>
            </w:pPr>
            <w:proofErr w:type="spellStart"/>
            <w:r w:rsidRPr="00977EA3">
              <w:rPr>
                <w:noProof w:val="0"/>
              </w:rPr>
              <w:t>statusCode</w:t>
            </w:r>
            <w:proofErr w:type="spellEnd"/>
            <w:r w:rsidRPr="00977EA3">
              <w:rPr>
                <w:noProof w:val="0"/>
              </w:rPr>
              <w:t xml:space="preserve"> [1..1]</w:t>
            </w:r>
          </w:p>
          <w:p w14:paraId="0BDA73E8" w14:textId="77777777" w:rsidR="007A1F44" w:rsidRPr="00977EA3" w:rsidRDefault="007A1F44" w:rsidP="00AE2B59">
            <w:pPr>
              <w:pStyle w:val="TableEntry"/>
              <w:rPr>
                <w:noProof w:val="0"/>
              </w:rPr>
            </w:pPr>
            <w:r w:rsidRPr="00977EA3">
              <w:rPr>
                <w:noProof w:val="0"/>
              </w:rPr>
              <w:t>Patient (CS) {</w:t>
            </w:r>
            <w:proofErr w:type="spellStart"/>
            <w:r w:rsidRPr="00977EA3">
              <w:rPr>
                <w:noProof w:val="0"/>
              </w:rPr>
              <w:t>CNE:active</w:t>
            </w:r>
            <w:proofErr w:type="spellEnd"/>
            <w:r w:rsidRPr="00977EA3">
              <w:rPr>
                <w:noProof w:val="0"/>
              </w:rPr>
              <w:t>, fixed value= "active"}</w:t>
            </w:r>
          </w:p>
        </w:tc>
        <w:tc>
          <w:tcPr>
            <w:tcW w:w="3870" w:type="dxa"/>
          </w:tcPr>
          <w:p w14:paraId="569D3670" w14:textId="77777777" w:rsidR="007A1F44" w:rsidRPr="00977EA3" w:rsidRDefault="007A1F44" w:rsidP="00AE2B59">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0C8A83FF" w14:textId="77777777" w:rsidTr="003462A5">
        <w:trPr>
          <w:cantSplit/>
        </w:trPr>
        <w:tc>
          <w:tcPr>
            <w:tcW w:w="5328" w:type="dxa"/>
          </w:tcPr>
          <w:p w14:paraId="3AD62355" w14:textId="77777777" w:rsidR="007A1F44" w:rsidRPr="00977EA3" w:rsidRDefault="007A1F44" w:rsidP="00AE2B59">
            <w:pPr>
              <w:pStyle w:val="TableEntry"/>
              <w:rPr>
                <w:noProof w:val="0"/>
              </w:rPr>
            </w:pPr>
            <w:proofErr w:type="spellStart"/>
            <w:r w:rsidRPr="00977EA3">
              <w:rPr>
                <w:noProof w:val="0"/>
              </w:rPr>
              <w:t>confidentialityCode</w:t>
            </w:r>
            <w:proofErr w:type="spellEnd"/>
            <w:r w:rsidRPr="00977EA3">
              <w:rPr>
                <w:noProof w:val="0"/>
              </w:rPr>
              <w:t xml:space="preserve"> [0..*]</w:t>
            </w:r>
          </w:p>
          <w:p w14:paraId="44163EE2" w14:textId="77777777" w:rsidR="007A1F44" w:rsidRPr="00977EA3" w:rsidRDefault="007A1F44" w:rsidP="00AE2B59">
            <w:pPr>
              <w:pStyle w:val="TableEntry"/>
              <w:rPr>
                <w:noProof w:val="0"/>
              </w:rPr>
            </w:pPr>
            <w:r w:rsidRPr="00977EA3">
              <w:rPr>
                <w:noProof w:val="0"/>
              </w:rPr>
              <w:t>Patient (SET&lt;CE&gt;) {</w:t>
            </w:r>
            <w:proofErr w:type="spellStart"/>
            <w:r w:rsidRPr="00977EA3">
              <w:rPr>
                <w:noProof w:val="0"/>
              </w:rPr>
              <w:t>CWE:Confidentiality</w:t>
            </w:r>
            <w:proofErr w:type="spellEnd"/>
            <w:r w:rsidRPr="00977EA3">
              <w:rPr>
                <w:noProof w:val="0"/>
              </w:rPr>
              <w:t>}</w:t>
            </w:r>
          </w:p>
        </w:tc>
        <w:tc>
          <w:tcPr>
            <w:tcW w:w="3870" w:type="dxa"/>
          </w:tcPr>
          <w:p w14:paraId="24773720" w14:textId="6A7601EE" w:rsidR="007A1F44" w:rsidRPr="00977EA3" w:rsidRDefault="007A1F44" w:rsidP="00AE2B59">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3FB180A2" w14:textId="77777777" w:rsidTr="003462A5">
        <w:trPr>
          <w:cantSplit/>
        </w:trPr>
        <w:tc>
          <w:tcPr>
            <w:tcW w:w="5328" w:type="dxa"/>
          </w:tcPr>
          <w:p w14:paraId="38F6780C" w14:textId="77777777" w:rsidR="007A1F44" w:rsidRPr="00E63AF6" w:rsidRDefault="007A1F44" w:rsidP="00AE2B59">
            <w:pPr>
              <w:pStyle w:val="TableEntry"/>
              <w:rPr>
                <w:noProof w:val="0"/>
                <w:lang w:val="fr-FR"/>
                <w:rPrChange w:id="3988" w:author="Gregorio Canal" w:date="2019-05-22T14:54:00Z">
                  <w:rPr>
                    <w:noProof w:val="0"/>
                  </w:rPr>
                </w:rPrChange>
              </w:rPr>
            </w:pPr>
            <w:proofErr w:type="spellStart"/>
            <w:r w:rsidRPr="00E63AF6">
              <w:rPr>
                <w:noProof w:val="0"/>
                <w:lang w:val="fr-FR"/>
                <w:rPrChange w:id="3989" w:author="Gregorio Canal" w:date="2019-05-22T14:54:00Z">
                  <w:rPr>
                    <w:noProof w:val="0"/>
                  </w:rPr>
                </w:rPrChange>
              </w:rPr>
              <w:t>veryImportantPersonCode</w:t>
            </w:r>
            <w:proofErr w:type="spellEnd"/>
            <w:r w:rsidRPr="00E63AF6">
              <w:rPr>
                <w:noProof w:val="0"/>
                <w:lang w:val="fr-FR"/>
                <w:rPrChange w:id="3990" w:author="Gregorio Canal" w:date="2019-05-22T14:54:00Z">
                  <w:rPr>
                    <w:noProof w:val="0"/>
                  </w:rPr>
                </w:rPrChange>
              </w:rPr>
              <w:t xml:space="preserve"> [0..1]</w:t>
            </w:r>
          </w:p>
          <w:p w14:paraId="626836DB" w14:textId="77777777" w:rsidR="007A1F44" w:rsidRPr="00E63AF6" w:rsidRDefault="007A1F44" w:rsidP="00AE2B59">
            <w:pPr>
              <w:pStyle w:val="TableEntry"/>
              <w:rPr>
                <w:noProof w:val="0"/>
                <w:lang w:val="fr-FR"/>
                <w:rPrChange w:id="3991" w:author="Gregorio Canal" w:date="2019-05-22T14:54:00Z">
                  <w:rPr>
                    <w:noProof w:val="0"/>
                  </w:rPr>
                </w:rPrChange>
              </w:rPr>
            </w:pPr>
            <w:r w:rsidRPr="00E63AF6">
              <w:rPr>
                <w:noProof w:val="0"/>
                <w:lang w:val="fr-FR"/>
                <w:rPrChange w:id="3992" w:author="Gregorio Canal" w:date="2019-05-22T14:54:00Z">
                  <w:rPr>
                    <w:noProof w:val="0"/>
                  </w:rPr>
                </w:rPrChange>
              </w:rPr>
              <w:t>Patient (CE) {</w:t>
            </w:r>
            <w:proofErr w:type="spellStart"/>
            <w:r w:rsidRPr="00E63AF6">
              <w:rPr>
                <w:noProof w:val="0"/>
                <w:lang w:val="fr-FR"/>
                <w:rPrChange w:id="3993" w:author="Gregorio Canal" w:date="2019-05-22T14:54:00Z">
                  <w:rPr>
                    <w:noProof w:val="0"/>
                  </w:rPr>
                </w:rPrChange>
              </w:rPr>
              <w:t>CWE:PatientImportance</w:t>
            </w:r>
            <w:proofErr w:type="spellEnd"/>
            <w:r w:rsidRPr="00E63AF6">
              <w:rPr>
                <w:noProof w:val="0"/>
                <w:lang w:val="fr-FR"/>
                <w:rPrChange w:id="3994" w:author="Gregorio Canal" w:date="2019-05-22T14:54:00Z">
                  <w:rPr>
                    <w:noProof w:val="0"/>
                  </w:rPr>
                </w:rPrChange>
              </w:rPr>
              <w:t>}</w:t>
            </w:r>
          </w:p>
        </w:tc>
        <w:tc>
          <w:tcPr>
            <w:tcW w:w="3870" w:type="dxa"/>
          </w:tcPr>
          <w:p w14:paraId="530D48DF" w14:textId="77777777" w:rsidR="007A1F44" w:rsidRPr="00977EA3" w:rsidRDefault="007A1F44" w:rsidP="00AE2B59">
            <w:pPr>
              <w:pStyle w:val="TableEntry"/>
              <w:rPr>
                <w:noProof w:val="0"/>
              </w:rPr>
            </w:pPr>
            <w:r w:rsidRPr="00977EA3">
              <w:rPr>
                <w:noProof w:val="0"/>
              </w:rPr>
              <w:t xml:space="preserve">A code specifying the patient's special status granted by the </w:t>
            </w:r>
            <w:proofErr w:type="spellStart"/>
            <w:r w:rsidRPr="00977EA3">
              <w:rPr>
                <w:noProof w:val="0"/>
              </w:rPr>
              <w:t>scoper</w:t>
            </w:r>
            <w:proofErr w:type="spellEnd"/>
            <w:r w:rsidRPr="00977EA3">
              <w:rPr>
                <w:noProof w:val="0"/>
              </w:rPr>
              <w:t xml:space="preserve"> organization, often resulting in preferred treatment and special considerations. Examples include board member, diplomat.</w:t>
            </w:r>
          </w:p>
        </w:tc>
      </w:tr>
      <w:tr w:rsidR="007A1F44" w:rsidRPr="00977EA3" w14:paraId="5117FC17" w14:textId="77777777" w:rsidTr="003462A5">
        <w:trPr>
          <w:cantSplit/>
        </w:trPr>
        <w:tc>
          <w:tcPr>
            <w:tcW w:w="5328" w:type="dxa"/>
          </w:tcPr>
          <w:p w14:paraId="17A096BA" w14:textId="77777777" w:rsidR="007A1F44" w:rsidRPr="00977EA3" w:rsidRDefault="007A1F44" w:rsidP="00AE2B59">
            <w:pPr>
              <w:pStyle w:val="TableEntry"/>
              <w:rPr>
                <w:b/>
                <w:noProof w:val="0"/>
              </w:rPr>
            </w:pPr>
            <w:r w:rsidRPr="00977EA3">
              <w:rPr>
                <w:b/>
                <w:noProof w:val="0"/>
              </w:rPr>
              <w:lastRenderedPageBreak/>
              <w:t>Person</w:t>
            </w:r>
          </w:p>
        </w:tc>
        <w:tc>
          <w:tcPr>
            <w:tcW w:w="3870" w:type="dxa"/>
          </w:tcPr>
          <w:p w14:paraId="06C3292D" w14:textId="77777777" w:rsidR="007A1F44" w:rsidRPr="00977EA3" w:rsidRDefault="007A1F44" w:rsidP="00AE2B59">
            <w:pPr>
              <w:pStyle w:val="TableEntry"/>
              <w:rPr>
                <w:noProof w:val="0"/>
              </w:rPr>
            </w:pPr>
            <w:r w:rsidRPr="00977EA3">
              <w:rPr>
                <w:noProof w:val="0"/>
              </w:rPr>
              <w:t xml:space="preserve">A subtype of </w:t>
            </w:r>
            <w:proofErr w:type="spellStart"/>
            <w:r w:rsidRPr="00977EA3">
              <w:rPr>
                <w:noProof w:val="0"/>
              </w:rPr>
              <w:t>LivingSubject</w:t>
            </w:r>
            <w:proofErr w:type="spellEnd"/>
            <w:r w:rsidRPr="00977EA3">
              <w:rPr>
                <w:noProof w:val="0"/>
              </w:rPr>
              <w:t xml:space="preserve"> representing a human being</w:t>
            </w:r>
          </w:p>
          <w:p w14:paraId="080F6164" w14:textId="77777777" w:rsidR="007A1F44" w:rsidRPr="00977EA3" w:rsidRDefault="007A1F44" w:rsidP="00AE2B59">
            <w:pPr>
              <w:pStyle w:val="TableEntry"/>
              <w:rPr>
                <w:noProof w:val="0"/>
              </w:rPr>
            </w:pPr>
            <w:r w:rsidRPr="00977EA3">
              <w:rPr>
                <w:noProof w:val="0"/>
              </w:rPr>
              <w:t>Either Person.name or Patient.id must be non-null</w:t>
            </w:r>
          </w:p>
        </w:tc>
      </w:tr>
      <w:tr w:rsidR="007A1F44" w:rsidRPr="00977EA3" w14:paraId="0E0F2428" w14:textId="77777777" w:rsidTr="003462A5">
        <w:trPr>
          <w:cantSplit/>
        </w:trPr>
        <w:tc>
          <w:tcPr>
            <w:tcW w:w="5328" w:type="dxa"/>
          </w:tcPr>
          <w:p w14:paraId="202ED221" w14:textId="77777777" w:rsidR="007A1F44" w:rsidRPr="00977EA3" w:rsidRDefault="007A1F44" w:rsidP="00AE2B59">
            <w:pPr>
              <w:pStyle w:val="TableEntry"/>
              <w:rPr>
                <w:noProof w:val="0"/>
              </w:rPr>
            </w:pPr>
            <w:proofErr w:type="spellStart"/>
            <w:r w:rsidRPr="00977EA3">
              <w:rPr>
                <w:noProof w:val="0"/>
              </w:rPr>
              <w:t>classCode</w:t>
            </w:r>
            <w:proofErr w:type="spellEnd"/>
            <w:r w:rsidRPr="00977EA3">
              <w:rPr>
                <w:noProof w:val="0"/>
              </w:rPr>
              <w:t xml:space="preserve"> [1..1] (M)</w:t>
            </w:r>
          </w:p>
          <w:p w14:paraId="3F3FF250" w14:textId="77777777" w:rsidR="007A1F44" w:rsidRPr="00977EA3" w:rsidRDefault="007A1F44" w:rsidP="00AE2B59">
            <w:pPr>
              <w:pStyle w:val="TableEntry"/>
              <w:rPr>
                <w:noProof w:val="0"/>
              </w:rPr>
            </w:pPr>
            <w:r w:rsidRPr="00977EA3">
              <w:rPr>
                <w:noProof w:val="0"/>
              </w:rPr>
              <w:t>Person (CS) {CNE:PSN, fixed value= "PSN"}</w:t>
            </w:r>
          </w:p>
        </w:tc>
        <w:tc>
          <w:tcPr>
            <w:tcW w:w="3870" w:type="dxa"/>
          </w:tcPr>
          <w:p w14:paraId="133FB4FE" w14:textId="77777777" w:rsidR="007A1F44" w:rsidRPr="00977EA3" w:rsidRDefault="007A1F44" w:rsidP="00AE2B59">
            <w:pPr>
              <w:pStyle w:val="TableEntry"/>
              <w:rPr>
                <w:noProof w:val="0"/>
              </w:rPr>
            </w:pPr>
            <w:r w:rsidRPr="00977EA3">
              <w:rPr>
                <w:noProof w:val="0"/>
              </w:rPr>
              <w:t>Structural attribute; this is a "person" entity</w:t>
            </w:r>
          </w:p>
        </w:tc>
      </w:tr>
      <w:tr w:rsidR="007A1F44" w:rsidRPr="00977EA3" w14:paraId="4D8C809B" w14:textId="77777777" w:rsidTr="003462A5">
        <w:trPr>
          <w:cantSplit/>
        </w:trPr>
        <w:tc>
          <w:tcPr>
            <w:tcW w:w="5328" w:type="dxa"/>
          </w:tcPr>
          <w:p w14:paraId="75EAC8A0" w14:textId="77777777" w:rsidR="007A1F44" w:rsidRPr="00977EA3" w:rsidRDefault="007A1F44" w:rsidP="00AE2B59">
            <w:pPr>
              <w:pStyle w:val="TableEntry"/>
              <w:rPr>
                <w:noProof w:val="0"/>
              </w:rPr>
            </w:pPr>
            <w:proofErr w:type="spellStart"/>
            <w:r w:rsidRPr="00977EA3">
              <w:rPr>
                <w:noProof w:val="0"/>
              </w:rPr>
              <w:t>determinerCode</w:t>
            </w:r>
            <w:proofErr w:type="spellEnd"/>
            <w:r w:rsidRPr="00977EA3">
              <w:rPr>
                <w:noProof w:val="0"/>
              </w:rPr>
              <w:t xml:space="preserve"> [1..1] (M)</w:t>
            </w:r>
          </w:p>
          <w:p w14:paraId="4B1FA7DF" w14:textId="77777777" w:rsidR="007A1F44" w:rsidRPr="00977EA3" w:rsidRDefault="007A1F44" w:rsidP="00AE2B59">
            <w:pPr>
              <w:pStyle w:val="TableEntry"/>
              <w:rPr>
                <w:noProof w:val="0"/>
              </w:rPr>
            </w:pPr>
            <w:r w:rsidRPr="00977EA3">
              <w:rPr>
                <w:noProof w:val="0"/>
              </w:rPr>
              <w:t>Person (CS) {CNE:INSTANCE, fixed value= "INSTANCE"}</w:t>
            </w:r>
          </w:p>
        </w:tc>
        <w:tc>
          <w:tcPr>
            <w:tcW w:w="3870" w:type="dxa"/>
          </w:tcPr>
          <w:p w14:paraId="1877F8B2" w14:textId="77777777" w:rsidR="007A1F44" w:rsidRPr="00977EA3" w:rsidRDefault="007A1F44" w:rsidP="00AE2B59">
            <w:pPr>
              <w:pStyle w:val="TableEntry"/>
              <w:rPr>
                <w:noProof w:val="0"/>
              </w:rPr>
            </w:pPr>
            <w:r w:rsidRPr="00977EA3">
              <w:rPr>
                <w:noProof w:val="0"/>
              </w:rPr>
              <w:t>Structural attribute; this is a specific person</w:t>
            </w:r>
          </w:p>
        </w:tc>
      </w:tr>
      <w:tr w:rsidR="007A1F44" w:rsidRPr="00977EA3" w14:paraId="57D7F0DC" w14:textId="77777777" w:rsidTr="003462A5">
        <w:trPr>
          <w:cantSplit/>
        </w:trPr>
        <w:tc>
          <w:tcPr>
            <w:tcW w:w="5328" w:type="dxa"/>
          </w:tcPr>
          <w:p w14:paraId="222EA023" w14:textId="77777777" w:rsidR="007A1F44" w:rsidRPr="00977EA3" w:rsidRDefault="007A1F44" w:rsidP="00AE2B59">
            <w:pPr>
              <w:pStyle w:val="TableEntry"/>
              <w:rPr>
                <w:noProof w:val="0"/>
              </w:rPr>
            </w:pPr>
            <w:r w:rsidRPr="00977EA3">
              <w:rPr>
                <w:noProof w:val="0"/>
              </w:rPr>
              <w:t>name [1..*]</w:t>
            </w:r>
          </w:p>
          <w:p w14:paraId="71C232C8" w14:textId="77777777" w:rsidR="007A1F44" w:rsidRPr="00977EA3" w:rsidRDefault="007A1F44" w:rsidP="00AE2B59">
            <w:pPr>
              <w:pStyle w:val="TableEntry"/>
              <w:rPr>
                <w:noProof w:val="0"/>
              </w:rPr>
            </w:pPr>
            <w:r w:rsidRPr="00977EA3">
              <w:rPr>
                <w:noProof w:val="0"/>
              </w:rPr>
              <w:t>Person (BAG&lt;PN&gt;)</w:t>
            </w:r>
          </w:p>
        </w:tc>
        <w:tc>
          <w:tcPr>
            <w:tcW w:w="3870" w:type="dxa"/>
          </w:tcPr>
          <w:p w14:paraId="42231B37" w14:textId="77777777" w:rsidR="007A1F44" w:rsidRPr="00977EA3" w:rsidRDefault="007A1F44" w:rsidP="00AE2B59">
            <w:pPr>
              <w:pStyle w:val="TableEntry"/>
              <w:rPr>
                <w:noProof w:val="0"/>
              </w:rPr>
            </w:pPr>
            <w:r w:rsidRPr="00977EA3">
              <w:rPr>
                <w:noProof w:val="0"/>
              </w:rPr>
              <w:t xml:space="preserve">Name(s) for this person. May be null i.e., &lt;name </w:t>
            </w:r>
            <w:proofErr w:type="spellStart"/>
            <w:r w:rsidRPr="00977EA3">
              <w:rPr>
                <w:noProof w:val="0"/>
              </w:rPr>
              <w:t>nullFlavor</w:t>
            </w:r>
            <w:proofErr w:type="spellEnd"/>
            <w:r w:rsidRPr="00977EA3">
              <w:rPr>
                <w:noProof w:val="0"/>
              </w:rPr>
              <w:t>=”NA”/&gt; only if the request contained only a patient identifier and no demographic data.</w:t>
            </w:r>
          </w:p>
        </w:tc>
      </w:tr>
      <w:tr w:rsidR="007A1F44" w:rsidRPr="00977EA3" w14:paraId="20E6F997" w14:textId="77777777" w:rsidTr="003462A5">
        <w:trPr>
          <w:cantSplit/>
        </w:trPr>
        <w:tc>
          <w:tcPr>
            <w:tcW w:w="5328" w:type="dxa"/>
          </w:tcPr>
          <w:p w14:paraId="124006A2" w14:textId="77777777" w:rsidR="007A1F44" w:rsidRPr="00977EA3" w:rsidRDefault="007A1F44" w:rsidP="00AE2B59">
            <w:pPr>
              <w:pStyle w:val="TableEntry"/>
              <w:rPr>
                <w:noProof w:val="0"/>
              </w:rPr>
            </w:pPr>
            <w:r w:rsidRPr="00977EA3">
              <w:rPr>
                <w:noProof w:val="0"/>
              </w:rPr>
              <w:t>telecom [0..*]</w:t>
            </w:r>
          </w:p>
          <w:p w14:paraId="3D4B3F1B" w14:textId="77777777" w:rsidR="007A1F44" w:rsidRPr="00977EA3" w:rsidRDefault="007A1F44" w:rsidP="00AE2B59">
            <w:pPr>
              <w:pStyle w:val="TableEntry"/>
              <w:rPr>
                <w:noProof w:val="0"/>
              </w:rPr>
            </w:pPr>
            <w:r w:rsidRPr="00977EA3">
              <w:rPr>
                <w:noProof w:val="0"/>
              </w:rPr>
              <w:t>Person (BAG&lt;TEL&gt;)</w:t>
            </w:r>
          </w:p>
        </w:tc>
        <w:tc>
          <w:tcPr>
            <w:tcW w:w="3870" w:type="dxa"/>
          </w:tcPr>
          <w:p w14:paraId="0AC0C8E0" w14:textId="77777777" w:rsidR="007A1F44" w:rsidRPr="00977EA3" w:rsidRDefault="007A1F44" w:rsidP="00AE2B59">
            <w:pPr>
              <w:pStyle w:val="TableEntry"/>
              <w:rPr>
                <w:noProof w:val="0"/>
              </w:rPr>
            </w:pPr>
            <w:r w:rsidRPr="00977EA3">
              <w:rPr>
                <w:noProof w:val="0"/>
              </w:rPr>
              <w:t>Telecommunication address(es) for communicating with this person</w:t>
            </w:r>
          </w:p>
        </w:tc>
      </w:tr>
      <w:tr w:rsidR="007A1F44" w:rsidRPr="00977EA3" w14:paraId="45366767" w14:textId="77777777" w:rsidTr="003462A5">
        <w:trPr>
          <w:cantSplit/>
        </w:trPr>
        <w:tc>
          <w:tcPr>
            <w:tcW w:w="5328" w:type="dxa"/>
          </w:tcPr>
          <w:p w14:paraId="5801E2E1" w14:textId="77777777" w:rsidR="007A1F44" w:rsidRPr="00E63AF6" w:rsidRDefault="007A1F44" w:rsidP="00AE2B59">
            <w:pPr>
              <w:pStyle w:val="TableEntry"/>
              <w:rPr>
                <w:noProof w:val="0"/>
                <w:lang w:val="fr-FR"/>
                <w:rPrChange w:id="3995" w:author="Gregorio Canal" w:date="2019-05-22T14:54:00Z">
                  <w:rPr>
                    <w:noProof w:val="0"/>
                  </w:rPr>
                </w:rPrChange>
              </w:rPr>
            </w:pPr>
            <w:proofErr w:type="spellStart"/>
            <w:r w:rsidRPr="00E63AF6">
              <w:rPr>
                <w:noProof w:val="0"/>
                <w:lang w:val="fr-FR"/>
                <w:rPrChange w:id="3996" w:author="Gregorio Canal" w:date="2019-05-22T14:54:00Z">
                  <w:rPr>
                    <w:noProof w:val="0"/>
                  </w:rPr>
                </w:rPrChange>
              </w:rPr>
              <w:t>administrativeGenderCode</w:t>
            </w:r>
            <w:proofErr w:type="spellEnd"/>
            <w:r w:rsidRPr="00E63AF6">
              <w:rPr>
                <w:noProof w:val="0"/>
                <w:lang w:val="fr-FR"/>
                <w:rPrChange w:id="3997" w:author="Gregorio Canal" w:date="2019-05-22T14:54:00Z">
                  <w:rPr>
                    <w:noProof w:val="0"/>
                  </w:rPr>
                </w:rPrChange>
              </w:rPr>
              <w:t xml:space="preserve"> [0..1]</w:t>
            </w:r>
          </w:p>
          <w:p w14:paraId="5B69C773" w14:textId="77777777" w:rsidR="007A1F44" w:rsidRPr="00E63AF6" w:rsidRDefault="007A1F44" w:rsidP="00AE2B59">
            <w:pPr>
              <w:pStyle w:val="TableEntry"/>
              <w:rPr>
                <w:noProof w:val="0"/>
                <w:lang w:val="fr-FR"/>
                <w:rPrChange w:id="3998" w:author="Gregorio Canal" w:date="2019-05-22T14:54:00Z">
                  <w:rPr>
                    <w:noProof w:val="0"/>
                  </w:rPr>
                </w:rPrChange>
              </w:rPr>
            </w:pPr>
            <w:r w:rsidRPr="00E63AF6">
              <w:rPr>
                <w:noProof w:val="0"/>
                <w:lang w:val="fr-FR"/>
                <w:rPrChange w:id="3999" w:author="Gregorio Canal" w:date="2019-05-22T14:54:00Z">
                  <w:rPr>
                    <w:noProof w:val="0"/>
                  </w:rPr>
                </w:rPrChange>
              </w:rPr>
              <w:t>Person (CE) {</w:t>
            </w:r>
            <w:proofErr w:type="spellStart"/>
            <w:r w:rsidRPr="00E63AF6">
              <w:rPr>
                <w:noProof w:val="0"/>
                <w:lang w:val="fr-FR"/>
                <w:rPrChange w:id="4000" w:author="Gregorio Canal" w:date="2019-05-22T14:54:00Z">
                  <w:rPr>
                    <w:noProof w:val="0"/>
                  </w:rPr>
                </w:rPrChange>
              </w:rPr>
              <w:t>CWE:AdministrativeGender</w:t>
            </w:r>
            <w:proofErr w:type="spellEnd"/>
            <w:r w:rsidRPr="00E63AF6">
              <w:rPr>
                <w:noProof w:val="0"/>
                <w:lang w:val="fr-FR"/>
                <w:rPrChange w:id="4001" w:author="Gregorio Canal" w:date="2019-05-22T14:54:00Z">
                  <w:rPr>
                    <w:noProof w:val="0"/>
                  </w:rPr>
                </w:rPrChange>
              </w:rPr>
              <w:t>}</w:t>
            </w:r>
          </w:p>
        </w:tc>
        <w:tc>
          <w:tcPr>
            <w:tcW w:w="3870" w:type="dxa"/>
          </w:tcPr>
          <w:p w14:paraId="04156E55" w14:textId="77777777" w:rsidR="007A1F44" w:rsidRPr="00977EA3" w:rsidRDefault="007A1F44" w:rsidP="00AE2B59">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62984328" w14:textId="77777777" w:rsidTr="003462A5">
        <w:trPr>
          <w:cantSplit/>
        </w:trPr>
        <w:tc>
          <w:tcPr>
            <w:tcW w:w="5328" w:type="dxa"/>
          </w:tcPr>
          <w:p w14:paraId="5329C0EB" w14:textId="77777777" w:rsidR="007A1F44" w:rsidRPr="00977EA3" w:rsidRDefault="007A1F44" w:rsidP="00AE2B59">
            <w:pPr>
              <w:pStyle w:val="TableEntry"/>
              <w:rPr>
                <w:noProof w:val="0"/>
              </w:rPr>
            </w:pPr>
            <w:proofErr w:type="spellStart"/>
            <w:r w:rsidRPr="00977EA3">
              <w:rPr>
                <w:noProof w:val="0"/>
              </w:rPr>
              <w:t>birthTime</w:t>
            </w:r>
            <w:proofErr w:type="spellEnd"/>
            <w:r w:rsidRPr="00977EA3">
              <w:rPr>
                <w:noProof w:val="0"/>
              </w:rPr>
              <w:t xml:space="preserve"> [0..1]</w:t>
            </w:r>
          </w:p>
          <w:p w14:paraId="03DAE3CC" w14:textId="77777777" w:rsidR="007A1F44" w:rsidRPr="00977EA3" w:rsidRDefault="007A1F44" w:rsidP="00AE2B59">
            <w:pPr>
              <w:pStyle w:val="TableEntry"/>
              <w:rPr>
                <w:noProof w:val="0"/>
              </w:rPr>
            </w:pPr>
            <w:r w:rsidRPr="00977EA3">
              <w:rPr>
                <w:noProof w:val="0"/>
              </w:rPr>
              <w:t>Person (TS)</w:t>
            </w:r>
          </w:p>
        </w:tc>
        <w:tc>
          <w:tcPr>
            <w:tcW w:w="3870" w:type="dxa"/>
          </w:tcPr>
          <w:p w14:paraId="7F61B636" w14:textId="77777777" w:rsidR="007A1F44" w:rsidRPr="00977EA3" w:rsidRDefault="007A1F44" w:rsidP="00AE2B59">
            <w:pPr>
              <w:pStyle w:val="TableEntry"/>
              <w:rPr>
                <w:noProof w:val="0"/>
              </w:rPr>
            </w:pPr>
            <w:r w:rsidRPr="00977EA3">
              <w:rPr>
                <w:noProof w:val="0"/>
              </w:rPr>
              <w:t>The date and time this person was born</w:t>
            </w:r>
          </w:p>
        </w:tc>
      </w:tr>
      <w:tr w:rsidR="007A1F44" w:rsidRPr="00977EA3" w14:paraId="1A9E86B0" w14:textId="77777777" w:rsidTr="003462A5">
        <w:trPr>
          <w:cantSplit/>
        </w:trPr>
        <w:tc>
          <w:tcPr>
            <w:tcW w:w="5328" w:type="dxa"/>
          </w:tcPr>
          <w:p w14:paraId="06553405" w14:textId="77777777" w:rsidR="007A1F44" w:rsidRPr="00977EA3" w:rsidRDefault="007A1F44" w:rsidP="00AE2B59">
            <w:pPr>
              <w:pStyle w:val="TableEntry"/>
              <w:rPr>
                <w:noProof w:val="0"/>
              </w:rPr>
            </w:pPr>
            <w:proofErr w:type="spellStart"/>
            <w:r w:rsidRPr="00977EA3">
              <w:rPr>
                <w:noProof w:val="0"/>
              </w:rPr>
              <w:t>birthPlace</w:t>
            </w:r>
            <w:proofErr w:type="spellEnd"/>
          </w:p>
        </w:tc>
        <w:tc>
          <w:tcPr>
            <w:tcW w:w="3870" w:type="dxa"/>
          </w:tcPr>
          <w:p w14:paraId="0DB9592B" w14:textId="77777777" w:rsidR="007A1F44" w:rsidRPr="00977EA3" w:rsidRDefault="007A1F44" w:rsidP="00AE2B59">
            <w:pPr>
              <w:pStyle w:val="TableEntry"/>
              <w:rPr>
                <w:noProof w:val="0"/>
              </w:rPr>
            </w:pPr>
          </w:p>
        </w:tc>
      </w:tr>
      <w:tr w:rsidR="007A1F44" w:rsidRPr="00977EA3" w14:paraId="2003621A" w14:textId="77777777" w:rsidTr="003462A5">
        <w:trPr>
          <w:cantSplit/>
        </w:trPr>
        <w:tc>
          <w:tcPr>
            <w:tcW w:w="5328" w:type="dxa"/>
          </w:tcPr>
          <w:p w14:paraId="4EA1CD07" w14:textId="77777777" w:rsidR="007A1F44" w:rsidRPr="00977EA3" w:rsidRDefault="007A1F44" w:rsidP="00AE2B59">
            <w:pPr>
              <w:pStyle w:val="TableEntry"/>
              <w:rPr>
                <w:noProof w:val="0"/>
              </w:rPr>
            </w:pPr>
            <w:proofErr w:type="spellStart"/>
            <w:r w:rsidRPr="00977EA3">
              <w:rPr>
                <w:noProof w:val="0"/>
              </w:rPr>
              <w:t>deceasedInd</w:t>
            </w:r>
            <w:proofErr w:type="spellEnd"/>
            <w:r w:rsidRPr="00977EA3">
              <w:rPr>
                <w:noProof w:val="0"/>
              </w:rPr>
              <w:t xml:space="preserve"> [0..1]</w:t>
            </w:r>
          </w:p>
          <w:p w14:paraId="30435D23" w14:textId="77777777" w:rsidR="007A1F44" w:rsidRPr="00977EA3" w:rsidRDefault="007A1F44" w:rsidP="00AE2B59">
            <w:pPr>
              <w:pStyle w:val="TableEntry"/>
              <w:rPr>
                <w:noProof w:val="0"/>
              </w:rPr>
            </w:pPr>
            <w:r w:rsidRPr="00977EA3">
              <w:rPr>
                <w:noProof w:val="0"/>
              </w:rPr>
              <w:t>Person (BL)</w:t>
            </w:r>
          </w:p>
        </w:tc>
        <w:tc>
          <w:tcPr>
            <w:tcW w:w="3870" w:type="dxa"/>
          </w:tcPr>
          <w:p w14:paraId="2358C828" w14:textId="77777777" w:rsidR="007A1F44" w:rsidRPr="00977EA3" w:rsidRDefault="007A1F44" w:rsidP="00AE2B59">
            <w:pPr>
              <w:pStyle w:val="TableEntry"/>
              <w:rPr>
                <w:noProof w:val="0"/>
              </w:rPr>
            </w:pPr>
            <w:r w:rsidRPr="00977EA3">
              <w:rPr>
                <w:noProof w:val="0"/>
              </w:rPr>
              <w:t>An indication that this person is dead</w:t>
            </w:r>
          </w:p>
        </w:tc>
      </w:tr>
      <w:tr w:rsidR="007A1F44" w:rsidRPr="00977EA3" w14:paraId="5962742E" w14:textId="77777777" w:rsidTr="003462A5">
        <w:trPr>
          <w:cantSplit/>
        </w:trPr>
        <w:tc>
          <w:tcPr>
            <w:tcW w:w="5328" w:type="dxa"/>
          </w:tcPr>
          <w:p w14:paraId="3CD7426F" w14:textId="77777777" w:rsidR="007A1F44" w:rsidRPr="00977EA3" w:rsidRDefault="007A1F44" w:rsidP="00AE2B59">
            <w:pPr>
              <w:pStyle w:val="TableEntry"/>
              <w:rPr>
                <w:noProof w:val="0"/>
              </w:rPr>
            </w:pPr>
            <w:proofErr w:type="spellStart"/>
            <w:r w:rsidRPr="00977EA3">
              <w:rPr>
                <w:noProof w:val="0"/>
              </w:rPr>
              <w:t>deceasedTime</w:t>
            </w:r>
            <w:proofErr w:type="spellEnd"/>
            <w:r w:rsidRPr="00977EA3">
              <w:rPr>
                <w:noProof w:val="0"/>
              </w:rPr>
              <w:t xml:space="preserve"> [0..1]</w:t>
            </w:r>
          </w:p>
          <w:p w14:paraId="291C5EA3" w14:textId="77777777" w:rsidR="007A1F44" w:rsidRPr="00977EA3" w:rsidRDefault="007A1F44" w:rsidP="00AE2B59">
            <w:pPr>
              <w:pStyle w:val="TableEntry"/>
              <w:rPr>
                <w:noProof w:val="0"/>
              </w:rPr>
            </w:pPr>
            <w:r w:rsidRPr="00977EA3">
              <w:rPr>
                <w:noProof w:val="0"/>
              </w:rPr>
              <w:t>Person (TS)</w:t>
            </w:r>
          </w:p>
        </w:tc>
        <w:tc>
          <w:tcPr>
            <w:tcW w:w="3870" w:type="dxa"/>
          </w:tcPr>
          <w:p w14:paraId="4067638A" w14:textId="77777777" w:rsidR="007A1F44" w:rsidRPr="00977EA3" w:rsidRDefault="007A1F44" w:rsidP="00AE2B59">
            <w:pPr>
              <w:pStyle w:val="TableEntry"/>
              <w:rPr>
                <w:noProof w:val="0"/>
              </w:rPr>
            </w:pPr>
            <w:r w:rsidRPr="00977EA3">
              <w:rPr>
                <w:noProof w:val="0"/>
              </w:rPr>
              <w:t>The date and time this person died</w:t>
            </w:r>
          </w:p>
        </w:tc>
      </w:tr>
      <w:tr w:rsidR="007A1F44" w:rsidRPr="00977EA3" w14:paraId="33FB01D9" w14:textId="77777777" w:rsidTr="003462A5">
        <w:trPr>
          <w:cantSplit/>
        </w:trPr>
        <w:tc>
          <w:tcPr>
            <w:tcW w:w="5328" w:type="dxa"/>
          </w:tcPr>
          <w:p w14:paraId="310FFAC1" w14:textId="77777777" w:rsidR="007A1F44" w:rsidRPr="00977EA3" w:rsidRDefault="007A1F44" w:rsidP="00AE2B59">
            <w:pPr>
              <w:pStyle w:val="TableEntry"/>
              <w:rPr>
                <w:noProof w:val="0"/>
              </w:rPr>
            </w:pPr>
            <w:proofErr w:type="spellStart"/>
            <w:r w:rsidRPr="00977EA3">
              <w:rPr>
                <w:noProof w:val="0"/>
              </w:rPr>
              <w:t>multipleBirthInd</w:t>
            </w:r>
            <w:proofErr w:type="spellEnd"/>
            <w:r w:rsidRPr="00977EA3">
              <w:rPr>
                <w:noProof w:val="0"/>
              </w:rPr>
              <w:t xml:space="preserve"> [0..1]</w:t>
            </w:r>
          </w:p>
          <w:p w14:paraId="4D13831F" w14:textId="77777777" w:rsidR="007A1F44" w:rsidRPr="00977EA3" w:rsidRDefault="007A1F44" w:rsidP="00AE2B59">
            <w:pPr>
              <w:pStyle w:val="TableEntry"/>
              <w:rPr>
                <w:noProof w:val="0"/>
              </w:rPr>
            </w:pPr>
            <w:r w:rsidRPr="00977EA3">
              <w:rPr>
                <w:noProof w:val="0"/>
              </w:rPr>
              <w:t>Person (BL)</w:t>
            </w:r>
          </w:p>
        </w:tc>
        <w:tc>
          <w:tcPr>
            <w:tcW w:w="3870" w:type="dxa"/>
          </w:tcPr>
          <w:p w14:paraId="009A2145" w14:textId="77777777" w:rsidR="007A1F44" w:rsidRPr="00977EA3" w:rsidRDefault="007A1F44" w:rsidP="00AE2B59">
            <w:pPr>
              <w:pStyle w:val="TableEntry"/>
              <w:rPr>
                <w:noProof w:val="0"/>
              </w:rPr>
            </w:pPr>
            <w:r w:rsidRPr="00977EA3">
              <w:rPr>
                <w:noProof w:val="0"/>
              </w:rPr>
              <w:t>An indication that this person was part of a multiple birth</w:t>
            </w:r>
          </w:p>
        </w:tc>
      </w:tr>
      <w:tr w:rsidR="007A1F44" w:rsidRPr="00977EA3" w14:paraId="76A86249" w14:textId="77777777" w:rsidTr="003462A5">
        <w:trPr>
          <w:cantSplit/>
        </w:trPr>
        <w:tc>
          <w:tcPr>
            <w:tcW w:w="5328" w:type="dxa"/>
          </w:tcPr>
          <w:p w14:paraId="3F82BB00" w14:textId="77777777" w:rsidR="007A1F44" w:rsidRPr="00977EA3" w:rsidRDefault="007A1F44" w:rsidP="00AE2B59">
            <w:pPr>
              <w:pStyle w:val="TableEntry"/>
              <w:rPr>
                <w:noProof w:val="0"/>
              </w:rPr>
            </w:pPr>
            <w:proofErr w:type="spellStart"/>
            <w:r w:rsidRPr="00977EA3">
              <w:rPr>
                <w:noProof w:val="0"/>
              </w:rPr>
              <w:t>multipleBirthOrderNumber</w:t>
            </w:r>
            <w:proofErr w:type="spellEnd"/>
            <w:r w:rsidRPr="00977EA3">
              <w:rPr>
                <w:noProof w:val="0"/>
              </w:rPr>
              <w:t xml:space="preserve"> [0..1]</w:t>
            </w:r>
          </w:p>
          <w:p w14:paraId="154CB3D3" w14:textId="77777777" w:rsidR="007A1F44" w:rsidRPr="00977EA3" w:rsidRDefault="007A1F44" w:rsidP="00AE2B59">
            <w:pPr>
              <w:pStyle w:val="TableEntry"/>
              <w:rPr>
                <w:noProof w:val="0"/>
              </w:rPr>
            </w:pPr>
            <w:r w:rsidRPr="00977EA3">
              <w:rPr>
                <w:noProof w:val="0"/>
              </w:rPr>
              <w:t>Person (INT)</w:t>
            </w:r>
          </w:p>
        </w:tc>
        <w:tc>
          <w:tcPr>
            <w:tcW w:w="3870" w:type="dxa"/>
          </w:tcPr>
          <w:p w14:paraId="3A9B6617" w14:textId="77777777" w:rsidR="007A1F44" w:rsidRPr="00977EA3" w:rsidRDefault="007A1F44" w:rsidP="00AE2B59">
            <w:pPr>
              <w:pStyle w:val="TableEntry"/>
              <w:rPr>
                <w:noProof w:val="0"/>
              </w:rPr>
            </w:pPr>
            <w:r w:rsidRPr="00977EA3">
              <w:rPr>
                <w:noProof w:val="0"/>
              </w:rPr>
              <w:t>The order in which this person was born if part of a multiple birth</w:t>
            </w:r>
          </w:p>
        </w:tc>
      </w:tr>
      <w:tr w:rsidR="007A1F44" w:rsidRPr="00977EA3" w14:paraId="73B7BF26" w14:textId="77777777" w:rsidTr="003462A5">
        <w:trPr>
          <w:cantSplit/>
        </w:trPr>
        <w:tc>
          <w:tcPr>
            <w:tcW w:w="5328" w:type="dxa"/>
          </w:tcPr>
          <w:p w14:paraId="34CF73DF" w14:textId="77777777" w:rsidR="007A1F44" w:rsidRPr="00977EA3" w:rsidRDefault="007A1F44" w:rsidP="00AE2B59">
            <w:pPr>
              <w:pStyle w:val="TableEntry"/>
              <w:rPr>
                <w:noProof w:val="0"/>
              </w:rPr>
            </w:pPr>
            <w:proofErr w:type="spellStart"/>
            <w:r w:rsidRPr="00977EA3">
              <w:rPr>
                <w:noProof w:val="0"/>
              </w:rPr>
              <w:t>addr</w:t>
            </w:r>
            <w:proofErr w:type="spellEnd"/>
            <w:r w:rsidRPr="00977EA3">
              <w:rPr>
                <w:noProof w:val="0"/>
              </w:rPr>
              <w:t xml:space="preserve"> [0..*]</w:t>
            </w:r>
          </w:p>
          <w:p w14:paraId="159CF47A" w14:textId="77777777" w:rsidR="007A1F44" w:rsidRPr="00977EA3" w:rsidRDefault="007A1F44" w:rsidP="00AE2B59">
            <w:pPr>
              <w:pStyle w:val="TableEntry"/>
              <w:rPr>
                <w:noProof w:val="0"/>
              </w:rPr>
            </w:pPr>
            <w:r w:rsidRPr="00977EA3">
              <w:rPr>
                <w:noProof w:val="0"/>
              </w:rPr>
              <w:t>Person (BAG&lt;AD&gt;)</w:t>
            </w:r>
          </w:p>
        </w:tc>
        <w:tc>
          <w:tcPr>
            <w:tcW w:w="3870" w:type="dxa"/>
          </w:tcPr>
          <w:p w14:paraId="415BA438" w14:textId="77777777" w:rsidR="007A1F44" w:rsidRPr="00977EA3" w:rsidRDefault="007A1F44" w:rsidP="00AE2B59">
            <w:pPr>
              <w:pStyle w:val="TableEntry"/>
              <w:rPr>
                <w:noProof w:val="0"/>
              </w:rPr>
            </w:pPr>
            <w:r w:rsidRPr="00977EA3">
              <w:rPr>
                <w:noProof w:val="0"/>
              </w:rPr>
              <w:t>Address(es) for corresponding with this person</w:t>
            </w:r>
          </w:p>
        </w:tc>
      </w:tr>
      <w:tr w:rsidR="007A1F44" w:rsidRPr="00977EA3" w14:paraId="40C50037" w14:textId="77777777" w:rsidTr="003462A5">
        <w:trPr>
          <w:cantSplit/>
        </w:trPr>
        <w:tc>
          <w:tcPr>
            <w:tcW w:w="5328" w:type="dxa"/>
          </w:tcPr>
          <w:p w14:paraId="6B2D0798" w14:textId="77777777" w:rsidR="007A1F44" w:rsidRPr="00E63AF6" w:rsidRDefault="007A1F44" w:rsidP="00AE2B59">
            <w:pPr>
              <w:pStyle w:val="TableEntry"/>
              <w:rPr>
                <w:noProof w:val="0"/>
                <w:lang w:val="fr-FR"/>
                <w:rPrChange w:id="4002" w:author="Gregorio Canal" w:date="2019-05-22T14:54:00Z">
                  <w:rPr>
                    <w:noProof w:val="0"/>
                  </w:rPr>
                </w:rPrChange>
              </w:rPr>
            </w:pPr>
            <w:proofErr w:type="spellStart"/>
            <w:r w:rsidRPr="00E63AF6">
              <w:rPr>
                <w:noProof w:val="0"/>
                <w:lang w:val="fr-FR"/>
                <w:rPrChange w:id="4003" w:author="Gregorio Canal" w:date="2019-05-22T14:54:00Z">
                  <w:rPr>
                    <w:noProof w:val="0"/>
                  </w:rPr>
                </w:rPrChange>
              </w:rPr>
              <w:t>maritalStatusCode</w:t>
            </w:r>
            <w:proofErr w:type="spellEnd"/>
            <w:r w:rsidRPr="00E63AF6">
              <w:rPr>
                <w:noProof w:val="0"/>
                <w:lang w:val="fr-FR"/>
                <w:rPrChange w:id="4004" w:author="Gregorio Canal" w:date="2019-05-22T14:54:00Z">
                  <w:rPr>
                    <w:noProof w:val="0"/>
                  </w:rPr>
                </w:rPrChange>
              </w:rPr>
              <w:t xml:space="preserve"> [0..1]</w:t>
            </w:r>
          </w:p>
          <w:p w14:paraId="3989368C" w14:textId="77777777" w:rsidR="007A1F44" w:rsidRPr="00E63AF6" w:rsidRDefault="007A1F44" w:rsidP="00AE2B59">
            <w:pPr>
              <w:pStyle w:val="TableEntry"/>
              <w:rPr>
                <w:noProof w:val="0"/>
                <w:lang w:val="fr-FR"/>
                <w:rPrChange w:id="4005" w:author="Gregorio Canal" w:date="2019-05-22T14:54:00Z">
                  <w:rPr>
                    <w:noProof w:val="0"/>
                  </w:rPr>
                </w:rPrChange>
              </w:rPr>
            </w:pPr>
            <w:r w:rsidRPr="00E63AF6">
              <w:rPr>
                <w:noProof w:val="0"/>
                <w:lang w:val="fr-FR"/>
                <w:rPrChange w:id="4006" w:author="Gregorio Canal" w:date="2019-05-22T14:54:00Z">
                  <w:rPr>
                    <w:noProof w:val="0"/>
                  </w:rPr>
                </w:rPrChange>
              </w:rPr>
              <w:t>Person (CE) {</w:t>
            </w:r>
            <w:proofErr w:type="spellStart"/>
            <w:r w:rsidRPr="00E63AF6">
              <w:rPr>
                <w:noProof w:val="0"/>
                <w:lang w:val="fr-FR"/>
                <w:rPrChange w:id="4007" w:author="Gregorio Canal" w:date="2019-05-22T14:54:00Z">
                  <w:rPr>
                    <w:noProof w:val="0"/>
                  </w:rPr>
                </w:rPrChange>
              </w:rPr>
              <w:t>CWE:MaritalStatus</w:t>
            </w:r>
            <w:proofErr w:type="spellEnd"/>
            <w:r w:rsidRPr="00E63AF6">
              <w:rPr>
                <w:noProof w:val="0"/>
                <w:lang w:val="fr-FR"/>
                <w:rPrChange w:id="4008" w:author="Gregorio Canal" w:date="2019-05-22T14:54:00Z">
                  <w:rPr>
                    <w:noProof w:val="0"/>
                  </w:rPr>
                </w:rPrChange>
              </w:rPr>
              <w:t>}</w:t>
            </w:r>
          </w:p>
        </w:tc>
        <w:tc>
          <w:tcPr>
            <w:tcW w:w="3870" w:type="dxa"/>
          </w:tcPr>
          <w:p w14:paraId="5FFE7B17" w14:textId="77777777" w:rsidR="007A1F44" w:rsidRPr="00977EA3" w:rsidRDefault="007A1F44" w:rsidP="00AE2B59">
            <w:pPr>
              <w:pStyle w:val="TableEntry"/>
              <w:rPr>
                <w:noProof w:val="0"/>
              </w:rPr>
            </w:pPr>
            <w:r w:rsidRPr="00977EA3">
              <w:rPr>
                <w:noProof w:val="0"/>
              </w:rPr>
              <w:t>A value representing the domestic partnership status of this person</w:t>
            </w:r>
          </w:p>
        </w:tc>
      </w:tr>
      <w:tr w:rsidR="007A1F44" w:rsidRPr="00977EA3" w14:paraId="2D8EDE3E" w14:textId="77777777" w:rsidTr="003462A5">
        <w:trPr>
          <w:cantSplit/>
        </w:trPr>
        <w:tc>
          <w:tcPr>
            <w:tcW w:w="5328" w:type="dxa"/>
          </w:tcPr>
          <w:p w14:paraId="60A6162B" w14:textId="77777777" w:rsidR="007A1F44" w:rsidRPr="00E63AF6" w:rsidRDefault="007A1F44" w:rsidP="00AE2B59">
            <w:pPr>
              <w:pStyle w:val="TableEntry"/>
              <w:rPr>
                <w:noProof w:val="0"/>
                <w:lang w:val="fr-FR"/>
                <w:rPrChange w:id="4009" w:author="Gregorio Canal" w:date="2019-05-22T14:54:00Z">
                  <w:rPr>
                    <w:noProof w:val="0"/>
                  </w:rPr>
                </w:rPrChange>
              </w:rPr>
            </w:pPr>
            <w:proofErr w:type="spellStart"/>
            <w:r w:rsidRPr="00E63AF6">
              <w:rPr>
                <w:noProof w:val="0"/>
                <w:lang w:val="fr-FR"/>
                <w:rPrChange w:id="4010" w:author="Gregorio Canal" w:date="2019-05-22T14:54:00Z">
                  <w:rPr>
                    <w:noProof w:val="0"/>
                  </w:rPr>
                </w:rPrChange>
              </w:rPr>
              <w:t>religiousAffiliationCode</w:t>
            </w:r>
            <w:proofErr w:type="spellEnd"/>
            <w:r w:rsidRPr="00E63AF6">
              <w:rPr>
                <w:noProof w:val="0"/>
                <w:lang w:val="fr-FR"/>
                <w:rPrChange w:id="4011" w:author="Gregorio Canal" w:date="2019-05-22T14:54:00Z">
                  <w:rPr>
                    <w:noProof w:val="0"/>
                  </w:rPr>
                </w:rPrChange>
              </w:rPr>
              <w:t xml:space="preserve"> [0..1]</w:t>
            </w:r>
          </w:p>
          <w:p w14:paraId="5EAD67CE" w14:textId="77777777" w:rsidR="007A1F44" w:rsidRPr="00E63AF6" w:rsidRDefault="007A1F44" w:rsidP="00AE2B59">
            <w:pPr>
              <w:pStyle w:val="TableEntry"/>
              <w:rPr>
                <w:noProof w:val="0"/>
                <w:lang w:val="fr-FR"/>
                <w:rPrChange w:id="4012" w:author="Gregorio Canal" w:date="2019-05-22T14:54:00Z">
                  <w:rPr>
                    <w:noProof w:val="0"/>
                  </w:rPr>
                </w:rPrChange>
              </w:rPr>
            </w:pPr>
            <w:r w:rsidRPr="00E63AF6">
              <w:rPr>
                <w:noProof w:val="0"/>
                <w:lang w:val="fr-FR"/>
                <w:rPrChange w:id="4013" w:author="Gregorio Canal" w:date="2019-05-22T14:54:00Z">
                  <w:rPr>
                    <w:noProof w:val="0"/>
                  </w:rPr>
                </w:rPrChange>
              </w:rPr>
              <w:t>Person (CE) {</w:t>
            </w:r>
            <w:proofErr w:type="spellStart"/>
            <w:r w:rsidRPr="00E63AF6">
              <w:rPr>
                <w:noProof w:val="0"/>
                <w:lang w:val="fr-FR"/>
                <w:rPrChange w:id="4014" w:author="Gregorio Canal" w:date="2019-05-22T14:54:00Z">
                  <w:rPr>
                    <w:noProof w:val="0"/>
                  </w:rPr>
                </w:rPrChange>
              </w:rPr>
              <w:t>CWE:ReligiousAffiliation</w:t>
            </w:r>
            <w:proofErr w:type="spellEnd"/>
            <w:r w:rsidRPr="00E63AF6">
              <w:rPr>
                <w:noProof w:val="0"/>
                <w:lang w:val="fr-FR"/>
                <w:rPrChange w:id="4015" w:author="Gregorio Canal" w:date="2019-05-22T14:54:00Z">
                  <w:rPr>
                    <w:noProof w:val="0"/>
                  </w:rPr>
                </w:rPrChange>
              </w:rPr>
              <w:t>}</w:t>
            </w:r>
          </w:p>
        </w:tc>
        <w:tc>
          <w:tcPr>
            <w:tcW w:w="3870" w:type="dxa"/>
          </w:tcPr>
          <w:p w14:paraId="3D74312A" w14:textId="77777777" w:rsidR="007A1F44" w:rsidRPr="00977EA3" w:rsidRDefault="007A1F44" w:rsidP="00AE2B59">
            <w:pPr>
              <w:pStyle w:val="TableEntry"/>
              <w:rPr>
                <w:noProof w:val="0"/>
              </w:rPr>
            </w:pPr>
            <w:r w:rsidRPr="00977EA3">
              <w:rPr>
                <w:noProof w:val="0"/>
              </w:rPr>
              <w:t>A value representing the primary religious preference of this person</w:t>
            </w:r>
          </w:p>
        </w:tc>
      </w:tr>
      <w:tr w:rsidR="007A1F44" w:rsidRPr="00977EA3" w14:paraId="20911354" w14:textId="77777777" w:rsidTr="003462A5">
        <w:trPr>
          <w:cantSplit/>
        </w:trPr>
        <w:tc>
          <w:tcPr>
            <w:tcW w:w="5328" w:type="dxa"/>
          </w:tcPr>
          <w:p w14:paraId="5CF0BD06" w14:textId="77777777" w:rsidR="007A1F44" w:rsidRPr="00E63AF6" w:rsidRDefault="007A1F44" w:rsidP="00AE2B59">
            <w:pPr>
              <w:pStyle w:val="TableEntry"/>
              <w:rPr>
                <w:noProof w:val="0"/>
                <w:lang w:val="fr-FR"/>
                <w:rPrChange w:id="4016" w:author="Gregorio Canal" w:date="2019-05-22T14:54:00Z">
                  <w:rPr>
                    <w:noProof w:val="0"/>
                  </w:rPr>
                </w:rPrChange>
              </w:rPr>
            </w:pPr>
            <w:proofErr w:type="spellStart"/>
            <w:r w:rsidRPr="00E63AF6">
              <w:rPr>
                <w:noProof w:val="0"/>
                <w:lang w:val="fr-FR"/>
                <w:rPrChange w:id="4017" w:author="Gregorio Canal" w:date="2019-05-22T14:54:00Z">
                  <w:rPr>
                    <w:noProof w:val="0"/>
                  </w:rPr>
                </w:rPrChange>
              </w:rPr>
              <w:t>raceCode</w:t>
            </w:r>
            <w:proofErr w:type="spellEnd"/>
            <w:r w:rsidRPr="00E63AF6">
              <w:rPr>
                <w:noProof w:val="0"/>
                <w:lang w:val="fr-FR"/>
                <w:rPrChange w:id="4018" w:author="Gregorio Canal" w:date="2019-05-22T14:54:00Z">
                  <w:rPr>
                    <w:noProof w:val="0"/>
                  </w:rPr>
                </w:rPrChange>
              </w:rPr>
              <w:t xml:space="preserve"> [0..*]</w:t>
            </w:r>
          </w:p>
          <w:p w14:paraId="1A907A7B" w14:textId="77777777" w:rsidR="007A1F44" w:rsidRPr="00E63AF6" w:rsidRDefault="007A1F44" w:rsidP="00AE2B59">
            <w:pPr>
              <w:pStyle w:val="TableEntry"/>
              <w:rPr>
                <w:noProof w:val="0"/>
                <w:lang w:val="fr-FR"/>
                <w:rPrChange w:id="4019" w:author="Gregorio Canal" w:date="2019-05-22T14:54:00Z">
                  <w:rPr>
                    <w:noProof w:val="0"/>
                  </w:rPr>
                </w:rPrChange>
              </w:rPr>
            </w:pPr>
            <w:r w:rsidRPr="00E63AF6">
              <w:rPr>
                <w:noProof w:val="0"/>
                <w:lang w:val="fr-FR"/>
                <w:rPrChange w:id="4020" w:author="Gregorio Canal" w:date="2019-05-22T14:54:00Z">
                  <w:rPr>
                    <w:noProof w:val="0"/>
                  </w:rPr>
                </w:rPrChange>
              </w:rPr>
              <w:t>Person (SET&lt;CE&gt;) {</w:t>
            </w:r>
            <w:proofErr w:type="spellStart"/>
            <w:r w:rsidRPr="00E63AF6">
              <w:rPr>
                <w:noProof w:val="0"/>
                <w:lang w:val="fr-FR"/>
                <w:rPrChange w:id="4021" w:author="Gregorio Canal" w:date="2019-05-22T14:54:00Z">
                  <w:rPr>
                    <w:noProof w:val="0"/>
                  </w:rPr>
                </w:rPrChange>
              </w:rPr>
              <w:t>CWE:Race</w:t>
            </w:r>
            <w:proofErr w:type="spellEnd"/>
            <w:r w:rsidRPr="00E63AF6">
              <w:rPr>
                <w:noProof w:val="0"/>
                <w:lang w:val="fr-FR"/>
                <w:rPrChange w:id="4022" w:author="Gregorio Canal" w:date="2019-05-22T14:54:00Z">
                  <w:rPr>
                    <w:noProof w:val="0"/>
                  </w:rPr>
                </w:rPrChange>
              </w:rPr>
              <w:t>}</w:t>
            </w:r>
          </w:p>
        </w:tc>
        <w:tc>
          <w:tcPr>
            <w:tcW w:w="3870" w:type="dxa"/>
          </w:tcPr>
          <w:p w14:paraId="33B7785B" w14:textId="77777777" w:rsidR="007A1F44" w:rsidRPr="00977EA3" w:rsidRDefault="007A1F44" w:rsidP="00AE2B59">
            <w:pPr>
              <w:pStyle w:val="TableEntry"/>
              <w:rPr>
                <w:noProof w:val="0"/>
              </w:rPr>
            </w:pPr>
            <w:r w:rsidRPr="00977EA3">
              <w:rPr>
                <w:noProof w:val="0"/>
              </w:rPr>
              <w:t>A set of values representing the races of this person</w:t>
            </w:r>
          </w:p>
        </w:tc>
      </w:tr>
      <w:tr w:rsidR="007A1F44" w:rsidRPr="00977EA3" w14:paraId="2ABD3DB9" w14:textId="77777777" w:rsidTr="003462A5">
        <w:trPr>
          <w:cantSplit/>
        </w:trPr>
        <w:tc>
          <w:tcPr>
            <w:tcW w:w="5328" w:type="dxa"/>
          </w:tcPr>
          <w:p w14:paraId="789F2FF0" w14:textId="77777777" w:rsidR="007A1F44" w:rsidRPr="00E63AF6" w:rsidRDefault="007A1F44" w:rsidP="00AE2B59">
            <w:pPr>
              <w:pStyle w:val="TableEntry"/>
              <w:rPr>
                <w:noProof w:val="0"/>
                <w:lang w:val="fr-FR"/>
                <w:rPrChange w:id="4023" w:author="Gregorio Canal" w:date="2019-05-22T14:54:00Z">
                  <w:rPr>
                    <w:noProof w:val="0"/>
                  </w:rPr>
                </w:rPrChange>
              </w:rPr>
            </w:pPr>
            <w:proofErr w:type="spellStart"/>
            <w:r w:rsidRPr="00E63AF6">
              <w:rPr>
                <w:noProof w:val="0"/>
                <w:lang w:val="fr-FR"/>
                <w:rPrChange w:id="4024" w:author="Gregorio Canal" w:date="2019-05-22T14:54:00Z">
                  <w:rPr>
                    <w:noProof w:val="0"/>
                  </w:rPr>
                </w:rPrChange>
              </w:rPr>
              <w:t>ethnicGroupCode</w:t>
            </w:r>
            <w:proofErr w:type="spellEnd"/>
            <w:r w:rsidRPr="00E63AF6">
              <w:rPr>
                <w:noProof w:val="0"/>
                <w:lang w:val="fr-FR"/>
                <w:rPrChange w:id="4025" w:author="Gregorio Canal" w:date="2019-05-22T14:54:00Z">
                  <w:rPr>
                    <w:noProof w:val="0"/>
                  </w:rPr>
                </w:rPrChange>
              </w:rPr>
              <w:t xml:space="preserve"> [0..*]</w:t>
            </w:r>
          </w:p>
          <w:p w14:paraId="0DFF13C2" w14:textId="77777777" w:rsidR="007A1F44" w:rsidRPr="00E63AF6" w:rsidRDefault="007A1F44" w:rsidP="00AE2B59">
            <w:pPr>
              <w:pStyle w:val="TableEntry"/>
              <w:rPr>
                <w:noProof w:val="0"/>
                <w:lang w:val="fr-FR"/>
                <w:rPrChange w:id="4026" w:author="Gregorio Canal" w:date="2019-05-22T14:54:00Z">
                  <w:rPr>
                    <w:noProof w:val="0"/>
                  </w:rPr>
                </w:rPrChange>
              </w:rPr>
            </w:pPr>
            <w:r w:rsidRPr="00E63AF6">
              <w:rPr>
                <w:noProof w:val="0"/>
                <w:lang w:val="fr-FR"/>
                <w:rPrChange w:id="4027" w:author="Gregorio Canal" w:date="2019-05-22T14:54:00Z">
                  <w:rPr>
                    <w:noProof w:val="0"/>
                  </w:rPr>
                </w:rPrChange>
              </w:rPr>
              <w:t>Person (SET&lt;CE&gt;) {</w:t>
            </w:r>
            <w:proofErr w:type="spellStart"/>
            <w:r w:rsidRPr="00E63AF6">
              <w:rPr>
                <w:noProof w:val="0"/>
                <w:lang w:val="fr-FR"/>
                <w:rPrChange w:id="4028" w:author="Gregorio Canal" w:date="2019-05-22T14:54:00Z">
                  <w:rPr>
                    <w:noProof w:val="0"/>
                  </w:rPr>
                </w:rPrChange>
              </w:rPr>
              <w:t>CWE:Ethnicity</w:t>
            </w:r>
            <w:proofErr w:type="spellEnd"/>
            <w:r w:rsidRPr="00E63AF6">
              <w:rPr>
                <w:noProof w:val="0"/>
                <w:lang w:val="fr-FR"/>
                <w:rPrChange w:id="4029" w:author="Gregorio Canal" w:date="2019-05-22T14:54:00Z">
                  <w:rPr>
                    <w:noProof w:val="0"/>
                  </w:rPr>
                </w:rPrChange>
              </w:rPr>
              <w:t>}</w:t>
            </w:r>
          </w:p>
        </w:tc>
        <w:tc>
          <w:tcPr>
            <w:tcW w:w="3870" w:type="dxa"/>
          </w:tcPr>
          <w:p w14:paraId="0DA5BFD6" w14:textId="77777777" w:rsidR="007A1F44" w:rsidRPr="00977EA3" w:rsidRDefault="007A1F44" w:rsidP="00AE2B59">
            <w:pPr>
              <w:pStyle w:val="TableEntry"/>
              <w:rPr>
                <w:noProof w:val="0"/>
              </w:rPr>
            </w:pPr>
            <w:r w:rsidRPr="00977EA3">
              <w:rPr>
                <w:noProof w:val="0"/>
              </w:rPr>
              <w:t>A set of values representing the ethnic groups of this person</w:t>
            </w:r>
          </w:p>
        </w:tc>
      </w:tr>
      <w:tr w:rsidR="007A1F44" w:rsidRPr="00977EA3" w14:paraId="6C00AEE3" w14:textId="77777777" w:rsidTr="003462A5">
        <w:trPr>
          <w:cantSplit/>
        </w:trPr>
        <w:tc>
          <w:tcPr>
            <w:tcW w:w="5328" w:type="dxa"/>
          </w:tcPr>
          <w:p w14:paraId="38F5B8E6" w14:textId="77777777" w:rsidR="007A1F44" w:rsidRPr="00977EA3" w:rsidRDefault="007A1F44" w:rsidP="00AE2B59">
            <w:pPr>
              <w:pStyle w:val="TableEntry"/>
              <w:rPr>
                <w:b/>
                <w:noProof w:val="0"/>
              </w:rPr>
            </w:pPr>
            <w:proofErr w:type="spellStart"/>
            <w:r w:rsidRPr="00977EA3">
              <w:rPr>
                <w:b/>
                <w:noProof w:val="0"/>
              </w:rPr>
              <w:t>OtherIDs</w:t>
            </w:r>
            <w:proofErr w:type="spellEnd"/>
          </w:p>
        </w:tc>
        <w:tc>
          <w:tcPr>
            <w:tcW w:w="3870" w:type="dxa"/>
          </w:tcPr>
          <w:p w14:paraId="45C32F76" w14:textId="77777777" w:rsidR="007A1F44" w:rsidRPr="00977EA3" w:rsidRDefault="007A1F44" w:rsidP="00AE2B59">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52005295" w14:textId="77777777" w:rsidTr="003462A5">
        <w:trPr>
          <w:cantSplit/>
        </w:trPr>
        <w:tc>
          <w:tcPr>
            <w:tcW w:w="5328" w:type="dxa"/>
          </w:tcPr>
          <w:p w14:paraId="71421F51" w14:textId="77777777" w:rsidR="007A1F44" w:rsidRPr="00E63AF6" w:rsidRDefault="007A1F44" w:rsidP="00AE2B59">
            <w:pPr>
              <w:pStyle w:val="TableEntry"/>
              <w:rPr>
                <w:noProof w:val="0"/>
                <w:lang w:val="fr-FR"/>
                <w:rPrChange w:id="4030" w:author="Gregorio Canal" w:date="2019-05-22T14:54:00Z">
                  <w:rPr>
                    <w:noProof w:val="0"/>
                  </w:rPr>
                </w:rPrChange>
              </w:rPr>
            </w:pPr>
            <w:proofErr w:type="spellStart"/>
            <w:r w:rsidRPr="00E63AF6">
              <w:rPr>
                <w:noProof w:val="0"/>
                <w:lang w:val="fr-FR"/>
                <w:rPrChange w:id="4031" w:author="Gregorio Canal" w:date="2019-05-22T14:54:00Z">
                  <w:rPr>
                    <w:noProof w:val="0"/>
                  </w:rPr>
                </w:rPrChange>
              </w:rPr>
              <w:lastRenderedPageBreak/>
              <w:t>classCode</w:t>
            </w:r>
            <w:proofErr w:type="spellEnd"/>
            <w:r w:rsidRPr="00E63AF6">
              <w:rPr>
                <w:noProof w:val="0"/>
                <w:lang w:val="fr-FR"/>
                <w:rPrChange w:id="4032" w:author="Gregorio Canal" w:date="2019-05-22T14:54:00Z">
                  <w:rPr>
                    <w:noProof w:val="0"/>
                  </w:rPr>
                </w:rPrChange>
              </w:rPr>
              <w:t xml:space="preserve"> [1..1] (M)</w:t>
            </w:r>
          </w:p>
          <w:p w14:paraId="10B85326" w14:textId="77777777" w:rsidR="007A1F44" w:rsidRPr="00E63AF6" w:rsidRDefault="007A1F44" w:rsidP="00AE2B59">
            <w:pPr>
              <w:pStyle w:val="TableEntry"/>
              <w:rPr>
                <w:noProof w:val="0"/>
                <w:lang w:val="fr-FR"/>
                <w:rPrChange w:id="4033" w:author="Gregorio Canal" w:date="2019-05-22T14:54:00Z">
                  <w:rPr>
                    <w:noProof w:val="0"/>
                  </w:rPr>
                </w:rPrChange>
              </w:rPr>
            </w:pPr>
            <w:proofErr w:type="spellStart"/>
            <w:r w:rsidRPr="00E63AF6">
              <w:rPr>
                <w:noProof w:val="0"/>
                <w:lang w:val="fr-FR"/>
                <w:rPrChange w:id="4034" w:author="Gregorio Canal" w:date="2019-05-22T14:54:00Z">
                  <w:rPr>
                    <w:noProof w:val="0"/>
                  </w:rPr>
                </w:rPrChange>
              </w:rPr>
              <w:t>Role</w:t>
            </w:r>
            <w:proofErr w:type="spellEnd"/>
            <w:r w:rsidRPr="00E63AF6">
              <w:rPr>
                <w:noProof w:val="0"/>
                <w:lang w:val="fr-FR"/>
                <w:rPrChange w:id="4035" w:author="Gregorio Canal" w:date="2019-05-22T14:54:00Z">
                  <w:rPr>
                    <w:noProof w:val="0"/>
                  </w:rPr>
                </w:rPrChange>
              </w:rPr>
              <w:t xml:space="preserve"> (CS) {CNE:ROL}</w:t>
            </w:r>
          </w:p>
        </w:tc>
        <w:tc>
          <w:tcPr>
            <w:tcW w:w="3870" w:type="dxa"/>
          </w:tcPr>
          <w:p w14:paraId="0A5AA1DD" w14:textId="77777777" w:rsidR="007A1F44" w:rsidRPr="00977EA3" w:rsidRDefault="007A1F44" w:rsidP="00AE2B59">
            <w:pPr>
              <w:pStyle w:val="TableEntry"/>
              <w:rPr>
                <w:noProof w:val="0"/>
              </w:rPr>
            </w:pPr>
            <w:r w:rsidRPr="00977EA3">
              <w:rPr>
                <w:noProof w:val="0"/>
              </w:rPr>
              <w:t>Structural attribute. This can be any specialization of "role" except for Citizen, or Employee.,</w:t>
            </w:r>
          </w:p>
        </w:tc>
      </w:tr>
      <w:tr w:rsidR="007A1F44" w:rsidRPr="00977EA3" w14:paraId="062FF8CB" w14:textId="77777777" w:rsidTr="003462A5">
        <w:trPr>
          <w:cantSplit/>
        </w:trPr>
        <w:tc>
          <w:tcPr>
            <w:tcW w:w="5328" w:type="dxa"/>
          </w:tcPr>
          <w:p w14:paraId="716CF9EA" w14:textId="77777777" w:rsidR="007A1F44" w:rsidRPr="00977EA3" w:rsidRDefault="007A1F44" w:rsidP="00AE2B59">
            <w:pPr>
              <w:pStyle w:val="TableEntry"/>
              <w:rPr>
                <w:noProof w:val="0"/>
              </w:rPr>
            </w:pPr>
            <w:r w:rsidRPr="00977EA3">
              <w:rPr>
                <w:noProof w:val="0"/>
              </w:rPr>
              <w:t>id [1..*] (M)</w:t>
            </w:r>
          </w:p>
          <w:p w14:paraId="7CBC7366" w14:textId="77777777" w:rsidR="007A1F44" w:rsidRPr="00977EA3" w:rsidRDefault="007A1F44" w:rsidP="00AE2B59">
            <w:pPr>
              <w:pStyle w:val="TableEntry"/>
              <w:rPr>
                <w:noProof w:val="0"/>
              </w:rPr>
            </w:pPr>
            <w:r w:rsidRPr="00977EA3">
              <w:rPr>
                <w:noProof w:val="0"/>
              </w:rPr>
              <w:t>Role (SET&lt;II&gt;)</w:t>
            </w:r>
          </w:p>
        </w:tc>
        <w:tc>
          <w:tcPr>
            <w:tcW w:w="3870" w:type="dxa"/>
          </w:tcPr>
          <w:p w14:paraId="64A417BF" w14:textId="77777777" w:rsidR="007A1F44" w:rsidRPr="00977EA3" w:rsidRDefault="007A1F44" w:rsidP="00AE2B59">
            <w:pPr>
              <w:pStyle w:val="TableEntry"/>
              <w:rPr>
                <w:noProof w:val="0"/>
              </w:rPr>
            </w:pPr>
            <w:r w:rsidRPr="00977EA3">
              <w:rPr>
                <w:noProof w:val="0"/>
              </w:rPr>
              <w:t xml:space="preserve">One or more identifiers issued to the focal person by the associated </w:t>
            </w:r>
            <w:proofErr w:type="spellStart"/>
            <w:r w:rsidRPr="00977EA3">
              <w:rPr>
                <w:noProof w:val="0"/>
              </w:rPr>
              <w:t>scopingOrganization</w:t>
            </w:r>
            <w:proofErr w:type="spellEnd"/>
            <w:r w:rsidRPr="00977EA3">
              <w:rPr>
                <w:noProof w:val="0"/>
              </w:rPr>
              <w:t xml:space="preserve"> (e.g., identifiers from a different Patient Identity Domain). </w:t>
            </w:r>
          </w:p>
        </w:tc>
      </w:tr>
      <w:tr w:rsidR="007A1F44" w:rsidRPr="00977EA3" w14:paraId="403093C2" w14:textId="77777777" w:rsidTr="003462A5">
        <w:trPr>
          <w:cantSplit/>
        </w:trPr>
        <w:tc>
          <w:tcPr>
            <w:tcW w:w="5328" w:type="dxa"/>
          </w:tcPr>
          <w:p w14:paraId="796847A1" w14:textId="77777777" w:rsidR="007A1F44" w:rsidRPr="00977EA3" w:rsidRDefault="007A1F44" w:rsidP="00AE2B59">
            <w:pPr>
              <w:pStyle w:val="TableEntry"/>
              <w:rPr>
                <w:b/>
                <w:noProof w:val="0"/>
              </w:rPr>
            </w:pPr>
            <w:proofErr w:type="spellStart"/>
            <w:r w:rsidRPr="00977EA3">
              <w:rPr>
                <w:b/>
                <w:noProof w:val="0"/>
              </w:rPr>
              <w:t>PersonalRelationship</w:t>
            </w:r>
            <w:proofErr w:type="spellEnd"/>
          </w:p>
        </w:tc>
        <w:tc>
          <w:tcPr>
            <w:tcW w:w="3870" w:type="dxa"/>
          </w:tcPr>
          <w:p w14:paraId="3090DB0F" w14:textId="77777777" w:rsidR="007A1F44" w:rsidRPr="00977EA3" w:rsidRDefault="007A1F44" w:rsidP="00AE2B59">
            <w:pPr>
              <w:pStyle w:val="TableEntry"/>
              <w:rPr>
                <w:noProof w:val="0"/>
              </w:rPr>
            </w:pPr>
            <w:r w:rsidRPr="00977EA3">
              <w:rPr>
                <w:noProof w:val="0"/>
              </w:rPr>
              <w:t>A personal relationship between the focal living subject and another living subject</w:t>
            </w:r>
          </w:p>
        </w:tc>
      </w:tr>
      <w:tr w:rsidR="007A1F44" w:rsidRPr="00977EA3" w14:paraId="21DCF602" w14:textId="77777777" w:rsidTr="003462A5">
        <w:trPr>
          <w:cantSplit/>
        </w:trPr>
        <w:tc>
          <w:tcPr>
            <w:tcW w:w="5328" w:type="dxa"/>
          </w:tcPr>
          <w:p w14:paraId="22A153FE" w14:textId="77777777" w:rsidR="007A1F44" w:rsidRPr="00977EA3" w:rsidRDefault="007A1F44" w:rsidP="00AE2B59">
            <w:pPr>
              <w:pStyle w:val="TableEntry"/>
              <w:rPr>
                <w:noProof w:val="0"/>
              </w:rPr>
            </w:pPr>
            <w:proofErr w:type="spellStart"/>
            <w:r w:rsidRPr="00977EA3">
              <w:rPr>
                <w:noProof w:val="0"/>
              </w:rPr>
              <w:t>classCode</w:t>
            </w:r>
            <w:proofErr w:type="spellEnd"/>
            <w:r w:rsidRPr="00977EA3">
              <w:rPr>
                <w:noProof w:val="0"/>
              </w:rPr>
              <w:t xml:space="preserve"> [1..1] (M)</w:t>
            </w:r>
          </w:p>
          <w:p w14:paraId="221FFAF0" w14:textId="77777777" w:rsidR="007A1F44" w:rsidRPr="00977EA3" w:rsidRDefault="007A1F44" w:rsidP="00AE2B59">
            <w:pPr>
              <w:pStyle w:val="TableEntry"/>
              <w:rPr>
                <w:noProof w:val="0"/>
              </w:rPr>
            </w:pPr>
            <w:r w:rsidRPr="00977EA3">
              <w:rPr>
                <w:noProof w:val="0"/>
              </w:rPr>
              <w:t>Role (CS) {CNE:PRS, fixed value= "PRS"}</w:t>
            </w:r>
          </w:p>
        </w:tc>
        <w:tc>
          <w:tcPr>
            <w:tcW w:w="3870" w:type="dxa"/>
          </w:tcPr>
          <w:p w14:paraId="3FEA7D7D" w14:textId="77777777" w:rsidR="007A1F44" w:rsidRPr="00977EA3" w:rsidRDefault="007A1F44" w:rsidP="00AE2B59">
            <w:pPr>
              <w:pStyle w:val="TableEntry"/>
              <w:rPr>
                <w:noProof w:val="0"/>
              </w:rPr>
            </w:pPr>
            <w:r w:rsidRPr="00977EA3">
              <w:rPr>
                <w:noProof w:val="0"/>
              </w:rPr>
              <w:t>Structural attribute; this is a "personal relationship" role</w:t>
            </w:r>
          </w:p>
        </w:tc>
      </w:tr>
      <w:tr w:rsidR="007A1F44" w:rsidRPr="00977EA3" w14:paraId="3EEF165C" w14:textId="77777777" w:rsidTr="003462A5">
        <w:trPr>
          <w:cantSplit/>
        </w:trPr>
        <w:tc>
          <w:tcPr>
            <w:tcW w:w="5328" w:type="dxa"/>
          </w:tcPr>
          <w:p w14:paraId="34D67D26" w14:textId="77777777" w:rsidR="007A1F44" w:rsidRPr="00977EA3" w:rsidRDefault="007A1F44" w:rsidP="00AE2B59">
            <w:pPr>
              <w:pStyle w:val="TableEntry"/>
              <w:rPr>
                <w:noProof w:val="0"/>
              </w:rPr>
            </w:pPr>
            <w:r w:rsidRPr="00977EA3">
              <w:rPr>
                <w:noProof w:val="0"/>
              </w:rPr>
              <w:t>id [0..*]</w:t>
            </w:r>
          </w:p>
          <w:p w14:paraId="238BED27" w14:textId="77777777" w:rsidR="007A1F44" w:rsidRPr="00977EA3" w:rsidRDefault="00E63AF6" w:rsidP="00AE2B59">
            <w:pPr>
              <w:pStyle w:val="TableEntry"/>
              <w:rPr>
                <w:noProof w:val="0"/>
              </w:rPr>
            </w:pPr>
            <w:hyperlink r:id="rId334" w:anchor="Role-cls" w:history="1">
              <w:r w:rsidR="007A1F44" w:rsidRPr="00977EA3">
                <w:rPr>
                  <w:rStyle w:val="Collegamentoipertestuale"/>
                  <w:noProof w:val="0"/>
                  <w:szCs w:val="18"/>
                </w:rPr>
                <w:t>Role</w:t>
              </w:r>
            </w:hyperlink>
            <w:r w:rsidR="007A1F44" w:rsidRPr="00977EA3">
              <w:rPr>
                <w:noProof w:val="0"/>
              </w:rPr>
              <w:t> (</w:t>
            </w:r>
            <w:hyperlink r:id="rId335" w:anchor="dt-SET" w:history="1">
              <w:r w:rsidR="007A1F44" w:rsidRPr="00977EA3">
                <w:rPr>
                  <w:rStyle w:val="Collegamentoipertestuale"/>
                  <w:noProof w:val="0"/>
                  <w:szCs w:val="18"/>
                </w:rPr>
                <w:t>SET</w:t>
              </w:r>
            </w:hyperlink>
            <w:r w:rsidR="007A1F44" w:rsidRPr="00977EA3">
              <w:rPr>
                <w:noProof w:val="0"/>
              </w:rPr>
              <w:t>&lt;</w:t>
            </w:r>
            <w:hyperlink r:id="rId336" w:anchor="dt-II" w:history="1">
              <w:r w:rsidR="007A1F44" w:rsidRPr="00977EA3">
                <w:rPr>
                  <w:rStyle w:val="Collegamentoipertestuale"/>
                  <w:noProof w:val="0"/>
                  <w:szCs w:val="18"/>
                </w:rPr>
                <w:t>II</w:t>
              </w:r>
            </w:hyperlink>
            <w:r w:rsidR="007A1F44" w:rsidRPr="00977EA3">
              <w:rPr>
                <w:noProof w:val="0"/>
              </w:rPr>
              <w:t xml:space="preserve">&gt;) </w:t>
            </w:r>
          </w:p>
        </w:tc>
        <w:tc>
          <w:tcPr>
            <w:tcW w:w="3870" w:type="dxa"/>
          </w:tcPr>
          <w:p w14:paraId="4A15BC8C" w14:textId="77777777" w:rsidR="007A1F44" w:rsidRPr="00977EA3" w:rsidRDefault="007A1F44" w:rsidP="00AE2B59">
            <w:pPr>
              <w:pStyle w:val="TableEntry"/>
              <w:rPr>
                <w:noProof w:val="0"/>
              </w:rPr>
            </w:pPr>
            <w:r w:rsidRPr="00977EA3">
              <w:rPr>
                <w:noProof w:val="0"/>
              </w:rPr>
              <w:t>Identifier(s) for this personal relationship</w:t>
            </w:r>
          </w:p>
        </w:tc>
      </w:tr>
      <w:tr w:rsidR="007A1F44" w:rsidRPr="00977EA3" w14:paraId="5CE4CCC8" w14:textId="77777777" w:rsidTr="003462A5">
        <w:trPr>
          <w:cantSplit/>
        </w:trPr>
        <w:tc>
          <w:tcPr>
            <w:tcW w:w="5328" w:type="dxa"/>
          </w:tcPr>
          <w:p w14:paraId="7539968B" w14:textId="77777777" w:rsidR="007A1F44" w:rsidRPr="00E63AF6" w:rsidRDefault="007A1F44" w:rsidP="00AE2B59">
            <w:pPr>
              <w:pStyle w:val="TableEntry"/>
              <w:rPr>
                <w:noProof w:val="0"/>
                <w:lang w:val="fr-FR"/>
                <w:rPrChange w:id="4036" w:author="Gregorio Canal" w:date="2019-05-22T14:54:00Z">
                  <w:rPr>
                    <w:noProof w:val="0"/>
                  </w:rPr>
                </w:rPrChange>
              </w:rPr>
            </w:pPr>
            <w:r w:rsidRPr="00E63AF6">
              <w:rPr>
                <w:noProof w:val="0"/>
                <w:lang w:val="fr-FR"/>
                <w:rPrChange w:id="4037" w:author="Gregorio Canal" w:date="2019-05-22T14:54:00Z">
                  <w:rPr>
                    <w:noProof w:val="0"/>
                  </w:rPr>
                </w:rPrChange>
              </w:rPr>
              <w:t>code [1..1] (M)</w:t>
            </w:r>
          </w:p>
          <w:p w14:paraId="3D514B81" w14:textId="77777777" w:rsidR="007A1F44" w:rsidRPr="00E63AF6" w:rsidRDefault="007A1F44" w:rsidP="00AE2B59">
            <w:pPr>
              <w:pStyle w:val="TableEntry"/>
              <w:rPr>
                <w:noProof w:val="0"/>
                <w:lang w:val="fr-FR"/>
                <w:rPrChange w:id="4038" w:author="Gregorio Canal" w:date="2019-05-22T14:54:00Z">
                  <w:rPr>
                    <w:noProof w:val="0"/>
                  </w:rPr>
                </w:rPrChange>
              </w:rPr>
            </w:pPr>
            <w:proofErr w:type="spellStart"/>
            <w:r w:rsidRPr="00E63AF6">
              <w:rPr>
                <w:noProof w:val="0"/>
                <w:lang w:val="fr-FR"/>
                <w:rPrChange w:id="4039" w:author="Gregorio Canal" w:date="2019-05-22T14:54:00Z">
                  <w:rPr>
                    <w:noProof w:val="0"/>
                  </w:rPr>
                </w:rPrChange>
              </w:rPr>
              <w:t>Role</w:t>
            </w:r>
            <w:proofErr w:type="spellEnd"/>
            <w:r w:rsidRPr="00E63AF6">
              <w:rPr>
                <w:noProof w:val="0"/>
                <w:lang w:val="fr-FR"/>
                <w:rPrChange w:id="4040" w:author="Gregorio Canal" w:date="2019-05-22T14:54:00Z">
                  <w:rPr>
                    <w:noProof w:val="0"/>
                  </w:rPr>
                </w:rPrChange>
              </w:rPr>
              <w:t xml:space="preserve"> (CE) {</w:t>
            </w:r>
            <w:proofErr w:type="spellStart"/>
            <w:r w:rsidRPr="00E63AF6">
              <w:rPr>
                <w:noProof w:val="0"/>
                <w:lang w:val="fr-FR"/>
                <w:rPrChange w:id="4041" w:author="Gregorio Canal" w:date="2019-05-22T14:54:00Z">
                  <w:rPr>
                    <w:noProof w:val="0"/>
                  </w:rPr>
                </w:rPrChange>
              </w:rPr>
              <w:t>CWE:PersonalRelationshipRoleType</w:t>
            </w:r>
            <w:proofErr w:type="spellEnd"/>
            <w:r w:rsidRPr="00E63AF6">
              <w:rPr>
                <w:noProof w:val="0"/>
                <w:lang w:val="fr-FR"/>
                <w:rPrChange w:id="4042" w:author="Gregorio Canal" w:date="2019-05-22T14:54:00Z">
                  <w:rPr>
                    <w:noProof w:val="0"/>
                  </w:rPr>
                </w:rPrChange>
              </w:rPr>
              <w:t>}</w:t>
            </w:r>
          </w:p>
        </w:tc>
        <w:tc>
          <w:tcPr>
            <w:tcW w:w="3870" w:type="dxa"/>
          </w:tcPr>
          <w:p w14:paraId="72CA7B30" w14:textId="4C35051E" w:rsidR="007A1F44" w:rsidRPr="00977EA3" w:rsidRDefault="007A1F44" w:rsidP="00AE2B59">
            <w:pPr>
              <w:pStyle w:val="TableEntry"/>
              <w:rPr>
                <w:noProof w:val="0"/>
              </w:rPr>
            </w:pPr>
            <w:r w:rsidRPr="00977EA3">
              <w:rPr>
                <w:noProof w:val="0"/>
              </w:rPr>
              <w:t xml:space="preserve">A required value specifying the type of personal relationship between the </w:t>
            </w:r>
            <w:proofErr w:type="spellStart"/>
            <w:r w:rsidRPr="00977EA3">
              <w:rPr>
                <w:noProof w:val="0"/>
              </w:rPr>
              <w:t>relationshipHolder</w:t>
            </w:r>
            <w:proofErr w:type="spellEnd"/>
            <w:r w:rsidRPr="00977EA3">
              <w:rPr>
                <w:noProof w:val="0"/>
              </w:rPr>
              <w:t xml:space="preserve"> and the scoping living subject drawn from the </w:t>
            </w:r>
            <w:proofErr w:type="spellStart"/>
            <w:r w:rsidRPr="00977EA3">
              <w:rPr>
                <w:noProof w:val="0"/>
              </w:rPr>
              <w:t>PersonalRelationshipRoleType</w:t>
            </w:r>
            <w:proofErr w:type="spellEnd"/>
            <w:r w:rsidRPr="00977EA3">
              <w:rPr>
                <w:noProof w:val="0"/>
              </w:rPr>
              <w:t xml:space="preserve"> domain, for example, spouse, parent, unrelated friend</w:t>
            </w:r>
            <w:r w:rsidR="00952DDA" w:rsidRPr="00977EA3">
              <w:rPr>
                <w:noProof w:val="0"/>
              </w:rPr>
              <w:t xml:space="preserve"> </w:t>
            </w:r>
          </w:p>
        </w:tc>
      </w:tr>
      <w:tr w:rsidR="007A1F44" w:rsidRPr="00977EA3" w14:paraId="3FDF8CDA" w14:textId="77777777" w:rsidTr="003462A5">
        <w:trPr>
          <w:cantSplit/>
        </w:trPr>
        <w:tc>
          <w:tcPr>
            <w:tcW w:w="5328" w:type="dxa"/>
          </w:tcPr>
          <w:p w14:paraId="509107AC" w14:textId="77777777" w:rsidR="007A1F44" w:rsidRPr="00977EA3" w:rsidRDefault="007A1F44" w:rsidP="00AE2B59">
            <w:pPr>
              <w:pStyle w:val="TableEntry"/>
              <w:rPr>
                <w:b/>
                <w:noProof w:val="0"/>
              </w:rPr>
            </w:pPr>
            <w:r w:rsidRPr="00977EA3">
              <w:rPr>
                <w:b/>
                <w:noProof w:val="0"/>
              </w:rPr>
              <w:t>Citizen</w:t>
            </w:r>
          </w:p>
        </w:tc>
        <w:tc>
          <w:tcPr>
            <w:tcW w:w="3870" w:type="dxa"/>
          </w:tcPr>
          <w:p w14:paraId="66E0245A" w14:textId="77777777" w:rsidR="007A1F44" w:rsidRPr="00977EA3" w:rsidRDefault="007A1F44" w:rsidP="00AE2B59">
            <w:pPr>
              <w:pStyle w:val="TableEntry"/>
              <w:rPr>
                <w:noProof w:val="0"/>
              </w:rPr>
            </w:pPr>
            <w:r w:rsidRPr="00977EA3">
              <w:rPr>
                <w:noProof w:val="0"/>
              </w:rPr>
              <w:t>Used to capture person information relating to citizenship.</w:t>
            </w:r>
          </w:p>
        </w:tc>
      </w:tr>
      <w:tr w:rsidR="007A1F44" w:rsidRPr="00977EA3" w14:paraId="72FB966A" w14:textId="77777777" w:rsidTr="003462A5">
        <w:trPr>
          <w:cantSplit/>
        </w:trPr>
        <w:tc>
          <w:tcPr>
            <w:tcW w:w="5328" w:type="dxa"/>
          </w:tcPr>
          <w:p w14:paraId="7E2B6035" w14:textId="77777777" w:rsidR="007A1F44" w:rsidRPr="00977EA3" w:rsidRDefault="007A1F44" w:rsidP="00AE2B59">
            <w:pPr>
              <w:pStyle w:val="TableEntry"/>
              <w:rPr>
                <w:bCs/>
                <w:noProof w:val="0"/>
              </w:rPr>
            </w:pPr>
            <w:proofErr w:type="spellStart"/>
            <w:r w:rsidRPr="00977EA3">
              <w:rPr>
                <w:bCs/>
                <w:noProof w:val="0"/>
              </w:rPr>
              <w:t>classCode</w:t>
            </w:r>
            <w:proofErr w:type="spellEnd"/>
            <w:r w:rsidRPr="00977EA3">
              <w:rPr>
                <w:bCs/>
                <w:noProof w:val="0"/>
              </w:rPr>
              <w:t xml:space="preserve"> [1..1] (M)</w:t>
            </w:r>
          </w:p>
          <w:p w14:paraId="6116C95D" w14:textId="77777777" w:rsidR="007A1F44" w:rsidRPr="00977EA3" w:rsidRDefault="007A1F44" w:rsidP="00AE2B59">
            <w:pPr>
              <w:pStyle w:val="TableEntry"/>
              <w:rPr>
                <w:bCs/>
                <w:noProof w:val="0"/>
              </w:rPr>
            </w:pPr>
            <w:r w:rsidRPr="00977EA3">
              <w:rPr>
                <w:bCs/>
                <w:noProof w:val="0"/>
              </w:rPr>
              <w:t>Role (CS) {CNE:CIT, fixed value= "CIT"}</w:t>
            </w:r>
          </w:p>
        </w:tc>
        <w:tc>
          <w:tcPr>
            <w:tcW w:w="3870" w:type="dxa"/>
          </w:tcPr>
          <w:p w14:paraId="4237D538" w14:textId="77777777" w:rsidR="007A1F44" w:rsidRPr="00977EA3" w:rsidRDefault="007A1F44" w:rsidP="00AE2B59">
            <w:pPr>
              <w:pStyle w:val="TableEntry"/>
              <w:rPr>
                <w:noProof w:val="0"/>
              </w:rPr>
            </w:pPr>
            <w:r w:rsidRPr="00977EA3">
              <w:rPr>
                <w:noProof w:val="0"/>
              </w:rPr>
              <w:t>Structural attribute; this is a "citizen" role</w:t>
            </w:r>
          </w:p>
        </w:tc>
      </w:tr>
      <w:tr w:rsidR="007A1F44" w:rsidRPr="00977EA3" w14:paraId="08F128CA" w14:textId="77777777" w:rsidTr="003462A5">
        <w:trPr>
          <w:cantSplit/>
        </w:trPr>
        <w:tc>
          <w:tcPr>
            <w:tcW w:w="5328" w:type="dxa"/>
          </w:tcPr>
          <w:p w14:paraId="38C64EE1" w14:textId="77777777" w:rsidR="007A1F44" w:rsidRPr="00977EA3" w:rsidRDefault="007A1F44" w:rsidP="00AE2B59">
            <w:pPr>
              <w:pStyle w:val="TableEntry"/>
              <w:rPr>
                <w:noProof w:val="0"/>
              </w:rPr>
            </w:pPr>
            <w:r w:rsidRPr="00977EA3">
              <w:rPr>
                <w:noProof w:val="0"/>
              </w:rPr>
              <w:t>id [0..*]</w:t>
            </w:r>
          </w:p>
          <w:p w14:paraId="2ACCD6A5" w14:textId="77777777" w:rsidR="007A1F44" w:rsidRPr="00977EA3" w:rsidRDefault="007A1F44" w:rsidP="00AE2B59">
            <w:pPr>
              <w:pStyle w:val="TableEntry"/>
              <w:rPr>
                <w:noProof w:val="0"/>
              </w:rPr>
            </w:pPr>
            <w:r w:rsidRPr="00977EA3">
              <w:rPr>
                <w:noProof w:val="0"/>
              </w:rPr>
              <w:t>Role (SET&lt;II&gt;)</w:t>
            </w:r>
          </w:p>
        </w:tc>
        <w:tc>
          <w:tcPr>
            <w:tcW w:w="3870" w:type="dxa"/>
          </w:tcPr>
          <w:p w14:paraId="0F5347AB" w14:textId="29121AD4" w:rsidR="007A1F44" w:rsidRPr="00977EA3" w:rsidRDefault="007A1F44" w:rsidP="00AE2B59">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076FF82B" w14:textId="77777777" w:rsidTr="003462A5">
        <w:trPr>
          <w:cantSplit/>
        </w:trPr>
        <w:tc>
          <w:tcPr>
            <w:tcW w:w="5328" w:type="dxa"/>
          </w:tcPr>
          <w:p w14:paraId="26B693AB" w14:textId="77777777" w:rsidR="007A1F44" w:rsidRPr="00977EA3" w:rsidRDefault="007A1F44" w:rsidP="00AE2B59">
            <w:pPr>
              <w:pStyle w:val="TableEntry"/>
              <w:rPr>
                <w:b/>
                <w:noProof w:val="0"/>
              </w:rPr>
            </w:pPr>
            <w:r w:rsidRPr="00977EA3">
              <w:rPr>
                <w:b/>
                <w:bCs/>
                <w:noProof w:val="0"/>
              </w:rPr>
              <w:t>Nation</w:t>
            </w:r>
          </w:p>
        </w:tc>
        <w:tc>
          <w:tcPr>
            <w:tcW w:w="3870" w:type="dxa"/>
          </w:tcPr>
          <w:p w14:paraId="454BC922" w14:textId="77777777" w:rsidR="007A1F44" w:rsidRPr="00977EA3" w:rsidRDefault="007A1F44" w:rsidP="00AE2B59">
            <w:pPr>
              <w:pStyle w:val="TableEntry"/>
              <w:rPr>
                <w:noProof w:val="0"/>
              </w:rPr>
            </w:pPr>
            <w:r w:rsidRPr="00977EA3">
              <w:rPr>
                <w:noProof w:val="0"/>
              </w:rPr>
              <w:t>A politically organized body of people bonded by territory and known as a nation.</w:t>
            </w:r>
          </w:p>
        </w:tc>
      </w:tr>
      <w:tr w:rsidR="007A1F44" w:rsidRPr="00977EA3" w14:paraId="2C02843E" w14:textId="77777777" w:rsidTr="003462A5">
        <w:trPr>
          <w:cantSplit/>
        </w:trPr>
        <w:tc>
          <w:tcPr>
            <w:tcW w:w="5328" w:type="dxa"/>
          </w:tcPr>
          <w:p w14:paraId="6D9042CA" w14:textId="77777777" w:rsidR="007A1F44" w:rsidRPr="00977EA3" w:rsidRDefault="007A1F44" w:rsidP="00AE2B59">
            <w:pPr>
              <w:pStyle w:val="TableEntry"/>
              <w:rPr>
                <w:noProof w:val="0"/>
              </w:rPr>
            </w:pPr>
            <w:proofErr w:type="spellStart"/>
            <w:r w:rsidRPr="00977EA3">
              <w:rPr>
                <w:noProof w:val="0"/>
              </w:rPr>
              <w:t>classCode</w:t>
            </w:r>
            <w:proofErr w:type="spellEnd"/>
            <w:r w:rsidRPr="00977EA3">
              <w:rPr>
                <w:noProof w:val="0"/>
              </w:rPr>
              <w:t xml:space="preserve"> [1..1] (M)</w:t>
            </w:r>
          </w:p>
          <w:p w14:paraId="525F2FED" w14:textId="77777777" w:rsidR="007A1F44" w:rsidRPr="00977EA3" w:rsidRDefault="007A1F44" w:rsidP="00AE2B59">
            <w:pPr>
              <w:pStyle w:val="TableEntry"/>
              <w:rPr>
                <w:noProof w:val="0"/>
              </w:rPr>
            </w:pPr>
            <w:r w:rsidRPr="00977EA3">
              <w:rPr>
                <w:noProof w:val="0"/>
              </w:rPr>
              <w:t>Organization (CS) {CNE:NAT, fixed value= "NAT"}</w:t>
            </w:r>
          </w:p>
        </w:tc>
        <w:tc>
          <w:tcPr>
            <w:tcW w:w="3870" w:type="dxa"/>
          </w:tcPr>
          <w:p w14:paraId="28BE6A58" w14:textId="77777777" w:rsidR="007A1F44" w:rsidRPr="00977EA3" w:rsidRDefault="007A1F44" w:rsidP="00AE2B59">
            <w:pPr>
              <w:pStyle w:val="TableEntry"/>
              <w:rPr>
                <w:noProof w:val="0"/>
              </w:rPr>
            </w:pPr>
            <w:r w:rsidRPr="00977EA3">
              <w:rPr>
                <w:noProof w:val="0"/>
              </w:rPr>
              <w:t>Structural attribute; this is a 'nation' type of entity</w:t>
            </w:r>
          </w:p>
        </w:tc>
      </w:tr>
      <w:tr w:rsidR="007A1F44" w:rsidRPr="00977EA3" w14:paraId="4093C36D" w14:textId="77777777" w:rsidTr="003462A5">
        <w:trPr>
          <w:cantSplit/>
        </w:trPr>
        <w:tc>
          <w:tcPr>
            <w:tcW w:w="5328" w:type="dxa"/>
          </w:tcPr>
          <w:p w14:paraId="779802EE" w14:textId="77777777" w:rsidR="007A1F44" w:rsidRPr="00977EA3" w:rsidRDefault="007A1F44" w:rsidP="00AE2B59">
            <w:pPr>
              <w:pStyle w:val="TableEntry"/>
              <w:rPr>
                <w:noProof w:val="0"/>
              </w:rPr>
            </w:pPr>
            <w:proofErr w:type="spellStart"/>
            <w:r w:rsidRPr="00977EA3">
              <w:rPr>
                <w:noProof w:val="0"/>
              </w:rPr>
              <w:t>determinerCode</w:t>
            </w:r>
            <w:proofErr w:type="spellEnd"/>
            <w:r w:rsidRPr="00977EA3">
              <w:rPr>
                <w:noProof w:val="0"/>
              </w:rPr>
              <w:t xml:space="preserve"> [1..1] (M)</w:t>
            </w:r>
          </w:p>
          <w:p w14:paraId="1DB55E72" w14:textId="77777777" w:rsidR="007A1F44" w:rsidRPr="00977EA3" w:rsidRDefault="007A1F44" w:rsidP="00AE2B59">
            <w:pPr>
              <w:pStyle w:val="TableEntry"/>
              <w:rPr>
                <w:noProof w:val="0"/>
              </w:rPr>
            </w:pPr>
            <w:r w:rsidRPr="00977EA3">
              <w:rPr>
                <w:noProof w:val="0"/>
              </w:rPr>
              <w:t>Organization (CS) {CNE:INSTANCE, fixed value= "INSTANCE"}</w:t>
            </w:r>
          </w:p>
        </w:tc>
        <w:tc>
          <w:tcPr>
            <w:tcW w:w="3870" w:type="dxa"/>
          </w:tcPr>
          <w:p w14:paraId="51F50A2A" w14:textId="77777777" w:rsidR="007A1F44" w:rsidRPr="00977EA3" w:rsidRDefault="007A1F44" w:rsidP="00AE2B59">
            <w:pPr>
              <w:pStyle w:val="TableEntry"/>
              <w:rPr>
                <w:noProof w:val="0"/>
              </w:rPr>
            </w:pPr>
            <w:r w:rsidRPr="00977EA3">
              <w:rPr>
                <w:noProof w:val="0"/>
              </w:rPr>
              <w:t>Structural attribute; this is a specific entity</w:t>
            </w:r>
          </w:p>
        </w:tc>
      </w:tr>
      <w:tr w:rsidR="007A1F44" w:rsidRPr="00977EA3" w14:paraId="50EBB007" w14:textId="77777777" w:rsidTr="003462A5">
        <w:trPr>
          <w:cantSplit/>
        </w:trPr>
        <w:tc>
          <w:tcPr>
            <w:tcW w:w="5328" w:type="dxa"/>
          </w:tcPr>
          <w:p w14:paraId="7FBD0216" w14:textId="77777777" w:rsidR="007A1F44" w:rsidRPr="00977EA3" w:rsidRDefault="007A1F44" w:rsidP="00AE2B59">
            <w:pPr>
              <w:pStyle w:val="TableEntry"/>
              <w:rPr>
                <w:noProof w:val="0"/>
              </w:rPr>
            </w:pPr>
            <w:r w:rsidRPr="00977EA3">
              <w:rPr>
                <w:noProof w:val="0"/>
              </w:rPr>
              <w:t>code [1..1] (M)</w:t>
            </w:r>
          </w:p>
          <w:p w14:paraId="11060FDD" w14:textId="77777777" w:rsidR="007A1F44" w:rsidRPr="00977EA3" w:rsidRDefault="007A1F44" w:rsidP="00AE2B59">
            <w:pPr>
              <w:pStyle w:val="TableEntry"/>
              <w:rPr>
                <w:noProof w:val="0"/>
              </w:rPr>
            </w:pPr>
            <w:r w:rsidRPr="00977EA3">
              <w:rPr>
                <w:noProof w:val="0"/>
              </w:rPr>
              <w:t>Organization (CD) {</w:t>
            </w:r>
            <w:proofErr w:type="spellStart"/>
            <w:r w:rsidRPr="00977EA3">
              <w:rPr>
                <w:noProof w:val="0"/>
              </w:rPr>
              <w:t>CWE:NationEntityType</w:t>
            </w:r>
            <w:proofErr w:type="spellEnd"/>
            <w:r w:rsidRPr="00977EA3">
              <w:rPr>
                <w:noProof w:val="0"/>
              </w:rPr>
              <w:t>}</w:t>
            </w:r>
          </w:p>
        </w:tc>
        <w:tc>
          <w:tcPr>
            <w:tcW w:w="3870" w:type="dxa"/>
          </w:tcPr>
          <w:p w14:paraId="309B4D27" w14:textId="77777777" w:rsidR="007A1F44" w:rsidRPr="00977EA3" w:rsidRDefault="007A1F44" w:rsidP="00AE2B59">
            <w:pPr>
              <w:pStyle w:val="TableEntry"/>
              <w:rPr>
                <w:noProof w:val="0"/>
              </w:rPr>
            </w:pPr>
            <w:r w:rsidRPr="00977EA3">
              <w:rPr>
                <w:noProof w:val="0"/>
              </w:rPr>
              <w:t>A value that identifies a nation state</w:t>
            </w:r>
          </w:p>
        </w:tc>
      </w:tr>
      <w:tr w:rsidR="007A1F44" w:rsidRPr="00977EA3" w14:paraId="4FE1170D" w14:textId="77777777" w:rsidTr="003462A5">
        <w:trPr>
          <w:cantSplit/>
        </w:trPr>
        <w:tc>
          <w:tcPr>
            <w:tcW w:w="5328" w:type="dxa"/>
          </w:tcPr>
          <w:p w14:paraId="7CCCD4BB" w14:textId="77777777" w:rsidR="007A1F44" w:rsidRPr="00977EA3" w:rsidRDefault="007A1F44" w:rsidP="00AE2B59">
            <w:pPr>
              <w:pStyle w:val="TableEntry"/>
              <w:rPr>
                <w:noProof w:val="0"/>
              </w:rPr>
            </w:pPr>
            <w:r w:rsidRPr="00977EA3">
              <w:rPr>
                <w:noProof w:val="0"/>
              </w:rPr>
              <w:t>name [0..1]</w:t>
            </w:r>
          </w:p>
          <w:p w14:paraId="590A021E" w14:textId="77777777" w:rsidR="007A1F44" w:rsidRPr="00977EA3" w:rsidRDefault="007A1F44" w:rsidP="00AE2B59">
            <w:pPr>
              <w:pStyle w:val="TableEntry"/>
              <w:rPr>
                <w:noProof w:val="0"/>
              </w:rPr>
            </w:pPr>
            <w:r w:rsidRPr="00977EA3">
              <w:rPr>
                <w:noProof w:val="0"/>
              </w:rPr>
              <w:t>Organization (ON)</w:t>
            </w:r>
          </w:p>
        </w:tc>
        <w:tc>
          <w:tcPr>
            <w:tcW w:w="3870" w:type="dxa"/>
          </w:tcPr>
          <w:p w14:paraId="70002039" w14:textId="77777777" w:rsidR="007A1F44" w:rsidRPr="00977EA3" w:rsidRDefault="007A1F44" w:rsidP="00AE2B59">
            <w:pPr>
              <w:pStyle w:val="TableEntry"/>
              <w:rPr>
                <w:noProof w:val="0"/>
              </w:rPr>
            </w:pPr>
            <w:r w:rsidRPr="00977EA3">
              <w:rPr>
                <w:noProof w:val="0"/>
              </w:rPr>
              <w:t>A non-unique textual identifier or moniker for this nation</w:t>
            </w:r>
          </w:p>
        </w:tc>
      </w:tr>
      <w:tr w:rsidR="007A1F44" w:rsidRPr="00977EA3" w14:paraId="0BB1E834" w14:textId="77777777" w:rsidTr="003462A5">
        <w:trPr>
          <w:cantSplit/>
        </w:trPr>
        <w:tc>
          <w:tcPr>
            <w:tcW w:w="5328" w:type="dxa"/>
          </w:tcPr>
          <w:p w14:paraId="093E40BE" w14:textId="77777777" w:rsidR="007A1F44" w:rsidRPr="00977EA3" w:rsidRDefault="007A1F44" w:rsidP="00AE2B59">
            <w:pPr>
              <w:pStyle w:val="TableEntry"/>
              <w:rPr>
                <w:b/>
                <w:noProof w:val="0"/>
              </w:rPr>
            </w:pPr>
            <w:r w:rsidRPr="00977EA3">
              <w:rPr>
                <w:b/>
                <w:bCs/>
                <w:noProof w:val="0"/>
              </w:rPr>
              <w:t>Employee</w:t>
            </w:r>
          </w:p>
        </w:tc>
        <w:tc>
          <w:tcPr>
            <w:tcW w:w="3870" w:type="dxa"/>
          </w:tcPr>
          <w:p w14:paraId="34466588" w14:textId="77777777" w:rsidR="007A1F44" w:rsidRPr="00977EA3" w:rsidRDefault="007A1F44" w:rsidP="00AE2B59">
            <w:pPr>
              <w:pStyle w:val="TableEntry"/>
              <w:rPr>
                <w:noProof w:val="0"/>
              </w:rPr>
            </w:pPr>
            <w:r w:rsidRPr="00977EA3">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977EA3" w14:paraId="6C161934" w14:textId="77777777" w:rsidTr="003462A5">
        <w:trPr>
          <w:cantSplit/>
        </w:trPr>
        <w:tc>
          <w:tcPr>
            <w:tcW w:w="5328" w:type="dxa"/>
          </w:tcPr>
          <w:p w14:paraId="4325C58B" w14:textId="77777777" w:rsidR="007A1F44" w:rsidRPr="00977EA3" w:rsidRDefault="007A1F44" w:rsidP="00AE2B59">
            <w:pPr>
              <w:pStyle w:val="TableEntry"/>
              <w:rPr>
                <w:bCs/>
                <w:noProof w:val="0"/>
              </w:rPr>
            </w:pPr>
            <w:proofErr w:type="spellStart"/>
            <w:r w:rsidRPr="00977EA3">
              <w:rPr>
                <w:bCs/>
                <w:noProof w:val="0"/>
              </w:rPr>
              <w:t>classCode</w:t>
            </w:r>
            <w:proofErr w:type="spellEnd"/>
            <w:r w:rsidRPr="00977EA3">
              <w:rPr>
                <w:bCs/>
                <w:noProof w:val="0"/>
              </w:rPr>
              <w:t xml:space="preserve"> [1..1] (M)</w:t>
            </w:r>
          </w:p>
          <w:p w14:paraId="1B18373F" w14:textId="77777777" w:rsidR="007A1F44" w:rsidRPr="00977EA3" w:rsidRDefault="007A1F44" w:rsidP="00AE2B59">
            <w:pPr>
              <w:pStyle w:val="TableEntry"/>
              <w:rPr>
                <w:bCs/>
                <w:noProof w:val="0"/>
              </w:rPr>
            </w:pPr>
            <w:r w:rsidRPr="00977EA3">
              <w:rPr>
                <w:bCs/>
                <w:noProof w:val="0"/>
              </w:rPr>
              <w:t>Employee (CS) {CNE:EMP}</w:t>
            </w:r>
          </w:p>
        </w:tc>
        <w:tc>
          <w:tcPr>
            <w:tcW w:w="3870" w:type="dxa"/>
          </w:tcPr>
          <w:p w14:paraId="0B0C25E3" w14:textId="369C0312" w:rsidR="007A1F44" w:rsidRPr="00977EA3" w:rsidRDefault="007A1F44" w:rsidP="00AE2B59">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079406F7" w14:textId="77777777" w:rsidTr="003462A5">
        <w:trPr>
          <w:cantSplit/>
        </w:trPr>
        <w:tc>
          <w:tcPr>
            <w:tcW w:w="5328" w:type="dxa"/>
          </w:tcPr>
          <w:p w14:paraId="26D1D262" w14:textId="77777777" w:rsidR="007A1F44" w:rsidRPr="00977EA3" w:rsidRDefault="007A1F44" w:rsidP="00AE2B59">
            <w:pPr>
              <w:pStyle w:val="TableEntry"/>
              <w:rPr>
                <w:noProof w:val="0"/>
              </w:rPr>
            </w:pPr>
            <w:proofErr w:type="spellStart"/>
            <w:r w:rsidRPr="00977EA3">
              <w:rPr>
                <w:noProof w:val="0"/>
              </w:rPr>
              <w:lastRenderedPageBreak/>
              <w:t>statusCode</w:t>
            </w:r>
            <w:proofErr w:type="spellEnd"/>
            <w:r w:rsidRPr="00977EA3">
              <w:rPr>
                <w:noProof w:val="0"/>
              </w:rPr>
              <w:t xml:space="preserve"> [0..1]</w:t>
            </w:r>
          </w:p>
          <w:p w14:paraId="5A80C20E" w14:textId="77777777" w:rsidR="007A1F44" w:rsidRPr="00977EA3" w:rsidRDefault="007A1F44" w:rsidP="00AE2B59">
            <w:pPr>
              <w:pStyle w:val="TableEntry"/>
              <w:rPr>
                <w:noProof w:val="0"/>
              </w:rPr>
            </w:pPr>
            <w:r w:rsidRPr="00977EA3">
              <w:rPr>
                <w:noProof w:val="0"/>
              </w:rPr>
              <w:t>Employee (CS) {</w:t>
            </w:r>
            <w:proofErr w:type="spellStart"/>
            <w:r w:rsidRPr="00977EA3">
              <w:rPr>
                <w:noProof w:val="0"/>
              </w:rPr>
              <w:t>CNE:RoleStatus</w:t>
            </w:r>
            <w:proofErr w:type="spellEnd"/>
            <w:r w:rsidRPr="00977EA3">
              <w:rPr>
                <w:noProof w:val="0"/>
              </w:rPr>
              <w:t>}</w:t>
            </w:r>
          </w:p>
        </w:tc>
        <w:tc>
          <w:tcPr>
            <w:tcW w:w="3870" w:type="dxa"/>
          </w:tcPr>
          <w:p w14:paraId="18A185BB" w14:textId="77777777" w:rsidR="007A1F44" w:rsidRPr="00977EA3" w:rsidRDefault="007A1F44" w:rsidP="00AE2B59">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091A5A73" w14:textId="77777777" w:rsidTr="003462A5">
        <w:trPr>
          <w:cantSplit/>
        </w:trPr>
        <w:tc>
          <w:tcPr>
            <w:tcW w:w="5328" w:type="dxa"/>
          </w:tcPr>
          <w:p w14:paraId="54DBF5C4" w14:textId="77777777" w:rsidR="007A1F44" w:rsidRPr="00E63AF6" w:rsidRDefault="007A1F44" w:rsidP="00AE2B59">
            <w:pPr>
              <w:pStyle w:val="TableEntry"/>
              <w:rPr>
                <w:noProof w:val="0"/>
                <w:lang w:val="fr-FR"/>
                <w:rPrChange w:id="4043" w:author="Gregorio Canal" w:date="2019-05-22T14:54:00Z">
                  <w:rPr>
                    <w:noProof w:val="0"/>
                  </w:rPr>
                </w:rPrChange>
              </w:rPr>
            </w:pPr>
            <w:proofErr w:type="spellStart"/>
            <w:r w:rsidRPr="00E63AF6">
              <w:rPr>
                <w:noProof w:val="0"/>
                <w:lang w:val="fr-FR"/>
                <w:rPrChange w:id="4044" w:author="Gregorio Canal" w:date="2019-05-22T14:54:00Z">
                  <w:rPr>
                    <w:noProof w:val="0"/>
                  </w:rPr>
                </w:rPrChange>
              </w:rPr>
              <w:t>occupationCode</w:t>
            </w:r>
            <w:proofErr w:type="spellEnd"/>
            <w:r w:rsidRPr="00E63AF6">
              <w:rPr>
                <w:noProof w:val="0"/>
                <w:lang w:val="fr-FR"/>
                <w:rPrChange w:id="4045" w:author="Gregorio Canal" w:date="2019-05-22T14:54:00Z">
                  <w:rPr>
                    <w:noProof w:val="0"/>
                  </w:rPr>
                </w:rPrChange>
              </w:rPr>
              <w:t xml:space="preserve"> [0..1]</w:t>
            </w:r>
          </w:p>
          <w:p w14:paraId="15703759" w14:textId="77777777" w:rsidR="007A1F44" w:rsidRPr="00E63AF6" w:rsidRDefault="007A1F44" w:rsidP="00AE2B59">
            <w:pPr>
              <w:pStyle w:val="TableEntry"/>
              <w:rPr>
                <w:noProof w:val="0"/>
                <w:lang w:val="fr-FR"/>
                <w:rPrChange w:id="4046" w:author="Gregorio Canal" w:date="2019-05-22T14:54:00Z">
                  <w:rPr>
                    <w:noProof w:val="0"/>
                  </w:rPr>
                </w:rPrChange>
              </w:rPr>
            </w:pPr>
            <w:proofErr w:type="spellStart"/>
            <w:r w:rsidRPr="00E63AF6">
              <w:rPr>
                <w:noProof w:val="0"/>
                <w:lang w:val="fr-FR"/>
                <w:rPrChange w:id="4047" w:author="Gregorio Canal" w:date="2019-05-22T14:54:00Z">
                  <w:rPr>
                    <w:noProof w:val="0"/>
                  </w:rPr>
                </w:rPrChange>
              </w:rPr>
              <w:t>Employee</w:t>
            </w:r>
            <w:proofErr w:type="spellEnd"/>
            <w:r w:rsidRPr="00E63AF6">
              <w:rPr>
                <w:noProof w:val="0"/>
                <w:lang w:val="fr-FR"/>
                <w:rPrChange w:id="4048" w:author="Gregorio Canal" w:date="2019-05-22T14:54:00Z">
                  <w:rPr>
                    <w:noProof w:val="0"/>
                  </w:rPr>
                </w:rPrChange>
              </w:rPr>
              <w:t xml:space="preserve"> (CE) {</w:t>
            </w:r>
            <w:proofErr w:type="spellStart"/>
            <w:r w:rsidRPr="00E63AF6">
              <w:rPr>
                <w:noProof w:val="0"/>
                <w:lang w:val="fr-FR"/>
                <w:rPrChange w:id="4049" w:author="Gregorio Canal" w:date="2019-05-22T14:54:00Z">
                  <w:rPr>
                    <w:noProof w:val="0"/>
                  </w:rPr>
                </w:rPrChange>
              </w:rPr>
              <w:t>CWE:EmployeeOccupationCode</w:t>
            </w:r>
            <w:proofErr w:type="spellEnd"/>
            <w:r w:rsidRPr="00E63AF6">
              <w:rPr>
                <w:noProof w:val="0"/>
                <w:lang w:val="fr-FR"/>
                <w:rPrChange w:id="4050" w:author="Gregorio Canal" w:date="2019-05-22T14:54:00Z">
                  <w:rPr>
                    <w:noProof w:val="0"/>
                  </w:rPr>
                </w:rPrChange>
              </w:rPr>
              <w:t>}</w:t>
            </w:r>
          </w:p>
        </w:tc>
        <w:tc>
          <w:tcPr>
            <w:tcW w:w="3870" w:type="dxa"/>
          </w:tcPr>
          <w:p w14:paraId="0D080E54" w14:textId="77777777" w:rsidR="007A1F44" w:rsidRPr="00977EA3" w:rsidRDefault="007A1F44" w:rsidP="00AE2B59">
            <w:pPr>
              <w:pStyle w:val="TableEntry"/>
              <w:rPr>
                <w:noProof w:val="0"/>
              </w:rPr>
            </w:pPr>
            <w:r w:rsidRPr="00977EA3">
              <w:rPr>
                <w:noProof w:val="0"/>
              </w:rPr>
              <w:t xml:space="preserve">A code qualifying the classification of kind-of-work based upon a recognized industry or jurisdictional standard. </w:t>
            </w:r>
            <w:proofErr w:type="spellStart"/>
            <w:r w:rsidRPr="00977EA3">
              <w:rPr>
                <w:noProof w:val="0"/>
              </w:rPr>
              <w:t>OccupationCode</w:t>
            </w:r>
            <w:proofErr w:type="spellEnd"/>
            <w:r w:rsidRPr="00977EA3">
              <w:rPr>
                <w:noProof w:val="0"/>
              </w:rPr>
              <w:t xml:space="preserve"> is used to convey the person's occupation as opposed to </w:t>
            </w:r>
            <w:proofErr w:type="spellStart"/>
            <w:r w:rsidRPr="00977EA3">
              <w:rPr>
                <w:noProof w:val="0"/>
              </w:rPr>
              <w:t>jobClassCode</w:t>
            </w:r>
            <w:proofErr w:type="spellEnd"/>
            <w:r w:rsidRPr="00977EA3">
              <w:rPr>
                <w:noProof w:val="0"/>
              </w:rPr>
              <w:t xml:space="preserve"> (not used in this transaction) which characterizes this particular job. For example, it can be used to capture whether the person is a Military Veteran or not. </w:t>
            </w:r>
          </w:p>
        </w:tc>
      </w:tr>
      <w:tr w:rsidR="007A1F44" w:rsidRPr="00977EA3" w14:paraId="30FA5C8F" w14:textId="77777777" w:rsidTr="003462A5">
        <w:trPr>
          <w:cantSplit/>
        </w:trPr>
        <w:tc>
          <w:tcPr>
            <w:tcW w:w="5328" w:type="dxa"/>
          </w:tcPr>
          <w:p w14:paraId="530CAE84" w14:textId="77777777" w:rsidR="007A1F44" w:rsidRPr="00977EA3" w:rsidRDefault="007A1F44" w:rsidP="00AE2B59">
            <w:pPr>
              <w:pStyle w:val="TableEntry"/>
              <w:rPr>
                <w:b/>
                <w:noProof w:val="0"/>
              </w:rPr>
            </w:pPr>
            <w:proofErr w:type="spellStart"/>
            <w:r w:rsidRPr="00977EA3">
              <w:rPr>
                <w:b/>
                <w:noProof w:val="0"/>
              </w:rPr>
              <w:t>LanguageCommunication</w:t>
            </w:r>
            <w:proofErr w:type="spellEnd"/>
          </w:p>
        </w:tc>
        <w:tc>
          <w:tcPr>
            <w:tcW w:w="3870" w:type="dxa"/>
          </w:tcPr>
          <w:p w14:paraId="288FD565" w14:textId="77777777" w:rsidR="007A1F44" w:rsidRPr="00977EA3" w:rsidRDefault="007A1F44" w:rsidP="00AE2B59">
            <w:pPr>
              <w:pStyle w:val="TableEntry"/>
              <w:rPr>
                <w:noProof w:val="0"/>
              </w:rPr>
            </w:pPr>
            <w:r w:rsidRPr="00977EA3">
              <w:rPr>
                <w:noProof w:val="0"/>
              </w:rPr>
              <w:t>A language communication capability of the focal person</w:t>
            </w:r>
          </w:p>
        </w:tc>
      </w:tr>
      <w:tr w:rsidR="007A1F44" w:rsidRPr="00977EA3" w14:paraId="37317302" w14:textId="77777777" w:rsidTr="003462A5">
        <w:trPr>
          <w:cantSplit/>
        </w:trPr>
        <w:tc>
          <w:tcPr>
            <w:tcW w:w="5328" w:type="dxa"/>
          </w:tcPr>
          <w:p w14:paraId="0FBD9DC3" w14:textId="77777777" w:rsidR="007A1F44" w:rsidRPr="00E63AF6" w:rsidRDefault="007A1F44" w:rsidP="00AE2B59">
            <w:pPr>
              <w:pStyle w:val="TableEntry"/>
              <w:rPr>
                <w:noProof w:val="0"/>
                <w:lang w:val="fr-FR"/>
                <w:rPrChange w:id="4051" w:author="Gregorio Canal" w:date="2019-05-22T14:54:00Z">
                  <w:rPr>
                    <w:noProof w:val="0"/>
                  </w:rPr>
                </w:rPrChange>
              </w:rPr>
            </w:pPr>
            <w:proofErr w:type="spellStart"/>
            <w:r w:rsidRPr="00E63AF6">
              <w:rPr>
                <w:noProof w:val="0"/>
                <w:lang w:val="fr-FR"/>
                <w:rPrChange w:id="4052" w:author="Gregorio Canal" w:date="2019-05-22T14:54:00Z">
                  <w:rPr>
                    <w:noProof w:val="0"/>
                  </w:rPr>
                </w:rPrChange>
              </w:rPr>
              <w:t>languageCode</w:t>
            </w:r>
            <w:proofErr w:type="spellEnd"/>
            <w:r w:rsidRPr="00E63AF6">
              <w:rPr>
                <w:noProof w:val="0"/>
                <w:lang w:val="fr-FR"/>
                <w:rPrChange w:id="4053" w:author="Gregorio Canal" w:date="2019-05-22T14:54:00Z">
                  <w:rPr>
                    <w:noProof w:val="0"/>
                  </w:rPr>
                </w:rPrChange>
              </w:rPr>
              <w:t xml:space="preserve"> [1..1] (M)</w:t>
            </w:r>
          </w:p>
          <w:p w14:paraId="785A0413" w14:textId="77777777" w:rsidR="007A1F44" w:rsidRPr="00E63AF6" w:rsidRDefault="007A1F44" w:rsidP="00AE2B59">
            <w:pPr>
              <w:pStyle w:val="TableEntry"/>
              <w:rPr>
                <w:noProof w:val="0"/>
                <w:lang w:val="fr-FR"/>
                <w:rPrChange w:id="4054" w:author="Gregorio Canal" w:date="2019-05-22T14:54:00Z">
                  <w:rPr>
                    <w:noProof w:val="0"/>
                  </w:rPr>
                </w:rPrChange>
              </w:rPr>
            </w:pPr>
            <w:proofErr w:type="spellStart"/>
            <w:r w:rsidRPr="00E63AF6">
              <w:rPr>
                <w:noProof w:val="0"/>
                <w:lang w:val="fr-FR"/>
                <w:rPrChange w:id="4055" w:author="Gregorio Canal" w:date="2019-05-22T14:54:00Z">
                  <w:rPr>
                    <w:noProof w:val="0"/>
                  </w:rPr>
                </w:rPrChange>
              </w:rPr>
              <w:t>LanguageCommunication</w:t>
            </w:r>
            <w:proofErr w:type="spellEnd"/>
            <w:r w:rsidRPr="00E63AF6">
              <w:rPr>
                <w:noProof w:val="0"/>
                <w:lang w:val="fr-FR"/>
                <w:rPrChange w:id="4056" w:author="Gregorio Canal" w:date="2019-05-22T14:54:00Z">
                  <w:rPr>
                    <w:noProof w:val="0"/>
                  </w:rPr>
                </w:rPrChange>
              </w:rPr>
              <w:t xml:space="preserve"> (CE) {</w:t>
            </w:r>
            <w:proofErr w:type="spellStart"/>
            <w:r w:rsidRPr="00E63AF6">
              <w:rPr>
                <w:noProof w:val="0"/>
                <w:lang w:val="fr-FR"/>
                <w:rPrChange w:id="4057" w:author="Gregorio Canal" w:date="2019-05-22T14:54:00Z">
                  <w:rPr>
                    <w:noProof w:val="0"/>
                  </w:rPr>
                </w:rPrChange>
              </w:rPr>
              <w:t>CWE:HumanLanguage</w:t>
            </w:r>
            <w:proofErr w:type="spellEnd"/>
            <w:r w:rsidRPr="00E63AF6">
              <w:rPr>
                <w:noProof w:val="0"/>
                <w:lang w:val="fr-FR"/>
                <w:rPrChange w:id="4058" w:author="Gregorio Canal" w:date="2019-05-22T14:54:00Z">
                  <w:rPr>
                    <w:noProof w:val="0"/>
                  </w:rPr>
                </w:rPrChange>
              </w:rPr>
              <w:t>}</w:t>
            </w:r>
          </w:p>
        </w:tc>
        <w:tc>
          <w:tcPr>
            <w:tcW w:w="3870" w:type="dxa"/>
          </w:tcPr>
          <w:p w14:paraId="305B3C9F" w14:textId="77777777" w:rsidR="007A1F44" w:rsidRPr="00977EA3" w:rsidRDefault="007A1F44" w:rsidP="00AE2B59">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409E62D3" w14:textId="77777777" w:rsidTr="003462A5">
        <w:trPr>
          <w:cantSplit/>
        </w:trPr>
        <w:tc>
          <w:tcPr>
            <w:tcW w:w="5328" w:type="dxa"/>
          </w:tcPr>
          <w:p w14:paraId="7F15E5FF" w14:textId="77777777" w:rsidR="007A1F44" w:rsidRPr="00977EA3" w:rsidRDefault="007A1F44" w:rsidP="00AE2B59">
            <w:pPr>
              <w:pStyle w:val="TableEntry"/>
              <w:rPr>
                <w:noProof w:val="0"/>
              </w:rPr>
            </w:pPr>
            <w:proofErr w:type="spellStart"/>
            <w:r w:rsidRPr="00977EA3">
              <w:rPr>
                <w:noProof w:val="0"/>
              </w:rPr>
              <w:t>preferenceInd</w:t>
            </w:r>
            <w:proofErr w:type="spellEnd"/>
            <w:r w:rsidRPr="00977EA3">
              <w:rPr>
                <w:noProof w:val="0"/>
              </w:rPr>
              <w:t xml:space="preserve"> [0..1]</w:t>
            </w:r>
          </w:p>
          <w:p w14:paraId="0625526A" w14:textId="77777777" w:rsidR="007A1F44" w:rsidRPr="00977EA3" w:rsidRDefault="007A1F44" w:rsidP="00AE2B59">
            <w:pPr>
              <w:pStyle w:val="TableEntry"/>
              <w:rPr>
                <w:noProof w:val="0"/>
              </w:rPr>
            </w:pPr>
            <w:proofErr w:type="spellStart"/>
            <w:r w:rsidRPr="00977EA3">
              <w:rPr>
                <w:noProof w:val="0"/>
              </w:rPr>
              <w:t>LanguageCommunication</w:t>
            </w:r>
            <w:proofErr w:type="spellEnd"/>
            <w:r w:rsidRPr="00977EA3">
              <w:rPr>
                <w:noProof w:val="0"/>
              </w:rPr>
              <w:t xml:space="preserve"> (BL)</w:t>
            </w:r>
          </w:p>
        </w:tc>
        <w:tc>
          <w:tcPr>
            <w:tcW w:w="3870" w:type="dxa"/>
          </w:tcPr>
          <w:p w14:paraId="60D759D6" w14:textId="77777777" w:rsidR="007A1F44" w:rsidRPr="00977EA3" w:rsidRDefault="007A1F44" w:rsidP="00AE2B59">
            <w:pPr>
              <w:pStyle w:val="TableEntry"/>
              <w:rPr>
                <w:noProof w:val="0"/>
              </w:rPr>
            </w:pPr>
            <w:r w:rsidRPr="00977EA3">
              <w:rPr>
                <w:noProof w:val="0"/>
              </w:rPr>
              <w:t>An indicator specifying whether or not this language is preferred by the focal person for the associated mode</w:t>
            </w:r>
          </w:p>
        </w:tc>
      </w:tr>
      <w:tr w:rsidR="007A1F44" w:rsidRPr="00977EA3" w14:paraId="55C3132C" w14:textId="77777777" w:rsidTr="003462A5">
        <w:trPr>
          <w:cantSplit/>
        </w:trPr>
        <w:tc>
          <w:tcPr>
            <w:tcW w:w="5328" w:type="dxa"/>
          </w:tcPr>
          <w:p w14:paraId="17420AB4" w14:textId="77777777" w:rsidR="007A1F44" w:rsidRPr="00977EA3" w:rsidRDefault="007A1F44" w:rsidP="00AE2B59">
            <w:pPr>
              <w:pStyle w:val="TableEntry"/>
              <w:rPr>
                <w:noProof w:val="0"/>
              </w:rPr>
            </w:pPr>
            <w:proofErr w:type="spellStart"/>
            <w:r w:rsidRPr="00977EA3">
              <w:rPr>
                <w:noProof w:val="0"/>
              </w:rPr>
              <w:t>QueryMatchObservation</w:t>
            </w:r>
            <w:proofErr w:type="spellEnd"/>
          </w:p>
        </w:tc>
        <w:tc>
          <w:tcPr>
            <w:tcW w:w="3870" w:type="dxa"/>
          </w:tcPr>
          <w:p w14:paraId="5BA14AE5" w14:textId="77777777" w:rsidR="007A1F44" w:rsidRPr="00977EA3" w:rsidRDefault="007A1F44" w:rsidP="00AE2B59">
            <w:pPr>
              <w:pStyle w:val="TableEntry"/>
              <w:rPr>
                <w:noProof w:val="0"/>
              </w:rPr>
            </w:pPr>
            <w:r w:rsidRPr="00977EA3">
              <w:rPr>
                <w:noProof w:val="0"/>
              </w:rPr>
              <w:t>Used to convey information about the quality of the match for each record.</w:t>
            </w:r>
          </w:p>
        </w:tc>
      </w:tr>
      <w:tr w:rsidR="007A1F44" w:rsidRPr="00977EA3" w14:paraId="11346D63" w14:textId="77777777" w:rsidTr="003462A5">
        <w:trPr>
          <w:cantSplit/>
        </w:trPr>
        <w:tc>
          <w:tcPr>
            <w:tcW w:w="5328" w:type="dxa"/>
          </w:tcPr>
          <w:p w14:paraId="37C372F9" w14:textId="176B89B3" w:rsidR="007A1F44" w:rsidRPr="00977EA3" w:rsidRDefault="007A1F44" w:rsidP="00AE2B59">
            <w:pPr>
              <w:pStyle w:val="TableEntry"/>
              <w:rPr>
                <w:noProof w:val="0"/>
              </w:rPr>
            </w:pPr>
            <w:proofErr w:type="spellStart"/>
            <w:r w:rsidRPr="00977EA3">
              <w:rPr>
                <w:noProof w:val="0"/>
              </w:rPr>
              <w:t>classCode</w:t>
            </w:r>
            <w:proofErr w:type="spellEnd"/>
            <w:r w:rsidRPr="00977EA3">
              <w:rPr>
                <w:noProof w:val="0"/>
              </w:rPr>
              <w:t xml:space="preserve"> [1..1] (M)</w:t>
            </w:r>
            <w:r w:rsidRPr="00977EA3">
              <w:rPr>
                <w:noProof w:val="0"/>
              </w:rPr>
              <w:br/>
            </w:r>
            <w:hyperlink r:id="rId337" w:anchor="Observation-cls" w:history="1">
              <w:r w:rsidRPr="00977EA3">
                <w:rPr>
                  <w:noProof w:val="0"/>
                </w:rPr>
                <w:t>Observation</w:t>
              </w:r>
            </w:hyperlink>
            <w:r w:rsidRPr="00977EA3">
              <w:rPr>
                <w:noProof w:val="0"/>
              </w:rPr>
              <w:t> (</w:t>
            </w:r>
            <w:hyperlink r:id="rId338" w:anchor="dt-CS" w:history="1">
              <w:r w:rsidRPr="00977EA3">
                <w:rPr>
                  <w:noProof w:val="0"/>
                </w:rPr>
                <w:t>CS</w:t>
              </w:r>
            </w:hyperlink>
            <w:r w:rsidRPr="00977EA3">
              <w:rPr>
                <w:noProof w:val="0"/>
              </w:rPr>
              <w:t>) {CNE:</w:t>
            </w:r>
            <w:r w:rsidRPr="00977EA3">
              <w:rPr>
                <w:noProof w:val="0"/>
                <w:sz w:val="24"/>
              </w:rPr>
              <w:t xml:space="preserve">http://hl7.org/v3ballot2007may/html/infrastructure/vocabulary/ActClass.htm - </w:t>
            </w:r>
            <w:proofErr w:type="spellStart"/>
            <w:r w:rsidRPr="00977EA3">
              <w:rPr>
                <w:noProof w:val="0"/>
                <w:sz w:val="24"/>
              </w:rPr>
              <w:t>ActClass</w:t>
            </w:r>
            <w:proofErr w:type="spellEnd"/>
            <w:r w:rsidRPr="00977EA3">
              <w:rPr>
                <w:noProof w:val="0"/>
              </w:rPr>
              <w:t>, default= "OBS"}</w:t>
            </w:r>
          </w:p>
        </w:tc>
        <w:tc>
          <w:tcPr>
            <w:tcW w:w="3870" w:type="dxa"/>
          </w:tcPr>
          <w:p w14:paraId="601E9B30" w14:textId="77777777" w:rsidR="007A1F44" w:rsidRPr="00977EA3" w:rsidRDefault="007A1F44" w:rsidP="00AE2B59">
            <w:pPr>
              <w:pStyle w:val="TableEntry"/>
              <w:rPr>
                <w:noProof w:val="0"/>
              </w:rPr>
            </w:pPr>
            <w:r w:rsidRPr="00977EA3">
              <w:rPr>
                <w:noProof w:val="0"/>
              </w:rPr>
              <w:t>Structural attribute – this is an observation</w:t>
            </w:r>
          </w:p>
        </w:tc>
      </w:tr>
      <w:tr w:rsidR="007A1F44" w:rsidRPr="00977EA3" w14:paraId="18435AB2" w14:textId="77777777" w:rsidTr="003462A5">
        <w:trPr>
          <w:cantSplit/>
          <w:trHeight w:val="648"/>
        </w:trPr>
        <w:tc>
          <w:tcPr>
            <w:tcW w:w="5328" w:type="dxa"/>
          </w:tcPr>
          <w:p w14:paraId="2355267D" w14:textId="443552A6" w:rsidR="007A1F44" w:rsidRPr="00977EA3" w:rsidRDefault="007A1F44" w:rsidP="00AE2B59">
            <w:pPr>
              <w:pStyle w:val="TableEntry"/>
              <w:rPr>
                <w:noProof w:val="0"/>
              </w:rPr>
            </w:pPr>
            <w:proofErr w:type="spellStart"/>
            <w:r w:rsidRPr="00977EA3">
              <w:rPr>
                <w:noProof w:val="0"/>
              </w:rPr>
              <w:t>moodCode</w:t>
            </w:r>
            <w:proofErr w:type="spellEnd"/>
            <w:r w:rsidRPr="00977EA3">
              <w:rPr>
                <w:noProof w:val="0"/>
              </w:rPr>
              <w:t xml:space="preserve"> [1..1] (M)</w:t>
            </w:r>
            <w:r w:rsidRPr="00977EA3">
              <w:rPr>
                <w:noProof w:val="0"/>
              </w:rPr>
              <w:br/>
            </w:r>
            <w:hyperlink r:id="rId339" w:anchor="Observation-cls" w:history="1">
              <w:r w:rsidRPr="00977EA3">
                <w:rPr>
                  <w:noProof w:val="0"/>
                </w:rPr>
                <w:t>Observation</w:t>
              </w:r>
            </w:hyperlink>
            <w:r w:rsidRPr="00977EA3">
              <w:rPr>
                <w:noProof w:val="0"/>
              </w:rPr>
              <w:t> (</w:t>
            </w:r>
            <w:hyperlink r:id="rId340" w:anchor="dt-CS" w:history="1">
              <w:r w:rsidRPr="00977EA3">
                <w:rPr>
                  <w:noProof w:val="0"/>
                </w:rPr>
                <w:t>CS</w:t>
              </w:r>
            </w:hyperlink>
            <w:r w:rsidRPr="00977EA3">
              <w:rPr>
                <w:noProof w:val="0"/>
              </w:rPr>
              <w:t>) {CNE:</w:t>
            </w:r>
            <w:r w:rsidRPr="00977EA3">
              <w:rPr>
                <w:noProof w:val="0"/>
                <w:sz w:val="24"/>
              </w:rPr>
              <w:t xml:space="preserve">http://hl7.org/v3ballot2007may/html/infrastructure/vocabulary/ActMood.htm - </w:t>
            </w:r>
            <w:proofErr w:type="spellStart"/>
            <w:r w:rsidRPr="00977EA3">
              <w:rPr>
                <w:noProof w:val="0"/>
                <w:sz w:val="24"/>
              </w:rPr>
              <w:t>ActMood</w:t>
            </w:r>
            <w:proofErr w:type="spellEnd"/>
            <w:r w:rsidRPr="00977EA3">
              <w:rPr>
                <w:noProof w:val="0"/>
              </w:rPr>
              <w:t>, default= "EVN"}</w:t>
            </w:r>
          </w:p>
        </w:tc>
        <w:tc>
          <w:tcPr>
            <w:tcW w:w="3870" w:type="dxa"/>
          </w:tcPr>
          <w:p w14:paraId="14B253BE" w14:textId="77777777" w:rsidR="007A1F44" w:rsidRPr="00977EA3" w:rsidRDefault="007A1F44" w:rsidP="00AE2B59">
            <w:pPr>
              <w:pStyle w:val="TableEntry"/>
              <w:rPr>
                <w:noProof w:val="0"/>
              </w:rPr>
            </w:pPr>
            <w:r w:rsidRPr="00977EA3">
              <w:rPr>
                <w:noProof w:val="0"/>
              </w:rPr>
              <w:t>Structural attribute – this is an event</w:t>
            </w:r>
          </w:p>
        </w:tc>
      </w:tr>
      <w:tr w:rsidR="007A1F44" w:rsidRPr="00977EA3" w14:paraId="77D7F0A3" w14:textId="77777777" w:rsidTr="003462A5">
        <w:trPr>
          <w:cantSplit/>
        </w:trPr>
        <w:tc>
          <w:tcPr>
            <w:tcW w:w="5328" w:type="dxa"/>
          </w:tcPr>
          <w:p w14:paraId="6AFB1AC1" w14:textId="77777777" w:rsidR="007A1F44" w:rsidRPr="00977EA3" w:rsidRDefault="007A1F44" w:rsidP="00AE2B59">
            <w:pPr>
              <w:pStyle w:val="TableEntry"/>
              <w:rPr>
                <w:noProof w:val="0"/>
              </w:rPr>
            </w:pPr>
            <w:r w:rsidRPr="00977EA3">
              <w:rPr>
                <w:noProof w:val="0"/>
              </w:rPr>
              <w:t>code [1..1] (M)</w:t>
            </w:r>
            <w:r w:rsidRPr="00977EA3">
              <w:rPr>
                <w:noProof w:val="0"/>
              </w:rPr>
              <w:br/>
            </w:r>
            <w:hyperlink r:id="rId341" w:anchor="Observation-cls" w:history="1">
              <w:r w:rsidRPr="00977EA3">
                <w:rPr>
                  <w:noProof w:val="0"/>
                </w:rPr>
                <w:t>Observation</w:t>
              </w:r>
            </w:hyperlink>
            <w:r w:rsidRPr="00977EA3">
              <w:rPr>
                <w:noProof w:val="0"/>
              </w:rPr>
              <w:t> (</w:t>
            </w:r>
            <w:hyperlink r:id="rId342" w:anchor="dt-CD" w:history="1">
              <w:r w:rsidRPr="00977EA3">
                <w:rPr>
                  <w:noProof w:val="0"/>
                </w:rPr>
                <w:t>CD</w:t>
              </w:r>
            </w:hyperlink>
            <w:r w:rsidRPr="00977EA3">
              <w:rPr>
                <w:noProof w:val="0"/>
              </w:rPr>
              <w:t>) {</w:t>
            </w:r>
            <w:proofErr w:type="spellStart"/>
            <w:r w:rsidRPr="00977EA3">
              <w:rPr>
                <w:noProof w:val="0"/>
              </w:rPr>
              <w:t>CWE:QueryMatchObservationType</w:t>
            </w:r>
            <w:proofErr w:type="spellEnd"/>
            <w:r w:rsidRPr="00977EA3">
              <w:rPr>
                <w:noProof w:val="0"/>
              </w:rPr>
              <w:t>}</w:t>
            </w:r>
          </w:p>
        </w:tc>
        <w:tc>
          <w:tcPr>
            <w:tcW w:w="3870" w:type="dxa"/>
          </w:tcPr>
          <w:p w14:paraId="3E3E51E1" w14:textId="77777777" w:rsidR="007A1F44" w:rsidRPr="00977EA3" w:rsidRDefault="007A1F44" w:rsidP="00AE2B59">
            <w:pPr>
              <w:pStyle w:val="TableEntry"/>
              <w:rPr>
                <w:noProof w:val="0"/>
              </w:rPr>
            </w:pPr>
            <w:r w:rsidRPr="00977EA3">
              <w:rPr>
                <w:noProof w:val="0"/>
              </w:rPr>
              <w:t>A code, identifying this observation as a query match observation.</w:t>
            </w:r>
          </w:p>
        </w:tc>
      </w:tr>
      <w:tr w:rsidR="007A1F44" w:rsidRPr="00977EA3" w14:paraId="4AD28EC7" w14:textId="77777777" w:rsidTr="003462A5">
        <w:trPr>
          <w:cantSplit/>
        </w:trPr>
        <w:tc>
          <w:tcPr>
            <w:tcW w:w="5328" w:type="dxa"/>
          </w:tcPr>
          <w:p w14:paraId="32379D7E" w14:textId="77777777" w:rsidR="007A1F44" w:rsidRPr="00977EA3" w:rsidRDefault="007A1F44" w:rsidP="00AE2B59">
            <w:pPr>
              <w:pStyle w:val="TableEntry"/>
              <w:rPr>
                <w:noProof w:val="0"/>
              </w:rPr>
            </w:pPr>
            <w:r w:rsidRPr="00977EA3">
              <w:rPr>
                <w:noProof w:val="0"/>
              </w:rPr>
              <w:t>value [1..1] (M)</w:t>
            </w:r>
            <w:r w:rsidRPr="00977EA3">
              <w:rPr>
                <w:noProof w:val="0"/>
              </w:rPr>
              <w:br/>
            </w:r>
            <w:proofErr w:type="spellStart"/>
            <w:r w:rsidRPr="00977EA3">
              <w:rPr>
                <w:noProof w:val="0"/>
              </w:rPr>
              <w:t>QueryMatch</w:t>
            </w:r>
            <w:hyperlink r:id="rId343" w:anchor="Observation-cls" w:history="1">
              <w:r w:rsidRPr="00977EA3">
                <w:rPr>
                  <w:noProof w:val="0"/>
                </w:rPr>
                <w:t>Observation</w:t>
              </w:r>
              <w:proofErr w:type="spellEnd"/>
            </w:hyperlink>
            <w:r w:rsidRPr="00977EA3">
              <w:rPr>
                <w:noProof w:val="0"/>
              </w:rPr>
              <w:t> (INT)</w:t>
            </w:r>
          </w:p>
        </w:tc>
        <w:tc>
          <w:tcPr>
            <w:tcW w:w="3870" w:type="dxa"/>
          </w:tcPr>
          <w:p w14:paraId="1AA1C36B" w14:textId="77777777" w:rsidR="007A1F44" w:rsidRPr="00977EA3" w:rsidRDefault="007A1F44" w:rsidP="00AE2B59">
            <w:pPr>
              <w:pStyle w:val="TableEntry"/>
              <w:rPr>
                <w:noProof w:val="0"/>
              </w:rPr>
            </w:pPr>
            <w:r w:rsidRPr="00977EA3">
              <w:rPr>
                <w:noProof w:val="0"/>
              </w:rPr>
              <w:t xml:space="preserve">A numeric value indicating the quality of match for this record. It shall correspond to the </w:t>
            </w:r>
            <w:proofErr w:type="spellStart"/>
            <w:r w:rsidRPr="00977EA3">
              <w:rPr>
                <w:noProof w:val="0"/>
              </w:rPr>
              <w:t>MinimumDegreeMatch.value</w:t>
            </w:r>
            <w:proofErr w:type="spellEnd"/>
            <w:r w:rsidRPr="00977EA3">
              <w:rPr>
                <w:noProof w:val="0"/>
              </w:rPr>
              <w:t xml:space="preserve"> attribute of the original query, and it shall have the same meaning (e.g., percentage, indicating confidence in the match).</w:t>
            </w:r>
          </w:p>
        </w:tc>
      </w:tr>
    </w:tbl>
    <w:p w14:paraId="0ABC36E5" w14:textId="77777777" w:rsidR="007A1F44" w:rsidRPr="00977EA3" w:rsidRDefault="007A1F44" w:rsidP="003462A5">
      <w:pPr>
        <w:pStyle w:val="Corpotesto"/>
      </w:pPr>
    </w:p>
    <w:p w14:paraId="7192B76B"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lastRenderedPageBreak/>
        <w:t>3.55.4.2.2.3 Control Act and Transmission Wrappers</w:t>
      </w:r>
    </w:p>
    <w:p w14:paraId="4AD417ED" w14:textId="3D4D0949" w:rsidR="007A1F44" w:rsidRPr="00977EA3" w:rsidRDefault="007A1F44" w:rsidP="001B289C">
      <w:pPr>
        <w:pStyle w:val="Corpotesto"/>
      </w:pPr>
      <w:r w:rsidRPr="00977EA3">
        <w:t xml:space="preserve">Please see ITI TF-2X: Appendix O for details on the IHE guidelines for implementing the wrappers. </w:t>
      </w:r>
      <w:bookmarkStart w:id="4059" w:name="OLE_LINK18"/>
      <w:r w:rsidRPr="00977EA3">
        <w:t>Table 3.</w:t>
      </w:r>
      <w:r w:rsidR="006B03A7">
        <w:t>55</w:t>
      </w:r>
      <w:r w:rsidRPr="00977EA3">
        <w:t>.4.</w:t>
      </w:r>
      <w:r w:rsidR="00F141BB">
        <w:t>2.2.3</w:t>
      </w:r>
      <w:r w:rsidRPr="00977EA3">
        <w:t>-</w:t>
      </w:r>
      <w:r w:rsidR="00F141BB">
        <w:t>1</w:t>
      </w:r>
      <w:bookmarkEnd w:id="4059"/>
      <w:r w:rsidRPr="00977EA3">
        <w:t xml:space="preserve"> contains the Transmission and Control Act wrappers used for this interaction, and the associated constraints.</w:t>
      </w:r>
    </w:p>
    <w:p w14:paraId="45A6A8FA" w14:textId="311022C9" w:rsidR="007A1F44" w:rsidRPr="00977EA3" w:rsidRDefault="007A1F44" w:rsidP="001B289C">
      <w:pPr>
        <w:pStyle w:val="TableTitle"/>
        <w:rPr>
          <w:noProof w:val="0"/>
        </w:rPr>
      </w:pPr>
      <w:r w:rsidRPr="00977EA3">
        <w:rPr>
          <w:noProof w:val="0"/>
        </w:rPr>
        <w:t>Table 3.55.4.</w:t>
      </w:r>
      <w:r w:rsidR="00866930">
        <w:rPr>
          <w:noProof w:val="0"/>
        </w:rPr>
        <w:t>2</w:t>
      </w:r>
      <w:r w:rsidRPr="00977EA3">
        <w:rPr>
          <w:noProof w:val="0"/>
        </w:rPr>
        <w:t>.2</w:t>
      </w:r>
      <w:r w:rsidR="00F141BB">
        <w:rPr>
          <w:noProof w:val="0"/>
        </w:rPr>
        <w:t>.3</w:t>
      </w:r>
      <w:r w:rsidRPr="00977EA3">
        <w:rPr>
          <w:noProof w:val="0"/>
        </w:rPr>
        <w:t>-</w:t>
      </w:r>
      <w:r w:rsidR="00F141BB">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977EA3" w14:paraId="623B9D19" w14:textId="77777777" w:rsidTr="003462A5">
        <w:trPr>
          <w:cantSplit/>
          <w:tblHeader/>
          <w:jc w:val="center"/>
        </w:trPr>
        <w:tc>
          <w:tcPr>
            <w:tcW w:w="4098" w:type="dxa"/>
            <w:shd w:val="clear" w:color="auto" w:fill="D9D9D9"/>
          </w:tcPr>
          <w:p w14:paraId="25AD5C68"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06BED69B"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5BCA36C8" w14:textId="77777777" w:rsidTr="003462A5">
        <w:trPr>
          <w:cantSplit/>
          <w:jc w:val="center"/>
        </w:trPr>
        <w:tc>
          <w:tcPr>
            <w:tcW w:w="4098" w:type="dxa"/>
          </w:tcPr>
          <w:p w14:paraId="2406A90B" w14:textId="77777777" w:rsidR="007A1F44" w:rsidRPr="00977EA3" w:rsidRDefault="007A1F44" w:rsidP="00AE2B59">
            <w:pPr>
              <w:pStyle w:val="TableEntry"/>
              <w:rPr>
                <w:noProof w:val="0"/>
              </w:rPr>
            </w:pPr>
            <w:r w:rsidRPr="00977EA3">
              <w:rPr>
                <w:noProof w:val="0"/>
              </w:rPr>
              <w:t>MCCI_MT000300UV01 – Send Application Acknowledgement</w:t>
            </w:r>
          </w:p>
        </w:tc>
        <w:tc>
          <w:tcPr>
            <w:tcW w:w="4711" w:type="dxa"/>
          </w:tcPr>
          <w:p w14:paraId="2E8FC01F" w14:textId="77777777" w:rsidR="007A1F44" w:rsidRPr="00977EA3" w:rsidRDefault="007A1F44" w:rsidP="00AE2B59">
            <w:pPr>
              <w:pStyle w:val="TableEntry"/>
              <w:rPr>
                <w:noProof w:val="0"/>
              </w:rPr>
            </w:pPr>
            <w:r w:rsidRPr="00977EA3">
              <w:rPr>
                <w:noProof w:val="0"/>
              </w:rPr>
              <w:t>MFMI_MT700711UV01 – Master File/Registry Query Response Control Act (Role Subject)</w:t>
            </w:r>
          </w:p>
        </w:tc>
      </w:tr>
      <w:tr w:rsidR="007A1F44" w:rsidRPr="00977EA3" w14:paraId="13665D79" w14:textId="77777777" w:rsidTr="003462A5">
        <w:trPr>
          <w:cantSplit/>
          <w:jc w:val="center"/>
        </w:trPr>
        <w:tc>
          <w:tcPr>
            <w:tcW w:w="4098" w:type="dxa"/>
          </w:tcPr>
          <w:p w14:paraId="77A48878" w14:textId="77777777" w:rsidR="007A1F44" w:rsidRPr="00977EA3" w:rsidRDefault="007A1F44" w:rsidP="00AE2B59">
            <w:pPr>
              <w:pStyle w:val="TableEntry"/>
              <w:rPr>
                <w:noProof w:val="0"/>
              </w:rPr>
            </w:pPr>
            <w:r w:rsidRPr="00977EA3">
              <w:rPr>
                <w:noProof w:val="0"/>
              </w:rPr>
              <w:t xml:space="preserve">The value of </w:t>
            </w:r>
            <w:proofErr w:type="spellStart"/>
            <w:r w:rsidRPr="00977EA3">
              <w:rPr>
                <w:noProof w:val="0"/>
              </w:rPr>
              <w:t>interactionId</w:t>
            </w:r>
            <w:proofErr w:type="spellEnd"/>
            <w:r w:rsidRPr="00977EA3">
              <w:rPr>
                <w:noProof w:val="0"/>
              </w:rPr>
              <w:t xml:space="preserve"> shall be set to PRPA_IN201306UV02</w:t>
            </w:r>
          </w:p>
          <w:p w14:paraId="7E14606C" w14:textId="77777777" w:rsidR="007A1F44" w:rsidRPr="00977EA3" w:rsidRDefault="007A1F44" w:rsidP="00AE2B59">
            <w:pPr>
              <w:pStyle w:val="TableEntry"/>
              <w:rPr>
                <w:noProof w:val="0"/>
              </w:rPr>
            </w:pPr>
            <w:r w:rsidRPr="00977EA3">
              <w:rPr>
                <w:noProof w:val="0"/>
              </w:rPr>
              <w:t xml:space="preserve">The value of </w:t>
            </w:r>
            <w:proofErr w:type="spellStart"/>
            <w:r w:rsidRPr="00977EA3">
              <w:rPr>
                <w:noProof w:val="0"/>
              </w:rPr>
              <w:t>processingModeCode</w:t>
            </w:r>
            <w:proofErr w:type="spellEnd"/>
            <w:r w:rsidRPr="00977EA3">
              <w:rPr>
                <w:noProof w:val="0"/>
              </w:rPr>
              <w:t xml:space="preserve"> shall be set to T</w:t>
            </w:r>
          </w:p>
          <w:p w14:paraId="6EC400C0" w14:textId="77777777" w:rsidR="007A1F44" w:rsidRPr="00977EA3" w:rsidRDefault="007A1F44" w:rsidP="00AE2B59">
            <w:pPr>
              <w:pStyle w:val="TableEntry"/>
              <w:rPr>
                <w:noProof w:val="0"/>
              </w:rPr>
            </w:pPr>
            <w:r w:rsidRPr="00977EA3">
              <w:rPr>
                <w:noProof w:val="0"/>
              </w:rPr>
              <w:t xml:space="preserve">The </w:t>
            </w:r>
            <w:proofErr w:type="spellStart"/>
            <w:r w:rsidRPr="00977EA3">
              <w:rPr>
                <w:noProof w:val="0"/>
              </w:rPr>
              <w:t>acceptAckCode</w:t>
            </w:r>
            <w:proofErr w:type="spellEnd"/>
            <w:r w:rsidRPr="00977EA3">
              <w:rPr>
                <w:noProof w:val="0"/>
              </w:rPr>
              <w:t xml:space="preserve"> shall be set to NE</w:t>
            </w:r>
          </w:p>
          <w:p w14:paraId="705DA6C8" w14:textId="77777777" w:rsidR="007A1F44" w:rsidRPr="00977EA3" w:rsidRDefault="007A1F44" w:rsidP="00AE2B59">
            <w:pPr>
              <w:pStyle w:val="TableEntry"/>
              <w:rPr>
                <w:noProof w:val="0"/>
              </w:rPr>
            </w:pPr>
            <w:r w:rsidRPr="00977EA3">
              <w:rPr>
                <w:noProof w:val="0"/>
              </w:rPr>
              <w:t>There shall be only one receiver Device</w:t>
            </w:r>
          </w:p>
          <w:p w14:paraId="53D42930" w14:textId="77777777" w:rsidR="007A1F44" w:rsidRPr="00977EA3" w:rsidRDefault="007A1F44" w:rsidP="00AE2B59">
            <w:pPr>
              <w:pStyle w:val="TableEntry"/>
              <w:rPr>
                <w:noProof w:val="0"/>
              </w:rPr>
            </w:pPr>
          </w:p>
        </w:tc>
        <w:tc>
          <w:tcPr>
            <w:tcW w:w="4711" w:type="dxa"/>
          </w:tcPr>
          <w:p w14:paraId="0D3CEAE3" w14:textId="77777777" w:rsidR="007A1F44" w:rsidRPr="00977EA3" w:rsidRDefault="007A1F44" w:rsidP="00AE2B59">
            <w:pPr>
              <w:pStyle w:val="TableEntry"/>
              <w:rPr>
                <w:noProof w:val="0"/>
              </w:rPr>
            </w:pPr>
            <w:r w:rsidRPr="00977EA3">
              <w:rPr>
                <w:noProof w:val="0"/>
              </w:rPr>
              <w:t xml:space="preserve">The value of </w:t>
            </w:r>
            <w:proofErr w:type="spellStart"/>
            <w:r w:rsidRPr="00977EA3">
              <w:rPr>
                <w:noProof w:val="0"/>
              </w:rPr>
              <w:t>ControlActProcess.moodCode</w:t>
            </w:r>
            <w:proofErr w:type="spellEnd"/>
            <w:r w:rsidRPr="00977EA3">
              <w:rPr>
                <w:noProof w:val="0"/>
              </w:rPr>
              <w:t xml:space="preserve"> shall be set to EVN</w:t>
            </w:r>
          </w:p>
          <w:p w14:paraId="750BAEC6" w14:textId="77777777" w:rsidR="007A1F44" w:rsidRPr="00977EA3" w:rsidRDefault="007A1F44" w:rsidP="00AE2B59">
            <w:pPr>
              <w:pStyle w:val="TableEntry"/>
              <w:rPr>
                <w:noProof w:val="0"/>
              </w:rPr>
            </w:pPr>
            <w:r w:rsidRPr="00977EA3">
              <w:rPr>
                <w:noProof w:val="0"/>
              </w:rPr>
              <w:t xml:space="preserve">The trigger event code in </w:t>
            </w:r>
            <w:proofErr w:type="spellStart"/>
            <w:r w:rsidRPr="00977EA3">
              <w:rPr>
                <w:noProof w:val="0"/>
              </w:rPr>
              <w:t>ControlActProcess.code</w:t>
            </w:r>
            <w:proofErr w:type="spellEnd"/>
            <w:r w:rsidRPr="00977EA3">
              <w:rPr>
                <w:noProof w:val="0"/>
              </w:rPr>
              <w:t xml:space="preserve"> shall be set to PRPA_TE201306UV02</w:t>
            </w:r>
          </w:p>
          <w:p w14:paraId="5C3CD77E" w14:textId="77777777" w:rsidR="007A1F44" w:rsidRPr="00977EA3" w:rsidRDefault="007A1F44" w:rsidP="00AE2B59">
            <w:pPr>
              <w:pStyle w:val="TableEntry"/>
              <w:rPr>
                <w:noProof w:val="0"/>
              </w:rPr>
            </w:pPr>
            <w:r w:rsidRPr="00977EA3">
              <w:rPr>
                <w:noProof w:val="0"/>
              </w:rPr>
              <w:t xml:space="preserve">There shall be zero or more </w:t>
            </w:r>
            <w:proofErr w:type="spellStart"/>
            <w:r w:rsidRPr="00977EA3">
              <w:rPr>
                <w:noProof w:val="0"/>
              </w:rPr>
              <w:t>RegistrationEvents</w:t>
            </w:r>
            <w:proofErr w:type="spellEnd"/>
            <w:r w:rsidRPr="00977EA3">
              <w:rPr>
                <w:noProof w:val="0"/>
              </w:rPr>
              <w:t xml:space="preserve"> present in this message.</w:t>
            </w:r>
          </w:p>
          <w:p w14:paraId="2523D677" w14:textId="77777777" w:rsidR="007A1F44" w:rsidRPr="00977EA3" w:rsidRDefault="007A1F44" w:rsidP="00AE2B59">
            <w:pPr>
              <w:pStyle w:val="TableEntry"/>
              <w:rPr>
                <w:noProof w:val="0"/>
              </w:rPr>
            </w:pPr>
            <w:r w:rsidRPr="00977EA3">
              <w:rPr>
                <w:noProof w:val="0"/>
              </w:rPr>
              <w:t xml:space="preserve">For each matching record returned, there shall be exactly one </w:t>
            </w:r>
            <w:proofErr w:type="spellStart"/>
            <w:r w:rsidRPr="00977EA3">
              <w:rPr>
                <w:noProof w:val="0"/>
              </w:rPr>
              <w:t>RegistrationEvent</w:t>
            </w:r>
            <w:proofErr w:type="spellEnd"/>
            <w:r w:rsidRPr="00977EA3">
              <w:rPr>
                <w:noProof w:val="0"/>
              </w:rPr>
              <w:t xml:space="preserve"> present in this message.</w:t>
            </w:r>
          </w:p>
          <w:p w14:paraId="6AE756F7" w14:textId="77777777" w:rsidR="007A1F44" w:rsidRPr="00977EA3" w:rsidRDefault="007A1F44" w:rsidP="00AE2B59">
            <w:pPr>
              <w:pStyle w:val="TableEntry"/>
              <w:rPr>
                <w:noProof w:val="0"/>
              </w:rPr>
            </w:pPr>
            <w:r w:rsidRPr="00977EA3">
              <w:rPr>
                <w:noProof w:val="0"/>
              </w:rPr>
              <w:t xml:space="preserve">If a </w:t>
            </w:r>
            <w:proofErr w:type="spellStart"/>
            <w:r w:rsidRPr="00977EA3">
              <w:rPr>
                <w:noProof w:val="0"/>
              </w:rPr>
              <w:t>RegistrationEvent</w:t>
            </w:r>
            <w:proofErr w:type="spellEnd"/>
            <w:r w:rsidRPr="00977EA3">
              <w:rPr>
                <w:noProof w:val="0"/>
              </w:rPr>
              <w:t xml:space="preserve"> is part of the message, there shall be exactly one Patient role present in the payload.</w:t>
            </w:r>
          </w:p>
          <w:p w14:paraId="4800235D" w14:textId="77777777" w:rsidR="007A1F44" w:rsidRPr="00977EA3" w:rsidRDefault="007A1F44" w:rsidP="00AE2B59">
            <w:pPr>
              <w:pStyle w:val="TableEntry"/>
              <w:rPr>
                <w:noProof w:val="0"/>
              </w:rPr>
            </w:pPr>
            <w:r w:rsidRPr="00977EA3">
              <w:rPr>
                <w:noProof w:val="0"/>
              </w:rPr>
              <w:t xml:space="preserve">There shall be no </w:t>
            </w:r>
            <w:proofErr w:type="spellStart"/>
            <w:r w:rsidRPr="00977EA3">
              <w:rPr>
                <w:noProof w:val="0"/>
              </w:rPr>
              <w:t>replacementOf</w:t>
            </w:r>
            <w:proofErr w:type="spellEnd"/>
            <w:r w:rsidRPr="00977EA3">
              <w:rPr>
                <w:noProof w:val="0"/>
              </w:rPr>
              <w:t xml:space="preserve"> act-relationship present in this message</w:t>
            </w:r>
          </w:p>
          <w:p w14:paraId="48597456" w14:textId="77777777" w:rsidR="007A1F44" w:rsidRPr="00977EA3" w:rsidRDefault="007A1F44" w:rsidP="00AE2B59">
            <w:pPr>
              <w:pStyle w:val="TableEntry"/>
              <w:rPr>
                <w:noProof w:val="0"/>
              </w:rPr>
            </w:pPr>
            <w:r w:rsidRPr="00977EA3">
              <w:rPr>
                <w:noProof w:val="0"/>
              </w:rPr>
              <w:t xml:space="preserve">The </w:t>
            </w:r>
            <w:proofErr w:type="spellStart"/>
            <w:r w:rsidRPr="00977EA3">
              <w:rPr>
                <w:noProof w:val="0"/>
              </w:rPr>
              <w:t>QueryAck.resultTotalQuantity</w:t>
            </w:r>
            <w:proofErr w:type="spellEnd"/>
            <w:r w:rsidRPr="00977EA3">
              <w:rPr>
                <w:noProof w:val="0"/>
              </w:rPr>
              <w:t xml:space="preserve">, </w:t>
            </w:r>
            <w:proofErr w:type="spellStart"/>
            <w:r w:rsidRPr="00977EA3">
              <w:rPr>
                <w:noProof w:val="0"/>
              </w:rPr>
              <w:t>QueryAck.resultCurrentQuantity</w:t>
            </w:r>
            <w:proofErr w:type="spellEnd"/>
            <w:r w:rsidRPr="00977EA3">
              <w:rPr>
                <w:noProof w:val="0"/>
              </w:rPr>
              <w:t xml:space="preserve">, and </w:t>
            </w:r>
            <w:proofErr w:type="spellStart"/>
            <w:r w:rsidRPr="00977EA3">
              <w:rPr>
                <w:noProof w:val="0"/>
              </w:rPr>
              <w:t>QueryAck.resultRemainingQuantity</w:t>
            </w:r>
            <w:proofErr w:type="spellEnd"/>
            <w:r w:rsidRPr="00977EA3">
              <w:rPr>
                <w:noProof w:val="0"/>
              </w:rPr>
              <w:t xml:space="preserve"> attributes shall not be populated.</w:t>
            </w:r>
          </w:p>
          <w:p w14:paraId="2AD0E102" w14:textId="77777777" w:rsidR="007A1F44" w:rsidRPr="00977EA3" w:rsidRDefault="007A1F44" w:rsidP="00AE2B59">
            <w:pPr>
              <w:pStyle w:val="TableEntry"/>
              <w:rPr>
                <w:noProof w:val="0"/>
              </w:rPr>
            </w:pPr>
            <w:r w:rsidRPr="00977EA3">
              <w:rPr>
                <w:noProof w:val="0"/>
              </w:rPr>
              <w:t xml:space="preserve">There shall be a </w:t>
            </w:r>
            <w:proofErr w:type="spellStart"/>
            <w:r w:rsidRPr="00977EA3">
              <w:rPr>
                <w:noProof w:val="0"/>
              </w:rPr>
              <w:t>QueryByParameter</w:t>
            </w:r>
            <w:proofErr w:type="spellEnd"/>
            <w:r w:rsidRPr="00977EA3">
              <w:rPr>
                <w:noProof w:val="0"/>
              </w:rPr>
              <w:t xml:space="preserve"> copy of the original query which shall be in the control act wrapper following the </w:t>
            </w:r>
            <w:proofErr w:type="spellStart"/>
            <w:r w:rsidRPr="00977EA3">
              <w:rPr>
                <w:noProof w:val="0"/>
              </w:rPr>
              <w:t>queryAck</w:t>
            </w:r>
            <w:proofErr w:type="spellEnd"/>
            <w:r w:rsidRPr="00977EA3">
              <w:rPr>
                <w:noProof w:val="0"/>
              </w:rPr>
              <w:t xml:space="preserve"> element.</w:t>
            </w:r>
          </w:p>
          <w:p w14:paraId="2A54D46F" w14:textId="77777777" w:rsidR="007A1F44" w:rsidRPr="00977EA3" w:rsidRDefault="007A1F44" w:rsidP="00AE2B59">
            <w:pPr>
              <w:pStyle w:val="TableEntry"/>
              <w:ind w:left="0"/>
              <w:rPr>
                <w:noProof w:val="0"/>
              </w:rPr>
            </w:pPr>
          </w:p>
        </w:tc>
      </w:tr>
    </w:tbl>
    <w:p w14:paraId="3DEAAC79" w14:textId="77777777" w:rsidR="007A1F44" w:rsidRPr="00977EA3" w:rsidRDefault="007A1F44" w:rsidP="001B289C">
      <w:pPr>
        <w:pStyle w:val="Corpotesto"/>
      </w:pPr>
      <w:r w:rsidRPr="00977EA3">
        <w:t>The composite message schemas which describe the full payload of this interaction, including the wrappers, can be found online on the IHE FTP site, see Appendix W</w:t>
      </w:r>
      <w:r w:rsidR="00957CD8" w:rsidRPr="00977EA3">
        <w:t xml:space="preserve">. </w:t>
      </w:r>
      <w:r w:rsidR="008F460B" w:rsidRPr="00977EA3">
        <w:t>T</w:t>
      </w:r>
      <w:r w:rsidRPr="00977EA3">
        <w:t>he schemas from the HL7 V3 2008 Normative Edition can be found at:</w:t>
      </w:r>
    </w:p>
    <w:p w14:paraId="6EE77E89" w14:textId="5313599A" w:rsidR="007A1F44" w:rsidRPr="00977EA3" w:rsidRDefault="007A1F44" w:rsidP="001B289C">
      <w:pPr>
        <w:pStyle w:val="Corpotesto"/>
      </w:pPr>
      <w:r w:rsidRPr="00977EA3">
        <w:t>Edition2008/processable/</w:t>
      </w:r>
      <w:proofErr w:type="spellStart"/>
      <w:r w:rsidRPr="00977EA3">
        <w:t>multicacheschemas</w:t>
      </w:r>
      <w:proofErr w:type="spellEnd"/>
      <w:r w:rsidRPr="00977EA3">
        <w:t>/PRPA_IN201306UV02.xsd.</w:t>
      </w:r>
    </w:p>
    <w:p w14:paraId="41EE5324"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t xml:space="preserve">3.55.4.2.2.4 Specifying </w:t>
      </w:r>
      <w:proofErr w:type="spellStart"/>
      <w:r w:rsidRPr="00977EA3">
        <w:rPr>
          <w:noProof w:val="0"/>
        </w:rPr>
        <w:t>homeCommunityId</w:t>
      </w:r>
      <w:proofErr w:type="spellEnd"/>
      <w:r w:rsidRPr="00977EA3">
        <w:rPr>
          <w:noProof w:val="0"/>
        </w:rPr>
        <w:t xml:space="preserve"> in Response</w:t>
      </w:r>
    </w:p>
    <w:p w14:paraId="6EF87234" w14:textId="77777777" w:rsidR="007A1F44" w:rsidRPr="00977EA3" w:rsidRDefault="007A1F44" w:rsidP="001B289C">
      <w:pPr>
        <w:pStyle w:val="Corpotesto"/>
      </w:pPr>
      <w:r w:rsidRPr="00977EA3">
        <w:t xml:space="preserve">The </w:t>
      </w:r>
      <w:proofErr w:type="spellStart"/>
      <w:r w:rsidRPr="00977EA3">
        <w:t>homeCommunityId</w:t>
      </w:r>
      <w:proofErr w:type="spellEnd"/>
      <w:r w:rsidRPr="00977EA3">
        <w:t xml:space="preserve"> is a globally unique identifier for a community – further defined in </w:t>
      </w:r>
      <w:r w:rsidR="00292B01" w:rsidRPr="00977EA3">
        <w:t>Section</w:t>
      </w:r>
      <w:r w:rsidRPr="00977EA3">
        <w:t xml:space="preserve"> 3.38.4.1.2.1. The Responding Gateway shall specify this value within every </w:t>
      </w:r>
      <w:proofErr w:type="spellStart"/>
      <w:r w:rsidRPr="00977EA3">
        <w:t>RegistrationEvent</w:t>
      </w:r>
      <w:proofErr w:type="spellEnd"/>
      <w:r w:rsidRPr="00977EA3">
        <w:t xml:space="preserve"> element in the Cross Gateway Patient Discovery response. </w:t>
      </w:r>
    </w:p>
    <w:p w14:paraId="4C4224D5" w14:textId="77777777" w:rsidR="007A1F44" w:rsidRPr="00977EA3" w:rsidRDefault="007A1F44" w:rsidP="001B289C">
      <w:pPr>
        <w:pStyle w:val="Corpotesto"/>
      </w:pPr>
      <w:r w:rsidRPr="00977EA3">
        <w:t xml:space="preserve">The Responding Gateway may specify the same </w:t>
      </w:r>
      <w:proofErr w:type="spellStart"/>
      <w:r w:rsidRPr="00977EA3">
        <w:t>homeCommunityId</w:t>
      </w:r>
      <w:proofErr w:type="spellEnd"/>
      <w:r w:rsidRPr="00977EA3">
        <w:t xml:space="preserve"> in every </w:t>
      </w:r>
      <w:proofErr w:type="spellStart"/>
      <w:r w:rsidRPr="00977EA3">
        <w:t>RegistrationEvent</w:t>
      </w:r>
      <w:proofErr w:type="spellEnd"/>
      <w:r w:rsidRPr="00977EA3">
        <w:t xml:space="preserve">, or may specify different </w:t>
      </w:r>
      <w:proofErr w:type="spellStart"/>
      <w:r w:rsidRPr="00977EA3">
        <w:t>homeCommunityId’s</w:t>
      </w:r>
      <w:proofErr w:type="spellEnd"/>
      <w:r w:rsidRPr="00977EA3">
        <w:t xml:space="preserve">. The Initiating Gateway shall interpret multiple </w:t>
      </w:r>
      <w:proofErr w:type="spellStart"/>
      <w:r w:rsidRPr="00977EA3">
        <w:t>RegistrationEvents</w:t>
      </w:r>
      <w:proofErr w:type="spellEnd"/>
      <w:r w:rsidRPr="00977EA3">
        <w:t xml:space="preserve"> as follows:</w:t>
      </w:r>
    </w:p>
    <w:p w14:paraId="208BE79B" w14:textId="77777777" w:rsidR="008E3CF3" w:rsidRPr="00977EA3" w:rsidRDefault="007A1F44" w:rsidP="00EC243F">
      <w:pPr>
        <w:pStyle w:val="Puntoelenco2"/>
      </w:pPr>
      <w:r w:rsidRPr="00977EA3">
        <w:t xml:space="preserve">Multiple </w:t>
      </w:r>
      <w:proofErr w:type="spellStart"/>
      <w:r w:rsidRPr="00977EA3">
        <w:t>RegistrationEvents</w:t>
      </w:r>
      <w:proofErr w:type="spellEnd"/>
      <w:r w:rsidRPr="00977EA3">
        <w:t xml:space="preserve"> with the same </w:t>
      </w:r>
      <w:proofErr w:type="spellStart"/>
      <w:r w:rsidRPr="00977EA3">
        <w:t>homeCommunityId</w:t>
      </w:r>
      <w:proofErr w:type="spellEnd"/>
      <w:r w:rsidRPr="00977EA3">
        <w:t xml:space="preserve"> represent multiple matches within the </w:t>
      </w:r>
      <w:proofErr w:type="spellStart"/>
      <w:r w:rsidRPr="00977EA3">
        <w:t>homeCommunityId</w:t>
      </w:r>
      <w:proofErr w:type="spellEnd"/>
      <w:r w:rsidRPr="00977EA3">
        <w:t xml:space="preserve"> identified community. The Initiating Gateway may choose one of the matches to use for subsequent processing.</w:t>
      </w:r>
    </w:p>
    <w:p w14:paraId="3240F230" w14:textId="77777777" w:rsidR="008E3CF3" w:rsidRPr="00977EA3" w:rsidRDefault="007A1F44" w:rsidP="00EC243F">
      <w:pPr>
        <w:pStyle w:val="Puntoelenco2"/>
      </w:pPr>
      <w:r w:rsidRPr="00977EA3">
        <w:lastRenderedPageBreak/>
        <w:t xml:space="preserve">Each set of </w:t>
      </w:r>
      <w:proofErr w:type="spellStart"/>
      <w:r w:rsidRPr="00977EA3">
        <w:t>RegistrationEvents</w:t>
      </w:r>
      <w:proofErr w:type="spellEnd"/>
      <w:r w:rsidRPr="00977EA3">
        <w:t xml:space="preserve"> with the same </w:t>
      </w:r>
      <w:proofErr w:type="spellStart"/>
      <w:r w:rsidRPr="00977EA3">
        <w:t>homeComunityId</w:t>
      </w:r>
      <w:proofErr w:type="spellEnd"/>
      <w:r w:rsidRPr="00977EA3">
        <w:t xml:space="preserve"> represents a different possible source for documents, so in order to get the complete list of relevant documents for the patient, the Initiating Gateway shall select at least one </w:t>
      </w:r>
      <w:proofErr w:type="spellStart"/>
      <w:r w:rsidRPr="00977EA3">
        <w:t>RegistrationEvent</w:t>
      </w:r>
      <w:proofErr w:type="spellEnd"/>
      <w:r w:rsidRPr="00977EA3">
        <w:t xml:space="preserve"> from each set with the same </w:t>
      </w:r>
      <w:proofErr w:type="spellStart"/>
      <w:r w:rsidRPr="00977EA3">
        <w:t>homeCommunityId</w:t>
      </w:r>
      <w:proofErr w:type="spellEnd"/>
      <w:r w:rsidRPr="00977EA3">
        <w:t xml:space="preserve"> and use the resulting collection of patient identifiers for subsequent processing. See ITI TF-1: 27.3.2.2 for an introduction to this environment.</w:t>
      </w:r>
    </w:p>
    <w:p w14:paraId="0097DCDB" w14:textId="77777777" w:rsidR="007A1F44" w:rsidRPr="00977EA3" w:rsidRDefault="007A1F44" w:rsidP="001B289C">
      <w:pPr>
        <w:pStyle w:val="Corpotesto"/>
      </w:pPr>
      <w:r w:rsidRPr="00977EA3">
        <w:t xml:space="preserve">The </w:t>
      </w:r>
      <w:proofErr w:type="spellStart"/>
      <w:r w:rsidRPr="00977EA3">
        <w:t>homeCommunityId</w:t>
      </w:r>
      <w:proofErr w:type="spellEnd"/>
      <w:r w:rsidRPr="00977EA3">
        <w:t xml:space="preserve"> is specified as the id element within the </w:t>
      </w:r>
      <w:proofErr w:type="spellStart"/>
      <w:r w:rsidRPr="00977EA3">
        <w:t>assignedEntity</w:t>
      </w:r>
      <w:proofErr w:type="spellEnd"/>
      <w:r w:rsidRPr="00977EA3">
        <w:t xml:space="preserve"> of the custodian of the </w:t>
      </w:r>
      <w:proofErr w:type="spellStart"/>
      <w:r w:rsidRPr="00977EA3">
        <w:t>RegistrationEvent</w:t>
      </w:r>
      <w:proofErr w:type="spellEnd"/>
      <w:r w:rsidRPr="00977EA3">
        <w:t xml:space="preserve">. The id element designating the </w:t>
      </w:r>
      <w:proofErr w:type="spellStart"/>
      <w:r w:rsidRPr="00977EA3">
        <w:t>homeCommunityId</w:t>
      </w:r>
      <w:proofErr w:type="spellEnd"/>
      <w:r w:rsidRPr="00977EA3">
        <w:t xml:space="preserve"> shall have only the root element, the contents of which is the </w:t>
      </w:r>
      <w:proofErr w:type="spellStart"/>
      <w:r w:rsidRPr="00977EA3">
        <w:t>homeCommunityId</w:t>
      </w:r>
      <w:proofErr w:type="spellEnd"/>
      <w:r w:rsidRPr="00977EA3">
        <w:t>.</w:t>
      </w:r>
    </w:p>
    <w:p w14:paraId="5D0060A0" w14:textId="77777777" w:rsidR="007A1F44" w:rsidRPr="00977EA3" w:rsidRDefault="007A1F44" w:rsidP="001B289C">
      <w:pPr>
        <w:pStyle w:val="Corpotesto"/>
      </w:pPr>
      <w:r w:rsidRPr="00977EA3">
        <w:t xml:space="preserve">The following example shows part of a response specifying a </w:t>
      </w:r>
      <w:proofErr w:type="spellStart"/>
      <w:r w:rsidRPr="00977EA3">
        <w:t>homeCommunityId</w:t>
      </w:r>
      <w:proofErr w:type="spellEnd"/>
      <w:r w:rsidRPr="00977EA3">
        <w:t xml:space="preserve"> value of urn:oid:1.2.840.114350.1.13.99998.8734.</w:t>
      </w:r>
    </w:p>
    <w:p w14:paraId="7287B443" w14:textId="77777777" w:rsidR="007A1F44" w:rsidRPr="00977EA3" w:rsidRDefault="007A1F44" w:rsidP="001B289C">
      <w:pPr>
        <w:pStyle w:val="Corpotesto"/>
      </w:pPr>
    </w:p>
    <w:p w14:paraId="5B1B6759" w14:textId="77777777" w:rsidR="007A1F44" w:rsidRPr="00977EA3" w:rsidRDefault="007A1F44" w:rsidP="001B289C">
      <w:pPr>
        <w:pStyle w:val="StylePlainText8ptBoxSinglesolidlineAuto05ptLin"/>
      </w:pPr>
      <w:r w:rsidRPr="00977EA3">
        <w:t xml:space="preserve">   &lt;subject </w:t>
      </w:r>
      <w:proofErr w:type="spellStart"/>
      <w:r w:rsidRPr="00977EA3">
        <w:t>typeCode</w:t>
      </w:r>
      <w:proofErr w:type="spellEnd"/>
      <w:r w:rsidRPr="00977EA3">
        <w:t>="SUBJ"&gt;</w:t>
      </w:r>
    </w:p>
    <w:p w14:paraId="4558A8A8" w14:textId="77777777" w:rsidR="007A1F44" w:rsidRPr="00977EA3" w:rsidRDefault="007A1F44" w:rsidP="001B289C">
      <w:pPr>
        <w:pStyle w:val="StylePlainText8ptBoxSinglesolidlineAuto05ptLin"/>
      </w:pPr>
      <w:r w:rsidRPr="00977EA3">
        <w:t xml:space="preserve">       &lt;</w:t>
      </w:r>
      <w:proofErr w:type="spellStart"/>
      <w:r w:rsidRPr="00977EA3">
        <w:t>registrationEvent</w:t>
      </w:r>
      <w:proofErr w:type="spellEnd"/>
      <w:r w:rsidRPr="00977EA3">
        <w:t xml:space="preserve"> </w:t>
      </w:r>
      <w:proofErr w:type="spellStart"/>
      <w:r w:rsidRPr="00977EA3">
        <w:t>classCode</w:t>
      </w:r>
      <w:proofErr w:type="spellEnd"/>
      <w:r w:rsidRPr="00977EA3">
        <w:t xml:space="preserve">="REG" </w:t>
      </w:r>
      <w:proofErr w:type="spellStart"/>
      <w:r w:rsidRPr="00977EA3">
        <w:t>moodCode</w:t>
      </w:r>
      <w:proofErr w:type="spellEnd"/>
      <w:r w:rsidRPr="00977EA3">
        <w:t>="EVN"&gt;</w:t>
      </w:r>
    </w:p>
    <w:p w14:paraId="754B2160" w14:textId="77777777" w:rsidR="007A1F44" w:rsidRPr="00977EA3" w:rsidRDefault="007A1F44" w:rsidP="001B289C">
      <w:pPr>
        <w:pStyle w:val="StylePlainText8ptBoxSinglesolidlineAuto05ptLin"/>
      </w:pPr>
      <w:r w:rsidRPr="00977EA3">
        <w:t xml:space="preserve">           &lt;id </w:t>
      </w:r>
      <w:proofErr w:type="spellStart"/>
      <w:r w:rsidRPr="00977EA3">
        <w:t>nullFlavor</w:t>
      </w:r>
      <w:proofErr w:type="spellEnd"/>
      <w:r w:rsidRPr="00977EA3">
        <w:t>="NA"/&gt;</w:t>
      </w:r>
    </w:p>
    <w:p w14:paraId="5E4C52BD" w14:textId="77777777" w:rsidR="007A1F44" w:rsidRPr="00977EA3" w:rsidRDefault="007A1F44" w:rsidP="001B289C">
      <w:pPr>
        <w:pStyle w:val="StylePlainText8ptBoxSinglesolidlineAuto05ptLin"/>
      </w:pPr>
      <w:r w:rsidRPr="00977EA3">
        <w:t xml:space="preserve">           &lt;</w:t>
      </w:r>
      <w:proofErr w:type="spellStart"/>
      <w:r w:rsidRPr="00977EA3">
        <w:t>statusCode</w:t>
      </w:r>
      <w:proofErr w:type="spellEnd"/>
      <w:r w:rsidRPr="00977EA3">
        <w:t xml:space="preserve"> code="active"/&gt;</w:t>
      </w:r>
    </w:p>
    <w:p w14:paraId="310F0809" w14:textId="77777777" w:rsidR="007A1F44" w:rsidRPr="00977EA3" w:rsidRDefault="007A1F44" w:rsidP="001B289C">
      <w:pPr>
        <w:pStyle w:val="StylePlainText8ptBoxSinglesolidlineAuto05ptLin"/>
      </w:pPr>
      <w:r w:rsidRPr="00977EA3">
        <w:t xml:space="preserve">           &lt;subject1 </w:t>
      </w:r>
      <w:proofErr w:type="spellStart"/>
      <w:r w:rsidRPr="00977EA3">
        <w:t>typeCode</w:t>
      </w:r>
      <w:proofErr w:type="spellEnd"/>
      <w:r w:rsidRPr="00977EA3">
        <w:t>="SBJ"&gt;</w:t>
      </w:r>
    </w:p>
    <w:p w14:paraId="28B3FFE9" w14:textId="77777777" w:rsidR="007A1F44" w:rsidRPr="00977EA3" w:rsidRDefault="007A1F44" w:rsidP="001B289C">
      <w:pPr>
        <w:pStyle w:val="StylePlainText8ptBoxSinglesolidlineAuto05ptLin"/>
      </w:pPr>
      <w:r w:rsidRPr="00977EA3">
        <w:t xml:space="preserve">               …  (details of the matching patient)</w:t>
      </w:r>
    </w:p>
    <w:p w14:paraId="1C6D61CB" w14:textId="77777777" w:rsidR="007A1F44" w:rsidRPr="00977EA3" w:rsidRDefault="007A1F44" w:rsidP="001B289C">
      <w:pPr>
        <w:pStyle w:val="StylePlainText8ptBoxSinglesolidlineAuto05ptLin"/>
      </w:pPr>
      <w:r w:rsidRPr="00977EA3">
        <w:t xml:space="preserve">           &lt;/subject1&gt;</w:t>
      </w:r>
    </w:p>
    <w:p w14:paraId="2B4D5B8D" w14:textId="77777777" w:rsidR="007A1F44" w:rsidRPr="00977EA3" w:rsidRDefault="007A1F44" w:rsidP="001B289C">
      <w:pPr>
        <w:pStyle w:val="StylePlainText8ptBoxSinglesolidlineAuto05ptLin"/>
      </w:pPr>
      <w:r w:rsidRPr="00977EA3">
        <w:t xml:space="preserve">           &lt;custodian </w:t>
      </w:r>
      <w:proofErr w:type="spellStart"/>
      <w:r w:rsidRPr="00977EA3">
        <w:t>typeCode</w:t>
      </w:r>
      <w:proofErr w:type="spellEnd"/>
      <w:r w:rsidRPr="00977EA3">
        <w:t>="CST"&gt;</w:t>
      </w:r>
    </w:p>
    <w:p w14:paraId="51BDE98B" w14:textId="77777777" w:rsidR="007A1F44" w:rsidRPr="00977EA3" w:rsidRDefault="007A1F44" w:rsidP="001B289C">
      <w:pPr>
        <w:pStyle w:val="StylePlainText8ptBoxSinglesolidlineAuto05ptLin"/>
      </w:pPr>
      <w:r w:rsidRPr="00977EA3">
        <w:t xml:space="preserve">               &lt;</w:t>
      </w:r>
      <w:proofErr w:type="spellStart"/>
      <w:r w:rsidRPr="00977EA3">
        <w:t>assignedEntity</w:t>
      </w:r>
      <w:proofErr w:type="spellEnd"/>
      <w:r w:rsidRPr="00977EA3">
        <w:t xml:space="preserve"> </w:t>
      </w:r>
      <w:proofErr w:type="spellStart"/>
      <w:r w:rsidRPr="00977EA3">
        <w:t>classCode</w:t>
      </w:r>
      <w:proofErr w:type="spellEnd"/>
      <w:r w:rsidRPr="00977EA3">
        <w:t>="ASSIGNED"&gt;</w:t>
      </w:r>
    </w:p>
    <w:p w14:paraId="7DB5519C" w14:textId="77777777" w:rsidR="007A1F44" w:rsidRPr="00977EA3" w:rsidRDefault="007A1F44" w:rsidP="001B289C">
      <w:pPr>
        <w:pStyle w:val="StylePlainText8ptBoxSinglesolidlineAuto05ptLin"/>
      </w:pPr>
      <w:r w:rsidRPr="00977EA3">
        <w:t xml:space="preserve">                   &lt;id root="1.2.840.114350.1.13.99998.8734"/&gt;</w:t>
      </w:r>
    </w:p>
    <w:p w14:paraId="3008BEE4" w14:textId="77777777" w:rsidR="007A1F44" w:rsidRPr="00977EA3" w:rsidRDefault="007A1F44" w:rsidP="001B289C">
      <w:pPr>
        <w:pStyle w:val="StylePlainText8ptBoxSinglesolidlineAuto05ptLin"/>
      </w:pPr>
      <w:r w:rsidRPr="00977EA3">
        <w:t xml:space="preserve">                  &lt;code code="</w:t>
      </w:r>
      <w:proofErr w:type="spellStart"/>
      <w:r w:rsidRPr="00977EA3">
        <w:t>SupportsHealthDataLocator</w:t>
      </w:r>
      <w:proofErr w:type="spellEnd"/>
      <w:r w:rsidRPr="00977EA3">
        <w:t xml:space="preserve">" </w:t>
      </w:r>
    </w:p>
    <w:p w14:paraId="5A8FF5FC" w14:textId="77777777" w:rsidR="007A1F44" w:rsidRPr="00977EA3" w:rsidRDefault="007A1F44" w:rsidP="001B289C">
      <w:pPr>
        <w:pStyle w:val="StylePlainText8ptBoxSinglesolidlineAuto05ptLin"/>
      </w:pPr>
      <w:r w:rsidRPr="00977EA3">
        <w:t xml:space="preserve">                        </w:t>
      </w:r>
      <w:proofErr w:type="spellStart"/>
      <w:r w:rsidRPr="00977EA3">
        <w:t>codeSystem</w:t>
      </w:r>
      <w:proofErr w:type="spellEnd"/>
      <w:r w:rsidRPr="00977EA3">
        <w:t>="1.3.6.1.4.1.19376.1.2.27.2"/&gt;</w:t>
      </w:r>
    </w:p>
    <w:p w14:paraId="5FDCB77C" w14:textId="77777777" w:rsidR="007A1F44" w:rsidRPr="00977EA3" w:rsidRDefault="007A1F44" w:rsidP="001B289C">
      <w:pPr>
        <w:pStyle w:val="StylePlainText8ptBoxSinglesolidlineAuto05ptLin"/>
      </w:pPr>
      <w:r w:rsidRPr="00977EA3">
        <w:t xml:space="preserve">               &lt;/</w:t>
      </w:r>
      <w:proofErr w:type="spellStart"/>
      <w:r w:rsidRPr="00977EA3">
        <w:t>assignedEntity</w:t>
      </w:r>
      <w:proofErr w:type="spellEnd"/>
      <w:r w:rsidRPr="00977EA3">
        <w:t>&gt;</w:t>
      </w:r>
    </w:p>
    <w:p w14:paraId="31780250" w14:textId="77777777" w:rsidR="007A1F44" w:rsidRPr="00977EA3" w:rsidRDefault="007A1F44" w:rsidP="001B289C">
      <w:pPr>
        <w:pStyle w:val="StylePlainText8ptBoxSinglesolidlineAuto05ptLin"/>
      </w:pPr>
      <w:r w:rsidRPr="00977EA3">
        <w:t xml:space="preserve">           &lt;/custodian&gt;</w:t>
      </w:r>
    </w:p>
    <w:p w14:paraId="63FD90F9" w14:textId="77777777" w:rsidR="007A1F44" w:rsidRPr="00977EA3" w:rsidRDefault="007A1F44" w:rsidP="001B289C">
      <w:pPr>
        <w:pStyle w:val="StylePlainText8ptBoxSinglesolidlineAuto05ptLin"/>
      </w:pPr>
      <w:r w:rsidRPr="00977EA3">
        <w:t xml:space="preserve">       &lt;/</w:t>
      </w:r>
      <w:proofErr w:type="spellStart"/>
      <w:r w:rsidRPr="00977EA3">
        <w:t>registrationEvent</w:t>
      </w:r>
      <w:proofErr w:type="spellEnd"/>
      <w:r w:rsidRPr="00977EA3">
        <w:t>&gt;</w:t>
      </w:r>
    </w:p>
    <w:p w14:paraId="11AF9F77" w14:textId="77777777" w:rsidR="007A1F44" w:rsidRPr="00977EA3" w:rsidRDefault="007A1F44" w:rsidP="001B289C">
      <w:pPr>
        <w:pStyle w:val="StylePlainText8ptBoxSinglesolidlineAuto05ptLin"/>
      </w:pPr>
      <w:r w:rsidRPr="00977EA3">
        <w:t xml:space="preserve">   &lt;/subject&gt;</w:t>
      </w:r>
    </w:p>
    <w:p w14:paraId="19854723"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highlight w:val="cyan"/>
        </w:rPr>
      </w:pPr>
      <w:r w:rsidRPr="00977EA3">
        <w:rPr>
          <w:noProof w:val="0"/>
        </w:rPr>
        <w:t>3.55.4.2.2.5 Specifying support as a Health Data Locator</w:t>
      </w:r>
    </w:p>
    <w:p w14:paraId="06A563A9" w14:textId="371241C5" w:rsidR="007A1F44" w:rsidRPr="00977EA3" w:rsidRDefault="007A1F44" w:rsidP="001B289C">
      <w:pPr>
        <w:pStyle w:val="Corpotesto"/>
        <w:rPr>
          <w:highlight w:val="cyan"/>
        </w:rPr>
      </w:pPr>
      <w:r w:rsidRPr="00977EA3">
        <w:t xml:space="preserve">The Responding Gateway shall specify its support for this patient as a Health Data Locator. This specification is a coded value within the </w:t>
      </w:r>
      <w:proofErr w:type="spellStart"/>
      <w:r w:rsidRPr="00977EA3">
        <w:t>assignedEntity</w:t>
      </w:r>
      <w:proofErr w:type="spellEnd"/>
      <w:r w:rsidRPr="00977EA3">
        <w:t xml:space="preserve"> of the custodian of the </w:t>
      </w:r>
      <w:proofErr w:type="spellStart"/>
      <w:r w:rsidRPr="00977EA3">
        <w:t>RegistrationEvent</w:t>
      </w:r>
      <w:proofErr w:type="spellEnd"/>
      <w:r w:rsidRPr="00977EA3">
        <w:t>. The valid codes for this designation are described in Table 3.55.4.</w:t>
      </w:r>
      <w:r w:rsidR="007B2310">
        <w:t>2.2.5</w:t>
      </w:r>
      <w:r w:rsidRPr="00977EA3">
        <w:t>-</w:t>
      </w:r>
      <w:r w:rsidR="007B2310">
        <w:t>1</w:t>
      </w:r>
      <w:r w:rsidRPr="00977EA3">
        <w:t xml:space="preserve">. The </w:t>
      </w:r>
      <w:proofErr w:type="spellStart"/>
      <w:r w:rsidRPr="00977EA3">
        <w:t>codeSystem</w:t>
      </w:r>
      <w:proofErr w:type="spellEnd"/>
      <w:r w:rsidRPr="00977EA3">
        <w:t xml:space="preserve"> for these code elements is 1.3.6.1.4.1.19376.1.2.27.2.</w:t>
      </w:r>
    </w:p>
    <w:p w14:paraId="11ED01C5" w14:textId="777D2F84" w:rsidR="007A1F44" w:rsidRPr="00977EA3" w:rsidRDefault="007A1F44" w:rsidP="001B289C">
      <w:pPr>
        <w:pStyle w:val="TableTitle"/>
        <w:rPr>
          <w:noProof w:val="0"/>
        </w:rPr>
      </w:pPr>
      <w:r w:rsidRPr="00977EA3">
        <w:rPr>
          <w:noProof w:val="0"/>
        </w:rPr>
        <w:t>Table 3.55.4.</w:t>
      </w:r>
      <w:r w:rsidR="007B2310">
        <w:rPr>
          <w:noProof w:val="0"/>
        </w:rPr>
        <w:t>2</w:t>
      </w:r>
      <w:r w:rsidRPr="00977EA3">
        <w:rPr>
          <w:noProof w:val="0"/>
        </w:rPr>
        <w:t>.2</w:t>
      </w:r>
      <w:r w:rsidR="007B2310">
        <w:rPr>
          <w:noProof w:val="0"/>
        </w:rPr>
        <w:t>.5</w:t>
      </w:r>
      <w:r w:rsidRPr="00977EA3">
        <w:rPr>
          <w:noProof w:val="0"/>
        </w:rPr>
        <w:t>-</w:t>
      </w:r>
      <w:r w:rsidR="007B2310">
        <w:rPr>
          <w:noProof w:val="0"/>
        </w:rPr>
        <w:t>1</w:t>
      </w:r>
      <w:r w:rsidRPr="00977EA3">
        <w:rPr>
          <w:noProof w:val="0"/>
        </w:rPr>
        <w:t xml:space="preserve">: Coded values for </w:t>
      </w:r>
      <w:proofErr w:type="spellStart"/>
      <w:r w:rsidRPr="00977EA3">
        <w:rPr>
          <w:noProof w:val="0"/>
        </w:rPr>
        <w:t>codeSystem</w:t>
      </w:r>
      <w:proofErr w:type="spellEnd"/>
      <w:r w:rsidRPr="00977EA3">
        <w:rPr>
          <w:noProof w:val="0"/>
        </w:rPr>
        <w:t>=1.3.6.1.4.1.19376.1.2.27.2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8"/>
        <w:gridCol w:w="5662"/>
      </w:tblGrid>
      <w:tr w:rsidR="007A1F44" w:rsidRPr="00977EA3" w14:paraId="3471B380" w14:textId="77777777" w:rsidTr="00AE2B59">
        <w:trPr>
          <w:cantSplit/>
          <w:tblHeader/>
        </w:trPr>
        <w:tc>
          <w:tcPr>
            <w:tcW w:w="3688" w:type="dxa"/>
            <w:shd w:val="clear" w:color="auto" w:fill="D9D9D9"/>
          </w:tcPr>
          <w:p w14:paraId="4C699EF5" w14:textId="77777777" w:rsidR="007A1F44" w:rsidRPr="00977EA3" w:rsidRDefault="007A1F44" w:rsidP="00A53067">
            <w:pPr>
              <w:pStyle w:val="TableEntryHeader"/>
              <w:rPr>
                <w:noProof w:val="0"/>
              </w:rPr>
            </w:pPr>
            <w:r w:rsidRPr="00977EA3">
              <w:rPr>
                <w:noProof w:val="0"/>
              </w:rPr>
              <w:t>Value for code</w:t>
            </w:r>
          </w:p>
        </w:tc>
        <w:tc>
          <w:tcPr>
            <w:tcW w:w="5662" w:type="dxa"/>
            <w:shd w:val="clear" w:color="auto" w:fill="D9D9D9"/>
          </w:tcPr>
          <w:p w14:paraId="0B040648" w14:textId="77777777" w:rsidR="007A1F44" w:rsidRPr="00977EA3" w:rsidRDefault="007A1F44" w:rsidP="00A53067">
            <w:pPr>
              <w:pStyle w:val="TableEntryHeader"/>
              <w:rPr>
                <w:noProof w:val="0"/>
              </w:rPr>
            </w:pPr>
            <w:r w:rsidRPr="00977EA3">
              <w:rPr>
                <w:noProof w:val="0"/>
              </w:rPr>
              <w:t>Meaning of code</w:t>
            </w:r>
          </w:p>
        </w:tc>
      </w:tr>
      <w:tr w:rsidR="007A1F44" w:rsidRPr="00977EA3" w14:paraId="134F0B0F" w14:textId="77777777" w:rsidTr="00AE2B59">
        <w:tc>
          <w:tcPr>
            <w:tcW w:w="3688" w:type="dxa"/>
          </w:tcPr>
          <w:p w14:paraId="090009F3" w14:textId="77777777" w:rsidR="007A1F44" w:rsidRPr="00977EA3" w:rsidRDefault="007A1F44" w:rsidP="00AE2B59">
            <w:pPr>
              <w:pStyle w:val="TableEntry"/>
              <w:rPr>
                <w:noProof w:val="0"/>
              </w:rPr>
            </w:pPr>
            <w:proofErr w:type="spellStart"/>
            <w:r w:rsidRPr="00977EA3">
              <w:rPr>
                <w:noProof w:val="0"/>
              </w:rPr>
              <w:t>NotHealthDataLocator</w:t>
            </w:r>
            <w:proofErr w:type="spellEnd"/>
          </w:p>
        </w:tc>
        <w:tc>
          <w:tcPr>
            <w:tcW w:w="5662" w:type="dxa"/>
          </w:tcPr>
          <w:p w14:paraId="618A5796" w14:textId="77777777" w:rsidR="007A1F44" w:rsidRPr="00977EA3" w:rsidRDefault="007A1F44" w:rsidP="00AE2B59">
            <w:pPr>
              <w:pStyle w:val="TableEntry"/>
              <w:rPr>
                <w:noProof w:val="0"/>
              </w:rPr>
            </w:pPr>
            <w:r w:rsidRPr="00977EA3">
              <w:rPr>
                <w:noProof w:val="0"/>
              </w:rPr>
              <w:t>This community does not maintain externally available location information about this patient and will respond with no data to a Patient Location Query transaction related to this patient.</w:t>
            </w:r>
          </w:p>
        </w:tc>
      </w:tr>
    </w:tbl>
    <w:p w14:paraId="5A67F1B3" w14:textId="77777777" w:rsidR="007A1F44" w:rsidRPr="00977EA3" w:rsidRDefault="007A1F44" w:rsidP="001B289C">
      <w:pPr>
        <w:pStyle w:val="Corpotesto"/>
      </w:pPr>
      <w:r w:rsidRPr="00977EA3">
        <w:t>The following example shows part of a response specifying no support for Health Data Locator:</w:t>
      </w:r>
    </w:p>
    <w:p w14:paraId="60B04328" w14:textId="77777777" w:rsidR="007A1F44" w:rsidRPr="00977EA3" w:rsidRDefault="007A1F44" w:rsidP="003462A5">
      <w:pPr>
        <w:pStyle w:val="Corpotesto"/>
      </w:pPr>
    </w:p>
    <w:p w14:paraId="650D3B48" w14:textId="77777777" w:rsidR="007A1F44" w:rsidRPr="00977EA3" w:rsidRDefault="007A1F44" w:rsidP="001B289C">
      <w:pPr>
        <w:pStyle w:val="StylePlainText8ptBoxSinglesolidlineAuto05ptLin"/>
      </w:pPr>
      <w:r w:rsidRPr="00977EA3">
        <w:t xml:space="preserve">   &lt;subject </w:t>
      </w:r>
      <w:proofErr w:type="spellStart"/>
      <w:r w:rsidRPr="00977EA3">
        <w:t>typeCode</w:t>
      </w:r>
      <w:proofErr w:type="spellEnd"/>
      <w:r w:rsidRPr="00977EA3">
        <w:t>="SUBJ"&gt;</w:t>
      </w:r>
    </w:p>
    <w:p w14:paraId="47A82C9F" w14:textId="77777777" w:rsidR="007A1F44" w:rsidRPr="00977EA3" w:rsidRDefault="007A1F44" w:rsidP="001B289C">
      <w:pPr>
        <w:pStyle w:val="StylePlainText8ptBoxSinglesolidlineAuto05ptLin"/>
      </w:pPr>
      <w:r w:rsidRPr="00977EA3">
        <w:t xml:space="preserve">       &lt;</w:t>
      </w:r>
      <w:proofErr w:type="spellStart"/>
      <w:r w:rsidRPr="00977EA3">
        <w:t>registrationEvent</w:t>
      </w:r>
      <w:proofErr w:type="spellEnd"/>
      <w:r w:rsidRPr="00977EA3">
        <w:t xml:space="preserve"> </w:t>
      </w:r>
      <w:proofErr w:type="spellStart"/>
      <w:r w:rsidRPr="00977EA3">
        <w:t>classCode</w:t>
      </w:r>
      <w:proofErr w:type="spellEnd"/>
      <w:r w:rsidRPr="00977EA3">
        <w:t xml:space="preserve">="REG" </w:t>
      </w:r>
      <w:proofErr w:type="spellStart"/>
      <w:r w:rsidRPr="00977EA3">
        <w:t>moodCode</w:t>
      </w:r>
      <w:proofErr w:type="spellEnd"/>
      <w:r w:rsidRPr="00977EA3">
        <w:t>="EVN"&gt;</w:t>
      </w:r>
    </w:p>
    <w:p w14:paraId="19C4A615" w14:textId="77777777" w:rsidR="007A1F44" w:rsidRPr="00977EA3" w:rsidRDefault="007A1F44" w:rsidP="001B289C">
      <w:pPr>
        <w:pStyle w:val="StylePlainText8ptBoxSinglesolidlineAuto05ptLin"/>
      </w:pPr>
      <w:r w:rsidRPr="00977EA3">
        <w:t xml:space="preserve">           &lt;id </w:t>
      </w:r>
      <w:proofErr w:type="spellStart"/>
      <w:r w:rsidRPr="00977EA3">
        <w:t>nullFlavor</w:t>
      </w:r>
      <w:proofErr w:type="spellEnd"/>
      <w:r w:rsidRPr="00977EA3">
        <w:t>="NA"/&gt;</w:t>
      </w:r>
    </w:p>
    <w:p w14:paraId="282430B2" w14:textId="77777777" w:rsidR="007A1F44" w:rsidRPr="00977EA3" w:rsidRDefault="007A1F44" w:rsidP="001B289C">
      <w:pPr>
        <w:pStyle w:val="StylePlainText8ptBoxSinglesolidlineAuto05ptLin"/>
      </w:pPr>
      <w:r w:rsidRPr="00977EA3">
        <w:lastRenderedPageBreak/>
        <w:t xml:space="preserve">           &lt;</w:t>
      </w:r>
      <w:proofErr w:type="spellStart"/>
      <w:r w:rsidRPr="00977EA3">
        <w:t>statusCode</w:t>
      </w:r>
      <w:proofErr w:type="spellEnd"/>
      <w:r w:rsidRPr="00977EA3">
        <w:t xml:space="preserve"> code="active"/&gt;</w:t>
      </w:r>
    </w:p>
    <w:p w14:paraId="0F6CF7EE" w14:textId="77777777" w:rsidR="007A1F44" w:rsidRPr="00977EA3" w:rsidRDefault="007A1F44" w:rsidP="001B289C">
      <w:pPr>
        <w:pStyle w:val="StylePlainText8ptBoxSinglesolidlineAuto05ptLin"/>
      </w:pPr>
      <w:r w:rsidRPr="00977EA3">
        <w:t xml:space="preserve">           &lt;subject1 </w:t>
      </w:r>
      <w:proofErr w:type="spellStart"/>
      <w:r w:rsidRPr="00977EA3">
        <w:t>typeCode</w:t>
      </w:r>
      <w:proofErr w:type="spellEnd"/>
      <w:r w:rsidRPr="00977EA3">
        <w:t>="SBJ"&gt;</w:t>
      </w:r>
    </w:p>
    <w:p w14:paraId="62702213" w14:textId="77777777" w:rsidR="007A1F44" w:rsidRPr="00977EA3" w:rsidRDefault="007A1F44" w:rsidP="001B289C">
      <w:pPr>
        <w:pStyle w:val="StylePlainText8ptBoxSinglesolidlineAuto05ptLin"/>
      </w:pPr>
      <w:r w:rsidRPr="00977EA3">
        <w:t xml:space="preserve">               …  (details of the matching patient)</w:t>
      </w:r>
    </w:p>
    <w:p w14:paraId="02D83116" w14:textId="77777777" w:rsidR="007A1F44" w:rsidRPr="00977EA3" w:rsidRDefault="007A1F44" w:rsidP="001B289C">
      <w:pPr>
        <w:pStyle w:val="StylePlainText8ptBoxSinglesolidlineAuto05ptLin"/>
      </w:pPr>
      <w:r w:rsidRPr="00977EA3">
        <w:t xml:space="preserve">           &lt;/subject1&gt;</w:t>
      </w:r>
    </w:p>
    <w:p w14:paraId="3ADFC7F9" w14:textId="77777777" w:rsidR="007A1F44" w:rsidRPr="00977EA3" w:rsidRDefault="007A1F44" w:rsidP="001B289C">
      <w:pPr>
        <w:pStyle w:val="StylePlainText8ptBoxSinglesolidlineAuto05ptLin"/>
      </w:pPr>
      <w:r w:rsidRPr="00977EA3">
        <w:t xml:space="preserve">           &lt;custodian </w:t>
      </w:r>
      <w:proofErr w:type="spellStart"/>
      <w:r w:rsidRPr="00977EA3">
        <w:t>typeCode</w:t>
      </w:r>
      <w:proofErr w:type="spellEnd"/>
      <w:r w:rsidRPr="00977EA3">
        <w:t>="CST"&gt;</w:t>
      </w:r>
    </w:p>
    <w:p w14:paraId="36077107" w14:textId="77777777" w:rsidR="007A1F44" w:rsidRPr="00977EA3" w:rsidRDefault="007A1F44" w:rsidP="001B289C">
      <w:pPr>
        <w:pStyle w:val="StylePlainText8ptBoxSinglesolidlineAuto05ptLin"/>
      </w:pPr>
      <w:r w:rsidRPr="00977EA3">
        <w:t xml:space="preserve">               &lt;</w:t>
      </w:r>
      <w:proofErr w:type="spellStart"/>
      <w:r w:rsidRPr="00977EA3">
        <w:t>assignedEntity</w:t>
      </w:r>
      <w:proofErr w:type="spellEnd"/>
      <w:r w:rsidRPr="00977EA3">
        <w:t xml:space="preserve"> </w:t>
      </w:r>
      <w:proofErr w:type="spellStart"/>
      <w:r w:rsidRPr="00977EA3">
        <w:t>classCode</w:t>
      </w:r>
      <w:proofErr w:type="spellEnd"/>
      <w:r w:rsidRPr="00977EA3">
        <w:t>="ASSIGNED"&gt;</w:t>
      </w:r>
    </w:p>
    <w:p w14:paraId="5687F4A8" w14:textId="77777777" w:rsidR="007A1F44" w:rsidRPr="00977EA3" w:rsidRDefault="007A1F44" w:rsidP="001B289C">
      <w:pPr>
        <w:pStyle w:val="StylePlainText8ptBoxSinglesolidlineAuto05ptLin"/>
      </w:pPr>
      <w:r w:rsidRPr="00977EA3">
        <w:t xml:space="preserve">                   &lt;id root="1.2.840.114350.1.13.99998.8734"/&gt;</w:t>
      </w:r>
    </w:p>
    <w:p w14:paraId="38C1A613" w14:textId="77777777" w:rsidR="007A1F44" w:rsidRPr="00977EA3" w:rsidRDefault="007A1F44" w:rsidP="001B289C">
      <w:pPr>
        <w:pStyle w:val="StylePlainText8ptBoxSinglesolidlineAuto05ptLin"/>
      </w:pPr>
      <w:r w:rsidRPr="00977EA3">
        <w:t xml:space="preserve">                  &lt;code code="</w:t>
      </w:r>
      <w:proofErr w:type="spellStart"/>
      <w:r w:rsidRPr="00977EA3">
        <w:t>NotHealthDataLocator</w:t>
      </w:r>
      <w:proofErr w:type="spellEnd"/>
      <w:r w:rsidRPr="00977EA3">
        <w:t xml:space="preserve">" </w:t>
      </w:r>
    </w:p>
    <w:p w14:paraId="780D06F5" w14:textId="77777777" w:rsidR="007A1F44" w:rsidRPr="00977EA3" w:rsidRDefault="007A1F44" w:rsidP="001B289C">
      <w:pPr>
        <w:pStyle w:val="StylePlainText8ptBoxSinglesolidlineAuto05ptLin"/>
      </w:pPr>
      <w:r w:rsidRPr="00977EA3">
        <w:t xml:space="preserve">                        </w:t>
      </w:r>
      <w:proofErr w:type="spellStart"/>
      <w:r w:rsidRPr="00977EA3">
        <w:t>codeSystem</w:t>
      </w:r>
      <w:proofErr w:type="spellEnd"/>
      <w:r w:rsidRPr="00977EA3">
        <w:t>="1.3.6.1.4.1.19376.1.2.27.2"/&gt;</w:t>
      </w:r>
    </w:p>
    <w:p w14:paraId="26D0DFF7" w14:textId="77777777" w:rsidR="007A1F44" w:rsidRPr="00977EA3" w:rsidRDefault="007A1F44" w:rsidP="001B289C">
      <w:pPr>
        <w:pStyle w:val="StylePlainText8ptBoxSinglesolidlineAuto05ptLin"/>
      </w:pPr>
      <w:r w:rsidRPr="00977EA3">
        <w:t xml:space="preserve">               &lt;/</w:t>
      </w:r>
      <w:proofErr w:type="spellStart"/>
      <w:r w:rsidRPr="00977EA3">
        <w:t>assignedEntity</w:t>
      </w:r>
      <w:proofErr w:type="spellEnd"/>
      <w:r w:rsidRPr="00977EA3">
        <w:t>&gt;</w:t>
      </w:r>
    </w:p>
    <w:p w14:paraId="362CBD0E" w14:textId="77777777" w:rsidR="007A1F44" w:rsidRPr="00977EA3" w:rsidRDefault="007A1F44" w:rsidP="001B289C">
      <w:pPr>
        <w:pStyle w:val="StylePlainText8ptBoxSinglesolidlineAuto05ptLin"/>
      </w:pPr>
      <w:r w:rsidRPr="00977EA3">
        <w:t xml:space="preserve">           &lt;/custodian&gt;</w:t>
      </w:r>
    </w:p>
    <w:p w14:paraId="6D5D9002" w14:textId="77777777" w:rsidR="007A1F44" w:rsidRPr="00977EA3" w:rsidRDefault="007A1F44" w:rsidP="001B289C">
      <w:pPr>
        <w:pStyle w:val="StylePlainText8ptBoxSinglesolidlineAuto05ptLin"/>
      </w:pPr>
      <w:r w:rsidRPr="00977EA3">
        <w:t xml:space="preserve">       &lt;/</w:t>
      </w:r>
      <w:proofErr w:type="spellStart"/>
      <w:r w:rsidRPr="00977EA3">
        <w:t>registrationEvent</w:t>
      </w:r>
      <w:proofErr w:type="spellEnd"/>
      <w:r w:rsidRPr="00977EA3">
        <w:t>&gt;</w:t>
      </w:r>
    </w:p>
    <w:p w14:paraId="396A9955" w14:textId="77777777" w:rsidR="007A1F44" w:rsidRPr="00977EA3" w:rsidRDefault="007A1F44" w:rsidP="001B289C">
      <w:pPr>
        <w:pStyle w:val="StylePlainText8ptBoxSinglesolidlineAuto05ptLin"/>
      </w:pPr>
      <w:r w:rsidRPr="00977EA3">
        <w:t xml:space="preserve">   &lt;/subject&gt;</w:t>
      </w:r>
    </w:p>
    <w:p w14:paraId="49892E6A"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t>3.55.4.2.2.6 Special handling for more attributes requested</w:t>
      </w:r>
    </w:p>
    <w:p w14:paraId="2EC67EDC" w14:textId="77777777" w:rsidR="007A1F44" w:rsidRPr="00977EA3" w:rsidRDefault="007A1F44" w:rsidP="001B289C">
      <w:pPr>
        <w:pStyle w:val="Corpotesto"/>
      </w:pPr>
      <w:r w:rsidRPr="00977EA3">
        <w:t>The Responding Gateway has the option of informing the Initiating Gateway when additional demographic attributes may result in a match. This would most often be used in cases where the security and privacy policies do not allow release of patient data unless and until there is a level of assurance that the same patient is referenced. In this case the Responding Gateway cannot return a matching patient or patients because the level of assurance is not great enough. If the Initiating Gateway were able to specify further demographic attributes the Responding Gateway might have greater assurance of the match and thus be able to return the match information.</w:t>
      </w:r>
    </w:p>
    <w:p w14:paraId="0FFD9C69" w14:textId="1DA06DA2" w:rsidR="007A1F44" w:rsidRPr="00977EA3" w:rsidRDefault="007A1F44" w:rsidP="001B289C">
      <w:pPr>
        <w:pStyle w:val="Corpotesto"/>
      </w:pPr>
      <w:r w:rsidRPr="00977EA3">
        <w:t>To indicate this situation in its response</w:t>
      </w:r>
      <w:r w:rsidR="006E54AB">
        <w:t>,</w:t>
      </w:r>
      <w:r w:rsidRPr="00977EA3">
        <w:t xml:space="preserve"> the Responding Gateway codes a </w:t>
      </w:r>
      <w:proofErr w:type="spellStart"/>
      <w:r w:rsidRPr="00977EA3">
        <w:t>DetectedIssueEvent</w:t>
      </w:r>
      <w:proofErr w:type="spellEnd"/>
      <w:r w:rsidRPr="00977EA3">
        <w:t xml:space="preserve"> within the </w:t>
      </w:r>
      <w:proofErr w:type="spellStart"/>
      <w:r w:rsidRPr="00977EA3">
        <w:t>controlActProcess</w:t>
      </w:r>
      <w:proofErr w:type="spellEnd"/>
      <w:r w:rsidRPr="00977EA3">
        <w:t xml:space="preserve"> element, where the code in the </w:t>
      </w:r>
      <w:proofErr w:type="spellStart"/>
      <w:r w:rsidRPr="00977EA3">
        <w:t>actOrderRequired</w:t>
      </w:r>
      <w:proofErr w:type="spellEnd"/>
      <w:r w:rsidRPr="00977EA3">
        <w:t xml:space="preserve"> element references one of the coded elements described in Table 3.55.4.</w:t>
      </w:r>
      <w:r w:rsidR="006E54AB">
        <w:t>2</w:t>
      </w:r>
      <w:r w:rsidRPr="00977EA3">
        <w:t>.2</w:t>
      </w:r>
      <w:r w:rsidR="006E54AB">
        <w:t>.6</w:t>
      </w:r>
      <w:r w:rsidRPr="00977EA3">
        <w:t>-</w:t>
      </w:r>
      <w:r w:rsidR="006E54AB">
        <w:t>1</w:t>
      </w:r>
      <w:r w:rsidRPr="00977EA3">
        <w:t xml:space="preserve">. There may be as many </w:t>
      </w:r>
      <w:proofErr w:type="spellStart"/>
      <w:r w:rsidRPr="00977EA3">
        <w:t>triggerFor</w:t>
      </w:r>
      <w:proofErr w:type="spellEnd"/>
      <w:r w:rsidRPr="00977EA3">
        <w:t xml:space="preserve"> elements, each of them containing an </w:t>
      </w:r>
      <w:proofErr w:type="spellStart"/>
      <w:r w:rsidRPr="00977EA3">
        <w:t>ActOrderRequired</w:t>
      </w:r>
      <w:proofErr w:type="spellEnd"/>
      <w:r w:rsidRPr="00977EA3">
        <w:t xml:space="preserve"> element, as needed to code the attributes which would increase the assurance of the match. The </w:t>
      </w:r>
      <w:proofErr w:type="spellStart"/>
      <w:r w:rsidRPr="00977EA3">
        <w:t>codeSystem</w:t>
      </w:r>
      <w:proofErr w:type="spellEnd"/>
      <w:r w:rsidRPr="00977EA3">
        <w:t xml:space="preserve"> for these code elements is 1.3.6.1.4.1.19376.1.2.27.1.</w:t>
      </w:r>
    </w:p>
    <w:bookmarkStart w:id="4060" w:name="_MON_1302071257"/>
    <w:bookmarkStart w:id="4061" w:name="_MON_1302071359"/>
    <w:bookmarkStart w:id="4062" w:name="_MON_1302072031"/>
    <w:bookmarkStart w:id="4063" w:name="_MON_1302072041"/>
    <w:bookmarkStart w:id="4064" w:name="_MON_1302072051"/>
    <w:bookmarkStart w:id="4065" w:name="_MON_1302072081"/>
    <w:bookmarkEnd w:id="4060"/>
    <w:bookmarkEnd w:id="4061"/>
    <w:bookmarkEnd w:id="4062"/>
    <w:bookmarkEnd w:id="4063"/>
    <w:bookmarkEnd w:id="4064"/>
    <w:bookmarkEnd w:id="4065"/>
    <w:bookmarkStart w:id="4066" w:name="_MON_1305112484"/>
    <w:bookmarkEnd w:id="4066"/>
    <w:p w14:paraId="0F661D7F" w14:textId="2E9AA889" w:rsidR="007A1F44" w:rsidRPr="00977EA3" w:rsidRDefault="002E21BE" w:rsidP="00D372D5">
      <w:pPr>
        <w:pStyle w:val="Corpotesto"/>
        <w:jc w:val="center"/>
      </w:pPr>
      <w:r w:rsidRPr="00977EA3">
        <w:rPr>
          <w:noProof/>
        </w:rPr>
        <w:object w:dxaOrig="12239" w:dyaOrig="4022" w14:anchorId="5543FABC">
          <v:shape id="_x0000_i1066" type="#_x0000_t75" alt="" style="width:761.25pt;height:147.75pt;mso-width-percent:0;mso-height-percent:0;mso-width-percent:0;mso-height-percent:0" o:ole="">
            <v:imagedata r:id="rId344" o:title="" cropbottom="-4220f" cropleft="-155f" cropright="-56053f"/>
          </v:shape>
          <o:OLEObject Type="Embed" ProgID="Word.Picture.8" ShapeID="_x0000_i1066" DrawAspect="Content" ObjectID="_1620110890" r:id="rId345"/>
        </w:object>
      </w:r>
      <w:r w:rsidR="007A1F44" w:rsidRPr="00977EA3">
        <w:rPr>
          <w:rStyle w:val="FigureTitleChar1"/>
          <w:noProof w:val="0"/>
        </w:rPr>
        <w:t>Figure 3.55.4.2.2</w:t>
      </w:r>
      <w:r w:rsidR="006E54AB">
        <w:rPr>
          <w:rStyle w:val="FigureTitleChar1"/>
          <w:noProof w:val="0"/>
        </w:rPr>
        <w:t>.6</w:t>
      </w:r>
      <w:r w:rsidR="007A1F44" w:rsidRPr="00977EA3">
        <w:rPr>
          <w:rStyle w:val="FigureTitleChar1"/>
          <w:noProof w:val="0"/>
        </w:rPr>
        <w:t>-</w:t>
      </w:r>
      <w:r w:rsidR="006E54AB">
        <w:rPr>
          <w:rStyle w:val="FigureTitleChar1"/>
          <w:noProof w:val="0"/>
        </w:rPr>
        <w:t>1</w:t>
      </w:r>
      <w:r w:rsidR="007A1F44" w:rsidRPr="00977EA3">
        <w:rPr>
          <w:rStyle w:val="FigureTitleChar1"/>
          <w:noProof w:val="0"/>
        </w:rPr>
        <w:t xml:space="preserve">: RMIM for </w:t>
      </w:r>
      <w:proofErr w:type="spellStart"/>
      <w:r w:rsidR="007A1F44" w:rsidRPr="00977EA3">
        <w:rPr>
          <w:rStyle w:val="FigureTitleChar1"/>
          <w:noProof w:val="0"/>
        </w:rPr>
        <w:t>DetectedIssueEvent</w:t>
      </w:r>
      <w:proofErr w:type="spellEnd"/>
    </w:p>
    <w:p w14:paraId="4AE5F6FB" w14:textId="037A4CE3" w:rsidR="007A1F44" w:rsidRPr="00977EA3" w:rsidRDefault="007A1F44" w:rsidP="001B289C">
      <w:pPr>
        <w:pStyle w:val="TableTitle"/>
        <w:rPr>
          <w:noProof w:val="0"/>
        </w:rPr>
      </w:pPr>
      <w:r w:rsidRPr="00977EA3">
        <w:rPr>
          <w:noProof w:val="0"/>
        </w:rPr>
        <w:t>Table 3.55.4.</w:t>
      </w:r>
      <w:r w:rsidR="006E54AB">
        <w:rPr>
          <w:noProof w:val="0"/>
        </w:rPr>
        <w:t>2</w:t>
      </w:r>
      <w:r w:rsidRPr="00977EA3">
        <w:rPr>
          <w:noProof w:val="0"/>
        </w:rPr>
        <w:t>.2</w:t>
      </w:r>
      <w:r w:rsidR="006E54AB">
        <w:rPr>
          <w:noProof w:val="0"/>
        </w:rPr>
        <w:t>.6</w:t>
      </w:r>
      <w:r w:rsidRPr="00977EA3">
        <w:rPr>
          <w:noProof w:val="0"/>
        </w:rPr>
        <w:t>-</w:t>
      </w:r>
      <w:r w:rsidR="006E54AB">
        <w:rPr>
          <w:noProof w:val="0"/>
        </w:rPr>
        <w:t>1</w:t>
      </w:r>
      <w:r w:rsidRPr="00977EA3">
        <w:rPr>
          <w:noProof w:val="0"/>
        </w:rPr>
        <w:t xml:space="preserve">: Coded values for </w:t>
      </w:r>
      <w:proofErr w:type="spellStart"/>
      <w:r w:rsidRPr="00977EA3">
        <w:rPr>
          <w:noProof w:val="0"/>
        </w:rPr>
        <w:t>codeSystem</w:t>
      </w:r>
      <w:proofErr w:type="spellEnd"/>
      <w:r w:rsidRPr="00977EA3">
        <w:rPr>
          <w:noProof w:val="0"/>
        </w:rPr>
        <w:t>=1.3.6.1.4.1.19376.1.2.27.1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610"/>
      </w:tblGrid>
      <w:tr w:rsidR="007A1F44" w:rsidRPr="00977EA3" w14:paraId="523AD3DD" w14:textId="77777777" w:rsidTr="00AE2B59">
        <w:trPr>
          <w:cantSplit/>
          <w:tblHeader/>
        </w:trPr>
        <w:tc>
          <w:tcPr>
            <w:tcW w:w="3740" w:type="dxa"/>
            <w:shd w:val="clear" w:color="auto" w:fill="D9D9D9"/>
          </w:tcPr>
          <w:p w14:paraId="7340D2C6" w14:textId="77777777" w:rsidR="007A1F44" w:rsidRPr="00977EA3" w:rsidRDefault="007A1F44" w:rsidP="00A53067">
            <w:pPr>
              <w:pStyle w:val="TableEntryHeader"/>
              <w:rPr>
                <w:noProof w:val="0"/>
              </w:rPr>
            </w:pPr>
            <w:r w:rsidRPr="00977EA3">
              <w:rPr>
                <w:noProof w:val="0"/>
              </w:rPr>
              <w:t>Value for code</w:t>
            </w:r>
          </w:p>
        </w:tc>
        <w:tc>
          <w:tcPr>
            <w:tcW w:w="5836" w:type="dxa"/>
            <w:shd w:val="clear" w:color="auto" w:fill="D9D9D9"/>
          </w:tcPr>
          <w:p w14:paraId="18E2DCBC" w14:textId="77777777" w:rsidR="007A1F44" w:rsidRPr="00977EA3" w:rsidRDefault="007A1F44" w:rsidP="00A53067">
            <w:pPr>
              <w:pStyle w:val="TableEntryHeader"/>
              <w:rPr>
                <w:noProof w:val="0"/>
              </w:rPr>
            </w:pPr>
            <w:r w:rsidRPr="00977EA3">
              <w:rPr>
                <w:noProof w:val="0"/>
              </w:rPr>
              <w:t>Meaning of code</w:t>
            </w:r>
          </w:p>
        </w:tc>
      </w:tr>
      <w:tr w:rsidR="007A1F44" w:rsidRPr="00977EA3" w14:paraId="00E9BC5F" w14:textId="77777777" w:rsidTr="00AE2B59">
        <w:tc>
          <w:tcPr>
            <w:tcW w:w="3740" w:type="dxa"/>
          </w:tcPr>
          <w:p w14:paraId="35DEAEA3" w14:textId="77777777" w:rsidR="007A1F44" w:rsidRPr="00977EA3" w:rsidRDefault="007A1F44" w:rsidP="00AE2B59">
            <w:pPr>
              <w:pStyle w:val="TableEntry"/>
              <w:rPr>
                <w:noProof w:val="0"/>
              </w:rPr>
            </w:pPr>
            <w:proofErr w:type="spellStart"/>
            <w:r w:rsidRPr="00977EA3">
              <w:rPr>
                <w:noProof w:val="0"/>
              </w:rPr>
              <w:t>LivingSubjectAdministrativeGenderRequested</w:t>
            </w:r>
            <w:proofErr w:type="spellEnd"/>
          </w:p>
        </w:tc>
        <w:tc>
          <w:tcPr>
            <w:tcW w:w="5836" w:type="dxa"/>
          </w:tcPr>
          <w:p w14:paraId="3ADE6587" w14:textId="77777777" w:rsidR="007A1F44" w:rsidRPr="00977EA3" w:rsidRDefault="007A1F44" w:rsidP="00AE2B59">
            <w:pPr>
              <w:pStyle w:val="TableEntry"/>
              <w:rPr>
                <w:noProof w:val="0"/>
              </w:rPr>
            </w:pPr>
            <w:r w:rsidRPr="00977EA3">
              <w:rPr>
                <w:noProof w:val="0"/>
              </w:rPr>
              <w:t xml:space="preserve">Requests the </w:t>
            </w:r>
            <w:proofErr w:type="spellStart"/>
            <w:r w:rsidRPr="00977EA3">
              <w:rPr>
                <w:noProof w:val="0"/>
              </w:rPr>
              <w:t>LivingSubjectAdministrativeGender</w:t>
            </w:r>
            <w:proofErr w:type="spellEnd"/>
            <w:r w:rsidRPr="00977EA3">
              <w:rPr>
                <w:noProof w:val="0"/>
              </w:rPr>
              <w:t xml:space="preserve"> attribute be specified</w:t>
            </w:r>
          </w:p>
        </w:tc>
      </w:tr>
      <w:tr w:rsidR="007A1F44" w:rsidRPr="00977EA3" w14:paraId="0BC0EAC5" w14:textId="77777777" w:rsidTr="00AE2B59">
        <w:tc>
          <w:tcPr>
            <w:tcW w:w="3740" w:type="dxa"/>
          </w:tcPr>
          <w:p w14:paraId="21EC3133" w14:textId="77777777" w:rsidR="007A1F44" w:rsidRPr="00977EA3" w:rsidRDefault="007A1F44" w:rsidP="00AE2B59">
            <w:pPr>
              <w:pStyle w:val="TableEntry"/>
              <w:rPr>
                <w:noProof w:val="0"/>
              </w:rPr>
            </w:pPr>
            <w:proofErr w:type="spellStart"/>
            <w:r w:rsidRPr="00977EA3">
              <w:rPr>
                <w:noProof w:val="0"/>
              </w:rPr>
              <w:t>PatientAddressRequested</w:t>
            </w:r>
            <w:proofErr w:type="spellEnd"/>
          </w:p>
        </w:tc>
        <w:tc>
          <w:tcPr>
            <w:tcW w:w="5836" w:type="dxa"/>
          </w:tcPr>
          <w:p w14:paraId="7D283D34" w14:textId="77777777" w:rsidR="007A1F44" w:rsidRPr="00977EA3" w:rsidRDefault="007A1F44" w:rsidP="00AE2B59">
            <w:pPr>
              <w:pStyle w:val="TableEntry"/>
              <w:rPr>
                <w:noProof w:val="0"/>
              </w:rPr>
            </w:pPr>
            <w:r w:rsidRPr="00977EA3">
              <w:rPr>
                <w:noProof w:val="0"/>
              </w:rPr>
              <w:t xml:space="preserve">Requests the </w:t>
            </w:r>
            <w:proofErr w:type="spellStart"/>
            <w:r w:rsidRPr="00977EA3">
              <w:rPr>
                <w:noProof w:val="0"/>
              </w:rPr>
              <w:t>PatientAddress</w:t>
            </w:r>
            <w:proofErr w:type="spellEnd"/>
            <w:r w:rsidRPr="00977EA3">
              <w:rPr>
                <w:noProof w:val="0"/>
              </w:rPr>
              <w:t xml:space="preserve"> attribute be specified</w:t>
            </w:r>
          </w:p>
        </w:tc>
      </w:tr>
      <w:tr w:rsidR="007A1F44" w:rsidRPr="00977EA3" w14:paraId="6A395DA9" w14:textId="77777777" w:rsidTr="00AE2B59">
        <w:tc>
          <w:tcPr>
            <w:tcW w:w="3740" w:type="dxa"/>
          </w:tcPr>
          <w:p w14:paraId="02FB2E9C" w14:textId="77777777" w:rsidR="007A1F44" w:rsidRPr="00977EA3" w:rsidRDefault="007A1F44" w:rsidP="00AE2B59">
            <w:pPr>
              <w:pStyle w:val="TableEntry"/>
              <w:rPr>
                <w:noProof w:val="0"/>
              </w:rPr>
            </w:pPr>
            <w:proofErr w:type="spellStart"/>
            <w:r w:rsidRPr="00977EA3">
              <w:rPr>
                <w:noProof w:val="0"/>
              </w:rPr>
              <w:lastRenderedPageBreak/>
              <w:t>PatientTelecomRequested</w:t>
            </w:r>
            <w:proofErr w:type="spellEnd"/>
          </w:p>
        </w:tc>
        <w:tc>
          <w:tcPr>
            <w:tcW w:w="5836" w:type="dxa"/>
          </w:tcPr>
          <w:p w14:paraId="7937BC22" w14:textId="77777777" w:rsidR="007A1F44" w:rsidRPr="00977EA3" w:rsidRDefault="007A1F44" w:rsidP="00AE2B59">
            <w:pPr>
              <w:pStyle w:val="TableEntry"/>
              <w:rPr>
                <w:noProof w:val="0"/>
              </w:rPr>
            </w:pPr>
            <w:r w:rsidRPr="00977EA3">
              <w:rPr>
                <w:noProof w:val="0"/>
              </w:rPr>
              <w:t xml:space="preserve">Requests the </w:t>
            </w:r>
            <w:proofErr w:type="spellStart"/>
            <w:r w:rsidRPr="00977EA3">
              <w:rPr>
                <w:noProof w:val="0"/>
              </w:rPr>
              <w:t>PatientTelecom</w:t>
            </w:r>
            <w:proofErr w:type="spellEnd"/>
            <w:r w:rsidRPr="00977EA3">
              <w:rPr>
                <w:noProof w:val="0"/>
              </w:rPr>
              <w:t xml:space="preserve"> attribute be specified</w:t>
            </w:r>
          </w:p>
        </w:tc>
      </w:tr>
      <w:tr w:rsidR="007A1F44" w:rsidRPr="00977EA3" w14:paraId="57E94C27" w14:textId="77777777" w:rsidTr="00AE2B59">
        <w:tc>
          <w:tcPr>
            <w:tcW w:w="3740" w:type="dxa"/>
          </w:tcPr>
          <w:p w14:paraId="35CB1029" w14:textId="77777777" w:rsidR="007A1F44" w:rsidRPr="00977EA3" w:rsidRDefault="007A1F44" w:rsidP="00AE2B59">
            <w:pPr>
              <w:pStyle w:val="TableEntry"/>
              <w:rPr>
                <w:noProof w:val="0"/>
              </w:rPr>
            </w:pPr>
            <w:proofErr w:type="spellStart"/>
            <w:r w:rsidRPr="00977EA3">
              <w:rPr>
                <w:noProof w:val="0"/>
              </w:rPr>
              <w:t>LivingSubjectBirthPlaceNameRequested</w:t>
            </w:r>
            <w:proofErr w:type="spellEnd"/>
          </w:p>
        </w:tc>
        <w:tc>
          <w:tcPr>
            <w:tcW w:w="5836" w:type="dxa"/>
          </w:tcPr>
          <w:p w14:paraId="4A37C0B9" w14:textId="77777777" w:rsidR="007A1F44" w:rsidRPr="00977EA3" w:rsidRDefault="007A1F44" w:rsidP="00AE2B59">
            <w:pPr>
              <w:pStyle w:val="TableEntry"/>
              <w:rPr>
                <w:noProof w:val="0"/>
              </w:rPr>
            </w:pPr>
            <w:r w:rsidRPr="00977EA3">
              <w:rPr>
                <w:noProof w:val="0"/>
              </w:rPr>
              <w:t xml:space="preserve">Requests the </w:t>
            </w:r>
            <w:proofErr w:type="spellStart"/>
            <w:r w:rsidRPr="00977EA3">
              <w:rPr>
                <w:noProof w:val="0"/>
              </w:rPr>
              <w:t>LivingSubjectBirthPlaceName</w:t>
            </w:r>
            <w:proofErr w:type="spellEnd"/>
            <w:r w:rsidRPr="00977EA3">
              <w:rPr>
                <w:noProof w:val="0"/>
              </w:rPr>
              <w:t xml:space="preserve"> attribute be specified</w:t>
            </w:r>
          </w:p>
        </w:tc>
      </w:tr>
      <w:tr w:rsidR="007A1F44" w:rsidRPr="00977EA3" w14:paraId="2A14682F" w14:textId="77777777" w:rsidTr="00AE2B59">
        <w:tc>
          <w:tcPr>
            <w:tcW w:w="3740" w:type="dxa"/>
          </w:tcPr>
          <w:p w14:paraId="2C1B50EE" w14:textId="77777777" w:rsidR="007A1F44" w:rsidRPr="00977EA3" w:rsidRDefault="007A1F44" w:rsidP="00AE2B59">
            <w:pPr>
              <w:pStyle w:val="TableEntry"/>
              <w:rPr>
                <w:noProof w:val="0"/>
              </w:rPr>
            </w:pPr>
            <w:proofErr w:type="spellStart"/>
            <w:r w:rsidRPr="00977EA3">
              <w:rPr>
                <w:noProof w:val="0"/>
              </w:rPr>
              <w:t>LivingSubjectBirthPlaceAddressRequested</w:t>
            </w:r>
            <w:proofErr w:type="spellEnd"/>
          </w:p>
        </w:tc>
        <w:tc>
          <w:tcPr>
            <w:tcW w:w="5836" w:type="dxa"/>
          </w:tcPr>
          <w:p w14:paraId="2EFC8F5B" w14:textId="77777777" w:rsidR="007A1F44" w:rsidRPr="00977EA3" w:rsidRDefault="007A1F44" w:rsidP="00AE2B59">
            <w:pPr>
              <w:pStyle w:val="TableEntry"/>
              <w:rPr>
                <w:noProof w:val="0"/>
              </w:rPr>
            </w:pPr>
            <w:r w:rsidRPr="00977EA3">
              <w:rPr>
                <w:noProof w:val="0"/>
              </w:rPr>
              <w:t xml:space="preserve">Requests the </w:t>
            </w:r>
            <w:proofErr w:type="spellStart"/>
            <w:r w:rsidRPr="00977EA3">
              <w:rPr>
                <w:noProof w:val="0"/>
              </w:rPr>
              <w:t>LivingSubjectBirthPlaceAddress</w:t>
            </w:r>
            <w:proofErr w:type="spellEnd"/>
            <w:r w:rsidRPr="00977EA3">
              <w:rPr>
                <w:noProof w:val="0"/>
              </w:rPr>
              <w:t xml:space="preserve"> attribute be specified</w:t>
            </w:r>
          </w:p>
        </w:tc>
      </w:tr>
      <w:tr w:rsidR="007A1F44" w:rsidRPr="00977EA3" w14:paraId="4EDCD65B" w14:textId="77777777" w:rsidTr="00AE2B59">
        <w:tc>
          <w:tcPr>
            <w:tcW w:w="3740" w:type="dxa"/>
          </w:tcPr>
          <w:p w14:paraId="6BED898B" w14:textId="77777777" w:rsidR="007A1F44" w:rsidRPr="00977EA3" w:rsidRDefault="007A1F44" w:rsidP="00AE2B59">
            <w:pPr>
              <w:pStyle w:val="TableEntry"/>
              <w:rPr>
                <w:noProof w:val="0"/>
              </w:rPr>
            </w:pPr>
            <w:proofErr w:type="spellStart"/>
            <w:r w:rsidRPr="00977EA3">
              <w:rPr>
                <w:noProof w:val="0"/>
              </w:rPr>
              <w:t>MothersMaidenNameRequested</w:t>
            </w:r>
            <w:proofErr w:type="spellEnd"/>
          </w:p>
        </w:tc>
        <w:tc>
          <w:tcPr>
            <w:tcW w:w="5836" w:type="dxa"/>
          </w:tcPr>
          <w:p w14:paraId="12C29BB9" w14:textId="77777777" w:rsidR="007A1F44" w:rsidRPr="00977EA3" w:rsidRDefault="007A1F44" w:rsidP="00AE2B59">
            <w:pPr>
              <w:pStyle w:val="TableEntry"/>
              <w:rPr>
                <w:noProof w:val="0"/>
              </w:rPr>
            </w:pPr>
            <w:r w:rsidRPr="00977EA3">
              <w:rPr>
                <w:noProof w:val="0"/>
              </w:rPr>
              <w:t xml:space="preserve">Requests the </w:t>
            </w:r>
            <w:proofErr w:type="spellStart"/>
            <w:r w:rsidRPr="00977EA3">
              <w:rPr>
                <w:noProof w:val="0"/>
              </w:rPr>
              <w:t>MothersMaidenName</w:t>
            </w:r>
            <w:proofErr w:type="spellEnd"/>
            <w:r w:rsidRPr="00977EA3">
              <w:rPr>
                <w:noProof w:val="0"/>
              </w:rPr>
              <w:t xml:space="preserve"> attribute be specified</w:t>
            </w:r>
          </w:p>
        </w:tc>
      </w:tr>
    </w:tbl>
    <w:p w14:paraId="09184C36" w14:textId="77777777" w:rsidR="007A1F44" w:rsidRPr="00977EA3" w:rsidRDefault="007A1F44" w:rsidP="001B289C">
      <w:pPr>
        <w:pStyle w:val="Corpotesto"/>
      </w:pPr>
      <w:r w:rsidRPr="00977EA3">
        <w:t xml:space="preserve">The following example shows part of a response requesting the </w:t>
      </w:r>
      <w:proofErr w:type="spellStart"/>
      <w:r w:rsidRPr="00977EA3">
        <w:t>PatientAddress</w:t>
      </w:r>
      <w:proofErr w:type="spellEnd"/>
      <w:r w:rsidRPr="00977EA3">
        <w:t xml:space="preserve"> and </w:t>
      </w:r>
      <w:proofErr w:type="spellStart"/>
      <w:r w:rsidRPr="00977EA3">
        <w:t>PatientTelecom</w:t>
      </w:r>
      <w:proofErr w:type="spellEnd"/>
      <w:r w:rsidRPr="00977EA3">
        <w:t xml:space="preserve"> attributes.</w:t>
      </w:r>
    </w:p>
    <w:p w14:paraId="04305D5B" w14:textId="77777777" w:rsidR="007A1F44" w:rsidRPr="00977EA3" w:rsidRDefault="007A1F44" w:rsidP="001B289C">
      <w:pPr>
        <w:pStyle w:val="Testonormale"/>
        <w:spacing w:before="0"/>
        <w:rPr>
          <w:sz w:val="18"/>
          <w:szCs w:val="18"/>
        </w:rPr>
      </w:pPr>
      <w:r w:rsidRPr="00977EA3">
        <w:rPr>
          <w:sz w:val="18"/>
          <w:szCs w:val="18"/>
        </w:rPr>
        <w:t>&lt;</w:t>
      </w:r>
      <w:proofErr w:type="spellStart"/>
      <w:r w:rsidRPr="00977EA3">
        <w:rPr>
          <w:sz w:val="18"/>
          <w:szCs w:val="18"/>
        </w:rPr>
        <w:t>detectedIssueEvent</w:t>
      </w:r>
      <w:proofErr w:type="spellEnd"/>
      <w:r w:rsidRPr="00977EA3">
        <w:rPr>
          <w:sz w:val="18"/>
          <w:szCs w:val="18"/>
        </w:rPr>
        <w:t xml:space="preserve"> </w:t>
      </w:r>
      <w:proofErr w:type="spellStart"/>
      <w:r w:rsidRPr="00977EA3">
        <w:rPr>
          <w:sz w:val="18"/>
          <w:szCs w:val="18"/>
        </w:rPr>
        <w:t>classCode</w:t>
      </w:r>
      <w:proofErr w:type="spellEnd"/>
      <w:r w:rsidRPr="00977EA3">
        <w:rPr>
          <w:sz w:val="18"/>
          <w:szCs w:val="18"/>
        </w:rPr>
        <w:t xml:space="preserve">="ALRT" </w:t>
      </w:r>
      <w:proofErr w:type="spellStart"/>
      <w:r w:rsidRPr="00977EA3">
        <w:rPr>
          <w:sz w:val="18"/>
          <w:szCs w:val="18"/>
        </w:rPr>
        <w:t>moodCode</w:t>
      </w:r>
      <w:proofErr w:type="spellEnd"/>
      <w:r w:rsidRPr="00977EA3">
        <w:rPr>
          <w:sz w:val="18"/>
          <w:szCs w:val="18"/>
        </w:rPr>
        <w:t>="EVN"&gt;</w:t>
      </w:r>
    </w:p>
    <w:p w14:paraId="4E7A2634" w14:textId="77777777" w:rsidR="007A1F44" w:rsidRPr="00977EA3" w:rsidRDefault="007A1F44" w:rsidP="001B289C">
      <w:pPr>
        <w:pStyle w:val="Testonormale"/>
        <w:spacing w:before="0"/>
        <w:rPr>
          <w:sz w:val="18"/>
          <w:szCs w:val="18"/>
        </w:rPr>
      </w:pPr>
      <w:r w:rsidRPr="00977EA3">
        <w:rPr>
          <w:sz w:val="18"/>
          <w:szCs w:val="18"/>
        </w:rPr>
        <w:t xml:space="preserve">  &lt;code code="</w:t>
      </w:r>
      <w:proofErr w:type="spellStart"/>
      <w:r w:rsidRPr="00977EA3">
        <w:rPr>
          <w:sz w:val="18"/>
          <w:szCs w:val="18"/>
        </w:rPr>
        <w:t>ActAdministrativeDetectedIssueCode</w:t>
      </w:r>
      <w:proofErr w:type="spellEnd"/>
      <w:r w:rsidRPr="00977EA3">
        <w:rPr>
          <w:sz w:val="18"/>
          <w:szCs w:val="18"/>
        </w:rPr>
        <w:t xml:space="preserve">" </w:t>
      </w:r>
      <w:proofErr w:type="spellStart"/>
      <w:r w:rsidRPr="00977EA3">
        <w:rPr>
          <w:sz w:val="18"/>
          <w:szCs w:val="18"/>
        </w:rPr>
        <w:t>codeSystem</w:t>
      </w:r>
      <w:proofErr w:type="spellEnd"/>
      <w:r w:rsidRPr="00977EA3">
        <w:rPr>
          <w:sz w:val="18"/>
          <w:szCs w:val="18"/>
        </w:rPr>
        <w:t>="2.16.840.1.113883.5.4"/&gt;</w:t>
      </w:r>
    </w:p>
    <w:p w14:paraId="3F1870EF" w14:textId="77777777" w:rsidR="007A1F44" w:rsidRPr="00977EA3" w:rsidRDefault="007A1F44" w:rsidP="001B289C">
      <w:pPr>
        <w:pStyle w:val="Testonormale"/>
        <w:spacing w:before="0"/>
        <w:rPr>
          <w:sz w:val="18"/>
          <w:szCs w:val="18"/>
        </w:rPr>
      </w:pPr>
      <w:r w:rsidRPr="00977EA3">
        <w:rPr>
          <w:sz w:val="18"/>
          <w:szCs w:val="18"/>
        </w:rPr>
        <w:t xml:space="preserve">  &lt;</w:t>
      </w:r>
      <w:proofErr w:type="spellStart"/>
      <w:r w:rsidRPr="00977EA3">
        <w:rPr>
          <w:sz w:val="18"/>
          <w:szCs w:val="18"/>
        </w:rPr>
        <w:t>triggerFor</w:t>
      </w:r>
      <w:proofErr w:type="spellEnd"/>
      <w:r w:rsidRPr="00977EA3">
        <w:rPr>
          <w:sz w:val="18"/>
          <w:szCs w:val="18"/>
        </w:rPr>
        <w:t xml:space="preserve"> </w:t>
      </w:r>
      <w:proofErr w:type="spellStart"/>
      <w:r w:rsidRPr="00977EA3">
        <w:rPr>
          <w:sz w:val="18"/>
          <w:szCs w:val="18"/>
        </w:rPr>
        <w:t>typeCode</w:t>
      </w:r>
      <w:proofErr w:type="spellEnd"/>
      <w:r w:rsidRPr="00977EA3">
        <w:rPr>
          <w:sz w:val="18"/>
          <w:szCs w:val="18"/>
        </w:rPr>
        <w:t>="TRIG"&gt;</w:t>
      </w:r>
    </w:p>
    <w:p w14:paraId="27B144B6" w14:textId="77777777" w:rsidR="007A1F44" w:rsidRPr="00977EA3" w:rsidRDefault="007A1F44" w:rsidP="001B289C">
      <w:pPr>
        <w:pStyle w:val="Testonormale"/>
        <w:spacing w:before="0"/>
        <w:rPr>
          <w:sz w:val="18"/>
          <w:szCs w:val="18"/>
        </w:rPr>
      </w:pPr>
      <w:r w:rsidRPr="00977EA3">
        <w:rPr>
          <w:sz w:val="18"/>
          <w:szCs w:val="18"/>
        </w:rPr>
        <w:t xml:space="preserve">    &lt;</w:t>
      </w:r>
      <w:proofErr w:type="spellStart"/>
      <w:r w:rsidRPr="00977EA3">
        <w:rPr>
          <w:sz w:val="18"/>
          <w:szCs w:val="18"/>
        </w:rPr>
        <w:t>actOrderRequired</w:t>
      </w:r>
      <w:proofErr w:type="spellEnd"/>
      <w:r w:rsidRPr="00977EA3">
        <w:rPr>
          <w:sz w:val="18"/>
          <w:szCs w:val="18"/>
        </w:rPr>
        <w:t xml:space="preserve"> </w:t>
      </w:r>
      <w:proofErr w:type="spellStart"/>
      <w:r w:rsidRPr="00977EA3">
        <w:rPr>
          <w:sz w:val="18"/>
          <w:szCs w:val="18"/>
        </w:rPr>
        <w:t>classCode</w:t>
      </w:r>
      <w:proofErr w:type="spellEnd"/>
      <w:r w:rsidRPr="00977EA3">
        <w:rPr>
          <w:sz w:val="18"/>
          <w:szCs w:val="18"/>
        </w:rPr>
        <w:t xml:space="preserve">="ACT" </w:t>
      </w:r>
      <w:proofErr w:type="spellStart"/>
      <w:r w:rsidRPr="00977EA3">
        <w:rPr>
          <w:sz w:val="18"/>
          <w:szCs w:val="18"/>
        </w:rPr>
        <w:t>moodCode</w:t>
      </w:r>
      <w:proofErr w:type="spellEnd"/>
      <w:r w:rsidRPr="00977EA3">
        <w:rPr>
          <w:sz w:val="18"/>
          <w:szCs w:val="18"/>
        </w:rPr>
        <w:t>="RQO"&gt;</w:t>
      </w:r>
    </w:p>
    <w:p w14:paraId="56A5C352" w14:textId="4DCB6298" w:rsidR="007A1F44" w:rsidRPr="00977EA3" w:rsidRDefault="007A1F44" w:rsidP="001B289C">
      <w:pPr>
        <w:pStyle w:val="Testonormale"/>
        <w:spacing w:before="0"/>
        <w:rPr>
          <w:sz w:val="18"/>
          <w:szCs w:val="18"/>
        </w:rPr>
      </w:pPr>
      <w:r w:rsidRPr="00977EA3">
        <w:rPr>
          <w:sz w:val="18"/>
          <w:szCs w:val="18"/>
        </w:rPr>
        <w:tab/>
        <w:t>&lt;code code="</w:t>
      </w:r>
      <w:proofErr w:type="spellStart"/>
      <w:r w:rsidRPr="00977EA3">
        <w:rPr>
          <w:sz w:val="18"/>
          <w:szCs w:val="18"/>
        </w:rPr>
        <w:t>PatientAddressRequested</w:t>
      </w:r>
      <w:proofErr w:type="spellEnd"/>
      <w:r w:rsidRPr="00977EA3">
        <w:rPr>
          <w:sz w:val="18"/>
          <w:szCs w:val="18"/>
        </w:rPr>
        <w:t xml:space="preserve">” </w:t>
      </w:r>
      <w:proofErr w:type="spellStart"/>
      <w:r w:rsidRPr="00977EA3">
        <w:rPr>
          <w:sz w:val="18"/>
          <w:szCs w:val="18"/>
        </w:rPr>
        <w:t>codeSystem</w:t>
      </w:r>
      <w:proofErr w:type="spellEnd"/>
      <w:r w:rsidRPr="00977EA3">
        <w:rPr>
          <w:sz w:val="18"/>
          <w:szCs w:val="18"/>
        </w:rPr>
        <w:t xml:space="preserve">="1.3.6.1.4.1.19376.1.2.27.1"/&gt; </w:t>
      </w:r>
    </w:p>
    <w:p w14:paraId="30430C63" w14:textId="77777777" w:rsidR="007A1F44" w:rsidRPr="00977EA3" w:rsidRDefault="007A1F44" w:rsidP="001B289C">
      <w:pPr>
        <w:pStyle w:val="Testonormale"/>
        <w:spacing w:before="0"/>
        <w:rPr>
          <w:sz w:val="18"/>
          <w:szCs w:val="18"/>
        </w:rPr>
      </w:pPr>
      <w:r w:rsidRPr="00977EA3">
        <w:rPr>
          <w:sz w:val="18"/>
          <w:szCs w:val="18"/>
        </w:rPr>
        <w:t xml:space="preserve">    &lt;/</w:t>
      </w:r>
      <w:proofErr w:type="spellStart"/>
      <w:r w:rsidRPr="00977EA3">
        <w:rPr>
          <w:sz w:val="18"/>
          <w:szCs w:val="18"/>
        </w:rPr>
        <w:t>actOrderRequired</w:t>
      </w:r>
      <w:proofErr w:type="spellEnd"/>
      <w:r w:rsidRPr="00977EA3">
        <w:rPr>
          <w:sz w:val="18"/>
          <w:szCs w:val="18"/>
        </w:rPr>
        <w:t>&gt;</w:t>
      </w:r>
    </w:p>
    <w:p w14:paraId="173F0583" w14:textId="77777777" w:rsidR="007A1F44" w:rsidRPr="00977EA3" w:rsidRDefault="007A1F44" w:rsidP="001B289C">
      <w:pPr>
        <w:pStyle w:val="Testonormale"/>
        <w:spacing w:before="0"/>
        <w:rPr>
          <w:sz w:val="18"/>
          <w:szCs w:val="18"/>
        </w:rPr>
      </w:pPr>
      <w:r w:rsidRPr="00977EA3">
        <w:rPr>
          <w:sz w:val="18"/>
          <w:szCs w:val="18"/>
        </w:rPr>
        <w:t xml:space="preserve">  &lt;/</w:t>
      </w:r>
      <w:proofErr w:type="spellStart"/>
      <w:r w:rsidRPr="00977EA3">
        <w:rPr>
          <w:sz w:val="18"/>
          <w:szCs w:val="18"/>
        </w:rPr>
        <w:t>triggerFor</w:t>
      </w:r>
      <w:proofErr w:type="spellEnd"/>
      <w:r w:rsidRPr="00977EA3">
        <w:rPr>
          <w:sz w:val="18"/>
          <w:szCs w:val="18"/>
        </w:rPr>
        <w:t>&gt;</w:t>
      </w:r>
    </w:p>
    <w:p w14:paraId="67C33A5E" w14:textId="77777777" w:rsidR="007A1F44" w:rsidRPr="00977EA3" w:rsidRDefault="007A1F44" w:rsidP="001B289C">
      <w:pPr>
        <w:pStyle w:val="Testonormale"/>
        <w:spacing w:before="0"/>
        <w:rPr>
          <w:sz w:val="18"/>
          <w:szCs w:val="18"/>
        </w:rPr>
      </w:pPr>
      <w:r w:rsidRPr="00977EA3">
        <w:rPr>
          <w:sz w:val="18"/>
          <w:szCs w:val="18"/>
        </w:rPr>
        <w:t xml:space="preserve">  &lt;</w:t>
      </w:r>
      <w:proofErr w:type="spellStart"/>
      <w:r w:rsidRPr="00977EA3">
        <w:rPr>
          <w:sz w:val="18"/>
          <w:szCs w:val="18"/>
        </w:rPr>
        <w:t>triggerFor</w:t>
      </w:r>
      <w:proofErr w:type="spellEnd"/>
      <w:r w:rsidRPr="00977EA3">
        <w:rPr>
          <w:sz w:val="18"/>
          <w:szCs w:val="18"/>
        </w:rPr>
        <w:t xml:space="preserve"> </w:t>
      </w:r>
      <w:proofErr w:type="spellStart"/>
      <w:r w:rsidRPr="00977EA3">
        <w:rPr>
          <w:sz w:val="18"/>
          <w:szCs w:val="18"/>
        </w:rPr>
        <w:t>typeCode</w:t>
      </w:r>
      <w:proofErr w:type="spellEnd"/>
      <w:r w:rsidRPr="00977EA3">
        <w:rPr>
          <w:sz w:val="18"/>
          <w:szCs w:val="18"/>
        </w:rPr>
        <w:t>="TRIG"&gt;</w:t>
      </w:r>
    </w:p>
    <w:p w14:paraId="47A328CD" w14:textId="77777777" w:rsidR="007A1F44" w:rsidRPr="00977EA3" w:rsidRDefault="007A1F44" w:rsidP="001B289C">
      <w:pPr>
        <w:pStyle w:val="Testonormale"/>
        <w:spacing w:before="0"/>
        <w:rPr>
          <w:sz w:val="18"/>
          <w:szCs w:val="18"/>
        </w:rPr>
      </w:pPr>
      <w:r w:rsidRPr="00977EA3">
        <w:rPr>
          <w:sz w:val="18"/>
          <w:szCs w:val="18"/>
        </w:rPr>
        <w:t xml:space="preserve">    &lt;</w:t>
      </w:r>
      <w:proofErr w:type="spellStart"/>
      <w:r w:rsidRPr="00977EA3">
        <w:rPr>
          <w:sz w:val="18"/>
          <w:szCs w:val="18"/>
        </w:rPr>
        <w:t>actOrderRequired</w:t>
      </w:r>
      <w:proofErr w:type="spellEnd"/>
      <w:r w:rsidRPr="00977EA3">
        <w:rPr>
          <w:sz w:val="18"/>
          <w:szCs w:val="18"/>
        </w:rPr>
        <w:t xml:space="preserve"> </w:t>
      </w:r>
      <w:proofErr w:type="spellStart"/>
      <w:r w:rsidRPr="00977EA3">
        <w:rPr>
          <w:sz w:val="18"/>
          <w:szCs w:val="18"/>
        </w:rPr>
        <w:t>classCode</w:t>
      </w:r>
      <w:proofErr w:type="spellEnd"/>
      <w:r w:rsidRPr="00977EA3">
        <w:rPr>
          <w:sz w:val="18"/>
          <w:szCs w:val="18"/>
        </w:rPr>
        <w:t xml:space="preserve">="ACT" </w:t>
      </w:r>
      <w:proofErr w:type="spellStart"/>
      <w:r w:rsidRPr="00977EA3">
        <w:rPr>
          <w:sz w:val="18"/>
          <w:szCs w:val="18"/>
        </w:rPr>
        <w:t>moodCode</w:t>
      </w:r>
      <w:proofErr w:type="spellEnd"/>
      <w:r w:rsidRPr="00977EA3">
        <w:rPr>
          <w:sz w:val="18"/>
          <w:szCs w:val="18"/>
        </w:rPr>
        <w:t>="RQO"&gt;</w:t>
      </w:r>
    </w:p>
    <w:p w14:paraId="59611597" w14:textId="0E924CF8" w:rsidR="007A1F44" w:rsidRPr="00977EA3" w:rsidRDefault="007A1F44" w:rsidP="001B289C">
      <w:pPr>
        <w:pStyle w:val="Testonormale"/>
        <w:spacing w:before="0"/>
        <w:rPr>
          <w:sz w:val="18"/>
          <w:szCs w:val="18"/>
        </w:rPr>
      </w:pPr>
      <w:r w:rsidRPr="00977EA3">
        <w:rPr>
          <w:sz w:val="18"/>
          <w:szCs w:val="18"/>
        </w:rPr>
        <w:t xml:space="preserve">      &lt;code code="</w:t>
      </w:r>
      <w:proofErr w:type="spellStart"/>
      <w:r w:rsidRPr="00977EA3">
        <w:rPr>
          <w:sz w:val="18"/>
          <w:szCs w:val="18"/>
        </w:rPr>
        <w:t>PatientTelecomRequested</w:t>
      </w:r>
      <w:proofErr w:type="spellEnd"/>
      <w:r w:rsidRPr="00977EA3">
        <w:rPr>
          <w:sz w:val="18"/>
          <w:szCs w:val="18"/>
        </w:rPr>
        <w:t xml:space="preserve">” </w:t>
      </w:r>
      <w:proofErr w:type="spellStart"/>
      <w:r w:rsidRPr="00977EA3">
        <w:rPr>
          <w:sz w:val="18"/>
          <w:szCs w:val="18"/>
        </w:rPr>
        <w:t>codeSystem</w:t>
      </w:r>
      <w:proofErr w:type="spellEnd"/>
      <w:r w:rsidRPr="00977EA3">
        <w:rPr>
          <w:sz w:val="18"/>
          <w:szCs w:val="18"/>
        </w:rPr>
        <w:t xml:space="preserve">="1.3.6.1.4.1.19376.1.2.27.1"/&gt; </w:t>
      </w:r>
    </w:p>
    <w:p w14:paraId="7C8628E1" w14:textId="77777777" w:rsidR="007A1F44" w:rsidRPr="00977EA3" w:rsidRDefault="007A1F44" w:rsidP="001B289C">
      <w:pPr>
        <w:pStyle w:val="Testonormale"/>
        <w:spacing w:before="0"/>
        <w:rPr>
          <w:sz w:val="18"/>
          <w:szCs w:val="18"/>
        </w:rPr>
      </w:pPr>
      <w:r w:rsidRPr="00977EA3">
        <w:rPr>
          <w:sz w:val="18"/>
          <w:szCs w:val="18"/>
        </w:rPr>
        <w:t xml:space="preserve">    &lt;/</w:t>
      </w:r>
      <w:proofErr w:type="spellStart"/>
      <w:r w:rsidRPr="00977EA3">
        <w:rPr>
          <w:sz w:val="18"/>
          <w:szCs w:val="18"/>
        </w:rPr>
        <w:t>actOrderRequired</w:t>
      </w:r>
      <w:proofErr w:type="spellEnd"/>
      <w:r w:rsidRPr="00977EA3">
        <w:rPr>
          <w:sz w:val="18"/>
          <w:szCs w:val="18"/>
        </w:rPr>
        <w:t>&gt;</w:t>
      </w:r>
    </w:p>
    <w:p w14:paraId="41DB3693" w14:textId="77777777" w:rsidR="007A1F44" w:rsidRPr="00977EA3" w:rsidRDefault="007A1F44" w:rsidP="001B289C">
      <w:pPr>
        <w:pStyle w:val="Testonormale"/>
        <w:spacing w:before="0"/>
        <w:rPr>
          <w:sz w:val="18"/>
          <w:szCs w:val="18"/>
        </w:rPr>
      </w:pPr>
      <w:r w:rsidRPr="00977EA3">
        <w:rPr>
          <w:sz w:val="18"/>
          <w:szCs w:val="18"/>
        </w:rPr>
        <w:t xml:space="preserve">  &lt;/</w:t>
      </w:r>
      <w:proofErr w:type="spellStart"/>
      <w:r w:rsidRPr="00977EA3">
        <w:rPr>
          <w:sz w:val="18"/>
          <w:szCs w:val="18"/>
        </w:rPr>
        <w:t>triggerFor</w:t>
      </w:r>
      <w:proofErr w:type="spellEnd"/>
      <w:r w:rsidRPr="00977EA3">
        <w:rPr>
          <w:sz w:val="18"/>
          <w:szCs w:val="18"/>
        </w:rPr>
        <w:t>&gt;</w:t>
      </w:r>
    </w:p>
    <w:p w14:paraId="11C9828B" w14:textId="77777777" w:rsidR="007A1F44" w:rsidRPr="00977EA3" w:rsidRDefault="007A1F44" w:rsidP="001B289C">
      <w:pPr>
        <w:pStyle w:val="Testonormale"/>
        <w:spacing w:before="0"/>
        <w:rPr>
          <w:sz w:val="18"/>
          <w:szCs w:val="18"/>
        </w:rPr>
      </w:pPr>
      <w:r w:rsidRPr="00977EA3">
        <w:rPr>
          <w:sz w:val="18"/>
          <w:szCs w:val="18"/>
        </w:rPr>
        <w:t>&lt;/</w:t>
      </w:r>
      <w:proofErr w:type="spellStart"/>
      <w:r w:rsidRPr="00977EA3">
        <w:rPr>
          <w:sz w:val="18"/>
          <w:szCs w:val="18"/>
        </w:rPr>
        <w:t>detectedIssueEvent</w:t>
      </w:r>
      <w:proofErr w:type="spellEnd"/>
      <w:r w:rsidRPr="00977EA3">
        <w:rPr>
          <w:sz w:val="18"/>
          <w:szCs w:val="18"/>
        </w:rPr>
        <w:t>&gt;</w:t>
      </w:r>
    </w:p>
    <w:p w14:paraId="7AA1B980"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t>3.55.4.2.2.7 Specify details about problems handling request</w:t>
      </w:r>
    </w:p>
    <w:p w14:paraId="29566DBF" w14:textId="77777777" w:rsidR="007A1F44" w:rsidRPr="00977EA3" w:rsidRDefault="007A1F44" w:rsidP="001B289C">
      <w:pPr>
        <w:pStyle w:val="Corpotesto"/>
      </w:pPr>
      <w:r w:rsidRPr="00977EA3">
        <w:t>The Responding Gateway has the option of informing the Initiating Gateway with some detail regarding a problem handling the request.</w:t>
      </w:r>
    </w:p>
    <w:p w14:paraId="326F066C" w14:textId="261B77B4" w:rsidR="007A1F44" w:rsidRPr="00977EA3" w:rsidRDefault="007A1F44" w:rsidP="001B289C">
      <w:pPr>
        <w:pStyle w:val="Corpotesto"/>
      </w:pPr>
      <w:r w:rsidRPr="00977EA3">
        <w:t xml:space="preserve">The Responding Gateway may code a </w:t>
      </w:r>
      <w:proofErr w:type="spellStart"/>
      <w:r w:rsidRPr="00977EA3">
        <w:t>DetectedIssueEvent</w:t>
      </w:r>
      <w:proofErr w:type="spellEnd"/>
      <w:r w:rsidRPr="00977EA3">
        <w:t xml:space="preserve"> within the </w:t>
      </w:r>
      <w:proofErr w:type="spellStart"/>
      <w:r w:rsidRPr="00977EA3">
        <w:t>controlActProcess</w:t>
      </w:r>
      <w:proofErr w:type="spellEnd"/>
      <w:r w:rsidRPr="00977EA3">
        <w:t xml:space="preserve"> element, where the code in the </w:t>
      </w:r>
      <w:proofErr w:type="spellStart"/>
      <w:r w:rsidRPr="00977EA3">
        <w:t>detectedIssueManagement</w:t>
      </w:r>
      <w:proofErr w:type="spellEnd"/>
      <w:r w:rsidRPr="00977EA3">
        <w:t xml:space="preserve"> element references one of the coded elements described in Table 3.55.4.</w:t>
      </w:r>
      <w:r w:rsidR="004A59E9">
        <w:t>2</w:t>
      </w:r>
      <w:r w:rsidRPr="00977EA3">
        <w:t>.2</w:t>
      </w:r>
      <w:r w:rsidR="004A59E9">
        <w:t>.7</w:t>
      </w:r>
      <w:r w:rsidRPr="00977EA3">
        <w:t>-</w:t>
      </w:r>
      <w:r w:rsidR="004A59E9">
        <w:t>1</w:t>
      </w:r>
      <w:r w:rsidRPr="00977EA3">
        <w:t xml:space="preserve">. The </w:t>
      </w:r>
      <w:proofErr w:type="spellStart"/>
      <w:r w:rsidRPr="00977EA3">
        <w:t>codeSystem</w:t>
      </w:r>
      <w:proofErr w:type="spellEnd"/>
      <w:r w:rsidRPr="00977EA3">
        <w:t xml:space="preserve"> for these code elements is 1.3.6.1.4.1.19376.1.2.27.3.</w:t>
      </w:r>
    </w:p>
    <w:p w14:paraId="6856332D" w14:textId="5B341729" w:rsidR="007A1F44" w:rsidRPr="00977EA3" w:rsidRDefault="007A1F44" w:rsidP="001B289C">
      <w:pPr>
        <w:pStyle w:val="TableTitle"/>
        <w:rPr>
          <w:noProof w:val="0"/>
        </w:rPr>
      </w:pPr>
      <w:r w:rsidRPr="00977EA3">
        <w:rPr>
          <w:noProof w:val="0"/>
        </w:rPr>
        <w:t>Table 3.55.4.</w:t>
      </w:r>
      <w:r w:rsidR="004A59E9">
        <w:rPr>
          <w:noProof w:val="0"/>
        </w:rPr>
        <w:t>2</w:t>
      </w:r>
      <w:r w:rsidRPr="00977EA3">
        <w:rPr>
          <w:noProof w:val="0"/>
        </w:rPr>
        <w:t>.2</w:t>
      </w:r>
      <w:r w:rsidR="004A59E9">
        <w:rPr>
          <w:noProof w:val="0"/>
        </w:rPr>
        <w:t>.7</w:t>
      </w:r>
      <w:r w:rsidRPr="00977EA3">
        <w:rPr>
          <w:noProof w:val="0"/>
        </w:rPr>
        <w:t>-</w:t>
      </w:r>
      <w:r w:rsidR="004A59E9">
        <w:rPr>
          <w:noProof w:val="0"/>
        </w:rPr>
        <w:t>1</w:t>
      </w:r>
      <w:r w:rsidRPr="00977EA3">
        <w:rPr>
          <w:noProof w:val="0"/>
        </w:rPr>
        <w:t xml:space="preserve">: Coded values for </w:t>
      </w:r>
      <w:proofErr w:type="spellStart"/>
      <w:r w:rsidRPr="00977EA3">
        <w:rPr>
          <w:noProof w:val="0"/>
        </w:rPr>
        <w:t>codeSystem</w:t>
      </w:r>
      <w:proofErr w:type="spellEnd"/>
      <w:r w:rsidRPr="00977EA3">
        <w:rPr>
          <w:noProof w:val="0"/>
        </w:rPr>
        <w:t>=1.3.6.1.4.1.19376.1.2.27.3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4"/>
        <w:gridCol w:w="5676"/>
      </w:tblGrid>
      <w:tr w:rsidR="007A1F44" w:rsidRPr="00977EA3" w14:paraId="580BDC6D" w14:textId="77777777" w:rsidTr="003462A5">
        <w:trPr>
          <w:cantSplit/>
          <w:tblHeader/>
        </w:trPr>
        <w:tc>
          <w:tcPr>
            <w:tcW w:w="3740" w:type="dxa"/>
            <w:shd w:val="clear" w:color="auto" w:fill="D9D9D9" w:themeFill="background1" w:themeFillShade="D9"/>
          </w:tcPr>
          <w:p w14:paraId="4DF62C4C" w14:textId="52C7FB5A" w:rsidR="007A1F44" w:rsidRPr="00977EA3" w:rsidRDefault="007A1F44" w:rsidP="00A53067">
            <w:pPr>
              <w:pStyle w:val="TableEntryHeader"/>
              <w:rPr>
                <w:noProof w:val="0"/>
              </w:rPr>
            </w:pPr>
            <w:r w:rsidRPr="00977EA3">
              <w:rPr>
                <w:noProof w:val="0"/>
              </w:rPr>
              <w:t>Value for code</w:t>
            </w:r>
          </w:p>
        </w:tc>
        <w:tc>
          <w:tcPr>
            <w:tcW w:w="5836" w:type="dxa"/>
            <w:shd w:val="clear" w:color="auto" w:fill="D9D9D9" w:themeFill="background1" w:themeFillShade="D9"/>
          </w:tcPr>
          <w:p w14:paraId="780E4F79" w14:textId="77777777" w:rsidR="007A1F44" w:rsidRPr="00977EA3" w:rsidRDefault="007A1F44" w:rsidP="00A53067">
            <w:pPr>
              <w:pStyle w:val="TableEntryHeader"/>
              <w:rPr>
                <w:noProof w:val="0"/>
              </w:rPr>
            </w:pPr>
            <w:r w:rsidRPr="00977EA3">
              <w:rPr>
                <w:noProof w:val="0"/>
              </w:rPr>
              <w:t>Meaning of code</w:t>
            </w:r>
          </w:p>
        </w:tc>
      </w:tr>
      <w:tr w:rsidR="007A1F44" w:rsidRPr="00977EA3" w14:paraId="29A5D112" w14:textId="77777777" w:rsidTr="00AE2B59">
        <w:tc>
          <w:tcPr>
            <w:tcW w:w="3740" w:type="dxa"/>
          </w:tcPr>
          <w:p w14:paraId="5A142B05" w14:textId="77777777" w:rsidR="007A1F44" w:rsidRPr="00977EA3" w:rsidRDefault="007A1F44" w:rsidP="00AE2B59">
            <w:pPr>
              <w:pStyle w:val="TableEntry"/>
              <w:rPr>
                <w:noProof w:val="0"/>
              </w:rPr>
            </w:pPr>
            <w:proofErr w:type="spellStart"/>
            <w:r w:rsidRPr="00977EA3">
              <w:rPr>
                <w:noProof w:val="0"/>
              </w:rPr>
              <w:t>ResponderBusy</w:t>
            </w:r>
            <w:proofErr w:type="spellEnd"/>
          </w:p>
        </w:tc>
        <w:tc>
          <w:tcPr>
            <w:tcW w:w="5836" w:type="dxa"/>
          </w:tcPr>
          <w:p w14:paraId="52C34E75" w14:textId="77777777" w:rsidR="007A1F44" w:rsidRPr="00977EA3" w:rsidRDefault="007A1F44" w:rsidP="00AE2B59">
            <w:pPr>
              <w:pStyle w:val="TableEntry"/>
              <w:rPr>
                <w:noProof w:val="0"/>
              </w:rPr>
            </w:pPr>
            <w:r w:rsidRPr="00977EA3">
              <w:rPr>
                <w:noProof w:val="0"/>
              </w:rPr>
              <w:t xml:space="preserve">The responder was not able to process the request because it is currently overloaded. </w:t>
            </w:r>
          </w:p>
        </w:tc>
      </w:tr>
      <w:tr w:rsidR="007A1F44" w:rsidRPr="00977EA3" w14:paraId="6F55F83B" w14:textId="77777777" w:rsidTr="00AE2B59">
        <w:tc>
          <w:tcPr>
            <w:tcW w:w="3740" w:type="dxa"/>
          </w:tcPr>
          <w:p w14:paraId="59526EF6" w14:textId="77777777" w:rsidR="007A1F44" w:rsidRPr="00977EA3" w:rsidRDefault="007A1F44" w:rsidP="00AE2B59">
            <w:pPr>
              <w:pStyle w:val="TableEntry"/>
              <w:rPr>
                <w:noProof w:val="0"/>
              </w:rPr>
            </w:pPr>
            <w:proofErr w:type="spellStart"/>
            <w:r w:rsidRPr="00977EA3">
              <w:rPr>
                <w:noProof w:val="0"/>
              </w:rPr>
              <w:t>AnswerNotAvailable</w:t>
            </w:r>
            <w:proofErr w:type="spellEnd"/>
          </w:p>
        </w:tc>
        <w:tc>
          <w:tcPr>
            <w:tcW w:w="5836" w:type="dxa"/>
          </w:tcPr>
          <w:p w14:paraId="4A77C1E3" w14:textId="77777777" w:rsidR="007A1F44" w:rsidRPr="00977EA3" w:rsidRDefault="007A1F44" w:rsidP="00AE2B59">
            <w:pPr>
              <w:pStyle w:val="TableEntry"/>
              <w:rPr>
                <w:noProof w:val="0"/>
              </w:rPr>
            </w:pPr>
            <w:r w:rsidRPr="00977EA3">
              <w:rPr>
                <w:noProof w:val="0"/>
              </w:rPr>
              <w:t>The answer is not available. Human intervention may be needed.</w:t>
            </w:r>
          </w:p>
        </w:tc>
      </w:tr>
      <w:tr w:rsidR="007A1F44" w:rsidRPr="00977EA3" w14:paraId="71441BAE" w14:textId="77777777" w:rsidTr="00AE2B59">
        <w:tc>
          <w:tcPr>
            <w:tcW w:w="3740" w:type="dxa"/>
          </w:tcPr>
          <w:p w14:paraId="5020D64F" w14:textId="77777777" w:rsidR="007A1F44" w:rsidRPr="00977EA3" w:rsidRDefault="007A1F44" w:rsidP="00AE2B59">
            <w:pPr>
              <w:pStyle w:val="TableEntry"/>
              <w:rPr>
                <w:noProof w:val="0"/>
              </w:rPr>
            </w:pPr>
            <w:proofErr w:type="spellStart"/>
            <w:r w:rsidRPr="00977EA3">
              <w:rPr>
                <w:noProof w:val="0"/>
              </w:rPr>
              <w:t>InternalError</w:t>
            </w:r>
            <w:proofErr w:type="spellEnd"/>
          </w:p>
        </w:tc>
        <w:tc>
          <w:tcPr>
            <w:tcW w:w="5836" w:type="dxa"/>
          </w:tcPr>
          <w:p w14:paraId="16CA7DAD" w14:textId="77777777" w:rsidR="007A1F44" w:rsidRPr="00977EA3" w:rsidRDefault="007A1F44" w:rsidP="00AE2B59">
            <w:pPr>
              <w:pStyle w:val="TableEntry"/>
              <w:rPr>
                <w:noProof w:val="0"/>
              </w:rPr>
            </w:pPr>
            <w:r w:rsidRPr="00977EA3">
              <w:rPr>
                <w:noProof w:val="0"/>
              </w:rPr>
              <w:t>The responder was not able to respond due to an internal error or inconsistency.</w:t>
            </w:r>
          </w:p>
        </w:tc>
      </w:tr>
    </w:tbl>
    <w:p w14:paraId="5CE6C723" w14:textId="77777777" w:rsidR="007A1F44" w:rsidRPr="00977EA3" w:rsidRDefault="007A1F44" w:rsidP="001B289C">
      <w:pPr>
        <w:pStyle w:val="Corpotesto"/>
      </w:pPr>
    </w:p>
    <w:p w14:paraId="1C727D55" w14:textId="77777777" w:rsidR="007A1F44" w:rsidRPr="00977EA3" w:rsidRDefault="007A1F44" w:rsidP="001B289C">
      <w:pPr>
        <w:pStyle w:val="Corpotesto"/>
      </w:pPr>
      <w:r w:rsidRPr="00977EA3">
        <w:t>The following example shows part of a response specifying that the responder is busy.</w:t>
      </w:r>
    </w:p>
    <w:p w14:paraId="5AB4D7C1" w14:textId="77777777" w:rsidR="007A1F44" w:rsidRPr="00977EA3" w:rsidRDefault="007A1F44" w:rsidP="001B289C">
      <w:pPr>
        <w:pStyle w:val="StylePlainText8ptBoxSinglesolidlineAuto05ptLin"/>
      </w:pPr>
      <w:r w:rsidRPr="00977EA3">
        <w:t>&lt;</w:t>
      </w:r>
      <w:proofErr w:type="spellStart"/>
      <w:r w:rsidRPr="00977EA3">
        <w:t>detectedIssueEvent</w:t>
      </w:r>
      <w:proofErr w:type="spellEnd"/>
      <w:r w:rsidRPr="00977EA3">
        <w:t xml:space="preserve"> </w:t>
      </w:r>
      <w:proofErr w:type="spellStart"/>
      <w:r w:rsidRPr="00977EA3">
        <w:t>classCode</w:t>
      </w:r>
      <w:proofErr w:type="spellEnd"/>
      <w:r w:rsidRPr="00977EA3">
        <w:t xml:space="preserve">="ALRT" </w:t>
      </w:r>
      <w:proofErr w:type="spellStart"/>
      <w:r w:rsidRPr="00977EA3">
        <w:t>moodCode</w:t>
      </w:r>
      <w:proofErr w:type="spellEnd"/>
      <w:r w:rsidRPr="00977EA3">
        <w:t>="EVN"&gt;</w:t>
      </w:r>
    </w:p>
    <w:p w14:paraId="66C5E333" w14:textId="77777777" w:rsidR="007A1F44" w:rsidRPr="00977EA3" w:rsidRDefault="007A1F44" w:rsidP="001B289C">
      <w:pPr>
        <w:pStyle w:val="StylePlainText8ptBoxSinglesolidlineAuto05ptLin"/>
      </w:pPr>
      <w:r w:rsidRPr="00977EA3">
        <w:t xml:space="preserve">  &lt;code code="</w:t>
      </w:r>
      <w:proofErr w:type="spellStart"/>
      <w:r w:rsidRPr="00977EA3">
        <w:t>ActAdministrativeDetectedIssueCode</w:t>
      </w:r>
      <w:proofErr w:type="spellEnd"/>
      <w:r w:rsidRPr="00977EA3">
        <w:t xml:space="preserve">" </w:t>
      </w:r>
      <w:proofErr w:type="spellStart"/>
      <w:r w:rsidRPr="00977EA3">
        <w:t>codeSystem</w:t>
      </w:r>
      <w:proofErr w:type="spellEnd"/>
      <w:r w:rsidRPr="00977EA3">
        <w:t>="2.16.840.1.113883.5.4"/&gt;</w:t>
      </w:r>
    </w:p>
    <w:p w14:paraId="50A9FE6F" w14:textId="77777777" w:rsidR="007A1F44" w:rsidRPr="00977EA3" w:rsidRDefault="007A1F44" w:rsidP="001B289C">
      <w:pPr>
        <w:pStyle w:val="StylePlainText8ptBoxSinglesolidlineAuto05ptLin"/>
      </w:pPr>
      <w:r w:rsidRPr="00977EA3">
        <w:t xml:space="preserve">  &lt;</w:t>
      </w:r>
      <w:proofErr w:type="spellStart"/>
      <w:r w:rsidRPr="00977EA3">
        <w:t>mitigatedBy</w:t>
      </w:r>
      <w:proofErr w:type="spellEnd"/>
      <w:r w:rsidRPr="00977EA3">
        <w:t xml:space="preserve"> </w:t>
      </w:r>
      <w:proofErr w:type="spellStart"/>
      <w:r w:rsidRPr="00977EA3">
        <w:t>typeCode</w:t>
      </w:r>
      <w:proofErr w:type="spellEnd"/>
      <w:r w:rsidRPr="00977EA3">
        <w:t>="MITGT"&gt;</w:t>
      </w:r>
    </w:p>
    <w:p w14:paraId="2492B92D" w14:textId="77777777" w:rsidR="007A1F44" w:rsidRPr="00977EA3" w:rsidRDefault="007A1F44" w:rsidP="001B289C">
      <w:pPr>
        <w:pStyle w:val="StylePlainText8ptBoxSinglesolidlineAuto05ptLin"/>
      </w:pPr>
      <w:r w:rsidRPr="00977EA3">
        <w:t xml:space="preserve">    &lt;</w:t>
      </w:r>
      <w:proofErr w:type="spellStart"/>
      <w:r w:rsidRPr="00977EA3">
        <w:t>detectedIssueManagement</w:t>
      </w:r>
      <w:proofErr w:type="spellEnd"/>
      <w:r w:rsidRPr="00977EA3">
        <w:t xml:space="preserve"> </w:t>
      </w:r>
      <w:proofErr w:type="spellStart"/>
      <w:r w:rsidRPr="00977EA3">
        <w:t>classCode</w:t>
      </w:r>
      <w:proofErr w:type="spellEnd"/>
      <w:r w:rsidRPr="00977EA3">
        <w:t xml:space="preserve">="ACT" </w:t>
      </w:r>
      <w:proofErr w:type="spellStart"/>
      <w:r w:rsidRPr="00977EA3">
        <w:t>moodCode</w:t>
      </w:r>
      <w:proofErr w:type="spellEnd"/>
      <w:r w:rsidRPr="00977EA3">
        <w:t>="EVN"&gt;</w:t>
      </w:r>
    </w:p>
    <w:p w14:paraId="2BD6A673" w14:textId="5D02A022" w:rsidR="007A1F44" w:rsidRPr="00977EA3" w:rsidRDefault="007A1F44" w:rsidP="001B289C">
      <w:pPr>
        <w:pStyle w:val="StylePlainText8ptBoxSinglesolidlineAuto05ptLin"/>
      </w:pPr>
      <w:r w:rsidRPr="00977EA3">
        <w:tab/>
        <w:t>&lt;code code="</w:t>
      </w:r>
      <w:proofErr w:type="spellStart"/>
      <w:r w:rsidRPr="00977EA3">
        <w:t>ResponderBusy</w:t>
      </w:r>
      <w:proofErr w:type="spellEnd"/>
      <w:r w:rsidRPr="00977EA3">
        <w:t xml:space="preserve">” </w:t>
      </w:r>
      <w:proofErr w:type="spellStart"/>
      <w:r w:rsidRPr="00977EA3">
        <w:t>codeSystem</w:t>
      </w:r>
      <w:proofErr w:type="spellEnd"/>
      <w:r w:rsidRPr="00977EA3">
        <w:t xml:space="preserve">="1.3.6.1.4.1.19376.1.2.27.3"/&gt; </w:t>
      </w:r>
    </w:p>
    <w:p w14:paraId="64BC5EF8" w14:textId="77777777" w:rsidR="007A1F44" w:rsidRPr="00977EA3" w:rsidRDefault="007A1F44" w:rsidP="001B289C">
      <w:pPr>
        <w:pStyle w:val="StylePlainText8ptBoxSinglesolidlineAuto05ptLin"/>
      </w:pPr>
      <w:r w:rsidRPr="00977EA3">
        <w:t xml:space="preserve">    &lt;/</w:t>
      </w:r>
      <w:proofErr w:type="spellStart"/>
      <w:r w:rsidRPr="00977EA3">
        <w:t>detectedIssueManagement</w:t>
      </w:r>
      <w:proofErr w:type="spellEnd"/>
      <w:r w:rsidRPr="00977EA3">
        <w:t>&gt;</w:t>
      </w:r>
    </w:p>
    <w:p w14:paraId="29943E17" w14:textId="77777777" w:rsidR="007A1F44" w:rsidRPr="00977EA3" w:rsidRDefault="007A1F44" w:rsidP="001B289C">
      <w:pPr>
        <w:pStyle w:val="StylePlainText8ptBoxSinglesolidlineAuto05ptLin"/>
      </w:pPr>
      <w:r w:rsidRPr="00977EA3">
        <w:t xml:space="preserve">  &lt;/</w:t>
      </w:r>
      <w:proofErr w:type="spellStart"/>
      <w:r w:rsidRPr="00977EA3">
        <w:t>mitigatedBy</w:t>
      </w:r>
      <w:proofErr w:type="spellEnd"/>
      <w:r w:rsidRPr="00977EA3">
        <w:t>&gt;</w:t>
      </w:r>
    </w:p>
    <w:p w14:paraId="371EC4B5" w14:textId="77777777" w:rsidR="007A1F44" w:rsidRPr="00977EA3" w:rsidRDefault="007A1F44" w:rsidP="001B289C">
      <w:pPr>
        <w:pStyle w:val="StylePlainText8ptBoxSinglesolidlineAuto05ptLin"/>
      </w:pPr>
      <w:r w:rsidRPr="00977EA3">
        <w:t>&lt;/</w:t>
      </w:r>
      <w:proofErr w:type="spellStart"/>
      <w:r w:rsidRPr="00977EA3">
        <w:t>detectedIssueEvent</w:t>
      </w:r>
      <w:proofErr w:type="spellEnd"/>
      <w:r w:rsidRPr="00977EA3">
        <w:t>&gt;</w:t>
      </w:r>
    </w:p>
    <w:p w14:paraId="326D311E"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lastRenderedPageBreak/>
        <w:t>3.55.4.2.3 Expected Actions</w:t>
      </w:r>
    </w:p>
    <w:p w14:paraId="22020BD0" w14:textId="48C61C88" w:rsidR="007A1F44" w:rsidRPr="00977EA3" w:rsidRDefault="007A1F44" w:rsidP="001B289C">
      <w:pPr>
        <w:pStyle w:val="Corpotesto"/>
      </w:pPr>
      <w:r w:rsidRPr="00977EA3">
        <w:t>The Initiating Gateway shall accept a SOAP fault representing a transmission error. An internal error in the Responding Gateway is covered under Case 5. The Initiating Gateway shall act on a valid query response as described by the following 5 cases:</w:t>
      </w:r>
    </w:p>
    <w:p w14:paraId="438C0214" w14:textId="7341619F" w:rsidR="007A1F44" w:rsidRPr="00977EA3" w:rsidRDefault="007A1F44" w:rsidP="001B289C">
      <w:pPr>
        <w:pStyle w:val="Corpotesto"/>
      </w:pPr>
      <w:r w:rsidRPr="00977EA3">
        <w:rPr>
          <w:rStyle w:val="Enfasigrassetto"/>
          <w:bCs/>
        </w:rPr>
        <w:t>Case 1:</w:t>
      </w:r>
      <w:r w:rsidRPr="00977EA3">
        <w:t xml:space="preserve"> The Responding Gateway finds exactly one patient record matching the criteria sent in the query parameters. </w:t>
      </w:r>
    </w:p>
    <w:p w14:paraId="6D389919" w14:textId="77777777" w:rsidR="007A1F44" w:rsidRPr="00977EA3" w:rsidRDefault="007A1F44" w:rsidP="001B289C">
      <w:pPr>
        <w:pStyle w:val="Corpotesto"/>
      </w:pPr>
      <w:r w:rsidRPr="00977EA3">
        <w:rPr>
          <w:rStyle w:val="Enfasigrassetto"/>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2F563A23" w14:textId="77777777" w:rsidR="007A1F44" w:rsidRPr="00977EA3" w:rsidRDefault="007A1F44" w:rsidP="001B289C">
      <w:pPr>
        <w:pStyle w:val="Corpotesto"/>
      </w:pPr>
      <w:r w:rsidRPr="00977EA3">
        <w:rPr>
          <w:rStyle w:val="Enfasigrassetto"/>
          <w:bCs/>
        </w:rPr>
        <w:t>OK</w:t>
      </w:r>
      <w:r w:rsidRPr="00977EA3">
        <w:t xml:space="preserve"> (data found, no errors) is returned in </w:t>
      </w:r>
      <w:proofErr w:type="spellStart"/>
      <w:r w:rsidRPr="00977EA3">
        <w:t>QueryAck.queryResponseCode</w:t>
      </w:r>
      <w:proofErr w:type="spellEnd"/>
      <w:r w:rsidRPr="00977EA3">
        <w:t xml:space="preserve"> (control act wrapper)</w:t>
      </w:r>
    </w:p>
    <w:p w14:paraId="1A01137B" w14:textId="13809768" w:rsidR="007A1F44" w:rsidRPr="00977EA3" w:rsidRDefault="007A1F44" w:rsidP="001B289C">
      <w:pPr>
        <w:pStyle w:val="Corpotesto"/>
      </w:pPr>
      <w:r w:rsidRPr="00977EA3">
        <w:t xml:space="preserve">One </w:t>
      </w:r>
      <w:proofErr w:type="spellStart"/>
      <w:r w:rsidRPr="00977EA3">
        <w:t>RegistrationEvent</w:t>
      </w:r>
      <w:proofErr w:type="spellEnd"/>
      <w:r w:rsidRPr="00977EA3">
        <w:t xml:space="preserve"> (and the associated Patient role, subject of that event) is returned from the patient information source for the patient record found. The community associated with the Initiating Gateway may use the patient demographics and identifiers to run an independent matching algorithm to ensure the quality of the match</w:t>
      </w:r>
      <w:r w:rsidR="00903C21" w:rsidRPr="00977EA3">
        <w:t>. If the Initiating Gateway is grouped with an XCA Initiating Gateway, it may</w:t>
      </w:r>
      <w:r w:rsidRPr="00977EA3">
        <w:t xml:space="preserve"> use the designated patient identifier in a Cross Gateway Query to get information about records related to the patient</w:t>
      </w:r>
      <w:r w:rsidR="00903C21" w:rsidRPr="00977EA3">
        <w:t xml:space="preserve">. This grouped Initiating Gateway shall be able to handle situations where the </w:t>
      </w:r>
      <w:proofErr w:type="spellStart"/>
      <w:r w:rsidR="00903C21" w:rsidRPr="00977EA3">
        <w:t>homeCommunityId</w:t>
      </w:r>
      <w:proofErr w:type="spellEnd"/>
      <w:r w:rsidR="00903C21" w:rsidRPr="00977EA3">
        <w:t xml:space="preserve"> in the response is different than the original </w:t>
      </w:r>
      <w:proofErr w:type="spellStart"/>
      <w:r w:rsidR="00903C21" w:rsidRPr="00977EA3">
        <w:t>homeCommunityId</w:t>
      </w:r>
      <w:proofErr w:type="spellEnd"/>
      <w:r w:rsidR="00903C21" w:rsidRPr="00977EA3">
        <w:t xml:space="preserve"> used to identify the XCPD Responding Gateway. In particular, the Initiating Gateway should use the new </w:t>
      </w:r>
      <w:proofErr w:type="spellStart"/>
      <w:r w:rsidR="00903C21" w:rsidRPr="00977EA3">
        <w:t>homeCommunityId</w:t>
      </w:r>
      <w:proofErr w:type="spellEnd"/>
      <w:r w:rsidR="00903C21" w:rsidRPr="00977EA3">
        <w:t xml:space="preserve"> to look up a potentially different endpoint. The Initiating Gateway may also choose to </w:t>
      </w:r>
      <w:r w:rsidRPr="00977EA3">
        <w:t xml:space="preserve">cache the correlation for future use (see </w:t>
      </w:r>
      <w:r w:rsidR="00292B01" w:rsidRPr="00977EA3">
        <w:t>Section</w:t>
      </w:r>
      <w:r w:rsidRPr="00977EA3">
        <w:t xml:space="preserve"> 3.55.4.2.3.1 for more information about caching).</w:t>
      </w:r>
    </w:p>
    <w:p w14:paraId="36550317" w14:textId="2E4B1742" w:rsidR="007A1F44" w:rsidRPr="00977EA3" w:rsidRDefault="007A1F44" w:rsidP="001B289C">
      <w:pPr>
        <w:pStyle w:val="Corpotesto"/>
      </w:pPr>
      <w:r w:rsidRPr="00977EA3">
        <w:rPr>
          <w:rStyle w:val="Enfasigrassetto"/>
          <w:bCs/>
        </w:rPr>
        <w:t>Case 2:</w:t>
      </w:r>
      <w:r w:rsidRPr="00977EA3">
        <w:t xml:space="preserve"> The Responding Gateway finds more than one patient close to matching the criteria sent in the query parameters and the policy allows returning multiple.</w:t>
      </w:r>
    </w:p>
    <w:p w14:paraId="7664660A" w14:textId="77777777" w:rsidR="007A1F44" w:rsidRPr="00977EA3" w:rsidRDefault="007A1F44" w:rsidP="001B289C">
      <w:pPr>
        <w:pStyle w:val="Corpotesto"/>
      </w:pPr>
      <w:r w:rsidRPr="00977EA3">
        <w:rPr>
          <w:rStyle w:val="Enfasigrassetto"/>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04AB81ED" w14:textId="77777777" w:rsidR="007A1F44" w:rsidRPr="00977EA3" w:rsidRDefault="007A1F44" w:rsidP="001B289C">
      <w:pPr>
        <w:pStyle w:val="Corpotesto"/>
      </w:pPr>
      <w:r w:rsidRPr="00977EA3">
        <w:rPr>
          <w:rStyle w:val="Enfasigrassetto"/>
          <w:bCs/>
        </w:rPr>
        <w:t>OK</w:t>
      </w:r>
      <w:r w:rsidRPr="00977EA3">
        <w:t xml:space="preserve"> (data found, no errors) is returned in </w:t>
      </w:r>
      <w:proofErr w:type="spellStart"/>
      <w:r w:rsidRPr="00977EA3">
        <w:t>QueryAck.queryResponseCode</w:t>
      </w:r>
      <w:proofErr w:type="spellEnd"/>
      <w:r w:rsidRPr="00977EA3">
        <w:t xml:space="preserve"> (control act wrapper)</w:t>
      </w:r>
    </w:p>
    <w:p w14:paraId="42A410FA" w14:textId="77777777" w:rsidR="007A1F44" w:rsidRPr="00977EA3" w:rsidRDefault="007A1F44" w:rsidP="001B289C">
      <w:pPr>
        <w:pStyle w:val="Corpotesto"/>
      </w:pPr>
      <w:r w:rsidRPr="00977EA3">
        <w:t xml:space="preserve">One </w:t>
      </w:r>
      <w:proofErr w:type="spellStart"/>
      <w:r w:rsidRPr="00977EA3">
        <w:t>RegistrationEvent</w:t>
      </w:r>
      <w:proofErr w:type="spellEnd"/>
      <w:r w:rsidRPr="00977EA3">
        <w:t xml:space="preserve"> (and the associated Patient role, subject of that event) is returned for each patient record found. The community associated with the Initiating Gateway may run its own matching algorithm to select from the list of returned patients. If a correlation is found</w:t>
      </w:r>
      <w:r w:rsidR="00903C21" w:rsidRPr="00977EA3">
        <w:t>,</w:t>
      </w:r>
      <w:r w:rsidRPr="00977EA3">
        <w:t xml:space="preserve"> the Responding Gateway may continue as if only one entry had been returned</w:t>
      </w:r>
      <w:r w:rsidR="00903C21" w:rsidRPr="00977EA3">
        <w:t>, see Case 1</w:t>
      </w:r>
      <w:r w:rsidRPr="00977EA3">
        <w:t>. If a correlation is still not clear it is expected that human intervention is required, depending on the policies of the Initiating Gateway’s community.</w:t>
      </w:r>
    </w:p>
    <w:p w14:paraId="2B2C2349" w14:textId="11C81A9E" w:rsidR="007A1F44" w:rsidRPr="00977EA3" w:rsidRDefault="007A1F44" w:rsidP="001B289C">
      <w:pPr>
        <w:pStyle w:val="Corpotesto"/>
      </w:pPr>
      <w:r w:rsidRPr="00977EA3">
        <w:rPr>
          <w:rStyle w:val="Enfasigrassetto"/>
          <w:bCs/>
        </w:rPr>
        <w:t>Case 3:</w:t>
      </w:r>
      <w:r w:rsidRPr="00977EA3">
        <w:t xml:space="preserve"> The Responding Gateway finds more than one patient close to matching the criteria sent in the query parameters but no matches close enough for the necessary assurance level and more attributes might allow the Responding Gateway to return a match.</w:t>
      </w:r>
    </w:p>
    <w:p w14:paraId="5752608A" w14:textId="77777777" w:rsidR="007A1F44" w:rsidRPr="00977EA3" w:rsidRDefault="007A1F44" w:rsidP="001B289C">
      <w:pPr>
        <w:pStyle w:val="Corpotesto"/>
      </w:pPr>
      <w:r w:rsidRPr="00977EA3">
        <w:rPr>
          <w:rStyle w:val="Enfasigrassetto"/>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0E4E70BE" w14:textId="77777777" w:rsidR="007A1F44" w:rsidRPr="00977EA3" w:rsidRDefault="007A1F44" w:rsidP="001B289C">
      <w:pPr>
        <w:pStyle w:val="Corpotesto"/>
      </w:pPr>
      <w:r w:rsidRPr="00977EA3">
        <w:rPr>
          <w:rStyle w:val="Enfasigrassetto"/>
          <w:bCs/>
        </w:rPr>
        <w:t>OK</w:t>
      </w:r>
      <w:r w:rsidRPr="00977EA3">
        <w:t xml:space="preserve"> (data found, no errors) is returned in </w:t>
      </w:r>
      <w:proofErr w:type="spellStart"/>
      <w:r w:rsidRPr="00977EA3">
        <w:t>QueryAck.queryResponseCode</w:t>
      </w:r>
      <w:proofErr w:type="spellEnd"/>
      <w:r w:rsidRPr="00977EA3">
        <w:t xml:space="preserve"> (control act wrapper)</w:t>
      </w:r>
    </w:p>
    <w:p w14:paraId="7247DDFF" w14:textId="77777777" w:rsidR="007A1F44" w:rsidRPr="00977EA3" w:rsidRDefault="007A1F44" w:rsidP="001B289C">
      <w:pPr>
        <w:pStyle w:val="Corpotesto"/>
      </w:pPr>
      <w:r w:rsidRPr="00977EA3">
        <w:t xml:space="preserve">No </w:t>
      </w:r>
      <w:proofErr w:type="spellStart"/>
      <w:r w:rsidRPr="00977EA3">
        <w:t>RegistrationEvent</w:t>
      </w:r>
      <w:proofErr w:type="spellEnd"/>
      <w:r w:rsidRPr="00977EA3">
        <w:t xml:space="preserve"> is returned in the response, but the Responding Gateway provides a suggestion in terms of demographics that may help identify a match. The mechanism for specifying the suggestion is detailed in </w:t>
      </w:r>
      <w:r w:rsidR="00292B01" w:rsidRPr="00977EA3">
        <w:t>Section</w:t>
      </w:r>
      <w:r w:rsidRPr="00977EA3">
        <w:t xml:space="preserve"> 3.55.4.2.2.6 for description of coding of the response. The Initiating Gateway may use this feedback to initiate a new Cross Gateway Patient Discovery request including the requested additional attributes. </w:t>
      </w:r>
    </w:p>
    <w:p w14:paraId="4A1C6996" w14:textId="44B1D87E" w:rsidR="007A1F44" w:rsidRPr="00977EA3" w:rsidRDefault="007A1F44" w:rsidP="001B289C">
      <w:pPr>
        <w:pStyle w:val="Corpotesto"/>
      </w:pPr>
      <w:r w:rsidRPr="00977EA3">
        <w:rPr>
          <w:rStyle w:val="Enfasigrassetto"/>
          <w:bCs/>
        </w:rPr>
        <w:lastRenderedPageBreak/>
        <w:t>Case 4:</w:t>
      </w:r>
      <w:r w:rsidRPr="00977EA3">
        <w:t xml:space="preserve"> The Responding Gateway finds no patients anywhere close to matching the criteria sent in the query parameters.</w:t>
      </w:r>
    </w:p>
    <w:p w14:paraId="3F0B7356" w14:textId="77777777" w:rsidR="007A1F44" w:rsidRPr="00977EA3" w:rsidRDefault="007A1F44" w:rsidP="001B289C">
      <w:pPr>
        <w:pStyle w:val="Corpotesto"/>
      </w:pPr>
      <w:r w:rsidRPr="00977EA3">
        <w:rPr>
          <w:rStyle w:val="Enfasigrassetto"/>
          <w:bCs/>
        </w:rPr>
        <w:t>AA</w:t>
      </w:r>
      <w:r w:rsidRPr="00977EA3">
        <w:t xml:space="preserve"> (application accept) is returned in </w:t>
      </w:r>
      <w:proofErr w:type="spellStart"/>
      <w:r w:rsidRPr="00977EA3">
        <w:t>Acknowledgement.typeCode</w:t>
      </w:r>
      <w:proofErr w:type="spellEnd"/>
      <w:r w:rsidRPr="00977EA3">
        <w:t xml:space="preserve"> (transmission wrapper).</w:t>
      </w:r>
    </w:p>
    <w:p w14:paraId="35548DE6" w14:textId="77777777" w:rsidR="007A1F44" w:rsidRPr="00977EA3" w:rsidRDefault="007A1F44" w:rsidP="001B289C">
      <w:pPr>
        <w:pStyle w:val="Corpotesto"/>
      </w:pPr>
      <w:r w:rsidRPr="00977EA3">
        <w:rPr>
          <w:rStyle w:val="Enfasigrassetto"/>
          <w:bCs/>
        </w:rPr>
        <w:t>NF</w:t>
      </w:r>
      <w:r w:rsidRPr="00977EA3">
        <w:t xml:space="preserve"> (data found, no errors) is returned in </w:t>
      </w:r>
      <w:proofErr w:type="spellStart"/>
      <w:r w:rsidRPr="00977EA3">
        <w:t>QueryAck.queryResponseCode</w:t>
      </w:r>
      <w:proofErr w:type="spellEnd"/>
      <w:r w:rsidRPr="00977EA3">
        <w:t xml:space="preserve"> (control act wrapper)</w:t>
      </w:r>
    </w:p>
    <w:p w14:paraId="07D47A5D" w14:textId="77777777" w:rsidR="007A1F44" w:rsidRPr="00977EA3" w:rsidRDefault="007A1F44" w:rsidP="001B289C">
      <w:pPr>
        <w:pStyle w:val="Corpotesto"/>
      </w:pPr>
      <w:r w:rsidRPr="00977EA3">
        <w:t xml:space="preserve">There is no </w:t>
      </w:r>
      <w:proofErr w:type="spellStart"/>
      <w:r w:rsidRPr="00977EA3">
        <w:t>RegistrationEvent</w:t>
      </w:r>
      <w:proofErr w:type="spellEnd"/>
      <w:r w:rsidRPr="00977EA3">
        <w:t xml:space="preserve"> returned in the response. The Initiating Gateway can assume this patient has no healthcare information held by the community represented by the Responding Gateway. This lack of correlation may be cached, see </w:t>
      </w:r>
      <w:r w:rsidR="00292B01" w:rsidRPr="00977EA3">
        <w:t>Section</w:t>
      </w:r>
      <w:r w:rsidRPr="00977EA3">
        <w:t xml:space="preserve"> 3.55.4.2.3.1 for more information about caching.</w:t>
      </w:r>
    </w:p>
    <w:p w14:paraId="7D66F209" w14:textId="6060D92E" w:rsidR="007A1F44" w:rsidRPr="00977EA3" w:rsidRDefault="007A1F44" w:rsidP="001B289C">
      <w:pPr>
        <w:pStyle w:val="Corpotesto"/>
      </w:pPr>
      <w:r w:rsidRPr="00977EA3">
        <w:rPr>
          <w:rStyle w:val="Enfasigrassetto"/>
          <w:bCs/>
        </w:rPr>
        <w:t>Case 5:</w:t>
      </w:r>
      <w:r w:rsidRPr="00977EA3">
        <w:t xml:space="preserve"> The Responding Gateway is unable to satisfy the request. This may be because the request came synchronously and an asynchronous request may be feasible, or because the Responding Gateway is overloaded with other requests and does not expect to answer for a significant period of time. It may also be that the Responding Gateway may need some manual configuration update to authorize responder or another error occurred while the Responding Gateway was processing the message payload.</w:t>
      </w:r>
    </w:p>
    <w:p w14:paraId="71604292" w14:textId="77777777" w:rsidR="007A1F44" w:rsidRPr="00977EA3" w:rsidRDefault="007A1F44" w:rsidP="001B289C">
      <w:pPr>
        <w:pStyle w:val="Corpotesto"/>
      </w:pPr>
      <w:r w:rsidRPr="00977EA3">
        <w:rPr>
          <w:rStyle w:val="Enfasigrassetto"/>
          <w:bCs/>
        </w:rPr>
        <w:t>AE</w:t>
      </w:r>
      <w:r w:rsidRPr="00977EA3">
        <w:t xml:space="preserve"> (application error) is returned in </w:t>
      </w:r>
      <w:proofErr w:type="spellStart"/>
      <w:r w:rsidRPr="00977EA3">
        <w:t>Acknowledgement.typeCode</w:t>
      </w:r>
      <w:proofErr w:type="spellEnd"/>
      <w:r w:rsidRPr="00977EA3">
        <w:t xml:space="preserve"> (transmission wrapper).</w:t>
      </w:r>
    </w:p>
    <w:p w14:paraId="14E6CC42" w14:textId="77777777" w:rsidR="007A1F44" w:rsidRPr="00977EA3" w:rsidRDefault="007A1F44" w:rsidP="001B289C">
      <w:pPr>
        <w:pStyle w:val="Corpotesto"/>
      </w:pPr>
      <w:r w:rsidRPr="00977EA3">
        <w:rPr>
          <w:rStyle w:val="Enfasigrassetto"/>
          <w:bCs/>
        </w:rPr>
        <w:t>AE</w:t>
      </w:r>
      <w:r w:rsidRPr="00977EA3">
        <w:t xml:space="preserve"> (application error) is returned in </w:t>
      </w:r>
      <w:proofErr w:type="spellStart"/>
      <w:r w:rsidRPr="00977EA3">
        <w:t>QueryAck.queryResponseCode</w:t>
      </w:r>
      <w:proofErr w:type="spellEnd"/>
      <w:r w:rsidRPr="00977EA3">
        <w:t xml:space="preserve"> (control act wrapper)</w:t>
      </w:r>
    </w:p>
    <w:p w14:paraId="7536C522" w14:textId="77777777" w:rsidR="007A1F44" w:rsidRPr="00977EA3" w:rsidRDefault="007A1F44" w:rsidP="001B289C">
      <w:pPr>
        <w:pStyle w:val="Corpotesto"/>
      </w:pPr>
      <w:r w:rsidRPr="00977EA3">
        <w:t xml:space="preserve">There is no </w:t>
      </w:r>
      <w:proofErr w:type="spellStart"/>
      <w:r w:rsidRPr="00977EA3">
        <w:t>RegistrationEvent</w:t>
      </w:r>
      <w:proofErr w:type="spellEnd"/>
      <w:r w:rsidRPr="00977EA3">
        <w:t xml:space="preserve"> returned in the response. See </w:t>
      </w:r>
      <w:r w:rsidR="00292B01" w:rsidRPr="00977EA3">
        <w:t>Section</w:t>
      </w:r>
      <w:r w:rsidRPr="00977EA3">
        <w:t xml:space="preserve"> 3.55.4.2.2.7 for more information about coding errors for this case.</w:t>
      </w:r>
    </w:p>
    <w:p w14:paraId="51359C4A" w14:textId="77777777" w:rsidR="007A1F44" w:rsidRPr="00977EA3" w:rsidRDefault="007A1F44" w:rsidP="001B289C">
      <w:pPr>
        <w:pStyle w:val="Titolo6"/>
        <w:numPr>
          <w:ilvl w:val="0"/>
          <w:numId w:val="0"/>
        </w:numPr>
        <w:tabs>
          <w:tab w:val="clear" w:pos="2160"/>
          <w:tab w:val="clear" w:pos="2880"/>
          <w:tab w:val="clear" w:pos="3600"/>
          <w:tab w:val="clear" w:pos="4320"/>
          <w:tab w:val="clear" w:pos="5040"/>
        </w:tabs>
        <w:rPr>
          <w:noProof w:val="0"/>
        </w:rPr>
      </w:pPr>
      <w:r w:rsidRPr="00977EA3">
        <w:rPr>
          <w:noProof w:val="0"/>
        </w:rPr>
        <w:t>3.55.4.2.3.1 Caching (Informative)</w:t>
      </w:r>
    </w:p>
    <w:p w14:paraId="10B9B54D" w14:textId="77777777" w:rsidR="007A1F44" w:rsidRPr="00977EA3" w:rsidRDefault="007A1F44" w:rsidP="001B289C">
      <w:pPr>
        <w:pStyle w:val="Corpotesto"/>
      </w:pPr>
      <w:r w:rsidRPr="00977EA3">
        <w:t xml:space="preserve">This section presents some considerations regarding caching of information learned through the Cross Gateway Patient Discovery transaction. There are no requirements regarding caching of the information, as this is a complex issue and must be addressed as part of deployment. The caching resulting from receiving and responding to the query is not updating any local information but only saving a record in a cache if so desired. </w:t>
      </w:r>
    </w:p>
    <w:p w14:paraId="3F6D0C76" w14:textId="77777777" w:rsidR="007A1F44" w:rsidRPr="00977EA3" w:rsidRDefault="007A1F44" w:rsidP="001B289C">
      <w:pPr>
        <w:pStyle w:val="Corpotesto"/>
      </w:pPr>
      <w:r w:rsidRPr="00977EA3">
        <w:t xml:space="preserve">Both the requesting and responding side of the Cross Gateway Patient Discovery transaction gain knowledge through this transaction. That knowledge may be used immediately, by sending a Cross Gateway Query transaction, or may be cached for use at some other time (or both). This section addresses caching considerations when the Cross Gateway Patient Discovery transaction is used in the Demographic Query and Feed mode. Other modes are a simplification of this mode with corresponding simplifications of the considerations presented. </w:t>
      </w:r>
    </w:p>
    <w:p w14:paraId="5583DB44" w14:textId="77777777" w:rsidR="007A1F44" w:rsidRPr="00977EA3" w:rsidRDefault="007A1F44" w:rsidP="001B289C">
      <w:pPr>
        <w:pStyle w:val="Corpotesto"/>
      </w:pPr>
      <w:r w:rsidRPr="00977EA3">
        <w:t>The knowledge gained on both sides can be represented as a tuple:</w:t>
      </w:r>
    </w:p>
    <w:p w14:paraId="3E7F95B9" w14:textId="77777777" w:rsidR="008E3CF3" w:rsidRPr="00977EA3" w:rsidRDefault="007A1F44" w:rsidP="00EC243F">
      <w:pPr>
        <w:pStyle w:val="Numeroelenco"/>
        <w:numPr>
          <w:ilvl w:val="0"/>
          <w:numId w:val="45"/>
        </w:numPr>
        <w:tabs>
          <w:tab w:val="left" w:pos="900"/>
        </w:tabs>
        <w:ind w:left="900" w:hanging="540"/>
        <w:contextualSpacing w:val="0"/>
      </w:pPr>
      <w:proofErr w:type="spellStart"/>
      <w:r w:rsidRPr="00977EA3">
        <w:t>LocalPid</w:t>
      </w:r>
      <w:proofErr w:type="spellEnd"/>
      <w:r w:rsidRPr="00977EA3">
        <w:t xml:space="preserve"> – Local patient identifier and demographics associated with that identifier</w:t>
      </w:r>
    </w:p>
    <w:p w14:paraId="3F9FA1C4" w14:textId="77777777" w:rsidR="008E3CF3" w:rsidRPr="00977EA3" w:rsidRDefault="007A1F44" w:rsidP="00EC243F">
      <w:pPr>
        <w:pStyle w:val="Numeroelenco"/>
        <w:numPr>
          <w:ilvl w:val="0"/>
          <w:numId w:val="45"/>
        </w:numPr>
        <w:ind w:left="900" w:hanging="540"/>
        <w:contextualSpacing w:val="0"/>
      </w:pPr>
      <w:proofErr w:type="spellStart"/>
      <w:r w:rsidRPr="00977EA3">
        <w:t>ExternalCommunityId</w:t>
      </w:r>
      <w:proofErr w:type="spellEnd"/>
      <w:r w:rsidRPr="00977EA3">
        <w:t xml:space="preserve"> – The </w:t>
      </w:r>
      <w:proofErr w:type="spellStart"/>
      <w:r w:rsidRPr="00977EA3">
        <w:t>homeCommunityId</w:t>
      </w:r>
      <w:proofErr w:type="spellEnd"/>
      <w:r w:rsidRPr="00977EA3">
        <w:t xml:space="preserve"> of another community.</w:t>
      </w:r>
    </w:p>
    <w:p w14:paraId="6A0DA196" w14:textId="77777777" w:rsidR="008E3CF3" w:rsidRPr="00977EA3" w:rsidRDefault="007A1F44" w:rsidP="00EC243F">
      <w:pPr>
        <w:pStyle w:val="Numeroelenco"/>
        <w:numPr>
          <w:ilvl w:val="0"/>
          <w:numId w:val="45"/>
        </w:numPr>
        <w:ind w:left="900" w:hanging="540"/>
        <w:contextualSpacing w:val="0"/>
      </w:pPr>
      <w:proofErr w:type="spellStart"/>
      <w:r w:rsidRPr="00977EA3">
        <w:t>ExternalPid</w:t>
      </w:r>
      <w:proofErr w:type="spellEnd"/>
      <w:r w:rsidRPr="00977EA3">
        <w:t xml:space="preserve"> – The patient identifier for the same patient as </w:t>
      </w:r>
      <w:proofErr w:type="spellStart"/>
      <w:r w:rsidRPr="00977EA3">
        <w:t>LocalPid</w:t>
      </w:r>
      <w:proofErr w:type="spellEnd"/>
      <w:r w:rsidRPr="00977EA3">
        <w:t xml:space="preserve"> within the community identified by </w:t>
      </w:r>
      <w:proofErr w:type="spellStart"/>
      <w:r w:rsidRPr="00977EA3">
        <w:t>ExternalCommunityId</w:t>
      </w:r>
      <w:proofErr w:type="spellEnd"/>
      <w:r w:rsidRPr="00977EA3">
        <w:t>. This identifier also has associated demographics</w:t>
      </w:r>
    </w:p>
    <w:p w14:paraId="27FCD8FA" w14:textId="77777777" w:rsidR="007A1F44" w:rsidRPr="00977EA3" w:rsidRDefault="007A1F44" w:rsidP="001B289C">
      <w:r w:rsidRPr="00977EA3">
        <w:t xml:space="preserve">For the Initiating Gateway the </w:t>
      </w:r>
      <w:proofErr w:type="spellStart"/>
      <w:r w:rsidRPr="00977EA3">
        <w:t>ExternalPid</w:t>
      </w:r>
      <w:proofErr w:type="spellEnd"/>
      <w:r w:rsidRPr="00977EA3">
        <w:t xml:space="preserve"> may be null indicating that the community represented by </w:t>
      </w:r>
      <w:proofErr w:type="spellStart"/>
      <w:r w:rsidRPr="00977EA3">
        <w:t>ExternalCommunityId</w:t>
      </w:r>
      <w:proofErr w:type="spellEnd"/>
      <w:r w:rsidRPr="00977EA3">
        <w:t xml:space="preserve"> has no correlating patient identifier available.</w:t>
      </w:r>
    </w:p>
    <w:p w14:paraId="2A1CAE5C" w14:textId="77777777" w:rsidR="007A1F44" w:rsidRPr="00977EA3" w:rsidRDefault="007A1F44" w:rsidP="001B289C">
      <w:pPr>
        <w:pStyle w:val="Corpotesto"/>
      </w:pPr>
      <w:r w:rsidRPr="00977EA3">
        <w:lastRenderedPageBreak/>
        <w:t xml:space="preserve">The tuple represents a correlation, or lack thereof, of patients in a pair of communities. The validity of this correlation may degrade over time, as changes in demographics, merge/link events and new patient registrations affect the correlation. </w:t>
      </w:r>
    </w:p>
    <w:p w14:paraId="2959DA76" w14:textId="77777777" w:rsidR="007A1F44" w:rsidRPr="00977EA3" w:rsidRDefault="007A1F44" w:rsidP="001B289C">
      <w:pPr>
        <w:rPr>
          <w:rStyle w:val="Enfasigrassetto"/>
          <w:bCs/>
        </w:rPr>
      </w:pPr>
      <w:r w:rsidRPr="00977EA3">
        <w:rPr>
          <w:rStyle w:val="Enfasigrassetto"/>
          <w:bCs/>
        </w:rPr>
        <w:t>Local changes in demographics, merge/link</w:t>
      </w:r>
    </w:p>
    <w:p w14:paraId="771EAEF0" w14:textId="77777777" w:rsidR="007A1F44" w:rsidRPr="00977EA3" w:rsidRDefault="007A1F44" w:rsidP="001B289C">
      <w:r w:rsidRPr="00977EA3">
        <w:t xml:space="preserve">When a local change in demographics or a merge/link event affects the </w:t>
      </w:r>
      <w:proofErr w:type="spellStart"/>
      <w:r w:rsidRPr="00977EA3">
        <w:t>LocalPid</w:t>
      </w:r>
      <w:proofErr w:type="spellEnd"/>
      <w:r w:rsidRPr="00977EA3">
        <w:t>, the community may initiate a Cross Gateway Patient Discovery request to validate the correlation.</w:t>
      </w:r>
    </w:p>
    <w:p w14:paraId="6F2A37BA" w14:textId="77777777" w:rsidR="007A1F44" w:rsidRPr="00977EA3" w:rsidRDefault="007A1F44" w:rsidP="001B289C">
      <w:pPr>
        <w:rPr>
          <w:rStyle w:val="Enfasigrassetto"/>
          <w:bCs/>
        </w:rPr>
      </w:pPr>
      <w:r w:rsidRPr="00977EA3">
        <w:rPr>
          <w:rStyle w:val="Enfasigrassetto"/>
          <w:bCs/>
        </w:rPr>
        <w:t>External changes in demographics, merge/link</w:t>
      </w:r>
    </w:p>
    <w:p w14:paraId="41A8D53A" w14:textId="77777777" w:rsidR="007A1F44" w:rsidRPr="00977EA3" w:rsidRDefault="007A1F44" w:rsidP="001B289C">
      <w:r w:rsidRPr="00977EA3">
        <w:t xml:space="preserve">When an external change in demographics or merge/link event occurs, the external community may initiate a Cross Gateway Patient Discovery request which, when received, can be used to re-assess the correlation and adjust accordingly. Mutually agreed policies for use of the </w:t>
      </w:r>
      <w:proofErr w:type="spellStart"/>
      <w:r w:rsidRPr="00977EA3">
        <w:rPr>
          <w:iCs/>
          <w:color w:val="000000"/>
        </w:rPr>
        <w:t>CorrelationTimeToLive</w:t>
      </w:r>
      <w:proofErr w:type="spellEnd"/>
      <w:r w:rsidRPr="00977EA3">
        <w:rPr>
          <w:iCs/>
          <w:color w:val="000000"/>
        </w:rPr>
        <w:t xml:space="preserve"> SOAP header may enable greater assurance that changes are reflected when needed.</w:t>
      </w:r>
    </w:p>
    <w:p w14:paraId="0508F940" w14:textId="77777777" w:rsidR="007A1F44" w:rsidRPr="00977EA3" w:rsidRDefault="007A1F44" w:rsidP="003462A5">
      <w:pPr>
        <w:keepNext/>
        <w:rPr>
          <w:rStyle w:val="Enfasigrassetto"/>
          <w:bCs/>
        </w:rPr>
      </w:pPr>
      <w:r w:rsidRPr="00977EA3">
        <w:rPr>
          <w:rStyle w:val="Enfasigrassetto"/>
          <w:bCs/>
        </w:rPr>
        <w:t>New patient registrations</w:t>
      </w:r>
    </w:p>
    <w:p w14:paraId="444EC44C" w14:textId="77777777" w:rsidR="007A1F44" w:rsidRPr="00977EA3" w:rsidRDefault="007A1F44" w:rsidP="00D372D5">
      <w:pPr>
        <w:pStyle w:val="Corpotesto"/>
      </w:pPr>
      <w:r w:rsidRPr="00977EA3">
        <w:t>When the Initiating Gateway’s community discovers the lack of correlation to its local patient (</w:t>
      </w:r>
      <w:proofErr w:type="spellStart"/>
      <w:r w:rsidRPr="00977EA3">
        <w:t>ExternalPid</w:t>
      </w:r>
      <w:proofErr w:type="spellEnd"/>
      <w:r w:rsidRPr="00977EA3">
        <w:t xml:space="preserve"> null) it may monitor incoming Cross Gateway Patient Discovery transactions in order to discover later if that patient has arrived in the Responding Gateway’s community.</w:t>
      </w:r>
    </w:p>
    <w:p w14:paraId="1CCD6C5B" w14:textId="77777777" w:rsidR="007A1F44" w:rsidRPr="00977EA3" w:rsidRDefault="007A1F44" w:rsidP="001B289C">
      <w:pPr>
        <w:pStyle w:val="Titolo3"/>
        <w:numPr>
          <w:ilvl w:val="0"/>
          <w:numId w:val="0"/>
        </w:numPr>
        <w:tabs>
          <w:tab w:val="clear" w:pos="2160"/>
          <w:tab w:val="clear" w:pos="2880"/>
        </w:tabs>
        <w:rPr>
          <w:noProof w:val="0"/>
        </w:rPr>
      </w:pPr>
      <w:bookmarkStart w:id="4067" w:name="_Toc394657719"/>
      <w:bookmarkStart w:id="4068" w:name="_Toc398544396"/>
      <w:bookmarkStart w:id="4069" w:name="_Toc398718024"/>
      <w:bookmarkStart w:id="4070" w:name="_Toc518634642"/>
      <w:r w:rsidRPr="00977EA3">
        <w:rPr>
          <w:noProof w:val="0"/>
        </w:rPr>
        <w:t>3.55.5 Security Considerations</w:t>
      </w:r>
      <w:bookmarkEnd w:id="4067"/>
      <w:bookmarkEnd w:id="4068"/>
      <w:bookmarkEnd w:id="4069"/>
      <w:bookmarkEnd w:id="4070"/>
    </w:p>
    <w:p w14:paraId="0FC2A33F" w14:textId="77777777" w:rsidR="007A1F44" w:rsidRPr="00977EA3" w:rsidRDefault="007A1F44" w:rsidP="001B289C">
      <w:pPr>
        <w:pStyle w:val="Corpotesto"/>
      </w:pPr>
      <w:r w:rsidRPr="00977EA3">
        <w:t>No transaction specific security considerations.</w:t>
      </w:r>
    </w:p>
    <w:p w14:paraId="38FD669A" w14:textId="77777777" w:rsidR="007A1F44" w:rsidRPr="00977EA3" w:rsidRDefault="007A1F44" w:rsidP="001B289C">
      <w:pPr>
        <w:pStyle w:val="Titolo4"/>
        <w:numPr>
          <w:ilvl w:val="0"/>
          <w:numId w:val="0"/>
        </w:numPr>
        <w:tabs>
          <w:tab w:val="clear" w:pos="2160"/>
          <w:tab w:val="clear" w:pos="2880"/>
          <w:tab w:val="clear" w:pos="3600"/>
        </w:tabs>
        <w:rPr>
          <w:noProof w:val="0"/>
        </w:rPr>
      </w:pPr>
      <w:bookmarkStart w:id="4071" w:name="_Toc398544397"/>
      <w:r w:rsidRPr="00977EA3">
        <w:rPr>
          <w:noProof w:val="0"/>
        </w:rPr>
        <w:t>3.55.5.1 Security Audit Considerations</w:t>
      </w:r>
      <w:bookmarkEnd w:id="4071"/>
    </w:p>
    <w:p w14:paraId="6C55FD0E" w14:textId="23CAA64B" w:rsidR="007A1F44" w:rsidRPr="00977EA3" w:rsidRDefault="007A1F44" w:rsidP="001B289C">
      <w:r w:rsidRPr="00977EA3">
        <w:t xml:space="preserve">The Cross Gateway Patient Discovery </w:t>
      </w:r>
      <w:r w:rsidR="00E77430" w:rsidRPr="00977EA3">
        <w:t>transaction</w:t>
      </w:r>
      <w:r w:rsidRPr="00977EA3">
        <w:t xml:space="preserve"> is a Query Information event as defined in ITI TF-2a: 3.20.</w:t>
      </w:r>
      <w:r w:rsidR="006B64BA" w:rsidRPr="00977EA3">
        <w:t>4.1.1.1</w:t>
      </w:r>
      <w:r w:rsidRPr="00977EA3">
        <w:t xml:space="preserve">-1. </w:t>
      </w:r>
    </w:p>
    <w:p w14:paraId="39D9FD7E" w14:textId="77777777" w:rsidR="007A1F44" w:rsidRPr="00977EA3" w:rsidRDefault="007A1F44" w:rsidP="001B289C">
      <w:r w:rsidRPr="00977EA3">
        <w:t>The actors involved shall record audit events according to the following:</w:t>
      </w:r>
    </w:p>
    <w:p w14:paraId="7ADEAAE7" w14:textId="7E78B03E" w:rsidR="007A1F44" w:rsidRPr="00977EA3" w:rsidRDefault="007A1F44" w:rsidP="00D372D5">
      <w:pPr>
        <w:pStyle w:val="Titolo5"/>
        <w:numPr>
          <w:ilvl w:val="0"/>
          <w:numId w:val="0"/>
        </w:numPr>
        <w:tabs>
          <w:tab w:val="clear" w:pos="2160"/>
          <w:tab w:val="clear" w:pos="2880"/>
          <w:tab w:val="clear" w:pos="3600"/>
          <w:tab w:val="clear" w:pos="4320"/>
        </w:tabs>
        <w:rPr>
          <w:noProof w:val="0"/>
        </w:rPr>
      </w:pPr>
      <w:r w:rsidRPr="00977EA3">
        <w:rPr>
          <w:noProof w:val="0"/>
        </w:rPr>
        <w:t>3.55.5.1.1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63A3AE7" w14:textId="77777777" w:rsidTr="003462A5">
        <w:trPr>
          <w:cantSplit/>
        </w:trPr>
        <w:tc>
          <w:tcPr>
            <w:tcW w:w="1458" w:type="dxa"/>
            <w:textDirection w:val="btLr"/>
            <w:vAlign w:val="center"/>
          </w:tcPr>
          <w:p w14:paraId="4B4F61D8" w14:textId="77777777" w:rsidR="007A1F44" w:rsidRPr="00977EA3" w:rsidRDefault="007A1F44" w:rsidP="00D372D5">
            <w:pPr>
              <w:pStyle w:val="TableEntry"/>
              <w:rPr>
                <w:noProof w:val="0"/>
              </w:rPr>
            </w:pPr>
          </w:p>
        </w:tc>
        <w:tc>
          <w:tcPr>
            <w:tcW w:w="2610" w:type="dxa"/>
            <w:shd w:val="clear" w:color="auto" w:fill="D9D9D9" w:themeFill="background1" w:themeFillShade="D9"/>
            <w:vAlign w:val="center"/>
          </w:tcPr>
          <w:p w14:paraId="3F69741C" w14:textId="77777777" w:rsidR="007A1F44" w:rsidRPr="00977EA3" w:rsidRDefault="007A1F44" w:rsidP="003462A5">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4B982B71" w14:textId="77777777" w:rsidR="007A1F44" w:rsidRPr="00977EA3" w:rsidRDefault="007A1F44" w:rsidP="003462A5">
            <w:pPr>
              <w:pStyle w:val="TableEntryHeader"/>
              <w:rPr>
                <w:noProof w:val="0"/>
              </w:rPr>
            </w:pPr>
            <w:proofErr w:type="spellStart"/>
            <w:r w:rsidRPr="00977EA3">
              <w:rPr>
                <w:noProof w:val="0"/>
              </w:rPr>
              <w:t>Opt</w:t>
            </w:r>
            <w:proofErr w:type="spellEnd"/>
          </w:p>
        </w:tc>
        <w:tc>
          <w:tcPr>
            <w:tcW w:w="4878" w:type="dxa"/>
            <w:shd w:val="clear" w:color="auto" w:fill="D9D9D9" w:themeFill="background1" w:themeFillShade="D9"/>
            <w:vAlign w:val="center"/>
          </w:tcPr>
          <w:p w14:paraId="27C75CA7" w14:textId="77777777" w:rsidR="007A1F44" w:rsidRPr="00977EA3" w:rsidRDefault="007A1F44" w:rsidP="003462A5">
            <w:pPr>
              <w:pStyle w:val="TableEntryHeader"/>
              <w:rPr>
                <w:noProof w:val="0"/>
              </w:rPr>
            </w:pPr>
            <w:r w:rsidRPr="00977EA3">
              <w:rPr>
                <w:noProof w:val="0"/>
              </w:rPr>
              <w:t>Value Constraints</w:t>
            </w:r>
          </w:p>
        </w:tc>
      </w:tr>
      <w:tr w:rsidR="007A1F44" w:rsidRPr="00977EA3" w14:paraId="212BBCA5" w14:textId="77777777" w:rsidTr="00D372D5">
        <w:trPr>
          <w:cantSplit/>
        </w:trPr>
        <w:tc>
          <w:tcPr>
            <w:tcW w:w="1458" w:type="dxa"/>
            <w:vMerge w:val="restart"/>
          </w:tcPr>
          <w:p w14:paraId="22F2674B" w14:textId="77777777" w:rsidR="007A1F44" w:rsidRPr="00977EA3" w:rsidRDefault="007A1F44" w:rsidP="00A063AC">
            <w:pPr>
              <w:pStyle w:val="TableEntryHeader"/>
              <w:rPr>
                <w:noProof w:val="0"/>
              </w:rPr>
            </w:pPr>
            <w:r w:rsidRPr="00977EA3">
              <w:rPr>
                <w:noProof w:val="0"/>
              </w:rPr>
              <w:t>Event</w:t>
            </w:r>
          </w:p>
          <w:p w14:paraId="487164A3"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412EAA7D" w14:textId="77777777" w:rsidR="007A1F44" w:rsidRPr="00977EA3" w:rsidRDefault="007A1F44" w:rsidP="00AE2B59">
            <w:pPr>
              <w:pStyle w:val="TableEntry"/>
              <w:rPr>
                <w:noProof w:val="0"/>
                <w:sz w:val="16"/>
              </w:rPr>
            </w:pPr>
            <w:proofErr w:type="spellStart"/>
            <w:r w:rsidRPr="00977EA3">
              <w:rPr>
                <w:noProof w:val="0"/>
                <w:sz w:val="16"/>
              </w:rPr>
              <w:t>EventID</w:t>
            </w:r>
            <w:proofErr w:type="spellEnd"/>
          </w:p>
        </w:tc>
        <w:tc>
          <w:tcPr>
            <w:tcW w:w="720" w:type="dxa"/>
            <w:vAlign w:val="center"/>
          </w:tcPr>
          <w:p w14:paraId="364F5F1E"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1E00D658" w14:textId="77777777" w:rsidR="007A1F44" w:rsidRPr="00977EA3" w:rsidRDefault="007A1F44" w:rsidP="00AE2B59">
            <w:pPr>
              <w:pStyle w:val="TableEntry"/>
              <w:rPr>
                <w:noProof w:val="0"/>
                <w:sz w:val="16"/>
              </w:rPr>
            </w:pPr>
            <w:r w:rsidRPr="00977EA3">
              <w:rPr>
                <w:noProof w:val="0"/>
                <w:sz w:val="16"/>
              </w:rPr>
              <w:t>EV(110112, DCM, “Query”)</w:t>
            </w:r>
          </w:p>
        </w:tc>
      </w:tr>
      <w:tr w:rsidR="007A1F44" w:rsidRPr="00977EA3" w14:paraId="73CD0294" w14:textId="77777777" w:rsidTr="00AE2B59">
        <w:trPr>
          <w:cantSplit/>
        </w:trPr>
        <w:tc>
          <w:tcPr>
            <w:tcW w:w="1458" w:type="dxa"/>
            <w:vMerge/>
            <w:vAlign w:val="center"/>
          </w:tcPr>
          <w:p w14:paraId="25F0D524" w14:textId="77777777" w:rsidR="007A1F44" w:rsidRPr="00977EA3" w:rsidRDefault="007A1F44" w:rsidP="00AE2B59">
            <w:pPr>
              <w:pStyle w:val="TableLabel"/>
              <w:rPr>
                <w:noProof w:val="0"/>
                <w:sz w:val="16"/>
              </w:rPr>
            </w:pPr>
          </w:p>
        </w:tc>
        <w:tc>
          <w:tcPr>
            <w:tcW w:w="2610" w:type="dxa"/>
            <w:vAlign w:val="center"/>
          </w:tcPr>
          <w:p w14:paraId="232D9FB2" w14:textId="77777777" w:rsidR="007A1F44" w:rsidRPr="00977EA3" w:rsidRDefault="007A1F44" w:rsidP="00AE2B59">
            <w:pPr>
              <w:pStyle w:val="TableEntry"/>
              <w:rPr>
                <w:noProof w:val="0"/>
                <w:sz w:val="16"/>
              </w:rPr>
            </w:pPr>
            <w:proofErr w:type="spellStart"/>
            <w:r w:rsidRPr="00977EA3">
              <w:rPr>
                <w:noProof w:val="0"/>
                <w:sz w:val="16"/>
              </w:rPr>
              <w:t>EventActionCode</w:t>
            </w:r>
            <w:proofErr w:type="spellEnd"/>
          </w:p>
        </w:tc>
        <w:tc>
          <w:tcPr>
            <w:tcW w:w="720" w:type="dxa"/>
            <w:vAlign w:val="center"/>
          </w:tcPr>
          <w:p w14:paraId="28542C6F"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40395DB7" w14:textId="77777777" w:rsidR="007A1F44" w:rsidRPr="00977EA3" w:rsidRDefault="007A1F44" w:rsidP="00AE2B59">
            <w:pPr>
              <w:pStyle w:val="TableEntry"/>
              <w:rPr>
                <w:noProof w:val="0"/>
                <w:sz w:val="16"/>
              </w:rPr>
            </w:pPr>
            <w:r w:rsidRPr="00977EA3">
              <w:rPr>
                <w:noProof w:val="0"/>
                <w:sz w:val="16"/>
              </w:rPr>
              <w:t xml:space="preserve">“E” (Execute) </w:t>
            </w:r>
          </w:p>
        </w:tc>
      </w:tr>
      <w:tr w:rsidR="007A1F44" w:rsidRPr="00977EA3" w14:paraId="514CAD90" w14:textId="77777777" w:rsidTr="00AE2B59">
        <w:trPr>
          <w:cantSplit/>
        </w:trPr>
        <w:tc>
          <w:tcPr>
            <w:tcW w:w="1458" w:type="dxa"/>
            <w:vMerge/>
            <w:vAlign w:val="center"/>
          </w:tcPr>
          <w:p w14:paraId="1AE8E473" w14:textId="77777777" w:rsidR="007A1F44" w:rsidRPr="00977EA3" w:rsidRDefault="007A1F44" w:rsidP="00AE2B59">
            <w:pPr>
              <w:pStyle w:val="TableLabel"/>
              <w:rPr>
                <w:noProof w:val="0"/>
                <w:sz w:val="16"/>
              </w:rPr>
            </w:pPr>
          </w:p>
        </w:tc>
        <w:tc>
          <w:tcPr>
            <w:tcW w:w="2610" w:type="dxa"/>
            <w:vAlign w:val="center"/>
          </w:tcPr>
          <w:p w14:paraId="7390CCD7" w14:textId="77777777" w:rsidR="007A1F44" w:rsidRPr="00977EA3" w:rsidRDefault="007A1F44" w:rsidP="00AE2B59">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150F55BC"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0858CA1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609CEBC" w14:textId="77777777" w:rsidTr="00AE2B59">
        <w:trPr>
          <w:cantSplit/>
        </w:trPr>
        <w:tc>
          <w:tcPr>
            <w:tcW w:w="1458" w:type="dxa"/>
            <w:vMerge/>
            <w:vAlign w:val="center"/>
          </w:tcPr>
          <w:p w14:paraId="05AB60C8" w14:textId="77777777" w:rsidR="007A1F44" w:rsidRPr="00977EA3" w:rsidRDefault="007A1F44" w:rsidP="00AE2B59">
            <w:pPr>
              <w:pStyle w:val="TableLabel"/>
              <w:rPr>
                <w:noProof w:val="0"/>
                <w:sz w:val="16"/>
              </w:rPr>
            </w:pPr>
          </w:p>
        </w:tc>
        <w:tc>
          <w:tcPr>
            <w:tcW w:w="2610" w:type="dxa"/>
            <w:vAlign w:val="center"/>
          </w:tcPr>
          <w:p w14:paraId="1AAC889D" w14:textId="77777777" w:rsidR="007A1F44" w:rsidRPr="00977EA3" w:rsidRDefault="007A1F44" w:rsidP="00AE2B59">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6801AC19"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23343CB6"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78F6550" w14:textId="77777777" w:rsidTr="00AE2B59">
        <w:trPr>
          <w:cantSplit/>
        </w:trPr>
        <w:tc>
          <w:tcPr>
            <w:tcW w:w="1458" w:type="dxa"/>
            <w:vMerge/>
            <w:vAlign w:val="center"/>
          </w:tcPr>
          <w:p w14:paraId="614CDA1C" w14:textId="77777777" w:rsidR="007A1F44" w:rsidRPr="00977EA3" w:rsidRDefault="007A1F44" w:rsidP="00AE2B59">
            <w:pPr>
              <w:pStyle w:val="TableLabel"/>
              <w:rPr>
                <w:noProof w:val="0"/>
                <w:sz w:val="16"/>
              </w:rPr>
            </w:pPr>
          </w:p>
        </w:tc>
        <w:tc>
          <w:tcPr>
            <w:tcW w:w="2610" w:type="dxa"/>
            <w:vAlign w:val="center"/>
          </w:tcPr>
          <w:p w14:paraId="5C585FE1" w14:textId="77777777" w:rsidR="007A1F44" w:rsidRPr="00977EA3" w:rsidRDefault="007A1F44" w:rsidP="00AE2B59">
            <w:pPr>
              <w:pStyle w:val="TableEntry"/>
              <w:rPr>
                <w:noProof w:val="0"/>
                <w:sz w:val="16"/>
              </w:rPr>
            </w:pPr>
            <w:proofErr w:type="spellStart"/>
            <w:r w:rsidRPr="00977EA3">
              <w:rPr>
                <w:noProof w:val="0"/>
                <w:sz w:val="16"/>
              </w:rPr>
              <w:t>EventTypeCode</w:t>
            </w:r>
            <w:proofErr w:type="spellEnd"/>
          </w:p>
        </w:tc>
        <w:tc>
          <w:tcPr>
            <w:tcW w:w="720" w:type="dxa"/>
            <w:vAlign w:val="center"/>
          </w:tcPr>
          <w:p w14:paraId="4563104E"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4756AD0" w14:textId="77777777" w:rsidR="007A1F44" w:rsidRPr="00977EA3" w:rsidRDefault="007A1F44" w:rsidP="00AE2B59">
            <w:pPr>
              <w:pStyle w:val="TableEntry"/>
              <w:rPr>
                <w:noProof w:val="0"/>
                <w:sz w:val="16"/>
              </w:rPr>
            </w:pPr>
            <w:r w:rsidRPr="00977EA3">
              <w:rPr>
                <w:noProof w:val="0"/>
                <w:sz w:val="16"/>
              </w:rPr>
              <w:t>EV(“ITI-55”, “IHE Transactions”, “Cross Gateway Patient Discovery”)</w:t>
            </w:r>
          </w:p>
        </w:tc>
      </w:tr>
      <w:tr w:rsidR="007A1F44" w:rsidRPr="00977EA3" w14:paraId="662FB37E" w14:textId="77777777" w:rsidTr="00AE2B59">
        <w:trPr>
          <w:cantSplit/>
        </w:trPr>
        <w:tc>
          <w:tcPr>
            <w:tcW w:w="9666" w:type="dxa"/>
            <w:gridSpan w:val="4"/>
          </w:tcPr>
          <w:p w14:paraId="432E66EF" w14:textId="77777777" w:rsidR="007A1F44" w:rsidRPr="00977EA3" w:rsidRDefault="007A1F44" w:rsidP="003462A5">
            <w:pPr>
              <w:pStyle w:val="TableEntry"/>
              <w:rPr>
                <w:b/>
                <w:noProof w:val="0"/>
                <w:sz w:val="16"/>
              </w:rPr>
            </w:pPr>
            <w:r w:rsidRPr="00977EA3">
              <w:rPr>
                <w:noProof w:val="0"/>
                <w:sz w:val="16"/>
              </w:rPr>
              <w:t>Source (Initiating Gateway) (1)</w:t>
            </w:r>
          </w:p>
        </w:tc>
      </w:tr>
      <w:tr w:rsidR="007A1F44" w:rsidRPr="00977EA3" w14:paraId="2C7D81E5" w14:textId="77777777" w:rsidTr="00AE2B59">
        <w:trPr>
          <w:cantSplit/>
        </w:trPr>
        <w:tc>
          <w:tcPr>
            <w:tcW w:w="9666" w:type="dxa"/>
            <w:gridSpan w:val="4"/>
          </w:tcPr>
          <w:p w14:paraId="4F05CC5A" w14:textId="77777777" w:rsidR="007A1F44" w:rsidRPr="00977EA3" w:rsidRDefault="007A1F44" w:rsidP="003462A5">
            <w:pPr>
              <w:pStyle w:val="TableEntry"/>
              <w:rPr>
                <w:b/>
                <w:noProof w:val="0"/>
                <w:sz w:val="16"/>
                <w:szCs w:val="16"/>
              </w:rPr>
            </w:pPr>
            <w:r w:rsidRPr="00977EA3">
              <w:rPr>
                <w:noProof w:val="0"/>
                <w:sz w:val="16"/>
                <w:szCs w:val="16"/>
              </w:rPr>
              <w:t>Human Requestor (0..n)</w:t>
            </w:r>
          </w:p>
        </w:tc>
      </w:tr>
      <w:tr w:rsidR="007A1F44" w:rsidRPr="00977EA3" w14:paraId="517C6B07" w14:textId="77777777" w:rsidTr="00AE2B59">
        <w:trPr>
          <w:cantSplit/>
        </w:trPr>
        <w:tc>
          <w:tcPr>
            <w:tcW w:w="9666" w:type="dxa"/>
            <w:gridSpan w:val="4"/>
          </w:tcPr>
          <w:p w14:paraId="65ED08ED" w14:textId="77777777" w:rsidR="007A1F44" w:rsidRPr="00977EA3" w:rsidRDefault="007A1F44" w:rsidP="003462A5">
            <w:pPr>
              <w:pStyle w:val="TableEntry"/>
              <w:rPr>
                <w:b/>
                <w:noProof w:val="0"/>
                <w:sz w:val="16"/>
              </w:rPr>
            </w:pPr>
            <w:r w:rsidRPr="00977EA3">
              <w:rPr>
                <w:noProof w:val="0"/>
                <w:sz w:val="16"/>
              </w:rPr>
              <w:t>Destination (Responding Gateway) (1)</w:t>
            </w:r>
          </w:p>
        </w:tc>
      </w:tr>
      <w:tr w:rsidR="007A1F44" w:rsidRPr="00977EA3" w14:paraId="28406631" w14:textId="77777777" w:rsidTr="00AE2B59">
        <w:trPr>
          <w:cantSplit/>
        </w:trPr>
        <w:tc>
          <w:tcPr>
            <w:tcW w:w="9666" w:type="dxa"/>
            <w:gridSpan w:val="4"/>
          </w:tcPr>
          <w:p w14:paraId="2D22B9D8" w14:textId="77777777" w:rsidR="007A1F44" w:rsidRPr="00977EA3" w:rsidRDefault="007A1F44" w:rsidP="003462A5">
            <w:pPr>
              <w:pStyle w:val="TableEntry"/>
              <w:rPr>
                <w:b/>
                <w:noProof w:val="0"/>
                <w:sz w:val="16"/>
              </w:rPr>
            </w:pPr>
            <w:r w:rsidRPr="00977EA3">
              <w:rPr>
                <w:noProof w:val="0"/>
                <w:sz w:val="16"/>
              </w:rPr>
              <w:t>Audit Source (Initiating Gateway) (1)</w:t>
            </w:r>
          </w:p>
        </w:tc>
      </w:tr>
      <w:tr w:rsidR="007A1F44" w:rsidRPr="00977EA3" w14:paraId="2DED674A" w14:textId="77777777" w:rsidTr="00AE2B59">
        <w:trPr>
          <w:cantSplit/>
        </w:trPr>
        <w:tc>
          <w:tcPr>
            <w:tcW w:w="9666" w:type="dxa"/>
            <w:gridSpan w:val="4"/>
          </w:tcPr>
          <w:p w14:paraId="499D2DA8" w14:textId="770E485C" w:rsidR="007A1F44" w:rsidRPr="00977EA3" w:rsidRDefault="007A1F44" w:rsidP="003462A5">
            <w:pPr>
              <w:pStyle w:val="TableEntry"/>
              <w:rPr>
                <w:b/>
                <w:noProof w:val="0"/>
                <w:sz w:val="16"/>
              </w:rPr>
            </w:pPr>
            <w:r w:rsidRPr="00977EA3">
              <w:rPr>
                <w:noProof w:val="0"/>
                <w:sz w:val="16"/>
              </w:rPr>
              <w:t>Patient (0) No patient identifiers are included in this audit message.</w:t>
            </w:r>
            <w:r w:rsidRPr="00977EA3" w:rsidDel="00CD1CDB">
              <w:rPr>
                <w:noProof w:val="0"/>
                <w:sz w:val="16"/>
              </w:rPr>
              <w:t xml:space="preserve"> </w:t>
            </w:r>
          </w:p>
        </w:tc>
      </w:tr>
      <w:tr w:rsidR="007A1F44" w:rsidRPr="00977EA3" w14:paraId="2C986924" w14:textId="77777777" w:rsidTr="00AE2B59">
        <w:trPr>
          <w:cantSplit/>
        </w:trPr>
        <w:tc>
          <w:tcPr>
            <w:tcW w:w="9666" w:type="dxa"/>
            <w:gridSpan w:val="4"/>
          </w:tcPr>
          <w:p w14:paraId="07A052E2" w14:textId="7C8998D2" w:rsidR="007A1F44" w:rsidRPr="00977EA3" w:rsidRDefault="007A1F44" w:rsidP="003462A5">
            <w:pPr>
              <w:pStyle w:val="TableEntry"/>
              <w:rPr>
                <w:b/>
                <w:noProof w:val="0"/>
                <w:sz w:val="16"/>
              </w:rPr>
            </w:pPr>
            <w:r w:rsidRPr="00977EA3">
              <w:rPr>
                <w:noProof w:val="0"/>
                <w:sz w:val="16"/>
              </w:rPr>
              <w:t>Query Parameters</w:t>
            </w:r>
            <w:r w:rsidR="000221EB" w:rsidRPr="00977EA3">
              <w:rPr>
                <w:noProof w:val="0"/>
                <w:sz w:val="16"/>
              </w:rPr>
              <w:t xml:space="preserve"> </w:t>
            </w:r>
            <w:r w:rsidRPr="00977EA3">
              <w:rPr>
                <w:noProof w:val="0"/>
                <w:sz w:val="16"/>
              </w:rPr>
              <w:t>(1)</w:t>
            </w:r>
          </w:p>
        </w:tc>
      </w:tr>
    </w:tbl>
    <w:p w14:paraId="3A3C74F4" w14:textId="77777777" w:rsidR="00BF0E97" w:rsidRDefault="00BF0E97" w:rsidP="00D372D5">
      <w:pPr>
        <w:pStyle w:val="Corpotesto"/>
      </w:pPr>
    </w:p>
    <w:p w14:paraId="4D626D03" w14:textId="77777777" w:rsidR="00BF0E97" w:rsidRDefault="00BF0E97" w:rsidP="00D372D5">
      <w:pPr>
        <w:pStyle w:val="Corpotesto"/>
      </w:pPr>
    </w:p>
    <w:p w14:paraId="6E065707" w14:textId="61D89895" w:rsidR="007A1F44" w:rsidRPr="00977EA3" w:rsidRDefault="007A1F44" w:rsidP="00D372D5">
      <w:pPr>
        <w:pStyle w:val="Corpotesto"/>
        <w:rPr>
          <w:b/>
          <w:i/>
        </w:rPr>
      </w:pPr>
      <w:r w:rsidRPr="00977EA3">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0962227" w14:textId="77777777" w:rsidTr="00AE2B59">
        <w:trPr>
          <w:cantSplit/>
        </w:trPr>
        <w:tc>
          <w:tcPr>
            <w:tcW w:w="1548" w:type="dxa"/>
            <w:vMerge w:val="restart"/>
          </w:tcPr>
          <w:p w14:paraId="0445964A" w14:textId="77777777" w:rsidR="007A1F44" w:rsidRPr="00977EA3" w:rsidRDefault="007A1F44" w:rsidP="00A063AC">
            <w:pPr>
              <w:pStyle w:val="TableEntryHeader"/>
              <w:rPr>
                <w:noProof w:val="0"/>
              </w:rPr>
            </w:pPr>
            <w:r w:rsidRPr="00977EA3">
              <w:rPr>
                <w:noProof w:val="0"/>
              </w:rPr>
              <w:t>Source</w:t>
            </w:r>
          </w:p>
          <w:p w14:paraId="7CA35A57"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21CDA40F"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691B8F04" w14:textId="77777777" w:rsidR="007A1F44" w:rsidRPr="00977EA3" w:rsidRDefault="007A1F44" w:rsidP="00AE2B59">
            <w:pPr>
              <w:pStyle w:val="TableEntry"/>
              <w:jc w:val="center"/>
              <w:rPr>
                <w:i/>
                <w:iCs/>
                <w:noProof w:val="0"/>
                <w:sz w:val="16"/>
              </w:rPr>
            </w:pPr>
            <w:r w:rsidRPr="00977EA3">
              <w:rPr>
                <w:noProof w:val="0"/>
                <w:sz w:val="16"/>
              </w:rPr>
              <w:t>M</w:t>
            </w:r>
          </w:p>
        </w:tc>
        <w:tc>
          <w:tcPr>
            <w:tcW w:w="4968" w:type="dxa"/>
            <w:vAlign w:val="center"/>
          </w:tcPr>
          <w:p w14:paraId="614A75CD" w14:textId="77777777" w:rsidR="007A1F44" w:rsidRPr="00977EA3" w:rsidRDefault="007A1F44" w:rsidP="00B703A5">
            <w:pPr>
              <w:pStyle w:val="TableEntry"/>
              <w:rPr>
                <w:i/>
                <w:iCs/>
                <w:noProof w:val="0"/>
                <w:sz w:val="16"/>
              </w:rPr>
            </w:pPr>
            <w:r w:rsidRPr="00977EA3">
              <w:rPr>
                <w:noProof w:val="0"/>
                <w:sz w:val="16"/>
              </w:rPr>
              <w:t>If 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2D2963D3" w14:textId="77777777" w:rsidTr="00AE2B59">
        <w:trPr>
          <w:cantSplit/>
        </w:trPr>
        <w:tc>
          <w:tcPr>
            <w:tcW w:w="1548" w:type="dxa"/>
            <w:vMerge/>
            <w:textDirection w:val="btLr"/>
            <w:vAlign w:val="center"/>
          </w:tcPr>
          <w:p w14:paraId="1AA8DC21" w14:textId="77777777" w:rsidR="007A1F44" w:rsidRPr="00977EA3" w:rsidRDefault="007A1F44" w:rsidP="00AE2B59">
            <w:pPr>
              <w:pStyle w:val="TableLabel"/>
              <w:rPr>
                <w:noProof w:val="0"/>
                <w:sz w:val="16"/>
              </w:rPr>
            </w:pPr>
          </w:p>
        </w:tc>
        <w:tc>
          <w:tcPr>
            <w:tcW w:w="2520" w:type="dxa"/>
            <w:vAlign w:val="center"/>
          </w:tcPr>
          <w:p w14:paraId="5B11AD0A" w14:textId="77777777" w:rsidR="007A1F44" w:rsidRPr="00977EA3" w:rsidRDefault="007A1F44" w:rsidP="00AE2B59">
            <w:pPr>
              <w:pStyle w:val="TableEntry"/>
              <w:rPr>
                <w:noProof w:val="0"/>
                <w:sz w:val="16"/>
              </w:rPr>
            </w:pPr>
            <w:proofErr w:type="spellStart"/>
            <w:r w:rsidRPr="00977EA3">
              <w:rPr>
                <w:noProof w:val="0"/>
                <w:sz w:val="16"/>
              </w:rPr>
              <w:t>AlternativeUserID</w:t>
            </w:r>
            <w:proofErr w:type="spellEnd"/>
          </w:p>
        </w:tc>
        <w:tc>
          <w:tcPr>
            <w:tcW w:w="630" w:type="dxa"/>
            <w:vAlign w:val="center"/>
          </w:tcPr>
          <w:p w14:paraId="50282FD0"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0BF122F"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C18CD7D" w14:textId="77777777" w:rsidTr="00AE2B59">
        <w:trPr>
          <w:cantSplit/>
        </w:trPr>
        <w:tc>
          <w:tcPr>
            <w:tcW w:w="1548" w:type="dxa"/>
            <w:vMerge/>
            <w:textDirection w:val="btLr"/>
            <w:vAlign w:val="center"/>
          </w:tcPr>
          <w:p w14:paraId="27E76BD2" w14:textId="77777777" w:rsidR="007A1F44" w:rsidRPr="00977EA3" w:rsidRDefault="007A1F44" w:rsidP="00AE2B59">
            <w:pPr>
              <w:pStyle w:val="TableLabel"/>
              <w:rPr>
                <w:noProof w:val="0"/>
                <w:sz w:val="16"/>
              </w:rPr>
            </w:pPr>
          </w:p>
        </w:tc>
        <w:tc>
          <w:tcPr>
            <w:tcW w:w="2520" w:type="dxa"/>
            <w:vAlign w:val="center"/>
          </w:tcPr>
          <w:p w14:paraId="74202CC8"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1162D82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80B7F21"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E2A71E8" w14:textId="77777777" w:rsidTr="00AE2B59">
        <w:trPr>
          <w:cantSplit/>
        </w:trPr>
        <w:tc>
          <w:tcPr>
            <w:tcW w:w="1548" w:type="dxa"/>
            <w:vMerge/>
            <w:textDirection w:val="btLr"/>
            <w:vAlign w:val="center"/>
          </w:tcPr>
          <w:p w14:paraId="2E8FE63D" w14:textId="77777777" w:rsidR="007A1F44" w:rsidRPr="00977EA3" w:rsidRDefault="007A1F44" w:rsidP="00AE2B59">
            <w:pPr>
              <w:pStyle w:val="TableLabel"/>
              <w:rPr>
                <w:noProof w:val="0"/>
                <w:sz w:val="16"/>
              </w:rPr>
            </w:pPr>
          </w:p>
        </w:tc>
        <w:tc>
          <w:tcPr>
            <w:tcW w:w="2520" w:type="dxa"/>
            <w:vAlign w:val="center"/>
          </w:tcPr>
          <w:p w14:paraId="618083FB" w14:textId="77777777" w:rsidR="007A1F44" w:rsidRPr="00977EA3" w:rsidRDefault="007A1F44" w:rsidP="00D530C1">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1A541B83" w14:textId="77777777" w:rsidR="007A1F44" w:rsidRPr="00977EA3" w:rsidRDefault="007A1F44" w:rsidP="00AE2B59">
            <w:pPr>
              <w:pStyle w:val="TableEntry"/>
              <w:jc w:val="center"/>
              <w:rPr>
                <w:iCs/>
                <w:noProof w:val="0"/>
                <w:sz w:val="16"/>
              </w:rPr>
            </w:pPr>
            <w:r w:rsidRPr="00977EA3">
              <w:rPr>
                <w:i/>
                <w:iCs/>
                <w:noProof w:val="0"/>
                <w:sz w:val="16"/>
              </w:rPr>
              <w:t>U</w:t>
            </w:r>
          </w:p>
        </w:tc>
        <w:tc>
          <w:tcPr>
            <w:tcW w:w="4968" w:type="dxa"/>
            <w:vAlign w:val="center"/>
          </w:tcPr>
          <w:p w14:paraId="27B03693"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33483E0" w14:textId="77777777" w:rsidTr="00AE2B59">
        <w:trPr>
          <w:cantSplit/>
        </w:trPr>
        <w:tc>
          <w:tcPr>
            <w:tcW w:w="1548" w:type="dxa"/>
            <w:vMerge/>
            <w:textDirection w:val="btLr"/>
            <w:vAlign w:val="center"/>
          </w:tcPr>
          <w:p w14:paraId="2D609637" w14:textId="77777777" w:rsidR="007A1F44" w:rsidRPr="00977EA3" w:rsidRDefault="007A1F44" w:rsidP="00AE2B59">
            <w:pPr>
              <w:pStyle w:val="TableLabel"/>
              <w:rPr>
                <w:noProof w:val="0"/>
                <w:sz w:val="16"/>
              </w:rPr>
            </w:pPr>
          </w:p>
        </w:tc>
        <w:tc>
          <w:tcPr>
            <w:tcW w:w="2520" w:type="dxa"/>
            <w:vAlign w:val="center"/>
          </w:tcPr>
          <w:p w14:paraId="6D6F9A03"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6D7463B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252262C9"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003E718B" w14:textId="77777777" w:rsidTr="00AE2B59">
        <w:trPr>
          <w:cantSplit/>
        </w:trPr>
        <w:tc>
          <w:tcPr>
            <w:tcW w:w="1548" w:type="dxa"/>
            <w:vMerge/>
            <w:textDirection w:val="btLr"/>
            <w:vAlign w:val="center"/>
          </w:tcPr>
          <w:p w14:paraId="00B3ED77" w14:textId="77777777" w:rsidR="007A1F44" w:rsidRPr="00977EA3" w:rsidRDefault="007A1F44" w:rsidP="00AE2B59">
            <w:pPr>
              <w:pStyle w:val="TableLabel"/>
              <w:rPr>
                <w:noProof w:val="0"/>
                <w:sz w:val="16"/>
              </w:rPr>
            </w:pPr>
          </w:p>
        </w:tc>
        <w:tc>
          <w:tcPr>
            <w:tcW w:w="2520" w:type="dxa"/>
            <w:vAlign w:val="center"/>
          </w:tcPr>
          <w:p w14:paraId="11A98D7B" w14:textId="77777777" w:rsidR="007A1F44" w:rsidRPr="00977EA3" w:rsidRDefault="007A1F44" w:rsidP="00AE2B59">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30A55159"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512E8202"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07D372C5" w14:textId="77777777" w:rsidTr="00AE2B59">
        <w:trPr>
          <w:cantSplit/>
        </w:trPr>
        <w:tc>
          <w:tcPr>
            <w:tcW w:w="1548" w:type="dxa"/>
            <w:vMerge/>
            <w:textDirection w:val="btLr"/>
            <w:vAlign w:val="center"/>
          </w:tcPr>
          <w:p w14:paraId="76967F04" w14:textId="77777777" w:rsidR="007A1F44" w:rsidRPr="00977EA3" w:rsidRDefault="007A1F44" w:rsidP="00AE2B59">
            <w:pPr>
              <w:pStyle w:val="TableLabel"/>
              <w:rPr>
                <w:noProof w:val="0"/>
                <w:sz w:val="16"/>
              </w:rPr>
            </w:pPr>
          </w:p>
        </w:tc>
        <w:tc>
          <w:tcPr>
            <w:tcW w:w="2520" w:type="dxa"/>
            <w:vAlign w:val="center"/>
          </w:tcPr>
          <w:p w14:paraId="0693AC07" w14:textId="77777777" w:rsidR="007A1F44" w:rsidRPr="00977EA3" w:rsidRDefault="007A1F44" w:rsidP="00D530C1">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6A3B35DF" w14:textId="77777777" w:rsidR="007A1F44" w:rsidRPr="00977EA3" w:rsidRDefault="007A1F44" w:rsidP="00A74D2C">
            <w:pPr>
              <w:pStyle w:val="TableEntry"/>
              <w:jc w:val="center"/>
              <w:rPr>
                <w:iCs/>
                <w:noProof w:val="0"/>
                <w:sz w:val="16"/>
              </w:rPr>
            </w:pPr>
            <w:r w:rsidRPr="00977EA3">
              <w:rPr>
                <w:iCs/>
                <w:noProof w:val="0"/>
                <w:sz w:val="16"/>
              </w:rPr>
              <w:t>M</w:t>
            </w:r>
          </w:p>
        </w:tc>
        <w:tc>
          <w:tcPr>
            <w:tcW w:w="4968" w:type="dxa"/>
            <w:vAlign w:val="center"/>
          </w:tcPr>
          <w:p w14:paraId="7C8EA817" w14:textId="77777777" w:rsidR="007A1F44" w:rsidRPr="00977EA3" w:rsidRDefault="007A1F44" w:rsidP="008D5528">
            <w:pPr>
              <w:pStyle w:val="TableEntry"/>
              <w:rPr>
                <w:noProof w:val="0"/>
                <w:sz w:val="16"/>
              </w:rPr>
            </w:pPr>
            <w:r w:rsidRPr="00977EA3">
              <w:rPr>
                <w:noProof w:val="0"/>
                <w:sz w:val="16"/>
              </w:rPr>
              <w:t>The machine name or IP address.</w:t>
            </w:r>
          </w:p>
        </w:tc>
      </w:tr>
    </w:tbl>
    <w:p w14:paraId="6BF0FD0D" w14:textId="77777777" w:rsidR="00A552D0" w:rsidRPr="00977EA3" w:rsidRDefault="00A552D0" w:rsidP="00D372D5">
      <w:pPr>
        <w:pStyle w:val="Corpo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8"/>
        <w:gridCol w:w="2510"/>
        <w:gridCol w:w="623"/>
        <w:gridCol w:w="4679"/>
      </w:tblGrid>
      <w:tr w:rsidR="007A1F44" w:rsidRPr="00977EA3" w14:paraId="6C54BC28" w14:textId="77777777" w:rsidTr="00D372D5">
        <w:trPr>
          <w:cantSplit/>
        </w:trPr>
        <w:tc>
          <w:tcPr>
            <w:tcW w:w="1548" w:type="dxa"/>
            <w:vMerge w:val="restart"/>
          </w:tcPr>
          <w:p w14:paraId="0B743565" w14:textId="77777777" w:rsidR="007A1F44" w:rsidRPr="00977EA3" w:rsidRDefault="007A1F44" w:rsidP="00A063AC">
            <w:pPr>
              <w:pStyle w:val="TableEntryHeader"/>
              <w:rPr>
                <w:noProof w:val="0"/>
              </w:rPr>
            </w:pPr>
            <w:r w:rsidRPr="00977EA3">
              <w:rPr>
                <w:noProof w:val="0"/>
              </w:rPr>
              <w:t>Human Requestor (if known)</w:t>
            </w:r>
          </w:p>
          <w:p w14:paraId="04312D33"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D9FB845" w14:textId="77777777" w:rsidR="007A1F44" w:rsidRPr="00977EA3" w:rsidRDefault="007A1F44" w:rsidP="00D372D5">
            <w:pPr>
              <w:pStyle w:val="TableEntry"/>
              <w:rPr>
                <w:noProof w:val="0"/>
                <w:sz w:val="16"/>
              </w:rPr>
            </w:pPr>
            <w:proofErr w:type="spellStart"/>
            <w:r w:rsidRPr="00977EA3">
              <w:rPr>
                <w:noProof w:val="0"/>
                <w:sz w:val="16"/>
              </w:rPr>
              <w:t>UserID</w:t>
            </w:r>
            <w:proofErr w:type="spellEnd"/>
          </w:p>
        </w:tc>
        <w:tc>
          <w:tcPr>
            <w:tcW w:w="630" w:type="dxa"/>
            <w:vAlign w:val="center"/>
          </w:tcPr>
          <w:p w14:paraId="236D187E" w14:textId="77777777" w:rsidR="007A1F44" w:rsidRPr="00977EA3" w:rsidRDefault="007A1F44" w:rsidP="00D372D5">
            <w:pPr>
              <w:pStyle w:val="TableEntry"/>
              <w:rPr>
                <w:noProof w:val="0"/>
                <w:sz w:val="16"/>
              </w:rPr>
            </w:pPr>
            <w:r w:rsidRPr="00977EA3">
              <w:rPr>
                <w:noProof w:val="0"/>
                <w:sz w:val="16"/>
              </w:rPr>
              <w:t>M</w:t>
            </w:r>
          </w:p>
        </w:tc>
        <w:tc>
          <w:tcPr>
            <w:tcW w:w="4878" w:type="dxa"/>
            <w:vAlign w:val="center"/>
          </w:tcPr>
          <w:p w14:paraId="2B516321" w14:textId="77777777" w:rsidR="007A1F44" w:rsidRPr="00977EA3" w:rsidRDefault="007A1F44" w:rsidP="00D372D5">
            <w:pPr>
              <w:pStyle w:val="TableEntry"/>
              <w:rPr>
                <w:noProof w:val="0"/>
                <w:sz w:val="16"/>
              </w:rPr>
            </w:pPr>
            <w:r w:rsidRPr="00977EA3">
              <w:rPr>
                <w:noProof w:val="0"/>
                <w:sz w:val="16"/>
              </w:rPr>
              <w:t>Identity of the human that initiated the transaction.</w:t>
            </w:r>
          </w:p>
        </w:tc>
      </w:tr>
      <w:tr w:rsidR="007A1F44" w:rsidRPr="00977EA3" w14:paraId="7EBF10CC" w14:textId="77777777" w:rsidTr="00D372D5">
        <w:tc>
          <w:tcPr>
            <w:tcW w:w="1548" w:type="dxa"/>
            <w:vMerge/>
          </w:tcPr>
          <w:p w14:paraId="09C33C33" w14:textId="77777777" w:rsidR="007A1F44" w:rsidRPr="00977EA3" w:rsidRDefault="007A1F44" w:rsidP="00B27045"/>
        </w:tc>
        <w:tc>
          <w:tcPr>
            <w:tcW w:w="2520" w:type="dxa"/>
            <w:vAlign w:val="center"/>
          </w:tcPr>
          <w:p w14:paraId="21E93923" w14:textId="77777777" w:rsidR="007A1F44" w:rsidRPr="00977EA3" w:rsidRDefault="007A1F44" w:rsidP="00D372D5">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0B41A792"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70C633D3"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05BCBB27" w14:textId="77777777" w:rsidTr="00D372D5">
        <w:tc>
          <w:tcPr>
            <w:tcW w:w="1548" w:type="dxa"/>
            <w:vMerge/>
          </w:tcPr>
          <w:p w14:paraId="02F458BA" w14:textId="77777777" w:rsidR="007A1F44" w:rsidRPr="00977EA3" w:rsidRDefault="007A1F44" w:rsidP="00B27045"/>
        </w:tc>
        <w:tc>
          <w:tcPr>
            <w:tcW w:w="2520" w:type="dxa"/>
            <w:vAlign w:val="center"/>
          </w:tcPr>
          <w:p w14:paraId="72FC795C" w14:textId="77777777" w:rsidR="007A1F44" w:rsidRPr="00977EA3" w:rsidRDefault="007A1F44" w:rsidP="00D372D5">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5AC8BB8E"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61D00E2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3EAFAE42" w14:textId="77777777" w:rsidTr="00D372D5">
        <w:tc>
          <w:tcPr>
            <w:tcW w:w="1548" w:type="dxa"/>
            <w:vMerge/>
          </w:tcPr>
          <w:p w14:paraId="346482BD" w14:textId="77777777" w:rsidR="007A1F44" w:rsidRPr="00977EA3" w:rsidRDefault="007A1F44" w:rsidP="00B27045"/>
        </w:tc>
        <w:tc>
          <w:tcPr>
            <w:tcW w:w="2520" w:type="dxa"/>
            <w:vAlign w:val="center"/>
          </w:tcPr>
          <w:p w14:paraId="0EF84FA6" w14:textId="77777777" w:rsidR="007A1F44" w:rsidRPr="00977EA3" w:rsidRDefault="007A1F44" w:rsidP="00D372D5">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6714559D"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12255E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8D7DC79" w14:textId="77777777" w:rsidTr="00D372D5">
        <w:tc>
          <w:tcPr>
            <w:tcW w:w="1548" w:type="dxa"/>
            <w:vMerge/>
          </w:tcPr>
          <w:p w14:paraId="74BCE5A7" w14:textId="77777777" w:rsidR="007A1F44" w:rsidRPr="00977EA3" w:rsidRDefault="007A1F44" w:rsidP="00B27045"/>
        </w:tc>
        <w:tc>
          <w:tcPr>
            <w:tcW w:w="2520" w:type="dxa"/>
            <w:vAlign w:val="center"/>
          </w:tcPr>
          <w:p w14:paraId="0DC3230B" w14:textId="77777777" w:rsidR="007A1F44" w:rsidRPr="00977EA3" w:rsidRDefault="007A1F44" w:rsidP="00D372D5">
            <w:pPr>
              <w:pStyle w:val="TableEntry"/>
              <w:rPr>
                <w:noProof w:val="0"/>
                <w:sz w:val="16"/>
              </w:rPr>
            </w:pPr>
            <w:proofErr w:type="spellStart"/>
            <w:r w:rsidRPr="00977EA3">
              <w:rPr>
                <w:noProof w:val="0"/>
                <w:sz w:val="16"/>
              </w:rPr>
              <w:t>RoleIDCode</w:t>
            </w:r>
            <w:proofErr w:type="spellEnd"/>
          </w:p>
        </w:tc>
        <w:tc>
          <w:tcPr>
            <w:tcW w:w="630" w:type="dxa"/>
            <w:vAlign w:val="center"/>
          </w:tcPr>
          <w:p w14:paraId="12241BB7" w14:textId="77777777" w:rsidR="007A1F44" w:rsidRPr="00977EA3" w:rsidRDefault="007A1F44" w:rsidP="00D372D5">
            <w:pPr>
              <w:pStyle w:val="TableEntry"/>
              <w:rPr>
                <w:noProof w:val="0"/>
                <w:sz w:val="16"/>
              </w:rPr>
            </w:pPr>
            <w:r w:rsidRPr="00977EA3">
              <w:rPr>
                <w:noProof w:val="0"/>
                <w:sz w:val="16"/>
              </w:rPr>
              <w:t>U</w:t>
            </w:r>
          </w:p>
        </w:tc>
        <w:tc>
          <w:tcPr>
            <w:tcW w:w="4878" w:type="dxa"/>
            <w:vAlign w:val="center"/>
          </w:tcPr>
          <w:p w14:paraId="0E47F03C" w14:textId="77777777" w:rsidR="007A1F44" w:rsidRPr="00977EA3" w:rsidRDefault="007A1F44" w:rsidP="00D372D5">
            <w:pPr>
              <w:pStyle w:val="TableEntry"/>
              <w:rPr>
                <w:noProof w:val="0"/>
                <w:sz w:val="16"/>
              </w:rPr>
            </w:pPr>
            <w:r w:rsidRPr="00977EA3">
              <w:rPr>
                <w:noProof w:val="0"/>
                <w:sz w:val="16"/>
              </w:rPr>
              <w:t>Access Control role(s) the user holds that allows this transaction.</w:t>
            </w:r>
          </w:p>
        </w:tc>
      </w:tr>
      <w:tr w:rsidR="007A1F44" w:rsidRPr="00977EA3" w14:paraId="17489106" w14:textId="77777777" w:rsidTr="00D372D5">
        <w:tc>
          <w:tcPr>
            <w:tcW w:w="1548" w:type="dxa"/>
            <w:vMerge/>
          </w:tcPr>
          <w:p w14:paraId="0C321462" w14:textId="77777777" w:rsidR="007A1F44" w:rsidRPr="00977EA3" w:rsidRDefault="007A1F44" w:rsidP="00B27045"/>
        </w:tc>
        <w:tc>
          <w:tcPr>
            <w:tcW w:w="2520" w:type="dxa"/>
            <w:vAlign w:val="center"/>
          </w:tcPr>
          <w:p w14:paraId="7844A1FB" w14:textId="77777777" w:rsidR="007A1F44" w:rsidRPr="00977EA3" w:rsidRDefault="007A1F44" w:rsidP="00D372D5">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7C0704BA"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344D5F2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60770F7" w14:textId="77777777" w:rsidTr="00D372D5">
        <w:tc>
          <w:tcPr>
            <w:tcW w:w="1548" w:type="dxa"/>
            <w:vMerge/>
          </w:tcPr>
          <w:p w14:paraId="55F04096" w14:textId="77777777" w:rsidR="007A1F44" w:rsidRPr="00977EA3" w:rsidRDefault="007A1F44" w:rsidP="00B27045"/>
        </w:tc>
        <w:tc>
          <w:tcPr>
            <w:tcW w:w="2520" w:type="dxa"/>
            <w:vAlign w:val="center"/>
          </w:tcPr>
          <w:p w14:paraId="7CEA972D" w14:textId="77777777" w:rsidR="007A1F44" w:rsidRPr="00977EA3" w:rsidRDefault="007A1F44" w:rsidP="00D372D5">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4EB68DA3"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4C647C75"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685931E"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E0A5722" w14:textId="77777777" w:rsidTr="00D372D5">
        <w:trPr>
          <w:cantSplit/>
        </w:trPr>
        <w:tc>
          <w:tcPr>
            <w:tcW w:w="1548" w:type="dxa"/>
            <w:vMerge w:val="restart"/>
          </w:tcPr>
          <w:p w14:paraId="6D69A223" w14:textId="77777777" w:rsidR="007A1F44" w:rsidRPr="00977EA3" w:rsidRDefault="007A1F44" w:rsidP="00A063AC">
            <w:pPr>
              <w:pStyle w:val="TableEntryHeader"/>
              <w:rPr>
                <w:noProof w:val="0"/>
              </w:rPr>
            </w:pPr>
            <w:r w:rsidRPr="00977EA3">
              <w:rPr>
                <w:noProof w:val="0"/>
              </w:rPr>
              <w:t>Destination</w:t>
            </w:r>
          </w:p>
          <w:p w14:paraId="087E1A6B"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68C83E87"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6513C211"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208FE23"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30AA36EF" w14:textId="77777777" w:rsidTr="00AE2B59">
        <w:trPr>
          <w:cantSplit/>
        </w:trPr>
        <w:tc>
          <w:tcPr>
            <w:tcW w:w="1548" w:type="dxa"/>
            <w:vMerge/>
            <w:textDirection w:val="btLr"/>
            <w:vAlign w:val="center"/>
          </w:tcPr>
          <w:p w14:paraId="1DBDAC10" w14:textId="77777777" w:rsidR="007A1F44" w:rsidRPr="00977EA3" w:rsidRDefault="007A1F44" w:rsidP="00AE2B59">
            <w:pPr>
              <w:pStyle w:val="TableLabel"/>
              <w:rPr>
                <w:noProof w:val="0"/>
                <w:sz w:val="16"/>
              </w:rPr>
            </w:pPr>
          </w:p>
        </w:tc>
        <w:tc>
          <w:tcPr>
            <w:tcW w:w="2520" w:type="dxa"/>
            <w:vAlign w:val="center"/>
          </w:tcPr>
          <w:p w14:paraId="107EAD45" w14:textId="77777777" w:rsidR="007A1F44" w:rsidRPr="00977EA3" w:rsidRDefault="007A1F44" w:rsidP="00AE2B59">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66C9E02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9A9C2F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6C765745" w14:textId="77777777" w:rsidTr="00AE2B59">
        <w:trPr>
          <w:cantSplit/>
        </w:trPr>
        <w:tc>
          <w:tcPr>
            <w:tcW w:w="1548" w:type="dxa"/>
            <w:vMerge/>
            <w:textDirection w:val="btLr"/>
            <w:vAlign w:val="center"/>
          </w:tcPr>
          <w:p w14:paraId="0D0A2C32" w14:textId="77777777" w:rsidR="007A1F44" w:rsidRPr="00977EA3" w:rsidRDefault="007A1F44" w:rsidP="00AE2B59">
            <w:pPr>
              <w:pStyle w:val="TableLabel"/>
              <w:rPr>
                <w:noProof w:val="0"/>
                <w:sz w:val="16"/>
              </w:rPr>
            </w:pPr>
          </w:p>
        </w:tc>
        <w:tc>
          <w:tcPr>
            <w:tcW w:w="2520" w:type="dxa"/>
            <w:vAlign w:val="center"/>
          </w:tcPr>
          <w:p w14:paraId="5A4E2492"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02DDEDE7"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6FC69DF"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5C01D196" w14:textId="77777777" w:rsidTr="00AE2B59">
        <w:trPr>
          <w:cantSplit/>
        </w:trPr>
        <w:tc>
          <w:tcPr>
            <w:tcW w:w="1548" w:type="dxa"/>
            <w:vMerge/>
            <w:textDirection w:val="btLr"/>
            <w:vAlign w:val="center"/>
          </w:tcPr>
          <w:p w14:paraId="12FED8F2" w14:textId="77777777" w:rsidR="007A1F44" w:rsidRPr="00977EA3" w:rsidRDefault="007A1F44" w:rsidP="00AE2B59">
            <w:pPr>
              <w:pStyle w:val="TableLabel"/>
              <w:rPr>
                <w:noProof w:val="0"/>
                <w:sz w:val="16"/>
              </w:rPr>
            </w:pPr>
          </w:p>
        </w:tc>
        <w:tc>
          <w:tcPr>
            <w:tcW w:w="2520" w:type="dxa"/>
            <w:vAlign w:val="center"/>
          </w:tcPr>
          <w:p w14:paraId="55D57E86" w14:textId="77777777" w:rsidR="007A1F44" w:rsidRPr="00977EA3" w:rsidRDefault="007A1F44" w:rsidP="00AE2B59">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7A63C6D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0D1644D"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56B9C862" w14:textId="77777777" w:rsidTr="00AE2B59">
        <w:trPr>
          <w:cantSplit/>
        </w:trPr>
        <w:tc>
          <w:tcPr>
            <w:tcW w:w="1548" w:type="dxa"/>
            <w:vMerge/>
            <w:textDirection w:val="btLr"/>
            <w:vAlign w:val="center"/>
          </w:tcPr>
          <w:p w14:paraId="4CD24BBF" w14:textId="77777777" w:rsidR="007A1F44" w:rsidRPr="00977EA3" w:rsidRDefault="007A1F44" w:rsidP="00AE2B59">
            <w:pPr>
              <w:pStyle w:val="TableLabel"/>
              <w:rPr>
                <w:noProof w:val="0"/>
                <w:sz w:val="16"/>
              </w:rPr>
            </w:pPr>
          </w:p>
        </w:tc>
        <w:tc>
          <w:tcPr>
            <w:tcW w:w="2520" w:type="dxa"/>
            <w:vAlign w:val="center"/>
          </w:tcPr>
          <w:p w14:paraId="3AB0B993"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28CC186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8D17672"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3B51D044" w14:textId="77777777" w:rsidTr="00AE2B59">
        <w:trPr>
          <w:cantSplit/>
        </w:trPr>
        <w:tc>
          <w:tcPr>
            <w:tcW w:w="1548" w:type="dxa"/>
            <w:vMerge/>
            <w:textDirection w:val="btLr"/>
            <w:vAlign w:val="center"/>
          </w:tcPr>
          <w:p w14:paraId="304930B1" w14:textId="77777777" w:rsidR="007A1F44" w:rsidRPr="00977EA3" w:rsidRDefault="007A1F44" w:rsidP="00AE2B59">
            <w:pPr>
              <w:pStyle w:val="TableLabel"/>
              <w:rPr>
                <w:noProof w:val="0"/>
                <w:sz w:val="16"/>
              </w:rPr>
            </w:pPr>
          </w:p>
        </w:tc>
        <w:tc>
          <w:tcPr>
            <w:tcW w:w="2520" w:type="dxa"/>
            <w:vAlign w:val="center"/>
          </w:tcPr>
          <w:p w14:paraId="02DDCF05" w14:textId="77777777" w:rsidR="007A1F44" w:rsidRPr="00977EA3" w:rsidRDefault="007A1F44" w:rsidP="00AE2B59">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125BA8B1"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16358C8"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00DDD061" w14:textId="77777777" w:rsidTr="00D372D5">
        <w:trPr>
          <w:cantSplit/>
        </w:trPr>
        <w:tc>
          <w:tcPr>
            <w:tcW w:w="1548" w:type="dxa"/>
            <w:vMerge/>
            <w:textDirection w:val="btLr"/>
            <w:vAlign w:val="center"/>
          </w:tcPr>
          <w:p w14:paraId="4CAF91DA" w14:textId="77777777" w:rsidR="007A1F44" w:rsidRPr="00977EA3" w:rsidRDefault="007A1F44" w:rsidP="00AE2B59">
            <w:pPr>
              <w:pStyle w:val="TableLabel"/>
              <w:rPr>
                <w:noProof w:val="0"/>
                <w:sz w:val="16"/>
              </w:rPr>
            </w:pPr>
          </w:p>
        </w:tc>
        <w:tc>
          <w:tcPr>
            <w:tcW w:w="2520" w:type="dxa"/>
            <w:vAlign w:val="center"/>
          </w:tcPr>
          <w:p w14:paraId="067B272C" w14:textId="77777777" w:rsidR="007A1F44" w:rsidRPr="00977EA3" w:rsidRDefault="007A1F44" w:rsidP="00AE2B59">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3D9A87B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C5480C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88FCA9D"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721693F" w14:textId="77777777" w:rsidTr="00AE2B59">
        <w:trPr>
          <w:cantSplit/>
        </w:trPr>
        <w:tc>
          <w:tcPr>
            <w:tcW w:w="1728" w:type="dxa"/>
            <w:vMerge w:val="restart"/>
          </w:tcPr>
          <w:p w14:paraId="1F5CDDC7" w14:textId="77777777" w:rsidR="007A1F44" w:rsidRPr="00977EA3" w:rsidRDefault="007A1F44" w:rsidP="00A063AC">
            <w:pPr>
              <w:pStyle w:val="TableEntryHeader"/>
              <w:rPr>
                <w:noProof w:val="0"/>
              </w:rPr>
            </w:pPr>
            <w:r w:rsidRPr="00977EA3">
              <w:rPr>
                <w:noProof w:val="0"/>
              </w:rPr>
              <w:t>Audit Source</w:t>
            </w:r>
          </w:p>
          <w:p w14:paraId="48B4DA15"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5D1F39B5" w14:textId="77777777" w:rsidR="007A1F44" w:rsidRPr="00977EA3" w:rsidRDefault="007A1F44" w:rsidP="00AE2B59">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11F5CC0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DA17C11"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0308DEA9" w14:textId="77777777" w:rsidTr="00AE2B59">
        <w:trPr>
          <w:cantSplit/>
        </w:trPr>
        <w:tc>
          <w:tcPr>
            <w:tcW w:w="1728" w:type="dxa"/>
            <w:vMerge/>
            <w:textDirection w:val="btLr"/>
            <w:vAlign w:val="center"/>
          </w:tcPr>
          <w:p w14:paraId="37CF8442" w14:textId="77777777" w:rsidR="007A1F44" w:rsidRPr="00977EA3" w:rsidRDefault="007A1F44" w:rsidP="00AE2B59">
            <w:pPr>
              <w:pStyle w:val="TableLabel"/>
              <w:rPr>
                <w:noProof w:val="0"/>
                <w:sz w:val="16"/>
              </w:rPr>
            </w:pPr>
          </w:p>
        </w:tc>
        <w:tc>
          <w:tcPr>
            <w:tcW w:w="2340" w:type="dxa"/>
            <w:vAlign w:val="center"/>
          </w:tcPr>
          <w:p w14:paraId="2F11A0CF" w14:textId="77777777" w:rsidR="007A1F44" w:rsidRPr="00977EA3" w:rsidRDefault="007A1F44" w:rsidP="00AE2B59">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5252EDF4"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27F91C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D25B80E" w14:textId="77777777" w:rsidTr="00AE2B59">
        <w:trPr>
          <w:cantSplit/>
        </w:trPr>
        <w:tc>
          <w:tcPr>
            <w:tcW w:w="1728" w:type="dxa"/>
            <w:vMerge/>
            <w:textDirection w:val="btLr"/>
            <w:vAlign w:val="center"/>
          </w:tcPr>
          <w:p w14:paraId="06529892" w14:textId="77777777" w:rsidR="007A1F44" w:rsidRPr="00977EA3" w:rsidRDefault="007A1F44" w:rsidP="00AE2B59">
            <w:pPr>
              <w:pStyle w:val="TableLabel"/>
              <w:rPr>
                <w:noProof w:val="0"/>
                <w:sz w:val="16"/>
              </w:rPr>
            </w:pPr>
          </w:p>
        </w:tc>
        <w:tc>
          <w:tcPr>
            <w:tcW w:w="2340" w:type="dxa"/>
            <w:vAlign w:val="center"/>
          </w:tcPr>
          <w:p w14:paraId="29B3BBBC" w14:textId="77777777" w:rsidR="007A1F44" w:rsidRPr="00977EA3" w:rsidRDefault="007A1F44" w:rsidP="00AE2B59">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6F35E996"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024F0955"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B12B114"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255B061" w14:textId="77777777" w:rsidTr="00D372D5">
        <w:trPr>
          <w:cantSplit/>
        </w:trPr>
        <w:tc>
          <w:tcPr>
            <w:tcW w:w="1548" w:type="dxa"/>
            <w:vMerge w:val="restart"/>
          </w:tcPr>
          <w:p w14:paraId="37201B64" w14:textId="77777777" w:rsidR="007A1F44" w:rsidRPr="00977EA3" w:rsidRDefault="007A1F44" w:rsidP="00A063AC">
            <w:pPr>
              <w:pStyle w:val="TableEntryHeader"/>
              <w:rPr>
                <w:noProof w:val="0"/>
              </w:rPr>
            </w:pPr>
            <w:r w:rsidRPr="00977EA3">
              <w:rPr>
                <w:noProof w:val="0"/>
              </w:rPr>
              <w:t>Query Parameters</w:t>
            </w:r>
          </w:p>
          <w:p w14:paraId="65C79DF9" w14:textId="77777777" w:rsidR="007A1F44" w:rsidRPr="00977EA3" w:rsidRDefault="007A1F44" w:rsidP="00D372D5">
            <w:pPr>
              <w:pStyle w:val="TableEntryHeader"/>
              <w:rPr>
                <w:bCs/>
                <w:noProof w:val="0"/>
                <w:sz w:val="12"/>
                <w:szCs w:val="16"/>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360440B6"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5C334521"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35EFF9FA" w14:textId="77777777" w:rsidR="007A1F44" w:rsidRPr="00977EA3" w:rsidRDefault="007A1F44" w:rsidP="00AE2B59">
            <w:pPr>
              <w:pStyle w:val="TableEntry"/>
              <w:rPr>
                <w:noProof w:val="0"/>
                <w:sz w:val="16"/>
                <w:szCs w:val="16"/>
              </w:rPr>
            </w:pPr>
            <w:r w:rsidRPr="00977EA3">
              <w:rPr>
                <w:noProof w:val="0"/>
                <w:sz w:val="16"/>
                <w:szCs w:val="16"/>
              </w:rPr>
              <w:t>“2” (system object)</w:t>
            </w:r>
          </w:p>
        </w:tc>
      </w:tr>
      <w:tr w:rsidR="007A1F44" w:rsidRPr="00977EA3" w14:paraId="0457D509" w14:textId="77777777" w:rsidTr="00AE2B59">
        <w:trPr>
          <w:cantSplit/>
        </w:trPr>
        <w:tc>
          <w:tcPr>
            <w:tcW w:w="1548" w:type="dxa"/>
            <w:vMerge/>
            <w:vAlign w:val="center"/>
          </w:tcPr>
          <w:p w14:paraId="3C5C5ACC" w14:textId="77777777" w:rsidR="007A1F44" w:rsidRPr="00977EA3" w:rsidRDefault="007A1F44" w:rsidP="00AE2B59"/>
        </w:tc>
        <w:tc>
          <w:tcPr>
            <w:tcW w:w="2520" w:type="dxa"/>
            <w:vAlign w:val="center"/>
          </w:tcPr>
          <w:p w14:paraId="3E140A9E"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21E82651"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6212BFE0" w14:textId="77777777" w:rsidR="007A1F44" w:rsidRPr="00977EA3" w:rsidRDefault="007A1F44" w:rsidP="00AE2B59">
            <w:pPr>
              <w:pStyle w:val="TableEntry"/>
              <w:rPr>
                <w:noProof w:val="0"/>
                <w:sz w:val="16"/>
                <w:szCs w:val="16"/>
              </w:rPr>
            </w:pPr>
            <w:r w:rsidRPr="00977EA3">
              <w:rPr>
                <w:noProof w:val="0"/>
                <w:sz w:val="16"/>
                <w:szCs w:val="16"/>
              </w:rPr>
              <w:t>“24” (query)</w:t>
            </w:r>
          </w:p>
        </w:tc>
      </w:tr>
      <w:tr w:rsidR="007A1F44" w:rsidRPr="00977EA3" w14:paraId="3AD20A69" w14:textId="77777777" w:rsidTr="00AE2B59">
        <w:trPr>
          <w:cantSplit/>
        </w:trPr>
        <w:tc>
          <w:tcPr>
            <w:tcW w:w="1548" w:type="dxa"/>
            <w:vMerge/>
            <w:vAlign w:val="center"/>
          </w:tcPr>
          <w:p w14:paraId="389479E2" w14:textId="77777777" w:rsidR="007A1F44" w:rsidRPr="00977EA3" w:rsidRDefault="007A1F44" w:rsidP="00AE2B59"/>
        </w:tc>
        <w:tc>
          <w:tcPr>
            <w:tcW w:w="2520" w:type="dxa"/>
            <w:vAlign w:val="center"/>
          </w:tcPr>
          <w:p w14:paraId="3314B51C" w14:textId="77777777" w:rsidR="007A1F44" w:rsidRPr="00977EA3" w:rsidRDefault="007A1F44" w:rsidP="0063062C">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3C74BD20" w14:textId="77777777" w:rsidR="007A1F44" w:rsidRPr="00977EA3" w:rsidRDefault="007A1F44">
            <w:pPr>
              <w:pStyle w:val="TableEntry"/>
              <w:rPr>
                <w:i/>
                <w:noProof w:val="0"/>
                <w:sz w:val="16"/>
              </w:rPr>
            </w:pPr>
            <w:r w:rsidRPr="00977EA3">
              <w:rPr>
                <w:i/>
                <w:noProof w:val="0"/>
                <w:sz w:val="16"/>
              </w:rPr>
              <w:t>U</w:t>
            </w:r>
          </w:p>
        </w:tc>
        <w:tc>
          <w:tcPr>
            <w:tcW w:w="4968" w:type="dxa"/>
            <w:vAlign w:val="center"/>
          </w:tcPr>
          <w:p w14:paraId="6588592D"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2E4DB7F5" w14:textId="77777777" w:rsidTr="00AE2B59">
        <w:trPr>
          <w:cantSplit/>
        </w:trPr>
        <w:tc>
          <w:tcPr>
            <w:tcW w:w="1548" w:type="dxa"/>
            <w:vMerge/>
            <w:vAlign w:val="center"/>
          </w:tcPr>
          <w:p w14:paraId="26E629AD" w14:textId="77777777" w:rsidR="007A1F44" w:rsidRPr="00977EA3" w:rsidRDefault="007A1F44" w:rsidP="00AE2B59"/>
        </w:tc>
        <w:tc>
          <w:tcPr>
            <w:tcW w:w="2520" w:type="dxa"/>
            <w:vAlign w:val="center"/>
          </w:tcPr>
          <w:p w14:paraId="66D988EB"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ParticipantObjectIDTypeCode</w:t>
            </w:r>
            <w:proofErr w:type="spellEnd"/>
          </w:p>
        </w:tc>
        <w:tc>
          <w:tcPr>
            <w:tcW w:w="630" w:type="dxa"/>
            <w:vAlign w:val="center"/>
          </w:tcPr>
          <w:p w14:paraId="42668C9E" w14:textId="77777777" w:rsidR="007A1F44" w:rsidRPr="00977EA3" w:rsidRDefault="007A1F44">
            <w:pPr>
              <w:pStyle w:val="TableEntry"/>
              <w:rPr>
                <w:noProof w:val="0"/>
                <w:sz w:val="16"/>
              </w:rPr>
            </w:pPr>
            <w:r w:rsidRPr="00977EA3">
              <w:rPr>
                <w:noProof w:val="0"/>
                <w:sz w:val="16"/>
              </w:rPr>
              <w:t>M</w:t>
            </w:r>
          </w:p>
        </w:tc>
        <w:tc>
          <w:tcPr>
            <w:tcW w:w="4968" w:type="dxa"/>
          </w:tcPr>
          <w:p w14:paraId="732D5CCA" w14:textId="77777777" w:rsidR="007A1F44" w:rsidRPr="00977EA3" w:rsidRDefault="007A1F44" w:rsidP="00AE2B59">
            <w:pPr>
              <w:pStyle w:val="TableEntry"/>
              <w:rPr>
                <w:noProof w:val="0"/>
                <w:sz w:val="16"/>
                <w:szCs w:val="16"/>
              </w:rPr>
            </w:pPr>
            <w:r w:rsidRPr="00977EA3">
              <w:rPr>
                <w:noProof w:val="0"/>
                <w:sz w:val="16"/>
                <w:szCs w:val="16"/>
              </w:rPr>
              <w:t>EV(“ITI-55, “IHE Transactions”, “Cross Gateway Patient Discovery”)</w:t>
            </w:r>
          </w:p>
        </w:tc>
      </w:tr>
      <w:tr w:rsidR="007A1F44" w:rsidRPr="00977EA3" w14:paraId="7A288FD9" w14:textId="77777777" w:rsidTr="00AE2B59">
        <w:trPr>
          <w:cantSplit/>
        </w:trPr>
        <w:tc>
          <w:tcPr>
            <w:tcW w:w="1548" w:type="dxa"/>
            <w:vMerge/>
            <w:vAlign w:val="center"/>
          </w:tcPr>
          <w:p w14:paraId="7696EE2B" w14:textId="77777777" w:rsidR="007A1F44" w:rsidRPr="00977EA3" w:rsidRDefault="007A1F44" w:rsidP="00AE2B59"/>
        </w:tc>
        <w:tc>
          <w:tcPr>
            <w:tcW w:w="2520" w:type="dxa"/>
            <w:vAlign w:val="center"/>
          </w:tcPr>
          <w:p w14:paraId="173BE25B" w14:textId="77777777" w:rsidR="007A1F44" w:rsidRPr="00977EA3" w:rsidRDefault="007A1F44" w:rsidP="0063062C">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6F6784EA" w14:textId="77777777" w:rsidR="007A1F44" w:rsidRPr="00977EA3" w:rsidRDefault="007A1F44">
            <w:pPr>
              <w:pStyle w:val="TableEntry"/>
              <w:rPr>
                <w:i/>
                <w:noProof w:val="0"/>
                <w:sz w:val="16"/>
              </w:rPr>
            </w:pPr>
            <w:r w:rsidRPr="00977EA3">
              <w:rPr>
                <w:i/>
                <w:noProof w:val="0"/>
                <w:sz w:val="16"/>
              </w:rPr>
              <w:t>U</w:t>
            </w:r>
          </w:p>
        </w:tc>
        <w:tc>
          <w:tcPr>
            <w:tcW w:w="4968" w:type="dxa"/>
            <w:vAlign w:val="center"/>
          </w:tcPr>
          <w:p w14:paraId="7162E643"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7BBFE453" w14:textId="77777777" w:rsidTr="00AE2B59">
        <w:trPr>
          <w:cantSplit/>
        </w:trPr>
        <w:tc>
          <w:tcPr>
            <w:tcW w:w="1548" w:type="dxa"/>
            <w:vMerge/>
            <w:vAlign w:val="center"/>
          </w:tcPr>
          <w:p w14:paraId="01236D40" w14:textId="77777777" w:rsidR="007A1F44" w:rsidRPr="00977EA3" w:rsidRDefault="007A1F44" w:rsidP="00AE2B59"/>
        </w:tc>
        <w:tc>
          <w:tcPr>
            <w:tcW w:w="2520" w:type="dxa"/>
            <w:vAlign w:val="center"/>
          </w:tcPr>
          <w:p w14:paraId="4722D5A4" w14:textId="77777777" w:rsidR="007A1F44" w:rsidRPr="00977EA3" w:rsidRDefault="007A1F44" w:rsidP="0063062C">
            <w:pPr>
              <w:pStyle w:val="TableEntry"/>
              <w:rPr>
                <w:i/>
                <w:iCs/>
                <w:noProof w:val="0"/>
                <w:sz w:val="16"/>
              </w:rPr>
            </w:pPr>
            <w:proofErr w:type="spellStart"/>
            <w:r w:rsidRPr="00977EA3">
              <w:rPr>
                <w:i/>
                <w:iCs/>
                <w:noProof w:val="0"/>
                <w:sz w:val="16"/>
              </w:rPr>
              <w:t>ParticipantObjectID</w:t>
            </w:r>
            <w:proofErr w:type="spellEnd"/>
          </w:p>
        </w:tc>
        <w:tc>
          <w:tcPr>
            <w:tcW w:w="630" w:type="dxa"/>
            <w:vAlign w:val="center"/>
          </w:tcPr>
          <w:p w14:paraId="1E6AC08F" w14:textId="77777777" w:rsidR="007A1F44" w:rsidRPr="00977EA3" w:rsidRDefault="007A1F44">
            <w:pPr>
              <w:pStyle w:val="TableEntry"/>
              <w:rPr>
                <w:i/>
                <w:noProof w:val="0"/>
                <w:sz w:val="16"/>
              </w:rPr>
            </w:pPr>
            <w:r w:rsidRPr="00977EA3">
              <w:rPr>
                <w:i/>
                <w:noProof w:val="0"/>
                <w:sz w:val="16"/>
              </w:rPr>
              <w:t>U</w:t>
            </w:r>
          </w:p>
        </w:tc>
        <w:tc>
          <w:tcPr>
            <w:tcW w:w="4968" w:type="dxa"/>
          </w:tcPr>
          <w:p w14:paraId="0069F3F0" w14:textId="77777777" w:rsidR="007A1F44" w:rsidRPr="00977EA3" w:rsidRDefault="007A1F44" w:rsidP="0063062C">
            <w:pPr>
              <w:pStyle w:val="TableEntry"/>
              <w:rPr>
                <w:i/>
                <w:iCs/>
                <w:noProof w:val="0"/>
                <w:sz w:val="16"/>
              </w:rPr>
            </w:pPr>
            <w:r w:rsidRPr="00977EA3">
              <w:rPr>
                <w:i/>
                <w:iCs/>
                <w:noProof w:val="0"/>
                <w:sz w:val="16"/>
              </w:rPr>
              <w:t>not specialized</w:t>
            </w:r>
            <w:r w:rsidRPr="00977EA3" w:rsidDel="00CD1CDB">
              <w:rPr>
                <w:i/>
                <w:iCs/>
                <w:noProof w:val="0"/>
                <w:sz w:val="16"/>
              </w:rPr>
              <w:t xml:space="preserve"> </w:t>
            </w:r>
          </w:p>
        </w:tc>
      </w:tr>
      <w:tr w:rsidR="007A1F44" w:rsidRPr="00977EA3" w14:paraId="713528F8" w14:textId="77777777" w:rsidTr="00AE2B59">
        <w:trPr>
          <w:cantSplit/>
        </w:trPr>
        <w:tc>
          <w:tcPr>
            <w:tcW w:w="1548" w:type="dxa"/>
            <w:vMerge/>
            <w:vAlign w:val="center"/>
          </w:tcPr>
          <w:p w14:paraId="0BA72F74" w14:textId="77777777" w:rsidR="007A1F44" w:rsidRPr="00977EA3" w:rsidRDefault="007A1F44" w:rsidP="00AE2B59"/>
        </w:tc>
        <w:tc>
          <w:tcPr>
            <w:tcW w:w="2520" w:type="dxa"/>
            <w:vAlign w:val="center"/>
          </w:tcPr>
          <w:p w14:paraId="27D43B33" w14:textId="77777777" w:rsidR="007A1F44" w:rsidRPr="00977EA3" w:rsidRDefault="007A1F44" w:rsidP="00AE2B59">
            <w:pPr>
              <w:pStyle w:val="TableEntry"/>
              <w:rPr>
                <w:i/>
                <w:noProof w:val="0"/>
                <w:sz w:val="16"/>
                <w:szCs w:val="16"/>
              </w:rPr>
            </w:pPr>
            <w:proofErr w:type="spellStart"/>
            <w:r w:rsidRPr="00977EA3">
              <w:rPr>
                <w:i/>
                <w:noProof w:val="0"/>
                <w:sz w:val="16"/>
                <w:szCs w:val="16"/>
              </w:rPr>
              <w:t>ParticipantObjectName</w:t>
            </w:r>
            <w:proofErr w:type="spellEnd"/>
          </w:p>
        </w:tc>
        <w:tc>
          <w:tcPr>
            <w:tcW w:w="630" w:type="dxa"/>
            <w:vAlign w:val="center"/>
          </w:tcPr>
          <w:p w14:paraId="13EFE700" w14:textId="77777777" w:rsidR="007A1F44" w:rsidRPr="00977EA3" w:rsidRDefault="007A1F44" w:rsidP="006C18FA">
            <w:pPr>
              <w:pStyle w:val="TableEntry"/>
              <w:rPr>
                <w:i/>
                <w:noProof w:val="0"/>
                <w:sz w:val="16"/>
              </w:rPr>
            </w:pPr>
            <w:r w:rsidRPr="00977EA3">
              <w:rPr>
                <w:i/>
                <w:noProof w:val="0"/>
                <w:sz w:val="16"/>
              </w:rPr>
              <w:t>U</w:t>
            </w:r>
          </w:p>
        </w:tc>
        <w:tc>
          <w:tcPr>
            <w:tcW w:w="4968" w:type="dxa"/>
            <w:vAlign w:val="center"/>
          </w:tcPr>
          <w:p w14:paraId="757DABCF" w14:textId="77777777" w:rsidR="007A1F44" w:rsidRPr="00977EA3" w:rsidRDefault="007A1F44" w:rsidP="00AE2B59">
            <w:pPr>
              <w:pStyle w:val="TableEntry"/>
              <w:rPr>
                <w:i/>
                <w:noProof w:val="0"/>
                <w:sz w:val="16"/>
                <w:szCs w:val="16"/>
              </w:rPr>
            </w:pPr>
            <w:r w:rsidRPr="00977EA3">
              <w:rPr>
                <w:i/>
                <w:iCs/>
                <w:noProof w:val="0"/>
                <w:sz w:val="16"/>
              </w:rPr>
              <w:t>not specialized</w:t>
            </w:r>
          </w:p>
        </w:tc>
      </w:tr>
      <w:tr w:rsidR="007A1F44" w:rsidRPr="00977EA3" w14:paraId="5AF68DDB" w14:textId="77777777" w:rsidTr="00AE2B59">
        <w:trPr>
          <w:cantSplit/>
        </w:trPr>
        <w:tc>
          <w:tcPr>
            <w:tcW w:w="1548" w:type="dxa"/>
            <w:vMerge/>
            <w:vAlign w:val="center"/>
          </w:tcPr>
          <w:p w14:paraId="1F71AD34" w14:textId="77777777" w:rsidR="007A1F44" w:rsidRPr="00977EA3" w:rsidRDefault="007A1F44" w:rsidP="00AE2B59"/>
        </w:tc>
        <w:tc>
          <w:tcPr>
            <w:tcW w:w="2520" w:type="dxa"/>
            <w:vAlign w:val="center"/>
          </w:tcPr>
          <w:p w14:paraId="670E6826"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ParticipantObjectQuery</w:t>
            </w:r>
            <w:proofErr w:type="spellEnd"/>
          </w:p>
        </w:tc>
        <w:tc>
          <w:tcPr>
            <w:tcW w:w="630" w:type="dxa"/>
            <w:vAlign w:val="center"/>
          </w:tcPr>
          <w:p w14:paraId="2EBE65DA"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59563330" w14:textId="77777777" w:rsidR="007A1F44" w:rsidRPr="00977EA3" w:rsidRDefault="007A1F44" w:rsidP="00AE2B59">
            <w:pPr>
              <w:pStyle w:val="TableEntry"/>
              <w:rPr>
                <w:noProof w:val="0"/>
                <w:sz w:val="16"/>
                <w:szCs w:val="16"/>
              </w:rPr>
            </w:pPr>
            <w:r w:rsidRPr="00977EA3">
              <w:rPr>
                <w:noProof w:val="0"/>
                <w:sz w:val="16"/>
                <w:szCs w:val="16"/>
              </w:rPr>
              <w:t xml:space="preserve">the </w:t>
            </w:r>
            <w:bookmarkStart w:id="4072" w:name="OLE_LINK7"/>
            <w:bookmarkStart w:id="4073" w:name="OLE_LINK8"/>
            <w:proofErr w:type="spellStart"/>
            <w:r w:rsidRPr="00977EA3">
              <w:rPr>
                <w:noProof w:val="0"/>
                <w:sz w:val="16"/>
                <w:szCs w:val="16"/>
              </w:rPr>
              <w:t>QueryByParameter</w:t>
            </w:r>
            <w:proofErr w:type="spellEnd"/>
            <w:r w:rsidRPr="00977EA3">
              <w:rPr>
                <w:noProof w:val="0"/>
                <w:sz w:val="16"/>
                <w:szCs w:val="16"/>
              </w:rPr>
              <w:t xml:space="preserve"> segment of the query</w:t>
            </w:r>
            <w:bookmarkEnd w:id="4072"/>
            <w:bookmarkEnd w:id="4073"/>
            <w:r w:rsidRPr="00977EA3">
              <w:rPr>
                <w:noProof w:val="0"/>
                <w:sz w:val="16"/>
                <w:szCs w:val="16"/>
              </w:rPr>
              <w:t>, base64 encoded.</w:t>
            </w:r>
          </w:p>
        </w:tc>
      </w:tr>
      <w:tr w:rsidR="007A1F44" w:rsidRPr="00977EA3" w14:paraId="6ABE1941" w14:textId="77777777" w:rsidTr="00AE2B59">
        <w:trPr>
          <w:cantSplit/>
        </w:trPr>
        <w:tc>
          <w:tcPr>
            <w:tcW w:w="1548" w:type="dxa"/>
            <w:vMerge/>
            <w:vAlign w:val="center"/>
          </w:tcPr>
          <w:p w14:paraId="3FACE718" w14:textId="77777777" w:rsidR="007A1F44" w:rsidRPr="00977EA3" w:rsidRDefault="007A1F44" w:rsidP="00AE2B59"/>
        </w:tc>
        <w:tc>
          <w:tcPr>
            <w:tcW w:w="2520" w:type="dxa"/>
            <w:vAlign w:val="center"/>
          </w:tcPr>
          <w:p w14:paraId="672A6A12" w14:textId="77777777" w:rsidR="007A1F44" w:rsidRPr="00977EA3" w:rsidRDefault="007A1F44" w:rsidP="0063062C">
            <w:pPr>
              <w:pStyle w:val="TableEntry"/>
              <w:rPr>
                <w:iCs/>
                <w:noProof w:val="0"/>
                <w:sz w:val="16"/>
              </w:rPr>
            </w:pPr>
            <w:proofErr w:type="spellStart"/>
            <w:r w:rsidRPr="00977EA3">
              <w:rPr>
                <w:iCs/>
                <w:noProof w:val="0"/>
                <w:sz w:val="16"/>
              </w:rPr>
              <w:t>ParticipantObjectDetail</w:t>
            </w:r>
            <w:proofErr w:type="spellEnd"/>
          </w:p>
        </w:tc>
        <w:tc>
          <w:tcPr>
            <w:tcW w:w="630" w:type="dxa"/>
            <w:vAlign w:val="center"/>
          </w:tcPr>
          <w:p w14:paraId="61341306" w14:textId="77777777" w:rsidR="007A1F44" w:rsidRPr="00977EA3" w:rsidRDefault="006D168D" w:rsidP="006C18FA">
            <w:pPr>
              <w:pStyle w:val="TableEntry"/>
              <w:rPr>
                <w:noProof w:val="0"/>
                <w:sz w:val="16"/>
              </w:rPr>
            </w:pPr>
            <w:r w:rsidRPr="00977EA3">
              <w:rPr>
                <w:noProof w:val="0"/>
                <w:sz w:val="16"/>
              </w:rPr>
              <w:t>M</w:t>
            </w:r>
          </w:p>
        </w:tc>
        <w:tc>
          <w:tcPr>
            <w:tcW w:w="4968" w:type="dxa"/>
            <w:vAlign w:val="center"/>
          </w:tcPr>
          <w:p w14:paraId="25CAA8E5" w14:textId="77777777" w:rsidR="007A1F44" w:rsidRPr="00977EA3" w:rsidRDefault="007A1F44" w:rsidP="00B703A5">
            <w:pPr>
              <w:pStyle w:val="TableEntry"/>
              <w:rPr>
                <w:noProof w:val="0"/>
                <w:sz w:val="16"/>
                <w:szCs w:val="16"/>
              </w:rPr>
            </w:pPr>
            <w:r w:rsidRPr="00977EA3">
              <w:rPr>
                <w:noProof w:val="0"/>
                <w:sz w:val="16"/>
                <w:szCs w:val="16"/>
              </w:rPr>
              <w:t>The value of “</w:t>
            </w:r>
            <w:proofErr w:type="spellStart"/>
            <w:r w:rsidRPr="00977EA3">
              <w:rPr>
                <w:noProof w:val="0"/>
                <w:sz w:val="16"/>
                <w:szCs w:val="16"/>
              </w:rPr>
              <w:t>ihe:homeCommunityID</w:t>
            </w:r>
            <w:proofErr w:type="spellEnd"/>
            <w:r w:rsidRPr="00977EA3">
              <w:rPr>
                <w:noProof w:val="0"/>
                <w:sz w:val="16"/>
                <w:szCs w:val="16"/>
              </w:rPr>
              <w:t xml:space="preserve">” as the value of the attribute type and the value of the </w:t>
            </w:r>
            <w:proofErr w:type="spellStart"/>
            <w:r w:rsidRPr="00977EA3">
              <w:rPr>
                <w:noProof w:val="0"/>
                <w:sz w:val="16"/>
                <w:szCs w:val="16"/>
              </w:rPr>
              <w:t>homeCommunityID</w:t>
            </w:r>
            <w:proofErr w:type="spellEnd"/>
            <w:r w:rsidRPr="00977EA3">
              <w:rPr>
                <w:noProof w:val="0"/>
                <w:sz w:val="16"/>
                <w:szCs w:val="16"/>
              </w:rPr>
              <w:t xml:space="preserve"> as the value of the attribute value.</w:t>
            </w:r>
          </w:p>
        </w:tc>
      </w:tr>
    </w:tbl>
    <w:p w14:paraId="4AF12B98" w14:textId="77777777" w:rsidR="0024701A" w:rsidRPr="00977EA3" w:rsidRDefault="0024701A" w:rsidP="00D372D5">
      <w:pPr>
        <w:pStyle w:val="Corpotesto"/>
      </w:pPr>
    </w:p>
    <w:p w14:paraId="21224EE5" w14:textId="79FAEBC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lastRenderedPageBreak/>
        <w:t>3.55.5.1.2 Responding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0966065F" w14:textId="77777777" w:rsidTr="003462A5">
        <w:trPr>
          <w:cantSplit/>
        </w:trPr>
        <w:tc>
          <w:tcPr>
            <w:tcW w:w="1458" w:type="dxa"/>
            <w:textDirection w:val="btLr"/>
            <w:vAlign w:val="center"/>
          </w:tcPr>
          <w:p w14:paraId="3C397784" w14:textId="77777777" w:rsidR="007A1F44" w:rsidRPr="00977EA3" w:rsidRDefault="007A1F44" w:rsidP="00D372D5">
            <w:pPr>
              <w:pStyle w:val="TableEntry"/>
              <w:rPr>
                <w:noProof w:val="0"/>
              </w:rPr>
            </w:pPr>
          </w:p>
        </w:tc>
        <w:tc>
          <w:tcPr>
            <w:tcW w:w="2610" w:type="dxa"/>
            <w:shd w:val="clear" w:color="auto" w:fill="D9D9D9" w:themeFill="background1" w:themeFillShade="D9"/>
            <w:vAlign w:val="center"/>
          </w:tcPr>
          <w:p w14:paraId="03AAD202" w14:textId="77777777" w:rsidR="007A1F44" w:rsidRPr="00977EA3" w:rsidRDefault="007A1F44" w:rsidP="003462A5">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4B473C0A" w14:textId="77777777" w:rsidR="007A1F44" w:rsidRPr="00977EA3" w:rsidRDefault="007A1F44" w:rsidP="003462A5">
            <w:pPr>
              <w:pStyle w:val="TableEntryHeader"/>
              <w:rPr>
                <w:noProof w:val="0"/>
              </w:rPr>
            </w:pPr>
            <w:proofErr w:type="spellStart"/>
            <w:r w:rsidRPr="00977EA3">
              <w:rPr>
                <w:noProof w:val="0"/>
              </w:rPr>
              <w:t>Opt</w:t>
            </w:r>
            <w:proofErr w:type="spellEnd"/>
          </w:p>
        </w:tc>
        <w:tc>
          <w:tcPr>
            <w:tcW w:w="4878" w:type="dxa"/>
            <w:shd w:val="clear" w:color="auto" w:fill="D9D9D9" w:themeFill="background1" w:themeFillShade="D9"/>
            <w:vAlign w:val="center"/>
          </w:tcPr>
          <w:p w14:paraId="06D73702" w14:textId="77777777" w:rsidR="007A1F44" w:rsidRPr="00977EA3" w:rsidRDefault="007A1F44" w:rsidP="003462A5">
            <w:pPr>
              <w:pStyle w:val="TableEntryHeader"/>
              <w:rPr>
                <w:noProof w:val="0"/>
              </w:rPr>
            </w:pPr>
            <w:r w:rsidRPr="00977EA3">
              <w:rPr>
                <w:noProof w:val="0"/>
              </w:rPr>
              <w:t>Value Constraints</w:t>
            </w:r>
          </w:p>
        </w:tc>
      </w:tr>
      <w:tr w:rsidR="007A1F44" w:rsidRPr="00977EA3" w14:paraId="07FAA757" w14:textId="77777777" w:rsidTr="00D372D5">
        <w:trPr>
          <w:cantSplit/>
        </w:trPr>
        <w:tc>
          <w:tcPr>
            <w:tcW w:w="1458" w:type="dxa"/>
            <w:vMerge w:val="restart"/>
          </w:tcPr>
          <w:p w14:paraId="2A0F184B" w14:textId="77777777" w:rsidR="007A1F44" w:rsidRPr="00977EA3" w:rsidRDefault="007A1F44" w:rsidP="00A063AC">
            <w:pPr>
              <w:pStyle w:val="TableEntryHeader"/>
              <w:rPr>
                <w:noProof w:val="0"/>
              </w:rPr>
            </w:pPr>
            <w:r w:rsidRPr="00977EA3">
              <w:rPr>
                <w:noProof w:val="0"/>
              </w:rPr>
              <w:t>Event</w:t>
            </w:r>
          </w:p>
          <w:p w14:paraId="2023CE6A"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EventIdentification</w:t>
            </w:r>
            <w:proofErr w:type="spellEnd"/>
          </w:p>
        </w:tc>
        <w:tc>
          <w:tcPr>
            <w:tcW w:w="2610" w:type="dxa"/>
            <w:vAlign w:val="center"/>
          </w:tcPr>
          <w:p w14:paraId="18B271D5" w14:textId="77777777" w:rsidR="007A1F44" w:rsidRPr="00977EA3" w:rsidRDefault="007A1F44" w:rsidP="00AE2B59">
            <w:pPr>
              <w:pStyle w:val="TableEntry"/>
              <w:rPr>
                <w:noProof w:val="0"/>
                <w:sz w:val="16"/>
              </w:rPr>
            </w:pPr>
            <w:proofErr w:type="spellStart"/>
            <w:r w:rsidRPr="00977EA3">
              <w:rPr>
                <w:noProof w:val="0"/>
                <w:sz w:val="16"/>
              </w:rPr>
              <w:t>EventID</w:t>
            </w:r>
            <w:proofErr w:type="spellEnd"/>
          </w:p>
        </w:tc>
        <w:tc>
          <w:tcPr>
            <w:tcW w:w="720" w:type="dxa"/>
            <w:vAlign w:val="center"/>
          </w:tcPr>
          <w:p w14:paraId="10C5AA22"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A1CA535" w14:textId="77777777" w:rsidR="007A1F44" w:rsidRPr="00977EA3" w:rsidRDefault="007A1F44" w:rsidP="00AE2B59">
            <w:pPr>
              <w:pStyle w:val="TableEntry"/>
              <w:rPr>
                <w:noProof w:val="0"/>
                <w:sz w:val="16"/>
              </w:rPr>
            </w:pPr>
            <w:r w:rsidRPr="00977EA3">
              <w:rPr>
                <w:noProof w:val="0"/>
                <w:sz w:val="16"/>
              </w:rPr>
              <w:t>EV(110112, DCM, “Query”)</w:t>
            </w:r>
          </w:p>
        </w:tc>
      </w:tr>
      <w:tr w:rsidR="007A1F44" w:rsidRPr="00977EA3" w14:paraId="7C475249" w14:textId="77777777" w:rsidTr="00AE2B59">
        <w:trPr>
          <w:cantSplit/>
        </w:trPr>
        <w:tc>
          <w:tcPr>
            <w:tcW w:w="1458" w:type="dxa"/>
            <w:vMerge/>
            <w:vAlign w:val="center"/>
          </w:tcPr>
          <w:p w14:paraId="35F27A37" w14:textId="77777777" w:rsidR="007A1F44" w:rsidRPr="00977EA3" w:rsidRDefault="007A1F44" w:rsidP="00AE2B59">
            <w:pPr>
              <w:pStyle w:val="TableLabel"/>
              <w:rPr>
                <w:noProof w:val="0"/>
                <w:sz w:val="16"/>
              </w:rPr>
            </w:pPr>
          </w:p>
        </w:tc>
        <w:tc>
          <w:tcPr>
            <w:tcW w:w="2610" w:type="dxa"/>
            <w:vAlign w:val="center"/>
          </w:tcPr>
          <w:p w14:paraId="32476001" w14:textId="77777777" w:rsidR="007A1F44" w:rsidRPr="00977EA3" w:rsidRDefault="007A1F44" w:rsidP="00AE2B59">
            <w:pPr>
              <w:pStyle w:val="TableEntry"/>
              <w:rPr>
                <w:noProof w:val="0"/>
                <w:sz w:val="16"/>
              </w:rPr>
            </w:pPr>
            <w:proofErr w:type="spellStart"/>
            <w:r w:rsidRPr="00977EA3">
              <w:rPr>
                <w:noProof w:val="0"/>
                <w:sz w:val="16"/>
              </w:rPr>
              <w:t>EventActionCode</w:t>
            </w:r>
            <w:proofErr w:type="spellEnd"/>
          </w:p>
        </w:tc>
        <w:tc>
          <w:tcPr>
            <w:tcW w:w="720" w:type="dxa"/>
            <w:vAlign w:val="center"/>
          </w:tcPr>
          <w:p w14:paraId="773ADFE6"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28AC7D15" w14:textId="77777777" w:rsidR="007A1F44" w:rsidRPr="00977EA3" w:rsidRDefault="007A1F44" w:rsidP="00AE2B59">
            <w:pPr>
              <w:pStyle w:val="TableEntry"/>
              <w:rPr>
                <w:noProof w:val="0"/>
                <w:sz w:val="16"/>
              </w:rPr>
            </w:pPr>
            <w:r w:rsidRPr="00977EA3">
              <w:rPr>
                <w:noProof w:val="0"/>
                <w:sz w:val="16"/>
              </w:rPr>
              <w:t xml:space="preserve">“E” (Execute) </w:t>
            </w:r>
          </w:p>
        </w:tc>
      </w:tr>
      <w:tr w:rsidR="007A1F44" w:rsidRPr="00977EA3" w14:paraId="261B1046" w14:textId="77777777" w:rsidTr="00AE2B59">
        <w:trPr>
          <w:cantSplit/>
        </w:trPr>
        <w:tc>
          <w:tcPr>
            <w:tcW w:w="1458" w:type="dxa"/>
            <w:vMerge/>
            <w:vAlign w:val="center"/>
          </w:tcPr>
          <w:p w14:paraId="572CBB8C" w14:textId="77777777" w:rsidR="007A1F44" w:rsidRPr="00977EA3" w:rsidRDefault="007A1F44" w:rsidP="00AE2B59">
            <w:pPr>
              <w:pStyle w:val="TableLabel"/>
              <w:rPr>
                <w:noProof w:val="0"/>
                <w:sz w:val="16"/>
              </w:rPr>
            </w:pPr>
          </w:p>
        </w:tc>
        <w:tc>
          <w:tcPr>
            <w:tcW w:w="2610" w:type="dxa"/>
            <w:vAlign w:val="center"/>
          </w:tcPr>
          <w:p w14:paraId="6A23BB9B" w14:textId="77777777" w:rsidR="007A1F44" w:rsidRPr="00977EA3" w:rsidRDefault="007A1F44" w:rsidP="00AE2B59">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77E109AA"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0F3CAF3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15E9AC9" w14:textId="77777777" w:rsidTr="00AE2B59">
        <w:trPr>
          <w:cantSplit/>
        </w:trPr>
        <w:tc>
          <w:tcPr>
            <w:tcW w:w="1458" w:type="dxa"/>
            <w:vMerge/>
            <w:vAlign w:val="center"/>
          </w:tcPr>
          <w:p w14:paraId="774C1CDA" w14:textId="77777777" w:rsidR="007A1F44" w:rsidRPr="00977EA3" w:rsidRDefault="007A1F44" w:rsidP="00AE2B59">
            <w:pPr>
              <w:pStyle w:val="TableLabel"/>
              <w:rPr>
                <w:noProof w:val="0"/>
                <w:sz w:val="16"/>
              </w:rPr>
            </w:pPr>
          </w:p>
        </w:tc>
        <w:tc>
          <w:tcPr>
            <w:tcW w:w="2610" w:type="dxa"/>
            <w:vAlign w:val="center"/>
          </w:tcPr>
          <w:p w14:paraId="3DFBC5B7" w14:textId="77777777" w:rsidR="007A1F44" w:rsidRPr="00977EA3" w:rsidRDefault="007A1F44" w:rsidP="00AE2B59">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7EDCD452"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78CA3BA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FB2FB92" w14:textId="77777777" w:rsidTr="00AE2B59">
        <w:trPr>
          <w:cantSplit/>
        </w:trPr>
        <w:tc>
          <w:tcPr>
            <w:tcW w:w="1458" w:type="dxa"/>
            <w:vMerge/>
            <w:vAlign w:val="center"/>
          </w:tcPr>
          <w:p w14:paraId="2564B7E9" w14:textId="77777777" w:rsidR="007A1F44" w:rsidRPr="00977EA3" w:rsidRDefault="007A1F44" w:rsidP="00AE2B59">
            <w:pPr>
              <w:pStyle w:val="TableLabel"/>
              <w:rPr>
                <w:noProof w:val="0"/>
                <w:sz w:val="16"/>
              </w:rPr>
            </w:pPr>
          </w:p>
        </w:tc>
        <w:tc>
          <w:tcPr>
            <w:tcW w:w="2610" w:type="dxa"/>
            <w:vAlign w:val="center"/>
          </w:tcPr>
          <w:p w14:paraId="23F0238A" w14:textId="77777777" w:rsidR="007A1F44" w:rsidRPr="00977EA3" w:rsidRDefault="007A1F44" w:rsidP="00AE2B59">
            <w:pPr>
              <w:pStyle w:val="TableEntry"/>
              <w:rPr>
                <w:noProof w:val="0"/>
                <w:sz w:val="16"/>
              </w:rPr>
            </w:pPr>
            <w:proofErr w:type="spellStart"/>
            <w:r w:rsidRPr="00977EA3">
              <w:rPr>
                <w:noProof w:val="0"/>
                <w:sz w:val="16"/>
              </w:rPr>
              <w:t>EventTypeCode</w:t>
            </w:r>
            <w:proofErr w:type="spellEnd"/>
          </w:p>
        </w:tc>
        <w:tc>
          <w:tcPr>
            <w:tcW w:w="720" w:type="dxa"/>
            <w:vAlign w:val="center"/>
          </w:tcPr>
          <w:p w14:paraId="4E902575"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AF9E42B" w14:textId="77777777" w:rsidR="007A1F44" w:rsidRPr="00977EA3" w:rsidRDefault="007A1F44" w:rsidP="00AE2B59">
            <w:pPr>
              <w:pStyle w:val="TableEntry"/>
              <w:rPr>
                <w:noProof w:val="0"/>
                <w:sz w:val="16"/>
              </w:rPr>
            </w:pPr>
            <w:r w:rsidRPr="00977EA3">
              <w:rPr>
                <w:noProof w:val="0"/>
                <w:sz w:val="16"/>
              </w:rPr>
              <w:t>EV(“ITI-55”, “IHE Transactions”, “Cross Gateway Patient Discovery”)</w:t>
            </w:r>
          </w:p>
        </w:tc>
      </w:tr>
      <w:tr w:rsidR="007A1F44" w:rsidRPr="00977EA3" w14:paraId="78FC3CE4" w14:textId="77777777" w:rsidTr="00AE2B59">
        <w:trPr>
          <w:cantSplit/>
        </w:trPr>
        <w:tc>
          <w:tcPr>
            <w:tcW w:w="9666" w:type="dxa"/>
            <w:gridSpan w:val="4"/>
          </w:tcPr>
          <w:p w14:paraId="0069E17E" w14:textId="77777777" w:rsidR="007A1F44" w:rsidRPr="00977EA3" w:rsidRDefault="007A1F44" w:rsidP="003462A5">
            <w:pPr>
              <w:pStyle w:val="TableEntry"/>
              <w:rPr>
                <w:noProof w:val="0"/>
              </w:rPr>
            </w:pPr>
            <w:r w:rsidRPr="00977EA3">
              <w:rPr>
                <w:noProof w:val="0"/>
              </w:rPr>
              <w:t>Source (Initiating Gateway) (1)</w:t>
            </w:r>
          </w:p>
        </w:tc>
      </w:tr>
      <w:tr w:rsidR="007A1F44" w:rsidRPr="00977EA3" w14:paraId="76068CBE" w14:textId="77777777" w:rsidTr="00AE2B59">
        <w:trPr>
          <w:cantSplit/>
        </w:trPr>
        <w:tc>
          <w:tcPr>
            <w:tcW w:w="9666" w:type="dxa"/>
            <w:gridSpan w:val="4"/>
          </w:tcPr>
          <w:p w14:paraId="7FB8F7C7" w14:textId="77777777" w:rsidR="007A1F44" w:rsidRPr="00977EA3" w:rsidRDefault="007A1F44" w:rsidP="003462A5">
            <w:pPr>
              <w:pStyle w:val="TableEntry"/>
              <w:rPr>
                <w:noProof w:val="0"/>
              </w:rPr>
            </w:pPr>
            <w:r w:rsidRPr="00977EA3">
              <w:rPr>
                <w:noProof w:val="0"/>
              </w:rPr>
              <w:t>Destination (Responding Gateway) (1)</w:t>
            </w:r>
          </w:p>
        </w:tc>
      </w:tr>
      <w:tr w:rsidR="007A1F44" w:rsidRPr="00977EA3" w14:paraId="157425A1" w14:textId="77777777" w:rsidTr="00AE2B59">
        <w:trPr>
          <w:cantSplit/>
        </w:trPr>
        <w:tc>
          <w:tcPr>
            <w:tcW w:w="9666" w:type="dxa"/>
            <w:gridSpan w:val="4"/>
          </w:tcPr>
          <w:p w14:paraId="7452542D" w14:textId="77777777" w:rsidR="007A1F44" w:rsidRPr="00977EA3" w:rsidRDefault="007A1F44" w:rsidP="003462A5">
            <w:pPr>
              <w:pStyle w:val="TableEntry"/>
              <w:rPr>
                <w:noProof w:val="0"/>
              </w:rPr>
            </w:pPr>
            <w:r w:rsidRPr="00977EA3">
              <w:rPr>
                <w:noProof w:val="0"/>
              </w:rPr>
              <w:t>Audit Source (Responding Gateway) (1)</w:t>
            </w:r>
          </w:p>
        </w:tc>
      </w:tr>
      <w:tr w:rsidR="007A1F44" w:rsidRPr="00977EA3" w14:paraId="25491CA8" w14:textId="77777777" w:rsidTr="00AE2B59">
        <w:trPr>
          <w:cantSplit/>
        </w:trPr>
        <w:tc>
          <w:tcPr>
            <w:tcW w:w="9666" w:type="dxa"/>
            <w:gridSpan w:val="4"/>
          </w:tcPr>
          <w:p w14:paraId="23D45EE4" w14:textId="2A3422F6" w:rsidR="007A1F44" w:rsidRPr="00977EA3" w:rsidRDefault="007A1F44" w:rsidP="003462A5">
            <w:pPr>
              <w:pStyle w:val="TableEntry"/>
              <w:rPr>
                <w:noProof w:val="0"/>
              </w:rPr>
            </w:pPr>
            <w:r w:rsidRPr="00977EA3">
              <w:rPr>
                <w:noProof w:val="0"/>
              </w:rPr>
              <w:t>Patient (0..n) one for each patient whose demographic information was returned in the response.</w:t>
            </w:r>
          </w:p>
        </w:tc>
      </w:tr>
      <w:tr w:rsidR="007A1F44" w:rsidRPr="00977EA3" w14:paraId="3FECF295" w14:textId="77777777" w:rsidTr="00AE2B59">
        <w:trPr>
          <w:cantSplit/>
        </w:trPr>
        <w:tc>
          <w:tcPr>
            <w:tcW w:w="9666" w:type="dxa"/>
            <w:gridSpan w:val="4"/>
          </w:tcPr>
          <w:p w14:paraId="00DD2BFB" w14:textId="0F4D9AF3" w:rsidR="007A1F44" w:rsidRPr="00977EA3" w:rsidRDefault="007A1F44" w:rsidP="003462A5">
            <w:pPr>
              <w:pStyle w:val="TableEntry"/>
              <w:rPr>
                <w:noProof w:val="0"/>
              </w:rPr>
            </w:pPr>
            <w:r w:rsidRPr="00977EA3">
              <w:rPr>
                <w:noProof w:val="0"/>
              </w:rPr>
              <w:t>Query Parameters</w:t>
            </w:r>
            <w:r w:rsidR="000221EB" w:rsidRPr="00977EA3">
              <w:rPr>
                <w:noProof w:val="0"/>
              </w:rPr>
              <w:t xml:space="preserve"> </w:t>
            </w:r>
            <w:r w:rsidRPr="00977EA3">
              <w:rPr>
                <w:noProof w:val="0"/>
              </w:rPr>
              <w:t>(1)</w:t>
            </w:r>
          </w:p>
        </w:tc>
      </w:tr>
    </w:tbl>
    <w:p w14:paraId="00231307" w14:textId="77777777" w:rsidR="007A1F44" w:rsidRPr="00977EA3" w:rsidRDefault="007A1F44" w:rsidP="00D372D5">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99278E3" w14:textId="77777777" w:rsidTr="00AE7F6E">
        <w:trPr>
          <w:cantSplit/>
        </w:trPr>
        <w:tc>
          <w:tcPr>
            <w:tcW w:w="1548" w:type="dxa"/>
            <w:vMerge w:val="restart"/>
          </w:tcPr>
          <w:p w14:paraId="5C9DAAC4" w14:textId="77777777" w:rsidR="007A1F44" w:rsidRPr="00977EA3" w:rsidRDefault="007A1F44" w:rsidP="00A063AC">
            <w:pPr>
              <w:pStyle w:val="TableEntryHeader"/>
              <w:rPr>
                <w:noProof w:val="0"/>
              </w:rPr>
            </w:pPr>
            <w:r w:rsidRPr="00977EA3">
              <w:rPr>
                <w:noProof w:val="0"/>
              </w:rPr>
              <w:t>Source</w:t>
            </w:r>
          </w:p>
          <w:p w14:paraId="27ACF606" w14:textId="77777777" w:rsidR="007A1F44" w:rsidRPr="00977EA3" w:rsidRDefault="007A1F44" w:rsidP="00AE7F6E">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31671DB8"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5BEBF801" w14:textId="77777777" w:rsidR="007A1F44" w:rsidRPr="00977EA3" w:rsidRDefault="007A1F44" w:rsidP="00AE2B59">
            <w:pPr>
              <w:pStyle w:val="TableEntry"/>
              <w:jc w:val="center"/>
              <w:rPr>
                <w:i/>
                <w:iCs/>
                <w:noProof w:val="0"/>
                <w:sz w:val="16"/>
              </w:rPr>
            </w:pPr>
            <w:r w:rsidRPr="00977EA3">
              <w:rPr>
                <w:noProof w:val="0"/>
                <w:sz w:val="16"/>
              </w:rPr>
              <w:t>M</w:t>
            </w:r>
          </w:p>
        </w:tc>
        <w:tc>
          <w:tcPr>
            <w:tcW w:w="4968" w:type="dxa"/>
            <w:vAlign w:val="center"/>
          </w:tcPr>
          <w:p w14:paraId="0696283E" w14:textId="77777777" w:rsidR="007A1F44" w:rsidRPr="00977EA3" w:rsidRDefault="007A1F44" w:rsidP="00D372D5">
            <w:pPr>
              <w:pStyle w:val="TableEntry"/>
              <w:rPr>
                <w:noProof w:val="0"/>
                <w:sz w:val="16"/>
              </w:rPr>
            </w:pPr>
            <w:r w:rsidRPr="00977EA3">
              <w:rPr>
                <w:noProof w:val="0"/>
                <w:sz w:val="16"/>
              </w:rPr>
              <w:t>If 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2A824661" w14:textId="77777777" w:rsidTr="00AE2B59">
        <w:trPr>
          <w:cantSplit/>
        </w:trPr>
        <w:tc>
          <w:tcPr>
            <w:tcW w:w="1548" w:type="dxa"/>
            <w:vMerge/>
            <w:textDirection w:val="btLr"/>
            <w:vAlign w:val="center"/>
          </w:tcPr>
          <w:p w14:paraId="1334764F" w14:textId="77777777" w:rsidR="007A1F44" w:rsidRPr="00977EA3" w:rsidRDefault="007A1F44" w:rsidP="00AE2B59">
            <w:pPr>
              <w:pStyle w:val="TableLabel"/>
              <w:rPr>
                <w:noProof w:val="0"/>
                <w:sz w:val="16"/>
              </w:rPr>
            </w:pPr>
          </w:p>
        </w:tc>
        <w:tc>
          <w:tcPr>
            <w:tcW w:w="2520" w:type="dxa"/>
            <w:vAlign w:val="center"/>
          </w:tcPr>
          <w:p w14:paraId="5EAB6002" w14:textId="77777777" w:rsidR="007A1F44" w:rsidRPr="00977EA3" w:rsidRDefault="007A1F44" w:rsidP="00D530C1">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6F8F061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CEA7B1F"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2D468C3" w14:textId="77777777" w:rsidTr="00AE2B59">
        <w:trPr>
          <w:cantSplit/>
        </w:trPr>
        <w:tc>
          <w:tcPr>
            <w:tcW w:w="1548" w:type="dxa"/>
            <w:vMerge/>
            <w:textDirection w:val="btLr"/>
            <w:vAlign w:val="center"/>
          </w:tcPr>
          <w:p w14:paraId="62D2C337" w14:textId="77777777" w:rsidR="007A1F44" w:rsidRPr="00977EA3" w:rsidRDefault="007A1F44" w:rsidP="00AE2B59">
            <w:pPr>
              <w:pStyle w:val="TableLabel"/>
              <w:rPr>
                <w:noProof w:val="0"/>
                <w:sz w:val="16"/>
              </w:rPr>
            </w:pPr>
          </w:p>
        </w:tc>
        <w:tc>
          <w:tcPr>
            <w:tcW w:w="2520" w:type="dxa"/>
            <w:vAlign w:val="center"/>
          </w:tcPr>
          <w:p w14:paraId="4A97F5DD"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42BFF3CE"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8F8FB7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037877D" w14:textId="77777777" w:rsidTr="00AE2B59">
        <w:trPr>
          <w:cantSplit/>
        </w:trPr>
        <w:tc>
          <w:tcPr>
            <w:tcW w:w="1548" w:type="dxa"/>
            <w:vMerge/>
            <w:textDirection w:val="btLr"/>
            <w:vAlign w:val="center"/>
          </w:tcPr>
          <w:p w14:paraId="09C3DAD5" w14:textId="77777777" w:rsidR="007A1F44" w:rsidRPr="00977EA3" w:rsidRDefault="007A1F44" w:rsidP="00AE2B59">
            <w:pPr>
              <w:pStyle w:val="TableLabel"/>
              <w:rPr>
                <w:noProof w:val="0"/>
                <w:sz w:val="16"/>
              </w:rPr>
            </w:pPr>
          </w:p>
        </w:tc>
        <w:tc>
          <w:tcPr>
            <w:tcW w:w="2520" w:type="dxa"/>
            <w:vAlign w:val="center"/>
          </w:tcPr>
          <w:p w14:paraId="39AED6A0" w14:textId="77777777" w:rsidR="007A1F44" w:rsidRPr="00ED4370" w:rsidRDefault="007A1F44" w:rsidP="008600F3">
            <w:pPr>
              <w:pStyle w:val="TableEntry"/>
              <w:rPr>
                <w:i/>
                <w:iCs/>
                <w:sz w:val="16"/>
              </w:rPr>
            </w:pPr>
            <w:r w:rsidRPr="00ED4370">
              <w:rPr>
                <w:i/>
                <w:iCs/>
                <w:sz w:val="16"/>
              </w:rPr>
              <w:t>UserIsRequestor</w:t>
            </w:r>
          </w:p>
        </w:tc>
        <w:tc>
          <w:tcPr>
            <w:tcW w:w="630" w:type="dxa"/>
            <w:vAlign w:val="center"/>
          </w:tcPr>
          <w:p w14:paraId="036C8947" w14:textId="77777777" w:rsidR="007A1F44" w:rsidRPr="00977EA3" w:rsidRDefault="007A1F44" w:rsidP="00AE2B59">
            <w:pPr>
              <w:pStyle w:val="TableEntry"/>
              <w:jc w:val="center"/>
              <w:rPr>
                <w:iCs/>
                <w:noProof w:val="0"/>
                <w:sz w:val="16"/>
              </w:rPr>
            </w:pPr>
            <w:r w:rsidRPr="00977EA3">
              <w:rPr>
                <w:i/>
                <w:iCs/>
                <w:noProof w:val="0"/>
                <w:sz w:val="16"/>
              </w:rPr>
              <w:t>U</w:t>
            </w:r>
          </w:p>
        </w:tc>
        <w:tc>
          <w:tcPr>
            <w:tcW w:w="4968" w:type="dxa"/>
            <w:vAlign w:val="center"/>
          </w:tcPr>
          <w:p w14:paraId="75DB1167"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4362C29" w14:textId="77777777" w:rsidTr="00AE2B59">
        <w:trPr>
          <w:cantSplit/>
        </w:trPr>
        <w:tc>
          <w:tcPr>
            <w:tcW w:w="1548" w:type="dxa"/>
            <w:vMerge/>
            <w:textDirection w:val="btLr"/>
            <w:vAlign w:val="center"/>
          </w:tcPr>
          <w:p w14:paraId="1D55B5FB" w14:textId="77777777" w:rsidR="007A1F44" w:rsidRPr="00977EA3" w:rsidRDefault="007A1F44" w:rsidP="00AE2B59">
            <w:pPr>
              <w:pStyle w:val="TableLabel"/>
              <w:rPr>
                <w:noProof w:val="0"/>
                <w:sz w:val="16"/>
              </w:rPr>
            </w:pPr>
          </w:p>
        </w:tc>
        <w:tc>
          <w:tcPr>
            <w:tcW w:w="2520" w:type="dxa"/>
            <w:vAlign w:val="center"/>
          </w:tcPr>
          <w:p w14:paraId="7C33237D"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50E5734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0D84A18C"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622E1B97" w14:textId="77777777" w:rsidTr="00AE2B59">
        <w:trPr>
          <w:cantSplit/>
        </w:trPr>
        <w:tc>
          <w:tcPr>
            <w:tcW w:w="1548" w:type="dxa"/>
            <w:vMerge/>
            <w:textDirection w:val="btLr"/>
            <w:vAlign w:val="center"/>
          </w:tcPr>
          <w:p w14:paraId="1D48F27E" w14:textId="77777777" w:rsidR="007A1F44" w:rsidRPr="00977EA3" w:rsidRDefault="007A1F44" w:rsidP="00AE2B59">
            <w:pPr>
              <w:pStyle w:val="TableLabel"/>
              <w:rPr>
                <w:noProof w:val="0"/>
                <w:sz w:val="16"/>
              </w:rPr>
            </w:pPr>
          </w:p>
        </w:tc>
        <w:tc>
          <w:tcPr>
            <w:tcW w:w="2520" w:type="dxa"/>
            <w:vAlign w:val="center"/>
          </w:tcPr>
          <w:p w14:paraId="128B9E33" w14:textId="77777777" w:rsidR="007A1F44" w:rsidRPr="00977EA3" w:rsidRDefault="007A1F44" w:rsidP="00AE2B59">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1140B683"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AA68AF7"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1CE35DB3" w14:textId="77777777" w:rsidTr="00B703A5">
        <w:trPr>
          <w:cantSplit/>
          <w:trHeight w:val="54"/>
        </w:trPr>
        <w:tc>
          <w:tcPr>
            <w:tcW w:w="1548" w:type="dxa"/>
            <w:vMerge/>
            <w:textDirection w:val="btLr"/>
            <w:vAlign w:val="center"/>
          </w:tcPr>
          <w:p w14:paraId="1DE5656C" w14:textId="77777777" w:rsidR="007A1F44" w:rsidRPr="00977EA3" w:rsidRDefault="007A1F44" w:rsidP="00AE2B59">
            <w:pPr>
              <w:pStyle w:val="TableLabel"/>
              <w:rPr>
                <w:noProof w:val="0"/>
                <w:sz w:val="16"/>
              </w:rPr>
            </w:pPr>
          </w:p>
        </w:tc>
        <w:tc>
          <w:tcPr>
            <w:tcW w:w="2520" w:type="dxa"/>
            <w:vAlign w:val="center"/>
          </w:tcPr>
          <w:p w14:paraId="0470937D" w14:textId="77777777" w:rsidR="007A1F44" w:rsidRPr="00977EA3" w:rsidRDefault="007A1F44" w:rsidP="00AE2B59">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6DD6DF2D"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73CA719"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98E59EB"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7E15B34" w14:textId="77777777" w:rsidTr="00D372D5">
        <w:trPr>
          <w:cantSplit/>
        </w:trPr>
        <w:tc>
          <w:tcPr>
            <w:tcW w:w="1548" w:type="dxa"/>
            <w:vMerge w:val="restart"/>
          </w:tcPr>
          <w:p w14:paraId="451C678F" w14:textId="77777777" w:rsidR="007A1F44" w:rsidRPr="00977EA3" w:rsidRDefault="007A1F44" w:rsidP="00A063AC">
            <w:pPr>
              <w:pStyle w:val="TableEntryHeader"/>
              <w:rPr>
                <w:noProof w:val="0"/>
              </w:rPr>
            </w:pPr>
            <w:r w:rsidRPr="00977EA3">
              <w:rPr>
                <w:noProof w:val="0"/>
              </w:rPr>
              <w:t>Destination</w:t>
            </w:r>
          </w:p>
          <w:p w14:paraId="6DBDB4F5"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ActiveParticipant</w:t>
            </w:r>
            <w:proofErr w:type="spellEnd"/>
          </w:p>
        </w:tc>
        <w:tc>
          <w:tcPr>
            <w:tcW w:w="2520" w:type="dxa"/>
            <w:vAlign w:val="center"/>
          </w:tcPr>
          <w:p w14:paraId="21D41D4E"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61750E61"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2B57F4B"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010A6819" w14:textId="77777777" w:rsidTr="00AE2B59">
        <w:trPr>
          <w:cantSplit/>
        </w:trPr>
        <w:tc>
          <w:tcPr>
            <w:tcW w:w="1548" w:type="dxa"/>
            <w:vMerge/>
            <w:textDirection w:val="btLr"/>
            <w:vAlign w:val="center"/>
          </w:tcPr>
          <w:p w14:paraId="4B74B680" w14:textId="77777777" w:rsidR="007A1F44" w:rsidRPr="00977EA3" w:rsidRDefault="007A1F44" w:rsidP="00AE2B59">
            <w:pPr>
              <w:pStyle w:val="TableLabel"/>
              <w:rPr>
                <w:noProof w:val="0"/>
                <w:sz w:val="16"/>
              </w:rPr>
            </w:pPr>
          </w:p>
        </w:tc>
        <w:tc>
          <w:tcPr>
            <w:tcW w:w="2520" w:type="dxa"/>
            <w:vAlign w:val="center"/>
          </w:tcPr>
          <w:p w14:paraId="578A39D2" w14:textId="77777777" w:rsidR="007A1F44" w:rsidRPr="00977EA3" w:rsidRDefault="007A1F44" w:rsidP="00AE2B59">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6CD907A6"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5D076DC1"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F7EDDA3" w14:textId="77777777" w:rsidTr="00AE2B59">
        <w:trPr>
          <w:cantSplit/>
        </w:trPr>
        <w:tc>
          <w:tcPr>
            <w:tcW w:w="1548" w:type="dxa"/>
            <w:vMerge/>
            <w:textDirection w:val="btLr"/>
            <w:vAlign w:val="center"/>
          </w:tcPr>
          <w:p w14:paraId="0748388A" w14:textId="77777777" w:rsidR="007A1F44" w:rsidRPr="00977EA3" w:rsidRDefault="007A1F44" w:rsidP="00AE2B59">
            <w:pPr>
              <w:pStyle w:val="TableLabel"/>
              <w:rPr>
                <w:noProof w:val="0"/>
                <w:sz w:val="16"/>
              </w:rPr>
            </w:pPr>
          </w:p>
        </w:tc>
        <w:tc>
          <w:tcPr>
            <w:tcW w:w="2520" w:type="dxa"/>
            <w:vAlign w:val="center"/>
          </w:tcPr>
          <w:p w14:paraId="78ADB51C"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3B09FA9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08DFDF1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CCED371" w14:textId="77777777" w:rsidTr="00AE2B59">
        <w:trPr>
          <w:cantSplit/>
        </w:trPr>
        <w:tc>
          <w:tcPr>
            <w:tcW w:w="1548" w:type="dxa"/>
            <w:vMerge/>
            <w:textDirection w:val="btLr"/>
            <w:vAlign w:val="center"/>
          </w:tcPr>
          <w:p w14:paraId="11096CFE" w14:textId="77777777" w:rsidR="007A1F44" w:rsidRPr="00977EA3" w:rsidRDefault="007A1F44" w:rsidP="00AE2B59">
            <w:pPr>
              <w:pStyle w:val="TableLabel"/>
              <w:rPr>
                <w:noProof w:val="0"/>
                <w:sz w:val="16"/>
              </w:rPr>
            </w:pPr>
          </w:p>
        </w:tc>
        <w:tc>
          <w:tcPr>
            <w:tcW w:w="2520" w:type="dxa"/>
            <w:vAlign w:val="center"/>
          </w:tcPr>
          <w:p w14:paraId="31A6F749" w14:textId="77777777" w:rsidR="007A1F44" w:rsidRPr="00977EA3" w:rsidRDefault="007A1F44" w:rsidP="00AE2B59">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6D696909"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FEF5CFA"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7F3B0463" w14:textId="77777777" w:rsidTr="00AE2B59">
        <w:trPr>
          <w:cantSplit/>
        </w:trPr>
        <w:tc>
          <w:tcPr>
            <w:tcW w:w="1548" w:type="dxa"/>
            <w:vMerge/>
            <w:textDirection w:val="btLr"/>
            <w:vAlign w:val="center"/>
          </w:tcPr>
          <w:p w14:paraId="459249D4" w14:textId="77777777" w:rsidR="007A1F44" w:rsidRPr="00977EA3" w:rsidRDefault="007A1F44" w:rsidP="00AE2B59">
            <w:pPr>
              <w:pStyle w:val="TableLabel"/>
              <w:rPr>
                <w:noProof w:val="0"/>
                <w:sz w:val="16"/>
              </w:rPr>
            </w:pPr>
          </w:p>
        </w:tc>
        <w:tc>
          <w:tcPr>
            <w:tcW w:w="2520" w:type="dxa"/>
            <w:vAlign w:val="center"/>
          </w:tcPr>
          <w:p w14:paraId="18271133"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2DCB9A6F"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6F0640B"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789DBD10" w14:textId="77777777" w:rsidTr="00AE2B59">
        <w:trPr>
          <w:cantSplit/>
        </w:trPr>
        <w:tc>
          <w:tcPr>
            <w:tcW w:w="1548" w:type="dxa"/>
            <w:vMerge/>
            <w:textDirection w:val="btLr"/>
            <w:vAlign w:val="center"/>
          </w:tcPr>
          <w:p w14:paraId="162436B0" w14:textId="77777777" w:rsidR="007A1F44" w:rsidRPr="00977EA3" w:rsidRDefault="007A1F44" w:rsidP="00AE2B59">
            <w:pPr>
              <w:pStyle w:val="TableLabel"/>
              <w:rPr>
                <w:noProof w:val="0"/>
                <w:sz w:val="16"/>
              </w:rPr>
            </w:pPr>
          </w:p>
        </w:tc>
        <w:tc>
          <w:tcPr>
            <w:tcW w:w="2520" w:type="dxa"/>
            <w:vAlign w:val="center"/>
          </w:tcPr>
          <w:p w14:paraId="0652C6FF" w14:textId="77777777" w:rsidR="007A1F44" w:rsidRPr="00977EA3" w:rsidRDefault="007A1F44" w:rsidP="00AE2B59">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30A8DBE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590A3B9C"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1D669E11" w14:textId="77777777" w:rsidTr="00D372D5">
        <w:trPr>
          <w:cantSplit/>
        </w:trPr>
        <w:tc>
          <w:tcPr>
            <w:tcW w:w="1548" w:type="dxa"/>
            <w:vMerge/>
            <w:textDirection w:val="btLr"/>
            <w:vAlign w:val="center"/>
          </w:tcPr>
          <w:p w14:paraId="566B1682" w14:textId="77777777" w:rsidR="007A1F44" w:rsidRPr="00977EA3" w:rsidRDefault="007A1F44" w:rsidP="00AE2B59">
            <w:pPr>
              <w:pStyle w:val="TableLabel"/>
              <w:rPr>
                <w:noProof w:val="0"/>
                <w:sz w:val="16"/>
              </w:rPr>
            </w:pPr>
          </w:p>
        </w:tc>
        <w:tc>
          <w:tcPr>
            <w:tcW w:w="2520" w:type="dxa"/>
            <w:vAlign w:val="center"/>
          </w:tcPr>
          <w:p w14:paraId="654B5144" w14:textId="77777777" w:rsidR="007A1F44" w:rsidRPr="00977EA3" w:rsidRDefault="007A1F44" w:rsidP="00AE2B59">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157987F4"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26164D8" w14:textId="77777777" w:rsidR="007A1F44" w:rsidRPr="00977EA3" w:rsidRDefault="007A1F44" w:rsidP="00AE2B59">
            <w:pPr>
              <w:pStyle w:val="TableEntry"/>
              <w:rPr>
                <w:noProof w:val="0"/>
                <w:sz w:val="16"/>
              </w:rPr>
            </w:pPr>
            <w:r w:rsidRPr="00977EA3">
              <w:rPr>
                <w:noProof w:val="0"/>
                <w:sz w:val="16"/>
              </w:rPr>
              <w:t>The machine name or IP address.</w:t>
            </w:r>
          </w:p>
        </w:tc>
      </w:tr>
    </w:tbl>
    <w:p w14:paraId="04CAC5BA"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63BE1C2" w14:textId="77777777" w:rsidTr="00AE2B59">
        <w:trPr>
          <w:cantSplit/>
        </w:trPr>
        <w:tc>
          <w:tcPr>
            <w:tcW w:w="1728" w:type="dxa"/>
            <w:vMerge w:val="restart"/>
          </w:tcPr>
          <w:p w14:paraId="721011FC" w14:textId="77777777" w:rsidR="007A1F44" w:rsidRPr="00977EA3" w:rsidRDefault="007A1F44" w:rsidP="00A063AC">
            <w:pPr>
              <w:pStyle w:val="TableEntryHeader"/>
              <w:rPr>
                <w:noProof w:val="0"/>
              </w:rPr>
            </w:pPr>
            <w:r w:rsidRPr="00977EA3">
              <w:rPr>
                <w:noProof w:val="0"/>
              </w:rPr>
              <w:t>Audit Source</w:t>
            </w:r>
          </w:p>
          <w:p w14:paraId="6D8EF132" w14:textId="77777777" w:rsidR="007A1F44" w:rsidRPr="00977EA3" w:rsidRDefault="007A1F44" w:rsidP="00D372D5">
            <w:pPr>
              <w:pStyle w:val="TableEntryHeader"/>
              <w:rPr>
                <w:bCs/>
                <w:noProof w:val="0"/>
                <w:sz w:val="12"/>
              </w:rPr>
            </w:pP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AuditSourceIdentification</w:t>
            </w:r>
            <w:proofErr w:type="spellEnd"/>
          </w:p>
        </w:tc>
        <w:tc>
          <w:tcPr>
            <w:tcW w:w="2340" w:type="dxa"/>
            <w:vAlign w:val="center"/>
          </w:tcPr>
          <w:p w14:paraId="1FC806B9" w14:textId="77777777" w:rsidR="007A1F44" w:rsidRPr="00977EA3" w:rsidRDefault="007A1F44" w:rsidP="00AE2B59">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57B6AEE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6611A55"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EAF3FFF" w14:textId="77777777" w:rsidTr="00AE2B59">
        <w:trPr>
          <w:cantSplit/>
        </w:trPr>
        <w:tc>
          <w:tcPr>
            <w:tcW w:w="1728" w:type="dxa"/>
            <w:vMerge/>
            <w:textDirection w:val="btLr"/>
            <w:vAlign w:val="center"/>
          </w:tcPr>
          <w:p w14:paraId="62508FC3" w14:textId="77777777" w:rsidR="007A1F44" w:rsidRPr="00977EA3" w:rsidRDefault="007A1F44" w:rsidP="00AE2B59">
            <w:pPr>
              <w:pStyle w:val="TableLabel"/>
              <w:rPr>
                <w:noProof w:val="0"/>
                <w:sz w:val="16"/>
              </w:rPr>
            </w:pPr>
          </w:p>
        </w:tc>
        <w:tc>
          <w:tcPr>
            <w:tcW w:w="2340" w:type="dxa"/>
            <w:vAlign w:val="center"/>
          </w:tcPr>
          <w:p w14:paraId="47A82633" w14:textId="77777777" w:rsidR="007A1F44" w:rsidRPr="00977EA3" w:rsidRDefault="007A1F44" w:rsidP="00AE2B59">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18CE3DC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B23FD0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FC90B64" w14:textId="77777777" w:rsidTr="00AE2B59">
        <w:trPr>
          <w:cantSplit/>
        </w:trPr>
        <w:tc>
          <w:tcPr>
            <w:tcW w:w="1728" w:type="dxa"/>
            <w:vMerge/>
            <w:textDirection w:val="btLr"/>
            <w:vAlign w:val="center"/>
          </w:tcPr>
          <w:p w14:paraId="543711E5" w14:textId="77777777" w:rsidR="007A1F44" w:rsidRPr="00977EA3" w:rsidRDefault="007A1F44" w:rsidP="00AE2B59">
            <w:pPr>
              <w:pStyle w:val="TableLabel"/>
              <w:rPr>
                <w:noProof w:val="0"/>
                <w:sz w:val="16"/>
              </w:rPr>
            </w:pPr>
          </w:p>
        </w:tc>
        <w:tc>
          <w:tcPr>
            <w:tcW w:w="2340" w:type="dxa"/>
            <w:vAlign w:val="center"/>
          </w:tcPr>
          <w:p w14:paraId="5FB66C8F" w14:textId="77777777" w:rsidR="007A1F44" w:rsidRPr="00977EA3" w:rsidRDefault="007A1F44" w:rsidP="00AE2B59">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746F9924"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852E932"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4BC8C444" w14:textId="77777777" w:rsidR="0024701A" w:rsidRPr="00977EA3" w:rsidRDefault="0024701A"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AC05986" w14:textId="77777777" w:rsidTr="00D372D5">
        <w:trPr>
          <w:cantSplit/>
        </w:trPr>
        <w:tc>
          <w:tcPr>
            <w:tcW w:w="1548" w:type="dxa"/>
            <w:vMerge w:val="restart"/>
          </w:tcPr>
          <w:p w14:paraId="701E4E0D" w14:textId="77777777" w:rsidR="007A1F44" w:rsidRPr="00977EA3" w:rsidRDefault="007A1F44" w:rsidP="00A063AC">
            <w:pPr>
              <w:pStyle w:val="TableEntryHeader"/>
              <w:rPr>
                <w:noProof w:val="0"/>
              </w:rPr>
            </w:pPr>
            <w:r w:rsidRPr="00977EA3">
              <w:rPr>
                <w:noProof w:val="0"/>
              </w:rPr>
              <w:lastRenderedPageBreak/>
              <w:t>Patient</w:t>
            </w:r>
          </w:p>
          <w:p w14:paraId="55A53166" w14:textId="77777777" w:rsidR="007A1F44" w:rsidRPr="00977EA3" w:rsidRDefault="007A1F44">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3D64E674"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62E9C628"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3D63DA74" w14:textId="77777777" w:rsidR="007A1F44" w:rsidRPr="00977EA3" w:rsidRDefault="007A1F44" w:rsidP="00AE2B59">
            <w:pPr>
              <w:pStyle w:val="TableEntry"/>
              <w:rPr>
                <w:noProof w:val="0"/>
                <w:sz w:val="16"/>
                <w:szCs w:val="16"/>
              </w:rPr>
            </w:pPr>
            <w:r w:rsidRPr="00977EA3">
              <w:rPr>
                <w:noProof w:val="0"/>
                <w:sz w:val="16"/>
                <w:szCs w:val="16"/>
              </w:rPr>
              <w:t>“1” (Person)</w:t>
            </w:r>
          </w:p>
        </w:tc>
      </w:tr>
      <w:tr w:rsidR="007A1F44" w:rsidRPr="00977EA3" w14:paraId="5AFAA816" w14:textId="77777777" w:rsidTr="00AE2B59">
        <w:trPr>
          <w:cantSplit/>
        </w:trPr>
        <w:tc>
          <w:tcPr>
            <w:tcW w:w="1548" w:type="dxa"/>
            <w:vMerge/>
            <w:vAlign w:val="center"/>
          </w:tcPr>
          <w:p w14:paraId="00374B2A" w14:textId="77777777" w:rsidR="007A1F44" w:rsidRPr="00977EA3" w:rsidRDefault="007A1F44" w:rsidP="00AE2B59">
            <w:pPr>
              <w:pStyle w:val="TableLabel"/>
              <w:rPr>
                <w:noProof w:val="0"/>
              </w:rPr>
            </w:pPr>
          </w:p>
        </w:tc>
        <w:tc>
          <w:tcPr>
            <w:tcW w:w="2520" w:type="dxa"/>
            <w:vAlign w:val="center"/>
          </w:tcPr>
          <w:p w14:paraId="644B49CC"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375AF22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37087844" w14:textId="77777777" w:rsidR="007A1F44" w:rsidRPr="00977EA3" w:rsidRDefault="007A1F44" w:rsidP="00AE2B59">
            <w:pPr>
              <w:pStyle w:val="TableEntry"/>
              <w:rPr>
                <w:noProof w:val="0"/>
                <w:sz w:val="16"/>
                <w:szCs w:val="16"/>
              </w:rPr>
            </w:pPr>
            <w:r w:rsidRPr="00977EA3">
              <w:rPr>
                <w:noProof w:val="0"/>
                <w:sz w:val="16"/>
                <w:szCs w:val="16"/>
              </w:rPr>
              <w:t>“1” (Patient)</w:t>
            </w:r>
          </w:p>
        </w:tc>
      </w:tr>
      <w:tr w:rsidR="007A1F44" w:rsidRPr="00977EA3" w14:paraId="59CBDAC3" w14:textId="77777777" w:rsidTr="00AE2B59">
        <w:trPr>
          <w:cantSplit/>
        </w:trPr>
        <w:tc>
          <w:tcPr>
            <w:tcW w:w="1548" w:type="dxa"/>
            <w:vMerge/>
            <w:vAlign w:val="center"/>
          </w:tcPr>
          <w:p w14:paraId="5D0F3699" w14:textId="77777777" w:rsidR="007A1F44" w:rsidRPr="00977EA3" w:rsidRDefault="007A1F44" w:rsidP="00AE2B59">
            <w:pPr>
              <w:pStyle w:val="TableLabel"/>
              <w:rPr>
                <w:noProof w:val="0"/>
              </w:rPr>
            </w:pPr>
          </w:p>
        </w:tc>
        <w:tc>
          <w:tcPr>
            <w:tcW w:w="2520" w:type="dxa"/>
            <w:vAlign w:val="center"/>
          </w:tcPr>
          <w:p w14:paraId="2BAE66EC" w14:textId="77777777" w:rsidR="007A1F44" w:rsidRPr="00977EA3" w:rsidRDefault="007A1F44" w:rsidP="0063062C">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5CAF2F51"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47B7307C"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26A67516" w14:textId="77777777" w:rsidTr="00AE2B59">
        <w:trPr>
          <w:cantSplit/>
        </w:trPr>
        <w:tc>
          <w:tcPr>
            <w:tcW w:w="1548" w:type="dxa"/>
            <w:vMerge/>
            <w:vAlign w:val="center"/>
          </w:tcPr>
          <w:p w14:paraId="7C94633F" w14:textId="77777777" w:rsidR="007A1F44" w:rsidRPr="00977EA3" w:rsidRDefault="007A1F44" w:rsidP="00AE2B59">
            <w:pPr>
              <w:pStyle w:val="TableLabel"/>
              <w:rPr>
                <w:noProof w:val="0"/>
              </w:rPr>
            </w:pPr>
          </w:p>
        </w:tc>
        <w:tc>
          <w:tcPr>
            <w:tcW w:w="2520" w:type="dxa"/>
            <w:vAlign w:val="center"/>
          </w:tcPr>
          <w:p w14:paraId="63B0641E" w14:textId="77777777" w:rsidR="007A1F44" w:rsidRPr="00977EA3" w:rsidRDefault="007A1F44" w:rsidP="00AE2B59">
            <w:pPr>
              <w:pStyle w:val="TableEntry"/>
              <w:rPr>
                <w:i/>
                <w:noProof w:val="0"/>
                <w:sz w:val="16"/>
                <w:szCs w:val="16"/>
              </w:rPr>
            </w:pPr>
            <w:proofErr w:type="spellStart"/>
            <w:r w:rsidRPr="00977EA3">
              <w:rPr>
                <w:i/>
                <w:noProof w:val="0"/>
                <w:sz w:val="16"/>
                <w:szCs w:val="16"/>
              </w:rPr>
              <w:t>ParticipantObjectIDTypeCode</w:t>
            </w:r>
            <w:proofErr w:type="spellEnd"/>
          </w:p>
        </w:tc>
        <w:tc>
          <w:tcPr>
            <w:tcW w:w="630" w:type="dxa"/>
            <w:vAlign w:val="center"/>
          </w:tcPr>
          <w:p w14:paraId="00FDB309" w14:textId="77777777" w:rsidR="007A1F44" w:rsidRPr="00977EA3" w:rsidRDefault="007A1F44" w:rsidP="00AE2B59">
            <w:pPr>
              <w:pStyle w:val="TableEntry"/>
              <w:rPr>
                <w:i/>
                <w:noProof w:val="0"/>
                <w:sz w:val="16"/>
                <w:szCs w:val="16"/>
              </w:rPr>
            </w:pPr>
            <w:r w:rsidRPr="00977EA3">
              <w:rPr>
                <w:i/>
                <w:noProof w:val="0"/>
                <w:sz w:val="16"/>
                <w:szCs w:val="16"/>
              </w:rPr>
              <w:t>M</w:t>
            </w:r>
          </w:p>
        </w:tc>
        <w:tc>
          <w:tcPr>
            <w:tcW w:w="4968" w:type="dxa"/>
            <w:vAlign w:val="center"/>
          </w:tcPr>
          <w:p w14:paraId="1FCA1579" w14:textId="77777777" w:rsidR="007A1F44" w:rsidRPr="00977EA3" w:rsidRDefault="00383381">
            <w:pPr>
              <w:pStyle w:val="TableEntry"/>
              <w:rPr>
                <w:noProof w:val="0"/>
                <w:sz w:val="16"/>
                <w:szCs w:val="16"/>
              </w:rPr>
            </w:pPr>
            <w:r w:rsidRPr="00977EA3">
              <w:rPr>
                <w:i/>
                <w:iCs/>
                <w:noProof w:val="0"/>
                <w:sz w:val="16"/>
                <w:szCs w:val="16"/>
              </w:rPr>
              <w:t>n</w:t>
            </w:r>
            <w:r w:rsidR="007A1F44" w:rsidRPr="00977EA3">
              <w:rPr>
                <w:i/>
                <w:iCs/>
                <w:noProof w:val="0"/>
                <w:sz w:val="16"/>
                <w:szCs w:val="16"/>
              </w:rPr>
              <w:t>ot specialized</w:t>
            </w:r>
          </w:p>
        </w:tc>
      </w:tr>
      <w:tr w:rsidR="007A1F44" w:rsidRPr="00977EA3" w14:paraId="2C46C18A" w14:textId="77777777" w:rsidTr="00AE2B59">
        <w:trPr>
          <w:cantSplit/>
        </w:trPr>
        <w:tc>
          <w:tcPr>
            <w:tcW w:w="1548" w:type="dxa"/>
            <w:vMerge/>
            <w:vAlign w:val="center"/>
          </w:tcPr>
          <w:p w14:paraId="5AE69FD3" w14:textId="77777777" w:rsidR="007A1F44" w:rsidRPr="00977EA3" w:rsidRDefault="007A1F44" w:rsidP="00AE2B59">
            <w:pPr>
              <w:pStyle w:val="TableLabel"/>
              <w:rPr>
                <w:noProof w:val="0"/>
              </w:rPr>
            </w:pPr>
          </w:p>
        </w:tc>
        <w:tc>
          <w:tcPr>
            <w:tcW w:w="2520" w:type="dxa"/>
            <w:vAlign w:val="center"/>
          </w:tcPr>
          <w:p w14:paraId="5C8E4724" w14:textId="77777777" w:rsidR="007A1F44" w:rsidRPr="00977EA3" w:rsidRDefault="007A1F44" w:rsidP="0063062C">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594C1E5F"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58360ABC"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4876CAA3" w14:textId="77777777" w:rsidTr="00AE2B59">
        <w:trPr>
          <w:cantSplit/>
        </w:trPr>
        <w:tc>
          <w:tcPr>
            <w:tcW w:w="1548" w:type="dxa"/>
            <w:vMerge/>
            <w:vAlign w:val="center"/>
          </w:tcPr>
          <w:p w14:paraId="317B8C8C" w14:textId="77777777" w:rsidR="007A1F44" w:rsidRPr="00977EA3" w:rsidRDefault="007A1F44" w:rsidP="00AE2B59">
            <w:pPr>
              <w:pStyle w:val="TableLabel"/>
              <w:rPr>
                <w:noProof w:val="0"/>
              </w:rPr>
            </w:pPr>
          </w:p>
        </w:tc>
        <w:tc>
          <w:tcPr>
            <w:tcW w:w="2520" w:type="dxa"/>
            <w:vAlign w:val="center"/>
          </w:tcPr>
          <w:p w14:paraId="6BCBA049"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7DD11105"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5886DA6F" w14:textId="77777777" w:rsidR="007A1F44" w:rsidRPr="00977EA3" w:rsidRDefault="007A1F44" w:rsidP="00AE2B59">
            <w:pPr>
              <w:pStyle w:val="TableEntry"/>
              <w:rPr>
                <w:noProof w:val="0"/>
                <w:sz w:val="16"/>
                <w:szCs w:val="16"/>
              </w:rPr>
            </w:pPr>
            <w:r w:rsidRPr="00977EA3">
              <w:rPr>
                <w:noProof w:val="0"/>
                <w:sz w:val="16"/>
                <w:szCs w:val="16"/>
              </w:rPr>
              <w:t xml:space="preserve">The patient ID in HL7 CX format. </w:t>
            </w:r>
          </w:p>
        </w:tc>
      </w:tr>
      <w:tr w:rsidR="007A1F44" w:rsidRPr="00977EA3" w14:paraId="1D795A56" w14:textId="77777777" w:rsidTr="00AE2B59">
        <w:trPr>
          <w:cantSplit/>
        </w:trPr>
        <w:tc>
          <w:tcPr>
            <w:tcW w:w="1548" w:type="dxa"/>
            <w:vMerge/>
            <w:vAlign w:val="center"/>
          </w:tcPr>
          <w:p w14:paraId="1048A1CA" w14:textId="77777777" w:rsidR="007A1F44" w:rsidRPr="00977EA3" w:rsidRDefault="007A1F44" w:rsidP="00AE2B59">
            <w:pPr>
              <w:pStyle w:val="TableLabel"/>
              <w:rPr>
                <w:noProof w:val="0"/>
              </w:rPr>
            </w:pPr>
          </w:p>
        </w:tc>
        <w:tc>
          <w:tcPr>
            <w:tcW w:w="2520" w:type="dxa"/>
            <w:vAlign w:val="center"/>
          </w:tcPr>
          <w:p w14:paraId="4D737C4D" w14:textId="77777777" w:rsidR="007A1F44" w:rsidRPr="00977EA3" w:rsidRDefault="007A1F44" w:rsidP="0063062C">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62747F78"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2A4B1535"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5BCAB68C" w14:textId="77777777" w:rsidTr="00AE2B59">
        <w:trPr>
          <w:cantSplit/>
        </w:trPr>
        <w:tc>
          <w:tcPr>
            <w:tcW w:w="1548" w:type="dxa"/>
            <w:vMerge/>
            <w:vAlign w:val="center"/>
          </w:tcPr>
          <w:p w14:paraId="538B650A" w14:textId="77777777" w:rsidR="007A1F44" w:rsidRPr="00977EA3" w:rsidRDefault="007A1F44" w:rsidP="00AE2B59">
            <w:pPr>
              <w:pStyle w:val="TableLabel"/>
              <w:rPr>
                <w:noProof w:val="0"/>
              </w:rPr>
            </w:pPr>
          </w:p>
        </w:tc>
        <w:tc>
          <w:tcPr>
            <w:tcW w:w="2520" w:type="dxa"/>
            <w:vAlign w:val="center"/>
          </w:tcPr>
          <w:p w14:paraId="25B01BA2" w14:textId="77777777" w:rsidR="007A1F44" w:rsidRPr="00977EA3" w:rsidRDefault="007A1F44" w:rsidP="0063062C">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7020D803"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370BD3D7"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518E966C" w14:textId="77777777" w:rsidTr="00AE2B59">
        <w:trPr>
          <w:cantSplit/>
        </w:trPr>
        <w:tc>
          <w:tcPr>
            <w:tcW w:w="1548" w:type="dxa"/>
            <w:vMerge/>
            <w:vAlign w:val="center"/>
          </w:tcPr>
          <w:p w14:paraId="0AC9F1BA" w14:textId="77777777" w:rsidR="007A1F44" w:rsidRPr="00977EA3" w:rsidRDefault="007A1F44" w:rsidP="00AE2B59">
            <w:pPr>
              <w:pStyle w:val="TableLabel"/>
              <w:rPr>
                <w:noProof w:val="0"/>
              </w:rPr>
            </w:pPr>
          </w:p>
        </w:tc>
        <w:tc>
          <w:tcPr>
            <w:tcW w:w="2520" w:type="dxa"/>
            <w:vAlign w:val="center"/>
          </w:tcPr>
          <w:p w14:paraId="004B3062" w14:textId="77777777" w:rsidR="007A1F44" w:rsidRPr="00977EA3" w:rsidRDefault="007A1F44" w:rsidP="0063062C">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5F8BE1D6"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1463BE77" w14:textId="77777777" w:rsidR="007A1F44" w:rsidRPr="00977EA3" w:rsidRDefault="007A1F44" w:rsidP="0063062C">
            <w:pPr>
              <w:pStyle w:val="TableEntry"/>
              <w:rPr>
                <w:i/>
                <w:iCs/>
                <w:noProof w:val="0"/>
                <w:sz w:val="16"/>
              </w:rPr>
            </w:pPr>
            <w:r w:rsidRPr="00977EA3">
              <w:rPr>
                <w:i/>
                <w:iCs/>
                <w:noProof w:val="0"/>
                <w:sz w:val="16"/>
              </w:rPr>
              <w:t>not specialized</w:t>
            </w:r>
          </w:p>
        </w:tc>
      </w:tr>
    </w:tbl>
    <w:p w14:paraId="6A11FF9B" w14:textId="77777777" w:rsidR="00A552D0" w:rsidRPr="00977EA3" w:rsidRDefault="00A552D0"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6C6A08A" w14:textId="77777777" w:rsidTr="00D372D5">
        <w:trPr>
          <w:cantSplit/>
        </w:trPr>
        <w:tc>
          <w:tcPr>
            <w:tcW w:w="1548" w:type="dxa"/>
            <w:vMerge w:val="restart"/>
          </w:tcPr>
          <w:p w14:paraId="7E7DD4B9" w14:textId="77777777" w:rsidR="007A1F44" w:rsidRPr="00977EA3" w:rsidRDefault="007A1F44" w:rsidP="00A063AC">
            <w:pPr>
              <w:pStyle w:val="TableEntryHeader"/>
              <w:rPr>
                <w:noProof w:val="0"/>
              </w:rPr>
            </w:pPr>
            <w:r w:rsidRPr="00977EA3">
              <w:rPr>
                <w:noProof w:val="0"/>
              </w:rPr>
              <w:t>Query Parameters</w:t>
            </w:r>
          </w:p>
          <w:p w14:paraId="3C56B205" w14:textId="77777777" w:rsidR="007A1F44" w:rsidRPr="00977EA3" w:rsidRDefault="007A1F44" w:rsidP="00D372D5">
            <w:pPr>
              <w:pStyle w:val="TableEntryHeader"/>
              <w:rPr>
                <w:bCs/>
                <w:noProof w:val="0"/>
                <w:sz w:val="12"/>
                <w:szCs w:val="16"/>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64F84A8C"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2450C9CF"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4A5AC1B9" w14:textId="77777777" w:rsidR="007A1F44" w:rsidRPr="00977EA3" w:rsidRDefault="007A1F44" w:rsidP="00AE2B59">
            <w:pPr>
              <w:pStyle w:val="TableEntry"/>
              <w:rPr>
                <w:noProof w:val="0"/>
                <w:sz w:val="16"/>
                <w:szCs w:val="16"/>
              </w:rPr>
            </w:pPr>
            <w:r w:rsidRPr="00977EA3">
              <w:rPr>
                <w:noProof w:val="0"/>
                <w:sz w:val="16"/>
                <w:szCs w:val="16"/>
              </w:rPr>
              <w:t>“2” (system object)</w:t>
            </w:r>
          </w:p>
        </w:tc>
      </w:tr>
      <w:tr w:rsidR="007A1F44" w:rsidRPr="00977EA3" w14:paraId="060DA67C" w14:textId="77777777" w:rsidTr="00AE2B59">
        <w:trPr>
          <w:cantSplit/>
        </w:trPr>
        <w:tc>
          <w:tcPr>
            <w:tcW w:w="1548" w:type="dxa"/>
            <w:vMerge/>
            <w:vAlign w:val="center"/>
          </w:tcPr>
          <w:p w14:paraId="5D0988CD" w14:textId="77777777" w:rsidR="007A1F44" w:rsidRPr="00977EA3" w:rsidRDefault="007A1F44" w:rsidP="00AE2B59"/>
        </w:tc>
        <w:tc>
          <w:tcPr>
            <w:tcW w:w="2520" w:type="dxa"/>
            <w:vAlign w:val="center"/>
          </w:tcPr>
          <w:p w14:paraId="51D202ED"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00C731DE"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4D0B71C" w14:textId="77777777" w:rsidR="007A1F44" w:rsidRPr="00977EA3" w:rsidRDefault="007A1F44" w:rsidP="00AE2B59">
            <w:pPr>
              <w:pStyle w:val="TableEntry"/>
              <w:rPr>
                <w:noProof w:val="0"/>
                <w:sz w:val="16"/>
                <w:szCs w:val="16"/>
              </w:rPr>
            </w:pPr>
            <w:r w:rsidRPr="00977EA3">
              <w:rPr>
                <w:noProof w:val="0"/>
                <w:sz w:val="16"/>
                <w:szCs w:val="16"/>
              </w:rPr>
              <w:t>“24” (query)</w:t>
            </w:r>
          </w:p>
        </w:tc>
      </w:tr>
      <w:tr w:rsidR="007A1F44" w:rsidRPr="00977EA3" w14:paraId="393A51AF" w14:textId="77777777" w:rsidTr="00AE2B59">
        <w:trPr>
          <w:cantSplit/>
        </w:trPr>
        <w:tc>
          <w:tcPr>
            <w:tcW w:w="1548" w:type="dxa"/>
            <w:vMerge/>
            <w:vAlign w:val="center"/>
          </w:tcPr>
          <w:p w14:paraId="54B8A50F" w14:textId="77777777" w:rsidR="007A1F44" w:rsidRPr="00977EA3" w:rsidRDefault="007A1F44" w:rsidP="00AE2B59"/>
        </w:tc>
        <w:tc>
          <w:tcPr>
            <w:tcW w:w="2520" w:type="dxa"/>
            <w:vAlign w:val="center"/>
          </w:tcPr>
          <w:p w14:paraId="4AA10B43" w14:textId="77777777" w:rsidR="007A1F44" w:rsidRPr="00977EA3" w:rsidRDefault="007A1F44" w:rsidP="0063062C">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1F39E8E0"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0BA7A38F"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04725857" w14:textId="77777777" w:rsidTr="00AE2B59">
        <w:trPr>
          <w:cantSplit/>
        </w:trPr>
        <w:tc>
          <w:tcPr>
            <w:tcW w:w="1548" w:type="dxa"/>
            <w:vMerge/>
            <w:vAlign w:val="center"/>
          </w:tcPr>
          <w:p w14:paraId="0D5C6AEA" w14:textId="77777777" w:rsidR="007A1F44" w:rsidRPr="00977EA3" w:rsidRDefault="007A1F44" w:rsidP="00AE2B59"/>
        </w:tc>
        <w:tc>
          <w:tcPr>
            <w:tcW w:w="2520" w:type="dxa"/>
            <w:vAlign w:val="center"/>
          </w:tcPr>
          <w:p w14:paraId="2D7E394C"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ParticipantObjectIDTypeCode</w:t>
            </w:r>
            <w:proofErr w:type="spellEnd"/>
          </w:p>
        </w:tc>
        <w:tc>
          <w:tcPr>
            <w:tcW w:w="630" w:type="dxa"/>
            <w:vAlign w:val="center"/>
          </w:tcPr>
          <w:p w14:paraId="5E68EB7B"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7A1EA379" w14:textId="77777777" w:rsidR="007A1F44" w:rsidRPr="00977EA3" w:rsidRDefault="007A1F44" w:rsidP="00AE2B59">
            <w:pPr>
              <w:pStyle w:val="TableEntry"/>
              <w:rPr>
                <w:noProof w:val="0"/>
                <w:sz w:val="16"/>
                <w:szCs w:val="16"/>
              </w:rPr>
            </w:pPr>
            <w:r w:rsidRPr="00977EA3">
              <w:rPr>
                <w:noProof w:val="0"/>
                <w:sz w:val="16"/>
                <w:szCs w:val="16"/>
              </w:rPr>
              <w:t>EV(“ITI-55”, “IHE Transactions”, “Cross Gateway Patient Discovery”)</w:t>
            </w:r>
          </w:p>
        </w:tc>
      </w:tr>
      <w:tr w:rsidR="007A1F44" w:rsidRPr="00977EA3" w14:paraId="5B2BBBFD" w14:textId="77777777" w:rsidTr="00AE2B59">
        <w:trPr>
          <w:cantSplit/>
        </w:trPr>
        <w:tc>
          <w:tcPr>
            <w:tcW w:w="1548" w:type="dxa"/>
            <w:vMerge/>
            <w:vAlign w:val="center"/>
          </w:tcPr>
          <w:p w14:paraId="31B3ACFD" w14:textId="77777777" w:rsidR="007A1F44" w:rsidRPr="00977EA3" w:rsidRDefault="007A1F44" w:rsidP="00AE2B59"/>
        </w:tc>
        <w:tc>
          <w:tcPr>
            <w:tcW w:w="2520" w:type="dxa"/>
            <w:vAlign w:val="center"/>
          </w:tcPr>
          <w:p w14:paraId="55004644" w14:textId="77777777" w:rsidR="007A1F44" w:rsidRPr="00977EA3" w:rsidRDefault="007A1F44" w:rsidP="0063062C">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06948F2D"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0C45571D"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4A4EF496" w14:textId="77777777" w:rsidTr="00AE2B59">
        <w:trPr>
          <w:cantSplit/>
        </w:trPr>
        <w:tc>
          <w:tcPr>
            <w:tcW w:w="1548" w:type="dxa"/>
            <w:vMerge/>
            <w:vAlign w:val="center"/>
          </w:tcPr>
          <w:p w14:paraId="37D7CB8D" w14:textId="77777777" w:rsidR="007A1F44" w:rsidRPr="00977EA3" w:rsidRDefault="007A1F44" w:rsidP="00AE2B59"/>
        </w:tc>
        <w:tc>
          <w:tcPr>
            <w:tcW w:w="2520" w:type="dxa"/>
            <w:vAlign w:val="center"/>
          </w:tcPr>
          <w:p w14:paraId="6CA8B69D" w14:textId="77777777" w:rsidR="007A1F44" w:rsidRPr="00977EA3" w:rsidRDefault="007A1F44" w:rsidP="0063062C">
            <w:pPr>
              <w:pStyle w:val="TableEntry"/>
              <w:rPr>
                <w:i/>
                <w:iCs/>
                <w:noProof w:val="0"/>
                <w:sz w:val="16"/>
              </w:rPr>
            </w:pPr>
            <w:proofErr w:type="spellStart"/>
            <w:r w:rsidRPr="00977EA3">
              <w:rPr>
                <w:i/>
                <w:iCs/>
                <w:noProof w:val="0"/>
                <w:sz w:val="16"/>
              </w:rPr>
              <w:t>ParticipantObjectID</w:t>
            </w:r>
            <w:proofErr w:type="spellEnd"/>
          </w:p>
        </w:tc>
        <w:tc>
          <w:tcPr>
            <w:tcW w:w="630" w:type="dxa"/>
            <w:vAlign w:val="center"/>
          </w:tcPr>
          <w:p w14:paraId="1F728F70" w14:textId="77777777" w:rsidR="007A1F44" w:rsidRPr="00977EA3" w:rsidRDefault="007A1F44" w:rsidP="0063062C">
            <w:pPr>
              <w:pStyle w:val="TableEntry"/>
              <w:rPr>
                <w:i/>
                <w:iCs/>
                <w:noProof w:val="0"/>
                <w:sz w:val="16"/>
              </w:rPr>
            </w:pPr>
            <w:r w:rsidRPr="00977EA3">
              <w:rPr>
                <w:i/>
                <w:iCs/>
                <w:noProof w:val="0"/>
                <w:sz w:val="16"/>
              </w:rPr>
              <w:t>U</w:t>
            </w:r>
          </w:p>
        </w:tc>
        <w:tc>
          <w:tcPr>
            <w:tcW w:w="4968" w:type="dxa"/>
          </w:tcPr>
          <w:p w14:paraId="08F56C78" w14:textId="77777777" w:rsidR="007A1F44" w:rsidRPr="00977EA3" w:rsidRDefault="006D168D" w:rsidP="0063062C">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003FDC9" w14:textId="77777777" w:rsidTr="00AE2B59">
        <w:trPr>
          <w:cantSplit/>
        </w:trPr>
        <w:tc>
          <w:tcPr>
            <w:tcW w:w="1548" w:type="dxa"/>
            <w:vMerge/>
            <w:vAlign w:val="center"/>
          </w:tcPr>
          <w:p w14:paraId="5209F2C9" w14:textId="77777777" w:rsidR="007A1F44" w:rsidRPr="00977EA3" w:rsidRDefault="007A1F44" w:rsidP="00AE2B59"/>
        </w:tc>
        <w:tc>
          <w:tcPr>
            <w:tcW w:w="2520" w:type="dxa"/>
            <w:vAlign w:val="center"/>
          </w:tcPr>
          <w:p w14:paraId="62B3F01E" w14:textId="77777777" w:rsidR="007A1F44" w:rsidRPr="00977EA3" w:rsidRDefault="007A1F44" w:rsidP="00AE2B59">
            <w:pPr>
              <w:pStyle w:val="TableEntry"/>
              <w:rPr>
                <w:i/>
                <w:noProof w:val="0"/>
                <w:sz w:val="16"/>
                <w:szCs w:val="16"/>
              </w:rPr>
            </w:pPr>
            <w:proofErr w:type="spellStart"/>
            <w:r w:rsidRPr="00977EA3">
              <w:rPr>
                <w:i/>
                <w:noProof w:val="0"/>
                <w:sz w:val="16"/>
                <w:szCs w:val="16"/>
              </w:rPr>
              <w:t>ParticipantObjectName</w:t>
            </w:r>
            <w:proofErr w:type="spellEnd"/>
          </w:p>
        </w:tc>
        <w:tc>
          <w:tcPr>
            <w:tcW w:w="630" w:type="dxa"/>
            <w:vAlign w:val="center"/>
          </w:tcPr>
          <w:p w14:paraId="2C0FACB4" w14:textId="77777777" w:rsidR="007A1F44" w:rsidRPr="00977EA3" w:rsidRDefault="007A1F44" w:rsidP="00AE2B59">
            <w:pPr>
              <w:pStyle w:val="TableEntry"/>
              <w:rPr>
                <w:i/>
                <w:noProof w:val="0"/>
                <w:sz w:val="16"/>
                <w:szCs w:val="16"/>
              </w:rPr>
            </w:pPr>
            <w:r w:rsidRPr="00977EA3">
              <w:rPr>
                <w:i/>
                <w:noProof w:val="0"/>
                <w:sz w:val="16"/>
                <w:szCs w:val="16"/>
              </w:rPr>
              <w:t>U</w:t>
            </w:r>
          </w:p>
        </w:tc>
        <w:tc>
          <w:tcPr>
            <w:tcW w:w="4968" w:type="dxa"/>
            <w:vAlign w:val="center"/>
          </w:tcPr>
          <w:p w14:paraId="70614E41" w14:textId="77777777" w:rsidR="007A1F44" w:rsidRPr="00977EA3" w:rsidRDefault="007A1F44" w:rsidP="00AE2B59">
            <w:pPr>
              <w:pStyle w:val="TableEntry"/>
              <w:rPr>
                <w:noProof w:val="0"/>
                <w:sz w:val="16"/>
                <w:szCs w:val="16"/>
              </w:rPr>
            </w:pPr>
            <w:r w:rsidRPr="00977EA3">
              <w:rPr>
                <w:i/>
                <w:iCs/>
                <w:noProof w:val="0"/>
                <w:sz w:val="16"/>
              </w:rPr>
              <w:t>not specialized</w:t>
            </w:r>
          </w:p>
        </w:tc>
      </w:tr>
      <w:tr w:rsidR="007A1F44" w:rsidRPr="00977EA3" w14:paraId="29F0AA3E" w14:textId="77777777" w:rsidTr="00AE2B59">
        <w:trPr>
          <w:cantSplit/>
        </w:trPr>
        <w:tc>
          <w:tcPr>
            <w:tcW w:w="1548" w:type="dxa"/>
            <w:vMerge/>
            <w:vAlign w:val="center"/>
          </w:tcPr>
          <w:p w14:paraId="142BF0B3" w14:textId="77777777" w:rsidR="007A1F44" w:rsidRPr="00977EA3" w:rsidRDefault="007A1F44" w:rsidP="00AE2B59"/>
        </w:tc>
        <w:tc>
          <w:tcPr>
            <w:tcW w:w="2520" w:type="dxa"/>
            <w:vAlign w:val="center"/>
          </w:tcPr>
          <w:p w14:paraId="74BDACFC"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ParticipantObjectQuery</w:t>
            </w:r>
            <w:proofErr w:type="spellEnd"/>
          </w:p>
        </w:tc>
        <w:tc>
          <w:tcPr>
            <w:tcW w:w="630" w:type="dxa"/>
            <w:vAlign w:val="center"/>
          </w:tcPr>
          <w:p w14:paraId="2BA234F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08D68D20" w14:textId="77777777" w:rsidR="007A1F44" w:rsidRPr="00977EA3" w:rsidRDefault="007A1F44" w:rsidP="00AE2B59">
            <w:pPr>
              <w:pStyle w:val="TableEntry"/>
              <w:rPr>
                <w:noProof w:val="0"/>
                <w:sz w:val="16"/>
                <w:szCs w:val="16"/>
              </w:rPr>
            </w:pPr>
            <w:r w:rsidRPr="00977EA3">
              <w:rPr>
                <w:noProof w:val="0"/>
                <w:sz w:val="16"/>
                <w:szCs w:val="16"/>
              </w:rPr>
              <w:t xml:space="preserve">the </w:t>
            </w:r>
            <w:proofErr w:type="spellStart"/>
            <w:r w:rsidRPr="00977EA3">
              <w:rPr>
                <w:noProof w:val="0"/>
                <w:sz w:val="16"/>
                <w:szCs w:val="16"/>
              </w:rPr>
              <w:t>QueryByParameter</w:t>
            </w:r>
            <w:proofErr w:type="spellEnd"/>
            <w:r w:rsidRPr="00977EA3">
              <w:rPr>
                <w:noProof w:val="0"/>
                <w:sz w:val="16"/>
                <w:szCs w:val="16"/>
              </w:rPr>
              <w:t xml:space="preserve"> segment of the query, base64 encoded.</w:t>
            </w:r>
          </w:p>
        </w:tc>
      </w:tr>
      <w:tr w:rsidR="007A1F44" w:rsidRPr="00977EA3" w14:paraId="622F2362" w14:textId="77777777" w:rsidTr="00AE2B59">
        <w:trPr>
          <w:cantSplit/>
        </w:trPr>
        <w:tc>
          <w:tcPr>
            <w:tcW w:w="1548" w:type="dxa"/>
            <w:vMerge/>
            <w:vAlign w:val="center"/>
          </w:tcPr>
          <w:p w14:paraId="10BFC70C" w14:textId="77777777" w:rsidR="007A1F44" w:rsidRPr="00977EA3" w:rsidRDefault="007A1F44" w:rsidP="00AE2B59"/>
        </w:tc>
        <w:tc>
          <w:tcPr>
            <w:tcW w:w="2520" w:type="dxa"/>
            <w:vAlign w:val="center"/>
          </w:tcPr>
          <w:p w14:paraId="2843C584" w14:textId="77777777" w:rsidR="007A1F44" w:rsidRPr="00977EA3" w:rsidRDefault="007A1F44" w:rsidP="0063062C">
            <w:pPr>
              <w:pStyle w:val="TableEntry"/>
              <w:rPr>
                <w:iCs/>
                <w:noProof w:val="0"/>
                <w:sz w:val="16"/>
              </w:rPr>
            </w:pPr>
            <w:proofErr w:type="spellStart"/>
            <w:r w:rsidRPr="00977EA3">
              <w:rPr>
                <w:iCs/>
                <w:noProof w:val="0"/>
                <w:sz w:val="16"/>
              </w:rPr>
              <w:t>ParticipantObjectDetail</w:t>
            </w:r>
            <w:proofErr w:type="spellEnd"/>
          </w:p>
        </w:tc>
        <w:tc>
          <w:tcPr>
            <w:tcW w:w="630" w:type="dxa"/>
            <w:vAlign w:val="center"/>
          </w:tcPr>
          <w:p w14:paraId="4AFD2E99"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Cs/>
                <w:noProof w:val="0"/>
                <w:kern w:val="28"/>
                <w:sz w:val="16"/>
              </w:rPr>
            </w:pPr>
            <w:r w:rsidRPr="00977EA3">
              <w:rPr>
                <w:iCs/>
                <w:noProof w:val="0"/>
                <w:sz w:val="16"/>
              </w:rPr>
              <w:t>M</w:t>
            </w:r>
          </w:p>
        </w:tc>
        <w:tc>
          <w:tcPr>
            <w:tcW w:w="4968" w:type="dxa"/>
            <w:vAlign w:val="center"/>
          </w:tcPr>
          <w:p w14:paraId="6DF16EA8" w14:textId="77777777" w:rsidR="007A1F44" w:rsidRPr="00977EA3" w:rsidRDefault="007A1F44" w:rsidP="00B703A5">
            <w:pPr>
              <w:pStyle w:val="TableEntry"/>
              <w:rPr>
                <w:noProof w:val="0"/>
                <w:sz w:val="16"/>
                <w:szCs w:val="16"/>
              </w:rPr>
            </w:pPr>
            <w:r w:rsidRPr="00977EA3">
              <w:rPr>
                <w:noProof w:val="0"/>
                <w:sz w:val="16"/>
                <w:szCs w:val="16"/>
              </w:rPr>
              <w:t>The value of “</w:t>
            </w:r>
            <w:proofErr w:type="spellStart"/>
            <w:r w:rsidRPr="00977EA3">
              <w:rPr>
                <w:noProof w:val="0"/>
                <w:sz w:val="16"/>
                <w:szCs w:val="16"/>
              </w:rPr>
              <w:t>ihe:homeCommunityID</w:t>
            </w:r>
            <w:proofErr w:type="spellEnd"/>
            <w:r w:rsidRPr="00977EA3">
              <w:rPr>
                <w:noProof w:val="0"/>
                <w:sz w:val="16"/>
                <w:szCs w:val="16"/>
              </w:rPr>
              <w:t xml:space="preserve">” as the value of the attribute type and the value of the </w:t>
            </w:r>
            <w:proofErr w:type="spellStart"/>
            <w:r w:rsidRPr="00977EA3">
              <w:rPr>
                <w:noProof w:val="0"/>
                <w:sz w:val="16"/>
                <w:szCs w:val="16"/>
              </w:rPr>
              <w:t>homeCommunityID</w:t>
            </w:r>
            <w:proofErr w:type="spellEnd"/>
            <w:r w:rsidRPr="00977EA3">
              <w:rPr>
                <w:noProof w:val="0"/>
                <w:sz w:val="16"/>
                <w:szCs w:val="16"/>
              </w:rPr>
              <w:t xml:space="preserve"> as the value of the attribute value.</w:t>
            </w:r>
          </w:p>
        </w:tc>
      </w:tr>
    </w:tbl>
    <w:p w14:paraId="456D4649" w14:textId="77777777" w:rsidR="007A1F44" w:rsidRPr="00977EA3" w:rsidRDefault="007A1F44" w:rsidP="001B289C">
      <w:pPr>
        <w:pStyle w:val="Corpotesto"/>
      </w:pPr>
    </w:p>
    <w:p w14:paraId="0C2E36A4" w14:textId="77777777" w:rsidR="007A1F44" w:rsidRPr="00977EA3" w:rsidRDefault="007A1F44" w:rsidP="001B289C">
      <w:pPr>
        <w:pStyle w:val="Titolo3"/>
        <w:numPr>
          <w:ilvl w:val="0"/>
          <w:numId w:val="0"/>
        </w:numPr>
        <w:tabs>
          <w:tab w:val="clear" w:pos="2160"/>
          <w:tab w:val="clear" w:pos="2880"/>
        </w:tabs>
        <w:rPr>
          <w:noProof w:val="0"/>
        </w:rPr>
      </w:pPr>
      <w:bookmarkStart w:id="4074" w:name="_Toc394657720"/>
      <w:bookmarkStart w:id="4075" w:name="_Toc398544398"/>
      <w:bookmarkStart w:id="4076" w:name="_Toc398718025"/>
      <w:bookmarkStart w:id="4077" w:name="_Toc518634643"/>
      <w:r w:rsidRPr="00977EA3">
        <w:rPr>
          <w:noProof w:val="0"/>
        </w:rPr>
        <w:t>3.55.6 Protocol Requirements</w:t>
      </w:r>
      <w:bookmarkEnd w:id="4074"/>
      <w:bookmarkEnd w:id="4075"/>
      <w:bookmarkEnd w:id="4076"/>
      <w:bookmarkEnd w:id="4077"/>
    </w:p>
    <w:p w14:paraId="63F2D611" w14:textId="77777777" w:rsidR="007A1F44" w:rsidRPr="00977EA3" w:rsidRDefault="007A1F44" w:rsidP="001B289C">
      <w:pPr>
        <w:pStyle w:val="Corpotesto"/>
      </w:pPr>
      <w:r w:rsidRPr="00977EA3">
        <w:t xml:space="preserve">The Cross Gateway Patient Discovery request and response will be transmitted using Synchronous or Asynchronous Web Services Exchange, according to the requirements specified in ITI TF-2x: Appendix V. If the Deferred Response Option is being used the request and response will be transmitted as described in </w:t>
      </w:r>
      <w:r w:rsidR="00292B01" w:rsidRPr="00977EA3">
        <w:t xml:space="preserve">Section </w:t>
      </w:r>
      <w:r w:rsidRPr="00977EA3">
        <w:t>3.55.6.2.</w:t>
      </w:r>
    </w:p>
    <w:p w14:paraId="760B359F" w14:textId="77777777" w:rsidR="007A1F44" w:rsidRPr="00977EA3" w:rsidRDefault="007A1F44" w:rsidP="001B289C">
      <w:pPr>
        <w:pStyle w:val="Corpotesto"/>
      </w:pPr>
      <w:r w:rsidRPr="00977EA3">
        <w:t>The following WSDL naming conventions shall apply:</w:t>
      </w:r>
    </w:p>
    <w:p w14:paraId="271500BC" w14:textId="77777777" w:rsidR="007A1F44" w:rsidRPr="00977EA3" w:rsidRDefault="007A1F44" w:rsidP="001B289C">
      <w:pPr>
        <w:spacing w:before="0"/>
        <w:rPr>
          <w:rFonts w:ascii="Courier New" w:hAnsi="Courier New"/>
          <w:sz w:val="20"/>
        </w:rPr>
      </w:pPr>
      <w:r w:rsidRPr="00977EA3">
        <w:tab/>
      </w:r>
      <w:r w:rsidRPr="00977EA3">
        <w:rPr>
          <w:rFonts w:ascii="Courier New" w:hAnsi="Courier New"/>
          <w:sz w:val="20"/>
        </w:rPr>
        <w:t>query message    -&gt; "</w:t>
      </w:r>
      <w:r w:rsidRPr="00977EA3">
        <w:rPr>
          <w:rStyle w:val="Enfasigrassetto"/>
          <w:rFonts w:ascii="Courier New" w:hAnsi="Courier New" w:cs="Courier New"/>
          <w:b w:val="0"/>
          <w:bCs/>
          <w:sz w:val="20"/>
        </w:rPr>
        <w:t>PRPA_IN201305UV02</w:t>
      </w:r>
      <w:r w:rsidRPr="00977EA3">
        <w:rPr>
          <w:rFonts w:ascii="Courier New" w:hAnsi="Courier New"/>
          <w:sz w:val="20"/>
        </w:rPr>
        <w:t>_Message"</w:t>
      </w:r>
    </w:p>
    <w:p w14:paraId="6BC9FC65" w14:textId="77777777" w:rsidR="007A1F44" w:rsidRPr="00977EA3" w:rsidRDefault="007A1F44" w:rsidP="001B289C">
      <w:pPr>
        <w:pStyle w:val="Corpotesto"/>
      </w:pPr>
      <w:r w:rsidRPr="00977EA3">
        <w:t>The following WSDL snippet describes the type for this message:</w:t>
      </w:r>
    </w:p>
    <w:p w14:paraId="3EE48F33" w14:textId="77777777" w:rsidR="007A1F44" w:rsidRPr="00977EA3" w:rsidRDefault="007A1F44" w:rsidP="001B289C">
      <w:pPr>
        <w:pStyle w:val="StylePlainText8ptBoxSinglesolidlineAuto05ptLin"/>
      </w:pPr>
      <w:r w:rsidRPr="00977EA3">
        <w:tab/>
        <w:t>…</w:t>
      </w:r>
    </w:p>
    <w:p w14:paraId="61566F91" w14:textId="77777777" w:rsidR="007A1F44" w:rsidRPr="00977EA3" w:rsidRDefault="007A1F44" w:rsidP="001B289C">
      <w:pPr>
        <w:pStyle w:val="StylePlainText8ptBoxSinglesolidlineAuto05ptLin"/>
        <w:rPr>
          <w:rFonts w:cs="Courier New"/>
        </w:rPr>
      </w:pPr>
      <w:r w:rsidRPr="00977EA3">
        <w:t xml:space="preserve"> </w:t>
      </w:r>
      <w:r w:rsidRPr="00977EA3">
        <w:rPr>
          <w:rFonts w:cs="Courier New"/>
        </w:rPr>
        <w:t>&lt;types&gt;</w:t>
      </w:r>
    </w:p>
    <w:p w14:paraId="4C02F7EC" w14:textId="77777777" w:rsidR="007A1F44" w:rsidRPr="00977EA3" w:rsidRDefault="007A1F44" w:rsidP="001B289C">
      <w:pPr>
        <w:pStyle w:val="StylePlainText8ptBoxSinglesolidlineAuto05ptLin"/>
        <w:rPr>
          <w:rFonts w:cs="Courier New"/>
        </w:rPr>
      </w:pPr>
      <w:r w:rsidRPr="00977EA3">
        <w:rPr>
          <w:rFonts w:cs="Courier New"/>
        </w:rPr>
        <w:t>&lt;</w:t>
      </w:r>
      <w:proofErr w:type="spellStart"/>
      <w:r w:rsidRPr="00977EA3">
        <w:rPr>
          <w:rFonts w:cs="Courier New"/>
        </w:rPr>
        <w:t>xsd:schema</w:t>
      </w:r>
      <w:proofErr w:type="spellEnd"/>
      <w:r w:rsidRPr="00977EA3">
        <w:rPr>
          <w:rFonts w:cs="Courier New"/>
        </w:rPr>
        <w:t xml:space="preserve"> </w:t>
      </w:r>
      <w:proofErr w:type="spellStart"/>
      <w:r w:rsidRPr="00977EA3">
        <w:rPr>
          <w:rFonts w:cs="Courier New"/>
        </w:rPr>
        <w:t>elementFormDefault</w:t>
      </w:r>
      <w:proofErr w:type="spellEnd"/>
      <w:r w:rsidRPr="00977EA3">
        <w:rPr>
          <w:rFonts w:cs="Courier New"/>
        </w:rPr>
        <w:t xml:space="preserve">="qualified" </w:t>
      </w:r>
      <w:proofErr w:type="spellStart"/>
      <w:r w:rsidRPr="00977EA3">
        <w:rPr>
          <w:rFonts w:cs="Courier New"/>
        </w:rPr>
        <w:t>targetNamespace</w:t>
      </w:r>
      <w:proofErr w:type="spellEnd"/>
      <w:r w:rsidRPr="00977EA3">
        <w:rPr>
          <w:rFonts w:cs="Courier New"/>
        </w:rPr>
        <w:t>="urn:hl7-org:v3"</w:t>
      </w:r>
    </w:p>
    <w:p w14:paraId="28EE084E" w14:textId="77777777" w:rsidR="007A1F44" w:rsidRPr="00977EA3" w:rsidRDefault="007A1F44" w:rsidP="001B289C">
      <w:pPr>
        <w:pStyle w:val="StylePlainText8ptBoxSinglesolidlineAuto05ptLin"/>
        <w:rPr>
          <w:rFonts w:cs="Courier New"/>
        </w:rPr>
      </w:pPr>
      <w:r w:rsidRPr="00977EA3">
        <w:rPr>
          <w:rFonts w:cs="Courier New"/>
        </w:rPr>
        <w:t>xmlns:hl7="urn:hl7-org:v3"&gt;</w:t>
      </w:r>
    </w:p>
    <w:p w14:paraId="4EC15D92" w14:textId="77777777" w:rsidR="007A1F44" w:rsidRPr="00977EA3" w:rsidRDefault="007A1F44" w:rsidP="001B289C">
      <w:pPr>
        <w:pStyle w:val="StylePlainText8ptBoxSinglesolidlineAuto05ptLin"/>
        <w:rPr>
          <w:rFonts w:cs="Courier New"/>
        </w:rPr>
      </w:pPr>
      <w:r w:rsidRPr="00977EA3">
        <w:rPr>
          <w:rFonts w:cs="Courier New"/>
        </w:rPr>
        <w:t>&lt;!-- Include the message schema --&gt;</w:t>
      </w:r>
    </w:p>
    <w:p w14:paraId="6B2F7D95" w14:textId="77777777" w:rsidR="007A1F44" w:rsidRPr="00977EA3" w:rsidRDefault="007A1F44" w:rsidP="001B289C">
      <w:pPr>
        <w:pStyle w:val="StylePlainText8ptBoxSinglesolidlineAuto05ptLin"/>
        <w:rPr>
          <w:rFonts w:cs="Courier New"/>
        </w:rPr>
      </w:pPr>
      <w:r w:rsidRPr="00977EA3">
        <w:rPr>
          <w:rFonts w:cs="Courier New"/>
        </w:rPr>
        <w:t>&lt;</w:t>
      </w:r>
      <w:proofErr w:type="spellStart"/>
      <w:r w:rsidRPr="00977EA3">
        <w:rPr>
          <w:rFonts w:cs="Courier New"/>
        </w:rPr>
        <w:t>xsd:import</w:t>
      </w:r>
      <w:proofErr w:type="spellEnd"/>
      <w:r w:rsidRPr="00977EA3">
        <w:rPr>
          <w:rFonts w:cs="Courier New"/>
        </w:rPr>
        <w:t xml:space="preserve"> namespace="urn:hl7-org:v3" schemaLocation="../schema/HL7V3/NE2008/multicacheschemas/PRPA_IN201305UV02.xsd"/&gt;</w:t>
      </w:r>
    </w:p>
    <w:p w14:paraId="17F1AB47" w14:textId="77777777" w:rsidR="007A1F44" w:rsidRPr="00977EA3" w:rsidRDefault="007A1F44" w:rsidP="001B289C">
      <w:pPr>
        <w:pStyle w:val="StylePlainText8ptBoxSinglesolidlineAuto05ptLin"/>
        <w:rPr>
          <w:rFonts w:cs="Courier New"/>
        </w:rPr>
      </w:pPr>
      <w:r w:rsidRPr="00977EA3">
        <w:rPr>
          <w:rFonts w:cs="Courier New"/>
        </w:rPr>
        <w:t>&lt;</w:t>
      </w:r>
      <w:proofErr w:type="spellStart"/>
      <w:r w:rsidRPr="00977EA3">
        <w:rPr>
          <w:rFonts w:cs="Courier New"/>
        </w:rPr>
        <w:t>xsd:element</w:t>
      </w:r>
      <w:proofErr w:type="spellEnd"/>
      <w:r w:rsidRPr="00977EA3">
        <w:rPr>
          <w:rFonts w:cs="Courier New"/>
        </w:rPr>
        <w:t xml:space="preserve"> name="PRPA_IN201305UV02"/&gt;</w:t>
      </w:r>
    </w:p>
    <w:p w14:paraId="2D4476DF" w14:textId="77777777" w:rsidR="007A1F44" w:rsidRPr="00977EA3" w:rsidRDefault="007A1F44" w:rsidP="001B289C">
      <w:pPr>
        <w:pStyle w:val="StylePlainText8ptBoxSinglesolidlineAuto05ptLin"/>
        <w:rPr>
          <w:rFonts w:cs="Courier New"/>
        </w:rPr>
      </w:pPr>
      <w:r w:rsidRPr="00977EA3">
        <w:rPr>
          <w:rFonts w:cs="Courier New"/>
        </w:rPr>
        <w:t>&lt;/</w:t>
      </w:r>
      <w:proofErr w:type="spellStart"/>
      <w:r w:rsidRPr="00977EA3">
        <w:rPr>
          <w:rFonts w:cs="Courier New"/>
        </w:rPr>
        <w:t>xsd:schema</w:t>
      </w:r>
      <w:proofErr w:type="spellEnd"/>
      <w:r w:rsidRPr="00977EA3">
        <w:rPr>
          <w:rFonts w:cs="Courier New"/>
        </w:rPr>
        <w:t>&gt;</w:t>
      </w:r>
    </w:p>
    <w:p w14:paraId="369105B4" w14:textId="77777777" w:rsidR="007A1F44" w:rsidRPr="00977EA3" w:rsidRDefault="007A1F44" w:rsidP="001B289C">
      <w:pPr>
        <w:pStyle w:val="StylePlainText8ptBoxSinglesolidlineAuto05ptLin"/>
        <w:rPr>
          <w:rFonts w:cs="Courier New"/>
        </w:rPr>
      </w:pPr>
      <w:r w:rsidRPr="00977EA3">
        <w:rPr>
          <w:rFonts w:cs="Courier New"/>
        </w:rPr>
        <w:t xml:space="preserve">  &lt;/types&gt;</w:t>
      </w:r>
    </w:p>
    <w:p w14:paraId="7494A92C" w14:textId="77777777" w:rsidR="007A1F44" w:rsidRPr="00977EA3" w:rsidRDefault="007A1F44" w:rsidP="001B289C">
      <w:pPr>
        <w:pStyle w:val="StylePlainText8ptBoxSinglesolidlineAuto05ptLin"/>
        <w:rPr>
          <w:rFonts w:cs="Courier New"/>
        </w:rPr>
      </w:pPr>
      <w:r w:rsidRPr="00977EA3">
        <w:rPr>
          <w:rFonts w:cs="Courier New"/>
        </w:rPr>
        <w:t>…</w:t>
      </w:r>
    </w:p>
    <w:p w14:paraId="062AF493" w14:textId="77777777" w:rsidR="007A1F44" w:rsidRPr="00977EA3" w:rsidRDefault="007A1F44" w:rsidP="001B289C">
      <w:pPr>
        <w:pStyle w:val="StylePlainText8ptBoxSinglesolidlineAuto05ptLin"/>
        <w:rPr>
          <w:rFonts w:ascii="Times New Roman" w:hAnsi="Times New Roman"/>
          <w:sz w:val="24"/>
          <w:szCs w:val="24"/>
        </w:rPr>
      </w:pPr>
      <w:r w:rsidRPr="00977EA3">
        <w:rPr>
          <w:rFonts w:ascii="Times New Roman" w:hAnsi="Times New Roman"/>
          <w:sz w:val="24"/>
          <w:szCs w:val="24"/>
        </w:rPr>
        <w:t>The message is described by the following snippet:</w:t>
      </w:r>
    </w:p>
    <w:p w14:paraId="38F55AFC" w14:textId="77777777" w:rsidR="007A1F44" w:rsidRPr="00977EA3" w:rsidRDefault="007A1F44" w:rsidP="001B289C">
      <w:pPr>
        <w:pStyle w:val="StylePlainText8ptBoxSinglesolidlineAuto05ptLin"/>
      </w:pPr>
      <w:r w:rsidRPr="00977EA3">
        <w:tab/>
        <w:t>…</w:t>
      </w:r>
    </w:p>
    <w:p w14:paraId="37B03623" w14:textId="77777777" w:rsidR="007A1F44" w:rsidRPr="00977EA3" w:rsidRDefault="007A1F44" w:rsidP="001B289C">
      <w:pPr>
        <w:pStyle w:val="StylePlainText8ptBoxSinglesolidlineAuto05ptLin"/>
        <w:rPr>
          <w:rFonts w:cs="Courier New"/>
        </w:rPr>
      </w:pPr>
      <w:r w:rsidRPr="00977EA3">
        <w:rPr>
          <w:rFonts w:cs="Courier New"/>
        </w:rPr>
        <w:t xml:space="preserve">  &lt;message name="PRPA_IN201305UV02_Message"&gt;</w:t>
      </w:r>
    </w:p>
    <w:p w14:paraId="7E19A637" w14:textId="77777777" w:rsidR="007A1F44" w:rsidRPr="00977EA3" w:rsidRDefault="007A1F44" w:rsidP="001B289C">
      <w:pPr>
        <w:pStyle w:val="StylePlainText8ptBoxSinglesolidlineAuto05ptLin"/>
        <w:rPr>
          <w:rFonts w:cs="Courier New"/>
        </w:rPr>
      </w:pPr>
      <w:r w:rsidRPr="00977EA3">
        <w:rPr>
          <w:rFonts w:cs="Courier New"/>
        </w:rPr>
        <w:t>&lt;part element="hl7:PRPA_IN201305UV02" name="Body"/&gt;</w:t>
      </w:r>
    </w:p>
    <w:p w14:paraId="390A9374" w14:textId="77777777" w:rsidR="007A1F44" w:rsidRPr="00977EA3" w:rsidRDefault="007A1F44" w:rsidP="001B289C">
      <w:pPr>
        <w:pStyle w:val="StylePlainText8ptBoxSinglesolidlineAuto05ptLin"/>
        <w:rPr>
          <w:rFonts w:cs="Courier New"/>
        </w:rPr>
      </w:pPr>
      <w:r w:rsidRPr="00977EA3">
        <w:rPr>
          <w:rFonts w:cs="Courier New"/>
        </w:rPr>
        <w:lastRenderedPageBreak/>
        <w:t xml:space="preserve">  &lt;/message&gt;</w:t>
      </w:r>
    </w:p>
    <w:p w14:paraId="65C78C33" w14:textId="77777777" w:rsidR="007A1F44" w:rsidRPr="00977EA3" w:rsidRDefault="007A1F44" w:rsidP="001B289C">
      <w:pPr>
        <w:pStyle w:val="StylePlainText8ptBoxSinglesolidlineAuto05ptLin"/>
      </w:pPr>
      <w:r w:rsidRPr="00977EA3">
        <w:tab/>
        <w:t>…</w:t>
      </w:r>
    </w:p>
    <w:p w14:paraId="335A702C" w14:textId="2D2DFFF9" w:rsidR="007A1F44" w:rsidRPr="00977EA3" w:rsidRDefault="007A1F44" w:rsidP="001B289C">
      <w:pPr>
        <w:pStyle w:val="Titolo4"/>
        <w:numPr>
          <w:ilvl w:val="0"/>
          <w:numId w:val="0"/>
        </w:numPr>
        <w:tabs>
          <w:tab w:val="clear" w:pos="2160"/>
          <w:tab w:val="clear" w:pos="2880"/>
          <w:tab w:val="clear" w:pos="3600"/>
        </w:tabs>
        <w:rPr>
          <w:noProof w:val="0"/>
        </w:rPr>
      </w:pPr>
      <w:bookmarkStart w:id="4078" w:name="_Toc398544399"/>
      <w:r w:rsidRPr="00977EA3">
        <w:rPr>
          <w:noProof w:val="0"/>
        </w:rPr>
        <w:t>3.55.6.1 Web Services Port Type and Binding Definitions</w:t>
      </w:r>
      <w:bookmarkEnd w:id="4078"/>
    </w:p>
    <w:p w14:paraId="2F8E1430" w14:textId="77777777" w:rsidR="007A1F44" w:rsidRPr="00977EA3" w:rsidRDefault="007A1F44" w:rsidP="001B289C">
      <w:pPr>
        <w:pStyle w:val="Corpotesto"/>
        <w:rPr>
          <w:b/>
        </w:rPr>
      </w:pPr>
      <w:r w:rsidRPr="00977EA3">
        <w:rPr>
          <w:b/>
        </w:rPr>
        <w:t>Responding Gateway:</w:t>
      </w:r>
    </w:p>
    <w:p w14:paraId="78A944DC" w14:textId="77777777" w:rsidR="007A1F44" w:rsidRPr="00977EA3" w:rsidRDefault="007A1F44" w:rsidP="001B289C">
      <w:pPr>
        <w:pStyle w:val="Corpotesto"/>
        <w:rPr>
          <w:b/>
        </w:rPr>
      </w:pPr>
      <w:r w:rsidRPr="00977EA3">
        <w:rPr>
          <w:b/>
        </w:rPr>
        <w:t>IHE-WSP201) The attribute /</w:t>
      </w:r>
      <w:proofErr w:type="spellStart"/>
      <w:r w:rsidRPr="00977EA3">
        <w:rPr>
          <w:b/>
        </w:rPr>
        <w:t>wsdl:definitions</w:t>
      </w:r>
      <w:proofErr w:type="spellEnd"/>
      <w:r w:rsidRPr="00977EA3">
        <w:rPr>
          <w:b/>
        </w:rPr>
        <w:t>/@name SHALL be “</w:t>
      </w:r>
      <w:proofErr w:type="spellStart"/>
      <w:r w:rsidRPr="00977EA3">
        <w:rPr>
          <w:b/>
        </w:rPr>
        <w:t>RespondingGateway</w:t>
      </w:r>
      <w:proofErr w:type="spellEnd"/>
      <w:r w:rsidRPr="00977EA3">
        <w:rPr>
          <w:b/>
        </w:rPr>
        <w:t>”.</w:t>
      </w:r>
    </w:p>
    <w:p w14:paraId="10C39A72" w14:textId="77777777" w:rsidR="007A1F44" w:rsidRPr="00977EA3" w:rsidRDefault="007A1F44" w:rsidP="001B289C">
      <w:pPr>
        <w:pStyle w:val="Corpotesto"/>
      </w:pPr>
      <w:r w:rsidRPr="00977EA3">
        <w:t>The following WSDL naming conventions shall apply:</w:t>
      </w:r>
    </w:p>
    <w:p w14:paraId="3B08B7E5" w14:textId="77777777" w:rsidR="007A1F44" w:rsidRPr="00E63AF6" w:rsidRDefault="007A1F44" w:rsidP="001B289C">
      <w:pPr>
        <w:spacing w:before="0"/>
        <w:rPr>
          <w:rFonts w:ascii="Courier New" w:hAnsi="Courier New"/>
          <w:sz w:val="20"/>
          <w:lang w:val="it-IT"/>
          <w:rPrChange w:id="4079" w:author="Gregorio Canal" w:date="2019-05-22T14:54:00Z">
            <w:rPr>
              <w:rFonts w:ascii="Courier New" w:hAnsi="Courier New"/>
              <w:sz w:val="20"/>
            </w:rPr>
          </w:rPrChange>
        </w:rPr>
      </w:pPr>
      <w:r w:rsidRPr="00977EA3">
        <w:tab/>
      </w:r>
      <w:proofErr w:type="spellStart"/>
      <w:r w:rsidRPr="00E63AF6">
        <w:rPr>
          <w:rFonts w:ascii="Courier New" w:hAnsi="Courier New"/>
          <w:sz w:val="20"/>
          <w:lang w:val="it-IT"/>
          <w:rPrChange w:id="4080" w:author="Gregorio Canal" w:date="2019-05-22T14:54:00Z">
            <w:rPr>
              <w:rFonts w:ascii="Courier New" w:hAnsi="Courier New"/>
              <w:sz w:val="20"/>
            </w:rPr>
          </w:rPrChange>
        </w:rPr>
        <w:t>wsdl:definitions</w:t>
      </w:r>
      <w:proofErr w:type="spellEnd"/>
      <w:r w:rsidRPr="00E63AF6">
        <w:rPr>
          <w:rFonts w:ascii="Courier New" w:hAnsi="Courier New"/>
          <w:sz w:val="20"/>
          <w:lang w:val="it-IT"/>
          <w:rPrChange w:id="4081" w:author="Gregorio Canal" w:date="2019-05-22T14:54:00Z">
            <w:rPr>
              <w:rFonts w:ascii="Courier New" w:hAnsi="Courier New"/>
              <w:sz w:val="20"/>
            </w:rPr>
          </w:rPrChange>
        </w:rPr>
        <w:t>/@name="</w:t>
      </w:r>
      <w:proofErr w:type="spellStart"/>
      <w:r w:rsidRPr="00E63AF6">
        <w:rPr>
          <w:rFonts w:ascii="Courier New" w:hAnsi="Courier New"/>
          <w:sz w:val="20"/>
          <w:lang w:val="it-IT"/>
          <w:rPrChange w:id="4082" w:author="Gregorio Canal" w:date="2019-05-22T14:54:00Z">
            <w:rPr>
              <w:rFonts w:ascii="Courier New" w:hAnsi="Courier New"/>
              <w:sz w:val="20"/>
            </w:rPr>
          </w:rPrChange>
        </w:rPr>
        <w:t>RespondingGateway</w:t>
      </w:r>
      <w:proofErr w:type="spellEnd"/>
      <w:r w:rsidRPr="00E63AF6">
        <w:rPr>
          <w:rFonts w:ascii="Courier New" w:hAnsi="Courier New"/>
          <w:sz w:val="20"/>
          <w:lang w:val="it-IT"/>
          <w:rPrChange w:id="4083" w:author="Gregorio Canal" w:date="2019-05-22T14:54:00Z">
            <w:rPr>
              <w:rFonts w:ascii="Courier New" w:hAnsi="Courier New"/>
              <w:sz w:val="20"/>
            </w:rPr>
          </w:rPrChange>
        </w:rPr>
        <w:t>":</w:t>
      </w:r>
    </w:p>
    <w:p w14:paraId="588393AC" w14:textId="77777777" w:rsidR="007A1F44" w:rsidRPr="00E63AF6" w:rsidRDefault="007A1F44" w:rsidP="001B289C">
      <w:pPr>
        <w:spacing w:before="0"/>
        <w:rPr>
          <w:rFonts w:ascii="Courier New" w:hAnsi="Courier New"/>
          <w:sz w:val="20"/>
          <w:lang w:val="it-IT"/>
          <w:rPrChange w:id="4084" w:author="Gregorio Canal" w:date="2019-05-22T14:54:00Z">
            <w:rPr>
              <w:rFonts w:ascii="Courier New" w:hAnsi="Courier New"/>
              <w:sz w:val="20"/>
            </w:rPr>
          </w:rPrChange>
        </w:rPr>
      </w:pPr>
      <w:r w:rsidRPr="00E63AF6">
        <w:rPr>
          <w:rFonts w:ascii="Courier New" w:hAnsi="Courier New"/>
          <w:sz w:val="20"/>
          <w:lang w:val="it-IT"/>
          <w:rPrChange w:id="4085" w:author="Gregorio Canal" w:date="2019-05-22T14:54:00Z">
            <w:rPr>
              <w:rFonts w:ascii="Courier New" w:hAnsi="Courier New"/>
              <w:sz w:val="20"/>
            </w:rPr>
          </w:rPrChange>
        </w:rPr>
        <w:tab/>
        <w:t>ITI-55 query                 -&gt; "</w:t>
      </w:r>
      <w:r w:rsidRPr="00E63AF6">
        <w:rPr>
          <w:rStyle w:val="Enfasigrassetto"/>
          <w:rFonts w:ascii="Courier New" w:hAnsi="Courier New" w:cs="Courier New"/>
          <w:b w:val="0"/>
          <w:bCs/>
          <w:sz w:val="20"/>
          <w:lang w:val="it-IT"/>
          <w:rPrChange w:id="4086" w:author="Gregorio Canal" w:date="2019-05-22T14:54:00Z">
            <w:rPr>
              <w:rStyle w:val="Enfasigrassetto"/>
              <w:rFonts w:ascii="Courier New" w:hAnsi="Courier New" w:cs="Courier New"/>
              <w:b w:val="0"/>
              <w:bCs/>
              <w:sz w:val="20"/>
            </w:rPr>
          </w:rPrChange>
        </w:rPr>
        <w:t>PRPA_IN201305UV02</w:t>
      </w:r>
      <w:r w:rsidRPr="00E63AF6">
        <w:rPr>
          <w:rFonts w:ascii="Courier New" w:hAnsi="Courier New"/>
          <w:sz w:val="20"/>
          <w:lang w:val="it-IT"/>
          <w:rPrChange w:id="4087" w:author="Gregorio Canal" w:date="2019-05-22T14:54:00Z">
            <w:rPr>
              <w:rFonts w:ascii="Courier New" w:hAnsi="Courier New"/>
              <w:sz w:val="20"/>
            </w:rPr>
          </w:rPrChange>
        </w:rPr>
        <w:t>_Message"</w:t>
      </w:r>
    </w:p>
    <w:p w14:paraId="4AC51243" w14:textId="77777777" w:rsidR="007A1F44" w:rsidRPr="00E63AF6" w:rsidRDefault="007A1F44" w:rsidP="001B289C">
      <w:pPr>
        <w:spacing w:before="0"/>
        <w:rPr>
          <w:rFonts w:ascii="Courier New" w:hAnsi="Courier New"/>
          <w:sz w:val="20"/>
          <w:lang w:val="it-IT"/>
          <w:rPrChange w:id="4088" w:author="Gregorio Canal" w:date="2019-05-22T14:54:00Z">
            <w:rPr>
              <w:rFonts w:ascii="Courier New" w:hAnsi="Courier New"/>
              <w:sz w:val="20"/>
            </w:rPr>
          </w:rPrChange>
        </w:rPr>
      </w:pPr>
      <w:r w:rsidRPr="00E63AF6">
        <w:rPr>
          <w:rFonts w:ascii="Courier New" w:hAnsi="Courier New"/>
          <w:sz w:val="20"/>
          <w:lang w:val="it-IT"/>
          <w:rPrChange w:id="4089" w:author="Gregorio Canal" w:date="2019-05-22T14:54:00Z">
            <w:rPr>
              <w:rFonts w:ascii="Courier New" w:hAnsi="Courier New"/>
              <w:sz w:val="20"/>
            </w:rPr>
          </w:rPrChange>
        </w:rPr>
        <w:tab/>
        <w:t xml:space="preserve">ITI-55 </w:t>
      </w:r>
      <w:proofErr w:type="spellStart"/>
      <w:r w:rsidRPr="00E63AF6">
        <w:rPr>
          <w:rFonts w:ascii="Courier New" w:hAnsi="Courier New"/>
          <w:sz w:val="20"/>
          <w:lang w:val="it-IT"/>
          <w:rPrChange w:id="4090" w:author="Gregorio Canal" w:date="2019-05-22T14:54:00Z">
            <w:rPr>
              <w:rFonts w:ascii="Courier New" w:hAnsi="Courier New"/>
              <w:sz w:val="20"/>
            </w:rPr>
          </w:rPrChange>
        </w:rPr>
        <w:t>response</w:t>
      </w:r>
      <w:proofErr w:type="spellEnd"/>
      <w:r w:rsidRPr="00E63AF6">
        <w:rPr>
          <w:rFonts w:ascii="Courier New" w:hAnsi="Courier New"/>
          <w:sz w:val="20"/>
          <w:lang w:val="it-IT"/>
          <w:rPrChange w:id="4091" w:author="Gregorio Canal" w:date="2019-05-22T14:54:00Z">
            <w:rPr>
              <w:rFonts w:ascii="Courier New" w:hAnsi="Courier New"/>
              <w:sz w:val="20"/>
            </w:rPr>
          </w:rPrChange>
        </w:rPr>
        <w:t xml:space="preserve">              -&gt; </w:t>
      </w:r>
      <w:r w:rsidRPr="00E63AF6">
        <w:rPr>
          <w:rStyle w:val="Enfasigrassetto"/>
          <w:rFonts w:ascii="Courier New" w:hAnsi="Courier New"/>
          <w:b w:val="0"/>
          <w:sz w:val="20"/>
          <w:lang w:val="it-IT"/>
          <w:rPrChange w:id="4092" w:author="Gregorio Canal" w:date="2019-05-22T14:54:00Z">
            <w:rPr>
              <w:rStyle w:val="Enfasigrassetto"/>
              <w:rFonts w:ascii="Courier New" w:hAnsi="Courier New"/>
              <w:b w:val="0"/>
              <w:sz w:val="20"/>
            </w:rPr>
          </w:rPrChange>
        </w:rPr>
        <w:t>"</w:t>
      </w:r>
      <w:r w:rsidRPr="00E63AF6">
        <w:rPr>
          <w:rStyle w:val="Enfasigrassetto"/>
          <w:rFonts w:ascii="Courier New" w:hAnsi="Courier New"/>
          <w:b w:val="0"/>
          <w:bCs/>
          <w:sz w:val="20"/>
          <w:lang w:val="it-IT"/>
          <w:rPrChange w:id="4093" w:author="Gregorio Canal" w:date="2019-05-22T14:54:00Z">
            <w:rPr>
              <w:rStyle w:val="Enfasigrassetto"/>
              <w:rFonts w:ascii="Courier New" w:hAnsi="Courier New"/>
              <w:b w:val="0"/>
              <w:bCs/>
              <w:sz w:val="20"/>
            </w:rPr>
          </w:rPrChange>
        </w:rPr>
        <w:t>PRPA_IN201306UV02</w:t>
      </w:r>
      <w:r w:rsidRPr="00E63AF6">
        <w:rPr>
          <w:rFonts w:ascii="Courier New" w:hAnsi="Courier New"/>
          <w:sz w:val="20"/>
          <w:lang w:val="it-IT"/>
          <w:rPrChange w:id="4094" w:author="Gregorio Canal" w:date="2019-05-22T14:54:00Z">
            <w:rPr>
              <w:rFonts w:ascii="Courier New" w:hAnsi="Courier New"/>
              <w:sz w:val="20"/>
            </w:rPr>
          </w:rPrChange>
        </w:rPr>
        <w:t>_Message"</w:t>
      </w:r>
    </w:p>
    <w:p w14:paraId="055A79F2" w14:textId="77777777" w:rsidR="007A1F44" w:rsidRPr="00977EA3" w:rsidRDefault="007A1F44" w:rsidP="001B289C">
      <w:pPr>
        <w:spacing w:before="0"/>
        <w:rPr>
          <w:rFonts w:ascii="Courier New" w:hAnsi="Courier New"/>
          <w:sz w:val="20"/>
        </w:rPr>
      </w:pPr>
      <w:r w:rsidRPr="00E63AF6">
        <w:rPr>
          <w:rFonts w:ascii="Courier New" w:hAnsi="Courier New"/>
          <w:sz w:val="20"/>
          <w:lang w:val="it-IT"/>
          <w:rPrChange w:id="4095" w:author="Gregorio Canal" w:date="2019-05-22T14:54:00Z">
            <w:rPr>
              <w:rFonts w:ascii="Courier New" w:hAnsi="Courier New"/>
              <w:sz w:val="20"/>
            </w:rPr>
          </w:rPrChange>
        </w:rPr>
        <w:tab/>
      </w:r>
      <w:r w:rsidRPr="00977EA3">
        <w:rPr>
          <w:rFonts w:ascii="Courier New" w:hAnsi="Courier New"/>
          <w:sz w:val="20"/>
        </w:rPr>
        <w:t>accept acknowledgement       -&gt; "</w:t>
      </w:r>
      <w:r w:rsidRPr="00977EA3">
        <w:rPr>
          <w:rStyle w:val="Enfasigrassetto"/>
          <w:rFonts w:ascii="Courier New" w:hAnsi="Courier New"/>
          <w:b w:val="0"/>
          <w:bCs/>
          <w:sz w:val="20"/>
        </w:rPr>
        <w:t>MCCI_IN000002UV01</w:t>
      </w:r>
      <w:r w:rsidRPr="00977EA3">
        <w:rPr>
          <w:rFonts w:ascii="Courier New" w:hAnsi="Courier New"/>
          <w:sz w:val="20"/>
        </w:rPr>
        <w:t>_Message"</w:t>
      </w:r>
    </w:p>
    <w:p w14:paraId="7B04F813" w14:textId="77777777" w:rsidR="007A1F44" w:rsidRPr="00977EA3" w:rsidRDefault="007A1F44" w:rsidP="001B289C">
      <w:pPr>
        <w:spacing w:before="0"/>
        <w:rPr>
          <w:rFonts w:ascii="Courier New" w:hAnsi="Courier New"/>
          <w:sz w:val="20"/>
        </w:rPr>
      </w:pPr>
      <w:r w:rsidRPr="00977EA3">
        <w:rPr>
          <w:rFonts w:ascii="Courier New" w:hAnsi="Courier New"/>
          <w:sz w:val="20"/>
        </w:rPr>
        <w:tab/>
      </w:r>
      <w:proofErr w:type="spellStart"/>
      <w:r w:rsidRPr="00977EA3">
        <w:rPr>
          <w:rFonts w:ascii="Courier New" w:hAnsi="Courier New"/>
          <w:sz w:val="20"/>
        </w:rPr>
        <w:t>portType</w:t>
      </w:r>
      <w:proofErr w:type="spellEnd"/>
      <w:r w:rsidRPr="00977EA3">
        <w:rPr>
          <w:rFonts w:ascii="Courier New" w:hAnsi="Courier New"/>
          <w:sz w:val="20"/>
        </w:rPr>
        <w:t xml:space="preserve">                     -&gt; "</w:t>
      </w:r>
      <w:proofErr w:type="spellStart"/>
      <w:r w:rsidRPr="00977EA3">
        <w:rPr>
          <w:rFonts w:ascii="Courier New" w:hAnsi="Courier New"/>
          <w:sz w:val="20"/>
        </w:rPr>
        <w:t>RespondingGateway_PortType</w:t>
      </w:r>
      <w:proofErr w:type="spellEnd"/>
      <w:r w:rsidRPr="00977EA3">
        <w:rPr>
          <w:rFonts w:ascii="Courier New" w:hAnsi="Courier New"/>
          <w:sz w:val="20"/>
        </w:rPr>
        <w:t>"</w:t>
      </w:r>
    </w:p>
    <w:p w14:paraId="08ADF5D4" w14:textId="77777777" w:rsidR="007A1F44" w:rsidRPr="00977EA3" w:rsidRDefault="007A1F44" w:rsidP="001B289C">
      <w:pPr>
        <w:spacing w:before="0"/>
        <w:rPr>
          <w:rFonts w:ascii="Courier New" w:hAnsi="Courier New"/>
          <w:sz w:val="20"/>
        </w:rPr>
      </w:pPr>
      <w:r w:rsidRPr="00977EA3">
        <w:rPr>
          <w:rFonts w:ascii="Courier New" w:hAnsi="Courier New"/>
          <w:sz w:val="20"/>
        </w:rPr>
        <w:tab/>
        <w:t>ITI-55 operation             -&gt; "RespondingGateway_PRPA_IN201305UV02"</w:t>
      </w:r>
    </w:p>
    <w:p w14:paraId="14BC827C" w14:textId="77777777" w:rsidR="007A1F44" w:rsidRPr="00977EA3" w:rsidRDefault="007A1F44" w:rsidP="001B289C">
      <w:pPr>
        <w:spacing w:before="0"/>
        <w:rPr>
          <w:rFonts w:ascii="Courier New" w:hAnsi="Courier New"/>
          <w:sz w:val="20"/>
        </w:rPr>
      </w:pPr>
      <w:r w:rsidRPr="00977EA3">
        <w:rPr>
          <w:rFonts w:ascii="Courier New" w:hAnsi="Courier New"/>
          <w:sz w:val="20"/>
        </w:rPr>
        <w:tab/>
        <w:t xml:space="preserve">ITI-55 Deferred Response operation -&gt; </w:t>
      </w:r>
    </w:p>
    <w:p w14:paraId="1EE698EE" w14:textId="77777777" w:rsidR="007A1F44" w:rsidRPr="00977EA3" w:rsidRDefault="007A1F44" w:rsidP="001B289C">
      <w:pPr>
        <w:spacing w:before="0"/>
        <w:ind w:left="2880" w:firstLine="720"/>
        <w:rPr>
          <w:rFonts w:ascii="Courier New" w:hAnsi="Courier New"/>
          <w:sz w:val="20"/>
        </w:rPr>
      </w:pPr>
      <w:r w:rsidRPr="00977EA3">
        <w:rPr>
          <w:rFonts w:ascii="Courier New" w:hAnsi="Courier New"/>
          <w:sz w:val="20"/>
        </w:rPr>
        <w:t>“RespondingGateway_Deferred_PRPA_IN201305UV02”</w:t>
      </w:r>
    </w:p>
    <w:p w14:paraId="0F8599B0"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binding             -&gt; "RespondingGateway_Binding_Soap12"</w:t>
      </w:r>
    </w:p>
    <w:p w14:paraId="1365A365"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port                -&gt; "RespondingGateway_Port_Soap12"</w:t>
      </w:r>
    </w:p>
    <w:p w14:paraId="3D3A24D8" w14:textId="77777777" w:rsidR="007A1F44" w:rsidRPr="00977EA3" w:rsidRDefault="007A1F44" w:rsidP="003462A5">
      <w:pPr>
        <w:pStyle w:val="Corpotesto"/>
      </w:pPr>
    </w:p>
    <w:p w14:paraId="7AA4536C" w14:textId="77777777" w:rsidR="007A1F44" w:rsidRPr="00977EA3" w:rsidRDefault="007A1F44" w:rsidP="001B289C">
      <w:pPr>
        <w:pStyle w:val="Corpotesto"/>
        <w:rPr>
          <w:b/>
        </w:rPr>
      </w:pPr>
      <w:r w:rsidRPr="00977EA3">
        <w:rPr>
          <w:b/>
        </w:rPr>
        <w:t>Initiating Gateway:</w:t>
      </w:r>
    </w:p>
    <w:p w14:paraId="0D215817" w14:textId="77777777" w:rsidR="007A1F44" w:rsidRPr="00977EA3" w:rsidRDefault="007A1F44" w:rsidP="001B289C">
      <w:pPr>
        <w:rPr>
          <w:b/>
        </w:rPr>
      </w:pPr>
      <w:r w:rsidRPr="00977EA3">
        <w:rPr>
          <w:b/>
        </w:rPr>
        <w:t>IHE-WSP201) The attribute /</w:t>
      </w:r>
      <w:proofErr w:type="spellStart"/>
      <w:r w:rsidRPr="00977EA3">
        <w:rPr>
          <w:b/>
        </w:rPr>
        <w:t>wsdl:definitions</w:t>
      </w:r>
      <w:proofErr w:type="spellEnd"/>
      <w:r w:rsidRPr="00977EA3">
        <w:rPr>
          <w:b/>
        </w:rPr>
        <w:t>/@name SHALL be “</w:t>
      </w:r>
      <w:proofErr w:type="spellStart"/>
      <w:r w:rsidRPr="00977EA3">
        <w:rPr>
          <w:b/>
        </w:rPr>
        <w:t>InitiatingGateway</w:t>
      </w:r>
      <w:proofErr w:type="spellEnd"/>
      <w:r w:rsidRPr="00977EA3">
        <w:rPr>
          <w:b/>
        </w:rPr>
        <w:t>”.</w:t>
      </w:r>
    </w:p>
    <w:p w14:paraId="533D1597" w14:textId="77777777" w:rsidR="007A1F44" w:rsidRPr="00977EA3" w:rsidRDefault="007A1F44" w:rsidP="001B289C">
      <w:r w:rsidRPr="00977EA3">
        <w:t>The following WSDL naming conventions shall apply:</w:t>
      </w:r>
    </w:p>
    <w:p w14:paraId="69721446" w14:textId="77777777" w:rsidR="007A1F44" w:rsidRPr="00E63AF6" w:rsidRDefault="007A1F44" w:rsidP="001B289C">
      <w:pPr>
        <w:spacing w:before="0"/>
        <w:rPr>
          <w:rFonts w:ascii="Courier New" w:hAnsi="Courier New"/>
          <w:sz w:val="20"/>
          <w:lang w:val="it-IT"/>
          <w:rPrChange w:id="4096" w:author="Gregorio Canal" w:date="2019-05-22T14:54:00Z">
            <w:rPr>
              <w:rFonts w:ascii="Courier New" w:hAnsi="Courier New"/>
              <w:sz w:val="20"/>
            </w:rPr>
          </w:rPrChange>
        </w:rPr>
      </w:pPr>
      <w:r w:rsidRPr="00977EA3">
        <w:tab/>
      </w:r>
      <w:proofErr w:type="spellStart"/>
      <w:r w:rsidRPr="00E63AF6">
        <w:rPr>
          <w:rFonts w:ascii="Courier New" w:hAnsi="Courier New"/>
          <w:sz w:val="20"/>
          <w:lang w:val="it-IT"/>
          <w:rPrChange w:id="4097" w:author="Gregorio Canal" w:date="2019-05-22T14:54:00Z">
            <w:rPr>
              <w:rFonts w:ascii="Courier New" w:hAnsi="Courier New"/>
              <w:sz w:val="20"/>
            </w:rPr>
          </w:rPrChange>
        </w:rPr>
        <w:t>wsdl:definitions</w:t>
      </w:r>
      <w:proofErr w:type="spellEnd"/>
      <w:r w:rsidRPr="00E63AF6">
        <w:rPr>
          <w:rFonts w:ascii="Courier New" w:hAnsi="Courier New"/>
          <w:sz w:val="20"/>
          <w:lang w:val="it-IT"/>
          <w:rPrChange w:id="4098" w:author="Gregorio Canal" w:date="2019-05-22T14:54:00Z">
            <w:rPr>
              <w:rFonts w:ascii="Courier New" w:hAnsi="Courier New"/>
              <w:sz w:val="20"/>
            </w:rPr>
          </w:rPrChange>
        </w:rPr>
        <w:t>/@name="</w:t>
      </w:r>
      <w:proofErr w:type="spellStart"/>
      <w:r w:rsidRPr="00E63AF6">
        <w:rPr>
          <w:rFonts w:ascii="Courier New" w:hAnsi="Courier New"/>
          <w:sz w:val="20"/>
          <w:lang w:val="it-IT"/>
          <w:rPrChange w:id="4099" w:author="Gregorio Canal" w:date="2019-05-22T14:54:00Z">
            <w:rPr>
              <w:rFonts w:ascii="Courier New" w:hAnsi="Courier New"/>
              <w:sz w:val="20"/>
            </w:rPr>
          </w:rPrChange>
        </w:rPr>
        <w:t>InitiatingGateway</w:t>
      </w:r>
      <w:proofErr w:type="spellEnd"/>
      <w:r w:rsidRPr="00E63AF6">
        <w:rPr>
          <w:rFonts w:ascii="Courier New" w:hAnsi="Courier New"/>
          <w:sz w:val="20"/>
          <w:lang w:val="it-IT"/>
          <w:rPrChange w:id="4100" w:author="Gregorio Canal" w:date="2019-05-22T14:54:00Z">
            <w:rPr>
              <w:rFonts w:ascii="Courier New" w:hAnsi="Courier New"/>
              <w:sz w:val="20"/>
            </w:rPr>
          </w:rPrChange>
        </w:rPr>
        <w:t>":</w:t>
      </w:r>
    </w:p>
    <w:p w14:paraId="5880BA23" w14:textId="77777777" w:rsidR="007A1F44" w:rsidRPr="00E63AF6" w:rsidRDefault="007A1F44" w:rsidP="001B289C">
      <w:pPr>
        <w:spacing w:before="0"/>
        <w:rPr>
          <w:rFonts w:ascii="Courier New" w:hAnsi="Courier New"/>
          <w:sz w:val="20"/>
          <w:lang w:val="it-IT"/>
          <w:rPrChange w:id="4101" w:author="Gregorio Canal" w:date="2019-05-22T14:54:00Z">
            <w:rPr>
              <w:rFonts w:ascii="Courier New" w:hAnsi="Courier New"/>
              <w:sz w:val="20"/>
            </w:rPr>
          </w:rPrChange>
        </w:rPr>
      </w:pPr>
      <w:r w:rsidRPr="00E63AF6">
        <w:rPr>
          <w:rFonts w:ascii="Courier New" w:hAnsi="Courier New"/>
          <w:sz w:val="20"/>
          <w:lang w:val="it-IT"/>
          <w:rPrChange w:id="4102" w:author="Gregorio Canal" w:date="2019-05-22T14:54:00Z">
            <w:rPr>
              <w:rFonts w:ascii="Courier New" w:hAnsi="Courier New"/>
              <w:sz w:val="20"/>
            </w:rPr>
          </w:rPrChange>
        </w:rPr>
        <w:tab/>
        <w:t xml:space="preserve">ITI-55 </w:t>
      </w:r>
      <w:proofErr w:type="spellStart"/>
      <w:r w:rsidRPr="00E63AF6">
        <w:rPr>
          <w:rFonts w:ascii="Courier New" w:hAnsi="Courier New"/>
          <w:sz w:val="20"/>
          <w:lang w:val="it-IT"/>
          <w:rPrChange w:id="4103" w:author="Gregorio Canal" w:date="2019-05-22T14:54:00Z">
            <w:rPr>
              <w:rFonts w:ascii="Courier New" w:hAnsi="Courier New"/>
              <w:sz w:val="20"/>
            </w:rPr>
          </w:rPrChange>
        </w:rPr>
        <w:t>response</w:t>
      </w:r>
      <w:proofErr w:type="spellEnd"/>
      <w:r w:rsidRPr="00E63AF6">
        <w:rPr>
          <w:rFonts w:ascii="Courier New" w:hAnsi="Courier New"/>
          <w:sz w:val="20"/>
          <w:lang w:val="it-IT"/>
          <w:rPrChange w:id="4104" w:author="Gregorio Canal" w:date="2019-05-22T14:54:00Z">
            <w:rPr>
              <w:rFonts w:ascii="Courier New" w:hAnsi="Courier New"/>
              <w:sz w:val="20"/>
            </w:rPr>
          </w:rPrChange>
        </w:rPr>
        <w:t xml:space="preserve">              -&gt; "PRPA_IN201306UV02_Message"</w:t>
      </w:r>
    </w:p>
    <w:p w14:paraId="5D71C274" w14:textId="77777777" w:rsidR="007A1F44" w:rsidRPr="00977EA3" w:rsidRDefault="007A1F44" w:rsidP="001B289C">
      <w:pPr>
        <w:spacing w:before="0"/>
        <w:rPr>
          <w:rFonts w:ascii="Courier New" w:hAnsi="Courier New"/>
          <w:sz w:val="20"/>
        </w:rPr>
      </w:pPr>
      <w:r w:rsidRPr="00E63AF6">
        <w:rPr>
          <w:rFonts w:ascii="Courier New" w:hAnsi="Courier New"/>
          <w:sz w:val="20"/>
          <w:lang w:val="it-IT"/>
          <w:rPrChange w:id="4105" w:author="Gregorio Canal" w:date="2019-05-22T14:54:00Z">
            <w:rPr>
              <w:rFonts w:ascii="Courier New" w:hAnsi="Courier New"/>
              <w:sz w:val="20"/>
            </w:rPr>
          </w:rPrChange>
        </w:rPr>
        <w:tab/>
      </w:r>
      <w:r w:rsidRPr="00977EA3">
        <w:rPr>
          <w:rFonts w:ascii="Courier New" w:hAnsi="Courier New"/>
          <w:sz w:val="20"/>
        </w:rPr>
        <w:t>accept acknowledgement       -&gt; "MCCI_IN000002UV01_Message"</w:t>
      </w:r>
    </w:p>
    <w:p w14:paraId="703DD200" w14:textId="77777777" w:rsidR="007A1F44" w:rsidRPr="00977EA3" w:rsidRDefault="007A1F44" w:rsidP="001B289C">
      <w:pPr>
        <w:spacing w:before="0"/>
        <w:rPr>
          <w:rFonts w:ascii="Courier New" w:hAnsi="Courier New"/>
          <w:sz w:val="20"/>
        </w:rPr>
      </w:pPr>
      <w:r w:rsidRPr="00977EA3">
        <w:rPr>
          <w:rFonts w:ascii="Courier New" w:hAnsi="Courier New"/>
          <w:sz w:val="20"/>
        </w:rPr>
        <w:tab/>
      </w:r>
      <w:proofErr w:type="spellStart"/>
      <w:r w:rsidRPr="00977EA3">
        <w:rPr>
          <w:rFonts w:ascii="Courier New" w:hAnsi="Courier New"/>
          <w:sz w:val="20"/>
        </w:rPr>
        <w:t>portType</w:t>
      </w:r>
      <w:proofErr w:type="spellEnd"/>
      <w:r w:rsidRPr="00977EA3">
        <w:rPr>
          <w:rFonts w:ascii="Courier New" w:hAnsi="Courier New"/>
          <w:sz w:val="20"/>
        </w:rPr>
        <w:t xml:space="preserve">                     -&gt; "</w:t>
      </w:r>
      <w:proofErr w:type="spellStart"/>
      <w:r w:rsidRPr="00977EA3">
        <w:rPr>
          <w:rFonts w:ascii="Courier New" w:hAnsi="Courier New"/>
          <w:sz w:val="20"/>
        </w:rPr>
        <w:t>InitiatingGateway_PortType</w:t>
      </w:r>
      <w:proofErr w:type="spellEnd"/>
      <w:r w:rsidRPr="00977EA3">
        <w:rPr>
          <w:rFonts w:ascii="Courier New" w:hAnsi="Courier New"/>
          <w:sz w:val="20"/>
        </w:rPr>
        <w:t>"</w:t>
      </w:r>
    </w:p>
    <w:p w14:paraId="0EAE3F7E" w14:textId="77777777" w:rsidR="007A1F44" w:rsidRPr="00977EA3" w:rsidRDefault="007A1F44" w:rsidP="001B289C">
      <w:pPr>
        <w:spacing w:before="0"/>
        <w:ind w:left="720"/>
        <w:rPr>
          <w:rFonts w:ascii="Courier New" w:hAnsi="Courier New"/>
          <w:sz w:val="20"/>
        </w:rPr>
      </w:pPr>
      <w:r w:rsidRPr="00977EA3">
        <w:rPr>
          <w:rFonts w:ascii="Courier New" w:hAnsi="Courier New"/>
          <w:sz w:val="20"/>
        </w:rPr>
        <w:t xml:space="preserve">ITI-55 Deferred Response operation -&gt; </w:t>
      </w:r>
    </w:p>
    <w:p w14:paraId="4DC6710E" w14:textId="77777777" w:rsidR="007A1F44" w:rsidRPr="00977EA3" w:rsidRDefault="007A1F44" w:rsidP="001B289C">
      <w:pPr>
        <w:spacing w:before="0"/>
        <w:ind w:left="2880" w:firstLine="720"/>
        <w:rPr>
          <w:rFonts w:ascii="Courier New" w:hAnsi="Courier New"/>
          <w:b/>
          <w:sz w:val="20"/>
          <w:u w:val="single"/>
        </w:rPr>
      </w:pPr>
      <w:r w:rsidRPr="00977EA3">
        <w:rPr>
          <w:rFonts w:ascii="Courier New" w:hAnsi="Courier New"/>
          <w:sz w:val="20"/>
        </w:rPr>
        <w:t>“InitiatingGateway_Deferred_PRPA_IN201306UV02”</w:t>
      </w:r>
    </w:p>
    <w:p w14:paraId="50EC0D56"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binding             -&gt; "InitiatingGateway_Binding_Soap12"</w:t>
      </w:r>
    </w:p>
    <w:p w14:paraId="0AC881A0"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port                -&gt; "InitiatingGateway_Port_Soap12"</w:t>
      </w:r>
    </w:p>
    <w:p w14:paraId="49218162" w14:textId="77777777" w:rsidR="007A1F44" w:rsidRPr="00977EA3" w:rsidRDefault="007A1F44" w:rsidP="003462A5">
      <w:pPr>
        <w:pStyle w:val="Corpotesto"/>
      </w:pPr>
    </w:p>
    <w:p w14:paraId="256D7787" w14:textId="77777777" w:rsidR="007A1F44" w:rsidRPr="00977EA3" w:rsidRDefault="007A1F44" w:rsidP="001B289C">
      <w:pPr>
        <w:pStyle w:val="Corpotesto"/>
      </w:pPr>
      <w:r w:rsidRPr="00977EA3">
        <w:t xml:space="preserve">The following WSDL snippets specify the Cross Gateway Patient Discovery Query Port Type and Binding definitions, according to the requirements specified in ITI TF-2x: Appendix V. </w:t>
      </w:r>
    </w:p>
    <w:p w14:paraId="738F313C"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t>3.55.6.1.1 Port Type</w:t>
      </w:r>
    </w:p>
    <w:p w14:paraId="5760B7AB" w14:textId="77777777" w:rsidR="007A1F44" w:rsidRPr="00977EA3" w:rsidRDefault="007A1F44" w:rsidP="003462A5">
      <w:pPr>
        <w:pStyle w:val="Corpotesto"/>
      </w:pPr>
    </w:p>
    <w:p w14:paraId="3472F21D" w14:textId="77777777" w:rsidR="007A1F44" w:rsidRPr="00977EA3" w:rsidRDefault="007A1F44" w:rsidP="003462A5">
      <w:pPr>
        <w:pStyle w:val="Corpotesto"/>
      </w:pPr>
      <w:r w:rsidRPr="00977EA3">
        <w:rPr>
          <w:b/>
        </w:rPr>
        <w:t>Responding Gateway:</w:t>
      </w:r>
    </w:p>
    <w:p w14:paraId="1606C82E" w14:textId="77777777" w:rsidR="007A1F44" w:rsidRPr="00977EA3" w:rsidRDefault="007A1F44" w:rsidP="001B289C">
      <w:pPr>
        <w:pStyle w:val="StylePlainText8ptBoxSinglesolidlineAuto05ptLin"/>
      </w:pPr>
      <w:r w:rsidRPr="00977EA3">
        <w:t xml:space="preserve">  &lt;</w:t>
      </w:r>
      <w:proofErr w:type="spellStart"/>
      <w:r w:rsidRPr="00977EA3">
        <w:t>portType</w:t>
      </w:r>
      <w:proofErr w:type="spellEnd"/>
      <w:r w:rsidRPr="00977EA3">
        <w:t xml:space="preserve"> name="</w:t>
      </w:r>
      <w:proofErr w:type="spellStart"/>
      <w:r w:rsidRPr="00977EA3">
        <w:t>RespondingGateway_PortType</w:t>
      </w:r>
      <w:proofErr w:type="spellEnd"/>
      <w:r w:rsidRPr="00977EA3">
        <w:t>"&gt;</w:t>
      </w:r>
    </w:p>
    <w:p w14:paraId="1D3A4CB4" w14:textId="77777777" w:rsidR="007A1F44" w:rsidRPr="00977EA3" w:rsidRDefault="007A1F44" w:rsidP="001B289C">
      <w:pPr>
        <w:pStyle w:val="StylePlainText8ptBoxSinglesolidlineAuto05ptLin"/>
      </w:pPr>
      <w:r w:rsidRPr="00977EA3">
        <w:t xml:space="preserve"> </w:t>
      </w:r>
      <w:r w:rsidRPr="00977EA3">
        <w:tab/>
        <w:t>&lt;operation name="RespondingGateway_PRPA_IN201305UV02"&gt;</w:t>
      </w:r>
    </w:p>
    <w:p w14:paraId="609D4D83" w14:textId="77777777" w:rsidR="007A1F44" w:rsidRPr="00977EA3" w:rsidRDefault="007A1F44" w:rsidP="001B289C">
      <w:pPr>
        <w:pStyle w:val="StylePlainText8ptBoxSinglesolidlineAuto05ptLin"/>
        <w:rPr>
          <w:szCs w:val="16"/>
        </w:rPr>
      </w:pPr>
      <w:r w:rsidRPr="00977EA3">
        <w:t xml:space="preserve">&lt;input </w:t>
      </w:r>
      <w:r w:rsidRPr="00977EA3">
        <w:rPr>
          <w:szCs w:val="16"/>
        </w:rPr>
        <w:t>message="tns:</w:t>
      </w:r>
      <w:r w:rsidRPr="00977EA3">
        <w:rPr>
          <w:rStyle w:val="Enfasigrassetto"/>
          <w:rFonts w:cs="Courier New"/>
          <w:b w:val="0"/>
          <w:bCs/>
          <w:szCs w:val="16"/>
        </w:rPr>
        <w:t>PRPA_IN201305UV02</w:t>
      </w:r>
      <w:r w:rsidRPr="00977EA3">
        <w:rPr>
          <w:szCs w:val="16"/>
        </w:rPr>
        <w:t>_Message" wsaw:Action="urn:hl7-org:v3:</w:t>
      </w:r>
      <w:r w:rsidRPr="00977EA3">
        <w:rPr>
          <w:rStyle w:val="Enfasigrassetto"/>
          <w:rFonts w:cs="Courier New"/>
          <w:b w:val="0"/>
          <w:bCs/>
          <w:szCs w:val="16"/>
        </w:rPr>
        <w:t>PRPA_IN201305UV02:CrossGatewayPatientDiscovery</w:t>
      </w:r>
      <w:r w:rsidRPr="00977EA3">
        <w:rPr>
          <w:szCs w:val="16"/>
        </w:rPr>
        <w:t>"/&gt;</w:t>
      </w:r>
    </w:p>
    <w:p w14:paraId="0DB3764E" w14:textId="77777777" w:rsidR="007A1F44" w:rsidRPr="00977EA3" w:rsidRDefault="007A1F44" w:rsidP="001B289C">
      <w:pPr>
        <w:pStyle w:val="StylePlainText8ptBoxSinglesolidlineAuto05ptLin"/>
        <w:rPr>
          <w:szCs w:val="16"/>
        </w:rPr>
      </w:pPr>
      <w:r w:rsidRPr="00977EA3">
        <w:rPr>
          <w:szCs w:val="16"/>
        </w:rPr>
        <w:t>&lt;output message="tns:</w:t>
      </w:r>
      <w:r w:rsidRPr="00977EA3">
        <w:rPr>
          <w:rStyle w:val="Enfasigrassetto"/>
          <w:rFonts w:cs="Courier New"/>
          <w:b w:val="0"/>
          <w:bCs/>
          <w:szCs w:val="16"/>
        </w:rPr>
        <w:t>PRPA_IN201306UV02</w:t>
      </w:r>
      <w:r w:rsidRPr="00977EA3">
        <w:rPr>
          <w:szCs w:val="16"/>
        </w:rPr>
        <w:t>_Message" wsaw:Action="urn:hl7-org:v3:</w:t>
      </w:r>
      <w:r w:rsidRPr="00977EA3">
        <w:rPr>
          <w:rStyle w:val="Enfasigrassetto"/>
          <w:rFonts w:cs="Courier New"/>
          <w:b w:val="0"/>
          <w:bCs/>
          <w:szCs w:val="16"/>
        </w:rPr>
        <w:t>PRPA_IN201306UV02:CrossGatewayPatientDiscovery</w:t>
      </w:r>
      <w:r w:rsidRPr="00977EA3">
        <w:rPr>
          <w:szCs w:val="16"/>
        </w:rPr>
        <w:t>"/&gt;</w:t>
      </w:r>
    </w:p>
    <w:p w14:paraId="38CE4E67" w14:textId="77777777" w:rsidR="007A1F44" w:rsidRPr="00977EA3" w:rsidRDefault="007A1F44" w:rsidP="001B289C">
      <w:pPr>
        <w:pStyle w:val="StylePlainText8ptBoxSinglesolidlineAuto05ptLin"/>
      </w:pPr>
      <w:r w:rsidRPr="00977EA3">
        <w:t>&lt;/operation&gt;</w:t>
      </w:r>
    </w:p>
    <w:p w14:paraId="5DA28482" w14:textId="77777777" w:rsidR="007A1F44" w:rsidRPr="00977EA3" w:rsidRDefault="007A1F44" w:rsidP="001B289C">
      <w:pPr>
        <w:pStyle w:val="StylePlainText8ptBoxSinglesolidlineAuto05ptLin"/>
      </w:pPr>
      <w:r w:rsidRPr="00977EA3">
        <w:t>&lt;operation name="RespondingGateway_Deferred_PRPA_IN201305UV02"&gt;</w:t>
      </w:r>
    </w:p>
    <w:p w14:paraId="3EC246D1" w14:textId="77777777" w:rsidR="007A1F44" w:rsidRPr="00977EA3" w:rsidRDefault="007A1F44" w:rsidP="001B289C">
      <w:pPr>
        <w:pStyle w:val="StylePlainText8ptBoxSinglesolidlineAuto05ptLin"/>
      </w:pPr>
      <w:r w:rsidRPr="00977EA3">
        <w:t>&lt;input message="tns:PRPA_IN201305UV02_Message" wsaw:Action="urn:hl7-org:v3:PRPA_IN201305UV02:Deferred:CrossGatewayPatientDiscovery"/&gt;</w:t>
      </w:r>
    </w:p>
    <w:p w14:paraId="3E23A6BA" w14:textId="77777777" w:rsidR="007A1F44" w:rsidRPr="00977EA3" w:rsidRDefault="007A1F44" w:rsidP="001B289C">
      <w:pPr>
        <w:pStyle w:val="StylePlainText8ptBoxSinglesolidlineAuto05ptLin"/>
      </w:pPr>
      <w:r w:rsidRPr="00977EA3">
        <w:lastRenderedPageBreak/>
        <w:t xml:space="preserve">&lt;output message="tns:MCCI_IN000002UV01_Message" </w:t>
      </w:r>
      <w:proofErr w:type="spellStart"/>
      <w:r w:rsidRPr="00977EA3">
        <w:t>wsaw:Action</w:t>
      </w:r>
      <w:proofErr w:type="spellEnd"/>
      <w:r w:rsidRPr="00977EA3">
        <w:t>="urn:hl7-org:v3:MCCI_IN000002UV01"/&gt;</w:t>
      </w:r>
    </w:p>
    <w:p w14:paraId="78C00F80" w14:textId="77777777" w:rsidR="007A1F44" w:rsidRPr="00977EA3" w:rsidRDefault="007A1F44" w:rsidP="001B289C">
      <w:pPr>
        <w:pStyle w:val="StylePlainText8ptBoxSinglesolidlineAuto05ptLin"/>
      </w:pPr>
      <w:r w:rsidRPr="00977EA3">
        <w:t>&lt;/operation&gt;</w:t>
      </w:r>
    </w:p>
    <w:p w14:paraId="7B1F8AD9" w14:textId="77777777" w:rsidR="007A1F44" w:rsidRPr="00977EA3" w:rsidRDefault="007A1F44" w:rsidP="001B289C">
      <w:pPr>
        <w:pStyle w:val="StylePlainText8ptBoxSinglesolidlineAuto05ptLin"/>
      </w:pPr>
      <w:r w:rsidRPr="00977EA3">
        <w:t>&lt;/</w:t>
      </w:r>
      <w:proofErr w:type="spellStart"/>
      <w:r w:rsidRPr="00977EA3">
        <w:t>portType</w:t>
      </w:r>
      <w:proofErr w:type="spellEnd"/>
      <w:r w:rsidRPr="00977EA3">
        <w:t>&gt;</w:t>
      </w:r>
    </w:p>
    <w:p w14:paraId="1D415952" w14:textId="77777777" w:rsidR="00A552D0" w:rsidRPr="00977EA3" w:rsidRDefault="00A552D0" w:rsidP="003462A5">
      <w:pPr>
        <w:pStyle w:val="Corpotesto"/>
      </w:pPr>
    </w:p>
    <w:p w14:paraId="2379FE5E" w14:textId="77777777" w:rsidR="007A1F44" w:rsidRPr="00977EA3" w:rsidRDefault="007A1F44" w:rsidP="003462A5">
      <w:pPr>
        <w:pStyle w:val="Corpotesto"/>
        <w:rPr>
          <w:b/>
          <w:bCs/>
        </w:rPr>
      </w:pPr>
      <w:r w:rsidRPr="00977EA3">
        <w:rPr>
          <w:b/>
          <w:bCs/>
        </w:rPr>
        <w:t>Initiating Gateway:</w:t>
      </w:r>
    </w:p>
    <w:p w14:paraId="5EF53167" w14:textId="77777777" w:rsidR="007A1F44" w:rsidRPr="00977EA3" w:rsidRDefault="007A1F44" w:rsidP="001B289C">
      <w:pPr>
        <w:pStyle w:val="StylePlainText8ptBoxSinglesolidlineAuto05ptLin"/>
      </w:pPr>
      <w:r w:rsidRPr="00977EA3">
        <w:t>&lt;</w:t>
      </w:r>
      <w:proofErr w:type="spellStart"/>
      <w:r w:rsidRPr="00977EA3">
        <w:t>portType</w:t>
      </w:r>
      <w:proofErr w:type="spellEnd"/>
      <w:r w:rsidRPr="00977EA3">
        <w:t xml:space="preserve"> name="</w:t>
      </w:r>
      <w:proofErr w:type="spellStart"/>
      <w:r w:rsidRPr="00977EA3">
        <w:t>InitiatingGatewayDeferredResponse_PortType</w:t>
      </w:r>
      <w:proofErr w:type="spellEnd"/>
      <w:r w:rsidRPr="00977EA3">
        <w:t>"&gt;</w:t>
      </w:r>
    </w:p>
    <w:p w14:paraId="7F75211E" w14:textId="77777777" w:rsidR="007A1F44" w:rsidRPr="00977EA3" w:rsidRDefault="007A1F44" w:rsidP="001B289C">
      <w:pPr>
        <w:pStyle w:val="StylePlainText8ptBoxSinglesolidlineAuto05ptLin"/>
      </w:pPr>
      <w:r w:rsidRPr="00977EA3">
        <w:tab/>
        <w:t>&lt;operation name="InitiatingGateway_Deferred_PRPA_IN201306UV02"&gt;</w:t>
      </w:r>
    </w:p>
    <w:p w14:paraId="4B8480E5" w14:textId="77777777" w:rsidR="007A1F44" w:rsidRPr="00977EA3" w:rsidRDefault="007A1F44" w:rsidP="001B289C">
      <w:pPr>
        <w:pStyle w:val="StylePlainText8ptBoxSinglesolidlineAuto05ptLin"/>
      </w:pPr>
      <w:r w:rsidRPr="00977EA3">
        <w:tab/>
      </w:r>
      <w:r w:rsidRPr="00977EA3">
        <w:tab/>
        <w:t>&lt;input message="tns:PRPA_IN201306UV02_Message" wsaw:Action="urn:hl7-org:v3:PRPA_IN201306UV02:Deferred:CrossGatewayPatientDiscovery"/&gt;</w:t>
      </w:r>
    </w:p>
    <w:p w14:paraId="3551BAEB" w14:textId="77777777" w:rsidR="007A1F44" w:rsidRPr="00977EA3" w:rsidRDefault="007A1F44" w:rsidP="001B289C">
      <w:pPr>
        <w:pStyle w:val="StylePlainText8ptBoxSinglesolidlineAuto05ptLin"/>
      </w:pPr>
      <w:r w:rsidRPr="00977EA3">
        <w:tab/>
      </w:r>
      <w:r w:rsidRPr="00977EA3">
        <w:tab/>
        <w:t xml:space="preserve">&lt;output message="tns:MCCI_IN000002UV01_Message" </w:t>
      </w:r>
      <w:proofErr w:type="spellStart"/>
      <w:r w:rsidRPr="00977EA3">
        <w:t>wsaw:Action</w:t>
      </w:r>
      <w:proofErr w:type="spellEnd"/>
      <w:r w:rsidRPr="00977EA3">
        <w:t>="urn:hl7-org:v3:MCCI_IN000002UV01"/&gt;</w:t>
      </w:r>
    </w:p>
    <w:p w14:paraId="1B7C882A" w14:textId="77777777" w:rsidR="007A1F44" w:rsidRPr="00977EA3" w:rsidRDefault="007A1F44" w:rsidP="001B289C">
      <w:pPr>
        <w:pStyle w:val="StylePlainText8ptBoxSinglesolidlineAuto05ptLin"/>
      </w:pPr>
      <w:r w:rsidRPr="00977EA3">
        <w:tab/>
        <w:t>&lt;/operation&gt;</w:t>
      </w:r>
    </w:p>
    <w:p w14:paraId="13806EFB" w14:textId="77777777" w:rsidR="007A1F44" w:rsidRPr="00977EA3" w:rsidRDefault="007A1F44" w:rsidP="001B289C">
      <w:pPr>
        <w:pStyle w:val="StylePlainText8ptBoxSinglesolidlineAuto05ptLin"/>
      </w:pPr>
      <w:r w:rsidRPr="00977EA3">
        <w:t>&lt;/</w:t>
      </w:r>
      <w:proofErr w:type="spellStart"/>
      <w:r w:rsidRPr="00977EA3">
        <w:t>portType</w:t>
      </w:r>
      <w:proofErr w:type="spellEnd"/>
      <w:r w:rsidRPr="00977EA3">
        <w:t>&gt;</w:t>
      </w:r>
    </w:p>
    <w:p w14:paraId="412E3DBE" w14:textId="77777777" w:rsidR="007A1F44" w:rsidRPr="00977EA3" w:rsidRDefault="007A1F44" w:rsidP="001B289C">
      <w:pPr>
        <w:pStyle w:val="StylePlainText8ptBoxSinglesolidlineAuto05ptLin"/>
      </w:pPr>
    </w:p>
    <w:p w14:paraId="26038275"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t>3.55.6.1.2 Bindings</w:t>
      </w:r>
    </w:p>
    <w:p w14:paraId="6FB09393" w14:textId="77777777" w:rsidR="007A1F44" w:rsidRPr="00977EA3" w:rsidRDefault="007A1F44" w:rsidP="001B289C">
      <w:pPr>
        <w:pStyle w:val="Corpotesto"/>
      </w:pPr>
      <w:r w:rsidRPr="00977EA3">
        <w:t>SOAP 1.2 binding:</w:t>
      </w:r>
    </w:p>
    <w:p w14:paraId="641A5CC5" w14:textId="77777777" w:rsidR="007A1F44" w:rsidRPr="00977EA3" w:rsidRDefault="007A1F44" w:rsidP="003462A5">
      <w:pPr>
        <w:pStyle w:val="Corpotesto"/>
        <w:rPr>
          <w:rFonts w:cs="Courier New"/>
          <w:b/>
          <w:bCs/>
        </w:rPr>
      </w:pPr>
      <w:r w:rsidRPr="00977EA3">
        <w:rPr>
          <w:b/>
          <w:bCs/>
        </w:rPr>
        <w:t>Responding Gateway:</w:t>
      </w:r>
    </w:p>
    <w:p w14:paraId="6265E0D5" w14:textId="77777777" w:rsidR="007A1F44" w:rsidRPr="00977EA3" w:rsidRDefault="007A1F44" w:rsidP="001B289C">
      <w:pPr>
        <w:pStyle w:val="StylePlainText8ptBoxSinglesolidlineAuto05ptLin"/>
      </w:pPr>
      <w:r w:rsidRPr="00977EA3">
        <w:t>…</w:t>
      </w:r>
    </w:p>
    <w:p w14:paraId="796F4176" w14:textId="77777777" w:rsidR="007A1F44" w:rsidRPr="00977EA3" w:rsidRDefault="007A1F44" w:rsidP="001B289C">
      <w:pPr>
        <w:pStyle w:val="StylePlainText8ptBoxSinglesolidlineAuto05ptLin"/>
      </w:pPr>
      <w:r w:rsidRPr="00977EA3">
        <w:t xml:space="preserve">  &lt;binding name="RespondingGateway_Binding_Soap12" type="</w:t>
      </w:r>
      <w:proofErr w:type="spellStart"/>
      <w:r w:rsidRPr="00977EA3">
        <w:t>RespondingGateway_PortType</w:t>
      </w:r>
      <w:proofErr w:type="spellEnd"/>
      <w:r w:rsidRPr="00977EA3">
        <w:t>"&gt;</w:t>
      </w:r>
    </w:p>
    <w:p w14:paraId="3C2F5643" w14:textId="77777777" w:rsidR="007A1F44" w:rsidRPr="00E63AF6" w:rsidRDefault="007A1F44" w:rsidP="001B289C">
      <w:pPr>
        <w:pStyle w:val="StylePlainText8ptBoxSinglesolidlineAuto05ptLin"/>
        <w:rPr>
          <w:lang w:val="nl-NL"/>
          <w:rPrChange w:id="4106" w:author="Gregorio Canal" w:date="2019-05-22T14:54:00Z">
            <w:rPr/>
          </w:rPrChange>
        </w:rPr>
      </w:pPr>
      <w:r w:rsidRPr="00977EA3">
        <w:t xml:space="preserve">    </w:t>
      </w:r>
      <w:r w:rsidRPr="00E63AF6">
        <w:rPr>
          <w:lang w:val="nl-NL"/>
          <w:rPrChange w:id="4107" w:author="Gregorio Canal" w:date="2019-05-22T14:54:00Z">
            <w:rPr/>
          </w:rPrChange>
        </w:rPr>
        <w:t xml:space="preserve">&lt;wsoap12:binding </w:t>
      </w:r>
      <w:proofErr w:type="spellStart"/>
      <w:r w:rsidRPr="00E63AF6">
        <w:rPr>
          <w:lang w:val="nl-NL"/>
          <w:rPrChange w:id="4108" w:author="Gregorio Canal" w:date="2019-05-22T14:54:00Z">
            <w:rPr/>
          </w:rPrChange>
        </w:rPr>
        <w:t>style</w:t>
      </w:r>
      <w:proofErr w:type="spellEnd"/>
      <w:r w:rsidRPr="00E63AF6">
        <w:rPr>
          <w:lang w:val="nl-NL"/>
          <w:rPrChange w:id="4109" w:author="Gregorio Canal" w:date="2019-05-22T14:54:00Z">
            <w:rPr/>
          </w:rPrChange>
        </w:rPr>
        <w:t>="document" transport="http://schemas.xmlsoap.org/soap/http"/&gt;</w:t>
      </w:r>
    </w:p>
    <w:p w14:paraId="7F0D0EB2" w14:textId="77777777" w:rsidR="007A1F44" w:rsidRPr="00977EA3" w:rsidRDefault="007A1F44" w:rsidP="001B289C">
      <w:pPr>
        <w:pStyle w:val="StylePlainText8ptBoxSinglesolidlineAuto05ptLin"/>
      </w:pPr>
      <w:r w:rsidRPr="00E63AF6">
        <w:rPr>
          <w:lang w:val="nl-NL"/>
          <w:rPrChange w:id="4110" w:author="Gregorio Canal" w:date="2019-05-22T14:54:00Z">
            <w:rPr/>
          </w:rPrChange>
        </w:rPr>
        <w:t xml:space="preserve">    </w:t>
      </w:r>
      <w:r w:rsidRPr="00977EA3">
        <w:t>&lt;operation name="RespondingGateway_PRPA_IN201305UV02"&gt;</w:t>
      </w:r>
    </w:p>
    <w:p w14:paraId="32F9B202" w14:textId="130ADB07" w:rsidR="007A1F44" w:rsidRPr="00977EA3" w:rsidRDefault="007A1F44" w:rsidP="001B289C">
      <w:pPr>
        <w:pStyle w:val="StylePlainText8ptBoxSinglesolidlineAuto05ptLin"/>
      </w:pPr>
      <w:r w:rsidRPr="00977EA3">
        <w:t xml:space="preserve">      &lt;wsoap12:operation </w:t>
      </w:r>
      <w:proofErr w:type="spellStart"/>
      <w:r w:rsidR="00342326" w:rsidRPr="00977EA3">
        <w:t>soapActionRequired</w:t>
      </w:r>
      <w:proofErr w:type="spellEnd"/>
      <w:r w:rsidR="00342326" w:rsidRPr="00977EA3">
        <w:t>="false"</w:t>
      </w:r>
      <w:r w:rsidRPr="00977EA3">
        <w:t>/&gt;</w:t>
      </w:r>
    </w:p>
    <w:p w14:paraId="302ECD92" w14:textId="77777777" w:rsidR="007A1F44" w:rsidRPr="00977EA3" w:rsidRDefault="007A1F44" w:rsidP="001B289C">
      <w:pPr>
        <w:pStyle w:val="StylePlainText8ptBoxSinglesolidlineAuto05ptLin"/>
      </w:pPr>
      <w:r w:rsidRPr="00977EA3">
        <w:tab/>
        <w:t>&lt;input&gt;</w:t>
      </w:r>
    </w:p>
    <w:p w14:paraId="0E912186" w14:textId="77777777" w:rsidR="007A1F44" w:rsidRPr="00977EA3" w:rsidRDefault="007A1F44" w:rsidP="001B289C">
      <w:pPr>
        <w:pStyle w:val="StylePlainText8ptBoxSinglesolidlineAuto05ptLin"/>
      </w:pPr>
      <w:r w:rsidRPr="00977EA3">
        <w:t xml:space="preserve">        &lt;wsoap12:body use="literal"/&gt;</w:t>
      </w:r>
    </w:p>
    <w:p w14:paraId="70BFD018" w14:textId="77777777" w:rsidR="007A1F44" w:rsidRPr="00977EA3" w:rsidRDefault="007A1F44" w:rsidP="001B289C">
      <w:pPr>
        <w:pStyle w:val="StylePlainText8ptBoxSinglesolidlineAuto05ptLin"/>
      </w:pPr>
      <w:r w:rsidRPr="00977EA3">
        <w:t xml:space="preserve">      &lt;/input&gt;</w:t>
      </w:r>
    </w:p>
    <w:p w14:paraId="099F0E53" w14:textId="77777777" w:rsidR="007A1F44" w:rsidRPr="00977EA3" w:rsidRDefault="007A1F44" w:rsidP="001B289C">
      <w:pPr>
        <w:pStyle w:val="StylePlainText8ptBoxSinglesolidlineAuto05ptLin"/>
      </w:pPr>
      <w:r w:rsidRPr="00977EA3">
        <w:t xml:space="preserve">      &lt;output&gt;</w:t>
      </w:r>
    </w:p>
    <w:p w14:paraId="35F54551" w14:textId="77777777" w:rsidR="007A1F44" w:rsidRPr="00977EA3" w:rsidRDefault="007A1F44" w:rsidP="001B289C">
      <w:pPr>
        <w:pStyle w:val="StylePlainText8ptBoxSinglesolidlineAuto05ptLin"/>
      </w:pPr>
      <w:r w:rsidRPr="00977EA3">
        <w:t xml:space="preserve">        &lt;wsoap12:body use="literal"/&gt;</w:t>
      </w:r>
    </w:p>
    <w:p w14:paraId="1D7112FD" w14:textId="77777777" w:rsidR="007A1F44" w:rsidRPr="00977EA3" w:rsidRDefault="007A1F44" w:rsidP="001B289C">
      <w:pPr>
        <w:pStyle w:val="StylePlainText8ptBoxSinglesolidlineAuto05ptLin"/>
      </w:pPr>
      <w:r w:rsidRPr="00977EA3">
        <w:t xml:space="preserve">      &lt;/output&gt;</w:t>
      </w:r>
    </w:p>
    <w:p w14:paraId="15F2303B" w14:textId="77777777" w:rsidR="007A1F44" w:rsidRPr="00977EA3" w:rsidRDefault="007A1F44" w:rsidP="001B289C">
      <w:pPr>
        <w:pStyle w:val="StylePlainText8ptBoxSinglesolidlineAuto05ptLin"/>
      </w:pPr>
      <w:r w:rsidRPr="00977EA3">
        <w:t xml:space="preserve">    &lt;/operation&gt;</w:t>
      </w:r>
    </w:p>
    <w:p w14:paraId="07310361" w14:textId="77777777" w:rsidR="007A1F44" w:rsidRPr="00977EA3" w:rsidRDefault="007A1F44" w:rsidP="001B289C">
      <w:pPr>
        <w:pStyle w:val="StylePlainText8ptBoxSinglesolidlineAuto05ptLin"/>
      </w:pPr>
      <w:r w:rsidRPr="00977EA3">
        <w:t xml:space="preserve">    &lt;operation name="RespondingGateway_Deferred_PRPA_IN201305UV02"&gt;</w:t>
      </w:r>
    </w:p>
    <w:p w14:paraId="7E5B5FB3" w14:textId="228148A7" w:rsidR="007A1F44" w:rsidRPr="00977EA3" w:rsidRDefault="007A1F44" w:rsidP="001B289C">
      <w:pPr>
        <w:pStyle w:val="StylePlainText8ptBoxSinglesolidlineAuto05ptLin"/>
      </w:pPr>
      <w:r w:rsidRPr="00977EA3">
        <w:tab/>
        <w:t xml:space="preserve">&lt;wsoap12:operation </w:t>
      </w:r>
      <w:proofErr w:type="spellStart"/>
      <w:r w:rsidR="00342326" w:rsidRPr="00977EA3">
        <w:t>soapActionRequired</w:t>
      </w:r>
      <w:proofErr w:type="spellEnd"/>
      <w:r w:rsidR="00342326" w:rsidRPr="00977EA3">
        <w:t>="false"</w:t>
      </w:r>
      <w:r w:rsidRPr="00977EA3">
        <w:t>/&gt;</w:t>
      </w:r>
    </w:p>
    <w:p w14:paraId="12735077" w14:textId="77777777" w:rsidR="007A1F44" w:rsidRPr="00977EA3" w:rsidRDefault="007A1F44" w:rsidP="001B289C">
      <w:pPr>
        <w:pStyle w:val="StylePlainText8ptBoxSinglesolidlineAuto05ptLin"/>
      </w:pPr>
      <w:r w:rsidRPr="00977EA3">
        <w:tab/>
        <w:t>&lt;input&gt;</w:t>
      </w:r>
    </w:p>
    <w:p w14:paraId="6CE29136" w14:textId="77777777" w:rsidR="007A1F44" w:rsidRPr="00977EA3" w:rsidRDefault="007A1F44" w:rsidP="001B289C">
      <w:pPr>
        <w:pStyle w:val="StylePlainText8ptBoxSinglesolidlineAuto05ptLin"/>
      </w:pPr>
      <w:r w:rsidRPr="00977EA3">
        <w:tab/>
        <w:t>&lt;wsoap12:body use="literal"/&gt;</w:t>
      </w:r>
    </w:p>
    <w:p w14:paraId="4AE9B65C" w14:textId="77777777" w:rsidR="007A1F44" w:rsidRPr="00977EA3" w:rsidRDefault="007A1F44" w:rsidP="001B289C">
      <w:pPr>
        <w:pStyle w:val="StylePlainText8ptBoxSinglesolidlineAuto05ptLin"/>
      </w:pPr>
      <w:r w:rsidRPr="00977EA3">
        <w:tab/>
        <w:t>&lt;/input&gt;</w:t>
      </w:r>
    </w:p>
    <w:p w14:paraId="0305B713" w14:textId="77777777" w:rsidR="007A1F44" w:rsidRPr="00977EA3" w:rsidRDefault="007A1F44" w:rsidP="001B289C">
      <w:pPr>
        <w:pStyle w:val="StylePlainText8ptBoxSinglesolidlineAuto05ptLin"/>
      </w:pPr>
      <w:r w:rsidRPr="00977EA3">
        <w:tab/>
        <w:t>&lt;output&gt;</w:t>
      </w:r>
    </w:p>
    <w:p w14:paraId="0D4D0A9A" w14:textId="77777777" w:rsidR="007A1F44" w:rsidRPr="00977EA3" w:rsidRDefault="007A1F44" w:rsidP="001B289C">
      <w:pPr>
        <w:pStyle w:val="StylePlainText8ptBoxSinglesolidlineAuto05ptLin"/>
      </w:pPr>
      <w:r w:rsidRPr="00977EA3">
        <w:tab/>
        <w:t>&lt;wsoap12:body use="literal"/&gt;</w:t>
      </w:r>
    </w:p>
    <w:p w14:paraId="5F9C805A" w14:textId="77777777" w:rsidR="007A1F44" w:rsidRPr="00977EA3" w:rsidRDefault="007A1F44" w:rsidP="001B289C">
      <w:pPr>
        <w:pStyle w:val="StylePlainText8ptBoxSinglesolidlineAuto05ptLin"/>
      </w:pPr>
      <w:r w:rsidRPr="00977EA3">
        <w:tab/>
        <w:t>&lt;/output&gt;</w:t>
      </w:r>
    </w:p>
    <w:p w14:paraId="11F4D554" w14:textId="77777777" w:rsidR="007A1F44" w:rsidRPr="00977EA3" w:rsidRDefault="007A1F44" w:rsidP="001B289C">
      <w:pPr>
        <w:pStyle w:val="StylePlainText8ptBoxSinglesolidlineAuto05ptLin"/>
      </w:pPr>
      <w:r w:rsidRPr="00977EA3">
        <w:t xml:space="preserve">   &lt;/operation&gt;</w:t>
      </w:r>
    </w:p>
    <w:p w14:paraId="78A8BD7F" w14:textId="77777777" w:rsidR="007A1F44" w:rsidRPr="00977EA3" w:rsidRDefault="007A1F44" w:rsidP="001B289C">
      <w:pPr>
        <w:pStyle w:val="StylePlainText8ptBoxSinglesolidlineAuto05ptLin"/>
      </w:pPr>
      <w:r w:rsidRPr="00977EA3">
        <w:t xml:space="preserve">  &lt;/binding&gt;</w:t>
      </w:r>
    </w:p>
    <w:p w14:paraId="7C7AA400" w14:textId="77777777" w:rsidR="007A1F44" w:rsidRPr="00977EA3" w:rsidRDefault="007A1F44" w:rsidP="001B289C">
      <w:pPr>
        <w:pStyle w:val="StylePlainText8ptBoxSinglesolidlineAuto05ptLin"/>
      </w:pPr>
      <w:r w:rsidRPr="00977EA3">
        <w:t>…</w:t>
      </w:r>
    </w:p>
    <w:p w14:paraId="07F27F60" w14:textId="77777777" w:rsidR="007A1F44" w:rsidRPr="00977EA3" w:rsidRDefault="007A1F44" w:rsidP="00ED4370">
      <w:pPr>
        <w:pStyle w:val="Corpotesto"/>
      </w:pPr>
    </w:p>
    <w:p w14:paraId="7D0D4496" w14:textId="77777777" w:rsidR="007A1F44" w:rsidRPr="00977EA3" w:rsidRDefault="007A1F44" w:rsidP="003462A5">
      <w:pPr>
        <w:keepNext/>
        <w:spacing w:before="0"/>
        <w:rPr>
          <w:b/>
        </w:rPr>
      </w:pPr>
      <w:r w:rsidRPr="00977EA3">
        <w:rPr>
          <w:b/>
        </w:rPr>
        <w:lastRenderedPageBreak/>
        <w:t>Initiating Gateway:</w:t>
      </w:r>
    </w:p>
    <w:p w14:paraId="010D2FF9" w14:textId="77777777" w:rsidR="007A1F44" w:rsidRPr="00977EA3" w:rsidRDefault="007A1F44" w:rsidP="00D372D5">
      <w:pPr>
        <w:pStyle w:val="StylePlainText8ptBoxSinglesolidlineAuto05ptLin"/>
        <w:keepNext/>
      </w:pPr>
      <w:r w:rsidRPr="00977EA3">
        <w:t>…</w:t>
      </w:r>
    </w:p>
    <w:p w14:paraId="71F61222" w14:textId="77777777" w:rsidR="007A1F44" w:rsidRPr="00977EA3" w:rsidRDefault="007A1F44" w:rsidP="00D372D5">
      <w:pPr>
        <w:pStyle w:val="StylePlainText8ptBoxSinglesolidlineAuto05ptLin"/>
        <w:keepNext/>
      </w:pPr>
      <w:r w:rsidRPr="00977EA3">
        <w:t xml:space="preserve">  &lt;binding name="</w:t>
      </w:r>
      <w:proofErr w:type="spellStart"/>
      <w:r w:rsidRPr="00977EA3">
        <w:t>InitiatingGatewayDeferredResponse_Binding</w:t>
      </w:r>
      <w:proofErr w:type="spellEnd"/>
      <w:r w:rsidRPr="00977EA3">
        <w:t>" type="</w:t>
      </w:r>
      <w:proofErr w:type="spellStart"/>
      <w:r w:rsidRPr="00977EA3">
        <w:t>tns:InitiatingGatewayDeferredResponse_PortType</w:t>
      </w:r>
      <w:proofErr w:type="spellEnd"/>
      <w:r w:rsidRPr="00977EA3">
        <w:t>"&gt;</w:t>
      </w:r>
    </w:p>
    <w:p w14:paraId="0822A8C7" w14:textId="77777777" w:rsidR="007A1F44" w:rsidRPr="00E63AF6" w:rsidRDefault="007A1F44" w:rsidP="00D372D5">
      <w:pPr>
        <w:pStyle w:val="StylePlainText8ptBoxSinglesolidlineAuto05ptLin"/>
        <w:keepNext/>
        <w:rPr>
          <w:lang w:val="nl-NL"/>
          <w:rPrChange w:id="4111" w:author="Gregorio Canal" w:date="2019-05-22T14:54:00Z">
            <w:rPr/>
          </w:rPrChange>
        </w:rPr>
      </w:pPr>
      <w:r w:rsidRPr="00977EA3">
        <w:tab/>
      </w:r>
      <w:r w:rsidRPr="00E63AF6">
        <w:rPr>
          <w:lang w:val="nl-NL"/>
          <w:rPrChange w:id="4112" w:author="Gregorio Canal" w:date="2019-05-22T14:54:00Z">
            <w:rPr/>
          </w:rPrChange>
        </w:rPr>
        <w:t xml:space="preserve">&lt;soap12:binding </w:t>
      </w:r>
      <w:proofErr w:type="spellStart"/>
      <w:r w:rsidRPr="00E63AF6">
        <w:rPr>
          <w:lang w:val="nl-NL"/>
          <w:rPrChange w:id="4113" w:author="Gregorio Canal" w:date="2019-05-22T14:54:00Z">
            <w:rPr/>
          </w:rPrChange>
        </w:rPr>
        <w:t>style</w:t>
      </w:r>
      <w:proofErr w:type="spellEnd"/>
      <w:r w:rsidRPr="00E63AF6">
        <w:rPr>
          <w:lang w:val="nl-NL"/>
          <w:rPrChange w:id="4114" w:author="Gregorio Canal" w:date="2019-05-22T14:54:00Z">
            <w:rPr/>
          </w:rPrChange>
        </w:rPr>
        <w:t>="document" transport="http://schemas.xmlsoap.org/soap/http"/&gt;</w:t>
      </w:r>
    </w:p>
    <w:p w14:paraId="34B19410" w14:textId="77777777" w:rsidR="007A1F44" w:rsidRPr="00977EA3" w:rsidRDefault="007A1F44" w:rsidP="00D372D5">
      <w:pPr>
        <w:pStyle w:val="StylePlainText8ptBoxSinglesolidlineAuto05ptLin"/>
        <w:keepNext/>
      </w:pPr>
      <w:r w:rsidRPr="00E63AF6">
        <w:rPr>
          <w:lang w:val="nl-NL"/>
          <w:rPrChange w:id="4115" w:author="Gregorio Canal" w:date="2019-05-22T14:54:00Z">
            <w:rPr/>
          </w:rPrChange>
        </w:rPr>
        <w:tab/>
      </w:r>
      <w:r w:rsidRPr="00977EA3">
        <w:t>&lt;operation name="InitiatingGateway_Deferred_PRPA_IN201306UV02"&gt;</w:t>
      </w:r>
    </w:p>
    <w:p w14:paraId="1B8A0561" w14:textId="54CCEF7B" w:rsidR="007A1F44" w:rsidRPr="00977EA3" w:rsidRDefault="007A1F44" w:rsidP="00D372D5">
      <w:pPr>
        <w:pStyle w:val="StylePlainText8ptBoxSinglesolidlineAuto05ptLin"/>
        <w:keepNext/>
      </w:pPr>
      <w:r w:rsidRPr="00977EA3">
        <w:tab/>
      </w:r>
      <w:r w:rsidRPr="00977EA3">
        <w:tab/>
        <w:t xml:space="preserve">&lt;soap12:operation </w:t>
      </w:r>
      <w:proofErr w:type="spellStart"/>
      <w:r w:rsidR="00342326" w:rsidRPr="00977EA3">
        <w:t>soapActionRequired</w:t>
      </w:r>
      <w:proofErr w:type="spellEnd"/>
      <w:r w:rsidR="00342326" w:rsidRPr="00977EA3">
        <w:t>="false"</w:t>
      </w:r>
      <w:r w:rsidRPr="00977EA3">
        <w:t>/&gt;</w:t>
      </w:r>
    </w:p>
    <w:p w14:paraId="18FD0C5E" w14:textId="77777777" w:rsidR="007A1F44" w:rsidRPr="00977EA3" w:rsidRDefault="007A1F44" w:rsidP="00D372D5">
      <w:pPr>
        <w:pStyle w:val="StylePlainText8ptBoxSinglesolidlineAuto05ptLin"/>
        <w:keepNext/>
      </w:pPr>
      <w:r w:rsidRPr="00977EA3">
        <w:tab/>
      </w:r>
      <w:r w:rsidRPr="00977EA3">
        <w:tab/>
        <w:t>&lt;input&gt;</w:t>
      </w:r>
    </w:p>
    <w:p w14:paraId="3ED0397B" w14:textId="77777777" w:rsidR="007A1F44" w:rsidRPr="00977EA3" w:rsidRDefault="007A1F44" w:rsidP="00D372D5">
      <w:pPr>
        <w:pStyle w:val="StylePlainText8ptBoxSinglesolidlineAuto05ptLin"/>
        <w:keepNext/>
      </w:pPr>
      <w:r w:rsidRPr="00977EA3">
        <w:tab/>
      </w:r>
      <w:r w:rsidRPr="00977EA3">
        <w:tab/>
      </w:r>
      <w:r w:rsidRPr="00977EA3">
        <w:tab/>
        <w:t>&lt;soap12:body use="literal"/&gt;</w:t>
      </w:r>
    </w:p>
    <w:p w14:paraId="5539FA86" w14:textId="77777777" w:rsidR="007A1F44" w:rsidRPr="00977EA3" w:rsidRDefault="007A1F44" w:rsidP="00D372D5">
      <w:pPr>
        <w:pStyle w:val="StylePlainText8ptBoxSinglesolidlineAuto05ptLin"/>
        <w:keepNext/>
      </w:pPr>
      <w:r w:rsidRPr="00977EA3">
        <w:tab/>
      </w:r>
      <w:r w:rsidRPr="00977EA3">
        <w:tab/>
        <w:t>&lt;/input&gt;</w:t>
      </w:r>
    </w:p>
    <w:p w14:paraId="2C4CD487" w14:textId="77777777" w:rsidR="007A1F44" w:rsidRPr="00977EA3" w:rsidRDefault="007A1F44" w:rsidP="00D372D5">
      <w:pPr>
        <w:pStyle w:val="StylePlainText8ptBoxSinglesolidlineAuto05ptLin"/>
        <w:keepNext/>
      </w:pPr>
      <w:r w:rsidRPr="00977EA3">
        <w:tab/>
      </w:r>
      <w:r w:rsidRPr="00977EA3">
        <w:tab/>
        <w:t>&lt;output&gt;</w:t>
      </w:r>
    </w:p>
    <w:p w14:paraId="1A81FD76" w14:textId="77777777" w:rsidR="007A1F44" w:rsidRPr="00977EA3" w:rsidRDefault="007A1F44" w:rsidP="00D372D5">
      <w:pPr>
        <w:pStyle w:val="StylePlainText8ptBoxSinglesolidlineAuto05ptLin"/>
        <w:keepNext/>
      </w:pPr>
      <w:r w:rsidRPr="00977EA3">
        <w:tab/>
      </w:r>
      <w:r w:rsidRPr="00977EA3">
        <w:tab/>
      </w:r>
      <w:r w:rsidRPr="00977EA3">
        <w:tab/>
        <w:t>&lt;soap12:body use="literal"/&gt;</w:t>
      </w:r>
    </w:p>
    <w:p w14:paraId="07E5571C" w14:textId="77777777" w:rsidR="007A1F44" w:rsidRPr="00977EA3" w:rsidRDefault="007A1F44" w:rsidP="00D372D5">
      <w:pPr>
        <w:pStyle w:val="StylePlainText8ptBoxSinglesolidlineAuto05ptLin"/>
        <w:keepNext/>
      </w:pPr>
      <w:r w:rsidRPr="00977EA3">
        <w:tab/>
      </w:r>
      <w:r w:rsidRPr="00977EA3">
        <w:tab/>
        <w:t>&lt;/output&gt;</w:t>
      </w:r>
    </w:p>
    <w:p w14:paraId="044B8C57" w14:textId="77777777" w:rsidR="007A1F44" w:rsidRPr="00977EA3" w:rsidRDefault="007A1F44" w:rsidP="00D372D5">
      <w:pPr>
        <w:pStyle w:val="StylePlainText8ptBoxSinglesolidlineAuto05ptLin"/>
        <w:keepNext/>
      </w:pPr>
      <w:r w:rsidRPr="00977EA3">
        <w:tab/>
        <w:t>&lt;operation&gt;</w:t>
      </w:r>
    </w:p>
    <w:p w14:paraId="61539DCD" w14:textId="77777777" w:rsidR="007A1F44" w:rsidRPr="00977EA3" w:rsidRDefault="007A1F44" w:rsidP="00D372D5">
      <w:pPr>
        <w:pStyle w:val="StylePlainText8ptBoxSinglesolidlineAuto05ptLin"/>
        <w:keepNext/>
      </w:pPr>
      <w:r w:rsidRPr="00977EA3">
        <w:t>&lt;/binding&gt;</w:t>
      </w:r>
    </w:p>
    <w:p w14:paraId="5FD9A427" w14:textId="77777777" w:rsidR="007A1F44" w:rsidRPr="00977EA3" w:rsidRDefault="007A1F44" w:rsidP="00D372D5">
      <w:pPr>
        <w:pStyle w:val="StylePlainText8ptBoxSinglesolidlineAuto05ptLin"/>
        <w:keepNext/>
      </w:pPr>
      <w:r w:rsidRPr="00977EA3">
        <w:t>…</w:t>
      </w:r>
    </w:p>
    <w:p w14:paraId="3B7B4E79" w14:textId="77777777" w:rsidR="007A1F44" w:rsidRPr="00977EA3" w:rsidRDefault="007A1F44" w:rsidP="00A53067">
      <w:pPr>
        <w:pStyle w:val="Corpotesto"/>
      </w:pPr>
    </w:p>
    <w:p w14:paraId="047E5DCA" w14:textId="58C1CDAB" w:rsidR="007A1F44" w:rsidRPr="00977EA3" w:rsidRDefault="007A1F44" w:rsidP="00A53067">
      <w:pPr>
        <w:pStyle w:val="Corpotesto"/>
      </w:pPr>
      <w:r w:rsidRPr="00977EA3">
        <w:rPr>
          <w:rStyle w:val="CharChar"/>
          <w:noProof w:val="0"/>
        </w:rPr>
        <w:t>Informative WSDL for the Responding Gateway is available online on the IHE FTP site, see ITI TF-2x: Appendix W.</w:t>
      </w:r>
    </w:p>
    <w:p w14:paraId="7EE0BC16" w14:textId="77777777" w:rsidR="007A1F44" w:rsidRPr="00977EA3" w:rsidRDefault="007A1F44" w:rsidP="001B289C">
      <w:pPr>
        <w:pStyle w:val="Titolo4"/>
        <w:numPr>
          <w:ilvl w:val="0"/>
          <w:numId w:val="0"/>
        </w:numPr>
        <w:tabs>
          <w:tab w:val="clear" w:pos="2160"/>
          <w:tab w:val="clear" w:pos="2880"/>
          <w:tab w:val="clear" w:pos="3600"/>
        </w:tabs>
        <w:rPr>
          <w:noProof w:val="0"/>
        </w:rPr>
      </w:pPr>
      <w:bookmarkStart w:id="4116" w:name="_Toc398544400"/>
      <w:r w:rsidRPr="00977EA3">
        <w:rPr>
          <w:noProof w:val="0"/>
        </w:rPr>
        <w:t>3.55.6.2 Deferred Response Option</w:t>
      </w:r>
      <w:bookmarkEnd w:id="4116"/>
    </w:p>
    <w:p w14:paraId="0E9C908E" w14:textId="77777777" w:rsidR="007A1F44" w:rsidRPr="00977EA3" w:rsidRDefault="007A1F44" w:rsidP="001B289C">
      <w:pPr>
        <w:pStyle w:val="Corpotesto"/>
      </w:pPr>
      <w:r w:rsidRPr="00977EA3">
        <w:t>The Deferred Response Message pattern is a message exchange pattern where the request/response web service message exchange has been converted into two request/response message exchange patterns, where the original request and response messages are used as the request portion of each message and an application acknowledgement is the response. Figure 3.55.6.2-1 illustrates this pattern as it is used for the Cross Gateway Patient Discovery [ITI-55] transaction.</w:t>
      </w:r>
    </w:p>
    <w:p w14:paraId="2762551B" w14:textId="77777777" w:rsidR="007A1F44" w:rsidRPr="00977EA3" w:rsidRDefault="007A1F44" w:rsidP="001B289C">
      <w:pPr>
        <w:pStyle w:val="Corpotesto"/>
      </w:pPr>
    </w:p>
    <w:p w14:paraId="0267A529" w14:textId="77777777" w:rsidR="007A1F44" w:rsidRPr="00977EA3" w:rsidRDefault="00D139D9" w:rsidP="00D372D5">
      <w:pPr>
        <w:pStyle w:val="Corpotesto"/>
        <w:jc w:val="center"/>
      </w:pPr>
      <w:r w:rsidRPr="00977EA3">
        <w:rPr>
          <w:noProof/>
        </w:rPr>
        <w:lastRenderedPageBreak/>
        <w:drawing>
          <wp:inline distT="0" distB="0" distL="0" distR="0" wp14:anchorId="2BF6D092" wp14:editId="36AC3573">
            <wp:extent cx="4930775" cy="3122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930775" cy="3122930"/>
                    </a:xfrm>
                    <a:prstGeom prst="rect">
                      <a:avLst/>
                    </a:prstGeom>
                    <a:noFill/>
                    <a:ln>
                      <a:noFill/>
                    </a:ln>
                  </pic:spPr>
                </pic:pic>
              </a:graphicData>
            </a:graphic>
          </wp:inline>
        </w:drawing>
      </w:r>
    </w:p>
    <w:p w14:paraId="5D37B9C9" w14:textId="77777777" w:rsidR="007A1F44" w:rsidRPr="00977EA3" w:rsidRDefault="007A1F44" w:rsidP="001B289C">
      <w:pPr>
        <w:pStyle w:val="FigureTitle"/>
        <w:rPr>
          <w:noProof w:val="0"/>
        </w:rPr>
      </w:pPr>
      <w:r w:rsidRPr="00977EA3">
        <w:rPr>
          <w:noProof w:val="0"/>
        </w:rPr>
        <w:t>Figure 3.55.6.2-1: Deferred Response Message Pattern</w:t>
      </w:r>
    </w:p>
    <w:p w14:paraId="35F7D936" w14:textId="77777777" w:rsidR="007A1F44" w:rsidRPr="00977EA3" w:rsidRDefault="007A1F44" w:rsidP="001B289C">
      <w:pPr>
        <w:pStyle w:val="Corpotesto"/>
        <w:rPr>
          <w:b/>
          <w:bCs/>
        </w:rPr>
      </w:pPr>
      <w:r w:rsidRPr="00977EA3">
        <w:rPr>
          <w:b/>
          <w:bCs/>
        </w:rPr>
        <w:t>Cross Gateway Patient Discovery Request Message</w:t>
      </w:r>
    </w:p>
    <w:p w14:paraId="0054B095" w14:textId="77777777" w:rsidR="007A1F44" w:rsidRPr="00977EA3" w:rsidRDefault="007A1F44" w:rsidP="001B289C">
      <w:pPr>
        <w:pStyle w:val="Corpotesto"/>
      </w:pPr>
      <w:r w:rsidRPr="00977EA3">
        <w:t>The Initiating Gateway that supports the Deferred Response Option may request the use of Deferred Response message exchange by specifying the following in the Cross Gateway Patient Discovery Request Message:</w:t>
      </w:r>
    </w:p>
    <w:p w14:paraId="4C06EDF0" w14:textId="77777777" w:rsidR="008E3CF3" w:rsidRPr="00977EA3" w:rsidRDefault="007A1F44" w:rsidP="00EC243F">
      <w:pPr>
        <w:pStyle w:val="Puntoelenco2"/>
      </w:pPr>
      <w:r w:rsidRPr="00977EA3">
        <w:t xml:space="preserve">The WS-Addressing Action value shall be urn:hl7-org:v3:PRPA_IN201305UV02:Deferred: </w:t>
      </w:r>
      <w:proofErr w:type="spellStart"/>
      <w:r w:rsidRPr="00977EA3">
        <w:t>CrossGatewayPatientDiscovery</w:t>
      </w:r>
      <w:proofErr w:type="spellEnd"/>
    </w:p>
    <w:p w14:paraId="40E2F7AA" w14:textId="77777777" w:rsidR="008E3CF3" w:rsidRPr="00977EA3" w:rsidRDefault="007A1F44" w:rsidP="00EC243F">
      <w:pPr>
        <w:pStyle w:val="Puntoelenco2"/>
      </w:pPr>
      <w:r w:rsidRPr="00977EA3">
        <w:t xml:space="preserve">The </w:t>
      </w:r>
      <w:proofErr w:type="spellStart"/>
      <w:r w:rsidRPr="00977EA3">
        <w:t>responsePriorityCode</w:t>
      </w:r>
      <w:proofErr w:type="spellEnd"/>
      <w:r w:rsidRPr="00977EA3">
        <w:t xml:space="preserve"> element shall be set to a value of ‘D’ to represent the deferred processing mode.</w:t>
      </w:r>
    </w:p>
    <w:p w14:paraId="5E441710" w14:textId="77777777" w:rsidR="008E3CF3" w:rsidRPr="00977EA3" w:rsidRDefault="007A1F44" w:rsidP="00EC243F">
      <w:pPr>
        <w:pStyle w:val="Puntoelenco2"/>
      </w:pPr>
      <w:r w:rsidRPr="00977EA3">
        <w:t xml:space="preserve">The </w:t>
      </w:r>
      <w:proofErr w:type="spellStart"/>
      <w:r w:rsidRPr="00977EA3">
        <w:t>respondTo</w:t>
      </w:r>
      <w:proofErr w:type="spellEnd"/>
      <w:r w:rsidRPr="00977EA3">
        <w:t xml:space="preserve"> element of the transmission wrapper, see the figure in </w:t>
      </w:r>
      <w:r w:rsidR="00292B01" w:rsidRPr="00977EA3">
        <w:t xml:space="preserve">Section </w:t>
      </w:r>
      <w:r w:rsidRPr="00977EA3">
        <w:t>3.55.4.1.2.4, shall contain a telecom element with the Web Services Endpoint where the response shall be sent.</w:t>
      </w:r>
    </w:p>
    <w:p w14:paraId="7535A6A3" w14:textId="77777777" w:rsidR="007A1F44" w:rsidRPr="00977EA3" w:rsidRDefault="007A1F44" w:rsidP="001B289C">
      <w:pPr>
        <w:pStyle w:val="Corpotesto"/>
      </w:pPr>
      <w:r w:rsidRPr="00977EA3">
        <w:t xml:space="preserve">Example of specifying the </w:t>
      </w:r>
      <w:proofErr w:type="spellStart"/>
      <w:r w:rsidRPr="00977EA3">
        <w:t>respondTo</w:t>
      </w:r>
      <w:proofErr w:type="spellEnd"/>
      <w:r w:rsidRPr="00977EA3">
        <w:t xml:space="preserve"> element:</w:t>
      </w:r>
    </w:p>
    <w:p w14:paraId="2646B5A6" w14:textId="77777777" w:rsidR="007A1F44" w:rsidRPr="00977EA3" w:rsidRDefault="007A1F44" w:rsidP="001B289C">
      <w:pPr>
        <w:pStyle w:val="XMLExample"/>
        <w:rPr>
          <w:lang w:val="en-US"/>
        </w:rPr>
      </w:pPr>
    </w:p>
    <w:p w14:paraId="01B373A8" w14:textId="77777777" w:rsidR="007A1F44" w:rsidRPr="00977EA3" w:rsidRDefault="007A1F44" w:rsidP="003462A5">
      <w:pPr>
        <w:pStyle w:val="XMLFragment"/>
        <w:rPr>
          <w:noProof w:val="0"/>
          <w:szCs w:val="16"/>
        </w:rPr>
      </w:pPr>
      <w:r w:rsidRPr="00977EA3">
        <w:rPr>
          <w:noProof w:val="0"/>
          <w:sz w:val="16"/>
          <w:szCs w:val="16"/>
        </w:rPr>
        <w:t>&lt;</w:t>
      </w:r>
      <w:proofErr w:type="spellStart"/>
      <w:r w:rsidRPr="00977EA3">
        <w:rPr>
          <w:noProof w:val="0"/>
          <w:sz w:val="16"/>
          <w:szCs w:val="16"/>
        </w:rPr>
        <w:t>respondTo</w:t>
      </w:r>
      <w:proofErr w:type="spellEnd"/>
      <w:r w:rsidRPr="00977EA3">
        <w:rPr>
          <w:noProof w:val="0"/>
          <w:sz w:val="16"/>
          <w:szCs w:val="16"/>
        </w:rPr>
        <w:t xml:space="preserve"> </w:t>
      </w:r>
      <w:proofErr w:type="spellStart"/>
      <w:r w:rsidRPr="00977EA3">
        <w:rPr>
          <w:noProof w:val="0"/>
          <w:sz w:val="16"/>
          <w:szCs w:val="16"/>
        </w:rPr>
        <w:t>typeCode</w:t>
      </w:r>
      <w:proofErr w:type="spellEnd"/>
      <w:r w:rsidRPr="00977EA3">
        <w:rPr>
          <w:noProof w:val="0"/>
          <w:sz w:val="16"/>
          <w:szCs w:val="16"/>
        </w:rPr>
        <w:t>="RSP"&gt;</w:t>
      </w:r>
    </w:p>
    <w:p w14:paraId="5C68990B" w14:textId="77777777" w:rsidR="007A1F44" w:rsidRPr="00977EA3" w:rsidRDefault="007A1F44" w:rsidP="003462A5">
      <w:pPr>
        <w:pStyle w:val="XMLFragment"/>
        <w:rPr>
          <w:noProof w:val="0"/>
          <w:szCs w:val="16"/>
        </w:rPr>
      </w:pPr>
      <w:r w:rsidRPr="00977EA3">
        <w:rPr>
          <w:noProof w:val="0"/>
          <w:sz w:val="16"/>
          <w:szCs w:val="16"/>
        </w:rPr>
        <w:t xml:space="preserve">   &lt;telecom value="service entry point </w:t>
      </w:r>
      <w:proofErr w:type="spellStart"/>
      <w:r w:rsidRPr="00977EA3">
        <w:rPr>
          <w:noProof w:val="0"/>
          <w:sz w:val="16"/>
          <w:szCs w:val="16"/>
        </w:rPr>
        <w:t>url</w:t>
      </w:r>
      <w:proofErr w:type="spellEnd"/>
      <w:r w:rsidRPr="00977EA3">
        <w:rPr>
          <w:noProof w:val="0"/>
          <w:sz w:val="16"/>
          <w:szCs w:val="16"/>
        </w:rPr>
        <w:t>"</w:t>
      </w:r>
    </w:p>
    <w:p w14:paraId="33C430DD" w14:textId="77777777" w:rsidR="007A1F44" w:rsidRPr="00E63AF6" w:rsidRDefault="007A1F44" w:rsidP="003462A5">
      <w:pPr>
        <w:pStyle w:val="XMLFragment"/>
        <w:rPr>
          <w:noProof w:val="0"/>
          <w:szCs w:val="16"/>
          <w:lang w:val="fr-FR"/>
          <w:rPrChange w:id="4117" w:author="Gregorio Canal" w:date="2019-05-22T14:54:00Z">
            <w:rPr>
              <w:noProof w:val="0"/>
              <w:szCs w:val="16"/>
            </w:rPr>
          </w:rPrChange>
        </w:rPr>
      </w:pPr>
      <w:r w:rsidRPr="00977EA3">
        <w:rPr>
          <w:noProof w:val="0"/>
          <w:sz w:val="16"/>
          <w:szCs w:val="16"/>
        </w:rPr>
        <w:t xml:space="preserve">   </w:t>
      </w:r>
      <w:r w:rsidRPr="00E63AF6">
        <w:rPr>
          <w:noProof w:val="0"/>
          <w:sz w:val="16"/>
          <w:szCs w:val="16"/>
          <w:lang w:val="fr-FR"/>
          <w:rPrChange w:id="4118" w:author="Gregorio Canal" w:date="2019-05-22T14:54:00Z">
            <w:rPr>
              <w:noProof w:val="0"/>
              <w:sz w:val="16"/>
              <w:szCs w:val="16"/>
            </w:rPr>
          </w:rPrChange>
        </w:rPr>
        <w:t>&lt;</w:t>
      </w:r>
      <w:proofErr w:type="spellStart"/>
      <w:r w:rsidRPr="00E63AF6">
        <w:rPr>
          <w:noProof w:val="0"/>
          <w:sz w:val="16"/>
          <w:szCs w:val="16"/>
          <w:lang w:val="fr-FR"/>
          <w:rPrChange w:id="4119" w:author="Gregorio Canal" w:date="2019-05-22T14:54:00Z">
            <w:rPr>
              <w:noProof w:val="0"/>
              <w:sz w:val="16"/>
              <w:szCs w:val="16"/>
            </w:rPr>
          </w:rPrChange>
        </w:rPr>
        <w:t>entityRsp</w:t>
      </w:r>
      <w:proofErr w:type="spellEnd"/>
      <w:r w:rsidRPr="00E63AF6">
        <w:rPr>
          <w:noProof w:val="0"/>
          <w:sz w:val="16"/>
          <w:szCs w:val="16"/>
          <w:lang w:val="fr-FR"/>
          <w:rPrChange w:id="4120" w:author="Gregorio Canal" w:date="2019-05-22T14:54:00Z">
            <w:rPr>
              <w:noProof w:val="0"/>
              <w:sz w:val="16"/>
              <w:szCs w:val="16"/>
            </w:rPr>
          </w:rPrChange>
        </w:rPr>
        <w:t xml:space="preserve"> </w:t>
      </w:r>
      <w:proofErr w:type="spellStart"/>
      <w:r w:rsidRPr="00E63AF6">
        <w:rPr>
          <w:noProof w:val="0"/>
          <w:sz w:val="16"/>
          <w:szCs w:val="16"/>
          <w:lang w:val="fr-FR"/>
          <w:rPrChange w:id="4121" w:author="Gregorio Canal" w:date="2019-05-22T14:54:00Z">
            <w:rPr>
              <w:noProof w:val="0"/>
              <w:sz w:val="16"/>
              <w:szCs w:val="16"/>
            </w:rPr>
          </w:rPrChange>
        </w:rPr>
        <w:t>classCode</w:t>
      </w:r>
      <w:proofErr w:type="spellEnd"/>
      <w:r w:rsidRPr="00E63AF6">
        <w:rPr>
          <w:noProof w:val="0"/>
          <w:sz w:val="16"/>
          <w:szCs w:val="16"/>
          <w:lang w:val="fr-FR"/>
          <w:rPrChange w:id="4122" w:author="Gregorio Canal" w:date="2019-05-22T14:54:00Z">
            <w:rPr>
              <w:noProof w:val="0"/>
              <w:sz w:val="16"/>
              <w:szCs w:val="16"/>
            </w:rPr>
          </w:rPrChange>
        </w:rPr>
        <w:t xml:space="preserve">="ENT" </w:t>
      </w:r>
      <w:proofErr w:type="spellStart"/>
      <w:r w:rsidRPr="00E63AF6">
        <w:rPr>
          <w:noProof w:val="0"/>
          <w:sz w:val="16"/>
          <w:szCs w:val="16"/>
          <w:lang w:val="fr-FR"/>
          <w:rPrChange w:id="4123" w:author="Gregorio Canal" w:date="2019-05-22T14:54:00Z">
            <w:rPr>
              <w:noProof w:val="0"/>
              <w:sz w:val="16"/>
              <w:szCs w:val="16"/>
            </w:rPr>
          </w:rPrChange>
        </w:rPr>
        <w:t>determinerCode</w:t>
      </w:r>
      <w:proofErr w:type="spellEnd"/>
      <w:r w:rsidRPr="00E63AF6">
        <w:rPr>
          <w:noProof w:val="0"/>
          <w:sz w:val="16"/>
          <w:szCs w:val="16"/>
          <w:lang w:val="fr-FR"/>
          <w:rPrChange w:id="4124" w:author="Gregorio Canal" w:date="2019-05-22T14:54:00Z">
            <w:rPr>
              <w:noProof w:val="0"/>
              <w:sz w:val="16"/>
              <w:szCs w:val="16"/>
            </w:rPr>
          </w:rPrChange>
        </w:rPr>
        <w:t xml:space="preserve">="INSTANCE" </w:t>
      </w:r>
      <w:proofErr w:type="spellStart"/>
      <w:r w:rsidRPr="00E63AF6">
        <w:rPr>
          <w:noProof w:val="0"/>
          <w:sz w:val="16"/>
          <w:szCs w:val="16"/>
          <w:lang w:val="fr-FR"/>
          <w:rPrChange w:id="4125" w:author="Gregorio Canal" w:date="2019-05-22T14:54:00Z">
            <w:rPr>
              <w:noProof w:val="0"/>
              <w:sz w:val="16"/>
              <w:szCs w:val="16"/>
            </w:rPr>
          </w:rPrChange>
        </w:rPr>
        <w:t>xsi:nil</w:t>
      </w:r>
      <w:proofErr w:type="spellEnd"/>
      <w:r w:rsidRPr="00E63AF6">
        <w:rPr>
          <w:noProof w:val="0"/>
          <w:sz w:val="16"/>
          <w:szCs w:val="16"/>
          <w:lang w:val="fr-FR"/>
          <w:rPrChange w:id="4126" w:author="Gregorio Canal" w:date="2019-05-22T14:54:00Z">
            <w:rPr>
              <w:noProof w:val="0"/>
              <w:sz w:val="16"/>
              <w:szCs w:val="16"/>
            </w:rPr>
          </w:rPrChange>
        </w:rPr>
        <w:t>="</w:t>
      </w:r>
      <w:proofErr w:type="spellStart"/>
      <w:r w:rsidRPr="00E63AF6">
        <w:rPr>
          <w:noProof w:val="0"/>
          <w:sz w:val="16"/>
          <w:szCs w:val="16"/>
          <w:lang w:val="fr-FR"/>
          <w:rPrChange w:id="4127" w:author="Gregorio Canal" w:date="2019-05-22T14:54:00Z">
            <w:rPr>
              <w:noProof w:val="0"/>
              <w:sz w:val="16"/>
              <w:szCs w:val="16"/>
            </w:rPr>
          </w:rPrChange>
        </w:rPr>
        <w:t>true</w:t>
      </w:r>
      <w:proofErr w:type="spellEnd"/>
      <w:r w:rsidRPr="00E63AF6">
        <w:rPr>
          <w:noProof w:val="0"/>
          <w:sz w:val="16"/>
          <w:szCs w:val="16"/>
          <w:lang w:val="fr-FR"/>
          <w:rPrChange w:id="4128" w:author="Gregorio Canal" w:date="2019-05-22T14:54:00Z">
            <w:rPr>
              <w:noProof w:val="0"/>
              <w:sz w:val="16"/>
              <w:szCs w:val="16"/>
            </w:rPr>
          </w:rPrChange>
        </w:rPr>
        <w:t>"/&gt;</w:t>
      </w:r>
    </w:p>
    <w:p w14:paraId="08934E0E" w14:textId="77777777" w:rsidR="007A1F44" w:rsidRPr="00977EA3" w:rsidRDefault="007A1F44" w:rsidP="003462A5">
      <w:pPr>
        <w:pStyle w:val="XMLFragment"/>
        <w:rPr>
          <w:noProof w:val="0"/>
          <w:szCs w:val="16"/>
        </w:rPr>
      </w:pPr>
      <w:r w:rsidRPr="00977EA3">
        <w:rPr>
          <w:noProof w:val="0"/>
          <w:sz w:val="16"/>
          <w:szCs w:val="16"/>
        </w:rPr>
        <w:t>&lt;/</w:t>
      </w:r>
      <w:proofErr w:type="spellStart"/>
      <w:r w:rsidRPr="00977EA3">
        <w:rPr>
          <w:noProof w:val="0"/>
          <w:sz w:val="16"/>
          <w:szCs w:val="16"/>
        </w:rPr>
        <w:t>respondTo</w:t>
      </w:r>
      <w:proofErr w:type="spellEnd"/>
      <w:r w:rsidRPr="00977EA3">
        <w:rPr>
          <w:noProof w:val="0"/>
          <w:sz w:val="16"/>
          <w:szCs w:val="16"/>
        </w:rPr>
        <w:t>&gt;</w:t>
      </w:r>
    </w:p>
    <w:p w14:paraId="1626124E" w14:textId="77777777" w:rsidR="007A1F44" w:rsidRPr="00977EA3" w:rsidRDefault="007A1F44" w:rsidP="00D372D5">
      <w:pPr>
        <w:pStyle w:val="Corpotesto"/>
        <w:keepNext/>
        <w:rPr>
          <w:b/>
        </w:rPr>
      </w:pPr>
      <w:r w:rsidRPr="00977EA3">
        <w:rPr>
          <w:b/>
          <w:bCs/>
        </w:rPr>
        <w:t>Cross Gateway Patient Discovery Request Application Acknowledgement Message</w:t>
      </w:r>
      <w:r w:rsidRPr="00977EA3">
        <w:rPr>
          <w:b/>
        </w:rPr>
        <w:t xml:space="preserve"> </w:t>
      </w:r>
    </w:p>
    <w:p w14:paraId="4D98FC0C" w14:textId="77777777" w:rsidR="007A1F44" w:rsidRPr="00977EA3" w:rsidRDefault="007A1F44" w:rsidP="001B289C">
      <w:pPr>
        <w:pStyle w:val="Corpotesto"/>
      </w:pPr>
      <w:r w:rsidRPr="00977EA3">
        <w:t>If the Responding Gateway supports the Deferred Response Option it shall respond with an HL7 V3 Accept Acknowledgement message (MCCI_IN000002UV01). The WS-Addressing Action value shall be urn:hl7-org:v3:MCCI_IN000002UV01.</w:t>
      </w:r>
    </w:p>
    <w:p w14:paraId="010A3DAB" w14:textId="77777777" w:rsidR="007A1F44" w:rsidRPr="00977EA3" w:rsidRDefault="007A1F44" w:rsidP="003462A5">
      <w:pPr>
        <w:pStyle w:val="Corpotesto"/>
        <w:keepNext/>
        <w:rPr>
          <w:b/>
          <w:bCs/>
        </w:rPr>
      </w:pPr>
      <w:r w:rsidRPr="00977EA3">
        <w:rPr>
          <w:b/>
          <w:bCs/>
        </w:rPr>
        <w:lastRenderedPageBreak/>
        <w:t>Cross Gateway Patient Discovery Response Message</w:t>
      </w:r>
    </w:p>
    <w:p w14:paraId="00EC6C6B" w14:textId="77777777" w:rsidR="007A1F44" w:rsidRPr="00977EA3" w:rsidRDefault="007A1F44" w:rsidP="001B289C">
      <w:pPr>
        <w:pStyle w:val="Corpotesto"/>
      </w:pPr>
      <w:r w:rsidRPr="00977EA3">
        <w:t>The Responding Gateway will process the Cross Gateway Patient Discovery Request Message and generate a Cross Gateway Patient Discovery Response Message following all the applicable requirements for the transaction. If the Responding Gateway supports the Deferred Response Option, the Cross Gateway Patient Discovery Response Message will be sent as a new request as follows:</w:t>
      </w:r>
    </w:p>
    <w:p w14:paraId="0907E731" w14:textId="77777777" w:rsidR="008E3CF3" w:rsidRPr="00977EA3" w:rsidRDefault="007A1F44" w:rsidP="00EC243F">
      <w:pPr>
        <w:pStyle w:val="Puntoelenco2"/>
      </w:pPr>
      <w:r w:rsidRPr="00977EA3">
        <w:t xml:space="preserve">The Responding Gateway shall direct the response message to the address specified in the </w:t>
      </w:r>
      <w:proofErr w:type="spellStart"/>
      <w:r w:rsidRPr="00977EA3">
        <w:t>respondTo</w:t>
      </w:r>
      <w:proofErr w:type="spellEnd"/>
      <w:r w:rsidRPr="00977EA3">
        <w:t xml:space="preserve"> element in the transmission wrapper.</w:t>
      </w:r>
    </w:p>
    <w:p w14:paraId="0F3D091F" w14:textId="77777777" w:rsidR="008E3CF3" w:rsidRPr="00977EA3" w:rsidRDefault="007A1F44" w:rsidP="00EC243F">
      <w:pPr>
        <w:pStyle w:val="Puntoelenco2"/>
      </w:pPr>
      <w:r w:rsidRPr="00977EA3">
        <w:t xml:space="preserve">The WS-Addressing </w:t>
      </w:r>
      <w:proofErr w:type="spellStart"/>
      <w:r w:rsidRPr="00977EA3">
        <w:t>RelatesTo</w:t>
      </w:r>
      <w:proofErr w:type="spellEnd"/>
      <w:r w:rsidRPr="00977EA3">
        <w:t xml:space="preserve"> element of the response message shall be populated with the message identifier from the WS-Addressing </w:t>
      </w:r>
      <w:proofErr w:type="spellStart"/>
      <w:r w:rsidRPr="00977EA3">
        <w:t>MessageID</w:t>
      </w:r>
      <w:proofErr w:type="spellEnd"/>
      <w:r w:rsidRPr="00977EA3">
        <w:t xml:space="preserve"> element of the request message</w:t>
      </w:r>
    </w:p>
    <w:p w14:paraId="3393ABF2" w14:textId="77777777" w:rsidR="008E3CF3" w:rsidRPr="00977EA3" w:rsidRDefault="007A1F44" w:rsidP="00EC243F">
      <w:pPr>
        <w:pStyle w:val="Puntoelenco2"/>
      </w:pPr>
      <w:r w:rsidRPr="00977EA3">
        <w:t xml:space="preserve">The WS-Addressing Action value shall be urn:hl7-org:v3:PRPA_IN201306UV02:Deferred:CrossGatewayPatientDiscovery </w:t>
      </w:r>
    </w:p>
    <w:p w14:paraId="433840CD" w14:textId="77777777" w:rsidR="008E3CF3" w:rsidRPr="00977EA3" w:rsidRDefault="007A1F44" w:rsidP="00EC243F">
      <w:pPr>
        <w:pStyle w:val="Puntoelenco2"/>
      </w:pPr>
      <w:r w:rsidRPr="00977EA3">
        <w:t xml:space="preserve">Correlation with the request message is also supplied through the </w:t>
      </w:r>
      <w:proofErr w:type="spellStart"/>
      <w:r w:rsidRPr="00977EA3">
        <w:t>queryID</w:t>
      </w:r>
      <w:proofErr w:type="spellEnd"/>
      <w:r w:rsidRPr="00977EA3">
        <w:t xml:space="preserve"> element from the request message which shall be the same as the </w:t>
      </w:r>
      <w:proofErr w:type="spellStart"/>
      <w:r w:rsidRPr="00977EA3">
        <w:t>queryID</w:t>
      </w:r>
      <w:proofErr w:type="spellEnd"/>
      <w:r w:rsidRPr="00977EA3">
        <w:t xml:space="preserve"> element of the Response message.</w:t>
      </w:r>
    </w:p>
    <w:p w14:paraId="7DB01380" w14:textId="77777777" w:rsidR="007A1F44" w:rsidRPr="00977EA3" w:rsidRDefault="007A1F44" w:rsidP="001B289C">
      <w:pPr>
        <w:pStyle w:val="Corpotesto"/>
        <w:rPr>
          <w:b/>
        </w:rPr>
      </w:pPr>
      <w:r w:rsidRPr="00977EA3">
        <w:rPr>
          <w:b/>
          <w:bCs/>
        </w:rPr>
        <w:t>Cross Gateway Patient Discovery Response Application Acknowledgement Message</w:t>
      </w:r>
    </w:p>
    <w:p w14:paraId="66E91E51" w14:textId="77777777" w:rsidR="007A1F44" w:rsidRPr="00977EA3" w:rsidRDefault="007A1F44" w:rsidP="001B289C">
      <w:pPr>
        <w:pStyle w:val="Corpotesto"/>
      </w:pPr>
      <w:r w:rsidRPr="00977EA3">
        <w:t>The Initiating Gateway that supports the Deferred Response Option shall respond with an HL7 V3 application acknowledgement message (MCCI_IN000002UV01). The WS-Addressing Action value shall be urn:hl7-org:v3:MCCI_IN000002UV01.</w:t>
      </w:r>
    </w:p>
    <w:p w14:paraId="183CFD58" w14:textId="77777777" w:rsidR="007A1F44" w:rsidRPr="00977EA3" w:rsidRDefault="007A1F44" w:rsidP="001B289C">
      <w:pPr>
        <w:pStyle w:val="Corpotesto"/>
      </w:pPr>
    </w:p>
    <w:p w14:paraId="53367B40" w14:textId="7553FC61" w:rsidR="001905AE" w:rsidRPr="00977EA3" w:rsidRDefault="007A1F44" w:rsidP="001905AE">
      <w:pPr>
        <w:pStyle w:val="Titolo2"/>
        <w:numPr>
          <w:ilvl w:val="0"/>
          <w:numId w:val="0"/>
        </w:numPr>
        <w:tabs>
          <w:tab w:val="clear" w:pos="2160"/>
        </w:tabs>
        <w:rPr>
          <w:noProof w:val="0"/>
        </w:rPr>
      </w:pPr>
      <w:bookmarkStart w:id="4129" w:name="_MON_1303715520"/>
      <w:bookmarkStart w:id="4130" w:name="_MON_1303715557"/>
      <w:bookmarkStart w:id="4131" w:name="_MON_1302350103"/>
      <w:bookmarkStart w:id="4132" w:name="_MON_1302350167"/>
      <w:bookmarkStart w:id="4133" w:name="_MON_1302352288"/>
      <w:bookmarkStart w:id="4134" w:name="_MON_1303718532"/>
      <w:bookmarkEnd w:id="4129"/>
      <w:bookmarkEnd w:id="4130"/>
      <w:bookmarkEnd w:id="4131"/>
      <w:bookmarkEnd w:id="4132"/>
      <w:bookmarkEnd w:id="4133"/>
      <w:bookmarkEnd w:id="4134"/>
      <w:r w:rsidRPr="00977EA3">
        <w:rPr>
          <w:noProof w:val="0"/>
        </w:rPr>
        <w:br w:type="page"/>
      </w:r>
      <w:bookmarkStart w:id="4135" w:name="_Toc518634644"/>
      <w:bookmarkStart w:id="4136" w:name="_Toc398544401"/>
      <w:bookmarkStart w:id="4137" w:name="_Toc398718026"/>
      <w:r w:rsidR="001905AE" w:rsidRPr="00977EA3">
        <w:rPr>
          <w:noProof w:val="0"/>
        </w:rPr>
        <w:lastRenderedPageBreak/>
        <w:t>3.56 Reserved for Patient Location Query [ITI-56]</w:t>
      </w:r>
      <w:bookmarkEnd w:id="4135"/>
    </w:p>
    <w:p w14:paraId="6C23269B" w14:textId="25062741" w:rsidR="001905AE" w:rsidRPr="00977EA3" w:rsidRDefault="001905AE" w:rsidP="001905AE">
      <w:pPr>
        <w:pStyle w:val="Titolo2"/>
        <w:numPr>
          <w:ilvl w:val="0"/>
          <w:numId w:val="0"/>
        </w:numPr>
        <w:tabs>
          <w:tab w:val="clear" w:pos="2160"/>
        </w:tabs>
        <w:rPr>
          <w:noProof w:val="0"/>
        </w:rPr>
      </w:pPr>
      <w:bookmarkStart w:id="4138" w:name="_Toc518634645"/>
      <w:r w:rsidRPr="00977EA3">
        <w:rPr>
          <w:noProof w:val="0"/>
        </w:rPr>
        <w:t>3.57 Reserved for Update Document Set [ITI-57]</w:t>
      </w:r>
      <w:bookmarkEnd w:id="4138"/>
    </w:p>
    <w:p w14:paraId="3D63ACFE" w14:textId="2D68A6B3" w:rsidR="001905AE" w:rsidRPr="00977EA3" w:rsidRDefault="001905AE" w:rsidP="0055376D">
      <w:pPr>
        <w:pStyle w:val="Titolo2"/>
        <w:numPr>
          <w:ilvl w:val="0"/>
          <w:numId w:val="0"/>
        </w:numPr>
        <w:tabs>
          <w:tab w:val="clear" w:pos="2160"/>
        </w:tabs>
        <w:rPr>
          <w:noProof w:val="0"/>
        </w:rPr>
      </w:pPr>
      <w:bookmarkStart w:id="4139" w:name="_Toc518634646"/>
      <w:r w:rsidRPr="00977EA3">
        <w:rPr>
          <w:noProof w:val="0"/>
        </w:rPr>
        <w:t>3.58 Reserved for Provider Information Query [ITI-58]</w:t>
      </w:r>
      <w:bookmarkEnd w:id="4139"/>
    </w:p>
    <w:p w14:paraId="48AEF3F9" w14:textId="4A9A1449" w:rsidR="001905AE" w:rsidRPr="00977EA3" w:rsidRDefault="001905AE" w:rsidP="001905AE">
      <w:pPr>
        <w:pStyle w:val="Titolo2"/>
        <w:numPr>
          <w:ilvl w:val="0"/>
          <w:numId w:val="0"/>
        </w:numPr>
        <w:tabs>
          <w:tab w:val="clear" w:pos="2160"/>
        </w:tabs>
        <w:rPr>
          <w:noProof w:val="0"/>
        </w:rPr>
      </w:pPr>
      <w:bookmarkStart w:id="4140" w:name="_Toc518634647"/>
      <w:r w:rsidRPr="00977EA3">
        <w:rPr>
          <w:noProof w:val="0"/>
        </w:rPr>
        <w:t>3.59 Reserved for Provider Information Feed [ITI-59]</w:t>
      </w:r>
      <w:bookmarkEnd w:id="4140"/>
    </w:p>
    <w:p w14:paraId="76CFCC5E" w14:textId="6C2EFE00" w:rsidR="007A1F44" w:rsidRPr="00977EA3" w:rsidRDefault="007A1F44" w:rsidP="0055376D">
      <w:pPr>
        <w:pStyle w:val="Titolo2"/>
        <w:numPr>
          <w:ilvl w:val="0"/>
          <w:numId w:val="0"/>
        </w:numPr>
        <w:tabs>
          <w:tab w:val="clear" w:pos="2160"/>
        </w:tabs>
        <w:rPr>
          <w:noProof w:val="0"/>
        </w:rPr>
      </w:pPr>
      <w:bookmarkStart w:id="4141" w:name="_Toc518634648"/>
      <w:r w:rsidRPr="00977EA3">
        <w:rPr>
          <w:noProof w:val="0"/>
        </w:rPr>
        <w:t>3.60 Retrieve Multiple Value Sets</w:t>
      </w:r>
      <w:bookmarkEnd w:id="3940"/>
      <w:bookmarkEnd w:id="4136"/>
      <w:bookmarkEnd w:id="4137"/>
      <w:r w:rsidR="00903C21" w:rsidRPr="00977EA3">
        <w:rPr>
          <w:noProof w:val="0"/>
        </w:rPr>
        <w:t xml:space="preserve"> [ITI-60]</w:t>
      </w:r>
      <w:bookmarkEnd w:id="4141"/>
    </w:p>
    <w:p w14:paraId="1CE02338" w14:textId="31BEB9EC" w:rsidR="007A1F44" w:rsidRPr="00977EA3" w:rsidRDefault="007A1F44" w:rsidP="0055376D">
      <w:pPr>
        <w:pStyle w:val="Corpotesto"/>
      </w:pPr>
      <w:r w:rsidRPr="00977EA3">
        <w:t xml:space="preserve">This section corresponds to </w:t>
      </w:r>
      <w:r w:rsidR="00E77430" w:rsidRPr="00977EA3">
        <w:t>transaction</w:t>
      </w:r>
      <w:r w:rsidRPr="00977EA3">
        <w:t xml:space="preserve"> </w:t>
      </w:r>
      <w:r w:rsidR="00383577">
        <w:t>[</w:t>
      </w:r>
      <w:r w:rsidRPr="00977EA3">
        <w:t>ITI-60</w:t>
      </w:r>
      <w:r w:rsidR="00383577">
        <w:t>]</w:t>
      </w:r>
      <w:r w:rsidRPr="00977EA3">
        <w:t xml:space="preserve"> of the IHE IT Infrastructure Technical Framework. The Value Set Consumer and Value Set Repository </w:t>
      </w:r>
      <w:r w:rsidR="00232E9F" w:rsidRPr="00977EA3">
        <w:t>Actor</w:t>
      </w:r>
      <w:r w:rsidRPr="00977EA3">
        <w:t xml:space="preserve">s use transaction </w:t>
      </w:r>
      <w:r w:rsidR="00383577">
        <w:t>[</w:t>
      </w:r>
      <w:r w:rsidRPr="00977EA3">
        <w:t>ITI-60</w:t>
      </w:r>
      <w:r w:rsidR="00383577">
        <w:t>]</w:t>
      </w:r>
      <w:r w:rsidRPr="00977EA3">
        <w:t>.</w:t>
      </w:r>
    </w:p>
    <w:p w14:paraId="5DB3D290" w14:textId="77777777" w:rsidR="007A1F44" w:rsidRPr="00977EA3" w:rsidRDefault="007A1F44" w:rsidP="0055376D">
      <w:pPr>
        <w:pStyle w:val="Titolo3"/>
        <w:numPr>
          <w:ilvl w:val="0"/>
          <w:numId w:val="0"/>
        </w:numPr>
        <w:tabs>
          <w:tab w:val="clear" w:pos="2160"/>
          <w:tab w:val="clear" w:pos="2880"/>
        </w:tabs>
        <w:rPr>
          <w:noProof w:val="0"/>
        </w:rPr>
      </w:pPr>
      <w:bookmarkStart w:id="4142" w:name="_Toc262492439"/>
      <w:bookmarkStart w:id="4143" w:name="_Toc269214508"/>
      <w:bookmarkStart w:id="4144" w:name="_Toc398544402"/>
      <w:bookmarkStart w:id="4145" w:name="_Toc398718027"/>
      <w:bookmarkStart w:id="4146" w:name="_Toc518634649"/>
      <w:r w:rsidRPr="00977EA3">
        <w:rPr>
          <w:noProof w:val="0"/>
        </w:rPr>
        <w:t>3.60.1 Scope</w:t>
      </w:r>
      <w:bookmarkEnd w:id="4142"/>
      <w:bookmarkEnd w:id="4143"/>
      <w:bookmarkEnd w:id="4144"/>
      <w:bookmarkEnd w:id="4145"/>
      <w:bookmarkEnd w:id="4146"/>
    </w:p>
    <w:p w14:paraId="56A1D97E" w14:textId="77777777" w:rsidR="007A1F44" w:rsidRPr="00977EA3" w:rsidRDefault="007A1F44" w:rsidP="0055376D">
      <w:pPr>
        <w:pStyle w:val="Corpotesto"/>
      </w:pPr>
      <w:r w:rsidRPr="00977EA3">
        <w:t>This transaction is used by the Value Set Consumer to retrieve Value Sets from the Value Set Repository.</w:t>
      </w:r>
    </w:p>
    <w:p w14:paraId="1A21A84B" w14:textId="77777777" w:rsidR="007A1F44" w:rsidRPr="00977EA3" w:rsidRDefault="007A1F44" w:rsidP="0055376D">
      <w:pPr>
        <w:pStyle w:val="Titolo3"/>
        <w:numPr>
          <w:ilvl w:val="0"/>
          <w:numId w:val="0"/>
        </w:numPr>
        <w:tabs>
          <w:tab w:val="clear" w:pos="2160"/>
          <w:tab w:val="clear" w:pos="2880"/>
        </w:tabs>
        <w:rPr>
          <w:noProof w:val="0"/>
        </w:rPr>
      </w:pPr>
      <w:bookmarkStart w:id="4147" w:name="_Toc262492440"/>
      <w:bookmarkStart w:id="4148" w:name="_Toc269214509"/>
      <w:bookmarkStart w:id="4149" w:name="_Toc398544403"/>
      <w:bookmarkStart w:id="4150" w:name="_Toc398718028"/>
      <w:bookmarkStart w:id="4151" w:name="_Toc518634650"/>
      <w:r w:rsidRPr="00977EA3">
        <w:rPr>
          <w:noProof w:val="0"/>
        </w:rPr>
        <w:t>3.60.2 Use case roles</w:t>
      </w:r>
      <w:bookmarkEnd w:id="4147"/>
      <w:bookmarkEnd w:id="4148"/>
      <w:bookmarkEnd w:id="4149"/>
      <w:bookmarkEnd w:id="4150"/>
      <w:bookmarkEnd w:id="4151"/>
    </w:p>
    <w:p w14:paraId="1841FFD8" w14:textId="77777777" w:rsidR="007A1F44" w:rsidRPr="00977EA3" w:rsidRDefault="007A1F44" w:rsidP="0055376D">
      <w:pPr>
        <w:jc w:val="center"/>
      </w:pPr>
    </w:p>
    <w:bookmarkStart w:id="4152" w:name="_1278682674"/>
    <w:bookmarkStart w:id="4153" w:name="_1278682660"/>
    <w:bookmarkStart w:id="4154" w:name="_1266809045"/>
    <w:bookmarkStart w:id="4155" w:name="_MON_1335007388"/>
    <w:bookmarkStart w:id="4156" w:name="_MON_1336070730"/>
    <w:bookmarkStart w:id="4157" w:name="_MON_1333832160"/>
    <w:bookmarkEnd w:id="4152"/>
    <w:bookmarkEnd w:id="4153"/>
    <w:bookmarkEnd w:id="4154"/>
    <w:bookmarkEnd w:id="4155"/>
    <w:bookmarkEnd w:id="4156"/>
    <w:bookmarkEnd w:id="4157"/>
    <w:bookmarkStart w:id="4158" w:name="_MON_1334405380"/>
    <w:bookmarkEnd w:id="4158"/>
    <w:p w14:paraId="3700B698" w14:textId="77777777" w:rsidR="007A1F44" w:rsidRPr="00977EA3" w:rsidRDefault="002E21BE" w:rsidP="00D372D5">
      <w:pPr>
        <w:pStyle w:val="Corpotesto"/>
        <w:jc w:val="center"/>
      </w:pPr>
      <w:r w:rsidRPr="00977EA3">
        <w:rPr>
          <w:noProof/>
        </w:rPr>
        <w:object w:dxaOrig="5259" w:dyaOrig="2379" w14:anchorId="078B5067">
          <v:shape id="_x0000_i1067" type="#_x0000_t75" alt="" style="width:336pt;height:109.2pt;mso-width-percent:0;mso-height-percent:0;mso-width-percent:0;mso-height-percent:0" o:ole="" filled="t">
            <v:fill color2="black"/>
            <v:imagedata r:id="rId347" o:title=""/>
          </v:shape>
          <o:OLEObject Type="Embed" ProgID="Word.Picture.8" ShapeID="_x0000_i1067" DrawAspect="Content" ObjectID="_1620110891" r:id="rId348"/>
        </w:object>
      </w:r>
    </w:p>
    <w:p w14:paraId="3169B6BE" w14:textId="77777777" w:rsidR="007A1F44" w:rsidRPr="00977EA3" w:rsidRDefault="007A1F44" w:rsidP="0055376D">
      <w:pPr>
        <w:pStyle w:val="FigureTitle"/>
        <w:rPr>
          <w:noProof w:val="0"/>
        </w:rPr>
      </w:pPr>
      <w:r w:rsidRPr="00977EA3">
        <w:rPr>
          <w:noProof w:val="0"/>
        </w:rPr>
        <w:t>Figure 3.60.2-1: Use Case Roles</w:t>
      </w:r>
    </w:p>
    <w:p w14:paraId="3F94627A" w14:textId="77777777" w:rsidR="007A1F44" w:rsidRPr="00977EA3" w:rsidRDefault="007A1F44" w:rsidP="0055376D">
      <w:pPr>
        <w:pStyle w:val="Corpotesto"/>
        <w:rPr>
          <w:b/>
        </w:rPr>
      </w:pPr>
      <w:r w:rsidRPr="00977EA3">
        <w:rPr>
          <w:b/>
        </w:rPr>
        <w:t>Actors:</w:t>
      </w:r>
    </w:p>
    <w:p w14:paraId="3A92B8CA" w14:textId="77777777" w:rsidR="007A1F44" w:rsidRPr="00977EA3" w:rsidRDefault="007A1F44" w:rsidP="0055376D">
      <w:pPr>
        <w:pStyle w:val="Corpotesto"/>
        <w:ind w:left="720"/>
      </w:pPr>
      <w:r w:rsidRPr="00977EA3">
        <w:rPr>
          <w:b/>
        </w:rPr>
        <w:t>Actor:</w:t>
      </w:r>
      <w:r w:rsidRPr="00977EA3">
        <w:rPr>
          <w:b/>
        </w:rPr>
        <w:tab/>
      </w:r>
      <w:r w:rsidRPr="00977EA3">
        <w:t>Value Set Consumer</w:t>
      </w:r>
    </w:p>
    <w:p w14:paraId="29C7E863" w14:textId="77777777" w:rsidR="007A1F44" w:rsidRPr="00977EA3" w:rsidRDefault="007A1F44" w:rsidP="0055376D">
      <w:pPr>
        <w:pStyle w:val="Corpotesto"/>
        <w:ind w:left="720"/>
      </w:pPr>
      <w:r w:rsidRPr="00977EA3">
        <w:rPr>
          <w:b/>
        </w:rPr>
        <w:t>Role:</w:t>
      </w:r>
      <w:r w:rsidRPr="00977EA3">
        <w:rPr>
          <w:b/>
        </w:rPr>
        <w:tab/>
      </w:r>
      <w:r w:rsidRPr="00977EA3">
        <w:t>Requests all Value Sets that match request parameters</w:t>
      </w:r>
    </w:p>
    <w:p w14:paraId="752AF0FC" w14:textId="77777777" w:rsidR="007A1F44" w:rsidRPr="00977EA3" w:rsidRDefault="007A1F44" w:rsidP="0055376D">
      <w:pPr>
        <w:pStyle w:val="Corpotesto"/>
        <w:ind w:left="720"/>
      </w:pPr>
      <w:r w:rsidRPr="00977EA3">
        <w:rPr>
          <w:b/>
        </w:rPr>
        <w:t>Actor:</w:t>
      </w:r>
      <w:r w:rsidRPr="00977EA3">
        <w:rPr>
          <w:b/>
        </w:rPr>
        <w:tab/>
      </w:r>
      <w:r w:rsidRPr="00977EA3">
        <w:t>Value Set Repository</w:t>
      </w:r>
    </w:p>
    <w:p w14:paraId="0B6BD748" w14:textId="77777777" w:rsidR="007A1F44" w:rsidRPr="00977EA3" w:rsidRDefault="007A1F44" w:rsidP="0055376D">
      <w:pPr>
        <w:pStyle w:val="Corpotesto"/>
        <w:ind w:left="720"/>
      </w:pPr>
      <w:r w:rsidRPr="00977EA3">
        <w:rPr>
          <w:b/>
        </w:rPr>
        <w:t>Role:</w:t>
      </w:r>
      <w:r w:rsidRPr="00977EA3">
        <w:rPr>
          <w:b/>
        </w:rPr>
        <w:tab/>
      </w:r>
      <w:r w:rsidRPr="00977EA3">
        <w:t>Provides matching Value Sets and associated metadata</w:t>
      </w:r>
    </w:p>
    <w:p w14:paraId="432E8FA4" w14:textId="77777777" w:rsidR="007A1F44" w:rsidRPr="00977EA3" w:rsidRDefault="007A1F44" w:rsidP="0055376D">
      <w:pPr>
        <w:pStyle w:val="Corpotesto"/>
        <w:ind w:left="720"/>
      </w:pPr>
    </w:p>
    <w:p w14:paraId="6C49600A" w14:textId="77777777" w:rsidR="007A1F44" w:rsidRPr="00977EA3" w:rsidRDefault="007A1F44" w:rsidP="0055376D">
      <w:pPr>
        <w:pStyle w:val="Titolo3"/>
        <w:numPr>
          <w:ilvl w:val="0"/>
          <w:numId w:val="0"/>
        </w:numPr>
        <w:tabs>
          <w:tab w:val="clear" w:pos="2160"/>
          <w:tab w:val="clear" w:pos="2880"/>
        </w:tabs>
        <w:rPr>
          <w:noProof w:val="0"/>
        </w:rPr>
      </w:pPr>
      <w:bookmarkStart w:id="4159" w:name="_Toc262492441"/>
      <w:bookmarkStart w:id="4160" w:name="_Toc269214510"/>
      <w:bookmarkStart w:id="4161" w:name="_Toc398544404"/>
      <w:bookmarkStart w:id="4162" w:name="_Toc398718029"/>
      <w:bookmarkStart w:id="4163" w:name="_Toc518634651"/>
      <w:r w:rsidRPr="00977EA3">
        <w:rPr>
          <w:noProof w:val="0"/>
        </w:rPr>
        <w:t>3.60.3 Referenced Standards</w:t>
      </w:r>
      <w:bookmarkEnd w:id="4159"/>
      <w:bookmarkEnd w:id="4160"/>
      <w:bookmarkEnd w:id="4161"/>
      <w:bookmarkEnd w:id="4162"/>
      <w:bookmarkEnd w:id="4163"/>
    </w:p>
    <w:p w14:paraId="55F65B30" w14:textId="5AE0451E" w:rsidR="007A1F44" w:rsidRDefault="007A1F44" w:rsidP="0055376D">
      <w:pPr>
        <w:pStyle w:val="Corpotesto"/>
      </w:pPr>
      <w:r w:rsidRPr="00977EA3">
        <w:t>The referenced standards are:</w:t>
      </w:r>
    </w:p>
    <w:p w14:paraId="68C87A98" w14:textId="77777777" w:rsidR="007747F8" w:rsidRPr="00977EA3" w:rsidRDefault="007747F8" w:rsidP="0055376D">
      <w:pPr>
        <w:pStyle w:val="Corpotesto"/>
      </w:pPr>
    </w:p>
    <w:p w14:paraId="32A6048C" w14:textId="77777777" w:rsidR="007A1F44" w:rsidRPr="00977EA3" w:rsidRDefault="007A1F44" w:rsidP="0055376D">
      <w:pPr>
        <w:pStyle w:val="TableTitle"/>
        <w:rPr>
          <w:noProof w:val="0"/>
        </w:rPr>
      </w:pPr>
      <w:r w:rsidRPr="00977EA3">
        <w:rPr>
          <w:noProof w:val="0"/>
        </w:rPr>
        <w:lastRenderedPageBreak/>
        <w:t>Table 3.60.3-1: Referenced Standards</w:t>
      </w:r>
    </w:p>
    <w:tbl>
      <w:tblPr>
        <w:tblW w:w="9604" w:type="dxa"/>
        <w:jc w:val="center"/>
        <w:tblLayout w:type="fixed"/>
        <w:tblLook w:val="0000" w:firstRow="0" w:lastRow="0" w:firstColumn="0" w:lastColumn="0" w:noHBand="0" w:noVBand="0"/>
      </w:tblPr>
      <w:tblGrid>
        <w:gridCol w:w="2012"/>
        <w:gridCol w:w="7592"/>
      </w:tblGrid>
      <w:tr w:rsidR="007A1F44" w:rsidRPr="00977EA3" w14:paraId="7E2590A3" w14:textId="77777777" w:rsidTr="003462A5">
        <w:trPr>
          <w:jc w:val="center"/>
        </w:trPr>
        <w:tc>
          <w:tcPr>
            <w:tcW w:w="2012" w:type="dxa"/>
            <w:tcBorders>
              <w:top w:val="single" w:sz="4" w:space="0" w:color="000000"/>
              <w:left w:val="single" w:sz="4" w:space="0" w:color="000000"/>
              <w:bottom w:val="single" w:sz="4" w:space="0" w:color="000000"/>
            </w:tcBorders>
          </w:tcPr>
          <w:p w14:paraId="5824794A" w14:textId="35340B28" w:rsidR="007A1F44" w:rsidRPr="00977EA3" w:rsidRDefault="007A1F44" w:rsidP="0055376D">
            <w:pPr>
              <w:pStyle w:val="TableEntry"/>
              <w:rPr>
                <w:noProof w:val="0"/>
              </w:rPr>
            </w:pPr>
            <w:r w:rsidRPr="00977EA3">
              <w:rPr>
                <w:noProof w:val="0"/>
              </w:rPr>
              <w:t>Appendix V</w:t>
            </w:r>
          </w:p>
        </w:tc>
        <w:tc>
          <w:tcPr>
            <w:tcW w:w="7592" w:type="dxa"/>
            <w:tcBorders>
              <w:top w:val="single" w:sz="4" w:space="0" w:color="000000"/>
              <w:left w:val="single" w:sz="4" w:space="0" w:color="000000"/>
              <w:bottom w:val="single" w:sz="4" w:space="0" w:color="000000"/>
              <w:right w:val="single" w:sz="4" w:space="0" w:color="000000"/>
            </w:tcBorders>
          </w:tcPr>
          <w:p w14:paraId="0A4DFD7A" w14:textId="77777777" w:rsidR="007A1F44" w:rsidRPr="00977EA3" w:rsidRDefault="007A1F44" w:rsidP="0055376D">
            <w:pPr>
              <w:pStyle w:val="TableEntry"/>
              <w:rPr>
                <w:noProof w:val="0"/>
              </w:rPr>
            </w:pPr>
            <w:r w:rsidRPr="00977EA3">
              <w:rPr>
                <w:noProof w:val="0"/>
              </w:rPr>
              <w:t>ITI TF-2x: Appendix V Web Services for IHE Transactions</w:t>
            </w:r>
          </w:p>
          <w:p w14:paraId="7ECF9F77" w14:textId="289CBE7F" w:rsidR="007A1F44" w:rsidRPr="00977EA3" w:rsidRDefault="007A1F44" w:rsidP="00A53067">
            <w:pPr>
              <w:pStyle w:val="TableEntry"/>
              <w:rPr>
                <w:noProof w:val="0"/>
              </w:rPr>
            </w:pPr>
            <w:r w:rsidRPr="00977EA3">
              <w:rPr>
                <w:noProof w:val="0"/>
              </w:rPr>
              <w:t>Contains references to all Web Services standards and requirements of use</w:t>
            </w:r>
          </w:p>
        </w:tc>
      </w:tr>
      <w:tr w:rsidR="007A1F44" w:rsidRPr="00977EA3" w14:paraId="1AC5A272" w14:textId="77777777" w:rsidTr="003462A5">
        <w:trPr>
          <w:jc w:val="center"/>
        </w:trPr>
        <w:tc>
          <w:tcPr>
            <w:tcW w:w="2012" w:type="dxa"/>
            <w:tcBorders>
              <w:top w:val="single" w:sz="4" w:space="0" w:color="000000"/>
              <w:left w:val="single" w:sz="4" w:space="0" w:color="000000"/>
              <w:bottom w:val="single" w:sz="4" w:space="0" w:color="000000"/>
            </w:tcBorders>
          </w:tcPr>
          <w:p w14:paraId="022AB986" w14:textId="77777777" w:rsidR="007A1F44" w:rsidRPr="00977EA3" w:rsidRDefault="007A1F44" w:rsidP="0055376D">
            <w:pPr>
              <w:pStyle w:val="TableEntry"/>
              <w:snapToGrid w:val="0"/>
              <w:rPr>
                <w:noProof w:val="0"/>
              </w:rPr>
            </w:pPr>
            <w:r w:rsidRPr="00977EA3">
              <w:rPr>
                <w:noProof w:val="0"/>
              </w:rPr>
              <w:t>HL7 v3 Data Type XML ITS</w:t>
            </w:r>
          </w:p>
        </w:tc>
        <w:tc>
          <w:tcPr>
            <w:tcW w:w="7592" w:type="dxa"/>
            <w:tcBorders>
              <w:top w:val="single" w:sz="4" w:space="0" w:color="000000"/>
              <w:left w:val="single" w:sz="4" w:space="0" w:color="000000"/>
              <w:bottom w:val="single" w:sz="4" w:space="0" w:color="000000"/>
              <w:right w:val="single" w:sz="4" w:space="0" w:color="000000"/>
            </w:tcBorders>
          </w:tcPr>
          <w:p w14:paraId="3C1C0A58" w14:textId="77777777" w:rsidR="007A1F44" w:rsidRPr="00977EA3" w:rsidRDefault="007A1F44" w:rsidP="0055376D">
            <w:pPr>
              <w:pStyle w:val="TableEntry"/>
              <w:snapToGrid w:val="0"/>
              <w:rPr>
                <w:noProof w:val="0"/>
              </w:rPr>
            </w:pPr>
            <w:r w:rsidRPr="00977EA3">
              <w:rPr>
                <w:noProof w:val="0"/>
              </w:rPr>
              <w:t>HL7 Version 3 Standard: XML Implementation Technology Specifications – Data Types, R1</w:t>
            </w:r>
          </w:p>
        </w:tc>
      </w:tr>
      <w:tr w:rsidR="007A1F44" w:rsidRPr="00977EA3" w14:paraId="3C0E21BB" w14:textId="77777777" w:rsidTr="003462A5">
        <w:trPr>
          <w:jc w:val="center"/>
        </w:trPr>
        <w:tc>
          <w:tcPr>
            <w:tcW w:w="2012" w:type="dxa"/>
            <w:tcBorders>
              <w:top w:val="single" w:sz="4" w:space="0" w:color="000000"/>
              <w:left w:val="single" w:sz="4" w:space="0" w:color="000000"/>
              <w:bottom w:val="single" w:sz="4" w:space="0" w:color="000000"/>
            </w:tcBorders>
          </w:tcPr>
          <w:p w14:paraId="2AF5BD0B" w14:textId="77777777" w:rsidR="007A1F44" w:rsidRPr="00977EA3" w:rsidRDefault="007A1F44" w:rsidP="0055376D">
            <w:pPr>
              <w:pStyle w:val="TableEntry"/>
              <w:snapToGrid w:val="0"/>
              <w:rPr>
                <w:noProof w:val="0"/>
              </w:rPr>
            </w:pPr>
            <w:r w:rsidRPr="00977EA3">
              <w:rPr>
                <w:noProof w:val="0"/>
              </w:rPr>
              <w:t>HTTP 1.1</w:t>
            </w:r>
          </w:p>
        </w:tc>
        <w:tc>
          <w:tcPr>
            <w:tcW w:w="7592" w:type="dxa"/>
            <w:tcBorders>
              <w:top w:val="single" w:sz="4" w:space="0" w:color="000000"/>
              <w:left w:val="single" w:sz="4" w:space="0" w:color="000000"/>
              <w:bottom w:val="single" w:sz="4" w:space="0" w:color="000000"/>
              <w:right w:val="single" w:sz="4" w:space="0" w:color="000000"/>
            </w:tcBorders>
          </w:tcPr>
          <w:p w14:paraId="3062095E" w14:textId="2FD7CA74" w:rsidR="007A1F44" w:rsidRPr="00977EA3" w:rsidRDefault="007A1F44" w:rsidP="0055376D">
            <w:pPr>
              <w:pStyle w:val="TableEntry"/>
              <w:snapToGrid w:val="0"/>
              <w:rPr>
                <w:noProof w:val="0"/>
              </w:rPr>
            </w:pPr>
            <w:r w:rsidRPr="00977EA3">
              <w:rPr>
                <w:noProof w:val="0"/>
              </w:rPr>
              <w:t>IETF RFC2616: Hypertext Transfer Protocol – HTTP 1.1</w:t>
            </w:r>
          </w:p>
        </w:tc>
      </w:tr>
      <w:tr w:rsidR="007A1F44" w:rsidRPr="00977EA3" w14:paraId="54C4686E" w14:textId="77777777" w:rsidTr="003462A5">
        <w:trPr>
          <w:jc w:val="center"/>
        </w:trPr>
        <w:tc>
          <w:tcPr>
            <w:tcW w:w="2012" w:type="dxa"/>
            <w:tcBorders>
              <w:top w:val="single" w:sz="4" w:space="0" w:color="000000"/>
              <w:left w:val="single" w:sz="4" w:space="0" w:color="000000"/>
              <w:bottom w:val="single" w:sz="4" w:space="0" w:color="000000"/>
            </w:tcBorders>
          </w:tcPr>
          <w:p w14:paraId="0530E0D3" w14:textId="77777777" w:rsidR="007A1F44" w:rsidRPr="00977EA3" w:rsidRDefault="007A1F44" w:rsidP="00A063AC">
            <w:pPr>
              <w:pStyle w:val="TableEntry"/>
              <w:rPr>
                <w:noProof w:val="0"/>
              </w:rPr>
            </w:pPr>
            <w:r w:rsidRPr="00977EA3">
              <w:rPr>
                <w:noProof w:val="0"/>
              </w:rPr>
              <w:t>POSIX 1003.2</w:t>
            </w:r>
          </w:p>
        </w:tc>
        <w:tc>
          <w:tcPr>
            <w:tcW w:w="7592" w:type="dxa"/>
            <w:tcBorders>
              <w:top w:val="single" w:sz="4" w:space="0" w:color="000000"/>
              <w:left w:val="single" w:sz="4" w:space="0" w:color="000000"/>
              <w:bottom w:val="single" w:sz="4" w:space="0" w:color="000000"/>
              <w:right w:val="single" w:sz="4" w:space="0" w:color="000000"/>
            </w:tcBorders>
          </w:tcPr>
          <w:p w14:paraId="3F2DA29E" w14:textId="77777777" w:rsidR="007A1F44" w:rsidRPr="00977EA3" w:rsidRDefault="007A1F44" w:rsidP="00A53067">
            <w:pPr>
              <w:pStyle w:val="TableEntry"/>
              <w:rPr>
                <w:noProof w:val="0"/>
              </w:rPr>
            </w:pPr>
            <w:r w:rsidRPr="00977EA3">
              <w:rPr>
                <w:rStyle w:val="stdtitle"/>
                <w:noProof w:val="0"/>
              </w:rPr>
              <w:t>IEEE Std 1003.2 IEEE Standard for Information Technology — Portable Operating System Interface (POSIX®) — Part 2: Shell and Utilities — Amendment 1: Batch Environment -Description</w:t>
            </w:r>
          </w:p>
        </w:tc>
      </w:tr>
    </w:tbl>
    <w:p w14:paraId="0DE7266C" w14:textId="77777777" w:rsidR="007A1F44" w:rsidRPr="00977EA3" w:rsidRDefault="007A1F44" w:rsidP="0055376D">
      <w:pPr>
        <w:pStyle w:val="Titolo3"/>
        <w:numPr>
          <w:ilvl w:val="0"/>
          <w:numId w:val="0"/>
        </w:numPr>
        <w:tabs>
          <w:tab w:val="clear" w:pos="2160"/>
          <w:tab w:val="clear" w:pos="2880"/>
        </w:tabs>
        <w:rPr>
          <w:noProof w:val="0"/>
        </w:rPr>
      </w:pPr>
      <w:bookmarkStart w:id="4164" w:name="_Toc262492442"/>
      <w:bookmarkStart w:id="4165" w:name="_Toc269214511"/>
      <w:bookmarkStart w:id="4166" w:name="_Toc398544405"/>
      <w:bookmarkStart w:id="4167" w:name="_Toc398718030"/>
      <w:bookmarkStart w:id="4168" w:name="_Toc518634652"/>
      <w:r w:rsidRPr="00977EA3">
        <w:rPr>
          <w:noProof w:val="0"/>
        </w:rPr>
        <w:t>3.60.4 Interaction Diagram</w:t>
      </w:r>
      <w:bookmarkEnd w:id="4164"/>
      <w:bookmarkEnd w:id="4165"/>
      <w:bookmarkEnd w:id="4166"/>
      <w:bookmarkEnd w:id="4167"/>
      <w:bookmarkEnd w:id="4168"/>
    </w:p>
    <w:p w14:paraId="77B9A445" w14:textId="77777777" w:rsidR="007A1F44" w:rsidRPr="00977EA3" w:rsidRDefault="007A1F44" w:rsidP="0055376D">
      <w:pPr>
        <w:jc w:val="center"/>
      </w:pPr>
    </w:p>
    <w:bookmarkStart w:id="4169" w:name="_1266809152"/>
    <w:bookmarkStart w:id="4170" w:name="_MON_1335007413"/>
    <w:bookmarkStart w:id="4171" w:name="_MON_1335007453"/>
    <w:bookmarkStart w:id="4172" w:name="_MON_1333832181"/>
    <w:bookmarkEnd w:id="4169"/>
    <w:bookmarkEnd w:id="4170"/>
    <w:bookmarkEnd w:id="4171"/>
    <w:bookmarkEnd w:id="4172"/>
    <w:bookmarkStart w:id="4173" w:name="_MON_1334404002"/>
    <w:bookmarkEnd w:id="4173"/>
    <w:p w14:paraId="27DFDD42" w14:textId="77777777" w:rsidR="007A1F44" w:rsidRPr="00977EA3" w:rsidRDefault="002E21BE" w:rsidP="00D372D5">
      <w:pPr>
        <w:pStyle w:val="Corpotesto"/>
        <w:jc w:val="center"/>
      </w:pPr>
      <w:r w:rsidRPr="00977EA3">
        <w:rPr>
          <w:noProof/>
        </w:rPr>
        <w:object w:dxaOrig="5609" w:dyaOrig="2624" w14:anchorId="069827CF">
          <v:shape id="_x0000_i1068" type="#_x0000_t75" alt="" style="width:279.6pt;height:143.4pt;mso-width-percent:0;mso-height-percent:0;mso-width-percent:0;mso-height-percent:0" o:ole="" filled="t">
            <v:fill color2="black"/>
            <v:imagedata r:id="rId349" o:title=""/>
          </v:shape>
          <o:OLEObject Type="Embed" ProgID="Word.Picture.8" ShapeID="_x0000_i1068" DrawAspect="Content" ObjectID="_1620110892" r:id="rId350"/>
        </w:object>
      </w:r>
    </w:p>
    <w:p w14:paraId="5237FFEC" w14:textId="77777777" w:rsidR="007A1F44" w:rsidRPr="00977EA3" w:rsidRDefault="007A1F44" w:rsidP="0055376D">
      <w:pPr>
        <w:pStyle w:val="FigureTitle"/>
        <w:rPr>
          <w:noProof w:val="0"/>
        </w:rPr>
      </w:pPr>
      <w:r w:rsidRPr="00977EA3">
        <w:rPr>
          <w:noProof w:val="0"/>
        </w:rPr>
        <w:t>Figure 3.60.4-1: Interaction Diagram</w:t>
      </w:r>
    </w:p>
    <w:p w14:paraId="4A7B2608"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4174" w:name="_Toc398544406"/>
      <w:r w:rsidRPr="00977EA3">
        <w:rPr>
          <w:noProof w:val="0"/>
        </w:rPr>
        <w:t>3.60.4.1 Retrieve Multiple Value Sets Request</w:t>
      </w:r>
      <w:bookmarkEnd w:id="4174"/>
      <w:r w:rsidRPr="00977EA3">
        <w:rPr>
          <w:noProof w:val="0"/>
        </w:rPr>
        <w:t xml:space="preserve"> </w:t>
      </w:r>
    </w:p>
    <w:p w14:paraId="716ED306"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3.60.4.1.1 Trigger Events</w:t>
      </w:r>
    </w:p>
    <w:p w14:paraId="4E89B52D" w14:textId="2FE04BE1" w:rsidR="007A1F44" w:rsidRPr="00977EA3" w:rsidRDefault="007A1F44" w:rsidP="0055376D">
      <w:pPr>
        <w:pStyle w:val="Corpotesto"/>
      </w:pPr>
      <w:r w:rsidRPr="00977EA3">
        <w:t>The Value Set Consumer wants to retrieve value sets and has one or more element values to be matched in the metadata that describes value sets. This could be from pre-configuration or user input. The value sets that match these element values are needed for processing by the Value Set Consumer. The Value Set Consumer sends a Retrieve Multiple Value Sets Request to the Value Set Repository. Table 3.60.4.1.1-1 summarizes the metadata elements. See the schema for precise encoding details.</w:t>
      </w:r>
    </w:p>
    <w:p w14:paraId="13F85452" w14:textId="77777777" w:rsidR="007A1F44" w:rsidRPr="00977EA3" w:rsidRDefault="007A1F44" w:rsidP="0055376D">
      <w:pPr>
        <w:pStyle w:val="TableTitle"/>
        <w:rPr>
          <w:noProof w:val="0"/>
        </w:rPr>
      </w:pPr>
      <w:r w:rsidRPr="00977EA3">
        <w:rPr>
          <w:noProof w:val="0"/>
        </w:rPr>
        <w:t>Table 3.60.4.1.1-1: Metadata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260"/>
      </w:tblGrid>
      <w:tr w:rsidR="007A1F44" w:rsidRPr="00977EA3" w14:paraId="286EC986" w14:textId="77777777" w:rsidTr="003462A5">
        <w:trPr>
          <w:cantSplit/>
          <w:tblHeader/>
        </w:trPr>
        <w:tc>
          <w:tcPr>
            <w:tcW w:w="2358" w:type="dxa"/>
            <w:shd w:val="pct15" w:color="auto" w:fill="FFFFFF"/>
          </w:tcPr>
          <w:p w14:paraId="38C78084" w14:textId="77777777" w:rsidR="007A1F44" w:rsidRPr="00977EA3" w:rsidRDefault="007A1F44" w:rsidP="00A063AC">
            <w:pPr>
              <w:pStyle w:val="TableEntryHeader"/>
              <w:rPr>
                <w:noProof w:val="0"/>
              </w:rPr>
            </w:pPr>
            <w:r w:rsidRPr="00977EA3">
              <w:rPr>
                <w:noProof w:val="0"/>
              </w:rPr>
              <w:t>Metadata Element</w:t>
            </w:r>
          </w:p>
        </w:tc>
        <w:tc>
          <w:tcPr>
            <w:tcW w:w="3600" w:type="dxa"/>
            <w:shd w:val="pct15" w:color="auto" w:fill="FFFFFF"/>
          </w:tcPr>
          <w:p w14:paraId="589A20AB" w14:textId="77777777" w:rsidR="007A1F44" w:rsidRPr="00977EA3" w:rsidRDefault="007A1F44" w:rsidP="00A53067">
            <w:pPr>
              <w:pStyle w:val="TableEntryHeader"/>
              <w:rPr>
                <w:noProof w:val="0"/>
              </w:rPr>
            </w:pPr>
            <w:r w:rsidRPr="00977EA3">
              <w:rPr>
                <w:noProof w:val="0"/>
              </w:rPr>
              <w:t>Description</w:t>
            </w:r>
          </w:p>
        </w:tc>
        <w:tc>
          <w:tcPr>
            <w:tcW w:w="1620" w:type="dxa"/>
            <w:shd w:val="pct15" w:color="auto" w:fill="FFFFFF"/>
          </w:tcPr>
          <w:p w14:paraId="2BE41C5C" w14:textId="77777777" w:rsidR="007A1F44" w:rsidRPr="00977EA3" w:rsidRDefault="007A1F44" w:rsidP="00A53067">
            <w:pPr>
              <w:pStyle w:val="TableEntryHeader"/>
              <w:rPr>
                <w:noProof w:val="0"/>
              </w:rPr>
            </w:pPr>
            <w:r w:rsidRPr="00977EA3">
              <w:rPr>
                <w:noProof w:val="0"/>
              </w:rPr>
              <w:t>Mandatory within Metadata returned</w:t>
            </w:r>
          </w:p>
        </w:tc>
        <w:tc>
          <w:tcPr>
            <w:tcW w:w="1260" w:type="dxa"/>
            <w:shd w:val="pct15" w:color="auto" w:fill="FFFFFF"/>
          </w:tcPr>
          <w:p w14:paraId="6920BFE6" w14:textId="77777777" w:rsidR="007A1F44" w:rsidRPr="00977EA3" w:rsidRDefault="007A1F44" w:rsidP="00A53067">
            <w:pPr>
              <w:pStyle w:val="TableEntryHeader"/>
              <w:rPr>
                <w:noProof w:val="0"/>
              </w:rPr>
            </w:pPr>
            <w:r w:rsidRPr="00977EA3">
              <w:rPr>
                <w:noProof w:val="0"/>
              </w:rPr>
              <w:t>Usable as Selection Criterion</w:t>
            </w:r>
          </w:p>
        </w:tc>
      </w:tr>
      <w:tr w:rsidR="007A1F44" w:rsidRPr="00977EA3" w14:paraId="1A9ED621" w14:textId="77777777" w:rsidTr="003462A5">
        <w:trPr>
          <w:cantSplit/>
        </w:trPr>
        <w:tc>
          <w:tcPr>
            <w:tcW w:w="2358" w:type="dxa"/>
          </w:tcPr>
          <w:p w14:paraId="3D35F3E5" w14:textId="77777777" w:rsidR="007A1F44" w:rsidRPr="00977EA3" w:rsidRDefault="007A1F44" w:rsidP="0055376D">
            <w:pPr>
              <w:pStyle w:val="TableEntry"/>
              <w:rPr>
                <w:noProof w:val="0"/>
              </w:rPr>
            </w:pPr>
            <w:r w:rsidRPr="00977EA3">
              <w:rPr>
                <w:noProof w:val="0"/>
              </w:rPr>
              <w:t>id</w:t>
            </w:r>
          </w:p>
        </w:tc>
        <w:tc>
          <w:tcPr>
            <w:tcW w:w="3600" w:type="dxa"/>
          </w:tcPr>
          <w:p w14:paraId="59DA6657" w14:textId="77777777" w:rsidR="007A1F44" w:rsidRPr="00977EA3" w:rsidRDefault="007A1F44" w:rsidP="0055376D">
            <w:pPr>
              <w:pStyle w:val="TableEntry"/>
              <w:rPr>
                <w:noProof w:val="0"/>
              </w:rPr>
            </w:pPr>
            <w:r w:rsidRPr="00977EA3">
              <w:rPr>
                <w:noProof w:val="0"/>
              </w:rPr>
              <w:t xml:space="preserve">This is the unique identifier of the value set </w:t>
            </w:r>
          </w:p>
        </w:tc>
        <w:tc>
          <w:tcPr>
            <w:tcW w:w="1620" w:type="dxa"/>
          </w:tcPr>
          <w:p w14:paraId="2A9502C1" w14:textId="77777777" w:rsidR="007A1F44" w:rsidRPr="00977EA3" w:rsidRDefault="007A1F44" w:rsidP="0055376D">
            <w:pPr>
              <w:pStyle w:val="TableEntry"/>
              <w:rPr>
                <w:noProof w:val="0"/>
              </w:rPr>
            </w:pPr>
            <w:r w:rsidRPr="00977EA3">
              <w:rPr>
                <w:noProof w:val="0"/>
              </w:rPr>
              <w:t>Mandatory</w:t>
            </w:r>
          </w:p>
        </w:tc>
        <w:tc>
          <w:tcPr>
            <w:tcW w:w="1260" w:type="dxa"/>
          </w:tcPr>
          <w:p w14:paraId="31977636" w14:textId="77777777" w:rsidR="007A1F44" w:rsidRPr="00977EA3" w:rsidRDefault="007A1F44" w:rsidP="0055376D">
            <w:pPr>
              <w:pStyle w:val="TableEntry"/>
              <w:rPr>
                <w:noProof w:val="0"/>
                <w:highlight w:val="yellow"/>
              </w:rPr>
            </w:pPr>
            <w:r w:rsidRPr="00977EA3">
              <w:rPr>
                <w:noProof w:val="0"/>
              </w:rPr>
              <w:t>Y</w:t>
            </w:r>
          </w:p>
        </w:tc>
      </w:tr>
      <w:tr w:rsidR="007A1F44" w:rsidRPr="00977EA3" w14:paraId="04CF3300" w14:textId="77777777" w:rsidTr="003462A5">
        <w:trPr>
          <w:cantSplit/>
        </w:trPr>
        <w:tc>
          <w:tcPr>
            <w:tcW w:w="2358" w:type="dxa"/>
          </w:tcPr>
          <w:p w14:paraId="5A8961AA" w14:textId="77777777" w:rsidR="007A1F44" w:rsidRPr="00977EA3" w:rsidRDefault="007A1F44" w:rsidP="0055376D">
            <w:pPr>
              <w:pStyle w:val="TableEntry"/>
              <w:rPr>
                <w:noProof w:val="0"/>
              </w:rPr>
            </w:pPr>
            <w:proofErr w:type="spellStart"/>
            <w:r w:rsidRPr="00977EA3">
              <w:rPr>
                <w:noProof w:val="0"/>
              </w:rPr>
              <w:t>displayName</w:t>
            </w:r>
            <w:proofErr w:type="spellEnd"/>
            <w:r w:rsidRPr="00977EA3">
              <w:rPr>
                <w:noProof w:val="0"/>
              </w:rPr>
              <w:t xml:space="preserve"> </w:t>
            </w:r>
          </w:p>
        </w:tc>
        <w:tc>
          <w:tcPr>
            <w:tcW w:w="3600" w:type="dxa"/>
          </w:tcPr>
          <w:p w14:paraId="6374A101" w14:textId="77777777" w:rsidR="007A1F44" w:rsidRPr="00977EA3" w:rsidRDefault="007A1F44" w:rsidP="0055376D">
            <w:pPr>
              <w:pStyle w:val="TableEntry"/>
              <w:rPr>
                <w:noProof w:val="0"/>
              </w:rPr>
            </w:pPr>
            <w:r w:rsidRPr="00977EA3">
              <w:rPr>
                <w:noProof w:val="0"/>
              </w:rPr>
              <w:t xml:space="preserve">This is the name of the value set </w:t>
            </w:r>
          </w:p>
        </w:tc>
        <w:tc>
          <w:tcPr>
            <w:tcW w:w="1620" w:type="dxa"/>
          </w:tcPr>
          <w:p w14:paraId="0C5192EF" w14:textId="77777777" w:rsidR="007A1F44" w:rsidRPr="00977EA3" w:rsidRDefault="007A1F44" w:rsidP="0055376D">
            <w:pPr>
              <w:pStyle w:val="TableEntry"/>
              <w:rPr>
                <w:noProof w:val="0"/>
              </w:rPr>
            </w:pPr>
            <w:r w:rsidRPr="00977EA3">
              <w:rPr>
                <w:noProof w:val="0"/>
              </w:rPr>
              <w:t>Mandatory</w:t>
            </w:r>
          </w:p>
        </w:tc>
        <w:tc>
          <w:tcPr>
            <w:tcW w:w="1260" w:type="dxa"/>
          </w:tcPr>
          <w:p w14:paraId="307EA00F" w14:textId="77777777" w:rsidR="007A1F44" w:rsidRPr="00977EA3" w:rsidRDefault="007A1F44" w:rsidP="0055376D">
            <w:pPr>
              <w:pStyle w:val="TableEntry"/>
              <w:rPr>
                <w:noProof w:val="0"/>
              </w:rPr>
            </w:pPr>
            <w:r w:rsidRPr="00977EA3">
              <w:rPr>
                <w:noProof w:val="0"/>
              </w:rPr>
              <w:t>Y</w:t>
            </w:r>
          </w:p>
        </w:tc>
      </w:tr>
      <w:tr w:rsidR="007A1F44" w:rsidRPr="00977EA3" w14:paraId="78046271" w14:textId="77777777" w:rsidTr="003462A5">
        <w:trPr>
          <w:cantSplit/>
        </w:trPr>
        <w:tc>
          <w:tcPr>
            <w:tcW w:w="2358" w:type="dxa"/>
          </w:tcPr>
          <w:p w14:paraId="1BE4286C" w14:textId="77777777" w:rsidR="007A1F44" w:rsidRPr="00977EA3" w:rsidRDefault="007A1F44" w:rsidP="0055376D">
            <w:pPr>
              <w:pStyle w:val="TableEntry"/>
              <w:rPr>
                <w:noProof w:val="0"/>
              </w:rPr>
            </w:pPr>
            <w:r w:rsidRPr="00977EA3">
              <w:rPr>
                <w:noProof w:val="0"/>
              </w:rPr>
              <w:t xml:space="preserve">Source </w:t>
            </w:r>
          </w:p>
        </w:tc>
        <w:tc>
          <w:tcPr>
            <w:tcW w:w="3600" w:type="dxa"/>
          </w:tcPr>
          <w:p w14:paraId="1AEF6B2A" w14:textId="77777777" w:rsidR="007A1F44" w:rsidRPr="00977EA3" w:rsidRDefault="007A1F44" w:rsidP="0055376D">
            <w:pPr>
              <w:pStyle w:val="TableEntry"/>
              <w:rPr>
                <w:noProof w:val="0"/>
              </w:rPr>
            </w:pPr>
            <w:r w:rsidRPr="00977EA3">
              <w:rPr>
                <w:noProof w:val="0"/>
              </w:rPr>
              <w:t xml:space="preserve">This is the source of the value set, identifying the originator or publisher of the information </w:t>
            </w:r>
          </w:p>
        </w:tc>
        <w:tc>
          <w:tcPr>
            <w:tcW w:w="1620" w:type="dxa"/>
          </w:tcPr>
          <w:p w14:paraId="6DEED903" w14:textId="77777777" w:rsidR="007A1F44" w:rsidRPr="00977EA3" w:rsidRDefault="007A1F44" w:rsidP="0055376D">
            <w:pPr>
              <w:pStyle w:val="TableEntry"/>
              <w:rPr>
                <w:noProof w:val="0"/>
              </w:rPr>
            </w:pPr>
            <w:r w:rsidRPr="00977EA3">
              <w:rPr>
                <w:noProof w:val="0"/>
              </w:rPr>
              <w:t>Mandatory</w:t>
            </w:r>
          </w:p>
        </w:tc>
        <w:tc>
          <w:tcPr>
            <w:tcW w:w="1260" w:type="dxa"/>
          </w:tcPr>
          <w:p w14:paraId="7F082F1D" w14:textId="77777777" w:rsidR="007A1F44" w:rsidRPr="00977EA3" w:rsidRDefault="007A1F44" w:rsidP="0055376D">
            <w:pPr>
              <w:pStyle w:val="TableEntry"/>
              <w:rPr>
                <w:noProof w:val="0"/>
              </w:rPr>
            </w:pPr>
            <w:r w:rsidRPr="00977EA3">
              <w:rPr>
                <w:noProof w:val="0"/>
              </w:rPr>
              <w:t>Y</w:t>
            </w:r>
          </w:p>
        </w:tc>
      </w:tr>
      <w:tr w:rsidR="007A1F44" w:rsidRPr="00977EA3" w14:paraId="6872FDE4" w14:textId="77777777" w:rsidTr="003462A5">
        <w:trPr>
          <w:cantSplit/>
        </w:trPr>
        <w:tc>
          <w:tcPr>
            <w:tcW w:w="2358" w:type="dxa"/>
          </w:tcPr>
          <w:p w14:paraId="5B419371" w14:textId="77777777" w:rsidR="007A1F44" w:rsidRPr="00977EA3" w:rsidRDefault="007A1F44" w:rsidP="0055376D">
            <w:pPr>
              <w:pStyle w:val="TableEntry"/>
              <w:rPr>
                <w:noProof w:val="0"/>
              </w:rPr>
            </w:pPr>
            <w:r w:rsidRPr="00977EA3">
              <w:rPr>
                <w:noProof w:val="0"/>
              </w:rPr>
              <w:lastRenderedPageBreak/>
              <w:t xml:space="preserve">Purpose </w:t>
            </w:r>
          </w:p>
        </w:tc>
        <w:tc>
          <w:tcPr>
            <w:tcW w:w="3600" w:type="dxa"/>
          </w:tcPr>
          <w:p w14:paraId="7DC242C5" w14:textId="77777777" w:rsidR="007A1F44" w:rsidRPr="00977EA3" w:rsidRDefault="007A1F44" w:rsidP="0055376D">
            <w:pPr>
              <w:pStyle w:val="TableEntry"/>
              <w:rPr>
                <w:noProof w:val="0"/>
              </w:rPr>
            </w:pPr>
            <w:r w:rsidRPr="00977EA3">
              <w:rPr>
                <w:noProof w:val="0"/>
              </w:rPr>
              <w:t xml:space="preserve">Brief description about the general purpose of the value set </w:t>
            </w:r>
          </w:p>
        </w:tc>
        <w:tc>
          <w:tcPr>
            <w:tcW w:w="1620" w:type="dxa"/>
          </w:tcPr>
          <w:p w14:paraId="20886EE9" w14:textId="77777777" w:rsidR="007A1F44" w:rsidRPr="00977EA3" w:rsidRDefault="007A1F44" w:rsidP="0055376D">
            <w:pPr>
              <w:pStyle w:val="TableEntry"/>
              <w:rPr>
                <w:noProof w:val="0"/>
              </w:rPr>
            </w:pPr>
            <w:r w:rsidRPr="00977EA3">
              <w:rPr>
                <w:noProof w:val="0"/>
              </w:rPr>
              <w:t>Optional</w:t>
            </w:r>
          </w:p>
        </w:tc>
        <w:tc>
          <w:tcPr>
            <w:tcW w:w="1260" w:type="dxa"/>
          </w:tcPr>
          <w:p w14:paraId="2D13B77D" w14:textId="77777777" w:rsidR="007A1F44" w:rsidRPr="00977EA3" w:rsidRDefault="007A1F44" w:rsidP="0055376D">
            <w:pPr>
              <w:pStyle w:val="TableEntry"/>
              <w:rPr>
                <w:noProof w:val="0"/>
              </w:rPr>
            </w:pPr>
            <w:r w:rsidRPr="00977EA3">
              <w:rPr>
                <w:noProof w:val="0"/>
              </w:rPr>
              <w:t>Y</w:t>
            </w:r>
          </w:p>
        </w:tc>
      </w:tr>
      <w:tr w:rsidR="007A1F44" w:rsidRPr="00977EA3" w14:paraId="1172F82F" w14:textId="77777777" w:rsidTr="003462A5">
        <w:trPr>
          <w:cantSplit/>
        </w:trPr>
        <w:tc>
          <w:tcPr>
            <w:tcW w:w="2358" w:type="dxa"/>
          </w:tcPr>
          <w:p w14:paraId="1E82F89C" w14:textId="77777777" w:rsidR="007A1F44" w:rsidRPr="00977EA3" w:rsidRDefault="007A1F44" w:rsidP="0055376D">
            <w:pPr>
              <w:pStyle w:val="TableEntry"/>
              <w:rPr>
                <w:noProof w:val="0"/>
              </w:rPr>
            </w:pPr>
            <w:r w:rsidRPr="00977EA3">
              <w:rPr>
                <w:noProof w:val="0"/>
              </w:rPr>
              <w:t xml:space="preserve">Definition </w:t>
            </w:r>
          </w:p>
        </w:tc>
        <w:tc>
          <w:tcPr>
            <w:tcW w:w="3600" w:type="dxa"/>
          </w:tcPr>
          <w:p w14:paraId="218837EA" w14:textId="77777777" w:rsidR="007A1F44" w:rsidRPr="00977EA3" w:rsidRDefault="007A1F44" w:rsidP="0055376D">
            <w:pPr>
              <w:pStyle w:val="TableEntry"/>
              <w:rPr>
                <w:noProof w:val="0"/>
              </w:rPr>
            </w:pPr>
            <w:r w:rsidRPr="00977EA3">
              <w:rPr>
                <w:noProof w:val="0"/>
              </w:rPr>
              <w:t xml:space="preserve">A text definition describing how concepts in the value set were selected </w:t>
            </w:r>
          </w:p>
        </w:tc>
        <w:tc>
          <w:tcPr>
            <w:tcW w:w="1620" w:type="dxa"/>
          </w:tcPr>
          <w:p w14:paraId="01D5CB2D" w14:textId="77777777" w:rsidR="007A1F44" w:rsidRPr="00977EA3" w:rsidRDefault="007A1F44" w:rsidP="0055376D">
            <w:pPr>
              <w:pStyle w:val="TableEntry"/>
              <w:rPr>
                <w:noProof w:val="0"/>
              </w:rPr>
            </w:pPr>
            <w:r w:rsidRPr="00977EA3">
              <w:rPr>
                <w:noProof w:val="0"/>
              </w:rPr>
              <w:t>Optional</w:t>
            </w:r>
          </w:p>
        </w:tc>
        <w:tc>
          <w:tcPr>
            <w:tcW w:w="1260" w:type="dxa"/>
          </w:tcPr>
          <w:p w14:paraId="01E0358C" w14:textId="77777777" w:rsidR="007A1F44" w:rsidRPr="00977EA3" w:rsidRDefault="007A1F44" w:rsidP="0055376D">
            <w:pPr>
              <w:pStyle w:val="TableEntry"/>
              <w:rPr>
                <w:noProof w:val="0"/>
              </w:rPr>
            </w:pPr>
            <w:r w:rsidRPr="00977EA3">
              <w:rPr>
                <w:noProof w:val="0"/>
              </w:rPr>
              <w:t>Y</w:t>
            </w:r>
          </w:p>
        </w:tc>
      </w:tr>
      <w:tr w:rsidR="007A1F44" w:rsidRPr="00977EA3" w14:paraId="7C42047C" w14:textId="77777777" w:rsidTr="003462A5">
        <w:trPr>
          <w:cantSplit/>
        </w:trPr>
        <w:tc>
          <w:tcPr>
            <w:tcW w:w="2358" w:type="dxa"/>
          </w:tcPr>
          <w:p w14:paraId="02A7CFA8" w14:textId="77777777" w:rsidR="007A1F44" w:rsidRPr="00977EA3" w:rsidRDefault="007A1F44" w:rsidP="0055376D">
            <w:pPr>
              <w:pStyle w:val="TableEntry"/>
              <w:rPr>
                <w:noProof w:val="0"/>
              </w:rPr>
            </w:pPr>
            <w:r w:rsidRPr="00977EA3">
              <w:rPr>
                <w:noProof w:val="0"/>
              </w:rPr>
              <w:t>Source URI</w:t>
            </w:r>
          </w:p>
        </w:tc>
        <w:tc>
          <w:tcPr>
            <w:tcW w:w="3600" w:type="dxa"/>
          </w:tcPr>
          <w:p w14:paraId="7AD60ECD" w14:textId="77777777" w:rsidR="007A1F44" w:rsidRPr="00977EA3" w:rsidRDefault="007A1F44" w:rsidP="0055376D">
            <w:pPr>
              <w:pStyle w:val="TableEntry"/>
              <w:rPr>
                <w:noProof w:val="0"/>
              </w:rPr>
            </w:pPr>
            <w:r w:rsidRPr="00977EA3">
              <w:rPr>
                <w:noProof w:val="0"/>
              </w:rPr>
              <w:t>Most sources also have a URL or document URI that provides further details regarding the value set.</w:t>
            </w:r>
          </w:p>
        </w:tc>
        <w:tc>
          <w:tcPr>
            <w:tcW w:w="1620" w:type="dxa"/>
          </w:tcPr>
          <w:p w14:paraId="0102D405" w14:textId="77777777" w:rsidR="007A1F44" w:rsidRPr="00977EA3" w:rsidRDefault="007A1F44" w:rsidP="0055376D">
            <w:pPr>
              <w:pStyle w:val="TableEntry"/>
              <w:rPr>
                <w:noProof w:val="0"/>
              </w:rPr>
            </w:pPr>
            <w:r w:rsidRPr="00977EA3">
              <w:rPr>
                <w:noProof w:val="0"/>
              </w:rPr>
              <w:t>Optional</w:t>
            </w:r>
          </w:p>
        </w:tc>
        <w:tc>
          <w:tcPr>
            <w:tcW w:w="1260" w:type="dxa"/>
          </w:tcPr>
          <w:p w14:paraId="648C7A70" w14:textId="77777777" w:rsidR="007A1F44" w:rsidRPr="00977EA3" w:rsidRDefault="007A1F44" w:rsidP="0055376D">
            <w:pPr>
              <w:pStyle w:val="TableEntry"/>
              <w:rPr>
                <w:noProof w:val="0"/>
              </w:rPr>
            </w:pPr>
            <w:r w:rsidRPr="00977EA3">
              <w:rPr>
                <w:noProof w:val="0"/>
              </w:rPr>
              <w:t>N</w:t>
            </w:r>
          </w:p>
        </w:tc>
      </w:tr>
      <w:tr w:rsidR="007A1F44" w:rsidRPr="00977EA3" w14:paraId="03FC9C42" w14:textId="77777777" w:rsidTr="003462A5">
        <w:trPr>
          <w:cantSplit/>
        </w:trPr>
        <w:tc>
          <w:tcPr>
            <w:tcW w:w="2358" w:type="dxa"/>
          </w:tcPr>
          <w:p w14:paraId="0BB300A3" w14:textId="77777777" w:rsidR="007A1F44" w:rsidRPr="00977EA3" w:rsidRDefault="007A1F44" w:rsidP="0055376D">
            <w:pPr>
              <w:pStyle w:val="TableEntry"/>
              <w:rPr>
                <w:noProof w:val="0"/>
              </w:rPr>
            </w:pPr>
            <w:r w:rsidRPr="00977EA3">
              <w:rPr>
                <w:noProof w:val="0"/>
              </w:rPr>
              <w:t xml:space="preserve">Version </w:t>
            </w:r>
          </w:p>
        </w:tc>
        <w:tc>
          <w:tcPr>
            <w:tcW w:w="3600" w:type="dxa"/>
          </w:tcPr>
          <w:p w14:paraId="6D2C1CCB" w14:textId="77777777" w:rsidR="007A1F44" w:rsidRPr="00977EA3" w:rsidRDefault="007A1F44" w:rsidP="0055376D">
            <w:pPr>
              <w:pStyle w:val="TableEntry"/>
              <w:rPr>
                <w:noProof w:val="0"/>
              </w:rPr>
            </w:pPr>
            <w:r w:rsidRPr="00977EA3">
              <w:rPr>
                <w:noProof w:val="0"/>
              </w:rPr>
              <w:t>A string identifying the specific version of the value set.</w:t>
            </w:r>
          </w:p>
        </w:tc>
        <w:tc>
          <w:tcPr>
            <w:tcW w:w="1620" w:type="dxa"/>
          </w:tcPr>
          <w:p w14:paraId="50597EB2" w14:textId="77777777" w:rsidR="007A1F44" w:rsidRPr="00977EA3" w:rsidRDefault="007A1F44" w:rsidP="0055376D">
            <w:pPr>
              <w:pStyle w:val="TableEntry"/>
              <w:rPr>
                <w:noProof w:val="0"/>
              </w:rPr>
            </w:pPr>
            <w:r w:rsidRPr="00977EA3">
              <w:rPr>
                <w:noProof w:val="0"/>
              </w:rPr>
              <w:t>Mandatory</w:t>
            </w:r>
          </w:p>
        </w:tc>
        <w:tc>
          <w:tcPr>
            <w:tcW w:w="1260" w:type="dxa"/>
          </w:tcPr>
          <w:p w14:paraId="145E62AF" w14:textId="77777777" w:rsidR="007A1F44" w:rsidRPr="00977EA3" w:rsidRDefault="007A1F44" w:rsidP="0055376D">
            <w:pPr>
              <w:pStyle w:val="TableEntry"/>
              <w:rPr>
                <w:noProof w:val="0"/>
              </w:rPr>
            </w:pPr>
            <w:r w:rsidRPr="00977EA3">
              <w:rPr>
                <w:noProof w:val="0"/>
              </w:rPr>
              <w:t>N</w:t>
            </w:r>
          </w:p>
        </w:tc>
      </w:tr>
      <w:tr w:rsidR="007A1F44" w:rsidRPr="00977EA3" w14:paraId="22347E91" w14:textId="77777777" w:rsidTr="003462A5">
        <w:trPr>
          <w:cantSplit/>
        </w:trPr>
        <w:tc>
          <w:tcPr>
            <w:tcW w:w="2358" w:type="dxa"/>
          </w:tcPr>
          <w:p w14:paraId="0D034ACC" w14:textId="77777777" w:rsidR="007A1F44" w:rsidRPr="00977EA3" w:rsidRDefault="007A1F44" w:rsidP="0055376D">
            <w:pPr>
              <w:pStyle w:val="TableEntry"/>
              <w:rPr>
                <w:noProof w:val="0"/>
              </w:rPr>
            </w:pPr>
            <w:r w:rsidRPr="00977EA3">
              <w:rPr>
                <w:noProof w:val="0"/>
              </w:rPr>
              <w:t xml:space="preserve">Status </w:t>
            </w:r>
          </w:p>
        </w:tc>
        <w:tc>
          <w:tcPr>
            <w:tcW w:w="3600" w:type="dxa"/>
          </w:tcPr>
          <w:p w14:paraId="52593E23" w14:textId="77777777" w:rsidR="007A1F44" w:rsidRPr="00977EA3" w:rsidRDefault="007A1F44" w:rsidP="0055376D">
            <w:pPr>
              <w:pStyle w:val="TableEntry"/>
              <w:rPr>
                <w:noProof w:val="0"/>
              </w:rPr>
            </w:pPr>
            <w:r w:rsidRPr="00977EA3">
              <w:rPr>
                <w:noProof w:val="0"/>
              </w:rPr>
              <w:t>Active, Inactive, local extensions</w:t>
            </w:r>
          </w:p>
        </w:tc>
        <w:tc>
          <w:tcPr>
            <w:tcW w:w="1620" w:type="dxa"/>
          </w:tcPr>
          <w:p w14:paraId="44B1B03D" w14:textId="77777777" w:rsidR="007A1F44" w:rsidRPr="00977EA3" w:rsidRDefault="007A1F44" w:rsidP="0055376D">
            <w:pPr>
              <w:pStyle w:val="TableEntry"/>
              <w:rPr>
                <w:noProof w:val="0"/>
              </w:rPr>
            </w:pPr>
            <w:r w:rsidRPr="00977EA3">
              <w:rPr>
                <w:noProof w:val="0"/>
              </w:rPr>
              <w:t>Mandatory</w:t>
            </w:r>
          </w:p>
        </w:tc>
        <w:tc>
          <w:tcPr>
            <w:tcW w:w="1260" w:type="dxa"/>
          </w:tcPr>
          <w:p w14:paraId="6FC2E0BC" w14:textId="77777777" w:rsidR="007A1F44" w:rsidRPr="00977EA3" w:rsidRDefault="007A1F44" w:rsidP="0055376D">
            <w:pPr>
              <w:pStyle w:val="TableEntry"/>
              <w:rPr>
                <w:noProof w:val="0"/>
              </w:rPr>
            </w:pPr>
            <w:r w:rsidRPr="00977EA3">
              <w:rPr>
                <w:noProof w:val="0"/>
              </w:rPr>
              <w:t>N</w:t>
            </w:r>
          </w:p>
        </w:tc>
      </w:tr>
      <w:tr w:rsidR="007A1F44" w:rsidRPr="00977EA3" w14:paraId="095D448D" w14:textId="77777777" w:rsidTr="003462A5">
        <w:trPr>
          <w:cantSplit/>
        </w:trPr>
        <w:tc>
          <w:tcPr>
            <w:tcW w:w="2358" w:type="dxa"/>
          </w:tcPr>
          <w:p w14:paraId="52E8344D" w14:textId="77777777" w:rsidR="007A1F44" w:rsidRPr="00977EA3" w:rsidRDefault="007A1F44" w:rsidP="0055376D">
            <w:pPr>
              <w:pStyle w:val="TableEntry"/>
              <w:rPr>
                <w:noProof w:val="0"/>
              </w:rPr>
            </w:pPr>
            <w:r w:rsidRPr="00977EA3">
              <w:rPr>
                <w:noProof w:val="0"/>
              </w:rPr>
              <w:t>Type</w:t>
            </w:r>
          </w:p>
        </w:tc>
        <w:tc>
          <w:tcPr>
            <w:tcW w:w="3600" w:type="dxa"/>
          </w:tcPr>
          <w:p w14:paraId="312B4D95" w14:textId="77777777" w:rsidR="007A1F44" w:rsidRPr="00977EA3" w:rsidRDefault="007A1F44" w:rsidP="00A063AC">
            <w:pPr>
              <w:pStyle w:val="TableEntry"/>
              <w:rPr>
                <w:noProof w:val="0"/>
              </w:rPr>
            </w:pPr>
            <w:r w:rsidRPr="00977EA3">
              <w:rPr>
                <w:noProof w:val="0"/>
              </w:rPr>
              <w:t>This describes the type of the value set. It shall be:</w:t>
            </w:r>
          </w:p>
          <w:p w14:paraId="654C1E46" w14:textId="77777777" w:rsidR="008E3CF3" w:rsidRPr="00977EA3" w:rsidRDefault="007A1F44" w:rsidP="003462A5">
            <w:pPr>
              <w:pStyle w:val="TableEntry"/>
              <w:numPr>
                <w:ilvl w:val="0"/>
                <w:numId w:val="48"/>
              </w:numPr>
              <w:rPr>
                <w:noProof w:val="0"/>
              </w:rPr>
            </w:pPr>
            <w:proofErr w:type="spellStart"/>
            <w:r w:rsidRPr="00977EA3">
              <w:rPr>
                <w:noProof w:val="0"/>
              </w:rPr>
              <w:t>Intensional</w:t>
            </w:r>
            <w:proofErr w:type="spellEnd"/>
            <w:r w:rsidRPr="00977EA3">
              <w:rPr>
                <w:noProof w:val="0"/>
              </w:rPr>
              <w:t>,</w:t>
            </w:r>
          </w:p>
          <w:p w14:paraId="343258C5" w14:textId="77777777" w:rsidR="008E3CF3" w:rsidRPr="00977EA3" w:rsidRDefault="007A1F44" w:rsidP="003462A5">
            <w:pPr>
              <w:pStyle w:val="TableEntry"/>
              <w:numPr>
                <w:ilvl w:val="0"/>
                <w:numId w:val="48"/>
              </w:numPr>
              <w:rPr>
                <w:noProof w:val="0"/>
              </w:rPr>
            </w:pPr>
            <w:r w:rsidRPr="00977EA3">
              <w:rPr>
                <w:noProof w:val="0"/>
              </w:rPr>
              <w:t>Extensional, or</w:t>
            </w:r>
          </w:p>
          <w:p w14:paraId="0A844247" w14:textId="77777777" w:rsidR="008E3CF3" w:rsidRPr="00977EA3" w:rsidRDefault="007A1F44" w:rsidP="003462A5">
            <w:pPr>
              <w:pStyle w:val="TableEntry"/>
              <w:numPr>
                <w:ilvl w:val="0"/>
                <w:numId w:val="48"/>
              </w:numPr>
              <w:rPr>
                <w:noProof w:val="0"/>
              </w:rPr>
            </w:pPr>
            <w:r w:rsidRPr="00977EA3">
              <w:rPr>
                <w:noProof w:val="0"/>
              </w:rPr>
              <w:t>Expanded</w:t>
            </w:r>
          </w:p>
          <w:p w14:paraId="0EEF66ED" w14:textId="4ACBC9C2" w:rsidR="007A1F44" w:rsidRPr="00977EA3" w:rsidRDefault="007A1F44" w:rsidP="003462A5">
            <w:pPr>
              <w:pStyle w:val="TableEntry"/>
              <w:rPr>
                <w:noProof w:val="0"/>
              </w:rPr>
            </w:pPr>
            <w:r w:rsidRPr="00977EA3">
              <w:rPr>
                <w:noProof w:val="0"/>
              </w:rPr>
              <w:t>Note:</w:t>
            </w:r>
            <w:r w:rsidR="005252C5" w:rsidRPr="00977EA3">
              <w:rPr>
                <w:noProof w:val="0"/>
              </w:rPr>
              <w:t xml:space="preserve"> </w:t>
            </w:r>
            <w:r w:rsidRPr="00977EA3">
              <w:rPr>
                <w:noProof w:val="0"/>
              </w:rPr>
              <w:t xml:space="preserve">This is the type of the value set in the repository. The </w:t>
            </w:r>
            <w:proofErr w:type="spellStart"/>
            <w:r w:rsidRPr="00977EA3">
              <w:rPr>
                <w:noProof w:val="0"/>
              </w:rPr>
              <w:t>ConceptList</w:t>
            </w:r>
            <w:proofErr w:type="spellEnd"/>
            <w:r w:rsidRPr="00977EA3">
              <w:rPr>
                <w:noProof w:val="0"/>
              </w:rPr>
              <w:t xml:space="preserve"> that will also be returned is the current expansion of the value set.</w:t>
            </w:r>
          </w:p>
        </w:tc>
        <w:tc>
          <w:tcPr>
            <w:tcW w:w="1620" w:type="dxa"/>
          </w:tcPr>
          <w:p w14:paraId="114C505E" w14:textId="77777777" w:rsidR="007A1F44" w:rsidRPr="00977EA3" w:rsidRDefault="007A1F44" w:rsidP="0055376D">
            <w:pPr>
              <w:pStyle w:val="TableEntry"/>
              <w:rPr>
                <w:noProof w:val="0"/>
              </w:rPr>
            </w:pPr>
            <w:r w:rsidRPr="00977EA3">
              <w:rPr>
                <w:noProof w:val="0"/>
              </w:rPr>
              <w:t>Mandatory</w:t>
            </w:r>
          </w:p>
        </w:tc>
        <w:tc>
          <w:tcPr>
            <w:tcW w:w="1260" w:type="dxa"/>
          </w:tcPr>
          <w:p w14:paraId="37B3D774" w14:textId="77777777" w:rsidR="007A1F44" w:rsidRPr="00977EA3" w:rsidRDefault="007A1F44" w:rsidP="0055376D">
            <w:pPr>
              <w:pStyle w:val="TableEntry"/>
              <w:rPr>
                <w:noProof w:val="0"/>
              </w:rPr>
            </w:pPr>
            <w:r w:rsidRPr="00977EA3">
              <w:rPr>
                <w:noProof w:val="0"/>
              </w:rPr>
              <w:t>N</w:t>
            </w:r>
          </w:p>
        </w:tc>
      </w:tr>
      <w:tr w:rsidR="007A1F44" w:rsidRPr="00977EA3" w14:paraId="5C014422" w14:textId="77777777" w:rsidTr="003462A5">
        <w:trPr>
          <w:cantSplit/>
        </w:trPr>
        <w:tc>
          <w:tcPr>
            <w:tcW w:w="2358" w:type="dxa"/>
          </w:tcPr>
          <w:p w14:paraId="5A1B8CAB" w14:textId="77777777" w:rsidR="007A1F44" w:rsidRPr="00977EA3" w:rsidRDefault="007A1F44" w:rsidP="0055376D">
            <w:pPr>
              <w:pStyle w:val="TableEntry"/>
              <w:rPr>
                <w:noProof w:val="0"/>
              </w:rPr>
            </w:pPr>
            <w:r w:rsidRPr="00977EA3">
              <w:rPr>
                <w:noProof w:val="0"/>
              </w:rPr>
              <w:t>Binding</w:t>
            </w:r>
          </w:p>
        </w:tc>
        <w:tc>
          <w:tcPr>
            <w:tcW w:w="3600" w:type="dxa"/>
          </w:tcPr>
          <w:p w14:paraId="6DF065D8" w14:textId="77777777" w:rsidR="007A1F44" w:rsidRPr="00977EA3" w:rsidRDefault="007A1F44" w:rsidP="0055376D">
            <w:pPr>
              <w:pStyle w:val="TableEntry"/>
              <w:rPr>
                <w:b/>
                <w:noProof w:val="0"/>
              </w:rPr>
            </w:pPr>
            <w:r w:rsidRPr="00977EA3">
              <w:rPr>
                <w:noProof w:val="0"/>
              </w:rPr>
              <w:t>Shall be “Static” or “Dynamic”</w:t>
            </w:r>
          </w:p>
        </w:tc>
        <w:tc>
          <w:tcPr>
            <w:tcW w:w="1620" w:type="dxa"/>
          </w:tcPr>
          <w:p w14:paraId="3A7FF49F" w14:textId="77777777" w:rsidR="007A1F44" w:rsidRPr="00977EA3" w:rsidRDefault="007A1F44" w:rsidP="0055376D">
            <w:pPr>
              <w:pStyle w:val="TableEntry"/>
              <w:rPr>
                <w:b/>
                <w:noProof w:val="0"/>
              </w:rPr>
            </w:pPr>
            <w:r w:rsidRPr="00977EA3">
              <w:rPr>
                <w:noProof w:val="0"/>
              </w:rPr>
              <w:t>Optional</w:t>
            </w:r>
          </w:p>
        </w:tc>
        <w:tc>
          <w:tcPr>
            <w:tcW w:w="1260" w:type="dxa"/>
          </w:tcPr>
          <w:p w14:paraId="59D859FE" w14:textId="77777777" w:rsidR="007A1F44" w:rsidRPr="00977EA3" w:rsidRDefault="007A1F44" w:rsidP="0055376D">
            <w:pPr>
              <w:pStyle w:val="TableEntry"/>
              <w:rPr>
                <w:noProof w:val="0"/>
              </w:rPr>
            </w:pPr>
            <w:r w:rsidRPr="00977EA3">
              <w:rPr>
                <w:noProof w:val="0"/>
              </w:rPr>
              <w:t>N</w:t>
            </w:r>
          </w:p>
        </w:tc>
      </w:tr>
      <w:tr w:rsidR="007A1F44" w:rsidRPr="00977EA3" w14:paraId="2A564897" w14:textId="77777777" w:rsidTr="003462A5">
        <w:trPr>
          <w:cantSplit/>
        </w:trPr>
        <w:tc>
          <w:tcPr>
            <w:tcW w:w="2358" w:type="dxa"/>
          </w:tcPr>
          <w:p w14:paraId="379FA48B" w14:textId="77777777" w:rsidR="007A1F44" w:rsidRPr="00977EA3" w:rsidRDefault="007A1F44" w:rsidP="0055376D">
            <w:pPr>
              <w:pStyle w:val="TableEntry"/>
              <w:rPr>
                <w:noProof w:val="0"/>
              </w:rPr>
            </w:pPr>
            <w:r w:rsidRPr="00977EA3">
              <w:rPr>
                <w:noProof w:val="0"/>
              </w:rPr>
              <w:t xml:space="preserve">Effective Date </w:t>
            </w:r>
          </w:p>
        </w:tc>
        <w:tc>
          <w:tcPr>
            <w:tcW w:w="3600" w:type="dxa"/>
          </w:tcPr>
          <w:p w14:paraId="02783A52" w14:textId="77777777" w:rsidR="007A1F44" w:rsidRPr="00977EA3" w:rsidRDefault="007A1F44" w:rsidP="0055376D">
            <w:pPr>
              <w:pStyle w:val="TableEntry"/>
              <w:rPr>
                <w:noProof w:val="0"/>
              </w:rPr>
            </w:pPr>
            <w:r w:rsidRPr="00977EA3">
              <w:rPr>
                <w:noProof w:val="0"/>
              </w:rPr>
              <w:t xml:space="preserve">The date when the value set is expected to be effective </w:t>
            </w:r>
          </w:p>
        </w:tc>
        <w:tc>
          <w:tcPr>
            <w:tcW w:w="1620" w:type="dxa"/>
          </w:tcPr>
          <w:p w14:paraId="59621CC0" w14:textId="77777777" w:rsidR="007A1F44" w:rsidRPr="00977EA3" w:rsidRDefault="007A1F44" w:rsidP="0055376D">
            <w:pPr>
              <w:pStyle w:val="TableEntry"/>
              <w:rPr>
                <w:noProof w:val="0"/>
              </w:rPr>
            </w:pPr>
            <w:r w:rsidRPr="00977EA3">
              <w:rPr>
                <w:noProof w:val="0"/>
              </w:rPr>
              <w:t>Optional</w:t>
            </w:r>
          </w:p>
        </w:tc>
        <w:tc>
          <w:tcPr>
            <w:tcW w:w="1260" w:type="dxa"/>
          </w:tcPr>
          <w:p w14:paraId="23F5DE1A" w14:textId="77777777" w:rsidR="007A1F44" w:rsidRPr="00977EA3" w:rsidRDefault="007A1F44" w:rsidP="0055376D">
            <w:pPr>
              <w:pStyle w:val="TableEntry"/>
              <w:rPr>
                <w:noProof w:val="0"/>
              </w:rPr>
            </w:pPr>
            <w:r w:rsidRPr="00977EA3">
              <w:rPr>
                <w:noProof w:val="0"/>
              </w:rPr>
              <w:t>Y</w:t>
            </w:r>
          </w:p>
        </w:tc>
      </w:tr>
      <w:tr w:rsidR="007A1F44" w:rsidRPr="00977EA3" w14:paraId="11593C6C" w14:textId="77777777" w:rsidTr="003462A5">
        <w:trPr>
          <w:cantSplit/>
        </w:trPr>
        <w:tc>
          <w:tcPr>
            <w:tcW w:w="2358" w:type="dxa"/>
          </w:tcPr>
          <w:p w14:paraId="4B2B84B9" w14:textId="77777777" w:rsidR="007A1F44" w:rsidRPr="00977EA3" w:rsidRDefault="007A1F44" w:rsidP="0055376D">
            <w:pPr>
              <w:pStyle w:val="TableEntry"/>
              <w:rPr>
                <w:noProof w:val="0"/>
              </w:rPr>
            </w:pPr>
            <w:r w:rsidRPr="00977EA3">
              <w:rPr>
                <w:noProof w:val="0"/>
              </w:rPr>
              <w:t xml:space="preserve">Expiration Date </w:t>
            </w:r>
          </w:p>
        </w:tc>
        <w:tc>
          <w:tcPr>
            <w:tcW w:w="3600" w:type="dxa"/>
          </w:tcPr>
          <w:p w14:paraId="5F8F8C11" w14:textId="77777777" w:rsidR="007A1F44" w:rsidRPr="00977EA3" w:rsidRDefault="007A1F44" w:rsidP="0055376D">
            <w:pPr>
              <w:pStyle w:val="TableEntry"/>
              <w:rPr>
                <w:noProof w:val="0"/>
              </w:rPr>
            </w:pPr>
            <w:r w:rsidRPr="00977EA3">
              <w:rPr>
                <w:noProof w:val="0"/>
              </w:rPr>
              <w:t xml:space="preserve">The date when the value set is no longer expected to be used </w:t>
            </w:r>
          </w:p>
        </w:tc>
        <w:tc>
          <w:tcPr>
            <w:tcW w:w="1620" w:type="dxa"/>
          </w:tcPr>
          <w:p w14:paraId="20FD405E" w14:textId="77777777" w:rsidR="007A1F44" w:rsidRPr="00977EA3" w:rsidRDefault="007A1F44" w:rsidP="0055376D">
            <w:pPr>
              <w:pStyle w:val="TableEntry"/>
              <w:rPr>
                <w:noProof w:val="0"/>
              </w:rPr>
            </w:pPr>
            <w:r w:rsidRPr="00977EA3">
              <w:rPr>
                <w:noProof w:val="0"/>
              </w:rPr>
              <w:t>Optional</w:t>
            </w:r>
          </w:p>
        </w:tc>
        <w:tc>
          <w:tcPr>
            <w:tcW w:w="1260" w:type="dxa"/>
          </w:tcPr>
          <w:p w14:paraId="2E9B27F9" w14:textId="77777777" w:rsidR="007A1F44" w:rsidRPr="00977EA3" w:rsidRDefault="007A1F44" w:rsidP="0055376D">
            <w:pPr>
              <w:pStyle w:val="TableEntry"/>
              <w:rPr>
                <w:noProof w:val="0"/>
              </w:rPr>
            </w:pPr>
            <w:r w:rsidRPr="00977EA3">
              <w:rPr>
                <w:noProof w:val="0"/>
              </w:rPr>
              <w:t>Y</w:t>
            </w:r>
          </w:p>
        </w:tc>
      </w:tr>
      <w:tr w:rsidR="007A1F44" w:rsidRPr="00977EA3" w14:paraId="68BCF76C" w14:textId="77777777" w:rsidTr="003462A5">
        <w:trPr>
          <w:cantSplit/>
        </w:trPr>
        <w:tc>
          <w:tcPr>
            <w:tcW w:w="2358" w:type="dxa"/>
          </w:tcPr>
          <w:p w14:paraId="276FC138" w14:textId="77777777" w:rsidR="007A1F44" w:rsidRPr="00977EA3" w:rsidRDefault="007A1F44" w:rsidP="0055376D">
            <w:pPr>
              <w:pStyle w:val="TableEntry"/>
              <w:rPr>
                <w:noProof w:val="0"/>
              </w:rPr>
            </w:pPr>
            <w:r w:rsidRPr="00977EA3">
              <w:rPr>
                <w:noProof w:val="0"/>
              </w:rPr>
              <w:t>Creation Date</w:t>
            </w:r>
          </w:p>
        </w:tc>
        <w:tc>
          <w:tcPr>
            <w:tcW w:w="3600" w:type="dxa"/>
          </w:tcPr>
          <w:p w14:paraId="05544DD9" w14:textId="77777777" w:rsidR="007A1F44" w:rsidRPr="00977EA3" w:rsidRDefault="007A1F44" w:rsidP="0055376D">
            <w:pPr>
              <w:pStyle w:val="TableEntry"/>
              <w:rPr>
                <w:noProof w:val="0"/>
              </w:rPr>
            </w:pPr>
            <w:r w:rsidRPr="00977EA3">
              <w:rPr>
                <w:noProof w:val="0"/>
              </w:rPr>
              <w:t xml:space="preserve">The date of creation of the value set </w:t>
            </w:r>
          </w:p>
        </w:tc>
        <w:tc>
          <w:tcPr>
            <w:tcW w:w="1620" w:type="dxa"/>
          </w:tcPr>
          <w:p w14:paraId="0E3B42C5" w14:textId="77777777" w:rsidR="007A1F44" w:rsidRPr="00977EA3" w:rsidRDefault="007A1F44" w:rsidP="0055376D">
            <w:pPr>
              <w:pStyle w:val="TableEntry"/>
              <w:rPr>
                <w:noProof w:val="0"/>
              </w:rPr>
            </w:pPr>
            <w:r w:rsidRPr="00977EA3">
              <w:rPr>
                <w:noProof w:val="0"/>
              </w:rPr>
              <w:t>Optional</w:t>
            </w:r>
          </w:p>
        </w:tc>
        <w:tc>
          <w:tcPr>
            <w:tcW w:w="1260" w:type="dxa"/>
          </w:tcPr>
          <w:p w14:paraId="127D373E" w14:textId="77777777" w:rsidR="007A1F44" w:rsidRPr="00977EA3" w:rsidRDefault="007A1F44" w:rsidP="0055376D">
            <w:pPr>
              <w:pStyle w:val="TableEntry"/>
              <w:rPr>
                <w:noProof w:val="0"/>
              </w:rPr>
            </w:pPr>
            <w:r w:rsidRPr="00977EA3">
              <w:rPr>
                <w:noProof w:val="0"/>
              </w:rPr>
              <w:t>Y</w:t>
            </w:r>
          </w:p>
        </w:tc>
      </w:tr>
      <w:tr w:rsidR="007A1F44" w:rsidRPr="00977EA3" w14:paraId="68C6FD1E" w14:textId="77777777" w:rsidTr="003462A5">
        <w:trPr>
          <w:cantSplit/>
        </w:trPr>
        <w:tc>
          <w:tcPr>
            <w:tcW w:w="2358" w:type="dxa"/>
          </w:tcPr>
          <w:p w14:paraId="346CE964" w14:textId="77777777" w:rsidR="007A1F44" w:rsidRPr="00977EA3" w:rsidRDefault="007A1F44" w:rsidP="0055376D">
            <w:pPr>
              <w:pStyle w:val="TableEntry"/>
              <w:rPr>
                <w:noProof w:val="0"/>
              </w:rPr>
            </w:pPr>
            <w:r w:rsidRPr="00977EA3">
              <w:rPr>
                <w:noProof w:val="0"/>
              </w:rPr>
              <w:t xml:space="preserve">Revision Date </w:t>
            </w:r>
          </w:p>
        </w:tc>
        <w:tc>
          <w:tcPr>
            <w:tcW w:w="3600" w:type="dxa"/>
          </w:tcPr>
          <w:p w14:paraId="51425E2B" w14:textId="77777777" w:rsidR="007A1F44" w:rsidRPr="00977EA3" w:rsidRDefault="007A1F44" w:rsidP="0055376D">
            <w:pPr>
              <w:pStyle w:val="TableEntry"/>
              <w:rPr>
                <w:noProof w:val="0"/>
              </w:rPr>
            </w:pPr>
            <w:r w:rsidRPr="00977EA3">
              <w:rPr>
                <w:noProof w:val="0"/>
              </w:rPr>
              <w:t xml:space="preserve">The date of revision of the value set </w:t>
            </w:r>
          </w:p>
        </w:tc>
        <w:tc>
          <w:tcPr>
            <w:tcW w:w="1620" w:type="dxa"/>
          </w:tcPr>
          <w:p w14:paraId="7A238457" w14:textId="77777777" w:rsidR="007A1F44" w:rsidRPr="00977EA3" w:rsidRDefault="007A1F44" w:rsidP="0055376D">
            <w:pPr>
              <w:pStyle w:val="TableEntry"/>
              <w:rPr>
                <w:noProof w:val="0"/>
              </w:rPr>
            </w:pPr>
            <w:r w:rsidRPr="00977EA3">
              <w:rPr>
                <w:noProof w:val="0"/>
              </w:rPr>
              <w:t>Optional</w:t>
            </w:r>
          </w:p>
        </w:tc>
        <w:tc>
          <w:tcPr>
            <w:tcW w:w="1260" w:type="dxa"/>
          </w:tcPr>
          <w:p w14:paraId="3F98ECF3" w14:textId="77777777" w:rsidR="007A1F44" w:rsidRPr="00977EA3" w:rsidRDefault="007A1F44" w:rsidP="0055376D">
            <w:pPr>
              <w:pStyle w:val="TableEntry"/>
              <w:rPr>
                <w:noProof w:val="0"/>
              </w:rPr>
            </w:pPr>
            <w:r w:rsidRPr="00977EA3">
              <w:rPr>
                <w:noProof w:val="0"/>
              </w:rPr>
              <w:t>Y</w:t>
            </w:r>
          </w:p>
        </w:tc>
      </w:tr>
      <w:tr w:rsidR="007A1F44" w:rsidRPr="00977EA3" w14:paraId="6416A485" w14:textId="77777777" w:rsidTr="003462A5">
        <w:trPr>
          <w:cantSplit/>
        </w:trPr>
        <w:tc>
          <w:tcPr>
            <w:tcW w:w="2358" w:type="dxa"/>
          </w:tcPr>
          <w:p w14:paraId="34E955BF" w14:textId="77777777" w:rsidR="007A1F44" w:rsidRPr="00977EA3" w:rsidRDefault="007A1F44" w:rsidP="0055376D">
            <w:pPr>
              <w:pStyle w:val="TableEntry"/>
              <w:rPr>
                <w:noProof w:val="0"/>
              </w:rPr>
            </w:pPr>
            <w:r w:rsidRPr="00977EA3">
              <w:rPr>
                <w:noProof w:val="0"/>
              </w:rPr>
              <w:t>Group</w:t>
            </w:r>
          </w:p>
        </w:tc>
        <w:tc>
          <w:tcPr>
            <w:tcW w:w="3600" w:type="dxa"/>
          </w:tcPr>
          <w:p w14:paraId="768B3ECD" w14:textId="77777777" w:rsidR="007A1F44" w:rsidRPr="00977EA3" w:rsidRDefault="007A1F44" w:rsidP="0055376D">
            <w:pPr>
              <w:pStyle w:val="TableEntry"/>
              <w:rPr>
                <w:noProof w:val="0"/>
              </w:rPr>
            </w:pPr>
            <w:r w:rsidRPr="00977EA3">
              <w:rPr>
                <w:noProof w:val="0"/>
              </w:rPr>
              <w:t>The identifiers and keywords of the groups that include this value set. A group may also have an OID assigned.</w:t>
            </w:r>
          </w:p>
        </w:tc>
        <w:tc>
          <w:tcPr>
            <w:tcW w:w="1620" w:type="dxa"/>
          </w:tcPr>
          <w:p w14:paraId="56F52413" w14:textId="77777777" w:rsidR="007A1F44" w:rsidRPr="00977EA3" w:rsidRDefault="007A1F44" w:rsidP="0055376D">
            <w:pPr>
              <w:pStyle w:val="TableEntry"/>
              <w:rPr>
                <w:noProof w:val="0"/>
              </w:rPr>
            </w:pPr>
            <w:r w:rsidRPr="00977EA3">
              <w:rPr>
                <w:noProof w:val="0"/>
              </w:rPr>
              <w:t>Optional</w:t>
            </w:r>
          </w:p>
        </w:tc>
        <w:tc>
          <w:tcPr>
            <w:tcW w:w="1260" w:type="dxa"/>
          </w:tcPr>
          <w:p w14:paraId="1575D26F" w14:textId="77777777" w:rsidR="007A1F44" w:rsidRPr="00977EA3" w:rsidRDefault="007A1F44" w:rsidP="0055376D">
            <w:pPr>
              <w:pStyle w:val="TableEntry"/>
              <w:rPr>
                <w:noProof w:val="0"/>
              </w:rPr>
            </w:pPr>
            <w:r w:rsidRPr="00977EA3">
              <w:rPr>
                <w:noProof w:val="0"/>
              </w:rPr>
              <w:t>Y</w:t>
            </w:r>
          </w:p>
        </w:tc>
      </w:tr>
    </w:tbl>
    <w:p w14:paraId="53B264FF" w14:textId="77777777" w:rsidR="007A1F44" w:rsidRPr="00977EA3" w:rsidRDefault="007A1F44" w:rsidP="0055376D">
      <w:pPr>
        <w:pStyle w:val="Corpotesto"/>
      </w:pPr>
    </w:p>
    <w:p w14:paraId="7DD96CF0"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3.60.4.1.2 Message Semantics</w:t>
      </w:r>
    </w:p>
    <w:p w14:paraId="2ACD4062" w14:textId="4295700B" w:rsidR="007A1F44" w:rsidRPr="00977EA3" w:rsidRDefault="007A1F44" w:rsidP="00601E92">
      <w:pPr>
        <w:pStyle w:val="Corpotesto"/>
      </w:pPr>
      <w:r w:rsidRPr="00977EA3">
        <w:t xml:space="preserve">The Retrieve Multiple Value Sets Request shall specify retrieval selection parameters as shown in the Table 3.60.4.1.2-1. It requests retrieval of all concept lists that have metadata matching </w:t>
      </w:r>
      <w:r w:rsidR="00383381" w:rsidRPr="00977EA3">
        <w:t>the parameters</w:t>
      </w:r>
      <w:r w:rsidRPr="00977EA3">
        <w:t xml:space="preserve"> used. At least one request parameter shall be provided. </w:t>
      </w:r>
    </w:p>
    <w:p w14:paraId="1F2BC8C5" w14:textId="77777777" w:rsidR="007A1F44" w:rsidRPr="00977EA3" w:rsidRDefault="007A1F44" w:rsidP="0055376D">
      <w:pPr>
        <w:pStyle w:val="TableTitle"/>
        <w:rPr>
          <w:noProof w:val="0"/>
        </w:rPr>
      </w:pPr>
      <w:r w:rsidRPr="00977EA3">
        <w:rPr>
          <w:noProof w:val="0"/>
        </w:rPr>
        <w:t xml:space="preserve">Table 3.60.4.1.2-1: The Request Parameters in the </w:t>
      </w:r>
      <w:proofErr w:type="spellStart"/>
      <w:r w:rsidRPr="00977EA3">
        <w:rPr>
          <w:noProof w:val="0"/>
        </w:rPr>
        <w:t>RetrieveMultipleValueSets</w:t>
      </w:r>
      <w:proofErr w:type="spellEnd"/>
      <w:r w:rsidRPr="00977EA3">
        <w:rPr>
          <w:noProof w:val="0"/>
        </w:rPr>
        <w:t xml:space="preserve"> Request</w:t>
      </w:r>
    </w:p>
    <w:tbl>
      <w:tblPr>
        <w:tblW w:w="9270" w:type="dxa"/>
        <w:tblInd w:w="108" w:type="dxa"/>
        <w:tblLayout w:type="fixed"/>
        <w:tblLook w:val="0000" w:firstRow="0" w:lastRow="0" w:firstColumn="0" w:lastColumn="0" w:noHBand="0" w:noVBand="0"/>
      </w:tblPr>
      <w:tblGrid>
        <w:gridCol w:w="2070"/>
        <w:gridCol w:w="1350"/>
        <w:gridCol w:w="1530"/>
        <w:gridCol w:w="1080"/>
        <w:gridCol w:w="1350"/>
        <w:gridCol w:w="1890"/>
      </w:tblGrid>
      <w:tr w:rsidR="007A1F44" w:rsidRPr="00977EA3" w14:paraId="19A75E51" w14:textId="77777777" w:rsidTr="00601E92">
        <w:trPr>
          <w:cantSplit/>
          <w:tblHeader/>
        </w:trPr>
        <w:tc>
          <w:tcPr>
            <w:tcW w:w="2070" w:type="dxa"/>
            <w:tcBorders>
              <w:top w:val="single" w:sz="4" w:space="0" w:color="000000"/>
              <w:left w:val="single" w:sz="4" w:space="0" w:color="000000"/>
              <w:bottom w:val="single" w:sz="4" w:space="0" w:color="000000"/>
            </w:tcBorders>
            <w:shd w:val="clear" w:color="auto" w:fill="E6E6E6"/>
          </w:tcPr>
          <w:p w14:paraId="6DC1E6E2" w14:textId="77777777" w:rsidR="007A1F44" w:rsidRPr="00977EA3" w:rsidRDefault="007A1F44" w:rsidP="003462A5">
            <w:pPr>
              <w:pStyle w:val="TableEntryHeader"/>
              <w:rPr>
                <w:noProof w:val="0"/>
              </w:rPr>
            </w:pPr>
            <w:r w:rsidRPr="00977EA3">
              <w:rPr>
                <w:noProof w:val="0"/>
              </w:rPr>
              <w:t>Parameter</w:t>
            </w:r>
          </w:p>
        </w:tc>
        <w:tc>
          <w:tcPr>
            <w:tcW w:w="1350" w:type="dxa"/>
            <w:tcBorders>
              <w:top w:val="single" w:sz="4" w:space="0" w:color="000000"/>
              <w:left w:val="single" w:sz="4" w:space="0" w:color="000000"/>
              <w:bottom w:val="single" w:sz="4" w:space="0" w:color="000000"/>
              <w:right w:val="single" w:sz="4" w:space="0" w:color="000000"/>
            </w:tcBorders>
            <w:shd w:val="clear" w:color="auto" w:fill="E6E6E6"/>
          </w:tcPr>
          <w:p w14:paraId="42C36A95" w14:textId="77777777" w:rsidR="007A1F44" w:rsidRPr="00977EA3" w:rsidRDefault="007A1F44" w:rsidP="003462A5">
            <w:pPr>
              <w:pStyle w:val="TableEntryHeader"/>
              <w:rPr>
                <w:noProof w:val="0"/>
              </w:rPr>
            </w:pPr>
            <w:r w:rsidRPr="00977EA3">
              <w:rPr>
                <w:noProof w:val="0"/>
              </w:rPr>
              <w:t>Parameter Format</w:t>
            </w:r>
          </w:p>
        </w:tc>
        <w:tc>
          <w:tcPr>
            <w:tcW w:w="1530" w:type="dxa"/>
            <w:tcBorders>
              <w:top w:val="single" w:sz="4" w:space="0" w:color="000000"/>
              <w:left w:val="single" w:sz="4" w:space="0" w:color="000000"/>
              <w:bottom w:val="single" w:sz="4" w:space="0" w:color="000000"/>
            </w:tcBorders>
            <w:shd w:val="clear" w:color="auto" w:fill="E6E6E6"/>
          </w:tcPr>
          <w:p w14:paraId="5DDCA0FB" w14:textId="77777777" w:rsidR="007A1F44" w:rsidRPr="00977EA3" w:rsidRDefault="007A1F44" w:rsidP="003462A5">
            <w:pPr>
              <w:pStyle w:val="TableEntryHeader"/>
              <w:rPr>
                <w:noProof w:val="0"/>
              </w:rPr>
            </w:pPr>
            <w:r w:rsidRPr="00977EA3">
              <w:rPr>
                <w:noProof w:val="0"/>
              </w:rPr>
              <w:t>Metadata Element</w:t>
            </w:r>
          </w:p>
        </w:tc>
        <w:tc>
          <w:tcPr>
            <w:tcW w:w="1080" w:type="dxa"/>
            <w:tcBorders>
              <w:top w:val="single" w:sz="4" w:space="0" w:color="000000"/>
              <w:left w:val="single" w:sz="4" w:space="0" w:color="000000"/>
              <w:bottom w:val="single" w:sz="4" w:space="0" w:color="000000"/>
            </w:tcBorders>
            <w:shd w:val="clear" w:color="auto" w:fill="E6E6E6"/>
          </w:tcPr>
          <w:p w14:paraId="7418A8A1" w14:textId="77777777" w:rsidR="007A1F44" w:rsidRPr="00977EA3" w:rsidRDefault="007A1F44" w:rsidP="003462A5">
            <w:pPr>
              <w:pStyle w:val="TableEntryHeader"/>
              <w:rPr>
                <w:noProof w:val="0"/>
              </w:rPr>
            </w:pPr>
            <w:r w:rsidRPr="00977EA3">
              <w:rPr>
                <w:noProof w:val="0"/>
              </w:rPr>
              <w:t>Match Type</w:t>
            </w:r>
          </w:p>
        </w:tc>
        <w:tc>
          <w:tcPr>
            <w:tcW w:w="1350" w:type="dxa"/>
            <w:tcBorders>
              <w:top w:val="single" w:sz="4" w:space="0" w:color="000000"/>
              <w:left w:val="single" w:sz="4" w:space="0" w:color="000000"/>
              <w:bottom w:val="single" w:sz="4" w:space="0" w:color="000000"/>
            </w:tcBorders>
            <w:shd w:val="clear" w:color="auto" w:fill="E6E6E6"/>
          </w:tcPr>
          <w:p w14:paraId="710A1475" w14:textId="77777777" w:rsidR="007A1F44" w:rsidRPr="00977EA3" w:rsidRDefault="007A1F44" w:rsidP="003462A5">
            <w:pPr>
              <w:pStyle w:val="TableEntryHeader"/>
              <w:rPr>
                <w:noProof w:val="0"/>
              </w:rPr>
            </w:pPr>
            <w:r w:rsidRPr="00977EA3">
              <w:rPr>
                <w:noProof w:val="0"/>
              </w:rPr>
              <w:t>Match Rules</w:t>
            </w:r>
          </w:p>
        </w:tc>
        <w:tc>
          <w:tcPr>
            <w:tcW w:w="1890" w:type="dxa"/>
            <w:tcBorders>
              <w:top w:val="single" w:sz="4" w:space="0" w:color="000000"/>
              <w:left w:val="single" w:sz="4" w:space="0" w:color="000000"/>
              <w:bottom w:val="single" w:sz="4" w:space="0" w:color="000000"/>
              <w:right w:val="single" w:sz="4" w:space="0" w:color="000000"/>
            </w:tcBorders>
            <w:shd w:val="clear" w:color="auto" w:fill="E6E6E6"/>
          </w:tcPr>
          <w:p w14:paraId="2ABFC2F8" w14:textId="77777777" w:rsidR="007A1F44" w:rsidRPr="00977EA3" w:rsidRDefault="007A1F44" w:rsidP="003462A5">
            <w:pPr>
              <w:pStyle w:val="TableEntryHeader"/>
              <w:rPr>
                <w:noProof w:val="0"/>
              </w:rPr>
            </w:pPr>
            <w:r w:rsidRPr="00977EA3">
              <w:rPr>
                <w:noProof w:val="0"/>
              </w:rPr>
              <w:t>Note</w:t>
            </w:r>
          </w:p>
        </w:tc>
      </w:tr>
      <w:tr w:rsidR="007A1F44" w:rsidRPr="00977EA3" w14:paraId="2DCBD5DE" w14:textId="77777777" w:rsidTr="0055376D">
        <w:tc>
          <w:tcPr>
            <w:tcW w:w="2070" w:type="dxa"/>
            <w:tcBorders>
              <w:top w:val="single" w:sz="4" w:space="0" w:color="000000"/>
              <w:left w:val="single" w:sz="4" w:space="0" w:color="000000"/>
              <w:bottom w:val="single" w:sz="4" w:space="0" w:color="000000"/>
            </w:tcBorders>
          </w:tcPr>
          <w:p w14:paraId="44DA0212" w14:textId="77777777" w:rsidR="007A1F44" w:rsidRPr="00977EA3" w:rsidRDefault="007A1F44" w:rsidP="0055376D">
            <w:pPr>
              <w:pStyle w:val="TableEntry"/>
              <w:rPr>
                <w:noProof w:val="0"/>
              </w:rPr>
            </w:pPr>
            <w:r w:rsidRPr="00977EA3">
              <w:rPr>
                <w:noProof w:val="0"/>
              </w:rPr>
              <w:t>id</w:t>
            </w:r>
          </w:p>
        </w:tc>
        <w:tc>
          <w:tcPr>
            <w:tcW w:w="1350" w:type="dxa"/>
            <w:tcBorders>
              <w:top w:val="single" w:sz="4" w:space="0" w:color="000000"/>
              <w:left w:val="single" w:sz="4" w:space="0" w:color="000000"/>
              <w:bottom w:val="single" w:sz="4" w:space="0" w:color="000000"/>
              <w:right w:val="single" w:sz="4" w:space="0" w:color="000000"/>
            </w:tcBorders>
          </w:tcPr>
          <w:p w14:paraId="7A8E52AA" w14:textId="77777777" w:rsidR="007A1F44" w:rsidRPr="00977EA3" w:rsidRDefault="007A1F44" w:rsidP="0055376D">
            <w:pPr>
              <w:pStyle w:val="TableEntry"/>
              <w:rPr>
                <w:noProof w:val="0"/>
              </w:rPr>
            </w:pPr>
            <w:r w:rsidRPr="00977EA3">
              <w:rPr>
                <w:noProof w:val="0"/>
              </w:rPr>
              <w:t>OID</w:t>
            </w:r>
          </w:p>
        </w:tc>
        <w:tc>
          <w:tcPr>
            <w:tcW w:w="1530" w:type="dxa"/>
            <w:tcBorders>
              <w:top w:val="single" w:sz="4" w:space="0" w:color="000000"/>
              <w:left w:val="single" w:sz="4" w:space="0" w:color="000000"/>
              <w:bottom w:val="single" w:sz="4" w:space="0" w:color="000000"/>
            </w:tcBorders>
          </w:tcPr>
          <w:p w14:paraId="410633B3" w14:textId="77777777" w:rsidR="007A1F44" w:rsidRPr="00977EA3" w:rsidRDefault="007A1F44" w:rsidP="0055376D">
            <w:pPr>
              <w:pStyle w:val="TableEntry"/>
              <w:rPr>
                <w:noProof w:val="0"/>
              </w:rPr>
            </w:pPr>
            <w:r w:rsidRPr="00977EA3">
              <w:rPr>
                <w:noProof w:val="0"/>
              </w:rPr>
              <w:t>id</w:t>
            </w:r>
          </w:p>
        </w:tc>
        <w:tc>
          <w:tcPr>
            <w:tcW w:w="1080" w:type="dxa"/>
            <w:tcBorders>
              <w:top w:val="single" w:sz="4" w:space="0" w:color="000000"/>
              <w:left w:val="single" w:sz="4" w:space="0" w:color="000000"/>
              <w:bottom w:val="single" w:sz="4" w:space="0" w:color="000000"/>
            </w:tcBorders>
          </w:tcPr>
          <w:p w14:paraId="25FA4241" w14:textId="77777777" w:rsidR="007A1F44" w:rsidRPr="00977EA3" w:rsidRDefault="007A1F44" w:rsidP="0055376D">
            <w:pPr>
              <w:pStyle w:val="TableEntry"/>
              <w:rPr>
                <w:noProof w:val="0"/>
              </w:rPr>
            </w:pPr>
            <w:r w:rsidRPr="00977EA3">
              <w:rPr>
                <w:noProof w:val="0"/>
              </w:rPr>
              <w:t>OID</w:t>
            </w:r>
          </w:p>
        </w:tc>
        <w:tc>
          <w:tcPr>
            <w:tcW w:w="1350" w:type="dxa"/>
            <w:tcBorders>
              <w:top w:val="single" w:sz="4" w:space="0" w:color="000000"/>
              <w:left w:val="single" w:sz="4" w:space="0" w:color="000000"/>
              <w:bottom w:val="single" w:sz="4" w:space="0" w:color="000000"/>
            </w:tcBorders>
          </w:tcPr>
          <w:p w14:paraId="0CCC847E" w14:textId="77777777" w:rsidR="007A1F44" w:rsidRPr="00977EA3" w:rsidRDefault="007A1F44" w:rsidP="0055376D">
            <w:pPr>
              <w:pStyle w:val="TableEntry"/>
              <w:rPr>
                <w:noProof w:val="0"/>
              </w:rPr>
            </w:pPr>
            <w:r w:rsidRPr="00977EA3">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1D039730" w14:textId="77777777" w:rsidR="007A1F44" w:rsidRPr="00977EA3" w:rsidRDefault="007A1F44" w:rsidP="0055376D">
            <w:pPr>
              <w:pStyle w:val="TableEntry"/>
              <w:rPr>
                <w:noProof w:val="0"/>
              </w:rPr>
            </w:pPr>
          </w:p>
        </w:tc>
      </w:tr>
      <w:tr w:rsidR="007A1F44" w:rsidRPr="00977EA3" w14:paraId="61159AC1" w14:textId="77777777" w:rsidTr="0055376D">
        <w:tc>
          <w:tcPr>
            <w:tcW w:w="2070" w:type="dxa"/>
            <w:tcBorders>
              <w:top w:val="single" w:sz="4" w:space="0" w:color="000000"/>
              <w:left w:val="single" w:sz="4" w:space="0" w:color="000000"/>
              <w:bottom w:val="single" w:sz="4" w:space="0" w:color="000000"/>
            </w:tcBorders>
          </w:tcPr>
          <w:p w14:paraId="7FD87FC9" w14:textId="77777777" w:rsidR="007A1F44" w:rsidRPr="00977EA3" w:rsidRDefault="007A1F44" w:rsidP="0055376D">
            <w:pPr>
              <w:pStyle w:val="TableEntry"/>
              <w:rPr>
                <w:noProof w:val="0"/>
              </w:rPr>
            </w:pPr>
            <w:proofErr w:type="spellStart"/>
            <w:r w:rsidRPr="00977EA3">
              <w:rPr>
                <w:noProof w:val="0"/>
              </w:rPr>
              <w:t>DisplayNameContains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2FAB2F91"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554C96BB" w14:textId="77777777" w:rsidR="007A1F44" w:rsidRPr="00977EA3" w:rsidRDefault="007A1F44" w:rsidP="0055376D">
            <w:pPr>
              <w:pStyle w:val="TableEntry"/>
              <w:rPr>
                <w:noProof w:val="0"/>
              </w:rPr>
            </w:pPr>
            <w:r w:rsidRPr="00977EA3">
              <w:rPr>
                <w:noProof w:val="0"/>
              </w:rPr>
              <w:t>Name</w:t>
            </w:r>
          </w:p>
        </w:tc>
        <w:tc>
          <w:tcPr>
            <w:tcW w:w="1080" w:type="dxa"/>
            <w:tcBorders>
              <w:top w:val="single" w:sz="4" w:space="0" w:color="000000"/>
              <w:left w:val="single" w:sz="4" w:space="0" w:color="000000"/>
              <w:bottom w:val="single" w:sz="4" w:space="0" w:color="000000"/>
            </w:tcBorders>
          </w:tcPr>
          <w:p w14:paraId="763F6197"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88FE001"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429173D5" w14:textId="77777777" w:rsidR="007A1F44" w:rsidRPr="00977EA3" w:rsidRDefault="007A1F44" w:rsidP="0055376D">
            <w:pPr>
              <w:pStyle w:val="TableEntry"/>
              <w:rPr>
                <w:noProof w:val="0"/>
              </w:rPr>
            </w:pPr>
            <w:r w:rsidRPr="00977EA3">
              <w:rPr>
                <w:noProof w:val="0"/>
              </w:rPr>
              <w:t>POSIX rules</w:t>
            </w:r>
          </w:p>
        </w:tc>
      </w:tr>
      <w:tr w:rsidR="007A1F44" w:rsidRPr="00977EA3" w14:paraId="6CDB0127" w14:textId="77777777" w:rsidTr="0055376D">
        <w:tc>
          <w:tcPr>
            <w:tcW w:w="2070" w:type="dxa"/>
            <w:tcBorders>
              <w:top w:val="single" w:sz="4" w:space="0" w:color="000000"/>
              <w:left w:val="single" w:sz="4" w:space="0" w:color="000000"/>
              <w:bottom w:val="single" w:sz="4" w:space="0" w:color="000000"/>
            </w:tcBorders>
          </w:tcPr>
          <w:p w14:paraId="14DEB8EE" w14:textId="77777777" w:rsidR="007A1F44" w:rsidRPr="00977EA3" w:rsidRDefault="007A1F44" w:rsidP="0055376D">
            <w:pPr>
              <w:pStyle w:val="TableEntry"/>
              <w:rPr>
                <w:noProof w:val="0"/>
              </w:rPr>
            </w:pPr>
            <w:proofErr w:type="spellStart"/>
            <w:r w:rsidRPr="00977EA3">
              <w:rPr>
                <w:noProof w:val="0"/>
              </w:rPr>
              <w:t>SourceContains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F693BA2"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43218008" w14:textId="77777777" w:rsidR="007A1F44" w:rsidRPr="00977EA3" w:rsidRDefault="007A1F44" w:rsidP="0055376D">
            <w:pPr>
              <w:pStyle w:val="TableEntry"/>
              <w:rPr>
                <w:noProof w:val="0"/>
              </w:rPr>
            </w:pPr>
            <w:r w:rsidRPr="00977EA3">
              <w:rPr>
                <w:noProof w:val="0"/>
              </w:rPr>
              <w:t>Source</w:t>
            </w:r>
          </w:p>
        </w:tc>
        <w:tc>
          <w:tcPr>
            <w:tcW w:w="1080" w:type="dxa"/>
            <w:tcBorders>
              <w:top w:val="single" w:sz="4" w:space="0" w:color="000000"/>
              <w:left w:val="single" w:sz="4" w:space="0" w:color="000000"/>
              <w:bottom w:val="single" w:sz="4" w:space="0" w:color="000000"/>
            </w:tcBorders>
          </w:tcPr>
          <w:p w14:paraId="77398600"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4D698B2"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7ACD7AD" w14:textId="77777777" w:rsidR="007A1F44" w:rsidRPr="00977EA3" w:rsidRDefault="007A1F44" w:rsidP="0055376D">
            <w:pPr>
              <w:pStyle w:val="TableEntry"/>
              <w:rPr>
                <w:noProof w:val="0"/>
              </w:rPr>
            </w:pPr>
            <w:r w:rsidRPr="00977EA3">
              <w:rPr>
                <w:noProof w:val="0"/>
              </w:rPr>
              <w:t>POSIX rules</w:t>
            </w:r>
          </w:p>
        </w:tc>
      </w:tr>
      <w:tr w:rsidR="007A1F44" w:rsidRPr="00977EA3" w14:paraId="120E3A5D" w14:textId="77777777" w:rsidTr="0055376D">
        <w:tc>
          <w:tcPr>
            <w:tcW w:w="2070" w:type="dxa"/>
            <w:tcBorders>
              <w:top w:val="single" w:sz="4" w:space="0" w:color="000000"/>
              <w:left w:val="single" w:sz="4" w:space="0" w:color="000000"/>
              <w:bottom w:val="single" w:sz="4" w:space="0" w:color="000000"/>
            </w:tcBorders>
          </w:tcPr>
          <w:p w14:paraId="28C8384B" w14:textId="77777777" w:rsidR="007A1F44" w:rsidRPr="00977EA3" w:rsidRDefault="007A1F44" w:rsidP="0055376D">
            <w:pPr>
              <w:pStyle w:val="TableEntry"/>
              <w:rPr>
                <w:noProof w:val="0"/>
              </w:rPr>
            </w:pPr>
            <w:proofErr w:type="spellStart"/>
            <w:r w:rsidRPr="00977EA3">
              <w:rPr>
                <w:noProof w:val="0"/>
              </w:rPr>
              <w:t>PurposeContains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24246A4B"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240E78F1" w14:textId="77777777" w:rsidR="007A1F44" w:rsidRPr="00977EA3" w:rsidRDefault="007A1F44" w:rsidP="0055376D">
            <w:pPr>
              <w:pStyle w:val="TableEntry"/>
              <w:rPr>
                <w:noProof w:val="0"/>
              </w:rPr>
            </w:pPr>
            <w:r w:rsidRPr="00977EA3">
              <w:rPr>
                <w:noProof w:val="0"/>
              </w:rPr>
              <w:t>Purpose</w:t>
            </w:r>
          </w:p>
        </w:tc>
        <w:tc>
          <w:tcPr>
            <w:tcW w:w="1080" w:type="dxa"/>
            <w:tcBorders>
              <w:top w:val="single" w:sz="4" w:space="0" w:color="000000"/>
              <w:left w:val="single" w:sz="4" w:space="0" w:color="000000"/>
              <w:bottom w:val="single" w:sz="4" w:space="0" w:color="000000"/>
            </w:tcBorders>
          </w:tcPr>
          <w:p w14:paraId="5A428A25"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45BA8A0E"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204F020C" w14:textId="77777777" w:rsidR="007A1F44" w:rsidRPr="00977EA3" w:rsidRDefault="007A1F44" w:rsidP="0055376D">
            <w:pPr>
              <w:pStyle w:val="TableEntry"/>
              <w:rPr>
                <w:noProof w:val="0"/>
              </w:rPr>
            </w:pPr>
            <w:r w:rsidRPr="00977EA3">
              <w:rPr>
                <w:noProof w:val="0"/>
              </w:rPr>
              <w:t>POSIX rules</w:t>
            </w:r>
          </w:p>
        </w:tc>
      </w:tr>
      <w:tr w:rsidR="007A1F44" w:rsidRPr="00977EA3" w14:paraId="7764904A" w14:textId="77777777" w:rsidTr="0055376D">
        <w:tc>
          <w:tcPr>
            <w:tcW w:w="2070" w:type="dxa"/>
            <w:tcBorders>
              <w:top w:val="single" w:sz="4" w:space="0" w:color="000000"/>
              <w:left w:val="single" w:sz="4" w:space="0" w:color="000000"/>
              <w:bottom w:val="single" w:sz="4" w:space="0" w:color="000000"/>
            </w:tcBorders>
          </w:tcPr>
          <w:p w14:paraId="46E1B782" w14:textId="77777777" w:rsidR="007A1F44" w:rsidRPr="00977EA3" w:rsidRDefault="007A1F44" w:rsidP="0055376D">
            <w:pPr>
              <w:pStyle w:val="TableEntry"/>
              <w:rPr>
                <w:noProof w:val="0"/>
              </w:rPr>
            </w:pPr>
            <w:proofErr w:type="spellStart"/>
            <w:r w:rsidRPr="00977EA3">
              <w:rPr>
                <w:noProof w:val="0"/>
              </w:rPr>
              <w:lastRenderedPageBreak/>
              <w:t>DefinitionContains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5C49D921"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181BBE34" w14:textId="77777777" w:rsidR="007A1F44" w:rsidRPr="00977EA3" w:rsidRDefault="007A1F44" w:rsidP="0055376D">
            <w:pPr>
              <w:pStyle w:val="TableEntry"/>
              <w:rPr>
                <w:noProof w:val="0"/>
              </w:rPr>
            </w:pPr>
            <w:r w:rsidRPr="00977EA3">
              <w:rPr>
                <w:noProof w:val="0"/>
              </w:rPr>
              <w:t>Definition</w:t>
            </w:r>
          </w:p>
        </w:tc>
        <w:tc>
          <w:tcPr>
            <w:tcW w:w="1080" w:type="dxa"/>
            <w:tcBorders>
              <w:top w:val="single" w:sz="4" w:space="0" w:color="000000"/>
              <w:left w:val="single" w:sz="4" w:space="0" w:color="000000"/>
              <w:bottom w:val="single" w:sz="4" w:space="0" w:color="000000"/>
            </w:tcBorders>
          </w:tcPr>
          <w:p w14:paraId="7B5C83FD"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27407C78"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FF3CF4C" w14:textId="77777777" w:rsidR="007A1F44" w:rsidRPr="00977EA3" w:rsidRDefault="007A1F44" w:rsidP="0055376D">
            <w:pPr>
              <w:pStyle w:val="TableEntry"/>
              <w:rPr>
                <w:noProof w:val="0"/>
              </w:rPr>
            </w:pPr>
            <w:r w:rsidRPr="00977EA3">
              <w:rPr>
                <w:noProof w:val="0"/>
              </w:rPr>
              <w:t>POSIX rules</w:t>
            </w:r>
          </w:p>
        </w:tc>
      </w:tr>
      <w:tr w:rsidR="007A1F44" w:rsidRPr="00977EA3" w14:paraId="3465F279" w14:textId="77777777" w:rsidTr="0055376D">
        <w:tc>
          <w:tcPr>
            <w:tcW w:w="2070" w:type="dxa"/>
            <w:tcBorders>
              <w:top w:val="single" w:sz="4" w:space="0" w:color="000000"/>
              <w:left w:val="single" w:sz="4" w:space="0" w:color="000000"/>
              <w:bottom w:val="single" w:sz="4" w:space="0" w:color="000000"/>
            </w:tcBorders>
          </w:tcPr>
          <w:p w14:paraId="6800667C" w14:textId="77777777" w:rsidR="007A1F44" w:rsidRPr="00977EA3" w:rsidRDefault="007A1F44" w:rsidP="0055376D">
            <w:pPr>
              <w:pStyle w:val="TableEntry"/>
              <w:rPr>
                <w:noProof w:val="0"/>
              </w:rPr>
            </w:pPr>
            <w:proofErr w:type="spellStart"/>
            <w:r w:rsidRPr="00977EA3">
              <w:rPr>
                <w:noProof w:val="0"/>
              </w:rPr>
              <w:t>GroupContains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726889C5"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2F7A4BE5" w14:textId="77777777" w:rsidR="007A1F44" w:rsidRPr="00977EA3" w:rsidRDefault="007A1F44" w:rsidP="0055376D">
            <w:pPr>
              <w:pStyle w:val="TableEntry"/>
              <w:rPr>
                <w:noProof w:val="0"/>
              </w:rPr>
            </w:pPr>
            <w:r w:rsidRPr="00977EA3">
              <w:rPr>
                <w:noProof w:val="0"/>
              </w:rPr>
              <w:t>Group</w:t>
            </w:r>
          </w:p>
        </w:tc>
        <w:tc>
          <w:tcPr>
            <w:tcW w:w="1080" w:type="dxa"/>
            <w:tcBorders>
              <w:top w:val="single" w:sz="4" w:space="0" w:color="000000"/>
              <w:left w:val="single" w:sz="4" w:space="0" w:color="000000"/>
              <w:bottom w:val="single" w:sz="4" w:space="0" w:color="000000"/>
            </w:tcBorders>
          </w:tcPr>
          <w:p w14:paraId="01BE5774"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E2DA6A6"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385F2046" w14:textId="77777777" w:rsidR="007A1F44" w:rsidRPr="00977EA3" w:rsidRDefault="007A1F44" w:rsidP="0055376D">
            <w:pPr>
              <w:pStyle w:val="TableEntry"/>
              <w:rPr>
                <w:noProof w:val="0"/>
              </w:rPr>
            </w:pPr>
            <w:r w:rsidRPr="00977EA3">
              <w:rPr>
                <w:noProof w:val="0"/>
              </w:rPr>
              <w:t>POSIX rules</w:t>
            </w:r>
          </w:p>
        </w:tc>
      </w:tr>
      <w:tr w:rsidR="007A1F44" w:rsidRPr="00977EA3" w14:paraId="093085FE" w14:textId="77777777" w:rsidTr="0055376D">
        <w:tc>
          <w:tcPr>
            <w:tcW w:w="2070" w:type="dxa"/>
            <w:tcBorders>
              <w:top w:val="single" w:sz="4" w:space="0" w:color="000000"/>
              <w:left w:val="single" w:sz="4" w:space="0" w:color="000000"/>
              <w:bottom w:val="single" w:sz="4" w:space="0" w:color="000000"/>
            </w:tcBorders>
          </w:tcPr>
          <w:p w14:paraId="4613EC04" w14:textId="77777777" w:rsidR="007A1F44" w:rsidRPr="00977EA3" w:rsidRDefault="007A1F44" w:rsidP="0055376D">
            <w:pPr>
              <w:pStyle w:val="TableEntry"/>
              <w:rPr>
                <w:noProof w:val="0"/>
              </w:rPr>
            </w:pPr>
            <w:proofErr w:type="spellStart"/>
            <w:r w:rsidRPr="00977EA3">
              <w:rPr>
                <w:noProof w:val="0"/>
              </w:rPr>
              <w:t>GroupOID</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5522A0D" w14:textId="77777777" w:rsidR="007A1F44" w:rsidRPr="00977EA3" w:rsidRDefault="007A1F44" w:rsidP="0055376D">
            <w:pPr>
              <w:pStyle w:val="TableEntry"/>
              <w:rPr>
                <w:noProof w:val="0"/>
              </w:rPr>
            </w:pPr>
            <w:r w:rsidRPr="00977EA3">
              <w:rPr>
                <w:noProof w:val="0"/>
              </w:rPr>
              <w:t>OID</w:t>
            </w:r>
          </w:p>
        </w:tc>
        <w:tc>
          <w:tcPr>
            <w:tcW w:w="1530" w:type="dxa"/>
            <w:tcBorders>
              <w:top w:val="single" w:sz="4" w:space="0" w:color="000000"/>
              <w:left w:val="single" w:sz="4" w:space="0" w:color="000000"/>
              <w:bottom w:val="single" w:sz="4" w:space="0" w:color="000000"/>
            </w:tcBorders>
          </w:tcPr>
          <w:p w14:paraId="3C23EAF9" w14:textId="77777777" w:rsidR="007A1F44" w:rsidRPr="00977EA3" w:rsidRDefault="007A1F44" w:rsidP="0055376D">
            <w:pPr>
              <w:pStyle w:val="TableEntry"/>
              <w:rPr>
                <w:noProof w:val="0"/>
              </w:rPr>
            </w:pPr>
            <w:r w:rsidRPr="00977EA3">
              <w:rPr>
                <w:noProof w:val="0"/>
              </w:rPr>
              <w:t>Group</w:t>
            </w:r>
          </w:p>
        </w:tc>
        <w:tc>
          <w:tcPr>
            <w:tcW w:w="1080" w:type="dxa"/>
            <w:tcBorders>
              <w:top w:val="single" w:sz="4" w:space="0" w:color="000000"/>
              <w:left w:val="single" w:sz="4" w:space="0" w:color="000000"/>
              <w:bottom w:val="single" w:sz="4" w:space="0" w:color="000000"/>
            </w:tcBorders>
          </w:tcPr>
          <w:p w14:paraId="48FA196A" w14:textId="77777777" w:rsidR="007A1F44" w:rsidRPr="00977EA3" w:rsidRDefault="007A1F44" w:rsidP="0055376D">
            <w:pPr>
              <w:pStyle w:val="TableEntry"/>
              <w:rPr>
                <w:noProof w:val="0"/>
              </w:rPr>
            </w:pPr>
            <w:r w:rsidRPr="00977EA3">
              <w:rPr>
                <w:noProof w:val="0"/>
              </w:rPr>
              <w:t>OID</w:t>
            </w:r>
          </w:p>
        </w:tc>
        <w:tc>
          <w:tcPr>
            <w:tcW w:w="1350" w:type="dxa"/>
            <w:tcBorders>
              <w:top w:val="single" w:sz="4" w:space="0" w:color="000000"/>
              <w:left w:val="single" w:sz="4" w:space="0" w:color="000000"/>
              <w:bottom w:val="single" w:sz="4" w:space="0" w:color="000000"/>
            </w:tcBorders>
          </w:tcPr>
          <w:p w14:paraId="3DADD1DF" w14:textId="77777777" w:rsidR="007A1F44" w:rsidRPr="00977EA3" w:rsidRDefault="007A1F44" w:rsidP="0055376D">
            <w:pPr>
              <w:pStyle w:val="TableEntry"/>
              <w:rPr>
                <w:noProof w:val="0"/>
              </w:rPr>
            </w:pPr>
            <w:r w:rsidRPr="00977EA3">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50593419" w14:textId="77777777" w:rsidR="007A1F44" w:rsidRPr="00977EA3" w:rsidRDefault="007A1F44" w:rsidP="0055376D">
            <w:pPr>
              <w:pStyle w:val="TableEntry"/>
              <w:rPr>
                <w:noProof w:val="0"/>
              </w:rPr>
            </w:pPr>
            <w:r w:rsidRPr="00977EA3">
              <w:rPr>
                <w:noProof w:val="0"/>
              </w:rPr>
              <w:t>Equality match for OID attribute of a Group element</w:t>
            </w:r>
          </w:p>
        </w:tc>
      </w:tr>
      <w:tr w:rsidR="007A1F44" w:rsidRPr="00977EA3" w14:paraId="4DE2DC55" w14:textId="77777777" w:rsidTr="0055376D">
        <w:tc>
          <w:tcPr>
            <w:tcW w:w="2070" w:type="dxa"/>
            <w:tcBorders>
              <w:top w:val="single" w:sz="4" w:space="0" w:color="000000"/>
              <w:left w:val="single" w:sz="4" w:space="0" w:color="000000"/>
              <w:bottom w:val="single" w:sz="4" w:space="0" w:color="000000"/>
            </w:tcBorders>
          </w:tcPr>
          <w:p w14:paraId="25910BC2" w14:textId="77777777" w:rsidR="007A1F44" w:rsidRPr="00977EA3" w:rsidRDefault="007A1F44" w:rsidP="0055376D">
            <w:pPr>
              <w:pStyle w:val="TableEntry"/>
              <w:rPr>
                <w:noProof w:val="0"/>
              </w:rPr>
            </w:pPr>
            <w:proofErr w:type="spellStart"/>
            <w:r w:rsidRPr="00977EA3">
              <w:rPr>
                <w:noProof w:val="0"/>
              </w:rPr>
              <w:t>EffectiveDateBefore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487CEAF1"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7B4DF4BE" w14:textId="77777777" w:rsidR="007A1F44" w:rsidRPr="00977EA3" w:rsidRDefault="007A1F44" w:rsidP="0055376D">
            <w:pPr>
              <w:pStyle w:val="TableEntry"/>
              <w:rPr>
                <w:noProof w:val="0"/>
              </w:rPr>
            </w:pPr>
            <w:proofErr w:type="spellStart"/>
            <w:r w:rsidRPr="00977EA3">
              <w:rPr>
                <w:noProof w:val="0"/>
              </w:rPr>
              <w:t>EffectiveDate</w:t>
            </w:r>
            <w:proofErr w:type="spellEnd"/>
          </w:p>
        </w:tc>
        <w:tc>
          <w:tcPr>
            <w:tcW w:w="1080" w:type="dxa"/>
            <w:tcBorders>
              <w:top w:val="single" w:sz="4" w:space="0" w:color="000000"/>
              <w:left w:val="single" w:sz="4" w:space="0" w:color="000000"/>
              <w:bottom w:val="single" w:sz="4" w:space="0" w:color="000000"/>
            </w:tcBorders>
          </w:tcPr>
          <w:p w14:paraId="78B30B04"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7BA8B2C"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A79CE0F"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15EA9ECE" w14:textId="77777777" w:rsidTr="0055376D">
        <w:tc>
          <w:tcPr>
            <w:tcW w:w="2070" w:type="dxa"/>
            <w:tcBorders>
              <w:top w:val="single" w:sz="4" w:space="0" w:color="000000"/>
              <w:left w:val="single" w:sz="4" w:space="0" w:color="000000"/>
              <w:bottom w:val="single" w:sz="4" w:space="0" w:color="000000"/>
            </w:tcBorders>
          </w:tcPr>
          <w:p w14:paraId="132B7C47" w14:textId="77777777" w:rsidR="007A1F44" w:rsidRPr="00977EA3" w:rsidRDefault="007A1F44" w:rsidP="0055376D">
            <w:pPr>
              <w:pStyle w:val="TableEntry"/>
              <w:rPr>
                <w:noProof w:val="0"/>
              </w:rPr>
            </w:pPr>
            <w:proofErr w:type="spellStart"/>
            <w:r w:rsidRPr="00977EA3">
              <w:rPr>
                <w:noProof w:val="0"/>
              </w:rPr>
              <w:t>EffectiveDateAfter</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64B69A4"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162074C0" w14:textId="77777777" w:rsidR="007A1F44" w:rsidRPr="00977EA3" w:rsidRDefault="007A1F44" w:rsidP="0055376D">
            <w:pPr>
              <w:pStyle w:val="TableEntry"/>
              <w:rPr>
                <w:noProof w:val="0"/>
              </w:rPr>
            </w:pPr>
            <w:proofErr w:type="spellStart"/>
            <w:r w:rsidRPr="00977EA3">
              <w:rPr>
                <w:noProof w:val="0"/>
              </w:rPr>
              <w:t>EffectiveDate</w:t>
            </w:r>
            <w:proofErr w:type="spellEnd"/>
          </w:p>
        </w:tc>
        <w:tc>
          <w:tcPr>
            <w:tcW w:w="1080" w:type="dxa"/>
            <w:tcBorders>
              <w:top w:val="single" w:sz="4" w:space="0" w:color="000000"/>
              <w:left w:val="single" w:sz="4" w:space="0" w:color="000000"/>
              <w:bottom w:val="single" w:sz="4" w:space="0" w:color="000000"/>
            </w:tcBorders>
          </w:tcPr>
          <w:p w14:paraId="762B97C1"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169B530"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4F589F78"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0554319C" w14:textId="77777777" w:rsidTr="0055376D">
        <w:tc>
          <w:tcPr>
            <w:tcW w:w="2070" w:type="dxa"/>
            <w:tcBorders>
              <w:top w:val="single" w:sz="4" w:space="0" w:color="000000"/>
              <w:left w:val="single" w:sz="4" w:space="0" w:color="000000"/>
              <w:bottom w:val="single" w:sz="4" w:space="0" w:color="000000"/>
            </w:tcBorders>
          </w:tcPr>
          <w:p w14:paraId="64DB0C77" w14:textId="77777777" w:rsidR="007A1F44" w:rsidRPr="00977EA3" w:rsidRDefault="007A1F44" w:rsidP="0055376D">
            <w:pPr>
              <w:pStyle w:val="TableEntry"/>
              <w:rPr>
                <w:noProof w:val="0"/>
              </w:rPr>
            </w:pPr>
            <w:proofErr w:type="spellStart"/>
            <w:r w:rsidRPr="00977EA3">
              <w:rPr>
                <w:noProof w:val="0"/>
              </w:rPr>
              <w:t>ExpirationDateBefore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427A23F2"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62C1D846" w14:textId="77777777" w:rsidR="007A1F44" w:rsidRPr="00977EA3" w:rsidRDefault="007A1F44" w:rsidP="0055376D">
            <w:pPr>
              <w:pStyle w:val="TableEntry"/>
              <w:rPr>
                <w:noProof w:val="0"/>
              </w:rPr>
            </w:pPr>
            <w:r w:rsidRPr="00977EA3">
              <w:rPr>
                <w:noProof w:val="0"/>
              </w:rPr>
              <w:t>ExpirationDate</w:t>
            </w:r>
          </w:p>
        </w:tc>
        <w:tc>
          <w:tcPr>
            <w:tcW w:w="1080" w:type="dxa"/>
            <w:tcBorders>
              <w:top w:val="single" w:sz="4" w:space="0" w:color="000000"/>
              <w:left w:val="single" w:sz="4" w:space="0" w:color="000000"/>
              <w:bottom w:val="single" w:sz="4" w:space="0" w:color="000000"/>
            </w:tcBorders>
          </w:tcPr>
          <w:p w14:paraId="4192DBB5"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3A038645"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3442E4E7"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6BDC8428" w14:textId="77777777" w:rsidTr="0055376D">
        <w:tc>
          <w:tcPr>
            <w:tcW w:w="2070" w:type="dxa"/>
            <w:tcBorders>
              <w:top w:val="single" w:sz="4" w:space="0" w:color="000000"/>
              <w:left w:val="single" w:sz="4" w:space="0" w:color="000000"/>
              <w:bottom w:val="single" w:sz="4" w:space="0" w:color="000000"/>
            </w:tcBorders>
          </w:tcPr>
          <w:p w14:paraId="09FFF049" w14:textId="77777777" w:rsidR="007A1F44" w:rsidRPr="00977EA3" w:rsidRDefault="007A1F44" w:rsidP="0055376D">
            <w:pPr>
              <w:pStyle w:val="TableEntry"/>
              <w:rPr>
                <w:noProof w:val="0"/>
              </w:rPr>
            </w:pPr>
            <w:proofErr w:type="spellStart"/>
            <w:r w:rsidRPr="00977EA3">
              <w:rPr>
                <w:noProof w:val="0"/>
              </w:rPr>
              <w:t>ExpirationDateAfter</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AB1E65A"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55DEEF9F" w14:textId="77777777" w:rsidR="007A1F44" w:rsidRPr="00977EA3" w:rsidRDefault="007A1F44" w:rsidP="0055376D">
            <w:pPr>
              <w:pStyle w:val="TableEntry"/>
              <w:rPr>
                <w:noProof w:val="0"/>
              </w:rPr>
            </w:pPr>
            <w:r w:rsidRPr="00977EA3">
              <w:rPr>
                <w:noProof w:val="0"/>
              </w:rPr>
              <w:t>ExpirationDate</w:t>
            </w:r>
          </w:p>
        </w:tc>
        <w:tc>
          <w:tcPr>
            <w:tcW w:w="1080" w:type="dxa"/>
            <w:tcBorders>
              <w:top w:val="single" w:sz="4" w:space="0" w:color="000000"/>
              <w:left w:val="single" w:sz="4" w:space="0" w:color="000000"/>
              <w:bottom w:val="single" w:sz="4" w:space="0" w:color="000000"/>
            </w:tcBorders>
          </w:tcPr>
          <w:p w14:paraId="649B9A4D"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407B5942"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71C1849"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4385FEFF" w14:textId="77777777" w:rsidTr="0055376D">
        <w:tc>
          <w:tcPr>
            <w:tcW w:w="2070" w:type="dxa"/>
            <w:tcBorders>
              <w:top w:val="single" w:sz="4" w:space="0" w:color="000000"/>
              <w:left w:val="single" w:sz="4" w:space="0" w:color="000000"/>
              <w:bottom w:val="single" w:sz="4" w:space="0" w:color="000000"/>
            </w:tcBorders>
          </w:tcPr>
          <w:p w14:paraId="05C6D1FE" w14:textId="77777777" w:rsidR="007A1F44" w:rsidRPr="00977EA3" w:rsidRDefault="007A1F44" w:rsidP="0055376D">
            <w:pPr>
              <w:pStyle w:val="TableEntry"/>
              <w:rPr>
                <w:noProof w:val="0"/>
              </w:rPr>
            </w:pPr>
            <w:proofErr w:type="spellStart"/>
            <w:r w:rsidRPr="00977EA3">
              <w:rPr>
                <w:noProof w:val="0"/>
              </w:rPr>
              <w:t>CreationDateBefore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772C0A3"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4854EC01" w14:textId="77777777" w:rsidR="007A1F44" w:rsidRPr="00977EA3" w:rsidRDefault="007A1F44" w:rsidP="0055376D">
            <w:pPr>
              <w:pStyle w:val="TableEntry"/>
              <w:rPr>
                <w:noProof w:val="0"/>
              </w:rPr>
            </w:pPr>
            <w:proofErr w:type="spellStart"/>
            <w:r w:rsidRPr="00977EA3">
              <w:rPr>
                <w:noProof w:val="0"/>
              </w:rPr>
              <w:t>CreationDate</w:t>
            </w:r>
            <w:proofErr w:type="spellEnd"/>
          </w:p>
        </w:tc>
        <w:tc>
          <w:tcPr>
            <w:tcW w:w="1080" w:type="dxa"/>
            <w:tcBorders>
              <w:top w:val="single" w:sz="4" w:space="0" w:color="000000"/>
              <w:left w:val="single" w:sz="4" w:space="0" w:color="000000"/>
              <w:bottom w:val="single" w:sz="4" w:space="0" w:color="000000"/>
            </w:tcBorders>
          </w:tcPr>
          <w:p w14:paraId="7CEEC471"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6EF31A56"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7F4635AC"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7EBF402A" w14:textId="77777777" w:rsidTr="0055376D">
        <w:tc>
          <w:tcPr>
            <w:tcW w:w="2070" w:type="dxa"/>
            <w:tcBorders>
              <w:top w:val="single" w:sz="4" w:space="0" w:color="000000"/>
              <w:left w:val="single" w:sz="4" w:space="0" w:color="000000"/>
              <w:bottom w:val="single" w:sz="4" w:space="0" w:color="000000"/>
            </w:tcBorders>
          </w:tcPr>
          <w:p w14:paraId="06944BB1" w14:textId="77777777" w:rsidR="007A1F44" w:rsidRPr="00977EA3" w:rsidRDefault="007A1F44" w:rsidP="0055376D">
            <w:pPr>
              <w:pStyle w:val="TableEntry"/>
              <w:rPr>
                <w:noProof w:val="0"/>
              </w:rPr>
            </w:pPr>
            <w:proofErr w:type="spellStart"/>
            <w:r w:rsidRPr="00977EA3">
              <w:rPr>
                <w:noProof w:val="0"/>
              </w:rPr>
              <w:t>CreationDateAfter</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2286A9F"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638EF468" w14:textId="77777777" w:rsidR="007A1F44" w:rsidRPr="00977EA3" w:rsidRDefault="007A1F44" w:rsidP="0055376D">
            <w:pPr>
              <w:pStyle w:val="TableEntry"/>
              <w:rPr>
                <w:noProof w:val="0"/>
              </w:rPr>
            </w:pPr>
            <w:proofErr w:type="spellStart"/>
            <w:r w:rsidRPr="00977EA3">
              <w:rPr>
                <w:noProof w:val="0"/>
              </w:rPr>
              <w:t>CreationDate</w:t>
            </w:r>
            <w:proofErr w:type="spellEnd"/>
          </w:p>
        </w:tc>
        <w:tc>
          <w:tcPr>
            <w:tcW w:w="1080" w:type="dxa"/>
            <w:tcBorders>
              <w:top w:val="single" w:sz="4" w:space="0" w:color="000000"/>
              <w:left w:val="single" w:sz="4" w:space="0" w:color="000000"/>
              <w:bottom w:val="single" w:sz="4" w:space="0" w:color="000000"/>
            </w:tcBorders>
          </w:tcPr>
          <w:p w14:paraId="7E431EC9"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7000F02A"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6F0A71DE"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31EBDA80" w14:textId="77777777" w:rsidTr="0055376D">
        <w:tc>
          <w:tcPr>
            <w:tcW w:w="2070" w:type="dxa"/>
            <w:tcBorders>
              <w:top w:val="single" w:sz="4" w:space="0" w:color="000000"/>
              <w:left w:val="single" w:sz="4" w:space="0" w:color="000000"/>
              <w:bottom w:val="single" w:sz="4" w:space="0" w:color="000000"/>
            </w:tcBorders>
          </w:tcPr>
          <w:p w14:paraId="0A0D8877" w14:textId="77777777" w:rsidR="007A1F44" w:rsidRPr="00977EA3" w:rsidRDefault="007A1F44" w:rsidP="0055376D">
            <w:pPr>
              <w:pStyle w:val="TableEntry"/>
              <w:rPr>
                <w:noProof w:val="0"/>
              </w:rPr>
            </w:pPr>
            <w:proofErr w:type="spellStart"/>
            <w:r w:rsidRPr="00977EA3">
              <w:rPr>
                <w:noProof w:val="0"/>
              </w:rPr>
              <w:t>RevisionDateBefore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443904C9"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5A797EC4" w14:textId="77777777" w:rsidR="007A1F44" w:rsidRPr="00977EA3" w:rsidRDefault="007A1F44" w:rsidP="0055376D">
            <w:pPr>
              <w:pStyle w:val="TableEntry"/>
              <w:rPr>
                <w:noProof w:val="0"/>
              </w:rPr>
            </w:pPr>
            <w:proofErr w:type="spellStart"/>
            <w:r w:rsidRPr="00977EA3">
              <w:rPr>
                <w:noProof w:val="0"/>
              </w:rPr>
              <w:t>RevisionDate</w:t>
            </w:r>
            <w:proofErr w:type="spellEnd"/>
          </w:p>
        </w:tc>
        <w:tc>
          <w:tcPr>
            <w:tcW w:w="1080" w:type="dxa"/>
            <w:tcBorders>
              <w:top w:val="single" w:sz="4" w:space="0" w:color="000000"/>
              <w:left w:val="single" w:sz="4" w:space="0" w:color="000000"/>
              <w:bottom w:val="single" w:sz="4" w:space="0" w:color="000000"/>
            </w:tcBorders>
          </w:tcPr>
          <w:p w14:paraId="020106B0"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7C6A4D79"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52B1C5D"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7D367720" w14:textId="77777777" w:rsidTr="0055376D">
        <w:tc>
          <w:tcPr>
            <w:tcW w:w="2070" w:type="dxa"/>
            <w:tcBorders>
              <w:top w:val="single" w:sz="4" w:space="0" w:color="000000"/>
              <w:left w:val="single" w:sz="4" w:space="0" w:color="000000"/>
              <w:bottom w:val="single" w:sz="4" w:space="0" w:color="000000"/>
            </w:tcBorders>
          </w:tcPr>
          <w:p w14:paraId="402A3B9D" w14:textId="77777777" w:rsidR="007A1F44" w:rsidRPr="00977EA3" w:rsidRDefault="007A1F44" w:rsidP="0055376D">
            <w:pPr>
              <w:pStyle w:val="TableEntry"/>
              <w:rPr>
                <w:noProof w:val="0"/>
              </w:rPr>
            </w:pPr>
            <w:proofErr w:type="spellStart"/>
            <w:r w:rsidRPr="00977EA3">
              <w:rPr>
                <w:noProof w:val="0"/>
              </w:rPr>
              <w:t>RevisionDateAfter</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2F3DCB15"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70A49E52" w14:textId="77777777" w:rsidR="007A1F44" w:rsidRPr="00977EA3" w:rsidRDefault="007A1F44" w:rsidP="0055376D">
            <w:pPr>
              <w:pStyle w:val="TableEntry"/>
              <w:rPr>
                <w:noProof w:val="0"/>
              </w:rPr>
            </w:pPr>
            <w:proofErr w:type="spellStart"/>
            <w:r w:rsidRPr="00977EA3">
              <w:rPr>
                <w:noProof w:val="0"/>
              </w:rPr>
              <w:t>RevisionDate</w:t>
            </w:r>
            <w:proofErr w:type="spellEnd"/>
          </w:p>
        </w:tc>
        <w:tc>
          <w:tcPr>
            <w:tcW w:w="1080" w:type="dxa"/>
            <w:tcBorders>
              <w:top w:val="single" w:sz="4" w:space="0" w:color="000000"/>
              <w:left w:val="single" w:sz="4" w:space="0" w:color="000000"/>
              <w:bottom w:val="single" w:sz="4" w:space="0" w:color="000000"/>
            </w:tcBorders>
          </w:tcPr>
          <w:p w14:paraId="765AAABE"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F553E14"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43B2CE7"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5A4832D7" w14:textId="77777777" w:rsidTr="0055376D">
        <w:tc>
          <w:tcPr>
            <w:tcW w:w="2070" w:type="dxa"/>
            <w:tcBorders>
              <w:top w:val="single" w:sz="4" w:space="0" w:color="000000"/>
              <w:left w:val="single" w:sz="4" w:space="0" w:color="000000"/>
              <w:bottom w:val="single" w:sz="4" w:space="0" w:color="000000"/>
            </w:tcBorders>
          </w:tcPr>
          <w:p w14:paraId="2D850555" w14:textId="77777777" w:rsidR="007A1F44" w:rsidRPr="00977EA3" w:rsidRDefault="007A1F44" w:rsidP="0055376D">
            <w:pPr>
              <w:pStyle w:val="TableEntry"/>
              <w:rPr>
                <w:noProof w:val="0"/>
              </w:rPr>
            </w:pPr>
            <w:r w:rsidRPr="00977EA3">
              <w:rPr>
                <w:noProof w:val="0"/>
              </w:rPr>
              <w:t>Format</w:t>
            </w:r>
          </w:p>
        </w:tc>
        <w:tc>
          <w:tcPr>
            <w:tcW w:w="1350" w:type="dxa"/>
            <w:tcBorders>
              <w:top w:val="single" w:sz="4" w:space="0" w:color="000000"/>
              <w:left w:val="single" w:sz="4" w:space="0" w:color="000000"/>
              <w:bottom w:val="single" w:sz="4" w:space="0" w:color="000000"/>
              <w:right w:val="single" w:sz="4" w:space="0" w:color="000000"/>
            </w:tcBorders>
          </w:tcPr>
          <w:p w14:paraId="632A4759"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68000762" w14:textId="77777777" w:rsidR="007A1F44" w:rsidRPr="00977EA3" w:rsidRDefault="007A1F44" w:rsidP="0055376D">
            <w:pPr>
              <w:pStyle w:val="TableEntry"/>
              <w:rPr>
                <w:noProof w:val="0"/>
              </w:rPr>
            </w:pPr>
            <w:r w:rsidRPr="00977EA3">
              <w:rPr>
                <w:noProof w:val="0"/>
              </w:rPr>
              <w:t>n/a</w:t>
            </w:r>
          </w:p>
        </w:tc>
        <w:tc>
          <w:tcPr>
            <w:tcW w:w="1080" w:type="dxa"/>
            <w:tcBorders>
              <w:top w:val="single" w:sz="4" w:space="0" w:color="000000"/>
              <w:left w:val="single" w:sz="4" w:space="0" w:color="000000"/>
              <w:bottom w:val="single" w:sz="4" w:space="0" w:color="000000"/>
            </w:tcBorders>
          </w:tcPr>
          <w:p w14:paraId="64282393" w14:textId="77777777" w:rsidR="007A1F44" w:rsidRPr="00977EA3" w:rsidRDefault="007A1F44" w:rsidP="0055376D">
            <w:pPr>
              <w:pStyle w:val="TableEntry"/>
              <w:rPr>
                <w:noProof w:val="0"/>
              </w:rPr>
            </w:pPr>
            <w:r w:rsidRPr="00977EA3">
              <w:rPr>
                <w:noProof w:val="0"/>
              </w:rPr>
              <w:t>n/a</w:t>
            </w:r>
          </w:p>
        </w:tc>
        <w:tc>
          <w:tcPr>
            <w:tcW w:w="1350" w:type="dxa"/>
            <w:tcBorders>
              <w:top w:val="single" w:sz="4" w:space="0" w:color="000000"/>
              <w:left w:val="single" w:sz="4" w:space="0" w:color="000000"/>
              <w:bottom w:val="single" w:sz="4" w:space="0" w:color="000000"/>
            </w:tcBorders>
          </w:tcPr>
          <w:p w14:paraId="72E9AA99" w14:textId="77777777" w:rsidR="007A1F44" w:rsidRPr="00977EA3" w:rsidRDefault="007A1F44" w:rsidP="0055376D">
            <w:pPr>
              <w:pStyle w:val="TableEntry"/>
              <w:rPr>
                <w:noProof w:val="0"/>
              </w:rPr>
            </w:pPr>
            <w:r w:rsidRPr="00977EA3">
              <w:rPr>
                <w:noProof w:val="0"/>
              </w:rPr>
              <w:t>n/a</w:t>
            </w:r>
          </w:p>
        </w:tc>
        <w:tc>
          <w:tcPr>
            <w:tcW w:w="1890" w:type="dxa"/>
            <w:tcBorders>
              <w:top w:val="single" w:sz="4" w:space="0" w:color="000000"/>
              <w:left w:val="single" w:sz="4" w:space="0" w:color="000000"/>
              <w:bottom w:val="single" w:sz="4" w:space="0" w:color="000000"/>
              <w:right w:val="single" w:sz="4" w:space="0" w:color="000000"/>
            </w:tcBorders>
          </w:tcPr>
          <w:p w14:paraId="09429484" w14:textId="77777777" w:rsidR="007A1F44" w:rsidRPr="00977EA3" w:rsidRDefault="007A1F44" w:rsidP="0055376D">
            <w:pPr>
              <w:pStyle w:val="TableEntry"/>
              <w:rPr>
                <w:noProof w:val="0"/>
              </w:rPr>
            </w:pPr>
            <w:r w:rsidRPr="00977EA3">
              <w:rPr>
                <w:noProof w:val="0"/>
              </w:rPr>
              <w:t>This specifies the format for the returned information. Shall be “CE-List” if present.</w:t>
            </w:r>
          </w:p>
        </w:tc>
      </w:tr>
    </w:tbl>
    <w:p w14:paraId="1ED3465D" w14:textId="77777777" w:rsidR="007A1F44" w:rsidRPr="00977EA3" w:rsidRDefault="007A1F44" w:rsidP="0055376D">
      <w:pPr>
        <w:pStyle w:val="Corpotesto"/>
        <w:rPr>
          <w:vanish/>
        </w:rPr>
      </w:pPr>
    </w:p>
    <w:p w14:paraId="2A3F129C"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3.60.4.1.3 Expected Actions</w:t>
      </w:r>
    </w:p>
    <w:p w14:paraId="50B9C6AF" w14:textId="77777777" w:rsidR="007A1F44" w:rsidRPr="00977EA3" w:rsidRDefault="007A1F44" w:rsidP="0055376D">
      <w:pPr>
        <w:pStyle w:val="Corpotesto"/>
      </w:pPr>
      <w:r w:rsidRPr="00977EA3">
        <w:t>The Value Set Repository shall perform matching in accordance with the rules in Table 3.60.4.1.2-1.</w:t>
      </w:r>
    </w:p>
    <w:p w14:paraId="02080384" w14:textId="77777777" w:rsidR="008E3CF3" w:rsidRPr="00977EA3" w:rsidRDefault="007A1F44" w:rsidP="00EC243F">
      <w:pPr>
        <w:pStyle w:val="Puntoelenco2"/>
        <w:ind w:left="1080"/>
      </w:pPr>
      <w:r w:rsidRPr="00977EA3">
        <w:t>Regex matches shall compare the contents of the referenced metadata field with the regex using the POSIX matching rules. If the regex matches the field, the value set matches.</w:t>
      </w:r>
    </w:p>
    <w:p w14:paraId="087B8D90" w14:textId="77777777" w:rsidR="008E3CF3" w:rsidRPr="00977EA3" w:rsidRDefault="007A1F44" w:rsidP="00EC243F">
      <w:pPr>
        <w:pStyle w:val="Puntoelenco2"/>
        <w:ind w:left="1080"/>
      </w:pPr>
      <w:r w:rsidRPr="00977EA3">
        <w:t>OID matching compares only for equal OIDs, ignoring leading zeroes.</w:t>
      </w:r>
    </w:p>
    <w:p w14:paraId="06F2800C" w14:textId="77777777" w:rsidR="008E3CF3" w:rsidRPr="00977EA3" w:rsidRDefault="007A1F44" w:rsidP="00EC243F">
      <w:pPr>
        <w:pStyle w:val="Puntoelenco2"/>
        <w:ind w:left="1080"/>
      </w:pPr>
      <w:r w:rsidRPr="00977EA3">
        <w:t xml:space="preserve">Date comparisons convert the argument into a date, and compare it with the dates in the metadata using a date comparison. Equality means the same day. </w:t>
      </w:r>
    </w:p>
    <w:p w14:paraId="2026EF58" w14:textId="77777777" w:rsidR="007A1F44" w:rsidRPr="00977EA3" w:rsidRDefault="007A1F44" w:rsidP="0055376D">
      <w:r w:rsidRPr="00977EA3">
        <w:t>Any value set that matches all of the request parameters shall be included in the response.</w:t>
      </w:r>
    </w:p>
    <w:p w14:paraId="10B8C6E3" w14:textId="77777777" w:rsidR="007A1F44" w:rsidRPr="00977EA3" w:rsidRDefault="007A1F44" w:rsidP="0055376D">
      <w:pPr>
        <w:pStyle w:val="Note"/>
      </w:pPr>
      <w:r w:rsidRPr="00977EA3">
        <w:t>Note:</w:t>
      </w:r>
      <w:r w:rsidRPr="00977EA3">
        <w:tab/>
        <w:t>Multiple queries will sometimes be needed. Rather than specify a complex query mechanism, the Retrieve Multiple Value Sets request expects the client or user to locally eliminate any extra value sets and make additional queries. Value sets are relatively small and compress very well, so these extras are not a significant communications burden. Performing the final steps of selecting the value sets based on having the full metadata present locally allows a much richer and potentially interactive selection process. It also allows a simpler and more robust server.</w:t>
      </w:r>
    </w:p>
    <w:p w14:paraId="1BB29CBA"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4175" w:name="_Toc398544407"/>
      <w:r w:rsidRPr="00977EA3">
        <w:rPr>
          <w:noProof w:val="0"/>
        </w:rPr>
        <w:lastRenderedPageBreak/>
        <w:t>3.60.4.2 Retrieve Multiple Value Sets Response</w:t>
      </w:r>
      <w:bookmarkEnd w:id="4175"/>
    </w:p>
    <w:p w14:paraId="2E335022"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3.60.4.2.1 Trigger Events</w:t>
      </w:r>
    </w:p>
    <w:p w14:paraId="0195E38D" w14:textId="77777777" w:rsidR="007A1F44" w:rsidRPr="00977EA3" w:rsidRDefault="007A1F44" w:rsidP="0055376D">
      <w:pPr>
        <w:pStyle w:val="Corpotesto"/>
      </w:pPr>
      <w:r w:rsidRPr="00977EA3">
        <w:t>This message will be triggered by completion of matching for a Retrieve Multiple Value Sets Request Message.</w:t>
      </w:r>
    </w:p>
    <w:p w14:paraId="6E47385D" w14:textId="77777777" w:rsidR="007A1F44" w:rsidRPr="00977EA3" w:rsidRDefault="007A1F44" w:rsidP="0055376D">
      <w:pPr>
        <w:pStyle w:val="Titolo5"/>
        <w:numPr>
          <w:ilvl w:val="0"/>
          <w:numId w:val="0"/>
        </w:numPr>
        <w:tabs>
          <w:tab w:val="clear" w:pos="2160"/>
          <w:tab w:val="clear" w:pos="2880"/>
          <w:tab w:val="clear" w:pos="3600"/>
          <w:tab w:val="clear" w:pos="4320"/>
        </w:tabs>
        <w:rPr>
          <w:noProof w:val="0"/>
        </w:rPr>
      </w:pPr>
      <w:r w:rsidRPr="00977EA3">
        <w:rPr>
          <w:noProof w:val="0"/>
        </w:rPr>
        <w:t>3.60.4.2.2 Message Semantics</w:t>
      </w:r>
    </w:p>
    <w:p w14:paraId="3D4A4511" w14:textId="77777777" w:rsidR="007A1F44" w:rsidRPr="00977EA3" w:rsidRDefault="007A1F44" w:rsidP="0055376D">
      <w:pPr>
        <w:pStyle w:val="Corpotesto"/>
      </w:pPr>
      <w:r w:rsidRPr="00977EA3">
        <w:t xml:space="preserve">The response shall be a Retrieve Multiple Value Sets Response as specified in the XML schema defining </w:t>
      </w:r>
      <w:proofErr w:type="spellStart"/>
      <w:r w:rsidRPr="00977EA3">
        <w:t>RetrieveMultipleValueSetsResponse</w:t>
      </w:r>
      <w:proofErr w:type="spellEnd"/>
      <w:r w:rsidRPr="00977EA3">
        <w:t xml:space="preserve"> which can be accessed on the IHE FTP site, see ITI TF-2x: Appendix W. The </w:t>
      </w:r>
      <w:proofErr w:type="spellStart"/>
      <w:r w:rsidRPr="00977EA3">
        <w:t>RetrieveMultipleValueSetsResponse</w:t>
      </w:r>
      <w:proofErr w:type="spellEnd"/>
      <w:r w:rsidRPr="00977EA3">
        <w:t xml:space="preserve"> element shall have one </w:t>
      </w:r>
      <w:proofErr w:type="spellStart"/>
      <w:r w:rsidRPr="00977EA3">
        <w:t>DescribedValueSet</w:t>
      </w:r>
      <w:proofErr w:type="spellEnd"/>
      <w:r w:rsidRPr="00977EA3">
        <w:t xml:space="preserve"> element for each matching value set found. If no matching elements are found, it shall be empty.</w:t>
      </w:r>
    </w:p>
    <w:p w14:paraId="6548772A" w14:textId="77777777" w:rsidR="007A1F44" w:rsidRPr="00977EA3" w:rsidRDefault="007A1F44" w:rsidP="0055376D">
      <w:r w:rsidRPr="00977EA3">
        <w:t xml:space="preserve">Each </w:t>
      </w:r>
      <w:proofErr w:type="spellStart"/>
      <w:r w:rsidRPr="00977EA3">
        <w:t>DescribedValueSet</w:t>
      </w:r>
      <w:proofErr w:type="spellEnd"/>
      <w:r w:rsidRPr="00977EA3">
        <w:t xml:space="preserve"> element contains:</w:t>
      </w:r>
    </w:p>
    <w:p w14:paraId="281065DE" w14:textId="77777777" w:rsidR="008E3CF3" w:rsidRPr="00977EA3" w:rsidRDefault="007A1F44" w:rsidP="00EC243F">
      <w:pPr>
        <w:pStyle w:val="Puntoelenco2"/>
      </w:pPr>
      <w:r w:rsidRPr="00977EA3">
        <w:rPr>
          <w:b/>
        </w:rPr>
        <w:t xml:space="preserve">An id </w:t>
      </w:r>
      <w:r w:rsidRPr="00977EA3">
        <w:t>attribute, a mandatory OID, the OID for this value set</w:t>
      </w:r>
    </w:p>
    <w:p w14:paraId="1820C6CC" w14:textId="583CF107" w:rsidR="008E3CF3" w:rsidRPr="00977EA3" w:rsidRDefault="007A1F44" w:rsidP="00EC243F">
      <w:pPr>
        <w:pStyle w:val="Puntoelenco2"/>
      </w:pPr>
      <w:r w:rsidRPr="00977EA3">
        <w:rPr>
          <w:b/>
        </w:rPr>
        <w:t xml:space="preserve">A </w:t>
      </w:r>
      <w:proofErr w:type="spellStart"/>
      <w:r w:rsidRPr="00977EA3">
        <w:rPr>
          <w:b/>
        </w:rPr>
        <w:t>displayName</w:t>
      </w:r>
      <w:proofErr w:type="spellEnd"/>
      <w:r w:rsidRPr="00977EA3">
        <w:rPr>
          <w:b/>
        </w:rPr>
        <w:t xml:space="preserve"> </w:t>
      </w:r>
      <w:r w:rsidRPr="00977EA3">
        <w:t>attribute, a mandatory string, the name of this value set</w:t>
      </w:r>
    </w:p>
    <w:p w14:paraId="3C774F16" w14:textId="77777777" w:rsidR="008E3CF3" w:rsidRPr="00977EA3" w:rsidRDefault="007A1F44" w:rsidP="00EC243F">
      <w:pPr>
        <w:pStyle w:val="Puntoelenco2"/>
      </w:pPr>
      <w:r w:rsidRPr="00977EA3">
        <w:rPr>
          <w:b/>
        </w:rPr>
        <w:t>Source</w:t>
      </w:r>
      <w:r w:rsidRPr="00977EA3">
        <w:t>, an optional string, the source organization for this value set</w:t>
      </w:r>
    </w:p>
    <w:p w14:paraId="4821C3B4" w14:textId="77777777" w:rsidR="008E3CF3" w:rsidRPr="00977EA3" w:rsidRDefault="007A1F44" w:rsidP="00EC243F">
      <w:pPr>
        <w:pStyle w:val="Puntoelenco2"/>
      </w:pPr>
      <w:proofErr w:type="spellStart"/>
      <w:r w:rsidRPr="00977EA3">
        <w:rPr>
          <w:b/>
        </w:rPr>
        <w:t>SourceURI</w:t>
      </w:r>
      <w:proofErr w:type="spellEnd"/>
      <w:r w:rsidRPr="00977EA3">
        <w:t>, an optional URI, a URI providing more description of this value set,</w:t>
      </w:r>
    </w:p>
    <w:p w14:paraId="525D9985" w14:textId="77777777" w:rsidR="008E3CF3" w:rsidRPr="00977EA3" w:rsidRDefault="007A1F44" w:rsidP="00EC243F">
      <w:pPr>
        <w:pStyle w:val="Puntoelenco2"/>
      </w:pPr>
      <w:r w:rsidRPr="00977EA3">
        <w:rPr>
          <w:b/>
        </w:rPr>
        <w:t>Purpose</w:t>
      </w:r>
      <w:r w:rsidRPr="00977EA3">
        <w:t>, an optional string, a description of the intended use of this value set</w:t>
      </w:r>
    </w:p>
    <w:p w14:paraId="6BD767F1" w14:textId="77777777" w:rsidR="008E3CF3" w:rsidRPr="00977EA3" w:rsidRDefault="007A1F44" w:rsidP="00EC243F">
      <w:pPr>
        <w:pStyle w:val="Puntoelenco2"/>
      </w:pPr>
      <w:r w:rsidRPr="00977EA3">
        <w:rPr>
          <w:b/>
        </w:rPr>
        <w:t>Definition</w:t>
      </w:r>
      <w:r w:rsidRPr="00977EA3">
        <w:t>, an optional string, a definition of the value set provided by the source</w:t>
      </w:r>
    </w:p>
    <w:p w14:paraId="41BB8695" w14:textId="77777777" w:rsidR="008E3CF3" w:rsidRPr="00977EA3" w:rsidRDefault="007A1F44" w:rsidP="00EC243F">
      <w:pPr>
        <w:pStyle w:val="Puntoelenco2"/>
      </w:pPr>
      <w:r w:rsidRPr="00977EA3">
        <w:rPr>
          <w:b/>
        </w:rPr>
        <w:t xml:space="preserve">A version </w:t>
      </w:r>
      <w:r w:rsidRPr="00977EA3">
        <w:t>attribute, a mandatory string, a version in the format used by the source,</w:t>
      </w:r>
    </w:p>
    <w:p w14:paraId="5226C9AF" w14:textId="77777777" w:rsidR="008E3CF3" w:rsidRPr="00977EA3" w:rsidRDefault="007A1F44" w:rsidP="00EC243F">
      <w:pPr>
        <w:pStyle w:val="Puntoelenco2"/>
      </w:pPr>
      <w:r w:rsidRPr="00977EA3">
        <w:rPr>
          <w:b/>
        </w:rPr>
        <w:t>Status</w:t>
      </w:r>
      <w:r w:rsidRPr="00977EA3">
        <w:t>, an optional string, the status at time of retrieval (e.g., Active or Inactive)</w:t>
      </w:r>
    </w:p>
    <w:p w14:paraId="35142A52" w14:textId="77777777" w:rsidR="008E3CF3" w:rsidRPr="00977EA3" w:rsidRDefault="007A1F44" w:rsidP="00EC243F">
      <w:pPr>
        <w:pStyle w:val="Puntoelenco2"/>
      </w:pPr>
      <w:r w:rsidRPr="00977EA3">
        <w:rPr>
          <w:b/>
        </w:rPr>
        <w:t xml:space="preserve">Type, </w:t>
      </w:r>
      <w:r w:rsidRPr="00977EA3">
        <w:t xml:space="preserve">a mandatory </w:t>
      </w:r>
      <w:r w:rsidR="00232E9F" w:rsidRPr="00977EA3">
        <w:t>string that</w:t>
      </w:r>
      <w:r w:rsidRPr="00977EA3">
        <w:t xml:space="preserve"> indicates whether this is an </w:t>
      </w:r>
      <w:proofErr w:type="spellStart"/>
      <w:r w:rsidRPr="00977EA3">
        <w:t>intensional</w:t>
      </w:r>
      <w:proofErr w:type="spellEnd"/>
      <w:r w:rsidRPr="00977EA3">
        <w:t>, extensional, or expanded value set.</w:t>
      </w:r>
    </w:p>
    <w:p w14:paraId="61A86D45" w14:textId="77777777" w:rsidR="008E3CF3" w:rsidRPr="00977EA3" w:rsidRDefault="007A1F44" w:rsidP="00EC243F">
      <w:pPr>
        <w:pStyle w:val="Puntoelenco2"/>
      </w:pPr>
      <w:r w:rsidRPr="00977EA3">
        <w:rPr>
          <w:b/>
        </w:rPr>
        <w:t xml:space="preserve">Binding, </w:t>
      </w:r>
      <w:r w:rsidRPr="00977EA3">
        <w:t>an optional string, either static or dynamic</w:t>
      </w:r>
      <w:r w:rsidRPr="00977EA3">
        <w:rPr>
          <w:b/>
        </w:rPr>
        <w:t>.</w:t>
      </w:r>
    </w:p>
    <w:p w14:paraId="1574D5F9" w14:textId="77777777" w:rsidR="008E3CF3" w:rsidRPr="00977EA3" w:rsidRDefault="007A1F44" w:rsidP="00EC243F">
      <w:pPr>
        <w:pStyle w:val="Puntoelenco2"/>
      </w:pPr>
      <w:proofErr w:type="spellStart"/>
      <w:r w:rsidRPr="00977EA3">
        <w:rPr>
          <w:b/>
        </w:rPr>
        <w:t>EffectiveDate</w:t>
      </w:r>
      <w:proofErr w:type="spellEnd"/>
      <w:r w:rsidRPr="00977EA3">
        <w:t>, an optional XML-date, the initial effective date for this value set</w:t>
      </w:r>
    </w:p>
    <w:p w14:paraId="3E416622" w14:textId="77777777" w:rsidR="008E3CF3" w:rsidRPr="00977EA3" w:rsidRDefault="007A1F44" w:rsidP="00EC243F">
      <w:pPr>
        <w:pStyle w:val="Puntoelenco2"/>
      </w:pPr>
      <w:r w:rsidRPr="00977EA3">
        <w:rPr>
          <w:b/>
        </w:rPr>
        <w:t>ExpirationDate</w:t>
      </w:r>
      <w:r w:rsidRPr="00977EA3">
        <w:t>, an optional XML-date, the intended expiration date for this value set</w:t>
      </w:r>
    </w:p>
    <w:p w14:paraId="6DF7F46D" w14:textId="77777777" w:rsidR="008E3CF3" w:rsidRPr="00977EA3" w:rsidRDefault="007A1F44" w:rsidP="00EC243F">
      <w:pPr>
        <w:pStyle w:val="Puntoelenco2"/>
      </w:pPr>
      <w:proofErr w:type="spellStart"/>
      <w:r w:rsidRPr="00977EA3">
        <w:rPr>
          <w:b/>
        </w:rPr>
        <w:t>CreationDate</w:t>
      </w:r>
      <w:proofErr w:type="spellEnd"/>
      <w:r w:rsidRPr="00977EA3">
        <w:t>, an optional XML-date, the creation date of this value set,</w:t>
      </w:r>
    </w:p>
    <w:p w14:paraId="5C68DDC6" w14:textId="77777777" w:rsidR="008E3CF3" w:rsidRPr="00977EA3" w:rsidRDefault="007A1F44" w:rsidP="00EC243F">
      <w:pPr>
        <w:pStyle w:val="Puntoelenco2"/>
      </w:pPr>
      <w:proofErr w:type="spellStart"/>
      <w:r w:rsidRPr="00977EA3">
        <w:rPr>
          <w:b/>
        </w:rPr>
        <w:t>RevisionDate</w:t>
      </w:r>
      <w:proofErr w:type="spellEnd"/>
      <w:r w:rsidRPr="00977EA3">
        <w:t xml:space="preserve">, an optional XML-date, the revision date of this value set, </w:t>
      </w:r>
    </w:p>
    <w:p w14:paraId="3E10EF96" w14:textId="77777777" w:rsidR="008E3CF3" w:rsidRPr="00977EA3" w:rsidRDefault="007A1F44" w:rsidP="00EC243F">
      <w:pPr>
        <w:pStyle w:val="Puntoelenco2"/>
      </w:pPr>
      <w:r w:rsidRPr="00977EA3">
        <w:t xml:space="preserve">Zero or more </w:t>
      </w:r>
      <w:r w:rsidRPr="00977EA3">
        <w:rPr>
          <w:b/>
        </w:rPr>
        <w:t>Group</w:t>
      </w:r>
      <w:r w:rsidRPr="00977EA3">
        <w:t xml:space="preserve"> elements, where each </w:t>
      </w:r>
      <w:r w:rsidRPr="00977EA3">
        <w:rPr>
          <w:b/>
        </w:rPr>
        <w:t>Group</w:t>
      </w:r>
      <w:r w:rsidRPr="00977EA3">
        <w:t xml:space="preserve"> element has </w:t>
      </w:r>
    </w:p>
    <w:p w14:paraId="2AC43498" w14:textId="77777777" w:rsidR="008E3CF3" w:rsidRPr="00977EA3" w:rsidRDefault="007A1F44" w:rsidP="00EC243F">
      <w:pPr>
        <w:pStyle w:val="Puntoelenco3"/>
        <w:numPr>
          <w:ilvl w:val="0"/>
          <w:numId w:val="17"/>
        </w:numPr>
      </w:pPr>
      <w:r w:rsidRPr="00977EA3">
        <w:t xml:space="preserve">an optional </w:t>
      </w:r>
      <w:r w:rsidRPr="00977EA3">
        <w:rPr>
          <w:b/>
        </w:rPr>
        <w:t>id</w:t>
      </w:r>
      <w:r w:rsidRPr="00977EA3">
        <w:t xml:space="preserve"> attribute containing the OID for the group.</w:t>
      </w:r>
    </w:p>
    <w:p w14:paraId="442282A9" w14:textId="77777777" w:rsidR="008E3CF3" w:rsidRPr="00977EA3" w:rsidRDefault="007A1F44" w:rsidP="00EC243F">
      <w:pPr>
        <w:pStyle w:val="Puntoelenco3"/>
        <w:numPr>
          <w:ilvl w:val="0"/>
          <w:numId w:val="17"/>
        </w:numPr>
      </w:pPr>
      <w:r w:rsidRPr="00977EA3">
        <w:t xml:space="preserve">An optional </w:t>
      </w:r>
      <w:proofErr w:type="spellStart"/>
      <w:r w:rsidRPr="00977EA3">
        <w:rPr>
          <w:b/>
        </w:rPr>
        <w:t>displayName</w:t>
      </w:r>
      <w:proofErr w:type="spellEnd"/>
      <w:r w:rsidRPr="00977EA3">
        <w:rPr>
          <w:b/>
        </w:rPr>
        <w:t xml:space="preserve"> </w:t>
      </w:r>
      <w:r w:rsidRPr="00977EA3">
        <w:t>attribute</w:t>
      </w:r>
      <w:r w:rsidRPr="00977EA3">
        <w:rPr>
          <w:b/>
        </w:rPr>
        <w:t xml:space="preserve">, </w:t>
      </w:r>
      <w:r w:rsidRPr="00977EA3">
        <w:t>containing the name for the group,</w:t>
      </w:r>
    </w:p>
    <w:p w14:paraId="7AFB6642" w14:textId="77777777" w:rsidR="008E3CF3" w:rsidRPr="00977EA3" w:rsidRDefault="007A1F44" w:rsidP="00EC243F">
      <w:pPr>
        <w:pStyle w:val="Puntoelenco3"/>
        <w:numPr>
          <w:ilvl w:val="0"/>
          <w:numId w:val="17"/>
        </w:numPr>
      </w:pPr>
      <w:r w:rsidRPr="00977EA3">
        <w:t xml:space="preserve">An optional </w:t>
      </w:r>
      <w:proofErr w:type="spellStart"/>
      <w:r w:rsidRPr="00977EA3">
        <w:rPr>
          <w:b/>
        </w:rPr>
        <w:t>sourceOrganization</w:t>
      </w:r>
      <w:proofErr w:type="spellEnd"/>
      <w:r w:rsidRPr="00977EA3">
        <w:rPr>
          <w:b/>
        </w:rPr>
        <w:t xml:space="preserve"> </w:t>
      </w:r>
      <w:r w:rsidRPr="00977EA3">
        <w:t>attribute</w:t>
      </w:r>
      <w:r w:rsidRPr="00977EA3">
        <w:rPr>
          <w:b/>
        </w:rPr>
        <w:t xml:space="preserve">, </w:t>
      </w:r>
      <w:r w:rsidRPr="00977EA3">
        <w:t>containing the name of the organization that defined the group.</w:t>
      </w:r>
    </w:p>
    <w:p w14:paraId="198EDC27" w14:textId="77777777" w:rsidR="008E3CF3" w:rsidRPr="00977EA3" w:rsidRDefault="007A1F44" w:rsidP="00EC243F">
      <w:pPr>
        <w:pStyle w:val="Puntoelenco3"/>
        <w:numPr>
          <w:ilvl w:val="0"/>
          <w:numId w:val="17"/>
        </w:numPr>
      </w:pPr>
      <w:r w:rsidRPr="00977EA3">
        <w:t xml:space="preserve">Zero or more </w:t>
      </w:r>
      <w:r w:rsidRPr="00977EA3">
        <w:rPr>
          <w:b/>
        </w:rPr>
        <w:t>Keyword</w:t>
      </w:r>
      <w:r w:rsidRPr="00977EA3">
        <w:t xml:space="preserve"> elements that contain keywords associated with the group.</w:t>
      </w:r>
    </w:p>
    <w:p w14:paraId="18A0867B" w14:textId="77777777" w:rsidR="008E3CF3" w:rsidRPr="00977EA3" w:rsidRDefault="007A1F44" w:rsidP="00EC243F">
      <w:pPr>
        <w:pStyle w:val="Puntoelenco2"/>
      </w:pPr>
      <w:r w:rsidRPr="00977EA3">
        <w:lastRenderedPageBreak/>
        <w:t xml:space="preserve">One </w:t>
      </w:r>
      <w:proofErr w:type="spellStart"/>
      <w:r w:rsidRPr="00977EA3">
        <w:rPr>
          <w:b/>
        </w:rPr>
        <w:t>ConceptList</w:t>
      </w:r>
      <w:proofErr w:type="spellEnd"/>
      <w:r w:rsidRPr="00977EA3">
        <w:t>, that contains</w:t>
      </w:r>
    </w:p>
    <w:p w14:paraId="6153ED01" w14:textId="77777777" w:rsidR="008E3CF3" w:rsidRPr="00977EA3" w:rsidRDefault="007A1F44" w:rsidP="00EC243F">
      <w:pPr>
        <w:pStyle w:val="Puntoelenco3"/>
        <w:numPr>
          <w:ilvl w:val="0"/>
          <w:numId w:val="17"/>
        </w:numPr>
      </w:pPr>
      <w:r w:rsidRPr="00977EA3">
        <w:t xml:space="preserve">One or more </w:t>
      </w:r>
      <w:r w:rsidRPr="00977EA3">
        <w:rPr>
          <w:b/>
        </w:rPr>
        <w:t>Concept</w:t>
      </w:r>
      <w:r w:rsidRPr="00977EA3">
        <w:t>, encoded using the HL7 CE datatype. These are the codes that are members of the expanded form of the value set.</w:t>
      </w:r>
    </w:p>
    <w:p w14:paraId="6BB834C6" w14:textId="77777777" w:rsidR="008E3CF3" w:rsidRPr="00977EA3" w:rsidRDefault="007A1F44" w:rsidP="00EC243F">
      <w:pPr>
        <w:pStyle w:val="Puntoelenco3"/>
        <w:numPr>
          <w:ilvl w:val="0"/>
          <w:numId w:val="17"/>
        </w:numPr>
      </w:pPr>
      <w:r w:rsidRPr="00977EA3">
        <w:t xml:space="preserve">With an optional attribute </w:t>
      </w:r>
      <w:proofErr w:type="spellStart"/>
      <w:r w:rsidRPr="00977EA3">
        <w:rPr>
          <w:b/>
        </w:rPr>
        <w:t>xml:lang</w:t>
      </w:r>
      <w:proofErr w:type="spellEnd"/>
      <w:r w:rsidRPr="00977EA3">
        <w:t xml:space="preserve"> to indicate the language for the </w:t>
      </w:r>
      <w:proofErr w:type="spellStart"/>
      <w:r w:rsidRPr="00977EA3">
        <w:t>displayname</w:t>
      </w:r>
      <w:proofErr w:type="spellEnd"/>
      <w:r w:rsidRPr="00977EA3">
        <w:t xml:space="preserve"> for these concepts.</w:t>
      </w:r>
    </w:p>
    <w:p w14:paraId="14CD81F9" w14:textId="5CE9933B" w:rsidR="007A1F44" w:rsidRPr="00977EA3" w:rsidRDefault="007A1F44" w:rsidP="0055376D">
      <w:pPr>
        <w:pStyle w:val="Corpotesto"/>
      </w:pPr>
      <w:r w:rsidRPr="00977EA3">
        <w:t xml:space="preserve">The </w:t>
      </w:r>
      <w:proofErr w:type="spellStart"/>
      <w:r w:rsidRPr="00977EA3">
        <w:t>ConceptList</w:t>
      </w:r>
      <w:proofErr w:type="spellEnd"/>
      <w:r w:rsidRPr="00977EA3">
        <w:t xml:space="preserve"> element and structure is the same in both the </w:t>
      </w:r>
      <w:r w:rsidR="00383577">
        <w:t>[</w:t>
      </w:r>
      <w:r w:rsidRPr="00977EA3">
        <w:t>ITI-48</w:t>
      </w:r>
      <w:r w:rsidR="00383577">
        <w:t>]</w:t>
      </w:r>
      <w:r w:rsidRPr="00977EA3">
        <w:t xml:space="preserve"> and </w:t>
      </w:r>
      <w:r w:rsidR="00383577">
        <w:t>[</w:t>
      </w:r>
      <w:r w:rsidRPr="00977EA3">
        <w:t>ITI-60</w:t>
      </w:r>
      <w:r w:rsidR="00383577">
        <w:t>]</w:t>
      </w:r>
      <w:r w:rsidRPr="00977EA3">
        <w:t xml:space="preserve"> transactions. The Identifier OID in the </w:t>
      </w:r>
      <w:r w:rsidR="00383577">
        <w:t>[</w:t>
      </w:r>
      <w:r w:rsidRPr="00977EA3">
        <w:t>ITI-60</w:t>
      </w:r>
      <w:r w:rsidR="00383577">
        <w:t>]</w:t>
      </w:r>
      <w:r w:rsidRPr="00977EA3">
        <w:t xml:space="preserve"> response is the OID used in the </w:t>
      </w:r>
      <w:r w:rsidR="00383577">
        <w:t>[</w:t>
      </w:r>
      <w:r w:rsidRPr="00977EA3">
        <w:t>ITI-48</w:t>
      </w:r>
      <w:r w:rsidR="00383577">
        <w:t>]</w:t>
      </w:r>
      <w:r w:rsidRPr="00977EA3">
        <w:t xml:space="preserve"> transaction when the value set is an expanded value set. It will not match in other cases.</w:t>
      </w:r>
    </w:p>
    <w:p w14:paraId="2AFFF29E" w14:textId="77777777" w:rsidR="007A1F44" w:rsidRPr="00977EA3" w:rsidRDefault="007A1F44" w:rsidP="0055376D">
      <w:pPr>
        <w:pStyle w:val="Corpotesto"/>
      </w:pPr>
      <w:r w:rsidRPr="00977EA3">
        <w:t xml:space="preserve">A sample </w:t>
      </w:r>
      <w:proofErr w:type="spellStart"/>
      <w:r w:rsidRPr="00977EA3">
        <w:t>RetrieveMultipleValueSetsResponse</w:t>
      </w:r>
      <w:proofErr w:type="spellEnd"/>
      <w:r w:rsidRPr="00977EA3">
        <w:t xml:space="preserve"> is shown below:</w:t>
      </w:r>
    </w:p>
    <w:p w14:paraId="380B63FA" w14:textId="77777777" w:rsidR="007A1F44" w:rsidRPr="00977EA3" w:rsidRDefault="007A1F44" w:rsidP="0055376D">
      <w:pPr>
        <w:pStyle w:val="Corpotesto"/>
      </w:pPr>
    </w:p>
    <w:p w14:paraId="280739B9" w14:textId="77777777" w:rsidR="007A1F44" w:rsidRPr="00977EA3" w:rsidRDefault="007A1F44" w:rsidP="0055376D">
      <w:pPr>
        <w:pStyle w:val="XMLExample"/>
        <w:rPr>
          <w:lang w:val="en-US"/>
        </w:rPr>
      </w:pPr>
      <w:r w:rsidRPr="00977EA3">
        <w:rPr>
          <w:lang w:val="en-US"/>
        </w:rPr>
        <w:t>&lt;?xml version="1.0" encoding="UTF-8"?&gt;</w:t>
      </w:r>
      <w:r w:rsidRPr="00977EA3">
        <w:rPr>
          <w:lang w:val="en-US"/>
        </w:rPr>
        <w:br/>
        <w:t>&lt;</w:t>
      </w:r>
      <w:proofErr w:type="spellStart"/>
      <w:r w:rsidRPr="00977EA3">
        <w:rPr>
          <w:lang w:val="en-US"/>
        </w:rPr>
        <w:t>RetrieveMultipleValueSetsResponse</w:t>
      </w:r>
      <w:proofErr w:type="spellEnd"/>
      <w:r w:rsidRPr="00977EA3">
        <w:rPr>
          <w:lang w:val="en-US"/>
        </w:rPr>
        <w:t xml:space="preserve"> </w:t>
      </w:r>
      <w:proofErr w:type="spellStart"/>
      <w:r w:rsidRPr="00977EA3">
        <w:rPr>
          <w:lang w:val="en-US"/>
        </w:rPr>
        <w:t>xmlns</w:t>
      </w:r>
      <w:proofErr w:type="spellEnd"/>
      <w:r w:rsidRPr="00977EA3">
        <w:rPr>
          <w:lang w:val="en-US"/>
        </w:rPr>
        <w:t xml:space="preserve">="urn:ihe:iti:svs:2008" </w:t>
      </w:r>
      <w:proofErr w:type="spellStart"/>
      <w:r w:rsidRPr="00977EA3">
        <w:rPr>
          <w:lang w:val="en-US"/>
        </w:rPr>
        <w:t>xmlns:xsi</w:t>
      </w:r>
      <w:proofErr w:type="spellEnd"/>
      <w:r w:rsidRPr="00977EA3">
        <w:rPr>
          <w:lang w:val="en-US"/>
        </w:rPr>
        <w:t xml:space="preserve">="http://www.w3.org/2001/XMLSchema-instance" </w:t>
      </w:r>
      <w:proofErr w:type="spellStart"/>
      <w:r w:rsidRPr="00977EA3">
        <w:rPr>
          <w:lang w:val="en-US"/>
        </w:rPr>
        <w:t>xsi:schemaLocation</w:t>
      </w:r>
      <w:proofErr w:type="spellEnd"/>
      <w:r w:rsidRPr="00977EA3">
        <w:rPr>
          <w:lang w:val="en-US"/>
        </w:rPr>
        <w:t>="urn:ihe:iti:svs:2008:SVS.xsd"&gt;</w:t>
      </w:r>
      <w:r w:rsidRPr="00977EA3">
        <w:rPr>
          <w:lang w:val="en-US"/>
        </w:rPr>
        <w:br/>
        <w:t xml:space="preserve">    &lt;</w:t>
      </w:r>
      <w:proofErr w:type="spellStart"/>
      <w:r w:rsidRPr="00977EA3">
        <w:rPr>
          <w:lang w:val="en-US"/>
        </w:rPr>
        <w:t>DescribedValueSet</w:t>
      </w:r>
      <w:proofErr w:type="spellEnd"/>
      <w:r w:rsidRPr="00977EA3">
        <w:rPr>
          <w:lang w:val="en-US"/>
        </w:rPr>
        <w:t xml:space="preserve"> id="1.2.3" </w:t>
      </w:r>
      <w:proofErr w:type="spellStart"/>
      <w:r w:rsidRPr="00977EA3">
        <w:rPr>
          <w:lang w:val="en-US"/>
        </w:rPr>
        <w:t>displayName</w:t>
      </w:r>
      <w:proofErr w:type="spellEnd"/>
      <w:r w:rsidRPr="00977EA3">
        <w:rPr>
          <w:lang w:val="en-US"/>
        </w:rPr>
        <w:t>="placeholder" version="version1"&gt;</w:t>
      </w:r>
      <w:r w:rsidRPr="00977EA3">
        <w:rPr>
          <w:lang w:val="en-US"/>
        </w:rPr>
        <w:br/>
        <w:t xml:space="preserve">            &lt;</w:t>
      </w:r>
      <w:proofErr w:type="spellStart"/>
      <w:r w:rsidRPr="00977EA3">
        <w:rPr>
          <w:lang w:val="en-US"/>
        </w:rPr>
        <w:t>ConceptList</w:t>
      </w:r>
      <w:proofErr w:type="spellEnd"/>
      <w:r w:rsidRPr="00977EA3">
        <w:rPr>
          <w:lang w:val="en-US"/>
        </w:rPr>
        <w:t xml:space="preserve"> </w:t>
      </w:r>
      <w:proofErr w:type="spellStart"/>
      <w:r w:rsidRPr="00977EA3">
        <w:rPr>
          <w:lang w:val="en-US"/>
        </w:rPr>
        <w:t>xml:lang</w:t>
      </w:r>
      <w:proofErr w:type="spellEnd"/>
      <w:r w:rsidRPr="00977EA3">
        <w:rPr>
          <w:lang w:val="en-US"/>
        </w:rPr>
        <w:t>="</w:t>
      </w:r>
      <w:proofErr w:type="spellStart"/>
      <w:r w:rsidRPr="00977EA3">
        <w:rPr>
          <w:lang w:val="en-US"/>
        </w:rPr>
        <w:t>en</w:t>
      </w:r>
      <w:proofErr w:type="spellEnd"/>
      <w:r w:rsidRPr="00977EA3">
        <w:rPr>
          <w:lang w:val="en-US"/>
        </w:rPr>
        <w:t>-US"&gt;</w:t>
      </w:r>
      <w:r w:rsidRPr="00977EA3">
        <w:rPr>
          <w:lang w:val="en-US"/>
        </w:rPr>
        <w:br/>
        <w:t xml:space="preserve">                &lt;Concept code="code1" </w:t>
      </w:r>
      <w:proofErr w:type="spellStart"/>
      <w:r w:rsidRPr="00977EA3">
        <w:rPr>
          <w:lang w:val="en-US"/>
        </w:rPr>
        <w:t>codeSystem</w:t>
      </w:r>
      <w:proofErr w:type="spellEnd"/>
      <w:r w:rsidRPr="00977EA3">
        <w:rPr>
          <w:lang w:val="en-US"/>
        </w:rPr>
        <w:t xml:space="preserve">="2.3.4" </w:t>
      </w:r>
      <w:proofErr w:type="spellStart"/>
      <w:r w:rsidRPr="00977EA3">
        <w:rPr>
          <w:lang w:val="en-US"/>
        </w:rPr>
        <w:t>codeSystemName</w:t>
      </w:r>
      <w:proofErr w:type="spellEnd"/>
      <w:r w:rsidRPr="00977EA3">
        <w:rPr>
          <w:lang w:val="en-US"/>
        </w:rPr>
        <w:t xml:space="preserve">="codeSystemName1" </w:t>
      </w:r>
      <w:proofErr w:type="spellStart"/>
      <w:r w:rsidRPr="00977EA3">
        <w:rPr>
          <w:lang w:val="en-US"/>
        </w:rPr>
        <w:t>codeSystemVersion</w:t>
      </w:r>
      <w:proofErr w:type="spellEnd"/>
      <w:r w:rsidRPr="00977EA3">
        <w:rPr>
          <w:lang w:val="en-US"/>
        </w:rPr>
        <w:t xml:space="preserve">="codeSystemVersion1" </w:t>
      </w:r>
      <w:proofErr w:type="spellStart"/>
      <w:r w:rsidRPr="00977EA3">
        <w:rPr>
          <w:lang w:val="en-US"/>
        </w:rPr>
        <w:t>displayName</w:t>
      </w:r>
      <w:proofErr w:type="spellEnd"/>
      <w:r w:rsidRPr="00977EA3">
        <w:rPr>
          <w:lang w:val="en-US"/>
        </w:rPr>
        <w:t>="displayName1"&gt;</w:t>
      </w:r>
      <w:r w:rsidRPr="00977EA3">
        <w:rPr>
          <w:lang w:val="en-US"/>
        </w:rPr>
        <w:br/>
        <w:t xml:space="preserve">                    &lt;/Concept&gt;</w:t>
      </w:r>
      <w:r w:rsidRPr="00977EA3">
        <w:rPr>
          <w:lang w:val="en-US"/>
        </w:rPr>
        <w:br/>
        <w:t xml:space="preserve">                &lt;Concept code="code7" </w:t>
      </w:r>
      <w:proofErr w:type="spellStart"/>
      <w:r w:rsidRPr="00977EA3">
        <w:rPr>
          <w:lang w:val="en-US"/>
        </w:rPr>
        <w:t>codeSystem</w:t>
      </w:r>
      <w:proofErr w:type="spellEnd"/>
      <w:r w:rsidRPr="00977EA3">
        <w:rPr>
          <w:lang w:val="en-US"/>
        </w:rPr>
        <w:t xml:space="preserve">="2.3.4" </w:t>
      </w:r>
      <w:proofErr w:type="spellStart"/>
      <w:r w:rsidRPr="00977EA3">
        <w:rPr>
          <w:lang w:val="en-US"/>
        </w:rPr>
        <w:t>codeSystemName</w:t>
      </w:r>
      <w:proofErr w:type="spellEnd"/>
      <w:r w:rsidRPr="00977EA3">
        <w:rPr>
          <w:lang w:val="en-US"/>
        </w:rPr>
        <w:t xml:space="preserve">="codeSystemName1" </w:t>
      </w:r>
      <w:proofErr w:type="spellStart"/>
      <w:r w:rsidRPr="00977EA3">
        <w:rPr>
          <w:lang w:val="en-US"/>
        </w:rPr>
        <w:t>codeSystemVersion</w:t>
      </w:r>
      <w:proofErr w:type="spellEnd"/>
      <w:r w:rsidRPr="00977EA3">
        <w:rPr>
          <w:lang w:val="en-US"/>
        </w:rPr>
        <w:t xml:space="preserve">="codeSystemVersion1" </w:t>
      </w:r>
      <w:proofErr w:type="spellStart"/>
      <w:r w:rsidRPr="00977EA3">
        <w:rPr>
          <w:lang w:val="en-US"/>
        </w:rPr>
        <w:t>displayName</w:t>
      </w:r>
      <w:proofErr w:type="spellEnd"/>
      <w:r w:rsidRPr="00977EA3">
        <w:rPr>
          <w:lang w:val="en-US"/>
        </w:rPr>
        <w:t>="displayName7"&gt;</w:t>
      </w:r>
      <w:r w:rsidRPr="00977EA3">
        <w:rPr>
          <w:lang w:val="en-US"/>
        </w:rPr>
        <w:br/>
        <w:t xml:space="preserve">                    &lt;/Concept&gt;</w:t>
      </w:r>
      <w:r w:rsidRPr="00977EA3">
        <w:rPr>
          <w:lang w:val="en-US"/>
        </w:rPr>
        <w:br/>
        <w:t xml:space="preserve">         &lt;/</w:t>
      </w:r>
      <w:proofErr w:type="spellStart"/>
      <w:r w:rsidRPr="00977EA3">
        <w:rPr>
          <w:lang w:val="en-US"/>
        </w:rPr>
        <w:t>ConceptList</w:t>
      </w:r>
      <w:proofErr w:type="spellEnd"/>
      <w:r w:rsidRPr="00977EA3">
        <w:rPr>
          <w:lang w:val="en-US"/>
        </w:rPr>
        <w:t>&gt;</w:t>
      </w:r>
      <w:r w:rsidRPr="00977EA3">
        <w:rPr>
          <w:lang w:val="en-US"/>
        </w:rPr>
        <w:br/>
        <w:t xml:space="preserve">         &lt;Source&gt;</w:t>
      </w:r>
      <w:proofErr w:type="spellStart"/>
      <w:r w:rsidRPr="00977EA3">
        <w:rPr>
          <w:lang w:val="en-US"/>
        </w:rPr>
        <w:t>Codingsource</w:t>
      </w:r>
      <w:proofErr w:type="spellEnd"/>
      <w:r w:rsidRPr="00977EA3">
        <w:rPr>
          <w:lang w:val="en-US"/>
        </w:rPr>
        <w:t>&lt;/Source&gt;</w:t>
      </w:r>
    </w:p>
    <w:p w14:paraId="383E481F" w14:textId="77777777" w:rsidR="007A1F44" w:rsidRPr="00977EA3" w:rsidRDefault="007A1F44" w:rsidP="0055376D">
      <w:pPr>
        <w:pStyle w:val="XMLExample"/>
        <w:rPr>
          <w:lang w:val="en-US"/>
        </w:rPr>
      </w:pPr>
      <w:r w:rsidRPr="00977EA3">
        <w:rPr>
          <w:lang w:val="en-US"/>
        </w:rPr>
        <w:t xml:space="preserve">         &lt;</w:t>
      </w:r>
      <w:proofErr w:type="spellStart"/>
      <w:r w:rsidRPr="00977EA3">
        <w:rPr>
          <w:lang w:val="en-US"/>
        </w:rPr>
        <w:t>SourceURI</w:t>
      </w:r>
      <w:proofErr w:type="spellEnd"/>
      <w:r w:rsidRPr="00977EA3">
        <w:rPr>
          <w:lang w:val="en-US"/>
        </w:rPr>
        <w:t>&gt;http://www.codingsource.com/placeholder&lt;/SourceURI&gt;</w:t>
      </w:r>
      <w:r w:rsidRPr="00977EA3">
        <w:rPr>
          <w:lang w:val="en-US"/>
        </w:rPr>
        <w:br/>
        <w:t xml:space="preserve">         &lt;Purpose&gt;Purpose0&lt;/Purpose&gt;</w:t>
      </w:r>
      <w:r w:rsidRPr="00977EA3">
        <w:rPr>
          <w:lang w:val="en-US"/>
        </w:rPr>
        <w:br/>
        <w:t xml:space="preserve">         &lt;Definition&gt;Definition0&lt;/Definition&gt;</w:t>
      </w:r>
      <w:r w:rsidRPr="00977EA3">
        <w:rPr>
          <w:lang w:val="en-US"/>
        </w:rPr>
        <w:br/>
        <w:t xml:space="preserve">         &lt;Type&gt;Expanded&lt;/Type&gt;</w:t>
      </w:r>
      <w:r w:rsidRPr="00977EA3">
        <w:rPr>
          <w:lang w:val="en-US"/>
        </w:rPr>
        <w:br/>
        <w:t xml:space="preserve">         &lt;Binding&gt;Static&lt;/Binding&gt;</w:t>
      </w:r>
      <w:r w:rsidRPr="00977EA3">
        <w:rPr>
          <w:lang w:val="en-US"/>
        </w:rPr>
        <w:br/>
        <w:t xml:space="preserve">         &lt;Status&gt;Status0&lt;/Status&gt;</w:t>
      </w:r>
      <w:r w:rsidRPr="00977EA3">
        <w:rPr>
          <w:lang w:val="en-US"/>
        </w:rPr>
        <w:br/>
        <w:t xml:space="preserve">         &lt;</w:t>
      </w:r>
      <w:proofErr w:type="spellStart"/>
      <w:r w:rsidRPr="00977EA3">
        <w:rPr>
          <w:lang w:val="en-US"/>
        </w:rPr>
        <w:t>EffectiveDate</w:t>
      </w:r>
      <w:proofErr w:type="spellEnd"/>
      <w:r w:rsidRPr="00977EA3">
        <w:rPr>
          <w:lang w:val="en-US"/>
        </w:rPr>
        <w:t>&gt;2006-05-04&lt;/</w:t>
      </w:r>
      <w:proofErr w:type="spellStart"/>
      <w:r w:rsidRPr="00977EA3">
        <w:rPr>
          <w:lang w:val="en-US"/>
        </w:rPr>
        <w:t>EffectiveDate</w:t>
      </w:r>
      <w:proofErr w:type="spellEnd"/>
      <w:r w:rsidRPr="00977EA3">
        <w:rPr>
          <w:lang w:val="en-US"/>
        </w:rPr>
        <w:t>&gt;</w:t>
      </w:r>
      <w:r w:rsidRPr="00977EA3">
        <w:rPr>
          <w:lang w:val="en-US"/>
        </w:rPr>
        <w:br/>
        <w:t xml:space="preserve">         &lt;ExpirationDate&gt;2011-09-04&lt;/ExpirationDate&gt;</w:t>
      </w:r>
      <w:r w:rsidRPr="00977EA3">
        <w:rPr>
          <w:lang w:val="en-US"/>
        </w:rPr>
        <w:br/>
        <w:t xml:space="preserve">         &lt;</w:t>
      </w:r>
      <w:proofErr w:type="spellStart"/>
      <w:r w:rsidRPr="00977EA3">
        <w:rPr>
          <w:lang w:val="en-US"/>
        </w:rPr>
        <w:t>CreationDate</w:t>
      </w:r>
      <w:proofErr w:type="spellEnd"/>
      <w:r w:rsidRPr="00977EA3">
        <w:rPr>
          <w:lang w:val="en-US"/>
        </w:rPr>
        <w:t>&gt;2006-05-04&lt;/</w:t>
      </w:r>
      <w:proofErr w:type="spellStart"/>
      <w:r w:rsidRPr="00977EA3">
        <w:rPr>
          <w:lang w:val="en-US"/>
        </w:rPr>
        <w:t>CreationDate</w:t>
      </w:r>
      <w:proofErr w:type="spellEnd"/>
      <w:r w:rsidRPr="00977EA3">
        <w:rPr>
          <w:lang w:val="en-US"/>
        </w:rPr>
        <w:t>&gt;</w:t>
      </w:r>
      <w:r w:rsidRPr="00977EA3">
        <w:rPr>
          <w:lang w:val="en-US"/>
        </w:rPr>
        <w:br/>
        <w:t xml:space="preserve">         &lt;</w:t>
      </w:r>
      <w:proofErr w:type="spellStart"/>
      <w:r w:rsidRPr="00977EA3">
        <w:rPr>
          <w:lang w:val="en-US"/>
        </w:rPr>
        <w:t>RevisionDate</w:t>
      </w:r>
      <w:proofErr w:type="spellEnd"/>
      <w:r w:rsidRPr="00977EA3">
        <w:rPr>
          <w:lang w:val="en-US"/>
        </w:rPr>
        <w:t>&gt;2006-05-04&lt;/</w:t>
      </w:r>
      <w:proofErr w:type="spellStart"/>
      <w:r w:rsidRPr="00977EA3">
        <w:rPr>
          <w:lang w:val="en-US"/>
        </w:rPr>
        <w:t>RevisionDate</w:t>
      </w:r>
      <w:proofErr w:type="spellEnd"/>
      <w:r w:rsidRPr="00977EA3">
        <w:rPr>
          <w:lang w:val="en-US"/>
        </w:rPr>
        <w:t>&gt;</w:t>
      </w:r>
      <w:r w:rsidRPr="00977EA3">
        <w:rPr>
          <w:lang w:val="en-US"/>
        </w:rPr>
        <w:br/>
        <w:t xml:space="preserve">             &lt;Group id="2.4.5" </w:t>
      </w:r>
      <w:proofErr w:type="spellStart"/>
      <w:r w:rsidRPr="00977EA3">
        <w:rPr>
          <w:lang w:val="en-US"/>
        </w:rPr>
        <w:t>sourceOrganization</w:t>
      </w:r>
      <w:proofErr w:type="spellEnd"/>
      <w:r w:rsidRPr="00977EA3">
        <w:rPr>
          <w:lang w:val="en-US"/>
        </w:rPr>
        <w:t xml:space="preserve">="sourceOrganization1" </w:t>
      </w:r>
      <w:proofErr w:type="spellStart"/>
      <w:r w:rsidRPr="00977EA3">
        <w:rPr>
          <w:lang w:val="en-US"/>
        </w:rPr>
        <w:t>displayName</w:t>
      </w:r>
      <w:proofErr w:type="spellEnd"/>
      <w:r w:rsidRPr="00977EA3">
        <w:rPr>
          <w:lang w:val="en-US"/>
        </w:rPr>
        <w:t>="displayName15"&gt;</w:t>
      </w:r>
      <w:r w:rsidRPr="00977EA3">
        <w:rPr>
          <w:lang w:val="en-US"/>
        </w:rPr>
        <w:br/>
        <w:t xml:space="preserve">                 &lt;Keyword&gt;Keyword0&lt;/Keyword&gt;</w:t>
      </w:r>
      <w:r w:rsidRPr="00977EA3">
        <w:rPr>
          <w:lang w:val="en-US"/>
        </w:rPr>
        <w:br/>
        <w:t xml:space="preserve">                 &lt;Keyword&gt;Keyword1&lt;/Keyword&gt;</w:t>
      </w:r>
      <w:r w:rsidRPr="00977EA3">
        <w:rPr>
          <w:lang w:val="en-US"/>
        </w:rPr>
        <w:br/>
        <w:t xml:space="preserve">             &lt;/Group&gt;</w:t>
      </w:r>
      <w:r w:rsidRPr="00977EA3">
        <w:rPr>
          <w:lang w:val="en-US"/>
        </w:rPr>
        <w:br/>
        <w:t xml:space="preserve">             &lt;Group id="2.4.54" </w:t>
      </w:r>
      <w:proofErr w:type="spellStart"/>
      <w:r w:rsidRPr="00977EA3">
        <w:rPr>
          <w:lang w:val="en-US"/>
        </w:rPr>
        <w:t>sourceOrganization</w:t>
      </w:r>
      <w:proofErr w:type="spellEnd"/>
      <w:r w:rsidRPr="00977EA3">
        <w:rPr>
          <w:lang w:val="en-US"/>
        </w:rPr>
        <w:t xml:space="preserve">="sourceOrganization3" </w:t>
      </w:r>
      <w:proofErr w:type="spellStart"/>
      <w:r w:rsidRPr="00977EA3">
        <w:rPr>
          <w:lang w:val="en-US"/>
        </w:rPr>
        <w:t>displayName</w:t>
      </w:r>
      <w:proofErr w:type="spellEnd"/>
      <w:r w:rsidRPr="00977EA3">
        <w:rPr>
          <w:lang w:val="en-US"/>
        </w:rPr>
        <w:t>="displayName17"&gt;</w:t>
      </w:r>
      <w:r w:rsidRPr="00977EA3">
        <w:rPr>
          <w:lang w:val="en-US"/>
        </w:rPr>
        <w:br/>
        <w:t xml:space="preserve">                 &lt;Keyword&gt;Keyword2&lt;/Keyword&gt;</w:t>
      </w:r>
      <w:r w:rsidRPr="00977EA3">
        <w:rPr>
          <w:lang w:val="en-US"/>
        </w:rPr>
        <w:br/>
        <w:t xml:space="preserve">                 &lt;Keyword&gt;Keyword3&lt;/Keyword&gt;</w:t>
      </w:r>
      <w:r w:rsidRPr="00977EA3">
        <w:rPr>
          <w:lang w:val="en-US"/>
        </w:rPr>
        <w:br/>
        <w:t xml:space="preserve">             &lt;/Group&gt;</w:t>
      </w:r>
      <w:r w:rsidRPr="00977EA3">
        <w:rPr>
          <w:lang w:val="en-US"/>
        </w:rPr>
        <w:br/>
        <w:t xml:space="preserve">    &lt;/</w:t>
      </w:r>
      <w:proofErr w:type="spellStart"/>
      <w:r w:rsidRPr="00977EA3">
        <w:rPr>
          <w:lang w:val="en-US"/>
        </w:rPr>
        <w:t>DescribedValueSet</w:t>
      </w:r>
      <w:proofErr w:type="spellEnd"/>
      <w:r w:rsidRPr="00977EA3">
        <w:rPr>
          <w:lang w:val="en-US"/>
        </w:rPr>
        <w:t>&gt;</w:t>
      </w:r>
      <w:r w:rsidRPr="00977EA3">
        <w:rPr>
          <w:lang w:val="en-US"/>
        </w:rPr>
        <w:br/>
        <w:t>&lt;/</w:t>
      </w:r>
      <w:proofErr w:type="spellStart"/>
      <w:r w:rsidRPr="00977EA3">
        <w:rPr>
          <w:lang w:val="en-US"/>
        </w:rPr>
        <w:t>RetrieveMultipleValueSetsResponse</w:t>
      </w:r>
      <w:proofErr w:type="spellEnd"/>
      <w:r w:rsidRPr="00977EA3">
        <w:rPr>
          <w:lang w:val="en-US"/>
        </w:rPr>
        <w:t>&gt;</w:t>
      </w:r>
    </w:p>
    <w:p w14:paraId="4861A5E7" w14:textId="77777777" w:rsidR="007A1F44" w:rsidRPr="00977EA3" w:rsidRDefault="007A1F44" w:rsidP="0055376D">
      <w:pPr>
        <w:pStyle w:val="Titolo3"/>
        <w:numPr>
          <w:ilvl w:val="0"/>
          <w:numId w:val="0"/>
        </w:numPr>
        <w:tabs>
          <w:tab w:val="clear" w:pos="2160"/>
          <w:tab w:val="clear" w:pos="2880"/>
        </w:tabs>
        <w:rPr>
          <w:noProof w:val="0"/>
        </w:rPr>
      </w:pPr>
      <w:bookmarkStart w:id="4176" w:name="_Toc269214512"/>
      <w:bookmarkStart w:id="4177" w:name="_Toc398544408"/>
      <w:bookmarkStart w:id="4178" w:name="_Toc398718031"/>
      <w:bookmarkStart w:id="4179" w:name="_Toc518634653"/>
      <w:r w:rsidRPr="00977EA3">
        <w:rPr>
          <w:noProof w:val="0"/>
        </w:rPr>
        <w:lastRenderedPageBreak/>
        <w:t>3.60.5 Protocol Requirements</w:t>
      </w:r>
      <w:bookmarkEnd w:id="4176"/>
      <w:bookmarkEnd w:id="4177"/>
      <w:bookmarkEnd w:id="4178"/>
      <w:bookmarkEnd w:id="4179"/>
      <w:r w:rsidRPr="00977EA3">
        <w:rPr>
          <w:noProof w:val="0"/>
        </w:rPr>
        <w:t xml:space="preserve"> </w:t>
      </w:r>
    </w:p>
    <w:p w14:paraId="0CDE540A" w14:textId="34F76C0A" w:rsidR="007A1F44" w:rsidRPr="00977EA3" w:rsidRDefault="007A1F44" w:rsidP="00601E92">
      <w:pPr>
        <w:pStyle w:val="Corpotesto"/>
      </w:pPr>
      <w:r w:rsidRPr="00977EA3">
        <w:t>The protocol for the Retrieve Value Set transaction describes two bindings. The first is based on SOAP 1.2, and the second is an HTTP binding. The relevant XML namespace definitions can be seen in Table 3.48.5-1 WSDL Namespace Definitions.</w:t>
      </w:r>
    </w:p>
    <w:p w14:paraId="484ACBDD" w14:textId="77777777" w:rsidR="007A1F44" w:rsidRPr="00977EA3" w:rsidRDefault="007A1F44" w:rsidP="0055376D">
      <w:pPr>
        <w:pStyle w:val="TableTitle"/>
        <w:rPr>
          <w:noProof w:val="0"/>
        </w:rPr>
      </w:pPr>
      <w:r w:rsidRPr="00977EA3">
        <w:rPr>
          <w:noProof w:val="0"/>
        </w:rPr>
        <w:t>Table 3.60.5-1: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977EA3" w14:paraId="6C577776" w14:textId="77777777" w:rsidTr="003462A5">
        <w:trPr>
          <w:cantSplit/>
          <w:jc w:val="center"/>
        </w:trPr>
        <w:tc>
          <w:tcPr>
            <w:tcW w:w="1998" w:type="dxa"/>
          </w:tcPr>
          <w:p w14:paraId="787BBB04" w14:textId="77777777" w:rsidR="007A1F44" w:rsidRPr="00977EA3" w:rsidRDefault="007A1F44" w:rsidP="0055376D">
            <w:pPr>
              <w:pStyle w:val="TableEntry"/>
              <w:rPr>
                <w:noProof w:val="0"/>
              </w:rPr>
            </w:pPr>
            <w:r w:rsidRPr="00977EA3">
              <w:rPr>
                <w:noProof w:val="0"/>
              </w:rPr>
              <w:t>soap12</w:t>
            </w:r>
          </w:p>
        </w:tc>
        <w:tc>
          <w:tcPr>
            <w:tcW w:w="6220" w:type="dxa"/>
          </w:tcPr>
          <w:p w14:paraId="3DC29193" w14:textId="77777777" w:rsidR="007A1F44" w:rsidRPr="00977EA3" w:rsidRDefault="007A1F44" w:rsidP="0055376D">
            <w:pPr>
              <w:pStyle w:val="TableEntry"/>
              <w:rPr>
                <w:noProof w:val="0"/>
              </w:rPr>
            </w:pPr>
            <w:r w:rsidRPr="00977EA3">
              <w:rPr>
                <w:noProof w:val="0"/>
              </w:rPr>
              <w:t>http://schemas.xmlsoap.org/wsdl/soap12/</w:t>
            </w:r>
          </w:p>
        </w:tc>
      </w:tr>
      <w:tr w:rsidR="007A1F44" w:rsidRPr="00977EA3" w14:paraId="1583F4FD" w14:textId="77777777" w:rsidTr="003462A5">
        <w:trPr>
          <w:cantSplit/>
          <w:jc w:val="center"/>
        </w:trPr>
        <w:tc>
          <w:tcPr>
            <w:tcW w:w="1998" w:type="dxa"/>
          </w:tcPr>
          <w:p w14:paraId="728ED982" w14:textId="77777777" w:rsidR="007A1F44" w:rsidRPr="00977EA3" w:rsidRDefault="007A1F44" w:rsidP="0055376D">
            <w:pPr>
              <w:pStyle w:val="TableEntry"/>
              <w:rPr>
                <w:noProof w:val="0"/>
              </w:rPr>
            </w:pPr>
            <w:proofErr w:type="spellStart"/>
            <w:r w:rsidRPr="00977EA3">
              <w:rPr>
                <w:noProof w:val="0"/>
              </w:rPr>
              <w:t>wsaw</w:t>
            </w:r>
            <w:proofErr w:type="spellEnd"/>
          </w:p>
        </w:tc>
        <w:tc>
          <w:tcPr>
            <w:tcW w:w="6220" w:type="dxa"/>
          </w:tcPr>
          <w:p w14:paraId="6D3B42F0" w14:textId="77777777" w:rsidR="007A1F44" w:rsidRPr="00977EA3" w:rsidRDefault="007A1F44" w:rsidP="0055376D">
            <w:pPr>
              <w:pStyle w:val="TableEntry"/>
              <w:rPr>
                <w:noProof w:val="0"/>
              </w:rPr>
            </w:pPr>
            <w:r w:rsidRPr="00977EA3">
              <w:rPr>
                <w:noProof w:val="0"/>
              </w:rPr>
              <w:t>http://www.w3.org/2006/05/addressing/wsdl/</w:t>
            </w:r>
          </w:p>
        </w:tc>
      </w:tr>
      <w:tr w:rsidR="007A1F44" w:rsidRPr="00977EA3" w14:paraId="0858862F" w14:textId="77777777" w:rsidTr="003462A5">
        <w:trPr>
          <w:cantSplit/>
          <w:jc w:val="center"/>
        </w:trPr>
        <w:tc>
          <w:tcPr>
            <w:tcW w:w="1998" w:type="dxa"/>
          </w:tcPr>
          <w:p w14:paraId="025A54DF" w14:textId="77777777" w:rsidR="007A1F44" w:rsidRPr="00977EA3" w:rsidRDefault="007A1F44" w:rsidP="0055376D">
            <w:pPr>
              <w:pStyle w:val="TableEntry"/>
              <w:rPr>
                <w:noProof w:val="0"/>
              </w:rPr>
            </w:pPr>
            <w:proofErr w:type="spellStart"/>
            <w:r w:rsidRPr="00977EA3">
              <w:rPr>
                <w:noProof w:val="0"/>
              </w:rPr>
              <w:t>xsd</w:t>
            </w:r>
            <w:proofErr w:type="spellEnd"/>
          </w:p>
        </w:tc>
        <w:tc>
          <w:tcPr>
            <w:tcW w:w="6220" w:type="dxa"/>
          </w:tcPr>
          <w:p w14:paraId="5E76A303" w14:textId="77777777" w:rsidR="007A1F44" w:rsidRPr="00977EA3" w:rsidRDefault="00E63AF6" w:rsidP="0055376D">
            <w:pPr>
              <w:pStyle w:val="TableEntry"/>
              <w:rPr>
                <w:noProof w:val="0"/>
              </w:rPr>
            </w:pPr>
            <w:hyperlink r:id="rId351" w:history="1">
              <w:r w:rsidR="007A1F44" w:rsidRPr="00977EA3">
                <w:rPr>
                  <w:rStyle w:val="Collegamentoipertestuale"/>
                  <w:noProof w:val="0"/>
                </w:rPr>
                <w:t>http://www.w3.org/2001/XMLSchema</w:t>
              </w:r>
            </w:hyperlink>
          </w:p>
        </w:tc>
      </w:tr>
      <w:tr w:rsidR="007A1F44" w:rsidRPr="00977EA3" w14:paraId="2D8621C4" w14:textId="77777777" w:rsidTr="003462A5">
        <w:trPr>
          <w:cantSplit/>
          <w:jc w:val="center"/>
        </w:trPr>
        <w:tc>
          <w:tcPr>
            <w:tcW w:w="1998" w:type="dxa"/>
          </w:tcPr>
          <w:p w14:paraId="47206642" w14:textId="77777777" w:rsidR="007A1F44" w:rsidRPr="00977EA3" w:rsidRDefault="007A1F44" w:rsidP="0055376D">
            <w:pPr>
              <w:pStyle w:val="TableEntry"/>
              <w:rPr>
                <w:noProof w:val="0"/>
              </w:rPr>
            </w:pPr>
            <w:proofErr w:type="spellStart"/>
            <w:r w:rsidRPr="00977EA3">
              <w:rPr>
                <w:noProof w:val="0"/>
              </w:rPr>
              <w:t>ihe</w:t>
            </w:r>
            <w:proofErr w:type="spellEnd"/>
          </w:p>
        </w:tc>
        <w:tc>
          <w:tcPr>
            <w:tcW w:w="6220" w:type="dxa"/>
          </w:tcPr>
          <w:p w14:paraId="40FFB9C2" w14:textId="77777777" w:rsidR="007A1F44" w:rsidRPr="00977EA3" w:rsidRDefault="007A1F44" w:rsidP="0055376D">
            <w:pPr>
              <w:pStyle w:val="TableEntry"/>
              <w:rPr>
                <w:noProof w:val="0"/>
              </w:rPr>
            </w:pPr>
            <w:r w:rsidRPr="00977EA3">
              <w:rPr>
                <w:noProof w:val="0"/>
              </w:rPr>
              <w:t>urn:ihe:iti:svs:2008</w:t>
            </w:r>
          </w:p>
        </w:tc>
      </w:tr>
    </w:tbl>
    <w:p w14:paraId="0DCA3153"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4180" w:name="_Toc398544409"/>
      <w:r w:rsidRPr="00977EA3">
        <w:rPr>
          <w:noProof w:val="0"/>
        </w:rPr>
        <w:t>3.60.5.1 SOAP Binding</w:t>
      </w:r>
      <w:bookmarkEnd w:id="4180"/>
    </w:p>
    <w:p w14:paraId="20D2FDD1" w14:textId="77777777" w:rsidR="007A1F44" w:rsidRPr="00977EA3" w:rsidRDefault="007A1F44" w:rsidP="0055376D">
      <w:pPr>
        <w:pStyle w:val="Corpotesto"/>
      </w:pPr>
      <w:r w:rsidRPr="00977EA3">
        <w:t xml:space="preserve">Value Set Consumers which support the SOAP Binding Option shall follow the rules for Web Services transactions outlined in ITI TF-2x: Appendix V. These are the requirements for the </w:t>
      </w:r>
      <w:proofErr w:type="spellStart"/>
      <w:r w:rsidRPr="00977EA3">
        <w:t>RetrieveMultipleValueSets</w:t>
      </w:r>
      <w:proofErr w:type="spellEnd"/>
      <w:r w:rsidRPr="00977EA3">
        <w:t xml:space="preserve"> transaction presented in the order in which they would appear in the WSDL definition:</w:t>
      </w:r>
    </w:p>
    <w:p w14:paraId="59600B66" w14:textId="77777777" w:rsidR="007A1F44" w:rsidRPr="00977EA3" w:rsidRDefault="007A1F44" w:rsidP="0055376D">
      <w:pPr>
        <w:pStyle w:val="Corpotesto"/>
      </w:pPr>
      <w:r w:rsidRPr="00977EA3">
        <w:t>The following types shall be imported (</w:t>
      </w:r>
      <w:proofErr w:type="spellStart"/>
      <w:r w:rsidRPr="00977EA3">
        <w:t>xsd:import</w:t>
      </w:r>
      <w:proofErr w:type="spellEnd"/>
      <w:r w:rsidRPr="00977EA3">
        <w:t>) in the /definitions/types section:</w:t>
      </w:r>
    </w:p>
    <w:p w14:paraId="54A2250A" w14:textId="77777777" w:rsidR="007A1F44" w:rsidRPr="00977EA3" w:rsidRDefault="007A1F44" w:rsidP="0055376D">
      <w:pPr>
        <w:pStyle w:val="Corpotesto"/>
      </w:pPr>
      <w:r w:rsidRPr="00977EA3">
        <w:t>namespace="</w:t>
      </w:r>
      <w:r w:rsidRPr="00977EA3">
        <w:rPr>
          <w:rFonts w:ascii="Courier New" w:hAnsi="Courier New" w:cs="Courier New"/>
        </w:rPr>
        <w:t>urn:ihe:iti:svs:2008</w:t>
      </w:r>
      <w:r w:rsidRPr="00977EA3">
        <w:t>", schema="SVS.xsd"</w:t>
      </w:r>
    </w:p>
    <w:p w14:paraId="6B73DA6E" w14:textId="77777777" w:rsidR="007A1F44" w:rsidRPr="00977EA3" w:rsidRDefault="007A1F44" w:rsidP="0055376D">
      <w:pPr>
        <w:pStyle w:val="Corpotesto"/>
      </w:pPr>
      <w:r w:rsidRPr="00977EA3">
        <w:t xml:space="preserve">The </w:t>
      </w:r>
      <w:r w:rsidRPr="00977EA3">
        <w:rPr>
          <w:rFonts w:ascii="Courier New" w:hAnsi="Courier New" w:cs="Courier New"/>
        </w:rPr>
        <w:t>/definitions/message/part/@element</w:t>
      </w:r>
      <w:r w:rsidRPr="00977EA3">
        <w:t xml:space="preserve"> attribute of the Retrieve Value Set Request message shall be defined as “</w:t>
      </w:r>
      <w:proofErr w:type="spellStart"/>
      <w:r w:rsidRPr="00977EA3">
        <w:rPr>
          <w:rFonts w:ascii="Courier New" w:hAnsi="Courier New" w:cs="Courier New"/>
          <w:color w:val="000000"/>
          <w:shd w:val="clear" w:color="auto" w:fill="FFFFFF"/>
        </w:rPr>
        <w:t>ihe:RetrieveMultipleValueSetsRequest</w:t>
      </w:r>
      <w:proofErr w:type="spellEnd"/>
      <w:r w:rsidRPr="00977EA3">
        <w:t>”</w:t>
      </w:r>
    </w:p>
    <w:p w14:paraId="568F9A15" w14:textId="77777777" w:rsidR="007A1F44" w:rsidRPr="00977EA3" w:rsidRDefault="007A1F44" w:rsidP="0055376D">
      <w:pPr>
        <w:pStyle w:val="Corpotesto"/>
      </w:pPr>
      <w:r w:rsidRPr="00977EA3">
        <w:t xml:space="preserve">The </w:t>
      </w:r>
      <w:r w:rsidRPr="00977EA3">
        <w:rPr>
          <w:rFonts w:ascii="Courier New" w:hAnsi="Courier New" w:cs="Courier New"/>
        </w:rPr>
        <w:t>/definitions/message/part/@element</w:t>
      </w:r>
      <w:r w:rsidRPr="00977EA3">
        <w:t xml:space="preserve"> attribute of the Retrieve Value Set Response message shall be defined as “</w:t>
      </w:r>
      <w:proofErr w:type="spellStart"/>
      <w:r w:rsidRPr="00977EA3">
        <w:rPr>
          <w:rFonts w:ascii="Courier New" w:hAnsi="Courier New" w:cs="Courier New"/>
          <w:color w:val="000000"/>
          <w:shd w:val="clear" w:color="auto" w:fill="FFFFFF"/>
        </w:rPr>
        <w:t>ihe:RetrieveMultipleValueSet</w:t>
      </w:r>
      <w:r w:rsidRPr="00977EA3">
        <w:rPr>
          <w:rFonts w:ascii="Courier New" w:hAnsi="Courier New" w:cs="Courier New"/>
          <w:color w:val="000000"/>
        </w:rPr>
        <w:t>sResponse</w:t>
      </w:r>
      <w:proofErr w:type="spellEnd"/>
      <w:r w:rsidRPr="00977EA3">
        <w:t>”</w:t>
      </w:r>
    </w:p>
    <w:p w14:paraId="5E16F5AA" w14:textId="77777777" w:rsidR="007A1F44" w:rsidRPr="00977EA3" w:rsidRDefault="007A1F44" w:rsidP="0055376D">
      <w:pPr>
        <w:pStyle w:val="Corpotesto"/>
      </w:pPr>
      <w:r w:rsidRPr="00977EA3">
        <w:t xml:space="preserve">The </w:t>
      </w:r>
      <w:r w:rsidRPr="00977EA3">
        <w:rPr>
          <w:rFonts w:ascii="Courier New" w:hAnsi="Courier New" w:cs="Courier New"/>
        </w:rPr>
        <w:t>/definitions/</w:t>
      </w:r>
      <w:proofErr w:type="spellStart"/>
      <w:r w:rsidRPr="00977EA3">
        <w:rPr>
          <w:rFonts w:ascii="Courier New" w:hAnsi="Courier New" w:cs="Courier New"/>
        </w:rPr>
        <w:t>portType</w:t>
      </w:r>
      <w:proofErr w:type="spellEnd"/>
      <w:r w:rsidRPr="00977EA3">
        <w:rPr>
          <w:rFonts w:ascii="Courier New" w:hAnsi="Courier New" w:cs="Courier New"/>
        </w:rPr>
        <w:t>/operation/input/@</w:t>
      </w:r>
      <w:proofErr w:type="spellStart"/>
      <w:r w:rsidRPr="00977EA3">
        <w:rPr>
          <w:rFonts w:ascii="Courier New" w:hAnsi="Courier New" w:cs="Courier New"/>
        </w:rPr>
        <w:t>wsaw:Action</w:t>
      </w:r>
      <w:proofErr w:type="spellEnd"/>
      <w:r w:rsidRPr="00977EA3">
        <w:t xml:space="preserve"> attribute for the Retrieve Multiple Value Sets Request message shall be defined as “</w:t>
      </w:r>
      <w:r w:rsidRPr="00977EA3">
        <w:rPr>
          <w:rFonts w:ascii="Courier New" w:hAnsi="Courier New" w:cs="Courier New"/>
          <w:color w:val="000000"/>
          <w:shd w:val="clear" w:color="auto" w:fill="FFFFFF"/>
        </w:rPr>
        <w:t>urn:ihe:iti:2010:</w:t>
      </w:r>
      <w:r w:rsidRPr="00977EA3">
        <w:rPr>
          <w:rFonts w:ascii="Courier New" w:hAnsi="Courier New" w:cs="Courier New"/>
        </w:rPr>
        <w:t>RetrieveMultipleValue</w:t>
      </w:r>
      <w:r w:rsidRPr="00977EA3">
        <w:rPr>
          <w:rFonts w:ascii="Courier New" w:hAnsi="Courier New" w:cs="Courier New"/>
          <w:color w:val="000000"/>
          <w:shd w:val="clear" w:color="auto" w:fill="FFFFFF"/>
        </w:rPr>
        <w:t>Sets</w:t>
      </w:r>
      <w:r w:rsidRPr="00977EA3">
        <w:t>”</w:t>
      </w:r>
    </w:p>
    <w:p w14:paraId="31DB5306" w14:textId="77777777" w:rsidR="007A1F44" w:rsidRPr="00977EA3" w:rsidRDefault="007A1F44" w:rsidP="0055376D">
      <w:pPr>
        <w:pStyle w:val="Corpotesto"/>
      </w:pPr>
      <w:r w:rsidRPr="00977EA3">
        <w:t xml:space="preserve">The </w:t>
      </w:r>
      <w:r w:rsidRPr="00977EA3">
        <w:rPr>
          <w:rFonts w:ascii="Courier New" w:hAnsi="Courier New" w:cs="Courier New"/>
        </w:rPr>
        <w:t>/definitions/</w:t>
      </w:r>
      <w:proofErr w:type="spellStart"/>
      <w:r w:rsidRPr="00977EA3">
        <w:rPr>
          <w:rFonts w:ascii="Courier New" w:hAnsi="Courier New" w:cs="Courier New"/>
        </w:rPr>
        <w:t>portType</w:t>
      </w:r>
      <w:proofErr w:type="spellEnd"/>
      <w:r w:rsidRPr="00977EA3">
        <w:rPr>
          <w:rFonts w:ascii="Courier New" w:hAnsi="Courier New" w:cs="Courier New"/>
        </w:rPr>
        <w:t>/operation/output/@</w:t>
      </w:r>
      <w:proofErr w:type="spellStart"/>
      <w:r w:rsidRPr="00977EA3">
        <w:rPr>
          <w:rFonts w:ascii="Courier New" w:hAnsi="Courier New" w:cs="Courier New"/>
        </w:rPr>
        <w:t>wsaw:Action</w:t>
      </w:r>
      <w:proofErr w:type="spellEnd"/>
      <w:r w:rsidRPr="00977EA3">
        <w:t xml:space="preserve"> attribute for the Retrieve Value Set Response message shall be defined as “</w:t>
      </w:r>
      <w:r w:rsidRPr="00977EA3">
        <w:rPr>
          <w:rFonts w:ascii="Courier New" w:hAnsi="Courier New" w:cs="Courier New"/>
          <w:color w:val="000000"/>
          <w:shd w:val="clear" w:color="auto" w:fill="FFFFFF"/>
        </w:rPr>
        <w:t>urn:ihe:iti:2010:</w:t>
      </w:r>
      <w:r w:rsidRPr="00977EA3">
        <w:rPr>
          <w:rFonts w:ascii="Courier New" w:hAnsi="Courier New" w:cs="Courier New"/>
        </w:rPr>
        <w:t>RetrieveMultipleValue</w:t>
      </w:r>
      <w:r w:rsidRPr="00977EA3">
        <w:rPr>
          <w:rFonts w:ascii="Courier New" w:hAnsi="Courier New" w:cs="Courier New"/>
          <w:color w:val="000000"/>
          <w:shd w:val="clear" w:color="auto" w:fill="FFFFFF"/>
        </w:rPr>
        <w:t>Sets</w:t>
      </w:r>
      <w:r w:rsidRPr="00977EA3">
        <w:rPr>
          <w:rFonts w:ascii="Courier New" w:hAnsi="Courier New" w:cs="Courier New"/>
          <w:color w:val="000000"/>
        </w:rPr>
        <w:t>Response</w:t>
      </w:r>
      <w:r w:rsidRPr="00977EA3">
        <w:t>”</w:t>
      </w:r>
    </w:p>
    <w:p w14:paraId="460CE5F8" w14:textId="2734CBA5" w:rsidR="007A1F44" w:rsidRPr="00977EA3" w:rsidRDefault="00342326" w:rsidP="0055376D">
      <w:pPr>
        <w:pStyle w:val="Corpotesto"/>
      </w:pPr>
      <w:r w:rsidRPr="00977EA3">
        <w:t xml:space="preserve">The </w:t>
      </w:r>
      <w:r w:rsidR="007F429B" w:rsidRPr="00977EA3">
        <w:rPr>
          <w:rFonts w:ascii="Courier New" w:hAnsi="Courier New" w:cs="Courier New"/>
        </w:rPr>
        <w:t>/definitions/binding/operation/soap12:operation/@soapActionRequired</w:t>
      </w:r>
      <w:r w:rsidRPr="00977EA3">
        <w:t xml:space="preserve"> attribute shall be defined as “</w:t>
      </w:r>
      <w:r w:rsidR="007F429B" w:rsidRPr="00977EA3">
        <w:rPr>
          <w:rFonts w:ascii="Courier New" w:hAnsi="Courier New" w:cs="Courier New"/>
        </w:rPr>
        <w:t>false</w:t>
      </w:r>
      <w:r w:rsidRPr="00977EA3">
        <w:t>”</w:t>
      </w:r>
    </w:p>
    <w:p w14:paraId="77DF3E4C" w14:textId="77777777" w:rsidR="007A1F44" w:rsidRPr="00977EA3" w:rsidRDefault="007A1F44" w:rsidP="0055376D">
      <w:pPr>
        <w:pStyle w:val="Corpotesto"/>
      </w:pPr>
      <w:r w:rsidRPr="00977EA3">
        <w:t xml:space="preserve">These are the requirements that affect the wire format of the SOAP message. The other WSDL properties are only used within the WSDL definition and do not affect interoperability. </w:t>
      </w:r>
    </w:p>
    <w:p w14:paraId="4A65D654" w14:textId="77777777" w:rsidR="007A1F44" w:rsidRPr="00977EA3" w:rsidRDefault="007A1F44" w:rsidP="0055376D">
      <w:pPr>
        <w:pStyle w:val="Corpotesto"/>
      </w:pPr>
      <w:r w:rsidRPr="00977EA3">
        <w:t xml:space="preserve">Within the request message payload the </w:t>
      </w:r>
      <w:r w:rsidRPr="00977EA3">
        <w:rPr>
          <w:rFonts w:ascii="Courier New" w:hAnsi="Courier New" w:cs="Courier New"/>
        </w:rPr>
        <w:t>&lt;</w:t>
      </w:r>
      <w:proofErr w:type="spellStart"/>
      <w:r w:rsidRPr="00977EA3">
        <w:rPr>
          <w:rFonts w:ascii="Courier New" w:hAnsi="Courier New" w:cs="Courier New"/>
        </w:rPr>
        <w:t>ihe:RetrieveMultipleValueSetsRequest</w:t>
      </w:r>
      <w:proofErr w:type="spellEnd"/>
      <w:r w:rsidRPr="00977EA3">
        <w:rPr>
          <w:rFonts w:ascii="Courier New" w:hAnsi="Courier New" w:cs="Courier New"/>
        </w:rPr>
        <w:t>/&gt;</w:t>
      </w:r>
      <w:r w:rsidRPr="00977EA3">
        <w:t xml:space="preserve"> element is defined as:</w:t>
      </w:r>
    </w:p>
    <w:p w14:paraId="3FDC43EF" w14:textId="5C9AF8ED" w:rsidR="008E3CF3" w:rsidRPr="00977EA3" w:rsidRDefault="007A1F44" w:rsidP="00EC243F">
      <w:pPr>
        <w:pStyle w:val="Puntoelenco2"/>
      </w:pPr>
      <w:r w:rsidRPr="00977EA3">
        <w:t>A</w:t>
      </w:r>
      <w:r w:rsidR="009A35B1">
        <w:t>n</w:t>
      </w:r>
      <w:r w:rsidRPr="00977EA3">
        <w:t xml:space="preserve"> optional </w:t>
      </w:r>
      <w:r w:rsidRPr="00977EA3">
        <w:rPr>
          <w:rFonts w:ascii="Courier New" w:hAnsi="Courier New" w:cs="Courier New"/>
        </w:rPr>
        <w:t>/</w:t>
      </w:r>
      <w:proofErr w:type="spellStart"/>
      <w:r w:rsidRPr="00977EA3">
        <w:rPr>
          <w:rFonts w:ascii="Courier New" w:hAnsi="Courier New" w:cs="Courier New"/>
        </w:rPr>
        <w:t>ihe:RetrieveMultipleValueSetsRequest@id</w:t>
      </w:r>
      <w:proofErr w:type="spellEnd"/>
      <w:r w:rsidRPr="00977EA3">
        <w:t xml:space="preserve"> element that contains the ID of the requested Value Set within the Value Set Repository. The Value Set ID shall be formatted as an ISO OID.</w:t>
      </w:r>
    </w:p>
    <w:p w14:paraId="0027057D" w14:textId="77777777" w:rsidR="008E3CF3" w:rsidRPr="00977EA3" w:rsidRDefault="007A1F44" w:rsidP="00EC243F">
      <w:pPr>
        <w:pStyle w:val="Puntoelenco2"/>
      </w:pPr>
      <w:r w:rsidRPr="00977EA3">
        <w:lastRenderedPageBreak/>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ihe:RetrieveMultipleValueSetsRequest@DisplayNameContains</w:t>
      </w:r>
      <w:proofErr w:type="spellEnd"/>
      <w:r w:rsidRPr="00977EA3">
        <w:t xml:space="preserve"> element</w:t>
      </w:r>
    </w:p>
    <w:p w14:paraId="740A41D5"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ihe:RetrieveMultipleValueSetsRequest@SourceContains</w:t>
      </w:r>
      <w:proofErr w:type="spellEnd"/>
      <w:r w:rsidRPr="00977EA3">
        <w:t xml:space="preserve"> element</w:t>
      </w:r>
    </w:p>
    <w:p w14:paraId="488C75C7"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ihe:RetrieveMultipleValueSetsRequest@PurposeContains</w:t>
      </w:r>
      <w:proofErr w:type="spellEnd"/>
      <w:r w:rsidRPr="00977EA3">
        <w:t xml:space="preserve"> element</w:t>
      </w:r>
    </w:p>
    <w:p w14:paraId="4F8F1CA6"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ihe:RetrieveMultipleValueSetsRequest@DefinitionContains</w:t>
      </w:r>
      <w:proofErr w:type="spellEnd"/>
      <w:r w:rsidRPr="00977EA3">
        <w:t xml:space="preserve"> element</w:t>
      </w:r>
    </w:p>
    <w:p w14:paraId="404ADF7A"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ihe:RetrieveMultipleValueSetsRequest@GroupContains</w:t>
      </w:r>
      <w:proofErr w:type="spellEnd"/>
      <w:r w:rsidRPr="00977EA3">
        <w:t xml:space="preserve"> element</w:t>
      </w:r>
    </w:p>
    <w:p w14:paraId="136C16A0"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ihe:RetrieveMultipleValueSetsRequest@GroupOID</w:t>
      </w:r>
      <w:proofErr w:type="spellEnd"/>
      <w:r w:rsidRPr="00977EA3">
        <w:t xml:space="preserve"> element</w:t>
      </w:r>
    </w:p>
    <w:p w14:paraId="34ACC0A8"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ihe:RetrieveMultipleValueSetsRequest@EffectiveDateBefore</w:t>
      </w:r>
      <w:proofErr w:type="spellEnd"/>
      <w:r w:rsidRPr="00977EA3">
        <w:t xml:space="preserve"> element</w:t>
      </w:r>
    </w:p>
    <w:p w14:paraId="6267C046"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ihe:RetrieveMultipleValueSetsRequest@EffectiveDateAfter</w:t>
      </w:r>
      <w:proofErr w:type="spellEnd"/>
      <w:r w:rsidRPr="00977EA3">
        <w:t xml:space="preserve"> element</w:t>
      </w:r>
    </w:p>
    <w:p w14:paraId="41483611"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ihe:RetrieveMultipleValueSetsRequest@ExpirationDateBefore</w:t>
      </w:r>
      <w:proofErr w:type="spellEnd"/>
      <w:r w:rsidRPr="00977EA3">
        <w:t xml:space="preserve"> element</w:t>
      </w:r>
    </w:p>
    <w:p w14:paraId="0A4EEE97"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ihe:RetrieveMultipleValueSetsRequest@ExpirationDateAfter</w:t>
      </w:r>
      <w:proofErr w:type="spellEnd"/>
      <w:r w:rsidRPr="00977EA3">
        <w:t xml:space="preserve"> element</w:t>
      </w:r>
    </w:p>
    <w:p w14:paraId="1123C41E"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ihe:RetrieveMultipleValueSetsRequest@CreationDateBefore</w:t>
      </w:r>
      <w:proofErr w:type="spellEnd"/>
      <w:r w:rsidRPr="00977EA3">
        <w:t xml:space="preserve"> element</w:t>
      </w:r>
    </w:p>
    <w:p w14:paraId="24275B49"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ihe:RetrieveMultipleValueSetsRequest@CreationDateAfter</w:t>
      </w:r>
      <w:proofErr w:type="spellEnd"/>
      <w:r w:rsidRPr="00977EA3">
        <w:t xml:space="preserve"> element</w:t>
      </w:r>
    </w:p>
    <w:p w14:paraId="14E5D5B1"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ihe:RetrieveMultipleValueSetsRequest@RevisionDateBefore</w:t>
      </w:r>
      <w:proofErr w:type="spellEnd"/>
      <w:r w:rsidRPr="00977EA3">
        <w:t xml:space="preserve"> element</w:t>
      </w:r>
    </w:p>
    <w:p w14:paraId="5043966E" w14:textId="77777777" w:rsidR="008E3CF3" w:rsidRPr="00977EA3" w:rsidRDefault="007A1F44" w:rsidP="00EC243F">
      <w:pPr>
        <w:pStyle w:val="Puntoelenco2"/>
      </w:pPr>
      <w:r w:rsidRPr="00977EA3">
        <w:t xml:space="preserve">An optional </w:t>
      </w:r>
      <w:r w:rsidRPr="00977EA3">
        <w:rPr>
          <w:rFonts w:ascii="Courier New" w:hAnsi="Courier New" w:cs="Courier New"/>
        </w:rPr>
        <w:t>/</w:t>
      </w:r>
      <w:proofErr w:type="spellStart"/>
      <w:r w:rsidRPr="00977EA3">
        <w:rPr>
          <w:rFonts w:ascii="Courier New" w:hAnsi="Courier New" w:cs="Courier New"/>
        </w:rPr>
        <w:t>ihe:RetrieveMultipleValueSetsRequest@RevisionDateAfter</w:t>
      </w:r>
      <w:proofErr w:type="spellEnd"/>
      <w:r w:rsidRPr="00977EA3">
        <w:t xml:space="preserve"> element</w:t>
      </w:r>
    </w:p>
    <w:p w14:paraId="4BEEDD77" w14:textId="613945EE" w:rsidR="007A1F44" w:rsidRPr="00977EA3" w:rsidRDefault="007A1F44" w:rsidP="0055376D">
      <w:pPr>
        <w:pStyle w:val="Corpotesto"/>
      </w:pPr>
      <w:r w:rsidRPr="00977EA3">
        <w:lastRenderedPageBreak/>
        <w:t xml:space="preserve">Value Set Repositories shall include within the response message payload for the SOAP Binding Option the </w:t>
      </w:r>
      <w:r w:rsidRPr="00977EA3">
        <w:rPr>
          <w:rFonts w:ascii="Courier New" w:hAnsi="Courier New" w:cs="Courier New"/>
        </w:rPr>
        <w:t>&lt;</w:t>
      </w:r>
      <w:proofErr w:type="spellStart"/>
      <w:r w:rsidRPr="00977EA3">
        <w:rPr>
          <w:rFonts w:ascii="Courier New" w:hAnsi="Courier New" w:cs="Courier New"/>
        </w:rPr>
        <w:t>ihe:RetrieveMultipleValueSetsResponse</w:t>
      </w:r>
      <w:proofErr w:type="spellEnd"/>
      <w:r w:rsidRPr="00977EA3">
        <w:rPr>
          <w:rFonts w:ascii="Courier New" w:hAnsi="Courier New" w:cs="Courier New"/>
        </w:rPr>
        <w:t>/&gt;</w:t>
      </w:r>
      <w:r w:rsidRPr="00977EA3">
        <w:t xml:space="preserve"> element which is described above in </w:t>
      </w:r>
      <w:r w:rsidR="001905AE" w:rsidRPr="00977EA3">
        <w:t xml:space="preserve">Section </w:t>
      </w:r>
      <w:r w:rsidRPr="00977EA3">
        <w:t>3.60.4.2.2.</w:t>
      </w:r>
    </w:p>
    <w:p w14:paraId="25B30077" w14:textId="77777777" w:rsidR="007A1F44" w:rsidRPr="00977EA3" w:rsidRDefault="007A1F44" w:rsidP="0055376D">
      <w:pPr>
        <w:pStyle w:val="Titolo4"/>
        <w:numPr>
          <w:ilvl w:val="0"/>
          <w:numId w:val="0"/>
        </w:numPr>
        <w:tabs>
          <w:tab w:val="clear" w:pos="2160"/>
          <w:tab w:val="clear" w:pos="2880"/>
          <w:tab w:val="clear" w:pos="3600"/>
        </w:tabs>
        <w:rPr>
          <w:noProof w:val="0"/>
        </w:rPr>
      </w:pPr>
      <w:bookmarkStart w:id="4181" w:name="_Toc398544410"/>
      <w:r w:rsidRPr="00977EA3">
        <w:rPr>
          <w:noProof w:val="0"/>
        </w:rPr>
        <w:t>3.60.5.2 HTTP Binding</w:t>
      </w:r>
      <w:bookmarkEnd w:id="4181"/>
    </w:p>
    <w:p w14:paraId="5F258DBA" w14:textId="047E94EB" w:rsidR="007A1F44" w:rsidRPr="00977EA3" w:rsidRDefault="007A1F44" w:rsidP="0055376D">
      <w:pPr>
        <w:pStyle w:val="Corpotesto"/>
      </w:pPr>
      <w:r w:rsidRPr="00977EA3">
        <w:t>Value Set Consumers which support the HTTP Binding Option shall use the GET method as defined in IETF RFC2616 for the Retrieve Value Set Request. Each parameter to be used for selection shall be encoded as an HTTP Get parameter.</w:t>
      </w:r>
    </w:p>
    <w:p w14:paraId="3EBAF0C3" w14:textId="77777777" w:rsidR="007A1F44" w:rsidRPr="00977EA3" w:rsidRDefault="007A1F44" w:rsidP="0055376D">
      <w:pPr>
        <w:pStyle w:val="Corpotesto"/>
      </w:pPr>
      <w:r w:rsidRPr="00977EA3">
        <w:t>A sample URL for the HTTP binding for a query to retrieve all value sets for a reporting purpose, with either “stroke” or “JCAHO” in the value set name looks as follows:</w:t>
      </w:r>
    </w:p>
    <w:p w14:paraId="24B33AAA" w14:textId="77777777" w:rsidR="007A1F44" w:rsidRPr="00977EA3" w:rsidRDefault="007A1F44" w:rsidP="0055376D">
      <w:pPr>
        <w:pStyle w:val="XMLExample"/>
        <w:rPr>
          <w:rStyle w:val="Collegamentoipertestuale"/>
          <w:rFonts w:cs="Courier New"/>
          <w:color w:val="auto"/>
          <w:szCs w:val="22"/>
          <w:lang w:val="en-US"/>
        </w:rPr>
      </w:pPr>
      <w:r w:rsidRPr="00977EA3">
        <w:rPr>
          <w:lang w:val="en-US"/>
        </w:rPr>
        <w:tab/>
        <w:t>https://example.com/RetrieveMultipleValueSets?DisplayNameContains=”stroke|JCAHO”&amp;PurposeContains=”report”</w:t>
      </w:r>
    </w:p>
    <w:p w14:paraId="0ADE4CB9" w14:textId="79F81B74" w:rsidR="007A1F44" w:rsidRPr="00977EA3" w:rsidRDefault="007A1F44" w:rsidP="0055376D">
      <w:pPr>
        <w:pStyle w:val="Corpotesto"/>
      </w:pPr>
      <w:r w:rsidRPr="00977EA3">
        <w:t>Value Set Repositories shall format the response to the HTTP GET operation as an HTTP response message as defined in RFC2616.</w:t>
      </w:r>
    </w:p>
    <w:p w14:paraId="0D321B32" w14:textId="7DDDD92D" w:rsidR="007A1F44" w:rsidRPr="00977EA3" w:rsidRDefault="007A1F44" w:rsidP="0055376D">
      <w:pPr>
        <w:pStyle w:val="Corpotesto"/>
      </w:pPr>
      <w:r w:rsidRPr="00977EA3">
        <w:t>The Content-Type field of the HTTP header shall be “text/xml” (see Section 14.4 of IETF RFC2616).</w:t>
      </w:r>
    </w:p>
    <w:p w14:paraId="5649F34D" w14:textId="77777777" w:rsidR="007A1F44" w:rsidRPr="00977EA3" w:rsidRDefault="007A1F44" w:rsidP="0055376D">
      <w:pPr>
        <w:pStyle w:val="Corpotesto"/>
      </w:pPr>
      <w:r w:rsidRPr="00977EA3">
        <w:t xml:space="preserve">The content of the HTTP response message shall be an XML encoded </w:t>
      </w:r>
      <w:proofErr w:type="spellStart"/>
      <w:r w:rsidRPr="00977EA3">
        <w:t>RetrieveMultipleValueSetsResponse</w:t>
      </w:r>
      <w:proofErr w:type="spellEnd"/>
      <w:r w:rsidRPr="00977EA3">
        <w:t>, as described in Section 3.60.4.2.2.</w:t>
      </w:r>
    </w:p>
    <w:p w14:paraId="6E07BC44" w14:textId="42E180F8" w:rsidR="007A1F44" w:rsidRPr="00977EA3" w:rsidRDefault="007A1F44" w:rsidP="0055376D">
      <w:pPr>
        <w:pStyle w:val="Corpotesto"/>
      </w:pPr>
      <w:bookmarkStart w:id="4182" w:name="_Toc262492443"/>
      <w:r w:rsidRPr="00977EA3">
        <w:t xml:space="preserve">The Value Set Repository shall return an error code in case there are invalid request parameters. It shall return an HTTP status code of 404, with an HTTP Warning header containing warn-code of 111, and warn-text of “INV: Invalid search parameters”. See </w:t>
      </w:r>
      <w:r w:rsidR="001905AE" w:rsidRPr="00977EA3">
        <w:t>S</w:t>
      </w:r>
      <w:r w:rsidRPr="00977EA3">
        <w:t xml:space="preserve">ections 10.4.5 and 14.46 of IETF RFC2616 for more information. A search with valid request parameters that finds no matching value sets is not an error. It will return an empty </w:t>
      </w:r>
      <w:proofErr w:type="spellStart"/>
      <w:r w:rsidRPr="00977EA3">
        <w:t>QueryRetrievedValueSets</w:t>
      </w:r>
      <w:proofErr w:type="spellEnd"/>
    </w:p>
    <w:p w14:paraId="39CE811A" w14:textId="77777777" w:rsidR="007A1F44" w:rsidRPr="00977EA3" w:rsidRDefault="007A1F44" w:rsidP="0055376D">
      <w:pPr>
        <w:pStyle w:val="Titolo3"/>
        <w:numPr>
          <w:ilvl w:val="0"/>
          <w:numId w:val="0"/>
        </w:numPr>
        <w:tabs>
          <w:tab w:val="clear" w:pos="2160"/>
          <w:tab w:val="clear" w:pos="2880"/>
        </w:tabs>
        <w:rPr>
          <w:noProof w:val="0"/>
        </w:rPr>
      </w:pPr>
      <w:bookmarkStart w:id="4183" w:name="_Toc269214513"/>
      <w:bookmarkStart w:id="4184" w:name="_Toc398544411"/>
      <w:bookmarkStart w:id="4185" w:name="_Toc398718032"/>
      <w:bookmarkStart w:id="4186" w:name="_Toc518634654"/>
      <w:r w:rsidRPr="00977EA3">
        <w:rPr>
          <w:noProof w:val="0"/>
        </w:rPr>
        <w:t>3.60.6 Security Requirements</w:t>
      </w:r>
      <w:bookmarkEnd w:id="4182"/>
      <w:bookmarkEnd w:id="4183"/>
      <w:bookmarkEnd w:id="4184"/>
      <w:bookmarkEnd w:id="4185"/>
      <w:bookmarkEnd w:id="4186"/>
    </w:p>
    <w:p w14:paraId="423B9AC9" w14:textId="77777777" w:rsidR="007A1F44" w:rsidRPr="00977EA3" w:rsidRDefault="007A1F44" w:rsidP="0055376D">
      <w:pPr>
        <w:pStyle w:val="Corpotesto"/>
      </w:pPr>
      <w:r w:rsidRPr="00977EA3">
        <w:t>The value sets do not contain personal information. In some cases, the value sets are created by standards organizations with the intention that they be or publicly shared. In other cases, there may be licensing or other proprietary restrictions on their disclosure. These licenses or restrictions are at the organizational level, not at the level of individual users. This greatly reduces the security needs and eliminates privacy concerns.</w:t>
      </w:r>
    </w:p>
    <w:p w14:paraId="03ADF0C8" w14:textId="77777777" w:rsidR="007A1F44" w:rsidRPr="00977EA3" w:rsidRDefault="007A1F44" w:rsidP="0055376D">
      <w:pPr>
        <w:pStyle w:val="Corpotesto"/>
      </w:pPr>
      <w:r w:rsidRPr="00977EA3">
        <w:t>For further security considerations please consult ITI TF-1: Appendix G.</w:t>
      </w:r>
    </w:p>
    <w:p w14:paraId="42FAE161" w14:textId="77777777" w:rsidR="007A1F44" w:rsidRPr="00977EA3" w:rsidRDefault="007A1F44" w:rsidP="0055376D">
      <w:pPr>
        <w:pStyle w:val="Corpotesto"/>
      </w:pPr>
      <w:r w:rsidRPr="00977EA3">
        <w:t>Audit trails shall be configurable to record access to a selected list of Value Sets. In most cases, there is no need to audit the value set request activity, but there may be some exceptional cases where auditing will be needed. See Section 3.48.6.1 for audit record recommendations in those cases.</w:t>
      </w:r>
    </w:p>
    <w:p w14:paraId="2DA50CF9" w14:textId="77777777" w:rsidR="007A1F44" w:rsidRPr="00977EA3" w:rsidRDefault="007A1F44" w:rsidP="0055376D">
      <w:pPr>
        <w:pStyle w:val="Corpotesto"/>
      </w:pPr>
      <w:r w:rsidRPr="00977EA3">
        <w:t>This profile does not attempt to establish rules for managing security on proprietary value sets with licensing or access restrictions.</w:t>
      </w:r>
    </w:p>
    <w:p w14:paraId="2FEF71EB" w14:textId="77777777" w:rsidR="00E367B9" w:rsidRPr="00977EA3" w:rsidRDefault="007A1F44" w:rsidP="00E367B9">
      <w:pPr>
        <w:pStyle w:val="Titolo2"/>
        <w:numPr>
          <w:ilvl w:val="0"/>
          <w:numId w:val="0"/>
        </w:numPr>
        <w:rPr>
          <w:noProof w:val="0"/>
        </w:rPr>
      </w:pPr>
      <w:bookmarkStart w:id="4187" w:name="_Toc518634655"/>
      <w:bookmarkStart w:id="4188" w:name="_Toc369637374"/>
      <w:bookmarkStart w:id="4189" w:name="_Toc398544412"/>
      <w:bookmarkStart w:id="4190" w:name="_Toc398718033"/>
      <w:r w:rsidRPr="00977EA3">
        <w:rPr>
          <w:noProof w:val="0"/>
        </w:rPr>
        <w:lastRenderedPageBreak/>
        <w:t xml:space="preserve">3.61 </w:t>
      </w:r>
      <w:r w:rsidR="00E367B9" w:rsidRPr="00977EA3">
        <w:rPr>
          <w:noProof w:val="0"/>
        </w:rPr>
        <w:t>Register On-Demand Document Entry</w:t>
      </w:r>
      <w:r w:rsidR="00903C21" w:rsidRPr="00977EA3">
        <w:rPr>
          <w:noProof w:val="0"/>
        </w:rPr>
        <w:t xml:space="preserve"> [ITI-61]</w:t>
      </w:r>
      <w:bookmarkEnd w:id="4187"/>
    </w:p>
    <w:p w14:paraId="0FF20676" w14:textId="3E421997" w:rsidR="00E367B9" w:rsidRPr="00977EA3" w:rsidRDefault="00E367B9" w:rsidP="00E367B9">
      <w:pPr>
        <w:pStyle w:val="Corpotesto"/>
      </w:pPr>
      <w:r w:rsidRPr="00977EA3">
        <w:t xml:space="preserve">This section corresponds to </w:t>
      </w:r>
      <w:r w:rsidR="00383577">
        <w:t>t</w:t>
      </w:r>
      <w:r w:rsidRPr="00977EA3">
        <w:t xml:space="preserve">ransaction </w:t>
      </w:r>
      <w:r w:rsidR="00383577">
        <w:t>[</w:t>
      </w:r>
      <w:r w:rsidRPr="00977EA3">
        <w:t>ITI-61</w:t>
      </w:r>
      <w:r w:rsidR="005B45A6">
        <w:t>]</w:t>
      </w:r>
      <w:r w:rsidRPr="00977EA3">
        <w:t xml:space="preserve"> of the IHE ITI Technical Framework. Transaction </w:t>
      </w:r>
      <w:r w:rsidR="00383577">
        <w:t>[</w:t>
      </w:r>
      <w:r w:rsidRPr="00977EA3">
        <w:t>ITI-61</w:t>
      </w:r>
      <w:r w:rsidR="00383577">
        <w:t>]</w:t>
      </w:r>
      <w:r w:rsidRPr="00977EA3">
        <w:t xml:space="preserve"> is used by the On-Demand Document Source and Document Registry Actors.</w:t>
      </w:r>
    </w:p>
    <w:p w14:paraId="52EE9849" w14:textId="77777777" w:rsidR="00E367B9" w:rsidRPr="00977EA3" w:rsidRDefault="00E367B9" w:rsidP="00E367B9">
      <w:pPr>
        <w:pStyle w:val="Titolo3"/>
        <w:numPr>
          <w:ilvl w:val="0"/>
          <w:numId w:val="0"/>
        </w:numPr>
        <w:rPr>
          <w:noProof w:val="0"/>
        </w:rPr>
      </w:pPr>
      <w:bookmarkStart w:id="4191" w:name="_Toc430289669"/>
      <w:bookmarkStart w:id="4192" w:name="_Toc450896357"/>
      <w:bookmarkStart w:id="4193" w:name="_Toc518634656"/>
      <w:r w:rsidRPr="00977EA3">
        <w:rPr>
          <w:noProof w:val="0"/>
        </w:rPr>
        <w:t>3.61.1 Scope</w:t>
      </w:r>
      <w:bookmarkEnd w:id="4191"/>
      <w:bookmarkEnd w:id="4192"/>
      <w:bookmarkEnd w:id="4193"/>
    </w:p>
    <w:p w14:paraId="265503EF" w14:textId="793B3A3E" w:rsidR="00E367B9" w:rsidRPr="00977EA3" w:rsidRDefault="00E367B9" w:rsidP="00E367B9">
      <w:pPr>
        <w:pStyle w:val="Corpotesto"/>
      </w:pPr>
      <w:r w:rsidRPr="00977EA3">
        <w:t>The Register On-Demand Document Entry transaction passes a Document Submission Request (see ITI TF-3:</w:t>
      </w:r>
      <w:r w:rsidR="001905AE" w:rsidRPr="00977EA3">
        <w:t xml:space="preserve"> </w:t>
      </w:r>
      <w:r w:rsidRPr="00977EA3">
        <w:t xml:space="preserve">4.2.1.5) from an On-Demand Document Source to a Document Registry. The Document Submission Request for this transaction contains metadata describing one or more On-Demand </w:t>
      </w:r>
      <w:proofErr w:type="spellStart"/>
      <w:r w:rsidRPr="00977EA3">
        <w:t>DocumentEntry</w:t>
      </w:r>
      <w:proofErr w:type="spellEnd"/>
      <w:r w:rsidRPr="00977EA3">
        <w:t xml:space="preserve"> objects and, optionally, Folders and Associations.</w:t>
      </w:r>
    </w:p>
    <w:p w14:paraId="2684B261" w14:textId="77777777" w:rsidR="00E367B9" w:rsidRPr="00977EA3" w:rsidRDefault="00E367B9" w:rsidP="00E367B9">
      <w:pPr>
        <w:pStyle w:val="Titolo3"/>
        <w:numPr>
          <w:ilvl w:val="0"/>
          <w:numId w:val="0"/>
        </w:numPr>
        <w:rPr>
          <w:noProof w:val="0"/>
        </w:rPr>
      </w:pPr>
      <w:bookmarkStart w:id="4194" w:name="_Toc430289670"/>
      <w:bookmarkStart w:id="4195" w:name="_Toc450896358"/>
      <w:bookmarkStart w:id="4196" w:name="_Toc518634657"/>
      <w:r w:rsidRPr="00977EA3">
        <w:rPr>
          <w:noProof w:val="0"/>
        </w:rPr>
        <w:t>3.61.2 Use Case Roles</w:t>
      </w:r>
      <w:bookmarkEnd w:id="4194"/>
      <w:bookmarkEnd w:id="4195"/>
      <w:bookmarkEnd w:id="4196"/>
    </w:p>
    <w:bookmarkStart w:id="4197" w:name="_MON_1329914722"/>
    <w:bookmarkEnd w:id="4197"/>
    <w:p w14:paraId="4BBC02D0" w14:textId="77777777" w:rsidR="00E367B9" w:rsidRPr="00977EA3" w:rsidRDefault="002E21BE" w:rsidP="00E367B9">
      <w:pPr>
        <w:pStyle w:val="Corpotesto"/>
        <w:jc w:val="center"/>
      </w:pPr>
      <w:r w:rsidRPr="00977EA3">
        <w:rPr>
          <w:noProof/>
        </w:rPr>
        <w:object w:dxaOrig="5430" w:dyaOrig="1935" w14:anchorId="163BE002">
          <v:shape id="_x0000_i1069" type="#_x0000_t75" alt="" style="width:305.4pt;height:113.4pt;mso-width-percent:0;mso-height-percent:0;mso-width-percent:0;mso-height-percent:0" o:ole="" fillcolor="window">
            <v:imagedata r:id="rId352" o:title="" cropbottom="-57170f" cropright="-47879f"/>
          </v:shape>
          <o:OLEObject Type="Embed" ProgID="Word.Picture.8" ShapeID="_x0000_i1069" DrawAspect="Content" ObjectID="_1620110893" r:id="rId353"/>
        </w:object>
      </w:r>
    </w:p>
    <w:p w14:paraId="06C4BBA9" w14:textId="77777777" w:rsidR="00E367B9" w:rsidRPr="00977EA3" w:rsidRDefault="00E367B9" w:rsidP="00E367B9">
      <w:pPr>
        <w:pStyle w:val="Corpotesto"/>
      </w:pPr>
      <w:r w:rsidRPr="00977EA3">
        <w:rPr>
          <w:b/>
        </w:rPr>
        <w:t>Actor:</w:t>
      </w:r>
      <w:r w:rsidRPr="00977EA3">
        <w:rPr>
          <w:b/>
        </w:rPr>
        <w:tab/>
      </w:r>
      <w:r w:rsidRPr="00977EA3">
        <w:t>On-Demand Document Source</w:t>
      </w:r>
    </w:p>
    <w:p w14:paraId="445FEA8E" w14:textId="77777777" w:rsidR="00E367B9" w:rsidRPr="00977EA3" w:rsidRDefault="00E367B9" w:rsidP="00E367B9">
      <w:pPr>
        <w:pStyle w:val="Corpotesto"/>
      </w:pPr>
      <w:r w:rsidRPr="00977EA3">
        <w:rPr>
          <w:b/>
        </w:rPr>
        <w:t>Role:</w:t>
      </w:r>
      <w:r w:rsidRPr="00977EA3">
        <w:rPr>
          <w:b/>
        </w:rPr>
        <w:tab/>
      </w:r>
      <w:r w:rsidRPr="00977EA3">
        <w:t xml:space="preserve">A Provider of On-Demand Documents that registers a patient-specific on-demand document to the Document Registry. </w:t>
      </w:r>
    </w:p>
    <w:p w14:paraId="2EB63137" w14:textId="77777777" w:rsidR="00E367B9" w:rsidRPr="00977EA3" w:rsidRDefault="00E367B9" w:rsidP="00E367B9">
      <w:pPr>
        <w:pStyle w:val="Corpotesto"/>
      </w:pPr>
      <w:r w:rsidRPr="00977EA3">
        <w:rPr>
          <w:b/>
        </w:rPr>
        <w:t>Actor:</w:t>
      </w:r>
      <w:r w:rsidRPr="00977EA3">
        <w:rPr>
          <w:b/>
        </w:rPr>
        <w:tab/>
      </w:r>
      <w:r w:rsidRPr="00977EA3">
        <w:t>Document Registry</w:t>
      </w:r>
    </w:p>
    <w:p w14:paraId="1E8AC67A" w14:textId="77777777" w:rsidR="00E367B9" w:rsidRPr="00977EA3" w:rsidRDefault="00E367B9" w:rsidP="00E367B9">
      <w:pPr>
        <w:pStyle w:val="Corpotesto"/>
      </w:pPr>
      <w:r w:rsidRPr="00977EA3">
        <w:rPr>
          <w:b/>
        </w:rPr>
        <w:t>Role:</w:t>
      </w:r>
      <w:r w:rsidRPr="00977EA3">
        <w:rPr>
          <w:b/>
        </w:rPr>
        <w:tab/>
      </w:r>
      <w:r w:rsidRPr="00977EA3">
        <w:t>A document indexing system that receives and stores metadata about available on-demand documents.</w:t>
      </w:r>
    </w:p>
    <w:p w14:paraId="4CECF256" w14:textId="77777777" w:rsidR="00E367B9" w:rsidRPr="00977EA3" w:rsidRDefault="00E367B9" w:rsidP="00E367B9">
      <w:pPr>
        <w:pStyle w:val="Titolo3"/>
        <w:numPr>
          <w:ilvl w:val="0"/>
          <w:numId w:val="0"/>
        </w:numPr>
        <w:rPr>
          <w:noProof w:val="0"/>
        </w:rPr>
      </w:pPr>
      <w:bookmarkStart w:id="4198" w:name="_Toc430289671"/>
      <w:bookmarkStart w:id="4199" w:name="_Toc450896359"/>
      <w:bookmarkStart w:id="4200" w:name="_Toc518634658"/>
      <w:r w:rsidRPr="00977EA3">
        <w:rPr>
          <w:noProof w:val="0"/>
        </w:rPr>
        <w:t>3.61.3 Referenced Standard</w:t>
      </w:r>
      <w:bookmarkEnd w:id="4198"/>
      <w:bookmarkEnd w:id="4199"/>
      <w:bookmarkEnd w:id="4200"/>
    </w:p>
    <w:p w14:paraId="3919BA0A" w14:textId="77777777" w:rsidR="00E367B9" w:rsidRPr="00977EA3" w:rsidRDefault="00E367B9" w:rsidP="00E367B9">
      <w:pPr>
        <w:pStyle w:val="Corpotes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3"/>
        <w:gridCol w:w="7927"/>
      </w:tblGrid>
      <w:tr w:rsidR="00E367B9" w:rsidRPr="00977EA3" w14:paraId="02940234" w14:textId="77777777" w:rsidTr="008E3CF3">
        <w:trPr>
          <w:cantSplit/>
          <w:jc w:val="center"/>
        </w:trPr>
        <w:tc>
          <w:tcPr>
            <w:tcW w:w="1423" w:type="dxa"/>
          </w:tcPr>
          <w:p w14:paraId="2B02E195" w14:textId="77777777" w:rsidR="00E367B9" w:rsidRPr="00977EA3" w:rsidRDefault="00E367B9" w:rsidP="008E3CF3">
            <w:pPr>
              <w:pStyle w:val="TableEntry"/>
              <w:rPr>
                <w:noProof w:val="0"/>
              </w:rPr>
            </w:pPr>
            <w:proofErr w:type="spellStart"/>
            <w:r w:rsidRPr="00977EA3">
              <w:rPr>
                <w:noProof w:val="0"/>
              </w:rPr>
              <w:t>ebRIM</w:t>
            </w:r>
            <w:proofErr w:type="spellEnd"/>
          </w:p>
        </w:tc>
        <w:tc>
          <w:tcPr>
            <w:tcW w:w="7927" w:type="dxa"/>
          </w:tcPr>
          <w:p w14:paraId="2894E3B4" w14:textId="77777777" w:rsidR="00E367B9" w:rsidRPr="00977EA3" w:rsidRDefault="00E367B9" w:rsidP="008E3CF3">
            <w:pPr>
              <w:pStyle w:val="TableEntry"/>
              <w:rPr>
                <w:noProof w:val="0"/>
              </w:rPr>
            </w:pPr>
            <w:r w:rsidRPr="00977EA3">
              <w:rPr>
                <w:noProof w:val="0"/>
              </w:rPr>
              <w:t>OASIS/</w:t>
            </w:r>
            <w:proofErr w:type="spellStart"/>
            <w:r w:rsidRPr="00977EA3">
              <w:rPr>
                <w:noProof w:val="0"/>
              </w:rPr>
              <w:t>ebXML</w:t>
            </w:r>
            <w:proofErr w:type="spellEnd"/>
            <w:r w:rsidRPr="00977EA3">
              <w:rPr>
                <w:noProof w:val="0"/>
              </w:rPr>
              <w:t xml:space="preserve"> Registry Information Model v3.0</w:t>
            </w:r>
          </w:p>
          <w:p w14:paraId="72F02A4F" w14:textId="77777777" w:rsidR="00E367B9" w:rsidRPr="00977EA3" w:rsidRDefault="00E367B9" w:rsidP="008E3CF3">
            <w:pPr>
              <w:pStyle w:val="TableEntry"/>
              <w:rPr>
                <w:noProof w:val="0"/>
              </w:rPr>
            </w:pPr>
            <w:r w:rsidRPr="00977EA3">
              <w:rPr>
                <w:noProof w:val="0"/>
              </w:rPr>
              <w:t xml:space="preserve">This model defines the types of metadata and content that can be stored in an </w:t>
            </w:r>
            <w:proofErr w:type="spellStart"/>
            <w:r w:rsidRPr="00977EA3">
              <w:rPr>
                <w:noProof w:val="0"/>
              </w:rPr>
              <w:t>ebXML</w:t>
            </w:r>
            <w:proofErr w:type="spellEnd"/>
            <w:r w:rsidRPr="00977EA3">
              <w:rPr>
                <w:noProof w:val="0"/>
              </w:rPr>
              <w:t xml:space="preserve"> Registry, a basis for and subset of XDS metadata.</w:t>
            </w:r>
          </w:p>
        </w:tc>
      </w:tr>
      <w:tr w:rsidR="00E367B9" w:rsidRPr="00977EA3" w14:paraId="34B4F5C6" w14:textId="77777777" w:rsidTr="008E3CF3">
        <w:trPr>
          <w:cantSplit/>
          <w:jc w:val="center"/>
        </w:trPr>
        <w:tc>
          <w:tcPr>
            <w:tcW w:w="1423" w:type="dxa"/>
          </w:tcPr>
          <w:p w14:paraId="03252EC8" w14:textId="77777777" w:rsidR="00E367B9" w:rsidRPr="00977EA3" w:rsidRDefault="00E367B9" w:rsidP="008E3CF3">
            <w:pPr>
              <w:pStyle w:val="TableEntry"/>
              <w:rPr>
                <w:noProof w:val="0"/>
              </w:rPr>
            </w:pPr>
            <w:proofErr w:type="spellStart"/>
            <w:r w:rsidRPr="00977EA3">
              <w:rPr>
                <w:noProof w:val="0"/>
              </w:rPr>
              <w:t>ebRS</w:t>
            </w:r>
            <w:proofErr w:type="spellEnd"/>
          </w:p>
        </w:tc>
        <w:tc>
          <w:tcPr>
            <w:tcW w:w="7927" w:type="dxa"/>
          </w:tcPr>
          <w:p w14:paraId="44805060" w14:textId="77777777" w:rsidR="00E367B9" w:rsidRPr="00977EA3" w:rsidRDefault="00E367B9" w:rsidP="008E3CF3">
            <w:pPr>
              <w:pStyle w:val="TableEntry"/>
              <w:rPr>
                <w:noProof w:val="0"/>
              </w:rPr>
            </w:pPr>
            <w:r w:rsidRPr="00977EA3">
              <w:rPr>
                <w:noProof w:val="0"/>
              </w:rPr>
              <w:t>OASIS/</w:t>
            </w:r>
            <w:proofErr w:type="spellStart"/>
            <w:r w:rsidRPr="00977EA3">
              <w:rPr>
                <w:noProof w:val="0"/>
              </w:rPr>
              <w:t>ebXML</w:t>
            </w:r>
            <w:proofErr w:type="spellEnd"/>
            <w:r w:rsidRPr="00977EA3">
              <w:rPr>
                <w:noProof w:val="0"/>
              </w:rPr>
              <w:t xml:space="preserve"> Registry Services Specifications v3.0</w:t>
            </w:r>
          </w:p>
          <w:p w14:paraId="099859AD" w14:textId="77777777" w:rsidR="00E367B9" w:rsidRPr="00977EA3" w:rsidRDefault="00E367B9" w:rsidP="008E3CF3">
            <w:pPr>
              <w:pStyle w:val="TableEntry"/>
              <w:rPr>
                <w:noProof w:val="0"/>
              </w:rPr>
            </w:pPr>
            <w:r w:rsidRPr="00977EA3">
              <w:rPr>
                <w:noProof w:val="0"/>
              </w:rPr>
              <w:t xml:space="preserve">This defines the services and protocols for an </w:t>
            </w:r>
            <w:proofErr w:type="spellStart"/>
            <w:r w:rsidRPr="00977EA3">
              <w:rPr>
                <w:noProof w:val="0"/>
              </w:rPr>
              <w:t>ebXML</w:t>
            </w:r>
            <w:proofErr w:type="spellEnd"/>
            <w:r w:rsidRPr="00977EA3">
              <w:rPr>
                <w:noProof w:val="0"/>
              </w:rPr>
              <w:t xml:space="preserve"> Registry, used as the basis for the XDS Registry</w:t>
            </w:r>
          </w:p>
        </w:tc>
      </w:tr>
      <w:tr w:rsidR="00E367B9" w:rsidRPr="00977EA3" w14:paraId="6891BF70" w14:textId="77777777" w:rsidTr="008E3CF3">
        <w:trPr>
          <w:cantSplit/>
          <w:jc w:val="center"/>
        </w:trPr>
        <w:tc>
          <w:tcPr>
            <w:tcW w:w="1440" w:type="dxa"/>
          </w:tcPr>
          <w:p w14:paraId="1D45820D" w14:textId="77777777" w:rsidR="00E367B9" w:rsidRPr="00977EA3" w:rsidRDefault="00E367B9" w:rsidP="008E3CF3">
            <w:pPr>
              <w:pStyle w:val="TableEntry"/>
              <w:rPr>
                <w:noProof w:val="0"/>
              </w:rPr>
            </w:pPr>
            <w:r w:rsidRPr="00977EA3">
              <w:rPr>
                <w:noProof w:val="0"/>
              </w:rPr>
              <w:t>HL7V2</w:t>
            </w:r>
          </w:p>
        </w:tc>
        <w:tc>
          <w:tcPr>
            <w:tcW w:w="8136" w:type="dxa"/>
          </w:tcPr>
          <w:p w14:paraId="0E9AED64" w14:textId="77777777" w:rsidR="00E367B9" w:rsidRPr="00977EA3" w:rsidRDefault="00E367B9" w:rsidP="008E3CF3">
            <w:pPr>
              <w:pStyle w:val="TableEntry"/>
              <w:rPr>
                <w:noProof w:val="0"/>
              </w:rPr>
            </w:pPr>
            <w:r w:rsidRPr="00977EA3">
              <w:rPr>
                <w:noProof w:val="0"/>
              </w:rPr>
              <w:t>HL7 Version 2.5</w:t>
            </w:r>
          </w:p>
        </w:tc>
      </w:tr>
      <w:tr w:rsidR="00E367B9" w:rsidRPr="00977EA3" w14:paraId="10DB9849" w14:textId="77777777" w:rsidTr="008E3CF3">
        <w:trPr>
          <w:cantSplit/>
          <w:jc w:val="center"/>
        </w:trPr>
        <w:tc>
          <w:tcPr>
            <w:tcW w:w="9350" w:type="dxa"/>
            <w:gridSpan w:val="2"/>
          </w:tcPr>
          <w:p w14:paraId="3A6A08AD" w14:textId="77777777" w:rsidR="00E367B9" w:rsidRPr="00977EA3" w:rsidRDefault="00E367B9" w:rsidP="008E3CF3">
            <w:pPr>
              <w:pStyle w:val="TableEntry"/>
              <w:rPr>
                <w:noProof w:val="0"/>
              </w:rPr>
            </w:pPr>
            <w:r w:rsidRPr="00977EA3">
              <w:rPr>
                <w:noProof w:val="0"/>
              </w:rPr>
              <w:t>See ITI TF 2x: Appendix V for other referenced standards for SOAP encoding.</w:t>
            </w:r>
          </w:p>
        </w:tc>
      </w:tr>
      <w:tr w:rsidR="00E367B9" w:rsidRPr="00977EA3" w14:paraId="3B5AF7C1" w14:textId="77777777" w:rsidTr="008E3CF3">
        <w:trPr>
          <w:cantSplit/>
          <w:jc w:val="center"/>
        </w:trPr>
        <w:tc>
          <w:tcPr>
            <w:tcW w:w="9350" w:type="dxa"/>
            <w:gridSpan w:val="2"/>
          </w:tcPr>
          <w:p w14:paraId="536DEE47" w14:textId="77777777" w:rsidR="00E367B9" w:rsidRPr="00977EA3" w:rsidRDefault="00E367B9" w:rsidP="008E3CF3">
            <w:pPr>
              <w:pStyle w:val="TableEntry"/>
              <w:rPr>
                <w:noProof w:val="0"/>
              </w:rPr>
            </w:pPr>
            <w:r w:rsidRPr="00977EA3">
              <w:rPr>
                <w:noProof w:val="0"/>
                <w:szCs w:val="18"/>
              </w:rPr>
              <w:t>See ITI TF 3: 4.2 for other referenced standards for metadata element encoding.</w:t>
            </w:r>
          </w:p>
        </w:tc>
      </w:tr>
    </w:tbl>
    <w:p w14:paraId="2BDF7869" w14:textId="77777777" w:rsidR="00E367B9" w:rsidRPr="00977EA3" w:rsidRDefault="00E367B9" w:rsidP="00E367B9">
      <w:pPr>
        <w:pStyle w:val="Titolo3"/>
        <w:numPr>
          <w:ilvl w:val="0"/>
          <w:numId w:val="0"/>
        </w:numPr>
        <w:rPr>
          <w:noProof w:val="0"/>
        </w:rPr>
      </w:pPr>
      <w:bookmarkStart w:id="4201" w:name="_Toc430289672"/>
      <w:bookmarkStart w:id="4202" w:name="_Toc450896360"/>
      <w:bookmarkStart w:id="4203" w:name="_Toc518634659"/>
      <w:r w:rsidRPr="00977EA3">
        <w:rPr>
          <w:noProof w:val="0"/>
        </w:rPr>
        <w:lastRenderedPageBreak/>
        <w:t>3.61.4 Interaction Diagram</w:t>
      </w:r>
      <w:bookmarkEnd w:id="4201"/>
      <w:bookmarkEnd w:id="4202"/>
      <w:bookmarkEnd w:id="4203"/>
    </w:p>
    <w:bookmarkStart w:id="4204" w:name="_MON_1073415211"/>
    <w:bookmarkEnd w:id="4204"/>
    <w:p w14:paraId="371B310E" w14:textId="7E98A511" w:rsidR="00E367B9" w:rsidRPr="00977EA3" w:rsidRDefault="002E21BE" w:rsidP="00E367B9">
      <w:pPr>
        <w:pStyle w:val="Corpotesto"/>
        <w:jc w:val="center"/>
      </w:pPr>
      <w:r w:rsidRPr="00977EA3">
        <w:rPr>
          <w:noProof/>
          <w:sz w:val="20"/>
        </w:rPr>
        <w:object w:dxaOrig="8080" w:dyaOrig="3600" w14:anchorId="120D5BDC">
          <v:shape id="_x0000_i1070" type="#_x0000_t75" alt="" style="width:406.2pt;height:151.8pt;mso-width-percent:0;mso-height-percent:0;mso-width-percent:0;mso-height-percent:0" o:ole="" fillcolor="window">
            <v:imagedata r:id="rId354" o:title="" cropbottom="-63242f" cropright="-58269f"/>
          </v:shape>
          <o:OLEObject Type="Embed" ProgID="Word.Picture.8" ShapeID="_x0000_i1070" DrawAspect="Content" ObjectID="_1620110894" r:id="rId355"/>
        </w:object>
      </w:r>
    </w:p>
    <w:p w14:paraId="2935C8EB" w14:textId="77777777" w:rsidR="00E367B9" w:rsidRPr="00977EA3" w:rsidRDefault="00E367B9" w:rsidP="00E367B9">
      <w:pPr>
        <w:pStyle w:val="Titolo4"/>
        <w:numPr>
          <w:ilvl w:val="0"/>
          <w:numId w:val="0"/>
        </w:numPr>
        <w:rPr>
          <w:noProof w:val="0"/>
        </w:rPr>
      </w:pPr>
      <w:bookmarkStart w:id="4205" w:name="_Toc450896361"/>
      <w:r w:rsidRPr="00977EA3">
        <w:rPr>
          <w:noProof w:val="0"/>
        </w:rPr>
        <w:t>3.61.4.1 Register On-Demand Document Entry Request</w:t>
      </w:r>
      <w:bookmarkEnd w:id="4205"/>
    </w:p>
    <w:p w14:paraId="0F69A941" w14:textId="77777777" w:rsidR="00E367B9" w:rsidRPr="00977EA3" w:rsidRDefault="00E367B9" w:rsidP="00E367B9">
      <w:pPr>
        <w:pStyle w:val="Corpotesto"/>
      </w:pPr>
      <w:r w:rsidRPr="00977EA3">
        <w:t xml:space="preserve">The Register On-Demand Document Entry Request message is used to register metadata that can be used to request an on-demand document. An on-demand document is one which collects the latest, most recent available information at the time of retrieval. For more information about the On-Demand </w:t>
      </w:r>
      <w:proofErr w:type="spellStart"/>
      <w:r w:rsidRPr="00977EA3">
        <w:t>DocumentEntry</w:t>
      </w:r>
      <w:proofErr w:type="spellEnd"/>
      <w:r w:rsidRPr="00977EA3">
        <w:t xml:space="preserve"> specified in the request message see ITI TF-3: 4.1.1.</w:t>
      </w:r>
    </w:p>
    <w:p w14:paraId="638ED9D5" w14:textId="2F754DFD" w:rsidR="00E367B9" w:rsidRPr="00977EA3" w:rsidRDefault="00E367B9" w:rsidP="00E367B9">
      <w:pPr>
        <w:pStyle w:val="Corpotesto"/>
      </w:pPr>
      <w:r w:rsidRPr="00977EA3">
        <w:t xml:space="preserve">The On-Demand Document Source sends metadata to the Document Registry. The metadata contains one or more patient-specific On-Demand </w:t>
      </w:r>
      <w:proofErr w:type="spellStart"/>
      <w:r w:rsidRPr="00977EA3">
        <w:t>DocumentEntry</w:t>
      </w:r>
      <w:proofErr w:type="spellEnd"/>
      <w:r w:rsidRPr="00977EA3">
        <w:t xml:space="preserve"> objects and, optionally, Folders and Associations.</w:t>
      </w:r>
    </w:p>
    <w:p w14:paraId="7A47BB8F" w14:textId="77777777" w:rsidR="00E367B9" w:rsidRPr="00977EA3" w:rsidRDefault="00E367B9" w:rsidP="00E367B9">
      <w:pPr>
        <w:pStyle w:val="Titolo5"/>
        <w:numPr>
          <w:ilvl w:val="0"/>
          <w:numId w:val="0"/>
        </w:numPr>
        <w:rPr>
          <w:noProof w:val="0"/>
        </w:rPr>
      </w:pPr>
      <w:bookmarkStart w:id="4206" w:name="_Toc450896362"/>
      <w:r w:rsidRPr="00977EA3">
        <w:rPr>
          <w:noProof w:val="0"/>
        </w:rPr>
        <w:t>3.61.4.1.1 Trigger Events</w:t>
      </w:r>
      <w:bookmarkEnd w:id="4206"/>
    </w:p>
    <w:p w14:paraId="2CF34E78" w14:textId="77777777" w:rsidR="00E367B9" w:rsidRPr="00977EA3" w:rsidRDefault="00E367B9" w:rsidP="00E367B9">
      <w:pPr>
        <w:pStyle w:val="Corpotesto"/>
      </w:pPr>
      <w:r w:rsidRPr="00977EA3">
        <w:t>The Register On-Demand Document Entry Request message is triggered when the On-Demand Document Source chooses to make available an on-demand document for a particular patient.</w:t>
      </w:r>
    </w:p>
    <w:p w14:paraId="0D160C44" w14:textId="77777777" w:rsidR="00E367B9" w:rsidRPr="00977EA3" w:rsidRDefault="00E367B9" w:rsidP="00E367B9">
      <w:pPr>
        <w:pStyle w:val="Titolo5"/>
        <w:numPr>
          <w:ilvl w:val="0"/>
          <w:numId w:val="0"/>
        </w:numPr>
        <w:rPr>
          <w:noProof w:val="0"/>
        </w:rPr>
      </w:pPr>
      <w:bookmarkStart w:id="4207" w:name="_Toc450896363"/>
      <w:r w:rsidRPr="00977EA3">
        <w:rPr>
          <w:noProof w:val="0"/>
        </w:rPr>
        <w:t>3.61.4.1.2 Message Semantics</w:t>
      </w:r>
      <w:bookmarkEnd w:id="4207"/>
    </w:p>
    <w:p w14:paraId="21E148CC" w14:textId="3ABB043F" w:rsidR="00E367B9" w:rsidRPr="00977EA3" w:rsidRDefault="00E367B9" w:rsidP="00E367B9">
      <w:r w:rsidRPr="00977EA3">
        <w:t>The Register On-Demand Document Entry Request message shall use SOAP 1.2 and Sim</w:t>
      </w:r>
      <w:commentRangeStart w:id="4208"/>
      <w:r w:rsidRPr="00977EA3">
        <w:t>ple SOAP</w:t>
      </w:r>
      <w:del w:id="4209" w:author="Gregorio Canal" w:date="2019-05-22T15:32:00Z">
        <w:r w:rsidRPr="00977EA3" w:rsidDel="00C73A81">
          <w:delText xml:space="preserve"> (See ITI TF-2x: V.8.1)</w:delText>
        </w:r>
      </w:del>
      <w:r w:rsidRPr="00977EA3">
        <w:t>. Implementors of this transaction shall comply with all requirements described in ITI TF-2x: Appendix V</w:t>
      </w:r>
      <w:ins w:id="4210" w:author="Gregorio Canal" w:date="2019-05-22T15:32:00Z">
        <w:r w:rsidR="00C73A81">
          <w:t>.3</w:t>
        </w:r>
      </w:ins>
      <w:del w:id="4211" w:author="Gregorio Canal" w:date="2019-05-22T15:32:00Z">
        <w:r w:rsidRPr="00977EA3" w:rsidDel="00C73A81">
          <w:delText>: Web Services for IHE Transactions</w:delText>
        </w:r>
      </w:del>
      <w:commentRangeEnd w:id="4208"/>
      <w:r w:rsidR="00C73A81">
        <w:rPr>
          <w:rStyle w:val="Rimandocommento"/>
        </w:rPr>
        <w:commentReference w:id="4208"/>
      </w:r>
      <w:r w:rsidRPr="00977EA3">
        <w:t>.</w:t>
      </w:r>
    </w:p>
    <w:p w14:paraId="5AB28782" w14:textId="77777777" w:rsidR="00E367B9" w:rsidRPr="00977EA3" w:rsidRDefault="00E367B9" w:rsidP="00E367B9">
      <w:r w:rsidRPr="00977EA3">
        <w:t xml:space="preserve">The Register On-Demand Document Entry Request message shall contain a Submission Request, as defined in ITI TF-3: 4.1.4 except that it shall include at least one On-Demand </w:t>
      </w:r>
      <w:proofErr w:type="spellStart"/>
      <w:r w:rsidRPr="00977EA3">
        <w:t>DocumentEntry</w:t>
      </w:r>
      <w:proofErr w:type="spellEnd"/>
      <w:r w:rsidRPr="00977EA3">
        <w:t xml:space="preserve">. All </w:t>
      </w:r>
      <w:proofErr w:type="spellStart"/>
      <w:r w:rsidRPr="00977EA3">
        <w:t>DocumentEntry</w:t>
      </w:r>
      <w:proofErr w:type="spellEnd"/>
      <w:r w:rsidRPr="00977EA3">
        <w:t xml:space="preserve"> objects in this Submission Request shall be On-Demand </w:t>
      </w:r>
      <w:proofErr w:type="spellStart"/>
      <w:r w:rsidRPr="00977EA3">
        <w:t>DocumentEntry</w:t>
      </w:r>
      <w:proofErr w:type="spellEnd"/>
      <w:r w:rsidRPr="00977EA3">
        <w:t xml:space="preserve"> objects and, therefore, will not be Stable </w:t>
      </w:r>
      <w:proofErr w:type="spellStart"/>
      <w:r w:rsidRPr="00977EA3">
        <w:t>DocumentEntry</w:t>
      </w:r>
      <w:proofErr w:type="spellEnd"/>
      <w:r w:rsidRPr="00977EA3">
        <w:t xml:space="preserve"> objects.</w:t>
      </w:r>
    </w:p>
    <w:p w14:paraId="0E05786C" w14:textId="50ADBAE7" w:rsidR="00E367B9" w:rsidRPr="00977EA3" w:rsidRDefault="00E367B9" w:rsidP="00E367B9">
      <w:pPr>
        <w:pStyle w:val="Corpotesto"/>
      </w:pPr>
      <w:r w:rsidRPr="00977EA3">
        <w:t xml:space="preserve">This transaction imposes no restrictions on the use of Folders or Associations. In particular, workflows which replace a Stable </w:t>
      </w:r>
      <w:proofErr w:type="spellStart"/>
      <w:r w:rsidRPr="00977EA3">
        <w:t>DocumentEntry</w:t>
      </w:r>
      <w:proofErr w:type="spellEnd"/>
      <w:r w:rsidRPr="00977EA3">
        <w:t xml:space="preserve"> with an On-Demand </w:t>
      </w:r>
      <w:proofErr w:type="spellStart"/>
      <w:r w:rsidRPr="00977EA3">
        <w:t>DocumentEntry</w:t>
      </w:r>
      <w:proofErr w:type="spellEnd"/>
      <w:r w:rsidRPr="00977EA3">
        <w:t xml:space="preserve">, add an On-Demand </w:t>
      </w:r>
      <w:proofErr w:type="spellStart"/>
      <w:r w:rsidRPr="00977EA3">
        <w:t>DocumentEntry</w:t>
      </w:r>
      <w:proofErr w:type="spellEnd"/>
      <w:r w:rsidRPr="00977EA3">
        <w:t xml:space="preserve"> to a Folder, or replace an On-Demand </w:t>
      </w:r>
      <w:proofErr w:type="spellStart"/>
      <w:r w:rsidRPr="00977EA3">
        <w:t>DocumentEntry</w:t>
      </w:r>
      <w:proofErr w:type="spellEnd"/>
      <w:r w:rsidRPr="00977EA3">
        <w:t xml:space="preserve"> with a new On-Demand </w:t>
      </w:r>
      <w:proofErr w:type="spellStart"/>
      <w:r w:rsidRPr="00977EA3">
        <w:t>DocumentEntry</w:t>
      </w:r>
      <w:proofErr w:type="spellEnd"/>
      <w:r w:rsidRPr="00977EA3">
        <w:t xml:space="preserve"> are all valid. </w:t>
      </w:r>
    </w:p>
    <w:p w14:paraId="02E973D2" w14:textId="08520D22" w:rsidR="00E367B9" w:rsidRPr="00977EA3" w:rsidRDefault="00E367B9" w:rsidP="00E367B9">
      <w:pPr>
        <w:pStyle w:val="Note"/>
      </w:pPr>
      <w:r w:rsidRPr="00977EA3">
        <w:t xml:space="preserve">Note: Because a Stable </w:t>
      </w:r>
      <w:proofErr w:type="spellStart"/>
      <w:r w:rsidRPr="00977EA3">
        <w:t>DocumentEntry</w:t>
      </w:r>
      <w:proofErr w:type="spellEnd"/>
      <w:r w:rsidRPr="00977EA3">
        <w:t xml:space="preserve"> cannot be submitted in this transaction, Associations which require the simultaneous submission of a Stable </w:t>
      </w:r>
      <w:proofErr w:type="spellStart"/>
      <w:r w:rsidRPr="00977EA3">
        <w:t>DocumentEntry</w:t>
      </w:r>
      <w:proofErr w:type="spellEnd"/>
      <w:r w:rsidRPr="00977EA3">
        <w:t xml:space="preserve"> cannot be included in this transaction</w:t>
      </w:r>
      <w:r w:rsidR="009A338E" w:rsidRPr="00977EA3">
        <w:t xml:space="preserve">. </w:t>
      </w:r>
      <w:r w:rsidRPr="00977EA3">
        <w:t xml:space="preserve">For example, workflows which replace an On-Demand </w:t>
      </w:r>
      <w:proofErr w:type="spellStart"/>
      <w:r w:rsidRPr="00977EA3">
        <w:t>DocumentEntry</w:t>
      </w:r>
      <w:proofErr w:type="spellEnd"/>
      <w:r w:rsidRPr="00977EA3">
        <w:t xml:space="preserve"> with a Stable </w:t>
      </w:r>
      <w:proofErr w:type="spellStart"/>
      <w:r w:rsidRPr="00977EA3">
        <w:t>DocumentEntry</w:t>
      </w:r>
      <w:proofErr w:type="spellEnd"/>
      <w:r w:rsidRPr="00977EA3">
        <w:t xml:space="preserve"> are not allowed.</w:t>
      </w:r>
    </w:p>
    <w:p w14:paraId="793A35D5" w14:textId="652939D5" w:rsidR="00E367B9" w:rsidRPr="00977EA3" w:rsidRDefault="00E367B9" w:rsidP="00E367B9">
      <w:r w:rsidRPr="00977EA3">
        <w:lastRenderedPageBreak/>
        <w:t>See ITI TF-3:</w:t>
      </w:r>
      <w:r w:rsidR="001905AE" w:rsidRPr="00977EA3">
        <w:t xml:space="preserve"> </w:t>
      </w:r>
      <w:r w:rsidRPr="00977EA3">
        <w:t xml:space="preserve">4.2.1.4 for a description of the </w:t>
      </w:r>
      <w:proofErr w:type="spellStart"/>
      <w:r w:rsidRPr="00977EA3">
        <w:t>ebRS</w:t>
      </w:r>
      <w:proofErr w:type="spellEnd"/>
      <w:r w:rsidRPr="00977EA3">
        <w:t>/</w:t>
      </w:r>
      <w:proofErr w:type="spellStart"/>
      <w:r w:rsidRPr="00977EA3">
        <w:t>ebRIM</w:t>
      </w:r>
      <w:proofErr w:type="spellEnd"/>
      <w:r w:rsidRPr="00977EA3">
        <w:t xml:space="preserve"> representation of a Submission Request. The metadata requirements for this Submission Request are defined in ITI TF-3: 4.3.1. In its use of metadata, the On-Demand </w:t>
      </w:r>
      <w:proofErr w:type="spellStart"/>
      <w:r w:rsidRPr="00977EA3">
        <w:t>DocumentEntry</w:t>
      </w:r>
      <w:proofErr w:type="spellEnd"/>
      <w:r w:rsidRPr="00977EA3">
        <w:t xml:space="preserve"> has the same requirements as a Stable </w:t>
      </w:r>
      <w:proofErr w:type="spellStart"/>
      <w:r w:rsidRPr="00977EA3">
        <w:t>DocumentEntry</w:t>
      </w:r>
      <w:proofErr w:type="spellEnd"/>
      <w:r w:rsidRPr="00977EA3">
        <w:t>, except for the following:</w:t>
      </w:r>
    </w:p>
    <w:p w14:paraId="49301581" w14:textId="77777777" w:rsidR="008E3CF3" w:rsidRPr="00977EA3" w:rsidRDefault="00E367B9" w:rsidP="003462A5">
      <w:pPr>
        <w:pStyle w:val="Puntoelenco2"/>
      </w:pPr>
      <w:proofErr w:type="spellStart"/>
      <w:r w:rsidRPr="00977EA3">
        <w:t>creationTime</w:t>
      </w:r>
      <w:proofErr w:type="spellEnd"/>
      <w:r w:rsidRPr="00977EA3">
        <w:t xml:space="preserve"> – Not Applicable; shall not be specified in a Register On-Demand Document Entry Request. </w:t>
      </w:r>
    </w:p>
    <w:p w14:paraId="54B5C9B5" w14:textId="77777777" w:rsidR="008E3CF3" w:rsidRPr="00977EA3" w:rsidRDefault="00E367B9" w:rsidP="003462A5">
      <w:pPr>
        <w:pStyle w:val="Puntoelenco2"/>
      </w:pPr>
      <w:r w:rsidRPr="00977EA3">
        <w:t>hash – Not Applicable; shall not be specified in a Register On-Demand Document Entry Request.</w:t>
      </w:r>
    </w:p>
    <w:p w14:paraId="5D080868" w14:textId="77777777" w:rsidR="008E3CF3" w:rsidRPr="00977EA3" w:rsidRDefault="00E367B9" w:rsidP="003462A5">
      <w:pPr>
        <w:pStyle w:val="Puntoelenco2"/>
      </w:pPr>
      <w:proofErr w:type="spellStart"/>
      <w:r w:rsidRPr="00977EA3">
        <w:t>legalAuthenticator</w:t>
      </w:r>
      <w:proofErr w:type="spellEnd"/>
      <w:r w:rsidRPr="00977EA3">
        <w:t xml:space="preserve"> – Recommend this not be specified as having no clear meaning in the context of an On-Demand </w:t>
      </w:r>
      <w:proofErr w:type="spellStart"/>
      <w:r w:rsidRPr="00977EA3">
        <w:t>DocumentEntry</w:t>
      </w:r>
      <w:proofErr w:type="spellEnd"/>
      <w:r w:rsidRPr="00977EA3">
        <w:t>.</w:t>
      </w:r>
    </w:p>
    <w:p w14:paraId="18376DF4" w14:textId="77777777" w:rsidR="008E3CF3" w:rsidRPr="00977EA3" w:rsidRDefault="00E367B9" w:rsidP="003462A5">
      <w:pPr>
        <w:pStyle w:val="Puntoelenco2"/>
      </w:pPr>
      <w:proofErr w:type="spellStart"/>
      <w:r w:rsidRPr="00977EA3">
        <w:t>repositoryUniqueId</w:t>
      </w:r>
      <w:proofErr w:type="spellEnd"/>
      <w:r w:rsidRPr="00977EA3">
        <w:t xml:space="preserve"> – The globally unique immutable identifier of the On-Demand Document Source which provides an On-Demand Document corresponding to this On-Demand </w:t>
      </w:r>
      <w:proofErr w:type="spellStart"/>
      <w:r w:rsidRPr="00977EA3">
        <w:t>DocumentEntry</w:t>
      </w:r>
      <w:proofErr w:type="spellEnd"/>
      <w:r w:rsidRPr="00977EA3">
        <w:t xml:space="preserve">. This unique identifier for the On-Demand Document Source may be used to identify and connect to the specific On-Demand Document Source where a current instance of the on-demand document may be retrieved. </w:t>
      </w:r>
    </w:p>
    <w:p w14:paraId="2181D9E6" w14:textId="77777777" w:rsidR="008E3CF3" w:rsidRPr="00977EA3" w:rsidRDefault="00E367B9" w:rsidP="003462A5">
      <w:pPr>
        <w:pStyle w:val="Puntoelenco2"/>
      </w:pPr>
      <w:r w:rsidRPr="00977EA3">
        <w:t>size – Not Applicable; shall not be specified in a Register On-Demand Document Entry Request.</w:t>
      </w:r>
    </w:p>
    <w:p w14:paraId="0D90FF22" w14:textId="77777777" w:rsidR="008E3CF3" w:rsidRPr="00977EA3" w:rsidRDefault="00E367B9" w:rsidP="003462A5">
      <w:pPr>
        <w:pStyle w:val="Puntoelenco2"/>
      </w:pPr>
      <w:proofErr w:type="spellStart"/>
      <w:r w:rsidRPr="00977EA3">
        <w:t>serviceStartTime</w:t>
      </w:r>
      <w:proofErr w:type="spellEnd"/>
      <w:r w:rsidRPr="00977EA3">
        <w:t xml:space="preserve"> and </w:t>
      </w:r>
      <w:proofErr w:type="spellStart"/>
      <w:r w:rsidRPr="00977EA3">
        <w:t>serviceStopTime</w:t>
      </w:r>
      <w:proofErr w:type="spellEnd"/>
      <w:r w:rsidRPr="00977EA3">
        <w:t xml:space="preserve"> - For On-Demand </w:t>
      </w:r>
      <w:proofErr w:type="spellStart"/>
      <w:r w:rsidRPr="00977EA3">
        <w:t>DocumentEntry</w:t>
      </w:r>
      <w:proofErr w:type="spellEnd"/>
      <w:r w:rsidRPr="00977EA3">
        <w:t xml:space="preserve"> objects this attribute represents the earliest time(</w:t>
      </w:r>
      <w:proofErr w:type="spellStart"/>
      <w:r w:rsidRPr="00977EA3">
        <w:t>serviceStartTime</w:t>
      </w:r>
      <w:proofErr w:type="spellEnd"/>
      <w:r w:rsidRPr="00977EA3">
        <w:t>)/most recent time(</w:t>
      </w:r>
      <w:proofErr w:type="spellStart"/>
      <w:r w:rsidRPr="00977EA3">
        <w:t>serviceStopTime</w:t>
      </w:r>
      <w:proofErr w:type="spellEnd"/>
      <w:r w:rsidRPr="00977EA3">
        <w:t>) health service was rendered for which data is available on-demand. For some On-Demand Document Sources this attribute is not applicable and so would not be present.</w:t>
      </w:r>
    </w:p>
    <w:p w14:paraId="0E988622" w14:textId="7B66B86A" w:rsidR="008E3CF3" w:rsidRPr="00977EA3" w:rsidRDefault="00E367B9" w:rsidP="003462A5">
      <w:pPr>
        <w:pStyle w:val="Puntoelenco2"/>
      </w:pPr>
      <w:proofErr w:type="spellStart"/>
      <w:r w:rsidRPr="00977EA3">
        <w:t>uniqueId</w:t>
      </w:r>
      <w:proofErr w:type="spellEnd"/>
      <w:r w:rsidRPr="00977EA3">
        <w:t xml:space="preserve"> – The globally unique identifier assigned by the On-Demand Document Source to this On-Demand </w:t>
      </w:r>
      <w:proofErr w:type="spellStart"/>
      <w:r w:rsidRPr="00977EA3">
        <w:t>DocumentEntry</w:t>
      </w:r>
      <w:proofErr w:type="spellEnd"/>
      <w:r w:rsidRPr="00977EA3">
        <w:t xml:space="preserve">. It is used in the Retrieve Document Set [ITI-43] transaction to identify the correct On-Demand Document to access. The use of </w:t>
      </w:r>
      <w:proofErr w:type="spellStart"/>
      <w:r w:rsidRPr="00977EA3">
        <w:t>uniqueId</w:t>
      </w:r>
      <w:proofErr w:type="spellEnd"/>
      <w:r w:rsidRPr="00977EA3">
        <w:t xml:space="preserve"> in On-Demand </w:t>
      </w:r>
      <w:proofErr w:type="spellStart"/>
      <w:r w:rsidRPr="00977EA3">
        <w:t>DocumentEntry</w:t>
      </w:r>
      <w:proofErr w:type="spellEnd"/>
      <w:r w:rsidRPr="00977EA3">
        <w:t xml:space="preserve"> objects is different from Stable </w:t>
      </w:r>
      <w:proofErr w:type="spellStart"/>
      <w:r w:rsidRPr="00977EA3">
        <w:t>DocumentEntry</w:t>
      </w:r>
      <w:proofErr w:type="spellEnd"/>
      <w:r w:rsidRPr="00977EA3">
        <w:t xml:space="preserve"> objects as this value will never represent an actual document. See ITI TF-3:</w:t>
      </w:r>
      <w:r w:rsidR="006B64BA" w:rsidRPr="00977EA3">
        <w:t xml:space="preserve"> </w:t>
      </w:r>
      <w:r w:rsidRPr="00977EA3">
        <w:t xml:space="preserve">4.1.1 for more details regarding use of </w:t>
      </w:r>
      <w:proofErr w:type="spellStart"/>
      <w:r w:rsidRPr="00977EA3">
        <w:t>uniqueId</w:t>
      </w:r>
      <w:proofErr w:type="spellEnd"/>
      <w:r w:rsidRPr="00977EA3">
        <w:t xml:space="preserve"> by On-Demand </w:t>
      </w:r>
      <w:proofErr w:type="spellStart"/>
      <w:r w:rsidRPr="00977EA3">
        <w:t>DocumentEntry</w:t>
      </w:r>
      <w:proofErr w:type="spellEnd"/>
      <w:r w:rsidRPr="00977EA3">
        <w:t xml:space="preserve"> objects.</w:t>
      </w:r>
    </w:p>
    <w:p w14:paraId="0C5E8478" w14:textId="77777777" w:rsidR="00E367B9" w:rsidRPr="00977EA3" w:rsidRDefault="00E367B9" w:rsidP="00E367B9">
      <w:pPr>
        <w:pStyle w:val="Corpotesto"/>
      </w:pPr>
      <w:r w:rsidRPr="00977EA3">
        <w:t>A full example of document metadata submission is available online on the IHE FTP site, see ITI TF-2x: Appendix W.</w:t>
      </w:r>
    </w:p>
    <w:p w14:paraId="210CB953" w14:textId="77777777" w:rsidR="00E367B9" w:rsidRPr="00977EA3" w:rsidRDefault="00E367B9" w:rsidP="00E367B9">
      <w:pPr>
        <w:pStyle w:val="Corpotesto"/>
      </w:pPr>
      <w:r w:rsidRPr="00977EA3">
        <w:t>XML namespace prefixes used in text and in examples below are for informative purposes only and are documented in ITI TF-2x: Appendix V, Table 2.4-1.</w:t>
      </w:r>
    </w:p>
    <w:p w14:paraId="002E74CE" w14:textId="377E21D5" w:rsidR="00E367B9" w:rsidRPr="00977EA3" w:rsidRDefault="00E367B9" w:rsidP="00E367B9">
      <w:pPr>
        <w:pStyle w:val="Corpotesto"/>
      </w:pPr>
      <w:r w:rsidRPr="00977EA3">
        <w:t>The requirements for the request message</w:t>
      </w:r>
      <w:ins w:id="4212" w:author="Gregorio Canal" w:date="2019-05-22T15:33:00Z">
        <w:r w:rsidR="00C73A81">
          <w:t xml:space="preserve"> </w:t>
        </w:r>
        <w:commentRangeStart w:id="4213"/>
        <w:r w:rsidR="00C73A81">
          <w:t>with</w:t>
        </w:r>
      </w:ins>
      <w:commentRangeEnd w:id="4213"/>
      <w:ins w:id="4214" w:author="Gregorio Canal" w:date="2019-05-22T15:34:00Z">
        <w:r w:rsidR="00C73A81">
          <w:rPr>
            <w:rStyle w:val="Rimandocommento"/>
          </w:rPr>
          <w:commentReference w:id="4213"/>
        </w:r>
      </w:ins>
      <w:ins w:id="4215" w:author="Gregorio Canal" w:date="2019-05-22T15:33:00Z">
        <w:r w:rsidR="00C73A81">
          <w:t xml:space="preserve"> the Synchronous and the WS-Addressing based Asynchronous Web Services stack</w:t>
        </w:r>
      </w:ins>
      <w:r w:rsidRPr="00977EA3">
        <w:t xml:space="preserve"> are:</w:t>
      </w:r>
    </w:p>
    <w:p w14:paraId="1143B989" w14:textId="77777777" w:rsidR="008E3CF3" w:rsidRPr="00977EA3" w:rsidRDefault="00E367B9" w:rsidP="003462A5">
      <w:pPr>
        <w:pStyle w:val="Puntoelenco2"/>
      </w:pPr>
      <w:r w:rsidRPr="00977EA3">
        <w:t>the &lt;</w:t>
      </w:r>
      <w:proofErr w:type="spellStart"/>
      <w:r w:rsidRPr="00977EA3">
        <w:t>wsa:Action</w:t>
      </w:r>
      <w:proofErr w:type="spellEnd"/>
      <w:r w:rsidRPr="00977EA3">
        <w:t>&gt; SOAP element shall contain the value urn:ihe:iti:2010:RegisterOnDemandDocumentEntry</w:t>
      </w:r>
    </w:p>
    <w:p w14:paraId="6E31872C" w14:textId="77777777" w:rsidR="008E3CF3" w:rsidRPr="00977EA3" w:rsidRDefault="00E367B9" w:rsidP="003462A5">
      <w:pPr>
        <w:pStyle w:val="Puntoelenco2"/>
      </w:pPr>
      <w:r w:rsidRPr="00977EA3">
        <w:t>the &lt;soap12:Body&gt; shall contain one &lt;</w:t>
      </w:r>
      <w:proofErr w:type="spellStart"/>
      <w:r w:rsidRPr="00977EA3">
        <w:t>lcm:SubmitObjectsRequest</w:t>
      </w:r>
      <w:proofErr w:type="spellEnd"/>
      <w:r w:rsidRPr="00977EA3">
        <w:t>&gt; element representing the Submission Request (see ITI TF-3: 4.2.1.4 for details of expressing a Submission Request).</w:t>
      </w:r>
    </w:p>
    <w:p w14:paraId="7D1B9959" w14:textId="77777777" w:rsidR="00E367B9" w:rsidRPr="00977EA3" w:rsidRDefault="00E367B9" w:rsidP="00E367B9">
      <w:pPr>
        <w:pStyle w:val="Corpotesto"/>
      </w:pPr>
      <w:r w:rsidRPr="00977EA3">
        <w:lastRenderedPageBreak/>
        <w:t>A full XML Schema Document for the XDS types is available online on the IHE FTP site, see ITI TF-2x: Appendix W.</w:t>
      </w:r>
    </w:p>
    <w:p w14:paraId="26D6F32E" w14:textId="77777777" w:rsidR="00E367B9" w:rsidRPr="00977EA3" w:rsidRDefault="00E367B9" w:rsidP="00E367B9">
      <w:pPr>
        <w:pStyle w:val="Corpotesto"/>
      </w:pPr>
      <w:r w:rsidRPr="00977EA3">
        <w:t>Below is an example of the SOAP Body for a Register On-Demand Document Entry Request message:</w:t>
      </w:r>
    </w:p>
    <w:p w14:paraId="1F3BEB54" w14:textId="77777777" w:rsidR="00E367B9" w:rsidRPr="00977EA3" w:rsidRDefault="00E367B9" w:rsidP="00E367B9">
      <w:pPr>
        <w:pStyle w:val="Corpotesto"/>
      </w:pPr>
    </w:p>
    <w:p w14:paraId="58BFB128"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&lt;soap12:Body&gt;</w:t>
      </w:r>
    </w:p>
    <w:p w14:paraId="4CFC3BD9"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w:t>
      </w:r>
      <w:proofErr w:type="spellStart"/>
      <w:r w:rsidRPr="00977EA3">
        <w:rPr>
          <w:rFonts w:ascii="Courier New" w:hAnsi="Courier New" w:cs="Helvetica"/>
          <w:sz w:val="16"/>
          <w:szCs w:val="24"/>
          <w:lang w:bidi="en-US"/>
        </w:rPr>
        <w:t>lcm:SubmitObjectsRequest</w:t>
      </w:r>
      <w:proofErr w:type="spellEnd"/>
      <w:r w:rsidRPr="00977EA3">
        <w:rPr>
          <w:rFonts w:ascii="Courier New" w:hAnsi="Courier New" w:cs="Helvetica"/>
          <w:sz w:val="16"/>
          <w:szCs w:val="24"/>
          <w:lang w:bidi="en-US"/>
        </w:rPr>
        <w:t>&gt;</w:t>
      </w:r>
    </w:p>
    <w:p w14:paraId="0390D86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 Submission Request contents – See ITI TF-3: 4.2.1.4 --&gt;</w:t>
      </w:r>
    </w:p>
    <w:p w14:paraId="66CA1EA9"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w:t>
      </w:r>
      <w:proofErr w:type="spellStart"/>
      <w:r w:rsidRPr="00977EA3">
        <w:rPr>
          <w:rFonts w:ascii="Courier New" w:hAnsi="Courier New" w:cs="Helvetica"/>
          <w:sz w:val="16"/>
          <w:szCs w:val="24"/>
          <w:lang w:bidi="en-US"/>
        </w:rPr>
        <w:t>rim:RegistryObjectList</w:t>
      </w:r>
      <w:proofErr w:type="spellEnd"/>
      <w:r w:rsidRPr="00977EA3">
        <w:rPr>
          <w:rFonts w:ascii="Courier New" w:hAnsi="Courier New" w:cs="Helvetica"/>
          <w:sz w:val="16"/>
          <w:szCs w:val="24"/>
          <w:lang w:bidi="en-US"/>
        </w:rPr>
        <w:t>&gt;</w:t>
      </w:r>
    </w:p>
    <w:p w14:paraId="73072B48"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w:t>
      </w:r>
    </w:p>
    <w:p w14:paraId="75146CF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 Registry Metadata goes here --&gt;</w:t>
      </w:r>
    </w:p>
    <w:p w14:paraId="2BA4B9F6"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w:t>
      </w:r>
    </w:p>
    <w:p w14:paraId="697EECCE"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w:t>
      </w:r>
      <w:proofErr w:type="spellStart"/>
      <w:r w:rsidRPr="00977EA3">
        <w:rPr>
          <w:rFonts w:ascii="Courier New" w:hAnsi="Courier New" w:cs="Helvetica"/>
          <w:sz w:val="16"/>
          <w:szCs w:val="24"/>
          <w:lang w:bidi="en-US"/>
        </w:rPr>
        <w:t>rim:RegistryObjectList</w:t>
      </w:r>
      <w:proofErr w:type="spellEnd"/>
      <w:r w:rsidRPr="00977EA3">
        <w:rPr>
          <w:rFonts w:ascii="Courier New" w:hAnsi="Courier New" w:cs="Helvetica"/>
          <w:sz w:val="16"/>
          <w:szCs w:val="24"/>
          <w:lang w:bidi="en-US"/>
        </w:rPr>
        <w:t>&gt;</w:t>
      </w:r>
    </w:p>
    <w:p w14:paraId="454F7DE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w:t>
      </w:r>
      <w:proofErr w:type="spellStart"/>
      <w:r w:rsidRPr="00977EA3">
        <w:rPr>
          <w:rFonts w:ascii="Courier New" w:hAnsi="Courier New" w:cs="Helvetica"/>
          <w:sz w:val="16"/>
          <w:szCs w:val="24"/>
          <w:lang w:bidi="en-US"/>
        </w:rPr>
        <w:t>lcm:SubmitObjectsRequest</w:t>
      </w:r>
      <w:proofErr w:type="spellEnd"/>
      <w:r w:rsidRPr="00977EA3">
        <w:rPr>
          <w:rFonts w:ascii="Courier New" w:hAnsi="Courier New" w:cs="Helvetica"/>
          <w:sz w:val="16"/>
          <w:szCs w:val="24"/>
          <w:lang w:bidi="en-US"/>
        </w:rPr>
        <w:t>&gt;</w:t>
      </w:r>
    </w:p>
    <w:p w14:paraId="159D729E"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&lt;/soap12:Body&gt;</w:t>
      </w:r>
    </w:p>
    <w:p w14:paraId="5442C242" w14:textId="420A084C" w:rsidR="00E367B9" w:rsidRPr="00977EA3" w:rsidRDefault="00E367B9" w:rsidP="00E367B9">
      <w:pPr>
        <w:pStyle w:val="Corpotesto"/>
      </w:pPr>
      <w:r w:rsidRPr="00977EA3">
        <w:t xml:space="preserve">If the On-Demand Document Source supports the Asynchronous Web Services Exchange Option, it shall be able to </w:t>
      </w:r>
      <w:commentRangeStart w:id="4216"/>
      <w:r w:rsidRPr="00977EA3">
        <w:t xml:space="preserve">generate </w:t>
      </w:r>
      <w:del w:id="4217" w:author="Gregorio Canal" w:date="2019-05-22T15:34:00Z">
        <w:r w:rsidRPr="00977EA3" w:rsidDel="00C73A81">
          <w:delText>an</w:delText>
        </w:r>
      </w:del>
      <w:ins w:id="4218" w:author="Gregorio Canal" w:date="2019-05-22T15:34:00Z">
        <w:r w:rsidR="00C73A81">
          <w:t>a WS-Addressing based</w:t>
        </w:r>
      </w:ins>
      <w:r w:rsidRPr="00977EA3">
        <w:t xml:space="preserve"> Asynchronous Web Services request as defined in ITI TF-2x: Appendix V.</w:t>
      </w:r>
      <w:ins w:id="4219" w:author="Gregorio Canal" w:date="2019-05-22T15:34:00Z">
        <w:r w:rsidR="00C73A81">
          <w:t>3</w:t>
        </w:r>
      </w:ins>
      <w:del w:id="4220" w:author="Gregorio Canal" w:date="2019-05-22T15:34:00Z">
        <w:r w:rsidRPr="00977EA3" w:rsidDel="00C73A81">
          <w:delText>5</w:delText>
        </w:r>
      </w:del>
      <w:r w:rsidRPr="00977EA3">
        <w:t>.</w:t>
      </w:r>
      <w:commentRangeEnd w:id="4216"/>
      <w:r w:rsidR="00C73A81">
        <w:rPr>
          <w:rStyle w:val="Rimandocommento"/>
        </w:rPr>
        <w:commentReference w:id="4216"/>
      </w:r>
    </w:p>
    <w:p w14:paraId="202333EC" w14:textId="3232BFCA" w:rsidR="00E367B9" w:rsidRPr="00977EA3" w:rsidRDefault="00E367B9" w:rsidP="00E367B9">
      <w:pPr>
        <w:pStyle w:val="Corpotesto"/>
        <w:rPr>
          <w:bCs/>
        </w:rPr>
      </w:pPr>
      <w:r w:rsidRPr="00977EA3">
        <w:t>If the On-Demand Document Source supports the Basic Patient Privacy Enforcement Option, it shall comply with the requirements as described in ITI TF-1:</w:t>
      </w:r>
      <w:r w:rsidR="009543D0" w:rsidRPr="00977EA3">
        <w:t xml:space="preserve"> </w:t>
      </w:r>
      <w:r w:rsidRPr="00977EA3">
        <w:t>10.2.9.</w:t>
      </w:r>
    </w:p>
    <w:p w14:paraId="018BA554" w14:textId="77777777" w:rsidR="00E367B9" w:rsidRPr="00977EA3" w:rsidRDefault="00E367B9" w:rsidP="00E367B9">
      <w:pPr>
        <w:pStyle w:val="Titolo5"/>
        <w:numPr>
          <w:ilvl w:val="0"/>
          <w:numId w:val="0"/>
        </w:numPr>
        <w:rPr>
          <w:noProof w:val="0"/>
        </w:rPr>
      </w:pPr>
      <w:bookmarkStart w:id="4221" w:name="_Toc450896364"/>
      <w:r w:rsidRPr="00977EA3">
        <w:rPr>
          <w:noProof w:val="0"/>
        </w:rPr>
        <w:t>3.61.4.1.3 Expected Actions</w:t>
      </w:r>
      <w:bookmarkEnd w:id="4221"/>
    </w:p>
    <w:p w14:paraId="65522AA8" w14:textId="77777777" w:rsidR="00E367B9" w:rsidRPr="00977EA3" w:rsidRDefault="00E367B9" w:rsidP="00E367B9">
      <w:pPr>
        <w:pStyle w:val="Corpotesto"/>
      </w:pPr>
      <w:r w:rsidRPr="00977EA3">
        <w:t>Upon receipt of a Register On-Demand Document Entry Request message, the Document Registry shall:</w:t>
      </w:r>
    </w:p>
    <w:p w14:paraId="1C3B5024" w14:textId="77777777" w:rsidR="008E3CF3" w:rsidRPr="00977EA3" w:rsidRDefault="00E367B9" w:rsidP="003462A5">
      <w:pPr>
        <w:pStyle w:val="Puntoelenco2"/>
      </w:pPr>
      <w:r w:rsidRPr="00977EA3">
        <w:t>Perform metadata validations</w:t>
      </w:r>
    </w:p>
    <w:p w14:paraId="2A7E439B" w14:textId="77777777" w:rsidR="008E3CF3" w:rsidRPr="00977EA3" w:rsidRDefault="00E367B9" w:rsidP="003462A5">
      <w:pPr>
        <w:pStyle w:val="Puntoelenco2"/>
      </w:pPr>
      <w:r w:rsidRPr="00977EA3">
        <w:t>Store all IHE-defined metadata attributes received so that they are available to return in responses to future queries.</w:t>
      </w:r>
    </w:p>
    <w:p w14:paraId="48F45292" w14:textId="77777777" w:rsidR="008E3CF3" w:rsidRPr="00977EA3" w:rsidRDefault="00E367B9" w:rsidP="003462A5">
      <w:pPr>
        <w:pStyle w:val="Puntoelenco2"/>
      </w:pPr>
      <w:r w:rsidRPr="00977EA3">
        <w:t>Return a response message giving the status of the operation.</w:t>
      </w:r>
    </w:p>
    <w:p w14:paraId="60108CE5" w14:textId="77777777" w:rsidR="00E367B9" w:rsidRPr="00977EA3" w:rsidRDefault="00E367B9" w:rsidP="00E367B9">
      <w:pPr>
        <w:pStyle w:val="Corpotesto"/>
      </w:pPr>
      <w:r w:rsidRPr="00977EA3">
        <w:t>If the Document Registry rejects the metadata, it shall:</w:t>
      </w:r>
    </w:p>
    <w:p w14:paraId="75FA0F92" w14:textId="77777777" w:rsidR="008E3CF3" w:rsidRPr="00977EA3" w:rsidRDefault="00E367B9" w:rsidP="003462A5">
      <w:pPr>
        <w:pStyle w:val="Puntoelenco2"/>
      </w:pPr>
      <w:r w:rsidRPr="00977EA3">
        <w:t>Return an error including at least one error message in the response. For a complete list of applicable codes, refer to ITI TF-3: Table 4.2.4.1-2.</w:t>
      </w:r>
    </w:p>
    <w:p w14:paraId="153440D6" w14:textId="77777777" w:rsidR="008E3CF3" w:rsidRPr="00977EA3" w:rsidRDefault="00E367B9" w:rsidP="003462A5">
      <w:pPr>
        <w:pStyle w:val="Puntoelenco2"/>
      </w:pPr>
      <w:r w:rsidRPr="00977EA3">
        <w:t xml:space="preserve">Roll back any changes made. </w:t>
      </w:r>
    </w:p>
    <w:p w14:paraId="10A821B2" w14:textId="0D81E68B" w:rsidR="00E367B9" w:rsidRPr="00977EA3" w:rsidRDefault="00E367B9" w:rsidP="00E367B9">
      <w:r w:rsidRPr="00977EA3">
        <w:t xml:space="preserve">The Document Registry shall comply with all of the requirements specified in </w:t>
      </w:r>
      <w:r w:rsidR="001905AE" w:rsidRPr="00977EA3">
        <w:t>Sections</w:t>
      </w:r>
      <w:r w:rsidRPr="00977EA3">
        <w:t xml:space="preserve"> 3.42.4.1.3.1 through 3.42.4.1.3.7 except for </w:t>
      </w:r>
      <w:r w:rsidR="001905AE" w:rsidRPr="00977EA3">
        <w:t>Section</w:t>
      </w:r>
      <w:r w:rsidRPr="00977EA3">
        <w:t xml:space="preserve"> 3.42.4.1.3.3.1 which describes the validation of </w:t>
      </w:r>
      <w:proofErr w:type="spellStart"/>
      <w:r w:rsidRPr="00977EA3">
        <w:t>DocumentEntry.uniqueId</w:t>
      </w:r>
      <w:proofErr w:type="spellEnd"/>
      <w:r w:rsidRPr="00977EA3">
        <w:t xml:space="preserve">. In terms of this metadata attribute, the Document Registry shall reject the message and return an error if the </w:t>
      </w:r>
      <w:proofErr w:type="spellStart"/>
      <w:r w:rsidRPr="00977EA3">
        <w:t>uniqueId</w:t>
      </w:r>
      <w:proofErr w:type="spellEnd"/>
      <w:r w:rsidRPr="00977EA3">
        <w:t xml:space="preserve"> attribute matches the </w:t>
      </w:r>
      <w:proofErr w:type="spellStart"/>
      <w:r w:rsidRPr="00977EA3">
        <w:t>uniqueId</w:t>
      </w:r>
      <w:proofErr w:type="spellEnd"/>
      <w:r w:rsidRPr="00977EA3">
        <w:t xml:space="preserve"> attribute of a Stable </w:t>
      </w:r>
      <w:proofErr w:type="spellStart"/>
      <w:r w:rsidRPr="00977EA3">
        <w:t>DocumentEntry</w:t>
      </w:r>
      <w:proofErr w:type="spellEnd"/>
      <w:r w:rsidRPr="00977EA3">
        <w:t xml:space="preserve"> currently within the Document Registry. If the </w:t>
      </w:r>
      <w:proofErr w:type="spellStart"/>
      <w:r w:rsidRPr="00977EA3">
        <w:t>uniqueId</w:t>
      </w:r>
      <w:proofErr w:type="spellEnd"/>
      <w:r w:rsidRPr="00977EA3">
        <w:t xml:space="preserve"> attribute matches the </w:t>
      </w:r>
      <w:proofErr w:type="spellStart"/>
      <w:r w:rsidRPr="00977EA3">
        <w:t>uniqueId</w:t>
      </w:r>
      <w:proofErr w:type="spellEnd"/>
      <w:r w:rsidRPr="00977EA3">
        <w:t xml:space="preserve"> attribute of an On-Demand </w:t>
      </w:r>
      <w:proofErr w:type="spellStart"/>
      <w:r w:rsidRPr="00977EA3">
        <w:t>DocumentEntry</w:t>
      </w:r>
      <w:proofErr w:type="spellEnd"/>
      <w:r w:rsidRPr="00977EA3">
        <w:t xml:space="preserve"> currently within the Document Registry the Document Registry shall accept the transaction and thereby create a new On-Demand </w:t>
      </w:r>
      <w:proofErr w:type="spellStart"/>
      <w:r w:rsidRPr="00977EA3">
        <w:t>DocumentEntry</w:t>
      </w:r>
      <w:proofErr w:type="spellEnd"/>
      <w:r w:rsidRPr="00977EA3">
        <w:t xml:space="preserve"> with the same </w:t>
      </w:r>
      <w:proofErr w:type="spellStart"/>
      <w:r w:rsidRPr="00977EA3">
        <w:t>uniqueId</w:t>
      </w:r>
      <w:proofErr w:type="spellEnd"/>
      <w:r w:rsidRPr="00977EA3">
        <w:t>.</w:t>
      </w:r>
    </w:p>
    <w:p w14:paraId="1D2155E0" w14:textId="77777777" w:rsidR="00E367B9" w:rsidRPr="00977EA3" w:rsidRDefault="00E367B9" w:rsidP="00E367B9">
      <w:pPr>
        <w:pStyle w:val="Titolo4"/>
        <w:numPr>
          <w:ilvl w:val="0"/>
          <w:numId w:val="0"/>
        </w:numPr>
        <w:rPr>
          <w:noProof w:val="0"/>
        </w:rPr>
      </w:pPr>
      <w:bookmarkStart w:id="4222" w:name="_Toc450896365"/>
      <w:r w:rsidRPr="00977EA3">
        <w:rPr>
          <w:noProof w:val="0"/>
        </w:rPr>
        <w:lastRenderedPageBreak/>
        <w:t>3.61.4.2 Register On-Demand Document Entry Response</w:t>
      </w:r>
      <w:bookmarkEnd w:id="4222"/>
    </w:p>
    <w:p w14:paraId="22E82C4C" w14:textId="77777777" w:rsidR="00E367B9" w:rsidRPr="00977EA3" w:rsidRDefault="00E367B9" w:rsidP="00E367B9">
      <w:pPr>
        <w:pStyle w:val="Corpotesto"/>
        <w:rPr>
          <w:i/>
          <w:iCs/>
        </w:rPr>
      </w:pPr>
      <w:r w:rsidRPr="00977EA3">
        <w:t xml:space="preserve">The Document Registry sends the result of processing the On-Demand </w:t>
      </w:r>
      <w:proofErr w:type="spellStart"/>
      <w:r w:rsidRPr="00977EA3">
        <w:t>DocumentEntry</w:t>
      </w:r>
      <w:proofErr w:type="spellEnd"/>
      <w:r w:rsidRPr="00977EA3">
        <w:t xml:space="preserve"> metadata to the On-Demand Document Source.</w:t>
      </w:r>
    </w:p>
    <w:p w14:paraId="3FF822BF" w14:textId="77777777" w:rsidR="00E367B9" w:rsidRPr="00977EA3" w:rsidRDefault="00E367B9" w:rsidP="00E367B9">
      <w:pPr>
        <w:pStyle w:val="Titolo5"/>
        <w:numPr>
          <w:ilvl w:val="0"/>
          <w:numId w:val="0"/>
        </w:numPr>
        <w:rPr>
          <w:noProof w:val="0"/>
        </w:rPr>
      </w:pPr>
      <w:bookmarkStart w:id="4223" w:name="_Toc450896366"/>
      <w:r w:rsidRPr="00977EA3">
        <w:rPr>
          <w:noProof w:val="0"/>
        </w:rPr>
        <w:t>3.61.4.2.1 Trigger Events</w:t>
      </w:r>
      <w:bookmarkEnd w:id="4223"/>
    </w:p>
    <w:p w14:paraId="2D59C9A3" w14:textId="77777777" w:rsidR="00E367B9" w:rsidRPr="00977EA3" w:rsidRDefault="00E367B9" w:rsidP="00E367B9">
      <w:pPr>
        <w:pStyle w:val="Corpotesto"/>
      </w:pPr>
      <w:r w:rsidRPr="00977EA3">
        <w:t>The Document Registry finishes processing a Register On-Demand Document Entry Request message and shall return a Register On-Demand Document Entry Response message.</w:t>
      </w:r>
    </w:p>
    <w:p w14:paraId="68993A4B" w14:textId="77777777" w:rsidR="00E367B9" w:rsidRPr="00977EA3" w:rsidRDefault="00E367B9" w:rsidP="00E367B9">
      <w:pPr>
        <w:pStyle w:val="Titolo5"/>
        <w:numPr>
          <w:ilvl w:val="0"/>
          <w:numId w:val="0"/>
        </w:numPr>
        <w:rPr>
          <w:noProof w:val="0"/>
        </w:rPr>
      </w:pPr>
      <w:bookmarkStart w:id="4224" w:name="_Toc450896367"/>
      <w:r w:rsidRPr="00977EA3">
        <w:rPr>
          <w:noProof w:val="0"/>
        </w:rPr>
        <w:t>3.61.4.2.2 Message Semantics</w:t>
      </w:r>
      <w:bookmarkEnd w:id="4224"/>
    </w:p>
    <w:p w14:paraId="595E4568" w14:textId="2B37DE16" w:rsidR="00E367B9" w:rsidRPr="00977EA3" w:rsidRDefault="00E367B9" w:rsidP="00E367B9">
      <w:r w:rsidRPr="00977EA3">
        <w:t xml:space="preserve">The Register On-Demand Document Entry Response message shall use SOAP 1.2 and Simple </w:t>
      </w:r>
      <w:commentRangeStart w:id="4225"/>
      <w:r w:rsidRPr="00977EA3">
        <w:t>SOAP</w:t>
      </w:r>
      <w:del w:id="4226" w:author="Gregorio Canal" w:date="2019-05-22T15:34:00Z">
        <w:r w:rsidRPr="00977EA3" w:rsidDel="00C73A81">
          <w:delText xml:space="preserve"> (See ITI TF-2x: V.8.1)</w:delText>
        </w:r>
      </w:del>
      <w:r w:rsidRPr="00977EA3">
        <w:t>. Implementors of this transaction shall comply with all requirements described in: ITI TF-2x: Appendix V</w:t>
      </w:r>
      <w:ins w:id="4227" w:author="Gregorio Canal" w:date="2019-05-22T15:35:00Z">
        <w:r w:rsidR="00C73A81">
          <w:t>.3</w:t>
        </w:r>
      </w:ins>
      <w:del w:id="4228" w:author="Gregorio Canal" w:date="2019-05-22T15:35:00Z">
        <w:r w:rsidRPr="00977EA3" w:rsidDel="00C73A81">
          <w:delText>: Web Services for IHE Transactions</w:delText>
        </w:r>
      </w:del>
      <w:r w:rsidRPr="00977EA3">
        <w:t>.</w:t>
      </w:r>
      <w:commentRangeEnd w:id="4225"/>
      <w:r w:rsidR="00C73A81">
        <w:rPr>
          <w:rStyle w:val="Rimandocommento"/>
        </w:rPr>
        <w:commentReference w:id="4225"/>
      </w:r>
    </w:p>
    <w:p w14:paraId="109991C8" w14:textId="77777777" w:rsidR="00E367B9" w:rsidRPr="00977EA3" w:rsidRDefault="00E367B9" w:rsidP="00E367B9">
      <w:pPr>
        <w:pStyle w:val="Corpotesto"/>
      </w:pPr>
      <w:r w:rsidRPr="00977EA3">
        <w:t xml:space="preserve">The Register On-Demand Document Entry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w:t>
      </w:r>
      <w:proofErr w:type="spellStart"/>
      <w:r w:rsidRPr="00977EA3">
        <w:t>ebRS</w:t>
      </w:r>
      <w:proofErr w:type="spellEnd"/>
      <w:r w:rsidRPr="00977EA3">
        <w:t xml:space="preserve"> standard and detailed in ITI TF-3: </w:t>
      </w:r>
      <w:r w:rsidRPr="00977EA3">
        <w:rPr>
          <w:lang w:eastAsia="ar-SA"/>
        </w:rPr>
        <w:t>4.2.4 Error Reporting</w:t>
      </w:r>
      <w:r w:rsidRPr="00977EA3">
        <w:t>. This transaction does not support a partial success response.</w:t>
      </w:r>
    </w:p>
    <w:p w14:paraId="6E7A67D1" w14:textId="77777777" w:rsidR="00E367B9" w:rsidRPr="00977EA3" w:rsidRDefault="00E367B9" w:rsidP="00E367B9">
      <w:pPr>
        <w:pStyle w:val="Corpotesto"/>
      </w:pPr>
      <w:r w:rsidRPr="00977EA3">
        <w:t xml:space="preserve">If </w:t>
      </w:r>
      <w:proofErr w:type="spellStart"/>
      <w:r w:rsidRPr="00977EA3">
        <w:t>creationTime</w:t>
      </w:r>
      <w:proofErr w:type="spellEnd"/>
      <w:r w:rsidRPr="00977EA3">
        <w:t xml:space="preserve">, hash or size metadata attributes are received in a Register On-Demand Document Entry Request message, the Document Registry shall return an </w:t>
      </w:r>
      <w:proofErr w:type="spellStart"/>
      <w:r w:rsidRPr="00977EA3">
        <w:t>XDSRegistryMetadataError</w:t>
      </w:r>
      <w:proofErr w:type="spellEnd"/>
      <w:r w:rsidRPr="00977EA3">
        <w:t>.</w:t>
      </w:r>
    </w:p>
    <w:p w14:paraId="68EDA5AC" w14:textId="77777777" w:rsidR="00E367B9" w:rsidRPr="00977EA3" w:rsidRDefault="00E367B9" w:rsidP="00E367B9">
      <w:pPr>
        <w:pStyle w:val="Corpotesto"/>
      </w:pPr>
      <w:r w:rsidRPr="00977EA3">
        <w:t>XML namespace prefixes used in text and in examples below are for informational purposes only and are documented in ITI TF-2x: Appendix V, Table 2.4-1.</w:t>
      </w:r>
    </w:p>
    <w:p w14:paraId="7FF9B549" w14:textId="20036E34" w:rsidR="00E367B9" w:rsidRPr="00977EA3" w:rsidRDefault="00E367B9" w:rsidP="00E367B9">
      <w:pPr>
        <w:pStyle w:val="Corpotesto"/>
      </w:pPr>
      <w:r w:rsidRPr="00977EA3">
        <w:t xml:space="preserve">The requirements for the response </w:t>
      </w:r>
      <w:commentRangeStart w:id="4229"/>
      <w:r w:rsidRPr="00977EA3">
        <w:t>message</w:t>
      </w:r>
      <w:ins w:id="4230" w:author="Gregorio Canal" w:date="2019-05-22T15:35:00Z">
        <w:r w:rsidR="00C73A81">
          <w:t xml:space="preserve"> with the Synchronous and the WS</w:t>
        </w:r>
      </w:ins>
      <w:ins w:id="4231" w:author="Gregorio Canal" w:date="2019-05-22T15:36:00Z">
        <w:r w:rsidR="00C73A81">
          <w:t>-Addressing based Asynchronous Web Services stack</w:t>
        </w:r>
        <w:commentRangeEnd w:id="4229"/>
        <w:r w:rsidR="00C73A81">
          <w:rPr>
            <w:rStyle w:val="Rimandocommento"/>
          </w:rPr>
          <w:commentReference w:id="4229"/>
        </w:r>
      </w:ins>
      <w:r w:rsidRPr="00977EA3">
        <w:t xml:space="preserve"> are:</w:t>
      </w:r>
    </w:p>
    <w:p w14:paraId="29ACB0C0" w14:textId="77777777" w:rsidR="008E3CF3" w:rsidRPr="00977EA3" w:rsidRDefault="00E367B9" w:rsidP="003462A5">
      <w:pPr>
        <w:pStyle w:val="Puntoelenco2"/>
      </w:pPr>
      <w:r w:rsidRPr="00977EA3">
        <w:t>the &lt;</w:t>
      </w:r>
      <w:proofErr w:type="spellStart"/>
      <w:r w:rsidRPr="00977EA3">
        <w:t>wsa:Action</w:t>
      </w:r>
      <w:proofErr w:type="spellEnd"/>
      <w:r w:rsidRPr="00977EA3">
        <w:t xml:space="preserve">&gt; soap header shall contain the value </w:t>
      </w:r>
      <w:r w:rsidRPr="00977EA3">
        <w:rPr>
          <w:highlight w:val="white"/>
        </w:rPr>
        <w:t>urn:ihe:iti:2010:Register</w:t>
      </w:r>
      <w:r w:rsidRPr="00977EA3">
        <w:t>OnDemandDocumentResponse</w:t>
      </w:r>
    </w:p>
    <w:p w14:paraId="610579B5" w14:textId="77777777" w:rsidR="008E3CF3" w:rsidRPr="00977EA3" w:rsidRDefault="00E367B9" w:rsidP="003462A5">
      <w:pPr>
        <w:pStyle w:val="Puntoelenco2"/>
      </w:pPr>
      <w:r w:rsidRPr="00977EA3">
        <w:t>the &lt;soap12:Body&gt; soap element shall contain one &lt;</w:t>
      </w:r>
      <w:proofErr w:type="spellStart"/>
      <w:r w:rsidRPr="00977EA3">
        <w:t>rs:RegistryResponse</w:t>
      </w:r>
      <w:proofErr w:type="spellEnd"/>
      <w:r w:rsidRPr="00977EA3">
        <w:t>&gt; element</w:t>
      </w:r>
    </w:p>
    <w:p w14:paraId="2A1B0B4B" w14:textId="77777777" w:rsidR="00E367B9" w:rsidRPr="00977EA3" w:rsidRDefault="00E367B9" w:rsidP="00E367B9">
      <w:r w:rsidRPr="00977EA3">
        <w:t>See ITI TF-3: 4.2.4 for examples of response messages.</w:t>
      </w:r>
    </w:p>
    <w:p w14:paraId="6A8CFD5B" w14:textId="307E2E1C" w:rsidR="00E367B9" w:rsidRPr="00977EA3" w:rsidRDefault="00E367B9" w:rsidP="00E367B9">
      <w:pPr>
        <w:pStyle w:val="Corpotesto"/>
      </w:pPr>
      <w:r w:rsidRPr="00977EA3">
        <w:t>If the Document Registry supports th</w:t>
      </w:r>
      <w:commentRangeStart w:id="4232"/>
      <w:r w:rsidRPr="00977EA3">
        <w:t xml:space="preserve">e Asynchronous Web Services Exchange Option and it receives </w:t>
      </w:r>
      <w:del w:id="4233" w:author="Gregorio Canal" w:date="2019-05-22T15:36:00Z">
        <w:r w:rsidRPr="00977EA3" w:rsidDel="00C73A81">
          <w:delText>an</w:delText>
        </w:r>
      </w:del>
      <w:ins w:id="4234" w:author="Gregorio Canal" w:date="2019-05-22T15:37:00Z">
        <w:r w:rsidR="00C73A81">
          <w:t>a WS-Addressing based</w:t>
        </w:r>
      </w:ins>
      <w:r w:rsidRPr="00977EA3">
        <w:t xml:space="preserve"> Asynchronous Web Services request, it shall respond as defined in ITI TF-2x: Appendix V.</w:t>
      </w:r>
      <w:ins w:id="4235" w:author="Gregorio Canal" w:date="2019-05-22T15:37:00Z">
        <w:r w:rsidR="00C73A81">
          <w:t>3</w:t>
        </w:r>
      </w:ins>
      <w:del w:id="4236" w:author="Gregorio Canal" w:date="2019-05-22T15:37:00Z">
        <w:r w:rsidRPr="00977EA3" w:rsidDel="00C73A81">
          <w:delText>5</w:delText>
        </w:r>
      </w:del>
      <w:commentRangeEnd w:id="4232"/>
      <w:r w:rsidR="00C73A81">
        <w:rPr>
          <w:rStyle w:val="Rimandocommento"/>
        </w:rPr>
        <w:commentReference w:id="4232"/>
      </w:r>
      <w:r w:rsidRPr="00977EA3">
        <w:t>.</w:t>
      </w:r>
    </w:p>
    <w:p w14:paraId="3DE08658" w14:textId="77777777" w:rsidR="00E367B9" w:rsidRPr="00977EA3" w:rsidRDefault="00E367B9" w:rsidP="00E367B9">
      <w:pPr>
        <w:pStyle w:val="Titolo5"/>
        <w:numPr>
          <w:ilvl w:val="0"/>
          <w:numId w:val="0"/>
        </w:numPr>
        <w:rPr>
          <w:noProof w:val="0"/>
        </w:rPr>
      </w:pPr>
      <w:bookmarkStart w:id="4237" w:name="_Toc450896368"/>
      <w:r w:rsidRPr="00977EA3">
        <w:rPr>
          <w:noProof w:val="0"/>
        </w:rPr>
        <w:t>3.61.4.2.3 Expected Actions</w:t>
      </w:r>
      <w:bookmarkEnd w:id="4237"/>
    </w:p>
    <w:p w14:paraId="698EA23A" w14:textId="77777777" w:rsidR="00E367B9" w:rsidRPr="00977EA3" w:rsidRDefault="00E367B9" w:rsidP="00E367B9">
      <w:pPr>
        <w:pStyle w:val="Corpotesto"/>
      </w:pPr>
      <w:r w:rsidRPr="00977EA3">
        <w:t>The On-Demand Document Source now knows that the transaction succeeded/failed and can continue. The metadata added to the Document Registry as a result of this transaction is now available for discovery.</w:t>
      </w:r>
    </w:p>
    <w:p w14:paraId="37EDE7B5" w14:textId="77777777" w:rsidR="007A1F44" w:rsidRPr="00977EA3" w:rsidRDefault="007A1F44" w:rsidP="001B289C">
      <w:pPr>
        <w:pStyle w:val="Titolo3"/>
        <w:numPr>
          <w:ilvl w:val="0"/>
          <w:numId w:val="0"/>
        </w:numPr>
        <w:tabs>
          <w:tab w:val="clear" w:pos="2160"/>
          <w:tab w:val="clear" w:pos="2880"/>
        </w:tabs>
        <w:rPr>
          <w:noProof w:val="0"/>
        </w:rPr>
      </w:pPr>
      <w:bookmarkStart w:id="4238" w:name="_MON_1329917518"/>
      <w:bookmarkStart w:id="4239" w:name="_MON_1334496918"/>
      <w:bookmarkStart w:id="4240" w:name="_MON_1334496944"/>
      <w:bookmarkStart w:id="4241" w:name="_MON_1334496955"/>
      <w:bookmarkStart w:id="4242" w:name="_MON_1341133913"/>
      <w:bookmarkStart w:id="4243" w:name="_MON_1341133924"/>
      <w:bookmarkStart w:id="4244" w:name="_MON_1341133930"/>
      <w:bookmarkStart w:id="4245" w:name="_MON_1010245687"/>
      <w:bookmarkStart w:id="4246" w:name="_MON_1010245793"/>
      <w:bookmarkStart w:id="4247" w:name="_MON_1010246280"/>
      <w:bookmarkStart w:id="4248" w:name="_MON_1010252996"/>
      <w:bookmarkStart w:id="4249" w:name="_MON_1011391201"/>
      <w:bookmarkStart w:id="4250" w:name="_MON_1015286351"/>
      <w:bookmarkStart w:id="4251" w:name="_MON_1015739564"/>
      <w:bookmarkStart w:id="4252" w:name="_MON_1015740649"/>
      <w:bookmarkStart w:id="4253" w:name="_MON_1015740901"/>
      <w:bookmarkStart w:id="4254" w:name="_MON_1015741088"/>
      <w:bookmarkStart w:id="4255" w:name="_MON_1015741477"/>
      <w:bookmarkStart w:id="4256" w:name="_MON_1041174535"/>
      <w:bookmarkStart w:id="4257" w:name="_MON_1111175735"/>
      <w:bookmarkStart w:id="4258" w:name="_MON_1111175856"/>
      <w:bookmarkStart w:id="4259" w:name="_MON_1112613959"/>
      <w:bookmarkStart w:id="4260" w:name="_MON_1112614096"/>
      <w:bookmarkStart w:id="4261" w:name="_MON_1112614111"/>
      <w:bookmarkStart w:id="4262" w:name="_MON_1329914722"/>
      <w:bookmarkStart w:id="4263" w:name="_MON_1329914759"/>
      <w:bookmarkStart w:id="4264" w:name="_MON_1112782476"/>
      <w:bookmarkStart w:id="4265" w:name="_MON_1112784331"/>
      <w:bookmarkStart w:id="4266" w:name="_MON_1334496976"/>
      <w:bookmarkStart w:id="4267" w:name="_MON_1341133991"/>
      <w:bookmarkStart w:id="4268" w:name="_MON_1069012980"/>
      <w:bookmarkStart w:id="4269" w:name="_MON_1070024021"/>
      <w:bookmarkStart w:id="4270" w:name="_MON_1070024087"/>
      <w:bookmarkStart w:id="4271" w:name="_MON_1073415211"/>
      <w:bookmarkStart w:id="4272" w:name="_MON_1112640689"/>
      <w:bookmarkStart w:id="4273" w:name="_Toc237318740"/>
      <w:bookmarkStart w:id="4274" w:name="_Toc369637380"/>
      <w:bookmarkStart w:id="4275" w:name="_Toc398544420"/>
      <w:bookmarkStart w:id="4276" w:name="_Toc398718039"/>
      <w:bookmarkStart w:id="4277" w:name="_Toc518634660"/>
      <w:bookmarkEnd w:id="4188"/>
      <w:bookmarkEnd w:id="4189"/>
      <w:bookmarkEnd w:id="4190"/>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r w:rsidRPr="00977EA3">
        <w:rPr>
          <w:noProof w:val="0"/>
        </w:rPr>
        <w:t>3.61.7 Security Considerations</w:t>
      </w:r>
      <w:bookmarkEnd w:id="4273"/>
      <w:bookmarkEnd w:id="4274"/>
      <w:bookmarkEnd w:id="4275"/>
      <w:bookmarkEnd w:id="4276"/>
      <w:bookmarkEnd w:id="4277"/>
    </w:p>
    <w:p w14:paraId="3CDEE4AB" w14:textId="77777777" w:rsidR="007A1F44" w:rsidRPr="00977EA3" w:rsidRDefault="007A1F44" w:rsidP="001B289C">
      <w:r w:rsidRPr="00977EA3">
        <w:t>Relevant XDS Affinity Domain Security background is discussed in the XDS Security Considerations Section (see ITI TF-1: 10.7).</w:t>
      </w:r>
    </w:p>
    <w:p w14:paraId="4DF74CC3" w14:textId="77777777" w:rsidR="007A1F44" w:rsidRPr="00977EA3" w:rsidRDefault="007A1F44" w:rsidP="001B289C">
      <w:pPr>
        <w:pStyle w:val="Titolo4"/>
        <w:numPr>
          <w:ilvl w:val="0"/>
          <w:numId w:val="0"/>
        </w:numPr>
        <w:tabs>
          <w:tab w:val="clear" w:pos="2160"/>
          <w:tab w:val="clear" w:pos="2880"/>
          <w:tab w:val="clear" w:pos="3600"/>
        </w:tabs>
        <w:rPr>
          <w:noProof w:val="0"/>
        </w:rPr>
      </w:pPr>
      <w:bookmarkStart w:id="4278" w:name="_Toc398544421"/>
      <w:r w:rsidRPr="00977EA3">
        <w:rPr>
          <w:noProof w:val="0"/>
        </w:rPr>
        <w:lastRenderedPageBreak/>
        <w:t>3.61.7.1 Audit Record Considerations</w:t>
      </w:r>
      <w:bookmarkEnd w:id="4278"/>
      <w:r w:rsidRPr="00977EA3">
        <w:rPr>
          <w:noProof w:val="0"/>
        </w:rPr>
        <w:t xml:space="preserve"> </w:t>
      </w:r>
    </w:p>
    <w:p w14:paraId="2348AA1C" w14:textId="6E37D595" w:rsidR="007A1F44" w:rsidRPr="00977EA3" w:rsidRDefault="007A1F44" w:rsidP="001B289C">
      <w:pPr>
        <w:pStyle w:val="Corpotesto"/>
      </w:pPr>
      <w:r w:rsidRPr="00977EA3">
        <w:t xml:space="preserve">The Register On-Demand Document Entry </w:t>
      </w:r>
      <w:r w:rsidR="00E77430" w:rsidRPr="00977EA3">
        <w:t>transaction</w:t>
      </w:r>
      <w:r w:rsidRPr="00977EA3">
        <w:t xml:space="preserve"> is PHI-Export event, as defined in ITI TF-2a: </w:t>
      </w:r>
      <w:r w:rsidR="00D370AE" w:rsidRPr="00977EA3">
        <w:t>Table 3.20.4.1.1.1-1</w:t>
      </w:r>
      <w:r w:rsidRPr="00977EA3">
        <w:t xml:space="preserve"> with the following exceptions. </w:t>
      </w:r>
    </w:p>
    <w:p w14:paraId="35B2C2C6" w14:textId="77777777" w:rsidR="007A1F44" w:rsidRPr="00E63AF6" w:rsidRDefault="007A1F44" w:rsidP="001B289C">
      <w:pPr>
        <w:pStyle w:val="Titolo5"/>
        <w:numPr>
          <w:ilvl w:val="0"/>
          <w:numId w:val="0"/>
        </w:numPr>
        <w:tabs>
          <w:tab w:val="clear" w:pos="2160"/>
          <w:tab w:val="clear" w:pos="2880"/>
          <w:tab w:val="clear" w:pos="3600"/>
          <w:tab w:val="clear" w:pos="4320"/>
        </w:tabs>
        <w:rPr>
          <w:noProof w:val="0"/>
          <w:lang w:val="fr-FR"/>
          <w:rPrChange w:id="4279" w:author="Gregorio Canal" w:date="2019-05-22T14:55:00Z">
            <w:rPr>
              <w:noProof w:val="0"/>
            </w:rPr>
          </w:rPrChange>
        </w:rPr>
      </w:pPr>
      <w:r w:rsidRPr="00E63AF6">
        <w:rPr>
          <w:noProof w:val="0"/>
          <w:lang w:val="fr-FR"/>
          <w:rPrChange w:id="4280" w:author="Gregorio Canal" w:date="2019-05-22T14:55:00Z">
            <w:rPr>
              <w:noProof w:val="0"/>
            </w:rPr>
          </w:rPrChange>
        </w:rPr>
        <w:t>3.61.7.1.1 On-</w:t>
      </w:r>
      <w:proofErr w:type="spellStart"/>
      <w:r w:rsidRPr="00E63AF6">
        <w:rPr>
          <w:noProof w:val="0"/>
          <w:lang w:val="fr-FR"/>
          <w:rPrChange w:id="4281" w:author="Gregorio Canal" w:date="2019-05-22T14:55:00Z">
            <w:rPr>
              <w:noProof w:val="0"/>
            </w:rPr>
          </w:rPrChange>
        </w:rPr>
        <w:t>Demand</w:t>
      </w:r>
      <w:proofErr w:type="spellEnd"/>
      <w:r w:rsidRPr="00E63AF6">
        <w:rPr>
          <w:noProof w:val="0"/>
          <w:lang w:val="fr-FR"/>
          <w:rPrChange w:id="4282" w:author="Gregorio Canal" w:date="2019-05-22T14:55:00Z">
            <w:rPr>
              <w:noProof w:val="0"/>
            </w:rPr>
          </w:rPrChange>
        </w:rPr>
        <w:t xml:space="preserve"> Document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04DADD1" w14:textId="77777777" w:rsidTr="00D372D5">
        <w:trPr>
          <w:cantSplit/>
        </w:trPr>
        <w:tc>
          <w:tcPr>
            <w:tcW w:w="1458" w:type="dxa"/>
            <w:textDirection w:val="btLr"/>
            <w:vAlign w:val="center"/>
          </w:tcPr>
          <w:p w14:paraId="25E6EE2A" w14:textId="77777777" w:rsidR="007A1F44" w:rsidRPr="00E63AF6" w:rsidRDefault="007A1F44" w:rsidP="00D372D5">
            <w:pPr>
              <w:pStyle w:val="TableEntry"/>
              <w:rPr>
                <w:noProof w:val="0"/>
                <w:lang w:val="fr-FR"/>
                <w:rPrChange w:id="4283" w:author="Gregorio Canal" w:date="2019-05-22T14:55:00Z">
                  <w:rPr>
                    <w:noProof w:val="0"/>
                  </w:rPr>
                </w:rPrChange>
              </w:rPr>
            </w:pPr>
          </w:p>
        </w:tc>
        <w:tc>
          <w:tcPr>
            <w:tcW w:w="2610" w:type="dxa"/>
            <w:vAlign w:val="center"/>
          </w:tcPr>
          <w:p w14:paraId="274B78A2"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155F9B3F" w14:textId="77777777" w:rsidR="007A1F44" w:rsidRPr="00977EA3" w:rsidRDefault="007A1F44" w:rsidP="00A53067">
            <w:pPr>
              <w:pStyle w:val="TableEntryHeader"/>
              <w:rPr>
                <w:noProof w:val="0"/>
              </w:rPr>
            </w:pPr>
            <w:proofErr w:type="spellStart"/>
            <w:r w:rsidRPr="00977EA3">
              <w:rPr>
                <w:noProof w:val="0"/>
              </w:rPr>
              <w:t>Opt</w:t>
            </w:r>
            <w:proofErr w:type="spellEnd"/>
          </w:p>
        </w:tc>
        <w:tc>
          <w:tcPr>
            <w:tcW w:w="4878" w:type="dxa"/>
            <w:vAlign w:val="center"/>
          </w:tcPr>
          <w:p w14:paraId="0FD382CD" w14:textId="77777777" w:rsidR="007A1F44" w:rsidRPr="00977EA3" w:rsidRDefault="007A1F44" w:rsidP="00A53067">
            <w:pPr>
              <w:pStyle w:val="TableEntryHeader"/>
              <w:rPr>
                <w:noProof w:val="0"/>
              </w:rPr>
            </w:pPr>
            <w:r w:rsidRPr="00977EA3">
              <w:rPr>
                <w:noProof w:val="0"/>
              </w:rPr>
              <w:t>Value Constraints</w:t>
            </w:r>
          </w:p>
        </w:tc>
      </w:tr>
      <w:tr w:rsidR="007A1F44" w:rsidRPr="00977EA3" w14:paraId="55DE877D" w14:textId="77777777" w:rsidTr="00D372D5">
        <w:trPr>
          <w:cantSplit/>
        </w:trPr>
        <w:tc>
          <w:tcPr>
            <w:tcW w:w="1458" w:type="dxa"/>
            <w:vMerge w:val="restart"/>
          </w:tcPr>
          <w:p w14:paraId="7F11FF5E" w14:textId="77777777" w:rsidR="007A1F44" w:rsidRPr="00977EA3" w:rsidRDefault="007A1F44" w:rsidP="00A063AC">
            <w:pPr>
              <w:pStyle w:val="TableEntryHeader"/>
              <w:rPr>
                <w:noProof w:val="0"/>
              </w:rPr>
            </w:pPr>
            <w:r w:rsidRPr="00977EA3">
              <w:rPr>
                <w:noProof w:val="0"/>
              </w:rPr>
              <w:t>Event</w:t>
            </w:r>
          </w:p>
          <w:p w14:paraId="707EAE2F" w14:textId="77777777" w:rsidR="007A1F44" w:rsidRPr="00977EA3" w:rsidRDefault="007A1F44" w:rsidP="00AE2B59">
            <w:pPr>
              <w:pStyle w:val="TableEntryHeader"/>
              <w:rPr>
                <w:noProof w:val="0"/>
                <w:sz w:val="12"/>
                <w:szCs w:val="12"/>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EventIdentification</w:t>
            </w:r>
            <w:proofErr w:type="spellEnd"/>
          </w:p>
        </w:tc>
        <w:tc>
          <w:tcPr>
            <w:tcW w:w="2610" w:type="dxa"/>
            <w:vAlign w:val="center"/>
          </w:tcPr>
          <w:p w14:paraId="46ED36C9" w14:textId="77777777" w:rsidR="007A1F44" w:rsidRPr="00977EA3" w:rsidRDefault="007A1F44" w:rsidP="00AE2B59">
            <w:pPr>
              <w:pStyle w:val="TableEntry"/>
              <w:rPr>
                <w:noProof w:val="0"/>
                <w:sz w:val="16"/>
              </w:rPr>
            </w:pPr>
            <w:proofErr w:type="spellStart"/>
            <w:r w:rsidRPr="00977EA3">
              <w:rPr>
                <w:noProof w:val="0"/>
                <w:sz w:val="16"/>
              </w:rPr>
              <w:t>EventID</w:t>
            </w:r>
            <w:proofErr w:type="spellEnd"/>
          </w:p>
        </w:tc>
        <w:tc>
          <w:tcPr>
            <w:tcW w:w="720" w:type="dxa"/>
            <w:vAlign w:val="center"/>
          </w:tcPr>
          <w:p w14:paraId="155BA4A6"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77C82FCB" w14:textId="77777777" w:rsidR="007A1F44" w:rsidRPr="00977EA3" w:rsidRDefault="007A1F44" w:rsidP="00AE2B59">
            <w:pPr>
              <w:pStyle w:val="TableEntry"/>
              <w:rPr>
                <w:noProof w:val="0"/>
                <w:sz w:val="16"/>
              </w:rPr>
            </w:pPr>
            <w:r w:rsidRPr="00977EA3">
              <w:rPr>
                <w:noProof w:val="0"/>
                <w:sz w:val="16"/>
              </w:rPr>
              <w:t>EV(110106, DCM, “Export”)</w:t>
            </w:r>
          </w:p>
        </w:tc>
      </w:tr>
      <w:tr w:rsidR="007A1F44" w:rsidRPr="00977EA3" w14:paraId="01E692AD" w14:textId="77777777" w:rsidTr="00AE2B59">
        <w:trPr>
          <w:cantSplit/>
        </w:trPr>
        <w:tc>
          <w:tcPr>
            <w:tcW w:w="1458" w:type="dxa"/>
            <w:vMerge/>
            <w:vAlign w:val="center"/>
          </w:tcPr>
          <w:p w14:paraId="5500B348" w14:textId="77777777" w:rsidR="007A1F44" w:rsidRPr="00977EA3" w:rsidRDefault="007A1F44" w:rsidP="00AE2B59">
            <w:pPr>
              <w:pStyle w:val="TableLabel"/>
              <w:rPr>
                <w:noProof w:val="0"/>
                <w:sz w:val="16"/>
              </w:rPr>
            </w:pPr>
          </w:p>
        </w:tc>
        <w:tc>
          <w:tcPr>
            <w:tcW w:w="2610" w:type="dxa"/>
            <w:vAlign w:val="center"/>
          </w:tcPr>
          <w:p w14:paraId="16EAA813" w14:textId="77777777" w:rsidR="007A1F44" w:rsidRPr="00977EA3" w:rsidRDefault="007A1F44" w:rsidP="00AE2B59">
            <w:pPr>
              <w:pStyle w:val="TableEntry"/>
              <w:rPr>
                <w:noProof w:val="0"/>
                <w:sz w:val="16"/>
              </w:rPr>
            </w:pPr>
            <w:proofErr w:type="spellStart"/>
            <w:r w:rsidRPr="00977EA3">
              <w:rPr>
                <w:noProof w:val="0"/>
                <w:sz w:val="16"/>
              </w:rPr>
              <w:t>EventActionCode</w:t>
            </w:r>
            <w:proofErr w:type="spellEnd"/>
          </w:p>
        </w:tc>
        <w:tc>
          <w:tcPr>
            <w:tcW w:w="720" w:type="dxa"/>
            <w:vAlign w:val="center"/>
          </w:tcPr>
          <w:p w14:paraId="433EAF5A"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56D9F05A" w14:textId="77777777" w:rsidR="007A1F44" w:rsidRPr="00977EA3" w:rsidRDefault="007A1F44" w:rsidP="00AE2B59">
            <w:pPr>
              <w:pStyle w:val="TableEntry"/>
              <w:rPr>
                <w:noProof w:val="0"/>
                <w:sz w:val="16"/>
              </w:rPr>
            </w:pPr>
            <w:r w:rsidRPr="00977EA3">
              <w:rPr>
                <w:noProof w:val="0"/>
                <w:sz w:val="16"/>
              </w:rPr>
              <w:t xml:space="preserve">“R” (Read) </w:t>
            </w:r>
          </w:p>
        </w:tc>
      </w:tr>
      <w:tr w:rsidR="007A1F44" w:rsidRPr="00977EA3" w14:paraId="260E8FED" w14:textId="77777777" w:rsidTr="00AE2B59">
        <w:trPr>
          <w:cantSplit/>
        </w:trPr>
        <w:tc>
          <w:tcPr>
            <w:tcW w:w="1458" w:type="dxa"/>
            <w:vMerge/>
            <w:vAlign w:val="center"/>
          </w:tcPr>
          <w:p w14:paraId="0595B27F" w14:textId="77777777" w:rsidR="007A1F44" w:rsidRPr="00977EA3" w:rsidRDefault="007A1F44" w:rsidP="00AE2B59">
            <w:pPr>
              <w:pStyle w:val="TableLabel"/>
              <w:rPr>
                <w:noProof w:val="0"/>
                <w:sz w:val="16"/>
              </w:rPr>
            </w:pPr>
          </w:p>
        </w:tc>
        <w:tc>
          <w:tcPr>
            <w:tcW w:w="2610" w:type="dxa"/>
            <w:vAlign w:val="center"/>
          </w:tcPr>
          <w:p w14:paraId="5AED55BB" w14:textId="77777777" w:rsidR="007A1F44" w:rsidRPr="00977EA3" w:rsidRDefault="007A1F44" w:rsidP="00AE2B59">
            <w:pPr>
              <w:pStyle w:val="TableEntry"/>
              <w:rPr>
                <w:i/>
                <w:iCs/>
                <w:noProof w:val="0"/>
                <w:sz w:val="16"/>
              </w:rPr>
            </w:pPr>
            <w:proofErr w:type="spellStart"/>
            <w:r w:rsidRPr="00977EA3">
              <w:rPr>
                <w:i/>
                <w:iCs/>
                <w:noProof w:val="0"/>
                <w:sz w:val="16"/>
              </w:rPr>
              <w:t>EventDateTime</w:t>
            </w:r>
            <w:proofErr w:type="spellEnd"/>
          </w:p>
        </w:tc>
        <w:tc>
          <w:tcPr>
            <w:tcW w:w="720" w:type="dxa"/>
            <w:vAlign w:val="center"/>
          </w:tcPr>
          <w:p w14:paraId="5DFEBC1E"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1083A99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30FD78D2" w14:textId="77777777" w:rsidTr="00AE2B59">
        <w:trPr>
          <w:cantSplit/>
        </w:trPr>
        <w:tc>
          <w:tcPr>
            <w:tcW w:w="1458" w:type="dxa"/>
            <w:vMerge/>
            <w:vAlign w:val="center"/>
          </w:tcPr>
          <w:p w14:paraId="17B4512A" w14:textId="77777777" w:rsidR="007A1F44" w:rsidRPr="00977EA3" w:rsidRDefault="007A1F44" w:rsidP="00AE2B59">
            <w:pPr>
              <w:pStyle w:val="TableLabel"/>
              <w:rPr>
                <w:noProof w:val="0"/>
                <w:sz w:val="16"/>
              </w:rPr>
            </w:pPr>
          </w:p>
        </w:tc>
        <w:tc>
          <w:tcPr>
            <w:tcW w:w="2610" w:type="dxa"/>
            <w:vAlign w:val="center"/>
          </w:tcPr>
          <w:p w14:paraId="7B9A7878" w14:textId="77777777" w:rsidR="007A1F44" w:rsidRPr="00977EA3" w:rsidRDefault="007A1F44" w:rsidP="00AE2B59">
            <w:pPr>
              <w:pStyle w:val="TableEntry"/>
              <w:rPr>
                <w:i/>
                <w:iCs/>
                <w:noProof w:val="0"/>
                <w:sz w:val="16"/>
              </w:rPr>
            </w:pPr>
            <w:proofErr w:type="spellStart"/>
            <w:r w:rsidRPr="00977EA3">
              <w:rPr>
                <w:i/>
                <w:iCs/>
                <w:noProof w:val="0"/>
                <w:sz w:val="16"/>
              </w:rPr>
              <w:t>EventOutcomeIndicator</w:t>
            </w:r>
            <w:proofErr w:type="spellEnd"/>
          </w:p>
        </w:tc>
        <w:tc>
          <w:tcPr>
            <w:tcW w:w="720" w:type="dxa"/>
            <w:vAlign w:val="center"/>
          </w:tcPr>
          <w:p w14:paraId="700C86FB"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2BA340E6"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3820233" w14:textId="77777777" w:rsidTr="00AE2B59">
        <w:trPr>
          <w:cantSplit/>
        </w:trPr>
        <w:tc>
          <w:tcPr>
            <w:tcW w:w="1458" w:type="dxa"/>
            <w:vMerge/>
            <w:vAlign w:val="center"/>
          </w:tcPr>
          <w:p w14:paraId="0710CBC9" w14:textId="77777777" w:rsidR="007A1F44" w:rsidRPr="00977EA3" w:rsidRDefault="007A1F44" w:rsidP="00AE2B59">
            <w:pPr>
              <w:pStyle w:val="TableLabel"/>
              <w:rPr>
                <w:noProof w:val="0"/>
                <w:sz w:val="16"/>
              </w:rPr>
            </w:pPr>
          </w:p>
        </w:tc>
        <w:tc>
          <w:tcPr>
            <w:tcW w:w="2610" w:type="dxa"/>
            <w:vAlign w:val="center"/>
          </w:tcPr>
          <w:p w14:paraId="2A669A0A" w14:textId="77777777" w:rsidR="007A1F44" w:rsidRPr="00977EA3" w:rsidRDefault="007A1F44" w:rsidP="00AE2B59">
            <w:pPr>
              <w:pStyle w:val="TableEntry"/>
              <w:rPr>
                <w:noProof w:val="0"/>
                <w:sz w:val="16"/>
              </w:rPr>
            </w:pPr>
            <w:proofErr w:type="spellStart"/>
            <w:r w:rsidRPr="00977EA3">
              <w:rPr>
                <w:noProof w:val="0"/>
                <w:sz w:val="16"/>
              </w:rPr>
              <w:t>EventTypeCode</w:t>
            </w:r>
            <w:proofErr w:type="spellEnd"/>
          </w:p>
        </w:tc>
        <w:tc>
          <w:tcPr>
            <w:tcW w:w="720" w:type="dxa"/>
            <w:vAlign w:val="center"/>
          </w:tcPr>
          <w:p w14:paraId="3D303811"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7DE3B41F" w14:textId="77777777" w:rsidR="007A1F44" w:rsidRPr="00977EA3" w:rsidRDefault="007A1F44" w:rsidP="00AE2B59">
            <w:pPr>
              <w:pStyle w:val="TableEntry"/>
              <w:rPr>
                <w:noProof w:val="0"/>
                <w:sz w:val="16"/>
              </w:rPr>
            </w:pPr>
            <w:r w:rsidRPr="00977EA3">
              <w:rPr>
                <w:noProof w:val="0"/>
                <w:sz w:val="16"/>
              </w:rPr>
              <w:t>EV(“ITI-61”, “IHE Transactions”, “Register On-Demand Document Entry”)</w:t>
            </w:r>
          </w:p>
        </w:tc>
      </w:tr>
      <w:tr w:rsidR="007A1F44" w:rsidRPr="00E63AF6" w14:paraId="520B76A7" w14:textId="77777777" w:rsidTr="00AE2B59">
        <w:trPr>
          <w:cantSplit/>
        </w:trPr>
        <w:tc>
          <w:tcPr>
            <w:tcW w:w="9666" w:type="dxa"/>
            <w:gridSpan w:val="4"/>
          </w:tcPr>
          <w:p w14:paraId="4D9B1899" w14:textId="77777777" w:rsidR="007A1F44" w:rsidRPr="00E63AF6" w:rsidRDefault="007A1F44" w:rsidP="00AE2B59">
            <w:pPr>
              <w:pStyle w:val="TableEntry"/>
              <w:rPr>
                <w:noProof w:val="0"/>
                <w:lang w:val="fr-FR"/>
                <w:rPrChange w:id="4284" w:author="Gregorio Canal" w:date="2019-05-22T14:55:00Z">
                  <w:rPr>
                    <w:noProof w:val="0"/>
                  </w:rPr>
                </w:rPrChange>
              </w:rPr>
            </w:pPr>
            <w:r w:rsidRPr="00E63AF6">
              <w:rPr>
                <w:noProof w:val="0"/>
                <w:lang w:val="fr-FR"/>
                <w:rPrChange w:id="4285" w:author="Gregorio Canal" w:date="2019-05-22T14:55:00Z">
                  <w:rPr>
                    <w:noProof w:val="0"/>
                  </w:rPr>
                </w:rPrChange>
              </w:rPr>
              <w:t>Source (On-</w:t>
            </w:r>
            <w:proofErr w:type="spellStart"/>
            <w:r w:rsidRPr="00E63AF6">
              <w:rPr>
                <w:noProof w:val="0"/>
                <w:lang w:val="fr-FR"/>
                <w:rPrChange w:id="4286" w:author="Gregorio Canal" w:date="2019-05-22T14:55:00Z">
                  <w:rPr>
                    <w:noProof w:val="0"/>
                  </w:rPr>
                </w:rPrChange>
              </w:rPr>
              <w:t>Demand</w:t>
            </w:r>
            <w:proofErr w:type="spellEnd"/>
            <w:r w:rsidRPr="00E63AF6">
              <w:rPr>
                <w:noProof w:val="0"/>
                <w:lang w:val="fr-FR"/>
                <w:rPrChange w:id="4287" w:author="Gregorio Canal" w:date="2019-05-22T14:55:00Z">
                  <w:rPr>
                    <w:noProof w:val="0"/>
                  </w:rPr>
                </w:rPrChange>
              </w:rPr>
              <w:t xml:space="preserve"> Document Source) (1)</w:t>
            </w:r>
          </w:p>
        </w:tc>
      </w:tr>
      <w:tr w:rsidR="007A1F44" w:rsidRPr="00977EA3" w14:paraId="0553EF78" w14:textId="77777777" w:rsidTr="00AE2B59">
        <w:trPr>
          <w:cantSplit/>
        </w:trPr>
        <w:tc>
          <w:tcPr>
            <w:tcW w:w="9666" w:type="dxa"/>
            <w:gridSpan w:val="4"/>
          </w:tcPr>
          <w:p w14:paraId="1CD3D30A" w14:textId="6F09A0CC" w:rsidR="007A1F44" w:rsidRPr="00977EA3" w:rsidRDefault="007A1F44" w:rsidP="00903C21">
            <w:pPr>
              <w:pStyle w:val="TableEntry"/>
              <w:rPr>
                <w:noProof w:val="0"/>
                <w:szCs w:val="16"/>
              </w:rPr>
            </w:pPr>
            <w:r w:rsidRPr="00977EA3">
              <w:rPr>
                <w:noProof w:val="0"/>
                <w:szCs w:val="16"/>
              </w:rPr>
              <w:t>Human Requestor (0..</w:t>
            </w:r>
            <w:r w:rsidR="00903C21" w:rsidRPr="00977EA3">
              <w:rPr>
                <w:noProof w:val="0"/>
                <w:szCs w:val="16"/>
              </w:rPr>
              <w:t>1</w:t>
            </w:r>
            <w:r w:rsidRPr="00977EA3">
              <w:rPr>
                <w:noProof w:val="0"/>
                <w:szCs w:val="16"/>
              </w:rPr>
              <w:t>)</w:t>
            </w:r>
          </w:p>
        </w:tc>
      </w:tr>
      <w:tr w:rsidR="007A1F44" w:rsidRPr="00977EA3" w14:paraId="77F95BB2" w14:textId="77777777" w:rsidTr="00AE2B59">
        <w:trPr>
          <w:cantSplit/>
        </w:trPr>
        <w:tc>
          <w:tcPr>
            <w:tcW w:w="9666" w:type="dxa"/>
            <w:gridSpan w:val="4"/>
          </w:tcPr>
          <w:p w14:paraId="001670FD" w14:textId="77777777" w:rsidR="007A1F44" w:rsidRPr="00977EA3" w:rsidRDefault="007A1F44" w:rsidP="00AE2B59">
            <w:pPr>
              <w:pStyle w:val="TableEntry"/>
              <w:rPr>
                <w:noProof w:val="0"/>
              </w:rPr>
            </w:pPr>
            <w:r w:rsidRPr="00977EA3">
              <w:rPr>
                <w:noProof w:val="0"/>
              </w:rPr>
              <w:t>Destination (Document Registry) (1)</w:t>
            </w:r>
          </w:p>
        </w:tc>
      </w:tr>
      <w:tr w:rsidR="007A1F44" w:rsidRPr="00E63AF6" w14:paraId="091A7570" w14:textId="77777777" w:rsidTr="00AE2B59">
        <w:trPr>
          <w:cantSplit/>
        </w:trPr>
        <w:tc>
          <w:tcPr>
            <w:tcW w:w="9666" w:type="dxa"/>
            <w:gridSpan w:val="4"/>
          </w:tcPr>
          <w:p w14:paraId="343FA7F0" w14:textId="77777777" w:rsidR="007A1F44" w:rsidRPr="00E63AF6" w:rsidRDefault="007A1F44" w:rsidP="00AE2B59">
            <w:pPr>
              <w:pStyle w:val="TableEntry"/>
              <w:rPr>
                <w:noProof w:val="0"/>
                <w:lang w:val="fr-FR"/>
                <w:rPrChange w:id="4288" w:author="Gregorio Canal" w:date="2019-05-22T14:55:00Z">
                  <w:rPr>
                    <w:noProof w:val="0"/>
                  </w:rPr>
                </w:rPrChange>
              </w:rPr>
            </w:pPr>
            <w:r w:rsidRPr="00E63AF6">
              <w:rPr>
                <w:noProof w:val="0"/>
                <w:lang w:val="fr-FR"/>
                <w:rPrChange w:id="4289" w:author="Gregorio Canal" w:date="2019-05-22T14:55:00Z">
                  <w:rPr>
                    <w:noProof w:val="0"/>
                  </w:rPr>
                </w:rPrChange>
              </w:rPr>
              <w:t>Audit Source (On-</w:t>
            </w:r>
            <w:proofErr w:type="spellStart"/>
            <w:r w:rsidRPr="00E63AF6">
              <w:rPr>
                <w:noProof w:val="0"/>
                <w:lang w:val="fr-FR"/>
                <w:rPrChange w:id="4290" w:author="Gregorio Canal" w:date="2019-05-22T14:55:00Z">
                  <w:rPr>
                    <w:noProof w:val="0"/>
                  </w:rPr>
                </w:rPrChange>
              </w:rPr>
              <w:t>Demand</w:t>
            </w:r>
            <w:proofErr w:type="spellEnd"/>
            <w:r w:rsidRPr="00E63AF6">
              <w:rPr>
                <w:noProof w:val="0"/>
                <w:lang w:val="fr-FR"/>
                <w:rPrChange w:id="4291" w:author="Gregorio Canal" w:date="2019-05-22T14:55:00Z">
                  <w:rPr>
                    <w:noProof w:val="0"/>
                  </w:rPr>
                </w:rPrChange>
              </w:rPr>
              <w:t xml:space="preserve"> Document Source) (1)</w:t>
            </w:r>
          </w:p>
        </w:tc>
      </w:tr>
      <w:tr w:rsidR="007A1F44" w:rsidRPr="00977EA3" w14:paraId="4D35B2FE" w14:textId="77777777" w:rsidTr="00AE2B59">
        <w:trPr>
          <w:cantSplit/>
        </w:trPr>
        <w:tc>
          <w:tcPr>
            <w:tcW w:w="9666" w:type="dxa"/>
            <w:gridSpan w:val="4"/>
          </w:tcPr>
          <w:p w14:paraId="5717F598" w14:textId="77777777" w:rsidR="007A1F44" w:rsidRPr="00977EA3" w:rsidRDefault="007A1F44" w:rsidP="00AE2B59">
            <w:pPr>
              <w:pStyle w:val="TableEntry"/>
              <w:rPr>
                <w:noProof w:val="0"/>
              </w:rPr>
            </w:pPr>
            <w:r w:rsidRPr="00977EA3">
              <w:rPr>
                <w:noProof w:val="0"/>
              </w:rPr>
              <w:t>Patient (1)</w:t>
            </w:r>
          </w:p>
        </w:tc>
      </w:tr>
      <w:tr w:rsidR="007A1F44" w:rsidRPr="00977EA3" w14:paraId="1BF058F2" w14:textId="77777777" w:rsidTr="00AE2B59">
        <w:trPr>
          <w:cantSplit/>
        </w:trPr>
        <w:tc>
          <w:tcPr>
            <w:tcW w:w="9666" w:type="dxa"/>
            <w:gridSpan w:val="4"/>
          </w:tcPr>
          <w:p w14:paraId="20208DE5" w14:textId="77777777" w:rsidR="007A1F44" w:rsidRPr="00977EA3" w:rsidRDefault="007A1F44" w:rsidP="00AE2B59">
            <w:pPr>
              <w:pStyle w:val="TableEntry"/>
              <w:rPr>
                <w:noProof w:val="0"/>
              </w:rPr>
            </w:pPr>
            <w:proofErr w:type="spellStart"/>
            <w:r w:rsidRPr="00977EA3">
              <w:rPr>
                <w:noProof w:val="0"/>
              </w:rPr>
              <w:t>SubmissionSet</w:t>
            </w:r>
            <w:proofErr w:type="spellEnd"/>
            <w:r w:rsidRPr="00977EA3">
              <w:rPr>
                <w:noProof w:val="0"/>
              </w:rPr>
              <w:t xml:space="preserve"> (1)</w:t>
            </w:r>
          </w:p>
        </w:tc>
      </w:tr>
    </w:tbl>
    <w:p w14:paraId="17DB8E7E" w14:textId="77777777" w:rsidR="007A1F44" w:rsidRPr="00977EA3" w:rsidRDefault="007A1F44" w:rsidP="00D372D5">
      <w:pPr>
        <w:pStyle w:val="Corpotesto"/>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D968C06" w14:textId="77777777" w:rsidTr="00AE2B59">
        <w:trPr>
          <w:cantSplit/>
        </w:trPr>
        <w:tc>
          <w:tcPr>
            <w:tcW w:w="1548" w:type="dxa"/>
            <w:vMerge w:val="restart"/>
          </w:tcPr>
          <w:p w14:paraId="5CF62C26" w14:textId="77777777" w:rsidR="007A1F44" w:rsidRPr="00977EA3" w:rsidRDefault="007A1F44" w:rsidP="00A063AC">
            <w:pPr>
              <w:pStyle w:val="TableEntryHeader"/>
              <w:rPr>
                <w:noProof w:val="0"/>
              </w:rPr>
            </w:pPr>
            <w:r w:rsidRPr="00977EA3">
              <w:rPr>
                <w:noProof w:val="0"/>
              </w:rPr>
              <w:t>Source</w:t>
            </w:r>
          </w:p>
          <w:p w14:paraId="6B08865E" w14:textId="77777777" w:rsidR="007A1F44" w:rsidRPr="00977EA3" w:rsidRDefault="007A1F44" w:rsidP="00AE2B59">
            <w:pPr>
              <w:pStyle w:val="TableEntryHeader"/>
              <w:rPr>
                <w:noProof w:val="0"/>
                <w:sz w:val="12"/>
                <w:szCs w:val="12"/>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ActiveParticipant</w:t>
            </w:r>
            <w:proofErr w:type="spellEnd"/>
          </w:p>
        </w:tc>
        <w:tc>
          <w:tcPr>
            <w:tcW w:w="2520" w:type="dxa"/>
            <w:vAlign w:val="center"/>
          </w:tcPr>
          <w:p w14:paraId="4117B8D0"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4619D65C"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841563F" w14:textId="3A09824D" w:rsidR="007A1F44" w:rsidRPr="00977EA3" w:rsidRDefault="007A1F44" w:rsidP="00D530C1">
            <w:pPr>
              <w:pStyle w:val="TableEntry"/>
              <w:rPr>
                <w:noProof w:val="0"/>
                <w:sz w:val="16"/>
              </w:rPr>
            </w:pPr>
            <w:commentRangeStart w:id="4292"/>
            <w:r w:rsidRPr="00977EA3">
              <w:rPr>
                <w:noProof w:val="0"/>
                <w:sz w:val="16"/>
              </w:rPr>
              <w:t>If</w:t>
            </w:r>
            <w:ins w:id="4293" w:author="Gregorio Canal" w:date="2019-05-22T15:37:00Z">
              <w:r w:rsidR="00C73A81">
                <w:rPr>
                  <w:noProof w:val="0"/>
                  <w:sz w:val="16"/>
                </w:rPr>
                <w:t xml:space="preserve"> WS-Addressing based</w:t>
              </w:r>
            </w:ins>
            <w:r w:rsidRPr="00977EA3">
              <w:rPr>
                <w:noProof w:val="0"/>
                <w:sz w:val="16"/>
              </w:rPr>
              <w:t xml:space="preserve"> </w:t>
            </w:r>
            <w:commentRangeEnd w:id="4292"/>
            <w:r w:rsidR="00C73A81">
              <w:rPr>
                <w:rStyle w:val="Rimandocommento"/>
                <w:noProof w:val="0"/>
              </w:rPr>
              <w:commentReference w:id="4292"/>
            </w:r>
            <w:r w:rsidRPr="00977EA3">
              <w:rPr>
                <w:noProof w:val="0"/>
                <w:sz w:val="16"/>
              </w:rPr>
              <w:t>Asynchronous 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3820A116" w14:textId="77777777" w:rsidTr="00AE2B59">
        <w:trPr>
          <w:cantSplit/>
        </w:trPr>
        <w:tc>
          <w:tcPr>
            <w:tcW w:w="1548" w:type="dxa"/>
            <w:vMerge/>
            <w:textDirection w:val="btLr"/>
            <w:vAlign w:val="center"/>
          </w:tcPr>
          <w:p w14:paraId="0386938E" w14:textId="77777777" w:rsidR="007A1F44" w:rsidRPr="00977EA3" w:rsidRDefault="007A1F44" w:rsidP="00AE2B59">
            <w:pPr>
              <w:pStyle w:val="TableLabel"/>
              <w:rPr>
                <w:noProof w:val="0"/>
                <w:sz w:val="16"/>
              </w:rPr>
            </w:pPr>
          </w:p>
        </w:tc>
        <w:tc>
          <w:tcPr>
            <w:tcW w:w="2520" w:type="dxa"/>
            <w:vAlign w:val="center"/>
          </w:tcPr>
          <w:p w14:paraId="5CD76C1A" w14:textId="77777777" w:rsidR="007A1F44" w:rsidRPr="00977EA3" w:rsidRDefault="007A1F44" w:rsidP="00AE2B59">
            <w:pPr>
              <w:pStyle w:val="TableEntry"/>
              <w:rPr>
                <w:noProof w:val="0"/>
                <w:sz w:val="16"/>
              </w:rPr>
            </w:pPr>
            <w:proofErr w:type="spellStart"/>
            <w:r w:rsidRPr="00977EA3">
              <w:rPr>
                <w:noProof w:val="0"/>
                <w:sz w:val="16"/>
              </w:rPr>
              <w:t>AlternativeUserID</w:t>
            </w:r>
            <w:proofErr w:type="spellEnd"/>
          </w:p>
        </w:tc>
        <w:tc>
          <w:tcPr>
            <w:tcW w:w="630" w:type="dxa"/>
            <w:vAlign w:val="center"/>
          </w:tcPr>
          <w:p w14:paraId="4F5B002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121C8C8" w14:textId="77777777" w:rsidR="007A1F44" w:rsidRPr="00977EA3" w:rsidRDefault="007A1F44" w:rsidP="00AE2B59">
            <w:pPr>
              <w:pStyle w:val="TableEntry"/>
              <w:rPr>
                <w:noProof w:val="0"/>
                <w:sz w:val="16"/>
              </w:rPr>
            </w:pPr>
            <w:r w:rsidRPr="00977EA3">
              <w:rPr>
                <w:noProof w:val="0"/>
                <w:sz w:val="16"/>
              </w:rPr>
              <w:t>the process ID as used within the local operating system in the local system logs.</w:t>
            </w:r>
          </w:p>
        </w:tc>
      </w:tr>
      <w:tr w:rsidR="007A1F44" w:rsidRPr="00977EA3" w14:paraId="61AEE822" w14:textId="77777777" w:rsidTr="00AE2B59">
        <w:trPr>
          <w:cantSplit/>
        </w:trPr>
        <w:tc>
          <w:tcPr>
            <w:tcW w:w="1548" w:type="dxa"/>
            <w:vMerge/>
            <w:textDirection w:val="btLr"/>
            <w:vAlign w:val="center"/>
          </w:tcPr>
          <w:p w14:paraId="56D0895B" w14:textId="77777777" w:rsidR="007A1F44" w:rsidRPr="00977EA3" w:rsidRDefault="007A1F44" w:rsidP="00AE2B59">
            <w:pPr>
              <w:pStyle w:val="TableLabel"/>
              <w:rPr>
                <w:noProof w:val="0"/>
                <w:sz w:val="16"/>
              </w:rPr>
            </w:pPr>
          </w:p>
        </w:tc>
        <w:tc>
          <w:tcPr>
            <w:tcW w:w="2520" w:type="dxa"/>
            <w:vAlign w:val="center"/>
          </w:tcPr>
          <w:p w14:paraId="19324306"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3842044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7AB4CD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EA7BD0A" w14:textId="77777777" w:rsidTr="00AE2B59">
        <w:trPr>
          <w:cantSplit/>
        </w:trPr>
        <w:tc>
          <w:tcPr>
            <w:tcW w:w="1548" w:type="dxa"/>
            <w:vMerge/>
            <w:textDirection w:val="btLr"/>
            <w:vAlign w:val="center"/>
          </w:tcPr>
          <w:p w14:paraId="0E0C4402" w14:textId="77777777" w:rsidR="007A1F44" w:rsidRPr="00977EA3" w:rsidRDefault="007A1F44" w:rsidP="00AE2B59">
            <w:pPr>
              <w:pStyle w:val="TableLabel"/>
              <w:rPr>
                <w:noProof w:val="0"/>
                <w:sz w:val="16"/>
              </w:rPr>
            </w:pPr>
          </w:p>
        </w:tc>
        <w:tc>
          <w:tcPr>
            <w:tcW w:w="2520" w:type="dxa"/>
            <w:vAlign w:val="center"/>
          </w:tcPr>
          <w:p w14:paraId="0799CA89" w14:textId="77777777" w:rsidR="007A1F44" w:rsidRPr="00977EA3" w:rsidRDefault="007A1F44" w:rsidP="00D530C1">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31FB9A06" w14:textId="77777777" w:rsidR="007A1F44" w:rsidRPr="00977EA3" w:rsidRDefault="007A1F44" w:rsidP="00A74D2C">
            <w:pPr>
              <w:pStyle w:val="TableEntry"/>
              <w:jc w:val="center"/>
              <w:rPr>
                <w:i/>
                <w:iCs/>
                <w:noProof w:val="0"/>
                <w:sz w:val="16"/>
              </w:rPr>
            </w:pPr>
            <w:r w:rsidRPr="00977EA3">
              <w:rPr>
                <w:i/>
                <w:iCs/>
                <w:noProof w:val="0"/>
                <w:sz w:val="16"/>
              </w:rPr>
              <w:t>U</w:t>
            </w:r>
          </w:p>
        </w:tc>
        <w:tc>
          <w:tcPr>
            <w:tcW w:w="4968" w:type="dxa"/>
            <w:vAlign w:val="center"/>
          </w:tcPr>
          <w:p w14:paraId="1C50B11F"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3F878E2" w14:textId="77777777" w:rsidTr="00AE2B59">
        <w:trPr>
          <w:cantSplit/>
        </w:trPr>
        <w:tc>
          <w:tcPr>
            <w:tcW w:w="1548" w:type="dxa"/>
            <w:vMerge/>
            <w:textDirection w:val="btLr"/>
            <w:vAlign w:val="center"/>
          </w:tcPr>
          <w:p w14:paraId="640C0D1C" w14:textId="77777777" w:rsidR="007A1F44" w:rsidRPr="00977EA3" w:rsidRDefault="007A1F44" w:rsidP="00AE2B59">
            <w:pPr>
              <w:pStyle w:val="TableLabel"/>
              <w:rPr>
                <w:noProof w:val="0"/>
                <w:sz w:val="16"/>
              </w:rPr>
            </w:pPr>
          </w:p>
        </w:tc>
        <w:tc>
          <w:tcPr>
            <w:tcW w:w="2520" w:type="dxa"/>
            <w:vAlign w:val="center"/>
          </w:tcPr>
          <w:p w14:paraId="3D5FDB44"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216B8F5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6674CC2"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7451CD43" w14:textId="77777777" w:rsidTr="00AE2B59">
        <w:trPr>
          <w:cantSplit/>
        </w:trPr>
        <w:tc>
          <w:tcPr>
            <w:tcW w:w="1548" w:type="dxa"/>
            <w:vMerge/>
            <w:textDirection w:val="btLr"/>
            <w:vAlign w:val="center"/>
          </w:tcPr>
          <w:p w14:paraId="5E4237BD" w14:textId="77777777" w:rsidR="007A1F44" w:rsidRPr="00977EA3" w:rsidRDefault="007A1F44" w:rsidP="00AE2B59">
            <w:pPr>
              <w:pStyle w:val="TableLabel"/>
              <w:rPr>
                <w:noProof w:val="0"/>
                <w:sz w:val="16"/>
              </w:rPr>
            </w:pPr>
          </w:p>
        </w:tc>
        <w:tc>
          <w:tcPr>
            <w:tcW w:w="2520" w:type="dxa"/>
            <w:vAlign w:val="center"/>
          </w:tcPr>
          <w:p w14:paraId="2D612BFF" w14:textId="77777777" w:rsidR="007A1F44" w:rsidRPr="00977EA3" w:rsidRDefault="007A1F44" w:rsidP="00AE2B59">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03E1A36B"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246E1D1"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58FBE24E" w14:textId="77777777" w:rsidTr="00AE2B59">
        <w:trPr>
          <w:cantSplit/>
        </w:trPr>
        <w:tc>
          <w:tcPr>
            <w:tcW w:w="1548" w:type="dxa"/>
            <w:vMerge/>
            <w:textDirection w:val="btLr"/>
            <w:vAlign w:val="center"/>
          </w:tcPr>
          <w:p w14:paraId="013C8858" w14:textId="77777777" w:rsidR="007A1F44" w:rsidRPr="00977EA3" w:rsidRDefault="007A1F44" w:rsidP="00AE2B59">
            <w:pPr>
              <w:pStyle w:val="TableLabel"/>
              <w:rPr>
                <w:noProof w:val="0"/>
                <w:sz w:val="16"/>
              </w:rPr>
            </w:pPr>
          </w:p>
        </w:tc>
        <w:tc>
          <w:tcPr>
            <w:tcW w:w="2520" w:type="dxa"/>
            <w:vAlign w:val="center"/>
          </w:tcPr>
          <w:p w14:paraId="0A474BE6" w14:textId="77777777" w:rsidR="007A1F44" w:rsidRPr="00977EA3" w:rsidRDefault="007A1F44" w:rsidP="00AE2B59">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6C37654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24367A3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2259F01"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1ADD5FC" w14:textId="77777777" w:rsidTr="00D372D5">
        <w:trPr>
          <w:cantSplit/>
        </w:trPr>
        <w:tc>
          <w:tcPr>
            <w:tcW w:w="1548" w:type="dxa"/>
            <w:vMerge w:val="restart"/>
          </w:tcPr>
          <w:p w14:paraId="0851CCF2" w14:textId="77777777" w:rsidR="007A1F44" w:rsidRPr="00977EA3" w:rsidRDefault="007A1F44" w:rsidP="00A063AC">
            <w:pPr>
              <w:pStyle w:val="TableEntryHeader"/>
              <w:rPr>
                <w:noProof w:val="0"/>
              </w:rPr>
            </w:pPr>
            <w:r w:rsidRPr="00977EA3">
              <w:rPr>
                <w:noProof w:val="0"/>
              </w:rPr>
              <w:t>Human Requestor (if known)</w:t>
            </w:r>
          </w:p>
          <w:p w14:paraId="453022C0" w14:textId="77777777" w:rsidR="007A1F44" w:rsidRPr="00977EA3" w:rsidRDefault="007A1F44" w:rsidP="00AE2B59">
            <w:pPr>
              <w:pStyle w:val="TableEntryHeader"/>
              <w:rPr>
                <w:noProof w:val="0"/>
                <w:sz w:val="16"/>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ActiveParticipant</w:t>
            </w:r>
            <w:proofErr w:type="spellEnd"/>
          </w:p>
        </w:tc>
        <w:tc>
          <w:tcPr>
            <w:tcW w:w="2520" w:type="dxa"/>
            <w:vAlign w:val="center"/>
          </w:tcPr>
          <w:p w14:paraId="62B1FA7D"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60E365F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0ECBF620" w14:textId="77777777" w:rsidR="007A1F44" w:rsidRPr="00977EA3" w:rsidRDefault="007A1F44" w:rsidP="00AE2B59">
            <w:pPr>
              <w:pStyle w:val="TableEntry"/>
              <w:rPr>
                <w:noProof w:val="0"/>
                <w:sz w:val="16"/>
              </w:rPr>
            </w:pPr>
            <w:r w:rsidRPr="00977EA3">
              <w:rPr>
                <w:noProof w:val="0"/>
                <w:sz w:val="16"/>
              </w:rPr>
              <w:t>Identity of the human that initiated the transaction.</w:t>
            </w:r>
          </w:p>
        </w:tc>
      </w:tr>
      <w:tr w:rsidR="007A1F44" w:rsidRPr="00977EA3" w14:paraId="5D69E9F6" w14:textId="77777777" w:rsidTr="00AE2B59">
        <w:trPr>
          <w:cantSplit/>
        </w:trPr>
        <w:tc>
          <w:tcPr>
            <w:tcW w:w="1548" w:type="dxa"/>
            <w:vMerge/>
            <w:textDirection w:val="btLr"/>
            <w:vAlign w:val="center"/>
          </w:tcPr>
          <w:p w14:paraId="44F6EC67" w14:textId="77777777" w:rsidR="007A1F44" w:rsidRPr="00977EA3" w:rsidRDefault="007A1F44" w:rsidP="00AE2B59">
            <w:pPr>
              <w:pStyle w:val="TableLabel"/>
              <w:rPr>
                <w:noProof w:val="0"/>
                <w:sz w:val="16"/>
              </w:rPr>
            </w:pPr>
          </w:p>
        </w:tc>
        <w:tc>
          <w:tcPr>
            <w:tcW w:w="2520" w:type="dxa"/>
            <w:vAlign w:val="center"/>
          </w:tcPr>
          <w:p w14:paraId="4FD80CAD" w14:textId="77777777" w:rsidR="007A1F44" w:rsidRPr="00977EA3" w:rsidRDefault="007A1F44" w:rsidP="00AE2B59">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2E6B19D9"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DCB5AD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734A0EB" w14:textId="77777777" w:rsidTr="00AE2B59">
        <w:trPr>
          <w:cantSplit/>
        </w:trPr>
        <w:tc>
          <w:tcPr>
            <w:tcW w:w="1548" w:type="dxa"/>
            <w:vMerge/>
            <w:textDirection w:val="btLr"/>
            <w:vAlign w:val="center"/>
          </w:tcPr>
          <w:p w14:paraId="4341711C" w14:textId="77777777" w:rsidR="007A1F44" w:rsidRPr="00977EA3" w:rsidRDefault="007A1F44" w:rsidP="00AE2B59">
            <w:pPr>
              <w:pStyle w:val="TableLabel"/>
              <w:rPr>
                <w:noProof w:val="0"/>
                <w:sz w:val="16"/>
              </w:rPr>
            </w:pPr>
          </w:p>
        </w:tc>
        <w:tc>
          <w:tcPr>
            <w:tcW w:w="2520" w:type="dxa"/>
            <w:vAlign w:val="center"/>
          </w:tcPr>
          <w:p w14:paraId="409D2AD8"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68817AF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A57D935"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535AAB58" w14:textId="77777777" w:rsidTr="00AE2B59">
        <w:trPr>
          <w:cantSplit/>
        </w:trPr>
        <w:tc>
          <w:tcPr>
            <w:tcW w:w="1548" w:type="dxa"/>
            <w:vMerge/>
            <w:textDirection w:val="btLr"/>
            <w:vAlign w:val="center"/>
          </w:tcPr>
          <w:p w14:paraId="290E28F8" w14:textId="77777777" w:rsidR="007A1F44" w:rsidRPr="00977EA3" w:rsidRDefault="007A1F44" w:rsidP="00AE2B59">
            <w:pPr>
              <w:pStyle w:val="TableLabel"/>
              <w:rPr>
                <w:noProof w:val="0"/>
                <w:sz w:val="16"/>
              </w:rPr>
            </w:pPr>
          </w:p>
        </w:tc>
        <w:tc>
          <w:tcPr>
            <w:tcW w:w="2520" w:type="dxa"/>
            <w:vAlign w:val="center"/>
          </w:tcPr>
          <w:p w14:paraId="1F468484" w14:textId="77777777" w:rsidR="007A1F44" w:rsidRPr="00977EA3" w:rsidRDefault="007A1F44" w:rsidP="00AE2B59">
            <w:pPr>
              <w:pStyle w:val="TableEntry"/>
              <w:rPr>
                <w:noProof w:val="0"/>
                <w:sz w:val="16"/>
              </w:rPr>
            </w:pPr>
            <w:proofErr w:type="spellStart"/>
            <w:r w:rsidRPr="00977EA3">
              <w:rPr>
                <w:noProof w:val="0"/>
                <w:sz w:val="16"/>
              </w:rPr>
              <w:t>UserIsRequestor</w:t>
            </w:r>
            <w:proofErr w:type="spellEnd"/>
          </w:p>
        </w:tc>
        <w:tc>
          <w:tcPr>
            <w:tcW w:w="630" w:type="dxa"/>
            <w:vAlign w:val="center"/>
          </w:tcPr>
          <w:p w14:paraId="6F568E4C"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69DEB59" w14:textId="77777777" w:rsidR="007A1F44" w:rsidRPr="00977EA3" w:rsidRDefault="007A1F44" w:rsidP="00AE2B59">
            <w:pPr>
              <w:pStyle w:val="TableEntry"/>
              <w:rPr>
                <w:noProof w:val="0"/>
                <w:sz w:val="16"/>
              </w:rPr>
            </w:pPr>
            <w:r w:rsidRPr="00977EA3">
              <w:rPr>
                <w:noProof w:val="0"/>
                <w:sz w:val="16"/>
              </w:rPr>
              <w:t>“true”</w:t>
            </w:r>
          </w:p>
        </w:tc>
      </w:tr>
      <w:tr w:rsidR="007A1F44" w:rsidRPr="00977EA3" w14:paraId="5B71158F" w14:textId="77777777" w:rsidTr="00AE2B59">
        <w:trPr>
          <w:cantSplit/>
        </w:trPr>
        <w:tc>
          <w:tcPr>
            <w:tcW w:w="1548" w:type="dxa"/>
            <w:vMerge/>
            <w:textDirection w:val="btLr"/>
            <w:vAlign w:val="center"/>
          </w:tcPr>
          <w:p w14:paraId="586C2C07" w14:textId="77777777" w:rsidR="007A1F44" w:rsidRPr="00977EA3" w:rsidRDefault="007A1F44" w:rsidP="00AE2B59">
            <w:pPr>
              <w:pStyle w:val="TableLabel"/>
              <w:rPr>
                <w:noProof w:val="0"/>
                <w:sz w:val="16"/>
              </w:rPr>
            </w:pPr>
          </w:p>
        </w:tc>
        <w:tc>
          <w:tcPr>
            <w:tcW w:w="2520" w:type="dxa"/>
            <w:vAlign w:val="center"/>
          </w:tcPr>
          <w:p w14:paraId="48E1F94F"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202633B4" w14:textId="77777777" w:rsidR="007A1F44" w:rsidRPr="00977EA3" w:rsidRDefault="007A1F44" w:rsidP="00AE2B59">
            <w:pPr>
              <w:pStyle w:val="TableEntry"/>
              <w:jc w:val="center"/>
              <w:rPr>
                <w:noProof w:val="0"/>
                <w:sz w:val="16"/>
              </w:rPr>
            </w:pPr>
            <w:r w:rsidRPr="00977EA3">
              <w:rPr>
                <w:noProof w:val="0"/>
                <w:sz w:val="16"/>
              </w:rPr>
              <w:t>U</w:t>
            </w:r>
          </w:p>
        </w:tc>
        <w:tc>
          <w:tcPr>
            <w:tcW w:w="4968" w:type="dxa"/>
            <w:vAlign w:val="center"/>
          </w:tcPr>
          <w:p w14:paraId="749A385C" w14:textId="77777777" w:rsidR="007A1F44" w:rsidRPr="00977EA3" w:rsidRDefault="007A1F44" w:rsidP="00AE2B59">
            <w:pPr>
              <w:pStyle w:val="TableEntry"/>
              <w:rPr>
                <w:noProof w:val="0"/>
                <w:sz w:val="16"/>
              </w:rPr>
            </w:pPr>
            <w:r w:rsidRPr="00977EA3">
              <w:rPr>
                <w:noProof w:val="0"/>
                <w:sz w:val="16"/>
              </w:rPr>
              <w:t>Access Control role(s) the user holds that allows this transaction.</w:t>
            </w:r>
          </w:p>
        </w:tc>
      </w:tr>
      <w:tr w:rsidR="007A1F44" w:rsidRPr="00977EA3" w14:paraId="197B30F0" w14:textId="77777777" w:rsidTr="00AE2B59">
        <w:trPr>
          <w:cantSplit/>
        </w:trPr>
        <w:tc>
          <w:tcPr>
            <w:tcW w:w="1548" w:type="dxa"/>
            <w:vMerge/>
            <w:textDirection w:val="btLr"/>
            <w:vAlign w:val="center"/>
          </w:tcPr>
          <w:p w14:paraId="1C54FDC5" w14:textId="77777777" w:rsidR="007A1F44" w:rsidRPr="00977EA3" w:rsidRDefault="007A1F44" w:rsidP="00AE2B59">
            <w:pPr>
              <w:pStyle w:val="TableLabel"/>
              <w:rPr>
                <w:noProof w:val="0"/>
                <w:sz w:val="16"/>
              </w:rPr>
            </w:pPr>
          </w:p>
        </w:tc>
        <w:tc>
          <w:tcPr>
            <w:tcW w:w="2520" w:type="dxa"/>
            <w:vAlign w:val="center"/>
          </w:tcPr>
          <w:p w14:paraId="03983AD9" w14:textId="77777777" w:rsidR="007A1F44" w:rsidRPr="00977EA3" w:rsidRDefault="007A1F44" w:rsidP="00AE2B59">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021646D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2BA9505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B46BAA7" w14:textId="77777777" w:rsidTr="00D372D5">
        <w:trPr>
          <w:cantSplit/>
        </w:trPr>
        <w:tc>
          <w:tcPr>
            <w:tcW w:w="1548" w:type="dxa"/>
            <w:vMerge/>
            <w:textDirection w:val="btLr"/>
            <w:vAlign w:val="center"/>
          </w:tcPr>
          <w:p w14:paraId="261114D2" w14:textId="77777777" w:rsidR="007A1F44" w:rsidRPr="00977EA3" w:rsidRDefault="007A1F44" w:rsidP="00AE2B59">
            <w:pPr>
              <w:pStyle w:val="TableLabel"/>
              <w:rPr>
                <w:noProof w:val="0"/>
                <w:sz w:val="16"/>
              </w:rPr>
            </w:pPr>
          </w:p>
        </w:tc>
        <w:tc>
          <w:tcPr>
            <w:tcW w:w="2520" w:type="dxa"/>
            <w:vAlign w:val="center"/>
          </w:tcPr>
          <w:p w14:paraId="78588784" w14:textId="77777777" w:rsidR="007A1F44" w:rsidRPr="00977EA3" w:rsidRDefault="007A1F44" w:rsidP="00AE2B59">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7753BAE0"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235212E" w14:textId="77777777" w:rsidR="007A1F44" w:rsidRPr="00977EA3" w:rsidRDefault="007A1F44" w:rsidP="00AE2B59">
            <w:pPr>
              <w:pStyle w:val="TableEntry"/>
              <w:rPr>
                <w:i/>
                <w:iCs/>
                <w:noProof w:val="0"/>
                <w:sz w:val="16"/>
              </w:rPr>
            </w:pPr>
            <w:r w:rsidRPr="00977EA3">
              <w:rPr>
                <w:i/>
                <w:iCs/>
                <w:noProof w:val="0"/>
                <w:sz w:val="16"/>
              </w:rPr>
              <w:t>not specialized</w:t>
            </w:r>
          </w:p>
        </w:tc>
      </w:tr>
    </w:tbl>
    <w:p w14:paraId="53736372" w14:textId="77777777" w:rsidR="007A1F44" w:rsidRPr="00977EA3" w:rsidRDefault="007A1F44" w:rsidP="00D372D5">
      <w:pPr>
        <w:pStyle w:val="Corpotesto"/>
      </w:pPr>
    </w:p>
    <w:p w14:paraId="03107EA5" w14:textId="77777777" w:rsidR="00A552D0" w:rsidRPr="00977EA3" w:rsidRDefault="00A552D0"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FA861C8" w14:textId="77777777" w:rsidTr="00D372D5">
        <w:trPr>
          <w:cantSplit/>
        </w:trPr>
        <w:tc>
          <w:tcPr>
            <w:tcW w:w="1548" w:type="dxa"/>
            <w:vMerge w:val="restart"/>
          </w:tcPr>
          <w:p w14:paraId="0CBAF0E5" w14:textId="77777777" w:rsidR="007A1F44" w:rsidRPr="00977EA3" w:rsidRDefault="007A1F44" w:rsidP="00A063AC">
            <w:pPr>
              <w:pStyle w:val="TableEntryHeader"/>
              <w:rPr>
                <w:noProof w:val="0"/>
              </w:rPr>
            </w:pPr>
            <w:r w:rsidRPr="00977EA3">
              <w:rPr>
                <w:noProof w:val="0"/>
              </w:rPr>
              <w:lastRenderedPageBreak/>
              <w:t>Destination</w:t>
            </w:r>
          </w:p>
          <w:p w14:paraId="7AB84AEB" w14:textId="77777777" w:rsidR="007A1F44" w:rsidRPr="00977EA3" w:rsidRDefault="007A1F44" w:rsidP="00AE2B59">
            <w:pPr>
              <w:pStyle w:val="TableEntryHeader"/>
              <w:rPr>
                <w:noProof w:val="0"/>
                <w:sz w:val="12"/>
                <w:szCs w:val="12"/>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ActiveParticipant</w:t>
            </w:r>
            <w:proofErr w:type="spellEnd"/>
          </w:p>
        </w:tc>
        <w:tc>
          <w:tcPr>
            <w:tcW w:w="2520" w:type="dxa"/>
            <w:vAlign w:val="center"/>
          </w:tcPr>
          <w:p w14:paraId="0B1F0F63"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419DFFBD"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568C708"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2344E42F" w14:textId="77777777" w:rsidTr="00AE2B59">
        <w:trPr>
          <w:cantSplit/>
        </w:trPr>
        <w:tc>
          <w:tcPr>
            <w:tcW w:w="1548" w:type="dxa"/>
            <w:vMerge/>
            <w:textDirection w:val="btLr"/>
            <w:vAlign w:val="center"/>
          </w:tcPr>
          <w:p w14:paraId="79BC3ABA" w14:textId="77777777" w:rsidR="007A1F44" w:rsidRPr="00977EA3" w:rsidRDefault="007A1F44" w:rsidP="00AE2B59">
            <w:pPr>
              <w:pStyle w:val="TableLabel"/>
              <w:rPr>
                <w:noProof w:val="0"/>
                <w:sz w:val="16"/>
              </w:rPr>
            </w:pPr>
          </w:p>
        </w:tc>
        <w:tc>
          <w:tcPr>
            <w:tcW w:w="2520" w:type="dxa"/>
            <w:vAlign w:val="center"/>
          </w:tcPr>
          <w:p w14:paraId="4525E230" w14:textId="77777777" w:rsidR="007A1F44" w:rsidRPr="00977EA3" w:rsidRDefault="007A1F44" w:rsidP="00AE2B59">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59632593" w14:textId="77777777" w:rsidR="007A1F44" w:rsidRPr="00977EA3" w:rsidRDefault="007A1F44">
            <w:pPr>
              <w:pStyle w:val="TableEntry"/>
              <w:jc w:val="center"/>
              <w:rPr>
                <w:i/>
                <w:iCs/>
                <w:noProof w:val="0"/>
                <w:sz w:val="16"/>
              </w:rPr>
            </w:pPr>
            <w:r w:rsidRPr="00977EA3">
              <w:rPr>
                <w:i/>
                <w:iCs/>
                <w:noProof w:val="0"/>
                <w:sz w:val="16"/>
              </w:rPr>
              <w:t>U</w:t>
            </w:r>
          </w:p>
        </w:tc>
        <w:tc>
          <w:tcPr>
            <w:tcW w:w="4968" w:type="dxa"/>
            <w:vAlign w:val="center"/>
          </w:tcPr>
          <w:p w14:paraId="4BA565F2"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7651D8FF" w14:textId="77777777" w:rsidTr="00AE2B59">
        <w:trPr>
          <w:cantSplit/>
        </w:trPr>
        <w:tc>
          <w:tcPr>
            <w:tcW w:w="1548" w:type="dxa"/>
            <w:vMerge/>
            <w:textDirection w:val="btLr"/>
            <w:vAlign w:val="center"/>
          </w:tcPr>
          <w:p w14:paraId="24F2AECD" w14:textId="77777777" w:rsidR="007A1F44" w:rsidRPr="00977EA3" w:rsidRDefault="007A1F44" w:rsidP="00AE2B59">
            <w:pPr>
              <w:pStyle w:val="TableLabel"/>
              <w:rPr>
                <w:noProof w:val="0"/>
                <w:sz w:val="16"/>
              </w:rPr>
            </w:pPr>
          </w:p>
        </w:tc>
        <w:tc>
          <w:tcPr>
            <w:tcW w:w="2520" w:type="dxa"/>
            <w:vAlign w:val="center"/>
          </w:tcPr>
          <w:p w14:paraId="0D28AC24"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6C60A75C" w14:textId="77777777" w:rsidR="007A1F44" w:rsidRPr="00977EA3" w:rsidRDefault="007A1F44">
            <w:pPr>
              <w:pStyle w:val="TableEntry"/>
              <w:jc w:val="center"/>
              <w:rPr>
                <w:i/>
                <w:iCs/>
                <w:noProof w:val="0"/>
                <w:sz w:val="16"/>
              </w:rPr>
            </w:pPr>
            <w:r w:rsidRPr="00977EA3">
              <w:rPr>
                <w:i/>
                <w:iCs/>
                <w:noProof w:val="0"/>
                <w:sz w:val="16"/>
              </w:rPr>
              <w:t>U</w:t>
            </w:r>
          </w:p>
        </w:tc>
        <w:tc>
          <w:tcPr>
            <w:tcW w:w="4968" w:type="dxa"/>
            <w:vAlign w:val="center"/>
          </w:tcPr>
          <w:p w14:paraId="53015CC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7178FDA8" w14:textId="77777777" w:rsidTr="00AE2B59">
        <w:trPr>
          <w:cantSplit/>
        </w:trPr>
        <w:tc>
          <w:tcPr>
            <w:tcW w:w="1548" w:type="dxa"/>
            <w:vMerge/>
            <w:textDirection w:val="btLr"/>
            <w:vAlign w:val="center"/>
          </w:tcPr>
          <w:p w14:paraId="3CFE9524" w14:textId="77777777" w:rsidR="007A1F44" w:rsidRPr="00977EA3" w:rsidRDefault="007A1F44" w:rsidP="00AE2B59">
            <w:pPr>
              <w:pStyle w:val="TableLabel"/>
              <w:rPr>
                <w:noProof w:val="0"/>
                <w:sz w:val="16"/>
              </w:rPr>
            </w:pPr>
          </w:p>
        </w:tc>
        <w:tc>
          <w:tcPr>
            <w:tcW w:w="2520" w:type="dxa"/>
            <w:vAlign w:val="center"/>
          </w:tcPr>
          <w:p w14:paraId="0DAC4C24" w14:textId="77777777" w:rsidR="007A1F44" w:rsidRPr="00977EA3" w:rsidRDefault="007A1F44" w:rsidP="00AE2B59">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25F1AE30"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43B42840"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2993B4CC" w14:textId="77777777" w:rsidTr="00AE2B59">
        <w:trPr>
          <w:cantSplit/>
        </w:trPr>
        <w:tc>
          <w:tcPr>
            <w:tcW w:w="1548" w:type="dxa"/>
            <w:vMerge/>
            <w:textDirection w:val="btLr"/>
            <w:vAlign w:val="center"/>
          </w:tcPr>
          <w:p w14:paraId="49A81123" w14:textId="77777777" w:rsidR="007A1F44" w:rsidRPr="00977EA3" w:rsidRDefault="007A1F44" w:rsidP="00AE2B59">
            <w:pPr>
              <w:pStyle w:val="TableLabel"/>
              <w:rPr>
                <w:noProof w:val="0"/>
                <w:sz w:val="16"/>
              </w:rPr>
            </w:pPr>
          </w:p>
        </w:tc>
        <w:tc>
          <w:tcPr>
            <w:tcW w:w="2520" w:type="dxa"/>
            <w:vAlign w:val="center"/>
          </w:tcPr>
          <w:p w14:paraId="4FA65656"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3B4B0D4A"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949A6E0"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01F36572" w14:textId="77777777" w:rsidTr="00AE2B59">
        <w:trPr>
          <w:cantSplit/>
        </w:trPr>
        <w:tc>
          <w:tcPr>
            <w:tcW w:w="1548" w:type="dxa"/>
            <w:vMerge/>
            <w:textDirection w:val="btLr"/>
            <w:vAlign w:val="center"/>
          </w:tcPr>
          <w:p w14:paraId="228BAC49" w14:textId="77777777" w:rsidR="007A1F44" w:rsidRPr="00977EA3" w:rsidRDefault="007A1F44" w:rsidP="00AE2B59">
            <w:pPr>
              <w:pStyle w:val="TableLabel"/>
              <w:rPr>
                <w:noProof w:val="0"/>
                <w:sz w:val="16"/>
              </w:rPr>
            </w:pPr>
          </w:p>
        </w:tc>
        <w:tc>
          <w:tcPr>
            <w:tcW w:w="2520" w:type="dxa"/>
            <w:vAlign w:val="center"/>
          </w:tcPr>
          <w:p w14:paraId="635D2C82" w14:textId="77777777" w:rsidR="007A1F44" w:rsidRPr="00977EA3" w:rsidRDefault="007A1F44" w:rsidP="00AE2B59">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088155B7"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4C202D4"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224FD057" w14:textId="77777777" w:rsidTr="00D372D5">
        <w:trPr>
          <w:cantSplit/>
        </w:trPr>
        <w:tc>
          <w:tcPr>
            <w:tcW w:w="1548" w:type="dxa"/>
            <w:vMerge/>
            <w:textDirection w:val="btLr"/>
            <w:vAlign w:val="center"/>
          </w:tcPr>
          <w:p w14:paraId="71878580" w14:textId="77777777" w:rsidR="007A1F44" w:rsidRPr="00977EA3" w:rsidRDefault="007A1F44" w:rsidP="00AE2B59">
            <w:pPr>
              <w:pStyle w:val="TableLabel"/>
              <w:rPr>
                <w:noProof w:val="0"/>
                <w:sz w:val="16"/>
              </w:rPr>
            </w:pPr>
          </w:p>
        </w:tc>
        <w:tc>
          <w:tcPr>
            <w:tcW w:w="2520" w:type="dxa"/>
            <w:vAlign w:val="center"/>
          </w:tcPr>
          <w:p w14:paraId="77197D74" w14:textId="77777777" w:rsidR="007A1F44" w:rsidRPr="00977EA3" w:rsidRDefault="007A1F44" w:rsidP="00AE2B59">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27EEC8F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E9FC4D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6AF857B8" w14:textId="77777777" w:rsidR="007A1F44" w:rsidRPr="00977EA3" w:rsidRDefault="007A1F44"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6A1F353A" w14:textId="77777777" w:rsidTr="00AE2B59">
        <w:trPr>
          <w:cantSplit/>
        </w:trPr>
        <w:tc>
          <w:tcPr>
            <w:tcW w:w="1728" w:type="dxa"/>
            <w:vMerge w:val="restart"/>
          </w:tcPr>
          <w:p w14:paraId="544A1DF0" w14:textId="77777777" w:rsidR="007A1F44" w:rsidRPr="00977EA3" w:rsidRDefault="007A1F44" w:rsidP="00A063AC">
            <w:pPr>
              <w:pStyle w:val="TableEntryHeader"/>
              <w:rPr>
                <w:noProof w:val="0"/>
              </w:rPr>
            </w:pPr>
            <w:r w:rsidRPr="00977EA3">
              <w:rPr>
                <w:noProof w:val="0"/>
              </w:rPr>
              <w:t>Audit Source</w:t>
            </w:r>
          </w:p>
          <w:p w14:paraId="3A6B4FD6" w14:textId="77777777" w:rsidR="007A1F44" w:rsidRPr="00977EA3" w:rsidRDefault="007A1F44" w:rsidP="00AE2B59">
            <w:pPr>
              <w:pStyle w:val="TableEntryHeader"/>
              <w:rPr>
                <w:noProof w:val="0"/>
                <w:sz w:val="12"/>
                <w:szCs w:val="12"/>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AuditSourceIdentification</w:t>
            </w:r>
            <w:proofErr w:type="spellEnd"/>
          </w:p>
        </w:tc>
        <w:tc>
          <w:tcPr>
            <w:tcW w:w="2340" w:type="dxa"/>
            <w:vAlign w:val="center"/>
          </w:tcPr>
          <w:p w14:paraId="41E2A1CE" w14:textId="77777777" w:rsidR="007A1F44" w:rsidRPr="00977EA3" w:rsidRDefault="007A1F44" w:rsidP="00AE2B59">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2E66263E"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1FD5DA2A" w14:textId="77777777" w:rsidR="007A1F44" w:rsidRPr="00977EA3" w:rsidRDefault="007A1F44" w:rsidP="00752AB9">
            <w:pPr>
              <w:pStyle w:val="TableEntry"/>
              <w:rPr>
                <w:i/>
                <w:iCs/>
                <w:noProof w:val="0"/>
                <w:sz w:val="16"/>
              </w:rPr>
            </w:pPr>
            <w:r w:rsidRPr="00977EA3">
              <w:rPr>
                <w:i/>
                <w:iCs/>
                <w:noProof w:val="0"/>
                <w:sz w:val="16"/>
              </w:rPr>
              <w:t>not specialized</w:t>
            </w:r>
          </w:p>
        </w:tc>
      </w:tr>
      <w:tr w:rsidR="007A1F44" w:rsidRPr="00977EA3" w14:paraId="57C5D170" w14:textId="77777777" w:rsidTr="00AE2B59">
        <w:trPr>
          <w:cantSplit/>
        </w:trPr>
        <w:tc>
          <w:tcPr>
            <w:tcW w:w="1728" w:type="dxa"/>
            <w:vMerge/>
            <w:textDirection w:val="btLr"/>
            <w:vAlign w:val="center"/>
          </w:tcPr>
          <w:p w14:paraId="4A49E635" w14:textId="77777777" w:rsidR="007A1F44" w:rsidRPr="00977EA3" w:rsidRDefault="007A1F44" w:rsidP="00AE2B59">
            <w:pPr>
              <w:pStyle w:val="TableLabel"/>
              <w:rPr>
                <w:noProof w:val="0"/>
                <w:sz w:val="16"/>
              </w:rPr>
            </w:pPr>
          </w:p>
        </w:tc>
        <w:tc>
          <w:tcPr>
            <w:tcW w:w="2340" w:type="dxa"/>
            <w:vAlign w:val="center"/>
          </w:tcPr>
          <w:p w14:paraId="10116DED" w14:textId="77777777" w:rsidR="007A1F44" w:rsidRPr="00977EA3" w:rsidRDefault="007A1F44" w:rsidP="00AE2B59">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07B2DB71"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73993652"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F9B470E" w14:textId="77777777" w:rsidTr="00AE2B59">
        <w:trPr>
          <w:cantSplit/>
        </w:trPr>
        <w:tc>
          <w:tcPr>
            <w:tcW w:w="1728" w:type="dxa"/>
            <w:vMerge/>
            <w:textDirection w:val="btLr"/>
            <w:vAlign w:val="center"/>
          </w:tcPr>
          <w:p w14:paraId="5B009405" w14:textId="77777777" w:rsidR="007A1F44" w:rsidRPr="00977EA3" w:rsidRDefault="007A1F44" w:rsidP="00AE2B59">
            <w:pPr>
              <w:pStyle w:val="TableLabel"/>
              <w:rPr>
                <w:noProof w:val="0"/>
                <w:sz w:val="16"/>
              </w:rPr>
            </w:pPr>
          </w:p>
        </w:tc>
        <w:tc>
          <w:tcPr>
            <w:tcW w:w="2340" w:type="dxa"/>
            <w:vAlign w:val="center"/>
          </w:tcPr>
          <w:p w14:paraId="403B77F5" w14:textId="77777777" w:rsidR="007A1F44" w:rsidRPr="00977EA3" w:rsidRDefault="007A1F44" w:rsidP="00AE2B59">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4475BA4F"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73794D66"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301A772"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5343F53" w14:textId="77777777" w:rsidTr="00D372D5">
        <w:trPr>
          <w:cantSplit/>
        </w:trPr>
        <w:tc>
          <w:tcPr>
            <w:tcW w:w="1548" w:type="dxa"/>
            <w:vMerge w:val="restart"/>
          </w:tcPr>
          <w:p w14:paraId="0181A592" w14:textId="77777777" w:rsidR="007A1F44" w:rsidRPr="00977EA3" w:rsidRDefault="007A1F44" w:rsidP="00A063AC">
            <w:pPr>
              <w:pStyle w:val="TableEntryHeader"/>
              <w:rPr>
                <w:noProof w:val="0"/>
              </w:rPr>
            </w:pPr>
            <w:r w:rsidRPr="00977EA3">
              <w:rPr>
                <w:noProof w:val="0"/>
              </w:rPr>
              <w:t>Patient</w:t>
            </w:r>
          </w:p>
          <w:p w14:paraId="65B98DC1" w14:textId="77777777" w:rsidR="007A1F44" w:rsidRPr="00977EA3" w:rsidRDefault="007A1F44" w:rsidP="00AE2B59">
            <w:pPr>
              <w:pStyle w:val="TableEntryHeader"/>
              <w:rPr>
                <w:noProof w:val="0"/>
                <w:sz w:val="16"/>
              </w:rPr>
            </w:pPr>
            <w:r w:rsidRPr="00977EA3">
              <w:rPr>
                <w:noProof w:val="0"/>
                <w:sz w:val="12"/>
                <w:szCs w:val="12"/>
              </w:rPr>
              <w:t>(</w:t>
            </w: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ParticipantObjectIdentification</w:t>
            </w:r>
            <w:proofErr w:type="spellEnd"/>
            <w:r w:rsidRPr="00977EA3">
              <w:rPr>
                <w:noProof w:val="0"/>
                <w:sz w:val="12"/>
                <w:szCs w:val="12"/>
              </w:rPr>
              <w:t>)</w:t>
            </w:r>
          </w:p>
        </w:tc>
        <w:tc>
          <w:tcPr>
            <w:tcW w:w="2520" w:type="dxa"/>
            <w:vAlign w:val="center"/>
          </w:tcPr>
          <w:p w14:paraId="1A801C67"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3FCE60F4"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B6A39B2" w14:textId="77777777" w:rsidR="007A1F44" w:rsidRPr="00977EA3" w:rsidRDefault="007A1F44" w:rsidP="00AE2B59">
            <w:pPr>
              <w:pStyle w:val="TableEntry"/>
              <w:rPr>
                <w:noProof w:val="0"/>
                <w:sz w:val="16"/>
                <w:szCs w:val="16"/>
              </w:rPr>
            </w:pPr>
            <w:r w:rsidRPr="00977EA3">
              <w:rPr>
                <w:noProof w:val="0"/>
                <w:sz w:val="16"/>
                <w:szCs w:val="16"/>
              </w:rPr>
              <w:t>“1” (person)</w:t>
            </w:r>
          </w:p>
        </w:tc>
      </w:tr>
      <w:tr w:rsidR="007A1F44" w:rsidRPr="00977EA3" w14:paraId="16B8CA66" w14:textId="77777777" w:rsidTr="00AE2B59">
        <w:trPr>
          <w:cantSplit/>
        </w:trPr>
        <w:tc>
          <w:tcPr>
            <w:tcW w:w="1548" w:type="dxa"/>
            <w:vMerge/>
            <w:vAlign w:val="center"/>
          </w:tcPr>
          <w:p w14:paraId="206E2F17" w14:textId="77777777" w:rsidR="007A1F44" w:rsidRPr="00977EA3" w:rsidRDefault="007A1F44" w:rsidP="00AE2B59">
            <w:pPr>
              <w:pStyle w:val="TableLabel"/>
              <w:rPr>
                <w:noProof w:val="0"/>
                <w:sz w:val="16"/>
              </w:rPr>
            </w:pPr>
          </w:p>
        </w:tc>
        <w:tc>
          <w:tcPr>
            <w:tcW w:w="2520" w:type="dxa"/>
            <w:vAlign w:val="center"/>
          </w:tcPr>
          <w:p w14:paraId="3E115A53"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3AC2FB3E"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52D523D" w14:textId="77777777" w:rsidR="007A1F44" w:rsidRPr="00977EA3" w:rsidRDefault="007A1F44" w:rsidP="00AE2B59">
            <w:pPr>
              <w:pStyle w:val="TableEntry"/>
              <w:rPr>
                <w:b/>
                <w:i/>
                <w:noProof w:val="0"/>
                <w:sz w:val="16"/>
                <w:szCs w:val="16"/>
              </w:rPr>
            </w:pPr>
            <w:r w:rsidRPr="00977EA3">
              <w:rPr>
                <w:noProof w:val="0"/>
                <w:sz w:val="16"/>
                <w:szCs w:val="16"/>
              </w:rPr>
              <w:t>“1” (patient)</w:t>
            </w:r>
          </w:p>
        </w:tc>
      </w:tr>
      <w:tr w:rsidR="007A1F44" w:rsidRPr="00977EA3" w14:paraId="16157A03" w14:textId="77777777" w:rsidTr="00AE2B59">
        <w:trPr>
          <w:cantSplit/>
        </w:trPr>
        <w:tc>
          <w:tcPr>
            <w:tcW w:w="1548" w:type="dxa"/>
            <w:vMerge/>
            <w:vAlign w:val="center"/>
          </w:tcPr>
          <w:p w14:paraId="4A397588" w14:textId="77777777" w:rsidR="007A1F44" w:rsidRPr="00977EA3" w:rsidRDefault="007A1F44" w:rsidP="00AE2B59">
            <w:pPr>
              <w:pStyle w:val="TableLabel"/>
              <w:rPr>
                <w:noProof w:val="0"/>
                <w:sz w:val="16"/>
              </w:rPr>
            </w:pPr>
          </w:p>
        </w:tc>
        <w:tc>
          <w:tcPr>
            <w:tcW w:w="2520" w:type="dxa"/>
            <w:vAlign w:val="center"/>
          </w:tcPr>
          <w:p w14:paraId="195ED161" w14:textId="77777777" w:rsidR="007A1F44" w:rsidRPr="00977EA3" w:rsidRDefault="007A1F44" w:rsidP="00AE2B59">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65932A16"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59C28281"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3AB07309" w14:textId="77777777" w:rsidTr="00AE2B59">
        <w:trPr>
          <w:cantSplit/>
        </w:trPr>
        <w:tc>
          <w:tcPr>
            <w:tcW w:w="1548" w:type="dxa"/>
            <w:vMerge/>
            <w:vAlign w:val="center"/>
          </w:tcPr>
          <w:p w14:paraId="50F69530" w14:textId="77777777" w:rsidR="007A1F44" w:rsidRPr="00977EA3" w:rsidRDefault="007A1F44" w:rsidP="00AE2B59">
            <w:pPr>
              <w:pStyle w:val="TableLabel"/>
              <w:rPr>
                <w:noProof w:val="0"/>
                <w:sz w:val="16"/>
              </w:rPr>
            </w:pPr>
          </w:p>
        </w:tc>
        <w:tc>
          <w:tcPr>
            <w:tcW w:w="2520" w:type="dxa"/>
            <w:vAlign w:val="center"/>
          </w:tcPr>
          <w:p w14:paraId="1EC632F3" w14:textId="77777777" w:rsidR="007A1F44" w:rsidRPr="00ED4370" w:rsidRDefault="007A1F44" w:rsidP="008C3C96">
            <w:pPr>
              <w:pStyle w:val="TableEntry"/>
              <w:rPr>
                <w:i/>
                <w:iCs/>
                <w:sz w:val="16"/>
              </w:rPr>
            </w:pPr>
            <w:r w:rsidRPr="00ED4370">
              <w:rPr>
                <w:i/>
                <w:iCs/>
                <w:sz w:val="16"/>
              </w:rPr>
              <w:t>ParticipantObjectIDTypeCode</w:t>
            </w:r>
          </w:p>
        </w:tc>
        <w:tc>
          <w:tcPr>
            <w:tcW w:w="630" w:type="dxa"/>
            <w:vAlign w:val="center"/>
          </w:tcPr>
          <w:p w14:paraId="349D45F5"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10918BE4" w14:textId="77777777" w:rsidR="007A1F44" w:rsidRPr="00977EA3" w:rsidRDefault="00383381">
            <w:pPr>
              <w:pStyle w:val="TableEntry"/>
              <w:rPr>
                <w:noProof w:val="0"/>
                <w:sz w:val="16"/>
                <w:szCs w:val="16"/>
              </w:rPr>
            </w:pPr>
            <w:r w:rsidRPr="00977EA3">
              <w:rPr>
                <w:i/>
                <w:iCs/>
                <w:noProof w:val="0"/>
                <w:sz w:val="16"/>
                <w:szCs w:val="16"/>
              </w:rPr>
              <w:t>n</w:t>
            </w:r>
            <w:r w:rsidR="007A1F44" w:rsidRPr="00977EA3">
              <w:rPr>
                <w:i/>
                <w:iCs/>
                <w:noProof w:val="0"/>
                <w:sz w:val="16"/>
                <w:szCs w:val="16"/>
              </w:rPr>
              <w:t>ot specialized</w:t>
            </w:r>
          </w:p>
        </w:tc>
      </w:tr>
      <w:tr w:rsidR="007A1F44" w:rsidRPr="00977EA3" w14:paraId="74036915" w14:textId="77777777" w:rsidTr="00AE2B59">
        <w:trPr>
          <w:cantSplit/>
        </w:trPr>
        <w:tc>
          <w:tcPr>
            <w:tcW w:w="1548" w:type="dxa"/>
            <w:vMerge/>
            <w:vAlign w:val="center"/>
          </w:tcPr>
          <w:p w14:paraId="1E39E581" w14:textId="77777777" w:rsidR="007A1F44" w:rsidRPr="00977EA3" w:rsidRDefault="007A1F44" w:rsidP="00AE2B59">
            <w:pPr>
              <w:pStyle w:val="TableLabel"/>
              <w:rPr>
                <w:noProof w:val="0"/>
                <w:sz w:val="16"/>
              </w:rPr>
            </w:pPr>
          </w:p>
        </w:tc>
        <w:tc>
          <w:tcPr>
            <w:tcW w:w="2520" w:type="dxa"/>
            <w:vAlign w:val="center"/>
          </w:tcPr>
          <w:p w14:paraId="2E265969" w14:textId="77777777" w:rsidR="007A1F44" w:rsidRPr="00977EA3" w:rsidRDefault="007A1F44" w:rsidP="00AE2B59">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1040D8EE"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22CED663"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6B51BDCF" w14:textId="77777777" w:rsidTr="00AE2B59">
        <w:trPr>
          <w:cantSplit/>
        </w:trPr>
        <w:tc>
          <w:tcPr>
            <w:tcW w:w="1548" w:type="dxa"/>
            <w:vMerge/>
            <w:vAlign w:val="center"/>
          </w:tcPr>
          <w:p w14:paraId="41E331A8" w14:textId="77777777" w:rsidR="007A1F44" w:rsidRPr="00977EA3" w:rsidRDefault="007A1F44" w:rsidP="00AE2B59">
            <w:pPr>
              <w:pStyle w:val="TableLabel"/>
              <w:rPr>
                <w:noProof w:val="0"/>
                <w:sz w:val="16"/>
              </w:rPr>
            </w:pPr>
          </w:p>
        </w:tc>
        <w:tc>
          <w:tcPr>
            <w:tcW w:w="2520" w:type="dxa"/>
            <w:vAlign w:val="center"/>
          </w:tcPr>
          <w:p w14:paraId="43F4CA94"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210C73B9"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5C03F85" w14:textId="77777777" w:rsidR="007A1F44" w:rsidRPr="00977EA3" w:rsidRDefault="007A1F44" w:rsidP="00AE2B59">
            <w:pPr>
              <w:pStyle w:val="TableEntry"/>
              <w:rPr>
                <w:noProof w:val="0"/>
                <w:sz w:val="16"/>
                <w:szCs w:val="16"/>
              </w:rPr>
            </w:pPr>
            <w:r w:rsidRPr="00977EA3">
              <w:rPr>
                <w:noProof w:val="0"/>
                <w:sz w:val="16"/>
                <w:szCs w:val="16"/>
              </w:rPr>
              <w:t>the patient ID in HL7 CX format..</w:t>
            </w:r>
          </w:p>
        </w:tc>
      </w:tr>
      <w:tr w:rsidR="007A1F44" w:rsidRPr="00977EA3" w14:paraId="1D9C2CF2" w14:textId="77777777" w:rsidTr="00AE2B59">
        <w:trPr>
          <w:cantSplit/>
        </w:trPr>
        <w:tc>
          <w:tcPr>
            <w:tcW w:w="1548" w:type="dxa"/>
            <w:vMerge/>
            <w:vAlign w:val="center"/>
          </w:tcPr>
          <w:p w14:paraId="39EBAF00" w14:textId="77777777" w:rsidR="007A1F44" w:rsidRPr="00977EA3" w:rsidRDefault="007A1F44" w:rsidP="00AE2B59">
            <w:pPr>
              <w:pStyle w:val="TableLabel"/>
              <w:rPr>
                <w:noProof w:val="0"/>
                <w:sz w:val="16"/>
              </w:rPr>
            </w:pPr>
          </w:p>
        </w:tc>
        <w:tc>
          <w:tcPr>
            <w:tcW w:w="2520" w:type="dxa"/>
            <w:vAlign w:val="center"/>
          </w:tcPr>
          <w:p w14:paraId="21A57622" w14:textId="77777777" w:rsidR="007A1F44" w:rsidRPr="00977EA3" w:rsidRDefault="007A1F44" w:rsidP="00AE2B59">
            <w:pPr>
              <w:pStyle w:val="TableEntry"/>
              <w:rPr>
                <w:i/>
                <w:iCs/>
                <w:noProof w:val="0"/>
                <w:sz w:val="16"/>
                <w:szCs w:val="16"/>
              </w:rPr>
            </w:pPr>
            <w:proofErr w:type="spellStart"/>
            <w:r w:rsidRPr="00977EA3">
              <w:rPr>
                <w:i/>
                <w:iCs/>
                <w:noProof w:val="0"/>
                <w:sz w:val="16"/>
                <w:szCs w:val="16"/>
              </w:rPr>
              <w:t>ParticipantObjectName</w:t>
            </w:r>
            <w:proofErr w:type="spellEnd"/>
          </w:p>
        </w:tc>
        <w:tc>
          <w:tcPr>
            <w:tcW w:w="630" w:type="dxa"/>
            <w:vAlign w:val="center"/>
          </w:tcPr>
          <w:p w14:paraId="63B1B5BD"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33960720"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57A7EE92" w14:textId="77777777" w:rsidTr="00AE2B59">
        <w:trPr>
          <w:cantSplit/>
        </w:trPr>
        <w:tc>
          <w:tcPr>
            <w:tcW w:w="1548" w:type="dxa"/>
            <w:vMerge/>
            <w:vAlign w:val="center"/>
          </w:tcPr>
          <w:p w14:paraId="0B74FCFC" w14:textId="77777777" w:rsidR="007A1F44" w:rsidRPr="00977EA3" w:rsidRDefault="007A1F44" w:rsidP="00AE2B59">
            <w:pPr>
              <w:pStyle w:val="TableLabel"/>
              <w:rPr>
                <w:noProof w:val="0"/>
                <w:sz w:val="16"/>
              </w:rPr>
            </w:pPr>
          </w:p>
        </w:tc>
        <w:tc>
          <w:tcPr>
            <w:tcW w:w="2520" w:type="dxa"/>
            <w:vAlign w:val="center"/>
          </w:tcPr>
          <w:p w14:paraId="221A0473" w14:textId="77777777" w:rsidR="007A1F44" w:rsidRPr="00977EA3" w:rsidRDefault="007A1F44" w:rsidP="00AE2B59">
            <w:pPr>
              <w:pStyle w:val="TableEntry"/>
              <w:rPr>
                <w:i/>
                <w:iCs/>
                <w:noProof w:val="0"/>
                <w:sz w:val="16"/>
                <w:szCs w:val="16"/>
              </w:rPr>
            </w:pPr>
            <w:proofErr w:type="spellStart"/>
            <w:r w:rsidRPr="00977EA3">
              <w:rPr>
                <w:i/>
                <w:iCs/>
                <w:noProof w:val="0"/>
                <w:sz w:val="16"/>
                <w:szCs w:val="16"/>
              </w:rPr>
              <w:t>ParticipantObjectQuery</w:t>
            </w:r>
            <w:proofErr w:type="spellEnd"/>
          </w:p>
        </w:tc>
        <w:tc>
          <w:tcPr>
            <w:tcW w:w="630" w:type="dxa"/>
            <w:vAlign w:val="center"/>
          </w:tcPr>
          <w:p w14:paraId="5B296C65"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5F303681"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68EEC95B" w14:textId="77777777" w:rsidTr="00AE2B59">
        <w:trPr>
          <w:cantSplit/>
        </w:trPr>
        <w:tc>
          <w:tcPr>
            <w:tcW w:w="1548" w:type="dxa"/>
            <w:vMerge/>
            <w:vAlign w:val="center"/>
          </w:tcPr>
          <w:p w14:paraId="60782C9B" w14:textId="77777777" w:rsidR="007A1F44" w:rsidRPr="00977EA3" w:rsidRDefault="007A1F44" w:rsidP="00AE2B59">
            <w:pPr>
              <w:pStyle w:val="TableLabel"/>
              <w:rPr>
                <w:noProof w:val="0"/>
                <w:sz w:val="16"/>
              </w:rPr>
            </w:pPr>
          </w:p>
        </w:tc>
        <w:tc>
          <w:tcPr>
            <w:tcW w:w="2520" w:type="dxa"/>
            <w:vAlign w:val="center"/>
          </w:tcPr>
          <w:p w14:paraId="7D5420C7" w14:textId="77777777" w:rsidR="007A1F44" w:rsidRPr="00977EA3" w:rsidRDefault="007A1F44" w:rsidP="00AE2B59">
            <w:pPr>
              <w:pStyle w:val="TableEntry"/>
              <w:rPr>
                <w:i/>
                <w:iCs/>
                <w:noProof w:val="0"/>
                <w:sz w:val="16"/>
                <w:szCs w:val="16"/>
              </w:rPr>
            </w:pPr>
            <w:proofErr w:type="spellStart"/>
            <w:r w:rsidRPr="00977EA3">
              <w:rPr>
                <w:i/>
                <w:iCs/>
                <w:noProof w:val="0"/>
                <w:sz w:val="16"/>
                <w:szCs w:val="16"/>
              </w:rPr>
              <w:t>ParticipantObjectDetail</w:t>
            </w:r>
            <w:proofErr w:type="spellEnd"/>
          </w:p>
        </w:tc>
        <w:tc>
          <w:tcPr>
            <w:tcW w:w="630" w:type="dxa"/>
            <w:vAlign w:val="center"/>
          </w:tcPr>
          <w:p w14:paraId="1F7A76C5"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382B1C70"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bl>
    <w:p w14:paraId="088CD56B" w14:textId="77777777" w:rsidR="00383381" w:rsidRPr="00977EA3" w:rsidRDefault="00383381"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F619F46" w14:textId="77777777" w:rsidTr="00D372D5">
        <w:trPr>
          <w:cantSplit/>
        </w:trPr>
        <w:tc>
          <w:tcPr>
            <w:tcW w:w="1548" w:type="dxa"/>
            <w:vMerge w:val="restart"/>
          </w:tcPr>
          <w:p w14:paraId="1DE41E40" w14:textId="77777777" w:rsidR="007A1F44" w:rsidRPr="00977EA3" w:rsidRDefault="007A1F44" w:rsidP="00A063AC">
            <w:pPr>
              <w:pStyle w:val="TableEntryHeader"/>
              <w:rPr>
                <w:noProof w:val="0"/>
              </w:rPr>
            </w:pPr>
            <w:r w:rsidRPr="00977EA3">
              <w:rPr>
                <w:noProof w:val="0"/>
              </w:rPr>
              <w:t>Submission Set</w:t>
            </w:r>
          </w:p>
          <w:p w14:paraId="53692F73" w14:textId="77777777" w:rsidR="007A1F44" w:rsidRPr="00977EA3" w:rsidRDefault="007A1F44" w:rsidP="00AE2B59">
            <w:pPr>
              <w:pStyle w:val="TableEntryHeader"/>
              <w:rPr>
                <w:noProof w:val="0"/>
                <w:sz w:val="16"/>
              </w:rPr>
            </w:pPr>
            <w:r w:rsidRPr="00977EA3">
              <w:rPr>
                <w:noProof w:val="0"/>
                <w:sz w:val="12"/>
                <w:szCs w:val="12"/>
              </w:rPr>
              <w:t>(</w:t>
            </w: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ParticipantObjectIdentification</w:t>
            </w:r>
            <w:proofErr w:type="spellEnd"/>
            <w:r w:rsidRPr="00977EA3">
              <w:rPr>
                <w:noProof w:val="0"/>
                <w:sz w:val="12"/>
                <w:szCs w:val="12"/>
              </w:rPr>
              <w:t>)</w:t>
            </w:r>
          </w:p>
        </w:tc>
        <w:tc>
          <w:tcPr>
            <w:tcW w:w="2520" w:type="dxa"/>
            <w:vAlign w:val="center"/>
          </w:tcPr>
          <w:p w14:paraId="054E4372"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w:t>
            </w:r>
            <w:proofErr w:type="spellEnd"/>
          </w:p>
        </w:tc>
        <w:tc>
          <w:tcPr>
            <w:tcW w:w="630" w:type="dxa"/>
            <w:vAlign w:val="center"/>
          </w:tcPr>
          <w:p w14:paraId="267E18C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4E892BC9" w14:textId="77777777" w:rsidR="007A1F44" w:rsidRPr="00977EA3" w:rsidRDefault="007A1F44" w:rsidP="00AE2B59">
            <w:pPr>
              <w:pStyle w:val="TableEntry"/>
              <w:rPr>
                <w:noProof w:val="0"/>
                <w:sz w:val="16"/>
                <w:szCs w:val="16"/>
              </w:rPr>
            </w:pPr>
            <w:r w:rsidRPr="00977EA3">
              <w:rPr>
                <w:noProof w:val="0"/>
                <w:sz w:val="16"/>
                <w:szCs w:val="16"/>
              </w:rPr>
              <w:t>“2” (System)</w:t>
            </w:r>
          </w:p>
        </w:tc>
      </w:tr>
      <w:tr w:rsidR="007A1F44" w:rsidRPr="00977EA3" w14:paraId="0C9B4B9F" w14:textId="77777777" w:rsidTr="00AE2B59">
        <w:trPr>
          <w:cantSplit/>
        </w:trPr>
        <w:tc>
          <w:tcPr>
            <w:tcW w:w="1548" w:type="dxa"/>
            <w:vMerge/>
            <w:vAlign w:val="center"/>
          </w:tcPr>
          <w:p w14:paraId="5F2837CA" w14:textId="77777777" w:rsidR="007A1F44" w:rsidRPr="00977EA3" w:rsidRDefault="007A1F44" w:rsidP="00AE2B59">
            <w:pPr>
              <w:pStyle w:val="TableLabel"/>
              <w:rPr>
                <w:noProof w:val="0"/>
                <w:sz w:val="16"/>
              </w:rPr>
            </w:pPr>
          </w:p>
        </w:tc>
        <w:tc>
          <w:tcPr>
            <w:tcW w:w="2520" w:type="dxa"/>
            <w:vAlign w:val="center"/>
          </w:tcPr>
          <w:p w14:paraId="24F127DC"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ParticipantObjectTypeCodeRole</w:t>
            </w:r>
            <w:proofErr w:type="spellEnd"/>
          </w:p>
        </w:tc>
        <w:tc>
          <w:tcPr>
            <w:tcW w:w="630" w:type="dxa"/>
            <w:vAlign w:val="center"/>
          </w:tcPr>
          <w:p w14:paraId="5292F6D7"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B1480BA" w14:textId="77777777" w:rsidR="007A1F44" w:rsidRPr="00977EA3" w:rsidRDefault="007A1F44" w:rsidP="00AE2B59">
            <w:pPr>
              <w:pStyle w:val="TableEntry"/>
              <w:rPr>
                <w:noProof w:val="0"/>
                <w:sz w:val="16"/>
                <w:szCs w:val="16"/>
              </w:rPr>
            </w:pPr>
            <w:r w:rsidRPr="00977EA3">
              <w:rPr>
                <w:noProof w:val="0"/>
                <w:sz w:val="16"/>
                <w:szCs w:val="16"/>
              </w:rPr>
              <w:t>“20” (job)</w:t>
            </w:r>
          </w:p>
        </w:tc>
      </w:tr>
      <w:tr w:rsidR="007A1F44" w:rsidRPr="00977EA3" w14:paraId="7BEA6836" w14:textId="77777777" w:rsidTr="00AE2B59">
        <w:trPr>
          <w:cantSplit/>
        </w:trPr>
        <w:tc>
          <w:tcPr>
            <w:tcW w:w="1548" w:type="dxa"/>
            <w:vMerge/>
            <w:vAlign w:val="center"/>
          </w:tcPr>
          <w:p w14:paraId="3CB0C38A" w14:textId="77777777" w:rsidR="007A1F44" w:rsidRPr="00977EA3" w:rsidRDefault="007A1F44" w:rsidP="00AE2B59">
            <w:pPr>
              <w:pStyle w:val="TableLabel"/>
              <w:rPr>
                <w:noProof w:val="0"/>
                <w:sz w:val="16"/>
              </w:rPr>
            </w:pPr>
          </w:p>
        </w:tc>
        <w:tc>
          <w:tcPr>
            <w:tcW w:w="2520" w:type="dxa"/>
            <w:vAlign w:val="center"/>
          </w:tcPr>
          <w:p w14:paraId="644A687C" w14:textId="77777777" w:rsidR="007A1F44" w:rsidRPr="00977EA3" w:rsidRDefault="007A1F44" w:rsidP="00752AB9">
            <w:pPr>
              <w:pStyle w:val="TableEntry"/>
              <w:rPr>
                <w:i/>
                <w:iCs/>
                <w:noProof w:val="0"/>
                <w:sz w:val="16"/>
                <w:szCs w:val="16"/>
              </w:rPr>
            </w:pPr>
            <w:proofErr w:type="spellStart"/>
            <w:r w:rsidRPr="00977EA3">
              <w:rPr>
                <w:i/>
                <w:iCs/>
                <w:noProof w:val="0"/>
                <w:sz w:val="16"/>
                <w:szCs w:val="16"/>
              </w:rPr>
              <w:t>ParticipantObjectDataLifeCycle</w:t>
            </w:r>
            <w:proofErr w:type="spellEnd"/>
          </w:p>
        </w:tc>
        <w:tc>
          <w:tcPr>
            <w:tcW w:w="630" w:type="dxa"/>
            <w:vAlign w:val="center"/>
          </w:tcPr>
          <w:p w14:paraId="159757B5" w14:textId="77777777" w:rsidR="007A1F44" w:rsidRPr="00977EA3" w:rsidRDefault="007A1F44" w:rsidP="00752AB9">
            <w:pPr>
              <w:pStyle w:val="TableEntry"/>
              <w:rPr>
                <w:i/>
                <w:iCs/>
                <w:noProof w:val="0"/>
                <w:sz w:val="16"/>
                <w:szCs w:val="16"/>
              </w:rPr>
            </w:pPr>
            <w:r w:rsidRPr="00977EA3">
              <w:rPr>
                <w:i/>
                <w:iCs/>
                <w:noProof w:val="0"/>
                <w:sz w:val="16"/>
                <w:szCs w:val="16"/>
              </w:rPr>
              <w:t>U</w:t>
            </w:r>
          </w:p>
        </w:tc>
        <w:tc>
          <w:tcPr>
            <w:tcW w:w="4968" w:type="dxa"/>
            <w:vAlign w:val="center"/>
          </w:tcPr>
          <w:p w14:paraId="6A0C7B7D" w14:textId="77777777" w:rsidR="007A1F44" w:rsidRPr="00977EA3" w:rsidRDefault="007A1F44" w:rsidP="00752AB9">
            <w:pPr>
              <w:pStyle w:val="TableEntry"/>
              <w:rPr>
                <w:i/>
                <w:iCs/>
                <w:noProof w:val="0"/>
                <w:sz w:val="16"/>
                <w:szCs w:val="16"/>
              </w:rPr>
            </w:pPr>
            <w:r w:rsidRPr="00977EA3">
              <w:rPr>
                <w:i/>
                <w:iCs/>
                <w:noProof w:val="0"/>
                <w:sz w:val="16"/>
                <w:szCs w:val="16"/>
              </w:rPr>
              <w:t>not specialized</w:t>
            </w:r>
          </w:p>
        </w:tc>
      </w:tr>
      <w:tr w:rsidR="007A1F44" w:rsidRPr="00977EA3" w14:paraId="093237C1" w14:textId="77777777" w:rsidTr="00AE2B59">
        <w:trPr>
          <w:cantSplit/>
        </w:trPr>
        <w:tc>
          <w:tcPr>
            <w:tcW w:w="1548" w:type="dxa"/>
            <w:vMerge/>
            <w:vAlign w:val="center"/>
          </w:tcPr>
          <w:p w14:paraId="6AACDED8" w14:textId="77777777" w:rsidR="007A1F44" w:rsidRPr="00977EA3" w:rsidRDefault="007A1F44" w:rsidP="00AE2B59">
            <w:pPr>
              <w:pStyle w:val="TableLabel"/>
              <w:rPr>
                <w:noProof w:val="0"/>
                <w:sz w:val="16"/>
              </w:rPr>
            </w:pPr>
          </w:p>
        </w:tc>
        <w:tc>
          <w:tcPr>
            <w:tcW w:w="2520" w:type="dxa"/>
            <w:vAlign w:val="center"/>
          </w:tcPr>
          <w:p w14:paraId="04EDEECC"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ParticipantObjectIDTypeCode</w:t>
            </w:r>
            <w:proofErr w:type="spellEnd"/>
          </w:p>
        </w:tc>
        <w:tc>
          <w:tcPr>
            <w:tcW w:w="630" w:type="dxa"/>
            <w:vAlign w:val="center"/>
          </w:tcPr>
          <w:p w14:paraId="36EEB1EC"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E2C6BD8" w14:textId="77777777" w:rsidR="007A1F44" w:rsidRPr="00977EA3" w:rsidRDefault="007A1F44" w:rsidP="00AE2B59">
            <w:pPr>
              <w:pStyle w:val="TableEntry"/>
              <w:rPr>
                <w:noProof w:val="0"/>
                <w:sz w:val="16"/>
                <w:szCs w:val="16"/>
              </w:rPr>
            </w:pPr>
            <w:r w:rsidRPr="00977EA3">
              <w:rPr>
                <w:noProof w:val="0"/>
                <w:sz w:val="16"/>
                <w:szCs w:val="16"/>
              </w:rPr>
              <w:t xml:space="preserve">EV(“urn:uuid:a54d6aa5-d40d-43f9-88c5-b4633d873bdd”, “IHE XDS Metadata”, “submission set </w:t>
            </w:r>
            <w:proofErr w:type="spellStart"/>
            <w:r w:rsidRPr="00977EA3">
              <w:rPr>
                <w:noProof w:val="0"/>
                <w:sz w:val="16"/>
                <w:szCs w:val="16"/>
              </w:rPr>
              <w:t>classificationNode</w:t>
            </w:r>
            <w:proofErr w:type="spellEnd"/>
            <w:r w:rsidRPr="00977EA3">
              <w:rPr>
                <w:noProof w:val="0"/>
                <w:sz w:val="16"/>
                <w:szCs w:val="16"/>
              </w:rPr>
              <w:t>”)</w:t>
            </w:r>
          </w:p>
        </w:tc>
      </w:tr>
      <w:tr w:rsidR="007A1F44" w:rsidRPr="00977EA3" w14:paraId="05859781" w14:textId="77777777" w:rsidTr="00AE2B59">
        <w:trPr>
          <w:cantSplit/>
        </w:trPr>
        <w:tc>
          <w:tcPr>
            <w:tcW w:w="1548" w:type="dxa"/>
            <w:vMerge/>
            <w:vAlign w:val="center"/>
          </w:tcPr>
          <w:p w14:paraId="6691AB5F" w14:textId="77777777" w:rsidR="007A1F44" w:rsidRPr="00977EA3" w:rsidRDefault="007A1F44" w:rsidP="00AE2B59">
            <w:pPr>
              <w:pStyle w:val="TableLabel"/>
              <w:rPr>
                <w:noProof w:val="0"/>
                <w:sz w:val="16"/>
              </w:rPr>
            </w:pPr>
          </w:p>
        </w:tc>
        <w:tc>
          <w:tcPr>
            <w:tcW w:w="2520" w:type="dxa"/>
            <w:vAlign w:val="center"/>
          </w:tcPr>
          <w:p w14:paraId="7D68478E" w14:textId="77777777" w:rsidR="007A1F44" w:rsidRPr="00977EA3" w:rsidRDefault="007A1F44" w:rsidP="00752AB9">
            <w:pPr>
              <w:pStyle w:val="TableEntry"/>
              <w:rPr>
                <w:i/>
                <w:iCs/>
                <w:noProof w:val="0"/>
                <w:sz w:val="16"/>
                <w:szCs w:val="16"/>
              </w:rPr>
            </w:pPr>
            <w:proofErr w:type="spellStart"/>
            <w:r w:rsidRPr="00977EA3">
              <w:rPr>
                <w:i/>
                <w:iCs/>
                <w:noProof w:val="0"/>
                <w:sz w:val="16"/>
                <w:szCs w:val="16"/>
              </w:rPr>
              <w:t>ParticipantObjectSensitivity</w:t>
            </w:r>
            <w:proofErr w:type="spellEnd"/>
          </w:p>
        </w:tc>
        <w:tc>
          <w:tcPr>
            <w:tcW w:w="630" w:type="dxa"/>
            <w:vAlign w:val="center"/>
          </w:tcPr>
          <w:p w14:paraId="248E0FF1" w14:textId="77777777" w:rsidR="007A1F44" w:rsidRPr="00977EA3" w:rsidRDefault="007A1F44" w:rsidP="00752AB9">
            <w:pPr>
              <w:pStyle w:val="TableEntry"/>
              <w:rPr>
                <w:i/>
                <w:iCs/>
                <w:noProof w:val="0"/>
                <w:sz w:val="16"/>
                <w:szCs w:val="16"/>
              </w:rPr>
            </w:pPr>
            <w:r w:rsidRPr="00977EA3">
              <w:rPr>
                <w:i/>
                <w:iCs/>
                <w:noProof w:val="0"/>
                <w:sz w:val="16"/>
                <w:szCs w:val="16"/>
              </w:rPr>
              <w:t>U</w:t>
            </w:r>
          </w:p>
        </w:tc>
        <w:tc>
          <w:tcPr>
            <w:tcW w:w="4968" w:type="dxa"/>
            <w:vAlign w:val="center"/>
          </w:tcPr>
          <w:p w14:paraId="7906660A" w14:textId="77777777" w:rsidR="007A1F44" w:rsidRPr="00977EA3" w:rsidRDefault="007A1F44" w:rsidP="00752AB9">
            <w:pPr>
              <w:pStyle w:val="TableEntry"/>
              <w:rPr>
                <w:i/>
                <w:iCs/>
                <w:noProof w:val="0"/>
                <w:sz w:val="16"/>
                <w:szCs w:val="16"/>
              </w:rPr>
            </w:pPr>
            <w:r w:rsidRPr="00977EA3">
              <w:rPr>
                <w:i/>
                <w:iCs/>
                <w:noProof w:val="0"/>
                <w:sz w:val="16"/>
                <w:szCs w:val="16"/>
              </w:rPr>
              <w:t>not specialized</w:t>
            </w:r>
          </w:p>
        </w:tc>
      </w:tr>
      <w:tr w:rsidR="007A1F44" w:rsidRPr="00977EA3" w14:paraId="23B1F6D6" w14:textId="77777777" w:rsidTr="00AE2B59">
        <w:trPr>
          <w:cantSplit/>
        </w:trPr>
        <w:tc>
          <w:tcPr>
            <w:tcW w:w="1548" w:type="dxa"/>
            <w:vMerge/>
            <w:vAlign w:val="center"/>
          </w:tcPr>
          <w:p w14:paraId="7111EBBA" w14:textId="77777777" w:rsidR="007A1F44" w:rsidRPr="00977EA3" w:rsidRDefault="007A1F44" w:rsidP="00AE2B59">
            <w:pPr>
              <w:pStyle w:val="AppendixHeading3"/>
              <w:rPr>
                <w:noProof w:val="0"/>
                <w:sz w:val="16"/>
              </w:rPr>
            </w:pPr>
            <w:bookmarkStart w:id="4294" w:name="_Toc398543789"/>
            <w:bookmarkStart w:id="4295" w:name="_Toc398544422"/>
            <w:bookmarkEnd w:id="4294"/>
            <w:bookmarkEnd w:id="4295"/>
          </w:p>
        </w:tc>
        <w:tc>
          <w:tcPr>
            <w:tcW w:w="2520" w:type="dxa"/>
            <w:vAlign w:val="center"/>
          </w:tcPr>
          <w:p w14:paraId="578D43CB" w14:textId="77777777" w:rsidR="007A1F44" w:rsidRPr="00977EA3" w:rsidRDefault="007A1F44" w:rsidP="00AE2B59">
            <w:pPr>
              <w:pStyle w:val="TableEntry"/>
              <w:rPr>
                <w:noProof w:val="0"/>
                <w:sz w:val="16"/>
                <w:szCs w:val="16"/>
              </w:rPr>
            </w:pPr>
            <w:proofErr w:type="spellStart"/>
            <w:r w:rsidRPr="00977EA3">
              <w:rPr>
                <w:noProof w:val="0"/>
                <w:sz w:val="16"/>
                <w:szCs w:val="16"/>
              </w:rPr>
              <w:t>ParticipantObjectID</w:t>
            </w:r>
            <w:proofErr w:type="spellEnd"/>
          </w:p>
        </w:tc>
        <w:tc>
          <w:tcPr>
            <w:tcW w:w="630" w:type="dxa"/>
            <w:vAlign w:val="center"/>
          </w:tcPr>
          <w:p w14:paraId="616E9B1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6B407AC0" w14:textId="77777777" w:rsidR="007A1F44" w:rsidRPr="00977EA3" w:rsidRDefault="007A1F44" w:rsidP="00AE2B59">
            <w:pPr>
              <w:pStyle w:val="TableEntry"/>
              <w:rPr>
                <w:noProof w:val="0"/>
                <w:sz w:val="16"/>
                <w:szCs w:val="16"/>
              </w:rPr>
            </w:pPr>
            <w:r w:rsidRPr="00977EA3">
              <w:rPr>
                <w:noProof w:val="0"/>
                <w:sz w:val="16"/>
                <w:szCs w:val="16"/>
              </w:rPr>
              <w:t xml:space="preserve">The </w:t>
            </w:r>
            <w:proofErr w:type="spellStart"/>
            <w:r w:rsidRPr="00977EA3">
              <w:rPr>
                <w:noProof w:val="0"/>
                <w:sz w:val="16"/>
                <w:szCs w:val="16"/>
              </w:rPr>
              <w:t>submissionSet</w:t>
            </w:r>
            <w:proofErr w:type="spellEnd"/>
            <w:r w:rsidRPr="00977EA3">
              <w:rPr>
                <w:noProof w:val="0"/>
                <w:sz w:val="16"/>
                <w:szCs w:val="16"/>
              </w:rPr>
              <w:t xml:space="preserve"> unique ID</w:t>
            </w:r>
          </w:p>
        </w:tc>
      </w:tr>
      <w:tr w:rsidR="007A1F44" w:rsidRPr="00977EA3" w14:paraId="74BCA49D" w14:textId="77777777" w:rsidTr="00AE2B59">
        <w:trPr>
          <w:cantSplit/>
        </w:trPr>
        <w:tc>
          <w:tcPr>
            <w:tcW w:w="1548" w:type="dxa"/>
            <w:vMerge/>
            <w:vAlign w:val="center"/>
          </w:tcPr>
          <w:p w14:paraId="7D57368C" w14:textId="77777777" w:rsidR="007A1F44" w:rsidRPr="00977EA3" w:rsidRDefault="007A1F44" w:rsidP="00AE2B59">
            <w:pPr>
              <w:pStyle w:val="TableLabel"/>
              <w:rPr>
                <w:noProof w:val="0"/>
                <w:sz w:val="16"/>
              </w:rPr>
            </w:pPr>
          </w:p>
        </w:tc>
        <w:tc>
          <w:tcPr>
            <w:tcW w:w="2520" w:type="dxa"/>
            <w:vAlign w:val="center"/>
          </w:tcPr>
          <w:p w14:paraId="15D48BA7" w14:textId="77777777" w:rsidR="007A1F44" w:rsidRPr="00977EA3" w:rsidRDefault="007A1F44">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15FE43A3"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56758002" w14:textId="77777777" w:rsidR="007A1F44" w:rsidRPr="00977EA3" w:rsidRDefault="007A1F44">
            <w:pPr>
              <w:pStyle w:val="TableEntry"/>
              <w:rPr>
                <w:i/>
                <w:iCs/>
                <w:noProof w:val="0"/>
                <w:sz w:val="16"/>
              </w:rPr>
            </w:pPr>
            <w:r w:rsidRPr="00977EA3">
              <w:rPr>
                <w:i/>
                <w:iCs/>
                <w:noProof w:val="0"/>
                <w:sz w:val="16"/>
              </w:rPr>
              <w:t>not specialized</w:t>
            </w:r>
          </w:p>
        </w:tc>
      </w:tr>
      <w:tr w:rsidR="007A1F44" w:rsidRPr="00977EA3" w14:paraId="277FD9AD" w14:textId="77777777" w:rsidTr="00AE2B59">
        <w:trPr>
          <w:cantSplit/>
        </w:trPr>
        <w:tc>
          <w:tcPr>
            <w:tcW w:w="1548" w:type="dxa"/>
            <w:vMerge/>
            <w:vAlign w:val="center"/>
          </w:tcPr>
          <w:p w14:paraId="04041DB7" w14:textId="77777777" w:rsidR="007A1F44" w:rsidRPr="00977EA3" w:rsidRDefault="007A1F44" w:rsidP="00AE2B59">
            <w:pPr>
              <w:pStyle w:val="AppendixHeading3"/>
              <w:rPr>
                <w:noProof w:val="0"/>
                <w:sz w:val="16"/>
              </w:rPr>
            </w:pPr>
            <w:bookmarkStart w:id="4296" w:name="_Toc398543790"/>
            <w:bookmarkStart w:id="4297" w:name="_Toc398544423"/>
            <w:bookmarkEnd w:id="4296"/>
            <w:bookmarkEnd w:id="4297"/>
          </w:p>
        </w:tc>
        <w:tc>
          <w:tcPr>
            <w:tcW w:w="2520" w:type="dxa"/>
            <w:vAlign w:val="center"/>
          </w:tcPr>
          <w:p w14:paraId="2CF4A091" w14:textId="77777777" w:rsidR="007A1F44" w:rsidRPr="00977EA3" w:rsidRDefault="007A1F44">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3FC09F29"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5BA6C27B" w14:textId="77777777" w:rsidR="007A1F44" w:rsidRPr="00977EA3" w:rsidRDefault="007A1F44">
            <w:pPr>
              <w:pStyle w:val="TableEntry"/>
              <w:rPr>
                <w:i/>
                <w:iCs/>
                <w:noProof w:val="0"/>
                <w:sz w:val="16"/>
              </w:rPr>
            </w:pPr>
            <w:r w:rsidRPr="00977EA3">
              <w:rPr>
                <w:i/>
                <w:iCs/>
                <w:noProof w:val="0"/>
                <w:sz w:val="16"/>
              </w:rPr>
              <w:t>not specialized</w:t>
            </w:r>
          </w:p>
        </w:tc>
      </w:tr>
      <w:tr w:rsidR="007A1F44" w:rsidRPr="00977EA3" w14:paraId="3E8D08EF" w14:textId="77777777" w:rsidTr="00AE2B59">
        <w:trPr>
          <w:cantSplit/>
        </w:trPr>
        <w:tc>
          <w:tcPr>
            <w:tcW w:w="1548" w:type="dxa"/>
            <w:vMerge/>
            <w:vAlign w:val="center"/>
          </w:tcPr>
          <w:p w14:paraId="6ECE9863" w14:textId="77777777" w:rsidR="007A1F44" w:rsidRPr="00977EA3" w:rsidRDefault="007A1F44" w:rsidP="00AE2B59">
            <w:pPr>
              <w:pStyle w:val="TableLabel"/>
              <w:rPr>
                <w:noProof w:val="0"/>
                <w:sz w:val="16"/>
              </w:rPr>
            </w:pPr>
          </w:p>
        </w:tc>
        <w:tc>
          <w:tcPr>
            <w:tcW w:w="2520" w:type="dxa"/>
            <w:vAlign w:val="center"/>
          </w:tcPr>
          <w:p w14:paraId="06B9064E" w14:textId="77777777" w:rsidR="007A1F44" w:rsidRPr="00977EA3" w:rsidRDefault="007A1F44">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03338707"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6ACFBCDB" w14:textId="77777777" w:rsidR="007A1F44" w:rsidRPr="00977EA3" w:rsidRDefault="007A1F44">
            <w:pPr>
              <w:pStyle w:val="TableEntry"/>
              <w:rPr>
                <w:i/>
                <w:iCs/>
                <w:noProof w:val="0"/>
                <w:sz w:val="16"/>
              </w:rPr>
            </w:pPr>
            <w:r w:rsidRPr="00977EA3">
              <w:rPr>
                <w:i/>
                <w:iCs/>
                <w:noProof w:val="0"/>
                <w:sz w:val="16"/>
              </w:rPr>
              <w:t>not specialized</w:t>
            </w:r>
          </w:p>
        </w:tc>
      </w:tr>
    </w:tbl>
    <w:p w14:paraId="63F89D69" w14:textId="77777777" w:rsidR="0098353B" w:rsidRPr="00977EA3" w:rsidRDefault="0098353B" w:rsidP="003462A5">
      <w:pPr>
        <w:pStyle w:val="Corpotesto"/>
      </w:pPr>
    </w:p>
    <w:p w14:paraId="439C8E78" w14:textId="77777777" w:rsidR="007A1F44" w:rsidRPr="00977EA3" w:rsidRDefault="007A1F44" w:rsidP="001B289C">
      <w:pPr>
        <w:pStyle w:val="Titolo5"/>
        <w:numPr>
          <w:ilvl w:val="0"/>
          <w:numId w:val="0"/>
        </w:numPr>
        <w:tabs>
          <w:tab w:val="clear" w:pos="2160"/>
          <w:tab w:val="clear" w:pos="2880"/>
          <w:tab w:val="clear" w:pos="3600"/>
          <w:tab w:val="clear" w:pos="4320"/>
        </w:tabs>
        <w:rPr>
          <w:noProof w:val="0"/>
        </w:rPr>
      </w:pPr>
      <w:r w:rsidRPr="00977EA3">
        <w:rPr>
          <w:noProof w:val="0"/>
        </w:rPr>
        <w:t>3.61.7.1.2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7431F1A0" w14:textId="77777777" w:rsidTr="003462A5">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68125CAB"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vAlign w:val="center"/>
          </w:tcPr>
          <w:p w14:paraId="237A0C7A" w14:textId="77777777" w:rsidR="007A1F44" w:rsidRPr="00977EA3" w:rsidRDefault="007A1F44" w:rsidP="00D372D5">
            <w:pPr>
              <w:pStyle w:val="TableEntry"/>
              <w:rPr>
                <w:bCs/>
                <w:noProof w:val="0"/>
              </w:rPr>
            </w:pPr>
            <w:r w:rsidRPr="00977EA3">
              <w:rPr>
                <w:bCs/>
                <w:noProof w:val="0"/>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1C3D5D91" w14:textId="77777777" w:rsidR="007A1F44" w:rsidRPr="00977EA3" w:rsidRDefault="007A1F44" w:rsidP="00D372D5">
            <w:pPr>
              <w:pStyle w:val="TableEntry"/>
              <w:rPr>
                <w:bCs/>
                <w:noProof w:val="0"/>
              </w:rPr>
            </w:pPr>
            <w:proofErr w:type="spellStart"/>
            <w:r w:rsidRPr="00977EA3">
              <w:rPr>
                <w:bCs/>
                <w:noProof w:val="0"/>
              </w:rPr>
              <w:t>Opt</w:t>
            </w:r>
            <w:proofErr w:type="spellEnd"/>
          </w:p>
        </w:tc>
        <w:tc>
          <w:tcPr>
            <w:tcW w:w="4878" w:type="dxa"/>
            <w:tcBorders>
              <w:top w:val="single" w:sz="4" w:space="0" w:color="auto"/>
              <w:left w:val="single" w:sz="4" w:space="0" w:color="auto"/>
              <w:bottom w:val="single" w:sz="4" w:space="0" w:color="auto"/>
              <w:right w:val="single" w:sz="4" w:space="0" w:color="auto"/>
            </w:tcBorders>
            <w:vAlign w:val="center"/>
          </w:tcPr>
          <w:p w14:paraId="793B54D2"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17FD9757" w14:textId="77777777" w:rsidTr="003462A5">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B0F7259" w14:textId="77777777" w:rsidR="007A1F44" w:rsidRPr="00977EA3" w:rsidRDefault="007A1F44" w:rsidP="00A063AC">
            <w:pPr>
              <w:pStyle w:val="TableEntryHeader"/>
              <w:rPr>
                <w:noProof w:val="0"/>
              </w:rPr>
            </w:pPr>
            <w:r w:rsidRPr="00977EA3">
              <w:rPr>
                <w:noProof w:val="0"/>
              </w:rPr>
              <w:t>Event</w:t>
            </w:r>
          </w:p>
          <w:p w14:paraId="5AA29779" w14:textId="77777777" w:rsidR="007A1F44" w:rsidRPr="00977EA3" w:rsidRDefault="007A1F44" w:rsidP="00AE2B59">
            <w:pPr>
              <w:pStyle w:val="TableEntryHeader"/>
              <w:rPr>
                <w:noProof w:val="0"/>
                <w:sz w:val="12"/>
                <w:szCs w:val="12"/>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2A99E050" w14:textId="77777777" w:rsidR="007A1F44" w:rsidRPr="00977EA3" w:rsidRDefault="007A1F44" w:rsidP="00AE2B59">
            <w:pPr>
              <w:pStyle w:val="TableEntry"/>
              <w:rPr>
                <w:noProof w:val="0"/>
                <w:sz w:val="16"/>
              </w:rPr>
            </w:pPr>
            <w:proofErr w:type="spellStart"/>
            <w:r w:rsidRPr="00977EA3">
              <w:rPr>
                <w:noProof w:val="0"/>
                <w:sz w:val="16"/>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C3F315B"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F555729" w14:textId="77777777" w:rsidR="007A1F44" w:rsidRPr="00977EA3" w:rsidRDefault="007A1F44" w:rsidP="00AE2B59">
            <w:pPr>
              <w:pStyle w:val="TableEntry"/>
              <w:rPr>
                <w:noProof w:val="0"/>
                <w:sz w:val="16"/>
              </w:rPr>
            </w:pPr>
            <w:r w:rsidRPr="00977EA3">
              <w:rPr>
                <w:noProof w:val="0"/>
                <w:sz w:val="16"/>
              </w:rPr>
              <w:t>EV(110107, DCM, “Import”)</w:t>
            </w:r>
          </w:p>
        </w:tc>
      </w:tr>
      <w:tr w:rsidR="007A1F44" w:rsidRPr="00977EA3" w14:paraId="6B5244CE"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6A3971B"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CE8D0FB" w14:textId="77777777" w:rsidR="007A1F44" w:rsidRPr="00977EA3" w:rsidRDefault="007A1F44" w:rsidP="00AE2B59">
            <w:pPr>
              <w:pStyle w:val="TableEntry"/>
              <w:rPr>
                <w:noProof w:val="0"/>
                <w:sz w:val="16"/>
              </w:rPr>
            </w:pPr>
            <w:proofErr w:type="spellStart"/>
            <w:r w:rsidRPr="00977EA3">
              <w:rPr>
                <w:noProof w:val="0"/>
                <w:sz w:val="16"/>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AA615DD"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20A16952" w14:textId="77777777" w:rsidR="007A1F44" w:rsidRPr="00977EA3" w:rsidRDefault="007A1F44" w:rsidP="00AE2B59">
            <w:pPr>
              <w:pStyle w:val="TableEntry"/>
              <w:rPr>
                <w:noProof w:val="0"/>
                <w:sz w:val="16"/>
              </w:rPr>
            </w:pPr>
            <w:r w:rsidRPr="00977EA3">
              <w:rPr>
                <w:noProof w:val="0"/>
                <w:sz w:val="16"/>
              </w:rPr>
              <w:t xml:space="preserve">“C” (Create) </w:t>
            </w:r>
          </w:p>
        </w:tc>
      </w:tr>
      <w:tr w:rsidR="007A1F44" w:rsidRPr="00977EA3" w14:paraId="7B3A6A1A"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E2680C1"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62657F0" w14:textId="77777777" w:rsidR="007A1F44" w:rsidRPr="00977EA3" w:rsidRDefault="007A1F44" w:rsidP="00AE2B59">
            <w:pPr>
              <w:pStyle w:val="TableEntry"/>
              <w:rPr>
                <w:i/>
                <w:iCs/>
                <w:noProof w:val="0"/>
                <w:sz w:val="16"/>
              </w:rPr>
            </w:pPr>
            <w:proofErr w:type="spellStart"/>
            <w:r w:rsidRPr="00977EA3">
              <w:rPr>
                <w:i/>
                <w:iCs/>
                <w:noProof w:val="0"/>
                <w:sz w:val="16"/>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78085445"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295E335"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4E617CD5"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B055F69"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6829EB46" w14:textId="77777777" w:rsidR="007A1F44" w:rsidRPr="00977EA3" w:rsidRDefault="007A1F44" w:rsidP="00AE2B59">
            <w:pPr>
              <w:pStyle w:val="TableEntry"/>
              <w:rPr>
                <w:i/>
                <w:iCs/>
                <w:noProof w:val="0"/>
                <w:sz w:val="16"/>
              </w:rPr>
            </w:pPr>
            <w:proofErr w:type="spellStart"/>
            <w:r w:rsidRPr="00977EA3">
              <w:rPr>
                <w:i/>
                <w:iCs/>
                <w:noProof w:val="0"/>
                <w:sz w:val="16"/>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2B33DC1C"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F8FE56D"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91B38F9"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CFEE980"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A50791E" w14:textId="77777777" w:rsidR="007A1F44" w:rsidRPr="00977EA3" w:rsidRDefault="007A1F44" w:rsidP="00AE2B59">
            <w:pPr>
              <w:pStyle w:val="TableEntry"/>
              <w:rPr>
                <w:noProof w:val="0"/>
                <w:sz w:val="16"/>
              </w:rPr>
            </w:pPr>
            <w:proofErr w:type="spellStart"/>
            <w:r w:rsidRPr="00977EA3">
              <w:rPr>
                <w:noProof w:val="0"/>
                <w:sz w:val="16"/>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C432E6A"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589363" w14:textId="77777777" w:rsidR="007A1F44" w:rsidRPr="00977EA3" w:rsidRDefault="007A1F44" w:rsidP="00AE2B59">
            <w:pPr>
              <w:pStyle w:val="TableEntry"/>
              <w:rPr>
                <w:noProof w:val="0"/>
                <w:sz w:val="16"/>
              </w:rPr>
            </w:pPr>
            <w:r w:rsidRPr="00977EA3">
              <w:rPr>
                <w:noProof w:val="0"/>
                <w:sz w:val="16"/>
              </w:rPr>
              <w:t>EV(“ITI-61”, “IHE Transactions”, “Register On-Demand Document Entry”)</w:t>
            </w:r>
          </w:p>
        </w:tc>
      </w:tr>
      <w:tr w:rsidR="007A1F44" w:rsidRPr="00E63AF6" w14:paraId="130E28C3"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1465738A" w14:textId="77777777" w:rsidR="007A1F44" w:rsidRPr="00E63AF6" w:rsidRDefault="007A1F44" w:rsidP="00AE2B59">
            <w:pPr>
              <w:pStyle w:val="TableEntry"/>
              <w:rPr>
                <w:noProof w:val="0"/>
                <w:lang w:val="fr-FR"/>
                <w:rPrChange w:id="4298" w:author="Gregorio Canal" w:date="2019-05-22T14:55:00Z">
                  <w:rPr>
                    <w:noProof w:val="0"/>
                  </w:rPr>
                </w:rPrChange>
              </w:rPr>
            </w:pPr>
            <w:r w:rsidRPr="00E63AF6">
              <w:rPr>
                <w:noProof w:val="0"/>
                <w:lang w:val="fr-FR"/>
                <w:rPrChange w:id="4299" w:author="Gregorio Canal" w:date="2019-05-22T14:55:00Z">
                  <w:rPr>
                    <w:noProof w:val="0"/>
                  </w:rPr>
                </w:rPrChange>
              </w:rPr>
              <w:t>Source (On-</w:t>
            </w:r>
            <w:proofErr w:type="spellStart"/>
            <w:r w:rsidRPr="00E63AF6">
              <w:rPr>
                <w:noProof w:val="0"/>
                <w:lang w:val="fr-FR"/>
                <w:rPrChange w:id="4300" w:author="Gregorio Canal" w:date="2019-05-22T14:55:00Z">
                  <w:rPr>
                    <w:noProof w:val="0"/>
                  </w:rPr>
                </w:rPrChange>
              </w:rPr>
              <w:t>Demand</w:t>
            </w:r>
            <w:proofErr w:type="spellEnd"/>
            <w:r w:rsidRPr="00E63AF6">
              <w:rPr>
                <w:noProof w:val="0"/>
                <w:lang w:val="fr-FR"/>
                <w:rPrChange w:id="4301" w:author="Gregorio Canal" w:date="2019-05-22T14:55:00Z">
                  <w:rPr>
                    <w:noProof w:val="0"/>
                  </w:rPr>
                </w:rPrChange>
              </w:rPr>
              <w:t xml:space="preserve"> Document Source) (1)</w:t>
            </w:r>
          </w:p>
        </w:tc>
      </w:tr>
      <w:tr w:rsidR="00903C21" w:rsidRPr="00977EA3" w14:paraId="74DE6F23"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13E7A16" w14:textId="77777777" w:rsidR="00903C21" w:rsidRPr="00977EA3" w:rsidRDefault="00903C21" w:rsidP="00AE2B59">
            <w:pPr>
              <w:pStyle w:val="TableEntry"/>
              <w:rPr>
                <w:noProof w:val="0"/>
              </w:rPr>
            </w:pPr>
            <w:r w:rsidRPr="00977EA3">
              <w:rPr>
                <w:noProof w:val="0"/>
              </w:rPr>
              <w:t>Human Requestor (0..1)</w:t>
            </w:r>
          </w:p>
        </w:tc>
      </w:tr>
      <w:tr w:rsidR="007A1F44" w:rsidRPr="00977EA3" w14:paraId="6FFBE8F1"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145A870E" w14:textId="77777777" w:rsidR="007A1F44" w:rsidRPr="00977EA3" w:rsidRDefault="007A1F44" w:rsidP="00AE2B59">
            <w:pPr>
              <w:pStyle w:val="TableEntry"/>
              <w:rPr>
                <w:noProof w:val="0"/>
              </w:rPr>
            </w:pPr>
            <w:r w:rsidRPr="00977EA3">
              <w:rPr>
                <w:noProof w:val="0"/>
              </w:rPr>
              <w:lastRenderedPageBreak/>
              <w:t>Destination (Document Registry ) (1)</w:t>
            </w:r>
          </w:p>
        </w:tc>
      </w:tr>
      <w:tr w:rsidR="007A1F44" w:rsidRPr="00977EA3" w14:paraId="44F613B8"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E2462FB" w14:textId="77777777" w:rsidR="007A1F44" w:rsidRPr="00977EA3" w:rsidRDefault="007A1F44" w:rsidP="00AE2B59">
            <w:pPr>
              <w:pStyle w:val="TableEntry"/>
              <w:rPr>
                <w:noProof w:val="0"/>
              </w:rPr>
            </w:pPr>
            <w:r w:rsidRPr="00977EA3">
              <w:rPr>
                <w:noProof w:val="0"/>
              </w:rPr>
              <w:t>Audit Source (Document Registry) (1)</w:t>
            </w:r>
          </w:p>
        </w:tc>
      </w:tr>
      <w:tr w:rsidR="007A1F44" w:rsidRPr="00977EA3" w14:paraId="78FA3CA5"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F5F6032" w14:textId="77777777" w:rsidR="007A1F44" w:rsidRPr="00977EA3" w:rsidRDefault="007A1F44" w:rsidP="00AE2B59">
            <w:pPr>
              <w:pStyle w:val="TableEntry"/>
              <w:rPr>
                <w:noProof w:val="0"/>
              </w:rPr>
            </w:pPr>
            <w:r w:rsidRPr="00977EA3">
              <w:rPr>
                <w:noProof w:val="0"/>
              </w:rPr>
              <w:t>Patient (1)</w:t>
            </w:r>
          </w:p>
        </w:tc>
      </w:tr>
      <w:tr w:rsidR="007A1F44" w:rsidRPr="00977EA3" w14:paraId="106FE7E2"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32F58805" w14:textId="77777777" w:rsidR="007A1F44" w:rsidRPr="00977EA3" w:rsidRDefault="007A1F44" w:rsidP="00AE2B59">
            <w:pPr>
              <w:pStyle w:val="TableEntry"/>
              <w:rPr>
                <w:noProof w:val="0"/>
              </w:rPr>
            </w:pPr>
            <w:proofErr w:type="spellStart"/>
            <w:r w:rsidRPr="00977EA3">
              <w:rPr>
                <w:noProof w:val="0"/>
              </w:rPr>
              <w:t>SubmissionSet</w:t>
            </w:r>
            <w:proofErr w:type="spellEnd"/>
            <w:r w:rsidRPr="00977EA3">
              <w:rPr>
                <w:noProof w:val="0"/>
              </w:rPr>
              <w:t xml:space="preserve"> (1)</w:t>
            </w:r>
          </w:p>
        </w:tc>
      </w:tr>
    </w:tbl>
    <w:p w14:paraId="301F8831" w14:textId="77777777" w:rsidR="007A1F44" w:rsidRPr="00977EA3" w:rsidRDefault="007A1F44" w:rsidP="00D372D5">
      <w:pPr>
        <w:pStyle w:val="Corpotesto"/>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0DC1467" w14:textId="77777777" w:rsidTr="00AE2B59">
        <w:trPr>
          <w:cantSplit/>
        </w:trPr>
        <w:tc>
          <w:tcPr>
            <w:tcW w:w="1548" w:type="dxa"/>
            <w:vMerge w:val="restart"/>
          </w:tcPr>
          <w:p w14:paraId="44B89764" w14:textId="77777777" w:rsidR="007A1F44" w:rsidRPr="00977EA3" w:rsidRDefault="007A1F44" w:rsidP="00A063AC">
            <w:pPr>
              <w:pStyle w:val="TableEntryHeader"/>
              <w:rPr>
                <w:noProof w:val="0"/>
              </w:rPr>
            </w:pPr>
            <w:r w:rsidRPr="00977EA3">
              <w:rPr>
                <w:noProof w:val="0"/>
              </w:rPr>
              <w:t>Source</w:t>
            </w:r>
          </w:p>
          <w:p w14:paraId="7894BE20" w14:textId="77777777" w:rsidR="007A1F44" w:rsidRPr="00977EA3" w:rsidRDefault="007A1F44" w:rsidP="00AE2B59">
            <w:pPr>
              <w:pStyle w:val="TableEntryHeader"/>
              <w:rPr>
                <w:noProof w:val="0"/>
                <w:sz w:val="12"/>
                <w:szCs w:val="12"/>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ActiveParticipant</w:t>
            </w:r>
            <w:proofErr w:type="spellEnd"/>
          </w:p>
        </w:tc>
        <w:tc>
          <w:tcPr>
            <w:tcW w:w="2520" w:type="dxa"/>
            <w:vAlign w:val="center"/>
          </w:tcPr>
          <w:p w14:paraId="7D4ED9EB"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550AF5CB" w14:textId="77777777" w:rsidR="007A1F44" w:rsidRPr="00977EA3" w:rsidRDefault="007A1F44" w:rsidP="00D530C1">
            <w:pPr>
              <w:pStyle w:val="TableEntry"/>
              <w:jc w:val="center"/>
              <w:rPr>
                <w:noProof w:val="0"/>
                <w:sz w:val="16"/>
              </w:rPr>
            </w:pPr>
            <w:r w:rsidRPr="00977EA3">
              <w:rPr>
                <w:noProof w:val="0"/>
                <w:sz w:val="16"/>
              </w:rPr>
              <w:t>M</w:t>
            </w:r>
          </w:p>
        </w:tc>
        <w:tc>
          <w:tcPr>
            <w:tcW w:w="4968" w:type="dxa"/>
            <w:vAlign w:val="center"/>
          </w:tcPr>
          <w:p w14:paraId="20845C77" w14:textId="180AF7E0" w:rsidR="007A1F44" w:rsidRPr="00977EA3" w:rsidRDefault="007A1F44" w:rsidP="00A74D2C">
            <w:pPr>
              <w:pStyle w:val="TableEntry"/>
              <w:rPr>
                <w:noProof w:val="0"/>
                <w:sz w:val="16"/>
              </w:rPr>
            </w:pPr>
            <w:r w:rsidRPr="00977EA3">
              <w:rPr>
                <w:noProof w:val="0"/>
                <w:sz w:val="16"/>
              </w:rPr>
              <w:t xml:space="preserve">If </w:t>
            </w:r>
            <w:commentRangeStart w:id="4302"/>
            <w:ins w:id="4303" w:author="Gregorio Canal" w:date="2019-05-22T15:37:00Z">
              <w:r w:rsidR="00C73A81">
                <w:rPr>
                  <w:noProof w:val="0"/>
                  <w:sz w:val="16"/>
                </w:rPr>
                <w:t xml:space="preserve">WS-Addressing based </w:t>
              </w:r>
            </w:ins>
            <w:r w:rsidRPr="00977EA3">
              <w:rPr>
                <w:noProof w:val="0"/>
                <w:sz w:val="16"/>
              </w:rPr>
              <w:t xml:space="preserve">Asynchronous </w:t>
            </w:r>
            <w:commentRangeEnd w:id="4302"/>
            <w:r w:rsidR="00C73A81">
              <w:rPr>
                <w:rStyle w:val="Rimandocommento"/>
                <w:noProof w:val="0"/>
              </w:rPr>
              <w:commentReference w:id="4302"/>
            </w:r>
            <w:r w:rsidRPr="00977EA3">
              <w:rPr>
                <w:noProof w:val="0"/>
                <w:sz w:val="16"/>
              </w:rPr>
              <w:t>Web Services Exchange is being used, the content of the &lt;</w:t>
            </w:r>
            <w:proofErr w:type="spellStart"/>
            <w:r w:rsidRPr="00977EA3">
              <w:rPr>
                <w:noProof w:val="0"/>
                <w:sz w:val="16"/>
              </w:rPr>
              <w:t>wsa:ReplyTo</w:t>
            </w:r>
            <w:proofErr w:type="spellEnd"/>
            <w:r w:rsidRPr="00977EA3">
              <w:rPr>
                <w:noProof w:val="0"/>
                <w:sz w:val="16"/>
              </w:rPr>
              <w:t>/&gt; element</w:t>
            </w:r>
            <w:r w:rsidR="00B104B9" w:rsidRPr="00977EA3">
              <w:rPr>
                <w:noProof w:val="0"/>
                <w:sz w:val="16"/>
              </w:rPr>
              <w:t xml:space="preserve">. </w:t>
            </w:r>
            <w:r w:rsidRPr="00977EA3">
              <w:rPr>
                <w:noProof w:val="0"/>
                <w:sz w:val="16"/>
              </w:rPr>
              <w:t>Otherwise, not specialized.</w:t>
            </w:r>
          </w:p>
        </w:tc>
      </w:tr>
      <w:tr w:rsidR="007A1F44" w:rsidRPr="00977EA3" w14:paraId="69B0F9FE" w14:textId="77777777" w:rsidTr="00AE2B59">
        <w:trPr>
          <w:cantSplit/>
        </w:trPr>
        <w:tc>
          <w:tcPr>
            <w:tcW w:w="1548" w:type="dxa"/>
            <w:vMerge/>
            <w:textDirection w:val="btLr"/>
            <w:vAlign w:val="center"/>
          </w:tcPr>
          <w:p w14:paraId="66077EB8" w14:textId="77777777" w:rsidR="007A1F44" w:rsidRPr="00977EA3" w:rsidRDefault="007A1F44" w:rsidP="00AE2B59">
            <w:pPr>
              <w:pStyle w:val="TableLabel"/>
              <w:rPr>
                <w:noProof w:val="0"/>
                <w:sz w:val="16"/>
              </w:rPr>
            </w:pPr>
          </w:p>
        </w:tc>
        <w:tc>
          <w:tcPr>
            <w:tcW w:w="2520" w:type="dxa"/>
            <w:vAlign w:val="center"/>
          </w:tcPr>
          <w:p w14:paraId="489547BD" w14:textId="77777777" w:rsidR="007A1F44" w:rsidRPr="00977EA3" w:rsidRDefault="007A1F44" w:rsidP="00D530C1">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21EDF0E8"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03FC68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478496B" w14:textId="77777777" w:rsidTr="00AE2B59">
        <w:trPr>
          <w:cantSplit/>
        </w:trPr>
        <w:tc>
          <w:tcPr>
            <w:tcW w:w="1548" w:type="dxa"/>
            <w:vMerge/>
            <w:textDirection w:val="btLr"/>
            <w:vAlign w:val="center"/>
          </w:tcPr>
          <w:p w14:paraId="45737F42" w14:textId="77777777" w:rsidR="007A1F44" w:rsidRPr="00977EA3" w:rsidRDefault="007A1F44" w:rsidP="00AE2B59">
            <w:pPr>
              <w:pStyle w:val="TableLabel"/>
              <w:rPr>
                <w:noProof w:val="0"/>
                <w:sz w:val="16"/>
              </w:rPr>
            </w:pPr>
          </w:p>
        </w:tc>
        <w:tc>
          <w:tcPr>
            <w:tcW w:w="2520" w:type="dxa"/>
            <w:vAlign w:val="center"/>
          </w:tcPr>
          <w:p w14:paraId="7AE5D5B9"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5E4516B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B86264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66E05F8" w14:textId="77777777" w:rsidTr="00AE2B59">
        <w:trPr>
          <w:cantSplit/>
        </w:trPr>
        <w:tc>
          <w:tcPr>
            <w:tcW w:w="1548" w:type="dxa"/>
            <w:vMerge/>
            <w:textDirection w:val="btLr"/>
            <w:vAlign w:val="center"/>
          </w:tcPr>
          <w:p w14:paraId="15A54180" w14:textId="77777777" w:rsidR="007A1F44" w:rsidRPr="00977EA3" w:rsidRDefault="007A1F44" w:rsidP="00AE2B59">
            <w:pPr>
              <w:pStyle w:val="TableLabel"/>
              <w:rPr>
                <w:noProof w:val="0"/>
                <w:sz w:val="16"/>
              </w:rPr>
            </w:pPr>
          </w:p>
        </w:tc>
        <w:tc>
          <w:tcPr>
            <w:tcW w:w="2520" w:type="dxa"/>
            <w:vAlign w:val="center"/>
          </w:tcPr>
          <w:p w14:paraId="7FCE84BE" w14:textId="77777777" w:rsidR="007A1F44" w:rsidRPr="00977EA3" w:rsidRDefault="007A1F44" w:rsidP="00D530C1">
            <w:pPr>
              <w:pStyle w:val="TableEntry"/>
              <w:rPr>
                <w:i/>
                <w:iCs/>
                <w:noProof w:val="0"/>
                <w:sz w:val="16"/>
              </w:rPr>
            </w:pPr>
            <w:proofErr w:type="spellStart"/>
            <w:r w:rsidRPr="00977EA3">
              <w:rPr>
                <w:i/>
                <w:iCs/>
                <w:noProof w:val="0"/>
                <w:sz w:val="16"/>
              </w:rPr>
              <w:t>UserIsRequestor</w:t>
            </w:r>
            <w:proofErr w:type="spellEnd"/>
          </w:p>
        </w:tc>
        <w:tc>
          <w:tcPr>
            <w:tcW w:w="630" w:type="dxa"/>
            <w:vAlign w:val="center"/>
          </w:tcPr>
          <w:p w14:paraId="30C76489" w14:textId="77777777" w:rsidR="007A1F44" w:rsidRPr="00977EA3" w:rsidRDefault="007A1F44" w:rsidP="00A74D2C">
            <w:pPr>
              <w:pStyle w:val="TableEntry"/>
              <w:jc w:val="center"/>
              <w:rPr>
                <w:i/>
                <w:iCs/>
                <w:noProof w:val="0"/>
                <w:sz w:val="16"/>
              </w:rPr>
            </w:pPr>
            <w:r w:rsidRPr="00977EA3">
              <w:rPr>
                <w:i/>
                <w:iCs/>
                <w:noProof w:val="0"/>
                <w:sz w:val="16"/>
              </w:rPr>
              <w:t>U</w:t>
            </w:r>
          </w:p>
        </w:tc>
        <w:tc>
          <w:tcPr>
            <w:tcW w:w="4968" w:type="dxa"/>
            <w:vAlign w:val="center"/>
          </w:tcPr>
          <w:p w14:paraId="6C68AAD1"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513D1CFA" w14:textId="77777777" w:rsidTr="00AE2B59">
        <w:trPr>
          <w:cantSplit/>
        </w:trPr>
        <w:tc>
          <w:tcPr>
            <w:tcW w:w="1548" w:type="dxa"/>
            <w:vMerge/>
            <w:textDirection w:val="btLr"/>
            <w:vAlign w:val="center"/>
          </w:tcPr>
          <w:p w14:paraId="45E7C041" w14:textId="77777777" w:rsidR="007A1F44" w:rsidRPr="00977EA3" w:rsidRDefault="007A1F44" w:rsidP="00AE2B59">
            <w:pPr>
              <w:pStyle w:val="TableLabel"/>
              <w:rPr>
                <w:noProof w:val="0"/>
                <w:sz w:val="16"/>
              </w:rPr>
            </w:pPr>
          </w:p>
        </w:tc>
        <w:tc>
          <w:tcPr>
            <w:tcW w:w="2520" w:type="dxa"/>
            <w:vAlign w:val="center"/>
          </w:tcPr>
          <w:p w14:paraId="66C74A30"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067605B5"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8C5A44D"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64EC9987" w14:textId="77777777" w:rsidTr="00AE2B59">
        <w:trPr>
          <w:cantSplit/>
        </w:trPr>
        <w:tc>
          <w:tcPr>
            <w:tcW w:w="1548" w:type="dxa"/>
            <w:vMerge/>
            <w:textDirection w:val="btLr"/>
            <w:vAlign w:val="center"/>
          </w:tcPr>
          <w:p w14:paraId="308D782A" w14:textId="77777777" w:rsidR="007A1F44" w:rsidRPr="00977EA3" w:rsidRDefault="007A1F44" w:rsidP="00AE2B59">
            <w:pPr>
              <w:pStyle w:val="TableLabel"/>
              <w:rPr>
                <w:noProof w:val="0"/>
                <w:sz w:val="16"/>
              </w:rPr>
            </w:pPr>
          </w:p>
        </w:tc>
        <w:tc>
          <w:tcPr>
            <w:tcW w:w="2520" w:type="dxa"/>
            <w:vAlign w:val="center"/>
          </w:tcPr>
          <w:p w14:paraId="3E47B8D4" w14:textId="77777777" w:rsidR="007A1F44" w:rsidRPr="00977EA3" w:rsidRDefault="007A1F44" w:rsidP="00AE2B59">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608A6120"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37BCE6BC"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78B79EAB" w14:textId="77777777" w:rsidTr="00AE2B59">
        <w:trPr>
          <w:cantSplit/>
        </w:trPr>
        <w:tc>
          <w:tcPr>
            <w:tcW w:w="1548" w:type="dxa"/>
            <w:vMerge/>
            <w:textDirection w:val="btLr"/>
            <w:vAlign w:val="center"/>
          </w:tcPr>
          <w:p w14:paraId="63CACB13" w14:textId="77777777" w:rsidR="007A1F44" w:rsidRPr="00977EA3" w:rsidRDefault="007A1F44" w:rsidP="00AE2B59">
            <w:pPr>
              <w:pStyle w:val="TableLabel"/>
              <w:rPr>
                <w:noProof w:val="0"/>
                <w:sz w:val="16"/>
              </w:rPr>
            </w:pPr>
          </w:p>
        </w:tc>
        <w:tc>
          <w:tcPr>
            <w:tcW w:w="2520" w:type="dxa"/>
            <w:vAlign w:val="center"/>
          </w:tcPr>
          <w:p w14:paraId="75DD7B7B" w14:textId="77777777" w:rsidR="007A1F44" w:rsidRPr="00977EA3" w:rsidRDefault="007A1F44" w:rsidP="00AE2B59">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4CD706E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02FE6D6" w14:textId="77777777" w:rsidR="007A1F44" w:rsidRPr="00977EA3" w:rsidRDefault="007A1F44" w:rsidP="00AE2B59">
            <w:pPr>
              <w:pStyle w:val="TableEntry"/>
              <w:rPr>
                <w:noProof w:val="0"/>
                <w:sz w:val="16"/>
              </w:rPr>
            </w:pPr>
            <w:r w:rsidRPr="00977EA3">
              <w:rPr>
                <w:noProof w:val="0"/>
                <w:sz w:val="16"/>
              </w:rPr>
              <w:t>The machine name or IP address.</w:t>
            </w:r>
          </w:p>
        </w:tc>
      </w:tr>
    </w:tbl>
    <w:p w14:paraId="374EFAEF" w14:textId="77777777" w:rsidR="00903C21" w:rsidRPr="00977EA3" w:rsidRDefault="00903C21" w:rsidP="00903C21">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903C21" w:rsidRPr="00977EA3" w14:paraId="5DC04C13" w14:textId="77777777" w:rsidTr="002A5142">
        <w:trPr>
          <w:cantSplit/>
        </w:trPr>
        <w:tc>
          <w:tcPr>
            <w:tcW w:w="1548" w:type="dxa"/>
            <w:vMerge w:val="restart"/>
          </w:tcPr>
          <w:p w14:paraId="6BFD838E" w14:textId="77777777" w:rsidR="00903C21" w:rsidRPr="00977EA3" w:rsidRDefault="00903C21" w:rsidP="00A063AC">
            <w:pPr>
              <w:pStyle w:val="TableEntryHeader"/>
              <w:rPr>
                <w:noProof w:val="0"/>
              </w:rPr>
            </w:pPr>
            <w:r w:rsidRPr="00977EA3">
              <w:rPr>
                <w:noProof w:val="0"/>
              </w:rPr>
              <w:t>Human Requestor (if known)</w:t>
            </w:r>
          </w:p>
          <w:p w14:paraId="77ACCB87" w14:textId="77777777" w:rsidR="00903C21" w:rsidRPr="00977EA3" w:rsidRDefault="00903C21" w:rsidP="002A5142">
            <w:pPr>
              <w:pStyle w:val="TableEntryHeader"/>
              <w:rPr>
                <w:noProof w:val="0"/>
                <w:sz w:val="16"/>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ActiveParticipant</w:t>
            </w:r>
            <w:proofErr w:type="spellEnd"/>
          </w:p>
        </w:tc>
        <w:tc>
          <w:tcPr>
            <w:tcW w:w="2520" w:type="dxa"/>
            <w:vAlign w:val="center"/>
          </w:tcPr>
          <w:p w14:paraId="3B08FE71" w14:textId="77777777" w:rsidR="00903C21" w:rsidRPr="00977EA3" w:rsidRDefault="00903C21" w:rsidP="002A5142">
            <w:pPr>
              <w:pStyle w:val="TableEntry"/>
              <w:rPr>
                <w:noProof w:val="0"/>
                <w:sz w:val="16"/>
              </w:rPr>
            </w:pPr>
            <w:proofErr w:type="spellStart"/>
            <w:r w:rsidRPr="00977EA3">
              <w:rPr>
                <w:noProof w:val="0"/>
                <w:sz w:val="16"/>
              </w:rPr>
              <w:t>UserID</w:t>
            </w:r>
            <w:proofErr w:type="spellEnd"/>
          </w:p>
        </w:tc>
        <w:tc>
          <w:tcPr>
            <w:tcW w:w="630" w:type="dxa"/>
            <w:vAlign w:val="center"/>
          </w:tcPr>
          <w:p w14:paraId="63160D64" w14:textId="77777777" w:rsidR="00903C21" w:rsidRPr="00977EA3" w:rsidRDefault="00903C21" w:rsidP="002A5142">
            <w:pPr>
              <w:pStyle w:val="TableEntry"/>
              <w:jc w:val="center"/>
              <w:rPr>
                <w:noProof w:val="0"/>
                <w:sz w:val="16"/>
              </w:rPr>
            </w:pPr>
            <w:r w:rsidRPr="00977EA3">
              <w:rPr>
                <w:noProof w:val="0"/>
                <w:sz w:val="16"/>
              </w:rPr>
              <w:t>M</w:t>
            </w:r>
          </w:p>
        </w:tc>
        <w:tc>
          <w:tcPr>
            <w:tcW w:w="4968" w:type="dxa"/>
            <w:vAlign w:val="center"/>
          </w:tcPr>
          <w:p w14:paraId="600C9516" w14:textId="77777777" w:rsidR="00903C21" w:rsidRPr="00977EA3" w:rsidRDefault="00903C21" w:rsidP="002A5142">
            <w:pPr>
              <w:pStyle w:val="TableEntry"/>
              <w:rPr>
                <w:noProof w:val="0"/>
                <w:sz w:val="16"/>
              </w:rPr>
            </w:pPr>
            <w:r w:rsidRPr="00977EA3">
              <w:rPr>
                <w:noProof w:val="0"/>
                <w:sz w:val="16"/>
              </w:rPr>
              <w:t>Identity of the human that initiated the transaction.</w:t>
            </w:r>
          </w:p>
        </w:tc>
      </w:tr>
      <w:tr w:rsidR="00903C21" w:rsidRPr="00977EA3" w14:paraId="621E3FA5" w14:textId="77777777" w:rsidTr="002A5142">
        <w:trPr>
          <w:cantSplit/>
        </w:trPr>
        <w:tc>
          <w:tcPr>
            <w:tcW w:w="1548" w:type="dxa"/>
            <w:vMerge/>
            <w:textDirection w:val="btLr"/>
            <w:vAlign w:val="center"/>
          </w:tcPr>
          <w:p w14:paraId="35336200" w14:textId="77777777" w:rsidR="00903C21" w:rsidRPr="00977EA3" w:rsidRDefault="00903C21" w:rsidP="002A5142">
            <w:pPr>
              <w:pStyle w:val="TableLabel"/>
              <w:rPr>
                <w:noProof w:val="0"/>
                <w:sz w:val="16"/>
              </w:rPr>
            </w:pPr>
          </w:p>
        </w:tc>
        <w:tc>
          <w:tcPr>
            <w:tcW w:w="2520" w:type="dxa"/>
            <w:vAlign w:val="center"/>
          </w:tcPr>
          <w:p w14:paraId="0F435F76" w14:textId="77777777" w:rsidR="00903C21" w:rsidRPr="00977EA3" w:rsidRDefault="00903C21" w:rsidP="002A5142">
            <w:pPr>
              <w:pStyle w:val="TableEntry"/>
              <w:rPr>
                <w:i/>
                <w:iCs/>
                <w:noProof w:val="0"/>
                <w:sz w:val="16"/>
              </w:rPr>
            </w:pPr>
            <w:proofErr w:type="spellStart"/>
            <w:r w:rsidRPr="00977EA3">
              <w:rPr>
                <w:i/>
                <w:iCs/>
                <w:noProof w:val="0"/>
                <w:sz w:val="16"/>
              </w:rPr>
              <w:t>AlternativeUserID</w:t>
            </w:r>
            <w:proofErr w:type="spellEnd"/>
          </w:p>
        </w:tc>
        <w:tc>
          <w:tcPr>
            <w:tcW w:w="630" w:type="dxa"/>
            <w:vAlign w:val="center"/>
          </w:tcPr>
          <w:p w14:paraId="26B1F3F5"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13E8B96D"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5D41BD80" w14:textId="77777777" w:rsidTr="002A5142">
        <w:trPr>
          <w:cantSplit/>
        </w:trPr>
        <w:tc>
          <w:tcPr>
            <w:tcW w:w="1548" w:type="dxa"/>
            <w:vMerge/>
            <w:textDirection w:val="btLr"/>
            <w:vAlign w:val="center"/>
          </w:tcPr>
          <w:p w14:paraId="3D7C8DDC" w14:textId="77777777" w:rsidR="00903C21" w:rsidRPr="00977EA3" w:rsidRDefault="00903C21" w:rsidP="002A5142">
            <w:pPr>
              <w:pStyle w:val="TableLabel"/>
              <w:rPr>
                <w:noProof w:val="0"/>
                <w:sz w:val="16"/>
              </w:rPr>
            </w:pPr>
          </w:p>
        </w:tc>
        <w:tc>
          <w:tcPr>
            <w:tcW w:w="2520" w:type="dxa"/>
            <w:vAlign w:val="center"/>
          </w:tcPr>
          <w:p w14:paraId="6E5B007E" w14:textId="77777777" w:rsidR="00903C21" w:rsidRPr="00977EA3" w:rsidRDefault="00903C21" w:rsidP="002A5142">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342EDE3B"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05104C0A"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728CB6C8" w14:textId="77777777" w:rsidTr="002A5142">
        <w:trPr>
          <w:cantSplit/>
        </w:trPr>
        <w:tc>
          <w:tcPr>
            <w:tcW w:w="1548" w:type="dxa"/>
            <w:vMerge/>
            <w:textDirection w:val="btLr"/>
            <w:vAlign w:val="center"/>
          </w:tcPr>
          <w:p w14:paraId="3E0FB53C" w14:textId="77777777" w:rsidR="00903C21" w:rsidRPr="00977EA3" w:rsidRDefault="00903C21" w:rsidP="002A5142">
            <w:pPr>
              <w:pStyle w:val="TableLabel"/>
              <w:rPr>
                <w:noProof w:val="0"/>
                <w:sz w:val="16"/>
              </w:rPr>
            </w:pPr>
          </w:p>
        </w:tc>
        <w:tc>
          <w:tcPr>
            <w:tcW w:w="2520" w:type="dxa"/>
            <w:vAlign w:val="center"/>
          </w:tcPr>
          <w:p w14:paraId="7BA8A18D" w14:textId="77777777" w:rsidR="00903C21" w:rsidRPr="00977EA3" w:rsidRDefault="00903C21" w:rsidP="002A5142">
            <w:pPr>
              <w:pStyle w:val="TableEntry"/>
              <w:rPr>
                <w:noProof w:val="0"/>
                <w:sz w:val="16"/>
              </w:rPr>
            </w:pPr>
            <w:proofErr w:type="spellStart"/>
            <w:r w:rsidRPr="00977EA3">
              <w:rPr>
                <w:noProof w:val="0"/>
                <w:sz w:val="16"/>
              </w:rPr>
              <w:t>UserIsRequestor</w:t>
            </w:r>
            <w:proofErr w:type="spellEnd"/>
          </w:p>
        </w:tc>
        <w:tc>
          <w:tcPr>
            <w:tcW w:w="630" w:type="dxa"/>
            <w:vAlign w:val="center"/>
          </w:tcPr>
          <w:p w14:paraId="0F4A8780" w14:textId="77777777" w:rsidR="00903C21" w:rsidRPr="00977EA3" w:rsidRDefault="00903C21" w:rsidP="002A5142">
            <w:pPr>
              <w:pStyle w:val="TableEntry"/>
              <w:jc w:val="center"/>
              <w:rPr>
                <w:noProof w:val="0"/>
                <w:sz w:val="16"/>
              </w:rPr>
            </w:pPr>
            <w:r w:rsidRPr="00977EA3">
              <w:rPr>
                <w:noProof w:val="0"/>
                <w:sz w:val="16"/>
              </w:rPr>
              <w:t>M</w:t>
            </w:r>
          </w:p>
        </w:tc>
        <w:tc>
          <w:tcPr>
            <w:tcW w:w="4968" w:type="dxa"/>
            <w:vAlign w:val="center"/>
          </w:tcPr>
          <w:p w14:paraId="393CF4EB" w14:textId="77777777" w:rsidR="00903C21" w:rsidRPr="00977EA3" w:rsidRDefault="00903C21" w:rsidP="002A5142">
            <w:pPr>
              <w:pStyle w:val="TableEntry"/>
              <w:rPr>
                <w:noProof w:val="0"/>
                <w:sz w:val="16"/>
              </w:rPr>
            </w:pPr>
            <w:r w:rsidRPr="00977EA3">
              <w:rPr>
                <w:noProof w:val="0"/>
                <w:sz w:val="16"/>
              </w:rPr>
              <w:t>“true”</w:t>
            </w:r>
          </w:p>
        </w:tc>
      </w:tr>
      <w:tr w:rsidR="00903C21" w:rsidRPr="00977EA3" w14:paraId="131CECFB" w14:textId="77777777" w:rsidTr="002A5142">
        <w:trPr>
          <w:cantSplit/>
        </w:trPr>
        <w:tc>
          <w:tcPr>
            <w:tcW w:w="1548" w:type="dxa"/>
            <w:vMerge/>
            <w:textDirection w:val="btLr"/>
            <w:vAlign w:val="center"/>
          </w:tcPr>
          <w:p w14:paraId="1B4D0793" w14:textId="77777777" w:rsidR="00903C21" w:rsidRPr="00977EA3" w:rsidRDefault="00903C21" w:rsidP="002A5142">
            <w:pPr>
              <w:pStyle w:val="TableLabel"/>
              <w:rPr>
                <w:noProof w:val="0"/>
                <w:sz w:val="16"/>
              </w:rPr>
            </w:pPr>
          </w:p>
        </w:tc>
        <w:tc>
          <w:tcPr>
            <w:tcW w:w="2520" w:type="dxa"/>
            <w:vAlign w:val="center"/>
          </w:tcPr>
          <w:p w14:paraId="7528620C" w14:textId="77777777" w:rsidR="00903C21" w:rsidRPr="00977EA3" w:rsidRDefault="00903C21" w:rsidP="002A5142">
            <w:pPr>
              <w:pStyle w:val="TableEntry"/>
              <w:rPr>
                <w:noProof w:val="0"/>
                <w:sz w:val="16"/>
              </w:rPr>
            </w:pPr>
            <w:proofErr w:type="spellStart"/>
            <w:r w:rsidRPr="00977EA3">
              <w:rPr>
                <w:noProof w:val="0"/>
                <w:sz w:val="16"/>
              </w:rPr>
              <w:t>RoleIDCode</w:t>
            </w:r>
            <w:proofErr w:type="spellEnd"/>
          </w:p>
        </w:tc>
        <w:tc>
          <w:tcPr>
            <w:tcW w:w="630" w:type="dxa"/>
            <w:vAlign w:val="center"/>
          </w:tcPr>
          <w:p w14:paraId="294669C9" w14:textId="77777777" w:rsidR="00903C21" w:rsidRPr="00977EA3" w:rsidRDefault="00903C21" w:rsidP="002A5142">
            <w:pPr>
              <w:pStyle w:val="TableEntry"/>
              <w:jc w:val="center"/>
              <w:rPr>
                <w:noProof w:val="0"/>
                <w:sz w:val="16"/>
              </w:rPr>
            </w:pPr>
            <w:r w:rsidRPr="00977EA3">
              <w:rPr>
                <w:noProof w:val="0"/>
                <w:sz w:val="16"/>
              </w:rPr>
              <w:t>U</w:t>
            </w:r>
          </w:p>
        </w:tc>
        <w:tc>
          <w:tcPr>
            <w:tcW w:w="4968" w:type="dxa"/>
            <w:vAlign w:val="center"/>
          </w:tcPr>
          <w:p w14:paraId="0D550E94" w14:textId="77777777" w:rsidR="00903C21" w:rsidRPr="00977EA3" w:rsidRDefault="00903C21" w:rsidP="002A5142">
            <w:pPr>
              <w:pStyle w:val="TableEntry"/>
              <w:rPr>
                <w:noProof w:val="0"/>
                <w:sz w:val="16"/>
              </w:rPr>
            </w:pPr>
            <w:r w:rsidRPr="00977EA3">
              <w:rPr>
                <w:noProof w:val="0"/>
                <w:sz w:val="16"/>
              </w:rPr>
              <w:t>Access Control role(s) the user holds that allows this transaction.</w:t>
            </w:r>
          </w:p>
        </w:tc>
      </w:tr>
      <w:tr w:rsidR="00903C21" w:rsidRPr="00977EA3" w14:paraId="60289338" w14:textId="77777777" w:rsidTr="002A5142">
        <w:trPr>
          <w:cantSplit/>
        </w:trPr>
        <w:tc>
          <w:tcPr>
            <w:tcW w:w="1548" w:type="dxa"/>
            <w:vMerge/>
            <w:textDirection w:val="btLr"/>
            <w:vAlign w:val="center"/>
          </w:tcPr>
          <w:p w14:paraId="57BC08E9" w14:textId="77777777" w:rsidR="00903C21" w:rsidRPr="00977EA3" w:rsidRDefault="00903C21" w:rsidP="002A5142">
            <w:pPr>
              <w:pStyle w:val="TableLabel"/>
              <w:rPr>
                <w:noProof w:val="0"/>
                <w:sz w:val="16"/>
              </w:rPr>
            </w:pPr>
          </w:p>
        </w:tc>
        <w:tc>
          <w:tcPr>
            <w:tcW w:w="2520" w:type="dxa"/>
            <w:vAlign w:val="center"/>
          </w:tcPr>
          <w:p w14:paraId="63AEC788" w14:textId="77777777" w:rsidR="00903C21" w:rsidRPr="00977EA3" w:rsidRDefault="00903C21" w:rsidP="002A5142">
            <w:pPr>
              <w:pStyle w:val="TableEntry"/>
              <w:rPr>
                <w:i/>
                <w:iCs/>
                <w:noProof w:val="0"/>
                <w:sz w:val="16"/>
              </w:rPr>
            </w:pPr>
            <w:proofErr w:type="spellStart"/>
            <w:r w:rsidRPr="00977EA3">
              <w:rPr>
                <w:i/>
                <w:iCs/>
                <w:noProof w:val="0"/>
                <w:sz w:val="16"/>
              </w:rPr>
              <w:t>NetworkAccessPointTypeCode</w:t>
            </w:r>
            <w:proofErr w:type="spellEnd"/>
          </w:p>
        </w:tc>
        <w:tc>
          <w:tcPr>
            <w:tcW w:w="630" w:type="dxa"/>
            <w:vAlign w:val="center"/>
          </w:tcPr>
          <w:p w14:paraId="43299408"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2D20D8C4"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5689EB6C" w14:textId="77777777" w:rsidTr="002A5142">
        <w:trPr>
          <w:cantSplit/>
        </w:trPr>
        <w:tc>
          <w:tcPr>
            <w:tcW w:w="1548" w:type="dxa"/>
            <w:vMerge/>
            <w:textDirection w:val="btLr"/>
            <w:vAlign w:val="center"/>
          </w:tcPr>
          <w:p w14:paraId="0FA4B825" w14:textId="77777777" w:rsidR="00903C21" w:rsidRPr="00977EA3" w:rsidRDefault="00903C21" w:rsidP="002A5142">
            <w:pPr>
              <w:pStyle w:val="TableLabel"/>
              <w:rPr>
                <w:noProof w:val="0"/>
                <w:sz w:val="16"/>
              </w:rPr>
            </w:pPr>
          </w:p>
        </w:tc>
        <w:tc>
          <w:tcPr>
            <w:tcW w:w="2520" w:type="dxa"/>
            <w:vAlign w:val="center"/>
          </w:tcPr>
          <w:p w14:paraId="3D390D07" w14:textId="77777777" w:rsidR="00903C21" w:rsidRPr="00977EA3" w:rsidRDefault="00903C21" w:rsidP="002A5142">
            <w:pPr>
              <w:pStyle w:val="TableEntry"/>
              <w:rPr>
                <w:i/>
                <w:iCs/>
                <w:noProof w:val="0"/>
                <w:sz w:val="16"/>
              </w:rPr>
            </w:pPr>
            <w:proofErr w:type="spellStart"/>
            <w:r w:rsidRPr="00977EA3">
              <w:rPr>
                <w:i/>
                <w:iCs/>
                <w:noProof w:val="0"/>
                <w:sz w:val="16"/>
              </w:rPr>
              <w:t>NetworkAccessPointID</w:t>
            </w:r>
            <w:proofErr w:type="spellEnd"/>
          </w:p>
        </w:tc>
        <w:tc>
          <w:tcPr>
            <w:tcW w:w="630" w:type="dxa"/>
            <w:vAlign w:val="center"/>
          </w:tcPr>
          <w:p w14:paraId="50B5981D"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619970D1" w14:textId="77777777" w:rsidR="00903C21" w:rsidRPr="00977EA3" w:rsidRDefault="00903C21" w:rsidP="002A5142">
            <w:pPr>
              <w:pStyle w:val="TableEntry"/>
              <w:rPr>
                <w:i/>
                <w:iCs/>
                <w:noProof w:val="0"/>
                <w:sz w:val="16"/>
              </w:rPr>
            </w:pPr>
            <w:r w:rsidRPr="00977EA3">
              <w:rPr>
                <w:i/>
                <w:iCs/>
                <w:noProof w:val="0"/>
                <w:sz w:val="16"/>
              </w:rPr>
              <w:t>not specialized</w:t>
            </w:r>
          </w:p>
        </w:tc>
      </w:tr>
    </w:tbl>
    <w:p w14:paraId="041984DA" w14:textId="77777777" w:rsidR="007A1F44" w:rsidRPr="00977EA3" w:rsidRDefault="007A1F44"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BDCDD91" w14:textId="77777777" w:rsidTr="00D372D5">
        <w:trPr>
          <w:cantSplit/>
        </w:trPr>
        <w:tc>
          <w:tcPr>
            <w:tcW w:w="1548" w:type="dxa"/>
            <w:vMerge w:val="restart"/>
          </w:tcPr>
          <w:p w14:paraId="620A40E9" w14:textId="77777777" w:rsidR="007A1F44" w:rsidRPr="00977EA3" w:rsidRDefault="007A1F44" w:rsidP="00A063AC">
            <w:pPr>
              <w:pStyle w:val="TableEntryHeader"/>
              <w:rPr>
                <w:noProof w:val="0"/>
              </w:rPr>
            </w:pPr>
            <w:r w:rsidRPr="00977EA3">
              <w:rPr>
                <w:noProof w:val="0"/>
              </w:rPr>
              <w:t>Destination</w:t>
            </w:r>
          </w:p>
          <w:p w14:paraId="3E6920CF" w14:textId="77777777" w:rsidR="007A1F44" w:rsidRPr="00977EA3" w:rsidRDefault="007A1F44" w:rsidP="00AE2B59">
            <w:pPr>
              <w:pStyle w:val="TableEntryHeader"/>
              <w:rPr>
                <w:noProof w:val="0"/>
                <w:sz w:val="12"/>
                <w:szCs w:val="12"/>
              </w:rPr>
            </w:pPr>
            <w:bookmarkStart w:id="4304" w:name="OLE_LINK4"/>
            <w:bookmarkStart w:id="4305" w:name="OLE_LINK9"/>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ActiveParticipant</w:t>
            </w:r>
            <w:bookmarkEnd w:id="4304"/>
            <w:bookmarkEnd w:id="4305"/>
            <w:proofErr w:type="spellEnd"/>
          </w:p>
        </w:tc>
        <w:tc>
          <w:tcPr>
            <w:tcW w:w="2520" w:type="dxa"/>
            <w:vAlign w:val="center"/>
          </w:tcPr>
          <w:p w14:paraId="621C69D5" w14:textId="77777777" w:rsidR="007A1F44" w:rsidRPr="00977EA3" w:rsidRDefault="007A1F44" w:rsidP="00AE2B59">
            <w:pPr>
              <w:pStyle w:val="TableEntry"/>
              <w:rPr>
                <w:noProof w:val="0"/>
                <w:sz w:val="16"/>
              </w:rPr>
            </w:pPr>
            <w:proofErr w:type="spellStart"/>
            <w:r w:rsidRPr="00977EA3">
              <w:rPr>
                <w:noProof w:val="0"/>
                <w:sz w:val="16"/>
              </w:rPr>
              <w:t>UserID</w:t>
            </w:r>
            <w:proofErr w:type="spellEnd"/>
          </w:p>
        </w:tc>
        <w:tc>
          <w:tcPr>
            <w:tcW w:w="630" w:type="dxa"/>
            <w:vAlign w:val="center"/>
          </w:tcPr>
          <w:p w14:paraId="7714F8E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A9D9EAA"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365C6E1C" w14:textId="77777777" w:rsidTr="00AE2B59">
        <w:trPr>
          <w:cantSplit/>
        </w:trPr>
        <w:tc>
          <w:tcPr>
            <w:tcW w:w="1548" w:type="dxa"/>
            <w:vMerge/>
            <w:textDirection w:val="btLr"/>
            <w:vAlign w:val="center"/>
          </w:tcPr>
          <w:p w14:paraId="332CB641" w14:textId="77777777" w:rsidR="007A1F44" w:rsidRPr="00977EA3" w:rsidRDefault="007A1F44" w:rsidP="00AE2B59">
            <w:pPr>
              <w:pStyle w:val="TableLabel"/>
              <w:rPr>
                <w:noProof w:val="0"/>
                <w:sz w:val="16"/>
              </w:rPr>
            </w:pPr>
          </w:p>
        </w:tc>
        <w:tc>
          <w:tcPr>
            <w:tcW w:w="2520" w:type="dxa"/>
            <w:vAlign w:val="center"/>
          </w:tcPr>
          <w:p w14:paraId="5558A664" w14:textId="77777777" w:rsidR="007A1F44" w:rsidRPr="00977EA3" w:rsidRDefault="007A1F44" w:rsidP="00752AB9">
            <w:pPr>
              <w:pStyle w:val="TableEntry"/>
              <w:rPr>
                <w:noProof w:val="0"/>
                <w:sz w:val="16"/>
              </w:rPr>
            </w:pPr>
            <w:proofErr w:type="spellStart"/>
            <w:r w:rsidRPr="00977EA3">
              <w:rPr>
                <w:noProof w:val="0"/>
                <w:sz w:val="16"/>
              </w:rPr>
              <w:t>AlternativeUserID</w:t>
            </w:r>
            <w:proofErr w:type="spellEnd"/>
          </w:p>
        </w:tc>
        <w:tc>
          <w:tcPr>
            <w:tcW w:w="630" w:type="dxa"/>
            <w:vAlign w:val="center"/>
          </w:tcPr>
          <w:p w14:paraId="44F42ECF"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6B484ED"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4525503" w14:textId="77777777" w:rsidTr="00AE2B59">
        <w:trPr>
          <w:cantSplit/>
        </w:trPr>
        <w:tc>
          <w:tcPr>
            <w:tcW w:w="1548" w:type="dxa"/>
            <w:vMerge/>
            <w:textDirection w:val="btLr"/>
            <w:vAlign w:val="center"/>
          </w:tcPr>
          <w:p w14:paraId="12F9053C" w14:textId="77777777" w:rsidR="007A1F44" w:rsidRPr="00977EA3" w:rsidRDefault="007A1F44" w:rsidP="00AE2B59">
            <w:pPr>
              <w:pStyle w:val="TableLabel"/>
              <w:rPr>
                <w:noProof w:val="0"/>
                <w:sz w:val="16"/>
              </w:rPr>
            </w:pPr>
          </w:p>
        </w:tc>
        <w:tc>
          <w:tcPr>
            <w:tcW w:w="2520" w:type="dxa"/>
            <w:vAlign w:val="center"/>
          </w:tcPr>
          <w:p w14:paraId="764A9933" w14:textId="77777777" w:rsidR="007A1F44" w:rsidRPr="00977EA3" w:rsidRDefault="007A1F44" w:rsidP="00AE2B59">
            <w:pPr>
              <w:pStyle w:val="TableEntry"/>
              <w:rPr>
                <w:i/>
                <w:iCs/>
                <w:noProof w:val="0"/>
                <w:sz w:val="16"/>
              </w:rPr>
            </w:pPr>
            <w:proofErr w:type="spellStart"/>
            <w:r w:rsidRPr="00977EA3">
              <w:rPr>
                <w:i/>
                <w:iCs/>
                <w:noProof w:val="0"/>
                <w:sz w:val="16"/>
              </w:rPr>
              <w:t>UserName</w:t>
            </w:r>
            <w:proofErr w:type="spellEnd"/>
          </w:p>
        </w:tc>
        <w:tc>
          <w:tcPr>
            <w:tcW w:w="630" w:type="dxa"/>
            <w:vAlign w:val="center"/>
          </w:tcPr>
          <w:p w14:paraId="26E42188"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8E7166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77EC0CA" w14:textId="77777777" w:rsidTr="00AE2B59">
        <w:trPr>
          <w:cantSplit/>
        </w:trPr>
        <w:tc>
          <w:tcPr>
            <w:tcW w:w="1548" w:type="dxa"/>
            <w:vMerge/>
            <w:textDirection w:val="btLr"/>
            <w:vAlign w:val="center"/>
          </w:tcPr>
          <w:p w14:paraId="159442C3" w14:textId="77777777" w:rsidR="007A1F44" w:rsidRPr="00977EA3" w:rsidRDefault="007A1F44" w:rsidP="00AE2B59">
            <w:pPr>
              <w:pStyle w:val="TableLabel"/>
              <w:rPr>
                <w:noProof w:val="0"/>
                <w:sz w:val="16"/>
              </w:rPr>
            </w:pPr>
          </w:p>
        </w:tc>
        <w:tc>
          <w:tcPr>
            <w:tcW w:w="2520" w:type="dxa"/>
            <w:vAlign w:val="center"/>
          </w:tcPr>
          <w:p w14:paraId="73D1F141" w14:textId="77777777" w:rsidR="007A1F44" w:rsidRPr="00977EA3" w:rsidRDefault="007A1F44" w:rsidP="00AE2B59">
            <w:pPr>
              <w:pStyle w:val="TableEntry"/>
              <w:rPr>
                <w:iCs/>
                <w:noProof w:val="0"/>
                <w:sz w:val="16"/>
              </w:rPr>
            </w:pPr>
            <w:proofErr w:type="spellStart"/>
            <w:r w:rsidRPr="00977EA3">
              <w:rPr>
                <w:iCs/>
                <w:noProof w:val="0"/>
                <w:sz w:val="16"/>
              </w:rPr>
              <w:t>UserIsRequestor</w:t>
            </w:r>
            <w:proofErr w:type="spellEnd"/>
          </w:p>
        </w:tc>
        <w:tc>
          <w:tcPr>
            <w:tcW w:w="630" w:type="dxa"/>
            <w:vAlign w:val="center"/>
          </w:tcPr>
          <w:p w14:paraId="58213037"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C439383"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25850400" w14:textId="77777777" w:rsidTr="00AE2B59">
        <w:trPr>
          <w:cantSplit/>
        </w:trPr>
        <w:tc>
          <w:tcPr>
            <w:tcW w:w="1548" w:type="dxa"/>
            <w:vMerge/>
            <w:textDirection w:val="btLr"/>
            <w:vAlign w:val="center"/>
          </w:tcPr>
          <w:p w14:paraId="74B6C1B2" w14:textId="77777777" w:rsidR="007A1F44" w:rsidRPr="00977EA3" w:rsidRDefault="007A1F44" w:rsidP="00AE2B59">
            <w:pPr>
              <w:pStyle w:val="TableLabel"/>
              <w:rPr>
                <w:noProof w:val="0"/>
                <w:sz w:val="16"/>
              </w:rPr>
            </w:pPr>
          </w:p>
        </w:tc>
        <w:tc>
          <w:tcPr>
            <w:tcW w:w="2520" w:type="dxa"/>
            <w:vAlign w:val="center"/>
          </w:tcPr>
          <w:p w14:paraId="2231D256" w14:textId="77777777" w:rsidR="007A1F44" w:rsidRPr="00977EA3" w:rsidRDefault="007A1F44" w:rsidP="00AE2B59">
            <w:pPr>
              <w:pStyle w:val="TableEntry"/>
              <w:rPr>
                <w:noProof w:val="0"/>
                <w:sz w:val="16"/>
              </w:rPr>
            </w:pPr>
            <w:proofErr w:type="spellStart"/>
            <w:r w:rsidRPr="00977EA3">
              <w:rPr>
                <w:noProof w:val="0"/>
                <w:sz w:val="16"/>
              </w:rPr>
              <w:t>RoleIDCode</w:t>
            </w:r>
            <w:proofErr w:type="spellEnd"/>
          </w:p>
        </w:tc>
        <w:tc>
          <w:tcPr>
            <w:tcW w:w="630" w:type="dxa"/>
            <w:vAlign w:val="center"/>
          </w:tcPr>
          <w:p w14:paraId="6C5EECB4"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10ABAFD4"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41F347C5" w14:textId="77777777" w:rsidTr="00AE2B59">
        <w:trPr>
          <w:cantSplit/>
        </w:trPr>
        <w:tc>
          <w:tcPr>
            <w:tcW w:w="1548" w:type="dxa"/>
            <w:vMerge/>
            <w:textDirection w:val="btLr"/>
            <w:vAlign w:val="center"/>
          </w:tcPr>
          <w:p w14:paraId="7AF73F60" w14:textId="77777777" w:rsidR="007A1F44" w:rsidRPr="00977EA3" w:rsidRDefault="007A1F44" w:rsidP="00AE2B59">
            <w:pPr>
              <w:pStyle w:val="TableLabel"/>
              <w:rPr>
                <w:noProof w:val="0"/>
                <w:sz w:val="16"/>
              </w:rPr>
            </w:pPr>
          </w:p>
        </w:tc>
        <w:tc>
          <w:tcPr>
            <w:tcW w:w="2520" w:type="dxa"/>
            <w:vAlign w:val="center"/>
          </w:tcPr>
          <w:p w14:paraId="7A473BBC" w14:textId="77777777" w:rsidR="007A1F44" w:rsidRPr="00977EA3" w:rsidRDefault="007A1F44" w:rsidP="00AE2B59">
            <w:pPr>
              <w:pStyle w:val="TableEntry"/>
              <w:rPr>
                <w:iCs/>
                <w:noProof w:val="0"/>
                <w:sz w:val="16"/>
              </w:rPr>
            </w:pPr>
            <w:proofErr w:type="spellStart"/>
            <w:r w:rsidRPr="00977EA3">
              <w:rPr>
                <w:iCs/>
                <w:noProof w:val="0"/>
                <w:sz w:val="16"/>
              </w:rPr>
              <w:t>NetworkAccessPointTypeCode</w:t>
            </w:r>
            <w:proofErr w:type="spellEnd"/>
          </w:p>
        </w:tc>
        <w:tc>
          <w:tcPr>
            <w:tcW w:w="630" w:type="dxa"/>
            <w:vAlign w:val="center"/>
          </w:tcPr>
          <w:p w14:paraId="19CB90DD"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3181219D"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650343FA" w14:textId="77777777" w:rsidTr="00D372D5">
        <w:trPr>
          <w:cantSplit/>
        </w:trPr>
        <w:tc>
          <w:tcPr>
            <w:tcW w:w="1548" w:type="dxa"/>
            <w:vMerge/>
            <w:textDirection w:val="btLr"/>
            <w:vAlign w:val="center"/>
          </w:tcPr>
          <w:p w14:paraId="2D153233" w14:textId="77777777" w:rsidR="007A1F44" w:rsidRPr="00977EA3" w:rsidRDefault="007A1F44" w:rsidP="00AE2B59">
            <w:pPr>
              <w:pStyle w:val="TableLabel"/>
              <w:rPr>
                <w:noProof w:val="0"/>
                <w:sz w:val="16"/>
              </w:rPr>
            </w:pPr>
          </w:p>
        </w:tc>
        <w:tc>
          <w:tcPr>
            <w:tcW w:w="2520" w:type="dxa"/>
            <w:vAlign w:val="center"/>
          </w:tcPr>
          <w:p w14:paraId="21339C01" w14:textId="77777777" w:rsidR="007A1F44" w:rsidRPr="00977EA3" w:rsidRDefault="007A1F44" w:rsidP="00AE2B59">
            <w:pPr>
              <w:pStyle w:val="TableEntry"/>
              <w:rPr>
                <w:iCs/>
                <w:noProof w:val="0"/>
                <w:sz w:val="16"/>
              </w:rPr>
            </w:pPr>
            <w:proofErr w:type="spellStart"/>
            <w:r w:rsidRPr="00977EA3">
              <w:rPr>
                <w:iCs/>
                <w:noProof w:val="0"/>
                <w:sz w:val="16"/>
              </w:rPr>
              <w:t>NetworkAccessPointID</w:t>
            </w:r>
            <w:proofErr w:type="spellEnd"/>
          </w:p>
        </w:tc>
        <w:tc>
          <w:tcPr>
            <w:tcW w:w="630" w:type="dxa"/>
            <w:vAlign w:val="center"/>
          </w:tcPr>
          <w:p w14:paraId="53F4A528"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B70E4B7" w14:textId="77777777" w:rsidR="007A1F44" w:rsidRPr="00977EA3" w:rsidRDefault="007A1F44" w:rsidP="00AE2B59">
            <w:pPr>
              <w:pStyle w:val="TableEntry"/>
              <w:rPr>
                <w:noProof w:val="0"/>
                <w:sz w:val="16"/>
              </w:rPr>
            </w:pPr>
            <w:r w:rsidRPr="00977EA3">
              <w:rPr>
                <w:noProof w:val="0"/>
                <w:sz w:val="16"/>
              </w:rPr>
              <w:t>The machine name or IP address.</w:t>
            </w:r>
          </w:p>
        </w:tc>
      </w:tr>
    </w:tbl>
    <w:p w14:paraId="3405713C" w14:textId="77777777" w:rsidR="0098353B" w:rsidRPr="00977EA3" w:rsidRDefault="0098353B" w:rsidP="00D372D5">
      <w:pPr>
        <w:pStyle w:val="Corpotesto"/>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C884682" w14:textId="77777777" w:rsidTr="00AE2B59">
        <w:trPr>
          <w:cantSplit/>
        </w:trPr>
        <w:tc>
          <w:tcPr>
            <w:tcW w:w="1728" w:type="dxa"/>
            <w:vMerge w:val="restart"/>
          </w:tcPr>
          <w:p w14:paraId="5D6769D4" w14:textId="77777777" w:rsidR="007A1F44" w:rsidRPr="00977EA3" w:rsidRDefault="007A1F44" w:rsidP="00A063AC">
            <w:pPr>
              <w:pStyle w:val="TableEntryHeader"/>
              <w:rPr>
                <w:noProof w:val="0"/>
              </w:rPr>
            </w:pPr>
            <w:r w:rsidRPr="00977EA3">
              <w:rPr>
                <w:noProof w:val="0"/>
              </w:rPr>
              <w:t>Audit Source</w:t>
            </w:r>
          </w:p>
          <w:p w14:paraId="6353DB01" w14:textId="77777777" w:rsidR="007A1F44" w:rsidRPr="00977EA3" w:rsidRDefault="007A1F44" w:rsidP="00AE2B59">
            <w:pPr>
              <w:pStyle w:val="TableEntryHeader"/>
              <w:rPr>
                <w:noProof w:val="0"/>
                <w:sz w:val="12"/>
                <w:szCs w:val="12"/>
              </w:rPr>
            </w:pPr>
            <w:proofErr w:type="spellStart"/>
            <w:r w:rsidRPr="00977EA3">
              <w:rPr>
                <w:noProof w:val="0"/>
                <w:sz w:val="12"/>
                <w:szCs w:val="12"/>
              </w:rPr>
              <w:t>AuditMessage</w:t>
            </w:r>
            <w:proofErr w:type="spellEnd"/>
            <w:r w:rsidRPr="00977EA3">
              <w:rPr>
                <w:noProof w:val="0"/>
                <w:sz w:val="12"/>
                <w:szCs w:val="12"/>
              </w:rPr>
              <w:t>/</w:t>
            </w:r>
            <w:r w:rsidRPr="00977EA3">
              <w:rPr>
                <w:noProof w:val="0"/>
                <w:sz w:val="12"/>
                <w:szCs w:val="12"/>
              </w:rPr>
              <w:br/>
            </w:r>
            <w:proofErr w:type="spellStart"/>
            <w:r w:rsidRPr="00977EA3">
              <w:rPr>
                <w:noProof w:val="0"/>
                <w:sz w:val="12"/>
                <w:szCs w:val="12"/>
              </w:rPr>
              <w:t>AuditSourceIdentification</w:t>
            </w:r>
            <w:proofErr w:type="spellEnd"/>
          </w:p>
        </w:tc>
        <w:tc>
          <w:tcPr>
            <w:tcW w:w="2340" w:type="dxa"/>
            <w:vAlign w:val="center"/>
          </w:tcPr>
          <w:p w14:paraId="2305B245" w14:textId="77777777" w:rsidR="007A1F44" w:rsidRPr="00977EA3" w:rsidRDefault="007A1F44" w:rsidP="00AE2B59">
            <w:pPr>
              <w:pStyle w:val="TableEntry"/>
              <w:rPr>
                <w:i/>
                <w:iCs/>
                <w:noProof w:val="0"/>
                <w:sz w:val="16"/>
              </w:rPr>
            </w:pPr>
            <w:proofErr w:type="spellStart"/>
            <w:r w:rsidRPr="00977EA3">
              <w:rPr>
                <w:i/>
                <w:iCs/>
                <w:noProof w:val="0"/>
                <w:sz w:val="16"/>
              </w:rPr>
              <w:t>AuditSourceID</w:t>
            </w:r>
            <w:proofErr w:type="spellEnd"/>
          </w:p>
        </w:tc>
        <w:tc>
          <w:tcPr>
            <w:tcW w:w="630" w:type="dxa"/>
            <w:vAlign w:val="center"/>
          </w:tcPr>
          <w:p w14:paraId="2C94D30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470F588"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20D2A172" w14:textId="77777777" w:rsidTr="00AE2B59">
        <w:trPr>
          <w:cantSplit/>
        </w:trPr>
        <w:tc>
          <w:tcPr>
            <w:tcW w:w="1728" w:type="dxa"/>
            <w:vMerge/>
            <w:textDirection w:val="btLr"/>
            <w:vAlign w:val="center"/>
          </w:tcPr>
          <w:p w14:paraId="7305DCD7" w14:textId="77777777" w:rsidR="007A1F44" w:rsidRPr="00977EA3" w:rsidRDefault="007A1F44" w:rsidP="00AE2B59">
            <w:pPr>
              <w:pStyle w:val="TableLabel"/>
              <w:rPr>
                <w:noProof w:val="0"/>
                <w:sz w:val="16"/>
              </w:rPr>
            </w:pPr>
          </w:p>
        </w:tc>
        <w:tc>
          <w:tcPr>
            <w:tcW w:w="2340" w:type="dxa"/>
            <w:vAlign w:val="center"/>
          </w:tcPr>
          <w:p w14:paraId="42F6085C" w14:textId="77777777" w:rsidR="007A1F44" w:rsidRPr="00977EA3" w:rsidRDefault="007A1F44" w:rsidP="00AE2B59">
            <w:pPr>
              <w:pStyle w:val="TableEntry"/>
              <w:rPr>
                <w:i/>
                <w:iCs/>
                <w:noProof w:val="0"/>
                <w:sz w:val="16"/>
              </w:rPr>
            </w:pPr>
            <w:proofErr w:type="spellStart"/>
            <w:r w:rsidRPr="00977EA3">
              <w:rPr>
                <w:i/>
                <w:iCs/>
                <w:noProof w:val="0"/>
                <w:sz w:val="16"/>
              </w:rPr>
              <w:t>AuditEnterpriseSiteID</w:t>
            </w:r>
            <w:proofErr w:type="spellEnd"/>
          </w:p>
        </w:tc>
        <w:tc>
          <w:tcPr>
            <w:tcW w:w="630" w:type="dxa"/>
            <w:vAlign w:val="center"/>
          </w:tcPr>
          <w:p w14:paraId="73AB8CC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743D86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1824F2E" w14:textId="77777777" w:rsidTr="00AE2B59">
        <w:trPr>
          <w:cantSplit/>
        </w:trPr>
        <w:tc>
          <w:tcPr>
            <w:tcW w:w="1728" w:type="dxa"/>
            <w:vMerge/>
            <w:textDirection w:val="btLr"/>
            <w:vAlign w:val="center"/>
          </w:tcPr>
          <w:p w14:paraId="4B884FB4" w14:textId="77777777" w:rsidR="007A1F44" w:rsidRPr="00977EA3" w:rsidRDefault="007A1F44" w:rsidP="00AE2B59">
            <w:pPr>
              <w:pStyle w:val="TableLabel"/>
              <w:rPr>
                <w:noProof w:val="0"/>
                <w:sz w:val="16"/>
              </w:rPr>
            </w:pPr>
          </w:p>
        </w:tc>
        <w:tc>
          <w:tcPr>
            <w:tcW w:w="2340" w:type="dxa"/>
            <w:vAlign w:val="center"/>
          </w:tcPr>
          <w:p w14:paraId="47669C8F" w14:textId="77777777" w:rsidR="007A1F44" w:rsidRPr="00977EA3" w:rsidRDefault="007A1F44" w:rsidP="00AE2B59">
            <w:pPr>
              <w:pStyle w:val="TableEntry"/>
              <w:rPr>
                <w:i/>
                <w:iCs/>
                <w:noProof w:val="0"/>
                <w:sz w:val="16"/>
              </w:rPr>
            </w:pPr>
            <w:proofErr w:type="spellStart"/>
            <w:r w:rsidRPr="00977EA3">
              <w:rPr>
                <w:i/>
                <w:iCs/>
                <w:noProof w:val="0"/>
                <w:sz w:val="16"/>
              </w:rPr>
              <w:t>AuditSourceTypeCode</w:t>
            </w:r>
            <w:proofErr w:type="spellEnd"/>
          </w:p>
        </w:tc>
        <w:tc>
          <w:tcPr>
            <w:tcW w:w="630" w:type="dxa"/>
            <w:vAlign w:val="center"/>
          </w:tcPr>
          <w:p w14:paraId="4690F091"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169C39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37E430F" w14:textId="77777777" w:rsidR="00A552D0" w:rsidRPr="00977EA3" w:rsidRDefault="00A552D0" w:rsidP="00D372D5">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574C9A6" w14:textId="77777777" w:rsidTr="00D372D5">
        <w:trPr>
          <w:cantSplit/>
        </w:trPr>
        <w:tc>
          <w:tcPr>
            <w:tcW w:w="1548" w:type="dxa"/>
            <w:vMerge w:val="restart"/>
          </w:tcPr>
          <w:p w14:paraId="3FFD6FBF" w14:textId="77777777" w:rsidR="007A1F44" w:rsidRPr="00977EA3" w:rsidRDefault="007A1F44" w:rsidP="00A063AC">
            <w:pPr>
              <w:pStyle w:val="TableEntryHeader"/>
              <w:rPr>
                <w:noProof w:val="0"/>
              </w:rPr>
            </w:pPr>
            <w:r w:rsidRPr="00977EA3">
              <w:rPr>
                <w:noProof w:val="0"/>
              </w:rPr>
              <w:lastRenderedPageBreak/>
              <w:t>Patient</w:t>
            </w:r>
          </w:p>
          <w:p w14:paraId="78B4C208" w14:textId="77777777" w:rsidR="007A1F44" w:rsidRPr="00977EA3" w:rsidRDefault="007A1F44" w:rsidP="00AE2B59">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4984B055" w14:textId="77777777" w:rsidR="007A1F44" w:rsidRPr="00977EA3" w:rsidRDefault="007A1F44" w:rsidP="00AE2B59">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026D7770"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C8BACE6" w14:textId="77777777" w:rsidR="007A1F44" w:rsidRPr="00977EA3" w:rsidRDefault="007A1F44" w:rsidP="00AE2B59">
            <w:pPr>
              <w:pStyle w:val="TableEntry"/>
              <w:rPr>
                <w:noProof w:val="0"/>
                <w:sz w:val="16"/>
              </w:rPr>
            </w:pPr>
            <w:r w:rsidRPr="00977EA3">
              <w:rPr>
                <w:noProof w:val="0"/>
                <w:sz w:val="16"/>
              </w:rPr>
              <w:t>“1” (person)</w:t>
            </w:r>
          </w:p>
        </w:tc>
      </w:tr>
      <w:tr w:rsidR="007A1F44" w:rsidRPr="00977EA3" w14:paraId="2C705040" w14:textId="77777777" w:rsidTr="00AE2B59">
        <w:trPr>
          <w:cantSplit/>
        </w:trPr>
        <w:tc>
          <w:tcPr>
            <w:tcW w:w="1548" w:type="dxa"/>
            <w:vMerge/>
            <w:vAlign w:val="center"/>
          </w:tcPr>
          <w:p w14:paraId="7C68CAD4" w14:textId="77777777" w:rsidR="007A1F44" w:rsidRPr="00977EA3" w:rsidRDefault="007A1F44" w:rsidP="00AE2B59">
            <w:pPr>
              <w:pStyle w:val="TableLabel"/>
              <w:rPr>
                <w:noProof w:val="0"/>
                <w:sz w:val="16"/>
              </w:rPr>
            </w:pPr>
          </w:p>
        </w:tc>
        <w:tc>
          <w:tcPr>
            <w:tcW w:w="2520" w:type="dxa"/>
            <w:vAlign w:val="center"/>
          </w:tcPr>
          <w:p w14:paraId="5B3A2BF0" w14:textId="77777777" w:rsidR="007A1F44" w:rsidRPr="00977EA3" w:rsidRDefault="007A1F44" w:rsidP="00AE2B59">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61B47904"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3937EB2" w14:textId="77777777" w:rsidR="007A1F44" w:rsidRPr="00977EA3" w:rsidRDefault="007A1F44" w:rsidP="00AE2B59">
            <w:pPr>
              <w:pStyle w:val="TableEntry"/>
              <w:rPr>
                <w:b/>
                <w:i/>
                <w:noProof w:val="0"/>
                <w:sz w:val="16"/>
              </w:rPr>
            </w:pPr>
            <w:r w:rsidRPr="00977EA3">
              <w:rPr>
                <w:noProof w:val="0"/>
                <w:sz w:val="16"/>
              </w:rPr>
              <w:t>“1” (patient)</w:t>
            </w:r>
          </w:p>
        </w:tc>
      </w:tr>
      <w:tr w:rsidR="007A1F44" w:rsidRPr="00977EA3" w14:paraId="4C6EFFA5" w14:textId="77777777" w:rsidTr="00AE2B59">
        <w:trPr>
          <w:cantSplit/>
        </w:trPr>
        <w:tc>
          <w:tcPr>
            <w:tcW w:w="1548" w:type="dxa"/>
            <w:vMerge/>
            <w:vAlign w:val="center"/>
          </w:tcPr>
          <w:p w14:paraId="6BC37C11" w14:textId="77777777" w:rsidR="007A1F44" w:rsidRPr="00977EA3" w:rsidRDefault="007A1F44" w:rsidP="00AE2B59">
            <w:pPr>
              <w:pStyle w:val="TableLabel"/>
              <w:rPr>
                <w:noProof w:val="0"/>
                <w:sz w:val="16"/>
              </w:rPr>
            </w:pPr>
          </w:p>
        </w:tc>
        <w:tc>
          <w:tcPr>
            <w:tcW w:w="2520" w:type="dxa"/>
            <w:vAlign w:val="center"/>
          </w:tcPr>
          <w:p w14:paraId="457B89B1" w14:textId="77777777" w:rsidR="007A1F44" w:rsidRPr="00977EA3" w:rsidRDefault="007A1F44" w:rsidP="00AE2B59">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2F5E2C56"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AD79B56"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46002DFA" w14:textId="77777777" w:rsidTr="00AE2B59">
        <w:trPr>
          <w:cantSplit/>
        </w:trPr>
        <w:tc>
          <w:tcPr>
            <w:tcW w:w="1548" w:type="dxa"/>
            <w:vMerge/>
            <w:vAlign w:val="center"/>
          </w:tcPr>
          <w:p w14:paraId="595228C5" w14:textId="77777777" w:rsidR="007A1F44" w:rsidRPr="00977EA3" w:rsidRDefault="007A1F44" w:rsidP="00AE2B59">
            <w:pPr>
              <w:pStyle w:val="TableLabel"/>
              <w:rPr>
                <w:noProof w:val="0"/>
                <w:sz w:val="16"/>
              </w:rPr>
            </w:pPr>
          </w:p>
        </w:tc>
        <w:tc>
          <w:tcPr>
            <w:tcW w:w="2520" w:type="dxa"/>
            <w:vAlign w:val="center"/>
          </w:tcPr>
          <w:p w14:paraId="3FF2E083" w14:textId="77777777" w:rsidR="007A1F44" w:rsidRPr="00977EA3" w:rsidRDefault="007A1F44" w:rsidP="00EA06D2">
            <w:pPr>
              <w:pStyle w:val="TableEntry"/>
              <w:rPr>
                <w:i/>
                <w:iCs/>
                <w:noProof w:val="0"/>
                <w:sz w:val="16"/>
              </w:rPr>
            </w:pPr>
            <w:proofErr w:type="spellStart"/>
            <w:r w:rsidRPr="00977EA3">
              <w:rPr>
                <w:i/>
                <w:iCs/>
                <w:noProof w:val="0"/>
                <w:sz w:val="16"/>
              </w:rPr>
              <w:t>ParticipantObjectIDTypeCode</w:t>
            </w:r>
            <w:proofErr w:type="spellEnd"/>
          </w:p>
        </w:tc>
        <w:tc>
          <w:tcPr>
            <w:tcW w:w="630" w:type="dxa"/>
            <w:vAlign w:val="center"/>
          </w:tcPr>
          <w:p w14:paraId="639BDE5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DADF796" w14:textId="77777777" w:rsidR="007A1F44" w:rsidRPr="00977EA3" w:rsidRDefault="00383381">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62D3776E" w14:textId="77777777" w:rsidTr="00AE2B59">
        <w:trPr>
          <w:cantSplit/>
        </w:trPr>
        <w:tc>
          <w:tcPr>
            <w:tcW w:w="1548" w:type="dxa"/>
            <w:vMerge/>
            <w:vAlign w:val="center"/>
          </w:tcPr>
          <w:p w14:paraId="0FF0ACA9" w14:textId="77777777" w:rsidR="007A1F44" w:rsidRPr="00977EA3" w:rsidRDefault="007A1F44" w:rsidP="00AE2B59">
            <w:pPr>
              <w:pStyle w:val="TableLabel"/>
              <w:rPr>
                <w:noProof w:val="0"/>
                <w:sz w:val="16"/>
              </w:rPr>
            </w:pPr>
          </w:p>
        </w:tc>
        <w:tc>
          <w:tcPr>
            <w:tcW w:w="2520" w:type="dxa"/>
            <w:vAlign w:val="center"/>
          </w:tcPr>
          <w:p w14:paraId="1F1C84E5" w14:textId="77777777" w:rsidR="007A1F44" w:rsidRPr="00977EA3" w:rsidRDefault="007A1F44" w:rsidP="00AE2B59">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2423133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0A41C02"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6594E95" w14:textId="77777777" w:rsidTr="00AE2B59">
        <w:trPr>
          <w:cantSplit/>
        </w:trPr>
        <w:tc>
          <w:tcPr>
            <w:tcW w:w="1548" w:type="dxa"/>
            <w:vMerge/>
            <w:vAlign w:val="center"/>
          </w:tcPr>
          <w:p w14:paraId="659996CB" w14:textId="77777777" w:rsidR="007A1F44" w:rsidRPr="00977EA3" w:rsidRDefault="007A1F44" w:rsidP="00AE2B59">
            <w:pPr>
              <w:pStyle w:val="TableLabel"/>
              <w:rPr>
                <w:noProof w:val="0"/>
                <w:sz w:val="16"/>
              </w:rPr>
            </w:pPr>
          </w:p>
        </w:tc>
        <w:tc>
          <w:tcPr>
            <w:tcW w:w="2520" w:type="dxa"/>
            <w:vAlign w:val="center"/>
          </w:tcPr>
          <w:p w14:paraId="503ACFCC" w14:textId="77777777" w:rsidR="007A1F44" w:rsidRPr="00977EA3" w:rsidRDefault="007A1F44" w:rsidP="00AE2B59">
            <w:pPr>
              <w:pStyle w:val="TableEntry"/>
              <w:rPr>
                <w:noProof w:val="0"/>
                <w:sz w:val="16"/>
              </w:rPr>
            </w:pPr>
            <w:proofErr w:type="spellStart"/>
            <w:r w:rsidRPr="00977EA3">
              <w:rPr>
                <w:noProof w:val="0"/>
                <w:sz w:val="16"/>
              </w:rPr>
              <w:t>ParticipantObjectID</w:t>
            </w:r>
            <w:proofErr w:type="spellEnd"/>
          </w:p>
        </w:tc>
        <w:tc>
          <w:tcPr>
            <w:tcW w:w="630" w:type="dxa"/>
            <w:vAlign w:val="center"/>
          </w:tcPr>
          <w:p w14:paraId="7B42AE15"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81D47D3" w14:textId="77777777" w:rsidR="007A1F44" w:rsidRPr="00977EA3" w:rsidRDefault="007A1F44" w:rsidP="00AE2B59">
            <w:pPr>
              <w:pStyle w:val="TableEntry"/>
              <w:rPr>
                <w:noProof w:val="0"/>
                <w:sz w:val="16"/>
              </w:rPr>
            </w:pPr>
            <w:r w:rsidRPr="00977EA3">
              <w:rPr>
                <w:noProof w:val="0"/>
                <w:sz w:val="16"/>
              </w:rPr>
              <w:t>the patient ID in HL7 CX format..</w:t>
            </w:r>
          </w:p>
        </w:tc>
      </w:tr>
      <w:tr w:rsidR="007A1F44" w:rsidRPr="00977EA3" w14:paraId="2452A6CF" w14:textId="77777777" w:rsidTr="00AE2B59">
        <w:trPr>
          <w:cantSplit/>
        </w:trPr>
        <w:tc>
          <w:tcPr>
            <w:tcW w:w="1548" w:type="dxa"/>
            <w:vMerge/>
            <w:vAlign w:val="center"/>
          </w:tcPr>
          <w:p w14:paraId="4B28774E" w14:textId="77777777" w:rsidR="007A1F44" w:rsidRPr="00977EA3" w:rsidRDefault="007A1F44" w:rsidP="00AE2B59">
            <w:pPr>
              <w:pStyle w:val="TableLabel"/>
              <w:rPr>
                <w:noProof w:val="0"/>
                <w:sz w:val="16"/>
              </w:rPr>
            </w:pPr>
          </w:p>
        </w:tc>
        <w:tc>
          <w:tcPr>
            <w:tcW w:w="2520" w:type="dxa"/>
            <w:vAlign w:val="center"/>
          </w:tcPr>
          <w:p w14:paraId="6A75C89F" w14:textId="77777777" w:rsidR="007A1F44" w:rsidRPr="00977EA3" w:rsidRDefault="007A1F44" w:rsidP="00AE2B59">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439E5B1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2D189D2E"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0D0086D" w14:textId="77777777" w:rsidTr="00AE2B59">
        <w:trPr>
          <w:cantSplit/>
        </w:trPr>
        <w:tc>
          <w:tcPr>
            <w:tcW w:w="1548" w:type="dxa"/>
            <w:vMerge/>
            <w:vAlign w:val="center"/>
          </w:tcPr>
          <w:p w14:paraId="11D6166A" w14:textId="77777777" w:rsidR="007A1F44" w:rsidRPr="00977EA3" w:rsidRDefault="007A1F44" w:rsidP="00AE2B59">
            <w:pPr>
              <w:pStyle w:val="TableLabel"/>
              <w:rPr>
                <w:noProof w:val="0"/>
                <w:sz w:val="16"/>
              </w:rPr>
            </w:pPr>
          </w:p>
        </w:tc>
        <w:tc>
          <w:tcPr>
            <w:tcW w:w="2520" w:type="dxa"/>
            <w:vAlign w:val="center"/>
          </w:tcPr>
          <w:p w14:paraId="5D26915C" w14:textId="77777777" w:rsidR="007A1F44" w:rsidRPr="00977EA3" w:rsidRDefault="007A1F44" w:rsidP="00AE2B59">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2BA360B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5C34F90"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32130B10" w14:textId="77777777" w:rsidTr="00AE2B59">
        <w:trPr>
          <w:cantSplit/>
        </w:trPr>
        <w:tc>
          <w:tcPr>
            <w:tcW w:w="1548" w:type="dxa"/>
            <w:vMerge/>
            <w:vAlign w:val="center"/>
          </w:tcPr>
          <w:p w14:paraId="67E01184" w14:textId="77777777" w:rsidR="007A1F44" w:rsidRPr="00977EA3" w:rsidRDefault="007A1F44" w:rsidP="00AE2B59">
            <w:pPr>
              <w:pStyle w:val="TableLabel"/>
              <w:rPr>
                <w:noProof w:val="0"/>
                <w:sz w:val="16"/>
              </w:rPr>
            </w:pPr>
          </w:p>
        </w:tc>
        <w:tc>
          <w:tcPr>
            <w:tcW w:w="2520" w:type="dxa"/>
            <w:vAlign w:val="center"/>
          </w:tcPr>
          <w:p w14:paraId="1A0CDF94" w14:textId="77777777" w:rsidR="007A1F44" w:rsidRPr="00977EA3" w:rsidRDefault="007A1F44" w:rsidP="00AE2B59">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7AE9F67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CA070C4" w14:textId="77777777" w:rsidR="007A1F44" w:rsidRPr="00977EA3" w:rsidRDefault="007A1F44" w:rsidP="00AE2B59">
            <w:pPr>
              <w:pStyle w:val="TableEntry"/>
              <w:rPr>
                <w:noProof w:val="0"/>
                <w:sz w:val="16"/>
              </w:rPr>
            </w:pPr>
            <w:r w:rsidRPr="00977EA3">
              <w:rPr>
                <w:i/>
                <w:iCs/>
                <w:noProof w:val="0"/>
                <w:sz w:val="16"/>
              </w:rPr>
              <w:t>not specialized</w:t>
            </w:r>
          </w:p>
        </w:tc>
      </w:tr>
    </w:tbl>
    <w:p w14:paraId="1F9C2208"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55EF56" w14:textId="77777777" w:rsidTr="00D372D5">
        <w:trPr>
          <w:cantSplit/>
        </w:trPr>
        <w:tc>
          <w:tcPr>
            <w:tcW w:w="1548" w:type="dxa"/>
            <w:vMerge w:val="restart"/>
          </w:tcPr>
          <w:p w14:paraId="43D24FBE" w14:textId="77777777" w:rsidR="007A1F44" w:rsidRPr="00977EA3" w:rsidRDefault="007A1F44" w:rsidP="00A063AC">
            <w:pPr>
              <w:pStyle w:val="TableEntryHeader"/>
              <w:rPr>
                <w:noProof w:val="0"/>
              </w:rPr>
            </w:pPr>
            <w:r w:rsidRPr="00977EA3">
              <w:rPr>
                <w:noProof w:val="0"/>
              </w:rPr>
              <w:t>Submission Set</w:t>
            </w:r>
          </w:p>
          <w:p w14:paraId="764A06C2" w14:textId="77777777" w:rsidR="007A1F44" w:rsidRPr="00977EA3" w:rsidRDefault="007A1F44" w:rsidP="00AE2B59">
            <w:pPr>
              <w:pStyle w:val="TableEntryHeader"/>
              <w:rPr>
                <w:bCs/>
                <w:noProof w:val="0"/>
                <w:sz w:val="12"/>
              </w:rPr>
            </w:pPr>
            <w:r w:rsidRPr="00977EA3">
              <w:rPr>
                <w:bCs/>
                <w:noProof w:val="0"/>
                <w:sz w:val="12"/>
              </w:rPr>
              <w:t>(</w:t>
            </w:r>
            <w:proofErr w:type="spellStart"/>
            <w:r w:rsidRPr="00977EA3">
              <w:rPr>
                <w:bCs/>
                <w:noProof w:val="0"/>
                <w:sz w:val="12"/>
              </w:rPr>
              <w:t>AuditMessage</w:t>
            </w:r>
            <w:proofErr w:type="spellEnd"/>
            <w:r w:rsidRPr="00977EA3">
              <w:rPr>
                <w:bCs/>
                <w:noProof w:val="0"/>
                <w:sz w:val="12"/>
              </w:rPr>
              <w:t>/</w:t>
            </w:r>
            <w:r w:rsidRPr="00977EA3">
              <w:rPr>
                <w:bCs/>
                <w:noProof w:val="0"/>
                <w:sz w:val="12"/>
              </w:rPr>
              <w:br/>
            </w:r>
            <w:proofErr w:type="spellStart"/>
            <w:r w:rsidRPr="00977EA3">
              <w:rPr>
                <w:bCs/>
                <w:noProof w:val="0"/>
                <w:sz w:val="12"/>
              </w:rPr>
              <w:t>ParticipantObjectIdentification</w:t>
            </w:r>
            <w:proofErr w:type="spellEnd"/>
            <w:r w:rsidRPr="00977EA3">
              <w:rPr>
                <w:bCs/>
                <w:noProof w:val="0"/>
                <w:sz w:val="12"/>
              </w:rPr>
              <w:t>)</w:t>
            </w:r>
          </w:p>
        </w:tc>
        <w:tc>
          <w:tcPr>
            <w:tcW w:w="2520" w:type="dxa"/>
            <w:vAlign w:val="center"/>
          </w:tcPr>
          <w:p w14:paraId="10F23F69" w14:textId="77777777" w:rsidR="007A1F44" w:rsidRPr="00977EA3" w:rsidRDefault="007A1F44" w:rsidP="00AE2B59">
            <w:pPr>
              <w:pStyle w:val="TableEntry"/>
              <w:rPr>
                <w:noProof w:val="0"/>
                <w:sz w:val="16"/>
              </w:rPr>
            </w:pPr>
            <w:proofErr w:type="spellStart"/>
            <w:r w:rsidRPr="00977EA3">
              <w:rPr>
                <w:noProof w:val="0"/>
                <w:sz w:val="16"/>
              </w:rPr>
              <w:t>ParticipantObjectTypeCode</w:t>
            </w:r>
            <w:proofErr w:type="spellEnd"/>
          </w:p>
        </w:tc>
        <w:tc>
          <w:tcPr>
            <w:tcW w:w="630" w:type="dxa"/>
            <w:vAlign w:val="center"/>
          </w:tcPr>
          <w:p w14:paraId="3877473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52F48317" w14:textId="77777777" w:rsidR="007A1F44" w:rsidRPr="00977EA3" w:rsidRDefault="007A1F44" w:rsidP="00AE2B59">
            <w:pPr>
              <w:pStyle w:val="TableEntry"/>
              <w:rPr>
                <w:noProof w:val="0"/>
                <w:sz w:val="16"/>
              </w:rPr>
            </w:pPr>
            <w:r w:rsidRPr="00977EA3">
              <w:rPr>
                <w:noProof w:val="0"/>
                <w:sz w:val="16"/>
              </w:rPr>
              <w:t>“2” (System)</w:t>
            </w:r>
          </w:p>
        </w:tc>
      </w:tr>
      <w:tr w:rsidR="007A1F44" w:rsidRPr="00977EA3" w14:paraId="036A5924" w14:textId="77777777" w:rsidTr="00AE2B59">
        <w:trPr>
          <w:cantSplit/>
        </w:trPr>
        <w:tc>
          <w:tcPr>
            <w:tcW w:w="1548" w:type="dxa"/>
            <w:vMerge/>
            <w:vAlign w:val="center"/>
          </w:tcPr>
          <w:p w14:paraId="40CB71E3" w14:textId="77777777" w:rsidR="007A1F44" w:rsidRPr="00977EA3" w:rsidRDefault="007A1F44" w:rsidP="00AE2B59">
            <w:pPr>
              <w:pStyle w:val="TableLabel"/>
              <w:rPr>
                <w:noProof w:val="0"/>
                <w:sz w:val="16"/>
              </w:rPr>
            </w:pPr>
          </w:p>
        </w:tc>
        <w:tc>
          <w:tcPr>
            <w:tcW w:w="2520" w:type="dxa"/>
            <w:vAlign w:val="center"/>
          </w:tcPr>
          <w:p w14:paraId="57DCDB6B" w14:textId="77777777" w:rsidR="007A1F44" w:rsidRPr="00977EA3" w:rsidRDefault="007A1F44" w:rsidP="00AE2B59">
            <w:pPr>
              <w:pStyle w:val="TableEntry"/>
              <w:rPr>
                <w:noProof w:val="0"/>
                <w:sz w:val="16"/>
              </w:rPr>
            </w:pPr>
            <w:proofErr w:type="spellStart"/>
            <w:r w:rsidRPr="00977EA3">
              <w:rPr>
                <w:noProof w:val="0"/>
                <w:sz w:val="16"/>
              </w:rPr>
              <w:t>ParticipantObjectTypeCodeRole</w:t>
            </w:r>
            <w:proofErr w:type="spellEnd"/>
          </w:p>
        </w:tc>
        <w:tc>
          <w:tcPr>
            <w:tcW w:w="630" w:type="dxa"/>
            <w:vAlign w:val="center"/>
          </w:tcPr>
          <w:p w14:paraId="4EDA7C6D"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2EE4324C" w14:textId="77777777" w:rsidR="007A1F44" w:rsidRPr="00977EA3" w:rsidRDefault="007A1F44" w:rsidP="00AE2B59">
            <w:pPr>
              <w:pStyle w:val="TableEntry"/>
              <w:rPr>
                <w:b/>
                <w:i/>
                <w:noProof w:val="0"/>
                <w:sz w:val="16"/>
              </w:rPr>
            </w:pPr>
            <w:r w:rsidRPr="00977EA3">
              <w:rPr>
                <w:noProof w:val="0"/>
                <w:sz w:val="16"/>
              </w:rPr>
              <w:t>“20” (job)</w:t>
            </w:r>
          </w:p>
        </w:tc>
      </w:tr>
      <w:tr w:rsidR="007A1F44" w:rsidRPr="00977EA3" w14:paraId="29B44357" w14:textId="77777777" w:rsidTr="00AE2B59">
        <w:trPr>
          <w:cantSplit/>
        </w:trPr>
        <w:tc>
          <w:tcPr>
            <w:tcW w:w="1548" w:type="dxa"/>
            <w:vMerge/>
            <w:vAlign w:val="center"/>
          </w:tcPr>
          <w:p w14:paraId="21EA7127" w14:textId="77777777" w:rsidR="007A1F44" w:rsidRPr="00977EA3" w:rsidRDefault="007A1F44" w:rsidP="00AE2B59">
            <w:pPr>
              <w:pStyle w:val="TableLabel"/>
              <w:rPr>
                <w:noProof w:val="0"/>
                <w:sz w:val="16"/>
              </w:rPr>
            </w:pPr>
          </w:p>
        </w:tc>
        <w:tc>
          <w:tcPr>
            <w:tcW w:w="2520" w:type="dxa"/>
            <w:vAlign w:val="center"/>
          </w:tcPr>
          <w:p w14:paraId="3A03AC0D" w14:textId="77777777" w:rsidR="007A1F44" w:rsidRPr="00977EA3" w:rsidRDefault="007A1F44" w:rsidP="00AE2B59">
            <w:pPr>
              <w:pStyle w:val="TableEntry"/>
              <w:rPr>
                <w:i/>
                <w:iCs/>
                <w:noProof w:val="0"/>
                <w:sz w:val="16"/>
              </w:rPr>
            </w:pPr>
            <w:proofErr w:type="spellStart"/>
            <w:r w:rsidRPr="00977EA3">
              <w:rPr>
                <w:i/>
                <w:iCs/>
                <w:noProof w:val="0"/>
                <w:sz w:val="16"/>
              </w:rPr>
              <w:t>ParticipantObjectDataLifeCycle</w:t>
            </w:r>
            <w:proofErr w:type="spellEnd"/>
          </w:p>
        </w:tc>
        <w:tc>
          <w:tcPr>
            <w:tcW w:w="630" w:type="dxa"/>
            <w:vAlign w:val="center"/>
          </w:tcPr>
          <w:p w14:paraId="39EC421E"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7B1591B"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57279D5" w14:textId="77777777" w:rsidTr="00AE2B59">
        <w:trPr>
          <w:cantSplit/>
        </w:trPr>
        <w:tc>
          <w:tcPr>
            <w:tcW w:w="1548" w:type="dxa"/>
            <w:vMerge/>
            <w:vAlign w:val="center"/>
          </w:tcPr>
          <w:p w14:paraId="038834FB" w14:textId="77777777" w:rsidR="007A1F44" w:rsidRPr="00977EA3" w:rsidRDefault="007A1F44" w:rsidP="00AE2B59">
            <w:pPr>
              <w:pStyle w:val="TableLabel"/>
              <w:rPr>
                <w:noProof w:val="0"/>
                <w:sz w:val="16"/>
              </w:rPr>
            </w:pPr>
          </w:p>
        </w:tc>
        <w:tc>
          <w:tcPr>
            <w:tcW w:w="2520" w:type="dxa"/>
            <w:vAlign w:val="center"/>
          </w:tcPr>
          <w:p w14:paraId="1B652287" w14:textId="77777777" w:rsidR="007A1F44" w:rsidRPr="00977EA3" w:rsidRDefault="007A1F44" w:rsidP="00AE2B59">
            <w:pPr>
              <w:pStyle w:val="TableEntry"/>
              <w:rPr>
                <w:noProof w:val="0"/>
                <w:sz w:val="16"/>
              </w:rPr>
            </w:pPr>
            <w:proofErr w:type="spellStart"/>
            <w:r w:rsidRPr="00977EA3">
              <w:rPr>
                <w:noProof w:val="0"/>
                <w:sz w:val="16"/>
              </w:rPr>
              <w:t>ParticipantObjectIDTypeCode</w:t>
            </w:r>
            <w:proofErr w:type="spellEnd"/>
          </w:p>
        </w:tc>
        <w:tc>
          <w:tcPr>
            <w:tcW w:w="630" w:type="dxa"/>
            <w:vAlign w:val="center"/>
          </w:tcPr>
          <w:p w14:paraId="11EA685E"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8B29106" w14:textId="77777777" w:rsidR="007A1F44" w:rsidRPr="00977EA3" w:rsidRDefault="007A1F44" w:rsidP="00AE2B59">
            <w:pPr>
              <w:pStyle w:val="TableEntry"/>
              <w:rPr>
                <w:noProof w:val="0"/>
                <w:sz w:val="16"/>
              </w:rPr>
            </w:pPr>
            <w:r w:rsidRPr="00977EA3">
              <w:rPr>
                <w:noProof w:val="0"/>
                <w:sz w:val="16"/>
              </w:rPr>
              <w:t xml:space="preserve">EV(“urn:uuid:a54d6aa5-d40d-43f9-88c5-b4633d873bdd”, “IHE XDS Metadata”, “submission set </w:t>
            </w:r>
            <w:proofErr w:type="spellStart"/>
            <w:r w:rsidRPr="00977EA3">
              <w:rPr>
                <w:noProof w:val="0"/>
                <w:sz w:val="16"/>
              </w:rPr>
              <w:t>classificationNode</w:t>
            </w:r>
            <w:proofErr w:type="spellEnd"/>
            <w:r w:rsidRPr="00977EA3">
              <w:rPr>
                <w:noProof w:val="0"/>
                <w:sz w:val="16"/>
              </w:rPr>
              <w:t>”)</w:t>
            </w:r>
          </w:p>
        </w:tc>
      </w:tr>
      <w:tr w:rsidR="007A1F44" w:rsidRPr="00977EA3" w14:paraId="4B0F3FA2" w14:textId="77777777" w:rsidTr="00AE2B59">
        <w:trPr>
          <w:cantSplit/>
        </w:trPr>
        <w:tc>
          <w:tcPr>
            <w:tcW w:w="1548" w:type="dxa"/>
            <w:vMerge/>
            <w:vAlign w:val="center"/>
          </w:tcPr>
          <w:p w14:paraId="33B8B460" w14:textId="77777777" w:rsidR="007A1F44" w:rsidRPr="00977EA3" w:rsidRDefault="007A1F44" w:rsidP="00AE2B59">
            <w:pPr>
              <w:pStyle w:val="TableLabel"/>
              <w:rPr>
                <w:noProof w:val="0"/>
                <w:sz w:val="16"/>
              </w:rPr>
            </w:pPr>
          </w:p>
        </w:tc>
        <w:tc>
          <w:tcPr>
            <w:tcW w:w="2520" w:type="dxa"/>
            <w:vAlign w:val="center"/>
          </w:tcPr>
          <w:p w14:paraId="4FEC921A" w14:textId="77777777" w:rsidR="007A1F44" w:rsidRPr="00977EA3" w:rsidRDefault="007A1F44" w:rsidP="00AE2B59">
            <w:pPr>
              <w:pStyle w:val="TableEntry"/>
              <w:rPr>
                <w:i/>
                <w:iCs/>
                <w:noProof w:val="0"/>
                <w:sz w:val="16"/>
              </w:rPr>
            </w:pPr>
            <w:proofErr w:type="spellStart"/>
            <w:r w:rsidRPr="00977EA3">
              <w:rPr>
                <w:i/>
                <w:iCs/>
                <w:noProof w:val="0"/>
                <w:sz w:val="16"/>
              </w:rPr>
              <w:t>ParticipantObjectSensitivity</w:t>
            </w:r>
            <w:proofErr w:type="spellEnd"/>
          </w:p>
        </w:tc>
        <w:tc>
          <w:tcPr>
            <w:tcW w:w="630" w:type="dxa"/>
            <w:vAlign w:val="center"/>
          </w:tcPr>
          <w:p w14:paraId="41ADD75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52C2EE1"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535234F0" w14:textId="77777777" w:rsidTr="00AE2B59">
        <w:trPr>
          <w:cantSplit/>
        </w:trPr>
        <w:tc>
          <w:tcPr>
            <w:tcW w:w="1548" w:type="dxa"/>
            <w:vMerge/>
            <w:vAlign w:val="center"/>
          </w:tcPr>
          <w:p w14:paraId="23091826" w14:textId="77777777" w:rsidR="007A1F44" w:rsidRPr="00977EA3" w:rsidRDefault="007A1F44" w:rsidP="00AE2B59">
            <w:pPr>
              <w:pStyle w:val="TableLabel"/>
              <w:rPr>
                <w:noProof w:val="0"/>
                <w:sz w:val="16"/>
              </w:rPr>
            </w:pPr>
          </w:p>
        </w:tc>
        <w:tc>
          <w:tcPr>
            <w:tcW w:w="2520" w:type="dxa"/>
            <w:vAlign w:val="center"/>
          </w:tcPr>
          <w:p w14:paraId="2EF02BAB" w14:textId="77777777" w:rsidR="007A1F44" w:rsidRPr="00ED4370" w:rsidRDefault="007A1F44" w:rsidP="008C3C96">
            <w:pPr>
              <w:pStyle w:val="TableEntry"/>
              <w:rPr>
                <w:sz w:val="16"/>
              </w:rPr>
            </w:pPr>
            <w:r w:rsidRPr="00ED4370">
              <w:rPr>
                <w:sz w:val="16"/>
              </w:rPr>
              <w:t>ParticipantObjectID</w:t>
            </w:r>
          </w:p>
        </w:tc>
        <w:tc>
          <w:tcPr>
            <w:tcW w:w="630" w:type="dxa"/>
            <w:vAlign w:val="center"/>
          </w:tcPr>
          <w:p w14:paraId="4EC80BFF"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B811D69" w14:textId="77777777" w:rsidR="007A1F44" w:rsidRPr="00977EA3" w:rsidRDefault="007A1F44" w:rsidP="00AE2B59">
            <w:pPr>
              <w:pStyle w:val="TableEntry"/>
              <w:rPr>
                <w:iCs/>
                <w:noProof w:val="0"/>
                <w:sz w:val="16"/>
              </w:rPr>
            </w:pPr>
            <w:r w:rsidRPr="00977EA3">
              <w:rPr>
                <w:iCs/>
                <w:noProof w:val="0"/>
                <w:sz w:val="16"/>
              </w:rPr>
              <w:t xml:space="preserve">The </w:t>
            </w:r>
            <w:proofErr w:type="spellStart"/>
            <w:r w:rsidRPr="00977EA3">
              <w:rPr>
                <w:iCs/>
                <w:noProof w:val="0"/>
                <w:sz w:val="16"/>
              </w:rPr>
              <w:t>submissionSet</w:t>
            </w:r>
            <w:proofErr w:type="spellEnd"/>
            <w:r w:rsidRPr="00977EA3">
              <w:rPr>
                <w:iCs/>
                <w:noProof w:val="0"/>
                <w:sz w:val="16"/>
              </w:rPr>
              <w:t xml:space="preserve"> unique ID</w:t>
            </w:r>
          </w:p>
        </w:tc>
      </w:tr>
      <w:tr w:rsidR="007A1F44" w:rsidRPr="00977EA3" w14:paraId="377647E4" w14:textId="77777777" w:rsidTr="00AE2B59">
        <w:trPr>
          <w:cantSplit/>
        </w:trPr>
        <w:tc>
          <w:tcPr>
            <w:tcW w:w="1548" w:type="dxa"/>
            <w:vMerge/>
            <w:vAlign w:val="center"/>
          </w:tcPr>
          <w:p w14:paraId="13C5B554" w14:textId="77777777" w:rsidR="007A1F44" w:rsidRPr="00977EA3" w:rsidRDefault="007A1F44" w:rsidP="00AE2B59">
            <w:pPr>
              <w:pStyle w:val="TableLabel"/>
              <w:rPr>
                <w:noProof w:val="0"/>
                <w:sz w:val="16"/>
              </w:rPr>
            </w:pPr>
          </w:p>
        </w:tc>
        <w:tc>
          <w:tcPr>
            <w:tcW w:w="2520" w:type="dxa"/>
            <w:vAlign w:val="center"/>
          </w:tcPr>
          <w:p w14:paraId="22CA1EB3" w14:textId="77777777" w:rsidR="007A1F44" w:rsidRPr="00977EA3" w:rsidRDefault="007A1F44" w:rsidP="00AE2B59">
            <w:pPr>
              <w:pStyle w:val="TableEntry"/>
              <w:rPr>
                <w:i/>
                <w:iCs/>
                <w:noProof w:val="0"/>
                <w:sz w:val="16"/>
              </w:rPr>
            </w:pPr>
            <w:proofErr w:type="spellStart"/>
            <w:r w:rsidRPr="00977EA3">
              <w:rPr>
                <w:i/>
                <w:iCs/>
                <w:noProof w:val="0"/>
                <w:sz w:val="16"/>
              </w:rPr>
              <w:t>ParticipantObjectName</w:t>
            </w:r>
            <w:proofErr w:type="spellEnd"/>
          </w:p>
        </w:tc>
        <w:tc>
          <w:tcPr>
            <w:tcW w:w="630" w:type="dxa"/>
            <w:vAlign w:val="center"/>
          </w:tcPr>
          <w:p w14:paraId="3F0881E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46D7D8C"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642012FE" w14:textId="77777777" w:rsidTr="00AE2B59">
        <w:trPr>
          <w:cantSplit/>
        </w:trPr>
        <w:tc>
          <w:tcPr>
            <w:tcW w:w="1548" w:type="dxa"/>
            <w:vMerge/>
            <w:vAlign w:val="center"/>
          </w:tcPr>
          <w:p w14:paraId="4FB0BC1C" w14:textId="77777777" w:rsidR="007A1F44" w:rsidRPr="00977EA3" w:rsidRDefault="007A1F44" w:rsidP="00AE2B59">
            <w:pPr>
              <w:pStyle w:val="TableLabel"/>
              <w:rPr>
                <w:noProof w:val="0"/>
                <w:sz w:val="16"/>
              </w:rPr>
            </w:pPr>
          </w:p>
        </w:tc>
        <w:tc>
          <w:tcPr>
            <w:tcW w:w="2520" w:type="dxa"/>
            <w:vAlign w:val="center"/>
          </w:tcPr>
          <w:p w14:paraId="4A2D668C" w14:textId="77777777" w:rsidR="007A1F44" w:rsidRPr="00977EA3" w:rsidRDefault="007A1F44" w:rsidP="00270812">
            <w:pPr>
              <w:pStyle w:val="TableEntry"/>
              <w:rPr>
                <w:i/>
                <w:iCs/>
                <w:noProof w:val="0"/>
                <w:sz w:val="16"/>
              </w:rPr>
            </w:pPr>
            <w:proofErr w:type="spellStart"/>
            <w:r w:rsidRPr="00977EA3">
              <w:rPr>
                <w:i/>
                <w:iCs/>
                <w:noProof w:val="0"/>
                <w:sz w:val="16"/>
              </w:rPr>
              <w:t>ParticipantObjectQuery</w:t>
            </w:r>
            <w:proofErr w:type="spellEnd"/>
          </w:p>
        </w:tc>
        <w:tc>
          <w:tcPr>
            <w:tcW w:w="630" w:type="dxa"/>
            <w:vAlign w:val="center"/>
          </w:tcPr>
          <w:p w14:paraId="4AC3E3AC"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8021D04"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4342CB17" w14:textId="77777777" w:rsidTr="00AE2B59">
        <w:trPr>
          <w:cantSplit/>
        </w:trPr>
        <w:tc>
          <w:tcPr>
            <w:tcW w:w="1548" w:type="dxa"/>
            <w:vMerge/>
            <w:vAlign w:val="center"/>
          </w:tcPr>
          <w:p w14:paraId="3D8593BC" w14:textId="77777777" w:rsidR="007A1F44" w:rsidRPr="00977EA3" w:rsidRDefault="007A1F44" w:rsidP="00AE2B59">
            <w:pPr>
              <w:pStyle w:val="TableLabel"/>
              <w:rPr>
                <w:noProof w:val="0"/>
                <w:sz w:val="16"/>
              </w:rPr>
            </w:pPr>
          </w:p>
        </w:tc>
        <w:tc>
          <w:tcPr>
            <w:tcW w:w="2520" w:type="dxa"/>
            <w:vAlign w:val="center"/>
          </w:tcPr>
          <w:p w14:paraId="488157A2" w14:textId="77777777" w:rsidR="007A1F44" w:rsidRPr="00977EA3" w:rsidRDefault="007A1F44" w:rsidP="00AE2B59">
            <w:pPr>
              <w:pStyle w:val="TableEntry"/>
              <w:rPr>
                <w:i/>
                <w:iCs/>
                <w:noProof w:val="0"/>
                <w:sz w:val="16"/>
              </w:rPr>
            </w:pPr>
            <w:proofErr w:type="spellStart"/>
            <w:r w:rsidRPr="00977EA3">
              <w:rPr>
                <w:i/>
                <w:iCs/>
                <w:noProof w:val="0"/>
                <w:sz w:val="16"/>
              </w:rPr>
              <w:t>ParticipantObjectDetail</w:t>
            </w:r>
            <w:proofErr w:type="spellEnd"/>
          </w:p>
        </w:tc>
        <w:tc>
          <w:tcPr>
            <w:tcW w:w="630" w:type="dxa"/>
            <w:vAlign w:val="center"/>
          </w:tcPr>
          <w:p w14:paraId="250BAE81"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C325DBC" w14:textId="77777777" w:rsidR="007A1F44" w:rsidRPr="00977EA3" w:rsidRDefault="007A1F44" w:rsidP="00AE2B59">
            <w:pPr>
              <w:pStyle w:val="TableEntry"/>
              <w:rPr>
                <w:noProof w:val="0"/>
                <w:sz w:val="16"/>
              </w:rPr>
            </w:pPr>
            <w:r w:rsidRPr="00977EA3">
              <w:rPr>
                <w:i/>
                <w:iCs/>
                <w:noProof w:val="0"/>
                <w:sz w:val="16"/>
              </w:rPr>
              <w:t>not specialized</w:t>
            </w:r>
          </w:p>
        </w:tc>
      </w:tr>
    </w:tbl>
    <w:p w14:paraId="74760A5E" w14:textId="77777777" w:rsidR="007A1F44" w:rsidRPr="00977EA3" w:rsidRDefault="007A1F44" w:rsidP="00D372D5">
      <w:pPr>
        <w:pStyle w:val="Corpotesto"/>
      </w:pPr>
    </w:p>
    <w:p w14:paraId="6F78B042" w14:textId="601D7A0A" w:rsidR="007A1F44" w:rsidRPr="00977EA3" w:rsidRDefault="007A1F44" w:rsidP="00601E92">
      <w:pPr>
        <w:pStyle w:val="Titolo2"/>
        <w:numPr>
          <w:ilvl w:val="0"/>
          <w:numId w:val="0"/>
        </w:numPr>
        <w:tabs>
          <w:tab w:val="clear" w:pos="2160"/>
        </w:tabs>
        <w:rPr>
          <w:noProof w:val="0"/>
        </w:rPr>
      </w:pPr>
      <w:bookmarkStart w:id="4306" w:name="_Toc398544424"/>
      <w:bookmarkStart w:id="4307" w:name="_Toc398718040"/>
      <w:bookmarkStart w:id="4308" w:name="_Toc518634661"/>
      <w:r w:rsidRPr="00977EA3">
        <w:rPr>
          <w:noProof w:val="0"/>
        </w:rPr>
        <w:t xml:space="preserve">3.62 Reserved for </w:t>
      </w:r>
      <w:bookmarkEnd w:id="4306"/>
      <w:bookmarkEnd w:id="4307"/>
      <w:r w:rsidR="00DC6669" w:rsidRPr="00977EA3">
        <w:rPr>
          <w:noProof w:val="0"/>
        </w:rPr>
        <w:t>Remove Metadata</w:t>
      </w:r>
      <w:r w:rsidR="00903C21" w:rsidRPr="00977EA3">
        <w:rPr>
          <w:noProof w:val="0"/>
        </w:rPr>
        <w:t xml:space="preserve"> [ITI-62]</w:t>
      </w:r>
      <w:bookmarkEnd w:id="4308"/>
    </w:p>
    <w:p w14:paraId="040EB46A" w14:textId="77777777" w:rsidR="007A1F44" w:rsidRPr="00977EA3" w:rsidRDefault="007A1F44" w:rsidP="00601E92">
      <w:pPr>
        <w:pStyle w:val="Titolo2"/>
        <w:numPr>
          <w:ilvl w:val="0"/>
          <w:numId w:val="0"/>
        </w:numPr>
        <w:tabs>
          <w:tab w:val="clear" w:pos="2160"/>
        </w:tabs>
        <w:rPr>
          <w:noProof w:val="0"/>
        </w:rPr>
      </w:pPr>
      <w:bookmarkStart w:id="4309" w:name="_Toc398544425"/>
      <w:bookmarkStart w:id="4310" w:name="_Toc398718041"/>
      <w:bookmarkStart w:id="4311" w:name="_Toc518634662"/>
      <w:r w:rsidRPr="00977EA3">
        <w:rPr>
          <w:noProof w:val="0"/>
        </w:rPr>
        <w:t>3.63 Reserved for Cross Gateway Fetch</w:t>
      </w:r>
      <w:bookmarkEnd w:id="4309"/>
      <w:bookmarkEnd w:id="4310"/>
      <w:r w:rsidR="00903C21" w:rsidRPr="00977EA3">
        <w:rPr>
          <w:noProof w:val="0"/>
        </w:rPr>
        <w:t xml:space="preserve"> [ITI-63]</w:t>
      </w:r>
      <w:bookmarkEnd w:id="4311"/>
    </w:p>
    <w:p w14:paraId="432BF14B" w14:textId="77777777" w:rsidR="007A1F44" w:rsidRPr="00977EA3" w:rsidRDefault="007A1F44" w:rsidP="00601E92">
      <w:pPr>
        <w:pStyle w:val="Titolo2"/>
        <w:numPr>
          <w:ilvl w:val="0"/>
          <w:numId w:val="0"/>
        </w:numPr>
        <w:tabs>
          <w:tab w:val="clear" w:pos="2160"/>
        </w:tabs>
        <w:rPr>
          <w:noProof w:val="0"/>
        </w:rPr>
      </w:pPr>
      <w:bookmarkStart w:id="4312" w:name="_Toc398544426"/>
      <w:bookmarkStart w:id="4313" w:name="_Toc398718042"/>
      <w:bookmarkStart w:id="4314" w:name="_Toc518634663"/>
      <w:r w:rsidRPr="00977EA3">
        <w:rPr>
          <w:noProof w:val="0"/>
        </w:rPr>
        <w:t>3.64 Reserved for Notify XAP-PID Link Change</w:t>
      </w:r>
      <w:bookmarkEnd w:id="4312"/>
      <w:bookmarkEnd w:id="4313"/>
      <w:r w:rsidR="00903C21" w:rsidRPr="00977EA3">
        <w:rPr>
          <w:noProof w:val="0"/>
        </w:rPr>
        <w:t xml:space="preserve"> [ITI-64]</w:t>
      </w:r>
      <w:bookmarkEnd w:id="4314"/>
    </w:p>
    <w:sectPr w:rsidR="007A1F44" w:rsidRPr="00977EA3" w:rsidSect="00C653BC">
      <w:headerReference w:type="even" r:id="rId356"/>
      <w:headerReference w:type="default" r:id="rId357"/>
      <w:footerReference w:type="even" r:id="rId358"/>
      <w:footerReference w:type="default" r:id="rId359"/>
      <w:headerReference w:type="first" r:id="rId360"/>
      <w:footerReference w:type="first" r:id="rId361"/>
      <w:type w:val="continuous"/>
      <w:pgSz w:w="12240" w:h="15840" w:code="1"/>
      <w:pgMar w:top="1440" w:right="1080" w:bottom="1440" w:left="1800" w:header="720" w:footer="720" w:gutter="0"/>
      <w:lnNumType w:countBy="5"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5" w:author="Gregorio Canal" w:date="2019-05-23T09:52:00Z" w:initials="GC">
    <w:p w14:paraId="352CD4E1" w14:textId="5801D488" w:rsidR="00971C90" w:rsidRDefault="00971C90">
      <w:pPr>
        <w:pStyle w:val="Testocommento"/>
      </w:pPr>
      <w:r>
        <w:rPr>
          <w:rStyle w:val="Rimandocommento"/>
        </w:rPr>
        <w:annotationRef/>
      </w:r>
      <w:r>
        <w:t>CP-ITI-1157-02</w:t>
      </w:r>
    </w:p>
  </w:comment>
  <w:comment w:id="742" w:author="Gregorio Canal" w:date="2019-05-22T15:44:00Z" w:initials="GC">
    <w:p w14:paraId="2BFDF51B" w14:textId="30346F31" w:rsidR="002511D6" w:rsidRDefault="002511D6">
      <w:pPr>
        <w:pStyle w:val="Testocommento"/>
      </w:pPr>
      <w:r>
        <w:rPr>
          <w:rStyle w:val="Rimandocommento"/>
        </w:rPr>
        <w:annotationRef/>
      </w:r>
      <w:r>
        <w:t>CP-ITI-1138-01</w:t>
      </w:r>
    </w:p>
  </w:comment>
  <w:comment w:id="1060" w:author="Gregorio Canal" w:date="2019-05-22T15:09:00Z" w:initials="GC">
    <w:p w14:paraId="27A60BE7" w14:textId="50A0745B" w:rsidR="002511D6" w:rsidRPr="00087DB0" w:rsidRDefault="002511D6">
      <w:pPr>
        <w:pStyle w:val="Testocommento"/>
        <w:rPr>
          <w:lang w:val="it-IT"/>
        </w:rPr>
      </w:pPr>
      <w:r>
        <w:rPr>
          <w:rStyle w:val="Rimandocommento"/>
        </w:rPr>
        <w:annotationRef/>
      </w:r>
      <w:r w:rsidRPr="00087DB0">
        <w:rPr>
          <w:lang w:val="it-IT"/>
        </w:rPr>
        <w:t>CP-ITI-1130</w:t>
      </w:r>
    </w:p>
  </w:comment>
  <w:comment w:id="1254" w:author="Gregorio Canal" w:date="2019-05-22T15:10:00Z" w:initials="GC">
    <w:p w14:paraId="3558A165" w14:textId="072E826B" w:rsidR="002511D6" w:rsidRPr="00087DB0" w:rsidRDefault="002511D6">
      <w:pPr>
        <w:pStyle w:val="Testocommento"/>
        <w:rPr>
          <w:lang w:val="it-IT"/>
        </w:rPr>
      </w:pPr>
      <w:r>
        <w:rPr>
          <w:rStyle w:val="Rimandocommento"/>
        </w:rPr>
        <w:annotationRef/>
      </w:r>
      <w:r w:rsidRPr="00087DB0">
        <w:rPr>
          <w:lang w:val="it-IT"/>
        </w:rPr>
        <w:t>CP-ITI-1130-06</w:t>
      </w:r>
    </w:p>
  </w:comment>
  <w:comment w:id="1481" w:author="Gregorio Canal" w:date="2019-05-22T15:41:00Z" w:initials="GC">
    <w:p w14:paraId="638CD739" w14:textId="5BCDE644" w:rsidR="002511D6" w:rsidRDefault="002511D6">
      <w:pPr>
        <w:pStyle w:val="Testocommento"/>
      </w:pPr>
      <w:r>
        <w:rPr>
          <w:rStyle w:val="Rimandocommento"/>
        </w:rPr>
        <w:annotationRef/>
      </w:r>
      <w:r>
        <w:t>CP-ITI-1135-01</w:t>
      </w:r>
    </w:p>
  </w:comment>
  <w:comment w:id="1576" w:author="Gregorio Canal" w:date="2019-05-22T15:16:00Z" w:initials="GC">
    <w:p w14:paraId="2FDD6A4B" w14:textId="4F7A9BA4" w:rsidR="002511D6" w:rsidRPr="00087DB0" w:rsidRDefault="002511D6">
      <w:pPr>
        <w:pStyle w:val="Testocommento"/>
        <w:rPr>
          <w:lang w:val="it-IT"/>
        </w:rPr>
      </w:pPr>
      <w:r>
        <w:rPr>
          <w:rStyle w:val="Rimandocommento"/>
        </w:rPr>
        <w:annotationRef/>
      </w:r>
      <w:r>
        <w:rPr>
          <w:rStyle w:val="Rimandocommento"/>
        </w:rPr>
        <w:annotationRef/>
      </w:r>
      <w:r w:rsidRPr="00087DB0">
        <w:rPr>
          <w:lang w:val="it-IT"/>
        </w:rPr>
        <w:t>CP-ITI-1130-06</w:t>
      </w:r>
    </w:p>
  </w:comment>
  <w:comment w:id="1582" w:author="Gregorio Canal" w:date="2019-05-22T15:15:00Z" w:initials="GC">
    <w:p w14:paraId="7D4C90A5" w14:textId="6E14AE57" w:rsidR="002511D6" w:rsidRPr="00087DB0" w:rsidRDefault="002511D6">
      <w:pPr>
        <w:pStyle w:val="Testocommento"/>
        <w:rPr>
          <w:lang w:val="it-IT"/>
        </w:rPr>
      </w:pPr>
      <w:r>
        <w:rPr>
          <w:rStyle w:val="Rimandocommento"/>
        </w:rPr>
        <w:annotationRef/>
      </w:r>
      <w:r>
        <w:rPr>
          <w:rStyle w:val="Rimandocommento"/>
        </w:rPr>
        <w:annotationRef/>
      </w:r>
      <w:r w:rsidRPr="00087DB0">
        <w:rPr>
          <w:lang w:val="it-IT"/>
        </w:rPr>
        <w:t>CP-ITI-1130-06</w:t>
      </w:r>
    </w:p>
  </w:comment>
  <w:comment w:id="1633" w:author="Gregorio Canal" w:date="2019-05-22T15:15:00Z" w:initials="GC">
    <w:p w14:paraId="6ABAE519" w14:textId="4B199647" w:rsidR="002511D6" w:rsidRPr="00087DB0" w:rsidRDefault="002511D6">
      <w:pPr>
        <w:pStyle w:val="Testocommento"/>
        <w:rPr>
          <w:lang w:val="it-IT"/>
        </w:rPr>
      </w:pPr>
      <w:r>
        <w:rPr>
          <w:rStyle w:val="Rimandocommento"/>
        </w:rPr>
        <w:annotationRef/>
      </w:r>
      <w:r w:rsidRPr="00087DB0">
        <w:rPr>
          <w:lang w:val="it-IT"/>
        </w:rPr>
        <w:t>CP-ITI-1130-06</w:t>
      </w:r>
    </w:p>
  </w:comment>
  <w:comment w:id="1634" w:author="Gregorio Canal" w:date="2019-05-22T15:18:00Z" w:initials="GC">
    <w:p w14:paraId="6A59BD6A" w14:textId="4C8E2CC8" w:rsidR="002511D6" w:rsidRDefault="002511D6">
      <w:pPr>
        <w:pStyle w:val="Testocommento"/>
      </w:pPr>
      <w:r>
        <w:rPr>
          <w:rStyle w:val="Rimandocommento"/>
        </w:rPr>
        <w:annotationRef/>
      </w:r>
      <w:r>
        <w:rPr>
          <w:rStyle w:val="Rimandocommento"/>
        </w:rPr>
        <w:annotationRef/>
      </w:r>
      <w:r w:rsidRPr="00087DB0">
        <w:t>CP-ITI-1130-06</w:t>
      </w:r>
    </w:p>
  </w:comment>
  <w:comment w:id="1674" w:author="Gregorio Canal" w:date="2019-05-22T15:00:00Z" w:initials="GC">
    <w:p w14:paraId="173A492A" w14:textId="6CACC1E3" w:rsidR="002511D6" w:rsidRDefault="002511D6">
      <w:pPr>
        <w:pStyle w:val="Testocommento"/>
      </w:pPr>
      <w:r>
        <w:rPr>
          <w:rStyle w:val="Rimandocommento"/>
        </w:rPr>
        <w:annotationRef/>
      </w:r>
      <w:r>
        <w:rPr>
          <w:rStyle w:val="Rimandocommento"/>
        </w:rPr>
        <w:annotationRef/>
      </w:r>
      <w:r>
        <w:t>In CP-1021 it was green highlighted. I removed it</w:t>
      </w:r>
    </w:p>
  </w:comment>
  <w:comment w:id="1643" w:author="Gregorio Canal" w:date="2019-05-22T15:00:00Z" w:initials="GC">
    <w:p w14:paraId="31BB6D9A" w14:textId="3868098D" w:rsidR="002511D6" w:rsidRDefault="002511D6">
      <w:pPr>
        <w:pStyle w:val="Testocommento"/>
      </w:pPr>
      <w:r>
        <w:rPr>
          <w:rStyle w:val="Rimandocommento"/>
        </w:rPr>
        <w:annotationRef/>
      </w:r>
      <w:r>
        <w:t>CP-ITI-1021-11</w:t>
      </w:r>
    </w:p>
  </w:comment>
  <w:comment w:id="1691" w:author="Gregorio Canal" w:date="2019-05-22T15:19:00Z" w:initials="GC">
    <w:p w14:paraId="3A94D828" w14:textId="40311426" w:rsidR="002511D6" w:rsidRDefault="002511D6">
      <w:pPr>
        <w:pStyle w:val="Testocommento"/>
      </w:pPr>
      <w:r>
        <w:rPr>
          <w:rStyle w:val="Rimandocommento"/>
        </w:rPr>
        <w:annotationRef/>
      </w:r>
      <w:r w:rsidRPr="00087DB0">
        <w:t>CP-ITI-1130-06</w:t>
      </w:r>
    </w:p>
  </w:comment>
  <w:comment w:id="1693" w:author="Gregorio Canal" w:date="2019-05-22T15:20:00Z" w:initials="GC">
    <w:p w14:paraId="663116F7" w14:textId="3811267A" w:rsidR="002511D6" w:rsidRDefault="002511D6">
      <w:pPr>
        <w:pStyle w:val="Testocommento"/>
      </w:pPr>
      <w:r>
        <w:rPr>
          <w:rStyle w:val="Rimandocommento"/>
        </w:rPr>
        <w:annotationRef/>
      </w:r>
      <w:r w:rsidRPr="00087DB0">
        <w:t>CP-ITI-1130-06</w:t>
      </w:r>
    </w:p>
  </w:comment>
  <w:comment w:id="1728" w:author="Gregorio Canal" w:date="2019-05-22T15:21:00Z" w:initials="GC">
    <w:p w14:paraId="503FB561" w14:textId="55E7486D" w:rsidR="002511D6" w:rsidRDefault="002511D6">
      <w:pPr>
        <w:pStyle w:val="Testocommento"/>
      </w:pPr>
      <w:r>
        <w:rPr>
          <w:rStyle w:val="Rimandocommento"/>
        </w:rPr>
        <w:annotationRef/>
      </w:r>
      <w:r w:rsidRPr="00087DB0">
        <w:t>CP-ITI-1130-06</w:t>
      </w:r>
    </w:p>
  </w:comment>
  <w:comment w:id="1762" w:author="Gregorio Canal" w:date="2019-05-22T15:20:00Z" w:initials="GC">
    <w:p w14:paraId="14355677" w14:textId="3BAF0DAE" w:rsidR="002511D6" w:rsidRDefault="002511D6">
      <w:pPr>
        <w:pStyle w:val="Testocommento"/>
      </w:pPr>
      <w:r>
        <w:rPr>
          <w:rStyle w:val="Rimandocommento"/>
        </w:rPr>
        <w:annotationRef/>
      </w:r>
      <w:r w:rsidRPr="00087DB0">
        <w:t>CP-ITI-1130-06</w:t>
      </w:r>
    </w:p>
  </w:comment>
  <w:comment w:id="1768" w:author="Gregorio Canal" w:date="2019-05-22T15:23:00Z" w:initials="GC">
    <w:p w14:paraId="73576726" w14:textId="091FADD1" w:rsidR="002511D6" w:rsidRDefault="002511D6">
      <w:pPr>
        <w:pStyle w:val="Testocommento"/>
      </w:pPr>
      <w:r>
        <w:rPr>
          <w:rStyle w:val="Rimandocommento"/>
        </w:rPr>
        <w:annotationRef/>
      </w:r>
      <w:r>
        <w:rPr>
          <w:rStyle w:val="Rimandocommento"/>
        </w:rPr>
        <w:annotationRef/>
      </w:r>
      <w:r w:rsidRPr="00087DB0">
        <w:t>CP-ITI-1130-06</w:t>
      </w:r>
    </w:p>
  </w:comment>
  <w:comment w:id="1794" w:author="Gregorio Canal" w:date="2019-05-22T15:23:00Z" w:initials="GC">
    <w:p w14:paraId="5E72AC27" w14:textId="4C770C55" w:rsidR="002511D6" w:rsidRDefault="002511D6">
      <w:pPr>
        <w:pStyle w:val="Testocommento"/>
      </w:pPr>
      <w:r>
        <w:rPr>
          <w:rStyle w:val="Rimandocommento"/>
        </w:rPr>
        <w:annotationRef/>
      </w:r>
      <w:r>
        <w:rPr>
          <w:rStyle w:val="Rimandocommento"/>
        </w:rPr>
        <w:annotationRef/>
      </w:r>
      <w:r w:rsidRPr="00087DB0">
        <w:t>CP-ITI-1130-06</w:t>
      </w:r>
    </w:p>
  </w:comment>
  <w:comment w:id="1796" w:author="Gregorio Canal" w:date="2019-05-22T16:05:00Z" w:initials="GC">
    <w:p w14:paraId="6B4DD349" w14:textId="7A35B5C8" w:rsidR="002511D6" w:rsidRPr="002511D6" w:rsidRDefault="002511D6">
      <w:pPr>
        <w:pStyle w:val="Testocommento"/>
        <w:rPr>
          <w:lang w:val="it-IT"/>
        </w:rPr>
      </w:pPr>
      <w:r>
        <w:rPr>
          <w:rStyle w:val="Rimandocommento"/>
        </w:rPr>
        <w:annotationRef/>
      </w:r>
      <w:r w:rsidRPr="002511D6">
        <w:rPr>
          <w:lang w:val="it-IT"/>
        </w:rPr>
        <w:t>CP-ITI-1142-00</w:t>
      </w:r>
    </w:p>
  </w:comment>
  <w:comment w:id="3218" w:author="Gregorio Canal" w:date="2019-05-22T15:25:00Z" w:initials="GC">
    <w:p w14:paraId="549275FA" w14:textId="3DB95179" w:rsidR="002511D6" w:rsidRPr="002511D6" w:rsidRDefault="002511D6">
      <w:pPr>
        <w:pStyle w:val="Testocommento"/>
        <w:rPr>
          <w:lang w:val="it-IT"/>
        </w:rPr>
      </w:pPr>
      <w:r>
        <w:rPr>
          <w:rStyle w:val="Rimandocommento"/>
        </w:rPr>
        <w:annotationRef/>
      </w:r>
      <w:r w:rsidRPr="002511D6">
        <w:rPr>
          <w:lang w:val="it-IT"/>
        </w:rPr>
        <w:t>CP-ITI-1130-06</w:t>
      </w:r>
    </w:p>
  </w:comment>
  <w:comment w:id="3264" w:author="Gregorio Canal" w:date="2019-05-22T15:26:00Z" w:initials="GC">
    <w:p w14:paraId="52C14EA1" w14:textId="337D8757" w:rsidR="002511D6" w:rsidRPr="002511D6" w:rsidRDefault="002511D6">
      <w:pPr>
        <w:pStyle w:val="Testocommento"/>
        <w:rPr>
          <w:lang w:val="it-IT"/>
        </w:rPr>
      </w:pPr>
      <w:r>
        <w:rPr>
          <w:rStyle w:val="Rimandocommento"/>
        </w:rPr>
        <w:annotationRef/>
      </w:r>
      <w:r w:rsidRPr="002511D6">
        <w:rPr>
          <w:lang w:val="it-IT"/>
        </w:rPr>
        <w:t>CP-ITI-1130-06</w:t>
      </w:r>
    </w:p>
  </w:comment>
  <w:comment w:id="3270" w:author="Gregorio Canal" w:date="2019-05-22T15:27:00Z" w:initials="GC">
    <w:p w14:paraId="28BCA939" w14:textId="48CDB017" w:rsidR="002511D6" w:rsidRPr="002511D6" w:rsidRDefault="002511D6">
      <w:pPr>
        <w:pStyle w:val="Testocommento"/>
        <w:rPr>
          <w:lang w:val="it-IT"/>
        </w:rPr>
      </w:pPr>
      <w:r>
        <w:rPr>
          <w:rStyle w:val="Rimandocommento"/>
        </w:rPr>
        <w:annotationRef/>
      </w:r>
      <w:r w:rsidRPr="002511D6">
        <w:rPr>
          <w:lang w:val="it-IT"/>
        </w:rPr>
        <w:t>CP-ITI-1130-06</w:t>
      </w:r>
    </w:p>
  </w:comment>
  <w:comment w:id="3303" w:author="Gregorio Canal" w:date="2019-05-22T15:29:00Z" w:initials="GC">
    <w:p w14:paraId="2CFB7254" w14:textId="0D59B9E9" w:rsidR="002511D6" w:rsidRDefault="002511D6">
      <w:pPr>
        <w:pStyle w:val="Testocommento"/>
      </w:pPr>
      <w:r>
        <w:rPr>
          <w:rStyle w:val="Rimandocommento"/>
        </w:rPr>
        <w:annotationRef/>
      </w:r>
      <w:r>
        <w:t>CP-ITI-1130-06</w:t>
      </w:r>
    </w:p>
  </w:comment>
  <w:comment w:id="3307" w:author="Gregorio Canal" w:date="2019-05-22T15:31:00Z" w:initials="GC">
    <w:p w14:paraId="09427034" w14:textId="31380974" w:rsidR="002511D6" w:rsidRDefault="002511D6">
      <w:pPr>
        <w:pStyle w:val="Testocommento"/>
      </w:pPr>
      <w:r>
        <w:rPr>
          <w:rStyle w:val="Rimandocommento"/>
        </w:rPr>
        <w:annotationRef/>
      </w:r>
      <w:r>
        <w:t>CP-ITI-1130-06</w:t>
      </w:r>
    </w:p>
  </w:comment>
  <w:comment w:id="3310" w:author="Gregorio Canal" w:date="2019-05-22T15:31:00Z" w:initials="GC">
    <w:p w14:paraId="4261DE2A" w14:textId="21BD3C1C" w:rsidR="002511D6" w:rsidRDefault="002511D6">
      <w:pPr>
        <w:pStyle w:val="Testocommento"/>
      </w:pPr>
      <w:r>
        <w:rPr>
          <w:rStyle w:val="Rimandocommento"/>
        </w:rPr>
        <w:annotationRef/>
      </w:r>
      <w:r>
        <w:t>CP-ITI-1130-06</w:t>
      </w:r>
    </w:p>
  </w:comment>
  <w:comment w:id="3319" w:author="Gregorio Canal" w:date="2019-05-22T15:31:00Z" w:initials="GC">
    <w:p w14:paraId="628A42C6" w14:textId="4E17D6B2" w:rsidR="002511D6" w:rsidRDefault="002511D6">
      <w:pPr>
        <w:pStyle w:val="Testocommento"/>
      </w:pPr>
      <w:r>
        <w:rPr>
          <w:rStyle w:val="Rimandocommento"/>
        </w:rPr>
        <w:annotationRef/>
      </w:r>
      <w:r>
        <w:t>CP-ITI-1130-06</w:t>
      </w:r>
    </w:p>
  </w:comment>
  <w:comment w:id="3323" w:author="Gregorio Canal" w:date="2019-05-22T15:32:00Z" w:initials="GC">
    <w:p w14:paraId="3EBE6267" w14:textId="24CC16B5" w:rsidR="002511D6" w:rsidRDefault="002511D6">
      <w:pPr>
        <w:pStyle w:val="Testocommento"/>
      </w:pPr>
      <w:r>
        <w:rPr>
          <w:rStyle w:val="Rimandocommento"/>
        </w:rPr>
        <w:annotationRef/>
      </w:r>
      <w:r>
        <w:t>CP-ITI-1130-06</w:t>
      </w:r>
    </w:p>
  </w:comment>
  <w:comment w:id="3640" w:author="Gregorio Canal" w:date="2019-05-23T09:54:00Z" w:initials="GC">
    <w:p w14:paraId="010662B7" w14:textId="7601821B" w:rsidR="00971C90" w:rsidRDefault="00971C90">
      <w:pPr>
        <w:pStyle w:val="Testocommento"/>
      </w:pPr>
      <w:r>
        <w:rPr>
          <w:rStyle w:val="Rimandocommento"/>
        </w:rPr>
        <w:annotationRef/>
      </w:r>
      <w:r>
        <w:t>CP-ITI-1163-01</w:t>
      </w:r>
    </w:p>
  </w:comment>
  <w:comment w:id="3668" w:author="Gregorio Canal" w:date="2019-05-23T09:46:00Z" w:initials="GC">
    <w:p w14:paraId="4658495D" w14:textId="28AFDC0C" w:rsidR="000C10D3" w:rsidRDefault="000C10D3">
      <w:pPr>
        <w:pStyle w:val="Testocommento"/>
      </w:pPr>
      <w:r>
        <w:rPr>
          <w:rStyle w:val="Rimandocommento"/>
        </w:rPr>
        <w:annotationRef/>
      </w:r>
      <w:r>
        <w:t>CP-ITI-1146-03</w:t>
      </w:r>
    </w:p>
  </w:comment>
  <w:comment w:id="3670" w:author="Gregorio Canal" w:date="2019-05-23T09:47:00Z" w:initials="GC">
    <w:p w14:paraId="74CF5A1E" w14:textId="77777777" w:rsidR="000C10D3" w:rsidRDefault="000C10D3" w:rsidP="000C10D3">
      <w:pPr>
        <w:pStyle w:val="Testocommento"/>
      </w:pPr>
      <w:r>
        <w:rPr>
          <w:rStyle w:val="Rimandocommento"/>
        </w:rPr>
        <w:annotationRef/>
      </w:r>
      <w:r>
        <w:rPr>
          <w:rStyle w:val="Rimandocommento"/>
        </w:rPr>
        <w:annotationRef/>
      </w:r>
      <w:r>
        <w:t>CP-ITI-1146-03</w:t>
      </w:r>
    </w:p>
    <w:p w14:paraId="4A395CDF" w14:textId="15ACBB58" w:rsidR="000C10D3" w:rsidRDefault="000C10D3">
      <w:pPr>
        <w:pStyle w:val="Testocommento"/>
      </w:pPr>
    </w:p>
  </w:comment>
  <w:comment w:id="3672" w:author="Gregorio Canal" w:date="2019-05-23T09:56:00Z" w:initials="GC">
    <w:p w14:paraId="53BAC491" w14:textId="382BEA17" w:rsidR="00971C90" w:rsidRPr="00971C90" w:rsidRDefault="00971C90">
      <w:pPr>
        <w:pStyle w:val="Testocommento"/>
        <w:rPr>
          <w:lang w:val="it-IT"/>
        </w:rPr>
      </w:pPr>
      <w:r>
        <w:rPr>
          <w:rStyle w:val="Rimandocommento"/>
        </w:rPr>
        <w:annotationRef/>
      </w:r>
      <w:r w:rsidRPr="00971C90">
        <w:rPr>
          <w:lang w:val="it-IT"/>
        </w:rPr>
        <w:t>CP-ITI-1163-01</w:t>
      </w:r>
    </w:p>
  </w:comment>
  <w:comment w:id="3675" w:author="Gregorio Canal" w:date="2019-05-23T09:49:00Z" w:initials="GC">
    <w:p w14:paraId="4A38BBFD" w14:textId="29C2F55D" w:rsidR="000C10D3" w:rsidRPr="00971C90" w:rsidRDefault="000C10D3">
      <w:pPr>
        <w:pStyle w:val="Testocommento"/>
        <w:rPr>
          <w:lang w:val="it-IT"/>
        </w:rPr>
      </w:pPr>
      <w:r>
        <w:rPr>
          <w:rStyle w:val="Rimandocommento"/>
        </w:rPr>
        <w:annotationRef/>
      </w:r>
      <w:r>
        <w:rPr>
          <w:rStyle w:val="Rimandocommento"/>
        </w:rPr>
        <w:annotationRef/>
      </w:r>
      <w:r>
        <w:rPr>
          <w:rStyle w:val="Rimandocommento"/>
        </w:rPr>
        <w:annotationRef/>
      </w:r>
      <w:r w:rsidRPr="00971C90">
        <w:rPr>
          <w:lang w:val="it-IT"/>
        </w:rPr>
        <w:t>CP-ITI-1146-03</w:t>
      </w:r>
    </w:p>
  </w:comment>
  <w:comment w:id="3823" w:author="Gregorio Canal" w:date="2019-05-23T09:58:00Z" w:initials="GC">
    <w:p w14:paraId="4352F942" w14:textId="6B5BF793" w:rsidR="00971C90" w:rsidRPr="00971C90" w:rsidRDefault="00971C90">
      <w:pPr>
        <w:pStyle w:val="Testocommento"/>
        <w:rPr>
          <w:lang w:val="it-IT"/>
        </w:rPr>
      </w:pPr>
      <w:r>
        <w:rPr>
          <w:rStyle w:val="Rimandocommento"/>
        </w:rPr>
        <w:annotationRef/>
      </w:r>
      <w:r w:rsidRPr="00971C90">
        <w:rPr>
          <w:lang w:val="it-IT"/>
        </w:rPr>
        <w:t>CP-ITI-1164-00</w:t>
      </w:r>
    </w:p>
  </w:comment>
  <w:comment w:id="4208" w:author="Gregorio Canal" w:date="2019-05-22T15:32:00Z" w:initials="GC">
    <w:p w14:paraId="7AF3619C" w14:textId="500DD9D1" w:rsidR="002511D6" w:rsidRDefault="002511D6">
      <w:pPr>
        <w:pStyle w:val="Testocommento"/>
      </w:pPr>
      <w:r>
        <w:rPr>
          <w:rStyle w:val="Rimandocommento"/>
        </w:rPr>
        <w:annotationRef/>
      </w:r>
      <w:r>
        <w:t>CP-ITI-1130-06</w:t>
      </w:r>
    </w:p>
  </w:comment>
  <w:comment w:id="4213" w:author="Gregorio Canal" w:date="2019-05-22T15:34:00Z" w:initials="GC">
    <w:p w14:paraId="470669AD" w14:textId="7F9088A6" w:rsidR="002511D6" w:rsidRDefault="002511D6">
      <w:pPr>
        <w:pStyle w:val="Testocommento"/>
      </w:pPr>
      <w:r>
        <w:rPr>
          <w:rStyle w:val="Rimandocommento"/>
        </w:rPr>
        <w:annotationRef/>
      </w:r>
      <w:r>
        <w:t>CP-ITI-1130-06</w:t>
      </w:r>
    </w:p>
  </w:comment>
  <w:comment w:id="4216" w:author="Gregorio Canal" w:date="2019-05-22T15:34:00Z" w:initials="GC">
    <w:p w14:paraId="00EF66E3" w14:textId="7AA1CF48" w:rsidR="002511D6" w:rsidRDefault="002511D6">
      <w:pPr>
        <w:pStyle w:val="Testocommento"/>
      </w:pPr>
      <w:r>
        <w:rPr>
          <w:rStyle w:val="Rimandocommento"/>
        </w:rPr>
        <w:annotationRef/>
      </w:r>
      <w:r>
        <w:t>CP-ITI-1130-06</w:t>
      </w:r>
    </w:p>
  </w:comment>
  <w:comment w:id="4225" w:author="Gregorio Canal" w:date="2019-05-22T15:35:00Z" w:initials="GC">
    <w:p w14:paraId="57F1D3EB" w14:textId="2EF35095" w:rsidR="002511D6" w:rsidRDefault="002511D6">
      <w:pPr>
        <w:pStyle w:val="Testocommento"/>
      </w:pPr>
      <w:r>
        <w:rPr>
          <w:rStyle w:val="Rimandocommento"/>
        </w:rPr>
        <w:annotationRef/>
      </w:r>
      <w:r>
        <w:t>CP-ITI-1130-06</w:t>
      </w:r>
    </w:p>
  </w:comment>
  <w:comment w:id="4229" w:author="Gregorio Canal" w:date="2019-05-22T15:36:00Z" w:initials="GC">
    <w:p w14:paraId="5048CF1F" w14:textId="392E547C" w:rsidR="002511D6" w:rsidRDefault="002511D6">
      <w:pPr>
        <w:pStyle w:val="Testocommento"/>
      </w:pPr>
      <w:r>
        <w:rPr>
          <w:rStyle w:val="Rimandocommento"/>
        </w:rPr>
        <w:annotationRef/>
      </w:r>
      <w:r>
        <w:t>CP-ITI-1130-06</w:t>
      </w:r>
    </w:p>
  </w:comment>
  <w:comment w:id="4232" w:author="Gregorio Canal" w:date="2019-05-22T15:37:00Z" w:initials="GC">
    <w:p w14:paraId="40B4FFF5" w14:textId="029663DB" w:rsidR="002511D6" w:rsidRDefault="002511D6">
      <w:pPr>
        <w:pStyle w:val="Testocommento"/>
      </w:pPr>
      <w:r>
        <w:rPr>
          <w:rStyle w:val="Rimandocommento"/>
        </w:rPr>
        <w:annotationRef/>
      </w:r>
      <w:r>
        <w:t>CP-ITI-1130-06</w:t>
      </w:r>
    </w:p>
  </w:comment>
  <w:comment w:id="4292" w:author="Gregorio Canal" w:date="2019-05-22T15:37:00Z" w:initials="GC">
    <w:p w14:paraId="3C602CC4" w14:textId="7D57917F" w:rsidR="002511D6" w:rsidRDefault="002511D6">
      <w:pPr>
        <w:pStyle w:val="Testocommento"/>
      </w:pPr>
      <w:r>
        <w:rPr>
          <w:rStyle w:val="Rimandocommento"/>
        </w:rPr>
        <w:annotationRef/>
      </w:r>
      <w:r>
        <w:t>CP-ITI-1130-06</w:t>
      </w:r>
    </w:p>
  </w:comment>
  <w:comment w:id="4302" w:author="Gregorio Canal" w:date="2019-05-22T15:38:00Z" w:initials="GC">
    <w:p w14:paraId="3DC01305" w14:textId="00B8B029" w:rsidR="002511D6" w:rsidRDefault="002511D6">
      <w:pPr>
        <w:pStyle w:val="Testocommento"/>
      </w:pPr>
      <w:r>
        <w:rPr>
          <w:rStyle w:val="Rimandocommento"/>
        </w:rPr>
        <w:annotationRef/>
      </w:r>
      <w:r>
        <w:t>CP-ITI-1130-06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2CD4E1" w15:done="0"/>
  <w15:commentEx w15:paraId="2BFDF51B" w15:done="0"/>
  <w15:commentEx w15:paraId="27A60BE7" w15:done="0"/>
  <w15:commentEx w15:paraId="3558A165" w15:done="0"/>
  <w15:commentEx w15:paraId="638CD739" w15:done="0"/>
  <w15:commentEx w15:paraId="2FDD6A4B" w15:done="0"/>
  <w15:commentEx w15:paraId="7D4C90A5" w15:done="0"/>
  <w15:commentEx w15:paraId="6ABAE519" w15:done="0"/>
  <w15:commentEx w15:paraId="6A59BD6A" w15:done="0"/>
  <w15:commentEx w15:paraId="173A492A" w15:done="0"/>
  <w15:commentEx w15:paraId="31BB6D9A" w15:done="0"/>
  <w15:commentEx w15:paraId="3A94D828" w15:done="0"/>
  <w15:commentEx w15:paraId="663116F7" w15:done="0"/>
  <w15:commentEx w15:paraId="503FB561" w15:done="0"/>
  <w15:commentEx w15:paraId="14355677" w15:done="0"/>
  <w15:commentEx w15:paraId="73576726" w15:done="0"/>
  <w15:commentEx w15:paraId="5E72AC27" w15:done="0"/>
  <w15:commentEx w15:paraId="6B4DD349" w15:done="0"/>
  <w15:commentEx w15:paraId="549275FA" w15:done="0"/>
  <w15:commentEx w15:paraId="52C14EA1" w15:done="0"/>
  <w15:commentEx w15:paraId="28BCA939" w15:done="0"/>
  <w15:commentEx w15:paraId="2CFB7254" w15:done="0"/>
  <w15:commentEx w15:paraId="09427034" w15:done="0"/>
  <w15:commentEx w15:paraId="4261DE2A" w15:done="0"/>
  <w15:commentEx w15:paraId="628A42C6" w15:done="0"/>
  <w15:commentEx w15:paraId="3EBE6267" w15:done="0"/>
  <w15:commentEx w15:paraId="010662B7" w15:done="0"/>
  <w15:commentEx w15:paraId="4658495D" w15:done="0"/>
  <w15:commentEx w15:paraId="4A395CDF" w15:done="0"/>
  <w15:commentEx w15:paraId="53BAC491" w15:done="0"/>
  <w15:commentEx w15:paraId="4A38BBFD" w15:done="0"/>
  <w15:commentEx w15:paraId="4352F942" w15:done="0"/>
  <w15:commentEx w15:paraId="7AF3619C" w15:done="0"/>
  <w15:commentEx w15:paraId="470669AD" w15:done="0"/>
  <w15:commentEx w15:paraId="00EF66E3" w15:done="0"/>
  <w15:commentEx w15:paraId="57F1D3EB" w15:done="0"/>
  <w15:commentEx w15:paraId="5048CF1F" w15:done="0"/>
  <w15:commentEx w15:paraId="40B4FFF5" w15:done="0"/>
  <w15:commentEx w15:paraId="3C602CC4" w15:done="0"/>
  <w15:commentEx w15:paraId="3DC013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2CD4E1" w16cid:durableId="2090EBD0"/>
  <w16cid:commentId w16cid:paraId="2BFDF51B" w16cid:durableId="208FECF1"/>
  <w16cid:commentId w16cid:paraId="27A60BE7" w16cid:durableId="208FE4AC"/>
  <w16cid:commentId w16cid:paraId="3558A165" w16cid:durableId="208FE500"/>
  <w16cid:commentId w16cid:paraId="638CD739" w16cid:durableId="208FEC26"/>
  <w16cid:commentId w16cid:paraId="2FDD6A4B" w16cid:durableId="208FE635"/>
  <w16cid:commentId w16cid:paraId="7D4C90A5" w16cid:durableId="208FE627"/>
  <w16cid:commentId w16cid:paraId="6ABAE519" w16cid:durableId="208FE609"/>
  <w16cid:commentId w16cid:paraId="6A59BD6A" w16cid:durableId="208FE6DC"/>
  <w16cid:commentId w16cid:paraId="173A492A" w16cid:durableId="208FE288"/>
  <w16cid:commentId w16cid:paraId="31BB6D9A" w16cid:durableId="208FE294"/>
  <w16cid:commentId w16cid:paraId="3A94D828" w16cid:durableId="208FE70A"/>
  <w16cid:commentId w16cid:paraId="663116F7" w16cid:durableId="208FE729"/>
  <w16cid:commentId w16cid:paraId="503FB561" w16cid:durableId="208FE781"/>
  <w16cid:commentId w16cid:paraId="14355677" w16cid:durableId="208FE74B"/>
  <w16cid:commentId w16cid:paraId="73576726" w16cid:durableId="208FE7DC"/>
  <w16cid:commentId w16cid:paraId="5E72AC27" w16cid:durableId="208FE80A"/>
  <w16cid:commentId w16cid:paraId="6B4DD349" w16cid:durableId="208FF1E5"/>
  <w16cid:commentId w16cid:paraId="549275FA" w16cid:durableId="208FE855"/>
  <w16cid:commentId w16cid:paraId="52C14EA1" w16cid:durableId="208FE88C"/>
  <w16cid:commentId w16cid:paraId="28BCA939" w16cid:durableId="208FE8D8"/>
  <w16cid:commentId w16cid:paraId="2CFB7254" w16cid:durableId="208FE949"/>
  <w16cid:commentId w16cid:paraId="09427034" w16cid:durableId="208FE9D5"/>
  <w16cid:commentId w16cid:paraId="4261DE2A" w16cid:durableId="208FE9CF"/>
  <w16cid:commentId w16cid:paraId="628A42C6" w16cid:durableId="208FE9B4"/>
  <w16cid:commentId w16cid:paraId="3EBE6267" w16cid:durableId="208FE9FD"/>
  <w16cid:commentId w16cid:paraId="010662B7" w16cid:durableId="2090EC57"/>
  <w16cid:commentId w16cid:paraId="4658495D" w16cid:durableId="2090EA81"/>
  <w16cid:commentId w16cid:paraId="4A395CDF" w16cid:durableId="2090EAAC"/>
  <w16cid:commentId w16cid:paraId="53BAC491" w16cid:durableId="2090ECB0"/>
  <w16cid:commentId w16cid:paraId="4A38BBFD" w16cid:durableId="2090EB10"/>
  <w16cid:commentId w16cid:paraId="4352F942" w16cid:durableId="2090ED54"/>
  <w16cid:commentId w16cid:paraId="7AF3619C" w16cid:durableId="208FEA2A"/>
  <w16cid:commentId w16cid:paraId="470669AD" w16cid:durableId="208FEA68"/>
  <w16cid:commentId w16cid:paraId="00EF66E3" w16cid:durableId="208FEA91"/>
  <w16cid:commentId w16cid:paraId="57F1D3EB" w16cid:durableId="208FEAC7"/>
  <w16cid:commentId w16cid:paraId="5048CF1F" w16cid:durableId="208FEB12"/>
  <w16cid:commentId w16cid:paraId="40B4FFF5" w16cid:durableId="208FEB2E"/>
  <w16cid:commentId w16cid:paraId="3C602CC4" w16cid:durableId="208FEB46"/>
  <w16cid:commentId w16cid:paraId="3DC01305" w16cid:durableId="208FE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CC748" w14:textId="77777777" w:rsidR="002E19B6" w:rsidRDefault="002E19B6">
      <w:r>
        <w:separator/>
      </w:r>
    </w:p>
    <w:p w14:paraId="2925F404" w14:textId="77777777" w:rsidR="002E19B6" w:rsidRDefault="002E19B6"/>
    <w:p w14:paraId="300F15A5" w14:textId="77777777" w:rsidR="002E19B6" w:rsidRDefault="002E19B6"/>
  </w:endnote>
  <w:endnote w:type="continuationSeparator" w:id="0">
    <w:p w14:paraId="13C81C2B" w14:textId="77777777" w:rsidR="002E19B6" w:rsidRDefault="002E19B6">
      <w:r>
        <w:continuationSeparator/>
      </w:r>
    </w:p>
    <w:p w14:paraId="7EED639A" w14:textId="77777777" w:rsidR="002E19B6" w:rsidRDefault="002E19B6"/>
    <w:p w14:paraId="7412FDCF" w14:textId="77777777" w:rsidR="002E19B6" w:rsidRDefault="002E19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ＭＳ ゴシック"/>
    <w:panose1 w:val="00000000000000000000"/>
    <w:charset w:val="80"/>
    <w:family w:val="auto"/>
    <w:notTrueType/>
    <w:pitch w:val="default"/>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LinePrinter">
    <w:altName w:val="Cambria"/>
    <w:panose1 w:val="00000000000000000000"/>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58DB2" w14:textId="77777777" w:rsidR="002511D6" w:rsidRDefault="002511D6">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4831C" w14:textId="37230C43" w:rsidR="002511D6" w:rsidRDefault="002511D6" w:rsidP="005B0FC4">
    <w:pPr>
      <w:pStyle w:val="Pidipagina"/>
      <w:tabs>
        <w:tab w:val="left" w:pos="5760"/>
        <w:tab w:val="left" w:pos="6480"/>
        <w:tab w:val="left" w:pos="7200"/>
      </w:tabs>
      <w:ind w:right="360"/>
      <w:rPr>
        <w:sz w:val="20"/>
      </w:rPr>
    </w:pPr>
    <w:r>
      <w:t>__________________________________________________________________________</w:t>
    </w:r>
  </w:p>
  <w:p w14:paraId="185F65DF" w14:textId="664218FC" w:rsidR="002511D6" w:rsidRPr="003462A5" w:rsidRDefault="002511D6" w:rsidP="00ED4370">
    <w:pPr>
      <w:pStyle w:val="Pidipagina"/>
      <w:tabs>
        <w:tab w:val="left" w:pos="5760"/>
        <w:tab w:val="left" w:pos="6480"/>
        <w:tab w:val="left" w:pos="7200"/>
      </w:tabs>
      <w:ind w:right="360"/>
      <w:rPr>
        <w:sz w:val="20"/>
      </w:rPr>
    </w:pPr>
    <w:r>
      <w:rPr>
        <w:sz w:val="20"/>
      </w:rPr>
      <w:t xml:space="preserve">Rev. 15.0 Final Text – 2018-07-24                         </w:t>
    </w:r>
    <w:r>
      <w:rPr>
        <w:rStyle w:val="Numeropagina"/>
        <w:sz w:val="20"/>
      </w:rPr>
      <w:fldChar w:fldCharType="begin"/>
    </w:r>
    <w:r>
      <w:rPr>
        <w:rStyle w:val="Numeropagina"/>
        <w:sz w:val="20"/>
      </w:rPr>
      <w:instrText xml:space="preserve"> PAGE </w:instrText>
    </w:r>
    <w:r>
      <w:rPr>
        <w:rStyle w:val="Numeropagina"/>
        <w:sz w:val="20"/>
      </w:rPr>
      <w:fldChar w:fldCharType="separate"/>
    </w:r>
    <w:r>
      <w:rPr>
        <w:rStyle w:val="Numeropagina"/>
        <w:noProof/>
        <w:sz w:val="20"/>
      </w:rPr>
      <w:t>371</w:t>
    </w:r>
    <w:r>
      <w:rPr>
        <w:rStyle w:val="Numeropagina"/>
        <w:sz w:val="20"/>
      </w:rPr>
      <w:fldChar w:fldCharType="end"/>
    </w:r>
    <w:r>
      <w:rPr>
        <w:rStyle w:val="Numeropagina"/>
        <w:sz w:val="20"/>
      </w:rPr>
      <w:t xml:space="preserve">                          </w:t>
    </w:r>
    <w:r>
      <w:rPr>
        <w:sz w:val="20"/>
      </w:rPr>
      <w:t>Copyright © 2018 IHE International,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22E59" w14:textId="10C56247" w:rsidR="002511D6" w:rsidRDefault="002511D6" w:rsidP="00B77EE3">
    <w:pPr>
      <w:jc w:val="center"/>
    </w:pPr>
    <w:r>
      <w:rPr>
        <w:noProof/>
      </w:rPr>
      <w:t>Copyright © 2018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3833A" w14:textId="77777777" w:rsidR="002E19B6" w:rsidRDefault="002E19B6">
      <w:r>
        <w:separator/>
      </w:r>
    </w:p>
    <w:p w14:paraId="193E34F2" w14:textId="77777777" w:rsidR="002E19B6" w:rsidRDefault="002E19B6"/>
    <w:p w14:paraId="0281D88C" w14:textId="77777777" w:rsidR="002E19B6" w:rsidRDefault="002E19B6"/>
  </w:footnote>
  <w:footnote w:type="continuationSeparator" w:id="0">
    <w:p w14:paraId="71EAEA8B" w14:textId="77777777" w:rsidR="002E19B6" w:rsidRDefault="002E19B6">
      <w:r>
        <w:continuationSeparator/>
      </w:r>
    </w:p>
    <w:p w14:paraId="5C34D3DA" w14:textId="77777777" w:rsidR="002E19B6" w:rsidRDefault="002E19B6"/>
    <w:p w14:paraId="71B027B0" w14:textId="77777777" w:rsidR="002E19B6" w:rsidRDefault="002E19B6"/>
  </w:footnote>
  <w:footnote w:id="1">
    <w:p w14:paraId="1859EEFC" w14:textId="77777777" w:rsidR="002511D6" w:rsidRDefault="002511D6" w:rsidP="00545847">
      <w:pPr>
        <w:pStyle w:val="Testonotaapidipagina"/>
      </w:pPr>
      <w:r>
        <w:rPr>
          <w:rStyle w:val="Rimandonotaapidipagina"/>
        </w:rPr>
        <w:footnoteRef/>
      </w:r>
      <w:r>
        <w:t xml:space="preserve"> HL7 </w:t>
      </w:r>
      <w:r w:rsidRPr="001C7D4B">
        <w:t>is the registered trademark of Health Level Seven International.</w:t>
      </w:r>
    </w:p>
  </w:footnote>
  <w:footnote w:id="2">
    <w:p w14:paraId="37E9370A" w14:textId="77777777" w:rsidR="002511D6" w:rsidRDefault="002511D6" w:rsidP="001B289C">
      <w:pPr>
        <w:pStyle w:val="Testonotaapidipagina"/>
      </w:pPr>
      <w:r>
        <w:rPr>
          <w:rStyle w:val="Rimandonotaapidipagina"/>
        </w:rPr>
        <w:footnoteRef/>
      </w:r>
      <w:r>
        <w:t xml:space="preserve"> Returning a list of matches may potentially expose information that is unrelated to the patient requested. Implementers are encouraged to consider ways to keep the number of elements in a list to a minimum. Deployment organizations may choose to declare a limit to the number of elements allowed to be returned.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F7670" w14:textId="77777777" w:rsidR="002511D6" w:rsidRDefault="002511D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10F8" w14:textId="77777777" w:rsidR="002511D6" w:rsidRDefault="002511D6" w:rsidP="00D20679">
    <w:pPr>
      <w:pStyle w:val="Intestazione"/>
      <w:tabs>
        <w:tab w:val="left" w:pos="10800"/>
      </w:tabs>
    </w:pPr>
    <w:r>
      <w:t>IHE IT Infrastructure Technical Framework, Volume 2b (ITI TF-2b): Transactions Part B</w:t>
    </w:r>
    <w:r>
      <w:br/>
    </w:r>
    <w:bookmarkStart w:id="4315" w:name="OLE_LINK1"/>
    <w:bookmarkStart w:id="4316" w:name="OLE_LINK2"/>
    <w:bookmarkStart w:id="4317" w:name="OLE_LINK3"/>
    <w:r>
      <w:t>______________________________________________________________________________</w:t>
    </w:r>
    <w:bookmarkEnd w:id="4315"/>
    <w:bookmarkEnd w:id="4316"/>
    <w:bookmarkEnd w:id="4317"/>
  </w:p>
  <w:p w14:paraId="491B0601" w14:textId="77777777" w:rsidR="002511D6" w:rsidRDefault="002511D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55288" w14:textId="77777777" w:rsidR="002511D6" w:rsidRDefault="002511D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Numeroelenco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Numeroelenco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AE0298"/>
    <w:lvl w:ilvl="0">
      <w:start w:val="1"/>
      <w:numFmt w:val="bullet"/>
      <w:pStyle w:val="Puntoelenco2"/>
      <w:lvlText w:val=""/>
      <w:lvlJc w:val="left"/>
      <w:pPr>
        <w:tabs>
          <w:tab w:val="num" w:pos="720"/>
        </w:tabs>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00000005"/>
    <w:multiLevelType w:val="singleLevel"/>
    <w:tmpl w:val="00000005"/>
    <w:name w:val="WW8Num2"/>
    <w:lvl w:ilvl="0">
      <w:start w:val="1"/>
      <w:numFmt w:val="decimal"/>
      <w:lvlText w:val="%1."/>
      <w:lvlJc w:val="left"/>
      <w:pPr>
        <w:tabs>
          <w:tab w:val="num" w:pos="900"/>
        </w:tabs>
      </w:pPr>
      <w:rPr>
        <w:rFonts w:cs="Times New Roman"/>
      </w:rPr>
    </w:lvl>
  </w:abstractNum>
  <w:abstractNum w:abstractNumId="11" w15:restartNumberingAfterBreak="0">
    <w:nsid w:val="00000006"/>
    <w:multiLevelType w:val="singleLevel"/>
    <w:tmpl w:val="00000006"/>
    <w:name w:val="WW8Num3"/>
    <w:lvl w:ilvl="0">
      <w:start w:val="1"/>
      <w:numFmt w:val="bullet"/>
      <w:lvlText w:val=""/>
      <w:lvlJc w:val="left"/>
      <w:pPr>
        <w:tabs>
          <w:tab w:val="num" w:pos="360"/>
        </w:tabs>
      </w:pPr>
      <w:rPr>
        <w:rFonts w:ascii="Symbol" w:hAnsi="Symbol"/>
      </w:rPr>
    </w:lvl>
  </w:abstractNum>
  <w:abstractNum w:abstractNumId="12" w15:restartNumberingAfterBreak="0">
    <w:nsid w:val="00000007"/>
    <w:multiLevelType w:val="singleLevel"/>
    <w:tmpl w:val="00000007"/>
    <w:name w:val="WW8Num4"/>
    <w:lvl w:ilvl="0">
      <w:start w:val="1"/>
      <w:numFmt w:val="decimal"/>
      <w:lvlText w:val="%1."/>
      <w:lvlJc w:val="left"/>
      <w:pPr>
        <w:tabs>
          <w:tab w:val="num" w:pos="720"/>
        </w:tabs>
      </w:pPr>
      <w:rPr>
        <w:rFonts w:cs="Times New Roman"/>
      </w:rPr>
    </w:lvl>
  </w:abstractNum>
  <w:abstractNum w:abstractNumId="13" w15:restartNumberingAfterBreak="0">
    <w:nsid w:val="00000008"/>
    <w:multiLevelType w:val="singleLevel"/>
    <w:tmpl w:val="00000008"/>
    <w:name w:val="WW8Num5"/>
    <w:lvl w:ilvl="0">
      <w:start w:val="1"/>
      <w:numFmt w:val="bullet"/>
      <w:lvlText w:val=""/>
      <w:lvlJc w:val="left"/>
      <w:pPr>
        <w:tabs>
          <w:tab w:val="num" w:pos="720"/>
        </w:tabs>
      </w:pPr>
      <w:rPr>
        <w:rFonts w:ascii="Symbol" w:hAnsi="Symbol"/>
      </w:rPr>
    </w:lvl>
  </w:abstractNum>
  <w:abstractNum w:abstractNumId="14" w15:restartNumberingAfterBreak="0">
    <w:nsid w:val="00000009"/>
    <w:multiLevelType w:val="singleLevel"/>
    <w:tmpl w:val="00000009"/>
    <w:name w:val="WW8Num6"/>
    <w:lvl w:ilvl="0">
      <w:start w:val="1"/>
      <w:numFmt w:val="decimal"/>
      <w:lvlText w:val="%1."/>
      <w:lvlJc w:val="left"/>
      <w:pPr>
        <w:tabs>
          <w:tab w:val="num" w:pos="432"/>
        </w:tabs>
      </w:pPr>
      <w:rPr>
        <w:rFonts w:cs="Times New Roman"/>
      </w:rPr>
    </w:lvl>
  </w:abstractNum>
  <w:abstractNum w:abstractNumId="15" w15:restartNumberingAfterBreak="0">
    <w:nsid w:val="0000000A"/>
    <w:multiLevelType w:val="singleLevel"/>
    <w:tmpl w:val="0000000A"/>
    <w:name w:val="WW8Num7"/>
    <w:lvl w:ilvl="0">
      <w:start w:val="1"/>
      <w:numFmt w:val="bullet"/>
      <w:lvlText w:val=""/>
      <w:lvlJc w:val="left"/>
      <w:pPr>
        <w:tabs>
          <w:tab w:val="num" w:pos="360"/>
        </w:tabs>
      </w:pPr>
      <w:rPr>
        <w:rFonts w:ascii="Symbol" w:hAnsi="Symbol"/>
      </w:rPr>
    </w:lvl>
  </w:abstractNum>
  <w:abstractNum w:abstractNumId="16" w15:restartNumberingAfterBreak="0">
    <w:nsid w:val="0000000B"/>
    <w:multiLevelType w:val="singleLevel"/>
    <w:tmpl w:val="0000000B"/>
    <w:name w:val="WW8Num8"/>
    <w:lvl w:ilvl="0">
      <w:start w:val="1"/>
      <w:numFmt w:val="bullet"/>
      <w:lvlText w:val=""/>
      <w:lvlJc w:val="left"/>
      <w:pPr>
        <w:tabs>
          <w:tab w:val="num" w:pos="782"/>
        </w:tabs>
      </w:pPr>
      <w:rPr>
        <w:rFonts w:ascii="Symbol" w:hAnsi="Symbol"/>
      </w:rPr>
    </w:lvl>
  </w:abstractNum>
  <w:abstractNum w:abstractNumId="17" w15:restartNumberingAfterBreak="0">
    <w:nsid w:val="0000000C"/>
    <w:multiLevelType w:val="singleLevel"/>
    <w:tmpl w:val="0000000C"/>
    <w:name w:val="WW8Num9"/>
    <w:lvl w:ilvl="0">
      <w:start w:val="1"/>
      <w:numFmt w:val="bullet"/>
      <w:lvlText w:val=""/>
      <w:lvlJc w:val="left"/>
      <w:pPr>
        <w:tabs>
          <w:tab w:val="num" w:pos="1620"/>
        </w:tabs>
      </w:pPr>
      <w:rPr>
        <w:rFonts w:ascii="Symbol" w:hAnsi="Symbol"/>
      </w:rPr>
    </w:lvl>
  </w:abstractNum>
  <w:abstractNum w:abstractNumId="18" w15:restartNumberingAfterBreak="0">
    <w:nsid w:val="0000000D"/>
    <w:multiLevelType w:val="singleLevel"/>
    <w:tmpl w:val="0000000D"/>
    <w:name w:val="WW8Num10"/>
    <w:lvl w:ilvl="0">
      <w:start w:val="1"/>
      <w:numFmt w:val="decimal"/>
      <w:lvlText w:val="%1."/>
      <w:lvlJc w:val="left"/>
      <w:pPr>
        <w:tabs>
          <w:tab w:val="num" w:pos="720"/>
        </w:tabs>
      </w:pPr>
      <w:rPr>
        <w:rFonts w:cs="Times New Roman"/>
      </w:rPr>
    </w:lvl>
  </w:abstractNum>
  <w:abstractNum w:abstractNumId="19" w15:restartNumberingAfterBreak="0">
    <w:nsid w:val="0000000E"/>
    <w:multiLevelType w:val="singleLevel"/>
    <w:tmpl w:val="0000000E"/>
    <w:name w:val="WW8Num11"/>
    <w:lvl w:ilvl="0">
      <w:start w:val="1"/>
      <w:numFmt w:val="bullet"/>
      <w:lvlText w:val=""/>
      <w:lvlJc w:val="left"/>
      <w:pPr>
        <w:tabs>
          <w:tab w:val="num" w:pos="1080"/>
        </w:tabs>
      </w:pPr>
      <w:rPr>
        <w:rFonts w:ascii="Symbol" w:hAnsi="Symbol"/>
      </w:rPr>
    </w:lvl>
  </w:abstractNum>
  <w:abstractNum w:abstractNumId="20" w15:restartNumberingAfterBreak="0">
    <w:nsid w:val="0000000F"/>
    <w:multiLevelType w:val="singleLevel"/>
    <w:tmpl w:val="0000000F"/>
    <w:name w:val="WW8Num12"/>
    <w:lvl w:ilvl="0">
      <w:start w:val="1"/>
      <w:numFmt w:val="bullet"/>
      <w:lvlText w:val=""/>
      <w:lvlJc w:val="left"/>
      <w:pPr>
        <w:tabs>
          <w:tab w:val="num" w:pos="720"/>
        </w:tabs>
      </w:pPr>
      <w:rPr>
        <w:rFonts w:ascii="Symbol" w:hAnsi="Symbol"/>
      </w:rPr>
    </w:lvl>
  </w:abstractNum>
  <w:abstractNum w:abstractNumId="21" w15:restartNumberingAfterBreak="0">
    <w:nsid w:val="00000010"/>
    <w:multiLevelType w:val="singleLevel"/>
    <w:tmpl w:val="00000010"/>
    <w:name w:val="WW8Num13"/>
    <w:lvl w:ilvl="0">
      <w:start w:val="1"/>
      <w:numFmt w:val="decimal"/>
      <w:lvlText w:val="%1."/>
      <w:lvlJc w:val="left"/>
      <w:pPr>
        <w:tabs>
          <w:tab w:val="num" w:pos="720"/>
        </w:tabs>
      </w:pPr>
      <w:rPr>
        <w:rFonts w:cs="Times New Roman"/>
      </w:rPr>
    </w:lvl>
  </w:abstractNum>
  <w:abstractNum w:abstractNumId="22" w15:restartNumberingAfterBreak="0">
    <w:nsid w:val="00000011"/>
    <w:multiLevelType w:val="singleLevel"/>
    <w:tmpl w:val="00000011"/>
    <w:name w:val="WW8Num14"/>
    <w:lvl w:ilvl="0">
      <w:start w:val="1"/>
      <w:numFmt w:val="decimal"/>
      <w:lvlText w:val="%1."/>
      <w:lvlJc w:val="left"/>
      <w:pPr>
        <w:tabs>
          <w:tab w:val="num" w:pos="720"/>
        </w:tabs>
      </w:pPr>
      <w:rPr>
        <w:rFonts w:cs="Times New Roman"/>
      </w:rPr>
    </w:lvl>
  </w:abstractNum>
  <w:abstractNum w:abstractNumId="23" w15:restartNumberingAfterBreak="0">
    <w:nsid w:val="00000012"/>
    <w:multiLevelType w:val="singleLevel"/>
    <w:tmpl w:val="00000012"/>
    <w:name w:val="WW8Num15"/>
    <w:lvl w:ilvl="0">
      <w:start w:val="1"/>
      <w:numFmt w:val="decimal"/>
      <w:lvlText w:val="%1."/>
      <w:lvlJc w:val="left"/>
      <w:pPr>
        <w:tabs>
          <w:tab w:val="num" w:pos="720"/>
        </w:tabs>
      </w:pPr>
      <w:rPr>
        <w:rFonts w:cs="Times New Roman"/>
      </w:rPr>
    </w:lvl>
  </w:abstractNum>
  <w:abstractNum w:abstractNumId="24" w15:restartNumberingAfterBreak="0">
    <w:nsid w:val="00000013"/>
    <w:multiLevelType w:val="singleLevel"/>
    <w:tmpl w:val="00000013"/>
    <w:name w:val="WW8Num16"/>
    <w:lvl w:ilvl="0">
      <w:start w:val="1"/>
      <w:numFmt w:val="decimal"/>
      <w:lvlText w:val="%1."/>
      <w:lvlJc w:val="left"/>
      <w:pPr>
        <w:tabs>
          <w:tab w:val="num" w:pos="780"/>
        </w:tabs>
      </w:pPr>
      <w:rPr>
        <w:rFonts w:cs="Times New Roman"/>
      </w:rPr>
    </w:lvl>
  </w:abstractNum>
  <w:abstractNum w:abstractNumId="25" w15:restartNumberingAfterBreak="0">
    <w:nsid w:val="00000014"/>
    <w:multiLevelType w:val="multilevel"/>
    <w:tmpl w:val="00000014"/>
    <w:name w:val="WW8Num17"/>
    <w:lvl w:ilvl="0">
      <w:start w:val="1"/>
      <w:numFmt w:val="upperLetter"/>
      <w:lvlText w:val="Appendix %1:"/>
      <w:lvlJc w:val="left"/>
      <w:pPr>
        <w:tabs>
          <w:tab w:val="num" w:pos="1980"/>
        </w:tabs>
      </w:pPr>
      <w:rPr>
        <w:rFonts w:cs="Times New Roman"/>
      </w:rPr>
    </w:lvl>
    <w:lvl w:ilvl="1">
      <w:start w:val="1"/>
      <w:numFmt w:val="decimal"/>
      <w:lvlText w:val="%1.%2:"/>
      <w:lvlJc w:val="left"/>
      <w:pPr>
        <w:tabs>
          <w:tab w:val="num" w:pos="900"/>
        </w:tabs>
      </w:pPr>
      <w:rPr>
        <w:rFonts w:cs="Times New Roman"/>
      </w:rPr>
    </w:lvl>
    <w:lvl w:ilvl="2">
      <w:start w:val="1"/>
      <w:numFmt w:val="decimal"/>
      <w:lvlText w:val="%1.%2.%3:  "/>
      <w:lvlJc w:val="left"/>
      <w:pPr>
        <w:tabs>
          <w:tab w:val="num" w:pos="1620"/>
        </w:tabs>
      </w:pPr>
      <w:rPr>
        <w:rFonts w:cs="Times New Roman"/>
      </w:rPr>
    </w:lvl>
    <w:lvl w:ilvl="3">
      <w:start w:val="1"/>
      <w:numFmt w:val="decimal"/>
      <w:lvlText w:val="%1.%2.%3.%4"/>
      <w:lvlJc w:val="left"/>
      <w:pPr>
        <w:tabs>
          <w:tab w:val="num" w:pos="864"/>
        </w:tabs>
      </w:pPr>
      <w:rPr>
        <w:rFonts w:cs="Times New Roman"/>
      </w:rPr>
    </w:lvl>
    <w:lvl w:ilvl="4">
      <w:start w:val="1"/>
      <w:numFmt w:val="decimal"/>
      <w:lvlText w:val="%1.%2.%3.%4.%5"/>
      <w:lvlJc w:val="left"/>
      <w:pPr>
        <w:tabs>
          <w:tab w:val="num" w:pos="1008"/>
        </w:tabs>
      </w:pPr>
      <w:rPr>
        <w:rFonts w:cs="Times New Roman"/>
      </w:rPr>
    </w:lvl>
    <w:lvl w:ilvl="5">
      <w:start w:val="1"/>
      <w:numFmt w:val="decimal"/>
      <w:lvlText w:val="%1.%2.%3.%4.%5.%6"/>
      <w:lvlJc w:val="left"/>
      <w:pPr>
        <w:tabs>
          <w:tab w:val="num" w:pos="1152"/>
        </w:tabs>
      </w:pPr>
      <w:rPr>
        <w:rFonts w:cs="Times New Roman"/>
      </w:rPr>
    </w:lvl>
    <w:lvl w:ilvl="6">
      <w:start w:val="1"/>
      <w:numFmt w:val="decimal"/>
      <w:lvlText w:val="%1.%2.%3.%4.%5.%6.%7"/>
      <w:lvlJc w:val="left"/>
      <w:pPr>
        <w:tabs>
          <w:tab w:val="num" w:pos="1296"/>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584"/>
        </w:tabs>
      </w:pPr>
      <w:rPr>
        <w:rFonts w:cs="Times New Roman"/>
      </w:rPr>
    </w:lvl>
  </w:abstractNum>
  <w:abstractNum w:abstractNumId="26" w15:restartNumberingAfterBreak="0">
    <w:nsid w:val="00000015"/>
    <w:multiLevelType w:val="singleLevel"/>
    <w:tmpl w:val="00000015"/>
    <w:name w:val="WW8Num18"/>
    <w:lvl w:ilvl="0">
      <w:start w:val="1"/>
      <w:numFmt w:val="bullet"/>
      <w:lvlText w:val=""/>
      <w:lvlJc w:val="left"/>
      <w:pPr>
        <w:tabs>
          <w:tab w:val="num" w:pos="720"/>
        </w:tabs>
      </w:pPr>
      <w:rPr>
        <w:rFonts w:ascii="Symbol" w:hAnsi="Symbol"/>
      </w:rPr>
    </w:lvl>
  </w:abstractNum>
  <w:abstractNum w:abstractNumId="27" w15:restartNumberingAfterBreak="0">
    <w:nsid w:val="00000016"/>
    <w:multiLevelType w:val="singleLevel"/>
    <w:tmpl w:val="00000016"/>
    <w:name w:val="WW8Num19"/>
    <w:lvl w:ilvl="0">
      <w:start w:val="1"/>
      <w:numFmt w:val="bullet"/>
      <w:lvlText w:val=""/>
      <w:lvlJc w:val="left"/>
      <w:pPr>
        <w:tabs>
          <w:tab w:val="num" w:pos="720"/>
        </w:tabs>
      </w:pPr>
      <w:rPr>
        <w:rFonts w:ascii="Symbol" w:hAnsi="Symbol"/>
      </w:rPr>
    </w:lvl>
  </w:abstractNum>
  <w:abstractNum w:abstractNumId="28" w15:restartNumberingAfterBreak="0">
    <w:nsid w:val="00000017"/>
    <w:multiLevelType w:val="singleLevel"/>
    <w:tmpl w:val="00000017"/>
    <w:name w:val="WW8Num20"/>
    <w:lvl w:ilvl="0">
      <w:start w:val="1"/>
      <w:numFmt w:val="bullet"/>
      <w:lvlText w:val=""/>
      <w:lvlJc w:val="left"/>
      <w:pPr>
        <w:tabs>
          <w:tab w:val="num" w:pos="720"/>
        </w:tabs>
      </w:pPr>
      <w:rPr>
        <w:rFonts w:ascii="Symbol" w:hAnsi="Symbol"/>
      </w:rPr>
    </w:lvl>
  </w:abstractNum>
  <w:abstractNum w:abstractNumId="29" w15:restartNumberingAfterBreak="0">
    <w:nsid w:val="00000018"/>
    <w:multiLevelType w:val="singleLevel"/>
    <w:tmpl w:val="00000018"/>
    <w:name w:val="WW8Num21"/>
    <w:lvl w:ilvl="0">
      <w:start w:val="1"/>
      <w:numFmt w:val="decimal"/>
      <w:lvlText w:val="%1."/>
      <w:lvlJc w:val="left"/>
      <w:pPr>
        <w:tabs>
          <w:tab w:val="num" w:pos="720"/>
        </w:tabs>
      </w:pPr>
      <w:rPr>
        <w:rFonts w:cs="Times New Roman"/>
      </w:rPr>
    </w:lvl>
  </w:abstractNum>
  <w:abstractNum w:abstractNumId="30" w15:restartNumberingAfterBreak="0">
    <w:nsid w:val="00000019"/>
    <w:multiLevelType w:val="singleLevel"/>
    <w:tmpl w:val="00000019"/>
    <w:name w:val="WW8Num22"/>
    <w:lvl w:ilvl="0">
      <w:start w:val="1"/>
      <w:numFmt w:val="decimal"/>
      <w:lvlText w:val="%1."/>
      <w:lvlJc w:val="left"/>
      <w:pPr>
        <w:tabs>
          <w:tab w:val="num" w:pos="720"/>
        </w:tabs>
      </w:pPr>
      <w:rPr>
        <w:rFonts w:cs="Times New Roman"/>
      </w:rPr>
    </w:lvl>
  </w:abstractNum>
  <w:abstractNum w:abstractNumId="31" w15:restartNumberingAfterBreak="0">
    <w:nsid w:val="0000001A"/>
    <w:multiLevelType w:val="singleLevel"/>
    <w:tmpl w:val="0000001A"/>
    <w:name w:val="WW8Num23"/>
    <w:lvl w:ilvl="0">
      <w:start w:val="1"/>
      <w:numFmt w:val="decimal"/>
      <w:lvlText w:val="%1."/>
      <w:lvlJc w:val="left"/>
      <w:pPr>
        <w:tabs>
          <w:tab w:val="num" w:pos="720"/>
        </w:tabs>
      </w:pPr>
      <w:rPr>
        <w:rFonts w:cs="Times New Roman"/>
      </w:rPr>
    </w:lvl>
  </w:abstractNum>
  <w:abstractNum w:abstractNumId="32" w15:restartNumberingAfterBreak="0">
    <w:nsid w:val="0000001B"/>
    <w:multiLevelType w:val="singleLevel"/>
    <w:tmpl w:val="0000001B"/>
    <w:name w:val="WW8Num24"/>
    <w:lvl w:ilvl="0">
      <w:start w:val="1"/>
      <w:numFmt w:val="bullet"/>
      <w:lvlText w:val=""/>
      <w:lvlJc w:val="left"/>
      <w:pPr>
        <w:tabs>
          <w:tab w:val="num" w:pos="360"/>
        </w:tabs>
      </w:pPr>
      <w:rPr>
        <w:rFonts w:ascii="Symbol" w:hAnsi="Symbol"/>
      </w:rPr>
    </w:lvl>
  </w:abstractNum>
  <w:abstractNum w:abstractNumId="33" w15:restartNumberingAfterBreak="0">
    <w:nsid w:val="0000001C"/>
    <w:multiLevelType w:val="singleLevel"/>
    <w:tmpl w:val="0000001C"/>
    <w:name w:val="WW8Num25"/>
    <w:lvl w:ilvl="0">
      <w:start w:val="1"/>
      <w:numFmt w:val="bullet"/>
      <w:lvlText w:val=""/>
      <w:lvlJc w:val="left"/>
      <w:pPr>
        <w:tabs>
          <w:tab w:val="num" w:pos="1620"/>
        </w:tabs>
      </w:pPr>
      <w:rPr>
        <w:rFonts w:ascii="Symbol" w:hAnsi="Symbol"/>
      </w:rPr>
    </w:lvl>
  </w:abstractNum>
  <w:abstractNum w:abstractNumId="34" w15:restartNumberingAfterBreak="0">
    <w:nsid w:val="0000001D"/>
    <w:multiLevelType w:val="singleLevel"/>
    <w:tmpl w:val="0000001D"/>
    <w:name w:val="WW8Num26"/>
    <w:lvl w:ilvl="0">
      <w:start w:val="1"/>
      <w:numFmt w:val="decimal"/>
      <w:lvlText w:val="%1."/>
      <w:lvlJc w:val="left"/>
      <w:pPr>
        <w:tabs>
          <w:tab w:val="num" w:pos="720"/>
        </w:tabs>
      </w:pPr>
      <w:rPr>
        <w:rFonts w:cs="Times New Roman"/>
      </w:rPr>
    </w:lvl>
  </w:abstractNum>
  <w:abstractNum w:abstractNumId="35" w15:restartNumberingAfterBreak="0">
    <w:nsid w:val="0000001E"/>
    <w:multiLevelType w:val="multilevel"/>
    <w:tmpl w:val="0000001E"/>
    <w:name w:val="WW8Num27"/>
    <w:lvl w:ilvl="0">
      <w:start w:val="1"/>
      <w:numFmt w:val="decimal"/>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6" w15:restartNumberingAfterBreak="0">
    <w:nsid w:val="0000001F"/>
    <w:multiLevelType w:val="multilevel"/>
    <w:tmpl w:val="0000001F"/>
    <w:name w:val="WW8Num28"/>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7" w15:restartNumberingAfterBreak="0">
    <w:nsid w:val="00000020"/>
    <w:multiLevelType w:val="multilevel"/>
    <w:tmpl w:val="00000020"/>
    <w:name w:val="WW8Num29"/>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8" w15:restartNumberingAfterBreak="0">
    <w:nsid w:val="00000021"/>
    <w:multiLevelType w:val="multilevel"/>
    <w:tmpl w:val="00000021"/>
    <w:name w:val="WW8Num30"/>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39" w15:restartNumberingAfterBreak="0">
    <w:nsid w:val="00000022"/>
    <w:multiLevelType w:val="multilevel"/>
    <w:tmpl w:val="00000022"/>
    <w:name w:val="WW8Num31"/>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40" w15:restartNumberingAfterBreak="0">
    <w:nsid w:val="00821EF0"/>
    <w:multiLevelType w:val="hybridMultilevel"/>
    <w:tmpl w:val="381AAAC6"/>
    <w:name w:val="WW8Num32"/>
    <w:lvl w:ilvl="0" w:tplc="4EB03AA6">
      <w:start w:val="1"/>
      <w:numFmt w:val="bullet"/>
      <w:lvlText w:val=""/>
      <w:lvlJc w:val="left"/>
      <w:pPr>
        <w:ind w:left="720" w:hanging="360"/>
      </w:pPr>
      <w:rPr>
        <w:rFonts w:ascii="Symbol" w:hAnsi="Symbol" w:hint="default"/>
      </w:rPr>
    </w:lvl>
    <w:lvl w:ilvl="1" w:tplc="7DCEAC1C" w:tentative="1">
      <w:start w:val="1"/>
      <w:numFmt w:val="bullet"/>
      <w:lvlText w:val="o"/>
      <w:lvlJc w:val="left"/>
      <w:pPr>
        <w:ind w:left="1440" w:hanging="360"/>
      </w:pPr>
      <w:rPr>
        <w:rFonts w:ascii="Courier New" w:hAnsi="Courier New" w:hint="default"/>
      </w:rPr>
    </w:lvl>
    <w:lvl w:ilvl="2" w:tplc="1B76CFE4" w:tentative="1">
      <w:start w:val="1"/>
      <w:numFmt w:val="bullet"/>
      <w:lvlText w:val=""/>
      <w:lvlJc w:val="left"/>
      <w:pPr>
        <w:ind w:left="2160" w:hanging="360"/>
      </w:pPr>
      <w:rPr>
        <w:rFonts w:ascii="Wingdings" w:hAnsi="Wingdings" w:hint="default"/>
      </w:rPr>
    </w:lvl>
    <w:lvl w:ilvl="3" w:tplc="F7F28414" w:tentative="1">
      <w:start w:val="1"/>
      <w:numFmt w:val="bullet"/>
      <w:lvlText w:val=""/>
      <w:lvlJc w:val="left"/>
      <w:pPr>
        <w:ind w:left="2880" w:hanging="360"/>
      </w:pPr>
      <w:rPr>
        <w:rFonts w:ascii="Symbol" w:hAnsi="Symbol" w:hint="default"/>
      </w:rPr>
    </w:lvl>
    <w:lvl w:ilvl="4" w:tplc="80FEFBA8" w:tentative="1">
      <w:start w:val="1"/>
      <w:numFmt w:val="bullet"/>
      <w:lvlText w:val="o"/>
      <w:lvlJc w:val="left"/>
      <w:pPr>
        <w:ind w:left="3600" w:hanging="360"/>
      </w:pPr>
      <w:rPr>
        <w:rFonts w:ascii="Courier New" w:hAnsi="Courier New" w:hint="default"/>
      </w:rPr>
    </w:lvl>
    <w:lvl w:ilvl="5" w:tplc="10C6B9C6" w:tentative="1">
      <w:start w:val="1"/>
      <w:numFmt w:val="bullet"/>
      <w:lvlText w:val=""/>
      <w:lvlJc w:val="left"/>
      <w:pPr>
        <w:ind w:left="4320" w:hanging="360"/>
      </w:pPr>
      <w:rPr>
        <w:rFonts w:ascii="Wingdings" w:hAnsi="Wingdings" w:hint="default"/>
      </w:rPr>
    </w:lvl>
    <w:lvl w:ilvl="6" w:tplc="54C6B3B4" w:tentative="1">
      <w:start w:val="1"/>
      <w:numFmt w:val="bullet"/>
      <w:lvlText w:val=""/>
      <w:lvlJc w:val="left"/>
      <w:pPr>
        <w:ind w:left="5040" w:hanging="360"/>
      </w:pPr>
      <w:rPr>
        <w:rFonts w:ascii="Symbol" w:hAnsi="Symbol" w:hint="default"/>
      </w:rPr>
    </w:lvl>
    <w:lvl w:ilvl="7" w:tplc="92843D8C" w:tentative="1">
      <w:start w:val="1"/>
      <w:numFmt w:val="bullet"/>
      <w:lvlText w:val="o"/>
      <w:lvlJc w:val="left"/>
      <w:pPr>
        <w:ind w:left="5760" w:hanging="360"/>
      </w:pPr>
      <w:rPr>
        <w:rFonts w:ascii="Courier New" w:hAnsi="Courier New" w:hint="default"/>
      </w:rPr>
    </w:lvl>
    <w:lvl w:ilvl="8" w:tplc="830E1044" w:tentative="1">
      <w:start w:val="1"/>
      <w:numFmt w:val="bullet"/>
      <w:lvlText w:val=""/>
      <w:lvlJc w:val="left"/>
      <w:pPr>
        <w:ind w:left="6480" w:hanging="360"/>
      </w:pPr>
      <w:rPr>
        <w:rFonts w:ascii="Wingdings" w:hAnsi="Wingdings" w:hint="default"/>
      </w:rPr>
    </w:lvl>
  </w:abstractNum>
  <w:abstractNum w:abstractNumId="41" w15:restartNumberingAfterBreak="0">
    <w:nsid w:val="07395412"/>
    <w:multiLevelType w:val="multilevel"/>
    <w:tmpl w:val="215ACEA0"/>
    <w:name w:val="WW8Num33"/>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5B3C4F"/>
    <w:multiLevelType w:val="hybridMultilevel"/>
    <w:tmpl w:val="A50EA77E"/>
    <w:name w:val="WW8Num34"/>
    <w:lvl w:ilvl="0" w:tplc="DD92E780">
      <w:start w:val="1"/>
      <w:numFmt w:val="bullet"/>
      <w:lvlText w:val=""/>
      <w:lvlJc w:val="left"/>
      <w:pPr>
        <w:ind w:left="720" w:hanging="360"/>
      </w:pPr>
      <w:rPr>
        <w:rFonts w:ascii="Symbol" w:hAnsi="Symbol" w:hint="default"/>
      </w:rPr>
    </w:lvl>
    <w:lvl w:ilvl="1" w:tplc="D980A63C" w:tentative="1">
      <w:start w:val="1"/>
      <w:numFmt w:val="bullet"/>
      <w:lvlText w:val="o"/>
      <w:lvlJc w:val="left"/>
      <w:pPr>
        <w:ind w:left="1440" w:hanging="360"/>
      </w:pPr>
      <w:rPr>
        <w:rFonts w:ascii="Courier New" w:hAnsi="Courier New" w:hint="default"/>
      </w:rPr>
    </w:lvl>
    <w:lvl w:ilvl="2" w:tplc="FEA229EC" w:tentative="1">
      <w:start w:val="1"/>
      <w:numFmt w:val="bullet"/>
      <w:lvlText w:val=""/>
      <w:lvlJc w:val="left"/>
      <w:pPr>
        <w:ind w:left="2160" w:hanging="360"/>
      </w:pPr>
      <w:rPr>
        <w:rFonts w:ascii="Wingdings" w:hAnsi="Wingdings" w:hint="default"/>
      </w:rPr>
    </w:lvl>
    <w:lvl w:ilvl="3" w:tplc="C9CABDC8" w:tentative="1">
      <w:start w:val="1"/>
      <w:numFmt w:val="bullet"/>
      <w:lvlText w:val=""/>
      <w:lvlJc w:val="left"/>
      <w:pPr>
        <w:ind w:left="2880" w:hanging="360"/>
      </w:pPr>
      <w:rPr>
        <w:rFonts w:ascii="Symbol" w:hAnsi="Symbol" w:hint="default"/>
      </w:rPr>
    </w:lvl>
    <w:lvl w:ilvl="4" w:tplc="2234A054" w:tentative="1">
      <w:start w:val="1"/>
      <w:numFmt w:val="bullet"/>
      <w:lvlText w:val="o"/>
      <w:lvlJc w:val="left"/>
      <w:pPr>
        <w:ind w:left="3600" w:hanging="360"/>
      </w:pPr>
      <w:rPr>
        <w:rFonts w:ascii="Courier New" w:hAnsi="Courier New" w:hint="default"/>
      </w:rPr>
    </w:lvl>
    <w:lvl w:ilvl="5" w:tplc="4FDC3156" w:tentative="1">
      <w:start w:val="1"/>
      <w:numFmt w:val="bullet"/>
      <w:lvlText w:val=""/>
      <w:lvlJc w:val="left"/>
      <w:pPr>
        <w:ind w:left="4320" w:hanging="360"/>
      </w:pPr>
      <w:rPr>
        <w:rFonts w:ascii="Wingdings" w:hAnsi="Wingdings" w:hint="default"/>
      </w:rPr>
    </w:lvl>
    <w:lvl w:ilvl="6" w:tplc="0BC2542E" w:tentative="1">
      <w:start w:val="1"/>
      <w:numFmt w:val="bullet"/>
      <w:lvlText w:val=""/>
      <w:lvlJc w:val="left"/>
      <w:pPr>
        <w:ind w:left="5040" w:hanging="360"/>
      </w:pPr>
      <w:rPr>
        <w:rFonts w:ascii="Symbol" w:hAnsi="Symbol" w:hint="default"/>
      </w:rPr>
    </w:lvl>
    <w:lvl w:ilvl="7" w:tplc="019ADF6E" w:tentative="1">
      <w:start w:val="1"/>
      <w:numFmt w:val="bullet"/>
      <w:lvlText w:val="o"/>
      <w:lvlJc w:val="left"/>
      <w:pPr>
        <w:ind w:left="5760" w:hanging="360"/>
      </w:pPr>
      <w:rPr>
        <w:rFonts w:ascii="Courier New" w:hAnsi="Courier New" w:hint="default"/>
      </w:rPr>
    </w:lvl>
    <w:lvl w:ilvl="8" w:tplc="32647BE8" w:tentative="1">
      <w:start w:val="1"/>
      <w:numFmt w:val="bullet"/>
      <w:lvlText w:val=""/>
      <w:lvlJc w:val="left"/>
      <w:pPr>
        <w:ind w:left="6480" w:hanging="360"/>
      </w:pPr>
      <w:rPr>
        <w:rFonts w:ascii="Wingdings" w:hAnsi="Wingdings" w:hint="default"/>
      </w:rPr>
    </w:lvl>
  </w:abstractNum>
  <w:abstractNum w:abstractNumId="43" w15:restartNumberingAfterBreak="0">
    <w:nsid w:val="08FB2B06"/>
    <w:multiLevelType w:val="hybridMultilevel"/>
    <w:tmpl w:val="867CCC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5DC3B58"/>
    <w:multiLevelType w:val="multilevel"/>
    <w:tmpl w:val="A1F47D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16031E99"/>
    <w:multiLevelType w:val="hybridMultilevel"/>
    <w:tmpl w:val="71B23404"/>
    <w:name w:val="WW8Num132"/>
    <w:lvl w:ilvl="0" w:tplc="A77EFF6C">
      <w:start w:val="1"/>
      <w:numFmt w:val="bullet"/>
      <w:lvlText w:val=""/>
      <w:lvlJc w:val="left"/>
      <w:pPr>
        <w:ind w:left="360" w:hanging="360"/>
      </w:pPr>
      <w:rPr>
        <w:rFonts w:ascii="Symbol" w:hAnsi="Symbol" w:hint="default"/>
      </w:rPr>
    </w:lvl>
    <w:lvl w:ilvl="1" w:tplc="739A7976" w:tentative="1">
      <w:start w:val="1"/>
      <w:numFmt w:val="bullet"/>
      <w:lvlText w:val="o"/>
      <w:lvlJc w:val="left"/>
      <w:pPr>
        <w:ind w:left="1080" w:hanging="360"/>
      </w:pPr>
      <w:rPr>
        <w:rFonts w:ascii="Courier New" w:hAnsi="Courier New" w:hint="default"/>
      </w:rPr>
    </w:lvl>
    <w:lvl w:ilvl="2" w:tplc="2E3E8660" w:tentative="1">
      <w:start w:val="1"/>
      <w:numFmt w:val="bullet"/>
      <w:lvlText w:val=""/>
      <w:lvlJc w:val="left"/>
      <w:pPr>
        <w:ind w:left="1800" w:hanging="360"/>
      </w:pPr>
      <w:rPr>
        <w:rFonts w:ascii="Wingdings" w:hAnsi="Wingdings" w:hint="default"/>
      </w:rPr>
    </w:lvl>
    <w:lvl w:ilvl="3" w:tplc="B1047DC4" w:tentative="1">
      <w:start w:val="1"/>
      <w:numFmt w:val="bullet"/>
      <w:lvlText w:val=""/>
      <w:lvlJc w:val="left"/>
      <w:pPr>
        <w:ind w:left="2520" w:hanging="360"/>
      </w:pPr>
      <w:rPr>
        <w:rFonts w:ascii="Symbol" w:hAnsi="Symbol" w:hint="default"/>
      </w:rPr>
    </w:lvl>
    <w:lvl w:ilvl="4" w:tplc="53F67DB0" w:tentative="1">
      <w:start w:val="1"/>
      <w:numFmt w:val="bullet"/>
      <w:lvlText w:val="o"/>
      <w:lvlJc w:val="left"/>
      <w:pPr>
        <w:ind w:left="3240" w:hanging="360"/>
      </w:pPr>
      <w:rPr>
        <w:rFonts w:ascii="Courier New" w:hAnsi="Courier New" w:hint="default"/>
      </w:rPr>
    </w:lvl>
    <w:lvl w:ilvl="5" w:tplc="31E8EE1A" w:tentative="1">
      <w:start w:val="1"/>
      <w:numFmt w:val="bullet"/>
      <w:lvlText w:val=""/>
      <w:lvlJc w:val="left"/>
      <w:pPr>
        <w:ind w:left="3960" w:hanging="360"/>
      </w:pPr>
      <w:rPr>
        <w:rFonts w:ascii="Wingdings" w:hAnsi="Wingdings" w:hint="default"/>
      </w:rPr>
    </w:lvl>
    <w:lvl w:ilvl="6" w:tplc="242C0AE0" w:tentative="1">
      <w:start w:val="1"/>
      <w:numFmt w:val="bullet"/>
      <w:lvlText w:val=""/>
      <w:lvlJc w:val="left"/>
      <w:pPr>
        <w:ind w:left="4680" w:hanging="360"/>
      </w:pPr>
      <w:rPr>
        <w:rFonts w:ascii="Symbol" w:hAnsi="Symbol" w:hint="default"/>
      </w:rPr>
    </w:lvl>
    <w:lvl w:ilvl="7" w:tplc="706431E2" w:tentative="1">
      <w:start w:val="1"/>
      <w:numFmt w:val="bullet"/>
      <w:lvlText w:val="o"/>
      <w:lvlJc w:val="left"/>
      <w:pPr>
        <w:ind w:left="5400" w:hanging="360"/>
      </w:pPr>
      <w:rPr>
        <w:rFonts w:ascii="Courier New" w:hAnsi="Courier New" w:hint="default"/>
      </w:rPr>
    </w:lvl>
    <w:lvl w:ilvl="8" w:tplc="29ACFD38" w:tentative="1">
      <w:start w:val="1"/>
      <w:numFmt w:val="bullet"/>
      <w:lvlText w:val=""/>
      <w:lvlJc w:val="left"/>
      <w:pPr>
        <w:ind w:left="6120" w:hanging="360"/>
      </w:pPr>
      <w:rPr>
        <w:rFonts w:ascii="Wingdings" w:hAnsi="Wingdings" w:hint="default"/>
      </w:rPr>
    </w:lvl>
  </w:abstractNum>
  <w:abstractNum w:abstractNumId="46" w15:restartNumberingAfterBreak="0">
    <w:nsid w:val="234C42C9"/>
    <w:multiLevelType w:val="singleLevel"/>
    <w:tmpl w:val="E8EE7F68"/>
    <w:name w:val="WW8Num20222"/>
    <w:lvl w:ilvl="0">
      <w:start w:val="1"/>
      <w:numFmt w:val="bullet"/>
      <w:pStyle w:val="bullet1"/>
      <w:lvlText w:val=""/>
      <w:lvlJc w:val="left"/>
      <w:pPr>
        <w:tabs>
          <w:tab w:val="num" w:pos="360"/>
        </w:tabs>
        <w:ind w:left="360" w:hanging="360"/>
      </w:pPr>
      <w:rPr>
        <w:rFonts w:ascii="Symbol" w:hAnsi="Symbol" w:hint="default"/>
      </w:rPr>
    </w:lvl>
  </w:abstractNum>
  <w:abstractNum w:abstractNumId="47" w15:restartNumberingAfterBreak="0">
    <w:nsid w:val="28340C35"/>
    <w:multiLevelType w:val="hybridMultilevel"/>
    <w:tmpl w:val="DF44DE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57B5EFB"/>
    <w:multiLevelType w:val="hybridMultilevel"/>
    <w:tmpl w:val="2C1E0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5CA5113"/>
    <w:multiLevelType w:val="hybridMultilevel"/>
    <w:tmpl w:val="0EE2459A"/>
    <w:name w:val="WW8Num20222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A940F42"/>
    <w:multiLevelType w:val="hybridMultilevel"/>
    <w:tmpl w:val="17B4A47C"/>
    <w:name w:val="WW8Num20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B71197A"/>
    <w:multiLevelType w:val="hybridMultilevel"/>
    <w:tmpl w:val="42A8AE0E"/>
    <w:name w:val="WW8Num2022222222"/>
    <w:lvl w:ilvl="0" w:tplc="040C0001">
      <w:start w:val="1"/>
      <w:numFmt w:val="bullet"/>
      <w:lvlText w:val="-"/>
      <w:lvlJc w:val="left"/>
      <w:pPr>
        <w:tabs>
          <w:tab w:val="num" w:pos="1776"/>
        </w:tabs>
        <w:ind w:left="1776" w:hanging="360"/>
      </w:pPr>
      <w:rPr>
        <w:rFonts w:hint="default"/>
      </w:rPr>
    </w:lvl>
    <w:lvl w:ilvl="1" w:tplc="040C0003">
      <w:start w:val="1"/>
      <w:numFmt w:val="bullet"/>
      <w:lvlText w:val="o"/>
      <w:lvlJc w:val="left"/>
      <w:pPr>
        <w:tabs>
          <w:tab w:val="num" w:pos="3552"/>
        </w:tabs>
        <w:ind w:left="3552" w:hanging="360"/>
      </w:pPr>
      <w:rPr>
        <w:rFonts w:ascii="Courier New" w:hAnsi="Courier New" w:hint="default"/>
      </w:rPr>
    </w:lvl>
    <w:lvl w:ilvl="2" w:tplc="040C0005">
      <w:start w:val="1"/>
      <w:numFmt w:val="bullet"/>
      <w:lvlText w:val=""/>
      <w:lvlJc w:val="left"/>
      <w:pPr>
        <w:tabs>
          <w:tab w:val="num" w:pos="4272"/>
        </w:tabs>
        <w:ind w:left="4272" w:hanging="360"/>
      </w:pPr>
      <w:rPr>
        <w:rFonts w:ascii="Wingdings" w:hAnsi="Wingdings" w:hint="default"/>
      </w:rPr>
    </w:lvl>
    <w:lvl w:ilvl="3" w:tplc="040C0001" w:tentative="1">
      <w:start w:val="1"/>
      <w:numFmt w:val="bullet"/>
      <w:lvlText w:val=""/>
      <w:lvlJc w:val="left"/>
      <w:pPr>
        <w:tabs>
          <w:tab w:val="num" w:pos="4992"/>
        </w:tabs>
        <w:ind w:left="4992" w:hanging="360"/>
      </w:pPr>
      <w:rPr>
        <w:rFonts w:ascii="Symbol" w:hAnsi="Symbol" w:hint="default"/>
      </w:rPr>
    </w:lvl>
    <w:lvl w:ilvl="4" w:tplc="040C0003" w:tentative="1">
      <w:start w:val="1"/>
      <w:numFmt w:val="bullet"/>
      <w:lvlText w:val="o"/>
      <w:lvlJc w:val="left"/>
      <w:pPr>
        <w:tabs>
          <w:tab w:val="num" w:pos="5712"/>
        </w:tabs>
        <w:ind w:left="5712" w:hanging="360"/>
      </w:pPr>
      <w:rPr>
        <w:rFonts w:ascii="Courier New" w:hAnsi="Courier New" w:hint="default"/>
      </w:rPr>
    </w:lvl>
    <w:lvl w:ilvl="5" w:tplc="040C0005">
      <w:start w:val="1"/>
      <w:numFmt w:val="bullet"/>
      <w:lvlText w:val=""/>
      <w:lvlJc w:val="left"/>
      <w:pPr>
        <w:tabs>
          <w:tab w:val="num" w:pos="6432"/>
        </w:tabs>
        <w:ind w:left="6432" w:hanging="360"/>
      </w:pPr>
      <w:rPr>
        <w:rFonts w:ascii="Wingdings" w:hAnsi="Wingdings" w:hint="default"/>
      </w:rPr>
    </w:lvl>
    <w:lvl w:ilvl="6" w:tplc="040C0001" w:tentative="1">
      <w:start w:val="1"/>
      <w:numFmt w:val="bullet"/>
      <w:lvlText w:val=""/>
      <w:lvlJc w:val="left"/>
      <w:pPr>
        <w:tabs>
          <w:tab w:val="num" w:pos="7152"/>
        </w:tabs>
        <w:ind w:left="7152" w:hanging="360"/>
      </w:pPr>
      <w:rPr>
        <w:rFonts w:ascii="Symbol" w:hAnsi="Symbol" w:hint="default"/>
      </w:rPr>
    </w:lvl>
    <w:lvl w:ilvl="7" w:tplc="040C0003" w:tentative="1">
      <w:start w:val="1"/>
      <w:numFmt w:val="bullet"/>
      <w:lvlText w:val="o"/>
      <w:lvlJc w:val="left"/>
      <w:pPr>
        <w:tabs>
          <w:tab w:val="num" w:pos="7872"/>
        </w:tabs>
        <w:ind w:left="7872" w:hanging="360"/>
      </w:pPr>
      <w:rPr>
        <w:rFonts w:ascii="Courier New" w:hAnsi="Courier New" w:hint="default"/>
      </w:rPr>
    </w:lvl>
    <w:lvl w:ilvl="8" w:tplc="040C0005" w:tentative="1">
      <w:start w:val="1"/>
      <w:numFmt w:val="bullet"/>
      <w:lvlText w:val=""/>
      <w:lvlJc w:val="left"/>
      <w:pPr>
        <w:tabs>
          <w:tab w:val="num" w:pos="8592"/>
        </w:tabs>
        <w:ind w:left="8592" w:hanging="360"/>
      </w:pPr>
      <w:rPr>
        <w:rFonts w:ascii="Wingdings" w:hAnsi="Wingdings" w:hint="default"/>
      </w:rPr>
    </w:lvl>
  </w:abstractNum>
  <w:abstractNum w:abstractNumId="52" w15:restartNumberingAfterBreak="0">
    <w:nsid w:val="44900F0A"/>
    <w:multiLevelType w:val="hybridMultilevel"/>
    <w:tmpl w:val="EE2A7B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15:restartNumberingAfterBreak="0">
    <w:nsid w:val="46197692"/>
    <w:multiLevelType w:val="hybridMultilevel"/>
    <w:tmpl w:val="33EE7956"/>
    <w:name w:val="WW8Num20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6D515F0"/>
    <w:multiLevelType w:val="hybridMultilevel"/>
    <w:tmpl w:val="A7641BEE"/>
    <w:name w:val="WW8Num20222222222222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88C7674"/>
    <w:multiLevelType w:val="hybridMultilevel"/>
    <w:tmpl w:val="1374B7C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56" w15:restartNumberingAfterBreak="0">
    <w:nsid w:val="4A765EA1"/>
    <w:multiLevelType w:val="hybridMultilevel"/>
    <w:tmpl w:val="5C4AD9E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F4C15"/>
    <w:multiLevelType w:val="hybridMultilevel"/>
    <w:tmpl w:val="326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B277E3"/>
    <w:multiLevelType w:val="hybridMultilevel"/>
    <w:tmpl w:val="0FB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456C9A"/>
    <w:multiLevelType w:val="hybridMultilevel"/>
    <w:tmpl w:val="2A101A26"/>
    <w:name w:val="WW8Num20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7BA4D16"/>
    <w:multiLevelType w:val="multilevel"/>
    <w:tmpl w:val="11682D80"/>
    <w:name w:val="WW8Num3022"/>
    <w:lvl w:ilvl="0">
      <w:start w:val="1"/>
      <w:numFmt w:val="upperLetter"/>
      <w:lvlText w:val="%1"/>
      <w:lvlJc w:val="left"/>
      <w:pPr>
        <w:tabs>
          <w:tab w:val="num" w:pos="432"/>
        </w:tabs>
        <w:ind w:left="432" w:hanging="432"/>
      </w:pPr>
      <w:rPr>
        <w:rFonts w:cs="Times New Roman" w:hint="default"/>
      </w:rPr>
    </w:lvl>
    <w:lvl w:ilvl="1">
      <w:start w:val="1"/>
      <w:numFmt w:val="decimal"/>
      <w:pStyle w:val="AppendixHeading2"/>
      <w:lvlText w:val="%1.%2 "/>
      <w:lvlJc w:val="left"/>
      <w:pPr>
        <w:tabs>
          <w:tab w:val="num" w:pos="576"/>
        </w:tabs>
        <w:ind w:left="576" w:hanging="576"/>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1" w15:restartNumberingAfterBreak="0">
    <w:nsid w:val="59E57077"/>
    <w:multiLevelType w:val="multilevel"/>
    <w:tmpl w:val="B1EA1132"/>
    <w:lvl w:ilvl="0">
      <w:start w:val="4"/>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2"/>
      <w:numFmt w:val="decimal"/>
      <w:lvlText w:val="%1.%2.%3"/>
      <w:lvlJc w:val="left"/>
      <w:pPr>
        <w:ind w:left="948" w:hanging="948"/>
      </w:pPr>
      <w:rPr>
        <w:rFonts w:hint="default"/>
      </w:rPr>
    </w:lvl>
    <w:lvl w:ilvl="3">
      <w:start w:val="1"/>
      <w:numFmt w:val="decimal"/>
      <w:lvlText w:val="%1.%2.%3.%4"/>
      <w:lvlJc w:val="left"/>
      <w:pPr>
        <w:ind w:left="1080" w:hanging="108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DD923EA"/>
    <w:multiLevelType w:val="hybridMultilevel"/>
    <w:tmpl w:val="26C6D256"/>
    <w:name w:val="WW8Num20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E0A7D5B"/>
    <w:multiLevelType w:val="hybridMultilevel"/>
    <w:tmpl w:val="B15C997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4" w15:restartNumberingAfterBreak="0">
    <w:nsid w:val="60BE24AE"/>
    <w:multiLevelType w:val="hybridMultilevel"/>
    <w:tmpl w:val="C2D293EA"/>
    <w:name w:val="WW8Num20222222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5" w15:restartNumberingAfterBreak="0">
    <w:nsid w:val="62150EC1"/>
    <w:multiLevelType w:val="multilevel"/>
    <w:tmpl w:val="55D0910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6" w15:restartNumberingAfterBreak="0">
    <w:nsid w:val="642932ED"/>
    <w:multiLevelType w:val="hybridMultilevel"/>
    <w:tmpl w:val="CE1CB1D8"/>
    <w:name w:val="WW8Num202"/>
    <w:lvl w:ilvl="0" w:tplc="040C0001">
      <w:start w:val="1"/>
      <w:numFmt w:val="decimal"/>
      <w:pStyle w:val="Constraint"/>
      <w:lvlText w:val="ISC32-[%1]"/>
      <w:lvlJc w:val="left"/>
      <w:pPr>
        <w:tabs>
          <w:tab w:val="num" w:pos="1800"/>
        </w:tabs>
        <w:ind w:left="1080" w:hanging="360"/>
      </w:pPr>
      <w:rPr>
        <w:rFonts w:cs="Times New Roman" w:hint="default"/>
      </w:rPr>
    </w:lvl>
    <w:lvl w:ilvl="1" w:tplc="040C0003" w:tentative="1">
      <w:start w:val="1"/>
      <w:numFmt w:val="lowerLetter"/>
      <w:lvlText w:val="%2."/>
      <w:lvlJc w:val="left"/>
      <w:pPr>
        <w:tabs>
          <w:tab w:val="num" w:pos="1440"/>
        </w:tabs>
        <w:ind w:left="1440" w:hanging="360"/>
      </w:pPr>
      <w:rPr>
        <w:rFonts w:cs="Times New Roman"/>
      </w:rPr>
    </w:lvl>
    <w:lvl w:ilvl="2" w:tplc="040C0005" w:tentative="1">
      <w:start w:val="1"/>
      <w:numFmt w:val="lowerRoman"/>
      <w:lvlText w:val="%3."/>
      <w:lvlJc w:val="right"/>
      <w:pPr>
        <w:tabs>
          <w:tab w:val="num" w:pos="2160"/>
        </w:tabs>
        <w:ind w:left="2160" w:hanging="180"/>
      </w:pPr>
      <w:rPr>
        <w:rFonts w:cs="Times New Roman"/>
      </w:rPr>
    </w:lvl>
    <w:lvl w:ilvl="3" w:tplc="040C0001" w:tentative="1">
      <w:start w:val="1"/>
      <w:numFmt w:val="decimal"/>
      <w:lvlText w:val="%4."/>
      <w:lvlJc w:val="left"/>
      <w:pPr>
        <w:tabs>
          <w:tab w:val="num" w:pos="2880"/>
        </w:tabs>
        <w:ind w:left="2880" w:hanging="360"/>
      </w:pPr>
      <w:rPr>
        <w:rFonts w:cs="Times New Roman"/>
      </w:rPr>
    </w:lvl>
    <w:lvl w:ilvl="4" w:tplc="040C0003" w:tentative="1">
      <w:start w:val="1"/>
      <w:numFmt w:val="lowerLetter"/>
      <w:lvlText w:val="%5."/>
      <w:lvlJc w:val="left"/>
      <w:pPr>
        <w:tabs>
          <w:tab w:val="num" w:pos="3600"/>
        </w:tabs>
        <w:ind w:left="3600" w:hanging="360"/>
      </w:pPr>
      <w:rPr>
        <w:rFonts w:cs="Times New Roman"/>
      </w:rPr>
    </w:lvl>
    <w:lvl w:ilvl="5" w:tplc="040C0005" w:tentative="1">
      <w:start w:val="1"/>
      <w:numFmt w:val="lowerRoman"/>
      <w:lvlText w:val="%6."/>
      <w:lvlJc w:val="right"/>
      <w:pPr>
        <w:tabs>
          <w:tab w:val="num" w:pos="4320"/>
        </w:tabs>
        <w:ind w:left="4320" w:hanging="180"/>
      </w:pPr>
      <w:rPr>
        <w:rFonts w:cs="Times New Roman"/>
      </w:rPr>
    </w:lvl>
    <w:lvl w:ilvl="6" w:tplc="040C0001" w:tentative="1">
      <w:start w:val="1"/>
      <w:numFmt w:val="decimal"/>
      <w:lvlText w:val="%7."/>
      <w:lvlJc w:val="left"/>
      <w:pPr>
        <w:tabs>
          <w:tab w:val="num" w:pos="5040"/>
        </w:tabs>
        <w:ind w:left="5040" w:hanging="360"/>
      </w:pPr>
      <w:rPr>
        <w:rFonts w:cs="Times New Roman"/>
      </w:rPr>
    </w:lvl>
    <w:lvl w:ilvl="7" w:tplc="040C0003" w:tentative="1">
      <w:start w:val="1"/>
      <w:numFmt w:val="lowerLetter"/>
      <w:lvlText w:val="%8."/>
      <w:lvlJc w:val="left"/>
      <w:pPr>
        <w:tabs>
          <w:tab w:val="num" w:pos="5760"/>
        </w:tabs>
        <w:ind w:left="5760" w:hanging="360"/>
      </w:pPr>
      <w:rPr>
        <w:rFonts w:cs="Times New Roman"/>
      </w:rPr>
    </w:lvl>
    <w:lvl w:ilvl="8" w:tplc="040C0005" w:tentative="1">
      <w:start w:val="1"/>
      <w:numFmt w:val="lowerRoman"/>
      <w:lvlText w:val="%9."/>
      <w:lvlJc w:val="right"/>
      <w:pPr>
        <w:tabs>
          <w:tab w:val="num" w:pos="6480"/>
        </w:tabs>
        <w:ind w:left="6480" w:hanging="180"/>
      </w:pPr>
      <w:rPr>
        <w:rFonts w:cs="Times New Roman"/>
      </w:rPr>
    </w:lvl>
  </w:abstractNum>
  <w:abstractNum w:abstractNumId="67" w15:restartNumberingAfterBreak="0">
    <w:nsid w:val="67D81595"/>
    <w:multiLevelType w:val="hybridMultilevel"/>
    <w:tmpl w:val="619E7F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C11DB8"/>
    <w:multiLevelType w:val="hybridMultilevel"/>
    <w:tmpl w:val="992CC4D4"/>
    <w:name w:val="WW8Num202222222222222"/>
    <w:lvl w:ilvl="0" w:tplc="040C0001">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2340"/>
        </w:tabs>
        <w:ind w:left="2340" w:hanging="360"/>
      </w:pPr>
      <w:rPr>
        <w:rFonts w:ascii="Courier New" w:hAnsi="Courier New" w:hint="default"/>
      </w:rPr>
    </w:lvl>
    <w:lvl w:ilvl="2" w:tplc="040C0005" w:tentative="1">
      <w:start w:val="1"/>
      <w:numFmt w:val="bullet"/>
      <w:lvlText w:val=""/>
      <w:lvlJc w:val="left"/>
      <w:pPr>
        <w:tabs>
          <w:tab w:val="num" w:pos="3060"/>
        </w:tabs>
        <w:ind w:left="3060" w:hanging="360"/>
      </w:pPr>
      <w:rPr>
        <w:rFonts w:ascii="Wingdings" w:hAnsi="Wingdings" w:hint="default"/>
      </w:rPr>
    </w:lvl>
    <w:lvl w:ilvl="3" w:tplc="040C0001" w:tentative="1">
      <w:start w:val="1"/>
      <w:numFmt w:val="bullet"/>
      <w:lvlText w:val=""/>
      <w:lvlJc w:val="left"/>
      <w:pPr>
        <w:tabs>
          <w:tab w:val="num" w:pos="3780"/>
        </w:tabs>
        <w:ind w:left="3780" w:hanging="360"/>
      </w:pPr>
      <w:rPr>
        <w:rFonts w:ascii="Symbol" w:hAnsi="Symbol" w:hint="default"/>
      </w:rPr>
    </w:lvl>
    <w:lvl w:ilvl="4" w:tplc="040C0003" w:tentative="1">
      <w:start w:val="1"/>
      <w:numFmt w:val="bullet"/>
      <w:lvlText w:val="o"/>
      <w:lvlJc w:val="left"/>
      <w:pPr>
        <w:tabs>
          <w:tab w:val="num" w:pos="4500"/>
        </w:tabs>
        <w:ind w:left="4500" w:hanging="360"/>
      </w:pPr>
      <w:rPr>
        <w:rFonts w:ascii="Courier New" w:hAnsi="Courier New" w:hint="default"/>
      </w:rPr>
    </w:lvl>
    <w:lvl w:ilvl="5" w:tplc="040C0005" w:tentative="1">
      <w:start w:val="1"/>
      <w:numFmt w:val="bullet"/>
      <w:lvlText w:val=""/>
      <w:lvlJc w:val="left"/>
      <w:pPr>
        <w:tabs>
          <w:tab w:val="num" w:pos="5220"/>
        </w:tabs>
        <w:ind w:left="5220" w:hanging="360"/>
      </w:pPr>
      <w:rPr>
        <w:rFonts w:ascii="Wingdings" w:hAnsi="Wingdings" w:hint="default"/>
      </w:rPr>
    </w:lvl>
    <w:lvl w:ilvl="6" w:tplc="040C0001" w:tentative="1">
      <w:start w:val="1"/>
      <w:numFmt w:val="bullet"/>
      <w:lvlText w:val=""/>
      <w:lvlJc w:val="left"/>
      <w:pPr>
        <w:tabs>
          <w:tab w:val="num" w:pos="5940"/>
        </w:tabs>
        <w:ind w:left="5940" w:hanging="360"/>
      </w:pPr>
      <w:rPr>
        <w:rFonts w:ascii="Symbol" w:hAnsi="Symbol" w:hint="default"/>
      </w:rPr>
    </w:lvl>
    <w:lvl w:ilvl="7" w:tplc="040C0003" w:tentative="1">
      <w:start w:val="1"/>
      <w:numFmt w:val="bullet"/>
      <w:lvlText w:val="o"/>
      <w:lvlJc w:val="left"/>
      <w:pPr>
        <w:tabs>
          <w:tab w:val="num" w:pos="6660"/>
        </w:tabs>
        <w:ind w:left="6660" w:hanging="360"/>
      </w:pPr>
      <w:rPr>
        <w:rFonts w:ascii="Courier New" w:hAnsi="Courier New" w:hint="default"/>
      </w:rPr>
    </w:lvl>
    <w:lvl w:ilvl="8" w:tplc="040C0005" w:tentative="1">
      <w:start w:val="1"/>
      <w:numFmt w:val="bullet"/>
      <w:lvlText w:val=""/>
      <w:lvlJc w:val="left"/>
      <w:pPr>
        <w:tabs>
          <w:tab w:val="num" w:pos="7380"/>
        </w:tabs>
        <w:ind w:left="7380" w:hanging="360"/>
      </w:pPr>
      <w:rPr>
        <w:rFonts w:ascii="Wingdings" w:hAnsi="Wingdings" w:hint="default"/>
      </w:rPr>
    </w:lvl>
  </w:abstractNum>
  <w:abstractNum w:abstractNumId="69" w15:restartNumberingAfterBreak="0">
    <w:nsid w:val="70495F2A"/>
    <w:multiLevelType w:val="hybridMultilevel"/>
    <w:tmpl w:val="298C63B6"/>
    <w:name w:val="WW8Num202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23528B3"/>
    <w:multiLevelType w:val="hybridMultilevel"/>
    <w:tmpl w:val="0B365738"/>
    <w:name w:val="WW8Num20222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2F45BE5"/>
    <w:multiLevelType w:val="hybridMultilevel"/>
    <w:tmpl w:val="560A23BC"/>
    <w:name w:val="WW8Num302"/>
    <w:lvl w:ilvl="0" w:tplc="040C0005">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59061A8"/>
    <w:multiLevelType w:val="hybridMultilevel"/>
    <w:tmpl w:val="53C03F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3" w15:restartNumberingAfterBreak="0">
    <w:nsid w:val="79324C65"/>
    <w:multiLevelType w:val="multilevel"/>
    <w:tmpl w:val="19F0621E"/>
    <w:name w:val="WW8Num2022222"/>
    <w:lvl w:ilvl="0">
      <w:start w:val="5"/>
      <w:numFmt w:val="decimal"/>
      <w:lvlText w:val="%1."/>
      <w:lvlJc w:val="left"/>
      <w:pPr>
        <w:tabs>
          <w:tab w:val="num" w:pos="720"/>
        </w:tabs>
        <w:ind w:left="720" w:hanging="360"/>
      </w:pPr>
      <w:rPr>
        <w:rFonts w:cs="Times New Roman"/>
      </w:rPr>
    </w:lvl>
    <w:lvl w:ilvl="1">
      <w:start w:val="2"/>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15:restartNumberingAfterBreak="0">
    <w:nsid w:val="79CB397A"/>
    <w:multiLevelType w:val="multilevel"/>
    <w:tmpl w:val="9C54C07A"/>
    <w:lvl w:ilvl="0">
      <w:start w:val="1"/>
      <w:numFmt w:val="upperLetter"/>
      <w:lvlText w:val="Appendix %1:"/>
      <w:lvlJc w:val="left"/>
      <w:pPr>
        <w:tabs>
          <w:tab w:val="num" w:pos="1800"/>
        </w:tabs>
        <w:ind w:left="432" w:hanging="432"/>
      </w:pPr>
    </w:lvl>
    <w:lvl w:ilvl="1">
      <w:start w:val="1"/>
      <w:numFmt w:val="decimal"/>
      <w:lvlText w:val="%1.%2:"/>
      <w:lvlJc w:val="left"/>
      <w:pPr>
        <w:tabs>
          <w:tab w:val="num" w:pos="576"/>
        </w:tabs>
        <w:ind w:left="576" w:hanging="576"/>
      </w:pPr>
    </w:lvl>
    <w:lvl w:ilvl="2">
      <w:start w:val="1"/>
      <w:numFmt w:val="decimal"/>
      <w:suff w:val="nothing"/>
      <w:lvlText w:val="%1.%2.%3:  "/>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5" w15:restartNumberingAfterBreak="0">
    <w:nsid w:val="7A834BB4"/>
    <w:multiLevelType w:val="hybridMultilevel"/>
    <w:tmpl w:val="F7B09BC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7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3"/>
  </w:num>
  <w:num w:numId="4">
    <w:abstractNumId w:val="2"/>
  </w:num>
  <w:num w:numId="5">
    <w:abstractNumId w:val="66"/>
  </w:num>
  <w:num w:numId="6">
    <w:abstractNumId w:val="3"/>
    <w:lvlOverride w:ilvl="0">
      <w:startOverride w:val="1"/>
    </w:lvlOverride>
  </w:num>
  <w:num w:numId="7">
    <w:abstractNumId w:val="60"/>
  </w:num>
  <w:num w:numId="8">
    <w:abstractNumId w:val="65"/>
  </w:num>
  <w:num w:numId="9">
    <w:abstractNumId w:val="7"/>
  </w:num>
  <w:num w:numId="10">
    <w:abstractNumId w:val="6"/>
  </w:num>
  <w:num w:numId="11">
    <w:abstractNumId w:val="8"/>
  </w:num>
  <w:num w:numId="12">
    <w:abstractNumId w:val="65"/>
    <w:lvlOverride w:ilvl="0">
      <w:startOverride w:val="3"/>
    </w:lvlOverride>
    <w:lvlOverride w:ilvl="1">
      <w:startOverride w:val="3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6"/>
  </w:num>
  <w:num w:numId="14">
    <w:abstractNumId w:val="55"/>
  </w:num>
  <w:num w:numId="15">
    <w:abstractNumId w:val="52"/>
  </w:num>
  <w:num w:numId="16">
    <w:abstractNumId w:val="7"/>
  </w:num>
  <w:num w:numId="17">
    <w:abstractNumId w:val="6"/>
  </w:num>
  <w:num w:numId="18">
    <w:abstractNumId w:val="5"/>
  </w:num>
  <w:num w:numId="19">
    <w:abstractNumId w:val="3"/>
  </w:num>
  <w:num w:numId="20">
    <w:abstractNumId w:val="2"/>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75"/>
  </w:num>
  <w:num w:numId="25">
    <w:abstractNumId w:val="3"/>
    <w:lvlOverride w:ilvl="0">
      <w:startOverride w:val="1"/>
    </w:lvlOverride>
  </w:num>
  <w:num w:numId="26">
    <w:abstractNumId w:val="3"/>
    <w:lvlOverride w:ilvl="0">
      <w:startOverride w:val="1"/>
    </w:lvlOverride>
  </w:num>
  <w:num w:numId="27">
    <w:abstractNumId w:val="43"/>
  </w:num>
  <w:num w:numId="28">
    <w:abstractNumId w:val="76"/>
  </w:num>
  <w:num w:numId="29">
    <w:abstractNumId w:val="44"/>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6"/>
  </w:num>
  <w:num w:numId="42">
    <w:abstractNumId w:val="8"/>
  </w:num>
  <w:num w:numId="43">
    <w:abstractNumId w:val="8"/>
  </w:num>
  <w:num w:numId="44">
    <w:abstractNumId w:val="48"/>
  </w:num>
  <w:num w:numId="45">
    <w:abstractNumId w:val="58"/>
  </w:num>
  <w:num w:numId="46">
    <w:abstractNumId w:val="57"/>
  </w:num>
  <w:num w:numId="47">
    <w:abstractNumId w:val="74"/>
  </w:num>
  <w:num w:numId="48">
    <w:abstractNumId w:val="72"/>
  </w:num>
  <w:num w:numId="49">
    <w:abstractNumId w:val="9"/>
  </w:num>
  <w:num w:numId="50">
    <w:abstractNumId w:val="9"/>
  </w:num>
  <w:num w:numId="51">
    <w:abstractNumId w:val="7"/>
  </w:num>
  <w:num w:numId="52">
    <w:abstractNumId w:val="6"/>
  </w:num>
  <w:num w:numId="53">
    <w:abstractNumId w:val="5"/>
  </w:num>
  <w:num w:numId="54">
    <w:abstractNumId w:val="4"/>
  </w:num>
  <w:num w:numId="55">
    <w:abstractNumId w:val="8"/>
  </w:num>
  <w:num w:numId="56">
    <w:abstractNumId w:val="8"/>
  </w:num>
  <w:num w:numId="57">
    <w:abstractNumId w:val="3"/>
  </w:num>
  <w:num w:numId="58">
    <w:abstractNumId w:val="2"/>
  </w:num>
  <w:num w:numId="59">
    <w:abstractNumId w:val="1"/>
  </w:num>
  <w:num w:numId="60">
    <w:abstractNumId w:val="0"/>
  </w:num>
  <w:num w:numId="61">
    <w:abstractNumId w:val="3"/>
    <w:lvlOverride w:ilvl="0">
      <w:startOverride w:val="1"/>
    </w:lvlOverride>
  </w:num>
  <w:num w:numId="62">
    <w:abstractNumId w:val="3"/>
    <w:lvlOverride w:ilvl="0">
      <w:startOverride w:val="1"/>
    </w:lvlOverride>
  </w:num>
  <w:num w:numId="63">
    <w:abstractNumId w:val="3"/>
    <w:lvlOverride w:ilvl="0">
      <w:startOverride w:val="1"/>
    </w:lvlOverride>
  </w:num>
  <w:num w:numId="64">
    <w:abstractNumId w:val="3"/>
    <w:lvlOverride w:ilvl="0">
      <w:startOverride w:val="1"/>
    </w:lvlOverride>
  </w:num>
  <w:num w:numId="65">
    <w:abstractNumId w:val="3"/>
    <w:lvlOverride w:ilvl="0">
      <w:startOverride w:val="1"/>
    </w:lvlOverride>
  </w:num>
  <w:num w:numId="66">
    <w:abstractNumId w:val="7"/>
  </w:num>
  <w:num w:numId="67">
    <w:abstractNumId w:val="7"/>
  </w:num>
  <w:num w:numId="68">
    <w:abstractNumId w:val="7"/>
  </w:num>
  <w:num w:numId="69">
    <w:abstractNumId w:val="7"/>
  </w:num>
  <w:num w:numId="70">
    <w:abstractNumId w:val="7"/>
  </w:num>
  <w:num w:numId="71">
    <w:abstractNumId w:val="7"/>
  </w:num>
  <w:num w:numId="72">
    <w:abstractNumId w:val="63"/>
  </w:num>
  <w:num w:numId="73">
    <w:abstractNumId w:val="67"/>
  </w:num>
  <w:num w:numId="74">
    <w:abstractNumId w:val="7"/>
  </w:num>
  <w:num w:numId="75">
    <w:abstractNumId w:val="7"/>
  </w:num>
  <w:num w:numId="76">
    <w:abstractNumId w:val="47"/>
  </w:num>
  <w:num w:numId="77">
    <w:abstractNumId w:val="61"/>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orio Canal">
    <w15:presenceInfo w15:providerId="Windows Live" w15:userId="8f96a455358870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hideSpellingErrors/>
  <w:hideGrammaticalErrors/>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C4"/>
    <w:rsid w:val="0000031C"/>
    <w:rsid w:val="00002D59"/>
    <w:rsid w:val="00005E68"/>
    <w:rsid w:val="00006429"/>
    <w:rsid w:val="000064B4"/>
    <w:rsid w:val="00007930"/>
    <w:rsid w:val="0001227F"/>
    <w:rsid w:val="00012688"/>
    <w:rsid w:val="00013C8C"/>
    <w:rsid w:val="00020DD3"/>
    <w:rsid w:val="00021432"/>
    <w:rsid w:val="000221EB"/>
    <w:rsid w:val="00022B42"/>
    <w:rsid w:val="0002369D"/>
    <w:rsid w:val="000307D8"/>
    <w:rsid w:val="00031A43"/>
    <w:rsid w:val="000334A0"/>
    <w:rsid w:val="000348D4"/>
    <w:rsid w:val="0003509E"/>
    <w:rsid w:val="00037F03"/>
    <w:rsid w:val="00040336"/>
    <w:rsid w:val="000406F8"/>
    <w:rsid w:val="00041423"/>
    <w:rsid w:val="000437A3"/>
    <w:rsid w:val="00044DCB"/>
    <w:rsid w:val="00045E6D"/>
    <w:rsid w:val="0005449B"/>
    <w:rsid w:val="00055053"/>
    <w:rsid w:val="0006004B"/>
    <w:rsid w:val="00060A31"/>
    <w:rsid w:val="00061C27"/>
    <w:rsid w:val="00063BBE"/>
    <w:rsid w:val="00064506"/>
    <w:rsid w:val="00066E5A"/>
    <w:rsid w:val="00070C70"/>
    <w:rsid w:val="00073088"/>
    <w:rsid w:val="00073547"/>
    <w:rsid w:val="000743EF"/>
    <w:rsid w:val="0007553C"/>
    <w:rsid w:val="000760E9"/>
    <w:rsid w:val="000769EE"/>
    <w:rsid w:val="000776DF"/>
    <w:rsid w:val="00077B0E"/>
    <w:rsid w:val="00077D6E"/>
    <w:rsid w:val="00080586"/>
    <w:rsid w:val="00087DB0"/>
    <w:rsid w:val="00096FCE"/>
    <w:rsid w:val="000B0541"/>
    <w:rsid w:val="000B24A4"/>
    <w:rsid w:val="000B2604"/>
    <w:rsid w:val="000B2B4C"/>
    <w:rsid w:val="000B2BA2"/>
    <w:rsid w:val="000B2C4D"/>
    <w:rsid w:val="000C10D3"/>
    <w:rsid w:val="000C19A5"/>
    <w:rsid w:val="000C3D56"/>
    <w:rsid w:val="000C5561"/>
    <w:rsid w:val="000C7D08"/>
    <w:rsid w:val="000D0774"/>
    <w:rsid w:val="000D425B"/>
    <w:rsid w:val="000D5070"/>
    <w:rsid w:val="000D51DE"/>
    <w:rsid w:val="000D586E"/>
    <w:rsid w:val="000D6005"/>
    <w:rsid w:val="000D7F1C"/>
    <w:rsid w:val="000D7F32"/>
    <w:rsid w:val="000E05F7"/>
    <w:rsid w:val="000E22FC"/>
    <w:rsid w:val="000E28F2"/>
    <w:rsid w:val="000E29BB"/>
    <w:rsid w:val="000E5BCD"/>
    <w:rsid w:val="000E6B6E"/>
    <w:rsid w:val="000F1BAD"/>
    <w:rsid w:val="000F2220"/>
    <w:rsid w:val="000F4356"/>
    <w:rsid w:val="000F4BE4"/>
    <w:rsid w:val="000F7995"/>
    <w:rsid w:val="00101BDB"/>
    <w:rsid w:val="00101F45"/>
    <w:rsid w:val="00102B42"/>
    <w:rsid w:val="00106A2A"/>
    <w:rsid w:val="00107A4A"/>
    <w:rsid w:val="00113312"/>
    <w:rsid w:val="00113734"/>
    <w:rsid w:val="00113A52"/>
    <w:rsid w:val="00113BD5"/>
    <w:rsid w:val="00115D5B"/>
    <w:rsid w:val="00116786"/>
    <w:rsid w:val="0012013E"/>
    <w:rsid w:val="00120A0E"/>
    <w:rsid w:val="001249C9"/>
    <w:rsid w:val="00125804"/>
    <w:rsid w:val="00125927"/>
    <w:rsid w:val="00125E0B"/>
    <w:rsid w:val="00130AAC"/>
    <w:rsid w:val="0013384F"/>
    <w:rsid w:val="00134F81"/>
    <w:rsid w:val="00141E3C"/>
    <w:rsid w:val="00146F3B"/>
    <w:rsid w:val="001518E3"/>
    <w:rsid w:val="00151BBA"/>
    <w:rsid w:val="001538DC"/>
    <w:rsid w:val="00154060"/>
    <w:rsid w:val="00162E14"/>
    <w:rsid w:val="00164B51"/>
    <w:rsid w:val="00174A3A"/>
    <w:rsid w:val="00180B10"/>
    <w:rsid w:val="00185941"/>
    <w:rsid w:val="00186D05"/>
    <w:rsid w:val="00187360"/>
    <w:rsid w:val="001905AE"/>
    <w:rsid w:val="00190761"/>
    <w:rsid w:val="0019228A"/>
    <w:rsid w:val="001937D6"/>
    <w:rsid w:val="001957DD"/>
    <w:rsid w:val="00195AA7"/>
    <w:rsid w:val="001A0624"/>
    <w:rsid w:val="001A12FB"/>
    <w:rsid w:val="001A728B"/>
    <w:rsid w:val="001A7D20"/>
    <w:rsid w:val="001B064D"/>
    <w:rsid w:val="001B07B5"/>
    <w:rsid w:val="001B1FC4"/>
    <w:rsid w:val="001B289C"/>
    <w:rsid w:val="001B36B3"/>
    <w:rsid w:val="001B3CE5"/>
    <w:rsid w:val="001B7A7E"/>
    <w:rsid w:val="001C221E"/>
    <w:rsid w:val="001C2AB4"/>
    <w:rsid w:val="001C38AE"/>
    <w:rsid w:val="001C4245"/>
    <w:rsid w:val="001C5FB1"/>
    <w:rsid w:val="001C7C6B"/>
    <w:rsid w:val="001D2D69"/>
    <w:rsid w:val="001D3CBC"/>
    <w:rsid w:val="001D5A7E"/>
    <w:rsid w:val="001D7D1C"/>
    <w:rsid w:val="001D7DF2"/>
    <w:rsid w:val="001E06B3"/>
    <w:rsid w:val="001E2412"/>
    <w:rsid w:val="001E2B19"/>
    <w:rsid w:val="001E3511"/>
    <w:rsid w:val="001E434C"/>
    <w:rsid w:val="001E4E18"/>
    <w:rsid w:val="001E57A6"/>
    <w:rsid w:val="001F0489"/>
    <w:rsid w:val="001F250D"/>
    <w:rsid w:val="001F65DD"/>
    <w:rsid w:val="001F6AD8"/>
    <w:rsid w:val="00202769"/>
    <w:rsid w:val="0020575C"/>
    <w:rsid w:val="0020759F"/>
    <w:rsid w:val="00210563"/>
    <w:rsid w:val="002133E1"/>
    <w:rsid w:val="002155DE"/>
    <w:rsid w:val="002157C4"/>
    <w:rsid w:val="00221433"/>
    <w:rsid w:val="002221F8"/>
    <w:rsid w:val="0023023E"/>
    <w:rsid w:val="00231A09"/>
    <w:rsid w:val="00232E9F"/>
    <w:rsid w:val="00233B3E"/>
    <w:rsid w:val="00235372"/>
    <w:rsid w:val="002425D8"/>
    <w:rsid w:val="002437ED"/>
    <w:rsid w:val="00245B9D"/>
    <w:rsid w:val="0024701A"/>
    <w:rsid w:val="002511D6"/>
    <w:rsid w:val="00251E36"/>
    <w:rsid w:val="00252902"/>
    <w:rsid w:val="002624F2"/>
    <w:rsid w:val="00262D3D"/>
    <w:rsid w:val="00265D26"/>
    <w:rsid w:val="00266760"/>
    <w:rsid w:val="00266F57"/>
    <w:rsid w:val="0027056F"/>
    <w:rsid w:val="00270812"/>
    <w:rsid w:val="00270B9E"/>
    <w:rsid w:val="00273FEC"/>
    <w:rsid w:val="00287761"/>
    <w:rsid w:val="002919DA"/>
    <w:rsid w:val="00292B01"/>
    <w:rsid w:val="00292C9D"/>
    <w:rsid w:val="00292F75"/>
    <w:rsid w:val="0029398F"/>
    <w:rsid w:val="002A0121"/>
    <w:rsid w:val="002A5142"/>
    <w:rsid w:val="002B0D09"/>
    <w:rsid w:val="002B13AC"/>
    <w:rsid w:val="002B1C6A"/>
    <w:rsid w:val="002B5CC9"/>
    <w:rsid w:val="002C14DE"/>
    <w:rsid w:val="002C15D8"/>
    <w:rsid w:val="002C19D2"/>
    <w:rsid w:val="002C27A4"/>
    <w:rsid w:val="002C4AF5"/>
    <w:rsid w:val="002C58D8"/>
    <w:rsid w:val="002C5E68"/>
    <w:rsid w:val="002C751B"/>
    <w:rsid w:val="002D06BF"/>
    <w:rsid w:val="002D0E9C"/>
    <w:rsid w:val="002D34AD"/>
    <w:rsid w:val="002D4399"/>
    <w:rsid w:val="002D4F88"/>
    <w:rsid w:val="002D6844"/>
    <w:rsid w:val="002E19B6"/>
    <w:rsid w:val="002E21BE"/>
    <w:rsid w:val="002E3C56"/>
    <w:rsid w:val="002E4012"/>
    <w:rsid w:val="002E6F2D"/>
    <w:rsid w:val="002F5F5D"/>
    <w:rsid w:val="002F771C"/>
    <w:rsid w:val="002F7992"/>
    <w:rsid w:val="002F7DF6"/>
    <w:rsid w:val="00302231"/>
    <w:rsid w:val="00302FCD"/>
    <w:rsid w:val="00303991"/>
    <w:rsid w:val="003100DB"/>
    <w:rsid w:val="00310A0C"/>
    <w:rsid w:val="00310F4F"/>
    <w:rsid w:val="00316EA8"/>
    <w:rsid w:val="00317942"/>
    <w:rsid w:val="00320578"/>
    <w:rsid w:val="00320965"/>
    <w:rsid w:val="00322C18"/>
    <w:rsid w:val="0032422A"/>
    <w:rsid w:val="0032649E"/>
    <w:rsid w:val="00330EB2"/>
    <w:rsid w:val="0033661E"/>
    <w:rsid w:val="00336A1A"/>
    <w:rsid w:val="00340633"/>
    <w:rsid w:val="003411D5"/>
    <w:rsid w:val="0034152D"/>
    <w:rsid w:val="00342326"/>
    <w:rsid w:val="00346231"/>
    <w:rsid w:val="003462A5"/>
    <w:rsid w:val="00346954"/>
    <w:rsid w:val="00352B95"/>
    <w:rsid w:val="003535BE"/>
    <w:rsid w:val="003556E4"/>
    <w:rsid w:val="00356CB3"/>
    <w:rsid w:val="003570EE"/>
    <w:rsid w:val="00360123"/>
    <w:rsid w:val="00364CF1"/>
    <w:rsid w:val="00364E58"/>
    <w:rsid w:val="003674A7"/>
    <w:rsid w:val="00367AE4"/>
    <w:rsid w:val="0037143F"/>
    <w:rsid w:val="003748D6"/>
    <w:rsid w:val="00376B5E"/>
    <w:rsid w:val="00382682"/>
    <w:rsid w:val="00383381"/>
    <w:rsid w:val="00383577"/>
    <w:rsid w:val="0038669E"/>
    <w:rsid w:val="00386915"/>
    <w:rsid w:val="00387E86"/>
    <w:rsid w:val="0039121B"/>
    <w:rsid w:val="003933A2"/>
    <w:rsid w:val="00393585"/>
    <w:rsid w:val="003935CD"/>
    <w:rsid w:val="00393F5A"/>
    <w:rsid w:val="00395157"/>
    <w:rsid w:val="003965F6"/>
    <w:rsid w:val="0039729F"/>
    <w:rsid w:val="00397767"/>
    <w:rsid w:val="003A1249"/>
    <w:rsid w:val="003A2207"/>
    <w:rsid w:val="003A39F2"/>
    <w:rsid w:val="003A4015"/>
    <w:rsid w:val="003A5CA8"/>
    <w:rsid w:val="003A6026"/>
    <w:rsid w:val="003A6EC1"/>
    <w:rsid w:val="003A7C7F"/>
    <w:rsid w:val="003B11FA"/>
    <w:rsid w:val="003B202E"/>
    <w:rsid w:val="003B3FDB"/>
    <w:rsid w:val="003B5D49"/>
    <w:rsid w:val="003B70F2"/>
    <w:rsid w:val="003C08EC"/>
    <w:rsid w:val="003C1C9D"/>
    <w:rsid w:val="003C315B"/>
    <w:rsid w:val="003C4143"/>
    <w:rsid w:val="003C4586"/>
    <w:rsid w:val="003C47E5"/>
    <w:rsid w:val="003D13A0"/>
    <w:rsid w:val="003D3179"/>
    <w:rsid w:val="003D46EB"/>
    <w:rsid w:val="003D79E1"/>
    <w:rsid w:val="003E066E"/>
    <w:rsid w:val="003E0FA7"/>
    <w:rsid w:val="003E3016"/>
    <w:rsid w:val="003E3371"/>
    <w:rsid w:val="003E5165"/>
    <w:rsid w:val="003E6148"/>
    <w:rsid w:val="003E6FEB"/>
    <w:rsid w:val="003E756F"/>
    <w:rsid w:val="003E7BEE"/>
    <w:rsid w:val="003F2C8A"/>
    <w:rsid w:val="003F33ED"/>
    <w:rsid w:val="003F611E"/>
    <w:rsid w:val="003F6CDB"/>
    <w:rsid w:val="00400473"/>
    <w:rsid w:val="00400994"/>
    <w:rsid w:val="00400C03"/>
    <w:rsid w:val="00400DF4"/>
    <w:rsid w:val="00405883"/>
    <w:rsid w:val="0041267A"/>
    <w:rsid w:val="00417BDF"/>
    <w:rsid w:val="004233CE"/>
    <w:rsid w:val="00430E9B"/>
    <w:rsid w:val="00433CAD"/>
    <w:rsid w:val="00434138"/>
    <w:rsid w:val="004348F4"/>
    <w:rsid w:val="004410D6"/>
    <w:rsid w:val="00442214"/>
    <w:rsid w:val="004425AE"/>
    <w:rsid w:val="004441B6"/>
    <w:rsid w:val="00445862"/>
    <w:rsid w:val="0044629A"/>
    <w:rsid w:val="00446E03"/>
    <w:rsid w:val="00450DA6"/>
    <w:rsid w:val="0045153E"/>
    <w:rsid w:val="0045297F"/>
    <w:rsid w:val="00452D8C"/>
    <w:rsid w:val="00454144"/>
    <w:rsid w:val="00454D49"/>
    <w:rsid w:val="00455539"/>
    <w:rsid w:val="004603C7"/>
    <w:rsid w:val="00464A45"/>
    <w:rsid w:val="0047070A"/>
    <w:rsid w:val="00472165"/>
    <w:rsid w:val="004739F9"/>
    <w:rsid w:val="00480A9A"/>
    <w:rsid w:val="00482D11"/>
    <w:rsid w:val="004845DE"/>
    <w:rsid w:val="00487A12"/>
    <w:rsid w:val="00490F35"/>
    <w:rsid w:val="00490FED"/>
    <w:rsid w:val="004912AF"/>
    <w:rsid w:val="0049285A"/>
    <w:rsid w:val="00495EBD"/>
    <w:rsid w:val="00497489"/>
    <w:rsid w:val="004A42D2"/>
    <w:rsid w:val="004A4602"/>
    <w:rsid w:val="004A54B5"/>
    <w:rsid w:val="004A59E9"/>
    <w:rsid w:val="004A6655"/>
    <w:rsid w:val="004B143C"/>
    <w:rsid w:val="004B1A0A"/>
    <w:rsid w:val="004B26D6"/>
    <w:rsid w:val="004B29DC"/>
    <w:rsid w:val="004B5C32"/>
    <w:rsid w:val="004B6AA1"/>
    <w:rsid w:val="004B7643"/>
    <w:rsid w:val="004C01EB"/>
    <w:rsid w:val="004C0400"/>
    <w:rsid w:val="004C26BA"/>
    <w:rsid w:val="004C2AEB"/>
    <w:rsid w:val="004C3F0E"/>
    <w:rsid w:val="004C4AB9"/>
    <w:rsid w:val="004C5106"/>
    <w:rsid w:val="004D1076"/>
    <w:rsid w:val="004D19CE"/>
    <w:rsid w:val="004D439F"/>
    <w:rsid w:val="004D4968"/>
    <w:rsid w:val="004D5426"/>
    <w:rsid w:val="004D6246"/>
    <w:rsid w:val="004D6A78"/>
    <w:rsid w:val="004D7807"/>
    <w:rsid w:val="004E0B61"/>
    <w:rsid w:val="004E20FC"/>
    <w:rsid w:val="004E45C7"/>
    <w:rsid w:val="004F0A36"/>
    <w:rsid w:val="004F14BB"/>
    <w:rsid w:val="004F7804"/>
    <w:rsid w:val="00502D8D"/>
    <w:rsid w:val="00504B83"/>
    <w:rsid w:val="00510CB8"/>
    <w:rsid w:val="0051139E"/>
    <w:rsid w:val="005130ED"/>
    <w:rsid w:val="00513A31"/>
    <w:rsid w:val="005147A0"/>
    <w:rsid w:val="00515506"/>
    <w:rsid w:val="00515E4B"/>
    <w:rsid w:val="00522C5A"/>
    <w:rsid w:val="005252C5"/>
    <w:rsid w:val="00525FBE"/>
    <w:rsid w:val="00531CD4"/>
    <w:rsid w:val="005323C6"/>
    <w:rsid w:val="005329F7"/>
    <w:rsid w:val="005376AC"/>
    <w:rsid w:val="00537DF5"/>
    <w:rsid w:val="005403B9"/>
    <w:rsid w:val="00542F82"/>
    <w:rsid w:val="00543505"/>
    <w:rsid w:val="00545847"/>
    <w:rsid w:val="00545F42"/>
    <w:rsid w:val="005460F2"/>
    <w:rsid w:val="0055376D"/>
    <w:rsid w:val="00556870"/>
    <w:rsid w:val="00556957"/>
    <w:rsid w:val="00557301"/>
    <w:rsid w:val="00557554"/>
    <w:rsid w:val="005602C9"/>
    <w:rsid w:val="005628B7"/>
    <w:rsid w:val="00564313"/>
    <w:rsid w:val="005720F4"/>
    <w:rsid w:val="005742DF"/>
    <w:rsid w:val="0058036D"/>
    <w:rsid w:val="005842F4"/>
    <w:rsid w:val="005846F4"/>
    <w:rsid w:val="00584C46"/>
    <w:rsid w:val="00585CDE"/>
    <w:rsid w:val="005879B8"/>
    <w:rsid w:val="00591B20"/>
    <w:rsid w:val="00593056"/>
    <w:rsid w:val="005930CA"/>
    <w:rsid w:val="00593BC8"/>
    <w:rsid w:val="0059665C"/>
    <w:rsid w:val="00597E4D"/>
    <w:rsid w:val="005A58DC"/>
    <w:rsid w:val="005A6D91"/>
    <w:rsid w:val="005A7892"/>
    <w:rsid w:val="005B0FC4"/>
    <w:rsid w:val="005B2412"/>
    <w:rsid w:val="005B36A6"/>
    <w:rsid w:val="005B3733"/>
    <w:rsid w:val="005B3A59"/>
    <w:rsid w:val="005B45A6"/>
    <w:rsid w:val="005C24E8"/>
    <w:rsid w:val="005C4AD8"/>
    <w:rsid w:val="005C51CE"/>
    <w:rsid w:val="005D1C75"/>
    <w:rsid w:val="005D283D"/>
    <w:rsid w:val="005D7407"/>
    <w:rsid w:val="005E1F5C"/>
    <w:rsid w:val="005E29CE"/>
    <w:rsid w:val="005E3F85"/>
    <w:rsid w:val="005E52E4"/>
    <w:rsid w:val="005E6176"/>
    <w:rsid w:val="005E64F0"/>
    <w:rsid w:val="005E791B"/>
    <w:rsid w:val="005F0768"/>
    <w:rsid w:val="005F60E2"/>
    <w:rsid w:val="00601E92"/>
    <w:rsid w:val="006028A7"/>
    <w:rsid w:val="00602BC8"/>
    <w:rsid w:val="00602D60"/>
    <w:rsid w:val="006039D7"/>
    <w:rsid w:val="006045FE"/>
    <w:rsid w:val="006061BC"/>
    <w:rsid w:val="00610A2A"/>
    <w:rsid w:val="00615905"/>
    <w:rsid w:val="006179B1"/>
    <w:rsid w:val="006240C4"/>
    <w:rsid w:val="006271F4"/>
    <w:rsid w:val="006300C3"/>
    <w:rsid w:val="0063062C"/>
    <w:rsid w:val="006319B3"/>
    <w:rsid w:val="00631CA0"/>
    <w:rsid w:val="00635278"/>
    <w:rsid w:val="006352AF"/>
    <w:rsid w:val="0063651C"/>
    <w:rsid w:val="00637B88"/>
    <w:rsid w:val="00641533"/>
    <w:rsid w:val="00642099"/>
    <w:rsid w:val="0064320A"/>
    <w:rsid w:val="00643C39"/>
    <w:rsid w:val="00650E60"/>
    <w:rsid w:val="006513D7"/>
    <w:rsid w:val="00652B5D"/>
    <w:rsid w:val="00654324"/>
    <w:rsid w:val="00654A0B"/>
    <w:rsid w:val="00655DF0"/>
    <w:rsid w:val="0066527F"/>
    <w:rsid w:val="006711F3"/>
    <w:rsid w:val="00674E25"/>
    <w:rsid w:val="0067515F"/>
    <w:rsid w:val="00682BF4"/>
    <w:rsid w:val="00683057"/>
    <w:rsid w:val="00686172"/>
    <w:rsid w:val="0069015D"/>
    <w:rsid w:val="00693F48"/>
    <w:rsid w:val="006A0AD3"/>
    <w:rsid w:val="006A2FE4"/>
    <w:rsid w:val="006A4CEF"/>
    <w:rsid w:val="006A5355"/>
    <w:rsid w:val="006A599D"/>
    <w:rsid w:val="006A6EF5"/>
    <w:rsid w:val="006B03A7"/>
    <w:rsid w:val="006B08F4"/>
    <w:rsid w:val="006B140C"/>
    <w:rsid w:val="006B5021"/>
    <w:rsid w:val="006B64BA"/>
    <w:rsid w:val="006B655B"/>
    <w:rsid w:val="006B79E9"/>
    <w:rsid w:val="006C18FA"/>
    <w:rsid w:val="006C3C28"/>
    <w:rsid w:val="006C6D3A"/>
    <w:rsid w:val="006D011D"/>
    <w:rsid w:val="006D168D"/>
    <w:rsid w:val="006D3392"/>
    <w:rsid w:val="006D6B74"/>
    <w:rsid w:val="006E1550"/>
    <w:rsid w:val="006E1B5B"/>
    <w:rsid w:val="006E51E5"/>
    <w:rsid w:val="006E54AB"/>
    <w:rsid w:val="006E7B7A"/>
    <w:rsid w:val="006F23FF"/>
    <w:rsid w:val="006F2D7A"/>
    <w:rsid w:val="006F3E6B"/>
    <w:rsid w:val="006F563F"/>
    <w:rsid w:val="006F6AD5"/>
    <w:rsid w:val="006F6BC9"/>
    <w:rsid w:val="00701688"/>
    <w:rsid w:val="007058FF"/>
    <w:rsid w:val="007067B1"/>
    <w:rsid w:val="00712ECA"/>
    <w:rsid w:val="00724E1A"/>
    <w:rsid w:val="00731892"/>
    <w:rsid w:val="007321DE"/>
    <w:rsid w:val="0073273F"/>
    <w:rsid w:val="00732E5B"/>
    <w:rsid w:val="00733389"/>
    <w:rsid w:val="007367D9"/>
    <w:rsid w:val="007441DB"/>
    <w:rsid w:val="007456CC"/>
    <w:rsid w:val="00746064"/>
    <w:rsid w:val="00747182"/>
    <w:rsid w:val="00750C1B"/>
    <w:rsid w:val="00752AB9"/>
    <w:rsid w:val="00752BB9"/>
    <w:rsid w:val="00760028"/>
    <w:rsid w:val="00761484"/>
    <w:rsid w:val="0076193D"/>
    <w:rsid w:val="00761D59"/>
    <w:rsid w:val="0076225E"/>
    <w:rsid w:val="00762527"/>
    <w:rsid w:val="00763BBE"/>
    <w:rsid w:val="00764C26"/>
    <w:rsid w:val="007675EE"/>
    <w:rsid w:val="007677DF"/>
    <w:rsid w:val="00767840"/>
    <w:rsid w:val="00770ECF"/>
    <w:rsid w:val="007747F8"/>
    <w:rsid w:val="00775340"/>
    <w:rsid w:val="007754C8"/>
    <w:rsid w:val="00775A5C"/>
    <w:rsid w:val="00782BEB"/>
    <w:rsid w:val="0078331F"/>
    <w:rsid w:val="0078364F"/>
    <w:rsid w:val="00783666"/>
    <w:rsid w:val="00791738"/>
    <w:rsid w:val="00794829"/>
    <w:rsid w:val="007A05F5"/>
    <w:rsid w:val="007A1F44"/>
    <w:rsid w:val="007A6AB2"/>
    <w:rsid w:val="007B2310"/>
    <w:rsid w:val="007B3202"/>
    <w:rsid w:val="007C096E"/>
    <w:rsid w:val="007C291D"/>
    <w:rsid w:val="007C4B4B"/>
    <w:rsid w:val="007C5949"/>
    <w:rsid w:val="007D07AA"/>
    <w:rsid w:val="007D0B28"/>
    <w:rsid w:val="007D4156"/>
    <w:rsid w:val="007D5862"/>
    <w:rsid w:val="007D7556"/>
    <w:rsid w:val="007D7A10"/>
    <w:rsid w:val="007E46C5"/>
    <w:rsid w:val="007F1387"/>
    <w:rsid w:val="007F16B2"/>
    <w:rsid w:val="007F1983"/>
    <w:rsid w:val="007F1AA8"/>
    <w:rsid w:val="007F429B"/>
    <w:rsid w:val="007F77D4"/>
    <w:rsid w:val="00804BE0"/>
    <w:rsid w:val="00806895"/>
    <w:rsid w:val="00810420"/>
    <w:rsid w:val="00810B70"/>
    <w:rsid w:val="00810C37"/>
    <w:rsid w:val="00811046"/>
    <w:rsid w:val="0081699E"/>
    <w:rsid w:val="00820445"/>
    <w:rsid w:val="0082471A"/>
    <w:rsid w:val="00824CF7"/>
    <w:rsid w:val="0082518A"/>
    <w:rsid w:val="00825BA1"/>
    <w:rsid w:val="00826C00"/>
    <w:rsid w:val="0083308F"/>
    <w:rsid w:val="008342AD"/>
    <w:rsid w:val="00834868"/>
    <w:rsid w:val="0083658D"/>
    <w:rsid w:val="00840521"/>
    <w:rsid w:val="00841533"/>
    <w:rsid w:val="00841D4C"/>
    <w:rsid w:val="00841FCB"/>
    <w:rsid w:val="0084312C"/>
    <w:rsid w:val="008438DD"/>
    <w:rsid w:val="0084432D"/>
    <w:rsid w:val="00846BB3"/>
    <w:rsid w:val="008503C6"/>
    <w:rsid w:val="008519D1"/>
    <w:rsid w:val="00851A3C"/>
    <w:rsid w:val="008528F8"/>
    <w:rsid w:val="00853E65"/>
    <w:rsid w:val="00860015"/>
    <w:rsid w:val="008600F3"/>
    <w:rsid w:val="0086675C"/>
    <w:rsid w:val="008668B2"/>
    <w:rsid w:val="00866930"/>
    <w:rsid w:val="00867A0C"/>
    <w:rsid w:val="00872078"/>
    <w:rsid w:val="0088071D"/>
    <w:rsid w:val="0088134F"/>
    <w:rsid w:val="00881978"/>
    <w:rsid w:val="0088224E"/>
    <w:rsid w:val="008863E0"/>
    <w:rsid w:val="00890709"/>
    <w:rsid w:val="00892228"/>
    <w:rsid w:val="00895F75"/>
    <w:rsid w:val="00896EB9"/>
    <w:rsid w:val="008A06F2"/>
    <w:rsid w:val="008A0910"/>
    <w:rsid w:val="008A0E14"/>
    <w:rsid w:val="008A180F"/>
    <w:rsid w:val="008A194E"/>
    <w:rsid w:val="008A5CEA"/>
    <w:rsid w:val="008B3FDD"/>
    <w:rsid w:val="008B4C2D"/>
    <w:rsid w:val="008B5D2C"/>
    <w:rsid w:val="008C0C7D"/>
    <w:rsid w:val="008C3149"/>
    <w:rsid w:val="008C3C96"/>
    <w:rsid w:val="008C3EB0"/>
    <w:rsid w:val="008C4A26"/>
    <w:rsid w:val="008D1B3C"/>
    <w:rsid w:val="008D1E4C"/>
    <w:rsid w:val="008D5528"/>
    <w:rsid w:val="008D5D46"/>
    <w:rsid w:val="008D6116"/>
    <w:rsid w:val="008E1B10"/>
    <w:rsid w:val="008E21EF"/>
    <w:rsid w:val="008E3306"/>
    <w:rsid w:val="008E3CF3"/>
    <w:rsid w:val="008F2B6F"/>
    <w:rsid w:val="008F460B"/>
    <w:rsid w:val="008F5F21"/>
    <w:rsid w:val="008F64DE"/>
    <w:rsid w:val="009010BE"/>
    <w:rsid w:val="00902228"/>
    <w:rsid w:val="0090367F"/>
    <w:rsid w:val="00903C21"/>
    <w:rsid w:val="00904331"/>
    <w:rsid w:val="009054B6"/>
    <w:rsid w:val="009078D6"/>
    <w:rsid w:val="00907E18"/>
    <w:rsid w:val="009110D3"/>
    <w:rsid w:val="00914711"/>
    <w:rsid w:val="009177BD"/>
    <w:rsid w:val="00921BDE"/>
    <w:rsid w:val="00922319"/>
    <w:rsid w:val="00925DDC"/>
    <w:rsid w:val="00931A5F"/>
    <w:rsid w:val="0093394D"/>
    <w:rsid w:val="00933E8D"/>
    <w:rsid w:val="009354B0"/>
    <w:rsid w:val="00941347"/>
    <w:rsid w:val="00944391"/>
    <w:rsid w:val="00952DDA"/>
    <w:rsid w:val="009543D0"/>
    <w:rsid w:val="00954E7B"/>
    <w:rsid w:val="00955167"/>
    <w:rsid w:val="00957CD8"/>
    <w:rsid w:val="00960245"/>
    <w:rsid w:val="00961299"/>
    <w:rsid w:val="009631CA"/>
    <w:rsid w:val="00964C93"/>
    <w:rsid w:val="00965F05"/>
    <w:rsid w:val="00966C4B"/>
    <w:rsid w:val="00970EF1"/>
    <w:rsid w:val="00971004"/>
    <w:rsid w:val="009714B1"/>
    <w:rsid w:val="00971C90"/>
    <w:rsid w:val="00972DE8"/>
    <w:rsid w:val="009750CE"/>
    <w:rsid w:val="0097526B"/>
    <w:rsid w:val="00977EA3"/>
    <w:rsid w:val="009805C2"/>
    <w:rsid w:val="0098263A"/>
    <w:rsid w:val="009833EE"/>
    <w:rsid w:val="0098353B"/>
    <w:rsid w:val="00984A33"/>
    <w:rsid w:val="009856DC"/>
    <w:rsid w:val="00990710"/>
    <w:rsid w:val="009908D4"/>
    <w:rsid w:val="009908F5"/>
    <w:rsid w:val="009935ED"/>
    <w:rsid w:val="00995A50"/>
    <w:rsid w:val="009A192C"/>
    <w:rsid w:val="009A276D"/>
    <w:rsid w:val="009A338E"/>
    <w:rsid w:val="009A35B1"/>
    <w:rsid w:val="009A44B6"/>
    <w:rsid w:val="009A4617"/>
    <w:rsid w:val="009A5521"/>
    <w:rsid w:val="009B1355"/>
    <w:rsid w:val="009B1E94"/>
    <w:rsid w:val="009B3A47"/>
    <w:rsid w:val="009B4F99"/>
    <w:rsid w:val="009C1994"/>
    <w:rsid w:val="009C1BE2"/>
    <w:rsid w:val="009C28BF"/>
    <w:rsid w:val="009C70B2"/>
    <w:rsid w:val="009D2500"/>
    <w:rsid w:val="009D376A"/>
    <w:rsid w:val="009D4DA9"/>
    <w:rsid w:val="009E2018"/>
    <w:rsid w:val="009E25EA"/>
    <w:rsid w:val="009E2B9A"/>
    <w:rsid w:val="009E2BC7"/>
    <w:rsid w:val="009E5BB4"/>
    <w:rsid w:val="009E6154"/>
    <w:rsid w:val="009E7B0E"/>
    <w:rsid w:val="009F1A6E"/>
    <w:rsid w:val="009F41A7"/>
    <w:rsid w:val="00A0052B"/>
    <w:rsid w:val="00A01086"/>
    <w:rsid w:val="00A02634"/>
    <w:rsid w:val="00A02CA9"/>
    <w:rsid w:val="00A03119"/>
    <w:rsid w:val="00A058A4"/>
    <w:rsid w:val="00A060D1"/>
    <w:rsid w:val="00A063AC"/>
    <w:rsid w:val="00A104F8"/>
    <w:rsid w:val="00A14D0E"/>
    <w:rsid w:val="00A156BD"/>
    <w:rsid w:val="00A16BB2"/>
    <w:rsid w:val="00A2230D"/>
    <w:rsid w:val="00A2498E"/>
    <w:rsid w:val="00A258B6"/>
    <w:rsid w:val="00A340A6"/>
    <w:rsid w:val="00A37069"/>
    <w:rsid w:val="00A4177C"/>
    <w:rsid w:val="00A42D84"/>
    <w:rsid w:val="00A43F9C"/>
    <w:rsid w:val="00A452EB"/>
    <w:rsid w:val="00A47125"/>
    <w:rsid w:val="00A472AA"/>
    <w:rsid w:val="00A47F77"/>
    <w:rsid w:val="00A50179"/>
    <w:rsid w:val="00A51C6E"/>
    <w:rsid w:val="00A52336"/>
    <w:rsid w:val="00A53067"/>
    <w:rsid w:val="00A534DC"/>
    <w:rsid w:val="00A5495B"/>
    <w:rsid w:val="00A552D0"/>
    <w:rsid w:val="00A62044"/>
    <w:rsid w:val="00A65178"/>
    <w:rsid w:val="00A66DA8"/>
    <w:rsid w:val="00A7132F"/>
    <w:rsid w:val="00A726AB"/>
    <w:rsid w:val="00A736EB"/>
    <w:rsid w:val="00A73753"/>
    <w:rsid w:val="00A74233"/>
    <w:rsid w:val="00A7474F"/>
    <w:rsid w:val="00A74D2C"/>
    <w:rsid w:val="00A74F63"/>
    <w:rsid w:val="00A750D7"/>
    <w:rsid w:val="00A7553A"/>
    <w:rsid w:val="00A75B51"/>
    <w:rsid w:val="00A763C7"/>
    <w:rsid w:val="00A866C0"/>
    <w:rsid w:val="00A8715E"/>
    <w:rsid w:val="00A90064"/>
    <w:rsid w:val="00A90962"/>
    <w:rsid w:val="00A9450B"/>
    <w:rsid w:val="00A95667"/>
    <w:rsid w:val="00A97392"/>
    <w:rsid w:val="00AA0BD4"/>
    <w:rsid w:val="00AA43C1"/>
    <w:rsid w:val="00AA4FAE"/>
    <w:rsid w:val="00AB302A"/>
    <w:rsid w:val="00AB7AED"/>
    <w:rsid w:val="00AC1E97"/>
    <w:rsid w:val="00AC2D41"/>
    <w:rsid w:val="00AC41EF"/>
    <w:rsid w:val="00AD19A5"/>
    <w:rsid w:val="00AE2B59"/>
    <w:rsid w:val="00AE69F4"/>
    <w:rsid w:val="00AE6BDE"/>
    <w:rsid w:val="00AE6C42"/>
    <w:rsid w:val="00AE7F6E"/>
    <w:rsid w:val="00AF131C"/>
    <w:rsid w:val="00AF16D0"/>
    <w:rsid w:val="00AF1DEC"/>
    <w:rsid w:val="00AF3EF6"/>
    <w:rsid w:val="00AF687A"/>
    <w:rsid w:val="00B02B7C"/>
    <w:rsid w:val="00B06107"/>
    <w:rsid w:val="00B072F1"/>
    <w:rsid w:val="00B104B9"/>
    <w:rsid w:val="00B10D4B"/>
    <w:rsid w:val="00B124D6"/>
    <w:rsid w:val="00B1403F"/>
    <w:rsid w:val="00B205AD"/>
    <w:rsid w:val="00B20954"/>
    <w:rsid w:val="00B21629"/>
    <w:rsid w:val="00B21B36"/>
    <w:rsid w:val="00B2639A"/>
    <w:rsid w:val="00B27045"/>
    <w:rsid w:val="00B33A67"/>
    <w:rsid w:val="00B34508"/>
    <w:rsid w:val="00B35903"/>
    <w:rsid w:val="00B36AD0"/>
    <w:rsid w:val="00B40539"/>
    <w:rsid w:val="00B40E30"/>
    <w:rsid w:val="00B42DE4"/>
    <w:rsid w:val="00B4332A"/>
    <w:rsid w:val="00B44448"/>
    <w:rsid w:val="00B44584"/>
    <w:rsid w:val="00B609B2"/>
    <w:rsid w:val="00B62596"/>
    <w:rsid w:val="00B64942"/>
    <w:rsid w:val="00B65111"/>
    <w:rsid w:val="00B6518F"/>
    <w:rsid w:val="00B659AF"/>
    <w:rsid w:val="00B67A89"/>
    <w:rsid w:val="00B701EF"/>
    <w:rsid w:val="00B703A5"/>
    <w:rsid w:val="00B70CE5"/>
    <w:rsid w:val="00B710B1"/>
    <w:rsid w:val="00B74906"/>
    <w:rsid w:val="00B77EE3"/>
    <w:rsid w:val="00B86B92"/>
    <w:rsid w:val="00B86B9D"/>
    <w:rsid w:val="00B87839"/>
    <w:rsid w:val="00B87B88"/>
    <w:rsid w:val="00B90A9F"/>
    <w:rsid w:val="00B912AC"/>
    <w:rsid w:val="00B91EBE"/>
    <w:rsid w:val="00B9332E"/>
    <w:rsid w:val="00B95197"/>
    <w:rsid w:val="00B968BA"/>
    <w:rsid w:val="00BA1578"/>
    <w:rsid w:val="00BA4EF3"/>
    <w:rsid w:val="00BA7C04"/>
    <w:rsid w:val="00BA7DAC"/>
    <w:rsid w:val="00BB71FF"/>
    <w:rsid w:val="00BB762C"/>
    <w:rsid w:val="00BC0A21"/>
    <w:rsid w:val="00BC0E67"/>
    <w:rsid w:val="00BC3BEA"/>
    <w:rsid w:val="00BC6EF7"/>
    <w:rsid w:val="00BD2869"/>
    <w:rsid w:val="00BD297A"/>
    <w:rsid w:val="00BD2BF7"/>
    <w:rsid w:val="00BD39F6"/>
    <w:rsid w:val="00BD45F8"/>
    <w:rsid w:val="00BD7412"/>
    <w:rsid w:val="00BE054C"/>
    <w:rsid w:val="00BE05C9"/>
    <w:rsid w:val="00BE1FE7"/>
    <w:rsid w:val="00BE2216"/>
    <w:rsid w:val="00BE29D3"/>
    <w:rsid w:val="00BE2FC0"/>
    <w:rsid w:val="00BE786C"/>
    <w:rsid w:val="00BE7F20"/>
    <w:rsid w:val="00BF07F8"/>
    <w:rsid w:val="00BF0E97"/>
    <w:rsid w:val="00BF197F"/>
    <w:rsid w:val="00BF1E86"/>
    <w:rsid w:val="00BF2F58"/>
    <w:rsid w:val="00BF35CC"/>
    <w:rsid w:val="00BF3994"/>
    <w:rsid w:val="00BF7CAE"/>
    <w:rsid w:val="00C0020F"/>
    <w:rsid w:val="00C023AA"/>
    <w:rsid w:val="00C02870"/>
    <w:rsid w:val="00C0440C"/>
    <w:rsid w:val="00C06892"/>
    <w:rsid w:val="00C06CE3"/>
    <w:rsid w:val="00C10837"/>
    <w:rsid w:val="00C14011"/>
    <w:rsid w:val="00C15CD4"/>
    <w:rsid w:val="00C2515E"/>
    <w:rsid w:val="00C26B23"/>
    <w:rsid w:val="00C324C4"/>
    <w:rsid w:val="00C3353B"/>
    <w:rsid w:val="00C45176"/>
    <w:rsid w:val="00C46637"/>
    <w:rsid w:val="00C5176C"/>
    <w:rsid w:val="00C56813"/>
    <w:rsid w:val="00C56932"/>
    <w:rsid w:val="00C57401"/>
    <w:rsid w:val="00C61E5C"/>
    <w:rsid w:val="00C631D4"/>
    <w:rsid w:val="00C653BC"/>
    <w:rsid w:val="00C7241F"/>
    <w:rsid w:val="00C73A81"/>
    <w:rsid w:val="00C73BC7"/>
    <w:rsid w:val="00C73D10"/>
    <w:rsid w:val="00C806E7"/>
    <w:rsid w:val="00C82338"/>
    <w:rsid w:val="00C83E74"/>
    <w:rsid w:val="00C84293"/>
    <w:rsid w:val="00C859C6"/>
    <w:rsid w:val="00C86DE4"/>
    <w:rsid w:val="00C91A12"/>
    <w:rsid w:val="00C91A58"/>
    <w:rsid w:val="00C941FE"/>
    <w:rsid w:val="00C97E97"/>
    <w:rsid w:val="00CA0FEA"/>
    <w:rsid w:val="00CA12D9"/>
    <w:rsid w:val="00CA1978"/>
    <w:rsid w:val="00CA215D"/>
    <w:rsid w:val="00CA537B"/>
    <w:rsid w:val="00CA62C9"/>
    <w:rsid w:val="00CA7957"/>
    <w:rsid w:val="00CB11A8"/>
    <w:rsid w:val="00CB2978"/>
    <w:rsid w:val="00CB5474"/>
    <w:rsid w:val="00CB6174"/>
    <w:rsid w:val="00CC2B7D"/>
    <w:rsid w:val="00CC316B"/>
    <w:rsid w:val="00CC3C2B"/>
    <w:rsid w:val="00CC40DE"/>
    <w:rsid w:val="00CC6FA4"/>
    <w:rsid w:val="00CC7FAE"/>
    <w:rsid w:val="00CD0370"/>
    <w:rsid w:val="00CD0EFF"/>
    <w:rsid w:val="00CD1CDB"/>
    <w:rsid w:val="00CD3B27"/>
    <w:rsid w:val="00CD3D08"/>
    <w:rsid w:val="00CD46E6"/>
    <w:rsid w:val="00CD51B1"/>
    <w:rsid w:val="00CD53EF"/>
    <w:rsid w:val="00CD738C"/>
    <w:rsid w:val="00CE0CFD"/>
    <w:rsid w:val="00CE1E72"/>
    <w:rsid w:val="00CE2A17"/>
    <w:rsid w:val="00CE54F6"/>
    <w:rsid w:val="00CE6102"/>
    <w:rsid w:val="00CE6AAD"/>
    <w:rsid w:val="00CE6F12"/>
    <w:rsid w:val="00CF1E2E"/>
    <w:rsid w:val="00CF2883"/>
    <w:rsid w:val="00CF3726"/>
    <w:rsid w:val="00CF3F57"/>
    <w:rsid w:val="00CF7D53"/>
    <w:rsid w:val="00D004F9"/>
    <w:rsid w:val="00D049A9"/>
    <w:rsid w:val="00D0747E"/>
    <w:rsid w:val="00D11DE1"/>
    <w:rsid w:val="00D139D9"/>
    <w:rsid w:val="00D15817"/>
    <w:rsid w:val="00D2031D"/>
    <w:rsid w:val="00D20679"/>
    <w:rsid w:val="00D217B9"/>
    <w:rsid w:val="00D226A9"/>
    <w:rsid w:val="00D25DBB"/>
    <w:rsid w:val="00D33888"/>
    <w:rsid w:val="00D34B6A"/>
    <w:rsid w:val="00D35055"/>
    <w:rsid w:val="00D370AE"/>
    <w:rsid w:val="00D372D5"/>
    <w:rsid w:val="00D4062D"/>
    <w:rsid w:val="00D4086D"/>
    <w:rsid w:val="00D42B8A"/>
    <w:rsid w:val="00D45CF7"/>
    <w:rsid w:val="00D50D9D"/>
    <w:rsid w:val="00D530C1"/>
    <w:rsid w:val="00D569DA"/>
    <w:rsid w:val="00D56A98"/>
    <w:rsid w:val="00D57CF5"/>
    <w:rsid w:val="00D64843"/>
    <w:rsid w:val="00D65F8B"/>
    <w:rsid w:val="00D75244"/>
    <w:rsid w:val="00D753FA"/>
    <w:rsid w:val="00D76DBB"/>
    <w:rsid w:val="00D854E7"/>
    <w:rsid w:val="00D856CE"/>
    <w:rsid w:val="00D94CC8"/>
    <w:rsid w:val="00D96526"/>
    <w:rsid w:val="00D97825"/>
    <w:rsid w:val="00DA0414"/>
    <w:rsid w:val="00DA0CD8"/>
    <w:rsid w:val="00DA1386"/>
    <w:rsid w:val="00DB0861"/>
    <w:rsid w:val="00DB1336"/>
    <w:rsid w:val="00DB2195"/>
    <w:rsid w:val="00DB6A1C"/>
    <w:rsid w:val="00DC1E1D"/>
    <w:rsid w:val="00DC5C53"/>
    <w:rsid w:val="00DC6669"/>
    <w:rsid w:val="00DC6E8C"/>
    <w:rsid w:val="00DC752D"/>
    <w:rsid w:val="00DC7A04"/>
    <w:rsid w:val="00DD083B"/>
    <w:rsid w:val="00DD4914"/>
    <w:rsid w:val="00DE015B"/>
    <w:rsid w:val="00DE053B"/>
    <w:rsid w:val="00DE0A01"/>
    <w:rsid w:val="00DE346D"/>
    <w:rsid w:val="00DE3E9A"/>
    <w:rsid w:val="00DE3F8F"/>
    <w:rsid w:val="00DE463D"/>
    <w:rsid w:val="00DF0043"/>
    <w:rsid w:val="00DF0FE6"/>
    <w:rsid w:val="00DF34AB"/>
    <w:rsid w:val="00DF525F"/>
    <w:rsid w:val="00E02E36"/>
    <w:rsid w:val="00E033C7"/>
    <w:rsid w:val="00E04189"/>
    <w:rsid w:val="00E06532"/>
    <w:rsid w:val="00E13968"/>
    <w:rsid w:val="00E153DF"/>
    <w:rsid w:val="00E1577F"/>
    <w:rsid w:val="00E15DC3"/>
    <w:rsid w:val="00E20CE0"/>
    <w:rsid w:val="00E227F8"/>
    <w:rsid w:val="00E244B0"/>
    <w:rsid w:val="00E270EF"/>
    <w:rsid w:val="00E276C0"/>
    <w:rsid w:val="00E31D2A"/>
    <w:rsid w:val="00E33475"/>
    <w:rsid w:val="00E367B9"/>
    <w:rsid w:val="00E40A93"/>
    <w:rsid w:val="00E4265C"/>
    <w:rsid w:val="00E46050"/>
    <w:rsid w:val="00E53312"/>
    <w:rsid w:val="00E547FC"/>
    <w:rsid w:val="00E6386F"/>
    <w:rsid w:val="00E63AF6"/>
    <w:rsid w:val="00E63AF7"/>
    <w:rsid w:val="00E672A1"/>
    <w:rsid w:val="00E6742D"/>
    <w:rsid w:val="00E6747F"/>
    <w:rsid w:val="00E70B9A"/>
    <w:rsid w:val="00E732C6"/>
    <w:rsid w:val="00E739EC"/>
    <w:rsid w:val="00E73D35"/>
    <w:rsid w:val="00E744E9"/>
    <w:rsid w:val="00E7498E"/>
    <w:rsid w:val="00E76540"/>
    <w:rsid w:val="00E77430"/>
    <w:rsid w:val="00E875D6"/>
    <w:rsid w:val="00E8768E"/>
    <w:rsid w:val="00E95C6F"/>
    <w:rsid w:val="00E969A9"/>
    <w:rsid w:val="00EA0697"/>
    <w:rsid w:val="00EA06D2"/>
    <w:rsid w:val="00EA168B"/>
    <w:rsid w:val="00EA29B7"/>
    <w:rsid w:val="00EB1E3A"/>
    <w:rsid w:val="00EB4A9B"/>
    <w:rsid w:val="00EB5C33"/>
    <w:rsid w:val="00EB5CD3"/>
    <w:rsid w:val="00EC13B5"/>
    <w:rsid w:val="00EC243F"/>
    <w:rsid w:val="00EC3194"/>
    <w:rsid w:val="00EC3977"/>
    <w:rsid w:val="00EC397E"/>
    <w:rsid w:val="00EC3D19"/>
    <w:rsid w:val="00ED4370"/>
    <w:rsid w:val="00ED65C6"/>
    <w:rsid w:val="00EE5CDA"/>
    <w:rsid w:val="00EE729C"/>
    <w:rsid w:val="00EE77F1"/>
    <w:rsid w:val="00EF15FE"/>
    <w:rsid w:val="00F0147A"/>
    <w:rsid w:val="00F06CF1"/>
    <w:rsid w:val="00F10EFD"/>
    <w:rsid w:val="00F141BB"/>
    <w:rsid w:val="00F14C88"/>
    <w:rsid w:val="00F16C54"/>
    <w:rsid w:val="00F24FCF"/>
    <w:rsid w:val="00F25B4B"/>
    <w:rsid w:val="00F30CB3"/>
    <w:rsid w:val="00F33DA0"/>
    <w:rsid w:val="00F37CC4"/>
    <w:rsid w:val="00F4009D"/>
    <w:rsid w:val="00F41F36"/>
    <w:rsid w:val="00F42BFF"/>
    <w:rsid w:val="00F45F26"/>
    <w:rsid w:val="00F5005D"/>
    <w:rsid w:val="00F5027F"/>
    <w:rsid w:val="00F52910"/>
    <w:rsid w:val="00F543EC"/>
    <w:rsid w:val="00F55886"/>
    <w:rsid w:val="00F55AB3"/>
    <w:rsid w:val="00F56138"/>
    <w:rsid w:val="00F577EC"/>
    <w:rsid w:val="00F639C1"/>
    <w:rsid w:val="00F63D68"/>
    <w:rsid w:val="00F64806"/>
    <w:rsid w:val="00F67B87"/>
    <w:rsid w:val="00F728FA"/>
    <w:rsid w:val="00F73916"/>
    <w:rsid w:val="00F75033"/>
    <w:rsid w:val="00F84139"/>
    <w:rsid w:val="00F870A1"/>
    <w:rsid w:val="00F901D1"/>
    <w:rsid w:val="00F908E2"/>
    <w:rsid w:val="00F95DE7"/>
    <w:rsid w:val="00F9644F"/>
    <w:rsid w:val="00FA0FA2"/>
    <w:rsid w:val="00FA0FAF"/>
    <w:rsid w:val="00FA20C2"/>
    <w:rsid w:val="00FA31E0"/>
    <w:rsid w:val="00FA4BEE"/>
    <w:rsid w:val="00FA4F34"/>
    <w:rsid w:val="00FA5398"/>
    <w:rsid w:val="00FB0853"/>
    <w:rsid w:val="00FB3626"/>
    <w:rsid w:val="00FB3EF3"/>
    <w:rsid w:val="00FB6050"/>
    <w:rsid w:val="00FB63A5"/>
    <w:rsid w:val="00FB7350"/>
    <w:rsid w:val="00FC0549"/>
    <w:rsid w:val="00FC2358"/>
    <w:rsid w:val="00FC6E79"/>
    <w:rsid w:val="00FD1266"/>
    <w:rsid w:val="00FD1BAE"/>
    <w:rsid w:val="00FD32EA"/>
    <w:rsid w:val="00FD3BEF"/>
    <w:rsid w:val="00FD4EB1"/>
    <w:rsid w:val="00FD732F"/>
    <w:rsid w:val="00FD765B"/>
    <w:rsid w:val="00FE04CB"/>
    <w:rsid w:val="00FE0EBE"/>
    <w:rsid w:val="00FE1AE0"/>
    <w:rsid w:val="00FE20B2"/>
    <w:rsid w:val="00FE23E8"/>
    <w:rsid w:val="00FE286C"/>
    <w:rsid w:val="00FE2882"/>
    <w:rsid w:val="00FE3383"/>
    <w:rsid w:val="00FF0431"/>
    <w:rsid w:val="00FF2FAC"/>
    <w:rsid w:val="00FF380B"/>
    <w:rsid w:val="00FF4C82"/>
    <w:rsid w:val="00FF5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8DCA49"/>
  <w15:docId w15:val="{856B6696-9EF0-4E09-A14C-768BDD83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locked="1" w:semiHidden="1" w:uiPriority="0" w:unhideWhenUsed="1" w:qFormat="1"/>
    <w:lsdException w:name="table of figures" w:semiHidden="1" w:uiPriority="0" w:unhideWhenUsed="1"/>
    <w:lsdException w:name="envelope address" w:locked="1" w:semiHidden="1" w:uiPriority="0" w:unhideWhenUsed="1"/>
    <w:lsdException w:name="envelope return" w:locked="1"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locked="1" w:semiHidden="1" w:uiPriority="0" w:unhideWhenUsed="1"/>
    <w:lsdException w:name="toa heading" w:semiHidden="1" w:uiPriority="0" w:unhideWhenUsed="1"/>
    <w:lsdException w:name="List" w:semiHidden="1" w:uiPriority="0" w:unhideWhenUsed="1"/>
    <w:lsdException w:name="List Bullet" w:uiPriority="0"/>
    <w:lsdException w:name="List Number" w:semiHidden="1" w:unhideWhenUsed="1"/>
    <w:lsdException w:name="List 2" w:semiHidden="1" w:uiPriority="0" w:unhideWhenUsed="1"/>
    <w:lsdException w:name="List 3" w:uiPriority="0"/>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locked="1" w:uiPriority="0" w:qFormat="1"/>
    <w:lsdException w:name="Closing" w:locked="1" w:semiHidden="1" w:uiPriority="0" w:unhideWhenUsed="1"/>
    <w:lsdException w:name="Signature" w:locked="1" w:semiHidden="1" w:uiPriority="0" w:unhideWhenUsed="1"/>
    <w:lsdException w:name="Default Paragraph Font" w:locked="1"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semiHidden="1" w:uiPriority="0" w:unhideWhenUsed="1"/>
    <w:lsdException w:name="Subtitle" w:locked="1" w:uiPriority="0" w:qFormat="1"/>
    <w:lsdException w:name="Salutation" w:uiPriority="0"/>
    <w:lsdException w:name="Date" w:uiPriority="0"/>
    <w:lsdException w:name="Body Text First Indent" w:semiHidden="1" w:uiPriority="0" w:unhideWhenUsed="1"/>
    <w:lsdException w:name="Body Text First Indent 2" w:semiHidden="1" w:uiPriority="0" w:unhideWhenUsed="1"/>
    <w:lsdException w:name="Note Heading" w:locked="1" w:semiHidden="1" w:uiPriority="0" w:unhideWhenUsed="1"/>
    <w:lsdException w:name="Body Text 2" w:semiHidden="1" w:uiPriority="0" w:unhideWhenUsed="1"/>
    <w:lsdException w:name="Body Text 3" w:locked="1" w:semiHidden="1" w:uiPriority="0" w:unhideWhenUsed="1"/>
    <w:lsdException w:name="Body Text Indent 2" w:semiHidden="1" w:uiPriority="0" w:unhideWhenUsed="1"/>
    <w:lsdException w:name="Body Text Indent 3" w:locked="1" w:semiHidden="1" w:uiPriority="0" w:unhideWhenUsed="1"/>
    <w:lsdException w:name="Block Text" w:semiHidden="1" w:uiPriority="0" w:unhideWhenUsed="1"/>
    <w:lsdException w:name="Hyperlink" w:locked="1" w:semiHidden="1" w:unhideWhenUsed="1"/>
    <w:lsdException w:name="FollowedHyperlink" w:semiHidden="1" w:uiPriority="0" w:unhideWhenUsed="1"/>
    <w:lsdException w:name="Strong" w:locked="1" w:qFormat="1"/>
    <w:lsdException w:name="Emphasis" w:locked="1" w:qFormat="1"/>
    <w:lsdException w:name="Document Map" w:semiHidden="1" w:uiPriority="0" w:unhideWhenUsed="1"/>
    <w:lsdException w:name="Plain Text" w:semiHidden="1" w:uiPriority="0"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semiHidden="1" w:uiPriority="0" w:unhideWhenUsed="1"/>
    <w:lsdException w:name="HTML Acronym" w:locked="1" w:semiHidden="1" w:unhideWhenUsed="1"/>
    <w:lsdException w:name="HTML Address" w:locked="1" w:semiHidden="1" w:uiPriority="0" w:unhideWhenUsed="1"/>
    <w:lsdException w:name="HTML Cite" w:locked="1" w:semiHidden="1" w:uiPriority="0" w:unhideWhenUsed="1"/>
    <w:lsdException w:name="HTML Code" w:locked="1" w:semiHidden="1" w:unhideWhenUsed="1"/>
    <w:lsdException w:name="HTML Definition" w:locked="1" w:semiHidden="1" w:unhideWhenUsed="1"/>
    <w:lsdException w:name="HTML Keyboard" w:locked="1" w:semiHidden="1" w:uiPriority="0" w:unhideWhenUsed="1"/>
    <w:lsdException w:name="HTML Preformatted" w:semiHidden="1" w:uiPriority="0" w:unhideWhenUsed="1"/>
    <w:lsdException w:name="HTML Sample" w:locked="1" w:semiHidden="1" w:unhideWhenUsed="1"/>
    <w:lsdException w:name="HTML Typewriter" w:semiHidden="1" w:unhideWhenUsed="1"/>
    <w:lsdException w:name="HTML Variable" w:locked="1" w:semiHidden="1" w:unhideWhenUsed="1"/>
    <w:lsdException w:name="Normal Table" w:locked="1" w:semiHidden="1" w:unhideWhenUsed="1"/>
    <w:lsdException w:name="annotation subject"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04B9"/>
    <w:pPr>
      <w:spacing w:before="120"/>
    </w:pPr>
    <w:rPr>
      <w:sz w:val="24"/>
      <w:szCs w:val="20"/>
    </w:rPr>
  </w:style>
  <w:style w:type="paragraph" w:styleId="Titolo1">
    <w:name w:val="heading 1"/>
    <w:basedOn w:val="Normale"/>
    <w:next w:val="Corpotesto"/>
    <w:link w:val="Titolo1Carattere"/>
    <w:qFormat/>
    <w:rsid w:val="00941347"/>
    <w:pPr>
      <w:keepNext/>
      <w:pageBreakBefore/>
      <w:tabs>
        <w:tab w:val="num" w:pos="432"/>
      </w:tabs>
      <w:spacing w:before="240" w:after="60"/>
      <w:ind w:left="432" w:hanging="432"/>
      <w:outlineLvl w:val="0"/>
    </w:pPr>
    <w:rPr>
      <w:rFonts w:ascii="Arial" w:hAnsi="Arial"/>
      <w:b/>
      <w:noProof/>
      <w:kern w:val="28"/>
      <w:sz w:val="28"/>
    </w:rPr>
  </w:style>
  <w:style w:type="paragraph" w:styleId="Titolo2">
    <w:name w:val="heading 2"/>
    <w:basedOn w:val="Titolo1"/>
    <w:next w:val="Corpotesto"/>
    <w:link w:val="Titolo2Carattere"/>
    <w:qFormat/>
    <w:rsid w:val="00941347"/>
    <w:pPr>
      <w:pageBreakBefore w:val="0"/>
      <w:numPr>
        <w:ilvl w:val="1"/>
      </w:numPr>
      <w:tabs>
        <w:tab w:val="num" w:pos="432"/>
        <w:tab w:val="num" w:pos="576"/>
        <w:tab w:val="num" w:pos="2160"/>
      </w:tabs>
      <w:ind w:left="576" w:hanging="576"/>
      <w:outlineLvl w:val="1"/>
    </w:pPr>
  </w:style>
  <w:style w:type="paragraph" w:styleId="Titolo3">
    <w:name w:val="heading 3"/>
    <w:basedOn w:val="Titolo2"/>
    <w:next w:val="Corpotesto"/>
    <w:link w:val="Titolo3Carattere"/>
    <w:qFormat/>
    <w:rsid w:val="00941347"/>
    <w:pPr>
      <w:numPr>
        <w:ilvl w:val="2"/>
      </w:numPr>
      <w:tabs>
        <w:tab w:val="num" w:pos="432"/>
        <w:tab w:val="num" w:pos="720"/>
        <w:tab w:val="num" w:pos="2880"/>
      </w:tabs>
      <w:ind w:left="576" w:hanging="1080"/>
      <w:outlineLvl w:val="2"/>
    </w:pPr>
    <w:rPr>
      <w:sz w:val="24"/>
    </w:rPr>
  </w:style>
  <w:style w:type="paragraph" w:styleId="Titolo4">
    <w:name w:val="heading 4"/>
    <w:basedOn w:val="Titolo3"/>
    <w:next w:val="Corpotesto"/>
    <w:link w:val="Titolo4Carattere"/>
    <w:qFormat/>
    <w:rsid w:val="00941347"/>
    <w:pPr>
      <w:numPr>
        <w:ilvl w:val="3"/>
      </w:numPr>
      <w:tabs>
        <w:tab w:val="num" w:pos="432"/>
        <w:tab w:val="num" w:pos="864"/>
        <w:tab w:val="left" w:pos="900"/>
        <w:tab w:val="num" w:pos="3600"/>
      </w:tabs>
      <w:ind w:left="864" w:hanging="864"/>
      <w:outlineLvl w:val="3"/>
    </w:pPr>
  </w:style>
  <w:style w:type="paragraph" w:styleId="Titolo5">
    <w:name w:val="heading 5"/>
    <w:basedOn w:val="Titolo4"/>
    <w:next w:val="Corpotesto"/>
    <w:link w:val="Titolo5Carattere"/>
    <w:qFormat/>
    <w:rsid w:val="00941347"/>
    <w:pPr>
      <w:numPr>
        <w:ilvl w:val="4"/>
      </w:numPr>
      <w:tabs>
        <w:tab w:val="clear" w:pos="900"/>
        <w:tab w:val="num" w:pos="432"/>
        <w:tab w:val="num" w:pos="1008"/>
        <w:tab w:val="num" w:pos="4320"/>
      </w:tabs>
      <w:ind w:left="1008" w:hanging="1008"/>
      <w:outlineLvl w:val="4"/>
    </w:pPr>
  </w:style>
  <w:style w:type="paragraph" w:styleId="Titolo6">
    <w:name w:val="heading 6"/>
    <w:basedOn w:val="Titolo5"/>
    <w:next w:val="Corpotesto"/>
    <w:link w:val="Titolo6Carattere"/>
    <w:qFormat/>
    <w:rsid w:val="00941347"/>
    <w:pPr>
      <w:numPr>
        <w:ilvl w:val="5"/>
      </w:numPr>
      <w:tabs>
        <w:tab w:val="num" w:pos="432"/>
        <w:tab w:val="num" w:pos="1152"/>
        <w:tab w:val="num" w:pos="5040"/>
      </w:tabs>
      <w:ind w:left="1152" w:hanging="1152"/>
      <w:outlineLvl w:val="5"/>
    </w:pPr>
  </w:style>
  <w:style w:type="paragraph" w:styleId="Titolo7">
    <w:name w:val="heading 7"/>
    <w:basedOn w:val="Titolo6"/>
    <w:next w:val="Corpotesto"/>
    <w:link w:val="Titolo7Carattere"/>
    <w:qFormat/>
    <w:rsid w:val="00941347"/>
    <w:pPr>
      <w:numPr>
        <w:ilvl w:val="6"/>
      </w:numPr>
      <w:tabs>
        <w:tab w:val="num" w:pos="432"/>
        <w:tab w:val="num" w:pos="1296"/>
        <w:tab w:val="num" w:pos="5760"/>
      </w:tabs>
      <w:ind w:left="1296" w:hanging="1296"/>
      <w:outlineLvl w:val="6"/>
    </w:pPr>
  </w:style>
  <w:style w:type="paragraph" w:styleId="Titolo8">
    <w:name w:val="heading 8"/>
    <w:basedOn w:val="Titolo7"/>
    <w:next w:val="Corpotesto"/>
    <w:link w:val="Titolo8Carattere"/>
    <w:qFormat/>
    <w:rsid w:val="00941347"/>
    <w:pPr>
      <w:numPr>
        <w:ilvl w:val="7"/>
      </w:numPr>
      <w:tabs>
        <w:tab w:val="num" w:pos="432"/>
        <w:tab w:val="num" w:pos="1440"/>
        <w:tab w:val="num" w:pos="6480"/>
      </w:tabs>
      <w:ind w:left="1440" w:hanging="1440"/>
      <w:outlineLvl w:val="7"/>
    </w:pPr>
  </w:style>
  <w:style w:type="paragraph" w:styleId="Titolo9">
    <w:name w:val="heading 9"/>
    <w:basedOn w:val="Titolo8"/>
    <w:next w:val="Corpotesto"/>
    <w:link w:val="Titolo9Carattere"/>
    <w:qFormat/>
    <w:rsid w:val="00941347"/>
    <w:pPr>
      <w:numPr>
        <w:ilvl w:val="8"/>
      </w:numPr>
      <w:tabs>
        <w:tab w:val="num" w:pos="432"/>
        <w:tab w:val="num" w:pos="1584"/>
        <w:tab w:val="num" w:pos="7200"/>
      </w:tabs>
      <w:ind w:left="1584" w:hanging="1584"/>
      <w:outlineLvl w:val="8"/>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rsid w:val="00B33A67"/>
  </w:style>
  <w:style w:type="character" w:customStyle="1" w:styleId="CorpotestoCarattere">
    <w:name w:val="Corpo testo Carattere"/>
    <w:basedOn w:val="Carpredefinitoparagrafo"/>
    <w:link w:val="Corpotesto"/>
    <w:locked/>
    <w:rsid w:val="00B33A67"/>
    <w:rPr>
      <w:sz w:val="24"/>
    </w:rPr>
  </w:style>
  <w:style w:type="character" w:customStyle="1" w:styleId="Titolo1Carattere">
    <w:name w:val="Titolo 1 Carattere"/>
    <w:basedOn w:val="Carpredefinitoparagrafo"/>
    <w:link w:val="Titolo1"/>
    <w:uiPriority w:val="99"/>
    <w:rsid w:val="001D44EF"/>
    <w:rPr>
      <w:rFonts w:ascii="Arial" w:hAnsi="Arial"/>
      <w:b/>
      <w:noProof/>
      <w:kern w:val="28"/>
      <w:sz w:val="28"/>
      <w:szCs w:val="20"/>
    </w:rPr>
  </w:style>
  <w:style w:type="character" w:customStyle="1" w:styleId="Titolo2Carattere">
    <w:name w:val="Titolo 2 Carattere"/>
    <w:basedOn w:val="Carpredefinitoparagrafo"/>
    <w:link w:val="Titolo2"/>
    <w:rsid w:val="001D44EF"/>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1D44EF"/>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1D44EF"/>
    <w:rPr>
      <w:rFonts w:asciiTheme="minorHAnsi" w:eastAsiaTheme="minorEastAsia" w:hAnsiTheme="minorHAnsi" w:cstheme="minorBidi"/>
      <w:b/>
      <w:bCs/>
      <w:sz w:val="28"/>
      <w:szCs w:val="28"/>
    </w:rPr>
  </w:style>
  <w:style w:type="character" w:customStyle="1" w:styleId="Titolo5Carattere">
    <w:name w:val="Titolo 5 Carattere"/>
    <w:link w:val="Titolo5"/>
    <w:uiPriority w:val="99"/>
    <w:locked/>
    <w:rsid w:val="000D7F32"/>
    <w:rPr>
      <w:rFonts w:ascii="Arial" w:hAnsi="Arial"/>
      <w:b/>
      <w:noProof/>
      <w:kern w:val="28"/>
      <w:sz w:val="24"/>
      <w:lang w:val="en-US" w:eastAsia="en-US"/>
    </w:rPr>
  </w:style>
  <w:style w:type="character" w:customStyle="1" w:styleId="Titolo6Carattere">
    <w:name w:val="Titolo 6 Carattere"/>
    <w:basedOn w:val="Carpredefinitoparagrafo"/>
    <w:link w:val="Titolo6"/>
    <w:uiPriority w:val="99"/>
    <w:locked/>
    <w:rsid w:val="000D7F32"/>
    <w:rPr>
      <w:rFonts w:ascii="Arial" w:hAnsi="Arial"/>
      <w:b/>
      <w:noProof/>
      <w:kern w:val="28"/>
      <w:sz w:val="24"/>
      <w:lang w:val="en-US" w:eastAsia="en-US"/>
    </w:rPr>
  </w:style>
  <w:style w:type="character" w:customStyle="1" w:styleId="Titolo7Carattere">
    <w:name w:val="Titolo 7 Carattere"/>
    <w:basedOn w:val="Carpredefinitoparagrafo"/>
    <w:link w:val="Titolo7"/>
    <w:uiPriority w:val="9"/>
    <w:semiHidden/>
    <w:rsid w:val="001D44EF"/>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D44EF"/>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D44EF"/>
    <w:rPr>
      <w:rFonts w:asciiTheme="majorHAnsi" w:eastAsiaTheme="majorEastAsia" w:hAnsiTheme="majorHAnsi" w:cstheme="majorBidi"/>
    </w:rPr>
  </w:style>
  <w:style w:type="character" w:customStyle="1" w:styleId="BodyTextChar1">
    <w:name w:val="Body Text Char1"/>
    <w:aliases w:val="Body Text Char Char Char Char2"/>
    <w:uiPriority w:val="99"/>
    <w:rsid w:val="002D6844"/>
    <w:rPr>
      <w:noProof/>
      <w:sz w:val="24"/>
      <w:lang w:val="en-US" w:eastAsia="en-US"/>
    </w:rPr>
  </w:style>
  <w:style w:type="character" w:styleId="Rimandocommento">
    <w:name w:val="annotation reference"/>
    <w:basedOn w:val="Carpredefinitoparagrafo"/>
    <w:uiPriority w:val="99"/>
    <w:rsid w:val="00941347"/>
    <w:rPr>
      <w:rFonts w:cs="Times New Roman"/>
      <w:sz w:val="16"/>
    </w:rPr>
  </w:style>
  <w:style w:type="paragraph" w:styleId="Testofumetto">
    <w:name w:val="Balloon Text"/>
    <w:basedOn w:val="Normale"/>
    <w:link w:val="TestofumettoCarattere"/>
    <w:uiPriority w:val="99"/>
    <w:semiHidden/>
    <w:rsid w:val="00941347"/>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D44EF"/>
    <w:rPr>
      <w:sz w:val="0"/>
      <w:szCs w:val="0"/>
    </w:rPr>
  </w:style>
  <w:style w:type="paragraph" w:styleId="Mappadocumento">
    <w:name w:val="Document Map"/>
    <w:basedOn w:val="Normale"/>
    <w:link w:val="MappadocumentoCarattere"/>
    <w:semiHidden/>
    <w:rsid w:val="00941347"/>
    <w:pPr>
      <w:shd w:val="clear" w:color="auto" w:fill="000080"/>
    </w:pPr>
    <w:rPr>
      <w:rFonts w:ascii="Tahoma" w:hAnsi="Tahoma" w:cs="Tahoma"/>
    </w:rPr>
  </w:style>
  <w:style w:type="character" w:customStyle="1" w:styleId="MappadocumentoCarattere">
    <w:name w:val="Mappa documento Carattere"/>
    <w:basedOn w:val="Carpredefinitoparagrafo"/>
    <w:link w:val="Mappadocumento"/>
    <w:uiPriority w:val="99"/>
    <w:semiHidden/>
    <w:rsid w:val="001D44EF"/>
    <w:rPr>
      <w:sz w:val="0"/>
      <w:szCs w:val="0"/>
    </w:rPr>
  </w:style>
  <w:style w:type="paragraph" w:customStyle="1" w:styleId="EditorInstructions">
    <w:name w:val="Editor Instructions"/>
    <w:basedOn w:val="Corpotesto"/>
    <w:rsid w:val="00941347"/>
    <w:pPr>
      <w:pBdr>
        <w:top w:val="single" w:sz="4" w:space="1" w:color="auto"/>
        <w:left w:val="single" w:sz="4" w:space="4" w:color="auto"/>
        <w:bottom w:val="single" w:sz="4" w:space="1" w:color="auto"/>
        <w:right w:val="single" w:sz="4" w:space="4" w:color="auto"/>
      </w:pBdr>
    </w:pPr>
    <w:rPr>
      <w:i/>
      <w:iCs/>
    </w:rPr>
  </w:style>
  <w:style w:type="character" w:styleId="Numeropagina">
    <w:name w:val="page number"/>
    <w:basedOn w:val="Carpredefinitoparagrafo"/>
    <w:uiPriority w:val="99"/>
    <w:rsid w:val="00941347"/>
    <w:rPr>
      <w:rFonts w:cs="Times New Roman"/>
    </w:rPr>
  </w:style>
  <w:style w:type="character" w:styleId="Collegamentovisitato">
    <w:name w:val="FollowedHyperlink"/>
    <w:basedOn w:val="Carpredefinitoparagrafo"/>
    <w:rsid w:val="00941347"/>
    <w:rPr>
      <w:rFonts w:cs="Times New Roman"/>
      <w:color w:val="800080"/>
      <w:u w:val="single"/>
    </w:rPr>
  </w:style>
  <w:style w:type="character" w:styleId="Collegamentoipertestuale">
    <w:name w:val="Hyperlink"/>
    <w:basedOn w:val="Carpredefinitoparagrafo"/>
    <w:uiPriority w:val="99"/>
    <w:rsid w:val="00941347"/>
    <w:rPr>
      <w:rFonts w:cs="Times New Roman"/>
      <w:color w:val="0000FF"/>
      <w:u w:val="single"/>
    </w:rPr>
  </w:style>
  <w:style w:type="character" w:styleId="Numeroriga">
    <w:name w:val="line number"/>
    <w:basedOn w:val="Carpredefinitoparagrafo"/>
    <w:uiPriority w:val="99"/>
    <w:rsid w:val="00E46050"/>
    <w:rPr>
      <w:rFonts w:cs="Times New Roman"/>
    </w:rPr>
  </w:style>
  <w:style w:type="character" w:customStyle="1" w:styleId="DefinitionChar">
    <w:name w:val="Definition Char"/>
    <w:uiPriority w:val="99"/>
    <w:rsid w:val="00E46050"/>
    <w:rPr>
      <w:sz w:val="24"/>
      <w:lang w:val="en-US" w:eastAsia="ar-SA" w:bidi="ar-SA"/>
    </w:rPr>
  </w:style>
  <w:style w:type="character" w:styleId="Rimandonotaapidipagina">
    <w:name w:val="footnote reference"/>
    <w:basedOn w:val="Carpredefinitoparagrafo"/>
    <w:semiHidden/>
    <w:rsid w:val="00941347"/>
    <w:rPr>
      <w:rFonts w:cs="Times New Roman"/>
      <w:vertAlign w:val="superscript"/>
    </w:rPr>
  </w:style>
  <w:style w:type="character" w:styleId="Rimandonotadichiusura">
    <w:name w:val="endnote reference"/>
    <w:basedOn w:val="Carpredefinitoparagrafo"/>
    <w:uiPriority w:val="99"/>
    <w:semiHidden/>
    <w:rsid w:val="00E46050"/>
    <w:rPr>
      <w:rFonts w:cs="Times New Roman"/>
      <w:vertAlign w:val="superscript"/>
    </w:rPr>
  </w:style>
  <w:style w:type="paragraph" w:styleId="Titolo">
    <w:name w:val="Title"/>
    <w:basedOn w:val="Normale"/>
    <w:link w:val="TitoloCarattere"/>
    <w:qFormat/>
    <w:rsid w:val="00941347"/>
    <w:pPr>
      <w:spacing w:before="240" w:after="60"/>
      <w:jc w:val="center"/>
      <w:outlineLvl w:val="0"/>
    </w:pPr>
    <w:rPr>
      <w:rFonts w:ascii="Arial" w:hAnsi="Arial" w:cs="Arial"/>
      <w:b/>
      <w:bCs/>
      <w:kern w:val="28"/>
      <w:sz w:val="44"/>
      <w:szCs w:val="32"/>
    </w:rPr>
  </w:style>
  <w:style w:type="character" w:customStyle="1" w:styleId="TitoloCarattere">
    <w:name w:val="Titolo Carattere"/>
    <w:basedOn w:val="Carpredefinitoparagrafo"/>
    <w:link w:val="Titolo"/>
    <w:uiPriority w:val="10"/>
    <w:rsid w:val="001D44EF"/>
    <w:rPr>
      <w:rFonts w:asciiTheme="majorHAnsi" w:eastAsiaTheme="majorEastAsia" w:hAnsiTheme="majorHAnsi" w:cstheme="majorBidi"/>
      <w:b/>
      <w:bCs/>
      <w:kern w:val="28"/>
      <w:sz w:val="32"/>
      <w:szCs w:val="32"/>
    </w:rPr>
  </w:style>
  <w:style w:type="paragraph" w:styleId="Elenco">
    <w:name w:val="List"/>
    <w:basedOn w:val="Corpotesto"/>
    <w:link w:val="ElencoCarattere"/>
    <w:rsid w:val="00101F45"/>
    <w:pPr>
      <w:ind w:left="1080" w:hanging="720"/>
    </w:pPr>
  </w:style>
  <w:style w:type="character" w:customStyle="1" w:styleId="ElencoCarattere">
    <w:name w:val="Elenco Carattere"/>
    <w:link w:val="Elenco"/>
    <w:locked/>
    <w:rsid w:val="00101F45"/>
    <w:rPr>
      <w:sz w:val="24"/>
      <w:szCs w:val="20"/>
    </w:rPr>
  </w:style>
  <w:style w:type="paragraph" w:styleId="Didascalia">
    <w:name w:val="caption"/>
    <w:basedOn w:val="Corpotesto"/>
    <w:next w:val="Corpotesto"/>
    <w:qFormat/>
    <w:rsid w:val="00941347"/>
    <w:rPr>
      <w:rFonts w:ascii="Arial" w:hAnsi="Arial"/>
      <w:b/>
    </w:rPr>
  </w:style>
  <w:style w:type="paragraph" w:customStyle="1" w:styleId="ListNumber1">
    <w:name w:val="List Number1"/>
    <w:basedOn w:val="Normale"/>
    <w:uiPriority w:val="99"/>
    <w:rsid w:val="00E46050"/>
    <w:pPr>
      <w:tabs>
        <w:tab w:val="num" w:pos="900"/>
      </w:tabs>
      <w:ind w:left="-2160"/>
    </w:pPr>
  </w:style>
  <w:style w:type="paragraph" w:customStyle="1" w:styleId="ListBullet1">
    <w:name w:val="List Bullet1"/>
    <w:basedOn w:val="Normale"/>
    <w:uiPriority w:val="99"/>
    <w:rsid w:val="00E46050"/>
    <w:pPr>
      <w:tabs>
        <w:tab w:val="num" w:pos="360"/>
        <w:tab w:val="left" w:pos="720"/>
      </w:tabs>
      <w:spacing w:before="60"/>
      <w:ind w:left="360"/>
    </w:pPr>
  </w:style>
  <w:style w:type="paragraph" w:styleId="Sommario1">
    <w:name w:val="toc 1"/>
    <w:basedOn w:val="Normale"/>
    <w:next w:val="Normale"/>
    <w:uiPriority w:val="39"/>
    <w:rsid w:val="00E95C6F"/>
    <w:pPr>
      <w:tabs>
        <w:tab w:val="right" w:leader="dot" w:pos="9346"/>
      </w:tabs>
      <w:spacing w:before="0"/>
      <w:ind w:left="288" w:hanging="288"/>
    </w:pPr>
    <w:rPr>
      <w:szCs w:val="24"/>
    </w:rPr>
  </w:style>
  <w:style w:type="paragraph" w:styleId="Sommario2">
    <w:name w:val="toc 2"/>
    <w:basedOn w:val="Sommario1"/>
    <w:next w:val="Normale"/>
    <w:uiPriority w:val="39"/>
    <w:rsid w:val="00E95C6F"/>
    <w:pPr>
      <w:tabs>
        <w:tab w:val="clear" w:pos="9346"/>
        <w:tab w:val="right" w:leader="dot" w:pos="9350"/>
      </w:tabs>
      <w:ind w:left="720" w:hanging="432"/>
    </w:pPr>
  </w:style>
  <w:style w:type="paragraph" w:styleId="Sommario3">
    <w:name w:val="toc 3"/>
    <w:basedOn w:val="Sommario2"/>
    <w:next w:val="Normale"/>
    <w:uiPriority w:val="39"/>
    <w:rsid w:val="00E95C6F"/>
    <w:pPr>
      <w:ind w:left="1152" w:hanging="576"/>
    </w:pPr>
  </w:style>
  <w:style w:type="paragraph" w:styleId="Sommario4">
    <w:name w:val="toc 4"/>
    <w:basedOn w:val="Sommario3"/>
    <w:next w:val="Normale"/>
    <w:uiPriority w:val="39"/>
    <w:rsid w:val="00E95C6F"/>
    <w:pPr>
      <w:ind w:left="1584" w:hanging="720"/>
    </w:pPr>
  </w:style>
  <w:style w:type="paragraph" w:styleId="Sommario5">
    <w:name w:val="toc 5"/>
    <w:basedOn w:val="Sommario4"/>
    <w:next w:val="Normale"/>
    <w:uiPriority w:val="39"/>
    <w:rsid w:val="00E95C6F"/>
    <w:pPr>
      <w:ind w:left="2160" w:hanging="1008"/>
    </w:pPr>
  </w:style>
  <w:style w:type="paragraph" w:styleId="Sommario6">
    <w:name w:val="toc 6"/>
    <w:basedOn w:val="Sommario5"/>
    <w:next w:val="Normale"/>
    <w:uiPriority w:val="39"/>
    <w:rsid w:val="00E95C6F"/>
    <w:pPr>
      <w:ind w:left="2592" w:hanging="1152"/>
    </w:pPr>
  </w:style>
  <w:style w:type="paragraph" w:styleId="Sommario7">
    <w:name w:val="toc 7"/>
    <w:basedOn w:val="Sommario6"/>
    <w:next w:val="Normale"/>
    <w:uiPriority w:val="39"/>
    <w:rsid w:val="00E95C6F"/>
    <w:pPr>
      <w:ind w:left="3024" w:hanging="1296"/>
    </w:pPr>
  </w:style>
  <w:style w:type="paragraph" w:styleId="Sommario8">
    <w:name w:val="toc 8"/>
    <w:basedOn w:val="Sommario7"/>
    <w:next w:val="Normale"/>
    <w:uiPriority w:val="39"/>
    <w:rsid w:val="00E95C6F"/>
    <w:pPr>
      <w:ind w:left="3456" w:hanging="1440"/>
    </w:pPr>
  </w:style>
  <w:style w:type="paragraph" w:styleId="Sommario9">
    <w:name w:val="toc 9"/>
    <w:basedOn w:val="Sommario8"/>
    <w:next w:val="Normale"/>
    <w:uiPriority w:val="39"/>
    <w:rsid w:val="00E95C6F"/>
    <w:pPr>
      <w:ind w:left="4032" w:hanging="1728"/>
    </w:pPr>
  </w:style>
  <w:style w:type="paragraph" w:customStyle="1" w:styleId="TableEntry">
    <w:name w:val="Table Entry"/>
    <w:basedOn w:val="Corpotesto"/>
    <w:link w:val="TableEntryChar"/>
    <w:qFormat/>
    <w:rsid w:val="00941347"/>
    <w:pPr>
      <w:spacing w:before="40" w:after="40"/>
      <w:ind w:left="72" w:right="72"/>
    </w:pPr>
    <w:rPr>
      <w:noProof/>
      <w:sz w:val="18"/>
    </w:rPr>
  </w:style>
  <w:style w:type="character" w:customStyle="1" w:styleId="TableEntryChar">
    <w:name w:val="Table Entry Char"/>
    <w:link w:val="TableEntry"/>
    <w:locked/>
    <w:rsid w:val="002D6844"/>
    <w:rPr>
      <w:noProof/>
      <w:sz w:val="18"/>
      <w:lang w:val="en-US" w:eastAsia="en-US"/>
    </w:rPr>
  </w:style>
  <w:style w:type="paragraph" w:customStyle="1" w:styleId="TableEntryHeader">
    <w:name w:val="Table Entry Header"/>
    <w:basedOn w:val="TableEntry"/>
    <w:link w:val="TableEntryHeaderChar"/>
    <w:rsid w:val="00F84139"/>
    <w:pPr>
      <w:keepNext/>
      <w:jc w:val="center"/>
    </w:pPr>
    <w:rPr>
      <w:rFonts w:ascii="Arial" w:hAnsi="Arial"/>
      <w:b/>
    </w:rPr>
  </w:style>
  <w:style w:type="character" w:customStyle="1" w:styleId="TableEntryHeaderChar">
    <w:name w:val="Table Entry Header Char"/>
    <w:link w:val="TableEntryHeader"/>
    <w:locked/>
    <w:rsid w:val="00F84139"/>
    <w:rPr>
      <w:rFonts w:ascii="Arial" w:hAnsi="Arial"/>
      <w:b/>
      <w:noProof/>
      <w:sz w:val="18"/>
      <w:szCs w:val="20"/>
    </w:rPr>
  </w:style>
  <w:style w:type="paragraph" w:customStyle="1" w:styleId="TableTitle">
    <w:name w:val="Table Title"/>
    <w:basedOn w:val="Corpotesto"/>
    <w:link w:val="TableTitleChar1"/>
    <w:rsid w:val="007F77D4"/>
    <w:pPr>
      <w:keepNext/>
      <w:spacing w:before="300" w:after="60"/>
      <w:jc w:val="center"/>
    </w:pPr>
    <w:rPr>
      <w:rFonts w:ascii="Arial" w:hAnsi="Arial"/>
      <w:b/>
      <w:noProof/>
      <w:sz w:val="22"/>
    </w:rPr>
  </w:style>
  <w:style w:type="character" w:customStyle="1" w:styleId="TableTitleChar1">
    <w:name w:val="Table Title Char1"/>
    <w:link w:val="TableTitle"/>
    <w:locked/>
    <w:rsid w:val="007F77D4"/>
    <w:rPr>
      <w:rFonts w:ascii="Arial" w:hAnsi="Arial"/>
      <w:b/>
      <w:noProof/>
      <w:szCs w:val="20"/>
    </w:rPr>
  </w:style>
  <w:style w:type="character" w:customStyle="1" w:styleId="BodyTextCharChar1">
    <w:name w:val="Body Text Char Char1"/>
    <w:aliases w:val="Body Text Char Char Char Char Char,Body Text Char Char Char Char"/>
    <w:uiPriority w:val="99"/>
    <w:rsid w:val="00E46050"/>
    <w:rPr>
      <w:noProof/>
      <w:sz w:val="24"/>
      <w:lang w:val="en-US" w:eastAsia="en-US"/>
    </w:rPr>
  </w:style>
  <w:style w:type="paragraph" w:customStyle="1" w:styleId="FigureTitle">
    <w:name w:val="Figure Title"/>
    <w:basedOn w:val="TableTitle"/>
    <w:link w:val="FigureTitleChar1"/>
    <w:rsid w:val="007F77D4"/>
    <w:pPr>
      <w:keepNext w:val="0"/>
      <w:keepLines/>
      <w:spacing w:before="60" w:after="300"/>
    </w:pPr>
  </w:style>
  <w:style w:type="character" w:customStyle="1" w:styleId="FigureTitleChar1">
    <w:name w:val="Figure Title Char1"/>
    <w:basedOn w:val="TableTitleChar1"/>
    <w:link w:val="FigureTitle"/>
    <w:locked/>
    <w:rsid w:val="007F77D4"/>
    <w:rPr>
      <w:rFonts w:ascii="Arial" w:hAnsi="Arial"/>
      <w:b/>
      <w:noProof/>
      <w:szCs w:val="20"/>
    </w:rPr>
  </w:style>
  <w:style w:type="paragraph" w:customStyle="1" w:styleId="ListContinue1">
    <w:name w:val="List Continue1"/>
    <w:basedOn w:val="Elenco"/>
    <w:uiPriority w:val="99"/>
    <w:rsid w:val="00E46050"/>
    <w:pPr>
      <w:spacing w:after="120"/>
      <w:ind w:firstLine="0"/>
    </w:pPr>
  </w:style>
  <w:style w:type="paragraph" w:customStyle="1" w:styleId="ParagraphHeading">
    <w:name w:val="Paragraph Heading"/>
    <w:basedOn w:val="Didascalia"/>
    <w:next w:val="Corpotesto"/>
    <w:rsid w:val="00941347"/>
    <w:pPr>
      <w:spacing w:before="180"/>
    </w:pPr>
  </w:style>
  <w:style w:type="paragraph" w:customStyle="1" w:styleId="ListNumberContinue">
    <w:name w:val="List Number Continue"/>
    <w:basedOn w:val="Normale"/>
    <w:rsid w:val="00101F45"/>
    <w:pPr>
      <w:spacing w:before="60"/>
      <w:ind w:left="900"/>
    </w:pPr>
  </w:style>
  <w:style w:type="paragraph" w:styleId="Numeroelenco">
    <w:name w:val="List Number"/>
    <w:basedOn w:val="Normale"/>
    <w:link w:val="NumeroelencoCarattere"/>
    <w:uiPriority w:val="99"/>
    <w:unhideWhenUsed/>
    <w:rsid w:val="00101F45"/>
    <w:pPr>
      <w:numPr>
        <w:numId w:val="56"/>
      </w:numPr>
      <w:contextualSpacing/>
    </w:pPr>
  </w:style>
  <w:style w:type="paragraph" w:customStyle="1" w:styleId="ListBulletContinue">
    <w:name w:val="List Bullet Continue"/>
    <w:basedOn w:val="Puntoelenco"/>
    <w:rsid w:val="00941347"/>
    <w:pPr>
      <w:numPr>
        <w:numId w:val="0"/>
      </w:numPr>
      <w:ind w:left="720"/>
    </w:pPr>
  </w:style>
  <w:style w:type="paragraph" w:styleId="Puntoelenco">
    <w:name w:val="List Bullet"/>
    <w:basedOn w:val="Normale"/>
    <w:link w:val="PuntoelencoCarattere"/>
    <w:unhideWhenUsed/>
    <w:rsid w:val="00101F45"/>
    <w:pPr>
      <w:numPr>
        <w:numId w:val="50"/>
      </w:numPr>
    </w:pPr>
  </w:style>
  <w:style w:type="character" w:customStyle="1" w:styleId="PuntoelencoCarattere">
    <w:name w:val="Punto elenco Carattere"/>
    <w:link w:val="Puntoelenco"/>
    <w:locked/>
    <w:rsid w:val="00101F45"/>
    <w:rPr>
      <w:sz w:val="24"/>
      <w:szCs w:val="20"/>
    </w:rPr>
  </w:style>
  <w:style w:type="paragraph" w:customStyle="1" w:styleId="ListBullet2Continue">
    <w:name w:val="List Bullet 2 Continue"/>
    <w:basedOn w:val="Puntoelenco2"/>
    <w:rsid w:val="00941347"/>
    <w:pPr>
      <w:tabs>
        <w:tab w:val="clear" w:pos="720"/>
      </w:tabs>
      <w:ind w:left="1080" w:firstLine="0"/>
    </w:pPr>
  </w:style>
  <w:style w:type="paragraph" w:styleId="Puntoelenco2">
    <w:name w:val="List Bullet 2"/>
    <w:basedOn w:val="Normale"/>
    <w:link w:val="Puntoelenco2Carattere"/>
    <w:rsid w:val="00101F45"/>
    <w:pPr>
      <w:numPr>
        <w:numId w:val="16"/>
      </w:numPr>
    </w:pPr>
  </w:style>
  <w:style w:type="character" w:customStyle="1" w:styleId="Puntoelenco2Carattere">
    <w:name w:val="Punto elenco 2 Carattere"/>
    <w:link w:val="Puntoelenco2"/>
    <w:locked/>
    <w:rsid w:val="00101F45"/>
    <w:rPr>
      <w:sz w:val="24"/>
      <w:szCs w:val="20"/>
    </w:rPr>
  </w:style>
  <w:style w:type="paragraph" w:customStyle="1" w:styleId="ListBullet3Continue">
    <w:name w:val="List Bullet 3 Continue"/>
    <w:basedOn w:val="Puntoelenco3"/>
    <w:rsid w:val="00941347"/>
    <w:pPr>
      <w:tabs>
        <w:tab w:val="clear" w:pos="1080"/>
      </w:tabs>
      <w:ind w:left="1440" w:firstLine="0"/>
    </w:pPr>
  </w:style>
  <w:style w:type="paragraph" w:styleId="Puntoelenco3">
    <w:name w:val="List Bullet 3"/>
    <w:basedOn w:val="Normale"/>
    <w:link w:val="Puntoelenco3Carattere"/>
    <w:rsid w:val="00101F45"/>
    <w:pPr>
      <w:numPr>
        <w:numId w:val="52"/>
      </w:numPr>
    </w:pPr>
  </w:style>
  <w:style w:type="character" w:customStyle="1" w:styleId="Puntoelenco3Carattere">
    <w:name w:val="Punto elenco 3 Carattere"/>
    <w:link w:val="Puntoelenco3"/>
    <w:locked/>
    <w:rsid w:val="00101F45"/>
    <w:rPr>
      <w:sz w:val="24"/>
      <w:szCs w:val="20"/>
    </w:rPr>
  </w:style>
  <w:style w:type="paragraph" w:customStyle="1" w:styleId="List3Continue">
    <w:name w:val="List 3 Continue"/>
    <w:basedOn w:val="Elenco3"/>
    <w:rsid w:val="00101F45"/>
    <w:pPr>
      <w:ind w:firstLine="0"/>
    </w:pPr>
  </w:style>
  <w:style w:type="paragraph" w:styleId="Elenco3">
    <w:name w:val="List 3"/>
    <w:basedOn w:val="Normale"/>
    <w:link w:val="Elenco3Carattere"/>
    <w:rsid w:val="00101F45"/>
    <w:pPr>
      <w:ind w:left="1800" w:hanging="720"/>
    </w:pPr>
  </w:style>
  <w:style w:type="character" w:customStyle="1" w:styleId="Elenco3Carattere">
    <w:name w:val="Elenco 3 Carattere"/>
    <w:link w:val="Elenco3"/>
    <w:locked/>
    <w:rsid w:val="00101F45"/>
    <w:rPr>
      <w:sz w:val="24"/>
      <w:szCs w:val="20"/>
    </w:rPr>
  </w:style>
  <w:style w:type="paragraph" w:customStyle="1" w:styleId="AppendixHeading2">
    <w:name w:val="Appendix Heading 2"/>
    <w:next w:val="Corpotesto"/>
    <w:rsid w:val="00941347"/>
    <w:pPr>
      <w:numPr>
        <w:ilvl w:val="1"/>
        <w:numId w:val="7"/>
      </w:numPr>
      <w:spacing w:before="240" w:after="60"/>
    </w:pPr>
    <w:rPr>
      <w:rFonts w:ascii="Arial" w:hAnsi="Arial"/>
      <w:b/>
      <w:noProof/>
      <w:sz w:val="28"/>
      <w:szCs w:val="20"/>
    </w:rPr>
  </w:style>
  <w:style w:type="paragraph" w:customStyle="1" w:styleId="AppendixHeading1">
    <w:name w:val="Appendix Heading 1"/>
    <w:next w:val="Corpotesto"/>
    <w:rsid w:val="00941347"/>
    <w:pPr>
      <w:spacing w:before="240" w:after="60"/>
    </w:pPr>
    <w:rPr>
      <w:rFonts w:ascii="Arial" w:hAnsi="Arial"/>
      <w:b/>
      <w:noProof/>
      <w:sz w:val="28"/>
      <w:szCs w:val="20"/>
    </w:rPr>
  </w:style>
  <w:style w:type="paragraph" w:customStyle="1" w:styleId="AppendixHeading3">
    <w:name w:val="Appendix Heading 3"/>
    <w:basedOn w:val="AppendixHeading2"/>
    <w:next w:val="Corpotesto"/>
    <w:rsid w:val="00941347"/>
    <w:pPr>
      <w:numPr>
        <w:ilvl w:val="2"/>
      </w:numPr>
    </w:pPr>
    <w:rPr>
      <w:sz w:val="24"/>
    </w:rPr>
  </w:style>
  <w:style w:type="paragraph" w:styleId="Intestazione">
    <w:name w:val="header"/>
    <w:basedOn w:val="Normale"/>
    <w:link w:val="IntestazioneCarattere"/>
    <w:uiPriority w:val="99"/>
    <w:rsid w:val="00941347"/>
    <w:pPr>
      <w:tabs>
        <w:tab w:val="center" w:pos="4320"/>
        <w:tab w:val="right" w:pos="8640"/>
      </w:tabs>
    </w:pPr>
  </w:style>
  <w:style w:type="character" w:customStyle="1" w:styleId="IntestazioneCarattere">
    <w:name w:val="Intestazione Carattere"/>
    <w:basedOn w:val="Carpredefinitoparagrafo"/>
    <w:link w:val="Intestazione"/>
    <w:uiPriority w:val="99"/>
    <w:rsid w:val="001D44EF"/>
    <w:rPr>
      <w:sz w:val="24"/>
      <w:szCs w:val="20"/>
    </w:rPr>
  </w:style>
  <w:style w:type="paragraph" w:styleId="Testonotaapidipagina">
    <w:name w:val="footnote text"/>
    <w:basedOn w:val="Normale"/>
    <w:link w:val="TestonotaapidipaginaCarattere"/>
    <w:semiHidden/>
    <w:rsid w:val="00941347"/>
    <w:rPr>
      <w:sz w:val="20"/>
    </w:rPr>
  </w:style>
  <w:style w:type="character" w:customStyle="1" w:styleId="TestonotaapidipaginaCarattere">
    <w:name w:val="Testo nota a piè di pagina Carattere"/>
    <w:basedOn w:val="Carpredefinitoparagrafo"/>
    <w:link w:val="Testonotaapidipagina"/>
    <w:rsid w:val="00E46050"/>
    <w:rPr>
      <w:lang w:val="en-US" w:eastAsia="en-US"/>
    </w:rPr>
  </w:style>
  <w:style w:type="paragraph" w:styleId="Pidipagina">
    <w:name w:val="footer"/>
    <w:basedOn w:val="Normale"/>
    <w:link w:val="PidipaginaCarattere"/>
    <w:rsid w:val="00941347"/>
    <w:pPr>
      <w:tabs>
        <w:tab w:val="center" w:pos="4320"/>
        <w:tab w:val="right" w:pos="8640"/>
      </w:tabs>
    </w:pPr>
  </w:style>
  <w:style w:type="character" w:customStyle="1" w:styleId="PidipaginaCarattere">
    <w:name w:val="Piè di pagina Carattere"/>
    <w:basedOn w:val="Carpredefinitoparagrafo"/>
    <w:link w:val="Pidipagina"/>
    <w:rsid w:val="001D44EF"/>
    <w:rPr>
      <w:sz w:val="24"/>
      <w:szCs w:val="20"/>
    </w:rPr>
  </w:style>
  <w:style w:type="paragraph" w:customStyle="1" w:styleId="Glossary">
    <w:name w:val="Glossary"/>
    <w:basedOn w:val="Titolo1"/>
    <w:rsid w:val="00941347"/>
    <w:pPr>
      <w:tabs>
        <w:tab w:val="clear" w:pos="432"/>
      </w:tabs>
      <w:ind w:left="0" w:firstLine="0"/>
    </w:pPr>
  </w:style>
  <w:style w:type="paragraph" w:styleId="Elenco2">
    <w:name w:val="List 2"/>
    <w:basedOn w:val="Elenco"/>
    <w:link w:val="Elenco2Carattere"/>
    <w:rsid w:val="00101F45"/>
    <w:pPr>
      <w:ind w:left="1440"/>
    </w:pPr>
  </w:style>
  <w:style w:type="character" w:customStyle="1" w:styleId="Elenco2Carattere">
    <w:name w:val="Elenco 2 Carattere"/>
    <w:link w:val="Elenco2"/>
    <w:locked/>
    <w:rsid w:val="00101F45"/>
    <w:rPr>
      <w:sz w:val="24"/>
      <w:szCs w:val="20"/>
    </w:rPr>
  </w:style>
  <w:style w:type="paragraph" w:customStyle="1" w:styleId="Note">
    <w:name w:val="Note"/>
    <w:basedOn w:val="Testonotaapidipagina"/>
    <w:link w:val="NoteChar"/>
    <w:rsid w:val="00941347"/>
    <w:pPr>
      <w:ind w:left="1152" w:hanging="720"/>
    </w:pPr>
    <w:rPr>
      <w:sz w:val="18"/>
    </w:rPr>
  </w:style>
  <w:style w:type="paragraph" w:customStyle="1" w:styleId="PlainText1">
    <w:name w:val="Plain Text1"/>
    <w:basedOn w:val="Normale"/>
    <w:uiPriority w:val="99"/>
    <w:rsid w:val="00E46050"/>
    <w:pPr>
      <w:spacing w:before="0"/>
    </w:pPr>
    <w:rPr>
      <w:rFonts w:ascii="Courier New" w:hAnsi="Courier New" w:cs="Courier New"/>
      <w:sz w:val="16"/>
    </w:rPr>
  </w:style>
  <w:style w:type="paragraph" w:customStyle="1" w:styleId="TableLabel">
    <w:name w:val="Table Label"/>
    <w:basedOn w:val="TableEntry"/>
    <w:qFormat/>
    <w:rsid w:val="00E46050"/>
    <w:pPr>
      <w:keepNext/>
      <w:overflowPunct w:val="0"/>
      <w:autoSpaceDE w:val="0"/>
      <w:ind w:left="0" w:right="0"/>
      <w:jc w:val="center"/>
      <w:textAlignment w:val="baseline"/>
    </w:pPr>
    <w:rPr>
      <w:rFonts w:ascii="Helvetica" w:hAnsi="Helvetica"/>
      <w:b/>
      <w:sz w:val="20"/>
    </w:rPr>
  </w:style>
  <w:style w:type="paragraph" w:customStyle="1" w:styleId="GlossaryEntry">
    <w:name w:val="Glossary Entry"/>
    <w:basedOn w:val="Normale"/>
    <w:uiPriority w:val="99"/>
    <w:rsid w:val="00E46050"/>
    <w:pPr>
      <w:ind w:left="2160" w:hanging="2160"/>
    </w:pPr>
    <w:rPr>
      <w:b/>
      <w:bCs/>
    </w:rPr>
  </w:style>
  <w:style w:type="paragraph" w:customStyle="1" w:styleId="Example">
    <w:name w:val="Example"/>
    <w:basedOn w:val="Normale"/>
    <w:link w:val="ExampleChar"/>
    <w:rsid w:val="00E46050"/>
    <w:pPr>
      <w:keepLines/>
      <w:spacing w:before="0" w:after="120"/>
      <w:ind w:left="1872" w:hanging="360"/>
    </w:pPr>
    <w:rPr>
      <w:rFonts w:ascii="LinePrinter" w:hAnsi="LinePrinter"/>
      <w:kern w:val="1"/>
      <w:sz w:val="16"/>
      <w:lang w:val="fr-FR"/>
    </w:rPr>
  </w:style>
  <w:style w:type="paragraph" w:styleId="NormaleWeb">
    <w:name w:val="Normal (Web)"/>
    <w:basedOn w:val="Normale"/>
    <w:rsid w:val="00E46050"/>
    <w:rPr>
      <w:szCs w:val="24"/>
    </w:rPr>
  </w:style>
  <w:style w:type="paragraph" w:styleId="Elencocontinua">
    <w:name w:val="List Continue"/>
    <w:basedOn w:val="Normale"/>
    <w:link w:val="ElencocontinuaCarattere"/>
    <w:uiPriority w:val="99"/>
    <w:unhideWhenUsed/>
    <w:rsid w:val="00101F45"/>
    <w:pPr>
      <w:ind w:left="360"/>
      <w:contextualSpacing/>
    </w:pPr>
  </w:style>
  <w:style w:type="character" w:customStyle="1" w:styleId="ElencocontinuaCarattere">
    <w:name w:val="Elenco continua Carattere"/>
    <w:link w:val="Elencocontinua"/>
    <w:uiPriority w:val="99"/>
    <w:locked/>
    <w:rsid w:val="00101F45"/>
    <w:rPr>
      <w:sz w:val="24"/>
      <w:szCs w:val="20"/>
    </w:rPr>
  </w:style>
  <w:style w:type="paragraph" w:styleId="Testonotadichiusura">
    <w:name w:val="endnote text"/>
    <w:basedOn w:val="Normale"/>
    <w:link w:val="TestonotadichiusuraCarattere"/>
    <w:rsid w:val="00E46050"/>
    <w:rPr>
      <w:sz w:val="20"/>
    </w:rPr>
  </w:style>
  <w:style w:type="character" w:customStyle="1" w:styleId="TestonotadichiusuraCarattere">
    <w:name w:val="Testo nota di chiusura Carattere"/>
    <w:basedOn w:val="Carpredefinitoparagrafo"/>
    <w:link w:val="Testonotadichiusura"/>
    <w:rsid w:val="001D44EF"/>
    <w:rPr>
      <w:sz w:val="20"/>
      <w:szCs w:val="20"/>
    </w:rPr>
  </w:style>
  <w:style w:type="paragraph" w:customStyle="1" w:styleId="HTMLAddress1">
    <w:name w:val="HTML Address1"/>
    <w:basedOn w:val="Normale"/>
    <w:uiPriority w:val="99"/>
    <w:rsid w:val="00E46050"/>
    <w:rPr>
      <w:i/>
      <w:iCs/>
    </w:rPr>
  </w:style>
  <w:style w:type="paragraph" w:styleId="Indice1">
    <w:name w:val="index 1"/>
    <w:basedOn w:val="Normale"/>
    <w:next w:val="Normale"/>
    <w:rsid w:val="00E46050"/>
    <w:pPr>
      <w:ind w:left="240" w:hanging="240"/>
    </w:pPr>
  </w:style>
  <w:style w:type="paragraph" w:styleId="Indice2">
    <w:name w:val="index 2"/>
    <w:basedOn w:val="Normale"/>
    <w:next w:val="Normale"/>
    <w:rsid w:val="00E46050"/>
    <w:pPr>
      <w:ind w:left="480" w:hanging="240"/>
    </w:pPr>
  </w:style>
  <w:style w:type="paragraph" w:styleId="Indice3">
    <w:name w:val="index 3"/>
    <w:basedOn w:val="Normale"/>
    <w:next w:val="Normale"/>
    <w:rsid w:val="00E46050"/>
    <w:pPr>
      <w:ind w:left="720" w:hanging="240"/>
    </w:pPr>
  </w:style>
  <w:style w:type="paragraph" w:styleId="Indice4">
    <w:name w:val="index 4"/>
    <w:basedOn w:val="Normale"/>
    <w:next w:val="Normale"/>
    <w:rsid w:val="00E46050"/>
    <w:pPr>
      <w:ind w:left="134" w:firstLine="6"/>
    </w:pPr>
  </w:style>
  <w:style w:type="paragraph" w:styleId="Indice5">
    <w:name w:val="index 5"/>
    <w:basedOn w:val="Normale"/>
    <w:next w:val="Normale"/>
    <w:rsid w:val="00E46050"/>
    <w:pPr>
      <w:ind w:left="1200" w:hanging="240"/>
    </w:pPr>
  </w:style>
  <w:style w:type="paragraph" w:styleId="Indice6">
    <w:name w:val="index 6"/>
    <w:basedOn w:val="Normale"/>
    <w:next w:val="Normale"/>
    <w:rsid w:val="00E46050"/>
    <w:pPr>
      <w:ind w:left="1440" w:hanging="240"/>
    </w:pPr>
  </w:style>
  <w:style w:type="paragraph" w:styleId="Indice7">
    <w:name w:val="index 7"/>
    <w:basedOn w:val="Normale"/>
    <w:next w:val="Normale"/>
    <w:rsid w:val="00E46050"/>
    <w:pPr>
      <w:ind w:left="1680" w:hanging="240"/>
    </w:pPr>
  </w:style>
  <w:style w:type="paragraph" w:styleId="Indice8">
    <w:name w:val="index 8"/>
    <w:basedOn w:val="Normale"/>
    <w:next w:val="Normale"/>
    <w:rsid w:val="00E46050"/>
    <w:pPr>
      <w:ind w:left="1920" w:hanging="240"/>
    </w:pPr>
  </w:style>
  <w:style w:type="paragraph" w:styleId="Indice9">
    <w:name w:val="index 9"/>
    <w:basedOn w:val="Normale"/>
    <w:next w:val="Normale"/>
    <w:rsid w:val="00E46050"/>
    <w:pPr>
      <w:ind w:left="2160" w:hanging="240"/>
    </w:pPr>
  </w:style>
  <w:style w:type="paragraph" w:styleId="Titoloindice">
    <w:name w:val="index heading"/>
    <w:basedOn w:val="Normale"/>
    <w:next w:val="Indice1"/>
    <w:rsid w:val="00E46050"/>
    <w:rPr>
      <w:rFonts w:ascii="Arial" w:hAnsi="Arial" w:cs="Arial"/>
      <w:b/>
      <w:bCs/>
    </w:rPr>
  </w:style>
  <w:style w:type="paragraph" w:customStyle="1" w:styleId="NormalIndent1">
    <w:name w:val="Normal Indent1"/>
    <w:basedOn w:val="Normale"/>
    <w:uiPriority w:val="99"/>
    <w:rsid w:val="00E46050"/>
    <w:pPr>
      <w:ind w:left="720"/>
    </w:pPr>
  </w:style>
  <w:style w:type="paragraph" w:styleId="Sottotitolo">
    <w:name w:val="Subtitle"/>
    <w:basedOn w:val="Normale"/>
    <w:next w:val="Normale"/>
    <w:link w:val="SottotitoloCarattere"/>
    <w:qFormat/>
    <w:rsid w:val="00E46050"/>
    <w:pPr>
      <w:spacing w:after="60"/>
      <w:jc w:val="center"/>
    </w:pPr>
    <w:rPr>
      <w:rFonts w:ascii="Arial" w:hAnsi="Arial" w:cs="Arial"/>
      <w:szCs w:val="24"/>
    </w:rPr>
  </w:style>
  <w:style w:type="character" w:customStyle="1" w:styleId="SottotitoloCarattere">
    <w:name w:val="Sottotitolo Carattere"/>
    <w:basedOn w:val="Carpredefinitoparagrafo"/>
    <w:link w:val="Sottotitolo"/>
    <w:rsid w:val="001D44EF"/>
    <w:rPr>
      <w:rFonts w:asciiTheme="majorHAnsi" w:eastAsiaTheme="majorEastAsia" w:hAnsiTheme="majorHAnsi" w:cstheme="majorBidi"/>
      <w:sz w:val="24"/>
      <w:szCs w:val="24"/>
    </w:rPr>
  </w:style>
  <w:style w:type="paragraph" w:customStyle="1" w:styleId="TOAHeading1">
    <w:name w:val="TOA Heading1"/>
    <w:basedOn w:val="Normale"/>
    <w:next w:val="Normale"/>
    <w:uiPriority w:val="99"/>
    <w:rsid w:val="00E46050"/>
    <w:rPr>
      <w:rFonts w:ascii="Arial" w:hAnsi="Arial" w:cs="Arial"/>
      <w:b/>
      <w:bCs/>
      <w:szCs w:val="24"/>
    </w:rPr>
  </w:style>
  <w:style w:type="paragraph" w:customStyle="1" w:styleId="Definition">
    <w:name w:val="Definition"/>
    <w:basedOn w:val="Normale"/>
    <w:uiPriority w:val="99"/>
    <w:rsid w:val="00E46050"/>
    <w:pPr>
      <w:ind w:left="720" w:hanging="720"/>
    </w:pPr>
  </w:style>
  <w:style w:type="paragraph" w:customStyle="1" w:styleId="instructions">
    <w:name w:val="instructions"/>
    <w:basedOn w:val="Corpotesto"/>
    <w:link w:val="instructionsChar"/>
    <w:rsid w:val="00941347"/>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E13968"/>
    <w:rPr>
      <w:b/>
      <w:i/>
      <w:noProof/>
      <w:sz w:val="22"/>
      <w:lang w:val="en-US" w:eastAsia="en-US"/>
    </w:rPr>
  </w:style>
  <w:style w:type="paragraph" w:customStyle="1" w:styleId="MsgTableHeader">
    <w:name w:val="Msg Table Header"/>
    <w:basedOn w:val="Normale"/>
    <w:next w:val="MsgTableBody"/>
    <w:uiPriority w:val="99"/>
    <w:rsid w:val="00E46050"/>
    <w:pPr>
      <w:keepNext/>
      <w:spacing w:after="40"/>
    </w:pPr>
    <w:rPr>
      <w:rFonts w:ascii="Courier New" w:hAnsi="Courier New"/>
      <w:b/>
      <w:kern w:val="1"/>
      <w:sz w:val="16"/>
      <w:u w:val="single"/>
    </w:rPr>
  </w:style>
  <w:style w:type="paragraph" w:customStyle="1" w:styleId="MsgTableBody">
    <w:name w:val="Msg Table Body"/>
    <w:basedOn w:val="Normale"/>
    <w:uiPriority w:val="99"/>
    <w:rsid w:val="00E46050"/>
    <w:pPr>
      <w:spacing w:before="0" w:line="180" w:lineRule="exact"/>
    </w:pPr>
    <w:rPr>
      <w:rFonts w:ascii="Courier New" w:hAnsi="Courier New"/>
      <w:kern w:val="1"/>
      <w:sz w:val="14"/>
    </w:rPr>
  </w:style>
  <w:style w:type="paragraph" w:customStyle="1" w:styleId="NormalIndented">
    <w:name w:val="Normal Indented"/>
    <w:basedOn w:val="Normale"/>
    <w:uiPriority w:val="99"/>
    <w:rsid w:val="00E46050"/>
    <w:pPr>
      <w:spacing w:after="120"/>
      <w:ind w:left="720"/>
    </w:pPr>
    <w:rPr>
      <w:kern w:val="1"/>
      <w:sz w:val="20"/>
    </w:rPr>
  </w:style>
  <w:style w:type="paragraph" w:customStyle="1" w:styleId="NormalList">
    <w:name w:val="Normal List"/>
    <w:basedOn w:val="NormalIndented"/>
    <w:uiPriority w:val="99"/>
    <w:rsid w:val="00E46050"/>
    <w:pPr>
      <w:spacing w:before="0"/>
      <w:ind w:left="709"/>
    </w:pPr>
  </w:style>
  <w:style w:type="paragraph" w:customStyle="1" w:styleId="HL7TableHeader">
    <w:name w:val="HL7 Table Header"/>
    <w:basedOn w:val="Normale"/>
    <w:next w:val="Normale"/>
    <w:uiPriority w:val="99"/>
    <w:rsid w:val="00E46050"/>
    <w:pPr>
      <w:keepNext/>
      <w:spacing w:before="20" w:after="120"/>
    </w:pPr>
    <w:rPr>
      <w:rFonts w:ascii="Arial" w:hAnsi="Arial"/>
      <w:b/>
      <w:kern w:val="1"/>
      <w:sz w:val="16"/>
    </w:rPr>
  </w:style>
  <w:style w:type="paragraph" w:customStyle="1" w:styleId="MacroText1">
    <w:name w:val="Macro Text1"/>
    <w:uiPriority w:val="99"/>
    <w:rsid w:val="007675EE"/>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HL7TableCaption">
    <w:name w:val="HL7 Table Caption"/>
    <w:basedOn w:val="Normale"/>
    <w:next w:val="Normale"/>
    <w:uiPriority w:val="99"/>
    <w:rsid w:val="00E46050"/>
    <w:pPr>
      <w:keepNext/>
      <w:spacing w:before="180" w:after="60"/>
      <w:jc w:val="center"/>
    </w:pPr>
    <w:rPr>
      <w:kern w:val="1"/>
      <w:sz w:val="20"/>
    </w:rPr>
  </w:style>
  <w:style w:type="paragraph" w:customStyle="1" w:styleId="Default">
    <w:name w:val="Default"/>
    <w:rsid w:val="00E46050"/>
    <w:pPr>
      <w:suppressAutoHyphens/>
      <w:autoSpaceDE w:val="0"/>
    </w:pPr>
    <w:rPr>
      <w:color w:val="000000"/>
      <w:sz w:val="24"/>
      <w:szCs w:val="24"/>
      <w:lang w:eastAsia="ar-SA"/>
    </w:rPr>
  </w:style>
  <w:style w:type="paragraph" w:customStyle="1" w:styleId="XMLExample">
    <w:name w:val="XML Example"/>
    <w:basedOn w:val="Normale"/>
    <w:uiPriority w:val="99"/>
    <w:rsid w:val="001518E3"/>
    <w:pPr>
      <w:spacing w:before="0"/>
    </w:pPr>
    <w:rPr>
      <w:rFonts w:ascii="Courier New" w:hAnsi="Courier New" w:cs="Courier New"/>
      <w:sz w:val="18"/>
      <w:lang w:val="fr-FR"/>
    </w:rPr>
  </w:style>
  <w:style w:type="paragraph" w:customStyle="1" w:styleId="QueryExample">
    <w:name w:val="Query Example"/>
    <w:basedOn w:val="Normale"/>
    <w:uiPriority w:val="99"/>
    <w:rsid w:val="00E46050"/>
    <w:rPr>
      <w:rFonts w:ascii="Lucida Sans Unicode" w:hAnsi="Lucida Sans Unicode"/>
      <w:sz w:val="20"/>
    </w:rPr>
  </w:style>
  <w:style w:type="paragraph" w:styleId="Elencocontinua2">
    <w:name w:val="List Continue 2"/>
    <w:basedOn w:val="Normale"/>
    <w:uiPriority w:val="99"/>
    <w:unhideWhenUsed/>
    <w:rsid w:val="00101F45"/>
    <w:pPr>
      <w:ind w:left="720"/>
      <w:contextualSpacing/>
    </w:pPr>
  </w:style>
  <w:style w:type="paragraph" w:styleId="Elencocontinua3">
    <w:name w:val="List Continue 3"/>
    <w:basedOn w:val="Normale"/>
    <w:uiPriority w:val="99"/>
    <w:unhideWhenUsed/>
    <w:rsid w:val="00101F45"/>
    <w:pPr>
      <w:ind w:left="1080"/>
      <w:contextualSpacing/>
    </w:pPr>
  </w:style>
  <w:style w:type="paragraph" w:customStyle="1" w:styleId="TableContents">
    <w:name w:val="Table Contents"/>
    <w:basedOn w:val="Normale"/>
    <w:rsid w:val="00E46050"/>
    <w:pPr>
      <w:suppressLineNumbers/>
    </w:pPr>
  </w:style>
  <w:style w:type="character" w:styleId="Enfasicorsivo">
    <w:name w:val="Emphasis"/>
    <w:basedOn w:val="Carpredefinitoparagrafo"/>
    <w:uiPriority w:val="99"/>
    <w:qFormat/>
    <w:rsid w:val="00E46050"/>
    <w:rPr>
      <w:rFonts w:cs="Times New Roman"/>
      <w:i/>
    </w:rPr>
  </w:style>
  <w:style w:type="paragraph" w:styleId="Numeroelenco2">
    <w:name w:val="List Number 2"/>
    <w:basedOn w:val="Normale"/>
    <w:link w:val="Numeroelenco2Carattere"/>
    <w:rsid w:val="00101F45"/>
    <w:pPr>
      <w:numPr>
        <w:numId w:val="57"/>
      </w:numPr>
    </w:pPr>
  </w:style>
  <w:style w:type="character" w:customStyle="1" w:styleId="Numeroelenco2Carattere">
    <w:name w:val="Numero elenco 2 Carattere"/>
    <w:link w:val="Numeroelenco2"/>
    <w:locked/>
    <w:rsid w:val="00101F45"/>
    <w:rPr>
      <w:sz w:val="24"/>
      <w:szCs w:val="20"/>
    </w:rPr>
  </w:style>
  <w:style w:type="paragraph" w:styleId="Numeroelenco3">
    <w:name w:val="List Number 3"/>
    <w:basedOn w:val="Normale"/>
    <w:rsid w:val="00101F45"/>
    <w:pPr>
      <w:numPr>
        <w:numId w:val="58"/>
      </w:numPr>
    </w:pPr>
  </w:style>
  <w:style w:type="paragraph" w:styleId="Numeroelenco4">
    <w:name w:val="List Number 4"/>
    <w:basedOn w:val="Normale"/>
    <w:uiPriority w:val="99"/>
    <w:rsid w:val="00101F45"/>
    <w:pPr>
      <w:numPr>
        <w:numId w:val="59"/>
      </w:numPr>
    </w:pPr>
  </w:style>
  <w:style w:type="paragraph" w:styleId="Numeroelenco5">
    <w:name w:val="List Number 5"/>
    <w:basedOn w:val="Normale"/>
    <w:uiPriority w:val="99"/>
    <w:unhideWhenUsed/>
    <w:rsid w:val="00101F45"/>
    <w:pPr>
      <w:numPr>
        <w:numId w:val="60"/>
      </w:numPr>
    </w:pPr>
  </w:style>
  <w:style w:type="paragraph" w:styleId="Puntoelenco4">
    <w:name w:val="List Bullet 4"/>
    <w:basedOn w:val="Normale"/>
    <w:rsid w:val="00101F45"/>
    <w:pPr>
      <w:numPr>
        <w:numId w:val="53"/>
      </w:numPr>
    </w:pPr>
  </w:style>
  <w:style w:type="paragraph" w:styleId="Puntoelenco5">
    <w:name w:val="List Bullet 5"/>
    <w:basedOn w:val="Normale"/>
    <w:uiPriority w:val="99"/>
    <w:unhideWhenUsed/>
    <w:rsid w:val="00101F45"/>
    <w:pPr>
      <w:numPr>
        <w:numId w:val="54"/>
      </w:numPr>
    </w:pPr>
  </w:style>
  <w:style w:type="paragraph" w:customStyle="1" w:styleId="MsgTableCaption">
    <w:name w:val="Msg Table Caption"/>
    <w:basedOn w:val="Normale"/>
    <w:uiPriority w:val="99"/>
    <w:rsid w:val="00E46050"/>
    <w:pPr>
      <w:keepNext/>
      <w:spacing w:before="0" w:line="240" w:lineRule="exact"/>
      <w:jc w:val="center"/>
    </w:pPr>
    <w:rPr>
      <w:noProof/>
      <w:kern w:val="20"/>
      <w:sz w:val="20"/>
      <w:u w:val="single"/>
    </w:rPr>
  </w:style>
  <w:style w:type="paragraph" w:customStyle="1" w:styleId="ComponentTableCaption">
    <w:name w:val="Component Table Caption"/>
    <w:basedOn w:val="Normale"/>
    <w:uiPriority w:val="99"/>
    <w:rsid w:val="00E46050"/>
    <w:pPr>
      <w:keepNext/>
      <w:spacing w:before="180" w:after="60" w:line="180" w:lineRule="exact"/>
      <w:jc w:val="center"/>
    </w:pPr>
    <w:rPr>
      <w:rFonts w:ascii="Arial" w:hAnsi="Arial"/>
      <w:kern w:val="16"/>
      <w:sz w:val="20"/>
    </w:rPr>
  </w:style>
  <w:style w:type="paragraph" w:styleId="Elencocontinua4">
    <w:name w:val="List Continue 4"/>
    <w:basedOn w:val="Normale"/>
    <w:uiPriority w:val="99"/>
    <w:unhideWhenUsed/>
    <w:rsid w:val="00101F45"/>
    <w:pPr>
      <w:ind w:left="1440"/>
      <w:contextualSpacing/>
    </w:pPr>
  </w:style>
  <w:style w:type="paragraph" w:customStyle="1" w:styleId="ComponentTableHeader">
    <w:name w:val="Component Table Header"/>
    <w:basedOn w:val="ComponentTableCaption"/>
    <w:uiPriority w:val="99"/>
    <w:rsid w:val="00E46050"/>
    <w:pPr>
      <w:spacing w:before="40" w:after="30"/>
    </w:pPr>
    <w:rPr>
      <w:b/>
      <w:sz w:val="16"/>
    </w:rPr>
  </w:style>
  <w:style w:type="paragraph" w:customStyle="1" w:styleId="Components">
    <w:name w:val="Components"/>
    <w:basedOn w:val="Normale"/>
    <w:uiPriority w:val="99"/>
    <w:rsid w:val="00E46050"/>
    <w:pPr>
      <w:spacing w:after="120" w:line="160" w:lineRule="atLeast"/>
      <w:ind w:left="2160" w:hanging="1080"/>
    </w:pPr>
    <w:rPr>
      <w:rFonts w:ascii="Courier New" w:hAnsi="Courier New"/>
      <w:kern w:val="14"/>
      <w:sz w:val="16"/>
    </w:rPr>
  </w:style>
  <w:style w:type="character" w:customStyle="1" w:styleId="ReferenceAttribute">
    <w:name w:val="Reference Attribute"/>
    <w:uiPriority w:val="99"/>
    <w:rsid w:val="00E46050"/>
    <w:rPr>
      <w:i/>
      <w:color w:val="0000FF"/>
      <w:kern w:val="20"/>
      <w:sz w:val="20"/>
      <w:u w:val="none"/>
      <w:vertAlign w:val="baseline"/>
    </w:rPr>
  </w:style>
  <w:style w:type="character" w:customStyle="1" w:styleId="HyperlinkText">
    <w:name w:val="Hyperlink Text"/>
    <w:uiPriority w:val="99"/>
    <w:rsid w:val="00E46050"/>
    <w:rPr>
      <w:rFonts w:ascii="Times New Roman" w:hAnsi="Times New Roman"/>
      <w:i/>
      <w:color w:val="0000FF"/>
      <w:kern w:val="20"/>
      <w:sz w:val="20"/>
      <w:u w:val="none"/>
    </w:rPr>
  </w:style>
  <w:style w:type="paragraph" w:customStyle="1" w:styleId="Figure">
    <w:name w:val="Figure"/>
    <w:basedOn w:val="Normale"/>
    <w:uiPriority w:val="99"/>
    <w:rsid w:val="00E46050"/>
    <w:pPr>
      <w:spacing w:before="0" w:after="120"/>
      <w:jc w:val="center"/>
    </w:pPr>
    <w:rPr>
      <w:rFonts w:ascii="Antigoni" w:hAnsi="Antigoni"/>
      <w:sz w:val="22"/>
      <w:lang w:val="fr-FR" w:eastAsia="fr-FR"/>
    </w:rPr>
  </w:style>
  <w:style w:type="paragraph" w:styleId="Testocommento">
    <w:name w:val="annotation text"/>
    <w:basedOn w:val="Normale"/>
    <w:link w:val="TestocommentoCarattere"/>
    <w:uiPriority w:val="99"/>
    <w:rsid w:val="00941347"/>
    <w:rPr>
      <w:sz w:val="20"/>
    </w:rPr>
  </w:style>
  <w:style w:type="character" w:customStyle="1" w:styleId="TestocommentoCarattere">
    <w:name w:val="Testo commento Carattere"/>
    <w:basedOn w:val="Carpredefinitoparagrafo"/>
    <w:link w:val="Testocommento"/>
    <w:uiPriority w:val="99"/>
    <w:locked/>
    <w:rsid w:val="001B289C"/>
  </w:style>
  <w:style w:type="paragraph" w:styleId="Elencocontinua5">
    <w:name w:val="List Continue 5"/>
    <w:basedOn w:val="Normale"/>
    <w:uiPriority w:val="99"/>
    <w:unhideWhenUsed/>
    <w:rsid w:val="00101F45"/>
    <w:pPr>
      <w:ind w:left="1800"/>
      <w:contextualSpacing/>
    </w:pPr>
  </w:style>
  <w:style w:type="paragraph" w:styleId="Testonormale">
    <w:name w:val="Plain Text"/>
    <w:basedOn w:val="Normale"/>
    <w:link w:val="TestonormaleCarattere"/>
    <w:rsid w:val="00941347"/>
    <w:rPr>
      <w:rFonts w:ascii="Courier New" w:hAnsi="Courier New" w:cs="Courier New"/>
      <w:sz w:val="20"/>
    </w:rPr>
  </w:style>
  <w:style w:type="character" w:customStyle="1" w:styleId="TestonormaleCarattere">
    <w:name w:val="Testo normale Carattere"/>
    <w:basedOn w:val="Carpredefinitoparagrafo"/>
    <w:link w:val="Testonormale"/>
    <w:uiPriority w:val="99"/>
    <w:rsid w:val="00E46050"/>
    <w:rPr>
      <w:rFonts w:ascii="Courier New" w:hAnsi="Courier New"/>
      <w:lang w:val="en-US" w:eastAsia="en-US"/>
    </w:rPr>
  </w:style>
  <w:style w:type="paragraph" w:styleId="Titoloindicefonti">
    <w:name w:val="toa heading"/>
    <w:basedOn w:val="Normale"/>
    <w:next w:val="Normale"/>
    <w:rsid w:val="00941347"/>
    <w:rPr>
      <w:rFonts w:ascii="Arial" w:hAnsi="Arial" w:cs="Arial"/>
      <w:b/>
      <w:bCs/>
      <w:szCs w:val="24"/>
    </w:rPr>
  </w:style>
  <w:style w:type="paragraph" w:customStyle="1" w:styleId="TableHeading">
    <w:name w:val="Table Heading"/>
    <w:basedOn w:val="TableContents"/>
    <w:uiPriority w:val="99"/>
    <w:rsid w:val="00E46050"/>
    <w:pPr>
      <w:suppressAutoHyphens/>
      <w:jc w:val="center"/>
    </w:pPr>
    <w:rPr>
      <w:b/>
      <w:bCs/>
      <w:lang w:eastAsia="ar-SA"/>
    </w:rPr>
  </w:style>
  <w:style w:type="paragraph" w:styleId="Rientrocorpodeltesto">
    <w:name w:val="Body Text Indent"/>
    <w:basedOn w:val="Corpotesto"/>
    <w:link w:val="RientrocorpodeltestoCarattere"/>
    <w:rsid w:val="00941347"/>
    <w:pPr>
      <w:ind w:left="360"/>
    </w:pPr>
  </w:style>
  <w:style w:type="character" w:customStyle="1" w:styleId="RientrocorpodeltestoCarattere">
    <w:name w:val="Rientro corpo del testo Carattere"/>
    <w:basedOn w:val="Carpredefinitoparagrafo"/>
    <w:link w:val="Rientrocorpodeltesto"/>
    <w:locked/>
    <w:rsid w:val="001B289C"/>
    <w:rPr>
      <w:sz w:val="24"/>
    </w:rPr>
  </w:style>
  <w:style w:type="paragraph" w:customStyle="1" w:styleId="StyleBodyTextItalicRedBoxSinglesolidlineAuto05">
    <w:name w:val="Style Body Text + Italic Red Box: (Single solid line Auto  0.5 ..."/>
    <w:basedOn w:val="Corpotesto"/>
    <w:uiPriority w:val="99"/>
    <w:rsid w:val="00E46050"/>
    <w:pPr>
      <w:pBdr>
        <w:top w:val="single" w:sz="4" w:space="1" w:color="auto"/>
        <w:left w:val="single" w:sz="4" w:space="4" w:color="auto"/>
        <w:bottom w:val="single" w:sz="4" w:space="1" w:color="auto"/>
        <w:right w:val="single" w:sz="4" w:space="4" w:color="auto"/>
      </w:pBdr>
    </w:pPr>
    <w:rPr>
      <w:i/>
      <w:iCs/>
    </w:rPr>
  </w:style>
  <w:style w:type="paragraph" w:styleId="Soggettocommento">
    <w:name w:val="annotation subject"/>
    <w:basedOn w:val="Testocommento"/>
    <w:next w:val="Testocommento"/>
    <w:link w:val="SoggettocommentoCarattere"/>
    <w:rsid w:val="00E46050"/>
    <w:rPr>
      <w:b/>
      <w:bCs/>
    </w:rPr>
  </w:style>
  <w:style w:type="character" w:customStyle="1" w:styleId="SoggettocommentoCarattere">
    <w:name w:val="Soggetto commento Carattere"/>
    <w:basedOn w:val="TestocommentoCarattere"/>
    <w:link w:val="Soggettocommento"/>
    <w:rsid w:val="001D44EF"/>
    <w:rPr>
      <w:b/>
      <w:bCs/>
      <w:sz w:val="20"/>
      <w:szCs w:val="20"/>
    </w:rPr>
  </w:style>
  <w:style w:type="character" w:styleId="MacchinadascrivereHTML">
    <w:name w:val="HTML Typewriter"/>
    <w:basedOn w:val="Carpredefinitoparagrafo"/>
    <w:uiPriority w:val="99"/>
    <w:rsid w:val="00E46050"/>
    <w:rPr>
      <w:rFonts w:ascii="Arial Unicode MS" w:eastAsia="Times New Roman" w:hAnsi="Arial Unicode MS" w:cs="Times New Roman"/>
      <w:sz w:val="20"/>
    </w:rPr>
  </w:style>
  <w:style w:type="character" w:styleId="Enfasigrassetto">
    <w:name w:val="Strong"/>
    <w:basedOn w:val="Carpredefinitoparagrafo"/>
    <w:uiPriority w:val="99"/>
    <w:qFormat/>
    <w:rsid w:val="00E46050"/>
    <w:rPr>
      <w:rFonts w:cs="Times New Roman"/>
      <w:b/>
    </w:rPr>
  </w:style>
  <w:style w:type="character" w:customStyle="1" w:styleId="BodyTextCharChar">
    <w:name w:val="Body Text Char Char"/>
    <w:uiPriority w:val="99"/>
    <w:rsid w:val="00941347"/>
    <w:rPr>
      <w:noProof/>
      <w:sz w:val="24"/>
      <w:lang w:val="en-US" w:eastAsia="en-US"/>
    </w:rPr>
  </w:style>
  <w:style w:type="paragraph" w:customStyle="1" w:styleId="AppendixHeading4">
    <w:name w:val="Appendix Heading 4"/>
    <w:basedOn w:val="AppendixHeading3"/>
    <w:next w:val="Corpotesto"/>
    <w:uiPriority w:val="99"/>
    <w:rsid w:val="00E46050"/>
    <w:pPr>
      <w:numPr>
        <w:ilvl w:val="0"/>
        <w:numId w:val="0"/>
      </w:numPr>
    </w:pPr>
  </w:style>
  <w:style w:type="paragraph" w:customStyle="1" w:styleId="AppendixHeading5">
    <w:name w:val="Appendix Heading 5"/>
    <w:basedOn w:val="AppendixHeading4"/>
    <w:next w:val="Corpotesto"/>
    <w:uiPriority w:val="99"/>
    <w:rsid w:val="00E46050"/>
    <w:pPr>
      <w:keepNext/>
      <w:tabs>
        <w:tab w:val="num" w:pos="1008"/>
      </w:tabs>
    </w:pPr>
  </w:style>
  <w:style w:type="paragraph" w:customStyle="1" w:styleId="Constraint">
    <w:name w:val="Constraint"/>
    <w:basedOn w:val="Normale"/>
    <w:uiPriority w:val="99"/>
    <w:rsid w:val="00E46050"/>
    <w:pPr>
      <w:numPr>
        <w:numId w:val="5"/>
      </w:numPr>
      <w:tabs>
        <w:tab w:val="clear" w:pos="1800"/>
        <w:tab w:val="num" w:pos="1980"/>
      </w:tabs>
      <w:spacing w:line="300" w:lineRule="atLeast"/>
      <w:ind w:left="1980" w:hanging="1260"/>
    </w:pPr>
    <w:rPr>
      <w:rFonts w:ascii="Arial" w:hAnsi="Arial"/>
      <w:sz w:val="20"/>
    </w:rPr>
  </w:style>
  <w:style w:type="character" w:customStyle="1" w:styleId="CharChar">
    <w:name w:val="Char Char"/>
    <w:uiPriority w:val="99"/>
    <w:rsid w:val="00E46050"/>
    <w:rPr>
      <w:noProof/>
      <w:sz w:val="24"/>
      <w:lang w:val="en-US" w:eastAsia="en-US"/>
    </w:rPr>
  </w:style>
  <w:style w:type="paragraph" w:customStyle="1" w:styleId="StyleHeading1l1NotBold">
    <w:name w:val="Style Heading 1l1 + Not Bold"/>
    <w:basedOn w:val="Titolo1"/>
    <w:uiPriority w:val="99"/>
    <w:rsid w:val="00E46050"/>
  </w:style>
  <w:style w:type="character" w:customStyle="1" w:styleId="BodyTextCharChar2">
    <w:name w:val="Body Text Char Char2"/>
    <w:aliases w:val="Body Text Char Char Char Char1"/>
    <w:uiPriority w:val="99"/>
    <w:rsid w:val="00E46050"/>
    <w:rPr>
      <w:noProof/>
      <w:sz w:val="24"/>
      <w:lang w:val="en-US" w:eastAsia="en-US"/>
    </w:rPr>
  </w:style>
  <w:style w:type="paragraph" w:customStyle="1" w:styleId="XMLFragment">
    <w:name w:val="XML Fragment"/>
    <w:basedOn w:val="Testonormale"/>
    <w:rsid w:val="00904331"/>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8"/>
    </w:rPr>
  </w:style>
  <w:style w:type="paragraph" w:styleId="Corpodeltesto2">
    <w:name w:val="Body Text 2"/>
    <w:basedOn w:val="Normale"/>
    <w:link w:val="Corpodeltesto2Carattere"/>
    <w:rsid w:val="00941347"/>
    <w:pPr>
      <w:spacing w:after="120" w:line="480" w:lineRule="auto"/>
    </w:pPr>
  </w:style>
  <w:style w:type="character" w:customStyle="1" w:styleId="Corpodeltesto2Carattere">
    <w:name w:val="Corpo del testo 2 Carattere"/>
    <w:basedOn w:val="Carpredefinitoparagrafo"/>
    <w:link w:val="Corpodeltesto2"/>
    <w:uiPriority w:val="99"/>
    <w:semiHidden/>
    <w:rsid w:val="001D44EF"/>
    <w:rPr>
      <w:sz w:val="24"/>
      <w:szCs w:val="20"/>
    </w:rPr>
  </w:style>
  <w:style w:type="character" w:customStyle="1" w:styleId="item1">
    <w:name w:val="item1"/>
    <w:uiPriority w:val="99"/>
    <w:rsid w:val="00E46050"/>
    <w:rPr>
      <w:sz w:val="22"/>
    </w:rPr>
  </w:style>
  <w:style w:type="paragraph" w:styleId="Rientrocorpodeltesto2">
    <w:name w:val="Body Text Indent 2"/>
    <w:basedOn w:val="Normale"/>
    <w:link w:val="Rientrocorpodeltesto2Carattere"/>
    <w:rsid w:val="00941347"/>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rsid w:val="001D44EF"/>
    <w:rPr>
      <w:sz w:val="24"/>
      <w:szCs w:val="20"/>
    </w:rPr>
  </w:style>
  <w:style w:type="paragraph" w:customStyle="1" w:styleId="PartTitle">
    <w:name w:val="Part Title"/>
    <w:basedOn w:val="Titolo"/>
    <w:next w:val="Corpotesto"/>
    <w:rsid w:val="00941347"/>
    <w:pPr>
      <w:keepNext/>
      <w:pageBreakBefore/>
    </w:pPr>
  </w:style>
  <w:style w:type="paragraph" w:customStyle="1" w:styleId="body">
    <w:name w:val="body"/>
    <w:basedOn w:val="Normale"/>
    <w:autoRedefine/>
    <w:uiPriority w:val="99"/>
    <w:rsid w:val="000D586E"/>
  </w:style>
  <w:style w:type="paragraph" w:customStyle="1" w:styleId="Rvision1">
    <w:name w:val="Révision1"/>
    <w:hidden/>
    <w:uiPriority w:val="99"/>
    <w:semiHidden/>
    <w:rsid w:val="004C4AB9"/>
    <w:rPr>
      <w:sz w:val="24"/>
      <w:szCs w:val="20"/>
    </w:rPr>
  </w:style>
  <w:style w:type="paragraph" w:styleId="Testodelblocco">
    <w:name w:val="Block Text"/>
    <w:basedOn w:val="Normale"/>
    <w:rsid w:val="00A90064"/>
    <w:pPr>
      <w:spacing w:after="120"/>
      <w:ind w:left="1440" w:right="1440"/>
    </w:pPr>
  </w:style>
  <w:style w:type="paragraph" w:styleId="Primorientrocorpodeltesto">
    <w:name w:val="Body Text First Indent"/>
    <w:basedOn w:val="Corpotesto"/>
    <w:link w:val="PrimorientrocorpodeltestoCarattere"/>
    <w:rsid w:val="00A90064"/>
    <w:pPr>
      <w:ind w:firstLine="210"/>
    </w:pPr>
  </w:style>
  <w:style w:type="character" w:customStyle="1" w:styleId="PrimorientrocorpodeltestoCarattere">
    <w:name w:val="Primo rientro corpo del testo Carattere"/>
    <w:basedOn w:val="CorpotestoCarattere"/>
    <w:link w:val="Primorientrocorpodeltesto"/>
    <w:rsid w:val="001D44EF"/>
    <w:rPr>
      <w:sz w:val="24"/>
      <w:szCs w:val="20"/>
    </w:rPr>
  </w:style>
  <w:style w:type="character" w:customStyle="1" w:styleId="bodyChar">
    <w:name w:val="body Char"/>
    <w:uiPriority w:val="99"/>
    <w:rsid w:val="00A90064"/>
    <w:rPr>
      <w:b/>
      <w:sz w:val="24"/>
      <w:lang w:val="en-US" w:eastAsia="en-US"/>
    </w:rPr>
  </w:style>
  <w:style w:type="paragraph" w:styleId="Data">
    <w:name w:val="Date"/>
    <w:basedOn w:val="Normale"/>
    <w:next w:val="Normale"/>
    <w:link w:val="DataCarattere"/>
    <w:rsid w:val="00A90064"/>
  </w:style>
  <w:style w:type="character" w:customStyle="1" w:styleId="DataCarattere">
    <w:name w:val="Data Carattere"/>
    <w:basedOn w:val="Carpredefinitoparagrafo"/>
    <w:link w:val="Data"/>
    <w:rsid w:val="001D44EF"/>
    <w:rPr>
      <w:sz w:val="24"/>
      <w:szCs w:val="20"/>
    </w:rPr>
  </w:style>
  <w:style w:type="paragraph" w:styleId="Primorientrocorpodeltesto2">
    <w:name w:val="Body Text First Indent 2"/>
    <w:basedOn w:val="Rientrocorpodeltesto"/>
    <w:link w:val="Primorientrocorpodeltesto2Carattere"/>
    <w:rsid w:val="00A90064"/>
    <w:pPr>
      <w:spacing w:after="120"/>
      <w:ind w:left="283" w:firstLine="210"/>
    </w:pPr>
  </w:style>
  <w:style w:type="character" w:customStyle="1" w:styleId="Primorientrocorpodeltesto2Carattere">
    <w:name w:val="Primo rientro corpo del testo 2 Carattere"/>
    <w:basedOn w:val="RientrocorpodeltestoCarattere"/>
    <w:link w:val="Primorientrocorpodeltesto2"/>
    <w:rsid w:val="001D44EF"/>
    <w:rPr>
      <w:sz w:val="24"/>
      <w:szCs w:val="20"/>
    </w:rPr>
  </w:style>
  <w:style w:type="character" w:customStyle="1" w:styleId="CharChar4">
    <w:name w:val="Char Char4"/>
    <w:uiPriority w:val="99"/>
    <w:rsid w:val="00A90064"/>
    <w:rPr>
      <w:noProof/>
      <w:sz w:val="24"/>
      <w:lang w:val="en-US" w:eastAsia="en-US"/>
    </w:rPr>
  </w:style>
  <w:style w:type="paragraph" w:customStyle="1" w:styleId="hypertext">
    <w:name w:val="hypertext"/>
    <w:basedOn w:val="Normale"/>
    <w:uiPriority w:val="99"/>
    <w:rsid w:val="00A90064"/>
    <w:pPr>
      <w:pBdr>
        <w:top w:val="single" w:sz="18" w:space="2" w:color="0000FF"/>
        <w:left w:val="single" w:sz="18" w:space="2" w:color="0000FF"/>
        <w:bottom w:val="single" w:sz="18" w:space="2" w:color="0000FF"/>
        <w:right w:val="single" w:sz="18" w:space="2" w:color="0000FF"/>
      </w:pBdr>
      <w:shd w:val="clear" w:color="auto" w:fill="FFFFFF"/>
      <w:spacing w:before="100" w:beforeAutospacing="1" w:after="100" w:afterAutospacing="1" w:line="260" w:lineRule="atLeast"/>
    </w:pPr>
    <w:rPr>
      <w:rFonts w:ascii="Helvetica" w:hAnsi="Helvetica"/>
      <w:color w:val="0000FF"/>
      <w:sz w:val="20"/>
    </w:rPr>
  </w:style>
  <w:style w:type="paragraph" w:customStyle="1" w:styleId="bullet1">
    <w:name w:val="bullet 1"/>
    <w:basedOn w:val="Normale"/>
    <w:uiPriority w:val="99"/>
    <w:rsid w:val="00A90064"/>
    <w:pPr>
      <w:numPr>
        <w:numId w:val="13"/>
      </w:numPr>
      <w:tabs>
        <w:tab w:val="left" w:pos="720"/>
      </w:tabs>
      <w:spacing w:before="0" w:after="200"/>
    </w:pPr>
    <w:rPr>
      <w:rFonts w:ascii="Arial" w:hAnsi="Arial"/>
      <w:noProof/>
      <w:sz w:val="20"/>
    </w:rPr>
  </w:style>
  <w:style w:type="paragraph" w:styleId="Formuladiapertura">
    <w:name w:val="Salutation"/>
    <w:basedOn w:val="Normale"/>
    <w:next w:val="Normale"/>
    <w:link w:val="FormuladiaperturaCarattere"/>
    <w:rsid w:val="00A90064"/>
  </w:style>
  <w:style w:type="character" w:customStyle="1" w:styleId="FormuladiaperturaCarattere">
    <w:name w:val="Formula di apertura Carattere"/>
    <w:basedOn w:val="Carpredefinitoparagrafo"/>
    <w:link w:val="Formuladiapertura"/>
    <w:rsid w:val="001D44EF"/>
    <w:rPr>
      <w:sz w:val="24"/>
      <w:szCs w:val="20"/>
    </w:rPr>
  </w:style>
  <w:style w:type="paragraph" w:styleId="PreformattatoHTML">
    <w:name w:val="HTML Preformatted"/>
    <w:basedOn w:val="Normale"/>
    <w:link w:val="PreformattatoHTMLCarattere"/>
    <w:rsid w:val="00A9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rPr>
  </w:style>
  <w:style w:type="character" w:customStyle="1" w:styleId="PreformattatoHTMLCarattere">
    <w:name w:val="Preformattato HTML Carattere"/>
    <w:basedOn w:val="Carpredefinitoparagrafo"/>
    <w:link w:val="PreformattatoHTML"/>
    <w:rsid w:val="001D44EF"/>
    <w:rPr>
      <w:rFonts w:ascii="Courier New" w:hAnsi="Courier New" w:cs="Courier New"/>
      <w:sz w:val="20"/>
      <w:szCs w:val="20"/>
    </w:rPr>
  </w:style>
  <w:style w:type="paragraph" w:customStyle="1" w:styleId="List1">
    <w:name w:val="List 1"/>
    <w:basedOn w:val="Elenco"/>
    <w:link w:val="List1Char"/>
    <w:qFormat/>
    <w:rsid w:val="00101F45"/>
  </w:style>
  <w:style w:type="character" w:customStyle="1" w:styleId="List1Char">
    <w:name w:val="List 1 Char"/>
    <w:link w:val="List1"/>
    <w:locked/>
    <w:rsid w:val="00101F45"/>
    <w:rPr>
      <w:sz w:val="24"/>
      <w:szCs w:val="20"/>
    </w:rPr>
  </w:style>
  <w:style w:type="character" w:customStyle="1" w:styleId="InsertText">
    <w:name w:val="Insert Text"/>
    <w:rsid w:val="00A90064"/>
    <w:rPr>
      <w:b/>
      <w:u w:val="single"/>
      <w:vertAlign w:val="baseline"/>
    </w:rPr>
  </w:style>
  <w:style w:type="character" w:customStyle="1" w:styleId="DeleteText">
    <w:name w:val="Delete Text"/>
    <w:rsid w:val="00A90064"/>
    <w:rPr>
      <w:b/>
      <w:strike/>
      <w:vertAlign w:val="baseline"/>
    </w:rPr>
  </w:style>
  <w:style w:type="table" w:styleId="Grigliatabella">
    <w:name w:val="Table Grid"/>
    <w:basedOn w:val="Tabellanormale"/>
    <w:rsid w:val="00971004"/>
    <w:pPr>
      <w:spacing w:before="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971004"/>
    <w:rPr>
      <w:sz w:val="24"/>
      <w:szCs w:val="20"/>
    </w:rPr>
  </w:style>
  <w:style w:type="paragraph" w:customStyle="1" w:styleId="NumberList">
    <w:name w:val="Number List"/>
    <w:basedOn w:val="Normale"/>
    <w:uiPriority w:val="99"/>
    <w:rsid w:val="00E13968"/>
    <w:pPr>
      <w:spacing w:before="0" w:after="60"/>
      <w:ind w:left="360" w:hanging="360"/>
    </w:pPr>
  </w:style>
  <w:style w:type="paragraph" w:customStyle="1" w:styleId="DefaultParagraphFontCharCharChar">
    <w:name w:val="Default Paragraph Font Char Char Char"/>
    <w:aliases w:val="Default Paragraph Font Para Char1 Char Char Char Char Char Char Char Char"/>
    <w:basedOn w:val="Normale"/>
    <w:uiPriority w:val="99"/>
    <w:rsid w:val="00E13968"/>
    <w:pPr>
      <w:spacing w:before="0" w:after="160" w:line="240" w:lineRule="exact"/>
    </w:pPr>
    <w:rPr>
      <w:rFonts w:ascii="Verdana" w:hAnsi="Verdana"/>
    </w:rPr>
  </w:style>
  <w:style w:type="paragraph" w:customStyle="1" w:styleId="TOCHeading1">
    <w:name w:val="TOC Heading1"/>
    <w:basedOn w:val="Titolo1"/>
    <w:next w:val="Normale"/>
    <w:uiPriority w:val="99"/>
    <w:rsid w:val="00E13968"/>
    <w:pPr>
      <w:keepLines/>
      <w:pageBreakBefore w:val="0"/>
      <w:tabs>
        <w:tab w:val="clear" w:pos="432"/>
      </w:tabs>
      <w:spacing w:before="480" w:after="0" w:line="276" w:lineRule="auto"/>
      <w:ind w:left="0" w:firstLine="0"/>
      <w:outlineLvl w:val="9"/>
    </w:pPr>
    <w:rPr>
      <w:rFonts w:ascii="Cambria" w:hAnsi="Cambria"/>
      <w:bCs/>
      <w:noProof w:val="0"/>
      <w:color w:val="365F91"/>
      <w:kern w:val="0"/>
      <w:szCs w:val="28"/>
    </w:rPr>
  </w:style>
  <w:style w:type="character" w:customStyle="1" w:styleId="CharChar3">
    <w:name w:val="Char Char3"/>
    <w:uiPriority w:val="99"/>
    <w:rsid w:val="00E13968"/>
    <w:rPr>
      <w:noProof/>
      <w:sz w:val="24"/>
      <w:lang w:val="en-US" w:eastAsia="en-US"/>
    </w:rPr>
  </w:style>
  <w:style w:type="character" w:customStyle="1" w:styleId="XML">
    <w:name w:val="XML"/>
    <w:uiPriority w:val="99"/>
    <w:rsid w:val="00E13968"/>
    <w:rPr>
      <w:rFonts w:ascii="Courier New" w:hAnsi="Courier New"/>
      <w:b/>
      <w:noProof/>
    </w:rPr>
  </w:style>
  <w:style w:type="paragraph" w:customStyle="1" w:styleId="ColorfulShading-Accent12">
    <w:name w:val="Colorful Shading - Accent 12"/>
    <w:hidden/>
    <w:uiPriority w:val="99"/>
    <w:rsid w:val="00096FCE"/>
    <w:rPr>
      <w:sz w:val="24"/>
      <w:szCs w:val="20"/>
    </w:rPr>
  </w:style>
  <w:style w:type="character" w:customStyle="1" w:styleId="stdtitle">
    <w:name w:val="std_title"/>
    <w:basedOn w:val="Carpredefinitoparagrafo"/>
    <w:uiPriority w:val="99"/>
    <w:rsid w:val="0055376D"/>
    <w:rPr>
      <w:rFonts w:cs="Times New Roman"/>
    </w:rPr>
  </w:style>
  <w:style w:type="paragraph" w:customStyle="1" w:styleId="StylePlainText8ptBoxSinglesolidlineAuto05ptLin">
    <w:name w:val="Style Plain Text + 8 pt Box: (Single solid line Auto  0.5 pt Lin..."/>
    <w:basedOn w:val="Testonormale"/>
    <w:uiPriority w:val="99"/>
    <w:rsid w:val="00E244B0"/>
    <w:pPr>
      <w:pBdr>
        <w:top w:val="single" w:sz="4" w:space="1" w:color="auto"/>
        <w:left w:val="single" w:sz="4" w:space="4" w:color="auto"/>
        <w:bottom w:val="single" w:sz="4" w:space="1" w:color="auto"/>
        <w:right w:val="single" w:sz="4" w:space="4" w:color="auto"/>
      </w:pBdr>
      <w:spacing w:before="60"/>
    </w:pPr>
    <w:rPr>
      <w:rFonts w:cs="Times New Roman"/>
      <w:sz w:val="16"/>
    </w:rPr>
  </w:style>
  <w:style w:type="paragraph" w:styleId="Elenco4">
    <w:name w:val="List 4"/>
    <w:basedOn w:val="Normale"/>
    <w:uiPriority w:val="99"/>
    <w:unhideWhenUsed/>
    <w:rsid w:val="00101F45"/>
    <w:pPr>
      <w:ind w:left="1800" w:hanging="360"/>
    </w:pPr>
  </w:style>
  <w:style w:type="paragraph" w:styleId="Elenco5">
    <w:name w:val="List 5"/>
    <w:basedOn w:val="Normale"/>
    <w:link w:val="Elenco5Carattere"/>
    <w:rsid w:val="00101F45"/>
    <w:pPr>
      <w:ind w:left="1800" w:hanging="360"/>
    </w:pPr>
  </w:style>
  <w:style w:type="character" w:customStyle="1" w:styleId="Elenco5Carattere">
    <w:name w:val="Elenco 5 Carattere"/>
    <w:link w:val="Elenco5"/>
    <w:locked/>
    <w:rsid w:val="00101F45"/>
    <w:rPr>
      <w:sz w:val="24"/>
      <w:szCs w:val="20"/>
    </w:rPr>
  </w:style>
  <w:style w:type="paragraph" w:customStyle="1" w:styleId="ListBullet10">
    <w:name w:val="List Bullet 1"/>
    <w:basedOn w:val="Puntoelenco"/>
    <w:link w:val="ListBullet1Char"/>
    <w:qFormat/>
    <w:rsid w:val="00101F45"/>
  </w:style>
  <w:style w:type="character" w:customStyle="1" w:styleId="ListBullet1Char">
    <w:name w:val="List Bullet 1 Char"/>
    <w:link w:val="ListBullet10"/>
    <w:locked/>
    <w:rsid w:val="00101F45"/>
    <w:rPr>
      <w:sz w:val="24"/>
      <w:szCs w:val="20"/>
    </w:rPr>
  </w:style>
  <w:style w:type="paragraph" w:customStyle="1" w:styleId="ListContinue10">
    <w:name w:val="List Continue 1"/>
    <w:basedOn w:val="Elencocontinua"/>
    <w:link w:val="ListContinue1Char"/>
    <w:qFormat/>
    <w:rsid w:val="00101F45"/>
  </w:style>
  <w:style w:type="character" w:customStyle="1" w:styleId="ListContinue1Char">
    <w:name w:val="List Continue 1 Char"/>
    <w:link w:val="ListContinue10"/>
    <w:locked/>
    <w:rsid w:val="00101F45"/>
    <w:rPr>
      <w:sz w:val="24"/>
      <w:szCs w:val="20"/>
    </w:rPr>
  </w:style>
  <w:style w:type="paragraph" w:customStyle="1" w:styleId="ListNumber10">
    <w:name w:val="List Number 1"/>
    <w:basedOn w:val="Numeroelenco"/>
    <w:link w:val="ListNumber1Char"/>
    <w:qFormat/>
    <w:rsid w:val="00101F45"/>
    <w:pPr>
      <w:contextualSpacing w:val="0"/>
    </w:pPr>
  </w:style>
  <w:style w:type="character" w:customStyle="1" w:styleId="ListNumber1Char">
    <w:name w:val="List Number 1 Char"/>
    <w:link w:val="ListNumber10"/>
    <w:locked/>
    <w:rsid w:val="00101F45"/>
    <w:rPr>
      <w:sz w:val="24"/>
      <w:szCs w:val="20"/>
    </w:rPr>
  </w:style>
  <w:style w:type="character" w:customStyle="1" w:styleId="CharChar2">
    <w:name w:val="Char Char2"/>
    <w:uiPriority w:val="99"/>
    <w:rsid w:val="001B289C"/>
    <w:rPr>
      <w:noProof/>
      <w:sz w:val="24"/>
      <w:lang w:val="en-US" w:eastAsia="en-US"/>
    </w:rPr>
  </w:style>
  <w:style w:type="paragraph" w:styleId="Revisione">
    <w:name w:val="Revision"/>
    <w:hidden/>
    <w:uiPriority w:val="99"/>
    <w:rsid w:val="00FC2358"/>
    <w:rPr>
      <w:sz w:val="24"/>
      <w:szCs w:val="20"/>
    </w:rPr>
  </w:style>
  <w:style w:type="paragraph" w:styleId="Titolosommario">
    <w:name w:val="TOC Heading"/>
    <w:basedOn w:val="Titolo1"/>
    <w:next w:val="Normale"/>
    <w:uiPriority w:val="39"/>
    <w:qFormat/>
    <w:rsid w:val="002C19D2"/>
    <w:pPr>
      <w:keepLines/>
      <w:pageBreakBefore w:val="0"/>
      <w:tabs>
        <w:tab w:val="clear" w:pos="432"/>
      </w:tabs>
      <w:spacing w:before="480" w:after="0" w:line="276" w:lineRule="auto"/>
      <w:ind w:left="0" w:firstLine="0"/>
      <w:outlineLvl w:val="9"/>
    </w:pPr>
    <w:rPr>
      <w:rFonts w:ascii="Cambria" w:eastAsia="MS Gothic" w:hAnsi="Cambria"/>
      <w:bCs/>
      <w:noProof w:val="0"/>
      <w:color w:val="365F91"/>
      <w:kern w:val="0"/>
      <w:szCs w:val="28"/>
      <w:lang w:eastAsia="ja-JP"/>
    </w:rPr>
  </w:style>
  <w:style w:type="paragraph" w:customStyle="1" w:styleId="HL7TableBody">
    <w:name w:val="HL7 Table Body"/>
    <w:basedOn w:val="Normale"/>
    <w:uiPriority w:val="99"/>
    <w:rsid w:val="007675EE"/>
    <w:pPr>
      <w:spacing w:before="20" w:after="120"/>
    </w:pPr>
    <w:rPr>
      <w:rFonts w:ascii="Arial" w:hAnsi="Arial"/>
      <w:kern w:val="1"/>
      <w:sz w:val="16"/>
    </w:rPr>
  </w:style>
  <w:style w:type="paragraph" w:customStyle="1" w:styleId="UserTableCaption">
    <w:name w:val="User Table Caption"/>
    <w:basedOn w:val="Normale"/>
    <w:next w:val="UserTableHeader"/>
    <w:uiPriority w:val="99"/>
    <w:rsid w:val="007675EE"/>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7675EE"/>
    <w:pPr>
      <w:keepNext/>
      <w:spacing w:before="40" w:after="20"/>
    </w:pPr>
    <w:rPr>
      <w:b/>
    </w:rPr>
  </w:style>
  <w:style w:type="paragraph" w:customStyle="1" w:styleId="UserTableBody">
    <w:name w:val="User Table Body"/>
    <w:basedOn w:val="Normale"/>
    <w:uiPriority w:val="99"/>
    <w:rsid w:val="007675EE"/>
    <w:pPr>
      <w:widowControl w:val="0"/>
      <w:spacing w:before="20" w:after="10"/>
    </w:pPr>
    <w:rPr>
      <w:rFonts w:ascii="Arial" w:hAnsi="Arial"/>
      <w:kern w:val="20"/>
      <w:sz w:val="16"/>
    </w:rPr>
  </w:style>
  <w:style w:type="character" w:customStyle="1" w:styleId="CharChar1">
    <w:name w:val="Char Char1"/>
    <w:uiPriority w:val="99"/>
    <w:rsid w:val="007675EE"/>
    <w:rPr>
      <w:noProof/>
      <w:sz w:val="24"/>
      <w:lang w:val="en-US" w:eastAsia="en-US"/>
    </w:rPr>
  </w:style>
  <w:style w:type="character" w:customStyle="1" w:styleId="NoteChar">
    <w:name w:val="Note Char"/>
    <w:link w:val="Note"/>
    <w:rsid w:val="00B40E30"/>
    <w:rPr>
      <w:sz w:val="18"/>
      <w:szCs w:val="20"/>
    </w:rPr>
  </w:style>
  <w:style w:type="character" w:styleId="CodiceHTML">
    <w:name w:val="HTML Code"/>
    <w:basedOn w:val="Carpredefinitoparagrafo"/>
    <w:uiPriority w:val="99"/>
    <w:semiHidden/>
    <w:unhideWhenUsed/>
    <w:locked/>
    <w:rsid w:val="00B40E30"/>
    <w:rPr>
      <w:rFonts w:ascii="Courier" w:eastAsiaTheme="minorHAnsi" w:hAnsi="Courier" w:cs="Courier"/>
      <w:sz w:val="20"/>
      <w:szCs w:val="20"/>
    </w:rPr>
  </w:style>
  <w:style w:type="character" w:customStyle="1" w:styleId="NumeroelencoCarattere">
    <w:name w:val="Numero elenco Carattere"/>
    <w:basedOn w:val="CorpotestoCarattere"/>
    <w:link w:val="Numeroelenco"/>
    <w:uiPriority w:val="99"/>
    <w:rsid w:val="006E7B7A"/>
    <w:rPr>
      <w:sz w:val="24"/>
      <w:szCs w:val="20"/>
    </w:rPr>
  </w:style>
  <w:style w:type="paragraph" w:customStyle="1" w:styleId="Contenuducadre">
    <w:name w:val="Contenu du cadre"/>
    <w:basedOn w:val="Corpotesto"/>
    <w:rsid w:val="006E7B7A"/>
    <w:rPr>
      <w:noProof/>
    </w:rPr>
  </w:style>
  <w:style w:type="paragraph" w:customStyle="1" w:styleId="AuthorInstructions">
    <w:name w:val="Author Instructions"/>
    <w:basedOn w:val="Corpotesto"/>
    <w:link w:val="AuthorInstructionsChar"/>
    <w:qFormat/>
    <w:rsid w:val="006E7B7A"/>
    <w:rPr>
      <w:i/>
    </w:rPr>
  </w:style>
  <w:style w:type="character" w:customStyle="1" w:styleId="AuthorInstructionsChar">
    <w:name w:val="Author Instructions Char"/>
    <w:link w:val="AuthorInstructions"/>
    <w:rsid w:val="006E7B7A"/>
    <w:rPr>
      <w:i/>
      <w:sz w:val="24"/>
      <w:szCs w:val="20"/>
    </w:rPr>
  </w:style>
  <w:style w:type="paragraph" w:styleId="Paragrafoelenco">
    <w:name w:val="List Paragraph"/>
    <w:basedOn w:val="Normale"/>
    <w:uiPriority w:val="34"/>
    <w:qFormat/>
    <w:rsid w:val="00101F45"/>
    <w:pPr>
      <w:ind w:left="720"/>
    </w:pPr>
  </w:style>
  <w:style w:type="character" w:styleId="CitazioneHTML">
    <w:name w:val="HTML Cite"/>
    <w:basedOn w:val="Carpredefinitoparagrafo"/>
    <w:locked/>
    <w:rsid w:val="006E7B7A"/>
    <w:rPr>
      <w:i/>
      <w:iCs/>
    </w:rPr>
  </w:style>
  <w:style w:type="character" w:styleId="TastieraHTML">
    <w:name w:val="HTML Keyboard"/>
    <w:basedOn w:val="Carpredefinitoparagrafo"/>
    <w:locked/>
    <w:rsid w:val="006E7B7A"/>
    <w:rPr>
      <w:rFonts w:ascii="Courier" w:hAnsi="Courier"/>
      <w:sz w:val="20"/>
      <w:szCs w:val="20"/>
    </w:rPr>
  </w:style>
  <w:style w:type="paragraph" w:styleId="Bibliografia">
    <w:name w:val="Bibliography"/>
    <w:basedOn w:val="Normale"/>
    <w:next w:val="Normale"/>
    <w:uiPriority w:val="37"/>
    <w:unhideWhenUsed/>
    <w:rsid w:val="006E7B7A"/>
  </w:style>
  <w:style w:type="paragraph" w:styleId="Corpodeltesto3">
    <w:name w:val="Body Text 3"/>
    <w:basedOn w:val="Normale"/>
    <w:link w:val="Corpodeltesto3Carattere"/>
    <w:locked/>
    <w:rsid w:val="006E7B7A"/>
    <w:pPr>
      <w:spacing w:after="120"/>
    </w:pPr>
    <w:rPr>
      <w:sz w:val="16"/>
      <w:szCs w:val="16"/>
    </w:rPr>
  </w:style>
  <w:style w:type="character" w:customStyle="1" w:styleId="Corpodeltesto3Carattere">
    <w:name w:val="Corpo del testo 3 Carattere"/>
    <w:basedOn w:val="Carpredefinitoparagrafo"/>
    <w:link w:val="Corpodeltesto3"/>
    <w:rsid w:val="006E7B7A"/>
    <w:rPr>
      <w:sz w:val="16"/>
      <w:szCs w:val="16"/>
    </w:rPr>
  </w:style>
  <w:style w:type="character" w:customStyle="1" w:styleId="keyword">
    <w:name w:val="keyword"/>
    <w:rsid w:val="006E7B7A"/>
    <w:rPr>
      <w:rFonts w:ascii="Bookman Old Style" w:hAnsi="Bookman Old Style"/>
      <w:b/>
      <w:caps/>
      <w:sz w:val="16"/>
    </w:rPr>
  </w:style>
  <w:style w:type="paragraph" w:styleId="Rientrocorpodeltesto3">
    <w:name w:val="Body Text Indent 3"/>
    <w:basedOn w:val="Normale"/>
    <w:link w:val="Rientrocorpodeltesto3Carattere"/>
    <w:locked/>
    <w:rsid w:val="006E7B7A"/>
    <w:pPr>
      <w:spacing w:after="120"/>
      <w:ind w:left="360"/>
    </w:pPr>
    <w:rPr>
      <w:sz w:val="16"/>
      <w:szCs w:val="16"/>
    </w:rPr>
  </w:style>
  <w:style w:type="character" w:customStyle="1" w:styleId="Rientrocorpodeltesto3Carattere">
    <w:name w:val="Rientro corpo del testo 3 Carattere"/>
    <w:basedOn w:val="Carpredefinitoparagrafo"/>
    <w:link w:val="Rientrocorpodeltesto3"/>
    <w:rsid w:val="006E7B7A"/>
    <w:rPr>
      <w:sz w:val="16"/>
      <w:szCs w:val="16"/>
    </w:rPr>
  </w:style>
  <w:style w:type="character" w:styleId="Titolodellibro">
    <w:name w:val="Book Title"/>
    <w:uiPriority w:val="33"/>
    <w:qFormat/>
    <w:rsid w:val="006E7B7A"/>
    <w:rPr>
      <w:b/>
      <w:bCs/>
      <w:smallCaps/>
      <w:spacing w:val="5"/>
    </w:rPr>
  </w:style>
  <w:style w:type="paragraph" w:styleId="Formuladichiusura">
    <w:name w:val="Closing"/>
    <w:basedOn w:val="Normale"/>
    <w:link w:val="FormuladichiusuraCarattere"/>
    <w:locked/>
    <w:rsid w:val="006E7B7A"/>
    <w:pPr>
      <w:ind w:left="4320"/>
    </w:pPr>
  </w:style>
  <w:style w:type="character" w:customStyle="1" w:styleId="FormuladichiusuraCarattere">
    <w:name w:val="Formula di chiusura Carattere"/>
    <w:basedOn w:val="Carpredefinitoparagrafo"/>
    <w:link w:val="Formuladichiusura"/>
    <w:rsid w:val="006E7B7A"/>
    <w:rPr>
      <w:sz w:val="24"/>
      <w:szCs w:val="20"/>
    </w:rPr>
  </w:style>
  <w:style w:type="numbering" w:customStyle="1" w:styleId="Constraints">
    <w:name w:val="Constraints"/>
    <w:rsid w:val="006E7B7A"/>
    <w:pPr>
      <w:numPr>
        <w:numId w:val="28"/>
      </w:numPr>
    </w:pPr>
  </w:style>
  <w:style w:type="paragraph" w:customStyle="1" w:styleId="BodyText">
    <w:name w:val="BodyText"/>
    <w:link w:val="BodyTextChar"/>
    <w:qFormat/>
    <w:rsid w:val="006E7B7A"/>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
    <w:name w:val="BodyText Char"/>
    <w:link w:val="BodyText"/>
    <w:rsid w:val="006E7B7A"/>
    <w:rPr>
      <w:rFonts w:ascii="Bookman Old Style" w:eastAsia="?l?r ??’c" w:hAnsi="Bookman Old Style"/>
      <w:noProof/>
      <w:sz w:val="20"/>
      <w:szCs w:val="24"/>
    </w:rPr>
  </w:style>
  <w:style w:type="character" w:styleId="Riferimentodelicato">
    <w:name w:val="Subtle Reference"/>
    <w:uiPriority w:val="31"/>
    <w:qFormat/>
    <w:rsid w:val="006E7B7A"/>
    <w:rPr>
      <w:smallCaps/>
      <w:color w:val="C0504D"/>
      <w:u w:val="single"/>
    </w:rPr>
  </w:style>
  <w:style w:type="character" w:customStyle="1" w:styleId="XMLname">
    <w:name w:val="XMLname"/>
    <w:qFormat/>
    <w:rsid w:val="006E7B7A"/>
    <w:rPr>
      <w:rFonts w:ascii="Courier New" w:hAnsi="Courier New" w:cs="TimesNewRomanPSMT"/>
      <w:sz w:val="20"/>
      <w:lang w:eastAsia="en-US"/>
    </w:rPr>
  </w:style>
  <w:style w:type="character" w:customStyle="1" w:styleId="ExampleChar">
    <w:name w:val="Example Char"/>
    <w:link w:val="Example"/>
    <w:rsid w:val="006E7B7A"/>
    <w:rPr>
      <w:rFonts w:ascii="LinePrinter" w:hAnsi="LinePrinter"/>
      <w:kern w:val="1"/>
      <w:sz w:val="16"/>
      <w:szCs w:val="20"/>
      <w:lang w:val="fr-FR"/>
    </w:rPr>
  </w:style>
  <w:style w:type="character" w:customStyle="1" w:styleId="XMLnameBold">
    <w:name w:val="XMLnameBold"/>
    <w:rsid w:val="006E7B7A"/>
    <w:rPr>
      <w:rFonts w:ascii="Courier New" w:hAnsi="Courier New" w:cs="TimesNewRomanPSMT"/>
      <w:b/>
      <w:bCs/>
      <w:sz w:val="20"/>
      <w:lang w:eastAsia="en-US"/>
    </w:rPr>
  </w:style>
  <w:style w:type="paragraph" w:customStyle="1" w:styleId="BracketData">
    <w:name w:val="BracketData"/>
    <w:basedOn w:val="Normale"/>
    <w:next w:val="BodyText"/>
    <w:rsid w:val="006E7B7A"/>
    <w:pPr>
      <w:keepNext/>
      <w:spacing w:before="40" w:after="120"/>
      <w:ind w:left="720"/>
    </w:pPr>
    <w:rPr>
      <w:rFonts w:ascii="Courier New" w:eastAsia="SimSun" w:hAnsi="Courier New" w:cs="Courier New"/>
      <w:sz w:val="20"/>
      <w:lang w:eastAsia="zh-CN"/>
    </w:rPr>
  </w:style>
  <w:style w:type="paragraph" w:styleId="Firmadipostaelettronica">
    <w:name w:val="E-mail Signature"/>
    <w:basedOn w:val="Normale"/>
    <w:link w:val="FirmadipostaelettronicaCarattere"/>
    <w:locked/>
    <w:rsid w:val="006E7B7A"/>
  </w:style>
  <w:style w:type="character" w:customStyle="1" w:styleId="FirmadipostaelettronicaCarattere">
    <w:name w:val="Firma di posta elettronica Carattere"/>
    <w:basedOn w:val="Carpredefinitoparagrafo"/>
    <w:link w:val="Firmadipostaelettronica"/>
    <w:rsid w:val="006E7B7A"/>
    <w:rPr>
      <w:sz w:val="24"/>
      <w:szCs w:val="20"/>
    </w:rPr>
  </w:style>
  <w:style w:type="paragraph" w:styleId="Indirizzodestinatario">
    <w:name w:val="envelope address"/>
    <w:basedOn w:val="Normale"/>
    <w:locked/>
    <w:rsid w:val="006E7B7A"/>
    <w:pPr>
      <w:framePr w:w="7920" w:h="1980" w:hRule="exact" w:hSpace="180" w:wrap="auto" w:hAnchor="page" w:xAlign="center" w:yAlign="bottom"/>
      <w:ind w:left="2880"/>
    </w:pPr>
    <w:rPr>
      <w:rFonts w:ascii="Cambria" w:hAnsi="Cambria"/>
      <w:szCs w:val="24"/>
    </w:rPr>
  </w:style>
  <w:style w:type="paragraph" w:styleId="Indirizzomittente">
    <w:name w:val="envelope return"/>
    <w:basedOn w:val="Normale"/>
    <w:locked/>
    <w:rsid w:val="006E7B7A"/>
    <w:rPr>
      <w:rFonts w:ascii="Cambria" w:hAnsi="Cambria"/>
      <w:sz w:val="20"/>
    </w:rPr>
  </w:style>
  <w:style w:type="paragraph" w:styleId="IndirizzoHTML">
    <w:name w:val="HTML Address"/>
    <w:basedOn w:val="Normale"/>
    <w:link w:val="IndirizzoHTMLCarattere"/>
    <w:locked/>
    <w:rsid w:val="006E7B7A"/>
    <w:rPr>
      <w:i/>
      <w:iCs/>
    </w:rPr>
  </w:style>
  <w:style w:type="character" w:customStyle="1" w:styleId="IndirizzoHTMLCarattere">
    <w:name w:val="Indirizzo HTML Carattere"/>
    <w:basedOn w:val="Carpredefinitoparagrafo"/>
    <w:link w:val="IndirizzoHTML"/>
    <w:rsid w:val="006E7B7A"/>
    <w:rPr>
      <w:i/>
      <w:iCs/>
      <w:sz w:val="24"/>
      <w:szCs w:val="20"/>
    </w:rPr>
  </w:style>
  <w:style w:type="paragraph" w:styleId="Citazioneintensa">
    <w:name w:val="Intense Quote"/>
    <w:basedOn w:val="Normale"/>
    <w:next w:val="Normale"/>
    <w:link w:val="CitazioneintensaCarattere"/>
    <w:uiPriority w:val="30"/>
    <w:qFormat/>
    <w:rsid w:val="006E7B7A"/>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basedOn w:val="Carpredefinitoparagrafo"/>
    <w:link w:val="Citazioneintensa"/>
    <w:uiPriority w:val="30"/>
    <w:rsid w:val="006E7B7A"/>
    <w:rPr>
      <w:b/>
      <w:bCs/>
      <w:i/>
      <w:iCs/>
      <w:color w:val="4F81BD"/>
      <w:sz w:val="24"/>
      <w:szCs w:val="20"/>
    </w:rPr>
  </w:style>
  <w:style w:type="paragraph" w:styleId="Testomacro">
    <w:name w:val="macro"/>
    <w:link w:val="TestomacroCarattere"/>
    <w:locked/>
    <w:rsid w:val="006E7B7A"/>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sz w:val="20"/>
      <w:szCs w:val="20"/>
    </w:rPr>
  </w:style>
  <w:style w:type="character" w:customStyle="1" w:styleId="TestomacroCarattere">
    <w:name w:val="Testo macro Carattere"/>
    <w:basedOn w:val="Carpredefinitoparagrafo"/>
    <w:link w:val="Testomacro"/>
    <w:rsid w:val="006E7B7A"/>
    <w:rPr>
      <w:rFonts w:ascii="Courier New" w:hAnsi="Courier New" w:cs="Courier New"/>
      <w:sz w:val="20"/>
      <w:szCs w:val="20"/>
    </w:rPr>
  </w:style>
  <w:style w:type="paragraph" w:styleId="Nessunaspaziatura">
    <w:name w:val="No Spacing"/>
    <w:uiPriority w:val="1"/>
    <w:qFormat/>
    <w:rsid w:val="006E7B7A"/>
    <w:rPr>
      <w:sz w:val="24"/>
      <w:szCs w:val="20"/>
    </w:rPr>
  </w:style>
  <w:style w:type="paragraph" w:styleId="Rientronormale">
    <w:name w:val="Normal Indent"/>
    <w:basedOn w:val="Normale"/>
    <w:locked/>
    <w:rsid w:val="006E7B7A"/>
    <w:pPr>
      <w:ind w:left="720"/>
    </w:pPr>
  </w:style>
  <w:style w:type="paragraph" w:styleId="Intestazionenota">
    <w:name w:val="Note Heading"/>
    <w:basedOn w:val="Normale"/>
    <w:next w:val="Normale"/>
    <w:link w:val="IntestazionenotaCarattere"/>
    <w:locked/>
    <w:rsid w:val="006E7B7A"/>
  </w:style>
  <w:style w:type="character" w:customStyle="1" w:styleId="IntestazionenotaCarattere">
    <w:name w:val="Intestazione nota Carattere"/>
    <w:basedOn w:val="Carpredefinitoparagrafo"/>
    <w:link w:val="Intestazionenota"/>
    <w:rsid w:val="006E7B7A"/>
    <w:rPr>
      <w:sz w:val="24"/>
      <w:szCs w:val="20"/>
    </w:rPr>
  </w:style>
  <w:style w:type="paragraph" w:styleId="Citazione">
    <w:name w:val="Quote"/>
    <w:basedOn w:val="Normale"/>
    <w:next w:val="Normale"/>
    <w:link w:val="CitazioneCarattere"/>
    <w:uiPriority w:val="29"/>
    <w:qFormat/>
    <w:rsid w:val="006E7B7A"/>
    <w:rPr>
      <w:i/>
      <w:iCs/>
      <w:color w:val="000000"/>
    </w:rPr>
  </w:style>
  <w:style w:type="character" w:customStyle="1" w:styleId="CitazioneCarattere">
    <w:name w:val="Citazione Carattere"/>
    <w:basedOn w:val="Carpredefinitoparagrafo"/>
    <w:link w:val="Citazione"/>
    <w:uiPriority w:val="29"/>
    <w:rsid w:val="006E7B7A"/>
    <w:rPr>
      <w:i/>
      <w:iCs/>
      <w:color w:val="000000"/>
      <w:sz w:val="24"/>
      <w:szCs w:val="20"/>
    </w:rPr>
  </w:style>
  <w:style w:type="paragraph" w:styleId="Firma">
    <w:name w:val="Signature"/>
    <w:basedOn w:val="Normale"/>
    <w:link w:val="FirmaCarattere"/>
    <w:locked/>
    <w:rsid w:val="006E7B7A"/>
    <w:pPr>
      <w:ind w:left="4320"/>
    </w:pPr>
  </w:style>
  <w:style w:type="character" w:customStyle="1" w:styleId="FirmaCarattere">
    <w:name w:val="Firma Carattere"/>
    <w:basedOn w:val="Carpredefinitoparagrafo"/>
    <w:link w:val="Firma"/>
    <w:rsid w:val="006E7B7A"/>
    <w:rPr>
      <w:sz w:val="24"/>
      <w:szCs w:val="20"/>
    </w:rPr>
  </w:style>
  <w:style w:type="character" w:customStyle="1" w:styleId="UnresolvedMention1">
    <w:name w:val="Unresolved Mention1"/>
    <w:basedOn w:val="Carpredefinitoparagrafo"/>
    <w:uiPriority w:val="99"/>
    <w:semiHidden/>
    <w:unhideWhenUsed/>
    <w:rsid w:val="003C315B"/>
    <w:rPr>
      <w:color w:val="808080"/>
      <w:shd w:val="clear" w:color="auto" w:fill="E6E6E6"/>
    </w:rPr>
  </w:style>
  <w:style w:type="paragraph" w:customStyle="1" w:styleId="m-8477618115514561806gmail-msobodytext">
    <w:name w:val="m_-8477618115514561806gmail-msobodytext"/>
    <w:basedOn w:val="Normale"/>
    <w:rsid w:val="00770ECF"/>
    <w:pPr>
      <w:spacing w:before="100" w:beforeAutospacing="1" w:after="100" w:afterAutospacing="1"/>
    </w:pPr>
    <w:rPr>
      <w:szCs w:val="24"/>
      <w:lang w:val="it-IT" w:eastAsia="it-IT"/>
    </w:rPr>
  </w:style>
  <w:style w:type="character" w:customStyle="1" w:styleId="m-8477618115514561806gmail-inserttext">
    <w:name w:val="m_-8477618115514561806gmail-inserttext"/>
    <w:basedOn w:val="Carpredefinitoparagrafo"/>
    <w:rsid w:val="00770ECF"/>
  </w:style>
  <w:style w:type="character" w:customStyle="1" w:styleId="UnresolvedMention2">
    <w:name w:val="Unresolved Mention2"/>
    <w:basedOn w:val="Carpredefinitoparagrafo"/>
    <w:uiPriority w:val="99"/>
    <w:semiHidden/>
    <w:unhideWhenUsed/>
    <w:rsid w:val="009A35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538738">
      <w:bodyDiv w:val="1"/>
      <w:marLeft w:val="0"/>
      <w:marRight w:val="0"/>
      <w:marTop w:val="0"/>
      <w:marBottom w:val="0"/>
      <w:divBdr>
        <w:top w:val="none" w:sz="0" w:space="0" w:color="auto"/>
        <w:left w:val="none" w:sz="0" w:space="0" w:color="auto"/>
        <w:bottom w:val="none" w:sz="0" w:space="0" w:color="auto"/>
        <w:right w:val="none" w:sz="0" w:space="0" w:color="auto"/>
      </w:divBdr>
      <w:divsChild>
        <w:div w:id="1163665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0434060">
              <w:marLeft w:val="0"/>
              <w:marRight w:val="0"/>
              <w:marTop w:val="0"/>
              <w:marBottom w:val="0"/>
              <w:divBdr>
                <w:top w:val="none" w:sz="0" w:space="0" w:color="auto"/>
                <w:left w:val="none" w:sz="0" w:space="0" w:color="auto"/>
                <w:bottom w:val="none" w:sz="0" w:space="0" w:color="auto"/>
                <w:right w:val="none" w:sz="0" w:space="0" w:color="auto"/>
              </w:divBdr>
              <w:divsChild>
                <w:div w:id="710499232">
                  <w:marLeft w:val="0"/>
                  <w:marRight w:val="0"/>
                  <w:marTop w:val="0"/>
                  <w:marBottom w:val="0"/>
                  <w:divBdr>
                    <w:top w:val="none" w:sz="0" w:space="0" w:color="auto"/>
                    <w:left w:val="none" w:sz="0" w:space="0" w:color="auto"/>
                    <w:bottom w:val="none" w:sz="0" w:space="0" w:color="auto"/>
                    <w:right w:val="none" w:sz="0" w:space="0" w:color="auto"/>
                  </w:divBdr>
                  <w:divsChild>
                    <w:div w:id="1127357600">
                      <w:marLeft w:val="0"/>
                      <w:marRight w:val="0"/>
                      <w:marTop w:val="0"/>
                      <w:marBottom w:val="0"/>
                      <w:divBdr>
                        <w:top w:val="none" w:sz="0" w:space="0" w:color="auto"/>
                        <w:left w:val="none" w:sz="0" w:space="0" w:color="auto"/>
                        <w:bottom w:val="none" w:sz="0" w:space="0" w:color="auto"/>
                        <w:right w:val="none" w:sz="0" w:space="0" w:color="auto"/>
                      </w:divBdr>
                      <w:divsChild>
                        <w:div w:id="888346520">
                          <w:marLeft w:val="0"/>
                          <w:marRight w:val="0"/>
                          <w:marTop w:val="0"/>
                          <w:marBottom w:val="0"/>
                          <w:divBdr>
                            <w:top w:val="none" w:sz="0" w:space="0" w:color="auto"/>
                            <w:left w:val="none" w:sz="0" w:space="0" w:color="auto"/>
                            <w:bottom w:val="none" w:sz="0" w:space="0" w:color="auto"/>
                            <w:right w:val="none" w:sz="0" w:space="0" w:color="auto"/>
                          </w:divBdr>
                          <w:divsChild>
                            <w:div w:id="406077786">
                              <w:marLeft w:val="0"/>
                              <w:marRight w:val="0"/>
                              <w:marTop w:val="0"/>
                              <w:marBottom w:val="0"/>
                              <w:divBdr>
                                <w:top w:val="none" w:sz="0" w:space="0" w:color="auto"/>
                                <w:left w:val="none" w:sz="0" w:space="0" w:color="auto"/>
                                <w:bottom w:val="none" w:sz="0" w:space="0" w:color="auto"/>
                                <w:right w:val="none" w:sz="0" w:space="0" w:color="auto"/>
                              </w:divBdr>
                              <w:divsChild>
                                <w:div w:id="2121100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3130784">
                                      <w:marLeft w:val="0"/>
                                      <w:marRight w:val="0"/>
                                      <w:marTop w:val="0"/>
                                      <w:marBottom w:val="0"/>
                                      <w:divBdr>
                                        <w:top w:val="none" w:sz="0" w:space="0" w:color="auto"/>
                                        <w:left w:val="none" w:sz="0" w:space="0" w:color="auto"/>
                                        <w:bottom w:val="none" w:sz="0" w:space="0" w:color="auto"/>
                                        <w:right w:val="none" w:sz="0" w:space="0" w:color="auto"/>
                                      </w:divBdr>
                                      <w:divsChild>
                                        <w:div w:id="4734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99" Type="http://schemas.openxmlformats.org/officeDocument/2006/relationships/hyperlink" Target="http://hl7.org/v3ballot2007may/html/infrastructure/rim/rim.htm" TargetMode="External"/><Relationship Id="rId303" Type="http://schemas.openxmlformats.org/officeDocument/2006/relationships/hyperlink" Target="http://hl7.org/v3ballot2007may/html/infrastructure/vocabulary/AdministrativeGender.htm" TargetMode="External"/><Relationship Id="rId21" Type="http://schemas.openxmlformats.org/officeDocument/2006/relationships/oleObject" Target="embeddings/oleObject1.bin"/><Relationship Id="rId42" Type="http://schemas.openxmlformats.org/officeDocument/2006/relationships/image" Target="media/image13.png"/><Relationship Id="rId63" Type="http://schemas.openxmlformats.org/officeDocument/2006/relationships/image" Target="media/image20.wmf"/><Relationship Id="rId84" Type="http://schemas.openxmlformats.org/officeDocument/2006/relationships/oleObject" Target="embeddings/oleObject18.bin"/><Relationship Id="rId138" Type="http://schemas.openxmlformats.org/officeDocument/2006/relationships/hyperlink" Target="http://hl7.org/v3ballot2007may/html/infrastructure/datatypes/datatypes.htm" TargetMode="External"/><Relationship Id="rId159" Type="http://schemas.openxmlformats.org/officeDocument/2006/relationships/hyperlink" Target="http://www.hl7.org/memonly/downloads/v3edition.cfm" TargetMode="External"/><Relationship Id="rId324" Type="http://schemas.openxmlformats.org/officeDocument/2006/relationships/hyperlink" Target="http://www.hl7.org/v3ballot/html/infrastructure/rim/rim.htm" TargetMode="External"/><Relationship Id="rId345" Type="http://schemas.openxmlformats.org/officeDocument/2006/relationships/oleObject" Target="embeddings/oleObject36.bin"/><Relationship Id="rId170" Type="http://schemas.openxmlformats.org/officeDocument/2006/relationships/hyperlink" Target="http://hl7.org/v3ballot2007may/html/infrastructure/datatypes/datatypes.htm" TargetMode="External"/><Relationship Id="rId191" Type="http://schemas.openxmlformats.org/officeDocument/2006/relationships/hyperlink" Target="http://hl7.org/v3ballot2007may/html/infrastructure/datatypes/datatypes.htm" TargetMode="External"/><Relationship Id="rId205" Type="http://schemas.openxmlformats.org/officeDocument/2006/relationships/image" Target="media/image47.png"/><Relationship Id="rId226" Type="http://schemas.openxmlformats.org/officeDocument/2006/relationships/oleObject" Target="embeddings/oleObject33.bin"/><Relationship Id="rId247" Type="http://schemas.openxmlformats.org/officeDocument/2006/relationships/hyperlink" Target="http://docs.oasis-open.org/wsn/t-1/TopicExpression/Simple" TargetMode="External"/><Relationship Id="rId107" Type="http://schemas.openxmlformats.org/officeDocument/2006/relationships/image" Target="media/image34.emf"/><Relationship Id="rId268" Type="http://schemas.openxmlformats.org/officeDocument/2006/relationships/image" Target="media/image55.png"/><Relationship Id="rId289" Type="http://schemas.openxmlformats.org/officeDocument/2006/relationships/hyperlink" Target="http://hl7.org/v3ballot2007may/html/infrastructure/vocabulary/ResponseModality.htm" TargetMode="External"/><Relationship Id="rId11" Type="http://schemas.openxmlformats.org/officeDocument/2006/relationships/hyperlink" Target="http://ihe.net/Technical_Frameworks/" TargetMode="External"/><Relationship Id="rId32" Type="http://schemas.openxmlformats.org/officeDocument/2006/relationships/image" Target="media/image8.emf"/><Relationship Id="rId53" Type="http://schemas.microsoft.com/office/2011/relationships/commentsExtended" Target="commentsExtended.xml"/><Relationship Id="rId74" Type="http://schemas.openxmlformats.org/officeDocument/2006/relationships/hyperlink" Target="http://www.w3.org/TR/REC-xml" TargetMode="External"/><Relationship Id="rId128" Type="http://schemas.openxmlformats.org/officeDocument/2006/relationships/image" Target="media/image40.wmf"/><Relationship Id="rId149" Type="http://schemas.openxmlformats.org/officeDocument/2006/relationships/hyperlink" Target="file:///C:\v3ballot_2006jan\html\infrastructure\datatypes\datatypes.htm" TargetMode="External"/><Relationship Id="rId314" Type="http://schemas.openxmlformats.org/officeDocument/2006/relationships/hyperlink" Target="http://hl7.org/v3ballot2007may/html/infrastructure/datatypes/datatypes.htm" TargetMode="External"/><Relationship Id="rId335" Type="http://schemas.openxmlformats.org/officeDocument/2006/relationships/hyperlink" Target="file:///C:\v3ballot_2006jan\html\infrastructure\datatypes\datatypes.htm" TargetMode="External"/><Relationship Id="rId356" Type="http://schemas.openxmlformats.org/officeDocument/2006/relationships/header" Target="header1.xml"/><Relationship Id="rId5" Type="http://schemas.openxmlformats.org/officeDocument/2006/relationships/webSettings" Target="webSettings.xml"/><Relationship Id="rId95" Type="http://schemas.openxmlformats.org/officeDocument/2006/relationships/hyperlink" Target="http://docs.oasis-open.org/wss/2004/01/oasis-200401-wss-soap-message-security-1.0.pdf" TargetMode="External"/><Relationship Id="rId160" Type="http://schemas.openxmlformats.org/officeDocument/2006/relationships/image" Target="media/image46.png"/><Relationship Id="rId181" Type="http://schemas.openxmlformats.org/officeDocument/2006/relationships/hyperlink" Target="http://hl7.org/v3ballot2007may/html/infrastructure/datatypes/datatypes.htm" TargetMode="External"/><Relationship Id="rId216" Type="http://schemas.openxmlformats.org/officeDocument/2006/relationships/hyperlink" Target="http://hl7.org/v3ballot2007may/html/infrastructure/datatypes/datatypes.htm" TargetMode="External"/><Relationship Id="rId237" Type="http://schemas.openxmlformats.org/officeDocument/2006/relationships/hyperlink" Target="http://docs.oasis-open.org/wsn/b-2" TargetMode="External"/><Relationship Id="rId258" Type="http://schemas.openxmlformats.org/officeDocument/2006/relationships/hyperlink" Target="http://docs.oasis-open.org/wsn/bw-2/NotificationProducer/SubscribeRequest" TargetMode="External"/><Relationship Id="rId279" Type="http://schemas.openxmlformats.org/officeDocument/2006/relationships/image" Target="media/image59.emf"/><Relationship Id="rId22" Type="http://schemas.openxmlformats.org/officeDocument/2006/relationships/image" Target="media/image3.wmf"/><Relationship Id="rId43" Type="http://schemas.openxmlformats.org/officeDocument/2006/relationships/image" Target="media/image14.wmf"/><Relationship Id="rId64" Type="http://schemas.openxmlformats.org/officeDocument/2006/relationships/oleObject" Target="embeddings/oleObject11.bin"/><Relationship Id="rId118" Type="http://schemas.openxmlformats.org/officeDocument/2006/relationships/hyperlink" Target="file:///C:\v3ballot_2006jan\html\infrastructure\datatypes\datatypes.htm" TargetMode="External"/><Relationship Id="rId139" Type="http://schemas.openxmlformats.org/officeDocument/2006/relationships/hyperlink" Target="http://hl7.org/v3ballot2007may/html/infrastructure/vocabulary/QueryPriority.htm" TargetMode="External"/><Relationship Id="rId290" Type="http://schemas.openxmlformats.org/officeDocument/2006/relationships/hyperlink" Target="http://hl7.org/v3ballot2007may/html/infrastructure/rim/rim.htm" TargetMode="External"/><Relationship Id="rId304" Type="http://schemas.openxmlformats.org/officeDocument/2006/relationships/hyperlink" Target="http://hl7.org/v3ballot2007may/html/infrastructure/rim/rim.htm" TargetMode="External"/><Relationship Id="rId325" Type="http://schemas.openxmlformats.org/officeDocument/2006/relationships/hyperlink" Target="http://www.hl7.org/v3ballot/html/infrastructure/datatypes/datatypes.htm" TargetMode="External"/><Relationship Id="rId346" Type="http://schemas.openxmlformats.org/officeDocument/2006/relationships/image" Target="media/image64.emf"/><Relationship Id="rId85" Type="http://schemas.openxmlformats.org/officeDocument/2006/relationships/image" Target="media/image28.wmf"/><Relationship Id="rId150" Type="http://schemas.openxmlformats.org/officeDocument/2006/relationships/hyperlink" Target="file:///C:\v3ballot_2006jan\html\infrastructure\datatypes\datatypes.htm" TargetMode="External"/><Relationship Id="rId171" Type="http://schemas.openxmlformats.org/officeDocument/2006/relationships/hyperlink" Target="http://hl7.org/v3ballot2007may/html/infrastructure/vocabulary/QueryPriority.htm" TargetMode="External"/><Relationship Id="rId192" Type="http://schemas.openxmlformats.org/officeDocument/2006/relationships/hyperlink" Target="http://hl7.org/v3ballot2007may/html/infrastructure/rim/rim.htm" TargetMode="External"/><Relationship Id="rId206" Type="http://schemas.openxmlformats.org/officeDocument/2006/relationships/hyperlink" Target="file:///C:\v3ballot_2006jan\html\infrastructure\datatypes\datatypes.htm" TargetMode="External"/><Relationship Id="rId227" Type="http://schemas.openxmlformats.org/officeDocument/2006/relationships/image" Target="media/image52.png"/><Relationship Id="rId248" Type="http://schemas.openxmlformats.org/officeDocument/2006/relationships/hyperlink" Target="http://www.w3.org/2003/05/soap-envelope" TargetMode="External"/><Relationship Id="rId269" Type="http://schemas.openxmlformats.org/officeDocument/2006/relationships/hyperlink" Target="http://wiki.ihe.net/images/4/46/DSUB_risk_assesment.xls" TargetMode="External"/><Relationship Id="rId12" Type="http://schemas.openxmlformats.org/officeDocument/2006/relationships/hyperlink" Target="http://ihe.net/Technical_Frameworks/" TargetMode="External"/><Relationship Id="rId33" Type="http://schemas.openxmlformats.org/officeDocument/2006/relationships/oleObject" Target="embeddings/Microsoft_PowerPoint_97-2003_Presentation1.ppt"/><Relationship Id="rId108" Type="http://schemas.openxmlformats.org/officeDocument/2006/relationships/oleObject" Target="embeddings/oleObject23.bin"/><Relationship Id="rId129" Type="http://schemas.openxmlformats.org/officeDocument/2006/relationships/oleObject" Target="embeddings/oleObject27.bin"/><Relationship Id="rId280" Type="http://schemas.openxmlformats.org/officeDocument/2006/relationships/oleObject" Target="embeddings/oleObject35.bin"/><Relationship Id="rId315" Type="http://schemas.openxmlformats.org/officeDocument/2006/relationships/hyperlink" Target="http://hl7.org/v3ballot2007may/html/infrastructure/rim/rim.htm" TargetMode="External"/><Relationship Id="rId336" Type="http://schemas.openxmlformats.org/officeDocument/2006/relationships/hyperlink" Target="file:///C:\v3ballot_2006jan\html\infrastructure\datatypes\datatypes.htm" TargetMode="External"/><Relationship Id="rId357" Type="http://schemas.openxmlformats.org/officeDocument/2006/relationships/header" Target="header2.xml"/><Relationship Id="rId54" Type="http://schemas.microsoft.com/office/2016/09/relationships/commentsIds" Target="commentsIds.xml"/><Relationship Id="rId75" Type="http://schemas.openxmlformats.org/officeDocument/2006/relationships/image" Target="media/image24.wmf"/><Relationship Id="rId96" Type="http://schemas.openxmlformats.org/officeDocument/2006/relationships/hyperlink" Target="http://www.oasis-open.org/committees/download.php/16790/wss-v1.1-spec-os-SOAPMessageSecurity.pdf" TargetMode="External"/><Relationship Id="rId140" Type="http://schemas.openxmlformats.org/officeDocument/2006/relationships/hyperlink" Target="http://hl7.org/v3ballot2007may/html/infrastructure/rim/rim.htm" TargetMode="External"/><Relationship Id="rId161" Type="http://schemas.openxmlformats.org/officeDocument/2006/relationships/hyperlink" Target="http://hl7.org/v3ballot2007may/html/infrastructure/rim/rim.htm" TargetMode="External"/><Relationship Id="rId182" Type="http://schemas.openxmlformats.org/officeDocument/2006/relationships/hyperlink" Target="http://hl7.org/v3ballot2007may/html/infrastructure/vocabulary/AdministrativeGender.htm" TargetMode="External"/><Relationship Id="rId217" Type="http://schemas.openxmlformats.org/officeDocument/2006/relationships/hyperlink" Target="http://hl7.org/v3ballot2007may/html/infrastructure/rim/rim.htm" TargetMode="External"/><Relationship Id="rId6" Type="http://schemas.openxmlformats.org/officeDocument/2006/relationships/footnotes" Target="footnotes.xml"/><Relationship Id="rId238" Type="http://schemas.openxmlformats.org/officeDocument/2006/relationships/hyperlink" Target="http://www.w3.org/2003/05/soap-envelope" TargetMode="External"/><Relationship Id="rId259" Type="http://schemas.openxmlformats.org/officeDocument/2006/relationships/hyperlink" Target="http://localhost:8080/services/initiatingGateway/query%3c/a:To" TargetMode="External"/><Relationship Id="rId23" Type="http://schemas.openxmlformats.org/officeDocument/2006/relationships/oleObject" Target="embeddings/oleObject2.bin"/><Relationship Id="rId119" Type="http://schemas.openxmlformats.org/officeDocument/2006/relationships/hyperlink" Target="file:///C:\v3ballot_2006jan\html\infrastructure\datatypes\datatypes.htm" TargetMode="External"/><Relationship Id="rId270" Type="http://schemas.openxmlformats.org/officeDocument/2006/relationships/image" Target="media/image56.png"/><Relationship Id="rId291" Type="http://schemas.openxmlformats.org/officeDocument/2006/relationships/hyperlink" Target="http://hl7.org/v3ballot2007may/html/infrastructure/datatypes/datatypes.htm" TargetMode="External"/><Relationship Id="rId305" Type="http://schemas.openxmlformats.org/officeDocument/2006/relationships/hyperlink" Target="http://hl7.org/v3ballot2007may/html/infrastructure/datatypes/datatypes.htm" TargetMode="External"/><Relationship Id="rId326" Type="http://schemas.openxmlformats.org/officeDocument/2006/relationships/hyperlink" Target="http://www.hl7.org/v3ballot/html/infrastructure/rim/rim.htm" TargetMode="External"/><Relationship Id="rId347" Type="http://schemas.openxmlformats.org/officeDocument/2006/relationships/image" Target="media/image65.emf"/><Relationship Id="rId44" Type="http://schemas.openxmlformats.org/officeDocument/2006/relationships/oleObject" Target="embeddings/oleObject5.bin"/><Relationship Id="rId65" Type="http://schemas.openxmlformats.org/officeDocument/2006/relationships/hyperlink" Target="ftp://ftp.ihe.net/TF_Implementation_Material/ITI/" TargetMode="External"/><Relationship Id="rId86" Type="http://schemas.openxmlformats.org/officeDocument/2006/relationships/oleObject" Target="embeddings/oleObject19.bin"/><Relationship Id="rId130" Type="http://schemas.openxmlformats.org/officeDocument/2006/relationships/hyperlink" Target="http://www.hl7.org/memonly/downloads/v3edition.cfm" TargetMode="External"/><Relationship Id="rId151" Type="http://schemas.openxmlformats.org/officeDocument/2006/relationships/image" Target="media/image43.emf"/><Relationship Id="rId172" Type="http://schemas.openxmlformats.org/officeDocument/2006/relationships/hyperlink" Target="http://hl7.org/v3ballot2007may/html/infrastructure/rim/rim.htm" TargetMode="External"/><Relationship Id="rId193" Type="http://schemas.openxmlformats.org/officeDocument/2006/relationships/hyperlink" Target="http://hl7.org/v3ballot2007may/html/infrastructure/datatypes/datatypes.htm" TargetMode="External"/><Relationship Id="rId207" Type="http://schemas.openxmlformats.org/officeDocument/2006/relationships/hyperlink" Target="file:///C:\v3ballot_2006jan\html\infrastructure\datatypes\datatypes.htm" TargetMode="External"/><Relationship Id="rId228" Type="http://schemas.openxmlformats.org/officeDocument/2006/relationships/hyperlink" Target="http://www.oasis-open.org/committees/tc_home.php?wg_abbrev=wsn" TargetMode="External"/><Relationship Id="rId249" Type="http://schemas.openxmlformats.org/officeDocument/2006/relationships/hyperlink" Target="http://www.w3.org/2005/08/addressing" TargetMode="External"/><Relationship Id="rId13" Type="http://schemas.openxmlformats.org/officeDocument/2006/relationships/hyperlink" Target="http://www.ihe.net" TargetMode="External"/><Relationship Id="rId109" Type="http://schemas.openxmlformats.org/officeDocument/2006/relationships/image" Target="media/image35.emf"/><Relationship Id="rId260" Type="http://schemas.openxmlformats.org/officeDocument/2006/relationships/hyperlink" Target="https://NotificationRecipientServer/xdsBnotification" TargetMode="External"/><Relationship Id="rId281" Type="http://schemas.openxmlformats.org/officeDocument/2006/relationships/image" Target="media/image60.png"/><Relationship Id="rId316" Type="http://schemas.openxmlformats.org/officeDocument/2006/relationships/hyperlink" Target="http://hl7.org/v3ballot2007may/html/infrastructure/rim/rim.htm" TargetMode="External"/><Relationship Id="rId337" Type="http://schemas.openxmlformats.org/officeDocument/2006/relationships/hyperlink" Target="http://hl7.org/v3ballot2007may/html/infrastructure/rim/rim.htm" TargetMode="External"/><Relationship Id="rId34" Type="http://schemas.openxmlformats.org/officeDocument/2006/relationships/image" Target="media/image9.emf"/><Relationship Id="rId55" Type="http://schemas.openxmlformats.org/officeDocument/2006/relationships/image" Target="media/image17.emf"/><Relationship Id="rId76" Type="http://schemas.openxmlformats.org/officeDocument/2006/relationships/oleObject" Target="embeddings/oleObject15.bin"/><Relationship Id="rId97" Type="http://schemas.openxmlformats.org/officeDocument/2006/relationships/hyperlink" Target="http://docs.oasis-open.org/wss/oasis-wss-saml-token-profile-1.0.pdf" TargetMode="External"/><Relationship Id="rId120" Type="http://schemas.openxmlformats.org/officeDocument/2006/relationships/hyperlink" Target="file:///C:\v3ballot_2006jan\html\infrastructure\rim\rim.htm" TargetMode="External"/><Relationship Id="rId141" Type="http://schemas.openxmlformats.org/officeDocument/2006/relationships/hyperlink" Target="http://hl7.org/v3ballot2007may/html/infrastructure/datatypes/datatypes.htm" TargetMode="External"/><Relationship Id="rId358" Type="http://schemas.openxmlformats.org/officeDocument/2006/relationships/footer" Target="footer1.xml"/><Relationship Id="rId7" Type="http://schemas.openxmlformats.org/officeDocument/2006/relationships/endnotes" Target="endnotes.xml"/><Relationship Id="rId162" Type="http://schemas.openxmlformats.org/officeDocument/2006/relationships/hyperlink" Target="http://hl7.org/v3ballot2007may/html/infrastructure/datatypes/datatypes.htm" TargetMode="External"/><Relationship Id="rId183" Type="http://schemas.openxmlformats.org/officeDocument/2006/relationships/hyperlink" Target="http://hl7.org/v3ballot2007may/html/infrastructure/rim/rim.htm" TargetMode="External"/><Relationship Id="rId218" Type="http://schemas.openxmlformats.org/officeDocument/2006/relationships/image" Target="media/image48.emf"/><Relationship Id="rId239" Type="http://schemas.openxmlformats.org/officeDocument/2006/relationships/hyperlink" Target="http://www.w3.org/2003/05/soap-envelope" TargetMode="External"/><Relationship Id="rId250" Type="http://schemas.openxmlformats.org/officeDocument/2006/relationships/hyperlink" Target="http://www.w3.org/2001/XMLSchema-instance" TargetMode="External"/><Relationship Id="rId271" Type="http://schemas.openxmlformats.org/officeDocument/2006/relationships/hyperlink" Target="http://www.oasis-open.org/committees/tc_home.php?wg_abbrev=wsn" TargetMode="External"/><Relationship Id="rId292" Type="http://schemas.openxmlformats.org/officeDocument/2006/relationships/hyperlink" Target="http://hl7.org/v3ballot2007may/html/infrastructure/vocabulary/QueryPriority.htm" TargetMode="External"/><Relationship Id="rId306" Type="http://schemas.openxmlformats.org/officeDocument/2006/relationships/hyperlink" Target="http://hl7.org/v3ballot2007may/html/infrastructure/rim/rim.htm" TargetMode="External"/><Relationship Id="rId24" Type="http://schemas.openxmlformats.org/officeDocument/2006/relationships/image" Target="media/image4.emf"/><Relationship Id="rId45" Type="http://schemas.openxmlformats.org/officeDocument/2006/relationships/hyperlink" Target="http://www.w3.org/TR/xhtml1" TargetMode="External"/><Relationship Id="rId66" Type="http://schemas.openxmlformats.org/officeDocument/2006/relationships/image" Target="media/image21.wmf"/><Relationship Id="rId87" Type="http://schemas.openxmlformats.org/officeDocument/2006/relationships/image" Target="media/image29.emf"/><Relationship Id="rId110" Type="http://schemas.openxmlformats.org/officeDocument/2006/relationships/oleObject" Target="embeddings/oleObject24.bin"/><Relationship Id="rId131" Type="http://schemas.openxmlformats.org/officeDocument/2006/relationships/image" Target="media/image41.png"/><Relationship Id="rId327" Type="http://schemas.openxmlformats.org/officeDocument/2006/relationships/hyperlink" Target="http://www.hl7.org/v3ballot/html/infrastructure/datatypes/datatypes.htm" TargetMode="External"/><Relationship Id="rId348" Type="http://schemas.openxmlformats.org/officeDocument/2006/relationships/oleObject" Target="embeddings/oleObject37.bin"/><Relationship Id="rId152" Type="http://schemas.openxmlformats.org/officeDocument/2006/relationships/oleObject" Target="embeddings/oleObject28.bin"/><Relationship Id="rId173" Type="http://schemas.openxmlformats.org/officeDocument/2006/relationships/hyperlink" Target="http://hl7.org/v3ballot2007may/html/infrastructure/datatypes/datatypes.htm" TargetMode="External"/><Relationship Id="rId194" Type="http://schemas.openxmlformats.org/officeDocument/2006/relationships/hyperlink" Target="http://hl7.org/v3ballot2007may/html/infrastructure/rim/rim.htm" TargetMode="External"/><Relationship Id="rId208" Type="http://schemas.openxmlformats.org/officeDocument/2006/relationships/hyperlink" Target="file:///C:\v3ballot_2006jan\html\infrastructure\rim\rim.htm" TargetMode="External"/><Relationship Id="rId229" Type="http://schemas.openxmlformats.org/officeDocument/2006/relationships/hyperlink" Target="http://docs.oasis-open.org/wsn/wsn-ws_base_notification-1.3-spec-os.pdf" TargetMode="External"/><Relationship Id="rId240" Type="http://schemas.openxmlformats.org/officeDocument/2006/relationships/hyperlink" Target="http://www.w3.org/2005/08/addressing" TargetMode="External"/><Relationship Id="rId261" Type="http://schemas.openxmlformats.org/officeDocument/2006/relationships/hyperlink" Target="http://docs.oasis-open.org/wsn/t-1/TopicExpression/Simple" TargetMode="External"/><Relationship Id="rId14" Type="http://schemas.openxmlformats.org/officeDocument/2006/relationships/hyperlink" Target="http://ihe.net/Technical_Frameworks/" TargetMode="External"/><Relationship Id="rId35" Type="http://schemas.openxmlformats.org/officeDocument/2006/relationships/oleObject" Target="embeddings/Microsoft_PowerPoint_97-2003_Presentation2.ppt"/><Relationship Id="rId56" Type="http://schemas.openxmlformats.org/officeDocument/2006/relationships/oleObject" Target="embeddings/oleObject8.bin"/><Relationship Id="rId77" Type="http://schemas.openxmlformats.org/officeDocument/2006/relationships/image" Target="media/image25.wmf"/><Relationship Id="rId100" Type="http://schemas.openxmlformats.org/officeDocument/2006/relationships/hyperlink" Target="http://wiki.ihe.net/index.php?title=Enterprise_User_Authentication" TargetMode="External"/><Relationship Id="rId282" Type="http://schemas.openxmlformats.org/officeDocument/2006/relationships/hyperlink" Target="http://hl7.org/v3ballot2007may/html/infrastructure/rim/rim.htm" TargetMode="External"/><Relationship Id="rId317" Type="http://schemas.openxmlformats.org/officeDocument/2006/relationships/hyperlink" Target="http://hl7.org/v3ballot2007may/html/infrastructure/datatypes/datatypes.htm" TargetMode="External"/><Relationship Id="rId338" Type="http://schemas.openxmlformats.org/officeDocument/2006/relationships/hyperlink" Target="http://hl7.org/v3ballot2007may/html/infrastructure/datatypes/datatypes.htm" TargetMode="External"/><Relationship Id="rId359" Type="http://schemas.openxmlformats.org/officeDocument/2006/relationships/footer" Target="footer2.xml"/><Relationship Id="rId8" Type="http://schemas.openxmlformats.org/officeDocument/2006/relationships/image" Target="media/image1.jpeg"/><Relationship Id="rId98" Type="http://schemas.openxmlformats.org/officeDocument/2006/relationships/hyperlink" Target="http://www.oasis-open.org/committees/download.php/16768/wss-v1.1-spec-os-SAMLTokenProfile.pdf" TargetMode="External"/><Relationship Id="rId121" Type="http://schemas.openxmlformats.org/officeDocument/2006/relationships/hyperlink" Target="file:///C:\v3ballot_2006jan\html\infrastructure\datatypes\datatypes.htm" TargetMode="External"/><Relationship Id="rId142" Type="http://schemas.openxmlformats.org/officeDocument/2006/relationships/hyperlink" Target="http://hl7.org/v3ballot2007may/html/infrastructure/rim/rim.htm" TargetMode="External"/><Relationship Id="rId163" Type="http://schemas.openxmlformats.org/officeDocument/2006/relationships/hyperlink" Target="http://hl7.org/v3ballot2007may/html/infrastructure/rim/rim.htm" TargetMode="External"/><Relationship Id="rId184" Type="http://schemas.openxmlformats.org/officeDocument/2006/relationships/hyperlink" Target="http://hl7.org/v3ballot2007may/html/infrastructure/datatypes/datatypes.htm" TargetMode="External"/><Relationship Id="rId219" Type="http://schemas.openxmlformats.org/officeDocument/2006/relationships/oleObject" Target="embeddings/oleObject30.bin"/><Relationship Id="rId230" Type="http://schemas.openxmlformats.org/officeDocument/2006/relationships/hyperlink" Target="http://docs.oasis-open.org/wsn/wsn-ws_brokered_notification-1.3-spec-os.pdf" TargetMode="External"/><Relationship Id="rId251" Type="http://schemas.openxmlformats.org/officeDocument/2006/relationships/hyperlink" Target="http://docs.oasis-open.org/wsn/b-2" TargetMode="External"/><Relationship Id="rId25" Type="http://schemas.openxmlformats.org/officeDocument/2006/relationships/oleObject" Target="embeddings/oleObject3.bin"/><Relationship Id="rId46" Type="http://schemas.openxmlformats.org/officeDocument/2006/relationships/hyperlink" Target="http://dicom.nema.org/" TargetMode="External"/><Relationship Id="rId67" Type="http://schemas.openxmlformats.org/officeDocument/2006/relationships/oleObject" Target="embeddings/oleObject12.bin"/><Relationship Id="rId272" Type="http://schemas.openxmlformats.org/officeDocument/2006/relationships/hyperlink" Target="http://docs.oasis-open.org/wsn/wsn-ws_base_notification-1.3-spec-os.pdf" TargetMode="External"/><Relationship Id="rId293" Type="http://schemas.openxmlformats.org/officeDocument/2006/relationships/hyperlink" Target="http://hl7.org/v3ballot2007may/html/infrastructure/rim/rim.htm" TargetMode="External"/><Relationship Id="rId307" Type="http://schemas.openxmlformats.org/officeDocument/2006/relationships/hyperlink" Target="http://hl7.org/v3ballot2007may/html/infrastructure/datatypes/datatypes.htm" TargetMode="External"/><Relationship Id="rId328" Type="http://schemas.openxmlformats.org/officeDocument/2006/relationships/hyperlink" Target="http://www.hl7.org/v3ballot/html/infrastructure/rim/rim.htm" TargetMode="External"/><Relationship Id="rId349" Type="http://schemas.openxmlformats.org/officeDocument/2006/relationships/image" Target="media/image66.emf"/><Relationship Id="rId88" Type="http://schemas.openxmlformats.org/officeDocument/2006/relationships/oleObject" Target="embeddings/oleObject20.bin"/><Relationship Id="rId111" Type="http://schemas.openxmlformats.org/officeDocument/2006/relationships/hyperlink" Target="http://www.w3.org/TR/soap12-mtom/" TargetMode="External"/><Relationship Id="rId132" Type="http://schemas.openxmlformats.org/officeDocument/2006/relationships/hyperlink" Target="http://hl7.org/v3ballot2007may/html/infrastructure/rim/rim.htm" TargetMode="External"/><Relationship Id="rId153" Type="http://schemas.openxmlformats.org/officeDocument/2006/relationships/hyperlink" Target="http://www.hl7.org/memonly/downloads/v3edition.cfm" TargetMode="External"/><Relationship Id="rId174" Type="http://schemas.openxmlformats.org/officeDocument/2006/relationships/hyperlink" Target="http://hl7.org/v3ballot2007may/html/infrastructure/rim/rim.htm" TargetMode="External"/><Relationship Id="rId195" Type="http://schemas.openxmlformats.org/officeDocument/2006/relationships/hyperlink" Target="http://hl7.org/v3ballot2007may/html/infrastructure/rim/rim.htm" TargetMode="External"/><Relationship Id="rId209" Type="http://schemas.openxmlformats.org/officeDocument/2006/relationships/hyperlink" Target="file:///C:\v3ballot_2006jan\html\infrastructure\datatypes\datatypes.htm" TargetMode="External"/><Relationship Id="rId360" Type="http://schemas.openxmlformats.org/officeDocument/2006/relationships/header" Target="header3.xml"/><Relationship Id="rId220" Type="http://schemas.openxmlformats.org/officeDocument/2006/relationships/image" Target="media/image49.emf"/><Relationship Id="rId241" Type="http://schemas.openxmlformats.org/officeDocument/2006/relationships/hyperlink" Target="http://www.w3.org/2005/08/addressing/ws-addr.xsd" TargetMode="External"/><Relationship Id="rId15" Type="http://schemas.openxmlformats.org/officeDocument/2006/relationships/hyperlink" Target="ftp://ftp.ihe.net/TF_Implementation_Material/" TargetMode="External"/><Relationship Id="rId36" Type="http://schemas.openxmlformats.org/officeDocument/2006/relationships/image" Target="media/image10.emf"/><Relationship Id="rId57" Type="http://schemas.openxmlformats.org/officeDocument/2006/relationships/image" Target="media/image18.emf"/><Relationship Id="rId106" Type="http://schemas.openxmlformats.org/officeDocument/2006/relationships/oleObject" Target="embeddings/oleObject22.bin"/><Relationship Id="rId127" Type="http://schemas.openxmlformats.org/officeDocument/2006/relationships/hyperlink" Target="file:///C:\v3ballot_2006jan\html\infrastructure\datatypes\datatypes.htm" TargetMode="External"/><Relationship Id="rId262" Type="http://schemas.openxmlformats.org/officeDocument/2006/relationships/hyperlink" Target="http://wiki.ihe.net/images/4/46/DSUB_risk_assesment.xls" TargetMode="External"/><Relationship Id="rId283" Type="http://schemas.openxmlformats.org/officeDocument/2006/relationships/hyperlink" Target="http://hl7.org/v3ballot2007may/html/infrastructure/datatypes/datatypes.htm" TargetMode="External"/><Relationship Id="rId313" Type="http://schemas.openxmlformats.org/officeDocument/2006/relationships/hyperlink" Target="http://hl7.org/v3ballot2007may/html/infrastructure/rim/rim.htm" TargetMode="External"/><Relationship Id="rId318" Type="http://schemas.openxmlformats.org/officeDocument/2006/relationships/hyperlink" Target="http://hl7.org/v3ballot2007may/html/infrastructure/rim/rim.htm" TargetMode="External"/><Relationship Id="rId339" Type="http://schemas.openxmlformats.org/officeDocument/2006/relationships/hyperlink" Target="http://hl7.org/v3ballot2007may/html/infrastructure/rim/rim.htm" TargetMode="External"/><Relationship Id="rId10" Type="http://schemas.openxmlformats.org/officeDocument/2006/relationships/hyperlink" Target="http://www.ihe.net" TargetMode="External"/><Relationship Id="rId31" Type="http://schemas.openxmlformats.org/officeDocument/2006/relationships/image" Target="media/image7.wmf"/><Relationship Id="rId52" Type="http://schemas.openxmlformats.org/officeDocument/2006/relationships/comments" Target="comments.xml"/><Relationship Id="rId73" Type="http://schemas.openxmlformats.org/officeDocument/2006/relationships/hyperlink" Target="http://www.faqs.org/rfcs/rfc1738.html" TargetMode="External"/><Relationship Id="rId78" Type="http://schemas.openxmlformats.org/officeDocument/2006/relationships/oleObject" Target="embeddings/oleObject16.bin"/><Relationship Id="rId94" Type="http://schemas.openxmlformats.org/officeDocument/2006/relationships/hyperlink" Target="http://docs.oasis-open.org/security/saml/v2.0/saml-core-2.0-os.pdf" TargetMode="External"/><Relationship Id="rId99" Type="http://schemas.openxmlformats.org/officeDocument/2006/relationships/hyperlink" Target="http://wiki.ihe.net/index.php?title=Personnel_White_Pages" TargetMode="External"/><Relationship Id="rId101" Type="http://schemas.openxmlformats.org/officeDocument/2006/relationships/hyperlink" Target="http://wiki.ihe.net/index.php?title=Basic_Patient_Privacy_Consents" TargetMode="External"/><Relationship Id="rId122" Type="http://schemas.openxmlformats.org/officeDocument/2006/relationships/hyperlink" Target="file:///C:\v3ballot_2006jan\html\infrastructure\datatypes\datatypes.htm" TargetMode="External"/><Relationship Id="rId143" Type="http://schemas.openxmlformats.org/officeDocument/2006/relationships/hyperlink" Target="http://hl7.org/v3ballot2007may/html/infrastructure/datatypes/datatypes.htm" TargetMode="External"/><Relationship Id="rId148" Type="http://schemas.openxmlformats.org/officeDocument/2006/relationships/image" Target="media/image42.jpeg"/><Relationship Id="rId164" Type="http://schemas.openxmlformats.org/officeDocument/2006/relationships/hyperlink" Target="http://hl7.org/v3ballot2007may/html/infrastructure/datatypes/datatypes.htm" TargetMode="External"/><Relationship Id="rId169" Type="http://schemas.openxmlformats.org/officeDocument/2006/relationships/hyperlink" Target="http://hl7.org/v3ballot2007may/html/infrastructure/rim/rim.htm" TargetMode="External"/><Relationship Id="rId185" Type="http://schemas.openxmlformats.org/officeDocument/2006/relationships/hyperlink" Target="http://hl7.org/v3ballot2007may/html/infrastructure/rim/rim.htm" TargetMode="External"/><Relationship Id="rId334" Type="http://schemas.openxmlformats.org/officeDocument/2006/relationships/hyperlink" Target="file:///C:\v3ballot_2006jan\html\infrastructure\rim\rim.htm" TargetMode="External"/><Relationship Id="rId350" Type="http://schemas.openxmlformats.org/officeDocument/2006/relationships/oleObject" Target="embeddings/oleObject38.bin"/><Relationship Id="rId355" Type="http://schemas.openxmlformats.org/officeDocument/2006/relationships/oleObject" Target="embeddings/oleObject40.bin"/><Relationship Id="rId4" Type="http://schemas.openxmlformats.org/officeDocument/2006/relationships/settings" Target="settings.xml"/><Relationship Id="rId9" Type="http://schemas.openxmlformats.org/officeDocument/2006/relationships/hyperlink" Target="http://www.ihe.net/Technical_Frameworks/" TargetMode="External"/><Relationship Id="rId180" Type="http://schemas.openxmlformats.org/officeDocument/2006/relationships/hyperlink" Target="http://hl7.org/v3ballot2007may/html/infrastructure/rim/rim.htm" TargetMode="External"/><Relationship Id="rId210" Type="http://schemas.openxmlformats.org/officeDocument/2006/relationships/hyperlink" Target="file:///C:\v3ballot_2006jan\html\infrastructure\datatypes\datatypes.htm" TargetMode="External"/><Relationship Id="rId215" Type="http://schemas.openxmlformats.org/officeDocument/2006/relationships/hyperlink" Target="http://hl7.org/v3ballot2007may/html/infrastructure/rim/rim.htm" TargetMode="External"/><Relationship Id="rId236" Type="http://schemas.openxmlformats.org/officeDocument/2006/relationships/hyperlink" Target="http://www.w3.org/2001/XMLSchema-instance" TargetMode="External"/><Relationship Id="rId257" Type="http://schemas.openxmlformats.org/officeDocument/2006/relationships/hyperlink" Target="http://docs.oasis-open.org/wsn/b-2.xsd" TargetMode="External"/><Relationship Id="rId278" Type="http://schemas.openxmlformats.org/officeDocument/2006/relationships/oleObject" Target="embeddings/oleObject34.bin"/><Relationship Id="rId26" Type="http://schemas.openxmlformats.org/officeDocument/2006/relationships/hyperlink" Target="http://www.loinc.org" TargetMode="External"/><Relationship Id="rId231" Type="http://schemas.openxmlformats.org/officeDocument/2006/relationships/hyperlink" Target="http://docs.oasis-open.org/wsn/wsn-ws_topics-1.3-spec-os.pdf" TargetMode="External"/><Relationship Id="rId252" Type="http://schemas.openxmlformats.org/officeDocument/2006/relationships/hyperlink" Target="http://www.w3.org/2003/05/soap-envelope" TargetMode="External"/><Relationship Id="rId273" Type="http://schemas.openxmlformats.org/officeDocument/2006/relationships/hyperlink" Target="http://docs.oasis-open.org/wsn/wsn-ws_brokered_notification-1.3-spec-os.pdf" TargetMode="External"/><Relationship Id="rId294" Type="http://schemas.openxmlformats.org/officeDocument/2006/relationships/hyperlink" Target="http://hl7.org/v3ballot2007may/html/infrastructure/datatypes/datatypes.htm" TargetMode="External"/><Relationship Id="rId308" Type="http://schemas.openxmlformats.org/officeDocument/2006/relationships/hyperlink" Target="http://hl7.org/v3ballot2007may/html/infrastructure/datatypes/datatypes.htm" TargetMode="External"/><Relationship Id="rId329" Type="http://schemas.openxmlformats.org/officeDocument/2006/relationships/hyperlink" Target="http://www.hl7.org/v3ballot/html/infrastructure/datatypes/datatypes.htm" TargetMode="External"/><Relationship Id="rId47" Type="http://schemas.openxmlformats.org/officeDocument/2006/relationships/hyperlink" Target="http://dicom.nema.org/" TargetMode="External"/><Relationship Id="rId68" Type="http://schemas.openxmlformats.org/officeDocument/2006/relationships/hyperlink" Target="http://www.faqs.org/rfcs/rfc1738.html" TargetMode="External"/><Relationship Id="rId89" Type="http://schemas.openxmlformats.org/officeDocument/2006/relationships/hyperlink" Target="http://www.w3.org/TR/soap12-mtom/" TargetMode="External"/><Relationship Id="rId112" Type="http://schemas.openxmlformats.org/officeDocument/2006/relationships/image" Target="media/image36.emf"/><Relationship Id="rId133" Type="http://schemas.openxmlformats.org/officeDocument/2006/relationships/hyperlink" Target="http://hl7.org/v3ballot2007may/html/infrastructure/datatypes/datatypes.htm" TargetMode="External"/><Relationship Id="rId154" Type="http://schemas.openxmlformats.org/officeDocument/2006/relationships/image" Target="media/image44.png"/><Relationship Id="rId175" Type="http://schemas.openxmlformats.org/officeDocument/2006/relationships/hyperlink" Target="http://hl7.org/v3ballot2007may/html/infrastructure/rim/rim.htm" TargetMode="External"/><Relationship Id="rId340" Type="http://schemas.openxmlformats.org/officeDocument/2006/relationships/hyperlink" Target="http://hl7.org/v3ballot2007may/html/infrastructure/datatypes/datatypes.htm" TargetMode="External"/><Relationship Id="rId361" Type="http://schemas.openxmlformats.org/officeDocument/2006/relationships/footer" Target="footer3.xml"/><Relationship Id="rId196" Type="http://schemas.openxmlformats.org/officeDocument/2006/relationships/hyperlink" Target="http://hl7.org/v3ballot2007may/html/infrastructure/datatypes/datatypes.htm" TargetMode="External"/><Relationship Id="rId200" Type="http://schemas.openxmlformats.org/officeDocument/2006/relationships/hyperlink" Target="http://hl7.org/v3ballot2007may/html/infrastructure/datatypes/datatypes.htm" TargetMode="External"/><Relationship Id="rId16" Type="http://schemas.openxmlformats.org/officeDocument/2006/relationships/hyperlink" Target="http://ihe.net/ITI_Public_Comments" TargetMode="External"/><Relationship Id="rId221" Type="http://schemas.openxmlformats.org/officeDocument/2006/relationships/oleObject" Target="embeddings/oleObject31.bin"/><Relationship Id="rId242" Type="http://schemas.openxmlformats.org/officeDocument/2006/relationships/hyperlink" Target="http://docs.oasis-open.org/wsn/b-2" TargetMode="External"/><Relationship Id="rId263" Type="http://schemas.openxmlformats.org/officeDocument/2006/relationships/image" Target="media/image54.png"/><Relationship Id="rId284" Type="http://schemas.openxmlformats.org/officeDocument/2006/relationships/hyperlink" Target="http://hl7.org/v3ballot2007may/html/infrastructure/rim/rim.htm" TargetMode="External"/><Relationship Id="rId319" Type="http://schemas.openxmlformats.org/officeDocument/2006/relationships/hyperlink" Target="http://hl7.org/v3ballot2007may/html/infrastructure/datatypes/datatypes.htm" TargetMode="External"/><Relationship Id="rId37" Type="http://schemas.openxmlformats.org/officeDocument/2006/relationships/oleObject" Target="embeddings/Microsoft_PowerPoint_97-2003_Presentation3.ppt"/><Relationship Id="rId58" Type="http://schemas.openxmlformats.org/officeDocument/2006/relationships/oleObject" Target="embeddings/oleObject9.bin"/><Relationship Id="rId79" Type="http://schemas.openxmlformats.org/officeDocument/2006/relationships/hyperlink" Target="http://www.faqs.org/rfcs/rfc1738.html" TargetMode="External"/><Relationship Id="rId102" Type="http://schemas.openxmlformats.org/officeDocument/2006/relationships/image" Target="media/image32.jpeg"/><Relationship Id="rId123" Type="http://schemas.openxmlformats.org/officeDocument/2006/relationships/hyperlink" Target="file:///C:\v3ballot_2006jan\html\infrastructure\datatypes\datatypes.htm" TargetMode="External"/><Relationship Id="rId144" Type="http://schemas.openxmlformats.org/officeDocument/2006/relationships/hyperlink" Target="http://hl7.org/v3ballot2007may/html/infrastructure/rim/rim.htm" TargetMode="External"/><Relationship Id="rId330" Type="http://schemas.openxmlformats.org/officeDocument/2006/relationships/image" Target="media/image61.png"/><Relationship Id="rId90" Type="http://schemas.openxmlformats.org/officeDocument/2006/relationships/image" Target="media/image30.wmf"/><Relationship Id="rId165" Type="http://schemas.openxmlformats.org/officeDocument/2006/relationships/hyperlink" Target="http://hl7.org/v3ballot2007may/html/infrastructure/vocabulary/QueryStatusCode.htm" TargetMode="External"/><Relationship Id="rId186" Type="http://schemas.openxmlformats.org/officeDocument/2006/relationships/hyperlink" Target="http://hl7.org/v3ballot2007may/html/infrastructure/datatypes/datatypes.htm" TargetMode="External"/><Relationship Id="rId351" Type="http://schemas.openxmlformats.org/officeDocument/2006/relationships/hyperlink" Target="http://www.w3.org/2001/XMLSchema" TargetMode="External"/><Relationship Id="rId211" Type="http://schemas.openxmlformats.org/officeDocument/2006/relationships/hyperlink" Target="http://hl7.org/v3ballot2007may/html/infrastructure/rim/rim.htm" TargetMode="External"/><Relationship Id="rId232" Type="http://schemas.openxmlformats.org/officeDocument/2006/relationships/image" Target="media/image53.png"/><Relationship Id="rId253" Type="http://schemas.openxmlformats.org/officeDocument/2006/relationships/hyperlink" Target="http://www.w3.org/2003/05/soap-envelope" TargetMode="External"/><Relationship Id="rId274" Type="http://schemas.openxmlformats.org/officeDocument/2006/relationships/hyperlink" Target="http://docs.oasis-open.org/wsn/wsn-ws_topics-1.3-spec-os.pdf" TargetMode="External"/><Relationship Id="rId295" Type="http://schemas.openxmlformats.org/officeDocument/2006/relationships/hyperlink" Target="http://hl7.org/v3ballot2007may/html/infrastructure/rim/rim.htm" TargetMode="External"/><Relationship Id="rId309" Type="http://schemas.openxmlformats.org/officeDocument/2006/relationships/hyperlink" Target="http://hl7.org/v3ballot2007may/html/infrastructure/rim/rim.htm" TargetMode="External"/><Relationship Id="rId27" Type="http://schemas.openxmlformats.org/officeDocument/2006/relationships/image" Target="media/image5.emf"/><Relationship Id="rId48" Type="http://schemas.openxmlformats.org/officeDocument/2006/relationships/image" Target="media/image15.wmf"/><Relationship Id="rId69" Type="http://schemas.openxmlformats.org/officeDocument/2006/relationships/image" Target="media/image22.wmf"/><Relationship Id="rId113" Type="http://schemas.openxmlformats.org/officeDocument/2006/relationships/oleObject" Target="embeddings/oleObject25.bin"/><Relationship Id="rId134" Type="http://schemas.openxmlformats.org/officeDocument/2006/relationships/hyperlink" Target="http://hl7.org/v3ballot2007may/html/infrastructure/rim/rim.htm" TargetMode="External"/><Relationship Id="rId320" Type="http://schemas.openxmlformats.org/officeDocument/2006/relationships/hyperlink" Target="http://hl7.org/v3ballot2007may/html/infrastructure/rim/rim.htm" TargetMode="External"/><Relationship Id="rId80" Type="http://schemas.openxmlformats.org/officeDocument/2006/relationships/hyperlink" Target="http://www.w3.org/TR/2004/WD-xforms11-20041115/" TargetMode="External"/><Relationship Id="rId155" Type="http://schemas.openxmlformats.org/officeDocument/2006/relationships/hyperlink" Target="file:///C:\v3ballot_2006jan\html\infrastructure\datatypes\datatypes.htm" TargetMode="External"/><Relationship Id="rId176" Type="http://schemas.openxmlformats.org/officeDocument/2006/relationships/hyperlink" Target="http://hl7.org/v3ballot2007may/html/infrastructure/datatypes/datatypes.htm" TargetMode="External"/><Relationship Id="rId197" Type="http://schemas.openxmlformats.org/officeDocument/2006/relationships/hyperlink" Target="http://hl7.org/v3ballot2007may/html/infrastructure/rim/rim.htm" TargetMode="External"/><Relationship Id="rId341" Type="http://schemas.openxmlformats.org/officeDocument/2006/relationships/hyperlink" Target="http://hl7.org/v3ballot2007may/html/infrastructure/rim/rim.htm" TargetMode="External"/><Relationship Id="rId362" Type="http://schemas.openxmlformats.org/officeDocument/2006/relationships/fontTable" Target="fontTable.xml"/><Relationship Id="rId201" Type="http://schemas.openxmlformats.org/officeDocument/2006/relationships/hyperlink" Target="http://hl7.org/v3ballot2007may/html/infrastructure/rim/rim.htm" TargetMode="External"/><Relationship Id="rId222" Type="http://schemas.openxmlformats.org/officeDocument/2006/relationships/hyperlink" Target="http://www.w3.org/2001/XMLSchema" TargetMode="External"/><Relationship Id="rId243" Type="http://schemas.openxmlformats.org/officeDocument/2006/relationships/hyperlink" Target="http://docs.oasis-open.org/wsn/b-2.xsd" TargetMode="External"/><Relationship Id="rId264" Type="http://schemas.openxmlformats.org/officeDocument/2006/relationships/hyperlink" Target="http://www.oasis-open.org/committees/tc_home.php?wg_abbrev=wsn" TargetMode="External"/><Relationship Id="rId285" Type="http://schemas.openxmlformats.org/officeDocument/2006/relationships/hyperlink" Target="http://hl7.org/v3ballot2007may/html/infrastructure/datatypes/datatypes.htm" TargetMode="External"/><Relationship Id="rId17" Type="http://schemas.openxmlformats.org/officeDocument/2006/relationships/hyperlink" Target="http://www.ihe.net/Patent_Disclosure_Process/" TargetMode="External"/><Relationship Id="rId38" Type="http://schemas.openxmlformats.org/officeDocument/2006/relationships/image" Target="media/image11.wmf"/><Relationship Id="rId59" Type="http://schemas.openxmlformats.org/officeDocument/2006/relationships/image" Target="media/image19.wmf"/><Relationship Id="rId103" Type="http://schemas.openxmlformats.org/officeDocument/2006/relationships/hyperlink" Target="http://www.w3.org/TR/soap12-mtom/" TargetMode="External"/><Relationship Id="rId124" Type="http://schemas.openxmlformats.org/officeDocument/2006/relationships/hyperlink" Target="file:///C:\v3ballot_2006jan\html\infrastructure\datatypes\datatypes.htm" TargetMode="External"/><Relationship Id="rId310" Type="http://schemas.openxmlformats.org/officeDocument/2006/relationships/hyperlink" Target="http://hl7.org/v3ballot2007may/html/infrastructure/datatypes/datatypes.htm" TargetMode="External"/><Relationship Id="rId70" Type="http://schemas.openxmlformats.org/officeDocument/2006/relationships/oleObject" Target="embeddings/oleObject13.bin"/><Relationship Id="rId91" Type="http://schemas.openxmlformats.org/officeDocument/2006/relationships/oleObject" Target="embeddings/oleObject21.bin"/><Relationship Id="rId145" Type="http://schemas.openxmlformats.org/officeDocument/2006/relationships/hyperlink" Target="http://hl7.org/v3ballot2007may/html/infrastructure/datatypes/datatypes.htm" TargetMode="External"/><Relationship Id="rId166" Type="http://schemas.openxmlformats.org/officeDocument/2006/relationships/hyperlink" Target="http://hl7.org/v3ballot2007may/html/infrastructure/rim/rim.htm" TargetMode="External"/><Relationship Id="rId187" Type="http://schemas.openxmlformats.org/officeDocument/2006/relationships/hyperlink" Target="http://hl7.org/v3ballot2007may/html/infrastructure/datatypes/datatypes.htm" TargetMode="External"/><Relationship Id="rId331" Type="http://schemas.openxmlformats.org/officeDocument/2006/relationships/image" Target="media/image62.jpeg"/><Relationship Id="rId352" Type="http://schemas.openxmlformats.org/officeDocument/2006/relationships/image" Target="media/image67.wmf"/><Relationship Id="rId1" Type="http://schemas.openxmlformats.org/officeDocument/2006/relationships/customXml" Target="../customXml/item1.xml"/><Relationship Id="rId212" Type="http://schemas.openxmlformats.org/officeDocument/2006/relationships/hyperlink" Target="http://hl7.org/v3ballot2007may/html/infrastructure/datatypes/datatypes.htm" TargetMode="External"/><Relationship Id="rId233" Type="http://schemas.openxmlformats.org/officeDocument/2006/relationships/hyperlink" Target="http://localhost:8080/services/initiatingGateway/query%3c/a:To" TargetMode="External"/><Relationship Id="rId254" Type="http://schemas.openxmlformats.org/officeDocument/2006/relationships/hyperlink" Target="http://www.w3.org/2005/08/addressing" TargetMode="External"/><Relationship Id="rId28" Type="http://schemas.openxmlformats.org/officeDocument/2006/relationships/oleObject" Target="embeddings/Microsoft_PowerPoint_97-2003_Presentation.ppt"/><Relationship Id="rId49" Type="http://schemas.openxmlformats.org/officeDocument/2006/relationships/oleObject" Target="embeddings/oleObject6.bin"/><Relationship Id="rId114" Type="http://schemas.openxmlformats.org/officeDocument/2006/relationships/image" Target="media/image37.wmf"/><Relationship Id="rId275" Type="http://schemas.openxmlformats.org/officeDocument/2006/relationships/image" Target="media/image57.png"/><Relationship Id="rId296" Type="http://schemas.openxmlformats.org/officeDocument/2006/relationships/hyperlink" Target="http://hl7.org/v3ballot2007may/html/infrastructure/rim/rim.htm" TargetMode="External"/><Relationship Id="rId300" Type="http://schemas.openxmlformats.org/officeDocument/2006/relationships/hyperlink" Target="http://hl7.org/v3ballot2007may/html/infrastructure/datatypes/datatypes.htm" TargetMode="External"/><Relationship Id="rId60" Type="http://schemas.openxmlformats.org/officeDocument/2006/relationships/oleObject" Target="embeddings/oleObject10.bin"/><Relationship Id="rId81" Type="http://schemas.openxmlformats.org/officeDocument/2006/relationships/image" Target="media/image26.wmf"/><Relationship Id="rId135" Type="http://schemas.openxmlformats.org/officeDocument/2006/relationships/hyperlink" Target="http://hl7.org/v3ballot2007may/html/infrastructure/datatypes/datatypes.htm" TargetMode="External"/><Relationship Id="rId156" Type="http://schemas.openxmlformats.org/officeDocument/2006/relationships/hyperlink" Target="file:///C:\v3ballot_2006jan\html\infrastructure\datatypes\datatypes.htm" TargetMode="External"/><Relationship Id="rId177" Type="http://schemas.openxmlformats.org/officeDocument/2006/relationships/hyperlink" Target="http://hl7.org/v3ballot2007may/html/infrastructure/rim/rim.htm" TargetMode="External"/><Relationship Id="rId198" Type="http://schemas.openxmlformats.org/officeDocument/2006/relationships/hyperlink" Target="http://hl7.org/v3ballot2007may/html/infrastructure/datatypes/datatypes.htm" TargetMode="External"/><Relationship Id="rId321" Type="http://schemas.openxmlformats.org/officeDocument/2006/relationships/hyperlink" Target="http://hl7.org/v3ballot2007may/html/infrastructure/datatypes/datatypes.htm" TargetMode="External"/><Relationship Id="rId342" Type="http://schemas.openxmlformats.org/officeDocument/2006/relationships/hyperlink" Target="http://hl7.org/v3ballot2007may/html/infrastructure/datatypes/datatypes.htm" TargetMode="External"/><Relationship Id="rId363" Type="http://schemas.microsoft.com/office/2011/relationships/people" Target="people.xml"/><Relationship Id="rId202" Type="http://schemas.openxmlformats.org/officeDocument/2006/relationships/hyperlink" Target="http://hl7.org/v3ballot2007may/html/infrastructure/datatypes/datatypes.htm" TargetMode="External"/><Relationship Id="rId223" Type="http://schemas.openxmlformats.org/officeDocument/2006/relationships/image" Target="media/image50.wmf"/><Relationship Id="rId244" Type="http://schemas.openxmlformats.org/officeDocument/2006/relationships/hyperlink" Target="http://docs.oasis-open.org/wsn/bw-2/NotificationProducer/SubscribeRequest" TargetMode="External"/><Relationship Id="rId18" Type="http://schemas.openxmlformats.org/officeDocument/2006/relationships/hyperlink" Target="mailto:secretary@ihe.net" TargetMode="External"/><Relationship Id="rId39" Type="http://schemas.openxmlformats.org/officeDocument/2006/relationships/oleObject" Target="embeddings/Microsoft_PowerPoint_97-2003_Presentation4.ppt"/><Relationship Id="rId265" Type="http://schemas.openxmlformats.org/officeDocument/2006/relationships/hyperlink" Target="http://docs.oasis-open.org/wsn/wsn-ws_base_notification-1.3-spec-os.pdf" TargetMode="External"/><Relationship Id="rId286" Type="http://schemas.openxmlformats.org/officeDocument/2006/relationships/hyperlink" Target="http://hl7.org/v3ballot2007may/html/infrastructure/vocabulary/QueryStatusCode.htm" TargetMode="External"/><Relationship Id="rId50" Type="http://schemas.openxmlformats.org/officeDocument/2006/relationships/image" Target="media/image16.emf"/><Relationship Id="rId104" Type="http://schemas.openxmlformats.org/officeDocument/2006/relationships/hyperlink" Target="http://www.w3.org/TR/2005/REC-xop10-20050125/" TargetMode="External"/><Relationship Id="rId125" Type="http://schemas.openxmlformats.org/officeDocument/2006/relationships/image" Target="media/image39.png"/><Relationship Id="rId146" Type="http://schemas.openxmlformats.org/officeDocument/2006/relationships/hyperlink" Target="http://hl7.org/v3ballot2007may/html/infrastructure/rim/rim.htm" TargetMode="External"/><Relationship Id="rId167" Type="http://schemas.openxmlformats.org/officeDocument/2006/relationships/hyperlink" Target="http://hl7.org/v3ballot2007may/html/infrastructure/datatypes/datatypes.htm" TargetMode="External"/><Relationship Id="rId188" Type="http://schemas.openxmlformats.org/officeDocument/2006/relationships/hyperlink" Target="http://hl7.org/v3ballot2007may/html/infrastructure/rim/rim.htm" TargetMode="External"/><Relationship Id="rId311" Type="http://schemas.openxmlformats.org/officeDocument/2006/relationships/hyperlink" Target="http://hl7.org/v3ballot2007may/html/infrastructure/rim/rim.htm" TargetMode="External"/><Relationship Id="rId332" Type="http://schemas.openxmlformats.org/officeDocument/2006/relationships/hyperlink" Target="file:///C:\v3ballot_2006jan\html\infrastructure\datatypes\datatypes.htm" TargetMode="External"/><Relationship Id="rId353" Type="http://schemas.openxmlformats.org/officeDocument/2006/relationships/oleObject" Target="embeddings/oleObject39.bin"/><Relationship Id="rId71" Type="http://schemas.openxmlformats.org/officeDocument/2006/relationships/image" Target="media/image23.wmf"/><Relationship Id="rId92" Type="http://schemas.openxmlformats.org/officeDocument/2006/relationships/image" Target="media/image31.jpeg"/><Relationship Id="rId213" Type="http://schemas.openxmlformats.org/officeDocument/2006/relationships/hyperlink" Target="http://hl7.org/v3ballot2007may/html/infrastructure/rim/rim.htm" TargetMode="External"/><Relationship Id="rId234" Type="http://schemas.openxmlformats.org/officeDocument/2006/relationships/hyperlink" Target="http://www.w3.org/2003/05/soap-envelope" TargetMode="External"/><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hyperlink" Target="http://www.w3.org/2005/08/addressing/ws-addr.xsd" TargetMode="External"/><Relationship Id="rId276" Type="http://schemas.openxmlformats.org/officeDocument/2006/relationships/hyperlink" Target="http://wiki.ihe.net/images/4/46/DSUB_risk_assesment.xls" TargetMode="External"/><Relationship Id="rId297" Type="http://schemas.openxmlformats.org/officeDocument/2006/relationships/hyperlink" Target="http://hl7.org/v3ballot2007may/html/infrastructure/datatypes/datatypes.htm" TargetMode="External"/><Relationship Id="rId40" Type="http://schemas.openxmlformats.org/officeDocument/2006/relationships/image" Target="media/image12.emf"/><Relationship Id="rId115" Type="http://schemas.openxmlformats.org/officeDocument/2006/relationships/oleObject" Target="embeddings/oleObject26.bin"/><Relationship Id="rId136" Type="http://schemas.openxmlformats.org/officeDocument/2006/relationships/hyperlink" Target="http://hl7.org/v3ballot2007may/html/infrastructure/vocabulary/QueryStatusCode.htm" TargetMode="External"/><Relationship Id="rId157" Type="http://schemas.openxmlformats.org/officeDocument/2006/relationships/image" Target="media/image45.wmf"/><Relationship Id="rId178" Type="http://schemas.openxmlformats.org/officeDocument/2006/relationships/hyperlink" Target="http://hl7.org/v3ballot2007may/html/infrastructure/rim/rim.htm" TargetMode="External"/><Relationship Id="rId301" Type="http://schemas.openxmlformats.org/officeDocument/2006/relationships/hyperlink" Target="http://hl7.org/v3ballot2007may/html/infrastructure/rim/rim.htm" TargetMode="External"/><Relationship Id="rId322" Type="http://schemas.openxmlformats.org/officeDocument/2006/relationships/hyperlink" Target="http://www.hl7.org/v3ballot/html/infrastructure/rim/rim.htm" TargetMode="External"/><Relationship Id="rId343" Type="http://schemas.openxmlformats.org/officeDocument/2006/relationships/hyperlink" Target="http://hl7.org/v3ballot2007may/html/infrastructure/rim/rim.htm" TargetMode="External"/><Relationship Id="rId364" Type="http://schemas.openxmlformats.org/officeDocument/2006/relationships/theme" Target="theme/theme1.xml"/><Relationship Id="rId61" Type="http://schemas.openxmlformats.org/officeDocument/2006/relationships/hyperlink" Target="http://www.faqs.org/rfcs/rfc1738.html" TargetMode="External"/><Relationship Id="rId82" Type="http://schemas.openxmlformats.org/officeDocument/2006/relationships/oleObject" Target="embeddings/oleObject17.bin"/><Relationship Id="rId199" Type="http://schemas.openxmlformats.org/officeDocument/2006/relationships/hyperlink" Target="http://hl7.org/v3ballot2007may/html/infrastructure/rim/rim.htm" TargetMode="External"/><Relationship Id="rId203" Type="http://schemas.openxmlformats.org/officeDocument/2006/relationships/hyperlink" Target="http://hl7.org/v3ballot2007may/html/infrastructure/rim/rim.htm" TargetMode="External"/><Relationship Id="rId19" Type="http://schemas.openxmlformats.org/officeDocument/2006/relationships/hyperlink" Target="https://docs.google.com/spreadsheets/d/13CrWhlTQJqH5gilo91Z_DWSqgPxGjS5tM9YnJb-qbIU/edit?usp=sharing" TargetMode="External"/><Relationship Id="rId224" Type="http://schemas.openxmlformats.org/officeDocument/2006/relationships/oleObject" Target="embeddings/oleObject32.bin"/><Relationship Id="rId245" Type="http://schemas.openxmlformats.org/officeDocument/2006/relationships/hyperlink" Target="http://localhost:8080/services/initiatingGateway/query%3c/a:To" TargetMode="External"/><Relationship Id="rId266" Type="http://schemas.openxmlformats.org/officeDocument/2006/relationships/hyperlink" Target="http://docs.oasis-open.org/wsn/wsn-ws_brokered_notification-1.3-spec-os.pdf" TargetMode="External"/><Relationship Id="rId287" Type="http://schemas.openxmlformats.org/officeDocument/2006/relationships/hyperlink" Target="http://hl7.org/v3ballot2007may/html/infrastructure/rim/rim.htm" TargetMode="External"/><Relationship Id="rId30" Type="http://schemas.openxmlformats.org/officeDocument/2006/relationships/oleObject" Target="embeddings/oleObject4.bin"/><Relationship Id="rId105" Type="http://schemas.openxmlformats.org/officeDocument/2006/relationships/image" Target="media/image33.emf"/><Relationship Id="rId126" Type="http://schemas.openxmlformats.org/officeDocument/2006/relationships/hyperlink" Target="file:///C:\v3ballot_2006jan\html\infrastructure\datatypes\datatypes.htm" TargetMode="External"/><Relationship Id="rId147" Type="http://schemas.openxmlformats.org/officeDocument/2006/relationships/hyperlink" Target="http://hl7.org/v3ballot2007may/html/infrastructure/datatypes/datatypes.htm" TargetMode="External"/><Relationship Id="rId168" Type="http://schemas.openxmlformats.org/officeDocument/2006/relationships/hyperlink" Target="http://hl7.org/v3ballot2007may/html/infrastructure/vocabulary/ResponseModality.htm" TargetMode="External"/><Relationship Id="rId312" Type="http://schemas.openxmlformats.org/officeDocument/2006/relationships/hyperlink" Target="http://hl7.org/v3ballot2007may/html/infrastructure/datatypes/datatypes.htm" TargetMode="External"/><Relationship Id="rId333" Type="http://schemas.openxmlformats.org/officeDocument/2006/relationships/hyperlink" Target="file:///C:\v3ballot_2006jan\html\infrastructure\datatypes\datatypes.htm" TargetMode="External"/><Relationship Id="rId354" Type="http://schemas.openxmlformats.org/officeDocument/2006/relationships/image" Target="media/image68.wmf"/><Relationship Id="rId51" Type="http://schemas.openxmlformats.org/officeDocument/2006/relationships/oleObject" Target="embeddings/oleObject7.bin"/><Relationship Id="rId72" Type="http://schemas.openxmlformats.org/officeDocument/2006/relationships/oleObject" Target="embeddings/oleObject14.bin"/><Relationship Id="rId93" Type="http://schemas.openxmlformats.org/officeDocument/2006/relationships/hyperlink" Target="http://www.oasis-open.org/committees/security/" TargetMode="External"/><Relationship Id="rId189" Type="http://schemas.openxmlformats.org/officeDocument/2006/relationships/hyperlink" Target="http://hl7.org/v3ballot2007may/html/infrastructure/datatypes/datatypes.htm" TargetMode="External"/><Relationship Id="rId3" Type="http://schemas.openxmlformats.org/officeDocument/2006/relationships/styles" Target="styles.xml"/><Relationship Id="rId214" Type="http://schemas.openxmlformats.org/officeDocument/2006/relationships/hyperlink" Target="http://hl7.org/v3ballot2007may/html/infrastructure/datatypes/datatypes.htm" TargetMode="External"/><Relationship Id="rId235" Type="http://schemas.openxmlformats.org/officeDocument/2006/relationships/hyperlink" Target="http://www.w3.org/2005/08/addressing" TargetMode="External"/><Relationship Id="rId256" Type="http://schemas.openxmlformats.org/officeDocument/2006/relationships/hyperlink" Target="http://docs.oasis-open.org/wsn/b-2" TargetMode="External"/><Relationship Id="rId277" Type="http://schemas.openxmlformats.org/officeDocument/2006/relationships/image" Target="media/image58.wmf"/><Relationship Id="rId298" Type="http://schemas.openxmlformats.org/officeDocument/2006/relationships/hyperlink" Target="http://hl7.org/v3ballot2007may/html/infrastructure/rim/rim.htm" TargetMode="External"/><Relationship Id="rId116" Type="http://schemas.openxmlformats.org/officeDocument/2006/relationships/hyperlink" Target="http://www.hl7.org/memonly/downloads/v3edition.cfm" TargetMode="External"/><Relationship Id="rId137" Type="http://schemas.openxmlformats.org/officeDocument/2006/relationships/hyperlink" Target="http://hl7.org/v3ballot2007may/html/infrastructure/rim/rim.htm" TargetMode="External"/><Relationship Id="rId158" Type="http://schemas.openxmlformats.org/officeDocument/2006/relationships/oleObject" Target="embeddings/oleObject29.bin"/><Relationship Id="rId302" Type="http://schemas.openxmlformats.org/officeDocument/2006/relationships/hyperlink" Target="http://hl7.org/v3ballot2007may/html/infrastructure/datatypes/datatypes.htm" TargetMode="External"/><Relationship Id="rId323" Type="http://schemas.openxmlformats.org/officeDocument/2006/relationships/hyperlink" Target="http://www.hl7.org/v3ballot/html/infrastructure/datatypes/datatypes.htm" TargetMode="External"/><Relationship Id="rId344" Type="http://schemas.openxmlformats.org/officeDocument/2006/relationships/image" Target="media/image63.emf"/><Relationship Id="rId20" Type="http://schemas.openxmlformats.org/officeDocument/2006/relationships/image" Target="media/image2.wmf"/><Relationship Id="rId41" Type="http://schemas.openxmlformats.org/officeDocument/2006/relationships/oleObject" Target="embeddings/Microsoft_PowerPoint_97-2003_Presentation5.ppt"/><Relationship Id="rId62" Type="http://schemas.openxmlformats.org/officeDocument/2006/relationships/hyperlink" Target="http://www.w3.org/TR/2004/WD-xforms11-20041115/" TargetMode="External"/><Relationship Id="rId83" Type="http://schemas.openxmlformats.org/officeDocument/2006/relationships/image" Target="media/image27.emf"/><Relationship Id="rId179" Type="http://schemas.openxmlformats.org/officeDocument/2006/relationships/hyperlink" Target="http://hl7.org/v3ballot2007may/html/infrastructure/datatypes/datatypes.htm" TargetMode="External"/><Relationship Id="rId190" Type="http://schemas.openxmlformats.org/officeDocument/2006/relationships/hyperlink" Target="http://hl7.org/v3ballot2007may/html/infrastructure/rim/rim.htm" TargetMode="External"/><Relationship Id="rId204" Type="http://schemas.openxmlformats.org/officeDocument/2006/relationships/hyperlink" Target="http://hl7.org/v3ballot2007may/html/infrastructure/datatypes/datatypes.htm" TargetMode="External"/><Relationship Id="rId225" Type="http://schemas.openxmlformats.org/officeDocument/2006/relationships/image" Target="media/image51.emf"/><Relationship Id="rId246" Type="http://schemas.openxmlformats.org/officeDocument/2006/relationships/hyperlink" Target="https://NotificationRecipientServer/xdsBnotification" TargetMode="External"/><Relationship Id="rId267" Type="http://schemas.openxmlformats.org/officeDocument/2006/relationships/hyperlink" Target="http://docs.oasis-open.org/wsn/wsn-ws_topics-1.3-spec-os.pdf" TargetMode="External"/><Relationship Id="rId288" Type="http://schemas.openxmlformats.org/officeDocument/2006/relationships/hyperlink" Target="http://hl7.org/v3ballot2007may/html/infrastructure/datatypes/datatypes.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Application%20Data\Microsoft\Templates\IHE%20Supplement%20Template-V7.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68E34F-D395-48F4-8412-77F1147B5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 Supplement Template-V7.2.dot</Template>
  <TotalTime>0</TotalTime>
  <Pages>378</Pages>
  <Words>116382</Words>
  <Characters>663384</Characters>
  <Application>Microsoft Office Word</Application>
  <DocSecurity>0</DocSecurity>
  <Lines>5528</Lines>
  <Paragraphs>1556</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IHE_ITI_TF_Rev15.0_Vol2b_FT_2018-07-24</vt:lpstr>
      <vt:lpstr>IHE_ITI_TF_Rev15.0_Vol2b_FT_2018-07-xx</vt:lpstr>
      <vt:lpstr>IHE_ITI_TF_Rev14.0_Vol2b_FT_2017-07-21</vt:lpstr>
    </vt:vector>
  </TitlesOfParts>
  <Company>IHE</Company>
  <LinksUpToDate>false</LinksUpToDate>
  <CharactersWithSpaces>778210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IHE_ITI_TF_Rev15.0_Vol2b_FT_2018-07-24</dc:title>
  <dc:subject>IHE_ITI_Technical Framework Volume 2b (ITI TF-2b)</dc:subject>
  <dc:creator>IHE ITI Technical Committee</dc:creator>
  <cp:keywords>IHE ITI Technical Framework</cp:keywords>
  <cp:lastModifiedBy>Gregorio Canal</cp:lastModifiedBy>
  <cp:revision>5</cp:revision>
  <cp:lastPrinted>2010-08-08T18:29:00Z</cp:lastPrinted>
  <dcterms:created xsi:type="dcterms:W3CDTF">2019-04-30T14:50:00Z</dcterms:created>
  <dcterms:modified xsi:type="dcterms:W3CDTF">2019-05-23T07:59:00Z</dcterms:modified>
  <cp:category>IHE Technical Framework</cp:category>
</cp:coreProperties>
</file>